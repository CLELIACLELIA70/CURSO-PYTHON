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imes New Roman" w:hAnsiTheme="majorHAnsi" w:cs="Times New Roman"/>
          <w:sz w:val="24"/>
          <w:szCs w:val="24"/>
          <w:lang w:val="es-CO" w:eastAsia="es-ES_tradnl"/>
        </w:rPr>
        <w:id w:val="-1757045524"/>
        <w:docPartObj>
          <w:docPartGallery w:val="Cover Pages"/>
          <w:docPartUnique/>
        </w:docPartObj>
      </w:sdtPr>
      <w:sdtEndPr>
        <w:rPr>
          <w:rFonts w:cstheme="majorHAnsi"/>
          <w:b/>
        </w:rPr>
      </w:sdtEndPr>
      <w:sdtContent>
        <w:p w14:paraId="51AE738B" w14:textId="337C8911" w:rsidR="00FB3D52" w:rsidRDefault="00FB3D52" w:rsidP="00540855">
          <w:pPr>
            <w:pStyle w:val="Sinespaciado"/>
          </w:pPr>
        </w:p>
        <w:p w14:paraId="48A9559D" w14:textId="30CF9A0F" w:rsidR="00FB3D52" w:rsidRDefault="00FB3D52">
          <w:pPr>
            <w:rPr>
              <w:rFonts w:cstheme="majorHAnsi"/>
              <w:b/>
            </w:rPr>
          </w:pPr>
          <w:r>
            <w:rPr>
              <w:noProof/>
            </w:rPr>
            <mc:AlternateContent>
              <mc:Choice Requires="wps">
                <w:drawing>
                  <wp:anchor distT="0" distB="0" distL="182880" distR="182880" simplePos="0" relativeHeight="251660288" behindDoc="0" locked="0" layoutInCell="1" allowOverlap="1" wp14:anchorId="31FD5F6A" wp14:editId="3DD45B20">
                    <wp:simplePos x="0" y="0"/>
                    <wp:positionH relativeFrom="margin">
                      <wp:posOffset>529540</wp:posOffset>
                    </wp:positionH>
                    <wp:positionV relativeFrom="page">
                      <wp:posOffset>1960307</wp:posOffset>
                    </wp:positionV>
                    <wp:extent cx="4686300" cy="6720840"/>
                    <wp:effectExtent l="0" t="0" r="0" b="2540"/>
                    <wp:wrapSquare wrapText="bothSides"/>
                    <wp:docPr id="131" name="Cuadro de texto 2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7AE8C2" w14:textId="77777777" w:rsidR="00FB3D52" w:rsidRPr="005773F0" w:rsidRDefault="00FB3D52" w:rsidP="00FB3D52">
                                <w:pPr>
                                  <w:spacing w:after="200" w:line="276" w:lineRule="auto"/>
                                  <w:jc w:val="center"/>
                                  <w:rPr>
                                    <w:rFonts w:cstheme="majorHAnsi"/>
                                    <w:b/>
                                  </w:rPr>
                                </w:pPr>
                                <w:r w:rsidRPr="005773F0">
                                  <w:rPr>
                                    <w:rFonts w:cstheme="majorHAnsi"/>
                                    <w:b/>
                                  </w:rPr>
                                  <w:t>DISEÑO DE UN MODELO DE DIAGNÓSTICO PARA LAS INFECCIONES DE PIEL Y TEJIDOS BLANDOS EN PACIENTES CON MORDEDURA DE SERPIENTES DEL GRUPO BOTHROPS (ACCIDENTE OFÍDICO BOTHRÓPICO)</w:t>
                                </w:r>
                                <w:r w:rsidRPr="005773F0" w:rsidDel="00416E4A">
                                  <w:rPr>
                                    <w:rFonts w:cstheme="majorHAnsi"/>
                                    <w:b/>
                                  </w:rPr>
                                  <w:t>.</w:t>
                                </w:r>
                              </w:p>
                              <w:p w14:paraId="77401E22" w14:textId="77777777" w:rsidR="00FB3D52" w:rsidRPr="00A902B2" w:rsidRDefault="00FB3D52" w:rsidP="00FB3D52">
                                <w:pPr>
                                  <w:spacing w:after="200" w:line="276" w:lineRule="auto"/>
                                  <w:rPr>
                                    <w:rFonts w:cstheme="majorHAnsi"/>
                                    <w:lang w:val="es-ES_tradnl"/>
                                  </w:rPr>
                                </w:pPr>
                              </w:p>
                              <w:p w14:paraId="71D0FF60" w14:textId="77777777" w:rsidR="00FB3D52" w:rsidRPr="00A902B2" w:rsidRDefault="00FB3D52" w:rsidP="00FB3D52">
                                <w:pPr>
                                  <w:spacing w:after="200" w:line="276" w:lineRule="auto"/>
                                  <w:jc w:val="center"/>
                                  <w:rPr>
                                    <w:rFonts w:cstheme="majorHAnsi"/>
                                    <w:b/>
                                  </w:rPr>
                                </w:pPr>
                                <w:r w:rsidRPr="00A902B2">
                                  <w:rPr>
                                    <w:rFonts w:cstheme="majorHAnsi"/>
                                    <w:b/>
                                  </w:rPr>
                                  <w:t>ESTUDIANTE</w:t>
                                </w:r>
                              </w:p>
                              <w:p w14:paraId="79E1FDFB" w14:textId="77777777" w:rsidR="00FB3D52" w:rsidRPr="00A902B2" w:rsidRDefault="00FB3D52" w:rsidP="00FB3D52">
                                <w:pPr>
                                  <w:spacing w:after="200" w:line="276" w:lineRule="auto"/>
                                  <w:jc w:val="center"/>
                                  <w:rPr>
                                    <w:rFonts w:cstheme="majorHAnsi"/>
                                    <w:b/>
                                  </w:rPr>
                                </w:pPr>
                                <w:r w:rsidRPr="00A902B2">
                                  <w:rPr>
                                    <w:rFonts w:cstheme="majorHAnsi"/>
                                  </w:rPr>
                                  <w:br/>
                                </w:r>
                                <w:r w:rsidRPr="00A902B2">
                                  <w:rPr>
                                    <w:rFonts w:cstheme="majorHAnsi"/>
                                    <w:b/>
                                  </w:rPr>
                                  <w:t>LINA MARIA PEÑA ACEVEDO</w:t>
                                </w:r>
                              </w:p>
                              <w:p w14:paraId="6DD98CFA" w14:textId="77777777" w:rsidR="00FB3D52" w:rsidRPr="00A902B2" w:rsidRDefault="00FB3D52" w:rsidP="00FB3D52">
                                <w:pPr>
                                  <w:spacing w:after="200" w:line="276" w:lineRule="auto"/>
                                  <w:jc w:val="center"/>
                                  <w:rPr>
                                    <w:rFonts w:cstheme="majorHAnsi"/>
                                    <w:b/>
                                  </w:rPr>
                                </w:pPr>
                              </w:p>
                              <w:p w14:paraId="4E024A55" w14:textId="77777777" w:rsidR="00FB3D52" w:rsidRPr="00A902B2" w:rsidRDefault="00FB3D52" w:rsidP="00FB3D52">
                                <w:pPr>
                                  <w:spacing w:after="200" w:line="276" w:lineRule="auto"/>
                                  <w:jc w:val="center"/>
                                  <w:rPr>
                                    <w:rFonts w:cstheme="majorHAnsi"/>
                                    <w:b/>
                                  </w:rPr>
                                </w:pPr>
                                <w:r w:rsidRPr="00A902B2">
                                  <w:rPr>
                                    <w:rFonts w:cstheme="majorHAnsi"/>
                                    <w:b/>
                                  </w:rPr>
                                  <w:t>DIRECTOR DE TESIS</w:t>
                                </w:r>
                              </w:p>
                              <w:p w14:paraId="48EA6DEE" w14:textId="77777777" w:rsidR="00FB3D52" w:rsidRPr="00A902B2" w:rsidRDefault="00FB3D52" w:rsidP="00FB3D52">
                                <w:pPr>
                                  <w:spacing w:after="200" w:line="276" w:lineRule="auto"/>
                                  <w:jc w:val="center"/>
                                  <w:rPr>
                                    <w:rFonts w:cstheme="majorHAnsi"/>
                                    <w:b/>
                                  </w:rPr>
                                </w:pPr>
                                <w:r w:rsidRPr="00A902B2">
                                  <w:rPr>
                                    <w:rFonts w:cstheme="majorHAnsi"/>
                                    <w:b/>
                                  </w:rPr>
                                  <w:t>FABIAN ALBERTO JAIMES BARRAGÁN</w:t>
                                </w:r>
                              </w:p>
                              <w:p w14:paraId="64880F23" w14:textId="77777777" w:rsidR="00FB3D52" w:rsidRPr="00A902B2" w:rsidRDefault="00FB3D52" w:rsidP="00FB3D52">
                                <w:pPr>
                                  <w:spacing w:after="200" w:line="276" w:lineRule="auto"/>
                                  <w:jc w:val="center"/>
                                  <w:rPr>
                                    <w:rFonts w:cstheme="majorHAnsi"/>
                                    <w:b/>
                                  </w:rPr>
                                </w:pPr>
                              </w:p>
                              <w:p w14:paraId="52B99D16" w14:textId="77777777" w:rsidR="00FB3D52" w:rsidRPr="00A902B2" w:rsidRDefault="00FB3D52" w:rsidP="00FB3D52">
                                <w:pPr>
                                  <w:spacing w:after="200" w:line="276" w:lineRule="auto"/>
                                  <w:jc w:val="center"/>
                                  <w:rPr>
                                    <w:rFonts w:cstheme="majorHAnsi"/>
                                    <w:b/>
                                  </w:rPr>
                                </w:pPr>
                                <w:r w:rsidRPr="00A902B2">
                                  <w:rPr>
                                    <w:rFonts w:cstheme="majorHAnsi"/>
                                    <w:b/>
                                  </w:rPr>
                                  <w:t>AÑO</w:t>
                                </w:r>
                              </w:p>
                              <w:p w14:paraId="35CC39FF" w14:textId="77777777" w:rsidR="00FB3D52" w:rsidRPr="00A902B2" w:rsidRDefault="00FB3D52" w:rsidP="00FB3D52">
                                <w:pPr>
                                  <w:spacing w:after="200" w:line="276" w:lineRule="auto"/>
                                  <w:jc w:val="center"/>
                                  <w:rPr>
                                    <w:rFonts w:cstheme="majorHAnsi"/>
                                    <w:b/>
                                  </w:rPr>
                                </w:pPr>
                                <w:r w:rsidRPr="00A902B2">
                                  <w:rPr>
                                    <w:rFonts w:cstheme="majorHAnsi"/>
                                    <w:b/>
                                  </w:rPr>
                                  <w:t>2024</w:t>
                                </w:r>
                              </w:p>
                              <w:p w14:paraId="76D9BFC7" w14:textId="77777777" w:rsidR="00FB3D52" w:rsidRPr="00A902B2" w:rsidRDefault="00FB3D52" w:rsidP="00FB3D52">
                                <w:pPr>
                                  <w:spacing w:after="200" w:line="276" w:lineRule="auto"/>
                                  <w:jc w:val="center"/>
                                  <w:rPr>
                                    <w:rFonts w:cstheme="majorHAnsi"/>
                                    <w:b/>
                                  </w:rPr>
                                </w:pPr>
                                <w:r w:rsidRPr="00A902B2">
                                  <w:rPr>
                                    <w:rFonts w:cstheme="majorHAnsi"/>
                                    <w:b/>
                                  </w:rPr>
                                  <w:t>FACULTAD DE MEDICINA</w:t>
                                </w:r>
                              </w:p>
                              <w:p w14:paraId="1A9F34D3" w14:textId="77777777" w:rsidR="00FB3D52" w:rsidRPr="00A902B2" w:rsidRDefault="00FB3D52" w:rsidP="00FB3D52">
                                <w:pPr>
                                  <w:spacing w:after="200" w:line="276" w:lineRule="auto"/>
                                  <w:jc w:val="center"/>
                                  <w:rPr>
                                    <w:rFonts w:cstheme="majorHAnsi"/>
                                    <w:b/>
                                  </w:rPr>
                                </w:pPr>
                                <w:r w:rsidRPr="00A902B2">
                                  <w:rPr>
                                    <w:rFonts w:cstheme="majorHAnsi"/>
                                    <w:b/>
                                  </w:rPr>
                                  <w:t>UNIVERSIDAD DE ANTIOQUIA</w:t>
                                </w:r>
                              </w:p>
                              <w:p w14:paraId="66A738C5" w14:textId="0EBDB31D" w:rsidR="00FB3D52" w:rsidRPr="00FB3D52" w:rsidRDefault="00FB3D52">
                                <w:pPr>
                                  <w:pStyle w:val="Sinespaciado"/>
                                  <w:spacing w:before="80" w:after="40"/>
                                  <w:rPr>
                                    <w:caps/>
                                    <w:color w:val="5B9BD5" w:themeColor="accent5"/>
                                    <w:sz w:val="24"/>
                                    <w:szCs w:val="24"/>
                                    <w:lang w:val="es-C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1FD5F6A" id="_x0000_t202" coordsize="21600,21600" o:spt="202" path="m,l,21600r21600,l21600,xe">
                    <v:stroke joinstyle="miter"/>
                    <v:path gradientshapeok="t" o:connecttype="rect"/>
                  </v:shapetype>
                  <v:shape id="Cuadro de texto 21" o:spid="_x0000_s1026" type="#_x0000_t202" style="position:absolute;margin-left:41.7pt;margin-top:154.35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" filled="f" stroked="f" strokeweight=".5pt">
                    <v:textbox style="mso-fit-shape-to-text:t" inset="0,0,0,0">
                      <w:txbxContent>
                        <w:p w14:paraId="257AE8C2" w14:textId="77777777" w:rsidR="00FB3D52" w:rsidRPr="005773F0" w:rsidRDefault="00FB3D52" w:rsidP="00FB3D52">
                          <w:pPr>
                            <w:spacing w:after="200" w:line="276" w:lineRule="auto"/>
                            <w:jc w:val="center"/>
                            <w:rPr>
                              <w:rFonts w:cstheme="majorHAnsi"/>
                              <w:b/>
                            </w:rPr>
                          </w:pPr>
                          <w:r w:rsidRPr="005773F0">
                            <w:rPr>
                              <w:rFonts w:cstheme="majorHAnsi"/>
                              <w:b/>
                            </w:rPr>
                            <w:t>DISEÑO DE UN MODELO DE DIAGNÓSTICO PARA LAS INFECCIONES DE PIEL Y TEJIDOS BLANDOS EN PACIENTES CON MORDEDURA DE SERPIENTES DEL GRUPO BOTHROPS (ACCIDENTE OFÍDICO BOTHRÓPICO)</w:t>
                          </w:r>
                          <w:r w:rsidRPr="005773F0" w:rsidDel="00416E4A">
                            <w:rPr>
                              <w:rFonts w:cstheme="majorHAnsi"/>
                              <w:b/>
                            </w:rPr>
                            <w:t>.</w:t>
                          </w:r>
                        </w:p>
                        <w:p w14:paraId="77401E22" w14:textId="77777777" w:rsidR="00FB3D52" w:rsidRPr="00A902B2" w:rsidRDefault="00FB3D52" w:rsidP="00FB3D52">
                          <w:pPr>
                            <w:spacing w:after="200" w:line="276" w:lineRule="auto"/>
                            <w:rPr>
                              <w:rFonts w:cstheme="majorHAnsi"/>
                              <w:lang w:val="es-ES_tradnl"/>
                            </w:rPr>
                          </w:pPr>
                        </w:p>
                        <w:p w14:paraId="71D0FF60" w14:textId="77777777" w:rsidR="00FB3D52" w:rsidRPr="00A902B2" w:rsidRDefault="00FB3D52" w:rsidP="00FB3D52">
                          <w:pPr>
                            <w:spacing w:after="200" w:line="276" w:lineRule="auto"/>
                            <w:jc w:val="center"/>
                            <w:rPr>
                              <w:rFonts w:cstheme="majorHAnsi"/>
                              <w:b/>
                            </w:rPr>
                          </w:pPr>
                          <w:r w:rsidRPr="00A902B2">
                            <w:rPr>
                              <w:rFonts w:cstheme="majorHAnsi"/>
                              <w:b/>
                            </w:rPr>
                            <w:t>ESTUDIANTE</w:t>
                          </w:r>
                        </w:p>
                        <w:p w14:paraId="79E1FDFB" w14:textId="77777777" w:rsidR="00FB3D52" w:rsidRPr="00A902B2" w:rsidRDefault="00FB3D52" w:rsidP="00FB3D52">
                          <w:pPr>
                            <w:spacing w:after="200" w:line="276" w:lineRule="auto"/>
                            <w:jc w:val="center"/>
                            <w:rPr>
                              <w:rFonts w:cstheme="majorHAnsi"/>
                              <w:b/>
                            </w:rPr>
                          </w:pPr>
                          <w:r w:rsidRPr="00A902B2">
                            <w:rPr>
                              <w:rFonts w:cstheme="majorHAnsi"/>
                            </w:rPr>
                            <w:br/>
                          </w:r>
                          <w:r w:rsidRPr="00A902B2">
                            <w:rPr>
                              <w:rFonts w:cstheme="majorHAnsi"/>
                              <w:b/>
                            </w:rPr>
                            <w:t>LINA MARIA PEÑA ACEVEDO</w:t>
                          </w:r>
                        </w:p>
                        <w:p w14:paraId="6DD98CFA" w14:textId="77777777" w:rsidR="00FB3D52" w:rsidRPr="00A902B2" w:rsidRDefault="00FB3D52" w:rsidP="00FB3D52">
                          <w:pPr>
                            <w:spacing w:after="200" w:line="276" w:lineRule="auto"/>
                            <w:jc w:val="center"/>
                            <w:rPr>
                              <w:rFonts w:cstheme="majorHAnsi"/>
                              <w:b/>
                            </w:rPr>
                          </w:pPr>
                        </w:p>
                        <w:p w14:paraId="4E024A55" w14:textId="77777777" w:rsidR="00FB3D52" w:rsidRPr="00A902B2" w:rsidRDefault="00FB3D52" w:rsidP="00FB3D52">
                          <w:pPr>
                            <w:spacing w:after="200" w:line="276" w:lineRule="auto"/>
                            <w:jc w:val="center"/>
                            <w:rPr>
                              <w:rFonts w:cstheme="majorHAnsi"/>
                              <w:b/>
                            </w:rPr>
                          </w:pPr>
                          <w:r w:rsidRPr="00A902B2">
                            <w:rPr>
                              <w:rFonts w:cstheme="majorHAnsi"/>
                              <w:b/>
                            </w:rPr>
                            <w:t>DIRECTOR DE TESIS</w:t>
                          </w:r>
                        </w:p>
                        <w:p w14:paraId="48EA6DEE" w14:textId="77777777" w:rsidR="00FB3D52" w:rsidRPr="00A902B2" w:rsidRDefault="00FB3D52" w:rsidP="00FB3D52">
                          <w:pPr>
                            <w:spacing w:after="200" w:line="276" w:lineRule="auto"/>
                            <w:jc w:val="center"/>
                            <w:rPr>
                              <w:rFonts w:cstheme="majorHAnsi"/>
                              <w:b/>
                            </w:rPr>
                          </w:pPr>
                          <w:r w:rsidRPr="00A902B2">
                            <w:rPr>
                              <w:rFonts w:cstheme="majorHAnsi"/>
                              <w:b/>
                            </w:rPr>
                            <w:t>FABIAN ALBERTO JAIMES BARRAGÁN</w:t>
                          </w:r>
                        </w:p>
                        <w:p w14:paraId="64880F23" w14:textId="77777777" w:rsidR="00FB3D52" w:rsidRPr="00A902B2" w:rsidRDefault="00FB3D52" w:rsidP="00FB3D52">
                          <w:pPr>
                            <w:spacing w:after="200" w:line="276" w:lineRule="auto"/>
                            <w:jc w:val="center"/>
                            <w:rPr>
                              <w:rFonts w:cstheme="majorHAnsi"/>
                              <w:b/>
                            </w:rPr>
                          </w:pPr>
                        </w:p>
                        <w:p w14:paraId="52B99D16" w14:textId="77777777" w:rsidR="00FB3D52" w:rsidRPr="00A902B2" w:rsidRDefault="00FB3D52" w:rsidP="00FB3D52">
                          <w:pPr>
                            <w:spacing w:after="200" w:line="276" w:lineRule="auto"/>
                            <w:jc w:val="center"/>
                            <w:rPr>
                              <w:rFonts w:cstheme="majorHAnsi"/>
                              <w:b/>
                            </w:rPr>
                          </w:pPr>
                          <w:r w:rsidRPr="00A902B2">
                            <w:rPr>
                              <w:rFonts w:cstheme="majorHAnsi"/>
                              <w:b/>
                            </w:rPr>
                            <w:t>AÑO</w:t>
                          </w:r>
                        </w:p>
                        <w:p w14:paraId="35CC39FF" w14:textId="77777777" w:rsidR="00FB3D52" w:rsidRPr="00A902B2" w:rsidRDefault="00FB3D52" w:rsidP="00FB3D52">
                          <w:pPr>
                            <w:spacing w:after="200" w:line="276" w:lineRule="auto"/>
                            <w:jc w:val="center"/>
                            <w:rPr>
                              <w:rFonts w:cstheme="majorHAnsi"/>
                              <w:b/>
                            </w:rPr>
                          </w:pPr>
                          <w:r w:rsidRPr="00A902B2">
                            <w:rPr>
                              <w:rFonts w:cstheme="majorHAnsi"/>
                              <w:b/>
                            </w:rPr>
                            <w:t>2024</w:t>
                          </w:r>
                        </w:p>
                        <w:p w14:paraId="76D9BFC7" w14:textId="77777777" w:rsidR="00FB3D52" w:rsidRPr="00A902B2" w:rsidRDefault="00FB3D52" w:rsidP="00FB3D52">
                          <w:pPr>
                            <w:spacing w:after="200" w:line="276" w:lineRule="auto"/>
                            <w:jc w:val="center"/>
                            <w:rPr>
                              <w:rFonts w:cstheme="majorHAnsi"/>
                              <w:b/>
                            </w:rPr>
                          </w:pPr>
                          <w:r w:rsidRPr="00A902B2">
                            <w:rPr>
                              <w:rFonts w:cstheme="majorHAnsi"/>
                              <w:b/>
                            </w:rPr>
                            <w:t>FACULTAD DE MEDICINA</w:t>
                          </w:r>
                        </w:p>
                        <w:p w14:paraId="1A9F34D3" w14:textId="77777777" w:rsidR="00FB3D52" w:rsidRPr="00A902B2" w:rsidRDefault="00FB3D52" w:rsidP="00FB3D52">
                          <w:pPr>
                            <w:spacing w:after="200" w:line="276" w:lineRule="auto"/>
                            <w:jc w:val="center"/>
                            <w:rPr>
                              <w:rFonts w:cstheme="majorHAnsi"/>
                              <w:b/>
                            </w:rPr>
                          </w:pPr>
                          <w:r w:rsidRPr="00A902B2">
                            <w:rPr>
                              <w:rFonts w:cstheme="majorHAnsi"/>
                              <w:b/>
                            </w:rPr>
                            <w:t>UNIVERSIDAD DE ANTIOQUIA</w:t>
                          </w:r>
                        </w:p>
                        <w:p w14:paraId="66A738C5" w14:textId="0EBDB31D" w:rsidR="00FB3D52" w:rsidRPr="00FB3D52" w:rsidRDefault="00FB3D52">
                          <w:pPr>
                            <w:pStyle w:val="Sinespaciado"/>
                            <w:spacing w:before="80" w:after="40"/>
                            <w:rPr>
                              <w:caps/>
                              <w:color w:val="5B9BD5" w:themeColor="accent5"/>
                              <w:sz w:val="24"/>
                              <w:szCs w:val="24"/>
                              <w:lang w:val="es-CO"/>
                            </w:rPr>
                          </w:pPr>
                        </w:p>
                      </w:txbxContent>
                    </v:textbox>
                    <w10:wrap type="square" anchorx="margin" anchory="page"/>
                  </v:shape>
                </w:pict>
              </mc:Fallback>
            </mc:AlternateContent>
          </w:r>
          <w:r>
            <w:rPr>
              <w:rFonts w:cstheme="majorHAnsi"/>
              <w:b/>
            </w:rPr>
            <w:br w:type="page"/>
          </w:r>
        </w:p>
      </w:sdtContent>
    </w:sdt>
    <w:p w14:paraId="3B6D6016" w14:textId="28311A5E" w:rsidR="00C45B91" w:rsidRPr="00A902B2" w:rsidRDefault="00C45B91">
      <w:pPr>
        <w:rPr>
          <w:rFonts w:cstheme="majorHAnsi"/>
          <w:b/>
        </w:rPr>
      </w:pPr>
    </w:p>
    <w:p w14:paraId="6E0C036E" w14:textId="77777777" w:rsidR="00C45B91" w:rsidRPr="00A902B2" w:rsidRDefault="00C45B91" w:rsidP="00853511">
      <w:pPr>
        <w:jc w:val="center"/>
        <w:rPr>
          <w:rFonts w:cstheme="majorHAnsi"/>
          <w:bCs/>
          <w:sz w:val="32"/>
          <w:szCs w:val="32"/>
        </w:rPr>
      </w:pPr>
      <w:r w:rsidRPr="00A902B2">
        <w:rPr>
          <w:rFonts w:cstheme="majorHAnsi"/>
          <w:bCs/>
          <w:sz w:val="32"/>
          <w:szCs w:val="32"/>
        </w:rPr>
        <w:t>TABLA DE CONTENIDO</w:t>
      </w:r>
    </w:p>
    <w:sdt>
      <w:sdtPr>
        <w:rPr>
          <w:rFonts w:asciiTheme="majorHAnsi" w:hAnsiTheme="majorHAnsi" w:cstheme="majorHAnsi"/>
          <w:b w:val="0"/>
          <w:bCs w:val="0"/>
          <w:i w:val="0"/>
          <w:iCs w:val="0"/>
        </w:rPr>
        <w:id w:val="226421873"/>
        <w:docPartObj>
          <w:docPartGallery w:val="Table of Contents"/>
          <w:docPartUnique/>
        </w:docPartObj>
      </w:sdtPr>
      <w:sdtEndPr>
        <w:rPr>
          <w:noProof/>
        </w:rPr>
      </w:sdtEndPr>
      <w:sdtContent>
        <w:p w14:paraId="0C334456" w14:textId="2F92FBBD" w:rsidR="00FB3D52" w:rsidRDefault="00C45B91" w:rsidP="00B46E99">
          <w:pPr>
            <w:pStyle w:val="TDC1"/>
            <w:rPr>
              <w:rFonts w:eastAsiaTheme="minorEastAsia" w:cstheme="minorBidi"/>
              <w:noProof/>
              <w:kern w:val="2"/>
              <w:lang w:eastAsia="es-MX"/>
              <w14:ligatures w14:val="standardContextual"/>
            </w:rPr>
          </w:pPr>
          <w:r w:rsidRPr="00A902B2">
            <w:rPr>
              <w:rFonts w:asciiTheme="majorHAnsi" w:hAnsiTheme="majorHAnsi" w:cstheme="majorHAnsi"/>
            </w:rPr>
            <w:fldChar w:fldCharType="begin"/>
          </w:r>
          <w:r w:rsidRPr="00A902B2">
            <w:rPr>
              <w:rFonts w:asciiTheme="majorHAnsi" w:hAnsiTheme="majorHAnsi" w:cstheme="majorHAnsi"/>
            </w:rPr>
            <w:instrText>TOC \o "1-3" \h \z \u</w:instrText>
          </w:r>
          <w:r w:rsidRPr="00A902B2">
            <w:rPr>
              <w:rFonts w:asciiTheme="majorHAnsi" w:hAnsiTheme="majorHAnsi" w:cstheme="majorHAnsi"/>
            </w:rPr>
            <w:fldChar w:fldCharType="separate"/>
          </w:r>
          <w:hyperlink w:anchor="_Toc163663830" w:history="1">
            <w:r w:rsidR="00FB3D52" w:rsidRPr="00155A3E">
              <w:rPr>
                <w:rStyle w:val="Hipervnculo"/>
                <w:noProof/>
              </w:rPr>
              <w:t>PLANTEAMIENTO DEL PROBLEMA</w:t>
            </w:r>
            <w:r w:rsidR="00FB3D52">
              <w:rPr>
                <w:noProof/>
                <w:webHidden/>
              </w:rPr>
              <w:tab/>
            </w:r>
            <w:r w:rsidR="00FB3D52">
              <w:rPr>
                <w:noProof/>
                <w:webHidden/>
              </w:rPr>
              <w:fldChar w:fldCharType="begin"/>
            </w:r>
            <w:r w:rsidR="00FB3D52">
              <w:rPr>
                <w:noProof/>
                <w:webHidden/>
              </w:rPr>
              <w:instrText xml:space="preserve"> PAGEREF _Toc163663830 \h </w:instrText>
            </w:r>
            <w:r w:rsidR="00FB3D52">
              <w:rPr>
                <w:noProof/>
                <w:webHidden/>
              </w:rPr>
            </w:r>
            <w:r w:rsidR="00FB3D52">
              <w:rPr>
                <w:noProof/>
                <w:webHidden/>
              </w:rPr>
              <w:fldChar w:fldCharType="separate"/>
            </w:r>
            <w:r w:rsidR="00EC468F">
              <w:rPr>
                <w:noProof/>
                <w:webHidden/>
              </w:rPr>
              <w:t>6</w:t>
            </w:r>
            <w:r w:rsidR="00FB3D52">
              <w:rPr>
                <w:noProof/>
                <w:webHidden/>
              </w:rPr>
              <w:fldChar w:fldCharType="end"/>
            </w:r>
          </w:hyperlink>
        </w:p>
        <w:p w14:paraId="25D14E3E" w14:textId="0DA406D4" w:rsidR="00FB3D52" w:rsidRDefault="003323D6" w:rsidP="00B46E99">
          <w:pPr>
            <w:pStyle w:val="TDC1"/>
            <w:rPr>
              <w:rFonts w:eastAsiaTheme="minorEastAsia" w:cstheme="minorBidi"/>
              <w:noProof/>
              <w:kern w:val="2"/>
              <w:lang w:eastAsia="es-MX"/>
              <w14:ligatures w14:val="standardContextual"/>
            </w:rPr>
          </w:pPr>
          <w:hyperlink w:anchor="_Toc163663831" w:history="1">
            <w:r w:rsidR="00FB3D52" w:rsidRPr="00155A3E">
              <w:rPr>
                <w:rStyle w:val="Hipervnculo"/>
                <w:noProof/>
              </w:rPr>
              <w:t>JUSTIFICACIÓN.</w:t>
            </w:r>
            <w:r w:rsidR="00FB3D52">
              <w:rPr>
                <w:noProof/>
                <w:webHidden/>
              </w:rPr>
              <w:tab/>
            </w:r>
            <w:r w:rsidR="00FB3D52">
              <w:rPr>
                <w:noProof/>
                <w:webHidden/>
              </w:rPr>
              <w:fldChar w:fldCharType="begin"/>
            </w:r>
            <w:r w:rsidR="00FB3D52">
              <w:rPr>
                <w:noProof/>
                <w:webHidden/>
              </w:rPr>
              <w:instrText xml:space="preserve"> PAGEREF _Toc163663831 \h </w:instrText>
            </w:r>
            <w:r w:rsidR="00FB3D52">
              <w:rPr>
                <w:noProof/>
                <w:webHidden/>
              </w:rPr>
            </w:r>
            <w:r w:rsidR="00FB3D52">
              <w:rPr>
                <w:noProof/>
                <w:webHidden/>
              </w:rPr>
              <w:fldChar w:fldCharType="separate"/>
            </w:r>
            <w:r w:rsidR="00EC468F">
              <w:rPr>
                <w:noProof/>
                <w:webHidden/>
              </w:rPr>
              <w:t>9</w:t>
            </w:r>
            <w:r w:rsidR="00FB3D52">
              <w:rPr>
                <w:noProof/>
                <w:webHidden/>
              </w:rPr>
              <w:fldChar w:fldCharType="end"/>
            </w:r>
          </w:hyperlink>
        </w:p>
        <w:p w14:paraId="69B3606F" w14:textId="5C9E7DD3" w:rsidR="00FB3D52" w:rsidRDefault="003323D6" w:rsidP="00B46E99">
          <w:pPr>
            <w:pStyle w:val="TDC1"/>
            <w:rPr>
              <w:rFonts w:eastAsiaTheme="minorEastAsia" w:cstheme="minorBidi"/>
              <w:noProof/>
              <w:kern w:val="2"/>
              <w:lang w:eastAsia="es-MX"/>
              <w14:ligatures w14:val="standardContextual"/>
            </w:rPr>
          </w:pPr>
          <w:hyperlink w:anchor="_Toc163663832" w:history="1">
            <w:r w:rsidR="00FB3D52" w:rsidRPr="00155A3E">
              <w:rPr>
                <w:rStyle w:val="Hipervnculo"/>
                <w:noProof/>
              </w:rPr>
              <w:t>PREGUNTA DE INVESTIGACIÓN</w:t>
            </w:r>
            <w:r w:rsidR="00FB3D52">
              <w:rPr>
                <w:noProof/>
                <w:webHidden/>
              </w:rPr>
              <w:tab/>
            </w:r>
            <w:r w:rsidR="00FB3D52">
              <w:rPr>
                <w:noProof/>
                <w:webHidden/>
              </w:rPr>
              <w:fldChar w:fldCharType="begin"/>
            </w:r>
            <w:r w:rsidR="00FB3D52">
              <w:rPr>
                <w:noProof/>
                <w:webHidden/>
              </w:rPr>
              <w:instrText xml:space="preserve"> PAGEREF _Toc163663832 \h </w:instrText>
            </w:r>
            <w:r w:rsidR="00FB3D52">
              <w:rPr>
                <w:noProof/>
                <w:webHidden/>
              </w:rPr>
            </w:r>
            <w:r w:rsidR="00FB3D52">
              <w:rPr>
                <w:noProof/>
                <w:webHidden/>
              </w:rPr>
              <w:fldChar w:fldCharType="separate"/>
            </w:r>
            <w:r w:rsidR="00EC468F">
              <w:rPr>
                <w:noProof/>
                <w:webHidden/>
              </w:rPr>
              <w:t>11</w:t>
            </w:r>
            <w:r w:rsidR="00FB3D52">
              <w:rPr>
                <w:noProof/>
                <w:webHidden/>
              </w:rPr>
              <w:fldChar w:fldCharType="end"/>
            </w:r>
          </w:hyperlink>
        </w:p>
        <w:p w14:paraId="21878035" w14:textId="11B3B1BE" w:rsidR="00FB3D52" w:rsidRDefault="003323D6" w:rsidP="00B46E99">
          <w:pPr>
            <w:pStyle w:val="TDC1"/>
            <w:rPr>
              <w:rFonts w:eastAsiaTheme="minorEastAsia" w:cstheme="minorBidi"/>
              <w:noProof/>
              <w:kern w:val="2"/>
              <w:lang w:eastAsia="es-MX"/>
              <w14:ligatures w14:val="standardContextual"/>
            </w:rPr>
          </w:pPr>
          <w:hyperlink w:anchor="_Toc163663833" w:history="1">
            <w:r w:rsidR="00FB3D52" w:rsidRPr="00155A3E">
              <w:rPr>
                <w:rStyle w:val="Hipervnculo"/>
                <w:noProof/>
              </w:rPr>
              <w:t>OBJETIVOS.</w:t>
            </w:r>
            <w:r w:rsidR="00FB3D52">
              <w:rPr>
                <w:noProof/>
                <w:webHidden/>
              </w:rPr>
              <w:tab/>
            </w:r>
            <w:r w:rsidR="00FB3D52">
              <w:rPr>
                <w:noProof/>
                <w:webHidden/>
              </w:rPr>
              <w:fldChar w:fldCharType="begin"/>
            </w:r>
            <w:r w:rsidR="00FB3D52">
              <w:rPr>
                <w:noProof/>
                <w:webHidden/>
              </w:rPr>
              <w:instrText xml:space="preserve"> PAGEREF _Toc163663833 \h </w:instrText>
            </w:r>
            <w:r w:rsidR="00FB3D52">
              <w:rPr>
                <w:noProof/>
                <w:webHidden/>
              </w:rPr>
            </w:r>
            <w:r w:rsidR="00FB3D52">
              <w:rPr>
                <w:noProof/>
                <w:webHidden/>
              </w:rPr>
              <w:fldChar w:fldCharType="separate"/>
            </w:r>
            <w:r w:rsidR="00EC468F">
              <w:rPr>
                <w:noProof/>
                <w:webHidden/>
              </w:rPr>
              <w:t>11</w:t>
            </w:r>
            <w:r w:rsidR="00FB3D52">
              <w:rPr>
                <w:noProof/>
                <w:webHidden/>
              </w:rPr>
              <w:fldChar w:fldCharType="end"/>
            </w:r>
          </w:hyperlink>
        </w:p>
        <w:p w14:paraId="664E2AB9" w14:textId="34BBF109" w:rsidR="00FB3D52" w:rsidRDefault="003323D6" w:rsidP="00EB1F8F">
          <w:pPr>
            <w:pStyle w:val="TDC2"/>
            <w:rPr>
              <w:rFonts w:eastAsiaTheme="minorEastAsia" w:cstheme="minorBidi"/>
              <w:noProof/>
              <w:kern w:val="2"/>
              <w:sz w:val="24"/>
              <w:szCs w:val="24"/>
              <w:lang w:eastAsia="es-MX"/>
              <w14:ligatures w14:val="standardContextual"/>
            </w:rPr>
          </w:pPr>
          <w:hyperlink w:anchor="_Toc163663834" w:history="1">
            <w:r w:rsidR="00FB3D52" w:rsidRPr="00155A3E">
              <w:rPr>
                <w:rStyle w:val="Hipervnculo"/>
                <w:noProof/>
              </w:rPr>
              <w:t>4.1 Objetivo general.</w:t>
            </w:r>
            <w:r w:rsidR="00FB3D52">
              <w:rPr>
                <w:noProof/>
                <w:webHidden/>
              </w:rPr>
              <w:tab/>
            </w:r>
            <w:r w:rsidR="00FB3D52">
              <w:rPr>
                <w:noProof/>
                <w:webHidden/>
              </w:rPr>
              <w:fldChar w:fldCharType="begin"/>
            </w:r>
            <w:r w:rsidR="00FB3D52">
              <w:rPr>
                <w:noProof/>
                <w:webHidden/>
              </w:rPr>
              <w:instrText xml:space="preserve"> PAGEREF _Toc163663834 \h </w:instrText>
            </w:r>
            <w:r w:rsidR="00FB3D52">
              <w:rPr>
                <w:noProof/>
                <w:webHidden/>
              </w:rPr>
            </w:r>
            <w:r w:rsidR="00FB3D52">
              <w:rPr>
                <w:noProof/>
                <w:webHidden/>
              </w:rPr>
              <w:fldChar w:fldCharType="separate"/>
            </w:r>
            <w:r w:rsidR="00EC468F">
              <w:rPr>
                <w:noProof/>
                <w:webHidden/>
              </w:rPr>
              <w:t>11</w:t>
            </w:r>
            <w:r w:rsidR="00FB3D52">
              <w:rPr>
                <w:noProof/>
                <w:webHidden/>
              </w:rPr>
              <w:fldChar w:fldCharType="end"/>
            </w:r>
          </w:hyperlink>
        </w:p>
        <w:p w14:paraId="5FC9E142" w14:textId="7FB3A196" w:rsidR="00FB3D52" w:rsidRDefault="003323D6" w:rsidP="00EB1F8F">
          <w:pPr>
            <w:pStyle w:val="TDC2"/>
            <w:rPr>
              <w:rFonts w:eastAsiaTheme="minorEastAsia" w:cstheme="minorBidi"/>
              <w:noProof/>
              <w:kern w:val="2"/>
              <w:sz w:val="24"/>
              <w:szCs w:val="24"/>
              <w:lang w:eastAsia="es-MX"/>
              <w14:ligatures w14:val="standardContextual"/>
            </w:rPr>
          </w:pPr>
          <w:hyperlink w:anchor="_Toc163663835" w:history="1">
            <w:r w:rsidR="00FB3D52" w:rsidRPr="00155A3E">
              <w:rPr>
                <w:rStyle w:val="Hipervnculo"/>
                <w:noProof/>
              </w:rPr>
              <w:t>4.2 Objetivos específicos</w:t>
            </w:r>
            <w:r w:rsidR="00FB3D52">
              <w:rPr>
                <w:noProof/>
                <w:webHidden/>
              </w:rPr>
              <w:tab/>
            </w:r>
            <w:r w:rsidR="00FB3D52">
              <w:rPr>
                <w:noProof/>
                <w:webHidden/>
              </w:rPr>
              <w:fldChar w:fldCharType="begin"/>
            </w:r>
            <w:r w:rsidR="00FB3D52">
              <w:rPr>
                <w:noProof/>
                <w:webHidden/>
              </w:rPr>
              <w:instrText xml:space="preserve"> PAGEREF _Toc163663835 \h </w:instrText>
            </w:r>
            <w:r w:rsidR="00FB3D52">
              <w:rPr>
                <w:noProof/>
                <w:webHidden/>
              </w:rPr>
            </w:r>
            <w:r w:rsidR="00FB3D52">
              <w:rPr>
                <w:noProof/>
                <w:webHidden/>
              </w:rPr>
              <w:fldChar w:fldCharType="separate"/>
            </w:r>
            <w:r w:rsidR="00EC468F">
              <w:rPr>
                <w:noProof/>
                <w:webHidden/>
              </w:rPr>
              <w:t>11</w:t>
            </w:r>
            <w:r w:rsidR="00FB3D52">
              <w:rPr>
                <w:noProof/>
                <w:webHidden/>
              </w:rPr>
              <w:fldChar w:fldCharType="end"/>
            </w:r>
          </w:hyperlink>
        </w:p>
        <w:p w14:paraId="5ED389F3" w14:textId="3A4CCD96" w:rsidR="00FB3D52" w:rsidRDefault="003323D6" w:rsidP="00B46E99">
          <w:pPr>
            <w:pStyle w:val="TDC1"/>
            <w:rPr>
              <w:rFonts w:eastAsiaTheme="minorEastAsia" w:cstheme="minorBidi"/>
              <w:noProof/>
              <w:kern w:val="2"/>
              <w:lang w:eastAsia="es-MX"/>
              <w14:ligatures w14:val="standardContextual"/>
            </w:rPr>
          </w:pPr>
          <w:hyperlink w:anchor="_Toc163663836" w:history="1">
            <w:r w:rsidR="00FB3D52" w:rsidRPr="00155A3E">
              <w:rPr>
                <w:rStyle w:val="Hipervnculo"/>
                <w:noProof/>
              </w:rPr>
              <w:t>MARCO TEÓRICO</w:t>
            </w:r>
            <w:r w:rsidR="00FB3D52">
              <w:rPr>
                <w:noProof/>
                <w:webHidden/>
              </w:rPr>
              <w:tab/>
            </w:r>
            <w:r w:rsidR="00FB3D52">
              <w:rPr>
                <w:noProof/>
                <w:webHidden/>
              </w:rPr>
              <w:fldChar w:fldCharType="begin"/>
            </w:r>
            <w:r w:rsidR="00FB3D52">
              <w:rPr>
                <w:noProof/>
                <w:webHidden/>
              </w:rPr>
              <w:instrText xml:space="preserve"> PAGEREF _Toc163663836 \h </w:instrText>
            </w:r>
            <w:r w:rsidR="00FB3D52">
              <w:rPr>
                <w:noProof/>
                <w:webHidden/>
              </w:rPr>
            </w:r>
            <w:r w:rsidR="00FB3D52">
              <w:rPr>
                <w:noProof/>
                <w:webHidden/>
              </w:rPr>
              <w:fldChar w:fldCharType="separate"/>
            </w:r>
            <w:r w:rsidR="00EC468F">
              <w:rPr>
                <w:noProof/>
                <w:webHidden/>
              </w:rPr>
              <w:t>12</w:t>
            </w:r>
            <w:r w:rsidR="00FB3D52">
              <w:rPr>
                <w:noProof/>
                <w:webHidden/>
              </w:rPr>
              <w:fldChar w:fldCharType="end"/>
            </w:r>
          </w:hyperlink>
        </w:p>
        <w:p w14:paraId="74601B79" w14:textId="21A2AC57" w:rsidR="00FB3D52" w:rsidRDefault="003323D6" w:rsidP="00EB1F8F">
          <w:pPr>
            <w:pStyle w:val="TDC2"/>
            <w:rPr>
              <w:rFonts w:eastAsiaTheme="minorEastAsia" w:cstheme="minorBidi"/>
              <w:noProof/>
              <w:kern w:val="2"/>
              <w:sz w:val="24"/>
              <w:szCs w:val="24"/>
              <w:lang w:eastAsia="es-MX"/>
              <w14:ligatures w14:val="standardContextual"/>
            </w:rPr>
          </w:pPr>
          <w:hyperlink w:anchor="_Toc163663837" w:history="1">
            <w:r w:rsidR="00FB3D52" w:rsidRPr="00155A3E">
              <w:rPr>
                <w:rStyle w:val="Hipervnculo"/>
                <w:noProof/>
              </w:rPr>
              <w:t>Contexto epidemiológico de la MS.</w:t>
            </w:r>
            <w:r w:rsidR="00FB3D52">
              <w:rPr>
                <w:noProof/>
                <w:webHidden/>
              </w:rPr>
              <w:tab/>
            </w:r>
            <w:r w:rsidR="00FB3D52">
              <w:rPr>
                <w:noProof/>
                <w:webHidden/>
              </w:rPr>
              <w:fldChar w:fldCharType="begin"/>
            </w:r>
            <w:r w:rsidR="00FB3D52">
              <w:rPr>
                <w:noProof/>
                <w:webHidden/>
              </w:rPr>
              <w:instrText xml:space="preserve"> PAGEREF _Toc163663837 \h </w:instrText>
            </w:r>
            <w:r w:rsidR="00FB3D52">
              <w:rPr>
                <w:noProof/>
                <w:webHidden/>
              </w:rPr>
            </w:r>
            <w:r w:rsidR="00FB3D52">
              <w:rPr>
                <w:noProof/>
                <w:webHidden/>
              </w:rPr>
              <w:fldChar w:fldCharType="separate"/>
            </w:r>
            <w:r w:rsidR="00EC468F">
              <w:rPr>
                <w:noProof/>
                <w:webHidden/>
              </w:rPr>
              <w:t>12</w:t>
            </w:r>
            <w:r w:rsidR="00FB3D52">
              <w:rPr>
                <w:noProof/>
                <w:webHidden/>
              </w:rPr>
              <w:fldChar w:fldCharType="end"/>
            </w:r>
          </w:hyperlink>
        </w:p>
        <w:p w14:paraId="260AD5E3" w14:textId="1AF60EC3" w:rsidR="00FB3D52" w:rsidRDefault="003323D6" w:rsidP="00EB1F8F">
          <w:pPr>
            <w:pStyle w:val="TDC2"/>
            <w:rPr>
              <w:rFonts w:eastAsiaTheme="minorEastAsia" w:cstheme="minorBidi"/>
              <w:noProof/>
              <w:kern w:val="2"/>
              <w:sz w:val="24"/>
              <w:szCs w:val="24"/>
              <w:lang w:eastAsia="es-MX"/>
              <w14:ligatures w14:val="standardContextual"/>
            </w:rPr>
          </w:pPr>
          <w:hyperlink w:anchor="_Toc163663838" w:history="1">
            <w:r w:rsidR="00FB3D52" w:rsidRPr="00155A3E">
              <w:rPr>
                <w:rStyle w:val="Hipervnculo"/>
                <w:noProof/>
              </w:rPr>
              <w:t>Efecto clínico de las toxinas del veneno de serpiente.</w:t>
            </w:r>
            <w:r w:rsidR="00FB3D52">
              <w:rPr>
                <w:noProof/>
                <w:webHidden/>
              </w:rPr>
              <w:tab/>
            </w:r>
            <w:r w:rsidR="00FB3D52">
              <w:rPr>
                <w:noProof/>
                <w:webHidden/>
              </w:rPr>
              <w:fldChar w:fldCharType="begin"/>
            </w:r>
            <w:r w:rsidR="00FB3D52">
              <w:rPr>
                <w:noProof/>
                <w:webHidden/>
              </w:rPr>
              <w:instrText xml:space="preserve"> PAGEREF _Toc163663838 \h </w:instrText>
            </w:r>
            <w:r w:rsidR="00FB3D52">
              <w:rPr>
                <w:noProof/>
                <w:webHidden/>
              </w:rPr>
            </w:r>
            <w:r w:rsidR="00FB3D52">
              <w:rPr>
                <w:noProof/>
                <w:webHidden/>
              </w:rPr>
              <w:fldChar w:fldCharType="separate"/>
            </w:r>
            <w:r w:rsidR="00EC468F">
              <w:rPr>
                <w:noProof/>
                <w:webHidden/>
              </w:rPr>
              <w:t>12</w:t>
            </w:r>
            <w:r w:rsidR="00FB3D52">
              <w:rPr>
                <w:noProof/>
                <w:webHidden/>
              </w:rPr>
              <w:fldChar w:fldCharType="end"/>
            </w:r>
          </w:hyperlink>
        </w:p>
        <w:p w14:paraId="08BC32B8" w14:textId="7810AD06" w:rsidR="00FB3D52" w:rsidRDefault="003323D6" w:rsidP="00EB1F8F">
          <w:pPr>
            <w:pStyle w:val="TDC2"/>
            <w:rPr>
              <w:rFonts w:eastAsiaTheme="minorEastAsia" w:cstheme="minorBidi"/>
              <w:noProof/>
              <w:kern w:val="2"/>
              <w:sz w:val="24"/>
              <w:szCs w:val="24"/>
              <w:lang w:eastAsia="es-MX"/>
              <w14:ligatures w14:val="standardContextual"/>
            </w:rPr>
          </w:pPr>
          <w:hyperlink w:anchor="_Toc163663839" w:history="1">
            <w:r w:rsidR="00FB3D52" w:rsidRPr="00155A3E">
              <w:rPr>
                <w:rStyle w:val="Hipervnculo"/>
                <w:noProof/>
              </w:rPr>
              <w:t>Infecciones de piel y tejidos blandos en mordedura de serpiente.</w:t>
            </w:r>
            <w:r w:rsidR="00FB3D52">
              <w:rPr>
                <w:noProof/>
                <w:webHidden/>
              </w:rPr>
              <w:tab/>
            </w:r>
            <w:r w:rsidR="00FB3D52">
              <w:rPr>
                <w:noProof/>
                <w:webHidden/>
              </w:rPr>
              <w:fldChar w:fldCharType="begin"/>
            </w:r>
            <w:r w:rsidR="00FB3D52">
              <w:rPr>
                <w:noProof/>
                <w:webHidden/>
              </w:rPr>
              <w:instrText xml:space="preserve"> PAGEREF _Toc163663839 \h </w:instrText>
            </w:r>
            <w:r w:rsidR="00FB3D52">
              <w:rPr>
                <w:noProof/>
                <w:webHidden/>
              </w:rPr>
            </w:r>
            <w:r w:rsidR="00FB3D52">
              <w:rPr>
                <w:noProof/>
                <w:webHidden/>
              </w:rPr>
              <w:fldChar w:fldCharType="separate"/>
            </w:r>
            <w:r w:rsidR="00EC468F">
              <w:rPr>
                <w:noProof/>
                <w:webHidden/>
              </w:rPr>
              <w:t>12</w:t>
            </w:r>
            <w:r w:rsidR="00FB3D52">
              <w:rPr>
                <w:noProof/>
                <w:webHidden/>
              </w:rPr>
              <w:fldChar w:fldCharType="end"/>
            </w:r>
          </w:hyperlink>
        </w:p>
        <w:p w14:paraId="36F27ABC" w14:textId="28AF523F" w:rsidR="00FB3D52" w:rsidRDefault="003323D6" w:rsidP="00EB1F8F">
          <w:pPr>
            <w:pStyle w:val="TDC2"/>
            <w:rPr>
              <w:rFonts w:eastAsiaTheme="minorEastAsia" w:cstheme="minorBidi"/>
              <w:noProof/>
              <w:kern w:val="2"/>
              <w:sz w:val="24"/>
              <w:szCs w:val="24"/>
              <w:lang w:eastAsia="es-MX"/>
              <w14:ligatures w14:val="standardContextual"/>
            </w:rPr>
          </w:pPr>
          <w:hyperlink w:anchor="_Toc163663840" w:history="1">
            <w:r w:rsidR="00FB3D52" w:rsidRPr="00155A3E">
              <w:rPr>
                <w:rStyle w:val="Hipervnculo"/>
                <w:noProof/>
              </w:rPr>
              <w:t>DEFINICIÓN DE INFECCIÓN.</w:t>
            </w:r>
            <w:r w:rsidR="00FB3D52">
              <w:rPr>
                <w:noProof/>
                <w:webHidden/>
              </w:rPr>
              <w:tab/>
            </w:r>
            <w:r w:rsidR="00FB3D52">
              <w:rPr>
                <w:noProof/>
                <w:webHidden/>
              </w:rPr>
              <w:fldChar w:fldCharType="begin"/>
            </w:r>
            <w:r w:rsidR="00FB3D52">
              <w:rPr>
                <w:noProof/>
                <w:webHidden/>
              </w:rPr>
              <w:instrText xml:space="preserve"> PAGEREF _Toc163663840 \h </w:instrText>
            </w:r>
            <w:r w:rsidR="00FB3D52">
              <w:rPr>
                <w:noProof/>
                <w:webHidden/>
              </w:rPr>
            </w:r>
            <w:r w:rsidR="00FB3D52">
              <w:rPr>
                <w:noProof/>
                <w:webHidden/>
              </w:rPr>
              <w:fldChar w:fldCharType="separate"/>
            </w:r>
            <w:r w:rsidR="00EC468F">
              <w:rPr>
                <w:noProof/>
                <w:webHidden/>
              </w:rPr>
              <w:t>13</w:t>
            </w:r>
            <w:r w:rsidR="00FB3D52">
              <w:rPr>
                <w:noProof/>
                <w:webHidden/>
              </w:rPr>
              <w:fldChar w:fldCharType="end"/>
            </w:r>
          </w:hyperlink>
        </w:p>
        <w:p w14:paraId="0F5B597D" w14:textId="4B6FCECB" w:rsidR="00FB3D52" w:rsidRDefault="003323D6" w:rsidP="00EB1F8F">
          <w:pPr>
            <w:pStyle w:val="TDC2"/>
            <w:rPr>
              <w:rFonts w:eastAsiaTheme="minorEastAsia" w:cstheme="minorBidi"/>
              <w:noProof/>
              <w:kern w:val="2"/>
              <w:sz w:val="24"/>
              <w:szCs w:val="24"/>
              <w:lang w:eastAsia="es-MX"/>
              <w14:ligatures w14:val="standardContextual"/>
            </w:rPr>
          </w:pPr>
          <w:hyperlink w:anchor="_Toc163663841" w:history="1">
            <w:r w:rsidR="00FB3D52" w:rsidRPr="00155A3E">
              <w:rPr>
                <w:rStyle w:val="Hipervnculo"/>
                <w:noProof/>
              </w:rPr>
              <w:t>MÉTODOS DIAGNÓSTICOS</w:t>
            </w:r>
            <w:r w:rsidR="00FB3D52">
              <w:rPr>
                <w:noProof/>
                <w:webHidden/>
              </w:rPr>
              <w:tab/>
            </w:r>
            <w:r w:rsidR="00FB3D52">
              <w:rPr>
                <w:noProof/>
                <w:webHidden/>
              </w:rPr>
              <w:fldChar w:fldCharType="begin"/>
            </w:r>
            <w:r w:rsidR="00FB3D52">
              <w:rPr>
                <w:noProof/>
                <w:webHidden/>
              </w:rPr>
              <w:instrText xml:space="preserve"> PAGEREF _Toc163663841 \h </w:instrText>
            </w:r>
            <w:r w:rsidR="00FB3D52">
              <w:rPr>
                <w:noProof/>
                <w:webHidden/>
              </w:rPr>
            </w:r>
            <w:r w:rsidR="00FB3D52">
              <w:rPr>
                <w:noProof/>
                <w:webHidden/>
              </w:rPr>
              <w:fldChar w:fldCharType="separate"/>
            </w:r>
            <w:r w:rsidR="00EC468F">
              <w:rPr>
                <w:noProof/>
                <w:webHidden/>
              </w:rPr>
              <w:t>14</w:t>
            </w:r>
            <w:r w:rsidR="00FB3D52">
              <w:rPr>
                <w:noProof/>
                <w:webHidden/>
              </w:rPr>
              <w:fldChar w:fldCharType="end"/>
            </w:r>
          </w:hyperlink>
        </w:p>
        <w:p w14:paraId="3E84C60F" w14:textId="5CC48900" w:rsidR="00FB3D52" w:rsidRDefault="003323D6" w:rsidP="00EB1F8F">
          <w:pPr>
            <w:pStyle w:val="TDC2"/>
            <w:rPr>
              <w:rFonts w:eastAsiaTheme="minorEastAsia" w:cstheme="minorBidi"/>
              <w:noProof/>
              <w:kern w:val="2"/>
              <w:sz w:val="24"/>
              <w:szCs w:val="24"/>
              <w:lang w:eastAsia="es-MX"/>
              <w14:ligatures w14:val="standardContextual"/>
            </w:rPr>
          </w:pPr>
          <w:hyperlink w:anchor="_Toc163663842" w:history="1">
            <w:r w:rsidR="00FB3D52" w:rsidRPr="00155A3E">
              <w:rPr>
                <w:rStyle w:val="Hipervnculo"/>
                <w:noProof/>
              </w:rPr>
              <w:t>PARACLÍNICOS COMO MARCADORES DE INFECCIÓN EN MS</w:t>
            </w:r>
            <w:r w:rsidR="00FB3D52">
              <w:rPr>
                <w:noProof/>
                <w:webHidden/>
              </w:rPr>
              <w:tab/>
            </w:r>
            <w:r w:rsidR="00FB3D52">
              <w:rPr>
                <w:noProof/>
                <w:webHidden/>
              </w:rPr>
              <w:fldChar w:fldCharType="begin"/>
            </w:r>
            <w:r w:rsidR="00FB3D52">
              <w:rPr>
                <w:noProof/>
                <w:webHidden/>
              </w:rPr>
              <w:instrText xml:space="preserve"> PAGEREF _Toc163663842 \h </w:instrText>
            </w:r>
            <w:r w:rsidR="00FB3D52">
              <w:rPr>
                <w:noProof/>
                <w:webHidden/>
              </w:rPr>
            </w:r>
            <w:r w:rsidR="00FB3D52">
              <w:rPr>
                <w:noProof/>
                <w:webHidden/>
              </w:rPr>
              <w:fldChar w:fldCharType="separate"/>
            </w:r>
            <w:r w:rsidR="00EC468F">
              <w:rPr>
                <w:noProof/>
                <w:webHidden/>
              </w:rPr>
              <w:t>15</w:t>
            </w:r>
            <w:r w:rsidR="00FB3D52">
              <w:rPr>
                <w:noProof/>
                <w:webHidden/>
              </w:rPr>
              <w:fldChar w:fldCharType="end"/>
            </w:r>
          </w:hyperlink>
        </w:p>
        <w:p w14:paraId="06AF0964" w14:textId="00486FD7" w:rsidR="00FB3D52" w:rsidRDefault="003323D6" w:rsidP="00EB1F8F">
          <w:pPr>
            <w:pStyle w:val="TDC2"/>
            <w:rPr>
              <w:rFonts w:eastAsiaTheme="minorEastAsia" w:cstheme="minorBidi"/>
              <w:noProof/>
              <w:kern w:val="2"/>
              <w:sz w:val="24"/>
              <w:szCs w:val="24"/>
              <w:lang w:eastAsia="es-MX"/>
              <w14:ligatures w14:val="standardContextual"/>
            </w:rPr>
          </w:pPr>
          <w:hyperlink w:anchor="_Toc163663843" w:history="1">
            <w:r w:rsidR="00FB3D52" w:rsidRPr="00155A3E">
              <w:rPr>
                <w:rStyle w:val="Hipervnculo"/>
                <w:noProof/>
              </w:rPr>
              <w:t>MODELOS DIAGNÓSTICOS EN IPTB NO RELACIONADAS CON MS.</w:t>
            </w:r>
            <w:r w:rsidR="00FB3D52">
              <w:rPr>
                <w:noProof/>
                <w:webHidden/>
              </w:rPr>
              <w:tab/>
            </w:r>
            <w:r w:rsidR="00FB3D52">
              <w:rPr>
                <w:noProof/>
                <w:webHidden/>
              </w:rPr>
              <w:fldChar w:fldCharType="begin"/>
            </w:r>
            <w:r w:rsidR="00FB3D52">
              <w:rPr>
                <w:noProof/>
                <w:webHidden/>
              </w:rPr>
              <w:instrText xml:space="preserve"> PAGEREF _Toc163663843 \h </w:instrText>
            </w:r>
            <w:r w:rsidR="00FB3D52">
              <w:rPr>
                <w:noProof/>
                <w:webHidden/>
              </w:rPr>
            </w:r>
            <w:r w:rsidR="00FB3D52">
              <w:rPr>
                <w:noProof/>
                <w:webHidden/>
              </w:rPr>
              <w:fldChar w:fldCharType="separate"/>
            </w:r>
            <w:r w:rsidR="00EC468F">
              <w:rPr>
                <w:noProof/>
                <w:webHidden/>
              </w:rPr>
              <w:t>17</w:t>
            </w:r>
            <w:r w:rsidR="00FB3D52">
              <w:rPr>
                <w:noProof/>
                <w:webHidden/>
              </w:rPr>
              <w:fldChar w:fldCharType="end"/>
            </w:r>
          </w:hyperlink>
        </w:p>
        <w:p w14:paraId="0407EFF0" w14:textId="26098FC2" w:rsidR="00FB3D52" w:rsidRDefault="003323D6" w:rsidP="00B46E99">
          <w:pPr>
            <w:pStyle w:val="TDC1"/>
            <w:rPr>
              <w:rFonts w:eastAsiaTheme="minorEastAsia" w:cstheme="minorBidi"/>
              <w:noProof/>
              <w:kern w:val="2"/>
              <w:lang w:eastAsia="es-MX"/>
              <w14:ligatures w14:val="standardContextual"/>
            </w:rPr>
          </w:pPr>
          <w:hyperlink w:anchor="_Toc163663844" w:history="1">
            <w:r w:rsidR="00FB3D52" w:rsidRPr="00155A3E">
              <w:rPr>
                <w:rStyle w:val="Hipervnculo"/>
                <w:noProof/>
              </w:rPr>
              <w:t>METODOLOGÍA</w:t>
            </w:r>
            <w:r w:rsidR="00FB3D52">
              <w:rPr>
                <w:noProof/>
                <w:webHidden/>
              </w:rPr>
              <w:tab/>
            </w:r>
            <w:r w:rsidR="00FB3D52">
              <w:rPr>
                <w:noProof/>
                <w:webHidden/>
              </w:rPr>
              <w:fldChar w:fldCharType="begin"/>
            </w:r>
            <w:r w:rsidR="00FB3D52">
              <w:rPr>
                <w:noProof/>
                <w:webHidden/>
              </w:rPr>
              <w:instrText xml:space="preserve"> PAGEREF _Toc163663844 \h </w:instrText>
            </w:r>
            <w:r w:rsidR="00FB3D52">
              <w:rPr>
                <w:noProof/>
                <w:webHidden/>
              </w:rPr>
            </w:r>
            <w:r w:rsidR="00FB3D52">
              <w:rPr>
                <w:noProof/>
                <w:webHidden/>
              </w:rPr>
              <w:fldChar w:fldCharType="separate"/>
            </w:r>
            <w:r w:rsidR="00EC468F">
              <w:rPr>
                <w:noProof/>
                <w:webHidden/>
              </w:rPr>
              <w:t>18</w:t>
            </w:r>
            <w:r w:rsidR="00FB3D52">
              <w:rPr>
                <w:noProof/>
                <w:webHidden/>
              </w:rPr>
              <w:fldChar w:fldCharType="end"/>
            </w:r>
          </w:hyperlink>
        </w:p>
        <w:p w14:paraId="3F8C7CEA" w14:textId="4AFDAB4F" w:rsidR="00FB3D52" w:rsidRDefault="003323D6" w:rsidP="00EB1F8F">
          <w:pPr>
            <w:pStyle w:val="TDC2"/>
            <w:rPr>
              <w:rFonts w:eastAsiaTheme="minorEastAsia" w:cstheme="minorBidi"/>
              <w:noProof/>
              <w:kern w:val="2"/>
              <w:sz w:val="24"/>
              <w:szCs w:val="24"/>
              <w:lang w:eastAsia="es-MX"/>
              <w14:ligatures w14:val="standardContextual"/>
            </w:rPr>
          </w:pPr>
          <w:hyperlink w:anchor="_Toc163663845" w:history="1">
            <w:r w:rsidR="00FB3D52" w:rsidRPr="00155A3E">
              <w:rPr>
                <w:rStyle w:val="Hipervnculo"/>
                <w:noProof/>
              </w:rPr>
              <w:t>TIPO DE ESTUDIO</w:t>
            </w:r>
            <w:r w:rsidR="00FB3D52">
              <w:rPr>
                <w:noProof/>
                <w:webHidden/>
              </w:rPr>
              <w:tab/>
            </w:r>
            <w:r w:rsidR="00FB3D52">
              <w:rPr>
                <w:noProof/>
                <w:webHidden/>
              </w:rPr>
              <w:fldChar w:fldCharType="begin"/>
            </w:r>
            <w:r w:rsidR="00FB3D52">
              <w:rPr>
                <w:noProof/>
                <w:webHidden/>
              </w:rPr>
              <w:instrText xml:space="preserve"> PAGEREF _Toc163663845 \h </w:instrText>
            </w:r>
            <w:r w:rsidR="00FB3D52">
              <w:rPr>
                <w:noProof/>
                <w:webHidden/>
              </w:rPr>
            </w:r>
            <w:r w:rsidR="00FB3D52">
              <w:rPr>
                <w:noProof/>
                <w:webHidden/>
              </w:rPr>
              <w:fldChar w:fldCharType="separate"/>
            </w:r>
            <w:r w:rsidR="00EC468F">
              <w:rPr>
                <w:noProof/>
                <w:webHidden/>
              </w:rPr>
              <w:t>18</w:t>
            </w:r>
            <w:r w:rsidR="00FB3D52">
              <w:rPr>
                <w:noProof/>
                <w:webHidden/>
              </w:rPr>
              <w:fldChar w:fldCharType="end"/>
            </w:r>
          </w:hyperlink>
        </w:p>
        <w:p w14:paraId="0BA0F5BA" w14:textId="5DABCFE3" w:rsidR="00FB3D52" w:rsidRDefault="003323D6">
          <w:pPr>
            <w:pStyle w:val="TDC3"/>
            <w:tabs>
              <w:tab w:val="left" w:pos="960"/>
              <w:tab w:val="right" w:leader="dot" w:pos="8828"/>
            </w:tabs>
            <w:rPr>
              <w:rFonts w:eastAsiaTheme="minorEastAsia" w:cstheme="minorBidi"/>
              <w:noProof/>
              <w:kern w:val="2"/>
              <w:sz w:val="24"/>
              <w:szCs w:val="24"/>
              <w:lang w:eastAsia="es-MX"/>
              <w14:ligatures w14:val="standardContextual"/>
            </w:rPr>
          </w:pPr>
          <w:hyperlink w:anchor="_Toc163663846" w:history="1">
            <w:r w:rsidR="00FB3D52" w:rsidRPr="00155A3E">
              <w:rPr>
                <w:rStyle w:val="Hipervnculo"/>
                <w:noProof/>
              </w:rPr>
              <w:t>a.</w:t>
            </w:r>
            <w:r w:rsidR="00FB3D52">
              <w:rPr>
                <w:rFonts w:eastAsiaTheme="minorEastAsia" w:cstheme="minorBidi"/>
                <w:noProof/>
                <w:kern w:val="2"/>
                <w:sz w:val="24"/>
                <w:szCs w:val="24"/>
                <w:lang w:eastAsia="es-MX"/>
                <w14:ligatures w14:val="standardContextual"/>
              </w:rPr>
              <w:tab/>
            </w:r>
            <w:r w:rsidR="00FB3D52" w:rsidRPr="00155A3E">
              <w:rPr>
                <w:rStyle w:val="Hipervnculo"/>
                <w:noProof/>
              </w:rPr>
              <w:t>REVISIÓN DE LA LITERATURA</w:t>
            </w:r>
            <w:r w:rsidR="00FB3D52">
              <w:rPr>
                <w:noProof/>
                <w:webHidden/>
              </w:rPr>
              <w:tab/>
            </w:r>
            <w:r w:rsidR="00FB3D52">
              <w:rPr>
                <w:noProof/>
                <w:webHidden/>
              </w:rPr>
              <w:fldChar w:fldCharType="begin"/>
            </w:r>
            <w:r w:rsidR="00FB3D52">
              <w:rPr>
                <w:noProof/>
                <w:webHidden/>
              </w:rPr>
              <w:instrText xml:space="preserve"> PAGEREF _Toc163663846 \h </w:instrText>
            </w:r>
            <w:r w:rsidR="00FB3D52">
              <w:rPr>
                <w:noProof/>
                <w:webHidden/>
              </w:rPr>
            </w:r>
            <w:r w:rsidR="00FB3D52">
              <w:rPr>
                <w:noProof/>
                <w:webHidden/>
              </w:rPr>
              <w:fldChar w:fldCharType="separate"/>
            </w:r>
            <w:r w:rsidR="00EC468F">
              <w:rPr>
                <w:noProof/>
                <w:webHidden/>
              </w:rPr>
              <w:t>18</w:t>
            </w:r>
            <w:r w:rsidR="00FB3D52">
              <w:rPr>
                <w:noProof/>
                <w:webHidden/>
              </w:rPr>
              <w:fldChar w:fldCharType="end"/>
            </w:r>
          </w:hyperlink>
        </w:p>
        <w:p w14:paraId="38FF9672" w14:textId="44B4BB82" w:rsidR="00FB3D52" w:rsidRDefault="003323D6">
          <w:pPr>
            <w:pStyle w:val="TDC3"/>
            <w:tabs>
              <w:tab w:val="left" w:pos="960"/>
              <w:tab w:val="right" w:leader="dot" w:pos="8828"/>
            </w:tabs>
            <w:rPr>
              <w:rFonts w:eastAsiaTheme="minorEastAsia" w:cstheme="minorBidi"/>
              <w:noProof/>
              <w:kern w:val="2"/>
              <w:sz w:val="24"/>
              <w:szCs w:val="24"/>
              <w:lang w:eastAsia="es-MX"/>
              <w14:ligatures w14:val="standardContextual"/>
            </w:rPr>
          </w:pPr>
          <w:hyperlink w:anchor="_Toc163663847" w:history="1">
            <w:r w:rsidR="00FB3D52" w:rsidRPr="00155A3E">
              <w:rPr>
                <w:rStyle w:val="Hipervnculo"/>
                <w:noProof/>
              </w:rPr>
              <w:t>b.</w:t>
            </w:r>
            <w:r w:rsidR="00FB3D52">
              <w:rPr>
                <w:rFonts w:eastAsiaTheme="minorEastAsia" w:cstheme="minorBidi"/>
                <w:noProof/>
                <w:kern w:val="2"/>
                <w:sz w:val="24"/>
                <w:szCs w:val="24"/>
                <w:lang w:eastAsia="es-MX"/>
                <w14:ligatures w14:val="standardContextual"/>
              </w:rPr>
              <w:tab/>
            </w:r>
            <w:r w:rsidR="00FB3D52" w:rsidRPr="00155A3E">
              <w:rPr>
                <w:rStyle w:val="Hipervnculo"/>
                <w:noProof/>
              </w:rPr>
              <w:t>CONSENSO DE EXPERTOS:</w:t>
            </w:r>
            <w:r w:rsidR="00FB3D52">
              <w:rPr>
                <w:noProof/>
                <w:webHidden/>
              </w:rPr>
              <w:tab/>
            </w:r>
            <w:r w:rsidR="00FB3D52">
              <w:rPr>
                <w:noProof/>
                <w:webHidden/>
              </w:rPr>
              <w:fldChar w:fldCharType="begin"/>
            </w:r>
            <w:r w:rsidR="00FB3D52">
              <w:rPr>
                <w:noProof/>
                <w:webHidden/>
              </w:rPr>
              <w:instrText xml:space="preserve"> PAGEREF _Toc163663847 \h </w:instrText>
            </w:r>
            <w:r w:rsidR="00FB3D52">
              <w:rPr>
                <w:noProof/>
                <w:webHidden/>
              </w:rPr>
            </w:r>
            <w:r w:rsidR="00FB3D52">
              <w:rPr>
                <w:noProof/>
                <w:webHidden/>
              </w:rPr>
              <w:fldChar w:fldCharType="separate"/>
            </w:r>
            <w:r w:rsidR="00EC468F">
              <w:rPr>
                <w:noProof/>
                <w:webHidden/>
              </w:rPr>
              <w:t>21</w:t>
            </w:r>
            <w:r w:rsidR="00FB3D52">
              <w:rPr>
                <w:noProof/>
                <w:webHidden/>
              </w:rPr>
              <w:fldChar w:fldCharType="end"/>
            </w:r>
          </w:hyperlink>
        </w:p>
        <w:p w14:paraId="403B5DE5" w14:textId="254E49C6" w:rsidR="00FB3D52" w:rsidRDefault="003323D6">
          <w:pPr>
            <w:pStyle w:val="TDC3"/>
            <w:tabs>
              <w:tab w:val="left" w:pos="960"/>
              <w:tab w:val="right" w:leader="dot" w:pos="8828"/>
            </w:tabs>
            <w:rPr>
              <w:rFonts w:eastAsiaTheme="minorEastAsia" w:cstheme="minorBidi"/>
              <w:noProof/>
              <w:kern w:val="2"/>
              <w:sz w:val="24"/>
              <w:szCs w:val="24"/>
              <w:lang w:eastAsia="es-MX"/>
              <w14:ligatures w14:val="standardContextual"/>
            </w:rPr>
          </w:pPr>
          <w:hyperlink w:anchor="_Toc163663848" w:history="1">
            <w:r w:rsidR="00FB3D52" w:rsidRPr="00155A3E">
              <w:rPr>
                <w:rStyle w:val="Hipervnculo"/>
                <w:noProof/>
              </w:rPr>
              <w:t>c.</w:t>
            </w:r>
            <w:r w:rsidR="00FB3D52">
              <w:rPr>
                <w:rFonts w:eastAsiaTheme="minorEastAsia" w:cstheme="minorBidi"/>
                <w:noProof/>
                <w:kern w:val="2"/>
                <w:sz w:val="24"/>
                <w:szCs w:val="24"/>
                <w:lang w:eastAsia="es-MX"/>
                <w14:ligatures w14:val="standardContextual"/>
              </w:rPr>
              <w:tab/>
            </w:r>
            <w:r w:rsidR="00FB3D52" w:rsidRPr="00155A3E">
              <w:rPr>
                <w:rStyle w:val="Hipervnculo"/>
                <w:noProof/>
              </w:rPr>
              <w:t>DESARROLLO DE UN MODELO DIAGNÓSTICO DE IPTB EN MS POR MEDIO DE UN ESTUDIO TRANSVERSAL RETROSPECTIVO:</w:t>
            </w:r>
            <w:r w:rsidR="00FB3D52">
              <w:rPr>
                <w:noProof/>
                <w:webHidden/>
              </w:rPr>
              <w:tab/>
            </w:r>
            <w:r w:rsidR="00FB3D52">
              <w:rPr>
                <w:noProof/>
                <w:webHidden/>
              </w:rPr>
              <w:fldChar w:fldCharType="begin"/>
            </w:r>
            <w:r w:rsidR="00FB3D52">
              <w:rPr>
                <w:noProof/>
                <w:webHidden/>
              </w:rPr>
              <w:instrText xml:space="preserve"> PAGEREF _Toc163663848 \h </w:instrText>
            </w:r>
            <w:r w:rsidR="00FB3D52">
              <w:rPr>
                <w:noProof/>
                <w:webHidden/>
              </w:rPr>
            </w:r>
            <w:r w:rsidR="00FB3D52">
              <w:rPr>
                <w:noProof/>
                <w:webHidden/>
              </w:rPr>
              <w:fldChar w:fldCharType="separate"/>
            </w:r>
            <w:r w:rsidR="00EC468F">
              <w:rPr>
                <w:noProof/>
                <w:webHidden/>
              </w:rPr>
              <w:t>23</w:t>
            </w:r>
            <w:r w:rsidR="00FB3D52">
              <w:rPr>
                <w:noProof/>
                <w:webHidden/>
              </w:rPr>
              <w:fldChar w:fldCharType="end"/>
            </w:r>
          </w:hyperlink>
        </w:p>
        <w:p w14:paraId="408DE2CC" w14:textId="55EAE26B" w:rsidR="00FB3D52" w:rsidRDefault="003323D6">
          <w:pPr>
            <w:pStyle w:val="TDC3"/>
            <w:tabs>
              <w:tab w:val="left" w:pos="960"/>
              <w:tab w:val="right" w:leader="dot" w:pos="8828"/>
            </w:tabs>
            <w:rPr>
              <w:rFonts w:eastAsiaTheme="minorEastAsia" w:cstheme="minorBidi"/>
              <w:noProof/>
              <w:kern w:val="2"/>
              <w:sz w:val="24"/>
              <w:szCs w:val="24"/>
              <w:lang w:eastAsia="es-MX"/>
              <w14:ligatures w14:val="standardContextual"/>
            </w:rPr>
          </w:pPr>
          <w:hyperlink w:anchor="_Toc163663849" w:history="1">
            <w:r w:rsidR="00FB3D52" w:rsidRPr="00155A3E">
              <w:rPr>
                <w:rStyle w:val="Hipervnculo"/>
                <w:noProof/>
              </w:rPr>
              <w:t>d.</w:t>
            </w:r>
            <w:r w:rsidR="00FB3D52">
              <w:rPr>
                <w:rFonts w:eastAsiaTheme="minorEastAsia" w:cstheme="minorBidi"/>
                <w:noProof/>
                <w:kern w:val="2"/>
                <w:sz w:val="24"/>
                <w:szCs w:val="24"/>
                <w:lang w:eastAsia="es-MX"/>
                <w14:ligatures w14:val="standardContextual"/>
              </w:rPr>
              <w:tab/>
            </w:r>
            <w:r w:rsidR="00FB3D52" w:rsidRPr="00155A3E">
              <w:rPr>
                <w:rStyle w:val="Hipervnculo"/>
                <w:noProof/>
              </w:rPr>
              <w:t>VALIDACIÓN EXTERNA (PROSPECTIVA) DEL MODELO DIAGNÓSTICO DE IPTB EN MS:</w:t>
            </w:r>
            <w:r w:rsidR="00FB3D52">
              <w:rPr>
                <w:noProof/>
                <w:webHidden/>
              </w:rPr>
              <w:tab/>
            </w:r>
            <w:r w:rsidR="00FB3D52">
              <w:rPr>
                <w:noProof/>
                <w:webHidden/>
              </w:rPr>
              <w:fldChar w:fldCharType="begin"/>
            </w:r>
            <w:r w:rsidR="00FB3D52">
              <w:rPr>
                <w:noProof/>
                <w:webHidden/>
              </w:rPr>
              <w:instrText xml:space="preserve"> PAGEREF _Toc163663849 \h </w:instrText>
            </w:r>
            <w:r w:rsidR="00FB3D52">
              <w:rPr>
                <w:noProof/>
                <w:webHidden/>
              </w:rPr>
            </w:r>
            <w:r w:rsidR="00FB3D52">
              <w:rPr>
                <w:noProof/>
                <w:webHidden/>
              </w:rPr>
              <w:fldChar w:fldCharType="separate"/>
            </w:r>
            <w:r w:rsidR="00EC468F">
              <w:rPr>
                <w:noProof/>
                <w:webHidden/>
              </w:rPr>
              <w:t>28</w:t>
            </w:r>
            <w:r w:rsidR="00FB3D52">
              <w:rPr>
                <w:noProof/>
                <w:webHidden/>
              </w:rPr>
              <w:fldChar w:fldCharType="end"/>
            </w:r>
          </w:hyperlink>
        </w:p>
        <w:p w14:paraId="1E428653" w14:textId="3E011B0D" w:rsidR="00FB3D52" w:rsidRDefault="003323D6" w:rsidP="00B46E99">
          <w:pPr>
            <w:pStyle w:val="TDC1"/>
            <w:rPr>
              <w:rFonts w:eastAsiaTheme="minorEastAsia" w:cstheme="minorBidi"/>
              <w:noProof/>
              <w:kern w:val="2"/>
              <w:lang w:eastAsia="es-MX"/>
              <w14:ligatures w14:val="standardContextual"/>
            </w:rPr>
          </w:pPr>
          <w:hyperlink w:anchor="_Toc163663850" w:history="1">
            <w:r w:rsidR="00FB3D52" w:rsidRPr="00155A3E">
              <w:rPr>
                <w:rStyle w:val="Hipervnculo"/>
                <w:noProof/>
              </w:rPr>
              <w:t>ASPECTOS ÉTICOS</w:t>
            </w:r>
            <w:r w:rsidR="00FB3D52">
              <w:rPr>
                <w:noProof/>
                <w:webHidden/>
              </w:rPr>
              <w:tab/>
            </w:r>
            <w:r w:rsidR="00FB3D52">
              <w:rPr>
                <w:noProof/>
                <w:webHidden/>
              </w:rPr>
              <w:fldChar w:fldCharType="begin"/>
            </w:r>
            <w:r w:rsidR="00FB3D52">
              <w:rPr>
                <w:noProof/>
                <w:webHidden/>
              </w:rPr>
              <w:instrText xml:space="preserve"> PAGEREF _Toc163663850 \h </w:instrText>
            </w:r>
            <w:r w:rsidR="00FB3D52">
              <w:rPr>
                <w:noProof/>
                <w:webHidden/>
              </w:rPr>
            </w:r>
            <w:r w:rsidR="00FB3D52">
              <w:rPr>
                <w:noProof/>
                <w:webHidden/>
              </w:rPr>
              <w:fldChar w:fldCharType="separate"/>
            </w:r>
            <w:r w:rsidR="00EC468F">
              <w:rPr>
                <w:noProof/>
                <w:webHidden/>
              </w:rPr>
              <w:t>33</w:t>
            </w:r>
            <w:r w:rsidR="00FB3D52">
              <w:rPr>
                <w:noProof/>
                <w:webHidden/>
              </w:rPr>
              <w:fldChar w:fldCharType="end"/>
            </w:r>
          </w:hyperlink>
        </w:p>
        <w:p w14:paraId="7927EC4D" w14:textId="47750B07" w:rsidR="00FB3D52" w:rsidRDefault="003323D6" w:rsidP="00B46E99">
          <w:pPr>
            <w:pStyle w:val="TDC1"/>
            <w:rPr>
              <w:rFonts w:eastAsiaTheme="minorEastAsia" w:cstheme="minorBidi"/>
              <w:noProof/>
              <w:kern w:val="2"/>
              <w:lang w:eastAsia="es-MX"/>
              <w14:ligatures w14:val="standardContextual"/>
            </w:rPr>
          </w:pPr>
          <w:hyperlink w:anchor="_Toc163663851" w:history="1">
            <w:r w:rsidR="00FB3D52" w:rsidRPr="00155A3E">
              <w:rPr>
                <w:rStyle w:val="Hipervnculo"/>
                <w:noProof/>
              </w:rPr>
              <w:t>CRONOGRAMA</w:t>
            </w:r>
            <w:r w:rsidR="00FB3D52">
              <w:rPr>
                <w:noProof/>
                <w:webHidden/>
              </w:rPr>
              <w:tab/>
            </w:r>
            <w:r w:rsidR="00FB3D52">
              <w:rPr>
                <w:noProof/>
                <w:webHidden/>
              </w:rPr>
              <w:fldChar w:fldCharType="begin"/>
            </w:r>
            <w:r w:rsidR="00FB3D52">
              <w:rPr>
                <w:noProof/>
                <w:webHidden/>
              </w:rPr>
              <w:instrText xml:space="preserve"> PAGEREF _Toc163663851 \h </w:instrText>
            </w:r>
            <w:r w:rsidR="00FB3D52">
              <w:rPr>
                <w:noProof/>
                <w:webHidden/>
              </w:rPr>
            </w:r>
            <w:r w:rsidR="00FB3D52">
              <w:rPr>
                <w:noProof/>
                <w:webHidden/>
              </w:rPr>
              <w:fldChar w:fldCharType="separate"/>
            </w:r>
            <w:r w:rsidR="00EC468F">
              <w:rPr>
                <w:noProof/>
                <w:webHidden/>
              </w:rPr>
              <w:t>33</w:t>
            </w:r>
            <w:r w:rsidR="00FB3D52">
              <w:rPr>
                <w:noProof/>
                <w:webHidden/>
              </w:rPr>
              <w:fldChar w:fldCharType="end"/>
            </w:r>
          </w:hyperlink>
        </w:p>
        <w:p w14:paraId="0BA13120" w14:textId="36AFE507" w:rsidR="00FB3D52" w:rsidRDefault="003323D6" w:rsidP="00B46E99">
          <w:pPr>
            <w:pStyle w:val="TDC1"/>
            <w:rPr>
              <w:rFonts w:eastAsiaTheme="minorEastAsia" w:cstheme="minorBidi"/>
              <w:noProof/>
              <w:kern w:val="2"/>
              <w:lang w:eastAsia="es-MX"/>
              <w14:ligatures w14:val="standardContextual"/>
            </w:rPr>
          </w:pPr>
          <w:hyperlink w:anchor="_Toc163663852" w:history="1">
            <w:r w:rsidR="00FB3D52" w:rsidRPr="00155A3E">
              <w:rPr>
                <w:rStyle w:val="Hipervnculo"/>
                <w:noProof/>
              </w:rPr>
              <w:t>PRESUPUESTO</w:t>
            </w:r>
            <w:r w:rsidR="00FB3D52">
              <w:rPr>
                <w:noProof/>
                <w:webHidden/>
              </w:rPr>
              <w:tab/>
            </w:r>
            <w:r w:rsidR="00FB3D52">
              <w:rPr>
                <w:noProof/>
                <w:webHidden/>
              </w:rPr>
              <w:fldChar w:fldCharType="begin"/>
            </w:r>
            <w:r w:rsidR="00FB3D52">
              <w:rPr>
                <w:noProof/>
                <w:webHidden/>
              </w:rPr>
              <w:instrText xml:space="preserve"> PAGEREF _Toc163663852 \h </w:instrText>
            </w:r>
            <w:r w:rsidR="00FB3D52">
              <w:rPr>
                <w:noProof/>
                <w:webHidden/>
              </w:rPr>
            </w:r>
            <w:r w:rsidR="00FB3D52">
              <w:rPr>
                <w:noProof/>
                <w:webHidden/>
              </w:rPr>
              <w:fldChar w:fldCharType="separate"/>
            </w:r>
            <w:r w:rsidR="00EC468F">
              <w:rPr>
                <w:noProof/>
                <w:webHidden/>
              </w:rPr>
              <w:t>33</w:t>
            </w:r>
            <w:r w:rsidR="00FB3D52">
              <w:rPr>
                <w:noProof/>
                <w:webHidden/>
              </w:rPr>
              <w:fldChar w:fldCharType="end"/>
            </w:r>
          </w:hyperlink>
        </w:p>
        <w:p w14:paraId="41E64283" w14:textId="23F9B8FC" w:rsidR="00FB3D52" w:rsidRDefault="003323D6" w:rsidP="00B46E99">
          <w:pPr>
            <w:pStyle w:val="TDC1"/>
            <w:rPr>
              <w:rFonts w:eastAsiaTheme="minorEastAsia" w:cstheme="minorBidi"/>
              <w:noProof/>
              <w:kern w:val="2"/>
              <w:lang w:eastAsia="es-MX"/>
              <w14:ligatures w14:val="standardContextual"/>
            </w:rPr>
          </w:pPr>
          <w:hyperlink w:anchor="_Toc163663853" w:history="1">
            <w:r w:rsidR="00FB3D52" w:rsidRPr="00155A3E">
              <w:rPr>
                <w:rStyle w:val="Hipervnculo"/>
                <w:noProof/>
              </w:rPr>
              <w:t>RESULTADOS ESPERADOS</w:t>
            </w:r>
            <w:r w:rsidR="00FB3D52">
              <w:rPr>
                <w:noProof/>
                <w:webHidden/>
              </w:rPr>
              <w:tab/>
            </w:r>
            <w:r w:rsidR="00FB3D52">
              <w:rPr>
                <w:noProof/>
                <w:webHidden/>
              </w:rPr>
              <w:fldChar w:fldCharType="begin"/>
            </w:r>
            <w:r w:rsidR="00FB3D52">
              <w:rPr>
                <w:noProof/>
                <w:webHidden/>
              </w:rPr>
              <w:instrText xml:space="preserve"> PAGEREF _Toc163663853 \h </w:instrText>
            </w:r>
            <w:r w:rsidR="00FB3D52">
              <w:rPr>
                <w:noProof/>
                <w:webHidden/>
              </w:rPr>
            </w:r>
            <w:r w:rsidR="00FB3D52">
              <w:rPr>
                <w:noProof/>
                <w:webHidden/>
              </w:rPr>
              <w:fldChar w:fldCharType="separate"/>
            </w:r>
            <w:r w:rsidR="00EC468F">
              <w:rPr>
                <w:noProof/>
                <w:webHidden/>
              </w:rPr>
              <w:t>35</w:t>
            </w:r>
            <w:r w:rsidR="00FB3D52">
              <w:rPr>
                <w:noProof/>
                <w:webHidden/>
              </w:rPr>
              <w:fldChar w:fldCharType="end"/>
            </w:r>
          </w:hyperlink>
        </w:p>
        <w:p w14:paraId="399263AC" w14:textId="62C4B380" w:rsidR="00FB3D52" w:rsidRDefault="003323D6" w:rsidP="00EB1F8F">
          <w:pPr>
            <w:pStyle w:val="TDC2"/>
            <w:rPr>
              <w:rFonts w:eastAsiaTheme="minorEastAsia" w:cstheme="minorBidi"/>
              <w:noProof/>
              <w:kern w:val="2"/>
              <w:sz w:val="24"/>
              <w:szCs w:val="24"/>
              <w:lang w:eastAsia="es-MX"/>
              <w14:ligatures w14:val="standardContextual"/>
            </w:rPr>
          </w:pPr>
          <w:hyperlink w:anchor="_Toc163663854" w:history="1">
            <w:r w:rsidR="00FB3D52" w:rsidRPr="00155A3E">
              <w:rPr>
                <w:rStyle w:val="Hipervnculo"/>
                <w:noProof/>
              </w:rPr>
              <w:t>Relacionados con la generación de nuevo conocimiento:</w:t>
            </w:r>
            <w:r w:rsidR="00FB3D52">
              <w:rPr>
                <w:noProof/>
                <w:webHidden/>
              </w:rPr>
              <w:tab/>
            </w:r>
            <w:r w:rsidR="00FB3D52">
              <w:rPr>
                <w:noProof/>
                <w:webHidden/>
              </w:rPr>
              <w:fldChar w:fldCharType="begin"/>
            </w:r>
            <w:r w:rsidR="00FB3D52">
              <w:rPr>
                <w:noProof/>
                <w:webHidden/>
              </w:rPr>
              <w:instrText xml:space="preserve"> PAGEREF _Toc163663854 \h </w:instrText>
            </w:r>
            <w:r w:rsidR="00FB3D52">
              <w:rPr>
                <w:noProof/>
                <w:webHidden/>
              </w:rPr>
            </w:r>
            <w:r w:rsidR="00FB3D52">
              <w:rPr>
                <w:noProof/>
                <w:webHidden/>
              </w:rPr>
              <w:fldChar w:fldCharType="separate"/>
            </w:r>
            <w:r w:rsidR="00EC468F">
              <w:rPr>
                <w:noProof/>
                <w:webHidden/>
              </w:rPr>
              <w:t>35</w:t>
            </w:r>
            <w:r w:rsidR="00FB3D52">
              <w:rPr>
                <w:noProof/>
                <w:webHidden/>
              </w:rPr>
              <w:fldChar w:fldCharType="end"/>
            </w:r>
          </w:hyperlink>
        </w:p>
        <w:p w14:paraId="40068D49" w14:textId="08958D81" w:rsidR="00FB3D52" w:rsidRDefault="003323D6" w:rsidP="00EB1F8F">
          <w:pPr>
            <w:pStyle w:val="TDC2"/>
            <w:rPr>
              <w:rFonts w:eastAsiaTheme="minorEastAsia" w:cstheme="minorBidi"/>
              <w:noProof/>
              <w:kern w:val="2"/>
              <w:sz w:val="24"/>
              <w:szCs w:val="24"/>
              <w:lang w:eastAsia="es-MX"/>
              <w14:ligatures w14:val="standardContextual"/>
            </w:rPr>
          </w:pPr>
          <w:hyperlink w:anchor="_Toc163663855" w:history="1">
            <w:r w:rsidR="00FB3D52" w:rsidRPr="00155A3E">
              <w:rPr>
                <w:rStyle w:val="Hipervnculo"/>
                <w:noProof/>
              </w:rPr>
              <w:t>Conducentes al fortalecimiento de la capacidad científica nacional:</w:t>
            </w:r>
            <w:r w:rsidR="00FB3D52">
              <w:rPr>
                <w:noProof/>
                <w:webHidden/>
              </w:rPr>
              <w:tab/>
            </w:r>
            <w:r w:rsidR="00FB3D52">
              <w:rPr>
                <w:noProof/>
                <w:webHidden/>
              </w:rPr>
              <w:fldChar w:fldCharType="begin"/>
            </w:r>
            <w:r w:rsidR="00FB3D52">
              <w:rPr>
                <w:noProof/>
                <w:webHidden/>
              </w:rPr>
              <w:instrText xml:space="preserve"> PAGEREF _Toc163663855 \h </w:instrText>
            </w:r>
            <w:r w:rsidR="00FB3D52">
              <w:rPr>
                <w:noProof/>
                <w:webHidden/>
              </w:rPr>
            </w:r>
            <w:r w:rsidR="00FB3D52">
              <w:rPr>
                <w:noProof/>
                <w:webHidden/>
              </w:rPr>
              <w:fldChar w:fldCharType="separate"/>
            </w:r>
            <w:r w:rsidR="00EC468F">
              <w:rPr>
                <w:noProof/>
                <w:webHidden/>
              </w:rPr>
              <w:t>35</w:t>
            </w:r>
            <w:r w:rsidR="00FB3D52">
              <w:rPr>
                <w:noProof/>
                <w:webHidden/>
              </w:rPr>
              <w:fldChar w:fldCharType="end"/>
            </w:r>
          </w:hyperlink>
        </w:p>
        <w:p w14:paraId="5666EE27" w14:textId="126B6185" w:rsidR="00FB3D52" w:rsidRDefault="003323D6" w:rsidP="00EB1F8F">
          <w:pPr>
            <w:pStyle w:val="TDC2"/>
            <w:rPr>
              <w:rFonts w:eastAsiaTheme="minorEastAsia" w:cstheme="minorBidi"/>
              <w:noProof/>
              <w:kern w:val="2"/>
              <w:sz w:val="24"/>
              <w:szCs w:val="24"/>
              <w:lang w:eastAsia="es-MX"/>
              <w14:ligatures w14:val="standardContextual"/>
            </w:rPr>
          </w:pPr>
          <w:hyperlink w:anchor="_Toc163663856" w:history="1">
            <w:r w:rsidR="00FB3D52" w:rsidRPr="00155A3E">
              <w:rPr>
                <w:rStyle w:val="Hipervnculo"/>
                <w:noProof/>
              </w:rPr>
              <w:t>Relacionados con la apropiación social del conocimiento:</w:t>
            </w:r>
            <w:r w:rsidR="00FB3D52">
              <w:rPr>
                <w:noProof/>
                <w:webHidden/>
              </w:rPr>
              <w:tab/>
            </w:r>
            <w:r w:rsidR="00FB3D52">
              <w:rPr>
                <w:noProof/>
                <w:webHidden/>
              </w:rPr>
              <w:fldChar w:fldCharType="begin"/>
            </w:r>
            <w:r w:rsidR="00FB3D52">
              <w:rPr>
                <w:noProof/>
                <w:webHidden/>
              </w:rPr>
              <w:instrText xml:space="preserve"> PAGEREF _Toc163663856 \h </w:instrText>
            </w:r>
            <w:r w:rsidR="00FB3D52">
              <w:rPr>
                <w:noProof/>
                <w:webHidden/>
              </w:rPr>
            </w:r>
            <w:r w:rsidR="00FB3D52">
              <w:rPr>
                <w:noProof/>
                <w:webHidden/>
              </w:rPr>
              <w:fldChar w:fldCharType="separate"/>
            </w:r>
            <w:r w:rsidR="00EC468F">
              <w:rPr>
                <w:noProof/>
                <w:webHidden/>
              </w:rPr>
              <w:t>35</w:t>
            </w:r>
            <w:r w:rsidR="00FB3D52">
              <w:rPr>
                <w:noProof/>
                <w:webHidden/>
              </w:rPr>
              <w:fldChar w:fldCharType="end"/>
            </w:r>
          </w:hyperlink>
        </w:p>
        <w:p w14:paraId="45CB36B1" w14:textId="6A565DBA" w:rsidR="00FB3D52" w:rsidRDefault="003323D6" w:rsidP="00B46E99">
          <w:pPr>
            <w:pStyle w:val="TDC1"/>
            <w:rPr>
              <w:rFonts w:eastAsiaTheme="minorEastAsia" w:cstheme="minorBidi"/>
              <w:noProof/>
              <w:kern w:val="2"/>
              <w:lang w:eastAsia="es-MX"/>
              <w14:ligatures w14:val="standardContextual"/>
            </w:rPr>
          </w:pPr>
          <w:hyperlink w:anchor="_Toc163663857" w:history="1">
            <w:r w:rsidR="00FB3D52" w:rsidRPr="00155A3E">
              <w:rPr>
                <w:rStyle w:val="Hipervnculo"/>
                <w:noProof/>
              </w:rPr>
              <w:t>PROCESO DE DIVULGACIÓN</w:t>
            </w:r>
            <w:r w:rsidR="00FB3D52">
              <w:rPr>
                <w:noProof/>
                <w:webHidden/>
              </w:rPr>
              <w:tab/>
            </w:r>
            <w:r w:rsidR="00FB3D52">
              <w:rPr>
                <w:noProof/>
                <w:webHidden/>
              </w:rPr>
              <w:fldChar w:fldCharType="begin"/>
            </w:r>
            <w:r w:rsidR="00FB3D52">
              <w:rPr>
                <w:noProof/>
                <w:webHidden/>
              </w:rPr>
              <w:instrText xml:space="preserve"> PAGEREF _Toc163663857 \h </w:instrText>
            </w:r>
            <w:r w:rsidR="00FB3D52">
              <w:rPr>
                <w:noProof/>
                <w:webHidden/>
              </w:rPr>
            </w:r>
            <w:r w:rsidR="00FB3D52">
              <w:rPr>
                <w:noProof/>
                <w:webHidden/>
              </w:rPr>
              <w:fldChar w:fldCharType="separate"/>
            </w:r>
            <w:r w:rsidR="00EC468F">
              <w:rPr>
                <w:noProof/>
                <w:webHidden/>
              </w:rPr>
              <w:t>35</w:t>
            </w:r>
            <w:r w:rsidR="00FB3D52">
              <w:rPr>
                <w:noProof/>
                <w:webHidden/>
              </w:rPr>
              <w:fldChar w:fldCharType="end"/>
            </w:r>
          </w:hyperlink>
        </w:p>
        <w:p w14:paraId="1FFE0D0E" w14:textId="2956F67D" w:rsidR="00FB3D52" w:rsidRDefault="003323D6" w:rsidP="00B46E99">
          <w:pPr>
            <w:pStyle w:val="TDC1"/>
            <w:rPr>
              <w:rFonts w:eastAsiaTheme="minorEastAsia" w:cstheme="minorBidi"/>
              <w:noProof/>
              <w:kern w:val="2"/>
              <w:lang w:eastAsia="es-MX"/>
              <w14:ligatures w14:val="standardContextual"/>
            </w:rPr>
          </w:pPr>
          <w:hyperlink w:anchor="_Toc163663858" w:history="1">
            <w:r w:rsidR="00FB3D52" w:rsidRPr="00155A3E">
              <w:rPr>
                <w:rStyle w:val="Hipervnculo"/>
                <w:noProof/>
              </w:rPr>
              <w:t>ABREVIATURAS</w:t>
            </w:r>
            <w:r w:rsidR="00FB3D52">
              <w:rPr>
                <w:noProof/>
                <w:webHidden/>
              </w:rPr>
              <w:tab/>
            </w:r>
            <w:r w:rsidR="00FB3D52">
              <w:rPr>
                <w:noProof/>
                <w:webHidden/>
              </w:rPr>
              <w:fldChar w:fldCharType="begin"/>
            </w:r>
            <w:r w:rsidR="00FB3D52">
              <w:rPr>
                <w:noProof/>
                <w:webHidden/>
              </w:rPr>
              <w:instrText xml:space="preserve"> PAGEREF _Toc163663858 \h </w:instrText>
            </w:r>
            <w:r w:rsidR="00FB3D52">
              <w:rPr>
                <w:noProof/>
                <w:webHidden/>
              </w:rPr>
            </w:r>
            <w:r w:rsidR="00FB3D52">
              <w:rPr>
                <w:noProof/>
                <w:webHidden/>
              </w:rPr>
              <w:fldChar w:fldCharType="separate"/>
            </w:r>
            <w:r w:rsidR="00EC468F">
              <w:rPr>
                <w:noProof/>
                <w:webHidden/>
              </w:rPr>
              <w:t>37</w:t>
            </w:r>
            <w:r w:rsidR="00FB3D52">
              <w:rPr>
                <w:noProof/>
                <w:webHidden/>
              </w:rPr>
              <w:fldChar w:fldCharType="end"/>
            </w:r>
          </w:hyperlink>
        </w:p>
        <w:p w14:paraId="70478303" w14:textId="563CCAD2" w:rsidR="00FB3D52" w:rsidRDefault="003323D6" w:rsidP="00B46E99">
          <w:pPr>
            <w:pStyle w:val="TDC1"/>
            <w:rPr>
              <w:rFonts w:eastAsiaTheme="minorEastAsia" w:cstheme="minorBidi"/>
              <w:noProof/>
              <w:kern w:val="2"/>
              <w:lang w:eastAsia="es-MX"/>
              <w14:ligatures w14:val="standardContextual"/>
            </w:rPr>
          </w:pPr>
          <w:hyperlink w:anchor="_Toc163663859" w:history="1">
            <w:r w:rsidR="00FB3D52" w:rsidRPr="00155A3E">
              <w:rPr>
                <w:rStyle w:val="Hipervnculo"/>
                <w:noProof/>
              </w:rPr>
              <w:t>GLOSARIO</w:t>
            </w:r>
            <w:r w:rsidR="00FB3D52">
              <w:rPr>
                <w:noProof/>
                <w:webHidden/>
              </w:rPr>
              <w:tab/>
            </w:r>
            <w:r w:rsidR="00FB3D52">
              <w:rPr>
                <w:noProof/>
                <w:webHidden/>
              </w:rPr>
              <w:fldChar w:fldCharType="begin"/>
            </w:r>
            <w:r w:rsidR="00FB3D52">
              <w:rPr>
                <w:noProof/>
                <w:webHidden/>
              </w:rPr>
              <w:instrText xml:space="preserve"> PAGEREF _Toc163663859 \h </w:instrText>
            </w:r>
            <w:r w:rsidR="00FB3D52">
              <w:rPr>
                <w:noProof/>
                <w:webHidden/>
              </w:rPr>
            </w:r>
            <w:r w:rsidR="00FB3D52">
              <w:rPr>
                <w:noProof/>
                <w:webHidden/>
              </w:rPr>
              <w:fldChar w:fldCharType="separate"/>
            </w:r>
            <w:r w:rsidR="00EC468F">
              <w:rPr>
                <w:noProof/>
                <w:webHidden/>
              </w:rPr>
              <w:t>37</w:t>
            </w:r>
            <w:r w:rsidR="00FB3D52">
              <w:rPr>
                <w:noProof/>
                <w:webHidden/>
              </w:rPr>
              <w:fldChar w:fldCharType="end"/>
            </w:r>
          </w:hyperlink>
        </w:p>
        <w:p w14:paraId="0279FB63" w14:textId="5D1CD1AC" w:rsidR="00FB3D52" w:rsidRDefault="003323D6" w:rsidP="00B46E99">
          <w:pPr>
            <w:pStyle w:val="TDC1"/>
            <w:rPr>
              <w:rFonts w:eastAsiaTheme="minorEastAsia" w:cstheme="minorBidi"/>
              <w:noProof/>
              <w:kern w:val="2"/>
              <w:lang w:eastAsia="es-MX"/>
              <w14:ligatures w14:val="standardContextual"/>
            </w:rPr>
          </w:pPr>
          <w:hyperlink w:anchor="_Toc163663860" w:history="1">
            <w:r w:rsidR="00FB3D52" w:rsidRPr="00155A3E">
              <w:rPr>
                <w:rStyle w:val="Hipervnculo"/>
                <w:noProof/>
                <w:lang w:eastAsia="es-ES"/>
              </w:rPr>
              <w:t>TABLA DE VARIABLES</w:t>
            </w:r>
            <w:r w:rsidR="00FB3D52">
              <w:rPr>
                <w:noProof/>
                <w:webHidden/>
              </w:rPr>
              <w:tab/>
            </w:r>
            <w:r w:rsidR="00FB3D52">
              <w:rPr>
                <w:noProof/>
                <w:webHidden/>
              </w:rPr>
              <w:fldChar w:fldCharType="begin"/>
            </w:r>
            <w:r w:rsidR="00FB3D52">
              <w:rPr>
                <w:noProof/>
                <w:webHidden/>
              </w:rPr>
              <w:instrText xml:space="preserve"> PAGEREF _Toc163663860 \h </w:instrText>
            </w:r>
            <w:r w:rsidR="00FB3D52">
              <w:rPr>
                <w:noProof/>
                <w:webHidden/>
              </w:rPr>
            </w:r>
            <w:r w:rsidR="00FB3D52">
              <w:rPr>
                <w:noProof/>
                <w:webHidden/>
              </w:rPr>
              <w:fldChar w:fldCharType="separate"/>
            </w:r>
            <w:r w:rsidR="00EC468F">
              <w:rPr>
                <w:noProof/>
                <w:webHidden/>
              </w:rPr>
              <w:t>40</w:t>
            </w:r>
            <w:r w:rsidR="00FB3D52">
              <w:rPr>
                <w:noProof/>
                <w:webHidden/>
              </w:rPr>
              <w:fldChar w:fldCharType="end"/>
            </w:r>
          </w:hyperlink>
        </w:p>
        <w:p w14:paraId="1CADAAA8" w14:textId="08FBCAB8" w:rsidR="00FB3D52" w:rsidRDefault="003323D6" w:rsidP="00B46E99">
          <w:pPr>
            <w:pStyle w:val="TDC1"/>
            <w:rPr>
              <w:rFonts w:eastAsiaTheme="minorEastAsia" w:cstheme="minorBidi"/>
              <w:noProof/>
              <w:kern w:val="2"/>
              <w:lang w:eastAsia="es-MX"/>
              <w14:ligatures w14:val="standardContextual"/>
            </w:rPr>
          </w:pPr>
          <w:hyperlink w:anchor="_Toc163663861" w:history="1">
            <w:r w:rsidR="00FB3D52" w:rsidRPr="00155A3E">
              <w:rPr>
                <w:rStyle w:val="Hipervnculo"/>
                <w:noProof/>
              </w:rPr>
              <w:t>BIBLIOGRAFIA</w:t>
            </w:r>
            <w:r w:rsidR="00FB3D52">
              <w:rPr>
                <w:noProof/>
                <w:webHidden/>
              </w:rPr>
              <w:tab/>
            </w:r>
            <w:r w:rsidR="00FB3D52">
              <w:rPr>
                <w:noProof/>
                <w:webHidden/>
              </w:rPr>
              <w:fldChar w:fldCharType="begin"/>
            </w:r>
            <w:r w:rsidR="00FB3D52">
              <w:rPr>
                <w:noProof/>
                <w:webHidden/>
              </w:rPr>
              <w:instrText xml:space="preserve"> PAGEREF _Toc163663861 \h </w:instrText>
            </w:r>
            <w:r w:rsidR="00FB3D52">
              <w:rPr>
                <w:noProof/>
                <w:webHidden/>
              </w:rPr>
            </w:r>
            <w:r w:rsidR="00FB3D52">
              <w:rPr>
                <w:noProof/>
                <w:webHidden/>
              </w:rPr>
              <w:fldChar w:fldCharType="separate"/>
            </w:r>
            <w:r w:rsidR="00EC468F">
              <w:rPr>
                <w:noProof/>
                <w:webHidden/>
              </w:rPr>
              <w:t>45</w:t>
            </w:r>
            <w:r w:rsidR="00FB3D52">
              <w:rPr>
                <w:noProof/>
                <w:webHidden/>
              </w:rPr>
              <w:fldChar w:fldCharType="end"/>
            </w:r>
          </w:hyperlink>
        </w:p>
        <w:p w14:paraId="4D78B085" w14:textId="1B1A61A7" w:rsidR="00FB3D52" w:rsidRDefault="003323D6" w:rsidP="00B46E99">
          <w:pPr>
            <w:pStyle w:val="TDC1"/>
            <w:rPr>
              <w:rFonts w:eastAsiaTheme="minorEastAsia" w:cstheme="minorBidi"/>
              <w:noProof/>
              <w:kern w:val="2"/>
              <w:lang w:eastAsia="es-MX"/>
              <w14:ligatures w14:val="standardContextual"/>
            </w:rPr>
          </w:pPr>
          <w:hyperlink w:anchor="_Toc163663862" w:history="1">
            <w:r w:rsidR="00FB3D52" w:rsidRPr="00155A3E">
              <w:rPr>
                <w:rStyle w:val="Hipervnculo"/>
                <w:noProof/>
              </w:rPr>
              <w:t>ANEXO 1. ESTRATEGIA DE BUSQUEDA EN EL MEDLINE</w:t>
            </w:r>
            <w:r w:rsidR="00FB3D52">
              <w:rPr>
                <w:noProof/>
                <w:webHidden/>
              </w:rPr>
              <w:tab/>
            </w:r>
            <w:r w:rsidR="00FB3D52">
              <w:rPr>
                <w:noProof/>
                <w:webHidden/>
              </w:rPr>
              <w:fldChar w:fldCharType="begin"/>
            </w:r>
            <w:r w:rsidR="00FB3D52">
              <w:rPr>
                <w:noProof/>
                <w:webHidden/>
              </w:rPr>
              <w:instrText xml:space="preserve"> PAGEREF _Toc163663862 \h </w:instrText>
            </w:r>
            <w:r w:rsidR="00FB3D52">
              <w:rPr>
                <w:noProof/>
                <w:webHidden/>
              </w:rPr>
            </w:r>
            <w:r w:rsidR="00FB3D52">
              <w:rPr>
                <w:noProof/>
                <w:webHidden/>
              </w:rPr>
              <w:fldChar w:fldCharType="separate"/>
            </w:r>
            <w:r w:rsidR="00EC468F">
              <w:rPr>
                <w:noProof/>
                <w:webHidden/>
              </w:rPr>
              <w:t>53</w:t>
            </w:r>
            <w:r w:rsidR="00FB3D52">
              <w:rPr>
                <w:noProof/>
                <w:webHidden/>
              </w:rPr>
              <w:fldChar w:fldCharType="end"/>
            </w:r>
          </w:hyperlink>
        </w:p>
        <w:p w14:paraId="2A18C5B8" w14:textId="347EF80B" w:rsidR="00FB3D52" w:rsidRDefault="003323D6" w:rsidP="00B46E99">
          <w:pPr>
            <w:pStyle w:val="TDC1"/>
            <w:rPr>
              <w:rFonts w:eastAsiaTheme="minorEastAsia" w:cstheme="minorBidi"/>
              <w:noProof/>
              <w:kern w:val="2"/>
              <w:lang w:eastAsia="es-MX"/>
              <w14:ligatures w14:val="standardContextual"/>
            </w:rPr>
          </w:pPr>
          <w:hyperlink w:anchor="_Toc163663863" w:history="1">
            <w:r w:rsidR="00FB3D52" w:rsidRPr="00155A3E">
              <w:rPr>
                <w:rStyle w:val="Hipervnculo"/>
                <w:noProof/>
              </w:rPr>
              <w:t>ANEXO 2. CONSENTIMIENTO INFORMADO</w:t>
            </w:r>
            <w:r w:rsidR="00FB3D52">
              <w:rPr>
                <w:noProof/>
                <w:webHidden/>
              </w:rPr>
              <w:tab/>
            </w:r>
            <w:r w:rsidR="00FB3D52">
              <w:rPr>
                <w:noProof/>
                <w:webHidden/>
              </w:rPr>
              <w:fldChar w:fldCharType="begin"/>
            </w:r>
            <w:r w:rsidR="00FB3D52">
              <w:rPr>
                <w:noProof/>
                <w:webHidden/>
              </w:rPr>
              <w:instrText xml:space="preserve"> PAGEREF _Toc163663863 \h </w:instrText>
            </w:r>
            <w:r w:rsidR="00FB3D52">
              <w:rPr>
                <w:noProof/>
                <w:webHidden/>
              </w:rPr>
            </w:r>
            <w:r w:rsidR="00FB3D52">
              <w:rPr>
                <w:noProof/>
                <w:webHidden/>
              </w:rPr>
              <w:fldChar w:fldCharType="separate"/>
            </w:r>
            <w:r w:rsidR="00EC468F">
              <w:rPr>
                <w:noProof/>
                <w:webHidden/>
              </w:rPr>
              <w:t>54</w:t>
            </w:r>
            <w:r w:rsidR="00FB3D52">
              <w:rPr>
                <w:noProof/>
                <w:webHidden/>
              </w:rPr>
              <w:fldChar w:fldCharType="end"/>
            </w:r>
          </w:hyperlink>
        </w:p>
        <w:p w14:paraId="561224CB" w14:textId="1365F0CC" w:rsidR="00C45B91" w:rsidRPr="00A902B2" w:rsidRDefault="00C45B91">
          <w:pPr>
            <w:rPr>
              <w:rFonts w:cstheme="majorHAnsi"/>
            </w:rPr>
          </w:pPr>
          <w:r w:rsidRPr="00A902B2">
            <w:rPr>
              <w:rFonts w:cstheme="majorHAnsi"/>
              <w:b/>
              <w:bCs/>
              <w:noProof/>
            </w:rPr>
            <w:fldChar w:fldCharType="end"/>
          </w:r>
        </w:p>
      </w:sdtContent>
    </w:sdt>
    <w:p w14:paraId="111A6D39" w14:textId="77777777" w:rsidR="00C45B91" w:rsidRPr="00A902B2" w:rsidRDefault="00C45B91">
      <w:pPr>
        <w:rPr>
          <w:rFonts w:cstheme="majorHAnsi"/>
        </w:rPr>
      </w:pPr>
      <w:r w:rsidRPr="00A902B2">
        <w:rPr>
          <w:rFonts w:cstheme="majorHAnsi"/>
        </w:rPr>
        <w:br w:type="page"/>
      </w:r>
    </w:p>
    <w:p w14:paraId="3DDCCD25" w14:textId="4754776F" w:rsidR="00C45B91" w:rsidRPr="00A902B2" w:rsidRDefault="00C45B91" w:rsidP="00B46E99">
      <w:pPr>
        <w:pStyle w:val="Ttulo1"/>
      </w:pPr>
      <w:bookmarkStart w:id="0" w:name="_Toc163663830"/>
      <w:r w:rsidRPr="00A902B2">
        <w:lastRenderedPageBreak/>
        <w:t>PLANTEAMIENTO DEL PROBLEMA</w:t>
      </w:r>
      <w:bookmarkEnd w:id="0"/>
    </w:p>
    <w:p w14:paraId="5AB6C913" w14:textId="77777777" w:rsidR="00C45B91" w:rsidRPr="00A902B2" w:rsidRDefault="00C45B91" w:rsidP="006A0291">
      <w:pPr>
        <w:rPr>
          <w:rFonts w:cstheme="majorHAnsi"/>
        </w:rPr>
      </w:pPr>
    </w:p>
    <w:p w14:paraId="314CC66E" w14:textId="3165E73D" w:rsidR="00C45B91" w:rsidRPr="00A902B2" w:rsidRDefault="00C45B91" w:rsidP="00691247">
      <w:pPr>
        <w:jc w:val="both"/>
        <w:rPr>
          <w:rFonts w:cstheme="majorHAnsi"/>
          <w:lang w:eastAsia="es-ES"/>
        </w:rPr>
      </w:pPr>
      <w:r w:rsidRPr="00A902B2">
        <w:rPr>
          <w:rFonts w:cstheme="majorHAnsi"/>
          <w:lang w:eastAsia="es-ES"/>
        </w:rPr>
        <w:t>La Organización Mundial de la Salud (OMS) declaró</w:t>
      </w:r>
      <w:r w:rsidRPr="00A902B2" w:rsidDel="00256146">
        <w:rPr>
          <w:rFonts w:cstheme="majorHAnsi"/>
          <w:lang w:eastAsia="es-ES"/>
        </w:rPr>
        <w:t xml:space="preserve"> </w:t>
      </w:r>
      <w:r w:rsidRPr="00A902B2">
        <w:rPr>
          <w:rFonts w:cstheme="majorHAnsi"/>
          <w:lang w:eastAsia="es-ES"/>
        </w:rPr>
        <w:t xml:space="preserve">la mordedura de serpiente (MS) como una enfermedad tropical desentendida </w:t>
      </w:r>
      <w:sdt>
        <w:sdtPr>
          <w:rPr>
            <w:rFonts w:cstheme="majorHAnsi"/>
            <w:color w:val="000000"/>
            <w:lang w:eastAsia="es-ES"/>
          </w:rPr>
          <w:tag w:val="MENDELEY_CITATION_v3_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"/>
          <w:id w:val="-2017295308"/>
          <w:placeholder>
            <w:docPart w:val="DefaultPlaceholder_-1854013440"/>
          </w:placeholder>
        </w:sdtPr>
        <w:sdtEndPr>
          <w:rPr>
            <w:lang w:eastAsia="es-ES_tradnl"/>
          </w:rPr>
        </w:sdtEndPr>
        <w:sdtContent>
          <w:ins w:id="1" w:author="Ama de Berrio" w:date="2024-06-25T17:54:00Z">
            <w:r w:rsidR="003323D6" w:rsidRPr="003323D6">
              <w:rPr>
                <w:rFonts w:cstheme="majorHAnsi"/>
                <w:color w:val="000000"/>
              </w:rPr>
              <w:t>(1)</w:t>
            </w:r>
          </w:ins>
          <w:del w:id="2" w:author="Ama de Berrio" w:date="2024-06-25T17:54:00Z">
            <w:r w:rsidR="00030EF7" w:rsidRPr="003323D6" w:rsidDel="003323D6">
              <w:rPr>
                <w:rFonts w:cstheme="majorHAnsi"/>
                <w:color w:val="000000"/>
              </w:rPr>
              <w:delText>(1)</w:delText>
            </w:r>
          </w:del>
        </w:sdtContent>
      </w:sdt>
      <w:r w:rsidRPr="00A902B2">
        <w:rPr>
          <w:rFonts w:cstheme="majorHAnsi"/>
          <w:lang w:eastAsia="es-ES"/>
        </w:rPr>
        <w:t>. En Colombia en el 2022, ocurrieron 5628 casos</w:t>
      </w:r>
      <w:r w:rsidR="00DB1692">
        <w:rPr>
          <w:rFonts w:cstheme="majorHAnsi"/>
          <w:lang w:eastAsia="es-ES"/>
        </w:rPr>
        <w:t xml:space="preserve">, </w:t>
      </w:r>
      <w:r w:rsidRPr="00A902B2">
        <w:rPr>
          <w:rFonts w:cstheme="majorHAnsi"/>
          <w:lang w:eastAsia="es-ES"/>
        </w:rPr>
        <w:t xml:space="preserve">el 68% de ellos fueron causados por víboras </w:t>
      </w:r>
      <w:sdt>
        <w:sdtPr>
          <w:rPr>
            <w:rFonts w:cstheme="majorHAnsi"/>
            <w:color w:val="000000"/>
            <w:lang w:eastAsia="es-ES"/>
          </w:rPr>
          <w:tag w:val="MENDELEY_CITATION_v3_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"/>
          <w:id w:val="989675578"/>
          <w:placeholder>
            <w:docPart w:val="DefaultPlaceholder_-1854013440"/>
          </w:placeholder>
        </w:sdtPr>
        <w:sdtEndPr>
          <w:rPr>
            <w:lang w:eastAsia="es-ES_tradnl"/>
          </w:rPr>
        </w:sdtEndPr>
        <w:sdtContent>
          <w:ins w:id="3" w:author="Ama de Berrio" w:date="2024-06-25T17:54:00Z">
            <w:r w:rsidR="003323D6" w:rsidRPr="003323D6">
              <w:rPr>
                <w:rFonts w:cstheme="majorHAnsi"/>
                <w:color w:val="000000"/>
              </w:rPr>
              <w:t>(2)</w:t>
            </w:r>
          </w:ins>
          <w:del w:id="4" w:author="Ama de Berrio" w:date="2024-06-25T17:54:00Z">
            <w:r w:rsidR="00030EF7" w:rsidRPr="003323D6" w:rsidDel="003323D6">
              <w:rPr>
                <w:rFonts w:cstheme="majorHAnsi"/>
                <w:color w:val="000000"/>
              </w:rPr>
              <w:delText>(2)</w:delText>
            </w:r>
          </w:del>
        </w:sdtContent>
      </w:sdt>
      <w:r w:rsidRPr="00A902B2">
        <w:rPr>
          <w:rFonts w:cstheme="majorHAnsi"/>
          <w:lang w:eastAsia="es-ES"/>
        </w:rPr>
        <w:t xml:space="preserve"> pertenecientes a lo que se conoce como grupo </w:t>
      </w:r>
      <w:proofErr w:type="spellStart"/>
      <w:r w:rsidRPr="00A902B2">
        <w:rPr>
          <w:rFonts w:cstheme="majorHAnsi"/>
          <w:lang w:eastAsia="es-ES"/>
        </w:rPr>
        <w:t>B</w:t>
      </w:r>
      <w:r w:rsidR="00976853">
        <w:rPr>
          <w:rFonts w:cstheme="majorHAnsi"/>
          <w:lang w:eastAsia="es-ES"/>
        </w:rPr>
        <w:t>o</w:t>
      </w:r>
      <w:r w:rsidRPr="00A902B2">
        <w:rPr>
          <w:rFonts w:cstheme="majorHAnsi"/>
          <w:lang w:eastAsia="es-ES"/>
        </w:rPr>
        <w:t>throps</w:t>
      </w:r>
      <w:proofErr w:type="spellEnd"/>
      <w:r w:rsidRPr="00A902B2">
        <w:rPr>
          <w:rFonts w:cstheme="majorHAnsi"/>
          <w:lang w:eastAsia="es-ES"/>
        </w:rPr>
        <w:t xml:space="preserve"> </w:t>
      </w:r>
      <w:sdt>
        <w:sdtPr>
          <w:rPr>
            <w:rFonts w:cstheme="majorHAnsi"/>
            <w:color w:val="000000"/>
            <w:lang w:eastAsia="es-ES"/>
          </w:rPr>
          <w:tag w:val="MENDELEY_CITATION_v3_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"/>
          <w:id w:val="-526560374"/>
          <w:placeholder>
            <w:docPart w:val="DefaultPlaceholder_-1854013440"/>
          </w:placeholder>
        </w:sdtPr>
        <w:sdtEndPr>
          <w:rPr>
            <w:lang w:eastAsia="es-ES_tradnl"/>
          </w:rPr>
        </w:sdtEndPr>
        <w:sdtContent>
          <w:ins w:id="5" w:author="Ama de Berrio" w:date="2024-06-25T17:54:00Z">
            <w:r w:rsidR="003323D6" w:rsidRPr="003323D6">
              <w:rPr>
                <w:rFonts w:cstheme="majorHAnsi"/>
                <w:color w:val="000000"/>
              </w:rPr>
              <w:t>(3)</w:t>
            </w:r>
          </w:ins>
          <w:del w:id="6" w:author="Ama de Berrio" w:date="2024-06-25T17:54:00Z">
            <w:r w:rsidR="00030EF7" w:rsidRPr="003323D6" w:rsidDel="003323D6">
              <w:rPr>
                <w:rFonts w:cstheme="majorHAnsi"/>
                <w:color w:val="000000"/>
              </w:rPr>
              <w:delText>(3)</w:delText>
            </w:r>
          </w:del>
        </w:sdtContent>
      </w:sdt>
      <w:r w:rsidRPr="00A902B2">
        <w:rPr>
          <w:rFonts w:cstheme="majorHAnsi"/>
          <w:lang w:eastAsia="es-ES"/>
        </w:rPr>
        <w:t xml:space="preserve">. </w:t>
      </w:r>
    </w:p>
    <w:p w14:paraId="69652C58" w14:textId="77777777" w:rsidR="00C45B91" w:rsidRPr="00A902B2" w:rsidRDefault="00C45B91" w:rsidP="00691247">
      <w:pPr>
        <w:jc w:val="both"/>
        <w:rPr>
          <w:rFonts w:cstheme="majorHAnsi"/>
          <w:lang w:eastAsia="es-ES"/>
        </w:rPr>
      </w:pPr>
    </w:p>
    <w:p w14:paraId="6963299F" w14:textId="13952833" w:rsidR="00C45B91" w:rsidRPr="00A902B2" w:rsidRDefault="00C45B91" w:rsidP="00691247">
      <w:pPr>
        <w:jc w:val="both"/>
        <w:rPr>
          <w:rFonts w:cstheme="majorHAnsi"/>
          <w:lang w:eastAsia="es-ES"/>
        </w:rPr>
      </w:pPr>
      <w:r w:rsidRPr="00A902B2">
        <w:rPr>
          <w:rFonts w:cstheme="majorHAnsi"/>
          <w:lang w:eastAsia="es-ES"/>
        </w:rPr>
        <w:t>La infección de piel y tejidos blandos (IPTB) es la principal complicación local del accidente ofídico bothrópico (AOB),</w:t>
      </w:r>
      <w:r w:rsidRPr="00A902B2">
        <w:rPr>
          <w:rFonts w:cstheme="majorHAnsi"/>
        </w:rPr>
        <w:t xml:space="preserve"> a</w:t>
      </w:r>
      <w:r w:rsidRPr="00A902B2">
        <w:rPr>
          <w:rFonts w:cstheme="majorHAnsi"/>
          <w:lang w:eastAsia="es-ES"/>
        </w:rPr>
        <w:t xml:space="preserve">unque también se presenta en las mordeduras por elápidos (ME) del viejo mundo, y suele manifestarse entre el tercer y sexto día en un sitio vecino a la mordedura </w:t>
      </w:r>
      <w:sdt>
        <w:sdtPr>
          <w:rPr>
            <w:rFonts w:cstheme="majorHAnsi"/>
            <w:color w:val="000000"/>
            <w:lang w:eastAsia="es-ES"/>
          </w:rPr>
          <w:tag w:val="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"/>
          <w:id w:val="1118175089"/>
          <w:placeholder>
            <w:docPart w:val="DefaultPlaceholder_-1854013440"/>
          </w:placeholder>
        </w:sdtPr>
        <w:sdtEndPr>
          <w:rPr>
            <w:lang w:eastAsia="es-ES_tradnl"/>
          </w:rPr>
        </w:sdtEndPr>
        <w:sdtContent>
          <w:ins w:id="7" w:author="Ama de Berrio" w:date="2024-06-25T17:54:00Z">
            <w:r w:rsidR="003323D6" w:rsidRPr="003323D6">
              <w:rPr>
                <w:rFonts w:cstheme="majorHAnsi"/>
                <w:color w:val="000000"/>
              </w:rPr>
              <w:t>(4–7)</w:t>
            </w:r>
          </w:ins>
          <w:del w:id="8" w:author="Ama de Berrio" w:date="2024-06-25T17:54:00Z">
            <w:r w:rsidR="00030EF7" w:rsidRPr="003323D6" w:rsidDel="003323D6">
              <w:rPr>
                <w:rFonts w:cstheme="majorHAnsi"/>
                <w:color w:val="000000"/>
              </w:rPr>
              <w:delText>(4–7)</w:delText>
            </w:r>
          </w:del>
        </w:sdtContent>
      </w:sdt>
      <w:r w:rsidRPr="00A902B2">
        <w:rPr>
          <w:rFonts w:cstheme="majorHAnsi"/>
          <w:lang w:eastAsia="es-ES"/>
        </w:rPr>
        <w:t xml:space="preserve">. Su frecuencia oscila entre el 9 y el 77% de todas las mordeduras de serpientes </w:t>
      </w:r>
      <w:sdt>
        <w:sdtPr>
          <w:rPr>
            <w:rFonts w:cstheme="majorHAnsi"/>
            <w:color w:val="000000"/>
            <w:lang w:eastAsia="es-ES"/>
          </w:rPr>
          <w:tag w:val="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"/>
          <w:id w:val="-189689736"/>
          <w:placeholder>
            <w:docPart w:val="DefaultPlaceholder_-1854013440"/>
          </w:placeholder>
        </w:sdtPr>
        <w:sdtEndPr>
          <w:rPr>
            <w:lang w:eastAsia="es-ES_tradnl"/>
          </w:rPr>
        </w:sdtEndPr>
        <w:sdtContent>
          <w:ins w:id="9" w:author="Ama de Berrio" w:date="2024-06-25T17:54:00Z">
            <w:r w:rsidR="003323D6" w:rsidRPr="003323D6">
              <w:rPr>
                <w:rFonts w:cstheme="majorHAnsi"/>
                <w:color w:val="000000"/>
              </w:rPr>
              <w:t>(6,8–10)</w:t>
            </w:r>
          </w:ins>
          <w:del w:id="10" w:author="Ama de Berrio" w:date="2024-06-25T17:54:00Z">
            <w:r w:rsidR="00030EF7" w:rsidRPr="003323D6" w:rsidDel="003323D6">
              <w:rPr>
                <w:rFonts w:cstheme="majorHAnsi"/>
                <w:color w:val="000000"/>
              </w:rPr>
              <w:delText>(6,8–10)</w:delText>
            </w:r>
          </w:del>
        </w:sdtContent>
      </w:sdt>
      <w:r w:rsidRPr="00A902B2">
        <w:rPr>
          <w:rFonts w:cstheme="majorHAnsi"/>
          <w:lang w:eastAsia="es-ES"/>
        </w:rPr>
        <w:t xml:space="preserve">. </w:t>
      </w:r>
    </w:p>
    <w:p w14:paraId="1C40AA0E" w14:textId="77777777" w:rsidR="00C45B91" w:rsidRPr="00A902B2" w:rsidRDefault="00C45B91" w:rsidP="00691247">
      <w:pPr>
        <w:jc w:val="both"/>
        <w:rPr>
          <w:rFonts w:cstheme="majorHAnsi"/>
          <w:lang w:eastAsia="es-ES"/>
        </w:rPr>
      </w:pPr>
    </w:p>
    <w:p w14:paraId="77C8A723" w14:textId="4C1CE3EF" w:rsidR="00C45B91" w:rsidRPr="00A902B2" w:rsidRDefault="00C45B91" w:rsidP="00691247">
      <w:pPr>
        <w:jc w:val="both"/>
        <w:rPr>
          <w:rFonts w:cstheme="majorHAnsi"/>
          <w:lang w:val="es-ES" w:eastAsia="es-ES"/>
        </w:rPr>
      </w:pPr>
      <w:r w:rsidRPr="00A902B2">
        <w:rPr>
          <w:rFonts w:cstheme="majorHAnsi"/>
          <w:lang w:val="es-ES" w:eastAsia="es-ES"/>
        </w:rPr>
        <w:t>En Colombia, los datos del Sistema Nacional de Vigilancia Epidemiológica (SIVIGILA) muestran que la celulitis y los abscesos son las IPTB más frecuentes (20,5% y 3,1%, respectivamente), mientras otras complicaciones locales como la necrosis (2,29%), la fascitis</w:t>
      </w:r>
      <w:r w:rsidR="000069C1" w:rsidRPr="00A902B2">
        <w:rPr>
          <w:rFonts w:cstheme="majorHAnsi"/>
          <w:lang w:val="es-ES" w:eastAsia="es-ES"/>
        </w:rPr>
        <w:t xml:space="preserve"> necrotizante (</w:t>
      </w:r>
      <w:r w:rsidR="000069C1" w:rsidRPr="00A902B2">
        <w:rPr>
          <w:rFonts w:cstheme="majorHAnsi"/>
          <w:lang w:eastAsia="es-ES"/>
        </w:rPr>
        <w:t>FN)</w:t>
      </w:r>
      <w:r w:rsidRPr="00A902B2">
        <w:rPr>
          <w:rFonts w:cstheme="majorHAnsi"/>
          <w:lang w:val="es-ES" w:eastAsia="es-ES"/>
        </w:rPr>
        <w:t xml:space="preserve"> (0,95%) y la mionecrosis (0,9%) se reportan con menor frecuencia </w:t>
      </w:r>
      <w:sdt>
        <w:sdtPr>
          <w:rPr>
            <w:rFonts w:cstheme="majorHAnsi"/>
            <w:color w:val="000000"/>
            <w:lang w:val="es-ES" w:eastAsia="es-ES"/>
          </w:rPr>
          <w:tag w:val="MENDELEY_CITATION_v3_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"/>
          <w:id w:val="-1716661610"/>
          <w:placeholder>
            <w:docPart w:val="DefaultPlaceholder_-1854013440"/>
          </w:placeholder>
        </w:sdtPr>
        <w:sdtEndPr>
          <w:rPr>
            <w:lang w:val="es-CO" w:eastAsia="es-ES_tradnl"/>
          </w:rPr>
        </w:sdtEndPr>
        <w:sdtContent>
          <w:ins w:id="11" w:author="Ama de Berrio" w:date="2024-06-25T17:54:00Z">
            <w:r w:rsidR="003323D6" w:rsidRPr="003323D6">
              <w:rPr>
                <w:rFonts w:cstheme="majorHAnsi"/>
                <w:color w:val="000000"/>
              </w:rPr>
              <w:t>(11–13)</w:t>
            </w:r>
          </w:ins>
          <w:del w:id="12" w:author="Ama de Berrio" w:date="2024-06-25T17:54:00Z">
            <w:r w:rsidR="00030EF7" w:rsidRPr="003323D6" w:rsidDel="003323D6">
              <w:rPr>
                <w:rFonts w:cstheme="majorHAnsi"/>
                <w:color w:val="000000"/>
              </w:rPr>
              <w:delText>(11–13)</w:delText>
            </w:r>
          </w:del>
        </w:sdtContent>
      </w:sdt>
      <w:r w:rsidRPr="00A902B2">
        <w:rPr>
          <w:rFonts w:cstheme="majorHAnsi"/>
          <w:lang w:val="es-ES" w:eastAsia="es-ES"/>
        </w:rPr>
        <w:t>.</w:t>
      </w:r>
    </w:p>
    <w:p w14:paraId="67C0D190" w14:textId="77777777" w:rsidR="00C45B91" w:rsidRPr="00A902B2" w:rsidRDefault="00C45B91" w:rsidP="00691247">
      <w:pPr>
        <w:jc w:val="both"/>
        <w:rPr>
          <w:rFonts w:cstheme="majorHAnsi"/>
          <w:lang w:eastAsia="es-ES"/>
        </w:rPr>
      </w:pPr>
    </w:p>
    <w:p w14:paraId="6B347839" w14:textId="2CE55617" w:rsidR="00C45B91" w:rsidRPr="00A902B2" w:rsidRDefault="00C45B91" w:rsidP="00691247">
      <w:pPr>
        <w:jc w:val="both"/>
        <w:rPr>
          <w:rFonts w:cstheme="majorHAnsi"/>
          <w:lang w:eastAsia="es-ES"/>
        </w:rPr>
      </w:pPr>
      <w:r w:rsidRPr="00A902B2">
        <w:rPr>
          <w:rFonts w:cstheme="majorHAnsi"/>
          <w:lang w:eastAsia="es-ES"/>
        </w:rPr>
        <w:t>Una investigación retrospectiva realizada en tres hospitales de alta complejidad de la ciudad de Medellín</w:t>
      </w:r>
      <w:r w:rsidR="00DB1692">
        <w:rPr>
          <w:rFonts w:cstheme="majorHAnsi"/>
          <w:lang w:eastAsia="es-ES"/>
        </w:rPr>
        <w:t>,</w:t>
      </w:r>
      <w:r w:rsidRPr="00A902B2">
        <w:rPr>
          <w:rFonts w:cstheme="majorHAnsi"/>
          <w:lang w:eastAsia="es-ES"/>
        </w:rPr>
        <w:t xml:space="preserve"> encontró </w:t>
      </w:r>
      <w:r w:rsidR="00540855" w:rsidRPr="00A902B2">
        <w:rPr>
          <w:rFonts w:cstheme="majorHAnsi"/>
          <w:lang w:eastAsia="es-ES"/>
        </w:rPr>
        <w:t>que</w:t>
      </w:r>
      <w:r w:rsidRPr="00A902B2">
        <w:rPr>
          <w:rFonts w:cstheme="majorHAnsi"/>
          <w:lang w:eastAsia="es-ES"/>
        </w:rPr>
        <w:t xml:space="preserve"> en 224 pacientes con diagnóstico de MS atendidos en un lapso de 2 años, la frecuencia de infección fue del 32,9% (n=74), en el 78% de los casos se diagnosticó una celulitis y en el 23% </w:t>
      </w:r>
      <w:r w:rsidRPr="00A902B2">
        <w:rPr>
          <w:rFonts w:cstheme="majorHAnsi"/>
          <w:lang w:val="es-ES" w:eastAsia="es-ES"/>
        </w:rPr>
        <w:t>abscesos</w:t>
      </w:r>
      <w:r w:rsidRPr="00A902B2">
        <w:rPr>
          <w:rFonts w:cstheme="majorHAnsi"/>
          <w:lang w:eastAsia="es-ES"/>
        </w:rPr>
        <w:t xml:space="preserve"> </w:t>
      </w:r>
      <w:sdt>
        <w:sdtPr>
          <w:rPr>
            <w:rFonts w:cstheme="majorHAnsi"/>
            <w:color w:val="000000"/>
            <w:lang w:eastAsia="es-ES"/>
          </w:rPr>
          <w:tag w:val="MENDELEY_CITATION_v3_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"/>
          <w:id w:val="-1668469238"/>
          <w:placeholder>
            <w:docPart w:val="DefaultPlaceholder_-1854013440"/>
          </w:placeholder>
        </w:sdtPr>
        <w:sdtEndPr>
          <w:rPr>
            <w:lang w:eastAsia="es-ES_tradnl"/>
          </w:rPr>
        </w:sdtEndPr>
        <w:sdtContent>
          <w:ins w:id="13" w:author="Ama de Berrio" w:date="2024-06-25T17:54:00Z">
            <w:r w:rsidR="003323D6" w:rsidRPr="003323D6">
              <w:rPr>
                <w:rFonts w:cstheme="majorHAnsi"/>
                <w:color w:val="000000"/>
              </w:rPr>
              <w:t>(14)</w:t>
            </w:r>
          </w:ins>
          <w:del w:id="14" w:author="Ama de Berrio" w:date="2024-06-25T17:54:00Z">
            <w:r w:rsidR="00030EF7" w:rsidRPr="003323D6" w:rsidDel="003323D6">
              <w:rPr>
                <w:rFonts w:cstheme="majorHAnsi"/>
                <w:color w:val="000000"/>
              </w:rPr>
              <w:delText>(14)</w:delText>
            </w:r>
          </w:del>
        </w:sdtContent>
      </w:sdt>
      <w:r w:rsidRPr="00A902B2">
        <w:rPr>
          <w:rFonts w:cstheme="majorHAnsi"/>
          <w:lang w:eastAsia="es-ES"/>
        </w:rPr>
        <w:t>.</w:t>
      </w:r>
    </w:p>
    <w:p w14:paraId="56F506A9" w14:textId="77777777" w:rsidR="00C45B91" w:rsidRPr="00A902B2" w:rsidRDefault="00C45B91" w:rsidP="00691247">
      <w:pPr>
        <w:jc w:val="both"/>
        <w:rPr>
          <w:rFonts w:cstheme="majorHAnsi"/>
          <w:lang w:eastAsia="es-ES"/>
        </w:rPr>
      </w:pPr>
    </w:p>
    <w:p w14:paraId="110D673A" w14:textId="03E7E616" w:rsidR="00C45B91" w:rsidRPr="00A902B2" w:rsidRDefault="00C45B91" w:rsidP="00691247">
      <w:pPr>
        <w:jc w:val="both"/>
        <w:rPr>
          <w:rFonts w:cstheme="majorHAnsi"/>
          <w:lang w:eastAsia="es-ES"/>
        </w:rPr>
      </w:pPr>
      <w:r w:rsidRPr="00A902B2">
        <w:rPr>
          <w:rFonts w:cstheme="majorHAnsi"/>
          <w:lang w:val="es-ES" w:eastAsia="es-ES"/>
        </w:rPr>
        <w:t xml:space="preserve">La gran variabilidad en la frecuencia y los tipos de IPTB que se reportan en los casos de MS podrían estar relacionadas con la ausencia de criterios clínicos y biomarcadores uniformes y precisos para su diagnóstico </w:t>
      </w:r>
      <w:sdt>
        <w:sdtPr>
          <w:rPr>
            <w:rFonts w:cstheme="majorHAnsi"/>
            <w:color w:val="000000"/>
            <w:lang w:val="es-ES" w:eastAsia="es-ES"/>
          </w:rPr>
          <w:tag w:val="MENDELEY_CITATION_v3_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"/>
          <w:id w:val="-1443764074"/>
          <w:placeholder>
            <w:docPart w:val="DefaultPlaceholder_-1854013440"/>
          </w:placeholder>
        </w:sdtPr>
        <w:sdtEndPr>
          <w:rPr>
            <w:lang w:val="es-CO" w:eastAsia="es-ES_tradnl"/>
          </w:rPr>
        </w:sdtEndPr>
        <w:sdtContent>
          <w:ins w:id="15" w:author="Ama de Berrio" w:date="2024-06-25T17:54:00Z">
            <w:r w:rsidR="003323D6" w:rsidRPr="003323D6">
              <w:rPr>
                <w:rFonts w:cstheme="majorHAnsi"/>
                <w:color w:val="000000"/>
              </w:rPr>
              <w:t>(8,10)</w:t>
            </w:r>
          </w:ins>
          <w:del w:id="16" w:author="Ama de Berrio" w:date="2024-06-25T17:54:00Z">
            <w:r w:rsidR="00030EF7" w:rsidRPr="003323D6" w:rsidDel="003323D6">
              <w:rPr>
                <w:rFonts w:cstheme="majorHAnsi"/>
                <w:color w:val="000000"/>
              </w:rPr>
              <w:delText>(8,10)</w:delText>
            </w:r>
          </w:del>
        </w:sdtContent>
      </w:sdt>
      <w:r w:rsidRPr="00A902B2">
        <w:rPr>
          <w:rFonts w:cstheme="majorHAnsi"/>
          <w:lang w:val="es-ES" w:eastAsia="es-ES"/>
        </w:rPr>
        <w:t>.</w:t>
      </w:r>
    </w:p>
    <w:p w14:paraId="4A3DC9C7" w14:textId="77777777" w:rsidR="00C45B91" w:rsidRPr="00A902B2" w:rsidRDefault="00C45B91" w:rsidP="00691247">
      <w:pPr>
        <w:jc w:val="both"/>
        <w:rPr>
          <w:rFonts w:cstheme="majorHAnsi"/>
          <w:lang w:eastAsia="es-ES"/>
        </w:rPr>
      </w:pPr>
    </w:p>
    <w:p w14:paraId="3F72A97D" w14:textId="65CC68DA" w:rsidR="00C45B91" w:rsidRPr="00A902B2" w:rsidRDefault="00C45B91" w:rsidP="006A0291">
      <w:pPr>
        <w:jc w:val="both"/>
        <w:rPr>
          <w:rFonts w:cstheme="majorHAnsi"/>
          <w:lang w:eastAsia="es-ES"/>
        </w:rPr>
      </w:pPr>
      <w:r w:rsidRPr="00A902B2">
        <w:rPr>
          <w:rFonts w:cstheme="majorHAnsi"/>
          <w:lang w:eastAsia="es-ES"/>
        </w:rPr>
        <w:t>Las toxinas del veneno dañan significativamente los tejidos y activan una marcada respuesta inflamatoria, que se incrementa cuando secundariamente se desarrolla una IPTB. Aunque la infección y la toxicidad tisular del veneno no son necesariamente excluyentes entre sí, las manifestaciones clínicas de las IPTB</w:t>
      </w:r>
      <w:r w:rsidRPr="00A902B2" w:rsidDel="00E31BD5">
        <w:rPr>
          <w:rFonts w:cstheme="majorHAnsi"/>
          <w:lang w:eastAsia="es-ES"/>
        </w:rPr>
        <w:t xml:space="preserve"> </w:t>
      </w:r>
      <w:r w:rsidRPr="00A902B2">
        <w:rPr>
          <w:rFonts w:cstheme="majorHAnsi"/>
          <w:lang w:eastAsia="es-ES"/>
        </w:rPr>
        <w:t xml:space="preserve">son clínicamente indistinguibles de las producidas por las toxinas, lo que introduce una dificultad adicional para hacer el diagnóstico diferencial y lleva a que la toxicidad se diagnostique erróneamente como infección </w:t>
      </w:r>
      <w:sdt>
        <w:sdtPr>
          <w:rPr>
            <w:rFonts w:cstheme="majorHAnsi"/>
            <w:color w:val="000000"/>
            <w:lang w:eastAsia="es-ES"/>
          </w:rPr>
          <w:tag w:val="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"/>
          <w:id w:val="1090350252"/>
          <w:placeholder>
            <w:docPart w:val="DefaultPlaceholder_-1854013440"/>
          </w:placeholder>
        </w:sdtPr>
        <w:sdtEndPr>
          <w:rPr>
            <w:lang w:eastAsia="es-ES_tradnl"/>
          </w:rPr>
        </w:sdtEndPr>
        <w:sdtContent>
          <w:ins w:id="17" w:author="Ama de Berrio" w:date="2024-06-25T17:54:00Z">
            <w:r w:rsidR="003323D6" w:rsidRPr="003323D6">
              <w:rPr>
                <w:rFonts w:cstheme="majorHAnsi"/>
                <w:color w:val="000000"/>
              </w:rPr>
              <w:t>(8,10,15)</w:t>
            </w:r>
          </w:ins>
          <w:del w:id="18" w:author="Ama de Berrio" w:date="2024-06-25T17:54:00Z">
            <w:r w:rsidR="00030EF7" w:rsidRPr="003323D6" w:rsidDel="003323D6">
              <w:rPr>
                <w:rFonts w:cstheme="majorHAnsi"/>
                <w:color w:val="000000"/>
              </w:rPr>
              <w:delText>(8,10,15)</w:delText>
            </w:r>
          </w:del>
        </w:sdtContent>
      </w:sdt>
      <w:r w:rsidRPr="00A902B2">
        <w:rPr>
          <w:rFonts w:cstheme="majorHAnsi"/>
          <w:lang w:eastAsia="es-ES"/>
        </w:rPr>
        <w:t xml:space="preserve">. </w:t>
      </w:r>
    </w:p>
    <w:p w14:paraId="2CDD0437" w14:textId="77777777" w:rsidR="00C45B91" w:rsidRPr="00A902B2" w:rsidRDefault="00C45B91" w:rsidP="006A0291">
      <w:pPr>
        <w:jc w:val="both"/>
        <w:rPr>
          <w:rFonts w:cstheme="majorHAnsi"/>
          <w:lang w:eastAsia="es-ES"/>
        </w:rPr>
      </w:pPr>
    </w:p>
    <w:p w14:paraId="35F789B9" w14:textId="101B235A" w:rsidR="00C45B91" w:rsidRPr="00A902B2" w:rsidRDefault="00C45B91" w:rsidP="006A0291">
      <w:pPr>
        <w:jc w:val="both"/>
        <w:rPr>
          <w:rFonts w:cstheme="majorHAnsi"/>
          <w:lang w:eastAsia="es-ES"/>
        </w:rPr>
      </w:pPr>
      <w:r w:rsidRPr="00A902B2">
        <w:rPr>
          <w:rFonts w:cstheme="majorHAnsi"/>
          <w:lang w:eastAsia="es-ES"/>
        </w:rPr>
        <w:t xml:space="preserve">Aunque clásicamente se utilizan para el diagnóstico clínico de las IPTB en los pacientes con MS </w:t>
      </w:r>
      <w:sdt>
        <w:sdtPr>
          <w:rPr>
            <w:rFonts w:cstheme="majorHAnsi"/>
            <w:color w:val="000000"/>
            <w:lang w:eastAsia="es-ES"/>
          </w:rPr>
          <w:tag w:val="MENDELEY_CITATION_v3_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"/>
          <w:id w:val="67618535"/>
          <w:placeholder>
            <w:docPart w:val="DefaultPlaceholder_-1854013440"/>
          </w:placeholder>
        </w:sdtPr>
        <w:sdtEndPr>
          <w:rPr>
            <w:lang w:eastAsia="es-ES_tradnl"/>
          </w:rPr>
        </w:sdtEndPr>
        <w:sdtContent>
          <w:ins w:id="19" w:author="Ama de Berrio" w:date="2024-06-25T17:54:00Z">
            <w:r w:rsidR="003323D6" w:rsidRPr="003323D6">
              <w:rPr>
                <w:rFonts w:cstheme="majorHAnsi"/>
                <w:color w:val="000000"/>
              </w:rPr>
              <w:t>(8)</w:t>
            </w:r>
          </w:ins>
          <w:del w:id="20" w:author="Ama de Berrio" w:date="2024-06-25T17:54:00Z">
            <w:r w:rsidR="00030EF7" w:rsidRPr="003323D6" w:rsidDel="003323D6">
              <w:rPr>
                <w:rFonts w:cstheme="majorHAnsi"/>
                <w:color w:val="000000"/>
              </w:rPr>
              <w:delText>(8)</w:delText>
            </w:r>
          </w:del>
        </w:sdtContent>
      </w:sdt>
      <w:r w:rsidRPr="00A902B2">
        <w:rPr>
          <w:rFonts w:cstheme="majorHAnsi"/>
          <w:lang w:eastAsia="es-ES"/>
        </w:rPr>
        <w:t xml:space="preserve">, algunos expertos </w:t>
      </w:r>
      <w:r w:rsidR="00DB1692">
        <w:rPr>
          <w:rFonts w:cstheme="majorHAnsi"/>
          <w:lang w:eastAsia="es-ES"/>
        </w:rPr>
        <w:t>piensan</w:t>
      </w:r>
      <w:r w:rsidR="00DB1692" w:rsidRPr="00A902B2">
        <w:rPr>
          <w:rFonts w:cstheme="majorHAnsi"/>
          <w:lang w:eastAsia="es-ES"/>
        </w:rPr>
        <w:t xml:space="preserve"> </w:t>
      </w:r>
      <w:r w:rsidRPr="00A902B2">
        <w:rPr>
          <w:rFonts w:cstheme="majorHAnsi"/>
          <w:lang w:eastAsia="es-ES"/>
        </w:rPr>
        <w:t xml:space="preserve">que los signos más comunes de las IPTB como el enrojecimiento, el calor, el edema, el dolor y la impotencia funcional generan más incertidumbre que certeza para el diagnóstico de infección </w:t>
      </w:r>
      <w:sdt>
        <w:sdtPr>
          <w:rPr>
            <w:rFonts w:cstheme="majorHAnsi"/>
            <w:color w:val="000000"/>
            <w:lang w:eastAsia="es-ES"/>
          </w:rPr>
          <w:tag w:val="MENDELEY_CITATION_v3_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"/>
          <w:id w:val="278152113"/>
          <w:placeholder>
            <w:docPart w:val="DefaultPlaceholder_-1854013440"/>
          </w:placeholder>
        </w:sdtPr>
        <w:sdtEndPr>
          <w:rPr>
            <w:lang w:eastAsia="es-ES_tradnl"/>
          </w:rPr>
        </w:sdtEndPr>
        <w:sdtContent>
          <w:ins w:id="21" w:author="Ama de Berrio" w:date="2024-06-25T17:54:00Z">
            <w:r w:rsidR="003323D6" w:rsidRPr="003323D6">
              <w:rPr>
                <w:rFonts w:cstheme="majorHAnsi"/>
                <w:color w:val="000000"/>
              </w:rPr>
              <w:t>(16)</w:t>
            </w:r>
          </w:ins>
          <w:del w:id="22" w:author="Ama de Berrio" w:date="2024-06-25T17:54:00Z">
            <w:r w:rsidR="00030EF7" w:rsidRPr="003323D6" w:rsidDel="003323D6">
              <w:rPr>
                <w:rFonts w:cstheme="majorHAnsi"/>
                <w:color w:val="000000"/>
              </w:rPr>
              <w:delText>(16)</w:delText>
            </w:r>
          </w:del>
        </w:sdtContent>
      </w:sdt>
      <w:r w:rsidRPr="00A902B2">
        <w:rPr>
          <w:rFonts w:cstheme="majorHAnsi"/>
          <w:lang w:eastAsia="es-ES"/>
        </w:rPr>
        <w:t xml:space="preserve">. Otros autores </w:t>
      </w:r>
      <w:r w:rsidR="00DB1692">
        <w:rPr>
          <w:rFonts w:cstheme="majorHAnsi"/>
          <w:lang w:eastAsia="es-ES"/>
        </w:rPr>
        <w:t>consideran prácticamente i</w:t>
      </w:r>
      <w:r w:rsidRPr="00A902B2">
        <w:rPr>
          <w:rFonts w:cstheme="majorHAnsi"/>
          <w:lang w:eastAsia="es-ES"/>
        </w:rPr>
        <w:t xml:space="preserve">mposible confirmar la existencia de una infección, aun en casos de necrosis y aislamiento de microrganismos </w:t>
      </w:r>
      <w:sdt>
        <w:sdtPr>
          <w:rPr>
            <w:rFonts w:cstheme="majorHAnsi"/>
            <w:color w:val="000000"/>
            <w:lang w:eastAsia="es-ES"/>
          </w:rPr>
          <w:tag w:val="MENDELEY_CITATION_v3_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"/>
          <w:id w:val="-21172647"/>
          <w:placeholder>
            <w:docPart w:val="DefaultPlaceholder_-1854013440"/>
          </w:placeholder>
        </w:sdtPr>
        <w:sdtEndPr>
          <w:rPr>
            <w:lang w:eastAsia="es-ES_tradnl"/>
          </w:rPr>
        </w:sdtEndPr>
        <w:sdtContent>
          <w:ins w:id="23" w:author="Ama de Berrio" w:date="2024-06-25T17:54:00Z">
            <w:r w:rsidR="003323D6" w:rsidRPr="003323D6">
              <w:rPr>
                <w:rFonts w:cstheme="majorHAnsi"/>
                <w:color w:val="000000"/>
              </w:rPr>
              <w:t>(15)</w:t>
            </w:r>
          </w:ins>
          <w:del w:id="24" w:author="Ama de Berrio" w:date="2024-06-25T17:54:00Z">
            <w:r w:rsidR="00030EF7" w:rsidRPr="003323D6" w:rsidDel="003323D6">
              <w:rPr>
                <w:rFonts w:cstheme="majorHAnsi"/>
                <w:color w:val="000000"/>
              </w:rPr>
              <w:delText>(15)</w:delText>
            </w:r>
          </w:del>
        </w:sdtContent>
      </w:sdt>
      <w:r w:rsidRPr="00A902B2">
        <w:rPr>
          <w:rFonts w:cstheme="majorHAnsi"/>
          <w:lang w:eastAsia="es-ES"/>
        </w:rPr>
        <w:t xml:space="preserve">, por lo que existe el reto de establecer diferencias entre la toxicidad local, la colonización y la verdadera infección </w:t>
      </w:r>
      <w:sdt>
        <w:sdtPr>
          <w:rPr>
            <w:rFonts w:cstheme="majorHAnsi"/>
            <w:color w:val="000000"/>
            <w:lang w:eastAsia="es-ES"/>
          </w:rPr>
          <w:tag w:val="MENDELEY_CITATION_v3_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"/>
          <w:id w:val="515892632"/>
          <w:placeholder>
            <w:docPart w:val="DefaultPlaceholder_-1854013440"/>
          </w:placeholder>
        </w:sdtPr>
        <w:sdtEndPr>
          <w:rPr>
            <w:lang w:eastAsia="es-ES_tradnl"/>
          </w:rPr>
        </w:sdtEndPr>
        <w:sdtContent>
          <w:ins w:id="25" w:author="Ama de Berrio" w:date="2024-06-25T17:54:00Z">
            <w:r w:rsidR="003323D6" w:rsidRPr="003323D6">
              <w:rPr>
                <w:rFonts w:cstheme="majorHAnsi"/>
                <w:color w:val="000000"/>
              </w:rPr>
              <w:t>(8)</w:t>
            </w:r>
          </w:ins>
          <w:del w:id="26" w:author="Ama de Berrio" w:date="2024-06-25T17:54:00Z">
            <w:r w:rsidR="00030EF7" w:rsidRPr="003323D6" w:rsidDel="003323D6">
              <w:rPr>
                <w:rFonts w:cstheme="majorHAnsi"/>
                <w:color w:val="000000"/>
              </w:rPr>
              <w:delText>(8)</w:delText>
            </w:r>
          </w:del>
        </w:sdtContent>
      </w:sdt>
      <w:r w:rsidRPr="00A902B2">
        <w:rPr>
          <w:rFonts w:cstheme="majorHAnsi"/>
          <w:lang w:eastAsia="es-ES"/>
        </w:rPr>
        <w:t>.</w:t>
      </w:r>
    </w:p>
    <w:p w14:paraId="746B4C94" w14:textId="77777777" w:rsidR="00C45B91" w:rsidRPr="00A902B2" w:rsidRDefault="00C45B91" w:rsidP="006A0291">
      <w:pPr>
        <w:jc w:val="both"/>
        <w:rPr>
          <w:rFonts w:cstheme="majorHAnsi"/>
          <w:lang w:eastAsia="es-ES"/>
        </w:rPr>
      </w:pPr>
    </w:p>
    <w:p w14:paraId="5365C9D1" w14:textId="2FD7EA01" w:rsidR="00C45B91" w:rsidRPr="00A902B2" w:rsidRDefault="00C45B91" w:rsidP="002160E5">
      <w:pPr>
        <w:jc w:val="both"/>
        <w:rPr>
          <w:rFonts w:cstheme="majorHAnsi"/>
          <w:lang w:eastAsia="es-ES"/>
        </w:rPr>
      </w:pPr>
      <w:r w:rsidRPr="00A902B2">
        <w:rPr>
          <w:rFonts w:cstheme="majorHAnsi"/>
          <w:lang w:eastAsia="es-ES"/>
        </w:rPr>
        <w:t xml:space="preserve">Las bacterias solo se identifican en un limitado </w:t>
      </w:r>
      <w:r w:rsidR="00DB1692" w:rsidRPr="00A902B2">
        <w:rPr>
          <w:rFonts w:cstheme="majorHAnsi"/>
          <w:lang w:eastAsia="es-ES"/>
        </w:rPr>
        <w:t xml:space="preserve">número </w:t>
      </w:r>
      <w:r w:rsidRPr="00A902B2">
        <w:rPr>
          <w:rFonts w:cstheme="majorHAnsi"/>
          <w:lang w:eastAsia="es-ES"/>
        </w:rPr>
        <w:t xml:space="preserve">de casos con evidencia clínica de infección </w:t>
      </w:r>
      <w:sdt>
        <w:sdtPr>
          <w:rPr>
            <w:rFonts w:cstheme="majorHAnsi"/>
            <w:color w:val="000000"/>
            <w:lang w:eastAsia="es-ES"/>
          </w:rPr>
          <w:tag w:val="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"/>
          <w:id w:val="-1200545148"/>
          <w:placeholder>
            <w:docPart w:val="DefaultPlaceholder_-1854013440"/>
          </w:placeholder>
        </w:sdtPr>
        <w:sdtEndPr>
          <w:rPr>
            <w:lang w:eastAsia="es-ES_tradnl"/>
          </w:rPr>
        </w:sdtEndPr>
        <w:sdtContent>
          <w:ins w:id="27" w:author="Ama de Berrio" w:date="2024-06-25T17:54:00Z">
            <w:r w:rsidR="003323D6" w:rsidRPr="003323D6">
              <w:rPr>
                <w:rFonts w:cstheme="majorHAnsi"/>
                <w:color w:val="000000"/>
              </w:rPr>
              <w:t>(8,17)</w:t>
            </w:r>
          </w:ins>
          <w:del w:id="28" w:author="Ama de Berrio" w:date="2024-06-25T17:54:00Z">
            <w:r w:rsidR="00030EF7" w:rsidRPr="003323D6" w:rsidDel="003323D6">
              <w:rPr>
                <w:rFonts w:cstheme="majorHAnsi"/>
                <w:color w:val="000000"/>
              </w:rPr>
              <w:delText>(8,17)</w:delText>
            </w:r>
          </w:del>
        </w:sdtContent>
      </w:sdt>
      <w:r w:rsidRPr="00A902B2">
        <w:rPr>
          <w:rFonts w:cstheme="majorHAnsi"/>
          <w:lang w:eastAsia="es-ES"/>
        </w:rPr>
        <w:t xml:space="preserve">, lo cual se explica por diferentes razones: los métodos existentes para la </w:t>
      </w:r>
      <w:r w:rsidRPr="00A902B2">
        <w:rPr>
          <w:rFonts w:cstheme="majorHAnsi"/>
          <w:lang w:eastAsia="es-ES"/>
        </w:rPr>
        <w:lastRenderedPageBreak/>
        <w:t xml:space="preserve">obtención de las muestras para el cultivo no se usan rutinariamente, porque no están estandarizados para confirmar las IPTB por MS </w:t>
      </w:r>
      <w:sdt>
        <w:sdtPr>
          <w:rPr>
            <w:rFonts w:cstheme="majorHAnsi"/>
            <w:color w:val="000000"/>
            <w:lang w:eastAsia="es-ES"/>
          </w:rPr>
          <w:tag w:val="MENDELEY_CITATION_v3_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"/>
          <w:id w:val="1083948411"/>
          <w:placeholder>
            <w:docPart w:val="DefaultPlaceholder_-1854013440"/>
          </w:placeholder>
        </w:sdtPr>
        <w:sdtEndPr>
          <w:rPr>
            <w:lang w:eastAsia="es-ES_tradnl"/>
          </w:rPr>
        </w:sdtEndPr>
        <w:sdtContent>
          <w:ins w:id="29" w:author="Ama de Berrio" w:date="2024-06-25T17:54:00Z">
            <w:r w:rsidR="003323D6" w:rsidRPr="003323D6">
              <w:rPr>
                <w:rFonts w:cstheme="majorHAnsi"/>
                <w:color w:val="000000"/>
              </w:rPr>
              <w:t>(18)</w:t>
            </w:r>
          </w:ins>
          <w:del w:id="30" w:author="Ama de Berrio" w:date="2024-06-25T17:54:00Z">
            <w:r w:rsidR="00030EF7" w:rsidRPr="003323D6" w:rsidDel="003323D6">
              <w:rPr>
                <w:rFonts w:cstheme="majorHAnsi"/>
                <w:color w:val="000000"/>
              </w:rPr>
              <w:delText>(18)</w:delText>
            </w:r>
          </w:del>
        </w:sdtContent>
      </w:sdt>
      <w:r w:rsidRPr="00A902B2">
        <w:rPr>
          <w:rFonts w:cstheme="majorHAnsi"/>
          <w:lang w:eastAsia="es-ES"/>
        </w:rPr>
        <w:t xml:space="preserve"> o no se cuenta con las condiciones técnicas que se requieren para su realización </w:t>
      </w:r>
      <w:sdt>
        <w:sdtPr>
          <w:rPr>
            <w:rFonts w:cstheme="majorHAnsi"/>
            <w:color w:val="000000"/>
            <w:lang w:eastAsia="es-ES"/>
          </w:rPr>
          <w:tag w:val="MENDELEY_CITATION_v3_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"/>
          <w:id w:val="-1750572169"/>
          <w:placeholder>
            <w:docPart w:val="DefaultPlaceholder_-1854013440"/>
          </w:placeholder>
        </w:sdtPr>
        <w:sdtEndPr>
          <w:rPr>
            <w:lang w:eastAsia="es-ES_tradnl"/>
          </w:rPr>
        </w:sdtEndPr>
        <w:sdtContent>
          <w:ins w:id="31" w:author="Ama de Berrio" w:date="2024-06-25T17:54:00Z">
            <w:r w:rsidR="003323D6" w:rsidRPr="003323D6">
              <w:rPr>
                <w:rFonts w:cstheme="majorHAnsi"/>
                <w:color w:val="000000"/>
              </w:rPr>
              <w:t>(4)</w:t>
            </w:r>
          </w:ins>
          <w:del w:id="32" w:author="Ama de Berrio" w:date="2024-06-25T17:54:00Z">
            <w:r w:rsidR="00030EF7" w:rsidRPr="003323D6" w:rsidDel="003323D6">
              <w:rPr>
                <w:rFonts w:cstheme="majorHAnsi"/>
                <w:color w:val="000000"/>
              </w:rPr>
              <w:delText>(4)</w:delText>
            </w:r>
          </w:del>
        </w:sdtContent>
      </w:sdt>
      <w:r w:rsidRPr="00A902B2">
        <w:rPr>
          <w:rFonts w:cstheme="majorHAnsi"/>
          <w:lang w:eastAsia="es-ES"/>
        </w:rPr>
        <w:t xml:space="preserve">; la toma de muestras se realiza después de la administración de antibióticos profilácticos lo cual </w:t>
      </w:r>
      <w:r w:rsidR="00DB1692">
        <w:rPr>
          <w:rFonts w:cstheme="majorHAnsi"/>
          <w:lang w:eastAsia="es-ES"/>
        </w:rPr>
        <w:t xml:space="preserve">puede </w:t>
      </w:r>
      <w:r w:rsidRPr="00A902B2">
        <w:rPr>
          <w:rFonts w:cstheme="majorHAnsi"/>
          <w:lang w:eastAsia="es-ES"/>
        </w:rPr>
        <w:t>negativiza</w:t>
      </w:r>
      <w:r w:rsidR="00DB1692">
        <w:rPr>
          <w:rFonts w:cstheme="majorHAnsi"/>
          <w:lang w:eastAsia="es-ES"/>
        </w:rPr>
        <w:t>r</w:t>
      </w:r>
      <w:r w:rsidRPr="00A902B2">
        <w:rPr>
          <w:rFonts w:cstheme="majorHAnsi"/>
          <w:lang w:eastAsia="es-ES"/>
        </w:rPr>
        <w:t xml:space="preserve"> los cultivos </w:t>
      </w:r>
      <w:sdt>
        <w:sdtPr>
          <w:rPr>
            <w:rFonts w:cstheme="majorHAnsi"/>
            <w:color w:val="000000"/>
            <w:lang w:eastAsia="es-ES"/>
          </w:rPr>
          <w:tag w:val="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"/>
          <w:id w:val="-77520416"/>
          <w:placeholder>
            <w:docPart w:val="DefaultPlaceholder_-1854013440"/>
          </w:placeholder>
        </w:sdtPr>
        <w:sdtEndPr>
          <w:rPr>
            <w:lang w:eastAsia="es-ES_tradnl"/>
          </w:rPr>
        </w:sdtEndPr>
        <w:sdtContent>
          <w:ins w:id="33" w:author="Ama de Berrio" w:date="2024-06-25T17:54:00Z">
            <w:r w:rsidR="003323D6" w:rsidRPr="003323D6">
              <w:rPr>
                <w:rFonts w:cstheme="majorHAnsi"/>
                <w:color w:val="000000"/>
              </w:rPr>
              <w:t>(8,19)</w:t>
            </w:r>
          </w:ins>
          <w:del w:id="34" w:author="Ama de Berrio" w:date="2024-06-25T17:54:00Z">
            <w:r w:rsidR="00030EF7" w:rsidRPr="003323D6" w:rsidDel="003323D6">
              <w:rPr>
                <w:rFonts w:cstheme="majorHAnsi"/>
                <w:color w:val="000000"/>
              </w:rPr>
              <w:delText>(8,19)</w:delText>
            </w:r>
          </w:del>
        </w:sdtContent>
      </w:sdt>
      <w:r w:rsidRPr="00A902B2">
        <w:rPr>
          <w:rFonts w:cstheme="majorHAnsi"/>
          <w:lang w:eastAsia="es-ES"/>
        </w:rPr>
        <w:t xml:space="preserve">; o se inicia antibioticoterapia empírica sin las muestras previas para intentar una confirmación microbiológica </w:t>
      </w:r>
      <w:sdt>
        <w:sdtPr>
          <w:rPr>
            <w:rFonts w:cstheme="majorHAnsi"/>
            <w:color w:val="000000"/>
            <w:lang w:eastAsia="es-ES"/>
          </w:rPr>
          <w:tag w:val="MENDELEY_CITATION_v3_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"/>
          <w:id w:val="-2036332478"/>
          <w:placeholder>
            <w:docPart w:val="DefaultPlaceholder_-1854013440"/>
          </w:placeholder>
        </w:sdtPr>
        <w:sdtEndPr>
          <w:rPr>
            <w:lang w:eastAsia="es-ES_tradnl"/>
          </w:rPr>
        </w:sdtEndPr>
        <w:sdtContent>
          <w:ins w:id="35" w:author="Ama de Berrio" w:date="2024-06-25T17:54:00Z">
            <w:r w:rsidR="003323D6" w:rsidRPr="003323D6">
              <w:rPr>
                <w:rFonts w:cstheme="majorHAnsi"/>
                <w:color w:val="000000"/>
              </w:rPr>
              <w:t>(8,10)</w:t>
            </w:r>
          </w:ins>
          <w:del w:id="36" w:author="Ama de Berrio" w:date="2024-06-25T17:54:00Z">
            <w:r w:rsidR="00030EF7" w:rsidRPr="003323D6" w:rsidDel="003323D6">
              <w:rPr>
                <w:rFonts w:cstheme="majorHAnsi"/>
                <w:color w:val="000000"/>
              </w:rPr>
              <w:delText>(8,10)</w:delText>
            </w:r>
          </w:del>
        </w:sdtContent>
      </w:sdt>
      <w:r w:rsidRPr="00A902B2">
        <w:rPr>
          <w:rFonts w:cstheme="majorHAnsi"/>
          <w:lang w:eastAsia="es-ES"/>
        </w:rPr>
        <w:t>.</w:t>
      </w:r>
    </w:p>
    <w:p w14:paraId="02FC411A" w14:textId="77777777" w:rsidR="00C45B91" w:rsidRPr="00A902B2" w:rsidRDefault="00C45B91" w:rsidP="002160E5">
      <w:pPr>
        <w:jc w:val="both"/>
        <w:rPr>
          <w:rFonts w:cstheme="majorHAnsi"/>
          <w:lang w:eastAsia="es-ES"/>
        </w:rPr>
      </w:pPr>
    </w:p>
    <w:p w14:paraId="225A44AF" w14:textId="60ADF64E" w:rsidR="00C45B91" w:rsidRPr="00A902B2" w:rsidRDefault="00C45B91" w:rsidP="002160E5">
      <w:pPr>
        <w:jc w:val="both"/>
        <w:rPr>
          <w:rFonts w:cstheme="majorHAnsi"/>
          <w:iCs/>
          <w:lang w:eastAsia="es-ES"/>
        </w:rPr>
      </w:pPr>
      <w:r w:rsidRPr="00A902B2">
        <w:rPr>
          <w:rFonts w:cstheme="majorHAnsi"/>
          <w:iCs/>
          <w:lang w:eastAsia="es-ES"/>
        </w:rPr>
        <w:t xml:space="preserve">La antibioticoterapia empírica sin el aislamiento previo del germen y el conocimiento de su espectro de </w:t>
      </w:r>
      <w:r w:rsidR="00540855" w:rsidRPr="00A902B2">
        <w:rPr>
          <w:rFonts w:cstheme="majorHAnsi"/>
          <w:iCs/>
          <w:lang w:eastAsia="es-ES"/>
        </w:rPr>
        <w:t>sensibilidad</w:t>
      </w:r>
      <w:r w:rsidRPr="00A902B2">
        <w:rPr>
          <w:rFonts w:cstheme="majorHAnsi"/>
          <w:iCs/>
          <w:lang w:eastAsia="es-ES"/>
        </w:rPr>
        <w:t xml:space="preserve"> incrementa el uso irracional de los antibióticos </w:t>
      </w:r>
      <w:sdt>
        <w:sdtPr>
          <w:rPr>
            <w:rFonts w:cstheme="majorHAnsi"/>
            <w:iCs/>
            <w:color w:val="000000"/>
            <w:lang w:eastAsia="es-ES"/>
          </w:rPr>
          <w:tag w:val="MENDELEY_CITATION_v3_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"/>
          <w:id w:val="-2143572353"/>
          <w:placeholder>
            <w:docPart w:val="DefaultPlaceholder_-1854013440"/>
          </w:placeholder>
        </w:sdtPr>
        <w:sdtEndPr>
          <w:rPr>
            <w:iCs w:val="0"/>
            <w:lang w:eastAsia="es-ES_tradnl"/>
          </w:rPr>
        </w:sdtEndPr>
        <w:sdtContent>
          <w:ins w:id="37" w:author="Ama de Berrio" w:date="2024-06-25T17:54:00Z">
            <w:r w:rsidR="003323D6" w:rsidRPr="003323D6">
              <w:rPr>
                <w:rFonts w:cstheme="majorHAnsi"/>
                <w:color w:val="000000"/>
              </w:rPr>
              <w:t>(19)</w:t>
            </w:r>
          </w:ins>
          <w:del w:id="38" w:author="Ama de Berrio" w:date="2024-06-25T17:54:00Z">
            <w:r w:rsidR="00030EF7" w:rsidRPr="003323D6" w:rsidDel="003323D6">
              <w:rPr>
                <w:rFonts w:cstheme="majorHAnsi"/>
                <w:color w:val="000000"/>
              </w:rPr>
              <w:delText>(19)</w:delText>
            </w:r>
          </w:del>
        </w:sdtContent>
      </w:sdt>
      <w:r w:rsidRPr="00A902B2">
        <w:rPr>
          <w:rFonts w:cstheme="majorHAnsi"/>
          <w:iCs/>
          <w:lang w:eastAsia="es-ES"/>
        </w:rPr>
        <w:t xml:space="preserve"> y las consecuencias derivadas de ello, como </w:t>
      </w:r>
      <w:r w:rsidR="00DB1692">
        <w:rPr>
          <w:rFonts w:cstheme="majorHAnsi"/>
          <w:iCs/>
          <w:lang w:eastAsia="es-ES"/>
        </w:rPr>
        <w:t xml:space="preserve">son </w:t>
      </w:r>
      <w:r w:rsidRPr="00A902B2">
        <w:rPr>
          <w:rFonts w:cstheme="majorHAnsi"/>
          <w:iCs/>
          <w:lang w:eastAsia="es-ES"/>
        </w:rPr>
        <w:t>el aumento de</w:t>
      </w:r>
      <w:r w:rsidR="00DB1692">
        <w:rPr>
          <w:rFonts w:cstheme="majorHAnsi"/>
          <w:iCs/>
          <w:lang w:eastAsia="es-ES"/>
        </w:rPr>
        <w:t xml:space="preserve"> </w:t>
      </w:r>
      <w:r w:rsidR="00DB1692" w:rsidRPr="00A902B2">
        <w:rPr>
          <w:rFonts w:cstheme="majorHAnsi"/>
          <w:iCs/>
          <w:lang w:eastAsia="es-ES"/>
        </w:rPr>
        <w:t xml:space="preserve">la morbilidad, la mortalidad, </w:t>
      </w:r>
      <w:r w:rsidR="00DB1692">
        <w:rPr>
          <w:rFonts w:cstheme="majorHAnsi"/>
          <w:iCs/>
          <w:lang w:eastAsia="es-ES"/>
        </w:rPr>
        <w:t>de</w:t>
      </w:r>
      <w:r w:rsidRPr="00A902B2">
        <w:rPr>
          <w:rFonts w:cstheme="majorHAnsi"/>
          <w:iCs/>
          <w:lang w:eastAsia="es-ES"/>
        </w:rPr>
        <w:t xml:space="preserve">l tiempo de estancia hospitalaria, la resistencia a los antimicrobianos, los costos del tratamiento y el riesgo de efectos secundarios injustificados </w:t>
      </w:r>
      <w:sdt>
        <w:sdtPr>
          <w:rPr>
            <w:rFonts w:cstheme="majorHAnsi"/>
            <w:iCs/>
            <w:color w:val="000000"/>
            <w:lang w:eastAsia="es-ES"/>
          </w:rPr>
          <w:tag w:val="MENDELEY_CITATION_v3_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"/>
          <w:id w:val="-268466682"/>
          <w:placeholder>
            <w:docPart w:val="DefaultPlaceholder_-1854013440"/>
          </w:placeholder>
        </w:sdtPr>
        <w:sdtEndPr>
          <w:rPr>
            <w:iCs w:val="0"/>
            <w:lang w:eastAsia="es-ES_tradnl"/>
          </w:rPr>
        </w:sdtEndPr>
        <w:sdtContent>
          <w:ins w:id="39" w:author="Ama de Berrio" w:date="2024-06-25T17:54:00Z">
            <w:r w:rsidR="003323D6" w:rsidRPr="003323D6">
              <w:rPr>
                <w:rFonts w:cstheme="majorHAnsi"/>
                <w:color w:val="000000"/>
              </w:rPr>
              <w:t>(20)</w:t>
            </w:r>
          </w:ins>
          <w:del w:id="40" w:author="Ama de Berrio" w:date="2024-06-25T17:54:00Z">
            <w:r w:rsidR="00030EF7" w:rsidRPr="003323D6" w:rsidDel="003323D6">
              <w:rPr>
                <w:rFonts w:cstheme="majorHAnsi"/>
                <w:color w:val="000000"/>
              </w:rPr>
              <w:delText>(20)</w:delText>
            </w:r>
          </w:del>
        </w:sdtContent>
      </w:sdt>
      <w:r w:rsidRPr="00A902B2">
        <w:rPr>
          <w:rFonts w:cstheme="majorHAnsi"/>
          <w:iCs/>
          <w:lang w:eastAsia="es-ES"/>
        </w:rPr>
        <w:t>.</w:t>
      </w:r>
    </w:p>
    <w:p w14:paraId="7C09B6EE" w14:textId="77777777" w:rsidR="00C45B91" w:rsidRPr="00A902B2" w:rsidRDefault="00C45B91" w:rsidP="002160E5">
      <w:pPr>
        <w:jc w:val="both"/>
        <w:rPr>
          <w:rFonts w:cstheme="majorHAnsi"/>
          <w:iCs/>
          <w:lang w:eastAsia="es-ES"/>
        </w:rPr>
      </w:pPr>
    </w:p>
    <w:p w14:paraId="1BBBB2A3" w14:textId="552762D6" w:rsidR="00C45B91" w:rsidRPr="00A902B2" w:rsidRDefault="00C45B91" w:rsidP="00D76222">
      <w:pPr>
        <w:jc w:val="both"/>
        <w:rPr>
          <w:rFonts w:cstheme="majorHAnsi"/>
          <w:lang w:eastAsia="es-ES"/>
        </w:rPr>
      </w:pPr>
      <w:r w:rsidRPr="00A902B2">
        <w:rPr>
          <w:rFonts w:cstheme="majorHAnsi"/>
          <w:bCs/>
          <w:lang w:eastAsia="es-ES"/>
        </w:rPr>
        <w:t xml:space="preserve">Un estudio realizado en Colombia por </w:t>
      </w:r>
      <w:proofErr w:type="spellStart"/>
      <w:r w:rsidRPr="00A902B2">
        <w:rPr>
          <w:rFonts w:cstheme="majorHAnsi"/>
          <w:bCs/>
          <w:lang w:eastAsia="es-ES"/>
        </w:rPr>
        <w:t>Valladales</w:t>
      </w:r>
      <w:proofErr w:type="spellEnd"/>
      <w:r w:rsidRPr="00A902B2">
        <w:rPr>
          <w:rFonts w:cstheme="majorHAnsi"/>
          <w:bCs/>
          <w:lang w:eastAsia="es-ES"/>
        </w:rPr>
        <w:t xml:space="preserve"> y cols. analizó 643 pacientes adscritos a un asegurador privado</w:t>
      </w:r>
      <w:r w:rsidR="00DB1692">
        <w:rPr>
          <w:rFonts w:cstheme="majorHAnsi"/>
          <w:bCs/>
          <w:lang w:eastAsia="es-ES"/>
        </w:rPr>
        <w:t xml:space="preserve">, </w:t>
      </w:r>
      <w:r w:rsidRPr="00A902B2">
        <w:rPr>
          <w:rFonts w:cstheme="majorHAnsi"/>
          <w:bCs/>
          <w:lang w:eastAsia="es-ES"/>
        </w:rPr>
        <w:t xml:space="preserve">atendidos entre 2015 y 2022 con MS, en los cuales se diagnosticó celulitis en 13.8% y </w:t>
      </w:r>
      <w:r w:rsidR="002E166F" w:rsidRPr="00A902B2">
        <w:rPr>
          <w:rFonts w:cstheme="majorHAnsi"/>
          <w:bCs/>
          <w:lang w:eastAsia="es-ES"/>
        </w:rPr>
        <w:t>abscesos</w:t>
      </w:r>
      <w:r w:rsidRPr="00A902B2">
        <w:rPr>
          <w:rFonts w:cstheme="majorHAnsi"/>
          <w:bCs/>
          <w:lang w:eastAsia="es-ES"/>
        </w:rPr>
        <w:t xml:space="preserve"> en 2.2%. Se obtuvo información del uso de medicamentos en 170 pacientes y un 63.5% de ellos recibió antibióticos (50.6% para profilaxis y 12.9% para tratamiento). En el 91,7% de los casos, el uso de los antibióticos se consideró inadecuado, porque la profilaxis no estaba indicada o el antibiótico prescrito para el tratamiento de la infección no era el adecuado</w:t>
      </w:r>
      <w:r w:rsidRPr="00A902B2">
        <w:rPr>
          <w:rFonts w:cstheme="majorHAnsi"/>
          <w:b/>
          <w:lang w:eastAsia="es-ES"/>
        </w:rPr>
        <w:t xml:space="preserve"> </w:t>
      </w:r>
      <w:sdt>
        <w:sdtPr>
          <w:rPr>
            <w:rFonts w:cstheme="majorHAnsi"/>
            <w:color w:val="000000"/>
            <w:lang w:eastAsia="es-ES"/>
          </w:rPr>
          <w:tag w:val="MENDELEY_CITATION_v3_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"/>
          <w:id w:val="1537312468"/>
          <w:placeholder>
            <w:docPart w:val="DefaultPlaceholder_-1854013440"/>
          </w:placeholder>
        </w:sdtPr>
        <w:sdtEndPr>
          <w:rPr>
            <w:lang w:eastAsia="es-ES_tradnl"/>
          </w:rPr>
        </w:sdtEndPr>
        <w:sdtContent>
          <w:ins w:id="41" w:author="Ama de Berrio" w:date="2024-06-25T17:54:00Z">
            <w:r w:rsidR="003323D6" w:rsidRPr="003323D6">
              <w:rPr>
                <w:rFonts w:cstheme="majorHAnsi"/>
                <w:color w:val="000000"/>
              </w:rPr>
              <w:t>(21)</w:t>
            </w:r>
          </w:ins>
          <w:del w:id="42" w:author="Ama de Berrio" w:date="2024-06-25T17:54:00Z">
            <w:r w:rsidR="00030EF7" w:rsidRPr="003323D6" w:rsidDel="003323D6">
              <w:rPr>
                <w:rFonts w:cstheme="majorHAnsi"/>
                <w:color w:val="000000"/>
              </w:rPr>
              <w:delText>(21)</w:delText>
            </w:r>
          </w:del>
        </w:sdtContent>
      </w:sdt>
      <w:r w:rsidRPr="00A902B2">
        <w:rPr>
          <w:rFonts w:cstheme="majorHAnsi"/>
          <w:lang w:eastAsia="es-ES"/>
        </w:rPr>
        <w:t xml:space="preserve">. </w:t>
      </w:r>
    </w:p>
    <w:p w14:paraId="0AC0D988" w14:textId="77777777" w:rsidR="00C45B91" w:rsidRPr="00A902B2" w:rsidRDefault="00C45B91" w:rsidP="00D76222">
      <w:pPr>
        <w:jc w:val="both"/>
        <w:rPr>
          <w:rFonts w:cstheme="majorHAnsi"/>
          <w:lang w:eastAsia="es-ES"/>
        </w:rPr>
      </w:pPr>
    </w:p>
    <w:p w14:paraId="2365E05E" w14:textId="09598E5B" w:rsidR="00C45B91" w:rsidRPr="00A902B2" w:rsidRDefault="00C45B91" w:rsidP="004667B5">
      <w:pPr>
        <w:jc w:val="both"/>
        <w:rPr>
          <w:rFonts w:cstheme="majorHAnsi"/>
          <w:lang w:eastAsia="es-ES"/>
        </w:rPr>
      </w:pPr>
      <w:r w:rsidRPr="00A902B2">
        <w:rPr>
          <w:rFonts w:cstheme="majorHAnsi"/>
          <w:lang w:eastAsia="es-ES"/>
        </w:rPr>
        <w:t xml:space="preserve">Si bien el diagnóstico de IPTB se confirmaría con la identificación del microrganismo responsable </w:t>
      </w:r>
      <w:sdt>
        <w:sdtPr>
          <w:rPr>
            <w:rFonts w:cstheme="majorHAnsi"/>
            <w:color w:val="000000"/>
            <w:lang w:eastAsia="es-ES"/>
          </w:rPr>
          <w:tag w:val="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"/>
          <w:id w:val="956602283"/>
          <w:placeholder>
            <w:docPart w:val="DefaultPlaceholder_-1854013440"/>
          </w:placeholder>
        </w:sdtPr>
        <w:sdtEndPr>
          <w:rPr>
            <w:lang w:eastAsia="es-ES_tradnl"/>
          </w:rPr>
        </w:sdtEndPr>
        <w:sdtContent>
          <w:ins w:id="43" w:author="Ama de Berrio" w:date="2024-06-25T17:54:00Z">
            <w:r w:rsidR="003323D6" w:rsidRPr="003323D6">
              <w:rPr>
                <w:rFonts w:cstheme="majorHAnsi"/>
                <w:color w:val="000000"/>
              </w:rPr>
              <w:t>(8,22,23)</w:t>
            </w:r>
          </w:ins>
          <w:del w:id="44" w:author="Ama de Berrio" w:date="2024-06-25T17:54:00Z">
            <w:r w:rsidR="00030EF7" w:rsidRPr="003323D6" w:rsidDel="003323D6">
              <w:rPr>
                <w:rFonts w:cstheme="majorHAnsi"/>
                <w:color w:val="000000"/>
              </w:rPr>
              <w:delText>(8,22,23)</w:delText>
            </w:r>
          </w:del>
        </w:sdtContent>
      </w:sdt>
      <w:r w:rsidRPr="00A902B2">
        <w:rPr>
          <w:rFonts w:cstheme="majorHAnsi"/>
          <w:lang w:eastAsia="es-ES"/>
        </w:rPr>
        <w:t xml:space="preserve">, la obtención de las muestras para el cultivo, como se mencionó previamente, puede tener dificultades técnicas y no está estandarizada </w:t>
      </w:r>
      <w:sdt>
        <w:sdtPr>
          <w:rPr>
            <w:rFonts w:cstheme="majorHAnsi"/>
            <w:color w:val="000000"/>
            <w:lang w:eastAsia="es-ES"/>
          </w:rPr>
          <w:tag w:val="MENDELEY_CITATION_v3_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"/>
          <w:id w:val="-1073047130"/>
          <w:placeholder>
            <w:docPart w:val="DefaultPlaceholder_-1854013440"/>
          </w:placeholder>
        </w:sdtPr>
        <w:sdtEndPr>
          <w:rPr>
            <w:lang w:eastAsia="es-ES_tradnl"/>
          </w:rPr>
        </w:sdtEndPr>
        <w:sdtContent>
          <w:ins w:id="45" w:author="Ama de Berrio" w:date="2024-06-25T17:54:00Z">
            <w:r w:rsidR="003323D6" w:rsidRPr="003323D6">
              <w:rPr>
                <w:rFonts w:cstheme="majorHAnsi"/>
                <w:color w:val="000000"/>
              </w:rPr>
              <w:t>(8,10)</w:t>
            </w:r>
          </w:ins>
          <w:del w:id="46" w:author="Ama de Berrio" w:date="2024-06-25T17:54:00Z">
            <w:r w:rsidR="00030EF7" w:rsidRPr="003323D6" w:rsidDel="003323D6">
              <w:rPr>
                <w:rFonts w:cstheme="majorHAnsi"/>
                <w:color w:val="000000"/>
              </w:rPr>
              <w:delText>(8,10)</w:delText>
            </w:r>
          </w:del>
        </w:sdtContent>
      </w:sdt>
      <w:r w:rsidRPr="00A902B2">
        <w:rPr>
          <w:rFonts w:cstheme="majorHAnsi"/>
          <w:lang w:eastAsia="es-ES"/>
        </w:rPr>
        <w:t xml:space="preserve">. Por otra parte, si bien la presencia de abscesos facilita la recolección de una muestra mediante la técnica de la punción/aspiración </w:t>
      </w:r>
      <w:sdt>
        <w:sdtPr>
          <w:rPr>
            <w:rFonts w:cstheme="majorHAnsi"/>
            <w:color w:val="000000"/>
            <w:lang w:eastAsia="es-ES"/>
          </w:rPr>
          <w:tag w:val="MENDELEY_CITATION_v3_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"/>
          <w:id w:val="-891891246"/>
          <w:placeholder>
            <w:docPart w:val="DefaultPlaceholder_-1854013440"/>
          </w:placeholder>
        </w:sdtPr>
        <w:sdtEndPr>
          <w:rPr>
            <w:lang w:eastAsia="es-ES_tradnl"/>
          </w:rPr>
        </w:sdtEndPr>
        <w:sdtContent>
          <w:ins w:id="47" w:author="Ama de Berrio" w:date="2024-06-25T17:54:00Z">
            <w:r w:rsidR="003323D6" w:rsidRPr="003323D6">
              <w:rPr>
                <w:rFonts w:cstheme="majorHAnsi"/>
                <w:color w:val="000000"/>
              </w:rPr>
              <w:t>(24)</w:t>
            </w:r>
          </w:ins>
          <w:del w:id="48" w:author="Ama de Berrio" w:date="2024-06-25T17:54:00Z">
            <w:r w:rsidR="00030EF7" w:rsidRPr="003323D6" w:rsidDel="003323D6">
              <w:rPr>
                <w:rFonts w:cstheme="majorHAnsi"/>
                <w:color w:val="000000"/>
              </w:rPr>
              <w:delText>(24)</w:delText>
            </w:r>
          </w:del>
        </w:sdtContent>
      </w:sdt>
      <w:r w:rsidRPr="00A902B2">
        <w:rPr>
          <w:rFonts w:cstheme="majorHAnsi"/>
          <w:lang w:eastAsia="es-ES"/>
        </w:rPr>
        <w:t xml:space="preserve">, este tipo de lesiones se presentan en menos de un 20% de todos los casos de IPTB en MS </w:t>
      </w:r>
      <w:sdt>
        <w:sdtPr>
          <w:rPr>
            <w:rFonts w:cstheme="majorHAnsi"/>
            <w:color w:val="000000"/>
            <w:lang w:eastAsia="es-ES"/>
          </w:rPr>
          <w:tag w:val="MENDELEY_CITATION_v3_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"/>
          <w:id w:val="-1489620786"/>
          <w:placeholder>
            <w:docPart w:val="DefaultPlaceholder_-1854013440"/>
          </w:placeholder>
        </w:sdtPr>
        <w:sdtEndPr>
          <w:rPr>
            <w:lang w:eastAsia="es-ES_tradnl"/>
          </w:rPr>
        </w:sdtEndPr>
        <w:sdtContent>
          <w:ins w:id="49" w:author="Ama de Berrio" w:date="2024-06-25T17:54:00Z">
            <w:r w:rsidR="003323D6" w:rsidRPr="003323D6">
              <w:rPr>
                <w:rFonts w:cstheme="majorHAnsi"/>
                <w:color w:val="000000"/>
              </w:rPr>
              <w:t>(25)</w:t>
            </w:r>
          </w:ins>
          <w:del w:id="50" w:author="Ama de Berrio" w:date="2024-06-25T17:54:00Z">
            <w:r w:rsidR="00030EF7" w:rsidRPr="003323D6" w:rsidDel="003323D6">
              <w:rPr>
                <w:rFonts w:cstheme="majorHAnsi"/>
                <w:color w:val="000000"/>
              </w:rPr>
              <w:delText>(25)</w:delText>
            </w:r>
          </w:del>
        </w:sdtContent>
      </w:sdt>
      <w:r w:rsidRPr="00A902B2">
        <w:rPr>
          <w:rFonts w:cstheme="majorHAnsi"/>
          <w:lang w:eastAsia="es-ES"/>
        </w:rPr>
        <w:t xml:space="preserve">. En algunos estudios de IPTB en MS se han realizado hemocultivos; sin embargo, se reporta un porcentaje mínimo de bacteriemias, por lo que su toma rutinaria se considera innecesaria </w:t>
      </w:r>
      <w:sdt>
        <w:sdtPr>
          <w:rPr>
            <w:rFonts w:cstheme="majorHAnsi"/>
            <w:color w:val="000000"/>
            <w:lang w:eastAsia="es-ES"/>
          </w:rPr>
          <w:tag w:val="MENDELEY_CITATION_v3_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"/>
          <w:id w:val="-2123914794"/>
          <w:placeholder>
            <w:docPart w:val="DefaultPlaceholder_-1854013440"/>
          </w:placeholder>
        </w:sdtPr>
        <w:sdtEndPr>
          <w:rPr>
            <w:lang w:eastAsia="es-ES_tradnl"/>
          </w:rPr>
        </w:sdtEndPr>
        <w:sdtContent>
          <w:ins w:id="51" w:author="Ama de Berrio" w:date="2024-06-25T17:54:00Z">
            <w:r w:rsidR="003323D6" w:rsidRPr="003323D6">
              <w:rPr>
                <w:rFonts w:cstheme="majorHAnsi"/>
                <w:color w:val="000000"/>
              </w:rPr>
              <w:t>(19)</w:t>
            </w:r>
          </w:ins>
          <w:del w:id="52" w:author="Ama de Berrio" w:date="2024-06-25T17:54:00Z">
            <w:r w:rsidR="00030EF7" w:rsidRPr="003323D6" w:rsidDel="003323D6">
              <w:rPr>
                <w:rFonts w:cstheme="majorHAnsi"/>
                <w:color w:val="000000"/>
              </w:rPr>
              <w:delText>(19)</w:delText>
            </w:r>
          </w:del>
        </w:sdtContent>
      </w:sdt>
      <w:r w:rsidRPr="00A902B2">
        <w:rPr>
          <w:rFonts w:cstheme="majorHAnsi"/>
          <w:lang w:eastAsia="es-ES"/>
        </w:rPr>
        <w:t>.</w:t>
      </w:r>
    </w:p>
    <w:p w14:paraId="165D4533" w14:textId="77777777" w:rsidR="00C45B91" w:rsidRPr="00A902B2" w:rsidRDefault="00C45B91" w:rsidP="004667B5">
      <w:pPr>
        <w:jc w:val="both"/>
        <w:rPr>
          <w:rFonts w:cstheme="majorHAnsi"/>
          <w:lang w:eastAsia="es-ES"/>
        </w:rPr>
      </w:pPr>
    </w:p>
    <w:p w14:paraId="13348135" w14:textId="77777777" w:rsidR="00C45B91" w:rsidRPr="00A902B2" w:rsidRDefault="00C45B91" w:rsidP="005B0A18">
      <w:pPr>
        <w:jc w:val="both"/>
        <w:rPr>
          <w:rFonts w:cstheme="majorHAnsi"/>
          <w:lang w:eastAsia="es-ES"/>
        </w:rPr>
      </w:pPr>
      <w:r w:rsidRPr="00A902B2">
        <w:rPr>
          <w:rFonts w:cstheme="majorHAnsi"/>
          <w:lang w:eastAsia="es-ES"/>
        </w:rPr>
        <w:t xml:space="preserve">El diagnóstico de una IPTB en un paciente con MS requiere un alto nivel de sospecha clínica y de comprensión del fenómeno fisiopatológico, tanto del envenenamiento como de la infección, dado que la superposición temporal de los signos clínicos de ambos eventos complejiza el diagnóstico y por ende el tratamiento. Esta dificultad se incrementa porque no existe un grupo de signos y síntomas patognomónicos, ni unas pruebas de laboratorio específicas que se consideren el estándar de diagnóstico, lo que retrasa el inicio de un tratamiento oportuno y efectivo. Frente a un paciente con una alta sospecha clínica de IPTB y ante la imposibilidad de obtener una confirmación microbiológica en un alto porcentaje de los casos, es necesario tener elementos semiológicos y ayudas diagnósticas que apoyen la decisión de iniciar antibióticos en aquellos pacientes que realmente lo requieran. Algo similar a lo que ocurre en los pacientes con sospecha de neumonía adquirida en la comunidad en los cuales, sin tener confirmación de su etiología viral o bacteriana, el diagnóstico clínico puede ir ligado al inicio de antibióticos en presencia de ciertas manifestaciones clínicas, estudios de imagen y pruebas de laboratorio. </w:t>
      </w:r>
    </w:p>
    <w:p w14:paraId="1B175659" w14:textId="0EEFF053" w:rsidR="00C45B91" w:rsidRDefault="00C45B91" w:rsidP="007C19BE">
      <w:pPr>
        <w:jc w:val="both"/>
        <w:rPr>
          <w:rFonts w:cstheme="majorHAnsi"/>
          <w:lang w:eastAsia="es-ES"/>
        </w:rPr>
      </w:pPr>
      <w:r w:rsidRPr="00A902B2">
        <w:rPr>
          <w:rFonts w:cstheme="majorHAnsi"/>
          <w:lang w:eastAsia="es-ES"/>
        </w:rPr>
        <w:lastRenderedPageBreak/>
        <w:t xml:space="preserve">En la MS se ha sugerido que, junto con la clasificación clínica de la gravedad de la MS </w:t>
      </w:r>
      <w:sdt>
        <w:sdtPr>
          <w:rPr>
            <w:rFonts w:cstheme="majorHAnsi"/>
            <w:color w:val="000000"/>
            <w:lang w:eastAsia="es-ES"/>
          </w:rPr>
          <w:tag w:val="MENDELEY_CITATION_v3_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"/>
          <w:id w:val="1192185317"/>
          <w:placeholder>
            <w:docPart w:val="DefaultPlaceholder_-1854013440"/>
          </w:placeholder>
        </w:sdtPr>
        <w:sdtEndPr>
          <w:rPr>
            <w:lang w:eastAsia="es-ES_tradnl"/>
          </w:rPr>
        </w:sdtEndPr>
        <w:sdtContent>
          <w:ins w:id="53" w:author="Ama de Berrio" w:date="2024-06-25T17:54:00Z">
            <w:r w:rsidR="003323D6" w:rsidRPr="003323D6">
              <w:rPr>
                <w:rFonts w:cstheme="majorHAnsi"/>
                <w:color w:val="000000"/>
              </w:rPr>
              <w:t>(18)</w:t>
            </w:r>
          </w:ins>
          <w:del w:id="54" w:author="Ama de Berrio" w:date="2024-06-25T17:54:00Z">
            <w:r w:rsidR="00030EF7" w:rsidRPr="003323D6" w:rsidDel="003323D6">
              <w:rPr>
                <w:rFonts w:cstheme="majorHAnsi"/>
                <w:color w:val="000000"/>
              </w:rPr>
              <w:delText>(18)</w:delText>
            </w:r>
          </w:del>
        </w:sdtContent>
      </w:sdt>
      <w:r w:rsidRPr="00A902B2">
        <w:rPr>
          <w:rFonts w:cstheme="majorHAnsi"/>
          <w:lang w:eastAsia="es-ES"/>
        </w:rPr>
        <w:t xml:space="preserve">, el incremento en los valores de fibrinógeno, la alanina aminotransferasa (ALT), la proteína C reactiva (PCR) </w:t>
      </w:r>
      <w:sdt>
        <w:sdtPr>
          <w:rPr>
            <w:rFonts w:cstheme="majorHAnsi"/>
            <w:color w:val="000000"/>
            <w:lang w:eastAsia="es-ES"/>
          </w:rPr>
          <w:tag w:val="MENDELEY_CITATION_v3_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"/>
          <w:id w:val="1614014713"/>
          <w:placeholder>
            <w:docPart w:val="DefaultPlaceholder_-1854013440"/>
          </w:placeholder>
        </w:sdtPr>
        <w:sdtEndPr>
          <w:rPr>
            <w:lang w:eastAsia="es-ES_tradnl"/>
          </w:rPr>
        </w:sdtEndPr>
        <w:sdtContent>
          <w:ins w:id="55" w:author="Ama de Berrio" w:date="2024-06-25T17:54:00Z">
            <w:r w:rsidR="003323D6" w:rsidRPr="003323D6">
              <w:rPr>
                <w:rFonts w:cstheme="majorHAnsi"/>
                <w:color w:val="000000"/>
              </w:rPr>
              <w:t>(18)</w:t>
            </w:r>
          </w:ins>
          <w:del w:id="56" w:author="Ama de Berrio" w:date="2024-06-25T17:54:00Z">
            <w:r w:rsidR="00030EF7" w:rsidRPr="003323D6" w:rsidDel="003323D6">
              <w:rPr>
                <w:rFonts w:cstheme="majorHAnsi"/>
                <w:color w:val="000000"/>
              </w:rPr>
              <w:delText>(18)</w:delText>
            </w:r>
          </w:del>
        </w:sdtContent>
      </w:sdt>
      <w:r w:rsidRPr="00A902B2">
        <w:rPr>
          <w:rFonts w:cstheme="majorHAnsi"/>
          <w:lang w:eastAsia="es-ES"/>
        </w:rPr>
        <w:t xml:space="preserve">, la velocidad de eritrosedimentación (VES) y la leucocitosis </w:t>
      </w:r>
      <w:sdt>
        <w:sdtPr>
          <w:rPr>
            <w:rFonts w:cstheme="majorHAnsi"/>
            <w:color w:val="000000"/>
            <w:lang w:eastAsia="es-ES"/>
          </w:rPr>
          <w:tag w:val="MENDELEY_CITATION_v3_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"/>
          <w:id w:val="-1788111816"/>
          <w:placeholder>
            <w:docPart w:val="DefaultPlaceholder_-1854013440"/>
          </w:placeholder>
        </w:sdtPr>
        <w:sdtEndPr>
          <w:rPr>
            <w:lang w:eastAsia="es-ES_tradnl"/>
          </w:rPr>
        </w:sdtEndPr>
        <w:sdtContent>
          <w:ins w:id="57" w:author="Ama de Berrio" w:date="2024-06-25T17:54:00Z">
            <w:r w:rsidR="003323D6" w:rsidRPr="003323D6">
              <w:rPr>
                <w:rFonts w:cstheme="majorHAnsi"/>
                <w:color w:val="000000"/>
              </w:rPr>
              <w:t>(6)</w:t>
            </w:r>
          </w:ins>
          <w:del w:id="58" w:author="Ama de Berrio" w:date="2024-06-25T17:54:00Z">
            <w:r w:rsidR="00030EF7" w:rsidRPr="003323D6" w:rsidDel="003323D6">
              <w:rPr>
                <w:rFonts w:cstheme="majorHAnsi"/>
                <w:color w:val="000000"/>
              </w:rPr>
              <w:delText>(6)</w:delText>
            </w:r>
          </w:del>
        </w:sdtContent>
      </w:sdt>
      <w:r w:rsidRPr="00A902B2">
        <w:rPr>
          <w:rFonts w:cstheme="majorHAnsi"/>
          <w:lang w:eastAsia="es-ES"/>
        </w:rPr>
        <w:t xml:space="preserve">, deben considerarse como criterios para apoyar el diagnóstico de una IPTB </w:t>
      </w:r>
      <w:sdt>
        <w:sdtPr>
          <w:rPr>
            <w:rFonts w:cstheme="majorHAnsi"/>
            <w:color w:val="000000"/>
            <w:lang w:eastAsia="es-ES"/>
          </w:rPr>
          <w:tag w:val="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"/>
          <w:id w:val="-449328537"/>
          <w:placeholder>
            <w:docPart w:val="DefaultPlaceholder_-1854013440"/>
          </w:placeholder>
        </w:sdtPr>
        <w:sdtEndPr>
          <w:rPr>
            <w:lang w:eastAsia="es-ES_tradnl"/>
          </w:rPr>
        </w:sdtEndPr>
        <w:sdtContent>
          <w:ins w:id="59" w:author="Ama de Berrio" w:date="2024-06-25T17:54:00Z">
            <w:r w:rsidR="003323D6" w:rsidRPr="003323D6">
              <w:rPr>
                <w:rFonts w:cstheme="majorHAnsi"/>
                <w:color w:val="000000"/>
              </w:rPr>
              <w:t>(19,20)</w:t>
            </w:r>
          </w:ins>
          <w:del w:id="60" w:author="Ama de Berrio" w:date="2024-06-25T17:54:00Z">
            <w:r w:rsidR="00030EF7" w:rsidRPr="003323D6" w:rsidDel="003323D6">
              <w:rPr>
                <w:rFonts w:cstheme="majorHAnsi"/>
                <w:color w:val="000000"/>
              </w:rPr>
              <w:delText>(19,20)</w:delText>
            </w:r>
          </w:del>
        </w:sdtContent>
      </w:sdt>
      <w:r w:rsidRPr="00A902B2">
        <w:rPr>
          <w:rFonts w:cstheme="majorHAnsi"/>
          <w:lang w:eastAsia="es-ES"/>
        </w:rPr>
        <w:t xml:space="preserve">. Sin embargo, ni aislados ni en conjunto ninguno de estos marcadores </w:t>
      </w:r>
      <w:r w:rsidR="00DC771F" w:rsidRPr="00A902B2">
        <w:rPr>
          <w:rFonts w:cstheme="majorHAnsi"/>
          <w:lang w:eastAsia="es-ES"/>
        </w:rPr>
        <w:t xml:space="preserve">se </w:t>
      </w:r>
      <w:r w:rsidR="00DC771F">
        <w:rPr>
          <w:rFonts w:cstheme="majorHAnsi"/>
          <w:lang w:eastAsia="es-ES"/>
        </w:rPr>
        <w:t>constituye</w:t>
      </w:r>
      <w:r w:rsidR="00DC771F" w:rsidRPr="00A902B2">
        <w:rPr>
          <w:rFonts w:cstheme="majorHAnsi"/>
          <w:lang w:eastAsia="es-ES"/>
        </w:rPr>
        <w:t xml:space="preserve"> </w:t>
      </w:r>
      <w:r w:rsidRPr="00A902B2">
        <w:rPr>
          <w:rFonts w:cstheme="majorHAnsi"/>
          <w:lang w:eastAsia="es-ES"/>
        </w:rPr>
        <w:t xml:space="preserve">como una herramienta de diagnóstico eficaz. Se ha estudiado también el papel de otros biomarcadores como la procalcitonina </w:t>
      </w:r>
      <w:sdt>
        <w:sdtPr>
          <w:rPr>
            <w:rFonts w:cstheme="majorHAnsi"/>
            <w:color w:val="000000"/>
            <w:lang w:eastAsia="es-ES"/>
          </w:rPr>
          <w:tag w:val="MENDELEY_CITATION_v3_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"/>
          <w:id w:val="121052240"/>
          <w:placeholder>
            <w:docPart w:val="DefaultPlaceholder_-1854013440"/>
          </w:placeholder>
        </w:sdtPr>
        <w:sdtEndPr>
          <w:rPr>
            <w:lang w:eastAsia="es-ES_tradnl"/>
          </w:rPr>
        </w:sdtEndPr>
        <w:sdtContent>
          <w:ins w:id="61" w:author="Ama de Berrio" w:date="2024-06-25T17:54:00Z">
            <w:r w:rsidR="003323D6" w:rsidRPr="003323D6">
              <w:rPr>
                <w:rFonts w:cstheme="majorHAnsi"/>
                <w:color w:val="000000"/>
              </w:rPr>
              <w:t>(26)</w:t>
            </w:r>
          </w:ins>
          <w:del w:id="62" w:author="Ama de Berrio" w:date="2024-06-25T17:54:00Z">
            <w:r w:rsidR="00030EF7" w:rsidRPr="003323D6" w:rsidDel="003323D6">
              <w:rPr>
                <w:rFonts w:cstheme="majorHAnsi"/>
                <w:color w:val="000000"/>
              </w:rPr>
              <w:delText>(26)</w:delText>
            </w:r>
          </w:del>
        </w:sdtContent>
      </w:sdt>
      <w:r w:rsidRPr="00A902B2">
        <w:rPr>
          <w:rFonts w:cstheme="majorHAnsi"/>
          <w:lang w:eastAsia="es-ES"/>
        </w:rPr>
        <w:t xml:space="preserve"> y el cociente neutrófilos/linfocitos (neutrophil - lymphocyte ratio: NLR) </w:t>
      </w:r>
      <w:sdt>
        <w:sdtPr>
          <w:rPr>
            <w:rFonts w:cstheme="majorHAnsi"/>
            <w:color w:val="000000"/>
            <w:lang w:eastAsia="es-ES"/>
          </w:rPr>
          <w:tag w:val="MENDELEY_CITATION_v3_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"/>
          <w:id w:val="2107774686"/>
          <w:placeholder>
            <w:docPart w:val="DefaultPlaceholder_-1854013440"/>
          </w:placeholder>
        </w:sdtPr>
        <w:sdtEndPr>
          <w:rPr>
            <w:lang w:eastAsia="es-ES_tradnl"/>
          </w:rPr>
        </w:sdtEndPr>
        <w:sdtContent>
          <w:ins w:id="63" w:author="Ama de Berrio" w:date="2024-06-25T17:54:00Z">
            <w:r w:rsidR="003323D6" w:rsidRPr="003323D6">
              <w:rPr>
                <w:rFonts w:cstheme="majorHAnsi"/>
                <w:color w:val="000000"/>
              </w:rPr>
              <w:t>(27)</w:t>
            </w:r>
          </w:ins>
          <w:del w:id="64" w:author="Ama de Berrio" w:date="2024-06-25T17:54:00Z">
            <w:r w:rsidR="00030EF7" w:rsidRPr="003323D6" w:rsidDel="003323D6">
              <w:rPr>
                <w:rFonts w:cstheme="majorHAnsi"/>
                <w:color w:val="000000"/>
              </w:rPr>
              <w:delText>(27)</w:delText>
            </w:r>
          </w:del>
        </w:sdtContent>
      </w:sdt>
      <w:r w:rsidRPr="00A902B2">
        <w:rPr>
          <w:rFonts w:cstheme="majorHAnsi"/>
          <w:lang w:eastAsia="es-ES"/>
        </w:rPr>
        <w:t xml:space="preserve">, pero como indicadores de la gravedad de la MS y no </w:t>
      </w:r>
      <w:r w:rsidR="00DC771F">
        <w:rPr>
          <w:rFonts w:cstheme="majorHAnsi"/>
          <w:lang w:eastAsia="es-ES"/>
        </w:rPr>
        <w:t xml:space="preserve">para </w:t>
      </w:r>
      <w:r w:rsidRPr="00A902B2">
        <w:rPr>
          <w:rFonts w:cstheme="majorHAnsi"/>
          <w:lang w:eastAsia="es-ES"/>
        </w:rPr>
        <w:t xml:space="preserve">el </w:t>
      </w:r>
      <w:r w:rsidR="00DC771F">
        <w:rPr>
          <w:rFonts w:cstheme="majorHAnsi"/>
          <w:lang w:eastAsia="es-ES"/>
        </w:rPr>
        <w:t>diagnóstico de</w:t>
      </w:r>
      <w:r w:rsidRPr="00A902B2">
        <w:rPr>
          <w:rFonts w:cstheme="majorHAnsi"/>
          <w:lang w:eastAsia="es-ES"/>
        </w:rPr>
        <w:t xml:space="preserve"> las IPTB de estos pacientes.</w:t>
      </w:r>
    </w:p>
    <w:p w14:paraId="3C97804B" w14:textId="77777777" w:rsidR="00B15C53" w:rsidRDefault="00B15C53" w:rsidP="007C19BE">
      <w:pPr>
        <w:jc w:val="both"/>
        <w:rPr>
          <w:rFonts w:cstheme="majorHAnsi"/>
          <w:lang w:eastAsia="es-ES"/>
        </w:rPr>
      </w:pPr>
    </w:p>
    <w:p w14:paraId="48E4C780" w14:textId="77777777" w:rsidR="00B15C53" w:rsidRPr="00A902B2" w:rsidRDefault="00B15C53" w:rsidP="00B15C53">
      <w:pPr>
        <w:jc w:val="both"/>
        <w:rPr>
          <w:rFonts w:cstheme="majorHAnsi"/>
          <w:lang w:eastAsia="es-ES"/>
        </w:rPr>
      </w:pPr>
      <w:r w:rsidRPr="00A902B2">
        <w:rPr>
          <w:rFonts w:cstheme="majorHAnsi"/>
          <w:lang w:eastAsia="es-ES"/>
        </w:rPr>
        <w:t xml:space="preserve">¿Cuáles son las características clínicas y los biomarcadores que permiten diagnosticar una IPTB en pacientes con accidente ofídico bothrópico (AOB)? </w:t>
      </w:r>
    </w:p>
    <w:p w14:paraId="256274B7" w14:textId="77777777" w:rsidR="00B15C53" w:rsidRPr="00A902B2" w:rsidRDefault="00B15C53" w:rsidP="007C19BE">
      <w:pPr>
        <w:jc w:val="both"/>
        <w:rPr>
          <w:rFonts w:cstheme="majorHAnsi"/>
          <w:lang w:eastAsia="es-ES"/>
        </w:rPr>
      </w:pPr>
    </w:p>
    <w:p w14:paraId="2E3609EC" w14:textId="77777777" w:rsidR="00C45B91" w:rsidRPr="00A902B2" w:rsidRDefault="00C45B91">
      <w:pPr>
        <w:rPr>
          <w:rFonts w:cstheme="majorHAnsi"/>
          <w:lang w:eastAsia="es-ES"/>
        </w:rPr>
      </w:pPr>
    </w:p>
    <w:p w14:paraId="6A2768B7" w14:textId="77777777" w:rsidR="00C45B91" w:rsidRPr="00A902B2" w:rsidRDefault="00C45B91">
      <w:pPr>
        <w:rPr>
          <w:rFonts w:cstheme="majorHAnsi"/>
          <w:highlight w:val="yellow"/>
          <w:lang w:eastAsia="es-ES"/>
        </w:rPr>
      </w:pPr>
      <w:r w:rsidRPr="00A902B2">
        <w:rPr>
          <w:rFonts w:cstheme="majorHAnsi"/>
          <w:highlight w:val="yellow"/>
          <w:lang w:eastAsia="es-ES"/>
        </w:rPr>
        <w:br w:type="page"/>
      </w:r>
    </w:p>
    <w:p w14:paraId="04E92759" w14:textId="77777777" w:rsidR="00C45B91" w:rsidRPr="00A902B2" w:rsidRDefault="00C45B91" w:rsidP="00B46E99">
      <w:pPr>
        <w:pStyle w:val="Ttulo1"/>
      </w:pPr>
      <w:bookmarkStart w:id="65" w:name="_Toc163663831"/>
      <w:r w:rsidRPr="00A902B2">
        <w:lastRenderedPageBreak/>
        <w:t>JUSTIFICACIÓN.</w:t>
      </w:r>
      <w:bookmarkEnd w:id="65"/>
    </w:p>
    <w:p w14:paraId="7F974643" w14:textId="77777777" w:rsidR="00C45B91" w:rsidRPr="00A902B2" w:rsidRDefault="00C45B91" w:rsidP="00CB2541">
      <w:pPr>
        <w:jc w:val="both"/>
        <w:rPr>
          <w:rFonts w:cstheme="majorHAnsi"/>
          <w:highlight w:val="yellow"/>
          <w:lang w:eastAsia="es-ES"/>
        </w:rPr>
      </w:pPr>
    </w:p>
    <w:p w14:paraId="696F7CBC" w14:textId="379C209F" w:rsidR="00C45B91" w:rsidRPr="00A902B2" w:rsidRDefault="00C45B91" w:rsidP="002F66A9">
      <w:pPr>
        <w:jc w:val="both"/>
        <w:rPr>
          <w:rFonts w:cstheme="majorHAnsi"/>
          <w:lang w:eastAsia="es-ES"/>
        </w:rPr>
      </w:pPr>
      <w:r w:rsidRPr="00A902B2">
        <w:rPr>
          <w:rFonts w:cstheme="majorHAnsi"/>
          <w:lang w:eastAsia="es-ES"/>
        </w:rPr>
        <w:t xml:space="preserve">LA OMS </w:t>
      </w:r>
      <w:r w:rsidR="00DC771F">
        <w:rPr>
          <w:rFonts w:cstheme="majorHAnsi"/>
          <w:lang w:eastAsia="es-ES"/>
        </w:rPr>
        <w:t xml:space="preserve">pretende </w:t>
      </w:r>
      <w:r w:rsidRPr="00A902B2">
        <w:rPr>
          <w:rFonts w:cstheme="majorHAnsi"/>
          <w:lang w:eastAsia="es-ES"/>
        </w:rPr>
        <w:t xml:space="preserve">reducir la mortalidad y la discapacidad secundarias a la MS en un 50% para el 2030 </w:t>
      </w:r>
      <w:sdt>
        <w:sdtPr>
          <w:rPr>
            <w:rFonts w:cstheme="majorHAnsi"/>
            <w:color w:val="000000"/>
            <w:lang w:eastAsia="es-ES"/>
          </w:rPr>
          <w:tag w:val="MENDELEY_CITATION_v3_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"/>
          <w:id w:val="1991674865"/>
          <w:placeholder>
            <w:docPart w:val="DefaultPlaceholder_-1854013440"/>
          </w:placeholder>
        </w:sdtPr>
        <w:sdtEndPr>
          <w:rPr>
            <w:lang w:eastAsia="es-ES_tradnl"/>
          </w:rPr>
        </w:sdtEndPr>
        <w:sdtContent>
          <w:ins w:id="66" w:author="Ama de Berrio" w:date="2024-06-25T17:54:00Z">
            <w:r w:rsidR="003323D6" w:rsidRPr="003323D6">
              <w:rPr>
                <w:rFonts w:cstheme="majorHAnsi"/>
                <w:color w:val="000000"/>
              </w:rPr>
              <w:t>(28,29)</w:t>
            </w:r>
          </w:ins>
          <w:del w:id="67" w:author="Ama de Berrio" w:date="2024-06-25T17:54:00Z">
            <w:r w:rsidR="00030EF7" w:rsidRPr="003323D6" w:rsidDel="003323D6">
              <w:rPr>
                <w:rFonts w:cstheme="majorHAnsi"/>
                <w:color w:val="000000"/>
              </w:rPr>
              <w:delText>(28,29)</w:delText>
            </w:r>
          </w:del>
        </w:sdtContent>
      </w:sdt>
      <w:r w:rsidRPr="00A902B2">
        <w:rPr>
          <w:rFonts w:cstheme="majorHAnsi"/>
          <w:lang w:eastAsia="es-ES"/>
        </w:rPr>
        <w:t xml:space="preserve">. Típicamente el paciente que sufre una MS vive en zonas rurales apartadas, </w:t>
      </w:r>
      <w:r w:rsidR="00976853">
        <w:rPr>
          <w:rFonts w:cstheme="majorHAnsi"/>
          <w:lang w:eastAsia="es-ES"/>
        </w:rPr>
        <w:t xml:space="preserve">se </w:t>
      </w:r>
      <w:r w:rsidRPr="00A902B2">
        <w:rPr>
          <w:rFonts w:cstheme="majorHAnsi"/>
          <w:lang w:eastAsia="es-ES"/>
        </w:rPr>
        <w:t>dedica a actividades de</w:t>
      </w:r>
      <w:r w:rsidR="00DC771F">
        <w:rPr>
          <w:rFonts w:cstheme="majorHAnsi"/>
          <w:lang w:eastAsia="es-ES"/>
        </w:rPr>
        <w:t>l agro</w:t>
      </w:r>
      <w:r w:rsidRPr="00A902B2">
        <w:rPr>
          <w:rFonts w:cstheme="majorHAnsi"/>
          <w:lang w:eastAsia="es-ES"/>
        </w:rPr>
        <w:t xml:space="preserve"> </w:t>
      </w:r>
      <w:sdt>
        <w:sdtPr>
          <w:rPr>
            <w:rFonts w:cstheme="majorHAnsi"/>
            <w:color w:val="000000"/>
            <w:lang w:eastAsia="es-ES"/>
          </w:rPr>
          <w:tag w:val="MENDELEY_CITATION_v3_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"/>
          <w:id w:val="1217706204"/>
          <w:placeholder>
            <w:docPart w:val="DefaultPlaceholder_-1854013440"/>
          </w:placeholder>
        </w:sdtPr>
        <w:sdtEndPr>
          <w:rPr>
            <w:lang w:eastAsia="es-ES_tradnl"/>
          </w:rPr>
        </w:sdtEndPr>
        <w:sdtContent>
          <w:ins w:id="68" w:author="Ama de Berrio" w:date="2024-06-25T17:54:00Z">
            <w:r w:rsidR="003323D6" w:rsidRPr="003323D6">
              <w:rPr>
                <w:rFonts w:cstheme="majorHAnsi"/>
                <w:color w:val="000000"/>
              </w:rPr>
              <w:t>(17)</w:t>
            </w:r>
          </w:ins>
          <w:del w:id="69" w:author="Ama de Berrio" w:date="2024-06-25T17:54:00Z">
            <w:r w:rsidR="00030EF7" w:rsidRPr="003323D6" w:rsidDel="003323D6">
              <w:rPr>
                <w:rFonts w:cstheme="majorHAnsi"/>
                <w:color w:val="000000"/>
              </w:rPr>
              <w:delText>(17)</w:delText>
            </w:r>
          </w:del>
        </w:sdtContent>
      </w:sdt>
      <w:r w:rsidRPr="00A902B2">
        <w:rPr>
          <w:rFonts w:cstheme="majorHAnsi"/>
          <w:lang w:eastAsia="es-ES"/>
        </w:rPr>
        <w:t xml:space="preserve">, </w:t>
      </w:r>
      <w:r w:rsidR="00976853">
        <w:rPr>
          <w:rFonts w:cstheme="majorHAnsi"/>
          <w:lang w:eastAsia="es-ES"/>
        </w:rPr>
        <w:t xml:space="preserve">no tiene </w:t>
      </w:r>
      <w:r w:rsidRPr="00A902B2">
        <w:rPr>
          <w:rFonts w:cstheme="majorHAnsi"/>
          <w:lang w:eastAsia="es-ES"/>
        </w:rPr>
        <w:t xml:space="preserve">seguridad social, ni vinculación laboral estable, no usa equipos de protección individual y en su hábitat tiene un contacto permanente con serpientes </w:t>
      </w:r>
      <w:sdt>
        <w:sdtPr>
          <w:rPr>
            <w:rFonts w:cstheme="majorHAnsi"/>
            <w:color w:val="000000"/>
            <w:lang w:eastAsia="es-ES"/>
          </w:rPr>
          <w:tag w:val="MENDELEY_CITATION_v3_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"/>
          <w:id w:val="-429432887"/>
          <w:placeholder>
            <w:docPart w:val="DefaultPlaceholder_-1854013440"/>
          </w:placeholder>
        </w:sdtPr>
        <w:sdtEndPr>
          <w:rPr>
            <w:lang w:eastAsia="es-ES_tradnl"/>
          </w:rPr>
        </w:sdtEndPr>
        <w:sdtContent>
          <w:ins w:id="70" w:author="Ama de Berrio" w:date="2024-06-25T17:54:00Z">
            <w:r w:rsidR="003323D6" w:rsidRPr="003323D6">
              <w:rPr>
                <w:rFonts w:cstheme="majorHAnsi"/>
                <w:color w:val="000000"/>
              </w:rPr>
              <w:t>(17)</w:t>
            </w:r>
          </w:ins>
          <w:del w:id="71" w:author="Ama de Berrio" w:date="2024-06-25T17:54:00Z">
            <w:r w:rsidR="00030EF7" w:rsidRPr="003323D6" w:rsidDel="003323D6">
              <w:rPr>
                <w:rFonts w:cstheme="majorHAnsi"/>
                <w:color w:val="000000"/>
              </w:rPr>
              <w:delText>(17)</w:delText>
            </w:r>
          </w:del>
        </w:sdtContent>
      </w:sdt>
      <w:r w:rsidRPr="00A902B2">
        <w:rPr>
          <w:rFonts w:cstheme="majorHAnsi"/>
          <w:lang w:eastAsia="es-ES"/>
        </w:rPr>
        <w:t xml:space="preserve">. Si sufre una MS, </w:t>
      </w:r>
      <w:r w:rsidR="00976853">
        <w:rPr>
          <w:rFonts w:cstheme="majorHAnsi"/>
          <w:lang w:eastAsia="es-ES"/>
        </w:rPr>
        <w:t xml:space="preserve">no cuenta con un </w:t>
      </w:r>
      <w:r w:rsidRPr="00A902B2">
        <w:rPr>
          <w:rFonts w:cstheme="majorHAnsi"/>
          <w:lang w:eastAsia="es-ES"/>
        </w:rPr>
        <w:t>transporte adecuado</w:t>
      </w:r>
      <w:r w:rsidRPr="00A902B2" w:rsidDel="00927AD9">
        <w:rPr>
          <w:rFonts w:cstheme="majorHAnsi"/>
          <w:lang w:eastAsia="es-ES"/>
        </w:rPr>
        <w:t xml:space="preserve"> </w:t>
      </w:r>
      <w:r w:rsidRPr="00A902B2">
        <w:rPr>
          <w:rFonts w:cstheme="majorHAnsi"/>
          <w:lang w:eastAsia="es-ES"/>
        </w:rPr>
        <w:t xml:space="preserve">y los prolongados trayectos de viaje favorecen el uso de prácticas populares para el tratamiento local de la mordedura como: torniquetes, incisiones en la zona afectada, emplastos de diversos orígenes, todo lo cual retrasa la asistencia médica e incrementan el riesgo de infecciones bacterianas y necrosis </w:t>
      </w:r>
      <w:sdt>
        <w:sdtPr>
          <w:rPr>
            <w:rFonts w:cstheme="majorHAnsi"/>
            <w:color w:val="000000"/>
            <w:lang w:eastAsia="es-ES"/>
          </w:rPr>
          <w:tag w:val="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"/>
          <w:id w:val="78805536"/>
          <w:placeholder>
            <w:docPart w:val="DefaultPlaceholder_-1854013440"/>
          </w:placeholder>
        </w:sdtPr>
        <w:sdtEndPr>
          <w:rPr>
            <w:lang w:eastAsia="es-ES_tradnl"/>
          </w:rPr>
        </w:sdtEndPr>
        <w:sdtContent>
          <w:ins w:id="72" w:author="Ama de Berrio" w:date="2024-06-25T17:54:00Z">
            <w:r w:rsidR="003323D6" w:rsidRPr="003323D6">
              <w:rPr>
                <w:rFonts w:cstheme="majorHAnsi"/>
                <w:color w:val="000000"/>
              </w:rPr>
              <w:t>(8,30–32)</w:t>
            </w:r>
          </w:ins>
          <w:del w:id="73" w:author="Ama de Berrio" w:date="2024-06-25T17:54:00Z">
            <w:r w:rsidR="00030EF7" w:rsidRPr="003323D6" w:rsidDel="003323D6">
              <w:rPr>
                <w:rFonts w:cstheme="majorHAnsi"/>
                <w:color w:val="000000"/>
              </w:rPr>
              <w:delText>(8,30–32)</w:delText>
            </w:r>
          </w:del>
        </w:sdtContent>
      </w:sdt>
      <w:r w:rsidRPr="00A902B2">
        <w:rPr>
          <w:rFonts w:cstheme="majorHAnsi"/>
          <w:lang w:eastAsia="es-ES"/>
        </w:rPr>
        <w:t xml:space="preserve">. Las complicaciones, las secuelas y la discapacidad derivadas de las infecciones se convierten en un problema adicional para el paciente, al generar largas estancias hospitalarias y deterioro funcional que afectan su subsistencia y la de sus familias </w:t>
      </w:r>
      <w:sdt>
        <w:sdtPr>
          <w:rPr>
            <w:rFonts w:cstheme="majorHAnsi"/>
            <w:color w:val="000000"/>
            <w:lang w:eastAsia="es-ES"/>
          </w:rPr>
          <w:tag w:val="MENDELEY_CITATION_v3_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"/>
          <w:id w:val="1183553232"/>
          <w:placeholder>
            <w:docPart w:val="DefaultPlaceholder_-1854013440"/>
          </w:placeholder>
        </w:sdtPr>
        <w:sdtEndPr>
          <w:rPr>
            <w:lang w:eastAsia="es-ES_tradnl"/>
          </w:rPr>
        </w:sdtEndPr>
        <w:sdtContent>
          <w:ins w:id="74" w:author="Ama de Berrio" w:date="2024-06-25T17:54:00Z">
            <w:r w:rsidR="003323D6" w:rsidRPr="003323D6">
              <w:rPr>
                <w:rFonts w:cstheme="majorHAnsi"/>
                <w:color w:val="000000"/>
              </w:rPr>
              <w:t>(28,33)</w:t>
            </w:r>
          </w:ins>
          <w:del w:id="75" w:author="Ama de Berrio" w:date="2024-06-25T17:54:00Z">
            <w:r w:rsidR="00030EF7" w:rsidRPr="003323D6" w:rsidDel="003323D6">
              <w:rPr>
                <w:rFonts w:cstheme="majorHAnsi"/>
                <w:color w:val="000000"/>
              </w:rPr>
              <w:delText>(28,33)</w:delText>
            </w:r>
          </w:del>
        </w:sdtContent>
      </w:sdt>
      <w:r w:rsidRPr="00A902B2">
        <w:rPr>
          <w:rFonts w:cstheme="majorHAnsi"/>
          <w:lang w:eastAsia="es-ES"/>
        </w:rPr>
        <w:t xml:space="preserve">. </w:t>
      </w:r>
    </w:p>
    <w:p w14:paraId="751136FF" w14:textId="77777777" w:rsidR="00C45B91" w:rsidRPr="00A902B2" w:rsidRDefault="00C45B91" w:rsidP="006A0291">
      <w:pPr>
        <w:jc w:val="both"/>
        <w:rPr>
          <w:rFonts w:cstheme="majorHAnsi"/>
          <w:lang w:eastAsia="es-ES"/>
        </w:rPr>
      </w:pPr>
    </w:p>
    <w:p w14:paraId="3077DAC2" w14:textId="165B147B" w:rsidR="00C45B91" w:rsidRPr="00A902B2" w:rsidRDefault="00C45B91" w:rsidP="00A40163">
      <w:pPr>
        <w:jc w:val="both"/>
        <w:rPr>
          <w:rFonts w:cstheme="majorHAnsi"/>
          <w:lang w:eastAsia="es-ES"/>
        </w:rPr>
      </w:pPr>
      <w:r w:rsidRPr="00A902B2">
        <w:rPr>
          <w:rFonts w:cstheme="majorHAnsi"/>
          <w:lang w:eastAsia="es-ES"/>
        </w:rPr>
        <w:t xml:space="preserve">Las IPTB son la principal complicación en los pacientes con MS, especialmente aquellas de clasificación local moderada y grave </w:t>
      </w:r>
      <w:sdt>
        <w:sdtPr>
          <w:rPr>
            <w:rFonts w:cstheme="majorHAnsi"/>
            <w:color w:val="000000"/>
            <w:lang w:eastAsia="es-ES"/>
          </w:rPr>
          <w:tag w:val="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"/>
          <w:id w:val="-1670482"/>
          <w:placeholder>
            <w:docPart w:val="DefaultPlaceholder_-1854013440"/>
          </w:placeholder>
        </w:sdtPr>
        <w:sdtEndPr>
          <w:rPr>
            <w:lang w:eastAsia="es-ES_tradnl"/>
          </w:rPr>
        </w:sdtEndPr>
        <w:sdtContent>
          <w:ins w:id="76" w:author="Ama de Berrio" w:date="2024-06-25T17:54:00Z">
            <w:r w:rsidR="003323D6" w:rsidRPr="003323D6">
              <w:rPr>
                <w:rFonts w:cstheme="majorHAnsi"/>
                <w:color w:val="000000"/>
              </w:rPr>
              <w:t>(8,19,34)</w:t>
            </w:r>
          </w:ins>
          <w:del w:id="77" w:author="Ama de Berrio" w:date="2024-06-25T17:54:00Z">
            <w:r w:rsidR="00030EF7" w:rsidRPr="003323D6" w:rsidDel="003323D6">
              <w:rPr>
                <w:rFonts w:cstheme="majorHAnsi"/>
                <w:color w:val="000000"/>
              </w:rPr>
              <w:delText>(8,19,34)</w:delText>
            </w:r>
          </w:del>
        </w:sdtContent>
      </w:sdt>
      <w:r w:rsidRPr="00A902B2">
        <w:rPr>
          <w:rFonts w:cstheme="majorHAnsi"/>
          <w:lang w:eastAsia="es-ES"/>
        </w:rPr>
        <w:t xml:space="preserve">. La falta de un </w:t>
      </w:r>
      <w:r w:rsidRPr="00A902B2">
        <w:rPr>
          <w:rFonts w:cstheme="majorHAnsi"/>
          <w:lang w:val="es-ES_tradnl" w:eastAsia="es-ES"/>
        </w:rPr>
        <w:t xml:space="preserve">diagnóstico temprano y un tratamiento oportuno y dirigido favorece que </w:t>
      </w:r>
      <w:r w:rsidRPr="00A902B2">
        <w:rPr>
          <w:rFonts w:cstheme="majorHAnsi"/>
          <w:lang w:eastAsia="es-ES"/>
        </w:rPr>
        <w:t xml:space="preserve">una IPTB pueda evolucionar a complicaciones graves, como el desarrollo o el empeoramiento de una necrosis, o a infecciones potencialmente mortales como la </w:t>
      </w:r>
      <w:r w:rsidR="000069C1" w:rsidRPr="00A902B2">
        <w:rPr>
          <w:rFonts w:cstheme="majorHAnsi"/>
          <w:lang w:eastAsia="es-ES"/>
        </w:rPr>
        <w:t xml:space="preserve">FN </w:t>
      </w:r>
      <w:r w:rsidRPr="00A902B2">
        <w:rPr>
          <w:rFonts w:cstheme="majorHAnsi"/>
          <w:lang w:eastAsia="es-ES"/>
        </w:rPr>
        <w:t xml:space="preserve">y la sepsis </w:t>
      </w:r>
      <w:sdt>
        <w:sdtPr>
          <w:rPr>
            <w:rFonts w:cstheme="majorHAnsi"/>
            <w:color w:val="000000"/>
            <w:lang w:eastAsia="es-ES"/>
          </w:rPr>
          <w:tag w:val="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"/>
          <w:id w:val="-838695036"/>
          <w:placeholder>
            <w:docPart w:val="DefaultPlaceholder_-1854013440"/>
          </w:placeholder>
        </w:sdtPr>
        <w:sdtEndPr>
          <w:rPr>
            <w:lang w:eastAsia="es-ES_tradnl"/>
          </w:rPr>
        </w:sdtEndPr>
        <w:sdtContent>
          <w:ins w:id="78" w:author="Ama de Berrio" w:date="2024-06-25T17:54:00Z">
            <w:r w:rsidR="003323D6" w:rsidRPr="003323D6">
              <w:rPr>
                <w:rFonts w:cstheme="majorHAnsi"/>
                <w:color w:val="000000"/>
              </w:rPr>
              <w:t>(8,20,34)</w:t>
            </w:r>
          </w:ins>
          <w:del w:id="79" w:author="Ama de Berrio" w:date="2024-06-25T17:54:00Z">
            <w:r w:rsidR="00030EF7" w:rsidRPr="003323D6" w:rsidDel="003323D6">
              <w:rPr>
                <w:rFonts w:cstheme="majorHAnsi"/>
                <w:color w:val="000000"/>
              </w:rPr>
              <w:delText>(8,20,34)</w:delText>
            </w:r>
          </w:del>
        </w:sdtContent>
      </w:sdt>
      <w:r w:rsidRPr="00A902B2">
        <w:rPr>
          <w:rFonts w:cstheme="majorHAnsi"/>
          <w:lang w:eastAsia="es-ES"/>
        </w:rPr>
        <w:t xml:space="preserve">. Algunos pacientes con IPTB requieren procedimientos quirúrgicos como amputaciones, injertos de piel y tendones o el drenaje de abscesos, y pueden desarrollar secuelas como la pérdida parcial o total de tejido, deformidades e impotencia funcional persistente, entre otras </w:t>
      </w:r>
      <w:sdt>
        <w:sdtPr>
          <w:rPr>
            <w:rFonts w:cstheme="majorHAnsi"/>
            <w:color w:val="000000"/>
            <w:lang w:eastAsia="es-ES"/>
          </w:rPr>
          <w:tag w:val="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"/>
          <w:id w:val="-534276604"/>
          <w:placeholder>
            <w:docPart w:val="DefaultPlaceholder_-1854013440"/>
          </w:placeholder>
        </w:sdtPr>
        <w:sdtEndPr>
          <w:rPr>
            <w:lang w:eastAsia="es-ES_tradnl"/>
          </w:rPr>
        </w:sdtEndPr>
        <w:sdtContent>
          <w:ins w:id="80" w:author="Ama de Berrio" w:date="2024-06-25T17:54:00Z">
            <w:r w:rsidR="003323D6" w:rsidRPr="003323D6">
              <w:rPr>
                <w:rFonts w:cstheme="majorHAnsi"/>
                <w:color w:val="000000"/>
              </w:rPr>
              <w:t>(17,19)</w:t>
            </w:r>
          </w:ins>
          <w:del w:id="81" w:author="Ama de Berrio" w:date="2024-06-25T17:54:00Z">
            <w:r w:rsidR="00030EF7" w:rsidRPr="003323D6" w:rsidDel="003323D6">
              <w:rPr>
                <w:rFonts w:cstheme="majorHAnsi"/>
                <w:color w:val="000000"/>
              </w:rPr>
              <w:delText>(17,19)</w:delText>
            </w:r>
          </w:del>
        </w:sdtContent>
      </w:sdt>
      <w:r w:rsidRPr="00A902B2">
        <w:rPr>
          <w:rFonts w:cstheme="majorHAnsi"/>
          <w:lang w:eastAsia="es-ES"/>
        </w:rPr>
        <w:t xml:space="preserve">. El suero antiofídico (SAO) es muy efectivo para el control de las manifestaciones sistémicas del envenenamiento como la coagulopatía, pero no logra contrarrestar el efecto local de las toxinas, que por diversos mecanismos favorecen el desarrollo de la IPTB </w:t>
      </w:r>
      <w:sdt>
        <w:sdtPr>
          <w:rPr>
            <w:rFonts w:cstheme="majorHAnsi"/>
            <w:color w:val="000000"/>
            <w:lang w:eastAsia="es-ES"/>
          </w:rPr>
          <w:tag w:val="MENDELEY_CITATION_v3_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"/>
          <w:id w:val="22520279"/>
          <w:placeholder>
            <w:docPart w:val="DefaultPlaceholder_-1854013440"/>
          </w:placeholder>
        </w:sdtPr>
        <w:sdtEndPr>
          <w:rPr>
            <w:lang w:eastAsia="es-ES_tradnl"/>
          </w:rPr>
        </w:sdtEndPr>
        <w:sdtContent>
          <w:ins w:id="82" w:author="Ama de Berrio" w:date="2024-06-25T17:54:00Z">
            <w:r w:rsidR="003323D6" w:rsidRPr="003323D6">
              <w:rPr>
                <w:rFonts w:cstheme="majorHAnsi"/>
                <w:color w:val="000000"/>
              </w:rPr>
              <w:t>(32)</w:t>
            </w:r>
          </w:ins>
          <w:del w:id="83" w:author="Ama de Berrio" w:date="2024-06-25T17:54:00Z">
            <w:r w:rsidR="00030EF7" w:rsidRPr="003323D6" w:rsidDel="003323D6">
              <w:rPr>
                <w:rFonts w:cstheme="majorHAnsi"/>
                <w:color w:val="000000"/>
              </w:rPr>
              <w:delText>(32)</w:delText>
            </w:r>
          </w:del>
        </w:sdtContent>
      </w:sdt>
      <w:r w:rsidRPr="00A902B2">
        <w:rPr>
          <w:rFonts w:cstheme="majorHAnsi"/>
          <w:lang w:eastAsia="es-ES"/>
        </w:rPr>
        <w:t>.</w:t>
      </w:r>
    </w:p>
    <w:p w14:paraId="011023B7" w14:textId="77777777" w:rsidR="00C45B91" w:rsidRPr="00A902B2" w:rsidRDefault="00C45B91" w:rsidP="00A40163">
      <w:pPr>
        <w:jc w:val="both"/>
        <w:rPr>
          <w:rFonts w:cstheme="majorHAnsi"/>
          <w:lang w:eastAsia="es-ES"/>
        </w:rPr>
      </w:pPr>
    </w:p>
    <w:p w14:paraId="6336D1C9" w14:textId="051B4A13" w:rsidR="00C45B91" w:rsidRDefault="00C45B91" w:rsidP="00104236">
      <w:pPr>
        <w:jc w:val="both"/>
        <w:rPr>
          <w:rFonts w:cstheme="majorHAnsi"/>
          <w:lang w:eastAsia="es-ES"/>
        </w:rPr>
      </w:pPr>
      <w:r w:rsidRPr="00A902B2">
        <w:rPr>
          <w:rFonts w:cstheme="majorHAnsi"/>
          <w:lang w:eastAsia="es-ES"/>
        </w:rPr>
        <w:t>Los microrganismos</w:t>
      </w:r>
      <w:r w:rsidR="00540855">
        <w:rPr>
          <w:rFonts w:cstheme="majorHAnsi"/>
          <w:lang w:eastAsia="es-ES"/>
        </w:rPr>
        <w:t>,</w:t>
      </w:r>
      <w:r w:rsidRPr="00A902B2">
        <w:rPr>
          <w:rFonts w:cstheme="majorHAnsi"/>
          <w:lang w:eastAsia="es-ES"/>
        </w:rPr>
        <w:t xml:space="preserve"> presentes tanto en la boca y el veneno de la serpiente como en la piel del paciente, se suman al efecto de las toxinas del veneno y predisponen al desarrollo de la IPTB. La superposición de las manifestaciones clínicas de la </w:t>
      </w:r>
      <w:r w:rsidR="00B954B3">
        <w:rPr>
          <w:rFonts w:cstheme="majorHAnsi"/>
          <w:lang w:eastAsia="es-ES"/>
        </w:rPr>
        <w:t xml:space="preserve">infección con aquellas de la </w:t>
      </w:r>
      <w:r w:rsidRPr="00A902B2">
        <w:rPr>
          <w:rFonts w:cstheme="majorHAnsi"/>
          <w:lang w:eastAsia="es-ES"/>
        </w:rPr>
        <w:t>toxicidad del veneno</w:t>
      </w:r>
      <w:r w:rsidR="00B954B3">
        <w:rPr>
          <w:rFonts w:cstheme="majorHAnsi"/>
          <w:lang w:eastAsia="es-ES"/>
        </w:rPr>
        <w:t xml:space="preserve"> </w:t>
      </w:r>
      <w:r w:rsidRPr="00A902B2">
        <w:rPr>
          <w:rFonts w:cstheme="majorHAnsi"/>
          <w:lang w:eastAsia="es-ES"/>
        </w:rPr>
        <w:t xml:space="preserve">da lugar a falsas interpretaciones, </w:t>
      </w:r>
      <w:r w:rsidR="00B954B3">
        <w:rPr>
          <w:rFonts w:cstheme="majorHAnsi"/>
          <w:lang w:eastAsia="es-ES"/>
        </w:rPr>
        <w:t>obstaculiza</w:t>
      </w:r>
      <w:r w:rsidR="00B954B3" w:rsidRPr="00A902B2">
        <w:rPr>
          <w:rFonts w:cstheme="majorHAnsi"/>
          <w:lang w:eastAsia="es-ES"/>
        </w:rPr>
        <w:t xml:space="preserve"> </w:t>
      </w:r>
      <w:r w:rsidRPr="00A902B2">
        <w:rPr>
          <w:rFonts w:cstheme="majorHAnsi"/>
          <w:lang w:eastAsia="es-ES"/>
        </w:rPr>
        <w:t xml:space="preserve">el diagnostico diferencial e induce la prescripción de antibióticos sin que se hayan recolectado muestras para un cultivo. En otros casos, la toma de la muestra para el diagnóstico microbiológico se </w:t>
      </w:r>
      <w:r w:rsidR="00B954B3">
        <w:rPr>
          <w:rFonts w:cstheme="majorHAnsi"/>
          <w:lang w:eastAsia="es-ES"/>
        </w:rPr>
        <w:t xml:space="preserve">posterga </w:t>
      </w:r>
      <w:r w:rsidRPr="00A902B2">
        <w:rPr>
          <w:rFonts w:cstheme="majorHAnsi"/>
          <w:lang w:eastAsia="es-ES"/>
        </w:rPr>
        <w:t xml:space="preserve">hasta </w:t>
      </w:r>
      <w:r w:rsidR="00B954B3">
        <w:rPr>
          <w:rFonts w:cstheme="majorHAnsi"/>
          <w:lang w:eastAsia="es-ES"/>
        </w:rPr>
        <w:t xml:space="preserve">el momento del </w:t>
      </w:r>
      <w:r w:rsidRPr="00A902B2">
        <w:rPr>
          <w:rFonts w:cstheme="majorHAnsi"/>
          <w:lang w:eastAsia="es-ES"/>
        </w:rPr>
        <w:t xml:space="preserve">desbridamiento quirúrgico </w:t>
      </w:r>
      <w:sdt>
        <w:sdtPr>
          <w:rPr>
            <w:rFonts w:cstheme="majorHAnsi"/>
            <w:color w:val="000000"/>
            <w:lang w:eastAsia="es-ES"/>
          </w:rPr>
          <w:tag w:val="MENDELEY_CITATION_v3_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"/>
          <w:id w:val="-714811515"/>
          <w:placeholder>
            <w:docPart w:val="DefaultPlaceholder_-1854013440"/>
          </w:placeholder>
        </w:sdtPr>
        <w:sdtEndPr>
          <w:rPr>
            <w:lang w:eastAsia="es-ES_tradnl"/>
          </w:rPr>
        </w:sdtEndPr>
        <w:sdtContent>
          <w:ins w:id="84" w:author="Ama de Berrio" w:date="2024-06-25T17:54:00Z">
            <w:r w:rsidR="003323D6" w:rsidRPr="003323D6">
              <w:rPr>
                <w:rFonts w:cstheme="majorHAnsi"/>
                <w:color w:val="000000"/>
              </w:rPr>
              <w:t>(4,17)</w:t>
            </w:r>
          </w:ins>
          <w:del w:id="85" w:author="Ama de Berrio" w:date="2024-06-25T17:54:00Z">
            <w:r w:rsidR="00030EF7" w:rsidRPr="003323D6" w:rsidDel="003323D6">
              <w:rPr>
                <w:rFonts w:cstheme="majorHAnsi"/>
                <w:color w:val="000000"/>
              </w:rPr>
              <w:delText>(4,17)</w:delText>
            </w:r>
          </w:del>
        </w:sdtContent>
      </w:sdt>
      <w:r w:rsidR="00B954B3">
        <w:rPr>
          <w:rFonts w:cstheme="majorHAnsi"/>
          <w:lang w:eastAsia="es-ES"/>
        </w:rPr>
        <w:t>,</w:t>
      </w:r>
      <w:r w:rsidRPr="00A902B2">
        <w:rPr>
          <w:rFonts w:cstheme="majorHAnsi"/>
          <w:lang w:eastAsia="es-ES"/>
        </w:rPr>
        <w:t xml:space="preserve"> </w:t>
      </w:r>
      <w:r w:rsidR="00B954B3">
        <w:rPr>
          <w:rFonts w:cstheme="majorHAnsi"/>
          <w:lang w:eastAsia="es-ES"/>
        </w:rPr>
        <w:t>d</w:t>
      </w:r>
      <w:r w:rsidRPr="00A902B2">
        <w:rPr>
          <w:rFonts w:cstheme="majorHAnsi"/>
          <w:lang w:eastAsia="es-ES"/>
        </w:rPr>
        <w:t>el drenaje de colecciones, o se hace en pacientes con infecciones complicadas que ya estaban recibiendo antibióticos, por lo que no se logra el aislamiento del germen. Si bien el ideal es</w:t>
      </w:r>
      <w:r w:rsidRPr="00A902B2" w:rsidDel="00913CD4">
        <w:rPr>
          <w:rFonts w:cstheme="majorHAnsi"/>
          <w:lang w:eastAsia="es-ES"/>
        </w:rPr>
        <w:t xml:space="preserve"> </w:t>
      </w:r>
      <w:r w:rsidRPr="00A902B2">
        <w:rPr>
          <w:rFonts w:cstheme="majorHAnsi"/>
          <w:lang w:eastAsia="es-ES"/>
        </w:rPr>
        <w:t xml:space="preserve">prescribir los antibióticos una vez está identificado el patógeno y su espectro de sensibilidad a los antibióticos </w:t>
      </w:r>
      <w:sdt>
        <w:sdtPr>
          <w:rPr>
            <w:rFonts w:cstheme="majorHAnsi"/>
            <w:color w:val="000000"/>
            <w:lang w:eastAsia="es-ES"/>
          </w:rPr>
          <w:tag w:val="MENDELEY_CITATION_v3_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"/>
          <w:id w:val="-1503350379"/>
          <w:placeholder>
            <w:docPart w:val="DefaultPlaceholder_-1854013440"/>
          </w:placeholder>
        </w:sdtPr>
        <w:sdtEndPr>
          <w:rPr>
            <w:lang w:eastAsia="es-ES_tradnl"/>
          </w:rPr>
        </w:sdtEndPr>
        <w:sdtContent>
          <w:ins w:id="86" w:author="Ama de Berrio" w:date="2024-06-25T17:54:00Z">
            <w:r w:rsidR="003323D6" w:rsidRPr="003323D6">
              <w:rPr>
                <w:rFonts w:cstheme="majorHAnsi"/>
                <w:color w:val="000000"/>
              </w:rPr>
              <w:t>(4)</w:t>
            </w:r>
          </w:ins>
          <w:del w:id="87" w:author="Ama de Berrio" w:date="2024-06-25T17:54:00Z">
            <w:r w:rsidR="00030EF7" w:rsidRPr="003323D6" w:rsidDel="003323D6">
              <w:rPr>
                <w:rFonts w:cstheme="majorHAnsi"/>
                <w:color w:val="000000"/>
              </w:rPr>
              <w:delText>(4)</w:delText>
            </w:r>
          </w:del>
        </w:sdtContent>
      </w:sdt>
      <w:r w:rsidRPr="00A902B2">
        <w:rPr>
          <w:rFonts w:cstheme="majorHAnsi"/>
          <w:lang w:eastAsia="es-ES"/>
        </w:rPr>
        <w:t xml:space="preserve">, no se encontró en la literatura especializada evidencia que defina cuando está indicado realizar </w:t>
      </w:r>
      <w:r w:rsidR="00540855" w:rsidRPr="00A902B2">
        <w:rPr>
          <w:rFonts w:cstheme="majorHAnsi"/>
          <w:lang w:eastAsia="es-ES"/>
        </w:rPr>
        <w:t>un aislamiento microbiológico</w:t>
      </w:r>
      <w:r w:rsidRPr="00A902B2">
        <w:rPr>
          <w:rFonts w:cstheme="majorHAnsi"/>
          <w:lang w:eastAsia="es-ES"/>
        </w:rPr>
        <w:t xml:space="preserve"> en las IPTB que se desarrollan en los pacientes con MS</w:t>
      </w:r>
      <w:r w:rsidR="00B954B3">
        <w:rPr>
          <w:rFonts w:cstheme="majorHAnsi"/>
          <w:lang w:eastAsia="es-ES"/>
        </w:rPr>
        <w:t xml:space="preserve">, ni </w:t>
      </w:r>
      <w:r w:rsidRPr="00A902B2">
        <w:rPr>
          <w:rFonts w:cstheme="majorHAnsi"/>
          <w:lang w:eastAsia="es-ES"/>
        </w:rPr>
        <w:t>cuál es el estándar de referencia.</w:t>
      </w:r>
    </w:p>
    <w:p w14:paraId="379EF6E9" w14:textId="77777777" w:rsidR="00AA6DC6" w:rsidRPr="00A902B2" w:rsidRDefault="00AA6DC6" w:rsidP="00104236">
      <w:pPr>
        <w:jc w:val="both"/>
        <w:rPr>
          <w:rFonts w:cstheme="majorHAnsi"/>
          <w:lang w:eastAsia="es-ES"/>
        </w:rPr>
      </w:pPr>
    </w:p>
    <w:p w14:paraId="491AEF9A" w14:textId="705E7126" w:rsidR="00C45B91" w:rsidRPr="00A902B2" w:rsidRDefault="00C45B91" w:rsidP="003C2AC8">
      <w:pPr>
        <w:jc w:val="both"/>
        <w:rPr>
          <w:rFonts w:cstheme="majorHAnsi"/>
          <w:lang w:eastAsia="es-ES"/>
        </w:rPr>
      </w:pPr>
      <w:r w:rsidRPr="00A902B2">
        <w:rPr>
          <w:rFonts w:cstheme="majorHAnsi"/>
          <w:lang w:eastAsia="es-ES"/>
        </w:rPr>
        <w:t xml:space="preserve">Brenes - Chacón y cols, en una revisión narrativa sobre el uso de los antibióticos en las IPTB en MS, encontraron que su prescripción no siempre se hizo en infecciones documentadas o sustentada en aislamientos microbiológicos o guías de tratamiento </w:t>
      </w:r>
      <w:sdt>
        <w:sdtPr>
          <w:rPr>
            <w:rFonts w:cstheme="majorHAnsi"/>
            <w:color w:val="000000"/>
            <w:lang w:eastAsia="es-ES"/>
          </w:rPr>
          <w:tag w:val="MENDELEY_CITATION_v3_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"/>
          <w:id w:val="1571076393"/>
          <w:placeholder>
            <w:docPart w:val="DefaultPlaceholder_-1854013440"/>
          </w:placeholder>
        </w:sdtPr>
        <w:sdtEndPr>
          <w:rPr>
            <w:lang w:eastAsia="es-ES_tradnl"/>
          </w:rPr>
        </w:sdtEndPr>
        <w:sdtContent>
          <w:ins w:id="88" w:author="Ama de Berrio" w:date="2024-06-25T17:54:00Z">
            <w:r w:rsidR="003323D6" w:rsidRPr="003323D6">
              <w:rPr>
                <w:rFonts w:cstheme="majorHAnsi"/>
                <w:color w:val="000000"/>
              </w:rPr>
              <w:t>(33)</w:t>
            </w:r>
          </w:ins>
          <w:del w:id="89" w:author="Ama de Berrio" w:date="2024-06-25T17:54:00Z">
            <w:r w:rsidR="00030EF7" w:rsidRPr="003323D6" w:rsidDel="003323D6">
              <w:rPr>
                <w:rFonts w:cstheme="majorHAnsi"/>
                <w:color w:val="000000"/>
              </w:rPr>
              <w:delText>(33)</w:delText>
            </w:r>
          </w:del>
        </w:sdtContent>
      </w:sdt>
      <w:r w:rsidRPr="00A902B2">
        <w:rPr>
          <w:rFonts w:cstheme="majorHAnsi"/>
          <w:lang w:eastAsia="es-ES"/>
        </w:rPr>
        <w:t xml:space="preserve">. El uso rutinario de </w:t>
      </w:r>
      <w:r w:rsidRPr="00A902B2">
        <w:rPr>
          <w:rFonts w:cstheme="majorHAnsi"/>
          <w:lang w:eastAsia="es-ES"/>
        </w:rPr>
        <w:lastRenderedPageBreak/>
        <w:t xml:space="preserve">antibióticos con fines profilácticos después de una MS es común. Sin embargo, es una práctica controvertida y según la mayoría de los estudios </w:t>
      </w:r>
      <w:r w:rsidR="00540855" w:rsidRPr="00A902B2">
        <w:rPr>
          <w:rFonts w:cstheme="majorHAnsi"/>
          <w:lang w:eastAsia="es-ES"/>
        </w:rPr>
        <w:t>realizados parece</w:t>
      </w:r>
      <w:r w:rsidRPr="00A902B2">
        <w:rPr>
          <w:rFonts w:cstheme="majorHAnsi"/>
          <w:lang w:eastAsia="es-ES"/>
        </w:rPr>
        <w:t xml:space="preserve"> haber consenso en contra de su uso, porque no ha demostrado efectividad </w:t>
      </w:r>
      <w:sdt>
        <w:sdtPr>
          <w:rPr>
            <w:rFonts w:cstheme="majorHAnsi"/>
            <w:color w:val="000000"/>
            <w:lang w:eastAsia="es-ES"/>
          </w:rPr>
          <w:tag w:val="MENDELEY_CITATION_v3_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"/>
          <w:id w:val="1672981143"/>
          <w:placeholder>
            <w:docPart w:val="DefaultPlaceholder_-1854013440"/>
          </w:placeholder>
        </w:sdtPr>
        <w:sdtEndPr>
          <w:rPr>
            <w:lang w:eastAsia="es-ES_tradnl"/>
          </w:rPr>
        </w:sdtEndPr>
        <w:sdtContent>
          <w:ins w:id="90" w:author="Ama de Berrio" w:date="2024-06-25T17:54:00Z">
            <w:r w:rsidR="003323D6" w:rsidRPr="003323D6">
              <w:rPr>
                <w:rFonts w:cstheme="majorHAnsi"/>
                <w:color w:val="000000"/>
              </w:rPr>
              <w:t>(4)</w:t>
            </w:r>
          </w:ins>
          <w:del w:id="91" w:author="Ama de Berrio" w:date="2024-06-25T17:54:00Z">
            <w:r w:rsidR="00030EF7" w:rsidRPr="003323D6" w:rsidDel="003323D6">
              <w:rPr>
                <w:rFonts w:cstheme="majorHAnsi"/>
                <w:color w:val="000000"/>
              </w:rPr>
              <w:delText>(4)</w:delText>
            </w:r>
          </w:del>
        </w:sdtContent>
      </w:sdt>
      <w:r w:rsidRPr="00A902B2">
        <w:rPr>
          <w:rFonts w:cstheme="majorHAnsi"/>
          <w:lang w:eastAsia="es-ES"/>
        </w:rPr>
        <w:t xml:space="preserve"> y no está respaldad</w:t>
      </w:r>
      <w:r w:rsidR="00827919">
        <w:rPr>
          <w:rFonts w:cstheme="majorHAnsi"/>
          <w:lang w:eastAsia="es-ES"/>
        </w:rPr>
        <w:t>o</w:t>
      </w:r>
      <w:r w:rsidRPr="00A902B2">
        <w:rPr>
          <w:rFonts w:cstheme="majorHAnsi"/>
          <w:lang w:eastAsia="es-ES"/>
        </w:rPr>
        <w:t xml:space="preserve"> por evidencia de ensayos controlados </w:t>
      </w:r>
      <w:sdt>
        <w:sdtPr>
          <w:rPr>
            <w:rFonts w:cstheme="majorHAnsi"/>
            <w:color w:val="000000"/>
            <w:lang w:eastAsia="es-ES"/>
          </w:rPr>
          <w:tag w:val="MENDELEY_CITATION_v3_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"/>
          <w:id w:val="-1282336702"/>
          <w:placeholder>
            <w:docPart w:val="DefaultPlaceholder_-1854013440"/>
          </w:placeholder>
        </w:sdtPr>
        <w:sdtEndPr>
          <w:rPr>
            <w:lang w:eastAsia="es-ES_tradnl"/>
          </w:rPr>
        </w:sdtEndPr>
        <w:sdtContent>
          <w:ins w:id="92" w:author="Ama de Berrio" w:date="2024-06-25T17:54:00Z">
            <w:r w:rsidR="003323D6" w:rsidRPr="003323D6">
              <w:rPr>
                <w:rFonts w:cstheme="majorHAnsi"/>
                <w:color w:val="000000"/>
              </w:rPr>
              <w:t>(33)</w:t>
            </w:r>
          </w:ins>
          <w:del w:id="93" w:author="Ama de Berrio" w:date="2024-06-25T17:54:00Z">
            <w:r w:rsidR="00030EF7" w:rsidRPr="003323D6" w:rsidDel="003323D6">
              <w:rPr>
                <w:rFonts w:cstheme="majorHAnsi"/>
                <w:color w:val="000000"/>
              </w:rPr>
              <w:delText>(33)</w:delText>
            </w:r>
          </w:del>
        </w:sdtContent>
      </w:sdt>
      <w:r w:rsidRPr="00A902B2">
        <w:rPr>
          <w:rFonts w:cstheme="majorHAnsi"/>
          <w:lang w:eastAsia="es-ES"/>
        </w:rPr>
        <w:t xml:space="preserve">. </w:t>
      </w:r>
    </w:p>
    <w:p w14:paraId="2966B53F" w14:textId="77777777" w:rsidR="00C45B91" w:rsidRPr="00A902B2" w:rsidRDefault="00C45B91" w:rsidP="003C2AC8">
      <w:pPr>
        <w:jc w:val="both"/>
        <w:rPr>
          <w:rFonts w:cstheme="majorHAnsi"/>
          <w:lang w:eastAsia="es-ES"/>
        </w:rPr>
      </w:pPr>
    </w:p>
    <w:p w14:paraId="6444049B" w14:textId="6B5A243A" w:rsidR="00C45B91" w:rsidRPr="00A902B2" w:rsidRDefault="00C45B91" w:rsidP="00B40A33">
      <w:pPr>
        <w:jc w:val="both"/>
        <w:rPr>
          <w:rFonts w:cstheme="majorHAnsi"/>
          <w:lang w:eastAsia="es-ES"/>
        </w:rPr>
      </w:pPr>
      <w:r w:rsidRPr="00A902B2">
        <w:rPr>
          <w:rFonts w:cstheme="majorHAnsi"/>
          <w:lang w:val="es-ES_tradnl" w:eastAsia="es-ES"/>
        </w:rPr>
        <w:t xml:space="preserve">El uso de los antimicrobianos se enmarca en el concepto de su uso irracional, cuya principal característica es la preocupación por el riesgo de inducir resistencia a los antibióticos. Adicionalmente, la prescripción innecesaria de antibióticos puede poner en riesgo la vida del paciente, generar </w:t>
      </w:r>
      <w:r w:rsidRPr="00A902B2">
        <w:rPr>
          <w:rFonts w:cstheme="majorHAnsi"/>
          <w:lang w:eastAsia="es-ES"/>
        </w:rPr>
        <w:t xml:space="preserve">la necesidad de prescribir otros medicamentos e intervenciones e incrementar el riesgo de desarrollar efectos adversos </w:t>
      </w:r>
      <w:sdt>
        <w:sdtPr>
          <w:rPr>
            <w:rFonts w:cstheme="majorHAnsi"/>
            <w:color w:val="000000"/>
            <w:lang w:eastAsia="es-ES"/>
          </w:rPr>
          <w:tag w:val="MENDELEY_CITATION_v3_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"/>
          <w:id w:val="-2106267981"/>
          <w:placeholder>
            <w:docPart w:val="DefaultPlaceholder_-1854013440"/>
          </w:placeholder>
        </w:sdtPr>
        <w:sdtEndPr>
          <w:rPr>
            <w:lang w:eastAsia="es-ES_tradnl"/>
          </w:rPr>
        </w:sdtEndPr>
        <w:sdtContent>
          <w:ins w:id="94" w:author="Ama de Berrio" w:date="2024-06-25T17:54:00Z">
            <w:r w:rsidR="003323D6" w:rsidRPr="003323D6">
              <w:rPr>
                <w:rFonts w:cstheme="majorHAnsi"/>
                <w:color w:val="000000"/>
              </w:rPr>
              <w:t>(35)</w:t>
            </w:r>
          </w:ins>
          <w:del w:id="95" w:author="Ama de Berrio" w:date="2024-06-25T17:54:00Z">
            <w:r w:rsidR="00030EF7" w:rsidRPr="003323D6" w:rsidDel="003323D6">
              <w:rPr>
                <w:rFonts w:cstheme="majorHAnsi"/>
                <w:color w:val="000000"/>
              </w:rPr>
              <w:delText>(35)</w:delText>
            </w:r>
          </w:del>
        </w:sdtContent>
      </w:sdt>
      <w:r w:rsidRPr="00A902B2">
        <w:rPr>
          <w:rFonts w:cstheme="majorHAnsi"/>
          <w:lang w:eastAsia="es-ES"/>
        </w:rPr>
        <w:t>. La prescripción de esquemas empíricos de antibióticos</w:t>
      </w:r>
      <w:r w:rsidRPr="00A902B2">
        <w:rPr>
          <w:rFonts w:cstheme="majorHAnsi"/>
          <w:lang w:val="es-ES_tradnl" w:eastAsia="es-ES"/>
        </w:rPr>
        <w:t xml:space="preserve"> se ha asociado con</w:t>
      </w:r>
      <w:r w:rsidRPr="00A902B2">
        <w:rPr>
          <w:rFonts w:cstheme="majorHAnsi"/>
          <w:lang w:eastAsia="es-ES"/>
        </w:rPr>
        <w:t xml:space="preserve"> fallo terapéutico, polimedicación de antimicrobianos, empeoramiento de la condición clínica del paciente y mayor número de secuelas, </w:t>
      </w:r>
      <w:r w:rsidRPr="00A902B2">
        <w:rPr>
          <w:rFonts w:cstheme="majorHAnsi"/>
          <w:lang w:val="es-ES_tradnl" w:eastAsia="es-ES"/>
        </w:rPr>
        <w:t xml:space="preserve">tratamientos y hospitalización prolongada, incremento en los costos de la atención médica, aumento en el número de reingresos hospitalarios y de la probabilidad de muerte </w:t>
      </w:r>
      <w:sdt>
        <w:sdtPr>
          <w:rPr>
            <w:rFonts w:cstheme="majorHAnsi"/>
            <w:color w:val="000000"/>
            <w:lang w:val="es-ES_tradnl" w:eastAsia="es-ES"/>
          </w:rPr>
          <w:tag w:val="MENDELEY_CITATION_v3_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"/>
          <w:id w:val="-194698446"/>
          <w:placeholder>
            <w:docPart w:val="DefaultPlaceholder_-1854013440"/>
          </w:placeholder>
        </w:sdtPr>
        <w:sdtEndPr>
          <w:rPr>
            <w:lang w:val="es-CO" w:eastAsia="es-ES_tradnl"/>
          </w:rPr>
        </w:sdtEndPr>
        <w:sdtContent>
          <w:ins w:id="96" w:author="Ama de Berrio" w:date="2024-06-25T17:54:00Z">
            <w:r w:rsidR="003323D6" w:rsidRPr="003323D6">
              <w:rPr>
                <w:rFonts w:cstheme="majorHAnsi"/>
                <w:color w:val="000000"/>
              </w:rPr>
              <w:t>(36)</w:t>
            </w:r>
          </w:ins>
          <w:del w:id="97" w:author="Ama de Berrio" w:date="2024-06-25T17:54:00Z">
            <w:r w:rsidR="00030EF7" w:rsidRPr="003323D6" w:rsidDel="003323D6">
              <w:rPr>
                <w:rFonts w:cstheme="majorHAnsi"/>
                <w:color w:val="000000"/>
              </w:rPr>
              <w:delText>(36)</w:delText>
            </w:r>
          </w:del>
        </w:sdtContent>
      </w:sdt>
      <w:r w:rsidRPr="00A902B2">
        <w:rPr>
          <w:rFonts w:cstheme="majorHAnsi"/>
          <w:lang w:val="es-ES_tradnl" w:eastAsia="es-ES"/>
        </w:rPr>
        <w:t xml:space="preserve">. </w:t>
      </w:r>
      <w:r w:rsidRPr="00A902B2">
        <w:rPr>
          <w:rFonts w:cstheme="majorHAnsi"/>
          <w:lang w:eastAsia="es-ES"/>
        </w:rPr>
        <w:t xml:space="preserve">Por ello, es imperativo que se implementen acciones para reducir la incertidumbre diagnóstica en las IPTB que se desarrollan en la MS. </w:t>
      </w:r>
      <w:sdt>
        <w:sdtPr>
          <w:rPr>
            <w:rFonts w:cstheme="majorHAnsi"/>
            <w:color w:val="000000"/>
            <w:lang w:eastAsia="es-ES"/>
          </w:rPr>
          <w:tag w:val="MENDELEY_CITATION_v3_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"/>
          <w:id w:val="-2097240519"/>
          <w:placeholder>
            <w:docPart w:val="DefaultPlaceholder_-1854013440"/>
          </w:placeholder>
        </w:sdtPr>
        <w:sdtEndPr>
          <w:rPr>
            <w:lang w:eastAsia="es-ES_tradnl"/>
          </w:rPr>
        </w:sdtEndPr>
        <w:sdtContent>
          <w:ins w:id="98" w:author="Ama de Berrio" w:date="2024-06-25T17:54:00Z">
            <w:r w:rsidR="003323D6" w:rsidRPr="003323D6">
              <w:rPr>
                <w:rFonts w:cstheme="majorHAnsi"/>
                <w:color w:val="000000"/>
              </w:rPr>
              <w:t>(35,37,38)</w:t>
            </w:r>
          </w:ins>
          <w:del w:id="99" w:author="Ama de Berrio" w:date="2024-06-25T17:54:00Z">
            <w:r w:rsidR="00030EF7" w:rsidRPr="003323D6" w:rsidDel="003323D6">
              <w:rPr>
                <w:rFonts w:cstheme="majorHAnsi"/>
                <w:color w:val="000000"/>
              </w:rPr>
              <w:delText>(35,37,38)</w:delText>
            </w:r>
          </w:del>
        </w:sdtContent>
      </w:sdt>
      <w:r w:rsidRPr="00A902B2">
        <w:rPr>
          <w:rFonts w:cstheme="majorHAnsi"/>
          <w:lang w:eastAsia="es-ES"/>
        </w:rPr>
        <w:t xml:space="preserve">. </w:t>
      </w:r>
    </w:p>
    <w:p w14:paraId="20719C88" w14:textId="77777777" w:rsidR="00C45B91" w:rsidRPr="00A902B2" w:rsidRDefault="00C45B91" w:rsidP="00903F76">
      <w:pPr>
        <w:jc w:val="both"/>
        <w:rPr>
          <w:rFonts w:cstheme="majorHAnsi"/>
          <w:lang w:eastAsia="es-ES"/>
        </w:rPr>
      </w:pPr>
    </w:p>
    <w:p w14:paraId="418EC84D" w14:textId="40C2A11B" w:rsidR="00C45B91" w:rsidRPr="00A902B2" w:rsidRDefault="00C45B91" w:rsidP="001463BE">
      <w:pPr>
        <w:jc w:val="both"/>
        <w:rPr>
          <w:rFonts w:cstheme="majorHAnsi"/>
          <w:lang w:eastAsia="es-ES"/>
        </w:rPr>
      </w:pPr>
      <w:r w:rsidRPr="00A902B2">
        <w:rPr>
          <w:rFonts w:cstheme="majorHAnsi"/>
          <w:lang w:eastAsia="es-ES"/>
        </w:rPr>
        <w:t xml:space="preserve">Las guías nacionales </w:t>
      </w:r>
      <w:sdt>
        <w:sdtPr>
          <w:rPr>
            <w:rFonts w:cstheme="majorHAnsi"/>
            <w:color w:val="000000"/>
            <w:lang w:eastAsia="es-ES"/>
          </w:rPr>
          <w:tag w:val="MENDELEY_CITATION_v3_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"/>
          <w:id w:val="-183371630"/>
          <w:placeholder>
            <w:docPart w:val="DefaultPlaceholder_-1854013440"/>
          </w:placeholder>
        </w:sdtPr>
        <w:sdtEndPr>
          <w:rPr>
            <w:lang w:eastAsia="es-ES_tradnl"/>
          </w:rPr>
        </w:sdtEndPr>
        <w:sdtContent>
          <w:ins w:id="100" w:author="Ama de Berrio" w:date="2024-06-25T17:54:00Z">
            <w:r w:rsidR="003323D6" w:rsidRPr="003323D6">
              <w:rPr>
                <w:rFonts w:cstheme="majorHAnsi"/>
                <w:color w:val="000000"/>
              </w:rPr>
              <w:t>(39)</w:t>
            </w:r>
          </w:ins>
          <w:del w:id="101" w:author="Ama de Berrio" w:date="2024-06-25T17:54:00Z">
            <w:r w:rsidR="00030EF7" w:rsidRPr="003323D6" w:rsidDel="003323D6">
              <w:rPr>
                <w:rFonts w:cstheme="majorHAnsi"/>
                <w:color w:val="000000"/>
              </w:rPr>
              <w:delText>(39)</w:delText>
            </w:r>
          </w:del>
        </w:sdtContent>
      </w:sdt>
      <w:r w:rsidRPr="00A902B2">
        <w:rPr>
          <w:rFonts w:cstheme="majorHAnsi"/>
          <w:lang w:eastAsia="es-ES"/>
        </w:rPr>
        <w:t xml:space="preserve"> e internacionales para el diagnóstico y tratamiento de las IPTB postraumáticas o postquirúrgicas, reconocen el vacío de conocimiento que existe, y advierten que las recomendaciones para el diagnóstico y tratamiento de las IPTB no contemplan el contexto de las MS </w:t>
      </w:r>
      <w:sdt>
        <w:sdtPr>
          <w:rPr>
            <w:rFonts w:cstheme="majorHAnsi"/>
            <w:color w:val="000000"/>
            <w:lang w:eastAsia="es-ES"/>
          </w:rPr>
          <w:tag w:val="MENDELEY_CITATION_v3_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"/>
          <w:id w:val="417524276"/>
          <w:placeholder>
            <w:docPart w:val="DefaultPlaceholder_-1854013440"/>
          </w:placeholder>
        </w:sdtPr>
        <w:sdtEndPr>
          <w:rPr>
            <w:lang w:eastAsia="es-ES_tradnl"/>
          </w:rPr>
        </w:sdtEndPr>
        <w:sdtContent>
          <w:ins w:id="102" w:author="Ama de Berrio" w:date="2024-06-25T17:54:00Z">
            <w:r w:rsidR="003323D6" w:rsidRPr="003323D6">
              <w:rPr>
                <w:rFonts w:cstheme="majorHAnsi"/>
                <w:color w:val="000000"/>
              </w:rPr>
              <w:t>(40–42)</w:t>
            </w:r>
          </w:ins>
          <w:del w:id="103" w:author="Ama de Berrio" w:date="2024-06-25T17:54:00Z">
            <w:r w:rsidR="00030EF7" w:rsidRPr="003323D6" w:rsidDel="003323D6">
              <w:rPr>
                <w:rFonts w:cstheme="majorHAnsi"/>
                <w:color w:val="000000"/>
              </w:rPr>
              <w:delText>(40–42)</w:delText>
            </w:r>
          </w:del>
        </w:sdtContent>
      </w:sdt>
      <w:r w:rsidRPr="00A902B2">
        <w:rPr>
          <w:rFonts w:cstheme="majorHAnsi"/>
          <w:lang w:eastAsia="es-ES"/>
        </w:rPr>
        <w:t>. E</w:t>
      </w:r>
      <w:r w:rsidR="00827919">
        <w:rPr>
          <w:rFonts w:cstheme="majorHAnsi"/>
          <w:lang w:eastAsia="es-ES"/>
        </w:rPr>
        <w:t xml:space="preserve">stas </w:t>
      </w:r>
      <w:r w:rsidRPr="00A902B2">
        <w:rPr>
          <w:rFonts w:cstheme="majorHAnsi"/>
          <w:lang w:eastAsia="es-ES"/>
        </w:rPr>
        <w:t xml:space="preserve">se diagnostican porque existe una sospecha clínica, pero no se dispone de pruebas de referencia estándar y la información disponible a partir de investigaciones se desprende de series de casos retrospectivas, donde no hay uniformidad en los criterios clínicos, paraclínicos y microbiológicos para confirmar el diagnóstico de IPTB </w:t>
      </w:r>
      <w:sdt>
        <w:sdtPr>
          <w:rPr>
            <w:rFonts w:cstheme="majorHAnsi"/>
            <w:color w:val="000000"/>
            <w:lang w:eastAsia="es-ES"/>
          </w:rPr>
          <w:tag w:val="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"/>
          <w:id w:val="-783963271"/>
          <w:placeholder>
            <w:docPart w:val="DefaultPlaceholder_-1854013440"/>
          </w:placeholder>
        </w:sdtPr>
        <w:sdtEndPr>
          <w:rPr>
            <w:lang w:eastAsia="es-ES_tradnl"/>
          </w:rPr>
        </w:sdtEndPr>
        <w:sdtContent>
          <w:ins w:id="104" w:author="Ama de Berrio" w:date="2024-06-25T17:54:00Z">
            <w:r w:rsidR="003323D6" w:rsidRPr="003323D6">
              <w:rPr>
                <w:rFonts w:cstheme="majorHAnsi"/>
                <w:color w:val="000000"/>
              </w:rPr>
              <w:t>(34,43,44)</w:t>
            </w:r>
          </w:ins>
          <w:del w:id="105" w:author="Ama de Berrio" w:date="2024-06-25T17:54:00Z">
            <w:r w:rsidR="00030EF7" w:rsidRPr="003323D6" w:rsidDel="003323D6">
              <w:rPr>
                <w:rFonts w:cstheme="majorHAnsi"/>
                <w:color w:val="000000"/>
              </w:rPr>
              <w:delText>(34,43,44)</w:delText>
            </w:r>
          </w:del>
        </w:sdtContent>
      </w:sdt>
      <w:r w:rsidRPr="00A902B2">
        <w:rPr>
          <w:rFonts w:cstheme="majorHAnsi"/>
          <w:lang w:eastAsia="es-ES"/>
        </w:rPr>
        <w:t xml:space="preserve">. </w:t>
      </w:r>
    </w:p>
    <w:p w14:paraId="1DA702F9" w14:textId="77777777" w:rsidR="00C45B91" w:rsidRPr="00A902B2" w:rsidRDefault="00C45B91" w:rsidP="00FB57F8">
      <w:pPr>
        <w:jc w:val="both"/>
        <w:rPr>
          <w:rFonts w:cstheme="majorHAnsi"/>
          <w:lang w:eastAsia="es-ES"/>
        </w:rPr>
      </w:pPr>
    </w:p>
    <w:p w14:paraId="2B29CB7F" w14:textId="77777777" w:rsidR="00C45B91" w:rsidRPr="00A902B2" w:rsidRDefault="00C45B91" w:rsidP="003C2AC8">
      <w:pPr>
        <w:jc w:val="both"/>
        <w:rPr>
          <w:rFonts w:cstheme="majorHAnsi"/>
          <w:lang w:eastAsia="es-ES"/>
        </w:rPr>
      </w:pPr>
      <w:r w:rsidRPr="00A902B2">
        <w:rPr>
          <w:rFonts w:cstheme="majorHAnsi"/>
          <w:lang w:eastAsia="es-ES"/>
        </w:rPr>
        <w:t>La complejidad para hacer el diagnóstico diferencial de la IPTB en un paciente con una MS a partir de las manifestaciones clínicas, dada por la sobreposición de los signos típicos de la infección y la toxicidad del veneno, sumado a lo inespecíficos que estos pueden ser, junto con las dificultades técnicas para la toma o la interpretación de los cultivos, pone de manifiesto las dificultades existentes para identificar, diagnosticar y diferenciar las IPTB en los pacientes con MS. Lo anterior plantea un panorama complejo para el tratamiento de estos pacientes, que hasta ahora parece haber llevado a la prescripción irracional de antibióticos.</w:t>
      </w:r>
    </w:p>
    <w:p w14:paraId="7D709416" w14:textId="77777777" w:rsidR="00C45B91" w:rsidRPr="00A902B2" w:rsidRDefault="00C45B91" w:rsidP="003C2AC8">
      <w:pPr>
        <w:jc w:val="both"/>
        <w:rPr>
          <w:rFonts w:cstheme="majorHAnsi"/>
          <w:lang w:eastAsia="es-ES"/>
        </w:rPr>
      </w:pPr>
    </w:p>
    <w:p w14:paraId="62EDFEBC" w14:textId="50CFE892" w:rsidR="00C45B91" w:rsidRPr="00A902B2" w:rsidRDefault="00C45B91" w:rsidP="003C2AC8">
      <w:pPr>
        <w:jc w:val="both"/>
        <w:rPr>
          <w:rFonts w:cstheme="majorHAnsi"/>
          <w:lang w:eastAsia="es-ES"/>
        </w:rPr>
      </w:pPr>
      <w:r w:rsidRPr="00A902B2">
        <w:rPr>
          <w:rFonts w:cstheme="majorHAnsi"/>
          <w:bCs/>
          <w:lang w:eastAsia="es-ES"/>
        </w:rPr>
        <w:t>Para resolver este vacío de conocimiento</w:t>
      </w:r>
      <w:r w:rsidRPr="00A902B2">
        <w:rPr>
          <w:rFonts w:cstheme="majorHAnsi"/>
          <w:lang w:eastAsia="es-ES"/>
        </w:rPr>
        <w:t xml:space="preserve"> es necesario desarrollar un modelo de diagnóstico que combine parámetros clínicos medibles a la cabecera del paciente y biomarcadores de fácil acceso, que sea útil, sencillo, reproducible y que se pueda aplicar en cualquier entorno clínico. La meta final es que pueda realizarse un diagnóstico rápido de la IPTB en estos pacientes, que facilite la toma de decisiones terapéuticas acerca del uso oportuno de </w:t>
      </w:r>
      <w:r w:rsidR="00540855" w:rsidRPr="00A902B2">
        <w:rPr>
          <w:rFonts w:cstheme="majorHAnsi"/>
          <w:lang w:eastAsia="es-ES"/>
        </w:rPr>
        <w:t>antibióticos, que</w:t>
      </w:r>
      <w:r w:rsidRPr="00A902B2">
        <w:rPr>
          <w:rFonts w:cstheme="majorHAnsi"/>
          <w:lang w:eastAsia="es-ES"/>
        </w:rPr>
        <w:t xml:space="preserve"> evite su prescripción irracional y que minimice el desarrollo de complicaciones y secuelas. </w:t>
      </w:r>
    </w:p>
    <w:p w14:paraId="5F525E1E" w14:textId="77777777" w:rsidR="00C45B91" w:rsidRPr="00A902B2" w:rsidRDefault="00C45B91" w:rsidP="00B7513C">
      <w:pPr>
        <w:jc w:val="both"/>
        <w:rPr>
          <w:rFonts w:cstheme="majorHAnsi"/>
          <w:lang w:eastAsia="es-ES"/>
        </w:rPr>
      </w:pPr>
    </w:p>
    <w:p w14:paraId="75F18D58" w14:textId="77777777" w:rsidR="00C45B91" w:rsidRPr="00A902B2" w:rsidRDefault="00C45B91">
      <w:pPr>
        <w:rPr>
          <w:rFonts w:cstheme="majorHAnsi"/>
          <w:lang w:eastAsia="es-ES"/>
        </w:rPr>
      </w:pPr>
      <w:r w:rsidRPr="00A902B2">
        <w:rPr>
          <w:rFonts w:cstheme="majorHAnsi"/>
          <w:lang w:eastAsia="es-ES"/>
        </w:rPr>
        <w:br w:type="page"/>
      </w:r>
    </w:p>
    <w:p w14:paraId="4EC8711D" w14:textId="77777777" w:rsidR="00C45B91" w:rsidRPr="00A902B2" w:rsidRDefault="00C45B91" w:rsidP="00B46E99">
      <w:pPr>
        <w:pStyle w:val="Ttulo1"/>
      </w:pPr>
      <w:bookmarkStart w:id="106" w:name="_Toc163663832"/>
      <w:r w:rsidRPr="00A902B2">
        <w:lastRenderedPageBreak/>
        <w:t>PREGUNTA DE INVESTIGACIÓN</w:t>
      </w:r>
      <w:bookmarkEnd w:id="106"/>
    </w:p>
    <w:p w14:paraId="7AA84105" w14:textId="77777777" w:rsidR="00C45B91" w:rsidRPr="00A902B2" w:rsidRDefault="00C45B91" w:rsidP="00F24686">
      <w:pPr>
        <w:rPr>
          <w:rFonts w:cstheme="majorHAnsi"/>
        </w:rPr>
      </w:pPr>
      <w:r w:rsidRPr="00A902B2">
        <w:rPr>
          <w:rFonts w:cstheme="majorHAnsi"/>
        </w:rPr>
        <w:t xml:space="preserve"> </w:t>
      </w:r>
    </w:p>
    <w:p w14:paraId="23D354B4" w14:textId="77777777" w:rsidR="00C45B91" w:rsidRPr="00A902B2" w:rsidRDefault="00C45B91" w:rsidP="00C55939">
      <w:pPr>
        <w:jc w:val="both"/>
        <w:rPr>
          <w:rFonts w:cstheme="majorHAnsi"/>
          <w:lang w:eastAsia="es-ES"/>
        </w:rPr>
      </w:pPr>
      <w:r w:rsidRPr="00A902B2">
        <w:rPr>
          <w:rFonts w:cstheme="majorHAnsi"/>
          <w:lang w:eastAsia="es-ES"/>
        </w:rPr>
        <w:t xml:space="preserve">¿Cuáles son las características clínicas y los biomarcadores que permiten diagnosticar una IPTB en pacientes con accidente ofídico bothrópico (AOB)? </w:t>
      </w:r>
    </w:p>
    <w:p w14:paraId="7D6548D7" w14:textId="77777777" w:rsidR="00C45B91" w:rsidRPr="00A902B2" w:rsidRDefault="00C45B91" w:rsidP="00F24686">
      <w:pPr>
        <w:rPr>
          <w:rFonts w:cstheme="majorHAnsi"/>
        </w:rPr>
      </w:pPr>
    </w:p>
    <w:p w14:paraId="31A85CF0" w14:textId="77777777" w:rsidR="00C45B91" w:rsidRPr="00A902B2" w:rsidRDefault="00C45B91" w:rsidP="00B46E99">
      <w:pPr>
        <w:pStyle w:val="Ttulo1"/>
      </w:pPr>
      <w:bookmarkStart w:id="107" w:name="_Toc163663833"/>
      <w:r w:rsidRPr="00A902B2">
        <w:t>OBJETIVOS.</w:t>
      </w:r>
      <w:bookmarkEnd w:id="107"/>
    </w:p>
    <w:p w14:paraId="23022E58" w14:textId="77777777" w:rsidR="00C45B91" w:rsidRPr="00A902B2" w:rsidRDefault="00C45B91" w:rsidP="0094278A">
      <w:pPr>
        <w:rPr>
          <w:rFonts w:cstheme="majorHAnsi"/>
        </w:rPr>
      </w:pPr>
    </w:p>
    <w:p w14:paraId="25B8A091" w14:textId="77777777" w:rsidR="00C45B91" w:rsidRPr="00A902B2" w:rsidRDefault="00C45B91" w:rsidP="000E0CF0">
      <w:pPr>
        <w:pStyle w:val="Ttulo2"/>
      </w:pPr>
      <w:bookmarkStart w:id="108" w:name="_Toc163663834"/>
      <w:r w:rsidRPr="00A902B2">
        <w:t>4.1 Objetivo general.</w:t>
      </w:r>
      <w:bookmarkEnd w:id="108"/>
    </w:p>
    <w:p w14:paraId="36F48FCD" w14:textId="77777777" w:rsidR="00C45B91" w:rsidRPr="00A902B2" w:rsidRDefault="00C45B91" w:rsidP="00F24686">
      <w:pPr>
        <w:rPr>
          <w:rFonts w:cstheme="majorHAnsi"/>
        </w:rPr>
      </w:pPr>
    </w:p>
    <w:p w14:paraId="5F3D7CFE" w14:textId="77777777" w:rsidR="00C45B91" w:rsidRPr="00A902B2" w:rsidRDefault="00C45B91" w:rsidP="00C55939">
      <w:pPr>
        <w:jc w:val="both"/>
        <w:rPr>
          <w:rFonts w:cstheme="majorHAnsi"/>
          <w:lang w:eastAsia="es-ES"/>
        </w:rPr>
      </w:pPr>
      <w:r w:rsidRPr="00A902B2">
        <w:rPr>
          <w:rFonts w:cstheme="majorHAnsi"/>
          <w:lang w:eastAsia="es-ES"/>
        </w:rPr>
        <w:t xml:space="preserve">Desarrollar un modelo de diagnóstico para la infección de piel y tejidos blandos (IPTB) en pacientes con accidente ofídico bothrópico (AOB). </w:t>
      </w:r>
    </w:p>
    <w:p w14:paraId="54F10E17" w14:textId="77777777" w:rsidR="00C45B91" w:rsidRPr="00A902B2" w:rsidRDefault="00C45B91" w:rsidP="00F24686">
      <w:pPr>
        <w:rPr>
          <w:rFonts w:cstheme="majorHAnsi"/>
        </w:rPr>
      </w:pPr>
    </w:p>
    <w:p w14:paraId="3EB65ED3" w14:textId="77777777" w:rsidR="00C45B91" w:rsidRPr="00A902B2" w:rsidRDefault="00C45B91" w:rsidP="000E0CF0">
      <w:pPr>
        <w:pStyle w:val="Ttulo2"/>
      </w:pPr>
      <w:bookmarkStart w:id="109" w:name="_Toc163663835"/>
      <w:r w:rsidRPr="00A902B2">
        <w:t>4.2 Objetivos específicos</w:t>
      </w:r>
      <w:bookmarkEnd w:id="109"/>
    </w:p>
    <w:p w14:paraId="75608FA7" w14:textId="77777777" w:rsidR="00C45B91" w:rsidRPr="00A902B2" w:rsidRDefault="00C45B91" w:rsidP="00C55939">
      <w:pPr>
        <w:jc w:val="both"/>
        <w:rPr>
          <w:rFonts w:cstheme="majorHAnsi"/>
          <w:lang w:eastAsia="es-ES"/>
        </w:rPr>
      </w:pPr>
    </w:p>
    <w:p w14:paraId="1473F30E" w14:textId="77777777" w:rsidR="00C45B91" w:rsidRPr="00A902B2" w:rsidRDefault="00C45B91">
      <w:pPr>
        <w:pStyle w:val="Prrafodelista"/>
        <w:numPr>
          <w:ilvl w:val="0"/>
          <w:numId w:val="4"/>
        </w:numPr>
        <w:jc w:val="both"/>
        <w:rPr>
          <w:rFonts w:asciiTheme="majorHAnsi" w:eastAsia="Times New Roman" w:hAnsiTheme="majorHAnsi" w:cstheme="majorHAnsi"/>
          <w:lang w:val="es-CO" w:eastAsia="es-ES"/>
        </w:rPr>
      </w:pPr>
      <w:r w:rsidRPr="00A902B2">
        <w:rPr>
          <w:rFonts w:asciiTheme="majorHAnsi" w:eastAsia="Times New Roman" w:hAnsiTheme="majorHAnsi" w:cstheme="majorHAnsi"/>
          <w:lang w:val="es-CO" w:eastAsia="es-ES"/>
        </w:rPr>
        <w:t>Identificar las características clínicas de la IPTB en pacientes con AOB.</w:t>
      </w:r>
    </w:p>
    <w:p w14:paraId="3F401D74" w14:textId="77777777" w:rsidR="00C45B91" w:rsidRPr="00A902B2" w:rsidRDefault="00C45B91">
      <w:pPr>
        <w:pStyle w:val="Prrafodelista"/>
        <w:numPr>
          <w:ilvl w:val="0"/>
          <w:numId w:val="4"/>
        </w:numPr>
        <w:jc w:val="both"/>
        <w:rPr>
          <w:rFonts w:asciiTheme="majorHAnsi" w:eastAsia="Times New Roman" w:hAnsiTheme="majorHAnsi" w:cstheme="majorHAnsi"/>
          <w:lang w:val="es-CO" w:eastAsia="es-ES"/>
        </w:rPr>
      </w:pPr>
      <w:r w:rsidRPr="00A902B2">
        <w:rPr>
          <w:rFonts w:asciiTheme="majorHAnsi" w:eastAsia="Times New Roman" w:hAnsiTheme="majorHAnsi" w:cstheme="majorHAnsi"/>
          <w:lang w:val="es-CO" w:eastAsia="es-ES"/>
        </w:rPr>
        <w:t xml:space="preserve">Identificar el comportamiento de los biomarcadores relevantes en los pacientes con AOB e infección de piel y tejidos blandos. </w:t>
      </w:r>
    </w:p>
    <w:p w14:paraId="19B6BBEA" w14:textId="77777777" w:rsidR="00C45B91" w:rsidRPr="00A902B2" w:rsidRDefault="00C45B91">
      <w:pPr>
        <w:pStyle w:val="Prrafodelista"/>
        <w:numPr>
          <w:ilvl w:val="0"/>
          <w:numId w:val="4"/>
        </w:numPr>
        <w:jc w:val="both"/>
        <w:rPr>
          <w:rFonts w:asciiTheme="majorHAnsi" w:eastAsia="Times New Roman" w:hAnsiTheme="majorHAnsi" w:cstheme="majorHAnsi"/>
          <w:lang w:val="es-CO" w:eastAsia="es-ES"/>
        </w:rPr>
      </w:pPr>
      <w:r w:rsidRPr="00A902B2">
        <w:rPr>
          <w:rFonts w:asciiTheme="majorHAnsi" w:eastAsia="Times New Roman" w:hAnsiTheme="majorHAnsi" w:cstheme="majorHAnsi"/>
          <w:lang w:val="es-CO" w:eastAsia="es-ES"/>
        </w:rPr>
        <w:t xml:space="preserve">Identificar las bacterias aerobias y anaerobias implicadas en las IPTB de los pacientes con AOB. </w:t>
      </w:r>
    </w:p>
    <w:p w14:paraId="7AF9548D" w14:textId="43FF2089" w:rsidR="00D15192" w:rsidRPr="00A902B2" w:rsidRDefault="00D15192" w:rsidP="00D15192">
      <w:pPr>
        <w:pStyle w:val="Prrafodelista"/>
        <w:numPr>
          <w:ilvl w:val="0"/>
          <w:numId w:val="4"/>
        </w:numPr>
        <w:jc w:val="both"/>
        <w:rPr>
          <w:rFonts w:asciiTheme="majorHAnsi" w:eastAsia="Times New Roman" w:hAnsiTheme="majorHAnsi" w:cstheme="majorHAnsi"/>
          <w:lang w:val="es-CO" w:eastAsia="es-ES"/>
        </w:rPr>
      </w:pPr>
      <w:r w:rsidRPr="00A902B2">
        <w:rPr>
          <w:rFonts w:asciiTheme="majorHAnsi" w:eastAsia="Times New Roman" w:hAnsiTheme="majorHAnsi" w:cstheme="majorHAnsi"/>
          <w:lang w:val="es-CO" w:eastAsia="es-ES"/>
        </w:rPr>
        <w:t>Seleccionar</w:t>
      </w:r>
      <w:r w:rsidR="00A45437" w:rsidRPr="00A902B2">
        <w:rPr>
          <w:rFonts w:asciiTheme="majorHAnsi" w:eastAsia="Times New Roman" w:hAnsiTheme="majorHAnsi" w:cstheme="majorHAnsi"/>
          <w:lang w:val="es-CO" w:eastAsia="es-ES"/>
        </w:rPr>
        <w:t xml:space="preserve">, </w:t>
      </w:r>
      <w:r w:rsidRPr="00A902B2">
        <w:rPr>
          <w:rFonts w:asciiTheme="majorHAnsi" w:eastAsia="Times New Roman" w:hAnsiTheme="majorHAnsi" w:cstheme="majorHAnsi"/>
          <w:lang w:val="es-CO" w:eastAsia="es-ES"/>
        </w:rPr>
        <w:t>con base en una revisión sistemática de la literatura y un consenso de expertos, las variables que se utilizarán para la construcción y validación del modelo de diagnóstico.</w:t>
      </w:r>
    </w:p>
    <w:p w14:paraId="1253D282" w14:textId="10177F30" w:rsidR="00C45B91" w:rsidRPr="00A902B2" w:rsidRDefault="00C45B91" w:rsidP="00D15192">
      <w:pPr>
        <w:pStyle w:val="Prrafodelista"/>
        <w:jc w:val="both"/>
        <w:rPr>
          <w:rFonts w:asciiTheme="majorHAnsi" w:eastAsia="Times New Roman" w:hAnsiTheme="majorHAnsi" w:cstheme="majorHAnsi"/>
          <w:lang w:val="es-CO" w:eastAsia="es-ES"/>
        </w:rPr>
      </w:pPr>
    </w:p>
    <w:p w14:paraId="2AA650F8" w14:textId="77777777" w:rsidR="00C45B91" w:rsidRPr="00A902B2" w:rsidRDefault="00C45B91" w:rsidP="00272DC0">
      <w:pPr>
        <w:rPr>
          <w:rFonts w:cstheme="majorHAnsi"/>
        </w:rPr>
      </w:pPr>
      <w:r w:rsidRPr="00A902B2">
        <w:rPr>
          <w:rFonts w:cstheme="majorHAnsi"/>
          <w:lang w:eastAsia="es-ES"/>
        </w:rPr>
        <w:br w:type="page"/>
      </w:r>
    </w:p>
    <w:p w14:paraId="497D05B2" w14:textId="77777777" w:rsidR="00C45B91" w:rsidRPr="00A902B2" w:rsidRDefault="00C45B91" w:rsidP="00B46E99">
      <w:pPr>
        <w:pStyle w:val="Ttulo1"/>
      </w:pPr>
      <w:bookmarkStart w:id="110" w:name="_Toc163663836"/>
      <w:r w:rsidRPr="00A902B2">
        <w:lastRenderedPageBreak/>
        <w:t>MARCO TEÓRICO</w:t>
      </w:r>
      <w:bookmarkEnd w:id="110"/>
      <w:r w:rsidRPr="00A902B2">
        <w:t xml:space="preserve"> </w:t>
      </w:r>
    </w:p>
    <w:p w14:paraId="5C506211" w14:textId="77777777" w:rsidR="00C45B91" w:rsidRPr="00A902B2" w:rsidRDefault="00C45B91" w:rsidP="000E0CF0">
      <w:pPr>
        <w:pStyle w:val="Ttulo2"/>
      </w:pPr>
    </w:p>
    <w:p w14:paraId="12CF0F4E" w14:textId="77777777" w:rsidR="00C45B91" w:rsidRPr="00A902B2" w:rsidRDefault="00C45B91" w:rsidP="000E0CF0">
      <w:pPr>
        <w:pStyle w:val="Ttulo2"/>
      </w:pPr>
      <w:bookmarkStart w:id="111" w:name="_Toc163663837"/>
      <w:r w:rsidRPr="00A902B2">
        <w:t>Contexto epidemiológico de la MS.</w:t>
      </w:r>
      <w:bookmarkEnd w:id="111"/>
    </w:p>
    <w:p w14:paraId="2C8AD0BE" w14:textId="77777777" w:rsidR="00C45B91" w:rsidRPr="00A902B2" w:rsidRDefault="00C45B91" w:rsidP="00C60759">
      <w:pPr>
        <w:rPr>
          <w:rFonts w:cstheme="majorHAnsi"/>
          <w:lang w:eastAsia="es-ES"/>
        </w:rPr>
      </w:pPr>
    </w:p>
    <w:p w14:paraId="6476E5B5" w14:textId="046825AB" w:rsidR="00C45B91" w:rsidRPr="00A902B2" w:rsidRDefault="00C45B91" w:rsidP="00C60759">
      <w:pPr>
        <w:jc w:val="both"/>
        <w:rPr>
          <w:rFonts w:cstheme="majorHAnsi"/>
        </w:rPr>
      </w:pPr>
      <w:r w:rsidRPr="00A902B2">
        <w:rPr>
          <w:rFonts w:cstheme="majorHAnsi"/>
        </w:rPr>
        <w:t>Desde el 2007 la OMS considera</w:t>
      </w:r>
      <w:r w:rsidRPr="00A902B2" w:rsidDel="00256146">
        <w:rPr>
          <w:rFonts w:cstheme="majorHAnsi"/>
        </w:rPr>
        <w:t xml:space="preserve"> </w:t>
      </w:r>
      <w:r w:rsidRPr="00A902B2">
        <w:rPr>
          <w:rFonts w:cstheme="majorHAnsi"/>
        </w:rPr>
        <w:t>la MS como una enfermedad tropical desentendida</w:t>
      </w:r>
      <w:sdt>
        <w:sdtPr>
          <w:rPr>
            <w:rFonts w:cstheme="majorHAnsi"/>
            <w:color w:val="000000"/>
          </w:rPr>
          <w:tag w:val="MENDELEY_CITATION_v3_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"/>
          <w:id w:val="-1869826397"/>
          <w:placeholder>
            <w:docPart w:val="DefaultPlaceholder_-1854013440"/>
          </w:placeholder>
        </w:sdtPr>
        <w:sdtContent>
          <w:ins w:id="112" w:author="Ama de Berrio" w:date="2024-06-25T17:54:00Z">
            <w:r w:rsidR="003323D6" w:rsidRPr="003323D6">
              <w:rPr>
                <w:rFonts w:cstheme="majorHAnsi"/>
                <w:color w:val="000000"/>
              </w:rPr>
              <w:t>(1)</w:t>
            </w:r>
          </w:ins>
          <w:del w:id="113" w:author="Ama de Berrio" w:date="2024-06-25T17:54:00Z">
            <w:r w:rsidR="00B47273" w:rsidRPr="003323D6" w:rsidDel="003323D6">
              <w:rPr>
                <w:rFonts w:cstheme="majorHAnsi"/>
                <w:color w:val="000000"/>
              </w:rPr>
              <w:delText>(1)</w:delText>
            </w:r>
          </w:del>
        </w:sdtContent>
      </w:sdt>
      <w:r w:rsidRPr="00A902B2">
        <w:rPr>
          <w:rFonts w:cstheme="majorHAnsi"/>
        </w:rPr>
        <w:t xml:space="preserve"> y fue oficialmente reconocida como tal en el 2017</w:t>
      </w:r>
      <w:sdt>
        <w:sdtPr>
          <w:rPr>
            <w:rFonts w:cstheme="majorHAnsi"/>
            <w:color w:val="000000"/>
          </w:rPr>
          <w:tag w:val="MENDELEY_CITATION_v3_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"/>
          <w:id w:val="2114167608"/>
          <w:placeholder>
            <w:docPart w:val="DefaultPlaceholder_-1854013440"/>
          </w:placeholder>
        </w:sdtPr>
        <w:sdtContent>
          <w:ins w:id="114" w:author="Ama de Berrio" w:date="2024-06-25T17:54:00Z">
            <w:r w:rsidR="003323D6" w:rsidRPr="003323D6">
              <w:rPr>
                <w:rFonts w:cstheme="majorHAnsi"/>
                <w:color w:val="000000"/>
              </w:rPr>
              <w:t>(45)</w:t>
            </w:r>
          </w:ins>
          <w:del w:id="115" w:author="Ama de Berrio" w:date="2024-06-25T17:54:00Z">
            <w:r w:rsidR="00B47273" w:rsidRPr="003323D6" w:rsidDel="003323D6">
              <w:rPr>
                <w:rFonts w:cstheme="majorHAnsi"/>
                <w:color w:val="000000"/>
              </w:rPr>
              <w:delText>(46)</w:delText>
            </w:r>
          </w:del>
        </w:sdtContent>
      </w:sdt>
      <w:r w:rsidRPr="00A902B2">
        <w:rPr>
          <w:rFonts w:cstheme="majorHAnsi"/>
        </w:rPr>
        <w:t xml:space="preserve">. Se estima que globalmente cada año, entre 4.5 – 5.4 millones de personas sufren una MS, 1.8 – 2.7 millones desarrollan un envenenamiento, 400.000 quedan con secuelas permanentes </w:t>
      </w:r>
      <w:sdt>
        <w:sdtPr>
          <w:rPr>
            <w:rFonts w:cstheme="majorHAnsi"/>
            <w:color w:val="000000"/>
          </w:rPr>
          <w:tag w:val="MENDELEY_CITATION_v3_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"/>
          <w:id w:val="-189377132"/>
          <w:placeholder>
            <w:docPart w:val="DefaultPlaceholder_-1854013440"/>
          </w:placeholder>
        </w:sdtPr>
        <w:sdtContent>
          <w:ins w:id="116" w:author="Ama de Berrio" w:date="2024-06-25T17:54:00Z">
            <w:r w:rsidR="003323D6" w:rsidRPr="003323D6">
              <w:rPr>
                <w:rFonts w:cstheme="majorHAnsi"/>
                <w:color w:val="000000"/>
              </w:rPr>
              <w:t>(46,47)</w:t>
            </w:r>
          </w:ins>
          <w:del w:id="117" w:author="Ama de Berrio" w:date="2024-06-25T17:54:00Z">
            <w:r w:rsidR="00B47273" w:rsidRPr="003323D6" w:rsidDel="003323D6">
              <w:rPr>
                <w:rFonts w:cstheme="majorHAnsi"/>
                <w:color w:val="000000"/>
              </w:rPr>
              <w:delText>(47,48)</w:delText>
            </w:r>
          </w:del>
        </w:sdtContent>
      </w:sdt>
      <w:r w:rsidRPr="00A902B2">
        <w:rPr>
          <w:rFonts w:cstheme="majorHAnsi"/>
        </w:rPr>
        <w:t xml:space="preserve">, entre 38.900 – 78.600 mueren y se estiman 38 años de vida perdidos por discapacidad por 100.000 </w:t>
      </w:r>
      <w:sdt>
        <w:sdtPr>
          <w:rPr>
            <w:rFonts w:cstheme="majorHAnsi"/>
            <w:color w:val="000000"/>
          </w:rPr>
          <w:tag w:val="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"/>
          <w:id w:val="-2053381472"/>
          <w:placeholder>
            <w:docPart w:val="DefaultPlaceholder_-1854013440"/>
          </w:placeholder>
        </w:sdtPr>
        <w:sdtContent>
          <w:ins w:id="118" w:author="Ama de Berrio" w:date="2024-06-25T17:54:00Z">
            <w:r w:rsidR="003323D6" w:rsidRPr="003323D6">
              <w:rPr>
                <w:rFonts w:cstheme="majorHAnsi"/>
                <w:color w:val="000000"/>
              </w:rPr>
              <w:t>(48)</w:t>
            </w:r>
          </w:ins>
          <w:del w:id="119" w:author="Ama de Berrio" w:date="2024-06-25T17:54:00Z">
            <w:r w:rsidR="00B47273" w:rsidRPr="003323D6" w:rsidDel="003323D6">
              <w:rPr>
                <w:rFonts w:cstheme="majorHAnsi"/>
                <w:color w:val="000000"/>
              </w:rPr>
              <w:delText>(49)</w:delText>
            </w:r>
          </w:del>
        </w:sdtContent>
      </w:sdt>
      <w:r w:rsidRPr="00A902B2">
        <w:rPr>
          <w:rFonts w:cstheme="majorHAnsi"/>
        </w:rPr>
        <w:t xml:space="preserve">. En la región de las Américas se presentan unos 57.500 casos y 370 muertes/año </w:t>
      </w:r>
      <w:sdt>
        <w:sdtPr>
          <w:rPr>
            <w:rFonts w:cstheme="majorHAnsi"/>
            <w:color w:val="000000"/>
          </w:rPr>
          <w:tag w:val="MENDELEY_CITATION_v3_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"/>
          <w:id w:val="-295068725"/>
          <w:placeholder>
            <w:docPart w:val="DefaultPlaceholder_-1854013440"/>
          </w:placeholder>
        </w:sdtPr>
        <w:sdtContent>
          <w:ins w:id="120" w:author="Ama de Berrio" w:date="2024-06-25T17:54:00Z">
            <w:r w:rsidR="003323D6" w:rsidRPr="003323D6">
              <w:rPr>
                <w:rFonts w:cstheme="majorHAnsi"/>
                <w:color w:val="000000"/>
              </w:rPr>
              <w:t>(49)</w:t>
            </w:r>
          </w:ins>
          <w:del w:id="121" w:author="Ama de Berrio" w:date="2024-06-25T17:54:00Z">
            <w:r w:rsidR="00B47273" w:rsidRPr="003323D6" w:rsidDel="003323D6">
              <w:rPr>
                <w:rFonts w:cstheme="majorHAnsi"/>
                <w:color w:val="000000"/>
              </w:rPr>
              <w:delText>(50)</w:delText>
            </w:r>
          </w:del>
        </w:sdtContent>
      </w:sdt>
      <w:r w:rsidRPr="00A902B2">
        <w:rPr>
          <w:rFonts w:cstheme="majorHAnsi"/>
        </w:rPr>
        <w:t xml:space="preserve">. En Latinoamérica, entre el 80 - 90% de los envenenamientos se deben a serpientes de la familia </w:t>
      </w:r>
      <w:proofErr w:type="spellStart"/>
      <w:r w:rsidRPr="00A902B2">
        <w:rPr>
          <w:rFonts w:cstheme="majorHAnsi"/>
          <w:i/>
          <w:iCs/>
        </w:rPr>
        <w:t>Viperidae</w:t>
      </w:r>
      <w:proofErr w:type="spellEnd"/>
      <w:r w:rsidRPr="00A902B2">
        <w:rPr>
          <w:rFonts w:cstheme="majorHAnsi"/>
        </w:rPr>
        <w:t xml:space="preserve"> (víboras), subfamilia </w:t>
      </w:r>
      <w:proofErr w:type="spellStart"/>
      <w:r w:rsidRPr="00A902B2">
        <w:rPr>
          <w:rFonts w:cstheme="majorHAnsi"/>
          <w:i/>
          <w:iCs/>
        </w:rPr>
        <w:t>Crotalinae</w:t>
      </w:r>
      <w:proofErr w:type="spellEnd"/>
      <w:r w:rsidRPr="00A902B2">
        <w:rPr>
          <w:rFonts w:cstheme="majorHAnsi"/>
        </w:rPr>
        <w:t xml:space="preserve">, siendo </w:t>
      </w:r>
      <w:r w:rsidRPr="00A902B2">
        <w:rPr>
          <w:rFonts w:cstheme="majorHAnsi"/>
          <w:i/>
          <w:iCs/>
        </w:rPr>
        <w:t xml:space="preserve">B. </w:t>
      </w:r>
      <w:proofErr w:type="spellStart"/>
      <w:r w:rsidRPr="00A902B2">
        <w:rPr>
          <w:rFonts w:cstheme="majorHAnsi"/>
          <w:i/>
          <w:iCs/>
        </w:rPr>
        <w:t>asper</w:t>
      </w:r>
      <w:proofErr w:type="spellEnd"/>
      <w:r w:rsidRPr="00A902B2">
        <w:rPr>
          <w:rFonts w:cstheme="majorHAnsi"/>
          <w:i/>
          <w:iCs/>
        </w:rPr>
        <w:t xml:space="preserve"> </w:t>
      </w:r>
      <w:r w:rsidRPr="00A902B2">
        <w:rPr>
          <w:rFonts w:cstheme="majorHAnsi"/>
        </w:rPr>
        <w:t>y</w:t>
      </w:r>
      <w:r w:rsidRPr="00A902B2">
        <w:rPr>
          <w:rFonts w:cstheme="majorHAnsi"/>
          <w:i/>
          <w:iCs/>
        </w:rPr>
        <w:t xml:space="preserve"> B. </w:t>
      </w:r>
      <w:proofErr w:type="spellStart"/>
      <w:r w:rsidRPr="00A902B2">
        <w:rPr>
          <w:rFonts w:cstheme="majorHAnsi"/>
          <w:i/>
          <w:iCs/>
        </w:rPr>
        <w:t>atrox</w:t>
      </w:r>
      <w:proofErr w:type="spellEnd"/>
      <w:r w:rsidRPr="00A902B2">
        <w:rPr>
          <w:rFonts w:cstheme="majorHAnsi"/>
        </w:rPr>
        <w:t xml:space="preserve"> las responsables del 50 - 80% de estos casos </w:t>
      </w:r>
      <w:sdt>
        <w:sdtPr>
          <w:rPr>
            <w:rFonts w:cstheme="majorHAnsi"/>
            <w:color w:val="000000"/>
          </w:rPr>
          <w:tag w:val="MENDELEY_CITATION_v3_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"/>
          <w:id w:val="-1351249628"/>
          <w:placeholder>
            <w:docPart w:val="DefaultPlaceholder_-1854013440"/>
          </w:placeholder>
        </w:sdtPr>
        <w:sdtContent>
          <w:ins w:id="122" w:author="Ama de Berrio" w:date="2024-06-25T17:54:00Z">
            <w:r w:rsidR="003323D6" w:rsidRPr="003323D6">
              <w:rPr>
                <w:rFonts w:cstheme="majorHAnsi"/>
                <w:color w:val="000000"/>
              </w:rPr>
              <w:t>(43,50)</w:t>
            </w:r>
          </w:ins>
          <w:del w:id="123" w:author="Ama de Berrio" w:date="2024-06-25T17:54:00Z">
            <w:r w:rsidR="00B47273" w:rsidRPr="003323D6" w:rsidDel="003323D6">
              <w:rPr>
                <w:rFonts w:cstheme="majorHAnsi"/>
                <w:color w:val="000000"/>
              </w:rPr>
              <w:delText>(43,51)</w:delText>
            </w:r>
          </w:del>
        </w:sdtContent>
      </w:sdt>
      <w:r w:rsidRPr="00A902B2">
        <w:rPr>
          <w:rFonts w:cstheme="majorHAnsi"/>
        </w:rPr>
        <w:t>. En Colombia en el año 2022 se reportaron 5628</w:t>
      </w:r>
      <w:r w:rsidRPr="00A902B2">
        <w:rPr>
          <w:rFonts w:cstheme="majorHAnsi"/>
          <w:lang w:eastAsia="es-ES"/>
        </w:rPr>
        <w:t xml:space="preserve"> casos</w:t>
      </w:r>
      <w:r w:rsidRPr="00A902B2" w:rsidDel="002C008D">
        <w:rPr>
          <w:rFonts w:cstheme="majorHAnsi"/>
        </w:rPr>
        <w:t xml:space="preserve"> </w:t>
      </w:r>
      <w:r w:rsidRPr="00A902B2">
        <w:rPr>
          <w:rFonts w:cstheme="majorHAnsi"/>
        </w:rPr>
        <w:t xml:space="preserve">y 33 muertes, las víboras causaron el 68% del total de casos </w:t>
      </w:r>
      <w:sdt>
        <w:sdtPr>
          <w:rPr>
            <w:rFonts w:cstheme="majorHAnsi"/>
            <w:color w:val="000000"/>
          </w:rPr>
          <w:tag w:val="MENDELEY_CITATION_v3_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"/>
          <w:id w:val="-1818943838"/>
          <w:placeholder>
            <w:docPart w:val="DefaultPlaceholder_-1854013440"/>
          </w:placeholder>
        </w:sdtPr>
        <w:sdtContent>
          <w:ins w:id="124" w:author="Ama de Berrio" w:date="2024-06-25T17:54:00Z">
            <w:r w:rsidR="003323D6" w:rsidRPr="003323D6">
              <w:rPr>
                <w:rFonts w:cstheme="majorHAnsi"/>
                <w:color w:val="000000"/>
              </w:rPr>
              <w:t>(2)</w:t>
            </w:r>
          </w:ins>
          <w:del w:id="125" w:author="Ama de Berrio" w:date="2024-06-25T17:54:00Z">
            <w:r w:rsidR="00B47273" w:rsidRPr="003323D6" w:rsidDel="003323D6">
              <w:rPr>
                <w:rFonts w:cstheme="majorHAnsi"/>
                <w:color w:val="000000"/>
              </w:rPr>
              <w:delText>(2)</w:delText>
            </w:r>
          </w:del>
        </w:sdtContent>
      </w:sdt>
      <w:r w:rsidRPr="00A902B2">
        <w:rPr>
          <w:rFonts w:cstheme="majorHAnsi"/>
        </w:rPr>
        <w:t xml:space="preserve">. </w:t>
      </w:r>
    </w:p>
    <w:p w14:paraId="4057450B" w14:textId="77777777" w:rsidR="00C45B91" w:rsidRDefault="00C45B91" w:rsidP="00F20A8A">
      <w:pPr>
        <w:rPr>
          <w:rFonts w:cstheme="majorHAnsi"/>
          <w:lang w:eastAsia="es-ES"/>
        </w:rPr>
      </w:pPr>
    </w:p>
    <w:p w14:paraId="3E35E28E" w14:textId="10221AA0" w:rsidR="00030EF7" w:rsidRDefault="00030EF7" w:rsidP="00030EF7">
      <w:pPr>
        <w:pStyle w:val="Ttulo2"/>
      </w:pPr>
      <w:r>
        <w:t>Serpientes de importancia médica</w:t>
      </w:r>
    </w:p>
    <w:p w14:paraId="3CC80567" w14:textId="77777777" w:rsidR="00030EF7" w:rsidRDefault="00030EF7" w:rsidP="00030EF7">
      <w:pPr>
        <w:rPr>
          <w:rFonts w:cstheme="majorHAnsi"/>
        </w:rPr>
      </w:pPr>
    </w:p>
    <w:p w14:paraId="46150DC3" w14:textId="08C9E9CF" w:rsidR="00030EF7" w:rsidRDefault="00030EF7" w:rsidP="00030EF7">
      <w:pPr>
        <w:jc w:val="both"/>
        <w:rPr>
          <w:lang w:eastAsia="es-ES"/>
        </w:rPr>
      </w:pPr>
      <w:r w:rsidRPr="00A902B2">
        <w:rPr>
          <w:rFonts w:cstheme="majorHAnsi"/>
        </w:rPr>
        <w:t xml:space="preserve">Existen cerca de 4000 especies de serpientes, distribuidas por todo el globo. Cerca de </w:t>
      </w:r>
      <w:r w:rsidR="00D10D9B">
        <w:rPr>
          <w:rFonts w:cstheme="majorHAnsi"/>
        </w:rPr>
        <w:t>4</w:t>
      </w:r>
      <w:r w:rsidR="00D10D9B" w:rsidRPr="00A902B2">
        <w:rPr>
          <w:rFonts w:cstheme="majorHAnsi"/>
        </w:rPr>
        <w:t>00</w:t>
      </w:r>
      <w:r w:rsidRPr="00A902B2">
        <w:rPr>
          <w:rFonts w:cstheme="majorHAnsi"/>
        </w:rPr>
        <w:t xml:space="preserve">, pertenecientes a las familias </w:t>
      </w:r>
      <w:proofErr w:type="spellStart"/>
      <w:r w:rsidRPr="00A902B2">
        <w:rPr>
          <w:rFonts w:cstheme="majorHAnsi"/>
          <w:i/>
          <w:iCs/>
        </w:rPr>
        <w:t>Colubridae</w:t>
      </w:r>
      <w:proofErr w:type="spellEnd"/>
      <w:r w:rsidRPr="00A902B2">
        <w:rPr>
          <w:rFonts w:cstheme="majorHAnsi"/>
        </w:rPr>
        <w:t xml:space="preserve"> (culebras), </w:t>
      </w:r>
      <w:proofErr w:type="spellStart"/>
      <w:r w:rsidRPr="00A902B2">
        <w:rPr>
          <w:rFonts w:cstheme="majorHAnsi"/>
          <w:i/>
          <w:iCs/>
        </w:rPr>
        <w:t>Elapidae</w:t>
      </w:r>
      <w:proofErr w:type="spellEnd"/>
      <w:r w:rsidRPr="00A902B2">
        <w:rPr>
          <w:rFonts w:cstheme="majorHAnsi"/>
        </w:rPr>
        <w:t xml:space="preserve"> (corales</w:t>
      </w:r>
      <w:r w:rsidR="009D33A5">
        <w:rPr>
          <w:rFonts w:cstheme="majorHAnsi"/>
        </w:rPr>
        <w:t xml:space="preserve">, </w:t>
      </w:r>
      <w:r w:rsidR="009D33A5" w:rsidRPr="009D33A5">
        <w:rPr>
          <w:rFonts w:cstheme="majorHAnsi"/>
          <w:lang w:val="es-ES_tradnl"/>
        </w:rPr>
        <w:t xml:space="preserve">cobras, mambas, </w:t>
      </w:r>
      <w:proofErr w:type="spellStart"/>
      <w:r w:rsidR="009D33A5" w:rsidRPr="009D33A5">
        <w:rPr>
          <w:rFonts w:cstheme="majorHAnsi"/>
          <w:lang w:val="es-ES_tradnl"/>
        </w:rPr>
        <w:t>kraits</w:t>
      </w:r>
      <w:proofErr w:type="spellEnd"/>
      <w:r w:rsidR="009D33A5">
        <w:rPr>
          <w:rFonts w:cstheme="majorHAnsi"/>
          <w:lang w:val="es-ES_tradnl"/>
        </w:rPr>
        <w:t xml:space="preserve"> y serpientes marinas</w:t>
      </w:r>
      <w:r w:rsidRPr="00A902B2">
        <w:rPr>
          <w:rFonts w:cstheme="majorHAnsi"/>
        </w:rPr>
        <w:t xml:space="preserve">) y </w:t>
      </w:r>
      <w:proofErr w:type="spellStart"/>
      <w:r w:rsidRPr="00A902B2">
        <w:rPr>
          <w:rFonts w:cstheme="majorHAnsi"/>
          <w:i/>
          <w:iCs/>
        </w:rPr>
        <w:t>Viperidae</w:t>
      </w:r>
      <w:proofErr w:type="spellEnd"/>
      <w:r w:rsidRPr="00A902B2">
        <w:rPr>
          <w:rFonts w:cstheme="majorHAnsi"/>
        </w:rPr>
        <w:t xml:space="preserve"> (víboras</w:t>
      </w:r>
      <w:r w:rsidR="009D33A5" w:rsidRPr="009D33A5">
        <w:rPr>
          <w:rFonts w:cstheme="majorHAnsi"/>
        </w:rPr>
        <w:t xml:space="preserve"> </w:t>
      </w:r>
      <w:r w:rsidR="009D33A5">
        <w:rPr>
          <w:rFonts w:cstheme="majorHAnsi"/>
        </w:rPr>
        <w:t>y cascabeles</w:t>
      </w:r>
      <w:r w:rsidRPr="00A902B2">
        <w:rPr>
          <w:rFonts w:cstheme="majorHAnsi"/>
        </w:rPr>
        <w:t xml:space="preserve">), son consideradas de importancia médica por la Organización Mundial de la Salud (OMS) </w:t>
      </w:r>
      <w:sdt>
        <w:sdtPr>
          <w:rPr>
            <w:rFonts w:cstheme="majorHAnsi"/>
            <w:color w:val="000000"/>
          </w:rPr>
          <w:tag w:val="MENDELEY_CITATION_v3_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"/>
          <w:id w:val="-1350480019"/>
          <w:placeholder>
            <w:docPart w:val="84FB11592656BA4C8598B14763BE6341"/>
          </w:placeholder>
        </w:sdtPr>
        <w:sdtContent>
          <w:ins w:id="126" w:author="Ama de Berrio" w:date="2024-06-25T17:54:00Z">
            <w:r w:rsidR="003323D6" w:rsidRPr="003323D6">
              <w:rPr>
                <w:rFonts w:cstheme="majorHAnsi"/>
                <w:color w:val="000000"/>
              </w:rPr>
              <w:t>(51)</w:t>
            </w:r>
          </w:ins>
          <w:del w:id="127" w:author="Ama de Berrio" w:date="2024-06-25T17:54:00Z">
            <w:r w:rsidRPr="003323D6" w:rsidDel="003323D6">
              <w:rPr>
                <w:rFonts w:cstheme="majorHAnsi"/>
                <w:color w:val="000000"/>
              </w:rPr>
              <w:delText>(45)</w:delText>
            </w:r>
          </w:del>
        </w:sdtContent>
      </w:sdt>
      <w:r>
        <w:rPr>
          <w:lang w:eastAsia="es-ES"/>
        </w:rPr>
        <w:t>.</w:t>
      </w:r>
    </w:p>
    <w:p w14:paraId="12D3EC12" w14:textId="77777777" w:rsidR="00CB07B8" w:rsidRDefault="00CB07B8" w:rsidP="00030EF7">
      <w:pPr>
        <w:jc w:val="both"/>
        <w:rPr>
          <w:lang w:eastAsia="es-ES"/>
        </w:rPr>
      </w:pPr>
    </w:p>
    <w:p w14:paraId="00414B69" w14:textId="77777777" w:rsidR="00CB07B8" w:rsidRDefault="00CB07B8" w:rsidP="00030EF7">
      <w:pPr>
        <w:jc w:val="both"/>
        <w:rPr>
          <w:lang w:eastAsia="es-ES"/>
        </w:rPr>
      </w:pPr>
    </w:p>
    <w:p w14:paraId="0D71DB05" w14:textId="2691625B" w:rsidR="00030EF7" w:rsidRDefault="00030EF7" w:rsidP="00030EF7">
      <w:pPr>
        <w:jc w:val="both"/>
        <w:rPr>
          <w:lang w:eastAsia="es-ES"/>
        </w:rPr>
      </w:pPr>
      <w:r>
        <w:rPr>
          <w:lang w:eastAsia="es-ES"/>
        </w:rPr>
        <w:t xml:space="preserve">Los efectos </w:t>
      </w:r>
      <w:r w:rsidR="002E67C7">
        <w:rPr>
          <w:lang w:eastAsia="es-ES"/>
        </w:rPr>
        <w:t>clínicos</w:t>
      </w:r>
      <w:r>
        <w:rPr>
          <w:lang w:eastAsia="es-ES"/>
        </w:rPr>
        <w:t xml:space="preserve"> del envenenamiento son fundamentalmente de tres tipos</w:t>
      </w:r>
      <w:r w:rsidRPr="008F752E">
        <w:rPr>
          <w:lang w:eastAsia="es-ES"/>
        </w:rPr>
        <w:t xml:space="preserve">: neurotoxicidad, </w:t>
      </w:r>
      <w:r>
        <w:rPr>
          <w:lang w:eastAsia="es-ES"/>
        </w:rPr>
        <w:t>hemotoxicidad y citotoxicidad. Algunos venenos combinan los tres tipos de efectos</w:t>
      </w:r>
      <w:sdt>
        <w:sdtPr>
          <w:rPr>
            <w:color w:val="000000"/>
            <w:lang w:eastAsia="es-ES"/>
          </w:rPr>
          <w:tag w:val="MENDELEY_CITATION_v3_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"/>
          <w:id w:val="-736173658"/>
          <w:placeholder>
            <w:docPart w:val="DefaultPlaceholder_-1854013440"/>
          </w:placeholder>
        </w:sdtPr>
        <w:sdtContent>
          <w:ins w:id="128" w:author="Ama de Berrio" w:date="2024-06-25T17:54:00Z">
            <w:r w:rsidR="003323D6" w:rsidRPr="003323D6">
              <w:rPr>
                <w:color w:val="000000"/>
                <w:lang w:eastAsia="es-ES"/>
              </w:rPr>
              <w:t>(52)</w:t>
            </w:r>
          </w:ins>
          <w:del w:id="129" w:author="Ama de Berrio" w:date="2024-06-25T17:54:00Z">
            <w:r w:rsidR="002E67C7" w:rsidRPr="003323D6" w:rsidDel="003323D6">
              <w:rPr>
                <w:color w:val="000000"/>
                <w:lang w:eastAsia="es-ES"/>
              </w:rPr>
              <w:delText>(52)</w:delText>
            </w:r>
          </w:del>
        </w:sdtContent>
      </w:sdt>
      <w:r>
        <w:rPr>
          <w:lang w:eastAsia="es-ES"/>
        </w:rPr>
        <w:t xml:space="preserve">. </w:t>
      </w:r>
    </w:p>
    <w:p w14:paraId="2A28071A" w14:textId="60A39742" w:rsidR="00030EF7" w:rsidRDefault="00030EF7" w:rsidP="00030EF7">
      <w:pPr>
        <w:jc w:val="both"/>
        <w:rPr>
          <w:lang w:eastAsia="es-ES"/>
        </w:rPr>
      </w:pPr>
      <w:r>
        <w:rPr>
          <w:lang w:eastAsia="es-ES"/>
        </w:rPr>
        <w:t>Las neurotoxinas afectan</w:t>
      </w:r>
      <w:r w:rsidR="002E67C7" w:rsidRPr="002E67C7">
        <w:rPr>
          <w:lang w:eastAsia="es-ES"/>
        </w:rPr>
        <w:t xml:space="preserve"> </w:t>
      </w:r>
      <w:r w:rsidR="002E67C7">
        <w:rPr>
          <w:lang w:eastAsia="es-ES"/>
        </w:rPr>
        <w:t>por diferentes mecanismos</w:t>
      </w:r>
      <w:r>
        <w:rPr>
          <w:lang w:eastAsia="es-ES"/>
        </w:rPr>
        <w:t xml:space="preserve"> la </w:t>
      </w:r>
      <w:r w:rsidR="002E67C7">
        <w:rPr>
          <w:lang w:eastAsia="es-ES"/>
        </w:rPr>
        <w:t>neurotransmisión</w:t>
      </w:r>
      <w:r>
        <w:rPr>
          <w:lang w:eastAsia="es-ES"/>
        </w:rPr>
        <w:t xml:space="preserve"> en la placa</w:t>
      </w:r>
      <w:r w:rsidR="002E67C7">
        <w:rPr>
          <w:lang w:eastAsia="es-ES"/>
        </w:rPr>
        <w:t xml:space="preserve"> neuromuscular</w:t>
      </w:r>
      <w:r>
        <w:rPr>
          <w:lang w:eastAsia="es-ES"/>
        </w:rPr>
        <w:t xml:space="preserve"> que lleva </w:t>
      </w:r>
      <w:r w:rsidR="002E67C7">
        <w:rPr>
          <w:lang w:eastAsia="es-ES"/>
        </w:rPr>
        <w:t>entre otras manifestaciones a</w:t>
      </w:r>
      <w:r>
        <w:rPr>
          <w:lang w:eastAsia="es-ES"/>
        </w:rPr>
        <w:t xml:space="preserve"> </w:t>
      </w:r>
      <w:r w:rsidR="002E67C7">
        <w:rPr>
          <w:lang w:eastAsia="es-ES"/>
        </w:rPr>
        <w:t>parálisis</w:t>
      </w:r>
      <w:r>
        <w:rPr>
          <w:lang w:eastAsia="es-ES"/>
        </w:rPr>
        <w:t xml:space="preserve"> respiratoria</w:t>
      </w:r>
      <w:r w:rsidR="00CB5B4A">
        <w:rPr>
          <w:lang w:eastAsia="es-ES"/>
        </w:rPr>
        <w:t xml:space="preserve">, los </w:t>
      </w:r>
      <w:r w:rsidR="008F752E">
        <w:rPr>
          <w:lang w:eastAsia="es-ES"/>
        </w:rPr>
        <w:t>elápidos</w:t>
      </w:r>
      <w:r w:rsidR="00CB5B4A">
        <w:rPr>
          <w:lang w:eastAsia="es-ES"/>
        </w:rPr>
        <w:t xml:space="preserve"> tienen un veneno </w:t>
      </w:r>
      <w:r w:rsidR="008F752E">
        <w:rPr>
          <w:lang w:eastAsia="es-ES"/>
        </w:rPr>
        <w:t>neurotóxico</w:t>
      </w:r>
      <w:r w:rsidR="00CB5B4A">
        <w:rPr>
          <w:lang w:eastAsia="es-ES"/>
        </w:rPr>
        <w:t xml:space="preserve">, al igual que algunos </w:t>
      </w:r>
      <w:proofErr w:type="spellStart"/>
      <w:r w:rsidR="008F752E">
        <w:rPr>
          <w:lang w:eastAsia="es-ES"/>
        </w:rPr>
        <w:t>viperidos</w:t>
      </w:r>
      <w:proofErr w:type="spellEnd"/>
      <w:r w:rsidR="00CB5B4A">
        <w:rPr>
          <w:lang w:eastAsia="es-ES"/>
        </w:rPr>
        <w:t xml:space="preserve"> </w:t>
      </w:r>
      <w:r>
        <w:rPr>
          <w:lang w:eastAsia="es-ES"/>
        </w:rPr>
        <w:t xml:space="preserve">. </w:t>
      </w:r>
    </w:p>
    <w:p w14:paraId="57578179" w14:textId="6BF8F5FC" w:rsidR="002E67C7" w:rsidRDefault="00CB5B4A" w:rsidP="00030EF7">
      <w:pPr>
        <w:jc w:val="both"/>
        <w:rPr>
          <w:lang w:eastAsia="es-ES"/>
        </w:rPr>
      </w:pPr>
      <w:r>
        <w:rPr>
          <w:lang w:eastAsia="es-ES"/>
        </w:rPr>
        <w:t xml:space="preserve">El ve </w:t>
      </w:r>
      <w:r w:rsidR="002E67C7">
        <w:rPr>
          <w:lang w:eastAsia="es-ES"/>
        </w:rPr>
        <w:t>L</w:t>
      </w:r>
      <w:r w:rsidR="00744879">
        <w:rPr>
          <w:lang w:eastAsia="es-ES"/>
        </w:rPr>
        <w:t>a</w:t>
      </w:r>
      <w:r w:rsidR="002E67C7">
        <w:rPr>
          <w:lang w:eastAsia="es-ES"/>
        </w:rPr>
        <w:t xml:space="preserve"> hemotoxicidad </w:t>
      </w:r>
    </w:p>
    <w:p w14:paraId="36D4F9BC" w14:textId="77777777" w:rsidR="00CB5B4A" w:rsidRDefault="00CB5B4A" w:rsidP="00030EF7">
      <w:pPr>
        <w:jc w:val="both"/>
        <w:rPr>
          <w:lang w:eastAsia="es-ES"/>
        </w:rPr>
      </w:pPr>
    </w:p>
    <w:p w14:paraId="20BE75D2" w14:textId="7F6D9E1D" w:rsidR="00CB5B4A" w:rsidRDefault="00CB5B4A" w:rsidP="00030EF7">
      <w:pPr>
        <w:jc w:val="both"/>
        <w:rPr>
          <w:lang w:eastAsia="es-ES"/>
        </w:rPr>
      </w:pPr>
      <w:r>
        <w:rPr>
          <w:lang w:eastAsia="es-ES"/>
        </w:rPr>
        <w:t xml:space="preserve">El veneno de muchos </w:t>
      </w:r>
      <w:r w:rsidR="008F752E">
        <w:rPr>
          <w:lang w:eastAsia="es-ES"/>
        </w:rPr>
        <w:t>elápidos</w:t>
      </w:r>
      <w:r>
        <w:rPr>
          <w:lang w:eastAsia="es-ES"/>
        </w:rPr>
        <w:t xml:space="preserve"> </w:t>
      </w:r>
      <w:r w:rsidR="00971620">
        <w:rPr>
          <w:lang w:eastAsia="es-ES"/>
        </w:rPr>
        <w:t xml:space="preserve">del viejo y del nuevo mundo, </w:t>
      </w:r>
      <w:r>
        <w:rPr>
          <w:lang w:eastAsia="es-ES"/>
        </w:rPr>
        <w:t xml:space="preserve">(cobras, </w:t>
      </w:r>
      <w:proofErr w:type="spellStart"/>
      <w:r>
        <w:rPr>
          <w:lang w:eastAsia="es-ES"/>
        </w:rPr>
        <w:t>kraits</w:t>
      </w:r>
      <w:proofErr w:type="spellEnd"/>
      <w:r>
        <w:rPr>
          <w:lang w:eastAsia="es-ES"/>
        </w:rPr>
        <w:t xml:space="preserve">, corales </w:t>
      </w:r>
      <w:r w:rsidR="00971620">
        <w:rPr>
          <w:lang w:eastAsia="es-ES"/>
        </w:rPr>
        <w:t xml:space="preserve">y serpientes marinas) y de miembros de la subfamilia </w:t>
      </w:r>
      <w:proofErr w:type="spellStart"/>
      <w:r w:rsidR="00971620" w:rsidRPr="008F752E">
        <w:rPr>
          <w:i/>
          <w:iCs/>
          <w:lang w:eastAsia="es-ES"/>
        </w:rPr>
        <w:t>Crotalinae</w:t>
      </w:r>
      <w:proofErr w:type="spellEnd"/>
      <w:r w:rsidR="00971620">
        <w:rPr>
          <w:lang w:eastAsia="es-ES"/>
        </w:rPr>
        <w:t xml:space="preserve">, </w:t>
      </w:r>
      <w:r w:rsidR="008F752E">
        <w:rPr>
          <w:lang w:eastAsia="es-ES"/>
        </w:rPr>
        <w:t xml:space="preserve">producen parálisis flácida y falla ventilatoria. El envenenamiento se desarrolla rápidamente y la muerte ocurre en pocas horas. </w:t>
      </w:r>
      <w:r>
        <w:rPr>
          <w:lang w:eastAsia="es-ES"/>
        </w:rPr>
        <w:t xml:space="preserve">los elápidos del viejo y del nuevo mundo tienen un componente especialmente </w:t>
      </w:r>
      <w:r w:rsidR="008F752E">
        <w:rPr>
          <w:lang w:eastAsia="es-ES"/>
        </w:rPr>
        <w:t>neurotóxico</w:t>
      </w:r>
      <w:r>
        <w:rPr>
          <w:lang w:eastAsia="es-ES"/>
        </w:rPr>
        <w:t xml:space="preserve"> </w:t>
      </w:r>
    </w:p>
    <w:p w14:paraId="3926B8FA" w14:textId="77777777" w:rsidR="00030EF7" w:rsidRPr="008F752E" w:rsidRDefault="00030EF7" w:rsidP="008F752E">
      <w:pPr>
        <w:jc w:val="both"/>
        <w:rPr>
          <w:lang w:eastAsia="es-ES"/>
        </w:rPr>
      </w:pPr>
    </w:p>
    <w:p w14:paraId="6F008D3C" w14:textId="77777777" w:rsidR="00C45B91" w:rsidRPr="00A902B2" w:rsidRDefault="00C45B91" w:rsidP="000E0CF0">
      <w:pPr>
        <w:pStyle w:val="Ttulo2"/>
      </w:pPr>
      <w:bookmarkStart w:id="130" w:name="_Toc163663838"/>
      <w:r w:rsidRPr="00A902B2">
        <w:t>Efecto clínico de las toxinas del veneno de serpiente.</w:t>
      </w:r>
      <w:bookmarkEnd w:id="130"/>
      <w:r w:rsidRPr="00A902B2">
        <w:t xml:space="preserve"> </w:t>
      </w:r>
    </w:p>
    <w:p w14:paraId="033739A0" w14:textId="77777777" w:rsidR="00C45B91" w:rsidRPr="00A902B2" w:rsidRDefault="00C45B91" w:rsidP="00C60759">
      <w:pPr>
        <w:jc w:val="both"/>
        <w:rPr>
          <w:rFonts w:cstheme="majorHAnsi"/>
        </w:rPr>
      </w:pPr>
    </w:p>
    <w:p w14:paraId="78AA684B" w14:textId="7E9E8335" w:rsidR="00C45B91" w:rsidRPr="003323D6" w:rsidRDefault="00C45B91" w:rsidP="008F752E">
      <w:pPr>
        <w:autoSpaceDE w:val="0"/>
        <w:autoSpaceDN w:val="0"/>
        <w:adjustRightInd w:val="0"/>
        <w:jc w:val="both"/>
        <w:rPr>
          <w:rFonts w:ascii="Times New Roman" w:eastAsiaTheme="minorHAnsi" w:hAnsi="Times New Roman"/>
          <w:sz w:val="19"/>
          <w:szCs w:val="19"/>
          <w:lang w:val="es-ES_tradnl" w:eastAsia="en-US"/>
        </w:rPr>
      </w:pPr>
      <w:r w:rsidRPr="003323D6">
        <w:rPr>
          <w:rFonts w:cstheme="majorHAnsi"/>
          <w:highlight w:val="yellow"/>
        </w:rPr>
        <w:t>Las toxinas del veneno de las víboras trabajan individualmente y en conjunto para producir las manifestaciones características del envenenamiento. La</w:t>
      </w:r>
      <w:ins w:id="131" w:author="Ama de Berrio" w:date="2024-06-22T20:10:00Z">
        <w:r w:rsidR="000A7A82" w:rsidRPr="003323D6">
          <w:rPr>
            <w:rFonts w:cstheme="majorHAnsi"/>
            <w:highlight w:val="yellow"/>
          </w:rPr>
          <w:t>s toxinas de 3 dedos (</w:t>
        </w:r>
        <w:proofErr w:type="spellStart"/>
        <w:r w:rsidR="000A7A82" w:rsidRPr="003323D6">
          <w:rPr>
            <w:rFonts w:cstheme="majorHAnsi"/>
            <w:highlight w:val="yellow"/>
          </w:rPr>
          <w:t>three</w:t>
        </w:r>
        <w:proofErr w:type="spellEnd"/>
        <w:r w:rsidR="000A7A82" w:rsidRPr="003323D6">
          <w:rPr>
            <w:rFonts w:cstheme="majorHAnsi"/>
            <w:highlight w:val="yellow"/>
          </w:rPr>
          <w:t xml:space="preserve"> </w:t>
        </w:r>
        <w:proofErr w:type="spellStart"/>
        <w:r w:rsidR="000A7A82" w:rsidRPr="003323D6">
          <w:rPr>
            <w:rFonts w:cstheme="majorHAnsi"/>
            <w:highlight w:val="yellow"/>
          </w:rPr>
          <w:t>finger</w:t>
        </w:r>
        <w:proofErr w:type="spellEnd"/>
        <w:r w:rsidR="000A7A82" w:rsidRPr="003323D6">
          <w:rPr>
            <w:rFonts w:cstheme="majorHAnsi"/>
            <w:highlight w:val="yellow"/>
          </w:rPr>
          <w:t xml:space="preserve"> </w:t>
        </w:r>
        <w:proofErr w:type="spellStart"/>
        <w:r w:rsidR="000A7A82" w:rsidRPr="003323D6">
          <w:rPr>
            <w:rFonts w:cstheme="majorHAnsi"/>
            <w:highlight w:val="yellow"/>
          </w:rPr>
          <w:t>toxins</w:t>
        </w:r>
      </w:ins>
      <w:proofErr w:type="spellEnd"/>
      <w:ins w:id="132" w:author="Ama de Berrio" w:date="2024-06-22T20:11:00Z">
        <w:r w:rsidR="000A7A82" w:rsidRPr="003323D6">
          <w:rPr>
            <w:rFonts w:cstheme="majorHAnsi"/>
            <w:highlight w:val="yellow"/>
          </w:rPr>
          <w:t>: 3FTs), la</w:t>
        </w:r>
      </w:ins>
      <w:r w:rsidRPr="003323D6">
        <w:rPr>
          <w:rFonts w:cstheme="majorHAnsi"/>
          <w:highlight w:val="yellow"/>
        </w:rPr>
        <w:t xml:space="preserve"> fosfolipasa A2</w:t>
      </w:r>
      <w:ins w:id="133" w:author="Ama de Berrio" w:date="2024-06-22T20:12:00Z">
        <w:r w:rsidR="000A7A82" w:rsidRPr="003323D6">
          <w:rPr>
            <w:rFonts w:cstheme="majorHAnsi"/>
            <w:highlight w:val="yellow"/>
          </w:rPr>
          <w:t xml:space="preserve"> (PLA</w:t>
        </w:r>
        <w:r w:rsidR="000A7A82" w:rsidRPr="003323D6">
          <w:rPr>
            <w:rFonts w:cstheme="majorHAnsi"/>
            <w:highlight w:val="yellow"/>
            <w:vertAlign w:val="subscript"/>
          </w:rPr>
          <w:t>2</w:t>
        </w:r>
        <w:r w:rsidR="000A7A82" w:rsidRPr="003323D6">
          <w:rPr>
            <w:rFonts w:cstheme="majorHAnsi"/>
            <w:highlight w:val="yellow"/>
          </w:rPr>
          <w:t>)</w:t>
        </w:r>
      </w:ins>
      <w:r w:rsidRPr="003323D6">
        <w:rPr>
          <w:rFonts w:cstheme="majorHAnsi"/>
          <w:highlight w:val="yellow"/>
        </w:rPr>
        <w:t>, las metaloproteinasas</w:t>
      </w:r>
      <w:ins w:id="134" w:author="Ama de Berrio" w:date="2024-06-22T22:54:00Z">
        <w:r w:rsidR="00E77AF1" w:rsidRPr="003323D6">
          <w:rPr>
            <w:rFonts w:cstheme="majorHAnsi"/>
            <w:highlight w:val="yellow"/>
          </w:rPr>
          <w:t xml:space="preserve"> </w:t>
        </w:r>
      </w:ins>
      <w:ins w:id="135" w:author="Ama de Berrio" w:date="2024-06-22T22:55:00Z">
        <w:r w:rsidR="00E77AF1" w:rsidRPr="003323D6">
          <w:rPr>
            <w:rFonts w:cstheme="majorHAnsi"/>
            <w:highlight w:val="yellow"/>
          </w:rPr>
          <w:t>(</w:t>
        </w:r>
      </w:ins>
      <w:proofErr w:type="spellStart"/>
      <w:ins w:id="136" w:author="Ama de Berrio" w:date="2024-06-22T22:54:00Z">
        <w:r w:rsidR="00E77AF1" w:rsidRPr="003323D6">
          <w:rPr>
            <w:rFonts w:cstheme="majorHAnsi"/>
            <w:highlight w:val="yellow"/>
          </w:rPr>
          <w:t>snake</w:t>
        </w:r>
        <w:proofErr w:type="spellEnd"/>
        <w:r w:rsidR="00E77AF1" w:rsidRPr="003323D6">
          <w:rPr>
            <w:rFonts w:cstheme="majorHAnsi"/>
            <w:highlight w:val="yellow"/>
          </w:rPr>
          <w:t xml:space="preserve"> </w:t>
        </w:r>
        <w:proofErr w:type="spellStart"/>
        <w:r w:rsidR="00E77AF1" w:rsidRPr="003323D6">
          <w:rPr>
            <w:rFonts w:cstheme="majorHAnsi"/>
            <w:highlight w:val="yellow"/>
          </w:rPr>
          <w:t>venom</w:t>
        </w:r>
        <w:proofErr w:type="spellEnd"/>
        <w:r w:rsidR="00E77AF1" w:rsidRPr="003323D6">
          <w:rPr>
            <w:rFonts w:cstheme="majorHAnsi"/>
            <w:highlight w:val="yellow"/>
          </w:rPr>
          <w:t xml:space="preserve"> </w:t>
        </w:r>
        <w:proofErr w:type="spellStart"/>
        <w:r w:rsidR="00E77AF1" w:rsidRPr="003323D6">
          <w:rPr>
            <w:rFonts w:cstheme="majorHAnsi"/>
            <w:highlight w:val="yellow"/>
          </w:rPr>
          <w:t>metalloprotei</w:t>
        </w:r>
      </w:ins>
      <w:ins w:id="137" w:author="Ama de Berrio" w:date="2024-06-22T22:55:00Z">
        <w:r w:rsidR="00E77AF1" w:rsidRPr="003323D6">
          <w:rPr>
            <w:rFonts w:cstheme="majorHAnsi"/>
            <w:highlight w:val="yellow"/>
          </w:rPr>
          <w:t>nases</w:t>
        </w:r>
        <w:proofErr w:type="spellEnd"/>
        <w:r w:rsidR="00E77AF1" w:rsidRPr="003323D6">
          <w:rPr>
            <w:rFonts w:cstheme="majorHAnsi"/>
            <w:highlight w:val="yellow"/>
          </w:rPr>
          <w:t xml:space="preserve">: </w:t>
        </w:r>
        <w:proofErr w:type="spellStart"/>
        <w:r w:rsidR="00E77AF1" w:rsidRPr="003323D6">
          <w:rPr>
            <w:rFonts w:cstheme="majorHAnsi"/>
            <w:highlight w:val="yellow"/>
          </w:rPr>
          <w:t>SVMPs</w:t>
        </w:r>
        <w:proofErr w:type="spellEnd"/>
        <w:r w:rsidR="00E77AF1" w:rsidRPr="003323D6">
          <w:rPr>
            <w:rFonts w:cstheme="majorHAnsi"/>
            <w:highlight w:val="yellow"/>
          </w:rPr>
          <w:t>)</w:t>
        </w:r>
      </w:ins>
      <w:r w:rsidRPr="003323D6">
        <w:rPr>
          <w:rFonts w:cstheme="majorHAnsi"/>
          <w:highlight w:val="yellow"/>
        </w:rPr>
        <w:t xml:space="preserve">, las </w:t>
      </w:r>
      <w:proofErr w:type="spellStart"/>
      <w:r w:rsidRPr="003323D6">
        <w:rPr>
          <w:rFonts w:cstheme="majorHAnsi"/>
          <w:highlight w:val="yellow"/>
        </w:rPr>
        <w:t>serinoproteasas</w:t>
      </w:r>
      <w:proofErr w:type="spellEnd"/>
      <w:r w:rsidRPr="003323D6">
        <w:rPr>
          <w:rFonts w:cstheme="majorHAnsi"/>
          <w:highlight w:val="yellow"/>
        </w:rPr>
        <w:t xml:space="preserve"> </w:t>
      </w:r>
      <w:ins w:id="138" w:author="Ama de Berrio" w:date="2024-06-23T12:10:00Z">
        <w:r w:rsidR="00CB07B8" w:rsidRPr="003323D6">
          <w:rPr>
            <w:rFonts w:cstheme="majorHAnsi"/>
            <w:highlight w:val="yellow"/>
            <w:lang w:val="es-ES_tradnl"/>
          </w:rPr>
          <w:t>(</w:t>
        </w:r>
        <w:proofErr w:type="spellStart"/>
        <w:r w:rsidR="00CB07B8" w:rsidRPr="003323D6">
          <w:rPr>
            <w:rFonts w:cstheme="majorHAnsi"/>
            <w:highlight w:val="yellow"/>
          </w:rPr>
          <w:t>snake</w:t>
        </w:r>
        <w:proofErr w:type="spellEnd"/>
        <w:r w:rsidR="00CB07B8" w:rsidRPr="003323D6">
          <w:rPr>
            <w:rFonts w:cstheme="majorHAnsi"/>
            <w:highlight w:val="yellow"/>
          </w:rPr>
          <w:t xml:space="preserve"> </w:t>
        </w:r>
        <w:proofErr w:type="spellStart"/>
        <w:r w:rsidR="00CB07B8" w:rsidRPr="003323D6">
          <w:rPr>
            <w:rFonts w:cstheme="majorHAnsi"/>
            <w:highlight w:val="yellow"/>
          </w:rPr>
          <w:t>venom</w:t>
        </w:r>
        <w:proofErr w:type="spellEnd"/>
        <w:r w:rsidR="00CB07B8" w:rsidRPr="003323D6">
          <w:rPr>
            <w:rFonts w:cstheme="majorHAnsi"/>
            <w:highlight w:val="yellow"/>
          </w:rPr>
          <w:t xml:space="preserve"> </w:t>
        </w:r>
        <w:proofErr w:type="spellStart"/>
        <w:r w:rsidR="00CB07B8" w:rsidRPr="003323D6">
          <w:rPr>
            <w:rFonts w:cstheme="majorHAnsi"/>
            <w:highlight w:val="yellow"/>
          </w:rPr>
          <w:t>serine</w:t>
        </w:r>
        <w:proofErr w:type="spellEnd"/>
        <w:r w:rsidR="00CB07B8" w:rsidRPr="003323D6">
          <w:rPr>
            <w:rFonts w:cstheme="majorHAnsi"/>
            <w:highlight w:val="yellow"/>
          </w:rPr>
          <w:t xml:space="preserve"> </w:t>
        </w:r>
        <w:proofErr w:type="spellStart"/>
        <w:r w:rsidR="00CB07B8" w:rsidRPr="003323D6">
          <w:rPr>
            <w:rFonts w:cstheme="majorHAnsi"/>
            <w:highlight w:val="yellow"/>
          </w:rPr>
          <w:t>proteases</w:t>
        </w:r>
        <w:proofErr w:type="spellEnd"/>
        <w:r w:rsidR="00CB07B8" w:rsidRPr="003323D6">
          <w:rPr>
            <w:rFonts w:cstheme="majorHAnsi"/>
            <w:highlight w:val="yellow"/>
          </w:rPr>
          <w:t xml:space="preserve"> SVSP) </w:t>
        </w:r>
      </w:ins>
      <w:r w:rsidRPr="003323D6">
        <w:rPr>
          <w:rFonts w:cstheme="majorHAnsi"/>
          <w:highlight w:val="yellow"/>
        </w:rPr>
        <w:t>y las</w:t>
      </w:r>
      <w:r w:rsidRPr="00A902B2">
        <w:rPr>
          <w:rFonts w:cstheme="majorHAnsi"/>
        </w:rPr>
        <w:t xml:space="preserve"> </w:t>
      </w:r>
      <w:r w:rsidRPr="00A902B2">
        <w:rPr>
          <w:rFonts w:cstheme="majorHAnsi"/>
        </w:rPr>
        <w:lastRenderedPageBreak/>
        <w:t>L-aminoácido oxidasas alteran la coagulación, dañan los tejidos y favorecen la inflamación, dando como resultado los signos y síntomas locales y sistémicos característicos de este tipo de envenenamiento</w:t>
      </w:r>
      <w:sdt>
        <w:sdtPr>
          <w:rPr>
            <w:rFonts w:cstheme="majorHAnsi"/>
            <w:color w:val="000000"/>
          </w:rPr>
          <w:tag w:val="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"/>
          <w:id w:val="866102106"/>
          <w:placeholder>
            <w:docPart w:val="DefaultPlaceholder_-1854013440"/>
          </w:placeholder>
        </w:sdtPr>
        <w:sdtContent>
          <w:ins w:id="139" w:author="Ama de Berrio" w:date="2024-06-25T17:54:00Z">
            <w:r w:rsidR="003323D6" w:rsidRPr="003323D6">
              <w:rPr>
                <w:rFonts w:cstheme="majorHAnsi"/>
                <w:color w:val="000000"/>
              </w:rPr>
              <w:t>(43,53,54)</w:t>
            </w:r>
          </w:ins>
          <w:del w:id="140" w:author="Ama de Berrio" w:date="2024-06-25T17:54:00Z">
            <w:r w:rsidR="002E67C7" w:rsidRPr="003323D6" w:rsidDel="003323D6">
              <w:rPr>
                <w:rFonts w:cstheme="majorHAnsi"/>
                <w:color w:val="000000"/>
              </w:rPr>
              <w:delText>(43,53,54)</w:delText>
            </w:r>
          </w:del>
        </w:sdtContent>
      </w:sdt>
      <w:r w:rsidRPr="00A902B2">
        <w:rPr>
          <w:rFonts w:cstheme="majorHAnsi"/>
        </w:rPr>
        <w:t xml:space="preserve">. </w:t>
      </w:r>
    </w:p>
    <w:p w14:paraId="3C6FF5CB" w14:textId="0ABF3324" w:rsidR="00C45B91" w:rsidRDefault="00C45B91" w:rsidP="00C60759">
      <w:pPr>
        <w:jc w:val="both"/>
        <w:rPr>
          <w:rFonts w:cstheme="majorHAnsi"/>
        </w:rPr>
      </w:pPr>
      <w:r w:rsidRPr="00A902B2">
        <w:rPr>
          <w:rFonts w:cstheme="majorHAnsi"/>
        </w:rPr>
        <w:t xml:space="preserve">La hemotoxicidad (VICC: </w:t>
      </w:r>
      <w:proofErr w:type="spellStart"/>
      <w:r w:rsidRPr="00A902B2">
        <w:rPr>
          <w:rFonts w:cstheme="majorHAnsi"/>
        </w:rPr>
        <w:t>venom-induced</w:t>
      </w:r>
      <w:proofErr w:type="spellEnd"/>
      <w:r w:rsidRPr="00A902B2">
        <w:rPr>
          <w:rFonts w:cstheme="majorHAnsi"/>
        </w:rPr>
        <w:t xml:space="preserve"> </w:t>
      </w:r>
      <w:proofErr w:type="spellStart"/>
      <w:r w:rsidRPr="00A902B2">
        <w:rPr>
          <w:rFonts w:cstheme="majorHAnsi"/>
        </w:rPr>
        <w:t>consumption</w:t>
      </w:r>
      <w:proofErr w:type="spellEnd"/>
      <w:r w:rsidRPr="00A902B2">
        <w:rPr>
          <w:rFonts w:cstheme="majorHAnsi"/>
        </w:rPr>
        <w:t xml:space="preserve"> </w:t>
      </w:r>
      <w:proofErr w:type="spellStart"/>
      <w:r w:rsidRPr="00A902B2">
        <w:rPr>
          <w:rFonts w:cstheme="majorHAnsi"/>
        </w:rPr>
        <w:t>coagulopathy</w:t>
      </w:r>
      <w:proofErr w:type="spellEnd"/>
      <w:r w:rsidRPr="00A902B2">
        <w:rPr>
          <w:rFonts w:cstheme="majorHAnsi"/>
        </w:rPr>
        <w:t xml:space="preserve">) es el efecto sistémico más común y significativo (54 % de los pacientes) y es la principal causa de muerte. Cursa con alteración de las pruebas de coagulación, hemorragia en diferentes órganos y sistemas o sangrado sistémico </w:t>
      </w:r>
      <w:sdt>
        <w:sdtPr>
          <w:rPr>
            <w:rFonts w:cstheme="majorHAnsi"/>
            <w:color w:val="000000"/>
          </w:rPr>
          <w:tag w:val="MENDELEY_CITATION_v3_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"/>
          <w:id w:val="1715312268"/>
          <w:placeholder>
            <w:docPart w:val="DefaultPlaceholder_-1854013440"/>
          </w:placeholder>
        </w:sdtPr>
        <w:sdtContent>
          <w:ins w:id="141" w:author="Ama de Berrio" w:date="2024-06-25T17:54:00Z">
            <w:r w:rsidR="003323D6" w:rsidRPr="003323D6">
              <w:rPr>
                <w:rFonts w:cstheme="majorHAnsi"/>
                <w:color w:val="000000"/>
              </w:rPr>
              <w:t>(11,12)</w:t>
            </w:r>
          </w:ins>
          <w:del w:id="142" w:author="Ama de Berrio" w:date="2024-06-25T17:54:00Z">
            <w:r w:rsidR="002E67C7" w:rsidRPr="003323D6" w:rsidDel="003323D6">
              <w:rPr>
                <w:rFonts w:cstheme="majorHAnsi"/>
                <w:color w:val="000000"/>
              </w:rPr>
              <w:delText>(11,12)</w:delText>
            </w:r>
          </w:del>
        </w:sdtContent>
      </w:sdt>
      <w:r w:rsidRPr="00A902B2">
        <w:rPr>
          <w:rFonts w:cstheme="majorHAnsi"/>
        </w:rPr>
        <w:t xml:space="preserve">. Estos pacientes también desarrollan rabdomiólisis e insuficiencia renal aguda (SAKI: </w:t>
      </w:r>
      <w:proofErr w:type="spellStart"/>
      <w:r w:rsidRPr="00A902B2">
        <w:rPr>
          <w:rFonts w:cstheme="majorHAnsi"/>
        </w:rPr>
        <w:t>snake</w:t>
      </w:r>
      <w:proofErr w:type="spellEnd"/>
      <w:r w:rsidRPr="00A902B2">
        <w:rPr>
          <w:rFonts w:cstheme="majorHAnsi"/>
        </w:rPr>
        <w:t xml:space="preserve"> bite-</w:t>
      </w:r>
      <w:proofErr w:type="spellStart"/>
      <w:r w:rsidRPr="00A902B2">
        <w:rPr>
          <w:rFonts w:cstheme="majorHAnsi"/>
        </w:rPr>
        <w:t>associated</w:t>
      </w:r>
      <w:proofErr w:type="spellEnd"/>
      <w:r w:rsidRPr="00A902B2">
        <w:rPr>
          <w:rFonts w:cstheme="majorHAnsi"/>
        </w:rPr>
        <w:t xml:space="preserve"> acute </w:t>
      </w:r>
      <w:proofErr w:type="spellStart"/>
      <w:r w:rsidRPr="00A902B2">
        <w:rPr>
          <w:rFonts w:cstheme="majorHAnsi"/>
        </w:rPr>
        <w:t>kidney</w:t>
      </w:r>
      <w:proofErr w:type="spellEnd"/>
      <w:r w:rsidRPr="00A902B2">
        <w:rPr>
          <w:rFonts w:cstheme="majorHAnsi"/>
        </w:rPr>
        <w:t xml:space="preserve"> </w:t>
      </w:r>
      <w:proofErr w:type="spellStart"/>
      <w:r w:rsidRPr="00A902B2">
        <w:rPr>
          <w:rFonts w:cstheme="majorHAnsi"/>
        </w:rPr>
        <w:t>injury</w:t>
      </w:r>
      <w:proofErr w:type="spellEnd"/>
      <w:r w:rsidRPr="00A902B2">
        <w:rPr>
          <w:rFonts w:cstheme="majorHAnsi"/>
        </w:rPr>
        <w:t>)</w:t>
      </w:r>
      <w:sdt>
        <w:sdtPr>
          <w:rPr>
            <w:rFonts w:cstheme="majorHAnsi"/>
            <w:color w:val="000000"/>
          </w:rPr>
          <w:tag w:val="MENDELEY_CITATION_v3_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"/>
          <w:id w:val="297723970"/>
          <w:placeholder>
            <w:docPart w:val="DefaultPlaceholder_-1854013440"/>
          </w:placeholder>
        </w:sdtPr>
        <w:sdtContent>
          <w:ins w:id="143" w:author="Ama de Berrio" w:date="2024-06-25T17:54:00Z">
            <w:r w:rsidR="003323D6" w:rsidRPr="003323D6">
              <w:rPr>
                <w:rFonts w:cstheme="majorHAnsi"/>
                <w:color w:val="000000"/>
              </w:rPr>
              <w:t>(56)</w:t>
            </w:r>
          </w:ins>
          <w:del w:id="144" w:author="Ama de Berrio" w:date="2024-06-25T17:54:00Z">
            <w:r w:rsidR="002E67C7" w:rsidRPr="003323D6" w:rsidDel="003323D6">
              <w:rPr>
                <w:rFonts w:cstheme="majorHAnsi"/>
                <w:color w:val="000000"/>
              </w:rPr>
              <w:delText>(56)</w:delText>
            </w:r>
          </w:del>
        </w:sdtContent>
      </w:sdt>
      <w:r w:rsidRPr="00A902B2">
        <w:rPr>
          <w:rFonts w:cstheme="majorHAnsi"/>
        </w:rPr>
        <w:t xml:space="preserve">. </w:t>
      </w:r>
    </w:p>
    <w:p w14:paraId="24C30225" w14:textId="77777777" w:rsidR="003323D6" w:rsidRPr="00A902B2" w:rsidRDefault="003323D6" w:rsidP="00C60759">
      <w:pPr>
        <w:jc w:val="both"/>
        <w:rPr>
          <w:rFonts w:cstheme="majorHAnsi"/>
        </w:rPr>
      </w:pPr>
    </w:p>
    <w:p w14:paraId="17070F12" w14:textId="77777777" w:rsidR="00207508" w:rsidRPr="003323D6" w:rsidRDefault="00C45B91" w:rsidP="00C60759">
      <w:pPr>
        <w:jc w:val="both"/>
        <w:rPr>
          <w:rFonts w:cstheme="majorHAnsi"/>
          <w:iCs/>
          <w:highlight w:val="yellow"/>
        </w:rPr>
      </w:pPr>
      <w:r w:rsidRPr="003323D6">
        <w:rPr>
          <w:rFonts w:cstheme="majorHAnsi"/>
          <w:iCs/>
          <w:highlight w:val="yellow"/>
        </w:rPr>
        <w:t xml:space="preserve">Las enzimas </w:t>
      </w:r>
      <w:r w:rsidR="000A7A82" w:rsidRPr="003323D6">
        <w:rPr>
          <w:rFonts w:cstheme="majorHAnsi"/>
          <w:iCs/>
          <w:highlight w:val="yellow"/>
        </w:rPr>
        <w:t>que producen da</w:t>
      </w:r>
      <w:proofErr w:type="spellStart"/>
      <w:r w:rsidR="000A7A82" w:rsidRPr="003323D6">
        <w:rPr>
          <w:rFonts w:cstheme="majorHAnsi"/>
          <w:iCs/>
          <w:highlight w:val="yellow"/>
          <w:lang w:val="es-ES"/>
        </w:rPr>
        <w:t>ño</w:t>
      </w:r>
      <w:proofErr w:type="spellEnd"/>
      <w:r w:rsidR="000A7A82" w:rsidRPr="003323D6">
        <w:rPr>
          <w:rFonts w:cstheme="majorHAnsi"/>
          <w:iCs/>
          <w:highlight w:val="yellow"/>
          <w:lang w:val="es-ES"/>
        </w:rPr>
        <w:t xml:space="preserve"> tisular, </w:t>
      </w:r>
      <w:r w:rsidR="001F323F" w:rsidRPr="003323D6">
        <w:rPr>
          <w:rFonts w:cstheme="majorHAnsi"/>
          <w:iCs/>
          <w:highlight w:val="yellow"/>
          <w:lang w:val="es-ES"/>
        </w:rPr>
        <w:t>se dividen en citotoxinas directas e indirectas. Las que tienen un efecto directo pertenecen a las 3FTs y a las PLA</w:t>
      </w:r>
      <w:r w:rsidR="001F323F" w:rsidRPr="003323D6">
        <w:rPr>
          <w:rFonts w:cstheme="majorHAnsi"/>
          <w:iCs/>
          <w:highlight w:val="yellow"/>
          <w:vertAlign w:val="subscript"/>
          <w:lang w:val="es-ES"/>
        </w:rPr>
        <w:t>2</w:t>
      </w:r>
      <w:r w:rsidR="001F323F" w:rsidRPr="003323D6">
        <w:rPr>
          <w:rFonts w:cstheme="majorHAnsi"/>
          <w:iCs/>
          <w:highlight w:val="yellow"/>
          <w:lang w:val="es-ES"/>
        </w:rPr>
        <w:t>, las 3FTs</w:t>
      </w:r>
      <w:r w:rsidR="001F323F" w:rsidRPr="003323D6">
        <w:rPr>
          <w:rFonts w:cstheme="majorHAnsi"/>
          <w:iCs/>
          <w:highlight w:val="yellow"/>
        </w:rPr>
        <w:t xml:space="preserve"> han sido descritas en los elápidos del viejo mundo, ellas producen poros en la membrana celular y ruptura de los lisosomas, y trabajan </w:t>
      </w:r>
      <w:r w:rsidR="00207508" w:rsidRPr="003323D6">
        <w:rPr>
          <w:rFonts w:cstheme="majorHAnsi"/>
          <w:iCs/>
          <w:highlight w:val="yellow"/>
        </w:rPr>
        <w:t>sinérgicamente</w:t>
      </w:r>
      <w:r w:rsidR="001F323F" w:rsidRPr="003323D6">
        <w:rPr>
          <w:rFonts w:cstheme="majorHAnsi"/>
          <w:iCs/>
          <w:highlight w:val="yellow"/>
        </w:rPr>
        <w:t xml:space="preserve"> son las PLA2, lo que potencia el efecto citotóxico. </w:t>
      </w:r>
    </w:p>
    <w:p w14:paraId="00875A39" w14:textId="13A48CB6" w:rsidR="009223EA" w:rsidRPr="003323D6" w:rsidRDefault="00207508" w:rsidP="00C60759">
      <w:pPr>
        <w:jc w:val="both"/>
        <w:rPr>
          <w:rFonts w:cstheme="majorHAnsi"/>
          <w:iCs/>
          <w:highlight w:val="yellow"/>
        </w:rPr>
      </w:pPr>
      <w:r w:rsidRPr="003323D6">
        <w:rPr>
          <w:rFonts w:cstheme="majorHAnsi"/>
          <w:iCs/>
          <w:highlight w:val="yellow"/>
        </w:rPr>
        <w:t>La superfamilia de las PLA</w:t>
      </w:r>
      <w:r w:rsidRPr="003323D6">
        <w:rPr>
          <w:rFonts w:cstheme="majorHAnsi"/>
          <w:iCs/>
          <w:highlight w:val="yellow"/>
          <w:vertAlign w:val="subscript"/>
        </w:rPr>
        <w:t>2</w:t>
      </w:r>
      <w:r w:rsidRPr="003323D6">
        <w:rPr>
          <w:rFonts w:cstheme="majorHAnsi"/>
          <w:iCs/>
          <w:highlight w:val="yellow"/>
        </w:rPr>
        <w:t>, se ha descrito tanto en los venenos de elápidos (</w:t>
      </w:r>
      <w:r w:rsidR="0054224F" w:rsidRPr="003323D6">
        <w:rPr>
          <w:rFonts w:cstheme="majorHAnsi"/>
          <w:iCs/>
          <w:highlight w:val="yellow"/>
        </w:rPr>
        <w:t>PLA</w:t>
      </w:r>
      <w:r w:rsidR="0054224F" w:rsidRPr="003323D6">
        <w:rPr>
          <w:rFonts w:cstheme="majorHAnsi"/>
          <w:iCs/>
          <w:highlight w:val="yellow"/>
          <w:vertAlign w:val="subscript"/>
        </w:rPr>
        <w:t xml:space="preserve">2 </w:t>
      </w:r>
      <w:r w:rsidRPr="003323D6">
        <w:rPr>
          <w:rFonts w:cstheme="majorHAnsi"/>
          <w:iCs/>
          <w:highlight w:val="yellow"/>
        </w:rPr>
        <w:t xml:space="preserve">grupo I) como de </w:t>
      </w:r>
      <w:proofErr w:type="spellStart"/>
      <w:r w:rsidRPr="003323D6">
        <w:rPr>
          <w:rFonts w:cstheme="majorHAnsi"/>
          <w:iCs/>
          <w:highlight w:val="yellow"/>
        </w:rPr>
        <w:t>vipéridos</w:t>
      </w:r>
      <w:proofErr w:type="spellEnd"/>
      <w:r w:rsidRPr="003323D6">
        <w:rPr>
          <w:rFonts w:cstheme="majorHAnsi"/>
          <w:iCs/>
          <w:highlight w:val="yellow"/>
        </w:rPr>
        <w:t xml:space="preserve"> (</w:t>
      </w:r>
      <w:r w:rsidR="0054224F" w:rsidRPr="003323D6">
        <w:rPr>
          <w:rFonts w:cstheme="majorHAnsi"/>
          <w:iCs/>
          <w:highlight w:val="yellow"/>
        </w:rPr>
        <w:t>PLA</w:t>
      </w:r>
      <w:r w:rsidR="0054224F" w:rsidRPr="003323D6">
        <w:rPr>
          <w:rFonts w:cstheme="majorHAnsi"/>
          <w:iCs/>
          <w:highlight w:val="yellow"/>
          <w:vertAlign w:val="subscript"/>
        </w:rPr>
        <w:t xml:space="preserve">2 </w:t>
      </w:r>
      <w:r w:rsidRPr="003323D6">
        <w:rPr>
          <w:rFonts w:cstheme="majorHAnsi"/>
          <w:iCs/>
          <w:highlight w:val="yellow"/>
        </w:rPr>
        <w:t xml:space="preserve">grupo II), </w:t>
      </w:r>
      <w:r w:rsidR="0054224F" w:rsidRPr="003323D6">
        <w:rPr>
          <w:rFonts w:cstheme="majorHAnsi"/>
          <w:iCs/>
          <w:highlight w:val="yellow"/>
        </w:rPr>
        <w:t>su efecto citotóxico se debe a la hidrólisis de los fosfolípidos de membrana</w:t>
      </w:r>
      <w:r w:rsidR="00E77AF1" w:rsidRPr="003323D6">
        <w:rPr>
          <w:rFonts w:cstheme="majorHAnsi"/>
          <w:iCs/>
          <w:highlight w:val="yellow"/>
        </w:rPr>
        <w:t xml:space="preserve">. A las citotoxinas con efecto indirecto pertenecen las </w:t>
      </w:r>
      <w:proofErr w:type="spellStart"/>
      <w:r w:rsidR="00E77AF1" w:rsidRPr="003323D6">
        <w:rPr>
          <w:rFonts w:cstheme="majorHAnsi"/>
          <w:highlight w:val="yellow"/>
        </w:rPr>
        <w:t>SVMPs</w:t>
      </w:r>
      <w:proofErr w:type="spellEnd"/>
      <w:r w:rsidR="00E77AF1" w:rsidRPr="003323D6">
        <w:rPr>
          <w:rFonts w:cstheme="majorHAnsi"/>
          <w:highlight w:val="yellow"/>
        </w:rPr>
        <w:t xml:space="preserve">, las cuales por acción enzimática degradan </w:t>
      </w:r>
      <w:r w:rsidR="008A02D2" w:rsidRPr="003323D6">
        <w:rPr>
          <w:rFonts w:cstheme="majorHAnsi"/>
          <w:iCs/>
          <w:highlight w:val="yellow"/>
        </w:rPr>
        <w:t xml:space="preserve">los componentes y la estructura general de la matriz extracelular, con lo que se rompen las uniones intracelulares y la membrana basal, en los miocitos, la piel y los capilares, esto adicionalmente libera factores de crecimiento </w:t>
      </w:r>
      <w:r w:rsidR="009223EA" w:rsidRPr="003323D6">
        <w:rPr>
          <w:rFonts w:cstheme="majorHAnsi"/>
          <w:iCs/>
          <w:highlight w:val="yellow"/>
        </w:rPr>
        <w:t>que activan la respuesta inflamatoria y contribuyen al daño tisular</w:t>
      </w:r>
      <w:sdt>
        <w:sdtPr>
          <w:rPr>
            <w:rFonts w:cstheme="majorHAnsi"/>
            <w:iCs/>
            <w:color w:val="000000"/>
            <w:highlight w:val="yellow"/>
          </w:rPr>
          <w:tag w:val="MENDELEY_CITATION_v3_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"/>
          <w:id w:val="-90620786"/>
          <w:placeholder>
            <w:docPart w:val="DefaultPlaceholder_-1854013440"/>
          </w:placeholder>
        </w:sdtPr>
        <w:sdtContent>
          <w:ins w:id="145" w:author="Ama de Berrio" w:date="2024-06-25T17:54:00Z">
            <w:r w:rsidR="003323D6" w:rsidRPr="003323D6">
              <w:rPr>
                <w:rFonts w:cstheme="majorHAnsi"/>
                <w:iCs/>
                <w:color w:val="000000"/>
                <w:highlight w:val="yellow"/>
              </w:rPr>
              <w:t>(54)</w:t>
            </w:r>
          </w:ins>
          <w:del w:id="146" w:author="Ama de Berrio" w:date="2024-06-25T17:54:00Z">
            <w:r w:rsidR="002E67C7" w:rsidRPr="003323D6" w:rsidDel="003323D6">
              <w:rPr>
                <w:rFonts w:cstheme="majorHAnsi"/>
                <w:iCs/>
                <w:color w:val="000000"/>
                <w:highlight w:val="yellow"/>
              </w:rPr>
              <w:delText>(54)</w:delText>
            </w:r>
          </w:del>
        </w:sdtContent>
      </w:sdt>
      <w:r w:rsidR="009223EA" w:rsidRPr="003323D6">
        <w:rPr>
          <w:rFonts w:cstheme="majorHAnsi"/>
          <w:iCs/>
          <w:highlight w:val="yellow"/>
        </w:rPr>
        <w:t xml:space="preserve">. </w:t>
      </w:r>
    </w:p>
    <w:p w14:paraId="43845845" w14:textId="77298465" w:rsidR="00E41FA8" w:rsidRPr="003323D6" w:rsidRDefault="009223EA" w:rsidP="00C60759">
      <w:pPr>
        <w:jc w:val="both"/>
        <w:rPr>
          <w:rFonts w:cstheme="majorHAnsi"/>
          <w:iCs/>
          <w:highlight w:val="yellow"/>
        </w:rPr>
      </w:pPr>
      <w:r w:rsidRPr="003323D6">
        <w:rPr>
          <w:rFonts w:cstheme="majorHAnsi"/>
          <w:iCs/>
          <w:highlight w:val="yellow"/>
        </w:rPr>
        <w:t>Otras toxinas con efecto citotóxico indirecto son las hialuronidasas</w:t>
      </w:r>
      <w:r w:rsidR="00E41FA8" w:rsidRPr="003323D6">
        <w:rPr>
          <w:rFonts w:cstheme="majorHAnsi"/>
          <w:iCs/>
          <w:highlight w:val="yellow"/>
        </w:rPr>
        <w:t>, al degradar el ácido hialurónico contribuyen al daño de la matriz extracelular. El daño de la matriz extracelular facilita la difusión de las toxinas a la circulación sistémica y los tejidos vecinos, potenciando así el daño local de las citotoxinas directas</w:t>
      </w:r>
      <w:sdt>
        <w:sdtPr>
          <w:rPr>
            <w:rFonts w:cstheme="majorHAnsi"/>
            <w:iCs/>
            <w:color w:val="000000"/>
            <w:highlight w:val="yellow"/>
          </w:rPr>
          <w:tag w:val="MENDELEY_CITATION_v3_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"/>
          <w:id w:val="-1667854549"/>
          <w:placeholder>
            <w:docPart w:val="DefaultPlaceholder_-1854013440"/>
          </w:placeholder>
        </w:sdtPr>
        <w:sdtContent>
          <w:ins w:id="147" w:author="Ama de Berrio" w:date="2024-06-25T17:54:00Z">
            <w:r w:rsidR="003323D6" w:rsidRPr="003323D6">
              <w:rPr>
                <w:rFonts w:cstheme="majorHAnsi"/>
                <w:iCs/>
                <w:color w:val="000000"/>
                <w:highlight w:val="yellow"/>
              </w:rPr>
              <w:t>(54)</w:t>
            </w:r>
          </w:ins>
          <w:del w:id="148" w:author="Ama de Berrio" w:date="2024-06-25T17:54:00Z">
            <w:r w:rsidR="002E67C7" w:rsidRPr="003323D6" w:rsidDel="003323D6">
              <w:rPr>
                <w:rFonts w:cstheme="majorHAnsi"/>
                <w:iCs/>
                <w:color w:val="000000"/>
                <w:highlight w:val="yellow"/>
              </w:rPr>
              <w:delText>(54)</w:delText>
            </w:r>
          </w:del>
        </w:sdtContent>
      </w:sdt>
      <w:r w:rsidR="00E41FA8" w:rsidRPr="003323D6">
        <w:rPr>
          <w:rFonts w:cstheme="majorHAnsi"/>
          <w:iCs/>
          <w:highlight w:val="yellow"/>
        </w:rPr>
        <w:t xml:space="preserve">. </w:t>
      </w:r>
    </w:p>
    <w:p w14:paraId="4D5ECD13" w14:textId="77777777" w:rsidR="00177F4A" w:rsidRPr="003323D6" w:rsidRDefault="00E41FA8" w:rsidP="00C60759">
      <w:pPr>
        <w:jc w:val="both"/>
        <w:rPr>
          <w:rFonts w:cstheme="majorHAnsi"/>
          <w:iCs/>
          <w:highlight w:val="yellow"/>
        </w:rPr>
      </w:pPr>
      <w:r w:rsidRPr="003323D6">
        <w:rPr>
          <w:rFonts w:cstheme="majorHAnsi"/>
          <w:iCs/>
          <w:highlight w:val="yellow"/>
        </w:rPr>
        <w:t>De manera colaborativa el efecto global de las toxinas a nivel tisular, activa la inmunidad innata, el infiltrado de neutrófilos y macrófagos y la generación de especies reactivas de oxígeno</w:t>
      </w:r>
      <w:r w:rsidR="00177F4A" w:rsidRPr="003323D6">
        <w:rPr>
          <w:rFonts w:cstheme="majorHAnsi"/>
          <w:iCs/>
          <w:highlight w:val="yellow"/>
        </w:rPr>
        <w:t>, por lo que los mecanismos de defensa propios contribuyen al daño.</w:t>
      </w:r>
    </w:p>
    <w:p w14:paraId="2E35308F" w14:textId="7FCF9129" w:rsidR="00C45B91" w:rsidRDefault="00177F4A" w:rsidP="00C60759">
      <w:pPr>
        <w:jc w:val="both"/>
        <w:rPr>
          <w:rFonts w:cstheme="majorHAnsi"/>
          <w:iCs/>
        </w:rPr>
      </w:pPr>
      <w:r w:rsidRPr="003323D6">
        <w:rPr>
          <w:rFonts w:cstheme="majorHAnsi"/>
          <w:iCs/>
          <w:highlight w:val="yellow"/>
        </w:rPr>
        <w:t xml:space="preserve">Como consecuencia </w:t>
      </w:r>
      <w:r w:rsidR="00B47273" w:rsidRPr="003323D6">
        <w:rPr>
          <w:rFonts w:cstheme="majorHAnsi"/>
          <w:iCs/>
          <w:highlight w:val="yellow"/>
        </w:rPr>
        <w:t xml:space="preserve">localmente </w:t>
      </w:r>
      <w:r w:rsidRPr="003323D6">
        <w:rPr>
          <w:rFonts w:cstheme="majorHAnsi"/>
          <w:iCs/>
          <w:highlight w:val="yellow"/>
        </w:rPr>
        <w:t xml:space="preserve">se produce daño al tejido linfático y edema, necrosis de los </w:t>
      </w:r>
      <w:proofErr w:type="spellStart"/>
      <w:r w:rsidRPr="003323D6">
        <w:rPr>
          <w:rFonts w:cstheme="majorHAnsi"/>
          <w:iCs/>
          <w:highlight w:val="yellow"/>
        </w:rPr>
        <w:t>musculos</w:t>
      </w:r>
      <w:proofErr w:type="spellEnd"/>
      <w:r w:rsidRPr="003323D6">
        <w:rPr>
          <w:rFonts w:cstheme="majorHAnsi"/>
          <w:iCs/>
          <w:highlight w:val="yellow"/>
        </w:rPr>
        <w:t xml:space="preserve"> y la piel, flictenas, extravasación de sangre y plasma, aumento de la presión </w:t>
      </w:r>
      <w:proofErr w:type="spellStart"/>
      <w:r w:rsidRPr="003323D6">
        <w:rPr>
          <w:rFonts w:cstheme="majorHAnsi"/>
          <w:iCs/>
          <w:highlight w:val="yellow"/>
        </w:rPr>
        <w:t>intracompartimental</w:t>
      </w:r>
      <w:proofErr w:type="spellEnd"/>
      <w:r w:rsidRPr="003323D6">
        <w:rPr>
          <w:rFonts w:cstheme="majorHAnsi"/>
          <w:iCs/>
          <w:highlight w:val="yellow"/>
        </w:rPr>
        <w:t>, isquemia, hematomas y hemorragias</w:t>
      </w:r>
      <w:r w:rsidR="00B47273" w:rsidRPr="003323D6">
        <w:rPr>
          <w:rFonts w:cstheme="majorHAnsi"/>
          <w:iCs/>
          <w:highlight w:val="yellow"/>
        </w:rPr>
        <w:t>,</w:t>
      </w:r>
      <w:r w:rsidRPr="003323D6">
        <w:rPr>
          <w:rFonts w:cstheme="majorHAnsi"/>
          <w:iCs/>
          <w:highlight w:val="yellow"/>
        </w:rPr>
        <w:t xml:space="preserve"> </w:t>
      </w:r>
      <w:r w:rsidR="00C45B91" w:rsidRPr="003323D6">
        <w:rPr>
          <w:rFonts w:cstheme="majorHAnsi"/>
          <w:iCs/>
          <w:highlight w:val="yellow"/>
        </w:rPr>
        <w:t xml:space="preserve">dolor intenso, eritema, lesión de los nervios periféricos </w:t>
      </w:r>
      <w:r w:rsidR="00C45B91" w:rsidRPr="003323D6">
        <w:rPr>
          <w:rFonts w:cstheme="majorHAnsi"/>
          <w:highlight w:val="yellow"/>
        </w:rPr>
        <w:t>e infecciones secundarias</w:t>
      </w:r>
      <w:sdt>
        <w:sdtPr>
          <w:rPr>
            <w:rFonts w:cstheme="majorHAnsi"/>
            <w:color w:val="000000"/>
            <w:highlight w:val="yellow"/>
          </w:rPr>
          <w:tag w:val="MENDELEY_CITATION_v3_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"/>
          <w:id w:val="-48610500"/>
          <w:placeholder>
            <w:docPart w:val="DefaultPlaceholder_-1854013440"/>
          </w:placeholder>
        </w:sdtPr>
        <w:sdtContent>
          <w:ins w:id="149" w:author="Ama de Berrio" w:date="2024-06-25T17:54:00Z">
            <w:r w:rsidR="003323D6" w:rsidRPr="003323D6">
              <w:rPr>
                <w:rFonts w:cstheme="majorHAnsi"/>
                <w:color w:val="000000"/>
                <w:highlight w:val="yellow"/>
              </w:rPr>
              <w:t>(47,54)</w:t>
            </w:r>
          </w:ins>
          <w:del w:id="150" w:author="Ama de Berrio" w:date="2024-06-25T17:54:00Z">
            <w:r w:rsidR="002E67C7" w:rsidRPr="003323D6" w:rsidDel="003323D6">
              <w:rPr>
                <w:rFonts w:cstheme="majorHAnsi"/>
                <w:color w:val="000000"/>
                <w:highlight w:val="yellow"/>
              </w:rPr>
              <w:delText>(47,54)</w:delText>
            </w:r>
          </w:del>
        </w:sdtContent>
      </w:sdt>
      <w:r w:rsidR="00C45B91" w:rsidRPr="003323D6">
        <w:rPr>
          <w:rFonts w:cstheme="majorHAnsi"/>
          <w:highlight w:val="yellow"/>
        </w:rPr>
        <w:t>.</w:t>
      </w:r>
      <w:r w:rsidR="00C45B91" w:rsidRPr="00A902B2">
        <w:rPr>
          <w:rFonts w:cstheme="majorHAnsi"/>
          <w:iCs/>
        </w:rPr>
        <w:t xml:space="preserve"> </w:t>
      </w:r>
    </w:p>
    <w:p w14:paraId="526943E1" w14:textId="77777777" w:rsidR="001745DA" w:rsidRPr="00A902B2" w:rsidRDefault="001745DA" w:rsidP="00C60759">
      <w:pPr>
        <w:jc w:val="both"/>
        <w:rPr>
          <w:rFonts w:cstheme="majorHAnsi"/>
          <w:iCs/>
        </w:rPr>
      </w:pPr>
    </w:p>
    <w:p w14:paraId="4994A030" w14:textId="13E30D12" w:rsidR="00C45B91" w:rsidRPr="00A902B2" w:rsidRDefault="00C45B91" w:rsidP="00C60759">
      <w:pPr>
        <w:jc w:val="both"/>
        <w:rPr>
          <w:rFonts w:cstheme="majorHAnsi"/>
          <w:iCs/>
        </w:rPr>
      </w:pPr>
      <w:r w:rsidRPr="00A902B2">
        <w:rPr>
          <w:rFonts w:cstheme="majorHAnsi"/>
          <w:iCs/>
        </w:rPr>
        <w:t xml:space="preserve">Para la clasificación de la gravedad del AOB local y sistémico se utilizan los criterios definidos por la Guía para el Manejo de Emergencias Toxicológicas - Ministerio de Salud y la Protección Social de Colombia </w:t>
      </w:r>
      <w:sdt>
        <w:sdtPr>
          <w:rPr>
            <w:rFonts w:cstheme="majorHAnsi"/>
            <w:iCs/>
            <w:color w:val="000000"/>
          </w:rPr>
          <w:tag w:val="MENDELEY_CITATION_v3_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"/>
          <w:id w:val="-1771080252"/>
          <w:placeholder>
            <w:docPart w:val="DefaultPlaceholder_-1854013440"/>
          </w:placeholder>
        </w:sdtPr>
        <w:sdtContent>
          <w:ins w:id="151" w:author="Ama de Berrio" w:date="2024-06-25T17:54:00Z">
            <w:r w:rsidR="003323D6" w:rsidRPr="003323D6">
              <w:rPr>
                <w:rFonts w:cstheme="majorHAnsi"/>
                <w:iCs/>
                <w:color w:val="000000"/>
              </w:rPr>
              <w:t>(57)</w:t>
            </w:r>
          </w:ins>
          <w:del w:id="152" w:author="Ama de Berrio" w:date="2024-06-25T17:54:00Z">
            <w:r w:rsidR="002E67C7" w:rsidRPr="003323D6" w:rsidDel="003323D6">
              <w:rPr>
                <w:rFonts w:cstheme="majorHAnsi"/>
                <w:iCs/>
                <w:color w:val="000000"/>
              </w:rPr>
              <w:delText>(57)</w:delText>
            </w:r>
          </w:del>
        </w:sdtContent>
      </w:sdt>
      <w:r w:rsidRPr="00A902B2">
        <w:rPr>
          <w:rFonts w:cstheme="majorHAnsi"/>
          <w:iCs/>
        </w:rPr>
        <w:t>.</w:t>
      </w:r>
    </w:p>
    <w:p w14:paraId="65D21ACA" w14:textId="77777777" w:rsidR="00C45B91" w:rsidRPr="00A902B2" w:rsidRDefault="00C45B91" w:rsidP="00C60759">
      <w:pPr>
        <w:jc w:val="both"/>
        <w:rPr>
          <w:rFonts w:cstheme="majorHAnsi"/>
        </w:rPr>
      </w:pPr>
    </w:p>
    <w:p w14:paraId="485AB0EB" w14:textId="77777777" w:rsidR="00C45B91" w:rsidRPr="00A902B2" w:rsidRDefault="00C45B91" w:rsidP="000E0CF0">
      <w:pPr>
        <w:pStyle w:val="Ttulo2"/>
      </w:pPr>
      <w:bookmarkStart w:id="153" w:name="_Toc163663839"/>
      <w:r w:rsidRPr="00A902B2">
        <w:t>Infecciones de piel y tejidos blandos en mordedura de serpiente.</w:t>
      </w:r>
      <w:bookmarkEnd w:id="153"/>
    </w:p>
    <w:p w14:paraId="5A41F2AC" w14:textId="77777777" w:rsidR="00C45B91" w:rsidRPr="00A902B2" w:rsidRDefault="00C45B91" w:rsidP="00C60759">
      <w:pPr>
        <w:rPr>
          <w:rFonts w:cstheme="majorHAnsi"/>
          <w:lang w:eastAsia="es-ES"/>
        </w:rPr>
      </w:pPr>
    </w:p>
    <w:p w14:paraId="2F079F61" w14:textId="7A57B79A" w:rsidR="00C45B91" w:rsidRPr="00A902B2" w:rsidRDefault="00C45B91" w:rsidP="00C60759">
      <w:pPr>
        <w:jc w:val="both"/>
        <w:rPr>
          <w:rFonts w:cstheme="majorHAnsi"/>
        </w:rPr>
      </w:pPr>
      <w:r w:rsidRPr="00A902B2">
        <w:rPr>
          <w:rFonts w:cstheme="majorHAnsi"/>
        </w:rPr>
        <w:t xml:space="preserve">Las IPTB son la principal complicación local que se presenta en las MS </w:t>
      </w:r>
      <w:sdt>
        <w:sdtPr>
          <w:rPr>
            <w:rFonts w:cstheme="majorHAnsi"/>
            <w:color w:val="000000"/>
          </w:rPr>
          <w:tag w:val="MENDELEY_CITATION_v3_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"/>
          <w:id w:val="-1034340186"/>
          <w:placeholder>
            <w:docPart w:val="DefaultPlaceholder_-1854013440"/>
          </w:placeholder>
        </w:sdtPr>
        <w:sdtContent>
          <w:ins w:id="154" w:author="Ama de Berrio" w:date="2024-06-25T17:54:00Z">
            <w:r w:rsidR="003323D6" w:rsidRPr="003323D6">
              <w:rPr>
                <w:rFonts w:cstheme="majorHAnsi"/>
                <w:color w:val="000000"/>
              </w:rPr>
              <w:t>(4,5)</w:t>
            </w:r>
          </w:ins>
          <w:del w:id="155" w:author="Ama de Berrio" w:date="2024-06-25T17:54:00Z">
            <w:r w:rsidR="00B47273" w:rsidRPr="003323D6" w:rsidDel="003323D6">
              <w:rPr>
                <w:rFonts w:cstheme="majorHAnsi"/>
                <w:color w:val="000000"/>
              </w:rPr>
              <w:delText>(4,5)</w:delText>
            </w:r>
          </w:del>
        </w:sdtContent>
      </w:sdt>
      <w:r w:rsidRPr="00A902B2">
        <w:rPr>
          <w:rFonts w:cstheme="majorHAnsi"/>
        </w:rPr>
        <w:t xml:space="preserve">. Su frecuencia varía según las series entre el 9 y el 77% y suelen aparecer entre el tercer y sexto día en un sitio vecino a la MS. Se manifiestan como celulitis (21.8%), </w:t>
      </w:r>
      <w:r w:rsidR="000069C1" w:rsidRPr="00A902B2">
        <w:rPr>
          <w:rFonts w:cstheme="majorHAnsi"/>
          <w:lang w:eastAsia="es-ES"/>
        </w:rPr>
        <w:t xml:space="preserve">FN </w:t>
      </w:r>
      <w:r w:rsidRPr="00A902B2">
        <w:rPr>
          <w:rFonts w:cstheme="majorHAnsi"/>
        </w:rPr>
        <w:t xml:space="preserve">(16.4%) y </w:t>
      </w:r>
      <w:r w:rsidR="00435283" w:rsidRPr="00A902B2">
        <w:rPr>
          <w:rFonts w:cstheme="majorHAnsi"/>
        </w:rPr>
        <w:t>abscesos</w:t>
      </w:r>
      <w:r w:rsidRPr="00A902B2">
        <w:rPr>
          <w:rFonts w:cstheme="majorHAnsi"/>
        </w:rPr>
        <w:t xml:space="preserve"> (69.1%)</w:t>
      </w:r>
      <w:sdt>
        <w:sdtPr>
          <w:rPr>
            <w:rFonts w:cstheme="majorHAnsi"/>
            <w:color w:val="000000"/>
          </w:rPr>
          <w:tag w:val="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"/>
          <w:id w:val="-2064859092"/>
          <w:placeholder>
            <w:docPart w:val="DefaultPlaceholder_-1854013440"/>
          </w:placeholder>
        </w:sdtPr>
        <w:sdtContent>
          <w:ins w:id="156" w:author="Ama de Berrio" w:date="2024-06-25T17:54:00Z">
            <w:r w:rsidR="003323D6" w:rsidRPr="003323D6">
              <w:rPr>
                <w:rFonts w:cstheme="majorHAnsi"/>
                <w:color w:val="000000"/>
              </w:rPr>
              <w:t>(34,43,58)</w:t>
            </w:r>
          </w:ins>
          <w:del w:id="157" w:author="Ama de Berrio" w:date="2024-06-25T17:54:00Z">
            <w:r w:rsidR="002E67C7" w:rsidRPr="003323D6" w:rsidDel="003323D6">
              <w:rPr>
                <w:rFonts w:cstheme="majorHAnsi"/>
                <w:color w:val="000000"/>
              </w:rPr>
              <w:delText>(34,43,58)</w:delText>
            </w:r>
          </w:del>
        </w:sdtContent>
      </w:sdt>
      <w:r w:rsidRPr="00A902B2">
        <w:rPr>
          <w:rFonts w:cstheme="majorHAnsi"/>
        </w:rPr>
        <w:t>.</w:t>
      </w:r>
    </w:p>
    <w:p w14:paraId="527A1F7C" w14:textId="535098C3" w:rsidR="00C45B91" w:rsidRPr="00A902B2" w:rsidRDefault="00C45B91" w:rsidP="00C60759">
      <w:pPr>
        <w:jc w:val="both"/>
        <w:rPr>
          <w:rFonts w:cstheme="majorHAnsi"/>
        </w:rPr>
      </w:pPr>
      <w:r w:rsidRPr="00A902B2">
        <w:rPr>
          <w:rFonts w:cstheme="majorHAnsi"/>
        </w:rPr>
        <w:t xml:space="preserve">Se han considerado varios orígenes para las bacterias, el principal de ellos es su presencia en la cavidad oral y el veneno de la serpiente, la flora nativa de la piel de la víctima, la </w:t>
      </w:r>
      <w:r w:rsidRPr="00A902B2">
        <w:rPr>
          <w:rFonts w:cstheme="majorHAnsi"/>
        </w:rPr>
        <w:lastRenderedPageBreak/>
        <w:t xml:space="preserve">manipulación de la MS (succión, emplastos, cortes, torniquetes) o el contacto con gérmenes intrahospitalarios. </w:t>
      </w:r>
      <w:r w:rsidRPr="00A902B2">
        <w:rPr>
          <w:rFonts w:cstheme="majorHAnsi"/>
          <w:iCs/>
        </w:rPr>
        <w:t xml:space="preserve">El daño en la piel, y los tejidos a causa del envenenamiento favorecen la colonización bacteriana y se constituyen en un nicho para la infección. </w:t>
      </w:r>
      <w:r w:rsidRPr="00A902B2">
        <w:rPr>
          <w:rFonts w:cstheme="majorHAnsi"/>
        </w:rPr>
        <w:t xml:space="preserve">Por otro lado, estas IPTB, pueden llegar a complicaciones como choque séptico, infecciones sistémicas y empeoramiento de la necrosis </w:t>
      </w:r>
      <w:sdt>
        <w:sdtPr>
          <w:rPr>
            <w:rFonts w:cstheme="majorHAnsi"/>
            <w:color w:val="000000"/>
          </w:rPr>
          <w:tag w:val="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"/>
          <w:id w:val="-1088697729"/>
          <w:placeholder>
            <w:docPart w:val="DefaultPlaceholder_-1854013440"/>
          </w:placeholder>
        </w:sdtPr>
        <w:sdtContent>
          <w:ins w:id="158" w:author="Ama de Berrio" w:date="2024-06-25T17:54:00Z">
            <w:r w:rsidR="003323D6" w:rsidRPr="003323D6">
              <w:rPr>
                <w:rFonts w:cstheme="majorHAnsi"/>
                <w:color w:val="000000"/>
              </w:rPr>
              <w:t>(22,34,44)</w:t>
            </w:r>
          </w:ins>
          <w:del w:id="159" w:author="Ama de Berrio" w:date="2024-06-25T17:54:00Z">
            <w:r w:rsidR="00B47273" w:rsidRPr="003323D6" w:rsidDel="003323D6">
              <w:rPr>
                <w:rFonts w:cstheme="majorHAnsi"/>
                <w:color w:val="000000"/>
              </w:rPr>
              <w:delText>(22,34,44)</w:delText>
            </w:r>
          </w:del>
        </w:sdtContent>
      </w:sdt>
      <w:r w:rsidRPr="00A902B2">
        <w:rPr>
          <w:rFonts w:cstheme="majorHAnsi"/>
        </w:rPr>
        <w:t xml:space="preserve">. </w:t>
      </w:r>
    </w:p>
    <w:p w14:paraId="3216AA52" w14:textId="5C712305" w:rsidR="00C45B91" w:rsidRPr="00A902B2" w:rsidRDefault="00C45B91" w:rsidP="00C60759">
      <w:pPr>
        <w:jc w:val="both"/>
        <w:rPr>
          <w:rFonts w:cstheme="majorHAnsi"/>
        </w:rPr>
      </w:pPr>
      <w:r w:rsidRPr="00A902B2">
        <w:rPr>
          <w:rFonts w:cstheme="majorHAnsi"/>
          <w:iCs/>
        </w:rPr>
        <w:t xml:space="preserve">El tipo de bacterias puede variar dependiendo del área geográfica y del género de la serpiente involucrada. </w:t>
      </w:r>
      <w:r w:rsidRPr="00A902B2">
        <w:rPr>
          <w:rFonts w:cstheme="majorHAnsi"/>
        </w:rPr>
        <w:t xml:space="preserve">De la cavidad oral y del veneno de las víboras se han aislado gérmenes como estreptococos del grupo D y enterobacterias como </w:t>
      </w:r>
      <w:r w:rsidRPr="00A902B2">
        <w:rPr>
          <w:rFonts w:cstheme="majorHAnsi"/>
          <w:i/>
          <w:iCs/>
        </w:rPr>
        <w:t xml:space="preserve">M. </w:t>
      </w:r>
      <w:proofErr w:type="spellStart"/>
      <w:r w:rsidRPr="00A902B2">
        <w:rPr>
          <w:rFonts w:cstheme="majorHAnsi"/>
          <w:i/>
          <w:iCs/>
        </w:rPr>
        <w:t>morganii</w:t>
      </w:r>
      <w:proofErr w:type="spellEnd"/>
      <w:r w:rsidRPr="00A902B2">
        <w:rPr>
          <w:rFonts w:cstheme="majorHAnsi"/>
        </w:rPr>
        <w:t xml:space="preserve">; de los tejidos infectados se han aislado gérmenes especialmente de tipo </w:t>
      </w:r>
      <w:proofErr w:type="spellStart"/>
      <w:r w:rsidRPr="00A902B2">
        <w:rPr>
          <w:rFonts w:cstheme="majorHAnsi"/>
        </w:rPr>
        <w:t>gram</w:t>
      </w:r>
      <w:proofErr w:type="spellEnd"/>
      <w:r w:rsidRPr="00A902B2">
        <w:rPr>
          <w:rFonts w:cstheme="majorHAnsi"/>
        </w:rPr>
        <w:t xml:space="preserve"> negativo como </w:t>
      </w:r>
      <w:r w:rsidRPr="00A902B2">
        <w:rPr>
          <w:rFonts w:cstheme="majorHAnsi"/>
          <w:i/>
        </w:rPr>
        <w:t xml:space="preserve">A. </w:t>
      </w:r>
      <w:proofErr w:type="spellStart"/>
      <w:r w:rsidRPr="00A902B2">
        <w:rPr>
          <w:rFonts w:cstheme="majorHAnsi"/>
          <w:i/>
        </w:rPr>
        <w:t>hydrophila</w:t>
      </w:r>
      <w:proofErr w:type="spellEnd"/>
      <w:r w:rsidRPr="00A902B2">
        <w:rPr>
          <w:rFonts w:cstheme="majorHAnsi"/>
          <w:i/>
        </w:rPr>
        <w:t xml:space="preserve">, M. </w:t>
      </w:r>
      <w:proofErr w:type="spellStart"/>
      <w:r w:rsidRPr="00A902B2">
        <w:rPr>
          <w:rFonts w:cstheme="majorHAnsi"/>
          <w:i/>
        </w:rPr>
        <w:t>morganii</w:t>
      </w:r>
      <w:proofErr w:type="spellEnd"/>
      <w:r w:rsidRPr="00A902B2">
        <w:rPr>
          <w:rFonts w:cstheme="majorHAnsi"/>
          <w:i/>
        </w:rPr>
        <w:t xml:space="preserve">, </w:t>
      </w:r>
      <w:r w:rsidRPr="00A902B2">
        <w:rPr>
          <w:rFonts w:cstheme="majorHAnsi"/>
          <w:i/>
          <w:iCs/>
          <w:lang w:eastAsia="es-ES"/>
        </w:rPr>
        <w:t xml:space="preserve">E. </w:t>
      </w:r>
      <w:proofErr w:type="spellStart"/>
      <w:r w:rsidRPr="00A902B2">
        <w:rPr>
          <w:rFonts w:cstheme="majorHAnsi"/>
          <w:i/>
          <w:iCs/>
          <w:lang w:eastAsia="es-ES"/>
        </w:rPr>
        <w:t>faecalis</w:t>
      </w:r>
      <w:proofErr w:type="spellEnd"/>
      <w:r w:rsidRPr="00A902B2">
        <w:rPr>
          <w:rFonts w:cstheme="majorHAnsi"/>
          <w:i/>
          <w:iCs/>
        </w:rPr>
        <w:t>,</w:t>
      </w:r>
      <w:r w:rsidRPr="00A902B2">
        <w:rPr>
          <w:rFonts w:cstheme="majorHAnsi"/>
          <w:i/>
        </w:rPr>
        <w:t xml:space="preserve"> P</w:t>
      </w:r>
      <w:r w:rsidRPr="00A902B2">
        <w:rPr>
          <w:rFonts w:cstheme="majorHAnsi"/>
          <w:i/>
          <w:shd w:val="clear" w:color="auto" w:fill="FFFFFF"/>
        </w:rPr>
        <w:t xml:space="preserve">. </w:t>
      </w:r>
      <w:proofErr w:type="spellStart"/>
      <w:r w:rsidRPr="00A902B2">
        <w:rPr>
          <w:rFonts w:cstheme="majorHAnsi"/>
          <w:i/>
        </w:rPr>
        <w:t>rettgeri</w:t>
      </w:r>
      <w:proofErr w:type="spellEnd"/>
      <w:r w:rsidRPr="00A902B2">
        <w:rPr>
          <w:rFonts w:cstheme="majorHAnsi"/>
        </w:rPr>
        <w:t>,</w:t>
      </w:r>
      <w:r w:rsidRPr="00A902B2">
        <w:rPr>
          <w:rFonts w:cstheme="majorHAnsi"/>
          <w:i/>
        </w:rPr>
        <w:t xml:space="preserve"> </w:t>
      </w:r>
      <w:proofErr w:type="spellStart"/>
      <w:r w:rsidRPr="00A902B2">
        <w:rPr>
          <w:rFonts w:cstheme="majorHAnsi"/>
          <w:i/>
        </w:rPr>
        <w:t>Klebsiella</w:t>
      </w:r>
      <w:proofErr w:type="spellEnd"/>
      <w:r w:rsidRPr="00A902B2">
        <w:rPr>
          <w:rFonts w:cstheme="majorHAnsi"/>
          <w:i/>
        </w:rPr>
        <w:t xml:space="preserve"> </w:t>
      </w:r>
      <w:proofErr w:type="spellStart"/>
      <w:r w:rsidRPr="00A902B2">
        <w:rPr>
          <w:rFonts w:cstheme="majorHAnsi"/>
          <w:i/>
        </w:rPr>
        <w:t>spp</w:t>
      </w:r>
      <w:proofErr w:type="spellEnd"/>
      <w:r w:rsidRPr="00A902B2">
        <w:rPr>
          <w:rFonts w:cstheme="majorHAnsi"/>
          <w:i/>
        </w:rPr>
        <w:t>.</w:t>
      </w:r>
      <w:r w:rsidRPr="00A902B2">
        <w:rPr>
          <w:rFonts w:cstheme="majorHAnsi"/>
        </w:rPr>
        <w:t>,</w:t>
      </w:r>
      <w:r w:rsidRPr="00A902B2">
        <w:rPr>
          <w:rFonts w:cstheme="majorHAnsi"/>
          <w:i/>
        </w:rPr>
        <w:t xml:space="preserve"> </w:t>
      </w:r>
      <w:proofErr w:type="spellStart"/>
      <w:r w:rsidRPr="00A902B2">
        <w:rPr>
          <w:rFonts w:cstheme="majorHAnsi"/>
          <w:i/>
        </w:rPr>
        <w:t>Enterobacter</w:t>
      </w:r>
      <w:proofErr w:type="spellEnd"/>
      <w:r w:rsidRPr="00A902B2">
        <w:rPr>
          <w:rFonts w:cstheme="majorHAnsi"/>
          <w:i/>
        </w:rPr>
        <w:t xml:space="preserve"> </w:t>
      </w:r>
      <w:proofErr w:type="spellStart"/>
      <w:r w:rsidRPr="00A902B2">
        <w:rPr>
          <w:rFonts w:cstheme="majorHAnsi"/>
          <w:i/>
        </w:rPr>
        <w:t>spp</w:t>
      </w:r>
      <w:proofErr w:type="spellEnd"/>
      <w:r w:rsidRPr="00A902B2">
        <w:rPr>
          <w:rFonts w:cstheme="majorHAnsi"/>
          <w:i/>
        </w:rPr>
        <w:t>.</w:t>
      </w:r>
      <w:r w:rsidRPr="00A902B2">
        <w:rPr>
          <w:rFonts w:cstheme="majorHAnsi"/>
        </w:rPr>
        <w:t>,</w:t>
      </w:r>
      <w:r w:rsidRPr="00A902B2">
        <w:rPr>
          <w:rFonts w:cstheme="majorHAnsi"/>
          <w:i/>
        </w:rPr>
        <w:t xml:space="preserve"> </w:t>
      </w:r>
      <w:r w:rsidRPr="00A902B2">
        <w:rPr>
          <w:rFonts w:cstheme="majorHAnsi"/>
          <w:i/>
          <w:iCs/>
        </w:rPr>
        <w:t xml:space="preserve">E. </w:t>
      </w:r>
      <w:proofErr w:type="spellStart"/>
      <w:r w:rsidRPr="00A902B2">
        <w:rPr>
          <w:rFonts w:cstheme="majorHAnsi"/>
          <w:i/>
          <w:iCs/>
        </w:rPr>
        <w:t>coli</w:t>
      </w:r>
      <w:proofErr w:type="spellEnd"/>
      <w:r w:rsidRPr="00A902B2">
        <w:rPr>
          <w:rFonts w:cstheme="majorHAnsi"/>
          <w:i/>
          <w:iCs/>
        </w:rPr>
        <w:t xml:space="preserve">, </w:t>
      </w:r>
      <w:proofErr w:type="spellStart"/>
      <w:r w:rsidRPr="00A902B2">
        <w:rPr>
          <w:rFonts w:cstheme="majorHAnsi"/>
          <w:i/>
          <w:iCs/>
        </w:rPr>
        <w:t>gram</w:t>
      </w:r>
      <w:proofErr w:type="spellEnd"/>
      <w:r w:rsidRPr="00A902B2">
        <w:rPr>
          <w:rFonts w:cstheme="majorHAnsi"/>
          <w:i/>
          <w:iCs/>
        </w:rPr>
        <w:t xml:space="preserve"> positivos como </w:t>
      </w:r>
      <w:r w:rsidRPr="00A902B2">
        <w:rPr>
          <w:rFonts w:cstheme="majorHAnsi"/>
          <w:i/>
        </w:rPr>
        <w:t xml:space="preserve">S. </w:t>
      </w:r>
      <w:proofErr w:type="spellStart"/>
      <w:r w:rsidRPr="00A902B2">
        <w:rPr>
          <w:rFonts w:cstheme="majorHAnsi"/>
          <w:i/>
        </w:rPr>
        <w:t>aureus</w:t>
      </w:r>
      <w:proofErr w:type="spellEnd"/>
      <w:r w:rsidRPr="00A902B2">
        <w:rPr>
          <w:rFonts w:cstheme="majorHAnsi"/>
          <w:i/>
        </w:rPr>
        <w:t xml:space="preserve"> y anaerobios como </w:t>
      </w:r>
      <w:proofErr w:type="spellStart"/>
      <w:r w:rsidRPr="00A902B2">
        <w:rPr>
          <w:rFonts w:cstheme="majorHAnsi"/>
          <w:i/>
        </w:rPr>
        <w:t>Bacteroides</w:t>
      </w:r>
      <w:proofErr w:type="spellEnd"/>
      <w:r w:rsidRPr="00A902B2">
        <w:rPr>
          <w:rFonts w:cstheme="majorHAnsi"/>
          <w:iCs/>
        </w:rPr>
        <w:t xml:space="preserve"> y </w:t>
      </w:r>
      <w:proofErr w:type="spellStart"/>
      <w:r w:rsidRPr="00A902B2">
        <w:rPr>
          <w:rFonts w:cstheme="majorHAnsi"/>
          <w:i/>
        </w:rPr>
        <w:t>Clostridium</w:t>
      </w:r>
      <w:proofErr w:type="spellEnd"/>
      <w:r w:rsidRPr="00A902B2">
        <w:rPr>
          <w:rFonts w:cstheme="majorHAnsi"/>
          <w:i/>
        </w:rPr>
        <w:t xml:space="preserve"> </w:t>
      </w:r>
      <w:sdt>
        <w:sdtPr>
          <w:rPr>
            <w:rFonts w:cstheme="majorHAnsi"/>
            <w:color w:val="000000"/>
          </w:rPr>
          <w:tag w:val="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"/>
          <w:id w:val="1454746474"/>
          <w:placeholder>
            <w:docPart w:val="DefaultPlaceholder_-1854013440"/>
          </w:placeholder>
        </w:sdtPr>
        <w:sdtContent>
          <w:ins w:id="160" w:author="Ama de Berrio" w:date="2024-06-25T17:54:00Z">
            <w:r w:rsidR="003323D6" w:rsidRPr="003323D6">
              <w:rPr>
                <w:rFonts w:cstheme="majorHAnsi"/>
                <w:color w:val="000000"/>
              </w:rPr>
              <w:t>(10,44,58–60)</w:t>
            </w:r>
          </w:ins>
          <w:del w:id="161" w:author="Ama de Berrio" w:date="2024-06-25T17:54:00Z">
            <w:r w:rsidR="002E67C7" w:rsidRPr="003323D6" w:rsidDel="003323D6">
              <w:rPr>
                <w:rFonts w:cstheme="majorHAnsi"/>
                <w:color w:val="000000"/>
              </w:rPr>
              <w:delText>(10,44,58–60)</w:delText>
            </w:r>
          </w:del>
        </w:sdtContent>
      </w:sdt>
      <w:r w:rsidRPr="00A902B2">
        <w:rPr>
          <w:rFonts w:cstheme="majorHAnsi"/>
          <w:i/>
        </w:rPr>
        <w:t>.</w:t>
      </w:r>
    </w:p>
    <w:p w14:paraId="2A90D033" w14:textId="77777777" w:rsidR="00C45B91" w:rsidRPr="00A902B2" w:rsidRDefault="00C45B91" w:rsidP="00C60759">
      <w:pPr>
        <w:jc w:val="both"/>
        <w:rPr>
          <w:rFonts w:cstheme="majorHAnsi"/>
          <w:iCs/>
        </w:rPr>
      </w:pPr>
    </w:p>
    <w:p w14:paraId="10900827" w14:textId="77777777" w:rsidR="00C45B91" w:rsidRPr="00A902B2" w:rsidRDefault="00C45B91" w:rsidP="000E0CF0">
      <w:pPr>
        <w:pStyle w:val="Ttulo2"/>
      </w:pPr>
      <w:bookmarkStart w:id="162" w:name="_Toc163663840"/>
      <w:r w:rsidRPr="00A902B2">
        <w:t>DEFINICIÓN DE INFECCIÓN.</w:t>
      </w:r>
      <w:bookmarkEnd w:id="162"/>
      <w:r w:rsidRPr="00A902B2">
        <w:t xml:space="preserve"> </w:t>
      </w:r>
    </w:p>
    <w:p w14:paraId="0095688F" w14:textId="77777777" w:rsidR="00C45B91" w:rsidRPr="00A902B2" w:rsidRDefault="00C45B91" w:rsidP="00C60759">
      <w:pPr>
        <w:jc w:val="both"/>
        <w:rPr>
          <w:rFonts w:cstheme="majorHAnsi"/>
          <w:iCs/>
        </w:rPr>
      </w:pPr>
    </w:p>
    <w:p w14:paraId="7ED8E5C0" w14:textId="6299FFF8" w:rsidR="00C45B91" w:rsidRPr="00A902B2" w:rsidRDefault="00C45B91" w:rsidP="00244A39">
      <w:pPr>
        <w:jc w:val="both"/>
        <w:rPr>
          <w:rFonts w:cstheme="majorHAnsi"/>
        </w:rPr>
      </w:pPr>
      <w:r w:rsidRPr="00A902B2">
        <w:rPr>
          <w:rFonts w:cstheme="majorHAnsi"/>
        </w:rPr>
        <w:t xml:space="preserve">La infección de una herida se debe a la invasión y proliferación de microorganismos en ella, en un grado que activa unas acciones en el sistema inmunológico del hospedero, suficientes para atacar y destruir los factores de virulencia que producen los patógenos </w:t>
      </w:r>
      <w:sdt>
        <w:sdtPr>
          <w:rPr>
            <w:rFonts w:cstheme="majorHAnsi"/>
            <w:color w:val="000000"/>
          </w:rPr>
          <w:tag w:val="MENDELEY_CITATION_v3_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"/>
          <w:id w:val="-1662847700"/>
          <w:placeholder>
            <w:docPart w:val="DefaultPlaceholder_-1854013440"/>
          </w:placeholder>
        </w:sdtPr>
        <w:sdtContent>
          <w:ins w:id="163" w:author="Ama de Berrio" w:date="2024-06-25T17:54:00Z">
            <w:r w:rsidR="003323D6" w:rsidRPr="003323D6">
              <w:rPr>
                <w:rFonts w:cstheme="majorHAnsi"/>
                <w:color w:val="000000"/>
              </w:rPr>
              <w:t>(61)</w:t>
            </w:r>
          </w:ins>
          <w:del w:id="164" w:author="Ama de Berrio" w:date="2024-06-25T17:54:00Z">
            <w:r w:rsidR="002E67C7" w:rsidRPr="003323D6" w:rsidDel="003323D6">
              <w:rPr>
                <w:rFonts w:cstheme="majorHAnsi"/>
                <w:color w:val="000000"/>
              </w:rPr>
              <w:delText>(61)</w:delText>
            </w:r>
          </w:del>
        </w:sdtContent>
      </w:sdt>
      <w:r w:rsidRPr="00A902B2">
        <w:rPr>
          <w:rFonts w:cstheme="majorHAnsi"/>
        </w:rPr>
        <w:t>. Las características de base del paciente (edad, anemia e insuficiencia renal), o de la lesión (etiología y tamaño de la herida, localización, heridas contaminadas o sucias, presencia de tejido necrótico o desvitalizado, deterioro en la perfusión tisular y edema), se deben considerar como factores que contribu</w:t>
      </w:r>
      <w:r w:rsidR="001F406B">
        <w:rPr>
          <w:rFonts w:cstheme="majorHAnsi"/>
        </w:rPr>
        <w:t xml:space="preserve">yen </w:t>
      </w:r>
      <w:r w:rsidRPr="00A902B2">
        <w:rPr>
          <w:rFonts w:cstheme="majorHAnsi"/>
        </w:rPr>
        <w:t>su desarrollo</w:t>
      </w:r>
      <w:sdt>
        <w:sdtPr>
          <w:rPr>
            <w:rFonts w:cstheme="majorHAnsi"/>
            <w:color w:val="000000"/>
          </w:rPr>
          <w:tag w:val="MENDELEY_CITATION_v3_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"/>
          <w:id w:val="745078786"/>
          <w:placeholder>
            <w:docPart w:val="DefaultPlaceholder_-1854013440"/>
          </w:placeholder>
        </w:sdtPr>
        <w:sdtContent>
          <w:ins w:id="165" w:author="Ama de Berrio" w:date="2024-06-25T17:54:00Z">
            <w:r w:rsidR="003323D6" w:rsidRPr="003323D6">
              <w:rPr>
                <w:rFonts w:cstheme="majorHAnsi"/>
                <w:color w:val="000000"/>
              </w:rPr>
              <w:t>(40)</w:t>
            </w:r>
          </w:ins>
          <w:del w:id="166" w:author="Ama de Berrio" w:date="2024-06-25T17:54:00Z">
            <w:r w:rsidR="00B47273" w:rsidRPr="003323D6" w:rsidDel="003323D6">
              <w:rPr>
                <w:rFonts w:cstheme="majorHAnsi"/>
                <w:color w:val="000000"/>
              </w:rPr>
              <w:delText>(40)</w:delText>
            </w:r>
          </w:del>
        </w:sdtContent>
      </w:sdt>
      <w:r w:rsidRPr="00A902B2">
        <w:rPr>
          <w:rFonts w:cstheme="majorHAnsi"/>
        </w:rPr>
        <w:t>.</w:t>
      </w:r>
    </w:p>
    <w:p w14:paraId="61F2F29B" w14:textId="77777777" w:rsidR="00C45B91" w:rsidRPr="00A902B2" w:rsidRDefault="00C45B91" w:rsidP="00C60759">
      <w:pPr>
        <w:jc w:val="both"/>
        <w:rPr>
          <w:rFonts w:cstheme="majorHAnsi"/>
        </w:rPr>
      </w:pPr>
    </w:p>
    <w:p w14:paraId="4052136D" w14:textId="3919E54E" w:rsidR="00C45B91" w:rsidRPr="00A902B2" w:rsidRDefault="00C45B91" w:rsidP="001F406B">
      <w:pPr>
        <w:jc w:val="both"/>
        <w:rPr>
          <w:rFonts w:cstheme="majorHAnsi"/>
        </w:rPr>
      </w:pPr>
      <w:r w:rsidRPr="00A902B2">
        <w:rPr>
          <w:rFonts w:cstheme="majorHAnsi"/>
        </w:rPr>
        <w:t xml:space="preserve">Las IPTB comprometen cualquiera de las tres capas de la piel, fascia o músculo, pueden ser purulentas, no purulentas y necrotizantes. Se pueden clasificar según el sitio anatómico, el agente causal, la profundidad de la infección, la velocidad de progresión y su gravedad </w:t>
      </w:r>
      <w:sdt>
        <w:sdtPr>
          <w:rPr>
            <w:rFonts w:cstheme="majorHAnsi"/>
            <w:color w:val="000000"/>
          </w:rPr>
          <w:tag w:val="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"/>
          <w:id w:val="-2031090024"/>
          <w:placeholder>
            <w:docPart w:val="DefaultPlaceholder_-1854013440"/>
          </w:placeholder>
        </w:sdtPr>
        <w:sdtContent>
          <w:ins w:id="167" w:author="Ama de Berrio" w:date="2024-06-25T17:54:00Z">
            <w:r w:rsidR="003323D6" w:rsidRPr="003323D6">
              <w:rPr>
                <w:rFonts w:cstheme="majorHAnsi"/>
                <w:color w:val="000000"/>
              </w:rPr>
              <w:t>(62)</w:t>
            </w:r>
          </w:ins>
          <w:del w:id="168" w:author="Ama de Berrio" w:date="2024-06-25T17:54:00Z">
            <w:r w:rsidR="002E67C7" w:rsidRPr="003323D6" w:rsidDel="003323D6">
              <w:rPr>
                <w:rFonts w:cstheme="majorHAnsi"/>
                <w:color w:val="000000"/>
              </w:rPr>
              <w:delText>(62)</w:delText>
            </w:r>
          </w:del>
        </w:sdtContent>
      </w:sdt>
      <w:r w:rsidRPr="00A902B2">
        <w:rPr>
          <w:rFonts w:cstheme="majorHAnsi"/>
        </w:rPr>
        <w:t>. Una IPTB complicada es aquella que se origina en zonas de traumas o quemaduras</w:t>
      </w:r>
      <w:sdt>
        <w:sdtPr>
          <w:rPr>
            <w:rFonts w:cstheme="majorHAnsi"/>
            <w:color w:val="000000"/>
          </w:rPr>
          <w:tag w:val="MENDELEY_CITATION_v3_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"/>
          <w:id w:val="-551921250"/>
          <w:placeholder>
            <w:docPart w:val="DefaultPlaceholder_-1854013440"/>
          </w:placeholder>
        </w:sdtPr>
        <w:sdtContent>
          <w:ins w:id="169" w:author="Ama de Berrio" w:date="2024-06-25T17:54:00Z">
            <w:r w:rsidR="003323D6" w:rsidRPr="003323D6">
              <w:rPr>
                <w:rFonts w:cstheme="majorHAnsi"/>
                <w:color w:val="000000"/>
              </w:rPr>
              <w:t>(63)</w:t>
            </w:r>
          </w:ins>
          <w:del w:id="170" w:author="Ama de Berrio" w:date="2024-06-25T17:54:00Z">
            <w:r w:rsidR="002E67C7" w:rsidRPr="003323D6" w:rsidDel="003323D6">
              <w:rPr>
                <w:rFonts w:cstheme="majorHAnsi"/>
                <w:color w:val="000000"/>
              </w:rPr>
              <w:delText>(63)</w:delText>
            </w:r>
          </w:del>
        </w:sdtContent>
      </w:sdt>
      <w:r w:rsidRPr="00A902B2">
        <w:rPr>
          <w:rFonts w:cstheme="majorHAnsi"/>
        </w:rPr>
        <w:t xml:space="preserve">. </w:t>
      </w:r>
    </w:p>
    <w:p w14:paraId="27C024C0" w14:textId="77777777" w:rsidR="00C45B91" w:rsidRPr="00A902B2" w:rsidRDefault="00C45B91" w:rsidP="001F406B">
      <w:pPr>
        <w:jc w:val="both"/>
        <w:rPr>
          <w:rFonts w:cstheme="majorHAnsi"/>
        </w:rPr>
      </w:pPr>
    </w:p>
    <w:p w14:paraId="114E9FA9" w14:textId="52B77A6B" w:rsidR="00C45B91" w:rsidRPr="00A902B2" w:rsidRDefault="00C45B91" w:rsidP="001F406B">
      <w:pPr>
        <w:jc w:val="both"/>
        <w:rPr>
          <w:rFonts w:cstheme="majorHAnsi"/>
        </w:rPr>
      </w:pPr>
      <w:r w:rsidRPr="00A902B2">
        <w:rPr>
          <w:rFonts w:cstheme="majorHAnsi"/>
        </w:rPr>
        <w:t xml:space="preserve">En las MS la marcada destrucción y desvitalización de los tejidos y la respuesta inflamatoria prolongada o excesiva secundaria a las toxinas proteolíticas presentes en el veneno retardan la síntesis de colágeno, la epitelialización y la cicatrización, con lo que predisponen el desarrollo de una infección </w:t>
      </w:r>
      <w:sdt>
        <w:sdtPr>
          <w:rPr>
            <w:rFonts w:cstheme="majorHAnsi"/>
            <w:color w:val="000000"/>
          </w:rPr>
          <w:tag w:val="MENDELEY_CITATION_v3_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"/>
          <w:id w:val="-1195148459"/>
          <w:placeholder>
            <w:docPart w:val="DefaultPlaceholder_-1854013440"/>
          </w:placeholder>
        </w:sdtPr>
        <w:sdtContent>
          <w:ins w:id="171" w:author="Ama de Berrio" w:date="2024-06-25T17:54:00Z">
            <w:r w:rsidR="003323D6" w:rsidRPr="003323D6">
              <w:rPr>
                <w:rFonts w:cstheme="majorHAnsi"/>
                <w:color w:val="000000"/>
              </w:rPr>
              <w:t>(4,64)</w:t>
            </w:r>
          </w:ins>
          <w:del w:id="172" w:author="Ama de Berrio" w:date="2024-06-25T17:54:00Z">
            <w:r w:rsidR="002E67C7" w:rsidRPr="003323D6" w:rsidDel="003323D6">
              <w:rPr>
                <w:rFonts w:cstheme="majorHAnsi"/>
                <w:color w:val="000000"/>
              </w:rPr>
              <w:delText>(4,64)</w:delText>
            </w:r>
          </w:del>
        </w:sdtContent>
      </w:sdt>
      <w:r w:rsidRPr="00A902B2">
        <w:rPr>
          <w:rFonts w:cstheme="majorHAnsi"/>
        </w:rPr>
        <w:t xml:space="preserve">. </w:t>
      </w:r>
    </w:p>
    <w:p w14:paraId="104FDBEE" w14:textId="77777777" w:rsidR="00C45B91" w:rsidRPr="00A902B2" w:rsidRDefault="00C45B91" w:rsidP="00C60759">
      <w:pPr>
        <w:jc w:val="both"/>
        <w:rPr>
          <w:rFonts w:cstheme="majorHAnsi"/>
        </w:rPr>
      </w:pPr>
    </w:p>
    <w:p w14:paraId="62B50284" w14:textId="4CBCAC67" w:rsidR="00C45B91" w:rsidRPr="00A902B2" w:rsidRDefault="00C45B91" w:rsidP="00C60759">
      <w:pPr>
        <w:jc w:val="both"/>
        <w:rPr>
          <w:rFonts w:cstheme="majorHAnsi"/>
        </w:rPr>
      </w:pPr>
      <w:r w:rsidRPr="00A902B2">
        <w:rPr>
          <w:rFonts w:cstheme="majorHAnsi"/>
        </w:rPr>
        <w:t>Existen unos signos clásicos de la infección de una herida: eritema, calor local, edema, induración, dolor nuevo o que aumenta, drenaje purulento, mal olor, aumento de temperatura</w:t>
      </w:r>
      <w:r w:rsidR="001F406B">
        <w:rPr>
          <w:rFonts w:cstheme="majorHAnsi"/>
        </w:rPr>
        <w:t xml:space="preserve"> y</w:t>
      </w:r>
      <w:r w:rsidRPr="00A902B2">
        <w:rPr>
          <w:rFonts w:cstheme="majorHAnsi"/>
        </w:rPr>
        <w:t xml:space="preserve"> tejido de granulación anormal</w:t>
      </w:r>
      <w:sdt>
        <w:sdtPr>
          <w:rPr>
            <w:rFonts w:cstheme="majorHAnsi"/>
            <w:color w:val="000000"/>
          </w:rPr>
          <w:tag w:val="MENDELEY_CITATION_v3_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"/>
          <w:id w:val="98842152"/>
          <w:placeholder>
            <w:docPart w:val="DefaultPlaceholder_-1854013440"/>
          </w:placeholder>
        </w:sdtPr>
        <w:sdtContent>
          <w:ins w:id="173" w:author="Ama de Berrio" w:date="2024-06-25T17:54:00Z">
            <w:r w:rsidR="003323D6" w:rsidRPr="003323D6">
              <w:rPr>
                <w:rFonts w:cstheme="majorHAnsi"/>
                <w:color w:val="000000"/>
              </w:rPr>
              <w:t>(23,40)</w:t>
            </w:r>
          </w:ins>
          <w:del w:id="174" w:author="Ama de Berrio" w:date="2024-06-25T17:54:00Z">
            <w:r w:rsidR="00B47273" w:rsidRPr="003323D6" w:rsidDel="003323D6">
              <w:rPr>
                <w:rFonts w:cstheme="majorHAnsi"/>
                <w:color w:val="000000"/>
              </w:rPr>
              <w:delText>(23,40)</w:delText>
            </w:r>
          </w:del>
        </w:sdtContent>
      </w:sdt>
      <w:r w:rsidRPr="00A902B2">
        <w:rPr>
          <w:rFonts w:cstheme="majorHAnsi"/>
        </w:rPr>
        <w:t>. Sin embargo</w:t>
      </w:r>
      <w:r w:rsidR="00D15192" w:rsidRPr="00A902B2">
        <w:rPr>
          <w:rFonts w:cstheme="majorHAnsi"/>
        </w:rPr>
        <w:t>,</w:t>
      </w:r>
      <w:r w:rsidRPr="00A902B2">
        <w:rPr>
          <w:rFonts w:cstheme="majorHAnsi"/>
        </w:rPr>
        <w:t xml:space="preserve"> </w:t>
      </w:r>
      <w:r w:rsidRPr="00A902B2">
        <w:rPr>
          <w:rFonts w:cstheme="majorHAnsi"/>
          <w:lang w:eastAsia="es-ES"/>
        </w:rPr>
        <w:t>en la práctica</w:t>
      </w:r>
      <w:r w:rsidR="001F406B">
        <w:rPr>
          <w:rFonts w:cstheme="majorHAnsi"/>
          <w:lang w:eastAsia="es-ES"/>
        </w:rPr>
        <w:t xml:space="preserve"> clínica</w:t>
      </w:r>
      <w:r w:rsidRPr="00A902B2">
        <w:rPr>
          <w:rFonts w:cstheme="majorHAnsi"/>
        </w:rPr>
        <w:t xml:space="preserve">, </w:t>
      </w:r>
      <w:r w:rsidRPr="00A902B2">
        <w:rPr>
          <w:rFonts w:cstheme="majorHAnsi"/>
          <w:lang w:eastAsia="es-ES"/>
        </w:rPr>
        <w:t xml:space="preserve">suele ser difícil diferenciar entre la toxicidad local del veneno y la IPTB secundaria, especialmente cuando el envenenamiento local es moderado o grave </w:t>
      </w:r>
      <w:sdt>
        <w:sdtPr>
          <w:rPr>
            <w:rFonts w:cstheme="majorHAnsi"/>
            <w:color w:val="000000"/>
            <w:lang w:eastAsia="es-ES"/>
          </w:rPr>
          <w:tag w:val="MENDELEY_CITATION_v3_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"/>
          <w:id w:val="778687644"/>
          <w:placeholder>
            <w:docPart w:val="DefaultPlaceholder_-1854013440"/>
          </w:placeholder>
        </w:sdtPr>
        <w:sdtEndPr>
          <w:rPr>
            <w:lang w:eastAsia="es-ES_tradnl"/>
          </w:rPr>
        </w:sdtEndPr>
        <w:sdtContent>
          <w:ins w:id="175" w:author="Ama de Berrio" w:date="2024-06-25T17:54:00Z">
            <w:r w:rsidR="003323D6" w:rsidRPr="003323D6">
              <w:rPr>
                <w:rFonts w:cstheme="majorHAnsi"/>
                <w:color w:val="000000"/>
              </w:rPr>
              <w:t>(34)</w:t>
            </w:r>
          </w:ins>
          <w:del w:id="176" w:author="Ama de Berrio" w:date="2024-06-25T17:54:00Z">
            <w:r w:rsidR="00B47273" w:rsidRPr="003323D6" w:rsidDel="003323D6">
              <w:rPr>
                <w:rFonts w:cstheme="majorHAnsi"/>
                <w:color w:val="000000"/>
              </w:rPr>
              <w:delText>(34)</w:delText>
            </w:r>
          </w:del>
        </w:sdtContent>
      </w:sdt>
      <w:r w:rsidRPr="00A902B2">
        <w:rPr>
          <w:rFonts w:cstheme="majorHAnsi"/>
          <w:lang w:eastAsia="es-ES"/>
        </w:rPr>
        <w:t xml:space="preserve">, el edema, la isquemia y la neuropatía </w:t>
      </w:r>
      <w:r w:rsidR="00AB0059">
        <w:rPr>
          <w:rFonts w:cstheme="majorHAnsi"/>
          <w:lang w:eastAsia="es-ES"/>
        </w:rPr>
        <w:t>suelen</w:t>
      </w:r>
      <w:r w:rsidR="00AB0059" w:rsidRPr="00A902B2">
        <w:rPr>
          <w:rFonts w:cstheme="majorHAnsi"/>
          <w:lang w:eastAsia="es-ES"/>
        </w:rPr>
        <w:t xml:space="preserve"> </w:t>
      </w:r>
      <w:r w:rsidRPr="00A902B2">
        <w:rPr>
          <w:rFonts w:cstheme="majorHAnsi"/>
          <w:lang w:eastAsia="es-ES"/>
        </w:rPr>
        <w:t>ser marcados, pudiendo enmascarar el eritema y la intensidad del dolor</w:t>
      </w:r>
      <w:sdt>
        <w:sdtPr>
          <w:rPr>
            <w:rFonts w:cstheme="majorHAnsi"/>
            <w:color w:val="000000"/>
            <w:lang w:eastAsia="es-ES"/>
          </w:rPr>
          <w:tag w:val="MENDELEY_CITATION_v3_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"/>
          <w:id w:val="2001303307"/>
          <w:placeholder>
            <w:docPart w:val="DefaultPlaceholder_-1854013440"/>
          </w:placeholder>
        </w:sdtPr>
        <w:sdtEndPr>
          <w:rPr>
            <w:lang w:eastAsia="es-ES_tradnl"/>
          </w:rPr>
        </w:sdtEndPr>
        <w:sdtContent>
          <w:ins w:id="177" w:author="Ama de Berrio" w:date="2024-06-25T17:54:00Z">
            <w:r w:rsidR="003323D6" w:rsidRPr="003323D6">
              <w:rPr>
                <w:rFonts w:cstheme="majorHAnsi"/>
                <w:color w:val="000000"/>
              </w:rPr>
              <w:t>(65)</w:t>
            </w:r>
          </w:ins>
          <w:del w:id="178" w:author="Ama de Berrio" w:date="2024-06-25T17:54:00Z">
            <w:r w:rsidR="002E67C7" w:rsidRPr="003323D6" w:rsidDel="003323D6">
              <w:rPr>
                <w:rFonts w:cstheme="majorHAnsi"/>
                <w:color w:val="000000"/>
              </w:rPr>
              <w:delText>(65)</w:delText>
            </w:r>
          </w:del>
        </w:sdtContent>
      </w:sdt>
      <w:r w:rsidRPr="00A902B2">
        <w:rPr>
          <w:rFonts w:cstheme="majorHAnsi"/>
          <w:lang w:eastAsia="es-ES"/>
        </w:rPr>
        <w:t xml:space="preserve">. </w:t>
      </w:r>
    </w:p>
    <w:p w14:paraId="552E5F9D" w14:textId="0A95B730" w:rsidR="00C45B91" w:rsidRPr="00A902B2" w:rsidRDefault="00C45B91" w:rsidP="00C60759">
      <w:pPr>
        <w:jc w:val="both"/>
        <w:rPr>
          <w:rFonts w:cstheme="majorHAnsi"/>
          <w:lang w:eastAsia="es-ES"/>
        </w:rPr>
      </w:pPr>
      <w:r w:rsidRPr="00A902B2">
        <w:rPr>
          <w:rFonts w:cstheme="majorHAnsi"/>
          <w:lang w:eastAsia="es-ES"/>
        </w:rPr>
        <w:t xml:space="preserve">Para ello la literatura recomienda usar la reaparición o el empeoramiento de los síntomas inflamatorios locales luego de las 48 o 72 horas de la MS, como un indicador de la estabilización o la resolución del efecto tóxico (relacionado con el envenenamiento) y como una señal del inicio de la IPTB </w:t>
      </w:r>
      <w:sdt>
        <w:sdtPr>
          <w:rPr>
            <w:rFonts w:cstheme="majorHAnsi"/>
            <w:color w:val="000000"/>
            <w:lang w:eastAsia="es-ES"/>
          </w:rPr>
          <w:tag w:val="MENDELEY_CITATION_v3_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"/>
          <w:id w:val="-1850024999"/>
          <w:placeholder>
            <w:docPart w:val="DefaultPlaceholder_-1854013440"/>
          </w:placeholder>
        </w:sdtPr>
        <w:sdtEndPr>
          <w:rPr>
            <w:lang w:eastAsia="es-ES_tradnl"/>
          </w:rPr>
        </w:sdtEndPr>
        <w:sdtContent>
          <w:ins w:id="179" w:author="Ama de Berrio" w:date="2024-06-25T17:54:00Z">
            <w:r w:rsidR="003323D6" w:rsidRPr="003323D6">
              <w:rPr>
                <w:rFonts w:cstheme="majorHAnsi"/>
                <w:color w:val="000000"/>
              </w:rPr>
              <w:t>(34)</w:t>
            </w:r>
          </w:ins>
          <w:del w:id="180" w:author="Ama de Berrio" w:date="2024-06-25T17:54:00Z">
            <w:r w:rsidR="00B47273" w:rsidRPr="003323D6" w:rsidDel="003323D6">
              <w:rPr>
                <w:rFonts w:cstheme="majorHAnsi"/>
                <w:color w:val="000000"/>
              </w:rPr>
              <w:delText>(34)</w:delText>
            </w:r>
          </w:del>
        </w:sdtContent>
      </w:sdt>
      <w:r w:rsidRPr="00A902B2">
        <w:rPr>
          <w:rFonts w:cstheme="majorHAnsi"/>
          <w:lang w:eastAsia="es-ES"/>
        </w:rPr>
        <w:t xml:space="preserve">, aunque solo se podrá hacer un diagnóstico definitivo cuando se aísle el microorganismo responsable </w:t>
      </w:r>
      <w:sdt>
        <w:sdtPr>
          <w:rPr>
            <w:rFonts w:cstheme="majorHAnsi"/>
            <w:color w:val="000000"/>
            <w:lang w:eastAsia="es-ES"/>
          </w:rPr>
          <w:tag w:val="MENDELEY_CITATION_v3_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"/>
          <w:id w:val="1212070949"/>
          <w:placeholder>
            <w:docPart w:val="DefaultPlaceholder_-1854013440"/>
          </w:placeholder>
        </w:sdtPr>
        <w:sdtEndPr>
          <w:rPr>
            <w:lang w:eastAsia="es-ES_tradnl"/>
          </w:rPr>
        </w:sdtEndPr>
        <w:sdtContent>
          <w:ins w:id="181" w:author="Ama de Berrio" w:date="2024-06-25T17:54:00Z">
            <w:r w:rsidR="003323D6" w:rsidRPr="003323D6">
              <w:rPr>
                <w:rFonts w:cstheme="majorHAnsi"/>
                <w:color w:val="000000"/>
              </w:rPr>
              <w:t>(34)</w:t>
            </w:r>
          </w:ins>
          <w:del w:id="182" w:author="Ama de Berrio" w:date="2024-06-25T17:54:00Z">
            <w:r w:rsidR="00B47273" w:rsidRPr="003323D6" w:rsidDel="003323D6">
              <w:rPr>
                <w:rFonts w:cstheme="majorHAnsi"/>
                <w:color w:val="000000"/>
              </w:rPr>
              <w:delText>(34)</w:delText>
            </w:r>
          </w:del>
        </w:sdtContent>
      </w:sdt>
      <w:r w:rsidRPr="00A902B2">
        <w:rPr>
          <w:rFonts w:cstheme="majorHAnsi"/>
          <w:lang w:eastAsia="es-ES"/>
        </w:rPr>
        <w:t xml:space="preserve">. Las manifestaciones que deben tenerse </w:t>
      </w:r>
      <w:r w:rsidRPr="00A902B2">
        <w:rPr>
          <w:rFonts w:cstheme="majorHAnsi"/>
          <w:lang w:eastAsia="es-ES"/>
        </w:rPr>
        <w:lastRenderedPageBreak/>
        <w:t>en cuanta son: la reaparición o empeoramiento del dolor, del eritema, del calor local</w:t>
      </w:r>
      <w:r w:rsidR="00AB0059">
        <w:rPr>
          <w:rFonts w:cstheme="majorHAnsi"/>
          <w:lang w:eastAsia="es-ES"/>
        </w:rPr>
        <w:t xml:space="preserve"> y</w:t>
      </w:r>
      <w:r w:rsidRPr="00A902B2">
        <w:rPr>
          <w:rFonts w:cstheme="majorHAnsi"/>
          <w:lang w:eastAsia="es-ES"/>
        </w:rPr>
        <w:t xml:space="preserve"> del edema, la presencia de linfangitis, la crepitación en los tejidos blandos, la secreción purulenta, el retraso en la cicatrización, un tejido de granulación descolorido o friable y la ruptura de la herida, alternativamente se ha considerado la fiebre con o sin escalofrío y al menos uno de los anteriores signos </w:t>
      </w:r>
      <w:sdt>
        <w:sdtPr>
          <w:rPr>
            <w:rFonts w:cstheme="majorHAnsi"/>
            <w:color w:val="000000"/>
            <w:lang w:eastAsia="es-ES"/>
          </w:rPr>
          <w:tag w:val="MENDELEY_CITATION_v3_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"/>
          <w:id w:val="-17394735"/>
          <w:placeholder>
            <w:docPart w:val="DefaultPlaceholder_-1854013440"/>
          </w:placeholder>
        </w:sdtPr>
        <w:sdtEndPr>
          <w:rPr>
            <w:lang w:eastAsia="es-ES_tradnl"/>
          </w:rPr>
        </w:sdtEndPr>
        <w:sdtContent>
          <w:ins w:id="183" w:author="Ama de Berrio" w:date="2024-06-25T17:54:00Z">
            <w:r w:rsidR="003323D6" w:rsidRPr="003323D6">
              <w:rPr>
                <w:rFonts w:cstheme="majorHAnsi"/>
                <w:color w:val="000000"/>
              </w:rPr>
              <w:t>(8)</w:t>
            </w:r>
          </w:ins>
          <w:del w:id="184" w:author="Ama de Berrio" w:date="2024-06-25T17:54:00Z">
            <w:r w:rsidR="00B47273" w:rsidRPr="003323D6" w:rsidDel="003323D6">
              <w:rPr>
                <w:rFonts w:cstheme="majorHAnsi"/>
                <w:color w:val="000000"/>
              </w:rPr>
              <w:delText>(8)</w:delText>
            </w:r>
          </w:del>
        </w:sdtContent>
      </w:sdt>
      <w:r w:rsidRPr="00A902B2">
        <w:rPr>
          <w:rFonts w:cstheme="majorHAnsi"/>
          <w:lang w:eastAsia="es-ES"/>
        </w:rPr>
        <w:t>.</w:t>
      </w:r>
      <w:r w:rsidRPr="00A902B2">
        <w:rPr>
          <w:rFonts w:cstheme="majorHAnsi"/>
        </w:rPr>
        <w:t xml:space="preserve"> </w:t>
      </w:r>
    </w:p>
    <w:p w14:paraId="5C7B96AF" w14:textId="77777777" w:rsidR="00C45B91" w:rsidRPr="00A902B2" w:rsidRDefault="00C45B91" w:rsidP="00C60759">
      <w:pPr>
        <w:jc w:val="both"/>
        <w:rPr>
          <w:rFonts w:cstheme="majorHAnsi"/>
        </w:rPr>
      </w:pPr>
    </w:p>
    <w:p w14:paraId="0C5098E9" w14:textId="77777777" w:rsidR="00C45B91" w:rsidRPr="00A902B2" w:rsidRDefault="00C45B91" w:rsidP="000E0CF0">
      <w:pPr>
        <w:pStyle w:val="Ttulo2"/>
      </w:pPr>
      <w:bookmarkStart w:id="185" w:name="_Toc163663841"/>
      <w:r w:rsidRPr="00A902B2">
        <w:t>MÉTODOS DIAGNÓSTICOS</w:t>
      </w:r>
      <w:bookmarkEnd w:id="185"/>
    </w:p>
    <w:p w14:paraId="0B06D440" w14:textId="77777777" w:rsidR="00C45B91" w:rsidRPr="00A902B2" w:rsidRDefault="00C45B91" w:rsidP="00C60759">
      <w:pPr>
        <w:jc w:val="both"/>
        <w:rPr>
          <w:rFonts w:cstheme="majorHAnsi"/>
          <w:iCs/>
        </w:rPr>
      </w:pPr>
    </w:p>
    <w:p w14:paraId="2009582B" w14:textId="39636893" w:rsidR="00C45B91" w:rsidRPr="00A902B2" w:rsidRDefault="00C45B91" w:rsidP="00C60759">
      <w:pPr>
        <w:jc w:val="both"/>
        <w:rPr>
          <w:rFonts w:cstheme="majorHAnsi"/>
          <w:lang w:eastAsia="es-ES"/>
        </w:rPr>
      </w:pPr>
      <w:r w:rsidRPr="00A902B2">
        <w:rPr>
          <w:rFonts w:cstheme="majorHAnsi"/>
          <w:lang w:eastAsia="es-ES"/>
        </w:rPr>
        <w:t xml:space="preserve">El diagnóstico de IPTB suele realizarse a partir de las características clínicas en el 98% de los casos, seguido de los síntomas que reporta el paciente (88%) y por cultivos (70% de los casos) </w:t>
      </w:r>
      <w:sdt>
        <w:sdtPr>
          <w:rPr>
            <w:rFonts w:cstheme="majorHAnsi"/>
            <w:color w:val="000000"/>
            <w:lang w:eastAsia="es-ES"/>
          </w:rPr>
          <w:tag w:val="MENDELEY_CITATION_v3_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"/>
          <w:id w:val="1356453755"/>
          <w:placeholder>
            <w:docPart w:val="DefaultPlaceholder_-1854013440"/>
          </w:placeholder>
        </w:sdtPr>
        <w:sdtEndPr>
          <w:rPr>
            <w:lang w:eastAsia="es-ES_tradnl"/>
          </w:rPr>
        </w:sdtEndPr>
        <w:sdtContent>
          <w:ins w:id="186" w:author="Ama de Berrio" w:date="2024-06-25T17:54:00Z">
            <w:r w:rsidR="003323D6" w:rsidRPr="003323D6">
              <w:rPr>
                <w:rFonts w:cstheme="majorHAnsi"/>
                <w:color w:val="000000"/>
              </w:rPr>
              <w:t>(23)</w:t>
            </w:r>
          </w:ins>
          <w:del w:id="187" w:author="Ama de Berrio" w:date="2024-06-25T17:54:00Z">
            <w:r w:rsidR="00B47273" w:rsidRPr="003323D6" w:rsidDel="003323D6">
              <w:rPr>
                <w:rFonts w:cstheme="majorHAnsi"/>
                <w:color w:val="000000"/>
              </w:rPr>
              <w:delText>(23)</w:delText>
            </w:r>
          </w:del>
        </w:sdtContent>
      </w:sdt>
      <w:r w:rsidRPr="00A902B2">
        <w:rPr>
          <w:rFonts w:cstheme="majorHAnsi"/>
          <w:lang w:eastAsia="es-ES"/>
        </w:rPr>
        <w:t>.</w:t>
      </w:r>
      <w:r w:rsidR="00371ED3">
        <w:rPr>
          <w:rFonts w:cstheme="majorHAnsi"/>
          <w:lang w:eastAsia="es-ES"/>
        </w:rPr>
        <w:t xml:space="preserve"> </w:t>
      </w:r>
      <w:r w:rsidRPr="00A902B2">
        <w:rPr>
          <w:rFonts w:cstheme="majorHAnsi"/>
          <w:lang w:eastAsia="es-ES"/>
        </w:rPr>
        <w:t>Cuando están presentes los signos clínicos</w:t>
      </w:r>
      <w:r w:rsidRPr="00A902B2">
        <w:rPr>
          <w:rFonts w:cstheme="majorHAnsi"/>
          <w:iCs/>
        </w:rPr>
        <w:t xml:space="preserve"> (dolor, calor, rubor edema, fiebre), </w:t>
      </w:r>
      <w:r w:rsidRPr="00A902B2">
        <w:rPr>
          <w:rFonts w:cstheme="majorHAnsi"/>
          <w:lang w:eastAsia="es-ES"/>
        </w:rPr>
        <w:t xml:space="preserve">la literatura recomienda realizar un cultivo </w:t>
      </w:r>
      <w:r w:rsidRPr="00A902B2">
        <w:rPr>
          <w:rFonts w:cstheme="majorHAnsi"/>
          <w:iCs/>
        </w:rPr>
        <w:t xml:space="preserve">como método para confirmar el diagnóstico, además de que permite conocer el espectro de sensibilidad del germen y dirigir la antibioticoterapia específica </w:t>
      </w:r>
      <w:sdt>
        <w:sdtPr>
          <w:rPr>
            <w:rFonts w:cstheme="majorHAnsi"/>
            <w:iCs/>
            <w:color w:val="000000"/>
          </w:rPr>
          <w:tag w:val="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"/>
          <w:id w:val="-1052149337"/>
          <w:placeholder>
            <w:docPart w:val="DefaultPlaceholder_-1854013440"/>
          </w:placeholder>
        </w:sdtPr>
        <w:sdtEndPr>
          <w:rPr>
            <w:iCs w:val="0"/>
          </w:rPr>
        </w:sdtEndPr>
        <w:sdtContent>
          <w:ins w:id="188" w:author="Ama de Berrio" w:date="2024-06-25T17:54:00Z">
            <w:r w:rsidR="003323D6" w:rsidRPr="003323D6">
              <w:rPr>
                <w:rFonts w:cstheme="majorHAnsi"/>
                <w:color w:val="000000"/>
              </w:rPr>
              <w:t>(4,23,59)</w:t>
            </w:r>
          </w:ins>
          <w:del w:id="189" w:author="Ama de Berrio" w:date="2024-06-25T17:54:00Z">
            <w:r w:rsidR="002E67C7" w:rsidRPr="003323D6" w:rsidDel="003323D6">
              <w:rPr>
                <w:rFonts w:cstheme="majorHAnsi"/>
                <w:color w:val="000000"/>
              </w:rPr>
              <w:delText>(4,23,59)</w:delText>
            </w:r>
          </w:del>
        </w:sdtContent>
      </w:sdt>
      <w:r w:rsidRPr="00A902B2">
        <w:rPr>
          <w:rFonts w:cstheme="majorHAnsi"/>
          <w:lang w:eastAsia="es-ES"/>
        </w:rPr>
        <w:t xml:space="preserve">. La muestra para el cultivo puede tomarse mediante hisopo, biopsia de tejido o punción/aspiración, cada técnica tiene sus ventajas y desventajas </w:t>
      </w:r>
      <w:sdt>
        <w:sdtPr>
          <w:rPr>
            <w:rFonts w:cstheme="majorHAnsi"/>
            <w:color w:val="000000"/>
            <w:lang w:eastAsia="es-ES"/>
          </w:rPr>
          <w:tag w:val="MENDELEY_CITATION_v3_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"/>
          <w:id w:val="396642435"/>
          <w:placeholder>
            <w:docPart w:val="DefaultPlaceholder_-1854013440"/>
          </w:placeholder>
        </w:sdtPr>
        <w:sdtEndPr>
          <w:rPr>
            <w:lang w:eastAsia="es-ES_tradnl"/>
          </w:rPr>
        </w:sdtEndPr>
        <w:sdtContent>
          <w:ins w:id="190" w:author="Ama de Berrio" w:date="2024-06-25T17:54:00Z">
            <w:r w:rsidR="003323D6" w:rsidRPr="003323D6">
              <w:rPr>
                <w:rFonts w:cstheme="majorHAnsi"/>
                <w:color w:val="000000"/>
              </w:rPr>
              <w:t>(40)</w:t>
            </w:r>
          </w:ins>
          <w:del w:id="191" w:author="Ama de Berrio" w:date="2024-06-25T17:54:00Z">
            <w:r w:rsidR="00B47273" w:rsidRPr="003323D6" w:rsidDel="003323D6">
              <w:rPr>
                <w:rFonts w:cstheme="majorHAnsi"/>
                <w:color w:val="000000"/>
              </w:rPr>
              <w:delText>(40)</w:delText>
            </w:r>
          </w:del>
        </w:sdtContent>
      </w:sdt>
      <w:r w:rsidRPr="00A902B2">
        <w:rPr>
          <w:rFonts w:cstheme="majorHAnsi"/>
          <w:lang w:eastAsia="es-ES"/>
        </w:rPr>
        <w:t xml:space="preserve"> y ninguna de ellas está validada como tal para la toma de cultivos en las IPTB de las MS. </w:t>
      </w:r>
    </w:p>
    <w:p w14:paraId="218836F3" w14:textId="77777777" w:rsidR="00C45B91" w:rsidRPr="00A902B2" w:rsidRDefault="00C45B91" w:rsidP="00C60759">
      <w:pPr>
        <w:jc w:val="both"/>
        <w:rPr>
          <w:rFonts w:cstheme="majorHAnsi"/>
          <w:lang w:eastAsia="es-ES"/>
        </w:rPr>
      </w:pPr>
    </w:p>
    <w:p w14:paraId="01B0CD24" w14:textId="73F7153D" w:rsidR="00C45B91" w:rsidRPr="00A902B2" w:rsidRDefault="00C45B91" w:rsidP="004E2E0A">
      <w:pPr>
        <w:jc w:val="both"/>
        <w:rPr>
          <w:rFonts w:cstheme="majorHAnsi"/>
          <w:lang w:eastAsia="es-ES"/>
        </w:rPr>
      </w:pPr>
      <w:r w:rsidRPr="00A902B2">
        <w:rPr>
          <w:rFonts w:cstheme="majorHAnsi"/>
          <w:lang w:eastAsia="es-ES"/>
        </w:rPr>
        <w:t xml:space="preserve">Se ha estudiado el valor de los hemocultivos en las IPTB. Un estudio realizado en una población </w:t>
      </w:r>
      <w:r w:rsidR="00540855" w:rsidRPr="00A902B2">
        <w:rPr>
          <w:rFonts w:cstheme="majorHAnsi"/>
          <w:lang w:eastAsia="es-ES"/>
        </w:rPr>
        <w:t>pediátrica</w:t>
      </w:r>
      <w:r w:rsidRPr="00A902B2">
        <w:rPr>
          <w:rFonts w:cstheme="majorHAnsi"/>
          <w:lang w:eastAsia="es-ES"/>
        </w:rPr>
        <w:t xml:space="preserve"> encontró que los hemocultivos fueron positivos solo en el 12,5% de las IPTB complicadas y en ningún caso en las no complicadas, adicionalmente el estudio encontró que solo el 25% de los pacientes con IPTB presentó temperatura &gt;</w:t>
      </w:r>
      <w:r w:rsidRPr="00A902B2">
        <w:rPr>
          <w:rFonts w:cstheme="majorHAnsi"/>
          <w:lang w:val="es-ES_tradnl" w:eastAsia="es-ES"/>
        </w:rPr>
        <w:t>37.9°C (</w:t>
      </w:r>
      <w:r w:rsidRPr="00A902B2">
        <w:rPr>
          <w:rFonts w:cstheme="majorHAnsi"/>
          <w:lang w:eastAsia="es-ES"/>
        </w:rPr>
        <w:t>fiebre), También se presentaron leucocitosis y neutrofilia, sin embargo, el estudio no reporta su frecuencia</w:t>
      </w:r>
      <w:sdt>
        <w:sdtPr>
          <w:rPr>
            <w:rFonts w:cstheme="majorHAnsi"/>
            <w:color w:val="000000"/>
            <w:lang w:eastAsia="es-ES"/>
          </w:rPr>
          <w:tag w:val="MENDELEY_CITATION_v3_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"/>
          <w:id w:val="1364328522"/>
          <w:placeholder>
            <w:docPart w:val="DefaultPlaceholder_-1854013440"/>
          </w:placeholder>
        </w:sdtPr>
        <w:sdtEndPr>
          <w:rPr>
            <w:lang w:eastAsia="es-ES_tradnl"/>
          </w:rPr>
        </w:sdtEndPr>
        <w:sdtContent>
          <w:ins w:id="192" w:author="Ama de Berrio" w:date="2024-06-25T17:54:00Z">
            <w:r w:rsidR="003323D6" w:rsidRPr="003323D6">
              <w:rPr>
                <w:rFonts w:cstheme="majorHAnsi"/>
                <w:color w:val="000000"/>
              </w:rPr>
              <w:t>(63)</w:t>
            </w:r>
          </w:ins>
          <w:del w:id="193" w:author="Ama de Berrio" w:date="2024-06-25T17:54:00Z">
            <w:r w:rsidR="002E67C7" w:rsidRPr="003323D6" w:rsidDel="003323D6">
              <w:rPr>
                <w:rFonts w:cstheme="majorHAnsi"/>
                <w:color w:val="000000"/>
              </w:rPr>
              <w:delText>(63)</w:delText>
            </w:r>
          </w:del>
        </w:sdtContent>
      </w:sdt>
      <w:r w:rsidRPr="00A902B2">
        <w:rPr>
          <w:rFonts w:cstheme="majorHAnsi"/>
          <w:lang w:eastAsia="es-ES"/>
        </w:rPr>
        <w:t>. Estudios en adultos han encontrado frecuencias de hemocultivos positivos en solo el 13,3%</w:t>
      </w:r>
      <w:r w:rsidR="007D6C39" w:rsidRPr="00A902B2">
        <w:rPr>
          <w:rFonts w:cstheme="majorHAnsi"/>
          <w:lang w:eastAsia="es-ES"/>
        </w:rPr>
        <w:t>, por lo que su uso se recomienda solo en casos seleccionados</w:t>
      </w:r>
      <w:sdt>
        <w:sdtPr>
          <w:rPr>
            <w:rFonts w:cstheme="majorHAnsi"/>
            <w:color w:val="000000"/>
            <w:lang w:eastAsia="es-ES"/>
          </w:rPr>
          <w:tag w:val="MENDELEY_CITATION_v3_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"/>
          <w:id w:val="-423722151"/>
          <w:placeholder>
            <w:docPart w:val="DefaultPlaceholder_-1854013440"/>
          </w:placeholder>
        </w:sdtPr>
        <w:sdtContent>
          <w:ins w:id="194" w:author="Ama de Berrio" w:date="2024-06-25T17:54:00Z">
            <w:r w:rsidR="003323D6" w:rsidRPr="003323D6">
              <w:rPr>
                <w:rFonts w:cstheme="majorHAnsi"/>
                <w:color w:val="000000"/>
                <w:lang w:eastAsia="es-ES"/>
              </w:rPr>
              <w:t>(66,67)</w:t>
            </w:r>
          </w:ins>
          <w:del w:id="195" w:author="Ama de Berrio" w:date="2024-06-25T17:54:00Z">
            <w:r w:rsidR="002E67C7" w:rsidRPr="003323D6" w:rsidDel="003323D6">
              <w:rPr>
                <w:rFonts w:cstheme="majorHAnsi"/>
                <w:color w:val="000000"/>
                <w:lang w:eastAsia="es-ES"/>
              </w:rPr>
              <w:delText>(66,67)</w:delText>
            </w:r>
          </w:del>
        </w:sdtContent>
      </w:sdt>
    </w:p>
    <w:p w14:paraId="76BA8EC7" w14:textId="77777777" w:rsidR="00C45B91" w:rsidRPr="00A902B2" w:rsidRDefault="00C45B91" w:rsidP="004E2E0A">
      <w:pPr>
        <w:jc w:val="both"/>
        <w:rPr>
          <w:rFonts w:cstheme="majorHAnsi"/>
          <w:lang w:eastAsia="es-ES"/>
        </w:rPr>
      </w:pPr>
    </w:p>
    <w:p w14:paraId="6E046B0B" w14:textId="55B86891" w:rsidR="000E0CF0" w:rsidRDefault="00C45B91" w:rsidP="00C60759">
      <w:pPr>
        <w:jc w:val="both"/>
        <w:rPr>
          <w:rFonts w:cstheme="majorHAnsi"/>
          <w:iCs/>
        </w:rPr>
      </w:pPr>
      <w:r w:rsidRPr="00A902B2">
        <w:rPr>
          <w:rFonts w:cstheme="majorHAnsi"/>
          <w:iCs/>
        </w:rPr>
        <w:t>En el contexto de las IPTB de los pacientes con</w:t>
      </w:r>
      <w:r w:rsidRPr="00A902B2">
        <w:rPr>
          <w:rFonts w:cstheme="majorHAnsi"/>
          <w:lang w:eastAsia="es-ES"/>
        </w:rPr>
        <w:t xml:space="preserve"> MS</w:t>
      </w:r>
      <w:r w:rsidRPr="00A902B2">
        <w:rPr>
          <w:rFonts w:cstheme="majorHAnsi"/>
          <w:iCs/>
        </w:rPr>
        <w:t xml:space="preserve">, se obtienen cultivos para confirmar el diagnóstico solo entre un 3,9% - 58 % </w:t>
      </w:r>
      <w:sdt>
        <w:sdtPr>
          <w:rPr>
            <w:rFonts w:cstheme="majorHAnsi"/>
            <w:iCs/>
            <w:color w:val="000000"/>
          </w:rPr>
          <w:tag w:val="MENDELEY_CITATION_v3_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"/>
          <w:id w:val="1053897357"/>
          <w:placeholder>
            <w:docPart w:val="DefaultPlaceholder_-1854013440"/>
          </w:placeholder>
        </w:sdtPr>
        <w:sdtEndPr>
          <w:rPr>
            <w:iCs w:val="0"/>
          </w:rPr>
        </w:sdtEndPr>
        <w:sdtContent>
          <w:ins w:id="196" w:author="Ama de Berrio" w:date="2024-06-25T17:54:00Z">
            <w:r w:rsidR="003323D6" w:rsidRPr="003323D6">
              <w:rPr>
                <w:rFonts w:cstheme="majorHAnsi"/>
                <w:color w:val="000000"/>
              </w:rPr>
              <w:t>(25,34)</w:t>
            </w:r>
          </w:ins>
          <w:del w:id="197" w:author="Ama de Berrio" w:date="2024-06-25T17:54:00Z">
            <w:r w:rsidR="00B47273" w:rsidRPr="003323D6" w:rsidDel="003323D6">
              <w:rPr>
                <w:rFonts w:cstheme="majorHAnsi"/>
                <w:color w:val="000000"/>
              </w:rPr>
              <w:delText>(25,34)</w:delText>
            </w:r>
          </w:del>
        </w:sdtContent>
      </w:sdt>
      <w:r w:rsidRPr="00A902B2">
        <w:rPr>
          <w:rFonts w:cstheme="majorHAnsi"/>
          <w:iCs/>
        </w:rPr>
        <w:t xml:space="preserve">. Parte de la información disponible corresponde a estudios retrospectivos, donde la confirmación microbiológica de la infección no se realizó de manera rutinaria </w:t>
      </w:r>
      <w:sdt>
        <w:sdtPr>
          <w:rPr>
            <w:rFonts w:cstheme="majorHAnsi"/>
            <w:iCs/>
            <w:color w:val="000000"/>
          </w:rPr>
          <w:tag w:val="MENDELEY_CITATION_v3_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"/>
          <w:id w:val="-772481483"/>
          <w:placeholder>
            <w:docPart w:val="DefaultPlaceholder_-1854013440"/>
          </w:placeholder>
        </w:sdtPr>
        <w:sdtEndPr>
          <w:rPr>
            <w:iCs w:val="0"/>
          </w:rPr>
        </w:sdtEndPr>
        <w:sdtContent>
          <w:ins w:id="198" w:author="Ama de Berrio" w:date="2024-06-25T17:54:00Z">
            <w:r w:rsidR="003323D6" w:rsidRPr="003323D6">
              <w:rPr>
                <w:rFonts w:cstheme="majorHAnsi"/>
                <w:color w:val="000000"/>
              </w:rPr>
              <w:t>(5)</w:t>
            </w:r>
          </w:ins>
          <w:del w:id="199" w:author="Ama de Berrio" w:date="2024-06-25T17:54:00Z">
            <w:r w:rsidR="00B47273" w:rsidRPr="003323D6" w:rsidDel="003323D6">
              <w:rPr>
                <w:rFonts w:cstheme="majorHAnsi"/>
                <w:color w:val="000000"/>
              </w:rPr>
              <w:delText>(5)</w:delText>
            </w:r>
          </w:del>
        </w:sdtContent>
      </w:sdt>
      <w:r w:rsidRPr="00A902B2">
        <w:rPr>
          <w:rFonts w:cstheme="majorHAnsi"/>
          <w:iCs/>
        </w:rPr>
        <w:t xml:space="preserve">. Cuando esta se realizó, la muestra se tomó por punción </w:t>
      </w:r>
      <w:sdt>
        <w:sdtPr>
          <w:rPr>
            <w:rFonts w:cstheme="majorHAnsi"/>
            <w:iCs/>
            <w:color w:val="000000"/>
          </w:rPr>
          <w:tag w:val="MENDELEY_CITATION_v3_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"/>
          <w:id w:val="-1462486576"/>
          <w:placeholder>
            <w:docPart w:val="DefaultPlaceholder_-1854013440"/>
          </w:placeholder>
        </w:sdtPr>
        <w:sdtEndPr>
          <w:rPr>
            <w:iCs w:val="0"/>
          </w:rPr>
        </w:sdtEndPr>
        <w:sdtContent>
          <w:ins w:id="200" w:author="Ama de Berrio" w:date="2024-06-25T17:54:00Z">
            <w:r w:rsidR="003323D6" w:rsidRPr="003323D6">
              <w:rPr>
                <w:rFonts w:cstheme="majorHAnsi"/>
                <w:color w:val="000000"/>
              </w:rPr>
              <w:t>(68)</w:t>
            </w:r>
          </w:ins>
          <w:del w:id="201" w:author="Ama de Berrio" w:date="2024-06-25T17:54:00Z">
            <w:r w:rsidR="002E67C7" w:rsidRPr="003323D6" w:rsidDel="003323D6">
              <w:rPr>
                <w:rFonts w:cstheme="majorHAnsi"/>
                <w:color w:val="000000"/>
              </w:rPr>
              <w:delText>(68)</w:delText>
            </w:r>
          </w:del>
        </w:sdtContent>
      </w:sdt>
      <w:r w:rsidRPr="00A902B2">
        <w:rPr>
          <w:rFonts w:cstheme="majorHAnsi"/>
          <w:iCs/>
        </w:rPr>
        <w:t xml:space="preserve">, durante el drenaje quirúrgico de un absceso </w:t>
      </w:r>
      <w:sdt>
        <w:sdtPr>
          <w:rPr>
            <w:rFonts w:cstheme="majorHAnsi"/>
            <w:iCs/>
            <w:color w:val="000000"/>
          </w:rPr>
          <w:tag w:val="MENDELEY_CITATION_v3_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"/>
          <w:id w:val="-1015922559"/>
          <w:placeholder>
            <w:docPart w:val="DefaultPlaceholder_-1854013440"/>
          </w:placeholder>
        </w:sdtPr>
        <w:sdtEndPr>
          <w:rPr>
            <w:iCs w:val="0"/>
          </w:rPr>
        </w:sdtEndPr>
        <w:sdtContent>
          <w:ins w:id="202" w:author="Ama de Berrio" w:date="2024-06-25T17:54:00Z">
            <w:r w:rsidR="003323D6" w:rsidRPr="003323D6">
              <w:rPr>
                <w:rFonts w:cstheme="majorHAnsi"/>
                <w:color w:val="000000"/>
              </w:rPr>
              <w:t>(24)</w:t>
            </w:r>
          </w:ins>
          <w:del w:id="203" w:author="Ama de Berrio" w:date="2024-06-25T17:54:00Z">
            <w:r w:rsidR="00B47273" w:rsidRPr="003323D6" w:rsidDel="003323D6">
              <w:rPr>
                <w:rFonts w:cstheme="majorHAnsi"/>
                <w:color w:val="000000"/>
              </w:rPr>
              <w:delText>(24)</w:delText>
            </w:r>
          </w:del>
        </w:sdtContent>
      </w:sdt>
      <w:r w:rsidRPr="00A902B2">
        <w:rPr>
          <w:rFonts w:cstheme="majorHAnsi"/>
          <w:iCs/>
        </w:rPr>
        <w:t xml:space="preserve"> o del drenaje espontáneo de material purulento de las lesiones </w:t>
      </w:r>
      <w:sdt>
        <w:sdtPr>
          <w:rPr>
            <w:rFonts w:cstheme="majorHAnsi"/>
            <w:iCs/>
            <w:color w:val="000000"/>
          </w:rPr>
          <w:tag w:val="MENDELEY_CITATION_v3_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"/>
          <w:id w:val="-78825200"/>
          <w:placeholder>
            <w:docPart w:val="DefaultPlaceholder_-1854013440"/>
          </w:placeholder>
        </w:sdtPr>
        <w:sdtEndPr>
          <w:rPr>
            <w:iCs w:val="0"/>
          </w:rPr>
        </w:sdtEndPr>
        <w:sdtContent>
          <w:ins w:id="204" w:author="Ama de Berrio" w:date="2024-06-25T17:54:00Z">
            <w:r w:rsidR="003323D6" w:rsidRPr="003323D6">
              <w:rPr>
                <w:rFonts w:cstheme="majorHAnsi"/>
                <w:color w:val="000000"/>
              </w:rPr>
              <w:t>(44)</w:t>
            </w:r>
          </w:ins>
          <w:del w:id="205" w:author="Ama de Berrio" w:date="2024-06-25T17:54:00Z">
            <w:r w:rsidR="00B47273" w:rsidRPr="003323D6" w:rsidDel="003323D6">
              <w:rPr>
                <w:rFonts w:cstheme="majorHAnsi"/>
                <w:color w:val="000000"/>
              </w:rPr>
              <w:delText>(44)</w:delText>
            </w:r>
          </w:del>
        </w:sdtContent>
      </w:sdt>
      <w:r w:rsidRPr="00A902B2">
        <w:rPr>
          <w:rFonts w:cstheme="majorHAnsi"/>
          <w:iCs/>
        </w:rPr>
        <w:t xml:space="preserve">, método que no se considera el idóneo por el riesgo de contaminación cruzada, razón por la que algunos estudios no incluyen a estos pacientes al momento de realizar el análisis </w:t>
      </w:r>
      <w:sdt>
        <w:sdtPr>
          <w:rPr>
            <w:rFonts w:cstheme="majorHAnsi"/>
            <w:iCs/>
            <w:color w:val="000000"/>
          </w:rPr>
          <w:tag w:val="MENDELEY_CITATION_v3_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"/>
          <w:id w:val="-1294287722"/>
          <w:placeholder>
            <w:docPart w:val="DefaultPlaceholder_-1854013440"/>
          </w:placeholder>
        </w:sdtPr>
        <w:sdtEndPr>
          <w:rPr>
            <w:iCs w:val="0"/>
          </w:rPr>
        </w:sdtEndPr>
        <w:sdtContent>
          <w:ins w:id="206" w:author="Ama de Berrio" w:date="2024-06-25T17:54:00Z">
            <w:r w:rsidR="003323D6" w:rsidRPr="003323D6">
              <w:rPr>
                <w:rFonts w:cstheme="majorHAnsi"/>
                <w:color w:val="000000"/>
              </w:rPr>
              <w:t>(17)</w:t>
            </w:r>
          </w:ins>
          <w:del w:id="207" w:author="Ama de Berrio" w:date="2024-06-25T17:54:00Z">
            <w:r w:rsidR="00B47273" w:rsidRPr="003323D6" w:rsidDel="003323D6">
              <w:rPr>
                <w:rFonts w:cstheme="majorHAnsi"/>
                <w:color w:val="000000"/>
              </w:rPr>
              <w:delText>(17)</w:delText>
            </w:r>
          </w:del>
        </w:sdtContent>
      </w:sdt>
      <w:r w:rsidRPr="00A902B2">
        <w:rPr>
          <w:rFonts w:cstheme="majorHAnsi"/>
          <w:iCs/>
        </w:rPr>
        <w:t xml:space="preserve"> y en algunos casos no se especificó la manera en que se obtuvo la muestra para el cultivo </w:t>
      </w:r>
      <w:sdt>
        <w:sdtPr>
          <w:rPr>
            <w:rFonts w:cstheme="majorHAnsi"/>
            <w:iCs/>
            <w:color w:val="000000"/>
          </w:rPr>
          <w:tag w:val="MENDELEY_CITATION_v3_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"/>
          <w:id w:val="349683906"/>
          <w:placeholder>
            <w:docPart w:val="DefaultPlaceholder_-1854013440"/>
          </w:placeholder>
        </w:sdtPr>
        <w:sdtEndPr>
          <w:rPr>
            <w:iCs w:val="0"/>
          </w:rPr>
        </w:sdtEndPr>
        <w:sdtContent>
          <w:ins w:id="208" w:author="Ama de Berrio" w:date="2024-06-25T17:54:00Z">
            <w:r w:rsidR="003323D6" w:rsidRPr="003323D6">
              <w:rPr>
                <w:rFonts w:cstheme="majorHAnsi"/>
                <w:color w:val="000000"/>
              </w:rPr>
              <w:t>(69)</w:t>
            </w:r>
          </w:ins>
          <w:del w:id="209" w:author="Ama de Berrio" w:date="2024-06-25T17:54:00Z">
            <w:r w:rsidR="002E67C7" w:rsidRPr="003323D6" w:rsidDel="003323D6">
              <w:rPr>
                <w:rFonts w:cstheme="majorHAnsi"/>
                <w:color w:val="000000"/>
              </w:rPr>
              <w:delText>(69)</w:delText>
            </w:r>
          </w:del>
        </w:sdtContent>
      </w:sdt>
      <w:r w:rsidRPr="00A902B2">
        <w:rPr>
          <w:rFonts w:cstheme="majorHAnsi"/>
          <w:iCs/>
        </w:rPr>
        <w:t>.</w:t>
      </w:r>
    </w:p>
    <w:p w14:paraId="312A0148" w14:textId="56A611EE" w:rsidR="00C45B91" w:rsidRPr="00A902B2" w:rsidRDefault="000E0CF0" w:rsidP="00C60759">
      <w:pPr>
        <w:jc w:val="both"/>
        <w:rPr>
          <w:rFonts w:cstheme="majorHAnsi"/>
          <w:iCs/>
        </w:rPr>
      </w:pPr>
      <w:r>
        <w:rPr>
          <w:rFonts w:cstheme="majorHAnsi"/>
          <w:iCs/>
        </w:rPr>
        <w:br w:type="page"/>
      </w:r>
    </w:p>
    <w:p w14:paraId="337FEA11" w14:textId="34E3E8A0" w:rsidR="00C45B91" w:rsidRPr="00A902B2" w:rsidRDefault="001E0732" w:rsidP="000E0CF0">
      <w:pPr>
        <w:pStyle w:val="Ttulo2"/>
      </w:pPr>
      <w:bookmarkStart w:id="210" w:name="_Toc163663842"/>
      <w:r w:rsidRPr="00B46E99">
        <w:lastRenderedPageBreak/>
        <w:t xml:space="preserve">ESTUDIOS DE DIAGNÓSTICO </w:t>
      </w:r>
      <w:ins w:id="211" w:author="lina peña" w:date="2024-06-20T20:15:00Z">
        <w:r w:rsidR="000E0CF0">
          <w:t>PARA LA</w:t>
        </w:r>
        <w:r w:rsidR="000E0CF0" w:rsidRPr="00B46E99">
          <w:t xml:space="preserve"> </w:t>
        </w:r>
      </w:ins>
      <w:r w:rsidR="00C45B91" w:rsidRPr="00B46E99">
        <w:t>INFECCIÓN EN MS</w:t>
      </w:r>
      <w:bookmarkEnd w:id="210"/>
    </w:p>
    <w:p w14:paraId="4D436FE2" w14:textId="77777777" w:rsidR="00C45B91" w:rsidRPr="00A902B2" w:rsidRDefault="00C45B91" w:rsidP="00C60759">
      <w:pPr>
        <w:jc w:val="both"/>
        <w:rPr>
          <w:rFonts w:cstheme="majorHAnsi"/>
          <w:iCs/>
        </w:rPr>
      </w:pPr>
    </w:p>
    <w:p w14:paraId="6BE48BA5" w14:textId="17F6CAEC" w:rsidR="007B13BB" w:rsidRDefault="005F6778">
      <w:pPr>
        <w:autoSpaceDE w:val="0"/>
        <w:autoSpaceDN w:val="0"/>
        <w:adjustRightInd w:val="0"/>
        <w:jc w:val="both"/>
        <w:rPr>
          <w:rFonts w:cstheme="majorHAnsi"/>
          <w:iCs/>
        </w:rPr>
      </w:pPr>
      <w:r w:rsidRPr="00A902B2">
        <w:rPr>
          <w:rFonts w:cstheme="majorHAnsi"/>
          <w:iCs/>
        </w:rPr>
        <w:t>L</w:t>
      </w:r>
      <w:r w:rsidR="00D15192" w:rsidRPr="00A902B2">
        <w:rPr>
          <w:rFonts w:cstheme="majorHAnsi"/>
          <w:iCs/>
        </w:rPr>
        <w:t xml:space="preserve">a dificultad para </w:t>
      </w:r>
      <w:r w:rsidRPr="00A902B2">
        <w:rPr>
          <w:rFonts w:cstheme="majorHAnsi"/>
          <w:iCs/>
        </w:rPr>
        <w:t>establecer un diagnóstico diferencial entre las</w:t>
      </w:r>
      <w:r w:rsidR="00D15192" w:rsidRPr="00A902B2">
        <w:rPr>
          <w:rFonts w:cstheme="majorHAnsi"/>
          <w:iCs/>
        </w:rPr>
        <w:t xml:space="preserve"> manifestaciones clínicas del envenenamiento y las </w:t>
      </w:r>
      <w:r w:rsidRPr="00A902B2">
        <w:rPr>
          <w:rFonts w:cstheme="majorHAnsi"/>
          <w:iCs/>
        </w:rPr>
        <w:t xml:space="preserve">secundarias a la </w:t>
      </w:r>
      <w:r w:rsidR="00D15192" w:rsidRPr="00A902B2">
        <w:rPr>
          <w:rFonts w:cstheme="majorHAnsi"/>
          <w:iCs/>
        </w:rPr>
        <w:t>IPTB</w:t>
      </w:r>
      <w:r w:rsidRPr="00A902B2">
        <w:rPr>
          <w:rFonts w:cstheme="majorHAnsi"/>
          <w:iCs/>
        </w:rPr>
        <w:t xml:space="preserve"> por </w:t>
      </w:r>
      <w:r w:rsidR="00371ED3" w:rsidRPr="00A902B2">
        <w:rPr>
          <w:rFonts w:cstheme="majorHAnsi"/>
          <w:iCs/>
        </w:rPr>
        <w:t>MS</w:t>
      </w:r>
      <w:r w:rsidR="00D15192" w:rsidRPr="00A902B2">
        <w:rPr>
          <w:rFonts w:cstheme="majorHAnsi"/>
          <w:iCs/>
        </w:rPr>
        <w:t xml:space="preserve"> </w:t>
      </w:r>
      <w:r w:rsidRPr="00A902B2">
        <w:rPr>
          <w:rFonts w:cstheme="majorHAnsi"/>
          <w:iCs/>
        </w:rPr>
        <w:t xml:space="preserve">ha motivado el </w:t>
      </w:r>
      <w:r w:rsidR="00D15192" w:rsidRPr="00A902B2">
        <w:rPr>
          <w:rFonts w:cstheme="majorHAnsi"/>
          <w:iCs/>
        </w:rPr>
        <w:t xml:space="preserve">desarrollo </w:t>
      </w:r>
      <w:r w:rsidRPr="00A902B2">
        <w:rPr>
          <w:rFonts w:cstheme="majorHAnsi"/>
          <w:iCs/>
        </w:rPr>
        <w:t xml:space="preserve">de </w:t>
      </w:r>
      <w:r w:rsidR="00D15192" w:rsidRPr="00A902B2">
        <w:rPr>
          <w:rFonts w:cstheme="majorHAnsi"/>
          <w:iCs/>
        </w:rPr>
        <w:t xml:space="preserve">escalas </w:t>
      </w:r>
      <w:r w:rsidR="00262699" w:rsidRPr="00A902B2">
        <w:rPr>
          <w:rFonts w:cstheme="majorHAnsi"/>
          <w:iCs/>
        </w:rPr>
        <w:t xml:space="preserve">para </w:t>
      </w:r>
      <w:r w:rsidR="00421BAD" w:rsidRPr="00A902B2">
        <w:rPr>
          <w:rFonts w:cstheme="majorHAnsi"/>
          <w:iCs/>
        </w:rPr>
        <w:t>pronosticar</w:t>
      </w:r>
      <w:r w:rsidR="00262699" w:rsidRPr="00A902B2">
        <w:rPr>
          <w:rFonts w:cstheme="majorHAnsi"/>
          <w:iCs/>
        </w:rPr>
        <w:t xml:space="preserve"> </w:t>
      </w:r>
      <w:r w:rsidR="00D15192" w:rsidRPr="00A902B2">
        <w:rPr>
          <w:rFonts w:cstheme="majorHAnsi"/>
          <w:iCs/>
        </w:rPr>
        <w:t xml:space="preserve">el desarrollo de la IPTB. En un estudio retrospectivo </w:t>
      </w:r>
      <w:r w:rsidRPr="00A902B2">
        <w:rPr>
          <w:rFonts w:cstheme="majorHAnsi"/>
          <w:iCs/>
        </w:rPr>
        <w:t xml:space="preserve">que involucró </w:t>
      </w:r>
      <w:r w:rsidR="00D15192" w:rsidRPr="00A902B2">
        <w:rPr>
          <w:rFonts w:cstheme="majorHAnsi"/>
          <w:iCs/>
        </w:rPr>
        <w:t>726 pacientes con mordedura de víbora</w:t>
      </w:r>
      <w:r w:rsidRPr="00A902B2">
        <w:rPr>
          <w:rFonts w:cstheme="majorHAnsi"/>
          <w:iCs/>
        </w:rPr>
        <w:t xml:space="preserve">s en </w:t>
      </w:r>
      <w:r w:rsidR="00421BAD" w:rsidRPr="00A902B2">
        <w:rPr>
          <w:rFonts w:cstheme="majorHAnsi"/>
          <w:iCs/>
        </w:rPr>
        <w:t>Taiwán</w:t>
      </w:r>
      <w:r w:rsidR="00D15192" w:rsidRPr="00A902B2">
        <w:rPr>
          <w:rFonts w:cstheme="majorHAnsi"/>
          <w:iCs/>
        </w:rPr>
        <w:t xml:space="preserve">, en el que </w:t>
      </w:r>
      <w:r w:rsidR="00262699" w:rsidRPr="00A902B2">
        <w:rPr>
          <w:rFonts w:cstheme="majorHAnsi"/>
          <w:iCs/>
        </w:rPr>
        <w:t xml:space="preserve">se diagnosticó IPTB en </w:t>
      </w:r>
      <w:r w:rsidR="00D15192" w:rsidRPr="00A902B2">
        <w:rPr>
          <w:rFonts w:cstheme="majorHAnsi"/>
          <w:iCs/>
        </w:rPr>
        <w:t>22.45% (n=163), Lin y cols</w:t>
      </w:r>
      <w:r w:rsidR="007B13BB" w:rsidRPr="007B13BB">
        <w:rPr>
          <w:rFonts w:cstheme="majorHAnsi"/>
          <w:iCs/>
          <w:color w:val="000000"/>
        </w:rPr>
        <w:t xml:space="preserve"> </w:t>
      </w:r>
      <w:sdt>
        <w:sdtPr>
          <w:rPr>
            <w:rFonts w:cstheme="majorHAnsi"/>
            <w:iCs/>
            <w:color w:val="000000"/>
          </w:rPr>
          <w:tag w:val="MENDELEY_CITATION_v3_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"/>
          <w:id w:val="-1256819136"/>
          <w:placeholder>
            <w:docPart w:val="FECC4E80FC1F2145B3143DEB32791A54"/>
          </w:placeholder>
        </w:sdtPr>
        <w:sdtEndPr>
          <w:rPr>
            <w:iCs w:val="0"/>
          </w:rPr>
        </w:sdtEndPr>
        <w:sdtContent>
          <w:ins w:id="212" w:author="Ama de Berrio" w:date="2024-06-25T17:54:00Z">
            <w:r w:rsidR="003323D6" w:rsidRPr="003323D6">
              <w:rPr>
                <w:rFonts w:cstheme="majorHAnsi"/>
                <w:color w:val="000000"/>
              </w:rPr>
              <w:t>(19)</w:t>
            </w:r>
          </w:ins>
          <w:del w:id="213" w:author="Ama de Berrio" w:date="2024-06-25T17:54:00Z">
            <w:r w:rsidR="00B47273" w:rsidRPr="003323D6" w:rsidDel="003323D6">
              <w:rPr>
                <w:rFonts w:cstheme="majorHAnsi"/>
                <w:color w:val="000000"/>
              </w:rPr>
              <w:delText>(19)</w:delText>
            </w:r>
          </w:del>
        </w:sdtContent>
      </w:sdt>
      <w:r w:rsidR="00D15192" w:rsidRPr="00A902B2">
        <w:rPr>
          <w:rFonts w:cstheme="majorHAnsi"/>
          <w:iCs/>
        </w:rPr>
        <w:t>, d</w:t>
      </w:r>
      <w:r w:rsidRPr="00A902B2">
        <w:rPr>
          <w:rFonts w:cstheme="majorHAnsi"/>
          <w:iCs/>
        </w:rPr>
        <w:t xml:space="preserve">esarrollaron </w:t>
      </w:r>
      <w:r w:rsidR="00D15192" w:rsidRPr="00A902B2">
        <w:rPr>
          <w:rFonts w:cstheme="majorHAnsi"/>
          <w:iCs/>
        </w:rPr>
        <w:t>la escala BITE</w:t>
      </w:r>
      <w:r w:rsidR="00262699" w:rsidRPr="00A902B2">
        <w:rPr>
          <w:rFonts w:cstheme="majorHAnsi"/>
          <w:iCs/>
        </w:rPr>
        <w:t xml:space="preserve">. Usaron la </w:t>
      </w:r>
      <w:r w:rsidRPr="00A902B2">
        <w:rPr>
          <w:rFonts w:cstheme="majorHAnsi"/>
          <w:iCs/>
        </w:rPr>
        <w:t>regresión logística múltiple</w:t>
      </w:r>
      <w:r w:rsidR="00D15192" w:rsidRPr="00A902B2">
        <w:rPr>
          <w:rFonts w:cstheme="majorHAnsi"/>
          <w:iCs/>
        </w:rPr>
        <w:t>, para predecir</w:t>
      </w:r>
      <w:r w:rsidR="006E3FBC" w:rsidRPr="00A902B2">
        <w:rPr>
          <w:rFonts w:cstheme="majorHAnsi"/>
          <w:iCs/>
        </w:rPr>
        <w:t xml:space="preserve"> </w:t>
      </w:r>
      <w:r w:rsidR="00D93994" w:rsidRPr="00A902B2">
        <w:rPr>
          <w:rFonts w:cstheme="majorHAnsi"/>
          <w:iCs/>
        </w:rPr>
        <w:t xml:space="preserve">la probabilidad de desarrollar IPTB y orientar la prescripción de antibióticos, </w:t>
      </w:r>
      <w:r w:rsidR="00262699" w:rsidRPr="00A902B2">
        <w:rPr>
          <w:rFonts w:cstheme="majorHAnsi"/>
          <w:iCs/>
        </w:rPr>
        <w:t xml:space="preserve">utilizaron </w:t>
      </w:r>
      <w:r w:rsidR="00D15192" w:rsidRPr="00A902B2">
        <w:rPr>
          <w:rFonts w:cstheme="majorHAnsi"/>
          <w:iCs/>
        </w:rPr>
        <w:t>dos parámetros: la necesidad de hospitalizar al paciente (4 puntos) y el producto entre el conteo total de leucocitos (WBC: White Blood Cells, 1000/µL) y el cociente entre los neutrófilos y los linfocitos</w:t>
      </w:r>
      <w:r w:rsidR="00262699" w:rsidRPr="00A902B2">
        <w:rPr>
          <w:rFonts w:cstheme="majorHAnsi"/>
          <w:iCs/>
        </w:rPr>
        <w:t xml:space="preserve"> (</w:t>
      </w:r>
      <w:r w:rsidR="00D15192" w:rsidRPr="00A902B2">
        <w:rPr>
          <w:rFonts w:cstheme="majorHAnsi"/>
          <w:iCs/>
        </w:rPr>
        <w:t>NLR: neutrophil - lymphocyte ratio</w:t>
      </w:r>
      <w:r w:rsidR="00262699" w:rsidRPr="00A902B2">
        <w:rPr>
          <w:rFonts w:cstheme="majorHAnsi"/>
          <w:iCs/>
        </w:rPr>
        <w:t>)</w:t>
      </w:r>
      <w:r w:rsidR="00D15192" w:rsidRPr="00A902B2">
        <w:rPr>
          <w:rFonts w:cstheme="majorHAnsi"/>
          <w:iCs/>
        </w:rPr>
        <w:t xml:space="preserve">: </w:t>
      </w:r>
      <w:r w:rsidR="00262699" w:rsidRPr="00A902B2">
        <w:rPr>
          <w:rFonts w:cstheme="majorHAnsi"/>
          <w:iCs/>
        </w:rPr>
        <w:t>[</w:t>
      </w:r>
      <w:r w:rsidR="00D15192" w:rsidRPr="00A902B2">
        <w:rPr>
          <w:rFonts w:cstheme="majorHAnsi"/>
          <w:iCs/>
        </w:rPr>
        <w:t>WBC x NLR ≥ 19,84], al que se le asignó 1 punto. Un puntaje de 5 alcanzó una sensibilidad del 82.31%</w:t>
      </w:r>
      <w:r w:rsidR="00A7483B" w:rsidRPr="00A902B2">
        <w:rPr>
          <w:rFonts w:cstheme="majorHAnsi"/>
          <w:iCs/>
        </w:rPr>
        <w:t xml:space="preserve">, </w:t>
      </w:r>
      <w:r w:rsidR="00D15192" w:rsidRPr="00A902B2">
        <w:rPr>
          <w:rFonts w:cstheme="majorHAnsi"/>
          <w:iCs/>
        </w:rPr>
        <w:t>una especificidad del 79.71%</w:t>
      </w:r>
      <w:r w:rsidR="00A7483B" w:rsidRPr="00A902B2">
        <w:rPr>
          <w:rFonts w:cstheme="majorHAnsi"/>
          <w:iCs/>
        </w:rPr>
        <w:t xml:space="preserve">, un VPP de </w:t>
      </w:r>
      <w:r w:rsidR="00C1209C" w:rsidRPr="00A902B2">
        <w:rPr>
          <w:rFonts w:cstheme="majorHAnsi"/>
          <w:iCs/>
        </w:rPr>
        <w:t>57.87%</w:t>
      </w:r>
      <w:r w:rsidR="00A7483B" w:rsidRPr="00A902B2">
        <w:rPr>
          <w:rFonts w:cstheme="majorHAnsi"/>
          <w:iCs/>
        </w:rPr>
        <w:t xml:space="preserve"> y un VPN de 92.38%</w:t>
      </w:r>
      <w:r w:rsidR="00D15192" w:rsidRPr="00A902B2">
        <w:rPr>
          <w:rFonts w:cstheme="majorHAnsi"/>
          <w:iCs/>
        </w:rPr>
        <w:t>.</w:t>
      </w:r>
      <w:r w:rsidR="00D93994" w:rsidRPr="00A902B2">
        <w:rPr>
          <w:rFonts w:cstheme="majorHAnsi"/>
          <w:iCs/>
        </w:rPr>
        <w:t xml:space="preserve"> </w:t>
      </w:r>
      <w:r w:rsidR="000D285B" w:rsidRPr="00A902B2">
        <w:rPr>
          <w:rFonts w:cstheme="majorHAnsi"/>
          <w:iCs/>
        </w:rPr>
        <w:t xml:space="preserve">Un total de 230 </w:t>
      </w:r>
      <w:r w:rsidR="00D93994" w:rsidRPr="00A902B2">
        <w:rPr>
          <w:rFonts w:cstheme="majorHAnsi"/>
          <w:iCs/>
        </w:rPr>
        <w:t>pacientes</w:t>
      </w:r>
      <w:r w:rsidR="000D285B" w:rsidRPr="00A902B2">
        <w:rPr>
          <w:rFonts w:cstheme="majorHAnsi"/>
          <w:iCs/>
        </w:rPr>
        <w:t xml:space="preserve"> </w:t>
      </w:r>
      <w:r w:rsidR="00D93994" w:rsidRPr="00A902B2">
        <w:rPr>
          <w:rFonts w:cstheme="majorHAnsi"/>
          <w:iCs/>
        </w:rPr>
        <w:t>(3</w:t>
      </w:r>
      <w:r w:rsidR="000D285B" w:rsidRPr="00A902B2">
        <w:rPr>
          <w:rFonts w:cstheme="majorHAnsi"/>
          <w:iCs/>
        </w:rPr>
        <w:t>1,68</w:t>
      </w:r>
      <w:r w:rsidR="00D93994" w:rsidRPr="00A902B2">
        <w:rPr>
          <w:rFonts w:cstheme="majorHAnsi"/>
          <w:iCs/>
        </w:rPr>
        <w:t>%)</w:t>
      </w:r>
      <w:r w:rsidR="00D15192" w:rsidRPr="00A902B2">
        <w:rPr>
          <w:rFonts w:cstheme="majorHAnsi"/>
          <w:iCs/>
        </w:rPr>
        <w:t xml:space="preserve"> </w:t>
      </w:r>
      <w:r w:rsidR="00D93994" w:rsidRPr="00A902B2">
        <w:rPr>
          <w:rFonts w:cstheme="majorHAnsi"/>
          <w:iCs/>
        </w:rPr>
        <w:t>re</w:t>
      </w:r>
      <w:r w:rsidR="000D285B" w:rsidRPr="00A902B2">
        <w:rPr>
          <w:rFonts w:cstheme="majorHAnsi"/>
          <w:iCs/>
        </w:rPr>
        <w:t xml:space="preserve">quirieron hospitalización y la media de la estancia hospitalaria fue de 7.5 días. </w:t>
      </w:r>
      <w:r w:rsidR="00D93994" w:rsidRPr="00A902B2">
        <w:rPr>
          <w:rFonts w:cstheme="majorHAnsi"/>
          <w:iCs/>
        </w:rPr>
        <w:t xml:space="preserve">A estos pacientes no se les tomaron </w:t>
      </w:r>
      <w:r w:rsidR="00262699" w:rsidRPr="00A902B2">
        <w:rPr>
          <w:rFonts w:cstheme="majorHAnsi"/>
          <w:iCs/>
        </w:rPr>
        <w:t xml:space="preserve">rutinariamente muestras para </w:t>
      </w:r>
      <w:r w:rsidR="00D93994" w:rsidRPr="00A902B2">
        <w:rPr>
          <w:rFonts w:cstheme="majorHAnsi"/>
          <w:iCs/>
        </w:rPr>
        <w:t>cultivos</w:t>
      </w:r>
      <w:r w:rsidR="00A7483B" w:rsidRPr="00A902B2">
        <w:rPr>
          <w:rFonts w:cstheme="majorHAnsi"/>
          <w:iCs/>
        </w:rPr>
        <w:t xml:space="preserve">, </w:t>
      </w:r>
      <w:r w:rsidR="000E0CF0">
        <w:rPr>
          <w:rFonts w:cstheme="majorHAnsi"/>
          <w:iCs/>
        </w:rPr>
        <w:t>solo</w:t>
      </w:r>
      <w:r w:rsidR="00A7483B" w:rsidRPr="00A902B2">
        <w:rPr>
          <w:rFonts w:cstheme="majorHAnsi"/>
          <w:iCs/>
        </w:rPr>
        <w:t xml:space="preserve"> durante los procedimientos quirúrgicos o si </w:t>
      </w:r>
      <w:r w:rsidR="00A8750A" w:rsidRPr="00A902B2">
        <w:rPr>
          <w:rFonts w:cstheme="majorHAnsi"/>
          <w:iCs/>
        </w:rPr>
        <w:t xml:space="preserve">había </w:t>
      </w:r>
      <w:r w:rsidR="00A7483B" w:rsidRPr="00A902B2">
        <w:rPr>
          <w:rFonts w:cstheme="majorHAnsi"/>
          <w:iCs/>
        </w:rPr>
        <w:t xml:space="preserve">drenaje espontáneo de pus, </w:t>
      </w:r>
      <w:r w:rsidR="00262699" w:rsidRPr="00A902B2">
        <w:rPr>
          <w:rFonts w:cstheme="majorHAnsi"/>
          <w:iCs/>
        </w:rPr>
        <w:t>los cultivos fueron positivos</w:t>
      </w:r>
      <w:r w:rsidR="000E0CF0">
        <w:rPr>
          <w:rFonts w:cstheme="majorHAnsi"/>
          <w:iCs/>
        </w:rPr>
        <w:t xml:space="preserve"> </w:t>
      </w:r>
      <w:r w:rsidR="000E0CF0" w:rsidRPr="000E0CF0">
        <w:rPr>
          <w:rFonts w:cstheme="majorHAnsi"/>
          <w:iCs/>
        </w:rPr>
        <w:t>solo en 7 pacientes</w:t>
      </w:r>
      <w:r w:rsidR="00D93994" w:rsidRPr="00A902B2">
        <w:rPr>
          <w:rFonts w:cstheme="majorHAnsi"/>
          <w:iCs/>
        </w:rPr>
        <w:t xml:space="preserve">. El área bajo la curva ROC para la puntuación BITE fue 0,839. En el punto de corte óptimo de 5, la puntuación BITE tuvo una </w:t>
      </w:r>
      <w:r w:rsidR="004A69B0">
        <w:rPr>
          <w:rFonts w:cstheme="majorHAnsi"/>
          <w:iCs/>
        </w:rPr>
        <w:t>exactitud</w:t>
      </w:r>
      <w:r w:rsidR="00D93994" w:rsidRPr="00A902B2">
        <w:rPr>
          <w:rFonts w:cstheme="majorHAnsi"/>
          <w:iCs/>
        </w:rPr>
        <w:t xml:space="preserve"> del 79,58 %, una sensibilidad del 82,31 % y una especificidad del 79,71 % para predecir la IPTB en pacientes con MS.</w:t>
      </w:r>
      <w:r w:rsidR="000D285B" w:rsidRPr="00A902B2">
        <w:rPr>
          <w:rFonts w:cstheme="majorHAnsi"/>
          <w:iCs/>
        </w:rPr>
        <w:t xml:space="preserve"> Del total de pacientes infectados, en 46 de ellos se realizaron 43 </w:t>
      </w:r>
      <w:r w:rsidR="00E55EC1" w:rsidRPr="00A902B2">
        <w:rPr>
          <w:rFonts w:cstheme="majorHAnsi"/>
          <w:iCs/>
        </w:rPr>
        <w:t>desbridamientos</w:t>
      </w:r>
      <w:r w:rsidR="000D285B" w:rsidRPr="00A902B2">
        <w:rPr>
          <w:rFonts w:cstheme="majorHAnsi"/>
          <w:iCs/>
        </w:rPr>
        <w:t xml:space="preserve"> quirúrgicos, 42 </w:t>
      </w:r>
      <w:r w:rsidR="00E55EC1" w:rsidRPr="00A902B2">
        <w:rPr>
          <w:rFonts w:cstheme="majorHAnsi"/>
          <w:iCs/>
        </w:rPr>
        <w:t>fasciotomías</w:t>
      </w:r>
      <w:r w:rsidR="000D285B" w:rsidRPr="00A902B2">
        <w:rPr>
          <w:rFonts w:cstheme="majorHAnsi"/>
          <w:iCs/>
        </w:rPr>
        <w:t xml:space="preserve"> y 26 injertos. </w:t>
      </w:r>
      <w:r w:rsidR="00A7483B" w:rsidRPr="00A902B2">
        <w:rPr>
          <w:rFonts w:cstheme="majorHAnsi"/>
          <w:iCs/>
        </w:rPr>
        <w:t xml:space="preserve">Los pacientes con </w:t>
      </w:r>
      <w:r w:rsidR="00E55EC1" w:rsidRPr="00A902B2">
        <w:rPr>
          <w:rFonts w:cstheme="majorHAnsi"/>
          <w:iCs/>
        </w:rPr>
        <w:t>desbridamientos</w:t>
      </w:r>
      <w:r w:rsidR="00A7483B" w:rsidRPr="00A902B2">
        <w:rPr>
          <w:rFonts w:cstheme="majorHAnsi"/>
          <w:iCs/>
        </w:rPr>
        <w:t xml:space="preserve"> y fasciotomías tenían mayor edad y un NLR más alto</w:t>
      </w:r>
      <w:r w:rsidR="00C1209C" w:rsidRPr="00A902B2">
        <w:rPr>
          <w:rFonts w:cstheme="majorHAnsi"/>
          <w:iCs/>
        </w:rPr>
        <w:t xml:space="preserve">, además </w:t>
      </w:r>
      <w:r w:rsidR="00371ED3" w:rsidRPr="00A902B2">
        <w:rPr>
          <w:rFonts w:cstheme="majorHAnsi"/>
          <w:iCs/>
        </w:rPr>
        <w:t>los pacientes</w:t>
      </w:r>
      <w:r w:rsidR="00C1209C" w:rsidRPr="00A902B2">
        <w:rPr>
          <w:rFonts w:cstheme="majorHAnsi"/>
          <w:iCs/>
        </w:rPr>
        <w:t xml:space="preserve"> que fueron hospitalizados recibieron más dosis de </w:t>
      </w:r>
      <w:r w:rsidR="000E0CF0">
        <w:rPr>
          <w:rFonts w:cstheme="majorHAnsi"/>
          <w:iCs/>
        </w:rPr>
        <w:t>SAO</w:t>
      </w:r>
      <w:r w:rsidR="00C1209C" w:rsidRPr="00A902B2">
        <w:rPr>
          <w:rFonts w:cstheme="majorHAnsi"/>
          <w:iCs/>
        </w:rPr>
        <w:t xml:space="preserve"> sugiriendo que tenían envenenamientos más graves y por este motivo ser más proclives a desarrollar IPTB</w:t>
      </w:r>
      <w:r w:rsidR="006E3FBC" w:rsidRPr="00A902B2">
        <w:rPr>
          <w:rFonts w:cstheme="majorHAnsi"/>
          <w:iCs/>
        </w:rPr>
        <w:t xml:space="preserve">. </w:t>
      </w:r>
      <w:r w:rsidR="00D07E6B">
        <w:rPr>
          <w:rFonts w:cstheme="majorHAnsi"/>
          <w:iCs/>
        </w:rPr>
        <w:t>Los autores definieron como criterios para la definición de infección: tener un cultivo de tejido positivo, diagnóstico de celulitis o absceso</w:t>
      </w:r>
      <w:r w:rsidR="000E0CF0" w:rsidRPr="000E0CF0">
        <w:rPr>
          <w:rFonts w:cstheme="majorHAnsi"/>
          <w:iCs/>
        </w:rPr>
        <w:t xml:space="preserve"> </w:t>
      </w:r>
      <w:r w:rsidR="000E0CF0">
        <w:rPr>
          <w:rFonts w:cstheme="majorHAnsi"/>
          <w:iCs/>
        </w:rPr>
        <w:t xml:space="preserve">al ingreso y </w:t>
      </w:r>
      <w:r w:rsidR="00D07E6B">
        <w:rPr>
          <w:rFonts w:cstheme="majorHAnsi"/>
          <w:iCs/>
        </w:rPr>
        <w:t xml:space="preserve">paciente que requirió </w:t>
      </w:r>
      <w:r w:rsidR="00371ED3">
        <w:rPr>
          <w:rFonts w:cstheme="majorHAnsi"/>
          <w:iCs/>
        </w:rPr>
        <w:t>desbridamiento</w:t>
      </w:r>
      <w:r w:rsidR="00D07E6B">
        <w:rPr>
          <w:rFonts w:cstheme="majorHAnsi"/>
          <w:iCs/>
        </w:rPr>
        <w:t xml:space="preserve"> </w:t>
      </w:r>
      <w:r w:rsidR="00321411">
        <w:rPr>
          <w:rFonts w:cstheme="majorHAnsi"/>
          <w:iCs/>
        </w:rPr>
        <w:t>quirúrgico</w:t>
      </w:r>
      <w:r w:rsidR="00D07E6B">
        <w:rPr>
          <w:rFonts w:cstheme="majorHAnsi"/>
          <w:iCs/>
        </w:rPr>
        <w:t xml:space="preserve">. </w:t>
      </w:r>
      <w:r w:rsidR="006E3FBC" w:rsidRPr="00A902B2">
        <w:rPr>
          <w:rFonts w:cstheme="majorHAnsi"/>
          <w:iCs/>
        </w:rPr>
        <w:t xml:space="preserve">Sin </w:t>
      </w:r>
      <w:r w:rsidR="00371ED3" w:rsidRPr="00A902B2">
        <w:rPr>
          <w:rFonts w:cstheme="majorHAnsi"/>
          <w:iCs/>
        </w:rPr>
        <w:t>embargo,</w:t>
      </w:r>
      <w:r w:rsidR="006E3FBC" w:rsidRPr="00A902B2">
        <w:rPr>
          <w:rFonts w:cstheme="majorHAnsi"/>
          <w:iCs/>
        </w:rPr>
        <w:t xml:space="preserve"> los autores no mencionan que proporción de pacientes tuvo un </w:t>
      </w:r>
      <w:r w:rsidR="00A8750A" w:rsidRPr="00A902B2">
        <w:rPr>
          <w:rFonts w:cstheme="majorHAnsi"/>
          <w:iCs/>
        </w:rPr>
        <w:t>BITE &gt; 5</w:t>
      </w:r>
      <w:r w:rsidR="006E3FBC" w:rsidRPr="00A902B2">
        <w:rPr>
          <w:rFonts w:cstheme="majorHAnsi"/>
          <w:iCs/>
        </w:rPr>
        <w:t xml:space="preserve">, ni tampoco cuales fueron los criterios para el diagnóstico clínico de la infección, los cultivos fueron positivos en solo 7 pacientes, y los antibióticos </w:t>
      </w:r>
      <w:r w:rsidR="00A8750A" w:rsidRPr="00A902B2">
        <w:rPr>
          <w:rFonts w:cstheme="majorHAnsi"/>
          <w:iCs/>
        </w:rPr>
        <w:t xml:space="preserve">que </w:t>
      </w:r>
      <w:r w:rsidR="006E3FBC" w:rsidRPr="00A902B2">
        <w:rPr>
          <w:rFonts w:cstheme="majorHAnsi"/>
          <w:iCs/>
        </w:rPr>
        <w:t>utiliza</w:t>
      </w:r>
      <w:r w:rsidR="00A8750A" w:rsidRPr="00A902B2">
        <w:rPr>
          <w:rFonts w:cstheme="majorHAnsi"/>
          <w:iCs/>
        </w:rPr>
        <w:t xml:space="preserve">ron </w:t>
      </w:r>
      <w:r w:rsidR="006E3FBC" w:rsidRPr="00A902B2">
        <w:rPr>
          <w:rFonts w:cstheme="majorHAnsi"/>
          <w:iCs/>
        </w:rPr>
        <w:t>no son los que usualmente reporta la literatura co</w:t>
      </w:r>
      <w:r w:rsidR="00A8750A" w:rsidRPr="00A902B2">
        <w:rPr>
          <w:rFonts w:cstheme="majorHAnsi"/>
          <w:iCs/>
        </w:rPr>
        <w:t xml:space="preserve">mo eficaces </w:t>
      </w:r>
      <w:r w:rsidR="006E3FBC" w:rsidRPr="00A902B2">
        <w:rPr>
          <w:rFonts w:cstheme="majorHAnsi"/>
          <w:iCs/>
        </w:rPr>
        <w:t xml:space="preserve">para tratar </w:t>
      </w:r>
      <w:r w:rsidR="00A8750A" w:rsidRPr="00A902B2">
        <w:rPr>
          <w:rFonts w:cstheme="majorHAnsi"/>
          <w:iCs/>
        </w:rPr>
        <w:t>estas infeccion</w:t>
      </w:r>
      <w:r w:rsidR="007B13BB">
        <w:rPr>
          <w:rFonts w:cstheme="majorHAnsi"/>
          <w:iCs/>
        </w:rPr>
        <w:t xml:space="preserve">es. </w:t>
      </w:r>
    </w:p>
    <w:p w14:paraId="2DE66CC3" w14:textId="77777777" w:rsidR="007B13BB" w:rsidRDefault="007B13BB">
      <w:pPr>
        <w:autoSpaceDE w:val="0"/>
        <w:autoSpaceDN w:val="0"/>
        <w:adjustRightInd w:val="0"/>
        <w:jc w:val="both"/>
        <w:rPr>
          <w:rFonts w:cstheme="majorHAnsi"/>
          <w:iCs/>
        </w:rPr>
      </w:pPr>
    </w:p>
    <w:p w14:paraId="20749952" w14:textId="472A1485" w:rsidR="0026400B" w:rsidRPr="00A902B2" w:rsidRDefault="00175326">
      <w:pPr>
        <w:autoSpaceDE w:val="0"/>
        <w:autoSpaceDN w:val="0"/>
        <w:adjustRightInd w:val="0"/>
        <w:jc w:val="both"/>
        <w:rPr>
          <w:rFonts w:cstheme="majorHAnsi"/>
          <w:iCs/>
        </w:rPr>
      </w:pPr>
      <w:r>
        <w:rPr>
          <w:rFonts w:cstheme="majorHAnsi"/>
          <w:iCs/>
        </w:rPr>
        <w:t>E</w:t>
      </w:r>
      <w:r w:rsidR="00E55EC1" w:rsidRPr="00A902B2">
        <w:rPr>
          <w:rFonts w:cstheme="majorHAnsi"/>
          <w:iCs/>
        </w:rPr>
        <w:t>n un estudio observacional prospectivo realizado en la India</w:t>
      </w:r>
      <w:r w:rsidR="007B13BB">
        <w:rPr>
          <w:rFonts w:cstheme="majorHAnsi"/>
          <w:iCs/>
        </w:rPr>
        <w:t>,</w:t>
      </w:r>
      <w:r w:rsidR="00D15192" w:rsidRPr="00A902B2">
        <w:rPr>
          <w:rFonts w:cstheme="majorHAnsi"/>
          <w:iCs/>
        </w:rPr>
        <w:t xml:space="preserve"> </w:t>
      </w:r>
      <w:proofErr w:type="spellStart"/>
      <w:r w:rsidR="00D15192" w:rsidRPr="00A902B2">
        <w:rPr>
          <w:rFonts w:cstheme="majorHAnsi"/>
          <w:iCs/>
        </w:rPr>
        <w:t>Narvencar</w:t>
      </w:r>
      <w:proofErr w:type="spellEnd"/>
      <w:r w:rsidR="00D15192" w:rsidRPr="00A902B2">
        <w:rPr>
          <w:rFonts w:cstheme="majorHAnsi"/>
          <w:iCs/>
        </w:rPr>
        <w:t xml:space="preserve"> y cols</w:t>
      </w:r>
      <w:r>
        <w:rPr>
          <w:rFonts w:cstheme="majorHAnsi"/>
          <w:iCs/>
        </w:rPr>
        <w:t>,</w:t>
      </w:r>
      <w:r w:rsidR="00D15192" w:rsidRPr="00A902B2" w:rsidDel="00CD0D47">
        <w:rPr>
          <w:rFonts w:cstheme="majorHAnsi"/>
          <w:iCs/>
        </w:rPr>
        <w:t xml:space="preserve"> </w:t>
      </w:r>
      <w:r w:rsidR="00E55EC1" w:rsidRPr="00A902B2">
        <w:rPr>
          <w:rFonts w:cstheme="majorHAnsi"/>
          <w:iCs/>
        </w:rPr>
        <w:t>analizaron las complicaciones que presentaron 156 pacientes con MS</w:t>
      </w:r>
      <w:r w:rsidR="004A69B0">
        <w:rPr>
          <w:rFonts w:cstheme="majorHAnsi"/>
          <w:iCs/>
        </w:rPr>
        <w:t>:</w:t>
      </w:r>
      <w:r w:rsidR="00E55EC1" w:rsidRPr="00A902B2">
        <w:rPr>
          <w:rFonts w:cstheme="majorHAnsi"/>
          <w:iCs/>
        </w:rPr>
        <w:t xml:space="preserve"> la celulit</w:t>
      </w:r>
      <w:r w:rsidR="005A19DF" w:rsidRPr="00A902B2">
        <w:rPr>
          <w:rFonts w:cstheme="majorHAnsi"/>
          <w:iCs/>
        </w:rPr>
        <w:t>i</w:t>
      </w:r>
      <w:r w:rsidR="00E55EC1" w:rsidRPr="00A902B2">
        <w:rPr>
          <w:rFonts w:cstheme="majorHAnsi"/>
          <w:iCs/>
        </w:rPr>
        <w:t>s</w:t>
      </w:r>
      <w:r w:rsidR="00D07E6B">
        <w:rPr>
          <w:rFonts w:cstheme="majorHAnsi"/>
          <w:iCs/>
        </w:rPr>
        <w:t xml:space="preserve"> </w:t>
      </w:r>
      <w:r w:rsidR="00E55EC1" w:rsidRPr="00A902B2">
        <w:rPr>
          <w:rFonts w:cstheme="majorHAnsi"/>
          <w:iCs/>
        </w:rPr>
        <w:t>se diagnosticó en el 34,6% de los pacientes</w:t>
      </w:r>
      <w:r w:rsidR="004A69B0">
        <w:rPr>
          <w:rFonts w:cstheme="majorHAnsi"/>
          <w:iCs/>
        </w:rPr>
        <w:t xml:space="preserve"> y</w:t>
      </w:r>
      <w:r w:rsidR="00E55EC1" w:rsidRPr="00A902B2">
        <w:rPr>
          <w:rFonts w:cstheme="majorHAnsi"/>
          <w:iCs/>
        </w:rPr>
        <w:t xml:space="preserve"> el análisis </w:t>
      </w:r>
      <w:proofErr w:type="spellStart"/>
      <w:r w:rsidR="00E55EC1" w:rsidRPr="00A902B2">
        <w:rPr>
          <w:rFonts w:cstheme="majorHAnsi"/>
          <w:iCs/>
        </w:rPr>
        <w:t>univariado</w:t>
      </w:r>
      <w:proofErr w:type="spellEnd"/>
      <w:r w:rsidR="00E55EC1" w:rsidRPr="00A902B2">
        <w:rPr>
          <w:rFonts w:cstheme="majorHAnsi"/>
          <w:iCs/>
        </w:rPr>
        <w:t xml:space="preserve"> encontró que</w:t>
      </w:r>
      <w:r w:rsidR="005A19DF" w:rsidRPr="00A902B2">
        <w:rPr>
          <w:rFonts w:cstheme="majorHAnsi"/>
          <w:iCs/>
        </w:rPr>
        <w:t xml:space="preserve"> un conteo bajo de hemoglobina y de linfocitos, un conteo alto de neutrófilos, un mayor tiempo para el inicio del SAO y un tiempo de hospitalización prolongad</w:t>
      </w:r>
      <w:r>
        <w:rPr>
          <w:rFonts w:cstheme="majorHAnsi"/>
          <w:iCs/>
        </w:rPr>
        <w:t>o</w:t>
      </w:r>
      <w:r w:rsidR="004A69B0">
        <w:rPr>
          <w:rFonts w:cstheme="majorHAnsi"/>
          <w:iCs/>
        </w:rPr>
        <w:t>,</w:t>
      </w:r>
      <w:r w:rsidR="005A19DF" w:rsidRPr="00A902B2">
        <w:rPr>
          <w:rFonts w:cstheme="majorHAnsi"/>
          <w:iCs/>
        </w:rPr>
        <w:t xml:space="preserve"> se asociaron significativamente con el riesgo de desarrollar complicaciones</w:t>
      </w:r>
      <w:r w:rsidR="00430234" w:rsidRPr="00A902B2">
        <w:rPr>
          <w:rFonts w:cstheme="majorHAnsi"/>
          <w:iCs/>
        </w:rPr>
        <w:t xml:space="preserve"> como la celulitis</w:t>
      </w:r>
      <w:r w:rsidR="004A69B0">
        <w:rPr>
          <w:rFonts w:cstheme="majorHAnsi"/>
          <w:iCs/>
        </w:rPr>
        <w:t>. En</w:t>
      </w:r>
      <w:r w:rsidR="005A19DF" w:rsidRPr="00A902B2">
        <w:rPr>
          <w:rFonts w:cstheme="majorHAnsi"/>
          <w:iCs/>
        </w:rPr>
        <w:t xml:space="preserve"> el análisis multivariado, la neutrofilia y un tiempo mayor de hospitalización se asociaron </w:t>
      </w:r>
      <w:r w:rsidR="004A69B0">
        <w:rPr>
          <w:rFonts w:cstheme="majorHAnsi"/>
          <w:iCs/>
        </w:rPr>
        <w:t>con</w:t>
      </w:r>
      <w:r w:rsidR="005A19DF" w:rsidRPr="00A902B2">
        <w:rPr>
          <w:rFonts w:cstheme="majorHAnsi"/>
          <w:iCs/>
        </w:rPr>
        <w:t xml:space="preserve"> </w:t>
      </w:r>
      <w:r>
        <w:rPr>
          <w:rFonts w:cstheme="majorHAnsi"/>
          <w:iCs/>
        </w:rPr>
        <w:t xml:space="preserve">el </w:t>
      </w:r>
      <w:r w:rsidR="005A19DF" w:rsidRPr="00A902B2">
        <w:rPr>
          <w:rFonts w:cstheme="majorHAnsi"/>
          <w:iCs/>
        </w:rPr>
        <w:t>desarrollo de complicaciones</w:t>
      </w:r>
      <w:r w:rsidR="00A8750A" w:rsidRPr="00A902B2">
        <w:rPr>
          <w:rFonts w:cstheme="majorHAnsi"/>
          <w:iCs/>
        </w:rPr>
        <w:t xml:space="preserve"> </w:t>
      </w:r>
      <w:sdt>
        <w:sdtPr>
          <w:rPr>
            <w:rFonts w:cstheme="majorHAnsi"/>
            <w:iCs/>
            <w:color w:val="000000"/>
          </w:rPr>
          <w:tag w:val="MENDELEY_CITATION_v3_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"/>
          <w:id w:val="396181656"/>
          <w:placeholder>
            <w:docPart w:val="DefaultPlaceholder_-1854013440"/>
          </w:placeholder>
        </w:sdtPr>
        <w:sdtEndPr>
          <w:rPr>
            <w:iCs w:val="0"/>
          </w:rPr>
        </w:sdtEndPr>
        <w:sdtContent>
          <w:ins w:id="214" w:author="Ama de Berrio" w:date="2024-06-25T17:54:00Z">
            <w:r w:rsidR="003323D6" w:rsidRPr="003323D6">
              <w:rPr>
                <w:rFonts w:cstheme="majorHAnsi"/>
                <w:color w:val="000000"/>
              </w:rPr>
              <w:t>(27)</w:t>
            </w:r>
          </w:ins>
          <w:del w:id="215" w:author="Ama de Berrio" w:date="2024-06-25T17:54:00Z">
            <w:r w:rsidR="00B47273" w:rsidRPr="003323D6" w:rsidDel="003323D6">
              <w:rPr>
                <w:rFonts w:cstheme="majorHAnsi"/>
                <w:color w:val="000000"/>
              </w:rPr>
              <w:delText>(27)</w:delText>
            </w:r>
          </w:del>
        </w:sdtContent>
      </w:sdt>
      <w:r w:rsidR="00C45B91" w:rsidRPr="00A902B2">
        <w:rPr>
          <w:rFonts w:cstheme="majorHAnsi"/>
          <w:iCs/>
        </w:rPr>
        <w:t>.</w:t>
      </w:r>
      <w:r w:rsidR="00430234" w:rsidRPr="00A902B2">
        <w:rPr>
          <w:rFonts w:cstheme="majorHAnsi"/>
          <w:iCs/>
        </w:rPr>
        <w:t xml:space="preserve"> E</w:t>
      </w:r>
      <w:r w:rsidR="00B3014F">
        <w:rPr>
          <w:rFonts w:cstheme="majorHAnsi"/>
          <w:iCs/>
        </w:rPr>
        <w:t xml:space="preserve">n el </w:t>
      </w:r>
      <w:r w:rsidR="00430234" w:rsidRPr="00A902B2">
        <w:rPr>
          <w:rFonts w:cstheme="majorHAnsi"/>
          <w:iCs/>
        </w:rPr>
        <w:t xml:space="preserve">estudio no </w:t>
      </w:r>
      <w:r w:rsidR="00B3014F">
        <w:rPr>
          <w:rFonts w:cstheme="majorHAnsi"/>
          <w:iCs/>
        </w:rPr>
        <w:t>informan</w:t>
      </w:r>
      <w:r w:rsidR="003E7B2E" w:rsidRPr="00A902B2">
        <w:rPr>
          <w:rFonts w:cstheme="majorHAnsi"/>
          <w:iCs/>
        </w:rPr>
        <w:t xml:space="preserve"> la </w:t>
      </w:r>
      <w:r w:rsidR="00430234" w:rsidRPr="00A902B2">
        <w:rPr>
          <w:rFonts w:cstheme="majorHAnsi"/>
          <w:iCs/>
        </w:rPr>
        <w:t xml:space="preserve">proporción de pacientes que sufrieron mordeduras de </w:t>
      </w:r>
      <w:r w:rsidR="00A8750A" w:rsidRPr="00A902B2">
        <w:rPr>
          <w:rFonts w:cstheme="majorHAnsi"/>
          <w:iCs/>
        </w:rPr>
        <w:t>víbora</w:t>
      </w:r>
      <w:r w:rsidR="00430234" w:rsidRPr="00A902B2">
        <w:rPr>
          <w:rFonts w:cstheme="majorHAnsi"/>
          <w:iCs/>
        </w:rPr>
        <w:t xml:space="preserve"> o de elápidos</w:t>
      </w:r>
      <w:r w:rsidR="004A69B0">
        <w:rPr>
          <w:rFonts w:cstheme="majorHAnsi"/>
          <w:iCs/>
        </w:rPr>
        <w:t>;</w:t>
      </w:r>
      <w:r w:rsidR="00430234" w:rsidRPr="00A902B2">
        <w:rPr>
          <w:rFonts w:cstheme="majorHAnsi"/>
          <w:iCs/>
        </w:rPr>
        <w:t xml:space="preserve"> sin embargo</w:t>
      </w:r>
      <w:r w:rsidR="004A69B0">
        <w:rPr>
          <w:rFonts w:cstheme="majorHAnsi"/>
          <w:iCs/>
        </w:rPr>
        <w:t>,</w:t>
      </w:r>
      <w:r w:rsidR="00430234" w:rsidRPr="00A902B2">
        <w:rPr>
          <w:rFonts w:cstheme="majorHAnsi"/>
          <w:iCs/>
        </w:rPr>
        <w:t xml:space="preserve"> mencionan que la </w:t>
      </w:r>
      <w:r w:rsidR="003E7B2E" w:rsidRPr="00A902B2">
        <w:rPr>
          <w:rFonts w:cstheme="majorHAnsi"/>
          <w:iCs/>
        </w:rPr>
        <w:t xml:space="preserve">serpiente de mayor importancia epidemiológica </w:t>
      </w:r>
      <w:r w:rsidR="00430234" w:rsidRPr="00A902B2">
        <w:rPr>
          <w:rFonts w:cstheme="majorHAnsi"/>
          <w:iCs/>
        </w:rPr>
        <w:t xml:space="preserve">es la víbora de Russell. Encontraron además que los bajos valores de hemoglobina se asociaron </w:t>
      </w:r>
      <w:r w:rsidR="004A69B0">
        <w:rPr>
          <w:rFonts w:cstheme="majorHAnsi"/>
          <w:iCs/>
        </w:rPr>
        <w:t>con e</w:t>
      </w:r>
      <w:r w:rsidR="00430234" w:rsidRPr="00A902B2">
        <w:rPr>
          <w:rFonts w:cstheme="majorHAnsi"/>
          <w:iCs/>
        </w:rPr>
        <w:t xml:space="preserve">l desarrollo de celulitis y si bien los autores lo atribuyen a condiciones nutricionales, no se puede dejar de desconocer que las víboras tienen un veneno </w:t>
      </w:r>
      <w:proofErr w:type="spellStart"/>
      <w:r w:rsidR="00430234" w:rsidRPr="00A902B2">
        <w:rPr>
          <w:rFonts w:cstheme="majorHAnsi"/>
          <w:iCs/>
        </w:rPr>
        <w:t>hemotóxico</w:t>
      </w:r>
      <w:proofErr w:type="spellEnd"/>
      <w:r w:rsidR="00430234" w:rsidRPr="00A902B2">
        <w:rPr>
          <w:rFonts w:cstheme="majorHAnsi"/>
          <w:iCs/>
        </w:rPr>
        <w:t xml:space="preserve"> que puede producir hemorragias y </w:t>
      </w:r>
      <w:r w:rsidR="003E7B2E" w:rsidRPr="00A902B2">
        <w:rPr>
          <w:rFonts w:cstheme="majorHAnsi"/>
          <w:iCs/>
        </w:rPr>
        <w:t xml:space="preserve">la anemia </w:t>
      </w:r>
      <w:r w:rsidR="00430234" w:rsidRPr="00A902B2">
        <w:rPr>
          <w:rFonts w:cstheme="majorHAnsi"/>
          <w:iCs/>
        </w:rPr>
        <w:t xml:space="preserve">se ha considerado un factor de riesgo para el desarrollo de </w:t>
      </w:r>
      <w:r w:rsidR="00430234" w:rsidRPr="00A902B2">
        <w:rPr>
          <w:rFonts w:cstheme="majorHAnsi"/>
          <w:iCs/>
        </w:rPr>
        <w:lastRenderedPageBreak/>
        <w:t>infección</w:t>
      </w:r>
      <w:r w:rsidR="00D54888" w:rsidRPr="00A902B2">
        <w:rPr>
          <w:rFonts w:cstheme="majorHAnsi"/>
          <w:iCs/>
        </w:rPr>
        <w:t xml:space="preserve"> </w:t>
      </w:r>
      <w:sdt>
        <w:sdtPr>
          <w:rPr>
            <w:rFonts w:cstheme="majorHAnsi"/>
            <w:color w:val="000000"/>
            <w:lang w:eastAsia="es-ES"/>
          </w:rPr>
          <w:tag w:val="MENDELEY_CITATION_v3_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"/>
          <w:id w:val="-1919081514"/>
          <w:placeholder>
            <w:docPart w:val="CD05AA4760FCAB4A8A8D11586A3B8478"/>
          </w:placeholder>
        </w:sdtPr>
        <w:sdtEndPr>
          <w:rPr>
            <w:lang w:eastAsia="es-ES_tradnl"/>
          </w:rPr>
        </w:sdtEndPr>
        <w:sdtContent>
          <w:ins w:id="216" w:author="Ama de Berrio" w:date="2024-06-25T17:54:00Z">
            <w:r w:rsidR="003323D6" w:rsidRPr="003323D6">
              <w:rPr>
                <w:rFonts w:cstheme="majorHAnsi"/>
                <w:color w:val="000000"/>
              </w:rPr>
              <w:t>(40)</w:t>
            </w:r>
          </w:ins>
          <w:del w:id="217" w:author="Ama de Berrio" w:date="2024-06-25T17:54:00Z">
            <w:r w:rsidR="00B47273" w:rsidRPr="003323D6" w:rsidDel="003323D6">
              <w:rPr>
                <w:rFonts w:cstheme="majorHAnsi"/>
                <w:color w:val="000000"/>
              </w:rPr>
              <w:delText>(40)</w:delText>
            </w:r>
          </w:del>
        </w:sdtContent>
      </w:sdt>
      <w:r w:rsidR="00430234" w:rsidRPr="00A902B2">
        <w:rPr>
          <w:rFonts w:cstheme="majorHAnsi"/>
          <w:iCs/>
        </w:rPr>
        <w:t xml:space="preserve">. </w:t>
      </w:r>
      <w:r w:rsidR="00D15192" w:rsidRPr="00A902B2">
        <w:rPr>
          <w:rFonts w:cstheme="majorHAnsi"/>
          <w:iCs/>
        </w:rPr>
        <w:t>El aumento en el NLR se ha considerado en los últimos años como un biomarcador confiable de bacteriemia, sepsis, SIRS y otro tipo de enfermedades inflamatorias</w:t>
      </w:r>
      <w:r w:rsidR="00421BAD" w:rsidRPr="00A902B2">
        <w:rPr>
          <w:rFonts w:cstheme="majorHAnsi"/>
          <w:iCs/>
        </w:rPr>
        <w:t xml:space="preserve"> </w:t>
      </w:r>
      <w:sdt>
        <w:sdtPr>
          <w:rPr>
            <w:rFonts w:cstheme="majorHAnsi"/>
            <w:iCs/>
            <w:color w:val="000000"/>
          </w:rPr>
          <w:tag w:val="MENDELEY_CITATION_v3_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"/>
          <w:id w:val="-419093812"/>
          <w:placeholder>
            <w:docPart w:val="DefaultPlaceholder_-1854013440"/>
          </w:placeholder>
        </w:sdtPr>
        <w:sdtEndPr>
          <w:rPr>
            <w:iCs w:val="0"/>
          </w:rPr>
        </w:sdtEndPr>
        <w:sdtContent>
          <w:ins w:id="218" w:author="Ama de Berrio" w:date="2024-06-25T17:54:00Z">
            <w:r w:rsidR="003323D6" w:rsidRPr="003323D6">
              <w:rPr>
                <w:rFonts w:cstheme="majorHAnsi"/>
                <w:color w:val="000000"/>
              </w:rPr>
              <w:t>(70,71)</w:t>
            </w:r>
          </w:ins>
          <w:del w:id="219" w:author="Ama de Berrio" w:date="2024-06-25T17:54:00Z">
            <w:r w:rsidR="002E67C7" w:rsidRPr="003323D6" w:rsidDel="003323D6">
              <w:rPr>
                <w:rFonts w:cstheme="majorHAnsi"/>
                <w:color w:val="000000"/>
              </w:rPr>
              <w:delText>(70,71)</w:delText>
            </w:r>
          </w:del>
        </w:sdtContent>
      </w:sdt>
      <w:r w:rsidR="00A2053E" w:rsidRPr="00A902B2">
        <w:rPr>
          <w:rFonts w:cstheme="majorHAnsi"/>
          <w:iCs/>
        </w:rPr>
        <w:t xml:space="preserve"> cuando se </w:t>
      </w:r>
      <w:r w:rsidR="00C45B91" w:rsidRPr="00A902B2">
        <w:rPr>
          <w:rFonts w:cstheme="majorHAnsi"/>
          <w:iCs/>
        </w:rPr>
        <w:t>calcul</w:t>
      </w:r>
      <w:r w:rsidR="00A2053E" w:rsidRPr="00A902B2">
        <w:rPr>
          <w:rFonts w:cstheme="majorHAnsi"/>
          <w:iCs/>
        </w:rPr>
        <w:t>ó</w:t>
      </w:r>
      <w:r w:rsidR="00C45B91" w:rsidRPr="00A902B2">
        <w:rPr>
          <w:rFonts w:cstheme="majorHAnsi"/>
          <w:iCs/>
        </w:rPr>
        <w:t xml:space="preserve"> en pacientes con MS, se encontr</w:t>
      </w:r>
      <w:r w:rsidR="00A2053E" w:rsidRPr="00A902B2">
        <w:rPr>
          <w:rFonts w:cstheme="majorHAnsi"/>
          <w:iCs/>
        </w:rPr>
        <w:t xml:space="preserve">ó </w:t>
      </w:r>
      <w:r w:rsidR="00C45B91" w:rsidRPr="00A902B2">
        <w:rPr>
          <w:rFonts w:cstheme="majorHAnsi"/>
          <w:iCs/>
        </w:rPr>
        <w:t xml:space="preserve">una relación entre sus valores aumentados y la gravedad del envenenamiento </w:t>
      </w:r>
      <w:sdt>
        <w:sdtPr>
          <w:rPr>
            <w:rFonts w:cstheme="majorHAnsi"/>
            <w:iCs/>
            <w:color w:val="000000"/>
          </w:rPr>
          <w:tag w:val="MENDELEY_CITATION_v3_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"/>
          <w:id w:val="364181148"/>
          <w:placeholder>
            <w:docPart w:val="DefaultPlaceholder_-1854013440"/>
          </w:placeholder>
        </w:sdtPr>
        <w:sdtEndPr>
          <w:rPr>
            <w:iCs w:val="0"/>
          </w:rPr>
        </w:sdtEndPr>
        <w:sdtContent>
          <w:ins w:id="220" w:author="Ama de Berrio" w:date="2024-06-25T17:54:00Z">
            <w:r w:rsidR="003323D6" w:rsidRPr="003323D6">
              <w:rPr>
                <w:rFonts w:cstheme="majorHAnsi"/>
                <w:color w:val="000000"/>
              </w:rPr>
              <w:t>(72)</w:t>
            </w:r>
          </w:ins>
          <w:del w:id="221" w:author="Ama de Berrio" w:date="2024-06-25T17:54:00Z">
            <w:r w:rsidR="002E67C7" w:rsidRPr="003323D6" w:rsidDel="003323D6">
              <w:rPr>
                <w:rFonts w:cstheme="majorHAnsi"/>
                <w:color w:val="000000"/>
              </w:rPr>
              <w:delText>(72)</w:delText>
            </w:r>
          </w:del>
        </w:sdtContent>
      </w:sdt>
      <w:r w:rsidR="00C45B91" w:rsidRPr="00A902B2">
        <w:rPr>
          <w:rFonts w:cstheme="majorHAnsi"/>
          <w:iCs/>
        </w:rPr>
        <w:t xml:space="preserve">, sin </w:t>
      </w:r>
      <w:r w:rsidR="00F4204E" w:rsidRPr="00A902B2">
        <w:rPr>
          <w:rFonts w:cstheme="majorHAnsi"/>
          <w:iCs/>
        </w:rPr>
        <w:t>embargo,</w:t>
      </w:r>
      <w:r w:rsidR="00C45B91" w:rsidRPr="00A902B2">
        <w:rPr>
          <w:rFonts w:cstheme="majorHAnsi"/>
          <w:iCs/>
        </w:rPr>
        <w:t xml:space="preserve"> </w:t>
      </w:r>
      <w:r w:rsidR="003E7B2E" w:rsidRPr="00A902B2">
        <w:rPr>
          <w:rFonts w:cstheme="majorHAnsi"/>
          <w:iCs/>
        </w:rPr>
        <w:t xml:space="preserve">a la fecha </w:t>
      </w:r>
      <w:r w:rsidR="00C45B91" w:rsidRPr="00A902B2">
        <w:rPr>
          <w:rFonts w:cstheme="majorHAnsi"/>
          <w:iCs/>
        </w:rPr>
        <w:t xml:space="preserve">no se analizado su </w:t>
      </w:r>
      <w:r w:rsidR="003E7B2E" w:rsidRPr="00A902B2">
        <w:rPr>
          <w:rFonts w:cstheme="majorHAnsi"/>
          <w:iCs/>
        </w:rPr>
        <w:t xml:space="preserve">valor como marcador diagnóstico en las </w:t>
      </w:r>
      <w:r w:rsidR="00C45B91" w:rsidRPr="00A902B2">
        <w:rPr>
          <w:rFonts w:cstheme="majorHAnsi"/>
          <w:iCs/>
        </w:rPr>
        <w:t>IPTB de las MS.</w:t>
      </w:r>
    </w:p>
    <w:p w14:paraId="2D699A89" w14:textId="6C95DC9B" w:rsidR="00C45B91" w:rsidRPr="00A902B2" w:rsidRDefault="00C45B91" w:rsidP="003C5F74">
      <w:pPr>
        <w:autoSpaceDE w:val="0"/>
        <w:autoSpaceDN w:val="0"/>
        <w:adjustRightInd w:val="0"/>
        <w:jc w:val="both"/>
        <w:rPr>
          <w:rFonts w:cstheme="majorHAnsi"/>
          <w:iCs/>
        </w:rPr>
      </w:pPr>
    </w:p>
    <w:p w14:paraId="5592696D" w14:textId="3DD22CE3" w:rsidR="00D54888" w:rsidRPr="00A902B2" w:rsidRDefault="00C45B91" w:rsidP="001216CE">
      <w:pPr>
        <w:jc w:val="both"/>
        <w:rPr>
          <w:rFonts w:cstheme="majorHAnsi"/>
          <w:iCs/>
          <w:lang w:val="es-MX"/>
        </w:rPr>
      </w:pPr>
      <w:r w:rsidRPr="00A902B2">
        <w:rPr>
          <w:rFonts w:cstheme="majorHAnsi"/>
          <w:iCs/>
        </w:rPr>
        <w:t xml:space="preserve">El estudio de </w:t>
      </w:r>
      <w:r w:rsidR="008C2995" w:rsidRPr="00A902B2">
        <w:rPr>
          <w:rFonts w:cstheme="majorHAnsi"/>
          <w:iCs/>
          <w:lang w:val="es-MX"/>
        </w:rPr>
        <w:t>Houcke y cols</w:t>
      </w:r>
      <w:r w:rsidR="003E7B2E" w:rsidRPr="00A902B2">
        <w:rPr>
          <w:rFonts w:cstheme="majorHAnsi"/>
          <w:iCs/>
          <w:lang w:val="es-MX"/>
        </w:rPr>
        <w:t>,</w:t>
      </w:r>
      <w:r w:rsidR="005D555A" w:rsidRPr="00A902B2">
        <w:rPr>
          <w:rFonts w:cstheme="majorHAnsi"/>
          <w:iCs/>
          <w:lang w:val="es-MX"/>
        </w:rPr>
        <w:t xml:space="preserve"> </w:t>
      </w:r>
      <w:sdt>
        <w:sdtPr>
          <w:rPr>
            <w:rFonts w:cstheme="majorHAnsi"/>
            <w:iCs/>
            <w:color w:val="000000"/>
            <w:lang w:val="es-MX"/>
          </w:rPr>
          <w:tag w:val="MENDELEY_CITATION_v3_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"/>
          <w:id w:val="-895967625"/>
          <w:placeholder>
            <w:docPart w:val="DefaultPlaceholder_-1854013440"/>
          </w:placeholder>
        </w:sdtPr>
        <w:sdtContent>
          <w:ins w:id="222" w:author="Ama de Berrio" w:date="2024-06-25T17:54:00Z">
            <w:r w:rsidR="003323D6" w:rsidRPr="003323D6">
              <w:rPr>
                <w:rFonts w:cstheme="majorHAnsi"/>
                <w:iCs/>
                <w:color w:val="000000"/>
                <w:lang w:val="es-MX"/>
              </w:rPr>
              <w:t>(73)</w:t>
            </w:r>
          </w:ins>
          <w:del w:id="223" w:author="Ama de Berrio" w:date="2024-06-25T17:54:00Z">
            <w:r w:rsidR="002E67C7" w:rsidRPr="003323D6" w:rsidDel="003323D6">
              <w:rPr>
                <w:rFonts w:cstheme="majorHAnsi"/>
                <w:iCs/>
                <w:color w:val="000000"/>
                <w:lang w:val="es-MX"/>
              </w:rPr>
              <w:delText>(73)</w:delText>
            </w:r>
          </w:del>
        </w:sdtContent>
      </w:sdt>
      <w:r w:rsidR="007323A1" w:rsidRPr="00A902B2">
        <w:rPr>
          <w:rFonts w:cstheme="majorHAnsi"/>
          <w:iCs/>
          <w:lang w:val="es-MX"/>
        </w:rPr>
        <w:t xml:space="preserve"> </w:t>
      </w:r>
      <w:r w:rsidR="00D54888" w:rsidRPr="00A902B2">
        <w:rPr>
          <w:rFonts w:cstheme="majorHAnsi"/>
          <w:iCs/>
          <w:lang w:val="es-MX"/>
        </w:rPr>
        <w:t>realizado en la Guyana Francesa, analizó de manera retrospectiva a 172 pacientes hospitalizados con MS e infección</w:t>
      </w:r>
      <w:r w:rsidR="0026400B">
        <w:rPr>
          <w:rFonts w:cstheme="majorHAnsi"/>
          <w:iCs/>
          <w:lang w:val="es-MX"/>
        </w:rPr>
        <w:t xml:space="preserve">, </w:t>
      </w:r>
      <w:r w:rsidR="00D54888" w:rsidRPr="00A902B2">
        <w:rPr>
          <w:rFonts w:cstheme="majorHAnsi"/>
          <w:iCs/>
          <w:lang w:val="es-MX"/>
        </w:rPr>
        <w:t xml:space="preserve">en 66 pacientes </w:t>
      </w:r>
      <w:r w:rsidR="0026400B">
        <w:rPr>
          <w:rFonts w:cstheme="majorHAnsi"/>
          <w:iCs/>
          <w:lang w:val="es-MX"/>
        </w:rPr>
        <w:t xml:space="preserve">la </w:t>
      </w:r>
      <w:r w:rsidR="007323A1" w:rsidRPr="00A902B2">
        <w:rPr>
          <w:rFonts w:cstheme="majorHAnsi"/>
          <w:iCs/>
          <w:lang w:val="es-MX"/>
        </w:rPr>
        <w:t xml:space="preserve">serpiente responsable </w:t>
      </w:r>
      <w:r w:rsidR="0026400B">
        <w:rPr>
          <w:rFonts w:cstheme="majorHAnsi"/>
          <w:iCs/>
          <w:lang w:val="es-MX"/>
        </w:rPr>
        <w:t xml:space="preserve">de la mordedura fue </w:t>
      </w:r>
      <w:r w:rsidR="00D54888" w:rsidRPr="00A902B2">
        <w:rPr>
          <w:rFonts w:cstheme="majorHAnsi"/>
          <w:i/>
          <w:lang w:val="es-MX"/>
        </w:rPr>
        <w:t>B. atrox</w:t>
      </w:r>
      <w:r w:rsidR="00D54888" w:rsidRPr="00A902B2">
        <w:rPr>
          <w:rFonts w:cstheme="majorHAnsi"/>
          <w:iCs/>
          <w:lang w:val="es-MX"/>
        </w:rPr>
        <w:t xml:space="preserve">. La infección se desarrolló en 55 personas (32%), distribuidos así: abscesos en el 69,1%, </w:t>
      </w:r>
      <w:r w:rsidR="00D54888" w:rsidRPr="00A902B2">
        <w:rPr>
          <w:rFonts w:cstheme="majorHAnsi"/>
          <w:lang w:eastAsia="es-ES"/>
        </w:rPr>
        <w:t>FN</w:t>
      </w:r>
      <w:r w:rsidR="00F4204E">
        <w:rPr>
          <w:rFonts w:cstheme="majorHAnsi"/>
          <w:lang w:eastAsia="es-ES"/>
        </w:rPr>
        <w:t xml:space="preserve"> en</w:t>
      </w:r>
      <w:r w:rsidR="00D54888" w:rsidRPr="00A902B2">
        <w:rPr>
          <w:rFonts w:cstheme="majorHAnsi"/>
          <w:iCs/>
          <w:lang w:val="es-MX"/>
        </w:rPr>
        <w:t xml:space="preserve"> 16,4% y celulitis</w:t>
      </w:r>
      <w:r w:rsidR="00F4204E">
        <w:rPr>
          <w:rFonts w:cstheme="majorHAnsi"/>
          <w:iCs/>
          <w:lang w:val="es-MX"/>
        </w:rPr>
        <w:t xml:space="preserve"> en el</w:t>
      </w:r>
      <w:r w:rsidR="00D54888" w:rsidRPr="00A902B2">
        <w:rPr>
          <w:rFonts w:cstheme="majorHAnsi"/>
          <w:iCs/>
          <w:lang w:val="es-MX"/>
        </w:rPr>
        <w:t xml:space="preserve"> 21,8%. El 28.1% de los casos </w:t>
      </w:r>
      <w:r w:rsidR="00F4204E" w:rsidRPr="00A902B2">
        <w:rPr>
          <w:rFonts w:cstheme="majorHAnsi"/>
          <w:iCs/>
          <w:lang w:val="es-MX"/>
        </w:rPr>
        <w:t>requirió</w:t>
      </w:r>
      <w:r w:rsidR="00D54888" w:rsidRPr="00A902B2">
        <w:rPr>
          <w:rFonts w:cstheme="majorHAnsi"/>
          <w:iCs/>
          <w:lang w:val="es-MX"/>
        </w:rPr>
        <w:t xml:space="preserve"> </w:t>
      </w:r>
      <w:r w:rsidR="00F4204E" w:rsidRPr="00A902B2">
        <w:rPr>
          <w:rFonts w:cstheme="majorHAnsi"/>
          <w:iCs/>
          <w:lang w:val="es-MX"/>
        </w:rPr>
        <w:t>cirugía</w:t>
      </w:r>
      <w:r w:rsidR="00D54888" w:rsidRPr="00A902B2">
        <w:rPr>
          <w:rFonts w:cstheme="majorHAnsi"/>
          <w:iCs/>
          <w:lang w:val="es-MX"/>
        </w:rPr>
        <w:t xml:space="preserve"> (48</w:t>
      </w:r>
      <w:r w:rsidR="00F4204E">
        <w:rPr>
          <w:rFonts w:cstheme="majorHAnsi"/>
          <w:iCs/>
          <w:lang w:val="es-MX"/>
        </w:rPr>
        <w:t xml:space="preserve"> </w:t>
      </w:r>
      <w:r w:rsidR="00D54888" w:rsidRPr="00A902B2">
        <w:rPr>
          <w:rFonts w:cstheme="majorHAnsi"/>
          <w:iCs/>
          <w:lang w:val="es-MX"/>
        </w:rPr>
        <w:t xml:space="preserve">pacientes). El estudio encontró como factores independientes para el desarrollo de infección la presencia de necrosis (p &lt; 0.001, OR 13.15, 95% CI: 4.04–42.84), rabdomiolisis (p = 0.002, OR: 3.37, 95% CI: 1.59–7.16) y trombocitopenia (p = 0.046, OR: 2.29, 95% CI: 1.02–5.19). </w:t>
      </w:r>
      <w:r w:rsidR="007323A1" w:rsidRPr="00A902B2">
        <w:rPr>
          <w:rFonts w:cstheme="majorHAnsi"/>
          <w:iCs/>
          <w:lang w:val="es-MX"/>
        </w:rPr>
        <w:t xml:space="preserve">En los pacientes con IPTB </w:t>
      </w:r>
      <w:r w:rsidR="00D54888" w:rsidRPr="00A902B2">
        <w:rPr>
          <w:rFonts w:cstheme="majorHAnsi"/>
          <w:iCs/>
          <w:lang w:val="es-MX"/>
        </w:rPr>
        <w:t xml:space="preserve">observaron </w:t>
      </w:r>
      <w:r w:rsidR="007323A1" w:rsidRPr="00A902B2">
        <w:rPr>
          <w:rFonts w:cstheme="majorHAnsi"/>
          <w:iCs/>
          <w:lang w:val="es-MX"/>
        </w:rPr>
        <w:t xml:space="preserve">un mayor número de </w:t>
      </w:r>
      <w:r w:rsidR="00F4204E">
        <w:rPr>
          <w:rFonts w:cstheme="majorHAnsi"/>
          <w:iCs/>
          <w:lang w:val="es-MX"/>
        </w:rPr>
        <w:t>f</w:t>
      </w:r>
      <w:r w:rsidR="007323A1" w:rsidRPr="00A902B2">
        <w:rPr>
          <w:rFonts w:cstheme="majorHAnsi"/>
          <w:iCs/>
          <w:lang w:val="es-MX"/>
        </w:rPr>
        <w:t>lictenas, insuficiencia renal aguda y</w:t>
      </w:r>
      <w:r w:rsidR="00F4204E">
        <w:rPr>
          <w:rFonts w:cstheme="majorHAnsi"/>
          <w:iCs/>
          <w:lang w:val="es-MX"/>
        </w:rPr>
        <w:t xml:space="preserve"> mayor</w:t>
      </w:r>
      <w:r w:rsidR="007323A1" w:rsidRPr="00A902B2">
        <w:rPr>
          <w:rFonts w:cstheme="majorHAnsi"/>
          <w:iCs/>
          <w:lang w:val="es-MX"/>
        </w:rPr>
        <w:t xml:space="preserve"> tiempo para </w:t>
      </w:r>
      <w:r w:rsidR="00F4204E">
        <w:rPr>
          <w:rFonts w:cstheme="majorHAnsi"/>
          <w:iCs/>
          <w:lang w:val="es-MX"/>
        </w:rPr>
        <w:t>su recuperación</w:t>
      </w:r>
      <w:r w:rsidR="007323A1" w:rsidRPr="00A902B2">
        <w:rPr>
          <w:rFonts w:cstheme="majorHAnsi"/>
          <w:iCs/>
          <w:lang w:val="es-MX"/>
        </w:rPr>
        <w:t xml:space="preserve">, </w:t>
      </w:r>
      <w:r w:rsidR="00D54888" w:rsidRPr="00A902B2">
        <w:rPr>
          <w:rFonts w:cstheme="majorHAnsi"/>
          <w:iCs/>
          <w:lang w:val="es-MX"/>
        </w:rPr>
        <w:t>lo mismo que mayores valores de PCR</w:t>
      </w:r>
      <w:r w:rsidR="007323A1" w:rsidRPr="00A902B2">
        <w:rPr>
          <w:rFonts w:cstheme="majorHAnsi"/>
          <w:iCs/>
          <w:lang w:val="es-MX"/>
        </w:rPr>
        <w:t xml:space="preserve"> y de la </w:t>
      </w:r>
      <w:r w:rsidR="00D54888" w:rsidRPr="00A902B2">
        <w:rPr>
          <w:rFonts w:cstheme="majorHAnsi"/>
          <w:iCs/>
          <w:lang w:val="es-MX"/>
        </w:rPr>
        <w:t>media del conteo de leucocitos totales</w:t>
      </w:r>
      <w:r w:rsidR="00F4204E">
        <w:rPr>
          <w:rFonts w:cstheme="majorHAnsi"/>
          <w:iCs/>
          <w:lang w:val="es-MX"/>
        </w:rPr>
        <w:t>, aunque si</w:t>
      </w:r>
      <w:r w:rsidR="00377043">
        <w:rPr>
          <w:rFonts w:cstheme="majorHAnsi"/>
          <w:iCs/>
          <w:lang w:val="es-MX"/>
        </w:rPr>
        <w:t>n</w:t>
      </w:r>
      <w:r w:rsidR="00F4204E">
        <w:rPr>
          <w:rFonts w:cstheme="majorHAnsi"/>
          <w:iCs/>
          <w:lang w:val="es-MX"/>
        </w:rPr>
        <w:t xml:space="preserve"> diferencias estadísticamente </w:t>
      </w:r>
      <w:r w:rsidR="007323A1" w:rsidRPr="00A902B2">
        <w:rPr>
          <w:rFonts w:cstheme="majorHAnsi"/>
          <w:iCs/>
          <w:lang w:val="es-MX"/>
        </w:rPr>
        <w:t>significativ</w:t>
      </w:r>
      <w:r w:rsidR="00F4204E">
        <w:rPr>
          <w:rFonts w:cstheme="majorHAnsi"/>
          <w:iCs/>
          <w:lang w:val="es-MX"/>
        </w:rPr>
        <w:t>as. E</w:t>
      </w:r>
      <w:r w:rsidR="00D54888" w:rsidRPr="00A902B2">
        <w:rPr>
          <w:rFonts w:cstheme="majorHAnsi"/>
          <w:iCs/>
          <w:lang w:val="es-MX"/>
        </w:rPr>
        <w:t xml:space="preserve">l aislamiento microbiológico se hizo en </w:t>
      </w:r>
      <w:r w:rsidR="00F4204E" w:rsidRPr="00A902B2">
        <w:rPr>
          <w:rFonts w:cstheme="majorHAnsi"/>
          <w:iCs/>
          <w:lang w:val="es-MX"/>
        </w:rPr>
        <w:t>el</w:t>
      </w:r>
      <w:r w:rsidR="00D54888" w:rsidRPr="00A902B2">
        <w:rPr>
          <w:rFonts w:cstheme="majorHAnsi"/>
          <w:iCs/>
          <w:lang w:val="es-MX"/>
        </w:rPr>
        <w:t xml:space="preserve"> 58% de los casos (32 pacientes),</w:t>
      </w:r>
      <w:r w:rsidR="0002664E">
        <w:rPr>
          <w:rFonts w:cstheme="majorHAnsi"/>
          <w:iCs/>
          <w:lang w:val="es-MX"/>
        </w:rPr>
        <w:t xml:space="preserve"> sin aclarar </w:t>
      </w:r>
      <w:r w:rsidR="0002664E" w:rsidRPr="00A902B2">
        <w:rPr>
          <w:rFonts w:cstheme="majorHAnsi"/>
          <w:iCs/>
          <w:lang w:val="es-MX"/>
        </w:rPr>
        <w:t>cómo</w:t>
      </w:r>
      <w:r w:rsidR="00D54888" w:rsidRPr="00A902B2">
        <w:rPr>
          <w:rFonts w:cstheme="majorHAnsi"/>
          <w:iCs/>
          <w:lang w:val="es-MX"/>
        </w:rPr>
        <w:t xml:space="preserve"> se tom</w:t>
      </w:r>
      <w:r w:rsidR="007323A1" w:rsidRPr="00A902B2">
        <w:rPr>
          <w:rFonts w:cstheme="majorHAnsi"/>
          <w:iCs/>
          <w:lang w:val="es-MX"/>
        </w:rPr>
        <w:t>ó</w:t>
      </w:r>
      <w:r w:rsidR="00D54888" w:rsidRPr="00A902B2">
        <w:rPr>
          <w:rFonts w:cstheme="majorHAnsi"/>
          <w:iCs/>
          <w:lang w:val="es-MX"/>
        </w:rPr>
        <w:t xml:space="preserve"> la muestra para el </w:t>
      </w:r>
      <w:r w:rsidR="0002664E" w:rsidRPr="00A902B2">
        <w:rPr>
          <w:rFonts w:cstheme="majorHAnsi"/>
          <w:iCs/>
          <w:lang w:val="es-MX"/>
        </w:rPr>
        <w:t>cultivo, 48</w:t>
      </w:r>
      <w:r w:rsidR="00D54888" w:rsidRPr="00A902B2">
        <w:rPr>
          <w:rFonts w:cstheme="majorHAnsi"/>
          <w:iCs/>
          <w:lang w:val="es-MX"/>
        </w:rPr>
        <w:t xml:space="preserve"> pacientes requirieron </w:t>
      </w:r>
      <w:r w:rsidR="0002664E" w:rsidRPr="00A902B2">
        <w:rPr>
          <w:rFonts w:cstheme="majorHAnsi"/>
          <w:iCs/>
          <w:lang w:val="es-MX"/>
        </w:rPr>
        <w:t>cirugía</w:t>
      </w:r>
      <w:r w:rsidR="00D54888" w:rsidRPr="00A902B2">
        <w:rPr>
          <w:rFonts w:cstheme="majorHAnsi"/>
          <w:iCs/>
          <w:lang w:val="es-MX"/>
        </w:rPr>
        <w:t xml:space="preserve"> (27,9%) y el tiempo de hospitalización promedio fue de 14 </w:t>
      </w:r>
      <w:r w:rsidR="0002664E" w:rsidRPr="00A902B2">
        <w:rPr>
          <w:rFonts w:cstheme="majorHAnsi"/>
          <w:iCs/>
          <w:lang w:val="es-MX"/>
        </w:rPr>
        <w:t>días</w:t>
      </w:r>
      <w:r w:rsidR="00D54888" w:rsidRPr="00A902B2">
        <w:rPr>
          <w:rFonts w:cstheme="majorHAnsi"/>
          <w:iCs/>
          <w:lang w:val="es-MX"/>
        </w:rPr>
        <w:t xml:space="preserve"> para los pacientes con </w:t>
      </w:r>
      <w:r w:rsidR="007323A1" w:rsidRPr="00A902B2">
        <w:rPr>
          <w:rFonts w:cstheme="majorHAnsi"/>
          <w:iCs/>
          <w:lang w:val="es-MX"/>
        </w:rPr>
        <w:t>i</w:t>
      </w:r>
      <w:r w:rsidR="00D54888" w:rsidRPr="00A902B2">
        <w:rPr>
          <w:rFonts w:cstheme="majorHAnsi"/>
          <w:iCs/>
          <w:lang w:val="es-MX"/>
        </w:rPr>
        <w:t xml:space="preserve">nfección en comparación con 7 </w:t>
      </w:r>
      <w:r w:rsidR="0002664E" w:rsidRPr="00A902B2">
        <w:rPr>
          <w:rFonts w:cstheme="majorHAnsi"/>
          <w:iCs/>
          <w:lang w:val="es-MX"/>
        </w:rPr>
        <w:t>días</w:t>
      </w:r>
      <w:r w:rsidR="00D54888" w:rsidRPr="00A902B2">
        <w:rPr>
          <w:rFonts w:cstheme="majorHAnsi"/>
          <w:iCs/>
          <w:lang w:val="es-MX"/>
        </w:rPr>
        <w:t xml:space="preserve"> en los pacientes sin infección. Los autores consideraron el empeoramiento de los signos locales como criterio </w:t>
      </w:r>
      <w:r w:rsidR="0002664E" w:rsidRPr="00A902B2">
        <w:rPr>
          <w:rFonts w:cstheme="majorHAnsi"/>
          <w:iCs/>
          <w:lang w:val="es-MX"/>
        </w:rPr>
        <w:t>clínico</w:t>
      </w:r>
      <w:r w:rsidR="00D54888" w:rsidRPr="00A902B2">
        <w:rPr>
          <w:rFonts w:cstheme="majorHAnsi"/>
          <w:iCs/>
          <w:lang w:val="es-MX"/>
        </w:rPr>
        <w:t xml:space="preserve"> para </w:t>
      </w:r>
      <w:r w:rsidR="007323A1" w:rsidRPr="00A902B2">
        <w:rPr>
          <w:rFonts w:cstheme="majorHAnsi"/>
          <w:iCs/>
          <w:lang w:val="es-MX"/>
        </w:rPr>
        <w:t xml:space="preserve">definir </w:t>
      </w:r>
      <w:r w:rsidR="00D54888" w:rsidRPr="00A902B2">
        <w:rPr>
          <w:rFonts w:cstheme="majorHAnsi"/>
          <w:iCs/>
          <w:lang w:val="es-MX"/>
        </w:rPr>
        <w:t xml:space="preserve">el inicio de la infección y </w:t>
      </w:r>
      <w:r w:rsidR="0026400B">
        <w:rPr>
          <w:rFonts w:cstheme="majorHAnsi"/>
          <w:iCs/>
          <w:lang w:val="es-MX"/>
        </w:rPr>
        <w:t xml:space="preserve">reconcen </w:t>
      </w:r>
      <w:r w:rsidR="00D54888" w:rsidRPr="00A902B2">
        <w:rPr>
          <w:rFonts w:cstheme="majorHAnsi"/>
          <w:iCs/>
          <w:lang w:val="es-MX"/>
        </w:rPr>
        <w:t xml:space="preserve">la necesidad de </w:t>
      </w:r>
      <w:r w:rsidR="007323A1" w:rsidRPr="00A902B2">
        <w:rPr>
          <w:rFonts w:cstheme="majorHAnsi"/>
          <w:iCs/>
          <w:lang w:val="es-MX"/>
        </w:rPr>
        <w:t xml:space="preserve">que exista </w:t>
      </w:r>
      <w:r w:rsidR="00D54888" w:rsidRPr="00A902B2">
        <w:rPr>
          <w:rFonts w:cstheme="majorHAnsi"/>
          <w:iCs/>
          <w:lang w:val="es-MX"/>
        </w:rPr>
        <w:t>un set de criterios para el diagnóstico de la IPTB en MS</w:t>
      </w:r>
      <w:r w:rsidR="007323A1" w:rsidRPr="00A902B2">
        <w:rPr>
          <w:rFonts w:cstheme="majorHAnsi"/>
          <w:iCs/>
          <w:lang w:val="es-MX"/>
        </w:rPr>
        <w:t>. Si</w:t>
      </w:r>
      <w:r w:rsidR="00D54888" w:rsidRPr="00A902B2">
        <w:rPr>
          <w:rFonts w:cstheme="majorHAnsi"/>
          <w:iCs/>
          <w:lang w:val="es-MX"/>
        </w:rPr>
        <w:t xml:space="preserve"> bien el cultivo permite documentar la infección, este no siempre está disponi</w:t>
      </w:r>
      <w:r w:rsidR="0042405A" w:rsidRPr="00A902B2">
        <w:rPr>
          <w:rFonts w:cstheme="majorHAnsi"/>
          <w:iCs/>
          <w:lang w:val="es-MX"/>
        </w:rPr>
        <w:t>b</w:t>
      </w:r>
      <w:r w:rsidR="00D54888" w:rsidRPr="00A902B2">
        <w:rPr>
          <w:rFonts w:cstheme="majorHAnsi"/>
          <w:iCs/>
          <w:lang w:val="es-MX"/>
        </w:rPr>
        <w:t xml:space="preserve">le </w:t>
      </w:r>
      <w:r w:rsidR="0042405A" w:rsidRPr="00A902B2">
        <w:rPr>
          <w:rFonts w:cstheme="majorHAnsi"/>
          <w:iCs/>
          <w:lang w:val="es-MX"/>
        </w:rPr>
        <w:t xml:space="preserve">y </w:t>
      </w:r>
      <w:r w:rsidR="00D54888" w:rsidRPr="00A902B2">
        <w:rPr>
          <w:rFonts w:cstheme="majorHAnsi"/>
          <w:iCs/>
          <w:lang w:val="es-MX"/>
        </w:rPr>
        <w:t>si el pacie</w:t>
      </w:r>
      <w:r w:rsidR="0042405A" w:rsidRPr="00A902B2">
        <w:rPr>
          <w:rFonts w:cstheme="majorHAnsi"/>
          <w:iCs/>
          <w:lang w:val="es-MX"/>
        </w:rPr>
        <w:t xml:space="preserve">nte </w:t>
      </w:r>
      <w:r w:rsidR="00D54888" w:rsidRPr="00A902B2">
        <w:rPr>
          <w:rFonts w:cstheme="majorHAnsi"/>
          <w:iCs/>
          <w:lang w:val="es-MX"/>
        </w:rPr>
        <w:t>previamente ha recibido antibióticos</w:t>
      </w:r>
      <w:r w:rsidR="00BF5FF8">
        <w:rPr>
          <w:rFonts w:cstheme="majorHAnsi"/>
          <w:iCs/>
          <w:lang w:val="es-MX"/>
        </w:rPr>
        <w:t xml:space="preserve"> </w:t>
      </w:r>
      <w:r w:rsidR="00BF5FF8" w:rsidRPr="00A902B2">
        <w:rPr>
          <w:rFonts w:cstheme="majorHAnsi"/>
          <w:iCs/>
          <w:lang w:val="es-MX"/>
        </w:rPr>
        <w:t xml:space="preserve">su resultado puede </w:t>
      </w:r>
      <w:r w:rsidR="00BF5FF8">
        <w:rPr>
          <w:rFonts w:cstheme="majorHAnsi"/>
          <w:iCs/>
          <w:lang w:val="es-MX"/>
        </w:rPr>
        <w:t>ser</w:t>
      </w:r>
      <w:r w:rsidR="00BF5FF8" w:rsidRPr="00A902B2">
        <w:rPr>
          <w:rFonts w:cstheme="majorHAnsi"/>
          <w:iCs/>
          <w:lang w:val="es-MX"/>
        </w:rPr>
        <w:t xml:space="preserve"> </w:t>
      </w:r>
      <w:r w:rsidR="00BF5FF8">
        <w:rPr>
          <w:rFonts w:cstheme="majorHAnsi"/>
          <w:iCs/>
          <w:lang w:val="es-MX"/>
        </w:rPr>
        <w:t>negativo</w:t>
      </w:r>
      <w:r w:rsidR="00D54888" w:rsidRPr="00A902B2">
        <w:rPr>
          <w:rFonts w:cstheme="majorHAnsi"/>
          <w:iCs/>
          <w:lang w:val="es-MX"/>
        </w:rPr>
        <w:t>.</w:t>
      </w:r>
    </w:p>
    <w:p w14:paraId="536213F1" w14:textId="77777777" w:rsidR="0042405A" w:rsidRPr="00A902B2" w:rsidRDefault="0042405A" w:rsidP="001216CE">
      <w:pPr>
        <w:jc w:val="both"/>
        <w:rPr>
          <w:rFonts w:cstheme="majorHAnsi"/>
          <w:iCs/>
          <w:lang w:val="es-MX"/>
        </w:rPr>
      </w:pPr>
    </w:p>
    <w:p w14:paraId="67752053" w14:textId="08C3F48D" w:rsidR="0042405A" w:rsidRPr="00A902B2" w:rsidRDefault="00C45B91" w:rsidP="001216CE">
      <w:pPr>
        <w:jc w:val="both"/>
        <w:rPr>
          <w:rFonts w:cstheme="majorHAnsi"/>
          <w:iCs/>
        </w:rPr>
      </w:pPr>
      <w:r w:rsidRPr="00A902B2">
        <w:rPr>
          <w:rFonts w:cstheme="majorHAnsi"/>
          <w:iCs/>
        </w:rPr>
        <w:t xml:space="preserve">Saborío y cols </w:t>
      </w:r>
      <w:sdt>
        <w:sdtPr>
          <w:rPr>
            <w:rFonts w:cstheme="majorHAnsi"/>
            <w:iCs/>
            <w:color w:val="000000"/>
          </w:rPr>
          <w:tag w:val="MENDELEY_CITATION_v3_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"/>
          <w:id w:val="-887024126"/>
          <w:placeholder>
            <w:docPart w:val="DefaultPlaceholder_-1854013440"/>
          </w:placeholder>
        </w:sdtPr>
        <w:sdtEndPr>
          <w:rPr>
            <w:iCs w:val="0"/>
          </w:rPr>
        </w:sdtEndPr>
        <w:sdtContent>
          <w:ins w:id="224" w:author="Ama de Berrio" w:date="2024-06-25T17:54:00Z">
            <w:r w:rsidR="003323D6" w:rsidRPr="003323D6">
              <w:rPr>
                <w:rFonts w:cstheme="majorHAnsi"/>
                <w:color w:val="000000"/>
              </w:rPr>
              <w:t>(74)</w:t>
            </w:r>
          </w:ins>
          <w:del w:id="225" w:author="Ama de Berrio" w:date="2024-06-25T17:54:00Z">
            <w:r w:rsidR="002E67C7" w:rsidRPr="003323D6" w:rsidDel="003323D6">
              <w:rPr>
                <w:rFonts w:cstheme="majorHAnsi"/>
                <w:color w:val="000000"/>
              </w:rPr>
              <w:delText>(74)</w:delText>
            </w:r>
          </w:del>
        </w:sdtContent>
      </w:sdt>
      <w:r w:rsidR="0042405A" w:rsidRPr="00A902B2">
        <w:rPr>
          <w:rFonts w:cstheme="majorHAnsi"/>
          <w:iCs/>
        </w:rPr>
        <w:t>, en un estudio retrospectivo realizado en Costa Rica, analizaron 80 casos de niños con MS</w:t>
      </w:r>
      <w:r w:rsidR="0002664E">
        <w:rPr>
          <w:rFonts w:cstheme="majorHAnsi"/>
          <w:iCs/>
        </w:rPr>
        <w:t xml:space="preserve"> e</w:t>
      </w:r>
      <w:r w:rsidR="0042405A" w:rsidRPr="00A902B2">
        <w:rPr>
          <w:rFonts w:cstheme="majorHAnsi"/>
          <w:iCs/>
        </w:rPr>
        <w:t xml:space="preserve"> identificaron que en el 58,4% de los casos la serpiente responsable fue una víbora. Se presentaron abscesos en el 11,25% y necrosis en el 10% de los casos. Como factores de riesgo para el desarrollo de abscesos encontraron: el bajo peso, las mordeduras ubicadas en la parte proximal de las extremidades, el tiempo de protrombina &lt;2%, fibrinógeno &lt;100 g/dl y los envenenamientos moderados y graves. La presencia de dos o más factores de riesgo </w:t>
      </w:r>
      <w:r w:rsidR="001E0732">
        <w:rPr>
          <w:rFonts w:cstheme="majorHAnsi"/>
          <w:iCs/>
        </w:rPr>
        <w:t>mostró</w:t>
      </w:r>
      <w:r w:rsidR="0042405A" w:rsidRPr="00A902B2">
        <w:rPr>
          <w:rFonts w:cstheme="majorHAnsi"/>
          <w:iCs/>
        </w:rPr>
        <w:t xml:space="preserve"> una sensibilidad de 100% y una especificidad de 67% en los pacientes con absceso</w:t>
      </w:r>
      <w:r w:rsidR="001E0732">
        <w:rPr>
          <w:rFonts w:cstheme="majorHAnsi"/>
          <w:iCs/>
        </w:rPr>
        <w:t>,</w:t>
      </w:r>
      <w:r w:rsidR="0042405A" w:rsidRPr="00A902B2">
        <w:rPr>
          <w:rFonts w:cstheme="majorHAnsi"/>
          <w:iCs/>
        </w:rPr>
        <w:t xml:space="preserve"> y una sensibilidad de 87% con una especificidad de 88% en los pacientes con necrosis</w:t>
      </w:r>
      <w:r w:rsidR="001E0732">
        <w:rPr>
          <w:rFonts w:cstheme="majorHAnsi"/>
          <w:iCs/>
        </w:rPr>
        <w:t>. E</w:t>
      </w:r>
      <w:r w:rsidR="0042405A" w:rsidRPr="00A902B2">
        <w:rPr>
          <w:rFonts w:cstheme="majorHAnsi"/>
          <w:iCs/>
        </w:rPr>
        <w:t xml:space="preserve">l diagnóstico de la infección se hizo con parámetros clínicos y en ningún caso se tomaron muestras </w:t>
      </w:r>
      <w:r w:rsidR="00BF5FF8" w:rsidRPr="00A902B2">
        <w:rPr>
          <w:rFonts w:cstheme="majorHAnsi"/>
          <w:iCs/>
        </w:rPr>
        <w:t xml:space="preserve">de los abscesos </w:t>
      </w:r>
      <w:r w:rsidR="0042405A" w:rsidRPr="00A902B2">
        <w:rPr>
          <w:rFonts w:cstheme="majorHAnsi"/>
          <w:iCs/>
        </w:rPr>
        <w:t>para el cultivo</w:t>
      </w:r>
      <w:r w:rsidR="00BF5FF8">
        <w:rPr>
          <w:rFonts w:cstheme="majorHAnsi"/>
          <w:iCs/>
        </w:rPr>
        <w:t xml:space="preserve"> microbiológico</w:t>
      </w:r>
      <w:r w:rsidR="0042405A" w:rsidRPr="00A902B2">
        <w:rPr>
          <w:rFonts w:cstheme="majorHAnsi"/>
          <w:iCs/>
        </w:rPr>
        <w:t>.</w:t>
      </w:r>
    </w:p>
    <w:p w14:paraId="21D28D86" w14:textId="77777777" w:rsidR="0042405A" w:rsidRPr="00A902B2" w:rsidRDefault="0042405A" w:rsidP="001216CE">
      <w:pPr>
        <w:jc w:val="both"/>
        <w:rPr>
          <w:rFonts w:cstheme="majorHAnsi"/>
          <w:iCs/>
        </w:rPr>
      </w:pPr>
    </w:p>
    <w:p w14:paraId="475A48F8" w14:textId="7074C85A" w:rsidR="00C45B91" w:rsidRPr="00A902B2" w:rsidRDefault="001E0732" w:rsidP="001216CE">
      <w:pPr>
        <w:jc w:val="both"/>
        <w:rPr>
          <w:rFonts w:cstheme="majorHAnsi"/>
          <w:iCs/>
        </w:rPr>
      </w:pPr>
      <w:r>
        <w:rPr>
          <w:rFonts w:cstheme="majorHAnsi"/>
          <w:iCs/>
        </w:rPr>
        <w:t>U</w:t>
      </w:r>
      <w:r w:rsidR="00F81B7D" w:rsidRPr="00A902B2">
        <w:rPr>
          <w:rFonts w:cstheme="majorHAnsi"/>
          <w:iCs/>
        </w:rPr>
        <w:t xml:space="preserve">n ensayo clínico realizado en Brasil por </w:t>
      </w:r>
      <w:r w:rsidR="00F81B7D" w:rsidRPr="00A902B2">
        <w:rPr>
          <w:rFonts w:cstheme="majorHAnsi"/>
          <w:noProof/>
          <w:lang w:val="es-ES_tradnl"/>
        </w:rPr>
        <w:t>Sachett</w:t>
      </w:r>
      <w:r w:rsidR="00F81B7D" w:rsidRPr="00A902B2">
        <w:rPr>
          <w:rFonts w:cstheme="majorHAnsi"/>
          <w:iCs/>
        </w:rPr>
        <w:t xml:space="preserve"> y cols </w:t>
      </w:r>
      <w:sdt>
        <w:sdtPr>
          <w:rPr>
            <w:rFonts w:cstheme="majorHAnsi"/>
            <w:iCs/>
            <w:color w:val="000000"/>
          </w:rPr>
          <w:tag w:val="MENDELEY_CITATION_v3_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"/>
          <w:id w:val="-1366977685"/>
          <w:placeholder>
            <w:docPart w:val="DefaultPlaceholder_-1854013440"/>
          </w:placeholder>
        </w:sdtPr>
        <w:sdtEndPr>
          <w:rPr>
            <w:iCs w:val="0"/>
          </w:rPr>
        </w:sdtEndPr>
        <w:sdtContent>
          <w:ins w:id="226" w:author="Ama de Berrio" w:date="2024-06-25T17:54:00Z">
            <w:r w:rsidR="003323D6" w:rsidRPr="003323D6">
              <w:rPr>
                <w:rFonts w:cstheme="majorHAnsi"/>
                <w:color w:val="000000"/>
              </w:rPr>
              <w:t>(18)</w:t>
            </w:r>
          </w:ins>
          <w:del w:id="227" w:author="Ama de Berrio" w:date="2024-06-25T17:54:00Z">
            <w:r w:rsidR="00B47273" w:rsidRPr="003323D6" w:rsidDel="003323D6">
              <w:rPr>
                <w:rFonts w:cstheme="majorHAnsi"/>
                <w:color w:val="000000"/>
              </w:rPr>
              <w:delText>(18)</w:delText>
            </w:r>
          </w:del>
        </w:sdtContent>
      </w:sdt>
      <w:r w:rsidR="00C45B91" w:rsidRPr="00A902B2">
        <w:rPr>
          <w:rFonts w:cstheme="majorHAnsi"/>
          <w:iCs/>
        </w:rPr>
        <w:t xml:space="preserve"> </w:t>
      </w:r>
      <w:r w:rsidR="00BF5FF8">
        <w:rPr>
          <w:rFonts w:cstheme="majorHAnsi"/>
          <w:iCs/>
        </w:rPr>
        <w:t xml:space="preserve">que </w:t>
      </w:r>
      <w:r w:rsidR="00EF4C67" w:rsidRPr="00A902B2">
        <w:rPr>
          <w:rFonts w:cstheme="majorHAnsi"/>
          <w:iCs/>
        </w:rPr>
        <w:t xml:space="preserve">compara la eficacia de </w:t>
      </w:r>
      <w:r>
        <w:rPr>
          <w:rFonts w:cstheme="majorHAnsi"/>
          <w:iCs/>
        </w:rPr>
        <w:t xml:space="preserve">los </w:t>
      </w:r>
      <w:r w:rsidR="00EF4C67" w:rsidRPr="00A902B2">
        <w:rPr>
          <w:rFonts w:cstheme="majorHAnsi"/>
          <w:iCs/>
        </w:rPr>
        <w:t xml:space="preserve">antibióticos contra placebo para prevenir el desarrollo de IPTB, analizó a 345 </w:t>
      </w:r>
      <w:r w:rsidR="00BF5FF8" w:rsidRPr="00A902B2">
        <w:rPr>
          <w:rFonts w:cstheme="majorHAnsi"/>
          <w:iCs/>
        </w:rPr>
        <w:t>p</w:t>
      </w:r>
      <w:r w:rsidR="00BF5FF8">
        <w:rPr>
          <w:rFonts w:cstheme="majorHAnsi"/>
          <w:iCs/>
        </w:rPr>
        <w:t>ersonas</w:t>
      </w:r>
      <w:r w:rsidR="00BF5FF8" w:rsidRPr="00A902B2">
        <w:rPr>
          <w:rFonts w:cstheme="majorHAnsi"/>
          <w:iCs/>
        </w:rPr>
        <w:t xml:space="preserve"> </w:t>
      </w:r>
      <w:r w:rsidR="00EF4C67" w:rsidRPr="00A902B2">
        <w:rPr>
          <w:rFonts w:cstheme="majorHAnsi"/>
          <w:iCs/>
        </w:rPr>
        <w:t xml:space="preserve">con </w:t>
      </w:r>
      <w:r w:rsidR="00BF5FF8">
        <w:rPr>
          <w:rFonts w:cstheme="majorHAnsi"/>
          <w:iCs/>
        </w:rPr>
        <w:t>AOB</w:t>
      </w:r>
      <w:r>
        <w:rPr>
          <w:rFonts w:cstheme="majorHAnsi"/>
          <w:iCs/>
        </w:rPr>
        <w:t>,</w:t>
      </w:r>
      <w:r w:rsidR="00EF4C67" w:rsidRPr="00A902B2">
        <w:rPr>
          <w:rFonts w:cstheme="majorHAnsi"/>
          <w:iCs/>
        </w:rPr>
        <w:t xml:space="preserve"> </w:t>
      </w:r>
      <w:r w:rsidR="00BF5FF8">
        <w:rPr>
          <w:rFonts w:cstheme="majorHAnsi"/>
          <w:iCs/>
        </w:rPr>
        <w:t>el</w:t>
      </w:r>
      <w:r w:rsidR="00BF5FF8" w:rsidRPr="00A902B2">
        <w:rPr>
          <w:rFonts w:cstheme="majorHAnsi"/>
          <w:iCs/>
        </w:rPr>
        <w:t xml:space="preserve"> </w:t>
      </w:r>
      <w:r w:rsidR="00EF4C67" w:rsidRPr="00A902B2">
        <w:rPr>
          <w:rFonts w:cstheme="majorHAnsi"/>
          <w:iCs/>
        </w:rPr>
        <w:t xml:space="preserve">cual se confirmó por inmunoensayo en el 100% de los participantes. La infección se desarrolló en el 35% de los pacientes del grupo de intervención y en el 44% del grupo de placebo. </w:t>
      </w:r>
      <w:r w:rsidR="00BF5FF8">
        <w:rPr>
          <w:rFonts w:cstheme="majorHAnsi"/>
          <w:iCs/>
        </w:rPr>
        <w:t>La</w:t>
      </w:r>
      <w:r w:rsidR="00BF5FF8" w:rsidRPr="00A902B2">
        <w:rPr>
          <w:rFonts w:cstheme="majorHAnsi"/>
          <w:iCs/>
        </w:rPr>
        <w:t xml:space="preserve"> </w:t>
      </w:r>
      <w:r w:rsidR="00EF4C67" w:rsidRPr="00A902B2">
        <w:rPr>
          <w:rFonts w:cstheme="majorHAnsi"/>
          <w:iCs/>
        </w:rPr>
        <w:t>investigación encontró que un fibrinógeno &gt;</w:t>
      </w:r>
      <w:r>
        <w:rPr>
          <w:rFonts w:cstheme="majorHAnsi"/>
          <w:iCs/>
        </w:rPr>
        <w:t xml:space="preserve"> </w:t>
      </w:r>
      <w:r w:rsidR="00EF4C67" w:rsidRPr="00A902B2">
        <w:rPr>
          <w:rFonts w:cstheme="majorHAnsi"/>
          <w:iCs/>
        </w:rPr>
        <w:t>400 mg/</w:t>
      </w:r>
      <w:proofErr w:type="spellStart"/>
      <w:r w:rsidR="00EF4C67" w:rsidRPr="00A902B2">
        <w:rPr>
          <w:rFonts w:cstheme="majorHAnsi"/>
          <w:iCs/>
        </w:rPr>
        <w:t>dL</w:t>
      </w:r>
      <w:proofErr w:type="spellEnd"/>
      <w:r w:rsidR="00EF4C67" w:rsidRPr="00A902B2">
        <w:rPr>
          <w:rFonts w:cstheme="majorHAnsi"/>
          <w:iCs/>
        </w:rPr>
        <w:t xml:space="preserve"> (OR = 4.78</w:t>
      </w:r>
      <w:r>
        <w:rPr>
          <w:rFonts w:cstheme="majorHAnsi"/>
          <w:iCs/>
        </w:rPr>
        <w:t xml:space="preserve">; </w:t>
      </w:r>
      <w:r w:rsidR="00EF4C67" w:rsidRPr="00A902B2">
        <w:rPr>
          <w:rFonts w:cstheme="majorHAnsi"/>
          <w:iCs/>
        </w:rPr>
        <w:t>95%CI = 2.17- 10.55; p&lt;0.001), la PCR &gt;</w:t>
      </w:r>
      <w:r>
        <w:rPr>
          <w:rFonts w:cstheme="majorHAnsi"/>
          <w:iCs/>
        </w:rPr>
        <w:t xml:space="preserve"> </w:t>
      </w:r>
      <w:r w:rsidR="00EF4C67" w:rsidRPr="00A902B2">
        <w:rPr>
          <w:rFonts w:cstheme="majorHAnsi"/>
          <w:iCs/>
        </w:rPr>
        <w:t xml:space="preserve">6.5 mg/L </w:t>
      </w:r>
      <w:r>
        <w:rPr>
          <w:rFonts w:cstheme="majorHAnsi"/>
          <w:iCs/>
        </w:rPr>
        <w:t>(</w:t>
      </w:r>
      <w:r w:rsidR="00EF4C67" w:rsidRPr="00A902B2">
        <w:rPr>
          <w:rFonts w:cstheme="majorHAnsi"/>
          <w:iCs/>
        </w:rPr>
        <w:t>OR = 2.98</w:t>
      </w:r>
      <w:r>
        <w:rPr>
          <w:rFonts w:cstheme="majorHAnsi"/>
          <w:iCs/>
        </w:rPr>
        <w:t xml:space="preserve">; </w:t>
      </w:r>
      <w:r w:rsidR="00EF4C67" w:rsidRPr="00A902B2">
        <w:rPr>
          <w:rFonts w:cstheme="majorHAnsi"/>
          <w:iCs/>
        </w:rPr>
        <w:t xml:space="preserve">95%CI = 1.40 - 6.35; p = 0.005), el dolor moderado </w:t>
      </w:r>
      <w:r>
        <w:rPr>
          <w:rFonts w:cstheme="majorHAnsi"/>
          <w:iCs/>
        </w:rPr>
        <w:t>(</w:t>
      </w:r>
      <w:r w:rsidR="00EF4C67" w:rsidRPr="00A902B2">
        <w:rPr>
          <w:rFonts w:cstheme="majorHAnsi"/>
          <w:iCs/>
        </w:rPr>
        <w:t>OR = 24.3</w:t>
      </w:r>
      <w:r>
        <w:rPr>
          <w:rFonts w:cstheme="majorHAnsi"/>
          <w:iCs/>
        </w:rPr>
        <w:t xml:space="preserve">; </w:t>
      </w:r>
      <w:r w:rsidR="00EF4C67" w:rsidRPr="00A902B2">
        <w:rPr>
          <w:rFonts w:cstheme="majorHAnsi"/>
          <w:iCs/>
        </w:rPr>
        <w:t>95%CI = 4.69 - 125.84; p&lt;0.001), la ALT</w:t>
      </w:r>
      <w:r>
        <w:rPr>
          <w:rFonts w:cstheme="majorHAnsi"/>
          <w:iCs/>
        </w:rPr>
        <w:t xml:space="preserve"> </w:t>
      </w:r>
      <w:r w:rsidR="00EF4C67" w:rsidRPr="00A902B2">
        <w:rPr>
          <w:rFonts w:cstheme="majorHAnsi"/>
          <w:iCs/>
        </w:rPr>
        <w:t>&gt;</w:t>
      </w:r>
      <w:r>
        <w:rPr>
          <w:rFonts w:cstheme="majorHAnsi"/>
          <w:iCs/>
        </w:rPr>
        <w:t xml:space="preserve"> </w:t>
      </w:r>
      <w:r w:rsidR="00EF4C67" w:rsidRPr="00A902B2">
        <w:rPr>
          <w:rFonts w:cstheme="majorHAnsi"/>
          <w:iCs/>
        </w:rPr>
        <w:t>44 IU/L</w:t>
      </w:r>
      <w:r w:rsidR="00EF4C67" w:rsidRPr="00A902B2">
        <w:rPr>
          <w:rFonts w:cstheme="majorHAnsi"/>
        </w:rPr>
        <w:t xml:space="preserve"> </w:t>
      </w:r>
      <w:r>
        <w:rPr>
          <w:rFonts w:cstheme="majorHAnsi"/>
        </w:rPr>
        <w:t>(</w:t>
      </w:r>
      <w:r w:rsidR="00EF4C67" w:rsidRPr="00A902B2">
        <w:rPr>
          <w:rFonts w:cstheme="majorHAnsi"/>
          <w:iCs/>
        </w:rPr>
        <w:t>OR = 2.52</w:t>
      </w:r>
      <w:r>
        <w:rPr>
          <w:rFonts w:cstheme="majorHAnsi"/>
          <w:iCs/>
        </w:rPr>
        <w:t xml:space="preserve">; </w:t>
      </w:r>
      <w:r w:rsidR="00EF4C67" w:rsidRPr="00A902B2">
        <w:rPr>
          <w:rFonts w:cstheme="majorHAnsi"/>
          <w:iCs/>
        </w:rPr>
        <w:t xml:space="preserve">95%CI = </w:t>
      </w:r>
      <w:r w:rsidR="00EF4C67" w:rsidRPr="00A902B2">
        <w:rPr>
          <w:rFonts w:cstheme="majorHAnsi"/>
          <w:iCs/>
        </w:rPr>
        <w:lastRenderedPageBreak/>
        <w:t>1.06 - 5.98; p = 0.037) y el grado de envenenamiento moderado</w:t>
      </w:r>
      <w:r>
        <w:rPr>
          <w:rFonts w:cstheme="majorHAnsi"/>
          <w:iCs/>
        </w:rPr>
        <w:t xml:space="preserve"> (</w:t>
      </w:r>
      <w:r w:rsidR="00EF4C67" w:rsidRPr="00A902B2">
        <w:rPr>
          <w:rFonts w:cstheme="majorHAnsi"/>
          <w:iCs/>
        </w:rPr>
        <w:t>OR = 2.43</w:t>
      </w:r>
      <w:r w:rsidR="00135FBD">
        <w:rPr>
          <w:rFonts w:cstheme="majorHAnsi"/>
          <w:iCs/>
        </w:rPr>
        <w:t>;</w:t>
      </w:r>
      <w:r w:rsidR="00EF4C67" w:rsidRPr="00A902B2">
        <w:rPr>
          <w:rFonts w:cstheme="majorHAnsi"/>
          <w:iCs/>
        </w:rPr>
        <w:t xml:space="preserve"> 95%CI = 1.07 - 5.50; p = 0.034),</w:t>
      </w:r>
      <w:r w:rsidR="00BF5FF8">
        <w:rPr>
          <w:rFonts w:cstheme="majorHAnsi"/>
          <w:iCs/>
        </w:rPr>
        <w:t xml:space="preserve"> </w:t>
      </w:r>
      <w:r w:rsidR="00EF4C67" w:rsidRPr="00A902B2">
        <w:rPr>
          <w:rFonts w:cstheme="majorHAnsi"/>
          <w:iCs/>
        </w:rPr>
        <w:t>se asociaron de manera independiente con el desarrollo de IPTB. En este estudio el diagnóstico de la IPTB fue clínico y solo se tomó muestra para cultivo cuando se detectó la presencia ecográfica de abscesos.</w:t>
      </w:r>
    </w:p>
    <w:p w14:paraId="6DAE2BB5" w14:textId="77777777" w:rsidR="00C45B91" w:rsidRPr="00A902B2" w:rsidRDefault="00C45B91" w:rsidP="00C60759">
      <w:pPr>
        <w:jc w:val="both"/>
        <w:rPr>
          <w:rFonts w:cstheme="majorHAnsi"/>
          <w:iCs/>
        </w:rPr>
      </w:pPr>
    </w:p>
    <w:p w14:paraId="76F73999" w14:textId="77777777" w:rsidR="00C45B91" w:rsidRPr="00A902B2" w:rsidRDefault="00C45B91" w:rsidP="000E0CF0">
      <w:pPr>
        <w:pStyle w:val="Ttulo2"/>
      </w:pPr>
      <w:bookmarkStart w:id="228" w:name="_Toc163663843"/>
      <w:r w:rsidRPr="00A902B2">
        <w:t>MODELOS DIAGNÓSTICOS EN IPTB NO RELACIONADAS CON MS.</w:t>
      </w:r>
      <w:bookmarkEnd w:id="228"/>
    </w:p>
    <w:p w14:paraId="0569ACD4" w14:textId="77777777" w:rsidR="00C45B91" w:rsidRPr="00A902B2" w:rsidRDefault="00C45B91" w:rsidP="00416E4A">
      <w:pPr>
        <w:jc w:val="both"/>
        <w:rPr>
          <w:rFonts w:cstheme="majorHAnsi"/>
        </w:rPr>
      </w:pPr>
    </w:p>
    <w:p w14:paraId="4217F970" w14:textId="477ACC22" w:rsidR="00C45B91" w:rsidRPr="00A902B2" w:rsidRDefault="00C45B91" w:rsidP="00416E4A">
      <w:pPr>
        <w:jc w:val="both"/>
        <w:rPr>
          <w:rFonts w:cstheme="majorHAnsi"/>
        </w:rPr>
      </w:pPr>
      <w:r w:rsidRPr="00A902B2">
        <w:rPr>
          <w:rFonts w:cstheme="majorHAnsi"/>
        </w:rPr>
        <w:t>Muchas condiciones clínicas carecen de patrones de referencia para su diagnóstico y las IPTB no son ajenas a esta situación. Por lo que en los últimos años se han desarrollado diversas metodologías con el objetivo de aproximarse con la máxima certeza posible a su diagnóstico.</w:t>
      </w:r>
    </w:p>
    <w:p w14:paraId="2CC90EE9" w14:textId="77777777" w:rsidR="00C45B91" w:rsidRPr="00A902B2" w:rsidRDefault="00C45B91" w:rsidP="00416E4A">
      <w:pPr>
        <w:jc w:val="both"/>
        <w:rPr>
          <w:rFonts w:cstheme="majorHAnsi"/>
        </w:rPr>
      </w:pPr>
    </w:p>
    <w:p w14:paraId="384DD697" w14:textId="5FC47EE1" w:rsidR="00C45B91" w:rsidRDefault="00C45B91" w:rsidP="009441FF">
      <w:pPr>
        <w:jc w:val="both"/>
        <w:rPr>
          <w:rFonts w:cstheme="majorHAnsi"/>
        </w:rPr>
      </w:pPr>
      <w:r w:rsidRPr="00A902B2">
        <w:rPr>
          <w:rFonts w:cstheme="majorHAnsi"/>
        </w:rPr>
        <w:t>La clasificación de Dundee</w:t>
      </w:r>
      <w:sdt>
        <w:sdtPr>
          <w:rPr>
            <w:rFonts w:cstheme="majorHAnsi"/>
            <w:color w:val="000000"/>
          </w:rPr>
          <w:tag w:val="MENDELEY_CITATION_v3_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"/>
          <w:id w:val="1881822208"/>
          <w:placeholder>
            <w:docPart w:val="DefaultPlaceholder_-1854013440"/>
          </w:placeholder>
        </w:sdtPr>
        <w:sdtContent>
          <w:ins w:id="229" w:author="Ama de Berrio" w:date="2024-06-25T17:54:00Z">
            <w:r w:rsidR="003323D6" w:rsidRPr="003323D6">
              <w:rPr>
                <w:rFonts w:cstheme="majorHAnsi"/>
                <w:color w:val="000000"/>
              </w:rPr>
              <w:t>(75)</w:t>
            </w:r>
          </w:ins>
          <w:del w:id="230" w:author="Ama de Berrio" w:date="2024-06-25T17:54:00Z">
            <w:r w:rsidR="002E67C7" w:rsidRPr="003323D6" w:rsidDel="003323D6">
              <w:rPr>
                <w:rFonts w:cstheme="majorHAnsi"/>
                <w:color w:val="000000"/>
              </w:rPr>
              <w:delText>(75)</w:delText>
            </w:r>
          </w:del>
        </w:sdtContent>
      </w:sdt>
      <w:r w:rsidRPr="00A902B2">
        <w:rPr>
          <w:rFonts w:cstheme="majorHAnsi"/>
        </w:rPr>
        <w:t xml:space="preserve"> clasifica la gravedad de las celulitis y otras IPTB, con el fin de optimizar su tratamiento y los desenlaces clínicos. Utiliza parámetros clínicos, paraclínicos y se bas</w:t>
      </w:r>
      <w:r w:rsidR="00BF5FF8">
        <w:rPr>
          <w:rFonts w:cstheme="majorHAnsi"/>
        </w:rPr>
        <w:t>a</w:t>
      </w:r>
      <w:r w:rsidRPr="00A902B2">
        <w:rPr>
          <w:rFonts w:cstheme="majorHAnsi"/>
        </w:rPr>
        <w:t xml:space="preserve"> a su vez en la clasificación de </w:t>
      </w:r>
      <w:proofErr w:type="spellStart"/>
      <w:r w:rsidRPr="00A902B2">
        <w:rPr>
          <w:rFonts w:cstheme="majorHAnsi"/>
        </w:rPr>
        <w:t>Eron</w:t>
      </w:r>
      <w:proofErr w:type="spellEnd"/>
      <w:r w:rsidRPr="00A902B2">
        <w:rPr>
          <w:rFonts w:cstheme="majorHAnsi"/>
        </w:rPr>
        <w:t xml:space="preserve"> y cols </w:t>
      </w:r>
      <w:sdt>
        <w:sdtPr>
          <w:rPr>
            <w:rFonts w:cstheme="majorHAnsi"/>
            <w:color w:val="000000"/>
          </w:rPr>
          <w:tag w:val="MENDELEY_CITATION_v3_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"/>
          <w:id w:val="1605297801"/>
          <w:placeholder>
            <w:docPart w:val="DefaultPlaceholder_-1854013440"/>
          </w:placeholder>
        </w:sdtPr>
        <w:sdtContent>
          <w:ins w:id="231" w:author="Ama de Berrio" w:date="2024-06-25T17:54:00Z">
            <w:r w:rsidR="003323D6" w:rsidRPr="003323D6">
              <w:rPr>
                <w:rFonts w:cstheme="majorHAnsi"/>
                <w:color w:val="000000"/>
              </w:rPr>
              <w:t>(65)</w:t>
            </w:r>
          </w:ins>
          <w:del w:id="232" w:author="Ama de Berrio" w:date="2024-06-25T17:54:00Z">
            <w:r w:rsidR="002E67C7" w:rsidRPr="003323D6" w:rsidDel="003323D6">
              <w:rPr>
                <w:rFonts w:cstheme="majorHAnsi"/>
                <w:color w:val="000000"/>
              </w:rPr>
              <w:delText>(65)</w:delText>
            </w:r>
          </w:del>
        </w:sdtContent>
      </w:sdt>
      <w:r w:rsidRPr="00A902B2">
        <w:rPr>
          <w:rFonts w:cstheme="majorHAnsi"/>
        </w:rPr>
        <w:t xml:space="preserve">, la cual utilizó las recomendaciones de un panel de expertos sobre la clasificación y el tratamiento de las IPTB. </w:t>
      </w:r>
    </w:p>
    <w:p w14:paraId="6CF90FF8" w14:textId="77777777" w:rsidR="000B2934" w:rsidRPr="00A902B2" w:rsidRDefault="000B2934" w:rsidP="009441FF">
      <w:pPr>
        <w:jc w:val="both"/>
        <w:rPr>
          <w:rFonts w:cstheme="majorHAnsi"/>
        </w:rPr>
      </w:pPr>
    </w:p>
    <w:p w14:paraId="1D2E1F72" w14:textId="2D845E4F" w:rsidR="00C45B91" w:rsidRPr="00A902B2" w:rsidRDefault="00C45B91" w:rsidP="009441FF">
      <w:pPr>
        <w:jc w:val="both"/>
        <w:rPr>
          <w:rFonts w:cstheme="majorHAnsi"/>
          <w:lang w:val="es-ES_tradnl"/>
        </w:rPr>
      </w:pPr>
      <w:r w:rsidRPr="00A902B2">
        <w:rPr>
          <w:rFonts w:cstheme="majorHAnsi"/>
        </w:rPr>
        <w:t>La clasificación ALT-70</w:t>
      </w:r>
      <w:sdt>
        <w:sdtPr>
          <w:rPr>
            <w:rFonts w:cstheme="majorHAnsi"/>
            <w:color w:val="000000"/>
          </w:rPr>
          <w:tag w:val="MENDELEY_CITATION_v3_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"/>
          <w:id w:val="920528677"/>
          <w:placeholder>
            <w:docPart w:val="DefaultPlaceholder_-1854013440"/>
          </w:placeholder>
        </w:sdtPr>
        <w:sdtContent>
          <w:ins w:id="233" w:author="Ama de Berrio" w:date="2024-06-25T17:54:00Z">
            <w:r w:rsidR="003323D6" w:rsidRPr="003323D6">
              <w:rPr>
                <w:rFonts w:cstheme="majorHAnsi"/>
                <w:color w:val="000000"/>
              </w:rPr>
              <w:t>(76)</w:t>
            </w:r>
          </w:ins>
          <w:del w:id="234" w:author="Ama de Berrio" w:date="2024-06-25T17:54:00Z">
            <w:r w:rsidR="002E67C7" w:rsidRPr="003323D6" w:rsidDel="003323D6">
              <w:rPr>
                <w:rFonts w:cstheme="majorHAnsi"/>
                <w:color w:val="000000"/>
              </w:rPr>
              <w:delText>(76)</w:delText>
            </w:r>
          </w:del>
        </w:sdtContent>
      </w:sdt>
      <w:r w:rsidRPr="00A902B2">
        <w:rPr>
          <w:rFonts w:cstheme="majorHAnsi"/>
        </w:rPr>
        <w:t xml:space="preserve">, se diseñó a partir de parámetros clínicos, con el objetivo de reducir el sobrediagnóstico de celulitis y orientar decisiones clínicas. En ninguna de estas clasificaciones se utilizó la confirmación microbiológica de la infección como patrón de referencia. Recientemente, ambos modelos predictivos (Dundee y ALT-70) se compararon en un grupo de 56 pacientes con diagnóstico clínico de celulitis, a cada participante se le aplicaron ambas reglas predictivas y se le realizaron cultivos para gérmenes aerobios, anaerobios y hongos. El estudio encontró que ambos modelos tuvieron baja sensibilidad y especificidad para predecir una celulitis confirmada con un cultivo positivo. Ambos modelos arrojaron </w:t>
      </w:r>
      <w:r w:rsidR="00870F7F">
        <w:rPr>
          <w:rFonts w:cstheme="majorHAnsi"/>
        </w:rPr>
        <w:t xml:space="preserve">valores de </w:t>
      </w:r>
      <w:r w:rsidRPr="00A902B2">
        <w:rPr>
          <w:rFonts w:cstheme="majorHAnsi"/>
        </w:rPr>
        <w:t xml:space="preserve">AUC no superiores a 0,74 para cada resultado clínico analizado y los cambios no se correspondieron linealmente con las puntuaciones de gravedad crecientes. Los autores recomiendan que se desarrollen estudios para encontrar un patrón de referencia para clasificar la celulitis, </w:t>
      </w:r>
      <w:r w:rsidRPr="00A902B2">
        <w:rPr>
          <w:rFonts w:cstheme="majorHAnsi"/>
          <w:lang w:val="es-ES_tradnl"/>
        </w:rPr>
        <w:t>mejorar el diagnóstico y los modelos de riesgo</w:t>
      </w:r>
      <w:sdt>
        <w:sdtPr>
          <w:rPr>
            <w:rFonts w:cstheme="majorHAnsi"/>
            <w:color w:val="000000"/>
            <w:lang w:val="es-ES_tradnl"/>
          </w:rPr>
          <w:tag w:val="MENDELEY_CITATION_v3_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"/>
          <w:id w:val="1438022778"/>
          <w:placeholder>
            <w:docPart w:val="DefaultPlaceholder_-1854013440"/>
          </w:placeholder>
        </w:sdtPr>
        <w:sdtEndPr>
          <w:rPr>
            <w:lang w:val="es-CO"/>
          </w:rPr>
        </w:sdtEndPr>
        <w:sdtContent>
          <w:ins w:id="235" w:author="Ama de Berrio" w:date="2024-06-25T17:54:00Z">
            <w:r w:rsidR="003323D6" w:rsidRPr="003323D6">
              <w:rPr>
                <w:rFonts w:cstheme="majorHAnsi"/>
                <w:color w:val="000000"/>
              </w:rPr>
              <w:t>(77)</w:t>
            </w:r>
          </w:ins>
          <w:del w:id="236" w:author="Ama de Berrio" w:date="2024-06-25T17:54:00Z">
            <w:r w:rsidR="002E67C7" w:rsidRPr="003323D6" w:rsidDel="003323D6">
              <w:rPr>
                <w:rFonts w:cstheme="majorHAnsi"/>
                <w:color w:val="000000"/>
              </w:rPr>
              <w:delText>(77)</w:delText>
            </w:r>
          </w:del>
        </w:sdtContent>
      </w:sdt>
      <w:r w:rsidRPr="00A902B2">
        <w:rPr>
          <w:rFonts w:cstheme="majorHAnsi"/>
          <w:lang w:val="es-ES_tradnl"/>
        </w:rPr>
        <w:t xml:space="preserve">. </w:t>
      </w:r>
    </w:p>
    <w:p w14:paraId="0D7921EC" w14:textId="77777777" w:rsidR="00C45B91" w:rsidRPr="00A902B2" w:rsidRDefault="00C45B91" w:rsidP="009441FF">
      <w:pPr>
        <w:jc w:val="both"/>
        <w:rPr>
          <w:rFonts w:cstheme="majorHAnsi"/>
          <w:lang w:val="es-ES_tradnl"/>
        </w:rPr>
      </w:pPr>
    </w:p>
    <w:p w14:paraId="7B17157A" w14:textId="2DEFE784" w:rsidR="00C45B91" w:rsidRPr="00A902B2" w:rsidRDefault="00C45B91" w:rsidP="00863DDB">
      <w:pPr>
        <w:jc w:val="both"/>
        <w:rPr>
          <w:rFonts w:cstheme="majorHAnsi"/>
        </w:rPr>
      </w:pPr>
      <w:r w:rsidRPr="00A902B2">
        <w:rPr>
          <w:rFonts w:cstheme="majorHAnsi"/>
          <w:lang w:val="es-ES_tradnl"/>
        </w:rPr>
        <w:t>Las reglas de predicción clínica LRINEC (</w:t>
      </w:r>
      <w:proofErr w:type="spellStart"/>
      <w:r w:rsidRPr="00A902B2">
        <w:rPr>
          <w:rFonts w:cstheme="majorHAnsi"/>
          <w:lang w:val="es-ES_tradnl"/>
        </w:rPr>
        <w:t>Laboratory</w:t>
      </w:r>
      <w:proofErr w:type="spellEnd"/>
      <w:r w:rsidRPr="00A902B2">
        <w:rPr>
          <w:rFonts w:cstheme="majorHAnsi"/>
          <w:lang w:val="es-ES_tradnl"/>
        </w:rPr>
        <w:t xml:space="preserve"> </w:t>
      </w:r>
      <w:proofErr w:type="spellStart"/>
      <w:r w:rsidRPr="00A902B2">
        <w:rPr>
          <w:rFonts w:cstheme="majorHAnsi"/>
          <w:lang w:val="es-ES_tradnl"/>
        </w:rPr>
        <w:t>Risk</w:t>
      </w:r>
      <w:proofErr w:type="spellEnd"/>
      <w:r w:rsidRPr="00A902B2">
        <w:rPr>
          <w:rFonts w:cstheme="majorHAnsi"/>
          <w:lang w:val="es-ES_tradnl"/>
        </w:rPr>
        <w:t xml:space="preserve"> </w:t>
      </w:r>
      <w:proofErr w:type="spellStart"/>
      <w:r w:rsidRPr="00A902B2">
        <w:rPr>
          <w:rFonts w:cstheme="majorHAnsi"/>
          <w:lang w:val="es-ES_tradnl"/>
        </w:rPr>
        <w:t>Indicator</w:t>
      </w:r>
      <w:proofErr w:type="spellEnd"/>
      <w:r w:rsidRPr="00A902B2">
        <w:rPr>
          <w:rFonts w:cstheme="majorHAnsi"/>
          <w:lang w:val="es-ES_tradnl"/>
        </w:rPr>
        <w:t xml:space="preserve"> </w:t>
      </w:r>
      <w:proofErr w:type="spellStart"/>
      <w:r w:rsidRPr="00A902B2">
        <w:rPr>
          <w:rFonts w:cstheme="majorHAnsi"/>
          <w:lang w:val="es-ES_tradnl"/>
        </w:rPr>
        <w:t>for</w:t>
      </w:r>
      <w:proofErr w:type="spellEnd"/>
      <w:r w:rsidRPr="00A902B2">
        <w:rPr>
          <w:rFonts w:cstheme="majorHAnsi"/>
          <w:lang w:val="es-ES_tradnl"/>
        </w:rPr>
        <w:t xml:space="preserve"> </w:t>
      </w:r>
      <w:proofErr w:type="spellStart"/>
      <w:r w:rsidRPr="00A902B2">
        <w:rPr>
          <w:rFonts w:cstheme="majorHAnsi"/>
          <w:lang w:val="es-ES_tradnl"/>
        </w:rPr>
        <w:t>Necrotizing</w:t>
      </w:r>
      <w:proofErr w:type="spellEnd"/>
      <w:r w:rsidRPr="00A902B2">
        <w:rPr>
          <w:rFonts w:cstheme="majorHAnsi"/>
          <w:lang w:val="es-ES_tradnl"/>
        </w:rPr>
        <w:t xml:space="preserve"> </w:t>
      </w:r>
      <w:proofErr w:type="spellStart"/>
      <w:r w:rsidRPr="00A902B2">
        <w:rPr>
          <w:rFonts w:cstheme="majorHAnsi"/>
          <w:lang w:val="es-ES_tradnl"/>
        </w:rPr>
        <w:t>Fasciitis</w:t>
      </w:r>
      <w:proofErr w:type="spellEnd"/>
      <w:r w:rsidRPr="00A902B2">
        <w:rPr>
          <w:rFonts w:cstheme="majorHAnsi"/>
          <w:lang w:val="es-ES_tradnl"/>
        </w:rPr>
        <w:t>)</w:t>
      </w:r>
      <w:sdt>
        <w:sdtPr>
          <w:rPr>
            <w:rFonts w:cstheme="majorHAnsi"/>
            <w:color w:val="000000"/>
            <w:lang w:val="es-ES_tradnl"/>
          </w:rPr>
          <w:tag w:val="MENDELEY_CITATION_v3_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"/>
          <w:id w:val="567074026"/>
          <w:placeholder>
            <w:docPart w:val="DefaultPlaceholder_-1854013440"/>
          </w:placeholder>
        </w:sdtPr>
        <w:sdtEndPr>
          <w:rPr>
            <w:lang w:val="es-CO"/>
          </w:rPr>
        </w:sdtEndPr>
        <w:sdtContent>
          <w:ins w:id="237" w:author="Ama de Berrio" w:date="2024-06-25T17:54:00Z">
            <w:r w:rsidR="003323D6" w:rsidRPr="003323D6">
              <w:rPr>
                <w:rFonts w:cstheme="majorHAnsi"/>
                <w:color w:val="000000"/>
              </w:rPr>
              <w:t>(78)</w:t>
            </w:r>
          </w:ins>
          <w:del w:id="238" w:author="Ama de Berrio" w:date="2024-06-25T17:54:00Z">
            <w:r w:rsidR="002E67C7" w:rsidRPr="003323D6" w:rsidDel="003323D6">
              <w:rPr>
                <w:rFonts w:cstheme="majorHAnsi"/>
                <w:color w:val="000000"/>
              </w:rPr>
              <w:delText>(78)</w:delText>
            </w:r>
          </w:del>
        </w:sdtContent>
      </w:sdt>
      <w:r w:rsidRPr="00A902B2">
        <w:rPr>
          <w:rFonts w:cstheme="majorHAnsi"/>
          <w:lang w:val="es-ES_tradnl"/>
        </w:rPr>
        <w:t xml:space="preserve"> y SIARI (Site </w:t>
      </w:r>
      <w:proofErr w:type="spellStart"/>
      <w:r w:rsidRPr="00A902B2">
        <w:rPr>
          <w:rFonts w:cstheme="majorHAnsi"/>
          <w:lang w:val="es-ES_tradnl"/>
        </w:rPr>
        <w:t>other</w:t>
      </w:r>
      <w:proofErr w:type="spellEnd"/>
      <w:r w:rsidRPr="00A902B2">
        <w:rPr>
          <w:rFonts w:cstheme="majorHAnsi"/>
          <w:lang w:val="es-ES_tradnl"/>
        </w:rPr>
        <w:t xml:space="preserve"> </w:t>
      </w:r>
      <w:proofErr w:type="spellStart"/>
      <w:r w:rsidRPr="00A902B2">
        <w:rPr>
          <w:rFonts w:cstheme="majorHAnsi"/>
          <w:lang w:val="es-ES_tradnl"/>
        </w:rPr>
        <w:t>than</w:t>
      </w:r>
      <w:proofErr w:type="spellEnd"/>
      <w:r w:rsidRPr="00A902B2">
        <w:rPr>
          <w:rFonts w:cstheme="majorHAnsi"/>
          <w:lang w:val="es-ES_tradnl"/>
        </w:rPr>
        <w:t xml:space="preserve"> </w:t>
      </w:r>
      <w:proofErr w:type="spellStart"/>
      <w:r w:rsidRPr="00A902B2">
        <w:rPr>
          <w:rFonts w:cstheme="majorHAnsi"/>
          <w:lang w:val="es-ES_tradnl"/>
        </w:rPr>
        <w:t>lower</w:t>
      </w:r>
      <w:proofErr w:type="spellEnd"/>
      <w:r w:rsidRPr="00A902B2">
        <w:rPr>
          <w:rFonts w:cstheme="majorHAnsi"/>
          <w:lang w:val="es-ES_tradnl"/>
        </w:rPr>
        <w:t xml:space="preserve"> </w:t>
      </w:r>
      <w:proofErr w:type="spellStart"/>
      <w:r w:rsidRPr="00A902B2">
        <w:rPr>
          <w:rFonts w:cstheme="majorHAnsi"/>
          <w:lang w:val="es-ES_tradnl"/>
        </w:rPr>
        <w:t>limb</w:t>
      </w:r>
      <w:proofErr w:type="spellEnd"/>
      <w:r w:rsidRPr="00A902B2">
        <w:rPr>
          <w:rFonts w:cstheme="majorHAnsi"/>
          <w:lang w:val="es-ES_tradnl"/>
        </w:rPr>
        <w:t xml:space="preserve">, </w:t>
      </w:r>
      <w:proofErr w:type="spellStart"/>
      <w:r w:rsidRPr="00A902B2">
        <w:rPr>
          <w:rFonts w:cstheme="majorHAnsi"/>
          <w:lang w:val="es-ES_tradnl"/>
        </w:rPr>
        <w:t>Immunosuppression</w:t>
      </w:r>
      <w:proofErr w:type="spellEnd"/>
      <w:r w:rsidRPr="00A902B2">
        <w:rPr>
          <w:rFonts w:cstheme="majorHAnsi"/>
          <w:lang w:val="es-ES_tradnl"/>
        </w:rPr>
        <w:t xml:space="preserve">, Age, Renal </w:t>
      </w:r>
      <w:proofErr w:type="spellStart"/>
      <w:r w:rsidRPr="00A902B2">
        <w:rPr>
          <w:rFonts w:cstheme="majorHAnsi"/>
          <w:lang w:val="es-ES_tradnl"/>
        </w:rPr>
        <w:t>impairment</w:t>
      </w:r>
      <w:proofErr w:type="spellEnd"/>
      <w:r w:rsidRPr="00A902B2">
        <w:rPr>
          <w:rFonts w:cstheme="majorHAnsi"/>
          <w:lang w:val="es-ES_tradnl"/>
        </w:rPr>
        <w:t xml:space="preserve">, and </w:t>
      </w:r>
      <w:proofErr w:type="spellStart"/>
      <w:r w:rsidRPr="00A902B2">
        <w:rPr>
          <w:rFonts w:cstheme="majorHAnsi"/>
          <w:lang w:val="es-ES_tradnl"/>
        </w:rPr>
        <w:t>Inflammatory</w:t>
      </w:r>
      <w:proofErr w:type="spellEnd"/>
      <w:r w:rsidRPr="00A902B2">
        <w:rPr>
          <w:rFonts w:cstheme="majorHAnsi"/>
          <w:lang w:val="es-ES_tradnl"/>
        </w:rPr>
        <w:t xml:space="preserve"> </w:t>
      </w:r>
      <w:proofErr w:type="spellStart"/>
      <w:r w:rsidR="009B7E59" w:rsidRPr="00A902B2">
        <w:rPr>
          <w:rFonts w:cstheme="majorHAnsi"/>
          <w:lang w:val="es-ES_tradnl"/>
        </w:rPr>
        <w:t>markers</w:t>
      </w:r>
      <w:proofErr w:type="spellEnd"/>
      <w:r w:rsidR="009B7E59" w:rsidRPr="00A902B2">
        <w:rPr>
          <w:rFonts w:cstheme="majorHAnsi"/>
          <w:lang w:val="es-ES_tradnl"/>
        </w:rPr>
        <w:t>)</w:t>
      </w:r>
      <w:r w:rsidRPr="00A902B2">
        <w:rPr>
          <w:rFonts w:cstheme="majorHAnsi"/>
          <w:lang w:val="es-ES_tradnl"/>
        </w:rPr>
        <w:t xml:space="preserve"> </w:t>
      </w:r>
      <w:sdt>
        <w:sdtPr>
          <w:rPr>
            <w:rFonts w:cstheme="majorHAnsi"/>
            <w:color w:val="000000"/>
            <w:lang w:val="es-ES_tradnl"/>
          </w:rPr>
          <w:tag w:val="MENDELEY_CITATION_v3_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"/>
          <w:id w:val="-845084018"/>
          <w:placeholder>
            <w:docPart w:val="DefaultPlaceholder_-1854013440"/>
          </w:placeholder>
        </w:sdtPr>
        <w:sdtEndPr>
          <w:rPr>
            <w:lang w:val="es-CO"/>
          </w:rPr>
        </w:sdtEndPr>
        <w:sdtContent>
          <w:ins w:id="239" w:author="Ama de Berrio" w:date="2024-06-25T17:54:00Z">
            <w:r w:rsidR="003323D6" w:rsidRPr="003323D6">
              <w:rPr>
                <w:rFonts w:cstheme="majorHAnsi"/>
                <w:color w:val="000000"/>
              </w:rPr>
              <w:t>(79)</w:t>
            </w:r>
          </w:ins>
          <w:del w:id="240" w:author="Ama de Berrio" w:date="2024-06-25T17:54:00Z">
            <w:r w:rsidR="002E67C7" w:rsidRPr="003323D6" w:rsidDel="003323D6">
              <w:rPr>
                <w:rFonts w:cstheme="majorHAnsi"/>
                <w:color w:val="000000"/>
              </w:rPr>
              <w:delText>(79)</w:delText>
            </w:r>
          </w:del>
        </w:sdtContent>
      </w:sdt>
      <w:r w:rsidRPr="00A902B2">
        <w:rPr>
          <w:rFonts w:cstheme="majorHAnsi"/>
        </w:rPr>
        <w:t xml:space="preserve"> se diseñaron para ayudar a diferenciar entre una </w:t>
      </w:r>
      <w:r w:rsidR="000069C1" w:rsidRPr="00A902B2">
        <w:rPr>
          <w:rFonts w:cstheme="majorHAnsi"/>
          <w:lang w:eastAsia="es-ES"/>
        </w:rPr>
        <w:t xml:space="preserve">FN </w:t>
      </w:r>
      <w:r w:rsidRPr="00A902B2">
        <w:rPr>
          <w:rFonts w:cstheme="majorHAnsi"/>
        </w:rPr>
        <w:t xml:space="preserve">y otras infecciones de tejidos blandos. LRINEC utiliza solo parámetros de laboratorio y SIARI involucra además elementos clínicos y demográficos. En la mayoría de los estudios estas herramientas se han validado </w:t>
      </w:r>
      <w:r w:rsidR="00870F7F">
        <w:rPr>
          <w:rFonts w:cstheme="majorHAnsi"/>
        </w:rPr>
        <w:t xml:space="preserve">de manera </w:t>
      </w:r>
      <w:r w:rsidRPr="00A902B2">
        <w:rPr>
          <w:rFonts w:cstheme="majorHAnsi"/>
        </w:rPr>
        <w:t xml:space="preserve">retrospectiva </w:t>
      </w:r>
      <w:r w:rsidR="00EF4C67" w:rsidRPr="00A902B2">
        <w:rPr>
          <w:rFonts w:cstheme="majorHAnsi"/>
        </w:rPr>
        <w:t xml:space="preserve">y </w:t>
      </w:r>
      <w:r w:rsidRPr="00A902B2">
        <w:rPr>
          <w:rFonts w:cstheme="majorHAnsi"/>
        </w:rPr>
        <w:t xml:space="preserve">recientemente se realizó una validación prospectiva </w:t>
      </w:r>
      <w:sdt>
        <w:sdtPr>
          <w:rPr>
            <w:rFonts w:cstheme="majorHAnsi"/>
            <w:color w:val="000000"/>
          </w:rPr>
          <w:tag w:val="MENDELEY_CITATION_v3_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"/>
          <w:id w:val="-1072425581"/>
          <w:placeholder>
            <w:docPart w:val="DefaultPlaceholder_-1854013440"/>
          </w:placeholder>
        </w:sdtPr>
        <w:sdtContent>
          <w:ins w:id="241" w:author="Ama de Berrio" w:date="2024-06-25T17:54:00Z">
            <w:r w:rsidR="003323D6" w:rsidRPr="003323D6">
              <w:rPr>
                <w:rFonts w:cstheme="majorHAnsi"/>
                <w:color w:val="000000"/>
              </w:rPr>
              <w:t>(80)</w:t>
            </w:r>
          </w:ins>
          <w:del w:id="242" w:author="Ama de Berrio" w:date="2024-06-25T17:54:00Z">
            <w:r w:rsidR="002E67C7" w:rsidRPr="003323D6" w:rsidDel="003323D6">
              <w:rPr>
                <w:rFonts w:cstheme="majorHAnsi"/>
                <w:color w:val="000000"/>
              </w:rPr>
              <w:delText>(80)</w:delText>
            </w:r>
          </w:del>
        </w:sdtContent>
      </w:sdt>
      <w:r w:rsidRPr="00A902B2">
        <w:rPr>
          <w:rFonts w:cstheme="majorHAnsi"/>
        </w:rPr>
        <w:t>, en la que se compar</w:t>
      </w:r>
      <w:r w:rsidR="00EF4C67" w:rsidRPr="00A902B2">
        <w:rPr>
          <w:rFonts w:cstheme="majorHAnsi"/>
        </w:rPr>
        <w:t>ó</w:t>
      </w:r>
      <w:r w:rsidRPr="00A902B2">
        <w:rPr>
          <w:rFonts w:cstheme="majorHAnsi"/>
        </w:rPr>
        <w:t xml:space="preserve"> el rendimiento entre ellas. El estudio incluyó 41 pacientes con FN y 11 con celulitis grave. Para una puntuación LRINEC ≥</w:t>
      </w:r>
      <w:r w:rsidR="00870F7F">
        <w:rPr>
          <w:rFonts w:cstheme="majorHAnsi"/>
        </w:rPr>
        <w:t xml:space="preserve"> </w:t>
      </w:r>
      <w:r w:rsidRPr="00A902B2">
        <w:rPr>
          <w:rFonts w:cstheme="majorHAnsi"/>
        </w:rPr>
        <w:t>6 el estadístico C para FN fue 0,839 (IC95 %: 0,682-0,995, P 0,001), que fue mejor que la puntuación SIARI</w:t>
      </w:r>
      <w:r w:rsidR="000E333F">
        <w:rPr>
          <w:rFonts w:cstheme="majorHAnsi"/>
        </w:rPr>
        <w:t xml:space="preserve"> </w:t>
      </w:r>
      <w:r w:rsidRPr="00A902B2">
        <w:rPr>
          <w:rFonts w:cstheme="majorHAnsi"/>
        </w:rPr>
        <w:t>≥</w:t>
      </w:r>
      <w:r w:rsidR="000E333F">
        <w:rPr>
          <w:rFonts w:cstheme="majorHAnsi"/>
        </w:rPr>
        <w:t xml:space="preserve"> </w:t>
      </w:r>
      <w:r w:rsidRPr="00A902B2">
        <w:rPr>
          <w:rFonts w:cstheme="majorHAnsi"/>
        </w:rPr>
        <w:t>4, con un estadístico C de 0,608 (IC del 95 %: 0,43-0,787, p 0,297). Ambas puntuaciones predijeron con precisión la mortalidad a los 30 días. El LRINEC mostró un estadístico C de 0,912 (IC95%: 0,798-1; p: 0,001). La sensibilidad de SIARI fue del 70% y su especificidad del 77%, con un estadístico C de 0,805 (0,62-0,99, P = 0,017).</w:t>
      </w:r>
    </w:p>
    <w:p w14:paraId="3F9FD2BF" w14:textId="77777777" w:rsidR="00C45B91" w:rsidRPr="00A902B2" w:rsidRDefault="00C45B91" w:rsidP="00863DDB">
      <w:pPr>
        <w:jc w:val="both"/>
        <w:rPr>
          <w:rFonts w:cstheme="majorHAnsi"/>
        </w:rPr>
      </w:pPr>
    </w:p>
    <w:p w14:paraId="3F29F632" w14:textId="113E52D2" w:rsidR="00C45B91" w:rsidRPr="00A902B2" w:rsidRDefault="00C45B91">
      <w:pPr>
        <w:rPr>
          <w:rFonts w:cstheme="majorHAnsi"/>
        </w:rPr>
      </w:pPr>
      <w:r w:rsidRPr="00A902B2">
        <w:rPr>
          <w:rFonts w:cstheme="majorHAnsi"/>
        </w:rPr>
        <w:br w:type="page"/>
      </w:r>
    </w:p>
    <w:p w14:paraId="47D6A79E" w14:textId="2D8CDC9F" w:rsidR="00C45B91" w:rsidRPr="00A902B2" w:rsidRDefault="00C45B91" w:rsidP="00B46E99">
      <w:pPr>
        <w:pStyle w:val="Ttulo1"/>
      </w:pPr>
      <w:bookmarkStart w:id="243" w:name="_Toc163663844"/>
      <w:r w:rsidRPr="00A902B2">
        <w:lastRenderedPageBreak/>
        <w:t>METODOLOG</w:t>
      </w:r>
      <w:r w:rsidR="00757C4C" w:rsidRPr="00A902B2">
        <w:t>Í</w:t>
      </w:r>
      <w:r w:rsidRPr="00A902B2">
        <w:t>A</w:t>
      </w:r>
      <w:bookmarkEnd w:id="243"/>
    </w:p>
    <w:p w14:paraId="10E92EDE" w14:textId="77777777" w:rsidR="00C45B91" w:rsidRPr="00A902B2" w:rsidRDefault="00C45B91" w:rsidP="000E0CF0">
      <w:pPr>
        <w:pStyle w:val="Ttulo2"/>
        <w:rPr>
          <w:rStyle w:val="Ttulo1Car"/>
          <w:color w:val="002060"/>
          <w:sz w:val="26"/>
          <w:szCs w:val="26"/>
          <w:lang w:val="es-CO" w:eastAsia="es-ES"/>
        </w:rPr>
      </w:pPr>
      <w:bookmarkStart w:id="244" w:name="_Toc163663845"/>
      <w:r w:rsidRPr="00A902B2">
        <w:rPr>
          <w:rStyle w:val="Ttulo1Car"/>
          <w:color w:val="002060"/>
          <w:sz w:val="26"/>
          <w:szCs w:val="26"/>
          <w:lang w:val="es-CO" w:eastAsia="es-ES"/>
        </w:rPr>
        <w:t>TIPO DE ESTUDIO</w:t>
      </w:r>
      <w:bookmarkEnd w:id="244"/>
    </w:p>
    <w:p w14:paraId="54247EA9" w14:textId="77777777" w:rsidR="00C45B91" w:rsidRPr="00A902B2" w:rsidRDefault="00C45B91" w:rsidP="00852363">
      <w:pPr>
        <w:jc w:val="both"/>
        <w:rPr>
          <w:rFonts w:cstheme="majorHAnsi"/>
          <w:lang w:val="es-ES_tradnl"/>
        </w:rPr>
      </w:pPr>
    </w:p>
    <w:p w14:paraId="171C0359" w14:textId="77777777" w:rsidR="00C45B91" w:rsidRPr="00A902B2" w:rsidRDefault="00C45B91" w:rsidP="00852363">
      <w:pPr>
        <w:jc w:val="both"/>
        <w:rPr>
          <w:rFonts w:cstheme="majorHAnsi"/>
          <w:lang w:eastAsia="es-ES"/>
        </w:rPr>
      </w:pPr>
      <w:r w:rsidRPr="00A902B2">
        <w:rPr>
          <w:rFonts w:cstheme="majorHAnsi"/>
          <w:lang w:val="es-ES_tradnl"/>
        </w:rPr>
        <w:t>MODINTAOB</w:t>
      </w:r>
      <w:r w:rsidRPr="00A902B2">
        <w:rPr>
          <w:rFonts w:cstheme="majorHAnsi"/>
          <w:lang w:eastAsia="es-ES"/>
        </w:rPr>
        <w:t xml:space="preserve"> (Modelo Diagnóstico de Infección de Tegumentos en Accidente Ofídico Bothrópico) es un estudio mixto para el diseño de un modelo diagnóstico de infección de piel y tejidos blandos en pacientes con MS. </w:t>
      </w:r>
    </w:p>
    <w:p w14:paraId="28B92621" w14:textId="77777777" w:rsidR="00C45B91" w:rsidRPr="00A902B2" w:rsidRDefault="00C45B91" w:rsidP="00852363">
      <w:pPr>
        <w:jc w:val="both"/>
        <w:rPr>
          <w:rFonts w:cstheme="majorHAnsi"/>
          <w:lang w:eastAsia="es-ES"/>
        </w:rPr>
      </w:pPr>
    </w:p>
    <w:p w14:paraId="61F88DB0" w14:textId="5C9C183F" w:rsidR="00C45B91" w:rsidRDefault="00C45B91" w:rsidP="00D65554">
      <w:pPr>
        <w:jc w:val="both"/>
        <w:rPr>
          <w:rFonts w:cstheme="majorHAnsi"/>
        </w:rPr>
      </w:pPr>
      <w:r w:rsidRPr="00A902B2">
        <w:rPr>
          <w:rFonts w:cstheme="majorHAnsi"/>
        </w:rPr>
        <w:t>La investigación se desarrollará en 4 fases: a</w:t>
      </w:r>
      <w:r w:rsidR="000B2934" w:rsidRPr="003323D6">
        <w:rPr>
          <w:rFonts w:cstheme="majorHAnsi"/>
        </w:rPr>
        <w:t>)</w:t>
      </w:r>
      <w:r w:rsidRPr="00A902B2">
        <w:rPr>
          <w:rFonts w:cstheme="majorHAnsi"/>
        </w:rPr>
        <w:t xml:space="preserve">. Revisión </w:t>
      </w:r>
      <w:r w:rsidR="001F2C43">
        <w:rPr>
          <w:rFonts w:cstheme="majorHAnsi"/>
        </w:rPr>
        <w:t xml:space="preserve">sistemática </w:t>
      </w:r>
      <w:r w:rsidRPr="00A902B2">
        <w:rPr>
          <w:rFonts w:cstheme="majorHAnsi"/>
        </w:rPr>
        <w:t>de la literatura; b</w:t>
      </w:r>
      <w:r w:rsidR="000B2934">
        <w:rPr>
          <w:rFonts w:cstheme="majorHAnsi"/>
        </w:rPr>
        <w:t>)</w:t>
      </w:r>
      <w:r w:rsidRPr="00A902B2">
        <w:rPr>
          <w:rFonts w:cstheme="majorHAnsi"/>
        </w:rPr>
        <w:t>. Consenso de expertos; c</w:t>
      </w:r>
      <w:r w:rsidR="000B2934">
        <w:rPr>
          <w:rFonts w:cstheme="majorHAnsi"/>
        </w:rPr>
        <w:t>)</w:t>
      </w:r>
      <w:r w:rsidRPr="00A902B2">
        <w:rPr>
          <w:rFonts w:cstheme="majorHAnsi"/>
        </w:rPr>
        <w:t>. Desarrollo de un modelo diagnóstico de IPTB en MS por medio de un estudio transversal retrospectivo</w:t>
      </w:r>
      <w:r w:rsidR="005E4E08" w:rsidRPr="00A902B2">
        <w:rPr>
          <w:rFonts w:cstheme="majorHAnsi"/>
        </w:rPr>
        <w:t xml:space="preserve"> (cohorte de </w:t>
      </w:r>
      <w:r w:rsidR="0010604A" w:rsidRPr="00A902B2">
        <w:rPr>
          <w:rFonts w:cstheme="majorHAnsi"/>
        </w:rPr>
        <w:t>desarrollo</w:t>
      </w:r>
      <w:r w:rsidR="005E4E08" w:rsidRPr="00A902B2">
        <w:rPr>
          <w:rFonts w:cstheme="majorHAnsi"/>
        </w:rPr>
        <w:t xml:space="preserve"> y validación interna)</w:t>
      </w:r>
      <w:r w:rsidRPr="00A902B2">
        <w:rPr>
          <w:rFonts w:cstheme="majorHAnsi"/>
        </w:rPr>
        <w:t>; d</w:t>
      </w:r>
      <w:r w:rsidR="000B2934">
        <w:rPr>
          <w:rFonts w:cstheme="majorHAnsi"/>
        </w:rPr>
        <w:t>)</w:t>
      </w:r>
      <w:r w:rsidRPr="00A902B2">
        <w:rPr>
          <w:rFonts w:cstheme="majorHAnsi"/>
        </w:rPr>
        <w:t xml:space="preserve">. </w:t>
      </w:r>
      <w:r w:rsidR="00652891">
        <w:rPr>
          <w:rFonts w:cstheme="majorHAnsi"/>
        </w:rPr>
        <w:t xml:space="preserve">Cohorte de validación externa fase I. </w:t>
      </w:r>
    </w:p>
    <w:p w14:paraId="75FAF1BB" w14:textId="77777777" w:rsidR="0046070B" w:rsidRDefault="0046070B" w:rsidP="00D65554">
      <w:pPr>
        <w:jc w:val="both"/>
        <w:rPr>
          <w:rFonts w:cstheme="majorHAnsi"/>
        </w:rPr>
      </w:pPr>
    </w:p>
    <w:p w14:paraId="58673145" w14:textId="49C09C62" w:rsidR="0046070B" w:rsidRPr="00A902B2" w:rsidRDefault="0046070B" w:rsidP="00D65554">
      <w:pPr>
        <w:jc w:val="both"/>
        <w:rPr>
          <w:rFonts w:cstheme="majorHAnsi"/>
        </w:rPr>
      </w:pPr>
      <w:r w:rsidRPr="00B0744C">
        <w:rPr>
          <w:rFonts w:cstheme="majorHAnsi"/>
          <w:noProof/>
        </w:rPr>
        <w:drawing>
          <wp:inline distT="0" distB="0" distL="0" distR="0" wp14:anchorId="7D3C2B8C" wp14:editId="568FAF58">
            <wp:extent cx="5612130" cy="1590040"/>
            <wp:effectExtent l="25400" t="0" r="0" b="0"/>
            <wp:docPr id="638035487" name="Diagrama 1">
              <a:extLst xmlns:a="http://schemas.openxmlformats.org/drawingml/2006/main">
                <a:ext uri="{FF2B5EF4-FFF2-40B4-BE49-F238E27FC236}">
                  <a16:creationId xmlns:a16="http://schemas.microsoft.com/office/drawing/2014/main" id="{9D339CD4-921A-C95F-68BE-4959F86BB57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176080A4" w14:textId="77777777" w:rsidR="00C45B91" w:rsidRPr="00A902B2" w:rsidRDefault="00C45B91" w:rsidP="003E24D0">
      <w:pPr>
        <w:jc w:val="both"/>
        <w:rPr>
          <w:rFonts w:cstheme="majorHAnsi"/>
          <w:lang w:eastAsia="es-ES"/>
        </w:rPr>
      </w:pPr>
    </w:p>
    <w:p w14:paraId="6C33D60A" w14:textId="2E844CD0" w:rsidR="00C45B91" w:rsidRPr="00A902B2" w:rsidRDefault="003323D6" w:rsidP="000E0CF0">
      <w:pPr>
        <w:pStyle w:val="Ttulo3"/>
      </w:pPr>
      <w:bookmarkStart w:id="245" w:name="_Toc163663846"/>
      <w:ins w:id="246" w:author="Ama de Berrio" w:date="2024-06-25T17:53:00Z">
        <w:r>
          <w:t xml:space="preserve">FASE 1. </w:t>
        </w:r>
      </w:ins>
      <w:r w:rsidR="00C45B91" w:rsidRPr="00A902B2">
        <w:t>REVISIÓN</w:t>
      </w:r>
      <w:r w:rsidR="007666C0">
        <w:t xml:space="preserve"> </w:t>
      </w:r>
      <w:r w:rsidR="00F93970">
        <w:t>SISTEMÁTICA EXPLORATORIA (</w:t>
      </w:r>
      <w:r w:rsidR="00724019">
        <w:t>DE ALCANCE</w:t>
      </w:r>
      <w:r w:rsidR="00F93970">
        <w:t>)</w:t>
      </w:r>
      <w:r w:rsidR="00C45B91" w:rsidRPr="00A902B2">
        <w:t xml:space="preserve"> </w:t>
      </w:r>
      <w:bookmarkEnd w:id="245"/>
    </w:p>
    <w:p w14:paraId="1BA71BE5" w14:textId="77777777" w:rsidR="00C45B91" w:rsidRPr="00A902B2" w:rsidRDefault="00C45B91" w:rsidP="00FA631C">
      <w:pPr>
        <w:pStyle w:val="Prrafodelista"/>
        <w:ind w:left="360"/>
        <w:jc w:val="both"/>
        <w:rPr>
          <w:rFonts w:asciiTheme="majorHAnsi" w:hAnsiTheme="majorHAnsi" w:cstheme="majorHAnsi"/>
          <w:lang w:eastAsia="es-ES"/>
        </w:rPr>
      </w:pPr>
    </w:p>
    <w:p w14:paraId="32E1772B" w14:textId="5F8D0845" w:rsidR="00C45B91" w:rsidRPr="00D34CD2" w:rsidRDefault="00457DAA" w:rsidP="00D34CD2">
      <w:pPr>
        <w:jc w:val="both"/>
        <w:rPr>
          <w:rFonts w:cstheme="majorHAnsi"/>
          <w:lang w:val="es-ES_tradnl" w:eastAsia="es-ES"/>
          <w:rPrChange w:id="247" w:author="Ama de Berrio" w:date="2024-06-25T16:48:00Z">
            <w:rPr>
              <w:rFonts w:cstheme="majorHAnsi"/>
              <w:lang w:eastAsia="es-ES"/>
            </w:rPr>
          </w:rPrChange>
        </w:rPr>
      </w:pPr>
      <w:ins w:id="248" w:author="Ama de Berrio" w:date="2024-06-25T11:56:00Z">
        <w:r>
          <w:rPr>
            <w:rFonts w:cstheme="majorHAnsi"/>
            <w:lang w:eastAsia="es-ES"/>
          </w:rPr>
          <w:t>Dado que</w:t>
        </w:r>
      </w:ins>
      <w:ins w:id="249" w:author="Ama de Berrio" w:date="2024-06-25T16:09:00Z">
        <w:r w:rsidR="004342C6">
          <w:rPr>
            <w:rFonts w:cstheme="majorHAnsi"/>
            <w:lang w:eastAsia="es-ES"/>
          </w:rPr>
          <w:t xml:space="preserve"> se quieren identificar los vacíos de conocimiento en el tema de los </w:t>
        </w:r>
      </w:ins>
      <w:ins w:id="250" w:author="Ama de Berrio" w:date="2024-06-25T16:31:00Z">
        <w:r w:rsidR="001E0CB7">
          <w:rPr>
            <w:rFonts w:cstheme="majorHAnsi"/>
            <w:lang w:eastAsia="es-ES"/>
          </w:rPr>
          <w:t>métodos</w:t>
        </w:r>
      </w:ins>
      <w:ins w:id="251" w:author="Ama de Berrio" w:date="2024-06-25T16:09:00Z">
        <w:r w:rsidR="004342C6">
          <w:rPr>
            <w:rFonts w:cstheme="majorHAnsi"/>
            <w:lang w:eastAsia="es-ES"/>
          </w:rPr>
          <w:t xml:space="preserve"> diagnósticos de las </w:t>
        </w:r>
      </w:ins>
      <w:ins w:id="252" w:author="Ama de Berrio" w:date="2024-06-25T16:10:00Z">
        <w:r w:rsidR="004342C6">
          <w:rPr>
            <w:rFonts w:cstheme="majorHAnsi"/>
            <w:lang w:eastAsia="es-ES"/>
          </w:rPr>
          <w:t>IPTB en MS y</w:t>
        </w:r>
      </w:ins>
      <w:ins w:id="253" w:author="Ama de Berrio" w:date="2024-06-25T11:56:00Z">
        <w:r>
          <w:rPr>
            <w:rFonts w:cstheme="majorHAnsi"/>
            <w:lang w:eastAsia="es-ES"/>
          </w:rPr>
          <w:t xml:space="preserve"> </w:t>
        </w:r>
      </w:ins>
      <w:ins w:id="254" w:author="Ama de Berrio" w:date="2024-06-25T14:35:00Z">
        <w:r w:rsidR="0025012D">
          <w:rPr>
            <w:rFonts w:cstheme="majorHAnsi"/>
            <w:lang w:eastAsia="es-ES"/>
          </w:rPr>
          <w:t xml:space="preserve">la </w:t>
        </w:r>
      </w:ins>
      <w:ins w:id="255" w:author="Ama de Berrio" w:date="2024-06-25T16:11:00Z">
        <w:r w:rsidR="004342C6">
          <w:rPr>
            <w:rFonts w:cstheme="majorHAnsi"/>
            <w:lang w:eastAsia="es-ES"/>
          </w:rPr>
          <w:t>literatura</w:t>
        </w:r>
      </w:ins>
      <w:ins w:id="256" w:author="Ama de Berrio" w:date="2024-06-25T14:35:00Z">
        <w:r w:rsidR="0025012D">
          <w:rPr>
            <w:rFonts w:cstheme="majorHAnsi"/>
            <w:lang w:eastAsia="es-ES"/>
          </w:rPr>
          <w:t xml:space="preserve"> disponible</w:t>
        </w:r>
      </w:ins>
      <w:ins w:id="257" w:author="Ama de Berrio" w:date="2024-06-25T16:10:00Z">
        <w:r w:rsidR="004342C6">
          <w:rPr>
            <w:rFonts w:cstheme="majorHAnsi"/>
            <w:lang w:eastAsia="es-ES"/>
          </w:rPr>
          <w:t xml:space="preserve"> es</w:t>
        </w:r>
      </w:ins>
      <w:ins w:id="258" w:author="Ama de Berrio" w:date="2024-06-25T14:36:00Z">
        <w:r w:rsidR="0025012D">
          <w:rPr>
            <w:rFonts w:cstheme="majorHAnsi"/>
            <w:lang w:eastAsia="es-ES"/>
          </w:rPr>
          <w:t xml:space="preserve"> heterogénea</w:t>
        </w:r>
      </w:ins>
      <w:ins w:id="259" w:author="Ama de Berrio" w:date="2024-06-25T14:37:00Z">
        <w:r w:rsidR="0025012D">
          <w:rPr>
            <w:rFonts w:cstheme="majorHAnsi"/>
            <w:lang w:eastAsia="es-ES"/>
          </w:rPr>
          <w:t xml:space="preserve"> en sus métodos</w:t>
        </w:r>
      </w:ins>
      <w:ins w:id="260" w:author="Ama de Berrio" w:date="2024-06-25T16:10:00Z">
        <w:r w:rsidR="004342C6">
          <w:rPr>
            <w:rFonts w:cstheme="majorHAnsi"/>
            <w:lang w:eastAsia="es-ES"/>
          </w:rPr>
          <w:t xml:space="preserve"> </w:t>
        </w:r>
      </w:ins>
      <w:ins w:id="261" w:author="Ama de Berrio" w:date="2024-06-25T14:37:00Z">
        <w:r w:rsidR="0025012D">
          <w:rPr>
            <w:rFonts w:cstheme="majorHAnsi"/>
            <w:lang w:eastAsia="es-ES"/>
          </w:rPr>
          <w:t>y</w:t>
        </w:r>
      </w:ins>
      <w:ins w:id="262" w:author="Ama de Berrio" w:date="2024-06-25T14:38:00Z">
        <w:r w:rsidR="0025012D">
          <w:rPr>
            <w:rFonts w:cstheme="majorHAnsi"/>
            <w:lang w:eastAsia="es-ES"/>
          </w:rPr>
          <w:t xml:space="preserve"> </w:t>
        </w:r>
      </w:ins>
      <w:ins w:id="263" w:author="Ama de Berrio" w:date="2024-06-25T16:34:00Z">
        <w:r w:rsidR="001E0CB7">
          <w:rPr>
            <w:rFonts w:cstheme="majorHAnsi"/>
            <w:lang w:eastAsia="es-ES"/>
          </w:rPr>
          <w:t xml:space="preserve">características, </w:t>
        </w:r>
      </w:ins>
      <w:del w:id="264" w:author="Ama de Berrio" w:date="2024-06-25T16:34:00Z">
        <w:r w:rsidR="007666C0" w:rsidRPr="00B46E99" w:rsidDel="001E0CB7">
          <w:rPr>
            <w:rFonts w:cstheme="majorHAnsi"/>
            <w:lang w:eastAsia="es-ES"/>
          </w:rPr>
          <w:delText>S</w:delText>
        </w:r>
      </w:del>
      <w:ins w:id="265" w:author="Ama de Berrio" w:date="2024-06-25T16:34:00Z">
        <w:r w:rsidR="001E0CB7">
          <w:rPr>
            <w:rFonts w:cstheme="majorHAnsi"/>
            <w:lang w:eastAsia="es-ES"/>
          </w:rPr>
          <w:t>s</w:t>
        </w:r>
      </w:ins>
      <w:r w:rsidR="00C45B91" w:rsidRPr="00B46E99">
        <w:rPr>
          <w:rFonts w:cstheme="majorHAnsi"/>
          <w:lang w:eastAsia="es-ES"/>
        </w:rPr>
        <w:t xml:space="preserve">e realizará una revisión </w:t>
      </w:r>
      <w:ins w:id="266" w:author="Ama de Berrio" w:date="2024-06-25T14:17:00Z">
        <w:r w:rsidR="005706E3">
          <w:rPr>
            <w:rFonts w:cstheme="majorHAnsi"/>
            <w:lang w:eastAsia="es-ES"/>
          </w:rPr>
          <w:t xml:space="preserve">sistemática exploratoria </w:t>
        </w:r>
      </w:ins>
      <w:ins w:id="267" w:author="Ama de Berrio" w:date="2024-06-25T16:35:00Z">
        <w:r w:rsidR="001E0CB7">
          <w:rPr>
            <w:rFonts w:cstheme="majorHAnsi"/>
            <w:lang w:eastAsia="es-ES"/>
          </w:rPr>
          <w:t>(</w:t>
        </w:r>
      </w:ins>
      <w:ins w:id="268" w:author="Ama de Berrio" w:date="2024-06-25T16:34:00Z">
        <w:r w:rsidR="001E0CB7">
          <w:rPr>
            <w:rFonts w:cstheme="majorHAnsi"/>
            <w:lang w:eastAsia="es-ES"/>
          </w:rPr>
          <w:t>RSE</w:t>
        </w:r>
      </w:ins>
      <w:ins w:id="269" w:author="Ama de Berrio" w:date="2024-06-25T16:35:00Z">
        <w:r w:rsidR="001E0CB7">
          <w:rPr>
            <w:rFonts w:cstheme="majorHAnsi"/>
            <w:lang w:eastAsia="es-ES"/>
          </w:rPr>
          <w:t>)</w:t>
        </w:r>
      </w:ins>
      <w:ins w:id="270" w:author="Ama de Berrio" w:date="2024-06-25T16:46:00Z">
        <w:r w:rsidR="00D34CD2">
          <w:rPr>
            <w:rFonts w:cstheme="majorHAnsi"/>
            <w:lang w:eastAsia="es-ES"/>
          </w:rPr>
          <w:t xml:space="preserve"> </w:t>
        </w:r>
      </w:ins>
      <w:del w:id="271" w:author="Ama de Berrio" w:date="2024-06-25T14:18:00Z">
        <w:r w:rsidR="00C45B91" w:rsidRPr="00B46E99" w:rsidDel="005706E3">
          <w:rPr>
            <w:rFonts w:cstheme="majorHAnsi"/>
            <w:lang w:eastAsia="es-ES"/>
          </w:rPr>
          <w:delText xml:space="preserve">sistemática </w:delText>
        </w:r>
      </w:del>
      <w:ins w:id="272" w:author="lina peña" w:date="2024-06-21T09:37:00Z">
        <w:del w:id="273" w:author="Ama de Berrio" w:date="2024-06-25T14:17:00Z">
          <w:r w:rsidR="000B2934" w:rsidDel="005706E3">
            <w:rPr>
              <w:rFonts w:cstheme="majorHAnsi"/>
              <w:lang w:eastAsia="es-ES"/>
            </w:rPr>
            <w:delText>de alcance</w:delText>
          </w:r>
          <w:r w:rsidR="000B2934" w:rsidRPr="00B46E99" w:rsidDel="005706E3">
            <w:rPr>
              <w:rFonts w:cstheme="majorHAnsi"/>
              <w:lang w:eastAsia="es-ES"/>
            </w:rPr>
            <w:delText xml:space="preserve"> </w:delText>
          </w:r>
          <w:r w:rsidR="000B2934" w:rsidDel="005706E3">
            <w:rPr>
              <w:rFonts w:cstheme="majorHAnsi"/>
              <w:lang w:eastAsia="es-ES"/>
            </w:rPr>
            <w:delText>(</w:delText>
          </w:r>
        </w:del>
        <w:del w:id="274" w:author="Ama de Berrio" w:date="2024-06-25T14:18:00Z">
          <w:r w:rsidR="000B2934" w:rsidRPr="000B2934" w:rsidDel="005706E3">
            <w:rPr>
              <w:rFonts w:cstheme="majorHAnsi"/>
              <w:i/>
              <w:iCs/>
              <w:lang w:eastAsia="es-ES"/>
              <w:rPrChange w:id="275" w:author="lina peña" w:date="2024-06-21T09:37:00Z">
                <w:rPr>
                  <w:rFonts w:cstheme="majorHAnsi"/>
                  <w:lang w:eastAsia="es-ES"/>
                </w:rPr>
              </w:rPrChange>
            </w:rPr>
            <w:delText>scoping review</w:delText>
          </w:r>
          <w:r w:rsidR="000B2934" w:rsidDel="005706E3">
            <w:rPr>
              <w:rFonts w:cstheme="majorHAnsi"/>
              <w:lang w:eastAsia="es-ES"/>
            </w:rPr>
            <w:delText xml:space="preserve">) </w:delText>
          </w:r>
        </w:del>
      </w:ins>
      <w:r w:rsidR="00C45B91" w:rsidRPr="00B46E99">
        <w:rPr>
          <w:rFonts w:cstheme="majorHAnsi"/>
          <w:lang w:eastAsia="es-ES"/>
        </w:rPr>
        <w:t xml:space="preserve">de la literatura </w:t>
      </w:r>
      <w:ins w:id="276" w:author="Ama de Berrio" w:date="2024-06-25T14:18:00Z">
        <w:r w:rsidR="005706E3">
          <w:rPr>
            <w:rFonts w:cstheme="majorHAnsi"/>
            <w:lang w:eastAsia="es-ES"/>
          </w:rPr>
          <w:t xml:space="preserve">(revisión de alcance o </w:t>
        </w:r>
        <w:proofErr w:type="spellStart"/>
        <w:r w:rsidR="005706E3" w:rsidRPr="00041379">
          <w:rPr>
            <w:rFonts w:cstheme="majorHAnsi"/>
            <w:i/>
            <w:iCs/>
            <w:lang w:eastAsia="es-ES"/>
          </w:rPr>
          <w:t>scoping</w:t>
        </w:r>
        <w:proofErr w:type="spellEnd"/>
        <w:r w:rsidR="005706E3" w:rsidRPr="00041379">
          <w:rPr>
            <w:rFonts w:cstheme="majorHAnsi"/>
            <w:i/>
            <w:iCs/>
            <w:lang w:eastAsia="es-ES"/>
          </w:rPr>
          <w:t xml:space="preserve"> </w:t>
        </w:r>
        <w:proofErr w:type="spellStart"/>
        <w:r w:rsidR="005706E3" w:rsidRPr="00041379">
          <w:rPr>
            <w:rFonts w:cstheme="majorHAnsi"/>
            <w:i/>
            <w:iCs/>
            <w:lang w:eastAsia="es-ES"/>
          </w:rPr>
          <w:t>review</w:t>
        </w:r>
        <w:proofErr w:type="spellEnd"/>
        <w:r w:rsidR="005706E3">
          <w:rPr>
            <w:rFonts w:cstheme="majorHAnsi"/>
            <w:lang w:eastAsia="es-ES"/>
          </w:rPr>
          <w:t>)</w:t>
        </w:r>
      </w:ins>
      <w:ins w:id="277" w:author="Ama de Berrio" w:date="2024-06-25T16:50:00Z">
        <w:r w:rsidR="00D34CD2">
          <w:rPr>
            <w:rFonts w:cstheme="majorHAnsi"/>
            <w:lang w:eastAsia="es-ES"/>
          </w:rPr>
          <w:t xml:space="preserve">. Para la elaboración del </w:t>
        </w:r>
      </w:ins>
      <w:ins w:id="278" w:author="Ama de Berrio" w:date="2024-06-25T16:51:00Z">
        <w:r w:rsidR="00D34CD2">
          <w:rPr>
            <w:rFonts w:cstheme="majorHAnsi"/>
            <w:lang w:eastAsia="es-ES"/>
          </w:rPr>
          <w:t xml:space="preserve">protocolo y del informe se </w:t>
        </w:r>
        <w:del w:id="279" w:author="LINA MARIA PENA ACEVEDO" w:date="2024-06-25T18:31:00Z">
          <w:r w:rsidR="00D34CD2" w:rsidDel="00BB5FCD">
            <w:rPr>
              <w:rFonts w:cstheme="majorHAnsi"/>
              <w:lang w:eastAsia="es-ES"/>
            </w:rPr>
            <w:delText>utilzarán</w:delText>
          </w:r>
        </w:del>
      </w:ins>
      <w:ins w:id="280" w:author="LINA MARIA PENA ACEVEDO" w:date="2024-06-25T18:31:00Z">
        <w:r w:rsidR="00BB5FCD">
          <w:rPr>
            <w:rFonts w:cstheme="majorHAnsi"/>
            <w:lang w:eastAsia="es-ES"/>
          </w:rPr>
          <w:t>utilizarán</w:t>
        </w:r>
      </w:ins>
      <w:ins w:id="281" w:author="Ama de Berrio" w:date="2024-06-25T16:51:00Z">
        <w:r w:rsidR="00D34CD2">
          <w:rPr>
            <w:rFonts w:cstheme="majorHAnsi"/>
            <w:lang w:eastAsia="es-ES"/>
          </w:rPr>
          <w:t xml:space="preserve"> los </w:t>
        </w:r>
        <w:del w:id="282" w:author="LINA MARIA PENA ACEVEDO" w:date="2024-06-25T18:31:00Z">
          <w:r w:rsidR="00D34CD2" w:rsidDel="00BB5FCD">
            <w:rPr>
              <w:rFonts w:cstheme="majorHAnsi"/>
              <w:lang w:eastAsia="es-ES"/>
            </w:rPr>
            <w:delText>linemientos</w:delText>
          </w:r>
        </w:del>
      </w:ins>
      <w:ins w:id="283" w:author="LINA MARIA PENA ACEVEDO" w:date="2024-06-25T18:31:00Z">
        <w:r w:rsidR="00BB5FCD">
          <w:rPr>
            <w:rFonts w:cstheme="majorHAnsi"/>
            <w:lang w:eastAsia="es-ES"/>
          </w:rPr>
          <w:t>lineamientos</w:t>
        </w:r>
      </w:ins>
      <w:ins w:id="284" w:author="Ama de Berrio" w:date="2024-06-25T16:51:00Z">
        <w:r w:rsidR="00D34CD2">
          <w:rPr>
            <w:rFonts w:cstheme="majorHAnsi"/>
            <w:lang w:eastAsia="es-ES"/>
          </w:rPr>
          <w:t xml:space="preserve"> </w:t>
        </w:r>
        <w:proofErr w:type="spellStart"/>
        <w:r w:rsidR="00D34CD2">
          <w:rPr>
            <w:rFonts w:cstheme="majorHAnsi"/>
            <w:lang w:eastAsia="es-ES"/>
          </w:rPr>
          <w:t>propiestos</w:t>
        </w:r>
        <w:proofErr w:type="spellEnd"/>
        <w:r w:rsidR="00D34CD2">
          <w:rPr>
            <w:rFonts w:cstheme="majorHAnsi"/>
            <w:lang w:eastAsia="es-ES"/>
          </w:rPr>
          <w:t xml:space="preserve"> </w:t>
        </w:r>
      </w:ins>
      <w:ins w:id="285" w:author="Ama de Berrio" w:date="2024-06-25T16:52:00Z">
        <w:r w:rsidR="00D34CD2">
          <w:rPr>
            <w:rFonts w:cstheme="majorHAnsi"/>
            <w:lang w:eastAsia="es-ES"/>
          </w:rPr>
          <w:t>en</w:t>
        </w:r>
      </w:ins>
      <w:del w:id="286" w:author="Ama de Berrio" w:date="2024-06-25T16:51:00Z">
        <w:r w:rsidR="00980457" w:rsidRPr="00B46E99" w:rsidDel="00D34CD2">
          <w:rPr>
            <w:rFonts w:cstheme="majorHAnsi"/>
            <w:lang w:eastAsia="es-ES"/>
          </w:rPr>
          <w:delText>cuyo protocolo s</w:delText>
        </w:r>
      </w:del>
      <w:del w:id="287" w:author="Ama de Berrio" w:date="2024-06-25T16:52:00Z">
        <w:r w:rsidR="00980457" w:rsidRPr="00B46E99" w:rsidDel="00D34CD2">
          <w:rPr>
            <w:rFonts w:cstheme="majorHAnsi"/>
            <w:lang w:eastAsia="es-ES"/>
          </w:rPr>
          <w:delText>e</w:delText>
        </w:r>
        <w:r w:rsidR="007666C0" w:rsidRPr="00B46E99" w:rsidDel="00D34CD2">
          <w:rPr>
            <w:rFonts w:cstheme="majorHAnsi"/>
            <w:lang w:eastAsia="es-ES"/>
          </w:rPr>
          <w:delText xml:space="preserve"> presenta a continuación con </w:delText>
        </w:r>
        <w:r w:rsidR="00980457" w:rsidRPr="000B2934" w:rsidDel="00D34CD2">
          <w:rPr>
            <w:rFonts w:cstheme="majorHAnsi"/>
            <w:highlight w:val="green"/>
            <w:lang w:eastAsia="es-ES"/>
            <w:rPrChange w:id="288" w:author="lina peña" w:date="2024-06-21T09:38:00Z">
              <w:rPr>
                <w:rFonts w:cstheme="majorHAnsi"/>
                <w:lang w:eastAsia="es-ES"/>
              </w:rPr>
            </w:rPrChange>
          </w:rPr>
          <w:delText>los lineamientos de</w:delText>
        </w:r>
      </w:del>
      <w:r w:rsidR="00980457" w:rsidRPr="000B2934">
        <w:rPr>
          <w:rFonts w:cstheme="majorHAnsi"/>
          <w:highlight w:val="green"/>
          <w:lang w:eastAsia="es-ES"/>
          <w:rPrChange w:id="289" w:author="lina peña" w:date="2024-06-21T09:38:00Z">
            <w:rPr>
              <w:rFonts w:cstheme="majorHAnsi"/>
              <w:lang w:eastAsia="es-ES"/>
            </w:rPr>
          </w:rPrChange>
        </w:rPr>
        <w:t xml:space="preserve"> la declaración PRISMA</w:t>
      </w:r>
      <w:ins w:id="290" w:author="Ama de Berrio" w:date="2024-06-25T16:47:00Z">
        <w:r w:rsidR="00D34CD2">
          <w:rPr>
            <w:rFonts w:cstheme="majorHAnsi"/>
            <w:highlight w:val="green"/>
            <w:lang w:val="es-ES" w:eastAsia="es-ES"/>
          </w:rPr>
          <w:t>-</w:t>
        </w:r>
        <w:proofErr w:type="spellStart"/>
        <w:r w:rsidR="00D34CD2">
          <w:rPr>
            <w:rFonts w:cstheme="majorHAnsi"/>
            <w:highlight w:val="green"/>
            <w:lang w:val="es-ES" w:eastAsia="es-ES"/>
          </w:rPr>
          <w:t>ScR</w:t>
        </w:r>
      </w:ins>
      <w:proofErr w:type="spellEnd"/>
      <w:del w:id="291" w:author="Ama de Berrio" w:date="2024-06-25T16:47:00Z">
        <w:r w:rsidR="00980457" w:rsidRPr="000B2934" w:rsidDel="00D34CD2">
          <w:rPr>
            <w:rFonts w:cstheme="majorHAnsi"/>
            <w:highlight w:val="green"/>
            <w:lang w:eastAsia="es-ES"/>
            <w:rPrChange w:id="292" w:author="lina peña" w:date="2024-06-21T09:38:00Z">
              <w:rPr>
                <w:rFonts w:cstheme="majorHAnsi"/>
                <w:lang w:eastAsia="es-ES"/>
              </w:rPr>
            </w:rPrChange>
          </w:rPr>
          <w:delText xml:space="preserve">-P </w:delText>
        </w:r>
      </w:del>
      <w:del w:id="293" w:author="Ama de Berrio" w:date="2024-06-25T16:48:00Z">
        <w:r w:rsidR="00980457" w:rsidRPr="000B2934" w:rsidDel="00D34CD2">
          <w:rPr>
            <w:rFonts w:cstheme="majorHAnsi"/>
            <w:highlight w:val="green"/>
            <w:lang w:eastAsia="es-ES"/>
            <w:rPrChange w:id="294" w:author="lina peña" w:date="2024-06-21T09:38:00Z">
              <w:rPr>
                <w:rFonts w:cstheme="majorHAnsi"/>
                <w:lang w:eastAsia="es-ES"/>
              </w:rPr>
            </w:rPrChange>
          </w:rPr>
          <w:delText>2015</w:delText>
        </w:r>
      </w:del>
      <w:ins w:id="295" w:author="Ama de Berrio" w:date="2024-06-25T16:48:00Z">
        <w:r w:rsidR="00D34CD2">
          <w:rPr>
            <w:rFonts w:cstheme="majorHAnsi"/>
            <w:lang w:eastAsia="es-ES"/>
          </w:rPr>
          <w:t xml:space="preserve"> (</w:t>
        </w:r>
        <w:r w:rsidR="00D34CD2" w:rsidRPr="00D34CD2">
          <w:rPr>
            <w:rFonts w:cstheme="majorHAnsi"/>
            <w:lang w:val="es-ES_tradnl" w:eastAsia="es-ES"/>
          </w:rPr>
          <w:t xml:space="preserve">PRISMA </w:t>
        </w:r>
        <w:proofErr w:type="spellStart"/>
        <w:r w:rsidR="00D34CD2" w:rsidRPr="00D34CD2">
          <w:rPr>
            <w:rFonts w:cstheme="majorHAnsi"/>
            <w:lang w:val="es-ES_tradnl" w:eastAsia="es-ES"/>
          </w:rPr>
          <w:t>Extension</w:t>
        </w:r>
        <w:proofErr w:type="spellEnd"/>
        <w:r w:rsidR="00D34CD2" w:rsidRPr="00D34CD2">
          <w:rPr>
            <w:rFonts w:cstheme="majorHAnsi"/>
            <w:lang w:val="es-ES_tradnl" w:eastAsia="es-ES"/>
          </w:rPr>
          <w:t xml:space="preserve"> </w:t>
        </w:r>
        <w:proofErr w:type="spellStart"/>
        <w:r w:rsidR="00D34CD2" w:rsidRPr="00D34CD2">
          <w:rPr>
            <w:rFonts w:cstheme="majorHAnsi"/>
            <w:lang w:val="es-ES_tradnl" w:eastAsia="es-ES"/>
          </w:rPr>
          <w:t>for</w:t>
        </w:r>
        <w:proofErr w:type="spellEnd"/>
        <w:r w:rsidR="00D34CD2" w:rsidRPr="00D34CD2">
          <w:rPr>
            <w:rFonts w:cstheme="majorHAnsi"/>
            <w:lang w:val="es-ES_tradnl" w:eastAsia="es-ES"/>
          </w:rPr>
          <w:t xml:space="preserve"> </w:t>
        </w:r>
        <w:proofErr w:type="spellStart"/>
        <w:r w:rsidR="00D34CD2" w:rsidRPr="00D34CD2">
          <w:rPr>
            <w:rFonts w:cstheme="majorHAnsi"/>
            <w:lang w:val="es-ES_tradnl" w:eastAsia="es-ES"/>
          </w:rPr>
          <w:t>Scoping</w:t>
        </w:r>
        <w:proofErr w:type="spellEnd"/>
        <w:r w:rsidR="00D34CD2" w:rsidRPr="00D34CD2">
          <w:rPr>
            <w:rFonts w:cstheme="majorHAnsi"/>
            <w:lang w:val="es-ES_tradnl" w:eastAsia="es-ES"/>
          </w:rPr>
          <w:t xml:space="preserve"> </w:t>
        </w:r>
        <w:proofErr w:type="spellStart"/>
        <w:r w:rsidR="00D34CD2" w:rsidRPr="00D34CD2">
          <w:rPr>
            <w:rFonts w:cstheme="majorHAnsi"/>
            <w:lang w:val="es-ES_tradnl" w:eastAsia="es-ES"/>
          </w:rPr>
          <w:t>Reviews</w:t>
        </w:r>
        <w:proofErr w:type="spellEnd"/>
        <w:r w:rsidR="00D34CD2" w:rsidRPr="00D34CD2">
          <w:rPr>
            <w:rFonts w:cstheme="majorHAnsi"/>
            <w:lang w:val="es-ES_tradnl" w:eastAsia="es-ES"/>
          </w:rPr>
          <w:t xml:space="preserve"> (PRISMA-</w:t>
        </w:r>
        <w:proofErr w:type="spellStart"/>
        <w:r w:rsidR="00D34CD2" w:rsidRPr="00D34CD2">
          <w:rPr>
            <w:rFonts w:cstheme="majorHAnsi"/>
            <w:lang w:val="es-ES_tradnl" w:eastAsia="es-ES"/>
          </w:rPr>
          <w:t>ScR</w:t>
        </w:r>
        <w:proofErr w:type="spellEnd"/>
        <w:r w:rsidR="00D34CD2" w:rsidRPr="00D34CD2">
          <w:rPr>
            <w:rFonts w:cstheme="majorHAnsi"/>
            <w:lang w:val="es-ES_tradnl" w:eastAsia="es-ES"/>
          </w:rPr>
          <w:t xml:space="preserve">): </w:t>
        </w:r>
        <w:proofErr w:type="spellStart"/>
        <w:r w:rsidR="00D34CD2" w:rsidRPr="00D34CD2">
          <w:rPr>
            <w:rFonts w:cstheme="majorHAnsi"/>
            <w:lang w:val="es-ES_tradnl" w:eastAsia="es-ES"/>
          </w:rPr>
          <w:t>Checklist</w:t>
        </w:r>
        <w:proofErr w:type="spellEnd"/>
        <w:r w:rsidR="00D34CD2">
          <w:rPr>
            <w:rFonts w:cstheme="majorHAnsi"/>
            <w:lang w:val="es-ES_tradnl" w:eastAsia="es-ES"/>
          </w:rPr>
          <w:t xml:space="preserve"> </w:t>
        </w:r>
        <w:r w:rsidR="00D34CD2" w:rsidRPr="00D34CD2">
          <w:rPr>
            <w:rFonts w:cstheme="majorHAnsi"/>
            <w:lang w:val="es-ES_tradnl" w:eastAsia="es-ES"/>
          </w:rPr>
          <w:t xml:space="preserve">and </w:t>
        </w:r>
        <w:proofErr w:type="spellStart"/>
        <w:r w:rsidR="00D34CD2" w:rsidRPr="00D34CD2">
          <w:rPr>
            <w:rFonts w:cstheme="majorHAnsi"/>
            <w:lang w:val="es-ES_tradnl" w:eastAsia="es-ES"/>
          </w:rPr>
          <w:t>Explanatio</w:t>
        </w:r>
        <w:r w:rsidR="00D34CD2">
          <w:rPr>
            <w:rFonts w:cstheme="majorHAnsi"/>
            <w:lang w:val="es-ES_tradnl" w:eastAsia="es-ES"/>
          </w:rPr>
          <w:t>n</w:t>
        </w:r>
        <w:proofErr w:type="spellEnd"/>
        <w:r w:rsidR="00D34CD2">
          <w:rPr>
            <w:rFonts w:cstheme="majorHAnsi"/>
            <w:lang w:eastAsia="es-ES"/>
          </w:rPr>
          <w:t>)</w:t>
        </w:r>
      </w:ins>
      <w:ins w:id="296" w:author="Ama de Berrio" w:date="2024-06-25T16:52:00Z">
        <w:r w:rsidR="00D34CD2">
          <w:rPr>
            <w:rFonts w:cstheme="majorHAnsi"/>
            <w:lang w:eastAsia="es-ES"/>
          </w:rPr>
          <w:t xml:space="preserve"> y en la </w:t>
        </w:r>
      </w:ins>
      <w:ins w:id="297" w:author="Ama de Berrio" w:date="2024-06-25T17:44:00Z">
        <w:r w:rsidR="003323D6">
          <w:rPr>
            <w:rFonts w:cstheme="majorHAnsi"/>
            <w:lang w:eastAsia="es-ES"/>
          </w:rPr>
          <w:t>guía</w:t>
        </w:r>
      </w:ins>
      <w:ins w:id="298" w:author="Ama de Berrio" w:date="2024-06-25T16:52:00Z">
        <w:r w:rsidR="00D34CD2">
          <w:rPr>
            <w:rFonts w:cstheme="majorHAnsi"/>
            <w:lang w:eastAsia="es-ES"/>
          </w:rPr>
          <w:t xml:space="preserve"> del </w:t>
        </w:r>
      </w:ins>
      <w:ins w:id="299" w:author="Ama de Berrio" w:date="2024-06-25T16:55:00Z">
        <w:r w:rsidR="00D34CD2" w:rsidRPr="00D34CD2">
          <w:rPr>
            <w:rFonts w:cstheme="majorHAnsi"/>
            <w:lang w:eastAsia="es-ES"/>
          </w:rPr>
          <w:t>Joanna Briggs</w:t>
        </w:r>
        <w:r w:rsidR="00D34CD2">
          <w:rPr>
            <w:rFonts w:cstheme="majorHAnsi"/>
            <w:lang w:eastAsia="es-ES"/>
          </w:rPr>
          <w:t xml:space="preserve"> </w:t>
        </w:r>
        <w:proofErr w:type="spellStart"/>
        <w:r w:rsidR="00D34CD2">
          <w:rPr>
            <w:rFonts w:cstheme="majorHAnsi"/>
            <w:lang w:eastAsia="es-ES"/>
          </w:rPr>
          <w:t>Institute</w:t>
        </w:r>
        <w:proofErr w:type="spellEnd"/>
        <w:r w:rsidR="00D34CD2">
          <w:rPr>
            <w:rFonts w:cstheme="majorHAnsi"/>
            <w:lang w:eastAsia="es-ES"/>
          </w:rPr>
          <w:t xml:space="preserve"> (</w:t>
        </w:r>
      </w:ins>
      <w:ins w:id="300" w:author="Ama de Berrio" w:date="2024-06-25T16:52:00Z">
        <w:r w:rsidR="00D34CD2" w:rsidRPr="003323D6">
          <w:rPr>
            <w:rFonts w:cstheme="majorHAnsi"/>
            <w:lang w:eastAsia="es-ES"/>
            <w:rPrChange w:id="301" w:author="Ama de Berrio" w:date="2024-06-25T17:52:00Z">
              <w:rPr>
                <w:rFonts w:ascii="ñ-å_ò" w:eastAsiaTheme="minorHAnsi" w:hAnsi="ñ-å_ò" w:cs="ñ-å_ò"/>
                <w:sz w:val="18"/>
                <w:szCs w:val="18"/>
                <w:lang w:val="es-ES_tradnl" w:eastAsia="en-US"/>
              </w:rPr>
            </w:rPrChange>
          </w:rPr>
          <w:t xml:space="preserve">JBI </w:t>
        </w:r>
        <w:proofErr w:type="spellStart"/>
        <w:r w:rsidR="00D34CD2" w:rsidRPr="003323D6">
          <w:rPr>
            <w:rFonts w:cstheme="majorHAnsi"/>
            <w:lang w:eastAsia="es-ES"/>
            <w:rPrChange w:id="302" w:author="Ama de Berrio" w:date="2024-06-25T17:52:00Z">
              <w:rPr>
                <w:rFonts w:ascii="ñ-å_ò" w:eastAsiaTheme="minorHAnsi" w:hAnsi="ñ-å_ò" w:cs="ñ-å_ò"/>
                <w:sz w:val="18"/>
                <w:szCs w:val="18"/>
                <w:lang w:val="es-ES_tradnl" w:eastAsia="en-US"/>
              </w:rPr>
            </w:rPrChange>
          </w:rPr>
          <w:t>scoping</w:t>
        </w:r>
        <w:proofErr w:type="spellEnd"/>
        <w:r w:rsidR="00D34CD2" w:rsidRPr="003323D6">
          <w:rPr>
            <w:rFonts w:cstheme="majorHAnsi"/>
            <w:lang w:eastAsia="es-ES"/>
            <w:rPrChange w:id="303" w:author="Ama de Berrio" w:date="2024-06-25T17:52:00Z">
              <w:rPr>
                <w:rFonts w:ascii="ñ-å_ò" w:eastAsiaTheme="minorHAnsi" w:hAnsi="ñ-å_ò" w:cs="ñ-å_ò"/>
                <w:sz w:val="18"/>
                <w:szCs w:val="18"/>
                <w:lang w:val="es-ES_tradnl" w:eastAsia="en-US"/>
              </w:rPr>
            </w:rPrChange>
          </w:rPr>
          <w:t xml:space="preserve"> </w:t>
        </w:r>
        <w:proofErr w:type="spellStart"/>
        <w:r w:rsidR="00D34CD2" w:rsidRPr="003323D6">
          <w:rPr>
            <w:rFonts w:cstheme="majorHAnsi"/>
            <w:lang w:eastAsia="es-ES"/>
            <w:rPrChange w:id="304" w:author="Ama de Berrio" w:date="2024-06-25T17:52:00Z">
              <w:rPr>
                <w:rFonts w:ascii="ñ-å_ò" w:eastAsiaTheme="minorHAnsi" w:hAnsi="ñ-å_ò" w:cs="ñ-å_ò"/>
                <w:sz w:val="18"/>
                <w:szCs w:val="18"/>
                <w:lang w:val="es-ES_tradnl" w:eastAsia="en-US"/>
              </w:rPr>
            </w:rPrChange>
          </w:rPr>
          <w:t>review</w:t>
        </w:r>
        <w:proofErr w:type="spellEnd"/>
        <w:r w:rsidR="00D34CD2" w:rsidRPr="003323D6">
          <w:rPr>
            <w:rFonts w:cstheme="majorHAnsi"/>
            <w:lang w:eastAsia="es-ES"/>
            <w:rPrChange w:id="305" w:author="Ama de Berrio" w:date="2024-06-25T17:52:00Z">
              <w:rPr>
                <w:rFonts w:ascii="ñ-å_ò" w:eastAsiaTheme="minorHAnsi" w:hAnsi="ñ-å_ò" w:cs="ñ-å_ò"/>
                <w:sz w:val="18"/>
                <w:szCs w:val="18"/>
                <w:lang w:val="es-ES_tradnl" w:eastAsia="en-US"/>
              </w:rPr>
            </w:rPrChange>
          </w:rPr>
          <w:t xml:space="preserve"> </w:t>
        </w:r>
      </w:ins>
      <w:ins w:id="306" w:author="Ama de Berrio" w:date="2024-06-25T16:56:00Z">
        <w:r w:rsidR="0014587E" w:rsidRPr="003323D6">
          <w:rPr>
            <w:rFonts w:cstheme="majorHAnsi"/>
            <w:lang w:eastAsia="es-ES"/>
            <w:rPrChange w:id="307" w:author="Ama de Berrio" w:date="2024-06-25T17:52:00Z">
              <w:rPr>
                <w:rFonts w:ascii="ñ-å_ò" w:eastAsiaTheme="minorHAnsi" w:hAnsi="ñ-å_ò" w:cs="ñ-å_ò"/>
                <w:sz w:val="18"/>
                <w:szCs w:val="18"/>
                <w:lang w:val="es-ES_tradnl" w:eastAsia="en-US"/>
              </w:rPr>
            </w:rPrChange>
          </w:rPr>
          <w:t>guide</w:t>
        </w:r>
      </w:ins>
      <w:ins w:id="308" w:author="Ama de Berrio" w:date="2024-06-25T17:52:00Z">
        <w:r w:rsidR="003323D6">
          <w:rPr>
            <w:rFonts w:cstheme="majorHAnsi"/>
            <w:lang w:eastAsia="es-ES"/>
          </w:rPr>
          <w:t xml:space="preserve"> </w:t>
        </w:r>
      </w:ins>
      <w:ins w:id="309" w:author="Ama de Berrio" w:date="2024-06-25T16:55:00Z">
        <w:r w:rsidR="0014587E" w:rsidRPr="003323D6">
          <w:rPr>
            <w:rFonts w:cstheme="majorHAnsi"/>
            <w:lang w:eastAsia="es-ES"/>
            <w:rPrChange w:id="310" w:author="Ama de Berrio" w:date="2024-06-25T17:52:00Z">
              <w:rPr>
                <w:rFonts w:ascii="ñ-å_ò" w:eastAsiaTheme="minorHAnsi" w:hAnsi="ñ-å_ò" w:cs="ñ-å_ò"/>
                <w:sz w:val="18"/>
                <w:szCs w:val="18"/>
                <w:lang w:val="es-ES_tradnl" w:eastAsia="en-US"/>
              </w:rPr>
            </w:rPrChange>
          </w:rPr>
          <w:t xml:space="preserve">- </w:t>
        </w:r>
      </w:ins>
      <w:ins w:id="311" w:author="Ama de Berrio" w:date="2024-06-25T16:52:00Z">
        <w:r w:rsidR="00D34CD2" w:rsidRPr="003323D6">
          <w:rPr>
            <w:rFonts w:cstheme="majorHAnsi"/>
            <w:lang w:eastAsia="es-ES"/>
            <w:rPrChange w:id="312" w:author="Ama de Berrio" w:date="2024-06-25T17:52:00Z">
              <w:rPr>
                <w:rFonts w:ascii="ñ-å_ò" w:eastAsiaTheme="minorHAnsi" w:hAnsi="ñ-å_ò" w:cs="ñ-å_ò"/>
                <w:sz w:val="18"/>
                <w:szCs w:val="18"/>
                <w:lang w:val="es-ES_tradnl" w:eastAsia="en-US"/>
              </w:rPr>
            </w:rPrChange>
          </w:rPr>
          <w:t>2020)</w:t>
        </w:r>
      </w:ins>
      <w:r w:rsidR="00980457" w:rsidRPr="00B46E99">
        <w:rPr>
          <w:rFonts w:cstheme="majorHAnsi"/>
          <w:lang w:eastAsia="es-ES"/>
        </w:rPr>
        <w:t xml:space="preserve"> </w:t>
      </w:r>
      <w:sdt>
        <w:sdtPr>
          <w:rPr>
            <w:rFonts w:cstheme="majorHAnsi"/>
            <w:color w:val="000000"/>
            <w:lang w:eastAsia="es-ES"/>
          </w:rPr>
          <w:tag w:val="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"/>
          <w:id w:val="-999891747"/>
          <w:placeholder>
            <w:docPart w:val="D351D824FC97D045B0557AD78CA5AB16"/>
          </w:placeholder>
        </w:sdtPr>
        <w:sdtContent>
          <w:ins w:id="313" w:author="Ama de Berrio" w:date="2024-06-25T17:54:00Z">
            <w:r w:rsidR="003323D6" w:rsidRPr="003323D6">
              <w:rPr>
                <w:rFonts w:cstheme="majorHAnsi"/>
                <w:color w:val="000000"/>
                <w:lang w:eastAsia="es-ES"/>
              </w:rPr>
              <w:t>(81,82)</w:t>
            </w:r>
          </w:ins>
          <w:del w:id="314" w:author="Ama de Berrio" w:date="2024-06-21T16:17:00Z">
            <w:r w:rsidR="005359D1" w:rsidRPr="003323D6" w:rsidDel="00CA1723">
              <w:rPr>
                <w:rFonts w:cstheme="majorHAnsi"/>
                <w:color w:val="000000"/>
                <w:lang w:eastAsia="es-ES"/>
              </w:rPr>
              <w:delText>(79,80)</w:delText>
            </w:r>
          </w:del>
        </w:sdtContent>
      </w:sdt>
      <w:r w:rsidR="007666C0" w:rsidRPr="00B46E99">
        <w:rPr>
          <w:rFonts w:cstheme="majorHAnsi"/>
          <w:lang w:eastAsia="es-ES"/>
        </w:rPr>
        <w:t xml:space="preserve"> </w:t>
      </w:r>
      <w:r w:rsidR="007666C0" w:rsidRPr="000B2934">
        <w:rPr>
          <w:rFonts w:cstheme="majorHAnsi"/>
          <w:highlight w:val="green"/>
          <w:lang w:eastAsia="es-ES"/>
          <w:rPrChange w:id="315" w:author="lina peña" w:date="2024-06-21T09:38:00Z">
            <w:rPr>
              <w:rFonts w:cstheme="majorHAnsi"/>
              <w:lang w:eastAsia="es-ES"/>
            </w:rPr>
          </w:rPrChange>
        </w:rPr>
        <w:t xml:space="preserve">y </w:t>
      </w:r>
      <w:r w:rsidR="00980457" w:rsidRPr="000B2934">
        <w:rPr>
          <w:rFonts w:cstheme="majorHAnsi"/>
          <w:highlight w:val="green"/>
          <w:lang w:eastAsia="es-ES"/>
          <w:rPrChange w:id="316" w:author="lina peña" w:date="2024-06-21T09:38:00Z">
            <w:rPr>
              <w:rFonts w:cstheme="majorHAnsi"/>
              <w:lang w:eastAsia="es-ES"/>
            </w:rPr>
          </w:rPrChange>
        </w:rPr>
        <w:t>se registrará en PROSPERO</w:t>
      </w:r>
      <w:r w:rsidR="006E42EA" w:rsidRPr="000B2934">
        <w:rPr>
          <w:rFonts w:cstheme="majorHAnsi"/>
          <w:highlight w:val="green"/>
          <w:lang w:eastAsia="es-ES"/>
          <w:rPrChange w:id="317" w:author="lina peña" w:date="2024-06-21T09:38:00Z">
            <w:rPr>
              <w:rFonts w:cstheme="majorHAnsi"/>
              <w:lang w:eastAsia="es-ES"/>
            </w:rPr>
          </w:rPrChange>
        </w:rPr>
        <w:t xml:space="preserve"> (International Prospective </w:t>
      </w:r>
      <w:proofErr w:type="spellStart"/>
      <w:r w:rsidR="006E42EA" w:rsidRPr="000B2934">
        <w:rPr>
          <w:rFonts w:cstheme="majorHAnsi"/>
          <w:highlight w:val="green"/>
          <w:lang w:eastAsia="es-ES"/>
          <w:rPrChange w:id="318" w:author="lina peña" w:date="2024-06-21T09:38:00Z">
            <w:rPr>
              <w:rFonts w:cstheme="majorHAnsi"/>
              <w:lang w:eastAsia="es-ES"/>
            </w:rPr>
          </w:rPrChange>
        </w:rPr>
        <w:t>Register</w:t>
      </w:r>
      <w:proofErr w:type="spellEnd"/>
      <w:r w:rsidR="006E42EA" w:rsidRPr="000B2934">
        <w:rPr>
          <w:rFonts w:cstheme="majorHAnsi"/>
          <w:highlight w:val="green"/>
          <w:lang w:eastAsia="es-ES"/>
          <w:rPrChange w:id="319" w:author="lina peña" w:date="2024-06-21T09:38:00Z">
            <w:rPr>
              <w:rFonts w:cstheme="majorHAnsi"/>
              <w:lang w:eastAsia="es-ES"/>
            </w:rPr>
          </w:rPrChange>
        </w:rPr>
        <w:t xml:space="preserve"> </w:t>
      </w:r>
      <w:proofErr w:type="spellStart"/>
      <w:r w:rsidR="006E42EA" w:rsidRPr="000B2934">
        <w:rPr>
          <w:rFonts w:cstheme="majorHAnsi"/>
          <w:highlight w:val="green"/>
          <w:lang w:eastAsia="es-ES"/>
          <w:rPrChange w:id="320" w:author="lina peña" w:date="2024-06-21T09:38:00Z">
            <w:rPr>
              <w:rFonts w:cstheme="majorHAnsi"/>
              <w:lang w:eastAsia="es-ES"/>
            </w:rPr>
          </w:rPrChange>
        </w:rPr>
        <w:t>of</w:t>
      </w:r>
      <w:proofErr w:type="spellEnd"/>
      <w:r w:rsidR="006E42EA" w:rsidRPr="000B2934">
        <w:rPr>
          <w:rFonts w:cstheme="majorHAnsi"/>
          <w:highlight w:val="green"/>
          <w:lang w:eastAsia="es-ES"/>
          <w:rPrChange w:id="321" w:author="lina peña" w:date="2024-06-21T09:38:00Z">
            <w:rPr>
              <w:rFonts w:cstheme="majorHAnsi"/>
              <w:lang w:eastAsia="es-ES"/>
            </w:rPr>
          </w:rPrChange>
        </w:rPr>
        <w:t xml:space="preserve"> </w:t>
      </w:r>
      <w:proofErr w:type="spellStart"/>
      <w:r w:rsidR="006E42EA" w:rsidRPr="000B2934">
        <w:rPr>
          <w:rFonts w:cstheme="majorHAnsi"/>
          <w:highlight w:val="green"/>
          <w:lang w:eastAsia="es-ES"/>
          <w:rPrChange w:id="322" w:author="lina peña" w:date="2024-06-21T09:38:00Z">
            <w:rPr>
              <w:rFonts w:cstheme="majorHAnsi"/>
              <w:lang w:eastAsia="es-ES"/>
            </w:rPr>
          </w:rPrChange>
        </w:rPr>
        <w:t>Systematic</w:t>
      </w:r>
      <w:proofErr w:type="spellEnd"/>
      <w:r w:rsidR="006E42EA" w:rsidRPr="000B2934">
        <w:rPr>
          <w:rFonts w:cstheme="majorHAnsi"/>
          <w:highlight w:val="green"/>
          <w:lang w:eastAsia="es-ES"/>
          <w:rPrChange w:id="323" w:author="lina peña" w:date="2024-06-21T09:38:00Z">
            <w:rPr>
              <w:rFonts w:cstheme="majorHAnsi"/>
              <w:lang w:eastAsia="es-ES"/>
            </w:rPr>
          </w:rPrChange>
        </w:rPr>
        <w:t xml:space="preserve"> </w:t>
      </w:r>
      <w:proofErr w:type="spellStart"/>
      <w:r w:rsidR="006E42EA" w:rsidRPr="000B2934">
        <w:rPr>
          <w:rFonts w:cstheme="majorHAnsi"/>
          <w:highlight w:val="green"/>
          <w:lang w:eastAsia="es-ES"/>
          <w:rPrChange w:id="324" w:author="lina peña" w:date="2024-06-21T09:38:00Z">
            <w:rPr>
              <w:rFonts w:cstheme="majorHAnsi"/>
              <w:lang w:eastAsia="es-ES"/>
            </w:rPr>
          </w:rPrChange>
        </w:rPr>
        <w:t>Reviews</w:t>
      </w:r>
      <w:proofErr w:type="spellEnd"/>
      <w:r w:rsidR="006E42EA" w:rsidRPr="00B46E99">
        <w:rPr>
          <w:rFonts w:cstheme="majorHAnsi"/>
          <w:lang w:eastAsia="es-ES"/>
        </w:rPr>
        <w:t>)</w:t>
      </w:r>
      <w:sdt>
        <w:sdtPr>
          <w:rPr>
            <w:rFonts w:cstheme="majorHAnsi"/>
            <w:color w:val="000000"/>
            <w:lang w:eastAsia="es-ES"/>
          </w:rPr>
          <w:tag w:val="MENDELEY_CITATION_v3_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"/>
          <w:id w:val="1551728125"/>
          <w:placeholder>
            <w:docPart w:val="DFC326924939AF48B4861B36D8E06D03"/>
          </w:placeholder>
        </w:sdtPr>
        <w:sdtContent>
          <w:ins w:id="325" w:author="Ama de Berrio" w:date="2024-06-25T17:54:00Z">
            <w:r w:rsidR="003323D6" w:rsidRPr="003323D6">
              <w:rPr>
                <w:rFonts w:cstheme="majorHAnsi"/>
                <w:color w:val="000000"/>
                <w:lang w:eastAsia="es-ES"/>
              </w:rPr>
              <w:t>(83)</w:t>
            </w:r>
          </w:ins>
          <w:del w:id="326" w:author="Ama de Berrio" w:date="2024-06-21T16:17:00Z">
            <w:r w:rsidR="005359D1" w:rsidRPr="003323D6" w:rsidDel="00CA1723">
              <w:rPr>
                <w:rFonts w:cstheme="majorHAnsi"/>
                <w:color w:val="000000"/>
                <w:lang w:eastAsia="es-ES"/>
              </w:rPr>
              <w:delText>(81)</w:delText>
            </w:r>
          </w:del>
        </w:sdtContent>
      </w:sdt>
      <w:r w:rsidR="00E90885">
        <w:rPr>
          <w:rFonts w:cstheme="majorHAnsi"/>
          <w:color w:val="000000"/>
          <w:lang w:eastAsia="es-ES"/>
        </w:rPr>
        <w:t xml:space="preserve">, </w:t>
      </w:r>
      <w:r w:rsidR="00E90885" w:rsidRPr="000B2934">
        <w:rPr>
          <w:rFonts w:cstheme="majorHAnsi"/>
          <w:color w:val="000000"/>
          <w:highlight w:val="green"/>
          <w:lang w:eastAsia="es-ES"/>
          <w:rPrChange w:id="327" w:author="lina peña" w:date="2024-06-21T09:38:00Z">
            <w:rPr>
              <w:rFonts w:cstheme="majorHAnsi"/>
              <w:color w:val="000000"/>
              <w:lang w:eastAsia="es-ES"/>
            </w:rPr>
          </w:rPrChange>
        </w:rPr>
        <w:t>p</w:t>
      </w:r>
      <w:r w:rsidR="00C45B91" w:rsidRPr="000B2934">
        <w:rPr>
          <w:rFonts w:cstheme="majorHAnsi"/>
          <w:highlight w:val="green"/>
          <w:lang w:eastAsia="es-ES"/>
          <w:rPrChange w:id="328" w:author="lina peña" w:date="2024-06-21T09:38:00Z">
            <w:rPr>
              <w:rFonts w:cstheme="majorHAnsi"/>
              <w:lang w:eastAsia="es-ES"/>
            </w:rPr>
          </w:rPrChange>
        </w:rPr>
        <w:t>ara el informe de sus hallazgos se utilizar</w:t>
      </w:r>
      <w:r w:rsidR="007666C0" w:rsidRPr="000B2934">
        <w:rPr>
          <w:rFonts w:cstheme="majorHAnsi"/>
          <w:highlight w:val="green"/>
          <w:lang w:eastAsia="es-ES"/>
          <w:rPrChange w:id="329" w:author="lina peña" w:date="2024-06-21T09:38:00Z">
            <w:rPr>
              <w:rFonts w:cstheme="majorHAnsi"/>
              <w:lang w:eastAsia="es-ES"/>
            </w:rPr>
          </w:rPrChange>
        </w:rPr>
        <w:t>á</w:t>
      </w:r>
      <w:r w:rsidR="00C45B91" w:rsidRPr="000B2934">
        <w:rPr>
          <w:rFonts w:cstheme="majorHAnsi"/>
          <w:highlight w:val="green"/>
          <w:lang w:eastAsia="es-ES"/>
          <w:rPrChange w:id="330" w:author="lina peña" w:date="2024-06-21T09:38:00Z">
            <w:rPr>
              <w:rFonts w:cstheme="majorHAnsi"/>
              <w:lang w:eastAsia="es-ES"/>
            </w:rPr>
          </w:rPrChange>
        </w:rPr>
        <w:t>n las recomendaciones derivadas de la declaración PRISMA 2020</w:t>
      </w:r>
      <w:r w:rsidR="00C45B91" w:rsidRPr="00B46E99">
        <w:rPr>
          <w:rFonts w:cstheme="majorHAnsi"/>
          <w:lang w:eastAsia="es-ES"/>
        </w:rPr>
        <w:t xml:space="preserve"> </w:t>
      </w:r>
      <w:sdt>
        <w:sdtPr>
          <w:rPr>
            <w:rFonts w:cstheme="majorHAnsi"/>
            <w:color w:val="000000"/>
            <w:lang w:eastAsia="es-ES"/>
          </w:rPr>
          <w:tag w:val="MENDELEY_CITATION_v3_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"/>
          <w:id w:val="-42596015"/>
          <w:placeholder>
            <w:docPart w:val="DefaultPlaceholder_-1854013440"/>
          </w:placeholder>
        </w:sdtPr>
        <w:sdtEndPr>
          <w:rPr>
            <w:lang w:eastAsia="es-ES_tradnl"/>
          </w:rPr>
        </w:sdtEndPr>
        <w:sdtContent>
          <w:ins w:id="331" w:author="Ama de Berrio" w:date="2024-06-25T17:54:00Z">
            <w:r w:rsidR="003323D6" w:rsidRPr="003323D6">
              <w:rPr>
                <w:rFonts w:cstheme="majorHAnsi"/>
                <w:color w:val="000000"/>
              </w:rPr>
              <w:t>(84)</w:t>
            </w:r>
          </w:ins>
          <w:del w:id="332" w:author="Ama de Berrio" w:date="2024-06-21T16:17:00Z">
            <w:r w:rsidR="005359D1" w:rsidRPr="003323D6" w:rsidDel="00CA1723">
              <w:rPr>
                <w:rFonts w:cstheme="majorHAnsi"/>
                <w:color w:val="000000"/>
              </w:rPr>
              <w:delText>(82)</w:delText>
            </w:r>
          </w:del>
        </w:sdtContent>
      </w:sdt>
      <w:r w:rsidR="00336135" w:rsidRPr="00B46E99">
        <w:rPr>
          <w:rFonts w:cstheme="majorHAnsi"/>
          <w:lang w:eastAsia="es-ES"/>
        </w:rPr>
        <w:t>.</w:t>
      </w:r>
    </w:p>
    <w:p w14:paraId="3B4BC9A9" w14:textId="232A23D2" w:rsidR="00457DAA" w:rsidRPr="00A902B2" w:rsidRDefault="00457DAA" w:rsidP="008B7AB8">
      <w:pPr>
        <w:jc w:val="both"/>
        <w:rPr>
          <w:rFonts w:cstheme="majorHAnsi"/>
          <w:lang w:eastAsia="es-ES"/>
        </w:rPr>
      </w:pPr>
    </w:p>
    <w:p w14:paraId="0F15B1AC" w14:textId="418BA929" w:rsidR="008B7AB8" w:rsidRPr="00A902B2" w:rsidRDefault="008B7AB8" w:rsidP="000E0CF0">
      <w:pPr>
        <w:pStyle w:val="Ttulo4"/>
      </w:pPr>
      <w:r w:rsidRPr="00A902B2">
        <w:t>INTRODUCCIÓN:</w:t>
      </w:r>
    </w:p>
    <w:p w14:paraId="74E69D82" w14:textId="77777777" w:rsidR="008B7AB8" w:rsidRPr="00A902B2" w:rsidRDefault="008B7AB8" w:rsidP="008B7AB8">
      <w:pPr>
        <w:jc w:val="both"/>
        <w:rPr>
          <w:rFonts w:cstheme="majorHAnsi"/>
          <w:lang w:eastAsia="es-ES"/>
        </w:rPr>
      </w:pPr>
    </w:p>
    <w:p w14:paraId="4F1E2314" w14:textId="42D34D29" w:rsidR="008B7AB8" w:rsidRPr="00A902B2" w:rsidRDefault="008B7AB8" w:rsidP="00BA5112">
      <w:pPr>
        <w:pStyle w:val="Ttulo5"/>
      </w:pPr>
      <w:r w:rsidRPr="00A902B2">
        <w:t xml:space="preserve">Justificación: </w:t>
      </w:r>
    </w:p>
    <w:p w14:paraId="580F583B" w14:textId="49C214C6" w:rsidR="008B7AB8" w:rsidRPr="00A902B2" w:rsidRDefault="008B7AB8" w:rsidP="00435283">
      <w:pPr>
        <w:pStyle w:val="NormalWeb"/>
        <w:ind w:left="360"/>
        <w:jc w:val="both"/>
        <w:rPr>
          <w:rFonts w:cstheme="majorHAnsi"/>
          <w:lang w:eastAsia="es-ES"/>
        </w:rPr>
      </w:pPr>
      <w:r w:rsidRPr="00A902B2">
        <w:rPr>
          <w:rFonts w:cstheme="majorHAnsi"/>
          <w:lang w:eastAsia="es-ES"/>
        </w:rPr>
        <w:t>La infección de piel y tejidos blandos (IPTB) es la complicación local más frecuente de las mordeduras de serpiente (MS) y se presenta entre el 9 y el 77% de los casos</w:t>
      </w:r>
      <w:r w:rsidR="00EB4078" w:rsidRPr="00A902B2">
        <w:rPr>
          <w:rFonts w:cstheme="majorHAnsi"/>
          <w:lang w:eastAsia="es-ES"/>
        </w:rPr>
        <w:t xml:space="preserve"> </w:t>
      </w:r>
      <w:sdt>
        <w:sdtPr>
          <w:rPr>
            <w:rFonts w:cstheme="majorHAnsi"/>
            <w:color w:val="000000"/>
            <w:lang w:eastAsia="es-ES"/>
          </w:rPr>
          <w:tag w:val="MENDELEY_CITATION_v3_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"/>
          <w:id w:val="-1865901644"/>
          <w:placeholder>
            <w:docPart w:val="DefaultPlaceholder_-1854013440"/>
          </w:placeholder>
        </w:sdtPr>
        <w:sdtContent>
          <w:ins w:id="333" w:author="Ama de Berrio" w:date="2024-06-25T17:54:00Z">
            <w:r w:rsidR="003323D6" w:rsidRPr="003323D6">
              <w:rPr>
                <w:rFonts w:cstheme="majorHAnsi"/>
                <w:color w:val="000000"/>
                <w:lang w:eastAsia="es-ES"/>
              </w:rPr>
              <w:t>(85)</w:t>
            </w:r>
          </w:ins>
        </w:sdtContent>
      </w:sdt>
      <w:r w:rsidR="00EB4078" w:rsidRPr="00A902B2">
        <w:rPr>
          <w:rFonts w:cstheme="majorHAnsi"/>
          <w:lang w:eastAsia="es-ES"/>
        </w:rPr>
        <w:t xml:space="preserve"> </w:t>
      </w:r>
      <w:r w:rsidRPr="00A902B2">
        <w:rPr>
          <w:rFonts w:cstheme="majorHAnsi"/>
          <w:lang w:eastAsia="es-ES"/>
        </w:rPr>
        <w:t xml:space="preserve"> </w:t>
      </w:r>
      <w:r w:rsidR="007124AC" w:rsidRPr="00A902B2">
        <w:rPr>
          <w:rFonts w:cstheme="majorHAnsi"/>
          <w:lang w:eastAsia="es-ES"/>
        </w:rPr>
        <w:t xml:space="preserve">(4 – 10). </w:t>
      </w:r>
      <w:r w:rsidRPr="00A902B2">
        <w:rPr>
          <w:rFonts w:cstheme="majorHAnsi"/>
          <w:lang w:eastAsia="es-ES"/>
        </w:rPr>
        <w:t>La gran variabilidad en su frecuencia podría estar relacionada con la ausencia de criterios clínicos y biomarcadores uniformes y precisos para su diagnóstico</w:t>
      </w:r>
      <w:r w:rsidR="00FA000A">
        <w:rPr>
          <w:rFonts w:cstheme="majorHAnsi"/>
          <w:lang w:eastAsia="es-ES"/>
        </w:rPr>
        <w:t xml:space="preserve">, </w:t>
      </w:r>
      <w:ins w:id="334" w:author="lina peña" w:date="2024-06-21T09:39:00Z">
        <w:r w:rsidR="000B2934">
          <w:rPr>
            <w:rFonts w:cstheme="majorHAnsi"/>
            <w:lang w:eastAsia="es-ES"/>
          </w:rPr>
          <w:t xml:space="preserve">el cual </w:t>
        </w:r>
      </w:ins>
      <w:r w:rsidRPr="00A902B2">
        <w:rPr>
          <w:rFonts w:cstheme="majorHAnsi"/>
          <w:lang w:eastAsia="es-ES"/>
        </w:rPr>
        <w:t>requiere un alto nivel de sospecha clínica dada la superposición temporal</w:t>
      </w:r>
      <w:ins w:id="335" w:author="lina peña" w:date="2024-06-21T09:40:00Z">
        <w:r w:rsidR="000B2934">
          <w:rPr>
            <w:rFonts w:cstheme="majorHAnsi"/>
            <w:lang w:eastAsia="es-ES"/>
          </w:rPr>
          <w:t xml:space="preserve"> </w:t>
        </w:r>
      </w:ins>
      <w:r w:rsidRPr="00A902B2">
        <w:rPr>
          <w:rFonts w:cstheme="majorHAnsi"/>
          <w:lang w:eastAsia="es-ES"/>
        </w:rPr>
        <w:t xml:space="preserve">de las </w:t>
      </w:r>
      <w:r w:rsidRPr="00A902B2">
        <w:rPr>
          <w:rFonts w:cstheme="majorHAnsi"/>
          <w:lang w:eastAsia="es-ES"/>
        </w:rPr>
        <w:lastRenderedPageBreak/>
        <w:t xml:space="preserve">manifestaciones </w:t>
      </w:r>
      <w:ins w:id="336" w:author="lina peña" w:date="2024-06-21T09:40:00Z">
        <w:r w:rsidR="000B2934" w:rsidRPr="00A902B2">
          <w:rPr>
            <w:rFonts w:cstheme="majorHAnsi"/>
            <w:lang w:eastAsia="es-ES"/>
          </w:rPr>
          <w:t>clínica</w:t>
        </w:r>
        <w:r w:rsidR="000B2934">
          <w:rPr>
            <w:rFonts w:cstheme="majorHAnsi"/>
            <w:lang w:eastAsia="es-ES"/>
          </w:rPr>
          <w:t>s</w:t>
        </w:r>
        <w:r w:rsidR="000B2934" w:rsidRPr="00A902B2">
          <w:rPr>
            <w:rFonts w:cstheme="majorHAnsi"/>
            <w:lang w:eastAsia="es-ES"/>
          </w:rPr>
          <w:t xml:space="preserve"> </w:t>
        </w:r>
      </w:ins>
      <w:r w:rsidRPr="00A902B2">
        <w:rPr>
          <w:rFonts w:cstheme="majorHAnsi"/>
          <w:lang w:eastAsia="es-ES"/>
        </w:rPr>
        <w:t>de la toxicidad y la infección</w:t>
      </w:r>
      <w:r w:rsidR="005558E6" w:rsidRPr="00A902B2">
        <w:rPr>
          <w:rFonts w:cstheme="majorHAnsi"/>
          <w:lang w:eastAsia="es-ES"/>
        </w:rPr>
        <w:t xml:space="preserve"> </w:t>
      </w:r>
      <w:sdt>
        <w:sdtPr>
          <w:rPr>
            <w:rFonts w:cstheme="majorHAnsi"/>
            <w:color w:val="000000"/>
            <w:lang w:val="es-ES" w:eastAsia="es-ES"/>
          </w:rPr>
          <w:tag w:val="MENDELEY_CITATION_v3_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"/>
          <w:id w:val="-405538592"/>
          <w:placeholder>
            <w:docPart w:val="796F965905DF384494A18B48558EB380"/>
          </w:placeholder>
        </w:sdtPr>
        <w:sdtEndPr>
          <w:rPr>
            <w:lang w:val="es-CO" w:eastAsia="es-ES_tradnl"/>
          </w:rPr>
        </w:sdtEndPr>
        <w:sdtContent>
          <w:ins w:id="337" w:author="Ama de Berrio" w:date="2024-06-25T17:54:00Z">
            <w:r w:rsidR="003323D6" w:rsidRPr="003323D6">
              <w:rPr>
                <w:rFonts w:cstheme="majorHAnsi"/>
                <w:color w:val="000000"/>
              </w:rPr>
              <w:t>(8,10)</w:t>
            </w:r>
          </w:ins>
        </w:sdtContent>
      </w:sdt>
      <w:r w:rsidRPr="00A902B2">
        <w:rPr>
          <w:rFonts w:cstheme="majorHAnsi"/>
          <w:lang w:eastAsia="es-ES"/>
        </w:rPr>
        <w:t>. Si bien el diagnóstico se confirmaría con la identificación del microrganismo responsable</w:t>
      </w:r>
      <w:r w:rsidR="005558E6" w:rsidRPr="00A902B2">
        <w:rPr>
          <w:rFonts w:cstheme="majorHAnsi"/>
          <w:lang w:eastAsia="es-ES"/>
        </w:rPr>
        <w:t xml:space="preserve"> </w:t>
      </w:r>
      <w:sdt>
        <w:sdtPr>
          <w:rPr>
            <w:rFonts w:cstheme="majorHAnsi"/>
            <w:color w:val="000000"/>
            <w:lang w:eastAsia="es-ES"/>
          </w:rPr>
          <w:tag w:val="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"/>
          <w:id w:val="-39825090"/>
          <w:placeholder>
            <w:docPart w:val="018365922D714C4DA76EE4CA9EF877B6"/>
          </w:placeholder>
        </w:sdtPr>
        <w:sdtEndPr>
          <w:rPr>
            <w:lang w:eastAsia="es-ES_tradnl"/>
          </w:rPr>
        </w:sdtEndPr>
        <w:sdtContent>
          <w:ins w:id="338" w:author="Ama de Berrio" w:date="2024-06-25T17:54:00Z">
            <w:r w:rsidR="003323D6" w:rsidRPr="003323D6">
              <w:rPr>
                <w:rFonts w:cstheme="majorHAnsi"/>
                <w:color w:val="000000"/>
              </w:rPr>
              <w:t>(8,22,23)</w:t>
            </w:r>
          </w:ins>
        </w:sdtContent>
      </w:sdt>
      <w:r w:rsidRPr="00A902B2">
        <w:rPr>
          <w:rFonts w:cstheme="majorHAnsi"/>
          <w:lang w:eastAsia="es-ES"/>
        </w:rPr>
        <w:t xml:space="preserve">, la obtención de las muestras para el </w:t>
      </w:r>
      <w:r w:rsidR="00FA000A" w:rsidRPr="00A902B2">
        <w:rPr>
          <w:rFonts w:cstheme="majorHAnsi"/>
          <w:lang w:eastAsia="es-ES"/>
        </w:rPr>
        <w:t>cultivo</w:t>
      </w:r>
      <w:r w:rsidRPr="00A902B2">
        <w:rPr>
          <w:rFonts w:cstheme="majorHAnsi"/>
          <w:lang w:eastAsia="es-ES"/>
        </w:rPr>
        <w:t xml:space="preserve"> puede tener dificultades técnicas y no está estandarizada</w:t>
      </w:r>
      <w:r w:rsidR="00FF4752" w:rsidRPr="00A902B2">
        <w:rPr>
          <w:rFonts w:cstheme="majorHAnsi"/>
          <w:lang w:eastAsia="es-ES"/>
        </w:rPr>
        <w:t xml:space="preserve"> </w:t>
      </w:r>
      <w:sdt>
        <w:sdtPr>
          <w:rPr>
            <w:rFonts w:cstheme="majorHAnsi"/>
            <w:color w:val="000000"/>
            <w:lang w:val="es-ES" w:eastAsia="es-ES"/>
          </w:rPr>
          <w:tag w:val="MENDELEY_CITATION_v3_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"/>
          <w:id w:val="-2131166176"/>
          <w:placeholder>
            <w:docPart w:val="D786593459D5E640AD85FC6C045FD6DE"/>
          </w:placeholder>
        </w:sdtPr>
        <w:sdtEndPr>
          <w:rPr>
            <w:lang w:val="es-CO" w:eastAsia="es-ES_tradnl"/>
          </w:rPr>
        </w:sdtEndPr>
        <w:sdtContent>
          <w:ins w:id="339" w:author="Ama de Berrio" w:date="2024-06-25T17:54:00Z">
            <w:r w:rsidR="003323D6" w:rsidRPr="003323D6">
              <w:rPr>
                <w:rFonts w:cstheme="majorHAnsi"/>
                <w:color w:val="000000"/>
              </w:rPr>
              <w:t>(8,10)</w:t>
            </w:r>
          </w:ins>
        </w:sdtContent>
      </w:sdt>
      <w:r w:rsidRPr="00A902B2">
        <w:rPr>
          <w:rFonts w:cstheme="majorHAnsi"/>
          <w:lang w:eastAsia="es-ES"/>
        </w:rPr>
        <w:t xml:space="preserve">. La inexistencia </w:t>
      </w:r>
      <w:ins w:id="340" w:author="lina peña" w:date="2024-06-21T09:40:00Z">
        <w:r w:rsidR="00AA62C5">
          <w:rPr>
            <w:rFonts w:cstheme="majorHAnsi"/>
            <w:lang w:eastAsia="es-ES"/>
          </w:rPr>
          <w:t xml:space="preserve">de </w:t>
        </w:r>
      </w:ins>
      <w:r w:rsidRPr="00A902B2">
        <w:rPr>
          <w:rFonts w:cstheme="majorHAnsi"/>
          <w:lang w:eastAsia="es-ES"/>
        </w:rPr>
        <w:t>un grupo de signos y síntomas patognomónicos</w:t>
      </w:r>
      <w:r w:rsidR="00FA000A">
        <w:rPr>
          <w:rFonts w:cstheme="majorHAnsi"/>
          <w:lang w:eastAsia="es-ES"/>
        </w:rPr>
        <w:t xml:space="preserve"> </w:t>
      </w:r>
      <w:r w:rsidRPr="00A902B2">
        <w:rPr>
          <w:rFonts w:cstheme="majorHAnsi"/>
          <w:lang w:eastAsia="es-ES"/>
        </w:rPr>
        <w:t>y de unas pruebas de laboratorio específicas que se consideren el estándar de diagnóstico, retrasan el inicio de un tratamiento oportuno y efectivo</w:t>
      </w:r>
      <w:ins w:id="341" w:author="lina peña" w:date="2024-06-21T09:45:00Z">
        <w:r w:rsidR="00AA62C5">
          <w:rPr>
            <w:rFonts w:cstheme="majorHAnsi"/>
            <w:lang w:eastAsia="es-ES"/>
          </w:rPr>
          <w:t xml:space="preserve">, y </w:t>
        </w:r>
      </w:ins>
      <w:r w:rsidRPr="00A902B2">
        <w:rPr>
          <w:rFonts w:cstheme="majorHAnsi"/>
          <w:lang w:eastAsia="es-ES"/>
        </w:rPr>
        <w:t>favorecen la prescripción irracional de los antibióticos. La literatura carece de guías o recomendaciones específicas para el diagnóstico de las IPTB en pacientes con MS y la información disponible a partir de investigaciones se desprende de series de casos retrospectivas, donde no hay uniformidad en los criterios clínicos, paraclínicos y microbiológicos para confirmar el diagnóstico de IPTB</w:t>
      </w:r>
      <w:r w:rsidR="005558E6" w:rsidRPr="00A902B2">
        <w:rPr>
          <w:rFonts w:cstheme="majorHAnsi"/>
          <w:lang w:eastAsia="es-ES"/>
        </w:rPr>
        <w:t xml:space="preserve"> </w:t>
      </w:r>
      <w:sdt>
        <w:sdtPr>
          <w:rPr>
            <w:rFonts w:cstheme="majorHAnsi"/>
            <w:color w:val="000000"/>
            <w:lang w:eastAsia="es-ES"/>
          </w:rPr>
          <w:tag w:val="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"/>
          <w:id w:val="1306818512"/>
          <w:placeholder>
            <w:docPart w:val="ECE87EF9EE32A74A9744636B4FD10C05"/>
          </w:placeholder>
        </w:sdtPr>
        <w:sdtEndPr>
          <w:rPr>
            <w:lang w:eastAsia="es-ES_tradnl"/>
          </w:rPr>
        </w:sdtEndPr>
        <w:sdtContent>
          <w:ins w:id="342" w:author="Ama de Berrio" w:date="2024-06-25T17:54:00Z">
            <w:r w:rsidR="003323D6" w:rsidRPr="003323D6">
              <w:rPr>
                <w:rFonts w:cstheme="majorHAnsi"/>
                <w:color w:val="000000"/>
              </w:rPr>
              <w:t>(34,43,44)</w:t>
            </w:r>
          </w:ins>
        </w:sdtContent>
      </w:sdt>
      <w:r w:rsidRPr="00A902B2">
        <w:rPr>
          <w:rFonts w:cstheme="majorHAnsi"/>
          <w:lang w:eastAsia="es-ES"/>
        </w:rPr>
        <w:t>.</w:t>
      </w:r>
    </w:p>
    <w:p w14:paraId="58016C19" w14:textId="6120457A" w:rsidR="008B7AB8" w:rsidRPr="00A902B2" w:rsidRDefault="008B7AB8" w:rsidP="00BA5112">
      <w:pPr>
        <w:pStyle w:val="Ttulo5"/>
      </w:pPr>
      <w:r w:rsidRPr="00A902B2">
        <w:t xml:space="preserve">Objetivos: </w:t>
      </w:r>
    </w:p>
    <w:p w14:paraId="07879182" w14:textId="567AF871" w:rsidR="00381FE5" w:rsidRPr="00A902B2" w:rsidRDefault="00381FE5" w:rsidP="00381FE5">
      <w:pPr>
        <w:pStyle w:val="NormalWeb"/>
        <w:ind w:left="360"/>
        <w:jc w:val="both"/>
        <w:rPr>
          <w:rFonts w:cstheme="majorHAnsi"/>
          <w:color w:val="0C0F14"/>
        </w:rPr>
      </w:pPr>
      <w:r w:rsidRPr="00A902B2">
        <w:rPr>
          <w:rFonts w:cstheme="majorHAnsi"/>
          <w:color w:val="0C0F14"/>
        </w:rPr>
        <w:t xml:space="preserve">El objetivo de este estudio es encontrar la mejor evidencia disponible sobre los signos clínicos y las pruebas de laboratorio para realizar el diagnóstico de </w:t>
      </w:r>
      <w:ins w:id="343" w:author="Ama de Berrio" w:date="2024-06-25T16:33:00Z">
        <w:r w:rsidR="001E0CB7">
          <w:rPr>
            <w:rFonts w:cstheme="majorHAnsi"/>
            <w:color w:val="0C0F14"/>
          </w:rPr>
          <w:t xml:space="preserve">IPTB </w:t>
        </w:r>
      </w:ins>
      <w:del w:id="344" w:author="Ama de Berrio" w:date="2024-06-25T16:33:00Z">
        <w:r w:rsidRPr="00A902B2" w:rsidDel="001E0CB7">
          <w:rPr>
            <w:rFonts w:cstheme="majorHAnsi"/>
            <w:color w:val="0C0F14"/>
          </w:rPr>
          <w:delText xml:space="preserve">infección de piel y tejidos blandos </w:delText>
        </w:r>
      </w:del>
      <w:r w:rsidRPr="00A902B2">
        <w:rPr>
          <w:rFonts w:cstheme="majorHAnsi"/>
          <w:color w:val="0C0F14"/>
        </w:rPr>
        <w:t xml:space="preserve">en pacientes con </w:t>
      </w:r>
      <w:del w:id="345" w:author="Ama de Berrio" w:date="2024-06-25T16:33:00Z">
        <w:r w:rsidRPr="00A902B2" w:rsidDel="001E0CB7">
          <w:rPr>
            <w:rFonts w:cstheme="majorHAnsi"/>
            <w:color w:val="0C0F14"/>
          </w:rPr>
          <w:delText>mordedura de serpiente</w:delText>
        </w:r>
      </w:del>
      <w:ins w:id="346" w:author="Ama de Berrio" w:date="2024-06-25T16:33:00Z">
        <w:r w:rsidR="001E0CB7">
          <w:rPr>
            <w:rFonts w:cstheme="majorHAnsi"/>
            <w:color w:val="0C0F14"/>
          </w:rPr>
          <w:t>MS</w:t>
        </w:r>
      </w:ins>
      <w:r w:rsidRPr="00A902B2">
        <w:rPr>
          <w:rFonts w:cstheme="majorHAnsi"/>
          <w:color w:val="0C0F14"/>
        </w:rPr>
        <w:t xml:space="preserve">. </w:t>
      </w:r>
      <w:r w:rsidR="001E3693" w:rsidRPr="00AA62C5">
        <w:rPr>
          <w:rFonts w:cstheme="majorHAnsi"/>
          <w:color w:val="0C0F14"/>
          <w:highlight w:val="green"/>
          <w:rPrChange w:id="347" w:author="lina peña" w:date="2024-06-21T09:46:00Z">
            <w:rPr>
              <w:rFonts w:cstheme="majorHAnsi"/>
              <w:color w:val="0C0F14"/>
            </w:rPr>
          </w:rPrChange>
        </w:rPr>
        <w:t>E</w:t>
      </w:r>
      <w:r w:rsidRPr="00AA62C5">
        <w:rPr>
          <w:rFonts w:cstheme="majorHAnsi"/>
          <w:color w:val="0C0F14"/>
          <w:highlight w:val="green"/>
          <w:rPrChange w:id="348" w:author="lina peña" w:date="2024-06-21T09:46:00Z">
            <w:rPr>
              <w:rFonts w:cstheme="majorHAnsi"/>
              <w:color w:val="0C0F14"/>
            </w:rPr>
          </w:rPrChange>
        </w:rPr>
        <w:t xml:space="preserve">sta revisión </w:t>
      </w:r>
      <w:del w:id="349" w:author="lina peña" w:date="2024-06-21T09:46:00Z">
        <w:r w:rsidRPr="00AA62C5" w:rsidDel="00AA62C5">
          <w:rPr>
            <w:rFonts w:cstheme="majorHAnsi"/>
            <w:color w:val="0C0F14"/>
            <w:highlight w:val="green"/>
            <w:rPrChange w:id="350" w:author="lina peña" w:date="2024-06-21T09:46:00Z">
              <w:rPr>
                <w:rFonts w:cstheme="majorHAnsi"/>
                <w:color w:val="0C0F14"/>
              </w:rPr>
            </w:rPrChange>
          </w:rPr>
          <w:delText xml:space="preserve">sistemática </w:delText>
        </w:r>
      </w:del>
      <w:ins w:id="351" w:author="lina peña" w:date="2024-06-21T09:46:00Z">
        <w:del w:id="352" w:author="Ama de Berrio" w:date="2024-06-25T16:33:00Z">
          <w:r w:rsidR="00AA62C5" w:rsidRPr="00AA62C5" w:rsidDel="001E0CB7">
            <w:rPr>
              <w:rFonts w:cstheme="majorHAnsi"/>
              <w:color w:val="0C0F14"/>
              <w:highlight w:val="green"/>
              <w:rPrChange w:id="353" w:author="lina peña" w:date="2024-06-21T09:46:00Z">
                <w:rPr>
                  <w:rFonts w:cstheme="majorHAnsi"/>
                  <w:color w:val="0C0F14"/>
                </w:rPr>
              </w:rPrChange>
            </w:rPr>
            <w:delText>de</w:delText>
          </w:r>
        </w:del>
        <w:r w:rsidR="00AA62C5" w:rsidRPr="00AA62C5">
          <w:rPr>
            <w:rFonts w:cstheme="majorHAnsi"/>
            <w:color w:val="0C0F14"/>
            <w:highlight w:val="green"/>
            <w:rPrChange w:id="354" w:author="lina peña" w:date="2024-06-21T09:46:00Z">
              <w:rPr>
                <w:rFonts w:cstheme="majorHAnsi"/>
                <w:color w:val="0C0F14"/>
              </w:rPr>
            </w:rPrChange>
          </w:rPr>
          <w:t xml:space="preserve"> alcance </w:t>
        </w:r>
      </w:ins>
      <w:del w:id="355" w:author="lina peña" w:date="2024-06-21T09:46:00Z">
        <w:r w:rsidRPr="00AA62C5" w:rsidDel="00AA62C5">
          <w:rPr>
            <w:rFonts w:cstheme="majorHAnsi"/>
            <w:color w:val="0C0F14"/>
            <w:highlight w:val="green"/>
            <w:rPrChange w:id="356" w:author="lina peña" w:date="2024-06-21T09:46:00Z">
              <w:rPr>
                <w:rFonts w:cstheme="majorHAnsi"/>
                <w:color w:val="0C0F14"/>
              </w:rPr>
            </w:rPrChange>
          </w:rPr>
          <w:delText xml:space="preserve">de la literatura </w:delText>
        </w:r>
      </w:del>
      <w:r w:rsidRPr="00AA62C5">
        <w:rPr>
          <w:rFonts w:cstheme="majorHAnsi"/>
          <w:color w:val="0C0F14"/>
          <w:highlight w:val="green"/>
          <w:rPrChange w:id="357" w:author="lina peña" w:date="2024-06-21T09:46:00Z">
            <w:rPr>
              <w:rFonts w:cstheme="majorHAnsi"/>
              <w:color w:val="0C0F14"/>
            </w:rPr>
          </w:rPrChange>
        </w:rPr>
        <w:t>quiere responder estas preguntas</w:t>
      </w:r>
      <w:r w:rsidRPr="00A902B2">
        <w:rPr>
          <w:rFonts w:cstheme="majorHAnsi"/>
          <w:color w:val="0C0F14"/>
        </w:rPr>
        <w:t xml:space="preserve">: </w:t>
      </w:r>
    </w:p>
    <w:p w14:paraId="66EE8D3D" w14:textId="77777777" w:rsidR="00292C71" w:rsidRPr="00A902B2" w:rsidRDefault="00381FE5" w:rsidP="00292C71">
      <w:pPr>
        <w:pStyle w:val="NormalWeb"/>
        <w:numPr>
          <w:ilvl w:val="0"/>
          <w:numId w:val="17"/>
        </w:numPr>
        <w:jc w:val="both"/>
        <w:rPr>
          <w:rFonts w:cstheme="majorHAnsi"/>
          <w:lang w:eastAsia="es-ES"/>
        </w:rPr>
      </w:pPr>
      <w:r w:rsidRPr="00A902B2">
        <w:rPr>
          <w:rFonts w:cstheme="majorHAnsi"/>
          <w:lang w:eastAsia="es-ES"/>
        </w:rPr>
        <w:t>¿Cuáles características clínicas se presentaron en los pacientes con IPTB en MS?</w:t>
      </w:r>
    </w:p>
    <w:p w14:paraId="725EFF7E" w14:textId="2B4DE8F3" w:rsidR="00292C71" w:rsidRPr="00A902B2" w:rsidRDefault="00381FE5" w:rsidP="00292C71">
      <w:pPr>
        <w:pStyle w:val="NormalWeb"/>
        <w:numPr>
          <w:ilvl w:val="0"/>
          <w:numId w:val="17"/>
        </w:numPr>
        <w:jc w:val="both"/>
        <w:rPr>
          <w:rFonts w:cstheme="majorHAnsi"/>
          <w:lang w:eastAsia="es-ES"/>
        </w:rPr>
      </w:pPr>
      <w:r w:rsidRPr="00A902B2">
        <w:rPr>
          <w:rFonts w:cstheme="majorHAnsi"/>
          <w:lang w:eastAsia="es-ES"/>
        </w:rPr>
        <w:t xml:space="preserve">¿Cuál fue la frecuencia de cada una de las manifestaciones clínicas que se presentaron en los pacientes con diagnóstico de IPTB en MS? </w:t>
      </w:r>
    </w:p>
    <w:p w14:paraId="38360061" w14:textId="199E8B9F" w:rsidR="00292C71" w:rsidRPr="00A902B2" w:rsidRDefault="00381FE5" w:rsidP="00292C71">
      <w:pPr>
        <w:pStyle w:val="NormalWeb"/>
        <w:numPr>
          <w:ilvl w:val="0"/>
          <w:numId w:val="17"/>
        </w:numPr>
        <w:jc w:val="both"/>
        <w:rPr>
          <w:rFonts w:cstheme="majorHAnsi"/>
          <w:lang w:eastAsia="es-ES"/>
        </w:rPr>
      </w:pPr>
      <w:r w:rsidRPr="00A902B2">
        <w:rPr>
          <w:rFonts w:cstheme="majorHAnsi"/>
          <w:lang w:eastAsia="es-ES"/>
        </w:rPr>
        <w:t>¿Cuáles fueron los tipos de IPTB que se diagnosticaron y su frecuencia?</w:t>
      </w:r>
    </w:p>
    <w:p w14:paraId="3DC45DBF" w14:textId="725C5E3E" w:rsidR="00381FE5" w:rsidRPr="00A902B2" w:rsidRDefault="00381FE5" w:rsidP="00292C71">
      <w:pPr>
        <w:pStyle w:val="NormalWeb"/>
        <w:numPr>
          <w:ilvl w:val="0"/>
          <w:numId w:val="17"/>
        </w:numPr>
        <w:jc w:val="both"/>
        <w:rPr>
          <w:rFonts w:cstheme="majorHAnsi"/>
          <w:lang w:eastAsia="es-ES"/>
        </w:rPr>
      </w:pPr>
      <w:r w:rsidRPr="00A902B2">
        <w:rPr>
          <w:rFonts w:cstheme="majorHAnsi"/>
          <w:lang w:eastAsia="es-ES"/>
        </w:rPr>
        <w:t xml:space="preserve">¿Cuáles </w:t>
      </w:r>
      <w:r w:rsidR="001E3693">
        <w:rPr>
          <w:rFonts w:cstheme="majorHAnsi"/>
          <w:lang w:eastAsia="es-ES"/>
        </w:rPr>
        <w:t xml:space="preserve">pruebas de laboratorio o </w:t>
      </w:r>
      <w:r w:rsidRPr="00A902B2">
        <w:rPr>
          <w:rFonts w:cstheme="majorHAnsi"/>
          <w:lang w:eastAsia="es-ES"/>
        </w:rPr>
        <w:t>reactantes de fase aguda se encontraron relacionados con el desarrollo de la IPTB en MS?</w:t>
      </w:r>
    </w:p>
    <w:p w14:paraId="6BEED07B" w14:textId="77777777" w:rsidR="00381FE5" w:rsidRPr="00A902B2" w:rsidRDefault="00381FE5" w:rsidP="0010604A">
      <w:pPr>
        <w:pStyle w:val="NormalWeb"/>
        <w:numPr>
          <w:ilvl w:val="0"/>
          <w:numId w:val="17"/>
        </w:numPr>
        <w:jc w:val="both"/>
        <w:rPr>
          <w:rFonts w:cstheme="majorHAnsi"/>
          <w:lang w:eastAsia="es-ES"/>
        </w:rPr>
      </w:pPr>
      <w:r w:rsidRPr="00A902B2">
        <w:rPr>
          <w:rFonts w:cstheme="majorHAnsi"/>
          <w:lang w:eastAsia="es-ES"/>
        </w:rPr>
        <w:t>¿Cuál fue la frecuencia de confirmación microbiológica en las IPTB de los pacientes con MS?</w:t>
      </w:r>
    </w:p>
    <w:p w14:paraId="6385F1C6" w14:textId="2B516079" w:rsidR="00C46F16" w:rsidRPr="00A902B2" w:rsidRDefault="00381FE5" w:rsidP="00292C71">
      <w:pPr>
        <w:pStyle w:val="NormalWeb"/>
        <w:numPr>
          <w:ilvl w:val="0"/>
          <w:numId w:val="17"/>
        </w:numPr>
        <w:jc w:val="both"/>
        <w:rPr>
          <w:rFonts w:cstheme="majorHAnsi"/>
          <w:lang w:eastAsia="es-ES"/>
        </w:rPr>
      </w:pPr>
      <w:r w:rsidRPr="00A902B2">
        <w:rPr>
          <w:rFonts w:cstheme="majorHAnsi"/>
          <w:lang w:eastAsia="es-ES"/>
        </w:rPr>
        <w:t>¿Cuál fue el método que se utilizó para la toma del cultivo o el aislamiento microbiológico de la IPTB en MS?</w:t>
      </w:r>
    </w:p>
    <w:p w14:paraId="7B1614A8" w14:textId="77777777" w:rsidR="008B7AB8" w:rsidRPr="00A902B2" w:rsidRDefault="008B7AB8" w:rsidP="008B7AB8">
      <w:pPr>
        <w:jc w:val="both"/>
        <w:rPr>
          <w:rFonts w:cstheme="majorHAnsi"/>
          <w:color w:val="0C0F14"/>
          <w:sz w:val="18"/>
          <w:szCs w:val="18"/>
        </w:rPr>
      </w:pPr>
    </w:p>
    <w:p w14:paraId="5408AF23" w14:textId="2FF59306" w:rsidR="008B7AB8" w:rsidRPr="00A902B2" w:rsidRDefault="008B7AB8" w:rsidP="000E0CF0">
      <w:pPr>
        <w:pStyle w:val="Ttulo4"/>
      </w:pPr>
      <w:r w:rsidRPr="00A902B2">
        <w:t xml:space="preserve">MÉTODOS: </w:t>
      </w:r>
    </w:p>
    <w:p w14:paraId="361E8DC1" w14:textId="77777777" w:rsidR="008B7AB8" w:rsidRPr="00A902B2" w:rsidRDefault="008B7AB8" w:rsidP="00392DAB">
      <w:pPr>
        <w:ind w:firstLine="360"/>
        <w:jc w:val="both"/>
        <w:rPr>
          <w:rFonts w:cstheme="majorHAnsi"/>
          <w:lang w:eastAsia="es-ES"/>
        </w:rPr>
      </w:pPr>
    </w:p>
    <w:p w14:paraId="6BE4DEF6" w14:textId="02DC54E5" w:rsidR="008B7AB8" w:rsidRPr="00A902B2" w:rsidRDefault="008B7AB8" w:rsidP="00BA5112">
      <w:pPr>
        <w:pStyle w:val="Ttulo5"/>
      </w:pPr>
      <w:r w:rsidRPr="00A902B2">
        <w:t xml:space="preserve">Criterios </w:t>
      </w:r>
      <w:r w:rsidR="00392DAB" w:rsidRPr="00A902B2">
        <w:rPr>
          <w:lang w:val="es-CO"/>
        </w:rPr>
        <w:t xml:space="preserve">de </w:t>
      </w:r>
      <w:r w:rsidR="003D20D5" w:rsidRPr="00A902B2">
        <w:rPr>
          <w:lang w:val="es-CO"/>
        </w:rPr>
        <w:t>e</w:t>
      </w:r>
      <w:r w:rsidR="00EC0783" w:rsidRPr="00A902B2">
        <w:rPr>
          <w:lang w:val="es-CO"/>
        </w:rPr>
        <w:t>legibilidad</w:t>
      </w:r>
      <w:r w:rsidR="00392DAB" w:rsidRPr="00A902B2">
        <w:rPr>
          <w:lang w:val="es-CO"/>
        </w:rPr>
        <w:t xml:space="preserve"> </w:t>
      </w:r>
      <w:r w:rsidRPr="00A902B2">
        <w:t>para considerar los artículos para la revisión:</w:t>
      </w:r>
    </w:p>
    <w:p w14:paraId="79CB198E" w14:textId="77777777" w:rsidR="00D97C3E" w:rsidRPr="00A902B2" w:rsidRDefault="00D97C3E" w:rsidP="00D97C3E">
      <w:pPr>
        <w:pStyle w:val="Prrafodelista"/>
        <w:jc w:val="both"/>
        <w:rPr>
          <w:rFonts w:asciiTheme="majorHAnsi" w:hAnsiTheme="majorHAnsi" w:cstheme="majorHAnsi"/>
          <w:lang w:eastAsia="es-ES"/>
        </w:rPr>
      </w:pPr>
    </w:p>
    <w:p w14:paraId="5DF27055" w14:textId="5C01A5BB" w:rsidR="00FB2499" w:rsidRPr="00A902B2" w:rsidRDefault="008B7AB8" w:rsidP="00A55272">
      <w:pPr>
        <w:pStyle w:val="Prrafodelista"/>
        <w:numPr>
          <w:ilvl w:val="0"/>
          <w:numId w:val="17"/>
        </w:numPr>
        <w:jc w:val="both"/>
        <w:rPr>
          <w:rFonts w:asciiTheme="majorHAnsi" w:hAnsiTheme="majorHAnsi" w:cstheme="majorHAnsi"/>
          <w:lang w:eastAsia="es-ES"/>
        </w:rPr>
      </w:pPr>
      <w:r w:rsidRPr="00A902B2">
        <w:rPr>
          <w:rFonts w:asciiTheme="majorHAnsi" w:hAnsiTheme="majorHAnsi" w:cstheme="majorHAnsi"/>
          <w:b/>
          <w:bCs/>
          <w:lang w:eastAsia="es-ES"/>
        </w:rPr>
        <w:t xml:space="preserve">Tipo de estudios: </w:t>
      </w:r>
      <w:r w:rsidR="001E3693" w:rsidRPr="001E3693">
        <w:rPr>
          <w:rFonts w:asciiTheme="majorHAnsi" w:hAnsiTheme="majorHAnsi" w:cstheme="majorHAnsi"/>
          <w:lang w:eastAsia="es-ES"/>
        </w:rPr>
        <w:t>e</w:t>
      </w:r>
      <w:r w:rsidRPr="00A902B2">
        <w:rPr>
          <w:rFonts w:asciiTheme="majorHAnsi" w:hAnsiTheme="majorHAnsi" w:cstheme="majorHAnsi"/>
          <w:lang w:eastAsia="es-ES"/>
        </w:rPr>
        <w:t xml:space="preserve">studios transversales, casos y controles, cohortes, series de casos y </w:t>
      </w:r>
      <w:r w:rsidRPr="0015688B">
        <w:rPr>
          <w:rFonts w:asciiTheme="majorHAnsi" w:hAnsiTheme="majorHAnsi" w:cstheme="majorHAnsi"/>
          <w:lang w:eastAsia="es-ES"/>
        </w:rPr>
        <w:t>ensayos clínicos aleatorizados</w:t>
      </w:r>
      <w:r w:rsidR="0015688B">
        <w:rPr>
          <w:rFonts w:asciiTheme="majorHAnsi" w:hAnsiTheme="majorHAnsi" w:cstheme="majorHAnsi"/>
          <w:lang w:eastAsia="es-ES"/>
        </w:rPr>
        <w:t>,</w:t>
      </w:r>
      <w:r w:rsidRPr="00A902B2">
        <w:rPr>
          <w:rFonts w:asciiTheme="majorHAnsi" w:hAnsiTheme="majorHAnsi" w:cstheme="majorHAnsi"/>
          <w:lang w:eastAsia="es-ES"/>
        </w:rPr>
        <w:t xml:space="preserve"> tanto de cohortes prospectivas como retro</w:t>
      </w:r>
      <w:r w:rsidR="002B6B3D" w:rsidRPr="00A902B2">
        <w:rPr>
          <w:rFonts w:asciiTheme="majorHAnsi" w:hAnsiTheme="majorHAnsi" w:cstheme="majorHAnsi"/>
          <w:lang w:eastAsia="es-ES"/>
        </w:rPr>
        <w:t>s</w:t>
      </w:r>
      <w:r w:rsidRPr="00A902B2">
        <w:rPr>
          <w:rFonts w:asciiTheme="majorHAnsi" w:hAnsiTheme="majorHAnsi" w:cstheme="majorHAnsi"/>
          <w:lang w:eastAsia="es-ES"/>
        </w:rPr>
        <w:t>pectivas</w:t>
      </w:r>
      <w:r w:rsidR="00FB2499" w:rsidRPr="00A902B2">
        <w:rPr>
          <w:rFonts w:asciiTheme="majorHAnsi" w:hAnsiTheme="majorHAnsi" w:cstheme="majorHAnsi"/>
          <w:lang w:eastAsia="es-ES"/>
        </w:rPr>
        <w:t xml:space="preserve">, </w:t>
      </w:r>
      <w:r w:rsidRPr="00A902B2">
        <w:rPr>
          <w:rFonts w:asciiTheme="majorHAnsi" w:hAnsiTheme="majorHAnsi" w:cstheme="majorHAnsi"/>
          <w:lang w:eastAsia="es-ES"/>
        </w:rPr>
        <w:t>en idiomas inglés, francés, portugués y castellano, publicados desde 1 de enero de 1990, hasta el 31 de diciembre de 2024.</w:t>
      </w:r>
    </w:p>
    <w:p w14:paraId="22EA9FA1" w14:textId="1BFDBE81" w:rsidR="00FB2499" w:rsidRPr="00A902B2" w:rsidRDefault="008B7AB8" w:rsidP="00FB2499">
      <w:pPr>
        <w:pStyle w:val="Prrafodelista"/>
        <w:numPr>
          <w:ilvl w:val="0"/>
          <w:numId w:val="17"/>
        </w:numPr>
        <w:jc w:val="both"/>
        <w:rPr>
          <w:rFonts w:asciiTheme="majorHAnsi" w:hAnsiTheme="majorHAnsi" w:cstheme="majorHAnsi"/>
          <w:lang w:eastAsia="es-ES"/>
        </w:rPr>
      </w:pPr>
      <w:r w:rsidRPr="00A902B2">
        <w:rPr>
          <w:rFonts w:asciiTheme="majorHAnsi" w:hAnsiTheme="majorHAnsi" w:cstheme="majorHAnsi"/>
          <w:b/>
          <w:bCs/>
          <w:lang w:eastAsia="es-ES"/>
        </w:rPr>
        <w:t xml:space="preserve">Tipo de participantes: </w:t>
      </w:r>
      <w:r w:rsidR="00FF0906" w:rsidRPr="00A902B2">
        <w:rPr>
          <w:rFonts w:asciiTheme="majorHAnsi" w:hAnsiTheme="majorHAnsi" w:cstheme="majorHAnsi"/>
          <w:lang w:eastAsia="es-ES"/>
        </w:rPr>
        <w:t>se aceptarán estudios con</w:t>
      </w:r>
      <w:r w:rsidR="00FF0906" w:rsidRPr="00A902B2">
        <w:rPr>
          <w:rFonts w:asciiTheme="majorHAnsi" w:hAnsiTheme="majorHAnsi" w:cstheme="majorHAnsi"/>
          <w:b/>
          <w:bCs/>
          <w:lang w:eastAsia="es-ES"/>
        </w:rPr>
        <w:t xml:space="preserve"> </w:t>
      </w:r>
      <w:r w:rsidR="00FF0906" w:rsidRPr="00A902B2">
        <w:rPr>
          <w:rFonts w:asciiTheme="majorHAnsi" w:hAnsiTheme="majorHAnsi" w:cstheme="majorHAnsi"/>
          <w:lang w:eastAsia="es-ES"/>
        </w:rPr>
        <w:t>p</w:t>
      </w:r>
      <w:r w:rsidRPr="00A902B2">
        <w:rPr>
          <w:rFonts w:asciiTheme="majorHAnsi" w:hAnsiTheme="majorHAnsi" w:cstheme="majorHAnsi"/>
          <w:lang w:eastAsia="es-ES"/>
        </w:rPr>
        <w:t xml:space="preserve">acientes de cualquier edad y sexo con diagnóstico de </w:t>
      </w:r>
      <w:r w:rsidR="00FF0906" w:rsidRPr="00A902B2">
        <w:rPr>
          <w:rFonts w:asciiTheme="majorHAnsi" w:hAnsiTheme="majorHAnsi" w:cstheme="majorHAnsi"/>
          <w:lang w:eastAsia="es-ES"/>
        </w:rPr>
        <w:t xml:space="preserve">IPTB y </w:t>
      </w:r>
      <w:r w:rsidRPr="00A902B2">
        <w:rPr>
          <w:rFonts w:asciiTheme="majorHAnsi" w:hAnsiTheme="majorHAnsi" w:cstheme="majorHAnsi"/>
          <w:lang w:eastAsia="es-ES"/>
        </w:rPr>
        <w:t>MS</w:t>
      </w:r>
      <w:r w:rsidR="00FF0906" w:rsidRPr="00A902B2">
        <w:rPr>
          <w:rFonts w:asciiTheme="majorHAnsi" w:hAnsiTheme="majorHAnsi" w:cstheme="majorHAnsi"/>
          <w:lang w:eastAsia="es-ES"/>
        </w:rPr>
        <w:t xml:space="preserve"> de las familias </w:t>
      </w:r>
      <w:proofErr w:type="spellStart"/>
      <w:r w:rsidR="00FF0906" w:rsidRPr="00A902B2">
        <w:rPr>
          <w:rFonts w:asciiTheme="majorHAnsi" w:hAnsiTheme="majorHAnsi" w:cstheme="majorHAnsi"/>
          <w:i/>
          <w:iCs/>
          <w:lang w:eastAsia="es-ES"/>
        </w:rPr>
        <w:t>Viperidae</w:t>
      </w:r>
      <w:proofErr w:type="spellEnd"/>
      <w:r w:rsidR="00FF0906" w:rsidRPr="00A902B2">
        <w:rPr>
          <w:rFonts w:asciiTheme="majorHAnsi" w:hAnsiTheme="majorHAnsi" w:cstheme="majorHAnsi"/>
          <w:lang w:eastAsia="es-ES"/>
        </w:rPr>
        <w:t xml:space="preserve"> y </w:t>
      </w:r>
      <w:proofErr w:type="spellStart"/>
      <w:r w:rsidR="00FF0906" w:rsidRPr="00A902B2">
        <w:rPr>
          <w:rFonts w:asciiTheme="majorHAnsi" w:hAnsiTheme="majorHAnsi" w:cstheme="majorHAnsi"/>
          <w:i/>
          <w:iCs/>
          <w:lang w:eastAsia="es-ES"/>
        </w:rPr>
        <w:t>Elapidae</w:t>
      </w:r>
      <w:proofErr w:type="spellEnd"/>
      <w:r w:rsidR="00FF0906" w:rsidRPr="00A902B2">
        <w:rPr>
          <w:rFonts w:asciiTheme="majorHAnsi" w:hAnsiTheme="majorHAnsi" w:cstheme="majorHAnsi"/>
          <w:lang w:eastAsia="es-ES"/>
        </w:rPr>
        <w:t xml:space="preserve">. </w:t>
      </w:r>
      <w:r w:rsidRPr="00A902B2">
        <w:rPr>
          <w:rFonts w:asciiTheme="majorHAnsi" w:hAnsiTheme="majorHAnsi" w:cstheme="majorHAnsi"/>
          <w:lang w:eastAsia="es-ES"/>
        </w:rPr>
        <w:t xml:space="preserve"> </w:t>
      </w:r>
    </w:p>
    <w:p w14:paraId="5D144FA9" w14:textId="4215EA54" w:rsidR="00FB2499" w:rsidRPr="00A902B2" w:rsidRDefault="008B7AB8" w:rsidP="00A55272">
      <w:pPr>
        <w:pStyle w:val="Prrafodelista"/>
        <w:numPr>
          <w:ilvl w:val="0"/>
          <w:numId w:val="17"/>
        </w:numPr>
        <w:jc w:val="both"/>
        <w:rPr>
          <w:rFonts w:asciiTheme="majorHAnsi" w:hAnsiTheme="majorHAnsi" w:cstheme="majorHAnsi"/>
          <w:lang w:eastAsia="es-ES"/>
        </w:rPr>
      </w:pPr>
      <w:r w:rsidRPr="00A902B2">
        <w:rPr>
          <w:rFonts w:asciiTheme="majorHAnsi" w:hAnsiTheme="majorHAnsi" w:cstheme="majorHAnsi"/>
          <w:b/>
          <w:bCs/>
          <w:lang w:eastAsia="es-ES"/>
        </w:rPr>
        <w:t xml:space="preserve">Tipo de </w:t>
      </w:r>
      <w:r w:rsidR="001E3693">
        <w:rPr>
          <w:rFonts w:asciiTheme="majorHAnsi" w:hAnsiTheme="majorHAnsi" w:cstheme="majorHAnsi"/>
          <w:b/>
          <w:bCs/>
          <w:lang w:eastAsia="es-ES"/>
        </w:rPr>
        <w:t>exposición</w:t>
      </w:r>
      <w:r w:rsidRPr="00A902B2">
        <w:rPr>
          <w:rFonts w:asciiTheme="majorHAnsi" w:hAnsiTheme="majorHAnsi" w:cstheme="majorHAnsi"/>
          <w:b/>
          <w:bCs/>
          <w:lang w:eastAsia="es-ES"/>
        </w:rPr>
        <w:t xml:space="preserve">: </w:t>
      </w:r>
      <w:r w:rsidR="00FF0906" w:rsidRPr="00A902B2">
        <w:rPr>
          <w:rFonts w:asciiTheme="majorHAnsi" w:hAnsiTheme="majorHAnsi" w:cstheme="majorHAnsi"/>
          <w:lang w:eastAsia="es-ES"/>
        </w:rPr>
        <w:t xml:space="preserve">estudios que presenten la </w:t>
      </w:r>
      <w:r w:rsidRPr="00A902B2">
        <w:rPr>
          <w:rFonts w:asciiTheme="majorHAnsi" w:hAnsiTheme="majorHAnsi" w:cstheme="majorHAnsi"/>
          <w:lang w:eastAsia="es-ES"/>
        </w:rPr>
        <w:t xml:space="preserve">confirmación de la IPTB mediante criterios </w:t>
      </w:r>
      <w:r w:rsidR="00FB2499" w:rsidRPr="00A902B2">
        <w:rPr>
          <w:rFonts w:asciiTheme="majorHAnsi" w:hAnsiTheme="majorHAnsi" w:cstheme="majorHAnsi"/>
          <w:lang w:eastAsia="es-ES"/>
        </w:rPr>
        <w:t>clínicos, aislamiento</w:t>
      </w:r>
      <w:r w:rsidRPr="00A902B2">
        <w:rPr>
          <w:rFonts w:asciiTheme="majorHAnsi" w:hAnsiTheme="majorHAnsi" w:cstheme="majorHAnsi"/>
          <w:lang w:eastAsia="es-ES"/>
        </w:rPr>
        <w:t xml:space="preserve"> microbiológico, </w:t>
      </w:r>
      <w:r w:rsidR="00557F85" w:rsidRPr="00A902B2">
        <w:rPr>
          <w:rFonts w:asciiTheme="majorHAnsi" w:hAnsiTheme="majorHAnsi" w:cstheme="majorHAnsi"/>
          <w:lang w:eastAsia="es-ES"/>
        </w:rPr>
        <w:t xml:space="preserve">estudios de química sanguínea, </w:t>
      </w:r>
      <w:r w:rsidRPr="00A902B2">
        <w:rPr>
          <w:rFonts w:asciiTheme="majorHAnsi" w:hAnsiTheme="majorHAnsi" w:cstheme="majorHAnsi"/>
          <w:lang w:eastAsia="es-ES"/>
        </w:rPr>
        <w:t xml:space="preserve">estudios radiológicos o una combinación de los anteriores. </w:t>
      </w:r>
    </w:p>
    <w:p w14:paraId="1977F344" w14:textId="2EF6E1BD" w:rsidR="00FB2499" w:rsidRPr="00A902B2" w:rsidRDefault="008B7AB8" w:rsidP="00A55272">
      <w:pPr>
        <w:pStyle w:val="Prrafodelista"/>
        <w:numPr>
          <w:ilvl w:val="0"/>
          <w:numId w:val="17"/>
        </w:numPr>
        <w:jc w:val="both"/>
        <w:rPr>
          <w:rFonts w:asciiTheme="majorHAnsi" w:hAnsiTheme="majorHAnsi" w:cstheme="majorHAnsi"/>
          <w:b/>
          <w:bCs/>
          <w:lang w:eastAsia="es-ES"/>
        </w:rPr>
      </w:pPr>
      <w:r w:rsidRPr="00A902B2">
        <w:rPr>
          <w:rFonts w:asciiTheme="majorHAnsi" w:hAnsiTheme="majorHAnsi" w:cstheme="majorHAnsi"/>
          <w:b/>
          <w:bCs/>
          <w:lang w:eastAsia="es-ES"/>
        </w:rPr>
        <w:lastRenderedPageBreak/>
        <w:t>Compara</w:t>
      </w:r>
      <w:r w:rsidR="001E3693">
        <w:rPr>
          <w:rFonts w:asciiTheme="majorHAnsi" w:hAnsiTheme="majorHAnsi" w:cstheme="majorHAnsi"/>
          <w:b/>
          <w:bCs/>
          <w:lang w:eastAsia="es-ES"/>
        </w:rPr>
        <w:t>dores</w:t>
      </w:r>
      <w:r w:rsidRPr="00A902B2">
        <w:rPr>
          <w:rFonts w:asciiTheme="majorHAnsi" w:hAnsiTheme="majorHAnsi" w:cstheme="majorHAnsi"/>
          <w:b/>
          <w:bCs/>
          <w:lang w:eastAsia="es-ES"/>
        </w:rPr>
        <w:t>:</w:t>
      </w:r>
      <w:r w:rsidRPr="00A902B2">
        <w:rPr>
          <w:rFonts w:asciiTheme="majorHAnsi" w:hAnsiTheme="majorHAnsi" w:cstheme="majorHAnsi"/>
          <w:lang w:eastAsia="es-ES"/>
        </w:rPr>
        <w:t xml:space="preserve"> </w:t>
      </w:r>
      <w:r w:rsidR="00FF0906" w:rsidRPr="00A902B2">
        <w:rPr>
          <w:rFonts w:asciiTheme="majorHAnsi" w:hAnsiTheme="majorHAnsi" w:cstheme="majorHAnsi"/>
          <w:lang w:eastAsia="es-ES"/>
        </w:rPr>
        <w:t xml:space="preserve">se considerarán aquellos estudios donde se hagan comparaciones entre el </w:t>
      </w:r>
      <w:r w:rsidRPr="00A902B2">
        <w:rPr>
          <w:rFonts w:asciiTheme="majorHAnsi" w:hAnsiTheme="majorHAnsi" w:cstheme="majorHAnsi"/>
          <w:lang w:eastAsia="es-ES"/>
        </w:rPr>
        <w:t>diagnóstico clínico</w:t>
      </w:r>
      <w:r w:rsidR="00557F85" w:rsidRPr="00A902B2">
        <w:rPr>
          <w:rFonts w:asciiTheme="majorHAnsi" w:hAnsiTheme="majorHAnsi" w:cstheme="majorHAnsi"/>
          <w:lang w:eastAsia="es-ES"/>
        </w:rPr>
        <w:t xml:space="preserve"> </w:t>
      </w:r>
      <w:r w:rsidR="005558E6" w:rsidRPr="00A902B2">
        <w:rPr>
          <w:rFonts w:asciiTheme="majorHAnsi" w:hAnsiTheme="majorHAnsi" w:cstheme="majorHAnsi"/>
          <w:lang w:eastAsia="es-ES"/>
        </w:rPr>
        <w:t>vs.</w:t>
      </w:r>
      <w:r w:rsidRPr="00A902B2">
        <w:rPr>
          <w:rFonts w:asciiTheme="majorHAnsi" w:hAnsiTheme="majorHAnsi" w:cstheme="majorHAnsi"/>
          <w:lang w:eastAsia="es-ES"/>
        </w:rPr>
        <w:t xml:space="preserve"> diagnóstico </w:t>
      </w:r>
      <w:r w:rsidR="00392DAB" w:rsidRPr="00A902B2">
        <w:rPr>
          <w:rFonts w:asciiTheme="majorHAnsi" w:hAnsiTheme="majorHAnsi" w:cstheme="majorHAnsi"/>
          <w:lang w:eastAsia="es-ES"/>
        </w:rPr>
        <w:t>microbiológico</w:t>
      </w:r>
      <w:r w:rsidR="00557F85" w:rsidRPr="00A902B2">
        <w:rPr>
          <w:rFonts w:asciiTheme="majorHAnsi" w:hAnsiTheme="majorHAnsi" w:cstheme="majorHAnsi"/>
          <w:lang w:eastAsia="es-ES"/>
        </w:rPr>
        <w:t xml:space="preserve"> </w:t>
      </w:r>
      <w:r w:rsidR="005558E6" w:rsidRPr="00A902B2">
        <w:rPr>
          <w:rFonts w:asciiTheme="majorHAnsi" w:hAnsiTheme="majorHAnsi" w:cstheme="majorHAnsi"/>
          <w:lang w:eastAsia="es-ES"/>
        </w:rPr>
        <w:t>vs.</w:t>
      </w:r>
      <w:r w:rsidRPr="00A902B2">
        <w:rPr>
          <w:rFonts w:asciiTheme="majorHAnsi" w:hAnsiTheme="majorHAnsi" w:cstheme="majorHAnsi"/>
          <w:lang w:eastAsia="es-ES"/>
        </w:rPr>
        <w:t xml:space="preserve"> </w:t>
      </w:r>
      <w:r w:rsidR="00392DAB" w:rsidRPr="00A902B2">
        <w:rPr>
          <w:rFonts w:asciiTheme="majorHAnsi" w:hAnsiTheme="majorHAnsi" w:cstheme="majorHAnsi"/>
          <w:lang w:eastAsia="es-ES"/>
        </w:rPr>
        <w:t xml:space="preserve">exámenes de química </w:t>
      </w:r>
      <w:r w:rsidR="005D6FAC" w:rsidRPr="00A902B2">
        <w:rPr>
          <w:rFonts w:asciiTheme="majorHAnsi" w:hAnsiTheme="majorHAnsi" w:cstheme="majorHAnsi"/>
          <w:lang w:eastAsia="es-ES"/>
        </w:rPr>
        <w:t>sanguínea</w:t>
      </w:r>
      <w:r w:rsidR="00FF0906" w:rsidRPr="00A902B2">
        <w:rPr>
          <w:rFonts w:asciiTheme="majorHAnsi" w:hAnsiTheme="majorHAnsi" w:cstheme="majorHAnsi"/>
          <w:lang w:eastAsia="es-ES"/>
        </w:rPr>
        <w:t xml:space="preserve"> </w:t>
      </w:r>
      <w:r w:rsidR="005558E6" w:rsidRPr="00A902B2">
        <w:rPr>
          <w:rFonts w:asciiTheme="majorHAnsi" w:hAnsiTheme="majorHAnsi" w:cstheme="majorHAnsi"/>
          <w:lang w:eastAsia="es-ES"/>
        </w:rPr>
        <w:t>vs.</w:t>
      </w:r>
      <w:r w:rsidR="00FF0906" w:rsidRPr="00A902B2">
        <w:rPr>
          <w:rFonts w:asciiTheme="majorHAnsi" w:hAnsiTheme="majorHAnsi" w:cstheme="majorHAnsi"/>
          <w:lang w:eastAsia="es-ES"/>
        </w:rPr>
        <w:t xml:space="preserve"> estudios de imágenes</w:t>
      </w:r>
      <w:r w:rsidRPr="00A902B2">
        <w:rPr>
          <w:rFonts w:asciiTheme="majorHAnsi" w:hAnsiTheme="majorHAnsi" w:cstheme="majorHAnsi"/>
          <w:lang w:eastAsia="es-ES"/>
        </w:rPr>
        <w:t>.</w:t>
      </w:r>
      <w:r w:rsidRPr="00A902B2">
        <w:rPr>
          <w:rFonts w:asciiTheme="majorHAnsi" w:hAnsiTheme="majorHAnsi" w:cstheme="majorHAnsi"/>
          <w:b/>
          <w:bCs/>
          <w:lang w:eastAsia="es-ES"/>
        </w:rPr>
        <w:t xml:space="preserve"> </w:t>
      </w:r>
    </w:p>
    <w:p w14:paraId="3292E367" w14:textId="503ECDA0" w:rsidR="00FB2499" w:rsidRPr="00A902B2" w:rsidRDefault="008B7AB8" w:rsidP="00FB2499">
      <w:pPr>
        <w:pStyle w:val="Prrafodelista"/>
        <w:numPr>
          <w:ilvl w:val="0"/>
          <w:numId w:val="17"/>
        </w:numPr>
        <w:jc w:val="both"/>
        <w:rPr>
          <w:rFonts w:asciiTheme="majorHAnsi" w:hAnsiTheme="majorHAnsi" w:cstheme="majorHAnsi"/>
          <w:lang w:eastAsia="es-ES"/>
        </w:rPr>
      </w:pPr>
      <w:r w:rsidRPr="00A902B2">
        <w:rPr>
          <w:rFonts w:asciiTheme="majorHAnsi" w:hAnsiTheme="majorHAnsi" w:cstheme="majorHAnsi"/>
          <w:b/>
          <w:bCs/>
          <w:lang w:eastAsia="es-ES"/>
        </w:rPr>
        <w:t>Desenlace</w:t>
      </w:r>
      <w:r w:rsidR="001E3693">
        <w:rPr>
          <w:rFonts w:asciiTheme="majorHAnsi" w:hAnsiTheme="majorHAnsi" w:cstheme="majorHAnsi"/>
          <w:b/>
          <w:bCs/>
          <w:lang w:eastAsia="es-ES"/>
        </w:rPr>
        <w:t>s</w:t>
      </w:r>
      <w:r w:rsidRPr="00A902B2">
        <w:rPr>
          <w:rFonts w:asciiTheme="majorHAnsi" w:hAnsiTheme="majorHAnsi" w:cstheme="majorHAnsi"/>
          <w:b/>
          <w:bCs/>
          <w:lang w:eastAsia="es-ES"/>
        </w:rPr>
        <w:t>:</w:t>
      </w:r>
      <w:r w:rsidRPr="00A902B2">
        <w:rPr>
          <w:rFonts w:asciiTheme="majorHAnsi" w:hAnsiTheme="majorHAnsi" w:cstheme="majorHAnsi"/>
          <w:lang w:eastAsia="es-ES"/>
        </w:rPr>
        <w:t xml:space="preserve"> </w:t>
      </w:r>
      <w:r w:rsidR="00FF0906" w:rsidRPr="00A902B2">
        <w:rPr>
          <w:rFonts w:asciiTheme="majorHAnsi" w:hAnsiTheme="majorHAnsi" w:cstheme="majorHAnsi"/>
          <w:lang w:eastAsia="es-ES"/>
        </w:rPr>
        <w:t xml:space="preserve">se incluirán aquellos estudios que reporten las </w:t>
      </w:r>
      <w:r w:rsidR="00392DAB" w:rsidRPr="00A902B2">
        <w:rPr>
          <w:rFonts w:asciiTheme="majorHAnsi" w:hAnsiTheme="majorHAnsi" w:cstheme="majorHAnsi"/>
          <w:lang w:eastAsia="es-ES"/>
        </w:rPr>
        <w:t xml:space="preserve">medidas de frecuencia y asociación para cada uno de los parámetros analizados </w:t>
      </w:r>
      <w:r w:rsidR="00557F85" w:rsidRPr="00A902B2">
        <w:rPr>
          <w:rFonts w:asciiTheme="majorHAnsi" w:hAnsiTheme="majorHAnsi" w:cstheme="majorHAnsi"/>
          <w:lang w:eastAsia="es-ES"/>
        </w:rPr>
        <w:t xml:space="preserve">(clínicos, laboratorio, microbiológicos, radiológicos), </w:t>
      </w:r>
      <w:r w:rsidR="00392DAB" w:rsidRPr="00A902B2">
        <w:rPr>
          <w:rFonts w:asciiTheme="majorHAnsi" w:hAnsiTheme="majorHAnsi" w:cstheme="majorHAnsi"/>
          <w:lang w:eastAsia="es-ES"/>
        </w:rPr>
        <w:t>con los cuales se confirmó la IPTB en los pacientes con MS</w:t>
      </w:r>
      <w:r w:rsidR="00392DAB" w:rsidRPr="00A902B2">
        <w:rPr>
          <w:rFonts w:asciiTheme="majorHAnsi" w:hAnsiTheme="majorHAnsi" w:cstheme="majorHAnsi"/>
          <w:color w:val="0C0F14"/>
          <w:sz w:val="18"/>
          <w:szCs w:val="18"/>
          <w:lang w:eastAsia="es-MX"/>
        </w:rPr>
        <w:t>.</w:t>
      </w:r>
    </w:p>
    <w:p w14:paraId="0D2C1FFA" w14:textId="094146F6" w:rsidR="00FB2499" w:rsidRPr="00A902B2" w:rsidRDefault="008B7AB8" w:rsidP="00FF0906">
      <w:pPr>
        <w:pStyle w:val="Prrafodelista"/>
        <w:numPr>
          <w:ilvl w:val="0"/>
          <w:numId w:val="17"/>
        </w:numPr>
        <w:jc w:val="both"/>
        <w:rPr>
          <w:rFonts w:asciiTheme="majorHAnsi" w:hAnsiTheme="majorHAnsi" w:cstheme="majorHAnsi"/>
          <w:lang w:eastAsia="es-ES"/>
        </w:rPr>
      </w:pPr>
      <w:r w:rsidRPr="00A902B2">
        <w:rPr>
          <w:rFonts w:asciiTheme="majorHAnsi" w:hAnsiTheme="majorHAnsi" w:cstheme="majorHAnsi"/>
          <w:b/>
          <w:lang w:eastAsia="es-ES"/>
        </w:rPr>
        <w:t>Criterios de exclusión</w:t>
      </w:r>
      <w:r w:rsidRPr="00A902B2">
        <w:rPr>
          <w:rFonts w:asciiTheme="majorHAnsi" w:hAnsiTheme="majorHAnsi" w:cstheme="majorHAnsi"/>
          <w:b/>
          <w:u w:val="single"/>
          <w:lang w:eastAsia="es-ES"/>
        </w:rPr>
        <w:t>:</w:t>
      </w:r>
      <w:r w:rsidRPr="00A902B2">
        <w:rPr>
          <w:rFonts w:asciiTheme="majorHAnsi" w:hAnsiTheme="majorHAnsi" w:cstheme="majorHAnsi"/>
          <w:lang w:eastAsia="es-ES"/>
        </w:rPr>
        <w:t xml:space="preserve"> Se excluirán estudios que analicen IPTB en pacientes con mordeduras por otros animales venenosos o no venenosos, </w:t>
      </w:r>
      <w:r w:rsidR="00FF0906" w:rsidRPr="00A902B2">
        <w:rPr>
          <w:rFonts w:asciiTheme="majorHAnsi" w:hAnsiTheme="majorHAnsi" w:cstheme="majorHAnsi"/>
          <w:lang w:eastAsia="es-ES"/>
        </w:rPr>
        <w:t xml:space="preserve">MS </w:t>
      </w:r>
      <w:r w:rsidRPr="00A902B2">
        <w:rPr>
          <w:rFonts w:asciiTheme="majorHAnsi" w:hAnsiTheme="majorHAnsi" w:cstheme="majorHAnsi"/>
          <w:lang w:eastAsia="es-ES"/>
        </w:rPr>
        <w:t xml:space="preserve">secas y </w:t>
      </w:r>
      <w:r w:rsidR="00392DAB" w:rsidRPr="00A902B2">
        <w:rPr>
          <w:rFonts w:asciiTheme="majorHAnsi" w:hAnsiTheme="majorHAnsi" w:cstheme="majorHAnsi"/>
          <w:lang w:eastAsia="es-ES"/>
        </w:rPr>
        <w:t>MS</w:t>
      </w:r>
      <w:r w:rsidRPr="00A902B2">
        <w:rPr>
          <w:rFonts w:asciiTheme="majorHAnsi" w:hAnsiTheme="majorHAnsi" w:cstheme="majorHAnsi"/>
          <w:lang w:eastAsia="es-ES"/>
        </w:rPr>
        <w:t xml:space="preserve"> no venenosas, así como los artículos con datos incompletos, los resúmenes de artículos no relacionados con el tema, </w:t>
      </w:r>
      <w:r w:rsidR="001E3693">
        <w:rPr>
          <w:rFonts w:asciiTheme="majorHAnsi" w:hAnsiTheme="majorHAnsi" w:cstheme="majorHAnsi"/>
          <w:lang w:eastAsia="es-ES"/>
        </w:rPr>
        <w:t xml:space="preserve">las </w:t>
      </w:r>
      <w:r w:rsidRPr="00A902B2">
        <w:rPr>
          <w:rFonts w:asciiTheme="majorHAnsi" w:hAnsiTheme="majorHAnsi" w:cstheme="majorHAnsi"/>
          <w:lang w:eastAsia="es-ES"/>
        </w:rPr>
        <w:t>revisiones narrativas o editoriale</w:t>
      </w:r>
      <w:r w:rsidR="005558E6" w:rsidRPr="00A902B2">
        <w:rPr>
          <w:rFonts w:asciiTheme="majorHAnsi" w:hAnsiTheme="majorHAnsi" w:cstheme="majorHAnsi"/>
          <w:lang w:eastAsia="es-ES"/>
        </w:rPr>
        <w:t>s</w:t>
      </w:r>
      <w:r w:rsidRPr="00A902B2">
        <w:rPr>
          <w:rFonts w:asciiTheme="majorHAnsi" w:hAnsiTheme="majorHAnsi" w:cstheme="majorHAnsi"/>
          <w:lang w:eastAsia="es-ES"/>
        </w:rPr>
        <w:t xml:space="preserve"> y</w:t>
      </w:r>
      <w:r w:rsidR="001E3693">
        <w:rPr>
          <w:rFonts w:asciiTheme="majorHAnsi" w:hAnsiTheme="majorHAnsi" w:cstheme="majorHAnsi"/>
          <w:lang w:eastAsia="es-ES"/>
        </w:rPr>
        <w:t xml:space="preserve"> los</w:t>
      </w:r>
      <w:r w:rsidRPr="00A902B2">
        <w:rPr>
          <w:rFonts w:asciiTheme="majorHAnsi" w:hAnsiTheme="majorHAnsi" w:cstheme="majorHAnsi"/>
          <w:lang w:eastAsia="es-ES"/>
        </w:rPr>
        <w:t xml:space="preserve"> estudios experimentales en animales</w:t>
      </w:r>
      <w:r w:rsidR="00B56FCD" w:rsidRPr="00A902B2">
        <w:rPr>
          <w:rFonts w:asciiTheme="majorHAnsi" w:hAnsiTheme="majorHAnsi" w:cstheme="majorHAnsi"/>
          <w:lang w:eastAsia="es-ES"/>
        </w:rPr>
        <w:t>.</w:t>
      </w:r>
    </w:p>
    <w:p w14:paraId="464A68AC" w14:textId="5F00DF7E" w:rsidR="008B7AB8" w:rsidRPr="00A902B2" w:rsidRDefault="00B56FCD" w:rsidP="00BA5112">
      <w:pPr>
        <w:pStyle w:val="Ttulo5"/>
      </w:pPr>
      <w:r w:rsidRPr="00A902B2">
        <w:t>Fuentes de información:</w:t>
      </w:r>
    </w:p>
    <w:p w14:paraId="2C4C6AA1" w14:textId="77777777" w:rsidR="00577ECC" w:rsidRPr="00A902B2" w:rsidRDefault="00577ECC" w:rsidP="00577ECC">
      <w:pPr>
        <w:rPr>
          <w:rFonts w:cstheme="majorHAnsi"/>
          <w:lang w:val="es-ES" w:eastAsia="en-US"/>
        </w:rPr>
      </w:pPr>
    </w:p>
    <w:p w14:paraId="3D4CA5B1" w14:textId="0C54365B" w:rsidR="002D66A9" w:rsidRPr="00A902B2" w:rsidRDefault="00B56FCD" w:rsidP="001D6886">
      <w:pPr>
        <w:autoSpaceDE w:val="0"/>
        <w:autoSpaceDN w:val="0"/>
        <w:adjustRightInd w:val="0"/>
        <w:ind w:left="360"/>
        <w:jc w:val="both"/>
        <w:rPr>
          <w:rFonts w:cstheme="majorHAnsi"/>
          <w:lang w:eastAsia="es-ES"/>
        </w:rPr>
      </w:pPr>
      <w:r w:rsidRPr="00A902B2">
        <w:rPr>
          <w:rFonts w:cstheme="majorHAnsi"/>
          <w:lang w:eastAsia="es-ES"/>
        </w:rPr>
        <w:t xml:space="preserve">Se </w:t>
      </w:r>
      <w:r w:rsidR="007666C0" w:rsidRPr="00A902B2">
        <w:rPr>
          <w:rFonts w:cstheme="majorHAnsi"/>
          <w:lang w:eastAsia="es-ES"/>
        </w:rPr>
        <w:t>realizarán</w:t>
      </w:r>
      <w:r w:rsidRPr="00A902B2">
        <w:rPr>
          <w:rFonts w:cstheme="majorHAnsi"/>
          <w:lang w:eastAsia="es-ES"/>
        </w:rPr>
        <w:t xml:space="preserve"> búsquedas en</w:t>
      </w:r>
      <w:r w:rsidRPr="00A902B2">
        <w:rPr>
          <w:rFonts w:cstheme="majorHAnsi"/>
          <w:color w:val="000000" w:themeColor="text1"/>
        </w:rPr>
        <w:t xml:space="preserve"> </w:t>
      </w:r>
      <w:r w:rsidRPr="00A902B2">
        <w:rPr>
          <w:rFonts w:cstheme="majorHAnsi"/>
          <w:lang w:eastAsia="es-ES"/>
        </w:rPr>
        <w:t xml:space="preserve">las bases de datos referenciales: Medline/PubMed Central, </w:t>
      </w:r>
      <w:proofErr w:type="spellStart"/>
      <w:r w:rsidRPr="00A902B2">
        <w:rPr>
          <w:rFonts w:cstheme="majorHAnsi"/>
          <w:lang w:eastAsia="es-ES"/>
        </w:rPr>
        <w:t>Scopus</w:t>
      </w:r>
      <w:proofErr w:type="spellEnd"/>
      <w:r w:rsidRPr="00A902B2">
        <w:rPr>
          <w:rFonts w:cstheme="majorHAnsi"/>
          <w:lang w:eastAsia="es-ES"/>
        </w:rPr>
        <w:t xml:space="preserve">, </w:t>
      </w:r>
      <w:proofErr w:type="spellStart"/>
      <w:r w:rsidRPr="00A902B2">
        <w:rPr>
          <w:rFonts w:cstheme="majorHAnsi"/>
          <w:lang w:eastAsia="es-ES"/>
        </w:rPr>
        <w:t>Embase</w:t>
      </w:r>
      <w:proofErr w:type="spellEnd"/>
      <w:r w:rsidRPr="00A902B2">
        <w:rPr>
          <w:rFonts w:cstheme="majorHAnsi"/>
          <w:lang w:eastAsia="es-ES"/>
        </w:rPr>
        <w:t xml:space="preserve">, </w:t>
      </w:r>
      <w:r w:rsidR="00D1159A" w:rsidRPr="00A902B2">
        <w:rPr>
          <w:rFonts w:cstheme="majorHAnsi"/>
          <w:lang w:eastAsia="es-ES"/>
        </w:rPr>
        <w:t xml:space="preserve">Web </w:t>
      </w:r>
      <w:proofErr w:type="spellStart"/>
      <w:r w:rsidR="00D1159A" w:rsidRPr="00A902B2">
        <w:rPr>
          <w:rFonts w:cstheme="majorHAnsi"/>
          <w:lang w:eastAsia="es-ES"/>
        </w:rPr>
        <w:t>of</w:t>
      </w:r>
      <w:proofErr w:type="spellEnd"/>
      <w:r w:rsidR="00D1159A" w:rsidRPr="00A902B2">
        <w:rPr>
          <w:rFonts w:cstheme="majorHAnsi"/>
          <w:lang w:eastAsia="es-ES"/>
        </w:rPr>
        <w:t xml:space="preserve"> </w:t>
      </w:r>
      <w:proofErr w:type="spellStart"/>
      <w:r w:rsidR="00D1159A" w:rsidRPr="00A902B2">
        <w:rPr>
          <w:rFonts w:cstheme="majorHAnsi"/>
          <w:lang w:eastAsia="es-ES"/>
        </w:rPr>
        <w:t>Science</w:t>
      </w:r>
      <w:proofErr w:type="spellEnd"/>
      <w:r w:rsidR="001E3693">
        <w:rPr>
          <w:rFonts w:cstheme="majorHAnsi"/>
          <w:lang w:eastAsia="es-ES"/>
        </w:rPr>
        <w:t xml:space="preserve">, </w:t>
      </w:r>
      <w:proofErr w:type="spellStart"/>
      <w:r w:rsidR="00D1159A" w:rsidRPr="00A902B2">
        <w:rPr>
          <w:rFonts w:cstheme="majorHAnsi"/>
          <w:lang w:eastAsia="es-ES"/>
        </w:rPr>
        <w:t>Ovid</w:t>
      </w:r>
      <w:proofErr w:type="spellEnd"/>
      <w:r w:rsidR="00D1159A" w:rsidRPr="00A902B2">
        <w:rPr>
          <w:rFonts w:cstheme="majorHAnsi"/>
          <w:lang w:eastAsia="es-ES"/>
        </w:rPr>
        <w:t xml:space="preserve"> MEDLINE</w:t>
      </w:r>
      <w:r w:rsidRPr="00A902B2">
        <w:rPr>
          <w:rFonts w:cstheme="majorHAnsi"/>
          <w:lang w:eastAsia="es-ES"/>
        </w:rPr>
        <w:t>, Cochrane Library, Redalyc, Lilacs</w:t>
      </w:r>
      <w:r w:rsidR="00E20095">
        <w:rPr>
          <w:rFonts w:cstheme="majorHAnsi"/>
          <w:lang w:eastAsia="es-ES"/>
        </w:rPr>
        <w:t xml:space="preserve">, </w:t>
      </w:r>
      <w:r w:rsidRPr="00A902B2">
        <w:rPr>
          <w:rFonts w:cstheme="majorHAnsi"/>
          <w:lang w:eastAsia="es-ES"/>
        </w:rPr>
        <w:t xml:space="preserve">Scielo y en el motor de búsqueda Google </w:t>
      </w:r>
      <w:proofErr w:type="spellStart"/>
      <w:r w:rsidRPr="00A902B2">
        <w:rPr>
          <w:rFonts w:cstheme="majorHAnsi"/>
          <w:lang w:eastAsia="es-ES"/>
        </w:rPr>
        <w:t>Scholar</w:t>
      </w:r>
      <w:proofErr w:type="spellEnd"/>
      <w:r w:rsidR="00E20095">
        <w:rPr>
          <w:rFonts w:cstheme="majorHAnsi"/>
          <w:lang w:eastAsia="es-ES"/>
        </w:rPr>
        <w:t xml:space="preserve">. También </w:t>
      </w:r>
      <w:r w:rsidR="00EC6578" w:rsidRPr="00A902B2">
        <w:rPr>
          <w:rFonts w:cstheme="majorHAnsi"/>
          <w:lang w:eastAsia="es-ES"/>
        </w:rPr>
        <w:t xml:space="preserve">se buscará en </w:t>
      </w:r>
      <w:r w:rsidRPr="00A902B2">
        <w:rPr>
          <w:rFonts w:cstheme="majorHAnsi"/>
          <w:color w:val="000000" w:themeColor="text1"/>
        </w:rPr>
        <w:t>repositorios de universidades para localizar estudios publicados y no publicados</w:t>
      </w:r>
      <w:r w:rsidR="00E20095">
        <w:rPr>
          <w:rFonts w:cstheme="majorHAnsi"/>
          <w:color w:val="000000" w:themeColor="text1"/>
        </w:rPr>
        <w:t xml:space="preserve"> y </w:t>
      </w:r>
      <w:r w:rsidRPr="00A902B2">
        <w:rPr>
          <w:rFonts w:cstheme="majorHAnsi"/>
          <w:lang w:eastAsia="es-ES"/>
        </w:rPr>
        <w:t>se revisaran las referencias de los artículos seleccionados para identificar otros potenciales estudios. Además</w:t>
      </w:r>
      <w:r w:rsidR="00E20095">
        <w:rPr>
          <w:rFonts w:cstheme="majorHAnsi"/>
          <w:lang w:eastAsia="es-ES"/>
        </w:rPr>
        <w:t>,</w:t>
      </w:r>
      <w:r w:rsidRPr="00A902B2">
        <w:rPr>
          <w:rFonts w:cstheme="majorHAnsi"/>
          <w:lang w:eastAsia="es-ES"/>
        </w:rPr>
        <w:t xml:space="preserve"> se buscarán resúmenes de congresos y se contactarán expertos en el tema. </w:t>
      </w:r>
    </w:p>
    <w:p w14:paraId="58A282DB" w14:textId="77777777" w:rsidR="00D97C3E" w:rsidRPr="00E45BBB" w:rsidRDefault="00D97C3E" w:rsidP="001D6886">
      <w:pPr>
        <w:autoSpaceDE w:val="0"/>
        <w:autoSpaceDN w:val="0"/>
        <w:adjustRightInd w:val="0"/>
        <w:ind w:left="360"/>
        <w:jc w:val="both"/>
        <w:rPr>
          <w:rFonts w:eastAsiaTheme="minorHAnsi" w:cstheme="majorHAnsi"/>
          <w:sz w:val="20"/>
          <w:szCs w:val="20"/>
          <w:lang w:eastAsia="en-US"/>
        </w:rPr>
      </w:pPr>
    </w:p>
    <w:p w14:paraId="509DBF03" w14:textId="1E552BD9" w:rsidR="00C45B91" w:rsidRPr="00A902B2" w:rsidRDefault="00C45B91" w:rsidP="00BA5112">
      <w:pPr>
        <w:pStyle w:val="Ttulo5"/>
      </w:pPr>
      <w:r w:rsidRPr="00A902B2">
        <w:t xml:space="preserve">Estrategia de búsqueda: </w:t>
      </w:r>
    </w:p>
    <w:p w14:paraId="04DC449C" w14:textId="77777777" w:rsidR="00D97C3E" w:rsidRPr="00A902B2" w:rsidRDefault="00D97C3E" w:rsidP="00D97C3E">
      <w:pPr>
        <w:pStyle w:val="Prrafodelista"/>
        <w:jc w:val="both"/>
        <w:rPr>
          <w:rFonts w:asciiTheme="majorHAnsi" w:hAnsiTheme="majorHAnsi" w:cstheme="majorHAnsi"/>
          <w:b/>
          <w:bCs/>
          <w:lang w:eastAsia="es-ES"/>
        </w:rPr>
      </w:pPr>
    </w:p>
    <w:p w14:paraId="3B9840D4" w14:textId="715A1F2C" w:rsidR="00D1159A" w:rsidRPr="00A902B2" w:rsidRDefault="00D1159A" w:rsidP="002C116A">
      <w:pPr>
        <w:autoSpaceDE w:val="0"/>
        <w:autoSpaceDN w:val="0"/>
        <w:adjustRightInd w:val="0"/>
        <w:ind w:left="360"/>
        <w:jc w:val="both"/>
        <w:rPr>
          <w:rFonts w:cstheme="majorHAnsi"/>
          <w:lang w:eastAsia="es-ES"/>
        </w:rPr>
      </w:pPr>
      <w:bookmarkStart w:id="358" w:name="_Hlk163986656"/>
      <w:r w:rsidRPr="00A902B2">
        <w:rPr>
          <w:rFonts w:cstheme="majorHAnsi"/>
          <w:lang w:eastAsia="es-ES"/>
        </w:rPr>
        <w:t xml:space="preserve">La búsqueda se orientará con base en </w:t>
      </w:r>
      <w:r w:rsidR="00E45BBB" w:rsidRPr="00A902B2">
        <w:rPr>
          <w:rFonts w:cstheme="majorHAnsi"/>
          <w:lang w:eastAsia="es-ES"/>
        </w:rPr>
        <w:t>las recomendaciones</w:t>
      </w:r>
      <w:r w:rsidRPr="00A902B2">
        <w:rPr>
          <w:rFonts w:cstheme="majorHAnsi"/>
          <w:lang w:eastAsia="es-ES"/>
        </w:rPr>
        <w:t xml:space="preserve"> de la estrategia PRESS (Peer </w:t>
      </w:r>
      <w:proofErr w:type="spellStart"/>
      <w:r w:rsidRPr="00A902B2">
        <w:rPr>
          <w:rFonts w:cstheme="majorHAnsi"/>
          <w:lang w:eastAsia="es-ES"/>
        </w:rPr>
        <w:t>Review</w:t>
      </w:r>
      <w:proofErr w:type="spellEnd"/>
      <w:r w:rsidRPr="00A902B2">
        <w:rPr>
          <w:rFonts w:cstheme="majorHAnsi"/>
          <w:lang w:eastAsia="es-ES"/>
        </w:rPr>
        <w:t xml:space="preserve"> </w:t>
      </w:r>
      <w:proofErr w:type="spellStart"/>
      <w:r w:rsidRPr="00A902B2">
        <w:rPr>
          <w:rFonts w:cstheme="majorHAnsi"/>
          <w:lang w:eastAsia="es-ES"/>
        </w:rPr>
        <w:t>of</w:t>
      </w:r>
      <w:proofErr w:type="spellEnd"/>
      <w:r w:rsidRPr="00A902B2">
        <w:rPr>
          <w:rFonts w:cstheme="majorHAnsi"/>
          <w:lang w:eastAsia="es-ES"/>
        </w:rPr>
        <w:t xml:space="preserve"> Electronic </w:t>
      </w:r>
      <w:proofErr w:type="spellStart"/>
      <w:r w:rsidRPr="00A902B2">
        <w:rPr>
          <w:rFonts w:cstheme="majorHAnsi"/>
          <w:lang w:eastAsia="es-ES"/>
        </w:rPr>
        <w:t>Search</w:t>
      </w:r>
      <w:proofErr w:type="spellEnd"/>
      <w:r w:rsidRPr="00A902B2">
        <w:rPr>
          <w:rFonts w:cstheme="majorHAnsi"/>
          <w:lang w:eastAsia="es-ES"/>
        </w:rPr>
        <w:t xml:space="preserve"> </w:t>
      </w:r>
      <w:proofErr w:type="spellStart"/>
      <w:r w:rsidRPr="00A902B2">
        <w:rPr>
          <w:rFonts w:cstheme="majorHAnsi"/>
          <w:lang w:eastAsia="es-ES"/>
        </w:rPr>
        <w:t>Strategies</w:t>
      </w:r>
      <w:proofErr w:type="spellEnd"/>
      <w:r w:rsidRPr="00A902B2">
        <w:rPr>
          <w:rFonts w:cstheme="majorHAnsi"/>
          <w:lang w:eastAsia="es-ES"/>
        </w:rPr>
        <w:t>)</w:t>
      </w:r>
      <w:sdt>
        <w:sdtPr>
          <w:rPr>
            <w:rFonts w:cstheme="majorHAnsi"/>
            <w:color w:val="000000"/>
            <w:lang w:eastAsia="es-ES"/>
          </w:rPr>
          <w:tag w:val="MENDELEY_CITATION_v3_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"/>
          <w:id w:val="401647352"/>
          <w:placeholder>
            <w:docPart w:val="DefaultPlaceholder_-1854013440"/>
          </w:placeholder>
        </w:sdtPr>
        <w:sdtContent>
          <w:ins w:id="359" w:author="Ama de Berrio" w:date="2024-06-25T17:54:00Z">
            <w:r w:rsidR="003323D6" w:rsidRPr="003323D6">
              <w:rPr>
                <w:rFonts w:cstheme="majorHAnsi"/>
                <w:color w:val="000000"/>
                <w:lang w:eastAsia="es-ES"/>
              </w:rPr>
              <w:t>(86)</w:t>
            </w:r>
          </w:ins>
          <w:del w:id="360" w:author="Ama de Berrio" w:date="2024-06-21T16:17:00Z">
            <w:r w:rsidR="005359D1" w:rsidRPr="003323D6" w:rsidDel="00CA1723">
              <w:rPr>
                <w:rFonts w:cstheme="majorHAnsi"/>
                <w:color w:val="000000"/>
                <w:lang w:eastAsia="es-ES"/>
              </w:rPr>
              <w:delText>(84)</w:delText>
            </w:r>
          </w:del>
        </w:sdtContent>
      </w:sdt>
      <w:bookmarkEnd w:id="358"/>
      <w:r w:rsidR="001D6886" w:rsidRPr="00A902B2">
        <w:rPr>
          <w:rFonts w:eastAsiaTheme="minorHAnsi" w:cstheme="majorHAnsi"/>
          <w:sz w:val="20"/>
          <w:szCs w:val="20"/>
          <w:lang w:val="es-ES"/>
        </w:rPr>
        <w:t xml:space="preserve">. </w:t>
      </w:r>
      <w:r w:rsidR="00A55272" w:rsidRPr="00A902B2">
        <w:rPr>
          <w:rFonts w:cstheme="majorHAnsi"/>
          <w:lang w:eastAsia="es-ES"/>
        </w:rPr>
        <w:t xml:space="preserve">Inicialmente se realizará una búsqueda </w:t>
      </w:r>
      <w:del w:id="361" w:author="lina peña" w:date="2024-06-21T09:48:00Z">
        <w:r w:rsidR="00A55272" w:rsidRPr="00A902B2" w:rsidDel="00AA62C5">
          <w:rPr>
            <w:rFonts w:cstheme="majorHAnsi"/>
            <w:lang w:eastAsia="es-ES"/>
          </w:rPr>
          <w:delText xml:space="preserve"> </w:delText>
        </w:r>
      </w:del>
      <w:r w:rsidR="00A55272" w:rsidRPr="00A902B2">
        <w:rPr>
          <w:rFonts w:cstheme="majorHAnsi"/>
          <w:lang w:eastAsia="es-ES"/>
        </w:rPr>
        <w:t>en Medline/PubMed Central</w:t>
      </w:r>
      <w:r w:rsidR="00E45BBB">
        <w:rPr>
          <w:rFonts w:cstheme="majorHAnsi"/>
          <w:lang w:eastAsia="es-ES"/>
        </w:rPr>
        <w:t xml:space="preserve"> y</w:t>
      </w:r>
      <w:r w:rsidR="00A55272" w:rsidRPr="00A902B2">
        <w:rPr>
          <w:rFonts w:cstheme="majorHAnsi"/>
          <w:lang w:eastAsia="es-ES"/>
        </w:rPr>
        <w:t xml:space="preserve"> una vez finalizada</w:t>
      </w:r>
      <w:r w:rsidR="00E45BBB">
        <w:rPr>
          <w:rFonts w:cstheme="majorHAnsi"/>
          <w:lang w:eastAsia="es-ES"/>
        </w:rPr>
        <w:t xml:space="preserve"> </w:t>
      </w:r>
      <w:r w:rsidR="00A55272" w:rsidRPr="00A902B2">
        <w:rPr>
          <w:rFonts w:cstheme="majorHAnsi"/>
          <w:lang w:eastAsia="es-ES"/>
        </w:rPr>
        <w:t>se adaptará a los otros motores de búsqueda</w:t>
      </w:r>
      <w:r w:rsidR="00E45BBB">
        <w:rPr>
          <w:rFonts w:cstheme="majorHAnsi"/>
          <w:lang w:eastAsia="es-ES"/>
        </w:rPr>
        <w:t>. S</w:t>
      </w:r>
      <w:r w:rsidR="002D66A9" w:rsidRPr="00A902B2">
        <w:rPr>
          <w:rFonts w:cstheme="majorHAnsi"/>
          <w:lang w:eastAsia="es-ES"/>
        </w:rPr>
        <w:t xml:space="preserve">e utilizarán términos </w:t>
      </w:r>
      <w:proofErr w:type="spellStart"/>
      <w:r w:rsidR="002D66A9" w:rsidRPr="00A902B2">
        <w:rPr>
          <w:rFonts w:cstheme="majorHAnsi"/>
          <w:lang w:eastAsia="es-ES"/>
        </w:rPr>
        <w:t>MeSH</w:t>
      </w:r>
      <w:proofErr w:type="spellEnd"/>
      <w:r w:rsidR="002D66A9" w:rsidRPr="00A902B2">
        <w:rPr>
          <w:rFonts w:cstheme="majorHAnsi"/>
          <w:lang w:eastAsia="es-ES"/>
        </w:rPr>
        <w:t>/</w:t>
      </w:r>
      <w:proofErr w:type="spellStart"/>
      <w:r w:rsidR="002D66A9" w:rsidRPr="00A902B2">
        <w:rPr>
          <w:rFonts w:cstheme="majorHAnsi"/>
          <w:lang w:eastAsia="es-ES"/>
        </w:rPr>
        <w:t>DeCS</w:t>
      </w:r>
      <w:proofErr w:type="spellEnd"/>
      <w:r w:rsidR="002D66A9" w:rsidRPr="00A902B2">
        <w:rPr>
          <w:rFonts w:cstheme="majorHAnsi"/>
          <w:lang w:eastAsia="es-ES"/>
        </w:rPr>
        <w:t>, así como palabras de texto libre relacionad</w:t>
      </w:r>
      <w:r w:rsidR="00E45BBB">
        <w:rPr>
          <w:rFonts w:cstheme="majorHAnsi"/>
          <w:lang w:eastAsia="es-ES"/>
        </w:rPr>
        <w:t>a</w:t>
      </w:r>
      <w:r w:rsidR="002D66A9" w:rsidRPr="00A902B2">
        <w:rPr>
          <w:rFonts w:cstheme="majorHAnsi"/>
          <w:lang w:eastAsia="es-ES"/>
        </w:rPr>
        <w:t>s con la exposición (</w:t>
      </w:r>
      <w:proofErr w:type="spellStart"/>
      <w:r w:rsidR="002D66A9" w:rsidRPr="00A902B2">
        <w:rPr>
          <w:rFonts w:cstheme="majorHAnsi"/>
          <w:lang w:eastAsia="es-ES"/>
        </w:rPr>
        <w:t>snake</w:t>
      </w:r>
      <w:proofErr w:type="spellEnd"/>
      <w:r w:rsidR="002D66A9" w:rsidRPr="00A902B2">
        <w:rPr>
          <w:rFonts w:cstheme="majorHAnsi"/>
          <w:lang w:eastAsia="es-ES"/>
        </w:rPr>
        <w:t xml:space="preserve"> bite, </w:t>
      </w:r>
      <w:proofErr w:type="spellStart"/>
      <w:r w:rsidR="00711F83" w:rsidRPr="00A902B2">
        <w:rPr>
          <w:rFonts w:cstheme="majorHAnsi"/>
          <w:lang w:eastAsia="es-ES"/>
        </w:rPr>
        <w:t>viper</w:t>
      </w:r>
      <w:proofErr w:type="spellEnd"/>
      <w:r w:rsidR="00711F83" w:rsidRPr="00A902B2">
        <w:rPr>
          <w:rFonts w:cstheme="majorHAnsi"/>
          <w:lang w:eastAsia="es-ES"/>
        </w:rPr>
        <w:t xml:space="preserve"> </w:t>
      </w:r>
      <w:r w:rsidR="002D66A9" w:rsidRPr="00A902B2">
        <w:rPr>
          <w:rFonts w:cstheme="majorHAnsi"/>
          <w:lang w:eastAsia="es-ES"/>
        </w:rPr>
        <w:t xml:space="preserve">bite, </w:t>
      </w:r>
      <w:proofErr w:type="spellStart"/>
      <w:r w:rsidR="00711F83" w:rsidRPr="00A902B2">
        <w:rPr>
          <w:rFonts w:cstheme="majorHAnsi"/>
          <w:lang w:eastAsia="es-ES"/>
        </w:rPr>
        <w:t>Bothrops</w:t>
      </w:r>
      <w:proofErr w:type="spellEnd"/>
      <w:r w:rsidR="00711F83" w:rsidRPr="00A902B2">
        <w:rPr>
          <w:rFonts w:cstheme="majorHAnsi"/>
          <w:lang w:eastAsia="es-ES"/>
        </w:rPr>
        <w:t xml:space="preserve"> </w:t>
      </w:r>
      <w:proofErr w:type="spellStart"/>
      <w:r w:rsidR="00711F83" w:rsidRPr="00A902B2">
        <w:rPr>
          <w:rFonts w:cstheme="majorHAnsi"/>
          <w:lang w:eastAsia="es-ES"/>
        </w:rPr>
        <w:t>snake</w:t>
      </w:r>
      <w:proofErr w:type="spellEnd"/>
      <w:r w:rsidR="00711F83" w:rsidRPr="00A902B2">
        <w:rPr>
          <w:rFonts w:cstheme="majorHAnsi"/>
          <w:lang w:eastAsia="es-ES"/>
        </w:rPr>
        <w:t xml:space="preserve">, </w:t>
      </w:r>
      <w:r w:rsidR="002D66A9" w:rsidRPr="00A902B2">
        <w:rPr>
          <w:rFonts w:cstheme="majorHAnsi"/>
          <w:lang w:eastAsia="es-ES"/>
        </w:rPr>
        <w:t xml:space="preserve">mordedura de serpiente, </w:t>
      </w:r>
      <w:r w:rsidR="00711F83" w:rsidRPr="00A902B2">
        <w:rPr>
          <w:rFonts w:cstheme="majorHAnsi"/>
          <w:lang w:eastAsia="es-ES"/>
        </w:rPr>
        <w:t xml:space="preserve">mordedura de víbora, </w:t>
      </w:r>
      <w:r w:rsidR="002D66A9" w:rsidRPr="00A902B2">
        <w:rPr>
          <w:rFonts w:cstheme="majorHAnsi"/>
          <w:lang w:eastAsia="es-ES"/>
        </w:rPr>
        <w:t xml:space="preserve">serpiente </w:t>
      </w:r>
      <w:proofErr w:type="spellStart"/>
      <w:r w:rsidR="002D66A9" w:rsidRPr="00A902B2">
        <w:rPr>
          <w:rFonts w:cstheme="majorHAnsi"/>
          <w:lang w:eastAsia="es-ES"/>
        </w:rPr>
        <w:t>Bothrops</w:t>
      </w:r>
      <w:proofErr w:type="spellEnd"/>
      <w:r w:rsidR="002D66A9" w:rsidRPr="00A902B2">
        <w:rPr>
          <w:rFonts w:cstheme="majorHAnsi"/>
          <w:lang w:eastAsia="es-ES"/>
        </w:rPr>
        <w:t>) y el desenlace (</w:t>
      </w:r>
      <w:proofErr w:type="spellStart"/>
      <w:r w:rsidR="002D66A9" w:rsidRPr="00A902B2">
        <w:rPr>
          <w:rFonts w:cstheme="majorHAnsi"/>
          <w:lang w:eastAsia="es-ES"/>
        </w:rPr>
        <w:t>wounds</w:t>
      </w:r>
      <w:proofErr w:type="spellEnd"/>
      <w:r w:rsidR="002D66A9" w:rsidRPr="00A902B2">
        <w:rPr>
          <w:rFonts w:cstheme="majorHAnsi"/>
          <w:lang w:eastAsia="es-ES"/>
        </w:rPr>
        <w:t xml:space="preserve"> </w:t>
      </w:r>
      <w:proofErr w:type="spellStart"/>
      <w:r w:rsidR="002D66A9" w:rsidRPr="00A902B2">
        <w:rPr>
          <w:rFonts w:cstheme="majorHAnsi"/>
          <w:lang w:eastAsia="es-ES"/>
        </w:rPr>
        <w:t>infections</w:t>
      </w:r>
      <w:proofErr w:type="spellEnd"/>
      <w:r w:rsidR="002D66A9" w:rsidRPr="00A902B2">
        <w:rPr>
          <w:rFonts w:cstheme="majorHAnsi"/>
          <w:lang w:eastAsia="es-ES"/>
        </w:rPr>
        <w:t xml:space="preserve">, </w:t>
      </w:r>
      <w:proofErr w:type="spellStart"/>
      <w:r w:rsidR="002D66A9" w:rsidRPr="00A902B2">
        <w:rPr>
          <w:rFonts w:cstheme="majorHAnsi"/>
          <w:lang w:eastAsia="es-ES"/>
        </w:rPr>
        <w:t>biomarkers</w:t>
      </w:r>
      <w:proofErr w:type="spellEnd"/>
      <w:r w:rsidR="002D66A9" w:rsidRPr="00A902B2">
        <w:rPr>
          <w:rFonts w:cstheme="majorHAnsi"/>
          <w:lang w:eastAsia="es-ES"/>
        </w:rPr>
        <w:t xml:space="preserve">, </w:t>
      </w:r>
      <w:proofErr w:type="spellStart"/>
      <w:r w:rsidR="002D66A9" w:rsidRPr="00A902B2">
        <w:rPr>
          <w:rFonts w:cstheme="majorHAnsi"/>
          <w:lang w:eastAsia="es-ES"/>
        </w:rPr>
        <w:t>gold</w:t>
      </w:r>
      <w:proofErr w:type="spellEnd"/>
      <w:r w:rsidR="002D66A9" w:rsidRPr="00A902B2">
        <w:rPr>
          <w:rFonts w:cstheme="majorHAnsi"/>
          <w:lang w:eastAsia="es-ES"/>
        </w:rPr>
        <w:t xml:space="preserve"> standard, </w:t>
      </w:r>
      <w:proofErr w:type="spellStart"/>
      <w:r w:rsidR="002D66A9" w:rsidRPr="00A902B2">
        <w:rPr>
          <w:rFonts w:cstheme="majorHAnsi"/>
          <w:lang w:eastAsia="es-ES"/>
        </w:rPr>
        <w:t>clinical</w:t>
      </w:r>
      <w:proofErr w:type="spellEnd"/>
      <w:r w:rsidR="002D66A9" w:rsidRPr="00A902B2">
        <w:rPr>
          <w:rFonts w:cstheme="majorHAnsi"/>
          <w:lang w:eastAsia="es-ES"/>
        </w:rPr>
        <w:t xml:space="preserve"> rules, </w:t>
      </w:r>
      <w:proofErr w:type="spellStart"/>
      <w:r w:rsidR="002D66A9" w:rsidRPr="00A902B2">
        <w:rPr>
          <w:rFonts w:cstheme="majorHAnsi"/>
          <w:lang w:eastAsia="es-ES"/>
        </w:rPr>
        <w:t>likelihood</w:t>
      </w:r>
      <w:proofErr w:type="spellEnd"/>
      <w:r w:rsidR="002D66A9" w:rsidRPr="00A902B2">
        <w:rPr>
          <w:rFonts w:cstheme="majorHAnsi"/>
          <w:lang w:eastAsia="es-ES"/>
        </w:rPr>
        <w:t>,</w:t>
      </w:r>
      <w:r w:rsidR="002D66A9" w:rsidRPr="00A902B2">
        <w:rPr>
          <w:rFonts w:cstheme="majorHAnsi"/>
        </w:rPr>
        <w:t xml:space="preserve"> </w:t>
      </w:r>
      <w:proofErr w:type="spellStart"/>
      <w:r w:rsidR="002D66A9" w:rsidRPr="00AA62C5">
        <w:rPr>
          <w:rFonts w:cstheme="majorHAnsi"/>
          <w:highlight w:val="green"/>
          <w:lang w:eastAsia="es-ES"/>
          <w:rPrChange w:id="362" w:author="lina peña" w:date="2024-06-21T09:48:00Z">
            <w:rPr>
              <w:rFonts w:cstheme="majorHAnsi"/>
              <w:lang w:eastAsia="es-ES"/>
            </w:rPr>
          </w:rPrChange>
        </w:rPr>
        <w:t>latent</w:t>
      </w:r>
      <w:proofErr w:type="spellEnd"/>
      <w:r w:rsidR="002D66A9" w:rsidRPr="00AA62C5">
        <w:rPr>
          <w:rFonts w:cstheme="majorHAnsi"/>
          <w:highlight w:val="green"/>
          <w:lang w:eastAsia="es-ES"/>
          <w:rPrChange w:id="363" w:author="lina peña" w:date="2024-06-21T09:48:00Z">
            <w:rPr>
              <w:rFonts w:cstheme="majorHAnsi"/>
              <w:lang w:eastAsia="es-ES"/>
            </w:rPr>
          </w:rPrChange>
        </w:rPr>
        <w:t xml:space="preserve"> </w:t>
      </w:r>
      <w:proofErr w:type="spellStart"/>
      <w:r w:rsidR="002D66A9" w:rsidRPr="00AA62C5">
        <w:rPr>
          <w:rFonts w:cstheme="majorHAnsi"/>
          <w:highlight w:val="green"/>
          <w:lang w:eastAsia="es-ES"/>
          <w:rPrChange w:id="364" w:author="lina peña" w:date="2024-06-21T09:48:00Z">
            <w:rPr>
              <w:rFonts w:cstheme="majorHAnsi"/>
              <w:lang w:eastAsia="es-ES"/>
            </w:rPr>
          </w:rPrChange>
        </w:rPr>
        <w:t>class</w:t>
      </w:r>
      <w:proofErr w:type="spellEnd"/>
      <w:r w:rsidR="002D66A9" w:rsidRPr="00AA62C5">
        <w:rPr>
          <w:rFonts w:cstheme="majorHAnsi"/>
          <w:highlight w:val="green"/>
          <w:lang w:eastAsia="es-ES"/>
          <w:rPrChange w:id="365" w:author="lina peña" w:date="2024-06-21T09:48:00Z">
            <w:rPr>
              <w:rFonts w:cstheme="majorHAnsi"/>
              <w:lang w:eastAsia="es-ES"/>
            </w:rPr>
          </w:rPrChange>
        </w:rPr>
        <w:t xml:space="preserve"> </w:t>
      </w:r>
      <w:proofErr w:type="spellStart"/>
      <w:r w:rsidR="002D66A9" w:rsidRPr="00AA62C5">
        <w:rPr>
          <w:rFonts w:cstheme="majorHAnsi"/>
          <w:highlight w:val="green"/>
          <w:lang w:eastAsia="es-ES"/>
          <w:rPrChange w:id="366" w:author="lina peña" w:date="2024-06-21T09:48:00Z">
            <w:rPr>
              <w:rFonts w:cstheme="majorHAnsi"/>
              <w:lang w:eastAsia="es-ES"/>
            </w:rPr>
          </w:rPrChange>
        </w:rPr>
        <w:t>analysis</w:t>
      </w:r>
      <w:proofErr w:type="spellEnd"/>
      <w:r w:rsidR="002D66A9" w:rsidRPr="00AA62C5">
        <w:rPr>
          <w:rFonts w:cstheme="majorHAnsi"/>
          <w:highlight w:val="green"/>
          <w:lang w:eastAsia="es-ES"/>
          <w:rPrChange w:id="367" w:author="lina peña" w:date="2024-06-21T09:48:00Z">
            <w:rPr>
              <w:rFonts w:cstheme="majorHAnsi"/>
              <w:lang w:eastAsia="es-ES"/>
            </w:rPr>
          </w:rPrChange>
        </w:rPr>
        <w:t>,</w:t>
      </w:r>
      <w:r w:rsidR="002D66A9" w:rsidRPr="00A902B2">
        <w:rPr>
          <w:rFonts w:cstheme="majorHAnsi"/>
          <w:lang w:eastAsia="es-ES"/>
        </w:rPr>
        <w:t xml:space="preserve"> infecciones de piel y tejidos blandos, biomarcadores, diagnóstico, regla clínica, razón de verosimilitud, </w:t>
      </w:r>
      <w:r w:rsidR="002D66A9" w:rsidRPr="00AA62C5">
        <w:rPr>
          <w:rFonts w:cstheme="majorHAnsi"/>
          <w:highlight w:val="green"/>
          <w:lang w:eastAsia="es-ES"/>
          <w:rPrChange w:id="368" w:author="lina peña" w:date="2024-06-21T09:48:00Z">
            <w:rPr>
              <w:rFonts w:cstheme="majorHAnsi"/>
              <w:lang w:eastAsia="es-ES"/>
            </w:rPr>
          </w:rPrChange>
        </w:rPr>
        <w:t>análisis de clases latentes</w:t>
      </w:r>
      <w:r w:rsidR="002D66A9" w:rsidRPr="00A902B2">
        <w:rPr>
          <w:rFonts w:cstheme="majorHAnsi"/>
          <w:lang w:eastAsia="es-ES"/>
        </w:rPr>
        <w:t>).</w:t>
      </w:r>
      <w:r w:rsidR="00C45B91" w:rsidRPr="00A902B2">
        <w:rPr>
          <w:rFonts w:cstheme="majorHAnsi"/>
          <w:lang w:eastAsia="es-ES"/>
        </w:rPr>
        <w:t xml:space="preserve"> </w:t>
      </w:r>
      <w:r w:rsidR="00FB2499" w:rsidRPr="00A902B2">
        <w:rPr>
          <w:rFonts w:cstheme="majorHAnsi"/>
          <w:lang w:eastAsia="es-ES"/>
        </w:rPr>
        <w:t xml:space="preserve">Para la traducción de los términos al francés y portugués se utilizará el traductor de Google. </w:t>
      </w:r>
      <w:r w:rsidR="00A55272" w:rsidRPr="00A902B2">
        <w:rPr>
          <w:rFonts w:cstheme="majorHAnsi"/>
          <w:lang w:eastAsia="es-ES"/>
        </w:rPr>
        <w:t>(</w:t>
      </w:r>
      <w:r w:rsidR="00FF0DD6" w:rsidRPr="00A902B2">
        <w:rPr>
          <w:rFonts w:cstheme="majorHAnsi"/>
          <w:lang w:eastAsia="es-ES"/>
        </w:rPr>
        <w:t xml:space="preserve">ANEXO 1: ESTRATEGIA DE BÚSQUEDA EN MEDLINE). </w:t>
      </w:r>
    </w:p>
    <w:p w14:paraId="6F577418" w14:textId="77777777" w:rsidR="00D97C3E" w:rsidRPr="00A902B2" w:rsidRDefault="00D97C3E" w:rsidP="002C116A">
      <w:pPr>
        <w:autoSpaceDE w:val="0"/>
        <w:autoSpaceDN w:val="0"/>
        <w:adjustRightInd w:val="0"/>
        <w:ind w:left="360"/>
        <w:jc w:val="both"/>
        <w:rPr>
          <w:rFonts w:cstheme="majorHAnsi"/>
          <w:b/>
          <w:bCs/>
          <w:lang w:eastAsia="es-ES"/>
        </w:rPr>
      </w:pPr>
    </w:p>
    <w:p w14:paraId="0F256148" w14:textId="77777777" w:rsidR="00C45B91" w:rsidRPr="00A902B2" w:rsidRDefault="00C45B91" w:rsidP="00BA5112">
      <w:pPr>
        <w:pStyle w:val="Ttulo5"/>
      </w:pPr>
      <w:r w:rsidRPr="00A902B2">
        <w:t>Selección de estudios y manejo de datos:</w:t>
      </w:r>
    </w:p>
    <w:p w14:paraId="46123842" w14:textId="77777777" w:rsidR="00D97C3E" w:rsidRPr="00A902B2" w:rsidRDefault="00D97C3E" w:rsidP="00D97C3E">
      <w:pPr>
        <w:pStyle w:val="Prrafodelista"/>
        <w:jc w:val="both"/>
        <w:rPr>
          <w:rFonts w:asciiTheme="majorHAnsi" w:hAnsiTheme="majorHAnsi" w:cstheme="majorHAnsi"/>
          <w:b/>
          <w:bCs/>
          <w:lang w:eastAsia="es-ES"/>
        </w:rPr>
      </w:pPr>
    </w:p>
    <w:p w14:paraId="7680AA8E" w14:textId="4520617E" w:rsidR="00711E8D" w:rsidRPr="00A902B2" w:rsidRDefault="00857159" w:rsidP="00C46F16">
      <w:pPr>
        <w:ind w:left="360"/>
        <w:jc w:val="both"/>
        <w:rPr>
          <w:rFonts w:cstheme="majorHAnsi"/>
          <w:lang w:eastAsia="es-ES"/>
        </w:rPr>
      </w:pPr>
      <w:bookmarkStart w:id="369" w:name="_Hlk163986727"/>
      <w:r w:rsidRPr="00A902B2">
        <w:rPr>
          <w:rFonts w:cstheme="majorHAnsi"/>
          <w:lang w:eastAsia="es-ES"/>
        </w:rPr>
        <w:t xml:space="preserve">Los resultados de la búsqueda bibliográfica se </w:t>
      </w:r>
      <w:r w:rsidR="00E45BBB" w:rsidRPr="00A902B2">
        <w:rPr>
          <w:rFonts w:cstheme="majorHAnsi"/>
          <w:lang w:eastAsia="es-ES"/>
        </w:rPr>
        <w:t>procesarán</w:t>
      </w:r>
      <w:r w:rsidR="0016219D" w:rsidRPr="00A902B2">
        <w:rPr>
          <w:rFonts w:cstheme="majorHAnsi"/>
          <w:lang w:eastAsia="es-ES"/>
        </w:rPr>
        <w:t xml:space="preserve"> </w:t>
      </w:r>
      <w:r w:rsidRPr="00A902B2">
        <w:rPr>
          <w:rFonts w:cstheme="majorHAnsi"/>
          <w:lang w:eastAsia="es-ES"/>
        </w:rPr>
        <w:t>c</w:t>
      </w:r>
      <w:r w:rsidR="0016219D" w:rsidRPr="00A902B2">
        <w:rPr>
          <w:rFonts w:cstheme="majorHAnsi"/>
          <w:lang w:eastAsia="es-ES"/>
        </w:rPr>
        <w:t xml:space="preserve">on el </w:t>
      </w:r>
      <w:r w:rsidRPr="00A902B2">
        <w:rPr>
          <w:rFonts w:cstheme="majorHAnsi"/>
          <w:lang w:eastAsia="es-ES"/>
        </w:rPr>
        <w:t xml:space="preserve">software </w:t>
      </w:r>
      <w:proofErr w:type="spellStart"/>
      <w:r w:rsidRPr="00A902B2">
        <w:rPr>
          <w:rFonts w:cstheme="majorHAnsi"/>
          <w:lang w:eastAsia="es-ES"/>
        </w:rPr>
        <w:t>Rayyan</w:t>
      </w:r>
      <w:proofErr w:type="spellEnd"/>
      <w:r w:rsidRPr="00A902B2">
        <w:rPr>
          <w:rFonts w:cstheme="majorHAnsi"/>
          <w:lang w:eastAsia="es-ES"/>
        </w:rPr>
        <w:t xml:space="preserve"> QCRI</w:t>
      </w:r>
      <w:sdt>
        <w:sdtPr>
          <w:rPr>
            <w:rFonts w:cstheme="majorHAnsi"/>
            <w:color w:val="000000"/>
            <w:lang w:eastAsia="es-ES"/>
          </w:rPr>
          <w:tag w:val="MENDELEY_CITATION_v3_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"/>
          <w:id w:val="1266356352"/>
          <w:placeholder>
            <w:docPart w:val="DefaultPlaceholder_-1854013440"/>
          </w:placeholder>
        </w:sdtPr>
        <w:sdtContent>
          <w:ins w:id="370" w:author="Ama de Berrio" w:date="2024-06-25T17:54:00Z">
            <w:r w:rsidR="003323D6" w:rsidRPr="003323D6">
              <w:rPr>
                <w:rFonts w:cstheme="majorHAnsi"/>
                <w:color w:val="000000"/>
                <w:lang w:eastAsia="es-ES"/>
              </w:rPr>
              <w:t>(87)</w:t>
            </w:r>
          </w:ins>
          <w:del w:id="371" w:author="Ama de Berrio" w:date="2024-06-21T16:17:00Z">
            <w:r w:rsidR="005359D1" w:rsidRPr="003323D6" w:rsidDel="00CA1723">
              <w:rPr>
                <w:rFonts w:cstheme="majorHAnsi"/>
                <w:color w:val="000000"/>
                <w:lang w:eastAsia="es-ES"/>
              </w:rPr>
              <w:delText>(85)</w:delText>
            </w:r>
          </w:del>
        </w:sdtContent>
      </w:sdt>
      <w:bookmarkEnd w:id="369"/>
      <w:r w:rsidRPr="00A902B2">
        <w:rPr>
          <w:rFonts w:cstheme="majorHAnsi"/>
          <w:lang w:eastAsia="es-ES"/>
        </w:rPr>
        <w:t xml:space="preserve">. </w:t>
      </w:r>
      <w:r w:rsidR="00EC0783" w:rsidRPr="00A902B2">
        <w:rPr>
          <w:rFonts w:cstheme="majorHAnsi"/>
          <w:lang w:eastAsia="es-ES"/>
        </w:rPr>
        <w:t>Dos revisores (LP</w:t>
      </w:r>
      <w:r w:rsidR="00D97C3E" w:rsidRPr="00A902B2">
        <w:rPr>
          <w:rFonts w:cstheme="majorHAnsi"/>
          <w:lang w:eastAsia="es-ES"/>
        </w:rPr>
        <w:t xml:space="preserve"> y FJ</w:t>
      </w:r>
      <w:r w:rsidR="00EC0783" w:rsidRPr="00A902B2">
        <w:rPr>
          <w:rFonts w:cstheme="majorHAnsi"/>
          <w:lang w:eastAsia="es-ES"/>
        </w:rPr>
        <w:t xml:space="preserve">) </w:t>
      </w:r>
      <w:r w:rsidR="00E45BBB" w:rsidRPr="00A902B2">
        <w:rPr>
          <w:rFonts w:cstheme="majorHAnsi"/>
          <w:lang w:eastAsia="es-ES"/>
        </w:rPr>
        <w:t>evaluarán</w:t>
      </w:r>
      <w:r w:rsidR="00EC0783" w:rsidRPr="00A902B2">
        <w:rPr>
          <w:rFonts w:cstheme="majorHAnsi"/>
          <w:lang w:eastAsia="es-ES"/>
        </w:rPr>
        <w:t xml:space="preserve"> de forma independiente los títulos y resúmenes de todos los artículos encontrados y definirán si cumplen con los criterios de inclusión. Para la resolución de cualquier desacuerdo con respecto a la selección de los estudios y la extracción de datos se pedirá el concepto de un tercer revisor (</w:t>
      </w:r>
      <w:r w:rsidR="00E45BBB">
        <w:rPr>
          <w:rFonts w:cstheme="majorHAnsi"/>
          <w:lang w:eastAsia="es-ES"/>
        </w:rPr>
        <w:t>I</w:t>
      </w:r>
      <w:r w:rsidR="00A55272" w:rsidRPr="00A902B2">
        <w:rPr>
          <w:rFonts w:cstheme="majorHAnsi"/>
          <w:lang w:eastAsia="es-ES"/>
        </w:rPr>
        <w:t>F</w:t>
      </w:r>
      <w:r w:rsidR="00EC0783" w:rsidRPr="00A902B2">
        <w:rPr>
          <w:rFonts w:cstheme="majorHAnsi"/>
          <w:lang w:eastAsia="es-ES"/>
        </w:rPr>
        <w:t xml:space="preserve">). </w:t>
      </w:r>
      <w:r w:rsidR="00526E63" w:rsidRPr="00A902B2">
        <w:rPr>
          <w:rFonts w:cstheme="majorHAnsi"/>
          <w:lang w:eastAsia="es-ES"/>
        </w:rPr>
        <w:t xml:space="preserve">Los estudios considerados potencialmente relevantes se </w:t>
      </w:r>
      <w:r w:rsidR="00C46F16" w:rsidRPr="00A902B2">
        <w:rPr>
          <w:rFonts w:cstheme="majorHAnsi"/>
          <w:lang w:eastAsia="es-ES"/>
        </w:rPr>
        <w:t>leerán</w:t>
      </w:r>
      <w:r w:rsidR="00526E63" w:rsidRPr="00A902B2">
        <w:rPr>
          <w:rFonts w:cstheme="majorHAnsi"/>
          <w:lang w:eastAsia="es-ES"/>
        </w:rPr>
        <w:t xml:space="preserve"> en texto completo. Los artículos que cumpl</w:t>
      </w:r>
      <w:r w:rsidR="00C46F16" w:rsidRPr="00A902B2">
        <w:rPr>
          <w:rFonts w:cstheme="majorHAnsi"/>
          <w:lang w:eastAsia="es-ES"/>
        </w:rPr>
        <w:t xml:space="preserve">an </w:t>
      </w:r>
      <w:r w:rsidR="00526E63" w:rsidRPr="00A902B2">
        <w:rPr>
          <w:rFonts w:cstheme="majorHAnsi"/>
          <w:lang w:eastAsia="es-ES"/>
        </w:rPr>
        <w:t xml:space="preserve">con los criterios de selección se incluirán en la revisión sistemática. Cualquier desacuerdo entre los revisores se resolverá mediante consenso. </w:t>
      </w:r>
      <w:r w:rsidR="00FF0DD6" w:rsidRPr="00A902B2">
        <w:rPr>
          <w:rFonts w:cstheme="majorHAnsi"/>
          <w:lang w:eastAsia="es-ES"/>
        </w:rPr>
        <w:t xml:space="preserve">Se dejarán </w:t>
      </w:r>
      <w:r w:rsidR="00FF0DD6" w:rsidRPr="00A902B2">
        <w:rPr>
          <w:rFonts w:cstheme="majorHAnsi"/>
          <w:lang w:eastAsia="es-ES"/>
        </w:rPr>
        <w:lastRenderedPageBreak/>
        <w:t xml:space="preserve">consignados los motivos por los cuales se excluyeron estudios. Ninguno de los autores de la revisión estará cegado a los títulos de las revistas, ni a los autores o a </w:t>
      </w:r>
      <w:r w:rsidR="006E2C0D" w:rsidRPr="00A902B2">
        <w:rPr>
          <w:rFonts w:cstheme="majorHAnsi"/>
          <w:lang w:eastAsia="es-ES"/>
        </w:rPr>
        <w:t>las instituciones</w:t>
      </w:r>
      <w:r w:rsidR="00FF0DD6" w:rsidRPr="00A902B2">
        <w:rPr>
          <w:rFonts w:cstheme="majorHAnsi"/>
          <w:lang w:eastAsia="es-ES"/>
        </w:rPr>
        <w:t xml:space="preserve"> del estudio. </w:t>
      </w:r>
      <w:r w:rsidR="00DB7BD4" w:rsidRPr="00A902B2">
        <w:rPr>
          <w:rFonts w:cstheme="majorHAnsi"/>
          <w:lang w:eastAsia="es-ES"/>
        </w:rPr>
        <w:t xml:space="preserve">En caso de alguna duda sobre la información de un estudio se contactará a sus autores. </w:t>
      </w:r>
      <w:r w:rsidR="00526E63" w:rsidRPr="00A902B2">
        <w:rPr>
          <w:rFonts w:cstheme="majorHAnsi"/>
          <w:lang w:eastAsia="es-ES"/>
        </w:rPr>
        <w:t>El proceso de selección se documentará en un diagrama de flujo PRISMA.</w:t>
      </w:r>
    </w:p>
    <w:p w14:paraId="044FE6E5" w14:textId="77777777" w:rsidR="00D97C3E" w:rsidRPr="00A902B2" w:rsidRDefault="00D97C3E" w:rsidP="00C46F16">
      <w:pPr>
        <w:ind w:left="360"/>
        <w:jc w:val="both"/>
        <w:rPr>
          <w:rFonts w:cstheme="majorHAnsi"/>
          <w:lang w:eastAsia="es-ES"/>
        </w:rPr>
      </w:pPr>
    </w:p>
    <w:p w14:paraId="326688D6" w14:textId="77777777" w:rsidR="00711E8D" w:rsidRPr="00A902B2" w:rsidRDefault="00711E8D" w:rsidP="00BA5112">
      <w:pPr>
        <w:pStyle w:val="Ttulo5"/>
      </w:pPr>
      <w:r w:rsidRPr="00A902B2">
        <w:rPr>
          <w:rFonts w:eastAsia="Times New Roman"/>
        </w:rPr>
        <w:t>Lista de datos:</w:t>
      </w:r>
    </w:p>
    <w:p w14:paraId="56B83672" w14:textId="77777777" w:rsidR="00D97C3E" w:rsidRPr="00A902B2" w:rsidRDefault="00D97C3E" w:rsidP="00D97C3E">
      <w:pPr>
        <w:pStyle w:val="Prrafodelista"/>
        <w:jc w:val="both"/>
        <w:rPr>
          <w:rFonts w:asciiTheme="majorHAnsi" w:hAnsiTheme="majorHAnsi" w:cstheme="majorHAnsi"/>
          <w:b/>
          <w:bCs/>
          <w:lang w:eastAsia="es-ES"/>
        </w:rPr>
      </w:pPr>
    </w:p>
    <w:p w14:paraId="148F3C9B" w14:textId="29528227" w:rsidR="00857159" w:rsidRPr="00A902B2" w:rsidRDefault="00526E63" w:rsidP="00711E8D">
      <w:pPr>
        <w:ind w:left="360"/>
        <w:jc w:val="both"/>
        <w:rPr>
          <w:rFonts w:cstheme="majorHAnsi"/>
          <w:lang w:eastAsia="es-ES"/>
        </w:rPr>
      </w:pPr>
      <w:r w:rsidRPr="00A902B2">
        <w:rPr>
          <w:rFonts w:cstheme="majorHAnsi"/>
          <w:lang w:eastAsia="es-ES"/>
        </w:rPr>
        <w:t xml:space="preserve">De cada artículo se extraerán </w:t>
      </w:r>
      <w:r w:rsidR="006E2C0D">
        <w:rPr>
          <w:rFonts w:cstheme="majorHAnsi"/>
          <w:lang w:eastAsia="es-ES"/>
        </w:rPr>
        <w:t xml:space="preserve">los </w:t>
      </w:r>
      <w:r w:rsidRPr="00A902B2">
        <w:rPr>
          <w:rFonts w:cstheme="majorHAnsi"/>
          <w:lang w:eastAsia="es-ES"/>
        </w:rPr>
        <w:t xml:space="preserve">datos </w:t>
      </w:r>
      <w:r w:rsidR="006E2C0D">
        <w:rPr>
          <w:rFonts w:cstheme="majorHAnsi"/>
          <w:lang w:eastAsia="es-ES"/>
        </w:rPr>
        <w:t>de</w:t>
      </w:r>
      <w:r w:rsidRPr="00A902B2">
        <w:rPr>
          <w:rFonts w:cstheme="majorHAnsi"/>
          <w:lang w:eastAsia="es-ES"/>
        </w:rPr>
        <w:t xml:space="preserve"> título, país, autor(es), año, diseño del estudio, número de participantes, edad, género, número de personas con IPTB </w:t>
      </w:r>
      <w:r w:rsidR="00F95641" w:rsidRPr="00A902B2">
        <w:rPr>
          <w:rFonts w:cstheme="majorHAnsi"/>
          <w:lang w:eastAsia="es-ES"/>
        </w:rPr>
        <w:t xml:space="preserve">secundaria a la MS, </w:t>
      </w:r>
      <w:r w:rsidR="00C46F16" w:rsidRPr="00A902B2">
        <w:rPr>
          <w:rFonts w:cstheme="majorHAnsi"/>
          <w:lang w:eastAsia="es-ES"/>
        </w:rPr>
        <w:t xml:space="preserve">frecuencia </w:t>
      </w:r>
      <w:r w:rsidR="00F95641" w:rsidRPr="00A902B2">
        <w:rPr>
          <w:rFonts w:cstheme="majorHAnsi"/>
          <w:lang w:eastAsia="es-ES"/>
        </w:rPr>
        <w:t xml:space="preserve">y tipo de infección, </w:t>
      </w:r>
      <w:r w:rsidR="00C46F16" w:rsidRPr="00A902B2">
        <w:rPr>
          <w:rFonts w:cstheme="majorHAnsi"/>
          <w:lang w:eastAsia="es-ES"/>
        </w:rPr>
        <w:t xml:space="preserve">frecuencia y tipo de las manifestaciones clínicas de la IPTB, frecuencia y tipo de alteraciones de laboratorio, frecuencia de aislamiento microbiológico y manera de obtener la muestra para el cultivo. </w:t>
      </w:r>
      <w:r w:rsidR="00857159" w:rsidRPr="00A902B2">
        <w:rPr>
          <w:rFonts w:cstheme="majorHAnsi"/>
          <w:lang w:eastAsia="es-ES"/>
        </w:rPr>
        <w:t xml:space="preserve">La información </w:t>
      </w:r>
      <w:r w:rsidR="00CE00FB" w:rsidRPr="00A902B2">
        <w:rPr>
          <w:rFonts w:cstheme="majorHAnsi"/>
          <w:lang w:eastAsia="es-ES"/>
        </w:rPr>
        <w:t xml:space="preserve">que se </w:t>
      </w:r>
      <w:r w:rsidR="00711E8D" w:rsidRPr="00A902B2">
        <w:rPr>
          <w:rFonts w:cstheme="majorHAnsi"/>
          <w:lang w:eastAsia="es-ES"/>
        </w:rPr>
        <w:t xml:space="preserve">obtenga de cada </w:t>
      </w:r>
      <w:r w:rsidR="00CE00FB" w:rsidRPr="00A902B2">
        <w:rPr>
          <w:rFonts w:cstheme="majorHAnsi"/>
          <w:lang w:eastAsia="es-ES"/>
        </w:rPr>
        <w:t xml:space="preserve">artículo </w:t>
      </w:r>
      <w:r w:rsidR="00857159" w:rsidRPr="00A902B2">
        <w:rPr>
          <w:rFonts w:cstheme="majorHAnsi"/>
          <w:lang w:eastAsia="es-ES"/>
        </w:rPr>
        <w:t>s</w:t>
      </w:r>
      <w:r w:rsidR="00711E8D" w:rsidRPr="00A902B2">
        <w:rPr>
          <w:rFonts w:cstheme="majorHAnsi"/>
          <w:lang w:eastAsia="es-ES"/>
        </w:rPr>
        <w:t>e</w:t>
      </w:r>
      <w:r w:rsidR="00857159" w:rsidRPr="00A902B2">
        <w:rPr>
          <w:rFonts w:cstheme="majorHAnsi"/>
          <w:lang w:eastAsia="es-ES"/>
        </w:rPr>
        <w:t xml:space="preserve"> </w:t>
      </w:r>
      <w:r w:rsidR="00AD3906" w:rsidRPr="00A902B2">
        <w:rPr>
          <w:rFonts w:cstheme="majorHAnsi"/>
          <w:lang w:eastAsia="es-ES"/>
        </w:rPr>
        <w:t>depositará en un</w:t>
      </w:r>
      <w:ins w:id="372" w:author="lina peña" w:date="2024-06-21T09:50:00Z">
        <w:r w:rsidR="00AA62C5">
          <w:rPr>
            <w:rFonts w:cstheme="majorHAnsi"/>
            <w:lang w:eastAsia="es-ES"/>
          </w:rPr>
          <w:t xml:space="preserve">a hoja de datos </w:t>
        </w:r>
      </w:ins>
      <w:del w:id="373" w:author="lina peña" w:date="2024-06-21T09:50:00Z">
        <w:r w:rsidR="00AD3906" w:rsidRPr="00A902B2" w:rsidDel="005540DB">
          <w:rPr>
            <w:rFonts w:cstheme="majorHAnsi"/>
            <w:lang w:eastAsia="es-ES"/>
          </w:rPr>
          <w:delText xml:space="preserve"> formulario de recolección de datos que se e</w:delText>
        </w:r>
      </w:del>
      <w:del w:id="374" w:author="lina peña" w:date="2024-06-21T09:51:00Z">
        <w:r w:rsidR="00AD3906" w:rsidRPr="00A902B2" w:rsidDel="005540DB">
          <w:rPr>
            <w:rFonts w:cstheme="majorHAnsi"/>
            <w:lang w:eastAsia="es-ES"/>
          </w:rPr>
          <w:delText>la</w:delText>
        </w:r>
      </w:del>
      <w:ins w:id="375" w:author="lina peña" w:date="2024-06-21T09:51:00Z">
        <w:r w:rsidR="005540DB">
          <w:rPr>
            <w:rFonts w:cstheme="majorHAnsi"/>
            <w:lang w:eastAsia="es-ES"/>
          </w:rPr>
          <w:t>que se ela</w:t>
        </w:r>
      </w:ins>
      <w:r w:rsidR="00AD3906" w:rsidRPr="00A902B2">
        <w:rPr>
          <w:rFonts w:cstheme="majorHAnsi"/>
          <w:lang w:eastAsia="es-ES"/>
        </w:rPr>
        <w:t xml:space="preserve">borará en </w:t>
      </w:r>
      <w:r w:rsidR="00857159" w:rsidRPr="00A902B2">
        <w:rPr>
          <w:rFonts w:cstheme="majorHAnsi"/>
          <w:lang w:eastAsia="es-ES"/>
        </w:rPr>
        <w:t>Microsoft Excel</w:t>
      </w:r>
      <w:r w:rsidR="00711E8D" w:rsidRPr="00A902B2">
        <w:rPr>
          <w:rFonts w:cstheme="majorHAnsi"/>
          <w:lang w:eastAsia="es-ES"/>
        </w:rPr>
        <w:t>®</w:t>
      </w:r>
      <w:r w:rsidR="00857159" w:rsidRPr="00A902B2">
        <w:rPr>
          <w:rFonts w:cstheme="majorHAnsi"/>
          <w:lang w:eastAsia="es-ES"/>
        </w:rPr>
        <w:t xml:space="preserve"> </w:t>
      </w:r>
      <w:r w:rsidR="00711E8D" w:rsidRPr="00A902B2">
        <w:rPr>
          <w:rFonts w:cstheme="majorHAnsi"/>
          <w:lang w:eastAsia="es-ES"/>
        </w:rPr>
        <w:t xml:space="preserve">por cada revisor de manera independiente, </w:t>
      </w:r>
      <w:r w:rsidR="00711E8D" w:rsidRPr="005540DB">
        <w:rPr>
          <w:rFonts w:cstheme="majorHAnsi"/>
          <w:highlight w:val="green"/>
          <w:lang w:eastAsia="es-ES"/>
          <w:rPrChange w:id="376" w:author="lina peña" w:date="2024-06-21T09:51:00Z">
            <w:rPr>
              <w:rFonts w:cstheme="majorHAnsi"/>
              <w:lang w:eastAsia="es-ES"/>
            </w:rPr>
          </w:rPrChange>
        </w:rPr>
        <w:t xml:space="preserve">luego </w:t>
      </w:r>
      <w:r w:rsidR="00567D8E" w:rsidRPr="005540DB">
        <w:rPr>
          <w:rFonts w:cstheme="majorHAnsi"/>
          <w:highlight w:val="green"/>
          <w:lang w:eastAsia="es-ES"/>
          <w:rPrChange w:id="377" w:author="lina peña" w:date="2024-06-21T09:51:00Z">
            <w:rPr>
              <w:rFonts w:cstheme="majorHAnsi"/>
              <w:lang w:eastAsia="es-ES"/>
            </w:rPr>
          </w:rPrChange>
        </w:rPr>
        <w:t xml:space="preserve">de la comparación </w:t>
      </w:r>
      <w:r w:rsidR="00857159" w:rsidRPr="005540DB">
        <w:rPr>
          <w:rFonts w:cstheme="majorHAnsi"/>
          <w:highlight w:val="green"/>
          <w:lang w:eastAsia="es-ES"/>
          <w:rPrChange w:id="378" w:author="lina peña" w:date="2024-06-21T09:51:00Z">
            <w:rPr>
              <w:rFonts w:cstheme="majorHAnsi"/>
              <w:lang w:eastAsia="es-ES"/>
            </w:rPr>
          </w:rPrChange>
        </w:rPr>
        <w:t>y los desacuerdos res</w:t>
      </w:r>
      <w:r w:rsidR="006E2C0D" w:rsidRPr="005540DB">
        <w:rPr>
          <w:rFonts w:cstheme="majorHAnsi"/>
          <w:highlight w:val="green"/>
          <w:lang w:eastAsia="es-ES"/>
          <w:rPrChange w:id="379" w:author="lina peña" w:date="2024-06-21T09:51:00Z">
            <w:rPr>
              <w:rFonts w:cstheme="majorHAnsi"/>
              <w:lang w:eastAsia="es-ES"/>
            </w:rPr>
          </w:rPrChange>
        </w:rPr>
        <w:t xml:space="preserve">ueltos </w:t>
      </w:r>
      <w:r w:rsidR="00857159" w:rsidRPr="005540DB">
        <w:rPr>
          <w:rFonts w:cstheme="majorHAnsi"/>
          <w:highlight w:val="green"/>
          <w:lang w:eastAsia="es-ES"/>
          <w:rPrChange w:id="380" w:author="lina peña" w:date="2024-06-21T09:51:00Z">
            <w:rPr>
              <w:rFonts w:cstheme="majorHAnsi"/>
              <w:lang w:eastAsia="es-ES"/>
            </w:rPr>
          </w:rPrChange>
        </w:rPr>
        <w:t>por consenso.</w:t>
      </w:r>
      <w:r w:rsidR="00DB7BD4" w:rsidRPr="00A902B2">
        <w:rPr>
          <w:rFonts w:cstheme="majorHAnsi"/>
          <w:lang w:eastAsia="es-ES"/>
        </w:rPr>
        <w:t xml:space="preserve"> </w:t>
      </w:r>
    </w:p>
    <w:p w14:paraId="55DCF44F" w14:textId="77777777" w:rsidR="00CE00FB" w:rsidRPr="00A902B2" w:rsidRDefault="00CE00FB" w:rsidP="00C46F16">
      <w:pPr>
        <w:ind w:left="360"/>
        <w:jc w:val="both"/>
        <w:rPr>
          <w:rFonts w:cstheme="majorHAnsi"/>
          <w:lang w:eastAsia="es-ES"/>
        </w:rPr>
      </w:pPr>
    </w:p>
    <w:p w14:paraId="5EDF169F" w14:textId="0B01AEAA" w:rsidR="00435283" w:rsidRPr="00A902B2" w:rsidRDefault="00EC6578" w:rsidP="00BA5112">
      <w:pPr>
        <w:pStyle w:val="Ttulo5"/>
      </w:pPr>
      <w:r w:rsidRPr="00A902B2">
        <w:t>Resultados esperados y priorización</w:t>
      </w:r>
    </w:p>
    <w:p w14:paraId="1EE0E25D" w14:textId="77777777" w:rsidR="005F0FE9" w:rsidRPr="00A902B2" w:rsidRDefault="005F0FE9" w:rsidP="00160699">
      <w:pPr>
        <w:pStyle w:val="Prrafodelista"/>
        <w:jc w:val="both"/>
        <w:rPr>
          <w:rFonts w:asciiTheme="majorHAnsi" w:hAnsiTheme="majorHAnsi" w:cstheme="majorHAnsi"/>
          <w:b/>
          <w:bCs/>
          <w:lang w:eastAsia="es-ES"/>
        </w:rPr>
      </w:pPr>
    </w:p>
    <w:p w14:paraId="59CEDE34" w14:textId="522E4025" w:rsidR="00635C2D" w:rsidRPr="00A902B2" w:rsidRDefault="00B2131C" w:rsidP="00160699">
      <w:pPr>
        <w:pStyle w:val="Prrafodelista"/>
        <w:ind w:left="360"/>
        <w:jc w:val="both"/>
        <w:rPr>
          <w:rFonts w:asciiTheme="majorHAnsi" w:hAnsiTheme="majorHAnsi" w:cstheme="majorHAnsi"/>
          <w:lang w:eastAsia="es-ES"/>
        </w:rPr>
      </w:pPr>
      <w:r w:rsidRPr="00A902B2">
        <w:rPr>
          <w:rFonts w:asciiTheme="majorHAnsi" w:hAnsiTheme="majorHAnsi" w:cstheme="majorHAnsi"/>
          <w:lang w:eastAsia="es-ES"/>
        </w:rPr>
        <w:t xml:space="preserve">Se espera encontrar la frecuencia y </w:t>
      </w:r>
      <w:r w:rsidR="006E2C0D">
        <w:rPr>
          <w:rFonts w:asciiTheme="majorHAnsi" w:hAnsiTheme="majorHAnsi" w:cstheme="majorHAnsi"/>
          <w:lang w:eastAsia="es-ES"/>
        </w:rPr>
        <w:t xml:space="preserve">el </w:t>
      </w:r>
      <w:r w:rsidRPr="00A902B2">
        <w:rPr>
          <w:rFonts w:asciiTheme="majorHAnsi" w:hAnsiTheme="majorHAnsi" w:cstheme="majorHAnsi"/>
          <w:lang w:eastAsia="es-ES"/>
        </w:rPr>
        <w:t>tipo de manifestaciones clínicas que presentaron los paci</w:t>
      </w:r>
      <w:r w:rsidR="00635C2D" w:rsidRPr="00A902B2">
        <w:rPr>
          <w:rFonts w:asciiTheme="majorHAnsi" w:hAnsiTheme="majorHAnsi" w:cstheme="majorHAnsi"/>
          <w:lang w:eastAsia="es-ES"/>
        </w:rPr>
        <w:t>entes con diagnóstico clínico de IPTB</w:t>
      </w:r>
      <w:r w:rsidR="00E25F24" w:rsidRPr="00A902B2">
        <w:rPr>
          <w:rFonts w:asciiTheme="majorHAnsi" w:hAnsiTheme="majorHAnsi" w:cstheme="majorHAnsi"/>
          <w:lang w:eastAsia="es-ES"/>
        </w:rPr>
        <w:t xml:space="preserve"> en MS</w:t>
      </w:r>
      <w:r w:rsidR="00635C2D" w:rsidRPr="00A902B2">
        <w:rPr>
          <w:rFonts w:asciiTheme="majorHAnsi" w:hAnsiTheme="majorHAnsi" w:cstheme="majorHAnsi"/>
          <w:lang w:eastAsia="es-ES"/>
        </w:rPr>
        <w:t xml:space="preserve">; el tipo y frecuencia de las IPTB; </w:t>
      </w:r>
      <w:r w:rsidR="005F0FE9" w:rsidRPr="00A902B2">
        <w:rPr>
          <w:rFonts w:asciiTheme="majorHAnsi" w:hAnsiTheme="majorHAnsi" w:cstheme="majorHAnsi"/>
          <w:lang w:eastAsia="es-ES"/>
        </w:rPr>
        <w:t xml:space="preserve">el comportamiento </w:t>
      </w:r>
      <w:r w:rsidR="0016219D" w:rsidRPr="00A902B2">
        <w:rPr>
          <w:rFonts w:asciiTheme="majorHAnsi" w:hAnsiTheme="majorHAnsi" w:cstheme="majorHAnsi"/>
          <w:lang w:eastAsia="es-ES"/>
        </w:rPr>
        <w:t xml:space="preserve">(rango de valores) </w:t>
      </w:r>
      <w:r w:rsidR="005F0FE9" w:rsidRPr="00A902B2">
        <w:rPr>
          <w:rFonts w:asciiTheme="majorHAnsi" w:hAnsiTheme="majorHAnsi" w:cstheme="majorHAnsi"/>
          <w:lang w:eastAsia="es-ES"/>
        </w:rPr>
        <w:t xml:space="preserve">o </w:t>
      </w:r>
      <w:r w:rsidR="00635C2D" w:rsidRPr="00A902B2">
        <w:rPr>
          <w:rFonts w:asciiTheme="majorHAnsi" w:hAnsiTheme="majorHAnsi" w:cstheme="majorHAnsi"/>
          <w:lang w:eastAsia="es-ES"/>
        </w:rPr>
        <w:t>la frecuencia de alteración de los reactantes de fase aguda y otros parámetros de laboratorio como</w:t>
      </w:r>
      <w:r w:rsidR="0016219D" w:rsidRPr="00A902B2">
        <w:rPr>
          <w:rFonts w:asciiTheme="majorHAnsi" w:hAnsiTheme="majorHAnsi" w:cstheme="majorHAnsi"/>
          <w:lang w:eastAsia="es-ES"/>
        </w:rPr>
        <w:t>:</w:t>
      </w:r>
      <w:r w:rsidR="00635C2D" w:rsidRPr="00A902B2">
        <w:rPr>
          <w:rFonts w:asciiTheme="majorHAnsi" w:hAnsiTheme="majorHAnsi" w:cstheme="majorHAnsi"/>
          <w:lang w:eastAsia="es-ES"/>
        </w:rPr>
        <w:t xml:space="preserve"> PCR, eritrosedimentación, plaquetas, leucocitos totales, linfocitos, neutrófilos, transaminasas</w:t>
      </w:r>
      <w:r w:rsidR="00E25F24" w:rsidRPr="00A902B2">
        <w:rPr>
          <w:rFonts w:asciiTheme="majorHAnsi" w:hAnsiTheme="majorHAnsi" w:cstheme="majorHAnsi"/>
          <w:lang w:eastAsia="es-ES"/>
        </w:rPr>
        <w:t xml:space="preserve"> y</w:t>
      </w:r>
      <w:r w:rsidR="00635C2D" w:rsidRPr="00A902B2">
        <w:rPr>
          <w:rFonts w:asciiTheme="majorHAnsi" w:hAnsiTheme="majorHAnsi" w:cstheme="majorHAnsi"/>
          <w:lang w:eastAsia="es-ES"/>
        </w:rPr>
        <w:t xml:space="preserve"> </w:t>
      </w:r>
      <w:r w:rsidR="005F0FE9" w:rsidRPr="00A902B2">
        <w:rPr>
          <w:rFonts w:asciiTheme="majorHAnsi" w:hAnsiTheme="majorHAnsi" w:cstheme="majorHAnsi"/>
          <w:lang w:eastAsia="es-ES"/>
        </w:rPr>
        <w:t>fibrinógeno; la frecuencia de aislamiento microbiológico y los métodos para la toma del cultivo; frecuencia y tipo de otros métodos utilizados para realizar el diagnóstico (</w:t>
      </w:r>
      <w:proofErr w:type="spellStart"/>
      <w:r w:rsidR="005F0FE9" w:rsidRPr="00A902B2">
        <w:rPr>
          <w:rFonts w:asciiTheme="majorHAnsi" w:hAnsiTheme="majorHAnsi" w:cstheme="majorHAnsi"/>
          <w:lang w:eastAsia="es-ES"/>
        </w:rPr>
        <w:t>ej</w:t>
      </w:r>
      <w:proofErr w:type="spellEnd"/>
      <w:r w:rsidR="005F0FE9" w:rsidRPr="00A902B2">
        <w:rPr>
          <w:rFonts w:asciiTheme="majorHAnsi" w:hAnsiTheme="majorHAnsi" w:cstheme="majorHAnsi"/>
          <w:lang w:eastAsia="es-ES"/>
        </w:rPr>
        <w:t>: radiológicos).</w:t>
      </w:r>
    </w:p>
    <w:p w14:paraId="4EF73DFC" w14:textId="2CBAA54A" w:rsidR="00C45B91" w:rsidRPr="00A902B2" w:rsidRDefault="00635C2D" w:rsidP="00160699">
      <w:pPr>
        <w:pStyle w:val="Prrafodelista"/>
        <w:rPr>
          <w:rFonts w:asciiTheme="majorHAnsi" w:hAnsiTheme="majorHAnsi" w:cstheme="majorHAnsi"/>
          <w:lang w:eastAsia="es-ES"/>
        </w:rPr>
      </w:pPr>
      <w:r w:rsidRPr="00A902B2">
        <w:rPr>
          <w:rFonts w:asciiTheme="majorHAnsi" w:hAnsiTheme="majorHAnsi" w:cstheme="majorHAnsi"/>
          <w:lang w:eastAsia="es-ES"/>
        </w:rPr>
        <w:t xml:space="preserve"> </w:t>
      </w:r>
    </w:p>
    <w:p w14:paraId="7E11B9B8" w14:textId="401D94AF" w:rsidR="00C45B91" w:rsidRPr="00A902B2" w:rsidRDefault="00C45B91" w:rsidP="00BA5112">
      <w:pPr>
        <w:pStyle w:val="Ttulo5"/>
      </w:pPr>
      <w:r w:rsidRPr="00A902B2">
        <w:t>Evaluación de</w:t>
      </w:r>
      <w:r w:rsidR="00F95EFB" w:rsidRPr="00A902B2">
        <w:t>l riesgo de sesgo</w:t>
      </w:r>
      <w:r w:rsidRPr="00A902B2">
        <w:t>:</w:t>
      </w:r>
    </w:p>
    <w:p w14:paraId="054B4BA3" w14:textId="77777777" w:rsidR="00D65554" w:rsidRPr="00A902B2" w:rsidRDefault="00D65554" w:rsidP="00577ECC">
      <w:pPr>
        <w:pStyle w:val="Prrafodelista"/>
        <w:jc w:val="both"/>
        <w:rPr>
          <w:rFonts w:asciiTheme="majorHAnsi" w:hAnsiTheme="majorHAnsi" w:cstheme="majorHAnsi"/>
          <w:b/>
          <w:bCs/>
          <w:lang w:eastAsia="es-ES"/>
        </w:rPr>
      </w:pPr>
    </w:p>
    <w:p w14:paraId="090ECB7F" w14:textId="6543ADEA" w:rsidR="00C45B91" w:rsidRPr="00A902B2" w:rsidRDefault="00C45B91" w:rsidP="00567D8E">
      <w:pPr>
        <w:ind w:left="360"/>
        <w:jc w:val="both"/>
        <w:rPr>
          <w:rFonts w:cstheme="majorHAnsi"/>
          <w:lang w:eastAsia="es-ES"/>
        </w:rPr>
      </w:pPr>
      <w:r w:rsidRPr="00A902B2">
        <w:rPr>
          <w:rFonts w:cstheme="majorHAnsi"/>
          <w:lang w:eastAsia="es-ES"/>
        </w:rPr>
        <w:t xml:space="preserve">Se utilizará la </w:t>
      </w:r>
      <w:r w:rsidR="00567D8E" w:rsidRPr="00A902B2">
        <w:rPr>
          <w:rFonts w:cstheme="majorHAnsi"/>
          <w:lang w:eastAsia="es-ES"/>
        </w:rPr>
        <w:t xml:space="preserve">herramienta Newcastle-Ottawa </w:t>
      </w:r>
      <w:proofErr w:type="spellStart"/>
      <w:r w:rsidR="00567D8E" w:rsidRPr="00A902B2">
        <w:rPr>
          <w:rFonts w:cstheme="majorHAnsi"/>
          <w:lang w:eastAsia="es-ES"/>
        </w:rPr>
        <w:t>Scale</w:t>
      </w:r>
      <w:proofErr w:type="spellEnd"/>
      <w:r w:rsidR="00567D8E" w:rsidRPr="00A902B2">
        <w:rPr>
          <w:rFonts w:cstheme="majorHAnsi"/>
          <w:lang w:eastAsia="es-ES"/>
        </w:rPr>
        <w:t xml:space="preserve"> (NOS)</w:t>
      </w:r>
      <w:r w:rsidR="00085D87" w:rsidRPr="00A902B2">
        <w:rPr>
          <w:rFonts w:cstheme="majorHAnsi"/>
          <w:lang w:eastAsia="es-ES"/>
        </w:rPr>
        <w:t xml:space="preserve"> </w:t>
      </w:r>
      <w:r w:rsidR="00085D87" w:rsidRPr="00A902B2">
        <w:rPr>
          <w:rFonts w:cstheme="majorHAnsi"/>
          <w:color w:val="000000"/>
          <w:lang w:eastAsia="es-ES"/>
        </w:rPr>
        <w:t>para evaluar los estudios de cohortes</w:t>
      </w:r>
      <w:r w:rsidR="008C3230" w:rsidRPr="00A902B2">
        <w:rPr>
          <w:rFonts w:cstheme="majorHAnsi"/>
          <w:color w:val="000000"/>
          <w:lang w:eastAsia="es-ES"/>
        </w:rPr>
        <w:t xml:space="preserve">, </w:t>
      </w:r>
      <w:r w:rsidR="00085D87" w:rsidRPr="00A902B2">
        <w:rPr>
          <w:rFonts w:cstheme="majorHAnsi"/>
          <w:color w:val="000000"/>
          <w:lang w:eastAsia="es-ES"/>
        </w:rPr>
        <w:t xml:space="preserve">casos y controles y su versión </w:t>
      </w:r>
      <w:r w:rsidR="008C3230" w:rsidRPr="00A902B2">
        <w:rPr>
          <w:rFonts w:cstheme="majorHAnsi"/>
          <w:color w:val="000000"/>
          <w:lang w:eastAsia="es-ES"/>
        </w:rPr>
        <w:t>adaptada</w:t>
      </w:r>
      <w:r w:rsidR="00085D87" w:rsidRPr="00A902B2">
        <w:rPr>
          <w:rFonts w:cstheme="majorHAnsi"/>
          <w:color w:val="000000"/>
          <w:lang w:eastAsia="es-ES"/>
        </w:rPr>
        <w:t xml:space="preserve"> para los de tipo transversal</w:t>
      </w:r>
      <w:r w:rsidR="00160699" w:rsidRPr="00A902B2">
        <w:rPr>
          <w:rFonts w:cstheme="majorHAnsi"/>
          <w:color w:val="000000"/>
          <w:lang w:eastAsia="es-ES"/>
        </w:rPr>
        <w:t xml:space="preserve"> y series de casos. En esta escala los estudios de cohortes, casos y controles recibirán un máximo de nueve puntos en elementos relacionados con la selección de los grupos de estudio, la comparabilidad de los grupos y la determinación del resultado de interés y las series de casos podrán optar</w:t>
      </w:r>
      <w:r w:rsidR="00E25F24" w:rsidRPr="00A902B2">
        <w:rPr>
          <w:rFonts w:cstheme="majorHAnsi"/>
          <w:color w:val="000000"/>
          <w:lang w:eastAsia="es-ES"/>
        </w:rPr>
        <w:t xml:space="preserve"> por</w:t>
      </w:r>
      <w:r w:rsidR="00160699" w:rsidRPr="00A902B2">
        <w:rPr>
          <w:rFonts w:cstheme="majorHAnsi"/>
          <w:color w:val="000000"/>
          <w:lang w:eastAsia="es-ES"/>
        </w:rPr>
        <w:t xml:space="preserve"> un máximo de seis puntos. </w:t>
      </w:r>
      <w:bookmarkStart w:id="381" w:name="_Hlk163986966"/>
      <w:r w:rsidR="00160699" w:rsidRPr="00A902B2">
        <w:rPr>
          <w:rFonts w:cstheme="majorHAnsi"/>
          <w:color w:val="000000"/>
          <w:lang w:eastAsia="es-ES"/>
        </w:rPr>
        <w:t>Esto será realizado por dos revisores separados. En caso de desacuerdo, se utilizará un tercer revisor como árbitro</w:t>
      </w:r>
      <w:del w:id="382" w:author="lina peña" w:date="2024-06-21T09:53:00Z">
        <w:r w:rsidR="00085D87" w:rsidRPr="00A902B2" w:rsidDel="005540DB">
          <w:rPr>
            <w:rFonts w:cstheme="majorHAnsi"/>
            <w:color w:val="000000"/>
            <w:lang w:eastAsia="es-ES"/>
          </w:rPr>
          <w:delText xml:space="preserve"> </w:delText>
        </w:r>
      </w:del>
      <w:r w:rsidR="00567D8E" w:rsidRPr="00A902B2">
        <w:rPr>
          <w:rFonts w:cstheme="majorHAnsi"/>
          <w:lang w:eastAsia="es-ES"/>
        </w:rPr>
        <w:t xml:space="preserve"> </w:t>
      </w:r>
      <w:sdt>
        <w:sdtPr>
          <w:rPr>
            <w:rFonts w:cstheme="majorHAnsi"/>
            <w:color w:val="000000"/>
            <w:lang w:eastAsia="es-ES"/>
          </w:rPr>
          <w:tag w:val="MENDELEY_CITATION_v3_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"/>
          <w:id w:val="-523553298"/>
          <w:placeholder>
            <w:docPart w:val="EED61BDF3D2BF7499AFBF500A3460756"/>
          </w:placeholder>
        </w:sdtPr>
        <w:sdtContent>
          <w:ins w:id="383" w:author="Ama de Berrio" w:date="2024-06-25T17:54:00Z">
            <w:r w:rsidR="003323D6" w:rsidRPr="003323D6">
              <w:rPr>
                <w:rFonts w:cstheme="majorHAnsi"/>
                <w:color w:val="000000"/>
                <w:lang w:eastAsia="es-ES"/>
              </w:rPr>
              <w:t>(81,88,89)</w:t>
            </w:r>
          </w:ins>
          <w:del w:id="384" w:author="Ama de Berrio" w:date="2024-06-21T16:17:00Z">
            <w:r w:rsidR="005359D1" w:rsidRPr="003323D6" w:rsidDel="00CA1723">
              <w:rPr>
                <w:rFonts w:cstheme="majorHAnsi"/>
                <w:color w:val="000000"/>
                <w:lang w:eastAsia="es-ES"/>
              </w:rPr>
              <w:delText>(79,86,87)</w:delText>
            </w:r>
          </w:del>
        </w:sdtContent>
      </w:sdt>
      <w:r w:rsidR="008C3230" w:rsidRPr="00A902B2">
        <w:rPr>
          <w:rFonts w:cstheme="majorHAnsi"/>
          <w:lang w:eastAsia="es-ES"/>
        </w:rPr>
        <w:t>.</w:t>
      </w:r>
    </w:p>
    <w:bookmarkEnd w:id="381"/>
    <w:p w14:paraId="539577AC" w14:textId="77777777" w:rsidR="00C45B91" w:rsidRPr="00A902B2" w:rsidRDefault="00C45B91" w:rsidP="00155D6B">
      <w:pPr>
        <w:jc w:val="both"/>
        <w:rPr>
          <w:rFonts w:cstheme="majorHAnsi"/>
          <w:lang w:val="es-ES" w:eastAsia="es-ES"/>
        </w:rPr>
      </w:pPr>
    </w:p>
    <w:p w14:paraId="281CD52E" w14:textId="77777777" w:rsidR="00C45B91" w:rsidRPr="00A902B2" w:rsidRDefault="00C45B91" w:rsidP="000E0CF0">
      <w:pPr>
        <w:pStyle w:val="Ttulo3"/>
      </w:pPr>
      <w:bookmarkStart w:id="385" w:name="_Toc163663847"/>
      <w:r w:rsidRPr="00A902B2">
        <w:t>CONSENSO DE EXPERTOS:</w:t>
      </w:r>
      <w:bookmarkEnd w:id="385"/>
      <w:r w:rsidRPr="00A902B2">
        <w:t xml:space="preserve"> </w:t>
      </w:r>
    </w:p>
    <w:p w14:paraId="42315010" w14:textId="77777777" w:rsidR="00D65554" w:rsidRPr="00A902B2" w:rsidRDefault="00D65554" w:rsidP="00577ECC">
      <w:pPr>
        <w:pStyle w:val="Prrafodelista"/>
        <w:ind w:left="360"/>
        <w:jc w:val="both"/>
        <w:rPr>
          <w:rFonts w:asciiTheme="majorHAnsi" w:hAnsiTheme="majorHAnsi" w:cstheme="majorHAnsi"/>
        </w:rPr>
      </w:pPr>
    </w:p>
    <w:p w14:paraId="35D11D12" w14:textId="14271E1B" w:rsidR="00C4361B" w:rsidRPr="00A902B2" w:rsidRDefault="002F2FBE" w:rsidP="00252C5C">
      <w:pPr>
        <w:jc w:val="both"/>
        <w:rPr>
          <w:rFonts w:cstheme="majorHAnsi"/>
        </w:rPr>
      </w:pPr>
      <w:r w:rsidRPr="00A902B2">
        <w:rPr>
          <w:rFonts w:cstheme="majorHAnsi"/>
          <w:b/>
          <w:bCs/>
        </w:rPr>
        <w:t>Grupo coordinador:</w:t>
      </w:r>
      <w:r w:rsidRPr="00A902B2">
        <w:rPr>
          <w:rFonts w:cstheme="majorHAnsi"/>
        </w:rPr>
        <w:t xml:space="preserve"> a</w:t>
      </w:r>
      <w:r w:rsidR="009D7EB3" w:rsidRPr="00A902B2">
        <w:rPr>
          <w:rFonts w:cstheme="majorHAnsi"/>
        </w:rPr>
        <w:t xml:space="preserve"> partir del problema identificado durante la revisión de la literatura, </w:t>
      </w:r>
      <w:r w:rsidR="00C4361B" w:rsidRPr="00A902B2">
        <w:rPr>
          <w:rFonts w:cstheme="majorHAnsi"/>
        </w:rPr>
        <w:t>se</w:t>
      </w:r>
      <w:r w:rsidR="006E2C0D">
        <w:rPr>
          <w:rFonts w:cstheme="majorHAnsi"/>
        </w:rPr>
        <w:t xml:space="preserve"> </w:t>
      </w:r>
      <w:r w:rsidR="00C4361B" w:rsidRPr="00A902B2">
        <w:rPr>
          <w:rFonts w:cstheme="majorHAnsi"/>
        </w:rPr>
        <w:t>identifica</w:t>
      </w:r>
      <w:r w:rsidR="006E2C0D">
        <w:rPr>
          <w:rFonts w:cstheme="majorHAnsi"/>
        </w:rPr>
        <w:t xml:space="preserve"> un</w:t>
      </w:r>
      <w:r w:rsidR="00C4361B" w:rsidRPr="00A902B2">
        <w:rPr>
          <w:rFonts w:cstheme="majorHAnsi"/>
        </w:rPr>
        <w:t xml:space="preserve"> </w:t>
      </w:r>
      <w:r w:rsidR="009D7EB3" w:rsidRPr="00A902B2">
        <w:rPr>
          <w:rFonts w:cstheme="majorHAnsi"/>
        </w:rPr>
        <w:t xml:space="preserve">problema </w:t>
      </w:r>
      <w:r w:rsidR="00C4361B" w:rsidRPr="00A902B2">
        <w:rPr>
          <w:rFonts w:cstheme="majorHAnsi"/>
        </w:rPr>
        <w:t xml:space="preserve">que requiere ser tratado por un grupo de expertos. Inicialmente se definirá un grupo coordinador constituido por 2 </w:t>
      </w:r>
      <w:r w:rsidR="00D426F0">
        <w:rPr>
          <w:rFonts w:cstheme="majorHAnsi"/>
        </w:rPr>
        <w:t xml:space="preserve">a 3 </w:t>
      </w:r>
      <w:r w:rsidR="00C4361B" w:rsidRPr="00A902B2">
        <w:rPr>
          <w:rFonts w:cstheme="majorHAnsi"/>
        </w:rPr>
        <w:t xml:space="preserve">personas, cuyas funciones serán las de </w:t>
      </w:r>
      <w:r w:rsidR="00C4361B" w:rsidRPr="00A902B2">
        <w:rPr>
          <w:rFonts w:cstheme="majorHAnsi"/>
        </w:rPr>
        <w:lastRenderedPageBreak/>
        <w:t xml:space="preserve">elaborar el protocolo </w:t>
      </w:r>
      <w:r w:rsidR="00D426F0">
        <w:rPr>
          <w:rFonts w:cstheme="majorHAnsi"/>
        </w:rPr>
        <w:t xml:space="preserve">completo </w:t>
      </w:r>
      <w:r w:rsidR="00C4361B" w:rsidRPr="00A902B2">
        <w:rPr>
          <w:rFonts w:cstheme="majorHAnsi"/>
        </w:rPr>
        <w:t>de trabajo, proponer y seleccionar los expertos, elaborar las preguntas del cuestionario, analizar las respuestas de</w:t>
      </w:r>
      <w:r w:rsidRPr="00A902B2">
        <w:rPr>
          <w:rFonts w:cstheme="majorHAnsi"/>
        </w:rPr>
        <w:t xml:space="preserve"> </w:t>
      </w:r>
      <w:r w:rsidR="00C4361B" w:rsidRPr="00A902B2">
        <w:rPr>
          <w:rFonts w:cstheme="majorHAnsi"/>
        </w:rPr>
        <w:t>las rondas,</w:t>
      </w:r>
      <w:r w:rsidRPr="00A902B2">
        <w:rPr>
          <w:rFonts w:cstheme="majorHAnsi"/>
        </w:rPr>
        <w:t xml:space="preserve"> preparar los siguientes cuestionarios/preguntas, instaurar correctivos</w:t>
      </w:r>
      <w:r w:rsidR="00D426F0">
        <w:rPr>
          <w:rFonts w:cstheme="majorHAnsi"/>
        </w:rPr>
        <w:t xml:space="preserve">, </w:t>
      </w:r>
      <w:r w:rsidRPr="00A902B2">
        <w:rPr>
          <w:rFonts w:cstheme="majorHAnsi"/>
        </w:rPr>
        <w:t>procesar los datos e interpretarlos.</w:t>
      </w:r>
    </w:p>
    <w:p w14:paraId="215E9E55" w14:textId="1A090A71" w:rsidR="00252C5C" w:rsidRPr="00A902B2" w:rsidRDefault="002F2FBE" w:rsidP="00252C5C">
      <w:pPr>
        <w:jc w:val="both"/>
        <w:rPr>
          <w:rFonts w:cstheme="majorHAnsi"/>
        </w:rPr>
      </w:pPr>
      <w:r w:rsidRPr="00A902B2">
        <w:rPr>
          <w:rFonts w:cstheme="majorHAnsi"/>
          <w:b/>
          <w:bCs/>
        </w:rPr>
        <w:t>Grupo de expertos</w:t>
      </w:r>
      <w:r w:rsidRPr="00A902B2">
        <w:rPr>
          <w:rFonts w:cstheme="majorHAnsi"/>
        </w:rPr>
        <w:t xml:space="preserve">: </w:t>
      </w:r>
      <w:r w:rsidR="00252C5C" w:rsidRPr="00A902B2">
        <w:rPr>
          <w:rFonts w:cstheme="majorHAnsi"/>
        </w:rPr>
        <w:t>se convocará un grupo independiente de al menos veinte expertos, constituido por médicos toxicólogos, infectólogos, urgentólogos y ortopedista</w:t>
      </w:r>
      <w:r w:rsidR="00D426F0">
        <w:rPr>
          <w:rFonts w:cstheme="majorHAnsi"/>
        </w:rPr>
        <w:t>s</w:t>
      </w:r>
      <w:r w:rsidRPr="00A902B2">
        <w:rPr>
          <w:rFonts w:cstheme="majorHAnsi"/>
        </w:rPr>
        <w:t xml:space="preserve">. </w:t>
      </w:r>
      <w:r w:rsidR="00252C5C" w:rsidRPr="00A902B2">
        <w:rPr>
          <w:rFonts w:cstheme="majorHAnsi"/>
        </w:rPr>
        <w:t>Se invitarán profesionales del ámbito nacional e internacional, reconocidos por su experiencia clínica, prestigio en la comunidad científica y ausencia de conflictos de interés. Se les enviará por correo electrónico una invitación para participar</w:t>
      </w:r>
      <w:r w:rsidR="00D426F0">
        <w:rPr>
          <w:rFonts w:cstheme="majorHAnsi"/>
        </w:rPr>
        <w:t xml:space="preserve">, con </w:t>
      </w:r>
      <w:r w:rsidR="00F03301" w:rsidRPr="00A902B2">
        <w:rPr>
          <w:rFonts w:cstheme="majorHAnsi"/>
        </w:rPr>
        <w:t>un plazo de 20 días para responder</w:t>
      </w:r>
      <w:r w:rsidR="00D426F0">
        <w:rPr>
          <w:rFonts w:cstheme="majorHAnsi"/>
        </w:rPr>
        <w:t xml:space="preserve">, </w:t>
      </w:r>
      <w:r w:rsidR="00252C5C" w:rsidRPr="00A902B2">
        <w:rPr>
          <w:rFonts w:cstheme="majorHAnsi"/>
        </w:rPr>
        <w:t xml:space="preserve">y a aquellos que respondan afirmativamente se les enviará un cuestionario de Google </w:t>
      </w:r>
      <w:proofErr w:type="spellStart"/>
      <w:r w:rsidR="00252C5C" w:rsidRPr="00A902B2">
        <w:rPr>
          <w:rFonts w:cstheme="majorHAnsi"/>
        </w:rPr>
        <w:t>Forms</w:t>
      </w:r>
      <w:proofErr w:type="spellEnd"/>
      <w:r w:rsidR="00252C5C" w:rsidRPr="00A902B2">
        <w:rPr>
          <w:rFonts w:cstheme="majorHAnsi"/>
        </w:rPr>
        <w:t xml:space="preserve"> </w:t>
      </w:r>
      <w:r w:rsidR="003962C2" w:rsidRPr="00A902B2">
        <w:rPr>
          <w:rFonts w:cstheme="majorHAnsi"/>
        </w:rPr>
        <w:t>para el diligenciamiento de sus datos</w:t>
      </w:r>
      <w:r w:rsidR="00B7339E" w:rsidRPr="00A902B2">
        <w:rPr>
          <w:rFonts w:cstheme="majorHAnsi"/>
        </w:rPr>
        <w:t>, el formato para la firma del c</w:t>
      </w:r>
      <w:r w:rsidR="003962C2" w:rsidRPr="00A902B2">
        <w:rPr>
          <w:rFonts w:cstheme="majorHAnsi"/>
        </w:rPr>
        <w:t>onsentimiento de participación en el grupo de expertos</w:t>
      </w:r>
      <w:r w:rsidR="00B7339E" w:rsidRPr="00A902B2">
        <w:rPr>
          <w:rFonts w:cstheme="majorHAnsi"/>
        </w:rPr>
        <w:t xml:space="preserve">, </w:t>
      </w:r>
      <w:r w:rsidR="00252C5C" w:rsidRPr="00A902B2">
        <w:rPr>
          <w:rFonts w:cstheme="majorHAnsi"/>
        </w:rPr>
        <w:t>las instrucciones necesarias para continuar el proceso</w:t>
      </w:r>
      <w:r w:rsidRPr="00A902B2">
        <w:rPr>
          <w:rFonts w:cstheme="majorHAnsi"/>
        </w:rPr>
        <w:t xml:space="preserve"> </w:t>
      </w:r>
      <w:r w:rsidR="00F27061" w:rsidRPr="00A902B2">
        <w:rPr>
          <w:rFonts w:cstheme="majorHAnsi"/>
          <w:lang w:eastAsia="es-ES"/>
        </w:rPr>
        <w:t>la metodología del panel</w:t>
      </w:r>
      <w:r w:rsidR="00F27061" w:rsidRPr="00A902B2">
        <w:rPr>
          <w:rFonts w:cstheme="majorHAnsi"/>
        </w:rPr>
        <w:t xml:space="preserve"> </w:t>
      </w:r>
      <w:r w:rsidRPr="00A902B2">
        <w:rPr>
          <w:rFonts w:cstheme="majorHAnsi"/>
        </w:rPr>
        <w:t xml:space="preserve">y el cronograma de trabajo. </w:t>
      </w:r>
      <w:r w:rsidR="00252C5C" w:rsidRPr="00A902B2">
        <w:rPr>
          <w:rFonts w:cstheme="majorHAnsi"/>
        </w:rPr>
        <w:t xml:space="preserve">Las dudas se podrán resolver vía mail o llamada telefónica con la investigadora principal. </w:t>
      </w:r>
    </w:p>
    <w:p w14:paraId="5D80228D" w14:textId="77777777" w:rsidR="00EF4C67" w:rsidRPr="00A902B2" w:rsidRDefault="00EF4C67" w:rsidP="00252C5C">
      <w:pPr>
        <w:jc w:val="both"/>
        <w:rPr>
          <w:rFonts w:cstheme="majorHAnsi"/>
        </w:rPr>
      </w:pPr>
    </w:p>
    <w:p w14:paraId="11C81D03" w14:textId="56EBEFB9" w:rsidR="00C45B91" w:rsidRPr="00A902B2" w:rsidRDefault="00C45B91" w:rsidP="0080376B">
      <w:pPr>
        <w:jc w:val="both"/>
        <w:rPr>
          <w:rFonts w:cstheme="majorHAnsi"/>
          <w:lang w:eastAsia="es-ES"/>
        </w:rPr>
      </w:pPr>
      <w:r w:rsidRPr="00A902B2">
        <w:rPr>
          <w:rFonts w:cstheme="majorHAnsi"/>
          <w:lang w:eastAsia="es-ES"/>
        </w:rPr>
        <w:t xml:space="preserve">El consenso de expertos se hará </w:t>
      </w:r>
      <w:r w:rsidR="00F27061" w:rsidRPr="00A902B2">
        <w:rPr>
          <w:rFonts w:cstheme="majorHAnsi"/>
          <w:lang w:eastAsia="es-ES"/>
        </w:rPr>
        <w:t xml:space="preserve">mediante la </w:t>
      </w:r>
      <w:r w:rsidR="00B129E0" w:rsidRPr="00A902B2">
        <w:rPr>
          <w:rFonts w:cstheme="majorHAnsi"/>
          <w:lang w:eastAsia="es-ES"/>
        </w:rPr>
        <w:t xml:space="preserve">metodología </w:t>
      </w:r>
      <w:proofErr w:type="spellStart"/>
      <w:r w:rsidR="00B129E0" w:rsidRPr="00A902B2">
        <w:rPr>
          <w:rFonts w:cstheme="majorHAnsi"/>
          <w:lang w:eastAsia="es-ES"/>
        </w:rPr>
        <w:t>Delphy</w:t>
      </w:r>
      <w:proofErr w:type="spellEnd"/>
      <w:r w:rsidR="00B129E0" w:rsidRPr="00A902B2">
        <w:rPr>
          <w:rFonts w:cstheme="majorHAnsi"/>
          <w:lang w:eastAsia="es-ES"/>
        </w:rPr>
        <w:t xml:space="preserve"> modificada</w:t>
      </w:r>
      <w:sdt>
        <w:sdtPr>
          <w:rPr>
            <w:rFonts w:cstheme="majorHAnsi"/>
            <w:color w:val="000000"/>
            <w:lang w:eastAsia="es-ES"/>
          </w:rPr>
          <w:tag w:val="MENDELEY_CITATION_v3_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"/>
          <w:id w:val="-1716809308"/>
          <w:placeholder>
            <w:docPart w:val="DefaultPlaceholder_-1854013440"/>
          </w:placeholder>
        </w:sdtPr>
        <w:sdtContent>
          <w:ins w:id="386" w:author="Ama de Berrio" w:date="2024-06-25T17:54:00Z">
            <w:r w:rsidR="003323D6" w:rsidRPr="003323D6">
              <w:rPr>
                <w:rFonts w:cstheme="majorHAnsi"/>
                <w:color w:val="000000"/>
                <w:lang w:eastAsia="es-ES"/>
              </w:rPr>
              <w:t>(90)</w:t>
            </w:r>
          </w:ins>
          <w:del w:id="387" w:author="Ama de Berrio" w:date="2024-06-21T16:17:00Z">
            <w:r w:rsidR="005359D1" w:rsidRPr="003323D6" w:rsidDel="00CA1723">
              <w:rPr>
                <w:rFonts w:cstheme="majorHAnsi"/>
                <w:color w:val="000000"/>
                <w:lang w:eastAsia="es-ES"/>
              </w:rPr>
              <w:delText>(88)</w:delText>
            </w:r>
          </w:del>
        </w:sdtContent>
      </w:sdt>
      <w:r w:rsidRPr="00A902B2">
        <w:rPr>
          <w:rFonts w:cstheme="majorHAnsi"/>
          <w:lang w:eastAsia="es-ES"/>
        </w:rPr>
        <w:t xml:space="preserve">: </w:t>
      </w:r>
    </w:p>
    <w:p w14:paraId="752AE084" w14:textId="6BCB60CE" w:rsidR="00C52C2E" w:rsidRPr="00A902B2" w:rsidRDefault="00F27061" w:rsidP="003323D6">
      <w:pPr>
        <w:pStyle w:val="Prrafodelista"/>
        <w:numPr>
          <w:ilvl w:val="0"/>
          <w:numId w:val="6"/>
        </w:numPr>
        <w:jc w:val="both"/>
        <w:rPr>
          <w:rFonts w:asciiTheme="majorHAnsi" w:hAnsiTheme="majorHAnsi" w:cstheme="majorHAnsi"/>
          <w:lang w:eastAsia="es-ES"/>
        </w:rPr>
      </w:pPr>
      <w:r w:rsidRPr="00A902B2">
        <w:rPr>
          <w:rFonts w:asciiTheme="majorHAnsi" w:hAnsiTheme="majorHAnsi" w:cstheme="majorHAnsi"/>
          <w:lang w:eastAsia="es-ES"/>
        </w:rPr>
        <w:t xml:space="preserve">Fase </w:t>
      </w:r>
      <w:r w:rsidR="00C45B91" w:rsidRPr="00A902B2">
        <w:rPr>
          <w:rFonts w:asciiTheme="majorHAnsi" w:hAnsiTheme="majorHAnsi" w:cstheme="majorHAnsi"/>
          <w:lang w:eastAsia="es-ES"/>
        </w:rPr>
        <w:t xml:space="preserve">1: </w:t>
      </w:r>
      <w:r w:rsidRPr="00A902B2">
        <w:rPr>
          <w:rFonts w:asciiTheme="majorHAnsi" w:hAnsiTheme="majorHAnsi" w:cstheme="majorHAnsi"/>
          <w:lang w:eastAsia="es-ES"/>
        </w:rPr>
        <w:t xml:space="preserve">vía web </w:t>
      </w:r>
      <w:r w:rsidR="00E81A25" w:rsidRPr="00A902B2">
        <w:rPr>
          <w:rFonts w:asciiTheme="majorHAnsi" w:hAnsiTheme="majorHAnsi" w:cstheme="majorHAnsi"/>
          <w:lang w:eastAsia="es-ES"/>
        </w:rPr>
        <w:t xml:space="preserve">se le envía </w:t>
      </w:r>
      <w:r w:rsidRPr="00A902B2">
        <w:rPr>
          <w:rFonts w:asciiTheme="majorHAnsi" w:hAnsiTheme="majorHAnsi" w:cstheme="majorHAnsi"/>
          <w:lang w:eastAsia="es-ES"/>
        </w:rPr>
        <w:t xml:space="preserve">a cada experto </w:t>
      </w:r>
      <w:r w:rsidR="00E81A25" w:rsidRPr="00A902B2">
        <w:rPr>
          <w:rFonts w:asciiTheme="majorHAnsi" w:hAnsiTheme="majorHAnsi" w:cstheme="majorHAnsi"/>
          <w:lang w:eastAsia="es-ES"/>
        </w:rPr>
        <w:t>el informe sobre la síntesis de la evidencia</w:t>
      </w:r>
      <w:r w:rsidRPr="00A902B2">
        <w:rPr>
          <w:rFonts w:asciiTheme="majorHAnsi" w:hAnsiTheme="majorHAnsi" w:cstheme="majorHAnsi"/>
          <w:lang w:eastAsia="es-ES"/>
        </w:rPr>
        <w:t xml:space="preserve">, la explicación sobre la manera de calificar las preguntas </w:t>
      </w:r>
      <w:r w:rsidR="00E81A25" w:rsidRPr="00A902B2">
        <w:rPr>
          <w:rFonts w:asciiTheme="majorHAnsi" w:hAnsiTheme="majorHAnsi" w:cstheme="majorHAnsi"/>
          <w:lang w:eastAsia="es-ES"/>
        </w:rPr>
        <w:t xml:space="preserve">y </w:t>
      </w:r>
      <w:r w:rsidRPr="00A902B2">
        <w:rPr>
          <w:rFonts w:asciiTheme="majorHAnsi" w:hAnsiTheme="majorHAnsi" w:cstheme="majorHAnsi"/>
          <w:lang w:eastAsia="es-ES"/>
        </w:rPr>
        <w:t xml:space="preserve">el </w:t>
      </w:r>
      <w:r w:rsidR="003D1B6D" w:rsidRPr="00A902B2">
        <w:rPr>
          <w:rFonts w:asciiTheme="majorHAnsi" w:hAnsiTheme="majorHAnsi" w:cstheme="majorHAnsi"/>
          <w:lang w:eastAsia="es-ES"/>
        </w:rPr>
        <w:t>enlace</w:t>
      </w:r>
      <w:r w:rsidRPr="00A902B2">
        <w:rPr>
          <w:rFonts w:asciiTheme="majorHAnsi" w:hAnsiTheme="majorHAnsi" w:cstheme="majorHAnsi"/>
          <w:lang w:eastAsia="es-ES"/>
        </w:rPr>
        <w:t xml:space="preserve"> para el diligenciamiento del formulario de preguntas realizado en Google </w:t>
      </w:r>
      <w:proofErr w:type="spellStart"/>
      <w:r w:rsidRPr="00A902B2">
        <w:rPr>
          <w:rFonts w:asciiTheme="majorHAnsi" w:hAnsiTheme="majorHAnsi" w:cstheme="majorHAnsi"/>
          <w:lang w:eastAsia="es-ES"/>
        </w:rPr>
        <w:t>Forms</w:t>
      </w:r>
      <w:proofErr w:type="spellEnd"/>
      <w:r w:rsidR="00B77BDA" w:rsidRPr="00A902B2">
        <w:rPr>
          <w:rFonts w:asciiTheme="majorHAnsi" w:hAnsiTheme="majorHAnsi" w:cstheme="majorHAnsi"/>
          <w:lang w:eastAsia="es-ES"/>
        </w:rPr>
        <w:t xml:space="preserve">, </w:t>
      </w:r>
      <w:r w:rsidR="00C52C2E" w:rsidRPr="00A902B2">
        <w:rPr>
          <w:rFonts w:asciiTheme="majorHAnsi" w:hAnsiTheme="majorHAnsi" w:cstheme="majorHAnsi"/>
          <w:lang w:eastAsia="es-ES"/>
        </w:rPr>
        <w:t>(</w:t>
      </w:r>
      <w:r w:rsidR="00B77BDA" w:rsidRPr="00A902B2">
        <w:rPr>
          <w:rFonts w:asciiTheme="majorHAnsi" w:hAnsiTheme="majorHAnsi" w:cstheme="majorHAnsi"/>
          <w:lang w:eastAsia="es-ES"/>
        </w:rPr>
        <w:t>e</w:t>
      </w:r>
      <w:r w:rsidR="00C52C2E" w:rsidRPr="00A902B2">
        <w:rPr>
          <w:rFonts w:asciiTheme="majorHAnsi" w:hAnsiTheme="majorHAnsi" w:cstheme="majorHAnsi"/>
          <w:lang w:eastAsia="es-ES"/>
        </w:rPr>
        <w:t xml:space="preserve">ste </w:t>
      </w:r>
      <w:r w:rsidR="00B77BDA" w:rsidRPr="00A902B2">
        <w:rPr>
          <w:rFonts w:asciiTheme="majorHAnsi" w:hAnsiTheme="majorHAnsi" w:cstheme="majorHAnsi"/>
          <w:lang w:eastAsia="es-ES"/>
        </w:rPr>
        <w:t>transcribe de manera automática y en tiempo real los datos a una hoja de cálculo tipo Excel</w:t>
      </w:r>
      <w:r w:rsidR="00C52C2E" w:rsidRPr="00A902B2">
        <w:rPr>
          <w:rFonts w:asciiTheme="majorHAnsi" w:hAnsiTheme="majorHAnsi" w:cstheme="majorHAnsi"/>
          <w:lang w:eastAsia="es-ES"/>
        </w:rPr>
        <w:t>)</w:t>
      </w:r>
      <w:r w:rsidRPr="00A902B2">
        <w:rPr>
          <w:rFonts w:asciiTheme="majorHAnsi" w:hAnsiTheme="majorHAnsi" w:cstheme="majorHAnsi"/>
          <w:lang w:eastAsia="es-ES"/>
        </w:rPr>
        <w:t xml:space="preserve">. </w:t>
      </w:r>
      <w:r w:rsidR="00C52C2E" w:rsidRPr="00A902B2">
        <w:rPr>
          <w:rFonts w:asciiTheme="majorHAnsi" w:hAnsiTheme="majorHAnsi" w:cstheme="majorHAnsi"/>
          <w:lang w:eastAsia="es-ES"/>
        </w:rPr>
        <w:t xml:space="preserve">Cada experto tendrá un código o número que lo identifica. La investigadora principal y los panelistas podrán comunicarse vía mail o teléfono para resolver sus dudas y los panelistas no deben tener comunicación entre ellos. </w:t>
      </w:r>
      <w:r w:rsidR="00B77BDA" w:rsidRPr="00A902B2">
        <w:rPr>
          <w:rFonts w:asciiTheme="majorHAnsi" w:hAnsiTheme="majorHAnsi" w:cstheme="majorHAnsi"/>
          <w:lang w:eastAsia="es-ES"/>
        </w:rPr>
        <w:t xml:space="preserve">Las preguntas serán calificadas mediante una escala </w:t>
      </w:r>
      <w:r w:rsidR="00F03301" w:rsidRPr="00A902B2">
        <w:rPr>
          <w:rFonts w:asciiTheme="majorHAnsi" w:hAnsiTheme="majorHAnsi" w:cstheme="majorHAnsi"/>
          <w:lang w:eastAsia="es-ES"/>
        </w:rPr>
        <w:t>Likert</w:t>
      </w:r>
      <w:r w:rsidR="00E81A25" w:rsidRPr="00A902B2">
        <w:rPr>
          <w:rFonts w:asciiTheme="majorHAnsi" w:hAnsiTheme="majorHAnsi" w:cstheme="majorHAnsi"/>
          <w:lang w:eastAsia="es-ES"/>
        </w:rPr>
        <w:t xml:space="preserve"> </w:t>
      </w:r>
      <w:r w:rsidR="00F03301" w:rsidRPr="00A902B2">
        <w:rPr>
          <w:rFonts w:asciiTheme="majorHAnsi" w:hAnsiTheme="majorHAnsi" w:cstheme="majorHAnsi"/>
          <w:lang w:eastAsia="es-ES"/>
        </w:rPr>
        <w:t xml:space="preserve">que irá de </w:t>
      </w:r>
      <w:r w:rsidR="00652891">
        <w:rPr>
          <w:rFonts w:asciiTheme="majorHAnsi" w:hAnsiTheme="majorHAnsi" w:cstheme="majorHAnsi"/>
          <w:lang w:eastAsia="es-ES"/>
        </w:rPr>
        <w:t>1</w:t>
      </w:r>
      <w:r w:rsidR="00652891" w:rsidRPr="00A902B2">
        <w:rPr>
          <w:rFonts w:asciiTheme="majorHAnsi" w:hAnsiTheme="majorHAnsi" w:cstheme="majorHAnsi"/>
          <w:lang w:eastAsia="es-ES"/>
        </w:rPr>
        <w:t xml:space="preserve"> </w:t>
      </w:r>
      <w:r w:rsidR="00F03301" w:rsidRPr="00A902B2">
        <w:rPr>
          <w:rFonts w:asciiTheme="majorHAnsi" w:hAnsiTheme="majorHAnsi" w:cstheme="majorHAnsi"/>
          <w:lang w:eastAsia="es-ES"/>
        </w:rPr>
        <w:t xml:space="preserve">a 5 </w:t>
      </w:r>
      <w:r w:rsidR="00F03301" w:rsidRPr="00B46E99">
        <w:rPr>
          <w:rFonts w:asciiTheme="majorHAnsi" w:hAnsiTheme="majorHAnsi" w:cstheme="majorHAnsi"/>
          <w:lang w:eastAsia="es-ES"/>
        </w:rPr>
        <w:t>(</w:t>
      </w:r>
      <w:r w:rsidR="00F03301" w:rsidRPr="00A902B2">
        <w:rPr>
          <w:rFonts w:asciiTheme="majorHAnsi" w:hAnsiTheme="majorHAnsi" w:cstheme="majorHAnsi"/>
        </w:rPr>
        <w:t>1</w:t>
      </w:r>
      <w:r w:rsidR="00F43445" w:rsidRPr="00A902B2">
        <w:rPr>
          <w:rFonts w:asciiTheme="majorHAnsi" w:hAnsiTheme="majorHAnsi" w:cstheme="majorHAnsi"/>
        </w:rPr>
        <w:t xml:space="preserve"> </w:t>
      </w:r>
      <w:r w:rsidR="00F03301" w:rsidRPr="00A902B2">
        <w:rPr>
          <w:rFonts w:asciiTheme="majorHAnsi" w:hAnsiTheme="majorHAnsi" w:cstheme="majorHAnsi"/>
        </w:rPr>
        <w:t>=</w:t>
      </w:r>
      <w:r w:rsidR="00F43445" w:rsidRPr="00A902B2">
        <w:rPr>
          <w:rFonts w:asciiTheme="majorHAnsi" w:hAnsiTheme="majorHAnsi" w:cstheme="majorHAnsi"/>
        </w:rPr>
        <w:t xml:space="preserve"> </w:t>
      </w:r>
      <w:r w:rsidR="00F03301" w:rsidRPr="00A902B2">
        <w:rPr>
          <w:rFonts w:asciiTheme="majorHAnsi" w:hAnsiTheme="majorHAnsi" w:cstheme="majorHAnsi"/>
        </w:rPr>
        <w:t>Muy en desacuerdo</w:t>
      </w:r>
      <w:r w:rsidR="00F43445" w:rsidRPr="00A902B2">
        <w:rPr>
          <w:rFonts w:asciiTheme="majorHAnsi" w:hAnsiTheme="majorHAnsi" w:cstheme="majorHAnsi"/>
        </w:rPr>
        <w:t xml:space="preserve"> </w:t>
      </w:r>
      <w:r w:rsidR="00F03301" w:rsidRPr="00A902B2">
        <w:rPr>
          <w:rFonts w:asciiTheme="majorHAnsi" w:hAnsiTheme="majorHAnsi" w:cstheme="majorHAnsi"/>
        </w:rPr>
        <w:t>/</w:t>
      </w:r>
      <w:r w:rsidR="00F43445" w:rsidRPr="00A902B2">
        <w:rPr>
          <w:rFonts w:asciiTheme="majorHAnsi" w:hAnsiTheme="majorHAnsi" w:cstheme="majorHAnsi"/>
        </w:rPr>
        <w:t xml:space="preserve"> </w:t>
      </w:r>
      <w:r w:rsidR="00F03301" w:rsidRPr="00A902B2">
        <w:rPr>
          <w:rFonts w:asciiTheme="majorHAnsi" w:hAnsiTheme="majorHAnsi" w:cstheme="majorHAnsi"/>
        </w:rPr>
        <w:t>2</w:t>
      </w:r>
      <w:r w:rsidR="00F43445" w:rsidRPr="00A902B2">
        <w:rPr>
          <w:rFonts w:asciiTheme="majorHAnsi" w:hAnsiTheme="majorHAnsi" w:cstheme="majorHAnsi"/>
        </w:rPr>
        <w:t xml:space="preserve"> </w:t>
      </w:r>
      <w:r w:rsidR="00F03301" w:rsidRPr="00A902B2">
        <w:rPr>
          <w:rFonts w:asciiTheme="majorHAnsi" w:hAnsiTheme="majorHAnsi" w:cstheme="majorHAnsi"/>
        </w:rPr>
        <w:t>=</w:t>
      </w:r>
      <w:r w:rsidR="00F43445" w:rsidRPr="00A902B2">
        <w:rPr>
          <w:rFonts w:asciiTheme="majorHAnsi" w:hAnsiTheme="majorHAnsi" w:cstheme="majorHAnsi"/>
        </w:rPr>
        <w:t xml:space="preserve"> </w:t>
      </w:r>
      <w:r w:rsidR="00F03301" w:rsidRPr="00A902B2">
        <w:rPr>
          <w:rFonts w:asciiTheme="majorHAnsi" w:hAnsiTheme="majorHAnsi" w:cstheme="majorHAnsi"/>
        </w:rPr>
        <w:t>En desacuerdo</w:t>
      </w:r>
      <w:r w:rsidR="00F43445" w:rsidRPr="00A902B2">
        <w:rPr>
          <w:rFonts w:asciiTheme="majorHAnsi" w:hAnsiTheme="majorHAnsi" w:cstheme="majorHAnsi"/>
        </w:rPr>
        <w:t xml:space="preserve"> </w:t>
      </w:r>
      <w:r w:rsidR="00F03301" w:rsidRPr="00A902B2">
        <w:rPr>
          <w:rFonts w:asciiTheme="majorHAnsi" w:hAnsiTheme="majorHAnsi" w:cstheme="majorHAnsi"/>
        </w:rPr>
        <w:t>/</w:t>
      </w:r>
      <w:r w:rsidR="00F43445" w:rsidRPr="00A902B2">
        <w:rPr>
          <w:rFonts w:asciiTheme="majorHAnsi" w:hAnsiTheme="majorHAnsi" w:cstheme="majorHAnsi"/>
        </w:rPr>
        <w:t xml:space="preserve"> </w:t>
      </w:r>
      <w:r w:rsidR="00F03301" w:rsidRPr="00A902B2">
        <w:rPr>
          <w:rFonts w:asciiTheme="majorHAnsi" w:hAnsiTheme="majorHAnsi" w:cstheme="majorHAnsi"/>
        </w:rPr>
        <w:t>3</w:t>
      </w:r>
      <w:r w:rsidR="00F43445" w:rsidRPr="00A902B2">
        <w:rPr>
          <w:rFonts w:asciiTheme="majorHAnsi" w:hAnsiTheme="majorHAnsi" w:cstheme="majorHAnsi"/>
        </w:rPr>
        <w:t xml:space="preserve"> </w:t>
      </w:r>
      <w:r w:rsidR="00F03301" w:rsidRPr="00A902B2">
        <w:rPr>
          <w:rFonts w:asciiTheme="majorHAnsi" w:hAnsiTheme="majorHAnsi" w:cstheme="majorHAnsi"/>
        </w:rPr>
        <w:t>=</w:t>
      </w:r>
      <w:r w:rsidR="00F43445" w:rsidRPr="00A902B2">
        <w:rPr>
          <w:rFonts w:asciiTheme="majorHAnsi" w:hAnsiTheme="majorHAnsi" w:cstheme="majorHAnsi"/>
        </w:rPr>
        <w:t xml:space="preserve"> </w:t>
      </w:r>
      <w:r w:rsidR="00F03301" w:rsidRPr="00A902B2">
        <w:rPr>
          <w:rFonts w:asciiTheme="majorHAnsi" w:hAnsiTheme="majorHAnsi" w:cstheme="majorHAnsi"/>
        </w:rPr>
        <w:t>Indiferente</w:t>
      </w:r>
      <w:r w:rsidR="00F43445" w:rsidRPr="00A902B2">
        <w:rPr>
          <w:rFonts w:asciiTheme="majorHAnsi" w:hAnsiTheme="majorHAnsi" w:cstheme="majorHAnsi"/>
        </w:rPr>
        <w:t xml:space="preserve"> </w:t>
      </w:r>
      <w:r w:rsidRPr="00A902B2">
        <w:rPr>
          <w:rFonts w:asciiTheme="majorHAnsi" w:hAnsiTheme="majorHAnsi" w:cstheme="majorHAnsi"/>
        </w:rPr>
        <w:t>/</w:t>
      </w:r>
      <w:r w:rsidR="00F43445" w:rsidRPr="00A902B2">
        <w:rPr>
          <w:rFonts w:asciiTheme="majorHAnsi" w:hAnsiTheme="majorHAnsi" w:cstheme="majorHAnsi"/>
        </w:rPr>
        <w:t xml:space="preserve"> </w:t>
      </w:r>
      <w:r w:rsidRPr="00A902B2">
        <w:rPr>
          <w:rFonts w:asciiTheme="majorHAnsi" w:hAnsiTheme="majorHAnsi" w:cstheme="majorHAnsi"/>
        </w:rPr>
        <w:t>4</w:t>
      </w:r>
      <w:r w:rsidR="00F43445" w:rsidRPr="00A902B2">
        <w:rPr>
          <w:rFonts w:asciiTheme="majorHAnsi" w:hAnsiTheme="majorHAnsi" w:cstheme="majorHAnsi"/>
        </w:rPr>
        <w:t xml:space="preserve"> </w:t>
      </w:r>
      <w:r w:rsidRPr="00A902B2">
        <w:rPr>
          <w:rFonts w:asciiTheme="majorHAnsi" w:hAnsiTheme="majorHAnsi" w:cstheme="majorHAnsi"/>
        </w:rPr>
        <w:t>=</w:t>
      </w:r>
      <w:r w:rsidR="00F43445" w:rsidRPr="00A902B2">
        <w:rPr>
          <w:rFonts w:asciiTheme="majorHAnsi" w:hAnsiTheme="majorHAnsi" w:cstheme="majorHAnsi"/>
        </w:rPr>
        <w:t xml:space="preserve"> </w:t>
      </w:r>
      <w:r w:rsidRPr="00A902B2">
        <w:rPr>
          <w:rFonts w:asciiTheme="majorHAnsi" w:hAnsiTheme="majorHAnsi" w:cstheme="majorHAnsi"/>
        </w:rPr>
        <w:t>De acuerdo</w:t>
      </w:r>
      <w:r w:rsidR="00F43445" w:rsidRPr="00A902B2">
        <w:rPr>
          <w:rFonts w:asciiTheme="majorHAnsi" w:hAnsiTheme="majorHAnsi" w:cstheme="majorHAnsi"/>
        </w:rPr>
        <w:t xml:space="preserve"> </w:t>
      </w:r>
      <w:r w:rsidRPr="00A902B2">
        <w:rPr>
          <w:rFonts w:asciiTheme="majorHAnsi" w:hAnsiTheme="majorHAnsi" w:cstheme="majorHAnsi"/>
        </w:rPr>
        <w:t>/</w:t>
      </w:r>
      <w:r w:rsidR="00F43445" w:rsidRPr="00A902B2">
        <w:rPr>
          <w:rFonts w:asciiTheme="majorHAnsi" w:hAnsiTheme="majorHAnsi" w:cstheme="majorHAnsi"/>
        </w:rPr>
        <w:t xml:space="preserve"> </w:t>
      </w:r>
      <w:r w:rsidR="00F03301" w:rsidRPr="00A902B2">
        <w:rPr>
          <w:rFonts w:asciiTheme="majorHAnsi" w:hAnsiTheme="majorHAnsi" w:cstheme="majorHAnsi"/>
        </w:rPr>
        <w:t>5</w:t>
      </w:r>
      <w:r w:rsidR="00F43445" w:rsidRPr="00A902B2">
        <w:rPr>
          <w:rFonts w:asciiTheme="majorHAnsi" w:hAnsiTheme="majorHAnsi" w:cstheme="majorHAnsi"/>
        </w:rPr>
        <w:t xml:space="preserve"> </w:t>
      </w:r>
      <w:r w:rsidR="00F03301" w:rsidRPr="00A902B2">
        <w:rPr>
          <w:rFonts w:asciiTheme="majorHAnsi" w:hAnsiTheme="majorHAnsi" w:cstheme="majorHAnsi"/>
        </w:rPr>
        <w:t>=</w:t>
      </w:r>
      <w:r w:rsidR="00F43445" w:rsidRPr="00A902B2">
        <w:rPr>
          <w:rFonts w:asciiTheme="majorHAnsi" w:hAnsiTheme="majorHAnsi" w:cstheme="majorHAnsi"/>
        </w:rPr>
        <w:t xml:space="preserve"> </w:t>
      </w:r>
      <w:r w:rsidR="00F03301" w:rsidRPr="00A902B2">
        <w:rPr>
          <w:rFonts w:asciiTheme="majorHAnsi" w:hAnsiTheme="majorHAnsi" w:cstheme="majorHAnsi"/>
        </w:rPr>
        <w:t>Muy de acuerdo)</w:t>
      </w:r>
      <w:r w:rsidRPr="00A902B2">
        <w:rPr>
          <w:rFonts w:asciiTheme="majorHAnsi" w:hAnsiTheme="majorHAnsi" w:cstheme="majorHAnsi"/>
        </w:rPr>
        <w:t>.</w:t>
      </w:r>
      <w:r w:rsidR="00B77BDA" w:rsidRPr="00A902B2">
        <w:rPr>
          <w:rFonts w:asciiTheme="majorHAnsi" w:hAnsiTheme="majorHAnsi" w:cstheme="majorHAnsi"/>
        </w:rPr>
        <w:t xml:space="preserve"> Se dará un plazo de 20 días para su diligenciamiento. </w:t>
      </w:r>
      <w:r w:rsidR="00473D80" w:rsidRPr="00A902B2">
        <w:rPr>
          <w:rFonts w:asciiTheme="majorHAnsi" w:hAnsiTheme="majorHAnsi" w:cstheme="majorHAnsi"/>
          <w:lang w:eastAsia="es-ES"/>
        </w:rPr>
        <w:t xml:space="preserve">De manera individual, cada participante evalúa y califica las preguntas del cuestionario y envía sus </w:t>
      </w:r>
      <w:r w:rsidR="00B77BDA" w:rsidRPr="00A902B2">
        <w:rPr>
          <w:rFonts w:asciiTheme="majorHAnsi" w:hAnsiTheme="majorHAnsi" w:cstheme="majorHAnsi"/>
          <w:lang w:eastAsia="es-ES"/>
        </w:rPr>
        <w:t xml:space="preserve">respuestas. </w:t>
      </w:r>
    </w:p>
    <w:p w14:paraId="628ED82F" w14:textId="77777777" w:rsidR="00C52C2E" w:rsidRPr="00A902B2" w:rsidRDefault="00C52C2E" w:rsidP="005E0E21">
      <w:pPr>
        <w:pStyle w:val="Prrafodelista"/>
        <w:ind w:left="360"/>
        <w:jc w:val="both"/>
        <w:rPr>
          <w:rFonts w:asciiTheme="majorHAnsi" w:hAnsiTheme="majorHAnsi" w:cstheme="majorHAnsi"/>
          <w:lang w:eastAsia="es-ES"/>
        </w:rPr>
      </w:pPr>
    </w:p>
    <w:p w14:paraId="1D2BAD5E" w14:textId="5D1248D6" w:rsidR="00C504AA" w:rsidRPr="000D1617" w:rsidRDefault="00C52C2E" w:rsidP="005E0E21">
      <w:pPr>
        <w:ind w:left="360"/>
        <w:jc w:val="both"/>
        <w:rPr>
          <w:rFonts w:cstheme="majorHAnsi"/>
          <w:b/>
          <w:bCs/>
          <w:color w:val="FF0000"/>
          <w:lang w:eastAsia="es-ES"/>
        </w:rPr>
      </w:pPr>
      <w:r w:rsidRPr="00A902B2">
        <w:rPr>
          <w:rFonts w:cstheme="majorHAnsi"/>
          <w:lang w:eastAsia="es-ES"/>
        </w:rPr>
        <w:t xml:space="preserve">El equipo investigador hará el análisis cuantitativo de las respuestas mediante el programa R® </w:t>
      </w:r>
      <w:r w:rsidR="00230737" w:rsidRPr="00A902B2">
        <w:rPr>
          <w:rFonts w:cstheme="majorHAnsi"/>
          <w:bCs/>
        </w:rPr>
        <w:t>(</w:t>
      </w:r>
      <w:r w:rsidR="00230737" w:rsidRPr="00A902B2">
        <w:rPr>
          <w:rFonts w:cstheme="majorHAnsi"/>
          <w:bCs/>
          <w:lang w:val="es-MX"/>
        </w:rPr>
        <w:t xml:space="preserve">R Foundation for Statistical Computing, Vienna, Austria; </w:t>
      </w:r>
      <w:r>
        <w:fldChar w:fldCharType="begin"/>
      </w:r>
      <w:r>
        <w:instrText>HYPERLINK "http://www.r-project.org/"</w:instrText>
      </w:r>
      <w:r>
        <w:fldChar w:fldCharType="separate"/>
      </w:r>
      <w:r w:rsidR="00230737" w:rsidRPr="00A902B2">
        <w:rPr>
          <w:rStyle w:val="Hipervnculo"/>
          <w:rFonts w:cstheme="majorHAnsi"/>
          <w:bCs/>
          <w:lang w:val="es-MX"/>
        </w:rPr>
        <w:t>http://www.r-project.org/</w:t>
      </w:r>
      <w:r>
        <w:rPr>
          <w:rStyle w:val="Hipervnculo"/>
          <w:rFonts w:cstheme="majorHAnsi"/>
          <w:bCs/>
          <w:lang w:val="es-MX"/>
        </w:rPr>
        <w:fldChar w:fldCharType="end"/>
      </w:r>
      <w:r w:rsidR="00230737" w:rsidRPr="00A902B2">
        <w:rPr>
          <w:rFonts w:cstheme="majorHAnsi"/>
          <w:bCs/>
          <w:lang w:val="es-MX"/>
        </w:rPr>
        <w:t>)</w:t>
      </w:r>
      <w:r w:rsidR="007C0F04">
        <w:rPr>
          <w:rFonts w:cstheme="majorHAnsi"/>
          <w:bCs/>
          <w:lang w:val="es-MX"/>
        </w:rPr>
        <w:t xml:space="preserve"> y</w:t>
      </w:r>
      <w:r w:rsidR="00230737">
        <w:rPr>
          <w:rFonts w:cstheme="majorHAnsi"/>
          <w:bCs/>
          <w:lang w:val="es-MX"/>
        </w:rPr>
        <w:t xml:space="preserve"> </w:t>
      </w:r>
      <w:r w:rsidRPr="00A902B2">
        <w:rPr>
          <w:rFonts w:cstheme="majorHAnsi"/>
          <w:lang w:eastAsia="es-ES"/>
        </w:rPr>
        <w:t>obtendrá las medidas de tendencia central y dispersión para cada pregunta</w:t>
      </w:r>
      <w:r w:rsidR="007C0F04">
        <w:rPr>
          <w:rFonts w:cstheme="majorHAnsi"/>
          <w:lang w:eastAsia="es-ES"/>
        </w:rPr>
        <w:t xml:space="preserve">. </w:t>
      </w:r>
      <w:r w:rsidR="007C0F04" w:rsidRPr="00B46E99">
        <w:rPr>
          <w:rFonts w:cstheme="majorHAnsi"/>
          <w:lang w:eastAsia="es-ES"/>
        </w:rPr>
        <w:t>S</w:t>
      </w:r>
      <w:r w:rsidR="005E0E21" w:rsidRPr="00B46E99">
        <w:rPr>
          <w:rFonts w:cstheme="majorHAnsi"/>
          <w:lang w:eastAsia="es-ES"/>
        </w:rPr>
        <w:t xml:space="preserve">e definirá como </w:t>
      </w:r>
      <w:r w:rsidR="00421BAD" w:rsidRPr="00B46E99">
        <w:rPr>
          <w:rFonts w:cstheme="majorHAnsi"/>
          <w:lang w:eastAsia="es-ES"/>
        </w:rPr>
        <w:t>idónea (apropiada, inapropiada)</w:t>
      </w:r>
      <w:r w:rsidR="007C0F04" w:rsidRPr="00B46E99">
        <w:rPr>
          <w:rFonts w:cstheme="majorHAnsi"/>
          <w:lang w:eastAsia="es-ES"/>
        </w:rPr>
        <w:t xml:space="preserve"> </w:t>
      </w:r>
      <w:r w:rsidR="005E0E21" w:rsidRPr="00B46E99">
        <w:rPr>
          <w:rFonts w:cstheme="majorHAnsi"/>
          <w:lang w:eastAsia="es-ES"/>
        </w:rPr>
        <w:t>una pregunta cuando logre que más del 80% de los panelistas vote de acuerdo</w:t>
      </w:r>
      <w:r w:rsidR="00421BAD" w:rsidRPr="00B46E99">
        <w:rPr>
          <w:rFonts w:cstheme="majorHAnsi"/>
          <w:lang w:eastAsia="es-ES"/>
        </w:rPr>
        <w:t xml:space="preserve"> (4)</w:t>
      </w:r>
      <w:r w:rsidR="005E0E21" w:rsidRPr="00B46E99">
        <w:rPr>
          <w:rFonts w:cstheme="majorHAnsi"/>
          <w:lang w:eastAsia="es-ES"/>
        </w:rPr>
        <w:t xml:space="preserve"> o muy de acuerdo </w:t>
      </w:r>
      <w:r w:rsidR="00421BAD" w:rsidRPr="00B46E99">
        <w:rPr>
          <w:rFonts w:cstheme="majorHAnsi"/>
          <w:lang w:eastAsia="es-ES"/>
        </w:rPr>
        <w:t xml:space="preserve">(5) </w:t>
      </w:r>
      <w:r w:rsidR="005E0E21" w:rsidRPr="00B46E99">
        <w:rPr>
          <w:rFonts w:cstheme="majorHAnsi"/>
          <w:lang w:eastAsia="es-ES"/>
        </w:rPr>
        <w:t>en al menos 2 rondas</w:t>
      </w:r>
      <w:sdt>
        <w:sdtPr>
          <w:rPr>
            <w:rFonts w:cstheme="majorHAnsi"/>
            <w:color w:val="000000"/>
            <w:lang w:eastAsia="es-ES"/>
          </w:rPr>
          <w:tag w:val="MENDELEY_CITATION_v3_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"/>
          <w:id w:val="1300727000"/>
          <w:placeholder>
            <w:docPart w:val="DefaultPlaceholder_-1854013440"/>
          </w:placeholder>
        </w:sdtPr>
        <w:sdtContent>
          <w:ins w:id="388" w:author="Ama de Berrio" w:date="2024-06-25T17:54:00Z">
            <w:r w:rsidR="003323D6" w:rsidRPr="003323D6">
              <w:rPr>
                <w:rFonts w:cstheme="majorHAnsi"/>
                <w:color w:val="000000"/>
                <w:lang w:eastAsia="es-ES"/>
              </w:rPr>
              <w:t>(91)</w:t>
            </w:r>
          </w:ins>
          <w:del w:id="389" w:author="Ama de Berrio" w:date="2024-06-21T16:17:00Z">
            <w:r w:rsidR="005359D1" w:rsidRPr="003323D6" w:rsidDel="00CA1723">
              <w:rPr>
                <w:rFonts w:cstheme="majorHAnsi"/>
                <w:color w:val="000000"/>
                <w:lang w:eastAsia="es-ES"/>
              </w:rPr>
              <w:delText>(89)</w:delText>
            </w:r>
          </w:del>
        </w:sdtContent>
      </w:sdt>
      <w:r w:rsidR="005E0E21" w:rsidRPr="00B46E99">
        <w:rPr>
          <w:rFonts w:cstheme="majorHAnsi"/>
          <w:lang w:eastAsia="es-ES"/>
        </w:rPr>
        <w:t xml:space="preserve">.  </w:t>
      </w:r>
    </w:p>
    <w:p w14:paraId="6F229D02" w14:textId="77777777" w:rsidR="0009112C" w:rsidRPr="00A902B2" w:rsidRDefault="0009112C" w:rsidP="005E0E21">
      <w:pPr>
        <w:pStyle w:val="Prrafodelista"/>
        <w:ind w:left="360"/>
        <w:jc w:val="both"/>
        <w:rPr>
          <w:rFonts w:asciiTheme="majorHAnsi" w:hAnsiTheme="majorHAnsi" w:cstheme="majorHAnsi"/>
          <w:lang w:eastAsia="es-ES"/>
        </w:rPr>
      </w:pPr>
    </w:p>
    <w:p w14:paraId="0DEBDAC9" w14:textId="647083F9" w:rsidR="00AC4AF2" w:rsidRPr="00A902B2" w:rsidRDefault="0004270B" w:rsidP="00421BAD">
      <w:pPr>
        <w:ind w:left="360"/>
        <w:jc w:val="both"/>
        <w:rPr>
          <w:rFonts w:cstheme="majorHAnsi"/>
          <w:lang w:eastAsia="es-ES"/>
        </w:rPr>
      </w:pPr>
      <w:r w:rsidRPr="00A902B2">
        <w:rPr>
          <w:rFonts w:cstheme="majorHAnsi"/>
          <w:lang w:val="es-ES" w:eastAsia="es-ES"/>
        </w:rPr>
        <w:t>S</w:t>
      </w:r>
      <w:r w:rsidR="00010B35" w:rsidRPr="00A902B2">
        <w:rPr>
          <w:rFonts w:cstheme="majorHAnsi"/>
          <w:lang w:val="es-ES" w:eastAsia="es-ES"/>
        </w:rPr>
        <w:t xml:space="preserve">e calculará </w:t>
      </w:r>
      <w:r w:rsidR="00010B35" w:rsidRPr="00A902B2">
        <w:rPr>
          <w:rFonts w:cstheme="majorHAnsi"/>
          <w:lang w:eastAsia="es-ES"/>
        </w:rPr>
        <w:t xml:space="preserve">el </w:t>
      </w:r>
      <w:r w:rsidR="00AF23A5" w:rsidRPr="00A902B2">
        <w:rPr>
          <w:rFonts w:cstheme="majorHAnsi"/>
          <w:lang w:eastAsia="es-ES"/>
        </w:rPr>
        <w:t xml:space="preserve">coeficiente </w:t>
      </w:r>
      <w:r w:rsidR="003D1B6D" w:rsidRPr="00A902B2">
        <w:rPr>
          <w:rFonts w:cstheme="majorHAnsi"/>
          <w:color w:val="202122"/>
          <w:shd w:val="clear" w:color="auto" w:fill="FFFFFF"/>
        </w:rPr>
        <w:t>τ</w:t>
      </w:r>
      <w:r w:rsidR="003D1B6D" w:rsidRPr="00A902B2">
        <w:rPr>
          <w:rFonts w:cstheme="majorHAnsi"/>
          <w:b/>
          <w:bCs/>
          <w:color w:val="202122"/>
          <w:sz w:val="21"/>
          <w:szCs w:val="21"/>
          <w:shd w:val="clear" w:color="auto" w:fill="FFFFFF"/>
        </w:rPr>
        <w:t xml:space="preserve"> </w:t>
      </w:r>
      <w:r w:rsidR="00AF23A5" w:rsidRPr="00A902B2">
        <w:rPr>
          <w:rFonts w:cstheme="majorHAnsi"/>
          <w:lang w:eastAsia="es-ES"/>
        </w:rPr>
        <w:t>de Kendall para medir el nivel de concordancia entre los expertos</w:t>
      </w:r>
      <w:r w:rsidR="003D1B6D" w:rsidRPr="00A902B2">
        <w:rPr>
          <w:rFonts w:cstheme="majorHAnsi"/>
          <w:lang w:eastAsia="es-ES"/>
        </w:rPr>
        <w:t xml:space="preserve"> a partir de las siguientes hipótesis: H0: no hay concordancia entre los expertos; H1: si hay concordancia entre los expertos y un valor de alfa de 0,05. </w:t>
      </w:r>
      <w:r w:rsidR="00F43445" w:rsidRPr="00A902B2">
        <w:rPr>
          <w:rFonts w:cstheme="majorHAnsi"/>
          <w:lang w:eastAsia="es-ES"/>
        </w:rPr>
        <w:t xml:space="preserve">Un valor </w:t>
      </w:r>
      <w:r w:rsidR="00F43445" w:rsidRPr="00A902B2">
        <w:rPr>
          <w:rFonts w:cstheme="majorHAnsi"/>
          <w:color w:val="202122"/>
          <w:shd w:val="clear" w:color="auto" w:fill="FFFFFF"/>
        </w:rPr>
        <w:t>τ</w:t>
      </w:r>
      <w:r w:rsidR="00F43445" w:rsidRPr="00A902B2" w:rsidDel="00F43445">
        <w:rPr>
          <w:rFonts w:cstheme="majorHAnsi"/>
          <w:lang w:eastAsia="es-ES"/>
        </w:rPr>
        <w:t xml:space="preserve"> </w:t>
      </w:r>
      <w:r w:rsidR="00F43445" w:rsidRPr="00A902B2">
        <w:rPr>
          <w:rFonts w:cstheme="majorHAnsi"/>
          <w:lang w:eastAsia="es-ES"/>
        </w:rPr>
        <w:t xml:space="preserve">de 0 indica una falta de correlación entre las calificaciones, </w:t>
      </w:r>
      <w:r w:rsidR="00421BAD" w:rsidRPr="00A902B2">
        <w:rPr>
          <w:rFonts w:cstheme="majorHAnsi"/>
          <w:lang w:eastAsia="es-ES"/>
        </w:rPr>
        <w:t>u</w:t>
      </w:r>
      <w:r w:rsidR="00F43445" w:rsidRPr="00A902B2">
        <w:rPr>
          <w:rFonts w:cstheme="majorHAnsi"/>
          <w:lang w:eastAsia="es-ES"/>
        </w:rPr>
        <w:t xml:space="preserve">n valor de 1, indica una concordancia perfecta o una correlación positiva completa, un valor de -1 indica una discordancia perfecta o una correlación </w:t>
      </w:r>
      <w:r w:rsidR="00DA45B7" w:rsidRPr="00A902B2">
        <w:rPr>
          <w:rFonts w:cstheme="majorHAnsi"/>
          <w:lang w:eastAsia="es-ES"/>
        </w:rPr>
        <w:t>negativa</w:t>
      </w:r>
      <w:r w:rsidR="00F43445" w:rsidRPr="00A902B2">
        <w:rPr>
          <w:rFonts w:cstheme="majorHAnsi"/>
          <w:lang w:eastAsia="es-ES"/>
        </w:rPr>
        <w:t xml:space="preserve"> perfecta.</w:t>
      </w:r>
    </w:p>
    <w:p w14:paraId="4D951B68" w14:textId="77777777" w:rsidR="0029270A" w:rsidRPr="00A902B2" w:rsidRDefault="0029270A" w:rsidP="00010B35">
      <w:pPr>
        <w:ind w:left="360"/>
        <w:jc w:val="both"/>
        <w:rPr>
          <w:rFonts w:cstheme="majorHAnsi"/>
          <w:lang w:eastAsia="es-ES"/>
        </w:rPr>
      </w:pPr>
    </w:p>
    <w:p w14:paraId="3628AF44" w14:textId="5BAD9F39" w:rsidR="0029270A" w:rsidRPr="00A902B2" w:rsidRDefault="00AC4AF2" w:rsidP="00421BAD">
      <w:pPr>
        <w:pStyle w:val="Prrafodelista"/>
        <w:ind w:left="360"/>
        <w:jc w:val="both"/>
        <w:rPr>
          <w:rFonts w:asciiTheme="majorHAnsi" w:hAnsiTheme="majorHAnsi" w:cstheme="majorHAnsi"/>
          <w:lang w:eastAsia="es-ES"/>
        </w:rPr>
      </w:pPr>
      <w:r w:rsidRPr="00A902B2">
        <w:rPr>
          <w:rFonts w:asciiTheme="majorHAnsi" w:hAnsiTheme="majorHAnsi" w:cstheme="majorHAnsi"/>
          <w:lang w:eastAsia="es-ES"/>
        </w:rPr>
        <w:t>Fase 2:</w:t>
      </w:r>
      <w:r w:rsidR="00B77BDA" w:rsidRPr="00A902B2">
        <w:rPr>
          <w:rFonts w:asciiTheme="majorHAnsi" w:hAnsiTheme="majorHAnsi" w:cstheme="majorHAnsi"/>
          <w:lang w:eastAsia="es-ES"/>
        </w:rPr>
        <w:t xml:space="preserve"> </w:t>
      </w:r>
      <w:r w:rsidR="00F43445" w:rsidRPr="00A902B2">
        <w:rPr>
          <w:rFonts w:asciiTheme="majorHAnsi" w:hAnsiTheme="majorHAnsi" w:cstheme="majorHAnsi"/>
          <w:lang w:eastAsia="es-ES"/>
        </w:rPr>
        <w:t xml:space="preserve">cada experto </w:t>
      </w:r>
      <w:r w:rsidR="00D4259D" w:rsidRPr="00A902B2">
        <w:rPr>
          <w:rFonts w:asciiTheme="majorHAnsi" w:hAnsiTheme="majorHAnsi" w:cstheme="majorHAnsi"/>
          <w:lang w:eastAsia="es-ES"/>
        </w:rPr>
        <w:t>recibe un documento con sus propias calificaciones (identificadas) y</w:t>
      </w:r>
      <w:r w:rsidR="00B12F1F" w:rsidRPr="00A902B2">
        <w:rPr>
          <w:rFonts w:asciiTheme="majorHAnsi" w:hAnsiTheme="majorHAnsi" w:cstheme="majorHAnsi"/>
          <w:lang w:eastAsia="es-ES"/>
        </w:rPr>
        <w:t xml:space="preserve"> el consolidado de la calificación del grupo</w:t>
      </w:r>
      <w:r w:rsidR="00CD3AC9">
        <w:rPr>
          <w:rFonts w:asciiTheme="majorHAnsi" w:hAnsiTheme="majorHAnsi" w:cstheme="majorHAnsi"/>
          <w:lang w:eastAsia="es-ES"/>
        </w:rPr>
        <w:t>. D</w:t>
      </w:r>
      <w:r w:rsidR="00D4259D" w:rsidRPr="00A902B2">
        <w:rPr>
          <w:rFonts w:asciiTheme="majorHAnsi" w:hAnsiTheme="majorHAnsi" w:cstheme="majorHAnsi"/>
          <w:lang w:eastAsia="es-ES"/>
        </w:rPr>
        <w:t xml:space="preserve">urante la revisión </w:t>
      </w:r>
      <w:r w:rsidR="00D4259D" w:rsidRPr="00A902B2">
        <w:rPr>
          <w:rFonts w:asciiTheme="majorHAnsi" w:hAnsiTheme="majorHAnsi" w:cstheme="majorHAnsi"/>
          <w:lang w:val="es-MX" w:eastAsia="es-ES"/>
        </w:rPr>
        <w:t>e</w:t>
      </w:r>
      <w:r w:rsidR="00D4259D" w:rsidRPr="00A902B2">
        <w:rPr>
          <w:rFonts w:asciiTheme="majorHAnsi" w:eastAsia="Times New Roman" w:hAnsiTheme="majorHAnsi" w:cstheme="majorHAnsi"/>
          <w:lang w:val="es-MX" w:eastAsia="es-ES"/>
        </w:rPr>
        <w:t>l</w:t>
      </w:r>
      <w:r w:rsidR="00D4259D" w:rsidRPr="00A902B2">
        <w:rPr>
          <w:rFonts w:asciiTheme="majorHAnsi" w:hAnsiTheme="majorHAnsi" w:cstheme="majorHAnsi"/>
          <w:lang w:val="es-MX" w:eastAsia="es-ES"/>
        </w:rPr>
        <w:t xml:space="preserve"> </w:t>
      </w:r>
      <w:r w:rsidR="00D4259D" w:rsidRPr="00A902B2">
        <w:rPr>
          <w:rFonts w:asciiTheme="majorHAnsi" w:eastAsia="Times New Roman" w:hAnsiTheme="majorHAnsi" w:cstheme="majorHAnsi"/>
          <w:lang w:val="es-MX" w:eastAsia="es-ES"/>
        </w:rPr>
        <w:t>moderador de la reunión señala las áreas de desacuerdo</w:t>
      </w:r>
      <w:r w:rsidR="00D4259D" w:rsidRPr="00A902B2">
        <w:rPr>
          <w:rFonts w:asciiTheme="majorHAnsi" w:hAnsiTheme="majorHAnsi" w:cstheme="majorHAnsi"/>
          <w:lang w:val="es-MX" w:eastAsia="es-ES"/>
        </w:rPr>
        <w:t xml:space="preserve"> </w:t>
      </w:r>
      <w:r w:rsidR="00D4259D" w:rsidRPr="00A902B2">
        <w:rPr>
          <w:rFonts w:asciiTheme="majorHAnsi" w:eastAsia="Times New Roman" w:hAnsiTheme="majorHAnsi" w:cstheme="majorHAnsi"/>
          <w:lang w:val="es-MX" w:eastAsia="es-ES"/>
        </w:rPr>
        <w:t>o confusión para discusión</w:t>
      </w:r>
      <w:r w:rsidR="00CD3AC9">
        <w:rPr>
          <w:rFonts w:asciiTheme="majorHAnsi" w:eastAsia="Times New Roman" w:hAnsiTheme="majorHAnsi" w:cstheme="majorHAnsi"/>
          <w:lang w:val="es-MX" w:eastAsia="es-ES"/>
        </w:rPr>
        <w:t xml:space="preserve"> y</w:t>
      </w:r>
      <w:r w:rsidR="00D4259D" w:rsidRPr="00A902B2">
        <w:rPr>
          <w:rFonts w:asciiTheme="majorHAnsi" w:hAnsiTheme="majorHAnsi" w:cstheme="majorHAnsi"/>
          <w:lang w:eastAsia="es-ES"/>
        </w:rPr>
        <w:t xml:space="preserve"> se tiene</w:t>
      </w:r>
      <w:r w:rsidR="00CD3AC9">
        <w:rPr>
          <w:rFonts w:asciiTheme="majorHAnsi" w:hAnsiTheme="majorHAnsi" w:cstheme="majorHAnsi"/>
          <w:lang w:eastAsia="es-ES"/>
        </w:rPr>
        <w:t xml:space="preserve">, </w:t>
      </w:r>
      <w:r w:rsidR="00CD3AC9">
        <w:rPr>
          <w:rFonts w:asciiTheme="majorHAnsi" w:hAnsiTheme="majorHAnsi" w:cstheme="majorHAnsi"/>
          <w:lang w:eastAsia="es-ES"/>
        </w:rPr>
        <w:lastRenderedPageBreak/>
        <w:t>adicionalmente,</w:t>
      </w:r>
      <w:r w:rsidR="00D4259D" w:rsidRPr="00A902B2">
        <w:rPr>
          <w:rFonts w:asciiTheme="majorHAnsi" w:hAnsiTheme="majorHAnsi" w:cstheme="majorHAnsi"/>
          <w:lang w:eastAsia="es-ES"/>
        </w:rPr>
        <w:t xml:space="preserve"> la posibilidad de añadir, modificar, retirar y recalificar las variables </w:t>
      </w:r>
      <w:r w:rsidR="00C45B91" w:rsidRPr="00A902B2">
        <w:rPr>
          <w:rFonts w:asciiTheme="majorHAnsi" w:hAnsiTheme="majorHAnsi" w:cstheme="majorHAnsi"/>
          <w:lang w:eastAsia="es-ES"/>
        </w:rPr>
        <w:t xml:space="preserve">y </w:t>
      </w:r>
      <w:r w:rsidR="00D4259D" w:rsidRPr="00A902B2">
        <w:rPr>
          <w:rFonts w:asciiTheme="majorHAnsi" w:hAnsiTheme="majorHAnsi" w:cstheme="majorHAnsi"/>
          <w:lang w:eastAsia="es-ES"/>
        </w:rPr>
        <w:t>aclara</w:t>
      </w:r>
      <w:r w:rsidR="0041734F" w:rsidRPr="00A902B2">
        <w:rPr>
          <w:rFonts w:asciiTheme="majorHAnsi" w:hAnsiTheme="majorHAnsi" w:cstheme="majorHAnsi"/>
          <w:lang w:eastAsia="es-ES"/>
        </w:rPr>
        <w:t>r</w:t>
      </w:r>
      <w:r w:rsidR="00D4259D" w:rsidRPr="00A902B2">
        <w:rPr>
          <w:rFonts w:asciiTheme="majorHAnsi" w:hAnsiTheme="majorHAnsi" w:cstheme="majorHAnsi"/>
          <w:lang w:eastAsia="es-ES"/>
        </w:rPr>
        <w:t xml:space="preserve"> </w:t>
      </w:r>
      <w:r w:rsidR="00C45B91" w:rsidRPr="00A902B2">
        <w:rPr>
          <w:rFonts w:asciiTheme="majorHAnsi" w:hAnsiTheme="majorHAnsi" w:cstheme="majorHAnsi"/>
          <w:lang w:eastAsia="es-ES"/>
        </w:rPr>
        <w:t>dudas que puedan surgir por la falta de compresión en los ítems</w:t>
      </w:r>
      <w:r w:rsidR="00CD3AC9">
        <w:rPr>
          <w:rFonts w:asciiTheme="majorHAnsi" w:hAnsiTheme="majorHAnsi" w:cstheme="majorHAnsi"/>
          <w:lang w:eastAsia="es-ES"/>
        </w:rPr>
        <w:t>. S</w:t>
      </w:r>
      <w:r w:rsidR="00E56F03" w:rsidRPr="00A902B2">
        <w:rPr>
          <w:rFonts w:asciiTheme="majorHAnsi" w:hAnsiTheme="majorHAnsi" w:cstheme="majorHAnsi"/>
          <w:lang w:eastAsia="es-ES"/>
        </w:rPr>
        <w:t>e anima a los expertos a explicar el razonamiento detrás de las respuestas de cada pregunta. También se distribu</w:t>
      </w:r>
      <w:r w:rsidR="0041734F" w:rsidRPr="00A902B2">
        <w:rPr>
          <w:rFonts w:asciiTheme="majorHAnsi" w:hAnsiTheme="majorHAnsi" w:cstheme="majorHAnsi"/>
          <w:lang w:eastAsia="es-ES"/>
        </w:rPr>
        <w:t xml:space="preserve">irán </w:t>
      </w:r>
      <w:r w:rsidR="00E56F03" w:rsidRPr="00A902B2">
        <w:rPr>
          <w:rFonts w:asciiTheme="majorHAnsi" w:hAnsiTheme="majorHAnsi" w:cstheme="majorHAnsi"/>
          <w:lang w:eastAsia="es-ES"/>
        </w:rPr>
        <w:t xml:space="preserve">resúmenes de estas explicaciones o comentarios a todos los expertos en la ronda de revisión para brindarles información adicional que pueda ayudarlos a </w:t>
      </w:r>
      <w:r w:rsidR="0041734F" w:rsidRPr="00A902B2">
        <w:rPr>
          <w:rFonts w:asciiTheme="majorHAnsi" w:hAnsiTheme="majorHAnsi" w:cstheme="majorHAnsi"/>
          <w:lang w:eastAsia="es-ES"/>
        </w:rPr>
        <w:t xml:space="preserve">clarificar </w:t>
      </w:r>
      <w:r w:rsidR="00E56F03" w:rsidRPr="00A902B2">
        <w:rPr>
          <w:rFonts w:asciiTheme="majorHAnsi" w:hAnsiTheme="majorHAnsi" w:cstheme="majorHAnsi"/>
          <w:lang w:eastAsia="es-ES"/>
        </w:rPr>
        <w:t>sus respuestas</w:t>
      </w:r>
      <w:r w:rsidR="00C45B91" w:rsidRPr="00A902B2">
        <w:rPr>
          <w:rFonts w:asciiTheme="majorHAnsi" w:hAnsiTheme="majorHAnsi" w:cstheme="majorHAnsi"/>
          <w:lang w:eastAsia="es-ES"/>
        </w:rPr>
        <w:t xml:space="preserve"> (metodología Delphi modificada)</w:t>
      </w:r>
      <w:r w:rsidR="00D4259D" w:rsidRPr="00A902B2">
        <w:rPr>
          <w:rFonts w:asciiTheme="majorHAnsi" w:hAnsiTheme="majorHAnsi" w:cstheme="majorHAnsi"/>
          <w:lang w:eastAsia="es-ES"/>
        </w:rPr>
        <w:t>. P</w:t>
      </w:r>
      <w:r w:rsidR="004C26F3" w:rsidRPr="00A902B2">
        <w:rPr>
          <w:rFonts w:asciiTheme="majorHAnsi" w:hAnsiTheme="majorHAnsi" w:cstheme="majorHAnsi"/>
          <w:lang w:eastAsia="es-ES"/>
        </w:rPr>
        <w:t xml:space="preserve">ara terminar, </w:t>
      </w:r>
      <w:r w:rsidR="0095574B" w:rsidRPr="00A902B2">
        <w:rPr>
          <w:rFonts w:asciiTheme="majorHAnsi" w:hAnsiTheme="majorHAnsi" w:cstheme="majorHAnsi"/>
          <w:lang w:eastAsia="es-ES"/>
        </w:rPr>
        <w:t xml:space="preserve">cada uno califica cada </w:t>
      </w:r>
      <w:r w:rsidR="004C26F3" w:rsidRPr="00A902B2">
        <w:rPr>
          <w:rFonts w:asciiTheme="majorHAnsi" w:hAnsiTheme="majorHAnsi" w:cstheme="majorHAnsi"/>
          <w:lang w:eastAsia="es-ES"/>
        </w:rPr>
        <w:t xml:space="preserve">ítem </w:t>
      </w:r>
      <w:r w:rsidR="0095574B" w:rsidRPr="00A902B2">
        <w:rPr>
          <w:rFonts w:asciiTheme="majorHAnsi" w:hAnsiTheme="majorHAnsi" w:cstheme="majorHAnsi"/>
          <w:lang w:eastAsia="es-ES"/>
        </w:rPr>
        <w:t>de manera anónima</w:t>
      </w:r>
      <w:r w:rsidR="00DA45B7" w:rsidRPr="00A902B2">
        <w:rPr>
          <w:rFonts w:asciiTheme="majorHAnsi" w:hAnsiTheme="majorHAnsi" w:cstheme="majorHAnsi"/>
          <w:lang w:eastAsia="es-ES"/>
        </w:rPr>
        <w:t xml:space="preserve"> (online), usando los mismos parámetros de calificación</w:t>
      </w:r>
      <w:r w:rsidR="0041734F" w:rsidRPr="00A902B2">
        <w:rPr>
          <w:rFonts w:asciiTheme="majorHAnsi" w:hAnsiTheme="majorHAnsi" w:cstheme="majorHAnsi"/>
          <w:lang w:eastAsia="es-ES"/>
        </w:rPr>
        <w:t xml:space="preserve"> previamente explicados.</w:t>
      </w:r>
    </w:p>
    <w:p w14:paraId="59BCC0F0" w14:textId="77777777" w:rsidR="00473D80" w:rsidRPr="00A902B2" w:rsidRDefault="00473D80" w:rsidP="007B58E9">
      <w:pPr>
        <w:jc w:val="both"/>
        <w:rPr>
          <w:rFonts w:cstheme="majorHAnsi"/>
          <w:lang w:eastAsia="es-ES"/>
        </w:rPr>
      </w:pPr>
    </w:p>
    <w:p w14:paraId="28D56A9A" w14:textId="4FE24EDB" w:rsidR="00D65554" w:rsidRDefault="00FB3B52" w:rsidP="00F013C3">
      <w:pPr>
        <w:jc w:val="both"/>
        <w:rPr>
          <w:rFonts w:cstheme="majorHAnsi"/>
          <w:color w:val="000000"/>
          <w:lang w:eastAsia="es-ES"/>
        </w:rPr>
      </w:pPr>
      <w:bookmarkStart w:id="390" w:name="_Hlk163988358"/>
      <w:r w:rsidRPr="00A902B2">
        <w:rPr>
          <w:rFonts w:cstheme="majorHAnsi"/>
          <w:lang w:eastAsia="es-ES"/>
        </w:rPr>
        <w:t>Se elaborará un informe final del consenso, utilizando las recomendaciones de la guía ACCORD (</w:t>
      </w:r>
      <w:proofErr w:type="spellStart"/>
      <w:r w:rsidRPr="00A902B2">
        <w:rPr>
          <w:rFonts w:cstheme="majorHAnsi"/>
          <w:lang w:eastAsia="es-ES"/>
        </w:rPr>
        <w:t>ACcurate</w:t>
      </w:r>
      <w:proofErr w:type="spellEnd"/>
      <w:r w:rsidR="00FA4585" w:rsidRPr="00A902B2">
        <w:rPr>
          <w:rFonts w:cstheme="majorHAnsi"/>
          <w:lang w:eastAsia="es-ES"/>
        </w:rPr>
        <w:t xml:space="preserve"> </w:t>
      </w:r>
      <w:proofErr w:type="spellStart"/>
      <w:r w:rsidRPr="00A902B2">
        <w:rPr>
          <w:rFonts w:cstheme="majorHAnsi"/>
          <w:lang w:eastAsia="es-ES"/>
        </w:rPr>
        <w:t>COnsensus</w:t>
      </w:r>
      <w:proofErr w:type="spellEnd"/>
      <w:r w:rsidR="00FA4585" w:rsidRPr="00A902B2">
        <w:rPr>
          <w:rFonts w:cstheme="majorHAnsi"/>
          <w:lang w:eastAsia="es-ES"/>
        </w:rPr>
        <w:t xml:space="preserve"> </w:t>
      </w:r>
      <w:proofErr w:type="spellStart"/>
      <w:r w:rsidRPr="00A902B2">
        <w:rPr>
          <w:rFonts w:cstheme="majorHAnsi"/>
          <w:lang w:eastAsia="es-ES"/>
        </w:rPr>
        <w:t>Reporting</w:t>
      </w:r>
      <w:proofErr w:type="spellEnd"/>
      <w:r w:rsidR="00FA4585" w:rsidRPr="00A902B2">
        <w:rPr>
          <w:rFonts w:cstheme="majorHAnsi"/>
          <w:lang w:eastAsia="es-ES"/>
        </w:rPr>
        <w:t xml:space="preserve"> </w:t>
      </w:r>
      <w:proofErr w:type="spellStart"/>
      <w:r w:rsidRPr="00A902B2">
        <w:rPr>
          <w:rFonts w:cstheme="majorHAnsi"/>
          <w:lang w:eastAsia="es-ES"/>
        </w:rPr>
        <w:t>Document</w:t>
      </w:r>
      <w:proofErr w:type="spellEnd"/>
      <w:r w:rsidRPr="00A902B2">
        <w:rPr>
          <w:rFonts w:cstheme="majorHAnsi"/>
          <w:lang w:eastAsia="es-ES"/>
        </w:rPr>
        <w:t xml:space="preserve">) </w:t>
      </w:r>
      <w:sdt>
        <w:sdtPr>
          <w:rPr>
            <w:rFonts w:cstheme="majorHAnsi"/>
            <w:color w:val="000000"/>
            <w:lang w:eastAsia="es-ES"/>
          </w:rPr>
          <w:tag w:val="MENDELEY_CITATION_v3_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"/>
          <w:id w:val="-1316260018"/>
          <w:placeholder>
            <w:docPart w:val="DefaultPlaceholder_-1854013440"/>
          </w:placeholder>
        </w:sdtPr>
        <w:sdtContent>
          <w:ins w:id="391" w:author="Ama de Berrio" w:date="2024-06-25T17:54:00Z">
            <w:r w:rsidR="003323D6" w:rsidRPr="003323D6">
              <w:rPr>
                <w:rFonts w:cstheme="majorHAnsi"/>
                <w:color w:val="000000"/>
                <w:lang w:eastAsia="es-ES"/>
              </w:rPr>
              <w:t>(91)</w:t>
            </w:r>
          </w:ins>
          <w:del w:id="392" w:author="Ama de Berrio" w:date="2024-06-21T16:17:00Z">
            <w:r w:rsidR="005359D1" w:rsidRPr="003323D6" w:rsidDel="00CA1723">
              <w:rPr>
                <w:rFonts w:cstheme="majorHAnsi"/>
                <w:color w:val="000000"/>
                <w:lang w:eastAsia="es-ES"/>
              </w:rPr>
              <w:delText>(89)</w:delText>
            </w:r>
          </w:del>
        </w:sdtContent>
      </w:sdt>
      <w:bookmarkEnd w:id="390"/>
    </w:p>
    <w:p w14:paraId="4D9A8FB1" w14:textId="77777777" w:rsidR="00F013C3" w:rsidRPr="00A902B2" w:rsidRDefault="00F013C3" w:rsidP="00F013C3">
      <w:pPr>
        <w:jc w:val="both"/>
        <w:rPr>
          <w:rFonts w:cstheme="majorHAnsi"/>
        </w:rPr>
      </w:pPr>
    </w:p>
    <w:p w14:paraId="7CAEF7F0" w14:textId="46DF8508" w:rsidR="00C45B91" w:rsidRPr="00A902B2" w:rsidRDefault="00C45B91" w:rsidP="000E0CF0">
      <w:pPr>
        <w:pStyle w:val="Ttulo3"/>
      </w:pPr>
      <w:bookmarkStart w:id="393" w:name="_Toc163663848"/>
      <w:r w:rsidRPr="00A902B2">
        <w:t xml:space="preserve">DESARROLLO </w:t>
      </w:r>
      <w:r w:rsidR="00F013C3">
        <w:t xml:space="preserve">Y VALIDACIÓN INTERNA </w:t>
      </w:r>
      <w:r w:rsidRPr="00A902B2">
        <w:t>DE UN MODELO DIAGNÓSTICO DE IPTB EN MS POR MEDIO DE UN ESTUDIO TRANSVERSAL RETROSPECTIVO:</w:t>
      </w:r>
      <w:bookmarkEnd w:id="393"/>
      <w:r w:rsidRPr="00A902B2">
        <w:t xml:space="preserve"> </w:t>
      </w:r>
    </w:p>
    <w:p w14:paraId="0BB3C1C0" w14:textId="77777777" w:rsidR="00D65554" w:rsidRPr="00A902B2" w:rsidRDefault="00D65554" w:rsidP="00577ECC">
      <w:pPr>
        <w:pStyle w:val="Prrafodelista"/>
        <w:ind w:left="360"/>
        <w:jc w:val="both"/>
        <w:rPr>
          <w:rFonts w:asciiTheme="majorHAnsi" w:hAnsiTheme="majorHAnsi" w:cstheme="majorHAnsi"/>
          <w:lang w:eastAsia="es-ES"/>
        </w:rPr>
      </w:pPr>
    </w:p>
    <w:p w14:paraId="34B63C36" w14:textId="640A31B4" w:rsidR="00E269FB" w:rsidRPr="00A902B2" w:rsidRDefault="00E269FB" w:rsidP="000E0CF0">
      <w:pPr>
        <w:pStyle w:val="Ttulo4"/>
      </w:pPr>
      <w:r w:rsidRPr="00A902B2">
        <w:t>POBLACIÓN</w:t>
      </w:r>
    </w:p>
    <w:p w14:paraId="4E30B3CA" w14:textId="77777777" w:rsidR="00E269FB" w:rsidRPr="00A902B2" w:rsidRDefault="00E269FB" w:rsidP="00E269FB">
      <w:pPr>
        <w:rPr>
          <w:rFonts w:cstheme="majorHAnsi"/>
        </w:rPr>
      </w:pPr>
    </w:p>
    <w:p w14:paraId="3D6E33DC" w14:textId="70DA92BC" w:rsidR="00E269FB" w:rsidRPr="00A902B2" w:rsidRDefault="00E269FB" w:rsidP="00A902B2">
      <w:pPr>
        <w:ind w:left="360"/>
        <w:jc w:val="both"/>
        <w:rPr>
          <w:rFonts w:cstheme="majorHAnsi"/>
          <w:lang w:eastAsia="es-ES"/>
        </w:rPr>
      </w:pPr>
      <w:r w:rsidRPr="00A902B2">
        <w:rPr>
          <w:rFonts w:cstheme="majorHAnsi"/>
          <w:lang w:eastAsia="es-ES"/>
        </w:rPr>
        <w:t xml:space="preserve">Para la cohorte </w:t>
      </w:r>
      <w:r w:rsidR="0010604A" w:rsidRPr="00A902B2">
        <w:rPr>
          <w:rFonts w:cstheme="majorHAnsi"/>
          <w:lang w:eastAsia="es-ES"/>
        </w:rPr>
        <w:t xml:space="preserve">de desarrollo </w:t>
      </w:r>
      <w:r w:rsidRPr="00A902B2">
        <w:rPr>
          <w:rFonts w:cstheme="majorHAnsi"/>
          <w:lang w:eastAsia="es-ES"/>
        </w:rPr>
        <w:t xml:space="preserve">se revisarán y recolectarán los datos de las historias clínicas de pacientes con diagnóstico de AOB </w:t>
      </w:r>
      <w:r w:rsidR="00625C31" w:rsidRPr="00A902B2">
        <w:rPr>
          <w:rFonts w:cstheme="majorHAnsi"/>
          <w:lang w:eastAsia="es-ES"/>
        </w:rPr>
        <w:t xml:space="preserve">(paciente con MS </w:t>
      </w:r>
      <w:r w:rsidRPr="00A902B2">
        <w:rPr>
          <w:rFonts w:cstheme="majorHAnsi"/>
          <w:lang w:eastAsia="es-ES"/>
        </w:rPr>
        <w:t xml:space="preserve">de los géneros </w:t>
      </w:r>
      <w:proofErr w:type="spellStart"/>
      <w:r w:rsidRPr="00A902B2">
        <w:rPr>
          <w:rFonts w:cstheme="majorHAnsi"/>
          <w:lang w:eastAsia="es-ES"/>
        </w:rPr>
        <w:t>Bothrops</w:t>
      </w:r>
      <w:proofErr w:type="spellEnd"/>
      <w:r w:rsidRPr="00A902B2">
        <w:rPr>
          <w:rFonts w:cstheme="majorHAnsi"/>
          <w:lang w:eastAsia="es-ES"/>
        </w:rPr>
        <w:t xml:space="preserve">, </w:t>
      </w:r>
      <w:proofErr w:type="spellStart"/>
      <w:r w:rsidRPr="00A902B2">
        <w:rPr>
          <w:rFonts w:cstheme="majorHAnsi"/>
          <w:lang w:eastAsia="es-ES"/>
        </w:rPr>
        <w:t>Bothriechis</w:t>
      </w:r>
      <w:proofErr w:type="spellEnd"/>
      <w:r w:rsidRPr="00A902B2">
        <w:rPr>
          <w:rFonts w:cstheme="majorHAnsi"/>
          <w:lang w:eastAsia="es-ES"/>
        </w:rPr>
        <w:t xml:space="preserve">, </w:t>
      </w:r>
      <w:proofErr w:type="spellStart"/>
      <w:r w:rsidRPr="00A902B2">
        <w:rPr>
          <w:rFonts w:cstheme="majorHAnsi"/>
          <w:lang w:eastAsia="es-ES"/>
        </w:rPr>
        <w:t>Bothrocophias</w:t>
      </w:r>
      <w:proofErr w:type="spellEnd"/>
      <w:r w:rsidRPr="00A902B2">
        <w:rPr>
          <w:rFonts w:cstheme="majorHAnsi"/>
          <w:lang w:eastAsia="es-ES"/>
        </w:rPr>
        <w:t xml:space="preserve"> o </w:t>
      </w:r>
      <w:proofErr w:type="spellStart"/>
      <w:r w:rsidRPr="00A902B2">
        <w:rPr>
          <w:rFonts w:cstheme="majorHAnsi"/>
          <w:lang w:eastAsia="es-ES"/>
        </w:rPr>
        <w:t>Porthidiu</w:t>
      </w:r>
      <w:r w:rsidR="00625C31" w:rsidRPr="00A902B2">
        <w:rPr>
          <w:rFonts w:cstheme="majorHAnsi"/>
          <w:lang w:eastAsia="es-ES"/>
        </w:rPr>
        <w:t>m</w:t>
      </w:r>
      <w:proofErr w:type="spellEnd"/>
      <w:r w:rsidR="00625C31" w:rsidRPr="00A902B2">
        <w:rPr>
          <w:rFonts w:cstheme="majorHAnsi"/>
          <w:lang w:eastAsia="es-ES"/>
        </w:rPr>
        <w:t>),</w:t>
      </w:r>
      <w:r w:rsidRPr="00A902B2">
        <w:rPr>
          <w:rFonts w:cstheme="majorHAnsi"/>
          <w:lang w:eastAsia="es-ES"/>
        </w:rPr>
        <w:t xml:space="preserve"> para lo cual se buscaran registros correspondientes a los siguientes códigos CIE - 10: T630 (Efecto tóxico del contacto con animales venenosos: veneno de serpiente, culebra); T631: (Efecto tóxico del contacto con animales venenosos: veneno de otro reptil); T639: (Efecto tóxico del contacto con animal venenoso no especificado); X200 - X209: contacto traumático con serpientes y lagartos venenosos)</w:t>
      </w:r>
      <w:r w:rsidR="00EF4C67" w:rsidRPr="00A902B2">
        <w:rPr>
          <w:rFonts w:cstheme="majorHAnsi"/>
          <w:lang w:eastAsia="es-ES"/>
        </w:rPr>
        <w:t xml:space="preserve"> </w:t>
      </w:r>
      <w:sdt>
        <w:sdtPr>
          <w:rPr>
            <w:rFonts w:cstheme="majorHAnsi"/>
            <w:color w:val="000000"/>
            <w:lang w:eastAsia="es-ES"/>
          </w:rPr>
          <w:tag w:val="MENDELEY_CITATION_v3_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"/>
          <w:id w:val="307140734"/>
          <w:placeholder>
            <w:docPart w:val="9DFCE897249B95409EFA3C2882D2C4FC"/>
          </w:placeholder>
        </w:sdtPr>
        <w:sdtContent>
          <w:ins w:id="394" w:author="Ama de Berrio" w:date="2024-06-25T17:54:00Z">
            <w:r w:rsidR="003323D6" w:rsidRPr="003323D6">
              <w:rPr>
                <w:rFonts w:cstheme="majorHAnsi"/>
                <w:color w:val="000000"/>
                <w:lang w:eastAsia="es-ES"/>
              </w:rPr>
              <w:t>(92)</w:t>
            </w:r>
          </w:ins>
          <w:del w:id="395" w:author="Ama de Berrio" w:date="2024-06-21T16:17:00Z">
            <w:r w:rsidR="005359D1" w:rsidRPr="003323D6" w:rsidDel="00CA1723">
              <w:rPr>
                <w:rFonts w:cstheme="majorHAnsi"/>
                <w:color w:val="000000"/>
                <w:lang w:eastAsia="es-ES"/>
              </w:rPr>
              <w:delText>(90)</w:delText>
            </w:r>
          </w:del>
        </w:sdtContent>
      </w:sdt>
      <w:r w:rsidRPr="00A902B2">
        <w:rPr>
          <w:rFonts w:cstheme="majorHAnsi"/>
          <w:lang w:eastAsia="es-ES"/>
        </w:rPr>
        <w:t>, de clasificación leve, moderada o grave</w:t>
      </w:r>
      <w:r w:rsidR="00C40CE2" w:rsidRPr="00A902B2">
        <w:rPr>
          <w:rFonts w:cstheme="majorHAnsi"/>
          <w:lang w:eastAsia="es-ES"/>
        </w:rPr>
        <w:t xml:space="preserve">, </w:t>
      </w:r>
      <w:del w:id="396" w:author="lina peña" w:date="2024-06-21T09:57:00Z">
        <w:r w:rsidRPr="00A902B2" w:rsidDel="005540DB">
          <w:rPr>
            <w:rFonts w:cstheme="majorHAnsi"/>
            <w:lang w:eastAsia="es-ES"/>
          </w:rPr>
          <w:delText xml:space="preserve"> </w:delText>
        </w:r>
      </w:del>
      <w:r w:rsidRPr="00A902B2">
        <w:rPr>
          <w:rFonts w:cstheme="majorHAnsi"/>
          <w:lang w:eastAsia="es-ES"/>
        </w:rPr>
        <w:t>que hayan ingresado a una institución hospitalaria de alta complejidad de la ciudad de Medellín, entre el 1 de enero de 2011 y el 31 de diciembre de 2023.</w:t>
      </w:r>
    </w:p>
    <w:p w14:paraId="37452EE6" w14:textId="77777777" w:rsidR="00E269FB" w:rsidRPr="00A902B2" w:rsidRDefault="00E269FB" w:rsidP="003B68F0">
      <w:pPr>
        <w:ind w:left="360"/>
        <w:jc w:val="both"/>
        <w:rPr>
          <w:rFonts w:cstheme="majorHAnsi"/>
          <w:w w:val="110"/>
        </w:rPr>
      </w:pPr>
    </w:p>
    <w:p w14:paraId="2ABAF2BB" w14:textId="77777777" w:rsidR="00E269FB" w:rsidRPr="00A902B2" w:rsidRDefault="00E269FB" w:rsidP="000E0CF0">
      <w:pPr>
        <w:pStyle w:val="Ttulo4"/>
        <w:rPr>
          <w:rFonts w:eastAsiaTheme="minorHAnsi"/>
        </w:rPr>
      </w:pPr>
      <w:r w:rsidRPr="00A902B2">
        <w:t>CRITERIOS DE INCLUSIÓN Y EXCLUSIÓN</w:t>
      </w:r>
    </w:p>
    <w:p w14:paraId="60FEAA3A" w14:textId="77777777" w:rsidR="00E269FB" w:rsidRPr="00A902B2" w:rsidRDefault="00E269FB" w:rsidP="005540DB">
      <w:pPr>
        <w:pStyle w:val="Ttulo3"/>
        <w:numPr>
          <w:ilvl w:val="0"/>
          <w:numId w:val="0"/>
        </w:numPr>
        <w:ind w:left="720"/>
      </w:pPr>
    </w:p>
    <w:p w14:paraId="24D5590D" w14:textId="77777777" w:rsidR="00E269FB" w:rsidRPr="00A902B2" w:rsidRDefault="00E269FB" w:rsidP="00BA5112">
      <w:pPr>
        <w:pStyle w:val="Ttulo5"/>
      </w:pPr>
      <w:r w:rsidRPr="00A902B2">
        <w:t xml:space="preserve">Criterios de inclusión </w:t>
      </w:r>
    </w:p>
    <w:p w14:paraId="27C6035E" w14:textId="07FF4E04" w:rsidR="00E269FB" w:rsidRPr="00A902B2" w:rsidRDefault="00E269FB" w:rsidP="00E269FB">
      <w:pPr>
        <w:pStyle w:val="Prrafodelista"/>
        <w:numPr>
          <w:ilvl w:val="0"/>
          <w:numId w:val="2"/>
        </w:numPr>
        <w:jc w:val="both"/>
        <w:rPr>
          <w:rFonts w:asciiTheme="majorHAnsi" w:hAnsiTheme="majorHAnsi" w:cstheme="majorHAnsi"/>
        </w:rPr>
      </w:pPr>
      <w:r w:rsidRPr="00A902B2">
        <w:rPr>
          <w:rFonts w:asciiTheme="majorHAnsi" w:hAnsiTheme="majorHAnsi" w:cstheme="majorHAnsi"/>
        </w:rPr>
        <w:t xml:space="preserve">Paciente de cualquier edad y sexo que </w:t>
      </w:r>
      <w:r w:rsidR="00631E71" w:rsidRPr="00A902B2">
        <w:rPr>
          <w:rFonts w:asciiTheme="majorHAnsi" w:hAnsiTheme="majorHAnsi" w:cstheme="majorHAnsi"/>
        </w:rPr>
        <w:t xml:space="preserve">haya ingresado al </w:t>
      </w:r>
      <w:r w:rsidRPr="00A902B2">
        <w:rPr>
          <w:rFonts w:asciiTheme="majorHAnsi" w:hAnsiTheme="majorHAnsi" w:cstheme="majorHAnsi"/>
        </w:rPr>
        <w:t>hospital</w:t>
      </w:r>
      <w:r w:rsidR="00631E71" w:rsidRPr="00A902B2">
        <w:rPr>
          <w:rFonts w:asciiTheme="majorHAnsi" w:hAnsiTheme="majorHAnsi" w:cstheme="majorHAnsi"/>
        </w:rPr>
        <w:t xml:space="preserve"> </w:t>
      </w:r>
      <w:r w:rsidRPr="00A902B2">
        <w:rPr>
          <w:rFonts w:asciiTheme="majorHAnsi" w:hAnsiTheme="majorHAnsi" w:cstheme="majorHAnsi"/>
        </w:rPr>
        <w:t>participante con diagnóstico clínico de AOB de clasificación leve, moderada o grave.</w:t>
      </w:r>
    </w:p>
    <w:p w14:paraId="18C38500" w14:textId="77777777" w:rsidR="00E269FB" w:rsidRPr="00A902B2" w:rsidRDefault="00E269FB" w:rsidP="00E269FB">
      <w:pPr>
        <w:jc w:val="both"/>
        <w:rPr>
          <w:rFonts w:cstheme="majorHAnsi"/>
        </w:rPr>
      </w:pPr>
    </w:p>
    <w:p w14:paraId="1FD221DA" w14:textId="77777777" w:rsidR="00E269FB" w:rsidRPr="00A902B2" w:rsidRDefault="00E269FB" w:rsidP="00BA5112">
      <w:pPr>
        <w:pStyle w:val="Ttulo5"/>
      </w:pPr>
      <w:r w:rsidRPr="00A902B2">
        <w:t>Criterios de exclusión</w:t>
      </w:r>
    </w:p>
    <w:p w14:paraId="5B695B4C" w14:textId="2070458E" w:rsidR="00E269FB" w:rsidRPr="00A902B2" w:rsidRDefault="00E269FB" w:rsidP="00E269FB">
      <w:pPr>
        <w:pStyle w:val="Prrafodelista"/>
        <w:numPr>
          <w:ilvl w:val="0"/>
          <w:numId w:val="1"/>
        </w:numPr>
        <w:jc w:val="both"/>
        <w:rPr>
          <w:rFonts w:asciiTheme="majorHAnsi" w:hAnsiTheme="majorHAnsi" w:cstheme="majorHAnsi"/>
        </w:rPr>
      </w:pPr>
      <w:r w:rsidRPr="00A902B2">
        <w:rPr>
          <w:rFonts w:asciiTheme="majorHAnsi" w:hAnsiTheme="majorHAnsi" w:cstheme="majorHAnsi"/>
        </w:rPr>
        <w:t>Paciente que al momento de sufrir el AOB</w:t>
      </w:r>
      <w:r w:rsidR="00F013C3">
        <w:rPr>
          <w:rFonts w:asciiTheme="majorHAnsi" w:hAnsiTheme="majorHAnsi" w:cstheme="majorHAnsi"/>
        </w:rPr>
        <w:t xml:space="preserve"> </w:t>
      </w:r>
      <w:r w:rsidRPr="00A902B2">
        <w:rPr>
          <w:rFonts w:asciiTheme="majorHAnsi" w:hAnsiTheme="majorHAnsi" w:cstheme="majorHAnsi"/>
        </w:rPr>
        <w:t>tuviera el diagnóstico de una IPTB u otro tipo de infección.</w:t>
      </w:r>
    </w:p>
    <w:p w14:paraId="1EEB940F" w14:textId="77777777" w:rsidR="00625C31" w:rsidRPr="00F013C3" w:rsidRDefault="00625C31" w:rsidP="00625C31">
      <w:pPr>
        <w:jc w:val="both"/>
        <w:rPr>
          <w:rFonts w:cstheme="majorHAnsi"/>
          <w:lang w:val="es-ES"/>
        </w:rPr>
      </w:pPr>
    </w:p>
    <w:p w14:paraId="474E9AA0" w14:textId="77777777" w:rsidR="00625C31" w:rsidRPr="00A902B2" w:rsidRDefault="00625C31" w:rsidP="000E0CF0">
      <w:pPr>
        <w:pStyle w:val="Ttulo4"/>
      </w:pPr>
      <w:r w:rsidRPr="00A902B2">
        <w:t>FUENTES DE INFORMACIÓN</w:t>
      </w:r>
    </w:p>
    <w:p w14:paraId="2D8EC1C6" w14:textId="77777777" w:rsidR="00625C31" w:rsidRPr="00A902B2" w:rsidRDefault="00625C31" w:rsidP="00625C31">
      <w:pPr>
        <w:jc w:val="both"/>
        <w:rPr>
          <w:rFonts w:cstheme="majorHAnsi"/>
          <w:bCs/>
        </w:rPr>
      </w:pPr>
    </w:p>
    <w:p w14:paraId="58AC84A5" w14:textId="77777777" w:rsidR="00625C31" w:rsidRPr="00A902B2" w:rsidRDefault="00625C31" w:rsidP="00625C31">
      <w:pPr>
        <w:ind w:left="360"/>
        <w:jc w:val="both"/>
        <w:rPr>
          <w:rFonts w:cstheme="majorHAnsi"/>
          <w:bCs/>
        </w:rPr>
      </w:pPr>
      <w:r w:rsidRPr="00A902B2">
        <w:rPr>
          <w:rFonts w:cstheme="majorHAnsi"/>
          <w:bCs/>
        </w:rPr>
        <w:lastRenderedPageBreak/>
        <w:t>Las fuentes de información serán primarias: historia clínica, registros de enfermería, resultados de laboratorio y estudios radiológicos.</w:t>
      </w:r>
    </w:p>
    <w:p w14:paraId="6D69A53A" w14:textId="77777777" w:rsidR="00625C31" w:rsidRPr="00A902B2" w:rsidRDefault="00625C31" w:rsidP="00625C31">
      <w:pPr>
        <w:jc w:val="both"/>
        <w:rPr>
          <w:rFonts w:cstheme="majorHAnsi"/>
          <w:bCs/>
        </w:rPr>
      </w:pPr>
    </w:p>
    <w:p w14:paraId="08F48282" w14:textId="77777777" w:rsidR="00625C31" w:rsidRPr="00A902B2" w:rsidRDefault="00625C31" w:rsidP="000E0CF0">
      <w:pPr>
        <w:pStyle w:val="Ttulo4"/>
      </w:pPr>
      <w:r w:rsidRPr="00A902B2">
        <w:t>TÉCNICA DE RECOLECCIÓN DE DATOS</w:t>
      </w:r>
    </w:p>
    <w:p w14:paraId="273F6003" w14:textId="77777777" w:rsidR="00625C31" w:rsidRPr="00A902B2" w:rsidRDefault="00625C31" w:rsidP="00625C31">
      <w:pPr>
        <w:jc w:val="both"/>
        <w:rPr>
          <w:rFonts w:cstheme="majorHAnsi"/>
          <w:bCs/>
        </w:rPr>
      </w:pPr>
    </w:p>
    <w:p w14:paraId="5CB84CC2" w14:textId="75A8888A" w:rsidR="00E82190" w:rsidRDefault="0029148A" w:rsidP="0029148A">
      <w:pPr>
        <w:ind w:left="360"/>
        <w:jc w:val="both"/>
        <w:rPr>
          <w:rFonts w:cstheme="majorHAnsi"/>
          <w:bCs/>
        </w:rPr>
      </w:pPr>
      <w:r w:rsidRPr="00A902B2">
        <w:rPr>
          <w:rFonts w:cstheme="majorHAnsi"/>
          <w:bCs/>
        </w:rPr>
        <w:t>Los datos de los pacientes se recolectarán mediante un cuestionario estructurado, diseñado específicamente para el proyecto</w:t>
      </w:r>
      <w:ins w:id="397" w:author="lina peña" w:date="2024-06-21T09:57:00Z">
        <w:r w:rsidR="005540DB">
          <w:rPr>
            <w:rFonts w:cstheme="majorHAnsi"/>
            <w:bCs/>
          </w:rPr>
          <w:t>,</w:t>
        </w:r>
      </w:ins>
      <w:del w:id="398" w:author="lina peña" w:date="2024-06-21T09:57:00Z">
        <w:r w:rsidR="00F013C3" w:rsidDel="005540DB">
          <w:rPr>
            <w:rFonts w:cstheme="majorHAnsi"/>
            <w:bCs/>
          </w:rPr>
          <w:delText xml:space="preserve"> y</w:delText>
        </w:r>
      </w:del>
      <w:r w:rsidRPr="00A902B2">
        <w:rPr>
          <w:rFonts w:cstheme="majorHAnsi"/>
          <w:bCs/>
        </w:rPr>
        <w:t xml:space="preserve"> el </w:t>
      </w:r>
      <w:r w:rsidR="009A282B" w:rsidRPr="00A902B2">
        <w:rPr>
          <w:rFonts w:cstheme="majorHAnsi"/>
          <w:bCs/>
        </w:rPr>
        <w:t>cual</w:t>
      </w:r>
      <w:r w:rsidRPr="00A902B2">
        <w:rPr>
          <w:rFonts w:cstheme="majorHAnsi"/>
          <w:bCs/>
        </w:rPr>
        <w:t xml:space="preserve"> </w:t>
      </w:r>
      <w:r w:rsidRPr="00A902B2">
        <w:rPr>
          <w:rFonts w:cstheme="majorHAnsi"/>
          <w:lang w:eastAsia="es-ES"/>
        </w:rPr>
        <w:t>contiene las variables</w:t>
      </w:r>
      <w:r w:rsidR="0015313D">
        <w:rPr>
          <w:rFonts w:cstheme="majorHAnsi"/>
          <w:lang w:eastAsia="es-ES"/>
        </w:rPr>
        <w:t xml:space="preserve"> identificadas en la revisión </w:t>
      </w:r>
      <w:del w:id="399" w:author="lina peña" w:date="2024-06-21T09:58:00Z">
        <w:r w:rsidR="0015313D" w:rsidDel="005540DB">
          <w:rPr>
            <w:rFonts w:cstheme="majorHAnsi"/>
            <w:lang w:eastAsia="es-ES"/>
          </w:rPr>
          <w:delText>sistemática</w:delText>
        </w:r>
        <w:r w:rsidRPr="00A902B2" w:rsidDel="005540DB">
          <w:rPr>
            <w:rFonts w:cstheme="majorHAnsi"/>
            <w:lang w:eastAsia="es-ES"/>
          </w:rPr>
          <w:delText xml:space="preserve"> </w:delText>
        </w:r>
      </w:del>
      <w:ins w:id="400" w:author="lina peña" w:date="2024-06-21T09:58:00Z">
        <w:r w:rsidR="005540DB">
          <w:rPr>
            <w:rFonts w:cstheme="majorHAnsi"/>
            <w:lang w:eastAsia="es-ES"/>
          </w:rPr>
          <w:t>de alcance</w:t>
        </w:r>
        <w:r w:rsidR="005540DB" w:rsidRPr="00A902B2">
          <w:rPr>
            <w:rFonts w:cstheme="majorHAnsi"/>
            <w:lang w:eastAsia="es-ES"/>
          </w:rPr>
          <w:t xml:space="preserve"> </w:t>
        </w:r>
      </w:ins>
      <w:r w:rsidR="0015313D">
        <w:rPr>
          <w:rFonts w:cstheme="majorHAnsi"/>
          <w:lang w:eastAsia="es-ES"/>
        </w:rPr>
        <w:t xml:space="preserve">y </w:t>
      </w:r>
      <w:r w:rsidRPr="00A902B2">
        <w:rPr>
          <w:rFonts w:cstheme="majorHAnsi"/>
          <w:lang w:eastAsia="es-ES"/>
        </w:rPr>
        <w:t>aprobadas por el consenso de expertos</w:t>
      </w:r>
      <w:r w:rsidR="0015313D">
        <w:rPr>
          <w:rFonts w:cstheme="majorHAnsi"/>
          <w:lang w:eastAsia="es-ES"/>
        </w:rPr>
        <w:t xml:space="preserve">, así como </w:t>
      </w:r>
      <w:r w:rsidRPr="00A902B2">
        <w:rPr>
          <w:rFonts w:cstheme="majorHAnsi"/>
          <w:lang w:eastAsia="es-ES"/>
        </w:rPr>
        <w:t>otras variables relacionadas con aspectos demográficos y clínicos</w:t>
      </w:r>
      <w:r w:rsidR="0015313D">
        <w:rPr>
          <w:rFonts w:cstheme="majorHAnsi"/>
          <w:lang w:eastAsia="es-ES"/>
        </w:rPr>
        <w:t xml:space="preserve"> (ver </w:t>
      </w:r>
      <w:r w:rsidRPr="00A902B2">
        <w:rPr>
          <w:rFonts w:cstheme="majorHAnsi"/>
          <w:lang w:eastAsia="es-ES"/>
        </w:rPr>
        <w:t xml:space="preserve">cuadro de operacionalización de </w:t>
      </w:r>
      <w:r w:rsidR="0015313D">
        <w:rPr>
          <w:rFonts w:cstheme="majorHAnsi"/>
          <w:lang w:eastAsia="es-ES"/>
        </w:rPr>
        <w:t xml:space="preserve">las </w:t>
      </w:r>
      <w:r w:rsidRPr="00A902B2">
        <w:rPr>
          <w:rFonts w:cstheme="majorHAnsi"/>
          <w:lang w:eastAsia="es-ES"/>
        </w:rPr>
        <w:t>variables</w:t>
      </w:r>
      <w:r w:rsidR="0015313D">
        <w:rPr>
          <w:rFonts w:cstheme="majorHAnsi"/>
          <w:lang w:eastAsia="es-ES"/>
        </w:rPr>
        <w:t>)</w:t>
      </w:r>
      <w:r w:rsidRPr="00A902B2">
        <w:rPr>
          <w:rFonts w:cstheme="majorHAnsi"/>
          <w:lang w:eastAsia="es-ES"/>
        </w:rPr>
        <w:t xml:space="preserve">. </w:t>
      </w:r>
      <w:r w:rsidR="00E82190" w:rsidRPr="00A902B2">
        <w:rPr>
          <w:rFonts w:cstheme="majorHAnsi"/>
          <w:bCs/>
        </w:rPr>
        <w:t>L</w:t>
      </w:r>
      <w:r w:rsidR="00625C31" w:rsidRPr="00A902B2">
        <w:rPr>
          <w:rFonts w:cstheme="majorHAnsi"/>
          <w:bCs/>
        </w:rPr>
        <w:t>a información será recolectada por la investigadora principal</w:t>
      </w:r>
      <w:r w:rsidRPr="00A902B2">
        <w:rPr>
          <w:rFonts w:cstheme="majorHAnsi"/>
          <w:bCs/>
        </w:rPr>
        <w:t xml:space="preserve"> </w:t>
      </w:r>
      <w:r w:rsidRPr="00A902B2">
        <w:rPr>
          <w:rFonts w:cstheme="majorHAnsi"/>
          <w:lang w:eastAsia="es-ES"/>
        </w:rPr>
        <w:t>a partir de las historias clínicas de los pacientes, en la institución y tiempo definidos, una vez se haya obtenido la autorización del comité de ética de la investigación de la universidad y del hospital</w:t>
      </w:r>
      <w:r w:rsidR="00625C31" w:rsidRPr="00A902B2">
        <w:rPr>
          <w:rFonts w:cstheme="majorHAnsi"/>
          <w:bCs/>
        </w:rPr>
        <w:t xml:space="preserve">. </w:t>
      </w:r>
    </w:p>
    <w:p w14:paraId="7A7DD5FA" w14:textId="77777777" w:rsidR="0015313D" w:rsidRPr="00A902B2" w:rsidRDefault="0015313D" w:rsidP="0029148A">
      <w:pPr>
        <w:ind w:left="360"/>
        <w:jc w:val="both"/>
        <w:rPr>
          <w:rFonts w:cstheme="majorHAnsi"/>
          <w:bCs/>
        </w:rPr>
      </w:pPr>
    </w:p>
    <w:p w14:paraId="59332ECE" w14:textId="46FE6A20" w:rsidR="00E82190" w:rsidRDefault="0029148A" w:rsidP="00E82190">
      <w:pPr>
        <w:ind w:left="360"/>
        <w:jc w:val="both"/>
        <w:rPr>
          <w:rFonts w:cstheme="majorHAnsi"/>
        </w:rPr>
      </w:pPr>
      <w:r w:rsidRPr="00A902B2">
        <w:rPr>
          <w:rFonts w:cstheme="majorHAnsi"/>
          <w:bCs/>
        </w:rPr>
        <w:t>Cada participante tendrá asignado un código que se utilizará para su identificación, la de su historia clínica, sus exámenes y todos sus datos. La información de cada participante se transcribirá en tiempo real a un formato digital</w:t>
      </w:r>
      <w:r w:rsidR="00E82190" w:rsidRPr="00A902B2">
        <w:rPr>
          <w:rFonts w:cstheme="majorHAnsi"/>
          <w:bCs/>
        </w:rPr>
        <w:t xml:space="preserve"> diseñado en Google </w:t>
      </w:r>
      <w:proofErr w:type="spellStart"/>
      <w:r w:rsidR="00E82190" w:rsidRPr="00A902B2">
        <w:rPr>
          <w:rFonts w:cstheme="majorHAnsi"/>
          <w:bCs/>
        </w:rPr>
        <w:t>Forms</w:t>
      </w:r>
      <w:proofErr w:type="spellEnd"/>
      <w:r w:rsidR="0015688B">
        <w:rPr>
          <w:rFonts w:cstheme="majorHAnsi"/>
          <w:bCs/>
        </w:rPr>
        <w:t xml:space="preserve">, </w:t>
      </w:r>
      <w:r w:rsidRPr="00A902B2">
        <w:rPr>
          <w:rFonts w:cstheme="majorHAnsi"/>
          <w:bCs/>
        </w:rPr>
        <w:t>que guarda la información en una hoja de cálculo</w:t>
      </w:r>
      <w:r w:rsidR="00E82190" w:rsidRPr="00A902B2">
        <w:rPr>
          <w:rFonts w:cstheme="majorHAnsi"/>
          <w:bCs/>
        </w:rPr>
        <w:t xml:space="preserve"> tipo Excel</w:t>
      </w:r>
      <w:r w:rsidRPr="00A902B2">
        <w:rPr>
          <w:rFonts w:cstheme="majorHAnsi"/>
          <w:bCs/>
        </w:rPr>
        <w:t>, la cual posteriormente se exportará para su análisis al software estadístico R® (</w:t>
      </w:r>
      <w:r w:rsidRPr="00A902B2">
        <w:rPr>
          <w:rFonts w:cstheme="majorHAnsi"/>
          <w:bCs/>
          <w:lang w:val="es-MX"/>
        </w:rPr>
        <w:t xml:space="preserve">R Foundation for Statistical Computing, Vienna, Austria; </w:t>
      </w:r>
      <w:r>
        <w:fldChar w:fldCharType="begin"/>
      </w:r>
      <w:r>
        <w:instrText>HYPERLINK "http://www.r-project.org/"</w:instrText>
      </w:r>
      <w:r>
        <w:fldChar w:fldCharType="separate"/>
      </w:r>
      <w:r w:rsidRPr="00A902B2">
        <w:rPr>
          <w:rStyle w:val="Hipervnculo"/>
          <w:rFonts w:cstheme="majorHAnsi"/>
          <w:bCs/>
          <w:lang w:val="es-MX"/>
        </w:rPr>
        <w:t>http://www.r-project.org/</w:t>
      </w:r>
      <w:r>
        <w:rPr>
          <w:rStyle w:val="Hipervnculo"/>
          <w:rFonts w:cstheme="majorHAnsi"/>
          <w:bCs/>
          <w:lang w:val="es-MX"/>
        </w:rPr>
        <w:fldChar w:fldCharType="end"/>
      </w:r>
      <w:r w:rsidRPr="00A902B2">
        <w:rPr>
          <w:rFonts w:cstheme="majorHAnsi"/>
          <w:bCs/>
          <w:lang w:val="es-MX"/>
        </w:rPr>
        <w:t xml:space="preserve">) </w:t>
      </w:r>
      <w:r w:rsidRPr="00A902B2">
        <w:rPr>
          <w:rFonts w:cstheme="majorHAnsi"/>
          <w:bCs/>
        </w:rPr>
        <w:t xml:space="preserve">en la versión que se encuentre disponible al momento del procesamiento estadístico de los datos. </w:t>
      </w:r>
      <w:r w:rsidR="00E82190" w:rsidRPr="00A902B2">
        <w:rPr>
          <w:rFonts w:cstheme="majorHAnsi"/>
        </w:rPr>
        <w:t xml:space="preserve">Previamente a la transferencia secundaria de datos al software R®, se hará un curado de estos para filtrar y organizar la información, verificar errores de digitación, datos perdidos o atípicos. Los datos atípicos o perdidos que se encuentren mediante el análisis exploratorio se verificarán directamente con la historia clínica del paciente. Se llevará un registro digital de las correcciones que sea necesario realizar. </w:t>
      </w:r>
    </w:p>
    <w:p w14:paraId="293A35DA" w14:textId="77777777" w:rsidR="00603953" w:rsidRPr="00A902B2" w:rsidRDefault="00603953" w:rsidP="00E82190">
      <w:pPr>
        <w:ind w:left="360"/>
        <w:jc w:val="both"/>
        <w:rPr>
          <w:rFonts w:cstheme="majorHAnsi"/>
        </w:rPr>
      </w:pPr>
    </w:p>
    <w:p w14:paraId="4E5EB4D5" w14:textId="64C02931" w:rsidR="00625C31" w:rsidRPr="00A902B2" w:rsidRDefault="006E6042" w:rsidP="00625C31">
      <w:pPr>
        <w:ind w:left="360"/>
        <w:jc w:val="both"/>
        <w:rPr>
          <w:rFonts w:cstheme="majorHAnsi"/>
        </w:rPr>
      </w:pPr>
      <w:r w:rsidRPr="00A902B2">
        <w:rPr>
          <w:rFonts w:cstheme="majorHAnsi"/>
        </w:rPr>
        <w:t xml:space="preserve">Esta </w:t>
      </w:r>
      <w:r w:rsidR="00E82190" w:rsidRPr="00A902B2">
        <w:rPr>
          <w:rFonts w:cstheme="majorHAnsi"/>
        </w:rPr>
        <w:t>fase de</w:t>
      </w:r>
      <w:r w:rsidRPr="00A902B2">
        <w:rPr>
          <w:rFonts w:cstheme="majorHAnsi"/>
        </w:rPr>
        <w:t xml:space="preserve"> desarrollo del modelo </w:t>
      </w:r>
      <w:r w:rsidR="00E82190" w:rsidRPr="00A902B2">
        <w:rPr>
          <w:rFonts w:cstheme="majorHAnsi"/>
        </w:rPr>
        <w:t>se llevará a cabo dentro del Hospital San Vicente Fundación (HSVF) sede Medellín</w:t>
      </w:r>
      <w:r w:rsidR="00E82190" w:rsidRPr="00A902B2">
        <w:rPr>
          <w:rFonts w:cstheme="majorHAnsi"/>
          <w:lang w:eastAsia="es-ES"/>
        </w:rPr>
        <w:t xml:space="preserve">, donde se atiende un rango de 70 a 100 pacientes con MS cada año, por lo que se espera obtener una cohorte de entre 900 y 1300 </w:t>
      </w:r>
      <w:r w:rsidR="00603953">
        <w:rPr>
          <w:rFonts w:cstheme="majorHAnsi"/>
          <w:lang w:eastAsia="es-ES"/>
        </w:rPr>
        <w:t>caso</w:t>
      </w:r>
      <w:r w:rsidR="00E82190" w:rsidRPr="00A902B2">
        <w:rPr>
          <w:rFonts w:cstheme="majorHAnsi"/>
          <w:lang w:eastAsia="es-ES"/>
        </w:rPr>
        <w:t>s.</w:t>
      </w:r>
      <w:r w:rsidR="00603953">
        <w:rPr>
          <w:rFonts w:cstheme="majorHAnsi"/>
          <w:lang w:eastAsia="es-ES"/>
        </w:rPr>
        <w:t xml:space="preserve"> </w:t>
      </w:r>
      <w:r w:rsidR="00625C31" w:rsidRPr="00A902B2">
        <w:rPr>
          <w:rFonts w:cstheme="majorHAnsi"/>
        </w:rPr>
        <w:t>La información que se haya obtenido de los participantes en formato físico se digitalizará y se guardará por 5 años.</w:t>
      </w:r>
      <w:r w:rsidR="00603953">
        <w:rPr>
          <w:rFonts w:cstheme="majorHAnsi"/>
        </w:rPr>
        <w:t xml:space="preserve"> </w:t>
      </w:r>
      <w:r w:rsidR="00625C31" w:rsidRPr="00A902B2">
        <w:rPr>
          <w:rFonts w:cstheme="majorHAnsi"/>
        </w:rPr>
        <w:t xml:space="preserve">Semanalmente se realizará una copia de la base de datos, en un disco duro externo o en un repositorio virtual. Una vez finalizada la investigación, la información disponible en formato digital se guardará encriptada en un disco duro físico o en la nube. </w:t>
      </w:r>
    </w:p>
    <w:p w14:paraId="2C88D388" w14:textId="77777777" w:rsidR="0029148A" w:rsidRPr="00A902B2" w:rsidRDefault="0029148A" w:rsidP="00625C31">
      <w:pPr>
        <w:ind w:left="360"/>
        <w:jc w:val="both"/>
        <w:rPr>
          <w:rFonts w:cstheme="majorHAnsi"/>
        </w:rPr>
      </w:pPr>
    </w:p>
    <w:p w14:paraId="313A0FC6" w14:textId="77777777" w:rsidR="00E34631" w:rsidRPr="00A902B2" w:rsidRDefault="00E34631" w:rsidP="000E0CF0">
      <w:pPr>
        <w:pStyle w:val="Ttulo4"/>
      </w:pPr>
      <w:r w:rsidRPr="00A902B2">
        <w:t>PRUEBA PILOTO</w:t>
      </w:r>
    </w:p>
    <w:p w14:paraId="1B7BEBCF" w14:textId="439CC5E3" w:rsidR="00E34631" w:rsidRPr="00A902B2" w:rsidRDefault="00E34631" w:rsidP="00E34631">
      <w:pPr>
        <w:jc w:val="both"/>
        <w:rPr>
          <w:rFonts w:cstheme="majorHAnsi"/>
          <w:bCs/>
          <w:color w:val="002060"/>
          <w:w w:val="110"/>
          <w:sz w:val="26"/>
          <w:szCs w:val="26"/>
          <w:lang w:eastAsia="es-ES"/>
        </w:rPr>
      </w:pPr>
    </w:p>
    <w:p w14:paraId="7D8DFE71" w14:textId="431FA7AA" w:rsidR="00E34631" w:rsidRPr="00A902B2" w:rsidRDefault="00E34631" w:rsidP="00D1777D">
      <w:pPr>
        <w:ind w:left="360"/>
        <w:jc w:val="both"/>
        <w:rPr>
          <w:rFonts w:cstheme="majorHAnsi"/>
        </w:rPr>
      </w:pPr>
      <w:r w:rsidRPr="00A902B2">
        <w:rPr>
          <w:rFonts w:cstheme="majorHAnsi"/>
        </w:rPr>
        <w:t>Con el fin de identificar posibles dificultades con el formulario de recolección de datos, se realizará una prueba piloto con la historia clínica de 10 pacientes, estos datos se incluirán en el análisis completo.</w:t>
      </w:r>
    </w:p>
    <w:p w14:paraId="73E047CD" w14:textId="77777777" w:rsidR="00E269FB" w:rsidRPr="00A902B2" w:rsidRDefault="00E269FB" w:rsidP="000E0CF0">
      <w:pPr>
        <w:pStyle w:val="Ttulo2"/>
      </w:pPr>
    </w:p>
    <w:p w14:paraId="7E2F7177" w14:textId="77777777" w:rsidR="00E269FB" w:rsidRPr="00A902B2" w:rsidRDefault="00E269FB" w:rsidP="000E0CF0">
      <w:pPr>
        <w:pStyle w:val="Ttulo4"/>
      </w:pPr>
      <w:r w:rsidRPr="00A902B2">
        <w:t>VARIABLES</w:t>
      </w:r>
    </w:p>
    <w:p w14:paraId="18C1F155" w14:textId="77777777" w:rsidR="003D20D5" w:rsidRPr="00A902B2" w:rsidRDefault="003D20D5" w:rsidP="00E82190">
      <w:pPr>
        <w:rPr>
          <w:rFonts w:cstheme="majorHAnsi"/>
          <w:lang w:eastAsia="es-ES"/>
        </w:rPr>
      </w:pPr>
    </w:p>
    <w:p w14:paraId="7D20D4F1" w14:textId="32E39B54" w:rsidR="00E269FB" w:rsidRPr="00A902B2" w:rsidRDefault="00F835FF" w:rsidP="004F33B0">
      <w:pPr>
        <w:ind w:left="360"/>
        <w:jc w:val="both"/>
        <w:rPr>
          <w:rFonts w:cstheme="majorHAnsi"/>
        </w:rPr>
      </w:pPr>
      <w:r w:rsidRPr="00A902B2">
        <w:rPr>
          <w:rFonts w:cstheme="majorHAnsi"/>
        </w:rPr>
        <w:t>A</w:t>
      </w:r>
      <w:r w:rsidR="003C1C8C" w:rsidRPr="00A902B2">
        <w:rPr>
          <w:rFonts w:cstheme="majorHAnsi"/>
        </w:rPr>
        <w:t xml:space="preserve"> cada una se le creará un nombre abreviado, se definirán su tipo, su escala de medición y su descripción</w:t>
      </w:r>
      <w:r w:rsidRPr="00A902B2">
        <w:rPr>
          <w:rFonts w:cstheme="majorHAnsi"/>
        </w:rPr>
        <w:t xml:space="preserve"> (</w:t>
      </w:r>
      <w:r w:rsidR="00E269FB" w:rsidRPr="00A902B2">
        <w:rPr>
          <w:rFonts w:cstheme="majorHAnsi"/>
        </w:rPr>
        <w:t>Ver la Tabla 1</w:t>
      </w:r>
      <w:r w:rsidRPr="00A902B2">
        <w:rPr>
          <w:rFonts w:cstheme="majorHAnsi"/>
        </w:rPr>
        <w:t>)</w:t>
      </w:r>
      <w:r w:rsidR="00603953">
        <w:rPr>
          <w:rFonts w:cstheme="majorHAnsi"/>
        </w:rPr>
        <w:t>.</w:t>
      </w:r>
    </w:p>
    <w:p w14:paraId="38E0073E" w14:textId="52D653CD" w:rsidR="00F835FF" w:rsidRPr="00A902B2" w:rsidRDefault="00F835FF" w:rsidP="004F33B0">
      <w:pPr>
        <w:ind w:left="360"/>
        <w:jc w:val="both"/>
        <w:rPr>
          <w:rFonts w:cstheme="majorHAnsi"/>
        </w:rPr>
      </w:pPr>
      <w:r w:rsidRPr="00DE16B0">
        <w:rPr>
          <w:rFonts w:cstheme="majorHAnsi"/>
          <w:b/>
          <w:bCs/>
          <w:rPrChange w:id="401" w:author="lina peña" w:date="2024-06-21T10:08:00Z">
            <w:rPr>
              <w:rFonts w:cstheme="majorHAnsi"/>
            </w:rPr>
          </w:rPrChange>
        </w:rPr>
        <w:t>Variable dependiente</w:t>
      </w:r>
      <w:r w:rsidRPr="00A902B2">
        <w:rPr>
          <w:rFonts w:cstheme="majorHAnsi"/>
        </w:rPr>
        <w:t xml:space="preserve"> (desenlace): Infección piel y tejidos blandos: </w:t>
      </w:r>
      <w:r w:rsidR="00E85070" w:rsidRPr="00A902B2">
        <w:rPr>
          <w:rFonts w:cstheme="majorHAnsi"/>
        </w:rPr>
        <w:t>variable cualitativa dicotómica: 0 = No/1 = Si</w:t>
      </w:r>
      <w:r w:rsidR="00C375C2" w:rsidRPr="00A902B2">
        <w:rPr>
          <w:rFonts w:cstheme="majorHAnsi"/>
        </w:rPr>
        <w:t>.</w:t>
      </w:r>
    </w:p>
    <w:p w14:paraId="227EE58C" w14:textId="21A6DB71" w:rsidR="00FF4752" w:rsidRDefault="00FF4752" w:rsidP="00FF4752">
      <w:pPr>
        <w:ind w:left="360"/>
        <w:jc w:val="both"/>
        <w:rPr>
          <w:ins w:id="402" w:author="lina peña" w:date="2024-06-21T10:07:00Z"/>
          <w:rFonts w:cstheme="majorHAnsi"/>
        </w:rPr>
      </w:pPr>
      <w:r w:rsidRPr="00A902B2">
        <w:rPr>
          <w:rFonts w:cstheme="majorHAnsi"/>
        </w:rPr>
        <w:t>Se considerará como infectado aquel paciente, que haya recibido el diagnóstico de IPTB por criterios clínicos, radiológicos</w:t>
      </w:r>
      <w:r w:rsidR="00A67EDA" w:rsidRPr="00A902B2">
        <w:rPr>
          <w:rFonts w:cstheme="majorHAnsi"/>
        </w:rPr>
        <w:t>,</w:t>
      </w:r>
      <w:r w:rsidRPr="00A902B2">
        <w:rPr>
          <w:rFonts w:cstheme="majorHAnsi"/>
        </w:rPr>
        <w:t xml:space="preserve"> confirmación microbiológica o una combinación de </w:t>
      </w:r>
      <w:r w:rsidR="0015688B">
        <w:rPr>
          <w:rFonts w:cstheme="majorHAnsi"/>
        </w:rPr>
        <w:t xml:space="preserve">cualesquiera de </w:t>
      </w:r>
      <w:r w:rsidRPr="00A902B2">
        <w:rPr>
          <w:rFonts w:cstheme="majorHAnsi"/>
        </w:rPr>
        <w:t>los anteriores y que por tal motivo haya recibido tratamiento con antibióticos sistémicos.</w:t>
      </w:r>
      <w:r w:rsidR="00603953">
        <w:rPr>
          <w:rFonts w:cstheme="majorHAnsi"/>
        </w:rPr>
        <w:t xml:space="preserve"> </w:t>
      </w:r>
      <w:r w:rsidR="00A67EDA" w:rsidRPr="00A902B2">
        <w:rPr>
          <w:rFonts w:cstheme="majorHAnsi"/>
        </w:rPr>
        <w:t>E</w:t>
      </w:r>
      <w:r w:rsidRPr="00A902B2">
        <w:rPr>
          <w:rFonts w:cstheme="majorHAnsi"/>
        </w:rPr>
        <w:t xml:space="preserve">ste diagnóstico </w:t>
      </w:r>
      <w:r w:rsidR="00A67EDA" w:rsidRPr="00A902B2">
        <w:rPr>
          <w:rFonts w:cstheme="majorHAnsi"/>
        </w:rPr>
        <w:t xml:space="preserve">debió ser </w:t>
      </w:r>
      <w:r w:rsidRPr="00A902B2">
        <w:rPr>
          <w:rFonts w:cstheme="majorHAnsi"/>
        </w:rPr>
        <w:t xml:space="preserve">realizado por un especialista en toxicología clínica, pediatra, especialista de cuidado crítico, cirujano plástico, cirujano general u ortopedista. </w:t>
      </w:r>
      <w:ins w:id="403" w:author="lina peña" w:date="2024-06-21T10:07:00Z">
        <w:r w:rsidR="00DE16B0">
          <w:rPr>
            <w:rFonts w:cstheme="majorHAnsi"/>
          </w:rPr>
          <w:t>Los criterios clínicos, radiológicos y microbiológicos se describen a continuación.</w:t>
        </w:r>
      </w:ins>
      <w:del w:id="404" w:author="lina peña" w:date="2024-06-21T10:00:00Z">
        <w:r w:rsidRPr="00A902B2" w:rsidDel="005540DB">
          <w:rPr>
            <w:rFonts w:cstheme="majorHAnsi"/>
          </w:rPr>
          <w:delText xml:space="preserve"> </w:delText>
        </w:r>
      </w:del>
    </w:p>
    <w:p w14:paraId="396B1AB4" w14:textId="77777777" w:rsidR="00DE16B0" w:rsidRPr="00A902B2" w:rsidRDefault="00DE16B0" w:rsidP="00FF4752">
      <w:pPr>
        <w:ind w:left="360"/>
        <w:jc w:val="both"/>
        <w:rPr>
          <w:rFonts w:cstheme="majorHAnsi"/>
        </w:rPr>
      </w:pPr>
    </w:p>
    <w:p w14:paraId="07BF3D4B" w14:textId="7E217C50" w:rsidR="00252C5C" w:rsidRPr="00A902B2" w:rsidRDefault="00571927" w:rsidP="00FF4752">
      <w:pPr>
        <w:ind w:left="360"/>
        <w:jc w:val="both"/>
        <w:rPr>
          <w:rFonts w:cstheme="majorHAnsi"/>
        </w:rPr>
      </w:pPr>
      <w:r w:rsidRPr="00A902B2">
        <w:rPr>
          <w:rFonts w:cstheme="majorHAnsi"/>
          <w:b/>
          <w:bCs/>
        </w:rPr>
        <w:t xml:space="preserve">- </w:t>
      </w:r>
      <w:r w:rsidR="00252C5C" w:rsidRPr="00A902B2">
        <w:rPr>
          <w:rFonts w:cstheme="majorHAnsi"/>
          <w:b/>
          <w:bCs/>
        </w:rPr>
        <w:t>CRITERIOS CLÍNICOS:</w:t>
      </w:r>
      <w:r w:rsidR="00252C5C" w:rsidRPr="00A902B2">
        <w:rPr>
          <w:rFonts w:cstheme="majorHAnsi"/>
          <w:w w:val="110"/>
        </w:rPr>
        <w:t xml:space="preserve"> </w:t>
      </w:r>
      <w:r w:rsidR="00E056A6" w:rsidRPr="00A902B2">
        <w:rPr>
          <w:rFonts w:cstheme="majorHAnsi"/>
        </w:rPr>
        <w:t>Un</w:t>
      </w:r>
      <w:r w:rsidR="00711F83" w:rsidRPr="00A902B2">
        <w:rPr>
          <w:rFonts w:cstheme="majorHAnsi"/>
        </w:rPr>
        <w:t xml:space="preserve">o o más de los </w:t>
      </w:r>
      <w:r w:rsidR="00E056A6" w:rsidRPr="00A902B2">
        <w:rPr>
          <w:rFonts w:cstheme="majorHAnsi"/>
        </w:rPr>
        <w:t xml:space="preserve">siguientes: </w:t>
      </w:r>
      <w:r w:rsidR="00252C5C" w:rsidRPr="00A902B2">
        <w:rPr>
          <w:rFonts w:cstheme="majorHAnsi"/>
        </w:rPr>
        <w:t xml:space="preserve">eritema, calor local, edema, induración, dolor nuevo o que aumenta, </w:t>
      </w:r>
      <w:del w:id="405" w:author="lina peña" w:date="2024-06-21T10:03:00Z">
        <w:r w:rsidR="00252C5C" w:rsidRPr="00A902B2" w:rsidDel="00DE16B0">
          <w:rPr>
            <w:rFonts w:cstheme="majorHAnsi"/>
          </w:rPr>
          <w:delText>drenaje purulento, mal olor</w:delText>
        </w:r>
      </w:del>
      <w:ins w:id="406" w:author="lina peña" w:date="2024-06-21T10:01:00Z">
        <w:r w:rsidR="00DE16B0" w:rsidRPr="00A902B2">
          <w:rPr>
            <w:rFonts w:cstheme="majorHAnsi"/>
          </w:rPr>
          <w:t>zona fluctuante</w:t>
        </w:r>
      </w:ins>
      <w:ins w:id="407" w:author="lina peña" w:date="2024-06-21T10:03:00Z">
        <w:r w:rsidR="00DE16B0">
          <w:rPr>
            <w:rFonts w:cstheme="majorHAnsi"/>
          </w:rPr>
          <w:t xml:space="preserve"> nueva, </w:t>
        </w:r>
        <w:r w:rsidR="00DE16B0" w:rsidRPr="00A902B2">
          <w:rPr>
            <w:rFonts w:cstheme="majorHAnsi"/>
          </w:rPr>
          <w:t>mal olor</w:t>
        </w:r>
      </w:ins>
      <w:ins w:id="408" w:author="lina peña" w:date="2024-06-21T10:04:00Z">
        <w:r w:rsidR="00DE16B0">
          <w:rPr>
            <w:rFonts w:cstheme="majorHAnsi"/>
          </w:rPr>
          <w:t xml:space="preserve">, </w:t>
        </w:r>
      </w:ins>
      <w:ins w:id="409" w:author="lina peña" w:date="2024-06-21T10:03:00Z">
        <w:r w:rsidR="00DE16B0" w:rsidRPr="00A902B2">
          <w:rPr>
            <w:rFonts w:cstheme="majorHAnsi"/>
          </w:rPr>
          <w:t>drenaje purulento</w:t>
        </w:r>
        <w:r w:rsidR="00DE16B0">
          <w:rPr>
            <w:rFonts w:cstheme="majorHAnsi"/>
          </w:rPr>
          <w:t xml:space="preserve"> </w:t>
        </w:r>
      </w:ins>
      <w:ins w:id="410" w:author="lina peña" w:date="2024-06-21T10:04:00Z">
        <w:r w:rsidR="00DE16B0">
          <w:rPr>
            <w:rFonts w:cstheme="majorHAnsi"/>
          </w:rPr>
          <w:t>o</w:t>
        </w:r>
      </w:ins>
      <w:del w:id="411" w:author="lina peña" w:date="2024-06-21T10:04:00Z">
        <w:r w:rsidR="00252C5C" w:rsidRPr="00A902B2" w:rsidDel="00DE16B0">
          <w:rPr>
            <w:rFonts w:cstheme="majorHAnsi"/>
          </w:rPr>
          <w:delText>,</w:delText>
        </w:r>
      </w:del>
      <w:r w:rsidR="00252C5C" w:rsidRPr="00A902B2">
        <w:rPr>
          <w:rFonts w:cstheme="majorHAnsi"/>
        </w:rPr>
        <w:t xml:space="preserve"> </w:t>
      </w:r>
      <w:ins w:id="412" w:author="lina peña" w:date="2024-06-21T10:02:00Z">
        <w:r w:rsidR="00DE16B0" w:rsidRPr="00A902B2">
          <w:rPr>
            <w:rFonts w:cstheme="majorHAnsi"/>
          </w:rPr>
          <w:t>tejido de granulación anormal o creciente</w:t>
        </w:r>
      </w:ins>
      <w:ins w:id="413" w:author="lina peña" w:date="2024-06-21T10:04:00Z">
        <w:r w:rsidR="00DE16B0">
          <w:rPr>
            <w:rFonts w:cstheme="majorHAnsi"/>
          </w:rPr>
          <w:t xml:space="preserve"> </w:t>
        </w:r>
        <w:r w:rsidR="00DE16B0" w:rsidRPr="00A902B2">
          <w:rPr>
            <w:rFonts w:cstheme="majorHAnsi"/>
          </w:rPr>
          <w:t>en el sitio de la mordedura</w:t>
        </w:r>
      </w:ins>
      <w:ins w:id="414" w:author="lina peña" w:date="2024-06-21T10:02:00Z">
        <w:r w:rsidR="00DE16B0">
          <w:rPr>
            <w:rFonts w:cstheme="majorHAnsi"/>
          </w:rPr>
          <w:t>,</w:t>
        </w:r>
        <w:r w:rsidR="00DE16B0" w:rsidRPr="00A902B2">
          <w:rPr>
            <w:rFonts w:cstheme="majorHAnsi"/>
          </w:rPr>
          <w:t xml:space="preserve"> </w:t>
        </w:r>
      </w:ins>
      <w:r w:rsidR="00252C5C" w:rsidRPr="00A902B2">
        <w:rPr>
          <w:rFonts w:cstheme="majorHAnsi"/>
        </w:rPr>
        <w:t>aumento de temperatura</w:t>
      </w:r>
      <w:r w:rsidR="00A67EDA" w:rsidRPr="00A902B2">
        <w:rPr>
          <w:rFonts w:cstheme="majorHAnsi"/>
        </w:rPr>
        <w:t xml:space="preserve"> corporal mayor a 37,6 </w:t>
      </w:r>
      <w:proofErr w:type="spellStart"/>
      <w:r w:rsidR="00A67EDA" w:rsidRPr="00DE16B0">
        <w:rPr>
          <w:rFonts w:cstheme="majorHAnsi"/>
          <w:vertAlign w:val="superscript"/>
          <w:rPrChange w:id="415" w:author="lina peña" w:date="2024-06-21T10:01:00Z">
            <w:rPr>
              <w:rFonts w:cstheme="majorHAnsi"/>
            </w:rPr>
          </w:rPrChange>
        </w:rPr>
        <w:t>o</w:t>
      </w:r>
      <w:r w:rsidR="00A67EDA" w:rsidRPr="00A902B2">
        <w:rPr>
          <w:rFonts w:cstheme="majorHAnsi"/>
        </w:rPr>
        <w:t>C</w:t>
      </w:r>
      <w:proofErr w:type="spellEnd"/>
      <w:del w:id="416" w:author="lina peña" w:date="2024-06-21T10:02:00Z">
        <w:r w:rsidR="00252C5C" w:rsidRPr="00A902B2" w:rsidDel="00DE16B0">
          <w:rPr>
            <w:rFonts w:cstheme="majorHAnsi"/>
          </w:rPr>
          <w:delText>,</w:delText>
        </w:r>
      </w:del>
      <w:r w:rsidR="00252C5C" w:rsidRPr="00A902B2">
        <w:rPr>
          <w:rFonts w:cstheme="majorHAnsi"/>
        </w:rPr>
        <w:t xml:space="preserve"> </w:t>
      </w:r>
      <w:del w:id="417" w:author="lina peña" w:date="2024-06-21T10:02:00Z">
        <w:r w:rsidR="00252C5C" w:rsidRPr="00A902B2" w:rsidDel="00DE16B0">
          <w:rPr>
            <w:rFonts w:cstheme="majorHAnsi"/>
          </w:rPr>
          <w:delText>tejido de granulación anormal</w:delText>
        </w:r>
        <w:r w:rsidR="00E056A6" w:rsidRPr="00A902B2" w:rsidDel="00DE16B0">
          <w:rPr>
            <w:rFonts w:cstheme="majorHAnsi"/>
          </w:rPr>
          <w:delText xml:space="preserve"> o</w:delText>
        </w:r>
        <w:r w:rsidR="00252C5C" w:rsidRPr="00A902B2" w:rsidDel="00DE16B0">
          <w:rPr>
            <w:rFonts w:cstheme="majorHAnsi"/>
          </w:rPr>
          <w:delText xml:space="preserve"> creciente </w:delText>
        </w:r>
      </w:del>
      <w:sdt>
        <w:sdtPr>
          <w:rPr>
            <w:rFonts w:cstheme="majorHAnsi"/>
            <w:color w:val="000000"/>
          </w:rPr>
          <w:tag w:val="MENDELEY_CITATION_v3_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"/>
          <w:id w:val="396173548"/>
          <w:placeholder>
            <w:docPart w:val="2E27B21C06B15F4EA829215E25365117"/>
          </w:placeholder>
        </w:sdtPr>
        <w:sdtContent>
          <w:ins w:id="418" w:author="Ama de Berrio" w:date="2024-06-25T17:54:00Z">
            <w:r w:rsidR="003323D6" w:rsidRPr="003323D6">
              <w:rPr>
                <w:rFonts w:cstheme="majorHAnsi"/>
                <w:color w:val="000000"/>
              </w:rPr>
              <w:t>(23,40)</w:t>
            </w:r>
          </w:ins>
          <w:del w:id="419" w:author="Ama de Berrio" w:date="2024-06-21T16:17:00Z">
            <w:r w:rsidR="005359D1" w:rsidRPr="003323D6" w:rsidDel="00CA1723">
              <w:rPr>
                <w:rFonts w:cstheme="majorHAnsi"/>
                <w:color w:val="000000"/>
              </w:rPr>
              <w:delText>(23,40)</w:delText>
            </w:r>
          </w:del>
        </w:sdtContent>
      </w:sdt>
      <w:del w:id="420" w:author="lina peña" w:date="2024-06-21T10:01:00Z">
        <w:r w:rsidR="00711F83" w:rsidRPr="00A902B2" w:rsidDel="00DE16B0">
          <w:rPr>
            <w:rFonts w:cstheme="majorHAnsi"/>
          </w:rPr>
          <w:delText xml:space="preserve"> zona fluctuante</w:delText>
        </w:r>
        <w:r w:rsidR="00A67EDA" w:rsidRPr="00A902B2" w:rsidDel="00DE16B0">
          <w:rPr>
            <w:rFonts w:cstheme="majorHAnsi"/>
          </w:rPr>
          <w:delText xml:space="preserve"> </w:delText>
        </w:r>
        <w:r w:rsidR="00F837E1" w:rsidRPr="00A902B2" w:rsidDel="00DE16B0">
          <w:rPr>
            <w:rFonts w:cstheme="majorHAnsi"/>
          </w:rPr>
          <w:delText>nueva en el sitio de la mordedura</w:delText>
        </w:r>
      </w:del>
      <w:r w:rsidR="00F837E1" w:rsidRPr="00A902B2">
        <w:rPr>
          <w:rFonts w:cstheme="majorHAnsi"/>
        </w:rPr>
        <w:t>.</w:t>
      </w:r>
    </w:p>
    <w:p w14:paraId="38DE3A8B" w14:textId="68BF4A27" w:rsidR="00A67EDA" w:rsidRPr="00A902B2" w:rsidRDefault="00571927" w:rsidP="00A67EDA">
      <w:pPr>
        <w:ind w:left="360"/>
        <w:jc w:val="both"/>
        <w:rPr>
          <w:rFonts w:cstheme="majorHAnsi"/>
        </w:rPr>
      </w:pPr>
      <w:r w:rsidRPr="00A902B2">
        <w:rPr>
          <w:rFonts w:cstheme="majorHAnsi"/>
          <w:b/>
          <w:bCs/>
        </w:rPr>
        <w:t xml:space="preserve">- </w:t>
      </w:r>
      <w:r w:rsidR="00A67EDA" w:rsidRPr="00A902B2">
        <w:rPr>
          <w:rFonts w:cstheme="majorHAnsi"/>
          <w:b/>
          <w:bCs/>
        </w:rPr>
        <w:t>CRITERIO RADIOLÓGICO:</w:t>
      </w:r>
      <w:r w:rsidR="00A67EDA" w:rsidRPr="00A902B2">
        <w:rPr>
          <w:rFonts w:cstheme="majorHAnsi"/>
          <w:w w:val="110"/>
        </w:rPr>
        <w:t xml:space="preserve"> </w:t>
      </w:r>
      <w:r w:rsidR="00A67EDA" w:rsidRPr="00A902B2">
        <w:rPr>
          <w:rFonts w:cstheme="majorHAnsi"/>
        </w:rPr>
        <w:t>durante una ecografía</w:t>
      </w:r>
      <w:r w:rsidR="004F33B0" w:rsidRPr="00A902B2">
        <w:rPr>
          <w:rFonts w:cstheme="majorHAnsi"/>
        </w:rPr>
        <w:t xml:space="preserve"> </w:t>
      </w:r>
      <w:r w:rsidR="00A67EDA" w:rsidRPr="00A902B2">
        <w:rPr>
          <w:rFonts w:cstheme="majorHAnsi"/>
        </w:rPr>
        <w:t xml:space="preserve">o </w:t>
      </w:r>
      <w:r w:rsidR="004F33B0" w:rsidRPr="00A902B2">
        <w:rPr>
          <w:rFonts w:cstheme="majorHAnsi"/>
        </w:rPr>
        <w:t>resonancia nuclear magnética</w:t>
      </w:r>
      <w:sdt>
        <w:sdtPr>
          <w:rPr>
            <w:rFonts w:cstheme="majorHAnsi"/>
            <w:color w:val="000000"/>
          </w:rPr>
          <w:tag w:val="MENDELEY_CITATION_v3_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"/>
          <w:id w:val="2017417615"/>
          <w:placeholder>
            <w:docPart w:val="DefaultPlaceholder_-1854013440"/>
          </w:placeholder>
        </w:sdtPr>
        <w:sdtContent>
          <w:ins w:id="421" w:author="Ama de Berrio" w:date="2024-06-25T17:54:00Z">
            <w:r w:rsidR="003323D6" w:rsidRPr="003323D6">
              <w:rPr>
                <w:rFonts w:cstheme="majorHAnsi"/>
                <w:color w:val="000000"/>
              </w:rPr>
              <w:t>(66)</w:t>
            </w:r>
          </w:ins>
          <w:del w:id="422" w:author="Ama de Berrio" w:date="2024-06-21T16:17:00Z">
            <w:r w:rsidR="005359D1" w:rsidRPr="003323D6" w:rsidDel="00CA1723">
              <w:rPr>
                <w:rFonts w:cstheme="majorHAnsi"/>
                <w:color w:val="000000"/>
              </w:rPr>
              <w:delText>(64)</w:delText>
            </w:r>
          </w:del>
        </w:sdtContent>
      </w:sdt>
      <w:ins w:id="423" w:author="lina peña" w:date="2024-06-21T10:05:00Z">
        <w:r w:rsidR="00DE16B0">
          <w:rPr>
            <w:rFonts w:cstheme="majorHAnsi"/>
            <w:color w:val="000000"/>
          </w:rPr>
          <w:t xml:space="preserve"> </w:t>
        </w:r>
        <w:r w:rsidR="00DE16B0">
          <w:rPr>
            <w:rFonts w:cstheme="majorHAnsi"/>
          </w:rPr>
          <w:t xml:space="preserve">se </w:t>
        </w:r>
      </w:ins>
      <w:r w:rsidR="00A67EDA" w:rsidRPr="00A902B2">
        <w:rPr>
          <w:rFonts w:cstheme="majorHAnsi"/>
        </w:rPr>
        <w:t xml:space="preserve">observa una colección ubicada en los tejidos blandos vecinos al sitio de la mordedura. </w:t>
      </w:r>
    </w:p>
    <w:p w14:paraId="3F0C4E98" w14:textId="0B441252" w:rsidR="00252C5C" w:rsidRPr="00A902B2" w:rsidRDefault="00571927" w:rsidP="00FF4752">
      <w:pPr>
        <w:ind w:left="360"/>
        <w:jc w:val="both"/>
        <w:rPr>
          <w:rFonts w:cstheme="majorHAnsi"/>
        </w:rPr>
      </w:pPr>
      <w:r w:rsidRPr="00A902B2">
        <w:rPr>
          <w:rFonts w:cstheme="majorHAnsi"/>
          <w:b/>
          <w:bCs/>
        </w:rPr>
        <w:t>-</w:t>
      </w:r>
      <w:r w:rsidR="00C53B8B">
        <w:rPr>
          <w:rFonts w:cstheme="majorHAnsi"/>
          <w:b/>
          <w:bCs/>
        </w:rPr>
        <w:t xml:space="preserve"> </w:t>
      </w:r>
      <w:r w:rsidR="00252C5C" w:rsidRPr="00A902B2">
        <w:rPr>
          <w:rFonts w:cstheme="majorHAnsi"/>
          <w:b/>
          <w:bCs/>
        </w:rPr>
        <w:t>CRITERIO MICROBIOL</w:t>
      </w:r>
      <w:r w:rsidRPr="00A902B2">
        <w:rPr>
          <w:rFonts w:cstheme="majorHAnsi"/>
          <w:b/>
          <w:bCs/>
        </w:rPr>
        <w:t>Ó</w:t>
      </w:r>
      <w:r w:rsidR="00252C5C" w:rsidRPr="00A902B2">
        <w:rPr>
          <w:rFonts w:cstheme="majorHAnsi"/>
          <w:b/>
          <w:bCs/>
        </w:rPr>
        <w:t>GICO:</w:t>
      </w:r>
      <w:r w:rsidR="00252C5C" w:rsidRPr="00A902B2">
        <w:rPr>
          <w:rFonts w:cstheme="majorHAnsi"/>
          <w:w w:val="110"/>
        </w:rPr>
        <w:t xml:space="preserve"> </w:t>
      </w:r>
      <w:r w:rsidR="008A534B" w:rsidRPr="00A902B2">
        <w:rPr>
          <w:rFonts w:cstheme="majorHAnsi"/>
        </w:rPr>
        <w:t>paciente en quien se haya realizado un cultivo cuya muestra se haya tomado por punción</w:t>
      </w:r>
      <w:del w:id="424" w:author="lina peña" w:date="2024-06-21T10:05:00Z">
        <w:r w:rsidR="008A534B" w:rsidRPr="00A902B2" w:rsidDel="00DE16B0">
          <w:rPr>
            <w:rFonts w:cstheme="majorHAnsi"/>
          </w:rPr>
          <w:delText xml:space="preserve"> </w:delText>
        </w:r>
      </w:del>
      <w:ins w:id="425" w:author="lina peña" w:date="2024-06-21T10:05:00Z">
        <w:r w:rsidR="00DE16B0" w:rsidRPr="00DE16B0">
          <w:rPr>
            <w:rFonts w:cstheme="majorHAnsi"/>
            <w:rPrChange w:id="426" w:author="lina peña" w:date="2024-06-21T10:06:00Z">
              <w:rPr>
                <w:rFonts w:cstheme="majorHAnsi"/>
                <w:lang w:val="en-US"/>
              </w:rPr>
            </w:rPrChange>
          </w:rPr>
          <w:t>/</w:t>
        </w:r>
      </w:ins>
      <w:r w:rsidR="008A534B" w:rsidRPr="00A902B2">
        <w:rPr>
          <w:rFonts w:cstheme="majorHAnsi"/>
        </w:rPr>
        <w:t>aspiración percutánea en la zona sospechosa, dirigid</w:t>
      </w:r>
      <w:ins w:id="427" w:author="lina peña" w:date="2024-06-21T10:06:00Z">
        <w:r w:rsidR="00DE16B0">
          <w:rPr>
            <w:rFonts w:cstheme="majorHAnsi"/>
          </w:rPr>
          <w:t>a</w:t>
        </w:r>
      </w:ins>
      <w:del w:id="428" w:author="lina peña" w:date="2024-06-21T10:06:00Z">
        <w:r w:rsidR="008A534B" w:rsidRPr="00A902B2" w:rsidDel="00DE16B0">
          <w:rPr>
            <w:rFonts w:cstheme="majorHAnsi"/>
          </w:rPr>
          <w:delText>o</w:delText>
        </w:r>
      </w:del>
      <w:r w:rsidR="008A534B" w:rsidRPr="00A902B2">
        <w:rPr>
          <w:rFonts w:cstheme="majorHAnsi"/>
        </w:rPr>
        <w:t xml:space="preserve"> o no por ecografía, o que se haya tomado por aspiración aséptica de una flictena, o que se haya tomado </w:t>
      </w:r>
      <w:r w:rsidR="00252C84" w:rsidRPr="00A902B2">
        <w:rPr>
          <w:rFonts w:cstheme="majorHAnsi"/>
        </w:rPr>
        <w:t xml:space="preserve">mediante hisopado, aspirado </w:t>
      </w:r>
      <w:r w:rsidR="008A534B" w:rsidRPr="00A902B2">
        <w:rPr>
          <w:rFonts w:cstheme="majorHAnsi"/>
        </w:rPr>
        <w:t xml:space="preserve">durante un lavado o </w:t>
      </w:r>
      <w:r w:rsidR="00252C84" w:rsidRPr="00A902B2">
        <w:rPr>
          <w:rFonts w:cstheme="majorHAnsi"/>
        </w:rPr>
        <w:t>desbridamiento</w:t>
      </w:r>
      <w:r w:rsidR="008A534B" w:rsidRPr="00A902B2">
        <w:rPr>
          <w:rFonts w:cstheme="majorHAnsi"/>
        </w:rPr>
        <w:t xml:space="preserve"> quirúrgico, drenaje quirúrgico de un absceso o colección o mediante biopsia de piel o tejido blando</w:t>
      </w:r>
      <w:r w:rsidR="00252C84" w:rsidRPr="00A902B2">
        <w:rPr>
          <w:rFonts w:cstheme="majorHAnsi"/>
        </w:rPr>
        <w:t xml:space="preserve"> </w:t>
      </w:r>
      <w:sdt>
        <w:sdtPr>
          <w:rPr>
            <w:rFonts w:cstheme="majorHAnsi"/>
            <w:color w:val="000000"/>
          </w:rPr>
          <w:tag w:val="MENDELEY_CITATION_v3_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"/>
          <w:id w:val="162989143"/>
          <w:placeholder>
            <w:docPart w:val="59FB23FC1395CF4BBF5A8E253AFC5053"/>
          </w:placeholder>
        </w:sdtPr>
        <w:sdtContent>
          <w:ins w:id="429" w:author="Ama de Berrio" w:date="2024-06-25T17:54:00Z">
            <w:r w:rsidR="003323D6" w:rsidRPr="003323D6">
              <w:rPr>
                <w:rFonts w:cstheme="majorHAnsi"/>
                <w:color w:val="000000"/>
              </w:rPr>
              <w:t>(23,40)</w:t>
            </w:r>
          </w:ins>
          <w:del w:id="430" w:author="Ama de Berrio" w:date="2024-06-21T16:17:00Z">
            <w:r w:rsidR="005359D1" w:rsidRPr="003323D6" w:rsidDel="00CA1723">
              <w:rPr>
                <w:rFonts w:cstheme="majorHAnsi"/>
                <w:color w:val="000000"/>
              </w:rPr>
              <w:delText>(23,40)</w:delText>
            </w:r>
          </w:del>
        </w:sdtContent>
      </w:sdt>
      <w:r w:rsidR="008A534B" w:rsidRPr="00A902B2">
        <w:rPr>
          <w:rFonts w:cstheme="majorHAnsi"/>
        </w:rPr>
        <w:t xml:space="preserve">. Se evaluarán estos cultivos con un especialista en infectología, para descartar aquellos cultivos positivos en los que se hayan aislado comensales de piel o un </w:t>
      </w:r>
      <w:r w:rsidR="00252C84" w:rsidRPr="00A902B2">
        <w:rPr>
          <w:rFonts w:cstheme="majorHAnsi"/>
        </w:rPr>
        <w:t>germen</w:t>
      </w:r>
      <w:r w:rsidR="008A534B" w:rsidRPr="00A902B2">
        <w:rPr>
          <w:rFonts w:cstheme="majorHAnsi"/>
        </w:rPr>
        <w:t xml:space="preserve"> que se considere contaminación.</w:t>
      </w:r>
    </w:p>
    <w:p w14:paraId="0BA06621" w14:textId="77777777" w:rsidR="00FF4752" w:rsidRPr="00A902B2" w:rsidRDefault="00FF4752" w:rsidP="00E85070">
      <w:pPr>
        <w:pStyle w:val="Prrafodelista"/>
        <w:ind w:left="360"/>
        <w:jc w:val="both"/>
        <w:rPr>
          <w:rFonts w:asciiTheme="majorHAnsi" w:hAnsiTheme="majorHAnsi" w:cstheme="majorHAnsi"/>
          <w:lang w:val="es-CO"/>
        </w:rPr>
      </w:pPr>
    </w:p>
    <w:p w14:paraId="534B2D78" w14:textId="179AABA1" w:rsidR="00C375C2" w:rsidDel="00DE16B0" w:rsidRDefault="00C375C2" w:rsidP="00DE16B0">
      <w:pPr>
        <w:ind w:left="360"/>
        <w:jc w:val="both"/>
        <w:rPr>
          <w:del w:id="431" w:author="lina peña" w:date="2024-06-21T10:08:00Z"/>
          <w:rFonts w:cstheme="majorHAnsi"/>
        </w:rPr>
      </w:pPr>
      <w:r w:rsidRPr="00DE16B0">
        <w:rPr>
          <w:rFonts w:cstheme="majorHAnsi"/>
          <w:b/>
          <w:bCs/>
          <w:rPrChange w:id="432" w:author="lina peña" w:date="2024-06-21T10:08:00Z">
            <w:rPr>
              <w:rFonts w:cstheme="majorHAnsi"/>
            </w:rPr>
          </w:rPrChange>
        </w:rPr>
        <w:t>Variables independientes</w:t>
      </w:r>
      <w:r w:rsidRPr="00A902B2">
        <w:rPr>
          <w:rFonts w:cstheme="majorHAnsi"/>
        </w:rPr>
        <w:t xml:space="preserve">: </w:t>
      </w:r>
      <w:r w:rsidR="00497487" w:rsidRPr="00A902B2">
        <w:rPr>
          <w:rFonts w:cstheme="majorHAnsi"/>
        </w:rPr>
        <w:t xml:space="preserve">entre </w:t>
      </w:r>
      <w:r w:rsidR="00DE1170">
        <w:rPr>
          <w:rFonts w:cstheme="majorHAnsi"/>
        </w:rPr>
        <w:t xml:space="preserve">aquellas </w:t>
      </w:r>
      <w:r w:rsidR="00497487" w:rsidRPr="00A902B2">
        <w:rPr>
          <w:rFonts w:cstheme="majorHAnsi"/>
        </w:rPr>
        <w:t xml:space="preserve">potencialmente </w:t>
      </w:r>
      <w:r w:rsidR="00DE1170">
        <w:rPr>
          <w:rFonts w:cstheme="majorHAnsi"/>
        </w:rPr>
        <w:t xml:space="preserve">identificadas </w:t>
      </w:r>
      <w:r w:rsidR="00497487" w:rsidRPr="00A902B2">
        <w:rPr>
          <w:rFonts w:cstheme="majorHAnsi"/>
        </w:rPr>
        <w:t>con la revisión sistemática y el consenso de expertos, se incluirán</w:t>
      </w:r>
      <w:r w:rsidR="00DE1170">
        <w:rPr>
          <w:rFonts w:cstheme="majorHAnsi"/>
        </w:rPr>
        <w:t xml:space="preserve"> la</w:t>
      </w:r>
      <w:r w:rsidR="00497487" w:rsidRPr="00A902B2">
        <w:rPr>
          <w:rFonts w:cstheme="majorHAnsi"/>
        </w:rPr>
        <w:t xml:space="preserve"> </w:t>
      </w:r>
      <w:r w:rsidRPr="00A902B2">
        <w:rPr>
          <w:rFonts w:cstheme="majorHAnsi"/>
        </w:rPr>
        <w:t>gravedad local</w:t>
      </w:r>
      <w:r w:rsidR="00DE1170">
        <w:rPr>
          <w:rFonts w:cstheme="majorHAnsi"/>
        </w:rPr>
        <w:t xml:space="preserve"> y sistémica</w:t>
      </w:r>
      <w:r w:rsidRPr="00A902B2">
        <w:rPr>
          <w:rFonts w:cstheme="majorHAnsi"/>
        </w:rPr>
        <w:t xml:space="preserve"> del envenenamiento, </w:t>
      </w:r>
      <w:r w:rsidR="00DE1170">
        <w:rPr>
          <w:rFonts w:cstheme="majorHAnsi"/>
        </w:rPr>
        <w:t>las</w:t>
      </w:r>
      <w:r w:rsidRPr="00A902B2">
        <w:rPr>
          <w:rFonts w:cstheme="majorHAnsi"/>
        </w:rPr>
        <w:t xml:space="preserve"> flictenas,</w:t>
      </w:r>
      <w:r w:rsidR="00DE1170">
        <w:rPr>
          <w:rFonts w:cstheme="majorHAnsi"/>
        </w:rPr>
        <w:t xml:space="preserve"> la</w:t>
      </w:r>
      <w:r w:rsidRPr="00A902B2">
        <w:rPr>
          <w:rFonts w:cstheme="majorHAnsi"/>
        </w:rPr>
        <w:t xml:space="preserve"> diferencia de perímetro al nivel de la mordedura menor</w:t>
      </w:r>
      <w:r w:rsidR="00DE1170">
        <w:rPr>
          <w:rFonts w:cstheme="majorHAnsi"/>
        </w:rPr>
        <w:t xml:space="preserve"> o mayor</w:t>
      </w:r>
      <w:r w:rsidRPr="00A902B2">
        <w:rPr>
          <w:rFonts w:cstheme="majorHAnsi"/>
        </w:rPr>
        <w:t xml:space="preserve"> a 4 cm antes de la infección, hemoglobina, neutrófilos, linfocitos, plaquetas, sedimentación, AST, ALT, creatinina</w:t>
      </w:r>
      <w:r w:rsidRPr="00551E8F">
        <w:rPr>
          <w:rFonts w:cstheme="majorHAnsi"/>
        </w:rPr>
        <w:t>,</w:t>
      </w:r>
      <w:r w:rsidR="00551E8F">
        <w:rPr>
          <w:rFonts w:cstheme="majorHAnsi"/>
        </w:rPr>
        <w:t xml:space="preserve"> creatina quinasa (CK)</w:t>
      </w:r>
      <w:r w:rsidRPr="00A902B2">
        <w:rPr>
          <w:rFonts w:cstheme="majorHAnsi"/>
        </w:rPr>
        <w:t xml:space="preserve">, fibrinógeno, proteína C reactiva, </w:t>
      </w:r>
      <w:r w:rsidRPr="0015688B">
        <w:rPr>
          <w:rFonts w:cstheme="majorHAnsi"/>
        </w:rPr>
        <w:t xml:space="preserve">fiebre, </w:t>
      </w:r>
      <w:r w:rsidR="00D90AF2" w:rsidRPr="0015688B">
        <w:rPr>
          <w:rFonts w:cstheme="majorHAnsi"/>
        </w:rPr>
        <w:t>eritema local, calor, fluctuación local.</w:t>
      </w:r>
    </w:p>
    <w:p w14:paraId="5F4F70BF" w14:textId="77777777" w:rsidR="00DE16B0" w:rsidRPr="00A902B2" w:rsidRDefault="00DE16B0" w:rsidP="00571927">
      <w:pPr>
        <w:ind w:left="360"/>
        <w:jc w:val="both"/>
        <w:rPr>
          <w:ins w:id="433" w:author="lina peña" w:date="2024-06-21T10:08:00Z"/>
          <w:rFonts w:cstheme="majorHAnsi"/>
        </w:rPr>
      </w:pPr>
    </w:p>
    <w:p w14:paraId="6F962559" w14:textId="77777777" w:rsidR="00E269FB" w:rsidRPr="00A902B2" w:rsidRDefault="00E269FB">
      <w:pPr>
        <w:ind w:left="360"/>
        <w:jc w:val="both"/>
        <w:pPrChange w:id="434" w:author="lina peña" w:date="2024-06-21T10:08:00Z">
          <w:pPr>
            <w:pStyle w:val="Ttulo2"/>
            <w:ind w:left="0"/>
          </w:pPr>
        </w:pPrChange>
      </w:pPr>
    </w:p>
    <w:p w14:paraId="6D829BC3" w14:textId="7648C0EB" w:rsidR="00984560" w:rsidRPr="00A902B2" w:rsidRDefault="00984560" w:rsidP="000E0CF0">
      <w:pPr>
        <w:pStyle w:val="Ttulo4"/>
      </w:pPr>
      <w:r w:rsidRPr="00A902B2">
        <w:t xml:space="preserve">PLAN DE ANÁLISIS ESTADÍSTICO: </w:t>
      </w:r>
    </w:p>
    <w:p w14:paraId="1F95485D" w14:textId="77777777" w:rsidR="00984560" w:rsidRPr="00A902B2" w:rsidRDefault="00984560" w:rsidP="00D65554">
      <w:pPr>
        <w:rPr>
          <w:rFonts w:cstheme="majorHAnsi"/>
          <w:lang w:eastAsia="es-ES"/>
        </w:rPr>
      </w:pPr>
    </w:p>
    <w:p w14:paraId="459B30E2" w14:textId="4B0C11B1" w:rsidR="003B68F0" w:rsidRPr="00A902B2" w:rsidRDefault="003B68F0" w:rsidP="00BA5112">
      <w:pPr>
        <w:pStyle w:val="Ttulo5"/>
      </w:pPr>
      <w:r w:rsidRPr="00A902B2">
        <w:t>CÁLCULO DEL TAMAÑO DE MUESTRA</w:t>
      </w:r>
      <w:r w:rsidR="00497487" w:rsidRPr="00A902B2">
        <w:t xml:space="preserve"> </w:t>
      </w:r>
    </w:p>
    <w:p w14:paraId="7E119BC5" w14:textId="063A12E9" w:rsidR="00720ED2" w:rsidRPr="00720ED2" w:rsidRDefault="003B68F0" w:rsidP="00720ED2">
      <w:pPr>
        <w:ind w:left="360"/>
        <w:jc w:val="both"/>
        <w:rPr>
          <w:rFonts w:cstheme="majorHAnsi"/>
          <w:lang w:eastAsia="es-ES"/>
        </w:rPr>
      </w:pPr>
      <w:bookmarkStart w:id="435" w:name="_Hlk163992799"/>
      <w:r w:rsidRPr="00A902B2">
        <w:rPr>
          <w:rFonts w:cstheme="majorHAnsi"/>
          <w:lang w:eastAsia="es-ES"/>
        </w:rPr>
        <w:t xml:space="preserve">El cálculo del tamaño de muestra para la cohorte </w:t>
      </w:r>
      <w:r w:rsidR="00DE1170">
        <w:rPr>
          <w:rFonts w:cstheme="majorHAnsi"/>
          <w:lang w:eastAsia="es-ES"/>
        </w:rPr>
        <w:t xml:space="preserve">de desarrollo </w:t>
      </w:r>
      <w:r w:rsidRPr="00A902B2">
        <w:rPr>
          <w:rFonts w:cstheme="majorHAnsi"/>
          <w:lang w:eastAsia="es-ES"/>
        </w:rPr>
        <w:t>se realizó con base en lo propuesto por Riley y cols para desenlaces binarios en modelos predictivos</w:t>
      </w:r>
      <w:r w:rsidR="002A5811">
        <w:rPr>
          <w:rFonts w:cstheme="majorHAnsi"/>
          <w:lang w:eastAsia="es-ES"/>
        </w:rPr>
        <w:t xml:space="preserve"> </w:t>
      </w:r>
      <w:sdt>
        <w:sdtPr>
          <w:rPr>
            <w:rFonts w:cstheme="majorHAnsi"/>
            <w:color w:val="000000"/>
            <w:lang w:eastAsia="es-ES"/>
          </w:rPr>
          <w:tag w:val="MENDELEY_CITATION_v3_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"/>
          <w:id w:val="-58098495"/>
          <w:placeholder>
            <w:docPart w:val="7E9DD5D27F3A4F43A48147A4679C71EF"/>
          </w:placeholder>
        </w:sdtPr>
        <w:sdtContent>
          <w:ins w:id="436" w:author="Ama de Berrio" w:date="2024-06-25T17:54:00Z">
            <w:r w:rsidR="003323D6" w:rsidRPr="003323D6">
              <w:rPr>
                <w:rFonts w:cstheme="majorHAnsi"/>
                <w:color w:val="000000"/>
                <w:lang w:eastAsia="es-ES"/>
              </w:rPr>
              <w:t>(93)</w:t>
            </w:r>
          </w:ins>
          <w:del w:id="437" w:author="Ama de Berrio" w:date="2024-06-21T16:17:00Z">
            <w:r w:rsidR="005359D1" w:rsidRPr="003323D6" w:rsidDel="00CA1723">
              <w:rPr>
                <w:rFonts w:cstheme="majorHAnsi"/>
                <w:color w:val="000000"/>
                <w:lang w:eastAsia="es-ES"/>
              </w:rPr>
              <w:delText>(91)</w:delText>
            </w:r>
          </w:del>
        </w:sdtContent>
      </w:sdt>
      <w:bookmarkEnd w:id="435"/>
      <w:r w:rsidRPr="00A902B2">
        <w:rPr>
          <w:rFonts w:cstheme="majorHAnsi"/>
          <w:lang w:eastAsia="es-ES"/>
        </w:rPr>
        <w:t xml:space="preserve">. </w:t>
      </w:r>
      <w:r w:rsidR="00720ED2" w:rsidRPr="00720ED2">
        <w:rPr>
          <w:rFonts w:cstheme="majorHAnsi"/>
          <w:lang w:eastAsia="es-ES"/>
        </w:rPr>
        <w:t>E</w:t>
      </w:r>
      <w:r w:rsidR="00DE1170">
        <w:rPr>
          <w:rFonts w:cstheme="majorHAnsi"/>
          <w:lang w:eastAsia="es-ES"/>
        </w:rPr>
        <w:t xml:space="preserve">ste </w:t>
      </w:r>
      <w:r w:rsidR="00720ED2" w:rsidRPr="00720ED2">
        <w:rPr>
          <w:rFonts w:cstheme="majorHAnsi"/>
          <w:lang w:eastAsia="es-ES"/>
        </w:rPr>
        <w:t xml:space="preserve">cálculo requiere que </w:t>
      </w:r>
      <w:r w:rsidR="00720ED2">
        <w:rPr>
          <w:rFonts w:cstheme="majorHAnsi"/>
          <w:lang w:eastAsia="es-ES"/>
        </w:rPr>
        <w:t xml:space="preserve">se </w:t>
      </w:r>
      <w:r w:rsidR="00720ED2" w:rsidRPr="00720ED2">
        <w:rPr>
          <w:rFonts w:cstheme="majorHAnsi"/>
          <w:lang w:eastAsia="es-ES"/>
        </w:rPr>
        <w:t>especifique</w:t>
      </w:r>
      <w:r w:rsidR="00720ED2">
        <w:rPr>
          <w:rFonts w:cstheme="majorHAnsi"/>
          <w:lang w:eastAsia="es-ES"/>
        </w:rPr>
        <w:t>n</w:t>
      </w:r>
      <w:r w:rsidR="00720ED2" w:rsidRPr="00720ED2">
        <w:rPr>
          <w:rFonts w:cstheme="majorHAnsi"/>
          <w:lang w:eastAsia="es-ES"/>
        </w:rPr>
        <w:t xml:space="preserve"> previamente tres criterios:</w:t>
      </w:r>
    </w:p>
    <w:p w14:paraId="0491D9DE" w14:textId="277F5BC5" w:rsidR="00720ED2" w:rsidRPr="00720ED2" w:rsidRDefault="00720ED2" w:rsidP="00720ED2">
      <w:pPr>
        <w:ind w:left="360"/>
        <w:jc w:val="both"/>
        <w:rPr>
          <w:rFonts w:cstheme="majorHAnsi"/>
          <w:lang w:eastAsia="es-ES"/>
        </w:rPr>
      </w:pPr>
      <w:r w:rsidRPr="00720ED2">
        <w:rPr>
          <w:rFonts w:cstheme="majorHAnsi"/>
          <w:lang w:eastAsia="es-ES"/>
        </w:rPr>
        <w:lastRenderedPageBreak/>
        <w:t xml:space="preserve">i) </w:t>
      </w:r>
      <w:r w:rsidR="00DE1170">
        <w:rPr>
          <w:rFonts w:cstheme="majorHAnsi"/>
          <w:lang w:eastAsia="es-ES"/>
        </w:rPr>
        <w:t>Un pequeño s</w:t>
      </w:r>
      <w:r>
        <w:rPr>
          <w:rFonts w:cstheme="majorHAnsi"/>
          <w:lang w:eastAsia="es-ES"/>
        </w:rPr>
        <w:t xml:space="preserve">obreajuste, </w:t>
      </w:r>
      <w:r w:rsidRPr="00720ED2">
        <w:rPr>
          <w:rFonts w:cstheme="majorHAnsi"/>
          <w:lang w:eastAsia="es-ES"/>
        </w:rPr>
        <w:t>definido por una reducción esperada de los efectos</w:t>
      </w:r>
      <w:r w:rsidR="00DE1170">
        <w:rPr>
          <w:rFonts w:cstheme="majorHAnsi"/>
          <w:lang w:eastAsia="es-ES"/>
        </w:rPr>
        <w:t xml:space="preserve"> de los </w:t>
      </w:r>
      <w:r w:rsidRPr="00720ED2">
        <w:rPr>
          <w:rFonts w:cstheme="majorHAnsi"/>
          <w:lang w:eastAsia="es-ES"/>
        </w:rPr>
        <w:t xml:space="preserve">predictores </w:t>
      </w:r>
      <w:r w:rsidR="009E2D03">
        <w:rPr>
          <w:rFonts w:cstheme="majorHAnsi"/>
          <w:lang w:eastAsia="es-ES"/>
        </w:rPr>
        <w:t>de</w:t>
      </w:r>
      <w:r w:rsidRPr="00720ED2">
        <w:rPr>
          <w:rFonts w:cstheme="majorHAnsi"/>
          <w:lang w:eastAsia="es-ES"/>
        </w:rPr>
        <w:t xml:space="preserve"> un 10% o menos</w:t>
      </w:r>
      <w:r w:rsidR="009E2D03">
        <w:rPr>
          <w:rFonts w:cstheme="majorHAnsi"/>
          <w:lang w:eastAsia="es-ES"/>
        </w:rPr>
        <w:t xml:space="preserve"> (</w:t>
      </w:r>
      <w:proofErr w:type="spellStart"/>
      <w:r w:rsidR="009E2D03">
        <w:rPr>
          <w:rFonts w:cstheme="majorHAnsi"/>
          <w:lang w:eastAsia="es-ES"/>
        </w:rPr>
        <w:t>Shrinkage</w:t>
      </w:r>
      <w:proofErr w:type="spellEnd"/>
      <w:r w:rsidR="00DE1170">
        <w:rPr>
          <w:rFonts w:cstheme="majorHAnsi"/>
          <w:lang w:eastAsia="es-ES"/>
        </w:rPr>
        <w:t xml:space="preserve">, </w:t>
      </w:r>
      <w:r w:rsidR="009E2D03">
        <w:rPr>
          <w:rFonts w:cstheme="majorHAnsi"/>
          <w:lang w:eastAsia="es-ES"/>
        </w:rPr>
        <w:t>S</w:t>
      </w:r>
      <w:r w:rsidR="00DE1170">
        <w:rPr>
          <w:rFonts w:cstheme="majorHAnsi"/>
          <w:lang w:eastAsia="es-ES"/>
        </w:rPr>
        <w:t xml:space="preserve"> </w:t>
      </w:r>
      <w:r w:rsidR="009E2D03">
        <w:rPr>
          <w:rFonts w:cstheme="majorHAnsi"/>
          <w:lang w:eastAsia="es-ES"/>
        </w:rPr>
        <w:sym w:font="Symbol" w:char="F0B3"/>
      </w:r>
      <w:r w:rsidR="00DE1170">
        <w:rPr>
          <w:rFonts w:cstheme="majorHAnsi"/>
          <w:lang w:eastAsia="es-ES"/>
        </w:rPr>
        <w:t xml:space="preserve"> </w:t>
      </w:r>
      <w:r w:rsidR="009E2D03">
        <w:rPr>
          <w:rFonts w:cstheme="majorHAnsi"/>
          <w:lang w:eastAsia="es-ES"/>
        </w:rPr>
        <w:t>0,9)</w:t>
      </w:r>
    </w:p>
    <w:p w14:paraId="6A5FD284" w14:textId="72AF1D12" w:rsidR="00720ED2" w:rsidRPr="00720ED2" w:rsidRDefault="00720ED2" w:rsidP="00720ED2">
      <w:pPr>
        <w:ind w:left="360"/>
        <w:jc w:val="both"/>
        <w:rPr>
          <w:rFonts w:cstheme="majorHAnsi"/>
          <w:lang w:eastAsia="es-ES"/>
        </w:rPr>
      </w:pPr>
      <w:proofErr w:type="spellStart"/>
      <w:r w:rsidRPr="00720ED2">
        <w:rPr>
          <w:rFonts w:cstheme="majorHAnsi"/>
          <w:lang w:eastAsia="es-ES"/>
        </w:rPr>
        <w:t>ii</w:t>
      </w:r>
      <w:proofErr w:type="spellEnd"/>
      <w:r w:rsidRPr="00720ED2">
        <w:rPr>
          <w:rFonts w:cstheme="majorHAnsi"/>
          <w:lang w:eastAsia="es-ES"/>
        </w:rPr>
        <w:t xml:space="preserve">) </w:t>
      </w:r>
      <w:r w:rsidR="00A77495">
        <w:rPr>
          <w:rFonts w:cstheme="majorHAnsi"/>
          <w:lang w:eastAsia="es-ES"/>
        </w:rPr>
        <w:t xml:space="preserve">Una </w:t>
      </w:r>
      <w:r w:rsidRPr="00720ED2">
        <w:rPr>
          <w:rFonts w:cstheme="majorHAnsi"/>
          <w:lang w:eastAsia="es-ES"/>
        </w:rPr>
        <w:t xml:space="preserve">diferencia absoluta </w:t>
      </w:r>
      <w:r w:rsidR="009E2D03" w:rsidRPr="00720ED2">
        <w:rPr>
          <w:rFonts w:cstheme="majorHAnsi"/>
          <w:lang w:eastAsia="es-ES"/>
        </w:rPr>
        <w:t xml:space="preserve">pequeña </w:t>
      </w:r>
      <w:r w:rsidRPr="00720ED2">
        <w:rPr>
          <w:rFonts w:cstheme="majorHAnsi"/>
          <w:lang w:eastAsia="es-ES"/>
        </w:rPr>
        <w:t xml:space="preserve">en el valor </w:t>
      </w:r>
      <w:r w:rsidR="00A77495">
        <w:rPr>
          <w:rFonts w:cstheme="majorHAnsi"/>
          <w:lang w:eastAsia="es-ES"/>
        </w:rPr>
        <w:t xml:space="preserve">del </w:t>
      </w:r>
      <w:r w:rsidRPr="00720ED2">
        <w:rPr>
          <w:rFonts w:cstheme="majorHAnsi"/>
          <w:lang w:eastAsia="es-ES"/>
        </w:rPr>
        <w:t>R</w:t>
      </w:r>
      <w:r w:rsidR="00A77495" w:rsidRPr="002A5811">
        <w:rPr>
          <w:rFonts w:cstheme="majorHAnsi"/>
          <w:vertAlign w:val="superscript"/>
          <w:lang w:eastAsia="es-ES"/>
        </w:rPr>
        <w:t>2</w:t>
      </w:r>
      <w:r w:rsidRPr="00720ED2">
        <w:rPr>
          <w:rFonts w:cstheme="majorHAnsi"/>
          <w:lang w:eastAsia="es-ES"/>
        </w:rPr>
        <w:t xml:space="preserve"> de </w:t>
      </w:r>
      <w:proofErr w:type="spellStart"/>
      <w:r w:rsidRPr="00720ED2">
        <w:rPr>
          <w:rFonts w:cstheme="majorHAnsi"/>
          <w:lang w:eastAsia="es-ES"/>
        </w:rPr>
        <w:t>Nagelkerke</w:t>
      </w:r>
      <w:proofErr w:type="spellEnd"/>
      <w:r w:rsidRPr="00720ED2">
        <w:rPr>
          <w:rFonts w:cstheme="majorHAnsi"/>
          <w:lang w:eastAsia="es-ES"/>
        </w:rPr>
        <w:t xml:space="preserve"> aparente y ajustado del modelo</w:t>
      </w:r>
      <w:r w:rsidR="00A77495">
        <w:rPr>
          <w:rFonts w:cstheme="majorHAnsi"/>
          <w:lang w:eastAsia="es-ES"/>
        </w:rPr>
        <w:t xml:space="preserve"> (&lt;</w:t>
      </w:r>
      <w:r w:rsidR="0008000E">
        <w:rPr>
          <w:rFonts w:cstheme="majorHAnsi"/>
          <w:lang w:eastAsia="es-ES"/>
        </w:rPr>
        <w:t xml:space="preserve"> </w:t>
      </w:r>
      <w:r w:rsidR="00A77495" w:rsidRPr="00720ED2">
        <w:rPr>
          <w:rFonts w:cstheme="majorHAnsi"/>
          <w:lang w:eastAsia="es-ES"/>
        </w:rPr>
        <w:t>0,05</w:t>
      </w:r>
      <w:r w:rsidR="00A77495">
        <w:rPr>
          <w:rFonts w:cstheme="majorHAnsi"/>
          <w:lang w:eastAsia="es-ES"/>
        </w:rPr>
        <w:t>)</w:t>
      </w:r>
      <w:r w:rsidR="004F6318">
        <w:rPr>
          <w:rFonts w:cstheme="majorHAnsi"/>
          <w:lang w:eastAsia="es-ES"/>
        </w:rPr>
        <w:t>. E</w:t>
      </w:r>
      <w:r w:rsidR="009502A3">
        <w:rPr>
          <w:rFonts w:cstheme="majorHAnsi"/>
          <w:lang w:eastAsia="es-ES"/>
        </w:rPr>
        <w:t xml:space="preserve">n caso de que este no pueda obtenerse de la literatura, puede usarse en reemplazo el “estadístico </w:t>
      </w:r>
      <w:r w:rsidR="00652891">
        <w:rPr>
          <w:rFonts w:cstheme="majorHAnsi"/>
          <w:lang w:eastAsia="es-ES"/>
        </w:rPr>
        <w:t>C</w:t>
      </w:r>
      <w:r w:rsidR="009502A3">
        <w:rPr>
          <w:rFonts w:cstheme="majorHAnsi"/>
          <w:lang w:eastAsia="es-ES"/>
        </w:rPr>
        <w:t>” o el AUROC.</w:t>
      </w:r>
    </w:p>
    <w:p w14:paraId="4B1CF476" w14:textId="0196E6B7" w:rsidR="00867885" w:rsidRDefault="00720ED2" w:rsidP="00720ED2">
      <w:pPr>
        <w:ind w:left="360"/>
        <w:jc w:val="both"/>
        <w:rPr>
          <w:ins w:id="438" w:author="lina peña" w:date="2024-06-21T10:09:00Z"/>
          <w:rFonts w:cstheme="majorHAnsi"/>
          <w:lang w:eastAsia="es-ES"/>
        </w:rPr>
      </w:pPr>
      <w:proofErr w:type="spellStart"/>
      <w:r w:rsidRPr="00720ED2">
        <w:rPr>
          <w:rFonts w:cstheme="majorHAnsi"/>
          <w:lang w:eastAsia="es-ES"/>
        </w:rPr>
        <w:t>iii</w:t>
      </w:r>
      <w:proofErr w:type="spellEnd"/>
      <w:r w:rsidRPr="00720ED2">
        <w:rPr>
          <w:rFonts w:cstheme="majorHAnsi"/>
          <w:lang w:eastAsia="es-ES"/>
        </w:rPr>
        <w:t xml:space="preserve">) </w:t>
      </w:r>
      <w:r w:rsidR="00184584">
        <w:rPr>
          <w:rFonts w:cstheme="majorHAnsi"/>
          <w:lang w:eastAsia="es-ES"/>
        </w:rPr>
        <w:t>Un</w:t>
      </w:r>
      <w:r w:rsidR="00A77495">
        <w:rPr>
          <w:rFonts w:cstheme="majorHAnsi"/>
          <w:lang w:eastAsia="es-ES"/>
        </w:rPr>
        <w:t xml:space="preserve">a estimación precisa del </w:t>
      </w:r>
      <w:r w:rsidR="00184584">
        <w:rPr>
          <w:rFonts w:cstheme="majorHAnsi"/>
          <w:lang w:eastAsia="es-ES"/>
        </w:rPr>
        <w:t xml:space="preserve">error absoluto </w:t>
      </w:r>
      <w:r w:rsidRPr="00720ED2">
        <w:rPr>
          <w:rFonts w:cstheme="majorHAnsi"/>
          <w:lang w:eastAsia="es-ES"/>
        </w:rPr>
        <w:t>(</w:t>
      </w:r>
      <w:r w:rsidR="00A77495">
        <w:rPr>
          <w:rFonts w:cstheme="majorHAnsi"/>
          <w:lang w:eastAsia="es-ES"/>
        </w:rPr>
        <w:sym w:font="Symbol" w:char="F0B1"/>
      </w:r>
      <w:r w:rsidRPr="00720ED2">
        <w:rPr>
          <w:rFonts w:cstheme="majorHAnsi"/>
          <w:lang w:eastAsia="es-ES"/>
        </w:rPr>
        <w:t>0,05) del riesgo promedio en la población</w:t>
      </w:r>
      <w:r w:rsidR="00A77495">
        <w:rPr>
          <w:rFonts w:cstheme="majorHAnsi"/>
          <w:lang w:eastAsia="es-ES"/>
        </w:rPr>
        <w:t>.</w:t>
      </w:r>
    </w:p>
    <w:p w14:paraId="645A6E5A" w14:textId="77777777" w:rsidR="00DE16B0" w:rsidRDefault="00DE16B0" w:rsidP="00720ED2">
      <w:pPr>
        <w:ind w:left="360"/>
        <w:jc w:val="both"/>
        <w:rPr>
          <w:rFonts w:cstheme="majorHAnsi"/>
          <w:lang w:eastAsia="es-ES"/>
        </w:rPr>
      </w:pPr>
    </w:p>
    <w:p w14:paraId="0A2EFC48" w14:textId="10568516" w:rsidR="00321411" w:rsidDel="00DE16B0" w:rsidRDefault="00867885" w:rsidP="00DE16B0">
      <w:pPr>
        <w:ind w:left="360"/>
        <w:jc w:val="both"/>
        <w:rPr>
          <w:del w:id="439" w:author="lina peña" w:date="2024-06-21T10:11:00Z"/>
          <w:rFonts w:cstheme="majorHAnsi"/>
          <w:lang w:eastAsia="es-ES"/>
        </w:rPr>
      </w:pPr>
      <w:r w:rsidRPr="009E2D03">
        <w:rPr>
          <w:rFonts w:cstheme="majorHAnsi"/>
          <w:lang w:eastAsia="es-ES"/>
        </w:rPr>
        <w:t>Para el cálculo se utilizó el paquete “</w:t>
      </w:r>
      <w:proofErr w:type="spellStart"/>
      <w:r w:rsidRPr="009E2D03">
        <w:rPr>
          <w:rFonts w:cstheme="majorHAnsi"/>
          <w:lang w:eastAsia="es-ES"/>
        </w:rPr>
        <w:t>pmsampsize</w:t>
      </w:r>
      <w:proofErr w:type="spellEnd"/>
      <w:r w:rsidRPr="009E2D03">
        <w:rPr>
          <w:rFonts w:cstheme="majorHAnsi"/>
          <w:lang w:eastAsia="es-ES"/>
        </w:rPr>
        <w:t xml:space="preserve">”: </w:t>
      </w:r>
      <w:proofErr w:type="spellStart"/>
      <w:r w:rsidRPr="009E2D03">
        <w:rPr>
          <w:rFonts w:cstheme="majorHAnsi"/>
          <w:lang w:eastAsia="es-ES"/>
        </w:rPr>
        <w:t>sample</w:t>
      </w:r>
      <w:proofErr w:type="spellEnd"/>
      <w:r w:rsidRPr="009E2D03">
        <w:rPr>
          <w:rFonts w:cstheme="majorHAnsi"/>
          <w:lang w:eastAsia="es-ES"/>
        </w:rPr>
        <w:t xml:space="preserve"> </w:t>
      </w:r>
      <w:proofErr w:type="spellStart"/>
      <w:r w:rsidRPr="009E2D03">
        <w:rPr>
          <w:rFonts w:cstheme="majorHAnsi"/>
          <w:lang w:eastAsia="es-ES"/>
        </w:rPr>
        <w:t>size</w:t>
      </w:r>
      <w:proofErr w:type="spellEnd"/>
      <w:r w:rsidRPr="009E2D03">
        <w:rPr>
          <w:rFonts w:cstheme="majorHAnsi"/>
          <w:lang w:eastAsia="es-ES"/>
        </w:rPr>
        <w:t xml:space="preserve"> </w:t>
      </w:r>
      <w:proofErr w:type="spellStart"/>
      <w:r w:rsidRPr="009E2D03">
        <w:rPr>
          <w:rFonts w:cstheme="majorHAnsi"/>
          <w:lang w:eastAsia="es-ES"/>
        </w:rPr>
        <w:t>for</w:t>
      </w:r>
      <w:proofErr w:type="spellEnd"/>
      <w:r w:rsidRPr="009E2D03">
        <w:rPr>
          <w:rFonts w:cstheme="majorHAnsi"/>
          <w:lang w:eastAsia="es-ES"/>
        </w:rPr>
        <w:t xml:space="preserve"> </w:t>
      </w:r>
      <w:proofErr w:type="spellStart"/>
      <w:r w:rsidRPr="009E2D03">
        <w:rPr>
          <w:rFonts w:cstheme="majorHAnsi"/>
          <w:lang w:eastAsia="es-ES"/>
        </w:rPr>
        <w:t>development</w:t>
      </w:r>
      <w:proofErr w:type="spellEnd"/>
      <w:r w:rsidRPr="009E2D03">
        <w:rPr>
          <w:rFonts w:cstheme="majorHAnsi"/>
          <w:lang w:eastAsia="es-ES"/>
        </w:rPr>
        <w:t xml:space="preserve"> </w:t>
      </w:r>
      <w:proofErr w:type="spellStart"/>
      <w:r w:rsidRPr="002A5811">
        <w:rPr>
          <w:rFonts w:cstheme="majorHAnsi"/>
          <w:lang w:eastAsia="es-ES"/>
        </w:rPr>
        <w:t>of</w:t>
      </w:r>
      <w:proofErr w:type="spellEnd"/>
      <w:r w:rsidRPr="002A5811">
        <w:rPr>
          <w:rFonts w:cstheme="majorHAnsi"/>
          <w:lang w:eastAsia="es-ES"/>
        </w:rPr>
        <w:t xml:space="preserve"> </w:t>
      </w:r>
      <w:r w:rsidRPr="009E2D03">
        <w:rPr>
          <w:rFonts w:cstheme="majorHAnsi"/>
          <w:lang w:eastAsia="es-ES"/>
        </w:rPr>
        <w:t xml:space="preserve">a </w:t>
      </w:r>
      <w:proofErr w:type="spellStart"/>
      <w:r w:rsidRPr="009E2D03">
        <w:rPr>
          <w:rFonts w:cstheme="majorHAnsi"/>
          <w:lang w:eastAsia="es-ES"/>
        </w:rPr>
        <w:t>prediction</w:t>
      </w:r>
      <w:proofErr w:type="spellEnd"/>
      <w:r w:rsidRPr="009E2D03">
        <w:rPr>
          <w:rFonts w:cstheme="majorHAnsi"/>
          <w:lang w:eastAsia="es-ES"/>
        </w:rPr>
        <w:t xml:space="preserve"> </w:t>
      </w:r>
      <w:proofErr w:type="spellStart"/>
      <w:r w:rsidRPr="002A5811">
        <w:rPr>
          <w:rFonts w:cstheme="majorHAnsi"/>
          <w:lang w:eastAsia="es-ES"/>
        </w:rPr>
        <w:t>mode</w:t>
      </w:r>
      <w:r w:rsidR="009E2D03">
        <w:rPr>
          <w:rFonts w:cstheme="majorHAnsi"/>
          <w:lang w:eastAsia="es-ES"/>
        </w:rPr>
        <w:t>l</w:t>
      </w:r>
      <w:proofErr w:type="spellEnd"/>
      <w:r w:rsidR="009E2D03">
        <w:rPr>
          <w:rFonts w:cstheme="majorHAnsi"/>
          <w:lang w:eastAsia="es-ES"/>
        </w:rPr>
        <w:t xml:space="preserve">, </w:t>
      </w:r>
      <w:r w:rsidR="009E2D03">
        <w:rPr>
          <w:rFonts w:cstheme="majorHAnsi"/>
          <w:bCs/>
        </w:rPr>
        <w:t>de</w:t>
      </w:r>
      <w:r w:rsidR="009E2D03" w:rsidRPr="00A902B2">
        <w:rPr>
          <w:rFonts w:cstheme="majorHAnsi"/>
          <w:bCs/>
        </w:rPr>
        <w:t xml:space="preserve">l software estadístico R® </w:t>
      </w:r>
      <w:r w:rsidRPr="009E2D03">
        <w:rPr>
          <w:rFonts w:cstheme="majorHAnsi"/>
          <w:bCs/>
        </w:rPr>
        <w:t>(</w:t>
      </w:r>
      <w:r w:rsidRPr="002A5811">
        <w:rPr>
          <w:rFonts w:cstheme="majorHAnsi"/>
          <w:bCs/>
        </w:rPr>
        <w:t xml:space="preserve">R </w:t>
      </w:r>
      <w:proofErr w:type="spellStart"/>
      <w:r w:rsidRPr="002A5811">
        <w:rPr>
          <w:rFonts w:cstheme="majorHAnsi"/>
          <w:bCs/>
        </w:rPr>
        <w:t>Foundation</w:t>
      </w:r>
      <w:proofErr w:type="spellEnd"/>
      <w:r w:rsidRPr="002A5811">
        <w:rPr>
          <w:rFonts w:cstheme="majorHAnsi"/>
          <w:bCs/>
        </w:rPr>
        <w:t xml:space="preserve"> </w:t>
      </w:r>
      <w:proofErr w:type="spellStart"/>
      <w:r w:rsidRPr="002A5811">
        <w:rPr>
          <w:rFonts w:cstheme="majorHAnsi"/>
          <w:bCs/>
        </w:rPr>
        <w:t>for</w:t>
      </w:r>
      <w:proofErr w:type="spellEnd"/>
      <w:r w:rsidRPr="002A5811">
        <w:rPr>
          <w:rFonts w:cstheme="majorHAnsi"/>
          <w:bCs/>
        </w:rPr>
        <w:t xml:space="preserve"> </w:t>
      </w:r>
      <w:proofErr w:type="spellStart"/>
      <w:r w:rsidRPr="002A5811">
        <w:rPr>
          <w:rFonts w:cstheme="majorHAnsi"/>
          <w:bCs/>
        </w:rPr>
        <w:t>Statistical</w:t>
      </w:r>
      <w:proofErr w:type="spellEnd"/>
      <w:r w:rsidRPr="002A5811">
        <w:rPr>
          <w:rFonts w:cstheme="majorHAnsi"/>
          <w:bCs/>
        </w:rPr>
        <w:t xml:space="preserve"> Computing, </w:t>
      </w:r>
      <w:proofErr w:type="spellStart"/>
      <w:r w:rsidRPr="002A5811">
        <w:rPr>
          <w:rFonts w:cstheme="majorHAnsi"/>
          <w:bCs/>
        </w:rPr>
        <w:t>Vienna</w:t>
      </w:r>
      <w:proofErr w:type="spellEnd"/>
      <w:r w:rsidRPr="002A5811">
        <w:rPr>
          <w:rFonts w:cstheme="majorHAnsi"/>
          <w:bCs/>
        </w:rPr>
        <w:t xml:space="preserve">, Austria; </w:t>
      </w:r>
      <w:r w:rsidRPr="00DE16B0">
        <w:rPr>
          <w:highlight w:val="green"/>
          <w:rPrChange w:id="440" w:author="lina peña" w:date="2024-06-21T10:10:00Z">
            <w:rPr/>
          </w:rPrChange>
        </w:rPr>
        <w:fldChar w:fldCharType="begin"/>
      </w:r>
      <w:r w:rsidRPr="00DE16B0">
        <w:rPr>
          <w:highlight w:val="green"/>
          <w:rPrChange w:id="441" w:author="lina peña" w:date="2024-06-21T10:10:00Z">
            <w:rPr/>
          </w:rPrChange>
        </w:rPr>
        <w:instrText>HYPERLINK "http://www.r-project.org/)(93"</w:instrText>
      </w:r>
      <w:r w:rsidRPr="00724019">
        <w:rPr>
          <w:highlight w:val="green"/>
        </w:rPr>
      </w:r>
      <w:r w:rsidRPr="00DE16B0">
        <w:rPr>
          <w:highlight w:val="green"/>
          <w:rPrChange w:id="442" w:author="lina peña" w:date="2024-06-21T10:10:00Z">
            <w:rPr>
              <w:rStyle w:val="Hipervnculo"/>
              <w:rFonts w:cstheme="majorHAnsi"/>
              <w:bCs/>
            </w:rPr>
          </w:rPrChange>
        </w:rPr>
        <w:fldChar w:fldCharType="separate"/>
      </w:r>
      <w:r w:rsidR="004F6318" w:rsidRPr="00DE16B0">
        <w:rPr>
          <w:rStyle w:val="Hipervnculo"/>
          <w:rFonts w:cstheme="majorHAnsi"/>
          <w:bCs/>
          <w:highlight w:val="green"/>
          <w:rPrChange w:id="443" w:author="lina peña" w:date="2024-06-21T10:10:00Z">
            <w:rPr>
              <w:rStyle w:val="Hipervnculo"/>
              <w:rFonts w:cstheme="majorHAnsi"/>
              <w:bCs/>
            </w:rPr>
          </w:rPrChange>
        </w:rPr>
        <w:t>http://www.r-project.org/)(93</w:t>
      </w:r>
      <w:r w:rsidRPr="00DE16B0">
        <w:rPr>
          <w:rStyle w:val="Hipervnculo"/>
          <w:rFonts w:cstheme="majorHAnsi"/>
          <w:bCs/>
          <w:highlight w:val="green"/>
          <w:rPrChange w:id="444" w:author="lina peña" w:date="2024-06-21T10:10:00Z">
            <w:rPr>
              <w:rStyle w:val="Hipervnculo"/>
              <w:rFonts w:cstheme="majorHAnsi"/>
              <w:bCs/>
            </w:rPr>
          </w:rPrChange>
        </w:rPr>
        <w:fldChar w:fldCharType="end"/>
      </w:r>
      <w:sdt>
        <w:sdtPr>
          <w:rPr>
            <w:rFonts w:cstheme="majorHAnsi"/>
            <w:bCs/>
            <w:color w:val="000000"/>
            <w:highlight w:val="green"/>
          </w:rPr>
          <w:tag w:val="MENDELEY_CITATION_v3_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"/>
          <w:id w:val="1065693563"/>
          <w:placeholder>
            <w:docPart w:val="DefaultPlaceholder_-1854013440"/>
          </w:placeholder>
        </w:sdtPr>
        <w:sdtContent>
          <w:ins w:id="445" w:author="Ama de Berrio" w:date="2024-06-25T17:54:00Z">
            <w:r w:rsidR="003323D6" w:rsidRPr="003323D6">
              <w:rPr>
                <w:rFonts w:cstheme="majorHAnsi"/>
                <w:bCs/>
                <w:color w:val="000000"/>
                <w:highlight w:val="green"/>
              </w:rPr>
              <w:t>(94)</w:t>
            </w:r>
          </w:ins>
          <w:del w:id="446" w:author="Ama de Berrio" w:date="2024-06-21T16:17:00Z">
            <w:r w:rsidR="005359D1" w:rsidRPr="003323D6" w:rsidDel="00CA1723">
              <w:rPr>
                <w:rFonts w:cstheme="majorHAnsi"/>
                <w:bCs/>
                <w:color w:val="000000"/>
                <w:highlight w:val="green"/>
                <w:rPrChange w:id="447" w:author="Ama de Berrio" w:date="2024-06-25T17:54:00Z">
                  <w:rPr>
                    <w:rFonts w:cstheme="majorHAnsi"/>
                    <w:bCs/>
                    <w:color w:val="000000"/>
                  </w:rPr>
                </w:rPrChange>
              </w:rPr>
              <w:delText>(92)</w:delText>
            </w:r>
          </w:del>
        </w:sdtContent>
      </w:sdt>
      <w:r w:rsidR="004F6318" w:rsidRPr="00DE16B0">
        <w:rPr>
          <w:rFonts w:cstheme="majorHAnsi"/>
          <w:highlight w:val="green"/>
          <w:lang w:eastAsia="es-ES"/>
          <w:rPrChange w:id="448" w:author="lina peña" w:date="2024-06-21T10:10:00Z">
            <w:rPr>
              <w:rFonts w:cstheme="majorHAnsi"/>
              <w:lang w:eastAsia="es-ES"/>
            </w:rPr>
          </w:rPrChange>
        </w:rPr>
        <w:t>.</w:t>
      </w:r>
      <w:r w:rsidR="004F6318">
        <w:rPr>
          <w:rFonts w:cstheme="majorHAnsi"/>
          <w:lang w:eastAsia="es-ES"/>
        </w:rPr>
        <w:t xml:space="preserve"> </w:t>
      </w:r>
    </w:p>
    <w:p w14:paraId="63ECBDE8" w14:textId="77777777" w:rsidR="00DE16B0" w:rsidRDefault="00DE16B0" w:rsidP="004F6318">
      <w:pPr>
        <w:ind w:left="360"/>
        <w:jc w:val="both"/>
        <w:rPr>
          <w:ins w:id="449" w:author="lina peña" w:date="2024-06-21T10:11:00Z"/>
          <w:rFonts w:cstheme="majorHAnsi"/>
          <w:lang w:eastAsia="es-ES"/>
        </w:rPr>
      </w:pPr>
    </w:p>
    <w:p w14:paraId="31757603" w14:textId="77777777" w:rsidR="0008000E" w:rsidDel="00DE16B0" w:rsidRDefault="0008000E" w:rsidP="004F6318">
      <w:pPr>
        <w:ind w:left="360"/>
        <w:jc w:val="both"/>
        <w:rPr>
          <w:del w:id="450" w:author="lina peña" w:date="2024-06-21T10:11:00Z"/>
          <w:rFonts w:cstheme="majorHAnsi"/>
          <w:lang w:eastAsia="es-ES"/>
        </w:rPr>
      </w:pPr>
    </w:p>
    <w:p w14:paraId="7986A945" w14:textId="1D766A00" w:rsidR="00E90885" w:rsidDel="00DE16B0" w:rsidRDefault="00E90885">
      <w:pPr>
        <w:ind w:left="360"/>
        <w:jc w:val="both"/>
        <w:rPr>
          <w:del w:id="451" w:author="lina peña" w:date="2024-06-21T10:10:00Z"/>
          <w:rFonts w:cstheme="majorHAnsi"/>
          <w:lang w:eastAsia="es-ES"/>
        </w:rPr>
      </w:pPr>
    </w:p>
    <w:p w14:paraId="5693CDE2" w14:textId="759C33B4" w:rsidR="00E90885" w:rsidDel="00DE16B0" w:rsidRDefault="00E90885">
      <w:pPr>
        <w:ind w:left="360"/>
        <w:jc w:val="both"/>
        <w:rPr>
          <w:del w:id="452" w:author="lina peña" w:date="2024-06-21T10:10:00Z"/>
          <w:rFonts w:cstheme="majorHAnsi"/>
          <w:lang w:eastAsia="es-ES"/>
        </w:rPr>
      </w:pPr>
    </w:p>
    <w:p w14:paraId="776A6BB1" w14:textId="77777777" w:rsidR="00E90885" w:rsidDel="00DE16B0" w:rsidRDefault="00E90885">
      <w:pPr>
        <w:ind w:left="360"/>
        <w:jc w:val="both"/>
        <w:rPr>
          <w:del w:id="453" w:author="lina peña" w:date="2024-06-21T10:10:00Z"/>
          <w:rFonts w:cstheme="majorHAnsi"/>
          <w:lang w:eastAsia="es-ES"/>
        </w:rPr>
      </w:pPr>
    </w:p>
    <w:p w14:paraId="7D99A6DE" w14:textId="77777777" w:rsidR="00E90885" w:rsidDel="00DE16B0" w:rsidRDefault="00E90885">
      <w:pPr>
        <w:ind w:left="360"/>
        <w:jc w:val="both"/>
        <w:rPr>
          <w:del w:id="454" w:author="lina peña" w:date="2024-06-21T10:10:00Z"/>
          <w:rFonts w:cstheme="majorHAnsi"/>
          <w:lang w:eastAsia="es-ES"/>
        </w:rPr>
      </w:pPr>
    </w:p>
    <w:p w14:paraId="1360182E" w14:textId="64668F0F" w:rsidR="002A5811" w:rsidRPr="00E90885" w:rsidRDefault="004F6318" w:rsidP="00DE16B0">
      <w:pPr>
        <w:ind w:left="360"/>
        <w:jc w:val="both"/>
        <w:rPr>
          <w:rFonts w:cstheme="majorHAnsi"/>
          <w:lang w:eastAsia="es-ES"/>
        </w:rPr>
      </w:pPr>
      <w:r w:rsidRPr="00E90885">
        <w:rPr>
          <w:rFonts w:cstheme="majorHAnsi"/>
          <w:lang w:eastAsia="es-ES"/>
        </w:rPr>
        <w:t>A partir de lo anterior se</w:t>
      </w:r>
      <w:r w:rsidR="00E90885" w:rsidRPr="00E90885">
        <w:rPr>
          <w:rFonts w:cstheme="majorHAnsi"/>
          <w:lang w:eastAsia="es-ES"/>
        </w:rPr>
        <w:t xml:space="preserve"> calculó e</w:t>
      </w:r>
      <w:r w:rsidRPr="00E90885">
        <w:rPr>
          <w:rFonts w:cstheme="majorHAnsi"/>
          <w:lang w:eastAsia="es-ES"/>
        </w:rPr>
        <w:t>l tamaño de muestra</w:t>
      </w:r>
      <w:r w:rsidR="0008000E" w:rsidRPr="00E90885">
        <w:rPr>
          <w:rFonts w:cstheme="majorHAnsi"/>
          <w:lang w:eastAsia="es-ES"/>
        </w:rPr>
        <w:t>:</w:t>
      </w:r>
    </w:p>
    <w:p w14:paraId="3A375E8B" w14:textId="5C3D5358" w:rsidR="00E90885" w:rsidRDefault="00E90885" w:rsidP="00E90885">
      <w:pPr>
        <w:ind w:left="360"/>
        <w:jc w:val="both"/>
        <w:rPr>
          <w:rFonts w:cstheme="majorHAnsi"/>
          <w:lang w:eastAsia="es-ES"/>
        </w:rPr>
      </w:pPr>
      <w:r w:rsidRPr="00E90885">
        <w:rPr>
          <w:rFonts w:cstheme="majorHAnsi"/>
          <w:lang w:eastAsia="es-ES"/>
        </w:rPr>
        <w:t>F</w:t>
      </w:r>
      <w:r w:rsidR="0008000E" w:rsidRPr="00E90885">
        <w:rPr>
          <w:rFonts w:cstheme="majorHAnsi"/>
          <w:lang w:eastAsia="es-ES"/>
        </w:rPr>
        <w:t>recuencia de infección</w:t>
      </w:r>
      <w:r w:rsidR="00321411" w:rsidRPr="00E90885">
        <w:rPr>
          <w:rFonts w:cstheme="majorHAnsi"/>
          <w:lang w:eastAsia="es-ES"/>
        </w:rPr>
        <w:t xml:space="preserve"> del 35%</w:t>
      </w:r>
      <w:r w:rsidR="00321411" w:rsidRPr="00E90885">
        <w:rPr>
          <w:rFonts w:cstheme="majorHAnsi"/>
          <w:color w:val="000000"/>
          <w:lang w:eastAsia="es-ES"/>
        </w:rPr>
        <w:t xml:space="preserve"> </w:t>
      </w:r>
      <w:sdt>
        <w:sdtPr>
          <w:rPr>
            <w:rFonts w:cstheme="majorHAnsi"/>
            <w:color w:val="000000"/>
            <w:lang w:eastAsia="es-ES"/>
          </w:rPr>
          <w:tag w:val="MENDELEY_CITATION_v3_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"/>
          <w:id w:val="1620184741"/>
          <w:placeholder>
            <w:docPart w:val="29B7A77EBA39EC47BF17B5DAA7058A2D"/>
          </w:placeholder>
        </w:sdtPr>
        <w:sdtEndPr>
          <w:rPr>
            <w:lang w:eastAsia="es-ES_tradnl"/>
          </w:rPr>
        </w:sdtEndPr>
        <w:sdtContent>
          <w:ins w:id="455" w:author="Ama de Berrio" w:date="2024-06-25T17:54:00Z">
            <w:r w:rsidR="003323D6" w:rsidRPr="003323D6">
              <w:rPr>
                <w:rFonts w:cstheme="majorHAnsi"/>
                <w:color w:val="000000"/>
              </w:rPr>
              <w:t>(14)</w:t>
            </w:r>
          </w:ins>
          <w:del w:id="456" w:author="Ama de Berrio" w:date="2024-06-21T16:17:00Z">
            <w:r w:rsidR="005359D1" w:rsidRPr="003323D6" w:rsidDel="00CA1723">
              <w:rPr>
                <w:rFonts w:cstheme="majorHAnsi"/>
                <w:color w:val="000000"/>
              </w:rPr>
              <w:delText>(14)</w:delText>
            </w:r>
          </w:del>
        </w:sdtContent>
      </w:sdt>
      <w:ins w:id="457" w:author="lina peña" w:date="2024-06-21T10:11:00Z">
        <w:r w:rsidR="00DE16B0">
          <w:rPr>
            <w:rFonts w:cstheme="majorHAnsi"/>
            <w:lang w:eastAsia="es-ES"/>
          </w:rPr>
          <w:t>,</w:t>
        </w:r>
      </w:ins>
      <w:del w:id="458" w:author="lina peña" w:date="2024-06-21T10:11:00Z">
        <w:r w:rsidR="002A5811" w:rsidRPr="00E90885" w:rsidDel="00DE16B0">
          <w:rPr>
            <w:rFonts w:cstheme="majorHAnsi"/>
            <w:lang w:eastAsia="es-ES"/>
          </w:rPr>
          <w:delText>definió</w:delText>
        </w:r>
      </w:del>
      <w:r w:rsidR="002A5811" w:rsidRPr="00E90885">
        <w:rPr>
          <w:rFonts w:cstheme="majorHAnsi"/>
          <w:lang w:eastAsia="es-ES"/>
        </w:rPr>
        <w:t xml:space="preserve"> </w:t>
      </w:r>
      <w:r w:rsidRPr="00E90885">
        <w:rPr>
          <w:rFonts w:cstheme="majorHAnsi"/>
          <w:lang w:eastAsia="es-ES"/>
        </w:rPr>
        <w:t>se definió un número de 12 predictores,</w:t>
      </w:r>
      <w:r w:rsidR="002A5811" w:rsidRPr="00E90885">
        <w:rPr>
          <w:rFonts w:cstheme="majorHAnsi"/>
          <w:lang w:eastAsia="es-ES"/>
        </w:rPr>
        <w:t xml:space="preserve"> </w:t>
      </w:r>
      <w:r w:rsidR="00321411" w:rsidRPr="00E90885">
        <w:rPr>
          <w:rFonts w:cstheme="majorHAnsi"/>
          <w:lang w:eastAsia="es-ES"/>
        </w:rPr>
        <w:t xml:space="preserve">y al no disponerse de un </w:t>
      </w:r>
      <w:r w:rsidRPr="00E90885">
        <w:rPr>
          <w:rFonts w:cstheme="majorHAnsi"/>
          <w:lang w:eastAsia="es-ES"/>
        </w:rPr>
        <w:t xml:space="preserve">valor de </w:t>
      </w:r>
      <w:r w:rsidR="00321411" w:rsidRPr="00E90885">
        <w:rPr>
          <w:rFonts w:cstheme="majorHAnsi"/>
          <w:lang w:eastAsia="es-ES"/>
        </w:rPr>
        <w:t>estadístico C, se utilizó un AUROC obtenido de la literatura</w:t>
      </w:r>
      <w:r w:rsidR="0008000E" w:rsidRPr="00E90885">
        <w:rPr>
          <w:rFonts w:cstheme="majorHAnsi"/>
          <w:lang w:eastAsia="es-ES"/>
        </w:rPr>
        <w:t xml:space="preserve"> de 0.839</w:t>
      </w:r>
      <w:r w:rsidR="00321411" w:rsidRPr="00E90885">
        <w:rPr>
          <w:rFonts w:cstheme="majorHAnsi"/>
          <w:lang w:eastAsia="es-ES"/>
        </w:rPr>
        <w:t xml:space="preserve"> </w:t>
      </w:r>
      <w:sdt>
        <w:sdtPr>
          <w:rPr>
            <w:rFonts w:cstheme="majorHAnsi"/>
            <w:iCs/>
            <w:color w:val="000000"/>
          </w:rPr>
          <w:tag w:val="MENDELEY_CITATION_v3_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"/>
          <w:id w:val="338050849"/>
          <w:placeholder>
            <w:docPart w:val="5B777DBDBFA7174BAB049FA6FC2910B8"/>
          </w:placeholder>
        </w:sdtPr>
        <w:sdtEndPr>
          <w:rPr>
            <w:iCs w:val="0"/>
          </w:rPr>
        </w:sdtEndPr>
        <w:sdtContent>
          <w:ins w:id="459" w:author="Ama de Berrio" w:date="2024-06-25T17:54:00Z">
            <w:r w:rsidR="003323D6" w:rsidRPr="003323D6">
              <w:rPr>
                <w:rFonts w:cstheme="majorHAnsi"/>
                <w:color w:val="000000"/>
              </w:rPr>
              <w:t>(19)</w:t>
            </w:r>
          </w:ins>
          <w:del w:id="460" w:author="Ama de Berrio" w:date="2024-06-21T16:17:00Z">
            <w:r w:rsidR="005359D1" w:rsidRPr="003323D6" w:rsidDel="00CA1723">
              <w:rPr>
                <w:rFonts w:cstheme="majorHAnsi"/>
                <w:color w:val="000000"/>
              </w:rPr>
              <w:delText>(19)</w:delText>
            </w:r>
          </w:del>
        </w:sdtContent>
      </w:sdt>
      <w:r w:rsidR="00321411" w:rsidRPr="00E90885">
        <w:rPr>
          <w:rFonts w:cstheme="majorHAnsi"/>
          <w:lang w:eastAsia="es-ES"/>
        </w:rPr>
        <w:t xml:space="preserve">. </w:t>
      </w:r>
      <w:del w:id="461" w:author="lina peña" w:date="2024-06-21T10:11:00Z">
        <w:r w:rsidR="00321411" w:rsidRPr="00E90885" w:rsidDel="00F83031">
          <w:rPr>
            <w:rFonts w:cstheme="majorHAnsi"/>
            <w:lang w:eastAsia="es-ES"/>
          </w:rPr>
          <w:delText xml:space="preserve"> </w:delText>
        </w:r>
      </w:del>
      <w:bookmarkStart w:id="462" w:name="_Hlk163993002"/>
      <w:r w:rsidR="007B142F" w:rsidRPr="00E90885">
        <w:rPr>
          <w:rFonts w:cstheme="majorHAnsi"/>
          <w:lang w:eastAsia="es-ES"/>
        </w:rPr>
        <w:t xml:space="preserve">La literatura define que se debe seleccionar el cálculo que arroje un mayor tamaño de muestra </w:t>
      </w:r>
      <w:sdt>
        <w:sdtPr>
          <w:rPr>
            <w:rFonts w:cstheme="majorHAnsi"/>
            <w:color w:val="000000"/>
            <w:lang w:eastAsia="es-ES"/>
          </w:rPr>
          <w:tag w:val="MENDELEY_CITATION_v3_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"/>
          <w:id w:val="343205675"/>
          <w:placeholder>
            <w:docPart w:val="C212CE6B10E1A641AE16A4FCDFDFDC32"/>
          </w:placeholder>
        </w:sdtPr>
        <w:sdtContent>
          <w:ins w:id="463" w:author="Ama de Berrio" w:date="2024-06-25T17:54:00Z">
            <w:r w:rsidR="003323D6" w:rsidRPr="003323D6">
              <w:rPr>
                <w:rFonts w:cstheme="majorHAnsi"/>
                <w:color w:val="000000"/>
                <w:lang w:eastAsia="es-ES"/>
              </w:rPr>
              <w:t>(93)</w:t>
            </w:r>
          </w:ins>
          <w:del w:id="464" w:author="Ama de Berrio" w:date="2024-06-21T16:17:00Z">
            <w:r w:rsidR="005359D1" w:rsidRPr="003323D6" w:rsidDel="00CA1723">
              <w:rPr>
                <w:rFonts w:cstheme="majorHAnsi"/>
                <w:color w:val="000000"/>
                <w:lang w:eastAsia="es-ES"/>
              </w:rPr>
              <w:delText>(91)</w:delText>
            </w:r>
          </w:del>
        </w:sdtContent>
      </w:sdt>
      <w:bookmarkEnd w:id="462"/>
      <w:r w:rsidR="002A5811" w:rsidRPr="00E90885">
        <w:rPr>
          <w:rFonts w:cstheme="majorHAnsi"/>
          <w:color w:val="000000"/>
          <w:lang w:eastAsia="es-ES"/>
        </w:rPr>
        <w:t xml:space="preserve">, </w:t>
      </w:r>
      <w:r w:rsidRPr="00E90885">
        <w:rPr>
          <w:rFonts w:cstheme="majorHAnsi"/>
          <w:color w:val="000000"/>
          <w:lang w:eastAsia="es-ES"/>
        </w:rPr>
        <w:t xml:space="preserve">en este caso se obtiene una muestra de 350 pacientes y </w:t>
      </w:r>
      <w:r w:rsidRPr="00E90885">
        <w:rPr>
          <w:rFonts w:cstheme="majorHAnsi"/>
          <w:lang w:eastAsia="es-ES"/>
        </w:rPr>
        <w:t xml:space="preserve">un número de 8 eventos por variable predictora (EPP). </w:t>
      </w:r>
    </w:p>
    <w:p w14:paraId="38B74605" w14:textId="77777777" w:rsidR="00E90885" w:rsidRPr="005C37D0" w:rsidRDefault="00E90885" w:rsidP="00E90885">
      <w:pPr>
        <w:ind w:left="360"/>
        <w:jc w:val="both"/>
        <w:rPr>
          <w:rFonts w:cstheme="majorHAnsi"/>
          <w:lang w:eastAsia="es-ES"/>
        </w:rPr>
      </w:pPr>
    </w:p>
    <w:p w14:paraId="0A6A1619" w14:textId="22DE7189" w:rsidR="00B05EE4" w:rsidRPr="005C37D0" w:rsidRDefault="00B05EE4" w:rsidP="005C37D0">
      <w:pPr>
        <w:ind w:left="360"/>
        <w:rPr>
          <w:rFonts w:cstheme="majorHAnsi"/>
          <w:color w:val="1F3864" w:themeColor="accent1" w:themeShade="80"/>
        </w:rPr>
      </w:pPr>
      <w:r w:rsidRPr="00230737">
        <w:rPr>
          <w:rFonts w:cstheme="majorHAnsi"/>
          <w:noProof/>
          <w:lang w:val="en-US" w:eastAsia="es-ES"/>
        </w:rPr>
        <w:drawing>
          <wp:inline distT="0" distB="0" distL="0" distR="0" wp14:anchorId="4AB64DF1" wp14:editId="3C73A293">
            <wp:extent cx="4474895" cy="2069348"/>
            <wp:effectExtent l="0" t="0" r="0" b="1270"/>
            <wp:docPr id="18555722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08717" name=""/>
                    <pic:cNvPicPr/>
                  </pic:nvPicPr>
                  <pic:blipFill>
                    <a:blip r:embed="rId11"/>
                    <a:stretch>
                      <a:fillRect/>
                    </a:stretch>
                  </pic:blipFill>
                  <pic:spPr>
                    <a:xfrm>
                      <a:off x="0" y="0"/>
                      <a:ext cx="4486272" cy="2074609"/>
                    </a:xfrm>
                    <a:prstGeom prst="rect">
                      <a:avLst/>
                    </a:prstGeom>
                  </pic:spPr>
                </pic:pic>
              </a:graphicData>
            </a:graphic>
          </wp:inline>
        </w:drawing>
      </w:r>
    </w:p>
    <w:p w14:paraId="0CEFCD9E" w14:textId="6602F7F3" w:rsidR="009502A3" w:rsidRPr="007B142F" w:rsidRDefault="009502A3" w:rsidP="00B05EE4">
      <w:pPr>
        <w:ind w:left="360"/>
        <w:jc w:val="both"/>
        <w:rPr>
          <w:rFonts w:cstheme="majorHAnsi"/>
          <w:lang w:val="en-US" w:eastAsia="es-ES"/>
        </w:rPr>
      </w:pPr>
      <w:r w:rsidRPr="007B142F">
        <w:rPr>
          <w:rFonts w:cstheme="majorHAnsi"/>
          <w:lang w:val="en-US" w:eastAsia="es-ES"/>
        </w:rPr>
        <w:t xml:space="preserve"> </w:t>
      </w:r>
    </w:p>
    <w:p w14:paraId="39A8C4B5" w14:textId="77777777" w:rsidR="009502A3" w:rsidRPr="005C37D0" w:rsidRDefault="009502A3" w:rsidP="005C37D0">
      <w:pPr>
        <w:ind w:left="360"/>
        <w:rPr>
          <w:rFonts w:ascii="Cambria Math" w:hAnsi="Cambria Math" w:cstheme="majorHAnsi"/>
          <w:i/>
          <w:iCs/>
          <w:color w:val="1F3864" w:themeColor="accent1" w:themeShade="80"/>
          <w:sz w:val="16"/>
          <w:szCs w:val="16"/>
          <w:lang w:val="en-US"/>
        </w:rPr>
      </w:pPr>
      <w:r w:rsidRPr="005C37D0">
        <w:rPr>
          <w:rFonts w:ascii="Cambria Math" w:hAnsi="Cambria Math" w:cstheme="majorHAnsi"/>
          <w:i/>
          <w:iCs/>
          <w:color w:val="1F3864" w:themeColor="accent1" w:themeShade="80"/>
          <w:sz w:val="16"/>
          <w:szCs w:val="16"/>
          <w:lang w:val="en-US"/>
        </w:rPr>
        <w:t xml:space="preserve">&gt; </w:t>
      </w:r>
      <w:proofErr w:type="spellStart"/>
      <w:proofErr w:type="gramStart"/>
      <w:r w:rsidRPr="005C37D0">
        <w:rPr>
          <w:rFonts w:ascii="Cambria Math" w:hAnsi="Cambria Math" w:cstheme="majorHAnsi"/>
          <w:i/>
          <w:iCs/>
          <w:color w:val="1F3864" w:themeColor="accent1" w:themeShade="80"/>
          <w:sz w:val="16"/>
          <w:szCs w:val="16"/>
          <w:lang w:val="en-US"/>
        </w:rPr>
        <w:t>pmsampsize</w:t>
      </w:r>
      <w:proofErr w:type="spellEnd"/>
      <w:r w:rsidRPr="005C37D0">
        <w:rPr>
          <w:rFonts w:ascii="Cambria Math" w:hAnsi="Cambria Math" w:cstheme="majorHAnsi"/>
          <w:i/>
          <w:iCs/>
          <w:color w:val="1F3864" w:themeColor="accent1" w:themeShade="80"/>
          <w:sz w:val="16"/>
          <w:szCs w:val="16"/>
          <w:lang w:val="en-US"/>
        </w:rPr>
        <w:t>(</w:t>
      </w:r>
      <w:proofErr w:type="gramEnd"/>
      <w:r w:rsidRPr="005C37D0">
        <w:rPr>
          <w:rFonts w:ascii="Cambria Math" w:hAnsi="Cambria Math" w:cstheme="majorHAnsi"/>
          <w:i/>
          <w:iCs/>
          <w:color w:val="1F3864" w:themeColor="accent1" w:themeShade="80"/>
          <w:sz w:val="16"/>
          <w:szCs w:val="16"/>
          <w:lang w:val="en-US"/>
        </w:rPr>
        <w:t xml:space="preserve">type = "b", </w:t>
      </w:r>
      <w:proofErr w:type="spellStart"/>
      <w:r w:rsidRPr="005C37D0">
        <w:rPr>
          <w:rFonts w:ascii="Cambria Math" w:hAnsi="Cambria Math" w:cstheme="majorHAnsi"/>
          <w:i/>
          <w:iCs/>
          <w:color w:val="1F3864" w:themeColor="accent1" w:themeShade="80"/>
          <w:sz w:val="16"/>
          <w:szCs w:val="16"/>
          <w:lang w:val="en-US"/>
        </w:rPr>
        <w:t>cstatistic</w:t>
      </w:r>
      <w:proofErr w:type="spellEnd"/>
      <w:r w:rsidRPr="005C37D0">
        <w:rPr>
          <w:rFonts w:ascii="Cambria Math" w:hAnsi="Cambria Math" w:cstheme="majorHAnsi"/>
          <w:i/>
          <w:iCs/>
          <w:color w:val="1F3864" w:themeColor="accent1" w:themeShade="80"/>
          <w:sz w:val="16"/>
          <w:szCs w:val="16"/>
          <w:lang w:val="en-US"/>
        </w:rPr>
        <w:t xml:space="preserve"> = 0.839, parameters = 12, prevalence = 0.35)</w:t>
      </w:r>
    </w:p>
    <w:p w14:paraId="1A8F2175" w14:textId="77777777" w:rsidR="009502A3" w:rsidRPr="005C37D0" w:rsidRDefault="009502A3" w:rsidP="005C37D0">
      <w:pPr>
        <w:ind w:left="360"/>
        <w:rPr>
          <w:rFonts w:ascii="Cambria Math" w:hAnsi="Cambria Math" w:cstheme="majorHAnsi"/>
          <w:i/>
          <w:iCs/>
          <w:color w:val="1F3864" w:themeColor="accent1" w:themeShade="80"/>
          <w:sz w:val="16"/>
          <w:szCs w:val="16"/>
          <w:lang w:val="en-US"/>
        </w:rPr>
      </w:pPr>
      <w:r w:rsidRPr="005C37D0">
        <w:rPr>
          <w:rFonts w:ascii="Cambria Math" w:hAnsi="Cambria Math" w:cstheme="majorHAnsi"/>
          <w:i/>
          <w:iCs/>
          <w:color w:val="1F3864" w:themeColor="accent1" w:themeShade="80"/>
          <w:sz w:val="16"/>
          <w:szCs w:val="16"/>
          <w:lang w:val="en-US"/>
        </w:rPr>
        <w:t xml:space="preserve">Given input C-statistic = </w:t>
      </w:r>
      <w:proofErr w:type="gramStart"/>
      <w:r w:rsidRPr="005C37D0">
        <w:rPr>
          <w:rFonts w:ascii="Cambria Math" w:hAnsi="Cambria Math" w:cstheme="majorHAnsi"/>
          <w:i/>
          <w:iCs/>
          <w:color w:val="1F3864" w:themeColor="accent1" w:themeShade="80"/>
          <w:sz w:val="16"/>
          <w:szCs w:val="16"/>
          <w:lang w:val="en-US"/>
        </w:rPr>
        <w:t>0.839  &amp;</w:t>
      </w:r>
      <w:proofErr w:type="gramEnd"/>
      <w:r w:rsidRPr="005C37D0">
        <w:rPr>
          <w:rFonts w:ascii="Cambria Math" w:hAnsi="Cambria Math" w:cstheme="majorHAnsi"/>
          <w:i/>
          <w:iCs/>
          <w:color w:val="1F3864" w:themeColor="accent1" w:themeShade="80"/>
          <w:sz w:val="16"/>
          <w:szCs w:val="16"/>
          <w:lang w:val="en-US"/>
        </w:rPr>
        <w:t xml:space="preserve"> prevalence = 0.35  </w:t>
      </w:r>
    </w:p>
    <w:p w14:paraId="000346D8" w14:textId="77777777" w:rsidR="009502A3" w:rsidRPr="005C37D0" w:rsidRDefault="009502A3" w:rsidP="005C37D0">
      <w:pPr>
        <w:ind w:left="360"/>
        <w:rPr>
          <w:rFonts w:ascii="Cambria Math" w:hAnsi="Cambria Math" w:cstheme="majorHAnsi"/>
          <w:i/>
          <w:iCs/>
          <w:color w:val="1F3864" w:themeColor="accent1" w:themeShade="80"/>
          <w:sz w:val="16"/>
          <w:szCs w:val="16"/>
          <w:lang w:val="en-US"/>
        </w:rPr>
      </w:pPr>
      <w:r w:rsidRPr="005C37D0">
        <w:rPr>
          <w:rFonts w:ascii="Cambria Math" w:hAnsi="Cambria Math" w:cstheme="majorHAnsi"/>
          <w:i/>
          <w:iCs/>
          <w:color w:val="1F3864" w:themeColor="accent1" w:themeShade="80"/>
          <w:sz w:val="16"/>
          <w:szCs w:val="16"/>
          <w:lang w:val="en-US"/>
        </w:rPr>
        <w:t xml:space="preserve">Cox-Snell R-sq = 0.3055  </w:t>
      </w:r>
    </w:p>
    <w:p w14:paraId="18C18EEF" w14:textId="77777777" w:rsidR="009502A3" w:rsidRPr="005C37D0" w:rsidRDefault="009502A3" w:rsidP="005C37D0">
      <w:pPr>
        <w:ind w:left="360"/>
        <w:rPr>
          <w:rFonts w:ascii="Cambria Math" w:hAnsi="Cambria Math" w:cstheme="majorHAnsi"/>
          <w:i/>
          <w:iCs/>
          <w:color w:val="1F3864" w:themeColor="accent1" w:themeShade="80"/>
          <w:sz w:val="16"/>
          <w:szCs w:val="16"/>
          <w:lang w:val="en-US"/>
        </w:rPr>
      </w:pPr>
      <w:r w:rsidRPr="005C37D0">
        <w:rPr>
          <w:rFonts w:ascii="Cambria Math" w:hAnsi="Cambria Math" w:cstheme="majorHAnsi"/>
          <w:i/>
          <w:iCs/>
          <w:color w:val="1F3864" w:themeColor="accent1" w:themeShade="80"/>
          <w:sz w:val="16"/>
          <w:szCs w:val="16"/>
          <w:lang w:val="en-US"/>
        </w:rPr>
        <w:t xml:space="preserve"> </w:t>
      </w:r>
    </w:p>
    <w:p w14:paraId="54951EB9" w14:textId="77777777" w:rsidR="009502A3" w:rsidRPr="005C37D0" w:rsidRDefault="009502A3" w:rsidP="005C37D0">
      <w:pPr>
        <w:ind w:left="360"/>
        <w:rPr>
          <w:rFonts w:ascii="Cambria Math" w:hAnsi="Cambria Math" w:cstheme="majorHAnsi"/>
          <w:i/>
          <w:iCs/>
          <w:color w:val="1F3864" w:themeColor="accent1" w:themeShade="80"/>
          <w:sz w:val="16"/>
          <w:szCs w:val="16"/>
          <w:lang w:val="en-US"/>
        </w:rPr>
      </w:pPr>
      <w:r w:rsidRPr="005C37D0">
        <w:rPr>
          <w:rFonts w:ascii="Cambria Math" w:hAnsi="Cambria Math" w:cstheme="majorHAnsi"/>
          <w:i/>
          <w:iCs/>
          <w:color w:val="1F3864" w:themeColor="accent1" w:themeShade="80"/>
          <w:sz w:val="16"/>
          <w:szCs w:val="16"/>
          <w:lang w:val="en-US"/>
        </w:rPr>
        <w:t xml:space="preserve">NB: Assuming 0.05 acceptable difference in apparent &amp; adjusted R-squared </w:t>
      </w:r>
    </w:p>
    <w:p w14:paraId="77C873D6" w14:textId="77777777" w:rsidR="009502A3" w:rsidRPr="005C37D0" w:rsidRDefault="009502A3" w:rsidP="005C37D0">
      <w:pPr>
        <w:ind w:left="360"/>
        <w:rPr>
          <w:rFonts w:ascii="Cambria Math" w:hAnsi="Cambria Math" w:cstheme="majorHAnsi"/>
          <w:i/>
          <w:iCs/>
          <w:color w:val="1F3864" w:themeColor="accent1" w:themeShade="80"/>
          <w:sz w:val="16"/>
          <w:szCs w:val="16"/>
          <w:lang w:val="en-US"/>
        </w:rPr>
      </w:pPr>
      <w:r w:rsidRPr="005C37D0">
        <w:rPr>
          <w:rFonts w:ascii="Cambria Math" w:hAnsi="Cambria Math" w:cstheme="majorHAnsi"/>
          <w:i/>
          <w:iCs/>
          <w:color w:val="1F3864" w:themeColor="accent1" w:themeShade="80"/>
          <w:sz w:val="16"/>
          <w:szCs w:val="16"/>
          <w:lang w:val="en-US"/>
        </w:rPr>
        <w:t xml:space="preserve">NB: Assuming 0.05 margin of error in estimation of intercept </w:t>
      </w:r>
    </w:p>
    <w:p w14:paraId="6010CBFB" w14:textId="77777777" w:rsidR="009502A3" w:rsidRPr="005C37D0" w:rsidRDefault="009502A3" w:rsidP="005C37D0">
      <w:pPr>
        <w:ind w:left="360"/>
        <w:rPr>
          <w:rFonts w:ascii="Cambria Math" w:hAnsi="Cambria Math" w:cstheme="majorHAnsi"/>
          <w:i/>
          <w:iCs/>
          <w:color w:val="1F3864" w:themeColor="accent1" w:themeShade="80"/>
          <w:sz w:val="16"/>
          <w:szCs w:val="16"/>
          <w:lang w:val="en-US"/>
        </w:rPr>
      </w:pPr>
      <w:r w:rsidRPr="005C37D0">
        <w:rPr>
          <w:rFonts w:ascii="Cambria Math" w:hAnsi="Cambria Math" w:cstheme="majorHAnsi"/>
          <w:i/>
          <w:iCs/>
          <w:color w:val="1F3864" w:themeColor="accent1" w:themeShade="80"/>
          <w:sz w:val="16"/>
          <w:szCs w:val="16"/>
          <w:lang w:val="en-US"/>
        </w:rPr>
        <w:t xml:space="preserve">NB: Events per Predictor Parameter (EPP) assumes prevalence = 0.35  </w:t>
      </w:r>
    </w:p>
    <w:p w14:paraId="243EF6B4" w14:textId="3F0A0808" w:rsidR="00B05EE4" w:rsidRPr="005C37D0" w:rsidRDefault="009502A3" w:rsidP="005C37D0">
      <w:pPr>
        <w:ind w:left="360"/>
        <w:rPr>
          <w:rFonts w:ascii="Cambria Math" w:hAnsi="Cambria Math" w:cstheme="majorHAnsi"/>
          <w:i/>
          <w:iCs/>
          <w:color w:val="1F3864" w:themeColor="accent1" w:themeShade="80"/>
          <w:sz w:val="16"/>
          <w:szCs w:val="16"/>
          <w:lang w:val="en-US"/>
        </w:rPr>
      </w:pPr>
      <w:r w:rsidRPr="005C37D0">
        <w:rPr>
          <w:rFonts w:ascii="Cambria Math" w:hAnsi="Cambria Math" w:cstheme="majorHAnsi"/>
          <w:i/>
          <w:iCs/>
          <w:color w:val="1F3864" w:themeColor="accent1" w:themeShade="80"/>
          <w:sz w:val="16"/>
          <w:szCs w:val="16"/>
          <w:lang w:val="en-US"/>
        </w:rPr>
        <w:t xml:space="preserve"> </w:t>
      </w:r>
    </w:p>
    <w:p w14:paraId="4437BD8A" w14:textId="71A0865D" w:rsidR="009502A3" w:rsidRPr="005C37D0" w:rsidRDefault="009502A3" w:rsidP="005C37D0">
      <w:pPr>
        <w:ind w:left="360"/>
        <w:rPr>
          <w:rFonts w:ascii="Cambria Math" w:hAnsi="Cambria Math" w:cstheme="majorHAnsi"/>
          <w:i/>
          <w:iCs/>
          <w:color w:val="1F3864" w:themeColor="accent1" w:themeShade="80"/>
          <w:sz w:val="16"/>
          <w:szCs w:val="16"/>
          <w:lang w:val="en-US"/>
        </w:rPr>
      </w:pPr>
      <w:r w:rsidRPr="005C37D0">
        <w:rPr>
          <w:rFonts w:ascii="Cambria Math" w:hAnsi="Cambria Math" w:cstheme="majorHAnsi"/>
          <w:i/>
          <w:iCs/>
          <w:color w:val="1F3864" w:themeColor="accent1" w:themeShade="80"/>
          <w:sz w:val="16"/>
          <w:szCs w:val="16"/>
          <w:lang w:val="en-US"/>
        </w:rPr>
        <w:t xml:space="preserve">           </w:t>
      </w:r>
      <w:proofErr w:type="spellStart"/>
      <w:r w:rsidRPr="005C37D0">
        <w:rPr>
          <w:rFonts w:ascii="Cambria Math" w:hAnsi="Cambria Math" w:cstheme="majorHAnsi"/>
          <w:i/>
          <w:iCs/>
          <w:color w:val="1F3864" w:themeColor="accent1" w:themeShade="80"/>
          <w:sz w:val="16"/>
          <w:szCs w:val="16"/>
          <w:lang w:val="en-US"/>
        </w:rPr>
        <w:t>Samp_size</w:t>
      </w:r>
      <w:proofErr w:type="spellEnd"/>
      <w:r w:rsidRPr="005C37D0">
        <w:rPr>
          <w:rFonts w:ascii="Cambria Math" w:hAnsi="Cambria Math" w:cstheme="majorHAnsi"/>
          <w:i/>
          <w:iCs/>
          <w:color w:val="1F3864" w:themeColor="accent1" w:themeShade="80"/>
          <w:sz w:val="16"/>
          <w:szCs w:val="16"/>
          <w:lang w:val="en-US"/>
        </w:rPr>
        <w:t xml:space="preserve"> </w:t>
      </w:r>
      <w:r w:rsidR="00B05EE4" w:rsidRPr="005C37D0">
        <w:rPr>
          <w:rFonts w:ascii="Cambria Math" w:hAnsi="Cambria Math" w:cstheme="majorHAnsi"/>
          <w:i/>
          <w:iCs/>
          <w:color w:val="1F3864" w:themeColor="accent1" w:themeShade="80"/>
          <w:sz w:val="16"/>
          <w:szCs w:val="16"/>
          <w:lang w:val="en-US"/>
        </w:rPr>
        <w:t xml:space="preserve">   </w:t>
      </w:r>
      <w:r w:rsidRPr="005C37D0">
        <w:rPr>
          <w:rFonts w:ascii="Cambria Math" w:hAnsi="Cambria Math" w:cstheme="majorHAnsi"/>
          <w:i/>
          <w:iCs/>
          <w:color w:val="1F3864" w:themeColor="accent1" w:themeShade="80"/>
          <w:sz w:val="16"/>
          <w:szCs w:val="16"/>
          <w:lang w:val="en-US"/>
        </w:rPr>
        <w:t xml:space="preserve">Shrinkage </w:t>
      </w:r>
      <w:r w:rsidR="00B05EE4" w:rsidRPr="005C37D0">
        <w:rPr>
          <w:rFonts w:ascii="Cambria Math" w:hAnsi="Cambria Math" w:cstheme="majorHAnsi"/>
          <w:i/>
          <w:iCs/>
          <w:color w:val="1F3864" w:themeColor="accent1" w:themeShade="80"/>
          <w:sz w:val="16"/>
          <w:szCs w:val="16"/>
          <w:lang w:val="en-US"/>
        </w:rPr>
        <w:t xml:space="preserve">   </w:t>
      </w:r>
      <w:r w:rsidRPr="005C37D0">
        <w:rPr>
          <w:rFonts w:ascii="Cambria Math" w:hAnsi="Cambria Math" w:cstheme="majorHAnsi"/>
          <w:i/>
          <w:iCs/>
          <w:color w:val="1F3864" w:themeColor="accent1" w:themeShade="80"/>
          <w:sz w:val="16"/>
          <w:szCs w:val="16"/>
          <w:lang w:val="en-US"/>
        </w:rPr>
        <w:t xml:space="preserve">Parameter </w:t>
      </w:r>
      <w:r w:rsidR="00B05EE4" w:rsidRPr="005C37D0">
        <w:rPr>
          <w:rFonts w:ascii="Cambria Math" w:hAnsi="Cambria Math" w:cstheme="majorHAnsi"/>
          <w:i/>
          <w:iCs/>
          <w:color w:val="1F3864" w:themeColor="accent1" w:themeShade="80"/>
          <w:sz w:val="16"/>
          <w:szCs w:val="16"/>
          <w:lang w:val="en-US"/>
        </w:rPr>
        <w:t xml:space="preserve">   </w:t>
      </w:r>
      <w:proofErr w:type="spellStart"/>
      <w:r w:rsidRPr="005C37D0">
        <w:rPr>
          <w:rFonts w:ascii="Cambria Math" w:hAnsi="Cambria Math" w:cstheme="majorHAnsi"/>
          <w:i/>
          <w:iCs/>
          <w:color w:val="1F3864" w:themeColor="accent1" w:themeShade="80"/>
          <w:sz w:val="16"/>
          <w:szCs w:val="16"/>
          <w:lang w:val="en-US"/>
        </w:rPr>
        <w:t>CS_Rsq</w:t>
      </w:r>
      <w:proofErr w:type="spellEnd"/>
      <w:r w:rsidRPr="005C37D0">
        <w:rPr>
          <w:rFonts w:ascii="Cambria Math" w:hAnsi="Cambria Math" w:cstheme="majorHAnsi"/>
          <w:i/>
          <w:iCs/>
          <w:color w:val="1F3864" w:themeColor="accent1" w:themeShade="80"/>
          <w:sz w:val="16"/>
          <w:szCs w:val="16"/>
          <w:lang w:val="en-US"/>
        </w:rPr>
        <w:t xml:space="preserve"> </w:t>
      </w:r>
      <w:r w:rsidR="00B05EE4" w:rsidRPr="005C37D0">
        <w:rPr>
          <w:rFonts w:ascii="Cambria Math" w:hAnsi="Cambria Math" w:cstheme="majorHAnsi"/>
          <w:i/>
          <w:iCs/>
          <w:color w:val="1F3864" w:themeColor="accent1" w:themeShade="80"/>
          <w:sz w:val="16"/>
          <w:szCs w:val="16"/>
          <w:lang w:val="en-US"/>
        </w:rPr>
        <w:t xml:space="preserve">   </w:t>
      </w:r>
      <w:proofErr w:type="spellStart"/>
      <w:r w:rsidRPr="005C37D0">
        <w:rPr>
          <w:rFonts w:ascii="Cambria Math" w:hAnsi="Cambria Math" w:cstheme="majorHAnsi"/>
          <w:i/>
          <w:iCs/>
          <w:color w:val="1F3864" w:themeColor="accent1" w:themeShade="80"/>
          <w:sz w:val="16"/>
          <w:szCs w:val="16"/>
          <w:lang w:val="en-US"/>
        </w:rPr>
        <w:t>Max_Rsq</w:t>
      </w:r>
      <w:proofErr w:type="spellEnd"/>
      <w:r w:rsidRPr="005C37D0">
        <w:rPr>
          <w:rFonts w:ascii="Cambria Math" w:hAnsi="Cambria Math" w:cstheme="majorHAnsi"/>
          <w:i/>
          <w:iCs/>
          <w:color w:val="1F3864" w:themeColor="accent1" w:themeShade="80"/>
          <w:sz w:val="16"/>
          <w:szCs w:val="16"/>
          <w:lang w:val="en-US"/>
        </w:rPr>
        <w:t xml:space="preserve"> </w:t>
      </w:r>
      <w:r w:rsidR="00B05EE4" w:rsidRPr="005C37D0">
        <w:rPr>
          <w:rFonts w:ascii="Cambria Math" w:hAnsi="Cambria Math" w:cstheme="majorHAnsi"/>
          <w:i/>
          <w:iCs/>
          <w:color w:val="1F3864" w:themeColor="accent1" w:themeShade="80"/>
          <w:sz w:val="16"/>
          <w:szCs w:val="16"/>
          <w:lang w:val="en-US"/>
        </w:rPr>
        <w:t xml:space="preserve">   </w:t>
      </w:r>
      <w:proofErr w:type="spellStart"/>
      <w:r w:rsidRPr="005C37D0">
        <w:rPr>
          <w:rFonts w:ascii="Cambria Math" w:hAnsi="Cambria Math" w:cstheme="majorHAnsi"/>
          <w:i/>
          <w:iCs/>
          <w:color w:val="1F3864" w:themeColor="accent1" w:themeShade="80"/>
          <w:sz w:val="16"/>
          <w:szCs w:val="16"/>
          <w:lang w:val="en-US"/>
        </w:rPr>
        <w:t>Nag_Rsq</w:t>
      </w:r>
      <w:proofErr w:type="spellEnd"/>
      <w:r w:rsidRPr="005C37D0">
        <w:rPr>
          <w:rFonts w:ascii="Cambria Math" w:hAnsi="Cambria Math" w:cstheme="majorHAnsi"/>
          <w:i/>
          <w:iCs/>
          <w:color w:val="1F3864" w:themeColor="accent1" w:themeShade="80"/>
          <w:sz w:val="16"/>
          <w:szCs w:val="16"/>
          <w:lang w:val="en-US"/>
        </w:rPr>
        <w:t xml:space="preserve">   </w:t>
      </w:r>
      <w:r w:rsidR="00B05EE4" w:rsidRPr="005C37D0">
        <w:rPr>
          <w:rFonts w:ascii="Cambria Math" w:hAnsi="Cambria Math" w:cstheme="majorHAnsi"/>
          <w:i/>
          <w:iCs/>
          <w:color w:val="1F3864" w:themeColor="accent1" w:themeShade="80"/>
          <w:sz w:val="16"/>
          <w:szCs w:val="16"/>
          <w:lang w:val="en-US"/>
        </w:rPr>
        <w:t xml:space="preserve"> </w:t>
      </w:r>
      <w:r w:rsidRPr="005C37D0">
        <w:rPr>
          <w:rFonts w:ascii="Cambria Math" w:hAnsi="Cambria Math" w:cstheme="majorHAnsi"/>
          <w:i/>
          <w:iCs/>
          <w:color w:val="1F3864" w:themeColor="accent1" w:themeShade="80"/>
          <w:sz w:val="16"/>
          <w:szCs w:val="16"/>
          <w:lang w:val="en-US"/>
        </w:rPr>
        <w:t>EPP</w:t>
      </w:r>
    </w:p>
    <w:p w14:paraId="296F292E" w14:textId="385B6A45" w:rsidR="009502A3" w:rsidRPr="005C37D0" w:rsidRDefault="009502A3" w:rsidP="005C37D0">
      <w:pPr>
        <w:ind w:left="360"/>
        <w:rPr>
          <w:rFonts w:ascii="Cambria Math" w:hAnsi="Cambria Math" w:cstheme="majorHAnsi"/>
          <w:i/>
          <w:iCs/>
          <w:color w:val="1F3864" w:themeColor="accent1" w:themeShade="80"/>
          <w:sz w:val="16"/>
          <w:szCs w:val="16"/>
          <w:lang w:val="en-US"/>
        </w:rPr>
      </w:pPr>
      <w:r w:rsidRPr="005C37D0">
        <w:rPr>
          <w:rFonts w:ascii="Cambria Math" w:hAnsi="Cambria Math" w:cstheme="majorHAnsi"/>
          <w:i/>
          <w:iCs/>
          <w:color w:val="1F3864" w:themeColor="accent1" w:themeShade="80"/>
          <w:sz w:val="16"/>
          <w:szCs w:val="16"/>
          <w:lang w:val="en-US"/>
        </w:rPr>
        <w:t xml:space="preserve">Criteria 1       290     0.900        </w:t>
      </w:r>
      <w:r w:rsidR="00B05EE4" w:rsidRPr="005C37D0">
        <w:rPr>
          <w:rFonts w:ascii="Cambria Math" w:hAnsi="Cambria Math" w:cstheme="majorHAnsi"/>
          <w:i/>
          <w:iCs/>
          <w:color w:val="1F3864" w:themeColor="accent1" w:themeShade="80"/>
          <w:sz w:val="16"/>
          <w:szCs w:val="16"/>
          <w:lang w:val="en-US"/>
        </w:rPr>
        <w:t xml:space="preserve">      </w:t>
      </w:r>
      <w:r w:rsidR="00B05EE4" w:rsidRPr="005C37D0">
        <w:rPr>
          <w:rFonts w:ascii="Cambria Math" w:hAnsi="Cambria Math" w:cstheme="majorHAnsi"/>
          <w:i/>
          <w:iCs/>
          <w:color w:val="1F3864" w:themeColor="accent1" w:themeShade="80"/>
          <w:sz w:val="16"/>
          <w:szCs w:val="16"/>
          <w:lang w:val="en-US"/>
        </w:rPr>
        <w:tab/>
      </w:r>
      <w:ins w:id="465" w:author="lina peña" w:date="2024-06-21T10:12:00Z">
        <w:r w:rsidR="00F83031">
          <w:rPr>
            <w:rFonts w:ascii="Cambria Math" w:hAnsi="Cambria Math" w:cstheme="majorHAnsi"/>
            <w:i/>
            <w:iCs/>
            <w:color w:val="1F3864" w:themeColor="accent1" w:themeShade="80"/>
            <w:sz w:val="16"/>
            <w:szCs w:val="16"/>
            <w:lang w:val="en-US"/>
          </w:rPr>
          <w:tab/>
        </w:r>
      </w:ins>
      <w:r w:rsidRPr="005C37D0">
        <w:rPr>
          <w:rFonts w:ascii="Cambria Math" w:hAnsi="Cambria Math" w:cstheme="majorHAnsi"/>
          <w:i/>
          <w:iCs/>
          <w:color w:val="1F3864" w:themeColor="accent1" w:themeShade="80"/>
          <w:sz w:val="16"/>
          <w:szCs w:val="16"/>
          <w:lang w:val="en-US"/>
        </w:rPr>
        <w:t xml:space="preserve">12 </w:t>
      </w:r>
      <w:r w:rsidR="00B05EE4" w:rsidRPr="005C37D0">
        <w:rPr>
          <w:rFonts w:ascii="Cambria Math" w:hAnsi="Cambria Math" w:cstheme="majorHAnsi"/>
          <w:i/>
          <w:iCs/>
          <w:color w:val="1F3864" w:themeColor="accent1" w:themeShade="80"/>
          <w:sz w:val="16"/>
          <w:szCs w:val="16"/>
          <w:lang w:val="en-US"/>
        </w:rPr>
        <w:t xml:space="preserve">   </w:t>
      </w:r>
      <w:r w:rsidRPr="005C37D0">
        <w:rPr>
          <w:rFonts w:ascii="Cambria Math" w:hAnsi="Cambria Math" w:cstheme="majorHAnsi"/>
          <w:i/>
          <w:iCs/>
          <w:color w:val="1F3864" w:themeColor="accent1" w:themeShade="80"/>
          <w:sz w:val="16"/>
          <w:szCs w:val="16"/>
          <w:lang w:val="en-US"/>
        </w:rPr>
        <w:t xml:space="preserve">0.3055   </w:t>
      </w:r>
      <w:r w:rsidR="00B05EE4" w:rsidRPr="005C37D0">
        <w:rPr>
          <w:rFonts w:ascii="Cambria Math" w:hAnsi="Cambria Math" w:cstheme="majorHAnsi"/>
          <w:i/>
          <w:iCs/>
          <w:color w:val="1F3864" w:themeColor="accent1" w:themeShade="80"/>
          <w:sz w:val="16"/>
          <w:szCs w:val="16"/>
          <w:lang w:val="en-US"/>
        </w:rPr>
        <w:t xml:space="preserve">      </w:t>
      </w:r>
      <w:r w:rsidRPr="005C37D0">
        <w:rPr>
          <w:rFonts w:ascii="Cambria Math" w:hAnsi="Cambria Math" w:cstheme="majorHAnsi"/>
          <w:i/>
          <w:iCs/>
          <w:color w:val="1F3864" w:themeColor="accent1" w:themeShade="80"/>
          <w:sz w:val="16"/>
          <w:szCs w:val="16"/>
          <w:lang w:val="en-US"/>
        </w:rPr>
        <w:t xml:space="preserve">0.726   </w:t>
      </w:r>
      <w:r w:rsidR="00B05EE4" w:rsidRPr="005C37D0">
        <w:rPr>
          <w:rFonts w:ascii="Cambria Math" w:hAnsi="Cambria Math" w:cstheme="majorHAnsi"/>
          <w:i/>
          <w:iCs/>
          <w:color w:val="1F3864" w:themeColor="accent1" w:themeShade="80"/>
          <w:sz w:val="16"/>
          <w:szCs w:val="16"/>
          <w:lang w:val="en-US"/>
        </w:rPr>
        <w:t xml:space="preserve">       </w:t>
      </w:r>
      <w:r w:rsidRPr="005C37D0">
        <w:rPr>
          <w:rFonts w:ascii="Cambria Math" w:hAnsi="Cambria Math" w:cstheme="majorHAnsi"/>
          <w:i/>
          <w:iCs/>
          <w:color w:val="1F3864" w:themeColor="accent1" w:themeShade="80"/>
          <w:sz w:val="16"/>
          <w:szCs w:val="16"/>
          <w:lang w:val="en-US"/>
        </w:rPr>
        <w:t xml:space="preserve">0.421  </w:t>
      </w:r>
      <w:r w:rsidR="00B05EE4" w:rsidRPr="005C37D0">
        <w:rPr>
          <w:rFonts w:ascii="Cambria Math" w:hAnsi="Cambria Math" w:cstheme="majorHAnsi"/>
          <w:i/>
          <w:iCs/>
          <w:color w:val="1F3864" w:themeColor="accent1" w:themeShade="80"/>
          <w:sz w:val="16"/>
          <w:szCs w:val="16"/>
          <w:lang w:val="en-US"/>
        </w:rPr>
        <w:t xml:space="preserve">  </w:t>
      </w:r>
      <w:r w:rsidRPr="005C37D0">
        <w:rPr>
          <w:rFonts w:ascii="Cambria Math" w:hAnsi="Cambria Math" w:cstheme="majorHAnsi"/>
          <w:i/>
          <w:iCs/>
          <w:color w:val="1F3864" w:themeColor="accent1" w:themeShade="80"/>
          <w:sz w:val="16"/>
          <w:szCs w:val="16"/>
          <w:lang w:val="en-US"/>
        </w:rPr>
        <w:t>8.46</w:t>
      </w:r>
    </w:p>
    <w:p w14:paraId="288B9F95" w14:textId="30770BEA" w:rsidR="009502A3" w:rsidRPr="005C37D0" w:rsidRDefault="009502A3" w:rsidP="005C37D0">
      <w:pPr>
        <w:ind w:left="360"/>
        <w:rPr>
          <w:rFonts w:ascii="Cambria Math" w:hAnsi="Cambria Math" w:cstheme="majorHAnsi"/>
          <w:i/>
          <w:iCs/>
          <w:color w:val="1F3864" w:themeColor="accent1" w:themeShade="80"/>
          <w:sz w:val="16"/>
          <w:szCs w:val="16"/>
          <w:lang w:val="en-US"/>
        </w:rPr>
      </w:pPr>
      <w:r w:rsidRPr="005C37D0">
        <w:rPr>
          <w:rFonts w:ascii="Cambria Math" w:hAnsi="Cambria Math" w:cstheme="majorHAnsi"/>
          <w:i/>
          <w:iCs/>
          <w:color w:val="1F3864" w:themeColor="accent1" w:themeShade="80"/>
          <w:sz w:val="16"/>
          <w:szCs w:val="16"/>
          <w:lang w:val="en-US"/>
        </w:rPr>
        <w:t xml:space="preserve">Criteria 2       271     0.894        </w:t>
      </w:r>
      <w:r w:rsidR="00B05EE4" w:rsidRPr="005C37D0">
        <w:rPr>
          <w:rFonts w:ascii="Cambria Math" w:hAnsi="Cambria Math" w:cstheme="majorHAnsi"/>
          <w:i/>
          <w:iCs/>
          <w:color w:val="1F3864" w:themeColor="accent1" w:themeShade="80"/>
          <w:sz w:val="16"/>
          <w:szCs w:val="16"/>
          <w:lang w:val="en-US"/>
        </w:rPr>
        <w:tab/>
      </w:r>
      <w:r w:rsidR="00B05EE4" w:rsidRPr="005C37D0">
        <w:rPr>
          <w:rFonts w:ascii="Cambria Math" w:hAnsi="Cambria Math" w:cstheme="majorHAnsi"/>
          <w:i/>
          <w:iCs/>
          <w:color w:val="1F3864" w:themeColor="accent1" w:themeShade="80"/>
          <w:sz w:val="16"/>
          <w:szCs w:val="16"/>
          <w:lang w:val="en-US"/>
        </w:rPr>
        <w:tab/>
      </w:r>
      <w:r w:rsidRPr="005C37D0">
        <w:rPr>
          <w:rFonts w:ascii="Cambria Math" w:hAnsi="Cambria Math" w:cstheme="majorHAnsi"/>
          <w:i/>
          <w:iCs/>
          <w:color w:val="1F3864" w:themeColor="accent1" w:themeShade="80"/>
          <w:sz w:val="16"/>
          <w:szCs w:val="16"/>
          <w:lang w:val="en-US"/>
        </w:rPr>
        <w:t xml:space="preserve">12 </w:t>
      </w:r>
      <w:r w:rsidR="00B05EE4" w:rsidRPr="005C37D0">
        <w:rPr>
          <w:rFonts w:ascii="Cambria Math" w:hAnsi="Cambria Math" w:cstheme="majorHAnsi"/>
          <w:i/>
          <w:iCs/>
          <w:color w:val="1F3864" w:themeColor="accent1" w:themeShade="80"/>
          <w:sz w:val="16"/>
          <w:szCs w:val="16"/>
          <w:lang w:val="en-US"/>
        </w:rPr>
        <w:t xml:space="preserve">  </w:t>
      </w:r>
      <w:r w:rsidRPr="005C37D0">
        <w:rPr>
          <w:rFonts w:ascii="Cambria Math" w:hAnsi="Cambria Math" w:cstheme="majorHAnsi"/>
          <w:i/>
          <w:iCs/>
          <w:color w:val="1F3864" w:themeColor="accent1" w:themeShade="80"/>
          <w:sz w:val="16"/>
          <w:szCs w:val="16"/>
          <w:lang w:val="en-US"/>
        </w:rPr>
        <w:t xml:space="preserve">0.3055   </w:t>
      </w:r>
      <w:r w:rsidR="00B05EE4" w:rsidRPr="005C37D0">
        <w:rPr>
          <w:rFonts w:ascii="Cambria Math" w:hAnsi="Cambria Math" w:cstheme="majorHAnsi"/>
          <w:i/>
          <w:iCs/>
          <w:color w:val="1F3864" w:themeColor="accent1" w:themeShade="80"/>
          <w:sz w:val="16"/>
          <w:szCs w:val="16"/>
          <w:lang w:val="en-US"/>
        </w:rPr>
        <w:t xml:space="preserve">       </w:t>
      </w:r>
      <w:r w:rsidRPr="005C37D0">
        <w:rPr>
          <w:rFonts w:ascii="Cambria Math" w:hAnsi="Cambria Math" w:cstheme="majorHAnsi"/>
          <w:i/>
          <w:iCs/>
          <w:color w:val="1F3864" w:themeColor="accent1" w:themeShade="80"/>
          <w:sz w:val="16"/>
          <w:szCs w:val="16"/>
          <w:lang w:val="en-US"/>
        </w:rPr>
        <w:t xml:space="preserve">0.726   </w:t>
      </w:r>
      <w:r w:rsidR="00B05EE4" w:rsidRPr="005C37D0">
        <w:rPr>
          <w:rFonts w:ascii="Cambria Math" w:hAnsi="Cambria Math" w:cstheme="majorHAnsi"/>
          <w:i/>
          <w:iCs/>
          <w:color w:val="1F3864" w:themeColor="accent1" w:themeShade="80"/>
          <w:sz w:val="16"/>
          <w:szCs w:val="16"/>
          <w:lang w:val="en-US"/>
        </w:rPr>
        <w:t xml:space="preserve">      </w:t>
      </w:r>
      <w:r w:rsidRPr="005C37D0">
        <w:rPr>
          <w:rFonts w:ascii="Cambria Math" w:hAnsi="Cambria Math" w:cstheme="majorHAnsi"/>
          <w:i/>
          <w:iCs/>
          <w:color w:val="1F3864" w:themeColor="accent1" w:themeShade="80"/>
          <w:sz w:val="16"/>
          <w:szCs w:val="16"/>
          <w:lang w:val="en-US"/>
        </w:rPr>
        <w:t xml:space="preserve">0.421  </w:t>
      </w:r>
      <w:r w:rsidR="00B05EE4" w:rsidRPr="005C37D0">
        <w:rPr>
          <w:rFonts w:ascii="Cambria Math" w:hAnsi="Cambria Math" w:cstheme="majorHAnsi"/>
          <w:i/>
          <w:iCs/>
          <w:color w:val="1F3864" w:themeColor="accent1" w:themeShade="80"/>
          <w:sz w:val="16"/>
          <w:szCs w:val="16"/>
          <w:lang w:val="en-US"/>
        </w:rPr>
        <w:t xml:space="preserve">  </w:t>
      </w:r>
      <w:r w:rsidRPr="005C37D0">
        <w:rPr>
          <w:rFonts w:ascii="Cambria Math" w:hAnsi="Cambria Math" w:cstheme="majorHAnsi"/>
          <w:i/>
          <w:iCs/>
          <w:color w:val="1F3864" w:themeColor="accent1" w:themeShade="80"/>
          <w:sz w:val="16"/>
          <w:szCs w:val="16"/>
          <w:lang w:val="en-US"/>
        </w:rPr>
        <w:t>7.90</w:t>
      </w:r>
    </w:p>
    <w:p w14:paraId="0F75D0C1" w14:textId="4A4A56CC" w:rsidR="009502A3" w:rsidRPr="005C37D0" w:rsidRDefault="009502A3" w:rsidP="005C37D0">
      <w:pPr>
        <w:ind w:left="360"/>
        <w:rPr>
          <w:rFonts w:ascii="Cambria Math" w:hAnsi="Cambria Math" w:cstheme="majorHAnsi"/>
          <w:i/>
          <w:iCs/>
          <w:color w:val="1F3864" w:themeColor="accent1" w:themeShade="80"/>
          <w:sz w:val="16"/>
          <w:szCs w:val="16"/>
          <w:lang w:val="en-US"/>
        </w:rPr>
      </w:pPr>
      <w:r w:rsidRPr="005C37D0">
        <w:rPr>
          <w:rFonts w:ascii="Cambria Math" w:hAnsi="Cambria Math" w:cstheme="majorHAnsi"/>
          <w:i/>
          <w:iCs/>
          <w:color w:val="1F3864" w:themeColor="accent1" w:themeShade="80"/>
          <w:sz w:val="16"/>
          <w:szCs w:val="16"/>
          <w:lang w:val="en-US"/>
        </w:rPr>
        <w:t xml:space="preserve">Criteria 3      350     0.900        </w:t>
      </w:r>
      <w:r w:rsidR="00B05EE4" w:rsidRPr="005C37D0">
        <w:rPr>
          <w:rFonts w:ascii="Cambria Math" w:hAnsi="Cambria Math" w:cstheme="majorHAnsi"/>
          <w:i/>
          <w:iCs/>
          <w:color w:val="1F3864" w:themeColor="accent1" w:themeShade="80"/>
          <w:sz w:val="16"/>
          <w:szCs w:val="16"/>
          <w:lang w:val="en-US"/>
        </w:rPr>
        <w:tab/>
      </w:r>
      <w:r w:rsidR="00B05EE4" w:rsidRPr="005C37D0">
        <w:rPr>
          <w:rFonts w:ascii="Cambria Math" w:hAnsi="Cambria Math" w:cstheme="majorHAnsi"/>
          <w:i/>
          <w:iCs/>
          <w:color w:val="1F3864" w:themeColor="accent1" w:themeShade="80"/>
          <w:sz w:val="16"/>
          <w:szCs w:val="16"/>
          <w:lang w:val="en-US"/>
        </w:rPr>
        <w:tab/>
      </w:r>
      <w:r w:rsidRPr="005C37D0">
        <w:rPr>
          <w:rFonts w:ascii="Cambria Math" w:hAnsi="Cambria Math" w:cstheme="majorHAnsi"/>
          <w:i/>
          <w:iCs/>
          <w:color w:val="1F3864" w:themeColor="accent1" w:themeShade="80"/>
          <w:sz w:val="16"/>
          <w:szCs w:val="16"/>
          <w:lang w:val="en-US"/>
        </w:rPr>
        <w:t xml:space="preserve">12 </w:t>
      </w:r>
      <w:r w:rsidR="00B05EE4" w:rsidRPr="005C37D0">
        <w:rPr>
          <w:rFonts w:ascii="Cambria Math" w:hAnsi="Cambria Math" w:cstheme="majorHAnsi"/>
          <w:i/>
          <w:iCs/>
          <w:color w:val="1F3864" w:themeColor="accent1" w:themeShade="80"/>
          <w:sz w:val="16"/>
          <w:szCs w:val="16"/>
          <w:lang w:val="en-US"/>
        </w:rPr>
        <w:t xml:space="preserve">  </w:t>
      </w:r>
      <w:r w:rsidRPr="005C37D0">
        <w:rPr>
          <w:rFonts w:ascii="Cambria Math" w:hAnsi="Cambria Math" w:cstheme="majorHAnsi"/>
          <w:i/>
          <w:iCs/>
          <w:color w:val="1F3864" w:themeColor="accent1" w:themeShade="80"/>
          <w:sz w:val="16"/>
          <w:szCs w:val="16"/>
          <w:lang w:val="en-US"/>
        </w:rPr>
        <w:t xml:space="preserve">0.3055   </w:t>
      </w:r>
      <w:r w:rsidR="00B05EE4" w:rsidRPr="005C37D0">
        <w:rPr>
          <w:rFonts w:ascii="Cambria Math" w:hAnsi="Cambria Math" w:cstheme="majorHAnsi"/>
          <w:i/>
          <w:iCs/>
          <w:color w:val="1F3864" w:themeColor="accent1" w:themeShade="80"/>
          <w:sz w:val="16"/>
          <w:szCs w:val="16"/>
          <w:lang w:val="en-US"/>
        </w:rPr>
        <w:t xml:space="preserve">      </w:t>
      </w:r>
      <w:r w:rsidRPr="005C37D0">
        <w:rPr>
          <w:rFonts w:ascii="Cambria Math" w:hAnsi="Cambria Math" w:cstheme="majorHAnsi"/>
          <w:i/>
          <w:iCs/>
          <w:color w:val="1F3864" w:themeColor="accent1" w:themeShade="80"/>
          <w:sz w:val="16"/>
          <w:szCs w:val="16"/>
          <w:lang w:val="en-US"/>
        </w:rPr>
        <w:t xml:space="preserve">0.726   </w:t>
      </w:r>
      <w:r w:rsidR="00B05EE4" w:rsidRPr="005C37D0">
        <w:rPr>
          <w:rFonts w:ascii="Cambria Math" w:hAnsi="Cambria Math" w:cstheme="majorHAnsi"/>
          <w:i/>
          <w:iCs/>
          <w:color w:val="1F3864" w:themeColor="accent1" w:themeShade="80"/>
          <w:sz w:val="16"/>
          <w:szCs w:val="16"/>
          <w:lang w:val="en-US"/>
        </w:rPr>
        <w:t xml:space="preserve">      </w:t>
      </w:r>
      <w:r w:rsidRPr="005C37D0">
        <w:rPr>
          <w:rFonts w:ascii="Cambria Math" w:hAnsi="Cambria Math" w:cstheme="majorHAnsi"/>
          <w:i/>
          <w:iCs/>
          <w:color w:val="1F3864" w:themeColor="accent1" w:themeShade="80"/>
          <w:sz w:val="16"/>
          <w:szCs w:val="16"/>
          <w:lang w:val="en-US"/>
        </w:rPr>
        <w:t xml:space="preserve">0.421 </w:t>
      </w:r>
      <w:r w:rsidR="00B05EE4" w:rsidRPr="005C37D0">
        <w:rPr>
          <w:rFonts w:ascii="Cambria Math" w:hAnsi="Cambria Math" w:cstheme="majorHAnsi"/>
          <w:i/>
          <w:iCs/>
          <w:color w:val="1F3864" w:themeColor="accent1" w:themeShade="80"/>
          <w:sz w:val="16"/>
          <w:szCs w:val="16"/>
          <w:lang w:val="en-US"/>
        </w:rPr>
        <w:t xml:space="preserve">   </w:t>
      </w:r>
      <w:r w:rsidRPr="005C37D0">
        <w:rPr>
          <w:rFonts w:ascii="Cambria Math" w:hAnsi="Cambria Math" w:cstheme="majorHAnsi"/>
          <w:i/>
          <w:iCs/>
          <w:color w:val="1F3864" w:themeColor="accent1" w:themeShade="80"/>
          <w:sz w:val="16"/>
          <w:szCs w:val="16"/>
          <w:lang w:val="en-US"/>
        </w:rPr>
        <w:t>10.21</w:t>
      </w:r>
    </w:p>
    <w:p w14:paraId="35D62360" w14:textId="41FD435A" w:rsidR="009502A3" w:rsidRPr="005C37D0" w:rsidRDefault="009502A3" w:rsidP="005C37D0">
      <w:pPr>
        <w:ind w:left="360"/>
        <w:rPr>
          <w:rFonts w:ascii="Cambria Math" w:hAnsi="Cambria Math" w:cstheme="majorHAnsi"/>
          <w:i/>
          <w:iCs/>
          <w:color w:val="1F3864" w:themeColor="accent1" w:themeShade="80"/>
          <w:sz w:val="16"/>
          <w:szCs w:val="16"/>
          <w:lang w:val="en-US"/>
        </w:rPr>
      </w:pPr>
      <w:r w:rsidRPr="005C37D0">
        <w:rPr>
          <w:rFonts w:ascii="Cambria Math" w:hAnsi="Cambria Math" w:cstheme="majorHAnsi"/>
          <w:i/>
          <w:iCs/>
          <w:color w:val="1F3864" w:themeColor="accent1" w:themeShade="80"/>
          <w:sz w:val="16"/>
          <w:szCs w:val="16"/>
          <w:lang w:val="en-US"/>
        </w:rPr>
        <w:t xml:space="preserve">Final            </w:t>
      </w:r>
      <w:r w:rsidR="00B05EE4" w:rsidRPr="005C37D0">
        <w:rPr>
          <w:rFonts w:ascii="Cambria Math" w:hAnsi="Cambria Math" w:cstheme="majorHAnsi"/>
          <w:i/>
          <w:iCs/>
          <w:color w:val="1F3864" w:themeColor="accent1" w:themeShade="80"/>
          <w:sz w:val="16"/>
          <w:szCs w:val="16"/>
          <w:lang w:val="en-US"/>
        </w:rPr>
        <w:t xml:space="preserve">  </w:t>
      </w:r>
      <w:r w:rsidRPr="005C37D0">
        <w:rPr>
          <w:rFonts w:ascii="Cambria Math" w:hAnsi="Cambria Math" w:cstheme="majorHAnsi"/>
          <w:i/>
          <w:iCs/>
          <w:color w:val="1F3864" w:themeColor="accent1" w:themeShade="80"/>
          <w:sz w:val="16"/>
          <w:szCs w:val="16"/>
          <w:lang w:val="en-US"/>
        </w:rPr>
        <w:t xml:space="preserve">350     0.900      </w:t>
      </w:r>
      <w:r w:rsidR="00B05EE4" w:rsidRPr="005C37D0">
        <w:rPr>
          <w:rFonts w:ascii="Cambria Math" w:hAnsi="Cambria Math" w:cstheme="majorHAnsi"/>
          <w:i/>
          <w:iCs/>
          <w:color w:val="1F3864" w:themeColor="accent1" w:themeShade="80"/>
          <w:sz w:val="16"/>
          <w:szCs w:val="16"/>
          <w:lang w:val="en-US"/>
        </w:rPr>
        <w:tab/>
      </w:r>
      <w:r w:rsidR="00B05EE4" w:rsidRPr="005C37D0">
        <w:rPr>
          <w:rFonts w:ascii="Cambria Math" w:hAnsi="Cambria Math" w:cstheme="majorHAnsi"/>
          <w:i/>
          <w:iCs/>
          <w:color w:val="1F3864" w:themeColor="accent1" w:themeShade="80"/>
          <w:sz w:val="16"/>
          <w:szCs w:val="16"/>
          <w:lang w:val="en-US"/>
        </w:rPr>
        <w:tab/>
      </w:r>
      <w:r w:rsidRPr="005C37D0">
        <w:rPr>
          <w:rFonts w:ascii="Cambria Math" w:hAnsi="Cambria Math" w:cstheme="majorHAnsi"/>
          <w:i/>
          <w:iCs/>
          <w:color w:val="1F3864" w:themeColor="accent1" w:themeShade="80"/>
          <w:sz w:val="16"/>
          <w:szCs w:val="16"/>
          <w:lang w:val="en-US"/>
        </w:rPr>
        <w:t xml:space="preserve">12 </w:t>
      </w:r>
      <w:r w:rsidR="00B05EE4" w:rsidRPr="005C37D0">
        <w:rPr>
          <w:rFonts w:ascii="Cambria Math" w:hAnsi="Cambria Math" w:cstheme="majorHAnsi"/>
          <w:i/>
          <w:iCs/>
          <w:color w:val="1F3864" w:themeColor="accent1" w:themeShade="80"/>
          <w:sz w:val="16"/>
          <w:szCs w:val="16"/>
          <w:lang w:val="en-US"/>
        </w:rPr>
        <w:t xml:space="preserve">  </w:t>
      </w:r>
      <w:r w:rsidRPr="005C37D0">
        <w:rPr>
          <w:rFonts w:ascii="Cambria Math" w:hAnsi="Cambria Math" w:cstheme="majorHAnsi"/>
          <w:i/>
          <w:iCs/>
          <w:color w:val="1F3864" w:themeColor="accent1" w:themeShade="80"/>
          <w:sz w:val="16"/>
          <w:szCs w:val="16"/>
          <w:lang w:val="en-US"/>
        </w:rPr>
        <w:t xml:space="preserve">0.3055   </w:t>
      </w:r>
      <w:r w:rsidR="00B05EE4" w:rsidRPr="005C37D0">
        <w:rPr>
          <w:rFonts w:ascii="Cambria Math" w:hAnsi="Cambria Math" w:cstheme="majorHAnsi"/>
          <w:i/>
          <w:iCs/>
          <w:color w:val="1F3864" w:themeColor="accent1" w:themeShade="80"/>
          <w:sz w:val="16"/>
          <w:szCs w:val="16"/>
          <w:lang w:val="en-US"/>
        </w:rPr>
        <w:t xml:space="preserve">      </w:t>
      </w:r>
      <w:r w:rsidRPr="005C37D0">
        <w:rPr>
          <w:rFonts w:ascii="Cambria Math" w:hAnsi="Cambria Math" w:cstheme="majorHAnsi"/>
          <w:i/>
          <w:iCs/>
          <w:color w:val="1F3864" w:themeColor="accent1" w:themeShade="80"/>
          <w:sz w:val="16"/>
          <w:szCs w:val="16"/>
          <w:lang w:val="en-US"/>
        </w:rPr>
        <w:t xml:space="preserve">0.726   </w:t>
      </w:r>
      <w:r w:rsidR="00B05EE4" w:rsidRPr="005C37D0">
        <w:rPr>
          <w:rFonts w:ascii="Cambria Math" w:hAnsi="Cambria Math" w:cstheme="majorHAnsi"/>
          <w:i/>
          <w:iCs/>
          <w:color w:val="1F3864" w:themeColor="accent1" w:themeShade="80"/>
          <w:sz w:val="16"/>
          <w:szCs w:val="16"/>
          <w:lang w:val="en-US"/>
        </w:rPr>
        <w:t xml:space="preserve">     </w:t>
      </w:r>
      <w:r w:rsidRPr="005C37D0">
        <w:rPr>
          <w:rFonts w:ascii="Cambria Math" w:hAnsi="Cambria Math" w:cstheme="majorHAnsi"/>
          <w:i/>
          <w:iCs/>
          <w:color w:val="1F3864" w:themeColor="accent1" w:themeShade="80"/>
          <w:sz w:val="16"/>
          <w:szCs w:val="16"/>
          <w:lang w:val="en-US"/>
        </w:rPr>
        <w:t xml:space="preserve">0.421 </w:t>
      </w:r>
      <w:r w:rsidR="00B05EE4" w:rsidRPr="005C37D0">
        <w:rPr>
          <w:rFonts w:ascii="Cambria Math" w:hAnsi="Cambria Math" w:cstheme="majorHAnsi"/>
          <w:i/>
          <w:iCs/>
          <w:color w:val="1F3864" w:themeColor="accent1" w:themeShade="80"/>
          <w:sz w:val="16"/>
          <w:szCs w:val="16"/>
          <w:lang w:val="en-US"/>
        </w:rPr>
        <w:t xml:space="preserve">   </w:t>
      </w:r>
      <w:r w:rsidRPr="005C37D0">
        <w:rPr>
          <w:rFonts w:ascii="Cambria Math" w:hAnsi="Cambria Math" w:cstheme="majorHAnsi"/>
          <w:i/>
          <w:iCs/>
          <w:color w:val="1F3864" w:themeColor="accent1" w:themeShade="80"/>
          <w:sz w:val="16"/>
          <w:szCs w:val="16"/>
          <w:lang w:val="en-US"/>
        </w:rPr>
        <w:t>10.21</w:t>
      </w:r>
    </w:p>
    <w:p w14:paraId="7317FA9B" w14:textId="77777777" w:rsidR="009502A3" w:rsidRPr="005C37D0" w:rsidRDefault="009502A3" w:rsidP="005C37D0">
      <w:pPr>
        <w:ind w:left="360"/>
        <w:rPr>
          <w:rFonts w:ascii="Cambria Math" w:hAnsi="Cambria Math" w:cstheme="majorHAnsi"/>
          <w:i/>
          <w:iCs/>
          <w:color w:val="1F3864" w:themeColor="accent1" w:themeShade="80"/>
          <w:sz w:val="16"/>
          <w:szCs w:val="16"/>
          <w:lang w:val="en-US"/>
        </w:rPr>
      </w:pPr>
      <w:r w:rsidRPr="005C37D0">
        <w:rPr>
          <w:rFonts w:ascii="Cambria Math" w:hAnsi="Cambria Math" w:cstheme="majorHAnsi"/>
          <w:i/>
          <w:iCs/>
          <w:color w:val="1F3864" w:themeColor="accent1" w:themeShade="80"/>
          <w:sz w:val="16"/>
          <w:szCs w:val="16"/>
          <w:lang w:val="en-US"/>
        </w:rPr>
        <w:t xml:space="preserve"> </w:t>
      </w:r>
    </w:p>
    <w:p w14:paraId="040581DF" w14:textId="13C082ED" w:rsidR="009502A3" w:rsidRPr="005C37D0" w:rsidRDefault="009502A3" w:rsidP="005C37D0">
      <w:pPr>
        <w:ind w:left="360"/>
        <w:rPr>
          <w:rFonts w:ascii="Cambria Math" w:hAnsi="Cambria Math" w:cstheme="majorHAnsi"/>
          <w:i/>
          <w:iCs/>
          <w:color w:val="1F3864" w:themeColor="accent1" w:themeShade="80"/>
          <w:sz w:val="16"/>
          <w:szCs w:val="16"/>
          <w:lang w:val="en-US"/>
        </w:rPr>
      </w:pPr>
      <w:r w:rsidRPr="005C37D0">
        <w:rPr>
          <w:rFonts w:ascii="Cambria Math" w:hAnsi="Cambria Math" w:cstheme="majorHAnsi"/>
          <w:i/>
          <w:iCs/>
          <w:color w:val="1F3864" w:themeColor="accent1" w:themeShade="80"/>
          <w:sz w:val="16"/>
          <w:szCs w:val="16"/>
          <w:lang w:val="en-US"/>
        </w:rPr>
        <w:t xml:space="preserve"> Minimum sample size required for new model development based on user inputs = 350, with 123 events (assuming an outcome prevalence = 0.35) and an EPP = 10.21</w:t>
      </w:r>
    </w:p>
    <w:p w14:paraId="3EDC6C47" w14:textId="77777777" w:rsidR="00720ED2" w:rsidRPr="00867885" w:rsidRDefault="00720ED2" w:rsidP="00577ECC">
      <w:pPr>
        <w:ind w:left="360"/>
        <w:jc w:val="both"/>
        <w:rPr>
          <w:rFonts w:cstheme="majorHAnsi"/>
          <w:lang w:val="en-US" w:eastAsia="es-ES"/>
        </w:rPr>
      </w:pPr>
    </w:p>
    <w:p w14:paraId="3AA3CEC2" w14:textId="36ABF71A" w:rsidR="00E269FB" w:rsidRDefault="00E269FB" w:rsidP="00BA5112">
      <w:pPr>
        <w:pStyle w:val="Ttulo5"/>
        <w:rPr>
          <w:ins w:id="466" w:author="lina peña" w:date="2024-06-21T10:13:00Z"/>
          <w:w w:val="110"/>
        </w:rPr>
      </w:pPr>
      <w:r w:rsidRPr="00A902B2">
        <w:rPr>
          <w:w w:val="110"/>
        </w:rPr>
        <w:t>PROCESAMIENTO Y ANÁLISIS DE DATOS</w:t>
      </w:r>
    </w:p>
    <w:p w14:paraId="5C8A9E23" w14:textId="77777777" w:rsidR="00F83031" w:rsidRPr="00537400" w:rsidRDefault="00F83031">
      <w:pPr>
        <w:pPrChange w:id="467" w:author="lina peña" w:date="2024-06-21T10:13:00Z">
          <w:pPr>
            <w:pStyle w:val="Ttulo5"/>
          </w:pPr>
        </w:pPrChange>
      </w:pPr>
    </w:p>
    <w:p w14:paraId="787A34E4" w14:textId="77777777" w:rsidR="00F83031" w:rsidRDefault="00F83031" w:rsidP="00F83031">
      <w:pPr>
        <w:ind w:left="360"/>
        <w:jc w:val="both"/>
        <w:rPr>
          <w:ins w:id="468" w:author="lina peña" w:date="2024-06-21T10:13:00Z"/>
          <w:rFonts w:cstheme="majorHAnsi"/>
        </w:rPr>
      </w:pPr>
      <w:moveToRangeStart w:id="469" w:author="lina peña" w:date="2024-06-21T10:13:00Z" w:name="move169857232"/>
      <w:moveTo w:id="470" w:author="lina peña" w:date="2024-06-21T10:13:00Z">
        <w:r w:rsidRPr="00A902B2">
          <w:rPr>
            <w:rFonts w:cstheme="majorHAnsi"/>
          </w:rPr>
          <w:lastRenderedPageBreak/>
          <w:t xml:space="preserve">Se realizará un análisis exploratorio con el objetivo de comprender la distribución de los datos, encontrar valores atípicos o erróneos, detectar datos faltantes, establecer correlaciones entre las variables y abordar la multicolinealidad previo al modelado estadístico de los datos. </w:t>
        </w:r>
      </w:moveTo>
    </w:p>
    <w:p w14:paraId="0E18D119" w14:textId="77777777" w:rsidR="00F83031" w:rsidRPr="00A902B2" w:rsidRDefault="00F83031" w:rsidP="00F83031">
      <w:pPr>
        <w:ind w:left="360"/>
        <w:jc w:val="both"/>
        <w:rPr>
          <w:moveTo w:id="471" w:author="lina peña" w:date="2024-06-21T10:13:00Z"/>
          <w:rFonts w:cstheme="majorHAnsi"/>
        </w:rPr>
      </w:pPr>
    </w:p>
    <w:moveToRangeEnd w:id="469"/>
    <w:p w14:paraId="393FC144" w14:textId="06110E01" w:rsidR="00E269FB" w:rsidRDefault="00B103FB" w:rsidP="00A27394">
      <w:pPr>
        <w:ind w:left="360"/>
        <w:jc w:val="both"/>
        <w:rPr>
          <w:ins w:id="472" w:author="lina peña" w:date="2024-06-21T10:13:00Z"/>
          <w:rFonts w:cstheme="majorHAnsi"/>
        </w:rPr>
      </w:pPr>
      <w:r w:rsidRPr="00A902B2">
        <w:rPr>
          <w:rFonts w:cstheme="majorHAnsi"/>
        </w:rPr>
        <w:t>Para l</w:t>
      </w:r>
      <w:r w:rsidR="00C47DF5" w:rsidRPr="00A902B2">
        <w:rPr>
          <w:rFonts w:cstheme="majorHAnsi"/>
        </w:rPr>
        <w:t>as variables sociodemográ</w:t>
      </w:r>
      <w:r w:rsidRPr="00A902B2">
        <w:rPr>
          <w:rFonts w:cstheme="majorHAnsi"/>
        </w:rPr>
        <w:t xml:space="preserve">ficas </w:t>
      </w:r>
      <w:r w:rsidR="00B1246B" w:rsidRPr="00A902B2">
        <w:rPr>
          <w:rFonts w:cstheme="majorHAnsi"/>
        </w:rPr>
        <w:t xml:space="preserve">y </w:t>
      </w:r>
      <w:r w:rsidR="00F54D0E">
        <w:rPr>
          <w:rFonts w:cstheme="majorHAnsi"/>
        </w:rPr>
        <w:t xml:space="preserve">las </w:t>
      </w:r>
      <w:r w:rsidR="00B1246B" w:rsidRPr="00A902B2">
        <w:rPr>
          <w:rFonts w:cstheme="majorHAnsi"/>
        </w:rPr>
        <w:t xml:space="preserve">características clínicas de los pacientes </w:t>
      </w:r>
      <w:r w:rsidRPr="00A902B2">
        <w:rPr>
          <w:rFonts w:cstheme="majorHAnsi"/>
        </w:rPr>
        <w:t xml:space="preserve">se </w:t>
      </w:r>
      <w:r w:rsidR="00F54D0E" w:rsidRPr="00A902B2">
        <w:rPr>
          <w:rFonts w:cstheme="majorHAnsi"/>
        </w:rPr>
        <w:t>usarán</w:t>
      </w:r>
      <w:r w:rsidRPr="00A902B2">
        <w:rPr>
          <w:rFonts w:cstheme="majorHAnsi"/>
        </w:rPr>
        <w:t xml:space="preserve"> estadístic</w:t>
      </w:r>
      <w:r w:rsidR="00F54D0E">
        <w:rPr>
          <w:rFonts w:cstheme="majorHAnsi"/>
        </w:rPr>
        <w:t>a</w:t>
      </w:r>
      <w:r w:rsidRPr="00A902B2">
        <w:rPr>
          <w:rFonts w:cstheme="majorHAnsi"/>
        </w:rPr>
        <w:t>s descriptiv</w:t>
      </w:r>
      <w:r w:rsidR="00F54D0E">
        <w:rPr>
          <w:rFonts w:cstheme="majorHAnsi"/>
        </w:rPr>
        <w:t>a</w:t>
      </w:r>
      <w:r w:rsidRPr="00A902B2">
        <w:rPr>
          <w:rFonts w:cstheme="majorHAnsi"/>
        </w:rPr>
        <w:t>s</w:t>
      </w:r>
      <w:r w:rsidR="00F54D0E">
        <w:rPr>
          <w:rFonts w:cstheme="majorHAnsi"/>
        </w:rPr>
        <w:t>:</w:t>
      </w:r>
      <w:r w:rsidRPr="00A902B2">
        <w:rPr>
          <w:rFonts w:cstheme="majorHAnsi"/>
        </w:rPr>
        <w:t xml:space="preserve"> para </w:t>
      </w:r>
      <w:r w:rsidR="00E269FB" w:rsidRPr="00A902B2">
        <w:rPr>
          <w:rFonts w:cstheme="majorHAnsi"/>
        </w:rPr>
        <w:t xml:space="preserve">variables cualitativas se calcularán </w:t>
      </w:r>
      <w:r w:rsidRPr="00A902B2">
        <w:rPr>
          <w:rFonts w:cstheme="majorHAnsi"/>
        </w:rPr>
        <w:t xml:space="preserve">frecuencias </w:t>
      </w:r>
      <w:r w:rsidR="00E269FB" w:rsidRPr="00A902B2">
        <w:rPr>
          <w:rFonts w:cstheme="majorHAnsi"/>
        </w:rPr>
        <w:t>o proporciones</w:t>
      </w:r>
      <w:r w:rsidRPr="00A902B2">
        <w:rPr>
          <w:rFonts w:cstheme="majorHAnsi"/>
        </w:rPr>
        <w:t>; p</w:t>
      </w:r>
      <w:r w:rsidR="00E269FB" w:rsidRPr="00A902B2">
        <w:rPr>
          <w:rFonts w:cstheme="majorHAnsi"/>
        </w:rPr>
        <w:t xml:space="preserve">ara las variables cuantitativas se </w:t>
      </w:r>
      <w:r w:rsidR="00B1246B" w:rsidRPr="00A902B2">
        <w:rPr>
          <w:rFonts w:cstheme="majorHAnsi"/>
        </w:rPr>
        <w:t xml:space="preserve">calcularán </w:t>
      </w:r>
      <w:r w:rsidR="00E269FB" w:rsidRPr="00A902B2">
        <w:rPr>
          <w:rFonts w:cstheme="majorHAnsi"/>
        </w:rPr>
        <w:t>media y desviación estándar</w:t>
      </w:r>
      <w:r w:rsidR="00F54D0E">
        <w:rPr>
          <w:rFonts w:cstheme="majorHAnsi"/>
        </w:rPr>
        <w:t xml:space="preserve"> </w:t>
      </w:r>
      <w:r w:rsidR="00E269FB" w:rsidRPr="00A902B2">
        <w:rPr>
          <w:rFonts w:cstheme="majorHAnsi"/>
        </w:rPr>
        <w:t>para los datos que tienen distribución normal y mediana y rango intercuartílico para los que no.</w:t>
      </w:r>
    </w:p>
    <w:p w14:paraId="169693A1" w14:textId="77777777" w:rsidR="00F83031" w:rsidRPr="00A902B2" w:rsidRDefault="00F83031" w:rsidP="00A27394">
      <w:pPr>
        <w:ind w:left="360"/>
        <w:jc w:val="both"/>
        <w:rPr>
          <w:rFonts w:cstheme="majorHAnsi"/>
        </w:rPr>
      </w:pPr>
    </w:p>
    <w:p w14:paraId="44A97E53" w14:textId="09FAE044" w:rsidR="00BB36F6" w:rsidRPr="00A902B2" w:rsidDel="00F83031" w:rsidRDefault="001048AB" w:rsidP="00A27394">
      <w:pPr>
        <w:ind w:left="360"/>
        <w:jc w:val="both"/>
        <w:rPr>
          <w:moveFrom w:id="473" w:author="lina peña" w:date="2024-06-21T10:13:00Z"/>
          <w:rFonts w:cstheme="majorHAnsi"/>
        </w:rPr>
      </w:pPr>
      <w:moveFromRangeStart w:id="474" w:author="lina peña" w:date="2024-06-21T10:13:00Z" w:name="move169857232"/>
      <w:moveFrom w:id="475" w:author="lina peña" w:date="2024-06-21T10:13:00Z">
        <w:r w:rsidRPr="00A902B2" w:rsidDel="00F83031">
          <w:rPr>
            <w:rFonts w:cstheme="majorHAnsi"/>
          </w:rPr>
          <w:t>Se realizará un análisis explor</w:t>
        </w:r>
        <w:r w:rsidR="00D53C0C" w:rsidRPr="00A902B2" w:rsidDel="00F83031">
          <w:rPr>
            <w:rFonts w:cstheme="majorHAnsi"/>
          </w:rPr>
          <w:t>atorio</w:t>
        </w:r>
        <w:r w:rsidRPr="00A902B2" w:rsidDel="00F83031">
          <w:rPr>
            <w:rFonts w:cstheme="majorHAnsi"/>
          </w:rPr>
          <w:t xml:space="preserve"> con el objetivo de comprender la distribución de los datos, encontrar valores atípicos o </w:t>
        </w:r>
        <w:r w:rsidR="00D53C0C" w:rsidRPr="00A902B2" w:rsidDel="00F83031">
          <w:rPr>
            <w:rFonts w:cstheme="majorHAnsi"/>
          </w:rPr>
          <w:t>erróneos</w:t>
        </w:r>
        <w:r w:rsidRPr="00A902B2" w:rsidDel="00F83031">
          <w:rPr>
            <w:rFonts w:cstheme="majorHAnsi"/>
          </w:rPr>
          <w:t xml:space="preserve">, </w:t>
        </w:r>
        <w:r w:rsidR="00497487" w:rsidRPr="00A902B2" w:rsidDel="00F83031">
          <w:rPr>
            <w:rFonts w:cstheme="majorHAnsi"/>
          </w:rPr>
          <w:t xml:space="preserve">detectar </w:t>
        </w:r>
        <w:r w:rsidRPr="00A902B2" w:rsidDel="00F83031">
          <w:rPr>
            <w:rFonts w:cstheme="majorHAnsi"/>
          </w:rPr>
          <w:t>datos faltantes, establecer</w:t>
        </w:r>
        <w:r w:rsidR="00D53C0C" w:rsidRPr="00A902B2" w:rsidDel="00F83031">
          <w:rPr>
            <w:rFonts w:cstheme="majorHAnsi"/>
          </w:rPr>
          <w:t xml:space="preserve"> </w:t>
        </w:r>
        <w:r w:rsidRPr="00A902B2" w:rsidDel="00F83031">
          <w:rPr>
            <w:rFonts w:cstheme="majorHAnsi"/>
          </w:rPr>
          <w:t xml:space="preserve">correlaciones entre las variables </w:t>
        </w:r>
        <w:r w:rsidR="00256A41" w:rsidRPr="00A902B2" w:rsidDel="00F83031">
          <w:rPr>
            <w:rFonts w:cstheme="majorHAnsi"/>
          </w:rPr>
          <w:t xml:space="preserve">y abordar la multicolinealidad previo </w:t>
        </w:r>
        <w:r w:rsidRPr="00A902B2" w:rsidDel="00F83031">
          <w:rPr>
            <w:rFonts w:cstheme="majorHAnsi"/>
          </w:rPr>
          <w:t xml:space="preserve">al modelado estadístico de los datos. </w:t>
        </w:r>
      </w:moveFrom>
    </w:p>
    <w:moveFromRangeEnd w:id="474"/>
    <w:p w14:paraId="56995C9E" w14:textId="714AFED4" w:rsidR="00465441" w:rsidRPr="00A902B2" w:rsidRDefault="00BB36F6" w:rsidP="00465441">
      <w:pPr>
        <w:ind w:left="360"/>
        <w:jc w:val="both"/>
        <w:rPr>
          <w:rFonts w:cstheme="majorHAnsi"/>
        </w:rPr>
      </w:pPr>
      <w:r w:rsidRPr="00A902B2">
        <w:rPr>
          <w:rFonts w:cstheme="majorHAnsi"/>
        </w:rPr>
        <w:t xml:space="preserve">Dado que la variable de </w:t>
      </w:r>
      <w:r w:rsidR="00D53C0C" w:rsidRPr="00A902B2">
        <w:rPr>
          <w:rFonts w:cstheme="majorHAnsi"/>
        </w:rPr>
        <w:t>desenlace</w:t>
      </w:r>
      <w:r w:rsidRPr="00A902B2">
        <w:rPr>
          <w:rFonts w:cstheme="majorHAnsi"/>
        </w:rPr>
        <w:t xml:space="preserve"> (dependiente) es binaria (infección SI/NO) y las variables </w:t>
      </w:r>
      <w:r w:rsidR="00497487" w:rsidRPr="00A902B2">
        <w:rPr>
          <w:rFonts w:cstheme="majorHAnsi"/>
        </w:rPr>
        <w:t>in</w:t>
      </w:r>
      <w:r w:rsidRPr="00A902B2">
        <w:rPr>
          <w:rFonts w:cstheme="majorHAnsi"/>
        </w:rPr>
        <w:t xml:space="preserve">dependientes </w:t>
      </w:r>
      <w:r w:rsidR="00193BE2" w:rsidRPr="00A902B2">
        <w:rPr>
          <w:rFonts w:cstheme="majorHAnsi"/>
        </w:rPr>
        <w:t xml:space="preserve">(predictoras) son de carácter cuantitativo y cualitativo, se utilizará la regresión logística </w:t>
      </w:r>
      <w:r w:rsidR="0046401A" w:rsidRPr="00A902B2">
        <w:rPr>
          <w:rFonts w:cstheme="majorHAnsi"/>
        </w:rPr>
        <w:t>múltiple</w:t>
      </w:r>
      <w:r w:rsidR="00193BE2" w:rsidRPr="00A902B2">
        <w:rPr>
          <w:rFonts w:cstheme="majorHAnsi"/>
        </w:rPr>
        <w:t xml:space="preserve"> para encontrar el modelo más parsimonioso que permita predecir el desarrollo de </w:t>
      </w:r>
      <w:r w:rsidR="00193BE2" w:rsidRPr="00A902B2">
        <w:rPr>
          <w:rFonts w:cstheme="majorHAnsi"/>
          <w:color w:val="000000" w:themeColor="text1"/>
        </w:rPr>
        <w:t xml:space="preserve">infección </w:t>
      </w:r>
      <w:r w:rsidR="0046401A" w:rsidRPr="00A902B2">
        <w:rPr>
          <w:rFonts w:cstheme="majorHAnsi"/>
          <w:color w:val="000000" w:themeColor="text1"/>
        </w:rPr>
        <w:t>(</w:t>
      </w:r>
      <m:oMath>
        <m:acc>
          <m:accPr>
            <m:ctrlPr>
              <w:rPr>
                <w:rFonts w:ascii="Cambria Math" w:hAnsi="Cambria Math" w:cstheme="majorHAnsi"/>
                <w:i/>
                <w:color w:val="000000" w:themeColor="text1"/>
              </w:rPr>
            </m:ctrlPr>
          </m:accPr>
          <m:e>
            <m:r>
              <w:rPr>
                <w:rFonts w:ascii="Cambria Math" w:hAnsi="Cambria Math" w:cstheme="majorHAnsi"/>
                <w:color w:val="000000" w:themeColor="text1"/>
              </w:rPr>
              <m:t>ρ</m:t>
            </m:r>
          </m:e>
        </m:acc>
        <m:d>
          <m:dPr>
            <m:ctrlPr>
              <w:rPr>
                <w:rFonts w:ascii="Cambria Math" w:hAnsi="Cambria Math" w:cstheme="majorHAnsi"/>
                <w:i/>
                <w:color w:val="000000" w:themeColor="text1"/>
              </w:rPr>
            </m:ctrlPr>
          </m:dPr>
          <m:e>
            <m:r>
              <w:rPr>
                <w:rFonts w:ascii="Cambria Math" w:hAnsi="Cambria Math" w:cstheme="majorHAnsi"/>
                <w:color w:val="000000" w:themeColor="text1"/>
              </w:rPr>
              <m:t>y=1</m:t>
            </m:r>
          </m:e>
          <m:e>
            <m:r>
              <m:rPr>
                <m:sty m:val="p"/>
              </m:rPr>
              <w:rPr>
                <w:rFonts w:ascii="Cambria Math" w:hAnsi="Cambria Math" w:cstheme="majorHAnsi"/>
                <w:color w:val="000000" w:themeColor="text1"/>
              </w:rPr>
              <m:t>Χ</m:t>
            </m:r>
          </m:e>
        </m:d>
      </m:oMath>
      <w:r w:rsidR="0046401A" w:rsidRPr="00A902B2">
        <w:rPr>
          <w:rFonts w:cstheme="majorHAnsi"/>
          <w:color w:val="000000" w:themeColor="text1"/>
        </w:rPr>
        <w:t xml:space="preserve"> </w:t>
      </w:r>
      <w:r w:rsidR="00193BE2" w:rsidRPr="00A902B2">
        <w:rPr>
          <w:rFonts w:cstheme="majorHAnsi"/>
        </w:rPr>
        <w:t xml:space="preserve">a partir </w:t>
      </w:r>
      <w:r w:rsidR="00862FC4" w:rsidRPr="00A902B2">
        <w:rPr>
          <w:rFonts w:cstheme="majorHAnsi"/>
        </w:rPr>
        <w:t>las variables clínicas y de laboratorio</w:t>
      </w:r>
      <w:r w:rsidR="00767AB0" w:rsidRPr="00A902B2">
        <w:rPr>
          <w:rFonts w:cstheme="majorHAnsi"/>
        </w:rPr>
        <w:t xml:space="preserve"> más importantes</w:t>
      </w:r>
      <w:del w:id="476" w:author="lina peña" w:date="2024-06-21T10:14:00Z">
        <w:r w:rsidR="00767AB0" w:rsidRPr="00A902B2" w:rsidDel="00F83031">
          <w:rPr>
            <w:rFonts w:cstheme="majorHAnsi"/>
          </w:rPr>
          <w:delText xml:space="preserve"> </w:delText>
        </w:r>
      </w:del>
      <w:r w:rsidR="00E205C3" w:rsidRPr="00A902B2">
        <w:rPr>
          <w:rFonts w:cstheme="majorHAnsi"/>
        </w:rPr>
        <w:t xml:space="preserve"> </w:t>
      </w:r>
      <w:sdt>
        <w:sdtPr>
          <w:rPr>
            <w:rFonts w:cstheme="majorHAnsi"/>
            <w:color w:val="000000"/>
          </w:rPr>
          <w:tag w:val="MENDELEY_CITATION_v3_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"/>
          <w:id w:val="-590928559"/>
          <w:placeholder>
            <w:docPart w:val="DefaultPlaceholder_-1854013440"/>
          </w:placeholder>
        </w:sdtPr>
        <w:sdtContent>
          <w:ins w:id="477" w:author="Ama de Berrio" w:date="2024-06-25T17:54:00Z">
            <w:r w:rsidR="003323D6" w:rsidRPr="003323D6">
              <w:rPr>
                <w:rFonts w:cstheme="majorHAnsi"/>
                <w:color w:val="000000"/>
              </w:rPr>
              <w:t>(95)</w:t>
            </w:r>
          </w:ins>
          <w:del w:id="478" w:author="Ama de Berrio" w:date="2024-06-21T16:17:00Z">
            <w:r w:rsidR="005359D1" w:rsidRPr="003323D6" w:rsidDel="00CA1723">
              <w:rPr>
                <w:rFonts w:cstheme="majorHAnsi"/>
                <w:color w:val="000000"/>
              </w:rPr>
              <w:delText>(93)</w:delText>
            </w:r>
          </w:del>
        </w:sdtContent>
      </w:sdt>
      <w:r w:rsidR="00767AB0" w:rsidRPr="00A902B2">
        <w:rPr>
          <w:rFonts w:cstheme="majorHAnsi"/>
        </w:rPr>
        <w:t>:</w:t>
      </w:r>
    </w:p>
    <w:p w14:paraId="3005D37A" w14:textId="021A1B12" w:rsidR="00465441" w:rsidRPr="00A902B2" w:rsidRDefault="003323D6" w:rsidP="00465441">
      <w:pPr>
        <w:ind w:left="360"/>
        <w:jc w:val="both"/>
        <w:rPr>
          <w:rFonts w:cstheme="majorHAnsi"/>
        </w:rPr>
      </w:pPr>
      <m:oMathPara>
        <m:oMath>
          <m:acc>
            <m:accPr>
              <m:ctrlPr>
                <w:rPr>
                  <w:rFonts w:ascii="Cambria Math" w:hAnsi="Cambria Math" w:cstheme="majorHAnsi"/>
                  <w:i/>
                  <w:color w:val="1F3864" w:themeColor="accent1" w:themeShade="80"/>
                  <w:sz w:val="28"/>
                  <w:szCs w:val="28"/>
                </w:rPr>
              </m:ctrlPr>
            </m:accPr>
            <m:e>
              <m:r>
                <w:rPr>
                  <w:rFonts w:ascii="Cambria Math" w:hAnsi="Cambria Math" w:cstheme="majorHAnsi"/>
                  <w:color w:val="1F3864" w:themeColor="accent1" w:themeShade="80"/>
                  <w:sz w:val="28"/>
                  <w:szCs w:val="28"/>
                </w:rPr>
                <m:t>ρ</m:t>
              </m:r>
            </m:e>
          </m:acc>
          <m:d>
            <m:dPr>
              <m:ctrlPr>
                <w:rPr>
                  <w:rFonts w:ascii="Cambria Math" w:hAnsi="Cambria Math" w:cstheme="majorHAnsi"/>
                  <w:i/>
                  <w:color w:val="1F3864" w:themeColor="accent1" w:themeShade="80"/>
                  <w:sz w:val="28"/>
                  <w:szCs w:val="28"/>
                </w:rPr>
              </m:ctrlPr>
            </m:dPr>
            <m:e>
              <m:r>
                <w:rPr>
                  <w:rFonts w:ascii="Cambria Math" w:hAnsi="Cambria Math" w:cstheme="majorHAnsi"/>
                  <w:color w:val="1F3864" w:themeColor="accent1" w:themeShade="80"/>
                  <w:sz w:val="28"/>
                  <w:szCs w:val="28"/>
                </w:rPr>
                <m:t>y=1</m:t>
              </m:r>
            </m:e>
            <m:e>
              <m:r>
                <m:rPr>
                  <m:sty m:val="p"/>
                </m:rPr>
                <w:rPr>
                  <w:rFonts w:ascii="Cambria Math" w:hAnsi="Cambria Math" w:cstheme="majorHAnsi"/>
                  <w:color w:val="1F3864" w:themeColor="accent1" w:themeShade="80"/>
                  <w:sz w:val="28"/>
                  <w:szCs w:val="28"/>
                </w:rPr>
                <m:t>Χ</m:t>
              </m:r>
            </m:e>
          </m:d>
          <m:r>
            <w:rPr>
              <w:rFonts w:ascii="Cambria Math" w:hAnsi="Cambria Math" w:cstheme="majorHAnsi"/>
              <w:color w:val="1F3864" w:themeColor="accent1" w:themeShade="80"/>
              <w:sz w:val="28"/>
              <w:szCs w:val="28"/>
            </w:rPr>
            <m:t>=</m:t>
          </m:r>
          <m:f>
            <m:fPr>
              <m:ctrlPr>
                <w:rPr>
                  <w:rFonts w:ascii="Cambria Math" w:hAnsi="Cambria Math" w:cstheme="majorHAnsi"/>
                  <w:i/>
                  <w:color w:val="1F3864" w:themeColor="accent1" w:themeShade="80"/>
                  <w:sz w:val="28"/>
                  <w:szCs w:val="28"/>
                </w:rPr>
              </m:ctrlPr>
            </m:fPr>
            <m:num>
              <m:sSup>
                <m:sSupPr>
                  <m:ctrlPr>
                    <w:rPr>
                      <w:rFonts w:ascii="Cambria Math" w:hAnsi="Cambria Math" w:cstheme="majorHAnsi"/>
                      <w:i/>
                      <w:color w:val="1F3864" w:themeColor="accent1" w:themeShade="80"/>
                      <w:sz w:val="28"/>
                      <w:szCs w:val="28"/>
                    </w:rPr>
                  </m:ctrlPr>
                </m:sSupPr>
                <m:e>
                  <m:r>
                    <m:rPr>
                      <m:scr m:val="script"/>
                    </m:rPr>
                    <w:rPr>
                      <w:rFonts w:ascii="Cambria Math" w:hAnsi="Cambria Math" w:cstheme="majorHAnsi"/>
                      <w:color w:val="1F3864" w:themeColor="accent1" w:themeShade="80"/>
                      <w:sz w:val="28"/>
                      <w:szCs w:val="28"/>
                    </w:rPr>
                    <m:t>e</m:t>
                  </m:r>
                </m:e>
                <m:sup>
                  <m:r>
                    <w:rPr>
                      <w:rFonts w:ascii="Cambria Math" w:hAnsi="Cambria Math" w:cstheme="majorHAnsi"/>
                      <w:color w:val="1F3864" w:themeColor="accent1" w:themeShade="80"/>
                      <w:sz w:val="28"/>
                      <w:szCs w:val="28"/>
                    </w:rPr>
                    <m:t>(</m:t>
                  </m:r>
                  <m:sSub>
                    <m:sSubPr>
                      <m:ctrlPr>
                        <w:rPr>
                          <w:rFonts w:ascii="Cambria Math" w:hAnsi="Cambria Math" w:cstheme="majorHAnsi"/>
                          <w:i/>
                          <w:color w:val="1F3864" w:themeColor="accent1" w:themeShade="80"/>
                          <w:sz w:val="28"/>
                          <w:szCs w:val="28"/>
                        </w:rPr>
                      </m:ctrlPr>
                    </m:sSubPr>
                    <m:e>
                      <m:acc>
                        <m:accPr>
                          <m:ctrlPr>
                            <w:rPr>
                              <w:rFonts w:ascii="Cambria Math" w:hAnsi="Cambria Math" w:cstheme="majorHAnsi"/>
                              <w:i/>
                              <w:color w:val="1F3864" w:themeColor="accent1" w:themeShade="80"/>
                              <w:sz w:val="28"/>
                              <w:szCs w:val="28"/>
                            </w:rPr>
                          </m:ctrlPr>
                        </m:accPr>
                        <m:e>
                          <m:r>
                            <w:rPr>
                              <w:rFonts w:ascii="Cambria Math" w:hAnsi="Cambria Math" w:cstheme="majorHAnsi"/>
                              <w:color w:val="1F3864" w:themeColor="accent1" w:themeShade="80"/>
                              <w:sz w:val="28"/>
                              <w:szCs w:val="28"/>
                            </w:rPr>
                            <m:t>β</m:t>
                          </m:r>
                        </m:e>
                      </m:acc>
                    </m:e>
                    <m:sub>
                      <m:r>
                        <w:rPr>
                          <w:rFonts w:ascii="Cambria Math" w:hAnsi="Cambria Math" w:cstheme="majorHAnsi"/>
                          <w:color w:val="1F3864" w:themeColor="accent1" w:themeShade="80"/>
                          <w:sz w:val="28"/>
                          <w:szCs w:val="28"/>
                        </w:rPr>
                        <m:t>0</m:t>
                      </m:r>
                    </m:sub>
                  </m:sSub>
                  <m:r>
                    <w:rPr>
                      <w:rFonts w:ascii="Cambria Math" w:hAnsi="Cambria Math" w:cstheme="majorHAnsi"/>
                      <w:color w:val="1F3864" w:themeColor="accent1" w:themeShade="80"/>
                      <w:sz w:val="28"/>
                      <w:szCs w:val="28"/>
                    </w:rPr>
                    <m:t>+</m:t>
                  </m:r>
                  <m:sSub>
                    <m:sSubPr>
                      <m:ctrlPr>
                        <w:rPr>
                          <w:rFonts w:ascii="Cambria Math" w:hAnsi="Cambria Math" w:cstheme="majorHAnsi"/>
                          <w:i/>
                          <w:color w:val="1F3864" w:themeColor="accent1" w:themeShade="80"/>
                          <w:sz w:val="28"/>
                          <w:szCs w:val="28"/>
                        </w:rPr>
                      </m:ctrlPr>
                    </m:sSubPr>
                    <m:e>
                      <m:acc>
                        <m:accPr>
                          <m:ctrlPr>
                            <w:rPr>
                              <w:rFonts w:ascii="Cambria Math" w:hAnsi="Cambria Math" w:cstheme="majorHAnsi"/>
                              <w:i/>
                              <w:color w:val="1F3864" w:themeColor="accent1" w:themeShade="80"/>
                              <w:sz w:val="28"/>
                              <w:szCs w:val="28"/>
                            </w:rPr>
                          </m:ctrlPr>
                        </m:accPr>
                        <m:e>
                          <m:r>
                            <w:rPr>
                              <w:rFonts w:ascii="Cambria Math" w:hAnsi="Cambria Math" w:cstheme="majorHAnsi"/>
                              <w:color w:val="1F3864" w:themeColor="accent1" w:themeShade="80"/>
                              <w:sz w:val="28"/>
                              <w:szCs w:val="28"/>
                            </w:rPr>
                            <m:t>β</m:t>
                          </m:r>
                        </m:e>
                      </m:acc>
                    </m:e>
                    <m:sub>
                      <m:r>
                        <w:rPr>
                          <w:rFonts w:ascii="Cambria Math" w:hAnsi="Cambria Math" w:cstheme="majorHAnsi"/>
                          <w:color w:val="1F3864" w:themeColor="accent1" w:themeShade="80"/>
                          <w:sz w:val="28"/>
                          <w:szCs w:val="28"/>
                        </w:rPr>
                        <m:t>1</m:t>
                      </m:r>
                    </m:sub>
                  </m:sSub>
                  <m:sSub>
                    <m:sSubPr>
                      <m:ctrlPr>
                        <w:rPr>
                          <w:rFonts w:ascii="Cambria Math" w:hAnsi="Cambria Math" w:cstheme="majorHAnsi"/>
                          <w:i/>
                          <w:color w:val="1F3864" w:themeColor="accent1" w:themeShade="80"/>
                          <w:sz w:val="28"/>
                          <w:szCs w:val="28"/>
                        </w:rPr>
                      </m:ctrlPr>
                    </m:sSubPr>
                    <m:e>
                      <m:r>
                        <w:rPr>
                          <w:rFonts w:ascii="Cambria Math" w:hAnsi="Cambria Math" w:cstheme="majorHAnsi"/>
                          <w:color w:val="1F3864" w:themeColor="accent1" w:themeShade="80"/>
                          <w:sz w:val="28"/>
                          <w:szCs w:val="28"/>
                        </w:rPr>
                        <m:t>x</m:t>
                      </m:r>
                    </m:e>
                    <m:sub>
                      <m:r>
                        <w:rPr>
                          <w:rFonts w:ascii="Cambria Math" w:hAnsi="Cambria Math" w:cstheme="majorHAnsi"/>
                          <w:color w:val="1F3864" w:themeColor="accent1" w:themeShade="80"/>
                          <w:sz w:val="28"/>
                          <w:szCs w:val="28"/>
                        </w:rPr>
                        <m:t>1</m:t>
                      </m:r>
                    </m:sub>
                  </m:sSub>
                  <m:r>
                    <w:rPr>
                      <w:rFonts w:ascii="Cambria Math" w:hAnsi="Cambria Math" w:cstheme="majorHAnsi"/>
                      <w:color w:val="1F3864" w:themeColor="accent1" w:themeShade="80"/>
                      <w:sz w:val="28"/>
                      <w:szCs w:val="28"/>
                    </w:rPr>
                    <m:t xml:space="preserve">+···+ </m:t>
                  </m:r>
                  <m:sSub>
                    <m:sSubPr>
                      <m:ctrlPr>
                        <w:rPr>
                          <w:rFonts w:ascii="Cambria Math" w:hAnsi="Cambria Math" w:cstheme="majorHAnsi"/>
                          <w:i/>
                          <w:color w:val="1F3864" w:themeColor="accent1" w:themeShade="80"/>
                          <w:sz w:val="28"/>
                          <w:szCs w:val="28"/>
                        </w:rPr>
                      </m:ctrlPr>
                    </m:sSubPr>
                    <m:e>
                      <m:acc>
                        <m:accPr>
                          <m:ctrlPr>
                            <w:rPr>
                              <w:rFonts w:ascii="Cambria Math" w:hAnsi="Cambria Math" w:cstheme="majorHAnsi"/>
                              <w:i/>
                              <w:color w:val="1F3864" w:themeColor="accent1" w:themeShade="80"/>
                              <w:sz w:val="28"/>
                              <w:szCs w:val="28"/>
                            </w:rPr>
                          </m:ctrlPr>
                        </m:accPr>
                        <m:e>
                          <m:r>
                            <w:rPr>
                              <w:rFonts w:ascii="Cambria Math" w:hAnsi="Cambria Math" w:cstheme="majorHAnsi"/>
                              <w:color w:val="1F3864" w:themeColor="accent1" w:themeShade="80"/>
                              <w:sz w:val="28"/>
                              <w:szCs w:val="28"/>
                            </w:rPr>
                            <m:t>β</m:t>
                          </m:r>
                        </m:e>
                      </m:acc>
                    </m:e>
                    <m:sub>
                      <m:r>
                        <w:rPr>
                          <w:rFonts w:ascii="Cambria Math" w:hAnsi="Cambria Math" w:cstheme="majorHAnsi"/>
                          <w:color w:val="1F3864" w:themeColor="accent1" w:themeShade="80"/>
                          <w:sz w:val="28"/>
                          <w:szCs w:val="28"/>
                        </w:rPr>
                        <m:t>p</m:t>
                      </m:r>
                    </m:sub>
                  </m:sSub>
                  <m:sSub>
                    <m:sSubPr>
                      <m:ctrlPr>
                        <w:rPr>
                          <w:rFonts w:ascii="Cambria Math" w:hAnsi="Cambria Math" w:cstheme="majorHAnsi"/>
                          <w:i/>
                          <w:color w:val="1F3864" w:themeColor="accent1" w:themeShade="80"/>
                          <w:sz w:val="28"/>
                          <w:szCs w:val="28"/>
                        </w:rPr>
                      </m:ctrlPr>
                    </m:sSubPr>
                    <m:e>
                      <m:r>
                        <w:rPr>
                          <w:rFonts w:ascii="Cambria Math" w:hAnsi="Cambria Math" w:cstheme="majorHAnsi"/>
                          <w:color w:val="1F3864" w:themeColor="accent1" w:themeShade="80"/>
                          <w:sz w:val="28"/>
                          <w:szCs w:val="28"/>
                        </w:rPr>
                        <m:t>x</m:t>
                      </m:r>
                    </m:e>
                    <m:sub>
                      <m:r>
                        <w:rPr>
                          <w:rFonts w:ascii="Cambria Math" w:hAnsi="Cambria Math" w:cstheme="majorHAnsi"/>
                          <w:color w:val="1F3864" w:themeColor="accent1" w:themeShade="80"/>
                          <w:sz w:val="28"/>
                          <w:szCs w:val="28"/>
                        </w:rPr>
                        <m:t>p</m:t>
                      </m:r>
                    </m:sub>
                  </m:sSub>
                  <m:r>
                    <w:rPr>
                      <w:rFonts w:ascii="Cambria Math" w:hAnsi="Cambria Math" w:cstheme="majorHAnsi"/>
                      <w:color w:val="1F3864" w:themeColor="accent1" w:themeShade="80"/>
                      <w:sz w:val="28"/>
                      <w:szCs w:val="28"/>
                    </w:rPr>
                    <m:t>)</m:t>
                  </m:r>
                </m:sup>
              </m:sSup>
            </m:num>
            <m:den>
              <m:r>
                <w:rPr>
                  <w:rFonts w:ascii="Cambria Math" w:hAnsi="Cambria Math" w:cstheme="majorHAnsi"/>
                  <w:color w:val="1F3864" w:themeColor="accent1" w:themeShade="80"/>
                  <w:sz w:val="28"/>
                  <w:szCs w:val="28"/>
                </w:rPr>
                <m:t>1+</m:t>
              </m:r>
              <m:sSup>
                <m:sSupPr>
                  <m:ctrlPr>
                    <w:rPr>
                      <w:rFonts w:ascii="Cambria Math" w:hAnsi="Cambria Math" w:cstheme="majorHAnsi"/>
                      <w:i/>
                      <w:color w:val="1F3864" w:themeColor="accent1" w:themeShade="80"/>
                      <w:sz w:val="28"/>
                      <w:szCs w:val="28"/>
                    </w:rPr>
                  </m:ctrlPr>
                </m:sSupPr>
                <m:e>
                  <m:r>
                    <w:rPr>
                      <w:rFonts w:ascii="Cambria Math" w:hAnsi="Cambria Math" w:cstheme="majorHAnsi"/>
                      <w:color w:val="1F3864" w:themeColor="accent1" w:themeShade="80"/>
                      <w:sz w:val="28"/>
                      <w:szCs w:val="28"/>
                    </w:rPr>
                    <m:t>e</m:t>
                  </m:r>
                </m:e>
                <m:sup>
                  <m:r>
                    <w:rPr>
                      <w:rFonts w:ascii="Cambria Math" w:hAnsi="Cambria Math" w:cstheme="majorHAnsi"/>
                      <w:color w:val="1F3864" w:themeColor="accent1" w:themeShade="80"/>
                      <w:sz w:val="28"/>
                      <w:szCs w:val="28"/>
                    </w:rPr>
                    <m:t>(</m:t>
                  </m:r>
                  <m:sSub>
                    <m:sSubPr>
                      <m:ctrlPr>
                        <w:rPr>
                          <w:rFonts w:ascii="Cambria Math" w:hAnsi="Cambria Math" w:cstheme="majorHAnsi"/>
                          <w:i/>
                          <w:color w:val="1F3864" w:themeColor="accent1" w:themeShade="80"/>
                          <w:sz w:val="28"/>
                          <w:szCs w:val="28"/>
                        </w:rPr>
                      </m:ctrlPr>
                    </m:sSubPr>
                    <m:e>
                      <m:acc>
                        <m:accPr>
                          <m:ctrlPr>
                            <w:rPr>
                              <w:rFonts w:ascii="Cambria Math" w:hAnsi="Cambria Math" w:cstheme="majorHAnsi"/>
                              <w:i/>
                              <w:color w:val="1F3864" w:themeColor="accent1" w:themeShade="80"/>
                              <w:sz w:val="28"/>
                              <w:szCs w:val="28"/>
                            </w:rPr>
                          </m:ctrlPr>
                        </m:accPr>
                        <m:e>
                          <m:r>
                            <w:rPr>
                              <w:rFonts w:ascii="Cambria Math" w:hAnsi="Cambria Math" w:cstheme="majorHAnsi"/>
                              <w:color w:val="1F3864" w:themeColor="accent1" w:themeShade="80"/>
                              <w:sz w:val="28"/>
                              <w:szCs w:val="28"/>
                            </w:rPr>
                            <m:t>β</m:t>
                          </m:r>
                        </m:e>
                      </m:acc>
                    </m:e>
                    <m:sub>
                      <m:r>
                        <w:rPr>
                          <w:rFonts w:ascii="Cambria Math" w:hAnsi="Cambria Math" w:cstheme="majorHAnsi"/>
                          <w:color w:val="1F3864" w:themeColor="accent1" w:themeShade="80"/>
                          <w:sz w:val="28"/>
                          <w:szCs w:val="28"/>
                        </w:rPr>
                        <m:t>0</m:t>
                      </m:r>
                    </m:sub>
                  </m:sSub>
                  <m:r>
                    <w:rPr>
                      <w:rFonts w:ascii="Cambria Math" w:hAnsi="Cambria Math" w:cstheme="majorHAnsi"/>
                      <w:color w:val="1F3864" w:themeColor="accent1" w:themeShade="80"/>
                      <w:sz w:val="28"/>
                      <w:szCs w:val="28"/>
                    </w:rPr>
                    <m:t>+</m:t>
                  </m:r>
                  <m:sSub>
                    <m:sSubPr>
                      <m:ctrlPr>
                        <w:rPr>
                          <w:rFonts w:ascii="Cambria Math" w:hAnsi="Cambria Math" w:cstheme="majorHAnsi"/>
                          <w:i/>
                          <w:color w:val="1F3864" w:themeColor="accent1" w:themeShade="80"/>
                          <w:sz w:val="28"/>
                          <w:szCs w:val="28"/>
                        </w:rPr>
                      </m:ctrlPr>
                    </m:sSubPr>
                    <m:e>
                      <m:acc>
                        <m:accPr>
                          <m:ctrlPr>
                            <w:rPr>
                              <w:rFonts w:ascii="Cambria Math" w:hAnsi="Cambria Math" w:cstheme="majorHAnsi"/>
                              <w:i/>
                              <w:color w:val="1F3864" w:themeColor="accent1" w:themeShade="80"/>
                              <w:sz w:val="28"/>
                              <w:szCs w:val="28"/>
                            </w:rPr>
                          </m:ctrlPr>
                        </m:accPr>
                        <m:e>
                          <m:r>
                            <w:rPr>
                              <w:rFonts w:ascii="Cambria Math" w:hAnsi="Cambria Math" w:cstheme="majorHAnsi"/>
                              <w:color w:val="1F3864" w:themeColor="accent1" w:themeShade="80"/>
                              <w:sz w:val="28"/>
                              <w:szCs w:val="28"/>
                            </w:rPr>
                            <m:t>β</m:t>
                          </m:r>
                        </m:e>
                      </m:acc>
                    </m:e>
                    <m:sub>
                      <m:r>
                        <w:rPr>
                          <w:rFonts w:ascii="Cambria Math" w:hAnsi="Cambria Math" w:cstheme="majorHAnsi"/>
                          <w:color w:val="1F3864" w:themeColor="accent1" w:themeShade="80"/>
                          <w:sz w:val="28"/>
                          <w:szCs w:val="28"/>
                        </w:rPr>
                        <m:t>1</m:t>
                      </m:r>
                    </m:sub>
                  </m:sSub>
                  <m:sSub>
                    <m:sSubPr>
                      <m:ctrlPr>
                        <w:rPr>
                          <w:rFonts w:ascii="Cambria Math" w:hAnsi="Cambria Math" w:cstheme="majorHAnsi"/>
                          <w:i/>
                          <w:color w:val="1F3864" w:themeColor="accent1" w:themeShade="80"/>
                          <w:sz w:val="28"/>
                          <w:szCs w:val="28"/>
                        </w:rPr>
                      </m:ctrlPr>
                    </m:sSubPr>
                    <m:e>
                      <m:r>
                        <w:rPr>
                          <w:rFonts w:ascii="Cambria Math" w:hAnsi="Cambria Math" w:cstheme="majorHAnsi"/>
                          <w:color w:val="1F3864" w:themeColor="accent1" w:themeShade="80"/>
                          <w:sz w:val="28"/>
                          <w:szCs w:val="28"/>
                        </w:rPr>
                        <m:t>x</m:t>
                      </m:r>
                    </m:e>
                    <m:sub>
                      <m:r>
                        <w:rPr>
                          <w:rFonts w:ascii="Cambria Math" w:hAnsi="Cambria Math" w:cstheme="majorHAnsi"/>
                          <w:color w:val="1F3864" w:themeColor="accent1" w:themeShade="80"/>
                          <w:sz w:val="28"/>
                          <w:szCs w:val="28"/>
                        </w:rPr>
                        <m:t>1</m:t>
                      </m:r>
                    </m:sub>
                  </m:sSub>
                  <m:r>
                    <w:rPr>
                      <w:rFonts w:ascii="Cambria Math" w:hAnsi="Cambria Math" w:cstheme="majorHAnsi"/>
                      <w:color w:val="1F3864" w:themeColor="accent1" w:themeShade="80"/>
                      <w:sz w:val="28"/>
                      <w:szCs w:val="28"/>
                    </w:rPr>
                    <m:t xml:space="preserve">+···+ </m:t>
                  </m:r>
                  <m:sSub>
                    <m:sSubPr>
                      <m:ctrlPr>
                        <w:rPr>
                          <w:rFonts w:ascii="Cambria Math" w:hAnsi="Cambria Math" w:cstheme="majorHAnsi"/>
                          <w:i/>
                          <w:color w:val="1F3864" w:themeColor="accent1" w:themeShade="80"/>
                          <w:sz w:val="28"/>
                          <w:szCs w:val="28"/>
                        </w:rPr>
                      </m:ctrlPr>
                    </m:sSubPr>
                    <m:e>
                      <m:acc>
                        <m:accPr>
                          <m:ctrlPr>
                            <w:rPr>
                              <w:rFonts w:ascii="Cambria Math" w:hAnsi="Cambria Math" w:cstheme="majorHAnsi"/>
                              <w:i/>
                              <w:color w:val="1F3864" w:themeColor="accent1" w:themeShade="80"/>
                              <w:sz w:val="28"/>
                              <w:szCs w:val="28"/>
                            </w:rPr>
                          </m:ctrlPr>
                        </m:accPr>
                        <m:e>
                          <m:r>
                            <w:rPr>
                              <w:rFonts w:ascii="Cambria Math" w:hAnsi="Cambria Math" w:cstheme="majorHAnsi"/>
                              <w:color w:val="1F3864" w:themeColor="accent1" w:themeShade="80"/>
                              <w:sz w:val="28"/>
                              <w:szCs w:val="28"/>
                            </w:rPr>
                            <m:t>β</m:t>
                          </m:r>
                        </m:e>
                      </m:acc>
                    </m:e>
                    <m:sub>
                      <m:r>
                        <w:rPr>
                          <w:rFonts w:ascii="Cambria Math" w:hAnsi="Cambria Math" w:cstheme="majorHAnsi"/>
                          <w:color w:val="1F3864" w:themeColor="accent1" w:themeShade="80"/>
                          <w:sz w:val="28"/>
                          <w:szCs w:val="28"/>
                        </w:rPr>
                        <m:t>p</m:t>
                      </m:r>
                    </m:sub>
                  </m:sSub>
                  <m:sSub>
                    <m:sSubPr>
                      <m:ctrlPr>
                        <w:rPr>
                          <w:rFonts w:ascii="Cambria Math" w:hAnsi="Cambria Math" w:cstheme="majorHAnsi"/>
                          <w:i/>
                          <w:color w:val="1F3864" w:themeColor="accent1" w:themeShade="80"/>
                          <w:sz w:val="28"/>
                          <w:szCs w:val="28"/>
                        </w:rPr>
                      </m:ctrlPr>
                    </m:sSubPr>
                    <m:e>
                      <m:r>
                        <w:rPr>
                          <w:rFonts w:ascii="Cambria Math" w:hAnsi="Cambria Math" w:cstheme="majorHAnsi"/>
                          <w:color w:val="1F3864" w:themeColor="accent1" w:themeShade="80"/>
                          <w:sz w:val="28"/>
                          <w:szCs w:val="28"/>
                        </w:rPr>
                        <m:t>x</m:t>
                      </m:r>
                    </m:e>
                    <m:sub>
                      <m:r>
                        <w:rPr>
                          <w:rFonts w:ascii="Cambria Math" w:hAnsi="Cambria Math" w:cstheme="majorHAnsi"/>
                          <w:color w:val="1F3864" w:themeColor="accent1" w:themeShade="80"/>
                          <w:sz w:val="28"/>
                          <w:szCs w:val="28"/>
                        </w:rPr>
                        <m:t>p</m:t>
                      </m:r>
                    </m:sub>
                  </m:sSub>
                  <m:r>
                    <w:rPr>
                      <w:rFonts w:ascii="Cambria Math" w:hAnsi="Cambria Math" w:cstheme="majorHAnsi"/>
                      <w:color w:val="1F3864" w:themeColor="accent1" w:themeShade="80"/>
                      <w:sz w:val="28"/>
                      <w:szCs w:val="28"/>
                    </w:rPr>
                    <m:t>)</m:t>
                  </m:r>
                </m:sup>
              </m:sSup>
            </m:den>
          </m:f>
        </m:oMath>
      </m:oMathPara>
    </w:p>
    <w:p w14:paraId="0DDBC827" w14:textId="41F5E1B3" w:rsidR="00BB36F6" w:rsidRPr="00A902B2" w:rsidRDefault="00BB36F6" w:rsidP="00A27394">
      <w:pPr>
        <w:ind w:left="360"/>
        <w:jc w:val="both"/>
        <w:rPr>
          <w:rFonts w:cstheme="majorHAnsi"/>
        </w:rPr>
      </w:pPr>
    </w:p>
    <w:p w14:paraId="3B4C8713" w14:textId="77777777" w:rsidR="00465441" w:rsidRPr="00A902B2" w:rsidRDefault="00465441" w:rsidP="00465441">
      <w:pPr>
        <w:ind w:left="360"/>
        <w:jc w:val="both"/>
        <w:rPr>
          <w:rFonts w:cstheme="majorHAnsi"/>
        </w:rPr>
      </w:pPr>
      <w:r w:rsidRPr="00A902B2">
        <w:rPr>
          <w:rFonts w:cstheme="majorHAnsi"/>
        </w:rPr>
        <w:t>Donde:</w:t>
      </w:r>
    </w:p>
    <w:p w14:paraId="01E6C922" w14:textId="77777777" w:rsidR="00465441" w:rsidRPr="00A902B2" w:rsidRDefault="00465441" w:rsidP="00465441">
      <w:pPr>
        <w:ind w:left="360"/>
        <w:jc w:val="both"/>
        <w:rPr>
          <w:rFonts w:cstheme="majorHAnsi"/>
        </w:rPr>
      </w:pPr>
      <w:r w:rsidRPr="00A902B2">
        <w:rPr>
          <w:rFonts w:ascii="Cambria Math" w:hAnsi="Cambria Math" w:cs="Cambria Math"/>
        </w:rPr>
        <w:t>𝛽</w:t>
      </w:r>
      <w:r w:rsidRPr="00A902B2">
        <w:rPr>
          <w:rFonts w:cstheme="majorHAnsi"/>
        </w:rPr>
        <w:t>0: es la ordenada en el origen, se corresponde con el valor promedio de la variable respuesta</w:t>
      </w:r>
      <m:oMath>
        <m:r>
          <w:rPr>
            <w:rFonts w:ascii="Cambria Math" w:hAnsi="Cambria Math" w:cstheme="majorHAnsi"/>
          </w:rPr>
          <m:t xml:space="preserve"> y</m:t>
        </m:r>
      </m:oMath>
      <w:r w:rsidRPr="00A902B2">
        <w:rPr>
          <w:rFonts w:cstheme="majorHAnsi"/>
        </w:rPr>
        <w:t xml:space="preserve"> cuando todos los predictores son cero.</w:t>
      </w:r>
    </w:p>
    <w:p w14:paraId="6EA5AC6F" w14:textId="2822908D" w:rsidR="00465441" w:rsidRPr="00A902B2" w:rsidRDefault="00465441" w:rsidP="00465441">
      <w:pPr>
        <w:ind w:left="360"/>
        <w:jc w:val="both"/>
        <w:rPr>
          <w:rFonts w:cstheme="majorHAnsi"/>
        </w:rPr>
      </w:pPr>
      <w:r w:rsidRPr="00A902B2">
        <w:rPr>
          <w:rFonts w:ascii="Cambria Math" w:hAnsi="Cambria Math" w:cs="Cambria Math"/>
        </w:rPr>
        <w:t>𝛽𝑝</w:t>
      </w:r>
      <w:r w:rsidRPr="00A902B2">
        <w:rPr>
          <w:rFonts w:cstheme="majorHAnsi"/>
        </w:rPr>
        <w:t xml:space="preserve">: es el efecto promedio que tiene sobre la variable respuesta el incremento en una unidad de la variable predictora </w:t>
      </w:r>
      <w:r w:rsidRPr="00A902B2">
        <w:rPr>
          <w:rFonts w:ascii="Cambria Math" w:hAnsi="Cambria Math" w:cs="Cambria Math"/>
        </w:rPr>
        <w:t>𝑥𝑝</w:t>
      </w:r>
      <w:r w:rsidRPr="00A902B2">
        <w:rPr>
          <w:rFonts w:cstheme="majorHAnsi"/>
        </w:rPr>
        <w:t xml:space="preserve">, manteniéndose constantes el resto de </w:t>
      </w:r>
      <w:r w:rsidR="00F54D0E" w:rsidRPr="00A902B2">
        <w:rPr>
          <w:rFonts w:cstheme="majorHAnsi"/>
        </w:rPr>
        <w:t>las variables</w:t>
      </w:r>
      <w:r w:rsidRPr="00A902B2">
        <w:rPr>
          <w:rFonts w:cstheme="majorHAnsi"/>
        </w:rPr>
        <w:t>. Se conocen como coeficientes parciales de regresión</w:t>
      </w:r>
      <w:sdt>
        <w:sdtPr>
          <w:rPr>
            <w:rFonts w:cstheme="majorHAnsi"/>
            <w:color w:val="000000"/>
          </w:rPr>
          <w:tag w:val="MENDELEY_CITATION_v3_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"/>
          <w:id w:val="-1782799233"/>
          <w:placeholder>
            <w:docPart w:val="DefaultPlaceholder_-1854013440"/>
          </w:placeholder>
        </w:sdtPr>
        <w:sdtContent>
          <w:ins w:id="479" w:author="Ama de Berrio" w:date="2024-06-25T17:54:00Z">
            <w:r w:rsidR="003323D6" w:rsidRPr="003323D6">
              <w:rPr>
                <w:rFonts w:cstheme="majorHAnsi"/>
                <w:color w:val="000000"/>
              </w:rPr>
              <w:t>(95)</w:t>
            </w:r>
          </w:ins>
          <w:del w:id="480" w:author="Ama de Berrio" w:date="2024-06-21T16:17:00Z">
            <w:r w:rsidR="005359D1" w:rsidRPr="003323D6" w:rsidDel="00CA1723">
              <w:rPr>
                <w:rFonts w:cstheme="majorHAnsi"/>
                <w:color w:val="000000"/>
              </w:rPr>
              <w:delText>(93)</w:delText>
            </w:r>
          </w:del>
        </w:sdtContent>
      </w:sdt>
      <w:r w:rsidRPr="00A902B2">
        <w:rPr>
          <w:rFonts w:cstheme="majorHAnsi"/>
        </w:rPr>
        <w:t>.</w:t>
      </w:r>
      <w:r w:rsidR="00D87A7C" w:rsidRPr="00A902B2">
        <w:rPr>
          <w:rFonts w:cstheme="majorHAnsi"/>
        </w:rPr>
        <w:t xml:space="preserve"> </w:t>
      </w:r>
    </w:p>
    <w:p w14:paraId="11CAF8BD" w14:textId="77777777" w:rsidR="00465441" w:rsidRPr="00A902B2" w:rsidRDefault="00465441" w:rsidP="00465441">
      <w:pPr>
        <w:ind w:left="360"/>
        <w:jc w:val="both"/>
        <w:rPr>
          <w:rFonts w:cstheme="majorHAnsi"/>
        </w:rPr>
      </w:pPr>
    </w:p>
    <w:p w14:paraId="0A25AE0D" w14:textId="0C65A0E6" w:rsidR="00C32F26" w:rsidRPr="00A902B2" w:rsidRDefault="00C32F26" w:rsidP="00E25F24">
      <w:pPr>
        <w:ind w:left="360"/>
        <w:jc w:val="both"/>
        <w:rPr>
          <w:rFonts w:cstheme="majorHAnsi"/>
        </w:rPr>
      </w:pPr>
      <w:r w:rsidRPr="00A902B2">
        <w:rPr>
          <w:rFonts w:cstheme="majorHAnsi"/>
        </w:rPr>
        <w:t xml:space="preserve">Para los predictores categóricos se crearán variables </w:t>
      </w:r>
      <w:proofErr w:type="spellStart"/>
      <w:r w:rsidRPr="00A902B2">
        <w:rPr>
          <w:rFonts w:cstheme="majorHAnsi"/>
          <w:i/>
          <w:iCs/>
        </w:rPr>
        <w:t>dummy</w:t>
      </w:r>
      <w:proofErr w:type="spellEnd"/>
      <w:r w:rsidRPr="00A902B2">
        <w:rPr>
          <w:rFonts w:cstheme="majorHAnsi"/>
          <w:i/>
          <w:iCs/>
        </w:rPr>
        <w:t>,</w:t>
      </w:r>
      <w:r w:rsidRPr="00A902B2">
        <w:rPr>
          <w:rFonts w:cstheme="majorHAnsi"/>
        </w:rPr>
        <w:t xml:space="preserve"> en las cuales</w:t>
      </w:r>
      <w:r w:rsidR="00D53C0C" w:rsidRPr="00A902B2">
        <w:rPr>
          <w:rFonts w:cstheme="majorHAnsi"/>
        </w:rPr>
        <w:t xml:space="preserve"> </w:t>
      </w:r>
      <w:r w:rsidRPr="00A902B2">
        <w:rPr>
          <w:rFonts w:cstheme="majorHAnsi"/>
        </w:rPr>
        <w:t xml:space="preserve">solo una variable </w:t>
      </w:r>
      <w:proofErr w:type="spellStart"/>
      <w:r w:rsidRPr="00A902B2">
        <w:rPr>
          <w:rFonts w:cstheme="majorHAnsi"/>
          <w:i/>
          <w:iCs/>
        </w:rPr>
        <w:t>dummy</w:t>
      </w:r>
      <w:proofErr w:type="spellEnd"/>
      <w:r w:rsidRPr="00A902B2">
        <w:rPr>
          <w:rFonts w:cstheme="majorHAnsi"/>
          <w:i/>
          <w:iCs/>
        </w:rPr>
        <w:t xml:space="preserve"> </w:t>
      </w:r>
      <w:r w:rsidRPr="00A902B2">
        <w:rPr>
          <w:rFonts w:cstheme="majorHAnsi"/>
        </w:rPr>
        <w:t>por predictor adquirirá el valor de cero</w:t>
      </w:r>
      <w:r w:rsidR="00F54D0E">
        <w:rPr>
          <w:rFonts w:cstheme="majorHAnsi"/>
        </w:rPr>
        <w:t xml:space="preserve"> o de referencia</w:t>
      </w:r>
      <w:r w:rsidRPr="00A902B2">
        <w:rPr>
          <w:rFonts w:cstheme="majorHAnsi"/>
        </w:rPr>
        <w:t xml:space="preserve">. El valor del coeficiente parcial de </w:t>
      </w:r>
      <w:r w:rsidR="00A27394" w:rsidRPr="00A902B2">
        <w:rPr>
          <w:rFonts w:cstheme="majorHAnsi"/>
        </w:rPr>
        <w:t xml:space="preserve">regresión de cada variable </w:t>
      </w:r>
      <w:proofErr w:type="spellStart"/>
      <w:r w:rsidR="00A27394" w:rsidRPr="00A902B2">
        <w:rPr>
          <w:rFonts w:cstheme="majorHAnsi"/>
          <w:i/>
          <w:iCs/>
        </w:rPr>
        <w:t>dummy</w:t>
      </w:r>
      <w:proofErr w:type="spellEnd"/>
      <w:r w:rsidR="00A27394" w:rsidRPr="00A902B2">
        <w:rPr>
          <w:rFonts w:cstheme="majorHAnsi"/>
        </w:rPr>
        <w:t xml:space="preserve"> </w:t>
      </w:r>
      <w:r w:rsidRPr="00A902B2">
        <w:rPr>
          <w:rFonts w:cstheme="majorHAnsi"/>
        </w:rPr>
        <w:t>indica</w:t>
      </w:r>
      <w:r w:rsidR="00D53C0C" w:rsidRPr="00A902B2">
        <w:rPr>
          <w:rFonts w:cstheme="majorHAnsi"/>
        </w:rPr>
        <w:t>rá</w:t>
      </w:r>
      <w:r w:rsidRPr="00A902B2">
        <w:rPr>
          <w:rFonts w:cstheme="majorHAnsi"/>
        </w:rPr>
        <w:t xml:space="preserve"> el porcentaje promedio en el que influye dicho nivel sobre el logaritmo de</w:t>
      </w:r>
      <w:r w:rsidR="00A27394" w:rsidRPr="00A902B2">
        <w:rPr>
          <w:rFonts w:cstheme="majorHAnsi"/>
        </w:rPr>
        <w:t xml:space="preserve"> la </w:t>
      </w:r>
      <w:proofErr w:type="spellStart"/>
      <w:r w:rsidR="00A27394" w:rsidRPr="00A902B2">
        <w:rPr>
          <w:rFonts w:cstheme="majorHAnsi"/>
        </w:rPr>
        <w:t>odds</w:t>
      </w:r>
      <w:proofErr w:type="spellEnd"/>
      <w:r w:rsidR="00A27394" w:rsidRPr="00A902B2">
        <w:rPr>
          <w:rFonts w:cstheme="majorHAnsi"/>
        </w:rPr>
        <w:t xml:space="preserve"> d</w:t>
      </w:r>
      <w:r w:rsidRPr="00A902B2">
        <w:rPr>
          <w:rFonts w:cstheme="majorHAnsi"/>
        </w:rPr>
        <w:t>e la variable dependiente</w:t>
      </w:r>
      <w:r w:rsidR="00A27394" w:rsidRPr="00A902B2">
        <w:rPr>
          <w:rFonts w:cstheme="majorHAnsi"/>
        </w:rPr>
        <w:t xml:space="preserve"> y </w:t>
      </w:r>
      <w:r w:rsidRPr="00A902B2">
        <w:rPr>
          <w:rFonts w:cstheme="majorHAnsi"/>
        </w:rPr>
        <w:t>en comparación con el nivel de referencia de dicho predictor.</w:t>
      </w:r>
    </w:p>
    <w:p w14:paraId="1968B5C1" w14:textId="61115E0A" w:rsidR="00EB0581" w:rsidRPr="00A902B2" w:rsidRDefault="00EB0581" w:rsidP="00A27394">
      <w:pPr>
        <w:ind w:left="360"/>
        <w:jc w:val="both"/>
        <w:rPr>
          <w:rFonts w:cstheme="majorHAnsi"/>
        </w:rPr>
      </w:pPr>
    </w:p>
    <w:p w14:paraId="725196EC" w14:textId="5D40E246" w:rsidR="00EB0581" w:rsidRPr="00A902B2" w:rsidRDefault="00EB0581" w:rsidP="00A27394">
      <w:pPr>
        <w:ind w:left="360"/>
        <w:jc w:val="both"/>
        <w:rPr>
          <w:rFonts w:cstheme="majorHAnsi"/>
        </w:rPr>
      </w:pPr>
      <w:r w:rsidRPr="00A902B2">
        <w:rPr>
          <w:rFonts w:cstheme="majorHAnsi"/>
        </w:rPr>
        <w:t>La selección del mejor modelo se hará por medio de la comparación de los valores de discriminación y calibración de las diferentes combinaciones posibles.</w:t>
      </w:r>
    </w:p>
    <w:p w14:paraId="4C8BC9EA" w14:textId="77777777" w:rsidR="00C5666D" w:rsidRPr="00A902B2" w:rsidRDefault="00C5666D" w:rsidP="00E269FB">
      <w:pPr>
        <w:jc w:val="both"/>
        <w:rPr>
          <w:rFonts w:cstheme="majorHAnsi"/>
          <w:b/>
          <w:bCs/>
          <w:lang w:val="es-MX"/>
        </w:rPr>
      </w:pPr>
    </w:p>
    <w:p w14:paraId="12F1CBE2" w14:textId="68E34D67" w:rsidR="002E06D2" w:rsidRPr="00A902B2" w:rsidRDefault="00A95B31" w:rsidP="003D20D5">
      <w:pPr>
        <w:ind w:left="360"/>
        <w:jc w:val="both"/>
        <w:rPr>
          <w:rFonts w:cstheme="majorHAnsi"/>
        </w:rPr>
      </w:pPr>
      <w:r w:rsidRPr="00A902B2">
        <w:rPr>
          <w:rFonts w:cstheme="majorHAnsi"/>
          <w:lang w:val="es-MX"/>
        </w:rPr>
        <w:t>Para la discriminación del modelo se medirán el área bajo la curva ROC</w:t>
      </w:r>
      <w:r w:rsidR="004D58C8" w:rsidRPr="00A902B2">
        <w:rPr>
          <w:rFonts w:cstheme="majorHAnsi"/>
          <w:lang w:val="es-MX"/>
        </w:rPr>
        <w:t xml:space="preserve"> </w:t>
      </w:r>
      <w:r w:rsidRPr="00A902B2">
        <w:rPr>
          <w:rFonts w:cstheme="majorHAnsi"/>
          <w:lang w:val="es-MX"/>
        </w:rPr>
        <w:t>(Area Under Curve - Receiver Operating Characteristic: AUROC)</w:t>
      </w:r>
      <w:r w:rsidR="008D4768" w:rsidRPr="00A902B2">
        <w:rPr>
          <w:rFonts w:cstheme="majorHAnsi"/>
          <w:lang w:val="es-MX"/>
        </w:rPr>
        <w:t xml:space="preserve">, </w:t>
      </w:r>
      <w:r w:rsidRPr="00A902B2">
        <w:rPr>
          <w:rFonts w:cstheme="majorHAnsi"/>
          <w:lang w:val="es-MX"/>
        </w:rPr>
        <w:t>la cual se construirá graficando la sensibilidad y 1</w:t>
      </w:r>
      <w:r w:rsidR="004D58C8" w:rsidRPr="00A902B2">
        <w:rPr>
          <w:rFonts w:cstheme="majorHAnsi"/>
          <w:lang w:val="es-MX"/>
        </w:rPr>
        <w:t xml:space="preserve"> </w:t>
      </w:r>
      <w:r w:rsidRPr="00A902B2">
        <w:rPr>
          <w:rFonts w:cstheme="majorHAnsi"/>
          <w:lang w:val="es-MX"/>
        </w:rPr>
        <w:t xml:space="preserve">- especificidad correspondientes a cada punto de corte para la probabilidad predicha por el </w:t>
      </w:r>
      <w:r w:rsidR="00A53992" w:rsidRPr="00A902B2">
        <w:rPr>
          <w:rFonts w:cstheme="majorHAnsi"/>
          <w:lang w:val="es-MX"/>
        </w:rPr>
        <w:t xml:space="preserve">modelo y se reportará su IC95% </w:t>
      </w:r>
      <w:sdt>
        <w:sdtPr>
          <w:rPr>
            <w:rFonts w:cstheme="majorHAnsi"/>
            <w:color w:val="000000"/>
            <w:lang w:val="es-MX"/>
          </w:rPr>
          <w:tag w:val="MENDELEY_CITATION_v3_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"/>
          <w:id w:val="1090742302"/>
          <w:placeholder>
            <w:docPart w:val="DefaultPlaceholder_-1854013440"/>
          </w:placeholder>
        </w:sdtPr>
        <w:sdtContent>
          <w:ins w:id="481" w:author="Ama de Berrio" w:date="2024-06-25T17:54:00Z">
            <w:r w:rsidR="003323D6" w:rsidRPr="003323D6">
              <w:rPr>
                <w:rFonts w:cstheme="majorHAnsi"/>
                <w:color w:val="000000"/>
                <w:lang w:val="es-MX"/>
              </w:rPr>
              <w:t>(96)</w:t>
            </w:r>
          </w:ins>
          <w:del w:id="482" w:author="Ama de Berrio" w:date="2024-06-21T16:17:00Z">
            <w:r w:rsidR="005359D1" w:rsidRPr="003323D6" w:rsidDel="00CA1723">
              <w:rPr>
                <w:rFonts w:cstheme="majorHAnsi"/>
                <w:color w:val="000000"/>
                <w:lang w:val="es-MX"/>
              </w:rPr>
              <w:delText>(94)</w:delText>
            </w:r>
          </w:del>
        </w:sdtContent>
      </w:sdt>
      <w:r w:rsidRPr="00A902B2">
        <w:rPr>
          <w:rFonts w:cstheme="majorHAnsi"/>
          <w:lang w:val="es-MX"/>
        </w:rPr>
        <w:t>.</w:t>
      </w:r>
      <w:r w:rsidR="004970A7" w:rsidRPr="00A902B2">
        <w:rPr>
          <w:rFonts w:cstheme="majorHAnsi"/>
        </w:rPr>
        <w:t xml:space="preserve"> </w:t>
      </w:r>
      <w:r w:rsidR="00A53992" w:rsidRPr="00A902B2">
        <w:rPr>
          <w:rFonts w:cstheme="majorHAnsi"/>
        </w:rPr>
        <w:t xml:space="preserve">Para su cálculo se </w:t>
      </w:r>
      <w:r w:rsidRPr="00A902B2">
        <w:rPr>
          <w:rFonts w:cstheme="majorHAnsi"/>
          <w:lang w:val="es-MX"/>
        </w:rPr>
        <w:t xml:space="preserve">utilizará el paquete "pROC" del programa estadístico </w:t>
      </w:r>
      <w:r w:rsidRPr="00A902B2">
        <w:rPr>
          <w:rFonts w:cstheme="majorHAnsi"/>
          <w:bCs/>
        </w:rPr>
        <w:t xml:space="preserve">R® </w:t>
      </w:r>
      <w:r w:rsidR="0015688B" w:rsidRPr="00A902B2">
        <w:rPr>
          <w:rFonts w:cstheme="majorHAnsi"/>
          <w:bCs/>
        </w:rPr>
        <w:t>(</w:t>
      </w:r>
      <w:r w:rsidR="0015688B" w:rsidRPr="00A902B2">
        <w:rPr>
          <w:rFonts w:cstheme="majorHAnsi"/>
          <w:bCs/>
          <w:lang w:val="es-MX"/>
        </w:rPr>
        <w:t xml:space="preserve">R Foundation for Statistical Computing, Vienna, Austria; </w:t>
      </w:r>
      <w:r>
        <w:fldChar w:fldCharType="begin"/>
      </w:r>
      <w:r>
        <w:instrText>HYPERLINK "http://www.r-project.org/"</w:instrText>
      </w:r>
      <w:r>
        <w:fldChar w:fldCharType="separate"/>
      </w:r>
      <w:r w:rsidR="0015688B" w:rsidRPr="00A902B2">
        <w:rPr>
          <w:rStyle w:val="Hipervnculo"/>
          <w:rFonts w:cstheme="majorHAnsi"/>
          <w:bCs/>
          <w:lang w:val="es-MX"/>
        </w:rPr>
        <w:t>http://www.r-project.org/</w:t>
      </w:r>
      <w:r>
        <w:rPr>
          <w:rStyle w:val="Hipervnculo"/>
          <w:rFonts w:cstheme="majorHAnsi"/>
          <w:bCs/>
          <w:lang w:val="es-MX"/>
        </w:rPr>
        <w:fldChar w:fldCharType="end"/>
      </w:r>
      <w:r w:rsidR="0015688B" w:rsidRPr="00A902B2">
        <w:rPr>
          <w:rFonts w:cstheme="majorHAnsi"/>
          <w:bCs/>
          <w:lang w:val="es-MX"/>
        </w:rPr>
        <w:t>)</w:t>
      </w:r>
      <w:r w:rsidR="002E06D2" w:rsidRPr="00A902B2">
        <w:rPr>
          <w:rFonts w:cstheme="majorHAnsi"/>
          <w:lang w:val="es-MX"/>
        </w:rPr>
        <w:t>.</w:t>
      </w:r>
      <w:r w:rsidR="002E06D2" w:rsidRPr="00A902B2">
        <w:rPr>
          <w:rFonts w:cstheme="majorHAnsi"/>
        </w:rPr>
        <w:t xml:space="preserve"> Los valores de corte óptimos</w:t>
      </w:r>
      <w:r w:rsidR="008D4768" w:rsidRPr="00A902B2">
        <w:rPr>
          <w:rFonts w:cstheme="majorHAnsi"/>
        </w:rPr>
        <w:t xml:space="preserve"> para el modelo</w:t>
      </w:r>
      <w:r w:rsidR="002E06D2" w:rsidRPr="00A902B2">
        <w:rPr>
          <w:rFonts w:cstheme="majorHAnsi"/>
        </w:rPr>
        <w:t xml:space="preserve"> se determinar</w:t>
      </w:r>
      <w:r w:rsidR="008D4768" w:rsidRPr="00A902B2">
        <w:rPr>
          <w:rFonts w:cstheme="majorHAnsi"/>
        </w:rPr>
        <w:t>á</w:t>
      </w:r>
      <w:r w:rsidR="002E06D2" w:rsidRPr="00A902B2">
        <w:rPr>
          <w:rFonts w:cstheme="majorHAnsi"/>
        </w:rPr>
        <w:t>n y evaluar</w:t>
      </w:r>
      <w:r w:rsidR="008D4768" w:rsidRPr="00A902B2">
        <w:rPr>
          <w:rFonts w:cstheme="majorHAnsi"/>
        </w:rPr>
        <w:t>á</w:t>
      </w:r>
      <w:r w:rsidR="002E06D2" w:rsidRPr="00A902B2">
        <w:rPr>
          <w:rFonts w:cstheme="majorHAnsi"/>
        </w:rPr>
        <w:t xml:space="preserve">n </w:t>
      </w:r>
      <w:r w:rsidR="008D4768" w:rsidRPr="00A902B2">
        <w:rPr>
          <w:rFonts w:cstheme="majorHAnsi"/>
        </w:rPr>
        <w:t xml:space="preserve">a partir de los mejores estimadores de </w:t>
      </w:r>
      <w:r w:rsidR="002E06D2" w:rsidRPr="00A902B2">
        <w:rPr>
          <w:rFonts w:cstheme="majorHAnsi"/>
        </w:rPr>
        <w:t>sensibilidad, especificidad, valor predictivo positivo (VPP)</w:t>
      </w:r>
      <w:r w:rsidR="008D4768" w:rsidRPr="00A902B2">
        <w:rPr>
          <w:rFonts w:cstheme="majorHAnsi"/>
        </w:rPr>
        <w:t xml:space="preserve">, </w:t>
      </w:r>
      <w:r w:rsidR="002E06D2" w:rsidRPr="00A902B2">
        <w:rPr>
          <w:rFonts w:cstheme="majorHAnsi"/>
        </w:rPr>
        <w:t xml:space="preserve">valor predictivo negativo </w:t>
      </w:r>
      <w:r w:rsidR="002E06D2" w:rsidRPr="00A902B2">
        <w:rPr>
          <w:rFonts w:cstheme="majorHAnsi"/>
        </w:rPr>
        <w:lastRenderedPageBreak/>
        <w:t>(VPN)</w:t>
      </w:r>
      <w:r w:rsidR="008D4768" w:rsidRPr="00A902B2">
        <w:rPr>
          <w:rFonts w:cstheme="majorHAnsi"/>
        </w:rPr>
        <w:t xml:space="preserve"> y razones de verosimilitud (</w:t>
      </w:r>
      <w:proofErr w:type="spellStart"/>
      <w:r w:rsidR="008D4768" w:rsidRPr="00A902B2">
        <w:rPr>
          <w:rFonts w:cstheme="majorHAnsi"/>
        </w:rPr>
        <w:t>Likelihood</w:t>
      </w:r>
      <w:proofErr w:type="spellEnd"/>
      <w:r w:rsidR="008D4768" w:rsidRPr="00A902B2">
        <w:rPr>
          <w:rFonts w:cstheme="majorHAnsi"/>
        </w:rPr>
        <w:t xml:space="preserve"> Ratios),</w:t>
      </w:r>
      <w:r w:rsidR="002E06D2" w:rsidRPr="00A902B2">
        <w:rPr>
          <w:rFonts w:cstheme="majorHAnsi"/>
        </w:rPr>
        <w:t xml:space="preserve"> </w:t>
      </w:r>
      <w:r w:rsidR="00462335" w:rsidRPr="00A902B2">
        <w:rPr>
          <w:rFonts w:cstheme="majorHAnsi"/>
        </w:rPr>
        <w:t xml:space="preserve">que </w:t>
      </w:r>
      <w:r w:rsidR="002E06D2" w:rsidRPr="00A902B2">
        <w:rPr>
          <w:rFonts w:cstheme="majorHAnsi"/>
        </w:rPr>
        <w:t xml:space="preserve">se calcularán mediante </w:t>
      </w:r>
      <w:r w:rsidR="004E4D41" w:rsidRPr="00A902B2">
        <w:rPr>
          <w:rFonts w:cstheme="majorHAnsi"/>
        </w:rPr>
        <w:t>la función</w:t>
      </w:r>
      <w:ins w:id="483" w:author="lina peña" w:date="2024-06-21T10:15:00Z">
        <w:r w:rsidR="00F83031">
          <w:rPr>
            <w:rFonts w:cstheme="majorHAnsi"/>
          </w:rPr>
          <w:t xml:space="preserve"> </w:t>
        </w:r>
      </w:ins>
      <w:del w:id="484" w:author="lina peña" w:date="2024-06-21T10:15:00Z">
        <w:r w:rsidR="004E4D41" w:rsidRPr="00A902B2" w:rsidDel="00F83031">
          <w:rPr>
            <w:rFonts w:cstheme="majorHAnsi"/>
          </w:rPr>
          <w:delText> </w:delText>
        </w:r>
      </w:del>
      <w:r w:rsidR="004E4D41" w:rsidRPr="00A902B2">
        <w:rPr>
          <w:rFonts w:cstheme="majorHAnsi"/>
        </w:rPr>
        <w:t>“</w:t>
      </w:r>
      <w:proofErr w:type="spellStart"/>
      <w:r w:rsidR="004E4D41" w:rsidRPr="00A902B2">
        <w:rPr>
          <w:rFonts w:cstheme="majorHAnsi"/>
        </w:rPr>
        <w:t>BDtest</w:t>
      </w:r>
      <w:proofErr w:type="spellEnd"/>
      <w:r w:rsidR="004E4D41" w:rsidRPr="00A902B2">
        <w:rPr>
          <w:rFonts w:cstheme="majorHAnsi"/>
        </w:rPr>
        <w:t>” del paquete</w:t>
      </w:r>
      <w:ins w:id="485" w:author="lina peña" w:date="2024-06-21T10:15:00Z">
        <w:r w:rsidR="00F83031">
          <w:rPr>
            <w:rFonts w:cstheme="majorHAnsi"/>
          </w:rPr>
          <w:t xml:space="preserve"> </w:t>
        </w:r>
      </w:ins>
      <w:del w:id="486" w:author="lina peña" w:date="2024-06-21T10:15:00Z">
        <w:r w:rsidR="004E4D41" w:rsidRPr="00A902B2" w:rsidDel="00F83031">
          <w:rPr>
            <w:rFonts w:cstheme="majorHAnsi"/>
          </w:rPr>
          <w:delText> </w:delText>
        </w:r>
      </w:del>
      <w:r w:rsidR="004E4D41" w:rsidRPr="00A902B2">
        <w:rPr>
          <w:rFonts w:cstheme="majorHAnsi"/>
        </w:rPr>
        <w:t>“</w:t>
      </w:r>
      <w:proofErr w:type="spellStart"/>
      <w:r w:rsidR="004E4D41" w:rsidRPr="00A902B2">
        <w:rPr>
          <w:rFonts w:cstheme="majorHAnsi"/>
        </w:rPr>
        <w:t>bdpv</w:t>
      </w:r>
      <w:proofErr w:type="spellEnd"/>
      <w:r w:rsidR="004E4D41" w:rsidRPr="00A902B2">
        <w:rPr>
          <w:rFonts w:cstheme="majorHAnsi"/>
        </w:rPr>
        <w:t>”</w:t>
      </w:r>
      <w:r w:rsidR="004D58C8" w:rsidRPr="00A902B2">
        <w:rPr>
          <w:rFonts w:cstheme="majorHAnsi"/>
        </w:rPr>
        <w:t xml:space="preserve"> </w:t>
      </w:r>
      <w:r w:rsidR="002E06D2" w:rsidRPr="00A902B2">
        <w:rPr>
          <w:rFonts w:cstheme="majorHAnsi"/>
        </w:rPr>
        <w:t xml:space="preserve">de </w:t>
      </w:r>
      <w:r w:rsidR="002E06D2" w:rsidRPr="00A902B2">
        <w:rPr>
          <w:rFonts w:cstheme="majorHAnsi"/>
          <w:bCs/>
        </w:rPr>
        <w:t xml:space="preserve">R® </w:t>
      </w:r>
      <w:r w:rsidR="0015688B" w:rsidRPr="00A902B2">
        <w:rPr>
          <w:rFonts w:cstheme="majorHAnsi"/>
          <w:bCs/>
        </w:rPr>
        <w:t>(</w:t>
      </w:r>
      <w:r w:rsidR="0015688B" w:rsidRPr="00A902B2">
        <w:rPr>
          <w:rFonts w:cstheme="majorHAnsi"/>
          <w:bCs/>
          <w:lang w:val="es-MX"/>
        </w:rPr>
        <w:t xml:space="preserve">R Foundation for Statistical Computing, Vienna, Austria; </w:t>
      </w:r>
      <w:r>
        <w:fldChar w:fldCharType="begin"/>
      </w:r>
      <w:r>
        <w:instrText>HYPERLINK "http://www.r-project.org/"</w:instrText>
      </w:r>
      <w:r>
        <w:fldChar w:fldCharType="separate"/>
      </w:r>
      <w:r w:rsidR="0015688B" w:rsidRPr="00A902B2">
        <w:rPr>
          <w:rStyle w:val="Hipervnculo"/>
          <w:rFonts w:cstheme="majorHAnsi"/>
          <w:bCs/>
          <w:lang w:val="es-MX"/>
        </w:rPr>
        <w:t>http://www.r-project.org/</w:t>
      </w:r>
      <w:r>
        <w:rPr>
          <w:rStyle w:val="Hipervnculo"/>
          <w:rFonts w:cstheme="majorHAnsi"/>
          <w:bCs/>
          <w:lang w:val="es-MX"/>
        </w:rPr>
        <w:fldChar w:fldCharType="end"/>
      </w:r>
      <w:r w:rsidR="0015688B" w:rsidRPr="00A902B2">
        <w:rPr>
          <w:rFonts w:cstheme="majorHAnsi"/>
          <w:bCs/>
          <w:lang w:val="es-MX"/>
        </w:rPr>
        <w:t>)</w:t>
      </w:r>
      <w:r w:rsidR="00AF23A5" w:rsidRPr="00A902B2">
        <w:rPr>
          <w:rFonts w:cstheme="majorHAnsi"/>
          <w:lang w:val="es-MX"/>
        </w:rPr>
        <w:t>.</w:t>
      </w:r>
    </w:p>
    <w:p w14:paraId="544200B6" w14:textId="61274FAD" w:rsidR="00A95B31" w:rsidRPr="00A902B2" w:rsidRDefault="00A95B31" w:rsidP="00A95B31">
      <w:pPr>
        <w:ind w:left="360"/>
        <w:jc w:val="both"/>
        <w:rPr>
          <w:rFonts w:cstheme="majorHAnsi"/>
          <w:lang w:val="es-MX"/>
        </w:rPr>
      </w:pPr>
    </w:p>
    <w:p w14:paraId="18B4FB42" w14:textId="4F57FD35" w:rsidR="00E85556" w:rsidRPr="00A902B2" w:rsidRDefault="00354167" w:rsidP="00A95B31">
      <w:pPr>
        <w:ind w:left="360"/>
        <w:jc w:val="both"/>
        <w:rPr>
          <w:rFonts w:cstheme="majorHAnsi"/>
          <w:lang w:val="es-MX"/>
        </w:rPr>
      </w:pPr>
      <w:r w:rsidRPr="00A902B2">
        <w:rPr>
          <w:rFonts w:cstheme="majorHAnsi"/>
        </w:rPr>
        <w:t>La calibración refleja la concordancia</w:t>
      </w:r>
      <w:r w:rsidR="008D4768" w:rsidRPr="00A902B2">
        <w:rPr>
          <w:rFonts w:cstheme="majorHAnsi"/>
        </w:rPr>
        <w:t xml:space="preserve"> </w:t>
      </w:r>
      <w:r w:rsidRPr="00A902B2">
        <w:rPr>
          <w:rFonts w:cstheme="majorHAnsi"/>
        </w:rPr>
        <w:t xml:space="preserve">entre </w:t>
      </w:r>
      <w:r w:rsidR="00F30DEC" w:rsidRPr="00A902B2">
        <w:rPr>
          <w:rFonts w:cstheme="majorHAnsi"/>
        </w:rPr>
        <w:t xml:space="preserve">las probabilidades estimadas por </w:t>
      </w:r>
      <w:r w:rsidRPr="00A902B2">
        <w:rPr>
          <w:rFonts w:cstheme="majorHAnsi"/>
        </w:rPr>
        <w:t xml:space="preserve">el modelo y </w:t>
      </w:r>
      <w:r w:rsidR="004D58C8" w:rsidRPr="00A902B2">
        <w:rPr>
          <w:rFonts w:cstheme="majorHAnsi"/>
        </w:rPr>
        <w:t>las</w:t>
      </w:r>
      <w:r w:rsidRPr="00A902B2">
        <w:rPr>
          <w:rFonts w:cstheme="majorHAnsi"/>
        </w:rPr>
        <w:t xml:space="preserve"> que realmente se observan</w:t>
      </w:r>
      <w:r w:rsidR="004D58C8" w:rsidRPr="00A902B2">
        <w:rPr>
          <w:rFonts w:cstheme="majorHAnsi"/>
        </w:rPr>
        <w:t xml:space="preserve"> en el conjunto de datos</w:t>
      </w:r>
      <w:r w:rsidRPr="00A902B2">
        <w:rPr>
          <w:rFonts w:cstheme="majorHAnsi"/>
        </w:rPr>
        <w:t xml:space="preserve">. </w:t>
      </w:r>
      <w:r w:rsidR="006F7526" w:rsidRPr="00A902B2">
        <w:rPr>
          <w:rFonts w:cstheme="majorHAnsi"/>
        </w:rPr>
        <w:t xml:space="preserve">Para su análisis </w:t>
      </w:r>
      <w:r w:rsidR="00F30DEC" w:rsidRPr="00A902B2">
        <w:rPr>
          <w:rFonts w:cstheme="majorHAnsi"/>
        </w:rPr>
        <w:t>s</w:t>
      </w:r>
      <w:r w:rsidR="00E85556" w:rsidRPr="00A902B2">
        <w:rPr>
          <w:rFonts w:cstheme="majorHAnsi"/>
        </w:rPr>
        <w:t xml:space="preserve">e construirán gráficas de calibración ubicando en el eje “x” los deciles de los valores </w:t>
      </w:r>
      <w:r w:rsidR="006F7526" w:rsidRPr="00A902B2">
        <w:rPr>
          <w:rFonts w:cstheme="majorHAnsi"/>
        </w:rPr>
        <w:t>estimados</w:t>
      </w:r>
      <w:r w:rsidR="00E85556" w:rsidRPr="00A902B2">
        <w:rPr>
          <w:rFonts w:cstheme="majorHAnsi"/>
        </w:rPr>
        <w:t xml:space="preserve"> y en el eje “y” los deciles de los valores observados. </w:t>
      </w:r>
      <w:r w:rsidR="004970A7" w:rsidRPr="00A902B2">
        <w:rPr>
          <w:rFonts w:cstheme="majorHAnsi"/>
        </w:rPr>
        <w:t>U</w:t>
      </w:r>
      <w:r w:rsidR="00E85556" w:rsidRPr="00A902B2">
        <w:rPr>
          <w:rFonts w:cstheme="majorHAnsi"/>
        </w:rPr>
        <w:t xml:space="preserve">n modelo bien calibrado muestra predicciones que se encuentran en o alrededor de la línea de 45° del gráfico de calibración; la calibración perfecta muestra una pendiente de 1 y una intersección de 0. </w:t>
      </w:r>
      <w:r w:rsidR="004970A7" w:rsidRPr="00A902B2">
        <w:rPr>
          <w:rFonts w:cstheme="majorHAnsi"/>
        </w:rPr>
        <w:t>Una pendiente &lt;1 sugiere que la dispersión de los riesgos estimados es demasiado extrema (es decir, demasiado alta para las personas con alto riesgo y demasiado baja para las de bajo riesgo). La pendiente &gt;1 sugiere que la dispersión de los riesgos estimados es demasiado estrecha.</w:t>
      </w:r>
      <w:r w:rsidR="00E85556" w:rsidRPr="00A902B2">
        <w:rPr>
          <w:rFonts w:cstheme="majorHAnsi"/>
        </w:rPr>
        <w:t xml:space="preserve"> </w:t>
      </w:r>
      <w:r w:rsidR="00F30DEC" w:rsidRPr="00A902B2">
        <w:rPr>
          <w:rFonts w:cstheme="majorHAnsi"/>
        </w:rPr>
        <w:t>También</w:t>
      </w:r>
      <w:r w:rsidR="00E85556" w:rsidRPr="00A902B2">
        <w:rPr>
          <w:rFonts w:cstheme="majorHAnsi"/>
        </w:rPr>
        <w:t xml:space="preserve"> se calculará el puntaje de </w:t>
      </w:r>
      <w:proofErr w:type="spellStart"/>
      <w:r w:rsidR="00E85556" w:rsidRPr="00A902B2">
        <w:rPr>
          <w:rFonts w:cstheme="majorHAnsi"/>
        </w:rPr>
        <w:t>Brier</w:t>
      </w:r>
      <w:proofErr w:type="spellEnd"/>
      <w:r w:rsidR="00E85556" w:rsidRPr="00A902B2">
        <w:rPr>
          <w:rFonts w:cstheme="majorHAnsi"/>
        </w:rPr>
        <w:t xml:space="preserve"> como una medida de la reducción de los errores en la estimación de predicción (un valor cercano a 0 sugiere una buena calibración y un valor &gt;</w:t>
      </w:r>
      <w:r w:rsidR="00E85556" w:rsidRPr="00A902B2">
        <w:rPr>
          <w:rFonts w:eastAsiaTheme="minorHAnsi" w:cstheme="majorHAnsi"/>
          <w:sz w:val="20"/>
          <w:szCs w:val="20"/>
          <w:lang w:val="es-MX" w:eastAsia="en-US"/>
        </w:rPr>
        <w:t xml:space="preserve"> </w:t>
      </w:r>
      <w:r w:rsidR="00E85556" w:rsidRPr="00A902B2">
        <w:rPr>
          <w:rFonts w:cstheme="majorHAnsi"/>
          <w:lang w:val="es-MX"/>
        </w:rPr>
        <w:t>0.3 sugiere una mala calibración)</w:t>
      </w:r>
      <w:sdt>
        <w:sdtPr>
          <w:rPr>
            <w:rFonts w:cstheme="majorHAnsi"/>
            <w:color w:val="000000"/>
            <w:lang w:val="es-MX"/>
          </w:rPr>
          <w:tag w:val="MENDELEY_CITATION_v3_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"/>
          <w:id w:val="1203825992"/>
          <w:placeholder>
            <w:docPart w:val="DefaultPlaceholder_-1854013440"/>
          </w:placeholder>
        </w:sdtPr>
        <w:sdtContent>
          <w:ins w:id="487" w:author="Ama de Berrio" w:date="2024-06-25T17:54:00Z">
            <w:r w:rsidR="003323D6" w:rsidRPr="003323D6">
              <w:rPr>
                <w:rFonts w:cstheme="majorHAnsi"/>
                <w:color w:val="000000"/>
                <w:lang w:val="es-MX"/>
              </w:rPr>
              <w:t>(96)</w:t>
            </w:r>
          </w:ins>
          <w:del w:id="488" w:author="Ama de Berrio" w:date="2024-06-21T16:17:00Z">
            <w:r w:rsidR="005359D1" w:rsidRPr="003323D6" w:rsidDel="00CA1723">
              <w:rPr>
                <w:rFonts w:cstheme="majorHAnsi"/>
                <w:color w:val="000000"/>
                <w:lang w:val="es-MX"/>
              </w:rPr>
              <w:delText>(94)</w:delText>
            </w:r>
          </w:del>
        </w:sdtContent>
      </w:sdt>
      <w:r w:rsidR="004E4D41" w:rsidRPr="00A902B2">
        <w:rPr>
          <w:rFonts w:cstheme="majorHAnsi"/>
          <w:lang w:val="es-MX"/>
        </w:rPr>
        <w:t>.</w:t>
      </w:r>
    </w:p>
    <w:p w14:paraId="1A171A87" w14:textId="77777777" w:rsidR="00E25F24" w:rsidRPr="00A902B2" w:rsidRDefault="00E25F24" w:rsidP="00A95B31">
      <w:pPr>
        <w:ind w:left="360"/>
        <w:jc w:val="both"/>
        <w:rPr>
          <w:rFonts w:cstheme="majorHAnsi"/>
          <w:lang w:val="es-MX"/>
        </w:rPr>
      </w:pPr>
    </w:p>
    <w:p w14:paraId="3FE887DD" w14:textId="1C17C35C" w:rsidR="00E25F24" w:rsidRPr="00A902B2" w:rsidRDefault="00E25F24" w:rsidP="00E25F24">
      <w:pPr>
        <w:ind w:left="360"/>
        <w:jc w:val="both"/>
        <w:rPr>
          <w:rFonts w:cstheme="majorHAnsi"/>
          <w:lang w:val="es-MX"/>
        </w:rPr>
      </w:pPr>
      <w:r w:rsidRPr="00A902B2">
        <w:rPr>
          <w:rFonts w:cstheme="majorHAnsi"/>
        </w:rPr>
        <w:t xml:space="preserve">Para la validación interna del modelo existen diversas metodologías, considerando las </w:t>
      </w:r>
      <w:r w:rsidRPr="00867885">
        <w:rPr>
          <w:rFonts w:cstheme="majorHAnsi"/>
        </w:rPr>
        <w:t xml:space="preserve">técnicas de </w:t>
      </w:r>
      <w:proofErr w:type="spellStart"/>
      <w:r w:rsidRPr="00867885">
        <w:rPr>
          <w:rFonts w:cstheme="majorHAnsi"/>
        </w:rPr>
        <w:t>remuestreo</w:t>
      </w:r>
      <w:proofErr w:type="spellEnd"/>
      <w:r w:rsidRPr="00867885">
        <w:rPr>
          <w:rFonts w:cstheme="majorHAnsi"/>
        </w:rPr>
        <w:t xml:space="preserve"> o arranque (k</w:t>
      </w:r>
      <w:r w:rsidR="00385E94" w:rsidRPr="00867885">
        <w:rPr>
          <w:rFonts w:cstheme="majorHAnsi"/>
        </w:rPr>
        <w:t>-</w:t>
      </w:r>
      <w:proofErr w:type="spellStart"/>
      <w:r w:rsidRPr="00867885">
        <w:rPr>
          <w:rFonts w:cstheme="majorHAnsi"/>
        </w:rPr>
        <w:t>fold</w:t>
      </w:r>
      <w:proofErr w:type="spellEnd"/>
      <w:r w:rsidRPr="00867885">
        <w:rPr>
          <w:rFonts w:cstheme="majorHAnsi"/>
        </w:rPr>
        <w:t xml:space="preserve"> y </w:t>
      </w:r>
      <w:r w:rsidRPr="00867885">
        <w:rPr>
          <w:rFonts w:cstheme="majorHAnsi"/>
          <w:lang w:val="es-MX"/>
        </w:rPr>
        <w:t xml:space="preserve">bootstrapping) dentro de las más usadas </w:t>
      </w:r>
      <w:sdt>
        <w:sdtPr>
          <w:rPr>
            <w:rFonts w:cstheme="majorHAnsi"/>
            <w:color w:val="000000"/>
            <w:lang w:val="es-MX"/>
          </w:rPr>
          <w:tag w:val="MENDELEY_CITATION_v3_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"/>
          <w:id w:val="1258092474"/>
          <w:placeholder>
            <w:docPart w:val="DefaultPlaceholder_-1854013440"/>
          </w:placeholder>
        </w:sdtPr>
        <w:sdtContent>
          <w:ins w:id="489" w:author="Ama de Berrio" w:date="2024-06-25T17:54:00Z">
            <w:r w:rsidR="003323D6" w:rsidRPr="003323D6">
              <w:rPr>
                <w:rFonts w:cstheme="majorHAnsi"/>
                <w:color w:val="000000"/>
                <w:lang w:val="es-MX"/>
              </w:rPr>
              <w:t>(97)</w:t>
            </w:r>
          </w:ins>
          <w:del w:id="490" w:author="Ama de Berrio" w:date="2024-06-21T16:17:00Z">
            <w:r w:rsidR="005359D1" w:rsidRPr="003323D6" w:rsidDel="00CA1723">
              <w:rPr>
                <w:rFonts w:cstheme="majorHAnsi"/>
                <w:color w:val="000000"/>
                <w:lang w:val="es-MX"/>
              </w:rPr>
              <w:delText>(95)</w:delText>
            </w:r>
          </w:del>
        </w:sdtContent>
      </w:sdt>
      <w:r w:rsidRPr="00867885">
        <w:rPr>
          <w:rFonts w:cstheme="majorHAnsi"/>
          <w:lang w:val="es-MX"/>
        </w:rPr>
        <w:t>. El</w:t>
      </w:r>
      <w:r w:rsidRPr="00A902B2">
        <w:rPr>
          <w:rFonts w:cstheme="majorHAnsi"/>
          <w:lang w:val="es-MX"/>
        </w:rPr>
        <w:t xml:space="preserve"> bootstrapping crea nuevos conjuntos de datos mediante la realización de muestreos aleatorios repetidos con reemplazo de una muestra existente de pacientes. El modelo se ajusta por separado dentro de cada muestra de arranque y se calculan los</w:t>
      </w:r>
      <w:r w:rsidR="00F54D0E">
        <w:rPr>
          <w:rFonts w:cstheme="majorHAnsi"/>
          <w:lang w:val="es-MX"/>
        </w:rPr>
        <w:t xml:space="preserve"> </w:t>
      </w:r>
      <w:r w:rsidRPr="00A902B2">
        <w:rPr>
          <w:rFonts w:cstheme="majorHAnsi"/>
          <w:lang w:val="es-MX"/>
        </w:rPr>
        <w:t>estadísticos que miden la capacidad predictiva del modelo dentro de la muestra de arranque correspondiente.</w:t>
      </w:r>
      <w:r w:rsidRPr="00A902B2">
        <w:rPr>
          <w:rFonts w:cstheme="majorHAnsi"/>
        </w:rPr>
        <w:t xml:space="preserve"> Se usará un muestreo de arranque de 1000 y una validación cruzada de 10 veces</w:t>
      </w:r>
      <w:sdt>
        <w:sdtPr>
          <w:rPr>
            <w:rFonts w:cstheme="majorHAnsi"/>
            <w:color w:val="000000"/>
          </w:rPr>
          <w:tag w:val="MENDELEY_CITATION_v3_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"/>
          <w:id w:val="-1758287219"/>
          <w:placeholder>
            <w:docPart w:val="EC7D7C89AD26664A823522B981D48D31"/>
          </w:placeholder>
        </w:sdtPr>
        <w:sdtContent>
          <w:ins w:id="491" w:author="Ama de Berrio" w:date="2024-06-25T17:54:00Z">
            <w:r w:rsidR="003323D6" w:rsidRPr="003323D6">
              <w:rPr>
                <w:rFonts w:cstheme="majorHAnsi"/>
                <w:color w:val="000000"/>
              </w:rPr>
              <w:t>(98)</w:t>
            </w:r>
          </w:ins>
          <w:del w:id="492" w:author="Ama de Berrio" w:date="2024-06-21T16:17:00Z">
            <w:r w:rsidR="005359D1" w:rsidRPr="003323D6" w:rsidDel="00CA1723">
              <w:rPr>
                <w:rFonts w:cstheme="majorHAnsi"/>
                <w:color w:val="000000"/>
              </w:rPr>
              <w:delText>(96)</w:delText>
            </w:r>
          </w:del>
        </w:sdtContent>
      </w:sdt>
      <w:r w:rsidRPr="00A902B2">
        <w:rPr>
          <w:rFonts w:cstheme="majorHAnsi"/>
        </w:rPr>
        <w:t>. Estos análisis se realizarán con el paquete estadístico “</w:t>
      </w:r>
      <w:proofErr w:type="spellStart"/>
      <w:r w:rsidRPr="00A902B2">
        <w:rPr>
          <w:rFonts w:cstheme="majorHAnsi"/>
        </w:rPr>
        <w:t>rms</w:t>
      </w:r>
      <w:proofErr w:type="spellEnd"/>
      <w:r w:rsidRPr="00A902B2">
        <w:rPr>
          <w:rFonts w:cstheme="majorHAnsi"/>
        </w:rPr>
        <w:t>” de R</w:t>
      </w:r>
      <w:ins w:id="493" w:author="lina peña" w:date="2024-06-21T10:17:00Z">
        <w:r w:rsidR="00F83031">
          <w:rPr>
            <w:rFonts w:cstheme="majorHAnsi"/>
          </w:rPr>
          <w:t xml:space="preserve">® </w:t>
        </w:r>
        <w:r w:rsidR="00F83031" w:rsidRPr="00A902B2">
          <w:rPr>
            <w:rFonts w:cstheme="majorHAnsi"/>
            <w:bCs/>
          </w:rPr>
          <w:t>(</w:t>
        </w:r>
        <w:r w:rsidR="00F83031" w:rsidRPr="00A902B2">
          <w:rPr>
            <w:rFonts w:cstheme="majorHAnsi"/>
            <w:bCs/>
            <w:lang w:val="es-MX"/>
          </w:rPr>
          <w:t xml:space="preserve">R Foundation for Statistical Computing, Vienna, Austria; </w:t>
        </w:r>
        <w:r w:rsidR="00F83031">
          <w:fldChar w:fldCharType="begin"/>
        </w:r>
        <w:r w:rsidR="00F83031">
          <w:instrText>HYPERLINK "http://www.r-project.org/"</w:instrText>
        </w:r>
        <w:r w:rsidR="00F83031">
          <w:fldChar w:fldCharType="separate"/>
        </w:r>
        <w:r w:rsidR="00F83031" w:rsidRPr="00A902B2">
          <w:rPr>
            <w:rStyle w:val="Hipervnculo"/>
            <w:rFonts w:cstheme="majorHAnsi"/>
            <w:bCs/>
            <w:lang w:val="es-MX"/>
          </w:rPr>
          <w:t>http://www.r-project.org/</w:t>
        </w:r>
        <w:r w:rsidR="00F83031">
          <w:rPr>
            <w:rStyle w:val="Hipervnculo"/>
            <w:rFonts w:cstheme="majorHAnsi"/>
            <w:bCs/>
            <w:lang w:val="es-MX"/>
          </w:rPr>
          <w:fldChar w:fldCharType="end"/>
        </w:r>
        <w:r w:rsidR="00F83031" w:rsidRPr="00A902B2">
          <w:rPr>
            <w:rFonts w:cstheme="majorHAnsi"/>
            <w:bCs/>
            <w:lang w:val="es-MX"/>
          </w:rPr>
          <w:t>)</w:t>
        </w:r>
      </w:ins>
      <w:sdt>
        <w:sdtPr>
          <w:rPr>
            <w:rFonts w:cstheme="majorHAnsi"/>
            <w:color w:val="000000"/>
          </w:rPr>
          <w:tag w:val="MENDELEY_CITATION_v3_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"/>
          <w:id w:val="919526414"/>
          <w:placeholder>
            <w:docPart w:val="EC7D7C89AD26664A823522B981D48D31"/>
          </w:placeholder>
        </w:sdtPr>
        <w:sdtContent>
          <w:ins w:id="494" w:author="Ama de Berrio" w:date="2024-06-25T17:54:00Z">
            <w:r w:rsidR="003323D6" w:rsidRPr="003323D6">
              <w:rPr>
                <w:rFonts w:cstheme="majorHAnsi"/>
                <w:color w:val="000000"/>
              </w:rPr>
              <w:t>(99)</w:t>
            </w:r>
          </w:ins>
          <w:del w:id="495" w:author="Ama de Berrio" w:date="2024-06-21T16:17:00Z">
            <w:r w:rsidR="005359D1" w:rsidRPr="003323D6" w:rsidDel="00CA1723">
              <w:rPr>
                <w:rFonts w:cstheme="majorHAnsi"/>
                <w:color w:val="000000"/>
              </w:rPr>
              <w:delText>(97)</w:delText>
            </w:r>
          </w:del>
        </w:sdtContent>
      </w:sdt>
      <w:r w:rsidRPr="00A902B2">
        <w:rPr>
          <w:rFonts w:cstheme="majorHAnsi"/>
          <w:color w:val="000000"/>
        </w:rPr>
        <w:t xml:space="preserve"> </w:t>
      </w:r>
    </w:p>
    <w:p w14:paraId="17C3E0B0" w14:textId="7125E0F0" w:rsidR="00C45B91" w:rsidRPr="00A902B2" w:rsidRDefault="00C45B91" w:rsidP="00103638">
      <w:pPr>
        <w:jc w:val="both"/>
        <w:rPr>
          <w:rFonts w:cstheme="majorHAnsi"/>
          <w:lang w:eastAsia="es-ES"/>
        </w:rPr>
      </w:pPr>
    </w:p>
    <w:p w14:paraId="1C4B41CA" w14:textId="5765C13C" w:rsidR="00577ECC" w:rsidRPr="00A902B2" w:rsidRDefault="00C45B91" w:rsidP="000E0CF0">
      <w:pPr>
        <w:pStyle w:val="Ttulo3"/>
      </w:pPr>
      <w:bookmarkStart w:id="496" w:name="_Toc163663849"/>
      <w:r w:rsidRPr="00A902B2">
        <w:t>VALIDACIÓN EXTERNA PROSPECTIVA</w:t>
      </w:r>
      <w:r w:rsidR="001E33B6">
        <w:t xml:space="preserve"> (FASE I</w:t>
      </w:r>
      <w:r w:rsidRPr="00A902B2">
        <w:t>)</w:t>
      </w:r>
      <w:r w:rsidR="003639E3" w:rsidRPr="00A902B2">
        <w:t xml:space="preserve"> DEL MODELO DIAGNÓSTICO DE IPTB EN MS</w:t>
      </w:r>
      <w:r w:rsidRPr="00A902B2">
        <w:t>:</w:t>
      </w:r>
      <w:bookmarkEnd w:id="496"/>
      <w:r w:rsidRPr="00A902B2">
        <w:t xml:space="preserve"> </w:t>
      </w:r>
    </w:p>
    <w:p w14:paraId="5F75755D" w14:textId="77777777" w:rsidR="00BA0B5F" w:rsidRPr="00A902B2" w:rsidRDefault="00BA0B5F" w:rsidP="00BA0B5F">
      <w:pPr>
        <w:rPr>
          <w:rFonts w:cstheme="majorHAnsi"/>
          <w:lang w:eastAsia="es-ES"/>
        </w:rPr>
      </w:pPr>
    </w:p>
    <w:p w14:paraId="45CB9D38" w14:textId="3FCA1B40" w:rsidR="00123A19" w:rsidRPr="00A902B2" w:rsidRDefault="00B23B68" w:rsidP="00B45CD5">
      <w:pPr>
        <w:pStyle w:val="Prrafodelista"/>
        <w:ind w:left="360"/>
        <w:jc w:val="both"/>
        <w:rPr>
          <w:rFonts w:asciiTheme="majorHAnsi" w:hAnsiTheme="majorHAnsi" w:cstheme="majorHAnsi"/>
          <w:lang w:eastAsia="es-ES"/>
        </w:rPr>
      </w:pPr>
      <w:r w:rsidRPr="00B46E99">
        <w:rPr>
          <w:rFonts w:asciiTheme="majorHAnsi" w:hAnsiTheme="majorHAnsi" w:cstheme="majorHAnsi"/>
          <w:lang w:eastAsia="es-ES"/>
        </w:rPr>
        <w:t>Es importante aclarar que pueden detectarse diferencias importantes en el tipo y la calidad de las variables candidatas que se consideran para el modelo predictivo,</w:t>
      </w:r>
      <w:r w:rsidR="007C441E" w:rsidRPr="00B46E99">
        <w:rPr>
          <w:rFonts w:asciiTheme="majorHAnsi" w:hAnsiTheme="majorHAnsi" w:cstheme="majorHAnsi"/>
          <w:lang w:eastAsia="es-ES"/>
        </w:rPr>
        <w:t xml:space="preserve"> así como en las definiciones de la prueba de referencia,</w:t>
      </w:r>
      <w:r w:rsidRPr="00B46E99">
        <w:rPr>
          <w:rFonts w:asciiTheme="majorHAnsi" w:hAnsiTheme="majorHAnsi" w:cstheme="majorHAnsi"/>
          <w:lang w:eastAsia="es-ES"/>
        </w:rPr>
        <w:t xml:space="preserve"> dado que varios aspectos clínicos de los pacientes</w:t>
      </w:r>
      <w:r w:rsidR="007147A6" w:rsidRPr="00B46E99">
        <w:rPr>
          <w:rFonts w:asciiTheme="majorHAnsi" w:hAnsiTheme="majorHAnsi" w:cstheme="majorHAnsi"/>
          <w:lang w:eastAsia="es-ES"/>
        </w:rPr>
        <w:t xml:space="preserve"> no se registran en la historia o</w:t>
      </w:r>
      <w:r w:rsidRPr="00B46E99">
        <w:rPr>
          <w:rFonts w:asciiTheme="majorHAnsi" w:hAnsiTheme="majorHAnsi" w:cstheme="majorHAnsi"/>
          <w:lang w:eastAsia="es-ES"/>
        </w:rPr>
        <w:t xml:space="preserve"> necesitan inspección directa. Por tal razón, esta validación prospectiva se considera preliminar (Fase I) ante la posible necesidad de una segunda validación de los datos a partir</w:t>
      </w:r>
      <w:r w:rsidR="00BB7698" w:rsidRPr="00B46E99">
        <w:rPr>
          <w:rFonts w:asciiTheme="majorHAnsi" w:hAnsiTheme="majorHAnsi" w:cstheme="majorHAnsi"/>
          <w:lang w:eastAsia="es-ES"/>
        </w:rPr>
        <w:t xml:space="preserve"> de la nueva información disponible</w:t>
      </w:r>
      <w:r w:rsidR="00BB7698" w:rsidRPr="00652891">
        <w:rPr>
          <w:rFonts w:asciiTheme="majorHAnsi" w:hAnsiTheme="majorHAnsi" w:cstheme="majorHAnsi"/>
          <w:lang w:eastAsia="es-ES"/>
        </w:rPr>
        <w:t xml:space="preserve">. </w:t>
      </w:r>
      <w:r w:rsidR="00123A19" w:rsidRPr="00652891">
        <w:rPr>
          <w:rFonts w:asciiTheme="majorHAnsi" w:hAnsiTheme="majorHAnsi" w:cstheme="majorHAnsi"/>
          <w:lang w:eastAsia="es-ES"/>
        </w:rPr>
        <w:t>Para</w:t>
      </w:r>
      <w:r w:rsidR="00123A19" w:rsidRPr="00A902B2">
        <w:rPr>
          <w:rFonts w:asciiTheme="majorHAnsi" w:hAnsiTheme="majorHAnsi" w:cstheme="majorHAnsi"/>
          <w:lang w:eastAsia="es-ES"/>
        </w:rPr>
        <w:t xml:space="preserve"> obtener un conjunto de datos adecuados se seleccionarán 5 instituciones hospitalarias de la ciudad de Medellín: a. HSVF; b. Hospital Pablo Tobón Uribe (HPTU); c. Hospital Alma Mater de Antioquia (HAMA); d. Hospital General de Medellín (HGM); e. Clínica SOMA. </w:t>
      </w:r>
      <w:r w:rsidR="00382ED8" w:rsidRPr="00A902B2">
        <w:rPr>
          <w:rFonts w:asciiTheme="majorHAnsi" w:hAnsiTheme="majorHAnsi" w:cstheme="majorHAnsi"/>
          <w:lang w:eastAsia="es-ES"/>
        </w:rPr>
        <w:t xml:space="preserve">En cada institución se contará con la participación de un coinvestigador médico, con título de especialista en toxicología o medicina de emergencias. </w:t>
      </w:r>
      <w:r w:rsidR="00123A19" w:rsidRPr="00A902B2">
        <w:rPr>
          <w:rFonts w:asciiTheme="majorHAnsi" w:hAnsiTheme="majorHAnsi" w:cstheme="majorHAnsi"/>
          <w:lang w:eastAsia="es-ES"/>
        </w:rPr>
        <w:t xml:space="preserve">Se utilizará un grupo de pacientes nuevos que no hayan participado de la </w:t>
      </w:r>
      <w:r w:rsidR="00B45CD5" w:rsidRPr="00A902B2">
        <w:rPr>
          <w:rFonts w:asciiTheme="majorHAnsi" w:hAnsiTheme="majorHAnsi" w:cstheme="majorHAnsi"/>
          <w:lang w:eastAsia="es-ES"/>
        </w:rPr>
        <w:t>cohorte de desarrollo</w:t>
      </w:r>
      <w:r w:rsidR="00123A19" w:rsidRPr="00A902B2">
        <w:rPr>
          <w:rFonts w:asciiTheme="majorHAnsi" w:hAnsiTheme="majorHAnsi" w:cstheme="majorHAnsi"/>
          <w:lang w:eastAsia="es-ES"/>
        </w:rPr>
        <w:t xml:space="preserve">, pero se aplicará el modelo como originalmente se especificó y se procederá a cuantificar la exactitud de </w:t>
      </w:r>
      <w:r w:rsidR="00123A19" w:rsidRPr="00A902B2">
        <w:rPr>
          <w:rFonts w:asciiTheme="majorHAnsi" w:hAnsiTheme="majorHAnsi" w:cstheme="majorHAnsi"/>
          <w:lang w:eastAsia="es-ES"/>
        </w:rPr>
        <w:lastRenderedPageBreak/>
        <w:t xml:space="preserve">las predicciones obtenidas. Con la inclusión de hospitales diferentes, al que originalmente se utilizó para la </w:t>
      </w:r>
      <w:r w:rsidR="00B45CD5" w:rsidRPr="00A902B2">
        <w:rPr>
          <w:rFonts w:asciiTheme="majorHAnsi" w:hAnsiTheme="majorHAnsi" w:cstheme="majorHAnsi"/>
          <w:lang w:eastAsia="es-ES"/>
        </w:rPr>
        <w:t>cohorte de desarrollo</w:t>
      </w:r>
      <w:r w:rsidR="00123A19" w:rsidRPr="00A902B2">
        <w:rPr>
          <w:rFonts w:asciiTheme="majorHAnsi" w:hAnsiTheme="majorHAnsi" w:cstheme="majorHAnsi"/>
          <w:lang w:eastAsia="es-ES"/>
        </w:rPr>
        <w:t xml:space="preserve"> del modelo, se busca garantizar un espectro de población diferente a la analizada inicialmente </w:t>
      </w:r>
      <w:sdt>
        <w:sdtPr>
          <w:rPr>
            <w:rFonts w:asciiTheme="majorHAnsi" w:hAnsiTheme="majorHAnsi" w:cstheme="majorHAnsi"/>
            <w:color w:val="000000"/>
          </w:rPr>
          <w:tag w:val="MENDELEY_CITATION_v3_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"/>
          <w:id w:val="-648977767"/>
          <w:placeholder>
            <w:docPart w:val="B498227BD2A17C4BB37A2C38399D8A52"/>
          </w:placeholder>
        </w:sdtPr>
        <w:sdtContent>
          <w:ins w:id="497" w:author="Ama de Berrio" w:date="2024-06-25T17:54:00Z">
            <w:r w:rsidR="003323D6" w:rsidRPr="003323D6">
              <w:rPr>
                <w:rFonts w:asciiTheme="majorHAnsi" w:hAnsiTheme="majorHAnsi" w:cstheme="majorHAnsi"/>
                <w:color w:val="000000"/>
                <w:lang w:eastAsia="es-ES"/>
              </w:rPr>
              <w:t>(93)</w:t>
            </w:r>
          </w:ins>
          <w:del w:id="498" w:author="Ama de Berrio" w:date="2024-06-21T16:17:00Z">
            <w:r w:rsidR="005359D1" w:rsidRPr="003323D6" w:rsidDel="00CA1723">
              <w:rPr>
                <w:rFonts w:asciiTheme="majorHAnsi" w:hAnsiTheme="majorHAnsi" w:cstheme="majorHAnsi"/>
                <w:color w:val="000000"/>
                <w:lang w:eastAsia="es-ES"/>
              </w:rPr>
              <w:delText>(91)</w:delText>
            </w:r>
          </w:del>
        </w:sdtContent>
      </w:sdt>
      <w:r w:rsidR="00123A19" w:rsidRPr="00A902B2">
        <w:rPr>
          <w:rFonts w:asciiTheme="majorHAnsi" w:hAnsiTheme="majorHAnsi" w:cstheme="majorHAnsi"/>
          <w:lang w:eastAsia="es-ES"/>
        </w:rPr>
        <w:t xml:space="preserve">. </w:t>
      </w:r>
    </w:p>
    <w:p w14:paraId="64A0B8B3" w14:textId="77777777" w:rsidR="00520D87" w:rsidRPr="00A902B2" w:rsidRDefault="00520D87" w:rsidP="00B45CD5">
      <w:pPr>
        <w:pStyle w:val="Prrafodelista"/>
        <w:ind w:left="360"/>
        <w:jc w:val="both"/>
        <w:rPr>
          <w:rFonts w:asciiTheme="majorHAnsi" w:hAnsiTheme="majorHAnsi" w:cstheme="majorHAnsi"/>
          <w:lang w:eastAsia="es-ES"/>
        </w:rPr>
      </w:pPr>
    </w:p>
    <w:p w14:paraId="6F34033B" w14:textId="77777777" w:rsidR="00BA0B5F" w:rsidRPr="00A902B2" w:rsidRDefault="00BA0B5F" w:rsidP="000E0CF0">
      <w:pPr>
        <w:pStyle w:val="Ttulo4"/>
      </w:pPr>
      <w:r w:rsidRPr="00A902B2">
        <w:t>POBLACIÓN</w:t>
      </w:r>
    </w:p>
    <w:p w14:paraId="396CF1DC" w14:textId="77777777" w:rsidR="00BA0B5F" w:rsidRPr="00A902B2" w:rsidRDefault="00BA0B5F" w:rsidP="00BA0B5F">
      <w:pPr>
        <w:rPr>
          <w:rFonts w:cstheme="majorHAnsi"/>
        </w:rPr>
      </w:pPr>
    </w:p>
    <w:p w14:paraId="31A50A1E" w14:textId="0BE309AB" w:rsidR="00B45CD5" w:rsidRPr="00A902B2" w:rsidRDefault="00BA0B5F" w:rsidP="00A902B2">
      <w:pPr>
        <w:pStyle w:val="Prrafodelista"/>
        <w:ind w:left="360"/>
        <w:jc w:val="both"/>
        <w:rPr>
          <w:rFonts w:asciiTheme="majorHAnsi" w:hAnsiTheme="majorHAnsi" w:cstheme="majorHAnsi"/>
          <w:lang w:eastAsia="es-ES"/>
        </w:rPr>
      </w:pPr>
      <w:r w:rsidRPr="00A902B2">
        <w:rPr>
          <w:rFonts w:asciiTheme="majorHAnsi" w:hAnsiTheme="majorHAnsi" w:cstheme="majorHAnsi"/>
          <w:lang w:eastAsia="es-ES"/>
        </w:rPr>
        <w:t xml:space="preserve">Para la cohorte de validación externa, </w:t>
      </w:r>
      <w:r w:rsidR="00B45CD5" w:rsidRPr="00A902B2">
        <w:rPr>
          <w:rFonts w:asciiTheme="majorHAnsi" w:hAnsiTheme="majorHAnsi" w:cstheme="majorHAnsi"/>
          <w:lang w:eastAsia="es-ES"/>
        </w:rPr>
        <w:t xml:space="preserve">se incluirán pacientes con diagnóstico de AOB (paciente con MS de los géneros </w:t>
      </w:r>
      <w:proofErr w:type="spellStart"/>
      <w:r w:rsidR="00B45CD5" w:rsidRPr="00A902B2">
        <w:rPr>
          <w:rFonts w:asciiTheme="majorHAnsi" w:hAnsiTheme="majorHAnsi" w:cstheme="majorHAnsi"/>
          <w:lang w:eastAsia="es-ES"/>
        </w:rPr>
        <w:t>Bothrops</w:t>
      </w:r>
      <w:proofErr w:type="spellEnd"/>
      <w:r w:rsidR="00B45CD5" w:rsidRPr="00A902B2">
        <w:rPr>
          <w:rFonts w:asciiTheme="majorHAnsi" w:hAnsiTheme="majorHAnsi" w:cstheme="majorHAnsi"/>
          <w:lang w:eastAsia="es-ES"/>
        </w:rPr>
        <w:t xml:space="preserve">, </w:t>
      </w:r>
      <w:proofErr w:type="spellStart"/>
      <w:r w:rsidR="00B45CD5" w:rsidRPr="00A902B2">
        <w:rPr>
          <w:rFonts w:asciiTheme="majorHAnsi" w:hAnsiTheme="majorHAnsi" w:cstheme="majorHAnsi"/>
          <w:lang w:eastAsia="es-ES"/>
        </w:rPr>
        <w:t>Bothriechis</w:t>
      </w:r>
      <w:proofErr w:type="spellEnd"/>
      <w:r w:rsidR="00B45CD5" w:rsidRPr="00A902B2">
        <w:rPr>
          <w:rFonts w:asciiTheme="majorHAnsi" w:hAnsiTheme="majorHAnsi" w:cstheme="majorHAnsi"/>
          <w:lang w:eastAsia="es-ES"/>
        </w:rPr>
        <w:t xml:space="preserve">, </w:t>
      </w:r>
      <w:proofErr w:type="spellStart"/>
      <w:r w:rsidR="00B45CD5" w:rsidRPr="00A902B2">
        <w:rPr>
          <w:rFonts w:asciiTheme="majorHAnsi" w:hAnsiTheme="majorHAnsi" w:cstheme="majorHAnsi"/>
          <w:lang w:eastAsia="es-ES"/>
        </w:rPr>
        <w:t>Bothrocophias</w:t>
      </w:r>
      <w:proofErr w:type="spellEnd"/>
      <w:r w:rsidR="00B45CD5" w:rsidRPr="00A902B2">
        <w:rPr>
          <w:rFonts w:asciiTheme="majorHAnsi" w:hAnsiTheme="majorHAnsi" w:cstheme="majorHAnsi"/>
          <w:lang w:eastAsia="es-ES"/>
        </w:rPr>
        <w:t xml:space="preserve"> o </w:t>
      </w:r>
      <w:proofErr w:type="spellStart"/>
      <w:r w:rsidR="00B45CD5" w:rsidRPr="00A902B2">
        <w:rPr>
          <w:rFonts w:asciiTheme="majorHAnsi" w:hAnsiTheme="majorHAnsi" w:cstheme="majorHAnsi"/>
          <w:lang w:eastAsia="es-ES"/>
        </w:rPr>
        <w:t>Porthidium</w:t>
      </w:r>
      <w:proofErr w:type="spellEnd"/>
      <w:r w:rsidR="00B45CD5" w:rsidRPr="00A902B2">
        <w:rPr>
          <w:rFonts w:asciiTheme="majorHAnsi" w:hAnsiTheme="majorHAnsi" w:cstheme="majorHAnsi"/>
          <w:lang w:eastAsia="es-ES"/>
        </w:rPr>
        <w:t xml:space="preserve">), de clasificación leve, moderada o grave, definida según los criterios de la Guía para el Manejo de Emergencias Toxicológicas - Ministerio de Salud y la Protección Social Colombia </w:t>
      </w:r>
      <w:sdt>
        <w:sdtPr>
          <w:rPr>
            <w:rFonts w:asciiTheme="majorHAnsi" w:hAnsiTheme="majorHAnsi" w:cstheme="majorHAnsi"/>
            <w:color w:val="000000"/>
            <w:lang w:eastAsia="es-ES"/>
          </w:rPr>
          <w:tag w:val="MENDELEY_CITATION_v3_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"/>
          <w:id w:val="755792919"/>
          <w:placeholder>
            <w:docPart w:val="225C230EC9EF424CBFBD7D530134FB13"/>
          </w:placeholder>
        </w:sdtPr>
        <w:sdtContent>
          <w:ins w:id="499" w:author="Ama de Berrio" w:date="2024-06-25T17:54:00Z">
            <w:r w:rsidR="003323D6" w:rsidRPr="003323D6">
              <w:rPr>
                <w:rFonts w:asciiTheme="majorHAnsi" w:hAnsiTheme="majorHAnsi" w:cstheme="majorHAnsi"/>
                <w:color w:val="000000"/>
                <w:lang w:eastAsia="es-ES"/>
              </w:rPr>
              <w:t>(57)</w:t>
            </w:r>
          </w:ins>
          <w:del w:id="500" w:author="Ama de Berrio" w:date="2024-06-21T16:17:00Z">
            <w:r w:rsidR="005359D1" w:rsidRPr="003323D6" w:rsidDel="00CA1723">
              <w:rPr>
                <w:rFonts w:asciiTheme="majorHAnsi" w:hAnsiTheme="majorHAnsi" w:cstheme="majorHAnsi"/>
                <w:color w:val="000000"/>
                <w:lang w:eastAsia="es-ES"/>
              </w:rPr>
              <w:delText>(55)</w:delText>
            </w:r>
          </w:del>
        </w:sdtContent>
      </w:sdt>
      <w:r w:rsidR="00B45CD5" w:rsidRPr="00A902B2">
        <w:rPr>
          <w:rFonts w:asciiTheme="majorHAnsi" w:hAnsiTheme="majorHAnsi" w:cstheme="majorHAnsi"/>
          <w:lang w:eastAsia="es-ES"/>
        </w:rPr>
        <w:t xml:space="preserve">, que ingresen a </w:t>
      </w:r>
      <w:r w:rsidR="00BB7698">
        <w:rPr>
          <w:rFonts w:asciiTheme="majorHAnsi" w:hAnsiTheme="majorHAnsi" w:cstheme="majorHAnsi"/>
          <w:lang w:eastAsia="es-ES"/>
        </w:rPr>
        <w:t>i</w:t>
      </w:r>
      <w:r w:rsidR="00B45CD5" w:rsidRPr="00A902B2">
        <w:rPr>
          <w:rFonts w:asciiTheme="majorHAnsi" w:hAnsiTheme="majorHAnsi" w:cstheme="majorHAnsi"/>
          <w:lang w:eastAsia="es-ES"/>
        </w:rPr>
        <w:t>nstituci</w:t>
      </w:r>
      <w:r w:rsidR="00BB7698">
        <w:rPr>
          <w:rFonts w:asciiTheme="majorHAnsi" w:hAnsiTheme="majorHAnsi" w:cstheme="majorHAnsi"/>
          <w:lang w:eastAsia="es-ES"/>
        </w:rPr>
        <w:t>ones</w:t>
      </w:r>
      <w:r w:rsidR="00B45CD5" w:rsidRPr="00A902B2">
        <w:rPr>
          <w:rFonts w:asciiTheme="majorHAnsi" w:hAnsiTheme="majorHAnsi" w:cstheme="majorHAnsi"/>
          <w:lang w:eastAsia="es-ES"/>
        </w:rPr>
        <w:t xml:space="preserve"> hospitalaria</w:t>
      </w:r>
      <w:r w:rsidR="00BB7698">
        <w:rPr>
          <w:rFonts w:asciiTheme="majorHAnsi" w:hAnsiTheme="majorHAnsi" w:cstheme="majorHAnsi"/>
          <w:lang w:eastAsia="es-ES"/>
        </w:rPr>
        <w:t>s</w:t>
      </w:r>
      <w:r w:rsidR="00B45CD5" w:rsidRPr="00A902B2">
        <w:rPr>
          <w:rFonts w:asciiTheme="majorHAnsi" w:hAnsiTheme="majorHAnsi" w:cstheme="majorHAnsi"/>
          <w:lang w:eastAsia="es-ES"/>
        </w:rPr>
        <w:t xml:space="preserve"> de alta complejidad de la ciudad de Medellín, entre el 1 de enero de 2026 y el 31 de julio de 2027.</w:t>
      </w:r>
    </w:p>
    <w:p w14:paraId="1900CAE6" w14:textId="77777777" w:rsidR="00BA0B5F" w:rsidRPr="00A902B2" w:rsidRDefault="00BA0B5F" w:rsidP="0008628D">
      <w:pPr>
        <w:jc w:val="both"/>
        <w:rPr>
          <w:rFonts w:cstheme="majorHAnsi"/>
          <w:w w:val="110"/>
        </w:rPr>
      </w:pPr>
    </w:p>
    <w:p w14:paraId="4E748949" w14:textId="77777777" w:rsidR="00BA0B5F" w:rsidRPr="00A902B2" w:rsidDel="00F83031" w:rsidRDefault="00BA0B5F" w:rsidP="000E0CF0">
      <w:pPr>
        <w:pStyle w:val="Ttulo4"/>
        <w:rPr>
          <w:del w:id="501" w:author="lina peña" w:date="2024-06-21T10:19:00Z"/>
          <w:rFonts w:eastAsiaTheme="minorHAnsi"/>
        </w:rPr>
      </w:pPr>
      <w:r w:rsidRPr="00A902B2">
        <w:t>CRITERIOS DE INCLUSIÓN Y EXCLUSIÓN</w:t>
      </w:r>
    </w:p>
    <w:p w14:paraId="67C3840B" w14:textId="77777777" w:rsidR="00BA0B5F" w:rsidRPr="00A902B2" w:rsidRDefault="00BA0B5F">
      <w:pPr>
        <w:pStyle w:val="Ttulo4"/>
        <w:pPrChange w:id="502" w:author="lina peña" w:date="2024-06-21T10:19:00Z">
          <w:pPr>
            <w:pStyle w:val="Ttulo3"/>
            <w:numPr>
              <w:numId w:val="0"/>
            </w:numPr>
            <w:ind w:left="0" w:firstLine="0"/>
          </w:pPr>
        </w:pPrChange>
      </w:pPr>
    </w:p>
    <w:p w14:paraId="52AD819F" w14:textId="77777777" w:rsidR="00BA0B5F" w:rsidRPr="00A902B2" w:rsidRDefault="00BA0B5F" w:rsidP="00BA5112">
      <w:pPr>
        <w:pStyle w:val="Ttulo5"/>
      </w:pPr>
      <w:r w:rsidRPr="00A902B2">
        <w:t xml:space="preserve">Criterios de inclusión </w:t>
      </w:r>
    </w:p>
    <w:p w14:paraId="6552929E" w14:textId="77777777" w:rsidR="00BA0B5F" w:rsidRPr="00A902B2" w:rsidRDefault="00BA0B5F" w:rsidP="00BA0B5F">
      <w:pPr>
        <w:pStyle w:val="Prrafodelista"/>
        <w:numPr>
          <w:ilvl w:val="0"/>
          <w:numId w:val="2"/>
        </w:numPr>
        <w:jc w:val="both"/>
        <w:rPr>
          <w:rFonts w:asciiTheme="majorHAnsi" w:hAnsiTheme="majorHAnsi" w:cstheme="majorHAnsi"/>
        </w:rPr>
      </w:pPr>
      <w:r w:rsidRPr="00A902B2">
        <w:rPr>
          <w:rFonts w:asciiTheme="majorHAnsi" w:hAnsiTheme="majorHAnsi" w:cstheme="majorHAnsi"/>
        </w:rPr>
        <w:t>Paciente de cualquier edad y sexo que haya ingresado al hospital participante con diagnóstico clínico de AOB, de clasificación leve, moderada o grave.</w:t>
      </w:r>
    </w:p>
    <w:p w14:paraId="2BCF99C8" w14:textId="77777777" w:rsidR="00BA0B5F" w:rsidRPr="00A902B2" w:rsidRDefault="00BA0B5F" w:rsidP="00BA0B5F">
      <w:pPr>
        <w:jc w:val="both"/>
        <w:rPr>
          <w:rFonts w:cstheme="majorHAnsi"/>
        </w:rPr>
      </w:pPr>
    </w:p>
    <w:p w14:paraId="564B5416" w14:textId="77777777" w:rsidR="00BA0B5F" w:rsidRPr="00A902B2" w:rsidRDefault="00BA0B5F" w:rsidP="00BA5112">
      <w:pPr>
        <w:pStyle w:val="Ttulo5"/>
      </w:pPr>
      <w:r w:rsidRPr="00A902B2">
        <w:t>Criterios de exclusión</w:t>
      </w:r>
    </w:p>
    <w:p w14:paraId="22E5C64E" w14:textId="77777777" w:rsidR="00BA0B5F" w:rsidRPr="00A902B2" w:rsidRDefault="00BA0B5F" w:rsidP="00BA0B5F">
      <w:pPr>
        <w:pStyle w:val="Prrafodelista"/>
        <w:numPr>
          <w:ilvl w:val="0"/>
          <w:numId w:val="1"/>
        </w:numPr>
        <w:jc w:val="both"/>
        <w:rPr>
          <w:rFonts w:asciiTheme="majorHAnsi" w:hAnsiTheme="majorHAnsi" w:cstheme="majorHAnsi"/>
        </w:rPr>
      </w:pPr>
      <w:r w:rsidRPr="00A902B2">
        <w:rPr>
          <w:rFonts w:asciiTheme="majorHAnsi" w:hAnsiTheme="majorHAnsi" w:cstheme="majorHAnsi"/>
        </w:rPr>
        <w:t>Paciente que al momento de sufrir el AOB, estuviera con el diagnóstico de una IPTB u otro tipo de infección.</w:t>
      </w:r>
    </w:p>
    <w:p w14:paraId="63F570E8" w14:textId="77777777" w:rsidR="00BA0B5F" w:rsidRPr="00A902B2" w:rsidRDefault="00BA0B5F" w:rsidP="00BA0B5F">
      <w:pPr>
        <w:jc w:val="both"/>
        <w:rPr>
          <w:rFonts w:cstheme="majorHAnsi"/>
        </w:rPr>
      </w:pPr>
    </w:p>
    <w:p w14:paraId="1C61277B" w14:textId="7FEE90DF" w:rsidR="000044D6" w:rsidRPr="00A902B2" w:rsidRDefault="000044D6" w:rsidP="000E0CF0">
      <w:pPr>
        <w:pStyle w:val="Ttulo4"/>
      </w:pPr>
      <w:r w:rsidRPr="00A902B2">
        <w:t xml:space="preserve">ESTANDAR DE REFERENCIA </w:t>
      </w:r>
    </w:p>
    <w:p w14:paraId="479A823F" w14:textId="77777777" w:rsidR="00894454" w:rsidRPr="00A902B2" w:rsidRDefault="00894454" w:rsidP="00894454">
      <w:pPr>
        <w:rPr>
          <w:rFonts w:cstheme="majorHAnsi"/>
          <w:lang w:eastAsia="es-ES"/>
        </w:rPr>
      </w:pPr>
    </w:p>
    <w:p w14:paraId="6ED5F0A7" w14:textId="53C5B4E6" w:rsidR="000044D6" w:rsidRPr="00B46E99" w:rsidRDefault="007C3A53" w:rsidP="00A902B2">
      <w:pPr>
        <w:pStyle w:val="Prrafodelista"/>
        <w:numPr>
          <w:ilvl w:val="1"/>
          <w:numId w:val="6"/>
        </w:numPr>
        <w:ind w:left="360"/>
        <w:jc w:val="both"/>
        <w:rPr>
          <w:rFonts w:asciiTheme="majorHAnsi" w:hAnsiTheme="majorHAnsi" w:cstheme="majorHAnsi"/>
        </w:rPr>
      </w:pPr>
      <w:r w:rsidRPr="00B46E99">
        <w:rPr>
          <w:rFonts w:asciiTheme="majorHAnsi" w:hAnsiTheme="majorHAnsi" w:cstheme="majorHAnsi"/>
          <w:b/>
          <w:bCs/>
        </w:rPr>
        <w:t>CALIFICACIÓN POR EXPERTOS:</w:t>
      </w:r>
      <w:r w:rsidRPr="00B46E99">
        <w:rPr>
          <w:rFonts w:asciiTheme="majorHAnsi" w:hAnsiTheme="majorHAnsi" w:cstheme="majorHAnsi"/>
        </w:rPr>
        <w:t xml:space="preserve"> </w:t>
      </w:r>
      <w:r w:rsidR="0076684D" w:rsidRPr="00B46E99">
        <w:rPr>
          <w:rFonts w:asciiTheme="majorHAnsi" w:hAnsiTheme="majorHAnsi" w:cstheme="majorHAnsi"/>
          <w:lang w:eastAsia="es-ES"/>
        </w:rPr>
        <w:t>l</w:t>
      </w:r>
      <w:r w:rsidRPr="00B46E99">
        <w:rPr>
          <w:rFonts w:asciiTheme="majorHAnsi" w:hAnsiTheme="majorHAnsi" w:cstheme="majorHAnsi"/>
          <w:lang w:eastAsia="es-ES"/>
        </w:rPr>
        <w:t xml:space="preserve">os expertos analizarán </w:t>
      </w:r>
      <w:r w:rsidR="0076684D" w:rsidRPr="00B46E99">
        <w:rPr>
          <w:rFonts w:asciiTheme="majorHAnsi" w:hAnsiTheme="majorHAnsi" w:cstheme="majorHAnsi"/>
          <w:lang w:eastAsia="es-ES"/>
        </w:rPr>
        <w:t>las</w:t>
      </w:r>
      <w:r w:rsidRPr="00B46E99">
        <w:rPr>
          <w:rFonts w:asciiTheme="majorHAnsi" w:hAnsiTheme="majorHAnsi" w:cstheme="majorHAnsi"/>
          <w:lang w:eastAsia="es-ES"/>
        </w:rPr>
        <w:t xml:space="preserve"> fotografías de cada paciente </w:t>
      </w:r>
      <w:r w:rsidR="005C37D0" w:rsidRPr="00B46E99">
        <w:rPr>
          <w:rFonts w:asciiTheme="majorHAnsi" w:hAnsiTheme="majorHAnsi" w:cstheme="majorHAnsi"/>
          <w:lang w:eastAsia="es-ES"/>
        </w:rPr>
        <w:t>y</w:t>
      </w:r>
      <w:r w:rsidR="0076684D" w:rsidRPr="00B46E99">
        <w:rPr>
          <w:rFonts w:asciiTheme="majorHAnsi" w:hAnsiTheme="majorHAnsi" w:cstheme="majorHAnsi"/>
          <w:lang w:eastAsia="es-ES"/>
        </w:rPr>
        <w:t xml:space="preserve"> los criterios clínicos, radiológicos y microbiológicos para</w:t>
      </w:r>
      <w:r w:rsidR="005C37D0" w:rsidRPr="00B46E99">
        <w:rPr>
          <w:rFonts w:asciiTheme="majorHAnsi" w:hAnsiTheme="majorHAnsi" w:cstheme="majorHAnsi"/>
          <w:lang w:eastAsia="es-ES"/>
        </w:rPr>
        <w:t xml:space="preserve"> decidir</w:t>
      </w:r>
      <w:r w:rsidR="0076684D" w:rsidRPr="00B46E99">
        <w:rPr>
          <w:rFonts w:asciiTheme="majorHAnsi" w:hAnsiTheme="majorHAnsi" w:cstheme="majorHAnsi"/>
          <w:lang w:eastAsia="es-ES"/>
        </w:rPr>
        <w:t xml:space="preserve"> </w:t>
      </w:r>
      <w:r w:rsidR="005C37D0" w:rsidRPr="00B46E99">
        <w:rPr>
          <w:rFonts w:asciiTheme="majorHAnsi" w:hAnsiTheme="majorHAnsi" w:cstheme="majorHAnsi"/>
          <w:lang w:eastAsia="es-ES"/>
        </w:rPr>
        <w:t>si tiene o no el diagnóstico de IPTB</w:t>
      </w:r>
      <w:r w:rsidR="009107D5" w:rsidRPr="00B46E99">
        <w:rPr>
          <w:rFonts w:asciiTheme="majorHAnsi" w:hAnsiTheme="majorHAnsi" w:cstheme="majorHAnsi"/>
          <w:lang w:eastAsia="es-ES"/>
        </w:rPr>
        <w:t>.</w:t>
      </w:r>
    </w:p>
    <w:p w14:paraId="4C7ACF40" w14:textId="77777777" w:rsidR="00B46E99" w:rsidRPr="00B46E99" w:rsidRDefault="00B46E99" w:rsidP="00B46E99">
      <w:pPr>
        <w:pStyle w:val="Prrafodelista"/>
        <w:ind w:left="360"/>
        <w:jc w:val="both"/>
        <w:rPr>
          <w:rFonts w:asciiTheme="majorHAnsi" w:hAnsiTheme="majorHAnsi" w:cstheme="majorHAnsi"/>
        </w:rPr>
      </w:pPr>
    </w:p>
    <w:p w14:paraId="648D770D" w14:textId="7D5E9D30" w:rsidR="00BA5112" w:rsidRPr="00BA5112" w:rsidRDefault="00BA5112" w:rsidP="00BA5112">
      <w:pPr>
        <w:ind w:left="360"/>
        <w:jc w:val="both"/>
        <w:rPr>
          <w:rFonts w:cstheme="majorHAnsi"/>
          <w:lang w:eastAsia="es-ES"/>
        </w:rPr>
      </w:pPr>
      <w:r w:rsidRPr="00B46E99">
        <w:rPr>
          <w:rFonts w:cstheme="majorHAnsi"/>
          <w:b/>
          <w:bCs/>
          <w:lang w:eastAsia="es-ES"/>
        </w:rPr>
        <w:t>CRITERIOS CLÍNICOS:</w:t>
      </w:r>
      <w:r w:rsidRPr="00B46E99">
        <w:rPr>
          <w:rFonts w:cstheme="majorHAnsi"/>
          <w:lang w:eastAsia="es-ES"/>
        </w:rPr>
        <w:t xml:space="preserve"> </w:t>
      </w:r>
      <w:ins w:id="503" w:author="lina peña" w:date="2024-06-21T10:20:00Z">
        <w:r w:rsidR="00F83031" w:rsidRPr="00A902B2">
          <w:rPr>
            <w:rFonts w:cstheme="majorHAnsi"/>
          </w:rPr>
          <w:t>Uno o más de los siguientes: eritema, calor local, edema, induración, dolor nuevo o que aumenta, zona fluctuante</w:t>
        </w:r>
        <w:r w:rsidR="00F83031">
          <w:rPr>
            <w:rFonts w:cstheme="majorHAnsi"/>
          </w:rPr>
          <w:t xml:space="preserve"> nueva, </w:t>
        </w:r>
        <w:r w:rsidR="00F83031" w:rsidRPr="00A902B2">
          <w:rPr>
            <w:rFonts w:cstheme="majorHAnsi"/>
          </w:rPr>
          <w:t>mal olor</w:t>
        </w:r>
        <w:r w:rsidR="00F83031">
          <w:rPr>
            <w:rFonts w:cstheme="majorHAnsi"/>
          </w:rPr>
          <w:t xml:space="preserve">, </w:t>
        </w:r>
        <w:r w:rsidR="00F83031" w:rsidRPr="00A902B2">
          <w:rPr>
            <w:rFonts w:cstheme="majorHAnsi"/>
          </w:rPr>
          <w:t>drenaje purulento</w:t>
        </w:r>
        <w:r w:rsidR="00F83031">
          <w:rPr>
            <w:rFonts w:cstheme="majorHAnsi"/>
          </w:rPr>
          <w:t xml:space="preserve"> o</w:t>
        </w:r>
        <w:r w:rsidR="00F83031" w:rsidRPr="00A902B2">
          <w:rPr>
            <w:rFonts w:cstheme="majorHAnsi"/>
          </w:rPr>
          <w:t xml:space="preserve"> tejido de granulación anormal o creciente</w:t>
        </w:r>
        <w:r w:rsidR="00F83031">
          <w:rPr>
            <w:rFonts w:cstheme="majorHAnsi"/>
          </w:rPr>
          <w:t xml:space="preserve"> </w:t>
        </w:r>
        <w:r w:rsidR="00F83031" w:rsidRPr="00A902B2">
          <w:rPr>
            <w:rFonts w:cstheme="majorHAnsi"/>
          </w:rPr>
          <w:t>en el sitio de la mordedura</w:t>
        </w:r>
        <w:r w:rsidR="00F83031">
          <w:rPr>
            <w:rFonts w:cstheme="majorHAnsi"/>
          </w:rPr>
          <w:t>,</w:t>
        </w:r>
        <w:r w:rsidR="00F83031" w:rsidRPr="00A902B2">
          <w:rPr>
            <w:rFonts w:cstheme="majorHAnsi"/>
          </w:rPr>
          <w:t xml:space="preserve"> aumento de temperatura corporal mayor a 37,6 </w:t>
        </w:r>
        <w:proofErr w:type="spellStart"/>
        <w:r w:rsidR="00F83031" w:rsidRPr="00164251">
          <w:rPr>
            <w:rFonts w:cstheme="majorHAnsi"/>
            <w:vertAlign w:val="superscript"/>
          </w:rPr>
          <w:t>o</w:t>
        </w:r>
        <w:r w:rsidR="00F83031" w:rsidRPr="00A902B2">
          <w:rPr>
            <w:rFonts w:cstheme="majorHAnsi"/>
          </w:rPr>
          <w:t>C</w:t>
        </w:r>
        <w:proofErr w:type="spellEnd"/>
        <w:r w:rsidR="00F83031" w:rsidRPr="00A902B2">
          <w:rPr>
            <w:rFonts w:cstheme="majorHAnsi"/>
          </w:rPr>
          <w:t xml:space="preserve"> </w:t>
        </w:r>
      </w:ins>
      <w:del w:id="504" w:author="lina peña" w:date="2024-06-21T10:20:00Z">
        <w:r w:rsidRPr="00B46E99" w:rsidDel="00F83031">
          <w:rPr>
            <w:rFonts w:cstheme="majorHAnsi"/>
            <w:lang w:eastAsia="es-ES"/>
          </w:rPr>
          <w:delText xml:space="preserve">Uno o más de los siguientes: eritema, calor local, edema, induración, dolor nuevo o que aumenta, drenaje purulento, mal olor, aumento de temperatura corporal mayor a 37,6 </w:delText>
        </w:r>
        <w:r w:rsidRPr="00B46E99" w:rsidDel="00F83031">
          <w:rPr>
            <w:rFonts w:cstheme="majorHAnsi"/>
            <w:vertAlign w:val="superscript"/>
            <w:lang w:eastAsia="es-ES"/>
          </w:rPr>
          <w:delText>o</w:delText>
        </w:r>
        <w:r w:rsidRPr="00B46E99" w:rsidDel="00F83031">
          <w:rPr>
            <w:rFonts w:cstheme="majorHAnsi"/>
            <w:lang w:eastAsia="es-ES"/>
          </w:rPr>
          <w:delText xml:space="preserve">C, tejido de granulación anormal o creciente </w:delText>
        </w:r>
      </w:del>
      <w:sdt>
        <w:sdtPr>
          <w:rPr>
            <w:rFonts w:cstheme="majorHAnsi"/>
            <w:color w:val="000000"/>
            <w:lang w:eastAsia="es-ES"/>
          </w:rPr>
          <w:tag w:val="MENDELEY_CITATION_v3_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"/>
          <w:id w:val="1447195164"/>
          <w:placeholder>
            <w:docPart w:val="64763D9CC24F1043A65BD7EE32E78DBD"/>
          </w:placeholder>
        </w:sdtPr>
        <w:sdtContent>
          <w:ins w:id="505" w:author="Ama de Berrio" w:date="2024-06-25T17:54:00Z">
            <w:r w:rsidR="003323D6" w:rsidRPr="003323D6">
              <w:rPr>
                <w:rFonts w:cstheme="majorHAnsi"/>
                <w:color w:val="000000"/>
                <w:lang w:eastAsia="es-ES"/>
              </w:rPr>
              <w:t>(23,40)</w:t>
            </w:r>
          </w:ins>
          <w:del w:id="506" w:author="Ama de Berrio" w:date="2024-06-21T16:17:00Z">
            <w:r w:rsidR="005359D1" w:rsidRPr="003323D6" w:rsidDel="00CA1723">
              <w:rPr>
                <w:rFonts w:cstheme="majorHAnsi"/>
                <w:color w:val="000000"/>
                <w:lang w:eastAsia="es-ES"/>
              </w:rPr>
              <w:delText>(23,40)</w:delText>
            </w:r>
          </w:del>
        </w:sdtContent>
      </w:sdt>
      <w:del w:id="507" w:author="lina peña" w:date="2024-06-21T10:20:00Z">
        <w:r w:rsidRPr="00B46E99" w:rsidDel="00F83031">
          <w:rPr>
            <w:rFonts w:cstheme="majorHAnsi"/>
            <w:lang w:eastAsia="es-ES"/>
          </w:rPr>
          <w:delText>, zona</w:delText>
        </w:r>
        <w:r w:rsidRPr="00BA5112" w:rsidDel="00F83031">
          <w:rPr>
            <w:rFonts w:cstheme="majorHAnsi"/>
            <w:lang w:eastAsia="es-ES"/>
          </w:rPr>
          <w:delText xml:space="preserve"> fluctuante nueva en el sitio de la mordedura</w:delText>
        </w:r>
      </w:del>
      <w:r w:rsidRPr="00BA5112">
        <w:rPr>
          <w:rFonts w:cstheme="majorHAnsi"/>
          <w:lang w:eastAsia="es-ES"/>
        </w:rPr>
        <w:t>.</w:t>
      </w:r>
      <w:ins w:id="508" w:author="lina peña" w:date="2024-06-21T10:19:00Z">
        <w:r w:rsidR="00F83031">
          <w:rPr>
            <w:rFonts w:cstheme="majorHAnsi"/>
            <w:lang w:eastAsia="es-ES"/>
          </w:rPr>
          <w:t xml:space="preserve"> </w:t>
        </w:r>
      </w:ins>
    </w:p>
    <w:p w14:paraId="221D29A8" w14:textId="77777777" w:rsidR="00BA5112" w:rsidRPr="00BA5112" w:rsidRDefault="00BA5112" w:rsidP="00BA5112">
      <w:pPr>
        <w:ind w:left="360"/>
        <w:jc w:val="both"/>
        <w:rPr>
          <w:rFonts w:cstheme="majorHAnsi"/>
          <w:lang w:eastAsia="es-ES"/>
        </w:rPr>
      </w:pPr>
    </w:p>
    <w:p w14:paraId="53D3D624" w14:textId="3BC3E966" w:rsidR="00BA5112" w:rsidRPr="00BA5112" w:rsidRDefault="00BA5112" w:rsidP="00BA5112">
      <w:pPr>
        <w:ind w:left="360"/>
        <w:jc w:val="both"/>
        <w:rPr>
          <w:rFonts w:cstheme="majorHAnsi"/>
          <w:lang w:eastAsia="es-ES"/>
        </w:rPr>
      </w:pPr>
      <w:r w:rsidRPr="00BA5112">
        <w:rPr>
          <w:rFonts w:cstheme="majorHAnsi"/>
          <w:b/>
          <w:bCs/>
          <w:lang w:eastAsia="es-ES"/>
        </w:rPr>
        <w:t>CRITERIO RADIOLÓGICO:</w:t>
      </w:r>
      <w:r w:rsidRPr="00BA5112">
        <w:rPr>
          <w:rFonts w:cstheme="majorHAnsi"/>
          <w:lang w:eastAsia="es-ES"/>
        </w:rPr>
        <w:t xml:space="preserve"> </w:t>
      </w:r>
      <w:ins w:id="509" w:author="lina peña" w:date="2024-06-21T10:21:00Z">
        <w:r w:rsidR="00F83031" w:rsidRPr="00A902B2">
          <w:rPr>
            <w:rFonts w:cstheme="majorHAnsi"/>
          </w:rPr>
          <w:t>durante una ecografía o resonancia nuclear magnética</w:t>
        </w:r>
      </w:ins>
      <w:customXmlInsRangeStart w:id="510" w:author="lina peña" w:date="2024-06-21T10:21:00Z"/>
      <w:sdt>
        <w:sdtPr>
          <w:rPr>
            <w:rFonts w:cstheme="majorHAnsi"/>
            <w:color w:val="000000"/>
          </w:rPr>
          <w:tag w:val="MENDELEY_CITATION_v3_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"/>
          <w:id w:val="42716087"/>
          <w:placeholder>
            <w:docPart w:val="8508D119D4D81D46A09B1CBB57D9B236"/>
          </w:placeholder>
        </w:sdtPr>
        <w:sdtContent>
          <w:customXmlInsRangeEnd w:id="510"/>
          <w:ins w:id="511" w:author="Ama de Berrio" w:date="2024-06-25T17:54:00Z">
            <w:r w:rsidR="003323D6" w:rsidRPr="003323D6">
              <w:rPr>
                <w:rFonts w:cstheme="majorHAnsi"/>
                <w:color w:val="000000"/>
              </w:rPr>
              <w:t>(66)</w:t>
            </w:r>
          </w:ins>
          <w:ins w:id="512" w:author="lina peña" w:date="2024-06-21T10:21:00Z">
            <w:del w:id="513" w:author="Ama de Berrio" w:date="2024-06-21T16:17:00Z">
              <w:r w:rsidR="00F83031" w:rsidRPr="003323D6" w:rsidDel="00CA1723">
                <w:rPr>
                  <w:rFonts w:cstheme="majorHAnsi"/>
                  <w:color w:val="000000"/>
                </w:rPr>
                <w:delText>(64)</w:delText>
              </w:r>
            </w:del>
          </w:ins>
          <w:customXmlInsRangeStart w:id="514" w:author="lina peña" w:date="2024-06-21T10:21:00Z"/>
        </w:sdtContent>
      </w:sdt>
      <w:customXmlInsRangeEnd w:id="514"/>
      <w:ins w:id="515" w:author="lina peña" w:date="2024-06-21T10:21:00Z">
        <w:r w:rsidR="00F83031">
          <w:rPr>
            <w:rFonts w:cstheme="majorHAnsi"/>
            <w:color w:val="000000"/>
          </w:rPr>
          <w:t xml:space="preserve"> </w:t>
        </w:r>
        <w:r w:rsidR="00F83031">
          <w:rPr>
            <w:rFonts w:cstheme="majorHAnsi"/>
          </w:rPr>
          <w:t xml:space="preserve">se </w:t>
        </w:r>
        <w:r w:rsidR="00F83031" w:rsidRPr="00A902B2">
          <w:rPr>
            <w:rFonts w:cstheme="majorHAnsi"/>
          </w:rPr>
          <w:t>observa una colección ubicada en los tejidos blandos vecinos al sitio de la mordedura</w:t>
        </w:r>
      </w:ins>
      <w:del w:id="516" w:author="lina peña" w:date="2024-06-21T10:21:00Z">
        <w:r w:rsidRPr="00BA5112" w:rsidDel="00F83031">
          <w:rPr>
            <w:rFonts w:cstheme="majorHAnsi"/>
            <w:lang w:eastAsia="es-ES"/>
          </w:rPr>
          <w:delText>durante una ecografía o tomografía, al paciente le observan una colección ubicada en los tejidos blandos vecinos al sitio de la mordedura</w:delText>
        </w:r>
      </w:del>
      <w:r w:rsidRPr="00BA5112">
        <w:rPr>
          <w:rFonts w:cstheme="majorHAnsi"/>
          <w:lang w:eastAsia="es-ES"/>
        </w:rPr>
        <w:t xml:space="preserve">. </w:t>
      </w:r>
    </w:p>
    <w:p w14:paraId="00CB0131" w14:textId="77777777" w:rsidR="00BA5112" w:rsidRPr="00BA5112" w:rsidRDefault="00BA5112" w:rsidP="00BA5112">
      <w:pPr>
        <w:ind w:left="360"/>
        <w:jc w:val="both"/>
        <w:rPr>
          <w:rFonts w:cstheme="majorHAnsi"/>
          <w:lang w:eastAsia="es-ES"/>
        </w:rPr>
      </w:pPr>
    </w:p>
    <w:p w14:paraId="06F96DAD" w14:textId="3AF10155" w:rsidR="00BA5112" w:rsidRDefault="00BA5112" w:rsidP="00BA5112">
      <w:pPr>
        <w:ind w:left="360"/>
        <w:jc w:val="both"/>
        <w:rPr>
          <w:rFonts w:cstheme="majorHAnsi"/>
          <w:lang w:eastAsia="es-ES"/>
        </w:rPr>
      </w:pPr>
      <w:r w:rsidRPr="00BA5112">
        <w:rPr>
          <w:rFonts w:cstheme="majorHAnsi"/>
          <w:b/>
          <w:bCs/>
          <w:lang w:eastAsia="es-ES"/>
        </w:rPr>
        <w:t>CRITERIO MICROBIOLOGICO:</w:t>
      </w:r>
      <w:r w:rsidRPr="00BA5112">
        <w:rPr>
          <w:rFonts w:cstheme="majorHAnsi"/>
          <w:lang w:eastAsia="es-ES"/>
        </w:rPr>
        <w:t xml:space="preserve"> </w:t>
      </w:r>
      <w:ins w:id="517" w:author="lina peña" w:date="2024-06-21T10:22:00Z">
        <w:r w:rsidR="00047E92" w:rsidRPr="00A902B2">
          <w:rPr>
            <w:rFonts w:cstheme="majorHAnsi"/>
          </w:rPr>
          <w:t>paciente en quien se haya realizado un cultivo cuya muestra se haya tomado por punción</w:t>
        </w:r>
        <w:r w:rsidR="00047E92" w:rsidRPr="00164251">
          <w:rPr>
            <w:rFonts w:cstheme="majorHAnsi"/>
          </w:rPr>
          <w:t>/</w:t>
        </w:r>
        <w:r w:rsidR="00047E92" w:rsidRPr="00A902B2">
          <w:rPr>
            <w:rFonts w:cstheme="majorHAnsi"/>
          </w:rPr>
          <w:t>aspiración percutánea en la zona sospechosa, dirigid</w:t>
        </w:r>
        <w:r w:rsidR="00047E92">
          <w:rPr>
            <w:rFonts w:cstheme="majorHAnsi"/>
          </w:rPr>
          <w:t>a</w:t>
        </w:r>
        <w:r w:rsidR="00047E92" w:rsidRPr="00A902B2">
          <w:rPr>
            <w:rFonts w:cstheme="majorHAnsi"/>
          </w:rPr>
          <w:t xml:space="preserve"> o no por ecografía, o que se haya tomado por aspiración aséptica de una flictena, o que se haya tomado mediante hisopado, aspirado durante un lavado o desbridamiento quirúrgico, drenaje quirúrgico de un absceso o colección o mediante biopsia de piel o tejido blando </w:t>
        </w:r>
      </w:ins>
      <w:customXmlInsRangeStart w:id="518" w:author="lina peña" w:date="2024-06-21T10:22:00Z"/>
      <w:sdt>
        <w:sdtPr>
          <w:rPr>
            <w:rFonts w:cstheme="majorHAnsi"/>
            <w:color w:val="000000"/>
          </w:rPr>
          <w:tag w:val="MENDELEY_CITATION_v3_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"/>
          <w:id w:val="605005317"/>
          <w:placeholder>
            <w:docPart w:val="91BB94FFAA43414085D124C94AA1D69A"/>
          </w:placeholder>
        </w:sdtPr>
        <w:sdtContent>
          <w:customXmlInsRangeEnd w:id="518"/>
          <w:ins w:id="519" w:author="Ama de Berrio" w:date="2024-06-25T17:54:00Z">
            <w:r w:rsidR="003323D6" w:rsidRPr="003323D6">
              <w:rPr>
                <w:rFonts w:cstheme="majorHAnsi"/>
                <w:color w:val="000000"/>
              </w:rPr>
              <w:t>(23,40)</w:t>
            </w:r>
          </w:ins>
          <w:ins w:id="520" w:author="lina peña" w:date="2024-06-21T10:22:00Z">
            <w:del w:id="521" w:author="Ama de Berrio" w:date="2024-06-21T16:17:00Z">
              <w:r w:rsidR="00047E92" w:rsidRPr="003323D6" w:rsidDel="00CA1723">
                <w:rPr>
                  <w:rFonts w:cstheme="majorHAnsi"/>
                  <w:color w:val="000000"/>
                </w:rPr>
                <w:delText>(23,40)</w:delText>
              </w:r>
            </w:del>
          </w:ins>
          <w:customXmlInsRangeStart w:id="522" w:author="lina peña" w:date="2024-06-21T10:22:00Z"/>
        </w:sdtContent>
      </w:sdt>
      <w:customXmlInsRangeEnd w:id="522"/>
      <w:ins w:id="523" w:author="lina peña" w:date="2024-06-21T10:22:00Z">
        <w:r w:rsidR="00047E92" w:rsidRPr="00A902B2">
          <w:rPr>
            <w:rFonts w:cstheme="majorHAnsi"/>
          </w:rPr>
          <w:t xml:space="preserve">. Se evaluarán estos cultivos con un especialista en infectología, para </w:t>
        </w:r>
        <w:r w:rsidR="00047E92" w:rsidRPr="00A902B2">
          <w:rPr>
            <w:rFonts w:cstheme="majorHAnsi"/>
          </w:rPr>
          <w:lastRenderedPageBreak/>
          <w:t>descartar aquellos cultivos positivos en los que se hayan aislado comensales de piel o un germen que se considere contaminación</w:t>
        </w:r>
      </w:ins>
      <w:del w:id="524" w:author="lina peña" w:date="2024-06-21T10:22:00Z">
        <w:r w:rsidRPr="00BA5112" w:rsidDel="00047E92">
          <w:rPr>
            <w:rFonts w:cstheme="majorHAnsi"/>
            <w:lang w:eastAsia="es-ES"/>
          </w:rPr>
          <w:delText xml:space="preserve">paciente en quien se haya realizado un cultivo cuya muestra se haya tomado por punción aspiración percutánea en la zona sospechosa, dirigido o no por ecografía, o que se haya tomado por aspiración aséptica de una flictena, o que se haya tomado mediante hisopado, aspirado durante un lavado o desbridamiento quirúrgico, drenaje quirúrgico de un absceso o colección o mediante biopsia de piel o tejido blando </w:delText>
        </w:r>
      </w:del>
      <w:customXmlDelRangeStart w:id="525" w:author="lina peña" w:date="2024-06-21T10:22:00Z"/>
      <w:sdt>
        <w:sdtPr>
          <w:rPr>
            <w:rFonts w:cstheme="majorHAnsi"/>
            <w:color w:val="000000"/>
            <w:lang w:eastAsia="es-ES"/>
          </w:rPr>
          <w:tag w:val="MENDELEY_CITATION_v3_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"/>
          <w:id w:val="-411466300"/>
          <w:placeholder>
            <w:docPart w:val="18094465196D9F4E8332F79EEDC370FF"/>
          </w:placeholder>
        </w:sdtPr>
        <w:sdtContent>
          <w:customXmlDelRangeEnd w:id="525"/>
          <w:ins w:id="526" w:author="Ama de Berrio" w:date="2024-06-25T17:54:00Z">
            <w:r w:rsidR="003323D6" w:rsidRPr="003323D6">
              <w:rPr>
                <w:rFonts w:cstheme="majorHAnsi"/>
                <w:color w:val="000000"/>
                <w:lang w:eastAsia="es-ES"/>
              </w:rPr>
              <w:t>(23,40)</w:t>
            </w:r>
          </w:ins>
          <w:del w:id="527" w:author="Ama de Berrio" w:date="2024-06-21T16:17:00Z">
            <w:r w:rsidR="005359D1" w:rsidRPr="003323D6" w:rsidDel="00CA1723">
              <w:rPr>
                <w:rFonts w:cstheme="majorHAnsi"/>
                <w:color w:val="000000"/>
                <w:lang w:eastAsia="es-ES"/>
              </w:rPr>
              <w:delText>(23,40)</w:delText>
            </w:r>
          </w:del>
          <w:customXmlDelRangeStart w:id="528" w:author="lina peña" w:date="2024-06-21T10:22:00Z"/>
        </w:sdtContent>
      </w:sdt>
      <w:customXmlDelRangeEnd w:id="528"/>
      <w:del w:id="529" w:author="lina peña" w:date="2024-06-21T10:22:00Z">
        <w:r w:rsidRPr="00BA5112" w:rsidDel="00047E92">
          <w:rPr>
            <w:rFonts w:cstheme="majorHAnsi"/>
            <w:lang w:eastAsia="es-ES"/>
          </w:rPr>
          <w:delText>. Se evaluarán estos cultivos con un especialista en infectología, para descartar aquellos cultivos positivos en los que se hayan aislado comensales de piel o un germen que se considere contaminación.</w:delText>
        </w:r>
      </w:del>
    </w:p>
    <w:p w14:paraId="7FA60562" w14:textId="77777777" w:rsidR="00652891" w:rsidRDefault="00652891" w:rsidP="00BA5112">
      <w:pPr>
        <w:ind w:left="360"/>
        <w:jc w:val="both"/>
        <w:rPr>
          <w:rFonts w:cstheme="majorHAnsi"/>
          <w:lang w:eastAsia="es-ES"/>
        </w:rPr>
      </w:pPr>
    </w:p>
    <w:p w14:paraId="5B728492" w14:textId="3EE3E37A" w:rsidR="00652891" w:rsidRPr="00652891" w:rsidRDefault="00652891" w:rsidP="00BA5112">
      <w:pPr>
        <w:ind w:left="360"/>
        <w:jc w:val="both"/>
        <w:rPr>
          <w:rFonts w:cstheme="majorHAnsi"/>
          <w:lang w:eastAsia="es-ES"/>
        </w:rPr>
      </w:pPr>
      <w:r w:rsidRPr="00652891">
        <w:rPr>
          <w:rFonts w:cstheme="majorHAnsi"/>
        </w:rPr>
        <w:t>El diagnóstico del estándar de referencia se realizará mediante una adaptación de la metodología BED (</w:t>
      </w:r>
      <w:proofErr w:type="spellStart"/>
      <w:r w:rsidRPr="00652891">
        <w:rPr>
          <w:rFonts w:cstheme="majorHAnsi"/>
        </w:rPr>
        <w:t>Best</w:t>
      </w:r>
      <w:proofErr w:type="spellEnd"/>
      <w:r w:rsidRPr="00652891">
        <w:rPr>
          <w:rFonts w:cstheme="majorHAnsi"/>
        </w:rPr>
        <w:t xml:space="preserve"> </w:t>
      </w:r>
      <w:proofErr w:type="spellStart"/>
      <w:r w:rsidRPr="00652891">
        <w:rPr>
          <w:rFonts w:cstheme="majorHAnsi"/>
        </w:rPr>
        <w:t>Estimate</w:t>
      </w:r>
      <w:proofErr w:type="spellEnd"/>
      <w:r w:rsidRPr="00652891">
        <w:rPr>
          <w:rFonts w:cstheme="majorHAnsi"/>
        </w:rPr>
        <w:t xml:space="preserve"> Diagnosis) descrita por </w:t>
      </w:r>
      <w:proofErr w:type="spellStart"/>
      <w:r w:rsidRPr="00652891">
        <w:rPr>
          <w:rFonts w:cstheme="majorHAnsi"/>
        </w:rPr>
        <w:t>Leckman</w:t>
      </w:r>
      <w:proofErr w:type="spellEnd"/>
      <w:r w:rsidRPr="00652891">
        <w:rPr>
          <w:rFonts w:cstheme="majorHAnsi"/>
        </w:rPr>
        <w:t xml:space="preserve"> et al </w:t>
      </w:r>
      <w:sdt>
        <w:sdtPr>
          <w:rPr>
            <w:rFonts w:cstheme="majorHAnsi"/>
            <w:color w:val="000000"/>
          </w:rPr>
          <w:tag w:val="MENDELEY_CITATION_v3_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"/>
          <w:id w:val="1623273967"/>
          <w:placeholder>
            <w:docPart w:val="C02AEA65DDC45D4ABC91D09722849939"/>
          </w:placeholder>
        </w:sdtPr>
        <w:sdtContent>
          <w:ins w:id="530" w:author="Ama de Berrio" w:date="2024-06-25T17:54:00Z">
            <w:r w:rsidR="003323D6" w:rsidRPr="003323D6">
              <w:rPr>
                <w:rFonts w:cstheme="majorHAnsi"/>
                <w:color w:val="000000"/>
              </w:rPr>
              <w:t>(100)</w:t>
            </w:r>
          </w:ins>
          <w:del w:id="531" w:author="Ama de Berrio" w:date="2024-06-21T16:17:00Z">
            <w:r w:rsidR="005359D1" w:rsidRPr="003323D6" w:rsidDel="00CA1723">
              <w:rPr>
                <w:rFonts w:cstheme="majorHAnsi"/>
                <w:color w:val="000000"/>
              </w:rPr>
              <w:delText>(98)</w:delText>
            </w:r>
          </w:del>
        </w:sdtContent>
      </w:sdt>
      <w:r w:rsidRPr="00652891">
        <w:rPr>
          <w:rFonts w:cstheme="majorHAnsi"/>
        </w:rPr>
        <w:t xml:space="preserve">. Se diseñará un formulario para la calificación del caso, los datos de cada paciente serán analizados de manera independiente y ciega por dos equipos de expertos, cada equipo estará constituido por un infectólogo y un toxicólogo clínico. Cada miembro del equipo analizará la historia clínica, las fotografías y los exámenes del paciente y calificarán de manera independiente si el paciente tiene o no tiene (SI/NO) una IPTB. Se asigna un diagnóstico definitivo a un paciente si hay acuerdo entre ambos expertos del equipo y en caso de desacuerdo se solicitará una recalificación ciega del caso por el otro equipo en conjunto. En los casos donde persista el desacuerdo entre los miembros del segundo equipo se solicitará la opinión de un tercer equipo de expertos y se calificará el caso según el criterio conjunto de este tercer equipo. </w:t>
      </w:r>
      <w:r w:rsidRPr="00EA5ABD">
        <w:rPr>
          <w:rFonts w:cstheme="majorHAnsi"/>
          <w:color w:val="000000" w:themeColor="text1"/>
        </w:rPr>
        <w:t xml:space="preserve">Se calculará el coeficiente K de Cohen (κ) para establecer la concordancia y la fiabilidad </w:t>
      </w:r>
      <w:proofErr w:type="spellStart"/>
      <w:r w:rsidRPr="00EA5ABD">
        <w:rPr>
          <w:rFonts w:cstheme="majorHAnsi"/>
          <w:color w:val="000000" w:themeColor="text1"/>
        </w:rPr>
        <w:t>interevaluador</w:t>
      </w:r>
      <w:proofErr w:type="spellEnd"/>
      <w:r w:rsidRPr="00EA5ABD">
        <w:rPr>
          <w:rFonts w:cstheme="majorHAnsi"/>
          <w:color w:val="000000" w:themeColor="text1"/>
        </w:rPr>
        <w:t xml:space="preserve"> en la calificación de los criterios para el diagnóstico. </w:t>
      </w:r>
      <w:r w:rsidR="00EA5ABD" w:rsidRPr="00EA5ABD">
        <w:rPr>
          <w:rFonts w:cstheme="majorHAnsi"/>
          <w:color w:val="000000" w:themeColor="text1"/>
        </w:rPr>
        <w:t>Para ello se usará</w:t>
      </w:r>
      <w:r w:rsidR="00EA5ABD" w:rsidRPr="00EA5ABD">
        <w:rPr>
          <w:rFonts w:cstheme="majorHAnsi"/>
          <w:b/>
          <w:bCs/>
          <w:color w:val="000000" w:themeColor="text1"/>
        </w:rPr>
        <w:t xml:space="preserve"> </w:t>
      </w:r>
      <w:r w:rsidRPr="00652891">
        <w:rPr>
          <w:rFonts w:cstheme="majorHAnsi"/>
        </w:rPr>
        <w:t xml:space="preserve">el paquete </w:t>
      </w:r>
      <w:r w:rsidR="00EA5ABD" w:rsidRPr="00652891">
        <w:rPr>
          <w:rFonts w:cstheme="majorHAnsi"/>
        </w:rPr>
        <w:t>estadístico</w:t>
      </w:r>
      <w:r w:rsidRPr="00652891">
        <w:rPr>
          <w:rFonts w:cstheme="majorHAnsi"/>
        </w:rPr>
        <w:t xml:space="preserve"> “</w:t>
      </w:r>
      <w:proofErr w:type="spellStart"/>
      <w:r w:rsidRPr="00652891">
        <w:rPr>
          <w:rFonts w:cstheme="majorHAnsi"/>
        </w:rPr>
        <w:t>irr</w:t>
      </w:r>
      <w:proofErr w:type="spellEnd"/>
      <w:r w:rsidRPr="00652891">
        <w:rPr>
          <w:rFonts w:cstheme="majorHAnsi"/>
        </w:rPr>
        <w:t xml:space="preserve">” de R® </w:t>
      </w:r>
      <w:r w:rsidRPr="00652891">
        <w:rPr>
          <w:rFonts w:cstheme="majorHAnsi"/>
          <w:bCs/>
        </w:rPr>
        <w:t>(</w:t>
      </w:r>
      <w:r w:rsidRPr="00652891">
        <w:rPr>
          <w:rFonts w:cstheme="majorHAnsi"/>
          <w:bCs/>
          <w:lang w:val="es-MX"/>
        </w:rPr>
        <w:t xml:space="preserve">R Foundation for Statistical Computing, Vienna, Austria; </w:t>
      </w:r>
      <w:r>
        <w:fldChar w:fldCharType="begin"/>
      </w:r>
      <w:r>
        <w:instrText>HYPERLINK "http://www.r-project.org/"</w:instrText>
      </w:r>
      <w:r>
        <w:fldChar w:fldCharType="separate"/>
      </w:r>
      <w:r w:rsidRPr="00652891">
        <w:rPr>
          <w:rStyle w:val="Hipervnculo"/>
          <w:rFonts w:cstheme="majorHAnsi"/>
          <w:bCs/>
          <w:lang w:val="es-MX"/>
        </w:rPr>
        <w:t>http://www.r-project.org/</w:t>
      </w:r>
      <w:r>
        <w:rPr>
          <w:rStyle w:val="Hipervnculo"/>
          <w:rFonts w:cstheme="majorHAnsi"/>
          <w:bCs/>
          <w:lang w:val="es-MX"/>
        </w:rPr>
        <w:fldChar w:fldCharType="end"/>
      </w:r>
      <w:r w:rsidRPr="00652891">
        <w:rPr>
          <w:rFonts w:cstheme="majorHAnsi"/>
          <w:bCs/>
          <w:lang w:val="es-MX"/>
        </w:rPr>
        <w:t>)</w:t>
      </w:r>
      <w:r w:rsidRPr="00652891">
        <w:rPr>
          <w:rFonts w:cstheme="majorHAnsi"/>
        </w:rPr>
        <w:t>.</w:t>
      </w:r>
    </w:p>
    <w:p w14:paraId="23479DD5" w14:textId="77777777" w:rsidR="002F3A5F" w:rsidRPr="00652891" w:rsidRDefault="002F3A5F" w:rsidP="00331ABD">
      <w:pPr>
        <w:jc w:val="both"/>
        <w:rPr>
          <w:rFonts w:cstheme="majorHAnsi"/>
          <w:b/>
          <w:bCs/>
          <w:lang w:eastAsia="es-ES"/>
        </w:rPr>
      </w:pPr>
    </w:p>
    <w:p w14:paraId="256AAB40" w14:textId="2167D097" w:rsidR="00BA5112" w:rsidRPr="00A902B2" w:rsidRDefault="00BA5112" w:rsidP="00BA5112">
      <w:pPr>
        <w:ind w:left="360"/>
        <w:jc w:val="both"/>
        <w:rPr>
          <w:rFonts w:cstheme="majorHAnsi"/>
          <w:lang w:eastAsia="es-ES"/>
        </w:rPr>
      </w:pPr>
      <w:r w:rsidRPr="00EA5ABD">
        <w:rPr>
          <w:rFonts w:cstheme="majorHAnsi"/>
          <w:b/>
          <w:bCs/>
          <w:lang w:eastAsia="es-ES"/>
        </w:rPr>
        <w:t>VARIABLES INDEPENDIENTES</w:t>
      </w:r>
      <w:r w:rsidRPr="00EA5ABD">
        <w:rPr>
          <w:rFonts w:cstheme="majorHAnsi"/>
        </w:rPr>
        <w:t xml:space="preserve">: </w:t>
      </w:r>
      <w:r w:rsidR="00A55051" w:rsidRPr="00EA5ABD">
        <w:rPr>
          <w:rFonts w:cstheme="majorHAnsi"/>
        </w:rPr>
        <w:t>adicional a las variables confirmadas en la fase de desarrollo, se verificará nuevamente de las candidatas iniciales si hay cambios en su frecuencia, variabilidad o magnitud de asociación con el diagnóstico</w:t>
      </w:r>
      <w:r w:rsidR="00A55051" w:rsidRPr="00652891">
        <w:rPr>
          <w:rFonts w:cstheme="majorHAnsi"/>
        </w:rPr>
        <w:t>.</w:t>
      </w:r>
    </w:p>
    <w:p w14:paraId="43CA43E0" w14:textId="77777777" w:rsidR="00BA5112" w:rsidRPr="00A902B2" w:rsidRDefault="00BA5112" w:rsidP="00BA5112">
      <w:pPr>
        <w:pStyle w:val="Prrafodelista"/>
        <w:ind w:left="360"/>
        <w:jc w:val="both"/>
        <w:rPr>
          <w:rFonts w:asciiTheme="majorHAnsi" w:hAnsiTheme="majorHAnsi" w:cstheme="majorHAnsi"/>
        </w:rPr>
      </w:pPr>
    </w:p>
    <w:p w14:paraId="59F95490" w14:textId="0421B674" w:rsidR="00BA0B5F" w:rsidRPr="00A902B2" w:rsidRDefault="00BA0B5F" w:rsidP="000E0CF0">
      <w:pPr>
        <w:pStyle w:val="Ttulo4"/>
      </w:pPr>
      <w:r w:rsidRPr="00A902B2">
        <w:t>FUENTES DE INFORMACIÓN</w:t>
      </w:r>
    </w:p>
    <w:p w14:paraId="4D2E01D0" w14:textId="77777777" w:rsidR="00BA0B5F" w:rsidRPr="00A902B2" w:rsidRDefault="00BA0B5F" w:rsidP="00BA0B5F">
      <w:pPr>
        <w:jc w:val="both"/>
        <w:rPr>
          <w:rFonts w:cstheme="majorHAnsi"/>
          <w:bCs/>
        </w:rPr>
      </w:pPr>
    </w:p>
    <w:p w14:paraId="790858CF" w14:textId="34705E60" w:rsidR="00BA0B5F" w:rsidRPr="00A902B2" w:rsidRDefault="00BA0B5F" w:rsidP="00A902B2">
      <w:pPr>
        <w:pStyle w:val="Prrafodelista"/>
        <w:ind w:left="360"/>
        <w:jc w:val="both"/>
        <w:rPr>
          <w:rFonts w:asciiTheme="majorHAnsi" w:hAnsiTheme="majorHAnsi" w:cstheme="majorHAnsi"/>
          <w:lang w:eastAsia="es-ES"/>
        </w:rPr>
      </w:pPr>
      <w:r w:rsidRPr="00A902B2">
        <w:rPr>
          <w:rFonts w:asciiTheme="majorHAnsi" w:hAnsiTheme="majorHAnsi" w:cstheme="majorHAnsi"/>
          <w:lang w:eastAsia="es-ES"/>
        </w:rPr>
        <w:t xml:space="preserve">Las fuentes de información serán primarias: </w:t>
      </w:r>
      <w:r w:rsidR="0029519A" w:rsidRPr="00A902B2">
        <w:rPr>
          <w:rFonts w:asciiTheme="majorHAnsi" w:hAnsiTheme="majorHAnsi" w:cstheme="majorHAnsi"/>
          <w:lang w:eastAsia="es-ES"/>
        </w:rPr>
        <w:t xml:space="preserve">el paciente y su </w:t>
      </w:r>
      <w:r w:rsidRPr="00A902B2">
        <w:rPr>
          <w:rFonts w:asciiTheme="majorHAnsi" w:hAnsiTheme="majorHAnsi" w:cstheme="majorHAnsi"/>
          <w:lang w:eastAsia="es-ES"/>
        </w:rPr>
        <w:t>historia clínica</w:t>
      </w:r>
      <w:r w:rsidR="0029519A" w:rsidRPr="00A902B2">
        <w:rPr>
          <w:rFonts w:asciiTheme="majorHAnsi" w:hAnsiTheme="majorHAnsi" w:cstheme="majorHAnsi"/>
          <w:lang w:eastAsia="es-ES"/>
        </w:rPr>
        <w:t xml:space="preserve">, de la cual se analizarán las notas de evolución médica, los </w:t>
      </w:r>
      <w:r w:rsidRPr="00A902B2">
        <w:rPr>
          <w:rFonts w:asciiTheme="majorHAnsi" w:hAnsiTheme="majorHAnsi" w:cstheme="majorHAnsi"/>
          <w:lang w:eastAsia="es-ES"/>
        </w:rPr>
        <w:t xml:space="preserve">registros de enfermería, </w:t>
      </w:r>
      <w:r w:rsidR="0029519A" w:rsidRPr="00A902B2">
        <w:rPr>
          <w:rFonts w:asciiTheme="majorHAnsi" w:hAnsiTheme="majorHAnsi" w:cstheme="majorHAnsi"/>
          <w:lang w:eastAsia="es-ES"/>
        </w:rPr>
        <w:t xml:space="preserve">las descripciones operatorias, los </w:t>
      </w:r>
      <w:r w:rsidRPr="00A902B2">
        <w:rPr>
          <w:rFonts w:asciiTheme="majorHAnsi" w:hAnsiTheme="majorHAnsi" w:cstheme="majorHAnsi"/>
          <w:lang w:eastAsia="es-ES"/>
        </w:rPr>
        <w:t xml:space="preserve">resultados de </w:t>
      </w:r>
      <w:r w:rsidR="0029519A" w:rsidRPr="00A902B2">
        <w:rPr>
          <w:rFonts w:asciiTheme="majorHAnsi" w:hAnsiTheme="majorHAnsi" w:cstheme="majorHAnsi"/>
          <w:lang w:eastAsia="es-ES"/>
        </w:rPr>
        <w:t xml:space="preserve">exámenes de </w:t>
      </w:r>
      <w:r w:rsidRPr="00A902B2">
        <w:rPr>
          <w:rFonts w:asciiTheme="majorHAnsi" w:hAnsiTheme="majorHAnsi" w:cstheme="majorHAnsi"/>
          <w:lang w:eastAsia="es-ES"/>
        </w:rPr>
        <w:t>laboratorio</w:t>
      </w:r>
      <w:r w:rsidR="0029519A" w:rsidRPr="00A902B2">
        <w:rPr>
          <w:rFonts w:asciiTheme="majorHAnsi" w:hAnsiTheme="majorHAnsi" w:cstheme="majorHAnsi"/>
          <w:lang w:eastAsia="es-ES"/>
        </w:rPr>
        <w:t xml:space="preserve">, los cultivos microbiológicos </w:t>
      </w:r>
      <w:r w:rsidRPr="00A902B2">
        <w:rPr>
          <w:rFonts w:asciiTheme="majorHAnsi" w:hAnsiTheme="majorHAnsi" w:cstheme="majorHAnsi"/>
          <w:lang w:eastAsia="es-ES"/>
        </w:rPr>
        <w:t xml:space="preserve">y </w:t>
      </w:r>
      <w:r w:rsidR="0029519A" w:rsidRPr="00A902B2">
        <w:rPr>
          <w:rFonts w:asciiTheme="majorHAnsi" w:hAnsiTheme="majorHAnsi" w:cstheme="majorHAnsi"/>
          <w:lang w:eastAsia="es-ES"/>
        </w:rPr>
        <w:t xml:space="preserve">los </w:t>
      </w:r>
      <w:r w:rsidRPr="00A902B2">
        <w:rPr>
          <w:rFonts w:asciiTheme="majorHAnsi" w:hAnsiTheme="majorHAnsi" w:cstheme="majorHAnsi"/>
          <w:lang w:eastAsia="es-ES"/>
        </w:rPr>
        <w:t>estudios radiológicos.</w:t>
      </w:r>
    </w:p>
    <w:p w14:paraId="3BF613B7" w14:textId="77777777" w:rsidR="0029519A" w:rsidRPr="00A902B2" w:rsidRDefault="0029519A" w:rsidP="00A902B2">
      <w:pPr>
        <w:pStyle w:val="Prrafodelista"/>
        <w:ind w:left="360"/>
        <w:jc w:val="both"/>
        <w:rPr>
          <w:rFonts w:asciiTheme="majorHAnsi" w:hAnsiTheme="majorHAnsi" w:cstheme="majorHAnsi"/>
          <w:lang w:eastAsia="es-ES"/>
        </w:rPr>
      </w:pPr>
    </w:p>
    <w:p w14:paraId="2799B9C5" w14:textId="051DF13D" w:rsidR="0029519A" w:rsidRPr="00A902B2" w:rsidRDefault="0029519A" w:rsidP="00A902B2">
      <w:pPr>
        <w:pStyle w:val="Prrafodelista"/>
        <w:ind w:left="360"/>
        <w:jc w:val="both"/>
        <w:rPr>
          <w:rFonts w:asciiTheme="majorHAnsi" w:hAnsiTheme="majorHAnsi" w:cstheme="majorHAnsi"/>
          <w:lang w:eastAsia="es-ES"/>
        </w:rPr>
      </w:pPr>
      <w:r w:rsidRPr="00A902B2">
        <w:rPr>
          <w:rFonts w:asciiTheme="majorHAnsi" w:hAnsiTheme="majorHAnsi" w:cstheme="majorHAnsi"/>
          <w:lang w:eastAsia="es-ES"/>
        </w:rPr>
        <w:t xml:space="preserve">El investigador principal junto con un investigador </w:t>
      </w:r>
      <w:r w:rsidR="001E33B6">
        <w:rPr>
          <w:rFonts w:asciiTheme="majorHAnsi" w:hAnsiTheme="majorHAnsi" w:cstheme="majorHAnsi"/>
          <w:lang w:eastAsia="es-ES"/>
        </w:rPr>
        <w:t>asociado</w:t>
      </w:r>
      <w:r w:rsidRPr="00A902B2">
        <w:rPr>
          <w:rFonts w:asciiTheme="majorHAnsi" w:hAnsiTheme="majorHAnsi" w:cstheme="majorHAnsi"/>
          <w:lang w:eastAsia="es-ES"/>
        </w:rPr>
        <w:t xml:space="preserve"> designado en cada institución </w:t>
      </w:r>
      <w:r w:rsidR="001E33B6" w:rsidRPr="00A902B2">
        <w:rPr>
          <w:rFonts w:asciiTheme="majorHAnsi" w:hAnsiTheme="majorHAnsi" w:cstheme="majorHAnsi"/>
          <w:lang w:eastAsia="es-ES"/>
        </w:rPr>
        <w:t>participante</w:t>
      </w:r>
      <w:r w:rsidRPr="00A902B2">
        <w:rPr>
          <w:rFonts w:asciiTheme="majorHAnsi" w:hAnsiTheme="majorHAnsi" w:cstheme="majorHAnsi"/>
          <w:lang w:eastAsia="es-ES"/>
        </w:rPr>
        <w:t xml:space="preserve"> realizará la evaluación clínica a cada paciente al menos una vez al día desde el ingreso hasta que al paciente se le diagnostique una IPTB </w:t>
      </w:r>
      <w:r w:rsidR="001E33B6">
        <w:rPr>
          <w:rFonts w:asciiTheme="majorHAnsi" w:hAnsiTheme="majorHAnsi" w:cstheme="majorHAnsi"/>
          <w:lang w:eastAsia="es-ES"/>
        </w:rPr>
        <w:t>o</w:t>
      </w:r>
      <w:r w:rsidRPr="00A902B2">
        <w:rPr>
          <w:rFonts w:asciiTheme="majorHAnsi" w:hAnsiTheme="majorHAnsi" w:cstheme="majorHAnsi"/>
          <w:lang w:eastAsia="es-ES"/>
        </w:rPr>
        <w:t xml:space="preserve"> sea dado de alta, ya sea por la mejoría de su infección o por mejoría de su cuadro de envenenamiento </w:t>
      </w:r>
      <w:r w:rsidR="001E33B6">
        <w:rPr>
          <w:rFonts w:asciiTheme="majorHAnsi" w:hAnsiTheme="majorHAnsi" w:cstheme="majorHAnsi"/>
          <w:lang w:eastAsia="es-ES"/>
        </w:rPr>
        <w:t xml:space="preserve">sin </w:t>
      </w:r>
      <w:r w:rsidRPr="00A902B2">
        <w:rPr>
          <w:rFonts w:asciiTheme="majorHAnsi" w:hAnsiTheme="majorHAnsi" w:cstheme="majorHAnsi"/>
          <w:lang w:eastAsia="es-ES"/>
        </w:rPr>
        <w:t xml:space="preserve">que </w:t>
      </w:r>
      <w:r w:rsidR="001E33B6">
        <w:rPr>
          <w:rFonts w:asciiTheme="majorHAnsi" w:hAnsiTheme="majorHAnsi" w:cstheme="majorHAnsi"/>
          <w:lang w:eastAsia="es-ES"/>
        </w:rPr>
        <w:t>h</w:t>
      </w:r>
      <w:r w:rsidRPr="00A902B2">
        <w:rPr>
          <w:rFonts w:asciiTheme="majorHAnsi" w:hAnsiTheme="majorHAnsi" w:cstheme="majorHAnsi"/>
          <w:lang w:eastAsia="es-ES"/>
        </w:rPr>
        <w:t>aya desarrollado infección.</w:t>
      </w:r>
      <w:r w:rsidR="00331ABD">
        <w:rPr>
          <w:rFonts w:asciiTheme="majorHAnsi" w:hAnsiTheme="majorHAnsi" w:cstheme="majorHAnsi"/>
          <w:lang w:eastAsia="es-ES"/>
        </w:rPr>
        <w:t xml:space="preserve"> </w:t>
      </w:r>
      <w:r w:rsidRPr="00A902B2">
        <w:rPr>
          <w:rFonts w:asciiTheme="majorHAnsi" w:hAnsiTheme="majorHAnsi" w:cstheme="majorHAnsi"/>
          <w:lang w:eastAsia="es-ES"/>
        </w:rPr>
        <w:t xml:space="preserve">La información recolectada de cada paciente será consignada en un formulario digital en tiempo real. </w:t>
      </w:r>
      <w:r w:rsidR="009107D5" w:rsidRPr="00A902B2">
        <w:rPr>
          <w:rFonts w:asciiTheme="majorHAnsi" w:hAnsiTheme="majorHAnsi" w:cstheme="majorHAnsi"/>
          <w:lang w:eastAsia="es-ES"/>
        </w:rPr>
        <w:t>La información será recolectada por la investigadora principal o el coinvestigador asignado en cada institución a partir de las historias clínicas de los pacientes, en la institución y tiempo definidos, una vez se haya obtenido la autorización del comité de ética de la investigación de la universidad y del hospital.</w:t>
      </w:r>
    </w:p>
    <w:p w14:paraId="74927034" w14:textId="77777777" w:rsidR="009107D5" w:rsidRPr="00A902B2" w:rsidRDefault="009107D5" w:rsidP="0029519A">
      <w:pPr>
        <w:ind w:left="360"/>
        <w:jc w:val="both"/>
        <w:rPr>
          <w:rFonts w:cstheme="majorHAnsi"/>
          <w:bCs/>
        </w:rPr>
      </w:pPr>
    </w:p>
    <w:p w14:paraId="322CC7E3" w14:textId="2A37BCBD" w:rsidR="009107D5" w:rsidRPr="00A902B2" w:rsidRDefault="009107D5" w:rsidP="009107D5">
      <w:pPr>
        <w:ind w:left="360"/>
        <w:jc w:val="both"/>
        <w:rPr>
          <w:rFonts w:cstheme="majorHAnsi"/>
        </w:rPr>
      </w:pPr>
      <w:r w:rsidRPr="00A902B2">
        <w:rPr>
          <w:rFonts w:cstheme="majorHAnsi"/>
        </w:rPr>
        <w:t xml:space="preserve">Cada participante tendrá asignado un código que se utilizará para su identificación, la de su historia clínica, sus exámenes y todos sus datos. La información de cada participante se transcribirá en tiempo real a un formato digital diseñado en Google </w:t>
      </w:r>
      <w:proofErr w:type="spellStart"/>
      <w:r w:rsidRPr="00A902B2">
        <w:rPr>
          <w:rFonts w:cstheme="majorHAnsi"/>
        </w:rPr>
        <w:t>Forms</w:t>
      </w:r>
      <w:proofErr w:type="spellEnd"/>
      <w:r w:rsidR="00230737">
        <w:rPr>
          <w:rFonts w:cstheme="majorHAnsi"/>
        </w:rPr>
        <w:t xml:space="preserve">, </w:t>
      </w:r>
      <w:r w:rsidRPr="00A902B2">
        <w:rPr>
          <w:rFonts w:cstheme="majorHAnsi"/>
        </w:rPr>
        <w:t xml:space="preserve">que guarda </w:t>
      </w:r>
      <w:r w:rsidRPr="00A902B2">
        <w:rPr>
          <w:rFonts w:cstheme="majorHAnsi"/>
        </w:rPr>
        <w:lastRenderedPageBreak/>
        <w:t xml:space="preserve">la información en una hoja de cálculo tipo Excel, la cual posteriormente se exportará para su análisis al software estadístico R® </w:t>
      </w:r>
      <w:r w:rsidR="0015688B" w:rsidRPr="00A902B2">
        <w:rPr>
          <w:rFonts w:cstheme="majorHAnsi"/>
          <w:bCs/>
        </w:rPr>
        <w:t>(</w:t>
      </w:r>
      <w:r w:rsidR="0015688B" w:rsidRPr="00A902B2">
        <w:rPr>
          <w:rFonts w:cstheme="majorHAnsi"/>
          <w:bCs/>
          <w:lang w:val="es-MX"/>
        </w:rPr>
        <w:t xml:space="preserve">R Foundation for Statistical Computing, Vienna, Austria; </w:t>
      </w:r>
      <w:r>
        <w:fldChar w:fldCharType="begin"/>
      </w:r>
      <w:r>
        <w:instrText>HYPERLINK "http://www.r-project.org/"</w:instrText>
      </w:r>
      <w:r>
        <w:fldChar w:fldCharType="separate"/>
      </w:r>
      <w:r w:rsidR="0015688B" w:rsidRPr="00A902B2">
        <w:rPr>
          <w:rStyle w:val="Hipervnculo"/>
          <w:rFonts w:cstheme="majorHAnsi"/>
          <w:bCs/>
          <w:lang w:val="es-MX"/>
        </w:rPr>
        <w:t>http://www.r-project.org/</w:t>
      </w:r>
      <w:r>
        <w:rPr>
          <w:rStyle w:val="Hipervnculo"/>
          <w:rFonts w:cstheme="majorHAnsi"/>
          <w:bCs/>
          <w:lang w:val="es-MX"/>
        </w:rPr>
        <w:fldChar w:fldCharType="end"/>
      </w:r>
      <w:r w:rsidR="0015688B" w:rsidRPr="00A902B2">
        <w:rPr>
          <w:rFonts w:cstheme="majorHAnsi"/>
          <w:bCs/>
          <w:lang w:val="es-MX"/>
        </w:rPr>
        <w:t xml:space="preserve">) </w:t>
      </w:r>
      <w:r w:rsidRPr="00A902B2">
        <w:rPr>
          <w:rFonts w:cstheme="majorHAnsi"/>
        </w:rPr>
        <w:t xml:space="preserve">en la versión que se encuentre disponible al momento del procesamiento estadístico de los datos. Previamente a la transferencia secundaria de datos al software R®, se hará un curado de estos para filtrar y organizar la información, verificar errores de digitación, datos perdidos, o atípicos. Los datos atípicos o perdidos que se encuentren mediante el análisis exploratorio se verificarán directamente con la historia clínica del paciente. Se llevará un registro digital de las correcciones que sea necesario realizar. </w:t>
      </w:r>
    </w:p>
    <w:p w14:paraId="5C197709" w14:textId="60823DBF" w:rsidR="0029519A" w:rsidRPr="00A902B2" w:rsidRDefault="0029519A" w:rsidP="009107D5">
      <w:pPr>
        <w:ind w:left="360"/>
        <w:jc w:val="both"/>
        <w:rPr>
          <w:rFonts w:cstheme="majorHAnsi"/>
        </w:rPr>
      </w:pPr>
      <w:r w:rsidRPr="00A902B2">
        <w:rPr>
          <w:rFonts w:cstheme="majorHAnsi"/>
        </w:rPr>
        <w:t xml:space="preserve">A cada paciente, durante la hospitalización se le realizarán los exámenes previamente definidos, se le </w:t>
      </w:r>
      <w:r w:rsidR="005104F6" w:rsidRPr="00A902B2">
        <w:rPr>
          <w:rFonts w:cstheme="majorHAnsi"/>
        </w:rPr>
        <w:t xml:space="preserve">realizarán fotografías </w:t>
      </w:r>
      <w:r w:rsidRPr="00A902B2">
        <w:rPr>
          <w:rFonts w:cstheme="majorHAnsi"/>
        </w:rPr>
        <w:t xml:space="preserve">del sitio de la mordedura y de la infección (de frente, de lado y comparativamente con la otra extremidad cuando sea el caso). </w:t>
      </w:r>
    </w:p>
    <w:p w14:paraId="60DC3C5B" w14:textId="77777777" w:rsidR="00382ED8" w:rsidRPr="00A902B2" w:rsidRDefault="00382ED8" w:rsidP="0029519A">
      <w:pPr>
        <w:ind w:left="360"/>
        <w:jc w:val="both"/>
        <w:rPr>
          <w:rFonts w:cstheme="majorHAnsi"/>
          <w:w w:val="110"/>
        </w:rPr>
      </w:pPr>
    </w:p>
    <w:p w14:paraId="1AC7F9BA" w14:textId="375062EC" w:rsidR="00382ED8" w:rsidRPr="00A902B2" w:rsidRDefault="00382ED8" w:rsidP="0029519A">
      <w:pPr>
        <w:ind w:left="360"/>
        <w:jc w:val="both"/>
        <w:rPr>
          <w:rFonts w:cstheme="majorHAnsi"/>
        </w:rPr>
      </w:pPr>
      <w:r w:rsidRPr="00A902B2">
        <w:rPr>
          <w:rFonts w:cstheme="majorHAnsi"/>
        </w:rPr>
        <w:t>La investigadora principal hará el entrenamiento del coinvestigador en cada institución, en todo lo concerniente al protocolo de investigación, la evaluación clínica del paciente,</w:t>
      </w:r>
      <w:r w:rsidR="009107D5" w:rsidRPr="00A902B2">
        <w:rPr>
          <w:rFonts w:cstheme="majorHAnsi"/>
        </w:rPr>
        <w:t xml:space="preserve"> la toma de las fotografías,</w:t>
      </w:r>
      <w:r w:rsidRPr="00A902B2">
        <w:rPr>
          <w:rFonts w:cstheme="majorHAnsi"/>
        </w:rPr>
        <w:t xml:space="preserve"> la recolección de datos, el diligenciamiento del formulario y la técnica de punción aspiración.</w:t>
      </w:r>
    </w:p>
    <w:p w14:paraId="3A77F835" w14:textId="77777777" w:rsidR="00210765" w:rsidRPr="00A902B2" w:rsidRDefault="00210765" w:rsidP="00B46E99">
      <w:pPr>
        <w:jc w:val="both"/>
        <w:rPr>
          <w:rFonts w:cstheme="majorHAnsi"/>
          <w:w w:val="110"/>
        </w:rPr>
      </w:pPr>
    </w:p>
    <w:p w14:paraId="0B249DD9" w14:textId="5959E8D5" w:rsidR="009107D5" w:rsidRPr="00A902B2" w:rsidRDefault="009107D5" w:rsidP="00DA4E42">
      <w:pPr>
        <w:ind w:left="360"/>
        <w:jc w:val="both"/>
        <w:rPr>
          <w:rFonts w:cstheme="majorHAnsi"/>
        </w:rPr>
      </w:pPr>
      <w:r w:rsidRPr="00A902B2">
        <w:rPr>
          <w:rFonts w:cstheme="majorHAnsi"/>
        </w:rPr>
        <w:t xml:space="preserve">Toda la información que se recopile de cada una de las fases de la investigación se guardará </w:t>
      </w:r>
      <w:r w:rsidR="00DA4E42" w:rsidRPr="00A902B2">
        <w:rPr>
          <w:rFonts w:cstheme="majorHAnsi"/>
        </w:rPr>
        <w:t xml:space="preserve">en archivos y bases de datos digitales </w:t>
      </w:r>
      <w:r w:rsidRPr="00A902B2">
        <w:rPr>
          <w:rFonts w:cstheme="majorHAnsi"/>
        </w:rPr>
        <w:t>por 5 años.</w:t>
      </w:r>
    </w:p>
    <w:p w14:paraId="16C852FE" w14:textId="77777777" w:rsidR="009107D5" w:rsidRPr="00A902B2" w:rsidRDefault="009107D5" w:rsidP="009107D5">
      <w:pPr>
        <w:ind w:left="360"/>
        <w:jc w:val="both"/>
        <w:rPr>
          <w:rFonts w:cstheme="majorHAnsi"/>
        </w:rPr>
      </w:pPr>
      <w:r w:rsidRPr="00A902B2">
        <w:rPr>
          <w:rFonts w:cstheme="majorHAnsi"/>
        </w:rPr>
        <w:t xml:space="preserve">Semanalmente se realizará una copia de la base de datos, en un disco duro externo o en un repositorio virtual. Una vez finalizada la investigación, la información disponible en formato digital, se guardará encriptada en un disco duro físico o en la nube. </w:t>
      </w:r>
    </w:p>
    <w:p w14:paraId="4ED00FDA" w14:textId="77777777" w:rsidR="00BA0B5F" w:rsidRPr="00A902B2" w:rsidRDefault="00BA0B5F" w:rsidP="00894454">
      <w:pPr>
        <w:jc w:val="both"/>
        <w:rPr>
          <w:rFonts w:cstheme="majorHAnsi"/>
        </w:rPr>
      </w:pPr>
    </w:p>
    <w:p w14:paraId="6C0608F2" w14:textId="77777777" w:rsidR="00BA0B5F" w:rsidRPr="00A902B2" w:rsidRDefault="00BA0B5F" w:rsidP="000E0CF0">
      <w:pPr>
        <w:pStyle w:val="Ttulo4"/>
      </w:pPr>
      <w:r w:rsidRPr="00A902B2">
        <w:t>PRUEBA PILOTO</w:t>
      </w:r>
    </w:p>
    <w:p w14:paraId="3E9214F7" w14:textId="77777777" w:rsidR="00BA0B5F" w:rsidRPr="00A902B2" w:rsidRDefault="00BA0B5F" w:rsidP="00BA0B5F">
      <w:pPr>
        <w:jc w:val="both"/>
        <w:rPr>
          <w:rFonts w:cstheme="majorHAnsi"/>
          <w:bCs/>
          <w:color w:val="002060"/>
          <w:w w:val="110"/>
          <w:sz w:val="26"/>
          <w:szCs w:val="26"/>
          <w:lang w:eastAsia="es-ES"/>
        </w:rPr>
      </w:pPr>
    </w:p>
    <w:p w14:paraId="053B14B0" w14:textId="0DC6FEF6" w:rsidR="00BA0B5F" w:rsidRPr="00A902B2" w:rsidRDefault="00BA0B5F" w:rsidP="00BA0B5F">
      <w:pPr>
        <w:ind w:left="360"/>
        <w:jc w:val="both"/>
        <w:rPr>
          <w:rFonts w:cstheme="majorHAnsi"/>
        </w:rPr>
      </w:pPr>
      <w:r w:rsidRPr="00A902B2">
        <w:rPr>
          <w:rFonts w:cstheme="majorHAnsi"/>
        </w:rPr>
        <w:t xml:space="preserve">Con el fin de identificar posibles dificultades con el </w:t>
      </w:r>
      <w:r w:rsidR="00DA4E42" w:rsidRPr="00A902B2">
        <w:rPr>
          <w:rFonts w:cstheme="majorHAnsi"/>
        </w:rPr>
        <w:t>proceso</w:t>
      </w:r>
      <w:r w:rsidRPr="00A902B2">
        <w:rPr>
          <w:rFonts w:cstheme="majorHAnsi"/>
        </w:rPr>
        <w:t>, se realizará una prueba piloto con</w:t>
      </w:r>
      <w:r w:rsidR="00DA4E42" w:rsidRPr="00A902B2">
        <w:rPr>
          <w:rFonts w:cstheme="majorHAnsi"/>
        </w:rPr>
        <w:t xml:space="preserve"> 5 </w:t>
      </w:r>
      <w:r w:rsidRPr="00A902B2">
        <w:rPr>
          <w:rFonts w:cstheme="majorHAnsi"/>
        </w:rPr>
        <w:t>pacientes</w:t>
      </w:r>
      <w:r w:rsidR="00DA4E42" w:rsidRPr="00A902B2">
        <w:rPr>
          <w:rFonts w:cstheme="majorHAnsi"/>
        </w:rPr>
        <w:t xml:space="preserve"> por institución participante</w:t>
      </w:r>
      <w:r w:rsidRPr="00A902B2">
        <w:rPr>
          <w:rFonts w:cstheme="majorHAnsi"/>
        </w:rPr>
        <w:t>, estos datos se incluirán en el análisis completo.</w:t>
      </w:r>
    </w:p>
    <w:p w14:paraId="5D91F271" w14:textId="77777777" w:rsidR="00894454" w:rsidRPr="00A902B2" w:rsidRDefault="00894454" w:rsidP="00BA0B5F">
      <w:pPr>
        <w:ind w:left="360"/>
        <w:jc w:val="both"/>
        <w:rPr>
          <w:rFonts w:cstheme="majorHAnsi"/>
        </w:rPr>
      </w:pPr>
    </w:p>
    <w:p w14:paraId="746B1499" w14:textId="77777777" w:rsidR="00F126EA" w:rsidRPr="00A902B2" w:rsidRDefault="00F126EA" w:rsidP="000E0CF0">
      <w:pPr>
        <w:pStyle w:val="Ttulo4"/>
      </w:pPr>
      <w:r w:rsidRPr="00A902B2">
        <w:t xml:space="preserve">PLAN DE ANÁLISIS ESTADÍSTICO: </w:t>
      </w:r>
    </w:p>
    <w:p w14:paraId="4B021550" w14:textId="77777777" w:rsidR="00F126EA" w:rsidRPr="00A902B2" w:rsidRDefault="00F126EA" w:rsidP="00F126EA">
      <w:pPr>
        <w:rPr>
          <w:rFonts w:cstheme="majorHAnsi"/>
          <w:lang w:eastAsia="es-ES"/>
        </w:rPr>
      </w:pPr>
    </w:p>
    <w:p w14:paraId="29F86EE9" w14:textId="2619DF1E" w:rsidR="00F126EA" w:rsidRPr="007B142F" w:rsidRDefault="00F126EA" w:rsidP="00BA5112">
      <w:pPr>
        <w:pStyle w:val="Ttulo5"/>
      </w:pPr>
      <w:r w:rsidRPr="007B142F">
        <w:t xml:space="preserve">CÁLCULO DEL TAMAÑO DE MUESTRA </w:t>
      </w:r>
    </w:p>
    <w:p w14:paraId="00F5E648" w14:textId="77777777" w:rsidR="007B142F" w:rsidRDefault="007B142F" w:rsidP="00956B27">
      <w:pPr>
        <w:ind w:left="360"/>
        <w:jc w:val="both"/>
        <w:rPr>
          <w:rFonts w:cstheme="majorHAnsi"/>
          <w:lang w:eastAsia="es-ES"/>
        </w:rPr>
      </w:pPr>
    </w:p>
    <w:p w14:paraId="6F44C3C8" w14:textId="40412D88" w:rsidR="00F126EA" w:rsidRPr="007B142F" w:rsidRDefault="00540ECE" w:rsidP="00956B27">
      <w:pPr>
        <w:ind w:left="360"/>
        <w:jc w:val="both"/>
        <w:rPr>
          <w:rFonts w:cstheme="majorHAnsi"/>
        </w:rPr>
      </w:pPr>
      <w:r w:rsidRPr="00B46E99">
        <w:rPr>
          <w:rFonts w:cstheme="majorHAnsi"/>
          <w:lang w:eastAsia="es-ES"/>
        </w:rPr>
        <w:t xml:space="preserve">La validación </w:t>
      </w:r>
      <w:r w:rsidR="00854121" w:rsidRPr="00B46E99">
        <w:rPr>
          <w:rFonts w:cstheme="majorHAnsi"/>
          <w:lang w:eastAsia="es-ES"/>
        </w:rPr>
        <w:t xml:space="preserve">externa </w:t>
      </w:r>
      <w:r w:rsidRPr="00B46E99">
        <w:rPr>
          <w:rFonts w:cstheme="majorHAnsi"/>
          <w:lang w:eastAsia="es-ES"/>
        </w:rPr>
        <w:t>del modelo se realizará en una muestra de</w:t>
      </w:r>
      <w:r w:rsidR="00854121" w:rsidRPr="00B46E99">
        <w:rPr>
          <w:rFonts w:cstheme="majorHAnsi"/>
          <w:lang w:eastAsia="es-ES"/>
        </w:rPr>
        <w:t xml:space="preserve"> al menos</w:t>
      </w:r>
      <w:r w:rsidRPr="00B46E99">
        <w:rPr>
          <w:rFonts w:cstheme="majorHAnsi"/>
          <w:lang w:eastAsia="es-ES"/>
        </w:rPr>
        <w:t xml:space="preserve"> 1</w:t>
      </w:r>
      <w:r w:rsidR="00854121" w:rsidRPr="00B46E99">
        <w:rPr>
          <w:rFonts w:cstheme="majorHAnsi"/>
          <w:lang w:eastAsia="es-ES"/>
        </w:rPr>
        <w:t>5</w:t>
      </w:r>
      <w:r w:rsidRPr="00B46E99">
        <w:rPr>
          <w:rFonts w:cstheme="majorHAnsi"/>
          <w:lang w:eastAsia="es-ES"/>
        </w:rPr>
        <w:t>0 eventos y 1</w:t>
      </w:r>
      <w:r w:rsidR="00854121" w:rsidRPr="00B46E99">
        <w:rPr>
          <w:rFonts w:cstheme="majorHAnsi"/>
          <w:lang w:eastAsia="es-ES"/>
        </w:rPr>
        <w:t>5</w:t>
      </w:r>
      <w:r w:rsidRPr="00B46E99">
        <w:rPr>
          <w:rFonts w:cstheme="majorHAnsi"/>
          <w:lang w:eastAsia="es-ES"/>
        </w:rPr>
        <w:t>0 no eventos,</w:t>
      </w:r>
      <w:r w:rsidR="00854121" w:rsidRPr="00B46E99">
        <w:rPr>
          <w:rFonts w:cstheme="majorHAnsi"/>
          <w:lang w:eastAsia="es-ES"/>
        </w:rPr>
        <w:t xml:space="preserve"> recolectados desde la cohorte prospectiva,</w:t>
      </w:r>
      <w:r w:rsidRPr="00B46E99">
        <w:rPr>
          <w:rFonts w:cstheme="majorHAnsi"/>
          <w:lang w:eastAsia="es-ES"/>
        </w:rPr>
        <w:t xml:space="preserve"> aunque eventualmente este tamaño puede cambiar a partir de los estimadores encontrados en </w:t>
      </w:r>
      <w:r w:rsidR="00854121" w:rsidRPr="00B46E99">
        <w:rPr>
          <w:rFonts w:cstheme="majorHAnsi"/>
          <w:lang w:eastAsia="es-ES"/>
        </w:rPr>
        <w:t>el desarrollo y la v</w:t>
      </w:r>
      <w:r w:rsidRPr="00B46E99">
        <w:rPr>
          <w:rFonts w:cstheme="majorHAnsi"/>
          <w:lang w:eastAsia="es-ES"/>
        </w:rPr>
        <w:t xml:space="preserve">alidación interna del modelo. </w:t>
      </w:r>
      <w:bookmarkStart w:id="532" w:name="_Hlk163995746"/>
      <w:r w:rsidRPr="00B46E99">
        <w:rPr>
          <w:rFonts w:cstheme="majorHAnsi"/>
          <w:lang w:eastAsia="es-ES"/>
        </w:rPr>
        <w:t>Para e</w:t>
      </w:r>
      <w:r w:rsidR="00854121" w:rsidRPr="00B46E99">
        <w:rPr>
          <w:rFonts w:cstheme="majorHAnsi"/>
          <w:lang w:eastAsia="es-ES"/>
        </w:rPr>
        <w:t xml:space="preserve">stos potenciales ajustes se considerarán la </w:t>
      </w:r>
      <w:r w:rsidR="00956B27" w:rsidRPr="00B46E99">
        <w:rPr>
          <w:rFonts w:cstheme="majorHAnsi"/>
          <w:lang w:eastAsia="es-ES"/>
        </w:rPr>
        <w:t>metodología</w:t>
      </w:r>
      <w:r w:rsidR="00854121" w:rsidRPr="00B46E99">
        <w:rPr>
          <w:rFonts w:cstheme="majorHAnsi"/>
          <w:lang w:eastAsia="es-ES"/>
        </w:rPr>
        <w:t xml:space="preserve"> y las simulaciones</w:t>
      </w:r>
      <w:r w:rsidR="00956B27" w:rsidRPr="00B46E99">
        <w:rPr>
          <w:rFonts w:cstheme="majorHAnsi"/>
          <w:lang w:eastAsia="es-ES"/>
        </w:rPr>
        <w:t xml:space="preserve"> propuesta</w:t>
      </w:r>
      <w:r w:rsidR="00854121" w:rsidRPr="00B46E99">
        <w:rPr>
          <w:rFonts w:cstheme="majorHAnsi"/>
          <w:lang w:eastAsia="es-ES"/>
        </w:rPr>
        <w:t>s</w:t>
      </w:r>
      <w:r w:rsidR="00956B27" w:rsidRPr="00B46E99">
        <w:rPr>
          <w:rFonts w:cstheme="majorHAnsi"/>
          <w:lang w:eastAsia="es-ES"/>
        </w:rPr>
        <w:t xml:space="preserve"> por Snell y cols </w:t>
      </w:r>
      <w:sdt>
        <w:sdtPr>
          <w:rPr>
            <w:rFonts w:cstheme="majorHAnsi"/>
            <w:color w:val="000000"/>
            <w:lang w:eastAsia="es-ES"/>
          </w:rPr>
          <w:tag w:val="MENDELEY_CITATION_v3_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"/>
          <w:id w:val="1869018683"/>
          <w:placeholder>
            <w:docPart w:val="DefaultPlaceholder_-1854013440"/>
          </w:placeholder>
        </w:sdtPr>
        <w:sdtContent>
          <w:ins w:id="533" w:author="Ama de Berrio" w:date="2024-06-25T17:54:00Z">
            <w:r w:rsidR="003323D6" w:rsidRPr="003323D6">
              <w:rPr>
                <w:rFonts w:cstheme="majorHAnsi"/>
                <w:color w:val="000000"/>
                <w:lang w:eastAsia="es-ES"/>
              </w:rPr>
              <w:t>(101)</w:t>
            </w:r>
          </w:ins>
          <w:del w:id="534" w:author="Ama de Berrio" w:date="2024-06-21T16:17:00Z">
            <w:r w:rsidR="005359D1" w:rsidRPr="003323D6" w:rsidDel="00CA1723">
              <w:rPr>
                <w:rFonts w:cstheme="majorHAnsi"/>
                <w:color w:val="000000"/>
                <w:lang w:eastAsia="es-ES"/>
              </w:rPr>
              <w:delText>(99)</w:delText>
            </w:r>
          </w:del>
        </w:sdtContent>
      </w:sdt>
      <w:r w:rsidRPr="00B46E99">
        <w:rPr>
          <w:rFonts w:cstheme="majorHAnsi"/>
          <w:lang w:eastAsia="es-ES"/>
        </w:rPr>
        <w:t>.</w:t>
      </w:r>
    </w:p>
    <w:p w14:paraId="3C17CE96" w14:textId="77777777" w:rsidR="00F126EA" w:rsidRPr="00956B27" w:rsidRDefault="00F126EA" w:rsidP="00F126EA">
      <w:pPr>
        <w:rPr>
          <w:rFonts w:cstheme="majorHAnsi"/>
          <w:lang w:eastAsia="es-ES"/>
        </w:rPr>
      </w:pPr>
    </w:p>
    <w:bookmarkEnd w:id="532"/>
    <w:p w14:paraId="63D6982E" w14:textId="77777777" w:rsidR="00F126EA" w:rsidRPr="00A902B2" w:rsidRDefault="00F126EA" w:rsidP="00BA5112">
      <w:pPr>
        <w:pStyle w:val="Ttulo5"/>
        <w:rPr>
          <w:bCs/>
        </w:rPr>
      </w:pPr>
      <w:r w:rsidRPr="00A902B2">
        <w:rPr>
          <w:w w:val="110"/>
        </w:rPr>
        <w:t>PROCESAMIENTO Y ANÁLISIS DE DATOS</w:t>
      </w:r>
    </w:p>
    <w:p w14:paraId="1B597853" w14:textId="50922392" w:rsidR="00F126EA" w:rsidRPr="00A902B2" w:rsidRDefault="00F126EA" w:rsidP="00F126EA">
      <w:pPr>
        <w:ind w:left="360"/>
        <w:jc w:val="both"/>
        <w:rPr>
          <w:rFonts w:cstheme="majorHAnsi"/>
        </w:rPr>
      </w:pPr>
      <w:r w:rsidRPr="00A902B2">
        <w:rPr>
          <w:rFonts w:cstheme="majorHAnsi"/>
        </w:rPr>
        <w:t xml:space="preserve">Para las variables sociodemográficas y características clínicas de los pacientes se </w:t>
      </w:r>
      <w:r w:rsidR="00854121" w:rsidRPr="00A902B2">
        <w:rPr>
          <w:rFonts w:cstheme="majorHAnsi"/>
        </w:rPr>
        <w:t>usarán</w:t>
      </w:r>
      <w:r w:rsidRPr="00A902B2">
        <w:rPr>
          <w:rFonts w:cstheme="majorHAnsi"/>
        </w:rPr>
        <w:t xml:space="preserve"> estadísticos descriptivos, para variables cualitativas se calcularán frecuencias o </w:t>
      </w:r>
      <w:r w:rsidRPr="00A902B2">
        <w:rPr>
          <w:rFonts w:cstheme="majorHAnsi"/>
        </w:rPr>
        <w:lastRenderedPageBreak/>
        <w:t>proporciones; para las variables cuantitativas, se calcularán media y desviación estándar, para los datos que tienen distribución normal y mediana y rango intercuartílico, para los que no.</w:t>
      </w:r>
      <w:r w:rsidR="00854121">
        <w:rPr>
          <w:rFonts w:cstheme="majorHAnsi"/>
        </w:rPr>
        <w:t xml:space="preserve"> </w:t>
      </w:r>
      <w:r w:rsidRPr="00A902B2">
        <w:rPr>
          <w:rFonts w:cstheme="majorHAnsi"/>
        </w:rPr>
        <w:t xml:space="preserve">Se realizará un análisis exploratorio con el objetivo de comprender la distribución de los datos, encontrar valores atípicos o erróneos, detectar datos faltantes, establecer correlaciones entre las variables y abordar la multicolinealidad previo al modelado estadístico de los datos. </w:t>
      </w:r>
    </w:p>
    <w:p w14:paraId="1B6D8700" w14:textId="77777777" w:rsidR="00F126EA" w:rsidRPr="00A902B2" w:rsidRDefault="00F126EA" w:rsidP="00540ECE">
      <w:pPr>
        <w:jc w:val="both"/>
        <w:rPr>
          <w:rFonts w:cstheme="majorHAnsi"/>
          <w:lang w:eastAsia="es-ES"/>
        </w:rPr>
      </w:pPr>
    </w:p>
    <w:p w14:paraId="0950B320" w14:textId="6F913346" w:rsidR="00C45B91" w:rsidRPr="00A902B2" w:rsidRDefault="00894454" w:rsidP="00BA363C">
      <w:pPr>
        <w:pStyle w:val="Prrafodelista"/>
        <w:ind w:left="360"/>
        <w:jc w:val="both"/>
        <w:rPr>
          <w:rFonts w:asciiTheme="majorHAnsi" w:hAnsiTheme="majorHAnsi" w:cstheme="majorHAnsi"/>
        </w:rPr>
      </w:pPr>
      <w:r w:rsidRPr="00A902B2">
        <w:rPr>
          <w:rFonts w:asciiTheme="majorHAnsi" w:hAnsiTheme="majorHAnsi" w:cstheme="majorHAnsi"/>
          <w:lang w:val="es-CO" w:eastAsia="es-ES"/>
        </w:rPr>
        <w:t>S</w:t>
      </w:r>
      <w:proofErr w:type="spellStart"/>
      <w:r w:rsidR="00F126EA" w:rsidRPr="00A902B2">
        <w:rPr>
          <w:rFonts w:asciiTheme="majorHAnsi" w:hAnsiTheme="majorHAnsi" w:cstheme="majorHAnsi"/>
          <w:lang w:eastAsia="es-ES"/>
        </w:rPr>
        <w:t>e</w:t>
      </w:r>
      <w:proofErr w:type="spellEnd"/>
      <w:r w:rsidR="00F126EA" w:rsidRPr="00A902B2">
        <w:rPr>
          <w:rFonts w:asciiTheme="majorHAnsi" w:hAnsiTheme="majorHAnsi" w:cstheme="majorHAnsi"/>
          <w:lang w:eastAsia="es-ES"/>
        </w:rPr>
        <w:t xml:space="preserve"> aplicará el modelo de predicción existente en el nuevo set de datos para </w:t>
      </w:r>
      <w:r w:rsidR="00F126EA" w:rsidRPr="002B34B4">
        <w:rPr>
          <w:rFonts w:asciiTheme="majorHAnsi" w:hAnsiTheme="majorHAnsi" w:cstheme="majorHAnsi"/>
          <w:lang w:eastAsia="es-ES"/>
        </w:rPr>
        <w:t>obtener unos nuevos valores de probabilidad</w:t>
      </w:r>
      <w:r w:rsidR="002B34B4" w:rsidRPr="002B34B4">
        <w:rPr>
          <w:rFonts w:asciiTheme="majorHAnsi" w:hAnsiTheme="majorHAnsi" w:cstheme="majorHAnsi"/>
          <w:lang w:eastAsia="es-ES"/>
        </w:rPr>
        <w:t>,</w:t>
      </w:r>
      <w:r w:rsidR="00F126EA" w:rsidRPr="002B34B4">
        <w:rPr>
          <w:rFonts w:asciiTheme="majorHAnsi" w:hAnsiTheme="majorHAnsi" w:cstheme="majorHAnsi"/>
          <w:lang w:eastAsia="es-ES"/>
        </w:rPr>
        <w:t xml:space="preserve"> los cuales se graficarán en un histograma comparando</w:t>
      </w:r>
      <w:r w:rsidR="002B34B4" w:rsidRPr="002B34B4">
        <w:rPr>
          <w:rFonts w:asciiTheme="majorHAnsi" w:hAnsiTheme="majorHAnsi" w:cstheme="majorHAnsi"/>
          <w:lang w:eastAsia="es-ES"/>
        </w:rPr>
        <w:t xml:space="preserve"> </w:t>
      </w:r>
      <w:r w:rsidR="00F126EA" w:rsidRPr="002B34B4">
        <w:rPr>
          <w:rFonts w:asciiTheme="majorHAnsi" w:hAnsiTheme="majorHAnsi" w:cstheme="majorHAnsi"/>
          <w:lang w:eastAsia="es-ES"/>
        </w:rPr>
        <w:t xml:space="preserve">ambos modelos con sus respectivos valores promedio y su desviación estándar. </w:t>
      </w:r>
      <w:r w:rsidR="00F126EA" w:rsidRPr="002B34B4">
        <w:rPr>
          <w:rFonts w:asciiTheme="majorHAnsi" w:hAnsiTheme="majorHAnsi" w:cstheme="majorHAnsi"/>
          <w:lang w:val="es-MX"/>
        </w:rPr>
        <w:t xml:space="preserve">Para la discriminación del modelo se medirán el área bajo la curva ROC (Area Under Curve - Receiver Operating Characteristic: AUROC), la cual se construirá graficando la sensibilidad y 1 - especificidad correspondientes a cada punto de corte para la probabilidad predicha por el modelo y se reportará su IC95% </w:t>
      </w:r>
      <w:sdt>
        <w:sdtPr>
          <w:rPr>
            <w:rFonts w:asciiTheme="majorHAnsi" w:hAnsiTheme="majorHAnsi" w:cstheme="majorHAnsi"/>
            <w:color w:val="000000"/>
            <w:lang w:val="es-MX"/>
          </w:rPr>
          <w:tag w:val="MENDELEY_CITATION_v3_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"/>
          <w:id w:val="-1700859821"/>
          <w:placeholder>
            <w:docPart w:val="BD902B1CB5081C458A59494B2FBFDD1D"/>
          </w:placeholder>
        </w:sdtPr>
        <w:sdtContent>
          <w:ins w:id="535" w:author="Ama de Berrio" w:date="2024-06-25T17:54:00Z">
            <w:r w:rsidR="003323D6" w:rsidRPr="003323D6">
              <w:rPr>
                <w:rFonts w:asciiTheme="majorHAnsi" w:hAnsiTheme="majorHAnsi" w:cstheme="majorHAnsi"/>
                <w:color w:val="000000"/>
                <w:lang w:val="es-MX"/>
              </w:rPr>
              <w:t>(96)</w:t>
            </w:r>
          </w:ins>
          <w:del w:id="536" w:author="Ama de Berrio" w:date="2024-06-21T16:17:00Z">
            <w:r w:rsidR="005359D1" w:rsidRPr="003323D6" w:rsidDel="00CA1723">
              <w:rPr>
                <w:rFonts w:asciiTheme="majorHAnsi" w:hAnsiTheme="majorHAnsi" w:cstheme="majorHAnsi"/>
                <w:color w:val="000000"/>
                <w:lang w:val="es-MX"/>
              </w:rPr>
              <w:delText>(94)</w:delText>
            </w:r>
          </w:del>
        </w:sdtContent>
      </w:sdt>
      <w:r w:rsidR="00F126EA" w:rsidRPr="002B34B4">
        <w:rPr>
          <w:rFonts w:asciiTheme="majorHAnsi" w:hAnsiTheme="majorHAnsi" w:cstheme="majorHAnsi"/>
          <w:lang w:val="es-MX"/>
        </w:rPr>
        <w:t>.</w:t>
      </w:r>
      <w:r w:rsidR="00F126EA" w:rsidRPr="002B34B4">
        <w:rPr>
          <w:rFonts w:asciiTheme="majorHAnsi" w:hAnsiTheme="majorHAnsi" w:cstheme="majorHAnsi"/>
        </w:rPr>
        <w:t xml:space="preserve"> Para su cálculo se </w:t>
      </w:r>
      <w:r w:rsidR="00F126EA" w:rsidRPr="002B34B4">
        <w:rPr>
          <w:rFonts w:asciiTheme="majorHAnsi" w:hAnsiTheme="majorHAnsi" w:cstheme="majorHAnsi"/>
          <w:lang w:val="es-MX"/>
        </w:rPr>
        <w:t xml:space="preserve">utilizará el paquete "pROC" del programa estadístico </w:t>
      </w:r>
      <w:r w:rsidR="00F126EA" w:rsidRPr="002B34B4">
        <w:rPr>
          <w:rFonts w:asciiTheme="majorHAnsi" w:hAnsiTheme="majorHAnsi" w:cstheme="majorHAnsi"/>
          <w:bCs/>
        </w:rPr>
        <w:t xml:space="preserve">R® </w:t>
      </w:r>
      <w:r w:rsidR="0015688B" w:rsidRPr="002B34B4">
        <w:rPr>
          <w:rFonts w:asciiTheme="majorHAnsi" w:hAnsiTheme="majorHAnsi" w:cstheme="majorHAnsi"/>
          <w:bCs/>
        </w:rPr>
        <w:t>(</w:t>
      </w:r>
      <w:r w:rsidR="0015688B" w:rsidRPr="002B34B4">
        <w:rPr>
          <w:rFonts w:asciiTheme="majorHAnsi" w:hAnsiTheme="majorHAnsi" w:cstheme="majorHAnsi"/>
          <w:bCs/>
          <w:lang w:val="es-MX"/>
        </w:rPr>
        <w:t xml:space="preserve">R Foundation for Statistical Computing, Vienna, Austria; </w:t>
      </w:r>
      <w:r>
        <w:fldChar w:fldCharType="begin"/>
      </w:r>
      <w:r>
        <w:instrText>HYPERLINK "http://www.r-project.org/"</w:instrText>
      </w:r>
      <w:r>
        <w:fldChar w:fldCharType="separate"/>
      </w:r>
      <w:r w:rsidR="0015688B" w:rsidRPr="002B34B4">
        <w:rPr>
          <w:rStyle w:val="Hipervnculo"/>
          <w:rFonts w:asciiTheme="majorHAnsi" w:hAnsiTheme="majorHAnsi" w:cstheme="majorHAnsi"/>
          <w:bCs/>
          <w:lang w:val="es-MX"/>
        </w:rPr>
        <w:t>http://www.r-project.org/</w:t>
      </w:r>
      <w:r>
        <w:rPr>
          <w:rStyle w:val="Hipervnculo"/>
          <w:rFonts w:asciiTheme="majorHAnsi" w:hAnsiTheme="majorHAnsi" w:cstheme="majorHAnsi"/>
          <w:bCs/>
          <w:lang w:val="es-MX"/>
        </w:rPr>
        <w:fldChar w:fldCharType="end"/>
      </w:r>
      <w:r w:rsidR="0015688B" w:rsidRPr="002B34B4">
        <w:rPr>
          <w:rFonts w:asciiTheme="majorHAnsi" w:hAnsiTheme="majorHAnsi" w:cstheme="majorHAnsi"/>
          <w:bCs/>
          <w:lang w:val="es-MX"/>
        </w:rPr>
        <w:t>)</w:t>
      </w:r>
      <w:r w:rsidR="00F126EA" w:rsidRPr="002B34B4">
        <w:rPr>
          <w:rFonts w:asciiTheme="majorHAnsi" w:hAnsiTheme="majorHAnsi" w:cstheme="majorHAnsi"/>
          <w:lang w:val="es-MX"/>
        </w:rPr>
        <w:t>.</w:t>
      </w:r>
      <w:r w:rsidR="00F126EA" w:rsidRPr="002B34B4">
        <w:rPr>
          <w:rFonts w:asciiTheme="majorHAnsi" w:hAnsiTheme="majorHAnsi" w:cstheme="majorHAnsi"/>
        </w:rPr>
        <w:t xml:space="preserve"> Los valores de corte óptimos para el modelo se determinarán y evaluarán a partir de los mejores estimadores de sensibilidad, especificidad, valor predictivo positivo (VPP), valor predictivo negativo (VPN) y razones de verosimilitud (</w:t>
      </w:r>
      <w:proofErr w:type="spellStart"/>
      <w:r w:rsidR="00F126EA" w:rsidRPr="002B34B4">
        <w:rPr>
          <w:rFonts w:asciiTheme="majorHAnsi" w:hAnsiTheme="majorHAnsi" w:cstheme="majorHAnsi"/>
        </w:rPr>
        <w:t>Likelihood</w:t>
      </w:r>
      <w:proofErr w:type="spellEnd"/>
      <w:r w:rsidR="00F126EA" w:rsidRPr="002B34B4">
        <w:rPr>
          <w:rFonts w:asciiTheme="majorHAnsi" w:hAnsiTheme="majorHAnsi" w:cstheme="majorHAnsi"/>
        </w:rPr>
        <w:t xml:space="preserve"> Ratios), que se calcularán mediante la función “</w:t>
      </w:r>
      <w:proofErr w:type="spellStart"/>
      <w:r w:rsidR="00F126EA" w:rsidRPr="002B34B4">
        <w:rPr>
          <w:rFonts w:asciiTheme="majorHAnsi" w:hAnsiTheme="majorHAnsi" w:cstheme="majorHAnsi"/>
        </w:rPr>
        <w:t>BDtest</w:t>
      </w:r>
      <w:proofErr w:type="spellEnd"/>
      <w:r w:rsidR="00F126EA" w:rsidRPr="002B34B4">
        <w:rPr>
          <w:rFonts w:asciiTheme="majorHAnsi" w:hAnsiTheme="majorHAnsi" w:cstheme="majorHAnsi"/>
        </w:rPr>
        <w:t>” del paquete “</w:t>
      </w:r>
      <w:proofErr w:type="spellStart"/>
      <w:r w:rsidR="00F126EA" w:rsidRPr="002B34B4">
        <w:rPr>
          <w:rFonts w:asciiTheme="majorHAnsi" w:hAnsiTheme="majorHAnsi" w:cstheme="majorHAnsi"/>
        </w:rPr>
        <w:t>bdpv</w:t>
      </w:r>
      <w:proofErr w:type="spellEnd"/>
      <w:r w:rsidR="00F126EA" w:rsidRPr="002B34B4">
        <w:rPr>
          <w:rFonts w:asciiTheme="majorHAnsi" w:hAnsiTheme="majorHAnsi" w:cstheme="majorHAnsi"/>
        </w:rPr>
        <w:t xml:space="preserve">” de </w:t>
      </w:r>
      <w:r w:rsidR="00F126EA" w:rsidRPr="002B34B4">
        <w:rPr>
          <w:rFonts w:asciiTheme="majorHAnsi" w:hAnsiTheme="majorHAnsi" w:cstheme="majorHAnsi"/>
          <w:bCs/>
        </w:rPr>
        <w:t xml:space="preserve">R® </w:t>
      </w:r>
      <w:r w:rsidR="0015688B" w:rsidRPr="002B34B4">
        <w:rPr>
          <w:rFonts w:asciiTheme="majorHAnsi" w:hAnsiTheme="majorHAnsi" w:cstheme="majorHAnsi"/>
          <w:bCs/>
        </w:rPr>
        <w:t>(</w:t>
      </w:r>
      <w:r w:rsidR="0015688B" w:rsidRPr="002B34B4">
        <w:rPr>
          <w:rFonts w:asciiTheme="majorHAnsi" w:hAnsiTheme="majorHAnsi" w:cstheme="majorHAnsi"/>
          <w:bCs/>
          <w:lang w:val="es-MX"/>
        </w:rPr>
        <w:t xml:space="preserve">R Foundation for Statistical Computing, Vienna, Austria; </w:t>
      </w:r>
      <w:r>
        <w:fldChar w:fldCharType="begin"/>
      </w:r>
      <w:r>
        <w:instrText>HYPERLINK "http://www.r-project.org/"</w:instrText>
      </w:r>
      <w:r>
        <w:fldChar w:fldCharType="separate"/>
      </w:r>
      <w:r w:rsidR="0015688B" w:rsidRPr="002B34B4">
        <w:rPr>
          <w:rStyle w:val="Hipervnculo"/>
          <w:rFonts w:asciiTheme="majorHAnsi" w:hAnsiTheme="majorHAnsi" w:cstheme="majorHAnsi"/>
          <w:bCs/>
          <w:lang w:val="es-MX"/>
        </w:rPr>
        <w:t>http://www.r-project.org/</w:t>
      </w:r>
      <w:r>
        <w:rPr>
          <w:rStyle w:val="Hipervnculo"/>
          <w:rFonts w:asciiTheme="majorHAnsi" w:hAnsiTheme="majorHAnsi" w:cstheme="majorHAnsi"/>
          <w:bCs/>
          <w:lang w:val="es-MX"/>
        </w:rPr>
        <w:fldChar w:fldCharType="end"/>
      </w:r>
      <w:r w:rsidR="0015688B" w:rsidRPr="002B34B4">
        <w:rPr>
          <w:rFonts w:asciiTheme="majorHAnsi" w:hAnsiTheme="majorHAnsi" w:cstheme="majorHAnsi"/>
          <w:bCs/>
          <w:lang w:val="es-MX"/>
        </w:rPr>
        <w:t xml:space="preserve">). </w:t>
      </w:r>
      <w:r w:rsidR="0008628D" w:rsidRPr="002B34B4">
        <w:rPr>
          <w:rFonts w:asciiTheme="majorHAnsi" w:hAnsiTheme="majorHAnsi" w:cstheme="majorHAnsi"/>
          <w:lang w:eastAsia="es-ES"/>
        </w:rPr>
        <w:t>La calibración</w:t>
      </w:r>
      <w:r w:rsidR="002B34B4">
        <w:rPr>
          <w:rFonts w:asciiTheme="majorHAnsi" w:hAnsiTheme="majorHAnsi" w:cstheme="majorHAnsi"/>
          <w:lang w:eastAsia="es-ES"/>
        </w:rPr>
        <w:t xml:space="preserve"> se determinará </w:t>
      </w:r>
      <w:r w:rsidR="0008628D" w:rsidRPr="002B34B4">
        <w:rPr>
          <w:rFonts w:asciiTheme="majorHAnsi" w:hAnsiTheme="majorHAnsi" w:cstheme="majorHAnsi"/>
          <w:lang w:eastAsia="es-ES"/>
        </w:rPr>
        <w:t xml:space="preserve">mediante el cálculo del </w:t>
      </w:r>
      <w:proofErr w:type="spellStart"/>
      <w:r w:rsidR="0008628D" w:rsidRPr="002B34B4">
        <w:rPr>
          <w:rFonts w:asciiTheme="majorHAnsi" w:hAnsiTheme="majorHAnsi" w:cstheme="majorHAnsi"/>
          <w:lang w:eastAsia="es-ES"/>
        </w:rPr>
        <w:t>Brier</w:t>
      </w:r>
      <w:proofErr w:type="spellEnd"/>
      <w:r w:rsidR="0008628D" w:rsidRPr="002B34B4">
        <w:rPr>
          <w:rFonts w:asciiTheme="majorHAnsi" w:hAnsiTheme="majorHAnsi" w:cstheme="majorHAnsi"/>
          <w:lang w:eastAsia="es-ES"/>
        </w:rPr>
        <w:t xml:space="preserve"> score y del Cox- Snell R</w:t>
      </w:r>
      <w:r w:rsidR="0008628D" w:rsidRPr="002B34B4">
        <w:rPr>
          <w:rFonts w:asciiTheme="majorHAnsi" w:hAnsiTheme="majorHAnsi" w:cstheme="majorHAnsi"/>
          <w:vertAlign w:val="superscript"/>
          <w:lang w:eastAsia="es-ES"/>
        </w:rPr>
        <w:t>2</w:t>
      </w:r>
      <w:r w:rsidR="0008628D" w:rsidRPr="002B34B4">
        <w:rPr>
          <w:rFonts w:asciiTheme="majorHAnsi" w:hAnsiTheme="majorHAnsi" w:cstheme="majorHAnsi"/>
          <w:lang w:eastAsia="es-ES"/>
        </w:rPr>
        <w:t xml:space="preserve">, </w:t>
      </w:r>
      <w:r w:rsidR="00B46E99" w:rsidRPr="00B46E99">
        <w:rPr>
          <w:rFonts w:asciiTheme="majorHAnsi" w:hAnsiTheme="majorHAnsi" w:cstheme="majorHAnsi"/>
          <w:color w:val="000000"/>
          <w:lang w:eastAsia="es-ES"/>
        </w:rPr>
        <w:t>(101)</w:t>
      </w:r>
      <w:r w:rsidR="00F93041">
        <w:rPr>
          <w:rFonts w:asciiTheme="majorHAnsi" w:hAnsiTheme="majorHAnsi" w:cstheme="majorHAnsi"/>
          <w:color w:val="000000"/>
          <w:lang w:eastAsia="es-ES"/>
        </w:rPr>
        <w:t xml:space="preserve"> </w:t>
      </w:r>
      <w:r w:rsidR="00BA363C">
        <w:rPr>
          <w:rFonts w:asciiTheme="majorHAnsi" w:hAnsiTheme="majorHAnsi" w:cstheme="majorHAnsi"/>
          <w:color w:val="000000"/>
          <w:lang w:eastAsia="es-ES"/>
        </w:rPr>
        <w:t>y p</w:t>
      </w:r>
      <w:r w:rsidR="00175690" w:rsidRPr="00A902B2">
        <w:rPr>
          <w:rFonts w:asciiTheme="majorHAnsi" w:hAnsiTheme="majorHAnsi" w:cstheme="majorHAnsi"/>
          <w:lang w:eastAsia="es-ES"/>
        </w:rPr>
        <w:t>ara el informe de los resultados se uti</w:t>
      </w:r>
      <w:r w:rsidR="005C1436" w:rsidRPr="00A902B2">
        <w:rPr>
          <w:rFonts w:asciiTheme="majorHAnsi" w:hAnsiTheme="majorHAnsi" w:cstheme="majorHAnsi"/>
          <w:lang w:eastAsia="es-ES"/>
        </w:rPr>
        <w:t xml:space="preserve">lizarán las recomendaciones del </w:t>
      </w:r>
      <w:r w:rsidR="00052746" w:rsidRPr="00A902B2">
        <w:rPr>
          <w:rFonts w:asciiTheme="majorHAnsi" w:hAnsiTheme="majorHAnsi" w:cstheme="majorHAnsi"/>
          <w:lang w:eastAsia="es-ES"/>
        </w:rPr>
        <w:t>consenso</w:t>
      </w:r>
      <w:r w:rsidR="000004A1" w:rsidRPr="00A902B2">
        <w:rPr>
          <w:rFonts w:asciiTheme="majorHAnsi" w:hAnsiTheme="majorHAnsi" w:cstheme="majorHAnsi"/>
          <w:lang w:eastAsia="es-ES"/>
        </w:rPr>
        <w:t xml:space="preserve"> </w:t>
      </w:r>
      <w:r w:rsidR="005C1436" w:rsidRPr="00A902B2">
        <w:rPr>
          <w:rFonts w:asciiTheme="majorHAnsi" w:hAnsiTheme="majorHAnsi" w:cstheme="majorHAnsi"/>
          <w:lang w:eastAsia="es-ES"/>
        </w:rPr>
        <w:t>TRIPOD (</w:t>
      </w:r>
      <w:proofErr w:type="spellStart"/>
      <w:r w:rsidR="009A282B" w:rsidRPr="00A902B2">
        <w:rPr>
          <w:rFonts w:asciiTheme="majorHAnsi" w:hAnsiTheme="majorHAnsi" w:cstheme="majorHAnsi"/>
          <w:lang w:eastAsia="es-ES"/>
        </w:rPr>
        <w:t>Transparent</w:t>
      </w:r>
      <w:proofErr w:type="spellEnd"/>
      <w:r w:rsidR="009A282B" w:rsidRPr="00A902B2">
        <w:rPr>
          <w:rFonts w:asciiTheme="majorHAnsi" w:hAnsiTheme="majorHAnsi" w:cstheme="majorHAnsi"/>
          <w:lang w:eastAsia="es-ES"/>
        </w:rPr>
        <w:t xml:space="preserve"> </w:t>
      </w:r>
      <w:proofErr w:type="spellStart"/>
      <w:r w:rsidR="009A282B" w:rsidRPr="00A902B2">
        <w:rPr>
          <w:rFonts w:asciiTheme="majorHAnsi" w:hAnsiTheme="majorHAnsi" w:cstheme="majorHAnsi"/>
          <w:lang w:eastAsia="es-ES"/>
        </w:rPr>
        <w:t>Reporting</w:t>
      </w:r>
      <w:proofErr w:type="spellEnd"/>
      <w:r w:rsidR="009A282B" w:rsidRPr="00A902B2">
        <w:rPr>
          <w:rFonts w:asciiTheme="majorHAnsi" w:hAnsiTheme="majorHAnsi" w:cstheme="majorHAnsi"/>
          <w:lang w:eastAsia="es-ES"/>
        </w:rPr>
        <w:t xml:space="preserve"> </w:t>
      </w:r>
      <w:proofErr w:type="spellStart"/>
      <w:r w:rsidR="009A282B" w:rsidRPr="00A902B2">
        <w:rPr>
          <w:rFonts w:asciiTheme="majorHAnsi" w:hAnsiTheme="majorHAnsi" w:cstheme="majorHAnsi"/>
          <w:lang w:eastAsia="es-ES"/>
        </w:rPr>
        <w:t>of</w:t>
      </w:r>
      <w:proofErr w:type="spellEnd"/>
      <w:r w:rsidR="009A282B" w:rsidRPr="00A902B2">
        <w:rPr>
          <w:rFonts w:asciiTheme="majorHAnsi" w:hAnsiTheme="majorHAnsi" w:cstheme="majorHAnsi"/>
          <w:lang w:eastAsia="es-ES"/>
        </w:rPr>
        <w:t xml:space="preserve"> a multivariable </w:t>
      </w:r>
      <w:proofErr w:type="spellStart"/>
      <w:r w:rsidR="009A282B" w:rsidRPr="00A902B2">
        <w:rPr>
          <w:rFonts w:asciiTheme="majorHAnsi" w:hAnsiTheme="majorHAnsi" w:cstheme="majorHAnsi"/>
          <w:lang w:eastAsia="es-ES"/>
        </w:rPr>
        <w:t>model</w:t>
      </w:r>
      <w:proofErr w:type="spellEnd"/>
      <w:r w:rsidR="009A282B" w:rsidRPr="00A902B2">
        <w:rPr>
          <w:rFonts w:asciiTheme="majorHAnsi" w:hAnsiTheme="majorHAnsi" w:cstheme="majorHAnsi"/>
          <w:lang w:eastAsia="es-ES"/>
        </w:rPr>
        <w:t xml:space="preserve"> </w:t>
      </w:r>
      <w:proofErr w:type="spellStart"/>
      <w:r w:rsidR="009A282B" w:rsidRPr="00A902B2">
        <w:rPr>
          <w:rFonts w:asciiTheme="majorHAnsi" w:hAnsiTheme="majorHAnsi" w:cstheme="majorHAnsi"/>
          <w:lang w:eastAsia="es-ES"/>
        </w:rPr>
        <w:t>for</w:t>
      </w:r>
      <w:proofErr w:type="spellEnd"/>
      <w:r w:rsidR="009A282B" w:rsidRPr="00A902B2">
        <w:rPr>
          <w:rFonts w:asciiTheme="majorHAnsi" w:hAnsiTheme="majorHAnsi" w:cstheme="majorHAnsi"/>
          <w:lang w:eastAsia="es-ES"/>
        </w:rPr>
        <w:t xml:space="preserve"> Individual prognosis </w:t>
      </w:r>
      <w:proofErr w:type="spellStart"/>
      <w:r w:rsidR="009A282B" w:rsidRPr="00A902B2">
        <w:rPr>
          <w:rFonts w:asciiTheme="majorHAnsi" w:hAnsiTheme="majorHAnsi" w:cstheme="majorHAnsi"/>
          <w:lang w:eastAsia="es-ES"/>
        </w:rPr>
        <w:t>or</w:t>
      </w:r>
      <w:proofErr w:type="spellEnd"/>
      <w:r w:rsidR="009A282B" w:rsidRPr="00A902B2">
        <w:rPr>
          <w:rFonts w:asciiTheme="majorHAnsi" w:hAnsiTheme="majorHAnsi" w:cstheme="majorHAnsi"/>
          <w:lang w:eastAsia="es-ES"/>
        </w:rPr>
        <w:t xml:space="preserve"> diagnosis)</w:t>
      </w:r>
      <w:r w:rsidR="00354CC3" w:rsidRPr="00A902B2">
        <w:rPr>
          <w:rFonts w:asciiTheme="majorHAnsi" w:hAnsiTheme="majorHAnsi" w:cstheme="majorHAnsi"/>
          <w:lang w:eastAsia="es-ES"/>
        </w:rPr>
        <w:t xml:space="preserve"> </w:t>
      </w:r>
      <w:sdt>
        <w:sdtPr>
          <w:rPr>
            <w:rFonts w:asciiTheme="majorHAnsi" w:hAnsiTheme="majorHAnsi" w:cstheme="majorHAnsi"/>
            <w:color w:val="000000"/>
            <w:lang w:eastAsia="es-ES"/>
          </w:rPr>
          <w:tag w:val="MENDELEY_CITATION_v3_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"/>
          <w:id w:val="1075016595"/>
          <w:placeholder>
            <w:docPart w:val="DefaultPlaceholder_-1854013440"/>
          </w:placeholder>
        </w:sdtPr>
        <w:sdtContent>
          <w:ins w:id="537" w:author="Ama de Berrio" w:date="2024-06-25T17:54:00Z">
            <w:r w:rsidR="003323D6" w:rsidRPr="003323D6">
              <w:rPr>
                <w:rFonts w:asciiTheme="majorHAnsi" w:hAnsiTheme="majorHAnsi" w:cstheme="majorHAnsi"/>
                <w:color w:val="000000"/>
                <w:lang w:eastAsia="es-ES"/>
              </w:rPr>
              <w:t>(102)</w:t>
            </w:r>
          </w:ins>
          <w:del w:id="538" w:author="Ama de Berrio" w:date="2024-06-21T16:17:00Z">
            <w:r w:rsidR="005359D1" w:rsidRPr="003323D6" w:rsidDel="00CA1723">
              <w:rPr>
                <w:rFonts w:asciiTheme="majorHAnsi" w:hAnsiTheme="majorHAnsi" w:cstheme="majorHAnsi"/>
                <w:color w:val="000000"/>
                <w:lang w:eastAsia="es-ES"/>
              </w:rPr>
              <w:delText>(100)</w:delText>
            </w:r>
          </w:del>
        </w:sdtContent>
      </w:sdt>
    </w:p>
    <w:p w14:paraId="7B9B3287" w14:textId="77777777" w:rsidR="00C45B91" w:rsidRPr="00A902B2" w:rsidRDefault="00C45B91">
      <w:pPr>
        <w:rPr>
          <w:rFonts w:cstheme="majorHAnsi"/>
          <w:bCs/>
        </w:rPr>
      </w:pPr>
      <w:r w:rsidRPr="00A902B2">
        <w:rPr>
          <w:rFonts w:cstheme="majorHAnsi"/>
          <w:bCs/>
        </w:rPr>
        <w:br w:type="page"/>
      </w:r>
    </w:p>
    <w:p w14:paraId="0BEE6360" w14:textId="77777777" w:rsidR="00C45B91" w:rsidRPr="00A902B2" w:rsidRDefault="00C45B91" w:rsidP="00B46E99">
      <w:pPr>
        <w:pStyle w:val="Ttulo1"/>
      </w:pPr>
      <w:bookmarkStart w:id="539" w:name="_Toc163663850"/>
      <w:r w:rsidRPr="00A902B2">
        <w:lastRenderedPageBreak/>
        <w:t>ASPECTOS ÉTICOS</w:t>
      </w:r>
      <w:bookmarkEnd w:id="539"/>
    </w:p>
    <w:p w14:paraId="536716F1" w14:textId="77777777" w:rsidR="00C45B91" w:rsidRPr="00A902B2" w:rsidRDefault="00C45B91" w:rsidP="00952F1C">
      <w:pPr>
        <w:rPr>
          <w:rFonts w:cstheme="majorHAnsi"/>
        </w:rPr>
      </w:pPr>
    </w:p>
    <w:p w14:paraId="34E7F6D0" w14:textId="69017787" w:rsidR="00C45B91" w:rsidRPr="00A902B2" w:rsidRDefault="00C45B91" w:rsidP="00952F1C">
      <w:pPr>
        <w:jc w:val="both"/>
        <w:rPr>
          <w:rFonts w:cstheme="majorHAnsi"/>
        </w:rPr>
      </w:pPr>
      <w:r w:rsidRPr="00A902B2">
        <w:rPr>
          <w:rFonts w:cstheme="majorHAnsi"/>
        </w:rPr>
        <w:t xml:space="preserve">De acuerdo con los principios establecidos en la Resolución 8430/1993 </w:t>
      </w:r>
      <w:sdt>
        <w:sdtPr>
          <w:rPr>
            <w:rFonts w:cstheme="majorHAnsi"/>
            <w:color w:val="000000"/>
          </w:rPr>
          <w:tag w:val="MENDELEY_CITATION_v3_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"/>
          <w:id w:val="-1275321033"/>
          <w:placeholder>
            <w:docPart w:val="DefaultPlaceholder_-1854013440"/>
          </w:placeholder>
        </w:sdtPr>
        <w:sdtContent>
          <w:ins w:id="540" w:author="Ama de Berrio" w:date="2024-06-25T17:54:00Z">
            <w:r w:rsidR="003323D6" w:rsidRPr="003323D6">
              <w:rPr>
                <w:rFonts w:cstheme="majorHAnsi"/>
                <w:color w:val="000000"/>
              </w:rPr>
              <w:t>(103)</w:t>
            </w:r>
          </w:ins>
          <w:del w:id="541" w:author="Ama de Berrio" w:date="2024-06-21T16:17:00Z">
            <w:r w:rsidR="005359D1" w:rsidRPr="003323D6" w:rsidDel="00CA1723">
              <w:rPr>
                <w:rFonts w:cstheme="majorHAnsi"/>
                <w:color w:val="000000"/>
              </w:rPr>
              <w:delText>(101)</w:delText>
            </w:r>
          </w:del>
        </w:sdtContent>
      </w:sdt>
      <w:r w:rsidRPr="00A902B2">
        <w:rPr>
          <w:rFonts w:cstheme="majorHAnsi"/>
        </w:rPr>
        <w:t xml:space="preserve">, esta investigación se clasifica como de riesgo </w:t>
      </w:r>
      <w:r w:rsidRPr="00A902B2">
        <w:rPr>
          <w:rFonts w:cstheme="majorHAnsi"/>
          <w:b/>
          <w:bCs/>
        </w:rPr>
        <w:t>mayor que el mínimo</w:t>
      </w:r>
      <w:r w:rsidRPr="00A902B2">
        <w:rPr>
          <w:rFonts w:cstheme="majorHAnsi"/>
        </w:rPr>
        <w:t>, para obtener la información se emplearan procedimientos comunes como: entrevistas al paciente o sus familiares, cuestionarios, acceso y toma de datos de l</w:t>
      </w:r>
      <w:r w:rsidR="00F52D38" w:rsidRPr="00A902B2">
        <w:rPr>
          <w:rFonts w:cstheme="majorHAnsi"/>
        </w:rPr>
        <w:t>a</w:t>
      </w:r>
      <w:r w:rsidRPr="00A902B2">
        <w:rPr>
          <w:rFonts w:cstheme="majorHAnsi"/>
        </w:rPr>
        <w:t xml:space="preserve">s historias clínicas y </w:t>
      </w:r>
      <w:r w:rsidR="00F52D38" w:rsidRPr="00A902B2">
        <w:rPr>
          <w:rFonts w:cstheme="majorHAnsi"/>
        </w:rPr>
        <w:t xml:space="preserve">reporte de </w:t>
      </w:r>
      <w:r w:rsidRPr="00A902B2">
        <w:rPr>
          <w:rFonts w:cstheme="majorHAnsi"/>
        </w:rPr>
        <w:t xml:space="preserve">paraclínicos (muestras de sangre, orina, cultivos de secreciones, estudios de imagen). </w:t>
      </w:r>
    </w:p>
    <w:p w14:paraId="41F46C8B" w14:textId="42569BA0" w:rsidR="00C45B91" w:rsidRPr="00A902B2" w:rsidRDefault="00C45B91" w:rsidP="00952F1C">
      <w:pPr>
        <w:jc w:val="both"/>
        <w:rPr>
          <w:rFonts w:cstheme="majorHAnsi"/>
        </w:rPr>
      </w:pPr>
      <w:r w:rsidRPr="00A902B2">
        <w:rPr>
          <w:rFonts w:cstheme="majorHAnsi"/>
        </w:rPr>
        <w:t xml:space="preserve">Antes de iniciar su ejecución, se solicitará la aprobación de los comités de ética de la Facultad de Medicina de la Universidad de Antioquia y de cada una de </w:t>
      </w:r>
      <w:r w:rsidR="00BA363C" w:rsidRPr="00A902B2">
        <w:rPr>
          <w:rFonts w:cstheme="majorHAnsi"/>
        </w:rPr>
        <w:t>las instituciones hospitalarias involucradas</w:t>
      </w:r>
      <w:r w:rsidRPr="00A902B2">
        <w:rPr>
          <w:rFonts w:cstheme="majorHAnsi"/>
        </w:rPr>
        <w:t>.</w:t>
      </w:r>
    </w:p>
    <w:p w14:paraId="58F4E850" w14:textId="70145F1F" w:rsidR="00C45B91" w:rsidRPr="00A902B2" w:rsidRDefault="00C45B91" w:rsidP="00952F1C">
      <w:pPr>
        <w:jc w:val="both"/>
        <w:rPr>
          <w:rFonts w:cstheme="majorHAnsi"/>
        </w:rPr>
      </w:pPr>
      <w:r w:rsidRPr="00A902B2">
        <w:rPr>
          <w:rFonts w:cstheme="majorHAnsi"/>
        </w:rPr>
        <w:t>Cada participante o su representante deberá firmar un consentimiento informado, los investigadores guardarán el original y una copia se le entregara al participante. (</w:t>
      </w:r>
      <w:r w:rsidR="00AE1A33" w:rsidRPr="00A902B2">
        <w:rPr>
          <w:rFonts w:cstheme="majorHAnsi"/>
          <w:b/>
        </w:rPr>
        <w:t>A</w:t>
      </w:r>
      <w:r w:rsidRPr="00A902B2">
        <w:rPr>
          <w:rFonts w:cstheme="majorHAnsi"/>
          <w:b/>
        </w:rPr>
        <w:t xml:space="preserve">nexo </w:t>
      </w:r>
      <w:r w:rsidR="00622019" w:rsidRPr="00A902B2">
        <w:rPr>
          <w:rFonts w:cstheme="majorHAnsi"/>
          <w:b/>
        </w:rPr>
        <w:t>2</w:t>
      </w:r>
      <w:r w:rsidRPr="00A902B2">
        <w:rPr>
          <w:rFonts w:cstheme="majorHAnsi"/>
        </w:rPr>
        <w:t xml:space="preserve">)  </w:t>
      </w:r>
    </w:p>
    <w:p w14:paraId="46811A68" w14:textId="77777777" w:rsidR="00C45B91" w:rsidRPr="00A902B2" w:rsidRDefault="00C45B91" w:rsidP="00952F1C">
      <w:pPr>
        <w:jc w:val="both"/>
        <w:rPr>
          <w:rFonts w:cstheme="majorHAnsi"/>
        </w:rPr>
      </w:pPr>
      <w:r w:rsidRPr="00A902B2">
        <w:rPr>
          <w:rFonts w:cstheme="majorHAnsi"/>
        </w:rPr>
        <w:t>Cada participante será identificado con un código, la información e identidad de cada participante se mantendrá en reserva y no aparecerá durante el proceso de discusión con expertos, ni en ninguna de las publicaciones. Atendiendo al principio de justicia, ni la raza, ni la etnia, ni la religión son criterios de exclusión en este estudio.</w:t>
      </w:r>
    </w:p>
    <w:p w14:paraId="61DEDD59" w14:textId="77777777" w:rsidR="00C45B91" w:rsidRPr="00A902B2" w:rsidRDefault="00C45B91" w:rsidP="00B46E99">
      <w:pPr>
        <w:pStyle w:val="Ttulo1"/>
      </w:pPr>
      <w:bookmarkStart w:id="542" w:name="_Toc163663851"/>
      <w:r w:rsidRPr="00A902B2">
        <w:t>CRONOGRAMA</w:t>
      </w:r>
      <w:bookmarkEnd w:id="542"/>
    </w:p>
    <w:p w14:paraId="3DDE89CE" w14:textId="77777777" w:rsidR="00C45B91" w:rsidRPr="00A902B2" w:rsidRDefault="00C45B91" w:rsidP="002E7327">
      <w:pPr>
        <w:rPr>
          <w:rFonts w:cstheme="majorHAnsi"/>
        </w:rPr>
      </w:pPr>
    </w:p>
    <w:tbl>
      <w:tblPr>
        <w:tblStyle w:val="Tablaconcuadrcula"/>
        <w:tblW w:w="5000" w:type="pct"/>
        <w:tblLook w:val="00A0" w:firstRow="1" w:lastRow="0" w:firstColumn="1" w:lastColumn="0" w:noHBand="0" w:noVBand="0"/>
      </w:tblPr>
      <w:tblGrid>
        <w:gridCol w:w="380"/>
        <w:gridCol w:w="5853"/>
        <w:gridCol w:w="853"/>
        <w:gridCol w:w="849"/>
        <w:gridCol w:w="893"/>
      </w:tblGrid>
      <w:tr w:rsidR="00520D87" w:rsidRPr="00A902B2" w14:paraId="1BAC01DB" w14:textId="77777777" w:rsidTr="00520D87">
        <w:tc>
          <w:tcPr>
            <w:tcW w:w="3530" w:type="pct"/>
            <w:gridSpan w:val="2"/>
          </w:tcPr>
          <w:p w14:paraId="1DA620CF" w14:textId="77777777" w:rsidR="00520D87" w:rsidRPr="00A902B2" w:rsidRDefault="00520D87" w:rsidP="00520D87">
            <w:pPr>
              <w:jc w:val="center"/>
              <w:rPr>
                <w:rFonts w:cstheme="majorHAnsi"/>
                <w:color w:val="000000" w:themeColor="text1"/>
                <w:sz w:val="16"/>
                <w:szCs w:val="16"/>
                <w:lang w:eastAsia="es-ES"/>
              </w:rPr>
            </w:pPr>
            <w:r w:rsidRPr="00A902B2">
              <w:rPr>
                <w:rFonts w:cstheme="majorHAnsi"/>
                <w:b/>
                <w:bCs/>
                <w:color w:val="000000" w:themeColor="text1"/>
                <w:sz w:val="16"/>
                <w:szCs w:val="16"/>
                <w:lang w:eastAsia="es-ES"/>
              </w:rPr>
              <w:t>Actividad</w:t>
            </w:r>
          </w:p>
        </w:tc>
        <w:tc>
          <w:tcPr>
            <w:tcW w:w="483" w:type="pct"/>
          </w:tcPr>
          <w:p w14:paraId="09456591" w14:textId="77777777" w:rsidR="00520D87" w:rsidRPr="00A902B2" w:rsidRDefault="00520D87" w:rsidP="00520D87">
            <w:pPr>
              <w:jc w:val="center"/>
              <w:rPr>
                <w:rFonts w:cstheme="majorHAnsi"/>
                <w:color w:val="000000" w:themeColor="text1"/>
                <w:sz w:val="16"/>
                <w:szCs w:val="16"/>
                <w:lang w:eastAsia="es-ES"/>
              </w:rPr>
            </w:pPr>
            <w:r w:rsidRPr="00A902B2">
              <w:rPr>
                <w:rFonts w:cstheme="majorHAnsi"/>
                <w:b/>
                <w:bCs/>
                <w:color w:val="000000" w:themeColor="text1"/>
                <w:sz w:val="16"/>
                <w:szCs w:val="16"/>
                <w:lang w:eastAsia="es-ES"/>
              </w:rPr>
              <w:t>Inicio</w:t>
            </w:r>
          </w:p>
        </w:tc>
        <w:tc>
          <w:tcPr>
            <w:tcW w:w="481" w:type="pct"/>
          </w:tcPr>
          <w:p w14:paraId="46562046" w14:textId="77777777" w:rsidR="00520D87" w:rsidRPr="00A902B2" w:rsidRDefault="00520D87" w:rsidP="00520D87">
            <w:pPr>
              <w:jc w:val="center"/>
              <w:rPr>
                <w:rFonts w:cstheme="majorHAnsi"/>
                <w:color w:val="000000" w:themeColor="text1"/>
                <w:sz w:val="16"/>
                <w:szCs w:val="16"/>
                <w:lang w:eastAsia="es-ES"/>
              </w:rPr>
            </w:pPr>
            <w:r w:rsidRPr="00A902B2">
              <w:rPr>
                <w:rFonts w:cstheme="majorHAnsi"/>
                <w:b/>
                <w:bCs/>
                <w:color w:val="000000" w:themeColor="text1"/>
                <w:sz w:val="16"/>
                <w:szCs w:val="16"/>
                <w:lang w:eastAsia="es-ES"/>
              </w:rPr>
              <w:t>Final</w:t>
            </w:r>
          </w:p>
        </w:tc>
        <w:tc>
          <w:tcPr>
            <w:tcW w:w="507" w:type="pct"/>
          </w:tcPr>
          <w:p w14:paraId="71210AE6" w14:textId="77777777" w:rsidR="00520D87" w:rsidRPr="00A902B2" w:rsidRDefault="00520D87" w:rsidP="00520D87">
            <w:pPr>
              <w:jc w:val="center"/>
              <w:rPr>
                <w:rFonts w:cstheme="majorHAnsi"/>
                <w:color w:val="000000" w:themeColor="text1"/>
                <w:sz w:val="16"/>
                <w:szCs w:val="16"/>
                <w:lang w:eastAsia="es-ES"/>
              </w:rPr>
            </w:pPr>
            <w:r w:rsidRPr="00A902B2">
              <w:rPr>
                <w:rFonts w:cstheme="majorHAnsi"/>
                <w:b/>
                <w:bCs/>
                <w:color w:val="000000" w:themeColor="text1"/>
                <w:sz w:val="16"/>
                <w:szCs w:val="16"/>
                <w:lang w:eastAsia="es-ES"/>
              </w:rPr>
              <w:t>Tiempo</w:t>
            </w:r>
          </w:p>
        </w:tc>
      </w:tr>
      <w:tr w:rsidR="00520D87" w:rsidRPr="00A902B2" w14:paraId="4F7DBAFE" w14:textId="77777777" w:rsidTr="00520D87">
        <w:trPr>
          <w:trHeight w:val="227"/>
        </w:trPr>
        <w:tc>
          <w:tcPr>
            <w:tcW w:w="215" w:type="pct"/>
          </w:tcPr>
          <w:p w14:paraId="30D00268" w14:textId="77777777" w:rsidR="00520D87" w:rsidRPr="00A902B2" w:rsidRDefault="00520D87" w:rsidP="00520D87">
            <w:pPr>
              <w:jc w:val="center"/>
              <w:rPr>
                <w:rFonts w:cstheme="majorHAnsi"/>
                <w:color w:val="000000" w:themeColor="text1"/>
                <w:sz w:val="16"/>
                <w:szCs w:val="16"/>
                <w:lang w:eastAsia="es-ES"/>
              </w:rPr>
            </w:pPr>
            <w:r w:rsidRPr="00A902B2">
              <w:rPr>
                <w:rFonts w:cstheme="majorHAnsi"/>
                <w:color w:val="000000" w:themeColor="text1"/>
                <w:sz w:val="16"/>
                <w:szCs w:val="16"/>
                <w:lang w:eastAsia="es-ES"/>
              </w:rPr>
              <w:t>1</w:t>
            </w:r>
          </w:p>
        </w:tc>
        <w:tc>
          <w:tcPr>
            <w:tcW w:w="3314" w:type="pct"/>
          </w:tcPr>
          <w:p w14:paraId="36F90D13" w14:textId="77777777" w:rsidR="00520D87" w:rsidRPr="00A902B2" w:rsidRDefault="00520D87" w:rsidP="003323D6">
            <w:pPr>
              <w:rPr>
                <w:rFonts w:cstheme="majorHAnsi"/>
                <w:color w:val="000000" w:themeColor="text1"/>
                <w:sz w:val="16"/>
                <w:szCs w:val="16"/>
                <w:lang w:eastAsia="es-ES"/>
              </w:rPr>
            </w:pPr>
            <w:r w:rsidRPr="00A902B2">
              <w:rPr>
                <w:rFonts w:cstheme="majorHAnsi"/>
                <w:noProof/>
                <w:color w:val="000000" w:themeColor="text1"/>
                <w:sz w:val="16"/>
                <w:szCs w:val="16"/>
              </w:rPr>
              <w:t>Escritura del anteproyecto, ajustes y aprobación del protocolo por comité de ética Universidad de Antioquia y pares evaluadores.</w:t>
            </w:r>
          </w:p>
        </w:tc>
        <w:tc>
          <w:tcPr>
            <w:tcW w:w="483" w:type="pct"/>
          </w:tcPr>
          <w:p w14:paraId="0B775BB6" w14:textId="77777777" w:rsidR="00520D87" w:rsidRPr="00A902B2" w:rsidRDefault="00520D87" w:rsidP="00520D87">
            <w:pPr>
              <w:jc w:val="center"/>
              <w:rPr>
                <w:rFonts w:cstheme="majorHAnsi"/>
                <w:color w:val="000000" w:themeColor="text1"/>
                <w:sz w:val="16"/>
                <w:szCs w:val="16"/>
                <w:lang w:eastAsia="es-ES"/>
              </w:rPr>
            </w:pPr>
            <w:r w:rsidRPr="00A902B2">
              <w:rPr>
                <w:rFonts w:cstheme="majorHAnsi"/>
                <w:color w:val="000000" w:themeColor="text1"/>
                <w:sz w:val="16"/>
                <w:szCs w:val="16"/>
                <w:lang w:eastAsia="es-ES"/>
              </w:rPr>
              <w:t>Mes 1</w:t>
            </w:r>
          </w:p>
        </w:tc>
        <w:tc>
          <w:tcPr>
            <w:tcW w:w="481" w:type="pct"/>
          </w:tcPr>
          <w:p w14:paraId="7D06055E" w14:textId="77777777" w:rsidR="00520D87" w:rsidRPr="00A902B2" w:rsidRDefault="00520D87" w:rsidP="00520D87">
            <w:pPr>
              <w:jc w:val="center"/>
              <w:rPr>
                <w:rFonts w:cstheme="majorHAnsi"/>
                <w:color w:val="000000" w:themeColor="text1"/>
                <w:sz w:val="16"/>
                <w:szCs w:val="16"/>
                <w:lang w:eastAsia="es-ES"/>
              </w:rPr>
            </w:pPr>
            <w:r w:rsidRPr="00A902B2">
              <w:rPr>
                <w:rFonts w:cstheme="majorHAnsi"/>
                <w:color w:val="000000" w:themeColor="text1"/>
                <w:sz w:val="16"/>
                <w:szCs w:val="16"/>
                <w:lang w:eastAsia="es-ES"/>
              </w:rPr>
              <w:t>Mes 6</w:t>
            </w:r>
          </w:p>
        </w:tc>
        <w:tc>
          <w:tcPr>
            <w:tcW w:w="507" w:type="pct"/>
          </w:tcPr>
          <w:p w14:paraId="6B08E673" w14:textId="77777777" w:rsidR="00520D87" w:rsidRPr="00A902B2" w:rsidRDefault="00520D87" w:rsidP="00520D87">
            <w:pPr>
              <w:jc w:val="center"/>
              <w:rPr>
                <w:rFonts w:cstheme="majorHAnsi"/>
                <w:color w:val="000000" w:themeColor="text1"/>
                <w:sz w:val="16"/>
                <w:szCs w:val="16"/>
                <w:lang w:eastAsia="es-ES"/>
              </w:rPr>
            </w:pPr>
            <w:r w:rsidRPr="00A902B2">
              <w:rPr>
                <w:rFonts w:cstheme="majorHAnsi"/>
                <w:color w:val="000000" w:themeColor="text1"/>
                <w:sz w:val="16"/>
                <w:szCs w:val="16"/>
                <w:lang w:eastAsia="es-ES"/>
              </w:rPr>
              <w:t>6 meses</w:t>
            </w:r>
          </w:p>
        </w:tc>
      </w:tr>
      <w:tr w:rsidR="00520D87" w:rsidRPr="00A902B2" w14:paraId="36CED5C6" w14:textId="77777777" w:rsidTr="00520D87">
        <w:trPr>
          <w:trHeight w:val="227"/>
        </w:trPr>
        <w:tc>
          <w:tcPr>
            <w:tcW w:w="215" w:type="pct"/>
          </w:tcPr>
          <w:p w14:paraId="257B8DCC" w14:textId="77777777" w:rsidR="00520D87" w:rsidRPr="00A902B2" w:rsidRDefault="00520D87" w:rsidP="00520D87">
            <w:pPr>
              <w:jc w:val="center"/>
              <w:rPr>
                <w:rFonts w:cstheme="majorHAnsi"/>
                <w:color w:val="000000" w:themeColor="text1"/>
                <w:sz w:val="16"/>
                <w:szCs w:val="16"/>
                <w:lang w:eastAsia="es-ES"/>
              </w:rPr>
            </w:pPr>
            <w:r w:rsidRPr="00A902B2">
              <w:rPr>
                <w:rFonts w:cstheme="majorHAnsi"/>
                <w:color w:val="000000" w:themeColor="text1"/>
                <w:sz w:val="16"/>
                <w:szCs w:val="16"/>
                <w:lang w:eastAsia="es-ES"/>
              </w:rPr>
              <w:t>2</w:t>
            </w:r>
          </w:p>
        </w:tc>
        <w:tc>
          <w:tcPr>
            <w:tcW w:w="3314" w:type="pct"/>
          </w:tcPr>
          <w:p w14:paraId="0FFB97B0" w14:textId="77777777" w:rsidR="00520D87" w:rsidRPr="00A902B2" w:rsidRDefault="00520D87" w:rsidP="003323D6">
            <w:pPr>
              <w:rPr>
                <w:rFonts w:cstheme="majorHAnsi"/>
                <w:color w:val="000000" w:themeColor="text1"/>
                <w:sz w:val="16"/>
                <w:szCs w:val="16"/>
                <w:lang w:eastAsia="es-ES"/>
              </w:rPr>
            </w:pPr>
            <w:r w:rsidRPr="00A902B2">
              <w:rPr>
                <w:rFonts w:cstheme="majorHAnsi"/>
                <w:noProof/>
                <w:color w:val="000000" w:themeColor="text1"/>
                <w:sz w:val="16"/>
                <w:szCs w:val="16"/>
              </w:rPr>
              <w:t>Presentación y autorización por comites de ética e investigación de las instituciones participantes. Presentación y aprobación entes financiadores</w:t>
            </w:r>
          </w:p>
        </w:tc>
        <w:tc>
          <w:tcPr>
            <w:tcW w:w="483" w:type="pct"/>
          </w:tcPr>
          <w:p w14:paraId="41F706D7" w14:textId="77777777" w:rsidR="00520D87" w:rsidRPr="00A902B2" w:rsidRDefault="00520D87" w:rsidP="00520D87">
            <w:pPr>
              <w:jc w:val="center"/>
              <w:rPr>
                <w:rFonts w:cstheme="majorHAnsi"/>
                <w:color w:val="000000" w:themeColor="text1"/>
                <w:sz w:val="16"/>
                <w:szCs w:val="16"/>
                <w:lang w:eastAsia="es-ES"/>
              </w:rPr>
            </w:pPr>
            <w:r w:rsidRPr="00A902B2">
              <w:rPr>
                <w:rFonts w:cstheme="majorHAnsi"/>
                <w:color w:val="000000" w:themeColor="text1"/>
                <w:sz w:val="16"/>
                <w:szCs w:val="16"/>
                <w:lang w:eastAsia="es-ES"/>
              </w:rPr>
              <w:t>Mes 7</w:t>
            </w:r>
          </w:p>
        </w:tc>
        <w:tc>
          <w:tcPr>
            <w:tcW w:w="481" w:type="pct"/>
          </w:tcPr>
          <w:p w14:paraId="3CCE4005" w14:textId="77777777" w:rsidR="00520D87" w:rsidRPr="00A902B2" w:rsidRDefault="00520D87" w:rsidP="00520D87">
            <w:pPr>
              <w:jc w:val="center"/>
              <w:rPr>
                <w:rFonts w:cstheme="majorHAnsi"/>
                <w:color w:val="000000" w:themeColor="text1"/>
                <w:sz w:val="16"/>
                <w:szCs w:val="16"/>
                <w:lang w:eastAsia="es-ES"/>
              </w:rPr>
            </w:pPr>
            <w:r w:rsidRPr="00A902B2">
              <w:rPr>
                <w:rFonts w:cstheme="majorHAnsi"/>
                <w:color w:val="000000" w:themeColor="text1"/>
                <w:sz w:val="16"/>
                <w:szCs w:val="16"/>
                <w:lang w:eastAsia="es-ES"/>
              </w:rPr>
              <w:t>Mes 12</w:t>
            </w:r>
          </w:p>
        </w:tc>
        <w:tc>
          <w:tcPr>
            <w:tcW w:w="507" w:type="pct"/>
          </w:tcPr>
          <w:p w14:paraId="4F7AD875" w14:textId="156392A1" w:rsidR="00520D87" w:rsidRPr="00A902B2" w:rsidRDefault="00520D87" w:rsidP="00520D87">
            <w:pPr>
              <w:jc w:val="center"/>
              <w:rPr>
                <w:rFonts w:cstheme="majorHAnsi"/>
                <w:color w:val="000000" w:themeColor="text1"/>
                <w:sz w:val="16"/>
                <w:szCs w:val="16"/>
                <w:lang w:eastAsia="es-ES"/>
              </w:rPr>
            </w:pPr>
            <w:r w:rsidRPr="00A902B2">
              <w:rPr>
                <w:rFonts w:cstheme="majorHAnsi"/>
                <w:color w:val="000000" w:themeColor="text1"/>
                <w:sz w:val="16"/>
                <w:szCs w:val="16"/>
                <w:lang w:eastAsia="es-ES"/>
              </w:rPr>
              <w:t>6 meses</w:t>
            </w:r>
          </w:p>
        </w:tc>
      </w:tr>
      <w:tr w:rsidR="00520D87" w:rsidRPr="00A902B2" w14:paraId="417A7B4F" w14:textId="77777777" w:rsidTr="00520D87">
        <w:trPr>
          <w:trHeight w:val="227"/>
        </w:trPr>
        <w:tc>
          <w:tcPr>
            <w:tcW w:w="215" w:type="pct"/>
          </w:tcPr>
          <w:p w14:paraId="37EBDB88" w14:textId="77777777" w:rsidR="00520D87" w:rsidRPr="00A902B2" w:rsidRDefault="00520D87" w:rsidP="00520D87">
            <w:pPr>
              <w:jc w:val="center"/>
              <w:rPr>
                <w:rFonts w:cstheme="majorHAnsi"/>
                <w:color w:val="000000" w:themeColor="text1"/>
                <w:sz w:val="16"/>
                <w:szCs w:val="16"/>
                <w:lang w:eastAsia="es-ES"/>
              </w:rPr>
            </w:pPr>
            <w:r w:rsidRPr="00A902B2">
              <w:rPr>
                <w:rFonts w:cstheme="majorHAnsi"/>
                <w:color w:val="000000" w:themeColor="text1"/>
                <w:sz w:val="16"/>
                <w:szCs w:val="16"/>
                <w:lang w:eastAsia="es-ES"/>
              </w:rPr>
              <w:t>3</w:t>
            </w:r>
          </w:p>
        </w:tc>
        <w:tc>
          <w:tcPr>
            <w:tcW w:w="3314" w:type="pct"/>
          </w:tcPr>
          <w:p w14:paraId="6E51B8A2" w14:textId="77777777" w:rsidR="00520D87" w:rsidRPr="00A902B2" w:rsidRDefault="00520D87" w:rsidP="003323D6">
            <w:pPr>
              <w:rPr>
                <w:rFonts w:cstheme="majorHAnsi"/>
                <w:noProof/>
                <w:color w:val="000000" w:themeColor="text1"/>
                <w:sz w:val="16"/>
                <w:szCs w:val="16"/>
              </w:rPr>
            </w:pPr>
            <w:r w:rsidRPr="00A902B2">
              <w:rPr>
                <w:rFonts w:cstheme="majorHAnsi"/>
                <w:noProof/>
                <w:color w:val="000000" w:themeColor="text1"/>
                <w:sz w:val="16"/>
                <w:szCs w:val="16"/>
              </w:rPr>
              <w:t>Revisión de la literatura (RS)</w:t>
            </w:r>
          </w:p>
        </w:tc>
        <w:tc>
          <w:tcPr>
            <w:tcW w:w="483" w:type="pct"/>
          </w:tcPr>
          <w:p w14:paraId="502522F3" w14:textId="77777777" w:rsidR="00520D87" w:rsidRPr="00A902B2" w:rsidRDefault="00520D87" w:rsidP="00520D87">
            <w:pPr>
              <w:jc w:val="center"/>
              <w:rPr>
                <w:rFonts w:cstheme="majorHAnsi"/>
                <w:color w:val="000000" w:themeColor="text1"/>
                <w:sz w:val="16"/>
                <w:szCs w:val="16"/>
                <w:lang w:eastAsia="es-ES"/>
              </w:rPr>
            </w:pPr>
            <w:r w:rsidRPr="00A902B2">
              <w:rPr>
                <w:rFonts w:cstheme="majorHAnsi"/>
                <w:color w:val="000000" w:themeColor="text1"/>
                <w:sz w:val="16"/>
                <w:szCs w:val="16"/>
                <w:lang w:eastAsia="es-ES"/>
              </w:rPr>
              <w:t>Mes 7</w:t>
            </w:r>
          </w:p>
        </w:tc>
        <w:tc>
          <w:tcPr>
            <w:tcW w:w="481" w:type="pct"/>
          </w:tcPr>
          <w:p w14:paraId="3BBAA71C" w14:textId="77777777" w:rsidR="00520D87" w:rsidRPr="00A902B2" w:rsidRDefault="00520D87" w:rsidP="00520D87">
            <w:pPr>
              <w:jc w:val="center"/>
              <w:rPr>
                <w:rFonts w:cstheme="majorHAnsi"/>
                <w:color w:val="000000" w:themeColor="text1"/>
                <w:sz w:val="16"/>
                <w:szCs w:val="16"/>
                <w:lang w:eastAsia="es-ES"/>
              </w:rPr>
            </w:pPr>
            <w:r w:rsidRPr="00A902B2">
              <w:rPr>
                <w:rFonts w:cstheme="majorHAnsi"/>
                <w:color w:val="000000" w:themeColor="text1"/>
                <w:sz w:val="16"/>
                <w:szCs w:val="16"/>
                <w:lang w:eastAsia="es-ES"/>
              </w:rPr>
              <w:t>Mes 10</w:t>
            </w:r>
          </w:p>
        </w:tc>
        <w:tc>
          <w:tcPr>
            <w:tcW w:w="507" w:type="pct"/>
          </w:tcPr>
          <w:p w14:paraId="02A9A70E" w14:textId="77777777" w:rsidR="00520D87" w:rsidRPr="00A902B2" w:rsidRDefault="00520D87" w:rsidP="00520D87">
            <w:pPr>
              <w:jc w:val="center"/>
              <w:rPr>
                <w:rFonts w:cstheme="majorHAnsi"/>
                <w:color w:val="000000" w:themeColor="text1"/>
                <w:sz w:val="16"/>
                <w:szCs w:val="16"/>
                <w:lang w:eastAsia="es-ES"/>
              </w:rPr>
            </w:pPr>
            <w:r w:rsidRPr="00A902B2">
              <w:rPr>
                <w:rFonts w:cstheme="majorHAnsi"/>
                <w:color w:val="000000" w:themeColor="text1"/>
                <w:sz w:val="16"/>
                <w:szCs w:val="16"/>
                <w:lang w:eastAsia="es-ES"/>
              </w:rPr>
              <w:t>4 meses</w:t>
            </w:r>
          </w:p>
        </w:tc>
      </w:tr>
      <w:tr w:rsidR="00520D87" w:rsidRPr="00A902B2" w14:paraId="6CAD834F" w14:textId="77777777" w:rsidTr="00520D87">
        <w:trPr>
          <w:trHeight w:val="227"/>
        </w:trPr>
        <w:tc>
          <w:tcPr>
            <w:tcW w:w="215" w:type="pct"/>
          </w:tcPr>
          <w:p w14:paraId="12D95A86" w14:textId="77777777" w:rsidR="00520D87" w:rsidRPr="00A902B2" w:rsidRDefault="00520D87" w:rsidP="00520D87">
            <w:pPr>
              <w:jc w:val="center"/>
              <w:rPr>
                <w:rFonts w:cstheme="majorHAnsi"/>
                <w:color w:val="000000" w:themeColor="text1"/>
                <w:sz w:val="16"/>
                <w:szCs w:val="16"/>
                <w:lang w:eastAsia="es-ES"/>
              </w:rPr>
            </w:pPr>
            <w:r w:rsidRPr="00A902B2">
              <w:rPr>
                <w:rFonts w:cstheme="majorHAnsi"/>
                <w:color w:val="000000" w:themeColor="text1"/>
                <w:sz w:val="16"/>
                <w:szCs w:val="16"/>
                <w:lang w:eastAsia="es-ES"/>
              </w:rPr>
              <w:t>4</w:t>
            </w:r>
          </w:p>
        </w:tc>
        <w:tc>
          <w:tcPr>
            <w:tcW w:w="3314" w:type="pct"/>
          </w:tcPr>
          <w:p w14:paraId="37728279" w14:textId="77777777" w:rsidR="00520D87" w:rsidRPr="00A902B2" w:rsidRDefault="00520D87" w:rsidP="003323D6">
            <w:pPr>
              <w:rPr>
                <w:rFonts w:cstheme="majorHAnsi"/>
                <w:color w:val="000000" w:themeColor="text1"/>
                <w:sz w:val="16"/>
                <w:szCs w:val="16"/>
                <w:lang w:eastAsia="es-ES"/>
              </w:rPr>
            </w:pPr>
            <w:r w:rsidRPr="00A902B2">
              <w:rPr>
                <w:rFonts w:cstheme="majorHAnsi"/>
                <w:noProof/>
                <w:color w:val="000000" w:themeColor="text1"/>
                <w:sz w:val="16"/>
                <w:szCs w:val="16"/>
              </w:rPr>
              <w:t>Concenso de expertos</w:t>
            </w:r>
          </w:p>
        </w:tc>
        <w:tc>
          <w:tcPr>
            <w:tcW w:w="483" w:type="pct"/>
          </w:tcPr>
          <w:p w14:paraId="3F0433D9" w14:textId="77777777" w:rsidR="00520D87" w:rsidRPr="00A902B2" w:rsidRDefault="00520D87" w:rsidP="00520D87">
            <w:pPr>
              <w:jc w:val="center"/>
              <w:rPr>
                <w:rFonts w:cstheme="majorHAnsi"/>
                <w:color w:val="000000" w:themeColor="text1"/>
                <w:sz w:val="16"/>
                <w:szCs w:val="16"/>
                <w:lang w:eastAsia="es-ES"/>
              </w:rPr>
            </w:pPr>
            <w:r w:rsidRPr="00A902B2">
              <w:rPr>
                <w:rFonts w:cstheme="majorHAnsi"/>
                <w:color w:val="000000" w:themeColor="text1"/>
                <w:sz w:val="16"/>
                <w:szCs w:val="16"/>
                <w:lang w:eastAsia="es-ES"/>
              </w:rPr>
              <w:t>Mes 11</w:t>
            </w:r>
          </w:p>
        </w:tc>
        <w:tc>
          <w:tcPr>
            <w:tcW w:w="481" w:type="pct"/>
          </w:tcPr>
          <w:p w14:paraId="1F45E825" w14:textId="77777777" w:rsidR="00520D87" w:rsidRPr="00A902B2" w:rsidRDefault="00520D87" w:rsidP="00520D87">
            <w:pPr>
              <w:jc w:val="center"/>
              <w:rPr>
                <w:rFonts w:cstheme="majorHAnsi"/>
                <w:color w:val="000000" w:themeColor="text1"/>
                <w:sz w:val="16"/>
                <w:szCs w:val="16"/>
                <w:lang w:eastAsia="es-ES"/>
              </w:rPr>
            </w:pPr>
            <w:r w:rsidRPr="00A902B2">
              <w:rPr>
                <w:rFonts w:cstheme="majorHAnsi"/>
                <w:color w:val="000000" w:themeColor="text1"/>
                <w:sz w:val="16"/>
                <w:szCs w:val="16"/>
                <w:lang w:eastAsia="es-ES"/>
              </w:rPr>
              <w:t>Mes 15</w:t>
            </w:r>
          </w:p>
        </w:tc>
        <w:tc>
          <w:tcPr>
            <w:tcW w:w="507" w:type="pct"/>
          </w:tcPr>
          <w:p w14:paraId="57E7A4E3" w14:textId="77777777" w:rsidR="00520D87" w:rsidRPr="00A902B2" w:rsidRDefault="00520D87" w:rsidP="00520D87">
            <w:pPr>
              <w:jc w:val="center"/>
              <w:rPr>
                <w:rFonts w:cstheme="majorHAnsi"/>
                <w:color w:val="000000" w:themeColor="text1"/>
                <w:sz w:val="16"/>
                <w:szCs w:val="16"/>
                <w:lang w:eastAsia="es-ES"/>
              </w:rPr>
            </w:pPr>
            <w:r w:rsidRPr="00A902B2">
              <w:rPr>
                <w:rFonts w:cstheme="majorHAnsi"/>
                <w:color w:val="000000" w:themeColor="text1"/>
                <w:sz w:val="16"/>
                <w:szCs w:val="16"/>
                <w:lang w:eastAsia="es-ES"/>
              </w:rPr>
              <w:t>5 meses</w:t>
            </w:r>
          </w:p>
        </w:tc>
      </w:tr>
      <w:tr w:rsidR="00520D87" w:rsidRPr="00A902B2" w14:paraId="6A2FCC4B" w14:textId="77777777" w:rsidTr="00520D87">
        <w:trPr>
          <w:trHeight w:val="227"/>
        </w:trPr>
        <w:tc>
          <w:tcPr>
            <w:tcW w:w="215" w:type="pct"/>
          </w:tcPr>
          <w:p w14:paraId="57936EA6" w14:textId="77777777" w:rsidR="00520D87" w:rsidRPr="00A902B2" w:rsidRDefault="00520D87" w:rsidP="00520D87">
            <w:pPr>
              <w:jc w:val="center"/>
              <w:rPr>
                <w:rFonts w:cstheme="majorHAnsi"/>
                <w:color w:val="000000" w:themeColor="text1"/>
                <w:sz w:val="16"/>
                <w:szCs w:val="16"/>
                <w:lang w:eastAsia="es-ES"/>
              </w:rPr>
            </w:pPr>
            <w:r w:rsidRPr="00A902B2">
              <w:rPr>
                <w:rFonts w:cstheme="majorHAnsi"/>
                <w:color w:val="000000" w:themeColor="text1"/>
                <w:sz w:val="16"/>
                <w:szCs w:val="16"/>
                <w:lang w:eastAsia="es-ES"/>
              </w:rPr>
              <w:t>5</w:t>
            </w:r>
          </w:p>
        </w:tc>
        <w:tc>
          <w:tcPr>
            <w:tcW w:w="3314" w:type="pct"/>
          </w:tcPr>
          <w:p w14:paraId="4E08C75F" w14:textId="77777777" w:rsidR="00520D87" w:rsidRPr="00A902B2" w:rsidRDefault="00520D87" w:rsidP="003323D6">
            <w:pPr>
              <w:rPr>
                <w:rFonts w:cstheme="majorHAnsi"/>
                <w:noProof/>
                <w:color w:val="000000" w:themeColor="text1"/>
                <w:sz w:val="16"/>
                <w:szCs w:val="16"/>
              </w:rPr>
            </w:pPr>
            <w:r w:rsidRPr="00A902B2">
              <w:rPr>
                <w:rFonts w:cstheme="majorHAnsi"/>
                <w:noProof/>
                <w:color w:val="000000" w:themeColor="text1"/>
                <w:sz w:val="16"/>
                <w:szCs w:val="16"/>
              </w:rPr>
              <w:t>Prueba piloto y ajustes al protocolo</w:t>
            </w:r>
          </w:p>
        </w:tc>
        <w:tc>
          <w:tcPr>
            <w:tcW w:w="483" w:type="pct"/>
          </w:tcPr>
          <w:p w14:paraId="41D56506" w14:textId="77777777" w:rsidR="00520D87" w:rsidRPr="00A902B2" w:rsidRDefault="00520D87" w:rsidP="00520D87">
            <w:pPr>
              <w:jc w:val="center"/>
              <w:rPr>
                <w:rFonts w:cstheme="majorHAnsi"/>
                <w:color w:val="000000" w:themeColor="text1"/>
                <w:sz w:val="16"/>
                <w:szCs w:val="16"/>
                <w:lang w:eastAsia="es-ES"/>
              </w:rPr>
            </w:pPr>
            <w:r w:rsidRPr="00A902B2">
              <w:rPr>
                <w:rFonts w:cstheme="majorHAnsi"/>
                <w:color w:val="000000" w:themeColor="text1"/>
                <w:sz w:val="16"/>
                <w:szCs w:val="16"/>
                <w:lang w:eastAsia="es-ES"/>
              </w:rPr>
              <w:t>Mes 16</w:t>
            </w:r>
          </w:p>
        </w:tc>
        <w:tc>
          <w:tcPr>
            <w:tcW w:w="481" w:type="pct"/>
          </w:tcPr>
          <w:p w14:paraId="32916508" w14:textId="77777777" w:rsidR="00520D87" w:rsidRPr="00A902B2" w:rsidRDefault="00520D87" w:rsidP="00520D87">
            <w:pPr>
              <w:jc w:val="center"/>
              <w:rPr>
                <w:rFonts w:cstheme="majorHAnsi"/>
                <w:color w:val="000000" w:themeColor="text1"/>
                <w:sz w:val="16"/>
                <w:szCs w:val="16"/>
                <w:lang w:eastAsia="es-ES"/>
              </w:rPr>
            </w:pPr>
            <w:r w:rsidRPr="00A902B2">
              <w:rPr>
                <w:rFonts w:cstheme="majorHAnsi"/>
                <w:color w:val="000000" w:themeColor="text1"/>
                <w:sz w:val="16"/>
                <w:szCs w:val="16"/>
                <w:lang w:eastAsia="es-ES"/>
              </w:rPr>
              <w:t>Mes16</w:t>
            </w:r>
          </w:p>
        </w:tc>
        <w:tc>
          <w:tcPr>
            <w:tcW w:w="507" w:type="pct"/>
          </w:tcPr>
          <w:p w14:paraId="0EDDB32F" w14:textId="77777777" w:rsidR="00520D87" w:rsidRPr="00A902B2" w:rsidRDefault="00520D87" w:rsidP="00520D87">
            <w:pPr>
              <w:jc w:val="center"/>
              <w:rPr>
                <w:rFonts w:cstheme="majorHAnsi"/>
                <w:color w:val="000000" w:themeColor="text1"/>
                <w:sz w:val="16"/>
                <w:szCs w:val="16"/>
                <w:lang w:eastAsia="es-ES"/>
              </w:rPr>
            </w:pPr>
            <w:r w:rsidRPr="00A902B2">
              <w:rPr>
                <w:rFonts w:cstheme="majorHAnsi"/>
                <w:color w:val="000000" w:themeColor="text1"/>
                <w:sz w:val="16"/>
                <w:szCs w:val="16"/>
                <w:lang w:eastAsia="es-ES"/>
              </w:rPr>
              <w:t>1 mes</w:t>
            </w:r>
          </w:p>
        </w:tc>
      </w:tr>
      <w:tr w:rsidR="00520D87" w:rsidRPr="00A902B2" w14:paraId="1E8C70EB" w14:textId="77777777" w:rsidTr="00520D87">
        <w:trPr>
          <w:trHeight w:val="227"/>
        </w:trPr>
        <w:tc>
          <w:tcPr>
            <w:tcW w:w="215" w:type="pct"/>
          </w:tcPr>
          <w:p w14:paraId="46BD3841" w14:textId="77777777" w:rsidR="00520D87" w:rsidRPr="00A902B2" w:rsidRDefault="00520D87" w:rsidP="00520D87">
            <w:pPr>
              <w:jc w:val="center"/>
              <w:rPr>
                <w:rFonts w:cstheme="majorHAnsi"/>
                <w:color w:val="000000" w:themeColor="text1"/>
                <w:sz w:val="16"/>
                <w:szCs w:val="16"/>
                <w:lang w:eastAsia="es-ES"/>
              </w:rPr>
            </w:pPr>
            <w:r w:rsidRPr="00A902B2">
              <w:rPr>
                <w:rFonts w:cstheme="majorHAnsi"/>
                <w:color w:val="000000" w:themeColor="text1"/>
                <w:sz w:val="16"/>
                <w:szCs w:val="16"/>
                <w:lang w:eastAsia="es-ES"/>
              </w:rPr>
              <w:t>6</w:t>
            </w:r>
          </w:p>
        </w:tc>
        <w:tc>
          <w:tcPr>
            <w:tcW w:w="3314" w:type="pct"/>
          </w:tcPr>
          <w:p w14:paraId="6423FBBD" w14:textId="77777777" w:rsidR="00520D87" w:rsidRPr="00A902B2" w:rsidRDefault="00520D87" w:rsidP="003323D6">
            <w:pPr>
              <w:rPr>
                <w:rFonts w:cstheme="majorHAnsi"/>
                <w:noProof/>
                <w:color w:val="000000" w:themeColor="text1"/>
                <w:sz w:val="16"/>
                <w:szCs w:val="16"/>
              </w:rPr>
            </w:pPr>
            <w:r w:rsidRPr="00A902B2">
              <w:rPr>
                <w:rFonts w:cstheme="majorHAnsi"/>
                <w:noProof/>
                <w:color w:val="000000" w:themeColor="text1"/>
                <w:sz w:val="16"/>
                <w:szCs w:val="16"/>
              </w:rPr>
              <w:t>Recolección de datos</w:t>
            </w:r>
            <w:r w:rsidRPr="00A902B2">
              <w:rPr>
                <w:rFonts w:cstheme="majorHAnsi"/>
                <w:color w:val="000000" w:themeColor="text1"/>
                <w:sz w:val="16"/>
                <w:szCs w:val="16"/>
                <w:lang w:eastAsia="es-ES"/>
              </w:rPr>
              <w:t xml:space="preserve"> cohorte desarrollo.</w:t>
            </w:r>
          </w:p>
        </w:tc>
        <w:tc>
          <w:tcPr>
            <w:tcW w:w="483" w:type="pct"/>
          </w:tcPr>
          <w:p w14:paraId="537D719A" w14:textId="77777777" w:rsidR="00520D87" w:rsidRPr="00A902B2" w:rsidRDefault="00520D87" w:rsidP="00520D87">
            <w:pPr>
              <w:jc w:val="center"/>
              <w:rPr>
                <w:rFonts w:cstheme="majorHAnsi"/>
                <w:color w:val="000000" w:themeColor="text1"/>
                <w:sz w:val="16"/>
                <w:szCs w:val="16"/>
                <w:lang w:eastAsia="es-ES"/>
              </w:rPr>
            </w:pPr>
            <w:r w:rsidRPr="00A902B2">
              <w:rPr>
                <w:rFonts w:cstheme="majorHAnsi"/>
                <w:color w:val="000000" w:themeColor="text1"/>
                <w:sz w:val="16"/>
                <w:szCs w:val="16"/>
                <w:lang w:eastAsia="es-ES"/>
              </w:rPr>
              <w:t>Mes 16</w:t>
            </w:r>
          </w:p>
        </w:tc>
        <w:tc>
          <w:tcPr>
            <w:tcW w:w="481" w:type="pct"/>
          </w:tcPr>
          <w:p w14:paraId="0E7C0906" w14:textId="77777777" w:rsidR="00520D87" w:rsidRPr="00A902B2" w:rsidRDefault="00520D87" w:rsidP="00520D87">
            <w:pPr>
              <w:jc w:val="center"/>
              <w:rPr>
                <w:rFonts w:cstheme="majorHAnsi"/>
                <w:color w:val="000000" w:themeColor="text1"/>
                <w:sz w:val="16"/>
                <w:szCs w:val="16"/>
                <w:lang w:eastAsia="es-ES"/>
              </w:rPr>
            </w:pPr>
            <w:r w:rsidRPr="00A902B2">
              <w:rPr>
                <w:rFonts w:cstheme="majorHAnsi"/>
                <w:color w:val="000000" w:themeColor="text1"/>
                <w:sz w:val="16"/>
                <w:szCs w:val="16"/>
                <w:lang w:eastAsia="es-ES"/>
              </w:rPr>
              <w:t>Mes 27</w:t>
            </w:r>
          </w:p>
        </w:tc>
        <w:tc>
          <w:tcPr>
            <w:tcW w:w="507" w:type="pct"/>
          </w:tcPr>
          <w:p w14:paraId="4772EA1F" w14:textId="77777777" w:rsidR="00520D87" w:rsidRPr="00A902B2" w:rsidRDefault="00520D87" w:rsidP="00520D87">
            <w:pPr>
              <w:jc w:val="center"/>
              <w:rPr>
                <w:rFonts w:cstheme="majorHAnsi"/>
                <w:color w:val="000000" w:themeColor="text1"/>
                <w:sz w:val="16"/>
                <w:szCs w:val="16"/>
                <w:lang w:eastAsia="es-ES"/>
              </w:rPr>
            </w:pPr>
            <w:r w:rsidRPr="00A902B2">
              <w:rPr>
                <w:rFonts w:cstheme="majorHAnsi"/>
                <w:color w:val="000000" w:themeColor="text1"/>
                <w:sz w:val="16"/>
                <w:szCs w:val="16"/>
                <w:lang w:eastAsia="es-ES"/>
              </w:rPr>
              <w:t>12 meses</w:t>
            </w:r>
          </w:p>
        </w:tc>
      </w:tr>
      <w:tr w:rsidR="00520D87" w:rsidRPr="00A902B2" w14:paraId="4170A26C" w14:textId="77777777" w:rsidTr="00520D87">
        <w:trPr>
          <w:trHeight w:val="227"/>
        </w:trPr>
        <w:tc>
          <w:tcPr>
            <w:tcW w:w="215" w:type="pct"/>
          </w:tcPr>
          <w:p w14:paraId="0CD4B00E" w14:textId="77777777" w:rsidR="00520D87" w:rsidRPr="00A902B2" w:rsidRDefault="00520D87" w:rsidP="00520D87">
            <w:pPr>
              <w:jc w:val="center"/>
              <w:rPr>
                <w:rFonts w:cstheme="majorHAnsi"/>
                <w:color w:val="000000" w:themeColor="text1"/>
                <w:sz w:val="16"/>
                <w:szCs w:val="16"/>
                <w:lang w:eastAsia="es-ES"/>
              </w:rPr>
            </w:pPr>
            <w:r w:rsidRPr="00A902B2">
              <w:rPr>
                <w:rFonts w:cstheme="majorHAnsi"/>
                <w:color w:val="000000" w:themeColor="text1"/>
                <w:sz w:val="16"/>
                <w:szCs w:val="16"/>
                <w:lang w:eastAsia="es-ES"/>
              </w:rPr>
              <w:t>7</w:t>
            </w:r>
          </w:p>
        </w:tc>
        <w:tc>
          <w:tcPr>
            <w:tcW w:w="3314" w:type="pct"/>
          </w:tcPr>
          <w:p w14:paraId="5672C3E7" w14:textId="77777777" w:rsidR="00520D87" w:rsidRPr="00A902B2" w:rsidRDefault="00520D87" w:rsidP="003323D6">
            <w:pPr>
              <w:rPr>
                <w:rFonts w:cstheme="majorHAnsi"/>
                <w:noProof/>
                <w:color w:val="000000" w:themeColor="text1"/>
                <w:sz w:val="16"/>
                <w:szCs w:val="16"/>
              </w:rPr>
            </w:pPr>
            <w:r w:rsidRPr="00A902B2">
              <w:rPr>
                <w:rFonts w:cstheme="majorHAnsi"/>
                <w:color w:val="000000" w:themeColor="text1"/>
                <w:sz w:val="16"/>
                <w:szCs w:val="16"/>
              </w:rPr>
              <w:t>Análisis de datos cohorte desarrollo</w:t>
            </w:r>
          </w:p>
        </w:tc>
        <w:tc>
          <w:tcPr>
            <w:tcW w:w="483" w:type="pct"/>
          </w:tcPr>
          <w:p w14:paraId="0BD26550" w14:textId="2D523065" w:rsidR="00520D87" w:rsidRPr="00A902B2" w:rsidRDefault="00520D87" w:rsidP="00520D87">
            <w:pPr>
              <w:jc w:val="center"/>
              <w:rPr>
                <w:rFonts w:cstheme="majorHAnsi"/>
                <w:color w:val="000000" w:themeColor="text1"/>
                <w:sz w:val="16"/>
                <w:szCs w:val="16"/>
                <w:lang w:eastAsia="es-ES"/>
              </w:rPr>
            </w:pPr>
            <w:r w:rsidRPr="00A902B2">
              <w:rPr>
                <w:rFonts w:cstheme="majorHAnsi"/>
                <w:color w:val="000000" w:themeColor="text1"/>
                <w:sz w:val="16"/>
                <w:szCs w:val="16"/>
                <w:lang w:eastAsia="es-ES"/>
              </w:rPr>
              <w:t>Mes 28</w:t>
            </w:r>
          </w:p>
        </w:tc>
        <w:tc>
          <w:tcPr>
            <w:tcW w:w="481" w:type="pct"/>
          </w:tcPr>
          <w:p w14:paraId="21857339" w14:textId="77777777" w:rsidR="00520D87" w:rsidRPr="00A902B2" w:rsidRDefault="00520D87" w:rsidP="00520D87">
            <w:pPr>
              <w:jc w:val="center"/>
              <w:rPr>
                <w:rFonts w:cstheme="majorHAnsi"/>
                <w:color w:val="000000" w:themeColor="text1"/>
                <w:sz w:val="16"/>
                <w:szCs w:val="16"/>
                <w:lang w:eastAsia="es-ES"/>
              </w:rPr>
            </w:pPr>
            <w:r w:rsidRPr="00A902B2">
              <w:rPr>
                <w:rFonts w:cstheme="majorHAnsi"/>
                <w:color w:val="000000" w:themeColor="text1"/>
                <w:sz w:val="16"/>
                <w:szCs w:val="16"/>
                <w:lang w:eastAsia="es-ES"/>
              </w:rPr>
              <w:t>Mes 28</w:t>
            </w:r>
          </w:p>
        </w:tc>
        <w:tc>
          <w:tcPr>
            <w:tcW w:w="507" w:type="pct"/>
          </w:tcPr>
          <w:p w14:paraId="17A21E49" w14:textId="2CBD0553" w:rsidR="00520D87" w:rsidRPr="00A902B2" w:rsidRDefault="00520D87" w:rsidP="00520D87">
            <w:pPr>
              <w:jc w:val="center"/>
              <w:rPr>
                <w:rFonts w:cstheme="majorHAnsi"/>
                <w:color w:val="000000" w:themeColor="text1"/>
                <w:sz w:val="16"/>
                <w:szCs w:val="16"/>
                <w:lang w:eastAsia="es-ES"/>
              </w:rPr>
            </w:pPr>
            <w:r w:rsidRPr="00A902B2">
              <w:rPr>
                <w:rFonts w:cstheme="majorHAnsi"/>
                <w:color w:val="000000" w:themeColor="text1"/>
                <w:sz w:val="16"/>
                <w:szCs w:val="16"/>
                <w:lang w:eastAsia="es-ES"/>
              </w:rPr>
              <w:t>1 mes</w:t>
            </w:r>
          </w:p>
        </w:tc>
      </w:tr>
      <w:tr w:rsidR="00520D87" w:rsidRPr="00A902B2" w14:paraId="21DA4473" w14:textId="77777777" w:rsidTr="00520D87">
        <w:trPr>
          <w:trHeight w:val="227"/>
        </w:trPr>
        <w:tc>
          <w:tcPr>
            <w:tcW w:w="215" w:type="pct"/>
          </w:tcPr>
          <w:p w14:paraId="1913E327" w14:textId="77777777" w:rsidR="00520D87" w:rsidRPr="00A902B2" w:rsidRDefault="00520D87" w:rsidP="00520D87">
            <w:pPr>
              <w:jc w:val="center"/>
              <w:rPr>
                <w:rFonts w:cstheme="majorHAnsi"/>
                <w:color w:val="000000" w:themeColor="text1"/>
                <w:sz w:val="16"/>
                <w:szCs w:val="16"/>
                <w:lang w:eastAsia="es-ES"/>
              </w:rPr>
            </w:pPr>
            <w:r w:rsidRPr="00A902B2">
              <w:rPr>
                <w:rFonts w:cstheme="majorHAnsi"/>
                <w:color w:val="000000" w:themeColor="text1"/>
                <w:sz w:val="16"/>
                <w:szCs w:val="16"/>
                <w:lang w:eastAsia="es-ES"/>
              </w:rPr>
              <w:t>8</w:t>
            </w:r>
          </w:p>
        </w:tc>
        <w:tc>
          <w:tcPr>
            <w:tcW w:w="3314" w:type="pct"/>
          </w:tcPr>
          <w:p w14:paraId="2AFE0172" w14:textId="77777777" w:rsidR="00520D87" w:rsidRPr="00A902B2" w:rsidRDefault="00520D87" w:rsidP="003323D6">
            <w:pPr>
              <w:rPr>
                <w:rFonts w:cstheme="majorHAnsi"/>
                <w:noProof/>
                <w:color w:val="000000" w:themeColor="text1"/>
                <w:sz w:val="16"/>
                <w:szCs w:val="16"/>
              </w:rPr>
            </w:pPr>
            <w:r w:rsidRPr="00A902B2">
              <w:rPr>
                <w:rFonts w:cstheme="majorHAnsi"/>
                <w:noProof/>
                <w:color w:val="000000" w:themeColor="text1"/>
                <w:sz w:val="16"/>
                <w:szCs w:val="16"/>
              </w:rPr>
              <w:t>Recolección de datos</w:t>
            </w:r>
            <w:r w:rsidRPr="00A902B2">
              <w:rPr>
                <w:rFonts w:cstheme="majorHAnsi"/>
                <w:color w:val="000000" w:themeColor="text1"/>
                <w:sz w:val="16"/>
                <w:szCs w:val="16"/>
                <w:lang w:eastAsia="es-ES"/>
              </w:rPr>
              <w:t xml:space="preserve"> cohorte validación</w:t>
            </w:r>
          </w:p>
        </w:tc>
        <w:tc>
          <w:tcPr>
            <w:tcW w:w="483" w:type="pct"/>
          </w:tcPr>
          <w:p w14:paraId="6D8A47AE" w14:textId="77777777" w:rsidR="00520D87" w:rsidRPr="00A902B2" w:rsidRDefault="00520D87" w:rsidP="00520D87">
            <w:pPr>
              <w:jc w:val="center"/>
              <w:rPr>
                <w:rFonts w:cstheme="majorHAnsi"/>
                <w:color w:val="000000" w:themeColor="text1"/>
                <w:sz w:val="16"/>
                <w:szCs w:val="16"/>
                <w:lang w:eastAsia="es-ES"/>
              </w:rPr>
            </w:pPr>
            <w:r w:rsidRPr="00A902B2">
              <w:rPr>
                <w:rFonts w:cstheme="majorHAnsi"/>
                <w:color w:val="000000" w:themeColor="text1"/>
                <w:sz w:val="16"/>
                <w:szCs w:val="16"/>
                <w:lang w:eastAsia="es-ES"/>
              </w:rPr>
              <w:t>Mes 29</w:t>
            </w:r>
          </w:p>
        </w:tc>
        <w:tc>
          <w:tcPr>
            <w:tcW w:w="481" w:type="pct"/>
          </w:tcPr>
          <w:p w14:paraId="6CECD32C" w14:textId="77777777" w:rsidR="00520D87" w:rsidRPr="00A902B2" w:rsidRDefault="00520D87" w:rsidP="00520D87">
            <w:pPr>
              <w:jc w:val="center"/>
              <w:rPr>
                <w:rFonts w:cstheme="majorHAnsi"/>
                <w:color w:val="000000" w:themeColor="text1"/>
                <w:sz w:val="16"/>
                <w:szCs w:val="16"/>
                <w:lang w:eastAsia="es-ES"/>
              </w:rPr>
            </w:pPr>
            <w:r w:rsidRPr="00A902B2">
              <w:rPr>
                <w:rFonts w:cstheme="majorHAnsi"/>
                <w:color w:val="000000" w:themeColor="text1"/>
                <w:sz w:val="16"/>
                <w:szCs w:val="16"/>
                <w:lang w:eastAsia="es-ES"/>
              </w:rPr>
              <w:t>Mes 40</w:t>
            </w:r>
          </w:p>
        </w:tc>
        <w:tc>
          <w:tcPr>
            <w:tcW w:w="507" w:type="pct"/>
          </w:tcPr>
          <w:p w14:paraId="546E2DA7" w14:textId="77777777" w:rsidR="00520D87" w:rsidRPr="00A902B2" w:rsidRDefault="00520D87" w:rsidP="00520D87">
            <w:pPr>
              <w:jc w:val="center"/>
              <w:rPr>
                <w:rFonts w:cstheme="majorHAnsi"/>
                <w:color w:val="000000" w:themeColor="text1"/>
                <w:sz w:val="16"/>
                <w:szCs w:val="16"/>
                <w:lang w:eastAsia="es-ES"/>
              </w:rPr>
            </w:pPr>
            <w:r w:rsidRPr="00A902B2">
              <w:rPr>
                <w:rFonts w:cstheme="majorHAnsi"/>
                <w:color w:val="000000" w:themeColor="text1"/>
                <w:sz w:val="16"/>
                <w:szCs w:val="16"/>
                <w:lang w:eastAsia="es-ES"/>
              </w:rPr>
              <w:t>12 meses</w:t>
            </w:r>
          </w:p>
        </w:tc>
      </w:tr>
      <w:tr w:rsidR="00520D87" w:rsidRPr="00A902B2" w14:paraId="733BDC7D" w14:textId="77777777" w:rsidTr="00520D87">
        <w:trPr>
          <w:trHeight w:val="227"/>
        </w:trPr>
        <w:tc>
          <w:tcPr>
            <w:tcW w:w="215" w:type="pct"/>
          </w:tcPr>
          <w:p w14:paraId="4D80AF04" w14:textId="77777777" w:rsidR="00520D87" w:rsidRPr="00A902B2" w:rsidRDefault="00520D87" w:rsidP="00520D87">
            <w:pPr>
              <w:jc w:val="center"/>
              <w:rPr>
                <w:rFonts w:cstheme="majorHAnsi"/>
                <w:color w:val="000000" w:themeColor="text1"/>
                <w:sz w:val="16"/>
                <w:szCs w:val="16"/>
                <w:lang w:eastAsia="es-ES"/>
              </w:rPr>
            </w:pPr>
            <w:r w:rsidRPr="00A902B2">
              <w:rPr>
                <w:rFonts w:cstheme="majorHAnsi"/>
                <w:color w:val="000000" w:themeColor="text1"/>
                <w:sz w:val="16"/>
                <w:szCs w:val="16"/>
                <w:lang w:eastAsia="es-ES"/>
              </w:rPr>
              <w:t>9</w:t>
            </w:r>
          </w:p>
        </w:tc>
        <w:tc>
          <w:tcPr>
            <w:tcW w:w="3314" w:type="pct"/>
          </w:tcPr>
          <w:p w14:paraId="5CC711FB" w14:textId="77777777" w:rsidR="00520D87" w:rsidRPr="00A902B2" w:rsidRDefault="00520D87" w:rsidP="003323D6">
            <w:pPr>
              <w:rPr>
                <w:rFonts w:cstheme="majorHAnsi"/>
                <w:noProof/>
                <w:color w:val="000000" w:themeColor="text1"/>
                <w:sz w:val="16"/>
                <w:szCs w:val="16"/>
              </w:rPr>
            </w:pPr>
            <w:r w:rsidRPr="00A902B2">
              <w:rPr>
                <w:rFonts w:cstheme="majorHAnsi"/>
                <w:color w:val="000000" w:themeColor="text1"/>
                <w:sz w:val="16"/>
                <w:szCs w:val="16"/>
              </w:rPr>
              <w:t xml:space="preserve">Análisis de resultados, escritura del informe final </w:t>
            </w:r>
          </w:p>
        </w:tc>
        <w:tc>
          <w:tcPr>
            <w:tcW w:w="483" w:type="pct"/>
          </w:tcPr>
          <w:p w14:paraId="5C09A8BE" w14:textId="77777777" w:rsidR="00520D87" w:rsidRPr="00A902B2" w:rsidRDefault="00520D87" w:rsidP="00520D87">
            <w:pPr>
              <w:jc w:val="center"/>
              <w:rPr>
                <w:rFonts w:cstheme="majorHAnsi"/>
                <w:color w:val="000000" w:themeColor="text1"/>
                <w:sz w:val="16"/>
                <w:szCs w:val="16"/>
                <w:lang w:eastAsia="es-ES"/>
              </w:rPr>
            </w:pPr>
            <w:r w:rsidRPr="00A902B2">
              <w:rPr>
                <w:rFonts w:cstheme="majorHAnsi"/>
                <w:color w:val="000000" w:themeColor="text1"/>
                <w:sz w:val="16"/>
                <w:szCs w:val="16"/>
                <w:lang w:eastAsia="es-ES"/>
              </w:rPr>
              <w:t>Mes 41</w:t>
            </w:r>
          </w:p>
        </w:tc>
        <w:tc>
          <w:tcPr>
            <w:tcW w:w="481" w:type="pct"/>
          </w:tcPr>
          <w:p w14:paraId="799B63B3" w14:textId="77777777" w:rsidR="00520D87" w:rsidRPr="00A902B2" w:rsidRDefault="00520D87" w:rsidP="00520D87">
            <w:pPr>
              <w:jc w:val="center"/>
              <w:rPr>
                <w:rFonts w:cstheme="majorHAnsi"/>
                <w:color w:val="000000" w:themeColor="text1"/>
                <w:sz w:val="16"/>
                <w:szCs w:val="16"/>
                <w:lang w:eastAsia="es-ES"/>
              </w:rPr>
            </w:pPr>
            <w:r w:rsidRPr="00A902B2">
              <w:rPr>
                <w:rFonts w:cstheme="majorHAnsi"/>
                <w:color w:val="000000" w:themeColor="text1"/>
                <w:sz w:val="16"/>
                <w:szCs w:val="16"/>
                <w:lang w:eastAsia="es-ES"/>
              </w:rPr>
              <w:t>Mes 42</w:t>
            </w:r>
          </w:p>
        </w:tc>
        <w:tc>
          <w:tcPr>
            <w:tcW w:w="507" w:type="pct"/>
          </w:tcPr>
          <w:p w14:paraId="594CD2B2" w14:textId="77777777" w:rsidR="00520D87" w:rsidRPr="00A902B2" w:rsidRDefault="00520D87" w:rsidP="00520D87">
            <w:pPr>
              <w:jc w:val="center"/>
              <w:rPr>
                <w:rFonts w:cstheme="majorHAnsi"/>
                <w:color w:val="000000" w:themeColor="text1"/>
                <w:sz w:val="16"/>
                <w:szCs w:val="16"/>
                <w:lang w:eastAsia="es-ES"/>
              </w:rPr>
            </w:pPr>
            <w:r w:rsidRPr="00A902B2">
              <w:rPr>
                <w:rFonts w:cstheme="majorHAnsi"/>
                <w:color w:val="000000" w:themeColor="text1"/>
                <w:sz w:val="16"/>
                <w:szCs w:val="16"/>
                <w:lang w:eastAsia="es-ES"/>
              </w:rPr>
              <w:t>2 meses</w:t>
            </w:r>
          </w:p>
        </w:tc>
      </w:tr>
      <w:tr w:rsidR="00520D87" w:rsidRPr="00A902B2" w14:paraId="7BDED013" w14:textId="77777777" w:rsidTr="00520D87">
        <w:trPr>
          <w:trHeight w:val="227"/>
        </w:trPr>
        <w:tc>
          <w:tcPr>
            <w:tcW w:w="215" w:type="pct"/>
          </w:tcPr>
          <w:p w14:paraId="5A86A1D7" w14:textId="77777777" w:rsidR="00520D87" w:rsidRPr="00A902B2" w:rsidRDefault="00520D87" w:rsidP="00520D87">
            <w:pPr>
              <w:jc w:val="center"/>
              <w:rPr>
                <w:rFonts w:cstheme="majorHAnsi"/>
                <w:color w:val="000000" w:themeColor="text1"/>
                <w:sz w:val="16"/>
                <w:szCs w:val="16"/>
                <w:lang w:eastAsia="es-ES"/>
              </w:rPr>
            </w:pPr>
            <w:r w:rsidRPr="00A902B2">
              <w:rPr>
                <w:rFonts w:cstheme="majorHAnsi"/>
                <w:color w:val="000000" w:themeColor="text1"/>
                <w:sz w:val="16"/>
                <w:szCs w:val="16"/>
                <w:lang w:eastAsia="es-ES"/>
              </w:rPr>
              <w:t>10</w:t>
            </w:r>
          </w:p>
        </w:tc>
        <w:tc>
          <w:tcPr>
            <w:tcW w:w="3314" w:type="pct"/>
          </w:tcPr>
          <w:p w14:paraId="79FBADD0" w14:textId="77777777" w:rsidR="00520D87" w:rsidRPr="00A902B2" w:rsidRDefault="00520D87" w:rsidP="003323D6">
            <w:pPr>
              <w:rPr>
                <w:rFonts w:cstheme="majorHAnsi"/>
                <w:noProof/>
                <w:color w:val="000000" w:themeColor="text1"/>
                <w:sz w:val="16"/>
                <w:szCs w:val="16"/>
              </w:rPr>
            </w:pPr>
            <w:r w:rsidRPr="00A902B2">
              <w:rPr>
                <w:rFonts w:cstheme="majorHAnsi"/>
                <w:color w:val="000000" w:themeColor="text1"/>
                <w:sz w:val="16"/>
                <w:szCs w:val="16"/>
                <w:lang w:eastAsia="es-ES"/>
              </w:rPr>
              <w:t>Presentación y sustentación de informe final</w:t>
            </w:r>
          </w:p>
        </w:tc>
        <w:tc>
          <w:tcPr>
            <w:tcW w:w="483" w:type="pct"/>
          </w:tcPr>
          <w:p w14:paraId="4747F64E" w14:textId="77777777" w:rsidR="00520D87" w:rsidRPr="00A902B2" w:rsidRDefault="00520D87" w:rsidP="00520D87">
            <w:pPr>
              <w:jc w:val="center"/>
              <w:rPr>
                <w:rFonts w:cstheme="majorHAnsi"/>
                <w:color w:val="000000" w:themeColor="text1"/>
                <w:sz w:val="16"/>
                <w:szCs w:val="16"/>
                <w:lang w:eastAsia="es-ES"/>
              </w:rPr>
            </w:pPr>
            <w:r w:rsidRPr="00A902B2">
              <w:rPr>
                <w:rFonts w:cstheme="majorHAnsi"/>
                <w:color w:val="000000" w:themeColor="text1"/>
                <w:sz w:val="16"/>
                <w:szCs w:val="16"/>
                <w:lang w:eastAsia="es-ES"/>
              </w:rPr>
              <w:t>Mes 43</w:t>
            </w:r>
          </w:p>
        </w:tc>
        <w:tc>
          <w:tcPr>
            <w:tcW w:w="481" w:type="pct"/>
          </w:tcPr>
          <w:p w14:paraId="2EC0DDFC" w14:textId="77777777" w:rsidR="00520D87" w:rsidRPr="00A902B2" w:rsidRDefault="00520D87" w:rsidP="00520D87">
            <w:pPr>
              <w:jc w:val="center"/>
              <w:rPr>
                <w:rFonts w:cstheme="majorHAnsi"/>
                <w:color w:val="000000" w:themeColor="text1"/>
                <w:sz w:val="16"/>
                <w:szCs w:val="16"/>
                <w:lang w:eastAsia="es-ES"/>
              </w:rPr>
            </w:pPr>
            <w:r w:rsidRPr="00A902B2">
              <w:rPr>
                <w:rFonts w:cstheme="majorHAnsi"/>
                <w:color w:val="000000" w:themeColor="text1"/>
                <w:sz w:val="16"/>
                <w:szCs w:val="16"/>
                <w:lang w:eastAsia="es-ES"/>
              </w:rPr>
              <w:t>Mes 46</w:t>
            </w:r>
          </w:p>
        </w:tc>
        <w:tc>
          <w:tcPr>
            <w:tcW w:w="507" w:type="pct"/>
          </w:tcPr>
          <w:p w14:paraId="3810E99C" w14:textId="77777777" w:rsidR="00520D87" w:rsidRPr="00A902B2" w:rsidRDefault="00520D87" w:rsidP="00520D87">
            <w:pPr>
              <w:jc w:val="center"/>
              <w:rPr>
                <w:rFonts w:cstheme="majorHAnsi"/>
                <w:color w:val="000000" w:themeColor="text1"/>
                <w:sz w:val="16"/>
                <w:szCs w:val="16"/>
                <w:lang w:eastAsia="es-ES"/>
              </w:rPr>
            </w:pPr>
            <w:r w:rsidRPr="00A902B2">
              <w:rPr>
                <w:rFonts w:cstheme="majorHAnsi"/>
                <w:color w:val="000000" w:themeColor="text1"/>
                <w:sz w:val="16"/>
                <w:szCs w:val="16"/>
                <w:lang w:eastAsia="es-ES"/>
              </w:rPr>
              <w:t>3 meses</w:t>
            </w:r>
          </w:p>
        </w:tc>
      </w:tr>
      <w:tr w:rsidR="00520D87" w:rsidRPr="00A902B2" w14:paraId="528DAC38" w14:textId="77777777" w:rsidTr="00520D87">
        <w:trPr>
          <w:trHeight w:val="227"/>
        </w:trPr>
        <w:tc>
          <w:tcPr>
            <w:tcW w:w="215" w:type="pct"/>
          </w:tcPr>
          <w:p w14:paraId="2DE150E7" w14:textId="77777777" w:rsidR="00520D87" w:rsidRPr="00A902B2" w:rsidRDefault="00520D87" w:rsidP="00520D87">
            <w:pPr>
              <w:jc w:val="center"/>
              <w:rPr>
                <w:rFonts w:cstheme="majorHAnsi"/>
                <w:color w:val="000000" w:themeColor="text1"/>
                <w:sz w:val="16"/>
                <w:szCs w:val="16"/>
                <w:lang w:eastAsia="es-ES"/>
              </w:rPr>
            </w:pPr>
            <w:r w:rsidRPr="00A902B2">
              <w:rPr>
                <w:rFonts w:cstheme="majorHAnsi"/>
                <w:color w:val="000000" w:themeColor="text1"/>
                <w:sz w:val="16"/>
                <w:szCs w:val="16"/>
                <w:lang w:eastAsia="es-ES"/>
              </w:rPr>
              <w:t>11</w:t>
            </w:r>
          </w:p>
        </w:tc>
        <w:tc>
          <w:tcPr>
            <w:tcW w:w="3314" w:type="pct"/>
          </w:tcPr>
          <w:p w14:paraId="37E98C41" w14:textId="77777777" w:rsidR="00520D87" w:rsidRPr="00A902B2" w:rsidRDefault="00520D87" w:rsidP="003323D6">
            <w:pPr>
              <w:rPr>
                <w:rFonts w:cstheme="majorHAnsi"/>
                <w:noProof/>
                <w:color w:val="000000" w:themeColor="text1"/>
                <w:sz w:val="16"/>
                <w:szCs w:val="16"/>
              </w:rPr>
            </w:pPr>
            <w:r w:rsidRPr="00A902B2">
              <w:rPr>
                <w:rFonts w:cstheme="majorHAnsi"/>
                <w:noProof/>
                <w:color w:val="000000" w:themeColor="text1"/>
                <w:sz w:val="16"/>
                <w:szCs w:val="16"/>
              </w:rPr>
              <w:t>Escritura de artículo científico</w:t>
            </w:r>
          </w:p>
        </w:tc>
        <w:tc>
          <w:tcPr>
            <w:tcW w:w="483" w:type="pct"/>
          </w:tcPr>
          <w:p w14:paraId="15B66764" w14:textId="77777777" w:rsidR="00520D87" w:rsidRPr="00A902B2" w:rsidRDefault="00520D87" w:rsidP="00520D87">
            <w:pPr>
              <w:jc w:val="center"/>
              <w:rPr>
                <w:rFonts w:cstheme="majorHAnsi"/>
                <w:color w:val="000000" w:themeColor="text1"/>
                <w:sz w:val="16"/>
                <w:szCs w:val="16"/>
                <w:lang w:eastAsia="es-ES"/>
              </w:rPr>
            </w:pPr>
            <w:r w:rsidRPr="00A902B2">
              <w:rPr>
                <w:rFonts w:cstheme="majorHAnsi"/>
                <w:color w:val="000000" w:themeColor="text1"/>
                <w:sz w:val="16"/>
                <w:szCs w:val="16"/>
                <w:lang w:eastAsia="es-ES"/>
              </w:rPr>
              <w:t>Mes 47</w:t>
            </w:r>
          </w:p>
        </w:tc>
        <w:tc>
          <w:tcPr>
            <w:tcW w:w="481" w:type="pct"/>
          </w:tcPr>
          <w:p w14:paraId="11A92FA3" w14:textId="77777777" w:rsidR="00520D87" w:rsidRPr="00A902B2" w:rsidRDefault="00520D87" w:rsidP="00520D87">
            <w:pPr>
              <w:jc w:val="center"/>
              <w:rPr>
                <w:rFonts w:cstheme="majorHAnsi"/>
                <w:color w:val="000000" w:themeColor="text1"/>
                <w:sz w:val="16"/>
                <w:szCs w:val="16"/>
                <w:lang w:eastAsia="es-ES"/>
              </w:rPr>
            </w:pPr>
            <w:r w:rsidRPr="00A902B2">
              <w:rPr>
                <w:rFonts w:cstheme="majorHAnsi"/>
                <w:color w:val="000000" w:themeColor="text1"/>
                <w:sz w:val="16"/>
                <w:szCs w:val="16"/>
                <w:lang w:eastAsia="es-ES"/>
              </w:rPr>
              <w:t>Mes 48</w:t>
            </w:r>
          </w:p>
        </w:tc>
        <w:tc>
          <w:tcPr>
            <w:tcW w:w="507" w:type="pct"/>
          </w:tcPr>
          <w:p w14:paraId="22953E8F" w14:textId="77777777" w:rsidR="00520D87" w:rsidRPr="00A902B2" w:rsidRDefault="00520D87" w:rsidP="00520D87">
            <w:pPr>
              <w:jc w:val="center"/>
              <w:rPr>
                <w:rFonts w:cstheme="majorHAnsi"/>
                <w:color w:val="000000" w:themeColor="text1"/>
                <w:sz w:val="16"/>
                <w:szCs w:val="16"/>
                <w:lang w:eastAsia="es-ES"/>
              </w:rPr>
            </w:pPr>
            <w:r w:rsidRPr="00A902B2">
              <w:rPr>
                <w:rFonts w:cstheme="majorHAnsi"/>
                <w:color w:val="000000" w:themeColor="text1"/>
                <w:sz w:val="16"/>
                <w:szCs w:val="16"/>
                <w:lang w:eastAsia="es-ES"/>
              </w:rPr>
              <w:t>2 meses</w:t>
            </w:r>
          </w:p>
        </w:tc>
      </w:tr>
    </w:tbl>
    <w:p w14:paraId="0E9A3EF4" w14:textId="77777777" w:rsidR="00C45B91" w:rsidRPr="00A902B2" w:rsidRDefault="00C45B91" w:rsidP="002E7327">
      <w:pPr>
        <w:rPr>
          <w:rFonts w:cstheme="majorHAnsi"/>
          <w:b/>
          <w:color w:val="1F3864" w:themeColor="accent1" w:themeShade="80"/>
          <w:sz w:val="28"/>
          <w:szCs w:val="32"/>
        </w:rPr>
      </w:pPr>
    </w:p>
    <w:p w14:paraId="4E6DC41F" w14:textId="77777777" w:rsidR="00C45B91" w:rsidRPr="00A902B2" w:rsidRDefault="00C45B91" w:rsidP="00B46E99">
      <w:pPr>
        <w:pStyle w:val="Ttulo1"/>
      </w:pPr>
      <w:bookmarkStart w:id="543" w:name="_Toc163663852"/>
      <w:r w:rsidRPr="00A902B2">
        <w:t>PRESUPUESTO</w:t>
      </w:r>
      <w:bookmarkEnd w:id="543"/>
    </w:p>
    <w:p w14:paraId="09899B96" w14:textId="77777777" w:rsidR="00C83DA9" w:rsidRPr="00A902B2" w:rsidRDefault="00C83DA9" w:rsidP="00C83DA9">
      <w:pPr>
        <w:rPr>
          <w:rFonts w:cstheme="majorHAnsi"/>
          <w:highlight w:val="yellow"/>
          <w:lang w:val="es-ES"/>
        </w:rPr>
      </w:pPr>
    </w:p>
    <w:p w14:paraId="69A821AF" w14:textId="462F951B" w:rsidR="00C83DA9" w:rsidRPr="00A902B2" w:rsidRDefault="00C83DA9" w:rsidP="00C83DA9">
      <w:pPr>
        <w:rPr>
          <w:rFonts w:cstheme="majorHAnsi"/>
          <w:highlight w:val="yellow"/>
          <w:lang w:val="es-ES"/>
        </w:rPr>
      </w:pPr>
    </w:p>
    <w:tbl>
      <w:tblPr>
        <w:tblStyle w:val="Tablaconcuadrcula6concolores-nfasis1"/>
        <w:tblW w:w="5000" w:type="pct"/>
        <w:tblLook w:val="04A0" w:firstRow="1" w:lastRow="0" w:firstColumn="1" w:lastColumn="0" w:noHBand="0" w:noVBand="1"/>
      </w:tblPr>
      <w:tblGrid>
        <w:gridCol w:w="1537"/>
        <w:gridCol w:w="991"/>
        <w:gridCol w:w="660"/>
        <w:gridCol w:w="934"/>
        <w:gridCol w:w="1036"/>
        <w:gridCol w:w="904"/>
        <w:gridCol w:w="865"/>
        <w:gridCol w:w="865"/>
        <w:gridCol w:w="1036"/>
      </w:tblGrid>
      <w:tr w:rsidR="00A079CB" w:rsidRPr="00A902B2" w14:paraId="1117A72B" w14:textId="77777777" w:rsidTr="006954F0">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70" w:type="pct"/>
            <w:vMerge w:val="restart"/>
            <w:vAlign w:val="center"/>
            <w:hideMark/>
          </w:tcPr>
          <w:p w14:paraId="4573AD2D" w14:textId="77777777" w:rsidR="00A079CB" w:rsidRPr="00A902B2" w:rsidRDefault="00A079CB" w:rsidP="006954F0">
            <w:pPr>
              <w:rPr>
                <w:rFonts w:cstheme="majorHAnsi"/>
                <w:sz w:val="13"/>
                <w:szCs w:val="13"/>
                <w:lang w:eastAsia="es-MX"/>
              </w:rPr>
            </w:pPr>
            <w:r w:rsidRPr="00A902B2">
              <w:rPr>
                <w:rFonts w:cstheme="majorHAnsi"/>
                <w:sz w:val="13"/>
                <w:szCs w:val="13"/>
              </w:rPr>
              <w:t>Rubros</w:t>
            </w:r>
          </w:p>
        </w:tc>
        <w:tc>
          <w:tcPr>
            <w:tcW w:w="3543" w:type="pct"/>
            <w:gridSpan w:val="7"/>
            <w:vAlign w:val="center"/>
            <w:hideMark/>
          </w:tcPr>
          <w:p w14:paraId="2A0868B6" w14:textId="3DC42270" w:rsidR="00A079CB" w:rsidRPr="00A902B2" w:rsidRDefault="00A079CB" w:rsidP="006954F0">
            <w:pPr>
              <w:jc w:val="center"/>
              <w:cnfStyle w:val="100000000000" w:firstRow="1" w:lastRow="0" w:firstColumn="0" w:lastColumn="0" w:oddVBand="0" w:evenVBand="0" w:oddHBand="0" w:evenHBand="0" w:firstRowFirstColumn="0" w:firstRowLastColumn="0" w:lastRowFirstColumn="0" w:lastRowLastColumn="0"/>
              <w:rPr>
                <w:rFonts w:cstheme="majorHAnsi"/>
                <w:color w:val="FFFFFF" w:themeColor="background1"/>
                <w:sz w:val="13"/>
                <w:szCs w:val="13"/>
              </w:rPr>
            </w:pPr>
            <w:r w:rsidRPr="00A902B2">
              <w:rPr>
                <w:rFonts w:cstheme="majorHAnsi"/>
                <w:b w:val="0"/>
                <w:bCs w:val="0"/>
                <w:sz w:val="13"/>
                <w:szCs w:val="13"/>
              </w:rPr>
              <w:t>FUENTES DE FINANCIACIÓN</w:t>
            </w:r>
          </w:p>
          <w:p w14:paraId="704C949F" w14:textId="71096A45" w:rsidR="00A079CB" w:rsidRPr="00A902B2" w:rsidRDefault="00A079CB" w:rsidP="006954F0">
            <w:pPr>
              <w:jc w:val="center"/>
              <w:cnfStyle w:val="100000000000" w:firstRow="1" w:lastRow="0" w:firstColumn="0" w:lastColumn="0" w:oddVBand="0" w:evenVBand="0" w:oddHBand="0" w:evenHBand="0" w:firstRowFirstColumn="0" w:firstRowLastColumn="0" w:lastRowFirstColumn="0" w:lastRowLastColumn="0"/>
              <w:rPr>
                <w:rFonts w:cstheme="majorHAnsi"/>
                <w:sz w:val="13"/>
                <w:szCs w:val="13"/>
              </w:rPr>
            </w:pPr>
          </w:p>
        </w:tc>
        <w:tc>
          <w:tcPr>
            <w:tcW w:w="587" w:type="pct"/>
            <w:vMerge w:val="restart"/>
            <w:vAlign w:val="center"/>
            <w:hideMark/>
          </w:tcPr>
          <w:p w14:paraId="44EE9D5C" w14:textId="51EA771D" w:rsidR="00A079CB" w:rsidRPr="00A902B2" w:rsidRDefault="00A079CB" w:rsidP="00942CF4">
            <w:pPr>
              <w:jc w:val="center"/>
              <w:cnfStyle w:val="100000000000" w:firstRow="1" w:lastRow="0" w:firstColumn="0" w:lastColumn="0" w:oddVBand="0" w:evenVBand="0" w:oddHBand="0" w:evenHBand="0" w:firstRowFirstColumn="0" w:firstRowLastColumn="0" w:lastRowFirstColumn="0" w:lastRowLastColumn="0"/>
              <w:rPr>
                <w:rFonts w:cstheme="majorHAnsi"/>
                <w:sz w:val="13"/>
                <w:szCs w:val="13"/>
              </w:rPr>
            </w:pPr>
            <w:r w:rsidRPr="00A902B2">
              <w:rPr>
                <w:rFonts w:cstheme="majorHAnsi"/>
                <w:sz w:val="13"/>
                <w:szCs w:val="13"/>
              </w:rPr>
              <w:t>Total</w:t>
            </w:r>
          </w:p>
        </w:tc>
      </w:tr>
      <w:tr w:rsidR="00942CF4" w:rsidRPr="00A902B2" w14:paraId="7B600D34" w14:textId="77777777" w:rsidTr="006954F0">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870" w:type="pct"/>
            <w:vMerge/>
            <w:vAlign w:val="center"/>
            <w:hideMark/>
          </w:tcPr>
          <w:p w14:paraId="5374E0CE" w14:textId="77777777" w:rsidR="00364D9B" w:rsidRPr="00A902B2" w:rsidRDefault="00364D9B" w:rsidP="00942CF4">
            <w:pPr>
              <w:rPr>
                <w:rFonts w:cstheme="majorHAnsi"/>
                <w:sz w:val="13"/>
                <w:szCs w:val="13"/>
              </w:rPr>
            </w:pPr>
          </w:p>
        </w:tc>
        <w:tc>
          <w:tcPr>
            <w:tcW w:w="561" w:type="pct"/>
            <w:vMerge w:val="restart"/>
            <w:vAlign w:val="center"/>
            <w:hideMark/>
          </w:tcPr>
          <w:p w14:paraId="45E123EA" w14:textId="77777777" w:rsidR="00364D9B" w:rsidRPr="00A902B2" w:rsidRDefault="00364D9B" w:rsidP="00942CF4">
            <w:pPr>
              <w:jc w:val="center"/>
              <w:cnfStyle w:val="000000100000" w:firstRow="0" w:lastRow="0" w:firstColumn="0" w:lastColumn="0" w:oddVBand="0" w:evenVBand="0" w:oddHBand="1" w:evenHBand="0" w:firstRowFirstColumn="0" w:firstRowLastColumn="0" w:lastRowFirstColumn="0" w:lastRowLastColumn="0"/>
              <w:rPr>
                <w:rFonts w:cstheme="majorHAnsi"/>
                <w:b/>
                <w:bCs/>
                <w:sz w:val="13"/>
                <w:szCs w:val="13"/>
              </w:rPr>
            </w:pPr>
            <w:r w:rsidRPr="00A902B2">
              <w:rPr>
                <w:rFonts w:cstheme="majorHAnsi"/>
                <w:b/>
                <w:bCs/>
                <w:sz w:val="13"/>
                <w:szCs w:val="13"/>
              </w:rPr>
              <w:t>FINANCIADOR</w:t>
            </w:r>
          </w:p>
        </w:tc>
        <w:tc>
          <w:tcPr>
            <w:tcW w:w="903" w:type="pct"/>
            <w:gridSpan w:val="2"/>
            <w:vAlign w:val="center"/>
            <w:hideMark/>
          </w:tcPr>
          <w:p w14:paraId="692BA31E" w14:textId="77777777" w:rsidR="00364D9B" w:rsidRPr="00A902B2" w:rsidRDefault="00364D9B" w:rsidP="00942CF4">
            <w:pPr>
              <w:jc w:val="center"/>
              <w:cnfStyle w:val="000000100000" w:firstRow="0" w:lastRow="0" w:firstColumn="0" w:lastColumn="0" w:oddVBand="0" w:evenVBand="0" w:oddHBand="1" w:evenHBand="0" w:firstRowFirstColumn="0" w:firstRowLastColumn="0" w:lastRowFirstColumn="0" w:lastRowLastColumn="0"/>
              <w:rPr>
                <w:rFonts w:cstheme="majorHAnsi"/>
                <w:b/>
                <w:bCs/>
                <w:sz w:val="13"/>
                <w:szCs w:val="13"/>
              </w:rPr>
            </w:pPr>
            <w:r w:rsidRPr="00A902B2">
              <w:rPr>
                <w:rFonts w:cstheme="majorHAnsi"/>
                <w:b/>
                <w:bCs/>
                <w:sz w:val="13"/>
                <w:szCs w:val="13"/>
              </w:rPr>
              <w:t>UDEA</w:t>
            </w:r>
          </w:p>
        </w:tc>
        <w:tc>
          <w:tcPr>
            <w:tcW w:w="1099" w:type="pct"/>
            <w:gridSpan w:val="2"/>
            <w:vAlign w:val="center"/>
            <w:hideMark/>
          </w:tcPr>
          <w:p w14:paraId="4A1DB14E" w14:textId="77777777" w:rsidR="00364D9B" w:rsidRPr="00A902B2" w:rsidRDefault="00364D9B" w:rsidP="00942CF4">
            <w:pPr>
              <w:jc w:val="center"/>
              <w:cnfStyle w:val="000000100000" w:firstRow="0" w:lastRow="0" w:firstColumn="0" w:lastColumn="0" w:oddVBand="0" w:evenVBand="0" w:oddHBand="1" w:evenHBand="0" w:firstRowFirstColumn="0" w:firstRowLastColumn="0" w:lastRowFirstColumn="0" w:lastRowLastColumn="0"/>
              <w:rPr>
                <w:rFonts w:cstheme="majorHAnsi"/>
                <w:b/>
                <w:bCs/>
                <w:sz w:val="13"/>
                <w:szCs w:val="13"/>
              </w:rPr>
            </w:pPr>
            <w:r w:rsidRPr="00A902B2">
              <w:rPr>
                <w:rFonts w:cstheme="majorHAnsi"/>
                <w:b/>
                <w:bCs/>
                <w:sz w:val="13"/>
                <w:szCs w:val="13"/>
              </w:rPr>
              <w:t>ENTIDADES (HOSPITALES)</w:t>
            </w:r>
          </w:p>
        </w:tc>
        <w:tc>
          <w:tcPr>
            <w:tcW w:w="980" w:type="pct"/>
            <w:gridSpan w:val="2"/>
            <w:vAlign w:val="center"/>
            <w:hideMark/>
          </w:tcPr>
          <w:p w14:paraId="7027DD64" w14:textId="28B932AD" w:rsidR="00364D9B" w:rsidRPr="00A902B2" w:rsidRDefault="00364D9B" w:rsidP="00942CF4">
            <w:pPr>
              <w:jc w:val="center"/>
              <w:cnfStyle w:val="000000100000" w:firstRow="0" w:lastRow="0" w:firstColumn="0" w:lastColumn="0" w:oddVBand="0" w:evenVBand="0" w:oddHBand="1" w:evenHBand="0" w:firstRowFirstColumn="0" w:firstRowLastColumn="0" w:lastRowFirstColumn="0" w:lastRowLastColumn="0"/>
              <w:rPr>
                <w:rFonts w:cstheme="majorHAnsi"/>
                <w:b/>
                <w:bCs/>
                <w:sz w:val="13"/>
                <w:szCs w:val="13"/>
              </w:rPr>
            </w:pPr>
            <w:r w:rsidRPr="00A902B2">
              <w:rPr>
                <w:rFonts w:cstheme="majorHAnsi"/>
                <w:b/>
                <w:bCs/>
                <w:sz w:val="13"/>
                <w:szCs w:val="13"/>
              </w:rPr>
              <w:t>OTRAS ENTIDACES</w:t>
            </w:r>
          </w:p>
        </w:tc>
        <w:tc>
          <w:tcPr>
            <w:tcW w:w="587" w:type="pct"/>
            <w:vMerge/>
            <w:hideMark/>
          </w:tcPr>
          <w:p w14:paraId="44654049" w14:textId="77777777" w:rsidR="00364D9B" w:rsidRPr="00A902B2" w:rsidRDefault="00364D9B" w:rsidP="0010604A">
            <w:pPr>
              <w:cnfStyle w:val="000000100000" w:firstRow="0" w:lastRow="0" w:firstColumn="0" w:lastColumn="0" w:oddVBand="0" w:evenVBand="0" w:oddHBand="1" w:evenHBand="0" w:firstRowFirstColumn="0" w:firstRowLastColumn="0" w:lastRowFirstColumn="0" w:lastRowLastColumn="0"/>
              <w:rPr>
                <w:rFonts w:cstheme="majorHAnsi"/>
                <w:b/>
                <w:bCs/>
                <w:sz w:val="13"/>
                <w:szCs w:val="13"/>
              </w:rPr>
            </w:pPr>
          </w:p>
        </w:tc>
      </w:tr>
      <w:tr w:rsidR="00942CF4" w:rsidRPr="00A902B2" w14:paraId="08135B0C" w14:textId="77777777" w:rsidTr="00942CF4">
        <w:trPr>
          <w:trHeight w:val="435"/>
        </w:trPr>
        <w:tc>
          <w:tcPr>
            <w:cnfStyle w:val="001000000000" w:firstRow="0" w:lastRow="0" w:firstColumn="1" w:lastColumn="0" w:oddVBand="0" w:evenVBand="0" w:oddHBand="0" w:evenHBand="0" w:firstRowFirstColumn="0" w:firstRowLastColumn="0" w:lastRowFirstColumn="0" w:lastRowLastColumn="0"/>
            <w:tcW w:w="870" w:type="pct"/>
            <w:vMerge/>
            <w:vAlign w:val="center"/>
            <w:hideMark/>
          </w:tcPr>
          <w:p w14:paraId="2EE7782E" w14:textId="77777777" w:rsidR="00364D9B" w:rsidRPr="00A902B2" w:rsidRDefault="00364D9B" w:rsidP="00942CF4">
            <w:pPr>
              <w:rPr>
                <w:rFonts w:cstheme="majorHAnsi"/>
                <w:sz w:val="13"/>
                <w:szCs w:val="13"/>
              </w:rPr>
            </w:pPr>
          </w:p>
        </w:tc>
        <w:tc>
          <w:tcPr>
            <w:tcW w:w="561" w:type="pct"/>
            <w:vMerge/>
            <w:hideMark/>
          </w:tcPr>
          <w:p w14:paraId="00FA52F5" w14:textId="77777777" w:rsidR="00364D9B" w:rsidRPr="00A902B2" w:rsidRDefault="00364D9B" w:rsidP="0010604A">
            <w:pPr>
              <w:cnfStyle w:val="000000000000" w:firstRow="0" w:lastRow="0" w:firstColumn="0" w:lastColumn="0" w:oddVBand="0" w:evenVBand="0" w:oddHBand="0" w:evenHBand="0" w:firstRowFirstColumn="0" w:firstRowLastColumn="0" w:lastRowFirstColumn="0" w:lastRowLastColumn="0"/>
              <w:rPr>
                <w:rFonts w:cstheme="majorHAnsi"/>
                <w:b/>
                <w:bCs/>
                <w:sz w:val="13"/>
                <w:szCs w:val="13"/>
              </w:rPr>
            </w:pPr>
          </w:p>
        </w:tc>
        <w:tc>
          <w:tcPr>
            <w:tcW w:w="374" w:type="pct"/>
            <w:hideMark/>
          </w:tcPr>
          <w:p w14:paraId="1E4D371B" w14:textId="77777777" w:rsidR="00364D9B" w:rsidRPr="00A902B2" w:rsidRDefault="00364D9B" w:rsidP="0010604A">
            <w:pPr>
              <w:jc w:val="center"/>
              <w:cnfStyle w:val="000000000000" w:firstRow="0" w:lastRow="0" w:firstColumn="0" w:lastColumn="0" w:oddVBand="0" w:evenVBand="0" w:oddHBand="0" w:evenHBand="0" w:firstRowFirstColumn="0" w:firstRowLastColumn="0" w:lastRowFirstColumn="0" w:lastRowLastColumn="0"/>
              <w:rPr>
                <w:rFonts w:cstheme="majorHAnsi"/>
                <w:b/>
                <w:bCs/>
                <w:sz w:val="13"/>
                <w:szCs w:val="13"/>
              </w:rPr>
            </w:pPr>
            <w:r w:rsidRPr="00A902B2">
              <w:rPr>
                <w:rFonts w:cstheme="majorHAnsi"/>
                <w:b/>
                <w:bCs/>
                <w:sz w:val="13"/>
                <w:szCs w:val="13"/>
              </w:rPr>
              <w:t>Rec. Fresco</w:t>
            </w:r>
          </w:p>
        </w:tc>
        <w:tc>
          <w:tcPr>
            <w:tcW w:w="529" w:type="pct"/>
            <w:hideMark/>
          </w:tcPr>
          <w:p w14:paraId="1347BFD5" w14:textId="77777777" w:rsidR="00364D9B" w:rsidRPr="00A902B2" w:rsidRDefault="00364D9B" w:rsidP="0010604A">
            <w:pPr>
              <w:jc w:val="center"/>
              <w:cnfStyle w:val="000000000000" w:firstRow="0" w:lastRow="0" w:firstColumn="0" w:lastColumn="0" w:oddVBand="0" w:evenVBand="0" w:oddHBand="0" w:evenHBand="0" w:firstRowFirstColumn="0" w:firstRowLastColumn="0" w:lastRowFirstColumn="0" w:lastRowLastColumn="0"/>
              <w:rPr>
                <w:rFonts w:cstheme="majorHAnsi"/>
                <w:b/>
                <w:bCs/>
                <w:sz w:val="13"/>
                <w:szCs w:val="13"/>
              </w:rPr>
            </w:pPr>
            <w:r w:rsidRPr="00A902B2">
              <w:rPr>
                <w:rFonts w:cstheme="majorHAnsi"/>
                <w:b/>
                <w:bCs/>
                <w:sz w:val="13"/>
                <w:szCs w:val="13"/>
              </w:rPr>
              <w:t>Rec. Especie</w:t>
            </w:r>
          </w:p>
        </w:tc>
        <w:tc>
          <w:tcPr>
            <w:tcW w:w="587" w:type="pct"/>
            <w:hideMark/>
          </w:tcPr>
          <w:p w14:paraId="4297161F" w14:textId="77777777" w:rsidR="00364D9B" w:rsidRPr="00A902B2" w:rsidRDefault="00364D9B" w:rsidP="0010604A">
            <w:pPr>
              <w:jc w:val="center"/>
              <w:cnfStyle w:val="000000000000" w:firstRow="0" w:lastRow="0" w:firstColumn="0" w:lastColumn="0" w:oddVBand="0" w:evenVBand="0" w:oddHBand="0" w:evenHBand="0" w:firstRowFirstColumn="0" w:firstRowLastColumn="0" w:lastRowFirstColumn="0" w:lastRowLastColumn="0"/>
              <w:rPr>
                <w:rFonts w:cstheme="majorHAnsi"/>
                <w:b/>
                <w:bCs/>
                <w:sz w:val="13"/>
                <w:szCs w:val="13"/>
              </w:rPr>
            </w:pPr>
            <w:r w:rsidRPr="00A902B2">
              <w:rPr>
                <w:rFonts w:cstheme="majorHAnsi"/>
                <w:b/>
                <w:bCs/>
                <w:sz w:val="13"/>
                <w:szCs w:val="13"/>
              </w:rPr>
              <w:t>Rec. Fresco</w:t>
            </w:r>
          </w:p>
        </w:tc>
        <w:tc>
          <w:tcPr>
            <w:tcW w:w="512" w:type="pct"/>
            <w:hideMark/>
          </w:tcPr>
          <w:p w14:paraId="39388D40" w14:textId="77777777" w:rsidR="00364D9B" w:rsidRPr="00A902B2" w:rsidRDefault="00364D9B" w:rsidP="0010604A">
            <w:pPr>
              <w:jc w:val="center"/>
              <w:cnfStyle w:val="000000000000" w:firstRow="0" w:lastRow="0" w:firstColumn="0" w:lastColumn="0" w:oddVBand="0" w:evenVBand="0" w:oddHBand="0" w:evenHBand="0" w:firstRowFirstColumn="0" w:firstRowLastColumn="0" w:lastRowFirstColumn="0" w:lastRowLastColumn="0"/>
              <w:rPr>
                <w:rFonts w:cstheme="majorHAnsi"/>
                <w:b/>
                <w:bCs/>
                <w:sz w:val="13"/>
                <w:szCs w:val="13"/>
              </w:rPr>
            </w:pPr>
            <w:r w:rsidRPr="00A902B2">
              <w:rPr>
                <w:rFonts w:cstheme="majorHAnsi"/>
                <w:b/>
                <w:bCs/>
                <w:sz w:val="13"/>
                <w:szCs w:val="13"/>
              </w:rPr>
              <w:t>Rec. Especie</w:t>
            </w:r>
          </w:p>
        </w:tc>
        <w:tc>
          <w:tcPr>
            <w:tcW w:w="490" w:type="pct"/>
            <w:hideMark/>
          </w:tcPr>
          <w:p w14:paraId="498F9449" w14:textId="77777777" w:rsidR="00364D9B" w:rsidRPr="00A902B2" w:rsidRDefault="00364D9B" w:rsidP="0010604A">
            <w:pPr>
              <w:jc w:val="center"/>
              <w:cnfStyle w:val="000000000000" w:firstRow="0" w:lastRow="0" w:firstColumn="0" w:lastColumn="0" w:oddVBand="0" w:evenVBand="0" w:oddHBand="0" w:evenHBand="0" w:firstRowFirstColumn="0" w:firstRowLastColumn="0" w:lastRowFirstColumn="0" w:lastRowLastColumn="0"/>
              <w:rPr>
                <w:rFonts w:cstheme="majorHAnsi"/>
                <w:b/>
                <w:bCs/>
                <w:sz w:val="13"/>
                <w:szCs w:val="13"/>
              </w:rPr>
            </w:pPr>
            <w:r w:rsidRPr="00A902B2">
              <w:rPr>
                <w:rFonts w:cstheme="majorHAnsi"/>
                <w:b/>
                <w:bCs/>
                <w:sz w:val="13"/>
                <w:szCs w:val="13"/>
              </w:rPr>
              <w:t>Rec. Fresco</w:t>
            </w:r>
          </w:p>
        </w:tc>
        <w:tc>
          <w:tcPr>
            <w:tcW w:w="490" w:type="pct"/>
            <w:hideMark/>
          </w:tcPr>
          <w:p w14:paraId="24388BAA" w14:textId="77777777" w:rsidR="00364D9B" w:rsidRPr="00A902B2" w:rsidRDefault="00364D9B" w:rsidP="0010604A">
            <w:pPr>
              <w:jc w:val="center"/>
              <w:cnfStyle w:val="000000000000" w:firstRow="0" w:lastRow="0" w:firstColumn="0" w:lastColumn="0" w:oddVBand="0" w:evenVBand="0" w:oddHBand="0" w:evenHBand="0" w:firstRowFirstColumn="0" w:firstRowLastColumn="0" w:lastRowFirstColumn="0" w:lastRowLastColumn="0"/>
              <w:rPr>
                <w:rFonts w:cstheme="majorHAnsi"/>
                <w:b/>
                <w:bCs/>
                <w:sz w:val="13"/>
                <w:szCs w:val="13"/>
              </w:rPr>
            </w:pPr>
            <w:r w:rsidRPr="00A902B2">
              <w:rPr>
                <w:rFonts w:cstheme="majorHAnsi"/>
                <w:b/>
                <w:bCs/>
                <w:sz w:val="13"/>
                <w:szCs w:val="13"/>
              </w:rPr>
              <w:t>Rec. Especie</w:t>
            </w:r>
          </w:p>
        </w:tc>
        <w:tc>
          <w:tcPr>
            <w:tcW w:w="587" w:type="pct"/>
            <w:vMerge/>
            <w:hideMark/>
          </w:tcPr>
          <w:p w14:paraId="2852B5C0" w14:textId="77777777" w:rsidR="00364D9B" w:rsidRPr="00A902B2" w:rsidRDefault="00364D9B" w:rsidP="0010604A">
            <w:pPr>
              <w:cnfStyle w:val="000000000000" w:firstRow="0" w:lastRow="0" w:firstColumn="0" w:lastColumn="0" w:oddVBand="0" w:evenVBand="0" w:oddHBand="0" w:evenHBand="0" w:firstRowFirstColumn="0" w:firstRowLastColumn="0" w:lastRowFirstColumn="0" w:lastRowLastColumn="0"/>
              <w:rPr>
                <w:rFonts w:cstheme="majorHAnsi"/>
                <w:b/>
                <w:bCs/>
                <w:sz w:val="13"/>
                <w:szCs w:val="13"/>
              </w:rPr>
            </w:pPr>
          </w:p>
        </w:tc>
      </w:tr>
      <w:tr w:rsidR="00942CF4" w:rsidRPr="00A902B2" w14:paraId="07158352" w14:textId="77777777" w:rsidTr="006954F0">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870" w:type="pct"/>
            <w:vAlign w:val="center"/>
            <w:hideMark/>
          </w:tcPr>
          <w:p w14:paraId="69989C18" w14:textId="77777777" w:rsidR="00364D9B" w:rsidRPr="00A902B2" w:rsidRDefault="00364D9B" w:rsidP="00942CF4">
            <w:pPr>
              <w:rPr>
                <w:rFonts w:cstheme="majorHAnsi"/>
                <w:b w:val="0"/>
                <w:bCs w:val="0"/>
                <w:sz w:val="13"/>
                <w:szCs w:val="13"/>
              </w:rPr>
            </w:pPr>
            <w:r w:rsidRPr="00A902B2">
              <w:rPr>
                <w:rFonts w:cstheme="majorHAnsi"/>
                <w:sz w:val="13"/>
                <w:szCs w:val="13"/>
              </w:rPr>
              <w:t>Personal</w:t>
            </w:r>
          </w:p>
        </w:tc>
        <w:tc>
          <w:tcPr>
            <w:tcW w:w="561" w:type="pct"/>
            <w:vAlign w:val="center"/>
            <w:hideMark/>
          </w:tcPr>
          <w:p w14:paraId="1EA94287"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sz w:val="13"/>
                <w:szCs w:val="13"/>
              </w:rPr>
            </w:pPr>
            <w:r w:rsidRPr="00A902B2">
              <w:rPr>
                <w:rFonts w:cstheme="majorHAnsi"/>
                <w:sz w:val="13"/>
                <w:szCs w:val="13"/>
              </w:rPr>
              <w:t>$ 0</w:t>
            </w:r>
          </w:p>
        </w:tc>
        <w:tc>
          <w:tcPr>
            <w:tcW w:w="374" w:type="pct"/>
            <w:vAlign w:val="center"/>
            <w:hideMark/>
          </w:tcPr>
          <w:p w14:paraId="5E69E78B"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529" w:type="pct"/>
            <w:vAlign w:val="center"/>
            <w:hideMark/>
          </w:tcPr>
          <w:p w14:paraId="1FE4A9AC"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color w:val="auto"/>
                <w:sz w:val="13"/>
                <w:szCs w:val="13"/>
              </w:rPr>
            </w:pPr>
            <w:r w:rsidRPr="00A902B2">
              <w:rPr>
                <w:rFonts w:cstheme="majorHAnsi"/>
                <w:color w:val="auto"/>
                <w:sz w:val="13"/>
                <w:szCs w:val="13"/>
              </w:rPr>
              <w:t>$ 308.713.835</w:t>
            </w:r>
          </w:p>
        </w:tc>
        <w:tc>
          <w:tcPr>
            <w:tcW w:w="587" w:type="pct"/>
            <w:vAlign w:val="center"/>
            <w:hideMark/>
          </w:tcPr>
          <w:p w14:paraId="224DEDB9"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512" w:type="pct"/>
            <w:vAlign w:val="center"/>
            <w:hideMark/>
          </w:tcPr>
          <w:p w14:paraId="22A59B90"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color w:val="auto"/>
                <w:sz w:val="13"/>
                <w:szCs w:val="13"/>
              </w:rPr>
            </w:pPr>
            <w:r w:rsidRPr="00A902B2">
              <w:rPr>
                <w:rFonts w:cstheme="majorHAnsi"/>
                <w:color w:val="auto"/>
                <w:sz w:val="13"/>
                <w:szCs w:val="13"/>
              </w:rPr>
              <w:t>$ 111.758.538</w:t>
            </w:r>
          </w:p>
        </w:tc>
        <w:tc>
          <w:tcPr>
            <w:tcW w:w="490" w:type="pct"/>
            <w:vAlign w:val="center"/>
            <w:hideMark/>
          </w:tcPr>
          <w:p w14:paraId="464DB67C"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490" w:type="pct"/>
            <w:vAlign w:val="center"/>
            <w:hideMark/>
          </w:tcPr>
          <w:p w14:paraId="2E5E7E5A"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color w:val="auto"/>
                <w:sz w:val="13"/>
                <w:szCs w:val="13"/>
              </w:rPr>
            </w:pPr>
            <w:r w:rsidRPr="00A902B2">
              <w:rPr>
                <w:rFonts w:cstheme="majorHAnsi"/>
                <w:color w:val="auto"/>
                <w:sz w:val="13"/>
                <w:szCs w:val="13"/>
              </w:rPr>
              <w:t>$ 62.088.077</w:t>
            </w:r>
          </w:p>
        </w:tc>
        <w:tc>
          <w:tcPr>
            <w:tcW w:w="587" w:type="pct"/>
            <w:vAlign w:val="center"/>
            <w:hideMark/>
          </w:tcPr>
          <w:p w14:paraId="7A220B39"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b/>
                <w:bCs/>
                <w:color w:val="auto"/>
                <w:sz w:val="13"/>
                <w:szCs w:val="13"/>
              </w:rPr>
            </w:pPr>
            <w:r w:rsidRPr="00A902B2">
              <w:rPr>
                <w:rFonts w:cstheme="majorHAnsi"/>
                <w:b/>
                <w:bCs/>
                <w:color w:val="auto"/>
                <w:sz w:val="13"/>
                <w:szCs w:val="13"/>
              </w:rPr>
              <w:t>$ 482.560.450</w:t>
            </w:r>
          </w:p>
        </w:tc>
      </w:tr>
      <w:tr w:rsidR="00942CF4" w:rsidRPr="00A902B2" w14:paraId="51EE3A56" w14:textId="77777777" w:rsidTr="00942CF4">
        <w:trPr>
          <w:trHeight w:val="280"/>
        </w:trPr>
        <w:tc>
          <w:tcPr>
            <w:cnfStyle w:val="001000000000" w:firstRow="0" w:lastRow="0" w:firstColumn="1" w:lastColumn="0" w:oddVBand="0" w:evenVBand="0" w:oddHBand="0" w:evenHBand="0" w:firstRowFirstColumn="0" w:firstRowLastColumn="0" w:lastRowFirstColumn="0" w:lastRowLastColumn="0"/>
            <w:tcW w:w="870" w:type="pct"/>
            <w:vAlign w:val="center"/>
            <w:hideMark/>
          </w:tcPr>
          <w:p w14:paraId="5F5B8CC5" w14:textId="77777777" w:rsidR="00364D9B" w:rsidRPr="00A902B2" w:rsidRDefault="00364D9B" w:rsidP="00942CF4">
            <w:pPr>
              <w:rPr>
                <w:rFonts w:cstheme="majorHAnsi"/>
                <w:sz w:val="13"/>
                <w:szCs w:val="13"/>
              </w:rPr>
            </w:pPr>
            <w:r w:rsidRPr="00A902B2">
              <w:rPr>
                <w:rFonts w:cstheme="majorHAnsi"/>
                <w:sz w:val="13"/>
                <w:szCs w:val="13"/>
              </w:rPr>
              <w:t xml:space="preserve">Pasantías </w:t>
            </w:r>
          </w:p>
        </w:tc>
        <w:tc>
          <w:tcPr>
            <w:tcW w:w="561" w:type="pct"/>
            <w:vAlign w:val="center"/>
            <w:hideMark/>
          </w:tcPr>
          <w:p w14:paraId="5634534E"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sz w:val="13"/>
                <w:szCs w:val="13"/>
              </w:rPr>
            </w:pPr>
            <w:r w:rsidRPr="00A902B2">
              <w:rPr>
                <w:rFonts w:cstheme="majorHAnsi"/>
                <w:sz w:val="13"/>
                <w:szCs w:val="13"/>
              </w:rPr>
              <w:t>$ 0</w:t>
            </w:r>
          </w:p>
        </w:tc>
        <w:tc>
          <w:tcPr>
            <w:tcW w:w="374" w:type="pct"/>
            <w:vAlign w:val="center"/>
            <w:hideMark/>
          </w:tcPr>
          <w:p w14:paraId="306CCD33"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529" w:type="pct"/>
            <w:vAlign w:val="center"/>
            <w:hideMark/>
          </w:tcPr>
          <w:p w14:paraId="5908ECA7"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587" w:type="pct"/>
            <w:vAlign w:val="center"/>
            <w:hideMark/>
          </w:tcPr>
          <w:p w14:paraId="466B9550"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512" w:type="pct"/>
            <w:vAlign w:val="center"/>
            <w:hideMark/>
          </w:tcPr>
          <w:p w14:paraId="284C0551"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490" w:type="pct"/>
            <w:vAlign w:val="center"/>
            <w:hideMark/>
          </w:tcPr>
          <w:p w14:paraId="0774B372"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490" w:type="pct"/>
            <w:vAlign w:val="center"/>
            <w:hideMark/>
          </w:tcPr>
          <w:p w14:paraId="2314C6AD"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587" w:type="pct"/>
            <w:vAlign w:val="center"/>
            <w:hideMark/>
          </w:tcPr>
          <w:p w14:paraId="6F169F68"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b/>
                <w:bCs/>
                <w:color w:val="auto"/>
                <w:sz w:val="13"/>
                <w:szCs w:val="13"/>
              </w:rPr>
            </w:pPr>
            <w:r w:rsidRPr="00A902B2">
              <w:rPr>
                <w:rFonts w:cstheme="majorHAnsi"/>
                <w:b/>
                <w:bCs/>
                <w:color w:val="auto"/>
                <w:sz w:val="13"/>
                <w:szCs w:val="13"/>
              </w:rPr>
              <w:t>$ 0</w:t>
            </w:r>
          </w:p>
        </w:tc>
      </w:tr>
      <w:tr w:rsidR="00942CF4" w:rsidRPr="00A902B2" w14:paraId="562B63A2" w14:textId="77777777" w:rsidTr="006954F0">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870" w:type="pct"/>
            <w:vAlign w:val="center"/>
            <w:hideMark/>
          </w:tcPr>
          <w:p w14:paraId="3B40E243" w14:textId="7D9C3252" w:rsidR="00364D9B" w:rsidRPr="00A902B2" w:rsidRDefault="00364D9B" w:rsidP="00942CF4">
            <w:pPr>
              <w:rPr>
                <w:rFonts w:cstheme="majorHAnsi"/>
                <w:sz w:val="13"/>
                <w:szCs w:val="13"/>
              </w:rPr>
            </w:pPr>
            <w:r w:rsidRPr="00A902B2">
              <w:rPr>
                <w:rFonts w:cstheme="majorHAnsi"/>
                <w:sz w:val="13"/>
                <w:szCs w:val="13"/>
              </w:rPr>
              <w:t>Pasajes</w:t>
            </w:r>
            <w:r w:rsidR="00942CF4" w:rsidRPr="00A902B2">
              <w:rPr>
                <w:rFonts w:cstheme="majorHAnsi"/>
                <w:sz w:val="13"/>
                <w:szCs w:val="13"/>
              </w:rPr>
              <w:t xml:space="preserve">, </w:t>
            </w:r>
            <w:r w:rsidRPr="00A902B2">
              <w:rPr>
                <w:rFonts w:cstheme="majorHAnsi"/>
                <w:sz w:val="13"/>
                <w:szCs w:val="13"/>
              </w:rPr>
              <w:t xml:space="preserve"> inscripciones y Viáticos</w:t>
            </w:r>
          </w:p>
        </w:tc>
        <w:tc>
          <w:tcPr>
            <w:tcW w:w="561" w:type="pct"/>
            <w:vAlign w:val="center"/>
            <w:hideMark/>
          </w:tcPr>
          <w:p w14:paraId="43350932"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sz w:val="13"/>
                <w:szCs w:val="13"/>
              </w:rPr>
            </w:pPr>
            <w:r w:rsidRPr="00A902B2">
              <w:rPr>
                <w:rFonts w:cstheme="majorHAnsi"/>
                <w:sz w:val="13"/>
                <w:szCs w:val="13"/>
              </w:rPr>
              <w:t>$ 20.000.000</w:t>
            </w:r>
          </w:p>
        </w:tc>
        <w:tc>
          <w:tcPr>
            <w:tcW w:w="374" w:type="pct"/>
            <w:vAlign w:val="center"/>
            <w:hideMark/>
          </w:tcPr>
          <w:p w14:paraId="64AE895F"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529" w:type="pct"/>
            <w:vAlign w:val="center"/>
            <w:hideMark/>
          </w:tcPr>
          <w:p w14:paraId="16D8E2EC"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587" w:type="pct"/>
            <w:vAlign w:val="center"/>
            <w:hideMark/>
          </w:tcPr>
          <w:p w14:paraId="1986304F"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512" w:type="pct"/>
            <w:vAlign w:val="center"/>
            <w:hideMark/>
          </w:tcPr>
          <w:p w14:paraId="4BF7FF7F"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490" w:type="pct"/>
            <w:vAlign w:val="center"/>
            <w:hideMark/>
          </w:tcPr>
          <w:p w14:paraId="041178D7"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490" w:type="pct"/>
            <w:vAlign w:val="center"/>
            <w:hideMark/>
          </w:tcPr>
          <w:p w14:paraId="2D559172"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587" w:type="pct"/>
            <w:vAlign w:val="center"/>
            <w:hideMark/>
          </w:tcPr>
          <w:p w14:paraId="46B984E0"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b/>
                <w:bCs/>
                <w:color w:val="auto"/>
                <w:sz w:val="13"/>
                <w:szCs w:val="13"/>
              </w:rPr>
            </w:pPr>
            <w:r w:rsidRPr="00A902B2">
              <w:rPr>
                <w:rFonts w:cstheme="majorHAnsi"/>
                <w:b/>
                <w:bCs/>
                <w:color w:val="auto"/>
                <w:sz w:val="13"/>
                <w:szCs w:val="13"/>
              </w:rPr>
              <w:t>$ 20.000.000</w:t>
            </w:r>
          </w:p>
        </w:tc>
      </w:tr>
      <w:tr w:rsidR="00942CF4" w:rsidRPr="00A902B2" w14:paraId="30927AA6" w14:textId="77777777" w:rsidTr="00942CF4">
        <w:trPr>
          <w:trHeight w:val="280"/>
        </w:trPr>
        <w:tc>
          <w:tcPr>
            <w:cnfStyle w:val="001000000000" w:firstRow="0" w:lastRow="0" w:firstColumn="1" w:lastColumn="0" w:oddVBand="0" w:evenVBand="0" w:oddHBand="0" w:evenHBand="0" w:firstRowFirstColumn="0" w:firstRowLastColumn="0" w:lastRowFirstColumn="0" w:lastRowLastColumn="0"/>
            <w:tcW w:w="870" w:type="pct"/>
            <w:vAlign w:val="center"/>
            <w:hideMark/>
          </w:tcPr>
          <w:p w14:paraId="599A2B05" w14:textId="77777777" w:rsidR="00364D9B" w:rsidRPr="00A902B2" w:rsidRDefault="00364D9B" w:rsidP="00942CF4">
            <w:pPr>
              <w:rPr>
                <w:rFonts w:cstheme="majorHAnsi"/>
                <w:sz w:val="13"/>
                <w:szCs w:val="13"/>
              </w:rPr>
            </w:pPr>
            <w:r w:rsidRPr="00A902B2">
              <w:rPr>
                <w:rFonts w:cstheme="majorHAnsi"/>
                <w:sz w:val="13"/>
                <w:szCs w:val="13"/>
              </w:rPr>
              <w:t>Servicios técnicos</w:t>
            </w:r>
          </w:p>
        </w:tc>
        <w:tc>
          <w:tcPr>
            <w:tcW w:w="561" w:type="pct"/>
            <w:vAlign w:val="center"/>
            <w:hideMark/>
          </w:tcPr>
          <w:p w14:paraId="0A71519C"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sz w:val="13"/>
                <w:szCs w:val="13"/>
              </w:rPr>
            </w:pPr>
            <w:r w:rsidRPr="00A902B2">
              <w:rPr>
                <w:rFonts w:cstheme="majorHAnsi"/>
                <w:sz w:val="13"/>
                <w:szCs w:val="13"/>
              </w:rPr>
              <w:t>$ 162.000.000</w:t>
            </w:r>
          </w:p>
        </w:tc>
        <w:tc>
          <w:tcPr>
            <w:tcW w:w="374" w:type="pct"/>
            <w:vAlign w:val="center"/>
            <w:hideMark/>
          </w:tcPr>
          <w:p w14:paraId="38548BA3"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529" w:type="pct"/>
            <w:vAlign w:val="center"/>
            <w:hideMark/>
          </w:tcPr>
          <w:p w14:paraId="1E7DCE60"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587" w:type="pct"/>
            <w:vAlign w:val="center"/>
            <w:hideMark/>
          </w:tcPr>
          <w:p w14:paraId="5B62EA67"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color w:val="auto"/>
                <w:sz w:val="13"/>
                <w:szCs w:val="13"/>
              </w:rPr>
            </w:pPr>
            <w:r w:rsidRPr="00A902B2">
              <w:rPr>
                <w:rFonts w:cstheme="majorHAnsi"/>
                <w:color w:val="auto"/>
                <w:sz w:val="13"/>
                <w:szCs w:val="13"/>
              </w:rPr>
              <w:t>$ 1.195.620.000</w:t>
            </w:r>
          </w:p>
        </w:tc>
        <w:tc>
          <w:tcPr>
            <w:tcW w:w="512" w:type="pct"/>
            <w:vAlign w:val="center"/>
            <w:hideMark/>
          </w:tcPr>
          <w:p w14:paraId="7CC74DBA"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490" w:type="pct"/>
            <w:vAlign w:val="center"/>
            <w:hideMark/>
          </w:tcPr>
          <w:p w14:paraId="04FDD062"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color w:val="auto"/>
                <w:sz w:val="13"/>
                <w:szCs w:val="13"/>
              </w:rPr>
            </w:pPr>
            <w:r w:rsidRPr="00A902B2">
              <w:rPr>
                <w:rFonts w:cstheme="majorHAnsi"/>
                <w:color w:val="auto"/>
                <w:sz w:val="13"/>
                <w:szCs w:val="13"/>
              </w:rPr>
              <w:t>$ 99.635.000</w:t>
            </w:r>
          </w:p>
        </w:tc>
        <w:tc>
          <w:tcPr>
            <w:tcW w:w="490" w:type="pct"/>
            <w:vAlign w:val="center"/>
            <w:hideMark/>
          </w:tcPr>
          <w:p w14:paraId="1830042A"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587" w:type="pct"/>
            <w:vAlign w:val="center"/>
            <w:hideMark/>
          </w:tcPr>
          <w:p w14:paraId="051C7A75"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b/>
                <w:bCs/>
                <w:color w:val="auto"/>
                <w:sz w:val="13"/>
                <w:szCs w:val="13"/>
              </w:rPr>
            </w:pPr>
            <w:r w:rsidRPr="00A902B2">
              <w:rPr>
                <w:rFonts w:cstheme="majorHAnsi"/>
                <w:b/>
                <w:bCs/>
                <w:color w:val="auto"/>
                <w:sz w:val="13"/>
                <w:szCs w:val="13"/>
              </w:rPr>
              <w:t>$ 1.357.620.000</w:t>
            </w:r>
          </w:p>
        </w:tc>
      </w:tr>
      <w:tr w:rsidR="00942CF4" w:rsidRPr="00A902B2" w14:paraId="68DCC11F" w14:textId="77777777" w:rsidTr="006954F0">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870" w:type="pct"/>
            <w:vAlign w:val="center"/>
            <w:hideMark/>
          </w:tcPr>
          <w:p w14:paraId="7E780938" w14:textId="77777777" w:rsidR="00364D9B" w:rsidRPr="00A902B2" w:rsidRDefault="00364D9B" w:rsidP="00942CF4">
            <w:pPr>
              <w:rPr>
                <w:rFonts w:cstheme="majorHAnsi"/>
                <w:sz w:val="13"/>
                <w:szCs w:val="13"/>
              </w:rPr>
            </w:pPr>
            <w:r w:rsidRPr="00A902B2">
              <w:rPr>
                <w:rFonts w:cstheme="majorHAnsi"/>
                <w:sz w:val="13"/>
                <w:szCs w:val="13"/>
              </w:rPr>
              <w:lastRenderedPageBreak/>
              <w:t>Material fungibles</w:t>
            </w:r>
          </w:p>
        </w:tc>
        <w:tc>
          <w:tcPr>
            <w:tcW w:w="561" w:type="pct"/>
            <w:vAlign w:val="center"/>
            <w:hideMark/>
          </w:tcPr>
          <w:p w14:paraId="5E069E28"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sz w:val="13"/>
                <w:szCs w:val="13"/>
              </w:rPr>
            </w:pPr>
            <w:r w:rsidRPr="00A902B2">
              <w:rPr>
                <w:rFonts w:cstheme="majorHAnsi"/>
                <w:sz w:val="13"/>
                <w:szCs w:val="13"/>
              </w:rPr>
              <w:t>$ 2.000.000</w:t>
            </w:r>
          </w:p>
        </w:tc>
        <w:tc>
          <w:tcPr>
            <w:tcW w:w="374" w:type="pct"/>
            <w:vAlign w:val="center"/>
            <w:hideMark/>
          </w:tcPr>
          <w:p w14:paraId="3EEE4544"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529" w:type="pct"/>
            <w:vAlign w:val="center"/>
            <w:hideMark/>
          </w:tcPr>
          <w:p w14:paraId="55E40849"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587" w:type="pct"/>
            <w:vAlign w:val="center"/>
            <w:hideMark/>
          </w:tcPr>
          <w:p w14:paraId="281EB668"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512" w:type="pct"/>
            <w:vAlign w:val="center"/>
            <w:hideMark/>
          </w:tcPr>
          <w:p w14:paraId="3D487E1C"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490" w:type="pct"/>
            <w:vAlign w:val="center"/>
            <w:hideMark/>
          </w:tcPr>
          <w:p w14:paraId="211AD935"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490" w:type="pct"/>
            <w:vAlign w:val="center"/>
            <w:hideMark/>
          </w:tcPr>
          <w:p w14:paraId="1E0B8259"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587" w:type="pct"/>
            <w:vAlign w:val="center"/>
            <w:hideMark/>
          </w:tcPr>
          <w:p w14:paraId="3A945DBC"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b/>
                <w:bCs/>
                <w:color w:val="auto"/>
                <w:sz w:val="13"/>
                <w:szCs w:val="13"/>
              </w:rPr>
            </w:pPr>
            <w:r w:rsidRPr="00A902B2">
              <w:rPr>
                <w:rFonts w:cstheme="majorHAnsi"/>
                <w:b/>
                <w:bCs/>
                <w:color w:val="auto"/>
                <w:sz w:val="13"/>
                <w:szCs w:val="13"/>
              </w:rPr>
              <w:t>$ 2.000.000</w:t>
            </w:r>
          </w:p>
        </w:tc>
      </w:tr>
      <w:tr w:rsidR="00942CF4" w:rsidRPr="00A902B2" w14:paraId="73DB8620" w14:textId="77777777" w:rsidTr="00942CF4">
        <w:trPr>
          <w:trHeight w:val="280"/>
        </w:trPr>
        <w:tc>
          <w:tcPr>
            <w:cnfStyle w:val="001000000000" w:firstRow="0" w:lastRow="0" w:firstColumn="1" w:lastColumn="0" w:oddVBand="0" w:evenVBand="0" w:oddHBand="0" w:evenHBand="0" w:firstRowFirstColumn="0" w:firstRowLastColumn="0" w:lastRowFirstColumn="0" w:lastRowLastColumn="0"/>
            <w:tcW w:w="870" w:type="pct"/>
            <w:vAlign w:val="center"/>
            <w:hideMark/>
          </w:tcPr>
          <w:p w14:paraId="77E9BB91" w14:textId="77777777" w:rsidR="00364D9B" w:rsidRPr="00A902B2" w:rsidRDefault="00364D9B" w:rsidP="00942CF4">
            <w:pPr>
              <w:rPr>
                <w:rFonts w:cstheme="majorHAnsi"/>
                <w:sz w:val="13"/>
                <w:szCs w:val="13"/>
              </w:rPr>
            </w:pPr>
            <w:r w:rsidRPr="00A902B2">
              <w:rPr>
                <w:rFonts w:cstheme="majorHAnsi"/>
                <w:sz w:val="13"/>
                <w:szCs w:val="13"/>
              </w:rPr>
              <w:t>Equipos</w:t>
            </w:r>
          </w:p>
        </w:tc>
        <w:tc>
          <w:tcPr>
            <w:tcW w:w="561" w:type="pct"/>
            <w:vAlign w:val="center"/>
            <w:hideMark/>
          </w:tcPr>
          <w:p w14:paraId="5CCDACCD"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sz w:val="13"/>
                <w:szCs w:val="13"/>
              </w:rPr>
            </w:pPr>
            <w:r w:rsidRPr="00A902B2">
              <w:rPr>
                <w:rFonts w:cstheme="majorHAnsi"/>
                <w:sz w:val="13"/>
                <w:szCs w:val="13"/>
              </w:rPr>
              <w:t>$ 0</w:t>
            </w:r>
          </w:p>
        </w:tc>
        <w:tc>
          <w:tcPr>
            <w:tcW w:w="374" w:type="pct"/>
            <w:vAlign w:val="center"/>
            <w:hideMark/>
          </w:tcPr>
          <w:p w14:paraId="596B0984"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529" w:type="pct"/>
            <w:vAlign w:val="center"/>
            <w:hideMark/>
          </w:tcPr>
          <w:p w14:paraId="7A58ED02"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587" w:type="pct"/>
            <w:vAlign w:val="center"/>
            <w:hideMark/>
          </w:tcPr>
          <w:p w14:paraId="408960AF"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512" w:type="pct"/>
            <w:vAlign w:val="center"/>
            <w:hideMark/>
          </w:tcPr>
          <w:p w14:paraId="714EF642"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490" w:type="pct"/>
            <w:vAlign w:val="center"/>
            <w:hideMark/>
          </w:tcPr>
          <w:p w14:paraId="7D4A3643"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490" w:type="pct"/>
            <w:vAlign w:val="center"/>
            <w:hideMark/>
          </w:tcPr>
          <w:p w14:paraId="2310A4F3"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587" w:type="pct"/>
            <w:vAlign w:val="center"/>
            <w:hideMark/>
          </w:tcPr>
          <w:p w14:paraId="5094B473"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b/>
                <w:bCs/>
                <w:color w:val="auto"/>
                <w:sz w:val="13"/>
                <w:szCs w:val="13"/>
              </w:rPr>
            </w:pPr>
            <w:r w:rsidRPr="00A902B2">
              <w:rPr>
                <w:rFonts w:cstheme="majorHAnsi"/>
                <w:b/>
                <w:bCs/>
                <w:color w:val="auto"/>
                <w:sz w:val="13"/>
                <w:szCs w:val="13"/>
              </w:rPr>
              <w:t>$ 0</w:t>
            </w:r>
          </w:p>
        </w:tc>
      </w:tr>
      <w:tr w:rsidR="00942CF4" w:rsidRPr="00A902B2" w14:paraId="08C7FC57" w14:textId="77777777" w:rsidTr="006954F0">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870" w:type="pct"/>
            <w:vAlign w:val="center"/>
            <w:hideMark/>
          </w:tcPr>
          <w:p w14:paraId="47B57E79" w14:textId="77777777" w:rsidR="00364D9B" w:rsidRPr="00A902B2" w:rsidRDefault="00364D9B" w:rsidP="00942CF4">
            <w:pPr>
              <w:rPr>
                <w:rFonts w:cstheme="majorHAnsi"/>
                <w:sz w:val="13"/>
                <w:szCs w:val="13"/>
              </w:rPr>
            </w:pPr>
            <w:r w:rsidRPr="00A902B2">
              <w:rPr>
                <w:rFonts w:cstheme="majorHAnsi"/>
                <w:sz w:val="13"/>
                <w:szCs w:val="13"/>
              </w:rPr>
              <w:t>Telecomunicaciones</w:t>
            </w:r>
          </w:p>
        </w:tc>
        <w:tc>
          <w:tcPr>
            <w:tcW w:w="561" w:type="pct"/>
            <w:vAlign w:val="center"/>
            <w:hideMark/>
          </w:tcPr>
          <w:p w14:paraId="18C1C3BF"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sz w:val="13"/>
                <w:szCs w:val="13"/>
              </w:rPr>
            </w:pPr>
            <w:r w:rsidRPr="00A902B2">
              <w:rPr>
                <w:rFonts w:cstheme="majorHAnsi"/>
                <w:sz w:val="13"/>
                <w:szCs w:val="13"/>
              </w:rPr>
              <w:t>$ 2.400.000</w:t>
            </w:r>
          </w:p>
        </w:tc>
        <w:tc>
          <w:tcPr>
            <w:tcW w:w="374" w:type="pct"/>
            <w:vAlign w:val="center"/>
            <w:hideMark/>
          </w:tcPr>
          <w:p w14:paraId="5C7F3D6B"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sz w:val="13"/>
                <w:szCs w:val="13"/>
              </w:rPr>
            </w:pPr>
            <w:r w:rsidRPr="00A902B2">
              <w:rPr>
                <w:rFonts w:cstheme="majorHAnsi"/>
                <w:sz w:val="13"/>
                <w:szCs w:val="13"/>
              </w:rPr>
              <w:t>$ 0</w:t>
            </w:r>
          </w:p>
        </w:tc>
        <w:tc>
          <w:tcPr>
            <w:tcW w:w="529" w:type="pct"/>
            <w:vAlign w:val="center"/>
            <w:hideMark/>
          </w:tcPr>
          <w:p w14:paraId="18641335"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587" w:type="pct"/>
            <w:vAlign w:val="center"/>
            <w:hideMark/>
          </w:tcPr>
          <w:p w14:paraId="524189DB"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512" w:type="pct"/>
            <w:vAlign w:val="center"/>
            <w:hideMark/>
          </w:tcPr>
          <w:p w14:paraId="375279D7"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490" w:type="pct"/>
            <w:vAlign w:val="center"/>
            <w:hideMark/>
          </w:tcPr>
          <w:p w14:paraId="7218FA6E"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490" w:type="pct"/>
            <w:vAlign w:val="center"/>
            <w:hideMark/>
          </w:tcPr>
          <w:p w14:paraId="434C392F"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587" w:type="pct"/>
            <w:vAlign w:val="center"/>
            <w:hideMark/>
          </w:tcPr>
          <w:p w14:paraId="5E3A9737"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b/>
                <w:bCs/>
                <w:color w:val="auto"/>
                <w:sz w:val="13"/>
                <w:szCs w:val="13"/>
              </w:rPr>
            </w:pPr>
            <w:r w:rsidRPr="00A902B2">
              <w:rPr>
                <w:rFonts w:cstheme="majorHAnsi"/>
                <w:b/>
                <w:bCs/>
                <w:color w:val="auto"/>
                <w:sz w:val="13"/>
                <w:szCs w:val="13"/>
              </w:rPr>
              <w:t>$ 2.400.000</w:t>
            </w:r>
          </w:p>
        </w:tc>
      </w:tr>
      <w:tr w:rsidR="00942CF4" w:rsidRPr="00A902B2" w14:paraId="05ED381F" w14:textId="77777777" w:rsidTr="00942CF4">
        <w:trPr>
          <w:trHeight w:val="280"/>
        </w:trPr>
        <w:tc>
          <w:tcPr>
            <w:cnfStyle w:val="001000000000" w:firstRow="0" w:lastRow="0" w:firstColumn="1" w:lastColumn="0" w:oddVBand="0" w:evenVBand="0" w:oddHBand="0" w:evenHBand="0" w:firstRowFirstColumn="0" w:firstRowLastColumn="0" w:lastRowFirstColumn="0" w:lastRowLastColumn="0"/>
            <w:tcW w:w="870" w:type="pct"/>
            <w:vAlign w:val="center"/>
            <w:hideMark/>
          </w:tcPr>
          <w:p w14:paraId="7B284389" w14:textId="77777777" w:rsidR="00364D9B" w:rsidRPr="00A902B2" w:rsidRDefault="00364D9B" w:rsidP="00942CF4">
            <w:pPr>
              <w:rPr>
                <w:rFonts w:cstheme="majorHAnsi"/>
                <w:sz w:val="13"/>
                <w:szCs w:val="13"/>
              </w:rPr>
            </w:pPr>
            <w:r w:rsidRPr="00A902B2">
              <w:rPr>
                <w:rFonts w:cstheme="majorHAnsi"/>
                <w:sz w:val="13"/>
                <w:szCs w:val="13"/>
              </w:rPr>
              <w:t>Trabajo de campo</w:t>
            </w:r>
          </w:p>
        </w:tc>
        <w:tc>
          <w:tcPr>
            <w:tcW w:w="561" w:type="pct"/>
            <w:vAlign w:val="center"/>
            <w:hideMark/>
          </w:tcPr>
          <w:p w14:paraId="52B3C5DF"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sz w:val="13"/>
                <w:szCs w:val="13"/>
              </w:rPr>
            </w:pPr>
            <w:r w:rsidRPr="00A902B2">
              <w:rPr>
                <w:rFonts w:cstheme="majorHAnsi"/>
                <w:sz w:val="13"/>
                <w:szCs w:val="13"/>
              </w:rPr>
              <w:t>$ 0</w:t>
            </w:r>
          </w:p>
        </w:tc>
        <w:tc>
          <w:tcPr>
            <w:tcW w:w="374" w:type="pct"/>
            <w:vAlign w:val="center"/>
            <w:hideMark/>
          </w:tcPr>
          <w:p w14:paraId="55BAD374"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sz w:val="13"/>
                <w:szCs w:val="13"/>
              </w:rPr>
            </w:pPr>
            <w:r w:rsidRPr="00A902B2">
              <w:rPr>
                <w:rFonts w:cstheme="majorHAnsi"/>
                <w:sz w:val="13"/>
                <w:szCs w:val="13"/>
              </w:rPr>
              <w:t>$ 0</w:t>
            </w:r>
          </w:p>
        </w:tc>
        <w:tc>
          <w:tcPr>
            <w:tcW w:w="529" w:type="pct"/>
            <w:vAlign w:val="center"/>
            <w:hideMark/>
          </w:tcPr>
          <w:p w14:paraId="7B4EE201"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587" w:type="pct"/>
            <w:vAlign w:val="center"/>
            <w:hideMark/>
          </w:tcPr>
          <w:p w14:paraId="1C412A8A"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512" w:type="pct"/>
            <w:vAlign w:val="center"/>
            <w:hideMark/>
          </w:tcPr>
          <w:p w14:paraId="0B09B273"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490" w:type="pct"/>
            <w:vAlign w:val="center"/>
            <w:hideMark/>
          </w:tcPr>
          <w:p w14:paraId="0E0F8FBE"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490" w:type="pct"/>
            <w:vAlign w:val="center"/>
            <w:hideMark/>
          </w:tcPr>
          <w:p w14:paraId="060A14B7"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587" w:type="pct"/>
            <w:vAlign w:val="center"/>
            <w:hideMark/>
          </w:tcPr>
          <w:p w14:paraId="4BC955CB"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b/>
                <w:bCs/>
                <w:color w:val="auto"/>
                <w:sz w:val="13"/>
                <w:szCs w:val="13"/>
              </w:rPr>
            </w:pPr>
            <w:r w:rsidRPr="00A902B2">
              <w:rPr>
                <w:rFonts w:cstheme="majorHAnsi"/>
                <w:b/>
                <w:bCs/>
                <w:color w:val="auto"/>
                <w:sz w:val="13"/>
                <w:szCs w:val="13"/>
              </w:rPr>
              <w:t>$ 0</w:t>
            </w:r>
          </w:p>
        </w:tc>
      </w:tr>
      <w:tr w:rsidR="00942CF4" w:rsidRPr="00A902B2" w14:paraId="299D4877" w14:textId="77777777" w:rsidTr="006954F0">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870" w:type="pct"/>
            <w:vAlign w:val="center"/>
            <w:hideMark/>
          </w:tcPr>
          <w:p w14:paraId="788EBBE6" w14:textId="77777777" w:rsidR="00364D9B" w:rsidRPr="00A902B2" w:rsidRDefault="00364D9B" w:rsidP="00942CF4">
            <w:pPr>
              <w:rPr>
                <w:rFonts w:cstheme="majorHAnsi"/>
                <w:sz w:val="13"/>
                <w:szCs w:val="13"/>
              </w:rPr>
            </w:pPr>
            <w:r w:rsidRPr="00A902B2">
              <w:rPr>
                <w:rFonts w:cstheme="majorHAnsi"/>
                <w:sz w:val="13"/>
                <w:szCs w:val="13"/>
              </w:rPr>
              <w:t>Software</w:t>
            </w:r>
          </w:p>
        </w:tc>
        <w:tc>
          <w:tcPr>
            <w:tcW w:w="561" w:type="pct"/>
            <w:vAlign w:val="center"/>
            <w:hideMark/>
          </w:tcPr>
          <w:p w14:paraId="16CB6111"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sz w:val="13"/>
                <w:szCs w:val="13"/>
              </w:rPr>
            </w:pPr>
            <w:r w:rsidRPr="00A902B2">
              <w:rPr>
                <w:rFonts w:cstheme="majorHAnsi"/>
                <w:sz w:val="13"/>
                <w:szCs w:val="13"/>
              </w:rPr>
              <w:t>$ 2.000.000</w:t>
            </w:r>
          </w:p>
        </w:tc>
        <w:tc>
          <w:tcPr>
            <w:tcW w:w="374" w:type="pct"/>
            <w:vAlign w:val="center"/>
            <w:hideMark/>
          </w:tcPr>
          <w:p w14:paraId="13577C0E"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sz w:val="13"/>
                <w:szCs w:val="13"/>
              </w:rPr>
            </w:pPr>
            <w:r w:rsidRPr="00A902B2">
              <w:rPr>
                <w:rFonts w:cstheme="majorHAnsi"/>
                <w:sz w:val="13"/>
                <w:szCs w:val="13"/>
              </w:rPr>
              <w:t>$ 0</w:t>
            </w:r>
          </w:p>
        </w:tc>
        <w:tc>
          <w:tcPr>
            <w:tcW w:w="529" w:type="pct"/>
            <w:vAlign w:val="center"/>
            <w:hideMark/>
          </w:tcPr>
          <w:p w14:paraId="1E3EE560"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color w:val="auto"/>
                <w:sz w:val="13"/>
                <w:szCs w:val="13"/>
              </w:rPr>
            </w:pPr>
            <w:r w:rsidRPr="00A902B2">
              <w:rPr>
                <w:rFonts w:cstheme="majorHAnsi"/>
                <w:color w:val="auto"/>
                <w:sz w:val="13"/>
                <w:szCs w:val="13"/>
              </w:rPr>
              <w:t>$ 5.000.000</w:t>
            </w:r>
          </w:p>
        </w:tc>
        <w:tc>
          <w:tcPr>
            <w:tcW w:w="587" w:type="pct"/>
            <w:vAlign w:val="center"/>
            <w:hideMark/>
          </w:tcPr>
          <w:p w14:paraId="6DF267DE"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512" w:type="pct"/>
            <w:vAlign w:val="center"/>
            <w:hideMark/>
          </w:tcPr>
          <w:p w14:paraId="0787A13E"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490" w:type="pct"/>
            <w:vAlign w:val="center"/>
            <w:hideMark/>
          </w:tcPr>
          <w:p w14:paraId="79418915"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490" w:type="pct"/>
            <w:vAlign w:val="center"/>
            <w:hideMark/>
          </w:tcPr>
          <w:p w14:paraId="6234E85B"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587" w:type="pct"/>
            <w:vAlign w:val="center"/>
            <w:hideMark/>
          </w:tcPr>
          <w:p w14:paraId="22C2E378"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b/>
                <w:bCs/>
                <w:color w:val="auto"/>
                <w:sz w:val="13"/>
                <w:szCs w:val="13"/>
              </w:rPr>
            </w:pPr>
            <w:r w:rsidRPr="00A902B2">
              <w:rPr>
                <w:rFonts w:cstheme="majorHAnsi"/>
                <w:b/>
                <w:bCs/>
                <w:color w:val="auto"/>
                <w:sz w:val="13"/>
                <w:szCs w:val="13"/>
              </w:rPr>
              <w:t>$ 7.000.000</w:t>
            </w:r>
          </w:p>
        </w:tc>
      </w:tr>
      <w:tr w:rsidR="00942CF4" w:rsidRPr="00A902B2" w14:paraId="7B6FE71E" w14:textId="77777777" w:rsidTr="00942CF4">
        <w:trPr>
          <w:trHeight w:val="280"/>
        </w:trPr>
        <w:tc>
          <w:tcPr>
            <w:cnfStyle w:val="001000000000" w:firstRow="0" w:lastRow="0" w:firstColumn="1" w:lastColumn="0" w:oddVBand="0" w:evenVBand="0" w:oddHBand="0" w:evenHBand="0" w:firstRowFirstColumn="0" w:firstRowLastColumn="0" w:lastRowFirstColumn="0" w:lastRowLastColumn="0"/>
            <w:tcW w:w="870" w:type="pct"/>
            <w:vAlign w:val="center"/>
            <w:hideMark/>
          </w:tcPr>
          <w:p w14:paraId="11F1B6DA" w14:textId="77777777" w:rsidR="00364D9B" w:rsidRPr="00A902B2" w:rsidRDefault="00364D9B" w:rsidP="00942CF4">
            <w:pPr>
              <w:rPr>
                <w:rFonts w:cstheme="majorHAnsi"/>
                <w:sz w:val="13"/>
                <w:szCs w:val="13"/>
              </w:rPr>
            </w:pPr>
            <w:r w:rsidRPr="00A902B2">
              <w:rPr>
                <w:rFonts w:cstheme="majorHAnsi"/>
                <w:sz w:val="13"/>
                <w:szCs w:val="13"/>
              </w:rPr>
              <w:t>Publicaciones</w:t>
            </w:r>
          </w:p>
        </w:tc>
        <w:tc>
          <w:tcPr>
            <w:tcW w:w="561" w:type="pct"/>
            <w:vAlign w:val="center"/>
            <w:hideMark/>
          </w:tcPr>
          <w:p w14:paraId="010096D3"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sz w:val="13"/>
                <w:szCs w:val="13"/>
              </w:rPr>
            </w:pPr>
            <w:r w:rsidRPr="00A902B2">
              <w:rPr>
                <w:rFonts w:cstheme="majorHAnsi"/>
                <w:sz w:val="13"/>
                <w:szCs w:val="13"/>
              </w:rPr>
              <w:t>$ 45.000.000</w:t>
            </w:r>
          </w:p>
        </w:tc>
        <w:tc>
          <w:tcPr>
            <w:tcW w:w="374" w:type="pct"/>
            <w:vAlign w:val="center"/>
            <w:hideMark/>
          </w:tcPr>
          <w:p w14:paraId="0EA6D706"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sz w:val="13"/>
                <w:szCs w:val="13"/>
              </w:rPr>
            </w:pPr>
            <w:r w:rsidRPr="00A902B2">
              <w:rPr>
                <w:rFonts w:cstheme="majorHAnsi"/>
                <w:sz w:val="13"/>
                <w:szCs w:val="13"/>
              </w:rPr>
              <w:t>$ 0</w:t>
            </w:r>
          </w:p>
        </w:tc>
        <w:tc>
          <w:tcPr>
            <w:tcW w:w="529" w:type="pct"/>
            <w:vAlign w:val="center"/>
            <w:hideMark/>
          </w:tcPr>
          <w:p w14:paraId="3193C7C4"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587" w:type="pct"/>
            <w:vAlign w:val="center"/>
            <w:hideMark/>
          </w:tcPr>
          <w:p w14:paraId="0D636D3B"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512" w:type="pct"/>
            <w:vAlign w:val="center"/>
            <w:hideMark/>
          </w:tcPr>
          <w:p w14:paraId="3A62230C"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490" w:type="pct"/>
            <w:vAlign w:val="center"/>
            <w:hideMark/>
          </w:tcPr>
          <w:p w14:paraId="61E764CD"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490" w:type="pct"/>
            <w:vAlign w:val="center"/>
            <w:hideMark/>
          </w:tcPr>
          <w:p w14:paraId="0513021D"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587" w:type="pct"/>
            <w:vAlign w:val="center"/>
            <w:hideMark/>
          </w:tcPr>
          <w:p w14:paraId="4544CCC1"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b/>
                <w:bCs/>
                <w:color w:val="auto"/>
                <w:sz w:val="13"/>
                <w:szCs w:val="13"/>
              </w:rPr>
            </w:pPr>
            <w:r w:rsidRPr="00A902B2">
              <w:rPr>
                <w:rFonts w:cstheme="majorHAnsi"/>
                <w:b/>
                <w:bCs/>
                <w:color w:val="auto"/>
                <w:sz w:val="13"/>
                <w:szCs w:val="13"/>
              </w:rPr>
              <w:t>$ 45.000.000</w:t>
            </w:r>
          </w:p>
        </w:tc>
      </w:tr>
      <w:tr w:rsidR="00942CF4" w:rsidRPr="00A902B2" w14:paraId="653EF771" w14:textId="77777777" w:rsidTr="006954F0">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870" w:type="pct"/>
            <w:vAlign w:val="center"/>
            <w:hideMark/>
          </w:tcPr>
          <w:p w14:paraId="0F027664" w14:textId="77777777" w:rsidR="00364D9B" w:rsidRPr="00A902B2" w:rsidRDefault="00364D9B" w:rsidP="00942CF4">
            <w:pPr>
              <w:rPr>
                <w:rFonts w:cstheme="majorHAnsi"/>
                <w:sz w:val="13"/>
                <w:szCs w:val="13"/>
              </w:rPr>
            </w:pPr>
            <w:r w:rsidRPr="00A902B2">
              <w:rPr>
                <w:rFonts w:cstheme="majorHAnsi"/>
                <w:sz w:val="13"/>
                <w:szCs w:val="13"/>
              </w:rPr>
              <w:t>Bibliografía</w:t>
            </w:r>
          </w:p>
        </w:tc>
        <w:tc>
          <w:tcPr>
            <w:tcW w:w="561" w:type="pct"/>
            <w:vAlign w:val="center"/>
            <w:hideMark/>
          </w:tcPr>
          <w:p w14:paraId="6C84A3FB"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sz w:val="13"/>
                <w:szCs w:val="13"/>
              </w:rPr>
            </w:pPr>
            <w:r w:rsidRPr="00A902B2">
              <w:rPr>
                <w:rFonts w:cstheme="majorHAnsi"/>
                <w:sz w:val="13"/>
                <w:szCs w:val="13"/>
              </w:rPr>
              <w:t>$ 1.000.000</w:t>
            </w:r>
          </w:p>
        </w:tc>
        <w:tc>
          <w:tcPr>
            <w:tcW w:w="374" w:type="pct"/>
            <w:vAlign w:val="center"/>
            <w:hideMark/>
          </w:tcPr>
          <w:p w14:paraId="3793C33A"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sz w:val="13"/>
                <w:szCs w:val="13"/>
              </w:rPr>
            </w:pPr>
            <w:r w:rsidRPr="00A902B2">
              <w:rPr>
                <w:rFonts w:cstheme="majorHAnsi"/>
                <w:sz w:val="13"/>
                <w:szCs w:val="13"/>
              </w:rPr>
              <w:t>$ 0</w:t>
            </w:r>
          </w:p>
        </w:tc>
        <w:tc>
          <w:tcPr>
            <w:tcW w:w="529" w:type="pct"/>
            <w:vAlign w:val="center"/>
            <w:hideMark/>
          </w:tcPr>
          <w:p w14:paraId="3AB56967"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color w:val="auto"/>
                <w:sz w:val="13"/>
                <w:szCs w:val="13"/>
              </w:rPr>
            </w:pPr>
            <w:r w:rsidRPr="00A902B2">
              <w:rPr>
                <w:rFonts w:cstheme="majorHAnsi"/>
                <w:color w:val="auto"/>
                <w:sz w:val="13"/>
                <w:szCs w:val="13"/>
              </w:rPr>
              <w:t>$ 5.000.000</w:t>
            </w:r>
          </w:p>
        </w:tc>
        <w:tc>
          <w:tcPr>
            <w:tcW w:w="587" w:type="pct"/>
            <w:vAlign w:val="center"/>
            <w:hideMark/>
          </w:tcPr>
          <w:p w14:paraId="5C996C62"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512" w:type="pct"/>
            <w:vAlign w:val="center"/>
            <w:hideMark/>
          </w:tcPr>
          <w:p w14:paraId="04DFCEE3"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490" w:type="pct"/>
            <w:vAlign w:val="center"/>
            <w:hideMark/>
          </w:tcPr>
          <w:p w14:paraId="1910816E"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490" w:type="pct"/>
            <w:vAlign w:val="center"/>
            <w:hideMark/>
          </w:tcPr>
          <w:p w14:paraId="29421DD2"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587" w:type="pct"/>
            <w:vAlign w:val="center"/>
            <w:hideMark/>
          </w:tcPr>
          <w:p w14:paraId="687ED85B"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b/>
                <w:bCs/>
                <w:color w:val="auto"/>
                <w:sz w:val="13"/>
                <w:szCs w:val="13"/>
              </w:rPr>
            </w:pPr>
            <w:r w:rsidRPr="00A902B2">
              <w:rPr>
                <w:rFonts w:cstheme="majorHAnsi"/>
                <w:b/>
                <w:bCs/>
                <w:color w:val="auto"/>
                <w:sz w:val="13"/>
                <w:szCs w:val="13"/>
              </w:rPr>
              <w:t>$ 6.000.000</w:t>
            </w:r>
          </w:p>
        </w:tc>
      </w:tr>
      <w:tr w:rsidR="00942CF4" w:rsidRPr="00A902B2" w14:paraId="2D4DE162" w14:textId="77777777" w:rsidTr="00942CF4">
        <w:trPr>
          <w:trHeight w:val="280"/>
        </w:trPr>
        <w:tc>
          <w:tcPr>
            <w:cnfStyle w:val="001000000000" w:firstRow="0" w:lastRow="0" w:firstColumn="1" w:lastColumn="0" w:oddVBand="0" w:evenVBand="0" w:oddHBand="0" w:evenHBand="0" w:firstRowFirstColumn="0" w:firstRowLastColumn="0" w:lastRowFirstColumn="0" w:lastRowLastColumn="0"/>
            <w:tcW w:w="870" w:type="pct"/>
            <w:vAlign w:val="center"/>
            <w:hideMark/>
          </w:tcPr>
          <w:p w14:paraId="3BA7A8D4" w14:textId="77777777" w:rsidR="00364D9B" w:rsidRPr="00A902B2" w:rsidRDefault="00364D9B" w:rsidP="00942CF4">
            <w:pPr>
              <w:rPr>
                <w:rFonts w:cstheme="majorHAnsi"/>
                <w:sz w:val="13"/>
                <w:szCs w:val="13"/>
              </w:rPr>
            </w:pPr>
            <w:r w:rsidRPr="00A902B2">
              <w:rPr>
                <w:rFonts w:cstheme="majorHAnsi"/>
                <w:b w:val="0"/>
                <w:bCs w:val="0"/>
                <w:sz w:val="13"/>
                <w:szCs w:val="13"/>
              </w:rPr>
              <w:t>SUBTOTAL</w:t>
            </w:r>
          </w:p>
        </w:tc>
        <w:tc>
          <w:tcPr>
            <w:tcW w:w="561" w:type="pct"/>
            <w:vAlign w:val="center"/>
            <w:hideMark/>
          </w:tcPr>
          <w:p w14:paraId="2A04B3BE"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b/>
                <w:bCs/>
                <w:sz w:val="13"/>
                <w:szCs w:val="13"/>
              </w:rPr>
            </w:pPr>
            <w:r w:rsidRPr="00A902B2">
              <w:rPr>
                <w:rFonts w:cstheme="majorHAnsi"/>
                <w:b/>
                <w:bCs/>
                <w:sz w:val="13"/>
                <w:szCs w:val="13"/>
              </w:rPr>
              <w:t>$ 234.400.000</w:t>
            </w:r>
          </w:p>
        </w:tc>
        <w:tc>
          <w:tcPr>
            <w:tcW w:w="374" w:type="pct"/>
            <w:vAlign w:val="center"/>
            <w:hideMark/>
          </w:tcPr>
          <w:p w14:paraId="11705AFD"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b/>
                <w:bCs/>
                <w:sz w:val="13"/>
                <w:szCs w:val="13"/>
              </w:rPr>
            </w:pPr>
            <w:r w:rsidRPr="00A902B2">
              <w:rPr>
                <w:rFonts w:cstheme="majorHAnsi"/>
                <w:b/>
                <w:bCs/>
                <w:sz w:val="13"/>
                <w:szCs w:val="13"/>
              </w:rPr>
              <w:t>$ 0</w:t>
            </w:r>
          </w:p>
        </w:tc>
        <w:tc>
          <w:tcPr>
            <w:tcW w:w="529" w:type="pct"/>
            <w:vAlign w:val="center"/>
            <w:hideMark/>
          </w:tcPr>
          <w:p w14:paraId="1E5F6305"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color w:val="auto"/>
                <w:sz w:val="13"/>
                <w:szCs w:val="13"/>
              </w:rPr>
            </w:pPr>
            <w:r w:rsidRPr="00A902B2">
              <w:rPr>
                <w:rFonts w:cstheme="majorHAnsi"/>
                <w:color w:val="auto"/>
                <w:sz w:val="13"/>
                <w:szCs w:val="13"/>
              </w:rPr>
              <w:t>$ 318.713.835</w:t>
            </w:r>
          </w:p>
        </w:tc>
        <w:tc>
          <w:tcPr>
            <w:tcW w:w="587" w:type="pct"/>
            <w:vAlign w:val="center"/>
            <w:hideMark/>
          </w:tcPr>
          <w:p w14:paraId="4C6678C1"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color w:val="auto"/>
                <w:sz w:val="13"/>
                <w:szCs w:val="13"/>
              </w:rPr>
            </w:pPr>
            <w:r w:rsidRPr="00A902B2">
              <w:rPr>
                <w:rFonts w:cstheme="majorHAnsi"/>
                <w:color w:val="auto"/>
                <w:sz w:val="13"/>
                <w:szCs w:val="13"/>
              </w:rPr>
              <w:t>$ 1.195.620.000</w:t>
            </w:r>
          </w:p>
        </w:tc>
        <w:tc>
          <w:tcPr>
            <w:tcW w:w="512" w:type="pct"/>
            <w:vAlign w:val="center"/>
            <w:hideMark/>
          </w:tcPr>
          <w:p w14:paraId="123357F6"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490" w:type="pct"/>
            <w:vAlign w:val="center"/>
            <w:hideMark/>
          </w:tcPr>
          <w:p w14:paraId="56C235A8"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color w:val="auto"/>
                <w:sz w:val="13"/>
                <w:szCs w:val="13"/>
              </w:rPr>
            </w:pPr>
            <w:r w:rsidRPr="00A902B2">
              <w:rPr>
                <w:rFonts w:cstheme="majorHAnsi"/>
                <w:color w:val="auto"/>
                <w:sz w:val="13"/>
                <w:szCs w:val="13"/>
              </w:rPr>
              <w:t>$ 99.635.000</w:t>
            </w:r>
          </w:p>
        </w:tc>
        <w:tc>
          <w:tcPr>
            <w:tcW w:w="490" w:type="pct"/>
            <w:vAlign w:val="center"/>
            <w:hideMark/>
          </w:tcPr>
          <w:p w14:paraId="73915E32"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color w:val="auto"/>
                <w:sz w:val="13"/>
                <w:szCs w:val="13"/>
              </w:rPr>
            </w:pPr>
            <w:r w:rsidRPr="00A902B2">
              <w:rPr>
                <w:rFonts w:cstheme="majorHAnsi"/>
                <w:color w:val="auto"/>
                <w:sz w:val="13"/>
                <w:szCs w:val="13"/>
              </w:rPr>
              <w:t>$ 62.088.077</w:t>
            </w:r>
          </w:p>
        </w:tc>
        <w:tc>
          <w:tcPr>
            <w:tcW w:w="587" w:type="pct"/>
            <w:vAlign w:val="center"/>
            <w:hideMark/>
          </w:tcPr>
          <w:p w14:paraId="2AD7A125"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b/>
                <w:bCs/>
                <w:color w:val="auto"/>
                <w:sz w:val="13"/>
                <w:szCs w:val="13"/>
              </w:rPr>
            </w:pPr>
            <w:r w:rsidRPr="00A902B2">
              <w:rPr>
                <w:rFonts w:cstheme="majorHAnsi"/>
                <w:b/>
                <w:bCs/>
                <w:color w:val="auto"/>
                <w:sz w:val="13"/>
                <w:szCs w:val="13"/>
              </w:rPr>
              <w:t>$ 1.922.580.450</w:t>
            </w:r>
          </w:p>
        </w:tc>
      </w:tr>
      <w:tr w:rsidR="00942CF4" w:rsidRPr="00A902B2" w14:paraId="5BB7464B" w14:textId="77777777" w:rsidTr="006954F0">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870" w:type="pct"/>
            <w:vAlign w:val="center"/>
            <w:hideMark/>
          </w:tcPr>
          <w:p w14:paraId="1FCC3762" w14:textId="77777777" w:rsidR="00364D9B" w:rsidRPr="00A902B2" w:rsidRDefault="00364D9B" w:rsidP="00942CF4">
            <w:pPr>
              <w:rPr>
                <w:rFonts w:cstheme="majorHAnsi"/>
                <w:b w:val="0"/>
                <w:bCs w:val="0"/>
                <w:sz w:val="13"/>
                <w:szCs w:val="13"/>
              </w:rPr>
            </w:pPr>
            <w:r w:rsidRPr="00A902B2">
              <w:rPr>
                <w:rFonts w:cstheme="majorHAnsi"/>
                <w:sz w:val="13"/>
                <w:szCs w:val="13"/>
              </w:rPr>
              <w:t>Administración 5%</w:t>
            </w:r>
          </w:p>
        </w:tc>
        <w:tc>
          <w:tcPr>
            <w:tcW w:w="561" w:type="pct"/>
            <w:noWrap/>
            <w:vAlign w:val="center"/>
            <w:hideMark/>
          </w:tcPr>
          <w:p w14:paraId="787568B7"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sz w:val="13"/>
                <w:szCs w:val="13"/>
              </w:rPr>
            </w:pPr>
            <w:r w:rsidRPr="00A902B2">
              <w:rPr>
                <w:rFonts w:cstheme="majorHAnsi"/>
                <w:sz w:val="13"/>
                <w:szCs w:val="13"/>
              </w:rPr>
              <w:t>$ 11.720.000</w:t>
            </w:r>
          </w:p>
        </w:tc>
        <w:tc>
          <w:tcPr>
            <w:tcW w:w="374" w:type="pct"/>
            <w:noWrap/>
            <w:vAlign w:val="center"/>
            <w:hideMark/>
          </w:tcPr>
          <w:p w14:paraId="4B3F2493"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sz w:val="13"/>
                <w:szCs w:val="13"/>
              </w:rPr>
            </w:pPr>
          </w:p>
        </w:tc>
        <w:tc>
          <w:tcPr>
            <w:tcW w:w="529" w:type="pct"/>
            <w:noWrap/>
            <w:vAlign w:val="center"/>
            <w:hideMark/>
          </w:tcPr>
          <w:p w14:paraId="506AEB0D" w14:textId="77777777" w:rsidR="00364D9B" w:rsidRPr="00A902B2" w:rsidRDefault="00364D9B" w:rsidP="006954F0">
            <w:pPr>
              <w:jc w:val="right"/>
              <w:cnfStyle w:val="000000100000" w:firstRow="0" w:lastRow="0" w:firstColumn="0" w:lastColumn="0" w:oddVBand="0" w:evenVBand="0" w:oddHBand="1" w:evenHBand="0" w:firstRowFirstColumn="0" w:firstRowLastColumn="0" w:lastRowFirstColumn="0" w:lastRowLastColumn="0"/>
              <w:rPr>
                <w:rFonts w:cstheme="majorHAnsi"/>
                <w:sz w:val="13"/>
                <w:szCs w:val="13"/>
              </w:rPr>
            </w:pPr>
          </w:p>
        </w:tc>
        <w:tc>
          <w:tcPr>
            <w:tcW w:w="587" w:type="pct"/>
            <w:noWrap/>
            <w:vAlign w:val="center"/>
            <w:hideMark/>
          </w:tcPr>
          <w:p w14:paraId="30C82EC9" w14:textId="77777777" w:rsidR="00364D9B" w:rsidRPr="00A902B2" w:rsidRDefault="00364D9B" w:rsidP="006954F0">
            <w:pPr>
              <w:jc w:val="right"/>
              <w:cnfStyle w:val="000000100000" w:firstRow="0" w:lastRow="0" w:firstColumn="0" w:lastColumn="0" w:oddVBand="0" w:evenVBand="0" w:oddHBand="1" w:evenHBand="0" w:firstRowFirstColumn="0" w:firstRowLastColumn="0" w:lastRowFirstColumn="0" w:lastRowLastColumn="0"/>
              <w:rPr>
                <w:rFonts w:cstheme="majorHAnsi"/>
                <w:sz w:val="13"/>
                <w:szCs w:val="13"/>
              </w:rPr>
            </w:pPr>
          </w:p>
        </w:tc>
        <w:tc>
          <w:tcPr>
            <w:tcW w:w="512" w:type="pct"/>
            <w:noWrap/>
            <w:vAlign w:val="center"/>
            <w:hideMark/>
          </w:tcPr>
          <w:p w14:paraId="0AB79F6D" w14:textId="77777777" w:rsidR="00364D9B" w:rsidRPr="00A902B2" w:rsidRDefault="00364D9B" w:rsidP="006954F0">
            <w:pPr>
              <w:jc w:val="right"/>
              <w:cnfStyle w:val="000000100000" w:firstRow="0" w:lastRow="0" w:firstColumn="0" w:lastColumn="0" w:oddVBand="0" w:evenVBand="0" w:oddHBand="1" w:evenHBand="0" w:firstRowFirstColumn="0" w:firstRowLastColumn="0" w:lastRowFirstColumn="0" w:lastRowLastColumn="0"/>
              <w:rPr>
                <w:rFonts w:cstheme="majorHAnsi"/>
                <w:sz w:val="13"/>
                <w:szCs w:val="13"/>
              </w:rPr>
            </w:pPr>
          </w:p>
        </w:tc>
        <w:tc>
          <w:tcPr>
            <w:tcW w:w="490" w:type="pct"/>
            <w:noWrap/>
            <w:vAlign w:val="center"/>
            <w:hideMark/>
          </w:tcPr>
          <w:p w14:paraId="416BDA3C" w14:textId="77777777" w:rsidR="00364D9B" w:rsidRPr="00A902B2" w:rsidRDefault="00364D9B" w:rsidP="006954F0">
            <w:pPr>
              <w:jc w:val="right"/>
              <w:cnfStyle w:val="000000100000" w:firstRow="0" w:lastRow="0" w:firstColumn="0" w:lastColumn="0" w:oddVBand="0" w:evenVBand="0" w:oddHBand="1" w:evenHBand="0" w:firstRowFirstColumn="0" w:firstRowLastColumn="0" w:lastRowFirstColumn="0" w:lastRowLastColumn="0"/>
              <w:rPr>
                <w:rFonts w:cstheme="majorHAnsi"/>
                <w:sz w:val="13"/>
                <w:szCs w:val="13"/>
              </w:rPr>
            </w:pPr>
          </w:p>
        </w:tc>
        <w:tc>
          <w:tcPr>
            <w:tcW w:w="490" w:type="pct"/>
            <w:noWrap/>
            <w:vAlign w:val="center"/>
            <w:hideMark/>
          </w:tcPr>
          <w:p w14:paraId="61A00E21" w14:textId="77777777" w:rsidR="00364D9B" w:rsidRPr="00A902B2" w:rsidRDefault="00364D9B" w:rsidP="006954F0">
            <w:pPr>
              <w:jc w:val="right"/>
              <w:cnfStyle w:val="000000100000" w:firstRow="0" w:lastRow="0" w:firstColumn="0" w:lastColumn="0" w:oddVBand="0" w:evenVBand="0" w:oddHBand="1" w:evenHBand="0" w:firstRowFirstColumn="0" w:firstRowLastColumn="0" w:lastRowFirstColumn="0" w:lastRowLastColumn="0"/>
              <w:rPr>
                <w:rFonts w:cstheme="majorHAnsi"/>
                <w:sz w:val="13"/>
                <w:szCs w:val="13"/>
              </w:rPr>
            </w:pPr>
          </w:p>
        </w:tc>
        <w:tc>
          <w:tcPr>
            <w:tcW w:w="587" w:type="pct"/>
            <w:noWrap/>
            <w:vAlign w:val="center"/>
            <w:hideMark/>
          </w:tcPr>
          <w:p w14:paraId="544AFC20" w14:textId="77777777" w:rsidR="00364D9B" w:rsidRPr="00A902B2" w:rsidRDefault="00364D9B" w:rsidP="00942CF4">
            <w:pPr>
              <w:jc w:val="right"/>
              <w:cnfStyle w:val="000000100000" w:firstRow="0" w:lastRow="0" w:firstColumn="0" w:lastColumn="0" w:oddVBand="0" w:evenVBand="0" w:oddHBand="1" w:evenHBand="0" w:firstRowFirstColumn="0" w:firstRowLastColumn="0" w:lastRowFirstColumn="0" w:lastRowLastColumn="0"/>
              <w:rPr>
                <w:rFonts w:cstheme="majorHAnsi"/>
                <w:b/>
                <w:bCs/>
                <w:sz w:val="13"/>
                <w:szCs w:val="13"/>
              </w:rPr>
            </w:pPr>
            <w:r w:rsidRPr="00A902B2">
              <w:rPr>
                <w:rFonts w:cstheme="majorHAnsi"/>
                <w:b/>
                <w:bCs/>
                <w:sz w:val="13"/>
                <w:szCs w:val="13"/>
              </w:rPr>
              <w:t>$ 11.720.000</w:t>
            </w:r>
          </w:p>
        </w:tc>
      </w:tr>
      <w:tr w:rsidR="00942CF4" w:rsidRPr="00A902B2" w14:paraId="6025315A" w14:textId="77777777" w:rsidTr="00942CF4">
        <w:trPr>
          <w:trHeight w:val="280"/>
        </w:trPr>
        <w:tc>
          <w:tcPr>
            <w:cnfStyle w:val="001000000000" w:firstRow="0" w:lastRow="0" w:firstColumn="1" w:lastColumn="0" w:oddVBand="0" w:evenVBand="0" w:oddHBand="0" w:evenHBand="0" w:firstRowFirstColumn="0" w:firstRowLastColumn="0" w:lastRowFirstColumn="0" w:lastRowLastColumn="0"/>
            <w:tcW w:w="870" w:type="pct"/>
            <w:vAlign w:val="center"/>
            <w:hideMark/>
          </w:tcPr>
          <w:p w14:paraId="21108FF4" w14:textId="77777777" w:rsidR="00364D9B" w:rsidRPr="00A902B2" w:rsidRDefault="00364D9B" w:rsidP="00942CF4">
            <w:pPr>
              <w:rPr>
                <w:rFonts w:cstheme="majorHAnsi"/>
                <w:sz w:val="13"/>
                <w:szCs w:val="13"/>
              </w:rPr>
            </w:pPr>
            <w:r w:rsidRPr="00A902B2">
              <w:rPr>
                <w:rFonts w:cstheme="majorHAnsi"/>
                <w:b w:val="0"/>
                <w:bCs w:val="0"/>
                <w:sz w:val="13"/>
                <w:szCs w:val="13"/>
              </w:rPr>
              <w:t>TOTAL</w:t>
            </w:r>
          </w:p>
        </w:tc>
        <w:tc>
          <w:tcPr>
            <w:tcW w:w="561" w:type="pct"/>
            <w:vAlign w:val="center"/>
            <w:hideMark/>
          </w:tcPr>
          <w:p w14:paraId="136F3BEA"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b/>
                <w:bCs/>
                <w:sz w:val="13"/>
                <w:szCs w:val="13"/>
              </w:rPr>
            </w:pPr>
            <w:r w:rsidRPr="00A902B2">
              <w:rPr>
                <w:rFonts w:cstheme="majorHAnsi"/>
                <w:b/>
                <w:bCs/>
                <w:sz w:val="13"/>
                <w:szCs w:val="13"/>
              </w:rPr>
              <w:t>$ 246.120.000</w:t>
            </w:r>
          </w:p>
        </w:tc>
        <w:tc>
          <w:tcPr>
            <w:tcW w:w="374" w:type="pct"/>
            <w:vAlign w:val="center"/>
            <w:hideMark/>
          </w:tcPr>
          <w:p w14:paraId="2D5A434B"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b/>
                <w:bCs/>
                <w:sz w:val="13"/>
                <w:szCs w:val="13"/>
              </w:rPr>
            </w:pPr>
            <w:r w:rsidRPr="00A902B2">
              <w:rPr>
                <w:rFonts w:cstheme="majorHAnsi"/>
                <w:b/>
                <w:bCs/>
                <w:sz w:val="13"/>
                <w:szCs w:val="13"/>
              </w:rPr>
              <w:t>$ 0</w:t>
            </w:r>
          </w:p>
        </w:tc>
        <w:tc>
          <w:tcPr>
            <w:tcW w:w="529" w:type="pct"/>
            <w:vAlign w:val="center"/>
            <w:hideMark/>
          </w:tcPr>
          <w:p w14:paraId="7AD4726D"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color w:val="auto"/>
                <w:sz w:val="13"/>
                <w:szCs w:val="13"/>
              </w:rPr>
            </w:pPr>
            <w:r w:rsidRPr="00A902B2">
              <w:rPr>
                <w:rFonts w:cstheme="majorHAnsi"/>
                <w:color w:val="auto"/>
                <w:sz w:val="13"/>
                <w:szCs w:val="13"/>
              </w:rPr>
              <w:t>$ 318.713.835</w:t>
            </w:r>
          </w:p>
        </w:tc>
        <w:tc>
          <w:tcPr>
            <w:tcW w:w="587" w:type="pct"/>
            <w:vAlign w:val="center"/>
            <w:hideMark/>
          </w:tcPr>
          <w:p w14:paraId="4336CC2A"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color w:val="auto"/>
                <w:sz w:val="13"/>
                <w:szCs w:val="13"/>
              </w:rPr>
            </w:pPr>
            <w:r w:rsidRPr="00A902B2">
              <w:rPr>
                <w:rFonts w:cstheme="majorHAnsi"/>
                <w:color w:val="auto"/>
                <w:sz w:val="13"/>
                <w:szCs w:val="13"/>
              </w:rPr>
              <w:t>$ 1.195.620.000</w:t>
            </w:r>
          </w:p>
        </w:tc>
        <w:tc>
          <w:tcPr>
            <w:tcW w:w="512" w:type="pct"/>
            <w:vAlign w:val="center"/>
            <w:hideMark/>
          </w:tcPr>
          <w:p w14:paraId="284337CF"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color w:val="auto"/>
                <w:sz w:val="13"/>
                <w:szCs w:val="13"/>
              </w:rPr>
            </w:pPr>
            <w:r w:rsidRPr="00A902B2">
              <w:rPr>
                <w:rFonts w:cstheme="majorHAnsi"/>
                <w:color w:val="auto"/>
                <w:sz w:val="13"/>
                <w:szCs w:val="13"/>
              </w:rPr>
              <w:t>$ 0</w:t>
            </w:r>
          </w:p>
        </w:tc>
        <w:tc>
          <w:tcPr>
            <w:tcW w:w="490" w:type="pct"/>
            <w:vAlign w:val="center"/>
            <w:hideMark/>
          </w:tcPr>
          <w:p w14:paraId="35C0BDCB"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color w:val="auto"/>
                <w:sz w:val="13"/>
                <w:szCs w:val="13"/>
              </w:rPr>
            </w:pPr>
            <w:r w:rsidRPr="00A902B2">
              <w:rPr>
                <w:rFonts w:cstheme="majorHAnsi"/>
                <w:color w:val="auto"/>
                <w:sz w:val="13"/>
                <w:szCs w:val="13"/>
              </w:rPr>
              <w:t>$ 99.635.000</w:t>
            </w:r>
          </w:p>
        </w:tc>
        <w:tc>
          <w:tcPr>
            <w:tcW w:w="490" w:type="pct"/>
            <w:vAlign w:val="center"/>
            <w:hideMark/>
          </w:tcPr>
          <w:p w14:paraId="3E3DD410"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color w:val="auto"/>
                <w:sz w:val="13"/>
                <w:szCs w:val="13"/>
              </w:rPr>
            </w:pPr>
            <w:r w:rsidRPr="00A902B2">
              <w:rPr>
                <w:rFonts w:cstheme="majorHAnsi"/>
                <w:color w:val="auto"/>
                <w:sz w:val="13"/>
                <w:szCs w:val="13"/>
              </w:rPr>
              <w:t>$ 62.088.077</w:t>
            </w:r>
          </w:p>
        </w:tc>
        <w:tc>
          <w:tcPr>
            <w:tcW w:w="587" w:type="pct"/>
            <w:vAlign w:val="center"/>
            <w:hideMark/>
          </w:tcPr>
          <w:p w14:paraId="64FD2FF2" w14:textId="77777777" w:rsidR="00364D9B" w:rsidRPr="00A902B2" w:rsidRDefault="00364D9B" w:rsidP="00942CF4">
            <w:pPr>
              <w:jc w:val="right"/>
              <w:cnfStyle w:val="000000000000" w:firstRow="0" w:lastRow="0" w:firstColumn="0" w:lastColumn="0" w:oddVBand="0" w:evenVBand="0" w:oddHBand="0" w:evenHBand="0" w:firstRowFirstColumn="0" w:firstRowLastColumn="0" w:lastRowFirstColumn="0" w:lastRowLastColumn="0"/>
              <w:rPr>
                <w:rFonts w:cstheme="majorHAnsi"/>
                <w:b/>
                <w:bCs/>
                <w:color w:val="auto"/>
                <w:sz w:val="13"/>
                <w:szCs w:val="13"/>
              </w:rPr>
            </w:pPr>
            <w:r w:rsidRPr="00A902B2">
              <w:rPr>
                <w:rFonts w:cstheme="majorHAnsi"/>
                <w:b/>
                <w:bCs/>
                <w:color w:val="auto"/>
                <w:sz w:val="13"/>
                <w:szCs w:val="13"/>
              </w:rPr>
              <w:t>$ 1.934.300.450</w:t>
            </w:r>
          </w:p>
        </w:tc>
      </w:tr>
    </w:tbl>
    <w:p w14:paraId="439B1620" w14:textId="77777777" w:rsidR="00364D9B" w:rsidRPr="00A902B2" w:rsidRDefault="00C45B91">
      <w:pPr>
        <w:rPr>
          <w:rFonts w:cstheme="majorHAnsi"/>
        </w:rPr>
      </w:pPr>
      <w:r w:rsidRPr="00A902B2">
        <w:rPr>
          <w:rFonts w:cstheme="majorHAnsi"/>
        </w:rPr>
        <w:br w:type="page"/>
      </w:r>
    </w:p>
    <w:p w14:paraId="1C5DF890" w14:textId="48320FF5" w:rsidR="00C45B91" w:rsidRPr="00A902B2" w:rsidRDefault="00C45B91">
      <w:pPr>
        <w:rPr>
          <w:rFonts w:cstheme="majorHAnsi"/>
        </w:rPr>
      </w:pPr>
    </w:p>
    <w:p w14:paraId="5C156495" w14:textId="22E26886" w:rsidR="00C45B91" w:rsidRPr="00A902B2" w:rsidRDefault="00C45B91" w:rsidP="00B46E99">
      <w:pPr>
        <w:pStyle w:val="Ttulo1"/>
      </w:pPr>
      <w:bookmarkStart w:id="544" w:name="_Toc163663853"/>
      <w:r w:rsidRPr="00A902B2">
        <w:t>RESULTADOS ESPERADOS</w:t>
      </w:r>
      <w:bookmarkEnd w:id="544"/>
      <w:r w:rsidRPr="00A902B2">
        <w:t xml:space="preserve"> </w:t>
      </w:r>
    </w:p>
    <w:p w14:paraId="3BC091C7" w14:textId="77777777" w:rsidR="00C45B91" w:rsidRPr="00A902B2" w:rsidRDefault="00C45B91" w:rsidP="002867A3">
      <w:pPr>
        <w:autoSpaceDE w:val="0"/>
        <w:autoSpaceDN w:val="0"/>
        <w:adjustRightInd w:val="0"/>
        <w:rPr>
          <w:rFonts w:cstheme="majorHAnsi"/>
          <w:sz w:val="17"/>
          <w:szCs w:val="17"/>
          <w:lang w:val="es-ES_tradnl"/>
        </w:rPr>
      </w:pPr>
    </w:p>
    <w:p w14:paraId="65A55D7A" w14:textId="77777777" w:rsidR="00C45B91" w:rsidRPr="00A902B2" w:rsidRDefault="00C45B91" w:rsidP="000E0CF0">
      <w:pPr>
        <w:pStyle w:val="Ttulo2"/>
      </w:pPr>
      <w:bookmarkStart w:id="545" w:name="_Toc163663854"/>
      <w:r w:rsidRPr="00A902B2">
        <w:t>Relacionados con la generación de nuevo conocimiento:</w:t>
      </w:r>
      <w:bookmarkEnd w:id="545"/>
      <w:r w:rsidRPr="00A902B2">
        <w:t xml:space="preserve"> </w:t>
      </w:r>
    </w:p>
    <w:p w14:paraId="13FFF787" w14:textId="77777777" w:rsidR="00C45B91" w:rsidRPr="00A902B2" w:rsidRDefault="00C45B91" w:rsidP="002867A3">
      <w:pPr>
        <w:pStyle w:val="Prrafodelista"/>
        <w:autoSpaceDE w:val="0"/>
        <w:autoSpaceDN w:val="0"/>
        <w:adjustRightInd w:val="0"/>
        <w:ind w:left="0"/>
        <w:rPr>
          <w:rFonts w:asciiTheme="majorHAnsi" w:hAnsiTheme="majorHAnsi" w:cstheme="majorHAnsi"/>
          <w:lang w:val="es-ES_tradnl"/>
        </w:rPr>
      </w:pPr>
    </w:p>
    <w:p w14:paraId="5DC7A03A" w14:textId="3DE4C125" w:rsidR="00C45B91" w:rsidRPr="00A902B2" w:rsidRDefault="00C45B91" w:rsidP="000715D0">
      <w:pPr>
        <w:pStyle w:val="Prrafodelista"/>
        <w:autoSpaceDE w:val="0"/>
        <w:autoSpaceDN w:val="0"/>
        <w:adjustRightInd w:val="0"/>
        <w:ind w:left="0"/>
        <w:jc w:val="both"/>
        <w:rPr>
          <w:rFonts w:asciiTheme="majorHAnsi" w:hAnsiTheme="majorHAnsi" w:cstheme="majorHAnsi"/>
          <w:bCs/>
          <w:color w:val="000000"/>
        </w:rPr>
      </w:pPr>
      <w:r w:rsidRPr="00A902B2">
        <w:rPr>
          <w:rFonts w:asciiTheme="majorHAnsi" w:hAnsiTheme="majorHAnsi" w:cstheme="majorHAnsi"/>
          <w:bCs/>
          <w:color w:val="000000"/>
        </w:rPr>
        <w:t xml:space="preserve">Desarrollar un modelo diagnóstico para la IPTB en los pacientes con AOB, que reúna elementos clínicos y paraclínicos y que pueda utilizarse en cualquier contexto clínico, y que facilite la toma de decisiones terapéuticas, encaminados al mejor pronóstico del paciente y al uso racional de los antibióticos. El tema es de absoluta relevancia y </w:t>
      </w:r>
      <w:r w:rsidR="00175690" w:rsidRPr="00A902B2">
        <w:rPr>
          <w:rFonts w:asciiTheme="majorHAnsi" w:hAnsiTheme="majorHAnsi" w:cstheme="majorHAnsi"/>
          <w:bCs/>
          <w:color w:val="000000"/>
        </w:rPr>
        <w:t>se enmarca en</w:t>
      </w:r>
      <w:r w:rsidRPr="00A902B2">
        <w:rPr>
          <w:rFonts w:asciiTheme="majorHAnsi" w:hAnsiTheme="majorHAnsi" w:cstheme="majorHAnsi"/>
          <w:bCs/>
          <w:color w:val="000000"/>
        </w:rPr>
        <w:t xml:space="preserve"> los objetivos de la estrategia mundial para la prevención y el control del envenenamiento por mordedura de serpiente de la OMS.</w:t>
      </w:r>
    </w:p>
    <w:p w14:paraId="4E5AB506" w14:textId="77777777" w:rsidR="00C45B91" w:rsidRPr="00A902B2" w:rsidRDefault="00C45B91" w:rsidP="002867A3">
      <w:pPr>
        <w:pStyle w:val="Prrafodelista"/>
        <w:autoSpaceDE w:val="0"/>
        <w:autoSpaceDN w:val="0"/>
        <w:adjustRightInd w:val="0"/>
        <w:ind w:left="0"/>
        <w:rPr>
          <w:rFonts w:asciiTheme="majorHAnsi" w:hAnsiTheme="majorHAnsi" w:cstheme="majorHAnsi"/>
          <w:lang w:val="es-ES_tradnl"/>
        </w:rPr>
      </w:pPr>
    </w:p>
    <w:p w14:paraId="08DF8CDC" w14:textId="77777777" w:rsidR="00C45B91" w:rsidRPr="00A902B2" w:rsidRDefault="00C45B91" w:rsidP="000E0CF0">
      <w:pPr>
        <w:pStyle w:val="Ttulo2"/>
      </w:pPr>
      <w:bookmarkStart w:id="546" w:name="_Toc163663855"/>
      <w:r w:rsidRPr="00A902B2">
        <w:t>Conducentes al fortalecimiento de la capacidad científica nacional:</w:t>
      </w:r>
      <w:bookmarkEnd w:id="546"/>
      <w:r w:rsidRPr="00A902B2">
        <w:t xml:space="preserve"> </w:t>
      </w:r>
    </w:p>
    <w:p w14:paraId="032B9A0F" w14:textId="77777777" w:rsidR="00C45B91" w:rsidRPr="00A902B2" w:rsidRDefault="00C45B91" w:rsidP="00CB601A">
      <w:pPr>
        <w:pStyle w:val="Prrafodelista"/>
        <w:autoSpaceDE w:val="0"/>
        <w:autoSpaceDN w:val="0"/>
        <w:adjustRightInd w:val="0"/>
        <w:ind w:left="0"/>
        <w:jc w:val="both"/>
        <w:rPr>
          <w:rFonts w:asciiTheme="majorHAnsi" w:hAnsiTheme="majorHAnsi" w:cstheme="majorHAnsi"/>
          <w:lang w:val="es-ES_tradnl"/>
        </w:rPr>
      </w:pPr>
    </w:p>
    <w:p w14:paraId="3AC1E586" w14:textId="77777777" w:rsidR="00C45B91" w:rsidRPr="00A902B2" w:rsidRDefault="00C45B91" w:rsidP="00CB601A">
      <w:pPr>
        <w:pStyle w:val="Prrafodelista"/>
        <w:autoSpaceDE w:val="0"/>
        <w:autoSpaceDN w:val="0"/>
        <w:adjustRightInd w:val="0"/>
        <w:ind w:left="0"/>
        <w:jc w:val="both"/>
        <w:rPr>
          <w:rFonts w:asciiTheme="majorHAnsi" w:hAnsiTheme="majorHAnsi" w:cstheme="majorHAnsi"/>
          <w:lang w:val="es-ES_tradnl"/>
        </w:rPr>
      </w:pPr>
      <w:r w:rsidRPr="00A902B2">
        <w:rPr>
          <w:rFonts w:asciiTheme="majorHAnsi" w:hAnsiTheme="majorHAnsi" w:cstheme="majorHAnsi"/>
          <w:lang w:val="es-ES_tradnl"/>
        </w:rPr>
        <w:t xml:space="preserve">Esta investigación contribuye a la formación de una estudiante de doctorado, incrementará las habilidades y la experiencia de otros investigadores, permitirá el fortalecimiento de redes de investigación entre la Universidad de Antioquia y las unidades de investigación de los hospitales participantes y la creación de nexos de investigación con instituciones extranjeras (universidad de Manitoba). Se espera que </w:t>
      </w:r>
      <w:r w:rsidRPr="00A902B2">
        <w:rPr>
          <w:rFonts w:asciiTheme="majorHAnsi" w:hAnsiTheme="majorHAnsi" w:cstheme="majorHAnsi"/>
          <w:color w:val="000000"/>
        </w:rPr>
        <w:t>la experticia adquirida por los investigadores se refleje en la calidad de futuras investigaciones. </w:t>
      </w:r>
    </w:p>
    <w:p w14:paraId="3B8F28BD" w14:textId="77777777" w:rsidR="00C45B91" w:rsidRPr="00A902B2" w:rsidRDefault="00C45B91" w:rsidP="00CB601A">
      <w:pPr>
        <w:pStyle w:val="Prrafodelista"/>
        <w:autoSpaceDE w:val="0"/>
        <w:autoSpaceDN w:val="0"/>
        <w:adjustRightInd w:val="0"/>
        <w:ind w:left="0"/>
        <w:jc w:val="both"/>
        <w:rPr>
          <w:rFonts w:asciiTheme="majorHAnsi" w:hAnsiTheme="majorHAnsi" w:cstheme="majorHAnsi"/>
          <w:lang w:val="es-ES_tradnl"/>
        </w:rPr>
      </w:pPr>
    </w:p>
    <w:p w14:paraId="7E1AAA15" w14:textId="77777777" w:rsidR="00C45B91" w:rsidRPr="00A902B2" w:rsidRDefault="00C45B91" w:rsidP="000E0CF0">
      <w:pPr>
        <w:pStyle w:val="Ttulo2"/>
      </w:pPr>
      <w:bookmarkStart w:id="547" w:name="_Toc163663856"/>
      <w:r w:rsidRPr="00A902B2">
        <w:t>Relacionados con la apropiación social del conocimiento:</w:t>
      </w:r>
      <w:bookmarkEnd w:id="547"/>
      <w:r w:rsidRPr="00A902B2">
        <w:t xml:space="preserve"> </w:t>
      </w:r>
    </w:p>
    <w:p w14:paraId="5FFBD626" w14:textId="77777777" w:rsidR="00C45B91" w:rsidRPr="00A902B2" w:rsidRDefault="00C45B91" w:rsidP="00CB601A">
      <w:pPr>
        <w:pStyle w:val="NormalWeb"/>
        <w:jc w:val="both"/>
        <w:rPr>
          <w:rFonts w:cstheme="majorHAnsi"/>
          <w:color w:val="000000" w:themeColor="text1"/>
          <w:lang w:val="es-ES"/>
        </w:rPr>
      </w:pPr>
      <w:r w:rsidRPr="00A902B2">
        <w:rPr>
          <w:rFonts w:cstheme="majorHAnsi"/>
          <w:color w:val="000000" w:themeColor="text1"/>
          <w:lang w:val="es-ES_tradnl"/>
        </w:rPr>
        <w:t xml:space="preserve">Los resultados de esta investigación se presentarán en eventos científicos nacionales o internacionales, y se publicarán en revistas científicas de alto impacto (A1/A2). </w:t>
      </w:r>
      <w:r w:rsidRPr="00A902B2">
        <w:rPr>
          <w:rFonts w:cstheme="majorHAnsi"/>
          <w:color w:val="000000" w:themeColor="text1"/>
        </w:rPr>
        <w:t xml:space="preserve">Las publicaciones que se generen le dan visibilidad a los investigadores y a la universidad, lo que puede facilitar y fomentar el trabajo colaborativo con otros centros a nivel nacional e internacional, para el desarrollo de futuras investigaciones o grupos de trabajo multidisciplinarios. </w:t>
      </w:r>
      <w:r w:rsidRPr="00A902B2">
        <w:rPr>
          <w:rFonts w:cstheme="majorHAnsi"/>
          <w:color w:val="000000" w:themeColor="text1"/>
          <w:lang w:val="es-ES"/>
        </w:rPr>
        <w:t>Se espera que los resultados que se deriven de la investigación sean apropiados por la comunidad médica y científica, y se implementen para mejorar el pronóstico de estos pacientes.</w:t>
      </w:r>
    </w:p>
    <w:p w14:paraId="5B5346A5" w14:textId="77777777" w:rsidR="00C45B91" w:rsidRPr="00A902B2" w:rsidRDefault="00C45B91" w:rsidP="00B46E99">
      <w:pPr>
        <w:pStyle w:val="Ttulo1"/>
      </w:pPr>
      <w:bookmarkStart w:id="548" w:name="_Toc163663857"/>
      <w:r w:rsidRPr="00A902B2">
        <w:t>PROCESO DE DIVULGACIÓN</w:t>
      </w:r>
      <w:bookmarkEnd w:id="548"/>
    </w:p>
    <w:p w14:paraId="24CA15CA" w14:textId="77777777" w:rsidR="00C45B91" w:rsidRPr="00A902B2" w:rsidRDefault="00C45B91" w:rsidP="002867A3">
      <w:pPr>
        <w:rPr>
          <w:rFonts w:cstheme="majorHAnsi"/>
          <w:sz w:val="22"/>
          <w:szCs w:val="22"/>
        </w:rPr>
      </w:pPr>
    </w:p>
    <w:p w14:paraId="77B2A4CC" w14:textId="77777777" w:rsidR="00C45B91" w:rsidRPr="00A902B2" w:rsidRDefault="00C45B91">
      <w:pPr>
        <w:pStyle w:val="Prrafodelista"/>
        <w:numPr>
          <w:ilvl w:val="0"/>
          <w:numId w:val="3"/>
        </w:numPr>
        <w:spacing w:after="200" w:line="276" w:lineRule="auto"/>
        <w:jc w:val="both"/>
        <w:rPr>
          <w:rFonts w:asciiTheme="majorHAnsi" w:hAnsiTheme="majorHAnsi" w:cstheme="majorHAnsi"/>
        </w:rPr>
      </w:pPr>
      <w:r w:rsidRPr="00A902B2">
        <w:rPr>
          <w:rFonts w:asciiTheme="majorHAnsi" w:hAnsiTheme="majorHAnsi" w:cstheme="majorHAnsi"/>
        </w:rPr>
        <w:t>Presentación semestral en la reunión GRAEPIC y grupo de profesores del doctorado en Medicina Clínica.</w:t>
      </w:r>
    </w:p>
    <w:p w14:paraId="1B690BB7" w14:textId="77777777" w:rsidR="00C45B91" w:rsidRPr="00A902B2" w:rsidRDefault="00C45B91">
      <w:pPr>
        <w:pStyle w:val="Prrafodelista"/>
        <w:numPr>
          <w:ilvl w:val="0"/>
          <w:numId w:val="3"/>
        </w:numPr>
        <w:spacing w:after="200" w:line="276" w:lineRule="auto"/>
        <w:jc w:val="both"/>
        <w:rPr>
          <w:rFonts w:asciiTheme="majorHAnsi" w:hAnsiTheme="majorHAnsi" w:cstheme="majorHAnsi"/>
        </w:rPr>
      </w:pPr>
      <w:r w:rsidRPr="00A902B2">
        <w:rPr>
          <w:rFonts w:asciiTheme="majorHAnsi" w:hAnsiTheme="majorHAnsi" w:cstheme="majorHAnsi"/>
        </w:rPr>
        <w:t>Presentación anual en Jornadas de investigación Facultad de Medicina.</w:t>
      </w:r>
    </w:p>
    <w:p w14:paraId="27F32AA6" w14:textId="77777777" w:rsidR="00C45B91" w:rsidRPr="00047E92" w:rsidRDefault="00C45B91">
      <w:pPr>
        <w:pStyle w:val="Prrafodelista"/>
        <w:numPr>
          <w:ilvl w:val="0"/>
          <w:numId w:val="3"/>
        </w:numPr>
        <w:spacing w:after="200" w:line="276" w:lineRule="auto"/>
        <w:jc w:val="both"/>
        <w:rPr>
          <w:rFonts w:asciiTheme="majorHAnsi" w:hAnsiTheme="majorHAnsi" w:cstheme="majorHAnsi"/>
          <w:highlight w:val="green"/>
          <w:rPrChange w:id="549" w:author="lina peña" w:date="2024-06-21T10:27:00Z">
            <w:rPr>
              <w:rFonts w:asciiTheme="majorHAnsi" w:hAnsiTheme="majorHAnsi" w:cstheme="majorHAnsi"/>
            </w:rPr>
          </w:rPrChange>
        </w:rPr>
      </w:pPr>
      <w:r w:rsidRPr="00047E92">
        <w:rPr>
          <w:rFonts w:asciiTheme="majorHAnsi" w:hAnsiTheme="majorHAnsi" w:cstheme="majorHAnsi"/>
          <w:highlight w:val="green"/>
          <w:rPrChange w:id="550" w:author="lina peña" w:date="2024-06-21T10:27:00Z">
            <w:rPr>
              <w:rFonts w:asciiTheme="majorHAnsi" w:hAnsiTheme="majorHAnsi" w:cstheme="majorHAnsi"/>
            </w:rPr>
          </w:rPrChange>
        </w:rPr>
        <w:t>Inscripción de la revisión sistemática en la base de datos PROSPERO.</w:t>
      </w:r>
    </w:p>
    <w:p w14:paraId="36B7DA80" w14:textId="77777777" w:rsidR="00C45B91" w:rsidRPr="00A902B2" w:rsidRDefault="00C45B91">
      <w:pPr>
        <w:pStyle w:val="Prrafodelista"/>
        <w:numPr>
          <w:ilvl w:val="0"/>
          <w:numId w:val="3"/>
        </w:numPr>
        <w:spacing w:after="200" w:line="276" w:lineRule="auto"/>
        <w:jc w:val="both"/>
        <w:rPr>
          <w:rFonts w:asciiTheme="majorHAnsi" w:hAnsiTheme="majorHAnsi" w:cstheme="majorHAnsi"/>
        </w:rPr>
      </w:pPr>
      <w:r w:rsidRPr="00A902B2">
        <w:rPr>
          <w:rFonts w:asciiTheme="majorHAnsi" w:hAnsiTheme="majorHAnsi" w:cstheme="majorHAnsi"/>
        </w:rPr>
        <w:t>Los resultados se postularán para su presentación en eventos científicos nacionales e internacionales de Toxicología Clínica o Enfermedades Infecciosas y ante la comunidad médica general que atiende pacientes con mordedura de serpiente.</w:t>
      </w:r>
    </w:p>
    <w:p w14:paraId="4646432E" w14:textId="77777777" w:rsidR="00C45B91" w:rsidRPr="00A902B2" w:rsidRDefault="00C45B91">
      <w:pPr>
        <w:pStyle w:val="Prrafodelista"/>
        <w:numPr>
          <w:ilvl w:val="0"/>
          <w:numId w:val="3"/>
        </w:numPr>
        <w:spacing w:after="200" w:line="276" w:lineRule="auto"/>
        <w:jc w:val="both"/>
        <w:rPr>
          <w:rFonts w:asciiTheme="majorHAnsi" w:hAnsiTheme="majorHAnsi" w:cstheme="majorHAnsi"/>
          <w:lang w:val="es-CO"/>
        </w:rPr>
      </w:pPr>
      <w:r w:rsidRPr="00A902B2">
        <w:rPr>
          <w:rFonts w:asciiTheme="majorHAnsi" w:hAnsiTheme="majorHAnsi" w:cstheme="majorHAnsi"/>
        </w:rPr>
        <w:lastRenderedPageBreak/>
        <w:t xml:space="preserve">Inscripción en el </w:t>
      </w:r>
      <w:r w:rsidRPr="00A902B2">
        <w:rPr>
          <w:rFonts w:asciiTheme="majorHAnsi" w:hAnsiTheme="majorHAnsi" w:cstheme="majorHAnsi"/>
          <w:lang w:val="es-CO"/>
        </w:rPr>
        <w:t xml:space="preserve">Repositorio Institucional de la Biblioteca de la Universidad de Antioquia: </w:t>
      </w:r>
      <w:hyperlink r:id="rId12" w:history="1">
        <w:r w:rsidRPr="00A902B2">
          <w:rPr>
            <w:rStyle w:val="Hipervnculo"/>
            <w:rFonts w:asciiTheme="majorHAnsi" w:hAnsiTheme="majorHAnsi" w:cstheme="majorHAnsi"/>
            <w:lang w:val="es-CO"/>
          </w:rPr>
          <w:t>http://bibliotecadigital.udea.edu.co</w:t>
        </w:r>
      </w:hyperlink>
      <w:r w:rsidRPr="00A902B2">
        <w:rPr>
          <w:rFonts w:asciiTheme="majorHAnsi" w:hAnsiTheme="majorHAnsi" w:cstheme="majorHAnsi"/>
          <w:lang w:val="es-CO"/>
        </w:rPr>
        <w:t xml:space="preserve"> </w:t>
      </w:r>
    </w:p>
    <w:p w14:paraId="108C1E05" w14:textId="77777777" w:rsidR="00C45B91" w:rsidRPr="00A902B2" w:rsidRDefault="00C45B91">
      <w:pPr>
        <w:pStyle w:val="Prrafodelista"/>
        <w:numPr>
          <w:ilvl w:val="0"/>
          <w:numId w:val="3"/>
        </w:numPr>
        <w:spacing w:after="200" w:line="276" w:lineRule="auto"/>
        <w:jc w:val="both"/>
        <w:rPr>
          <w:rFonts w:asciiTheme="majorHAnsi" w:hAnsiTheme="majorHAnsi" w:cstheme="majorHAnsi"/>
        </w:rPr>
      </w:pPr>
      <w:r w:rsidRPr="00A902B2">
        <w:rPr>
          <w:rFonts w:asciiTheme="majorHAnsi" w:hAnsiTheme="majorHAnsi" w:cstheme="majorHAnsi"/>
        </w:rPr>
        <w:t>Publicación de resultados finales en una revista de alto impacto.</w:t>
      </w:r>
    </w:p>
    <w:p w14:paraId="6A686547" w14:textId="77777777" w:rsidR="00C45B91" w:rsidRPr="00A902B2" w:rsidRDefault="00C45B91" w:rsidP="00E951D5">
      <w:pPr>
        <w:jc w:val="both"/>
        <w:rPr>
          <w:rFonts w:cstheme="majorHAnsi"/>
          <w:lang w:val="es-ES"/>
        </w:rPr>
      </w:pPr>
    </w:p>
    <w:p w14:paraId="42024F3A" w14:textId="77777777" w:rsidR="00C45B91" w:rsidRPr="00A902B2" w:rsidRDefault="00C45B91">
      <w:pPr>
        <w:rPr>
          <w:rFonts w:cstheme="majorHAnsi"/>
        </w:rPr>
      </w:pPr>
      <w:r w:rsidRPr="00A902B2">
        <w:rPr>
          <w:rFonts w:cstheme="majorHAnsi"/>
        </w:rPr>
        <w:br w:type="page"/>
      </w:r>
    </w:p>
    <w:p w14:paraId="6DA63644" w14:textId="77777777" w:rsidR="00C45B91" w:rsidRPr="00A902B2" w:rsidRDefault="00C45B91" w:rsidP="00B46E99">
      <w:pPr>
        <w:pStyle w:val="Ttulo1"/>
      </w:pPr>
      <w:bookmarkStart w:id="551" w:name="_Toc163663858"/>
      <w:r w:rsidRPr="00A902B2">
        <w:lastRenderedPageBreak/>
        <w:t>ABREVIATURAS</w:t>
      </w:r>
      <w:bookmarkEnd w:id="551"/>
    </w:p>
    <w:p w14:paraId="1C7CB283" w14:textId="77777777" w:rsidR="00C45B91" w:rsidRPr="00A902B2" w:rsidRDefault="00C45B91" w:rsidP="00851169">
      <w:pPr>
        <w:jc w:val="both"/>
        <w:rPr>
          <w:rFonts w:cstheme="majorHAnsi"/>
          <w:lang w:eastAsia="es-ES"/>
        </w:rPr>
      </w:pPr>
    </w:p>
    <w:p w14:paraId="76D8FCF7" w14:textId="77777777" w:rsidR="00C45B91" w:rsidRPr="00A902B2" w:rsidRDefault="00C45B91" w:rsidP="00851169">
      <w:pPr>
        <w:jc w:val="both"/>
        <w:rPr>
          <w:rFonts w:cstheme="majorHAnsi"/>
          <w:lang w:eastAsia="es-ES"/>
        </w:rPr>
      </w:pPr>
      <w:r w:rsidRPr="00A902B2">
        <w:rPr>
          <w:rFonts w:cstheme="majorHAnsi"/>
          <w:lang w:eastAsia="es-ES"/>
        </w:rPr>
        <w:t xml:space="preserve">ALT: alanina aminotransferasa </w:t>
      </w:r>
    </w:p>
    <w:p w14:paraId="7D6D8477" w14:textId="77777777" w:rsidR="00C45B91" w:rsidRPr="00A902B2" w:rsidRDefault="00C45B91" w:rsidP="00851169">
      <w:pPr>
        <w:jc w:val="both"/>
        <w:rPr>
          <w:rFonts w:cstheme="majorHAnsi"/>
          <w:lang w:eastAsia="es-ES"/>
        </w:rPr>
      </w:pPr>
      <w:r w:rsidRPr="00A902B2">
        <w:rPr>
          <w:rFonts w:cstheme="majorHAnsi"/>
          <w:lang w:eastAsia="es-ES"/>
        </w:rPr>
        <w:t xml:space="preserve">AOB: accidente ofídico bothrópico </w:t>
      </w:r>
    </w:p>
    <w:p w14:paraId="6D7FC96E" w14:textId="77777777" w:rsidR="00C45B91" w:rsidRPr="00A902B2" w:rsidRDefault="00C45B91" w:rsidP="00851169">
      <w:pPr>
        <w:jc w:val="both"/>
        <w:rPr>
          <w:rFonts w:cstheme="majorHAnsi"/>
          <w:lang w:val="en-US" w:eastAsia="es-ES"/>
        </w:rPr>
      </w:pPr>
      <w:r w:rsidRPr="00A902B2">
        <w:rPr>
          <w:rFonts w:cstheme="majorHAnsi"/>
          <w:lang w:val="en-US" w:eastAsia="es-ES"/>
        </w:rPr>
        <w:t>CDS: Cellulitis Decision Support</w:t>
      </w:r>
    </w:p>
    <w:p w14:paraId="5A5F7912" w14:textId="77777777" w:rsidR="00C45B91" w:rsidRPr="00A902B2" w:rsidRDefault="00C45B91" w:rsidP="00851169">
      <w:pPr>
        <w:jc w:val="both"/>
        <w:rPr>
          <w:rFonts w:cstheme="majorHAnsi"/>
          <w:lang w:val="en-US" w:eastAsia="es-ES"/>
        </w:rPr>
      </w:pPr>
      <w:r w:rsidRPr="00A902B2">
        <w:rPr>
          <w:rFonts w:cstheme="majorHAnsi"/>
          <w:lang w:val="en-US" w:eastAsia="es-ES"/>
        </w:rPr>
        <w:t xml:space="preserve">FN: </w:t>
      </w:r>
      <w:proofErr w:type="spellStart"/>
      <w:r w:rsidRPr="00A902B2">
        <w:rPr>
          <w:rFonts w:cstheme="majorHAnsi"/>
          <w:lang w:val="en-US" w:eastAsia="es-ES"/>
        </w:rPr>
        <w:t>fascitis</w:t>
      </w:r>
      <w:proofErr w:type="spellEnd"/>
      <w:r w:rsidRPr="00A902B2">
        <w:rPr>
          <w:rFonts w:cstheme="majorHAnsi"/>
          <w:lang w:val="en-US" w:eastAsia="es-ES"/>
        </w:rPr>
        <w:t xml:space="preserve"> </w:t>
      </w:r>
      <w:proofErr w:type="spellStart"/>
      <w:r w:rsidRPr="00A902B2">
        <w:rPr>
          <w:rFonts w:cstheme="majorHAnsi"/>
          <w:lang w:val="en-US" w:eastAsia="es-ES"/>
        </w:rPr>
        <w:t>necrosante</w:t>
      </w:r>
      <w:proofErr w:type="spellEnd"/>
      <w:r w:rsidRPr="00A902B2">
        <w:rPr>
          <w:rFonts w:cstheme="majorHAnsi"/>
          <w:lang w:val="en-US" w:eastAsia="es-ES"/>
        </w:rPr>
        <w:t xml:space="preserve"> </w:t>
      </w:r>
    </w:p>
    <w:p w14:paraId="1BB487F9" w14:textId="77777777" w:rsidR="00C45B91" w:rsidRPr="00A902B2" w:rsidRDefault="00C45B91" w:rsidP="00851169">
      <w:pPr>
        <w:jc w:val="both"/>
        <w:rPr>
          <w:rFonts w:cstheme="majorHAnsi"/>
          <w:lang w:eastAsia="es-ES"/>
        </w:rPr>
      </w:pPr>
      <w:r w:rsidRPr="00A902B2">
        <w:rPr>
          <w:rFonts w:cstheme="majorHAnsi"/>
          <w:lang w:eastAsia="es-ES"/>
        </w:rPr>
        <w:t>IPTB: infección de piel y tejidos blandos</w:t>
      </w:r>
    </w:p>
    <w:p w14:paraId="77D12C87" w14:textId="77777777" w:rsidR="00C45B91" w:rsidRPr="00A902B2" w:rsidRDefault="00C45B91" w:rsidP="00851169">
      <w:pPr>
        <w:jc w:val="both"/>
        <w:rPr>
          <w:rFonts w:cstheme="majorHAnsi"/>
          <w:lang w:val="en-US" w:eastAsia="es-ES"/>
        </w:rPr>
      </w:pPr>
      <w:r w:rsidRPr="00A902B2">
        <w:rPr>
          <w:rFonts w:cstheme="majorHAnsi"/>
          <w:lang w:val="en-US" w:eastAsia="es-ES"/>
        </w:rPr>
        <w:t xml:space="preserve">LRINEC: Laboratory Risk Indicator for Necrotizing Fasciitis </w:t>
      </w:r>
    </w:p>
    <w:p w14:paraId="2EA6256A" w14:textId="77777777" w:rsidR="00C45B91" w:rsidRPr="00A902B2" w:rsidRDefault="00C45B91" w:rsidP="00851169">
      <w:pPr>
        <w:jc w:val="both"/>
        <w:rPr>
          <w:rFonts w:cstheme="majorHAnsi"/>
          <w:lang w:eastAsia="es-ES"/>
        </w:rPr>
      </w:pPr>
      <w:r w:rsidRPr="00A902B2">
        <w:rPr>
          <w:rFonts w:cstheme="majorHAnsi"/>
          <w:lang w:eastAsia="es-ES"/>
        </w:rPr>
        <w:t>ME: mordeduras de elápidos</w:t>
      </w:r>
    </w:p>
    <w:p w14:paraId="36F61C6A" w14:textId="77777777" w:rsidR="00C45B91" w:rsidRPr="00A902B2" w:rsidRDefault="00C45B91" w:rsidP="00851169">
      <w:pPr>
        <w:jc w:val="both"/>
        <w:rPr>
          <w:rFonts w:cstheme="majorHAnsi"/>
          <w:lang w:eastAsia="es-ES"/>
        </w:rPr>
      </w:pPr>
      <w:r w:rsidRPr="00A902B2">
        <w:rPr>
          <w:rFonts w:cstheme="majorHAnsi"/>
          <w:lang w:eastAsia="es-ES"/>
        </w:rPr>
        <w:t>MS: mordedura de serpiente</w:t>
      </w:r>
    </w:p>
    <w:p w14:paraId="1AACDE3C" w14:textId="77777777" w:rsidR="00C45B91" w:rsidRPr="00A902B2" w:rsidRDefault="00C45B91" w:rsidP="00851169">
      <w:pPr>
        <w:jc w:val="both"/>
        <w:rPr>
          <w:rFonts w:cstheme="majorHAnsi"/>
          <w:lang w:eastAsia="es-ES"/>
        </w:rPr>
      </w:pPr>
      <w:r w:rsidRPr="00A902B2">
        <w:rPr>
          <w:rFonts w:cstheme="majorHAnsi"/>
          <w:lang w:eastAsia="es-ES"/>
        </w:rPr>
        <w:t xml:space="preserve">NLR: neutrophil - lymphocyte ratio </w:t>
      </w:r>
    </w:p>
    <w:p w14:paraId="74D66176" w14:textId="77777777" w:rsidR="00C45B91" w:rsidRPr="00A902B2" w:rsidRDefault="00C45B91" w:rsidP="00851169">
      <w:pPr>
        <w:jc w:val="both"/>
        <w:rPr>
          <w:rFonts w:cstheme="majorHAnsi"/>
          <w:lang w:eastAsia="es-ES"/>
        </w:rPr>
      </w:pPr>
      <w:r w:rsidRPr="00A902B2">
        <w:rPr>
          <w:rFonts w:cstheme="majorHAnsi"/>
          <w:lang w:eastAsia="es-ES"/>
        </w:rPr>
        <w:t>OMS: Organización Mundial de la Salud</w:t>
      </w:r>
    </w:p>
    <w:p w14:paraId="5F65D883" w14:textId="77777777" w:rsidR="00C45B91" w:rsidRPr="00A902B2" w:rsidRDefault="00C45B91" w:rsidP="00851169">
      <w:pPr>
        <w:jc w:val="both"/>
        <w:rPr>
          <w:rFonts w:cstheme="majorHAnsi"/>
          <w:lang w:val="en-US" w:eastAsia="es-ES"/>
        </w:rPr>
      </w:pPr>
      <w:r w:rsidRPr="00A902B2">
        <w:rPr>
          <w:rFonts w:cstheme="majorHAnsi"/>
          <w:lang w:val="en-US" w:eastAsia="es-ES"/>
        </w:rPr>
        <w:t xml:space="preserve">PCR: </w:t>
      </w:r>
      <w:proofErr w:type="spellStart"/>
      <w:r w:rsidRPr="00A902B2">
        <w:rPr>
          <w:rFonts w:cstheme="majorHAnsi"/>
          <w:lang w:val="en-US" w:eastAsia="es-ES"/>
        </w:rPr>
        <w:t>proteína</w:t>
      </w:r>
      <w:proofErr w:type="spellEnd"/>
      <w:r w:rsidRPr="00A902B2">
        <w:rPr>
          <w:rFonts w:cstheme="majorHAnsi"/>
          <w:lang w:val="en-US" w:eastAsia="es-ES"/>
        </w:rPr>
        <w:t xml:space="preserve"> C </w:t>
      </w:r>
      <w:proofErr w:type="spellStart"/>
      <w:r w:rsidRPr="00A902B2">
        <w:rPr>
          <w:rFonts w:cstheme="majorHAnsi"/>
          <w:lang w:val="en-US" w:eastAsia="es-ES"/>
        </w:rPr>
        <w:t>reactiva</w:t>
      </w:r>
      <w:proofErr w:type="spellEnd"/>
      <w:r w:rsidRPr="00A902B2">
        <w:rPr>
          <w:rFonts w:cstheme="majorHAnsi"/>
          <w:lang w:val="en-US" w:eastAsia="es-ES"/>
        </w:rPr>
        <w:t xml:space="preserve"> </w:t>
      </w:r>
    </w:p>
    <w:p w14:paraId="6130021D" w14:textId="77777777" w:rsidR="00C45B91" w:rsidRPr="00A902B2" w:rsidRDefault="00C45B91" w:rsidP="00851169">
      <w:pPr>
        <w:jc w:val="both"/>
        <w:rPr>
          <w:rFonts w:cstheme="majorHAnsi"/>
          <w:lang w:val="en-US" w:eastAsia="es-ES"/>
        </w:rPr>
      </w:pPr>
      <w:r w:rsidRPr="00A902B2">
        <w:rPr>
          <w:rFonts w:cstheme="majorHAnsi"/>
          <w:lang w:val="en-US" w:eastAsia="es-ES"/>
        </w:rPr>
        <w:t>SAKI: snake bite-associated acute kidney injury</w:t>
      </w:r>
    </w:p>
    <w:p w14:paraId="09CDFB4A" w14:textId="77777777" w:rsidR="00C45B91" w:rsidRPr="00A902B2" w:rsidRDefault="00C45B91" w:rsidP="00851169">
      <w:pPr>
        <w:jc w:val="both"/>
        <w:rPr>
          <w:rFonts w:cstheme="majorHAnsi"/>
          <w:lang w:val="en-US" w:eastAsia="es-ES"/>
        </w:rPr>
      </w:pPr>
      <w:r w:rsidRPr="00A902B2">
        <w:rPr>
          <w:rFonts w:cstheme="majorHAnsi"/>
          <w:lang w:val="en-US" w:eastAsia="es-ES"/>
        </w:rPr>
        <w:t xml:space="preserve">SAO: </w:t>
      </w:r>
      <w:proofErr w:type="spellStart"/>
      <w:r w:rsidRPr="00A902B2">
        <w:rPr>
          <w:rFonts w:cstheme="majorHAnsi"/>
          <w:lang w:val="en-US" w:eastAsia="es-ES"/>
        </w:rPr>
        <w:t>suero</w:t>
      </w:r>
      <w:proofErr w:type="spellEnd"/>
      <w:r w:rsidRPr="00A902B2">
        <w:rPr>
          <w:rFonts w:cstheme="majorHAnsi"/>
          <w:lang w:val="en-US" w:eastAsia="es-ES"/>
        </w:rPr>
        <w:t xml:space="preserve"> </w:t>
      </w:r>
      <w:proofErr w:type="spellStart"/>
      <w:r w:rsidRPr="00A902B2">
        <w:rPr>
          <w:rFonts w:cstheme="majorHAnsi"/>
          <w:lang w:val="en-US" w:eastAsia="es-ES"/>
        </w:rPr>
        <w:t>antiofídico</w:t>
      </w:r>
      <w:proofErr w:type="spellEnd"/>
      <w:r w:rsidRPr="00A902B2">
        <w:rPr>
          <w:rFonts w:cstheme="majorHAnsi"/>
          <w:lang w:val="en-US" w:eastAsia="es-ES"/>
        </w:rPr>
        <w:t xml:space="preserve"> </w:t>
      </w:r>
    </w:p>
    <w:p w14:paraId="3E2DF6D0" w14:textId="77777777" w:rsidR="00C45B91" w:rsidRPr="00A902B2" w:rsidRDefault="00C45B91" w:rsidP="00851169">
      <w:pPr>
        <w:jc w:val="both"/>
        <w:rPr>
          <w:rFonts w:cstheme="majorHAnsi"/>
          <w:lang w:val="en-US" w:eastAsia="es-ES"/>
        </w:rPr>
      </w:pPr>
      <w:r w:rsidRPr="00A902B2">
        <w:rPr>
          <w:rFonts w:cstheme="majorHAnsi"/>
          <w:lang w:val="en-US" w:eastAsia="es-ES"/>
        </w:rPr>
        <w:t>SIARI: Site other than lower limb, Immunosuppression, Age, Renal impairment, and Inflammatory markers)</w:t>
      </w:r>
    </w:p>
    <w:p w14:paraId="0462547F" w14:textId="77777777" w:rsidR="00C45B91" w:rsidRPr="00A902B2" w:rsidRDefault="00C45B91" w:rsidP="00851169">
      <w:pPr>
        <w:jc w:val="both"/>
        <w:rPr>
          <w:rFonts w:cstheme="majorHAnsi"/>
          <w:lang w:eastAsia="es-ES"/>
        </w:rPr>
      </w:pPr>
      <w:r w:rsidRPr="00A902B2">
        <w:rPr>
          <w:rFonts w:cstheme="majorHAnsi"/>
          <w:lang w:eastAsia="es-ES"/>
        </w:rPr>
        <w:t>SIVIGILA: Sistema Nacional de Vigilancia Epidemiológica</w:t>
      </w:r>
      <w:r w:rsidRPr="00A902B2">
        <w:rPr>
          <w:rFonts w:cstheme="majorHAnsi"/>
          <w:lang w:eastAsia="es-ES"/>
        </w:rPr>
        <w:tab/>
      </w:r>
    </w:p>
    <w:p w14:paraId="4B5031D3" w14:textId="77777777" w:rsidR="00C45B91" w:rsidRPr="00A902B2" w:rsidRDefault="00C45B91" w:rsidP="00851169">
      <w:pPr>
        <w:jc w:val="both"/>
        <w:rPr>
          <w:rFonts w:cstheme="majorHAnsi"/>
          <w:lang w:eastAsia="es-ES"/>
        </w:rPr>
      </w:pPr>
      <w:r w:rsidRPr="00A902B2">
        <w:rPr>
          <w:rFonts w:cstheme="majorHAnsi"/>
          <w:lang w:eastAsia="es-ES"/>
        </w:rPr>
        <w:t xml:space="preserve">VES: velocidad de eritrosedimentación </w:t>
      </w:r>
    </w:p>
    <w:p w14:paraId="5E945380" w14:textId="77777777" w:rsidR="00C45B91" w:rsidRPr="00A902B2" w:rsidRDefault="00C45B91" w:rsidP="00851169">
      <w:pPr>
        <w:jc w:val="both"/>
        <w:rPr>
          <w:rFonts w:cstheme="majorHAnsi"/>
          <w:lang w:eastAsia="es-ES"/>
        </w:rPr>
      </w:pPr>
      <w:r w:rsidRPr="00A902B2">
        <w:rPr>
          <w:rFonts w:cstheme="majorHAnsi"/>
          <w:lang w:eastAsia="es-ES"/>
        </w:rPr>
        <w:t xml:space="preserve">VICC: </w:t>
      </w:r>
      <w:proofErr w:type="spellStart"/>
      <w:r w:rsidRPr="00A902B2">
        <w:rPr>
          <w:rFonts w:cstheme="majorHAnsi"/>
          <w:lang w:eastAsia="es-ES"/>
        </w:rPr>
        <w:t>venom-induced</w:t>
      </w:r>
      <w:proofErr w:type="spellEnd"/>
      <w:r w:rsidRPr="00A902B2">
        <w:rPr>
          <w:rFonts w:cstheme="majorHAnsi"/>
          <w:lang w:eastAsia="es-ES"/>
        </w:rPr>
        <w:t xml:space="preserve"> </w:t>
      </w:r>
      <w:proofErr w:type="spellStart"/>
      <w:r w:rsidRPr="00A902B2">
        <w:rPr>
          <w:rFonts w:cstheme="majorHAnsi"/>
          <w:lang w:eastAsia="es-ES"/>
        </w:rPr>
        <w:t>consumption</w:t>
      </w:r>
      <w:proofErr w:type="spellEnd"/>
      <w:r w:rsidRPr="00A902B2">
        <w:rPr>
          <w:rFonts w:cstheme="majorHAnsi"/>
          <w:lang w:eastAsia="es-ES"/>
        </w:rPr>
        <w:t xml:space="preserve"> </w:t>
      </w:r>
      <w:proofErr w:type="spellStart"/>
      <w:r w:rsidRPr="00A902B2">
        <w:rPr>
          <w:rFonts w:cstheme="majorHAnsi"/>
          <w:lang w:eastAsia="es-ES"/>
        </w:rPr>
        <w:t>coagulopathy</w:t>
      </w:r>
      <w:proofErr w:type="spellEnd"/>
    </w:p>
    <w:p w14:paraId="7B544C42" w14:textId="77777777" w:rsidR="00C45B91" w:rsidRPr="00A902B2" w:rsidRDefault="00C45B91" w:rsidP="00851169">
      <w:pPr>
        <w:jc w:val="both"/>
        <w:rPr>
          <w:rFonts w:cstheme="majorHAnsi"/>
          <w:lang w:eastAsia="es-ES"/>
        </w:rPr>
      </w:pPr>
      <w:r w:rsidRPr="00A902B2">
        <w:rPr>
          <w:rFonts w:cstheme="majorHAnsi"/>
          <w:lang w:eastAsia="es-ES"/>
        </w:rPr>
        <w:t>WBC: White Blood Cell</w:t>
      </w:r>
    </w:p>
    <w:p w14:paraId="6BFE7C5B" w14:textId="77777777" w:rsidR="00C45B91" w:rsidRPr="00A902B2" w:rsidRDefault="00C45B91" w:rsidP="00851169">
      <w:pPr>
        <w:jc w:val="both"/>
        <w:rPr>
          <w:rFonts w:cstheme="majorHAnsi"/>
          <w:lang w:eastAsia="es-ES"/>
        </w:rPr>
      </w:pPr>
    </w:p>
    <w:p w14:paraId="1CF59CFB" w14:textId="77777777" w:rsidR="00C45B91" w:rsidRPr="00A902B2" w:rsidRDefault="00C45B91" w:rsidP="00B46E99">
      <w:pPr>
        <w:pStyle w:val="Ttulo1"/>
      </w:pPr>
      <w:bookmarkStart w:id="552" w:name="_Toc163663859"/>
      <w:r w:rsidRPr="00A902B2">
        <w:t>GLOSARIO</w:t>
      </w:r>
      <w:bookmarkEnd w:id="552"/>
    </w:p>
    <w:p w14:paraId="15940EA5" w14:textId="77777777" w:rsidR="00C45B91" w:rsidRPr="00A902B2" w:rsidRDefault="00C45B91" w:rsidP="00851169">
      <w:pPr>
        <w:jc w:val="both"/>
        <w:rPr>
          <w:rFonts w:cstheme="majorHAnsi"/>
          <w:lang w:eastAsia="es-ES"/>
        </w:rPr>
      </w:pPr>
    </w:p>
    <w:p w14:paraId="6C029207" w14:textId="6FE79A0C" w:rsidR="00C45B91" w:rsidRPr="00A902B2" w:rsidRDefault="00C45B91">
      <w:pPr>
        <w:pStyle w:val="Prrafodelista"/>
        <w:numPr>
          <w:ilvl w:val="0"/>
          <w:numId w:val="5"/>
        </w:numPr>
        <w:jc w:val="both"/>
        <w:rPr>
          <w:rFonts w:asciiTheme="majorHAnsi" w:hAnsiTheme="majorHAnsi" w:cstheme="majorHAnsi"/>
          <w:lang w:val="es-CO" w:eastAsia="es-ES"/>
        </w:rPr>
      </w:pPr>
      <w:r w:rsidRPr="00A902B2">
        <w:rPr>
          <w:rFonts w:asciiTheme="majorHAnsi" w:hAnsiTheme="majorHAnsi" w:cstheme="majorHAnsi"/>
          <w:b/>
          <w:bCs/>
          <w:lang w:eastAsia="es-ES"/>
        </w:rPr>
        <w:t>Accidente ofídico bothrópico</w:t>
      </w:r>
      <w:r w:rsidRPr="00A902B2">
        <w:rPr>
          <w:rFonts w:asciiTheme="majorHAnsi" w:hAnsiTheme="majorHAnsi" w:cstheme="majorHAnsi"/>
          <w:lang w:eastAsia="es-ES"/>
        </w:rPr>
        <w:t xml:space="preserve"> (AOB): es el que se produce por serpientes de los </w:t>
      </w:r>
      <w:r w:rsidR="002E166F" w:rsidRPr="00A902B2">
        <w:rPr>
          <w:rFonts w:asciiTheme="majorHAnsi" w:hAnsiTheme="majorHAnsi" w:cstheme="majorHAnsi"/>
          <w:lang w:eastAsia="es-ES"/>
        </w:rPr>
        <w:t xml:space="preserve">géneros </w:t>
      </w:r>
      <w:proofErr w:type="spellStart"/>
      <w:r w:rsidR="002E166F" w:rsidRPr="00A902B2">
        <w:rPr>
          <w:rFonts w:asciiTheme="majorHAnsi" w:hAnsiTheme="majorHAnsi" w:cstheme="majorHAnsi"/>
          <w:lang w:eastAsia="es-ES"/>
        </w:rPr>
        <w:t>Bothrops</w:t>
      </w:r>
      <w:proofErr w:type="spellEnd"/>
      <w:r w:rsidRPr="00A902B2">
        <w:rPr>
          <w:rFonts w:asciiTheme="majorHAnsi" w:hAnsiTheme="majorHAnsi" w:cstheme="majorHAnsi"/>
          <w:i/>
          <w:iCs/>
          <w:w w:val="110"/>
        </w:rPr>
        <w:t xml:space="preserve">, </w:t>
      </w:r>
      <w:proofErr w:type="spellStart"/>
      <w:r w:rsidRPr="00A902B2">
        <w:rPr>
          <w:rFonts w:asciiTheme="majorHAnsi" w:hAnsiTheme="majorHAnsi" w:cstheme="majorHAnsi"/>
          <w:i/>
          <w:iCs/>
          <w:w w:val="110"/>
        </w:rPr>
        <w:t>Bothriechis</w:t>
      </w:r>
      <w:proofErr w:type="spellEnd"/>
      <w:r w:rsidRPr="00A902B2">
        <w:rPr>
          <w:rFonts w:asciiTheme="majorHAnsi" w:hAnsiTheme="majorHAnsi" w:cstheme="majorHAnsi"/>
          <w:i/>
          <w:iCs/>
          <w:w w:val="110"/>
        </w:rPr>
        <w:t xml:space="preserve">, </w:t>
      </w:r>
      <w:proofErr w:type="spellStart"/>
      <w:r w:rsidRPr="00A902B2">
        <w:rPr>
          <w:rFonts w:asciiTheme="majorHAnsi" w:hAnsiTheme="majorHAnsi" w:cstheme="majorHAnsi"/>
          <w:i/>
          <w:iCs/>
          <w:w w:val="110"/>
        </w:rPr>
        <w:t>Bothrocophias</w:t>
      </w:r>
      <w:proofErr w:type="spellEnd"/>
      <w:r w:rsidRPr="00A902B2">
        <w:rPr>
          <w:rFonts w:asciiTheme="majorHAnsi" w:hAnsiTheme="majorHAnsi" w:cstheme="majorHAnsi"/>
          <w:i/>
          <w:iCs/>
          <w:w w:val="110"/>
        </w:rPr>
        <w:t xml:space="preserve"> </w:t>
      </w:r>
      <w:r w:rsidRPr="00A902B2">
        <w:rPr>
          <w:rFonts w:asciiTheme="majorHAnsi" w:hAnsiTheme="majorHAnsi" w:cstheme="majorHAnsi"/>
          <w:w w:val="110"/>
        </w:rPr>
        <w:t>o</w:t>
      </w:r>
      <w:r w:rsidRPr="00A902B2">
        <w:rPr>
          <w:rFonts w:asciiTheme="majorHAnsi" w:hAnsiTheme="majorHAnsi" w:cstheme="majorHAnsi"/>
          <w:i/>
          <w:iCs/>
          <w:w w:val="110"/>
        </w:rPr>
        <w:t xml:space="preserve"> </w:t>
      </w:r>
      <w:proofErr w:type="spellStart"/>
      <w:r w:rsidRPr="00A902B2">
        <w:rPr>
          <w:rFonts w:asciiTheme="majorHAnsi" w:hAnsiTheme="majorHAnsi" w:cstheme="majorHAnsi"/>
          <w:i/>
          <w:iCs/>
          <w:w w:val="110"/>
        </w:rPr>
        <w:t>Porthidium</w:t>
      </w:r>
      <w:proofErr w:type="spellEnd"/>
      <w:sdt>
        <w:sdtPr>
          <w:rPr>
            <w:rFonts w:asciiTheme="majorHAnsi" w:hAnsiTheme="majorHAnsi" w:cstheme="majorHAnsi"/>
            <w:iCs/>
            <w:color w:val="000000"/>
            <w:w w:val="110"/>
          </w:rPr>
          <w:tag w:val="MENDELEY_CITATION_v3_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"/>
          <w:id w:val="1084648677"/>
          <w:placeholder>
            <w:docPart w:val="DefaultPlaceholder_-1854013440"/>
          </w:placeholder>
        </w:sdtPr>
        <w:sdtEndPr>
          <w:rPr>
            <w:iCs w:val="0"/>
            <w:w w:val="100"/>
          </w:rPr>
        </w:sdtEndPr>
        <w:sdtContent>
          <w:ins w:id="553" w:author="Ama de Berrio" w:date="2024-06-25T17:54:00Z">
            <w:r w:rsidR="003323D6" w:rsidRPr="003323D6">
              <w:rPr>
                <w:rFonts w:asciiTheme="majorHAnsi" w:hAnsiTheme="majorHAnsi" w:cstheme="majorHAnsi"/>
                <w:color w:val="000000"/>
              </w:rPr>
              <w:t>(3)</w:t>
            </w:r>
          </w:ins>
          <w:del w:id="554" w:author="Ama de Berrio" w:date="2024-06-21T16:17:00Z">
            <w:r w:rsidR="005359D1" w:rsidRPr="003323D6" w:rsidDel="00CA1723">
              <w:rPr>
                <w:rFonts w:asciiTheme="majorHAnsi" w:hAnsiTheme="majorHAnsi" w:cstheme="majorHAnsi"/>
                <w:color w:val="000000"/>
              </w:rPr>
              <w:delText>(3)</w:delText>
            </w:r>
          </w:del>
        </w:sdtContent>
      </w:sdt>
    </w:p>
    <w:p w14:paraId="39A8F853" w14:textId="6B47D57D" w:rsidR="00C45B91" w:rsidRPr="00A902B2" w:rsidRDefault="00C45B91">
      <w:pPr>
        <w:pStyle w:val="Prrafodelista"/>
        <w:numPr>
          <w:ilvl w:val="0"/>
          <w:numId w:val="5"/>
        </w:numPr>
        <w:jc w:val="both"/>
        <w:rPr>
          <w:rFonts w:asciiTheme="majorHAnsi" w:hAnsiTheme="majorHAnsi" w:cstheme="majorHAnsi"/>
          <w:lang w:val="es-CO" w:eastAsia="es-ES"/>
        </w:rPr>
      </w:pPr>
      <w:r w:rsidRPr="00A902B2">
        <w:rPr>
          <w:rFonts w:asciiTheme="majorHAnsi" w:hAnsiTheme="majorHAnsi" w:cstheme="majorHAnsi"/>
          <w:b/>
          <w:bCs/>
          <w:lang w:val="es-CO" w:eastAsia="es-ES"/>
        </w:rPr>
        <w:t>Antibiótico:</w:t>
      </w:r>
      <w:r w:rsidRPr="00A902B2">
        <w:rPr>
          <w:rFonts w:asciiTheme="majorHAnsi" w:hAnsiTheme="majorHAnsi" w:cstheme="majorHAnsi"/>
          <w:lang w:val="es-CO" w:eastAsia="es-ES"/>
        </w:rPr>
        <w:t xml:space="preserve"> Es un medicamento natural o sintético que administrado por vía sistémica o tópica tiene la capacidad de destruir o inhibir el crecimiento bacteriano </w:t>
      </w:r>
      <w:sdt>
        <w:sdtPr>
          <w:rPr>
            <w:rFonts w:asciiTheme="majorHAnsi" w:hAnsiTheme="majorHAnsi" w:cstheme="majorHAnsi"/>
            <w:color w:val="000000"/>
            <w:lang w:val="es-CO" w:eastAsia="es-ES"/>
          </w:rPr>
          <w:tag w:val="MENDELEY_CITATION_v3_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"/>
          <w:id w:val="1602839407"/>
          <w:placeholder>
            <w:docPart w:val="DefaultPlaceholder_-1854013440"/>
          </w:placeholder>
        </w:sdtPr>
        <w:sdtEndPr>
          <w:rPr>
            <w:lang w:val="es-ES" w:eastAsia="en-US"/>
          </w:rPr>
        </w:sdtEndPr>
        <w:sdtContent>
          <w:ins w:id="555" w:author="Ama de Berrio" w:date="2024-06-25T17:54:00Z">
            <w:r w:rsidR="003323D6" w:rsidRPr="003323D6">
              <w:rPr>
                <w:rFonts w:asciiTheme="majorHAnsi" w:hAnsiTheme="majorHAnsi" w:cstheme="majorHAnsi"/>
                <w:color w:val="000000"/>
              </w:rPr>
              <w:t>(40)</w:t>
            </w:r>
          </w:ins>
          <w:del w:id="556" w:author="Ama de Berrio" w:date="2024-06-21T16:17:00Z">
            <w:r w:rsidR="005359D1" w:rsidRPr="003323D6" w:rsidDel="00CA1723">
              <w:rPr>
                <w:rFonts w:asciiTheme="majorHAnsi" w:hAnsiTheme="majorHAnsi" w:cstheme="majorHAnsi"/>
                <w:color w:val="000000"/>
              </w:rPr>
              <w:delText>(40)</w:delText>
            </w:r>
          </w:del>
        </w:sdtContent>
      </w:sdt>
      <w:r w:rsidRPr="00A902B2">
        <w:rPr>
          <w:rFonts w:asciiTheme="majorHAnsi" w:hAnsiTheme="majorHAnsi" w:cstheme="majorHAnsi"/>
          <w:lang w:val="es-CO" w:eastAsia="es-ES"/>
        </w:rPr>
        <w:t>.</w:t>
      </w:r>
    </w:p>
    <w:p w14:paraId="224B63A4" w14:textId="38148FD5" w:rsidR="00C45B91" w:rsidRPr="00A902B2" w:rsidRDefault="00C45B91">
      <w:pPr>
        <w:pStyle w:val="Prrafodelista"/>
        <w:numPr>
          <w:ilvl w:val="0"/>
          <w:numId w:val="5"/>
        </w:numPr>
        <w:jc w:val="both"/>
        <w:rPr>
          <w:rFonts w:asciiTheme="majorHAnsi" w:hAnsiTheme="majorHAnsi" w:cstheme="majorHAnsi"/>
          <w:lang w:val="es-CO" w:eastAsia="es-ES"/>
        </w:rPr>
      </w:pPr>
      <w:r w:rsidRPr="00A902B2">
        <w:rPr>
          <w:rFonts w:asciiTheme="majorHAnsi" w:hAnsiTheme="majorHAnsi" w:cstheme="majorHAnsi"/>
          <w:lang w:val="es-CO" w:eastAsia="es-ES"/>
        </w:rPr>
        <w:t xml:space="preserve">Absceso: </w:t>
      </w:r>
      <w:r w:rsidRPr="00A902B2">
        <w:rPr>
          <w:rFonts w:asciiTheme="majorHAnsi" w:hAnsiTheme="majorHAnsi" w:cstheme="majorHAnsi"/>
          <w:lang w:val="es-ES_tradnl"/>
        </w:rPr>
        <w:t>Se define como la presencia de una colección de material purulento dentro de la dermis o en sus capas subyacentes. Puede desarrollarse en una zona de celulitis</w:t>
      </w:r>
      <w:sdt>
        <w:sdtPr>
          <w:rPr>
            <w:rFonts w:asciiTheme="majorHAnsi" w:hAnsiTheme="majorHAnsi" w:cstheme="majorHAnsi"/>
            <w:color w:val="000000"/>
            <w:lang w:val="es-ES_tradnl"/>
          </w:rPr>
          <w:tag w:val="MENDELEY_CITATION_v3_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"/>
          <w:id w:val="2106685392"/>
          <w:placeholder>
            <w:docPart w:val="DefaultPlaceholder_-1854013440"/>
          </w:placeholder>
        </w:sdtPr>
        <w:sdtEndPr>
          <w:rPr>
            <w:lang w:val="es-ES"/>
          </w:rPr>
        </w:sdtEndPr>
        <w:sdtContent>
          <w:ins w:id="557" w:author="Ama de Berrio" w:date="2024-06-25T17:54:00Z">
            <w:r w:rsidR="003323D6" w:rsidRPr="003323D6">
              <w:rPr>
                <w:rFonts w:asciiTheme="majorHAnsi" w:hAnsiTheme="majorHAnsi" w:cstheme="majorHAnsi"/>
                <w:color w:val="000000"/>
              </w:rPr>
              <w:t>(39)</w:t>
            </w:r>
          </w:ins>
          <w:del w:id="558" w:author="Ama de Berrio" w:date="2024-06-21T16:17:00Z">
            <w:r w:rsidR="005359D1" w:rsidRPr="003323D6" w:rsidDel="00CA1723">
              <w:rPr>
                <w:rFonts w:asciiTheme="majorHAnsi" w:hAnsiTheme="majorHAnsi" w:cstheme="majorHAnsi"/>
                <w:color w:val="000000"/>
              </w:rPr>
              <w:delText>(39)</w:delText>
            </w:r>
          </w:del>
        </w:sdtContent>
      </w:sdt>
      <w:r w:rsidRPr="00A902B2">
        <w:rPr>
          <w:rFonts w:asciiTheme="majorHAnsi" w:hAnsiTheme="majorHAnsi" w:cstheme="majorHAnsi"/>
          <w:lang w:val="es-ES_tradnl"/>
        </w:rPr>
        <w:t xml:space="preserve">. Para ser considerado un absceso simple, la induración y el eritema no deben extenderse más allá de los bordes del absceso. Los abscesos simples no deben tener extensión a tejidos más profundos, ni ser </w:t>
      </w:r>
      <w:proofErr w:type="spellStart"/>
      <w:r w:rsidRPr="00A902B2">
        <w:rPr>
          <w:rFonts w:asciiTheme="majorHAnsi" w:hAnsiTheme="majorHAnsi" w:cstheme="majorHAnsi"/>
          <w:lang w:val="es-ES_tradnl"/>
        </w:rPr>
        <w:t>multiloculados</w:t>
      </w:r>
      <w:proofErr w:type="spellEnd"/>
      <w:r w:rsidRPr="00A902B2">
        <w:rPr>
          <w:rFonts w:asciiTheme="majorHAnsi" w:hAnsiTheme="majorHAnsi" w:cstheme="majorHAnsi"/>
          <w:lang w:val="es-ES_tradnl"/>
        </w:rPr>
        <w:t>.</w:t>
      </w:r>
      <w:sdt>
        <w:sdtPr>
          <w:rPr>
            <w:rFonts w:asciiTheme="majorHAnsi" w:hAnsiTheme="majorHAnsi" w:cstheme="majorHAnsi"/>
            <w:color w:val="000000"/>
            <w:lang w:val="es-ES_tradnl"/>
          </w:rPr>
          <w:tag w:val="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"/>
          <w:id w:val="-250201860"/>
          <w:placeholder>
            <w:docPart w:val="DefaultPlaceholder_-1854013440"/>
          </w:placeholder>
        </w:sdtPr>
        <w:sdtEndPr>
          <w:rPr>
            <w:lang w:val="es-ES"/>
          </w:rPr>
        </w:sdtEndPr>
        <w:sdtContent>
          <w:ins w:id="559" w:author="Ama de Berrio" w:date="2024-06-25T17:54:00Z">
            <w:r w:rsidR="003323D6" w:rsidRPr="003323D6">
              <w:rPr>
                <w:rFonts w:asciiTheme="majorHAnsi" w:hAnsiTheme="majorHAnsi" w:cstheme="majorHAnsi"/>
                <w:color w:val="000000"/>
              </w:rPr>
              <w:t>(62)</w:t>
            </w:r>
          </w:ins>
          <w:del w:id="560" w:author="Ama de Berrio" w:date="2024-06-21T16:17:00Z">
            <w:r w:rsidR="005359D1" w:rsidRPr="003323D6" w:rsidDel="00CA1723">
              <w:rPr>
                <w:rFonts w:asciiTheme="majorHAnsi" w:hAnsiTheme="majorHAnsi" w:cstheme="majorHAnsi"/>
                <w:color w:val="000000"/>
              </w:rPr>
              <w:delText>(60)</w:delText>
            </w:r>
          </w:del>
        </w:sdtContent>
      </w:sdt>
    </w:p>
    <w:p w14:paraId="413A5C1A" w14:textId="0AB2ADC2" w:rsidR="00C45B91" w:rsidRPr="00A902B2" w:rsidRDefault="00C45B91">
      <w:pPr>
        <w:pStyle w:val="Prrafodelista"/>
        <w:numPr>
          <w:ilvl w:val="0"/>
          <w:numId w:val="5"/>
        </w:numPr>
        <w:jc w:val="both"/>
        <w:rPr>
          <w:rFonts w:asciiTheme="majorHAnsi" w:hAnsiTheme="majorHAnsi" w:cstheme="majorHAnsi"/>
          <w:lang w:val="es-CO" w:eastAsia="es-ES"/>
        </w:rPr>
      </w:pPr>
      <w:r w:rsidRPr="00A902B2">
        <w:rPr>
          <w:rFonts w:asciiTheme="majorHAnsi" w:hAnsiTheme="majorHAnsi" w:cstheme="majorHAnsi"/>
          <w:lang w:val="es-CO" w:eastAsia="es-ES"/>
        </w:rPr>
        <w:t xml:space="preserve">Celulitis: </w:t>
      </w:r>
      <w:r w:rsidRPr="00A902B2">
        <w:rPr>
          <w:rFonts w:asciiTheme="majorHAnsi" w:hAnsiTheme="majorHAnsi" w:cstheme="majorHAnsi"/>
          <w:lang w:eastAsia="es-ES"/>
        </w:rPr>
        <w:t xml:space="preserve"> </w:t>
      </w:r>
      <w:r w:rsidRPr="00A902B2">
        <w:rPr>
          <w:rFonts w:asciiTheme="majorHAnsi" w:hAnsiTheme="majorHAnsi" w:cstheme="majorHAnsi"/>
        </w:rPr>
        <w:t xml:space="preserve">Es una IPTB, aguda y difusa  que compromete la epidermis, el sistema linfático cutáneo y puede llegar a afectar el tejido celular subcutáneo y en casos graves la fascia muscular, se caracteriza por eritema, edema, induración, calor, linfangitis y dolor o sensibilidad de la zona afectada, sus bordes son mal definidos.  Se acompaña de malestar general, fiebre (&gt;38°C), escalofrío, taquicardia, </w:t>
      </w:r>
      <w:proofErr w:type="spellStart"/>
      <w:r w:rsidRPr="00A902B2">
        <w:rPr>
          <w:rFonts w:asciiTheme="majorHAnsi" w:hAnsiTheme="majorHAnsi" w:cstheme="majorHAnsi"/>
        </w:rPr>
        <w:t>linfadenopatía</w:t>
      </w:r>
      <w:proofErr w:type="spellEnd"/>
      <w:r w:rsidRPr="00A902B2">
        <w:rPr>
          <w:rFonts w:asciiTheme="majorHAnsi" w:hAnsiTheme="majorHAnsi" w:cstheme="majorHAnsi"/>
        </w:rPr>
        <w:t xml:space="preserve"> regional y leucocitosis. Requiere que se realicen </w:t>
      </w:r>
      <w:r w:rsidRPr="00A902B2">
        <w:rPr>
          <w:rFonts w:asciiTheme="majorHAnsi" w:hAnsiTheme="majorHAnsi" w:cstheme="majorHAnsi"/>
          <w:lang w:val="es-CO" w:eastAsia="es-ES"/>
        </w:rPr>
        <w:t xml:space="preserve">cultivo y sensibilidad y manejo con antibióticos sistémicos </w:t>
      </w:r>
      <w:sdt>
        <w:sdtPr>
          <w:rPr>
            <w:rFonts w:asciiTheme="majorHAnsi" w:hAnsiTheme="majorHAnsi" w:cstheme="majorHAnsi"/>
            <w:color w:val="000000"/>
            <w:lang w:val="es-CO" w:eastAsia="es-ES"/>
          </w:rPr>
          <w:tag w:val="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"/>
          <w:id w:val="-1192299195"/>
          <w:placeholder>
            <w:docPart w:val="DefaultPlaceholder_-1854013440"/>
          </w:placeholder>
        </w:sdtPr>
        <w:sdtEndPr>
          <w:rPr>
            <w:lang w:val="es-ES" w:eastAsia="en-US"/>
          </w:rPr>
        </w:sdtEndPr>
        <w:sdtContent>
          <w:ins w:id="561" w:author="Ama de Berrio" w:date="2024-06-25T17:54:00Z">
            <w:r w:rsidR="003323D6" w:rsidRPr="003323D6">
              <w:rPr>
                <w:rFonts w:asciiTheme="majorHAnsi" w:hAnsiTheme="majorHAnsi" w:cstheme="majorHAnsi"/>
                <w:color w:val="000000"/>
              </w:rPr>
              <w:t>(41,62)</w:t>
            </w:r>
          </w:ins>
          <w:del w:id="562" w:author="Ama de Berrio" w:date="2024-06-21T16:17:00Z">
            <w:r w:rsidR="005359D1" w:rsidRPr="003323D6" w:rsidDel="00CA1723">
              <w:rPr>
                <w:rFonts w:asciiTheme="majorHAnsi" w:hAnsiTheme="majorHAnsi" w:cstheme="majorHAnsi"/>
                <w:color w:val="000000"/>
              </w:rPr>
              <w:delText>(41,60)</w:delText>
            </w:r>
          </w:del>
        </w:sdtContent>
      </w:sdt>
      <w:r w:rsidRPr="00A902B2">
        <w:rPr>
          <w:rFonts w:asciiTheme="majorHAnsi" w:hAnsiTheme="majorHAnsi" w:cstheme="majorHAnsi"/>
          <w:lang w:eastAsia="es-ES"/>
        </w:rPr>
        <w:t>.</w:t>
      </w:r>
    </w:p>
    <w:p w14:paraId="76EC1CE5" w14:textId="77777777" w:rsidR="00C45B91" w:rsidRPr="00A902B2" w:rsidRDefault="00C45B91">
      <w:pPr>
        <w:pStyle w:val="Prrafodelista"/>
        <w:numPr>
          <w:ilvl w:val="0"/>
          <w:numId w:val="5"/>
        </w:numPr>
        <w:jc w:val="both"/>
        <w:rPr>
          <w:rFonts w:asciiTheme="majorHAnsi" w:hAnsiTheme="majorHAnsi" w:cstheme="majorHAnsi"/>
          <w:lang w:val="es-CO" w:eastAsia="es-ES"/>
        </w:rPr>
      </w:pPr>
      <w:r w:rsidRPr="00A902B2">
        <w:rPr>
          <w:rFonts w:asciiTheme="majorHAnsi" w:hAnsiTheme="majorHAnsi" w:cstheme="majorHAnsi"/>
          <w:lang w:val="es-CO" w:eastAsia="es-ES"/>
        </w:rPr>
        <w:t xml:space="preserve">Colonización: La colonización se refiere a la presencia de microorganismos dentro de la herida que están experimentando una proliferación limitada. No se provoca ninguna </w:t>
      </w:r>
      <w:r w:rsidRPr="00A902B2">
        <w:rPr>
          <w:rFonts w:asciiTheme="majorHAnsi" w:hAnsiTheme="majorHAnsi" w:cstheme="majorHAnsi"/>
          <w:lang w:val="es-CO" w:eastAsia="es-ES"/>
        </w:rPr>
        <w:lastRenderedPageBreak/>
        <w:t>reacción significativa del huésped y no se observa clínicamente ningún retraso en la cicatrización de la herida.</w:t>
      </w:r>
    </w:p>
    <w:p w14:paraId="5B1D7A05" w14:textId="4D475236" w:rsidR="00C45B91" w:rsidRPr="00A902B2" w:rsidRDefault="00C45B91">
      <w:pPr>
        <w:pStyle w:val="Prrafodelista"/>
        <w:numPr>
          <w:ilvl w:val="0"/>
          <w:numId w:val="5"/>
        </w:numPr>
        <w:jc w:val="both"/>
        <w:rPr>
          <w:rFonts w:asciiTheme="majorHAnsi" w:hAnsiTheme="majorHAnsi" w:cstheme="majorHAnsi"/>
          <w:lang w:val="es-CO" w:eastAsia="es-ES"/>
        </w:rPr>
      </w:pPr>
      <w:r w:rsidRPr="00A902B2">
        <w:rPr>
          <w:rFonts w:asciiTheme="majorHAnsi" w:hAnsiTheme="majorHAnsi" w:cstheme="majorHAnsi"/>
          <w:lang w:val="es-CO" w:eastAsia="es-ES"/>
        </w:rPr>
        <w:t xml:space="preserve">Contaminación:  se refiere a la presencia dentro de la herida de microorganismos que no están proliferando. No se provoca ninguna reacción significativa del huésped y no se observa clínicamente ningún retraso en la cicatrización de la herida </w:t>
      </w:r>
      <w:sdt>
        <w:sdtPr>
          <w:rPr>
            <w:rFonts w:asciiTheme="majorHAnsi" w:hAnsiTheme="majorHAnsi" w:cstheme="majorHAnsi"/>
            <w:color w:val="000000"/>
            <w:lang w:val="es-CO" w:eastAsia="es-ES"/>
          </w:rPr>
          <w:tag w:val="MENDELEY_CITATION_v3_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"/>
          <w:id w:val="1297021105"/>
          <w:placeholder>
            <w:docPart w:val="DefaultPlaceholder_-1854013440"/>
          </w:placeholder>
        </w:sdtPr>
        <w:sdtEndPr>
          <w:rPr>
            <w:lang w:val="es-ES" w:eastAsia="en-US"/>
          </w:rPr>
        </w:sdtEndPr>
        <w:sdtContent>
          <w:ins w:id="563" w:author="Ama de Berrio" w:date="2024-06-25T17:54:00Z">
            <w:r w:rsidR="003323D6" w:rsidRPr="003323D6">
              <w:rPr>
                <w:rFonts w:asciiTheme="majorHAnsi" w:hAnsiTheme="majorHAnsi" w:cstheme="majorHAnsi"/>
                <w:color w:val="000000"/>
              </w:rPr>
              <w:t>(40)</w:t>
            </w:r>
          </w:ins>
          <w:del w:id="564" w:author="Ama de Berrio" w:date="2024-06-21T16:17:00Z">
            <w:r w:rsidR="005359D1" w:rsidRPr="003323D6" w:rsidDel="00CA1723">
              <w:rPr>
                <w:rFonts w:asciiTheme="majorHAnsi" w:hAnsiTheme="majorHAnsi" w:cstheme="majorHAnsi"/>
                <w:color w:val="000000"/>
              </w:rPr>
              <w:delText>(40)</w:delText>
            </w:r>
          </w:del>
        </w:sdtContent>
      </w:sdt>
      <w:r w:rsidRPr="00A902B2">
        <w:rPr>
          <w:rFonts w:asciiTheme="majorHAnsi" w:hAnsiTheme="majorHAnsi" w:cstheme="majorHAnsi"/>
          <w:lang w:val="es-CO" w:eastAsia="es-ES"/>
        </w:rPr>
        <w:t>.</w:t>
      </w:r>
    </w:p>
    <w:p w14:paraId="14DF0356" w14:textId="4E6E01CD" w:rsidR="00C45B91" w:rsidRPr="00A902B2" w:rsidRDefault="00C45B91">
      <w:pPr>
        <w:pStyle w:val="Prrafodelista"/>
        <w:numPr>
          <w:ilvl w:val="0"/>
          <w:numId w:val="5"/>
        </w:numPr>
        <w:jc w:val="both"/>
        <w:rPr>
          <w:rFonts w:asciiTheme="majorHAnsi" w:hAnsiTheme="majorHAnsi" w:cstheme="majorHAnsi"/>
          <w:lang w:val="es-CO" w:eastAsia="es-ES"/>
        </w:rPr>
      </w:pPr>
      <w:r w:rsidRPr="00A902B2">
        <w:rPr>
          <w:rFonts w:asciiTheme="majorHAnsi" w:hAnsiTheme="majorHAnsi" w:cstheme="majorHAnsi"/>
          <w:lang w:val="es-CO" w:eastAsia="es-ES"/>
        </w:rPr>
        <w:t xml:space="preserve">Cultivo de herida: Muestra de tejido o líquido extraída del lecho de la herida para pruebas de laboratorio. En el laboratorio, la muestra se coloca en una sustancia que promueve el crecimiento de los organismos y se evalúa mediante microscopía el tipo y la cantidad de organismos que crecen </w:t>
      </w:r>
      <w:sdt>
        <w:sdtPr>
          <w:rPr>
            <w:rFonts w:asciiTheme="majorHAnsi" w:hAnsiTheme="majorHAnsi" w:cstheme="majorHAnsi"/>
            <w:color w:val="000000"/>
            <w:lang w:val="es-CO" w:eastAsia="es-ES"/>
          </w:rPr>
          <w:tag w:val="MENDELEY_CITATION_v3_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"/>
          <w:id w:val="1253308044"/>
          <w:placeholder>
            <w:docPart w:val="DefaultPlaceholder_-1854013440"/>
          </w:placeholder>
        </w:sdtPr>
        <w:sdtEndPr>
          <w:rPr>
            <w:lang w:val="es-ES" w:eastAsia="en-US"/>
          </w:rPr>
        </w:sdtEndPr>
        <w:sdtContent>
          <w:ins w:id="565" w:author="Ama de Berrio" w:date="2024-06-25T17:54:00Z">
            <w:r w:rsidR="003323D6" w:rsidRPr="003323D6">
              <w:rPr>
                <w:rFonts w:asciiTheme="majorHAnsi" w:hAnsiTheme="majorHAnsi" w:cstheme="majorHAnsi"/>
                <w:color w:val="000000"/>
              </w:rPr>
              <w:t>(40)</w:t>
            </w:r>
          </w:ins>
          <w:del w:id="566" w:author="Ama de Berrio" w:date="2024-06-21T16:17:00Z">
            <w:r w:rsidR="005359D1" w:rsidRPr="003323D6" w:rsidDel="00CA1723">
              <w:rPr>
                <w:rFonts w:asciiTheme="majorHAnsi" w:hAnsiTheme="majorHAnsi" w:cstheme="majorHAnsi"/>
                <w:color w:val="000000"/>
              </w:rPr>
              <w:delText>(40)</w:delText>
            </w:r>
          </w:del>
        </w:sdtContent>
      </w:sdt>
      <w:r w:rsidRPr="00A902B2">
        <w:rPr>
          <w:rFonts w:asciiTheme="majorHAnsi" w:hAnsiTheme="majorHAnsi" w:cstheme="majorHAnsi"/>
          <w:lang w:val="es-CO" w:eastAsia="es-ES"/>
        </w:rPr>
        <w:t>.</w:t>
      </w:r>
    </w:p>
    <w:p w14:paraId="4A8FB4D6" w14:textId="7A191706" w:rsidR="00C45B91" w:rsidRPr="00A902B2" w:rsidRDefault="00C45B91">
      <w:pPr>
        <w:pStyle w:val="Prrafodelista"/>
        <w:numPr>
          <w:ilvl w:val="0"/>
          <w:numId w:val="5"/>
        </w:numPr>
        <w:jc w:val="both"/>
        <w:rPr>
          <w:rFonts w:asciiTheme="majorHAnsi" w:hAnsiTheme="majorHAnsi" w:cstheme="majorHAnsi"/>
          <w:lang w:val="es-CO" w:eastAsia="es-ES"/>
        </w:rPr>
      </w:pPr>
      <w:r w:rsidRPr="00A902B2">
        <w:rPr>
          <w:rFonts w:asciiTheme="majorHAnsi" w:hAnsiTheme="majorHAnsi" w:cstheme="majorHAnsi"/>
          <w:lang w:val="es-CO" w:eastAsia="es-ES"/>
        </w:rPr>
        <w:t xml:space="preserve">Eritema: enrojecimiento superficial de la piel; sin embargo, cabe señalar que el eritema no se presenta como “rojo” en todos los tonos de piel </w:t>
      </w:r>
      <w:sdt>
        <w:sdtPr>
          <w:rPr>
            <w:rFonts w:asciiTheme="majorHAnsi" w:hAnsiTheme="majorHAnsi" w:cstheme="majorHAnsi"/>
            <w:color w:val="000000"/>
            <w:lang w:val="es-CO" w:eastAsia="es-ES"/>
          </w:rPr>
          <w:tag w:val="MENDELEY_CITATION_v3_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"/>
          <w:id w:val="-862137626"/>
          <w:placeholder>
            <w:docPart w:val="DefaultPlaceholder_-1854013440"/>
          </w:placeholder>
        </w:sdtPr>
        <w:sdtEndPr>
          <w:rPr>
            <w:lang w:val="es-ES" w:eastAsia="en-US"/>
          </w:rPr>
        </w:sdtEndPr>
        <w:sdtContent>
          <w:ins w:id="567" w:author="Ama de Berrio" w:date="2024-06-25T17:54:00Z">
            <w:r w:rsidR="003323D6" w:rsidRPr="003323D6">
              <w:rPr>
                <w:rFonts w:asciiTheme="majorHAnsi" w:hAnsiTheme="majorHAnsi" w:cstheme="majorHAnsi"/>
                <w:color w:val="000000"/>
              </w:rPr>
              <w:t>(40)</w:t>
            </w:r>
          </w:ins>
          <w:del w:id="568" w:author="Ama de Berrio" w:date="2024-06-21T16:17:00Z">
            <w:r w:rsidR="005359D1" w:rsidRPr="003323D6" w:rsidDel="00CA1723">
              <w:rPr>
                <w:rFonts w:asciiTheme="majorHAnsi" w:hAnsiTheme="majorHAnsi" w:cstheme="majorHAnsi"/>
                <w:color w:val="000000"/>
              </w:rPr>
              <w:delText>(40)</w:delText>
            </w:r>
          </w:del>
        </w:sdtContent>
      </w:sdt>
      <w:r w:rsidRPr="00A902B2">
        <w:rPr>
          <w:rFonts w:asciiTheme="majorHAnsi" w:hAnsiTheme="majorHAnsi" w:cstheme="majorHAnsi"/>
          <w:lang w:val="es-CO" w:eastAsia="es-ES"/>
        </w:rPr>
        <w:t>.</w:t>
      </w:r>
    </w:p>
    <w:p w14:paraId="0619513C" w14:textId="7383C256" w:rsidR="00C45B91" w:rsidRPr="00A902B2" w:rsidRDefault="00B46E99">
      <w:pPr>
        <w:pStyle w:val="Prrafodelista"/>
        <w:numPr>
          <w:ilvl w:val="0"/>
          <w:numId w:val="5"/>
        </w:numPr>
        <w:jc w:val="both"/>
        <w:rPr>
          <w:rFonts w:asciiTheme="majorHAnsi" w:hAnsiTheme="majorHAnsi" w:cstheme="majorHAnsi"/>
          <w:lang w:val="es-CO" w:eastAsia="es-ES"/>
        </w:rPr>
      </w:pPr>
      <w:r w:rsidRPr="00A902B2">
        <w:rPr>
          <w:rFonts w:asciiTheme="majorHAnsi" w:hAnsiTheme="majorHAnsi" w:cstheme="majorHAnsi"/>
          <w:lang w:val="es-CO" w:eastAsia="es-ES"/>
        </w:rPr>
        <w:t>Fiebre</w:t>
      </w:r>
      <w:r>
        <w:rPr>
          <w:rFonts w:asciiTheme="majorHAnsi" w:hAnsiTheme="majorHAnsi" w:cstheme="majorHAnsi"/>
          <w:lang w:val="es-CO" w:eastAsia="es-ES"/>
        </w:rPr>
        <w:t xml:space="preserve">: </w:t>
      </w:r>
      <w:r w:rsidR="00C45B91" w:rsidRPr="00A902B2">
        <w:rPr>
          <w:rFonts w:asciiTheme="majorHAnsi" w:hAnsiTheme="majorHAnsi" w:cstheme="majorHAnsi"/>
          <w:lang w:val="es-CO" w:eastAsia="es-ES"/>
        </w:rPr>
        <w:t xml:space="preserve"> Elevación anormal de la temperatura corporal central (por encima de </w:t>
      </w:r>
      <w:r w:rsidRPr="00A902B2">
        <w:rPr>
          <w:rFonts w:asciiTheme="majorHAnsi" w:hAnsiTheme="majorHAnsi" w:cstheme="majorHAnsi"/>
          <w:lang w:val="es-CO" w:eastAsia="es-ES"/>
        </w:rPr>
        <w:t>3</w:t>
      </w:r>
      <w:r>
        <w:rPr>
          <w:rFonts w:asciiTheme="majorHAnsi" w:hAnsiTheme="majorHAnsi" w:cstheme="majorHAnsi"/>
          <w:lang w:val="es-CO" w:eastAsia="es-ES"/>
        </w:rPr>
        <w:t>7</w:t>
      </w:r>
      <w:r w:rsidR="00C45B91" w:rsidRPr="00A902B2">
        <w:rPr>
          <w:rFonts w:asciiTheme="majorHAnsi" w:hAnsiTheme="majorHAnsi" w:cstheme="majorHAnsi"/>
          <w:lang w:val="es-CO" w:eastAsia="es-ES"/>
        </w:rPr>
        <w:t>,</w:t>
      </w:r>
      <w:r>
        <w:rPr>
          <w:rFonts w:asciiTheme="majorHAnsi" w:hAnsiTheme="majorHAnsi" w:cstheme="majorHAnsi"/>
          <w:lang w:val="es-CO" w:eastAsia="es-ES"/>
        </w:rPr>
        <w:t>6</w:t>
      </w:r>
      <w:r w:rsidR="00C45B91" w:rsidRPr="00A902B2">
        <w:rPr>
          <w:rFonts w:asciiTheme="majorHAnsi" w:hAnsiTheme="majorHAnsi" w:cstheme="majorHAnsi"/>
          <w:lang w:val="es-CO" w:eastAsia="es-ES"/>
        </w:rPr>
        <w:t xml:space="preserve">°C), que generalmente ocurre debido a la respuesta inflamatoria del huésped a la infección </w:t>
      </w:r>
      <w:sdt>
        <w:sdtPr>
          <w:rPr>
            <w:rFonts w:asciiTheme="majorHAnsi" w:hAnsiTheme="majorHAnsi" w:cstheme="majorHAnsi"/>
            <w:color w:val="000000"/>
            <w:lang w:val="es-CO" w:eastAsia="es-ES"/>
          </w:rPr>
          <w:tag w:val="MENDELEY_CITATION_v3_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"/>
          <w:id w:val="1286238333"/>
          <w:placeholder>
            <w:docPart w:val="DefaultPlaceholder_-1854013440"/>
          </w:placeholder>
        </w:sdtPr>
        <w:sdtEndPr>
          <w:rPr>
            <w:lang w:val="es-ES" w:eastAsia="en-US"/>
          </w:rPr>
        </w:sdtEndPr>
        <w:sdtContent>
          <w:ins w:id="569" w:author="Ama de Berrio" w:date="2024-06-25T17:54:00Z">
            <w:r w:rsidR="003323D6" w:rsidRPr="003323D6">
              <w:rPr>
                <w:rFonts w:asciiTheme="majorHAnsi" w:hAnsiTheme="majorHAnsi" w:cstheme="majorHAnsi"/>
                <w:color w:val="000000"/>
              </w:rPr>
              <w:t>(40)</w:t>
            </w:r>
          </w:ins>
          <w:del w:id="570" w:author="Ama de Berrio" w:date="2024-06-21T16:17:00Z">
            <w:r w:rsidR="005359D1" w:rsidRPr="003323D6" w:rsidDel="00CA1723">
              <w:rPr>
                <w:rFonts w:asciiTheme="majorHAnsi" w:hAnsiTheme="majorHAnsi" w:cstheme="majorHAnsi"/>
                <w:color w:val="000000"/>
              </w:rPr>
              <w:delText>(40)</w:delText>
            </w:r>
          </w:del>
        </w:sdtContent>
      </w:sdt>
      <w:r w:rsidR="00C45B91" w:rsidRPr="00A902B2">
        <w:rPr>
          <w:rFonts w:asciiTheme="majorHAnsi" w:hAnsiTheme="majorHAnsi" w:cstheme="majorHAnsi"/>
          <w:lang w:val="es-CO" w:eastAsia="es-ES"/>
        </w:rPr>
        <w:t>.</w:t>
      </w:r>
    </w:p>
    <w:p w14:paraId="144E15F5" w14:textId="21872CC4" w:rsidR="00C45B91" w:rsidRPr="00A902B2" w:rsidRDefault="00C45B91">
      <w:pPr>
        <w:pStyle w:val="Prrafodelista"/>
        <w:numPr>
          <w:ilvl w:val="0"/>
          <w:numId w:val="5"/>
        </w:numPr>
        <w:jc w:val="both"/>
        <w:rPr>
          <w:rFonts w:asciiTheme="majorHAnsi" w:hAnsiTheme="majorHAnsi" w:cstheme="majorHAnsi"/>
          <w:lang w:val="es-CO" w:eastAsia="es-ES"/>
        </w:rPr>
      </w:pPr>
      <w:r w:rsidRPr="00A902B2">
        <w:rPr>
          <w:rFonts w:asciiTheme="majorHAnsi" w:hAnsiTheme="majorHAnsi" w:cstheme="majorHAnsi"/>
          <w:lang w:val="es-CO" w:eastAsia="es-ES"/>
        </w:rPr>
        <w:t>Fascitis necrosante</w:t>
      </w:r>
      <w:r w:rsidR="000069C1" w:rsidRPr="00A902B2">
        <w:rPr>
          <w:rFonts w:asciiTheme="majorHAnsi" w:hAnsiTheme="majorHAnsi" w:cstheme="majorHAnsi"/>
          <w:lang w:val="es-CO" w:eastAsia="es-ES"/>
        </w:rPr>
        <w:t xml:space="preserve"> (</w:t>
      </w:r>
      <w:r w:rsidR="000069C1" w:rsidRPr="00A902B2">
        <w:rPr>
          <w:rFonts w:asciiTheme="majorHAnsi" w:hAnsiTheme="majorHAnsi" w:cstheme="majorHAnsi"/>
          <w:lang w:eastAsia="es-ES"/>
        </w:rPr>
        <w:t>FN)</w:t>
      </w:r>
      <w:r w:rsidRPr="00A902B2">
        <w:rPr>
          <w:rFonts w:asciiTheme="majorHAnsi" w:hAnsiTheme="majorHAnsi" w:cstheme="majorHAnsi"/>
          <w:lang w:val="es-CO" w:eastAsia="es-ES"/>
        </w:rPr>
        <w:t xml:space="preserve">:  </w:t>
      </w:r>
      <w:r w:rsidRPr="00A902B2">
        <w:rPr>
          <w:rFonts w:asciiTheme="majorHAnsi" w:hAnsiTheme="majorHAnsi" w:cstheme="majorHAnsi"/>
          <w:lang w:val="es-CO"/>
        </w:rPr>
        <w:t xml:space="preserve">Son infecciones </w:t>
      </w:r>
      <w:r w:rsidRPr="00A902B2">
        <w:rPr>
          <w:rFonts w:asciiTheme="majorHAnsi" w:hAnsiTheme="majorHAnsi" w:cstheme="majorHAnsi"/>
        </w:rPr>
        <w:t>invasivas</w:t>
      </w:r>
      <w:r w:rsidRPr="00A902B2">
        <w:rPr>
          <w:rFonts w:asciiTheme="majorHAnsi" w:hAnsiTheme="majorHAnsi" w:cstheme="majorHAnsi"/>
          <w:lang w:val="es-CO"/>
        </w:rPr>
        <w:t xml:space="preserve"> de la piel y tejidos blandos, rápidamente progresivas y </w:t>
      </w:r>
      <w:r w:rsidRPr="00A902B2">
        <w:rPr>
          <w:rFonts w:asciiTheme="majorHAnsi" w:hAnsiTheme="majorHAnsi" w:cstheme="majorHAnsi"/>
        </w:rPr>
        <w:t>potencialmente mortales, con un componente necrotizante que afecta a cualquiera o todas las capas de los tejidos blandos, desde la dermis superficial y el tejido subcutáneo hasta la fascia y el músculo más profundos</w:t>
      </w:r>
      <w:r w:rsidRPr="00A902B2" w:rsidDel="007D269B">
        <w:rPr>
          <w:rFonts w:asciiTheme="majorHAnsi" w:hAnsiTheme="majorHAnsi" w:cstheme="majorHAnsi"/>
          <w:lang w:val="es-CO"/>
        </w:rPr>
        <w:t xml:space="preserve"> </w:t>
      </w:r>
      <w:sdt>
        <w:sdtPr>
          <w:rPr>
            <w:rFonts w:asciiTheme="majorHAnsi" w:hAnsiTheme="majorHAnsi" w:cstheme="majorHAnsi"/>
            <w:color w:val="000000"/>
            <w:lang w:val="es-CO"/>
          </w:rPr>
          <w:tag w:val="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"/>
          <w:id w:val="1608008713"/>
          <w:placeholder>
            <w:docPart w:val="DefaultPlaceholder_-1854013440"/>
          </w:placeholder>
        </w:sdtPr>
        <w:sdtEndPr>
          <w:rPr>
            <w:lang w:val="es-ES"/>
          </w:rPr>
        </w:sdtEndPr>
        <w:sdtContent>
          <w:ins w:id="571" w:author="Ama de Berrio" w:date="2024-06-25T17:54:00Z">
            <w:r w:rsidR="003323D6" w:rsidRPr="003323D6">
              <w:rPr>
                <w:rFonts w:asciiTheme="majorHAnsi" w:hAnsiTheme="majorHAnsi" w:cstheme="majorHAnsi"/>
                <w:color w:val="000000"/>
              </w:rPr>
              <w:t>(39,62)</w:t>
            </w:r>
          </w:ins>
          <w:del w:id="572" w:author="Ama de Berrio" w:date="2024-06-21T16:17:00Z">
            <w:r w:rsidR="005359D1" w:rsidRPr="003323D6" w:rsidDel="00CA1723">
              <w:rPr>
                <w:rFonts w:asciiTheme="majorHAnsi" w:hAnsiTheme="majorHAnsi" w:cstheme="majorHAnsi"/>
                <w:color w:val="000000"/>
              </w:rPr>
              <w:delText>(39,60)</w:delText>
            </w:r>
          </w:del>
        </w:sdtContent>
      </w:sdt>
      <w:r w:rsidRPr="00A902B2">
        <w:rPr>
          <w:rFonts w:asciiTheme="majorHAnsi" w:hAnsiTheme="majorHAnsi" w:cstheme="majorHAnsi"/>
          <w:lang w:val="es-ES_tradnl"/>
        </w:rPr>
        <w:t xml:space="preserve">.Inicialmente se diagnostican como celulitis,  pero cursan con un dolor muy intenso, que usualmente no se relaciona con los hallazgos físicos. La triada de edema, eritema y un dolor intenso y desproporcionado, son compatibles con el desarrollo de una infección necrotizante. Además, la presencia de ampollas, crepitación, hipotensión, fiebre, taquicardia y choque. Se diseñó la escala </w:t>
      </w:r>
      <w:proofErr w:type="spellStart"/>
      <w:r w:rsidRPr="00A902B2">
        <w:rPr>
          <w:rFonts w:asciiTheme="majorHAnsi" w:hAnsiTheme="majorHAnsi" w:cstheme="majorHAnsi"/>
          <w:lang w:val="es-ES_tradnl"/>
        </w:rPr>
        <w:t>Lrinec</w:t>
      </w:r>
      <w:proofErr w:type="spellEnd"/>
      <w:r w:rsidRPr="00A902B2">
        <w:rPr>
          <w:rFonts w:asciiTheme="majorHAnsi" w:hAnsiTheme="majorHAnsi" w:cstheme="majorHAnsi"/>
          <w:lang w:val="es-ES_tradnl"/>
        </w:rPr>
        <w:t xml:space="preserve">, sin embargo, tiene baja sensibilidad y mala precisión diagnóstica, para las infecciones necrotizantes. </w:t>
      </w:r>
      <w:sdt>
        <w:sdtPr>
          <w:rPr>
            <w:rFonts w:asciiTheme="majorHAnsi" w:hAnsiTheme="majorHAnsi" w:cstheme="majorHAnsi"/>
            <w:color w:val="000000"/>
            <w:lang w:val="es-ES_tradnl"/>
          </w:rPr>
          <w:tag w:val="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"/>
          <w:id w:val="230363474"/>
          <w:placeholder>
            <w:docPart w:val="DefaultPlaceholder_-1854013440"/>
          </w:placeholder>
        </w:sdtPr>
        <w:sdtEndPr>
          <w:rPr>
            <w:lang w:val="es-ES"/>
          </w:rPr>
        </w:sdtEndPr>
        <w:sdtContent>
          <w:ins w:id="573" w:author="Ama de Berrio" w:date="2024-06-25T17:54:00Z">
            <w:r w:rsidR="003323D6" w:rsidRPr="003323D6">
              <w:rPr>
                <w:rFonts w:asciiTheme="majorHAnsi" w:hAnsiTheme="majorHAnsi" w:cstheme="majorHAnsi"/>
                <w:color w:val="000000"/>
              </w:rPr>
              <w:t>(62)</w:t>
            </w:r>
          </w:ins>
          <w:del w:id="574" w:author="Ama de Berrio" w:date="2024-06-21T16:17:00Z">
            <w:r w:rsidR="005359D1" w:rsidRPr="003323D6" w:rsidDel="00CA1723">
              <w:rPr>
                <w:rFonts w:asciiTheme="majorHAnsi" w:hAnsiTheme="majorHAnsi" w:cstheme="majorHAnsi"/>
                <w:color w:val="000000"/>
              </w:rPr>
              <w:delText>(60)</w:delText>
            </w:r>
          </w:del>
        </w:sdtContent>
      </w:sdt>
      <w:r w:rsidRPr="00A902B2">
        <w:rPr>
          <w:rFonts w:asciiTheme="majorHAnsi" w:hAnsiTheme="majorHAnsi" w:cstheme="majorHAnsi"/>
          <w:lang w:val="es-CO"/>
        </w:rPr>
        <w:t xml:space="preserve"> </w:t>
      </w:r>
    </w:p>
    <w:p w14:paraId="12AD2376" w14:textId="77777777" w:rsidR="00C45B91" w:rsidRPr="00A902B2" w:rsidRDefault="00C45B91">
      <w:pPr>
        <w:pStyle w:val="Prrafodelista"/>
        <w:numPr>
          <w:ilvl w:val="0"/>
          <w:numId w:val="5"/>
        </w:numPr>
        <w:jc w:val="both"/>
        <w:rPr>
          <w:rFonts w:asciiTheme="majorHAnsi" w:hAnsiTheme="majorHAnsi" w:cstheme="majorHAnsi"/>
          <w:lang w:val="es-CO" w:eastAsia="es-ES"/>
        </w:rPr>
      </w:pPr>
      <w:r w:rsidRPr="00A902B2">
        <w:rPr>
          <w:rFonts w:asciiTheme="majorHAnsi" w:hAnsiTheme="majorHAnsi" w:cstheme="majorHAnsi"/>
          <w:lang w:val="es-CO" w:eastAsia="es-ES"/>
        </w:rPr>
        <w:t>IPTB: infección de piel y tejidos blandos</w:t>
      </w:r>
    </w:p>
    <w:p w14:paraId="173615F9" w14:textId="26B3A31E" w:rsidR="00C45B91" w:rsidRPr="00A902B2" w:rsidRDefault="00C45B91">
      <w:pPr>
        <w:pStyle w:val="Prrafodelista"/>
        <w:numPr>
          <w:ilvl w:val="0"/>
          <w:numId w:val="5"/>
        </w:numPr>
        <w:jc w:val="both"/>
        <w:rPr>
          <w:rFonts w:asciiTheme="majorHAnsi" w:hAnsiTheme="majorHAnsi" w:cstheme="majorHAnsi"/>
          <w:lang w:val="es-CO" w:eastAsia="es-ES"/>
        </w:rPr>
      </w:pPr>
      <w:r w:rsidRPr="00A902B2">
        <w:rPr>
          <w:rFonts w:asciiTheme="majorHAnsi" w:hAnsiTheme="majorHAnsi" w:cstheme="majorHAnsi"/>
          <w:lang w:val="es-CO" w:eastAsia="es-ES"/>
        </w:rPr>
        <w:t xml:space="preserve">Infección: cuando la cantidad de microorganismos en una herida se desequilibra de tal manera que la respuesta del huésped se ve abrumada y la cicatrización de la herida se ve afectada </w:t>
      </w:r>
      <w:sdt>
        <w:sdtPr>
          <w:rPr>
            <w:rFonts w:asciiTheme="majorHAnsi" w:hAnsiTheme="majorHAnsi" w:cstheme="majorHAnsi"/>
            <w:color w:val="000000"/>
            <w:lang w:val="es-CO" w:eastAsia="es-ES"/>
          </w:rPr>
          <w:tag w:val="MENDELEY_CITATION_v3_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"/>
          <w:id w:val="1237674240"/>
          <w:placeholder>
            <w:docPart w:val="DefaultPlaceholder_-1854013440"/>
          </w:placeholder>
        </w:sdtPr>
        <w:sdtEndPr>
          <w:rPr>
            <w:lang w:val="es-ES" w:eastAsia="en-US"/>
          </w:rPr>
        </w:sdtEndPr>
        <w:sdtContent>
          <w:ins w:id="575" w:author="Ama de Berrio" w:date="2024-06-25T17:54:00Z">
            <w:r w:rsidR="003323D6" w:rsidRPr="003323D6">
              <w:rPr>
                <w:rFonts w:asciiTheme="majorHAnsi" w:hAnsiTheme="majorHAnsi" w:cstheme="majorHAnsi"/>
                <w:color w:val="000000"/>
              </w:rPr>
              <w:t>(40)</w:t>
            </w:r>
          </w:ins>
          <w:del w:id="576" w:author="Ama de Berrio" w:date="2024-06-21T16:17:00Z">
            <w:r w:rsidR="005359D1" w:rsidRPr="003323D6" w:rsidDel="00CA1723">
              <w:rPr>
                <w:rFonts w:asciiTheme="majorHAnsi" w:hAnsiTheme="majorHAnsi" w:cstheme="majorHAnsi"/>
                <w:color w:val="000000"/>
              </w:rPr>
              <w:delText>(40)</w:delText>
            </w:r>
          </w:del>
        </w:sdtContent>
      </w:sdt>
      <w:r w:rsidRPr="00A902B2">
        <w:rPr>
          <w:rFonts w:asciiTheme="majorHAnsi" w:hAnsiTheme="majorHAnsi" w:cstheme="majorHAnsi"/>
          <w:lang w:val="es-CO" w:eastAsia="es-ES"/>
        </w:rPr>
        <w:t>.</w:t>
      </w:r>
    </w:p>
    <w:p w14:paraId="10F5BC77" w14:textId="0299C714" w:rsidR="00C45B91" w:rsidRPr="00A902B2" w:rsidRDefault="00C45B91">
      <w:pPr>
        <w:pStyle w:val="Prrafodelista"/>
        <w:numPr>
          <w:ilvl w:val="0"/>
          <w:numId w:val="5"/>
        </w:numPr>
        <w:jc w:val="both"/>
        <w:rPr>
          <w:rFonts w:asciiTheme="majorHAnsi" w:hAnsiTheme="majorHAnsi" w:cstheme="majorHAnsi"/>
          <w:lang w:val="es-CO" w:eastAsia="es-ES"/>
        </w:rPr>
      </w:pPr>
      <w:r w:rsidRPr="00A902B2">
        <w:rPr>
          <w:rFonts w:asciiTheme="majorHAnsi" w:hAnsiTheme="majorHAnsi" w:cstheme="majorHAnsi"/>
          <w:lang w:val="es-CO" w:eastAsia="es-ES"/>
        </w:rPr>
        <w:t xml:space="preserve">Infección local: la infección local se refiere a la presencia y proliferación de microorganismos dentro de la herida que provocan una respuesta del huésped que a menudo incluye un retraso en la cicatrización de la herida. La infección local está contenida dentro de la herida y en la región </w:t>
      </w:r>
      <w:r w:rsidR="00B45FA8" w:rsidRPr="00A902B2">
        <w:rPr>
          <w:rFonts w:asciiTheme="majorHAnsi" w:hAnsiTheme="majorHAnsi" w:cstheme="majorHAnsi"/>
          <w:lang w:val="es-CO" w:eastAsia="es-ES"/>
        </w:rPr>
        <w:t>peri</w:t>
      </w:r>
      <w:r w:rsidR="00B45FA8">
        <w:rPr>
          <w:rFonts w:asciiTheme="majorHAnsi" w:hAnsiTheme="majorHAnsi" w:cstheme="majorHAnsi"/>
          <w:lang w:val="es-CO" w:eastAsia="es-ES"/>
        </w:rPr>
        <w:t>lesional</w:t>
      </w:r>
      <w:r w:rsidR="00B45FA8" w:rsidRPr="00A902B2">
        <w:rPr>
          <w:rFonts w:asciiTheme="majorHAnsi" w:hAnsiTheme="majorHAnsi" w:cstheme="majorHAnsi"/>
          <w:lang w:val="es-CO" w:eastAsia="es-ES"/>
        </w:rPr>
        <w:t xml:space="preserve"> </w:t>
      </w:r>
      <w:r w:rsidRPr="00A902B2">
        <w:rPr>
          <w:rFonts w:asciiTheme="majorHAnsi" w:hAnsiTheme="majorHAnsi" w:cstheme="majorHAnsi"/>
          <w:lang w:val="es-CO" w:eastAsia="es-ES"/>
        </w:rPr>
        <w:t xml:space="preserve">inmediata (menos de 2 cm). La infección local a menudo se presenta como signos sutiles (encubiertos) que pueden convertirse en signos clásicos (expresos) de infección </w:t>
      </w:r>
      <w:sdt>
        <w:sdtPr>
          <w:rPr>
            <w:rFonts w:asciiTheme="majorHAnsi" w:hAnsiTheme="majorHAnsi" w:cstheme="majorHAnsi"/>
            <w:color w:val="000000"/>
            <w:lang w:val="es-CO" w:eastAsia="es-ES"/>
          </w:rPr>
          <w:tag w:val="MENDELEY_CITATION_v3_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"/>
          <w:id w:val="2123040592"/>
          <w:placeholder>
            <w:docPart w:val="DefaultPlaceholder_-1854013440"/>
          </w:placeholder>
        </w:sdtPr>
        <w:sdtEndPr>
          <w:rPr>
            <w:lang w:val="es-ES" w:eastAsia="en-US"/>
          </w:rPr>
        </w:sdtEndPr>
        <w:sdtContent>
          <w:ins w:id="577" w:author="Ama de Berrio" w:date="2024-06-25T17:54:00Z">
            <w:r w:rsidR="003323D6" w:rsidRPr="003323D6">
              <w:rPr>
                <w:rFonts w:asciiTheme="majorHAnsi" w:hAnsiTheme="majorHAnsi" w:cstheme="majorHAnsi"/>
                <w:color w:val="000000"/>
              </w:rPr>
              <w:t>(40)</w:t>
            </w:r>
          </w:ins>
          <w:del w:id="578" w:author="Ama de Berrio" w:date="2024-06-21T16:17:00Z">
            <w:r w:rsidR="005359D1" w:rsidRPr="003323D6" w:rsidDel="00CA1723">
              <w:rPr>
                <w:rFonts w:asciiTheme="majorHAnsi" w:hAnsiTheme="majorHAnsi" w:cstheme="majorHAnsi"/>
                <w:color w:val="000000"/>
              </w:rPr>
              <w:delText>(40)</w:delText>
            </w:r>
          </w:del>
        </w:sdtContent>
      </w:sdt>
      <w:r w:rsidRPr="00A902B2">
        <w:rPr>
          <w:rFonts w:asciiTheme="majorHAnsi" w:hAnsiTheme="majorHAnsi" w:cstheme="majorHAnsi"/>
          <w:lang w:val="es-CO" w:eastAsia="es-ES"/>
        </w:rPr>
        <w:t>.</w:t>
      </w:r>
    </w:p>
    <w:p w14:paraId="3E4BCDE3" w14:textId="654EA36E" w:rsidR="00C45B91" w:rsidRPr="00A902B2" w:rsidRDefault="00C45B91">
      <w:pPr>
        <w:pStyle w:val="Prrafodelista"/>
        <w:numPr>
          <w:ilvl w:val="0"/>
          <w:numId w:val="5"/>
        </w:numPr>
        <w:jc w:val="both"/>
        <w:rPr>
          <w:rFonts w:asciiTheme="majorHAnsi" w:hAnsiTheme="majorHAnsi" w:cstheme="majorHAnsi"/>
          <w:lang w:val="es-CO" w:eastAsia="es-ES"/>
        </w:rPr>
      </w:pPr>
      <w:r w:rsidRPr="00A902B2">
        <w:rPr>
          <w:rFonts w:asciiTheme="majorHAnsi" w:hAnsiTheme="majorHAnsi" w:cstheme="majorHAnsi"/>
          <w:lang w:val="es-CO" w:eastAsia="es-ES"/>
        </w:rPr>
        <w:t xml:space="preserve">LRINEC: Indicador de Riesgo de Laboratorio para </w:t>
      </w:r>
      <w:r w:rsidR="000069C1" w:rsidRPr="00A902B2">
        <w:rPr>
          <w:rFonts w:asciiTheme="majorHAnsi" w:hAnsiTheme="majorHAnsi" w:cstheme="majorHAnsi"/>
          <w:lang w:val="es-CO" w:eastAsia="es-ES"/>
        </w:rPr>
        <w:t>FN</w:t>
      </w:r>
    </w:p>
    <w:p w14:paraId="7D266131" w14:textId="77777777" w:rsidR="00C45B91" w:rsidRPr="00A902B2" w:rsidRDefault="00C45B91">
      <w:pPr>
        <w:pStyle w:val="Prrafodelista"/>
        <w:numPr>
          <w:ilvl w:val="0"/>
          <w:numId w:val="5"/>
        </w:numPr>
        <w:jc w:val="both"/>
        <w:rPr>
          <w:rFonts w:asciiTheme="majorHAnsi" w:hAnsiTheme="majorHAnsi" w:cstheme="majorHAnsi"/>
          <w:lang w:eastAsia="es-ES"/>
        </w:rPr>
      </w:pPr>
      <w:r w:rsidRPr="00A902B2">
        <w:rPr>
          <w:rFonts w:asciiTheme="majorHAnsi" w:hAnsiTheme="majorHAnsi" w:cstheme="majorHAnsi"/>
          <w:lang w:eastAsia="es-ES"/>
        </w:rPr>
        <w:t>ME: mordeduras de elápidos</w:t>
      </w:r>
    </w:p>
    <w:p w14:paraId="446B8BF0" w14:textId="77777777" w:rsidR="00C45B91" w:rsidRPr="00A902B2" w:rsidRDefault="00C45B91">
      <w:pPr>
        <w:pStyle w:val="Prrafodelista"/>
        <w:numPr>
          <w:ilvl w:val="0"/>
          <w:numId w:val="5"/>
        </w:numPr>
        <w:jc w:val="both"/>
        <w:rPr>
          <w:rFonts w:asciiTheme="majorHAnsi" w:hAnsiTheme="majorHAnsi" w:cstheme="majorHAnsi"/>
          <w:lang w:val="es-CO" w:eastAsia="es-ES"/>
        </w:rPr>
      </w:pPr>
      <w:r w:rsidRPr="00A902B2">
        <w:rPr>
          <w:rFonts w:asciiTheme="majorHAnsi" w:hAnsiTheme="majorHAnsi" w:cstheme="majorHAnsi"/>
          <w:lang w:eastAsia="es-ES"/>
        </w:rPr>
        <w:t>MS: mordedura de serpiente</w:t>
      </w:r>
      <w:r w:rsidRPr="00A902B2">
        <w:rPr>
          <w:rFonts w:asciiTheme="majorHAnsi" w:hAnsiTheme="majorHAnsi" w:cstheme="majorHAnsi"/>
          <w:lang w:val="es-CO" w:eastAsia="es-ES"/>
        </w:rPr>
        <w:t xml:space="preserve"> </w:t>
      </w:r>
    </w:p>
    <w:p w14:paraId="6CE448D5" w14:textId="74539110" w:rsidR="00C45B91" w:rsidRPr="00A902B2" w:rsidRDefault="00C45B91">
      <w:pPr>
        <w:pStyle w:val="Prrafodelista"/>
        <w:numPr>
          <w:ilvl w:val="0"/>
          <w:numId w:val="5"/>
        </w:numPr>
        <w:jc w:val="both"/>
        <w:rPr>
          <w:rFonts w:asciiTheme="majorHAnsi" w:hAnsiTheme="majorHAnsi" w:cstheme="majorHAnsi"/>
          <w:lang w:val="es-CO" w:eastAsia="es-ES"/>
        </w:rPr>
      </w:pPr>
      <w:r w:rsidRPr="00A902B2">
        <w:rPr>
          <w:rFonts w:asciiTheme="majorHAnsi" w:hAnsiTheme="majorHAnsi" w:cstheme="majorHAnsi"/>
          <w:lang w:val="es-CO" w:eastAsia="es-ES"/>
        </w:rPr>
        <w:t xml:space="preserve">PROFILAXIS: En el contexto de la infección de una herida, las intervenciones profilácticas pueden incluir el uso de antisépticos tópicos y el desbridamiento, para prevenir el desarrollo de una infección. A veces se utilizan antibióticos profilácticos para prevenir la infección del sitio quirúrgico; sin embargo, la administración de antimicrobianos debe guiar la prescripción para evitar el uso excesivo. Para la mayoría de los procedimientos, no se recomienda la profilaxis con antibióticos. Las indicaciones apropiadas incluyen infección prequirúrgica, alto riesgo de infección posquirúrgica (por ejemplo, cirugía </w:t>
      </w:r>
      <w:r w:rsidRPr="00A902B2">
        <w:rPr>
          <w:rFonts w:asciiTheme="majorHAnsi" w:hAnsiTheme="majorHAnsi" w:cstheme="majorHAnsi"/>
          <w:lang w:val="es-CO" w:eastAsia="es-ES"/>
        </w:rPr>
        <w:lastRenderedPageBreak/>
        <w:t xml:space="preserve">contaminada) o cuando las consecuencias de la infección son altas (por ejemplo, cirugía de válvula cardíaca) </w:t>
      </w:r>
      <w:sdt>
        <w:sdtPr>
          <w:rPr>
            <w:rFonts w:asciiTheme="majorHAnsi" w:hAnsiTheme="majorHAnsi" w:cstheme="majorHAnsi"/>
            <w:color w:val="000000"/>
            <w:lang w:val="es-CO" w:eastAsia="es-ES"/>
          </w:rPr>
          <w:tag w:val="MENDELEY_CITATION_v3_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"/>
          <w:id w:val="-789360217"/>
          <w:placeholder>
            <w:docPart w:val="DefaultPlaceholder_-1854013440"/>
          </w:placeholder>
        </w:sdtPr>
        <w:sdtEndPr>
          <w:rPr>
            <w:lang w:val="es-ES" w:eastAsia="en-US"/>
          </w:rPr>
        </w:sdtEndPr>
        <w:sdtContent>
          <w:ins w:id="579" w:author="Ama de Berrio" w:date="2024-06-25T17:54:00Z">
            <w:r w:rsidR="003323D6" w:rsidRPr="003323D6">
              <w:rPr>
                <w:rFonts w:asciiTheme="majorHAnsi" w:hAnsiTheme="majorHAnsi" w:cstheme="majorHAnsi"/>
                <w:color w:val="000000"/>
              </w:rPr>
              <w:t>(40)</w:t>
            </w:r>
          </w:ins>
          <w:del w:id="580" w:author="Ama de Berrio" w:date="2024-06-21T16:17:00Z">
            <w:r w:rsidR="005359D1" w:rsidRPr="003323D6" w:rsidDel="00CA1723">
              <w:rPr>
                <w:rFonts w:asciiTheme="majorHAnsi" w:hAnsiTheme="majorHAnsi" w:cstheme="majorHAnsi"/>
                <w:color w:val="000000"/>
              </w:rPr>
              <w:delText>(40)</w:delText>
            </w:r>
          </w:del>
        </w:sdtContent>
      </w:sdt>
      <w:r w:rsidRPr="00A902B2">
        <w:rPr>
          <w:rFonts w:asciiTheme="majorHAnsi" w:hAnsiTheme="majorHAnsi" w:cstheme="majorHAnsi"/>
          <w:lang w:val="es-CO" w:eastAsia="es-ES"/>
        </w:rPr>
        <w:t>.</w:t>
      </w:r>
    </w:p>
    <w:p w14:paraId="0CCAFAA2" w14:textId="14994FF6" w:rsidR="00C45B91" w:rsidRPr="00A902B2" w:rsidRDefault="00C45B91">
      <w:pPr>
        <w:pStyle w:val="Prrafodelista"/>
        <w:numPr>
          <w:ilvl w:val="0"/>
          <w:numId w:val="5"/>
        </w:numPr>
        <w:jc w:val="both"/>
        <w:rPr>
          <w:rFonts w:asciiTheme="majorHAnsi" w:hAnsiTheme="majorHAnsi" w:cstheme="majorHAnsi"/>
          <w:lang w:val="es-CO" w:eastAsia="es-ES"/>
        </w:rPr>
      </w:pPr>
      <w:r w:rsidRPr="00A902B2">
        <w:rPr>
          <w:rFonts w:asciiTheme="majorHAnsi" w:hAnsiTheme="majorHAnsi" w:cstheme="majorHAnsi"/>
          <w:lang w:val="es-CO" w:eastAsia="es-ES"/>
        </w:rPr>
        <w:t xml:space="preserve">Resistencia a los antimicrobianos: la resistencia a los antimicrobianos ocurre cuando los microorganismos cambian con el tiempo de manera que hacen que los medicamentos utilizados para tratar las infecciones que causan sean ineficaces </w:t>
      </w:r>
      <w:sdt>
        <w:sdtPr>
          <w:rPr>
            <w:rFonts w:asciiTheme="majorHAnsi" w:hAnsiTheme="majorHAnsi" w:cstheme="majorHAnsi"/>
            <w:color w:val="000000"/>
            <w:lang w:val="es-CO" w:eastAsia="es-ES"/>
          </w:rPr>
          <w:tag w:val="MENDELEY_CITATION_v3_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"/>
          <w:id w:val="-838000842"/>
          <w:placeholder>
            <w:docPart w:val="DefaultPlaceholder_-1854013440"/>
          </w:placeholder>
        </w:sdtPr>
        <w:sdtEndPr>
          <w:rPr>
            <w:lang w:val="es-ES" w:eastAsia="en-US"/>
          </w:rPr>
        </w:sdtEndPr>
        <w:sdtContent>
          <w:ins w:id="581" w:author="Ama de Berrio" w:date="2024-06-25T17:54:00Z">
            <w:r w:rsidR="003323D6" w:rsidRPr="003323D6">
              <w:rPr>
                <w:rFonts w:asciiTheme="majorHAnsi" w:hAnsiTheme="majorHAnsi" w:cstheme="majorHAnsi"/>
                <w:color w:val="000000"/>
              </w:rPr>
              <w:t>(40)</w:t>
            </w:r>
          </w:ins>
          <w:del w:id="582" w:author="Ama de Berrio" w:date="2024-06-21T16:17:00Z">
            <w:r w:rsidR="005359D1" w:rsidRPr="003323D6" w:rsidDel="00CA1723">
              <w:rPr>
                <w:rFonts w:asciiTheme="majorHAnsi" w:hAnsiTheme="majorHAnsi" w:cstheme="majorHAnsi"/>
                <w:color w:val="000000"/>
              </w:rPr>
              <w:delText>(40)</w:delText>
            </w:r>
          </w:del>
        </w:sdtContent>
      </w:sdt>
      <w:r w:rsidRPr="00A902B2">
        <w:rPr>
          <w:rFonts w:asciiTheme="majorHAnsi" w:hAnsiTheme="majorHAnsi" w:cstheme="majorHAnsi"/>
          <w:lang w:val="es-CO" w:eastAsia="es-ES"/>
        </w:rPr>
        <w:t>.</w:t>
      </w:r>
    </w:p>
    <w:p w14:paraId="61FDD804" w14:textId="51A89B26" w:rsidR="00C45B91" w:rsidRPr="00A902B2" w:rsidRDefault="00C45B91">
      <w:pPr>
        <w:pStyle w:val="Prrafodelista"/>
        <w:numPr>
          <w:ilvl w:val="0"/>
          <w:numId w:val="5"/>
        </w:numPr>
        <w:jc w:val="both"/>
        <w:rPr>
          <w:rFonts w:asciiTheme="majorHAnsi" w:hAnsiTheme="majorHAnsi" w:cstheme="majorHAnsi"/>
          <w:lang w:val="es-CO" w:eastAsia="es-ES"/>
        </w:rPr>
      </w:pPr>
      <w:r w:rsidRPr="00A902B2">
        <w:rPr>
          <w:rFonts w:asciiTheme="majorHAnsi" w:hAnsiTheme="majorHAnsi" w:cstheme="majorHAnsi"/>
          <w:lang w:val="es-CO" w:eastAsia="es-ES"/>
        </w:rPr>
        <w:t xml:space="preserve">Velocidad de sedimentación globular (VSG): análisis de sangre que proporciona un indicador no específico de la actividad inflamatoria en el cuerpo </w:t>
      </w:r>
      <w:sdt>
        <w:sdtPr>
          <w:rPr>
            <w:rFonts w:asciiTheme="majorHAnsi" w:hAnsiTheme="majorHAnsi" w:cstheme="majorHAnsi"/>
            <w:color w:val="000000"/>
            <w:lang w:val="es-CO" w:eastAsia="es-ES"/>
          </w:rPr>
          <w:tag w:val="MENDELEY_CITATION_v3_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"/>
          <w:id w:val="-1384625868"/>
          <w:placeholder>
            <w:docPart w:val="DefaultPlaceholder_-1854013440"/>
          </w:placeholder>
        </w:sdtPr>
        <w:sdtEndPr>
          <w:rPr>
            <w:lang w:val="es-ES" w:eastAsia="en-US"/>
          </w:rPr>
        </w:sdtEndPr>
        <w:sdtContent>
          <w:ins w:id="583" w:author="Ama de Berrio" w:date="2024-06-25T17:54:00Z">
            <w:r w:rsidR="003323D6" w:rsidRPr="003323D6">
              <w:rPr>
                <w:rFonts w:asciiTheme="majorHAnsi" w:hAnsiTheme="majorHAnsi" w:cstheme="majorHAnsi"/>
                <w:color w:val="000000"/>
              </w:rPr>
              <w:t>(40)</w:t>
            </w:r>
          </w:ins>
          <w:del w:id="584" w:author="Ama de Berrio" w:date="2024-06-21T16:17:00Z">
            <w:r w:rsidR="005359D1" w:rsidRPr="003323D6" w:rsidDel="00CA1723">
              <w:rPr>
                <w:rFonts w:asciiTheme="majorHAnsi" w:hAnsiTheme="majorHAnsi" w:cstheme="majorHAnsi"/>
                <w:color w:val="000000"/>
              </w:rPr>
              <w:delText>(40)</w:delText>
            </w:r>
          </w:del>
        </w:sdtContent>
      </w:sdt>
      <w:r w:rsidRPr="00A902B2">
        <w:rPr>
          <w:rFonts w:asciiTheme="majorHAnsi" w:hAnsiTheme="majorHAnsi" w:cstheme="majorHAnsi"/>
          <w:lang w:val="es-CO" w:eastAsia="es-ES"/>
        </w:rPr>
        <w:t>.</w:t>
      </w:r>
    </w:p>
    <w:p w14:paraId="6254F003" w14:textId="1910AABF" w:rsidR="00C45B91" w:rsidRPr="00A902B2" w:rsidRDefault="00C45B91">
      <w:pPr>
        <w:pStyle w:val="Prrafodelista"/>
        <w:numPr>
          <w:ilvl w:val="0"/>
          <w:numId w:val="5"/>
        </w:numPr>
        <w:jc w:val="both"/>
        <w:rPr>
          <w:rFonts w:asciiTheme="majorHAnsi" w:hAnsiTheme="majorHAnsi" w:cstheme="majorHAnsi"/>
          <w:lang w:val="es-CO" w:eastAsia="es-ES"/>
        </w:rPr>
      </w:pPr>
      <w:r w:rsidRPr="00A902B2">
        <w:rPr>
          <w:rFonts w:asciiTheme="majorHAnsi" w:hAnsiTheme="majorHAnsi" w:cstheme="majorHAnsi"/>
          <w:lang w:val="es-CO" w:eastAsia="es-ES"/>
        </w:rPr>
        <w:t xml:space="preserve">Tejido necrótico/necrosis: Tejido muerto (desvitalizado) de color oscuro y compuesto por células de tejido muertas y deshidratadas. El tejido necrótico actúa como una barrera para la curación al impedir la reparación completa del tejido y promover la colonización microbiana </w:t>
      </w:r>
      <w:sdt>
        <w:sdtPr>
          <w:rPr>
            <w:rFonts w:asciiTheme="majorHAnsi" w:hAnsiTheme="majorHAnsi" w:cstheme="majorHAnsi"/>
            <w:color w:val="000000"/>
            <w:lang w:val="es-CO" w:eastAsia="es-ES"/>
          </w:rPr>
          <w:tag w:val="MENDELEY_CITATION_v3_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"/>
          <w:id w:val="-792596633"/>
          <w:placeholder>
            <w:docPart w:val="DefaultPlaceholder_-1854013440"/>
          </w:placeholder>
        </w:sdtPr>
        <w:sdtEndPr>
          <w:rPr>
            <w:lang w:val="es-ES" w:eastAsia="en-US"/>
          </w:rPr>
        </w:sdtEndPr>
        <w:sdtContent>
          <w:ins w:id="585" w:author="Ama de Berrio" w:date="2024-06-25T17:54:00Z">
            <w:r w:rsidR="003323D6" w:rsidRPr="003323D6">
              <w:rPr>
                <w:rFonts w:asciiTheme="majorHAnsi" w:hAnsiTheme="majorHAnsi" w:cstheme="majorHAnsi"/>
                <w:color w:val="000000"/>
              </w:rPr>
              <w:t>(40)</w:t>
            </w:r>
          </w:ins>
          <w:del w:id="586" w:author="Ama de Berrio" w:date="2024-06-21T16:17:00Z">
            <w:r w:rsidR="005359D1" w:rsidRPr="003323D6" w:rsidDel="00CA1723">
              <w:rPr>
                <w:rFonts w:asciiTheme="majorHAnsi" w:hAnsiTheme="majorHAnsi" w:cstheme="majorHAnsi"/>
                <w:color w:val="000000"/>
              </w:rPr>
              <w:delText>(40)</w:delText>
            </w:r>
          </w:del>
        </w:sdtContent>
      </w:sdt>
      <w:r w:rsidRPr="00A902B2">
        <w:rPr>
          <w:rFonts w:asciiTheme="majorHAnsi" w:hAnsiTheme="majorHAnsi" w:cstheme="majorHAnsi"/>
          <w:lang w:val="es-CO" w:eastAsia="es-ES"/>
        </w:rPr>
        <w:t xml:space="preserve">. </w:t>
      </w:r>
    </w:p>
    <w:p w14:paraId="6F8885C5" w14:textId="77777777" w:rsidR="00C45B91" w:rsidRPr="00A902B2" w:rsidRDefault="00C45B91">
      <w:pPr>
        <w:rPr>
          <w:rFonts w:cstheme="majorHAnsi"/>
          <w:lang w:eastAsia="es-ES"/>
        </w:rPr>
      </w:pPr>
      <w:r w:rsidRPr="00A902B2">
        <w:rPr>
          <w:rFonts w:cstheme="majorHAnsi"/>
          <w:lang w:eastAsia="es-ES"/>
        </w:rPr>
        <w:br w:type="page"/>
      </w:r>
    </w:p>
    <w:p w14:paraId="6380B8DF" w14:textId="77777777" w:rsidR="00C45B91" w:rsidRPr="00A902B2" w:rsidRDefault="00C45B91" w:rsidP="00B46E99">
      <w:pPr>
        <w:pStyle w:val="Ttulo1"/>
        <w:rPr>
          <w:lang w:eastAsia="es-ES"/>
        </w:rPr>
      </w:pPr>
      <w:bookmarkStart w:id="587" w:name="_Toc163663860"/>
      <w:r w:rsidRPr="00A902B2">
        <w:rPr>
          <w:lang w:eastAsia="es-ES"/>
        </w:rPr>
        <w:lastRenderedPageBreak/>
        <w:t>TABLA DE VARIABLES</w:t>
      </w:r>
      <w:bookmarkEnd w:id="587"/>
    </w:p>
    <w:p w14:paraId="5C4128D6" w14:textId="77777777" w:rsidR="00C45B91" w:rsidRPr="00A902B2" w:rsidRDefault="00C45B91">
      <w:pPr>
        <w:rPr>
          <w:rFonts w:eastAsiaTheme="minorHAnsi" w:cstheme="majorHAnsi"/>
          <w:lang w:eastAsia="es-ES"/>
        </w:rPr>
      </w:pPr>
    </w:p>
    <w:tbl>
      <w:tblPr>
        <w:tblStyle w:val="Tablaconcuadrcula1clara1"/>
        <w:tblW w:w="0" w:type="auto"/>
        <w:tblLook w:val="04A0" w:firstRow="1" w:lastRow="0" w:firstColumn="1" w:lastColumn="0" w:noHBand="0" w:noVBand="1"/>
      </w:tblPr>
      <w:tblGrid>
        <w:gridCol w:w="375"/>
        <w:gridCol w:w="1915"/>
        <w:gridCol w:w="2696"/>
        <w:gridCol w:w="1143"/>
        <w:gridCol w:w="1121"/>
        <w:gridCol w:w="1578"/>
      </w:tblGrid>
      <w:tr w:rsidR="00C45B91" w:rsidRPr="00A902B2" w14:paraId="0B2F792F" w14:textId="77777777" w:rsidTr="00A4562E">
        <w:trPr>
          <w:cnfStyle w:val="100000000000" w:firstRow="1" w:lastRow="0" w:firstColumn="0" w:lastColumn="0" w:oddVBand="0" w:evenVBand="0" w:oddHBand="0"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AC8942D" w14:textId="77777777" w:rsidR="00C45B91" w:rsidRPr="00A902B2" w:rsidRDefault="00C45B91" w:rsidP="00A4562E">
            <w:pPr>
              <w:jc w:val="center"/>
              <w:rPr>
                <w:rFonts w:cstheme="majorHAnsi"/>
                <w:b w:val="0"/>
                <w:bCs w:val="0"/>
                <w:color w:val="000000"/>
                <w:sz w:val="15"/>
                <w:szCs w:val="15"/>
              </w:rPr>
            </w:pPr>
            <w:r w:rsidRPr="00A902B2">
              <w:rPr>
                <w:rFonts w:cstheme="majorHAnsi"/>
                <w:color w:val="000000"/>
                <w:sz w:val="15"/>
                <w:szCs w:val="15"/>
              </w:rPr>
              <w:t>#</w:t>
            </w:r>
          </w:p>
        </w:tc>
        <w:tc>
          <w:tcPr>
            <w:tcW w:w="0" w:type="auto"/>
            <w:vAlign w:val="center"/>
            <w:hideMark/>
          </w:tcPr>
          <w:p w14:paraId="0BE9548C" w14:textId="77777777" w:rsidR="00C45B91" w:rsidRPr="00A902B2" w:rsidRDefault="00C45B91" w:rsidP="00A4562E">
            <w:pPr>
              <w:jc w:val="center"/>
              <w:cnfStyle w:val="100000000000" w:firstRow="1" w:lastRow="0" w:firstColumn="0" w:lastColumn="0" w:oddVBand="0" w:evenVBand="0" w:oddHBand="0" w:evenHBand="0" w:firstRowFirstColumn="0" w:firstRowLastColumn="0" w:lastRowFirstColumn="0" w:lastRowLastColumn="0"/>
              <w:rPr>
                <w:rFonts w:cstheme="majorHAnsi"/>
                <w:b w:val="0"/>
                <w:bCs w:val="0"/>
                <w:color w:val="000000"/>
                <w:sz w:val="15"/>
                <w:szCs w:val="15"/>
              </w:rPr>
            </w:pPr>
            <w:r w:rsidRPr="00A902B2">
              <w:rPr>
                <w:rFonts w:cstheme="majorHAnsi"/>
                <w:color w:val="000000"/>
                <w:sz w:val="15"/>
                <w:szCs w:val="15"/>
              </w:rPr>
              <w:t>Código de</w:t>
            </w:r>
          </w:p>
          <w:p w14:paraId="115D3C4E" w14:textId="77777777" w:rsidR="00C45B91" w:rsidRPr="00A902B2" w:rsidRDefault="00C45B91" w:rsidP="00A4562E">
            <w:pPr>
              <w:jc w:val="center"/>
              <w:cnfStyle w:val="100000000000" w:firstRow="1" w:lastRow="0" w:firstColumn="0" w:lastColumn="0" w:oddVBand="0" w:evenVBand="0" w:oddHBand="0" w:evenHBand="0" w:firstRowFirstColumn="0" w:firstRowLastColumn="0" w:lastRowFirstColumn="0" w:lastRowLastColumn="0"/>
              <w:rPr>
                <w:rFonts w:cstheme="majorHAnsi"/>
                <w:b w:val="0"/>
                <w:bCs w:val="0"/>
                <w:color w:val="000000"/>
                <w:sz w:val="15"/>
                <w:szCs w:val="15"/>
              </w:rPr>
            </w:pPr>
            <w:r w:rsidRPr="00A902B2">
              <w:rPr>
                <w:rFonts w:cstheme="majorHAnsi"/>
                <w:color w:val="000000"/>
                <w:sz w:val="15"/>
                <w:szCs w:val="15"/>
              </w:rPr>
              <w:t>la variable</w:t>
            </w:r>
          </w:p>
        </w:tc>
        <w:tc>
          <w:tcPr>
            <w:tcW w:w="0" w:type="auto"/>
            <w:vAlign w:val="center"/>
            <w:hideMark/>
          </w:tcPr>
          <w:p w14:paraId="40DF2DB7" w14:textId="77777777" w:rsidR="00C45B91" w:rsidRPr="00A902B2" w:rsidRDefault="00C45B91" w:rsidP="00A4562E">
            <w:pPr>
              <w:jc w:val="center"/>
              <w:cnfStyle w:val="100000000000" w:firstRow="1" w:lastRow="0" w:firstColumn="0" w:lastColumn="0" w:oddVBand="0" w:evenVBand="0" w:oddHBand="0" w:evenHBand="0" w:firstRowFirstColumn="0" w:firstRowLastColumn="0" w:lastRowFirstColumn="0" w:lastRowLastColumn="0"/>
              <w:rPr>
                <w:rFonts w:cstheme="majorHAnsi"/>
                <w:b w:val="0"/>
                <w:bCs w:val="0"/>
                <w:color w:val="000000"/>
                <w:sz w:val="15"/>
                <w:szCs w:val="15"/>
              </w:rPr>
            </w:pPr>
            <w:r w:rsidRPr="00A902B2">
              <w:rPr>
                <w:rFonts w:cstheme="majorHAnsi"/>
                <w:color w:val="000000"/>
                <w:sz w:val="15"/>
                <w:szCs w:val="15"/>
              </w:rPr>
              <w:t>Definición operativa</w:t>
            </w:r>
          </w:p>
        </w:tc>
        <w:tc>
          <w:tcPr>
            <w:tcW w:w="0" w:type="auto"/>
            <w:vAlign w:val="center"/>
            <w:hideMark/>
          </w:tcPr>
          <w:p w14:paraId="4CE993DB" w14:textId="77777777" w:rsidR="00C45B91" w:rsidRPr="00A902B2" w:rsidRDefault="00C45B91" w:rsidP="00A4562E">
            <w:pPr>
              <w:jc w:val="center"/>
              <w:cnfStyle w:val="100000000000" w:firstRow="1" w:lastRow="0" w:firstColumn="0" w:lastColumn="0" w:oddVBand="0" w:evenVBand="0" w:oddHBand="0" w:evenHBand="0" w:firstRowFirstColumn="0" w:firstRowLastColumn="0" w:lastRowFirstColumn="0" w:lastRowLastColumn="0"/>
              <w:rPr>
                <w:rFonts w:cstheme="majorHAnsi"/>
                <w:b w:val="0"/>
                <w:bCs w:val="0"/>
                <w:color w:val="000000"/>
                <w:sz w:val="15"/>
                <w:szCs w:val="15"/>
              </w:rPr>
            </w:pPr>
            <w:r w:rsidRPr="00A902B2">
              <w:rPr>
                <w:rFonts w:cstheme="majorHAnsi"/>
                <w:color w:val="000000"/>
                <w:sz w:val="15"/>
                <w:szCs w:val="15"/>
              </w:rPr>
              <w:t>Naturaleza y nivel de medición</w:t>
            </w:r>
          </w:p>
        </w:tc>
        <w:tc>
          <w:tcPr>
            <w:tcW w:w="0" w:type="auto"/>
            <w:vAlign w:val="center"/>
            <w:hideMark/>
          </w:tcPr>
          <w:p w14:paraId="37DA1240" w14:textId="77777777" w:rsidR="00C45B91" w:rsidRPr="00A902B2" w:rsidRDefault="00C45B91" w:rsidP="00A4562E">
            <w:pPr>
              <w:jc w:val="center"/>
              <w:cnfStyle w:val="100000000000" w:firstRow="1" w:lastRow="0" w:firstColumn="0" w:lastColumn="0" w:oddVBand="0" w:evenVBand="0" w:oddHBand="0" w:evenHBand="0" w:firstRowFirstColumn="0" w:firstRowLastColumn="0" w:lastRowFirstColumn="0" w:lastRowLastColumn="0"/>
              <w:rPr>
                <w:rFonts w:cstheme="majorHAnsi"/>
                <w:b w:val="0"/>
                <w:bCs w:val="0"/>
                <w:color w:val="000000"/>
                <w:sz w:val="15"/>
                <w:szCs w:val="15"/>
              </w:rPr>
            </w:pPr>
            <w:r w:rsidRPr="00A902B2">
              <w:rPr>
                <w:rFonts w:cstheme="majorHAnsi"/>
                <w:color w:val="000000"/>
                <w:sz w:val="15"/>
                <w:szCs w:val="15"/>
              </w:rPr>
              <w:t>Instrumento</w:t>
            </w:r>
          </w:p>
        </w:tc>
        <w:tc>
          <w:tcPr>
            <w:tcW w:w="0" w:type="auto"/>
            <w:vAlign w:val="center"/>
            <w:hideMark/>
          </w:tcPr>
          <w:p w14:paraId="43FAE4FC" w14:textId="77777777" w:rsidR="00C45B91" w:rsidRPr="00A902B2" w:rsidRDefault="00C45B91" w:rsidP="00A4562E">
            <w:pPr>
              <w:jc w:val="center"/>
              <w:cnfStyle w:val="100000000000" w:firstRow="1" w:lastRow="0" w:firstColumn="0" w:lastColumn="0" w:oddVBand="0" w:evenVBand="0" w:oddHBand="0" w:evenHBand="0" w:firstRowFirstColumn="0" w:firstRowLastColumn="0" w:lastRowFirstColumn="0" w:lastRowLastColumn="0"/>
              <w:rPr>
                <w:rFonts w:cstheme="majorHAnsi"/>
                <w:b w:val="0"/>
                <w:bCs w:val="0"/>
                <w:color w:val="000000"/>
                <w:sz w:val="15"/>
                <w:szCs w:val="15"/>
              </w:rPr>
            </w:pPr>
            <w:r w:rsidRPr="00A902B2">
              <w:rPr>
                <w:rFonts w:cstheme="majorHAnsi"/>
                <w:color w:val="000000"/>
                <w:sz w:val="15"/>
                <w:szCs w:val="15"/>
              </w:rPr>
              <w:t>Unidades o categorías</w:t>
            </w:r>
          </w:p>
        </w:tc>
      </w:tr>
      <w:tr w:rsidR="00C45B91" w:rsidRPr="00A902B2" w14:paraId="73B04787" w14:textId="77777777" w:rsidTr="00A4562E">
        <w:trPr>
          <w:trHeight w:val="32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748A730" w14:textId="77777777" w:rsidR="00C45B91" w:rsidRPr="00A902B2" w:rsidRDefault="00C45B91" w:rsidP="00A4562E">
            <w:pPr>
              <w:jc w:val="center"/>
              <w:rPr>
                <w:rFonts w:cstheme="majorHAnsi"/>
                <w:color w:val="000000"/>
                <w:sz w:val="15"/>
                <w:szCs w:val="15"/>
              </w:rPr>
            </w:pPr>
            <w:r w:rsidRPr="00A902B2">
              <w:rPr>
                <w:rFonts w:cstheme="majorHAnsi"/>
                <w:color w:val="000000"/>
                <w:sz w:val="15"/>
                <w:szCs w:val="15"/>
              </w:rPr>
              <w:t>1</w:t>
            </w:r>
          </w:p>
        </w:tc>
        <w:tc>
          <w:tcPr>
            <w:tcW w:w="0" w:type="auto"/>
            <w:vAlign w:val="center"/>
            <w:hideMark/>
          </w:tcPr>
          <w:p w14:paraId="7942AF3B"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NÚMERO_CASO</w:t>
            </w:r>
          </w:p>
        </w:tc>
        <w:tc>
          <w:tcPr>
            <w:tcW w:w="0" w:type="auto"/>
            <w:vAlign w:val="center"/>
            <w:hideMark/>
          </w:tcPr>
          <w:p w14:paraId="0E495FA0"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Número de caso asignado</w:t>
            </w:r>
          </w:p>
        </w:tc>
        <w:tc>
          <w:tcPr>
            <w:tcW w:w="0" w:type="auto"/>
            <w:vAlign w:val="center"/>
            <w:hideMark/>
          </w:tcPr>
          <w:p w14:paraId="2FE633E6"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w:t>
            </w:r>
          </w:p>
        </w:tc>
        <w:tc>
          <w:tcPr>
            <w:tcW w:w="0" w:type="auto"/>
            <w:vAlign w:val="center"/>
            <w:hideMark/>
          </w:tcPr>
          <w:p w14:paraId="2D61CFEE"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Historia clínica (HC)</w:t>
            </w:r>
          </w:p>
        </w:tc>
        <w:tc>
          <w:tcPr>
            <w:tcW w:w="0" w:type="auto"/>
            <w:vAlign w:val="center"/>
            <w:hideMark/>
          </w:tcPr>
          <w:p w14:paraId="1C729AFB"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Número entero</w:t>
            </w:r>
          </w:p>
        </w:tc>
      </w:tr>
      <w:tr w:rsidR="00C45B91" w:rsidRPr="00A902B2" w14:paraId="7B00DE58" w14:textId="77777777" w:rsidTr="00A4562E">
        <w:trPr>
          <w:trHeight w:val="3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B4F6A9" w14:textId="77777777" w:rsidR="00C45B91" w:rsidRPr="00A902B2" w:rsidRDefault="00C45B91" w:rsidP="00A4562E">
            <w:pPr>
              <w:jc w:val="center"/>
              <w:rPr>
                <w:rFonts w:cstheme="majorHAnsi"/>
                <w:color w:val="000000"/>
                <w:sz w:val="15"/>
                <w:szCs w:val="15"/>
              </w:rPr>
            </w:pPr>
            <w:r w:rsidRPr="00A902B2">
              <w:rPr>
                <w:rFonts w:cstheme="majorHAnsi"/>
                <w:color w:val="000000"/>
                <w:sz w:val="15"/>
                <w:szCs w:val="15"/>
              </w:rPr>
              <w:t>2</w:t>
            </w:r>
          </w:p>
        </w:tc>
        <w:tc>
          <w:tcPr>
            <w:tcW w:w="0" w:type="auto"/>
            <w:vAlign w:val="center"/>
          </w:tcPr>
          <w:p w14:paraId="55678B88"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CÓDIGO ASIGNADO POR EL ESTUDIO</w:t>
            </w:r>
          </w:p>
        </w:tc>
        <w:tc>
          <w:tcPr>
            <w:tcW w:w="0" w:type="auto"/>
            <w:vAlign w:val="center"/>
          </w:tcPr>
          <w:p w14:paraId="0060CDF5"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Código asignado por el estudio</w:t>
            </w:r>
          </w:p>
        </w:tc>
        <w:tc>
          <w:tcPr>
            <w:tcW w:w="0" w:type="auto"/>
            <w:vAlign w:val="center"/>
          </w:tcPr>
          <w:p w14:paraId="1CC9D28C"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w:t>
            </w:r>
          </w:p>
        </w:tc>
        <w:tc>
          <w:tcPr>
            <w:tcW w:w="0" w:type="auto"/>
            <w:vAlign w:val="center"/>
          </w:tcPr>
          <w:p w14:paraId="059F1497"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HC</w:t>
            </w:r>
          </w:p>
        </w:tc>
        <w:tc>
          <w:tcPr>
            <w:tcW w:w="0" w:type="auto"/>
            <w:vAlign w:val="center"/>
          </w:tcPr>
          <w:p w14:paraId="42E58A8B"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Número entero</w:t>
            </w:r>
          </w:p>
        </w:tc>
      </w:tr>
      <w:tr w:rsidR="00C45B91" w:rsidRPr="00A902B2" w14:paraId="45C9193A" w14:textId="77777777" w:rsidTr="00A4562E">
        <w:trPr>
          <w:trHeight w:val="32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B5ECCBA" w14:textId="77777777" w:rsidR="00C45B91" w:rsidRPr="00A902B2" w:rsidRDefault="00C45B91" w:rsidP="00A4562E">
            <w:pPr>
              <w:jc w:val="center"/>
              <w:rPr>
                <w:rFonts w:cstheme="majorHAnsi"/>
                <w:color w:val="000000"/>
                <w:sz w:val="15"/>
                <w:szCs w:val="15"/>
              </w:rPr>
            </w:pPr>
            <w:r w:rsidRPr="00A902B2">
              <w:rPr>
                <w:rFonts w:cstheme="majorHAnsi"/>
                <w:color w:val="000000"/>
                <w:sz w:val="15"/>
                <w:szCs w:val="15"/>
              </w:rPr>
              <w:t>3</w:t>
            </w:r>
          </w:p>
        </w:tc>
        <w:tc>
          <w:tcPr>
            <w:tcW w:w="0" w:type="auto"/>
            <w:vAlign w:val="center"/>
            <w:hideMark/>
          </w:tcPr>
          <w:p w14:paraId="2EE0F807"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NOMBRE</w:t>
            </w:r>
          </w:p>
        </w:tc>
        <w:tc>
          <w:tcPr>
            <w:tcW w:w="0" w:type="auto"/>
            <w:vAlign w:val="center"/>
            <w:hideMark/>
          </w:tcPr>
          <w:p w14:paraId="0797F326"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Nombres y apellidos del paciente</w:t>
            </w:r>
          </w:p>
        </w:tc>
        <w:tc>
          <w:tcPr>
            <w:tcW w:w="0" w:type="auto"/>
            <w:vAlign w:val="center"/>
            <w:hideMark/>
          </w:tcPr>
          <w:p w14:paraId="6B579AAC"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w:t>
            </w:r>
          </w:p>
        </w:tc>
        <w:tc>
          <w:tcPr>
            <w:tcW w:w="0" w:type="auto"/>
            <w:vAlign w:val="center"/>
            <w:hideMark/>
          </w:tcPr>
          <w:p w14:paraId="1AD59639"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HC</w:t>
            </w:r>
          </w:p>
        </w:tc>
        <w:tc>
          <w:tcPr>
            <w:tcW w:w="0" w:type="auto"/>
            <w:vAlign w:val="center"/>
            <w:hideMark/>
          </w:tcPr>
          <w:p w14:paraId="0EF0C52D"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w:t>
            </w:r>
          </w:p>
        </w:tc>
      </w:tr>
      <w:tr w:rsidR="00C45B91" w:rsidRPr="00A902B2" w14:paraId="7B1B7DB8" w14:textId="77777777" w:rsidTr="00A4562E">
        <w:trPr>
          <w:trHeight w:val="32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ED9A3A8" w14:textId="77777777" w:rsidR="00C45B91" w:rsidRPr="00A902B2" w:rsidRDefault="00C45B91" w:rsidP="00A4562E">
            <w:pPr>
              <w:jc w:val="center"/>
              <w:rPr>
                <w:rFonts w:cstheme="majorHAnsi"/>
                <w:color w:val="000000"/>
                <w:sz w:val="15"/>
                <w:szCs w:val="15"/>
              </w:rPr>
            </w:pPr>
            <w:r w:rsidRPr="00A902B2">
              <w:rPr>
                <w:rFonts w:cstheme="majorHAnsi"/>
                <w:color w:val="000000"/>
                <w:sz w:val="15"/>
                <w:szCs w:val="15"/>
              </w:rPr>
              <w:t>4</w:t>
            </w:r>
          </w:p>
        </w:tc>
        <w:tc>
          <w:tcPr>
            <w:tcW w:w="0" w:type="auto"/>
            <w:vAlign w:val="center"/>
            <w:hideMark/>
          </w:tcPr>
          <w:p w14:paraId="0E6838DA"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ID</w:t>
            </w:r>
          </w:p>
        </w:tc>
        <w:tc>
          <w:tcPr>
            <w:tcW w:w="0" w:type="auto"/>
            <w:vAlign w:val="center"/>
            <w:hideMark/>
          </w:tcPr>
          <w:p w14:paraId="4F59CE59"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Identificación del paciente (cédula o tarjeta de identidad)</w:t>
            </w:r>
          </w:p>
        </w:tc>
        <w:tc>
          <w:tcPr>
            <w:tcW w:w="0" w:type="auto"/>
            <w:vAlign w:val="center"/>
            <w:hideMark/>
          </w:tcPr>
          <w:p w14:paraId="434E0D4A"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w:t>
            </w:r>
          </w:p>
        </w:tc>
        <w:tc>
          <w:tcPr>
            <w:tcW w:w="0" w:type="auto"/>
            <w:vAlign w:val="center"/>
            <w:hideMark/>
          </w:tcPr>
          <w:p w14:paraId="2460AB5F"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HC</w:t>
            </w:r>
          </w:p>
        </w:tc>
        <w:tc>
          <w:tcPr>
            <w:tcW w:w="0" w:type="auto"/>
            <w:vAlign w:val="center"/>
            <w:hideMark/>
          </w:tcPr>
          <w:p w14:paraId="2B9B2D09"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Número entero</w:t>
            </w:r>
          </w:p>
        </w:tc>
      </w:tr>
      <w:tr w:rsidR="00C45B91" w:rsidRPr="00A902B2" w14:paraId="62CEA94F" w14:textId="77777777" w:rsidTr="00A4562E">
        <w:trPr>
          <w:trHeight w:val="3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B2F8AC" w14:textId="77777777" w:rsidR="00C45B91" w:rsidRPr="00A902B2" w:rsidRDefault="00C45B91" w:rsidP="00A4562E">
            <w:pPr>
              <w:jc w:val="center"/>
              <w:rPr>
                <w:rFonts w:cstheme="majorHAnsi"/>
                <w:color w:val="000000"/>
                <w:sz w:val="15"/>
                <w:szCs w:val="15"/>
              </w:rPr>
            </w:pPr>
            <w:r w:rsidRPr="00A902B2">
              <w:rPr>
                <w:rFonts w:cstheme="majorHAnsi"/>
                <w:color w:val="000000"/>
                <w:sz w:val="15"/>
                <w:szCs w:val="15"/>
              </w:rPr>
              <w:t>5</w:t>
            </w:r>
          </w:p>
        </w:tc>
        <w:tc>
          <w:tcPr>
            <w:tcW w:w="0" w:type="auto"/>
            <w:vAlign w:val="center"/>
          </w:tcPr>
          <w:p w14:paraId="34FAD000"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ZONA_MUNICIPIO</w:t>
            </w:r>
          </w:p>
        </w:tc>
        <w:tc>
          <w:tcPr>
            <w:tcW w:w="0" w:type="auto"/>
            <w:vAlign w:val="center"/>
          </w:tcPr>
          <w:p w14:paraId="150A70F6"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Si se presentó el accidente en zona rural o urbana</w:t>
            </w:r>
          </w:p>
        </w:tc>
        <w:tc>
          <w:tcPr>
            <w:tcW w:w="0" w:type="auto"/>
            <w:vAlign w:val="center"/>
          </w:tcPr>
          <w:p w14:paraId="4C9C427E"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21AFAD4C"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dicotómica</w:t>
            </w:r>
          </w:p>
        </w:tc>
        <w:tc>
          <w:tcPr>
            <w:tcW w:w="0" w:type="auto"/>
            <w:vAlign w:val="center"/>
          </w:tcPr>
          <w:p w14:paraId="6B98080F"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tcPr>
          <w:p w14:paraId="427A2448"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0 = Rural</w:t>
            </w:r>
            <w:r w:rsidRPr="00A902B2">
              <w:rPr>
                <w:rFonts w:cstheme="majorHAnsi"/>
                <w:color w:val="000000"/>
                <w:sz w:val="15"/>
                <w:szCs w:val="15"/>
              </w:rPr>
              <w:br/>
              <w:t>1 = Urbana</w:t>
            </w:r>
          </w:p>
        </w:tc>
      </w:tr>
      <w:tr w:rsidR="00C45B91" w:rsidRPr="00A902B2" w14:paraId="2ED2B36C" w14:textId="77777777" w:rsidTr="00A4562E">
        <w:trPr>
          <w:trHeight w:val="3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421CA8" w14:textId="77777777" w:rsidR="00C45B91" w:rsidRPr="00A902B2" w:rsidRDefault="00C45B91" w:rsidP="00A4562E">
            <w:pPr>
              <w:jc w:val="center"/>
              <w:rPr>
                <w:rFonts w:cstheme="majorHAnsi"/>
                <w:color w:val="000000"/>
                <w:sz w:val="15"/>
                <w:szCs w:val="15"/>
              </w:rPr>
            </w:pPr>
            <w:r w:rsidRPr="00A902B2">
              <w:rPr>
                <w:rFonts w:cstheme="majorHAnsi"/>
                <w:color w:val="000000"/>
                <w:sz w:val="15"/>
                <w:szCs w:val="15"/>
              </w:rPr>
              <w:t>6</w:t>
            </w:r>
          </w:p>
        </w:tc>
        <w:tc>
          <w:tcPr>
            <w:tcW w:w="0" w:type="auto"/>
            <w:vAlign w:val="center"/>
          </w:tcPr>
          <w:p w14:paraId="5C523484"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NOMBRE DEL MUNICIPIO</w:t>
            </w:r>
          </w:p>
        </w:tc>
        <w:tc>
          <w:tcPr>
            <w:tcW w:w="0" w:type="auto"/>
            <w:vAlign w:val="center"/>
          </w:tcPr>
          <w:p w14:paraId="58B5A3D6"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Nombre del municipio</w:t>
            </w:r>
          </w:p>
        </w:tc>
        <w:tc>
          <w:tcPr>
            <w:tcW w:w="0" w:type="auto"/>
            <w:vAlign w:val="center"/>
          </w:tcPr>
          <w:p w14:paraId="4B5B3A8F"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05E2566C"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politómica</w:t>
            </w:r>
          </w:p>
        </w:tc>
        <w:tc>
          <w:tcPr>
            <w:tcW w:w="0" w:type="auto"/>
            <w:vAlign w:val="center"/>
          </w:tcPr>
          <w:p w14:paraId="571A11E0"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tcPr>
          <w:p w14:paraId="1E2C9166"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Nombre</w:t>
            </w:r>
          </w:p>
        </w:tc>
      </w:tr>
      <w:tr w:rsidR="00C45B91" w:rsidRPr="00A902B2" w14:paraId="739E3769" w14:textId="77777777" w:rsidTr="00A4562E">
        <w:trPr>
          <w:trHeight w:val="32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3A0701" w14:textId="77777777" w:rsidR="00C45B91" w:rsidRPr="00A902B2" w:rsidRDefault="00C45B91" w:rsidP="00A4562E">
            <w:pPr>
              <w:jc w:val="center"/>
              <w:rPr>
                <w:rFonts w:cstheme="majorHAnsi"/>
                <w:color w:val="000000"/>
                <w:sz w:val="15"/>
                <w:szCs w:val="15"/>
              </w:rPr>
            </w:pPr>
            <w:r w:rsidRPr="00A902B2">
              <w:rPr>
                <w:rFonts w:cstheme="majorHAnsi"/>
                <w:color w:val="000000"/>
                <w:sz w:val="15"/>
                <w:szCs w:val="15"/>
              </w:rPr>
              <w:t>7</w:t>
            </w:r>
          </w:p>
        </w:tc>
        <w:tc>
          <w:tcPr>
            <w:tcW w:w="0" w:type="auto"/>
            <w:vAlign w:val="center"/>
            <w:hideMark/>
          </w:tcPr>
          <w:p w14:paraId="212BAA3A"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EDAD</w:t>
            </w:r>
          </w:p>
        </w:tc>
        <w:tc>
          <w:tcPr>
            <w:tcW w:w="0" w:type="auto"/>
            <w:vAlign w:val="center"/>
            <w:hideMark/>
          </w:tcPr>
          <w:p w14:paraId="232E2606"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Edad en años cumplidos</w:t>
            </w:r>
          </w:p>
        </w:tc>
        <w:tc>
          <w:tcPr>
            <w:tcW w:w="0" w:type="auto"/>
            <w:vAlign w:val="center"/>
            <w:hideMark/>
          </w:tcPr>
          <w:p w14:paraId="3C757B70"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Cuantitativa discreta</w:t>
            </w:r>
          </w:p>
        </w:tc>
        <w:tc>
          <w:tcPr>
            <w:tcW w:w="0" w:type="auto"/>
            <w:vAlign w:val="center"/>
            <w:hideMark/>
          </w:tcPr>
          <w:p w14:paraId="020D4791"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Historia clínica / paciente</w:t>
            </w:r>
          </w:p>
        </w:tc>
        <w:tc>
          <w:tcPr>
            <w:tcW w:w="0" w:type="auto"/>
            <w:vAlign w:val="center"/>
            <w:hideMark/>
          </w:tcPr>
          <w:p w14:paraId="527F2AEA"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Años cumplidos Número entero</w:t>
            </w:r>
          </w:p>
        </w:tc>
      </w:tr>
      <w:tr w:rsidR="00C45B91" w:rsidRPr="00A902B2" w14:paraId="5DF061F6" w14:textId="77777777" w:rsidTr="00A4562E">
        <w:trPr>
          <w:trHeight w:val="548"/>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7C0B746" w14:textId="77777777" w:rsidR="00C45B91" w:rsidRPr="00A902B2" w:rsidRDefault="00C45B91" w:rsidP="00A4562E">
            <w:pPr>
              <w:jc w:val="center"/>
              <w:rPr>
                <w:rFonts w:cstheme="majorHAnsi"/>
                <w:color w:val="000000"/>
                <w:sz w:val="15"/>
                <w:szCs w:val="15"/>
              </w:rPr>
            </w:pPr>
            <w:r w:rsidRPr="00A902B2">
              <w:rPr>
                <w:rFonts w:cstheme="majorHAnsi"/>
                <w:color w:val="000000"/>
                <w:sz w:val="15"/>
                <w:szCs w:val="15"/>
              </w:rPr>
              <w:t>8</w:t>
            </w:r>
          </w:p>
        </w:tc>
        <w:tc>
          <w:tcPr>
            <w:tcW w:w="0" w:type="auto"/>
            <w:vAlign w:val="center"/>
            <w:hideMark/>
          </w:tcPr>
          <w:p w14:paraId="5743C348"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SEXO</w:t>
            </w:r>
          </w:p>
        </w:tc>
        <w:tc>
          <w:tcPr>
            <w:tcW w:w="0" w:type="auto"/>
            <w:vAlign w:val="center"/>
            <w:hideMark/>
          </w:tcPr>
          <w:p w14:paraId="5DA78C9A"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Sexo biológico del paciente</w:t>
            </w:r>
          </w:p>
        </w:tc>
        <w:tc>
          <w:tcPr>
            <w:tcW w:w="0" w:type="auto"/>
            <w:vAlign w:val="center"/>
            <w:hideMark/>
          </w:tcPr>
          <w:p w14:paraId="7FC9DBEA"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7E069664"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dicotómica</w:t>
            </w:r>
          </w:p>
        </w:tc>
        <w:tc>
          <w:tcPr>
            <w:tcW w:w="0" w:type="auto"/>
            <w:vAlign w:val="center"/>
            <w:hideMark/>
          </w:tcPr>
          <w:p w14:paraId="5DC47A3B"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hideMark/>
          </w:tcPr>
          <w:p w14:paraId="559205AB"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0 = Masculino</w:t>
            </w:r>
            <w:r w:rsidRPr="00A902B2">
              <w:rPr>
                <w:rFonts w:cstheme="majorHAnsi"/>
                <w:color w:val="000000"/>
                <w:sz w:val="15"/>
                <w:szCs w:val="15"/>
              </w:rPr>
              <w:br/>
              <w:t>1 = Femenino</w:t>
            </w:r>
            <w:r w:rsidRPr="00A902B2">
              <w:rPr>
                <w:rFonts w:cstheme="majorHAnsi"/>
                <w:color w:val="000000"/>
                <w:sz w:val="15"/>
                <w:szCs w:val="15"/>
              </w:rPr>
              <w:br/>
            </w:r>
          </w:p>
        </w:tc>
      </w:tr>
      <w:tr w:rsidR="00C45B91" w:rsidRPr="00A902B2" w14:paraId="1DE0ED2F" w14:textId="77777777" w:rsidTr="00A4562E">
        <w:trPr>
          <w:trHeight w:val="556"/>
        </w:trPr>
        <w:tc>
          <w:tcPr>
            <w:cnfStyle w:val="001000000000" w:firstRow="0" w:lastRow="0" w:firstColumn="1" w:lastColumn="0" w:oddVBand="0" w:evenVBand="0" w:oddHBand="0" w:evenHBand="0" w:firstRowFirstColumn="0" w:firstRowLastColumn="0" w:lastRowFirstColumn="0" w:lastRowLastColumn="0"/>
            <w:tcW w:w="0" w:type="auto"/>
            <w:vAlign w:val="center"/>
          </w:tcPr>
          <w:p w14:paraId="69EB0955" w14:textId="77777777" w:rsidR="00C45B91" w:rsidRPr="00A902B2" w:rsidRDefault="00C45B91" w:rsidP="00A4562E">
            <w:pPr>
              <w:jc w:val="center"/>
              <w:rPr>
                <w:rFonts w:cstheme="majorHAnsi"/>
                <w:color w:val="000000"/>
                <w:sz w:val="15"/>
                <w:szCs w:val="15"/>
              </w:rPr>
            </w:pPr>
            <w:r w:rsidRPr="00A902B2">
              <w:rPr>
                <w:rFonts w:cstheme="majorHAnsi"/>
                <w:color w:val="000000"/>
                <w:sz w:val="15"/>
                <w:szCs w:val="15"/>
              </w:rPr>
              <w:t>9</w:t>
            </w:r>
          </w:p>
        </w:tc>
        <w:tc>
          <w:tcPr>
            <w:tcW w:w="0" w:type="auto"/>
            <w:vAlign w:val="center"/>
          </w:tcPr>
          <w:p w14:paraId="78D20274"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PESO</w:t>
            </w:r>
          </w:p>
        </w:tc>
        <w:tc>
          <w:tcPr>
            <w:tcW w:w="0" w:type="auto"/>
            <w:vAlign w:val="center"/>
          </w:tcPr>
          <w:p w14:paraId="2BB510A8"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Peso del paciente al ingreso al hospital</w:t>
            </w:r>
          </w:p>
        </w:tc>
        <w:tc>
          <w:tcPr>
            <w:tcW w:w="0" w:type="auto"/>
            <w:vAlign w:val="center"/>
          </w:tcPr>
          <w:p w14:paraId="5C4CC1E4"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Cuantitativa continua</w:t>
            </w:r>
          </w:p>
        </w:tc>
        <w:tc>
          <w:tcPr>
            <w:tcW w:w="0" w:type="auto"/>
            <w:vAlign w:val="center"/>
          </w:tcPr>
          <w:p w14:paraId="07B71EE6"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Historia clínica / paciente</w:t>
            </w:r>
          </w:p>
        </w:tc>
        <w:tc>
          <w:tcPr>
            <w:tcW w:w="0" w:type="auto"/>
            <w:vAlign w:val="center"/>
          </w:tcPr>
          <w:p w14:paraId="17291395"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Número en kilogramos</w:t>
            </w:r>
          </w:p>
        </w:tc>
      </w:tr>
      <w:tr w:rsidR="00C45B91" w:rsidRPr="00A902B2" w14:paraId="6137B153" w14:textId="77777777" w:rsidTr="00A4562E">
        <w:trPr>
          <w:trHeight w:val="100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8F7E470" w14:textId="77777777" w:rsidR="00C45B91" w:rsidRPr="00A902B2" w:rsidRDefault="00C45B91" w:rsidP="00A4562E">
            <w:pPr>
              <w:jc w:val="center"/>
              <w:rPr>
                <w:rFonts w:cstheme="majorHAnsi"/>
                <w:color w:val="000000"/>
                <w:sz w:val="15"/>
                <w:szCs w:val="15"/>
              </w:rPr>
            </w:pPr>
            <w:r w:rsidRPr="00A902B2">
              <w:rPr>
                <w:rFonts w:cstheme="majorHAnsi"/>
                <w:color w:val="000000"/>
                <w:sz w:val="15"/>
                <w:szCs w:val="15"/>
              </w:rPr>
              <w:t>10</w:t>
            </w:r>
          </w:p>
        </w:tc>
        <w:tc>
          <w:tcPr>
            <w:tcW w:w="0" w:type="auto"/>
            <w:vAlign w:val="center"/>
            <w:hideMark/>
          </w:tcPr>
          <w:p w14:paraId="390377A7"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ESCOLARIDAD</w:t>
            </w:r>
          </w:p>
        </w:tc>
        <w:tc>
          <w:tcPr>
            <w:tcW w:w="0" w:type="auto"/>
            <w:vAlign w:val="center"/>
            <w:hideMark/>
          </w:tcPr>
          <w:p w14:paraId="551208C6"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Nivel de escolaridad cumplido en su totalidad</w:t>
            </w:r>
          </w:p>
        </w:tc>
        <w:tc>
          <w:tcPr>
            <w:tcW w:w="0" w:type="auto"/>
            <w:vAlign w:val="center"/>
            <w:hideMark/>
          </w:tcPr>
          <w:p w14:paraId="2FE77C3B"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5E95B747"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politómica</w:t>
            </w:r>
          </w:p>
        </w:tc>
        <w:tc>
          <w:tcPr>
            <w:tcW w:w="0" w:type="auto"/>
            <w:vAlign w:val="center"/>
            <w:hideMark/>
          </w:tcPr>
          <w:p w14:paraId="30A50273"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hideMark/>
          </w:tcPr>
          <w:p w14:paraId="455BBF95"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0 = Ninguna</w:t>
            </w:r>
            <w:r w:rsidRPr="00A902B2">
              <w:rPr>
                <w:rFonts w:cstheme="majorHAnsi"/>
                <w:color w:val="000000"/>
                <w:sz w:val="15"/>
                <w:szCs w:val="15"/>
              </w:rPr>
              <w:br/>
              <w:t>1 = Primaria</w:t>
            </w:r>
            <w:r w:rsidRPr="00A902B2">
              <w:rPr>
                <w:rFonts w:cstheme="majorHAnsi"/>
                <w:color w:val="000000"/>
                <w:sz w:val="15"/>
                <w:szCs w:val="15"/>
              </w:rPr>
              <w:br/>
              <w:t>2 = Bachillerato</w:t>
            </w:r>
            <w:r w:rsidRPr="00A902B2">
              <w:rPr>
                <w:rFonts w:cstheme="majorHAnsi"/>
                <w:color w:val="000000"/>
                <w:sz w:val="15"/>
                <w:szCs w:val="15"/>
              </w:rPr>
              <w:br/>
              <w:t>3 = Técnico</w:t>
            </w:r>
          </w:p>
          <w:p w14:paraId="6BD18DBE"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4 = Universitario</w:t>
            </w:r>
            <w:r w:rsidRPr="00A902B2">
              <w:rPr>
                <w:rFonts w:cstheme="majorHAnsi"/>
                <w:color w:val="000000"/>
                <w:sz w:val="15"/>
                <w:szCs w:val="15"/>
              </w:rPr>
              <w:br/>
              <w:t>5 = Postgrado</w:t>
            </w:r>
          </w:p>
        </w:tc>
      </w:tr>
      <w:tr w:rsidR="00C45B91" w:rsidRPr="00A902B2" w14:paraId="21981C25" w14:textId="77777777" w:rsidTr="00A4562E">
        <w:trPr>
          <w:trHeight w:val="608"/>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9AAE5F" w14:textId="77777777" w:rsidR="00C45B91" w:rsidRPr="00A902B2" w:rsidRDefault="00C45B91" w:rsidP="00A4562E">
            <w:pPr>
              <w:jc w:val="center"/>
              <w:rPr>
                <w:rFonts w:cstheme="majorHAnsi"/>
                <w:color w:val="000000"/>
                <w:sz w:val="15"/>
                <w:szCs w:val="15"/>
              </w:rPr>
            </w:pPr>
            <w:r w:rsidRPr="00A902B2">
              <w:rPr>
                <w:rFonts w:cstheme="majorHAnsi"/>
                <w:color w:val="000000"/>
                <w:sz w:val="15"/>
                <w:szCs w:val="15"/>
              </w:rPr>
              <w:t>11</w:t>
            </w:r>
          </w:p>
        </w:tc>
        <w:tc>
          <w:tcPr>
            <w:tcW w:w="0" w:type="auto"/>
            <w:vAlign w:val="center"/>
          </w:tcPr>
          <w:p w14:paraId="39203799"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TIPO_ACCIDENTE</w:t>
            </w:r>
          </w:p>
        </w:tc>
        <w:tc>
          <w:tcPr>
            <w:tcW w:w="0" w:type="auto"/>
            <w:vAlign w:val="center"/>
          </w:tcPr>
          <w:p w14:paraId="2401AE31"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Clasificación etiológica del accidente ofídico</w:t>
            </w:r>
          </w:p>
        </w:tc>
        <w:tc>
          <w:tcPr>
            <w:tcW w:w="0" w:type="auto"/>
            <w:vAlign w:val="center"/>
          </w:tcPr>
          <w:p w14:paraId="6F845DD2"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44104131"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politómica</w:t>
            </w:r>
          </w:p>
        </w:tc>
        <w:tc>
          <w:tcPr>
            <w:tcW w:w="0" w:type="auto"/>
            <w:vAlign w:val="center"/>
          </w:tcPr>
          <w:p w14:paraId="3EA1D10A"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tcPr>
          <w:p w14:paraId="60DD371C"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0 = Bothrópico</w:t>
            </w:r>
            <w:r w:rsidRPr="00A902B2">
              <w:rPr>
                <w:rFonts w:cstheme="majorHAnsi"/>
                <w:color w:val="000000"/>
                <w:sz w:val="15"/>
                <w:szCs w:val="15"/>
              </w:rPr>
              <w:br/>
              <w:t xml:space="preserve">1 = </w:t>
            </w:r>
            <w:proofErr w:type="spellStart"/>
            <w:r w:rsidRPr="00A902B2">
              <w:rPr>
                <w:rFonts w:cstheme="majorHAnsi"/>
                <w:color w:val="000000"/>
                <w:sz w:val="15"/>
                <w:szCs w:val="15"/>
              </w:rPr>
              <w:t>Laquético</w:t>
            </w:r>
            <w:proofErr w:type="spellEnd"/>
            <w:r w:rsidRPr="00A902B2">
              <w:rPr>
                <w:rFonts w:cstheme="majorHAnsi"/>
                <w:color w:val="000000"/>
                <w:sz w:val="15"/>
                <w:szCs w:val="15"/>
              </w:rPr>
              <w:br/>
              <w:t xml:space="preserve">2 = </w:t>
            </w:r>
            <w:proofErr w:type="spellStart"/>
            <w:r w:rsidRPr="00A902B2">
              <w:rPr>
                <w:rFonts w:cstheme="majorHAnsi"/>
                <w:color w:val="000000"/>
                <w:sz w:val="15"/>
                <w:szCs w:val="15"/>
              </w:rPr>
              <w:t>Crotálico</w:t>
            </w:r>
            <w:proofErr w:type="spellEnd"/>
          </w:p>
        </w:tc>
      </w:tr>
      <w:tr w:rsidR="00C45B91" w:rsidRPr="00A902B2" w14:paraId="086E3495" w14:textId="77777777" w:rsidTr="00A4562E">
        <w:trPr>
          <w:trHeight w:val="19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7C6B4A" w14:textId="77777777" w:rsidR="00C45B91" w:rsidRPr="00A902B2" w:rsidRDefault="00C45B91" w:rsidP="00A4562E">
            <w:pPr>
              <w:jc w:val="center"/>
              <w:rPr>
                <w:rFonts w:cstheme="majorHAnsi"/>
                <w:color w:val="000000"/>
                <w:sz w:val="15"/>
                <w:szCs w:val="15"/>
              </w:rPr>
            </w:pPr>
            <w:r w:rsidRPr="00A902B2">
              <w:rPr>
                <w:rFonts w:cstheme="majorHAnsi"/>
                <w:color w:val="000000"/>
                <w:sz w:val="15"/>
                <w:szCs w:val="15"/>
              </w:rPr>
              <w:t>12</w:t>
            </w:r>
          </w:p>
        </w:tc>
        <w:tc>
          <w:tcPr>
            <w:tcW w:w="0" w:type="auto"/>
            <w:vAlign w:val="center"/>
          </w:tcPr>
          <w:p w14:paraId="372CEA66"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Mecanismo para confirmar accidente</w:t>
            </w:r>
          </w:p>
        </w:tc>
        <w:tc>
          <w:tcPr>
            <w:tcW w:w="0" w:type="auto"/>
            <w:vAlign w:val="center"/>
          </w:tcPr>
          <w:p w14:paraId="51290FD7"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Manera en que se confirmó que el paciente fue mordido por una víbora</w:t>
            </w:r>
          </w:p>
        </w:tc>
        <w:tc>
          <w:tcPr>
            <w:tcW w:w="0" w:type="auto"/>
            <w:vAlign w:val="center"/>
          </w:tcPr>
          <w:p w14:paraId="2F517B35"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63F05A65"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politómica</w:t>
            </w:r>
          </w:p>
        </w:tc>
        <w:tc>
          <w:tcPr>
            <w:tcW w:w="0" w:type="auto"/>
            <w:vAlign w:val="center"/>
          </w:tcPr>
          <w:p w14:paraId="16C8D319"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Historia clínica / paciente</w:t>
            </w:r>
          </w:p>
        </w:tc>
        <w:tc>
          <w:tcPr>
            <w:tcW w:w="0" w:type="auto"/>
            <w:vAlign w:val="center"/>
          </w:tcPr>
          <w:p w14:paraId="315729F8"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0= No se confirma</w:t>
            </w:r>
          </w:p>
          <w:p w14:paraId="77F1D84C"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1= Pte. trae foto / video</w:t>
            </w:r>
          </w:p>
          <w:p w14:paraId="1403C736"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2= Paciente trae el animal</w:t>
            </w:r>
          </w:p>
          <w:p w14:paraId="6FFE0FCC"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3= Pte. conoce la serpiente</w:t>
            </w:r>
          </w:p>
          <w:p w14:paraId="00B0F342"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4 = Pte. identifica la serpiente por foto</w:t>
            </w:r>
          </w:p>
          <w:p w14:paraId="1F70DF0E"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 xml:space="preserve">4 = </w:t>
            </w:r>
            <w:proofErr w:type="spellStart"/>
            <w:r w:rsidRPr="00A902B2">
              <w:rPr>
                <w:rFonts w:cstheme="majorHAnsi"/>
                <w:color w:val="000000"/>
                <w:sz w:val="15"/>
                <w:szCs w:val="15"/>
              </w:rPr>
              <w:t>Pba</w:t>
            </w:r>
            <w:proofErr w:type="spellEnd"/>
            <w:r w:rsidRPr="00A902B2">
              <w:rPr>
                <w:rFonts w:cstheme="majorHAnsi"/>
                <w:color w:val="000000"/>
                <w:sz w:val="15"/>
                <w:szCs w:val="15"/>
              </w:rPr>
              <w:t>. todo o nada</w:t>
            </w:r>
          </w:p>
          <w:p w14:paraId="4829D8C7"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5 = Cuadro clínico</w:t>
            </w:r>
          </w:p>
        </w:tc>
      </w:tr>
      <w:tr w:rsidR="00C45B91" w:rsidRPr="00A902B2" w14:paraId="0640F46C" w14:textId="77777777" w:rsidTr="00A4562E">
        <w:trPr>
          <w:trHeight w:val="19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E3F1AD" w14:textId="77777777" w:rsidR="00C45B91" w:rsidRPr="00A902B2" w:rsidRDefault="00C45B91" w:rsidP="00A4562E">
            <w:pPr>
              <w:jc w:val="center"/>
              <w:rPr>
                <w:rFonts w:cstheme="majorHAnsi"/>
                <w:color w:val="000000"/>
                <w:sz w:val="15"/>
                <w:szCs w:val="15"/>
              </w:rPr>
            </w:pPr>
            <w:r w:rsidRPr="00A902B2">
              <w:rPr>
                <w:rFonts w:cstheme="majorHAnsi"/>
                <w:color w:val="000000"/>
                <w:sz w:val="15"/>
                <w:szCs w:val="15"/>
              </w:rPr>
              <w:t>13</w:t>
            </w:r>
          </w:p>
        </w:tc>
        <w:tc>
          <w:tcPr>
            <w:tcW w:w="0" w:type="auto"/>
            <w:vAlign w:val="center"/>
          </w:tcPr>
          <w:p w14:paraId="71BB4081"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TTO_PRE_HOSP</w:t>
            </w:r>
          </w:p>
        </w:tc>
        <w:tc>
          <w:tcPr>
            <w:tcW w:w="0" w:type="auto"/>
            <w:vAlign w:val="center"/>
          </w:tcPr>
          <w:p w14:paraId="37A679B8"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Medidas realizadas por el paciente o familiares previas a la consulta a un centro de salud</w:t>
            </w:r>
          </w:p>
        </w:tc>
        <w:tc>
          <w:tcPr>
            <w:tcW w:w="0" w:type="auto"/>
            <w:vAlign w:val="center"/>
          </w:tcPr>
          <w:p w14:paraId="08984E35"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55FCE9DF"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politómica</w:t>
            </w:r>
          </w:p>
        </w:tc>
        <w:tc>
          <w:tcPr>
            <w:tcW w:w="0" w:type="auto"/>
            <w:vAlign w:val="center"/>
          </w:tcPr>
          <w:p w14:paraId="62A4E6B4"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tcPr>
          <w:p w14:paraId="6B33674C"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0 = Ninguna</w:t>
            </w:r>
            <w:r w:rsidRPr="00A902B2">
              <w:rPr>
                <w:rFonts w:cstheme="majorHAnsi"/>
                <w:color w:val="000000"/>
                <w:sz w:val="15"/>
                <w:szCs w:val="15"/>
              </w:rPr>
              <w:br/>
              <w:t>1 = Cortada</w:t>
            </w:r>
            <w:r w:rsidRPr="00A902B2">
              <w:rPr>
                <w:rFonts w:cstheme="majorHAnsi"/>
                <w:color w:val="000000"/>
                <w:sz w:val="15"/>
                <w:szCs w:val="15"/>
              </w:rPr>
              <w:br/>
              <w:t>2 = Quemadura</w:t>
            </w:r>
            <w:r w:rsidRPr="00A902B2">
              <w:rPr>
                <w:rFonts w:cstheme="majorHAnsi"/>
                <w:color w:val="000000"/>
                <w:sz w:val="15"/>
                <w:szCs w:val="15"/>
              </w:rPr>
              <w:br/>
              <w:t>3 =Torniquete</w:t>
            </w:r>
            <w:r w:rsidRPr="00A902B2">
              <w:rPr>
                <w:rFonts w:cstheme="majorHAnsi"/>
                <w:color w:val="000000"/>
                <w:sz w:val="15"/>
                <w:szCs w:val="15"/>
              </w:rPr>
              <w:br/>
              <w:t>4 = Gasolina / Hidrocarburo untado</w:t>
            </w:r>
            <w:r w:rsidRPr="00A902B2">
              <w:rPr>
                <w:rFonts w:cstheme="majorHAnsi"/>
                <w:color w:val="000000"/>
                <w:sz w:val="15"/>
                <w:szCs w:val="15"/>
              </w:rPr>
              <w:br/>
              <w:t>5 = Succión</w:t>
            </w:r>
            <w:r w:rsidRPr="00A902B2">
              <w:rPr>
                <w:rFonts w:cstheme="majorHAnsi"/>
                <w:color w:val="000000"/>
                <w:sz w:val="15"/>
                <w:szCs w:val="15"/>
              </w:rPr>
              <w:br/>
              <w:t>6 = Tomar gasolina</w:t>
            </w:r>
            <w:r w:rsidRPr="00A902B2">
              <w:rPr>
                <w:rFonts w:cstheme="majorHAnsi"/>
                <w:color w:val="000000"/>
                <w:sz w:val="15"/>
                <w:szCs w:val="15"/>
              </w:rPr>
              <w:br/>
              <w:t>7 = Lavar con agua y jabón</w:t>
            </w:r>
            <w:r w:rsidRPr="00A902B2">
              <w:rPr>
                <w:rFonts w:cstheme="majorHAnsi"/>
                <w:color w:val="000000"/>
                <w:sz w:val="15"/>
                <w:szCs w:val="15"/>
              </w:rPr>
              <w:br/>
              <w:t>8 = Punción</w:t>
            </w:r>
          </w:p>
          <w:p w14:paraId="2E0EBBA2"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9= Emplasto planta, parte serpiente u otro</w:t>
            </w:r>
            <w:r w:rsidRPr="00A902B2">
              <w:rPr>
                <w:rFonts w:cstheme="majorHAnsi"/>
                <w:color w:val="000000"/>
                <w:sz w:val="15"/>
                <w:szCs w:val="15"/>
              </w:rPr>
              <w:br/>
              <w:t>9 = Otra</w:t>
            </w:r>
          </w:p>
        </w:tc>
      </w:tr>
      <w:tr w:rsidR="00C45B91" w:rsidRPr="00A902B2" w14:paraId="685435EA" w14:textId="77777777" w:rsidTr="00A4562E">
        <w:trPr>
          <w:trHeight w:val="756"/>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ED7A0D" w14:textId="77777777" w:rsidR="00C45B91" w:rsidRPr="00A902B2" w:rsidRDefault="00C45B91" w:rsidP="00A4562E">
            <w:pPr>
              <w:jc w:val="center"/>
              <w:rPr>
                <w:rFonts w:cstheme="majorHAnsi"/>
                <w:color w:val="000000"/>
                <w:sz w:val="15"/>
                <w:szCs w:val="15"/>
              </w:rPr>
            </w:pPr>
            <w:r w:rsidRPr="00A902B2">
              <w:rPr>
                <w:rFonts w:cstheme="majorHAnsi"/>
                <w:color w:val="000000"/>
                <w:sz w:val="15"/>
                <w:szCs w:val="15"/>
              </w:rPr>
              <w:t>14</w:t>
            </w:r>
          </w:p>
        </w:tc>
        <w:tc>
          <w:tcPr>
            <w:tcW w:w="0" w:type="auto"/>
            <w:vAlign w:val="center"/>
          </w:tcPr>
          <w:p w14:paraId="256FFBA6"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FECH_MORD</w:t>
            </w:r>
          </w:p>
        </w:tc>
        <w:tc>
          <w:tcPr>
            <w:tcW w:w="0" w:type="auto"/>
            <w:vAlign w:val="center"/>
          </w:tcPr>
          <w:p w14:paraId="5415C840"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Fecha en la que el paciente fue mordido por la serpiente</w:t>
            </w:r>
          </w:p>
        </w:tc>
        <w:tc>
          <w:tcPr>
            <w:tcW w:w="0" w:type="auto"/>
            <w:vAlign w:val="center"/>
          </w:tcPr>
          <w:p w14:paraId="62B01AE3"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w:t>
            </w:r>
          </w:p>
        </w:tc>
        <w:tc>
          <w:tcPr>
            <w:tcW w:w="0" w:type="auto"/>
            <w:vAlign w:val="center"/>
          </w:tcPr>
          <w:p w14:paraId="190455ED"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tcPr>
          <w:p w14:paraId="5661284F"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día/mes/año/hora militar</w:t>
            </w:r>
            <w:r w:rsidRPr="00A902B2">
              <w:rPr>
                <w:rFonts w:cstheme="majorHAnsi"/>
                <w:color w:val="000000"/>
                <w:sz w:val="15"/>
                <w:szCs w:val="15"/>
              </w:rPr>
              <w:br/>
              <w:t>números, 4 dígitos</w:t>
            </w:r>
          </w:p>
        </w:tc>
      </w:tr>
      <w:tr w:rsidR="00C45B91" w:rsidRPr="00A902B2" w14:paraId="3E211246" w14:textId="77777777" w:rsidTr="00A4562E">
        <w:trPr>
          <w:trHeight w:val="19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1A53C56" w14:textId="77777777" w:rsidR="00C45B91" w:rsidRPr="00A902B2" w:rsidRDefault="00C45B91" w:rsidP="00A4562E">
            <w:pPr>
              <w:jc w:val="center"/>
              <w:rPr>
                <w:rFonts w:cstheme="majorHAnsi"/>
                <w:color w:val="000000"/>
                <w:sz w:val="15"/>
                <w:szCs w:val="15"/>
              </w:rPr>
            </w:pPr>
            <w:r w:rsidRPr="00A902B2">
              <w:rPr>
                <w:rFonts w:cstheme="majorHAnsi"/>
                <w:color w:val="000000"/>
                <w:sz w:val="15"/>
                <w:szCs w:val="15"/>
              </w:rPr>
              <w:lastRenderedPageBreak/>
              <w:t>15</w:t>
            </w:r>
          </w:p>
        </w:tc>
        <w:tc>
          <w:tcPr>
            <w:tcW w:w="0" w:type="auto"/>
            <w:vAlign w:val="center"/>
          </w:tcPr>
          <w:p w14:paraId="3B08590E"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SITIO_MORD</w:t>
            </w:r>
          </w:p>
        </w:tc>
        <w:tc>
          <w:tcPr>
            <w:tcW w:w="0" w:type="auto"/>
            <w:vAlign w:val="center"/>
          </w:tcPr>
          <w:p w14:paraId="4A4D2F33"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Sitio anatómico donde fue mordido el paciente</w:t>
            </w:r>
          </w:p>
        </w:tc>
        <w:tc>
          <w:tcPr>
            <w:tcW w:w="0" w:type="auto"/>
            <w:vAlign w:val="center"/>
          </w:tcPr>
          <w:p w14:paraId="0E1896EA"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60624B40"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politómica</w:t>
            </w:r>
          </w:p>
        </w:tc>
        <w:tc>
          <w:tcPr>
            <w:tcW w:w="0" w:type="auto"/>
            <w:vAlign w:val="center"/>
          </w:tcPr>
          <w:p w14:paraId="35EDB197"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tcPr>
          <w:p w14:paraId="7AC2B170"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 xml:space="preserve">0 = Dedos mano </w:t>
            </w:r>
            <w:r w:rsidRPr="00A902B2">
              <w:rPr>
                <w:rFonts w:cstheme="majorHAnsi"/>
                <w:color w:val="000000"/>
                <w:sz w:val="15"/>
                <w:szCs w:val="15"/>
              </w:rPr>
              <w:br/>
              <w:t xml:space="preserve">1 = Mano </w:t>
            </w:r>
            <w:r w:rsidRPr="00A902B2">
              <w:rPr>
                <w:rFonts w:cstheme="majorHAnsi"/>
                <w:color w:val="000000"/>
                <w:sz w:val="15"/>
                <w:szCs w:val="15"/>
              </w:rPr>
              <w:br/>
              <w:t>2 = Antebrazo</w:t>
            </w:r>
          </w:p>
          <w:p w14:paraId="1A1E0FC0"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3 = Brazo</w:t>
            </w:r>
          </w:p>
          <w:p w14:paraId="0E4EE82F"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4 = Dedos pie</w:t>
            </w:r>
          </w:p>
          <w:p w14:paraId="042E05BB"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5 = Pie</w:t>
            </w:r>
          </w:p>
          <w:p w14:paraId="749E8250"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6 = Pierna</w:t>
            </w:r>
          </w:p>
          <w:p w14:paraId="7FFA3DC8"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7 = Muslo</w:t>
            </w:r>
            <w:r w:rsidRPr="00A902B2">
              <w:rPr>
                <w:rFonts w:cstheme="majorHAnsi"/>
                <w:color w:val="000000"/>
                <w:sz w:val="15"/>
                <w:szCs w:val="15"/>
              </w:rPr>
              <w:br/>
              <w:t>8 = Genitales</w:t>
            </w:r>
            <w:r w:rsidRPr="00A902B2">
              <w:rPr>
                <w:rFonts w:cstheme="majorHAnsi"/>
                <w:color w:val="000000"/>
                <w:sz w:val="15"/>
                <w:szCs w:val="15"/>
              </w:rPr>
              <w:br/>
              <w:t xml:space="preserve">9 = Cabeza </w:t>
            </w:r>
            <w:r w:rsidRPr="00A902B2">
              <w:rPr>
                <w:rFonts w:cstheme="majorHAnsi"/>
                <w:color w:val="000000"/>
                <w:sz w:val="15"/>
                <w:szCs w:val="15"/>
              </w:rPr>
              <w:br/>
              <w:t>10 = Cuello</w:t>
            </w:r>
            <w:r w:rsidRPr="00A902B2">
              <w:rPr>
                <w:rFonts w:cstheme="majorHAnsi"/>
                <w:color w:val="000000"/>
                <w:sz w:val="15"/>
                <w:szCs w:val="15"/>
              </w:rPr>
              <w:br/>
              <w:t>11 = Tronco</w:t>
            </w:r>
          </w:p>
        </w:tc>
      </w:tr>
      <w:tr w:rsidR="00C45B91" w:rsidRPr="00A902B2" w14:paraId="5473189A" w14:textId="77777777" w:rsidTr="00A4562E">
        <w:trPr>
          <w:trHeight w:val="469"/>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C6E192" w14:textId="77777777" w:rsidR="00C45B91" w:rsidRPr="00A902B2" w:rsidRDefault="00C45B91" w:rsidP="00A4562E">
            <w:pPr>
              <w:jc w:val="center"/>
              <w:rPr>
                <w:rFonts w:cstheme="majorHAnsi"/>
                <w:color w:val="000000"/>
                <w:sz w:val="15"/>
                <w:szCs w:val="15"/>
              </w:rPr>
            </w:pPr>
            <w:r w:rsidRPr="00A902B2">
              <w:rPr>
                <w:rFonts w:cstheme="majorHAnsi"/>
                <w:color w:val="000000"/>
                <w:sz w:val="15"/>
                <w:szCs w:val="15"/>
              </w:rPr>
              <w:t>16</w:t>
            </w:r>
          </w:p>
        </w:tc>
        <w:tc>
          <w:tcPr>
            <w:tcW w:w="0" w:type="auto"/>
            <w:vAlign w:val="center"/>
          </w:tcPr>
          <w:p w14:paraId="09C86539"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FECH_ING_1er</w:t>
            </w:r>
          </w:p>
        </w:tc>
        <w:tc>
          <w:tcPr>
            <w:tcW w:w="0" w:type="auto"/>
            <w:vAlign w:val="center"/>
          </w:tcPr>
          <w:p w14:paraId="67E0049C"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Fecha de ingreso al hospital local (primera atención)</w:t>
            </w:r>
          </w:p>
        </w:tc>
        <w:tc>
          <w:tcPr>
            <w:tcW w:w="0" w:type="auto"/>
            <w:vAlign w:val="center"/>
          </w:tcPr>
          <w:p w14:paraId="181DCAC3"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w:t>
            </w:r>
          </w:p>
        </w:tc>
        <w:tc>
          <w:tcPr>
            <w:tcW w:w="0" w:type="auto"/>
            <w:vAlign w:val="center"/>
          </w:tcPr>
          <w:p w14:paraId="49F85881"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tcPr>
          <w:p w14:paraId="57683982"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día/mes/año/hora militar 4 dígitos</w:t>
            </w:r>
          </w:p>
        </w:tc>
      </w:tr>
      <w:tr w:rsidR="00C45B91" w:rsidRPr="00A902B2" w14:paraId="5FBB552D" w14:textId="77777777" w:rsidTr="00A4562E">
        <w:trPr>
          <w:trHeight w:val="419"/>
        </w:trPr>
        <w:tc>
          <w:tcPr>
            <w:cnfStyle w:val="001000000000" w:firstRow="0" w:lastRow="0" w:firstColumn="1" w:lastColumn="0" w:oddVBand="0" w:evenVBand="0" w:oddHBand="0" w:evenHBand="0" w:firstRowFirstColumn="0" w:firstRowLastColumn="0" w:lastRowFirstColumn="0" w:lastRowLastColumn="0"/>
            <w:tcW w:w="0" w:type="auto"/>
            <w:vAlign w:val="center"/>
          </w:tcPr>
          <w:p w14:paraId="5E83A6C2" w14:textId="77777777" w:rsidR="00C45B91" w:rsidRPr="00A902B2" w:rsidRDefault="00C45B91" w:rsidP="00A4562E">
            <w:pPr>
              <w:jc w:val="center"/>
              <w:rPr>
                <w:rFonts w:cstheme="majorHAnsi"/>
                <w:color w:val="000000"/>
                <w:sz w:val="15"/>
                <w:szCs w:val="15"/>
              </w:rPr>
            </w:pPr>
            <w:r w:rsidRPr="00A902B2">
              <w:rPr>
                <w:rFonts w:cstheme="majorHAnsi"/>
                <w:color w:val="000000"/>
                <w:sz w:val="15"/>
                <w:szCs w:val="15"/>
              </w:rPr>
              <w:t>17</w:t>
            </w:r>
          </w:p>
        </w:tc>
        <w:tc>
          <w:tcPr>
            <w:tcW w:w="0" w:type="auto"/>
            <w:vAlign w:val="center"/>
          </w:tcPr>
          <w:p w14:paraId="7BA14002"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FECH_TTO_1er</w:t>
            </w:r>
          </w:p>
        </w:tc>
        <w:tc>
          <w:tcPr>
            <w:tcW w:w="0" w:type="auto"/>
            <w:vAlign w:val="center"/>
          </w:tcPr>
          <w:p w14:paraId="74217D44"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Fecha de inicio del SAO en el hospital local (primera atención)</w:t>
            </w:r>
          </w:p>
        </w:tc>
        <w:tc>
          <w:tcPr>
            <w:tcW w:w="0" w:type="auto"/>
            <w:vAlign w:val="center"/>
          </w:tcPr>
          <w:p w14:paraId="43CF9350"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w:t>
            </w:r>
          </w:p>
        </w:tc>
        <w:tc>
          <w:tcPr>
            <w:tcW w:w="0" w:type="auto"/>
            <w:vAlign w:val="center"/>
          </w:tcPr>
          <w:p w14:paraId="0D53366A"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tcPr>
          <w:p w14:paraId="4C5B2586"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día/mes/año/hora militar 4 dígitos</w:t>
            </w:r>
          </w:p>
        </w:tc>
      </w:tr>
      <w:tr w:rsidR="00C45B91" w:rsidRPr="00A902B2" w14:paraId="69A32EF7" w14:textId="77777777" w:rsidTr="00A4562E">
        <w:trPr>
          <w:trHeight w:val="552"/>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BF94D6" w14:textId="77777777" w:rsidR="00C45B91" w:rsidRPr="00A902B2" w:rsidRDefault="00C45B91" w:rsidP="00A4562E">
            <w:pPr>
              <w:jc w:val="center"/>
              <w:rPr>
                <w:rFonts w:cstheme="majorHAnsi"/>
                <w:color w:val="000000"/>
                <w:sz w:val="15"/>
                <w:szCs w:val="15"/>
              </w:rPr>
            </w:pPr>
            <w:r w:rsidRPr="00A902B2">
              <w:rPr>
                <w:rFonts w:cstheme="majorHAnsi"/>
                <w:color w:val="000000"/>
                <w:sz w:val="15"/>
                <w:szCs w:val="15"/>
              </w:rPr>
              <w:t>18</w:t>
            </w:r>
          </w:p>
        </w:tc>
        <w:tc>
          <w:tcPr>
            <w:tcW w:w="0" w:type="auto"/>
            <w:vAlign w:val="center"/>
          </w:tcPr>
          <w:p w14:paraId="40BDA863"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CLASI_LOCAL_1ER</w:t>
            </w:r>
          </w:p>
        </w:tc>
        <w:tc>
          <w:tcPr>
            <w:tcW w:w="0" w:type="auto"/>
            <w:vAlign w:val="center"/>
          </w:tcPr>
          <w:p w14:paraId="46F1C537"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La clasificación local del envenenamiento del primer nivel de atención</w:t>
            </w:r>
          </w:p>
        </w:tc>
        <w:tc>
          <w:tcPr>
            <w:tcW w:w="0" w:type="auto"/>
            <w:vAlign w:val="center"/>
          </w:tcPr>
          <w:p w14:paraId="4427B45C"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423EFE0B"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politómica</w:t>
            </w:r>
          </w:p>
        </w:tc>
        <w:tc>
          <w:tcPr>
            <w:tcW w:w="0" w:type="auto"/>
            <w:vAlign w:val="center"/>
          </w:tcPr>
          <w:p w14:paraId="05A4D6EC"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tcPr>
          <w:p w14:paraId="1FD5D6EE"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0 = Leve</w:t>
            </w:r>
            <w:r w:rsidRPr="00A902B2">
              <w:rPr>
                <w:rFonts w:cstheme="majorHAnsi"/>
                <w:color w:val="000000"/>
                <w:sz w:val="15"/>
                <w:szCs w:val="15"/>
              </w:rPr>
              <w:br/>
              <w:t>1= Moderado</w:t>
            </w:r>
            <w:r w:rsidRPr="00A902B2">
              <w:rPr>
                <w:rFonts w:cstheme="majorHAnsi"/>
                <w:color w:val="000000"/>
                <w:sz w:val="15"/>
                <w:szCs w:val="15"/>
              </w:rPr>
              <w:br/>
              <w:t>2 = Grave</w:t>
            </w:r>
          </w:p>
        </w:tc>
      </w:tr>
      <w:tr w:rsidR="00C45B91" w:rsidRPr="00A902B2" w14:paraId="6FCDD702" w14:textId="77777777" w:rsidTr="00A4562E">
        <w:trPr>
          <w:trHeight w:val="56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4DB703" w14:textId="77777777" w:rsidR="00C45B91" w:rsidRPr="00A902B2" w:rsidRDefault="00C45B91" w:rsidP="00A4562E">
            <w:pPr>
              <w:jc w:val="center"/>
              <w:rPr>
                <w:rFonts w:cstheme="majorHAnsi"/>
                <w:color w:val="000000"/>
                <w:sz w:val="15"/>
                <w:szCs w:val="15"/>
              </w:rPr>
            </w:pPr>
            <w:r w:rsidRPr="00A902B2">
              <w:rPr>
                <w:rFonts w:cstheme="majorHAnsi"/>
                <w:color w:val="000000"/>
                <w:sz w:val="15"/>
                <w:szCs w:val="15"/>
              </w:rPr>
              <w:t>19</w:t>
            </w:r>
          </w:p>
        </w:tc>
        <w:tc>
          <w:tcPr>
            <w:tcW w:w="0" w:type="auto"/>
            <w:vAlign w:val="center"/>
          </w:tcPr>
          <w:p w14:paraId="2472BC8B"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CLASI_SIST_1ER</w:t>
            </w:r>
          </w:p>
        </w:tc>
        <w:tc>
          <w:tcPr>
            <w:tcW w:w="0" w:type="auto"/>
            <w:vAlign w:val="center"/>
          </w:tcPr>
          <w:p w14:paraId="60B7DACA"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La clasificación local del envenenamiento del primer nivel de atención</w:t>
            </w:r>
          </w:p>
        </w:tc>
        <w:tc>
          <w:tcPr>
            <w:tcW w:w="0" w:type="auto"/>
            <w:vAlign w:val="center"/>
          </w:tcPr>
          <w:p w14:paraId="08515D5D"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3477746E"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politómica</w:t>
            </w:r>
          </w:p>
        </w:tc>
        <w:tc>
          <w:tcPr>
            <w:tcW w:w="0" w:type="auto"/>
            <w:vAlign w:val="center"/>
          </w:tcPr>
          <w:p w14:paraId="65BA69EA"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tcPr>
          <w:p w14:paraId="3B7E1A90"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0 = Leve</w:t>
            </w:r>
            <w:r w:rsidRPr="00A902B2">
              <w:rPr>
                <w:rFonts w:cstheme="majorHAnsi"/>
                <w:color w:val="000000"/>
                <w:sz w:val="15"/>
                <w:szCs w:val="15"/>
              </w:rPr>
              <w:br/>
              <w:t>1= Moderado</w:t>
            </w:r>
            <w:r w:rsidRPr="00A902B2">
              <w:rPr>
                <w:rFonts w:cstheme="majorHAnsi"/>
                <w:color w:val="000000"/>
                <w:sz w:val="15"/>
                <w:szCs w:val="15"/>
              </w:rPr>
              <w:br/>
              <w:t>2 = Grave</w:t>
            </w:r>
          </w:p>
        </w:tc>
      </w:tr>
      <w:tr w:rsidR="00C45B91" w:rsidRPr="00A902B2" w14:paraId="59E97DB8" w14:textId="77777777" w:rsidTr="00A4562E">
        <w:trPr>
          <w:trHeight w:val="413"/>
        </w:trPr>
        <w:tc>
          <w:tcPr>
            <w:cnfStyle w:val="001000000000" w:firstRow="0" w:lastRow="0" w:firstColumn="1" w:lastColumn="0" w:oddVBand="0" w:evenVBand="0" w:oddHBand="0" w:evenHBand="0" w:firstRowFirstColumn="0" w:firstRowLastColumn="0" w:lastRowFirstColumn="0" w:lastRowLastColumn="0"/>
            <w:tcW w:w="0" w:type="auto"/>
            <w:vAlign w:val="center"/>
          </w:tcPr>
          <w:p w14:paraId="46BE599E" w14:textId="77777777" w:rsidR="00C45B91" w:rsidRPr="00A902B2" w:rsidRDefault="00C45B91" w:rsidP="00A4562E">
            <w:pPr>
              <w:jc w:val="center"/>
              <w:rPr>
                <w:rFonts w:cstheme="majorHAnsi"/>
                <w:color w:val="000000"/>
                <w:sz w:val="15"/>
                <w:szCs w:val="15"/>
              </w:rPr>
            </w:pPr>
            <w:r w:rsidRPr="00A902B2">
              <w:rPr>
                <w:rFonts w:cstheme="majorHAnsi"/>
                <w:color w:val="000000"/>
                <w:sz w:val="15"/>
                <w:szCs w:val="15"/>
              </w:rPr>
              <w:t>20</w:t>
            </w:r>
          </w:p>
        </w:tc>
        <w:tc>
          <w:tcPr>
            <w:tcW w:w="0" w:type="auto"/>
            <w:vAlign w:val="center"/>
          </w:tcPr>
          <w:p w14:paraId="0F80DFD6"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PBA_TODO_NADA</w:t>
            </w:r>
          </w:p>
        </w:tc>
        <w:tc>
          <w:tcPr>
            <w:tcW w:w="0" w:type="auto"/>
            <w:vAlign w:val="center"/>
          </w:tcPr>
          <w:p w14:paraId="5E17DB9F"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Realización de la prueba del todo o nada</w:t>
            </w:r>
          </w:p>
        </w:tc>
        <w:tc>
          <w:tcPr>
            <w:tcW w:w="0" w:type="auto"/>
            <w:vAlign w:val="center"/>
          </w:tcPr>
          <w:p w14:paraId="54515C85"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50573A86"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dicotómica</w:t>
            </w:r>
          </w:p>
        </w:tc>
        <w:tc>
          <w:tcPr>
            <w:tcW w:w="0" w:type="auto"/>
            <w:vAlign w:val="center"/>
          </w:tcPr>
          <w:p w14:paraId="3D6D0936"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tcPr>
          <w:p w14:paraId="1B0730FD"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0 = NO</w:t>
            </w:r>
          </w:p>
          <w:p w14:paraId="7DEF219D"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1 = SI</w:t>
            </w:r>
          </w:p>
        </w:tc>
      </w:tr>
      <w:tr w:rsidR="00C45B91" w:rsidRPr="00A902B2" w14:paraId="737E2168" w14:textId="77777777" w:rsidTr="00A4562E">
        <w:trPr>
          <w:trHeight w:val="419"/>
        </w:trPr>
        <w:tc>
          <w:tcPr>
            <w:cnfStyle w:val="001000000000" w:firstRow="0" w:lastRow="0" w:firstColumn="1" w:lastColumn="0" w:oddVBand="0" w:evenVBand="0" w:oddHBand="0" w:evenHBand="0" w:firstRowFirstColumn="0" w:firstRowLastColumn="0" w:lastRowFirstColumn="0" w:lastRowLastColumn="0"/>
            <w:tcW w:w="0" w:type="auto"/>
            <w:vAlign w:val="center"/>
          </w:tcPr>
          <w:p w14:paraId="6D88D515" w14:textId="77777777" w:rsidR="00C45B91" w:rsidRPr="00A902B2" w:rsidRDefault="00C45B91" w:rsidP="00A4562E">
            <w:pPr>
              <w:jc w:val="center"/>
              <w:rPr>
                <w:rFonts w:cstheme="majorHAnsi"/>
                <w:color w:val="000000"/>
                <w:sz w:val="15"/>
                <w:szCs w:val="15"/>
              </w:rPr>
            </w:pPr>
            <w:r w:rsidRPr="00A902B2">
              <w:rPr>
                <w:rFonts w:cstheme="majorHAnsi"/>
                <w:color w:val="000000"/>
                <w:sz w:val="15"/>
                <w:szCs w:val="15"/>
              </w:rPr>
              <w:t>21</w:t>
            </w:r>
          </w:p>
        </w:tc>
        <w:tc>
          <w:tcPr>
            <w:tcW w:w="0" w:type="auto"/>
            <w:vAlign w:val="center"/>
          </w:tcPr>
          <w:p w14:paraId="35636D48"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RESULT PBA_TODO_NADA</w:t>
            </w:r>
          </w:p>
        </w:tc>
        <w:tc>
          <w:tcPr>
            <w:tcW w:w="0" w:type="auto"/>
            <w:vAlign w:val="center"/>
          </w:tcPr>
          <w:p w14:paraId="4264374D"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Resultado de la prueba del todo o nada.</w:t>
            </w:r>
          </w:p>
        </w:tc>
        <w:tc>
          <w:tcPr>
            <w:tcW w:w="0" w:type="auto"/>
            <w:vAlign w:val="center"/>
          </w:tcPr>
          <w:p w14:paraId="19AA5E24"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37EA4466"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dicotómica</w:t>
            </w:r>
          </w:p>
        </w:tc>
        <w:tc>
          <w:tcPr>
            <w:tcW w:w="0" w:type="auto"/>
            <w:vAlign w:val="center"/>
          </w:tcPr>
          <w:p w14:paraId="314ED52C"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tcPr>
          <w:p w14:paraId="3854C3D7"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0= NO ALTERADA</w:t>
            </w:r>
          </w:p>
          <w:p w14:paraId="26E9D431"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1= ALTERADA</w:t>
            </w:r>
          </w:p>
        </w:tc>
      </w:tr>
      <w:tr w:rsidR="00C45B91" w:rsidRPr="00A902B2" w14:paraId="458A1772" w14:textId="77777777" w:rsidTr="00A4562E">
        <w:trPr>
          <w:trHeight w:val="411"/>
        </w:trPr>
        <w:tc>
          <w:tcPr>
            <w:cnfStyle w:val="001000000000" w:firstRow="0" w:lastRow="0" w:firstColumn="1" w:lastColumn="0" w:oddVBand="0" w:evenVBand="0" w:oddHBand="0" w:evenHBand="0" w:firstRowFirstColumn="0" w:firstRowLastColumn="0" w:lastRowFirstColumn="0" w:lastRowLastColumn="0"/>
            <w:tcW w:w="0" w:type="auto"/>
            <w:vAlign w:val="center"/>
          </w:tcPr>
          <w:p w14:paraId="48D4892B" w14:textId="77777777" w:rsidR="00C45B91" w:rsidRPr="00A902B2" w:rsidRDefault="00C45B91" w:rsidP="00A4562E">
            <w:pPr>
              <w:jc w:val="center"/>
              <w:rPr>
                <w:rFonts w:cstheme="majorHAnsi"/>
                <w:color w:val="000000"/>
                <w:sz w:val="15"/>
                <w:szCs w:val="15"/>
              </w:rPr>
            </w:pPr>
            <w:r w:rsidRPr="00A902B2">
              <w:rPr>
                <w:rFonts w:cstheme="majorHAnsi"/>
                <w:color w:val="000000"/>
                <w:sz w:val="15"/>
                <w:szCs w:val="15"/>
              </w:rPr>
              <w:t>22</w:t>
            </w:r>
          </w:p>
        </w:tc>
        <w:tc>
          <w:tcPr>
            <w:tcW w:w="0" w:type="auto"/>
            <w:vAlign w:val="center"/>
          </w:tcPr>
          <w:p w14:paraId="1C9F102A"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RECIBIÓ SAO</w:t>
            </w:r>
          </w:p>
          <w:p w14:paraId="1D3BD10F"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HOSPIT LOCAL</w:t>
            </w:r>
          </w:p>
        </w:tc>
        <w:tc>
          <w:tcPr>
            <w:tcW w:w="0" w:type="auto"/>
            <w:vAlign w:val="center"/>
          </w:tcPr>
          <w:p w14:paraId="1ACFEFF6"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 xml:space="preserve">Paciente recibe SAO en el Hospital local donde es atendido inicialmente </w:t>
            </w:r>
          </w:p>
        </w:tc>
        <w:tc>
          <w:tcPr>
            <w:tcW w:w="0" w:type="auto"/>
            <w:vAlign w:val="center"/>
          </w:tcPr>
          <w:p w14:paraId="36357D18"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3D0CDB8F"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dicotómica</w:t>
            </w:r>
          </w:p>
        </w:tc>
        <w:tc>
          <w:tcPr>
            <w:tcW w:w="0" w:type="auto"/>
            <w:vAlign w:val="center"/>
          </w:tcPr>
          <w:p w14:paraId="314FCE9F"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tcPr>
          <w:p w14:paraId="5DB68326"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0 = NO</w:t>
            </w:r>
          </w:p>
          <w:p w14:paraId="3DD23D65"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1 = SI</w:t>
            </w:r>
          </w:p>
        </w:tc>
      </w:tr>
      <w:tr w:rsidR="00C45B91" w:rsidRPr="00A902B2" w14:paraId="2DD9B0BF" w14:textId="77777777" w:rsidTr="00A4562E">
        <w:trPr>
          <w:trHeight w:val="559"/>
        </w:trPr>
        <w:tc>
          <w:tcPr>
            <w:cnfStyle w:val="001000000000" w:firstRow="0" w:lastRow="0" w:firstColumn="1" w:lastColumn="0" w:oddVBand="0" w:evenVBand="0" w:oddHBand="0" w:evenHBand="0" w:firstRowFirstColumn="0" w:firstRowLastColumn="0" w:lastRowFirstColumn="0" w:lastRowLastColumn="0"/>
            <w:tcW w:w="0" w:type="auto"/>
            <w:vAlign w:val="center"/>
          </w:tcPr>
          <w:p w14:paraId="5DB23C64" w14:textId="77777777" w:rsidR="00C45B91" w:rsidRPr="00A902B2" w:rsidRDefault="00C45B91" w:rsidP="00A4562E">
            <w:pPr>
              <w:jc w:val="center"/>
              <w:rPr>
                <w:rFonts w:cstheme="majorHAnsi"/>
                <w:color w:val="000000"/>
                <w:sz w:val="15"/>
                <w:szCs w:val="15"/>
              </w:rPr>
            </w:pPr>
            <w:r w:rsidRPr="00A902B2">
              <w:rPr>
                <w:rFonts w:cstheme="majorHAnsi"/>
                <w:color w:val="000000"/>
                <w:sz w:val="15"/>
                <w:szCs w:val="15"/>
              </w:rPr>
              <w:t>23</w:t>
            </w:r>
          </w:p>
        </w:tc>
        <w:tc>
          <w:tcPr>
            <w:tcW w:w="0" w:type="auto"/>
            <w:vAlign w:val="center"/>
          </w:tcPr>
          <w:p w14:paraId="19C3A937"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NUMERO AMPOLLAS</w:t>
            </w:r>
          </w:p>
          <w:p w14:paraId="023F5124"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SAO</w:t>
            </w:r>
          </w:p>
          <w:p w14:paraId="5218815B"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HOSPIT LOCAL</w:t>
            </w:r>
          </w:p>
        </w:tc>
        <w:tc>
          <w:tcPr>
            <w:tcW w:w="0" w:type="auto"/>
            <w:vAlign w:val="center"/>
          </w:tcPr>
          <w:p w14:paraId="11277181"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Número de ampollas de que el paciente recibe en el Hospital local donde es atendido inicialmente</w:t>
            </w:r>
          </w:p>
        </w:tc>
        <w:tc>
          <w:tcPr>
            <w:tcW w:w="0" w:type="auto"/>
            <w:vAlign w:val="center"/>
          </w:tcPr>
          <w:p w14:paraId="313A2C7E"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Cuantitativa</w:t>
            </w:r>
          </w:p>
          <w:p w14:paraId="1FC9B451"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discreta</w:t>
            </w:r>
          </w:p>
        </w:tc>
        <w:tc>
          <w:tcPr>
            <w:tcW w:w="0" w:type="auto"/>
            <w:vAlign w:val="center"/>
          </w:tcPr>
          <w:p w14:paraId="18175966"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tcPr>
          <w:p w14:paraId="52CD6CF4"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Número entero</w:t>
            </w:r>
          </w:p>
        </w:tc>
      </w:tr>
      <w:tr w:rsidR="00C45B91" w:rsidRPr="00A902B2" w14:paraId="0471F622" w14:textId="77777777" w:rsidTr="00A4562E">
        <w:trPr>
          <w:trHeight w:val="553"/>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5E5CA4" w14:textId="77777777" w:rsidR="00C45B91" w:rsidRPr="00A902B2" w:rsidRDefault="00C45B91" w:rsidP="00A4562E">
            <w:pPr>
              <w:jc w:val="center"/>
              <w:rPr>
                <w:rFonts w:cstheme="majorHAnsi"/>
                <w:color w:val="000000"/>
                <w:sz w:val="15"/>
                <w:szCs w:val="15"/>
              </w:rPr>
            </w:pPr>
            <w:r w:rsidRPr="00A902B2">
              <w:rPr>
                <w:rFonts w:cstheme="majorHAnsi"/>
                <w:color w:val="000000"/>
                <w:sz w:val="15"/>
                <w:szCs w:val="15"/>
              </w:rPr>
              <w:t>24</w:t>
            </w:r>
          </w:p>
        </w:tc>
        <w:tc>
          <w:tcPr>
            <w:tcW w:w="0" w:type="auto"/>
            <w:vAlign w:val="center"/>
          </w:tcPr>
          <w:p w14:paraId="2614BD79"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MARCA SAO</w:t>
            </w:r>
          </w:p>
        </w:tc>
        <w:tc>
          <w:tcPr>
            <w:tcW w:w="0" w:type="auto"/>
            <w:vAlign w:val="center"/>
          </w:tcPr>
          <w:p w14:paraId="04B57FC9"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Empresa fabricante del SAO</w:t>
            </w:r>
          </w:p>
        </w:tc>
        <w:tc>
          <w:tcPr>
            <w:tcW w:w="0" w:type="auto"/>
            <w:vAlign w:val="center"/>
          </w:tcPr>
          <w:p w14:paraId="41F3F7AB"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4771370F"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politómica</w:t>
            </w:r>
          </w:p>
        </w:tc>
        <w:tc>
          <w:tcPr>
            <w:tcW w:w="0" w:type="auto"/>
            <w:vAlign w:val="center"/>
          </w:tcPr>
          <w:p w14:paraId="5D5A0F6B"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tcPr>
          <w:p w14:paraId="630E54F6"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0: BIOCLÓN</w:t>
            </w:r>
          </w:p>
          <w:p w14:paraId="37DE3A15"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1= INS</w:t>
            </w:r>
          </w:p>
          <w:p w14:paraId="636713DD"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2= OTRO</w:t>
            </w:r>
          </w:p>
        </w:tc>
      </w:tr>
      <w:tr w:rsidR="00C45B91" w:rsidRPr="00A902B2" w14:paraId="0875CD75" w14:textId="77777777" w:rsidTr="00A4562E">
        <w:trPr>
          <w:trHeight w:val="13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FC1899" w14:textId="77777777" w:rsidR="00C45B91" w:rsidRPr="00A902B2" w:rsidRDefault="00C45B91" w:rsidP="00A4562E">
            <w:pPr>
              <w:jc w:val="center"/>
              <w:rPr>
                <w:rFonts w:cstheme="majorHAnsi"/>
                <w:color w:val="000000"/>
                <w:sz w:val="15"/>
                <w:szCs w:val="15"/>
              </w:rPr>
            </w:pPr>
            <w:r w:rsidRPr="00A902B2">
              <w:rPr>
                <w:rFonts w:cstheme="majorHAnsi"/>
                <w:color w:val="000000"/>
                <w:sz w:val="15"/>
                <w:szCs w:val="15"/>
              </w:rPr>
              <w:t>25</w:t>
            </w:r>
          </w:p>
        </w:tc>
        <w:tc>
          <w:tcPr>
            <w:tcW w:w="0" w:type="auto"/>
            <w:vAlign w:val="center"/>
          </w:tcPr>
          <w:p w14:paraId="3C48596F"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RXN SAO</w:t>
            </w:r>
          </w:p>
        </w:tc>
        <w:tc>
          <w:tcPr>
            <w:tcW w:w="0" w:type="auto"/>
            <w:vAlign w:val="center"/>
          </w:tcPr>
          <w:p w14:paraId="3E9BC57A"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Aparición de reacción adversa temprana durante la infusión de SAO en el hospital local.</w:t>
            </w:r>
          </w:p>
        </w:tc>
        <w:tc>
          <w:tcPr>
            <w:tcW w:w="0" w:type="auto"/>
            <w:vAlign w:val="center"/>
          </w:tcPr>
          <w:p w14:paraId="78F39E1A"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350541E8"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dicotómica</w:t>
            </w:r>
          </w:p>
        </w:tc>
        <w:tc>
          <w:tcPr>
            <w:tcW w:w="0" w:type="auto"/>
            <w:vAlign w:val="center"/>
          </w:tcPr>
          <w:p w14:paraId="25BE41DE"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tcPr>
          <w:p w14:paraId="0EF19A4C"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0 = NO</w:t>
            </w:r>
          </w:p>
          <w:p w14:paraId="65B9155F"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1 = SI</w:t>
            </w:r>
          </w:p>
        </w:tc>
      </w:tr>
      <w:tr w:rsidR="00C45B91" w:rsidRPr="00A902B2" w14:paraId="5FDAC752" w14:textId="77777777" w:rsidTr="00A4562E">
        <w:trPr>
          <w:trHeight w:val="28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A57C338" w14:textId="77777777" w:rsidR="00C45B91" w:rsidRPr="00A902B2" w:rsidRDefault="00C45B91" w:rsidP="00A4562E">
            <w:pPr>
              <w:jc w:val="center"/>
              <w:rPr>
                <w:rFonts w:cstheme="majorHAnsi"/>
                <w:color w:val="000000"/>
                <w:sz w:val="15"/>
                <w:szCs w:val="15"/>
              </w:rPr>
            </w:pPr>
            <w:r w:rsidRPr="00A902B2">
              <w:rPr>
                <w:rFonts w:cstheme="majorHAnsi"/>
                <w:color w:val="000000"/>
                <w:sz w:val="15"/>
                <w:szCs w:val="15"/>
              </w:rPr>
              <w:t>26</w:t>
            </w:r>
          </w:p>
        </w:tc>
        <w:tc>
          <w:tcPr>
            <w:tcW w:w="0" w:type="auto"/>
            <w:vAlign w:val="center"/>
          </w:tcPr>
          <w:p w14:paraId="03E8FA4A"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TIPO RXN SAO temprana</w:t>
            </w:r>
          </w:p>
        </w:tc>
        <w:tc>
          <w:tcPr>
            <w:tcW w:w="0" w:type="auto"/>
            <w:vAlign w:val="center"/>
          </w:tcPr>
          <w:p w14:paraId="1BD68C2D"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Tipo de reacción adversa temprana que el paciente presenta durante la infusión de SAO en el hospital local.</w:t>
            </w:r>
          </w:p>
        </w:tc>
        <w:tc>
          <w:tcPr>
            <w:tcW w:w="0" w:type="auto"/>
            <w:vAlign w:val="center"/>
          </w:tcPr>
          <w:p w14:paraId="10CC6308"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0BFFE4BA"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dicotómica</w:t>
            </w:r>
          </w:p>
        </w:tc>
        <w:tc>
          <w:tcPr>
            <w:tcW w:w="0" w:type="auto"/>
            <w:vAlign w:val="center"/>
          </w:tcPr>
          <w:p w14:paraId="72F67D99"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tcPr>
          <w:p w14:paraId="753D421A"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0= febril</w:t>
            </w:r>
          </w:p>
          <w:p w14:paraId="4A1DD276"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1= anafiláctica</w:t>
            </w:r>
          </w:p>
          <w:p w14:paraId="751FCBCF"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p>
        </w:tc>
      </w:tr>
      <w:tr w:rsidR="00C45B91" w:rsidRPr="00A902B2" w14:paraId="6B1D01E6" w14:textId="77777777" w:rsidTr="00A4562E">
        <w:trPr>
          <w:trHeight w:val="577"/>
        </w:trPr>
        <w:tc>
          <w:tcPr>
            <w:cnfStyle w:val="001000000000" w:firstRow="0" w:lastRow="0" w:firstColumn="1" w:lastColumn="0" w:oddVBand="0" w:evenVBand="0" w:oddHBand="0" w:evenHBand="0" w:firstRowFirstColumn="0" w:firstRowLastColumn="0" w:lastRowFirstColumn="0" w:lastRowLastColumn="0"/>
            <w:tcW w:w="0" w:type="auto"/>
            <w:vAlign w:val="center"/>
          </w:tcPr>
          <w:p w14:paraId="671D9032" w14:textId="77777777" w:rsidR="00C45B91" w:rsidRPr="00A902B2" w:rsidRDefault="00C45B91" w:rsidP="00A4562E">
            <w:pPr>
              <w:jc w:val="center"/>
              <w:rPr>
                <w:rFonts w:cstheme="majorHAnsi"/>
                <w:color w:val="000000"/>
                <w:sz w:val="15"/>
                <w:szCs w:val="15"/>
              </w:rPr>
            </w:pPr>
            <w:r w:rsidRPr="00A902B2">
              <w:rPr>
                <w:rFonts w:cstheme="majorHAnsi"/>
                <w:color w:val="000000"/>
                <w:sz w:val="15"/>
                <w:szCs w:val="15"/>
              </w:rPr>
              <w:t>27</w:t>
            </w:r>
          </w:p>
        </w:tc>
        <w:tc>
          <w:tcPr>
            <w:tcW w:w="0" w:type="auto"/>
            <w:vAlign w:val="center"/>
          </w:tcPr>
          <w:p w14:paraId="7431AE38"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RXNSAOCONTRAINDICA SAO</w:t>
            </w:r>
          </w:p>
        </w:tc>
        <w:tc>
          <w:tcPr>
            <w:tcW w:w="0" w:type="auto"/>
            <w:vAlign w:val="center"/>
          </w:tcPr>
          <w:p w14:paraId="30F5954D"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Suspensión definitiva del SAO por la reacción adversa temprana en el hospital local</w:t>
            </w:r>
          </w:p>
        </w:tc>
        <w:tc>
          <w:tcPr>
            <w:tcW w:w="0" w:type="auto"/>
            <w:vAlign w:val="center"/>
          </w:tcPr>
          <w:p w14:paraId="586D87A8"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7CFA2C51"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dicotómica</w:t>
            </w:r>
          </w:p>
        </w:tc>
        <w:tc>
          <w:tcPr>
            <w:tcW w:w="0" w:type="auto"/>
            <w:vAlign w:val="center"/>
          </w:tcPr>
          <w:p w14:paraId="24831C09"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tcPr>
          <w:p w14:paraId="54D73B71"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0 = NO</w:t>
            </w:r>
          </w:p>
          <w:p w14:paraId="60104467"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1 = SI</w:t>
            </w:r>
          </w:p>
        </w:tc>
      </w:tr>
      <w:tr w:rsidR="00C45B91" w:rsidRPr="00A902B2" w14:paraId="6636B373" w14:textId="77777777" w:rsidTr="00A4562E">
        <w:trPr>
          <w:trHeight w:val="415"/>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DED6A1" w14:textId="77777777" w:rsidR="00C45B91" w:rsidRPr="00A902B2" w:rsidRDefault="00C45B91" w:rsidP="00A4562E">
            <w:pPr>
              <w:jc w:val="center"/>
              <w:rPr>
                <w:rFonts w:cstheme="majorHAnsi"/>
                <w:color w:val="000000"/>
                <w:sz w:val="15"/>
                <w:szCs w:val="15"/>
              </w:rPr>
            </w:pPr>
            <w:r w:rsidRPr="00A902B2">
              <w:rPr>
                <w:rFonts w:cstheme="majorHAnsi"/>
                <w:color w:val="000000"/>
                <w:sz w:val="15"/>
                <w:szCs w:val="15"/>
              </w:rPr>
              <w:t>28</w:t>
            </w:r>
          </w:p>
        </w:tc>
        <w:tc>
          <w:tcPr>
            <w:tcW w:w="0" w:type="auto"/>
            <w:vAlign w:val="center"/>
          </w:tcPr>
          <w:p w14:paraId="49DCC4EA"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RECIBIO ESTEROIDES POR SAO</w:t>
            </w:r>
          </w:p>
        </w:tc>
        <w:tc>
          <w:tcPr>
            <w:tcW w:w="0" w:type="auto"/>
            <w:vAlign w:val="center"/>
          </w:tcPr>
          <w:p w14:paraId="357B2A76"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El paciente recibe esteroides sistémicos para tratamiento o prevención de la reacción alérgica en el hospital local</w:t>
            </w:r>
          </w:p>
        </w:tc>
        <w:tc>
          <w:tcPr>
            <w:tcW w:w="0" w:type="auto"/>
            <w:vAlign w:val="center"/>
          </w:tcPr>
          <w:p w14:paraId="5118C875"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3ECF174E"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dicotómica</w:t>
            </w:r>
          </w:p>
        </w:tc>
        <w:tc>
          <w:tcPr>
            <w:tcW w:w="0" w:type="auto"/>
            <w:vAlign w:val="center"/>
          </w:tcPr>
          <w:p w14:paraId="29BDED45"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tcPr>
          <w:p w14:paraId="7644330D"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0 = NO</w:t>
            </w:r>
          </w:p>
          <w:p w14:paraId="31676266"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1 = SI</w:t>
            </w:r>
          </w:p>
        </w:tc>
      </w:tr>
      <w:tr w:rsidR="00C45B91" w:rsidRPr="00A902B2" w14:paraId="4E813AE1" w14:textId="77777777" w:rsidTr="00A4562E">
        <w:trPr>
          <w:trHeight w:val="423"/>
        </w:trPr>
        <w:tc>
          <w:tcPr>
            <w:cnfStyle w:val="001000000000" w:firstRow="0" w:lastRow="0" w:firstColumn="1" w:lastColumn="0" w:oddVBand="0" w:evenVBand="0" w:oddHBand="0" w:evenHBand="0" w:firstRowFirstColumn="0" w:firstRowLastColumn="0" w:lastRowFirstColumn="0" w:lastRowLastColumn="0"/>
            <w:tcW w:w="0" w:type="auto"/>
            <w:vAlign w:val="center"/>
          </w:tcPr>
          <w:p w14:paraId="5B8F3F28" w14:textId="77777777" w:rsidR="00C45B91" w:rsidRPr="00A902B2" w:rsidRDefault="00C45B91" w:rsidP="00A4562E">
            <w:pPr>
              <w:jc w:val="center"/>
              <w:rPr>
                <w:rFonts w:cstheme="majorHAnsi"/>
                <w:color w:val="000000"/>
                <w:sz w:val="15"/>
                <w:szCs w:val="15"/>
              </w:rPr>
            </w:pPr>
            <w:r w:rsidRPr="00A902B2">
              <w:rPr>
                <w:rFonts w:cstheme="majorHAnsi"/>
                <w:color w:val="000000"/>
                <w:sz w:val="15"/>
                <w:szCs w:val="15"/>
              </w:rPr>
              <w:t>29</w:t>
            </w:r>
          </w:p>
        </w:tc>
        <w:tc>
          <w:tcPr>
            <w:tcW w:w="0" w:type="auto"/>
            <w:vAlign w:val="center"/>
          </w:tcPr>
          <w:p w14:paraId="2176CF74"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FECH_ING_HOSPITPARTIC</w:t>
            </w:r>
          </w:p>
        </w:tc>
        <w:tc>
          <w:tcPr>
            <w:tcW w:w="0" w:type="auto"/>
            <w:vAlign w:val="center"/>
          </w:tcPr>
          <w:p w14:paraId="66015A86"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Fecha de ingreso al Hospital participante</w:t>
            </w:r>
          </w:p>
        </w:tc>
        <w:tc>
          <w:tcPr>
            <w:tcW w:w="0" w:type="auto"/>
            <w:vAlign w:val="center"/>
          </w:tcPr>
          <w:p w14:paraId="5CFAA829"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w:t>
            </w:r>
          </w:p>
        </w:tc>
        <w:tc>
          <w:tcPr>
            <w:tcW w:w="0" w:type="auto"/>
            <w:vAlign w:val="center"/>
          </w:tcPr>
          <w:p w14:paraId="171212CD"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tcPr>
          <w:p w14:paraId="2B67F726"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día/mes/año/hora militar 4 dígitos</w:t>
            </w:r>
          </w:p>
        </w:tc>
      </w:tr>
      <w:tr w:rsidR="00C45B91" w:rsidRPr="00A902B2" w14:paraId="7A577BEE" w14:textId="77777777" w:rsidTr="00A4562E">
        <w:trPr>
          <w:trHeight w:val="556"/>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EBCADEB" w14:textId="77777777" w:rsidR="00C45B91" w:rsidRPr="00A902B2" w:rsidRDefault="00C45B91" w:rsidP="00A4562E">
            <w:pPr>
              <w:jc w:val="center"/>
              <w:rPr>
                <w:rFonts w:cstheme="majorHAnsi"/>
                <w:color w:val="000000"/>
                <w:sz w:val="15"/>
                <w:szCs w:val="15"/>
              </w:rPr>
            </w:pPr>
            <w:r w:rsidRPr="00A902B2">
              <w:rPr>
                <w:rFonts w:cstheme="majorHAnsi"/>
                <w:color w:val="000000"/>
                <w:sz w:val="15"/>
                <w:szCs w:val="15"/>
              </w:rPr>
              <w:t>30</w:t>
            </w:r>
          </w:p>
        </w:tc>
        <w:tc>
          <w:tcPr>
            <w:tcW w:w="0" w:type="auto"/>
            <w:vAlign w:val="center"/>
            <w:hideMark/>
          </w:tcPr>
          <w:p w14:paraId="3768E497"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CLA_GRAV_LOC</w:t>
            </w:r>
          </w:p>
        </w:tc>
        <w:tc>
          <w:tcPr>
            <w:tcW w:w="0" w:type="auto"/>
            <w:vAlign w:val="center"/>
            <w:hideMark/>
          </w:tcPr>
          <w:p w14:paraId="4E1654FD"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Clasificación de gravedad del envenenamiento local en Hospital participante</w:t>
            </w:r>
          </w:p>
        </w:tc>
        <w:tc>
          <w:tcPr>
            <w:tcW w:w="0" w:type="auto"/>
            <w:vAlign w:val="center"/>
            <w:hideMark/>
          </w:tcPr>
          <w:p w14:paraId="49C74979"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7D5A7F72"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politómica</w:t>
            </w:r>
          </w:p>
        </w:tc>
        <w:tc>
          <w:tcPr>
            <w:tcW w:w="0" w:type="auto"/>
            <w:vAlign w:val="center"/>
            <w:hideMark/>
          </w:tcPr>
          <w:p w14:paraId="13D8261D"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hideMark/>
          </w:tcPr>
          <w:p w14:paraId="663AD703"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0 = Leve</w:t>
            </w:r>
            <w:r w:rsidRPr="00A902B2">
              <w:rPr>
                <w:rFonts w:cstheme="majorHAnsi"/>
                <w:color w:val="000000"/>
                <w:sz w:val="15"/>
                <w:szCs w:val="15"/>
              </w:rPr>
              <w:br/>
              <w:t>1= Moderado</w:t>
            </w:r>
            <w:r w:rsidRPr="00A902B2">
              <w:rPr>
                <w:rFonts w:cstheme="majorHAnsi"/>
                <w:color w:val="000000"/>
                <w:sz w:val="15"/>
                <w:szCs w:val="15"/>
              </w:rPr>
              <w:br/>
              <w:t>2 = Grave</w:t>
            </w:r>
          </w:p>
        </w:tc>
      </w:tr>
      <w:tr w:rsidR="00C45B91" w:rsidRPr="00A902B2" w14:paraId="766A5D47" w14:textId="77777777" w:rsidTr="00A4562E">
        <w:trPr>
          <w:trHeight w:val="55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3A649B" w14:textId="77777777" w:rsidR="00C45B91" w:rsidRPr="00A902B2" w:rsidRDefault="00C45B91" w:rsidP="00A4562E">
            <w:pPr>
              <w:jc w:val="center"/>
              <w:rPr>
                <w:rFonts w:cstheme="majorHAnsi"/>
                <w:color w:val="000000"/>
                <w:sz w:val="15"/>
                <w:szCs w:val="15"/>
              </w:rPr>
            </w:pPr>
            <w:r w:rsidRPr="00A902B2">
              <w:rPr>
                <w:rFonts w:cstheme="majorHAnsi"/>
                <w:color w:val="000000"/>
                <w:sz w:val="15"/>
                <w:szCs w:val="15"/>
              </w:rPr>
              <w:t>31</w:t>
            </w:r>
          </w:p>
        </w:tc>
        <w:tc>
          <w:tcPr>
            <w:tcW w:w="0" w:type="auto"/>
            <w:vAlign w:val="center"/>
            <w:hideMark/>
          </w:tcPr>
          <w:p w14:paraId="20324DA0"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CLA_GRAV_SIS</w:t>
            </w:r>
          </w:p>
        </w:tc>
        <w:tc>
          <w:tcPr>
            <w:tcW w:w="0" w:type="auto"/>
            <w:vAlign w:val="center"/>
            <w:hideMark/>
          </w:tcPr>
          <w:p w14:paraId="44D8B942"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Clasificación de gravedad del envenenamiento sistémico en Hospital participante</w:t>
            </w:r>
          </w:p>
        </w:tc>
        <w:tc>
          <w:tcPr>
            <w:tcW w:w="0" w:type="auto"/>
            <w:vAlign w:val="center"/>
            <w:hideMark/>
          </w:tcPr>
          <w:p w14:paraId="4947F36A"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68520C90"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politómica</w:t>
            </w:r>
          </w:p>
        </w:tc>
        <w:tc>
          <w:tcPr>
            <w:tcW w:w="0" w:type="auto"/>
            <w:vAlign w:val="center"/>
            <w:hideMark/>
          </w:tcPr>
          <w:p w14:paraId="2EB8CF19"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hideMark/>
          </w:tcPr>
          <w:p w14:paraId="02EDC34F" w14:textId="77777777" w:rsidR="00C45B91" w:rsidRPr="00A902B2" w:rsidRDefault="00C45B91" w:rsidP="00A4562E">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0 = Leve</w:t>
            </w:r>
            <w:r w:rsidRPr="00A902B2">
              <w:rPr>
                <w:rFonts w:cstheme="majorHAnsi"/>
                <w:color w:val="000000"/>
                <w:sz w:val="15"/>
                <w:szCs w:val="15"/>
              </w:rPr>
              <w:br/>
              <w:t>1= Moderado</w:t>
            </w:r>
            <w:r w:rsidRPr="00A902B2">
              <w:rPr>
                <w:rFonts w:cstheme="majorHAnsi"/>
                <w:color w:val="000000"/>
                <w:sz w:val="15"/>
                <w:szCs w:val="15"/>
              </w:rPr>
              <w:br/>
              <w:t>2 = Grave</w:t>
            </w:r>
          </w:p>
        </w:tc>
      </w:tr>
      <w:tr w:rsidR="00F835FF" w:rsidRPr="00A902B2" w14:paraId="0B3F3D82" w14:textId="77777777" w:rsidTr="00A4562E">
        <w:trPr>
          <w:trHeight w:val="578"/>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EEB765" w14:textId="00639B46" w:rsidR="00F835FF" w:rsidRPr="00A902B2" w:rsidRDefault="00F835FF" w:rsidP="00F835FF">
            <w:pPr>
              <w:jc w:val="center"/>
              <w:rPr>
                <w:rFonts w:cstheme="majorHAnsi"/>
                <w:color w:val="000000"/>
                <w:sz w:val="15"/>
                <w:szCs w:val="15"/>
              </w:rPr>
            </w:pPr>
            <w:r w:rsidRPr="00A902B2">
              <w:rPr>
                <w:rFonts w:cstheme="majorHAnsi"/>
                <w:color w:val="000000"/>
                <w:sz w:val="15"/>
                <w:szCs w:val="15"/>
              </w:rPr>
              <w:t>32</w:t>
            </w:r>
          </w:p>
        </w:tc>
        <w:tc>
          <w:tcPr>
            <w:tcW w:w="0" w:type="auto"/>
            <w:vAlign w:val="center"/>
          </w:tcPr>
          <w:p w14:paraId="2EFE5FB4" w14:textId="036B902E"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MARCOLMILLOS</w:t>
            </w:r>
          </w:p>
        </w:tc>
        <w:tc>
          <w:tcPr>
            <w:tcW w:w="0" w:type="auto"/>
            <w:vAlign w:val="center"/>
          </w:tcPr>
          <w:p w14:paraId="6FAA5733"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Presencia de marca de los colmillos de la serpiente al momento del ingreso al Hospital participante</w:t>
            </w:r>
          </w:p>
        </w:tc>
        <w:tc>
          <w:tcPr>
            <w:tcW w:w="0" w:type="auto"/>
            <w:vAlign w:val="center"/>
          </w:tcPr>
          <w:p w14:paraId="74E0456C"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5AD430DA"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dicotómica</w:t>
            </w:r>
          </w:p>
        </w:tc>
        <w:tc>
          <w:tcPr>
            <w:tcW w:w="0" w:type="auto"/>
            <w:vAlign w:val="center"/>
          </w:tcPr>
          <w:p w14:paraId="1962F556"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tcPr>
          <w:p w14:paraId="046AAB6E"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0 = No</w:t>
            </w:r>
            <w:r w:rsidRPr="00A902B2">
              <w:rPr>
                <w:rFonts w:cstheme="majorHAnsi"/>
                <w:color w:val="000000"/>
                <w:sz w:val="15"/>
                <w:szCs w:val="15"/>
              </w:rPr>
              <w:br/>
              <w:t>1 = Si</w:t>
            </w:r>
          </w:p>
        </w:tc>
      </w:tr>
      <w:tr w:rsidR="00F835FF" w:rsidRPr="00A902B2" w14:paraId="14526DB8" w14:textId="77777777" w:rsidTr="00A4562E">
        <w:trPr>
          <w:trHeight w:val="275"/>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274D97" w14:textId="0848780B" w:rsidR="00F835FF" w:rsidRPr="00A902B2" w:rsidRDefault="00F835FF" w:rsidP="00F835FF">
            <w:pPr>
              <w:jc w:val="center"/>
              <w:rPr>
                <w:rFonts w:cstheme="majorHAnsi"/>
                <w:color w:val="000000"/>
                <w:sz w:val="15"/>
                <w:szCs w:val="15"/>
              </w:rPr>
            </w:pPr>
            <w:r w:rsidRPr="00A902B2">
              <w:rPr>
                <w:rFonts w:cstheme="majorHAnsi"/>
                <w:color w:val="000000"/>
                <w:sz w:val="15"/>
                <w:szCs w:val="15"/>
              </w:rPr>
              <w:t>33</w:t>
            </w:r>
          </w:p>
        </w:tc>
        <w:tc>
          <w:tcPr>
            <w:tcW w:w="0" w:type="auto"/>
            <w:vAlign w:val="center"/>
          </w:tcPr>
          <w:p w14:paraId="42D85786"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ERITEMA_ING</w:t>
            </w:r>
          </w:p>
        </w:tc>
        <w:tc>
          <w:tcPr>
            <w:tcW w:w="0" w:type="auto"/>
            <w:vAlign w:val="center"/>
          </w:tcPr>
          <w:p w14:paraId="00A275F7"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Presencia de eritema en el sitio de mordedura al momento del ingreso al Hospital participante</w:t>
            </w:r>
          </w:p>
        </w:tc>
        <w:tc>
          <w:tcPr>
            <w:tcW w:w="0" w:type="auto"/>
            <w:vAlign w:val="center"/>
          </w:tcPr>
          <w:p w14:paraId="739446BD"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1A6AC1D7"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dicotómica</w:t>
            </w:r>
          </w:p>
        </w:tc>
        <w:tc>
          <w:tcPr>
            <w:tcW w:w="0" w:type="auto"/>
            <w:vAlign w:val="center"/>
          </w:tcPr>
          <w:p w14:paraId="0C9B19D1"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tcPr>
          <w:p w14:paraId="353A300F"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0 = No</w:t>
            </w:r>
            <w:r w:rsidRPr="00A902B2">
              <w:rPr>
                <w:rFonts w:cstheme="majorHAnsi"/>
                <w:color w:val="000000"/>
                <w:sz w:val="15"/>
                <w:szCs w:val="15"/>
              </w:rPr>
              <w:br/>
              <w:t>1 = Si</w:t>
            </w:r>
          </w:p>
        </w:tc>
      </w:tr>
      <w:tr w:rsidR="00F835FF" w:rsidRPr="00A902B2" w14:paraId="158AB2C7" w14:textId="77777777" w:rsidTr="00A4562E">
        <w:trPr>
          <w:trHeight w:val="424"/>
        </w:trPr>
        <w:tc>
          <w:tcPr>
            <w:cnfStyle w:val="001000000000" w:firstRow="0" w:lastRow="0" w:firstColumn="1" w:lastColumn="0" w:oddVBand="0" w:evenVBand="0" w:oddHBand="0" w:evenHBand="0" w:firstRowFirstColumn="0" w:firstRowLastColumn="0" w:lastRowFirstColumn="0" w:lastRowLastColumn="0"/>
            <w:tcW w:w="0" w:type="auto"/>
            <w:vAlign w:val="center"/>
          </w:tcPr>
          <w:p w14:paraId="3947DD26" w14:textId="5F31E688" w:rsidR="00F835FF" w:rsidRPr="00A902B2" w:rsidRDefault="00F835FF" w:rsidP="00F835FF">
            <w:pPr>
              <w:jc w:val="center"/>
              <w:rPr>
                <w:rFonts w:cstheme="majorHAnsi"/>
                <w:color w:val="000000"/>
                <w:sz w:val="15"/>
                <w:szCs w:val="15"/>
              </w:rPr>
            </w:pPr>
            <w:r w:rsidRPr="00A902B2">
              <w:rPr>
                <w:rFonts w:cstheme="majorHAnsi"/>
                <w:color w:val="000000"/>
                <w:sz w:val="15"/>
                <w:szCs w:val="15"/>
              </w:rPr>
              <w:t>34</w:t>
            </w:r>
          </w:p>
        </w:tc>
        <w:tc>
          <w:tcPr>
            <w:tcW w:w="0" w:type="auto"/>
            <w:vAlign w:val="center"/>
          </w:tcPr>
          <w:p w14:paraId="14FBC237"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CALOR_ING</w:t>
            </w:r>
          </w:p>
        </w:tc>
        <w:tc>
          <w:tcPr>
            <w:tcW w:w="0" w:type="auto"/>
            <w:vAlign w:val="center"/>
          </w:tcPr>
          <w:p w14:paraId="19566F6E"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Presencia de calor en el sitio de mordedura al momento del ingreso al Hospital participante</w:t>
            </w:r>
          </w:p>
        </w:tc>
        <w:tc>
          <w:tcPr>
            <w:tcW w:w="0" w:type="auto"/>
            <w:vAlign w:val="center"/>
          </w:tcPr>
          <w:p w14:paraId="23FD9253"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 dicotómica</w:t>
            </w:r>
          </w:p>
        </w:tc>
        <w:tc>
          <w:tcPr>
            <w:tcW w:w="0" w:type="auto"/>
            <w:vAlign w:val="center"/>
          </w:tcPr>
          <w:p w14:paraId="51E338F1"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tcPr>
          <w:p w14:paraId="150C57A3"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0 = No</w:t>
            </w:r>
            <w:r w:rsidRPr="00A902B2">
              <w:rPr>
                <w:rFonts w:cstheme="majorHAnsi"/>
                <w:color w:val="000000"/>
                <w:sz w:val="15"/>
                <w:szCs w:val="15"/>
              </w:rPr>
              <w:br/>
              <w:t>1 = Si</w:t>
            </w:r>
          </w:p>
        </w:tc>
      </w:tr>
      <w:tr w:rsidR="00F835FF" w:rsidRPr="00A902B2" w14:paraId="650254CC" w14:textId="77777777" w:rsidTr="00A4562E">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F9365E" w14:textId="1865E1E4" w:rsidR="00F835FF" w:rsidRPr="00A902B2" w:rsidRDefault="00F835FF" w:rsidP="00F835FF">
            <w:pPr>
              <w:jc w:val="center"/>
              <w:rPr>
                <w:rFonts w:cstheme="majorHAnsi"/>
                <w:color w:val="000000"/>
                <w:sz w:val="15"/>
                <w:szCs w:val="15"/>
              </w:rPr>
            </w:pPr>
            <w:r w:rsidRPr="00A902B2">
              <w:rPr>
                <w:rFonts w:cstheme="majorHAnsi"/>
                <w:color w:val="000000"/>
                <w:sz w:val="15"/>
                <w:szCs w:val="15"/>
              </w:rPr>
              <w:t>35</w:t>
            </w:r>
          </w:p>
        </w:tc>
        <w:tc>
          <w:tcPr>
            <w:tcW w:w="0" w:type="auto"/>
            <w:vAlign w:val="center"/>
          </w:tcPr>
          <w:p w14:paraId="67A75EDB"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EDEMA_ING</w:t>
            </w:r>
          </w:p>
        </w:tc>
        <w:tc>
          <w:tcPr>
            <w:tcW w:w="0" w:type="auto"/>
            <w:vAlign w:val="center"/>
          </w:tcPr>
          <w:p w14:paraId="1AEEE5EE"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Presencia de edema en el sitio de mordedura al momento del ingreso al Hospital participante</w:t>
            </w:r>
          </w:p>
        </w:tc>
        <w:tc>
          <w:tcPr>
            <w:tcW w:w="0" w:type="auto"/>
            <w:vAlign w:val="center"/>
          </w:tcPr>
          <w:p w14:paraId="59F7A44A"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0C669A01"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dicotómica</w:t>
            </w:r>
          </w:p>
        </w:tc>
        <w:tc>
          <w:tcPr>
            <w:tcW w:w="0" w:type="auto"/>
            <w:vAlign w:val="center"/>
          </w:tcPr>
          <w:p w14:paraId="572EDA26"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tcPr>
          <w:p w14:paraId="3B73D014"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0 = No</w:t>
            </w:r>
            <w:r w:rsidRPr="00A902B2">
              <w:rPr>
                <w:rFonts w:cstheme="majorHAnsi"/>
                <w:color w:val="000000"/>
                <w:sz w:val="15"/>
                <w:szCs w:val="15"/>
              </w:rPr>
              <w:br/>
              <w:t>1 = Si</w:t>
            </w:r>
          </w:p>
        </w:tc>
      </w:tr>
      <w:tr w:rsidR="00F835FF" w:rsidRPr="00A902B2" w14:paraId="28489747" w14:textId="77777777" w:rsidTr="00A4562E">
        <w:trPr>
          <w:trHeight w:val="44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7C0588" w14:textId="1797A100" w:rsidR="00F835FF" w:rsidRPr="00A902B2" w:rsidRDefault="00F835FF" w:rsidP="00F835FF">
            <w:pPr>
              <w:jc w:val="center"/>
              <w:rPr>
                <w:rFonts w:cstheme="majorHAnsi"/>
                <w:color w:val="000000"/>
                <w:sz w:val="15"/>
                <w:szCs w:val="15"/>
              </w:rPr>
            </w:pPr>
            <w:r w:rsidRPr="00A902B2">
              <w:rPr>
                <w:rFonts w:cstheme="majorHAnsi"/>
                <w:color w:val="000000"/>
                <w:sz w:val="15"/>
                <w:szCs w:val="15"/>
              </w:rPr>
              <w:lastRenderedPageBreak/>
              <w:t>35</w:t>
            </w:r>
          </w:p>
        </w:tc>
        <w:tc>
          <w:tcPr>
            <w:tcW w:w="0" w:type="auto"/>
            <w:vAlign w:val="center"/>
          </w:tcPr>
          <w:p w14:paraId="21ECE9B5"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proofErr w:type="spellStart"/>
            <w:r w:rsidRPr="00A902B2">
              <w:rPr>
                <w:rFonts w:cstheme="majorHAnsi"/>
                <w:color w:val="000000"/>
                <w:sz w:val="15"/>
                <w:szCs w:val="15"/>
              </w:rPr>
              <w:t>GRADO_edema</w:t>
            </w:r>
            <w:proofErr w:type="spellEnd"/>
          </w:p>
        </w:tc>
        <w:tc>
          <w:tcPr>
            <w:tcW w:w="0" w:type="auto"/>
            <w:vAlign w:val="center"/>
          </w:tcPr>
          <w:p w14:paraId="18CE7A2E"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Número de segmentos corporales o de la extremidad, con edema, al momento del ingreso al Hospital participante</w:t>
            </w:r>
          </w:p>
        </w:tc>
        <w:tc>
          <w:tcPr>
            <w:tcW w:w="0" w:type="auto"/>
            <w:vAlign w:val="center"/>
          </w:tcPr>
          <w:p w14:paraId="4431FDBE"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4CE0435B"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politómica</w:t>
            </w:r>
          </w:p>
        </w:tc>
        <w:tc>
          <w:tcPr>
            <w:tcW w:w="0" w:type="auto"/>
            <w:vAlign w:val="center"/>
          </w:tcPr>
          <w:p w14:paraId="5284D206"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tcPr>
          <w:p w14:paraId="4C7A1376"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0: 1 segmento</w:t>
            </w:r>
          </w:p>
          <w:p w14:paraId="02496333"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1= 2 segmentos</w:t>
            </w:r>
          </w:p>
          <w:p w14:paraId="546F3A06"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2= 3 segmentos</w:t>
            </w:r>
          </w:p>
          <w:p w14:paraId="4A11CF40"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3= llega al tronco</w:t>
            </w:r>
          </w:p>
        </w:tc>
      </w:tr>
      <w:tr w:rsidR="00F835FF" w:rsidRPr="00A902B2" w14:paraId="29903A72" w14:textId="77777777" w:rsidTr="00A4562E">
        <w:trPr>
          <w:trHeight w:val="409"/>
        </w:trPr>
        <w:tc>
          <w:tcPr>
            <w:cnfStyle w:val="001000000000" w:firstRow="0" w:lastRow="0" w:firstColumn="1" w:lastColumn="0" w:oddVBand="0" w:evenVBand="0" w:oddHBand="0" w:evenHBand="0" w:firstRowFirstColumn="0" w:firstRowLastColumn="0" w:lastRowFirstColumn="0" w:lastRowLastColumn="0"/>
            <w:tcW w:w="0" w:type="auto"/>
            <w:vAlign w:val="center"/>
          </w:tcPr>
          <w:p w14:paraId="03E04E25" w14:textId="2F08472E" w:rsidR="00F835FF" w:rsidRPr="00A902B2" w:rsidRDefault="00F835FF" w:rsidP="00F835FF">
            <w:pPr>
              <w:jc w:val="center"/>
              <w:rPr>
                <w:rFonts w:cstheme="majorHAnsi"/>
                <w:color w:val="000000"/>
                <w:sz w:val="15"/>
                <w:szCs w:val="15"/>
              </w:rPr>
            </w:pPr>
            <w:r w:rsidRPr="00A902B2">
              <w:rPr>
                <w:rFonts w:cstheme="majorHAnsi"/>
                <w:color w:val="000000"/>
                <w:sz w:val="15"/>
                <w:szCs w:val="15"/>
              </w:rPr>
              <w:t>36</w:t>
            </w:r>
          </w:p>
        </w:tc>
        <w:tc>
          <w:tcPr>
            <w:tcW w:w="0" w:type="auto"/>
            <w:vAlign w:val="center"/>
          </w:tcPr>
          <w:p w14:paraId="4F22A2A1"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DOLOR_ING</w:t>
            </w:r>
          </w:p>
        </w:tc>
        <w:tc>
          <w:tcPr>
            <w:tcW w:w="0" w:type="auto"/>
            <w:vAlign w:val="center"/>
          </w:tcPr>
          <w:p w14:paraId="7EC5D55F"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Presencia de dolor al momento ingreso al Hospital participante</w:t>
            </w:r>
          </w:p>
        </w:tc>
        <w:tc>
          <w:tcPr>
            <w:tcW w:w="0" w:type="auto"/>
            <w:vAlign w:val="center"/>
          </w:tcPr>
          <w:p w14:paraId="0697AA61"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 dicotómica</w:t>
            </w:r>
          </w:p>
        </w:tc>
        <w:tc>
          <w:tcPr>
            <w:tcW w:w="0" w:type="auto"/>
            <w:vAlign w:val="center"/>
          </w:tcPr>
          <w:p w14:paraId="0370114D"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tcPr>
          <w:p w14:paraId="7D546413"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0 = No</w:t>
            </w:r>
            <w:r w:rsidRPr="00A902B2">
              <w:rPr>
                <w:rFonts w:cstheme="majorHAnsi"/>
                <w:color w:val="000000"/>
                <w:sz w:val="15"/>
                <w:szCs w:val="15"/>
              </w:rPr>
              <w:br/>
              <w:t>1 = Si</w:t>
            </w:r>
          </w:p>
        </w:tc>
      </w:tr>
      <w:tr w:rsidR="00F835FF" w:rsidRPr="00A902B2" w14:paraId="6D68FFBF" w14:textId="77777777" w:rsidTr="00A4562E">
        <w:trPr>
          <w:trHeight w:val="415"/>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1EDF8A" w14:textId="6B9F82CE" w:rsidR="00F835FF" w:rsidRPr="00A902B2" w:rsidRDefault="00F835FF" w:rsidP="00F835FF">
            <w:pPr>
              <w:jc w:val="center"/>
              <w:rPr>
                <w:rFonts w:cstheme="majorHAnsi"/>
                <w:color w:val="000000"/>
                <w:sz w:val="15"/>
                <w:szCs w:val="15"/>
              </w:rPr>
            </w:pPr>
            <w:r w:rsidRPr="00A902B2">
              <w:rPr>
                <w:rFonts w:cstheme="majorHAnsi"/>
                <w:color w:val="000000"/>
                <w:sz w:val="15"/>
                <w:szCs w:val="15"/>
              </w:rPr>
              <w:t>37</w:t>
            </w:r>
          </w:p>
        </w:tc>
        <w:tc>
          <w:tcPr>
            <w:tcW w:w="0" w:type="auto"/>
            <w:vAlign w:val="center"/>
          </w:tcPr>
          <w:p w14:paraId="4472667B"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FLUCTUANTE_ING</w:t>
            </w:r>
          </w:p>
        </w:tc>
        <w:tc>
          <w:tcPr>
            <w:tcW w:w="0" w:type="auto"/>
            <w:vAlign w:val="center"/>
          </w:tcPr>
          <w:p w14:paraId="73D2631C"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Presencia de fluctuación del tejido alrededor de la lesión al momento ingreso al Hospital participante</w:t>
            </w:r>
          </w:p>
        </w:tc>
        <w:tc>
          <w:tcPr>
            <w:tcW w:w="0" w:type="auto"/>
            <w:vAlign w:val="center"/>
          </w:tcPr>
          <w:p w14:paraId="69310E9F"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1A0AE7DE"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dicotómica</w:t>
            </w:r>
          </w:p>
        </w:tc>
        <w:tc>
          <w:tcPr>
            <w:tcW w:w="0" w:type="auto"/>
            <w:vAlign w:val="center"/>
          </w:tcPr>
          <w:p w14:paraId="2F6DFE06"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tcPr>
          <w:p w14:paraId="29B705DF"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0 = No</w:t>
            </w:r>
            <w:r w:rsidRPr="00A902B2">
              <w:rPr>
                <w:rFonts w:cstheme="majorHAnsi"/>
                <w:color w:val="000000"/>
                <w:sz w:val="15"/>
                <w:szCs w:val="15"/>
              </w:rPr>
              <w:br/>
              <w:t>1 = Si</w:t>
            </w:r>
          </w:p>
        </w:tc>
      </w:tr>
      <w:tr w:rsidR="00F835FF" w:rsidRPr="00A902B2" w14:paraId="6A4F3CB6" w14:textId="77777777" w:rsidTr="00A4562E">
        <w:trPr>
          <w:trHeight w:val="564"/>
        </w:trPr>
        <w:tc>
          <w:tcPr>
            <w:cnfStyle w:val="001000000000" w:firstRow="0" w:lastRow="0" w:firstColumn="1" w:lastColumn="0" w:oddVBand="0" w:evenVBand="0" w:oddHBand="0" w:evenHBand="0" w:firstRowFirstColumn="0" w:firstRowLastColumn="0" w:lastRowFirstColumn="0" w:lastRowLastColumn="0"/>
            <w:tcW w:w="0" w:type="auto"/>
            <w:vAlign w:val="center"/>
          </w:tcPr>
          <w:p w14:paraId="70282404" w14:textId="616A0388" w:rsidR="00F835FF" w:rsidRPr="00A902B2" w:rsidRDefault="00F835FF" w:rsidP="00F835FF">
            <w:pPr>
              <w:jc w:val="center"/>
              <w:rPr>
                <w:rFonts w:cstheme="majorHAnsi"/>
                <w:color w:val="000000"/>
                <w:sz w:val="15"/>
                <w:szCs w:val="15"/>
              </w:rPr>
            </w:pPr>
            <w:r w:rsidRPr="00A902B2">
              <w:rPr>
                <w:rFonts w:cstheme="majorHAnsi"/>
                <w:color w:val="000000"/>
                <w:sz w:val="15"/>
                <w:szCs w:val="15"/>
              </w:rPr>
              <w:t>38</w:t>
            </w:r>
          </w:p>
        </w:tc>
        <w:tc>
          <w:tcPr>
            <w:tcW w:w="0" w:type="auto"/>
            <w:vAlign w:val="center"/>
          </w:tcPr>
          <w:p w14:paraId="4EFAA15E"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FLICTENAS_ING</w:t>
            </w:r>
          </w:p>
        </w:tc>
        <w:tc>
          <w:tcPr>
            <w:tcW w:w="0" w:type="auto"/>
            <w:vAlign w:val="center"/>
          </w:tcPr>
          <w:p w14:paraId="000D6CFE"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Presencia de flictenas alrededor de la lesión al momento del ingreso al Hospital participante</w:t>
            </w:r>
          </w:p>
        </w:tc>
        <w:tc>
          <w:tcPr>
            <w:tcW w:w="0" w:type="auto"/>
            <w:vAlign w:val="center"/>
          </w:tcPr>
          <w:p w14:paraId="1E1AF796"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 dicotómica</w:t>
            </w:r>
          </w:p>
        </w:tc>
        <w:tc>
          <w:tcPr>
            <w:tcW w:w="0" w:type="auto"/>
            <w:vAlign w:val="center"/>
          </w:tcPr>
          <w:p w14:paraId="0B98E886"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tcPr>
          <w:p w14:paraId="041D122F"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0 = No</w:t>
            </w:r>
            <w:r w:rsidRPr="00A902B2">
              <w:rPr>
                <w:rFonts w:cstheme="majorHAnsi"/>
                <w:color w:val="000000"/>
                <w:sz w:val="15"/>
                <w:szCs w:val="15"/>
              </w:rPr>
              <w:br/>
              <w:t>1 = Si</w:t>
            </w:r>
          </w:p>
        </w:tc>
      </w:tr>
      <w:tr w:rsidR="00F835FF" w:rsidRPr="00A902B2" w14:paraId="3A33CBF3" w14:textId="77777777" w:rsidTr="00A4562E">
        <w:trPr>
          <w:trHeight w:val="417"/>
        </w:trPr>
        <w:tc>
          <w:tcPr>
            <w:cnfStyle w:val="001000000000" w:firstRow="0" w:lastRow="0" w:firstColumn="1" w:lastColumn="0" w:oddVBand="0" w:evenVBand="0" w:oddHBand="0" w:evenHBand="0" w:firstRowFirstColumn="0" w:firstRowLastColumn="0" w:lastRowFirstColumn="0" w:lastRowLastColumn="0"/>
            <w:tcW w:w="0" w:type="auto"/>
            <w:vAlign w:val="center"/>
          </w:tcPr>
          <w:p w14:paraId="7CD8EF53" w14:textId="3B166B6C" w:rsidR="00F835FF" w:rsidRPr="00A902B2" w:rsidRDefault="00F835FF" w:rsidP="00F835FF">
            <w:pPr>
              <w:jc w:val="center"/>
              <w:rPr>
                <w:rFonts w:cstheme="majorHAnsi"/>
                <w:color w:val="000000"/>
                <w:sz w:val="15"/>
                <w:szCs w:val="15"/>
              </w:rPr>
            </w:pPr>
            <w:r w:rsidRPr="00A902B2">
              <w:rPr>
                <w:rFonts w:cstheme="majorHAnsi"/>
                <w:color w:val="000000"/>
                <w:sz w:val="15"/>
                <w:szCs w:val="15"/>
              </w:rPr>
              <w:t>39</w:t>
            </w:r>
          </w:p>
        </w:tc>
        <w:tc>
          <w:tcPr>
            <w:tcW w:w="0" w:type="auto"/>
            <w:vAlign w:val="center"/>
          </w:tcPr>
          <w:p w14:paraId="296241DC"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FLICTENAS- CLARAS</w:t>
            </w:r>
          </w:p>
        </w:tc>
        <w:tc>
          <w:tcPr>
            <w:tcW w:w="0" w:type="auto"/>
            <w:vAlign w:val="center"/>
          </w:tcPr>
          <w:p w14:paraId="39854E65"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Si el contenido de las flictenas es transparente</w:t>
            </w:r>
          </w:p>
        </w:tc>
        <w:tc>
          <w:tcPr>
            <w:tcW w:w="0" w:type="auto"/>
            <w:vAlign w:val="center"/>
          </w:tcPr>
          <w:p w14:paraId="4A1D3861"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5E08CA36"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dicotómica</w:t>
            </w:r>
          </w:p>
        </w:tc>
        <w:tc>
          <w:tcPr>
            <w:tcW w:w="0" w:type="auto"/>
            <w:vAlign w:val="center"/>
          </w:tcPr>
          <w:p w14:paraId="124265D1"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tcPr>
          <w:p w14:paraId="1848C17E"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0 = No</w:t>
            </w:r>
            <w:r w:rsidRPr="00A902B2">
              <w:rPr>
                <w:rFonts w:cstheme="majorHAnsi"/>
                <w:color w:val="000000"/>
                <w:sz w:val="15"/>
                <w:szCs w:val="15"/>
              </w:rPr>
              <w:br/>
              <w:t>1 = Si</w:t>
            </w:r>
          </w:p>
        </w:tc>
      </w:tr>
      <w:tr w:rsidR="00F835FF" w:rsidRPr="00A902B2" w14:paraId="03ABC355" w14:textId="77777777" w:rsidTr="00A4562E">
        <w:trPr>
          <w:trHeight w:val="409"/>
        </w:trPr>
        <w:tc>
          <w:tcPr>
            <w:cnfStyle w:val="001000000000" w:firstRow="0" w:lastRow="0" w:firstColumn="1" w:lastColumn="0" w:oddVBand="0" w:evenVBand="0" w:oddHBand="0" w:evenHBand="0" w:firstRowFirstColumn="0" w:firstRowLastColumn="0" w:lastRowFirstColumn="0" w:lastRowLastColumn="0"/>
            <w:tcW w:w="0" w:type="auto"/>
            <w:vAlign w:val="center"/>
          </w:tcPr>
          <w:p w14:paraId="7024068F" w14:textId="6623E11A" w:rsidR="00F835FF" w:rsidRPr="00A902B2" w:rsidRDefault="00F835FF" w:rsidP="00F835FF">
            <w:pPr>
              <w:jc w:val="center"/>
              <w:rPr>
                <w:rFonts w:cstheme="majorHAnsi"/>
                <w:color w:val="000000"/>
                <w:sz w:val="15"/>
                <w:szCs w:val="15"/>
              </w:rPr>
            </w:pPr>
            <w:r w:rsidRPr="00A902B2">
              <w:rPr>
                <w:rFonts w:cstheme="majorHAnsi"/>
                <w:color w:val="000000"/>
                <w:sz w:val="15"/>
                <w:szCs w:val="15"/>
              </w:rPr>
              <w:t>40</w:t>
            </w:r>
          </w:p>
        </w:tc>
        <w:tc>
          <w:tcPr>
            <w:tcW w:w="0" w:type="auto"/>
            <w:vAlign w:val="center"/>
          </w:tcPr>
          <w:p w14:paraId="311CA19F"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FLICTENAS - HEMORRÁGICAS</w:t>
            </w:r>
          </w:p>
        </w:tc>
        <w:tc>
          <w:tcPr>
            <w:tcW w:w="0" w:type="auto"/>
            <w:vAlign w:val="center"/>
          </w:tcPr>
          <w:p w14:paraId="32712C66"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Si el contenido de las flictenas es hemorrágico</w:t>
            </w:r>
          </w:p>
        </w:tc>
        <w:tc>
          <w:tcPr>
            <w:tcW w:w="0" w:type="auto"/>
            <w:vAlign w:val="center"/>
          </w:tcPr>
          <w:p w14:paraId="3AC12484"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1EA29F2B"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dicotómica</w:t>
            </w:r>
          </w:p>
        </w:tc>
        <w:tc>
          <w:tcPr>
            <w:tcW w:w="0" w:type="auto"/>
            <w:vAlign w:val="center"/>
          </w:tcPr>
          <w:p w14:paraId="5FC0E579"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Historia clínica / paciente</w:t>
            </w:r>
          </w:p>
        </w:tc>
        <w:tc>
          <w:tcPr>
            <w:tcW w:w="0" w:type="auto"/>
            <w:vAlign w:val="center"/>
          </w:tcPr>
          <w:p w14:paraId="06303D49"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0 = No</w:t>
            </w:r>
            <w:r w:rsidRPr="00A902B2">
              <w:rPr>
                <w:rFonts w:cstheme="majorHAnsi"/>
                <w:color w:val="000000"/>
                <w:sz w:val="15"/>
                <w:szCs w:val="15"/>
              </w:rPr>
              <w:br/>
              <w:t>1 = Si</w:t>
            </w:r>
          </w:p>
        </w:tc>
      </w:tr>
      <w:tr w:rsidR="00F835FF" w:rsidRPr="00A902B2" w14:paraId="2EE76C1E" w14:textId="77777777" w:rsidTr="00A4562E">
        <w:trPr>
          <w:trHeight w:val="409"/>
        </w:trPr>
        <w:tc>
          <w:tcPr>
            <w:cnfStyle w:val="001000000000" w:firstRow="0" w:lastRow="0" w:firstColumn="1" w:lastColumn="0" w:oddVBand="0" w:evenVBand="0" w:oddHBand="0" w:evenHBand="0" w:firstRowFirstColumn="0" w:firstRowLastColumn="0" w:lastRowFirstColumn="0" w:lastRowLastColumn="0"/>
            <w:tcW w:w="0" w:type="auto"/>
            <w:vAlign w:val="center"/>
          </w:tcPr>
          <w:p w14:paraId="6F7154FD" w14:textId="097F9E9B" w:rsidR="00F835FF" w:rsidRPr="00A902B2" w:rsidRDefault="00F835FF" w:rsidP="00F835FF">
            <w:pPr>
              <w:jc w:val="center"/>
              <w:rPr>
                <w:rFonts w:cstheme="majorHAnsi"/>
                <w:color w:val="000000"/>
                <w:sz w:val="15"/>
                <w:szCs w:val="15"/>
              </w:rPr>
            </w:pPr>
            <w:r w:rsidRPr="00A902B2">
              <w:rPr>
                <w:rFonts w:cstheme="majorHAnsi"/>
                <w:color w:val="000000"/>
                <w:sz w:val="15"/>
                <w:szCs w:val="15"/>
              </w:rPr>
              <w:t>41</w:t>
            </w:r>
          </w:p>
        </w:tc>
        <w:tc>
          <w:tcPr>
            <w:tcW w:w="0" w:type="auto"/>
            <w:vAlign w:val="center"/>
          </w:tcPr>
          <w:p w14:paraId="69D66831"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DIFERENCIA DE PERÍMETRO inicial</w:t>
            </w:r>
          </w:p>
        </w:tc>
        <w:tc>
          <w:tcPr>
            <w:tcW w:w="0" w:type="auto"/>
            <w:vAlign w:val="center"/>
          </w:tcPr>
          <w:p w14:paraId="61680A6C"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Diferencia del perímetro en cm entre la extremidad mordida y la sana. Tomada a la altura de la mordedura al momento del ingreso al Hospital participante.</w:t>
            </w:r>
          </w:p>
        </w:tc>
        <w:tc>
          <w:tcPr>
            <w:tcW w:w="0" w:type="auto"/>
            <w:vAlign w:val="center"/>
          </w:tcPr>
          <w:p w14:paraId="6F64BD47"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Cuantitativa continua</w:t>
            </w:r>
          </w:p>
        </w:tc>
        <w:tc>
          <w:tcPr>
            <w:tcW w:w="0" w:type="auto"/>
            <w:vAlign w:val="center"/>
          </w:tcPr>
          <w:p w14:paraId="06BE4A27"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HC</w:t>
            </w:r>
          </w:p>
        </w:tc>
        <w:tc>
          <w:tcPr>
            <w:tcW w:w="0" w:type="auto"/>
            <w:vAlign w:val="center"/>
          </w:tcPr>
          <w:p w14:paraId="4D2F694C"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Número en cm</w:t>
            </w:r>
          </w:p>
        </w:tc>
      </w:tr>
      <w:tr w:rsidR="00F835FF" w:rsidRPr="00A902B2" w14:paraId="2738087C" w14:textId="77777777" w:rsidTr="00A4562E">
        <w:trPr>
          <w:trHeight w:val="4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F2B76C3" w14:textId="7FF452F5" w:rsidR="00F835FF" w:rsidRPr="00A902B2" w:rsidRDefault="00F835FF" w:rsidP="00F835FF">
            <w:pPr>
              <w:jc w:val="center"/>
              <w:rPr>
                <w:rFonts w:cstheme="majorHAnsi"/>
                <w:color w:val="000000"/>
                <w:sz w:val="15"/>
                <w:szCs w:val="15"/>
              </w:rPr>
            </w:pPr>
            <w:r w:rsidRPr="00A902B2">
              <w:rPr>
                <w:rFonts w:cstheme="majorHAnsi"/>
                <w:color w:val="000000"/>
                <w:sz w:val="15"/>
                <w:szCs w:val="15"/>
              </w:rPr>
              <w:t>42</w:t>
            </w:r>
          </w:p>
        </w:tc>
        <w:tc>
          <w:tcPr>
            <w:tcW w:w="0" w:type="auto"/>
            <w:vAlign w:val="center"/>
            <w:hideMark/>
          </w:tcPr>
          <w:p w14:paraId="41781C10"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TP</w:t>
            </w:r>
          </w:p>
        </w:tc>
        <w:tc>
          <w:tcPr>
            <w:tcW w:w="0" w:type="auto"/>
            <w:vAlign w:val="center"/>
            <w:hideMark/>
          </w:tcPr>
          <w:p w14:paraId="37D96A27"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Valor del tiempo de protrombina en segundos</w:t>
            </w:r>
          </w:p>
        </w:tc>
        <w:tc>
          <w:tcPr>
            <w:tcW w:w="0" w:type="auto"/>
            <w:vAlign w:val="center"/>
            <w:hideMark/>
          </w:tcPr>
          <w:p w14:paraId="2ACA39EE"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Cuantitativa</w:t>
            </w:r>
          </w:p>
          <w:p w14:paraId="2B1D182F"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discreta</w:t>
            </w:r>
          </w:p>
        </w:tc>
        <w:tc>
          <w:tcPr>
            <w:tcW w:w="0" w:type="auto"/>
            <w:vAlign w:val="center"/>
            <w:hideMark/>
          </w:tcPr>
          <w:p w14:paraId="163589CF"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HC</w:t>
            </w:r>
          </w:p>
        </w:tc>
        <w:tc>
          <w:tcPr>
            <w:tcW w:w="0" w:type="auto"/>
            <w:vAlign w:val="center"/>
            <w:hideMark/>
          </w:tcPr>
          <w:p w14:paraId="1EF48FA9"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Número entero (segundos)</w:t>
            </w:r>
          </w:p>
        </w:tc>
      </w:tr>
      <w:tr w:rsidR="00F835FF" w:rsidRPr="00A902B2" w14:paraId="415D1C3F" w14:textId="77777777" w:rsidTr="00A4562E">
        <w:trPr>
          <w:trHeight w:val="42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BAA3877" w14:textId="5B1F791D" w:rsidR="00F835FF" w:rsidRPr="00A902B2" w:rsidRDefault="00F835FF" w:rsidP="00F835FF">
            <w:pPr>
              <w:jc w:val="center"/>
              <w:rPr>
                <w:rFonts w:cstheme="majorHAnsi"/>
                <w:color w:val="000000"/>
                <w:sz w:val="15"/>
                <w:szCs w:val="15"/>
              </w:rPr>
            </w:pPr>
            <w:r w:rsidRPr="00A902B2">
              <w:rPr>
                <w:rFonts w:cstheme="majorHAnsi"/>
                <w:color w:val="000000"/>
                <w:sz w:val="15"/>
                <w:szCs w:val="15"/>
              </w:rPr>
              <w:t>43</w:t>
            </w:r>
          </w:p>
        </w:tc>
        <w:tc>
          <w:tcPr>
            <w:tcW w:w="0" w:type="auto"/>
            <w:vAlign w:val="center"/>
          </w:tcPr>
          <w:p w14:paraId="3C4508A5"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TPT</w:t>
            </w:r>
          </w:p>
        </w:tc>
        <w:tc>
          <w:tcPr>
            <w:tcW w:w="0" w:type="auto"/>
            <w:vAlign w:val="center"/>
          </w:tcPr>
          <w:p w14:paraId="3F696C7F"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Valor del tiempo parcial de tromboplastina en segundos</w:t>
            </w:r>
          </w:p>
        </w:tc>
        <w:tc>
          <w:tcPr>
            <w:tcW w:w="0" w:type="auto"/>
            <w:vAlign w:val="center"/>
          </w:tcPr>
          <w:p w14:paraId="4A7413B6"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Cuantitativa</w:t>
            </w:r>
          </w:p>
          <w:p w14:paraId="62250335"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discreta</w:t>
            </w:r>
          </w:p>
        </w:tc>
        <w:tc>
          <w:tcPr>
            <w:tcW w:w="0" w:type="auto"/>
            <w:vAlign w:val="center"/>
          </w:tcPr>
          <w:p w14:paraId="40F8FD24"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HC</w:t>
            </w:r>
          </w:p>
        </w:tc>
        <w:tc>
          <w:tcPr>
            <w:tcW w:w="0" w:type="auto"/>
            <w:vAlign w:val="center"/>
          </w:tcPr>
          <w:p w14:paraId="2B1435B5"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Número entero (segundos)</w:t>
            </w:r>
          </w:p>
        </w:tc>
      </w:tr>
      <w:tr w:rsidR="00F835FF" w:rsidRPr="00A902B2" w14:paraId="6EFD51E5" w14:textId="77777777" w:rsidTr="00A4562E">
        <w:trPr>
          <w:trHeight w:val="413"/>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117F45" w14:textId="61762DF7" w:rsidR="00F835FF" w:rsidRPr="00A902B2" w:rsidRDefault="00F835FF" w:rsidP="00F835FF">
            <w:pPr>
              <w:jc w:val="center"/>
              <w:rPr>
                <w:rFonts w:cstheme="majorHAnsi"/>
                <w:color w:val="000000"/>
                <w:sz w:val="15"/>
                <w:szCs w:val="15"/>
              </w:rPr>
            </w:pPr>
            <w:r w:rsidRPr="00A902B2">
              <w:rPr>
                <w:rFonts w:cstheme="majorHAnsi"/>
                <w:color w:val="000000"/>
                <w:sz w:val="15"/>
                <w:szCs w:val="15"/>
              </w:rPr>
              <w:t>44</w:t>
            </w:r>
          </w:p>
        </w:tc>
        <w:tc>
          <w:tcPr>
            <w:tcW w:w="0" w:type="auto"/>
            <w:vAlign w:val="center"/>
            <w:hideMark/>
          </w:tcPr>
          <w:p w14:paraId="364C4080"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INR</w:t>
            </w:r>
          </w:p>
        </w:tc>
        <w:tc>
          <w:tcPr>
            <w:tcW w:w="0" w:type="auto"/>
            <w:vAlign w:val="center"/>
            <w:hideMark/>
          </w:tcPr>
          <w:p w14:paraId="26533E73"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Valor del INR en sangre</w:t>
            </w:r>
          </w:p>
        </w:tc>
        <w:tc>
          <w:tcPr>
            <w:tcW w:w="0" w:type="auto"/>
            <w:vAlign w:val="center"/>
            <w:hideMark/>
          </w:tcPr>
          <w:p w14:paraId="628F9459"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Cuantitativa</w:t>
            </w:r>
          </w:p>
          <w:p w14:paraId="393AFA9E"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continua</w:t>
            </w:r>
          </w:p>
        </w:tc>
        <w:tc>
          <w:tcPr>
            <w:tcW w:w="0" w:type="auto"/>
            <w:vAlign w:val="center"/>
            <w:hideMark/>
          </w:tcPr>
          <w:p w14:paraId="26AD4289"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HC</w:t>
            </w:r>
          </w:p>
        </w:tc>
        <w:tc>
          <w:tcPr>
            <w:tcW w:w="0" w:type="auto"/>
            <w:vAlign w:val="center"/>
            <w:hideMark/>
          </w:tcPr>
          <w:p w14:paraId="5FDE5204"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Número entero sin unidades</w:t>
            </w:r>
          </w:p>
        </w:tc>
      </w:tr>
      <w:tr w:rsidR="00F835FF" w:rsidRPr="00A902B2" w14:paraId="75448359" w14:textId="77777777" w:rsidTr="00A4562E">
        <w:trPr>
          <w:trHeight w:val="419"/>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3BB45B" w14:textId="0DCE542B" w:rsidR="00F835FF" w:rsidRPr="00A902B2" w:rsidRDefault="00F835FF" w:rsidP="00F835FF">
            <w:pPr>
              <w:jc w:val="center"/>
              <w:rPr>
                <w:rFonts w:cstheme="majorHAnsi"/>
                <w:color w:val="000000"/>
                <w:sz w:val="15"/>
                <w:szCs w:val="15"/>
              </w:rPr>
            </w:pPr>
            <w:r w:rsidRPr="00A902B2">
              <w:rPr>
                <w:rFonts w:cstheme="majorHAnsi"/>
                <w:color w:val="000000"/>
                <w:sz w:val="15"/>
                <w:szCs w:val="15"/>
              </w:rPr>
              <w:t>45</w:t>
            </w:r>
          </w:p>
        </w:tc>
        <w:tc>
          <w:tcPr>
            <w:tcW w:w="0" w:type="auto"/>
            <w:vAlign w:val="center"/>
          </w:tcPr>
          <w:p w14:paraId="1882CBC5"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PCR</w:t>
            </w:r>
          </w:p>
        </w:tc>
        <w:tc>
          <w:tcPr>
            <w:tcW w:w="0" w:type="auto"/>
            <w:vAlign w:val="center"/>
          </w:tcPr>
          <w:p w14:paraId="6CD00DB2"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Valor de la proteína C reactiva en sangre</w:t>
            </w:r>
          </w:p>
        </w:tc>
        <w:tc>
          <w:tcPr>
            <w:tcW w:w="0" w:type="auto"/>
            <w:vAlign w:val="center"/>
          </w:tcPr>
          <w:p w14:paraId="04AA4A4C"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Cuantitativa</w:t>
            </w:r>
          </w:p>
          <w:p w14:paraId="13F0F6FD"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continua</w:t>
            </w:r>
          </w:p>
        </w:tc>
        <w:tc>
          <w:tcPr>
            <w:tcW w:w="0" w:type="auto"/>
            <w:vAlign w:val="center"/>
          </w:tcPr>
          <w:p w14:paraId="1E40164A"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HC</w:t>
            </w:r>
          </w:p>
        </w:tc>
        <w:tc>
          <w:tcPr>
            <w:tcW w:w="0" w:type="auto"/>
            <w:vAlign w:val="center"/>
          </w:tcPr>
          <w:p w14:paraId="1BA3C836"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Número (mg/dl)</w:t>
            </w:r>
          </w:p>
        </w:tc>
      </w:tr>
      <w:tr w:rsidR="00F835FF" w:rsidRPr="00A902B2" w14:paraId="6148C77B" w14:textId="77777777" w:rsidTr="00A4562E">
        <w:trPr>
          <w:trHeight w:val="411"/>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6FF553" w14:textId="3F7FBDA1" w:rsidR="00F835FF" w:rsidRPr="00A902B2" w:rsidRDefault="00F835FF" w:rsidP="00F835FF">
            <w:pPr>
              <w:jc w:val="center"/>
              <w:rPr>
                <w:rFonts w:cstheme="majorHAnsi"/>
                <w:color w:val="000000"/>
                <w:sz w:val="15"/>
                <w:szCs w:val="15"/>
              </w:rPr>
            </w:pPr>
            <w:r w:rsidRPr="00A902B2">
              <w:rPr>
                <w:rFonts w:cstheme="majorHAnsi"/>
                <w:color w:val="000000"/>
                <w:sz w:val="15"/>
                <w:szCs w:val="15"/>
              </w:rPr>
              <w:t>46</w:t>
            </w:r>
          </w:p>
        </w:tc>
        <w:tc>
          <w:tcPr>
            <w:tcW w:w="0" w:type="auto"/>
            <w:vAlign w:val="center"/>
          </w:tcPr>
          <w:p w14:paraId="42236511"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LEU</w:t>
            </w:r>
          </w:p>
        </w:tc>
        <w:tc>
          <w:tcPr>
            <w:tcW w:w="0" w:type="auto"/>
            <w:vAlign w:val="center"/>
          </w:tcPr>
          <w:p w14:paraId="62E916F0"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Número de leucocitos totales en sangre</w:t>
            </w:r>
          </w:p>
        </w:tc>
        <w:tc>
          <w:tcPr>
            <w:tcW w:w="0" w:type="auto"/>
            <w:vAlign w:val="center"/>
          </w:tcPr>
          <w:p w14:paraId="2321E642"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Cuantitativa</w:t>
            </w:r>
          </w:p>
          <w:p w14:paraId="668B291F"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discreta</w:t>
            </w:r>
          </w:p>
        </w:tc>
        <w:tc>
          <w:tcPr>
            <w:tcW w:w="0" w:type="auto"/>
            <w:vAlign w:val="center"/>
          </w:tcPr>
          <w:p w14:paraId="03B57E7B"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HC</w:t>
            </w:r>
          </w:p>
        </w:tc>
        <w:tc>
          <w:tcPr>
            <w:tcW w:w="0" w:type="auto"/>
            <w:vAlign w:val="center"/>
          </w:tcPr>
          <w:p w14:paraId="64C1DD98"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Número entero</w:t>
            </w:r>
          </w:p>
          <w:p w14:paraId="7C5EF0CC"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w:t>
            </w:r>
            <w:proofErr w:type="spellStart"/>
            <w:r w:rsidRPr="00A902B2">
              <w:rPr>
                <w:rFonts w:cstheme="majorHAnsi"/>
                <w:color w:val="000000"/>
                <w:sz w:val="15"/>
                <w:szCs w:val="15"/>
              </w:rPr>
              <w:t>cel</w:t>
            </w:r>
            <w:proofErr w:type="spellEnd"/>
            <w:r w:rsidRPr="00A902B2">
              <w:rPr>
                <w:rFonts w:cstheme="majorHAnsi"/>
                <w:color w:val="000000"/>
                <w:sz w:val="15"/>
                <w:szCs w:val="15"/>
              </w:rPr>
              <w:t xml:space="preserve"> x 10</w:t>
            </w:r>
            <w:r w:rsidRPr="00A902B2">
              <w:rPr>
                <w:rFonts w:cstheme="majorHAnsi"/>
                <w:color w:val="000000"/>
                <w:sz w:val="15"/>
                <w:szCs w:val="15"/>
                <w:vertAlign w:val="superscript"/>
              </w:rPr>
              <w:t>9</w:t>
            </w:r>
            <w:r w:rsidRPr="00A902B2">
              <w:rPr>
                <w:rFonts w:cstheme="majorHAnsi"/>
                <w:color w:val="000000"/>
                <w:sz w:val="15"/>
                <w:szCs w:val="15"/>
              </w:rPr>
              <w:t>/L)</w:t>
            </w:r>
          </w:p>
        </w:tc>
      </w:tr>
      <w:tr w:rsidR="00F835FF" w:rsidRPr="00A902B2" w14:paraId="71B2D28A" w14:textId="77777777" w:rsidTr="00A4562E">
        <w:trPr>
          <w:trHeight w:val="275"/>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199FD0" w14:textId="229A9252" w:rsidR="00F835FF" w:rsidRPr="00A902B2" w:rsidRDefault="00F835FF" w:rsidP="00F835FF">
            <w:pPr>
              <w:jc w:val="center"/>
              <w:rPr>
                <w:rFonts w:cstheme="majorHAnsi"/>
                <w:color w:val="000000"/>
                <w:sz w:val="15"/>
                <w:szCs w:val="15"/>
              </w:rPr>
            </w:pPr>
            <w:r w:rsidRPr="00A902B2">
              <w:rPr>
                <w:rFonts w:cstheme="majorHAnsi"/>
                <w:color w:val="000000"/>
                <w:sz w:val="15"/>
                <w:szCs w:val="15"/>
              </w:rPr>
              <w:t>47</w:t>
            </w:r>
          </w:p>
        </w:tc>
        <w:tc>
          <w:tcPr>
            <w:tcW w:w="0" w:type="auto"/>
            <w:vAlign w:val="center"/>
          </w:tcPr>
          <w:p w14:paraId="3214B825"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NEU</w:t>
            </w:r>
          </w:p>
        </w:tc>
        <w:tc>
          <w:tcPr>
            <w:tcW w:w="0" w:type="auto"/>
            <w:vAlign w:val="center"/>
          </w:tcPr>
          <w:p w14:paraId="5FE92527"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Número de neutrófilos totales en sangre</w:t>
            </w:r>
          </w:p>
        </w:tc>
        <w:tc>
          <w:tcPr>
            <w:tcW w:w="0" w:type="auto"/>
            <w:vAlign w:val="center"/>
          </w:tcPr>
          <w:p w14:paraId="0E432E79"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Cuantitativa</w:t>
            </w:r>
          </w:p>
          <w:p w14:paraId="425AA19D"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discreta</w:t>
            </w:r>
          </w:p>
        </w:tc>
        <w:tc>
          <w:tcPr>
            <w:tcW w:w="0" w:type="auto"/>
            <w:vAlign w:val="center"/>
          </w:tcPr>
          <w:p w14:paraId="29F6CCB8"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HC</w:t>
            </w:r>
          </w:p>
        </w:tc>
        <w:tc>
          <w:tcPr>
            <w:tcW w:w="0" w:type="auto"/>
            <w:vAlign w:val="center"/>
          </w:tcPr>
          <w:p w14:paraId="7C1869A9"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Número entero</w:t>
            </w:r>
          </w:p>
          <w:p w14:paraId="4F9A68C9"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w:t>
            </w:r>
            <w:proofErr w:type="spellStart"/>
            <w:r w:rsidRPr="00A902B2">
              <w:rPr>
                <w:rFonts w:cstheme="majorHAnsi"/>
                <w:color w:val="000000"/>
                <w:sz w:val="15"/>
                <w:szCs w:val="15"/>
              </w:rPr>
              <w:t>cel</w:t>
            </w:r>
            <w:proofErr w:type="spellEnd"/>
            <w:r w:rsidRPr="00A902B2">
              <w:rPr>
                <w:rFonts w:cstheme="majorHAnsi"/>
                <w:color w:val="000000"/>
                <w:sz w:val="15"/>
                <w:szCs w:val="15"/>
              </w:rPr>
              <w:t xml:space="preserve"> x 10</w:t>
            </w:r>
            <w:r w:rsidRPr="00A902B2">
              <w:rPr>
                <w:rFonts w:cstheme="majorHAnsi"/>
                <w:color w:val="000000"/>
                <w:sz w:val="15"/>
                <w:szCs w:val="15"/>
                <w:vertAlign w:val="superscript"/>
              </w:rPr>
              <w:t>9</w:t>
            </w:r>
            <w:r w:rsidRPr="00A902B2">
              <w:rPr>
                <w:rFonts w:cstheme="majorHAnsi"/>
                <w:color w:val="000000"/>
                <w:sz w:val="15"/>
                <w:szCs w:val="15"/>
              </w:rPr>
              <w:t>/L)</w:t>
            </w:r>
          </w:p>
        </w:tc>
      </w:tr>
      <w:tr w:rsidR="00F835FF" w:rsidRPr="00A902B2" w14:paraId="2F395DD8" w14:textId="77777777" w:rsidTr="00A4562E">
        <w:trPr>
          <w:trHeight w:val="181"/>
        </w:trPr>
        <w:tc>
          <w:tcPr>
            <w:cnfStyle w:val="001000000000" w:firstRow="0" w:lastRow="0" w:firstColumn="1" w:lastColumn="0" w:oddVBand="0" w:evenVBand="0" w:oddHBand="0" w:evenHBand="0" w:firstRowFirstColumn="0" w:firstRowLastColumn="0" w:lastRowFirstColumn="0" w:lastRowLastColumn="0"/>
            <w:tcW w:w="0" w:type="auto"/>
            <w:vAlign w:val="center"/>
          </w:tcPr>
          <w:p w14:paraId="7443EB12" w14:textId="1EEC1C8C" w:rsidR="00F835FF" w:rsidRPr="00A902B2" w:rsidRDefault="00F835FF" w:rsidP="00F835FF">
            <w:pPr>
              <w:jc w:val="center"/>
              <w:rPr>
                <w:rFonts w:cstheme="majorHAnsi"/>
                <w:color w:val="000000"/>
                <w:sz w:val="15"/>
                <w:szCs w:val="15"/>
              </w:rPr>
            </w:pPr>
            <w:r w:rsidRPr="00A902B2">
              <w:rPr>
                <w:rFonts w:cstheme="majorHAnsi"/>
                <w:color w:val="000000"/>
                <w:sz w:val="15"/>
                <w:szCs w:val="15"/>
              </w:rPr>
              <w:t>48</w:t>
            </w:r>
          </w:p>
        </w:tc>
        <w:tc>
          <w:tcPr>
            <w:tcW w:w="0" w:type="auto"/>
            <w:vAlign w:val="center"/>
          </w:tcPr>
          <w:p w14:paraId="6C9E03F4"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HB</w:t>
            </w:r>
          </w:p>
        </w:tc>
        <w:tc>
          <w:tcPr>
            <w:tcW w:w="0" w:type="auto"/>
            <w:vAlign w:val="center"/>
          </w:tcPr>
          <w:p w14:paraId="050A8F92"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Valor de la hemoglobina en sangre</w:t>
            </w:r>
          </w:p>
        </w:tc>
        <w:tc>
          <w:tcPr>
            <w:tcW w:w="0" w:type="auto"/>
            <w:vAlign w:val="center"/>
          </w:tcPr>
          <w:p w14:paraId="0132851F"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Cuantitativa</w:t>
            </w:r>
          </w:p>
          <w:p w14:paraId="0A29A8C4"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continua</w:t>
            </w:r>
          </w:p>
        </w:tc>
        <w:tc>
          <w:tcPr>
            <w:tcW w:w="0" w:type="auto"/>
            <w:vAlign w:val="center"/>
          </w:tcPr>
          <w:p w14:paraId="7B3C2B03"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HC</w:t>
            </w:r>
          </w:p>
        </w:tc>
        <w:tc>
          <w:tcPr>
            <w:tcW w:w="0" w:type="auto"/>
            <w:vAlign w:val="center"/>
          </w:tcPr>
          <w:p w14:paraId="4E4B0631"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Número (mg/dl)</w:t>
            </w:r>
          </w:p>
        </w:tc>
      </w:tr>
      <w:tr w:rsidR="00F835FF" w:rsidRPr="00A902B2" w14:paraId="4891ECBB" w14:textId="77777777" w:rsidTr="00A4562E">
        <w:trPr>
          <w:trHeight w:val="181"/>
        </w:trPr>
        <w:tc>
          <w:tcPr>
            <w:cnfStyle w:val="001000000000" w:firstRow="0" w:lastRow="0" w:firstColumn="1" w:lastColumn="0" w:oddVBand="0" w:evenVBand="0" w:oddHBand="0" w:evenHBand="0" w:firstRowFirstColumn="0" w:firstRowLastColumn="0" w:lastRowFirstColumn="0" w:lastRowLastColumn="0"/>
            <w:tcW w:w="0" w:type="auto"/>
            <w:vAlign w:val="center"/>
          </w:tcPr>
          <w:p w14:paraId="1BA2FEE3" w14:textId="3579A4E2" w:rsidR="00F835FF" w:rsidRPr="00A902B2" w:rsidRDefault="00F835FF" w:rsidP="00F835FF">
            <w:pPr>
              <w:jc w:val="center"/>
              <w:rPr>
                <w:rFonts w:cstheme="majorHAnsi"/>
                <w:color w:val="000000"/>
                <w:sz w:val="15"/>
                <w:szCs w:val="15"/>
              </w:rPr>
            </w:pPr>
            <w:r w:rsidRPr="00A902B2">
              <w:rPr>
                <w:rFonts w:cstheme="majorHAnsi"/>
                <w:color w:val="000000"/>
                <w:sz w:val="15"/>
                <w:szCs w:val="15"/>
              </w:rPr>
              <w:t>49</w:t>
            </w:r>
          </w:p>
        </w:tc>
        <w:tc>
          <w:tcPr>
            <w:tcW w:w="0" w:type="auto"/>
            <w:vAlign w:val="center"/>
          </w:tcPr>
          <w:p w14:paraId="57190AFA" w14:textId="2333D570"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HTO</w:t>
            </w:r>
          </w:p>
        </w:tc>
        <w:tc>
          <w:tcPr>
            <w:tcW w:w="0" w:type="auto"/>
            <w:vAlign w:val="center"/>
          </w:tcPr>
          <w:p w14:paraId="76C701B8" w14:textId="2FF29D9E"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Valor d</w:t>
            </w:r>
            <w:r w:rsidR="00E85070" w:rsidRPr="00A902B2">
              <w:rPr>
                <w:rFonts w:cstheme="majorHAnsi"/>
                <w:color w:val="000000"/>
                <w:sz w:val="15"/>
                <w:szCs w:val="15"/>
              </w:rPr>
              <w:t xml:space="preserve">el </w:t>
            </w:r>
            <w:r w:rsidRPr="00A902B2">
              <w:rPr>
                <w:rFonts w:cstheme="majorHAnsi"/>
                <w:color w:val="000000"/>
                <w:sz w:val="15"/>
                <w:szCs w:val="15"/>
              </w:rPr>
              <w:t>hem</w:t>
            </w:r>
            <w:r w:rsidR="00E85070" w:rsidRPr="00A902B2">
              <w:rPr>
                <w:rFonts w:cstheme="majorHAnsi"/>
                <w:color w:val="000000"/>
                <w:sz w:val="15"/>
                <w:szCs w:val="15"/>
              </w:rPr>
              <w:t>at</w:t>
            </w:r>
            <w:r w:rsidRPr="00A902B2">
              <w:rPr>
                <w:rFonts w:cstheme="majorHAnsi"/>
                <w:color w:val="000000"/>
                <w:sz w:val="15"/>
                <w:szCs w:val="15"/>
              </w:rPr>
              <w:t>o</w:t>
            </w:r>
            <w:r w:rsidR="00E85070" w:rsidRPr="00A902B2">
              <w:rPr>
                <w:rFonts w:cstheme="majorHAnsi"/>
                <w:color w:val="000000"/>
                <w:sz w:val="15"/>
                <w:szCs w:val="15"/>
              </w:rPr>
              <w:t>crito</w:t>
            </w:r>
            <w:r w:rsidRPr="00A902B2">
              <w:rPr>
                <w:rFonts w:cstheme="majorHAnsi"/>
                <w:color w:val="000000"/>
                <w:sz w:val="15"/>
                <w:szCs w:val="15"/>
              </w:rPr>
              <w:t xml:space="preserve"> en sangre</w:t>
            </w:r>
          </w:p>
        </w:tc>
        <w:tc>
          <w:tcPr>
            <w:tcW w:w="0" w:type="auto"/>
            <w:vAlign w:val="center"/>
          </w:tcPr>
          <w:p w14:paraId="345D2EA6"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Cuantitativa</w:t>
            </w:r>
          </w:p>
          <w:p w14:paraId="4B99D512" w14:textId="75D35FE2"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continua</w:t>
            </w:r>
          </w:p>
        </w:tc>
        <w:tc>
          <w:tcPr>
            <w:tcW w:w="0" w:type="auto"/>
            <w:vAlign w:val="center"/>
          </w:tcPr>
          <w:p w14:paraId="678FFCA9" w14:textId="4912492D"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HC</w:t>
            </w:r>
          </w:p>
        </w:tc>
        <w:tc>
          <w:tcPr>
            <w:tcW w:w="0" w:type="auto"/>
            <w:vAlign w:val="center"/>
          </w:tcPr>
          <w:p w14:paraId="19DCD988" w14:textId="69A2B2E2"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Número (</w:t>
            </w:r>
            <w:r w:rsidR="00E85070" w:rsidRPr="00A902B2">
              <w:rPr>
                <w:rFonts w:cstheme="majorHAnsi"/>
                <w:color w:val="000000"/>
                <w:sz w:val="15"/>
                <w:szCs w:val="15"/>
              </w:rPr>
              <w:t>%</w:t>
            </w:r>
            <w:r w:rsidRPr="00A902B2">
              <w:rPr>
                <w:rFonts w:cstheme="majorHAnsi"/>
                <w:color w:val="000000"/>
                <w:sz w:val="15"/>
                <w:szCs w:val="15"/>
              </w:rPr>
              <w:t>)</w:t>
            </w:r>
          </w:p>
        </w:tc>
      </w:tr>
      <w:tr w:rsidR="00F835FF" w:rsidRPr="00A902B2" w14:paraId="4C5C3C6B" w14:textId="77777777" w:rsidTr="00A4562E">
        <w:trPr>
          <w:trHeight w:val="371"/>
        </w:trPr>
        <w:tc>
          <w:tcPr>
            <w:cnfStyle w:val="001000000000" w:firstRow="0" w:lastRow="0" w:firstColumn="1" w:lastColumn="0" w:oddVBand="0" w:evenVBand="0" w:oddHBand="0" w:evenHBand="0" w:firstRowFirstColumn="0" w:firstRowLastColumn="0" w:lastRowFirstColumn="0" w:lastRowLastColumn="0"/>
            <w:tcW w:w="0" w:type="auto"/>
            <w:vAlign w:val="center"/>
          </w:tcPr>
          <w:p w14:paraId="46D1EB5B" w14:textId="630FE8A5" w:rsidR="00F835FF" w:rsidRPr="00A902B2" w:rsidRDefault="00F835FF" w:rsidP="00F835FF">
            <w:pPr>
              <w:jc w:val="center"/>
              <w:rPr>
                <w:rFonts w:cstheme="majorHAnsi"/>
                <w:color w:val="000000"/>
                <w:sz w:val="15"/>
                <w:szCs w:val="15"/>
              </w:rPr>
            </w:pPr>
            <w:r w:rsidRPr="00A902B2">
              <w:rPr>
                <w:rFonts w:cstheme="majorHAnsi"/>
                <w:color w:val="000000"/>
                <w:sz w:val="15"/>
                <w:szCs w:val="15"/>
              </w:rPr>
              <w:t>50</w:t>
            </w:r>
          </w:p>
        </w:tc>
        <w:tc>
          <w:tcPr>
            <w:tcW w:w="0" w:type="auto"/>
            <w:vAlign w:val="center"/>
          </w:tcPr>
          <w:p w14:paraId="7E3ECB43"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PLT</w:t>
            </w:r>
          </w:p>
        </w:tc>
        <w:tc>
          <w:tcPr>
            <w:tcW w:w="0" w:type="auto"/>
            <w:vAlign w:val="center"/>
          </w:tcPr>
          <w:p w14:paraId="4A08B4F0"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Número de plaquetas totales en sangre</w:t>
            </w:r>
          </w:p>
        </w:tc>
        <w:tc>
          <w:tcPr>
            <w:tcW w:w="0" w:type="auto"/>
            <w:vAlign w:val="center"/>
          </w:tcPr>
          <w:p w14:paraId="4B122EBB"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Cuantitativa</w:t>
            </w:r>
          </w:p>
          <w:p w14:paraId="1397AA15"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discreta</w:t>
            </w:r>
          </w:p>
        </w:tc>
        <w:tc>
          <w:tcPr>
            <w:tcW w:w="0" w:type="auto"/>
            <w:vAlign w:val="center"/>
          </w:tcPr>
          <w:p w14:paraId="3C649B8E"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HC</w:t>
            </w:r>
          </w:p>
        </w:tc>
        <w:tc>
          <w:tcPr>
            <w:tcW w:w="0" w:type="auto"/>
            <w:vAlign w:val="center"/>
          </w:tcPr>
          <w:p w14:paraId="7AB06BB4"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Número entero</w:t>
            </w:r>
          </w:p>
          <w:p w14:paraId="5D20BF6A"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w:t>
            </w:r>
            <w:proofErr w:type="spellStart"/>
            <w:r w:rsidRPr="00A902B2">
              <w:rPr>
                <w:rFonts w:cstheme="majorHAnsi"/>
                <w:color w:val="000000"/>
                <w:sz w:val="15"/>
                <w:szCs w:val="15"/>
              </w:rPr>
              <w:t>cel</w:t>
            </w:r>
            <w:proofErr w:type="spellEnd"/>
            <w:r w:rsidRPr="00A902B2">
              <w:rPr>
                <w:rFonts w:cstheme="majorHAnsi"/>
                <w:color w:val="000000"/>
                <w:sz w:val="15"/>
                <w:szCs w:val="15"/>
              </w:rPr>
              <w:t xml:space="preserve"> x 10</w:t>
            </w:r>
            <w:r w:rsidRPr="00A902B2">
              <w:rPr>
                <w:rFonts w:cstheme="majorHAnsi"/>
                <w:color w:val="000000"/>
                <w:sz w:val="15"/>
                <w:szCs w:val="15"/>
                <w:vertAlign w:val="superscript"/>
              </w:rPr>
              <w:t>9</w:t>
            </w:r>
            <w:r w:rsidRPr="00A902B2">
              <w:rPr>
                <w:rFonts w:cstheme="majorHAnsi"/>
                <w:color w:val="000000"/>
                <w:sz w:val="15"/>
                <w:szCs w:val="15"/>
              </w:rPr>
              <w:t>/L)</w:t>
            </w:r>
          </w:p>
        </w:tc>
      </w:tr>
      <w:tr w:rsidR="00F835FF" w:rsidRPr="00A902B2" w14:paraId="482ADCF4" w14:textId="77777777" w:rsidTr="00A4562E">
        <w:trPr>
          <w:trHeight w:val="419"/>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86B8D4" w14:textId="745CEE36" w:rsidR="00F835FF" w:rsidRPr="00A902B2" w:rsidRDefault="00F835FF" w:rsidP="00F835FF">
            <w:pPr>
              <w:jc w:val="center"/>
              <w:rPr>
                <w:rFonts w:cstheme="majorHAnsi"/>
                <w:color w:val="000000"/>
                <w:sz w:val="15"/>
                <w:szCs w:val="15"/>
              </w:rPr>
            </w:pPr>
            <w:r w:rsidRPr="00A902B2">
              <w:rPr>
                <w:rFonts w:cstheme="majorHAnsi"/>
                <w:color w:val="000000"/>
                <w:sz w:val="15"/>
                <w:szCs w:val="15"/>
              </w:rPr>
              <w:t>51</w:t>
            </w:r>
          </w:p>
        </w:tc>
        <w:tc>
          <w:tcPr>
            <w:tcW w:w="0" w:type="auto"/>
            <w:vAlign w:val="center"/>
          </w:tcPr>
          <w:p w14:paraId="106D5C55"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FIBRINOGENO</w:t>
            </w:r>
          </w:p>
        </w:tc>
        <w:tc>
          <w:tcPr>
            <w:tcW w:w="0" w:type="auto"/>
            <w:vAlign w:val="center"/>
          </w:tcPr>
          <w:p w14:paraId="4E7BEF03"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Valor del Fibrinógeno en sangre</w:t>
            </w:r>
          </w:p>
        </w:tc>
        <w:tc>
          <w:tcPr>
            <w:tcW w:w="0" w:type="auto"/>
            <w:vAlign w:val="center"/>
          </w:tcPr>
          <w:p w14:paraId="038D2088"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Cuantitativa</w:t>
            </w:r>
          </w:p>
          <w:p w14:paraId="5825BE19"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continua</w:t>
            </w:r>
          </w:p>
        </w:tc>
        <w:tc>
          <w:tcPr>
            <w:tcW w:w="0" w:type="auto"/>
            <w:vAlign w:val="center"/>
          </w:tcPr>
          <w:p w14:paraId="3AFAA3DE"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HC</w:t>
            </w:r>
          </w:p>
        </w:tc>
        <w:tc>
          <w:tcPr>
            <w:tcW w:w="0" w:type="auto"/>
            <w:vAlign w:val="center"/>
          </w:tcPr>
          <w:p w14:paraId="3C6D4CDF"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Número (mg/dl)</w:t>
            </w:r>
          </w:p>
        </w:tc>
      </w:tr>
      <w:tr w:rsidR="00F835FF" w:rsidRPr="00A902B2" w14:paraId="18AE8508" w14:textId="77777777" w:rsidTr="00A4562E">
        <w:trPr>
          <w:trHeight w:val="269"/>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6B6398" w14:textId="2C2B7984" w:rsidR="00F835FF" w:rsidRPr="00A902B2" w:rsidRDefault="00F835FF" w:rsidP="00F835FF">
            <w:pPr>
              <w:jc w:val="center"/>
              <w:rPr>
                <w:rFonts w:cstheme="majorHAnsi"/>
                <w:color w:val="000000"/>
                <w:sz w:val="15"/>
                <w:szCs w:val="15"/>
              </w:rPr>
            </w:pPr>
            <w:r w:rsidRPr="00A902B2">
              <w:rPr>
                <w:rFonts w:cstheme="majorHAnsi"/>
                <w:color w:val="000000"/>
                <w:sz w:val="15"/>
                <w:szCs w:val="15"/>
              </w:rPr>
              <w:t>52</w:t>
            </w:r>
          </w:p>
        </w:tc>
        <w:tc>
          <w:tcPr>
            <w:tcW w:w="0" w:type="auto"/>
            <w:vAlign w:val="center"/>
          </w:tcPr>
          <w:p w14:paraId="45D887B9"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DÍMERO D</w:t>
            </w:r>
          </w:p>
        </w:tc>
        <w:tc>
          <w:tcPr>
            <w:tcW w:w="0" w:type="auto"/>
            <w:vAlign w:val="center"/>
          </w:tcPr>
          <w:p w14:paraId="1EDBA551"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Valor del Dímero D en sangre</w:t>
            </w:r>
          </w:p>
        </w:tc>
        <w:tc>
          <w:tcPr>
            <w:tcW w:w="0" w:type="auto"/>
            <w:vAlign w:val="center"/>
          </w:tcPr>
          <w:p w14:paraId="6B61D77C"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Cuantitativa</w:t>
            </w:r>
          </w:p>
        </w:tc>
        <w:tc>
          <w:tcPr>
            <w:tcW w:w="0" w:type="auto"/>
            <w:vAlign w:val="center"/>
          </w:tcPr>
          <w:p w14:paraId="23949FB1"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HC</w:t>
            </w:r>
          </w:p>
        </w:tc>
        <w:tc>
          <w:tcPr>
            <w:tcW w:w="0" w:type="auto"/>
            <w:vAlign w:val="center"/>
          </w:tcPr>
          <w:p w14:paraId="17BF15A8"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Número (</w:t>
            </w:r>
            <w:proofErr w:type="spellStart"/>
            <w:r w:rsidRPr="00A902B2">
              <w:rPr>
                <w:rFonts w:cstheme="majorHAnsi"/>
                <w:color w:val="000000"/>
                <w:sz w:val="15"/>
                <w:szCs w:val="15"/>
              </w:rPr>
              <w:t>ug</w:t>
            </w:r>
            <w:proofErr w:type="spellEnd"/>
            <w:r w:rsidRPr="00A902B2">
              <w:rPr>
                <w:rFonts w:cstheme="majorHAnsi"/>
                <w:color w:val="000000"/>
                <w:sz w:val="15"/>
                <w:szCs w:val="15"/>
              </w:rPr>
              <w:t>/</w:t>
            </w:r>
            <w:proofErr w:type="spellStart"/>
            <w:r w:rsidRPr="00A902B2">
              <w:rPr>
                <w:rFonts w:cstheme="majorHAnsi"/>
                <w:color w:val="000000"/>
                <w:sz w:val="15"/>
                <w:szCs w:val="15"/>
              </w:rPr>
              <w:t>mL</w:t>
            </w:r>
            <w:proofErr w:type="spellEnd"/>
            <w:r w:rsidRPr="00A902B2">
              <w:rPr>
                <w:rFonts w:cstheme="majorHAnsi"/>
                <w:color w:val="000000"/>
                <w:sz w:val="15"/>
                <w:szCs w:val="15"/>
              </w:rPr>
              <w:t>)</w:t>
            </w:r>
          </w:p>
        </w:tc>
      </w:tr>
      <w:tr w:rsidR="00F835FF" w:rsidRPr="00A902B2" w14:paraId="74F0EF0C" w14:textId="77777777" w:rsidTr="00A4562E">
        <w:trPr>
          <w:trHeight w:val="273"/>
        </w:trPr>
        <w:tc>
          <w:tcPr>
            <w:cnfStyle w:val="001000000000" w:firstRow="0" w:lastRow="0" w:firstColumn="1" w:lastColumn="0" w:oddVBand="0" w:evenVBand="0" w:oddHBand="0" w:evenHBand="0" w:firstRowFirstColumn="0" w:firstRowLastColumn="0" w:lastRowFirstColumn="0" w:lastRowLastColumn="0"/>
            <w:tcW w:w="0" w:type="auto"/>
            <w:vAlign w:val="center"/>
          </w:tcPr>
          <w:p w14:paraId="7A3243D1" w14:textId="1AE18603" w:rsidR="00F835FF" w:rsidRPr="00A902B2" w:rsidRDefault="00F835FF" w:rsidP="00F835FF">
            <w:pPr>
              <w:jc w:val="center"/>
              <w:rPr>
                <w:rFonts w:cstheme="majorHAnsi"/>
                <w:color w:val="000000"/>
                <w:sz w:val="15"/>
                <w:szCs w:val="15"/>
              </w:rPr>
            </w:pPr>
            <w:r w:rsidRPr="00A902B2">
              <w:rPr>
                <w:rFonts w:cstheme="majorHAnsi"/>
                <w:color w:val="000000"/>
                <w:sz w:val="15"/>
                <w:szCs w:val="15"/>
              </w:rPr>
              <w:t>53</w:t>
            </w:r>
          </w:p>
        </w:tc>
        <w:tc>
          <w:tcPr>
            <w:tcW w:w="0" w:type="auto"/>
            <w:vAlign w:val="center"/>
          </w:tcPr>
          <w:p w14:paraId="7560A6CD"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CREATININA</w:t>
            </w:r>
          </w:p>
        </w:tc>
        <w:tc>
          <w:tcPr>
            <w:tcW w:w="0" w:type="auto"/>
            <w:vAlign w:val="center"/>
          </w:tcPr>
          <w:p w14:paraId="17EC0CAC"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Valor de creatinina sérica en sangre</w:t>
            </w:r>
          </w:p>
        </w:tc>
        <w:tc>
          <w:tcPr>
            <w:tcW w:w="0" w:type="auto"/>
            <w:vAlign w:val="center"/>
          </w:tcPr>
          <w:p w14:paraId="55AEE23F"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Cuantitativa</w:t>
            </w:r>
          </w:p>
          <w:p w14:paraId="312A7AD5"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continua</w:t>
            </w:r>
          </w:p>
        </w:tc>
        <w:tc>
          <w:tcPr>
            <w:tcW w:w="0" w:type="auto"/>
            <w:vAlign w:val="center"/>
          </w:tcPr>
          <w:p w14:paraId="45B6FF17"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HC</w:t>
            </w:r>
          </w:p>
        </w:tc>
        <w:tc>
          <w:tcPr>
            <w:tcW w:w="0" w:type="auto"/>
            <w:vAlign w:val="center"/>
          </w:tcPr>
          <w:p w14:paraId="1864FAA9"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Número (mg/dl)</w:t>
            </w:r>
          </w:p>
        </w:tc>
      </w:tr>
      <w:tr w:rsidR="00F835FF" w:rsidRPr="00A902B2" w14:paraId="74956821" w14:textId="77777777" w:rsidTr="00A4562E">
        <w:trPr>
          <w:trHeight w:val="1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5A0F8E67" w14:textId="58DED863" w:rsidR="00F835FF" w:rsidRPr="00A902B2" w:rsidRDefault="00F835FF" w:rsidP="00F835FF">
            <w:pPr>
              <w:jc w:val="center"/>
              <w:rPr>
                <w:rFonts w:cstheme="majorHAnsi"/>
                <w:color w:val="000000"/>
                <w:sz w:val="15"/>
                <w:szCs w:val="15"/>
              </w:rPr>
            </w:pPr>
            <w:r w:rsidRPr="00A902B2">
              <w:rPr>
                <w:rFonts w:cstheme="majorHAnsi"/>
                <w:color w:val="000000"/>
                <w:sz w:val="15"/>
                <w:szCs w:val="15"/>
              </w:rPr>
              <w:t>54</w:t>
            </w:r>
          </w:p>
        </w:tc>
        <w:tc>
          <w:tcPr>
            <w:tcW w:w="0" w:type="auto"/>
            <w:vAlign w:val="center"/>
          </w:tcPr>
          <w:p w14:paraId="21D6E6C1"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ALT (TGO)</w:t>
            </w:r>
          </w:p>
        </w:tc>
        <w:tc>
          <w:tcPr>
            <w:tcW w:w="0" w:type="auto"/>
            <w:vAlign w:val="center"/>
          </w:tcPr>
          <w:p w14:paraId="4C5F2BB7"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eastAsiaTheme="minorHAnsi" w:cstheme="majorHAnsi"/>
                <w:color w:val="000000"/>
                <w:sz w:val="15"/>
                <w:szCs w:val="15"/>
                <w:lang w:eastAsia="en-US"/>
              </w:rPr>
            </w:pPr>
            <w:r w:rsidRPr="00A902B2">
              <w:rPr>
                <w:rFonts w:cstheme="majorHAnsi"/>
                <w:color w:val="000000"/>
                <w:sz w:val="15"/>
                <w:szCs w:val="15"/>
              </w:rPr>
              <w:t>Valor de la aspartato aminotransferasa (transaminasa glutámico</w:t>
            </w:r>
          </w:p>
          <w:p w14:paraId="7A1CEEC2"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oxaloacética) en sangre</w:t>
            </w:r>
          </w:p>
        </w:tc>
        <w:tc>
          <w:tcPr>
            <w:tcW w:w="0" w:type="auto"/>
            <w:vAlign w:val="center"/>
          </w:tcPr>
          <w:p w14:paraId="43007C2A"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Cuantitativa</w:t>
            </w:r>
          </w:p>
          <w:p w14:paraId="04A8427C"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discreta</w:t>
            </w:r>
          </w:p>
        </w:tc>
        <w:tc>
          <w:tcPr>
            <w:tcW w:w="0" w:type="auto"/>
            <w:vAlign w:val="center"/>
          </w:tcPr>
          <w:p w14:paraId="460B3FC0"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HC</w:t>
            </w:r>
          </w:p>
        </w:tc>
        <w:tc>
          <w:tcPr>
            <w:tcW w:w="0" w:type="auto"/>
            <w:vAlign w:val="center"/>
          </w:tcPr>
          <w:p w14:paraId="38998523"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Número entero (U/L)</w:t>
            </w:r>
          </w:p>
        </w:tc>
      </w:tr>
      <w:tr w:rsidR="00F835FF" w:rsidRPr="00A902B2" w14:paraId="335F18CB" w14:textId="77777777" w:rsidTr="00A4562E">
        <w:trPr>
          <w:trHeight w:val="416"/>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C8A0B8" w14:textId="782029C0" w:rsidR="00F835FF" w:rsidRPr="00A902B2" w:rsidRDefault="00F835FF" w:rsidP="00F835FF">
            <w:pPr>
              <w:jc w:val="center"/>
              <w:rPr>
                <w:rFonts w:cstheme="majorHAnsi"/>
                <w:color w:val="000000"/>
                <w:sz w:val="15"/>
                <w:szCs w:val="15"/>
              </w:rPr>
            </w:pPr>
            <w:r w:rsidRPr="00A902B2">
              <w:rPr>
                <w:rFonts w:cstheme="majorHAnsi"/>
                <w:color w:val="000000"/>
                <w:sz w:val="15"/>
                <w:szCs w:val="15"/>
              </w:rPr>
              <w:t>55</w:t>
            </w:r>
          </w:p>
        </w:tc>
        <w:tc>
          <w:tcPr>
            <w:tcW w:w="0" w:type="auto"/>
            <w:vAlign w:val="center"/>
          </w:tcPr>
          <w:p w14:paraId="05CA6786"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ALT (TGP)</w:t>
            </w:r>
          </w:p>
        </w:tc>
        <w:tc>
          <w:tcPr>
            <w:tcW w:w="0" w:type="auto"/>
            <w:vAlign w:val="center"/>
          </w:tcPr>
          <w:p w14:paraId="40F22764"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Valor de la aspartato alaninotransferasa (transaminasa glutámico</w:t>
            </w:r>
          </w:p>
          <w:p w14:paraId="24DE0B82"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pirúvica) en sangre</w:t>
            </w:r>
          </w:p>
        </w:tc>
        <w:tc>
          <w:tcPr>
            <w:tcW w:w="0" w:type="auto"/>
            <w:vAlign w:val="center"/>
          </w:tcPr>
          <w:p w14:paraId="756C4E71"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Cuantitativa</w:t>
            </w:r>
          </w:p>
          <w:p w14:paraId="570A4B8C"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discreta</w:t>
            </w:r>
          </w:p>
        </w:tc>
        <w:tc>
          <w:tcPr>
            <w:tcW w:w="0" w:type="auto"/>
            <w:vAlign w:val="center"/>
          </w:tcPr>
          <w:p w14:paraId="4101157F"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HC</w:t>
            </w:r>
          </w:p>
        </w:tc>
        <w:tc>
          <w:tcPr>
            <w:tcW w:w="0" w:type="auto"/>
            <w:vAlign w:val="center"/>
          </w:tcPr>
          <w:p w14:paraId="61A28898"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Número entero (U/L)</w:t>
            </w:r>
          </w:p>
        </w:tc>
      </w:tr>
      <w:tr w:rsidR="00F835FF" w:rsidRPr="00A902B2" w14:paraId="632BF09A" w14:textId="77777777" w:rsidTr="00A4562E">
        <w:trPr>
          <w:trHeight w:val="266"/>
        </w:trPr>
        <w:tc>
          <w:tcPr>
            <w:cnfStyle w:val="001000000000" w:firstRow="0" w:lastRow="0" w:firstColumn="1" w:lastColumn="0" w:oddVBand="0" w:evenVBand="0" w:oddHBand="0" w:evenHBand="0" w:firstRowFirstColumn="0" w:firstRowLastColumn="0" w:lastRowFirstColumn="0" w:lastRowLastColumn="0"/>
            <w:tcW w:w="0" w:type="auto"/>
            <w:vAlign w:val="center"/>
          </w:tcPr>
          <w:p w14:paraId="6246FAF6" w14:textId="04EE9826" w:rsidR="00F835FF" w:rsidRPr="00A902B2" w:rsidRDefault="00F835FF" w:rsidP="00F835FF">
            <w:pPr>
              <w:jc w:val="center"/>
              <w:rPr>
                <w:rFonts w:cstheme="majorHAnsi"/>
                <w:color w:val="000000"/>
                <w:sz w:val="15"/>
                <w:szCs w:val="15"/>
              </w:rPr>
            </w:pPr>
            <w:r w:rsidRPr="00A902B2">
              <w:rPr>
                <w:rFonts w:cstheme="majorHAnsi"/>
                <w:color w:val="000000"/>
                <w:sz w:val="15"/>
                <w:szCs w:val="15"/>
              </w:rPr>
              <w:t>56</w:t>
            </w:r>
          </w:p>
        </w:tc>
        <w:tc>
          <w:tcPr>
            <w:tcW w:w="0" w:type="auto"/>
            <w:vAlign w:val="center"/>
          </w:tcPr>
          <w:p w14:paraId="581699B0"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PCT</w:t>
            </w:r>
          </w:p>
        </w:tc>
        <w:tc>
          <w:tcPr>
            <w:tcW w:w="0" w:type="auto"/>
            <w:vAlign w:val="center"/>
          </w:tcPr>
          <w:p w14:paraId="7612EB79"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Valor de la procalcitonina en sangre</w:t>
            </w:r>
          </w:p>
        </w:tc>
        <w:tc>
          <w:tcPr>
            <w:tcW w:w="0" w:type="auto"/>
            <w:vAlign w:val="center"/>
          </w:tcPr>
          <w:p w14:paraId="4EE0686F"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Cuantitativa</w:t>
            </w:r>
          </w:p>
          <w:p w14:paraId="12133E52"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continua</w:t>
            </w:r>
          </w:p>
        </w:tc>
        <w:tc>
          <w:tcPr>
            <w:tcW w:w="0" w:type="auto"/>
            <w:vAlign w:val="center"/>
          </w:tcPr>
          <w:p w14:paraId="074A9B05"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HC</w:t>
            </w:r>
          </w:p>
        </w:tc>
        <w:tc>
          <w:tcPr>
            <w:tcW w:w="0" w:type="auto"/>
            <w:vAlign w:val="center"/>
          </w:tcPr>
          <w:p w14:paraId="5429D061"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Número (ng/</w:t>
            </w:r>
            <w:proofErr w:type="spellStart"/>
            <w:r w:rsidRPr="00A902B2">
              <w:rPr>
                <w:rFonts w:cstheme="majorHAnsi"/>
                <w:color w:val="000000"/>
                <w:sz w:val="15"/>
                <w:szCs w:val="15"/>
              </w:rPr>
              <w:t>mL</w:t>
            </w:r>
            <w:proofErr w:type="spellEnd"/>
            <w:r w:rsidRPr="00A902B2">
              <w:rPr>
                <w:rFonts w:cstheme="majorHAnsi"/>
                <w:color w:val="000000"/>
                <w:sz w:val="15"/>
                <w:szCs w:val="15"/>
              </w:rPr>
              <w:t>)</w:t>
            </w:r>
          </w:p>
        </w:tc>
      </w:tr>
      <w:tr w:rsidR="00F835FF" w:rsidRPr="00A902B2" w14:paraId="325A8528" w14:textId="77777777" w:rsidTr="00A4562E">
        <w:trPr>
          <w:trHeight w:val="328"/>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BA3C35" w14:textId="504FA4C6" w:rsidR="00F835FF" w:rsidRPr="00A902B2" w:rsidRDefault="00F835FF" w:rsidP="00F835FF">
            <w:pPr>
              <w:jc w:val="center"/>
              <w:rPr>
                <w:rFonts w:cstheme="majorHAnsi"/>
                <w:color w:val="000000"/>
                <w:sz w:val="15"/>
                <w:szCs w:val="15"/>
              </w:rPr>
            </w:pPr>
            <w:r w:rsidRPr="00A902B2">
              <w:rPr>
                <w:rFonts w:cstheme="majorHAnsi"/>
                <w:color w:val="000000"/>
                <w:sz w:val="15"/>
                <w:szCs w:val="15"/>
              </w:rPr>
              <w:t>57</w:t>
            </w:r>
          </w:p>
        </w:tc>
        <w:tc>
          <w:tcPr>
            <w:tcW w:w="0" w:type="auto"/>
            <w:vAlign w:val="center"/>
          </w:tcPr>
          <w:p w14:paraId="2EA48530"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CK</w:t>
            </w:r>
          </w:p>
        </w:tc>
        <w:tc>
          <w:tcPr>
            <w:tcW w:w="0" w:type="auto"/>
            <w:vAlign w:val="center"/>
          </w:tcPr>
          <w:p w14:paraId="7896444C"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Valor de la CK en sangre</w:t>
            </w:r>
          </w:p>
        </w:tc>
        <w:tc>
          <w:tcPr>
            <w:tcW w:w="0" w:type="auto"/>
            <w:vAlign w:val="center"/>
          </w:tcPr>
          <w:p w14:paraId="37C70ADA"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Cuantitativa</w:t>
            </w:r>
          </w:p>
          <w:p w14:paraId="69F80EC1"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discreta</w:t>
            </w:r>
          </w:p>
        </w:tc>
        <w:tc>
          <w:tcPr>
            <w:tcW w:w="0" w:type="auto"/>
            <w:vAlign w:val="center"/>
          </w:tcPr>
          <w:p w14:paraId="6C5AFFD7"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HC</w:t>
            </w:r>
          </w:p>
        </w:tc>
        <w:tc>
          <w:tcPr>
            <w:tcW w:w="0" w:type="auto"/>
            <w:vAlign w:val="center"/>
          </w:tcPr>
          <w:p w14:paraId="7A15D35D"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Número entero (U/L)</w:t>
            </w:r>
          </w:p>
        </w:tc>
      </w:tr>
      <w:tr w:rsidR="00F835FF" w:rsidRPr="00A902B2" w14:paraId="4E103A94" w14:textId="77777777" w:rsidTr="00A4562E">
        <w:trPr>
          <w:trHeight w:val="233"/>
        </w:trPr>
        <w:tc>
          <w:tcPr>
            <w:cnfStyle w:val="001000000000" w:firstRow="0" w:lastRow="0" w:firstColumn="1" w:lastColumn="0" w:oddVBand="0" w:evenVBand="0" w:oddHBand="0" w:evenHBand="0" w:firstRowFirstColumn="0" w:firstRowLastColumn="0" w:lastRowFirstColumn="0" w:lastRowLastColumn="0"/>
            <w:tcW w:w="0" w:type="auto"/>
            <w:vAlign w:val="center"/>
          </w:tcPr>
          <w:p w14:paraId="55B3186F" w14:textId="1A7117E6" w:rsidR="00F835FF" w:rsidRPr="00A902B2" w:rsidRDefault="00F835FF" w:rsidP="00F835FF">
            <w:pPr>
              <w:jc w:val="center"/>
              <w:rPr>
                <w:rFonts w:cstheme="majorHAnsi"/>
                <w:color w:val="000000"/>
                <w:sz w:val="15"/>
                <w:szCs w:val="15"/>
              </w:rPr>
            </w:pPr>
            <w:r w:rsidRPr="00A902B2">
              <w:rPr>
                <w:rFonts w:cstheme="majorHAnsi"/>
                <w:color w:val="000000"/>
                <w:sz w:val="15"/>
                <w:szCs w:val="15"/>
              </w:rPr>
              <w:t>58</w:t>
            </w:r>
          </w:p>
        </w:tc>
        <w:tc>
          <w:tcPr>
            <w:tcW w:w="0" w:type="auto"/>
            <w:vAlign w:val="center"/>
          </w:tcPr>
          <w:p w14:paraId="52BD5069"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vertAlign w:val="superscript"/>
              </w:rPr>
            </w:pPr>
            <w:r w:rsidRPr="00A902B2">
              <w:rPr>
                <w:rFonts w:cstheme="majorHAnsi"/>
                <w:color w:val="000000"/>
                <w:sz w:val="15"/>
                <w:szCs w:val="15"/>
              </w:rPr>
              <w:t>SODIO (</w:t>
            </w:r>
            <w:proofErr w:type="spellStart"/>
            <w:r w:rsidRPr="00A902B2">
              <w:rPr>
                <w:rFonts w:cstheme="majorHAnsi"/>
                <w:color w:val="000000"/>
                <w:sz w:val="15"/>
                <w:szCs w:val="15"/>
              </w:rPr>
              <w:t>Na</w:t>
            </w:r>
            <w:proofErr w:type="spellEnd"/>
            <w:r w:rsidRPr="00A902B2">
              <w:rPr>
                <w:rFonts w:cstheme="majorHAnsi"/>
                <w:color w:val="000000"/>
                <w:sz w:val="15"/>
                <w:szCs w:val="15"/>
                <w:vertAlign w:val="superscript"/>
              </w:rPr>
              <w:t>++</w:t>
            </w:r>
            <w:r w:rsidRPr="00A902B2">
              <w:rPr>
                <w:rFonts w:cstheme="majorHAnsi"/>
                <w:color w:val="000000"/>
                <w:sz w:val="15"/>
                <w:szCs w:val="15"/>
              </w:rPr>
              <w:t>)</w:t>
            </w:r>
          </w:p>
        </w:tc>
        <w:tc>
          <w:tcPr>
            <w:tcW w:w="0" w:type="auto"/>
            <w:vAlign w:val="center"/>
          </w:tcPr>
          <w:p w14:paraId="43C2B02D"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Valor del sodio en sangre</w:t>
            </w:r>
          </w:p>
        </w:tc>
        <w:tc>
          <w:tcPr>
            <w:tcW w:w="0" w:type="auto"/>
            <w:vAlign w:val="center"/>
          </w:tcPr>
          <w:p w14:paraId="1EED74A2"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Cuantitativa</w:t>
            </w:r>
          </w:p>
          <w:p w14:paraId="16A02CDE"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continua</w:t>
            </w:r>
          </w:p>
        </w:tc>
        <w:tc>
          <w:tcPr>
            <w:tcW w:w="0" w:type="auto"/>
            <w:vAlign w:val="center"/>
          </w:tcPr>
          <w:p w14:paraId="19E5F51A"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HC</w:t>
            </w:r>
          </w:p>
        </w:tc>
        <w:tc>
          <w:tcPr>
            <w:tcW w:w="0" w:type="auto"/>
            <w:vAlign w:val="center"/>
          </w:tcPr>
          <w:p w14:paraId="25F89F9E"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Número (mEq/L)</w:t>
            </w:r>
          </w:p>
        </w:tc>
      </w:tr>
      <w:tr w:rsidR="00F835FF" w:rsidRPr="00A902B2" w14:paraId="19E8B131" w14:textId="77777777" w:rsidTr="00A4562E">
        <w:trPr>
          <w:trHeight w:val="222"/>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A412DC" w14:textId="7FAE8F78" w:rsidR="00F835FF" w:rsidRPr="00A902B2" w:rsidRDefault="00F835FF" w:rsidP="00F835FF">
            <w:pPr>
              <w:jc w:val="center"/>
              <w:rPr>
                <w:rFonts w:cstheme="majorHAnsi"/>
                <w:color w:val="000000"/>
                <w:sz w:val="15"/>
                <w:szCs w:val="15"/>
              </w:rPr>
            </w:pPr>
            <w:r w:rsidRPr="00A902B2">
              <w:rPr>
                <w:rFonts w:cstheme="majorHAnsi"/>
                <w:color w:val="000000"/>
                <w:sz w:val="15"/>
                <w:szCs w:val="15"/>
              </w:rPr>
              <w:t>59</w:t>
            </w:r>
          </w:p>
        </w:tc>
        <w:tc>
          <w:tcPr>
            <w:tcW w:w="0" w:type="auto"/>
            <w:vAlign w:val="center"/>
          </w:tcPr>
          <w:p w14:paraId="34746C9F"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vertAlign w:val="superscript"/>
              </w:rPr>
            </w:pPr>
            <w:r w:rsidRPr="00A902B2">
              <w:rPr>
                <w:rFonts w:cstheme="majorHAnsi"/>
                <w:color w:val="000000"/>
                <w:sz w:val="15"/>
                <w:szCs w:val="15"/>
              </w:rPr>
              <w:t>POTASIO(K</w:t>
            </w:r>
            <w:r w:rsidRPr="00A902B2">
              <w:rPr>
                <w:rFonts w:cstheme="majorHAnsi"/>
                <w:color w:val="000000"/>
                <w:sz w:val="15"/>
                <w:szCs w:val="15"/>
                <w:vertAlign w:val="superscript"/>
              </w:rPr>
              <w:t>+</w:t>
            </w:r>
            <w:r w:rsidRPr="00A902B2">
              <w:rPr>
                <w:rFonts w:cstheme="majorHAnsi"/>
                <w:color w:val="000000"/>
                <w:sz w:val="15"/>
                <w:szCs w:val="15"/>
              </w:rPr>
              <w:t>)</w:t>
            </w:r>
          </w:p>
        </w:tc>
        <w:tc>
          <w:tcPr>
            <w:tcW w:w="0" w:type="auto"/>
            <w:vAlign w:val="center"/>
          </w:tcPr>
          <w:p w14:paraId="7177DC69"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Valor del potasio en sangre</w:t>
            </w:r>
          </w:p>
        </w:tc>
        <w:tc>
          <w:tcPr>
            <w:tcW w:w="0" w:type="auto"/>
            <w:vAlign w:val="center"/>
          </w:tcPr>
          <w:p w14:paraId="1E4FA162"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Cuantitativa</w:t>
            </w:r>
          </w:p>
          <w:p w14:paraId="6FEEDC2E"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continua</w:t>
            </w:r>
          </w:p>
        </w:tc>
        <w:tc>
          <w:tcPr>
            <w:tcW w:w="0" w:type="auto"/>
            <w:vAlign w:val="center"/>
          </w:tcPr>
          <w:p w14:paraId="3981B7AA"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HC</w:t>
            </w:r>
          </w:p>
        </w:tc>
        <w:tc>
          <w:tcPr>
            <w:tcW w:w="0" w:type="auto"/>
            <w:vAlign w:val="center"/>
          </w:tcPr>
          <w:p w14:paraId="406FBE6A"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Número (mEq/L)</w:t>
            </w:r>
          </w:p>
        </w:tc>
      </w:tr>
      <w:tr w:rsidR="00F835FF" w:rsidRPr="00A902B2" w14:paraId="2A3F86B2" w14:textId="77777777" w:rsidTr="00A4562E">
        <w:trPr>
          <w:trHeight w:val="142"/>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E25F9F" w14:textId="66C2E248" w:rsidR="00F835FF" w:rsidRPr="00A902B2" w:rsidRDefault="00F835FF" w:rsidP="00F835FF">
            <w:pPr>
              <w:jc w:val="center"/>
              <w:rPr>
                <w:rFonts w:cstheme="majorHAnsi"/>
                <w:color w:val="000000"/>
                <w:sz w:val="15"/>
                <w:szCs w:val="15"/>
              </w:rPr>
            </w:pPr>
            <w:r w:rsidRPr="00A902B2">
              <w:rPr>
                <w:rFonts w:cstheme="majorHAnsi"/>
                <w:color w:val="000000"/>
                <w:sz w:val="15"/>
                <w:szCs w:val="15"/>
              </w:rPr>
              <w:t>60</w:t>
            </w:r>
          </w:p>
        </w:tc>
        <w:tc>
          <w:tcPr>
            <w:tcW w:w="0" w:type="auto"/>
            <w:vAlign w:val="center"/>
          </w:tcPr>
          <w:p w14:paraId="1D7B20CB"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Glicemia</w:t>
            </w:r>
          </w:p>
        </w:tc>
        <w:tc>
          <w:tcPr>
            <w:tcW w:w="0" w:type="auto"/>
            <w:vAlign w:val="center"/>
          </w:tcPr>
          <w:p w14:paraId="17A5D0E8"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Niveles de glicemia en sangre</w:t>
            </w:r>
          </w:p>
        </w:tc>
        <w:tc>
          <w:tcPr>
            <w:tcW w:w="0" w:type="auto"/>
            <w:vAlign w:val="center"/>
          </w:tcPr>
          <w:p w14:paraId="4F4C20DB"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Cuantitativa</w:t>
            </w:r>
          </w:p>
          <w:p w14:paraId="369563D3"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continua</w:t>
            </w:r>
          </w:p>
        </w:tc>
        <w:tc>
          <w:tcPr>
            <w:tcW w:w="0" w:type="auto"/>
            <w:vAlign w:val="center"/>
          </w:tcPr>
          <w:p w14:paraId="1C236F92"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HC</w:t>
            </w:r>
          </w:p>
        </w:tc>
        <w:tc>
          <w:tcPr>
            <w:tcW w:w="0" w:type="auto"/>
            <w:vAlign w:val="center"/>
          </w:tcPr>
          <w:p w14:paraId="167BE652"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Número (mg/dl)</w:t>
            </w:r>
          </w:p>
        </w:tc>
      </w:tr>
      <w:tr w:rsidR="00F835FF" w:rsidRPr="00A902B2" w14:paraId="07D5463E" w14:textId="77777777" w:rsidTr="00A4562E">
        <w:trPr>
          <w:trHeight w:val="756"/>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21F2943" w14:textId="5D6FCF61" w:rsidR="00F835FF" w:rsidRPr="00A902B2" w:rsidRDefault="00F835FF" w:rsidP="00F835FF">
            <w:pPr>
              <w:jc w:val="center"/>
              <w:rPr>
                <w:rFonts w:cstheme="majorHAnsi"/>
                <w:color w:val="000000"/>
                <w:sz w:val="15"/>
                <w:szCs w:val="15"/>
              </w:rPr>
            </w:pPr>
            <w:r w:rsidRPr="00A902B2">
              <w:rPr>
                <w:rFonts w:cstheme="majorHAnsi"/>
                <w:color w:val="000000"/>
                <w:sz w:val="15"/>
                <w:szCs w:val="15"/>
              </w:rPr>
              <w:t>61</w:t>
            </w:r>
          </w:p>
        </w:tc>
        <w:tc>
          <w:tcPr>
            <w:tcW w:w="0" w:type="auto"/>
            <w:vAlign w:val="center"/>
            <w:hideMark/>
          </w:tcPr>
          <w:p w14:paraId="607EDDEF"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L-RINEC</w:t>
            </w:r>
          </w:p>
        </w:tc>
        <w:tc>
          <w:tcPr>
            <w:tcW w:w="0" w:type="auto"/>
            <w:vAlign w:val="center"/>
            <w:hideMark/>
          </w:tcPr>
          <w:p w14:paraId="7E14F78E"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Puntaje de L-RINEC calculado con los datos de la HC desde 48 h previas, hasta las 24 h después de la infección. Sólo se calculará 1 vez</w:t>
            </w:r>
          </w:p>
        </w:tc>
        <w:tc>
          <w:tcPr>
            <w:tcW w:w="0" w:type="auto"/>
            <w:vAlign w:val="center"/>
            <w:hideMark/>
          </w:tcPr>
          <w:p w14:paraId="056A0BB5"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p>
          <w:p w14:paraId="504FE1D0"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Cuantitativa</w:t>
            </w:r>
          </w:p>
          <w:p w14:paraId="2396D835"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discreta</w:t>
            </w:r>
          </w:p>
          <w:p w14:paraId="6CF13574"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p>
        </w:tc>
        <w:tc>
          <w:tcPr>
            <w:tcW w:w="0" w:type="auto"/>
            <w:vAlign w:val="center"/>
            <w:hideMark/>
          </w:tcPr>
          <w:p w14:paraId="7C9C98ED"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HC</w:t>
            </w:r>
          </w:p>
        </w:tc>
        <w:tc>
          <w:tcPr>
            <w:tcW w:w="0" w:type="auto"/>
            <w:vAlign w:val="center"/>
            <w:hideMark/>
          </w:tcPr>
          <w:p w14:paraId="1EA3AA9F"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1 a 11 puntos</w:t>
            </w:r>
          </w:p>
        </w:tc>
      </w:tr>
      <w:tr w:rsidR="00F835FF" w:rsidRPr="00A902B2" w14:paraId="5BAA63E0" w14:textId="77777777" w:rsidTr="00A4562E">
        <w:trPr>
          <w:trHeight w:val="271"/>
        </w:trPr>
        <w:tc>
          <w:tcPr>
            <w:cnfStyle w:val="001000000000" w:firstRow="0" w:lastRow="0" w:firstColumn="1" w:lastColumn="0" w:oddVBand="0" w:evenVBand="0" w:oddHBand="0" w:evenHBand="0" w:firstRowFirstColumn="0" w:firstRowLastColumn="0" w:lastRowFirstColumn="0" w:lastRowLastColumn="0"/>
            <w:tcW w:w="0" w:type="auto"/>
            <w:vAlign w:val="center"/>
          </w:tcPr>
          <w:p w14:paraId="1BF48002" w14:textId="2573934F" w:rsidR="00F835FF" w:rsidRPr="00A902B2" w:rsidRDefault="00F835FF" w:rsidP="00F835FF">
            <w:pPr>
              <w:jc w:val="center"/>
              <w:rPr>
                <w:rFonts w:cstheme="majorHAnsi"/>
                <w:color w:val="000000"/>
                <w:sz w:val="15"/>
                <w:szCs w:val="15"/>
              </w:rPr>
            </w:pPr>
            <w:r w:rsidRPr="00A902B2">
              <w:rPr>
                <w:rFonts w:cstheme="majorHAnsi"/>
                <w:color w:val="000000"/>
                <w:sz w:val="15"/>
                <w:szCs w:val="15"/>
              </w:rPr>
              <w:t>62</w:t>
            </w:r>
          </w:p>
        </w:tc>
        <w:tc>
          <w:tcPr>
            <w:tcW w:w="0" w:type="auto"/>
            <w:vAlign w:val="center"/>
          </w:tcPr>
          <w:p w14:paraId="0DDF8B25"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INFECCIÓN TEJ BLAND</w:t>
            </w:r>
          </w:p>
        </w:tc>
        <w:tc>
          <w:tcPr>
            <w:tcW w:w="0" w:type="auto"/>
            <w:vAlign w:val="center"/>
          </w:tcPr>
          <w:p w14:paraId="53E9C9AE"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El paciente desarrolla una IPTB en el sitio vecino a la mordedura</w:t>
            </w:r>
          </w:p>
        </w:tc>
        <w:tc>
          <w:tcPr>
            <w:tcW w:w="0" w:type="auto"/>
            <w:vAlign w:val="center"/>
          </w:tcPr>
          <w:p w14:paraId="4AEAFDBD"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34151A39"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highlight w:val="yellow"/>
              </w:rPr>
            </w:pPr>
            <w:r w:rsidRPr="00A902B2">
              <w:rPr>
                <w:rFonts w:cstheme="majorHAnsi"/>
                <w:color w:val="000000"/>
                <w:sz w:val="15"/>
                <w:szCs w:val="15"/>
              </w:rPr>
              <w:t>dicotómica</w:t>
            </w:r>
          </w:p>
        </w:tc>
        <w:tc>
          <w:tcPr>
            <w:tcW w:w="0" w:type="auto"/>
            <w:vAlign w:val="center"/>
          </w:tcPr>
          <w:p w14:paraId="289BB907"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tcPr>
          <w:p w14:paraId="7915FD7C"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0 = No</w:t>
            </w:r>
            <w:r w:rsidRPr="00A902B2">
              <w:rPr>
                <w:rFonts w:cstheme="majorHAnsi"/>
                <w:color w:val="000000"/>
                <w:sz w:val="15"/>
                <w:szCs w:val="15"/>
              </w:rPr>
              <w:br/>
              <w:t>1 = Si</w:t>
            </w:r>
          </w:p>
        </w:tc>
      </w:tr>
      <w:tr w:rsidR="00F835FF" w:rsidRPr="00A902B2" w14:paraId="24B59428" w14:textId="77777777" w:rsidTr="00A4562E">
        <w:trPr>
          <w:trHeight w:val="461"/>
        </w:trPr>
        <w:tc>
          <w:tcPr>
            <w:cnfStyle w:val="001000000000" w:firstRow="0" w:lastRow="0" w:firstColumn="1" w:lastColumn="0" w:oddVBand="0" w:evenVBand="0" w:oddHBand="0" w:evenHBand="0" w:firstRowFirstColumn="0" w:firstRowLastColumn="0" w:lastRowFirstColumn="0" w:lastRowLastColumn="0"/>
            <w:tcW w:w="0" w:type="auto"/>
            <w:vAlign w:val="center"/>
          </w:tcPr>
          <w:p w14:paraId="32C65C85" w14:textId="5DE6F3B9" w:rsidR="00F835FF" w:rsidRPr="00A902B2" w:rsidRDefault="00F835FF" w:rsidP="00F835FF">
            <w:pPr>
              <w:jc w:val="center"/>
              <w:rPr>
                <w:rFonts w:cstheme="majorHAnsi"/>
                <w:color w:val="000000"/>
                <w:sz w:val="15"/>
                <w:szCs w:val="15"/>
              </w:rPr>
            </w:pPr>
            <w:r w:rsidRPr="00A902B2">
              <w:rPr>
                <w:rFonts w:cstheme="majorHAnsi"/>
                <w:color w:val="000000"/>
                <w:sz w:val="15"/>
                <w:szCs w:val="15"/>
              </w:rPr>
              <w:lastRenderedPageBreak/>
              <w:t>63</w:t>
            </w:r>
          </w:p>
        </w:tc>
        <w:tc>
          <w:tcPr>
            <w:tcW w:w="0" w:type="auto"/>
            <w:vAlign w:val="center"/>
          </w:tcPr>
          <w:p w14:paraId="7ED8337A"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FECH_DX_INFCC</w:t>
            </w:r>
          </w:p>
        </w:tc>
        <w:tc>
          <w:tcPr>
            <w:tcW w:w="0" w:type="auto"/>
            <w:vAlign w:val="center"/>
          </w:tcPr>
          <w:p w14:paraId="473BD55E"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Fecha en que se sospecha clínicamente la infección</w:t>
            </w:r>
          </w:p>
        </w:tc>
        <w:tc>
          <w:tcPr>
            <w:tcW w:w="0" w:type="auto"/>
            <w:vAlign w:val="center"/>
          </w:tcPr>
          <w:p w14:paraId="5D754F56"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w:t>
            </w:r>
          </w:p>
        </w:tc>
        <w:tc>
          <w:tcPr>
            <w:tcW w:w="0" w:type="auto"/>
            <w:vAlign w:val="center"/>
          </w:tcPr>
          <w:p w14:paraId="78718E6D"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w:t>
            </w:r>
          </w:p>
        </w:tc>
        <w:tc>
          <w:tcPr>
            <w:tcW w:w="0" w:type="auto"/>
            <w:vAlign w:val="center"/>
          </w:tcPr>
          <w:p w14:paraId="3771D2ED"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día/mes/año</w:t>
            </w:r>
            <w:r w:rsidRPr="00A902B2">
              <w:rPr>
                <w:rFonts w:cstheme="majorHAnsi"/>
                <w:color w:val="000000"/>
                <w:sz w:val="15"/>
                <w:szCs w:val="15"/>
              </w:rPr>
              <w:br/>
              <w:t>números</w:t>
            </w:r>
          </w:p>
        </w:tc>
      </w:tr>
      <w:tr w:rsidR="00F835FF" w:rsidRPr="00A902B2" w14:paraId="172CF76F" w14:textId="77777777" w:rsidTr="00A4562E">
        <w:trPr>
          <w:trHeight w:val="411"/>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019600" w14:textId="0020D8A0" w:rsidR="00F835FF" w:rsidRPr="00A902B2" w:rsidRDefault="00F835FF" w:rsidP="00F835FF">
            <w:pPr>
              <w:jc w:val="center"/>
              <w:rPr>
                <w:rFonts w:cstheme="majorHAnsi"/>
                <w:color w:val="000000"/>
                <w:sz w:val="15"/>
                <w:szCs w:val="15"/>
              </w:rPr>
            </w:pPr>
            <w:r w:rsidRPr="00A902B2">
              <w:rPr>
                <w:rFonts w:cstheme="majorHAnsi"/>
                <w:color w:val="000000"/>
                <w:sz w:val="15"/>
                <w:szCs w:val="15"/>
              </w:rPr>
              <w:t>64</w:t>
            </w:r>
          </w:p>
        </w:tc>
        <w:tc>
          <w:tcPr>
            <w:tcW w:w="0" w:type="auto"/>
            <w:vAlign w:val="center"/>
          </w:tcPr>
          <w:p w14:paraId="08E4652E"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TIPO_ INFECCIÓN</w:t>
            </w:r>
          </w:p>
        </w:tc>
        <w:tc>
          <w:tcPr>
            <w:tcW w:w="0" w:type="auto"/>
            <w:vAlign w:val="center"/>
          </w:tcPr>
          <w:p w14:paraId="3D0A4DC2"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Tipo de infección que se le diagnosticó clínicamente al paciente</w:t>
            </w:r>
          </w:p>
        </w:tc>
        <w:tc>
          <w:tcPr>
            <w:tcW w:w="0" w:type="auto"/>
            <w:vAlign w:val="center"/>
          </w:tcPr>
          <w:p w14:paraId="4F55E038"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2C87AEE5"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politómica</w:t>
            </w:r>
          </w:p>
        </w:tc>
        <w:tc>
          <w:tcPr>
            <w:tcW w:w="0" w:type="auto"/>
            <w:vAlign w:val="center"/>
          </w:tcPr>
          <w:p w14:paraId="6C4D45E7"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tcPr>
          <w:p w14:paraId="6B7FB064"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1 = celulitis</w:t>
            </w:r>
            <w:r w:rsidRPr="00A902B2">
              <w:rPr>
                <w:rFonts w:cstheme="majorHAnsi"/>
                <w:color w:val="000000"/>
                <w:sz w:val="15"/>
                <w:szCs w:val="15"/>
              </w:rPr>
              <w:br/>
              <w:t>2 = absceso</w:t>
            </w:r>
          </w:p>
          <w:p w14:paraId="1C9EE7BD"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3 = fascitis</w:t>
            </w:r>
            <w:r w:rsidRPr="00A902B2">
              <w:rPr>
                <w:rFonts w:cstheme="majorHAnsi"/>
                <w:color w:val="000000"/>
                <w:sz w:val="15"/>
                <w:szCs w:val="15"/>
              </w:rPr>
              <w:br/>
              <w:t>4 = sepsis</w:t>
            </w:r>
          </w:p>
        </w:tc>
      </w:tr>
      <w:tr w:rsidR="00F835FF" w:rsidRPr="00A902B2" w14:paraId="7D6A5A74" w14:textId="77777777" w:rsidTr="00A4562E">
        <w:trPr>
          <w:trHeight w:val="379"/>
        </w:trPr>
        <w:tc>
          <w:tcPr>
            <w:cnfStyle w:val="001000000000" w:firstRow="0" w:lastRow="0" w:firstColumn="1" w:lastColumn="0" w:oddVBand="0" w:evenVBand="0" w:oddHBand="0" w:evenHBand="0" w:firstRowFirstColumn="0" w:firstRowLastColumn="0" w:lastRowFirstColumn="0" w:lastRowLastColumn="0"/>
            <w:tcW w:w="0" w:type="auto"/>
            <w:vAlign w:val="center"/>
          </w:tcPr>
          <w:p w14:paraId="331D1286" w14:textId="0723327E" w:rsidR="00F835FF" w:rsidRPr="00A902B2" w:rsidRDefault="00F835FF" w:rsidP="00F835FF">
            <w:pPr>
              <w:jc w:val="center"/>
              <w:rPr>
                <w:rFonts w:cstheme="majorHAnsi"/>
                <w:color w:val="000000"/>
                <w:sz w:val="15"/>
                <w:szCs w:val="15"/>
              </w:rPr>
            </w:pPr>
            <w:r w:rsidRPr="00A902B2">
              <w:rPr>
                <w:rFonts w:cstheme="majorHAnsi"/>
                <w:color w:val="000000"/>
                <w:sz w:val="15"/>
                <w:szCs w:val="15"/>
              </w:rPr>
              <w:t>65</w:t>
            </w:r>
          </w:p>
        </w:tc>
        <w:tc>
          <w:tcPr>
            <w:tcW w:w="0" w:type="auto"/>
            <w:vAlign w:val="center"/>
          </w:tcPr>
          <w:p w14:paraId="7D5C772B"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AISLAMIENTO MICROBIOLÓGICO</w:t>
            </w:r>
          </w:p>
        </w:tc>
        <w:tc>
          <w:tcPr>
            <w:tcW w:w="0" w:type="auto"/>
            <w:vAlign w:val="center"/>
          </w:tcPr>
          <w:p w14:paraId="5F549A51"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Se tomó muestra para confirmación microbiológica de la infección</w:t>
            </w:r>
          </w:p>
        </w:tc>
        <w:tc>
          <w:tcPr>
            <w:tcW w:w="0" w:type="auto"/>
            <w:vAlign w:val="center"/>
          </w:tcPr>
          <w:p w14:paraId="4BB0EC44"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5D64DA8C"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dicotómica</w:t>
            </w:r>
          </w:p>
        </w:tc>
        <w:tc>
          <w:tcPr>
            <w:tcW w:w="0" w:type="auto"/>
            <w:vAlign w:val="center"/>
          </w:tcPr>
          <w:p w14:paraId="012111A4"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Historia clínica / paciente</w:t>
            </w:r>
          </w:p>
        </w:tc>
        <w:tc>
          <w:tcPr>
            <w:tcW w:w="0" w:type="auto"/>
            <w:vAlign w:val="center"/>
          </w:tcPr>
          <w:p w14:paraId="6CAE7FD1"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0 = No</w:t>
            </w:r>
            <w:r w:rsidRPr="00A902B2">
              <w:rPr>
                <w:rFonts w:cstheme="majorHAnsi"/>
                <w:color w:val="000000"/>
                <w:sz w:val="15"/>
                <w:szCs w:val="15"/>
              </w:rPr>
              <w:br/>
              <w:t>1 = Si</w:t>
            </w:r>
          </w:p>
        </w:tc>
      </w:tr>
      <w:tr w:rsidR="00F835FF" w:rsidRPr="00A902B2" w14:paraId="2D1A2C09" w14:textId="77777777" w:rsidTr="00A4562E">
        <w:trPr>
          <w:trHeight w:val="538"/>
        </w:trPr>
        <w:tc>
          <w:tcPr>
            <w:cnfStyle w:val="001000000000" w:firstRow="0" w:lastRow="0" w:firstColumn="1" w:lastColumn="0" w:oddVBand="0" w:evenVBand="0" w:oddHBand="0" w:evenHBand="0" w:firstRowFirstColumn="0" w:firstRowLastColumn="0" w:lastRowFirstColumn="0" w:lastRowLastColumn="0"/>
            <w:tcW w:w="0" w:type="auto"/>
            <w:vAlign w:val="center"/>
          </w:tcPr>
          <w:p w14:paraId="741CFE50" w14:textId="6C54C05F" w:rsidR="00F835FF" w:rsidRPr="00A902B2" w:rsidRDefault="00F835FF" w:rsidP="00F835FF">
            <w:pPr>
              <w:jc w:val="center"/>
              <w:rPr>
                <w:rFonts w:cstheme="majorHAnsi"/>
                <w:color w:val="000000"/>
                <w:sz w:val="15"/>
                <w:szCs w:val="15"/>
              </w:rPr>
            </w:pPr>
            <w:r w:rsidRPr="00A902B2">
              <w:rPr>
                <w:rFonts w:cstheme="majorHAnsi"/>
                <w:color w:val="000000"/>
                <w:sz w:val="15"/>
                <w:szCs w:val="15"/>
              </w:rPr>
              <w:t>66</w:t>
            </w:r>
          </w:p>
        </w:tc>
        <w:tc>
          <w:tcPr>
            <w:tcW w:w="0" w:type="auto"/>
            <w:vAlign w:val="center"/>
          </w:tcPr>
          <w:p w14:paraId="17552BBD"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METODO_MUESTRA</w:t>
            </w:r>
          </w:p>
        </w:tc>
        <w:tc>
          <w:tcPr>
            <w:tcW w:w="0" w:type="auto"/>
            <w:vAlign w:val="center"/>
          </w:tcPr>
          <w:p w14:paraId="397BC20F"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Método con el que se toma la muestra para el diagnóstico de infección</w:t>
            </w:r>
          </w:p>
        </w:tc>
        <w:tc>
          <w:tcPr>
            <w:tcW w:w="0" w:type="auto"/>
            <w:vAlign w:val="center"/>
          </w:tcPr>
          <w:p w14:paraId="5BD08F77"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6B1CB626"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politómica</w:t>
            </w:r>
          </w:p>
        </w:tc>
        <w:tc>
          <w:tcPr>
            <w:tcW w:w="0" w:type="auto"/>
            <w:vAlign w:val="center"/>
          </w:tcPr>
          <w:p w14:paraId="4784BB8D"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tcPr>
          <w:p w14:paraId="4A1BF1DB"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0 = Punción absceso guiada por ecografía</w:t>
            </w:r>
            <w:r w:rsidRPr="00A902B2">
              <w:rPr>
                <w:rFonts w:cstheme="majorHAnsi"/>
                <w:color w:val="000000"/>
                <w:sz w:val="15"/>
                <w:szCs w:val="15"/>
              </w:rPr>
              <w:br/>
              <w:t>1 = Punción absceso no guiada por ecografía</w:t>
            </w:r>
            <w:r w:rsidRPr="00A902B2">
              <w:rPr>
                <w:rFonts w:cstheme="majorHAnsi"/>
                <w:color w:val="000000"/>
                <w:sz w:val="15"/>
                <w:szCs w:val="15"/>
              </w:rPr>
              <w:br/>
              <w:t>2 = Punción flictena</w:t>
            </w:r>
            <w:r w:rsidRPr="00A902B2">
              <w:rPr>
                <w:rFonts w:cstheme="majorHAnsi"/>
                <w:color w:val="000000"/>
                <w:sz w:val="15"/>
                <w:szCs w:val="15"/>
              </w:rPr>
              <w:br/>
              <w:t>3 = Hemocultivos</w:t>
            </w:r>
            <w:r w:rsidRPr="00A902B2">
              <w:rPr>
                <w:rFonts w:cstheme="majorHAnsi"/>
                <w:color w:val="000000"/>
                <w:sz w:val="15"/>
                <w:szCs w:val="15"/>
              </w:rPr>
              <w:br/>
              <w:t>4 = Biopsia quirúrgica de tejido óseo</w:t>
            </w:r>
            <w:r w:rsidRPr="00A902B2">
              <w:rPr>
                <w:rFonts w:cstheme="majorHAnsi"/>
                <w:color w:val="000000"/>
                <w:sz w:val="15"/>
                <w:szCs w:val="15"/>
              </w:rPr>
              <w:br/>
              <w:t>5 = Biopsia quirúrgica de tejido blando</w:t>
            </w:r>
          </w:p>
        </w:tc>
      </w:tr>
      <w:tr w:rsidR="00B15C53" w:rsidRPr="00A902B2" w14:paraId="2CB42FEF" w14:textId="77777777" w:rsidTr="00B15C53">
        <w:trPr>
          <w:trHeight w:val="385"/>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182810" w14:textId="0A64F85D" w:rsidR="00B15C53" w:rsidRPr="00A902B2" w:rsidRDefault="00B15C53" w:rsidP="00B15C53">
            <w:pPr>
              <w:jc w:val="center"/>
              <w:rPr>
                <w:rFonts w:cstheme="majorHAnsi"/>
                <w:color w:val="000000"/>
                <w:sz w:val="15"/>
                <w:szCs w:val="15"/>
              </w:rPr>
            </w:pPr>
            <w:r w:rsidRPr="00A902B2">
              <w:rPr>
                <w:rFonts w:cstheme="majorHAnsi"/>
                <w:color w:val="000000"/>
                <w:sz w:val="15"/>
                <w:szCs w:val="15"/>
              </w:rPr>
              <w:t>67</w:t>
            </w:r>
          </w:p>
        </w:tc>
        <w:tc>
          <w:tcPr>
            <w:tcW w:w="0" w:type="auto"/>
            <w:vAlign w:val="center"/>
          </w:tcPr>
          <w:p w14:paraId="19C5E301" w14:textId="77777777" w:rsidR="00B15C53" w:rsidRPr="00A902B2" w:rsidRDefault="00B15C53" w:rsidP="00B15C53">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Microrganismo aislado 1</w:t>
            </w:r>
          </w:p>
        </w:tc>
        <w:tc>
          <w:tcPr>
            <w:tcW w:w="0" w:type="auto"/>
          </w:tcPr>
          <w:p w14:paraId="57A25422" w14:textId="6A0C091D" w:rsidR="00B15C53" w:rsidRPr="00A902B2" w:rsidRDefault="00B15C53" w:rsidP="00B15C53">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5875BE">
              <w:rPr>
                <w:rFonts w:cstheme="majorHAnsi"/>
                <w:color w:val="000000"/>
                <w:sz w:val="15"/>
                <w:szCs w:val="15"/>
              </w:rPr>
              <w:t xml:space="preserve">Género </w:t>
            </w:r>
            <w:r w:rsidRPr="005875BE">
              <w:rPr>
                <w:rFonts w:cstheme="majorHAnsi"/>
                <w:color w:val="000000"/>
                <w:sz w:val="15"/>
                <w:szCs w:val="15"/>
                <w:lang w:val="es-ES"/>
              </w:rPr>
              <w:t>y especie de la bacteria aislada en el cultivo</w:t>
            </w:r>
            <w:r w:rsidRPr="005875BE">
              <w:rPr>
                <w:rFonts w:cstheme="majorHAnsi"/>
                <w:color w:val="000000"/>
                <w:sz w:val="15"/>
                <w:szCs w:val="15"/>
              </w:rPr>
              <w:t xml:space="preserve"> </w:t>
            </w:r>
          </w:p>
        </w:tc>
        <w:tc>
          <w:tcPr>
            <w:tcW w:w="0" w:type="auto"/>
            <w:vAlign w:val="center"/>
          </w:tcPr>
          <w:p w14:paraId="09829417" w14:textId="77777777" w:rsidR="00B15C53" w:rsidRPr="00A902B2" w:rsidRDefault="00B15C53" w:rsidP="00B15C53">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7177F3DE" w14:textId="77777777" w:rsidR="00B15C53" w:rsidRPr="00A902B2" w:rsidRDefault="00B15C53" w:rsidP="00B15C53">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politómica</w:t>
            </w:r>
          </w:p>
        </w:tc>
        <w:tc>
          <w:tcPr>
            <w:tcW w:w="0" w:type="auto"/>
            <w:vAlign w:val="center"/>
          </w:tcPr>
          <w:p w14:paraId="21D390B9" w14:textId="77777777" w:rsidR="00B15C53" w:rsidRPr="00A902B2" w:rsidRDefault="00B15C53" w:rsidP="00B15C53">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HC</w:t>
            </w:r>
          </w:p>
        </w:tc>
        <w:tc>
          <w:tcPr>
            <w:tcW w:w="0" w:type="auto"/>
            <w:vAlign w:val="center"/>
          </w:tcPr>
          <w:p w14:paraId="4C63D376" w14:textId="77777777" w:rsidR="00B15C53" w:rsidRPr="00A902B2" w:rsidRDefault="00B15C53" w:rsidP="00B15C53">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Nombre de la bacteria</w:t>
            </w:r>
          </w:p>
        </w:tc>
      </w:tr>
      <w:tr w:rsidR="00B15C53" w:rsidRPr="00A902B2" w14:paraId="4BE7988A" w14:textId="77777777" w:rsidTr="00B15C53">
        <w:trPr>
          <w:trHeight w:val="405"/>
        </w:trPr>
        <w:tc>
          <w:tcPr>
            <w:cnfStyle w:val="001000000000" w:firstRow="0" w:lastRow="0" w:firstColumn="1" w:lastColumn="0" w:oddVBand="0" w:evenVBand="0" w:oddHBand="0" w:evenHBand="0" w:firstRowFirstColumn="0" w:firstRowLastColumn="0" w:lastRowFirstColumn="0" w:lastRowLastColumn="0"/>
            <w:tcW w:w="0" w:type="auto"/>
            <w:vAlign w:val="center"/>
          </w:tcPr>
          <w:p w14:paraId="179FA40A" w14:textId="5E98B5B7" w:rsidR="00B15C53" w:rsidRPr="00A902B2" w:rsidRDefault="00B15C53" w:rsidP="00B15C53">
            <w:pPr>
              <w:jc w:val="center"/>
              <w:rPr>
                <w:rFonts w:cstheme="majorHAnsi"/>
                <w:color w:val="000000"/>
                <w:sz w:val="15"/>
                <w:szCs w:val="15"/>
              </w:rPr>
            </w:pPr>
            <w:r w:rsidRPr="00A902B2">
              <w:rPr>
                <w:rFonts w:cstheme="majorHAnsi"/>
                <w:color w:val="000000"/>
                <w:sz w:val="15"/>
                <w:szCs w:val="15"/>
              </w:rPr>
              <w:t>68</w:t>
            </w:r>
          </w:p>
        </w:tc>
        <w:tc>
          <w:tcPr>
            <w:tcW w:w="0" w:type="auto"/>
            <w:vAlign w:val="center"/>
          </w:tcPr>
          <w:p w14:paraId="6264E0A8" w14:textId="77777777" w:rsidR="00B15C53" w:rsidRPr="00A902B2" w:rsidRDefault="00B15C53" w:rsidP="00B15C53">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Microrganismo aislado2</w:t>
            </w:r>
          </w:p>
        </w:tc>
        <w:tc>
          <w:tcPr>
            <w:tcW w:w="0" w:type="auto"/>
          </w:tcPr>
          <w:p w14:paraId="530B82BE" w14:textId="533CCC40" w:rsidR="00B15C53" w:rsidRPr="00A902B2" w:rsidRDefault="00B15C53" w:rsidP="00B15C53">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5875BE">
              <w:rPr>
                <w:rFonts w:cstheme="majorHAnsi"/>
                <w:color w:val="000000"/>
                <w:sz w:val="15"/>
                <w:szCs w:val="15"/>
              </w:rPr>
              <w:t xml:space="preserve">Género </w:t>
            </w:r>
            <w:r w:rsidRPr="005875BE">
              <w:rPr>
                <w:rFonts w:cstheme="majorHAnsi"/>
                <w:color w:val="000000"/>
                <w:sz w:val="15"/>
                <w:szCs w:val="15"/>
                <w:lang w:val="es-ES"/>
              </w:rPr>
              <w:t>y especie de la bacteria aislada en el cultivo</w:t>
            </w:r>
            <w:r w:rsidRPr="005875BE">
              <w:rPr>
                <w:rFonts w:cstheme="majorHAnsi"/>
                <w:color w:val="000000"/>
                <w:sz w:val="15"/>
                <w:szCs w:val="15"/>
              </w:rPr>
              <w:t xml:space="preserve"> </w:t>
            </w:r>
          </w:p>
        </w:tc>
        <w:tc>
          <w:tcPr>
            <w:tcW w:w="0" w:type="auto"/>
            <w:vAlign w:val="center"/>
          </w:tcPr>
          <w:p w14:paraId="7BA39A92" w14:textId="77777777" w:rsidR="00B15C53" w:rsidRPr="00A902B2" w:rsidRDefault="00B15C53" w:rsidP="00B15C53">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4E6DD44A" w14:textId="77777777" w:rsidR="00B15C53" w:rsidRPr="00A902B2" w:rsidRDefault="00B15C53" w:rsidP="00B15C53">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politómica</w:t>
            </w:r>
          </w:p>
        </w:tc>
        <w:tc>
          <w:tcPr>
            <w:tcW w:w="0" w:type="auto"/>
            <w:vAlign w:val="center"/>
          </w:tcPr>
          <w:p w14:paraId="66760175" w14:textId="77777777" w:rsidR="00B15C53" w:rsidRPr="00A902B2" w:rsidRDefault="00B15C53" w:rsidP="00B15C53">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HC</w:t>
            </w:r>
          </w:p>
        </w:tc>
        <w:tc>
          <w:tcPr>
            <w:tcW w:w="0" w:type="auto"/>
            <w:vAlign w:val="center"/>
          </w:tcPr>
          <w:p w14:paraId="5822D8E4" w14:textId="77777777" w:rsidR="00B15C53" w:rsidRPr="00A902B2" w:rsidRDefault="00B15C53" w:rsidP="00B15C53">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Nombre de la bacteria</w:t>
            </w:r>
          </w:p>
        </w:tc>
      </w:tr>
      <w:tr w:rsidR="00F835FF" w:rsidRPr="00A902B2" w14:paraId="6F4440A1" w14:textId="77777777" w:rsidTr="00A4562E">
        <w:trPr>
          <w:trHeight w:val="411"/>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D3CDB0" w14:textId="23801495" w:rsidR="00F835FF" w:rsidRPr="00A902B2" w:rsidRDefault="00F835FF" w:rsidP="00F835FF">
            <w:pPr>
              <w:jc w:val="center"/>
              <w:rPr>
                <w:rFonts w:cstheme="majorHAnsi"/>
                <w:color w:val="000000"/>
                <w:sz w:val="15"/>
                <w:szCs w:val="15"/>
              </w:rPr>
            </w:pPr>
            <w:r w:rsidRPr="00A902B2">
              <w:rPr>
                <w:rFonts w:cstheme="majorHAnsi"/>
                <w:color w:val="000000"/>
                <w:sz w:val="15"/>
                <w:szCs w:val="15"/>
              </w:rPr>
              <w:t>69</w:t>
            </w:r>
          </w:p>
        </w:tc>
        <w:tc>
          <w:tcPr>
            <w:tcW w:w="0" w:type="auto"/>
            <w:vAlign w:val="center"/>
          </w:tcPr>
          <w:p w14:paraId="6E868D76"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FIEBRE</w:t>
            </w:r>
          </w:p>
        </w:tc>
        <w:tc>
          <w:tcPr>
            <w:tcW w:w="0" w:type="auto"/>
            <w:vAlign w:val="center"/>
          </w:tcPr>
          <w:p w14:paraId="3AEDCE5F"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 xml:space="preserve">Temperatura axilar &gt;37,5 </w:t>
            </w:r>
            <w:proofErr w:type="spellStart"/>
            <w:r w:rsidRPr="00A902B2">
              <w:rPr>
                <w:rFonts w:cstheme="majorHAnsi"/>
                <w:color w:val="000000"/>
                <w:sz w:val="15"/>
                <w:szCs w:val="15"/>
                <w:vertAlign w:val="superscript"/>
              </w:rPr>
              <w:t>o</w:t>
            </w:r>
            <w:r w:rsidRPr="00A902B2">
              <w:rPr>
                <w:rFonts w:cstheme="majorHAnsi"/>
                <w:color w:val="000000"/>
                <w:sz w:val="15"/>
                <w:szCs w:val="15"/>
              </w:rPr>
              <w:t>C</w:t>
            </w:r>
            <w:proofErr w:type="spellEnd"/>
          </w:p>
        </w:tc>
        <w:tc>
          <w:tcPr>
            <w:tcW w:w="0" w:type="auto"/>
            <w:vAlign w:val="center"/>
          </w:tcPr>
          <w:p w14:paraId="5012D892"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7E0B2C81"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dicotómica</w:t>
            </w:r>
          </w:p>
        </w:tc>
        <w:tc>
          <w:tcPr>
            <w:tcW w:w="0" w:type="auto"/>
            <w:vAlign w:val="center"/>
          </w:tcPr>
          <w:p w14:paraId="0DB75E68"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tcPr>
          <w:p w14:paraId="4EAD73E7"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0 = No</w:t>
            </w:r>
            <w:r w:rsidRPr="00A902B2">
              <w:rPr>
                <w:rFonts w:cstheme="majorHAnsi"/>
                <w:color w:val="000000"/>
                <w:sz w:val="15"/>
                <w:szCs w:val="15"/>
              </w:rPr>
              <w:br/>
              <w:t>1 = Si</w:t>
            </w:r>
          </w:p>
        </w:tc>
      </w:tr>
      <w:tr w:rsidR="00F835FF" w:rsidRPr="00A902B2" w14:paraId="0EB461C1" w14:textId="77777777" w:rsidTr="00A4562E">
        <w:trPr>
          <w:trHeight w:val="27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7046EB" w14:textId="03A26F93" w:rsidR="00F835FF" w:rsidRPr="00A902B2" w:rsidRDefault="00F835FF" w:rsidP="00F835FF">
            <w:pPr>
              <w:jc w:val="center"/>
              <w:rPr>
                <w:rFonts w:cstheme="majorHAnsi"/>
                <w:color w:val="000000"/>
                <w:sz w:val="15"/>
                <w:szCs w:val="15"/>
              </w:rPr>
            </w:pPr>
            <w:r w:rsidRPr="00A902B2">
              <w:rPr>
                <w:rFonts w:cstheme="majorHAnsi"/>
                <w:color w:val="000000"/>
                <w:sz w:val="15"/>
                <w:szCs w:val="15"/>
              </w:rPr>
              <w:t>70</w:t>
            </w:r>
          </w:p>
        </w:tc>
        <w:tc>
          <w:tcPr>
            <w:tcW w:w="0" w:type="auto"/>
            <w:vAlign w:val="center"/>
          </w:tcPr>
          <w:p w14:paraId="765D6488"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FECH_FIEBRE</w:t>
            </w:r>
          </w:p>
        </w:tc>
        <w:tc>
          <w:tcPr>
            <w:tcW w:w="0" w:type="auto"/>
            <w:vAlign w:val="center"/>
          </w:tcPr>
          <w:p w14:paraId="77E6BA53"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Fecha en que presenta el primer episodio febril</w:t>
            </w:r>
          </w:p>
        </w:tc>
        <w:tc>
          <w:tcPr>
            <w:tcW w:w="0" w:type="auto"/>
            <w:vAlign w:val="center"/>
          </w:tcPr>
          <w:p w14:paraId="69870B58"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w:t>
            </w:r>
          </w:p>
        </w:tc>
        <w:tc>
          <w:tcPr>
            <w:tcW w:w="0" w:type="auto"/>
            <w:vAlign w:val="center"/>
          </w:tcPr>
          <w:p w14:paraId="7CCB1F48"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tcPr>
          <w:p w14:paraId="177C1813"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día/mes/año</w:t>
            </w:r>
            <w:r w:rsidRPr="00A902B2">
              <w:rPr>
                <w:rFonts w:cstheme="majorHAnsi"/>
                <w:color w:val="000000"/>
                <w:sz w:val="15"/>
                <w:szCs w:val="15"/>
              </w:rPr>
              <w:br/>
              <w:t>números</w:t>
            </w:r>
          </w:p>
        </w:tc>
      </w:tr>
      <w:tr w:rsidR="00F835FF" w:rsidRPr="00A902B2" w14:paraId="1A147E2E" w14:textId="77777777" w:rsidTr="00A4562E">
        <w:trPr>
          <w:trHeight w:val="4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3916DC37" w14:textId="099F0CE8" w:rsidR="00F835FF" w:rsidRPr="00A902B2" w:rsidRDefault="00F835FF" w:rsidP="00F835FF">
            <w:pPr>
              <w:jc w:val="center"/>
              <w:rPr>
                <w:rFonts w:cstheme="majorHAnsi"/>
                <w:color w:val="000000"/>
                <w:sz w:val="15"/>
                <w:szCs w:val="15"/>
              </w:rPr>
            </w:pPr>
            <w:r w:rsidRPr="00A902B2">
              <w:rPr>
                <w:rFonts w:cstheme="majorHAnsi"/>
                <w:color w:val="000000"/>
                <w:sz w:val="15"/>
                <w:szCs w:val="15"/>
              </w:rPr>
              <w:t>71</w:t>
            </w:r>
          </w:p>
        </w:tc>
        <w:tc>
          <w:tcPr>
            <w:tcW w:w="0" w:type="auto"/>
            <w:vAlign w:val="center"/>
          </w:tcPr>
          <w:p w14:paraId="3D0AFF2D"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ERITEMA_ INFECCIÓN</w:t>
            </w:r>
          </w:p>
        </w:tc>
        <w:tc>
          <w:tcPr>
            <w:tcW w:w="0" w:type="auto"/>
            <w:vAlign w:val="center"/>
          </w:tcPr>
          <w:p w14:paraId="69EC28FA"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Presencia de eritema en el sitio de la infección</w:t>
            </w:r>
          </w:p>
        </w:tc>
        <w:tc>
          <w:tcPr>
            <w:tcW w:w="0" w:type="auto"/>
            <w:vAlign w:val="center"/>
          </w:tcPr>
          <w:p w14:paraId="23ECF18A"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53FAF221"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dicotómica</w:t>
            </w:r>
          </w:p>
        </w:tc>
        <w:tc>
          <w:tcPr>
            <w:tcW w:w="0" w:type="auto"/>
            <w:vAlign w:val="center"/>
          </w:tcPr>
          <w:p w14:paraId="5D27C244"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tcPr>
          <w:p w14:paraId="59548238"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0 = No</w:t>
            </w:r>
            <w:r w:rsidRPr="00A902B2">
              <w:rPr>
                <w:rFonts w:cstheme="majorHAnsi"/>
                <w:color w:val="000000"/>
                <w:sz w:val="15"/>
                <w:szCs w:val="15"/>
              </w:rPr>
              <w:br/>
              <w:t>1 = Si</w:t>
            </w:r>
          </w:p>
        </w:tc>
      </w:tr>
      <w:tr w:rsidR="00F835FF" w:rsidRPr="00A902B2" w14:paraId="30B0D1CF" w14:textId="77777777" w:rsidTr="00A4562E">
        <w:trPr>
          <w:trHeight w:val="415"/>
        </w:trPr>
        <w:tc>
          <w:tcPr>
            <w:cnfStyle w:val="001000000000" w:firstRow="0" w:lastRow="0" w:firstColumn="1" w:lastColumn="0" w:oddVBand="0" w:evenVBand="0" w:oddHBand="0" w:evenHBand="0" w:firstRowFirstColumn="0" w:firstRowLastColumn="0" w:lastRowFirstColumn="0" w:lastRowLastColumn="0"/>
            <w:tcW w:w="0" w:type="auto"/>
            <w:vAlign w:val="center"/>
          </w:tcPr>
          <w:p w14:paraId="1F396A67" w14:textId="35BEE418" w:rsidR="00F835FF" w:rsidRPr="00A902B2" w:rsidRDefault="00F835FF" w:rsidP="00F835FF">
            <w:pPr>
              <w:jc w:val="center"/>
              <w:rPr>
                <w:rFonts w:cstheme="majorHAnsi"/>
                <w:color w:val="000000"/>
                <w:sz w:val="15"/>
                <w:szCs w:val="15"/>
              </w:rPr>
            </w:pPr>
            <w:r w:rsidRPr="00A902B2">
              <w:rPr>
                <w:rFonts w:cstheme="majorHAnsi"/>
                <w:color w:val="000000"/>
                <w:sz w:val="15"/>
                <w:szCs w:val="15"/>
              </w:rPr>
              <w:t>72</w:t>
            </w:r>
          </w:p>
        </w:tc>
        <w:tc>
          <w:tcPr>
            <w:tcW w:w="0" w:type="auto"/>
            <w:vAlign w:val="center"/>
          </w:tcPr>
          <w:p w14:paraId="78B3B407"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CALOR LOCAL_ INFECCIÓN</w:t>
            </w:r>
          </w:p>
        </w:tc>
        <w:tc>
          <w:tcPr>
            <w:tcW w:w="0" w:type="auto"/>
            <w:vAlign w:val="center"/>
          </w:tcPr>
          <w:p w14:paraId="210E5CBE"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Presencia de calor en el sitio de la infección</w:t>
            </w:r>
          </w:p>
        </w:tc>
        <w:tc>
          <w:tcPr>
            <w:tcW w:w="0" w:type="auto"/>
            <w:vAlign w:val="center"/>
          </w:tcPr>
          <w:p w14:paraId="3F08A397"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4978A508"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dicotómica</w:t>
            </w:r>
          </w:p>
        </w:tc>
        <w:tc>
          <w:tcPr>
            <w:tcW w:w="0" w:type="auto"/>
            <w:vAlign w:val="center"/>
          </w:tcPr>
          <w:p w14:paraId="34600131"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tcPr>
          <w:p w14:paraId="621A941C"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0 = No</w:t>
            </w:r>
            <w:r w:rsidRPr="00A902B2">
              <w:rPr>
                <w:rFonts w:cstheme="majorHAnsi"/>
                <w:color w:val="000000"/>
                <w:sz w:val="15"/>
                <w:szCs w:val="15"/>
              </w:rPr>
              <w:br/>
              <w:t>1 = Si</w:t>
            </w:r>
          </w:p>
        </w:tc>
      </w:tr>
      <w:tr w:rsidR="00F835FF" w:rsidRPr="00A902B2" w14:paraId="100D7D3E" w14:textId="77777777" w:rsidTr="00A4562E">
        <w:trPr>
          <w:trHeight w:val="42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A6DD1A9" w14:textId="77412EF4" w:rsidR="00F835FF" w:rsidRPr="00A902B2" w:rsidRDefault="00F835FF" w:rsidP="00F835FF">
            <w:pPr>
              <w:jc w:val="center"/>
              <w:rPr>
                <w:rFonts w:cstheme="majorHAnsi"/>
                <w:color w:val="000000"/>
                <w:sz w:val="15"/>
                <w:szCs w:val="15"/>
              </w:rPr>
            </w:pPr>
            <w:r w:rsidRPr="00A902B2">
              <w:rPr>
                <w:rFonts w:cstheme="majorHAnsi"/>
                <w:color w:val="000000"/>
                <w:sz w:val="15"/>
                <w:szCs w:val="15"/>
              </w:rPr>
              <w:t>73</w:t>
            </w:r>
          </w:p>
        </w:tc>
        <w:tc>
          <w:tcPr>
            <w:tcW w:w="0" w:type="auto"/>
            <w:vAlign w:val="center"/>
            <w:hideMark/>
          </w:tcPr>
          <w:p w14:paraId="3211039B"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EDEMA_ INFECCIÓN</w:t>
            </w:r>
          </w:p>
        </w:tc>
        <w:tc>
          <w:tcPr>
            <w:tcW w:w="0" w:type="auto"/>
            <w:vAlign w:val="center"/>
            <w:hideMark/>
          </w:tcPr>
          <w:p w14:paraId="51C42886"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Presencia de edema en el sitio de la infección</w:t>
            </w:r>
          </w:p>
        </w:tc>
        <w:tc>
          <w:tcPr>
            <w:tcW w:w="0" w:type="auto"/>
            <w:vAlign w:val="center"/>
            <w:hideMark/>
          </w:tcPr>
          <w:p w14:paraId="6D538700"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386F018A"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dicotómica</w:t>
            </w:r>
          </w:p>
        </w:tc>
        <w:tc>
          <w:tcPr>
            <w:tcW w:w="0" w:type="auto"/>
            <w:vAlign w:val="center"/>
            <w:hideMark/>
          </w:tcPr>
          <w:p w14:paraId="159ACC66"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hideMark/>
          </w:tcPr>
          <w:p w14:paraId="6EA0208C"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0 = No</w:t>
            </w:r>
            <w:r w:rsidRPr="00A902B2">
              <w:rPr>
                <w:rFonts w:cstheme="majorHAnsi"/>
                <w:color w:val="000000"/>
                <w:sz w:val="15"/>
                <w:szCs w:val="15"/>
              </w:rPr>
              <w:br/>
              <w:t>1 = Si</w:t>
            </w:r>
          </w:p>
        </w:tc>
      </w:tr>
      <w:tr w:rsidR="00F835FF" w:rsidRPr="00A902B2" w14:paraId="3E9DBE7A" w14:textId="77777777" w:rsidTr="00A4562E">
        <w:trPr>
          <w:trHeight w:val="4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08A7A07" w14:textId="1AB3365C" w:rsidR="00F835FF" w:rsidRPr="00A902B2" w:rsidRDefault="00F835FF" w:rsidP="00F835FF">
            <w:pPr>
              <w:jc w:val="center"/>
              <w:rPr>
                <w:rFonts w:cstheme="majorHAnsi"/>
                <w:color w:val="000000"/>
                <w:sz w:val="15"/>
                <w:szCs w:val="15"/>
              </w:rPr>
            </w:pPr>
            <w:r w:rsidRPr="00A902B2">
              <w:rPr>
                <w:rFonts w:cstheme="majorHAnsi"/>
                <w:color w:val="000000"/>
                <w:sz w:val="15"/>
                <w:szCs w:val="15"/>
              </w:rPr>
              <w:t>74</w:t>
            </w:r>
          </w:p>
        </w:tc>
        <w:tc>
          <w:tcPr>
            <w:tcW w:w="0" w:type="auto"/>
            <w:vAlign w:val="center"/>
          </w:tcPr>
          <w:p w14:paraId="0B785BD4"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DIFERENCIA DE PERÍMETRO INFECCIÓN</w:t>
            </w:r>
          </w:p>
        </w:tc>
        <w:tc>
          <w:tcPr>
            <w:tcW w:w="0" w:type="auto"/>
            <w:vAlign w:val="center"/>
          </w:tcPr>
          <w:p w14:paraId="23677C1B"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Diferencia en cm a nivel de la mordedura entre la extremidad sana y la afectada al momento de diagnóstico de la infección.</w:t>
            </w:r>
          </w:p>
        </w:tc>
        <w:tc>
          <w:tcPr>
            <w:tcW w:w="0" w:type="auto"/>
            <w:vAlign w:val="center"/>
          </w:tcPr>
          <w:p w14:paraId="5410D21A"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Cuantitativa continua</w:t>
            </w:r>
          </w:p>
        </w:tc>
        <w:tc>
          <w:tcPr>
            <w:tcW w:w="0" w:type="auto"/>
            <w:vAlign w:val="center"/>
          </w:tcPr>
          <w:p w14:paraId="2459156D"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HC</w:t>
            </w:r>
          </w:p>
        </w:tc>
        <w:tc>
          <w:tcPr>
            <w:tcW w:w="0" w:type="auto"/>
            <w:vAlign w:val="center"/>
          </w:tcPr>
          <w:p w14:paraId="0897B23F"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Número en cm</w:t>
            </w:r>
          </w:p>
        </w:tc>
      </w:tr>
      <w:tr w:rsidR="00F835FF" w:rsidRPr="00A902B2" w14:paraId="265B8B8E" w14:textId="77777777" w:rsidTr="00A4562E">
        <w:trPr>
          <w:trHeight w:val="413"/>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4A132E0" w14:textId="68393AAA" w:rsidR="00F835FF" w:rsidRPr="00A902B2" w:rsidRDefault="00F835FF" w:rsidP="00F835FF">
            <w:pPr>
              <w:jc w:val="center"/>
              <w:rPr>
                <w:rFonts w:cstheme="majorHAnsi"/>
                <w:color w:val="000000"/>
                <w:sz w:val="15"/>
                <w:szCs w:val="15"/>
              </w:rPr>
            </w:pPr>
            <w:r w:rsidRPr="00A902B2">
              <w:rPr>
                <w:rFonts w:cstheme="majorHAnsi"/>
                <w:color w:val="000000"/>
                <w:sz w:val="15"/>
                <w:szCs w:val="15"/>
              </w:rPr>
              <w:t>75</w:t>
            </w:r>
          </w:p>
        </w:tc>
        <w:tc>
          <w:tcPr>
            <w:tcW w:w="0" w:type="auto"/>
            <w:vAlign w:val="center"/>
            <w:hideMark/>
          </w:tcPr>
          <w:p w14:paraId="77298C12"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DOLOR_INFECCIÓN</w:t>
            </w:r>
          </w:p>
        </w:tc>
        <w:tc>
          <w:tcPr>
            <w:tcW w:w="0" w:type="auto"/>
            <w:vAlign w:val="center"/>
            <w:hideMark/>
          </w:tcPr>
          <w:p w14:paraId="0FEF806F"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Si presenta dolor en el sitio de la infección</w:t>
            </w:r>
          </w:p>
        </w:tc>
        <w:tc>
          <w:tcPr>
            <w:tcW w:w="0" w:type="auto"/>
            <w:vAlign w:val="center"/>
            <w:hideMark/>
          </w:tcPr>
          <w:p w14:paraId="721ED965"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2486E4F0"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dicotómica</w:t>
            </w:r>
          </w:p>
        </w:tc>
        <w:tc>
          <w:tcPr>
            <w:tcW w:w="0" w:type="auto"/>
            <w:vAlign w:val="center"/>
            <w:hideMark/>
          </w:tcPr>
          <w:p w14:paraId="66099EBB"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hideMark/>
          </w:tcPr>
          <w:p w14:paraId="1A1B5A15"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0 = No</w:t>
            </w:r>
            <w:r w:rsidRPr="00A902B2">
              <w:rPr>
                <w:rFonts w:cstheme="majorHAnsi"/>
                <w:color w:val="000000"/>
                <w:sz w:val="15"/>
                <w:szCs w:val="15"/>
              </w:rPr>
              <w:br/>
              <w:t>1 = Si</w:t>
            </w:r>
          </w:p>
        </w:tc>
      </w:tr>
      <w:tr w:rsidR="00F835FF" w:rsidRPr="00A902B2" w14:paraId="0BCE19EF" w14:textId="77777777" w:rsidTr="00A4562E">
        <w:trPr>
          <w:trHeight w:val="56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1059BB5" w14:textId="768C8464" w:rsidR="00F835FF" w:rsidRPr="00A902B2" w:rsidRDefault="00F835FF" w:rsidP="00F835FF">
            <w:pPr>
              <w:jc w:val="center"/>
              <w:rPr>
                <w:rFonts w:cstheme="majorHAnsi"/>
                <w:color w:val="000000"/>
                <w:sz w:val="15"/>
                <w:szCs w:val="15"/>
              </w:rPr>
            </w:pPr>
            <w:r w:rsidRPr="00A902B2">
              <w:rPr>
                <w:rFonts w:cstheme="majorHAnsi"/>
                <w:color w:val="000000"/>
                <w:sz w:val="15"/>
                <w:szCs w:val="15"/>
              </w:rPr>
              <w:t>76</w:t>
            </w:r>
          </w:p>
        </w:tc>
        <w:tc>
          <w:tcPr>
            <w:tcW w:w="0" w:type="auto"/>
            <w:vAlign w:val="center"/>
            <w:hideMark/>
          </w:tcPr>
          <w:p w14:paraId="6F332F6A"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FLUCTUANTE_ INFECCIÓN</w:t>
            </w:r>
          </w:p>
        </w:tc>
        <w:tc>
          <w:tcPr>
            <w:tcW w:w="0" w:type="auto"/>
            <w:vAlign w:val="center"/>
            <w:hideMark/>
          </w:tcPr>
          <w:p w14:paraId="19AEEC59"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Presencia de fluctuación del tejido alrededor de la lesión al momento del diagnóstico de infección</w:t>
            </w:r>
          </w:p>
        </w:tc>
        <w:tc>
          <w:tcPr>
            <w:tcW w:w="0" w:type="auto"/>
            <w:vAlign w:val="center"/>
            <w:hideMark/>
          </w:tcPr>
          <w:p w14:paraId="66ADC91A"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3408E22F"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b/>
                <w:bCs/>
                <w:color w:val="000000"/>
                <w:sz w:val="15"/>
                <w:szCs w:val="15"/>
              </w:rPr>
            </w:pPr>
            <w:r w:rsidRPr="00A902B2">
              <w:rPr>
                <w:rFonts w:cstheme="majorHAnsi"/>
                <w:color w:val="000000"/>
                <w:sz w:val="15"/>
                <w:szCs w:val="15"/>
              </w:rPr>
              <w:t>dicotómica</w:t>
            </w:r>
          </w:p>
        </w:tc>
        <w:tc>
          <w:tcPr>
            <w:tcW w:w="0" w:type="auto"/>
            <w:vAlign w:val="center"/>
            <w:hideMark/>
          </w:tcPr>
          <w:p w14:paraId="53D9E297"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hideMark/>
          </w:tcPr>
          <w:p w14:paraId="68D69990"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0 = No</w:t>
            </w:r>
            <w:r w:rsidRPr="00A902B2">
              <w:rPr>
                <w:rFonts w:cstheme="majorHAnsi"/>
                <w:color w:val="000000"/>
                <w:sz w:val="15"/>
                <w:szCs w:val="15"/>
              </w:rPr>
              <w:br/>
              <w:t>1 = Si</w:t>
            </w:r>
          </w:p>
        </w:tc>
      </w:tr>
      <w:tr w:rsidR="00F835FF" w:rsidRPr="00A902B2" w14:paraId="3589CD66" w14:textId="77777777" w:rsidTr="00A4562E">
        <w:trPr>
          <w:trHeight w:val="413"/>
        </w:trPr>
        <w:tc>
          <w:tcPr>
            <w:cnfStyle w:val="001000000000" w:firstRow="0" w:lastRow="0" w:firstColumn="1" w:lastColumn="0" w:oddVBand="0" w:evenVBand="0" w:oddHBand="0" w:evenHBand="0" w:firstRowFirstColumn="0" w:firstRowLastColumn="0" w:lastRowFirstColumn="0" w:lastRowLastColumn="0"/>
            <w:tcW w:w="0" w:type="auto"/>
            <w:vAlign w:val="center"/>
          </w:tcPr>
          <w:p w14:paraId="7CC59985" w14:textId="07BFDB1B" w:rsidR="00F835FF" w:rsidRPr="00A902B2" w:rsidRDefault="00F835FF" w:rsidP="00F835FF">
            <w:pPr>
              <w:jc w:val="center"/>
              <w:rPr>
                <w:rFonts w:cstheme="majorHAnsi"/>
                <w:color w:val="000000"/>
                <w:sz w:val="15"/>
                <w:szCs w:val="15"/>
              </w:rPr>
            </w:pPr>
            <w:r w:rsidRPr="00A902B2">
              <w:rPr>
                <w:rFonts w:cstheme="majorHAnsi"/>
                <w:color w:val="000000"/>
                <w:sz w:val="15"/>
                <w:szCs w:val="15"/>
              </w:rPr>
              <w:t>77</w:t>
            </w:r>
          </w:p>
        </w:tc>
        <w:tc>
          <w:tcPr>
            <w:tcW w:w="0" w:type="auto"/>
            <w:vAlign w:val="center"/>
          </w:tcPr>
          <w:p w14:paraId="439F9042"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ATB_1</w:t>
            </w:r>
          </w:p>
        </w:tc>
        <w:tc>
          <w:tcPr>
            <w:tcW w:w="0" w:type="auto"/>
            <w:vAlign w:val="center"/>
          </w:tcPr>
          <w:p w14:paraId="5B6E0114"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Primer esquema recibido</w:t>
            </w:r>
          </w:p>
        </w:tc>
        <w:tc>
          <w:tcPr>
            <w:tcW w:w="0" w:type="auto"/>
            <w:vAlign w:val="center"/>
          </w:tcPr>
          <w:p w14:paraId="262C3296"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089D6190"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politómica</w:t>
            </w:r>
          </w:p>
        </w:tc>
        <w:tc>
          <w:tcPr>
            <w:tcW w:w="0" w:type="auto"/>
            <w:vAlign w:val="center"/>
          </w:tcPr>
          <w:p w14:paraId="18B48637"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tcPr>
          <w:p w14:paraId="608DA899"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Nombre del antibiótico</w:t>
            </w:r>
          </w:p>
        </w:tc>
      </w:tr>
      <w:tr w:rsidR="00F835FF" w:rsidRPr="00A902B2" w14:paraId="511D7697" w14:textId="77777777" w:rsidTr="00A4562E">
        <w:trPr>
          <w:trHeight w:val="277"/>
        </w:trPr>
        <w:tc>
          <w:tcPr>
            <w:cnfStyle w:val="001000000000" w:firstRow="0" w:lastRow="0" w:firstColumn="1" w:lastColumn="0" w:oddVBand="0" w:evenVBand="0" w:oddHBand="0" w:evenHBand="0" w:firstRowFirstColumn="0" w:firstRowLastColumn="0" w:lastRowFirstColumn="0" w:lastRowLastColumn="0"/>
            <w:tcW w:w="0" w:type="auto"/>
            <w:vAlign w:val="center"/>
          </w:tcPr>
          <w:p w14:paraId="02999767" w14:textId="66454823" w:rsidR="00F835FF" w:rsidRPr="00A902B2" w:rsidRDefault="00F835FF" w:rsidP="00F835FF">
            <w:pPr>
              <w:jc w:val="center"/>
              <w:rPr>
                <w:rFonts w:cstheme="majorHAnsi"/>
                <w:color w:val="000000"/>
                <w:sz w:val="15"/>
                <w:szCs w:val="15"/>
              </w:rPr>
            </w:pPr>
            <w:r w:rsidRPr="00A902B2">
              <w:rPr>
                <w:rFonts w:cstheme="majorHAnsi"/>
                <w:color w:val="000000"/>
                <w:sz w:val="15"/>
                <w:szCs w:val="15"/>
              </w:rPr>
              <w:t>78</w:t>
            </w:r>
          </w:p>
        </w:tc>
        <w:tc>
          <w:tcPr>
            <w:tcW w:w="0" w:type="auto"/>
            <w:vAlign w:val="center"/>
          </w:tcPr>
          <w:p w14:paraId="5951F99F"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FECH_ATB1</w:t>
            </w:r>
          </w:p>
        </w:tc>
        <w:tc>
          <w:tcPr>
            <w:tcW w:w="0" w:type="auto"/>
            <w:vAlign w:val="center"/>
          </w:tcPr>
          <w:p w14:paraId="38E2333D"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Fecha de inicio del primer antibiótico</w:t>
            </w:r>
          </w:p>
        </w:tc>
        <w:tc>
          <w:tcPr>
            <w:tcW w:w="0" w:type="auto"/>
            <w:vAlign w:val="center"/>
          </w:tcPr>
          <w:p w14:paraId="58D479E9"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w:t>
            </w:r>
          </w:p>
        </w:tc>
        <w:tc>
          <w:tcPr>
            <w:tcW w:w="0" w:type="auto"/>
            <w:vAlign w:val="center"/>
          </w:tcPr>
          <w:p w14:paraId="6A55B5CF"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tcPr>
          <w:p w14:paraId="752CC20E"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día/mes/año</w:t>
            </w:r>
            <w:r w:rsidRPr="00A902B2">
              <w:rPr>
                <w:rFonts w:cstheme="majorHAnsi"/>
                <w:color w:val="000000"/>
                <w:sz w:val="15"/>
                <w:szCs w:val="15"/>
              </w:rPr>
              <w:br/>
              <w:t>números</w:t>
            </w:r>
          </w:p>
        </w:tc>
      </w:tr>
      <w:tr w:rsidR="00F835FF" w:rsidRPr="00A902B2" w14:paraId="350E2FB0" w14:textId="77777777" w:rsidTr="00A4562E">
        <w:trPr>
          <w:trHeight w:val="32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5B6115" w14:textId="0AED62CD" w:rsidR="00F835FF" w:rsidRPr="00A902B2" w:rsidRDefault="00F835FF" w:rsidP="00F835FF">
            <w:pPr>
              <w:jc w:val="center"/>
              <w:rPr>
                <w:rFonts w:cstheme="majorHAnsi"/>
                <w:color w:val="000000"/>
                <w:sz w:val="15"/>
                <w:szCs w:val="15"/>
              </w:rPr>
            </w:pPr>
            <w:r w:rsidRPr="00A902B2">
              <w:rPr>
                <w:rFonts w:cstheme="majorHAnsi"/>
                <w:color w:val="000000"/>
                <w:sz w:val="15"/>
                <w:szCs w:val="15"/>
              </w:rPr>
              <w:t>79</w:t>
            </w:r>
          </w:p>
        </w:tc>
        <w:tc>
          <w:tcPr>
            <w:tcW w:w="0" w:type="auto"/>
            <w:vAlign w:val="center"/>
            <w:hideMark/>
          </w:tcPr>
          <w:p w14:paraId="36A867DA"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ATB_2</w:t>
            </w:r>
          </w:p>
        </w:tc>
        <w:tc>
          <w:tcPr>
            <w:tcW w:w="0" w:type="auto"/>
            <w:vAlign w:val="center"/>
            <w:hideMark/>
          </w:tcPr>
          <w:p w14:paraId="75A4EE88"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Segundo esquema recibido</w:t>
            </w:r>
          </w:p>
        </w:tc>
        <w:tc>
          <w:tcPr>
            <w:tcW w:w="0" w:type="auto"/>
            <w:vAlign w:val="center"/>
            <w:hideMark/>
          </w:tcPr>
          <w:p w14:paraId="535FDD87"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1FC26347"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politómica</w:t>
            </w:r>
          </w:p>
        </w:tc>
        <w:tc>
          <w:tcPr>
            <w:tcW w:w="0" w:type="auto"/>
            <w:vAlign w:val="center"/>
            <w:hideMark/>
          </w:tcPr>
          <w:p w14:paraId="7F676F75"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hideMark/>
          </w:tcPr>
          <w:p w14:paraId="3E2BE573"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Nombre del antibiótico</w:t>
            </w:r>
          </w:p>
        </w:tc>
      </w:tr>
      <w:tr w:rsidR="00F835FF" w:rsidRPr="00A902B2" w14:paraId="0A172F8C" w14:textId="77777777" w:rsidTr="00A4562E">
        <w:trPr>
          <w:trHeight w:val="29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C4854A4" w14:textId="4FF3FE28" w:rsidR="00F835FF" w:rsidRPr="00A902B2" w:rsidRDefault="00F835FF" w:rsidP="00F835FF">
            <w:pPr>
              <w:jc w:val="center"/>
              <w:rPr>
                <w:rFonts w:cstheme="majorHAnsi"/>
                <w:color w:val="000000"/>
                <w:sz w:val="15"/>
                <w:szCs w:val="15"/>
              </w:rPr>
            </w:pPr>
            <w:r w:rsidRPr="00A902B2">
              <w:rPr>
                <w:rFonts w:cstheme="majorHAnsi"/>
                <w:color w:val="000000"/>
                <w:sz w:val="15"/>
                <w:szCs w:val="15"/>
              </w:rPr>
              <w:t>80</w:t>
            </w:r>
          </w:p>
        </w:tc>
        <w:tc>
          <w:tcPr>
            <w:tcW w:w="0" w:type="auto"/>
            <w:vAlign w:val="center"/>
            <w:hideMark/>
          </w:tcPr>
          <w:p w14:paraId="7DE41262"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FECH_ATB2</w:t>
            </w:r>
          </w:p>
        </w:tc>
        <w:tc>
          <w:tcPr>
            <w:tcW w:w="0" w:type="auto"/>
            <w:vAlign w:val="center"/>
            <w:hideMark/>
          </w:tcPr>
          <w:p w14:paraId="31A22EB7"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Fecha de inicio del Segundo antibiótico recibido</w:t>
            </w:r>
          </w:p>
        </w:tc>
        <w:tc>
          <w:tcPr>
            <w:tcW w:w="0" w:type="auto"/>
            <w:vAlign w:val="center"/>
            <w:hideMark/>
          </w:tcPr>
          <w:p w14:paraId="35E6F8B9"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w:t>
            </w:r>
          </w:p>
        </w:tc>
        <w:tc>
          <w:tcPr>
            <w:tcW w:w="0" w:type="auto"/>
            <w:vAlign w:val="center"/>
            <w:hideMark/>
          </w:tcPr>
          <w:p w14:paraId="78E0ADAA"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hideMark/>
          </w:tcPr>
          <w:p w14:paraId="5E735881"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día/mes/año</w:t>
            </w:r>
            <w:r w:rsidRPr="00A902B2">
              <w:rPr>
                <w:rFonts w:cstheme="majorHAnsi"/>
                <w:color w:val="000000"/>
                <w:sz w:val="15"/>
                <w:szCs w:val="15"/>
              </w:rPr>
              <w:br/>
              <w:t>números</w:t>
            </w:r>
          </w:p>
        </w:tc>
      </w:tr>
      <w:tr w:rsidR="00F835FF" w:rsidRPr="00A902B2" w14:paraId="4DF437F9" w14:textId="77777777" w:rsidTr="00A4562E">
        <w:trPr>
          <w:trHeight w:val="32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687C9CE" w14:textId="5E6A1A66" w:rsidR="00F835FF" w:rsidRPr="00A902B2" w:rsidRDefault="00F835FF" w:rsidP="00F835FF">
            <w:pPr>
              <w:jc w:val="center"/>
              <w:rPr>
                <w:rFonts w:cstheme="majorHAnsi"/>
                <w:color w:val="000000"/>
                <w:sz w:val="15"/>
                <w:szCs w:val="15"/>
              </w:rPr>
            </w:pPr>
            <w:r w:rsidRPr="00A902B2">
              <w:rPr>
                <w:rFonts w:cstheme="majorHAnsi"/>
                <w:color w:val="000000"/>
                <w:sz w:val="15"/>
                <w:szCs w:val="15"/>
              </w:rPr>
              <w:t>81</w:t>
            </w:r>
          </w:p>
        </w:tc>
        <w:tc>
          <w:tcPr>
            <w:tcW w:w="0" w:type="auto"/>
            <w:vAlign w:val="center"/>
            <w:hideMark/>
          </w:tcPr>
          <w:p w14:paraId="1255A34E"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ATB_3</w:t>
            </w:r>
          </w:p>
        </w:tc>
        <w:tc>
          <w:tcPr>
            <w:tcW w:w="0" w:type="auto"/>
            <w:vAlign w:val="center"/>
            <w:hideMark/>
          </w:tcPr>
          <w:p w14:paraId="7A66950A"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Tercer esquema recibido</w:t>
            </w:r>
          </w:p>
        </w:tc>
        <w:tc>
          <w:tcPr>
            <w:tcW w:w="0" w:type="auto"/>
            <w:vAlign w:val="center"/>
            <w:hideMark/>
          </w:tcPr>
          <w:p w14:paraId="4C709931"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16B1D0AF"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politómica</w:t>
            </w:r>
          </w:p>
        </w:tc>
        <w:tc>
          <w:tcPr>
            <w:tcW w:w="0" w:type="auto"/>
            <w:vAlign w:val="center"/>
            <w:hideMark/>
          </w:tcPr>
          <w:p w14:paraId="3E9F81EC"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hideMark/>
          </w:tcPr>
          <w:p w14:paraId="084804FE"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Nombre del antibiótico</w:t>
            </w:r>
          </w:p>
        </w:tc>
      </w:tr>
      <w:tr w:rsidR="00F835FF" w:rsidRPr="00A902B2" w14:paraId="20AE16DF" w14:textId="77777777" w:rsidTr="00A4562E">
        <w:trPr>
          <w:trHeight w:val="32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D143209" w14:textId="27839B0A" w:rsidR="00F835FF" w:rsidRPr="00A902B2" w:rsidRDefault="00F835FF" w:rsidP="00F835FF">
            <w:pPr>
              <w:jc w:val="center"/>
              <w:rPr>
                <w:rFonts w:cstheme="majorHAnsi"/>
                <w:color w:val="000000"/>
                <w:sz w:val="15"/>
                <w:szCs w:val="15"/>
              </w:rPr>
            </w:pPr>
            <w:r w:rsidRPr="00A902B2">
              <w:rPr>
                <w:rFonts w:cstheme="majorHAnsi"/>
                <w:color w:val="000000"/>
                <w:sz w:val="15"/>
                <w:szCs w:val="15"/>
              </w:rPr>
              <w:t>82</w:t>
            </w:r>
          </w:p>
        </w:tc>
        <w:tc>
          <w:tcPr>
            <w:tcW w:w="0" w:type="auto"/>
            <w:vAlign w:val="center"/>
            <w:hideMark/>
          </w:tcPr>
          <w:p w14:paraId="7AD0504B"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FECH_ATB3</w:t>
            </w:r>
          </w:p>
        </w:tc>
        <w:tc>
          <w:tcPr>
            <w:tcW w:w="0" w:type="auto"/>
            <w:vAlign w:val="center"/>
            <w:hideMark/>
          </w:tcPr>
          <w:p w14:paraId="24A542F6"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Fecha de inicio del Tercer antibiótico recibido</w:t>
            </w:r>
          </w:p>
        </w:tc>
        <w:tc>
          <w:tcPr>
            <w:tcW w:w="0" w:type="auto"/>
            <w:vAlign w:val="center"/>
            <w:hideMark/>
          </w:tcPr>
          <w:p w14:paraId="730698A0"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w:t>
            </w:r>
          </w:p>
        </w:tc>
        <w:tc>
          <w:tcPr>
            <w:tcW w:w="0" w:type="auto"/>
            <w:vAlign w:val="center"/>
            <w:hideMark/>
          </w:tcPr>
          <w:p w14:paraId="5F1A3A58"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hideMark/>
          </w:tcPr>
          <w:p w14:paraId="0C3D2481"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día/mes/año</w:t>
            </w:r>
            <w:r w:rsidRPr="00A902B2">
              <w:rPr>
                <w:rFonts w:cstheme="majorHAnsi"/>
                <w:color w:val="000000"/>
                <w:sz w:val="15"/>
                <w:szCs w:val="15"/>
              </w:rPr>
              <w:br/>
              <w:t>números</w:t>
            </w:r>
          </w:p>
        </w:tc>
      </w:tr>
      <w:tr w:rsidR="00F835FF" w:rsidRPr="00A902B2" w14:paraId="5E229F78" w14:textId="77777777" w:rsidTr="00A4562E">
        <w:trPr>
          <w:trHeight w:val="32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1B030B8" w14:textId="7EDF9C41" w:rsidR="00F835FF" w:rsidRPr="00A902B2" w:rsidRDefault="00F835FF" w:rsidP="00F835FF">
            <w:pPr>
              <w:jc w:val="center"/>
              <w:rPr>
                <w:rFonts w:cstheme="majorHAnsi"/>
                <w:color w:val="000000"/>
                <w:sz w:val="15"/>
                <w:szCs w:val="15"/>
              </w:rPr>
            </w:pPr>
            <w:r w:rsidRPr="00A902B2">
              <w:rPr>
                <w:rFonts w:cstheme="majorHAnsi"/>
                <w:color w:val="000000"/>
                <w:sz w:val="15"/>
                <w:szCs w:val="15"/>
              </w:rPr>
              <w:t>83</w:t>
            </w:r>
          </w:p>
        </w:tc>
        <w:tc>
          <w:tcPr>
            <w:tcW w:w="0" w:type="auto"/>
            <w:vAlign w:val="center"/>
            <w:hideMark/>
          </w:tcPr>
          <w:p w14:paraId="6F49D629"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ATB_4</w:t>
            </w:r>
          </w:p>
        </w:tc>
        <w:tc>
          <w:tcPr>
            <w:tcW w:w="0" w:type="auto"/>
            <w:vAlign w:val="center"/>
            <w:hideMark/>
          </w:tcPr>
          <w:p w14:paraId="7EA9E27E"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Cuarto esquema recibido</w:t>
            </w:r>
          </w:p>
        </w:tc>
        <w:tc>
          <w:tcPr>
            <w:tcW w:w="0" w:type="auto"/>
            <w:vAlign w:val="center"/>
            <w:hideMark/>
          </w:tcPr>
          <w:p w14:paraId="566308DD"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3057E153"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politómica</w:t>
            </w:r>
          </w:p>
        </w:tc>
        <w:tc>
          <w:tcPr>
            <w:tcW w:w="0" w:type="auto"/>
            <w:vAlign w:val="center"/>
            <w:hideMark/>
          </w:tcPr>
          <w:p w14:paraId="366BFB3B"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hideMark/>
          </w:tcPr>
          <w:p w14:paraId="6791C43F"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Nombre del antibiótico</w:t>
            </w:r>
          </w:p>
        </w:tc>
      </w:tr>
      <w:tr w:rsidR="00F835FF" w:rsidRPr="00A902B2" w14:paraId="6A70AA94" w14:textId="77777777" w:rsidTr="00A4562E">
        <w:trPr>
          <w:trHeight w:val="32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14C9EB9" w14:textId="637A70B5" w:rsidR="00F835FF" w:rsidRPr="00A902B2" w:rsidRDefault="00F835FF" w:rsidP="00F835FF">
            <w:pPr>
              <w:jc w:val="center"/>
              <w:rPr>
                <w:rFonts w:cstheme="majorHAnsi"/>
                <w:color w:val="000000"/>
                <w:sz w:val="15"/>
                <w:szCs w:val="15"/>
              </w:rPr>
            </w:pPr>
            <w:r w:rsidRPr="00A902B2">
              <w:rPr>
                <w:rFonts w:cstheme="majorHAnsi"/>
                <w:color w:val="000000"/>
                <w:sz w:val="15"/>
                <w:szCs w:val="15"/>
              </w:rPr>
              <w:t>84</w:t>
            </w:r>
          </w:p>
        </w:tc>
        <w:tc>
          <w:tcPr>
            <w:tcW w:w="0" w:type="auto"/>
            <w:vAlign w:val="center"/>
            <w:hideMark/>
          </w:tcPr>
          <w:p w14:paraId="23722123"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FECH_ATB4</w:t>
            </w:r>
          </w:p>
        </w:tc>
        <w:tc>
          <w:tcPr>
            <w:tcW w:w="0" w:type="auto"/>
            <w:vAlign w:val="center"/>
            <w:hideMark/>
          </w:tcPr>
          <w:p w14:paraId="6C6DEDFD"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Fecha de inicio del Cuarto esquema antibiótico</w:t>
            </w:r>
          </w:p>
        </w:tc>
        <w:tc>
          <w:tcPr>
            <w:tcW w:w="0" w:type="auto"/>
            <w:vAlign w:val="center"/>
            <w:hideMark/>
          </w:tcPr>
          <w:p w14:paraId="504FFE8B"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w:t>
            </w:r>
          </w:p>
        </w:tc>
        <w:tc>
          <w:tcPr>
            <w:tcW w:w="0" w:type="auto"/>
            <w:vAlign w:val="center"/>
            <w:hideMark/>
          </w:tcPr>
          <w:p w14:paraId="27E4E93F"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Historia clínica / paciente</w:t>
            </w:r>
          </w:p>
        </w:tc>
        <w:tc>
          <w:tcPr>
            <w:tcW w:w="0" w:type="auto"/>
            <w:vAlign w:val="center"/>
            <w:hideMark/>
          </w:tcPr>
          <w:p w14:paraId="13D4EC0F"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día/mes/año</w:t>
            </w:r>
            <w:r w:rsidRPr="00A902B2">
              <w:rPr>
                <w:rFonts w:cstheme="majorHAnsi"/>
                <w:color w:val="000000"/>
                <w:sz w:val="15"/>
                <w:szCs w:val="15"/>
              </w:rPr>
              <w:br/>
              <w:t>números</w:t>
            </w:r>
          </w:p>
        </w:tc>
      </w:tr>
      <w:tr w:rsidR="00F835FF" w:rsidRPr="00A902B2" w14:paraId="3FD89297" w14:textId="77777777" w:rsidTr="00A4562E">
        <w:trPr>
          <w:trHeight w:val="883"/>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F4CD344" w14:textId="6B42BCC6" w:rsidR="00F835FF" w:rsidRPr="00A902B2" w:rsidRDefault="00F835FF" w:rsidP="00F835FF">
            <w:pPr>
              <w:jc w:val="center"/>
              <w:rPr>
                <w:rFonts w:cstheme="majorHAnsi"/>
                <w:color w:val="000000"/>
                <w:sz w:val="15"/>
                <w:szCs w:val="15"/>
              </w:rPr>
            </w:pPr>
            <w:r w:rsidRPr="00A902B2">
              <w:rPr>
                <w:rFonts w:cstheme="majorHAnsi"/>
                <w:color w:val="000000"/>
                <w:sz w:val="15"/>
                <w:szCs w:val="15"/>
              </w:rPr>
              <w:t>85</w:t>
            </w:r>
          </w:p>
        </w:tc>
        <w:tc>
          <w:tcPr>
            <w:tcW w:w="0" w:type="auto"/>
            <w:vAlign w:val="center"/>
            <w:hideMark/>
          </w:tcPr>
          <w:p w14:paraId="4151E04C"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TTO_LOCAL</w:t>
            </w:r>
          </w:p>
        </w:tc>
        <w:tc>
          <w:tcPr>
            <w:tcW w:w="0" w:type="auto"/>
            <w:vAlign w:val="center"/>
            <w:hideMark/>
          </w:tcPr>
          <w:p w14:paraId="7D16A28A"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Tratamiento local durante la hospitalización</w:t>
            </w:r>
          </w:p>
        </w:tc>
        <w:tc>
          <w:tcPr>
            <w:tcW w:w="0" w:type="auto"/>
            <w:vAlign w:val="center"/>
            <w:hideMark/>
          </w:tcPr>
          <w:p w14:paraId="68668DA7"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415533E2"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politómica</w:t>
            </w:r>
          </w:p>
        </w:tc>
        <w:tc>
          <w:tcPr>
            <w:tcW w:w="0" w:type="auto"/>
            <w:vAlign w:val="center"/>
            <w:hideMark/>
          </w:tcPr>
          <w:p w14:paraId="7CB4345F"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HC</w:t>
            </w:r>
          </w:p>
        </w:tc>
        <w:tc>
          <w:tcPr>
            <w:tcW w:w="0" w:type="auto"/>
            <w:vAlign w:val="center"/>
            <w:hideMark/>
          </w:tcPr>
          <w:p w14:paraId="284A2776"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0 = Ninguna</w:t>
            </w:r>
            <w:r w:rsidRPr="00A902B2">
              <w:rPr>
                <w:rFonts w:cstheme="majorHAnsi"/>
                <w:color w:val="000000"/>
                <w:sz w:val="15"/>
                <w:szCs w:val="15"/>
              </w:rPr>
              <w:br/>
              <w:t>1 = Paños de SO</w:t>
            </w:r>
            <w:r w:rsidRPr="00A902B2">
              <w:rPr>
                <w:rFonts w:cstheme="majorHAnsi"/>
                <w:color w:val="000000"/>
                <w:sz w:val="15"/>
                <w:szCs w:val="15"/>
                <w:vertAlign w:val="subscript"/>
              </w:rPr>
              <w:t>4</w:t>
            </w:r>
            <w:r w:rsidRPr="00A902B2">
              <w:rPr>
                <w:rFonts w:cstheme="majorHAnsi"/>
                <w:color w:val="000000"/>
                <w:sz w:val="15"/>
                <w:szCs w:val="15"/>
              </w:rPr>
              <w:t>Mg</w:t>
            </w:r>
            <w:r w:rsidRPr="00A902B2">
              <w:rPr>
                <w:rFonts w:cstheme="majorHAnsi"/>
                <w:color w:val="000000"/>
                <w:sz w:val="15"/>
                <w:szCs w:val="15"/>
                <w:vertAlign w:val="superscript"/>
              </w:rPr>
              <w:t>2</w:t>
            </w:r>
            <w:r w:rsidRPr="00A902B2">
              <w:rPr>
                <w:rFonts w:cstheme="majorHAnsi"/>
                <w:color w:val="000000"/>
                <w:sz w:val="15"/>
                <w:szCs w:val="15"/>
              </w:rPr>
              <w:br/>
              <w:t xml:space="preserve">2 = </w:t>
            </w:r>
            <w:proofErr w:type="spellStart"/>
            <w:r w:rsidRPr="00A902B2">
              <w:rPr>
                <w:rFonts w:cstheme="majorHAnsi"/>
                <w:color w:val="000000"/>
                <w:sz w:val="15"/>
                <w:szCs w:val="15"/>
              </w:rPr>
              <w:t>Furacin</w:t>
            </w:r>
            <w:proofErr w:type="spellEnd"/>
            <w:r w:rsidRPr="00A902B2">
              <w:rPr>
                <w:rFonts w:cstheme="majorHAnsi"/>
                <w:color w:val="000000"/>
                <w:sz w:val="15"/>
                <w:szCs w:val="15"/>
              </w:rPr>
              <w:br/>
              <w:t xml:space="preserve">3 = </w:t>
            </w:r>
            <w:proofErr w:type="spellStart"/>
            <w:r w:rsidRPr="00A902B2">
              <w:rPr>
                <w:rFonts w:cstheme="majorHAnsi"/>
                <w:color w:val="000000"/>
                <w:sz w:val="15"/>
                <w:szCs w:val="15"/>
              </w:rPr>
              <w:t>Domeboro</w:t>
            </w:r>
            <w:proofErr w:type="spellEnd"/>
            <w:r w:rsidRPr="00A902B2">
              <w:rPr>
                <w:rFonts w:cstheme="majorHAnsi"/>
                <w:color w:val="000000"/>
                <w:sz w:val="15"/>
                <w:szCs w:val="15"/>
              </w:rPr>
              <w:br/>
              <w:t xml:space="preserve">4 = </w:t>
            </w:r>
            <w:proofErr w:type="spellStart"/>
            <w:r w:rsidRPr="00A902B2">
              <w:rPr>
                <w:rFonts w:cstheme="majorHAnsi"/>
                <w:color w:val="000000"/>
                <w:sz w:val="15"/>
                <w:szCs w:val="15"/>
              </w:rPr>
              <w:t>Sulfaplata</w:t>
            </w:r>
            <w:proofErr w:type="spellEnd"/>
          </w:p>
        </w:tc>
      </w:tr>
      <w:tr w:rsidR="00F835FF" w:rsidRPr="00A902B2" w14:paraId="09E30187" w14:textId="77777777" w:rsidTr="00A4562E">
        <w:trPr>
          <w:trHeight w:val="1803"/>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7C7196" w14:textId="7A50DCC8" w:rsidR="00F835FF" w:rsidRPr="00A902B2" w:rsidRDefault="00F835FF" w:rsidP="00F835FF">
            <w:pPr>
              <w:jc w:val="center"/>
              <w:rPr>
                <w:rFonts w:cstheme="majorHAnsi"/>
                <w:color w:val="000000"/>
                <w:sz w:val="15"/>
                <w:szCs w:val="15"/>
              </w:rPr>
            </w:pPr>
            <w:r w:rsidRPr="00A902B2">
              <w:rPr>
                <w:rFonts w:cstheme="majorHAnsi"/>
                <w:color w:val="000000"/>
                <w:sz w:val="15"/>
                <w:szCs w:val="15"/>
              </w:rPr>
              <w:lastRenderedPageBreak/>
              <w:t>86</w:t>
            </w:r>
          </w:p>
        </w:tc>
        <w:tc>
          <w:tcPr>
            <w:tcW w:w="0" w:type="auto"/>
            <w:vAlign w:val="center"/>
            <w:hideMark/>
          </w:tcPr>
          <w:p w14:paraId="2B1E7351"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COMPLICACIÓN</w:t>
            </w:r>
          </w:p>
        </w:tc>
        <w:tc>
          <w:tcPr>
            <w:tcW w:w="0" w:type="auto"/>
            <w:vAlign w:val="center"/>
            <w:hideMark/>
          </w:tcPr>
          <w:p w14:paraId="4A3AAC96"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Complicaciones locales secundarias al AO</w:t>
            </w:r>
          </w:p>
        </w:tc>
        <w:tc>
          <w:tcPr>
            <w:tcW w:w="0" w:type="auto"/>
            <w:vAlign w:val="center"/>
            <w:hideMark/>
          </w:tcPr>
          <w:p w14:paraId="47FBDF3E"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24B024D1"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politómica</w:t>
            </w:r>
          </w:p>
        </w:tc>
        <w:tc>
          <w:tcPr>
            <w:tcW w:w="0" w:type="auto"/>
            <w:vAlign w:val="center"/>
            <w:hideMark/>
          </w:tcPr>
          <w:p w14:paraId="148130DB"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HC</w:t>
            </w:r>
          </w:p>
        </w:tc>
        <w:tc>
          <w:tcPr>
            <w:tcW w:w="0" w:type="auto"/>
            <w:vAlign w:val="center"/>
            <w:hideMark/>
          </w:tcPr>
          <w:p w14:paraId="3B3C0D9D"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0 = Ninguna</w:t>
            </w:r>
            <w:r w:rsidRPr="00A902B2">
              <w:rPr>
                <w:rFonts w:cstheme="majorHAnsi"/>
                <w:color w:val="000000"/>
                <w:sz w:val="15"/>
                <w:szCs w:val="15"/>
              </w:rPr>
              <w:br/>
              <w:t>1 = Necrosis</w:t>
            </w:r>
            <w:r w:rsidRPr="00A902B2">
              <w:rPr>
                <w:rFonts w:cstheme="majorHAnsi"/>
                <w:color w:val="000000"/>
                <w:sz w:val="15"/>
                <w:szCs w:val="15"/>
              </w:rPr>
              <w:br/>
              <w:t>2 = Artritis</w:t>
            </w:r>
            <w:r w:rsidRPr="00A902B2">
              <w:rPr>
                <w:rFonts w:cstheme="majorHAnsi"/>
                <w:color w:val="000000"/>
                <w:sz w:val="15"/>
                <w:szCs w:val="15"/>
              </w:rPr>
              <w:br/>
              <w:t>3 = Osteomielitis</w:t>
            </w:r>
            <w:r w:rsidRPr="00A902B2">
              <w:rPr>
                <w:rFonts w:cstheme="majorHAnsi"/>
                <w:color w:val="000000"/>
                <w:sz w:val="15"/>
                <w:szCs w:val="15"/>
              </w:rPr>
              <w:br/>
              <w:t>4 = Neuropatía</w:t>
            </w:r>
            <w:r w:rsidRPr="00A902B2">
              <w:rPr>
                <w:rFonts w:cstheme="majorHAnsi"/>
                <w:color w:val="000000"/>
                <w:sz w:val="15"/>
                <w:szCs w:val="15"/>
              </w:rPr>
              <w:br/>
              <w:t>5 = Contracturas</w:t>
            </w:r>
            <w:r w:rsidRPr="00A902B2">
              <w:rPr>
                <w:rFonts w:cstheme="majorHAnsi"/>
                <w:color w:val="000000"/>
                <w:sz w:val="15"/>
                <w:szCs w:val="15"/>
              </w:rPr>
              <w:br/>
              <w:t>6 = Fascitis necrotizante</w:t>
            </w:r>
            <w:r w:rsidRPr="00A902B2">
              <w:rPr>
                <w:rFonts w:cstheme="majorHAnsi"/>
                <w:color w:val="000000"/>
                <w:sz w:val="15"/>
                <w:szCs w:val="15"/>
              </w:rPr>
              <w:br/>
              <w:t xml:space="preserve">7 = </w:t>
            </w:r>
            <w:proofErr w:type="spellStart"/>
            <w:r w:rsidRPr="00A902B2">
              <w:rPr>
                <w:rFonts w:cstheme="majorHAnsi"/>
                <w:color w:val="000000"/>
                <w:sz w:val="15"/>
                <w:szCs w:val="15"/>
              </w:rPr>
              <w:t>Sd</w:t>
            </w:r>
            <w:proofErr w:type="spellEnd"/>
            <w:r w:rsidRPr="00A902B2">
              <w:rPr>
                <w:rFonts w:cstheme="majorHAnsi"/>
                <w:color w:val="000000"/>
                <w:sz w:val="15"/>
                <w:szCs w:val="15"/>
              </w:rPr>
              <w:t>. compartimental</w:t>
            </w:r>
          </w:p>
        </w:tc>
      </w:tr>
      <w:tr w:rsidR="00F835FF" w:rsidRPr="00A902B2" w14:paraId="7B44255F" w14:textId="77777777" w:rsidTr="00A4562E">
        <w:trPr>
          <w:trHeight w:val="68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BE4213" w14:textId="0B32D161" w:rsidR="00F835FF" w:rsidRPr="00A902B2" w:rsidRDefault="00F835FF" w:rsidP="00F835FF">
            <w:pPr>
              <w:jc w:val="center"/>
              <w:rPr>
                <w:rFonts w:cstheme="majorHAnsi"/>
                <w:color w:val="000000"/>
                <w:sz w:val="15"/>
                <w:szCs w:val="15"/>
              </w:rPr>
            </w:pPr>
            <w:r w:rsidRPr="00A902B2">
              <w:rPr>
                <w:rFonts w:cstheme="majorHAnsi"/>
                <w:color w:val="000000"/>
                <w:sz w:val="15"/>
                <w:szCs w:val="15"/>
              </w:rPr>
              <w:t>87</w:t>
            </w:r>
          </w:p>
        </w:tc>
        <w:tc>
          <w:tcPr>
            <w:tcW w:w="0" w:type="auto"/>
            <w:vAlign w:val="center"/>
            <w:hideMark/>
          </w:tcPr>
          <w:p w14:paraId="71F9CF48"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TTO_QX</w:t>
            </w:r>
          </w:p>
        </w:tc>
        <w:tc>
          <w:tcPr>
            <w:tcW w:w="0" w:type="auto"/>
            <w:vAlign w:val="center"/>
            <w:hideMark/>
          </w:tcPr>
          <w:p w14:paraId="1791EB14"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Intervenciones quirúrgicas realizadas para el manejo de las complicaciones locales del AO</w:t>
            </w:r>
          </w:p>
        </w:tc>
        <w:tc>
          <w:tcPr>
            <w:tcW w:w="0" w:type="auto"/>
            <w:vAlign w:val="center"/>
            <w:hideMark/>
          </w:tcPr>
          <w:p w14:paraId="53F423B9"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580B58A8"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politómica</w:t>
            </w:r>
          </w:p>
        </w:tc>
        <w:tc>
          <w:tcPr>
            <w:tcW w:w="0" w:type="auto"/>
            <w:vAlign w:val="center"/>
            <w:hideMark/>
          </w:tcPr>
          <w:p w14:paraId="465506D0"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sz w:val="15"/>
                <w:szCs w:val="15"/>
              </w:rPr>
            </w:pPr>
            <w:r w:rsidRPr="00A902B2">
              <w:rPr>
                <w:rFonts w:cstheme="majorHAnsi"/>
                <w:color w:val="000000"/>
                <w:sz w:val="15"/>
                <w:szCs w:val="15"/>
              </w:rPr>
              <w:t>HC</w:t>
            </w:r>
          </w:p>
        </w:tc>
        <w:tc>
          <w:tcPr>
            <w:tcW w:w="0" w:type="auto"/>
            <w:vAlign w:val="center"/>
            <w:hideMark/>
          </w:tcPr>
          <w:p w14:paraId="46F334FA"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0 = Ninguno</w:t>
            </w:r>
            <w:r w:rsidRPr="00A902B2">
              <w:rPr>
                <w:rFonts w:cstheme="majorHAnsi"/>
                <w:color w:val="000000"/>
                <w:sz w:val="15"/>
                <w:szCs w:val="15"/>
              </w:rPr>
              <w:br/>
              <w:t>1 = Lavado o drenaje</w:t>
            </w:r>
            <w:r w:rsidRPr="00A902B2">
              <w:rPr>
                <w:rFonts w:cstheme="majorHAnsi"/>
                <w:color w:val="000000"/>
                <w:sz w:val="15"/>
                <w:szCs w:val="15"/>
              </w:rPr>
              <w:br/>
              <w:t>2 = Amputación</w:t>
            </w:r>
            <w:r w:rsidRPr="00A902B2">
              <w:rPr>
                <w:rFonts w:cstheme="majorHAnsi"/>
                <w:color w:val="000000"/>
                <w:sz w:val="15"/>
                <w:szCs w:val="15"/>
              </w:rPr>
              <w:br/>
              <w:t>3 = Injerto</w:t>
            </w:r>
          </w:p>
        </w:tc>
      </w:tr>
      <w:tr w:rsidR="00F835FF" w:rsidRPr="00A902B2" w14:paraId="4AE3631C" w14:textId="77777777" w:rsidTr="00A4562E">
        <w:trPr>
          <w:trHeight w:val="63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05AA374" w14:textId="37973F4B" w:rsidR="00F835FF" w:rsidRPr="00A902B2" w:rsidRDefault="00F835FF" w:rsidP="00F835FF">
            <w:pPr>
              <w:jc w:val="center"/>
              <w:rPr>
                <w:rFonts w:cstheme="majorHAnsi"/>
                <w:color w:val="000000"/>
                <w:sz w:val="15"/>
                <w:szCs w:val="15"/>
              </w:rPr>
            </w:pPr>
            <w:r w:rsidRPr="00A902B2">
              <w:rPr>
                <w:rFonts w:cstheme="majorHAnsi"/>
                <w:color w:val="000000"/>
                <w:sz w:val="15"/>
                <w:szCs w:val="15"/>
              </w:rPr>
              <w:t>88</w:t>
            </w:r>
          </w:p>
        </w:tc>
        <w:tc>
          <w:tcPr>
            <w:tcW w:w="0" w:type="auto"/>
            <w:vAlign w:val="center"/>
            <w:hideMark/>
          </w:tcPr>
          <w:p w14:paraId="303D4905"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IRA</w:t>
            </w:r>
          </w:p>
        </w:tc>
        <w:tc>
          <w:tcPr>
            <w:tcW w:w="0" w:type="auto"/>
            <w:vAlign w:val="center"/>
            <w:hideMark/>
          </w:tcPr>
          <w:p w14:paraId="3A272148"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Diagnóstico de insuficiencia renal aguda durante la hospitalización</w:t>
            </w:r>
          </w:p>
        </w:tc>
        <w:tc>
          <w:tcPr>
            <w:tcW w:w="0" w:type="auto"/>
            <w:vAlign w:val="center"/>
            <w:hideMark/>
          </w:tcPr>
          <w:p w14:paraId="0A348E91"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1D4E0820"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politómica</w:t>
            </w:r>
          </w:p>
        </w:tc>
        <w:tc>
          <w:tcPr>
            <w:tcW w:w="0" w:type="auto"/>
            <w:vAlign w:val="center"/>
            <w:hideMark/>
          </w:tcPr>
          <w:p w14:paraId="559A76FC"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HC</w:t>
            </w:r>
          </w:p>
        </w:tc>
        <w:tc>
          <w:tcPr>
            <w:tcW w:w="0" w:type="auto"/>
            <w:vAlign w:val="center"/>
            <w:hideMark/>
          </w:tcPr>
          <w:p w14:paraId="21D386B4"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0 = No</w:t>
            </w:r>
            <w:r w:rsidRPr="00A902B2">
              <w:rPr>
                <w:rFonts w:cstheme="majorHAnsi"/>
                <w:color w:val="000000"/>
                <w:sz w:val="15"/>
                <w:szCs w:val="15"/>
              </w:rPr>
              <w:br/>
              <w:t>1 = Si</w:t>
            </w:r>
            <w:r w:rsidRPr="00A902B2">
              <w:rPr>
                <w:rFonts w:cstheme="majorHAnsi"/>
                <w:color w:val="000000"/>
                <w:sz w:val="15"/>
                <w:szCs w:val="15"/>
              </w:rPr>
              <w:br/>
              <w:t>2 = Diálisis</w:t>
            </w:r>
          </w:p>
        </w:tc>
      </w:tr>
      <w:tr w:rsidR="00F835FF" w:rsidRPr="00A902B2" w14:paraId="46071EBC" w14:textId="77777777" w:rsidTr="00A4562E">
        <w:trPr>
          <w:trHeight w:val="417"/>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5DFA19" w14:textId="4063FDE8" w:rsidR="00F835FF" w:rsidRPr="00A902B2" w:rsidRDefault="00F835FF" w:rsidP="00F835FF">
            <w:pPr>
              <w:jc w:val="center"/>
              <w:rPr>
                <w:rFonts w:cstheme="majorHAnsi"/>
                <w:color w:val="000000"/>
                <w:sz w:val="15"/>
                <w:szCs w:val="15"/>
              </w:rPr>
            </w:pPr>
            <w:r w:rsidRPr="00A902B2">
              <w:rPr>
                <w:rFonts w:cstheme="majorHAnsi"/>
                <w:color w:val="000000"/>
                <w:sz w:val="15"/>
                <w:szCs w:val="15"/>
              </w:rPr>
              <w:t>89</w:t>
            </w:r>
          </w:p>
        </w:tc>
        <w:tc>
          <w:tcPr>
            <w:tcW w:w="0" w:type="auto"/>
            <w:vAlign w:val="center"/>
          </w:tcPr>
          <w:p w14:paraId="00504B28"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RXN SAO TARDIA</w:t>
            </w:r>
          </w:p>
        </w:tc>
        <w:tc>
          <w:tcPr>
            <w:tcW w:w="0" w:type="auto"/>
            <w:vAlign w:val="center"/>
          </w:tcPr>
          <w:p w14:paraId="235FE83E"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Si el paciente presenta enfermedad del suero</w:t>
            </w:r>
          </w:p>
        </w:tc>
        <w:tc>
          <w:tcPr>
            <w:tcW w:w="0" w:type="auto"/>
            <w:vAlign w:val="center"/>
          </w:tcPr>
          <w:p w14:paraId="315D5A88"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6566EA9F"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dicotómica</w:t>
            </w:r>
          </w:p>
        </w:tc>
        <w:tc>
          <w:tcPr>
            <w:tcW w:w="0" w:type="auto"/>
            <w:vAlign w:val="center"/>
          </w:tcPr>
          <w:p w14:paraId="3843C016"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HC</w:t>
            </w:r>
          </w:p>
        </w:tc>
        <w:tc>
          <w:tcPr>
            <w:tcW w:w="0" w:type="auto"/>
            <w:vAlign w:val="center"/>
          </w:tcPr>
          <w:p w14:paraId="1A2CDC2B"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0 = No</w:t>
            </w:r>
            <w:r w:rsidRPr="00A902B2">
              <w:rPr>
                <w:rFonts w:cstheme="majorHAnsi"/>
                <w:color w:val="000000"/>
                <w:sz w:val="15"/>
                <w:szCs w:val="15"/>
              </w:rPr>
              <w:br/>
              <w:t>1 = Si</w:t>
            </w:r>
          </w:p>
        </w:tc>
      </w:tr>
      <w:tr w:rsidR="00F835FF" w:rsidRPr="00A902B2" w14:paraId="6CF98A1A" w14:textId="77777777" w:rsidTr="00A4562E">
        <w:trPr>
          <w:trHeight w:val="417"/>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1675E6" w14:textId="57108911" w:rsidR="00F835FF" w:rsidRPr="00A902B2" w:rsidRDefault="00F835FF" w:rsidP="00F835FF">
            <w:pPr>
              <w:jc w:val="center"/>
              <w:rPr>
                <w:rFonts w:cstheme="majorHAnsi"/>
                <w:color w:val="000000"/>
                <w:sz w:val="15"/>
                <w:szCs w:val="15"/>
              </w:rPr>
            </w:pPr>
            <w:r w:rsidRPr="00A902B2">
              <w:rPr>
                <w:rFonts w:cstheme="majorHAnsi"/>
                <w:color w:val="000000"/>
                <w:sz w:val="15"/>
                <w:szCs w:val="15"/>
              </w:rPr>
              <w:t>90</w:t>
            </w:r>
          </w:p>
        </w:tc>
        <w:tc>
          <w:tcPr>
            <w:tcW w:w="0" w:type="auto"/>
            <w:vAlign w:val="center"/>
          </w:tcPr>
          <w:p w14:paraId="29B5F78F" w14:textId="6EA5E893"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COMORBILIDADES</w:t>
            </w:r>
          </w:p>
        </w:tc>
        <w:tc>
          <w:tcPr>
            <w:tcW w:w="0" w:type="auto"/>
            <w:vAlign w:val="center"/>
          </w:tcPr>
          <w:p w14:paraId="44E6FE38" w14:textId="09EB44E6"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Enfermedades de base</w:t>
            </w:r>
          </w:p>
        </w:tc>
        <w:tc>
          <w:tcPr>
            <w:tcW w:w="0" w:type="auto"/>
            <w:vAlign w:val="center"/>
          </w:tcPr>
          <w:p w14:paraId="000FA9B5"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6CB378F1" w14:textId="73EE3335"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politómica</w:t>
            </w:r>
          </w:p>
        </w:tc>
        <w:tc>
          <w:tcPr>
            <w:tcW w:w="0" w:type="auto"/>
            <w:vAlign w:val="center"/>
          </w:tcPr>
          <w:p w14:paraId="3C33A425" w14:textId="245C6284"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HC</w:t>
            </w:r>
          </w:p>
        </w:tc>
        <w:tc>
          <w:tcPr>
            <w:tcW w:w="0" w:type="auto"/>
            <w:vAlign w:val="center"/>
          </w:tcPr>
          <w:p w14:paraId="348F1445"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0 = Ninguno</w:t>
            </w:r>
            <w:r w:rsidRPr="00A902B2">
              <w:rPr>
                <w:rFonts w:cstheme="majorHAnsi"/>
                <w:color w:val="000000"/>
                <w:sz w:val="15"/>
                <w:szCs w:val="15"/>
              </w:rPr>
              <w:br/>
              <w:t>1 = IRA</w:t>
            </w:r>
            <w:r w:rsidRPr="00A902B2">
              <w:rPr>
                <w:rFonts w:cstheme="majorHAnsi"/>
                <w:color w:val="000000"/>
                <w:sz w:val="15"/>
                <w:szCs w:val="15"/>
              </w:rPr>
              <w:br/>
              <w:t>2 = IRC</w:t>
            </w:r>
            <w:r w:rsidRPr="00A902B2">
              <w:rPr>
                <w:rFonts w:cstheme="majorHAnsi"/>
                <w:color w:val="000000"/>
                <w:sz w:val="15"/>
                <w:szCs w:val="15"/>
              </w:rPr>
              <w:br/>
              <w:t>3 = Fumador</w:t>
            </w:r>
          </w:p>
          <w:p w14:paraId="70A39F36"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4=DM</w:t>
            </w:r>
          </w:p>
          <w:p w14:paraId="242CFD2E" w14:textId="47849490"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5=Cardiopatía crónica</w:t>
            </w:r>
          </w:p>
        </w:tc>
      </w:tr>
      <w:tr w:rsidR="00F835FF" w:rsidRPr="00A902B2" w14:paraId="39A5FC5A" w14:textId="77777777" w:rsidTr="00A4562E">
        <w:trPr>
          <w:trHeight w:val="423"/>
        </w:trPr>
        <w:tc>
          <w:tcPr>
            <w:cnfStyle w:val="001000000000" w:firstRow="0" w:lastRow="0" w:firstColumn="1" w:lastColumn="0" w:oddVBand="0" w:evenVBand="0" w:oddHBand="0" w:evenHBand="0" w:firstRowFirstColumn="0" w:firstRowLastColumn="0" w:lastRowFirstColumn="0" w:lastRowLastColumn="0"/>
            <w:tcW w:w="0" w:type="auto"/>
            <w:vAlign w:val="center"/>
          </w:tcPr>
          <w:p w14:paraId="1A32E638" w14:textId="03D84860" w:rsidR="00F835FF" w:rsidRPr="00A902B2" w:rsidRDefault="00F835FF" w:rsidP="00F835FF">
            <w:pPr>
              <w:jc w:val="center"/>
              <w:rPr>
                <w:rFonts w:cstheme="majorHAnsi"/>
                <w:color w:val="000000"/>
                <w:sz w:val="15"/>
                <w:szCs w:val="15"/>
              </w:rPr>
            </w:pPr>
            <w:r w:rsidRPr="00A902B2">
              <w:rPr>
                <w:rFonts w:cstheme="majorHAnsi"/>
                <w:color w:val="000000"/>
                <w:sz w:val="15"/>
                <w:szCs w:val="15"/>
              </w:rPr>
              <w:t>91</w:t>
            </w:r>
          </w:p>
        </w:tc>
        <w:tc>
          <w:tcPr>
            <w:tcW w:w="0" w:type="auto"/>
            <w:vAlign w:val="center"/>
            <w:hideMark/>
          </w:tcPr>
          <w:p w14:paraId="2DB6B69B"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CONDIC_EGRE</w:t>
            </w:r>
          </w:p>
        </w:tc>
        <w:tc>
          <w:tcPr>
            <w:tcW w:w="0" w:type="auto"/>
            <w:vAlign w:val="center"/>
            <w:hideMark/>
          </w:tcPr>
          <w:p w14:paraId="55881DFE"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Condición de egreso</w:t>
            </w:r>
          </w:p>
        </w:tc>
        <w:tc>
          <w:tcPr>
            <w:tcW w:w="0" w:type="auto"/>
            <w:vAlign w:val="center"/>
            <w:hideMark/>
          </w:tcPr>
          <w:p w14:paraId="61F37043"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Cualitativa</w:t>
            </w:r>
          </w:p>
          <w:p w14:paraId="5326B61F"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dicotómica</w:t>
            </w:r>
          </w:p>
        </w:tc>
        <w:tc>
          <w:tcPr>
            <w:tcW w:w="0" w:type="auto"/>
            <w:vAlign w:val="center"/>
            <w:hideMark/>
          </w:tcPr>
          <w:p w14:paraId="0F259FCD"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HC</w:t>
            </w:r>
          </w:p>
        </w:tc>
        <w:tc>
          <w:tcPr>
            <w:tcW w:w="0" w:type="auto"/>
            <w:vAlign w:val="center"/>
            <w:hideMark/>
          </w:tcPr>
          <w:p w14:paraId="31703B76"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0 = Vivo</w:t>
            </w:r>
            <w:r w:rsidRPr="00A902B2">
              <w:rPr>
                <w:rFonts w:cstheme="majorHAnsi"/>
                <w:color w:val="000000"/>
                <w:sz w:val="15"/>
                <w:szCs w:val="15"/>
              </w:rPr>
              <w:br/>
              <w:t>1 = Muerto</w:t>
            </w:r>
          </w:p>
        </w:tc>
      </w:tr>
      <w:tr w:rsidR="00F835FF" w:rsidRPr="00A902B2" w14:paraId="514A3B8F" w14:textId="77777777" w:rsidTr="00A4562E">
        <w:trPr>
          <w:trHeight w:val="64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CEE469" w14:textId="62E5F799" w:rsidR="00F835FF" w:rsidRPr="00A902B2" w:rsidRDefault="00F835FF" w:rsidP="00F835FF">
            <w:pPr>
              <w:jc w:val="center"/>
              <w:rPr>
                <w:rFonts w:cstheme="majorHAnsi"/>
                <w:color w:val="000000"/>
                <w:sz w:val="15"/>
                <w:szCs w:val="15"/>
              </w:rPr>
            </w:pPr>
            <w:r w:rsidRPr="00A902B2">
              <w:rPr>
                <w:rFonts w:cstheme="majorHAnsi"/>
                <w:color w:val="000000"/>
                <w:sz w:val="15"/>
                <w:szCs w:val="15"/>
              </w:rPr>
              <w:t>92</w:t>
            </w:r>
          </w:p>
        </w:tc>
        <w:tc>
          <w:tcPr>
            <w:tcW w:w="0" w:type="auto"/>
            <w:vAlign w:val="center"/>
            <w:hideMark/>
          </w:tcPr>
          <w:p w14:paraId="2F1D5036"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FECH_EGRESO</w:t>
            </w:r>
          </w:p>
        </w:tc>
        <w:tc>
          <w:tcPr>
            <w:tcW w:w="0" w:type="auto"/>
            <w:vAlign w:val="center"/>
            <w:hideMark/>
          </w:tcPr>
          <w:p w14:paraId="129AE6B6"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Fecha que se da egreso de la hospitalización o muerte</w:t>
            </w:r>
          </w:p>
        </w:tc>
        <w:tc>
          <w:tcPr>
            <w:tcW w:w="0" w:type="auto"/>
            <w:vAlign w:val="center"/>
            <w:hideMark/>
          </w:tcPr>
          <w:p w14:paraId="5B918558"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w:t>
            </w:r>
          </w:p>
        </w:tc>
        <w:tc>
          <w:tcPr>
            <w:tcW w:w="0" w:type="auto"/>
            <w:vAlign w:val="center"/>
            <w:hideMark/>
          </w:tcPr>
          <w:p w14:paraId="78B567C4"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HC</w:t>
            </w:r>
          </w:p>
        </w:tc>
        <w:tc>
          <w:tcPr>
            <w:tcW w:w="0" w:type="auto"/>
            <w:vAlign w:val="center"/>
            <w:hideMark/>
          </w:tcPr>
          <w:p w14:paraId="625AD27F" w14:textId="77777777" w:rsidR="00F835FF" w:rsidRPr="00A902B2" w:rsidRDefault="00F835FF" w:rsidP="00F835FF">
            <w:pPr>
              <w:jc w:val="center"/>
              <w:cnfStyle w:val="000000000000" w:firstRow="0" w:lastRow="0" w:firstColumn="0" w:lastColumn="0" w:oddVBand="0" w:evenVBand="0" w:oddHBand="0" w:evenHBand="0" w:firstRowFirstColumn="0" w:firstRowLastColumn="0" w:lastRowFirstColumn="0" w:lastRowLastColumn="0"/>
              <w:rPr>
                <w:rFonts w:cstheme="majorHAnsi"/>
                <w:color w:val="000000"/>
                <w:sz w:val="15"/>
                <w:szCs w:val="15"/>
              </w:rPr>
            </w:pPr>
            <w:r w:rsidRPr="00A902B2">
              <w:rPr>
                <w:rFonts w:cstheme="majorHAnsi"/>
                <w:color w:val="000000"/>
                <w:sz w:val="15"/>
                <w:szCs w:val="15"/>
              </w:rPr>
              <w:t>día/mes/año</w:t>
            </w:r>
            <w:r w:rsidRPr="00A902B2">
              <w:rPr>
                <w:rFonts w:cstheme="majorHAnsi"/>
                <w:color w:val="000000"/>
                <w:sz w:val="15"/>
                <w:szCs w:val="15"/>
              </w:rPr>
              <w:br/>
              <w:t>números</w:t>
            </w:r>
          </w:p>
        </w:tc>
      </w:tr>
    </w:tbl>
    <w:p w14:paraId="27DBCC98" w14:textId="3EC09AB8" w:rsidR="00C45B91" w:rsidRPr="00A902B2" w:rsidRDefault="00C45B91" w:rsidP="00520673">
      <w:pPr>
        <w:pStyle w:val="Prrafodelista"/>
        <w:ind w:left="360"/>
        <w:jc w:val="both"/>
        <w:rPr>
          <w:rFonts w:asciiTheme="majorHAnsi" w:hAnsiTheme="majorHAnsi" w:cstheme="majorHAnsi"/>
          <w:lang w:val="es-CO" w:eastAsia="es-ES"/>
        </w:rPr>
      </w:pPr>
    </w:p>
    <w:p w14:paraId="3644AF6C" w14:textId="77777777" w:rsidR="00C45B91" w:rsidRPr="00A902B2" w:rsidRDefault="00C45B91">
      <w:pPr>
        <w:rPr>
          <w:rFonts w:cstheme="majorHAnsi"/>
          <w:lang w:eastAsia="es-ES"/>
        </w:rPr>
      </w:pPr>
      <w:r w:rsidRPr="00A902B2">
        <w:rPr>
          <w:rFonts w:cstheme="majorHAnsi"/>
          <w:lang w:eastAsia="es-ES"/>
        </w:rPr>
        <w:br w:type="page"/>
      </w:r>
    </w:p>
    <w:p w14:paraId="040A91AA" w14:textId="77777777" w:rsidR="00C45B91" w:rsidRPr="00B46E99" w:rsidRDefault="00C45B91" w:rsidP="00B46E99">
      <w:pPr>
        <w:pStyle w:val="Ttulo1"/>
      </w:pPr>
      <w:bookmarkStart w:id="588" w:name="_Toc163663861"/>
      <w:r w:rsidRPr="00B46E99">
        <w:lastRenderedPageBreak/>
        <w:t>BIBLIOGRAFIA</w:t>
      </w:r>
      <w:bookmarkEnd w:id="588"/>
    </w:p>
    <w:p w14:paraId="2482C88D" w14:textId="77777777" w:rsidR="00C45B91" w:rsidRPr="00A902B2" w:rsidRDefault="00C45B91" w:rsidP="006A0291">
      <w:pPr>
        <w:jc w:val="both"/>
        <w:rPr>
          <w:rFonts w:cstheme="majorHAnsi"/>
          <w:lang w:val="en-US" w:eastAsia="es-ES"/>
        </w:rPr>
      </w:pPr>
    </w:p>
    <w:sdt>
      <w:sdtPr>
        <w:rPr>
          <w:rFonts w:cstheme="majorHAnsi"/>
        </w:rPr>
        <w:tag w:val="MENDELEY_BIBLIOGRAPHY"/>
        <w:id w:val="-27106222"/>
        <w:placeholder>
          <w:docPart w:val="DefaultPlaceholder_-1854013440"/>
        </w:placeholder>
      </w:sdtPr>
      <w:sdtContent>
        <w:p w14:paraId="198D28FD" w14:textId="77777777" w:rsidR="003323D6" w:rsidRDefault="003323D6">
          <w:pPr>
            <w:autoSpaceDE w:val="0"/>
            <w:autoSpaceDN w:val="0"/>
            <w:ind w:hanging="640"/>
            <w:divId w:val="971598092"/>
            <w:rPr>
              <w:ins w:id="589" w:author="Ama de Berrio" w:date="2024-06-25T17:54:00Z"/>
            </w:rPr>
          </w:pPr>
          <w:ins w:id="590" w:author="Ama de Berrio" w:date="2024-06-25T17:54:00Z">
            <w:r w:rsidRPr="00BB5FCD">
              <w:rPr>
                <w:lang w:val="en-US"/>
                <w:rPrChange w:id="591" w:author="LINA MARIA PENA ACEVEDO" w:date="2024-06-25T18:31:00Z">
                  <w:rPr/>
                </w:rPrChange>
              </w:rPr>
              <w:t>1.</w:t>
            </w:r>
            <w:r w:rsidRPr="00BB5FCD">
              <w:rPr>
                <w:lang w:val="en-US"/>
                <w:rPrChange w:id="592" w:author="LINA MARIA PENA ACEVEDO" w:date="2024-06-25T18:31:00Z">
                  <w:rPr/>
                </w:rPrChange>
              </w:rPr>
              <w:tab/>
              <w:t xml:space="preserve">WHO (World Health Organization). Rabies and </w:t>
            </w:r>
            <w:proofErr w:type="spellStart"/>
            <w:r w:rsidRPr="00BB5FCD">
              <w:rPr>
                <w:lang w:val="en-US"/>
                <w:rPrChange w:id="593" w:author="LINA MARIA PENA ACEVEDO" w:date="2024-06-25T18:31:00Z">
                  <w:rPr/>
                </w:rPrChange>
              </w:rPr>
              <w:t>envenomings</w:t>
            </w:r>
            <w:proofErr w:type="spellEnd"/>
            <w:r w:rsidRPr="00BB5FCD">
              <w:rPr>
                <w:lang w:val="en-US"/>
                <w:rPrChange w:id="594" w:author="LINA MARIA PENA ACEVEDO" w:date="2024-06-25T18:31:00Z">
                  <w:rPr/>
                </w:rPrChange>
              </w:rPr>
              <w:t xml:space="preserve">: a neglected public health issue. </w:t>
            </w:r>
            <w:proofErr w:type="spellStart"/>
            <w:r>
              <w:t>Report</w:t>
            </w:r>
            <w:proofErr w:type="spellEnd"/>
            <w:r>
              <w:t xml:space="preserve"> </w:t>
            </w:r>
            <w:proofErr w:type="spellStart"/>
            <w:r>
              <w:t>of</w:t>
            </w:r>
            <w:proofErr w:type="spellEnd"/>
            <w:r>
              <w:t xml:space="preserve"> a consultative meeting [Internet]. Geneva, 2007; </w:t>
            </w:r>
          </w:ins>
        </w:p>
        <w:p w14:paraId="576A2144" w14:textId="77777777" w:rsidR="003323D6" w:rsidRPr="00BB5FCD" w:rsidRDefault="003323D6">
          <w:pPr>
            <w:autoSpaceDE w:val="0"/>
            <w:autoSpaceDN w:val="0"/>
            <w:ind w:hanging="640"/>
            <w:divId w:val="1659504888"/>
            <w:rPr>
              <w:ins w:id="595" w:author="Ama de Berrio" w:date="2024-06-25T17:54:00Z"/>
              <w:lang w:val="en-US"/>
              <w:rPrChange w:id="596" w:author="LINA MARIA PENA ACEVEDO" w:date="2024-06-25T18:31:00Z">
                <w:rPr>
                  <w:ins w:id="597" w:author="Ama de Berrio" w:date="2024-06-25T17:54:00Z"/>
                </w:rPr>
              </w:rPrChange>
            </w:rPr>
          </w:pPr>
          <w:ins w:id="598" w:author="Ama de Berrio" w:date="2024-06-25T17:54:00Z">
            <w:r>
              <w:t>2.</w:t>
            </w:r>
            <w:r>
              <w:tab/>
              <w:t xml:space="preserve">Gómez </w:t>
            </w:r>
            <w:proofErr w:type="spellStart"/>
            <w:r>
              <w:t>Gómez</w:t>
            </w:r>
            <w:proofErr w:type="spellEnd"/>
            <w:r>
              <w:t xml:space="preserve"> J. Informe de evento - Accidente Ofídico, Colombia, 2022. Instituto Nacional de Salud. </w:t>
            </w:r>
            <w:r w:rsidRPr="00BB5FCD">
              <w:rPr>
                <w:lang w:val="en-US"/>
                <w:rPrChange w:id="599" w:author="LINA MARIA PENA ACEVEDO" w:date="2024-06-25T18:31:00Z">
                  <w:rPr/>
                </w:rPrChange>
              </w:rPr>
              <w:t xml:space="preserve">2022. </w:t>
            </w:r>
          </w:ins>
        </w:p>
        <w:p w14:paraId="1D8AFFC1" w14:textId="77777777" w:rsidR="003323D6" w:rsidRPr="00BB5FCD" w:rsidRDefault="003323D6">
          <w:pPr>
            <w:autoSpaceDE w:val="0"/>
            <w:autoSpaceDN w:val="0"/>
            <w:ind w:hanging="640"/>
            <w:divId w:val="1860853462"/>
            <w:rPr>
              <w:ins w:id="600" w:author="Ama de Berrio" w:date="2024-06-25T17:54:00Z"/>
              <w:lang w:val="en-US"/>
              <w:rPrChange w:id="601" w:author="LINA MARIA PENA ACEVEDO" w:date="2024-06-25T18:31:00Z">
                <w:rPr>
                  <w:ins w:id="602" w:author="Ama de Berrio" w:date="2024-06-25T17:54:00Z"/>
                </w:rPr>
              </w:rPrChange>
            </w:rPr>
          </w:pPr>
          <w:ins w:id="603" w:author="Ama de Berrio" w:date="2024-06-25T17:54:00Z">
            <w:r w:rsidRPr="00BB5FCD">
              <w:rPr>
                <w:lang w:val="en-US"/>
                <w:rPrChange w:id="604" w:author="LINA MARIA PENA ACEVEDO" w:date="2024-06-25T18:31:00Z">
                  <w:rPr/>
                </w:rPrChange>
              </w:rPr>
              <w:t>3.</w:t>
            </w:r>
            <w:r w:rsidRPr="00BB5FCD">
              <w:rPr>
                <w:lang w:val="en-US"/>
                <w:rPrChange w:id="605" w:author="LINA MARIA PENA ACEVEDO" w:date="2024-06-25T18:31:00Z">
                  <w:rPr/>
                </w:rPrChange>
              </w:rPr>
              <w:tab/>
              <w:t xml:space="preserve">Carrasco PA, Venegas PJ, Chaparro JC, </w:t>
            </w:r>
            <w:proofErr w:type="spellStart"/>
            <w:r w:rsidRPr="00BB5FCD">
              <w:rPr>
                <w:lang w:val="en-US"/>
                <w:rPrChange w:id="606" w:author="LINA MARIA PENA ACEVEDO" w:date="2024-06-25T18:31:00Z">
                  <w:rPr/>
                </w:rPrChange>
              </w:rPr>
              <w:t>Scrocchi</w:t>
            </w:r>
            <w:proofErr w:type="spellEnd"/>
            <w:r w:rsidRPr="00BB5FCD">
              <w:rPr>
                <w:lang w:val="en-US"/>
                <w:rPrChange w:id="607" w:author="LINA MARIA PENA ACEVEDO" w:date="2024-06-25T18:31:00Z">
                  <w:rPr/>
                </w:rPrChange>
              </w:rPr>
              <w:t xml:space="preserve"> GJ. Nomenclatural instability in the venomous snakes of the </w:t>
            </w:r>
            <w:proofErr w:type="spellStart"/>
            <w:r w:rsidRPr="00BB5FCD">
              <w:rPr>
                <w:lang w:val="en-US"/>
                <w:rPrChange w:id="608" w:author="LINA MARIA PENA ACEVEDO" w:date="2024-06-25T18:31:00Z">
                  <w:rPr/>
                </w:rPrChange>
              </w:rPr>
              <w:t>Bothrops</w:t>
            </w:r>
            <w:proofErr w:type="spellEnd"/>
            <w:r w:rsidRPr="00BB5FCD">
              <w:rPr>
                <w:lang w:val="en-US"/>
                <w:rPrChange w:id="609" w:author="LINA MARIA PENA ACEVEDO" w:date="2024-06-25T18:31:00Z">
                  <w:rPr/>
                </w:rPrChange>
              </w:rPr>
              <w:t xml:space="preserve"> complex: Implications in </w:t>
            </w:r>
            <w:proofErr w:type="spellStart"/>
            <w:r w:rsidRPr="00BB5FCD">
              <w:rPr>
                <w:lang w:val="en-US"/>
                <w:rPrChange w:id="610" w:author="LINA MARIA PENA ACEVEDO" w:date="2024-06-25T18:31:00Z">
                  <w:rPr/>
                </w:rPrChange>
              </w:rPr>
              <w:t>toxinology</w:t>
            </w:r>
            <w:proofErr w:type="spellEnd"/>
            <w:r w:rsidRPr="00BB5FCD">
              <w:rPr>
                <w:lang w:val="en-US"/>
                <w:rPrChange w:id="611" w:author="LINA MARIA PENA ACEVEDO" w:date="2024-06-25T18:31:00Z">
                  <w:rPr/>
                </w:rPrChange>
              </w:rPr>
              <w:t xml:space="preserve"> and public health. Toxicon. </w:t>
            </w:r>
            <w:proofErr w:type="gramStart"/>
            <w:r w:rsidRPr="00BB5FCD">
              <w:rPr>
                <w:lang w:val="en-US"/>
                <w:rPrChange w:id="612" w:author="LINA MARIA PENA ACEVEDO" w:date="2024-06-25T18:31:00Z">
                  <w:rPr/>
                </w:rPrChange>
              </w:rPr>
              <w:t>2016;119:122</w:t>
            </w:r>
            <w:proofErr w:type="gramEnd"/>
            <w:r w:rsidRPr="00BB5FCD">
              <w:rPr>
                <w:lang w:val="en-US"/>
                <w:rPrChange w:id="613" w:author="LINA MARIA PENA ACEVEDO" w:date="2024-06-25T18:31:00Z">
                  <w:rPr/>
                </w:rPrChange>
              </w:rPr>
              <w:t xml:space="preserve">–8. </w:t>
            </w:r>
          </w:ins>
        </w:p>
        <w:p w14:paraId="78823E9D" w14:textId="77777777" w:rsidR="003323D6" w:rsidRPr="00BB5FCD" w:rsidRDefault="003323D6">
          <w:pPr>
            <w:autoSpaceDE w:val="0"/>
            <w:autoSpaceDN w:val="0"/>
            <w:ind w:hanging="640"/>
            <w:divId w:val="1660842154"/>
            <w:rPr>
              <w:ins w:id="614" w:author="Ama de Berrio" w:date="2024-06-25T17:54:00Z"/>
              <w:lang w:val="en-US"/>
              <w:rPrChange w:id="615" w:author="LINA MARIA PENA ACEVEDO" w:date="2024-06-25T18:31:00Z">
                <w:rPr>
                  <w:ins w:id="616" w:author="Ama de Berrio" w:date="2024-06-25T17:54:00Z"/>
                </w:rPr>
              </w:rPrChange>
            </w:rPr>
          </w:pPr>
          <w:ins w:id="617" w:author="Ama de Berrio" w:date="2024-06-25T17:54:00Z">
            <w:r w:rsidRPr="00BB5FCD">
              <w:rPr>
                <w:lang w:val="en-US"/>
                <w:rPrChange w:id="618" w:author="LINA MARIA PENA ACEVEDO" w:date="2024-06-25T18:31:00Z">
                  <w:rPr/>
                </w:rPrChange>
              </w:rPr>
              <w:t>4.</w:t>
            </w:r>
            <w:r w:rsidRPr="00BB5FCD">
              <w:rPr>
                <w:lang w:val="en-US"/>
                <w:rPrChange w:id="619" w:author="LINA MARIA PENA ACEVEDO" w:date="2024-06-25T18:31:00Z">
                  <w:rPr/>
                </w:rPrChange>
              </w:rPr>
              <w:tab/>
              <w:t xml:space="preserve">Garg A, Sujatha S, Garg J, Acharya NS, </w:t>
            </w:r>
            <w:proofErr w:type="spellStart"/>
            <w:r w:rsidRPr="00BB5FCD">
              <w:rPr>
                <w:lang w:val="en-US"/>
                <w:rPrChange w:id="620" w:author="LINA MARIA PENA ACEVEDO" w:date="2024-06-25T18:31:00Z">
                  <w:rPr/>
                </w:rPrChange>
              </w:rPr>
              <w:t>Parija</w:t>
            </w:r>
            <w:proofErr w:type="spellEnd"/>
            <w:r w:rsidRPr="00BB5FCD">
              <w:rPr>
                <w:lang w:val="en-US"/>
                <w:rPrChange w:id="621" w:author="LINA MARIA PENA ACEVEDO" w:date="2024-06-25T18:31:00Z">
                  <w:rPr/>
                </w:rPrChange>
              </w:rPr>
              <w:t xml:space="preserve"> SC. Wound infections secondary to snakebite. J Infect Dev </w:t>
            </w:r>
            <w:proofErr w:type="spellStart"/>
            <w:r w:rsidRPr="00BB5FCD">
              <w:rPr>
                <w:lang w:val="en-US"/>
                <w:rPrChange w:id="622" w:author="LINA MARIA PENA ACEVEDO" w:date="2024-06-25T18:31:00Z">
                  <w:rPr/>
                </w:rPrChange>
              </w:rPr>
              <w:t>Ctries</w:t>
            </w:r>
            <w:proofErr w:type="spellEnd"/>
            <w:r w:rsidRPr="00BB5FCD">
              <w:rPr>
                <w:lang w:val="en-US"/>
                <w:rPrChange w:id="623" w:author="LINA MARIA PENA ACEVEDO" w:date="2024-06-25T18:31:00Z">
                  <w:rPr/>
                </w:rPrChange>
              </w:rPr>
              <w:t xml:space="preserve">. 2009;3(3):221–3. </w:t>
            </w:r>
          </w:ins>
        </w:p>
        <w:p w14:paraId="37A91362" w14:textId="77777777" w:rsidR="003323D6" w:rsidRDefault="003323D6">
          <w:pPr>
            <w:autoSpaceDE w:val="0"/>
            <w:autoSpaceDN w:val="0"/>
            <w:ind w:hanging="640"/>
            <w:divId w:val="955067343"/>
            <w:rPr>
              <w:ins w:id="624" w:author="Ama de Berrio" w:date="2024-06-25T17:54:00Z"/>
            </w:rPr>
          </w:pPr>
          <w:ins w:id="625" w:author="Ama de Berrio" w:date="2024-06-25T17:54:00Z">
            <w:r w:rsidRPr="00BB5FCD">
              <w:rPr>
                <w:lang w:val="en-US"/>
                <w:rPrChange w:id="626" w:author="LINA MARIA PENA ACEVEDO" w:date="2024-06-25T18:31:00Z">
                  <w:rPr/>
                </w:rPrChange>
              </w:rPr>
              <w:t>5.</w:t>
            </w:r>
            <w:r w:rsidRPr="00BB5FCD">
              <w:rPr>
                <w:lang w:val="en-US"/>
                <w:rPrChange w:id="627" w:author="LINA MARIA PENA ACEVEDO" w:date="2024-06-25T18:31:00Z">
                  <w:rPr/>
                </w:rPrChange>
              </w:rPr>
              <w:tab/>
              <w:t xml:space="preserve">Soares </w:t>
            </w:r>
            <w:proofErr w:type="spellStart"/>
            <w:r w:rsidRPr="00BB5FCD">
              <w:rPr>
                <w:lang w:val="en-US"/>
                <w:rPrChange w:id="628" w:author="LINA MARIA PENA ACEVEDO" w:date="2024-06-25T18:31:00Z">
                  <w:rPr/>
                </w:rPrChange>
              </w:rPr>
              <w:t>Coriolano</w:t>
            </w:r>
            <w:proofErr w:type="spellEnd"/>
            <w:r w:rsidRPr="00BB5FCD">
              <w:rPr>
                <w:lang w:val="en-US"/>
                <w:rPrChange w:id="629" w:author="LINA MARIA PENA ACEVEDO" w:date="2024-06-25T18:31:00Z">
                  <w:rPr/>
                </w:rPrChange>
              </w:rPr>
              <w:t xml:space="preserve"> Coutinho JV, Fraga </w:t>
            </w:r>
            <w:proofErr w:type="spellStart"/>
            <w:r w:rsidRPr="00BB5FCD">
              <w:rPr>
                <w:lang w:val="en-US"/>
                <w:rPrChange w:id="630" w:author="LINA MARIA PENA ACEVEDO" w:date="2024-06-25T18:31:00Z">
                  <w:rPr/>
                </w:rPrChange>
              </w:rPr>
              <w:t>Guimarães</w:t>
            </w:r>
            <w:proofErr w:type="spellEnd"/>
            <w:r w:rsidRPr="00BB5FCD">
              <w:rPr>
                <w:lang w:val="en-US"/>
                <w:rPrChange w:id="631" w:author="LINA MARIA PENA ACEVEDO" w:date="2024-06-25T18:31:00Z">
                  <w:rPr/>
                </w:rPrChange>
              </w:rPr>
              <w:t xml:space="preserve"> T, Borges Valente B, Gomes Martins de Moura </w:t>
            </w:r>
            <w:proofErr w:type="spellStart"/>
            <w:r w:rsidRPr="00BB5FCD">
              <w:rPr>
                <w:lang w:val="en-US"/>
                <w:rPrChange w:id="632" w:author="LINA MARIA PENA ACEVEDO" w:date="2024-06-25T18:31:00Z">
                  <w:rPr/>
                </w:rPrChange>
              </w:rPr>
              <w:t>Tomich</w:t>
            </w:r>
            <w:proofErr w:type="spellEnd"/>
            <w:r w:rsidRPr="00BB5FCD">
              <w:rPr>
                <w:lang w:val="en-US"/>
                <w:rPrChange w:id="633" w:author="LINA MARIA PENA ACEVEDO" w:date="2024-06-25T18:31:00Z">
                  <w:rPr/>
                </w:rPrChange>
              </w:rPr>
              <w:t xml:space="preserve"> L. Epidemiology of secondary infection after snakebites in center-west Brazil. </w:t>
            </w:r>
            <w:proofErr w:type="spellStart"/>
            <w:r>
              <w:t>Vinetz</w:t>
            </w:r>
            <w:proofErr w:type="spellEnd"/>
            <w:r>
              <w:t xml:space="preserve"> JM, editor. </w:t>
            </w:r>
            <w:proofErr w:type="spellStart"/>
            <w:r>
              <w:t>PLoS</w:t>
            </w:r>
            <w:proofErr w:type="spellEnd"/>
            <w:r>
              <w:t xml:space="preserve"> </w:t>
            </w:r>
            <w:proofErr w:type="spellStart"/>
            <w:r>
              <w:t>Negl</w:t>
            </w:r>
            <w:proofErr w:type="spellEnd"/>
            <w:r>
              <w:t xml:space="preserve"> </w:t>
            </w:r>
            <w:proofErr w:type="spellStart"/>
            <w:r>
              <w:t>Trop</w:t>
            </w:r>
            <w:proofErr w:type="spellEnd"/>
            <w:r>
              <w:t xml:space="preserve"> </w:t>
            </w:r>
            <w:proofErr w:type="spellStart"/>
            <w:r>
              <w:t>Dis</w:t>
            </w:r>
            <w:proofErr w:type="spellEnd"/>
            <w:r>
              <w:t xml:space="preserve">. 2023 Mar 6;17(3):e0011167. </w:t>
            </w:r>
          </w:ins>
        </w:p>
        <w:p w14:paraId="6C59644D" w14:textId="77777777" w:rsidR="003323D6" w:rsidRPr="00BB5FCD" w:rsidRDefault="003323D6">
          <w:pPr>
            <w:autoSpaceDE w:val="0"/>
            <w:autoSpaceDN w:val="0"/>
            <w:ind w:hanging="640"/>
            <w:divId w:val="270818924"/>
            <w:rPr>
              <w:ins w:id="634" w:author="Ama de Berrio" w:date="2024-06-25T17:54:00Z"/>
              <w:lang w:val="en-US"/>
              <w:rPrChange w:id="635" w:author="LINA MARIA PENA ACEVEDO" w:date="2024-06-25T18:31:00Z">
                <w:rPr>
                  <w:ins w:id="636" w:author="Ama de Berrio" w:date="2024-06-25T17:54:00Z"/>
                </w:rPr>
              </w:rPrChange>
            </w:rPr>
          </w:pPr>
          <w:ins w:id="637" w:author="Ama de Berrio" w:date="2024-06-25T17:54:00Z">
            <w:r>
              <w:t>6.</w:t>
            </w:r>
            <w:r>
              <w:tab/>
            </w:r>
            <w:proofErr w:type="spellStart"/>
            <w:r>
              <w:t>Cavalcante</w:t>
            </w:r>
            <w:proofErr w:type="spellEnd"/>
            <w:r>
              <w:t xml:space="preserve"> TTA, de Souza MBS, Neves JCF, </w:t>
            </w:r>
            <w:proofErr w:type="spellStart"/>
            <w:r>
              <w:t>Ibiapina</w:t>
            </w:r>
            <w:proofErr w:type="spellEnd"/>
            <w:r>
              <w:t xml:space="preserve"> HNS, Barbosa FBA, </w:t>
            </w:r>
            <w:proofErr w:type="spellStart"/>
            <w:r>
              <w:t>Bentes</w:t>
            </w:r>
            <w:proofErr w:type="spellEnd"/>
            <w:r>
              <w:t xml:space="preserve"> KO, et al. </w:t>
            </w:r>
            <w:r w:rsidRPr="00BB5FCD">
              <w:rPr>
                <w:lang w:val="en-US"/>
                <w:rPrChange w:id="638" w:author="LINA MARIA PENA ACEVEDO" w:date="2024-06-25T18:31:00Z">
                  <w:rPr/>
                </w:rPrChange>
              </w:rPr>
              <w:t xml:space="preserve">Inflammatory Profile Associated with Secondary Infection from </w:t>
            </w:r>
            <w:proofErr w:type="spellStart"/>
            <w:r w:rsidRPr="00BB5FCD">
              <w:rPr>
                <w:lang w:val="en-US"/>
                <w:rPrChange w:id="639" w:author="LINA MARIA PENA ACEVEDO" w:date="2024-06-25T18:31:00Z">
                  <w:rPr/>
                </w:rPrChange>
              </w:rPr>
              <w:t>Bothrops</w:t>
            </w:r>
            <w:proofErr w:type="spellEnd"/>
            <w:r w:rsidRPr="00BB5FCD">
              <w:rPr>
                <w:lang w:val="en-US"/>
                <w:rPrChange w:id="640" w:author="LINA MARIA PENA ACEVEDO" w:date="2024-06-25T18:31:00Z">
                  <w:rPr/>
                </w:rPrChange>
              </w:rPr>
              <w:t xml:space="preserve"> </w:t>
            </w:r>
            <w:proofErr w:type="spellStart"/>
            <w:r w:rsidRPr="00BB5FCD">
              <w:rPr>
                <w:lang w:val="en-US"/>
                <w:rPrChange w:id="641" w:author="LINA MARIA PENA ACEVEDO" w:date="2024-06-25T18:31:00Z">
                  <w:rPr/>
                </w:rPrChange>
              </w:rPr>
              <w:t>atrox</w:t>
            </w:r>
            <w:proofErr w:type="spellEnd"/>
            <w:r w:rsidRPr="00BB5FCD">
              <w:rPr>
                <w:lang w:val="en-US"/>
                <w:rPrChange w:id="642" w:author="LINA MARIA PENA ACEVEDO" w:date="2024-06-25T18:31:00Z">
                  <w:rPr/>
                </w:rPrChange>
              </w:rPr>
              <w:t xml:space="preserve"> Snakebites in the Brazilian Amazon. Toxins (Basel). 2023;15(9):524. </w:t>
            </w:r>
          </w:ins>
        </w:p>
        <w:p w14:paraId="3C69C5AD" w14:textId="77777777" w:rsidR="003323D6" w:rsidRPr="00BB5FCD" w:rsidRDefault="003323D6">
          <w:pPr>
            <w:autoSpaceDE w:val="0"/>
            <w:autoSpaceDN w:val="0"/>
            <w:ind w:hanging="640"/>
            <w:divId w:val="868103575"/>
            <w:rPr>
              <w:ins w:id="643" w:author="Ama de Berrio" w:date="2024-06-25T17:54:00Z"/>
              <w:lang w:val="en-US"/>
              <w:rPrChange w:id="644" w:author="LINA MARIA PENA ACEVEDO" w:date="2024-06-25T18:31:00Z">
                <w:rPr>
                  <w:ins w:id="645" w:author="Ama de Berrio" w:date="2024-06-25T17:54:00Z"/>
                </w:rPr>
              </w:rPrChange>
            </w:rPr>
          </w:pPr>
          <w:ins w:id="646" w:author="Ama de Berrio" w:date="2024-06-25T17:54:00Z">
            <w:r w:rsidRPr="00BB5FCD">
              <w:rPr>
                <w:lang w:val="en-US"/>
                <w:rPrChange w:id="647" w:author="LINA MARIA PENA ACEVEDO" w:date="2024-06-25T18:31:00Z">
                  <w:rPr/>
                </w:rPrChange>
              </w:rPr>
              <w:t>7.</w:t>
            </w:r>
            <w:r w:rsidRPr="00BB5FCD">
              <w:rPr>
                <w:lang w:val="en-US"/>
                <w:rPrChange w:id="648" w:author="LINA MARIA PENA ACEVEDO" w:date="2024-06-25T18:31:00Z">
                  <w:rPr/>
                </w:rPrChange>
              </w:rPr>
              <w:tab/>
              <w:t xml:space="preserve">Chen CM, Wu KG, Chen CJ, Wang CM. Bacterial infection in association with snakebite: A 10-year experience in a northern Taiwan medical center. J </w:t>
            </w:r>
            <w:proofErr w:type="spellStart"/>
            <w:r w:rsidRPr="00BB5FCD">
              <w:rPr>
                <w:lang w:val="en-US"/>
                <w:rPrChange w:id="649" w:author="LINA MARIA PENA ACEVEDO" w:date="2024-06-25T18:31:00Z">
                  <w:rPr/>
                </w:rPrChange>
              </w:rPr>
              <w:t>Microbiol</w:t>
            </w:r>
            <w:proofErr w:type="spellEnd"/>
            <w:r w:rsidRPr="00BB5FCD">
              <w:rPr>
                <w:lang w:val="en-US"/>
                <w:rPrChange w:id="650" w:author="LINA MARIA PENA ACEVEDO" w:date="2024-06-25T18:31:00Z">
                  <w:rPr/>
                </w:rPrChange>
              </w:rPr>
              <w:t xml:space="preserve"> Immunol Infect. 2011;44(6):456–60. </w:t>
            </w:r>
          </w:ins>
        </w:p>
        <w:p w14:paraId="40D1404F" w14:textId="77777777" w:rsidR="003323D6" w:rsidRPr="00BB5FCD" w:rsidRDefault="003323D6">
          <w:pPr>
            <w:autoSpaceDE w:val="0"/>
            <w:autoSpaceDN w:val="0"/>
            <w:ind w:hanging="640"/>
            <w:divId w:val="1990328405"/>
            <w:rPr>
              <w:ins w:id="651" w:author="Ama de Berrio" w:date="2024-06-25T17:54:00Z"/>
              <w:lang w:val="en-US"/>
              <w:rPrChange w:id="652" w:author="LINA MARIA PENA ACEVEDO" w:date="2024-06-25T18:31:00Z">
                <w:rPr>
                  <w:ins w:id="653" w:author="Ama de Berrio" w:date="2024-06-25T17:54:00Z"/>
                </w:rPr>
              </w:rPrChange>
            </w:rPr>
          </w:pPr>
          <w:ins w:id="654" w:author="Ama de Berrio" w:date="2024-06-25T17:54:00Z">
            <w:r w:rsidRPr="00BB5FCD">
              <w:rPr>
                <w:lang w:val="en-US"/>
                <w:rPrChange w:id="655" w:author="LINA MARIA PENA ACEVEDO" w:date="2024-06-25T18:31:00Z">
                  <w:rPr/>
                </w:rPrChange>
              </w:rPr>
              <w:t>8.</w:t>
            </w:r>
            <w:r w:rsidRPr="00BB5FCD">
              <w:rPr>
                <w:lang w:val="en-US"/>
                <w:rPrChange w:id="656" w:author="LINA MARIA PENA ACEVEDO" w:date="2024-06-25T18:31:00Z">
                  <w:rPr/>
                </w:rPrChange>
              </w:rPr>
              <w:tab/>
            </w:r>
            <w:proofErr w:type="spellStart"/>
            <w:r w:rsidRPr="00BB5FCD">
              <w:rPr>
                <w:lang w:val="en-US"/>
                <w:rPrChange w:id="657" w:author="LINA MARIA PENA ACEVEDO" w:date="2024-06-25T18:31:00Z">
                  <w:rPr/>
                </w:rPrChange>
              </w:rPr>
              <w:t>Resiere</w:t>
            </w:r>
            <w:proofErr w:type="spellEnd"/>
            <w:r w:rsidRPr="00BB5FCD">
              <w:rPr>
                <w:lang w:val="en-US"/>
                <w:rPrChange w:id="658" w:author="LINA MARIA PENA ACEVEDO" w:date="2024-06-25T18:31:00Z">
                  <w:rPr/>
                </w:rPrChange>
              </w:rPr>
              <w:t xml:space="preserve"> D, </w:t>
            </w:r>
            <w:proofErr w:type="spellStart"/>
            <w:r w:rsidRPr="00BB5FCD">
              <w:rPr>
                <w:lang w:val="en-US"/>
                <w:rPrChange w:id="659" w:author="LINA MARIA PENA ACEVEDO" w:date="2024-06-25T18:31:00Z">
                  <w:rPr/>
                </w:rPrChange>
              </w:rPr>
              <w:t>Mehdaoui</w:t>
            </w:r>
            <w:proofErr w:type="spellEnd"/>
            <w:r w:rsidRPr="00BB5FCD">
              <w:rPr>
                <w:lang w:val="en-US"/>
                <w:rPrChange w:id="660" w:author="LINA MARIA PENA ACEVEDO" w:date="2024-06-25T18:31:00Z">
                  <w:rPr/>
                </w:rPrChange>
              </w:rPr>
              <w:t xml:space="preserve"> H, </w:t>
            </w:r>
            <w:proofErr w:type="spellStart"/>
            <w:r w:rsidRPr="00BB5FCD">
              <w:rPr>
                <w:lang w:val="en-US"/>
                <w:rPrChange w:id="661" w:author="LINA MARIA PENA ACEVEDO" w:date="2024-06-25T18:31:00Z">
                  <w:rPr/>
                </w:rPrChange>
              </w:rPr>
              <w:t>Névière</w:t>
            </w:r>
            <w:proofErr w:type="spellEnd"/>
            <w:r w:rsidRPr="00BB5FCD">
              <w:rPr>
                <w:lang w:val="en-US"/>
                <w:rPrChange w:id="662" w:author="LINA MARIA PENA ACEVEDO" w:date="2024-06-25T18:31:00Z">
                  <w:rPr/>
                </w:rPrChange>
              </w:rPr>
              <w:t xml:space="preserve"> R, Olive C, </w:t>
            </w:r>
            <w:proofErr w:type="spellStart"/>
            <w:r w:rsidRPr="00BB5FCD">
              <w:rPr>
                <w:lang w:val="en-US"/>
                <w:rPrChange w:id="663" w:author="LINA MARIA PENA ACEVEDO" w:date="2024-06-25T18:31:00Z">
                  <w:rPr/>
                </w:rPrChange>
              </w:rPr>
              <w:t>Severyns</w:t>
            </w:r>
            <w:proofErr w:type="spellEnd"/>
            <w:r w:rsidRPr="00BB5FCD">
              <w:rPr>
                <w:lang w:val="en-US"/>
                <w:rPrChange w:id="664" w:author="LINA MARIA PENA ACEVEDO" w:date="2024-06-25T18:31:00Z">
                  <w:rPr/>
                </w:rPrChange>
              </w:rPr>
              <w:t xml:space="preserve"> M, Beaudoin A, et al. Infectious Complications Following Snakebite by </w:t>
            </w:r>
            <w:proofErr w:type="spellStart"/>
            <w:r w:rsidRPr="00BB5FCD">
              <w:rPr>
                <w:lang w:val="en-US"/>
                <w:rPrChange w:id="665" w:author="LINA MARIA PENA ACEVEDO" w:date="2024-06-25T18:31:00Z">
                  <w:rPr/>
                </w:rPrChange>
              </w:rPr>
              <w:t>Bothrops</w:t>
            </w:r>
            <w:proofErr w:type="spellEnd"/>
            <w:r w:rsidRPr="00BB5FCD">
              <w:rPr>
                <w:lang w:val="en-US"/>
                <w:rPrChange w:id="666" w:author="LINA MARIA PENA ACEVEDO" w:date="2024-06-25T18:31:00Z">
                  <w:rPr/>
                </w:rPrChange>
              </w:rPr>
              <w:t xml:space="preserve"> lanceolatus in Martinique: A Case Series. Am J Trop Med </w:t>
            </w:r>
            <w:proofErr w:type="spellStart"/>
            <w:r w:rsidRPr="00BB5FCD">
              <w:rPr>
                <w:lang w:val="en-US"/>
                <w:rPrChange w:id="667" w:author="LINA MARIA PENA ACEVEDO" w:date="2024-06-25T18:31:00Z">
                  <w:rPr/>
                </w:rPrChange>
              </w:rPr>
              <w:t>Hyg</w:t>
            </w:r>
            <w:proofErr w:type="spellEnd"/>
            <w:r w:rsidRPr="00BB5FCD">
              <w:rPr>
                <w:lang w:val="en-US"/>
                <w:rPrChange w:id="668" w:author="LINA MARIA PENA ACEVEDO" w:date="2024-06-25T18:31:00Z">
                  <w:rPr/>
                </w:rPrChange>
              </w:rPr>
              <w:t xml:space="preserve">. 2020 Jan 8;102(1):232–40. </w:t>
            </w:r>
          </w:ins>
        </w:p>
        <w:p w14:paraId="369CF4F6" w14:textId="77777777" w:rsidR="003323D6" w:rsidRPr="00BB5FCD" w:rsidRDefault="003323D6">
          <w:pPr>
            <w:autoSpaceDE w:val="0"/>
            <w:autoSpaceDN w:val="0"/>
            <w:ind w:hanging="640"/>
            <w:divId w:val="1207328124"/>
            <w:rPr>
              <w:ins w:id="669" w:author="Ama de Berrio" w:date="2024-06-25T17:54:00Z"/>
              <w:lang w:val="en-US"/>
              <w:rPrChange w:id="670" w:author="LINA MARIA PENA ACEVEDO" w:date="2024-06-25T18:31:00Z">
                <w:rPr>
                  <w:ins w:id="671" w:author="Ama de Berrio" w:date="2024-06-25T17:54:00Z"/>
                </w:rPr>
              </w:rPrChange>
            </w:rPr>
          </w:pPr>
          <w:ins w:id="672" w:author="Ama de Berrio" w:date="2024-06-25T17:54:00Z">
            <w:r w:rsidRPr="00BB5FCD">
              <w:rPr>
                <w:lang w:val="en-US"/>
                <w:rPrChange w:id="673" w:author="LINA MARIA PENA ACEVEDO" w:date="2024-06-25T18:31:00Z">
                  <w:rPr/>
                </w:rPrChange>
              </w:rPr>
              <w:t>9.</w:t>
            </w:r>
            <w:r w:rsidRPr="00BB5FCD">
              <w:rPr>
                <w:lang w:val="en-US"/>
                <w:rPrChange w:id="674" w:author="LINA MARIA PENA ACEVEDO" w:date="2024-06-25T18:31:00Z">
                  <w:rPr/>
                </w:rPrChange>
              </w:rPr>
              <w:tab/>
            </w:r>
            <w:proofErr w:type="spellStart"/>
            <w:r w:rsidRPr="00BB5FCD">
              <w:rPr>
                <w:lang w:val="en-US"/>
                <w:rPrChange w:id="675" w:author="LINA MARIA PENA ACEVEDO" w:date="2024-06-25T18:31:00Z">
                  <w:rPr/>
                </w:rPrChange>
              </w:rPr>
              <w:t>Bammigatti</w:t>
            </w:r>
            <w:proofErr w:type="spellEnd"/>
            <w:r w:rsidRPr="00BB5FCD">
              <w:rPr>
                <w:lang w:val="en-US"/>
                <w:rPrChange w:id="676" w:author="LINA MARIA PENA ACEVEDO" w:date="2024-06-25T18:31:00Z">
                  <w:rPr/>
                </w:rPrChange>
              </w:rPr>
              <w:t xml:space="preserve"> C, Reddy PA, </w:t>
            </w:r>
            <w:proofErr w:type="spellStart"/>
            <w:r w:rsidRPr="00BB5FCD">
              <w:rPr>
                <w:lang w:val="en-US"/>
                <w:rPrChange w:id="677" w:author="LINA MARIA PENA ACEVEDO" w:date="2024-06-25T18:31:00Z">
                  <w:rPr/>
                </w:rPrChange>
              </w:rPr>
              <w:t>Hanumanthappa</w:t>
            </w:r>
            <w:proofErr w:type="spellEnd"/>
            <w:r w:rsidRPr="00BB5FCD">
              <w:rPr>
                <w:lang w:val="en-US"/>
                <w:rPrChange w:id="678" w:author="LINA MARIA PENA ACEVEDO" w:date="2024-06-25T18:31:00Z">
                  <w:rPr/>
                </w:rPrChange>
              </w:rPr>
              <w:t xml:space="preserve"> N, </w:t>
            </w:r>
            <w:proofErr w:type="spellStart"/>
            <w:r w:rsidRPr="00BB5FCD">
              <w:rPr>
                <w:lang w:val="en-US"/>
                <w:rPrChange w:id="679" w:author="LINA MARIA PENA ACEVEDO" w:date="2024-06-25T18:31:00Z">
                  <w:rPr/>
                </w:rPrChange>
              </w:rPr>
              <w:t>Harichandrakumar</w:t>
            </w:r>
            <w:proofErr w:type="spellEnd"/>
            <w:r w:rsidRPr="00BB5FCD">
              <w:rPr>
                <w:lang w:val="en-US"/>
                <w:rPrChange w:id="680" w:author="LINA MARIA PENA ACEVEDO" w:date="2024-06-25T18:31:00Z">
                  <w:rPr/>
                </w:rPrChange>
              </w:rPr>
              <w:t xml:space="preserve"> KT, Swaminathan RP. Serum procalcitonin concentration and its relationship with local manifestations after snakebites. American Journal of Tropical Medicine and Hygiene. 2019;100(1):146–9. </w:t>
            </w:r>
          </w:ins>
        </w:p>
        <w:p w14:paraId="3E6E482D" w14:textId="77777777" w:rsidR="003323D6" w:rsidRDefault="003323D6">
          <w:pPr>
            <w:autoSpaceDE w:val="0"/>
            <w:autoSpaceDN w:val="0"/>
            <w:ind w:hanging="640"/>
            <w:divId w:val="306210734"/>
            <w:rPr>
              <w:ins w:id="681" w:author="Ama de Berrio" w:date="2024-06-25T17:54:00Z"/>
            </w:rPr>
          </w:pPr>
          <w:ins w:id="682" w:author="Ama de Berrio" w:date="2024-06-25T17:54:00Z">
            <w:r w:rsidRPr="00BB5FCD">
              <w:rPr>
                <w:lang w:val="en-US"/>
                <w:rPrChange w:id="683" w:author="LINA MARIA PENA ACEVEDO" w:date="2024-06-25T18:31:00Z">
                  <w:rPr/>
                </w:rPrChange>
              </w:rPr>
              <w:t>10.</w:t>
            </w:r>
            <w:r w:rsidRPr="00BB5FCD">
              <w:rPr>
                <w:lang w:val="en-US"/>
                <w:rPrChange w:id="684" w:author="LINA MARIA PENA ACEVEDO" w:date="2024-06-25T18:31:00Z">
                  <w:rPr/>
                </w:rPrChange>
              </w:rPr>
              <w:tab/>
            </w:r>
            <w:proofErr w:type="spellStart"/>
            <w:r w:rsidRPr="00BB5FCD">
              <w:rPr>
                <w:lang w:val="en-US"/>
                <w:rPrChange w:id="685" w:author="LINA MARIA PENA ACEVEDO" w:date="2024-06-25T18:31:00Z">
                  <w:rPr/>
                </w:rPrChange>
              </w:rPr>
              <w:t>Resiere</w:t>
            </w:r>
            <w:proofErr w:type="spellEnd"/>
            <w:r w:rsidRPr="00BB5FCD">
              <w:rPr>
                <w:lang w:val="en-US"/>
                <w:rPrChange w:id="686" w:author="LINA MARIA PENA ACEVEDO" w:date="2024-06-25T18:31:00Z">
                  <w:rPr/>
                </w:rPrChange>
              </w:rPr>
              <w:t xml:space="preserve"> D, Gutiérrez JJM, </w:t>
            </w:r>
            <w:proofErr w:type="spellStart"/>
            <w:r w:rsidRPr="00BB5FCD">
              <w:rPr>
                <w:lang w:val="en-US"/>
                <w:rPrChange w:id="687" w:author="LINA MARIA PENA ACEVEDO" w:date="2024-06-25T18:31:00Z">
                  <w:rPr/>
                </w:rPrChange>
              </w:rPr>
              <w:t>Névière</w:t>
            </w:r>
            <w:proofErr w:type="spellEnd"/>
            <w:r w:rsidRPr="00BB5FCD">
              <w:rPr>
                <w:lang w:val="en-US"/>
                <w:rPrChange w:id="688" w:author="LINA MARIA PENA ACEVEDO" w:date="2024-06-25T18:31:00Z">
                  <w:rPr/>
                </w:rPrChange>
              </w:rPr>
              <w:t xml:space="preserve"> R, </w:t>
            </w:r>
            <w:proofErr w:type="spellStart"/>
            <w:r w:rsidRPr="00BB5FCD">
              <w:rPr>
                <w:lang w:val="en-US"/>
                <w:rPrChange w:id="689" w:author="LINA MARIA PENA ACEVEDO" w:date="2024-06-25T18:31:00Z">
                  <w:rPr/>
                </w:rPrChange>
              </w:rPr>
              <w:t>Cabié</w:t>
            </w:r>
            <w:proofErr w:type="spellEnd"/>
            <w:r w:rsidRPr="00BB5FCD">
              <w:rPr>
                <w:lang w:val="en-US"/>
                <w:rPrChange w:id="690" w:author="LINA MARIA PENA ACEVEDO" w:date="2024-06-25T18:31:00Z">
                  <w:rPr/>
                </w:rPrChange>
              </w:rPr>
              <w:t xml:space="preserve"> A, Hossein M, </w:t>
            </w:r>
            <w:proofErr w:type="spellStart"/>
            <w:r w:rsidRPr="00BB5FCD">
              <w:rPr>
                <w:lang w:val="en-US"/>
                <w:rPrChange w:id="691" w:author="LINA MARIA PENA ACEVEDO" w:date="2024-06-25T18:31:00Z">
                  <w:rPr/>
                </w:rPrChange>
              </w:rPr>
              <w:t>Kallel</w:t>
            </w:r>
            <w:proofErr w:type="spellEnd"/>
            <w:r w:rsidRPr="00BB5FCD">
              <w:rPr>
                <w:lang w:val="en-US"/>
                <w:rPrChange w:id="692" w:author="LINA MARIA PENA ACEVEDO" w:date="2024-06-25T18:31:00Z">
                  <w:rPr/>
                </w:rPrChange>
              </w:rPr>
              <w:t xml:space="preserve"> H. Antibiotic therapy for snakebite envenoming. </w:t>
            </w:r>
            <w:r>
              <w:t xml:space="preserve">J </w:t>
            </w:r>
            <w:proofErr w:type="spellStart"/>
            <w:r>
              <w:t>Venom</w:t>
            </w:r>
            <w:proofErr w:type="spellEnd"/>
            <w:r>
              <w:t xml:space="preserve"> </w:t>
            </w:r>
            <w:proofErr w:type="spellStart"/>
            <w:r>
              <w:t>Anim</w:t>
            </w:r>
            <w:proofErr w:type="spellEnd"/>
            <w:r>
              <w:t xml:space="preserve"> </w:t>
            </w:r>
            <w:proofErr w:type="spellStart"/>
            <w:r>
              <w:t>Toxins</w:t>
            </w:r>
            <w:proofErr w:type="spellEnd"/>
            <w:r>
              <w:t xml:space="preserve"> </w:t>
            </w:r>
            <w:proofErr w:type="spellStart"/>
            <w:r>
              <w:t>incl</w:t>
            </w:r>
            <w:proofErr w:type="spellEnd"/>
            <w:r>
              <w:t xml:space="preserve"> </w:t>
            </w:r>
            <w:proofErr w:type="spellStart"/>
            <w:r>
              <w:t>Trop</w:t>
            </w:r>
            <w:proofErr w:type="spellEnd"/>
            <w:r>
              <w:t xml:space="preserve"> </w:t>
            </w:r>
            <w:proofErr w:type="spellStart"/>
            <w:r>
              <w:t>Dis</w:t>
            </w:r>
            <w:proofErr w:type="spellEnd"/>
            <w:r>
              <w:t xml:space="preserve">. 2020;26:(e20190098):1–2. </w:t>
            </w:r>
          </w:ins>
        </w:p>
        <w:p w14:paraId="27D3B2C7" w14:textId="77777777" w:rsidR="003323D6" w:rsidRDefault="003323D6">
          <w:pPr>
            <w:autoSpaceDE w:val="0"/>
            <w:autoSpaceDN w:val="0"/>
            <w:ind w:hanging="640"/>
            <w:divId w:val="1695227564"/>
            <w:rPr>
              <w:ins w:id="693" w:author="Ama de Berrio" w:date="2024-06-25T17:54:00Z"/>
            </w:rPr>
          </w:pPr>
          <w:ins w:id="694" w:author="Ama de Berrio" w:date="2024-06-25T17:54:00Z">
            <w:r>
              <w:t>11.</w:t>
            </w:r>
            <w:r>
              <w:tab/>
              <w:t xml:space="preserve">Instituto Nacional de Salud- SIVIGILA. Informe final del evento: Accidente Ofídico - Colombia, 2014. 2014. </w:t>
            </w:r>
          </w:ins>
        </w:p>
        <w:p w14:paraId="7F7E3A41" w14:textId="77777777" w:rsidR="003323D6" w:rsidRDefault="003323D6">
          <w:pPr>
            <w:autoSpaceDE w:val="0"/>
            <w:autoSpaceDN w:val="0"/>
            <w:ind w:hanging="640"/>
            <w:divId w:val="1614436574"/>
            <w:rPr>
              <w:ins w:id="695" w:author="Ama de Berrio" w:date="2024-06-25T17:54:00Z"/>
            </w:rPr>
          </w:pPr>
          <w:ins w:id="696" w:author="Ama de Berrio" w:date="2024-06-25T17:54:00Z">
            <w:r>
              <w:t>12.</w:t>
            </w:r>
            <w:r>
              <w:tab/>
              <w:t xml:space="preserve">Instituto Nacional de Salud- SIVIGILA. Informe final del evento: Accidente Ofídico - Colombia, 2015. 2015. </w:t>
            </w:r>
          </w:ins>
        </w:p>
        <w:p w14:paraId="288DD822" w14:textId="77777777" w:rsidR="003323D6" w:rsidRDefault="003323D6">
          <w:pPr>
            <w:autoSpaceDE w:val="0"/>
            <w:autoSpaceDN w:val="0"/>
            <w:ind w:hanging="640"/>
            <w:divId w:val="1124159021"/>
            <w:rPr>
              <w:ins w:id="697" w:author="Ama de Berrio" w:date="2024-06-25T17:54:00Z"/>
            </w:rPr>
          </w:pPr>
          <w:ins w:id="698" w:author="Ama de Berrio" w:date="2024-06-25T17:54:00Z">
            <w:r>
              <w:t>13.</w:t>
            </w:r>
            <w:r>
              <w:tab/>
              <w:t xml:space="preserve">Instituto Nacional de Salud- SIVIGILA. Informe final del evento: Accidente Ofídico - Colombia, 2016. 2016. </w:t>
            </w:r>
          </w:ins>
        </w:p>
        <w:p w14:paraId="64A96864" w14:textId="77777777" w:rsidR="003323D6" w:rsidRPr="00BB5FCD" w:rsidRDefault="003323D6">
          <w:pPr>
            <w:autoSpaceDE w:val="0"/>
            <w:autoSpaceDN w:val="0"/>
            <w:ind w:hanging="640"/>
            <w:divId w:val="1014265108"/>
            <w:rPr>
              <w:ins w:id="699" w:author="Ama de Berrio" w:date="2024-06-25T17:54:00Z"/>
              <w:lang w:val="en-US"/>
              <w:rPrChange w:id="700" w:author="LINA MARIA PENA ACEVEDO" w:date="2024-06-25T18:31:00Z">
                <w:rPr>
                  <w:ins w:id="701" w:author="Ama de Berrio" w:date="2024-06-25T17:54:00Z"/>
                </w:rPr>
              </w:rPrChange>
            </w:rPr>
          </w:pPr>
          <w:ins w:id="702" w:author="Ama de Berrio" w:date="2024-06-25T17:54:00Z">
            <w:r>
              <w:t>14.</w:t>
            </w:r>
            <w:r>
              <w:tab/>
              <w:t xml:space="preserve">Mejía López S, Zuluaga, Hoyos L, Quintero J, Barros Liñán C, Vallejo </w:t>
            </w:r>
            <w:proofErr w:type="spellStart"/>
            <w:r>
              <w:t>Bocanumen</w:t>
            </w:r>
            <w:proofErr w:type="spellEnd"/>
            <w:r>
              <w:t xml:space="preserve"> C. Complicaciones infecciosas en pacientes atendidos con accidente ofídico, atendidos en tres hospitales de referencia de la ciudad de Medellín, entre enero de 2018 y diciembre de 2019: estudio de corte transversal. </w:t>
            </w:r>
            <w:r w:rsidRPr="00BB5FCD">
              <w:rPr>
                <w:lang w:val="en-US"/>
                <w:rPrChange w:id="703" w:author="LINA MARIA PENA ACEVEDO" w:date="2024-06-25T18:31:00Z">
                  <w:rPr/>
                </w:rPrChange>
              </w:rPr>
              <w:t xml:space="preserve">Universidad de Antioquia; 2021. </w:t>
            </w:r>
          </w:ins>
        </w:p>
        <w:p w14:paraId="5216AE93" w14:textId="77777777" w:rsidR="003323D6" w:rsidRPr="00BB5FCD" w:rsidRDefault="003323D6">
          <w:pPr>
            <w:autoSpaceDE w:val="0"/>
            <w:autoSpaceDN w:val="0"/>
            <w:ind w:hanging="640"/>
            <w:divId w:val="1851135517"/>
            <w:rPr>
              <w:ins w:id="704" w:author="Ama de Berrio" w:date="2024-06-25T17:54:00Z"/>
              <w:lang w:val="en-US"/>
              <w:rPrChange w:id="705" w:author="LINA MARIA PENA ACEVEDO" w:date="2024-06-25T18:31:00Z">
                <w:rPr>
                  <w:ins w:id="706" w:author="Ama de Berrio" w:date="2024-06-25T17:54:00Z"/>
                </w:rPr>
              </w:rPrChange>
            </w:rPr>
          </w:pPr>
          <w:ins w:id="707" w:author="Ama de Berrio" w:date="2024-06-25T17:54:00Z">
            <w:r w:rsidRPr="00BB5FCD">
              <w:rPr>
                <w:lang w:val="en-US"/>
                <w:rPrChange w:id="708" w:author="LINA MARIA PENA ACEVEDO" w:date="2024-06-25T18:31:00Z">
                  <w:rPr/>
                </w:rPrChange>
              </w:rPr>
              <w:t>15.</w:t>
            </w:r>
            <w:r w:rsidRPr="00BB5FCD">
              <w:rPr>
                <w:lang w:val="en-US"/>
                <w:rPrChange w:id="709" w:author="LINA MARIA PENA ACEVEDO" w:date="2024-06-25T18:31:00Z">
                  <w:rPr/>
                </w:rPrChange>
              </w:rPr>
              <w:tab/>
              <w:t xml:space="preserve">Smith LK, Vardanega J, Smith S, White J, Little M, Hanson J. The Incidence of Infection Complicating Snakebites in Tropical Australia: Implications for Clinical Management and Antimicrobial Prophylaxis. Zhang QX, editor. J Trop Med. 2023 Oct </w:t>
            </w:r>
            <w:proofErr w:type="gramStart"/>
            <w:r w:rsidRPr="00BB5FCD">
              <w:rPr>
                <w:lang w:val="en-US"/>
                <w:rPrChange w:id="710" w:author="LINA MARIA PENA ACEVEDO" w:date="2024-06-25T18:31:00Z">
                  <w:rPr/>
                </w:rPrChange>
              </w:rPr>
              <w:t>12;2023:1</w:t>
            </w:r>
            <w:proofErr w:type="gramEnd"/>
            <w:r w:rsidRPr="00BB5FCD">
              <w:rPr>
                <w:lang w:val="en-US"/>
                <w:rPrChange w:id="711" w:author="LINA MARIA PENA ACEVEDO" w:date="2024-06-25T18:31:00Z">
                  <w:rPr/>
                </w:rPrChange>
              </w:rPr>
              <w:t xml:space="preserve">–10. </w:t>
            </w:r>
          </w:ins>
        </w:p>
        <w:p w14:paraId="4B342CF8" w14:textId="77777777" w:rsidR="003323D6" w:rsidRPr="00BB5FCD" w:rsidRDefault="003323D6">
          <w:pPr>
            <w:autoSpaceDE w:val="0"/>
            <w:autoSpaceDN w:val="0"/>
            <w:ind w:hanging="640"/>
            <w:divId w:val="1329823017"/>
            <w:rPr>
              <w:ins w:id="712" w:author="Ama de Berrio" w:date="2024-06-25T17:54:00Z"/>
              <w:lang w:val="en-US"/>
              <w:rPrChange w:id="713" w:author="LINA MARIA PENA ACEVEDO" w:date="2024-06-25T18:31:00Z">
                <w:rPr>
                  <w:ins w:id="714" w:author="Ama de Berrio" w:date="2024-06-25T17:54:00Z"/>
                </w:rPr>
              </w:rPrChange>
            </w:rPr>
          </w:pPr>
          <w:ins w:id="715" w:author="Ama de Berrio" w:date="2024-06-25T17:54:00Z">
            <w:r w:rsidRPr="00BB5FCD">
              <w:rPr>
                <w:lang w:val="en-US"/>
                <w:rPrChange w:id="716" w:author="LINA MARIA PENA ACEVEDO" w:date="2024-06-25T18:31:00Z">
                  <w:rPr/>
                </w:rPrChange>
              </w:rPr>
              <w:lastRenderedPageBreak/>
              <w:t>16.</w:t>
            </w:r>
            <w:r w:rsidRPr="00BB5FCD">
              <w:rPr>
                <w:lang w:val="en-US"/>
                <w:rPrChange w:id="717" w:author="LINA MARIA PENA ACEVEDO" w:date="2024-06-25T18:31:00Z">
                  <w:rPr/>
                </w:rPrChange>
              </w:rPr>
              <w:tab/>
              <w:t xml:space="preserve">Mota FAR, Pereira SAP, Araújo ARTS, Passos MLC, Saraiva MLMFS. Biomarkers in the diagnosis of wounds infection: An analytical perspective. </w:t>
            </w:r>
            <w:proofErr w:type="spellStart"/>
            <w:r w:rsidRPr="00BB5FCD">
              <w:rPr>
                <w:lang w:val="en-US"/>
                <w:rPrChange w:id="718" w:author="LINA MARIA PENA ACEVEDO" w:date="2024-06-25T18:31:00Z">
                  <w:rPr/>
                </w:rPrChange>
              </w:rPr>
              <w:t>TrAC</w:t>
            </w:r>
            <w:proofErr w:type="spellEnd"/>
            <w:r w:rsidRPr="00BB5FCD">
              <w:rPr>
                <w:lang w:val="en-US"/>
                <w:rPrChange w:id="719" w:author="LINA MARIA PENA ACEVEDO" w:date="2024-06-25T18:31:00Z">
                  <w:rPr/>
                </w:rPrChange>
              </w:rPr>
              <w:t xml:space="preserve"> Trends in Analytical Chemistry. 2021 </w:t>
            </w:r>
            <w:proofErr w:type="gramStart"/>
            <w:r w:rsidRPr="00BB5FCD">
              <w:rPr>
                <w:lang w:val="en-US"/>
                <w:rPrChange w:id="720" w:author="LINA MARIA PENA ACEVEDO" w:date="2024-06-25T18:31:00Z">
                  <w:rPr/>
                </w:rPrChange>
              </w:rPr>
              <w:t>Oct;143:116405</w:t>
            </w:r>
            <w:proofErr w:type="gramEnd"/>
            <w:r w:rsidRPr="00BB5FCD">
              <w:rPr>
                <w:lang w:val="en-US"/>
                <w:rPrChange w:id="721" w:author="LINA MARIA PENA ACEVEDO" w:date="2024-06-25T18:31:00Z">
                  <w:rPr/>
                </w:rPrChange>
              </w:rPr>
              <w:t xml:space="preserve">. </w:t>
            </w:r>
          </w:ins>
        </w:p>
        <w:p w14:paraId="2BAE11B1" w14:textId="77777777" w:rsidR="003323D6" w:rsidRPr="00BB5FCD" w:rsidRDefault="003323D6">
          <w:pPr>
            <w:autoSpaceDE w:val="0"/>
            <w:autoSpaceDN w:val="0"/>
            <w:ind w:hanging="640"/>
            <w:divId w:val="255333746"/>
            <w:rPr>
              <w:ins w:id="722" w:author="Ama de Berrio" w:date="2024-06-25T17:54:00Z"/>
              <w:lang w:val="en-US"/>
              <w:rPrChange w:id="723" w:author="LINA MARIA PENA ACEVEDO" w:date="2024-06-25T18:31:00Z">
                <w:rPr>
                  <w:ins w:id="724" w:author="Ama de Berrio" w:date="2024-06-25T17:54:00Z"/>
                </w:rPr>
              </w:rPrChange>
            </w:rPr>
          </w:pPr>
          <w:ins w:id="725" w:author="Ama de Berrio" w:date="2024-06-25T17:54:00Z">
            <w:r w:rsidRPr="00BB5FCD">
              <w:rPr>
                <w:lang w:val="en-US"/>
                <w:rPrChange w:id="726" w:author="LINA MARIA PENA ACEVEDO" w:date="2024-06-25T18:31:00Z">
                  <w:rPr/>
                </w:rPrChange>
              </w:rPr>
              <w:t>17.</w:t>
            </w:r>
            <w:r w:rsidRPr="00BB5FCD">
              <w:rPr>
                <w:lang w:val="en-US"/>
                <w:rPrChange w:id="727" w:author="LINA MARIA PENA ACEVEDO" w:date="2024-06-25T18:31:00Z">
                  <w:rPr/>
                </w:rPrChange>
              </w:rPr>
              <w:tab/>
              <w:t xml:space="preserve">Wagener M, Naidoo M, Aldous C. Wound infection secondary to snakebite. South African Medical Journal. 2017;107(4):315–9. </w:t>
            </w:r>
          </w:ins>
        </w:p>
        <w:p w14:paraId="4FE986D8" w14:textId="77777777" w:rsidR="003323D6" w:rsidRPr="00BB5FCD" w:rsidRDefault="003323D6">
          <w:pPr>
            <w:autoSpaceDE w:val="0"/>
            <w:autoSpaceDN w:val="0"/>
            <w:ind w:hanging="640"/>
            <w:divId w:val="691345338"/>
            <w:rPr>
              <w:ins w:id="728" w:author="Ama de Berrio" w:date="2024-06-25T17:54:00Z"/>
              <w:lang w:val="en-US"/>
              <w:rPrChange w:id="729" w:author="LINA MARIA PENA ACEVEDO" w:date="2024-06-25T18:31:00Z">
                <w:rPr>
                  <w:ins w:id="730" w:author="Ama de Berrio" w:date="2024-06-25T17:54:00Z"/>
                </w:rPr>
              </w:rPrChange>
            </w:rPr>
          </w:pPr>
          <w:ins w:id="731" w:author="Ama de Berrio" w:date="2024-06-25T17:54:00Z">
            <w:r w:rsidRPr="00BB5FCD">
              <w:rPr>
                <w:lang w:val="en-US"/>
                <w:rPrChange w:id="732" w:author="LINA MARIA PENA ACEVEDO" w:date="2024-06-25T18:31:00Z">
                  <w:rPr/>
                </w:rPrChange>
              </w:rPr>
              <w:t>18.</w:t>
            </w:r>
            <w:r w:rsidRPr="00BB5FCD">
              <w:rPr>
                <w:lang w:val="en-US"/>
                <w:rPrChange w:id="733" w:author="LINA MARIA PENA ACEVEDO" w:date="2024-06-25T18:31:00Z">
                  <w:rPr/>
                </w:rPrChange>
              </w:rPr>
              <w:tab/>
            </w:r>
            <w:proofErr w:type="spellStart"/>
            <w:r w:rsidRPr="00BB5FCD">
              <w:rPr>
                <w:lang w:val="en-US"/>
                <w:rPrChange w:id="734" w:author="LINA MARIA PENA ACEVEDO" w:date="2024-06-25T18:31:00Z">
                  <w:rPr/>
                </w:rPrChange>
              </w:rPr>
              <w:t>Sachett</w:t>
            </w:r>
            <w:proofErr w:type="spellEnd"/>
            <w:r w:rsidRPr="00BB5FCD">
              <w:rPr>
                <w:lang w:val="en-US"/>
                <w:rPrChange w:id="735" w:author="LINA MARIA PENA ACEVEDO" w:date="2024-06-25T18:31:00Z">
                  <w:rPr/>
                </w:rPrChange>
              </w:rPr>
              <w:t xml:space="preserve"> JAG, da Silva IM, Alves EC, Oliveira SS, Sampaio VS, do Vale FF, et al. Poor efficacy of preemptive amoxicillin clavulanate for preventing secondary infection from </w:t>
            </w:r>
            <w:proofErr w:type="spellStart"/>
            <w:r w:rsidRPr="00BB5FCD">
              <w:rPr>
                <w:lang w:val="en-US"/>
                <w:rPrChange w:id="736" w:author="LINA MARIA PENA ACEVEDO" w:date="2024-06-25T18:31:00Z">
                  <w:rPr/>
                </w:rPrChange>
              </w:rPr>
              <w:t>Bothrops</w:t>
            </w:r>
            <w:proofErr w:type="spellEnd"/>
            <w:r w:rsidRPr="00BB5FCD">
              <w:rPr>
                <w:lang w:val="en-US"/>
                <w:rPrChange w:id="737" w:author="LINA MARIA PENA ACEVEDO" w:date="2024-06-25T18:31:00Z">
                  <w:rPr/>
                </w:rPrChange>
              </w:rPr>
              <w:t xml:space="preserve"> snakebites in the Brazilian Amazon: A randomized controlled clinical trial. </w:t>
            </w:r>
            <w:proofErr w:type="spellStart"/>
            <w:r w:rsidRPr="00BB5FCD">
              <w:rPr>
                <w:lang w:val="en-US"/>
                <w:rPrChange w:id="738" w:author="LINA MARIA PENA ACEVEDO" w:date="2024-06-25T18:31:00Z">
                  <w:rPr/>
                </w:rPrChange>
              </w:rPr>
              <w:t>Chippaux</w:t>
            </w:r>
            <w:proofErr w:type="spellEnd"/>
            <w:r w:rsidRPr="00BB5FCD">
              <w:rPr>
                <w:lang w:val="en-US"/>
                <w:rPrChange w:id="739" w:author="LINA MARIA PENA ACEVEDO" w:date="2024-06-25T18:31:00Z">
                  <w:rPr/>
                </w:rPrChange>
              </w:rPr>
              <w:t xml:space="preserve"> JP, editor. </w:t>
            </w:r>
            <w:proofErr w:type="spellStart"/>
            <w:r w:rsidRPr="00BB5FCD">
              <w:rPr>
                <w:lang w:val="en-US"/>
                <w:rPrChange w:id="740" w:author="LINA MARIA PENA ACEVEDO" w:date="2024-06-25T18:31:00Z">
                  <w:rPr/>
                </w:rPrChange>
              </w:rPr>
              <w:t>PLoS</w:t>
            </w:r>
            <w:proofErr w:type="spellEnd"/>
            <w:r w:rsidRPr="00BB5FCD">
              <w:rPr>
                <w:lang w:val="en-US"/>
                <w:rPrChange w:id="741" w:author="LINA MARIA PENA ACEVEDO" w:date="2024-06-25T18:31:00Z">
                  <w:rPr/>
                </w:rPrChange>
              </w:rPr>
              <w:t xml:space="preserve"> </w:t>
            </w:r>
            <w:proofErr w:type="spellStart"/>
            <w:r w:rsidRPr="00BB5FCD">
              <w:rPr>
                <w:lang w:val="en-US"/>
                <w:rPrChange w:id="742" w:author="LINA MARIA PENA ACEVEDO" w:date="2024-06-25T18:31:00Z">
                  <w:rPr/>
                </w:rPrChange>
              </w:rPr>
              <w:t>Negl</w:t>
            </w:r>
            <w:proofErr w:type="spellEnd"/>
            <w:r w:rsidRPr="00BB5FCD">
              <w:rPr>
                <w:lang w:val="en-US"/>
                <w:rPrChange w:id="743" w:author="LINA MARIA PENA ACEVEDO" w:date="2024-06-25T18:31:00Z">
                  <w:rPr/>
                </w:rPrChange>
              </w:rPr>
              <w:t xml:space="preserve"> Trop Dis. 2017 Jul 10;11(7</w:t>
            </w:r>
            <w:proofErr w:type="gramStart"/>
            <w:r w:rsidRPr="00BB5FCD">
              <w:rPr>
                <w:lang w:val="en-US"/>
                <w:rPrChange w:id="744" w:author="LINA MARIA PENA ACEVEDO" w:date="2024-06-25T18:31:00Z">
                  <w:rPr/>
                </w:rPrChange>
              </w:rPr>
              <w:t>):e</w:t>
            </w:r>
            <w:proofErr w:type="gramEnd"/>
            <w:r w:rsidRPr="00BB5FCD">
              <w:rPr>
                <w:lang w:val="en-US"/>
                <w:rPrChange w:id="745" w:author="LINA MARIA PENA ACEVEDO" w:date="2024-06-25T18:31:00Z">
                  <w:rPr/>
                </w:rPrChange>
              </w:rPr>
              <w:t xml:space="preserve">0005745. </w:t>
            </w:r>
          </w:ins>
        </w:p>
        <w:p w14:paraId="4CE6FA9D" w14:textId="77777777" w:rsidR="003323D6" w:rsidRPr="00BB5FCD" w:rsidRDefault="003323D6">
          <w:pPr>
            <w:autoSpaceDE w:val="0"/>
            <w:autoSpaceDN w:val="0"/>
            <w:ind w:hanging="640"/>
            <w:divId w:val="1754862985"/>
            <w:rPr>
              <w:ins w:id="746" w:author="Ama de Berrio" w:date="2024-06-25T17:54:00Z"/>
              <w:lang w:val="en-US"/>
              <w:rPrChange w:id="747" w:author="LINA MARIA PENA ACEVEDO" w:date="2024-06-25T18:31:00Z">
                <w:rPr>
                  <w:ins w:id="748" w:author="Ama de Berrio" w:date="2024-06-25T17:54:00Z"/>
                </w:rPr>
              </w:rPrChange>
            </w:rPr>
          </w:pPr>
          <w:ins w:id="749" w:author="Ama de Berrio" w:date="2024-06-25T17:54:00Z">
            <w:r w:rsidRPr="00BB5FCD">
              <w:rPr>
                <w:lang w:val="en-US"/>
                <w:rPrChange w:id="750" w:author="LINA MARIA PENA ACEVEDO" w:date="2024-06-25T18:31:00Z">
                  <w:rPr/>
                </w:rPrChange>
              </w:rPr>
              <w:t>19.</w:t>
            </w:r>
            <w:r w:rsidRPr="00BB5FCD">
              <w:rPr>
                <w:lang w:val="en-US"/>
                <w:rPrChange w:id="751" w:author="LINA MARIA PENA ACEVEDO" w:date="2024-06-25T18:31:00Z">
                  <w:rPr/>
                </w:rPrChange>
              </w:rPr>
              <w:tab/>
              <w:t xml:space="preserve">Lin CC, Chen YC, Goh ZNL, </w:t>
            </w:r>
            <w:proofErr w:type="spellStart"/>
            <w:r w:rsidRPr="00BB5FCD">
              <w:rPr>
                <w:lang w:val="en-US"/>
                <w:rPrChange w:id="752" w:author="LINA MARIA PENA ACEVEDO" w:date="2024-06-25T18:31:00Z">
                  <w:rPr/>
                </w:rPrChange>
              </w:rPr>
              <w:t>Seak</w:t>
            </w:r>
            <w:proofErr w:type="spellEnd"/>
            <w:r w:rsidRPr="00BB5FCD">
              <w:rPr>
                <w:lang w:val="en-US"/>
                <w:rPrChange w:id="753" w:author="LINA MARIA PENA ACEVEDO" w:date="2024-06-25T18:31:00Z">
                  <w:rPr/>
                </w:rPrChange>
              </w:rPr>
              <w:t xml:space="preserve"> CK, </w:t>
            </w:r>
            <w:proofErr w:type="spellStart"/>
            <w:r w:rsidRPr="00BB5FCD">
              <w:rPr>
                <w:lang w:val="en-US"/>
                <w:rPrChange w:id="754" w:author="LINA MARIA PENA ACEVEDO" w:date="2024-06-25T18:31:00Z">
                  <w:rPr/>
                </w:rPrChange>
              </w:rPr>
              <w:t>Seak</w:t>
            </w:r>
            <w:proofErr w:type="spellEnd"/>
            <w:r w:rsidRPr="00BB5FCD">
              <w:rPr>
                <w:lang w:val="en-US"/>
                <w:rPrChange w:id="755" w:author="LINA MARIA PENA ACEVEDO" w:date="2024-06-25T18:31:00Z">
                  <w:rPr/>
                </w:rPrChange>
              </w:rPr>
              <w:t xml:space="preserve"> JCY, Shi-Ying G, et al. Wound infections of snakebites from the venomous </w:t>
            </w:r>
            <w:proofErr w:type="spellStart"/>
            <w:r w:rsidRPr="00BB5FCD">
              <w:rPr>
                <w:lang w:val="en-US"/>
                <w:rPrChange w:id="756" w:author="LINA MARIA PENA ACEVEDO" w:date="2024-06-25T18:31:00Z">
                  <w:rPr/>
                </w:rPrChange>
              </w:rPr>
              <w:t>protobothrops</w:t>
            </w:r>
            <w:proofErr w:type="spellEnd"/>
            <w:r w:rsidRPr="00BB5FCD">
              <w:rPr>
                <w:lang w:val="en-US"/>
                <w:rPrChange w:id="757" w:author="LINA MARIA PENA ACEVEDO" w:date="2024-06-25T18:31:00Z">
                  <w:rPr/>
                </w:rPrChange>
              </w:rPr>
              <w:t xml:space="preserve"> </w:t>
            </w:r>
            <w:proofErr w:type="spellStart"/>
            <w:r w:rsidRPr="00BB5FCD">
              <w:rPr>
                <w:lang w:val="en-US"/>
                <w:rPrChange w:id="758" w:author="LINA MARIA PENA ACEVEDO" w:date="2024-06-25T18:31:00Z">
                  <w:rPr/>
                </w:rPrChange>
              </w:rPr>
              <w:t>mucrosquamatus</w:t>
            </w:r>
            <w:proofErr w:type="spellEnd"/>
            <w:r w:rsidRPr="00BB5FCD">
              <w:rPr>
                <w:lang w:val="en-US"/>
                <w:rPrChange w:id="759" w:author="LINA MARIA PENA ACEVEDO" w:date="2024-06-25T18:31:00Z">
                  <w:rPr/>
                </w:rPrChange>
              </w:rPr>
              <w:t xml:space="preserve"> and </w:t>
            </w:r>
            <w:proofErr w:type="spellStart"/>
            <w:r w:rsidRPr="00BB5FCD">
              <w:rPr>
                <w:lang w:val="en-US"/>
                <w:rPrChange w:id="760" w:author="LINA MARIA PENA ACEVEDO" w:date="2024-06-25T18:31:00Z">
                  <w:rPr/>
                </w:rPrChange>
              </w:rPr>
              <w:t>Viridovipera</w:t>
            </w:r>
            <w:proofErr w:type="spellEnd"/>
            <w:r w:rsidRPr="00BB5FCD">
              <w:rPr>
                <w:lang w:val="en-US"/>
                <w:rPrChange w:id="761" w:author="LINA MARIA PENA ACEVEDO" w:date="2024-06-25T18:31:00Z">
                  <w:rPr/>
                </w:rPrChange>
              </w:rPr>
              <w:t xml:space="preserve"> </w:t>
            </w:r>
            <w:proofErr w:type="spellStart"/>
            <w:r w:rsidRPr="00BB5FCD">
              <w:rPr>
                <w:lang w:val="en-US"/>
                <w:rPrChange w:id="762" w:author="LINA MARIA PENA ACEVEDO" w:date="2024-06-25T18:31:00Z">
                  <w:rPr/>
                </w:rPrChange>
              </w:rPr>
              <w:t>stejnegeri</w:t>
            </w:r>
            <w:proofErr w:type="spellEnd"/>
            <w:r w:rsidRPr="00BB5FCD">
              <w:rPr>
                <w:lang w:val="en-US"/>
                <w:rPrChange w:id="763" w:author="LINA MARIA PENA ACEVEDO" w:date="2024-06-25T18:31:00Z">
                  <w:rPr/>
                </w:rPrChange>
              </w:rPr>
              <w:t xml:space="preserve"> in Taiwan: Bacteriology, antibiotic susceptibility, and predicting the need for antibiotics—A BITE Study. Toxins (Basel). 2020;12(9):575. </w:t>
            </w:r>
          </w:ins>
        </w:p>
        <w:p w14:paraId="54293353" w14:textId="77777777" w:rsidR="003323D6" w:rsidRDefault="003323D6">
          <w:pPr>
            <w:autoSpaceDE w:val="0"/>
            <w:autoSpaceDN w:val="0"/>
            <w:ind w:hanging="640"/>
            <w:divId w:val="1391922352"/>
            <w:rPr>
              <w:ins w:id="764" w:author="Ama de Berrio" w:date="2024-06-25T17:54:00Z"/>
            </w:rPr>
          </w:pPr>
          <w:ins w:id="765" w:author="Ama de Berrio" w:date="2024-06-25T17:54:00Z">
            <w:r w:rsidRPr="00BB5FCD">
              <w:rPr>
                <w:lang w:val="en-US"/>
                <w:rPrChange w:id="766" w:author="LINA MARIA PENA ACEVEDO" w:date="2024-06-25T18:31:00Z">
                  <w:rPr/>
                </w:rPrChange>
              </w:rPr>
              <w:t>20.</w:t>
            </w:r>
            <w:r w:rsidRPr="00BB5FCD">
              <w:rPr>
                <w:lang w:val="en-US"/>
                <w:rPrChange w:id="767" w:author="LINA MARIA PENA ACEVEDO" w:date="2024-06-25T18:31:00Z">
                  <w:rPr/>
                </w:rPrChange>
              </w:rPr>
              <w:tab/>
            </w:r>
            <w:proofErr w:type="spellStart"/>
            <w:r w:rsidRPr="00BB5FCD">
              <w:rPr>
                <w:lang w:val="en-US"/>
                <w:rPrChange w:id="768" w:author="LINA MARIA PENA ACEVEDO" w:date="2024-06-25T18:31:00Z">
                  <w:rPr/>
                </w:rPrChange>
              </w:rPr>
              <w:t>Senthilkumaran</w:t>
            </w:r>
            <w:proofErr w:type="spellEnd"/>
            <w:r w:rsidRPr="00BB5FCD">
              <w:rPr>
                <w:lang w:val="en-US"/>
                <w:rPrChange w:id="769" w:author="LINA MARIA PENA ACEVEDO" w:date="2024-06-25T18:31:00Z">
                  <w:rPr/>
                </w:rPrChange>
              </w:rPr>
              <w:t xml:space="preserve"> S, Salim A, Almeida J, Williams J, Vijayakumar P, </w:t>
            </w:r>
            <w:proofErr w:type="spellStart"/>
            <w:r w:rsidRPr="00BB5FCD">
              <w:rPr>
                <w:lang w:val="en-US"/>
                <w:rPrChange w:id="770" w:author="LINA MARIA PENA ACEVEDO" w:date="2024-06-25T18:31:00Z">
                  <w:rPr/>
                </w:rPrChange>
              </w:rPr>
              <w:t>Thirunavukarasu</w:t>
            </w:r>
            <w:proofErr w:type="spellEnd"/>
            <w:r w:rsidRPr="00BB5FCD">
              <w:rPr>
                <w:lang w:val="en-US"/>
                <w:rPrChange w:id="771" w:author="LINA MARIA PENA ACEVEDO" w:date="2024-06-25T18:31:00Z">
                  <w:rPr/>
                </w:rPrChange>
              </w:rPr>
              <w:t xml:space="preserve"> A, et al. The Effectiveness of Antibiotics in Managing Bacterial Infections on Bite Sites following Snakebite Envenomation. </w:t>
            </w:r>
            <w:proofErr w:type="spellStart"/>
            <w:r>
              <w:t>Toxins</w:t>
            </w:r>
            <w:proofErr w:type="spellEnd"/>
            <w:r>
              <w:t xml:space="preserve"> (</w:t>
            </w:r>
            <w:proofErr w:type="spellStart"/>
            <w:r>
              <w:t>Basel</w:t>
            </w:r>
            <w:proofErr w:type="spellEnd"/>
            <w:r>
              <w:t xml:space="preserve">). 2023 Mar 3;15(3):190. </w:t>
            </w:r>
          </w:ins>
        </w:p>
        <w:p w14:paraId="4BA2CC45" w14:textId="77777777" w:rsidR="003323D6" w:rsidRPr="00BB5FCD" w:rsidRDefault="003323D6">
          <w:pPr>
            <w:autoSpaceDE w:val="0"/>
            <w:autoSpaceDN w:val="0"/>
            <w:ind w:hanging="640"/>
            <w:divId w:val="1155297901"/>
            <w:rPr>
              <w:ins w:id="772" w:author="Ama de Berrio" w:date="2024-06-25T17:54:00Z"/>
              <w:lang w:val="en-US"/>
              <w:rPrChange w:id="773" w:author="LINA MARIA PENA ACEVEDO" w:date="2024-06-25T18:31:00Z">
                <w:rPr>
                  <w:ins w:id="774" w:author="Ama de Berrio" w:date="2024-06-25T17:54:00Z"/>
                </w:rPr>
              </w:rPrChange>
            </w:rPr>
          </w:pPr>
          <w:ins w:id="775" w:author="Ama de Berrio" w:date="2024-06-25T17:54:00Z">
            <w:r>
              <w:t>21.</w:t>
            </w:r>
            <w:r>
              <w:tab/>
            </w:r>
            <w:proofErr w:type="spellStart"/>
            <w:r>
              <w:t>Valladales</w:t>
            </w:r>
            <w:proofErr w:type="spellEnd"/>
            <w:r>
              <w:t>-Restrepo LF, Rojas-</w:t>
            </w:r>
            <w:proofErr w:type="spellStart"/>
            <w:r>
              <w:t>Ramirez</w:t>
            </w:r>
            <w:proofErr w:type="spellEnd"/>
            <w:r>
              <w:t xml:space="preserve"> AS, Santander-Pai MJ, Lozada-Castaño V, Bedoya-Duque LV, Sabogal-</w:t>
            </w:r>
            <w:proofErr w:type="spellStart"/>
            <w:r>
              <w:t>Sanchez</w:t>
            </w:r>
            <w:proofErr w:type="spellEnd"/>
            <w:r>
              <w:t xml:space="preserve"> DY, et al. </w:t>
            </w:r>
            <w:r w:rsidRPr="00BB5FCD">
              <w:rPr>
                <w:lang w:val="en-US"/>
                <w:rPrChange w:id="776" w:author="LINA MARIA PENA ACEVEDO" w:date="2024-06-25T18:31:00Z">
                  <w:rPr/>
                </w:rPrChange>
              </w:rPr>
              <w:t xml:space="preserve">Clinical characteristics and use of antibiotics in a group of patients with snake bites in Colombia. </w:t>
            </w:r>
            <w:proofErr w:type="spellStart"/>
            <w:r w:rsidRPr="00BB5FCD">
              <w:rPr>
                <w:lang w:val="en-US"/>
                <w:rPrChange w:id="777" w:author="LINA MARIA PENA ACEVEDO" w:date="2024-06-25T18:31:00Z">
                  <w:rPr/>
                </w:rPrChange>
              </w:rPr>
              <w:t>Ther</w:t>
            </w:r>
            <w:proofErr w:type="spellEnd"/>
            <w:r w:rsidRPr="00BB5FCD">
              <w:rPr>
                <w:lang w:val="en-US"/>
                <w:rPrChange w:id="778" w:author="LINA MARIA PENA ACEVEDO" w:date="2024-06-25T18:31:00Z">
                  <w:rPr/>
                </w:rPrChange>
              </w:rPr>
              <w:t xml:space="preserve"> Adv Infect Dis. 2023 Jan </w:t>
            </w:r>
            <w:proofErr w:type="gramStart"/>
            <w:r w:rsidRPr="00BB5FCD">
              <w:rPr>
                <w:lang w:val="en-US"/>
                <w:rPrChange w:id="779" w:author="LINA MARIA PENA ACEVEDO" w:date="2024-06-25T18:31:00Z">
                  <w:rPr/>
                </w:rPrChange>
              </w:rPr>
              <w:t>8;10:1</w:t>
            </w:r>
            <w:proofErr w:type="gramEnd"/>
            <w:r w:rsidRPr="00BB5FCD">
              <w:rPr>
                <w:lang w:val="en-US"/>
                <w:rPrChange w:id="780" w:author="LINA MARIA PENA ACEVEDO" w:date="2024-06-25T18:31:00Z">
                  <w:rPr/>
                </w:rPrChange>
              </w:rPr>
              <w:t xml:space="preserve">–11. </w:t>
            </w:r>
          </w:ins>
        </w:p>
        <w:p w14:paraId="3F835A18" w14:textId="77777777" w:rsidR="003323D6" w:rsidRPr="00BB5FCD" w:rsidRDefault="003323D6">
          <w:pPr>
            <w:autoSpaceDE w:val="0"/>
            <w:autoSpaceDN w:val="0"/>
            <w:ind w:hanging="640"/>
            <w:divId w:val="1604453597"/>
            <w:rPr>
              <w:ins w:id="781" w:author="Ama de Berrio" w:date="2024-06-25T17:54:00Z"/>
              <w:lang w:val="en-US"/>
              <w:rPrChange w:id="782" w:author="LINA MARIA PENA ACEVEDO" w:date="2024-06-25T18:31:00Z">
                <w:rPr>
                  <w:ins w:id="783" w:author="Ama de Berrio" w:date="2024-06-25T17:54:00Z"/>
                </w:rPr>
              </w:rPrChange>
            </w:rPr>
          </w:pPr>
          <w:ins w:id="784" w:author="Ama de Berrio" w:date="2024-06-25T17:54:00Z">
            <w:r w:rsidRPr="00BB5FCD">
              <w:rPr>
                <w:lang w:val="en-US"/>
                <w:rPrChange w:id="785" w:author="LINA MARIA PENA ACEVEDO" w:date="2024-06-25T18:31:00Z">
                  <w:rPr/>
                </w:rPrChange>
              </w:rPr>
              <w:t>22.</w:t>
            </w:r>
            <w:r w:rsidRPr="00BB5FCD">
              <w:rPr>
                <w:lang w:val="en-US"/>
                <w:rPrChange w:id="786" w:author="LINA MARIA PENA ACEVEDO" w:date="2024-06-25T18:31:00Z">
                  <w:rPr/>
                </w:rPrChange>
              </w:rPr>
              <w:tab/>
            </w:r>
            <w:proofErr w:type="spellStart"/>
            <w:r w:rsidRPr="00BB5FCD">
              <w:rPr>
                <w:lang w:val="en-US"/>
                <w:rPrChange w:id="787" w:author="LINA MARIA PENA ACEVEDO" w:date="2024-06-25T18:31:00Z">
                  <w:rPr/>
                </w:rPrChange>
              </w:rPr>
              <w:t>Esmaeilishirazifard</w:t>
            </w:r>
            <w:proofErr w:type="spellEnd"/>
            <w:r w:rsidRPr="00BB5FCD">
              <w:rPr>
                <w:lang w:val="en-US"/>
                <w:rPrChange w:id="788" w:author="LINA MARIA PENA ACEVEDO" w:date="2024-06-25T18:31:00Z">
                  <w:rPr/>
                </w:rPrChange>
              </w:rPr>
              <w:t xml:space="preserve"> E, Usher L, Trim C, Denise H, </w:t>
            </w:r>
            <w:proofErr w:type="spellStart"/>
            <w:r w:rsidRPr="00BB5FCD">
              <w:rPr>
                <w:lang w:val="en-US"/>
                <w:rPrChange w:id="789" w:author="LINA MARIA PENA ACEVEDO" w:date="2024-06-25T18:31:00Z">
                  <w:rPr/>
                </w:rPrChange>
              </w:rPr>
              <w:t>Sangal</w:t>
            </w:r>
            <w:proofErr w:type="spellEnd"/>
            <w:r w:rsidRPr="00BB5FCD">
              <w:rPr>
                <w:lang w:val="en-US"/>
                <w:rPrChange w:id="790" w:author="LINA MARIA PENA ACEVEDO" w:date="2024-06-25T18:31:00Z">
                  <w:rPr/>
                </w:rPrChange>
              </w:rPr>
              <w:t xml:space="preserve"> V, Tyson GH, et al. Bacterial adaptation to venom in snakes and </w:t>
            </w:r>
            <w:proofErr w:type="spellStart"/>
            <w:r w:rsidRPr="00BB5FCD">
              <w:rPr>
                <w:lang w:val="en-US"/>
                <w:rPrChange w:id="791" w:author="LINA MARIA PENA ACEVEDO" w:date="2024-06-25T18:31:00Z">
                  <w:rPr/>
                </w:rPrChange>
              </w:rPr>
              <w:t>arachnida</w:t>
            </w:r>
            <w:proofErr w:type="spellEnd"/>
            <w:r w:rsidRPr="00BB5FCD">
              <w:rPr>
                <w:lang w:val="en-US"/>
                <w:rPrChange w:id="792" w:author="LINA MARIA PENA ACEVEDO" w:date="2024-06-25T18:31:00Z">
                  <w:rPr/>
                </w:rPrChange>
              </w:rPr>
              <w:t xml:space="preserve">. </w:t>
            </w:r>
            <w:proofErr w:type="spellStart"/>
            <w:r w:rsidRPr="00BB5FCD">
              <w:rPr>
                <w:lang w:val="en-US"/>
                <w:rPrChange w:id="793" w:author="LINA MARIA PENA ACEVEDO" w:date="2024-06-25T18:31:00Z">
                  <w:rPr/>
                </w:rPrChange>
              </w:rPr>
              <w:t>Microbiol</w:t>
            </w:r>
            <w:proofErr w:type="spellEnd"/>
            <w:r w:rsidRPr="00BB5FCD">
              <w:rPr>
                <w:lang w:val="en-US"/>
                <w:rPrChange w:id="794" w:author="LINA MARIA PENA ACEVEDO" w:date="2024-06-25T18:31:00Z">
                  <w:rPr/>
                </w:rPrChange>
              </w:rPr>
              <w:t xml:space="preserve"> </w:t>
            </w:r>
            <w:proofErr w:type="spellStart"/>
            <w:r w:rsidRPr="00BB5FCD">
              <w:rPr>
                <w:lang w:val="en-US"/>
                <w:rPrChange w:id="795" w:author="LINA MARIA PENA ACEVEDO" w:date="2024-06-25T18:31:00Z">
                  <w:rPr/>
                </w:rPrChange>
              </w:rPr>
              <w:t>Spectr</w:t>
            </w:r>
            <w:proofErr w:type="spellEnd"/>
            <w:r w:rsidRPr="00BB5FCD">
              <w:rPr>
                <w:lang w:val="en-US"/>
                <w:rPrChange w:id="796" w:author="LINA MARIA PENA ACEVEDO" w:date="2024-06-25T18:31:00Z">
                  <w:rPr/>
                </w:rPrChange>
              </w:rPr>
              <w:t xml:space="preserve">. 2022;10(3). </w:t>
            </w:r>
          </w:ins>
        </w:p>
        <w:p w14:paraId="2D241B31" w14:textId="77777777" w:rsidR="003323D6" w:rsidRPr="00BB5FCD" w:rsidRDefault="003323D6">
          <w:pPr>
            <w:autoSpaceDE w:val="0"/>
            <w:autoSpaceDN w:val="0"/>
            <w:ind w:hanging="640"/>
            <w:divId w:val="206262649"/>
            <w:rPr>
              <w:ins w:id="797" w:author="Ama de Berrio" w:date="2024-06-25T17:54:00Z"/>
              <w:lang w:val="en-US"/>
              <w:rPrChange w:id="798" w:author="LINA MARIA PENA ACEVEDO" w:date="2024-06-25T18:31:00Z">
                <w:rPr>
                  <w:ins w:id="799" w:author="Ama de Berrio" w:date="2024-06-25T17:54:00Z"/>
                </w:rPr>
              </w:rPrChange>
            </w:rPr>
          </w:pPr>
          <w:ins w:id="800" w:author="Ama de Berrio" w:date="2024-06-25T17:54:00Z">
            <w:r w:rsidRPr="00BB5FCD">
              <w:rPr>
                <w:lang w:val="en-US"/>
                <w:rPrChange w:id="801" w:author="LINA MARIA PENA ACEVEDO" w:date="2024-06-25T18:31:00Z">
                  <w:rPr/>
                </w:rPrChange>
              </w:rPr>
              <w:t>23.</w:t>
            </w:r>
            <w:r w:rsidRPr="00BB5FCD">
              <w:rPr>
                <w:lang w:val="en-US"/>
                <w:rPrChange w:id="802" w:author="LINA MARIA PENA ACEVEDO" w:date="2024-06-25T18:31:00Z">
                  <w:rPr/>
                </w:rPrChange>
              </w:rPr>
              <w:tab/>
              <w:t xml:space="preserve">Li S, Renick P, </w:t>
            </w:r>
            <w:proofErr w:type="spellStart"/>
            <w:r w:rsidRPr="00BB5FCD">
              <w:rPr>
                <w:lang w:val="en-US"/>
                <w:rPrChange w:id="803" w:author="LINA MARIA PENA ACEVEDO" w:date="2024-06-25T18:31:00Z">
                  <w:rPr/>
                </w:rPrChange>
              </w:rPr>
              <w:t>Senkowsky</w:t>
            </w:r>
            <w:proofErr w:type="spellEnd"/>
            <w:r w:rsidRPr="00BB5FCD">
              <w:rPr>
                <w:lang w:val="en-US"/>
                <w:rPrChange w:id="804" w:author="LINA MARIA PENA ACEVEDO" w:date="2024-06-25T18:31:00Z">
                  <w:rPr/>
                </w:rPrChange>
              </w:rPr>
              <w:t xml:space="preserve"> J, Nair A, Tang L. Diagnostics for Wound Infections. Adv Wound Care (New Rochelle). 2021;10(6):317–27. </w:t>
            </w:r>
          </w:ins>
        </w:p>
        <w:p w14:paraId="5D3403C9" w14:textId="77777777" w:rsidR="003323D6" w:rsidRDefault="003323D6">
          <w:pPr>
            <w:autoSpaceDE w:val="0"/>
            <w:autoSpaceDN w:val="0"/>
            <w:ind w:hanging="640"/>
            <w:divId w:val="1541090940"/>
            <w:rPr>
              <w:ins w:id="805" w:author="Ama de Berrio" w:date="2024-06-25T17:54:00Z"/>
            </w:rPr>
          </w:pPr>
          <w:ins w:id="806" w:author="Ama de Berrio" w:date="2024-06-25T17:54:00Z">
            <w:r w:rsidRPr="00BB5FCD">
              <w:rPr>
                <w:lang w:val="en-US"/>
                <w:rPrChange w:id="807" w:author="LINA MARIA PENA ACEVEDO" w:date="2024-06-25T18:31:00Z">
                  <w:rPr/>
                </w:rPrChange>
              </w:rPr>
              <w:t>24.</w:t>
            </w:r>
            <w:r w:rsidRPr="00BB5FCD">
              <w:rPr>
                <w:lang w:val="en-US"/>
                <w:rPrChange w:id="808" w:author="LINA MARIA PENA ACEVEDO" w:date="2024-06-25T18:31:00Z">
                  <w:rPr/>
                </w:rPrChange>
              </w:rPr>
              <w:tab/>
              <w:t xml:space="preserve">Jorge MT, Ribeiro LA, Da Silva MLR, </w:t>
            </w:r>
            <w:proofErr w:type="spellStart"/>
            <w:r w:rsidRPr="00BB5FCD">
              <w:rPr>
                <w:lang w:val="en-US"/>
                <w:rPrChange w:id="809" w:author="LINA MARIA PENA ACEVEDO" w:date="2024-06-25T18:31:00Z">
                  <w:rPr/>
                </w:rPrChange>
              </w:rPr>
              <w:t>Kusano</w:t>
            </w:r>
            <w:proofErr w:type="spellEnd"/>
            <w:r w:rsidRPr="00BB5FCD">
              <w:rPr>
                <w:lang w:val="en-US"/>
                <w:rPrChange w:id="810" w:author="LINA MARIA PENA ACEVEDO" w:date="2024-06-25T18:31:00Z">
                  <w:rPr/>
                </w:rPrChange>
              </w:rPr>
              <w:t xml:space="preserve"> EJU, de </w:t>
            </w:r>
            <w:proofErr w:type="spellStart"/>
            <w:r w:rsidRPr="00BB5FCD">
              <w:rPr>
                <w:lang w:val="en-US"/>
                <w:rPrChange w:id="811" w:author="LINA MARIA PENA ACEVEDO" w:date="2024-06-25T18:31:00Z">
                  <w:rPr/>
                </w:rPrChange>
              </w:rPr>
              <w:t>Mendonça</w:t>
            </w:r>
            <w:proofErr w:type="spellEnd"/>
            <w:r w:rsidRPr="00BB5FCD">
              <w:rPr>
                <w:lang w:val="en-US"/>
                <w:rPrChange w:id="812" w:author="LINA MARIA PENA ACEVEDO" w:date="2024-06-25T18:31:00Z">
                  <w:rPr/>
                </w:rPrChange>
              </w:rPr>
              <w:t xml:space="preserve"> JS. Microbiological studies of abscesses complicating </w:t>
            </w:r>
            <w:proofErr w:type="spellStart"/>
            <w:r w:rsidRPr="00BB5FCD">
              <w:rPr>
                <w:lang w:val="en-US"/>
                <w:rPrChange w:id="813" w:author="LINA MARIA PENA ACEVEDO" w:date="2024-06-25T18:31:00Z">
                  <w:rPr/>
                </w:rPrChange>
              </w:rPr>
              <w:t>Bothrops</w:t>
            </w:r>
            <w:proofErr w:type="spellEnd"/>
            <w:r w:rsidRPr="00BB5FCD">
              <w:rPr>
                <w:lang w:val="en-US"/>
                <w:rPrChange w:id="814" w:author="LINA MARIA PENA ACEVEDO" w:date="2024-06-25T18:31:00Z">
                  <w:rPr/>
                </w:rPrChange>
              </w:rPr>
              <w:t xml:space="preserve"> snakebite in humans: A prospective study. </w:t>
            </w:r>
            <w:proofErr w:type="spellStart"/>
            <w:r>
              <w:t>Toxicon</w:t>
            </w:r>
            <w:proofErr w:type="spellEnd"/>
            <w:r>
              <w:t xml:space="preserve">. 1994;32(6):743–8. </w:t>
            </w:r>
          </w:ins>
        </w:p>
        <w:p w14:paraId="2F821FD2" w14:textId="77777777" w:rsidR="003323D6" w:rsidRPr="00BB5FCD" w:rsidRDefault="003323D6">
          <w:pPr>
            <w:autoSpaceDE w:val="0"/>
            <w:autoSpaceDN w:val="0"/>
            <w:ind w:hanging="640"/>
            <w:divId w:val="499123232"/>
            <w:rPr>
              <w:ins w:id="815" w:author="Ama de Berrio" w:date="2024-06-25T17:54:00Z"/>
              <w:lang w:val="en-US"/>
              <w:rPrChange w:id="816" w:author="LINA MARIA PENA ACEVEDO" w:date="2024-06-25T18:31:00Z">
                <w:rPr>
                  <w:ins w:id="817" w:author="Ama de Berrio" w:date="2024-06-25T17:54:00Z"/>
                </w:rPr>
              </w:rPrChange>
            </w:rPr>
          </w:pPr>
          <w:ins w:id="818" w:author="Ama de Berrio" w:date="2024-06-25T17:54:00Z">
            <w:r>
              <w:t>25.</w:t>
            </w:r>
            <w:r>
              <w:tab/>
            </w:r>
            <w:proofErr w:type="spellStart"/>
            <w:r>
              <w:t>Mendes</w:t>
            </w:r>
            <w:proofErr w:type="spellEnd"/>
            <w:r>
              <w:t xml:space="preserve"> V, Pereira H, </w:t>
            </w:r>
            <w:proofErr w:type="spellStart"/>
            <w:r>
              <w:t>Elias</w:t>
            </w:r>
            <w:proofErr w:type="spellEnd"/>
            <w:r>
              <w:t xml:space="preserve"> I, Soares G, Santos M, </w:t>
            </w:r>
            <w:proofErr w:type="spellStart"/>
            <w:r>
              <w:t>Talhari</w:t>
            </w:r>
            <w:proofErr w:type="spellEnd"/>
            <w:r>
              <w:t xml:space="preserve"> C, et al. </w:t>
            </w:r>
            <w:r w:rsidRPr="00BB5FCD">
              <w:rPr>
                <w:lang w:val="en-US"/>
                <w:rPrChange w:id="819" w:author="LINA MARIA PENA ACEVEDO" w:date="2024-06-25T18:31:00Z">
                  <w:rPr/>
                </w:rPrChange>
              </w:rPr>
              <w:t>Secondary infection profile after snakebite treated at a tertiary referral center in the Brazilian Amazon. Rev Soc Bras Med Trop. 2022;</w:t>
            </w:r>
            <w:proofErr w:type="gramStart"/>
            <w:r w:rsidRPr="00BB5FCD">
              <w:rPr>
                <w:lang w:val="en-US"/>
                <w:rPrChange w:id="820" w:author="LINA MARIA PENA ACEVEDO" w:date="2024-06-25T18:31:00Z">
                  <w:rPr/>
                </w:rPrChange>
              </w:rPr>
              <w:t>55:e</w:t>
            </w:r>
            <w:proofErr w:type="gramEnd"/>
            <w:r w:rsidRPr="00BB5FCD">
              <w:rPr>
                <w:lang w:val="en-US"/>
                <w:rPrChange w:id="821" w:author="LINA MARIA PENA ACEVEDO" w:date="2024-06-25T18:31:00Z">
                  <w:rPr/>
                </w:rPrChange>
              </w:rPr>
              <w:t xml:space="preserve">0244. </w:t>
            </w:r>
          </w:ins>
        </w:p>
        <w:p w14:paraId="2E0B810C" w14:textId="77777777" w:rsidR="003323D6" w:rsidRPr="00BB5FCD" w:rsidRDefault="003323D6">
          <w:pPr>
            <w:autoSpaceDE w:val="0"/>
            <w:autoSpaceDN w:val="0"/>
            <w:ind w:hanging="640"/>
            <w:divId w:val="671165"/>
            <w:rPr>
              <w:ins w:id="822" w:author="Ama de Berrio" w:date="2024-06-25T17:54:00Z"/>
              <w:lang w:val="en-US"/>
              <w:rPrChange w:id="823" w:author="LINA MARIA PENA ACEVEDO" w:date="2024-06-25T18:31:00Z">
                <w:rPr>
                  <w:ins w:id="824" w:author="Ama de Berrio" w:date="2024-06-25T17:54:00Z"/>
                </w:rPr>
              </w:rPrChange>
            </w:rPr>
          </w:pPr>
          <w:ins w:id="825" w:author="Ama de Berrio" w:date="2024-06-25T17:54:00Z">
            <w:r w:rsidRPr="00BB5FCD">
              <w:rPr>
                <w:lang w:val="en-US"/>
                <w:rPrChange w:id="826" w:author="LINA MARIA PENA ACEVEDO" w:date="2024-06-25T18:31:00Z">
                  <w:rPr/>
                </w:rPrChange>
              </w:rPr>
              <w:t>26.</w:t>
            </w:r>
            <w:r w:rsidRPr="00BB5FCD">
              <w:rPr>
                <w:lang w:val="en-US"/>
                <w:rPrChange w:id="827" w:author="LINA MARIA PENA ACEVEDO" w:date="2024-06-25T18:31:00Z">
                  <w:rPr/>
                </w:rPrChange>
              </w:rPr>
              <w:tab/>
            </w:r>
            <w:proofErr w:type="spellStart"/>
            <w:r w:rsidRPr="00BB5FCD">
              <w:rPr>
                <w:lang w:val="en-US"/>
                <w:rPrChange w:id="828" w:author="LINA MARIA PENA ACEVEDO" w:date="2024-06-25T18:31:00Z">
                  <w:rPr/>
                </w:rPrChange>
              </w:rPr>
              <w:t>Icme</w:t>
            </w:r>
            <w:proofErr w:type="spellEnd"/>
            <w:r w:rsidRPr="00BB5FCD">
              <w:rPr>
                <w:lang w:val="en-US"/>
                <w:rPrChange w:id="829" w:author="LINA MARIA PENA ACEVEDO" w:date="2024-06-25T18:31:00Z">
                  <w:rPr/>
                </w:rPrChange>
              </w:rPr>
              <w:t xml:space="preserve"> F, </w:t>
            </w:r>
            <w:proofErr w:type="spellStart"/>
            <w:r w:rsidRPr="00BB5FCD">
              <w:rPr>
                <w:lang w:val="en-US"/>
                <w:rPrChange w:id="830" w:author="LINA MARIA PENA ACEVEDO" w:date="2024-06-25T18:31:00Z">
                  <w:rPr/>
                </w:rPrChange>
              </w:rPr>
              <w:t>Avci</w:t>
            </w:r>
            <w:proofErr w:type="spellEnd"/>
            <w:r w:rsidRPr="00BB5FCD">
              <w:rPr>
                <w:lang w:val="en-US"/>
                <w:rPrChange w:id="831" w:author="LINA MARIA PENA ACEVEDO" w:date="2024-06-25T18:31:00Z">
                  <w:rPr/>
                </w:rPrChange>
              </w:rPr>
              <w:t xml:space="preserve"> A, Yilmaz N, </w:t>
            </w:r>
            <w:proofErr w:type="spellStart"/>
            <w:r w:rsidRPr="00BB5FCD">
              <w:rPr>
                <w:lang w:val="en-US"/>
                <w:rPrChange w:id="832" w:author="LINA MARIA PENA ACEVEDO" w:date="2024-06-25T18:31:00Z">
                  <w:rPr/>
                </w:rPrChange>
              </w:rPr>
              <w:t>Urfalıoglu</w:t>
            </w:r>
            <w:proofErr w:type="spellEnd"/>
            <w:r w:rsidRPr="00BB5FCD">
              <w:rPr>
                <w:lang w:val="en-US"/>
                <w:rPrChange w:id="833" w:author="LINA MARIA PENA ACEVEDO" w:date="2024-06-25T18:31:00Z">
                  <w:rPr/>
                </w:rPrChange>
              </w:rPr>
              <w:t xml:space="preserve"> AB, </w:t>
            </w:r>
            <w:proofErr w:type="spellStart"/>
            <w:r w:rsidRPr="00BB5FCD">
              <w:rPr>
                <w:lang w:val="en-US"/>
                <w:rPrChange w:id="834" w:author="LINA MARIA PENA ACEVEDO" w:date="2024-06-25T18:31:00Z">
                  <w:rPr/>
                </w:rPrChange>
              </w:rPr>
              <w:t>Avci</w:t>
            </w:r>
            <w:proofErr w:type="spellEnd"/>
            <w:r w:rsidRPr="00BB5FCD">
              <w:rPr>
                <w:lang w:val="en-US"/>
                <w:rPrChange w:id="835" w:author="LINA MARIA PENA ACEVEDO" w:date="2024-06-25T18:31:00Z">
                  <w:rPr/>
                </w:rPrChange>
              </w:rPr>
              <w:t xml:space="preserve"> BS, </w:t>
            </w:r>
            <w:proofErr w:type="spellStart"/>
            <w:r w:rsidRPr="00BB5FCD">
              <w:rPr>
                <w:lang w:val="en-US"/>
                <w:rPrChange w:id="836" w:author="LINA MARIA PENA ACEVEDO" w:date="2024-06-25T18:31:00Z">
                  <w:rPr/>
                </w:rPrChange>
              </w:rPr>
              <w:t>Yesiloglu</w:t>
            </w:r>
            <w:proofErr w:type="spellEnd"/>
            <w:r w:rsidRPr="00BB5FCD">
              <w:rPr>
                <w:lang w:val="en-US"/>
                <w:rPrChange w:id="837" w:author="LINA MARIA PENA ACEVEDO" w:date="2024-06-25T18:31:00Z">
                  <w:rPr/>
                </w:rPrChange>
              </w:rPr>
              <w:t xml:space="preserve"> O, et al. The Role of Procalcitonin in Predicting Necessity of Antivenom Administration and Clinical Severity in Snake Bites. Tohoku J Exp Med. </w:t>
            </w:r>
            <w:proofErr w:type="gramStart"/>
            <w:r w:rsidRPr="00BB5FCD">
              <w:rPr>
                <w:lang w:val="en-US"/>
                <w:rPrChange w:id="838" w:author="LINA MARIA PENA ACEVEDO" w:date="2024-06-25T18:31:00Z">
                  <w:rPr/>
                </w:rPrChange>
              </w:rPr>
              <w:t>2022;257:291</w:t>
            </w:r>
            <w:proofErr w:type="gramEnd"/>
            <w:r w:rsidRPr="00BB5FCD">
              <w:rPr>
                <w:lang w:val="en-US"/>
                <w:rPrChange w:id="839" w:author="LINA MARIA PENA ACEVEDO" w:date="2024-06-25T18:31:00Z">
                  <w:rPr/>
                </w:rPrChange>
              </w:rPr>
              <w:t xml:space="preserve">–9. </w:t>
            </w:r>
          </w:ins>
        </w:p>
        <w:p w14:paraId="0A628753" w14:textId="77777777" w:rsidR="003323D6" w:rsidRDefault="003323D6">
          <w:pPr>
            <w:autoSpaceDE w:val="0"/>
            <w:autoSpaceDN w:val="0"/>
            <w:ind w:hanging="640"/>
            <w:divId w:val="1493374981"/>
            <w:rPr>
              <w:ins w:id="840" w:author="Ama de Berrio" w:date="2024-06-25T17:54:00Z"/>
            </w:rPr>
          </w:pPr>
          <w:ins w:id="841" w:author="Ama de Berrio" w:date="2024-06-25T17:54:00Z">
            <w:r w:rsidRPr="00BB5FCD">
              <w:rPr>
                <w:lang w:val="en-US"/>
                <w:rPrChange w:id="842" w:author="LINA MARIA PENA ACEVEDO" w:date="2024-06-25T18:31:00Z">
                  <w:rPr/>
                </w:rPrChange>
              </w:rPr>
              <w:t>27.</w:t>
            </w:r>
            <w:r w:rsidRPr="00BB5FCD">
              <w:rPr>
                <w:lang w:val="en-US"/>
                <w:rPrChange w:id="843" w:author="LINA MARIA PENA ACEVEDO" w:date="2024-06-25T18:31:00Z">
                  <w:rPr/>
                </w:rPrChange>
              </w:rPr>
              <w:tab/>
            </w:r>
            <w:proofErr w:type="spellStart"/>
            <w:r w:rsidRPr="00BB5FCD">
              <w:rPr>
                <w:lang w:val="en-US"/>
                <w:rPrChange w:id="844" w:author="LINA MARIA PENA ACEVEDO" w:date="2024-06-25T18:31:00Z">
                  <w:rPr/>
                </w:rPrChange>
              </w:rPr>
              <w:t>Narvencar</w:t>
            </w:r>
            <w:proofErr w:type="spellEnd"/>
            <w:r w:rsidRPr="00BB5FCD">
              <w:rPr>
                <w:lang w:val="en-US"/>
                <w:rPrChange w:id="845" w:author="LINA MARIA PENA ACEVEDO" w:date="2024-06-25T18:31:00Z">
                  <w:rPr/>
                </w:rPrChange>
              </w:rPr>
              <w:t xml:space="preserve"> KPS, Favas TT, Dias A. Predictors of complications in venomous snakebites. </w:t>
            </w:r>
            <w:proofErr w:type="spellStart"/>
            <w:r>
              <w:t>Indian</w:t>
            </w:r>
            <w:proofErr w:type="spellEnd"/>
            <w:r>
              <w:t xml:space="preserve"> J </w:t>
            </w:r>
            <w:proofErr w:type="spellStart"/>
            <w:r>
              <w:t>Med</w:t>
            </w:r>
            <w:proofErr w:type="spellEnd"/>
            <w:r>
              <w:t xml:space="preserve"> </w:t>
            </w:r>
            <w:proofErr w:type="spellStart"/>
            <w:r>
              <w:t>Sci</w:t>
            </w:r>
            <w:proofErr w:type="spellEnd"/>
            <w:r>
              <w:t xml:space="preserve">. 2022 </w:t>
            </w:r>
            <w:proofErr w:type="spellStart"/>
            <w:r>
              <w:t>Aug</w:t>
            </w:r>
            <w:proofErr w:type="spellEnd"/>
            <w:r>
              <w:t xml:space="preserve"> 4;74(2):86. </w:t>
            </w:r>
          </w:ins>
        </w:p>
        <w:p w14:paraId="00EE2617" w14:textId="77777777" w:rsidR="003323D6" w:rsidRPr="00BB5FCD" w:rsidRDefault="003323D6">
          <w:pPr>
            <w:autoSpaceDE w:val="0"/>
            <w:autoSpaceDN w:val="0"/>
            <w:ind w:hanging="640"/>
            <w:divId w:val="144662924"/>
            <w:rPr>
              <w:ins w:id="846" w:author="Ama de Berrio" w:date="2024-06-25T17:54:00Z"/>
              <w:lang w:val="en-US"/>
              <w:rPrChange w:id="847" w:author="LINA MARIA PENA ACEVEDO" w:date="2024-06-25T18:31:00Z">
                <w:rPr>
                  <w:ins w:id="848" w:author="Ama de Berrio" w:date="2024-06-25T17:54:00Z"/>
                </w:rPr>
              </w:rPrChange>
            </w:rPr>
          </w:pPr>
          <w:ins w:id="849" w:author="Ama de Berrio" w:date="2024-06-25T17:54:00Z">
            <w:r>
              <w:t>28.</w:t>
            </w:r>
            <w:r>
              <w:tab/>
              <w:t xml:space="preserve">Dirección de Vigilancia y Análisis del Riesgo en Salud Pública. Informe de evento: Accidente Ofídico, 2021. SIVIGILA, Instituto Nacional de Salud. </w:t>
            </w:r>
            <w:r w:rsidRPr="00BB5FCD">
              <w:rPr>
                <w:lang w:val="en-US"/>
                <w:rPrChange w:id="850" w:author="LINA MARIA PENA ACEVEDO" w:date="2024-06-25T18:31:00Z">
                  <w:rPr/>
                </w:rPrChange>
              </w:rPr>
              <w:t>Bogotá, D. C., Colombia</w:t>
            </w:r>
            <w:proofErr w:type="gramStart"/>
            <w:r w:rsidRPr="00BB5FCD">
              <w:rPr>
                <w:lang w:val="en-US"/>
                <w:rPrChange w:id="851" w:author="LINA MARIA PENA ACEVEDO" w:date="2024-06-25T18:31:00Z">
                  <w:rPr/>
                </w:rPrChange>
              </w:rPr>
              <w:t>.;</w:t>
            </w:r>
            <w:proofErr w:type="gramEnd"/>
            <w:r w:rsidRPr="00BB5FCD">
              <w:rPr>
                <w:lang w:val="en-US"/>
                <w:rPrChange w:id="852" w:author="LINA MARIA PENA ACEVEDO" w:date="2024-06-25T18:31:00Z">
                  <w:rPr/>
                </w:rPrChange>
              </w:rPr>
              <w:t xml:space="preserve"> </w:t>
            </w:r>
          </w:ins>
        </w:p>
        <w:p w14:paraId="4B37F6E7" w14:textId="77777777" w:rsidR="003323D6" w:rsidRPr="00BB5FCD" w:rsidRDefault="003323D6">
          <w:pPr>
            <w:autoSpaceDE w:val="0"/>
            <w:autoSpaceDN w:val="0"/>
            <w:ind w:hanging="640"/>
            <w:divId w:val="304314455"/>
            <w:rPr>
              <w:ins w:id="853" w:author="Ama de Berrio" w:date="2024-06-25T17:54:00Z"/>
              <w:lang w:val="en-US"/>
              <w:rPrChange w:id="854" w:author="LINA MARIA PENA ACEVEDO" w:date="2024-06-25T18:31:00Z">
                <w:rPr>
                  <w:ins w:id="855" w:author="Ama de Berrio" w:date="2024-06-25T17:54:00Z"/>
                </w:rPr>
              </w:rPrChange>
            </w:rPr>
          </w:pPr>
          <w:ins w:id="856" w:author="Ama de Berrio" w:date="2024-06-25T17:54:00Z">
            <w:r w:rsidRPr="00BB5FCD">
              <w:rPr>
                <w:lang w:val="en-US"/>
                <w:rPrChange w:id="857" w:author="LINA MARIA PENA ACEVEDO" w:date="2024-06-25T18:31:00Z">
                  <w:rPr/>
                </w:rPrChange>
              </w:rPr>
              <w:t>29.</w:t>
            </w:r>
            <w:r w:rsidRPr="00BB5FCD">
              <w:rPr>
                <w:lang w:val="en-US"/>
                <w:rPrChange w:id="858" w:author="LINA MARIA PENA ACEVEDO" w:date="2024-06-25T18:31:00Z">
                  <w:rPr/>
                </w:rPrChange>
              </w:rPr>
              <w:tab/>
              <w:t xml:space="preserve">Williams DJ, Faiz MA, Abela-Ridder B, Ainsworth S, </w:t>
            </w:r>
            <w:proofErr w:type="spellStart"/>
            <w:r w:rsidRPr="00BB5FCD">
              <w:rPr>
                <w:lang w:val="en-US"/>
                <w:rPrChange w:id="859" w:author="LINA MARIA PENA ACEVEDO" w:date="2024-06-25T18:31:00Z">
                  <w:rPr/>
                </w:rPrChange>
              </w:rPr>
              <w:t>Bulfone</w:t>
            </w:r>
            <w:proofErr w:type="spellEnd"/>
            <w:r w:rsidRPr="00BB5FCD">
              <w:rPr>
                <w:lang w:val="en-US"/>
                <w:rPrChange w:id="860" w:author="LINA MARIA PENA ACEVEDO" w:date="2024-06-25T18:31:00Z">
                  <w:rPr/>
                </w:rPrChange>
              </w:rPr>
              <w:t xml:space="preserve"> TC, Nickerson AD, et al. Strategy for a globally coordinated response to a priority neglected tropical disease: Snakebite envenoming. </w:t>
            </w:r>
            <w:proofErr w:type="spellStart"/>
            <w:r w:rsidRPr="00BB5FCD">
              <w:rPr>
                <w:lang w:val="en-US"/>
                <w:rPrChange w:id="861" w:author="LINA MARIA PENA ACEVEDO" w:date="2024-06-25T18:31:00Z">
                  <w:rPr/>
                </w:rPrChange>
              </w:rPr>
              <w:t>PLoS</w:t>
            </w:r>
            <w:proofErr w:type="spellEnd"/>
            <w:r w:rsidRPr="00BB5FCD">
              <w:rPr>
                <w:lang w:val="en-US"/>
                <w:rPrChange w:id="862" w:author="LINA MARIA PENA ACEVEDO" w:date="2024-06-25T18:31:00Z">
                  <w:rPr/>
                </w:rPrChange>
              </w:rPr>
              <w:t xml:space="preserve"> </w:t>
            </w:r>
            <w:proofErr w:type="spellStart"/>
            <w:r w:rsidRPr="00BB5FCD">
              <w:rPr>
                <w:lang w:val="en-US"/>
                <w:rPrChange w:id="863" w:author="LINA MARIA PENA ACEVEDO" w:date="2024-06-25T18:31:00Z">
                  <w:rPr/>
                </w:rPrChange>
              </w:rPr>
              <w:t>Negl</w:t>
            </w:r>
            <w:proofErr w:type="spellEnd"/>
            <w:r w:rsidRPr="00BB5FCD">
              <w:rPr>
                <w:lang w:val="en-US"/>
                <w:rPrChange w:id="864" w:author="LINA MARIA PENA ACEVEDO" w:date="2024-06-25T18:31:00Z">
                  <w:rPr/>
                </w:rPrChange>
              </w:rPr>
              <w:t xml:space="preserve"> Trop Dis. 2019;13(2):12–4. </w:t>
            </w:r>
          </w:ins>
        </w:p>
        <w:p w14:paraId="3D07DEC0" w14:textId="77777777" w:rsidR="003323D6" w:rsidRPr="00BB5FCD" w:rsidRDefault="003323D6">
          <w:pPr>
            <w:autoSpaceDE w:val="0"/>
            <w:autoSpaceDN w:val="0"/>
            <w:ind w:hanging="640"/>
            <w:divId w:val="313336556"/>
            <w:rPr>
              <w:ins w:id="865" w:author="Ama de Berrio" w:date="2024-06-25T17:54:00Z"/>
              <w:lang w:val="en-US"/>
              <w:rPrChange w:id="866" w:author="LINA MARIA PENA ACEVEDO" w:date="2024-06-25T18:31:00Z">
                <w:rPr>
                  <w:ins w:id="867" w:author="Ama de Berrio" w:date="2024-06-25T17:54:00Z"/>
                </w:rPr>
              </w:rPrChange>
            </w:rPr>
          </w:pPr>
          <w:ins w:id="868" w:author="Ama de Berrio" w:date="2024-06-25T17:54:00Z">
            <w:r w:rsidRPr="00BB5FCD">
              <w:rPr>
                <w:lang w:val="en-US"/>
                <w:rPrChange w:id="869" w:author="LINA MARIA PENA ACEVEDO" w:date="2024-06-25T18:31:00Z">
                  <w:rPr/>
                </w:rPrChange>
              </w:rPr>
              <w:t>30.</w:t>
            </w:r>
            <w:r w:rsidRPr="00BB5FCD">
              <w:rPr>
                <w:lang w:val="en-US"/>
                <w:rPrChange w:id="870" w:author="LINA MARIA PENA ACEVEDO" w:date="2024-06-25T18:31:00Z">
                  <w:rPr/>
                </w:rPrChange>
              </w:rPr>
              <w:tab/>
              <w:t xml:space="preserve">Mahmood MA, Halliday D, Cumming R, </w:t>
            </w:r>
            <w:proofErr w:type="spellStart"/>
            <w:r w:rsidRPr="00BB5FCD">
              <w:rPr>
                <w:lang w:val="en-US"/>
                <w:rPrChange w:id="871" w:author="LINA MARIA PENA ACEVEDO" w:date="2024-06-25T18:31:00Z">
                  <w:rPr/>
                </w:rPrChange>
              </w:rPr>
              <w:t>Thwin</w:t>
            </w:r>
            <w:proofErr w:type="spellEnd"/>
            <w:r w:rsidRPr="00BB5FCD">
              <w:rPr>
                <w:lang w:val="en-US"/>
                <w:rPrChange w:id="872" w:author="LINA MARIA PENA ACEVEDO" w:date="2024-06-25T18:31:00Z">
                  <w:rPr/>
                </w:rPrChange>
              </w:rPr>
              <w:t xml:space="preserve"> KT, </w:t>
            </w:r>
            <w:proofErr w:type="spellStart"/>
            <w:r w:rsidRPr="00BB5FCD">
              <w:rPr>
                <w:lang w:val="en-US"/>
                <w:rPrChange w:id="873" w:author="LINA MARIA PENA ACEVEDO" w:date="2024-06-25T18:31:00Z">
                  <w:rPr/>
                </w:rPrChange>
              </w:rPr>
              <w:t>Myitzu</w:t>
            </w:r>
            <w:proofErr w:type="spellEnd"/>
            <w:r w:rsidRPr="00BB5FCD">
              <w:rPr>
                <w:lang w:val="en-US"/>
                <w:rPrChange w:id="874" w:author="LINA MARIA PENA ACEVEDO" w:date="2024-06-25T18:31:00Z">
                  <w:rPr/>
                </w:rPrChange>
              </w:rPr>
              <w:t xml:space="preserve"> M, White J, et al. Inadequate knowledge about snakebite envenoming symptoms and application of </w:t>
            </w:r>
            <w:r w:rsidRPr="00BB5FCD">
              <w:rPr>
                <w:lang w:val="en-US"/>
                <w:rPrChange w:id="875" w:author="LINA MARIA PENA ACEVEDO" w:date="2024-06-25T18:31:00Z">
                  <w:rPr/>
                </w:rPrChange>
              </w:rPr>
              <w:lastRenderedPageBreak/>
              <w:t xml:space="preserve">harmful first aid methods in the community in high snakebite incidence areas of Myanmar. </w:t>
            </w:r>
            <w:proofErr w:type="spellStart"/>
            <w:r w:rsidRPr="00BB5FCD">
              <w:rPr>
                <w:lang w:val="en-US"/>
                <w:rPrChange w:id="876" w:author="LINA MARIA PENA ACEVEDO" w:date="2024-06-25T18:31:00Z">
                  <w:rPr/>
                </w:rPrChange>
              </w:rPr>
              <w:t>PLoS</w:t>
            </w:r>
            <w:proofErr w:type="spellEnd"/>
            <w:r w:rsidRPr="00BB5FCD">
              <w:rPr>
                <w:lang w:val="en-US"/>
                <w:rPrChange w:id="877" w:author="LINA MARIA PENA ACEVEDO" w:date="2024-06-25T18:31:00Z">
                  <w:rPr/>
                </w:rPrChange>
              </w:rPr>
              <w:t xml:space="preserve"> </w:t>
            </w:r>
            <w:proofErr w:type="spellStart"/>
            <w:r w:rsidRPr="00BB5FCD">
              <w:rPr>
                <w:lang w:val="en-US"/>
                <w:rPrChange w:id="878" w:author="LINA MARIA PENA ACEVEDO" w:date="2024-06-25T18:31:00Z">
                  <w:rPr/>
                </w:rPrChange>
              </w:rPr>
              <w:t>Negl</w:t>
            </w:r>
            <w:proofErr w:type="spellEnd"/>
            <w:r w:rsidRPr="00BB5FCD">
              <w:rPr>
                <w:lang w:val="en-US"/>
                <w:rPrChange w:id="879" w:author="LINA MARIA PENA ACEVEDO" w:date="2024-06-25T18:31:00Z">
                  <w:rPr/>
                </w:rPrChange>
              </w:rPr>
              <w:t xml:space="preserve"> Trop Dis. 2019;13(2</w:t>
            </w:r>
            <w:proofErr w:type="gramStart"/>
            <w:r w:rsidRPr="00BB5FCD">
              <w:rPr>
                <w:lang w:val="en-US"/>
                <w:rPrChange w:id="880" w:author="LINA MARIA PENA ACEVEDO" w:date="2024-06-25T18:31:00Z">
                  <w:rPr/>
                </w:rPrChange>
              </w:rPr>
              <w:t>):e</w:t>
            </w:r>
            <w:proofErr w:type="gramEnd"/>
            <w:r w:rsidRPr="00BB5FCD">
              <w:rPr>
                <w:lang w:val="en-US"/>
                <w:rPrChange w:id="881" w:author="LINA MARIA PENA ACEVEDO" w:date="2024-06-25T18:31:00Z">
                  <w:rPr/>
                </w:rPrChange>
              </w:rPr>
              <w:t xml:space="preserve">0007171. </w:t>
            </w:r>
          </w:ins>
        </w:p>
        <w:p w14:paraId="71F94117" w14:textId="77777777" w:rsidR="003323D6" w:rsidRPr="00BB5FCD" w:rsidRDefault="003323D6">
          <w:pPr>
            <w:autoSpaceDE w:val="0"/>
            <w:autoSpaceDN w:val="0"/>
            <w:ind w:hanging="640"/>
            <w:divId w:val="2135059651"/>
            <w:rPr>
              <w:ins w:id="882" w:author="Ama de Berrio" w:date="2024-06-25T17:54:00Z"/>
              <w:lang w:val="en-US"/>
              <w:rPrChange w:id="883" w:author="LINA MARIA PENA ACEVEDO" w:date="2024-06-25T18:31:00Z">
                <w:rPr>
                  <w:ins w:id="884" w:author="Ama de Berrio" w:date="2024-06-25T17:54:00Z"/>
                </w:rPr>
              </w:rPrChange>
            </w:rPr>
          </w:pPr>
          <w:ins w:id="885" w:author="Ama de Berrio" w:date="2024-06-25T17:54:00Z">
            <w:r w:rsidRPr="00BB5FCD">
              <w:rPr>
                <w:lang w:val="en-US"/>
                <w:rPrChange w:id="886" w:author="LINA MARIA PENA ACEVEDO" w:date="2024-06-25T18:31:00Z">
                  <w:rPr/>
                </w:rPrChange>
              </w:rPr>
              <w:t>31.</w:t>
            </w:r>
            <w:r w:rsidRPr="00BB5FCD">
              <w:rPr>
                <w:lang w:val="en-US"/>
                <w:rPrChange w:id="887" w:author="LINA MARIA PENA ACEVEDO" w:date="2024-06-25T18:31:00Z">
                  <w:rPr/>
                </w:rPrChange>
              </w:rPr>
              <w:tab/>
            </w:r>
            <w:proofErr w:type="spellStart"/>
            <w:r w:rsidRPr="00BB5FCD">
              <w:rPr>
                <w:lang w:val="en-US"/>
                <w:rPrChange w:id="888" w:author="LINA MARIA PENA ACEVEDO" w:date="2024-06-25T18:31:00Z">
                  <w:rPr/>
                </w:rPrChange>
              </w:rPr>
              <w:t>Singaravelu</w:t>
            </w:r>
            <w:proofErr w:type="spellEnd"/>
            <w:r w:rsidRPr="00BB5FCD">
              <w:rPr>
                <w:lang w:val="en-US"/>
                <w:rPrChange w:id="889" w:author="LINA MARIA PENA ACEVEDO" w:date="2024-06-25T18:31:00Z">
                  <w:rPr/>
                </w:rPrChange>
              </w:rPr>
              <w:t xml:space="preserve"> KP, Pandit VR, </w:t>
            </w:r>
            <w:proofErr w:type="spellStart"/>
            <w:r w:rsidRPr="00BB5FCD">
              <w:rPr>
                <w:lang w:val="en-US"/>
                <w:rPrChange w:id="890" w:author="LINA MARIA PENA ACEVEDO" w:date="2024-06-25T18:31:00Z">
                  <w:rPr/>
                </w:rPrChange>
              </w:rPr>
              <w:t>Chinnakali</w:t>
            </w:r>
            <w:proofErr w:type="spellEnd"/>
            <w:r w:rsidRPr="00BB5FCD">
              <w:rPr>
                <w:lang w:val="en-US"/>
                <w:rPrChange w:id="891" w:author="LINA MARIA PENA ACEVEDO" w:date="2024-06-25T18:31:00Z">
                  <w:rPr/>
                </w:rPrChange>
              </w:rPr>
              <w:t xml:space="preserve"> P, </w:t>
            </w:r>
            <w:proofErr w:type="spellStart"/>
            <w:r w:rsidRPr="00BB5FCD">
              <w:rPr>
                <w:lang w:val="en-US"/>
                <w:rPrChange w:id="892" w:author="LINA MARIA PENA ACEVEDO" w:date="2024-06-25T18:31:00Z">
                  <w:rPr/>
                </w:rPrChange>
              </w:rPr>
              <w:t>Bammigatti</w:t>
            </w:r>
            <w:proofErr w:type="spellEnd"/>
            <w:r w:rsidRPr="00BB5FCD">
              <w:rPr>
                <w:lang w:val="en-US"/>
                <w:rPrChange w:id="893" w:author="LINA MARIA PENA ACEVEDO" w:date="2024-06-25T18:31:00Z">
                  <w:rPr/>
                </w:rPrChange>
              </w:rPr>
              <w:t xml:space="preserve"> C. Pre-hospital care and its association with clinical outcome of snakebite victims presenting at a tertiary care referral hospital in South India. Trop </w:t>
            </w:r>
            <w:proofErr w:type="spellStart"/>
            <w:r w:rsidRPr="00BB5FCD">
              <w:rPr>
                <w:lang w:val="en-US"/>
                <w:rPrChange w:id="894" w:author="LINA MARIA PENA ACEVEDO" w:date="2024-06-25T18:31:00Z">
                  <w:rPr/>
                </w:rPrChange>
              </w:rPr>
              <w:t>Doct</w:t>
            </w:r>
            <w:proofErr w:type="spellEnd"/>
            <w:r w:rsidRPr="00BB5FCD">
              <w:rPr>
                <w:lang w:val="en-US"/>
                <w:rPrChange w:id="895" w:author="LINA MARIA PENA ACEVEDO" w:date="2024-06-25T18:31:00Z">
                  <w:rPr/>
                </w:rPrChange>
              </w:rPr>
              <w:t xml:space="preserve">. 2021 Jan 27;51(1):77–80. </w:t>
            </w:r>
          </w:ins>
        </w:p>
        <w:p w14:paraId="02430B4A" w14:textId="77777777" w:rsidR="003323D6" w:rsidRDefault="003323D6">
          <w:pPr>
            <w:autoSpaceDE w:val="0"/>
            <w:autoSpaceDN w:val="0"/>
            <w:ind w:hanging="640"/>
            <w:divId w:val="1564827425"/>
            <w:rPr>
              <w:ins w:id="896" w:author="Ama de Berrio" w:date="2024-06-25T17:54:00Z"/>
            </w:rPr>
          </w:pPr>
          <w:ins w:id="897" w:author="Ama de Berrio" w:date="2024-06-25T17:54:00Z">
            <w:r w:rsidRPr="00BB5FCD">
              <w:rPr>
                <w:lang w:val="en-US"/>
                <w:rPrChange w:id="898" w:author="LINA MARIA PENA ACEVEDO" w:date="2024-06-25T18:31:00Z">
                  <w:rPr/>
                </w:rPrChange>
              </w:rPr>
              <w:t>32.</w:t>
            </w:r>
            <w:r w:rsidRPr="00BB5FCD">
              <w:rPr>
                <w:lang w:val="en-US"/>
                <w:rPrChange w:id="899" w:author="LINA MARIA PENA ACEVEDO" w:date="2024-06-25T18:31:00Z">
                  <w:rPr/>
                </w:rPrChange>
              </w:rPr>
              <w:tab/>
              <w:t xml:space="preserve">Gutiérrez JM, </w:t>
            </w:r>
            <w:proofErr w:type="spellStart"/>
            <w:r w:rsidRPr="00BB5FCD">
              <w:rPr>
                <w:lang w:val="en-US"/>
                <w:rPrChange w:id="900" w:author="LINA MARIA PENA ACEVEDO" w:date="2024-06-25T18:31:00Z">
                  <w:rPr/>
                </w:rPrChange>
              </w:rPr>
              <w:t>Calvete</w:t>
            </w:r>
            <w:proofErr w:type="spellEnd"/>
            <w:r w:rsidRPr="00BB5FCD">
              <w:rPr>
                <w:lang w:val="en-US"/>
                <w:rPrChange w:id="901" w:author="LINA MARIA PENA ACEVEDO" w:date="2024-06-25T18:31:00Z">
                  <w:rPr/>
                </w:rPrChange>
              </w:rPr>
              <w:t xml:space="preserve"> JJ, Habib AG, Harrison RA, Williams DJ, </w:t>
            </w:r>
            <w:proofErr w:type="spellStart"/>
            <w:r w:rsidRPr="00BB5FCD">
              <w:rPr>
                <w:lang w:val="en-US"/>
                <w:rPrChange w:id="902" w:author="LINA MARIA PENA ACEVEDO" w:date="2024-06-25T18:31:00Z">
                  <w:rPr/>
                </w:rPrChange>
              </w:rPr>
              <w:t>Warrell</w:t>
            </w:r>
            <w:proofErr w:type="spellEnd"/>
            <w:r w:rsidRPr="00BB5FCD">
              <w:rPr>
                <w:lang w:val="en-US"/>
                <w:rPrChange w:id="903" w:author="LINA MARIA PENA ACEVEDO" w:date="2024-06-25T18:31:00Z">
                  <w:rPr/>
                </w:rPrChange>
              </w:rPr>
              <w:t xml:space="preserve"> DA. </w:t>
            </w:r>
            <w:proofErr w:type="spellStart"/>
            <w:r>
              <w:t>Snakebite</w:t>
            </w:r>
            <w:proofErr w:type="spellEnd"/>
            <w:r>
              <w:t xml:space="preserve"> </w:t>
            </w:r>
            <w:proofErr w:type="spellStart"/>
            <w:r>
              <w:t>envenoming</w:t>
            </w:r>
            <w:proofErr w:type="spellEnd"/>
            <w:r>
              <w:t xml:space="preserve">. </w:t>
            </w:r>
            <w:proofErr w:type="spellStart"/>
            <w:r>
              <w:t>Nat</w:t>
            </w:r>
            <w:proofErr w:type="spellEnd"/>
            <w:r>
              <w:t xml:space="preserve"> </w:t>
            </w:r>
            <w:proofErr w:type="spellStart"/>
            <w:r>
              <w:t>Rev</w:t>
            </w:r>
            <w:proofErr w:type="spellEnd"/>
            <w:r>
              <w:t xml:space="preserve"> </w:t>
            </w:r>
            <w:proofErr w:type="spellStart"/>
            <w:r>
              <w:t>Dis</w:t>
            </w:r>
            <w:proofErr w:type="spellEnd"/>
            <w:r>
              <w:t xml:space="preserve"> </w:t>
            </w:r>
            <w:proofErr w:type="spellStart"/>
            <w:r>
              <w:t>Primers</w:t>
            </w:r>
            <w:proofErr w:type="spellEnd"/>
            <w:r>
              <w:t xml:space="preserve">. 2017 </w:t>
            </w:r>
            <w:proofErr w:type="spellStart"/>
            <w:r>
              <w:t>Sep</w:t>
            </w:r>
            <w:proofErr w:type="spellEnd"/>
            <w:r>
              <w:t xml:space="preserve"> 14;3(1):17063. </w:t>
            </w:r>
          </w:ins>
        </w:p>
        <w:p w14:paraId="6114DA24" w14:textId="77777777" w:rsidR="003323D6" w:rsidRPr="00BB5FCD" w:rsidRDefault="003323D6">
          <w:pPr>
            <w:autoSpaceDE w:val="0"/>
            <w:autoSpaceDN w:val="0"/>
            <w:ind w:hanging="640"/>
            <w:divId w:val="1316566003"/>
            <w:rPr>
              <w:ins w:id="904" w:author="Ama de Berrio" w:date="2024-06-25T17:54:00Z"/>
              <w:lang w:val="en-US"/>
              <w:rPrChange w:id="905" w:author="LINA MARIA PENA ACEVEDO" w:date="2024-06-25T18:31:00Z">
                <w:rPr>
                  <w:ins w:id="906" w:author="Ama de Berrio" w:date="2024-06-25T17:54:00Z"/>
                </w:rPr>
              </w:rPrChange>
            </w:rPr>
          </w:pPr>
          <w:ins w:id="907" w:author="Ama de Berrio" w:date="2024-06-25T17:54:00Z">
            <w:r>
              <w:t>33.</w:t>
            </w:r>
            <w:r>
              <w:tab/>
              <w:t>Brenes-</w:t>
            </w:r>
            <w:proofErr w:type="spellStart"/>
            <w:r>
              <w:t>Chacon</w:t>
            </w:r>
            <w:proofErr w:type="spellEnd"/>
            <w:r>
              <w:t xml:space="preserve"> H, Gutiérrez JM, </w:t>
            </w:r>
            <w:proofErr w:type="spellStart"/>
            <w:r>
              <w:t>Avila-Aguero</w:t>
            </w:r>
            <w:proofErr w:type="spellEnd"/>
            <w:r>
              <w:t xml:space="preserve"> ML. </w:t>
            </w:r>
            <w:r w:rsidRPr="00BB5FCD">
              <w:rPr>
                <w:lang w:val="en-US"/>
                <w:rPrChange w:id="908" w:author="LINA MARIA PENA ACEVEDO" w:date="2024-06-25T18:31:00Z">
                  <w:rPr/>
                </w:rPrChange>
              </w:rPr>
              <w:t xml:space="preserve">Use of Antibiotics following Snakebite in the Era of Antimicrobial Stewardship. Toxins (Basel). 2024 Jan 11;16(1):37. </w:t>
            </w:r>
          </w:ins>
        </w:p>
        <w:p w14:paraId="78018320" w14:textId="77777777" w:rsidR="003323D6" w:rsidRPr="00BB5FCD" w:rsidRDefault="003323D6">
          <w:pPr>
            <w:autoSpaceDE w:val="0"/>
            <w:autoSpaceDN w:val="0"/>
            <w:ind w:hanging="640"/>
            <w:divId w:val="447360565"/>
            <w:rPr>
              <w:ins w:id="909" w:author="Ama de Berrio" w:date="2024-06-25T17:54:00Z"/>
              <w:lang w:val="en-US"/>
              <w:rPrChange w:id="910" w:author="LINA MARIA PENA ACEVEDO" w:date="2024-06-25T18:31:00Z">
                <w:rPr>
                  <w:ins w:id="911" w:author="Ama de Berrio" w:date="2024-06-25T17:54:00Z"/>
                </w:rPr>
              </w:rPrChange>
            </w:rPr>
          </w:pPr>
          <w:ins w:id="912" w:author="Ama de Berrio" w:date="2024-06-25T17:54:00Z">
            <w:r w:rsidRPr="00BB5FCD">
              <w:rPr>
                <w:lang w:val="en-US"/>
                <w:rPrChange w:id="913" w:author="LINA MARIA PENA ACEVEDO" w:date="2024-06-25T18:31:00Z">
                  <w:rPr/>
                </w:rPrChange>
              </w:rPr>
              <w:t>34.</w:t>
            </w:r>
            <w:r w:rsidRPr="00BB5FCD">
              <w:rPr>
                <w:lang w:val="en-US"/>
                <w:rPrChange w:id="914" w:author="LINA MARIA PENA ACEVEDO" w:date="2024-06-25T18:31:00Z">
                  <w:rPr/>
                </w:rPrChange>
              </w:rPr>
              <w:tab/>
            </w:r>
            <w:proofErr w:type="spellStart"/>
            <w:r w:rsidRPr="00BB5FCD">
              <w:rPr>
                <w:lang w:val="en-US"/>
                <w:rPrChange w:id="915" w:author="LINA MARIA PENA ACEVEDO" w:date="2024-06-25T18:31:00Z">
                  <w:rPr/>
                </w:rPrChange>
              </w:rPr>
              <w:t>Houcke</w:t>
            </w:r>
            <w:proofErr w:type="spellEnd"/>
            <w:r w:rsidRPr="00BB5FCD">
              <w:rPr>
                <w:lang w:val="en-US"/>
                <w:rPrChange w:id="916" w:author="LINA MARIA PENA ACEVEDO" w:date="2024-06-25T18:31:00Z">
                  <w:rPr/>
                </w:rPrChange>
              </w:rPr>
              <w:t xml:space="preserve"> S, </w:t>
            </w:r>
            <w:proofErr w:type="spellStart"/>
            <w:r w:rsidRPr="00BB5FCD">
              <w:rPr>
                <w:lang w:val="en-US"/>
                <w:rPrChange w:id="917" w:author="LINA MARIA PENA ACEVEDO" w:date="2024-06-25T18:31:00Z">
                  <w:rPr/>
                </w:rPrChange>
              </w:rPr>
              <w:t>Resiere</w:t>
            </w:r>
            <w:proofErr w:type="spellEnd"/>
            <w:r w:rsidRPr="00BB5FCD">
              <w:rPr>
                <w:lang w:val="en-US"/>
                <w:rPrChange w:id="918" w:author="LINA MARIA PENA ACEVEDO" w:date="2024-06-25T18:31:00Z">
                  <w:rPr/>
                </w:rPrChange>
              </w:rPr>
              <w:t xml:space="preserve"> D, </w:t>
            </w:r>
            <w:proofErr w:type="spellStart"/>
            <w:r w:rsidRPr="00BB5FCD">
              <w:rPr>
                <w:lang w:val="en-US"/>
                <w:rPrChange w:id="919" w:author="LINA MARIA PENA ACEVEDO" w:date="2024-06-25T18:31:00Z">
                  <w:rPr/>
                </w:rPrChange>
              </w:rPr>
              <w:t>Lontsingoula</w:t>
            </w:r>
            <w:proofErr w:type="spellEnd"/>
            <w:r w:rsidRPr="00BB5FCD">
              <w:rPr>
                <w:lang w:val="en-US"/>
                <w:rPrChange w:id="920" w:author="LINA MARIA PENA ACEVEDO" w:date="2024-06-25T18:31:00Z">
                  <w:rPr/>
                </w:rPrChange>
              </w:rPr>
              <w:t xml:space="preserve"> GR, Cook F, </w:t>
            </w:r>
            <w:proofErr w:type="spellStart"/>
            <w:r w:rsidRPr="00BB5FCD">
              <w:rPr>
                <w:lang w:val="en-US"/>
                <w:rPrChange w:id="921" w:author="LINA MARIA PENA ACEVEDO" w:date="2024-06-25T18:31:00Z">
                  <w:rPr/>
                </w:rPrChange>
              </w:rPr>
              <w:t>Lafouasse</w:t>
            </w:r>
            <w:proofErr w:type="spellEnd"/>
            <w:r w:rsidRPr="00BB5FCD">
              <w:rPr>
                <w:lang w:val="en-US"/>
                <w:rPrChange w:id="922" w:author="LINA MARIA PENA ACEVEDO" w:date="2024-06-25T18:31:00Z">
                  <w:rPr/>
                </w:rPrChange>
              </w:rPr>
              <w:t xml:space="preserve"> P, </w:t>
            </w:r>
            <w:proofErr w:type="spellStart"/>
            <w:r w:rsidRPr="00BB5FCD">
              <w:rPr>
                <w:lang w:val="en-US"/>
                <w:rPrChange w:id="923" w:author="LINA MARIA PENA ACEVEDO" w:date="2024-06-25T18:31:00Z">
                  <w:rPr/>
                </w:rPrChange>
              </w:rPr>
              <w:t>Pujo</w:t>
            </w:r>
            <w:proofErr w:type="spellEnd"/>
            <w:r w:rsidRPr="00BB5FCD">
              <w:rPr>
                <w:lang w:val="en-US"/>
                <w:rPrChange w:id="924" w:author="LINA MARIA PENA ACEVEDO" w:date="2024-06-25T18:31:00Z">
                  <w:rPr/>
                </w:rPrChange>
              </w:rPr>
              <w:t xml:space="preserve"> JM, et al. Characteristics of snakebite-related infection in French Guiana. Toxins (Basel). 2022;14(2):1–12. </w:t>
            </w:r>
          </w:ins>
        </w:p>
        <w:p w14:paraId="6D10509E" w14:textId="77777777" w:rsidR="003323D6" w:rsidRPr="00BB5FCD" w:rsidRDefault="003323D6">
          <w:pPr>
            <w:autoSpaceDE w:val="0"/>
            <w:autoSpaceDN w:val="0"/>
            <w:ind w:hanging="640"/>
            <w:divId w:val="1633755694"/>
            <w:rPr>
              <w:ins w:id="925" w:author="Ama de Berrio" w:date="2024-06-25T17:54:00Z"/>
              <w:lang w:val="en-US"/>
              <w:rPrChange w:id="926" w:author="LINA MARIA PENA ACEVEDO" w:date="2024-06-25T18:31:00Z">
                <w:rPr>
                  <w:ins w:id="927" w:author="Ama de Berrio" w:date="2024-06-25T17:54:00Z"/>
                </w:rPr>
              </w:rPrChange>
            </w:rPr>
          </w:pPr>
          <w:ins w:id="928" w:author="Ama de Berrio" w:date="2024-06-25T17:54:00Z">
            <w:r w:rsidRPr="00BB5FCD">
              <w:rPr>
                <w:lang w:val="en-US"/>
                <w:rPrChange w:id="929" w:author="LINA MARIA PENA ACEVEDO" w:date="2024-06-25T18:31:00Z">
                  <w:rPr/>
                </w:rPrChange>
              </w:rPr>
              <w:t>35.</w:t>
            </w:r>
            <w:r w:rsidRPr="00BB5FCD">
              <w:rPr>
                <w:lang w:val="en-US"/>
                <w:rPrChange w:id="930" w:author="LINA MARIA PENA ACEVEDO" w:date="2024-06-25T18:31:00Z">
                  <w:rPr/>
                </w:rPrChange>
              </w:rPr>
              <w:tab/>
              <w:t xml:space="preserve">CDC. Antibiotic resistance threats in the United States, 2019. Antimicrobial Resistance &amp; Infection Control. </w:t>
            </w:r>
          </w:ins>
        </w:p>
        <w:p w14:paraId="25F1B01E" w14:textId="77777777" w:rsidR="003323D6" w:rsidRPr="00BB5FCD" w:rsidRDefault="003323D6">
          <w:pPr>
            <w:autoSpaceDE w:val="0"/>
            <w:autoSpaceDN w:val="0"/>
            <w:ind w:hanging="640"/>
            <w:divId w:val="234316462"/>
            <w:rPr>
              <w:ins w:id="931" w:author="Ama de Berrio" w:date="2024-06-25T17:54:00Z"/>
              <w:lang w:val="en-US"/>
              <w:rPrChange w:id="932" w:author="LINA MARIA PENA ACEVEDO" w:date="2024-06-25T18:31:00Z">
                <w:rPr>
                  <w:ins w:id="933" w:author="Ama de Berrio" w:date="2024-06-25T17:54:00Z"/>
                </w:rPr>
              </w:rPrChange>
            </w:rPr>
          </w:pPr>
          <w:ins w:id="934" w:author="Ama de Berrio" w:date="2024-06-25T17:54:00Z">
            <w:r w:rsidRPr="00BB5FCD">
              <w:rPr>
                <w:lang w:val="en-US"/>
                <w:rPrChange w:id="935" w:author="LINA MARIA PENA ACEVEDO" w:date="2024-06-25T18:31:00Z">
                  <w:rPr/>
                </w:rPrChange>
              </w:rPr>
              <w:t>36.</w:t>
            </w:r>
            <w:r w:rsidRPr="00BB5FCD">
              <w:rPr>
                <w:lang w:val="en-US"/>
                <w:rPrChange w:id="936" w:author="LINA MARIA PENA ACEVEDO" w:date="2024-06-25T18:31:00Z">
                  <w:rPr/>
                </w:rPrChange>
              </w:rPr>
              <w:tab/>
              <w:t xml:space="preserve">Blanes Hernández R, Rodríguez Pérez M, Fernández Navarro J, </w:t>
            </w:r>
            <w:proofErr w:type="spellStart"/>
            <w:r w:rsidRPr="00BB5FCD">
              <w:rPr>
                <w:lang w:val="en-US"/>
                <w:rPrChange w:id="937" w:author="LINA MARIA PENA ACEVEDO" w:date="2024-06-25T18:31:00Z">
                  <w:rPr/>
                </w:rPrChange>
              </w:rPr>
              <w:t>Salavert</w:t>
            </w:r>
            <w:proofErr w:type="spellEnd"/>
            <w:r w:rsidRPr="00BB5FCD">
              <w:rPr>
                <w:lang w:val="en-US"/>
                <w:rPrChange w:id="938" w:author="LINA MARIA PENA ACEVEDO" w:date="2024-06-25T18:31:00Z">
                  <w:rPr/>
                </w:rPrChange>
              </w:rPr>
              <w:t xml:space="preserve"> </w:t>
            </w:r>
            <w:proofErr w:type="spellStart"/>
            <w:r w:rsidRPr="00BB5FCD">
              <w:rPr>
                <w:lang w:val="en-US"/>
                <w:rPrChange w:id="939" w:author="LINA MARIA PENA ACEVEDO" w:date="2024-06-25T18:31:00Z">
                  <w:rPr/>
                </w:rPrChange>
              </w:rPr>
              <w:t>Lletí</w:t>
            </w:r>
            <w:proofErr w:type="spellEnd"/>
            <w:r w:rsidRPr="00BB5FCD">
              <w:rPr>
                <w:lang w:val="en-US"/>
                <w:rPrChange w:id="940" w:author="LINA MARIA PENA ACEVEDO" w:date="2024-06-25T18:31:00Z">
                  <w:rPr/>
                </w:rPrChange>
              </w:rPr>
              <w:t xml:space="preserve"> M. Current approach to skin and soft tissue infections. Thinking about continuity of care. </w:t>
            </w:r>
            <w:proofErr w:type="spellStart"/>
            <w:r w:rsidRPr="00BB5FCD">
              <w:rPr>
                <w:lang w:val="en-US"/>
                <w:rPrChange w:id="941" w:author="LINA MARIA PENA ACEVEDO" w:date="2024-06-25T18:31:00Z">
                  <w:rPr/>
                </w:rPrChange>
              </w:rPr>
              <w:t>Revista</w:t>
            </w:r>
            <w:proofErr w:type="spellEnd"/>
            <w:r w:rsidRPr="00BB5FCD">
              <w:rPr>
                <w:lang w:val="en-US"/>
                <w:rPrChange w:id="942" w:author="LINA MARIA PENA ACEVEDO" w:date="2024-06-25T18:31:00Z">
                  <w:rPr/>
                </w:rPrChange>
              </w:rPr>
              <w:t xml:space="preserve"> Española de </w:t>
            </w:r>
            <w:proofErr w:type="spellStart"/>
            <w:r w:rsidRPr="00BB5FCD">
              <w:rPr>
                <w:lang w:val="en-US"/>
                <w:rPrChange w:id="943" w:author="LINA MARIA PENA ACEVEDO" w:date="2024-06-25T18:31:00Z">
                  <w:rPr/>
                </w:rPrChange>
              </w:rPr>
              <w:t>Quimioterapia</w:t>
            </w:r>
            <w:proofErr w:type="spellEnd"/>
            <w:r w:rsidRPr="00BB5FCD">
              <w:rPr>
                <w:lang w:val="en-US"/>
                <w:rPrChange w:id="944" w:author="LINA MARIA PENA ACEVEDO" w:date="2024-06-25T18:31:00Z">
                  <w:rPr/>
                </w:rPrChange>
              </w:rPr>
              <w:t xml:space="preserve">. 2023 Nov 24;36(Suppl1):37–45. </w:t>
            </w:r>
          </w:ins>
        </w:p>
        <w:p w14:paraId="43FE25F9" w14:textId="77777777" w:rsidR="003323D6" w:rsidRPr="00BB5FCD" w:rsidRDefault="003323D6">
          <w:pPr>
            <w:autoSpaceDE w:val="0"/>
            <w:autoSpaceDN w:val="0"/>
            <w:ind w:hanging="640"/>
            <w:divId w:val="188221440"/>
            <w:rPr>
              <w:ins w:id="945" w:author="Ama de Berrio" w:date="2024-06-25T17:54:00Z"/>
              <w:lang w:val="en-US"/>
              <w:rPrChange w:id="946" w:author="LINA MARIA PENA ACEVEDO" w:date="2024-06-25T18:31:00Z">
                <w:rPr>
                  <w:ins w:id="947" w:author="Ama de Berrio" w:date="2024-06-25T17:54:00Z"/>
                </w:rPr>
              </w:rPrChange>
            </w:rPr>
          </w:pPr>
          <w:ins w:id="948" w:author="Ama de Berrio" w:date="2024-06-25T17:54:00Z">
            <w:r w:rsidRPr="00BB5FCD">
              <w:rPr>
                <w:lang w:val="en-US"/>
                <w:rPrChange w:id="949" w:author="LINA MARIA PENA ACEVEDO" w:date="2024-06-25T18:31:00Z">
                  <w:rPr/>
                </w:rPrChange>
              </w:rPr>
              <w:t>37.</w:t>
            </w:r>
            <w:r w:rsidRPr="00BB5FCD">
              <w:rPr>
                <w:lang w:val="en-US"/>
                <w:rPrChange w:id="950" w:author="LINA MARIA PENA ACEVEDO" w:date="2024-06-25T18:31:00Z">
                  <w:rPr/>
                </w:rPrChange>
              </w:rPr>
              <w:tab/>
            </w:r>
            <w:proofErr w:type="spellStart"/>
            <w:r w:rsidRPr="00BB5FCD">
              <w:rPr>
                <w:lang w:val="en-US"/>
                <w:rPrChange w:id="951" w:author="LINA MARIA PENA ACEVEDO" w:date="2024-06-25T18:31:00Z">
                  <w:rPr/>
                </w:rPrChange>
              </w:rPr>
              <w:t>Kasse</w:t>
            </w:r>
            <w:proofErr w:type="spellEnd"/>
            <w:r w:rsidRPr="00BB5FCD">
              <w:rPr>
                <w:lang w:val="en-US"/>
                <w:rPrChange w:id="952" w:author="LINA MARIA PENA ACEVEDO" w:date="2024-06-25T18:31:00Z">
                  <w:rPr/>
                </w:rPrChange>
              </w:rPr>
              <w:t xml:space="preserve"> GE, Humphries J, </w:t>
            </w:r>
            <w:proofErr w:type="spellStart"/>
            <w:r w:rsidRPr="00BB5FCD">
              <w:rPr>
                <w:lang w:val="en-US"/>
                <w:rPrChange w:id="953" w:author="LINA MARIA PENA ACEVEDO" w:date="2024-06-25T18:31:00Z">
                  <w:rPr/>
                </w:rPrChange>
              </w:rPr>
              <w:t>Cosh</w:t>
            </w:r>
            <w:proofErr w:type="spellEnd"/>
            <w:r w:rsidRPr="00BB5FCD">
              <w:rPr>
                <w:lang w:val="en-US"/>
                <w:rPrChange w:id="954" w:author="LINA MARIA PENA ACEVEDO" w:date="2024-06-25T18:31:00Z">
                  <w:rPr/>
                </w:rPrChange>
              </w:rPr>
              <w:t xml:space="preserve"> SM, Islam MS. Factors contributing to the variation in antibiotic prescribing among primary health care physicians: a systematic review. BMC Primary Care. 2024 Jan 2;25(1):8. </w:t>
            </w:r>
          </w:ins>
        </w:p>
        <w:p w14:paraId="08038858" w14:textId="77777777" w:rsidR="003323D6" w:rsidRPr="00BB5FCD" w:rsidRDefault="003323D6">
          <w:pPr>
            <w:autoSpaceDE w:val="0"/>
            <w:autoSpaceDN w:val="0"/>
            <w:ind w:hanging="640"/>
            <w:divId w:val="661154281"/>
            <w:rPr>
              <w:ins w:id="955" w:author="Ama de Berrio" w:date="2024-06-25T17:54:00Z"/>
              <w:lang w:val="en-US"/>
              <w:rPrChange w:id="956" w:author="LINA MARIA PENA ACEVEDO" w:date="2024-06-25T18:31:00Z">
                <w:rPr>
                  <w:ins w:id="957" w:author="Ama de Berrio" w:date="2024-06-25T17:54:00Z"/>
                </w:rPr>
              </w:rPrChange>
            </w:rPr>
          </w:pPr>
          <w:ins w:id="958" w:author="Ama de Berrio" w:date="2024-06-25T17:54:00Z">
            <w:r w:rsidRPr="00BB5FCD">
              <w:rPr>
                <w:lang w:val="en-US"/>
                <w:rPrChange w:id="959" w:author="LINA MARIA PENA ACEVEDO" w:date="2024-06-25T18:31:00Z">
                  <w:rPr/>
                </w:rPrChange>
              </w:rPr>
              <w:t>38.</w:t>
            </w:r>
            <w:r w:rsidRPr="00BB5FCD">
              <w:rPr>
                <w:lang w:val="en-US"/>
                <w:rPrChange w:id="960" w:author="LINA MARIA PENA ACEVEDO" w:date="2024-06-25T18:31:00Z">
                  <w:rPr/>
                </w:rPrChange>
              </w:rPr>
              <w:tab/>
              <w:t>WHO. People-</w:t>
            </w:r>
            <w:proofErr w:type="spellStart"/>
            <w:r w:rsidRPr="00BB5FCD">
              <w:rPr>
                <w:lang w:val="en-US"/>
                <w:rPrChange w:id="961" w:author="LINA MARIA PENA ACEVEDO" w:date="2024-06-25T18:31:00Z">
                  <w:rPr/>
                </w:rPrChange>
              </w:rPr>
              <w:t>centred</w:t>
            </w:r>
            <w:proofErr w:type="spellEnd"/>
            <w:r w:rsidRPr="00BB5FCD">
              <w:rPr>
                <w:lang w:val="en-US"/>
                <w:rPrChange w:id="962" w:author="LINA MARIA PENA ACEVEDO" w:date="2024-06-25T18:31:00Z">
                  <w:rPr/>
                </w:rPrChange>
              </w:rPr>
              <w:t xml:space="preserve"> framework for addressing antimicrobial resistance in the human health sector. Draft for public consultation. 2022. </w:t>
            </w:r>
          </w:ins>
        </w:p>
        <w:p w14:paraId="0A924501" w14:textId="77777777" w:rsidR="003323D6" w:rsidRPr="00BB5FCD" w:rsidRDefault="003323D6">
          <w:pPr>
            <w:autoSpaceDE w:val="0"/>
            <w:autoSpaceDN w:val="0"/>
            <w:ind w:hanging="640"/>
            <w:divId w:val="1436360471"/>
            <w:rPr>
              <w:ins w:id="963" w:author="Ama de Berrio" w:date="2024-06-25T17:54:00Z"/>
              <w:lang w:val="en-US"/>
              <w:rPrChange w:id="964" w:author="LINA MARIA PENA ACEVEDO" w:date="2024-06-25T18:31:00Z">
                <w:rPr>
                  <w:ins w:id="965" w:author="Ama de Berrio" w:date="2024-06-25T17:54:00Z"/>
                </w:rPr>
              </w:rPrChange>
            </w:rPr>
          </w:pPr>
          <w:ins w:id="966" w:author="Ama de Berrio" w:date="2024-06-25T17:54:00Z">
            <w:r w:rsidRPr="00BB5FCD">
              <w:rPr>
                <w:lang w:val="en-US"/>
                <w:rPrChange w:id="967" w:author="LINA MARIA PENA ACEVEDO" w:date="2024-06-25T18:31:00Z">
                  <w:rPr/>
                </w:rPrChange>
              </w:rPr>
              <w:t>39.</w:t>
            </w:r>
            <w:r w:rsidRPr="00BB5FCD">
              <w:rPr>
                <w:lang w:val="en-US"/>
                <w:rPrChange w:id="968" w:author="LINA MARIA PENA ACEVEDO" w:date="2024-06-25T18:31:00Z">
                  <w:rPr/>
                </w:rPrChange>
              </w:rPr>
              <w:tab/>
              <w:t>Valderrama-</w:t>
            </w:r>
            <w:proofErr w:type="spellStart"/>
            <w:r w:rsidRPr="00BB5FCD">
              <w:rPr>
                <w:lang w:val="en-US"/>
                <w:rPrChange w:id="969" w:author="LINA MARIA PENA ACEVEDO" w:date="2024-06-25T18:31:00Z">
                  <w:rPr/>
                </w:rPrChange>
              </w:rPr>
              <w:t>Beltrán</w:t>
            </w:r>
            <w:proofErr w:type="spellEnd"/>
            <w:r w:rsidRPr="00BB5FCD">
              <w:rPr>
                <w:lang w:val="en-US"/>
                <w:rPrChange w:id="970" w:author="LINA MARIA PENA ACEVEDO" w:date="2024-06-25T18:31:00Z">
                  <w:rPr/>
                </w:rPrChange>
              </w:rPr>
              <w:t xml:space="preserve"> S, Cortés JA, Caro MA, </w:t>
            </w:r>
            <w:proofErr w:type="spellStart"/>
            <w:r w:rsidRPr="00BB5FCD">
              <w:rPr>
                <w:lang w:val="en-US"/>
                <w:rPrChange w:id="971" w:author="LINA MARIA PENA ACEVEDO" w:date="2024-06-25T18:31:00Z">
                  <w:rPr/>
                </w:rPrChange>
              </w:rPr>
              <w:t>Cely</w:t>
            </w:r>
            <w:proofErr w:type="spellEnd"/>
            <w:r w:rsidRPr="00BB5FCD">
              <w:rPr>
                <w:lang w:val="en-US"/>
                <w:rPrChange w:id="972" w:author="LINA MARIA PENA ACEVEDO" w:date="2024-06-25T18:31:00Z">
                  <w:rPr/>
                </w:rPrChange>
              </w:rPr>
              <w:t>-Andrade L, Osorio-</w:t>
            </w:r>
            <w:proofErr w:type="spellStart"/>
            <w:r w:rsidRPr="00BB5FCD">
              <w:rPr>
                <w:lang w:val="en-US"/>
                <w:rPrChange w:id="973" w:author="LINA MARIA PENA ACEVEDO" w:date="2024-06-25T18:31:00Z">
                  <w:rPr/>
                </w:rPrChange>
              </w:rPr>
              <w:t>Pinzón</w:t>
            </w:r>
            <w:proofErr w:type="spellEnd"/>
            <w:r w:rsidRPr="00BB5FCD">
              <w:rPr>
                <w:lang w:val="en-US"/>
                <w:rPrChange w:id="974" w:author="LINA MARIA PENA ACEVEDO" w:date="2024-06-25T18:31:00Z">
                  <w:rPr/>
                </w:rPrChange>
              </w:rPr>
              <w:t xml:space="preserve"> JV, </w:t>
            </w:r>
            <w:proofErr w:type="spellStart"/>
            <w:r w:rsidRPr="00BB5FCD">
              <w:rPr>
                <w:lang w:val="en-US"/>
                <w:rPrChange w:id="975" w:author="LINA MARIA PENA ACEVEDO" w:date="2024-06-25T18:31:00Z">
                  <w:rPr/>
                </w:rPrChange>
              </w:rPr>
              <w:t>Gualtero</w:t>
            </w:r>
            <w:proofErr w:type="spellEnd"/>
            <w:r w:rsidRPr="00BB5FCD">
              <w:rPr>
                <w:lang w:val="en-US"/>
                <w:rPrChange w:id="976" w:author="LINA MARIA PENA ACEVEDO" w:date="2024-06-25T18:31:00Z">
                  <w:rPr/>
                </w:rPrChange>
              </w:rPr>
              <w:t xml:space="preserve"> SM, et al. </w:t>
            </w:r>
            <w:r>
              <w:t xml:space="preserve">Guía de práctica clínica para el diagnóstico y manejo de las infecciones de piel y tejidos blandos en Colombia. </w:t>
            </w:r>
            <w:proofErr w:type="spellStart"/>
            <w:r w:rsidRPr="00BB5FCD">
              <w:rPr>
                <w:lang w:val="en-US"/>
                <w:rPrChange w:id="977" w:author="LINA MARIA PENA ACEVEDO" w:date="2024-06-25T18:31:00Z">
                  <w:rPr/>
                </w:rPrChange>
              </w:rPr>
              <w:t>Infectio</w:t>
            </w:r>
            <w:proofErr w:type="spellEnd"/>
            <w:r w:rsidRPr="00BB5FCD">
              <w:rPr>
                <w:lang w:val="en-US"/>
                <w:rPrChange w:id="978" w:author="LINA MARIA PENA ACEVEDO" w:date="2024-06-25T18:31:00Z">
                  <w:rPr/>
                </w:rPrChange>
              </w:rPr>
              <w:t xml:space="preserve">. 2019;23(4):318–46. </w:t>
            </w:r>
          </w:ins>
        </w:p>
        <w:p w14:paraId="286DF136" w14:textId="77777777" w:rsidR="003323D6" w:rsidRPr="00BB5FCD" w:rsidRDefault="003323D6">
          <w:pPr>
            <w:autoSpaceDE w:val="0"/>
            <w:autoSpaceDN w:val="0"/>
            <w:ind w:hanging="640"/>
            <w:divId w:val="1915158580"/>
            <w:rPr>
              <w:ins w:id="979" w:author="Ama de Berrio" w:date="2024-06-25T17:54:00Z"/>
              <w:lang w:val="en-US"/>
              <w:rPrChange w:id="980" w:author="LINA MARIA PENA ACEVEDO" w:date="2024-06-25T18:31:00Z">
                <w:rPr>
                  <w:ins w:id="981" w:author="Ama de Berrio" w:date="2024-06-25T17:54:00Z"/>
                </w:rPr>
              </w:rPrChange>
            </w:rPr>
          </w:pPr>
          <w:ins w:id="982" w:author="Ama de Berrio" w:date="2024-06-25T17:54:00Z">
            <w:r w:rsidRPr="00BB5FCD">
              <w:rPr>
                <w:lang w:val="en-US"/>
                <w:rPrChange w:id="983" w:author="LINA MARIA PENA ACEVEDO" w:date="2024-06-25T18:31:00Z">
                  <w:rPr/>
                </w:rPrChange>
              </w:rPr>
              <w:t>40.</w:t>
            </w:r>
            <w:r w:rsidRPr="00BB5FCD">
              <w:rPr>
                <w:lang w:val="en-US"/>
                <w:rPrChange w:id="984" w:author="LINA MARIA PENA ACEVEDO" w:date="2024-06-25T18:31:00Z">
                  <w:rPr/>
                </w:rPrChange>
              </w:rPr>
              <w:tab/>
              <w:t xml:space="preserve">Swanson T, Angel D. International Wound Infection Institute (IWII). Wound Infection in Clinical Practice. Wounds International. 2022;24(8):1–59. </w:t>
            </w:r>
          </w:ins>
        </w:p>
        <w:p w14:paraId="1CCB60C9" w14:textId="77777777" w:rsidR="003323D6" w:rsidRPr="00BB5FCD" w:rsidRDefault="003323D6">
          <w:pPr>
            <w:autoSpaceDE w:val="0"/>
            <w:autoSpaceDN w:val="0"/>
            <w:ind w:hanging="640"/>
            <w:divId w:val="452602633"/>
            <w:rPr>
              <w:ins w:id="985" w:author="Ama de Berrio" w:date="2024-06-25T17:54:00Z"/>
              <w:lang w:val="en-US"/>
              <w:rPrChange w:id="986" w:author="LINA MARIA PENA ACEVEDO" w:date="2024-06-25T18:31:00Z">
                <w:rPr>
                  <w:ins w:id="987" w:author="Ama de Berrio" w:date="2024-06-25T17:54:00Z"/>
                </w:rPr>
              </w:rPrChange>
            </w:rPr>
          </w:pPr>
          <w:ins w:id="988" w:author="Ama de Berrio" w:date="2024-06-25T17:54:00Z">
            <w:r w:rsidRPr="00BB5FCD">
              <w:rPr>
                <w:lang w:val="en-US"/>
                <w:rPrChange w:id="989" w:author="LINA MARIA PENA ACEVEDO" w:date="2024-06-25T18:31:00Z">
                  <w:rPr/>
                </w:rPrChange>
              </w:rPr>
              <w:t>41.</w:t>
            </w:r>
            <w:r w:rsidRPr="00BB5FCD">
              <w:rPr>
                <w:lang w:val="en-US"/>
                <w:rPrChange w:id="990" w:author="LINA MARIA PENA ACEVEDO" w:date="2024-06-25T18:31:00Z">
                  <w:rPr/>
                </w:rPrChange>
              </w:rPr>
              <w:tab/>
              <w:t xml:space="preserve">WHO (World Health Organization). The WHO </w:t>
            </w:r>
            <w:proofErr w:type="spellStart"/>
            <w:r w:rsidRPr="00BB5FCD">
              <w:rPr>
                <w:lang w:val="en-US"/>
                <w:rPrChange w:id="991" w:author="LINA MARIA PENA ACEVEDO" w:date="2024-06-25T18:31:00Z">
                  <w:rPr/>
                </w:rPrChange>
              </w:rPr>
              <w:t>AWaRe</w:t>
            </w:r>
            <w:proofErr w:type="spellEnd"/>
            <w:r w:rsidRPr="00BB5FCD">
              <w:rPr>
                <w:lang w:val="en-US"/>
                <w:rPrChange w:id="992" w:author="LINA MARIA PENA ACEVEDO" w:date="2024-06-25T18:31:00Z">
                  <w:rPr/>
                </w:rPrChange>
              </w:rPr>
              <w:t xml:space="preserve"> (Access, Watch, Reserve) antibiotic book. Geneva; 2022. </w:t>
            </w:r>
          </w:ins>
        </w:p>
        <w:p w14:paraId="414CD364" w14:textId="77777777" w:rsidR="003323D6" w:rsidRPr="00BB5FCD" w:rsidRDefault="003323D6">
          <w:pPr>
            <w:autoSpaceDE w:val="0"/>
            <w:autoSpaceDN w:val="0"/>
            <w:ind w:hanging="640"/>
            <w:divId w:val="171646771"/>
            <w:rPr>
              <w:ins w:id="993" w:author="Ama de Berrio" w:date="2024-06-25T17:54:00Z"/>
              <w:lang w:val="en-US"/>
              <w:rPrChange w:id="994" w:author="LINA MARIA PENA ACEVEDO" w:date="2024-06-25T18:31:00Z">
                <w:rPr>
                  <w:ins w:id="995" w:author="Ama de Berrio" w:date="2024-06-25T17:54:00Z"/>
                </w:rPr>
              </w:rPrChange>
            </w:rPr>
          </w:pPr>
          <w:ins w:id="996" w:author="Ama de Berrio" w:date="2024-06-25T17:54:00Z">
            <w:r w:rsidRPr="00BB5FCD">
              <w:rPr>
                <w:lang w:val="en-US"/>
                <w:rPrChange w:id="997" w:author="LINA MARIA PENA ACEVEDO" w:date="2024-06-25T18:31:00Z">
                  <w:rPr/>
                </w:rPrChange>
              </w:rPr>
              <w:t>42.</w:t>
            </w:r>
            <w:r w:rsidRPr="00BB5FCD">
              <w:rPr>
                <w:lang w:val="en-US"/>
                <w:rPrChange w:id="998" w:author="LINA MARIA PENA ACEVEDO" w:date="2024-06-25T18:31:00Z">
                  <w:rPr/>
                </w:rPrChange>
              </w:rPr>
              <w:tab/>
              <w:t xml:space="preserve">Stevens DL, Bisno AL, Chambers HF, Dellinger EP, Goldstein EJC, </w:t>
            </w:r>
            <w:proofErr w:type="spellStart"/>
            <w:r w:rsidRPr="00BB5FCD">
              <w:rPr>
                <w:lang w:val="en-US"/>
                <w:rPrChange w:id="999" w:author="LINA MARIA PENA ACEVEDO" w:date="2024-06-25T18:31:00Z">
                  <w:rPr/>
                </w:rPrChange>
              </w:rPr>
              <w:t>Gorbach</w:t>
            </w:r>
            <w:proofErr w:type="spellEnd"/>
            <w:r w:rsidRPr="00BB5FCD">
              <w:rPr>
                <w:lang w:val="en-US"/>
                <w:rPrChange w:id="1000" w:author="LINA MARIA PENA ACEVEDO" w:date="2024-06-25T18:31:00Z">
                  <w:rPr/>
                </w:rPrChange>
              </w:rPr>
              <w:t xml:space="preserve"> SL, et al. Practice guidelines for the diagnosis and management of skin and soft tissue infections: 2014 update by the Infectious Diseases Society of America. Clinical Infectious Diseases. 2014;59(2). </w:t>
            </w:r>
          </w:ins>
        </w:p>
        <w:p w14:paraId="3B566B09" w14:textId="77777777" w:rsidR="003323D6" w:rsidRPr="00BB5FCD" w:rsidRDefault="003323D6">
          <w:pPr>
            <w:autoSpaceDE w:val="0"/>
            <w:autoSpaceDN w:val="0"/>
            <w:ind w:hanging="640"/>
            <w:divId w:val="666834586"/>
            <w:rPr>
              <w:ins w:id="1001" w:author="Ama de Berrio" w:date="2024-06-25T17:54:00Z"/>
              <w:lang w:val="en-US"/>
              <w:rPrChange w:id="1002" w:author="LINA MARIA PENA ACEVEDO" w:date="2024-06-25T18:31:00Z">
                <w:rPr>
                  <w:ins w:id="1003" w:author="Ama de Berrio" w:date="2024-06-25T17:54:00Z"/>
                </w:rPr>
              </w:rPrChange>
            </w:rPr>
          </w:pPr>
          <w:ins w:id="1004" w:author="Ama de Berrio" w:date="2024-06-25T17:54:00Z">
            <w:r w:rsidRPr="00BB5FCD">
              <w:rPr>
                <w:lang w:val="en-US"/>
                <w:rPrChange w:id="1005" w:author="LINA MARIA PENA ACEVEDO" w:date="2024-06-25T18:31:00Z">
                  <w:rPr/>
                </w:rPrChange>
              </w:rPr>
              <w:t>43.</w:t>
            </w:r>
            <w:r w:rsidRPr="00BB5FCD">
              <w:rPr>
                <w:lang w:val="en-US"/>
                <w:rPrChange w:id="1006" w:author="LINA MARIA PENA ACEVEDO" w:date="2024-06-25T18:31:00Z">
                  <w:rPr/>
                </w:rPrChange>
              </w:rPr>
              <w:tab/>
              <w:t xml:space="preserve">Silva FS, </w:t>
            </w:r>
            <w:proofErr w:type="spellStart"/>
            <w:r w:rsidRPr="00BB5FCD">
              <w:rPr>
                <w:lang w:val="en-US"/>
                <w:rPrChange w:id="1007" w:author="LINA MARIA PENA ACEVEDO" w:date="2024-06-25T18:31:00Z">
                  <w:rPr/>
                </w:rPrChange>
              </w:rPr>
              <w:t>Ibiapina</w:t>
            </w:r>
            <w:proofErr w:type="spellEnd"/>
            <w:r w:rsidRPr="00BB5FCD">
              <w:rPr>
                <w:lang w:val="en-US"/>
                <w:rPrChange w:id="1008" w:author="LINA MARIA PENA ACEVEDO" w:date="2024-06-25T18:31:00Z">
                  <w:rPr/>
                </w:rPrChange>
              </w:rPr>
              <w:t xml:space="preserve"> HNS, Neves JCF, Coelho KF, Barbosa FBA, </w:t>
            </w:r>
            <w:proofErr w:type="spellStart"/>
            <w:r w:rsidRPr="00BB5FCD">
              <w:rPr>
                <w:lang w:val="en-US"/>
                <w:rPrChange w:id="1009" w:author="LINA MARIA PENA ACEVEDO" w:date="2024-06-25T18:31:00Z">
                  <w:rPr/>
                </w:rPrChange>
              </w:rPr>
              <w:t>Lacerda</w:t>
            </w:r>
            <w:proofErr w:type="spellEnd"/>
            <w:r w:rsidRPr="00BB5FCD">
              <w:rPr>
                <w:lang w:val="en-US"/>
                <w:rPrChange w:id="1010" w:author="LINA MARIA PENA ACEVEDO" w:date="2024-06-25T18:31:00Z">
                  <w:rPr/>
                </w:rPrChange>
              </w:rPr>
              <w:t xml:space="preserve"> MVG, et al. Severe tissue complications in patients of </w:t>
            </w:r>
            <w:proofErr w:type="spellStart"/>
            <w:r w:rsidRPr="00BB5FCD">
              <w:rPr>
                <w:lang w:val="en-US"/>
                <w:rPrChange w:id="1011" w:author="LINA MARIA PENA ACEVEDO" w:date="2024-06-25T18:31:00Z">
                  <w:rPr/>
                </w:rPrChange>
              </w:rPr>
              <w:t>Bothrops</w:t>
            </w:r>
            <w:proofErr w:type="spellEnd"/>
            <w:r w:rsidRPr="00BB5FCD">
              <w:rPr>
                <w:lang w:val="en-US"/>
                <w:rPrChange w:id="1012" w:author="LINA MARIA PENA ACEVEDO" w:date="2024-06-25T18:31:00Z">
                  <w:rPr/>
                </w:rPrChange>
              </w:rPr>
              <w:t xml:space="preserve"> snakebite at a tertiary health unit in the Brazilian Amazon: clinical characteristics and associated factors. Rev Soc Bras Med Trop. 2021;54(e0374-2020):1–5. </w:t>
            </w:r>
          </w:ins>
        </w:p>
        <w:p w14:paraId="7D550B96" w14:textId="77777777" w:rsidR="003323D6" w:rsidRPr="00BB5FCD" w:rsidRDefault="003323D6">
          <w:pPr>
            <w:autoSpaceDE w:val="0"/>
            <w:autoSpaceDN w:val="0"/>
            <w:ind w:hanging="640"/>
            <w:divId w:val="1328442962"/>
            <w:rPr>
              <w:ins w:id="1013" w:author="Ama de Berrio" w:date="2024-06-25T17:54:00Z"/>
              <w:lang w:val="en-US"/>
              <w:rPrChange w:id="1014" w:author="LINA MARIA PENA ACEVEDO" w:date="2024-06-25T18:31:00Z">
                <w:rPr>
                  <w:ins w:id="1015" w:author="Ama de Berrio" w:date="2024-06-25T17:54:00Z"/>
                </w:rPr>
              </w:rPrChange>
            </w:rPr>
          </w:pPr>
          <w:ins w:id="1016" w:author="Ama de Berrio" w:date="2024-06-25T17:54:00Z">
            <w:r w:rsidRPr="00BB5FCD">
              <w:rPr>
                <w:lang w:val="en-US"/>
                <w:rPrChange w:id="1017" w:author="LINA MARIA PENA ACEVEDO" w:date="2024-06-25T18:31:00Z">
                  <w:rPr/>
                </w:rPrChange>
              </w:rPr>
              <w:t>44.</w:t>
            </w:r>
            <w:r w:rsidRPr="00BB5FCD">
              <w:rPr>
                <w:lang w:val="en-US"/>
                <w:rPrChange w:id="1018" w:author="LINA MARIA PENA ACEVEDO" w:date="2024-06-25T18:31:00Z">
                  <w:rPr/>
                </w:rPrChange>
              </w:rPr>
              <w:tab/>
              <w:t xml:space="preserve">Jorge M, Ribeiro L. Infections in the bite site after envenoming by snakes of the </w:t>
            </w:r>
            <w:proofErr w:type="spellStart"/>
            <w:r w:rsidRPr="00BB5FCD">
              <w:rPr>
                <w:lang w:val="en-US"/>
                <w:rPrChange w:id="1019" w:author="LINA MARIA PENA ACEVEDO" w:date="2024-06-25T18:31:00Z">
                  <w:rPr/>
                </w:rPrChange>
              </w:rPr>
              <w:t>Bothrops</w:t>
            </w:r>
            <w:proofErr w:type="spellEnd"/>
            <w:r w:rsidRPr="00BB5FCD">
              <w:rPr>
                <w:lang w:val="en-US"/>
                <w:rPrChange w:id="1020" w:author="LINA MARIA PENA ACEVEDO" w:date="2024-06-25T18:31:00Z">
                  <w:rPr/>
                </w:rPrChange>
              </w:rPr>
              <w:t xml:space="preserve"> genus. J Venomous Animals and Toxins. 1997;264–72. </w:t>
            </w:r>
          </w:ins>
        </w:p>
        <w:p w14:paraId="42AA7918" w14:textId="77777777" w:rsidR="003323D6" w:rsidRPr="00BB5FCD" w:rsidRDefault="003323D6">
          <w:pPr>
            <w:autoSpaceDE w:val="0"/>
            <w:autoSpaceDN w:val="0"/>
            <w:ind w:hanging="640"/>
            <w:divId w:val="28530570"/>
            <w:rPr>
              <w:ins w:id="1021" w:author="Ama de Berrio" w:date="2024-06-25T17:54:00Z"/>
              <w:lang w:val="en-US"/>
              <w:rPrChange w:id="1022" w:author="LINA MARIA PENA ACEVEDO" w:date="2024-06-25T18:31:00Z">
                <w:rPr>
                  <w:ins w:id="1023" w:author="Ama de Berrio" w:date="2024-06-25T17:54:00Z"/>
                </w:rPr>
              </w:rPrChange>
            </w:rPr>
          </w:pPr>
          <w:ins w:id="1024" w:author="Ama de Berrio" w:date="2024-06-25T17:54:00Z">
            <w:r w:rsidRPr="00BB5FCD">
              <w:rPr>
                <w:lang w:val="en-US"/>
                <w:rPrChange w:id="1025" w:author="LINA MARIA PENA ACEVEDO" w:date="2024-06-25T18:31:00Z">
                  <w:rPr/>
                </w:rPrChange>
              </w:rPr>
              <w:t>45.</w:t>
            </w:r>
            <w:r w:rsidRPr="00BB5FCD">
              <w:rPr>
                <w:lang w:val="en-US"/>
                <w:rPrChange w:id="1026" w:author="LINA MARIA PENA ACEVEDO" w:date="2024-06-25T18:31:00Z">
                  <w:rPr/>
                </w:rPrChange>
              </w:rPr>
              <w:tab/>
              <w:t xml:space="preserve">WHO. Carga </w:t>
            </w:r>
            <w:proofErr w:type="spellStart"/>
            <w:r w:rsidRPr="00BB5FCD">
              <w:rPr>
                <w:lang w:val="en-US"/>
                <w:rPrChange w:id="1027" w:author="LINA MARIA PENA ACEVEDO" w:date="2024-06-25T18:31:00Z">
                  <w:rPr/>
                </w:rPrChange>
              </w:rPr>
              <w:t>mundial</w:t>
            </w:r>
            <w:proofErr w:type="spellEnd"/>
            <w:r w:rsidRPr="00BB5FCD">
              <w:rPr>
                <w:lang w:val="en-US"/>
                <w:rPrChange w:id="1028" w:author="LINA MARIA PENA ACEVEDO" w:date="2024-06-25T18:31:00Z">
                  <w:rPr/>
                </w:rPrChange>
              </w:rPr>
              <w:t xml:space="preserve"> de </w:t>
            </w:r>
            <w:proofErr w:type="spellStart"/>
            <w:r w:rsidRPr="00BB5FCD">
              <w:rPr>
                <w:lang w:val="en-US"/>
                <w:rPrChange w:id="1029" w:author="LINA MARIA PENA ACEVEDO" w:date="2024-06-25T18:31:00Z">
                  <w:rPr/>
                </w:rPrChange>
              </w:rPr>
              <w:t>mordeduras</w:t>
            </w:r>
            <w:proofErr w:type="spellEnd"/>
            <w:r w:rsidRPr="00BB5FCD">
              <w:rPr>
                <w:lang w:val="en-US"/>
                <w:rPrChange w:id="1030" w:author="LINA MARIA PENA ACEVEDO" w:date="2024-06-25T18:31:00Z">
                  <w:rPr/>
                </w:rPrChange>
              </w:rPr>
              <w:t xml:space="preserve"> de </w:t>
            </w:r>
            <w:proofErr w:type="spellStart"/>
            <w:r w:rsidRPr="00BB5FCD">
              <w:rPr>
                <w:lang w:val="en-US"/>
                <w:rPrChange w:id="1031" w:author="LINA MARIA PENA ACEVEDO" w:date="2024-06-25T18:31:00Z">
                  <w:rPr/>
                </w:rPrChange>
              </w:rPr>
              <w:t>serpiente</w:t>
            </w:r>
            <w:proofErr w:type="spellEnd"/>
            <w:r w:rsidRPr="00BB5FCD">
              <w:rPr>
                <w:lang w:val="en-US"/>
                <w:rPrChange w:id="1032" w:author="LINA MARIA PENA ACEVEDO" w:date="2024-06-25T18:31:00Z">
                  <w:rPr/>
                </w:rPrChange>
              </w:rPr>
              <w:t xml:space="preserve"> - EB142/17 [Internet]. 2017. p. 1–7. Available from: https://apps.who.int/gb/ebwha/pdf_files/EB142/B142_17-en.pdf</w:t>
            </w:r>
          </w:ins>
        </w:p>
        <w:p w14:paraId="20F47473" w14:textId="77777777" w:rsidR="003323D6" w:rsidRPr="00BB5FCD" w:rsidRDefault="003323D6">
          <w:pPr>
            <w:autoSpaceDE w:val="0"/>
            <w:autoSpaceDN w:val="0"/>
            <w:ind w:hanging="640"/>
            <w:divId w:val="68037549"/>
            <w:rPr>
              <w:ins w:id="1033" w:author="Ama de Berrio" w:date="2024-06-25T17:54:00Z"/>
              <w:lang w:val="en-US"/>
              <w:rPrChange w:id="1034" w:author="LINA MARIA PENA ACEVEDO" w:date="2024-06-25T18:31:00Z">
                <w:rPr>
                  <w:ins w:id="1035" w:author="Ama de Berrio" w:date="2024-06-25T17:54:00Z"/>
                </w:rPr>
              </w:rPrChange>
            </w:rPr>
          </w:pPr>
          <w:ins w:id="1036" w:author="Ama de Berrio" w:date="2024-06-25T17:54:00Z">
            <w:r w:rsidRPr="00BB5FCD">
              <w:rPr>
                <w:lang w:val="en-US"/>
                <w:rPrChange w:id="1037" w:author="LINA MARIA PENA ACEVEDO" w:date="2024-06-25T18:31:00Z">
                  <w:rPr/>
                </w:rPrChange>
              </w:rPr>
              <w:lastRenderedPageBreak/>
              <w:t>46.</w:t>
            </w:r>
            <w:r w:rsidRPr="00BB5FCD">
              <w:rPr>
                <w:lang w:val="en-US"/>
                <w:rPrChange w:id="1038" w:author="LINA MARIA PENA ACEVEDO" w:date="2024-06-25T18:31:00Z">
                  <w:rPr/>
                </w:rPrChange>
              </w:rPr>
              <w:tab/>
              <w:t>WHO. Control of Neglected Tropical Diseases [Internet]. Available from: https://www.who.int/teams/control-of-neglected-tropical-diseases/snakebite-envenoming/prevalence</w:t>
            </w:r>
          </w:ins>
        </w:p>
        <w:p w14:paraId="5D241460" w14:textId="77777777" w:rsidR="003323D6" w:rsidRPr="00BB5FCD" w:rsidRDefault="003323D6">
          <w:pPr>
            <w:autoSpaceDE w:val="0"/>
            <w:autoSpaceDN w:val="0"/>
            <w:ind w:hanging="640"/>
            <w:divId w:val="2036809931"/>
            <w:rPr>
              <w:ins w:id="1039" w:author="Ama de Berrio" w:date="2024-06-25T17:54:00Z"/>
              <w:lang w:val="en-US"/>
              <w:rPrChange w:id="1040" w:author="LINA MARIA PENA ACEVEDO" w:date="2024-06-25T18:31:00Z">
                <w:rPr>
                  <w:ins w:id="1041" w:author="Ama de Berrio" w:date="2024-06-25T17:54:00Z"/>
                </w:rPr>
              </w:rPrChange>
            </w:rPr>
          </w:pPr>
          <w:ins w:id="1042" w:author="Ama de Berrio" w:date="2024-06-25T17:54:00Z">
            <w:r w:rsidRPr="00BB5FCD">
              <w:rPr>
                <w:lang w:val="en-US"/>
                <w:rPrChange w:id="1043" w:author="LINA MARIA PENA ACEVEDO" w:date="2024-06-25T18:31:00Z">
                  <w:rPr/>
                </w:rPrChange>
              </w:rPr>
              <w:t>47.</w:t>
            </w:r>
            <w:r w:rsidRPr="00BB5FCD">
              <w:rPr>
                <w:lang w:val="en-US"/>
                <w:rPrChange w:id="1044" w:author="LINA MARIA PENA ACEVEDO" w:date="2024-06-25T18:31:00Z">
                  <w:rPr/>
                </w:rPrChange>
              </w:rPr>
              <w:tab/>
              <w:t xml:space="preserve">Knudsen C, Jürgensen JA, </w:t>
            </w:r>
            <w:proofErr w:type="spellStart"/>
            <w:r w:rsidRPr="00BB5FCD">
              <w:rPr>
                <w:lang w:val="en-US"/>
                <w:rPrChange w:id="1045" w:author="LINA MARIA PENA ACEVEDO" w:date="2024-06-25T18:31:00Z">
                  <w:rPr/>
                </w:rPrChange>
              </w:rPr>
              <w:t>Føns</w:t>
            </w:r>
            <w:proofErr w:type="spellEnd"/>
            <w:r w:rsidRPr="00BB5FCD">
              <w:rPr>
                <w:lang w:val="en-US"/>
                <w:rPrChange w:id="1046" w:author="LINA MARIA PENA ACEVEDO" w:date="2024-06-25T18:31:00Z">
                  <w:rPr/>
                </w:rPrChange>
              </w:rPr>
              <w:t xml:space="preserve"> S, Haack AM, </w:t>
            </w:r>
            <w:proofErr w:type="spellStart"/>
            <w:r w:rsidRPr="00BB5FCD">
              <w:rPr>
                <w:lang w:val="en-US"/>
                <w:rPrChange w:id="1047" w:author="LINA MARIA PENA ACEVEDO" w:date="2024-06-25T18:31:00Z">
                  <w:rPr/>
                </w:rPrChange>
              </w:rPr>
              <w:t>Friis</w:t>
            </w:r>
            <w:proofErr w:type="spellEnd"/>
            <w:r w:rsidRPr="00BB5FCD">
              <w:rPr>
                <w:lang w:val="en-US"/>
                <w:rPrChange w:id="1048" w:author="LINA MARIA PENA ACEVEDO" w:date="2024-06-25T18:31:00Z">
                  <w:rPr/>
                </w:rPrChange>
              </w:rPr>
              <w:t xml:space="preserve"> RUW, Dam SH, et al. Snakebite envenoming diagnosis and diagnostics. Front Immunol. </w:t>
            </w:r>
            <w:proofErr w:type="gramStart"/>
            <w:r w:rsidRPr="00BB5FCD">
              <w:rPr>
                <w:lang w:val="en-US"/>
                <w:rPrChange w:id="1049" w:author="LINA MARIA PENA ACEVEDO" w:date="2024-06-25T18:31:00Z">
                  <w:rPr/>
                </w:rPrChange>
              </w:rPr>
              <w:t>2021;12:9</w:t>
            </w:r>
            <w:proofErr w:type="gramEnd"/>
            <w:r w:rsidRPr="00BB5FCD">
              <w:rPr>
                <w:lang w:val="en-US"/>
                <w:rPrChange w:id="1050" w:author="LINA MARIA PENA ACEVEDO" w:date="2024-06-25T18:31:00Z">
                  <w:rPr/>
                </w:rPrChange>
              </w:rPr>
              <w:t xml:space="preserve">–12. </w:t>
            </w:r>
          </w:ins>
        </w:p>
        <w:p w14:paraId="4C2E9458" w14:textId="77777777" w:rsidR="003323D6" w:rsidRPr="00BB5FCD" w:rsidRDefault="003323D6">
          <w:pPr>
            <w:autoSpaceDE w:val="0"/>
            <w:autoSpaceDN w:val="0"/>
            <w:ind w:hanging="640"/>
            <w:divId w:val="1423645834"/>
            <w:rPr>
              <w:ins w:id="1051" w:author="Ama de Berrio" w:date="2024-06-25T17:54:00Z"/>
              <w:lang w:val="en-US"/>
              <w:rPrChange w:id="1052" w:author="LINA MARIA PENA ACEVEDO" w:date="2024-06-25T18:31:00Z">
                <w:rPr>
                  <w:ins w:id="1053" w:author="Ama de Berrio" w:date="2024-06-25T17:54:00Z"/>
                </w:rPr>
              </w:rPrChange>
            </w:rPr>
          </w:pPr>
          <w:ins w:id="1054" w:author="Ama de Berrio" w:date="2024-06-25T17:54:00Z">
            <w:r w:rsidRPr="00BB5FCD">
              <w:rPr>
                <w:lang w:val="en-US"/>
                <w:rPrChange w:id="1055" w:author="LINA MARIA PENA ACEVEDO" w:date="2024-06-25T18:31:00Z">
                  <w:rPr/>
                </w:rPrChange>
              </w:rPr>
              <w:t>48.</w:t>
            </w:r>
            <w:r w:rsidRPr="00BB5FCD">
              <w:rPr>
                <w:lang w:val="en-US"/>
                <w:rPrChange w:id="1056" w:author="LINA MARIA PENA ACEVEDO" w:date="2024-06-25T18:31:00Z">
                  <w:rPr/>
                </w:rPrChange>
              </w:rPr>
              <w:tab/>
              <w:t xml:space="preserve">Roberts NLS, Johnson EK, Zeng SM, Hamilton EB, </w:t>
            </w:r>
            <w:proofErr w:type="spellStart"/>
            <w:r w:rsidRPr="00BB5FCD">
              <w:rPr>
                <w:lang w:val="en-US"/>
                <w:rPrChange w:id="1057" w:author="LINA MARIA PENA ACEVEDO" w:date="2024-06-25T18:31:00Z">
                  <w:rPr/>
                </w:rPrChange>
              </w:rPr>
              <w:t>Abdoli</w:t>
            </w:r>
            <w:proofErr w:type="spellEnd"/>
            <w:r w:rsidRPr="00BB5FCD">
              <w:rPr>
                <w:lang w:val="en-US"/>
                <w:rPrChange w:id="1058" w:author="LINA MARIA PENA ACEVEDO" w:date="2024-06-25T18:31:00Z">
                  <w:rPr/>
                </w:rPrChange>
              </w:rPr>
              <w:t xml:space="preserve"> A, </w:t>
            </w:r>
            <w:proofErr w:type="spellStart"/>
            <w:r w:rsidRPr="00BB5FCD">
              <w:rPr>
                <w:lang w:val="en-US"/>
                <w:rPrChange w:id="1059" w:author="LINA MARIA PENA ACEVEDO" w:date="2024-06-25T18:31:00Z">
                  <w:rPr/>
                </w:rPrChange>
              </w:rPr>
              <w:t>Alahdab</w:t>
            </w:r>
            <w:proofErr w:type="spellEnd"/>
            <w:r w:rsidRPr="00BB5FCD">
              <w:rPr>
                <w:lang w:val="en-US"/>
                <w:rPrChange w:id="1060" w:author="LINA MARIA PENA ACEVEDO" w:date="2024-06-25T18:31:00Z">
                  <w:rPr/>
                </w:rPrChange>
              </w:rPr>
              <w:t xml:space="preserve"> F, et al. Global mortality of snakebite envenoming between 1990 and 2019. Nat </w:t>
            </w:r>
            <w:proofErr w:type="spellStart"/>
            <w:r w:rsidRPr="00BB5FCD">
              <w:rPr>
                <w:lang w:val="en-US"/>
                <w:rPrChange w:id="1061" w:author="LINA MARIA PENA ACEVEDO" w:date="2024-06-25T18:31:00Z">
                  <w:rPr/>
                </w:rPrChange>
              </w:rPr>
              <w:t>Commun</w:t>
            </w:r>
            <w:proofErr w:type="spellEnd"/>
            <w:r w:rsidRPr="00BB5FCD">
              <w:rPr>
                <w:lang w:val="en-US"/>
                <w:rPrChange w:id="1062" w:author="LINA MARIA PENA ACEVEDO" w:date="2024-06-25T18:31:00Z">
                  <w:rPr/>
                </w:rPrChange>
              </w:rPr>
              <w:t xml:space="preserve">. 2022;13(1):1–11. </w:t>
            </w:r>
          </w:ins>
        </w:p>
        <w:p w14:paraId="31FDDC45" w14:textId="77777777" w:rsidR="003323D6" w:rsidRDefault="003323D6">
          <w:pPr>
            <w:autoSpaceDE w:val="0"/>
            <w:autoSpaceDN w:val="0"/>
            <w:ind w:hanging="640"/>
            <w:divId w:val="796334234"/>
            <w:rPr>
              <w:ins w:id="1063" w:author="Ama de Berrio" w:date="2024-06-25T17:54:00Z"/>
            </w:rPr>
          </w:pPr>
          <w:ins w:id="1064" w:author="Ama de Berrio" w:date="2024-06-25T17:54:00Z">
            <w:r w:rsidRPr="00BB5FCD">
              <w:rPr>
                <w:lang w:val="en-US"/>
                <w:rPrChange w:id="1065" w:author="LINA MARIA PENA ACEVEDO" w:date="2024-06-25T18:31:00Z">
                  <w:rPr/>
                </w:rPrChange>
              </w:rPr>
              <w:t>49.</w:t>
            </w:r>
            <w:r w:rsidRPr="00BB5FCD">
              <w:rPr>
                <w:lang w:val="en-US"/>
                <w:rPrChange w:id="1066" w:author="LINA MARIA PENA ACEVEDO" w:date="2024-06-25T18:31:00Z">
                  <w:rPr/>
                </w:rPrChange>
              </w:rPr>
              <w:tab/>
            </w:r>
            <w:proofErr w:type="spellStart"/>
            <w:r w:rsidRPr="00BB5FCD">
              <w:rPr>
                <w:lang w:val="en-US"/>
                <w:rPrChange w:id="1067" w:author="LINA MARIA PENA ACEVEDO" w:date="2024-06-25T18:31:00Z">
                  <w:rPr/>
                </w:rPrChange>
              </w:rPr>
              <w:t>Chippaux</w:t>
            </w:r>
            <w:proofErr w:type="spellEnd"/>
            <w:r w:rsidRPr="00BB5FCD">
              <w:rPr>
                <w:lang w:val="en-US"/>
                <w:rPrChange w:id="1068" w:author="LINA MARIA PENA ACEVEDO" w:date="2024-06-25T18:31:00Z">
                  <w:rPr/>
                </w:rPrChange>
              </w:rPr>
              <w:t xml:space="preserve"> J. Incidence and mortality due to snakebite in the Americas. </w:t>
            </w:r>
            <w:proofErr w:type="spellStart"/>
            <w:r>
              <w:t>Negl</w:t>
            </w:r>
            <w:proofErr w:type="spellEnd"/>
            <w:r>
              <w:t xml:space="preserve"> </w:t>
            </w:r>
            <w:proofErr w:type="spellStart"/>
            <w:r>
              <w:t>Trop</w:t>
            </w:r>
            <w:proofErr w:type="spellEnd"/>
            <w:r>
              <w:t xml:space="preserve"> </w:t>
            </w:r>
            <w:proofErr w:type="spellStart"/>
            <w:r>
              <w:t>Dis</w:t>
            </w:r>
            <w:proofErr w:type="spellEnd"/>
            <w:r>
              <w:t xml:space="preserve">. 2017;11(6):(e0005662). </w:t>
            </w:r>
          </w:ins>
        </w:p>
        <w:p w14:paraId="72F816E9" w14:textId="77777777" w:rsidR="003323D6" w:rsidRPr="00BB5FCD" w:rsidRDefault="003323D6">
          <w:pPr>
            <w:autoSpaceDE w:val="0"/>
            <w:autoSpaceDN w:val="0"/>
            <w:ind w:hanging="640"/>
            <w:divId w:val="1590001657"/>
            <w:rPr>
              <w:ins w:id="1069" w:author="Ama de Berrio" w:date="2024-06-25T17:54:00Z"/>
              <w:lang w:val="en-US"/>
              <w:rPrChange w:id="1070" w:author="LINA MARIA PENA ACEVEDO" w:date="2024-06-25T18:31:00Z">
                <w:rPr>
                  <w:ins w:id="1071" w:author="Ama de Berrio" w:date="2024-06-25T17:54:00Z"/>
                </w:rPr>
              </w:rPrChange>
            </w:rPr>
          </w:pPr>
          <w:ins w:id="1072" w:author="Ama de Berrio" w:date="2024-06-25T17:54:00Z">
            <w:r>
              <w:t>50.</w:t>
            </w:r>
            <w:r>
              <w:tab/>
              <w:t xml:space="preserve">Mora-Obando D, Pla D, </w:t>
            </w:r>
            <w:proofErr w:type="spellStart"/>
            <w:r>
              <w:t>Lomonte</w:t>
            </w:r>
            <w:proofErr w:type="spellEnd"/>
            <w:r>
              <w:t xml:space="preserve"> B, Guerrero-Vargas JA, Ayerbe S, Calvete JJ. </w:t>
            </w:r>
            <w:proofErr w:type="spellStart"/>
            <w:r w:rsidRPr="00BB5FCD">
              <w:rPr>
                <w:lang w:val="en-US"/>
                <w:rPrChange w:id="1073" w:author="LINA MARIA PENA ACEVEDO" w:date="2024-06-25T18:31:00Z">
                  <w:rPr/>
                </w:rPrChange>
              </w:rPr>
              <w:t>Antivenomics</w:t>
            </w:r>
            <w:proofErr w:type="spellEnd"/>
            <w:r w:rsidRPr="00BB5FCD">
              <w:rPr>
                <w:lang w:val="en-US"/>
                <w:rPrChange w:id="1074" w:author="LINA MARIA PENA ACEVEDO" w:date="2024-06-25T18:31:00Z">
                  <w:rPr/>
                </w:rPrChange>
              </w:rPr>
              <w:t xml:space="preserve"> and in vivo preclinical efficacy of six </w:t>
            </w:r>
            <w:proofErr w:type="spellStart"/>
            <w:r w:rsidRPr="00BB5FCD">
              <w:rPr>
                <w:lang w:val="en-US"/>
                <w:rPrChange w:id="1075" w:author="LINA MARIA PENA ACEVEDO" w:date="2024-06-25T18:31:00Z">
                  <w:rPr/>
                </w:rPrChange>
              </w:rPr>
              <w:t>latin</w:t>
            </w:r>
            <w:proofErr w:type="spellEnd"/>
            <w:r w:rsidRPr="00BB5FCD">
              <w:rPr>
                <w:lang w:val="en-US"/>
                <w:rPrChange w:id="1076" w:author="LINA MARIA PENA ACEVEDO" w:date="2024-06-25T18:31:00Z">
                  <w:rPr/>
                </w:rPrChange>
              </w:rPr>
              <w:t xml:space="preserve"> </w:t>
            </w:r>
            <w:proofErr w:type="spellStart"/>
            <w:r w:rsidRPr="00BB5FCD">
              <w:rPr>
                <w:lang w:val="en-US"/>
                <w:rPrChange w:id="1077" w:author="LINA MARIA PENA ACEVEDO" w:date="2024-06-25T18:31:00Z">
                  <w:rPr/>
                </w:rPrChange>
              </w:rPr>
              <w:t>american</w:t>
            </w:r>
            <w:proofErr w:type="spellEnd"/>
            <w:r w:rsidRPr="00BB5FCD">
              <w:rPr>
                <w:lang w:val="en-US"/>
                <w:rPrChange w:id="1078" w:author="LINA MARIA PENA ACEVEDO" w:date="2024-06-25T18:31:00Z">
                  <w:rPr/>
                </w:rPrChange>
              </w:rPr>
              <w:t xml:space="preserve"> antivenoms towards Southwestern Colombian </w:t>
            </w:r>
            <w:proofErr w:type="spellStart"/>
            <w:r w:rsidRPr="00BB5FCD">
              <w:rPr>
                <w:lang w:val="en-US"/>
                <w:rPrChange w:id="1079" w:author="LINA MARIA PENA ACEVEDO" w:date="2024-06-25T18:31:00Z">
                  <w:rPr/>
                </w:rPrChange>
              </w:rPr>
              <w:t>bothrops</w:t>
            </w:r>
            <w:proofErr w:type="spellEnd"/>
            <w:r w:rsidRPr="00BB5FCD">
              <w:rPr>
                <w:lang w:val="en-US"/>
                <w:rPrChange w:id="1080" w:author="LINA MARIA PENA ACEVEDO" w:date="2024-06-25T18:31:00Z">
                  <w:rPr/>
                </w:rPrChange>
              </w:rPr>
              <w:t xml:space="preserve"> asper lineage venoms. </w:t>
            </w:r>
            <w:proofErr w:type="spellStart"/>
            <w:r w:rsidRPr="00BB5FCD">
              <w:rPr>
                <w:lang w:val="en-US"/>
                <w:rPrChange w:id="1081" w:author="LINA MARIA PENA ACEVEDO" w:date="2024-06-25T18:31:00Z">
                  <w:rPr/>
                </w:rPrChange>
              </w:rPr>
              <w:t>PLoS</w:t>
            </w:r>
            <w:proofErr w:type="spellEnd"/>
            <w:r w:rsidRPr="00BB5FCD">
              <w:rPr>
                <w:lang w:val="en-US"/>
                <w:rPrChange w:id="1082" w:author="LINA MARIA PENA ACEVEDO" w:date="2024-06-25T18:31:00Z">
                  <w:rPr/>
                </w:rPrChange>
              </w:rPr>
              <w:t xml:space="preserve"> </w:t>
            </w:r>
            <w:proofErr w:type="spellStart"/>
            <w:r w:rsidRPr="00BB5FCD">
              <w:rPr>
                <w:lang w:val="en-US"/>
                <w:rPrChange w:id="1083" w:author="LINA MARIA PENA ACEVEDO" w:date="2024-06-25T18:31:00Z">
                  <w:rPr/>
                </w:rPrChange>
              </w:rPr>
              <w:t>Negl</w:t>
            </w:r>
            <w:proofErr w:type="spellEnd"/>
            <w:r w:rsidRPr="00BB5FCD">
              <w:rPr>
                <w:lang w:val="en-US"/>
                <w:rPrChange w:id="1084" w:author="LINA MARIA PENA ACEVEDO" w:date="2024-06-25T18:31:00Z">
                  <w:rPr/>
                </w:rPrChange>
              </w:rPr>
              <w:t xml:space="preserve"> Trop Dis. 2021;15(</w:t>
            </w:r>
            <w:proofErr w:type="gramStart"/>
            <w:r w:rsidRPr="00BB5FCD">
              <w:rPr>
                <w:lang w:val="en-US"/>
                <w:rPrChange w:id="1085" w:author="LINA MARIA PENA ACEVEDO" w:date="2024-06-25T18:31:00Z">
                  <w:rPr/>
                </w:rPrChange>
              </w:rPr>
              <w:t>2):(</w:t>
            </w:r>
            <w:proofErr w:type="gramEnd"/>
            <w:r w:rsidRPr="00BB5FCD">
              <w:rPr>
                <w:lang w:val="en-US"/>
                <w:rPrChange w:id="1086" w:author="LINA MARIA PENA ACEVEDO" w:date="2024-06-25T18:31:00Z">
                  <w:rPr/>
                </w:rPrChange>
              </w:rPr>
              <w:t xml:space="preserve">e0009073). </w:t>
            </w:r>
          </w:ins>
        </w:p>
        <w:p w14:paraId="3293CC4D" w14:textId="77777777" w:rsidR="003323D6" w:rsidRPr="00BB5FCD" w:rsidRDefault="003323D6">
          <w:pPr>
            <w:autoSpaceDE w:val="0"/>
            <w:autoSpaceDN w:val="0"/>
            <w:ind w:hanging="640"/>
            <w:divId w:val="1309095022"/>
            <w:rPr>
              <w:ins w:id="1087" w:author="Ama de Berrio" w:date="2024-06-25T17:54:00Z"/>
              <w:lang w:val="en-US"/>
              <w:rPrChange w:id="1088" w:author="LINA MARIA PENA ACEVEDO" w:date="2024-06-25T18:31:00Z">
                <w:rPr>
                  <w:ins w:id="1089" w:author="Ama de Berrio" w:date="2024-06-25T17:54:00Z"/>
                </w:rPr>
              </w:rPrChange>
            </w:rPr>
          </w:pPr>
          <w:ins w:id="1090" w:author="Ama de Berrio" w:date="2024-06-25T17:54:00Z">
            <w:r w:rsidRPr="00BB5FCD">
              <w:rPr>
                <w:lang w:val="en-US"/>
                <w:rPrChange w:id="1091" w:author="LINA MARIA PENA ACEVEDO" w:date="2024-06-25T18:31:00Z">
                  <w:rPr/>
                </w:rPrChange>
              </w:rPr>
              <w:t>51.</w:t>
            </w:r>
            <w:r w:rsidRPr="00BB5FCD">
              <w:rPr>
                <w:lang w:val="en-US"/>
                <w:rPrChange w:id="1092" w:author="LINA MARIA PENA ACEVEDO" w:date="2024-06-25T18:31:00Z">
                  <w:rPr/>
                </w:rPrChange>
              </w:rPr>
              <w:tab/>
              <w:t xml:space="preserve">Avella I, </w:t>
            </w:r>
            <w:proofErr w:type="spellStart"/>
            <w:r w:rsidRPr="00BB5FCD">
              <w:rPr>
                <w:lang w:val="en-US"/>
                <w:rPrChange w:id="1093" w:author="LINA MARIA PENA ACEVEDO" w:date="2024-06-25T18:31:00Z">
                  <w:rPr/>
                </w:rPrChange>
              </w:rPr>
              <w:t>Wüster</w:t>
            </w:r>
            <w:proofErr w:type="spellEnd"/>
            <w:r w:rsidRPr="00BB5FCD">
              <w:rPr>
                <w:lang w:val="en-US"/>
                <w:rPrChange w:id="1094" w:author="LINA MARIA PENA ACEVEDO" w:date="2024-06-25T18:31:00Z">
                  <w:rPr/>
                </w:rPrChange>
              </w:rPr>
              <w:t xml:space="preserve"> W, </w:t>
            </w:r>
            <w:proofErr w:type="spellStart"/>
            <w:r w:rsidRPr="00BB5FCD">
              <w:rPr>
                <w:lang w:val="en-US"/>
                <w:rPrChange w:id="1095" w:author="LINA MARIA PENA ACEVEDO" w:date="2024-06-25T18:31:00Z">
                  <w:rPr/>
                </w:rPrChange>
              </w:rPr>
              <w:t>Luiselli</w:t>
            </w:r>
            <w:proofErr w:type="spellEnd"/>
            <w:r w:rsidRPr="00BB5FCD">
              <w:rPr>
                <w:lang w:val="en-US"/>
                <w:rPrChange w:id="1096" w:author="LINA MARIA PENA ACEVEDO" w:date="2024-06-25T18:31:00Z">
                  <w:rPr/>
                </w:rPrChange>
              </w:rPr>
              <w:t xml:space="preserve"> L, Martínez-</w:t>
            </w:r>
            <w:proofErr w:type="spellStart"/>
            <w:r w:rsidRPr="00BB5FCD">
              <w:rPr>
                <w:lang w:val="en-US"/>
                <w:rPrChange w:id="1097" w:author="LINA MARIA PENA ACEVEDO" w:date="2024-06-25T18:31:00Z">
                  <w:rPr/>
                </w:rPrChange>
              </w:rPr>
              <w:t>Freiría</w:t>
            </w:r>
            <w:proofErr w:type="spellEnd"/>
            <w:r w:rsidRPr="00BB5FCD">
              <w:rPr>
                <w:lang w:val="en-US"/>
                <w:rPrChange w:id="1098" w:author="LINA MARIA PENA ACEVEDO" w:date="2024-06-25T18:31:00Z">
                  <w:rPr/>
                </w:rPrChange>
              </w:rPr>
              <w:t xml:space="preserve"> F. Toxic Habits: An analysis of general trends and biases in snake venom research. Toxins (Basel). 2022;14(12):1–17. </w:t>
            </w:r>
          </w:ins>
        </w:p>
        <w:p w14:paraId="6B116FED" w14:textId="77777777" w:rsidR="003323D6" w:rsidRPr="00BB5FCD" w:rsidRDefault="003323D6">
          <w:pPr>
            <w:autoSpaceDE w:val="0"/>
            <w:autoSpaceDN w:val="0"/>
            <w:ind w:hanging="640"/>
            <w:divId w:val="919291811"/>
            <w:rPr>
              <w:ins w:id="1099" w:author="Ama de Berrio" w:date="2024-06-25T17:54:00Z"/>
              <w:lang w:val="en-US"/>
              <w:rPrChange w:id="1100" w:author="LINA MARIA PENA ACEVEDO" w:date="2024-06-25T18:31:00Z">
                <w:rPr>
                  <w:ins w:id="1101" w:author="Ama de Berrio" w:date="2024-06-25T17:54:00Z"/>
                </w:rPr>
              </w:rPrChange>
            </w:rPr>
          </w:pPr>
          <w:ins w:id="1102" w:author="Ama de Berrio" w:date="2024-06-25T17:54:00Z">
            <w:r w:rsidRPr="00BB5FCD">
              <w:rPr>
                <w:lang w:val="en-US"/>
                <w:rPrChange w:id="1103" w:author="LINA MARIA PENA ACEVEDO" w:date="2024-06-25T18:31:00Z">
                  <w:rPr/>
                </w:rPrChange>
              </w:rPr>
              <w:t>52.</w:t>
            </w:r>
            <w:r w:rsidRPr="00BB5FCD">
              <w:rPr>
                <w:lang w:val="en-US"/>
                <w:rPrChange w:id="1104" w:author="LINA MARIA PENA ACEVEDO" w:date="2024-06-25T18:31:00Z">
                  <w:rPr/>
                </w:rPrChange>
              </w:rPr>
              <w:tab/>
            </w:r>
            <w:proofErr w:type="spellStart"/>
            <w:r w:rsidRPr="00BB5FCD">
              <w:rPr>
                <w:lang w:val="en-US"/>
                <w:rPrChange w:id="1105" w:author="LINA MARIA PENA ACEVEDO" w:date="2024-06-25T18:31:00Z">
                  <w:rPr/>
                </w:rPrChange>
              </w:rPr>
              <w:t>Ferraz</w:t>
            </w:r>
            <w:proofErr w:type="spellEnd"/>
            <w:r w:rsidRPr="00BB5FCD">
              <w:rPr>
                <w:lang w:val="en-US"/>
                <w:rPrChange w:id="1106" w:author="LINA MARIA PENA ACEVEDO" w:date="2024-06-25T18:31:00Z">
                  <w:rPr/>
                </w:rPrChange>
              </w:rPr>
              <w:t xml:space="preserve"> CR, </w:t>
            </w:r>
            <w:proofErr w:type="spellStart"/>
            <w:r w:rsidRPr="00BB5FCD">
              <w:rPr>
                <w:lang w:val="en-US"/>
                <w:rPrChange w:id="1107" w:author="LINA MARIA PENA ACEVEDO" w:date="2024-06-25T18:31:00Z">
                  <w:rPr/>
                </w:rPrChange>
              </w:rPr>
              <w:t>Arrahman</w:t>
            </w:r>
            <w:proofErr w:type="spellEnd"/>
            <w:r w:rsidRPr="00BB5FCD">
              <w:rPr>
                <w:lang w:val="en-US"/>
                <w:rPrChange w:id="1108" w:author="LINA MARIA PENA ACEVEDO" w:date="2024-06-25T18:31:00Z">
                  <w:rPr/>
                </w:rPrChange>
              </w:rPr>
              <w:t xml:space="preserve"> A, Xie C, </w:t>
            </w:r>
            <w:proofErr w:type="spellStart"/>
            <w:r w:rsidRPr="00BB5FCD">
              <w:rPr>
                <w:lang w:val="en-US"/>
                <w:rPrChange w:id="1109" w:author="LINA MARIA PENA ACEVEDO" w:date="2024-06-25T18:31:00Z">
                  <w:rPr/>
                </w:rPrChange>
              </w:rPr>
              <w:t>Casewell</w:t>
            </w:r>
            <w:proofErr w:type="spellEnd"/>
            <w:r w:rsidRPr="00BB5FCD">
              <w:rPr>
                <w:lang w:val="en-US"/>
                <w:rPrChange w:id="1110" w:author="LINA MARIA PENA ACEVEDO" w:date="2024-06-25T18:31:00Z">
                  <w:rPr/>
                </w:rPrChange>
              </w:rPr>
              <w:t xml:space="preserve"> NR, Lewis RJ, Kool J, et al. Multifunctional toxins in snake venoms and therapeutic implications: From pain to hemorrhage and necrosis. </w:t>
            </w:r>
            <w:proofErr w:type="spellStart"/>
            <w:r w:rsidRPr="00BB5FCD">
              <w:rPr>
                <w:lang w:val="en-US"/>
                <w:rPrChange w:id="1111" w:author="LINA MARIA PENA ACEVEDO" w:date="2024-06-25T18:31:00Z">
                  <w:rPr/>
                </w:rPrChange>
              </w:rPr>
              <w:t>Commun</w:t>
            </w:r>
            <w:proofErr w:type="spellEnd"/>
            <w:r w:rsidRPr="00BB5FCD">
              <w:rPr>
                <w:lang w:val="en-US"/>
                <w:rPrChange w:id="1112" w:author="LINA MARIA PENA ACEVEDO" w:date="2024-06-25T18:31:00Z">
                  <w:rPr/>
                </w:rPrChange>
              </w:rPr>
              <w:t xml:space="preserve"> Biol. 2024;7(3):1142–8. </w:t>
            </w:r>
          </w:ins>
        </w:p>
        <w:p w14:paraId="16FFBBA7" w14:textId="77777777" w:rsidR="003323D6" w:rsidRPr="00BB5FCD" w:rsidRDefault="003323D6">
          <w:pPr>
            <w:autoSpaceDE w:val="0"/>
            <w:autoSpaceDN w:val="0"/>
            <w:ind w:hanging="640"/>
            <w:divId w:val="1519923764"/>
            <w:rPr>
              <w:ins w:id="1113" w:author="Ama de Berrio" w:date="2024-06-25T17:54:00Z"/>
              <w:lang w:val="en-US"/>
              <w:rPrChange w:id="1114" w:author="LINA MARIA PENA ACEVEDO" w:date="2024-06-25T18:31:00Z">
                <w:rPr>
                  <w:ins w:id="1115" w:author="Ama de Berrio" w:date="2024-06-25T17:54:00Z"/>
                </w:rPr>
              </w:rPrChange>
            </w:rPr>
          </w:pPr>
          <w:ins w:id="1116" w:author="Ama de Berrio" w:date="2024-06-25T17:54:00Z">
            <w:r w:rsidRPr="00BB5FCD">
              <w:rPr>
                <w:lang w:val="en-US"/>
                <w:rPrChange w:id="1117" w:author="LINA MARIA PENA ACEVEDO" w:date="2024-06-25T18:31:00Z">
                  <w:rPr/>
                </w:rPrChange>
              </w:rPr>
              <w:t>53.</w:t>
            </w:r>
            <w:r w:rsidRPr="00BB5FCD">
              <w:rPr>
                <w:lang w:val="en-US"/>
                <w:rPrChange w:id="1118" w:author="LINA MARIA PENA ACEVEDO" w:date="2024-06-25T18:31:00Z">
                  <w:rPr/>
                </w:rPrChange>
              </w:rPr>
              <w:tab/>
              <w:t xml:space="preserve">Harrison R, Cook D, </w:t>
            </w:r>
            <w:proofErr w:type="spellStart"/>
            <w:r w:rsidRPr="00BB5FCD">
              <w:rPr>
                <w:lang w:val="en-US"/>
                <w:rPrChange w:id="1119" w:author="LINA MARIA PENA ACEVEDO" w:date="2024-06-25T18:31:00Z">
                  <w:rPr/>
                </w:rPrChange>
              </w:rPr>
              <w:t>Renjifo</w:t>
            </w:r>
            <w:proofErr w:type="spellEnd"/>
            <w:r w:rsidRPr="00BB5FCD">
              <w:rPr>
                <w:lang w:val="en-US"/>
                <w:rPrChange w:id="1120" w:author="LINA MARIA PENA ACEVEDO" w:date="2024-06-25T18:31:00Z">
                  <w:rPr/>
                </w:rPrChange>
              </w:rPr>
              <w:t xml:space="preserve"> C, </w:t>
            </w:r>
            <w:proofErr w:type="spellStart"/>
            <w:r w:rsidRPr="00BB5FCD">
              <w:rPr>
                <w:lang w:val="en-US"/>
                <w:rPrChange w:id="1121" w:author="LINA MARIA PENA ACEVEDO" w:date="2024-06-25T18:31:00Z">
                  <w:rPr/>
                </w:rPrChange>
              </w:rPr>
              <w:t>Casewell</w:t>
            </w:r>
            <w:proofErr w:type="spellEnd"/>
            <w:r w:rsidRPr="00BB5FCD">
              <w:rPr>
                <w:lang w:val="en-US"/>
                <w:rPrChange w:id="1122" w:author="LINA MARIA PENA ACEVEDO" w:date="2024-06-25T18:31:00Z">
                  <w:rPr/>
                </w:rPrChange>
              </w:rPr>
              <w:t xml:space="preserve"> N, Currier R, Wagstaff S. Research strategies to improve snakebite treatment: Challenges and progress. J Proteomics. 2011;74(9):1768–80. </w:t>
            </w:r>
          </w:ins>
        </w:p>
        <w:p w14:paraId="6BCEC683" w14:textId="77777777" w:rsidR="003323D6" w:rsidRDefault="003323D6">
          <w:pPr>
            <w:autoSpaceDE w:val="0"/>
            <w:autoSpaceDN w:val="0"/>
            <w:ind w:hanging="640"/>
            <w:divId w:val="1527865650"/>
            <w:rPr>
              <w:ins w:id="1123" w:author="Ama de Berrio" w:date="2024-06-25T17:54:00Z"/>
            </w:rPr>
          </w:pPr>
          <w:ins w:id="1124" w:author="Ama de Berrio" w:date="2024-06-25T17:54:00Z">
            <w:r w:rsidRPr="00BB5FCD">
              <w:rPr>
                <w:lang w:val="en-US"/>
                <w:rPrChange w:id="1125" w:author="LINA MARIA PENA ACEVEDO" w:date="2024-06-25T18:31:00Z">
                  <w:rPr/>
                </w:rPrChange>
              </w:rPr>
              <w:t>54.</w:t>
            </w:r>
            <w:r w:rsidRPr="00BB5FCD">
              <w:rPr>
                <w:lang w:val="en-US"/>
                <w:rPrChange w:id="1126" w:author="LINA MARIA PENA ACEVEDO" w:date="2024-06-25T18:31:00Z">
                  <w:rPr/>
                </w:rPrChange>
              </w:rPr>
              <w:tab/>
            </w:r>
            <w:proofErr w:type="spellStart"/>
            <w:r w:rsidRPr="00BB5FCD">
              <w:rPr>
                <w:lang w:val="en-US"/>
                <w:rPrChange w:id="1127" w:author="LINA MARIA PENA ACEVEDO" w:date="2024-06-25T18:31:00Z">
                  <w:rPr/>
                </w:rPrChange>
              </w:rPr>
              <w:t>Bittenbinder</w:t>
            </w:r>
            <w:proofErr w:type="spellEnd"/>
            <w:r w:rsidRPr="00BB5FCD">
              <w:rPr>
                <w:lang w:val="en-US"/>
                <w:rPrChange w:id="1128" w:author="LINA MARIA PENA ACEVEDO" w:date="2024-06-25T18:31:00Z">
                  <w:rPr/>
                </w:rPrChange>
              </w:rPr>
              <w:t xml:space="preserve"> MA, van Thiel J, Cardoso FC, </w:t>
            </w:r>
            <w:proofErr w:type="spellStart"/>
            <w:r w:rsidRPr="00BB5FCD">
              <w:rPr>
                <w:lang w:val="en-US"/>
                <w:rPrChange w:id="1129" w:author="LINA MARIA PENA ACEVEDO" w:date="2024-06-25T18:31:00Z">
                  <w:rPr/>
                </w:rPrChange>
              </w:rPr>
              <w:t>Casewell</w:t>
            </w:r>
            <w:proofErr w:type="spellEnd"/>
            <w:r w:rsidRPr="00BB5FCD">
              <w:rPr>
                <w:lang w:val="en-US"/>
                <w:rPrChange w:id="1130" w:author="LINA MARIA PENA ACEVEDO" w:date="2024-06-25T18:31:00Z">
                  <w:rPr/>
                </w:rPrChange>
              </w:rPr>
              <w:t xml:space="preserve"> NR, Gutiérrez JM, Kool J, et al. Tissue damaging toxins in snake venoms: mechanisms of action, pathophysiology and treatment strategies. </w:t>
            </w:r>
            <w:proofErr w:type="spellStart"/>
            <w:r w:rsidRPr="00BB5FCD">
              <w:rPr>
                <w:lang w:val="en-US"/>
                <w:rPrChange w:id="1131" w:author="LINA MARIA PENA ACEVEDO" w:date="2024-06-25T18:31:00Z">
                  <w:rPr/>
                </w:rPrChange>
              </w:rPr>
              <w:t>Commun</w:t>
            </w:r>
            <w:proofErr w:type="spellEnd"/>
            <w:r w:rsidRPr="00BB5FCD">
              <w:rPr>
                <w:lang w:val="en-US"/>
                <w:rPrChange w:id="1132" w:author="LINA MARIA PENA ACEVEDO" w:date="2024-06-25T18:31:00Z">
                  <w:rPr/>
                </w:rPrChange>
              </w:rPr>
              <w:t xml:space="preserve"> Biol [Internet]. </w:t>
            </w:r>
            <w:r>
              <w:t xml:space="preserve">2024 Mar 22;7(1):358. </w:t>
            </w:r>
            <w:proofErr w:type="spellStart"/>
            <w:r>
              <w:t>Available</w:t>
            </w:r>
            <w:proofErr w:type="spellEnd"/>
            <w:r>
              <w:t xml:space="preserve"> </w:t>
            </w:r>
            <w:proofErr w:type="spellStart"/>
            <w:r>
              <w:t>from</w:t>
            </w:r>
            <w:proofErr w:type="spellEnd"/>
            <w:r>
              <w:t>: https://www.nature.com/articles/s42003-024-06019-6</w:t>
            </w:r>
          </w:ins>
        </w:p>
        <w:p w14:paraId="76A28F6A" w14:textId="77777777" w:rsidR="003323D6" w:rsidRPr="00BB5FCD" w:rsidRDefault="003323D6">
          <w:pPr>
            <w:autoSpaceDE w:val="0"/>
            <w:autoSpaceDN w:val="0"/>
            <w:ind w:hanging="640"/>
            <w:divId w:val="790132209"/>
            <w:rPr>
              <w:ins w:id="1133" w:author="Ama de Berrio" w:date="2024-06-25T17:54:00Z"/>
              <w:lang w:val="en-US"/>
              <w:rPrChange w:id="1134" w:author="LINA MARIA PENA ACEVEDO" w:date="2024-06-25T18:31:00Z">
                <w:rPr>
                  <w:ins w:id="1135" w:author="Ama de Berrio" w:date="2024-06-25T17:54:00Z"/>
                </w:rPr>
              </w:rPrChange>
            </w:rPr>
          </w:pPr>
          <w:ins w:id="1136" w:author="Ama de Berrio" w:date="2024-06-25T17:54:00Z">
            <w:r>
              <w:t>55.</w:t>
            </w:r>
            <w:r>
              <w:tab/>
              <w:t xml:space="preserve">Silva de Oliveira S, Campos Alves E, dos Santos </w:t>
            </w:r>
            <w:proofErr w:type="spellStart"/>
            <w:r>
              <w:t>Santos</w:t>
            </w:r>
            <w:proofErr w:type="spellEnd"/>
            <w:r>
              <w:t xml:space="preserve"> A, Freitas Nascimento E, Tavares Pereira JP, </w:t>
            </w:r>
            <w:proofErr w:type="spellStart"/>
            <w:r>
              <w:t>Mendonça</w:t>
            </w:r>
            <w:proofErr w:type="spellEnd"/>
            <w:r>
              <w:t xml:space="preserve"> da Silva I, et al. </w:t>
            </w:r>
            <w:proofErr w:type="spellStart"/>
            <w:r w:rsidRPr="00BB5FCD">
              <w:rPr>
                <w:lang w:val="en-US"/>
                <w:rPrChange w:id="1137" w:author="LINA MARIA PENA ACEVEDO" w:date="2024-06-25T18:31:00Z">
                  <w:rPr/>
                </w:rPrChange>
              </w:rPr>
              <w:t>Bothrops</w:t>
            </w:r>
            <w:proofErr w:type="spellEnd"/>
            <w:r w:rsidRPr="00BB5FCD">
              <w:rPr>
                <w:lang w:val="en-US"/>
                <w:rPrChange w:id="1138" w:author="LINA MARIA PENA ACEVEDO" w:date="2024-06-25T18:31:00Z">
                  <w:rPr/>
                </w:rPrChange>
              </w:rPr>
              <w:t xml:space="preserve"> snakebites in the Amazon: recovery from hemostatic disorders after Brazilian antivenom therapy. Clin </w:t>
            </w:r>
            <w:proofErr w:type="spellStart"/>
            <w:r w:rsidRPr="00BB5FCD">
              <w:rPr>
                <w:lang w:val="en-US"/>
                <w:rPrChange w:id="1139" w:author="LINA MARIA PENA ACEVEDO" w:date="2024-06-25T18:31:00Z">
                  <w:rPr/>
                </w:rPrChange>
              </w:rPr>
              <w:t>Toxicol</w:t>
            </w:r>
            <w:proofErr w:type="spellEnd"/>
            <w:r w:rsidRPr="00BB5FCD">
              <w:rPr>
                <w:lang w:val="en-US"/>
                <w:rPrChange w:id="1140" w:author="LINA MARIA PENA ACEVEDO" w:date="2024-06-25T18:31:00Z">
                  <w:rPr/>
                </w:rPrChange>
              </w:rPr>
              <w:t xml:space="preserve">. 2020;58(4):266–74. </w:t>
            </w:r>
          </w:ins>
        </w:p>
        <w:p w14:paraId="5564D137" w14:textId="77777777" w:rsidR="003323D6" w:rsidRPr="00BB5FCD" w:rsidRDefault="003323D6">
          <w:pPr>
            <w:autoSpaceDE w:val="0"/>
            <w:autoSpaceDN w:val="0"/>
            <w:ind w:hanging="640"/>
            <w:divId w:val="2138713364"/>
            <w:rPr>
              <w:ins w:id="1141" w:author="Ama de Berrio" w:date="2024-06-25T17:54:00Z"/>
              <w:lang w:val="en-US"/>
              <w:rPrChange w:id="1142" w:author="LINA MARIA PENA ACEVEDO" w:date="2024-06-25T18:31:00Z">
                <w:rPr>
                  <w:ins w:id="1143" w:author="Ama de Berrio" w:date="2024-06-25T17:54:00Z"/>
                </w:rPr>
              </w:rPrChange>
            </w:rPr>
          </w:pPr>
          <w:ins w:id="1144" w:author="Ama de Berrio" w:date="2024-06-25T17:54:00Z">
            <w:r w:rsidRPr="00BB5FCD">
              <w:rPr>
                <w:lang w:val="en-US"/>
                <w:rPrChange w:id="1145" w:author="LINA MARIA PENA ACEVEDO" w:date="2024-06-25T18:31:00Z">
                  <w:rPr/>
                </w:rPrChange>
              </w:rPr>
              <w:t>56.</w:t>
            </w:r>
            <w:r w:rsidRPr="00BB5FCD">
              <w:rPr>
                <w:lang w:val="en-US"/>
                <w:rPrChange w:id="1146" w:author="LINA MARIA PENA ACEVEDO" w:date="2024-06-25T18:31:00Z">
                  <w:rPr/>
                </w:rPrChange>
              </w:rPr>
              <w:tab/>
              <w:t xml:space="preserve">Sarkar S, Sinha R, Chaudhury AR, </w:t>
            </w:r>
            <w:proofErr w:type="spellStart"/>
            <w:r w:rsidRPr="00BB5FCD">
              <w:rPr>
                <w:lang w:val="en-US"/>
                <w:rPrChange w:id="1147" w:author="LINA MARIA PENA ACEVEDO" w:date="2024-06-25T18:31:00Z">
                  <w:rPr/>
                </w:rPrChange>
              </w:rPr>
              <w:t>Maduwage</w:t>
            </w:r>
            <w:proofErr w:type="spellEnd"/>
            <w:r w:rsidRPr="00BB5FCD">
              <w:rPr>
                <w:lang w:val="en-US"/>
                <w:rPrChange w:id="1148" w:author="LINA MARIA PENA ACEVEDO" w:date="2024-06-25T18:31:00Z">
                  <w:rPr/>
                </w:rPrChange>
              </w:rPr>
              <w:t xml:space="preserve"> K, </w:t>
            </w:r>
            <w:proofErr w:type="spellStart"/>
            <w:r w:rsidRPr="00BB5FCD">
              <w:rPr>
                <w:lang w:val="en-US"/>
                <w:rPrChange w:id="1149" w:author="LINA MARIA PENA ACEVEDO" w:date="2024-06-25T18:31:00Z">
                  <w:rPr/>
                </w:rPrChange>
              </w:rPr>
              <w:t>Abeyagunawardena</w:t>
            </w:r>
            <w:proofErr w:type="spellEnd"/>
            <w:r w:rsidRPr="00BB5FCD">
              <w:rPr>
                <w:lang w:val="en-US"/>
                <w:rPrChange w:id="1150" w:author="LINA MARIA PENA ACEVEDO" w:date="2024-06-25T18:31:00Z">
                  <w:rPr/>
                </w:rPrChange>
              </w:rPr>
              <w:t xml:space="preserve"> A, Bose N, et al. Snake bite associated with acute kidney injury. Pediatric Nephrology. 2020;36(12):3829–40. </w:t>
            </w:r>
          </w:ins>
        </w:p>
        <w:p w14:paraId="17BB00A0" w14:textId="77777777" w:rsidR="003323D6" w:rsidRDefault="003323D6">
          <w:pPr>
            <w:autoSpaceDE w:val="0"/>
            <w:autoSpaceDN w:val="0"/>
            <w:ind w:hanging="640"/>
            <w:divId w:val="1175729651"/>
            <w:rPr>
              <w:ins w:id="1151" w:author="Ama de Berrio" w:date="2024-06-25T17:54:00Z"/>
            </w:rPr>
          </w:pPr>
          <w:ins w:id="1152" w:author="Ama de Berrio" w:date="2024-06-25T17:54:00Z">
            <w:r w:rsidRPr="00BB5FCD">
              <w:rPr>
                <w:lang w:val="en-US"/>
                <w:rPrChange w:id="1153" w:author="LINA MARIA PENA ACEVEDO" w:date="2024-06-25T18:31:00Z">
                  <w:rPr/>
                </w:rPrChange>
              </w:rPr>
              <w:t>57.</w:t>
            </w:r>
            <w:r w:rsidRPr="00BB5FCD">
              <w:rPr>
                <w:lang w:val="en-US"/>
                <w:rPrChange w:id="1154" w:author="LINA MARIA PENA ACEVEDO" w:date="2024-06-25T18:31:00Z">
                  <w:rPr/>
                </w:rPrChange>
              </w:rPr>
              <w:tab/>
              <w:t xml:space="preserve">Rodríguez Vargas A. </w:t>
            </w:r>
            <w:proofErr w:type="spellStart"/>
            <w:r w:rsidRPr="00BB5FCD">
              <w:rPr>
                <w:lang w:val="en-US"/>
                <w:rPrChange w:id="1155" w:author="LINA MARIA PENA ACEVEDO" w:date="2024-06-25T18:31:00Z">
                  <w:rPr/>
                </w:rPrChange>
              </w:rPr>
              <w:t>Accidente</w:t>
            </w:r>
            <w:proofErr w:type="spellEnd"/>
            <w:r w:rsidRPr="00BB5FCD">
              <w:rPr>
                <w:lang w:val="en-US"/>
                <w:rPrChange w:id="1156" w:author="LINA MARIA PENA ACEVEDO" w:date="2024-06-25T18:31:00Z">
                  <w:rPr/>
                </w:rPrChange>
              </w:rPr>
              <w:t xml:space="preserve"> </w:t>
            </w:r>
            <w:proofErr w:type="spellStart"/>
            <w:r w:rsidRPr="00BB5FCD">
              <w:rPr>
                <w:lang w:val="en-US"/>
                <w:rPrChange w:id="1157" w:author="LINA MARIA PENA ACEVEDO" w:date="2024-06-25T18:31:00Z">
                  <w:rPr/>
                </w:rPrChange>
              </w:rPr>
              <w:t>ofídico</w:t>
            </w:r>
            <w:proofErr w:type="spellEnd"/>
            <w:r w:rsidRPr="00BB5FCD">
              <w:rPr>
                <w:lang w:val="en-US"/>
                <w:rPrChange w:id="1158" w:author="LINA MARIA PENA ACEVEDO" w:date="2024-06-25T18:31:00Z">
                  <w:rPr/>
                </w:rPrChange>
              </w:rPr>
              <w:t xml:space="preserve">. </w:t>
            </w:r>
            <w:r>
              <w:t xml:space="preserve">Guía para el Manejo de Emergencias Toxicológicas - Ministerio de Salud y la Protección Social Colombia. 2017. 499–507 p. </w:t>
            </w:r>
          </w:ins>
        </w:p>
        <w:p w14:paraId="7C13C533" w14:textId="77777777" w:rsidR="003323D6" w:rsidRPr="00BB5FCD" w:rsidRDefault="003323D6">
          <w:pPr>
            <w:autoSpaceDE w:val="0"/>
            <w:autoSpaceDN w:val="0"/>
            <w:ind w:hanging="640"/>
            <w:divId w:val="2084912565"/>
            <w:rPr>
              <w:ins w:id="1159" w:author="Ama de Berrio" w:date="2024-06-25T17:54:00Z"/>
              <w:lang w:val="en-US"/>
              <w:rPrChange w:id="1160" w:author="LINA MARIA PENA ACEVEDO" w:date="2024-06-25T18:31:00Z">
                <w:rPr>
                  <w:ins w:id="1161" w:author="Ama de Berrio" w:date="2024-06-25T17:54:00Z"/>
                </w:rPr>
              </w:rPrChange>
            </w:rPr>
          </w:pPr>
          <w:ins w:id="1162" w:author="Ama de Berrio" w:date="2024-06-25T17:54:00Z">
            <w:r>
              <w:t>58.</w:t>
            </w:r>
            <w:r>
              <w:tab/>
              <w:t xml:space="preserve">Otero R, Gutiérrez J, Mesa M, Duque E, Rodríguez O, Luis Arango J, et al. </w:t>
            </w:r>
            <w:r w:rsidRPr="00BB5FCD">
              <w:rPr>
                <w:lang w:val="en-US"/>
                <w:rPrChange w:id="1163" w:author="LINA MARIA PENA ACEVEDO" w:date="2024-06-25T18:31:00Z">
                  <w:rPr/>
                </w:rPrChange>
              </w:rPr>
              <w:t xml:space="preserve">Complications of </w:t>
            </w:r>
            <w:proofErr w:type="spellStart"/>
            <w:r w:rsidRPr="00BB5FCD">
              <w:rPr>
                <w:lang w:val="en-US"/>
                <w:rPrChange w:id="1164" w:author="LINA MARIA PENA ACEVEDO" w:date="2024-06-25T18:31:00Z">
                  <w:rPr/>
                </w:rPrChange>
              </w:rPr>
              <w:t>Bothrops</w:t>
            </w:r>
            <w:proofErr w:type="spellEnd"/>
            <w:r w:rsidRPr="00BB5FCD">
              <w:rPr>
                <w:lang w:val="en-US"/>
                <w:rPrChange w:id="1165" w:author="LINA MARIA PENA ACEVEDO" w:date="2024-06-25T18:31:00Z">
                  <w:rPr/>
                </w:rPrChange>
              </w:rPr>
              <w:t xml:space="preserve">, </w:t>
            </w:r>
            <w:proofErr w:type="spellStart"/>
            <w:r w:rsidRPr="00BB5FCD">
              <w:rPr>
                <w:lang w:val="en-US"/>
                <w:rPrChange w:id="1166" w:author="LINA MARIA PENA ACEVEDO" w:date="2024-06-25T18:31:00Z">
                  <w:rPr/>
                </w:rPrChange>
              </w:rPr>
              <w:t>Porthidium</w:t>
            </w:r>
            <w:proofErr w:type="spellEnd"/>
            <w:r w:rsidRPr="00BB5FCD">
              <w:rPr>
                <w:lang w:val="en-US"/>
                <w:rPrChange w:id="1167" w:author="LINA MARIA PENA ACEVEDO" w:date="2024-06-25T18:31:00Z">
                  <w:rPr/>
                </w:rPrChange>
              </w:rPr>
              <w:t xml:space="preserve">, and </w:t>
            </w:r>
            <w:proofErr w:type="spellStart"/>
            <w:r w:rsidRPr="00BB5FCD">
              <w:rPr>
                <w:lang w:val="en-US"/>
                <w:rPrChange w:id="1168" w:author="LINA MARIA PENA ACEVEDO" w:date="2024-06-25T18:31:00Z">
                  <w:rPr/>
                </w:rPrChange>
              </w:rPr>
              <w:t>Bothriechis</w:t>
            </w:r>
            <w:proofErr w:type="spellEnd"/>
            <w:r w:rsidRPr="00BB5FCD">
              <w:rPr>
                <w:lang w:val="en-US"/>
                <w:rPrChange w:id="1169" w:author="LINA MARIA PENA ACEVEDO" w:date="2024-06-25T18:31:00Z">
                  <w:rPr/>
                </w:rPrChange>
              </w:rPr>
              <w:t xml:space="preserve"> snakebites in Colombia. A clinical and epidemiological study of 39 cases attended in a university hospital. Toxicon. 2002;40(8):1107–14. </w:t>
            </w:r>
          </w:ins>
        </w:p>
        <w:p w14:paraId="1D8135E2" w14:textId="77777777" w:rsidR="003323D6" w:rsidRPr="00BB5FCD" w:rsidRDefault="003323D6">
          <w:pPr>
            <w:autoSpaceDE w:val="0"/>
            <w:autoSpaceDN w:val="0"/>
            <w:ind w:hanging="640"/>
            <w:divId w:val="2050101417"/>
            <w:rPr>
              <w:ins w:id="1170" w:author="Ama de Berrio" w:date="2024-06-25T17:54:00Z"/>
              <w:lang w:val="en-US"/>
              <w:rPrChange w:id="1171" w:author="LINA MARIA PENA ACEVEDO" w:date="2024-06-25T18:31:00Z">
                <w:rPr>
                  <w:ins w:id="1172" w:author="Ama de Berrio" w:date="2024-06-25T17:54:00Z"/>
                </w:rPr>
              </w:rPrChange>
            </w:rPr>
          </w:pPr>
          <w:ins w:id="1173" w:author="Ama de Berrio" w:date="2024-06-25T17:54:00Z">
            <w:r w:rsidRPr="00BB5FCD">
              <w:rPr>
                <w:lang w:val="en-US"/>
                <w:rPrChange w:id="1174" w:author="LINA MARIA PENA ACEVEDO" w:date="2024-06-25T18:31:00Z">
                  <w:rPr/>
                </w:rPrChange>
              </w:rPr>
              <w:t>59.</w:t>
            </w:r>
            <w:r w:rsidRPr="00BB5FCD">
              <w:rPr>
                <w:lang w:val="en-US"/>
                <w:rPrChange w:id="1175" w:author="LINA MARIA PENA ACEVEDO" w:date="2024-06-25T18:31:00Z">
                  <w:rPr/>
                </w:rPrChange>
              </w:rPr>
              <w:tab/>
              <w:t>Otero-</w:t>
            </w:r>
            <w:proofErr w:type="spellStart"/>
            <w:r w:rsidRPr="00BB5FCD">
              <w:rPr>
                <w:lang w:val="en-US"/>
                <w:rPrChange w:id="1176" w:author="LINA MARIA PENA ACEVEDO" w:date="2024-06-25T18:31:00Z">
                  <w:rPr/>
                </w:rPrChange>
              </w:rPr>
              <w:t>Patiño</w:t>
            </w:r>
            <w:proofErr w:type="spellEnd"/>
            <w:r w:rsidRPr="00BB5FCD">
              <w:rPr>
                <w:lang w:val="en-US"/>
                <w:rPrChange w:id="1177" w:author="LINA MARIA PENA ACEVEDO" w:date="2024-06-25T18:31:00Z">
                  <w:rPr/>
                </w:rPrChange>
              </w:rPr>
              <w:t xml:space="preserve"> R. Snake bites in Colombia. In: Clinical </w:t>
            </w:r>
            <w:proofErr w:type="spellStart"/>
            <w:r w:rsidRPr="00BB5FCD">
              <w:rPr>
                <w:lang w:val="en-US"/>
                <w:rPrChange w:id="1178" w:author="LINA MARIA PENA ACEVEDO" w:date="2024-06-25T18:31:00Z">
                  <w:rPr/>
                </w:rPrChange>
              </w:rPr>
              <w:t>Toxinology</w:t>
            </w:r>
            <w:proofErr w:type="spellEnd"/>
            <w:r w:rsidRPr="00BB5FCD">
              <w:rPr>
                <w:lang w:val="en-US"/>
                <w:rPrChange w:id="1179" w:author="LINA MARIA PENA ACEVEDO" w:date="2024-06-25T18:31:00Z">
                  <w:rPr/>
                </w:rPrChange>
              </w:rPr>
              <w:t xml:space="preserve">. Springer Netherlands; 2014. p. 1–42. </w:t>
            </w:r>
          </w:ins>
        </w:p>
        <w:p w14:paraId="00FCD86D" w14:textId="77777777" w:rsidR="003323D6" w:rsidRPr="00BB5FCD" w:rsidRDefault="003323D6">
          <w:pPr>
            <w:autoSpaceDE w:val="0"/>
            <w:autoSpaceDN w:val="0"/>
            <w:ind w:hanging="640"/>
            <w:divId w:val="1497265747"/>
            <w:rPr>
              <w:ins w:id="1180" w:author="Ama de Berrio" w:date="2024-06-25T17:54:00Z"/>
              <w:lang w:val="en-US"/>
              <w:rPrChange w:id="1181" w:author="LINA MARIA PENA ACEVEDO" w:date="2024-06-25T18:31:00Z">
                <w:rPr>
                  <w:ins w:id="1182" w:author="Ama de Berrio" w:date="2024-06-25T17:54:00Z"/>
                </w:rPr>
              </w:rPrChange>
            </w:rPr>
          </w:pPr>
          <w:ins w:id="1183" w:author="Ama de Berrio" w:date="2024-06-25T17:54:00Z">
            <w:r w:rsidRPr="00BB5FCD">
              <w:rPr>
                <w:lang w:val="en-US"/>
                <w:rPrChange w:id="1184" w:author="LINA MARIA PENA ACEVEDO" w:date="2024-06-25T18:31:00Z">
                  <w:rPr/>
                </w:rPrChange>
              </w:rPr>
              <w:t>60.</w:t>
            </w:r>
            <w:r w:rsidRPr="00BB5FCD">
              <w:rPr>
                <w:lang w:val="en-US"/>
                <w:rPrChange w:id="1185" w:author="LINA MARIA PENA ACEVEDO" w:date="2024-06-25T18:31:00Z">
                  <w:rPr/>
                </w:rPrChange>
              </w:rPr>
              <w:tab/>
              <w:t xml:space="preserve">Chuang PC, Lin WH, Chen YC, Chien CC, Chiu IM, Tsai TS. Oral bacteria and their antibiotic susceptibilities in </w:t>
            </w:r>
            <w:proofErr w:type="spellStart"/>
            <w:r w:rsidRPr="00BB5FCD">
              <w:rPr>
                <w:lang w:val="en-US"/>
                <w:rPrChange w:id="1186" w:author="LINA MARIA PENA ACEVEDO" w:date="2024-06-25T18:31:00Z">
                  <w:rPr/>
                </w:rPrChange>
              </w:rPr>
              <w:t>taiwanese</w:t>
            </w:r>
            <w:proofErr w:type="spellEnd"/>
            <w:r w:rsidRPr="00BB5FCD">
              <w:rPr>
                <w:lang w:val="en-US"/>
                <w:rPrChange w:id="1187" w:author="LINA MARIA PENA ACEVEDO" w:date="2024-06-25T18:31:00Z">
                  <w:rPr/>
                </w:rPrChange>
              </w:rPr>
              <w:t xml:space="preserve"> venomous snakes. Microorganisms. 2022;10, 951. </w:t>
            </w:r>
          </w:ins>
        </w:p>
        <w:p w14:paraId="7F077F59" w14:textId="77777777" w:rsidR="003323D6" w:rsidRPr="00BB5FCD" w:rsidRDefault="003323D6">
          <w:pPr>
            <w:autoSpaceDE w:val="0"/>
            <w:autoSpaceDN w:val="0"/>
            <w:ind w:hanging="640"/>
            <w:divId w:val="197549872"/>
            <w:rPr>
              <w:ins w:id="1188" w:author="Ama de Berrio" w:date="2024-06-25T17:54:00Z"/>
              <w:lang w:val="en-US"/>
              <w:rPrChange w:id="1189" w:author="LINA MARIA PENA ACEVEDO" w:date="2024-06-25T18:31:00Z">
                <w:rPr>
                  <w:ins w:id="1190" w:author="Ama de Berrio" w:date="2024-06-25T17:54:00Z"/>
                </w:rPr>
              </w:rPrChange>
            </w:rPr>
          </w:pPr>
          <w:ins w:id="1191" w:author="Ama de Berrio" w:date="2024-06-25T17:54:00Z">
            <w:r w:rsidRPr="00BB5FCD">
              <w:rPr>
                <w:lang w:val="en-US"/>
                <w:rPrChange w:id="1192" w:author="LINA MARIA PENA ACEVEDO" w:date="2024-06-25T18:31:00Z">
                  <w:rPr/>
                </w:rPrChange>
              </w:rPr>
              <w:lastRenderedPageBreak/>
              <w:t>61.</w:t>
            </w:r>
            <w:r w:rsidRPr="00BB5FCD">
              <w:rPr>
                <w:lang w:val="en-US"/>
                <w:rPrChange w:id="1193" w:author="LINA MARIA PENA ACEVEDO" w:date="2024-06-25T18:31:00Z">
                  <w:rPr/>
                </w:rPrChange>
              </w:rPr>
              <w:tab/>
            </w:r>
            <w:proofErr w:type="spellStart"/>
            <w:r w:rsidRPr="00BB5FCD">
              <w:rPr>
                <w:lang w:val="en-US"/>
                <w:rPrChange w:id="1194" w:author="LINA MARIA PENA ACEVEDO" w:date="2024-06-25T18:31:00Z">
                  <w:rPr/>
                </w:rPrChange>
              </w:rPr>
              <w:t>Kirketerp-Møller</w:t>
            </w:r>
            <w:proofErr w:type="spellEnd"/>
            <w:r w:rsidRPr="00BB5FCD">
              <w:rPr>
                <w:lang w:val="en-US"/>
                <w:rPrChange w:id="1195" w:author="LINA MARIA PENA ACEVEDO" w:date="2024-06-25T18:31:00Z">
                  <w:rPr/>
                </w:rPrChange>
              </w:rPr>
              <w:t xml:space="preserve"> K, Stewart PS, </w:t>
            </w:r>
            <w:proofErr w:type="spellStart"/>
            <w:r w:rsidRPr="00BB5FCD">
              <w:rPr>
                <w:lang w:val="en-US"/>
                <w:rPrChange w:id="1196" w:author="LINA MARIA PENA ACEVEDO" w:date="2024-06-25T18:31:00Z">
                  <w:rPr/>
                </w:rPrChange>
              </w:rPr>
              <w:t>Bjarnsholt</w:t>
            </w:r>
            <w:proofErr w:type="spellEnd"/>
            <w:r w:rsidRPr="00BB5FCD">
              <w:rPr>
                <w:lang w:val="en-US"/>
                <w:rPrChange w:id="1197" w:author="LINA MARIA PENA ACEVEDO" w:date="2024-06-25T18:31:00Z">
                  <w:rPr/>
                </w:rPrChange>
              </w:rPr>
              <w:t xml:space="preserve"> T. The zone model: A conceptual model for understanding the microenvironment of chronic wound infection. Wound Repair and Regeneration. 2020;28(5):593–9. </w:t>
            </w:r>
          </w:ins>
        </w:p>
        <w:p w14:paraId="5DAD6A8C" w14:textId="77777777" w:rsidR="003323D6" w:rsidRPr="00BB5FCD" w:rsidRDefault="003323D6">
          <w:pPr>
            <w:autoSpaceDE w:val="0"/>
            <w:autoSpaceDN w:val="0"/>
            <w:ind w:hanging="640"/>
            <w:divId w:val="328606080"/>
            <w:rPr>
              <w:ins w:id="1198" w:author="Ama de Berrio" w:date="2024-06-25T17:54:00Z"/>
              <w:lang w:val="en-US"/>
              <w:rPrChange w:id="1199" w:author="LINA MARIA PENA ACEVEDO" w:date="2024-06-25T18:31:00Z">
                <w:rPr>
                  <w:ins w:id="1200" w:author="Ama de Berrio" w:date="2024-06-25T17:54:00Z"/>
                </w:rPr>
              </w:rPrChange>
            </w:rPr>
          </w:pPr>
          <w:ins w:id="1201" w:author="Ama de Berrio" w:date="2024-06-25T17:54:00Z">
            <w:r w:rsidRPr="00BB5FCD">
              <w:rPr>
                <w:lang w:val="en-US"/>
                <w:rPrChange w:id="1202" w:author="LINA MARIA PENA ACEVEDO" w:date="2024-06-25T18:31:00Z">
                  <w:rPr/>
                </w:rPrChange>
              </w:rPr>
              <w:t>62.</w:t>
            </w:r>
            <w:r w:rsidRPr="00BB5FCD">
              <w:rPr>
                <w:lang w:val="en-US"/>
                <w:rPrChange w:id="1203" w:author="LINA MARIA PENA ACEVEDO" w:date="2024-06-25T18:31:00Z">
                  <w:rPr/>
                </w:rPrChange>
              </w:rPr>
              <w:tab/>
            </w:r>
            <w:proofErr w:type="spellStart"/>
            <w:r w:rsidRPr="00BB5FCD">
              <w:rPr>
                <w:lang w:val="en-US"/>
                <w:rPrChange w:id="1204" w:author="LINA MARIA PENA ACEVEDO" w:date="2024-06-25T18:31:00Z">
                  <w:rPr/>
                </w:rPrChange>
              </w:rPr>
              <w:t>Sartelli</w:t>
            </w:r>
            <w:proofErr w:type="spellEnd"/>
            <w:r w:rsidRPr="00BB5FCD">
              <w:rPr>
                <w:lang w:val="en-US"/>
                <w:rPrChange w:id="1205" w:author="LINA MARIA PENA ACEVEDO" w:date="2024-06-25T18:31:00Z">
                  <w:rPr/>
                </w:rPrChange>
              </w:rPr>
              <w:t xml:space="preserve"> M, </w:t>
            </w:r>
            <w:proofErr w:type="spellStart"/>
            <w:r w:rsidRPr="00BB5FCD">
              <w:rPr>
                <w:lang w:val="en-US"/>
                <w:rPrChange w:id="1206" w:author="LINA MARIA PENA ACEVEDO" w:date="2024-06-25T18:31:00Z">
                  <w:rPr/>
                </w:rPrChange>
              </w:rPr>
              <w:t>Coccolini</w:t>
            </w:r>
            <w:proofErr w:type="spellEnd"/>
            <w:r w:rsidRPr="00BB5FCD">
              <w:rPr>
                <w:lang w:val="en-US"/>
                <w:rPrChange w:id="1207" w:author="LINA MARIA PENA ACEVEDO" w:date="2024-06-25T18:31:00Z">
                  <w:rPr/>
                </w:rPrChange>
              </w:rPr>
              <w:t xml:space="preserve"> F, Kluger Y, </w:t>
            </w:r>
            <w:proofErr w:type="spellStart"/>
            <w:r w:rsidRPr="00BB5FCD">
              <w:rPr>
                <w:lang w:val="en-US"/>
                <w:rPrChange w:id="1208" w:author="LINA MARIA PENA ACEVEDO" w:date="2024-06-25T18:31:00Z">
                  <w:rPr/>
                </w:rPrChange>
              </w:rPr>
              <w:t>Agastra</w:t>
            </w:r>
            <w:proofErr w:type="spellEnd"/>
            <w:r w:rsidRPr="00BB5FCD">
              <w:rPr>
                <w:lang w:val="en-US"/>
                <w:rPrChange w:id="1209" w:author="LINA MARIA PENA ACEVEDO" w:date="2024-06-25T18:31:00Z">
                  <w:rPr/>
                </w:rPrChange>
              </w:rPr>
              <w:t xml:space="preserve"> E, Abu-Zidan FM, Abbas AES, et al. WSES/GAIS/WSIS/SIS-E/AAST global clinical pathways for patients with skin and soft tissue infections. World Journal of Emergency Surgery. 2022 Jan 15;17(1):3. </w:t>
            </w:r>
          </w:ins>
        </w:p>
        <w:p w14:paraId="60DD73EB" w14:textId="77777777" w:rsidR="003323D6" w:rsidRPr="00BB5FCD" w:rsidRDefault="003323D6">
          <w:pPr>
            <w:autoSpaceDE w:val="0"/>
            <w:autoSpaceDN w:val="0"/>
            <w:ind w:hanging="640"/>
            <w:divId w:val="504590196"/>
            <w:rPr>
              <w:ins w:id="1210" w:author="Ama de Berrio" w:date="2024-06-25T17:54:00Z"/>
              <w:lang w:val="en-US"/>
              <w:rPrChange w:id="1211" w:author="LINA MARIA PENA ACEVEDO" w:date="2024-06-25T18:31:00Z">
                <w:rPr>
                  <w:ins w:id="1212" w:author="Ama de Berrio" w:date="2024-06-25T17:54:00Z"/>
                </w:rPr>
              </w:rPrChange>
            </w:rPr>
          </w:pPr>
          <w:ins w:id="1213" w:author="Ama de Berrio" w:date="2024-06-25T17:54:00Z">
            <w:r w:rsidRPr="00BB5FCD">
              <w:rPr>
                <w:lang w:val="en-US"/>
                <w:rPrChange w:id="1214" w:author="LINA MARIA PENA ACEVEDO" w:date="2024-06-25T18:31:00Z">
                  <w:rPr/>
                </w:rPrChange>
              </w:rPr>
              <w:t>63.</w:t>
            </w:r>
            <w:r w:rsidRPr="00BB5FCD">
              <w:rPr>
                <w:lang w:val="en-US"/>
                <w:rPrChange w:id="1215" w:author="LINA MARIA PENA ACEVEDO" w:date="2024-06-25T18:31:00Z">
                  <w:rPr/>
                </w:rPrChange>
              </w:rPr>
              <w:tab/>
              <w:t xml:space="preserve">Malone JR, </w:t>
            </w:r>
            <w:proofErr w:type="spellStart"/>
            <w:r w:rsidRPr="00BB5FCD">
              <w:rPr>
                <w:lang w:val="en-US"/>
                <w:rPrChange w:id="1216" w:author="LINA MARIA PENA ACEVEDO" w:date="2024-06-25T18:31:00Z">
                  <w:rPr/>
                </w:rPrChange>
              </w:rPr>
              <w:t>Durica</w:t>
            </w:r>
            <w:proofErr w:type="spellEnd"/>
            <w:r w:rsidRPr="00BB5FCD">
              <w:rPr>
                <w:lang w:val="en-US"/>
                <w:rPrChange w:id="1217" w:author="LINA MARIA PENA ACEVEDO" w:date="2024-06-25T18:31:00Z">
                  <w:rPr/>
                </w:rPrChange>
              </w:rPr>
              <w:t xml:space="preserve"> SR, Thompson DM, Bogie A, </w:t>
            </w:r>
            <w:proofErr w:type="spellStart"/>
            <w:r w:rsidRPr="00BB5FCD">
              <w:rPr>
                <w:lang w:val="en-US"/>
                <w:rPrChange w:id="1218" w:author="LINA MARIA PENA ACEVEDO" w:date="2024-06-25T18:31:00Z">
                  <w:rPr/>
                </w:rPrChange>
              </w:rPr>
              <w:t>Naifeh</w:t>
            </w:r>
            <w:proofErr w:type="spellEnd"/>
            <w:r w:rsidRPr="00BB5FCD">
              <w:rPr>
                <w:lang w:val="en-US"/>
                <w:rPrChange w:id="1219" w:author="LINA MARIA PENA ACEVEDO" w:date="2024-06-25T18:31:00Z">
                  <w:rPr/>
                </w:rPrChange>
              </w:rPr>
              <w:t xml:space="preserve"> M. Blood Cultures in the Evaluation of Uncomplicated Skin and Soft Tissue Infections. Pediatrics. 2013 Sep 1;132(3):454–9. </w:t>
            </w:r>
          </w:ins>
        </w:p>
        <w:p w14:paraId="2AB4F044" w14:textId="77777777" w:rsidR="003323D6" w:rsidRPr="00BB5FCD" w:rsidRDefault="003323D6">
          <w:pPr>
            <w:autoSpaceDE w:val="0"/>
            <w:autoSpaceDN w:val="0"/>
            <w:ind w:hanging="640"/>
            <w:divId w:val="1721129126"/>
            <w:rPr>
              <w:ins w:id="1220" w:author="Ama de Berrio" w:date="2024-06-25T17:54:00Z"/>
              <w:lang w:val="en-US"/>
              <w:rPrChange w:id="1221" w:author="LINA MARIA PENA ACEVEDO" w:date="2024-06-25T18:31:00Z">
                <w:rPr>
                  <w:ins w:id="1222" w:author="Ama de Berrio" w:date="2024-06-25T17:54:00Z"/>
                </w:rPr>
              </w:rPrChange>
            </w:rPr>
          </w:pPr>
          <w:ins w:id="1223" w:author="Ama de Berrio" w:date="2024-06-25T17:54:00Z">
            <w:r w:rsidRPr="00BB5FCD">
              <w:rPr>
                <w:lang w:val="en-US"/>
                <w:rPrChange w:id="1224" w:author="LINA MARIA PENA ACEVEDO" w:date="2024-06-25T18:31:00Z">
                  <w:rPr/>
                </w:rPrChange>
              </w:rPr>
              <w:t>64.</w:t>
            </w:r>
            <w:r w:rsidRPr="00BB5FCD">
              <w:rPr>
                <w:lang w:val="en-US"/>
                <w:rPrChange w:id="1225" w:author="LINA MARIA PENA ACEVEDO" w:date="2024-06-25T18:31:00Z">
                  <w:rPr/>
                </w:rPrChange>
              </w:rPr>
              <w:tab/>
            </w:r>
            <w:proofErr w:type="spellStart"/>
            <w:r w:rsidRPr="00BB5FCD">
              <w:rPr>
                <w:lang w:val="en-US"/>
                <w:rPrChange w:id="1226" w:author="LINA MARIA PENA ACEVEDO" w:date="2024-06-25T18:31:00Z">
                  <w:rPr/>
                </w:rPrChange>
              </w:rPr>
              <w:t>Calvete</w:t>
            </w:r>
            <w:proofErr w:type="spellEnd"/>
            <w:r w:rsidRPr="00BB5FCD">
              <w:rPr>
                <w:lang w:val="en-US"/>
                <w:rPrChange w:id="1227" w:author="LINA MARIA PENA ACEVEDO" w:date="2024-06-25T18:31:00Z">
                  <w:rPr/>
                </w:rPrChange>
              </w:rPr>
              <w:t xml:space="preserve"> JJ. Proteomic tools against the neglected pathology of snake bite envenoming. Expert Rev Proteomics. 2011;8(6):739–58. </w:t>
            </w:r>
          </w:ins>
        </w:p>
        <w:p w14:paraId="7A7217C6" w14:textId="77777777" w:rsidR="003323D6" w:rsidRPr="00BB5FCD" w:rsidRDefault="003323D6">
          <w:pPr>
            <w:autoSpaceDE w:val="0"/>
            <w:autoSpaceDN w:val="0"/>
            <w:ind w:hanging="640"/>
            <w:divId w:val="1881699212"/>
            <w:rPr>
              <w:ins w:id="1228" w:author="Ama de Berrio" w:date="2024-06-25T17:54:00Z"/>
              <w:lang w:val="en-US"/>
              <w:rPrChange w:id="1229" w:author="LINA MARIA PENA ACEVEDO" w:date="2024-06-25T18:31:00Z">
                <w:rPr>
                  <w:ins w:id="1230" w:author="Ama de Berrio" w:date="2024-06-25T17:54:00Z"/>
                </w:rPr>
              </w:rPrChange>
            </w:rPr>
          </w:pPr>
          <w:ins w:id="1231" w:author="Ama de Berrio" w:date="2024-06-25T17:54:00Z">
            <w:r w:rsidRPr="00BB5FCD">
              <w:rPr>
                <w:lang w:val="en-US"/>
                <w:rPrChange w:id="1232" w:author="LINA MARIA PENA ACEVEDO" w:date="2024-06-25T18:31:00Z">
                  <w:rPr/>
                </w:rPrChange>
              </w:rPr>
              <w:t>65.</w:t>
            </w:r>
            <w:r w:rsidRPr="00BB5FCD">
              <w:rPr>
                <w:lang w:val="en-US"/>
                <w:rPrChange w:id="1233" w:author="LINA MARIA PENA ACEVEDO" w:date="2024-06-25T18:31:00Z">
                  <w:rPr/>
                </w:rPrChange>
              </w:rPr>
              <w:tab/>
            </w:r>
            <w:proofErr w:type="spellStart"/>
            <w:r w:rsidRPr="00BB5FCD">
              <w:rPr>
                <w:lang w:val="en-US"/>
                <w:rPrChange w:id="1234" w:author="LINA MARIA PENA ACEVEDO" w:date="2024-06-25T18:31:00Z">
                  <w:rPr/>
                </w:rPrChange>
              </w:rPr>
              <w:t>Eron</w:t>
            </w:r>
            <w:proofErr w:type="spellEnd"/>
            <w:r w:rsidRPr="00BB5FCD">
              <w:rPr>
                <w:lang w:val="en-US"/>
                <w:rPrChange w:id="1235" w:author="LINA MARIA PENA ACEVEDO" w:date="2024-06-25T18:31:00Z">
                  <w:rPr/>
                </w:rPrChange>
              </w:rPr>
              <w:t xml:space="preserve"> LJ, Lipsky BA, Low DE, Nathwani D, Tice AD, </w:t>
            </w:r>
            <w:proofErr w:type="spellStart"/>
            <w:r w:rsidRPr="00BB5FCD">
              <w:rPr>
                <w:lang w:val="en-US"/>
                <w:rPrChange w:id="1236" w:author="LINA MARIA PENA ACEVEDO" w:date="2024-06-25T18:31:00Z">
                  <w:rPr/>
                </w:rPrChange>
              </w:rPr>
              <w:t>Volturo</w:t>
            </w:r>
            <w:proofErr w:type="spellEnd"/>
            <w:r w:rsidRPr="00BB5FCD">
              <w:rPr>
                <w:lang w:val="en-US"/>
                <w:rPrChange w:id="1237" w:author="LINA MARIA PENA ACEVEDO" w:date="2024-06-25T18:31:00Z">
                  <w:rPr/>
                </w:rPrChange>
              </w:rPr>
              <w:t xml:space="preserve"> GA. Managing skin and soft tissue infections: Expert panel recommendations on key decision points. Journal of Antimicrobial Chemotherapy. 2003;52(SUPPL. 1). </w:t>
            </w:r>
          </w:ins>
        </w:p>
        <w:p w14:paraId="0606F42E" w14:textId="77777777" w:rsidR="003323D6" w:rsidRPr="00BB5FCD" w:rsidRDefault="003323D6">
          <w:pPr>
            <w:autoSpaceDE w:val="0"/>
            <w:autoSpaceDN w:val="0"/>
            <w:ind w:hanging="640"/>
            <w:divId w:val="1990862363"/>
            <w:rPr>
              <w:ins w:id="1238" w:author="Ama de Berrio" w:date="2024-06-25T17:54:00Z"/>
              <w:lang w:val="en-US"/>
              <w:rPrChange w:id="1239" w:author="LINA MARIA PENA ACEVEDO" w:date="2024-06-25T18:31:00Z">
                <w:rPr>
                  <w:ins w:id="1240" w:author="Ama de Berrio" w:date="2024-06-25T17:54:00Z"/>
                </w:rPr>
              </w:rPrChange>
            </w:rPr>
          </w:pPr>
          <w:ins w:id="1241" w:author="Ama de Berrio" w:date="2024-06-25T17:54:00Z">
            <w:r w:rsidRPr="00BB5FCD">
              <w:rPr>
                <w:lang w:val="en-US"/>
                <w:rPrChange w:id="1242" w:author="LINA MARIA PENA ACEVEDO" w:date="2024-06-25T18:31:00Z">
                  <w:rPr/>
                </w:rPrChange>
              </w:rPr>
              <w:t>66.</w:t>
            </w:r>
            <w:r w:rsidRPr="00BB5FCD">
              <w:rPr>
                <w:lang w:val="en-US"/>
                <w:rPrChange w:id="1243" w:author="LINA MARIA PENA ACEVEDO" w:date="2024-06-25T18:31:00Z">
                  <w:rPr/>
                </w:rPrChange>
              </w:rPr>
              <w:tab/>
              <w:t xml:space="preserve">Raff AB, </w:t>
            </w:r>
            <w:proofErr w:type="spellStart"/>
            <w:r w:rsidRPr="00BB5FCD">
              <w:rPr>
                <w:lang w:val="en-US"/>
                <w:rPrChange w:id="1244" w:author="LINA MARIA PENA ACEVEDO" w:date="2024-06-25T18:31:00Z">
                  <w:rPr/>
                </w:rPrChange>
              </w:rPr>
              <w:t>Kroshinsky</w:t>
            </w:r>
            <w:proofErr w:type="spellEnd"/>
            <w:r w:rsidRPr="00BB5FCD">
              <w:rPr>
                <w:lang w:val="en-US"/>
                <w:rPrChange w:id="1245" w:author="LINA MARIA PENA ACEVEDO" w:date="2024-06-25T18:31:00Z">
                  <w:rPr/>
                </w:rPrChange>
              </w:rPr>
              <w:t xml:space="preserve"> D. Cellulitis. JAMA [Internet]. 2016 Jul 19;316(3):325. Available from: http://jama.jamanetwork.com/article.aspx?doi=10.1001/jama.2016.8825</w:t>
            </w:r>
          </w:ins>
        </w:p>
        <w:p w14:paraId="53D235E4" w14:textId="77777777" w:rsidR="003323D6" w:rsidRPr="00BB5FCD" w:rsidRDefault="003323D6">
          <w:pPr>
            <w:autoSpaceDE w:val="0"/>
            <w:autoSpaceDN w:val="0"/>
            <w:ind w:hanging="640"/>
            <w:divId w:val="816723388"/>
            <w:rPr>
              <w:ins w:id="1246" w:author="Ama de Berrio" w:date="2024-06-25T17:54:00Z"/>
              <w:lang w:val="en-US"/>
              <w:rPrChange w:id="1247" w:author="LINA MARIA PENA ACEVEDO" w:date="2024-06-25T18:31:00Z">
                <w:rPr>
                  <w:ins w:id="1248" w:author="Ama de Berrio" w:date="2024-06-25T17:54:00Z"/>
                </w:rPr>
              </w:rPrChange>
            </w:rPr>
          </w:pPr>
          <w:ins w:id="1249" w:author="Ama de Berrio" w:date="2024-06-25T17:54:00Z">
            <w:r w:rsidRPr="00BB5FCD">
              <w:rPr>
                <w:lang w:val="en-US"/>
                <w:rPrChange w:id="1250" w:author="LINA MARIA PENA ACEVEDO" w:date="2024-06-25T18:31:00Z">
                  <w:rPr/>
                </w:rPrChange>
              </w:rPr>
              <w:t>67.</w:t>
            </w:r>
            <w:r w:rsidRPr="00BB5FCD">
              <w:rPr>
                <w:lang w:val="en-US"/>
                <w:rPrChange w:id="1251" w:author="LINA MARIA PENA ACEVEDO" w:date="2024-06-25T18:31:00Z">
                  <w:rPr/>
                </w:rPrChange>
              </w:rPr>
              <w:tab/>
              <w:t xml:space="preserve">van Daalen F V., Kallen MC, van den Bosch CMA, </w:t>
            </w:r>
            <w:proofErr w:type="spellStart"/>
            <w:r w:rsidRPr="00BB5FCD">
              <w:rPr>
                <w:lang w:val="en-US"/>
                <w:rPrChange w:id="1252" w:author="LINA MARIA PENA ACEVEDO" w:date="2024-06-25T18:31:00Z">
                  <w:rPr/>
                </w:rPrChange>
              </w:rPr>
              <w:t>Hulscher</w:t>
            </w:r>
            <w:proofErr w:type="spellEnd"/>
            <w:r w:rsidRPr="00BB5FCD">
              <w:rPr>
                <w:lang w:val="en-US"/>
                <w:rPrChange w:id="1253" w:author="LINA MARIA PENA ACEVEDO" w:date="2024-06-25T18:31:00Z">
                  <w:rPr/>
                </w:rPrChange>
              </w:rPr>
              <w:t xml:space="preserve"> MEJL, </w:t>
            </w:r>
            <w:proofErr w:type="spellStart"/>
            <w:r w:rsidRPr="00BB5FCD">
              <w:rPr>
                <w:lang w:val="en-US"/>
                <w:rPrChange w:id="1254" w:author="LINA MARIA PENA ACEVEDO" w:date="2024-06-25T18:31:00Z">
                  <w:rPr/>
                </w:rPrChange>
              </w:rPr>
              <w:t>Geerlings</w:t>
            </w:r>
            <w:proofErr w:type="spellEnd"/>
            <w:r w:rsidRPr="00BB5FCD">
              <w:rPr>
                <w:lang w:val="en-US"/>
                <w:rPrChange w:id="1255" w:author="LINA MARIA PENA ACEVEDO" w:date="2024-06-25T18:31:00Z">
                  <w:rPr/>
                </w:rPrChange>
              </w:rPr>
              <w:t xml:space="preserve"> SE, Prins JM. Clinical condition and comorbidity as determinants for blood culture positivity in patients with skin and soft-tissue infections. European Journal of Clinical Microbiology &amp; Infectious Diseases [Internet]. 2017 Oct 7;36(10):1853–8. Available from: http://link.springer.com/10.1007/s10096-017-3001-0</w:t>
            </w:r>
          </w:ins>
        </w:p>
        <w:p w14:paraId="426A59F9" w14:textId="77777777" w:rsidR="003323D6" w:rsidRPr="00BB5FCD" w:rsidRDefault="003323D6">
          <w:pPr>
            <w:autoSpaceDE w:val="0"/>
            <w:autoSpaceDN w:val="0"/>
            <w:ind w:hanging="640"/>
            <w:divId w:val="1145663627"/>
            <w:rPr>
              <w:ins w:id="1256" w:author="Ama de Berrio" w:date="2024-06-25T17:54:00Z"/>
              <w:lang w:val="en-US"/>
              <w:rPrChange w:id="1257" w:author="LINA MARIA PENA ACEVEDO" w:date="2024-06-25T18:31:00Z">
                <w:rPr>
                  <w:ins w:id="1258" w:author="Ama de Berrio" w:date="2024-06-25T17:54:00Z"/>
                </w:rPr>
              </w:rPrChange>
            </w:rPr>
          </w:pPr>
          <w:ins w:id="1259" w:author="Ama de Berrio" w:date="2024-06-25T17:54:00Z">
            <w:r>
              <w:t>68.</w:t>
            </w:r>
            <w:r>
              <w:tab/>
            </w:r>
            <w:proofErr w:type="spellStart"/>
            <w:r>
              <w:t>Ngo</w:t>
            </w:r>
            <w:proofErr w:type="spellEnd"/>
            <w:r>
              <w:t xml:space="preserve"> ND, Le QX, </w:t>
            </w:r>
            <w:proofErr w:type="spellStart"/>
            <w:r>
              <w:t>Pham</w:t>
            </w:r>
            <w:proofErr w:type="spellEnd"/>
            <w:r>
              <w:t xml:space="preserve"> AQ, Nguyen NT, Ha HT, </w:t>
            </w:r>
            <w:proofErr w:type="spellStart"/>
            <w:r>
              <w:t>Dinh</w:t>
            </w:r>
            <w:proofErr w:type="spellEnd"/>
            <w:r>
              <w:t xml:space="preserve"> MMQ, et al. </w:t>
            </w:r>
            <w:r w:rsidRPr="00BB5FCD">
              <w:rPr>
                <w:lang w:val="en-US"/>
                <w:rPrChange w:id="1260" w:author="LINA MARIA PENA ACEVEDO" w:date="2024-06-25T18:31:00Z">
                  <w:rPr/>
                </w:rPrChange>
              </w:rPr>
              <w:t xml:space="preserve">Clinical Features, Bacteriology, and Antibiotic Treatment Among Patients with Presumed </w:t>
            </w:r>
            <w:proofErr w:type="spellStart"/>
            <w:r w:rsidRPr="00BB5FCD">
              <w:rPr>
                <w:lang w:val="en-US"/>
                <w:rPrChange w:id="1261" w:author="LINA MARIA PENA ACEVEDO" w:date="2024-06-25T18:31:00Z">
                  <w:rPr/>
                </w:rPrChange>
              </w:rPr>
              <w:t>Naja</w:t>
            </w:r>
            <w:proofErr w:type="spellEnd"/>
            <w:r w:rsidRPr="00BB5FCD">
              <w:rPr>
                <w:lang w:val="en-US"/>
                <w:rPrChange w:id="1262" w:author="LINA MARIA PENA ACEVEDO" w:date="2024-06-25T18:31:00Z">
                  <w:rPr/>
                </w:rPrChange>
              </w:rPr>
              <w:t xml:space="preserve"> Bites in Vietnam. Wilderness Environ Med. 2020 Jun;31(2):151–6. </w:t>
            </w:r>
          </w:ins>
        </w:p>
        <w:p w14:paraId="050A7FC0" w14:textId="77777777" w:rsidR="003323D6" w:rsidRPr="00BB5FCD" w:rsidRDefault="003323D6">
          <w:pPr>
            <w:autoSpaceDE w:val="0"/>
            <w:autoSpaceDN w:val="0"/>
            <w:ind w:hanging="640"/>
            <w:divId w:val="787701042"/>
            <w:rPr>
              <w:ins w:id="1263" w:author="Ama de Berrio" w:date="2024-06-25T17:54:00Z"/>
              <w:lang w:val="en-US"/>
              <w:rPrChange w:id="1264" w:author="LINA MARIA PENA ACEVEDO" w:date="2024-06-25T18:31:00Z">
                <w:rPr>
                  <w:ins w:id="1265" w:author="Ama de Berrio" w:date="2024-06-25T17:54:00Z"/>
                </w:rPr>
              </w:rPrChange>
            </w:rPr>
          </w:pPr>
          <w:ins w:id="1266" w:author="Ama de Berrio" w:date="2024-06-25T17:54:00Z">
            <w:r w:rsidRPr="00BB5FCD">
              <w:rPr>
                <w:lang w:val="en-US"/>
                <w:rPrChange w:id="1267" w:author="LINA MARIA PENA ACEVEDO" w:date="2024-06-25T18:31:00Z">
                  <w:rPr/>
                </w:rPrChange>
              </w:rPr>
              <w:t>69.</w:t>
            </w:r>
            <w:r w:rsidRPr="00BB5FCD">
              <w:rPr>
                <w:lang w:val="en-US"/>
                <w:rPrChange w:id="1268" w:author="LINA MARIA PENA ACEVEDO" w:date="2024-06-25T18:31:00Z">
                  <w:rPr/>
                </w:rPrChange>
              </w:rPr>
              <w:tab/>
            </w:r>
            <w:proofErr w:type="spellStart"/>
            <w:r w:rsidRPr="00BB5FCD">
              <w:rPr>
                <w:lang w:val="en-US"/>
                <w:rPrChange w:id="1269" w:author="LINA MARIA PENA ACEVEDO" w:date="2024-06-25T18:31:00Z">
                  <w:rPr/>
                </w:rPrChange>
              </w:rPr>
              <w:t>Resiere</w:t>
            </w:r>
            <w:proofErr w:type="spellEnd"/>
            <w:r w:rsidRPr="00BB5FCD">
              <w:rPr>
                <w:lang w:val="en-US"/>
                <w:rPrChange w:id="1270" w:author="LINA MARIA PENA ACEVEDO" w:date="2024-06-25T18:31:00Z">
                  <w:rPr/>
                </w:rPrChange>
              </w:rPr>
              <w:t xml:space="preserve"> D, </w:t>
            </w:r>
            <w:proofErr w:type="spellStart"/>
            <w:r w:rsidRPr="00BB5FCD">
              <w:rPr>
                <w:lang w:val="en-US"/>
                <w:rPrChange w:id="1271" w:author="LINA MARIA PENA ACEVEDO" w:date="2024-06-25T18:31:00Z">
                  <w:rPr/>
                </w:rPrChange>
              </w:rPr>
              <w:t>Houcke</w:t>
            </w:r>
            <w:proofErr w:type="spellEnd"/>
            <w:r w:rsidRPr="00BB5FCD">
              <w:rPr>
                <w:lang w:val="en-US"/>
                <w:rPrChange w:id="1272" w:author="LINA MARIA PENA ACEVEDO" w:date="2024-06-25T18:31:00Z">
                  <w:rPr/>
                </w:rPrChange>
              </w:rPr>
              <w:t xml:space="preserve"> S, </w:t>
            </w:r>
            <w:proofErr w:type="spellStart"/>
            <w:r w:rsidRPr="00BB5FCD">
              <w:rPr>
                <w:lang w:val="en-US"/>
                <w:rPrChange w:id="1273" w:author="LINA MARIA PENA ACEVEDO" w:date="2024-06-25T18:31:00Z">
                  <w:rPr/>
                </w:rPrChange>
              </w:rPr>
              <w:t>Pujo</w:t>
            </w:r>
            <w:proofErr w:type="spellEnd"/>
            <w:r w:rsidRPr="00BB5FCD">
              <w:rPr>
                <w:lang w:val="en-US"/>
                <w:rPrChange w:id="1274" w:author="LINA MARIA PENA ACEVEDO" w:date="2024-06-25T18:31:00Z">
                  <w:rPr/>
                </w:rPrChange>
              </w:rPr>
              <w:t xml:space="preserve"> JM, </w:t>
            </w:r>
            <w:proofErr w:type="spellStart"/>
            <w:r w:rsidRPr="00BB5FCD">
              <w:rPr>
                <w:lang w:val="en-US"/>
                <w:rPrChange w:id="1275" w:author="LINA MARIA PENA ACEVEDO" w:date="2024-06-25T18:31:00Z">
                  <w:rPr/>
                </w:rPrChange>
              </w:rPr>
              <w:t>Mayence</w:t>
            </w:r>
            <w:proofErr w:type="spellEnd"/>
            <w:r w:rsidRPr="00BB5FCD">
              <w:rPr>
                <w:lang w:val="en-US"/>
                <w:rPrChange w:id="1276" w:author="LINA MARIA PENA ACEVEDO" w:date="2024-06-25T18:31:00Z">
                  <w:rPr/>
                </w:rPrChange>
              </w:rPr>
              <w:t xml:space="preserve"> C, </w:t>
            </w:r>
            <w:proofErr w:type="spellStart"/>
            <w:r w:rsidRPr="00BB5FCD">
              <w:rPr>
                <w:lang w:val="en-US"/>
                <w:rPrChange w:id="1277" w:author="LINA MARIA PENA ACEVEDO" w:date="2024-06-25T18:31:00Z">
                  <w:rPr/>
                </w:rPrChange>
              </w:rPr>
              <w:t>Mathien</w:t>
            </w:r>
            <w:proofErr w:type="spellEnd"/>
            <w:r w:rsidRPr="00BB5FCD">
              <w:rPr>
                <w:lang w:val="en-US"/>
                <w:rPrChange w:id="1278" w:author="LINA MARIA PENA ACEVEDO" w:date="2024-06-25T18:31:00Z">
                  <w:rPr/>
                </w:rPrChange>
              </w:rPr>
              <w:t xml:space="preserve"> C, </w:t>
            </w:r>
            <w:proofErr w:type="spellStart"/>
            <w:r w:rsidRPr="00BB5FCD">
              <w:rPr>
                <w:lang w:val="en-US"/>
                <w:rPrChange w:id="1279" w:author="LINA MARIA PENA ACEVEDO" w:date="2024-06-25T18:31:00Z">
                  <w:rPr/>
                </w:rPrChange>
              </w:rPr>
              <w:t>NkontCho</w:t>
            </w:r>
            <w:proofErr w:type="spellEnd"/>
            <w:r w:rsidRPr="00BB5FCD">
              <w:rPr>
                <w:lang w:val="en-US"/>
                <w:rPrChange w:id="1280" w:author="LINA MARIA PENA ACEVEDO" w:date="2024-06-25T18:31:00Z">
                  <w:rPr/>
                </w:rPrChange>
              </w:rPr>
              <w:t xml:space="preserve"> F, et al. Clinical features and management of snakebite envenoming in French Guiana. Toxins (Basel). 2020;12(10):1–13. </w:t>
            </w:r>
          </w:ins>
        </w:p>
        <w:p w14:paraId="7ED39780" w14:textId="77777777" w:rsidR="003323D6" w:rsidRPr="00BB5FCD" w:rsidRDefault="003323D6">
          <w:pPr>
            <w:autoSpaceDE w:val="0"/>
            <w:autoSpaceDN w:val="0"/>
            <w:ind w:hanging="640"/>
            <w:divId w:val="2110541759"/>
            <w:rPr>
              <w:ins w:id="1281" w:author="Ama de Berrio" w:date="2024-06-25T17:54:00Z"/>
              <w:lang w:val="en-US"/>
              <w:rPrChange w:id="1282" w:author="LINA MARIA PENA ACEVEDO" w:date="2024-06-25T18:31:00Z">
                <w:rPr>
                  <w:ins w:id="1283" w:author="Ama de Berrio" w:date="2024-06-25T17:54:00Z"/>
                </w:rPr>
              </w:rPrChange>
            </w:rPr>
          </w:pPr>
          <w:ins w:id="1284" w:author="Ama de Berrio" w:date="2024-06-25T17:54:00Z">
            <w:r w:rsidRPr="00BB5FCD">
              <w:rPr>
                <w:lang w:val="en-US"/>
                <w:rPrChange w:id="1285" w:author="LINA MARIA PENA ACEVEDO" w:date="2024-06-25T18:31:00Z">
                  <w:rPr/>
                </w:rPrChange>
              </w:rPr>
              <w:t>70.</w:t>
            </w:r>
            <w:r w:rsidRPr="00BB5FCD">
              <w:rPr>
                <w:lang w:val="en-US"/>
                <w:rPrChange w:id="1286" w:author="LINA MARIA PENA ACEVEDO" w:date="2024-06-25T18:31:00Z">
                  <w:rPr/>
                </w:rPrChange>
              </w:rPr>
              <w:tab/>
            </w:r>
            <w:proofErr w:type="spellStart"/>
            <w:r w:rsidRPr="00BB5FCD">
              <w:rPr>
                <w:lang w:val="en-US"/>
                <w:rPrChange w:id="1287" w:author="LINA MARIA PENA ACEVEDO" w:date="2024-06-25T18:31:00Z">
                  <w:rPr/>
                </w:rPrChange>
              </w:rPr>
              <w:t>Zahorec</w:t>
            </w:r>
            <w:proofErr w:type="spellEnd"/>
            <w:r w:rsidRPr="00BB5FCD">
              <w:rPr>
                <w:lang w:val="en-US"/>
                <w:rPrChange w:id="1288" w:author="LINA MARIA PENA ACEVEDO" w:date="2024-06-25T18:31:00Z">
                  <w:rPr/>
                </w:rPrChange>
              </w:rPr>
              <w:t xml:space="preserve"> R. Neutrophil-to-lymphocyte ratio, past, present and future perspectives. Bratislava Medical Journal. 2021;122(07):474–88. </w:t>
            </w:r>
          </w:ins>
        </w:p>
        <w:p w14:paraId="166816E4" w14:textId="77777777" w:rsidR="003323D6" w:rsidRPr="00BB5FCD" w:rsidRDefault="003323D6">
          <w:pPr>
            <w:autoSpaceDE w:val="0"/>
            <w:autoSpaceDN w:val="0"/>
            <w:ind w:hanging="640"/>
            <w:divId w:val="1635410331"/>
            <w:rPr>
              <w:ins w:id="1289" w:author="Ama de Berrio" w:date="2024-06-25T17:54:00Z"/>
              <w:lang w:val="en-US"/>
              <w:rPrChange w:id="1290" w:author="LINA MARIA PENA ACEVEDO" w:date="2024-06-25T18:31:00Z">
                <w:rPr>
                  <w:ins w:id="1291" w:author="Ama de Berrio" w:date="2024-06-25T17:54:00Z"/>
                </w:rPr>
              </w:rPrChange>
            </w:rPr>
          </w:pPr>
          <w:ins w:id="1292" w:author="Ama de Berrio" w:date="2024-06-25T17:54:00Z">
            <w:r w:rsidRPr="00BB5FCD">
              <w:rPr>
                <w:lang w:val="en-US"/>
                <w:rPrChange w:id="1293" w:author="LINA MARIA PENA ACEVEDO" w:date="2024-06-25T18:31:00Z">
                  <w:rPr/>
                </w:rPrChange>
              </w:rPr>
              <w:t>71.</w:t>
            </w:r>
            <w:r w:rsidRPr="00BB5FCD">
              <w:rPr>
                <w:lang w:val="en-US"/>
                <w:rPrChange w:id="1294" w:author="LINA MARIA PENA ACEVEDO" w:date="2024-06-25T18:31:00Z">
                  <w:rPr/>
                </w:rPrChange>
              </w:rPr>
              <w:tab/>
            </w:r>
            <w:proofErr w:type="spellStart"/>
            <w:r w:rsidRPr="00BB5FCD">
              <w:rPr>
                <w:lang w:val="en-US"/>
                <w:rPrChange w:id="1295" w:author="LINA MARIA PENA ACEVEDO" w:date="2024-06-25T18:31:00Z">
                  <w:rPr/>
                </w:rPrChange>
              </w:rPr>
              <w:t>Buonacera</w:t>
            </w:r>
            <w:proofErr w:type="spellEnd"/>
            <w:r w:rsidRPr="00BB5FCD">
              <w:rPr>
                <w:lang w:val="en-US"/>
                <w:rPrChange w:id="1296" w:author="LINA MARIA PENA ACEVEDO" w:date="2024-06-25T18:31:00Z">
                  <w:rPr/>
                </w:rPrChange>
              </w:rPr>
              <w:t xml:space="preserve"> A, </w:t>
            </w:r>
            <w:proofErr w:type="spellStart"/>
            <w:r w:rsidRPr="00BB5FCD">
              <w:rPr>
                <w:lang w:val="en-US"/>
                <w:rPrChange w:id="1297" w:author="LINA MARIA PENA ACEVEDO" w:date="2024-06-25T18:31:00Z">
                  <w:rPr/>
                </w:rPrChange>
              </w:rPr>
              <w:t>Stancanelli</w:t>
            </w:r>
            <w:proofErr w:type="spellEnd"/>
            <w:r w:rsidRPr="00BB5FCD">
              <w:rPr>
                <w:lang w:val="en-US"/>
                <w:rPrChange w:id="1298" w:author="LINA MARIA PENA ACEVEDO" w:date="2024-06-25T18:31:00Z">
                  <w:rPr/>
                </w:rPrChange>
              </w:rPr>
              <w:t xml:space="preserve"> B, </w:t>
            </w:r>
            <w:proofErr w:type="spellStart"/>
            <w:r w:rsidRPr="00BB5FCD">
              <w:rPr>
                <w:lang w:val="en-US"/>
                <w:rPrChange w:id="1299" w:author="LINA MARIA PENA ACEVEDO" w:date="2024-06-25T18:31:00Z">
                  <w:rPr/>
                </w:rPrChange>
              </w:rPr>
              <w:t>Colaci</w:t>
            </w:r>
            <w:proofErr w:type="spellEnd"/>
            <w:r w:rsidRPr="00BB5FCD">
              <w:rPr>
                <w:lang w:val="en-US"/>
                <w:rPrChange w:id="1300" w:author="LINA MARIA PENA ACEVEDO" w:date="2024-06-25T18:31:00Z">
                  <w:rPr/>
                </w:rPrChange>
              </w:rPr>
              <w:t xml:space="preserve"> M, </w:t>
            </w:r>
            <w:proofErr w:type="spellStart"/>
            <w:r w:rsidRPr="00BB5FCD">
              <w:rPr>
                <w:lang w:val="en-US"/>
                <w:rPrChange w:id="1301" w:author="LINA MARIA PENA ACEVEDO" w:date="2024-06-25T18:31:00Z">
                  <w:rPr/>
                </w:rPrChange>
              </w:rPr>
              <w:t>Malatino</w:t>
            </w:r>
            <w:proofErr w:type="spellEnd"/>
            <w:r w:rsidRPr="00BB5FCD">
              <w:rPr>
                <w:lang w:val="en-US"/>
                <w:rPrChange w:id="1302" w:author="LINA MARIA PENA ACEVEDO" w:date="2024-06-25T18:31:00Z">
                  <w:rPr/>
                </w:rPrChange>
              </w:rPr>
              <w:t xml:space="preserve"> L. Neutrophil to Lymphocyte Ratio: An Emerging Marker of the Relationships between the Immune System and Diseases. Int J Mol Sci. 2022 Mar 26;23(7):3636. </w:t>
            </w:r>
          </w:ins>
        </w:p>
        <w:p w14:paraId="3242F961" w14:textId="77777777" w:rsidR="003323D6" w:rsidRPr="00BB5FCD" w:rsidRDefault="003323D6">
          <w:pPr>
            <w:autoSpaceDE w:val="0"/>
            <w:autoSpaceDN w:val="0"/>
            <w:ind w:hanging="640"/>
            <w:divId w:val="1746028114"/>
            <w:rPr>
              <w:ins w:id="1303" w:author="Ama de Berrio" w:date="2024-06-25T17:54:00Z"/>
              <w:lang w:val="en-US"/>
              <w:rPrChange w:id="1304" w:author="LINA MARIA PENA ACEVEDO" w:date="2024-06-25T18:31:00Z">
                <w:rPr>
                  <w:ins w:id="1305" w:author="Ama de Berrio" w:date="2024-06-25T17:54:00Z"/>
                </w:rPr>
              </w:rPrChange>
            </w:rPr>
          </w:pPr>
          <w:ins w:id="1306" w:author="Ama de Berrio" w:date="2024-06-25T17:54:00Z">
            <w:r w:rsidRPr="00BB5FCD">
              <w:rPr>
                <w:lang w:val="en-US"/>
                <w:rPrChange w:id="1307" w:author="LINA MARIA PENA ACEVEDO" w:date="2024-06-25T18:31:00Z">
                  <w:rPr/>
                </w:rPrChange>
              </w:rPr>
              <w:t>72.</w:t>
            </w:r>
            <w:r w:rsidRPr="00BB5FCD">
              <w:rPr>
                <w:lang w:val="en-US"/>
                <w:rPrChange w:id="1308" w:author="LINA MARIA PENA ACEVEDO" w:date="2024-06-25T18:31:00Z">
                  <w:rPr/>
                </w:rPrChange>
              </w:rPr>
              <w:tab/>
            </w:r>
            <w:proofErr w:type="spellStart"/>
            <w:r w:rsidRPr="00BB5FCD">
              <w:rPr>
                <w:lang w:val="en-US"/>
                <w:rPrChange w:id="1309" w:author="LINA MARIA PENA ACEVEDO" w:date="2024-06-25T18:31:00Z">
                  <w:rPr/>
                </w:rPrChange>
              </w:rPr>
              <w:t>Aktar</w:t>
            </w:r>
            <w:proofErr w:type="spellEnd"/>
            <w:r w:rsidRPr="00BB5FCD">
              <w:rPr>
                <w:lang w:val="en-US"/>
                <w:rPrChange w:id="1310" w:author="LINA MARIA PENA ACEVEDO" w:date="2024-06-25T18:31:00Z">
                  <w:rPr/>
                </w:rPrChange>
              </w:rPr>
              <w:t xml:space="preserve"> F, </w:t>
            </w:r>
            <w:proofErr w:type="spellStart"/>
            <w:r w:rsidRPr="00BB5FCD">
              <w:rPr>
                <w:lang w:val="en-US"/>
                <w:rPrChange w:id="1311" w:author="LINA MARIA PENA ACEVEDO" w:date="2024-06-25T18:31:00Z">
                  <w:rPr/>
                </w:rPrChange>
              </w:rPr>
              <w:t>Tekin</w:t>
            </w:r>
            <w:proofErr w:type="spellEnd"/>
            <w:r w:rsidRPr="00BB5FCD">
              <w:rPr>
                <w:lang w:val="en-US"/>
                <w:rPrChange w:id="1312" w:author="LINA MARIA PENA ACEVEDO" w:date="2024-06-25T18:31:00Z">
                  <w:rPr/>
                </w:rPrChange>
              </w:rPr>
              <w:t xml:space="preserve"> R. Mean platelet volume, neutrophil to lymphocyte ratio and platelet to lymphocyte ratio in determining the diagnosis or outcome in children with snakebite. Arch Argent </w:t>
            </w:r>
            <w:proofErr w:type="spellStart"/>
            <w:r w:rsidRPr="00BB5FCD">
              <w:rPr>
                <w:lang w:val="en-US"/>
                <w:rPrChange w:id="1313" w:author="LINA MARIA PENA ACEVEDO" w:date="2024-06-25T18:31:00Z">
                  <w:rPr/>
                </w:rPrChange>
              </w:rPr>
              <w:t>Pediatr</w:t>
            </w:r>
            <w:proofErr w:type="spellEnd"/>
            <w:r w:rsidRPr="00BB5FCD">
              <w:rPr>
                <w:lang w:val="en-US"/>
                <w:rPrChange w:id="1314" w:author="LINA MARIA PENA ACEVEDO" w:date="2024-06-25T18:31:00Z">
                  <w:rPr/>
                </w:rPrChange>
              </w:rPr>
              <w:t xml:space="preserve">. 2017;115(6):576–87. </w:t>
            </w:r>
          </w:ins>
        </w:p>
        <w:p w14:paraId="4E65BBD4" w14:textId="77777777" w:rsidR="003323D6" w:rsidRDefault="003323D6">
          <w:pPr>
            <w:autoSpaceDE w:val="0"/>
            <w:autoSpaceDN w:val="0"/>
            <w:ind w:hanging="640"/>
            <w:divId w:val="1901817423"/>
            <w:rPr>
              <w:ins w:id="1315" w:author="Ama de Berrio" w:date="2024-06-25T17:54:00Z"/>
            </w:rPr>
          </w:pPr>
          <w:ins w:id="1316" w:author="Ama de Berrio" w:date="2024-06-25T17:54:00Z">
            <w:r w:rsidRPr="00BB5FCD">
              <w:rPr>
                <w:lang w:val="en-US"/>
                <w:rPrChange w:id="1317" w:author="LINA MARIA PENA ACEVEDO" w:date="2024-06-25T18:31:00Z">
                  <w:rPr/>
                </w:rPrChange>
              </w:rPr>
              <w:t>73.</w:t>
            </w:r>
            <w:r w:rsidRPr="00BB5FCD">
              <w:rPr>
                <w:lang w:val="en-US"/>
                <w:rPrChange w:id="1318" w:author="LINA MARIA PENA ACEVEDO" w:date="2024-06-25T18:31:00Z">
                  <w:rPr/>
                </w:rPrChange>
              </w:rPr>
              <w:tab/>
            </w:r>
            <w:proofErr w:type="spellStart"/>
            <w:r w:rsidRPr="00BB5FCD">
              <w:rPr>
                <w:lang w:val="en-US"/>
                <w:rPrChange w:id="1319" w:author="LINA MARIA PENA ACEVEDO" w:date="2024-06-25T18:31:00Z">
                  <w:rPr/>
                </w:rPrChange>
              </w:rPr>
              <w:t>Houcke</w:t>
            </w:r>
            <w:proofErr w:type="spellEnd"/>
            <w:r w:rsidRPr="00BB5FCD">
              <w:rPr>
                <w:lang w:val="en-US"/>
                <w:rPrChange w:id="1320" w:author="LINA MARIA PENA ACEVEDO" w:date="2024-06-25T18:31:00Z">
                  <w:rPr/>
                </w:rPrChange>
              </w:rPr>
              <w:t xml:space="preserve"> S, </w:t>
            </w:r>
            <w:proofErr w:type="spellStart"/>
            <w:r w:rsidRPr="00BB5FCD">
              <w:rPr>
                <w:lang w:val="en-US"/>
                <w:rPrChange w:id="1321" w:author="LINA MARIA PENA ACEVEDO" w:date="2024-06-25T18:31:00Z">
                  <w:rPr/>
                </w:rPrChange>
              </w:rPr>
              <w:t>Resiere</w:t>
            </w:r>
            <w:proofErr w:type="spellEnd"/>
            <w:r w:rsidRPr="00BB5FCD">
              <w:rPr>
                <w:lang w:val="en-US"/>
                <w:rPrChange w:id="1322" w:author="LINA MARIA PENA ACEVEDO" w:date="2024-06-25T18:31:00Z">
                  <w:rPr/>
                </w:rPrChange>
              </w:rPr>
              <w:t xml:space="preserve"> D, </w:t>
            </w:r>
            <w:proofErr w:type="spellStart"/>
            <w:r w:rsidRPr="00BB5FCD">
              <w:rPr>
                <w:lang w:val="en-US"/>
                <w:rPrChange w:id="1323" w:author="LINA MARIA PENA ACEVEDO" w:date="2024-06-25T18:31:00Z">
                  <w:rPr/>
                </w:rPrChange>
              </w:rPr>
              <w:t>Lontsingoula</w:t>
            </w:r>
            <w:proofErr w:type="spellEnd"/>
            <w:r w:rsidRPr="00BB5FCD">
              <w:rPr>
                <w:lang w:val="en-US"/>
                <w:rPrChange w:id="1324" w:author="LINA MARIA PENA ACEVEDO" w:date="2024-06-25T18:31:00Z">
                  <w:rPr/>
                </w:rPrChange>
              </w:rPr>
              <w:t xml:space="preserve"> GR, Cook F, </w:t>
            </w:r>
            <w:proofErr w:type="spellStart"/>
            <w:r w:rsidRPr="00BB5FCD">
              <w:rPr>
                <w:lang w:val="en-US"/>
                <w:rPrChange w:id="1325" w:author="LINA MARIA PENA ACEVEDO" w:date="2024-06-25T18:31:00Z">
                  <w:rPr/>
                </w:rPrChange>
              </w:rPr>
              <w:t>Lafouasse</w:t>
            </w:r>
            <w:proofErr w:type="spellEnd"/>
            <w:r w:rsidRPr="00BB5FCD">
              <w:rPr>
                <w:lang w:val="en-US"/>
                <w:rPrChange w:id="1326" w:author="LINA MARIA PENA ACEVEDO" w:date="2024-06-25T18:31:00Z">
                  <w:rPr/>
                </w:rPrChange>
              </w:rPr>
              <w:t xml:space="preserve"> P, </w:t>
            </w:r>
            <w:proofErr w:type="spellStart"/>
            <w:r w:rsidRPr="00BB5FCD">
              <w:rPr>
                <w:lang w:val="en-US"/>
                <w:rPrChange w:id="1327" w:author="LINA MARIA PENA ACEVEDO" w:date="2024-06-25T18:31:00Z">
                  <w:rPr/>
                </w:rPrChange>
              </w:rPr>
              <w:t>Pujo</w:t>
            </w:r>
            <w:proofErr w:type="spellEnd"/>
            <w:r w:rsidRPr="00BB5FCD">
              <w:rPr>
                <w:lang w:val="en-US"/>
                <w:rPrChange w:id="1328" w:author="LINA MARIA PENA ACEVEDO" w:date="2024-06-25T18:31:00Z">
                  <w:rPr/>
                </w:rPrChange>
              </w:rPr>
              <w:t xml:space="preserve"> JM, et al. Characteristics of snakebite-related infection in French Guiana. Toxins (Basel). </w:t>
            </w:r>
            <w:r>
              <w:t xml:space="preserve">2022;14(2):1–12. </w:t>
            </w:r>
          </w:ins>
        </w:p>
        <w:p w14:paraId="2FE399B2" w14:textId="77777777" w:rsidR="003323D6" w:rsidRPr="00BB5FCD" w:rsidRDefault="003323D6">
          <w:pPr>
            <w:autoSpaceDE w:val="0"/>
            <w:autoSpaceDN w:val="0"/>
            <w:ind w:hanging="640"/>
            <w:divId w:val="1573468367"/>
            <w:rPr>
              <w:ins w:id="1329" w:author="Ama de Berrio" w:date="2024-06-25T17:54:00Z"/>
              <w:lang w:val="en-US"/>
              <w:rPrChange w:id="1330" w:author="LINA MARIA PENA ACEVEDO" w:date="2024-06-25T18:31:00Z">
                <w:rPr>
                  <w:ins w:id="1331" w:author="Ama de Berrio" w:date="2024-06-25T17:54:00Z"/>
                </w:rPr>
              </w:rPrChange>
            </w:rPr>
          </w:pPr>
          <w:ins w:id="1332" w:author="Ama de Berrio" w:date="2024-06-25T17:54:00Z">
            <w:r>
              <w:t>74.</w:t>
            </w:r>
            <w:r>
              <w:tab/>
              <w:t xml:space="preserve">Saborío P, González M, Cambronero M. Accidente ofídico en niños en Costa Rica: epidemiología y detección de factores de riesgo en el desarrollo de absceso y necrosis. </w:t>
            </w:r>
            <w:r w:rsidRPr="00BB5FCD">
              <w:rPr>
                <w:lang w:val="en-US"/>
                <w:rPrChange w:id="1333" w:author="LINA MARIA PENA ACEVEDO" w:date="2024-06-25T18:31:00Z">
                  <w:rPr/>
                </w:rPrChange>
              </w:rPr>
              <w:t xml:space="preserve">Toxicon. 1998 Mar;36(2):359–66. </w:t>
            </w:r>
          </w:ins>
        </w:p>
        <w:p w14:paraId="498C07CC" w14:textId="77777777" w:rsidR="003323D6" w:rsidRPr="00BB5FCD" w:rsidRDefault="003323D6">
          <w:pPr>
            <w:autoSpaceDE w:val="0"/>
            <w:autoSpaceDN w:val="0"/>
            <w:ind w:hanging="640"/>
            <w:divId w:val="1046759746"/>
            <w:rPr>
              <w:ins w:id="1334" w:author="Ama de Berrio" w:date="2024-06-25T17:54:00Z"/>
              <w:lang w:val="en-US"/>
              <w:rPrChange w:id="1335" w:author="LINA MARIA PENA ACEVEDO" w:date="2024-06-25T18:31:00Z">
                <w:rPr>
                  <w:ins w:id="1336" w:author="Ama de Berrio" w:date="2024-06-25T17:54:00Z"/>
                </w:rPr>
              </w:rPrChange>
            </w:rPr>
          </w:pPr>
          <w:ins w:id="1337" w:author="Ama de Berrio" w:date="2024-06-25T17:54:00Z">
            <w:r w:rsidRPr="00BB5FCD">
              <w:rPr>
                <w:lang w:val="en-US"/>
                <w:rPrChange w:id="1338" w:author="LINA MARIA PENA ACEVEDO" w:date="2024-06-25T18:31:00Z">
                  <w:rPr/>
                </w:rPrChange>
              </w:rPr>
              <w:t>75.</w:t>
            </w:r>
            <w:r w:rsidRPr="00BB5FCD">
              <w:rPr>
                <w:lang w:val="en-US"/>
                <w:rPrChange w:id="1339" w:author="LINA MARIA PENA ACEVEDO" w:date="2024-06-25T18:31:00Z">
                  <w:rPr/>
                </w:rPrChange>
              </w:rPr>
              <w:tab/>
              <w:t>Marwick C, Broomhall J, McCowan C, Phillips G, Gonzalez-</w:t>
            </w:r>
            <w:proofErr w:type="spellStart"/>
            <w:r w:rsidRPr="00BB5FCD">
              <w:rPr>
                <w:lang w:val="en-US"/>
                <w:rPrChange w:id="1340" w:author="LINA MARIA PENA ACEVEDO" w:date="2024-06-25T18:31:00Z">
                  <w:rPr/>
                </w:rPrChange>
              </w:rPr>
              <w:t>McQuire</w:t>
            </w:r>
            <w:proofErr w:type="spellEnd"/>
            <w:r w:rsidRPr="00BB5FCD">
              <w:rPr>
                <w:lang w:val="en-US"/>
                <w:rPrChange w:id="1341" w:author="LINA MARIA PENA ACEVEDO" w:date="2024-06-25T18:31:00Z">
                  <w:rPr/>
                </w:rPrChange>
              </w:rPr>
              <w:t xml:space="preserve"> S, </w:t>
            </w:r>
            <w:proofErr w:type="spellStart"/>
            <w:r w:rsidRPr="00BB5FCD">
              <w:rPr>
                <w:lang w:val="en-US"/>
                <w:rPrChange w:id="1342" w:author="LINA MARIA PENA ACEVEDO" w:date="2024-06-25T18:31:00Z">
                  <w:rPr/>
                </w:rPrChange>
              </w:rPr>
              <w:t>Akhras</w:t>
            </w:r>
            <w:proofErr w:type="spellEnd"/>
            <w:r w:rsidRPr="00BB5FCD">
              <w:rPr>
                <w:lang w:val="en-US"/>
                <w:rPrChange w:id="1343" w:author="LINA MARIA PENA ACEVEDO" w:date="2024-06-25T18:31:00Z">
                  <w:rPr/>
                </w:rPrChange>
              </w:rPr>
              <w:t xml:space="preserve"> K, et al. Severity assessment of skin and soft tissue infections: Cohort study of management </w:t>
            </w:r>
            <w:r w:rsidRPr="00BB5FCD">
              <w:rPr>
                <w:lang w:val="en-US"/>
                <w:rPrChange w:id="1344" w:author="LINA MARIA PENA ACEVEDO" w:date="2024-06-25T18:31:00Z">
                  <w:rPr/>
                </w:rPrChange>
              </w:rPr>
              <w:lastRenderedPageBreak/>
              <w:t xml:space="preserve">and outcomes for hospitalized patients. Journal of Antimicrobial Chemotherapy. 2011;66(2):387–97. </w:t>
            </w:r>
          </w:ins>
        </w:p>
        <w:p w14:paraId="1C13F78D" w14:textId="77777777" w:rsidR="003323D6" w:rsidRPr="00BB5FCD" w:rsidRDefault="003323D6">
          <w:pPr>
            <w:autoSpaceDE w:val="0"/>
            <w:autoSpaceDN w:val="0"/>
            <w:ind w:hanging="640"/>
            <w:divId w:val="912589379"/>
            <w:rPr>
              <w:ins w:id="1345" w:author="Ama de Berrio" w:date="2024-06-25T17:54:00Z"/>
              <w:lang w:val="en-US"/>
              <w:rPrChange w:id="1346" w:author="LINA MARIA PENA ACEVEDO" w:date="2024-06-25T18:31:00Z">
                <w:rPr>
                  <w:ins w:id="1347" w:author="Ama de Berrio" w:date="2024-06-25T17:54:00Z"/>
                </w:rPr>
              </w:rPrChange>
            </w:rPr>
          </w:pPr>
          <w:ins w:id="1348" w:author="Ama de Berrio" w:date="2024-06-25T17:54:00Z">
            <w:r w:rsidRPr="00BB5FCD">
              <w:rPr>
                <w:lang w:val="en-US"/>
                <w:rPrChange w:id="1349" w:author="LINA MARIA PENA ACEVEDO" w:date="2024-06-25T18:31:00Z">
                  <w:rPr/>
                </w:rPrChange>
              </w:rPr>
              <w:t>76.</w:t>
            </w:r>
            <w:r w:rsidRPr="00BB5FCD">
              <w:rPr>
                <w:lang w:val="en-US"/>
                <w:rPrChange w:id="1350" w:author="LINA MARIA PENA ACEVEDO" w:date="2024-06-25T18:31:00Z">
                  <w:rPr/>
                </w:rPrChange>
              </w:rPr>
              <w:tab/>
              <w:t xml:space="preserve">Raff AB, Weng QY, Cohen JM, </w:t>
            </w:r>
            <w:proofErr w:type="spellStart"/>
            <w:r w:rsidRPr="00BB5FCD">
              <w:rPr>
                <w:lang w:val="en-US"/>
                <w:rPrChange w:id="1351" w:author="LINA MARIA PENA ACEVEDO" w:date="2024-06-25T18:31:00Z">
                  <w:rPr/>
                </w:rPrChange>
              </w:rPr>
              <w:t>Gunasekera</w:t>
            </w:r>
            <w:proofErr w:type="spellEnd"/>
            <w:r w:rsidRPr="00BB5FCD">
              <w:rPr>
                <w:lang w:val="en-US"/>
                <w:rPrChange w:id="1352" w:author="LINA MARIA PENA ACEVEDO" w:date="2024-06-25T18:31:00Z">
                  <w:rPr/>
                </w:rPrChange>
              </w:rPr>
              <w:t xml:space="preserve"> N, </w:t>
            </w:r>
            <w:proofErr w:type="spellStart"/>
            <w:r w:rsidRPr="00BB5FCD">
              <w:rPr>
                <w:lang w:val="en-US"/>
                <w:rPrChange w:id="1353" w:author="LINA MARIA PENA ACEVEDO" w:date="2024-06-25T18:31:00Z">
                  <w:rPr/>
                </w:rPrChange>
              </w:rPr>
              <w:t>Okhovat</w:t>
            </w:r>
            <w:proofErr w:type="spellEnd"/>
            <w:r w:rsidRPr="00BB5FCD">
              <w:rPr>
                <w:lang w:val="en-US"/>
                <w:rPrChange w:id="1354" w:author="LINA MARIA PENA ACEVEDO" w:date="2024-06-25T18:31:00Z">
                  <w:rPr/>
                </w:rPrChange>
              </w:rPr>
              <w:t xml:space="preserve"> JP, </w:t>
            </w:r>
            <w:proofErr w:type="spellStart"/>
            <w:r w:rsidRPr="00BB5FCD">
              <w:rPr>
                <w:lang w:val="en-US"/>
                <w:rPrChange w:id="1355" w:author="LINA MARIA PENA ACEVEDO" w:date="2024-06-25T18:31:00Z">
                  <w:rPr/>
                </w:rPrChange>
              </w:rPr>
              <w:t>Vedak</w:t>
            </w:r>
            <w:proofErr w:type="spellEnd"/>
            <w:r w:rsidRPr="00BB5FCD">
              <w:rPr>
                <w:lang w:val="en-US"/>
                <w:rPrChange w:id="1356" w:author="LINA MARIA PENA ACEVEDO" w:date="2024-06-25T18:31:00Z">
                  <w:rPr/>
                </w:rPrChange>
              </w:rPr>
              <w:t xml:space="preserve"> P, et al. A predictive model for diagnosis of lower extremity cellulitis: A cross-sectional study. J Am </w:t>
            </w:r>
            <w:proofErr w:type="spellStart"/>
            <w:r w:rsidRPr="00BB5FCD">
              <w:rPr>
                <w:lang w:val="en-US"/>
                <w:rPrChange w:id="1357" w:author="LINA MARIA PENA ACEVEDO" w:date="2024-06-25T18:31:00Z">
                  <w:rPr/>
                </w:rPrChange>
              </w:rPr>
              <w:t>Acad</w:t>
            </w:r>
            <w:proofErr w:type="spellEnd"/>
            <w:r w:rsidRPr="00BB5FCD">
              <w:rPr>
                <w:lang w:val="en-US"/>
                <w:rPrChange w:id="1358" w:author="LINA MARIA PENA ACEVEDO" w:date="2024-06-25T18:31:00Z">
                  <w:rPr/>
                </w:rPrChange>
              </w:rPr>
              <w:t xml:space="preserve"> Dermatol. 2017;76(4):618-625.e2. </w:t>
            </w:r>
          </w:ins>
        </w:p>
        <w:p w14:paraId="450C98EA" w14:textId="77777777" w:rsidR="003323D6" w:rsidRPr="00BB5FCD" w:rsidRDefault="003323D6">
          <w:pPr>
            <w:autoSpaceDE w:val="0"/>
            <w:autoSpaceDN w:val="0"/>
            <w:ind w:hanging="640"/>
            <w:divId w:val="1769692824"/>
            <w:rPr>
              <w:ins w:id="1359" w:author="Ama de Berrio" w:date="2024-06-25T17:54:00Z"/>
              <w:lang w:val="en-US"/>
              <w:rPrChange w:id="1360" w:author="LINA MARIA PENA ACEVEDO" w:date="2024-06-25T18:31:00Z">
                <w:rPr>
                  <w:ins w:id="1361" w:author="Ama de Berrio" w:date="2024-06-25T17:54:00Z"/>
                </w:rPr>
              </w:rPrChange>
            </w:rPr>
          </w:pPr>
          <w:ins w:id="1362" w:author="Ama de Berrio" w:date="2024-06-25T17:54:00Z">
            <w:r w:rsidRPr="00BB5FCD">
              <w:rPr>
                <w:lang w:val="en-US"/>
                <w:rPrChange w:id="1363" w:author="LINA MARIA PENA ACEVEDO" w:date="2024-06-25T18:31:00Z">
                  <w:rPr/>
                </w:rPrChange>
              </w:rPr>
              <w:t>77.</w:t>
            </w:r>
            <w:r w:rsidRPr="00BB5FCD">
              <w:rPr>
                <w:lang w:val="en-US"/>
                <w:rPrChange w:id="1364" w:author="LINA MARIA PENA ACEVEDO" w:date="2024-06-25T18:31:00Z">
                  <w:rPr/>
                </w:rPrChange>
              </w:rPr>
              <w:tab/>
              <w:t xml:space="preserve">Walker TD, Gilkey TW, Trinidad JC, Chung CG, Wang H, </w:t>
            </w:r>
            <w:proofErr w:type="spellStart"/>
            <w:r w:rsidRPr="00BB5FCD">
              <w:rPr>
                <w:lang w:val="en-US"/>
                <w:rPrChange w:id="1365" w:author="LINA MARIA PENA ACEVEDO" w:date="2024-06-25T18:31:00Z">
                  <w:rPr/>
                </w:rPrChange>
              </w:rPr>
              <w:t>Mostaghimi</w:t>
            </w:r>
            <w:proofErr w:type="spellEnd"/>
            <w:r w:rsidRPr="00BB5FCD">
              <w:rPr>
                <w:lang w:val="en-US"/>
                <w:rPrChange w:id="1366" w:author="LINA MARIA PENA ACEVEDO" w:date="2024-06-25T18:31:00Z">
                  <w:rPr/>
                </w:rPrChange>
              </w:rPr>
              <w:t xml:space="preserve"> A, et al. Evaluation of Dundee and ALT-70 predictive models for cellulitis in 56 patients who underwent tissue culture. Arch Dermatol Res. 2022 Oct 23;315(3):665–8. </w:t>
            </w:r>
          </w:ins>
        </w:p>
        <w:p w14:paraId="0F5327CC" w14:textId="77777777" w:rsidR="003323D6" w:rsidRPr="00BB5FCD" w:rsidRDefault="003323D6">
          <w:pPr>
            <w:autoSpaceDE w:val="0"/>
            <w:autoSpaceDN w:val="0"/>
            <w:ind w:hanging="640"/>
            <w:divId w:val="1348216597"/>
            <w:rPr>
              <w:ins w:id="1367" w:author="Ama de Berrio" w:date="2024-06-25T17:54:00Z"/>
              <w:lang w:val="en-US"/>
              <w:rPrChange w:id="1368" w:author="LINA MARIA PENA ACEVEDO" w:date="2024-06-25T18:31:00Z">
                <w:rPr>
                  <w:ins w:id="1369" w:author="Ama de Berrio" w:date="2024-06-25T17:54:00Z"/>
                </w:rPr>
              </w:rPrChange>
            </w:rPr>
          </w:pPr>
          <w:ins w:id="1370" w:author="Ama de Berrio" w:date="2024-06-25T17:54:00Z">
            <w:r w:rsidRPr="00BB5FCD">
              <w:rPr>
                <w:lang w:val="en-US"/>
                <w:rPrChange w:id="1371" w:author="LINA MARIA PENA ACEVEDO" w:date="2024-06-25T18:31:00Z">
                  <w:rPr/>
                </w:rPrChange>
              </w:rPr>
              <w:t>78.</w:t>
            </w:r>
            <w:r w:rsidRPr="00BB5FCD">
              <w:rPr>
                <w:lang w:val="en-US"/>
                <w:rPrChange w:id="1372" w:author="LINA MARIA PENA ACEVEDO" w:date="2024-06-25T18:31:00Z">
                  <w:rPr/>
                </w:rPrChange>
              </w:rPr>
              <w:tab/>
              <w:t xml:space="preserve">Wong CH, </w:t>
            </w:r>
            <w:proofErr w:type="spellStart"/>
            <w:r w:rsidRPr="00BB5FCD">
              <w:rPr>
                <w:lang w:val="en-US"/>
                <w:rPrChange w:id="1373" w:author="LINA MARIA PENA ACEVEDO" w:date="2024-06-25T18:31:00Z">
                  <w:rPr/>
                </w:rPrChange>
              </w:rPr>
              <w:t>Khin</w:t>
            </w:r>
            <w:proofErr w:type="spellEnd"/>
            <w:r w:rsidRPr="00BB5FCD">
              <w:rPr>
                <w:lang w:val="en-US"/>
                <w:rPrChange w:id="1374" w:author="LINA MARIA PENA ACEVEDO" w:date="2024-06-25T18:31:00Z">
                  <w:rPr/>
                </w:rPrChange>
              </w:rPr>
              <w:t xml:space="preserve"> LW, Heng KS, Tan KC, Low CO. The LRINEC (Laboratory Risk Indicator for Necrotizing Fasciitis) score: A tool for distinguishing necrotizing fasciitis from other soft tissue infections. Crit Care Med. 2004 Jul;32(7):1535–41. </w:t>
            </w:r>
          </w:ins>
        </w:p>
        <w:p w14:paraId="042A67F9" w14:textId="77777777" w:rsidR="003323D6" w:rsidRPr="00BB5FCD" w:rsidRDefault="003323D6">
          <w:pPr>
            <w:autoSpaceDE w:val="0"/>
            <w:autoSpaceDN w:val="0"/>
            <w:ind w:hanging="640"/>
            <w:divId w:val="1272401227"/>
            <w:rPr>
              <w:ins w:id="1375" w:author="Ama de Berrio" w:date="2024-06-25T17:54:00Z"/>
              <w:lang w:val="en-US"/>
              <w:rPrChange w:id="1376" w:author="LINA MARIA PENA ACEVEDO" w:date="2024-06-25T18:31:00Z">
                <w:rPr>
                  <w:ins w:id="1377" w:author="Ama de Berrio" w:date="2024-06-25T17:54:00Z"/>
                </w:rPr>
              </w:rPrChange>
            </w:rPr>
          </w:pPr>
          <w:ins w:id="1378" w:author="Ama de Berrio" w:date="2024-06-25T17:54:00Z">
            <w:r w:rsidRPr="00BB5FCD">
              <w:rPr>
                <w:lang w:val="en-US"/>
                <w:rPrChange w:id="1379" w:author="LINA MARIA PENA ACEVEDO" w:date="2024-06-25T18:31:00Z">
                  <w:rPr/>
                </w:rPrChange>
              </w:rPr>
              <w:t>79.</w:t>
            </w:r>
            <w:r w:rsidRPr="00BB5FCD">
              <w:rPr>
                <w:lang w:val="en-US"/>
                <w:rPrChange w:id="1380" w:author="LINA MARIA PENA ACEVEDO" w:date="2024-06-25T18:31:00Z">
                  <w:rPr/>
                </w:rPrChange>
              </w:rPr>
              <w:tab/>
              <w:t xml:space="preserve">Cribb BI, Wang MTM, </w:t>
            </w:r>
            <w:proofErr w:type="spellStart"/>
            <w:r w:rsidRPr="00BB5FCD">
              <w:rPr>
                <w:lang w:val="en-US"/>
                <w:rPrChange w:id="1381" w:author="LINA MARIA PENA ACEVEDO" w:date="2024-06-25T18:31:00Z">
                  <w:rPr/>
                </w:rPrChange>
              </w:rPr>
              <w:t>Kulasegaran</w:t>
            </w:r>
            <w:proofErr w:type="spellEnd"/>
            <w:r w:rsidRPr="00BB5FCD">
              <w:rPr>
                <w:lang w:val="en-US"/>
                <w:rPrChange w:id="1382" w:author="LINA MARIA PENA ACEVEDO" w:date="2024-06-25T18:31:00Z">
                  <w:rPr/>
                </w:rPrChange>
              </w:rPr>
              <w:t xml:space="preserve"> S, Gamble GD, </w:t>
            </w:r>
            <w:proofErr w:type="spellStart"/>
            <w:r w:rsidRPr="00BB5FCD">
              <w:rPr>
                <w:lang w:val="en-US"/>
                <w:rPrChange w:id="1383" w:author="LINA MARIA PENA ACEVEDO" w:date="2024-06-25T18:31:00Z">
                  <w:rPr/>
                </w:rPrChange>
              </w:rPr>
              <w:t>MacCormick</w:t>
            </w:r>
            <w:proofErr w:type="spellEnd"/>
            <w:r w:rsidRPr="00BB5FCD">
              <w:rPr>
                <w:lang w:val="en-US"/>
                <w:rPrChange w:id="1384" w:author="LINA MARIA PENA ACEVEDO" w:date="2024-06-25T18:31:00Z">
                  <w:rPr/>
                </w:rPrChange>
              </w:rPr>
              <w:t xml:space="preserve"> AD. The SIARI Score: A Novel Decision Support Tool Outperforms LRINEC Score in Necrotizing Fasciitis. World J Surg. 2019 Oct 15;43(10):2393–400. </w:t>
            </w:r>
          </w:ins>
        </w:p>
        <w:p w14:paraId="69E36B09" w14:textId="77777777" w:rsidR="003323D6" w:rsidRPr="00BB5FCD" w:rsidRDefault="003323D6">
          <w:pPr>
            <w:autoSpaceDE w:val="0"/>
            <w:autoSpaceDN w:val="0"/>
            <w:ind w:hanging="640"/>
            <w:divId w:val="1708288058"/>
            <w:rPr>
              <w:ins w:id="1385" w:author="Ama de Berrio" w:date="2024-06-25T17:54:00Z"/>
              <w:lang w:val="en-US"/>
              <w:rPrChange w:id="1386" w:author="LINA MARIA PENA ACEVEDO" w:date="2024-06-25T18:31:00Z">
                <w:rPr>
                  <w:ins w:id="1387" w:author="Ama de Berrio" w:date="2024-06-25T17:54:00Z"/>
                </w:rPr>
              </w:rPrChange>
            </w:rPr>
          </w:pPr>
          <w:ins w:id="1388" w:author="Ama de Berrio" w:date="2024-06-25T17:54:00Z">
            <w:r w:rsidRPr="00BB5FCD">
              <w:rPr>
                <w:lang w:val="en-US"/>
                <w:rPrChange w:id="1389" w:author="LINA MARIA PENA ACEVEDO" w:date="2024-06-25T18:31:00Z">
                  <w:rPr/>
                </w:rPrChange>
              </w:rPr>
              <w:t>80.</w:t>
            </w:r>
            <w:r w:rsidRPr="00BB5FCD">
              <w:rPr>
                <w:lang w:val="en-US"/>
                <w:rPrChange w:id="1390" w:author="LINA MARIA PENA ACEVEDO" w:date="2024-06-25T18:31:00Z">
                  <w:rPr/>
                </w:rPrChange>
              </w:rPr>
              <w:tab/>
              <w:t xml:space="preserve">R K, </w:t>
            </w:r>
            <w:proofErr w:type="spellStart"/>
            <w:r w:rsidRPr="00BB5FCD">
              <w:rPr>
                <w:lang w:val="en-US"/>
                <w:rPrChange w:id="1391" w:author="LINA MARIA PENA ACEVEDO" w:date="2024-06-25T18:31:00Z">
                  <w:rPr/>
                </w:rPrChange>
              </w:rPr>
              <w:t>Tandup</w:t>
            </w:r>
            <w:proofErr w:type="spellEnd"/>
            <w:r w:rsidRPr="00BB5FCD">
              <w:rPr>
                <w:lang w:val="en-US"/>
                <w:rPrChange w:id="1392" w:author="LINA MARIA PENA ACEVEDO" w:date="2024-06-25T18:31:00Z">
                  <w:rPr/>
                </w:rPrChange>
              </w:rPr>
              <w:t xml:space="preserve"> C, Reddy D, Jayant D, Naik K, Sahu S, et al. Prospective Validation and Comparison of Laboratory Risk Indicator for Necrotizing Fasciitis (LRINEC) and Site Other Than Lower Limb, Immunosuppression, Age, Renal Impairment, and Inflammatory Markers (SIARI) Scoring Systems for Necrotizing Fasciitis. Journal of Surgical Research. 2023 Mar;283(26):719–25. </w:t>
            </w:r>
          </w:ins>
        </w:p>
        <w:p w14:paraId="548E1F38" w14:textId="77777777" w:rsidR="003323D6" w:rsidRPr="00BB5FCD" w:rsidRDefault="003323D6">
          <w:pPr>
            <w:autoSpaceDE w:val="0"/>
            <w:autoSpaceDN w:val="0"/>
            <w:ind w:hanging="640"/>
            <w:divId w:val="1982611539"/>
            <w:rPr>
              <w:ins w:id="1393" w:author="Ama de Berrio" w:date="2024-06-25T17:54:00Z"/>
              <w:lang w:val="en-US"/>
              <w:rPrChange w:id="1394" w:author="LINA MARIA PENA ACEVEDO" w:date="2024-06-25T18:31:00Z">
                <w:rPr>
                  <w:ins w:id="1395" w:author="Ama de Berrio" w:date="2024-06-25T17:54:00Z"/>
                </w:rPr>
              </w:rPrChange>
            </w:rPr>
          </w:pPr>
          <w:ins w:id="1396" w:author="Ama de Berrio" w:date="2024-06-25T17:54:00Z">
            <w:r w:rsidRPr="00BB5FCD">
              <w:rPr>
                <w:lang w:val="en-US"/>
                <w:rPrChange w:id="1397" w:author="LINA MARIA PENA ACEVEDO" w:date="2024-06-25T18:31:00Z">
                  <w:rPr/>
                </w:rPrChange>
              </w:rPr>
              <w:t>81.</w:t>
            </w:r>
            <w:r w:rsidRPr="00BB5FCD">
              <w:rPr>
                <w:lang w:val="en-US"/>
                <w:rPrChange w:id="1398" w:author="LINA MARIA PENA ACEVEDO" w:date="2024-06-25T18:31:00Z">
                  <w:rPr/>
                </w:rPrChange>
              </w:rPr>
              <w:tab/>
            </w:r>
            <w:proofErr w:type="spellStart"/>
            <w:r w:rsidRPr="00BB5FCD">
              <w:rPr>
                <w:lang w:val="en-US"/>
                <w:rPrChange w:id="1399" w:author="LINA MARIA PENA ACEVEDO" w:date="2024-06-25T18:31:00Z">
                  <w:rPr/>
                </w:rPrChange>
              </w:rPr>
              <w:t>Shamseer</w:t>
            </w:r>
            <w:proofErr w:type="spellEnd"/>
            <w:r w:rsidRPr="00BB5FCD">
              <w:rPr>
                <w:lang w:val="en-US"/>
                <w:rPrChange w:id="1400" w:author="LINA MARIA PENA ACEVEDO" w:date="2024-06-25T18:31:00Z">
                  <w:rPr/>
                </w:rPrChange>
              </w:rPr>
              <w:t xml:space="preserve"> L, Moher D, Clarke M, </w:t>
            </w:r>
            <w:proofErr w:type="spellStart"/>
            <w:r w:rsidRPr="00BB5FCD">
              <w:rPr>
                <w:lang w:val="en-US"/>
                <w:rPrChange w:id="1401" w:author="LINA MARIA PENA ACEVEDO" w:date="2024-06-25T18:31:00Z">
                  <w:rPr/>
                </w:rPrChange>
              </w:rPr>
              <w:t>Ghersi</w:t>
            </w:r>
            <w:proofErr w:type="spellEnd"/>
            <w:r w:rsidRPr="00BB5FCD">
              <w:rPr>
                <w:lang w:val="en-US"/>
                <w:rPrChange w:id="1402" w:author="LINA MARIA PENA ACEVEDO" w:date="2024-06-25T18:31:00Z">
                  <w:rPr/>
                </w:rPrChange>
              </w:rPr>
              <w:t xml:space="preserve"> D, </w:t>
            </w:r>
            <w:proofErr w:type="spellStart"/>
            <w:r w:rsidRPr="00BB5FCD">
              <w:rPr>
                <w:lang w:val="en-US"/>
                <w:rPrChange w:id="1403" w:author="LINA MARIA PENA ACEVEDO" w:date="2024-06-25T18:31:00Z">
                  <w:rPr/>
                </w:rPrChange>
              </w:rPr>
              <w:t>Liberati</w:t>
            </w:r>
            <w:proofErr w:type="spellEnd"/>
            <w:r w:rsidRPr="00BB5FCD">
              <w:rPr>
                <w:lang w:val="en-US"/>
                <w:rPrChange w:id="1404" w:author="LINA MARIA PENA ACEVEDO" w:date="2024-06-25T18:31:00Z">
                  <w:rPr/>
                </w:rPrChange>
              </w:rPr>
              <w:t xml:space="preserve"> A, </w:t>
            </w:r>
            <w:proofErr w:type="spellStart"/>
            <w:r w:rsidRPr="00BB5FCD">
              <w:rPr>
                <w:lang w:val="en-US"/>
                <w:rPrChange w:id="1405" w:author="LINA MARIA PENA ACEVEDO" w:date="2024-06-25T18:31:00Z">
                  <w:rPr/>
                </w:rPrChange>
              </w:rPr>
              <w:t>Petticrew</w:t>
            </w:r>
            <w:proofErr w:type="spellEnd"/>
            <w:r w:rsidRPr="00BB5FCD">
              <w:rPr>
                <w:lang w:val="en-US"/>
                <w:rPrChange w:id="1406" w:author="LINA MARIA PENA ACEVEDO" w:date="2024-06-25T18:31:00Z">
                  <w:rPr/>
                </w:rPrChange>
              </w:rPr>
              <w:t xml:space="preserve"> M, et al. Preferred reporting items for systematic review and meta-analysis protocols (PRISMA-P) 2015: elaboration and explanation. BMJ [Internet]. 2015 Jan 2;349(jan02 1</w:t>
            </w:r>
            <w:proofErr w:type="gramStart"/>
            <w:r w:rsidRPr="00BB5FCD">
              <w:rPr>
                <w:lang w:val="en-US"/>
                <w:rPrChange w:id="1407" w:author="LINA MARIA PENA ACEVEDO" w:date="2024-06-25T18:31:00Z">
                  <w:rPr/>
                </w:rPrChange>
              </w:rPr>
              <w:t>):g</w:t>
            </w:r>
            <w:proofErr w:type="gramEnd"/>
            <w:r w:rsidRPr="00BB5FCD">
              <w:rPr>
                <w:lang w:val="en-US"/>
                <w:rPrChange w:id="1408" w:author="LINA MARIA PENA ACEVEDO" w:date="2024-06-25T18:31:00Z">
                  <w:rPr/>
                </w:rPrChange>
              </w:rPr>
              <w:t>7647–g7647. Available from: http://dx.doi.org/doi:10.1136/bmj.g7647</w:t>
            </w:r>
          </w:ins>
        </w:p>
        <w:p w14:paraId="6B509736" w14:textId="77777777" w:rsidR="003323D6" w:rsidRPr="00BB5FCD" w:rsidRDefault="003323D6">
          <w:pPr>
            <w:autoSpaceDE w:val="0"/>
            <w:autoSpaceDN w:val="0"/>
            <w:ind w:hanging="640"/>
            <w:divId w:val="932130699"/>
            <w:rPr>
              <w:ins w:id="1409" w:author="Ama de Berrio" w:date="2024-06-25T17:54:00Z"/>
              <w:lang w:val="en-US"/>
              <w:rPrChange w:id="1410" w:author="LINA MARIA PENA ACEVEDO" w:date="2024-06-25T18:31:00Z">
                <w:rPr>
                  <w:ins w:id="1411" w:author="Ama de Berrio" w:date="2024-06-25T17:54:00Z"/>
                </w:rPr>
              </w:rPrChange>
            </w:rPr>
          </w:pPr>
          <w:ins w:id="1412" w:author="Ama de Berrio" w:date="2024-06-25T17:54:00Z">
            <w:r w:rsidRPr="00BB5FCD">
              <w:rPr>
                <w:lang w:val="en-US"/>
                <w:rPrChange w:id="1413" w:author="LINA MARIA PENA ACEVEDO" w:date="2024-06-25T18:31:00Z">
                  <w:rPr/>
                </w:rPrChange>
              </w:rPr>
              <w:t>82.</w:t>
            </w:r>
            <w:r w:rsidRPr="00BB5FCD">
              <w:rPr>
                <w:lang w:val="en-US"/>
                <w:rPrChange w:id="1414" w:author="LINA MARIA PENA ACEVEDO" w:date="2024-06-25T18:31:00Z">
                  <w:rPr/>
                </w:rPrChange>
              </w:rPr>
              <w:tab/>
              <w:t xml:space="preserve">Moher D, </w:t>
            </w:r>
            <w:proofErr w:type="spellStart"/>
            <w:r w:rsidRPr="00BB5FCD">
              <w:rPr>
                <w:lang w:val="en-US"/>
                <w:rPrChange w:id="1415" w:author="LINA MARIA PENA ACEVEDO" w:date="2024-06-25T18:31:00Z">
                  <w:rPr/>
                </w:rPrChange>
              </w:rPr>
              <w:t>Shamseer</w:t>
            </w:r>
            <w:proofErr w:type="spellEnd"/>
            <w:r w:rsidRPr="00BB5FCD">
              <w:rPr>
                <w:lang w:val="en-US"/>
                <w:rPrChange w:id="1416" w:author="LINA MARIA PENA ACEVEDO" w:date="2024-06-25T18:31:00Z">
                  <w:rPr/>
                </w:rPrChange>
              </w:rPr>
              <w:t xml:space="preserve"> L, Clarke M, </w:t>
            </w:r>
            <w:proofErr w:type="spellStart"/>
            <w:r w:rsidRPr="00BB5FCD">
              <w:rPr>
                <w:lang w:val="en-US"/>
                <w:rPrChange w:id="1417" w:author="LINA MARIA PENA ACEVEDO" w:date="2024-06-25T18:31:00Z">
                  <w:rPr/>
                </w:rPrChange>
              </w:rPr>
              <w:t>Ghersi</w:t>
            </w:r>
            <w:proofErr w:type="spellEnd"/>
            <w:r w:rsidRPr="00BB5FCD">
              <w:rPr>
                <w:lang w:val="en-US"/>
                <w:rPrChange w:id="1418" w:author="LINA MARIA PENA ACEVEDO" w:date="2024-06-25T18:31:00Z">
                  <w:rPr/>
                </w:rPrChange>
              </w:rPr>
              <w:t xml:space="preserve"> D, </w:t>
            </w:r>
            <w:proofErr w:type="spellStart"/>
            <w:r w:rsidRPr="00BB5FCD">
              <w:rPr>
                <w:lang w:val="en-US"/>
                <w:rPrChange w:id="1419" w:author="LINA MARIA PENA ACEVEDO" w:date="2024-06-25T18:31:00Z">
                  <w:rPr/>
                </w:rPrChange>
              </w:rPr>
              <w:t>Liberati</w:t>
            </w:r>
            <w:proofErr w:type="spellEnd"/>
            <w:r w:rsidRPr="00BB5FCD">
              <w:rPr>
                <w:lang w:val="en-US"/>
                <w:rPrChange w:id="1420" w:author="LINA MARIA PENA ACEVEDO" w:date="2024-06-25T18:31:00Z">
                  <w:rPr/>
                </w:rPrChange>
              </w:rPr>
              <w:t xml:space="preserve"> A, </w:t>
            </w:r>
            <w:proofErr w:type="spellStart"/>
            <w:r w:rsidRPr="00BB5FCD">
              <w:rPr>
                <w:lang w:val="en-US"/>
                <w:rPrChange w:id="1421" w:author="LINA MARIA PENA ACEVEDO" w:date="2024-06-25T18:31:00Z">
                  <w:rPr/>
                </w:rPrChange>
              </w:rPr>
              <w:t>Petticrew</w:t>
            </w:r>
            <w:proofErr w:type="spellEnd"/>
            <w:r w:rsidRPr="00BB5FCD">
              <w:rPr>
                <w:lang w:val="en-US"/>
                <w:rPrChange w:id="1422" w:author="LINA MARIA PENA ACEVEDO" w:date="2024-06-25T18:31:00Z">
                  <w:rPr/>
                </w:rPrChange>
              </w:rPr>
              <w:t xml:space="preserve"> M, et al. Preferred reporting items for systematic review and meta-analysis protocols (PRISMA-P) 2015 statement. Syst Rev [Internet]. 2015 Dec 1;4(1):1. Available from: https://systematicreviewsjournal.biomedcentral.com/articles/10.1186/2046-4053-4-1</w:t>
            </w:r>
          </w:ins>
        </w:p>
        <w:p w14:paraId="0DC5D3BA" w14:textId="77777777" w:rsidR="003323D6" w:rsidRPr="00BB5FCD" w:rsidRDefault="003323D6">
          <w:pPr>
            <w:autoSpaceDE w:val="0"/>
            <w:autoSpaceDN w:val="0"/>
            <w:ind w:hanging="640"/>
            <w:divId w:val="957686119"/>
            <w:rPr>
              <w:ins w:id="1423" w:author="Ama de Berrio" w:date="2024-06-25T17:54:00Z"/>
              <w:lang w:val="en-US"/>
              <w:rPrChange w:id="1424" w:author="LINA MARIA PENA ACEVEDO" w:date="2024-06-25T18:31:00Z">
                <w:rPr>
                  <w:ins w:id="1425" w:author="Ama de Berrio" w:date="2024-06-25T17:54:00Z"/>
                </w:rPr>
              </w:rPrChange>
            </w:rPr>
          </w:pPr>
          <w:ins w:id="1426" w:author="Ama de Berrio" w:date="2024-06-25T17:54:00Z">
            <w:r w:rsidRPr="00BB5FCD">
              <w:rPr>
                <w:lang w:val="en-US"/>
                <w:rPrChange w:id="1427" w:author="LINA MARIA PENA ACEVEDO" w:date="2024-06-25T18:31:00Z">
                  <w:rPr/>
                </w:rPrChange>
              </w:rPr>
              <w:t>83.</w:t>
            </w:r>
            <w:r w:rsidRPr="00BB5FCD">
              <w:rPr>
                <w:lang w:val="en-US"/>
                <w:rPrChange w:id="1428" w:author="LINA MARIA PENA ACEVEDO" w:date="2024-06-25T18:31:00Z">
                  <w:rPr/>
                </w:rPrChange>
              </w:rPr>
              <w:tab/>
              <w:t>Yale University. PROSPERO - International prospective register of systematic reviews [Internet]. Available from: https://www.crd.york.ac.uk/prospero/</w:t>
            </w:r>
          </w:ins>
        </w:p>
        <w:p w14:paraId="795849A1" w14:textId="77777777" w:rsidR="003323D6" w:rsidRPr="00BB5FCD" w:rsidRDefault="003323D6">
          <w:pPr>
            <w:autoSpaceDE w:val="0"/>
            <w:autoSpaceDN w:val="0"/>
            <w:ind w:hanging="640"/>
            <w:divId w:val="1171482173"/>
            <w:rPr>
              <w:ins w:id="1429" w:author="Ama de Berrio" w:date="2024-06-25T17:54:00Z"/>
              <w:lang w:val="en-US"/>
              <w:rPrChange w:id="1430" w:author="LINA MARIA PENA ACEVEDO" w:date="2024-06-25T18:31:00Z">
                <w:rPr>
                  <w:ins w:id="1431" w:author="Ama de Berrio" w:date="2024-06-25T17:54:00Z"/>
                </w:rPr>
              </w:rPrChange>
            </w:rPr>
          </w:pPr>
          <w:ins w:id="1432" w:author="Ama de Berrio" w:date="2024-06-25T17:54:00Z">
            <w:r w:rsidRPr="00BB5FCD">
              <w:rPr>
                <w:lang w:val="en-US"/>
                <w:rPrChange w:id="1433" w:author="LINA MARIA PENA ACEVEDO" w:date="2024-06-25T18:31:00Z">
                  <w:rPr/>
                </w:rPrChange>
              </w:rPr>
              <w:t>84.</w:t>
            </w:r>
            <w:r w:rsidRPr="00BB5FCD">
              <w:rPr>
                <w:lang w:val="en-US"/>
                <w:rPrChange w:id="1434" w:author="LINA MARIA PENA ACEVEDO" w:date="2024-06-25T18:31:00Z">
                  <w:rPr/>
                </w:rPrChange>
              </w:rPr>
              <w:tab/>
              <w:t xml:space="preserve">Page MJ, McKenzie JE, Bossuyt PM, </w:t>
            </w:r>
            <w:proofErr w:type="spellStart"/>
            <w:r w:rsidRPr="00BB5FCD">
              <w:rPr>
                <w:lang w:val="en-US"/>
                <w:rPrChange w:id="1435" w:author="LINA MARIA PENA ACEVEDO" w:date="2024-06-25T18:31:00Z">
                  <w:rPr/>
                </w:rPrChange>
              </w:rPr>
              <w:t>Boutron</w:t>
            </w:r>
            <w:proofErr w:type="spellEnd"/>
            <w:r w:rsidRPr="00BB5FCD">
              <w:rPr>
                <w:lang w:val="en-US"/>
                <w:rPrChange w:id="1436" w:author="LINA MARIA PENA ACEVEDO" w:date="2024-06-25T18:31:00Z">
                  <w:rPr/>
                </w:rPrChange>
              </w:rPr>
              <w:t xml:space="preserve"> I, Hoffmann TC, Mulrow CD, et al. The PRISMA 2020 statement: an updated guideline for reporting systematic reviews. BMJ. 2021 Mar 29;</w:t>
            </w:r>
            <w:proofErr w:type="gramStart"/>
            <w:r w:rsidRPr="00BB5FCD">
              <w:rPr>
                <w:lang w:val="en-US"/>
                <w:rPrChange w:id="1437" w:author="LINA MARIA PENA ACEVEDO" w:date="2024-06-25T18:31:00Z">
                  <w:rPr/>
                </w:rPrChange>
              </w:rPr>
              <w:t>372:n</w:t>
            </w:r>
            <w:proofErr w:type="gramEnd"/>
            <w:r w:rsidRPr="00BB5FCD">
              <w:rPr>
                <w:lang w:val="en-US"/>
                <w:rPrChange w:id="1438" w:author="LINA MARIA PENA ACEVEDO" w:date="2024-06-25T18:31:00Z">
                  <w:rPr/>
                </w:rPrChange>
              </w:rPr>
              <w:t xml:space="preserve">71. </w:t>
            </w:r>
          </w:ins>
        </w:p>
        <w:p w14:paraId="4B0D9522" w14:textId="77777777" w:rsidR="003323D6" w:rsidRPr="00BB5FCD" w:rsidRDefault="003323D6">
          <w:pPr>
            <w:autoSpaceDE w:val="0"/>
            <w:autoSpaceDN w:val="0"/>
            <w:ind w:hanging="640"/>
            <w:divId w:val="645477745"/>
            <w:rPr>
              <w:ins w:id="1439" w:author="Ama de Berrio" w:date="2024-06-25T17:54:00Z"/>
              <w:lang w:val="en-US"/>
              <w:rPrChange w:id="1440" w:author="LINA MARIA PENA ACEVEDO" w:date="2024-06-25T18:31:00Z">
                <w:rPr>
                  <w:ins w:id="1441" w:author="Ama de Berrio" w:date="2024-06-25T17:54:00Z"/>
                </w:rPr>
              </w:rPrChange>
            </w:rPr>
          </w:pPr>
          <w:ins w:id="1442" w:author="Ama de Berrio" w:date="2024-06-25T17:54:00Z">
            <w:r w:rsidRPr="00BB5FCD">
              <w:rPr>
                <w:lang w:val="en-US"/>
                <w:rPrChange w:id="1443" w:author="LINA MARIA PENA ACEVEDO" w:date="2024-06-25T18:31:00Z">
                  <w:rPr/>
                </w:rPrChange>
              </w:rPr>
              <w:t>85.</w:t>
            </w:r>
            <w:r w:rsidRPr="00BB5FCD">
              <w:rPr>
                <w:lang w:val="en-US"/>
                <w:rPrChange w:id="1444" w:author="LINA MARIA PENA ACEVEDO" w:date="2024-06-25T18:31:00Z">
                  <w:rPr/>
                </w:rPrChange>
              </w:rPr>
              <w:tab/>
              <w:t xml:space="preserve">Garg A, Sujatha S, Garg J, Acharya NS, </w:t>
            </w:r>
            <w:proofErr w:type="spellStart"/>
            <w:r w:rsidRPr="00BB5FCD">
              <w:rPr>
                <w:lang w:val="en-US"/>
                <w:rPrChange w:id="1445" w:author="LINA MARIA PENA ACEVEDO" w:date="2024-06-25T18:31:00Z">
                  <w:rPr/>
                </w:rPrChange>
              </w:rPr>
              <w:t>Parija</w:t>
            </w:r>
            <w:proofErr w:type="spellEnd"/>
            <w:r w:rsidRPr="00BB5FCD">
              <w:rPr>
                <w:lang w:val="en-US"/>
                <w:rPrChange w:id="1446" w:author="LINA MARIA PENA ACEVEDO" w:date="2024-06-25T18:31:00Z">
                  <w:rPr/>
                </w:rPrChange>
              </w:rPr>
              <w:t xml:space="preserve"> SC. Wound infections secondary to snakebite. J Infect Dev </w:t>
            </w:r>
            <w:proofErr w:type="spellStart"/>
            <w:r w:rsidRPr="00BB5FCD">
              <w:rPr>
                <w:lang w:val="en-US"/>
                <w:rPrChange w:id="1447" w:author="LINA MARIA PENA ACEVEDO" w:date="2024-06-25T18:31:00Z">
                  <w:rPr/>
                </w:rPrChange>
              </w:rPr>
              <w:t>Ctries</w:t>
            </w:r>
            <w:proofErr w:type="spellEnd"/>
            <w:r w:rsidRPr="00BB5FCD">
              <w:rPr>
                <w:lang w:val="en-US"/>
                <w:rPrChange w:id="1448" w:author="LINA MARIA PENA ACEVEDO" w:date="2024-06-25T18:31:00Z">
                  <w:rPr/>
                </w:rPrChange>
              </w:rPr>
              <w:t xml:space="preserve">. 2009;3(3):221–3. </w:t>
            </w:r>
          </w:ins>
        </w:p>
        <w:p w14:paraId="631F05B4" w14:textId="77777777" w:rsidR="003323D6" w:rsidRPr="00BB5FCD" w:rsidRDefault="003323D6">
          <w:pPr>
            <w:autoSpaceDE w:val="0"/>
            <w:autoSpaceDN w:val="0"/>
            <w:ind w:hanging="640"/>
            <w:divId w:val="2011254691"/>
            <w:rPr>
              <w:ins w:id="1449" w:author="Ama de Berrio" w:date="2024-06-25T17:54:00Z"/>
              <w:lang w:val="en-US"/>
              <w:rPrChange w:id="1450" w:author="LINA MARIA PENA ACEVEDO" w:date="2024-06-25T18:31:00Z">
                <w:rPr>
                  <w:ins w:id="1451" w:author="Ama de Berrio" w:date="2024-06-25T17:54:00Z"/>
                </w:rPr>
              </w:rPrChange>
            </w:rPr>
          </w:pPr>
          <w:ins w:id="1452" w:author="Ama de Berrio" w:date="2024-06-25T17:54:00Z">
            <w:r w:rsidRPr="00BB5FCD">
              <w:rPr>
                <w:lang w:val="en-US"/>
                <w:rPrChange w:id="1453" w:author="LINA MARIA PENA ACEVEDO" w:date="2024-06-25T18:31:00Z">
                  <w:rPr/>
                </w:rPrChange>
              </w:rPr>
              <w:t>86.</w:t>
            </w:r>
            <w:r w:rsidRPr="00BB5FCD">
              <w:rPr>
                <w:lang w:val="en-US"/>
                <w:rPrChange w:id="1454" w:author="LINA MARIA PENA ACEVEDO" w:date="2024-06-25T18:31:00Z">
                  <w:rPr/>
                </w:rPrChange>
              </w:rPr>
              <w:tab/>
              <w:t xml:space="preserve">McGowan J, Sampson M, </w:t>
            </w:r>
            <w:proofErr w:type="spellStart"/>
            <w:r w:rsidRPr="00BB5FCD">
              <w:rPr>
                <w:lang w:val="en-US"/>
                <w:rPrChange w:id="1455" w:author="LINA MARIA PENA ACEVEDO" w:date="2024-06-25T18:31:00Z">
                  <w:rPr/>
                </w:rPrChange>
              </w:rPr>
              <w:t>Salzwedel</w:t>
            </w:r>
            <w:proofErr w:type="spellEnd"/>
            <w:r w:rsidRPr="00BB5FCD">
              <w:rPr>
                <w:lang w:val="en-US"/>
                <w:rPrChange w:id="1456" w:author="LINA MARIA PENA ACEVEDO" w:date="2024-06-25T18:31:00Z">
                  <w:rPr/>
                </w:rPrChange>
              </w:rPr>
              <w:t xml:space="preserve"> DM, </w:t>
            </w:r>
            <w:proofErr w:type="spellStart"/>
            <w:r w:rsidRPr="00BB5FCD">
              <w:rPr>
                <w:lang w:val="en-US"/>
                <w:rPrChange w:id="1457" w:author="LINA MARIA PENA ACEVEDO" w:date="2024-06-25T18:31:00Z">
                  <w:rPr/>
                </w:rPrChange>
              </w:rPr>
              <w:t>Cogo</w:t>
            </w:r>
            <w:proofErr w:type="spellEnd"/>
            <w:r w:rsidRPr="00BB5FCD">
              <w:rPr>
                <w:lang w:val="en-US"/>
                <w:rPrChange w:id="1458" w:author="LINA MARIA PENA ACEVEDO" w:date="2024-06-25T18:31:00Z">
                  <w:rPr/>
                </w:rPrChange>
              </w:rPr>
              <w:t xml:space="preserve"> E, Foerster V, Lefebvre C. PRESS Peer Review of Electronic Search Strategies: 2015 Guideline Statement. J Clin Epidemiol [Internet]. 2016 </w:t>
            </w:r>
            <w:proofErr w:type="gramStart"/>
            <w:r w:rsidRPr="00BB5FCD">
              <w:rPr>
                <w:lang w:val="en-US"/>
                <w:rPrChange w:id="1459" w:author="LINA MARIA PENA ACEVEDO" w:date="2024-06-25T18:31:00Z">
                  <w:rPr/>
                </w:rPrChange>
              </w:rPr>
              <w:t>Jul;75:40</w:t>
            </w:r>
            <w:proofErr w:type="gramEnd"/>
            <w:r w:rsidRPr="00BB5FCD">
              <w:rPr>
                <w:lang w:val="en-US"/>
                <w:rPrChange w:id="1460" w:author="LINA MARIA PENA ACEVEDO" w:date="2024-06-25T18:31:00Z">
                  <w:rPr/>
                </w:rPrChange>
              </w:rPr>
              <w:t>–6. Available from: http://dx.doi.org/10.1016/j.jclinepi.2016.01.021</w:t>
            </w:r>
          </w:ins>
        </w:p>
        <w:p w14:paraId="382AA7C1" w14:textId="77777777" w:rsidR="003323D6" w:rsidRPr="00BB5FCD" w:rsidRDefault="003323D6">
          <w:pPr>
            <w:autoSpaceDE w:val="0"/>
            <w:autoSpaceDN w:val="0"/>
            <w:ind w:hanging="640"/>
            <w:divId w:val="1854220496"/>
            <w:rPr>
              <w:ins w:id="1461" w:author="Ama de Berrio" w:date="2024-06-25T17:54:00Z"/>
              <w:lang w:val="en-US"/>
              <w:rPrChange w:id="1462" w:author="LINA MARIA PENA ACEVEDO" w:date="2024-06-25T18:31:00Z">
                <w:rPr>
                  <w:ins w:id="1463" w:author="Ama de Berrio" w:date="2024-06-25T17:54:00Z"/>
                </w:rPr>
              </w:rPrChange>
            </w:rPr>
          </w:pPr>
          <w:ins w:id="1464" w:author="Ama de Berrio" w:date="2024-06-25T17:54:00Z">
            <w:r w:rsidRPr="00BB5FCD">
              <w:rPr>
                <w:lang w:val="en-US"/>
                <w:rPrChange w:id="1465" w:author="LINA MARIA PENA ACEVEDO" w:date="2024-06-25T18:31:00Z">
                  <w:rPr/>
                </w:rPrChange>
              </w:rPr>
              <w:t>87.</w:t>
            </w:r>
            <w:r w:rsidRPr="00BB5FCD">
              <w:rPr>
                <w:lang w:val="en-US"/>
                <w:rPrChange w:id="1466" w:author="LINA MARIA PENA ACEVEDO" w:date="2024-06-25T18:31:00Z">
                  <w:rPr/>
                </w:rPrChange>
              </w:rPr>
              <w:tab/>
            </w:r>
            <w:proofErr w:type="spellStart"/>
            <w:r w:rsidRPr="00BB5FCD">
              <w:rPr>
                <w:lang w:val="en-US"/>
                <w:rPrChange w:id="1467" w:author="LINA MARIA PENA ACEVEDO" w:date="2024-06-25T18:31:00Z">
                  <w:rPr/>
                </w:rPrChange>
              </w:rPr>
              <w:t>Ouzzani</w:t>
            </w:r>
            <w:proofErr w:type="spellEnd"/>
            <w:r w:rsidRPr="00BB5FCD">
              <w:rPr>
                <w:lang w:val="en-US"/>
                <w:rPrChange w:id="1468" w:author="LINA MARIA PENA ACEVEDO" w:date="2024-06-25T18:31:00Z">
                  <w:rPr/>
                </w:rPrChange>
              </w:rPr>
              <w:t xml:space="preserve"> M, </w:t>
            </w:r>
            <w:proofErr w:type="spellStart"/>
            <w:r w:rsidRPr="00BB5FCD">
              <w:rPr>
                <w:lang w:val="en-US"/>
                <w:rPrChange w:id="1469" w:author="LINA MARIA PENA ACEVEDO" w:date="2024-06-25T18:31:00Z">
                  <w:rPr/>
                </w:rPrChange>
              </w:rPr>
              <w:t>Hammady</w:t>
            </w:r>
            <w:proofErr w:type="spellEnd"/>
            <w:r w:rsidRPr="00BB5FCD">
              <w:rPr>
                <w:lang w:val="en-US"/>
                <w:rPrChange w:id="1470" w:author="LINA MARIA PENA ACEVEDO" w:date="2024-06-25T18:31:00Z">
                  <w:rPr/>
                </w:rPrChange>
              </w:rPr>
              <w:t xml:space="preserve"> H, </w:t>
            </w:r>
            <w:proofErr w:type="spellStart"/>
            <w:r w:rsidRPr="00BB5FCD">
              <w:rPr>
                <w:lang w:val="en-US"/>
                <w:rPrChange w:id="1471" w:author="LINA MARIA PENA ACEVEDO" w:date="2024-06-25T18:31:00Z">
                  <w:rPr/>
                </w:rPrChange>
              </w:rPr>
              <w:t>Fedorowicz</w:t>
            </w:r>
            <w:proofErr w:type="spellEnd"/>
            <w:r w:rsidRPr="00BB5FCD">
              <w:rPr>
                <w:lang w:val="en-US"/>
                <w:rPrChange w:id="1472" w:author="LINA MARIA PENA ACEVEDO" w:date="2024-06-25T18:31:00Z">
                  <w:rPr/>
                </w:rPrChange>
              </w:rPr>
              <w:t xml:space="preserve"> Z, </w:t>
            </w:r>
            <w:proofErr w:type="spellStart"/>
            <w:r w:rsidRPr="00BB5FCD">
              <w:rPr>
                <w:lang w:val="en-US"/>
                <w:rPrChange w:id="1473" w:author="LINA MARIA PENA ACEVEDO" w:date="2024-06-25T18:31:00Z">
                  <w:rPr/>
                </w:rPrChange>
              </w:rPr>
              <w:t>Elmagarmid</w:t>
            </w:r>
            <w:proofErr w:type="spellEnd"/>
            <w:r w:rsidRPr="00BB5FCD">
              <w:rPr>
                <w:lang w:val="en-US"/>
                <w:rPrChange w:id="1474" w:author="LINA MARIA PENA ACEVEDO" w:date="2024-06-25T18:31:00Z">
                  <w:rPr/>
                </w:rPrChange>
              </w:rPr>
              <w:t xml:space="preserve"> A. Rayyan—a web and mobile app for systematic reviews. Syst Rev [Internet]. 2016 Dec 5;5(1):210. Available from: https://rayyan.ai</w:t>
            </w:r>
          </w:ins>
        </w:p>
        <w:p w14:paraId="57725707" w14:textId="77777777" w:rsidR="003323D6" w:rsidRPr="00BB5FCD" w:rsidRDefault="003323D6">
          <w:pPr>
            <w:autoSpaceDE w:val="0"/>
            <w:autoSpaceDN w:val="0"/>
            <w:ind w:hanging="640"/>
            <w:divId w:val="779185022"/>
            <w:rPr>
              <w:ins w:id="1475" w:author="Ama de Berrio" w:date="2024-06-25T17:54:00Z"/>
              <w:lang w:val="en-US"/>
              <w:rPrChange w:id="1476" w:author="LINA MARIA PENA ACEVEDO" w:date="2024-06-25T18:31:00Z">
                <w:rPr>
                  <w:ins w:id="1477" w:author="Ama de Berrio" w:date="2024-06-25T17:54:00Z"/>
                </w:rPr>
              </w:rPrChange>
            </w:rPr>
          </w:pPr>
          <w:ins w:id="1478" w:author="Ama de Berrio" w:date="2024-06-25T17:54:00Z">
            <w:r w:rsidRPr="00BB5FCD">
              <w:rPr>
                <w:lang w:val="en-US"/>
                <w:rPrChange w:id="1479" w:author="LINA MARIA PENA ACEVEDO" w:date="2024-06-25T18:31:00Z">
                  <w:rPr/>
                </w:rPrChange>
              </w:rPr>
              <w:t>88.</w:t>
            </w:r>
            <w:r w:rsidRPr="00BB5FCD">
              <w:rPr>
                <w:lang w:val="en-US"/>
                <w:rPrChange w:id="1480" w:author="LINA MARIA PENA ACEVEDO" w:date="2024-06-25T18:31:00Z">
                  <w:rPr/>
                </w:rPrChange>
              </w:rPr>
              <w:tab/>
            </w:r>
            <w:proofErr w:type="spellStart"/>
            <w:r w:rsidRPr="00BB5FCD">
              <w:rPr>
                <w:lang w:val="en-US"/>
                <w:rPrChange w:id="1481" w:author="LINA MARIA PENA ACEVEDO" w:date="2024-06-25T18:31:00Z">
                  <w:rPr/>
                </w:rPrChange>
              </w:rPr>
              <w:t>Stang</w:t>
            </w:r>
            <w:proofErr w:type="spellEnd"/>
            <w:r w:rsidRPr="00BB5FCD">
              <w:rPr>
                <w:lang w:val="en-US"/>
                <w:rPrChange w:id="1482" w:author="LINA MARIA PENA ACEVEDO" w:date="2024-06-25T18:31:00Z">
                  <w:rPr/>
                </w:rPrChange>
              </w:rPr>
              <w:t xml:space="preserve"> A. Critical evaluation of the Newcastle-Ottawa scale for the assessment of the quality of nonrandomized studies in meta-analyses. </w:t>
            </w:r>
            <w:proofErr w:type="spellStart"/>
            <w:r w:rsidRPr="00BB5FCD">
              <w:rPr>
                <w:lang w:val="en-US"/>
                <w:rPrChange w:id="1483" w:author="LINA MARIA PENA ACEVEDO" w:date="2024-06-25T18:31:00Z">
                  <w:rPr/>
                </w:rPrChange>
              </w:rPr>
              <w:t>Eur</w:t>
            </w:r>
            <w:proofErr w:type="spellEnd"/>
            <w:r w:rsidRPr="00BB5FCD">
              <w:rPr>
                <w:lang w:val="en-US"/>
                <w:rPrChange w:id="1484" w:author="LINA MARIA PENA ACEVEDO" w:date="2024-06-25T18:31:00Z">
                  <w:rPr/>
                </w:rPrChange>
              </w:rPr>
              <w:t xml:space="preserve"> J Epidemiol [Internet]. 2010 </w:t>
            </w:r>
            <w:r w:rsidRPr="00BB5FCD">
              <w:rPr>
                <w:lang w:val="en-US"/>
                <w:rPrChange w:id="1485" w:author="LINA MARIA PENA ACEVEDO" w:date="2024-06-25T18:31:00Z">
                  <w:rPr/>
                </w:rPrChange>
              </w:rPr>
              <w:lastRenderedPageBreak/>
              <w:t>Sep 22;25(9):603–5. Available from: http://link.springer.com/10.1007/s10654-010-9491-z</w:t>
            </w:r>
          </w:ins>
        </w:p>
        <w:p w14:paraId="58817F0F" w14:textId="77777777" w:rsidR="003323D6" w:rsidRPr="00BB5FCD" w:rsidRDefault="003323D6">
          <w:pPr>
            <w:autoSpaceDE w:val="0"/>
            <w:autoSpaceDN w:val="0"/>
            <w:ind w:hanging="640"/>
            <w:divId w:val="1648512898"/>
            <w:rPr>
              <w:ins w:id="1486" w:author="Ama de Berrio" w:date="2024-06-25T17:54:00Z"/>
              <w:lang w:val="en-US"/>
              <w:rPrChange w:id="1487" w:author="LINA MARIA PENA ACEVEDO" w:date="2024-06-25T18:31:00Z">
                <w:rPr>
                  <w:ins w:id="1488" w:author="Ama de Berrio" w:date="2024-06-25T17:54:00Z"/>
                </w:rPr>
              </w:rPrChange>
            </w:rPr>
          </w:pPr>
          <w:ins w:id="1489" w:author="Ama de Berrio" w:date="2024-06-25T17:54:00Z">
            <w:r w:rsidRPr="00BB5FCD">
              <w:rPr>
                <w:lang w:val="en-US"/>
                <w:rPrChange w:id="1490" w:author="LINA MARIA PENA ACEVEDO" w:date="2024-06-25T18:31:00Z">
                  <w:rPr/>
                </w:rPrChange>
              </w:rPr>
              <w:t>89.</w:t>
            </w:r>
            <w:r w:rsidRPr="00BB5FCD">
              <w:rPr>
                <w:lang w:val="en-US"/>
                <w:rPrChange w:id="1491" w:author="LINA MARIA PENA ACEVEDO" w:date="2024-06-25T18:31:00Z">
                  <w:rPr/>
                </w:rPrChange>
              </w:rPr>
              <w:tab/>
              <w:t xml:space="preserve">Wells G, Shea B, </w:t>
            </w:r>
            <w:proofErr w:type="spellStart"/>
            <w:r w:rsidRPr="00BB5FCD">
              <w:rPr>
                <w:lang w:val="en-US"/>
                <w:rPrChange w:id="1492" w:author="LINA MARIA PENA ACEVEDO" w:date="2024-06-25T18:31:00Z">
                  <w:rPr/>
                </w:rPrChange>
              </w:rPr>
              <w:t>O’Connel</w:t>
            </w:r>
            <w:proofErr w:type="spellEnd"/>
            <w:r w:rsidRPr="00BB5FCD">
              <w:rPr>
                <w:lang w:val="en-US"/>
                <w:rPrChange w:id="1493" w:author="LINA MARIA PENA ACEVEDO" w:date="2024-06-25T18:31:00Z">
                  <w:rPr/>
                </w:rPrChange>
              </w:rPr>
              <w:t xml:space="preserve"> D et al. The Newcastle-Ottawa scale (NOS) for assessing the </w:t>
            </w:r>
            <w:proofErr w:type="spellStart"/>
            <w:r w:rsidRPr="00BB5FCD">
              <w:rPr>
                <w:lang w:val="en-US"/>
                <w:rPrChange w:id="1494" w:author="LINA MARIA PENA ACEVEDO" w:date="2024-06-25T18:31:00Z">
                  <w:rPr/>
                </w:rPrChange>
              </w:rPr>
              <w:t>quailty</w:t>
            </w:r>
            <w:proofErr w:type="spellEnd"/>
            <w:r w:rsidRPr="00BB5FCD">
              <w:rPr>
                <w:lang w:val="en-US"/>
                <w:rPrChange w:id="1495" w:author="LINA MARIA PENA ACEVEDO" w:date="2024-06-25T18:31:00Z">
                  <w:rPr/>
                </w:rPrChange>
              </w:rPr>
              <w:t xml:space="preserve"> of </w:t>
            </w:r>
            <w:proofErr w:type="spellStart"/>
            <w:r w:rsidRPr="00BB5FCD">
              <w:rPr>
                <w:lang w:val="en-US"/>
                <w:rPrChange w:id="1496" w:author="LINA MARIA PENA ACEVEDO" w:date="2024-06-25T18:31:00Z">
                  <w:rPr/>
                </w:rPrChange>
              </w:rPr>
              <w:t>nonrandomised</w:t>
            </w:r>
            <w:proofErr w:type="spellEnd"/>
            <w:r w:rsidRPr="00BB5FCD">
              <w:rPr>
                <w:lang w:val="en-US"/>
                <w:rPrChange w:id="1497" w:author="LINA MARIA PENA ACEVEDO" w:date="2024-06-25T18:31:00Z">
                  <w:rPr/>
                </w:rPrChange>
              </w:rPr>
              <w:t xml:space="preserve"> studies in meta-analyses. 2009;2009. </w:t>
            </w:r>
          </w:ins>
        </w:p>
        <w:p w14:paraId="7AF44247" w14:textId="77777777" w:rsidR="003323D6" w:rsidRPr="00BB5FCD" w:rsidRDefault="003323D6">
          <w:pPr>
            <w:autoSpaceDE w:val="0"/>
            <w:autoSpaceDN w:val="0"/>
            <w:ind w:hanging="640"/>
            <w:divId w:val="5256386"/>
            <w:rPr>
              <w:ins w:id="1498" w:author="Ama de Berrio" w:date="2024-06-25T17:54:00Z"/>
              <w:lang w:val="en-US"/>
              <w:rPrChange w:id="1499" w:author="LINA MARIA PENA ACEVEDO" w:date="2024-06-25T18:31:00Z">
                <w:rPr>
                  <w:ins w:id="1500" w:author="Ama de Berrio" w:date="2024-06-25T17:54:00Z"/>
                </w:rPr>
              </w:rPrChange>
            </w:rPr>
          </w:pPr>
          <w:ins w:id="1501" w:author="Ama de Berrio" w:date="2024-06-25T17:54:00Z">
            <w:r w:rsidRPr="00BB5FCD">
              <w:rPr>
                <w:lang w:val="en-US"/>
                <w:rPrChange w:id="1502" w:author="LINA MARIA PENA ACEVEDO" w:date="2024-06-25T18:31:00Z">
                  <w:rPr/>
                </w:rPrChange>
              </w:rPr>
              <w:t>90.</w:t>
            </w:r>
            <w:r w:rsidRPr="00BB5FCD">
              <w:rPr>
                <w:lang w:val="en-US"/>
                <w:rPrChange w:id="1503" w:author="LINA MARIA PENA ACEVEDO" w:date="2024-06-25T18:31:00Z">
                  <w:rPr/>
                </w:rPrChange>
              </w:rPr>
              <w:tab/>
              <w:t xml:space="preserve">Fitch K, Bernstein S, Aguilar M, </w:t>
            </w:r>
            <w:proofErr w:type="spellStart"/>
            <w:r w:rsidRPr="00BB5FCD">
              <w:rPr>
                <w:lang w:val="en-US"/>
                <w:rPrChange w:id="1504" w:author="LINA MARIA PENA ACEVEDO" w:date="2024-06-25T18:31:00Z">
                  <w:rPr/>
                </w:rPrChange>
              </w:rPr>
              <w:t>Burnand</w:t>
            </w:r>
            <w:proofErr w:type="spellEnd"/>
            <w:r w:rsidRPr="00BB5FCD">
              <w:rPr>
                <w:lang w:val="en-US"/>
                <w:rPrChange w:id="1505" w:author="LINA MARIA PENA ACEVEDO" w:date="2024-06-25T18:31:00Z">
                  <w:rPr/>
                </w:rPrChange>
              </w:rPr>
              <w:t xml:space="preserve"> B, </w:t>
            </w:r>
            <w:proofErr w:type="spellStart"/>
            <w:r w:rsidRPr="00BB5FCD">
              <w:rPr>
                <w:lang w:val="en-US"/>
                <w:rPrChange w:id="1506" w:author="LINA MARIA PENA ACEVEDO" w:date="2024-06-25T18:31:00Z">
                  <w:rPr/>
                </w:rPrChange>
              </w:rPr>
              <w:t>LaCalle</w:t>
            </w:r>
            <w:proofErr w:type="spellEnd"/>
            <w:r w:rsidRPr="00BB5FCD">
              <w:rPr>
                <w:lang w:val="en-US"/>
                <w:rPrChange w:id="1507" w:author="LINA MARIA PENA ACEVEDO" w:date="2024-06-25T18:31:00Z">
                  <w:rPr/>
                </w:rPrChange>
              </w:rPr>
              <w:t xml:space="preserve"> J, </w:t>
            </w:r>
            <w:proofErr w:type="spellStart"/>
            <w:r w:rsidRPr="00BB5FCD">
              <w:rPr>
                <w:lang w:val="en-US"/>
                <w:rPrChange w:id="1508" w:author="LINA MARIA PENA ACEVEDO" w:date="2024-06-25T18:31:00Z">
                  <w:rPr/>
                </w:rPrChange>
              </w:rPr>
              <w:t>Lázaro</w:t>
            </w:r>
            <w:proofErr w:type="spellEnd"/>
            <w:r w:rsidRPr="00BB5FCD">
              <w:rPr>
                <w:lang w:val="en-US"/>
                <w:rPrChange w:id="1509" w:author="LINA MARIA PENA ACEVEDO" w:date="2024-06-25T18:31:00Z">
                  <w:rPr/>
                </w:rPrChange>
              </w:rPr>
              <w:t xml:space="preserve"> P, et al. The RAND / UCLA Appropriateness Method User’s Manual [Internet]. Santa Monica, CA: RAND Corporation; 2001. Available from: https://www.rand.org/pubs/monograph_reports/MR1269.html</w:t>
            </w:r>
          </w:ins>
        </w:p>
        <w:p w14:paraId="079FAA36" w14:textId="77777777" w:rsidR="003323D6" w:rsidRPr="00BB5FCD" w:rsidRDefault="003323D6">
          <w:pPr>
            <w:autoSpaceDE w:val="0"/>
            <w:autoSpaceDN w:val="0"/>
            <w:ind w:hanging="640"/>
            <w:divId w:val="774905240"/>
            <w:rPr>
              <w:ins w:id="1510" w:author="Ama de Berrio" w:date="2024-06-25T17:54:00Z"/>
              <w:lang w:val="en-US"/>
              <w:rPrChange w:id="1511" w:author="LINA MARIA PENA ACEVEDO" w:date="2024-06-25T18:31:00Z">
                <w:rPr>
                  <w:ins w:id="1512" w:author="Ama de Berrio" w:date="2024-06-25T17:54:00Z"/>
                </w:rPr>
              </w:rPrChange>
            </w:rPr>
          </w:pPr>
          <w:ins w:id="1513" w:author="Ama de Berrio" w:date="2024-06-25T17:54:00Z">
            <w:r w:rsidRPr="00BB5FCD">
              <w:rPr>
                <w:lang w:val="en-US"/>
                <w:rPrChange w:id="1514" w:author="LINA MARIA PENA ACEVEDO" w:date="2024-06-25T18:31:00Z">
                  <w:rPr/>
                </w:rPrChange>
              </w:rPr>
              <w:t>91.</w:t>
            </w:r>
            <w:r w:rsidRPr="00BB5FCD">
              <w:rPr>
                <w:lang w:val="en-US"/>
                <w:rPrChange w:id="1515" w:author="LINA MARIA PENA ACEVEDO" w:date="2024-06-25T18:31:00Z">
                  <w:rPr/>
                </w:rPrChange>
              </w:rPr>
              <w:tab/>
            </w:r>
            <w:proofErr w:type="spellStart"/>
            <w:r w:rsidRPr="00BB5FCD">
              <w:rPr>
                <w:lang w:val="en-US"/>
                <w:rPrChange w:id="1516" w:author="LINA MARIA PENA ACEVEDO" w:date="2024-06-25T18:31:00Z">
                  <w:rPr/>
                </w:rPrChange>
              </w:rPr>
              <w:t>Gattrell</w:t>
            </w:r>
            <w:proofErr w:type="spellEnd"/>
            <w:r w:rsidRPr="00BB5FCD">
              <w:rPr>
                <w:lang w:val="en-US"/>
                <w:rPrChange w:id="1517" w:author="LINA MARIA PENA ACEVEDO" w:date="2024-06-25T18:31:00Z">
                  <w:rPr/>
                </w:rPrChange>
              </w:rPr>
              <w:t xml:space="preserve"> WT, </w:t>
            </w:r>
            <w:proofErr w:type="spellStart"/>
            <w:r w:rsidRPr="00BB5FCD">
              <w:rPr>
                <w:lang w:val="en-US"/>
                <w:rPrChange w:id="1518" w:author="LINA MARIA PENA ACEVEDO" w:date="2024-06-25T18:31:00Z">
                  <w:rPr/>
                </w:rPrChange>
              </w:rPr>
              <w:t>Logullo</w:t>
            </w:r>
            <w:proofErr w:type="spellEnd"/>
            <w:r w:rsidRPr="00BB5FCD">
              <w:rPr>
                <w:lang w:val="en-US"/>
                <w:rPrChange w:id="1519" w:author="LINA MARIA PENA ACEVEDO" w:date="2024-06-25T18:31:00Z">
                  <w:rPr/>
                </w:rPrChange>
              </w:rPr>
              <w:t xml:space="preserve"> P, van </w:t>
            </w:r>
            <w:proofErr w:type="spellStart"/>
            <w:r w:rsidRPr="00BB5FCD">
              <w:rPr>
                <w:lang w:val="en-US"/>
                <w:rPrChange w:id="1520" w:author="LINA MARIA PENA ACEVEDO" w:date="2024-06-25T18:31:00Z">
                  <w:rPr/>
                </w:rPrChange>
              </w:rPr>
              <w:t>Zuuren</w:t>
            </w:r>
            <w:proofErr w:type="spellEnd"/>
            <w:r w:rsidRPr="00BB5FCD">
              <w:rPr>
                <w:lang w:val="en-US"/>
                <w:rPrChange w:id="1521" w:author="LINA MARIA PENA ACEVEDO" w:date="2024-06-25T18:31:00Z">
                  <w:rPr/>
                </w:rPrChange>
              </w:rPr>
              <w:t xml:space="preserve"> EJ, Price A, Hughes EL, </w:t>
            </w:r>
            <w:proofErr w:type="spellStart"/>
            <w:r w:rsidRPr="00BB5FCD">
              <w:rPr>
                <w:lang w:val="en-US"/>
                <w:rPrChange w:id="1522" w:author="LINA MARIA PENA ACEVEDO" w:date="2024-06-25T18:31:00Z">
                  <w:rPr/>
                </w:rPrChange>
              </w:rPr>
              <w:t>Blazey</w:t>
            </w:r>
            <w:proofErr w:type="spellEnd"/>
            <w:r w:rsidRPr="00BB5FCD">
              <w:rPr>
                <w:lang w:val="en-US"/>
                <w:rPrChange w:id="1523" w:author="LINA MARIA PENA ACEVEDO" w:date="2024-06-25T18:31:00Z">
                  <w:rPr/>
                </w:rPrChange>
              </w:rPr>
              <w:t xml:space="preserve"> P, et al. ACCORD (</w:t>
            </w:r>
            <w:proofErr w:type="spellStart"/>
            <w:r w:rsidRPr="00BB5FCD">
              <w:rPr>
                <w:lang w:val="en-US"/>
                <w:rPrChange w:id="1524" w:author="LINA MARIA PENA ACEVEDO" w:date="2024-06-25T18:31:00Z">
                  <w:rPr/>
                </w:rPrChange>
              </w:rPr>
              <w:t>ACcurate</w:t>
            </w:r>
            <w:proofErr w:type="spellEnd"/>
            <w:r w:rsidRPr="00BB5FCD">
              <w:rPr>
                <w:lang w:val="en-US"/>
                <w:rPrChange w:id="1525" w:author="LINA MARIA PENA ACEVEDO" w:date="2024-06-25T18:31:00Z">
                  <w:rPr/>
                </w:rPrChange>
              </w:rPr>
              <w:t xml:space="preserve"> </w:t>
            </w:r>
            <w:proofErr w:type="spellStart"/>
            <w:r w:rsidRPr="00BB5FCD">
              <w:rPr>
                <w:lang w:val="en-US"/>
                <w:rPrChange w:id="1526" w:author="LINA MARIA PENA ACEVEDO" w:date="2024-06-25T18:31:00Z">
                  <w:rPr/>
                </w:rPrChange>
              </w:rPr>
              <w:t>COnsensus</w:t>
            </w:r>
            <w:proofErr w:type="spellEnd"/>
            <w:r w:rsidRPr="00BB5FCD">
              <w:rPr>
                <w:lang w:val="en-US"/>
                <w:rPrChange w:id="1527" w:author="LINA MARIA PENA ACEVEDO" w:date="2024-06-25T18:31:00Z">
                  <w:rPr/>
                </w:rPrChange>
              </w:rPr>
              <w:t xml:space="preserve"> Reporting Document): A reporting guideline for consensus methods in biomedicine developed via a modified Delphi. </w:t>
            </w:r>
            <w:proofErr w:type="spellStart"/>
            <w:r w:rsidRPr="00BB5FCD">
              <w:rPr>
                <w:lang w:val="en-US"/>
                <w:rPrChange w:id="1528" w:author="LINA MARIA PENA ACEVEDO" w:date="2024-06-25T18:31:00Z">
                  <w:rPr/>
                </w:rPrChange>
              </w:rPr>
              <w:t>PLoS</w:t>
            </w:r>
            <w:proofErr w:type="spellEnd"/>
            <w:r w:rsidRPr="00BB5FCD">
              <w:rPr>
                <w:lang w:val="en-US"/>
                <w:rPrChange w:id="1529" w:author="LINA MARIA PENA ACEVEDO" w:date="2024-06-25T18:31:00Z">
                  <w:rPr/>
                </w:rPrChange>
              </w:rPr>
              <w:t xml:space="preserve"> Med [Internet]. 2024 Jan 23;21(1</w:t>
            </w:r>
            <w:proofErr w:type="gramStart"/>
            <w:r w:rsidRPr="00BB5FCD">
              <w:rPr>
                <w:lang w:val="en-US"/>
                <w:rPrChange w:id="1530" w:author="LINA MARIA PENA ACEVEDO" w:date="2024-06-25T18:31:00Z">
                  <w:rPr/>
                </w:rPrChange>
              </w:rPr>
              <w:t>):e</w:t>
            </w:r>
            <w:proofErr w:type="gramEnd"/>
            <w:r w:rsidRPr="00BB5FCD">
              <w:rPr>
                <w:lang w:val="en-US"/>
                <w:rPrChange w:id="1531" w:author="LINA MARIA PENA ACEVEDO" w:date="2024-06-25T18:31:00Z">
                  <w:rPr/>
                </w:rPrChange>
              </w:rPr>
              <w:t>1004326. Available from: http://dx.doi.org/10.1371/journal.pmed.1004326</w:t>
            </w:r>
          </w:ins>
        </w:p>
        <w:p w14:paraId="13519C62" w14:textId="77777777" w:rsidR="003323D6" w:rsidRPr="00BB5FCD" w:rsidRDefault="003323D6">
          <w:pPr>
            <w:autoSpaceDE w:val="0"/>
            <w:autoSpaceDN w:val="0"/>
            <w:ind w:hanging="640"/>
            <w:divId w:val="1416829466"/>
            <w:rPr>
              <w:ins w:id="1532" w:author="Ama de Berrio" w:date="2024-06-25T17:54:00Z"/>
              <w:lang w:val="en-US"/>
              <w:rPrChange w:id="1533" w:author="LINA MARIA PENA ACEVEDO" w:date="2024-06-25T18:31:00Z">
                <w:rPr>
                  <w:ins w:id="1534" w:author="Ama de Berrio" w:date="2024-06-25T17:54:00Z"/>
                </w:rPr>
              </w:rPrChange>
            </w:rPr>
          </w:pPr>
          <w:ins w:id="1535" w:author="Ama de Berrio" w:date="2024-06-25T17:54:00Z">
            <w:r>
              <w:t>92.</w:t>
            </w:r>
            <w:r>
              <w:tab/>
              <w:t xml:space="preserve">Organización Panamericana de la Salud (OPS). Clasificación estadística internacional de enfermedades y problemas relacionados con la salud - Décima revisión: CIE 10. </w:t>
            </w:r>
            <w:r w:rsidRPr="00BB5FCD">
              <w:rPr>
                <w:lang w:val="en-US"/>
                <w:rPrChange w:id="1536" w:author="LINA MARIA PENA ACEVEDO" w:date="2024-06-25T18:31:00Z">
                  <w:rPr/>
                </w:rPrChange>
              </w:rPr>
              <w:t>[Internet]. EUA; 1995. Available from: https://ais.paho.org/classifications/chapters/pdf/volume1.pdf</w:t>
            </w:r>
          </w:ins>
        </w:p>
        <w:p w14:paraId="3CE90902" w14:textId="77777777" w:rsidR="003323D6" w:rsidRPr="00BB5FCD" w:rsidRDefault="003323D6">
          <w:pPr>
            <w:autoSpaceDE w:val="0"/>
            <w:autoSpaceDN w:val="0"/>
            <w:ind w:hanging="640"/>
            <w:divId w:val="560016207"/>
            <w:rPr>
              <w:ins w:id="1537" w:author="Ama de Berrio" w:date="2024-06-25T17:54:00Z"/>
              <w:lang w:val="en-US"/>
              <w:rPrChange w:id="1538" w:author="LINA MARIA PENA ACEVEDO" w:date="2024-06-25T18:31:00Z">
                <w:rPr>
                  <w:ins w:id="1539" w:author="Ama de Berrio" w:date="2024-06-25T17:54:00Z"/>
                </w:rPr>
              </w:rPrChange>
            </w:rPr>
          </w:pPr>
          <w:ins w:id="1540" w:author="Ama de Berrio" w:date="2024-06-25T17:54:00Z">
            <w:r w:rsidRPr="00BB5FCD">
              <w:rPr>
                <w:lang w:val="en-US"/>
                <w:rPrChange w:id="1541" w:author="LINA MARIA PENA ACEVEDO" w:date="2024-06-25T18:31:00Z">
                  <w:rPr/>
                </w:rPrChange>
              </w:rPr>
              <w:t>93.</w:t>
            </w:r>
            <w:r w:rsidRPr="00BB5FCD">
              <w:rPr>
                <w:lang w:val="en-US"/>
                <w:rPrChange w:id="1542" w:author="LINA MARIA PENA ACEVEDO" w:date="2024-06-25T18:31:00Z">
                  <w:rPr/>
                </w:rPrChange>
              </w:rPr>
              <w:tab/>
              <w:t xml:space="preserve">Riley RD, Ensor J, Snell KIE, Harrell FE, Martin GP, </w:t>
            </w:r>
            <w:proofErr w:type="spellStart"/>
            <w:r w:rsidRPr="00BB5FCD">
              <w:rPr>
                <w:lang w:val="en-US"/>
                <w:rPrChange w:id="1543" w:author="LINA MARIA PENA ACEVEDO" w:date="2024-06-25T18:31:00Z">
                  <w:rPr/>
                </w:rPrChange>
              </w:rPr>
              <w:t>Reitsma</w:t>
            </w:r>
            <w:proofErr w:type="spellEnd"/>
            <w:r w:rsidRPr="00BB5FCD">
              <w:rPr>
                <w:lang w:val="en-US"/>
                <w:rPrChange w:id="1544" w:author="LINA MARIA PENA ACEVEDO" w:date="2024-06-25T18:31:00Z">
                  <w:rPr/>
                </w:rPrChange>
              </w:rPr>
              <w:t xml:space="preserve"> JB, et al. Calculating the sample size required for developing a clinical prediction model. BMJ [Internet]. 2020 Mar 18;368(March):m441. Available from: https://www.bmj.com/lookup/doi/10.1136/bmj.m441</w:t>
            </w:r>
          </w:ins>
        </w:p>
        <w:p w14:paraId="530B6E69" w14:textId="77777777" w:rsidR="003323D6" w:rsidRPr="00BB5FCD" w:rsidRDefault="003323D6">
          <w:pPr>
            <w:autoSpaceDE w:val="0"/>
            <w:autoSpaceDN w:val="0"/>
            <w:ind w:hanging="640"/>
            <w:divId w:val="166754955"/>
            <w:rPr>
              <w:ins w:id="1545" w:author="Ama de Berrio" w:date="2024-06-25T17:54:00Z"/>
              <w:lang w:val="en-US"/>
              <w:rPrChange w:id="1546" w:author="LINA MARIA PENA ACEVEDO" w:date="2024-06-25T18:31:00Z">
                <w:rPr>
                  <w:ins w:id="1547" w:author="Ama de Berrio" w:date="2024-06-25T17:54:00Z"/>
                </w:rPr>
              </w:rPrChange>
            </w:rPr>
          </w:pPr>
          <w:ins w:id="1548" w:author="Ama de Berrio" w:date="2024-06-25T17:54:00Z">
            <w:r w:rsidRPr="00BB5FCD">
              <w:rPr>
                <w:lang w:val="en-US"/>
                <w:rPrChange w:id="1549" w:author="LINA MARIA PENA ACEVEDO" w:date="2024-06-25T18:31:00Z">
                  <w:rPr/>
                </w:rPrChange>
              </w:rPr>
              <w:t>94.</w:t>
            </w:r>
            <w:r w:rsidRPr="00BB5FCD">
              <w:rPr>
                <w:lang w:val="en-US"/>
                <w:rPrChange w:id="1550" w:author="LINA MARIA PENA ACEVEDO" w:date="2024-06-25T18:31:00Z">
                  <w:rPr/>
                </w:rPrChange>
              </w:rPr>
              <w:tab/>
              <w:t>Ensor J. Sample Size for Development of a Prediction Model. Package ‘</w:t>
            </w:r>
            <w:proofErr w:type="spellStart"/>
            <w:r w:rsidRPr="00BB5FCD">
              <w:rPr>
                <w:lang w:val="en-US"/>
                <w:rPrChange w:id="1551" w:author="LINA MARIA PENA ACEVEDO" w:date="2024-06-25T18:31:00Z">
                  <w:rPr/>
                </w:rPrChange>
              </w:rPr>
              <w:t>pmsampsize</w:t>
            </w:r>
            <w:proofErr w:type="spellEnd"/>
            <w:r w:rsidRPr="00BB5FCD">
              <w:rPr>
                <w:lang w:val="en-US"/>
                <w:rPrChange w:id="1552" w:author="LINA MARIA PENA ACEVEDO" w:date="2024-06-25T18:31:00Z">
                  <w:rPr/>
                </w:rPrChange>
              </w:rPr>
              <w:t>’ [Internet]. 2023. Available from: https://cran.r-project.org/web/packages/pmsampsize/pmsampsize.pdf</w:t>
            </w:r>
          </w:ins>
        </w:p>
        <w:p w14:paraId="7897A66E" w14:textId="77777777" w:rsidR="003323D6" w:rsidRPr="00BB5FCD" w:rsidRDefault="003323D6">
          <w:pPr>
            <w:autoSpaceDE w:val="0"/>
            <w:autoSpaceDN w:val="0"/>
            <w:ind w:hanging="640"/>
            <w:divId w:val="1746369754"/>
            <w:rPr>
              <w:ins w:id="1553" w:author="Ama de Berrio" w:date="2024-06-25T17:54:00Z"/>
              <w:lang w:val="en-US"/>
              <w:rPrChange w:id="1554" w:author="LINA MARIA PENA ACEVEDO" w:date="2024-06-25T18:31:00Z">
                <w:rPr>
                  <w:ins w:id="1555" w:author="Ama de Berrio" w:date="2024-06-25T17:54:00Z"/>
                </w:rPr>
              </w:rPrChange>
            </w:rPr>
          </w:pPr>
          <w:ins w:id="1556" w:author="Ama de Berrio" w:date="2024-06-25T17:54:00Z">
            <w:r w:rsidRPr="00BB5FCD">
              <w:rPr>
                <w:lang w:val="en-US"/>
                <w:rPrChange w:id="1557" w:author="LINA MARIA PENA ACEVEDO" w:date="2024-06-25T18:31:00Z">
                  <w:rPr/>
                </w:rPrChange>
              </w:rPr>
              <w:t>95.</w:t>
            </w:r>
            <w:r w:rsidRPr="00BB5FCD">
              <w:rPr>
                <w:lang w:val="en-US"/>
                <w:rPrChange w:id="1558" w:author="LINA MARIA PENA ACEVEDO" w:date="2024-06-25T18:31:00Z">
                  <w:rPr/>
                </w:rPrChange>
              </w:rPr>
              <w:tab/>
              <w:t xml:space="preserve">Ebrahimi-Kalan M, </w:t>
            </w:r>
            <w:proofErr w:type="spellStart"/>
            <w:r w:rsidRPr="00BB5FCD">
              <w:rPr>
                <w:lang w:val="en-US"/>
                <w:rPrChange w:id="1559" w:author="LINA MARIA PENA ACEVEDO" w:date="2024-06-25T18:31:00Z">
                  <w:rPr/>
                </w:rPrChange>
              </w:rPr>
              <w:t>Jebai</w:t>
            </w:r>
            <w:proofErr w:type="spellEnd"/>
            <w:r w:rsidRPr="00BB5FCD">
              <w:rPr>
                <w:lang w:val="en-US"/>
                <w:rPrChange w:id="1560" w:author="LINA MARIA PENA ACEVEDO" w:date="2024-06-25T18:31:00Z">
                  <w:rPr/>
                </w:rPrChange>
              </w:rPr>
              <w:t xml:space="preserve"> R, Zarafshan E, </w:t>
            </w:r>
            <w:proofErr w:type="spellStart"/>
            <w:r w:rsidRPr="00BB5FCD">
              <w:rPr>
                <w:lang w:val="en-US"/>
                <w:rPrChange w:id="1561" w:author="LINA MARIA PENA ACEVEDO" w:date="2024-06-25T18:31:00Z">
                  <w:rPr/>
                </w:rPrChange>
              </w:rPr>
              <w:t>Bursac</w:t>
            </w:r>
            <w:proofErr w:type="spellEnd"/>
            <w:r w:rsidRPr="00BB5FCD">
              <w:rPr>
                <w:lang w:val="en-US"/>
                <w:rPrChange w:id="1562" w:author="LINA MARIA PENA ACEVEDO" w:date="2024-06-25T18:31:00Z">
                  <w:rPr/>
                </w:rPrChange>
              </w:rPr>
              <w:t xml:space="preserve"> Z. Distinction between two statistical terms: multivariable and multivariate logistic regression. Nicotine &amp; Tobacco Research [Internet]. 2021 Aug 4;23(8):1446–7. Available from: https://academic.oup.com/ntr/article/23/8/1446/5812038</w:t>
            </w:r>
          </w:ins>
        </w:p>
        <w:p w14:paraId="6CD8C690" w14:textId="77777777" w:rsidR="003323D6" w:rsidRPr="00BB5FCD" w:rsidRDefault="003323D6">
          <w:pPr>
            <w:autoSpaceDE w:val="0"/>
            <w:autoSpaceDN w:val="0"/>
            <w:ind w:hanging="640"/>
            <w:divId w:val="2130512285"/>
            <w:rPr>
              <w:ins w:id="1563" w:author="Ama de Berrio" w:date="2024-06-25T17:54:00Z"/>
              <w:lang w:val="en-US"/>
              <w:rPrChange w:id="1564" w:author="LINA MARIA PENA ACEVEDO" w:date="2024-06-25T18:31:00Z">
                <w:rPr>
                  <w:ins w:id="1565" w:author="Ama de Berrio" w:date="2024-06-25T17:54:00Z"/>
                </w:rPr>
              </w:rPrChange>
            </w:rPr>
          </w:pPr>
          <w:ins w:id="1566" w:author="Ama de Berrio" w:date="2024-06-25T17:54:00Z">
            <w:r w:rsidRPr="00BB5FCD">
              <w:rPr>
                <w:lang w:val="en-US"/>
                <w:rPrChange w:id="1567" w:author="LINA MARIA PENA ACEVEDO" w:date="2024-06-25T18:31:00Z">
                  <w:rPr/>
                </w:rPrChange>
              </w:rPr>
              <w:t>96.</w:t>
            </w:r>
            <w:r w:rsidRPr="00BB5FCD">
              <w:rPr>
                <w:lang w:val="en-US"/>
                <w:rPrChange w:id="1568" w:author="LINA MARIA PENA ACEVEDO" w:date="2024-06-25T18:31:00Z">
                  <w:rPr/>
                </w:rPrChange>
              </w:rPr>
              <w:tab/>
              <w:t xml:space="preserve">Staffa SJ, </w:t>
            </w:r>
            <w:proofErr w:type="spellStart"/>
            <w:r w:rsidRPr="00BB5FCD">
              <w:rPr>
                <w:lang w:val="en-US"/>
                <w:rPrChange w:id="1569" w:author="LINA MARIA PENA ACEVEDO" w:date="2024-06-25T18:31:00Z">
                  <w:rPr/>
                </w:rPrChange>
              </w:rPr>
              <w:t>Zurakowski</w:t>
            </w:r>
            <w:proofErr w:type="spellEnd"/>
            <w:r w:rsidRPr="00BB5FCD">
              <w:rPr>
                <w:lang w:val="en-US"/>
                <w:rPrChange w:id="1570" w:author="LINA MARIA PENA ACEVEDO" w:date="2024-06-25T18:31:00Z">
                  <w:rPr/>
                </w:rPrChange>
              </w:rPr>
              <w:t xml:space="preserve"> D. Statistical Development and Validation of Clinical Prediction Models. Anesthesiology [Internet]. 2021 Sep 1;135(3):396–405. Available from: https://pubs.asahq.org/anesthesiology/article/135/3/396/116300/Statistical-Development-and-Validation-of-Clinical</w:t>
            </w:r>
          </w:ins>
        </w:p>
        <w:p w14:paraId="53468536" w14:textId="77777777" w:rsidR="003323D6" w:rsidRPr="00BB5FCD" w:rsidRDefault="003323D6">
          <w:pPr>
            <w:autoSpaceDE w:val="0"/>
            <w:autoSpaceDN w:val="0"/>
            <w:ind w:hanging="640"/>
            <w:divId w:val="455098682"/>
            <w:rPr>
              <w:ins w:id="1571" w:author="Ama de Berrio" w:date="2024-06-25T17:54:00Z"/>
              <w:lang w:val="en-US"/>
              <w:rPrChange w:id="1572" w:author="LINA MARIA PENA ACEVEDO" w:date="2024-06-25T18:31:00Z">
                <w:rPr>
                  <w:ins w:id="1573" w:author="Ama de Berrio" w:date="2024-06-25T17:54:00Z"/>
                </w:rPr>
              </w:rPrChange>
            </w:rPr>
          </w:pPr>
          <w:ins w:id="1574" w:author="Ama de Berrio" w:date="2024-06-25T17:54:00Z">
            <w:r w:rsidRPr="00BB5FCD">
              <w:rPr>
                <w:lang w:val="en-US"/>
                <w:rPrChange w:id="1575" w:author="LINA MARIA PENA ACEVEDO" w:date="2024-06-25T18:31:00Z">
                  <w:rPr/>
                </w:rPrChange>
              </w:rPr>
              <w:t>97.</w:t>
            </w:r>
            <w:r w:rsidRPr="00BB5FCD">
              <w:rPr>
                <w:lang w:val="en-US"/>
                <w:rPrChange w:id="1576" w:author="LINA MARIA PENA ACEVEDO" w:date="2024-06-25T18:31:00Z">
                  <w:rPr/>
                </w:rPrChange>
              </w:rPr>
              <w:tab/>
              <w:t xml:space="preserve">Riley RD, Snell KIE, Ensor J, Burke DL, Harrell FE, Moons KGM, et al. Minimum sample size for developing a multivariable prediction model: PART II - binary and time-to-event outcomes. Stat Med. 2019;38(7):1276–96. </w:t>
            </w:r>
          </w:ins>
        </w:p>
        <w:p w14:paraId="53714F0B" w14:textId="77777777" w:rsidR="003323D6" w:rsidRPr="00BB5FCD" w:rsidRDefault="003323D6">
          <w:pPr>
            <w:autoSpaceDE w:val="0"/>
            <w:autoSpaceDN w:val="0"/>
            <w:ind w:hanging="640"/>
            <w:divId w:val="2120758193"/>
            <w:rPr>
              <w:ins w:id="1577" w:author="Ama de Berrio" w:date="2024-06-25T17:54:00Z"/>
              <w:lang w:val="en-US"/>
              <w:rPrChange w:id="1578" w:author="LINA MARIA PENA ACEVEDO" w:date="2024-06-25T18:31:00Z">
                <w:rPr>
                  <w:ins w:id="1579" w:author="Ama de Berrio" w:date="2024-06-25T17:54:00Z"/>
                </w:rPr>
              </w:rPrChange>
            </w:rPr>
          </w:pPr>
          <w:ins w:id="1580" w:author="Ama de Berrio" w:date="2024-06-25T17:54:00Z">
            <w:r w:rsidRPr="00BB5FCD">
              <w:rPr>
                <w:lang w:val="en-US"/>
                <w:rPrChange w:id="1581" w:author="LINA MARIA PENA ACEVEDO" w:date="2024-06-25T18:31:00Z">
                  <w:rPr/>
                </w:rPrChange>
              </w:rPr>
              <w:t>98.</w:t>
            </w:r>
            <w:r w:rsidRPr="00BB5FCD">
              <w:rPr>
                <w:lang w:val="en-US"/>
                <w:rPrChange w:id="1582" w:author="LINA MARIA PENA ACEVEDO" w:date="2024-06-25T18:31:00Z">
                  <w:rPr/>
                </w:rPrChange>
              </w:rPr>
              <w:tab/>
              <w:t xml:space="preserve">Collins GS, Dhiman P, Ma J, </w:t>
            </w:r>
            <w:proofErr w:type="spellStart"/>
            <w:r w:rsidRPr="00BB5FCD">
              <w:rPr>
                <w:lang w:val="en-US"/>
                <w:rPrChange w:id="1583" w:author="LINA MARIA PENA ACEVEDO" w:date="2024-06-25T18:31:00Z">
                  <w:rPr/>
                </w:rPrChange>
              </w:rPr>
              <w:t>Schlussel</w:t>
            </w:r>
            <w:proofErr w:type="spellEnd"/>
            <w:r w:rsidRPr="00BB5FCD">
              <w:rPr>
                <w:lang w:val="en-US"/>
                <w:rPrChange w:id="1584" w:author="LINA MARIA PENA ACEVEDO" w:date="2024-06-25T18:31:00Z">
                  <w:rPr/>
                </w:rPrChange>
              </w:rPr>
              <w:t xml:space="preserve"> MM, Archer L, Van </w:t>
            </w:r>
            <w:proofErr w:type="spellStart"/>
            <w:r w:rsidRPr="00BB5FCD">
              <w:rPr>
                <w:lang w:val="en-US"/>
                <w:rPrChange w:id="1585" w:author="LINA MARIA PENA ACEVEDO" w:date="2024-06-25T18:31:00Z">
                  <w:rPr/>
                </w:rPrChange>
              </w:rPr>
              <w:t>Calster</w:t>
            </w:r>
            <w:proofErr w:type="spellEnd"/>
            <w:r w:rsidRPr="00BB5FCD">
              <w:rPr>
                <w:lang w:val="en-US"/>
                <w:rPrChange w:id="1586" w:author="LINA MARIA PENA ACEVEDO" w:date="2024-06-25T18:31:00Z">
                  <w:rPr/>
                </w:rPrChange>
              </w:rPr>
              <w:t xml:space="preserve"> B, et al. Evaluation of clinical prediction models (part 1): from development to external validation. BMJ [Internet]. 2024 Jan 8;(part 1</w:t>
            </w:r>
            <w:proofErr w:type="gramStart"/>
            <w:r w:rsidRPr="00BB5FCD">
              <w:rPr>
                <w:lang w:val="en-US"/>
                <w:rPrChange w:id="1587" w:author="LINA MARIA PENA ACEVEDO" w:date="2024-06-25T18:31:00Z">
                  <w:rPr/>
                </w:rPrChange>
              </w:rPr>
              <w:t>):e</w:t>
            </w:r>
            <w:proofErr w:type="gramEnd"/>
            <w:r w:rsidRPr="00BB5FCD">
              <w:rPr>
                <w:lang w:val="en-US"/>
                <w:rPrChange w:id="1588" w:author="LINA MARIA PENA ACEVEDO" w:date="2024-06-25T18:31:00Z">
                  <w:rPr/>
                </w:rPrChange>
              </w:rPr>
              <w:t>074819. Available from: https://www.bmj.com/lookup/doi/10.1136/bmj-2023-074819</w:t>
            </w:r>
          </w:ins>
        </w:p>
        <w:p w14:paraId="3CF23E73" w14:textId="77777777" w:rsidR="003323D6" w:rsidRPr="00BB5FCD" w:rsidRDefault="003323D6">
          <w:pPr>
            <w:autoSpaceDE w:val="0"/>
            <w:autoSpaceDN w:val="0"/>
            <w:ind w:hanging="640"/>
            <w:divId w:val="717167531"/>
            <w:rPr>
              <w:ins w:id="1589" w:author="Ama de Berrio" w:date="2024-06-25T17:54:00Z"/>
              <w:lang w:val="en-US"/>
              <w:rPrChange w:id="1590" w:author="LINA MARIA PENA ACEVEDO" w:date="2024-06-25T18:31:00Z">
                <w:rPr>
                  <w:ins w:id="1591" w:author="Ama de Berrio" w:date="2024-06-25T17:54:00Z"/>
                </w:rPr>
              </w:rPrChange>
            </w:rPr>
          </w:pPr>
          <w:ins w:id="1592" w:author="Ama de Berrio" w:date="2024-06-25T17:54:00Z">
            <w:r w:rsidRPr="00BB5FCD">
              <w:rPr>
                <w:lang w:val="en-US"/>
                <w:rPrChange w:id="1593" w:author="LINA MARIA PENA ACEVEDO" w:date="2024-06-25T18:31:00Z">
                  <w:rPr/>
                </w:rPrChange>
              </w:rPr>
              <w:t>99.</w:t>
            </w:r>
            <w:r w:rsidRPr="00BB5FCD">
              <w:rPr>
                <w:lang w:val="en-US"/>
                <w:rPrChange w:id="1594" w:author="LINA MARIA PENA ACEVEDO" w:date="2024-06-25T18:31:00Z">
                  <w:rPr/>
                </w:rPrChange>
              </w:rPr>
              <w:tab/>
              <w:t>Harrell Jr F. Regression Modeling Strategies - Package ‘rms’ [Internet]. 2024. Available from: https://cran.r-project.org/web/packages/rms/rms.pdf</w:t>
            </w:r>
          </w:ins>
        </w:p>
        <w:p w14:paraId="3452995F" w14:textId="77777777" w:rsidR="003323D6" w:rsidRPr="00BB5FCD" w:rsidRDefault="003323D6">
          <w:pPr>
            <w:autoSpaceDE w:val="0"/>
            <w:autoSpaceDN w:val="0"/>
            <w:ind w:hanging="640"/>
            <w:divId w:val="1088043249"/>
            <w:rPr>
              <w:ins w:id="1595" w:author="Ama de Berrio" w:date="2024-06-25T17:54:00Z"/>
              <w:lang w:val="en-US"/>
              <w:rPrChange w:id="1596" w:author="LINA MARIA PENA ACEVEDO" w:date="2024-06-25T18:31:00Z">
                <w:rPr>
                  <w:ins w:id="1597" w:author="Ama de Berrio" w:date="2024-06-25T17:54:00Z"/>
                </w:rPr>
              </w:rPrChange>
            </w:rPr>
          </w:pPr>
          <w:ins w:id="1598" w:author="Ama de Berrio" w:date="2024-06-25T17:54:00Z">
            <w:r w:rsidRPr="00BB5FCD">
              <w:rPr>
                <w:lang w:val="en-US"/>
                <w:rPrChange w:id="1599" w:author="LINA MARIA PENA ACEVEDO" w:date="2024-06-25T18:31:00Z">
                  <w:rPr/>
                </w:rPrChange>
              </w:rPr>
              <w:t>100.</w:t>
            </w:r>
            <w:r w:rsidRPr="00BB5FCD">
              <w:rPr>
                <w:lang w:val="en-US"/>
                <w:rPrChange w:id="1600" w:author="LINA MARIA PENA ACEVEDO" w:date="2024-06-25T18:31:00Z">
                  <w:rPr/>
                </w:rPrChange>
              </w:rPr>
              <w:tab/>
            </w:r>
            <w:proofErr w:type="spellStart"/>
            <w:r w:rsidRPr="00BB5FCD">
              <w:rPr>
                <w:lang w:val="en-US"/>
                <w:rPrChange w:id="1601" w:author="LINA MARIA PENA ACEVEDO" w:date="2024-06-25T18:31:00Z">
                  <w:rPr/>
                </w:rPrChange>
              </w:rPr>
              <w:t>Leckman</w:t>
            </w:r>
            <w:proofErr w:type="spellEnd"/>
            <w:r w:rsidRPr="00BB5FCD">
              <w:rPr>
                <w:lang w:val="en-US"/>
                <w:rPrChange w:id="1602" w:author="LINA MARIA PENA ACEVEDO" w:date="2024-06-25T18:31:00Z">
                  <w:rPr/>
                </w:rPrChange>
              </w:rPr>
              <w:t xml:space="preserve"> J, </w:t>
            </w:r>
            <w:proofErr w:type="spellStart"/>
            <w:r w:rsidRPr="00BB5FCD">
              <w:rPr>
                <w:lang w:val="en-US"/>
                <w:rPrChange w:id="1603" w:author="LINA MARIA PENA ACEVEDO" w:date="2024-06-25T18:31:00Z">
                  <w:rPr/>
                </w:rPrChange>
              </w:rPr>
              <w:t>Sholomskas</w:t>
            </w:r>
            <w:proofErr w:type="spellEnd"/>
            <w:r w:rsidRPr="00BB5FCD">
              <w:rPr>
                <w:lang w:val="en-US"/>
                <w:rPrChange w:id="1604" w:author="LINA MARIA PENA ACEVEDO" w:date="2024-06-25T18:31:00Z">
                  <w:rPr/>
                </w:rPrChange>
              </w:rPr>
              <w:t xml:space="preserve"> M, Thompson W, Belanger A, Weissman M. Best Estimate of Lifetime Psychiatric Diagnosis. </w:t>
            </w:r>
            <w:proofErr w:type="spellStart"/>
            <w:r w:rsidRPr="00BB5FCD">
              <w:rPr>
                <w:lang w:val="en-US"/>
                <w:rPrChange w:id="1605" w:author="LINA MARIA PENA ACEVEDO" w:date="2024-06-25T18:31:00Z">
                  <w:rPr/>
                </w:rPrChange>
              </w:rPr>
              <w:t>Archio</w:t>
            </w:r>
            <w:proofErr w:type="spellEnd"/>
            <w:r w:rsidRPr="00BB5FCD">
              <w:rPr>
                <w:lang w:val="en-US"/>
                <w:rPrChange w:id="1606" w:author="LINA MARIA PENA ACEVEDO" w:date="2024-06-25T18:31:00Z">
                  <w:rPr/>
                </w:rPrChange>
              </w:rPr>
              <w:t xml:space="preserve"> Gen Psychiatry [Internet]. 1982 Aug 1;39(8):879–83. Available from: </w:t>
            </w:r>
            <w:r w:rsidRPr="00BB5FCD">
              <w:rPr>
                <w:lang w:val="en-US"/>
                <w:rPrChange w:id="1607" w:author="LINA MARIA PENA ACEVEDO" w:date="2024-06-25T18:31:00Z">
                  <w:rPr/>
                </w:rPrChange>
              </w:rPr>
              <w:lastRenderedPageBreak/>
              <w:t>http://archpsyc.jamanetwork.com/article.aspx?doi=10.1001/archpsyc.1982.04290080001001</w:t>
            </w:r>
          </w:ins>
        </w:p>
        <w:p w14:paraId="5FD291F3" w14:textId="77777777" w:rsidR="003323D6" w:rsidRPr="00BB5FCD" w:rsidRDefault="003323D6">
          <w:pPr>
            <w:autoSpaceDE w:val="0"/>
            <w:autoSpaceDN w:val="0"/>
            <w:ind w:hanging="640"/>
            <w:divId w:val="1505050178"/>
            <w:rPr>
              <w:ins w:id="1608" w:author="Ama de Berrio" w:date="2024-06-25T17:54:00Z"/>
              <w:lang w:val="en-US"/>
              <w:rPrChange w:id="1609" w:author="LINA MARIA PENA ACEVEDO" w:date="2024-06-25T18:31:00Z">
                <w:rPr>
                  <w:ins w:id="1610" w:author="Ama de Berrio" w:date="2024-06-25T17:54:00Z"/>
                </w:rPr>
              </w:rPrChange>
            </w:rPr>
          </w:pPr>
          <w:ins w:id="1611" w:author="Ama de Berrio" w:date="2024-06-25T17:54:00Z">
            <w:r w:rsidRPr="00BB5FCD">
              <w:rPr>
                <w:lang w:val="en-US"/>
                <w:rPrChange w:id="1612" w:author="LINA MARIA PENA ACEVEDO" w:date="2024-06-25T18:31:00Z">
                  <w:rPr/>
                </w:rPrChange>
              </w:rPr>
              <w:t>101.</w:t>
            </w:r>
            <w:r w:rsidRPr="00BB5FCD">
              <w:rPr>
                <w:lang w:val="en-US"/>
                <w:rPrChange w:id="1613" w:author="LINA MARIA PENA ACEVEDO" w:date="2024-06-25T18:31:00Z">
                  <w:rPr/>
                </w:rPrChange>
              </w:rPr>
              <w:tab/>
              <w:t xml:space="preserve">Snell KIE, Archer L, Ensor J, </w:t>
            </w:r>
            <w:proofErr w:type="spellStart"/>
            <w:r w:rsidRPr="00BB5FCD">
              <w:rPr>
                <w:lang w:val="en-US"/>
                <w:rPrChange w:id="1614" w:author="LINA MARIA PENA ACEVEDO" w:date="2024-06-25T18:31:00Z">
                  <w:rPr/>
                </w:rPrChange>
              </w:rPr>
              <w:t>Bonnett</w:t>
            </w:r>
            <w:proofErr w:type="spellEnd"/>
            <w:r w:rsidRPr="00BB5FCD">
              <w:rPr>
                <w:lang w:val="en-US"/>
                <w:rPrChange w:id="1615" w:author="LINA MARIA PENA ACEVEDO" w:date="2024-06-25T18:31:00Z">
                  <w:rPr/>
                </w:rPrChange>
              </w:rPr>
              <w:t xml:space="preserve"> LJ, </w:t>
            </w:r>
            <w:proofErr w:type="spellStart"/>
            <w:r w:rsidRPr="00BB5FCD">
              <w:rPr>
                <w:lang w:val="en-US"/>
                <w:rPrChange w:id="1616" w:author="LINA MARIA PENA ACEVEDO" w:date="2024-06-25T18:31:00Z">
                  <w:rPr/>
                </w:rPrChange>
              </w:rPr>
              <w:t>Debray</w:t>
            </w:r>
            <w:proofErr w:type="spellEnd"/>
            <w:r w:rsidRPr="00BB5FCD">
              <w:rPr>
                <w:lang w:val="en-US"/>
                <w:rPrChange w:id="1617" w:author="LINA MARIA PENA ACEVEDO" w:date="2024-06-25T18:31:00Z">
                  <w:rPr/>
                </w:rPrChange>
              </w:rPr>
              <w:t xml:space="preserve"> TPA, Phillips B, et al. External validation of clinical prediction models: simulation-based sample size calculations were more reliable than rules-of-thumb. J Clin Epidemiol [Internet]. 2021 </w:t>
            </w:r>
            <w:proofErr w:type="gramStart"/>
            <w:r w:rsidRPr="00BB5FCD">
              <w:rPr>
                <w:lang w:val="en-US"/>
                <w:rPrChange w:id="1618" w:author="LINA MARIA PENA ACEVEDO" w:date="2024-06-25T18:31:00Z">
                  <w:rPr/>
                </w:rPrChange>
              </w:rPr>
              <w:t>Jul;135:79</w:t>
            </w:r>
            <w:proofErr w:type="gramEnd"/>
            <w:r w:rsidRPr="00BB5FCD">
              <w:rPr>
                <w:lang w:val="en-US"/>
                <w:rPrChange w:id="1619" w:author="LINA MARIA PENA ACEVEDO" w:date="2024-06-25T18:31:00Z">
                  <w:rPr/>
                </w:rPrChange>
              </w:rPr>
              <w:t>–89. Available from: https://doi.org/10.1016/j.jclinepi.2021.02.011</w:t>
            </w:r>
          </w:ins>
        </w:p>
        <w:p w14:paraId="2C35F936" w14:textId="77777777" w:rsidR="003323D6" w:rsidRPr="00BB5FCD" w:rsidRDefault="003323D6">
          <w:pPr>
            <w:autoSpaceDE w:val="0"/>
            <w:autoSpaceDN w:val="0"/>
            <w:ind w:hanging="640"/>
            <w:divId w:val="601953438"/>
            <w:rPr>
              <w:ins w:id="1620" w:author="Ama de Berrio" w:date="2024-06-25T17:54:00Z"/>
              <w:lang w:val="en-US"/>
              <w:rPrChange w:id="1621" w:author="LINA MARIA PENA ACEVEDO" w:date="2024-06-25T18:31:00Z">
                <w:rPr>
                  <w:ins w:id="1622" w:author="Ama de Berrio" w:date="2024-06-25T17:54:00Z"/>
                </w:rPr>
              </w:rPrChange>
            </w:rPr>
          </w:pPr>
          <w:ins w:id="1623" w:author="Ama de Berrio" w:date="2024-06-25T17:54:00Z">
            <w:r w:rsidRPr="00BB5FCD">
              <w:rPr>
                <w:lang w:val="en-US"/>
                <w:rPrChange w:id="1624" w:author="LINA MARIA PENA ACEVEDO" w:date="2024-06-25T18:31:00Z">
                  <w:rPr/>
                </w:rPrChange>
              </w:rPr>
              <w:t>102.</w:t>
            </w:r>
            <w:r w:rsidRPr="00BB5FCD">
              <w:rPr>
                <w:lang w:val="en-US"/>
                <w:rPrChange w:id="1625" w:author="LINA MARIA PENA ACEVEDO" w:date="2024-06-25T18:31:00Z">
                  <w:rPr/>
                </w:rPrChange>
              </w:rPr>
              <w:tab/>
              <w:t xml:space="preserve">Collins GS, </w:t>
            </w:r>
            <w:proofErr w:type="spellStart"/>
            <w:r w:rsidRPr="00BB5FCD">
              <w:rPr>
                <w:lang w:val="en-US"/>
                <w:rPrChange w:id="1626" w:author="LINA MARIA PENA ACEVEDO" w:date="2024-06-25T18:31:00Z">
                  <w:rPr/>
                </w:rPrChange>
              </w:rPr>
              <w:t>Reitsma</w:t>
            </w:r>
            <w:proofErr w:type="spellEnd"/>
            <w:r w:rsidRPr="00BB5FCD">
              <w:rPr>
                <w:lang w:val="en-US"/>
                <w:rPrChange w:id="1627" w:author="LINA MARIA PENA ACEVEDO" w:date="2024-06-25T18:31:00Z">
                  <w:rPr/>
                </w:rPrChange>
              </w:rPr>
              <w:t xml:space="preserve"> JB, Altman DG, Moons KGM. Transparent reporting of a multivariable prediction model for individual prognosis or diagnosis (TRIPOD): the TRIPOD Statement. </w:t>
            </w:r>
            <w:proofErr w:type="spellStart"/>
            <w:r w:rsidRPr="00BB5FCD">
              <w:rPr>
                <w:lang w:val="en-US"/>
                <w:rPrChange w:id="1628" w:author="LINA MARIA PENA ACEVEDO" w:date="2024-06-25T18:31:00Z">
                  <w:rPr/>
                </w:rPrChange>
              </w:rPr>
              <w:t>Eur</w:t>
            </w:r>
            <w:proofErr w:type="spellEnd"/>
            <w:r w:rsidRPr="00BB5FCD">
              <w:rPr>
                <w:lang w:val="en-US"/>
                <w:rPrChange w:id="1629" w:author="LINA MARIA PENA ACEVEDO" w:date="2024-06-25T18:31:00Z">
                  <w:rPr/>
                </w:rPrChange>
              </w:rPr>
              <w:t xml:space="preserve"> J Clin Invest [Internet]. 2015 Feb 5;45(2):204–14. Available from: https://onlinelibrary.wiley.com/doi/10.1111/eci.12376</w:t>
            </w:r>
          </w:ins>
        </w:p>
        <w:p w14:paraId="2DA64F9B" w14:textId="77777777" w:rsidR="003323D6" w:rsidRDefault="003323D6">
          <w:pPr>
            <w:autoSpaceDE w:val="0"/>
            <w:autoSpaceDN w:val="0"/>
            <w:ind w:hanging="640"/>
            <w:divId w:val="915239792"/>
            <w:rPr>
              <w:ins w:id="1630" w:author="Ama de Berrio" w:date="2024-06-25T17:54:00Z"/>
            </w:rPr>
          </w:pPr>
          <w:ins w:id="1631" w:author="Ama de Berrio" w:date="2024-06-25T17:54:00Z">
            <w:r>
              <w:t>103.</w:t>
            </w:r>
            <w:r>
              <w:tab/>
              <w:t>Ministerio de Salud de Colombia. Resolución N</w:t>
            </w:r>
            <w:r>
              <w:rPr>
                <w:vertAlign w:val="superscript"/>
              </w:rPr>
              <w:t>o</w:t>
            </w:r>
            <w:r>
              <w:t xml:space="preserve"> 008430 del 4 de Octubre de 1993. </w:t>
            </w:r>
            <w:proofErr w:type="spellStart"/>
            <w:r>
              <w:t>Republica</w:t>
            </w:r>
            <w:proofErr w:type="spellEnd"/>
            <w:r>
              <w:t xml:space="preserve"> de Colombia; 1993. </w:t>
            </w:r>
          </w:ins>
        </w:p>
        <w:p w14:paraId="6E39B8CA" w14:textId="6048AF9E" w:rsidR="005359D1" w:rsidDel="00CA1723" w:rsidRDefault="003323D6">
          <w:pPr>
            <w:autoSpaceDE w:val="0"/>
            <w:autoSpaceDN w:val="0"/>
            <w:ind w:hanging="640"/>
            <w:divId w:val="1217472054"/>
            <w:rPr>
              <w:del w:id="1632" w:author="Ama de Berrio" w:date="2024-06-21T16:17:00Z"/>
            </w:rPr>
          </w:pPr>
          <w:ins w:id="1633" w:author="Ama de Berrio" w:date="2024-06-25T17:54:00Z">
            <w:r>
              <w:t> </w:t>
            </w:r>
          </w:ins>
          <w:del w:id="1634" w:author="Ama de Berrio" w:date="2024-06-21T16:17:00Z">
            <w:r w:rsidR="005359D1" w:rsidRPr="00976853" w:rsidDel="00CA1723">
              <w:rPr>
                <w:lang w:val="en-US"/>
              </w:rPr>
              <w:delText>1.</w:delText>
            </w:r>
            <w:r w:rsidR="005359D1" w:rsidRPr="00976853" w:rsidDel="00CA1723">
              <w:rPr>
                <w:lang w:val="en-US"/>
              </w:rPr>
              <w:tab/>
              <w:delText xml:space="preserve">WHO (World Health Organization). Rabies and envenomings: a neglected public health issue. </w:delText>
            </w:r>
            <w:r w:rsidR="005359D1" w:rsidDel="00CA1723">
              <w:delText xml:space="preserve">Report of a consultative meeting [Internet]. Geneva, 2007; </w:delText>
            </w:r>
          </w:del>
        </w:p>
        <w:p w14:paraId="37732035" w14:textId="1BA56EB1" w:rsidR="005359D1" w:rsidRPr="00976853" w:rsidDel="00CA1723" w:rsidRDefault="005359D1">
          <w:pPr>
            <w:autoSpaceDE w:val="0"/>
            <w:autoSpaceDN w:val="0"/>
            <w:ind w:hanging="640"/>
            <w:divId w:val="1920600137"/>
            <w:rPr>
              <w:del w:id="1635" w:author="Ama de Berrio" w:date="2024-06-21T16:17:00Z"/>
              <w:lang w:val="en-US"/>
            </w:rPr>
          </w:pPr>
          <w:del w:id="1636" w:author="Ama de Berrio" w:date="2024-06-21T16:17:00Z">
            <w:r w:rsidDel="00CA1723">
              <w:delText>2.</w:delText>
            </w:r>
            <w:r w:rsidDel="00CA1723">
              <w:tab/>
              <w:delText xml:space="preserve">Gómez Gómez J. Informe de evento - Accidente Ofídico, Colombia, 2022. Instituto Nacional de Salud. </w:delText>
            </w:r>
            <w:r w:rsidRPr="00976853" w:rsidDel="00CA1723">
              <w:rPr>
                <w:lang w:val="en-US"/>
              </w:rPr>
              <w:delText xml:space="preserve">2022. </w:delText>
            </w:r>
          </w:del>
        </w:p>
        <w:p w14:paraId="56A770C9" w14:textId="2E9F7787" w:rsidR="005359D1" w:rsidRPr="00976853" w:rsidDel="00CA1723" w:rsidRDefault="005359D1">
          <w:pPr>
            <w:autoSpaceDE w:val="0"/>
            <w:autoSpaceDN w:val="0"/>
            <w:ind w:hanging="640"/>
            <w:divId w:val="1699695302"/>
            <w:rPr>
              <w:del w:id="1637" w:author="Ama de Berrio" w:date="2024-06-21T16:17:00Z"/>
              <w:lang w:val="en-US"/>
            </w:rPr>
          </w:pPr>
          <w:del w:id="1638" w:author="Ama de Berrio" w:date="2024-06-21T16:17:00Z">
            <w:r w:rsidRPr="00537400" w:rsidDel="00CA1723">
              <w:rPr>
                <w:rPrChange w:id="1639" w:author="LINA MARIA PENA ACEVEDO" w:date="2024-06-21T15:41:00Z">
                  <w:rPr>
                    <w:lang w:val="en-US"/>
                  </w:rPr>
                </w:rPrChange>
              </w:rPr>
              <w:delText>3.</w:delText>
            </w:r>
            <w:r w:rsidRPr="00537400" w:rsidDel="00CA1723">
              <w:rPr>
                <w:rPrChange w:id="1640" w:author="LINA MARIA PENA ACEVEDO" w:date="2024-06-21T15:41:00Z">
                  <w:rPr>
                    <w:lang w:val="en-US"/>
                  </w:rPr>
                </w:rPrChange>
              </w:rPr>
              <w:tab/>
              <w:delText xml:space="preserve">Carrasco PA, Venegas PJ, Chaparro JC, Scrocchi GJ. </w:delText>
            </w:r>
            <w:r w:rsidRPr="00976853" w:rsidDel="00CA1723">
              <w:rPr>
                <w:lang w:val="en-US"/>
              </w:rPr>
              <w:delText xml:space="preserve">Nomenclatural instability in the venomous snakes of the Bothrops complex: Implications in toxinology and public health. Toxicon. 2016;119:122–8. </w:delText>
            </w:r>
          </w:del>
        </w:p>
        <w:p w14:paraId="709EBF8F" w14:textId="7CE73208" w:rsidR="005359D1" w:rsidRPr="00976853" w:rsidDel="00CA1723" w:rsidRDefault="005359D1">
          <w:pPr>
            <w:autoSpaceDE w:val="0"/>
            <w:autoSpaceDN w:val="0"/>
            <w:ind w:hanging="640"/>
            <w:divId w:val="797575193"/>
            <w:rPr>
              <w:del w:id="1641" w:author="Ama de Berrio" w:date="2024-06-21T16:17:00Z"/>
              <w:lang w:val="en-US"/>
            </w:rPr>
          </w:pPr>
          <w:del w:id="1642" w:author="Ama de Berrio" w:date="2024-06-21T16:17:00Z">
            <w:r w:rsidRPr="00976853" w:rsidDel="00CA1723">
              <w:rPr>
                <w:lang w:val="en-US"/>
              </w:rPr>
              <w:delText>4.</w:delText>
            </w:r>
            <w:r w:rsidRPr="00976853" w:rsidDel="00CA1723">
              <w:rPr>
                <w:lang w:val="en-US"/>
              </w:rPr>
              <w:tab/>
              <w:delText xml:space="preserve">Garg A, Sujatha S, Garg J, Acharya NS, Parija SC. Wound infections secondary to snakebite. J Infect Dev Ctries. 2009;3(3):221–3. </w:delText>
            </w:r>
          </w:del>
        </w:p>
        <w:p w14:paraId="1527CA69" w14:textId="6BE20E88" w:rsidR="005359D1" w:rsidDel="00CA1723" w:rsidRDefault="005359D1">
          <w:pPr>
            <w:autoSpaceDE w:val="0"/>
            <w:autoSpaceDN w:val="0"/>
            <w:ind w:hanging="640"/>
            <w:divId w:val="588925560"/>
            <w:rPr>
              <w:del w:id="1643" w:author="Ama de Berrio" w:date="2024-06-21T16:17:00Z"/>
            </w:rPr>
          </w:pPr>
          <w:del w:id="1644" w:author="Ama de Berrio" w:date="2024-06-21T16:17:00Z">
            <w:r w:rsidRPr="00976853" w:rsidDel="00CA1723">
              <w:rPr>
                <w:lang w:val="en-US"/>
              </w:rPr>
              <w:delText>5.</w:delText>
            </w:r>
            <w:r w:rsidRPr="00976853" w:rsidDel="00CA1723">
              <w:rPr>
                <w:lang w:val="en-US"/>
              </w:rPr>
              <w:tab/>
              <w:delText xml:space="preserve">Soares Coriolano Coutinho JV, Fraga Guimarães T, Borges Valente B, Gomes Martins de Moura Tomich L. Epidemiology of secondary infection after snakebites in center-west Brazil. </w:delText>
            </w:r>
            <w:r w:rsidDel="00CA1723">
              <w:delText xml:space="preserve">Vinetz JM, editor. PLoS Negl Trop Dis. 2023 Mar 6;17(3):e0011167. </w:delText>
            </w:r>
          </w:del>
        </w:p>
        <w:p w14:paraId="328CE28E" w14:textId="17347B43" w:rsidR="005359D1" w:rsidRPr="00976853" w:rsidDel="00CA1723" w:rsidRDefault="005359D1">
          <w:pPr>
            <w:autoSpaceDE w:val="0"/>
            <w:autoSpaceDN w:val="0"/>
            <w:ind w:hanging="640"/>
            <w:divId w:val="79957069"/>
            <w:rPr>
              <w:del w:id="1645" w:author="Ama de Berrio" w:date="2024-06-21T16:17:00Z"/>
              <w:lang w:val="en-US"/>
            </w:rPr>
          </w:pPr>
          <w:del w:id="1646" w:author="Ama de Berrio" w:date="2024-06-21T16:17:00Z">
            <w:r w:rsidDel="00CA1723">
              <w:delText>6.</w:delText>
            </w:r>
            <w:r w:rsidDel="00CA1723">
              <w:tab/>
              <w:delText xml:space="preserve">Cavalcante TTA, de Souza MBS, Neves JCF, Ibiapina HNS, Barbosa FBA, Bentes KO, et al. </w:delText>
            </w:r>
            <w:r w:rsidRPr="00976853" w:rsidDel="00CA1723">
              <w:rPr>
                <w:lang w:val="en-US"/>
              </w:rPr>
              <w:delText xml:space="preserve">Inflammatory Profile Associated with Secondary Infection from Bothrops atrox Snakebites in the Brazilian Amazon. Toxins (Basel). 2023;15(9):524. </w:delText>
            </w:r>
          </w:del>
        </w:p>
        <w:p w14:paraId="61DC3534" w14:textId="0F4F564A" w:rsidR="005359D1" w:rsidRPr="00976853" w:rsidDel="00CA1723" w:rsidRDefault="005359D1">
          <w:pPr>
            <w:autoSpaceDE w:val="0"/>
            <w:autoSpaceDN w:val="0"/>
            <w:ind w:hanging="640"/>
            <w:divId w:val="1841239688"/>
            <w:rPr>
              <w:del w:id="1647" w:author="Ama de Berrio" w:date="2024-06-21T16:17:00Z"/>
              <w:lang w:val="en-US"/>
            </w:rPr>
          </w:pPr>
          <w:del w:id="1648" w:author="Ama de Berrio" w:date="2024-06-21T16:17:00Z">
            <w:r w:rsidRPr="00976853" w:rsidDel="00CA1723">
              <w:rPr>
                <w:lang w:val="en-US"/>
              </w:rPr>
              <w:delText>7.</w:delText>
            </w:r>
            <w:r w:rsidRPr="00976853" w:rsidDel="00CA1723">
              <w:rPr>
                <w:lang w:val="en-US"/>
              </w:rPr>
              <w:tab/>
              <w:delText xml:space="preserve">Chen CM, Wu KG, Chen CJ, Wang CM. Bacterial infection in association with snakebite: A 10-year experience in a northern Taiwan medical center. J Microbiol Immunol Infect. 2011;44(6):456–60. </w:delText>
            </w:r>
          </w:del>
        </w:p>
        <w:p w14:paraId="57F20101" w14:textId="3DF93248" w:rsidR="005359D1" w:rsidRPr="00976853" w:rsidDel="00CA1723" w:rsidRDefault="005359D1">
          <w:pPr>
            <w:autoSpaceDE w:val="0"/>
            <w:autoSpaceDN w:val="0"/>
            <w:ind w:hanging="640"/>
            <w:divId w:val="2138864637"/>
            <w:rPr>
              <w:del w:id="1649" w:author="Ama de Berrio" w:date="2024-06-21T16:17:00Z"/>
              <w:lang w:val="en-US"/>
            </w:rPr>
          </w:pPr>
          <w:del w:id="1650" w:author="Ama de Berrio" w:date="2024-06-21T16:17:00Z">
            <w:r w:rsidRPr="00976853" w:rsidDel="00CA1723">
              <w:rPr>
                <w:lang w:val="en-US"/>
              </w:rPr>
              <w:delText>8.</w:delText>
            </w:r>
            <w:r w:rsidRPr="00976853" w:rsidDel="00CA1723">
              <w:rPr>
                <w:lang w:val="en-US"/>
              </w:rPr>
              <w:tab/>
              <w:delText xml:space="preserve">Resiere D, Mehdaoui H, Névière R, Olive C, Severyns M, Beaudoin A, et al. Infectious Complications Following Snakebite by Bothrops lanceolatus in Martinique: A Case Series. Am J Trop Med Hyg. 2020 Jan 8;102(1):232–40. </w:delText>
            </w:r>
          </w:del>
        </w:p>
        <w:p w14:paraId="7A1D5987" w14:textId="65AFFFC1" w:rsidR="005359D1" w:rsidRPr="00976853" w:rsidDel="00CA1723" w:rsidRDefault="005359D1">
          <w:pPr>
            <w:autoSpaceDE w:val="0"/>
            <w:autoSpaceDN w:val="0"/>
            <w:ind w:hanging="640"/>
            <w:divId w:val="1461922786"/>
            <w:rPr>
              <w:del w:id="1651" w:author="Ama de Berrio" w:date="2024-06-21T16:17:00Z"/>
              <w:lang w:val="en-US"/>
            </w:rPr>
          </w:pPr>
          <w:del w:id="1652" w:author="Ama de Berrio" w:date="2024-06-21T16:17:00Z">
            <w:r w:rsidRPr="00976853" w:rsidDel="00CA1723">
              <w:rPr>
                <w:lang w:val="en-US"/>
              </w:rPr>
              <w:delText>9.</w:delText>
            </w:r>
            <w:r w:rsidRPr="00976853" w:rsidDel="00CA1723">
              <w:rPr>
                <w:lang w:val="en-US"/>
              </w:rPr>
              <w:tab/>
              <w:delText xml:space="preserve">Bammigatti C, Reddy PA, Hanumanthappa N, Harichandrakumar KT, Swaminathan RP. Serum procalcitonin concentration and its relationship with local manifestations after snakebites. American Journal of Tropical Medicine and Hygiene. 2019;100(1):146–9. </w:delText>
            </w:r>
          </w:del>
        </w:p>
        <w:p w14:paraId="53008BE6" w14:textId="69C110F4" w:rsidR="005359D1" w:rsidDel="00CA1723" w:rsidRDefault="005359D1">
          <w:pPr>
            <w:autoSpaceDE w:val="0"/>
            <w:autoSpaceDN w:val="0"/>
            <w:ind w:hanging="640"/>
            <w:divId w:val="112789047"/>
            <w:rPr>
              <w:del w:id="1653" w:author="Ama de Berrio" w:date="2024-06-21T16:17:00Z"/>
            </w:rPr>
          </w:pPr>
          <w:del w:id="1654" w:author="Ama de Berrio" w:date="2024-06-21T16:17:00Z">
            <w:r w:rsidRPr="00976853" w:rsidDel="00CA1723">
              <w:rPr>
                <w:lang w:val="en-US"/>
              </w:rPr>
              <w:delText>10.</w:delText>
            </w:r>
            <w:r w:rsidRPr="00976853" w:rsidDel="00CA1723">
              <w:rPr>
                <w:lang w:val="en-US"/>
              </w:rPr>
              <w:tab/>
              <w:delText xml:space="preserve">Resiere D, Gutiérrez JJM, Névière R, Cabié A, Hossein M, Kallel H. Antibiotic therapy for snakebite envenoming. </w:delText>
            </w:r>
            <w:r w:rsidDel="00CA1723">
              <w:delText xml:space="preserve">J Venom Anim Toxins incl Trop Dis. 2020;26:(e20190098):1–2. </w:delText>
            </w:r>
          </w:del>
        </w:p>
        <w:p w14:paraId="5703DA22" w14:textId="57A0DF66" w:rsidR="005359D1" w:rsidDel="00CA1723" w:rsidRDefault="005359D1">
          <w:pPr>
            <w:autoSpaceDE w:val="0"/>
            <w:autoSpaceDN w:val="0"/>
            <w:ind w:hanging="640"/>
            <w:divId w:val="86389142"/>
            <w:rPr>
              <w:del w:id="1655" w:author="Ama de Berrio" w:date="2024-06-21T16:17:00Z"/>
            </w:rPr>
          </w:pPr>
          <w:del w:id="1656" w:author="Ama de Berrio" w:date="2024-06-21T16:17:00Z">
            <w:r w:rsidDel="00CA1723">
              <w:delText>11.</w:delText>
            </w:r>
            <w:r w:rsidDel="00CA1723">
              <w:tab/>
              <w:delText xml:space="preserve">Instituto Nacional de Salud- SIVIGILA. Informe final del evento: Accidente Ofídico - Colombia, 2014. 2014. </w:delText>
            </w:r>
          </w:del>
        </w:p>
        <w:p w14:paraId="49D4338D" w14:textId="1836E7E5" w:rsidR="005359D1" w:rsidDel="00CA1723" w:rsidRDefault="005359D1">
          <w:pPr>
            <w:autoSpaceDE w:val="0"/>
            <w:autoSpaceDN w:val="0"/>
            <w:ind w:hanging="640"/>
            <w:divId w:val="1350720721"/>
            <w:rPr>
              <w:del w:id="1657" w:author="Ama de Berrio" w:date="2024-06-21T16:17:00Z"/>
            </w:rPr>
          </w:pPr>
          <w:del w:id="1658" w:author="Ama de Berrio" w:date="2024-06-21T16:17:00Z">
            <w:r w:rsidDel="00CA1723">
              <w:delText>12.</w:delText>
            </w:r>
            <w:r w:rsidDel="00CA1723">
              <w:tab/>
              <w:delText xml:space="preserve">Instituto Nacional de Salud- SIVIGILA. Informe final del evento: Accidente Ofídico - Colombia, 2015. 2015. </w:delText>
            </w:r>
          </w:del>
        </w:p>
        <w:p w14:paraId="6CCA82F5" w14:textId="5D256603" w:rsidR="005359D1" w:rsidDel="00CA1723" w:rsidRDefault="005359D1">
          <w:pPr>
            <w:autoSpaceDE w:val="0"/>
            <w:autoSpaceDN w:val="0"/>
            <w:ind w:hanging="640"/>
            <w:divId w:val="1946040166"/>
            <w:rPr>
              <w:del w:id="1659" w:author="Ama de Berrio" w:date="2024-06-21T16:17:00Z"/>
            </w:rPr>
          </w:pPr>
          <w:del w:id="1660" w:author="Ama de Berrio" w:date="2024-06-21T16:17:00Z">
            <w:r w:rsidDel="00CA1723">
              <w:delText>13.</w:delText>
            </w:r>
            <w:r w:rsidDel="00CA1723">
              <w:tab/>
              <w:delText xml:space="preserve">Instituto Nacional de Salud- SIVIGILA. Informe final del evento: Accidente Ofídico - Colombia, 2016. 2016. </w:delText>
            </w:r>
          </w:del>
        </w:p>
        <w:p w14:paraId="300EEFEF" w14:textId="17780047" w:rsidR="005359D1" w:rsidRPr="00976853" w:rsidDel="00CA1723" w:rsidRDefault="005359D1">
          <w:pPr>
            <w:autoSpaceDE w:val="0"/>
            <w:autoSpaceDN w:val="0"/>
            <w:ind w:hanging="640"/>
            <w:divId w:val="1528986772"/>
            <w:rPr>
              <w:del w:id="1661" w:author="Ama de Berrio" w:date="2024-06-21T16:17:00Z"/>
              <w:lang w:val="en-US"/>
            </w:rPr>
          </w:pPr>
          <w:del w:id="1662" w:author="Ama de Berrio" w:date="2024-06-21T16:17:00Z">
            <w:r w:rsidDel="00CA1723">
              <w:delText>14.</w:delText>
            </w:r>
            <w:r w:rsidDel="00CA1723">
              <w:tab/>
              <w:delText xml:space="preserve">Mejía López S, Zuluaga, Hoyos L, Quintero J, Barros Liñán C, Vallejo Bocanumen C. Complicaciones infecciosas en pacientes atendidos con accidente ofídico, atendidos en tres hospitales de referencia de la ciudad de Medellín, entre enero de 2018 y diciembre de 2019: estudio de corte transversal. </w:delText>
            </w:r>
            <w:r w:rsidRPr="00976853" w:rsidDel="00CA1723">
              <w:rPr>
                <w:lang w:val="en-US"/>
              </w:rPr>
              <w:delText xml:space="preserve">Universidad de Antioquia; 2021. </w:delText>
            </w:r>
          </w:del>
        </w:p>
        <w:p w14:paraId="48177246" w14:textId="6FADD87C" w:rsidR="005359D1" w:rsidRPr="00976853" w:rsidDel="00CA1723" w:rsidRDefault="005359D1">
          <w:pPr>
            <w:autoSpaceDE w:val="0"/>
            <w:autoSpaceDN w:val="0"/>
            <w:ind w:hanging="640"/>
            <w:divId w:val="1637029313"/>
            <w:rPr>
              <w:del w:id="1663" w:author="Ama de Berrio" w:date="2024-06-21T16:17:00Z"/>
              <w:lang w:val="en-US"/>
            </w:rPr>
          </w:pPr>
          <w:del w:id="1664" w:author="Ama de Berrio" w:date="2024-06-21T16:17:00Z">
            <w:r w:rsidRPr="00976853" w:rsidDel="00CA1723">
              <w:rPr>
                <w:lang w:val="en-US"/>
              </w:rPr>
              <w:delText>15.</w:delText>
            </w:r>
            <w:r w:rsidRPr="00976853" w:rsidDel="00CA1723">
              <w:rPr>
                <w:lang w:val="en-US"/>
              </w:rPr>
              <w:tab/>
              <w:delText xml:space="preserve">Smith LK, Vardanega J, Smith S, White J, Little M, Hanson J. The Incidence of Infection Complicating Snakebites in Tropical Australia: Implications for Clinical Management and Antimicrobial Prophylaxis. Zhang QX, editor. J Trop Med. 2023 Oct 12;2023:1–10. </w:delText>
            </w:r>
          </w:del>
        </w:p>
        <w:p w14:paraId="4687C816" w14:textId="5398F989" w:rsidR="005359D1" w:rsidRPr="00976853" w:rsidDel="00CA1723" w:rsidRDefault="005359D1">
          <w:pPr>
            <w:autoSpaceDE w:val="0"/>
            <w:autoSpaceDN w:val="0"/>
            <w:ind w:hanging="640"/>
            <w:divId w:val="557596817"/>
            <w:rPr>
              <w:del w:id="1665" w:author="Ama de Berrio" w:date="2024-06-21T16:17:00Z"/>
              <w:lang w:val="en-US"/>
            </w:rPr>
          </w:pPr>
          <w:del w:id="1666" w:author="Ama de Berrio" w:date="2024-06-21T16:17:00Z">
            <w:r w:rsidRPr="00976853" w:rsidDel="00CA1723">
              <w:rPr>
                <w:lang w:val="en-US"/>
              </w:rPr>
              <w:delText>16.</w:delText>
            </w:r>
            <w:r w:rsidRPr="00976853" w:rsidDel="00CA1723">
              <w:rPr>
                <w:lang w:val="en-US"/>
              </w:rPr>
              <w:tab/>
              <w:delText xml:space="preserve">Mota FAR, Pereira SAP, Araújo ARTS, Passos MLC, Saraiva MLMFS. Biomarkers in the diagnosis of wounds infection: An analytical perspective. TrAC Trends in Analytical Chemistry. 2021 Oct;143:116405. </w:delText>
            </w:r>
          </w:del>
        </w:p>
        <w:p w14:paraId="6213D9F8" w14:textId="4302C2B5" w:rsidR="005359D1" w:rsidRPr="00976853" w:rsidDel="00CA1723" w:rsidRDefault="005359D1">
          <w:pPr>
            <w:autoSpaceDE w:val="0"/>
            <w:autoSpaceDN w:val="0"/>
            <w:ind w:hanging="640"/>
            <w:divId w:val="674386680"/>
            <w:rPr>
              <w:del w:id="1667" w:author="Ama de Berrio" w:date="2024-06-21T16:17:00Z"/>
              <w:lang w:val="en-US"/>
            </w:rPr>
          </w:pPr>
          <w:del w:id="1668" w:author="Ama de Berrio" w:date="2024-06-21T16:17:00Z">
            <w:r w:rsidRPr="00976853" w:rsidDel="00CA1723">
              <w:rPr>
                <w:lang w:val="en-US"/>
              </w:rPr>
              <w:delText>17.</w:delText>
            </w:r>
            <w:r w:rsidRPr="00976853" w:rsidDel="00CA1723">
              <w:rPr>
                <w:lang w:val="en-US"/>
              </w:rPr>
              <w:tab/>
              <w:delText xml:space="preserve">Wagener M, Naidoo M, Aldous C. Wound infection secondary to snakebite. South African Medical Journal. 2017;107(4):315–9. </w:delText>
            </w:r>
          </w:del>
        </w:p>
        <w:p w14:paraId="2E9DE11A" w14:textId="4D67CFDB" w:rsidR="005359D1" w:rsidRPr="00976853" w:rsidDel="00CA1723" w:rsidRDefault="005359D1">
          <w:pPr>
            <w:autoSpaceDE w:val="0"/>
            <w:autoSpaceDN w:val="0"/>
            <w:ind w:hanging="640"/>
            <w:divId w:val="571695481"/>
            <w:rPr>
              <w:del w:id="1669" w:author="Ama de Berrio" w:date="2024-06-21T16:17:00Z"/>
              <w:lang w:val="en-US"/>
            </w:rPr>
          </w:pPr>
          <w:del w:id="1670" w:author="Ama de Berrio" w:date="2024-06-21T16:17:00Z">
            <w:r w:rsidRPr="00976853" w:rsidDel="00CA1723">
              <w:rPr>
                <w:lang w:val="en-US"/>
              </w:rPr>
              <w:delText>18.</w:delText>
            </w:r>
            <w:r w:rsidRPr="00976853" w:rsidDel="00CA1723">
              <w:rPr>
                <w:lang w:val="en-US"/>
              </w:rPr>
              <w:tab/>
              <w:delText xml:space="preserve">Sachett JAG, da Silva IM, Alves EC, Oliveira SS, Sampaio VS, do Vale FF, et al. Poor efficacy of preemptive amoxicillin clavulanate for preventing secondary infection from Bothrops snakebites in the Brazilian Amazon: A randomized controlled clinical trial. Chippaux JP, editor. PLoS Negl Trop Dis. 2017 Jul 10;11(7):e0005745. </w:delText>
            </w:r>
          </w:del>
        </w:p>
        <w:p w14:paraId="79D16C65" w14:textId="1B8116B7" w:rsidR="005359D1" w:rsidRPr="00976853" w:rsidDel="00CA1723" w:rsidRDefault="005359D1">
          <w:pPr>
            <w:autoSpaceDE w:val="0"/>
            <w:autoSpaceDN w:val="0"/>
            <w:ind w:hanging="640"/>
            <w:divId w:val="2005934335"/>
            <w:rPr>
              <w:del w:id="1671" w:author="Ama de Berrio" w:date="2024-06-21T16:17:00Z"/>
              <w:lang w:val="en-US"/>
            </w:rPr>
          </w:pPr>
          <w:del w:id="1672" w:author="Ama de Berrio" w:date="2024-06-21T16:17:00Z">
            <w:r w:rsidRPr="00976853" w:rsidDel="00CA1723">
              <w:rPr>
                <w:lang w:val="en-US"/>
              </w:rPr>
              <w:delText>19.</w:delText>
            </w:r>
            <w:r w:rsidRPr="00976853" w:rsidDel="00CA1723">
              <w:rPr>
                <w:lang w:val="en-US"/>
              </w:rPr>
              <w:tab/>
              <w:delText xml:space="preserve">Lin CC, Chen YC, Goh ZNL, Seak CK, Seak JCY, Shi-Ying G, et al. Wound infections of snakebites from the venomous protobothrops mucrosquamatus and Viridovipera stejnegeri in Taiwan: Bacteriology, antibiotic susceptibility, and predicting the need for antibiotics—A BITE Study. Toxins (Basel). 2020;12(9):575. </w:delText>
            </w:r>
          </w:del>
        </w:p>
        <w:p w14:paraId="7238699B" w14:textId="10A2E53F" w:rsidR="005359D1" w:rsidDel="00CA1723" w:rsidRDefault="005359D1">
          <w:pPr>
            <w:autoSpaceDE w:val="0"/>
            <w:autoSpaceDN w:val="0"/>
            <w:ind w:hanging="640"/>
            <w:divId w:val="1748307604"/>
            <w:rPr>
              <w:del w:id="1673" w:author="Ama de Berrio" w:date="2024-06-21T16:17:00Z"/>
            </w:rPr>
          </w:pPr>
          <w:del w:id="1674" w:author="Ama de Berrio" w:date="2024-06-21T16:17:00Z">
            <w:r w:rsidRPr="00976853" w:rsidDel="00CA1723">
              <w:rPr>
                <w:lang w:val="en-US"/>
              </w:rPr>
              <w:delText>20.</w:delText>
            </w:r>
            <w:r w:rsidRPr="00976853" w:rsidDel="00CA1723">
              <w:rPr>
                <w:lang w:val="en-US"/>
              </w:rPr>
              <w:tab/>
              <w:delText xml:space="preserve">Senthilkumaran S, Salim A, Almeida J, Williams J, Vijayakumar P, Thirunavukarasu A, et al. The Effectiveness of Antibiotics in Managing Bacterial Infections on Bite Sites following Snakebite Envenomation. </w:delText>
            </w:r>
            <w:r w:rsidDel="00CA1723">
              <w:delText xml:space="preserve">Toxins (Basel). 2023 Mar 3;15(3):190. </w:delText>
            </w:r>
          </w:del>
        </w:p>
        <w:p w14:paraId="79385684" w14:textId="191C10D9" w:rsidR="005359D1" w:rsidRPr="00976853" w:rsidDel="00CA1723" w:rsidRDefault="005359D1">
          <w:pPr>
            <w:autoSpaceDE w:val="0"/>
            <w:autoSpaceDN w:val="0"/>
            <w:ind w:hanging="640"/>
            <w:divId w:val="1418091549"/>
            <w:rPr>
              <w:del w:id="1675" w:author="Ama de Berrio" w:date="2024-06-21T16:17:00Z"/>
              <w:lang w:val="en-US"/>
            </w:rPr>
          </w:pPr>
          <w:del w:id="1676" w:author="Ama de Berrio" w:date="2024-06-21T16:17:00Z">
            <w:r w:rsidDel="00CA1723">
              <w:delText>21.</w:delText>
            </w:r>
            <w:r w:rsidDel="00CA1723">
              <w:tab/>
              <w:delText xml:space="preserve">Valladales-Restrepo LF, Rojas-Ramirez AS, Santander-Pai MJ, Lozada-Castaño V, Bedoya-Duque LV, Sabogal-Sanchez DY, et al. </w:delText>
            </w:r>
            <w:r w:rsidRPr="00976853" w:rsidDel="00CA1723">
              <w:rPr>
                <w:lang w:val="en-US"/>
              </w:rPr>
              <w:delText xml:space="preserve">Clinical characteristics and use of antibiotics in a group of patients with snake bites in Colombia. Ther Adv Infect Dis. 2023 Jan 8;10:1–11. </w:delText>
            </w:r>
          </w:del>
        </w:p>
        <w:p w14:paraId="015C05DC" w14:textId="57F539A1" w:rsidR="005359D1" w:rsidRPr="00976853" w:rsidDel="00CA1723" w:rsidRDefault="005359D1">
          <w:pPr>
            <w:autoSpaceDE w:val="0"/>
            <w:autoSpaceDN w:val="0"/>
            <w:ind w:hanging="640"/>
            <w:divId w:val="1792623637"/>
            <w:rPr>
              <w:del w:id="1677" w:author="Ama de Berrio" w:date="2024-06-21T16:17:00Z"/>
              <w:lang w:val="en-US"/>
            </w:rPr>
          </w:pPr>
          <w:del w:id="1678" w:author="Ama de Berrio" w:date="2024-06-21T16:17:00Z">
            <w:r w:rsidRPr="00976853" w:rsidDel="00CA1723">
              <w:rPr>
                <w:lang w:val="en-US"/>
              </w:rPr>
              <w:delText>22.</w:delText>
            </w:r>
            <w:r w:rsidRPr="00976853" w:rsidDel="00CA1723">
              <w:rPr>
                <w:lang w:val="en-US"/>
              </w:rPr>
              <w:tab/>
              <w:delText xml:space="preserve">Esmaeilishirazifard E, Usher L, Trim C, Denise H, Sangal V, Tyson GH, et al. Bacterial adaptation to venom in snakes and arachnida. Microbiol Spectr. 2022;10(3). </w:delText>
            </w:r>
          </w:del>
        </w:p>
        <w:p w14:paraId="42597ECC" w14:textId="157CA41D" w:rsidR="005359D1" w:rsidRPr="00976853" w:rsidDel="00CA1723" w:rsidRDefault="005359D1">
          <w:pPr>
            <w:autoSpaceDE w:val="0"/>
            <w:autoSpaceDN w:val="0"/>
            <w:ind w:hanging="640"/>
            <w:divId w:val="2137487098"/>
            <w:rPr>
              <w:del w:id="1679" w:author="Ama de Berrio" w:date="2024-06-21T16:17:00Z"/>
              <w:lang w:val="en-US"/>
            </w:rPr>
          </w:pPr>
          <w:del w:id="1680" w:author="Ama de Berrio" w:date="2024-06-21T16:17:00Z">
            <w:r w:rsidRPr="00976853" w:rsidDel="00CA1723">
              <w:rPr>
                <w:lang w:val="en-US"/>
              </w:rPr>
              <w:delText>23.</w:delText>
            </w:r>
            <w:r w:rsidRPr="00976853" w:rsidDel="00CA1723">
              <w:rPr>
                <w:lang w:val="en-US"/>
              </w:rPr>
              <w:tab/>
              <w:delText xml:space="preserve">Li S, Renick P, Senkowsky J, Nair A, Tang L. Diagnostics for Wound Infections. Adv Wound Care (New Rochelle). 2021;10(6):317–27. </w:delText>
            </w:r>
          </w:del>
        </w:p>
        <w:p w14:paraId="7E622296" w14:textId="658A9BB4" w:rsidR="005359D1" w:rsidDel="00CA1723" w:rsidRDefault="005359D1">
          <w:pPr>
            <w:autoSpaceDE w:val="0"/>
            <w:autoSpaceDN w:val="0"/>
            <w:ind w:hanging="640"/>
            <w:divId w:val="18049846"/>
            <w:rPr>
              <w:del w:id="1681" w:author="Ama de Berrio" w:date="2024-06-21T16:17:00Z"/>
            </w:rPr>
          </w:pPr>
          <w:del w:id="1682" w:author="Ama de Berrio" w:date="2024-06-21T16:17:00Z">
            <w:r w:rsidRPr="00976853" w:rsidDel="00CA1723">
              <w:rPr>
                <w:lang w:val="en-US"/>
              </w:rPr>
              <w:delText>24.</w:delText>
            </w:r>
            <w:r w:rsidRPr="00976853" w:rsidDel="00CA1723">
              <w:rPr>
                <w:lang w:val="en-US"/>
              </w:rPr>
              <w:tab/>
              <w:delText xml:space="preserve">Jorge MT, Ribeiro LA, Da Silva MLR, Kusano EJU, de Mendonça JS. Microbiological studies of abscesses complicating Bothrops snakebite in humans: A prospective study. </w:delText>
            </w:r>
            <w:r w:rsidDel="00CA1723">
              <w:delText xml:space="preserve">Toxicon. 1994;32(6):743–8. </w:delText>
            </w:r>
          </w:del>
        </w:p>
        <w:p w14:paraId="15D5CEEE" w14:textId="32B62283" w:rsidR="005359D1" w:rsidRPr="00976853" w:rsidDel="00CA1723" w:rsidRDefault="005359D1">
          <w:pPr>
            <w:autoSpaceDE w:val="0"/>
            <w:autoSpaceDN w:val="0"/>
            <w:ind w:hanging="640"/>
            <w:divId w:val="713693374"/>
            <w:rPr>
              <w:del w:id="1683" w:author="Ama de Berrio" w:date="2024-06-21T16:17:00Z"/>
              <w:lang w:val="en-US"/>
            </w:rPr>
          </w:pPr>
          <w:del w:id="1684" w:author="Ama de Berrio" w:date="2024-06-21T16:17:00Z">
            <w:r w:rsidDel="00CA1723">
              <w:delText>25.</w:delText>
            </w:r>
            <w:r w:rsidDel="00CA1723">
              <w:tab/>
              <w:delText xml:space="preserve">Mendes V, Pereira H, Elias I, Soares G, Santos M, Talhari C, et al. </w:delText>
            </w:r>
            <w:r w:rsidRPr="00976853" w:rsidDel="00CA1723">
              <w:rPr>
                <w:lang w:val="en-US"/>
              </w:rPr>
              <w:delText xml:space="preserve">Secondary infection profile after snakebite treated at a tertiary referral center in the Brazilian Amazon. Rev Soc Bras Med Trop. 2022;55:e0244. </w:delText>
            </w:r>
          </w:del>
        </w:p>
        <w:p w14:paraId="46702C72" w14:textId="05EDD8AB" w:rsidR="005359D1" w:rsidRPr="00976853" w:rsidDel="00CA1723" w:rsidRDefault="005359D1">
          <w:pPr>
            <w:autoSpaceDE w:val="0"/>
            <w:autoSpaceDN w:val="0"/>
            <w:ind w:hanging="640"/>
            <w:divId w:val="800608895"/>
            <w:rPr>
              <w:del w:id="1685" w:author="Ama de Berrio" w:date="2024-06-21T16:17:00Z"/>
              <w:lang w:val="en-US"/>
            </w:rPr>
          </w:pPr>
          <w:del w:id="1686" w:author="Ama de Berrio" w:date="2024-06-21T16:17:00Z">
            <w:r w:rsidRPr="00976853" w:rsidDel="00CA1723">
              <w:rPr>
                <w:lang w:val="en-US"/>
              </w:rPr>
              <w:delText>26.</w:delText>
            </w:r>
            <w:r w:rsidRPr="00976853" w:rsidDel="00CA1723">
              <w:rPr>
                <w:lang w:val="en-US"/>
              </w:rPr>
              <w:tab/>
              <w:delText xml:space="preserve">Icme F, Avci A, Yilmaz N, Urfalıoglu AB, Avci BS, Yesiloglu O, et al. The Role of Procalcitonin in Predicting Necessity of Antivenom Administration and Clinical Severity in Snake Bites. Tohoku J Exp Med. 2022;257:291–9. </w:delText>
            </w:r>
          </w:del>
        </w:p>
        <w:p w14:paraId="5865DCCA" w14:textId="0642EC25" w:rsidR="005359D1" w:rsidDel="00CA1723" w:rsidRDefault="005359D1">
          <w:pPr>
            <w:autoSpaceDE w:val="0"/>
            <w:autoSpaceDN w:val="0"/>
            <w:ind w:hanging="640"/>
            <w:divId w:val="1797024363"/>
            <w:rPr>
              <w:del w:id="1687" w:author="Ama de Berrio" w:date="2024-06-21T16:17:00Z"/>
            </w:rPr>
          </w:pPr>
          <w:del w:id="1688" w:author="Ama de Berrio" w:date="2024-06-21T16:17:00Z">
            <w:r w:rsidRPr="00976853" w:rsidDel="00CA1723">
              <w:rPr>
                <w:lang w:val="en-US"/>
              </w:rPr>
              <w:delText>27.</w:delText>
            </w:r>
            <w:r w:rsidRPr="00976853" w:rsidDel="00CA1723">
              <w:rPr>
                <w:lang w:val="en-US"/>
              </w:rPr>
              <w:tab/>
              <w:delText xml:space="preserve">Narvencar KPS, Favas TT, Dias A. Predictors of complications in venomous snakebites. </w:delText>
            </w:r>
            <w:r w:rsidDel="00CA1723">
              <w:delText xml:space="preserve">Indian J Med Sci. 2022 Aug 4;74(2):86. </w:delText>
            </w:r>
          </w:del>
        </w:p>
        <w:p w14:paraId="56D4273E" w14:textId="112D850D" w:rsidR="005359D1" w:rsidRPr="00976853" w:rsidDel="00CA1723" w:rsidRDefault="005359D1">
          <w:pPr>
            <w:autoSpaceDE w:val="0"/>
            <w:autoSpaceDN w:val="0"/>
            <w:ind w:hanging="640"/>
            <w:divId w:val="584220365"/>
            <w:rPr>
              <w:del w:id="1689" w:author="Ama de Berrio" w:date="2024-06-21T16:17:00Z"/>
              <w:lang w:val="en-US"/>
            </w:rPr>
          </w:pPr>
          <w:del w:id="1690" w:author="Ama de Berrio" w:date="2024-06-21T16:17:00Z">
            <w:r w:rsidDel="00CA1723">
              <w:delText>28.</w:delText>
            </w:r>
            <w:r w:rsidDel="00CA1723">
              <w:tab/>
              <w:delText xml:space="preserve">Dirección de Vigilancia y Análisis del Riesgo en Salud Pública. Informe de evento: Accidente Ofídico, 2021. SIVIGILA, Instituto Nacional de Salud. </w:delText>
            </w:r>
            <w:r w:rsidRPr="00976853" w:rsidDel="00CA1723">
              <w:rPr>
                <w:lang w:val="en-US"/>
              </w:rPr>
              <w:delText xml:space="preserve">Bogotá, D. C., Colombia.; </w:delText>
            </w:r>
          </w:del>
        </w:p>
        <w:p w14:paraId="23F26B03" w14:textId="6E555891" w:rsidR="005359D1" w:rsidRPr="00976853" w:rsidDel="00CA1723" w:rsidRDefault="005359D1">
          <w:pPr>
            <w:autoSpaceDE w:val="0"/>
            <w:autoSpaceDN w:val="0"/>
            <w:ind w:hanging="640"/>
            <w:divId w:val="922109184"/>
            <w:rPr>
              <w:del w:id="1691" w:author="Ama de Berrio" w:date="2024-06-21T16:17:00Z"/>
              <w:lang w:val="en-US"/>
            </w:rPr>
          </w:pPr>
          <w:del w:id="1692" w:author="Ama de Berrio" w:date="2024-06-21T16:17:00Z">
            <w:r w:rsidRPr="00976853" w:rsidDel="00CA1723">
              <w:rPr>
                <w:lang w:val="en-US"/>
              </w:rPr>
              <w:delText>29.</w:delText>
            </w:r>
            <w:r w:rsidRPr="00976853" w:rsidDel="00CA1723">
              <w:rPr>
                <w:lang w:val="en-US"/>
              </w:rPr>
              <w:tab/>
              <w:delText xml:space="preserve">Williams DJ, Faiz MA, Abela-Ridder B, Ainsworth S, Bulfone TC, Nickerson AD, et al. Strategy for a globally coordinated response to a priority neglected tropical disease: Snakebite envenoming. PLoS Negl Trop Dis. 2019;13(2):12–4. </w:delText>
            </w:r>
          </w:del>
        </w:p>
        <w:p w14:paraId="260024BD" w14:textId="6A060C09" w:rsidR="005359D1" w:rsidRPr="00976853" w:rsidDel="00CA1723" w:rsidRDefault="005359D1">
          <w:pPr>
            <w:autoSpaceDE w:val="0"/>
            <w:autoSpaceDN w:val="0"/>
            <w:ind w:hanging="640"/>
            <w:divId w:val="524558281"/>
            <w:rPr>
              <w:del w:id="1693" w:author="Ama de Berrio" w:date="2024-06-21T16:17:00Z"/>
              <w:lang w:val="en-US"/>
            </w:rPr>
          </w:pPr>
          <w:del w:id="1694" w:author="Ama de Berrio" w:date="2024-06-21T16:17:00Z">
            <w:r w:rsidRPr="00976853" w:rsidDel="00CA1723">
              <w:rPr>
                <w:lang w:val="en-US"/>
              </w:rPr>
              <w:delText>30.</w:delText>
            </w:r>
            <w:r w:rsidRPr="00976853" w:rsidDel="00CA1723">
              <w:rPr>
                <w:lang w:val="en-US"/>
              </w:rPr>
              <w:tab/>
              <w:delText xml:space="preserve">Mahmood MA, Halliday D, Cumming R, Thwin KT, Myitzu M, White J, et al. Inadequate knowledge about snakebite envenoming symptoms and application of harmful first aid methods in the community in high snakebite incidence areas of Myanmar. PLoS Negl Trop Dis. 2019;13(2):e0007171. </w:delText>
            </w:r>
          </w:del>
        </w:p>
        <w:p w14:paraId="6E8E278C" w14:textId="39605D8E" w:rsidR="005359D1" w:rsidRPr="00976853" w:rsidDel="00CA1723" w:rsidRDefault="005359D1">
          <w:pPr>
            <w:autoSpaceDE w:val="0"/>
            <w:autoSpaceDN w:val="0"/>
            <w:ind w:hanging="640"/>
            <w:divId w:val="1714957347"/>
            <w:rPr>
              <w:del w:id="1695" w:author="Ama de Berrio" w:date="2024-06-21T16:17:00Z"/>
              <w:lang w:val="en-US"/>
            </w:rPr>
          </w:pPr>
          <w:del w:id="1696" w:author="Ama de Berrio" w:date="2024-06-21T16:17:00Z">
            <w:r w:rsidRPr="00976853" w:rsidDel="00CA1723">
              <w:rPr>
                <w:lang w:val="en-US"/>
              </w:rPr>
              <w:delText>31.</w:delText>
            </w:r>
            <w:r w:rsidRPr="00976853" w:rsidDel="00CA1723">
              <w:rPr>
                <w:lang w:val="en-US"/>
              </w:rPr>
              <w:tab/>
              <w:delText xml:space="preserve">Singaravelu KP, Pandit VR, Chinnakali P, Bammigatti C. Pre-hospital care and its association with clinical outcome of snakebite victims presenting at a tertiary care referral hospital in South India. Trop Doct. 2021 Jan 27;51(1):77–80. </w:delText>
            </w:r>
          </w:del>
        </w:p>
        <w:p w14:paraId="5E900B3C" w14:textId="37BA1906" w:rsidR="005359D1" w:rsidDel="00CA1723" w:rsidRDefault="005359D1">
          <w:pPr>
            <w:autoSpaceDE w:val="0"/>
            <w:autoSpaceDN w:val="0"/>
            <w:ind w:hanging="640"/>
            <w:divId w:val="1070350541"/>
            <w:rPr>
              <w:del w:id="1697" w:author="Ama de Berrio" w:date="2024-06-21T16:17:00Z"/>
            </w:rPr>
          </w:pPr>
          <w:del w:id="1698" w:author="Ama de Berrio" w:date="2024-06-21T16:17:00Z">
            <w:r w:rsidRPr="00976853" w:rsidDel="00CA1723">
              <w:rPr>
                <w:lang w:val="en-US"/>
              </w:rPr>
              <w:delText>32.</w:delText>
            </w:r>
            <w:r w:rsidRPr="00976853" w:rsidDel="00CA1723">
              <w:rPr>
                <w:lang w:val="en-US"/>
              </w:rPr>
              <w:tab/>
              <w:delText xml:space="preserve">Gutiérrez JM, Calvete JJ, Habib AG, Harrison RA, Williams DJ, Warrell DA. </w:delText>
            </w:r>
            <w:r w:rsidDel="00CA1723">
              <w:delText xml:space="preserve">Snakebite envenoming. Nat Rev Dis Primers. 2017 Sep 14;3(1):17063. </w:delText>
            </w:r>
          </w:del>
        </w:p>
        <w:p w14:paraId="570BF3DB" w14:textId="55EDCBA3" w:rsidR="005359D1" w:rsidRPr="00976853" w:rsidDel="00CA1723" w:rsidRDefault="005359D1">
          <w:pPr>
            <w:autoSpaceDE w:val="0"/>
            <w:autoSpaceDN w:val="0"/>
            <w:ind w:hanging="640"/>
            <w:divId w:val="518741768"/>
            <w:rPr>
              <w:del w:id="1699" w:author="Ama de Berrio" w:date="2024-06-21T16:17:00Z"/>
              <w:lang w:val="en-US"/>
            </w:rPr>
          </w:pPr>
          <w:del w:id="1700" w:author="Ama de Berrio" w:date="2024-06-21T16:17:00Z">
            <w:r w:rsidDel="00CA1723">
              <w:delText>33.</w:delText>
            </w:r>
            <w:r w:rsidDel="00CA1723">
              <w:tab/>
              <w:delText xml:space="preserve">Brenes-Chacon H, Gutiérrez JM, Avila-Aguero ML. </w:delText>
            </w:r>
            <w:r w:rsidRPr="00976853" w:rsidDel="00CA1723">
              <w:rPr>
                <w:lang w:val="en-US"/>
              </w:rPr>
              <w:delText xml:space="preserve">Use of Antibiotics following Snakebite in the Era of Antimicrobial Stewardship. Toxins (Basel). 2024 Jan 11;16(1):37. </w:delText>
            </w:r>
          </w:del>
        </w:p>
        <w:p w14:paraId="00970A74" w14:textId="5F78970A" w:rsidR="005359D1" w:rsidRPr="00976853" w:rsidDel="00CA1723" w:rsidRDefault="005359D1">
          <w:pPr>
            <w:autoSpaceDE w:val="0"/>
            <w:autoSpaceDN w:val="0"/>
            <w:ind w:hanging="640"/>
            <w:divId w:val="1211767595"/>
            <w:rPr>
              <w:del w:id="1701" w:author="Ama de Berrio" w:date="2024-06-21T16:17:00Z"/>
              <w:lang w:val="en-US"/>
            </w:rPr>
          </w:pPr>
          <w:del w:id="1702" w:author="Ama de Berrio" w:date="2024-06-21T16:17:00Z">
            <w:r w:rsidRPr="00976853" w:rsidDel="00CA1723">
              <w:rPr>
                <w:lang w:val="en-US"/>
              </w:rPr>
              <w:delText>34.</w:delText>
            </w:r>
            <w:r w:rsidRPr="00976853" w:rsidDel="00CA1723">
              <w:rPr>
                <w:lang w:val="en-US"/>
              </w:rPr>
              <w:tab/>
              <w:delText xml:space="preserve">Houcke S, Resiere D, Lontsingoula GR, Cook F, Lafouasse P, Pujo JM, et al. Characteristics of snakebite-related infection in French Guiana. Toxins (Basel). 2022;14(2):1–12. </w:delText>
            </w:r>
          </w:del>
        </w:p>
        <w:p w14:paraId="3D78BB37" w14:textId="3A862BA9" w:rsidR="005359D1" w:rsidRPr="00976853" w:rsidDel="00CA1723" w:rsidRDefault="005359D1">
          <w:pPr>
            <w:autoSpaceDE w:val="0"/>
            <w:autoSpaceDN w:val="0"/>
            <w:ind w:hanging="640"/>
            <w:divId w:val="1428965389"/>
            <w:rPr>
              <w:del w:id="1703" w:author="Ama de Berrio" w:date="2024-06-21T16:17:00Z"/>
              <w:lang w:val="en-US"/>
            </w:rPr>
          </w:pPr>
          <w:del w:id="1704" w:author="Ama de Berrio" w:date="2024-06-21T16:17:00Z">
            <w:r w:rsidRPr="00976853" w:rsidDel="00CA1723">
              <w:rPr>
                <w:lang w:val="en-US"/>
              </w:rPr>
              <w:delText>35.</w:delText>
            </w:r>
            <w:r w:rsidRPr="00976853" w:rsidDel="00CA1723">
              <w:rPr>
                <w:lang w:val="en-US"/>
              </w:rPr>
              <w:tab/>
              <w:delText xml:space="preserve">CDC. Antibiotic resistance threats in the United States, 2019. Antimicrobial Resistance &amp; Infection Control. </w:delText>
            </w:r>
          </w:del>
        </w:p>
        <w:p w14:paraId="5BB2F3DD" w14:textId="35A54EE8" w:rsidR="005359D1" w:rsidRPr="00976853" w:rsidDel="00CA1723" w:rsidRDefault="005359D1">
          <w:pPr>
            <w:autoSpaceDE w:val="0"/>
            <w:autoSpaceDN w:val="0"/>
            <w:ind w:hanging="640"/>
            <w:divId w:val="1194223261"/>
            <w:rPr>
              <w:del w:id="1705" w:author="Ama de Berrio" w:date="2024-06-21T16:17:00Z"/>
              <w:lang w:val="en-US"/>
            </w:rPr>
          </w:pPr>
          <w:del w:id="1706" w:author="Ama de Berrio" w:date="2024-06-21T16:17:00Z">
            <w:r w:rsidRPr="00976853" w:rsidDel="00CA1723">
              <w:rPr>
                <w:lang w:val="en-US"/>
              </w:rPr>
              <w:delText>36.</w:delText>
            </w:r>
            <w:r w:rsidRPr="00976853" w:rsidDel="00CA1723">
              <w:rPr>
                <w:lang w:val="en-US"/>
              </w:rPr>
              <w:tab/>
              <w:delText xml:space="preserve">Blanes Hernández R, Rodríguez Pérez M, Fernández Navarro J, Salavert Lletí M. Current approach to skin and soft tissue infections. Thinking about continuity of care. Revista Española de Quimioterapia. 2023 Nov 24;36(Suppl1):37–45. </w:delText>
            </w:r>
          </w:del>
        </w:p>
        <w:p w14:paraId="7B424424" w14:textId="64DF4136" w:rsidR="005359D1" w:rsidRPr="00976853" w:rsidDel="00CA1723" w:rsidRDefault="005359D1">
          <w:pPr>
            <w:autoSpaceDE w:val="0"/>
            <w:autoSpaceDN w:val="0"/>
            <w:ind w:hanging="640"/>
            <w:divId w:val="935211631"/>
            <w:rPr>
              <w:del w:id="1707" w:author="Ama de Berrio" w:date="2024-06-21T16:17:00Z"/>
              <w:lang w:val="en-US"/>
            </w:rPr>
          </w:pPr>
          <w:del w:id="1708" w:author="Ama de Berrio" w:date="2024-06-21T16:17:00Z">
            <w:r w:rsidRPr="00976853" w:rsidDel="00CA1723">
              <w:rPr>
                <w:lang w:val="en-US"/>
              </w:rPr>
              <w:delText>37.</w:delText>
            </w:r>
            <w:r w:rsidRPr="00976853" w:rsidDel="00CA1723">
              <w:rPr>
                <w:lang w:val="en-US"/>
              </w:rPr>
              <w:tab/>
              <w:delText xml:space="preserve">Kasse GE, Humphries J, Cosh SM, Islam MS. Factors contributing to the variation in antibiotic prescribing among primary health care physicians: a systematic review. BMC Primary Care. 2024 Jan 2;25(1):8. </w:delText>
            </w:r>
          </w:del>
        </w:p>
        <w:p w14:paraId="383D17A2" w14:textId="174A7C31" w:rsidR="005359D1" w:rsidRPr="00976853" w:rsidDel="00CA1723" w:rsidRDefault="005359D1">
          <w:pPr>
            <w:autoSpaceDE w:val="0"/>
            <w:autoSpaceDN w:val="0"/>
            <w:ind w:hanging="640"/>
            <w:divId w:val="1538812433"/>
            <w:rPr>
              <w:del w:id="1709" w:author="Ama de Berrio" w:date="2024-06-21T16:17:00Z"/>
              <w:lang w:val="en-US"/>
            </w:rPr>
          </w:pPr>
          <w:del w:id="1710" w:author="Ama de Berrio" w:date="2024-06-21T16:17:00Z">
            <w:r w:rsidRPr="00976853" w:rsidDel="00CA1723">
              <w:rPr>
                <w:lang w:val="en-US"/>
              </w:rPr>
              <w:delText>38.</w:delText>
            </w:r>
            <w:r w:rsidRPr="00976853" w:rsidDel="00CA1723">
              <w:rPr>
                <w:lang w:val="en-US"/>
              </w:rPr>
              <w:tab/>
              <w:delText xml:space="preserve">WHO. People-centred framework for addressing antimicrobial resistance in the human health sector. Draft for public consultation. 2022. </w:delText>
            </w:r>
          </w:del>
        </w:p>
        <w:p w14:paraId="1AC073C0" w14:textId="57C9D3B6" w:rsidR="005359D1" w:rsidRPr="00976853" w:rsidDel="00CA1723" w:rsidRDefault="005359D1">
          <w:pPr>
            <w:autoSpaceDE w:val="0"/>
            <w:autoSpaceDN w:val="0"/>
            <w:ind w:hanging="640"/>
            <w:divId w:val="901139954"/>
            <w:rPr>
              <w:del w:id="1711" w:author="Ama de Berrio" w:date="2024-06-21T16:17:00Z"/>
              <w:lang w:val="en-US"/>
            </w:rPr>
          </w:pPr>
          <w:del w:id="1712" w:author="Ama de Berrio" w:date="2024-06-21T16:17:00Z">
            <w:r w:rsidRPr="00976853" w:rsidDel="00CA1723">
              <w:rPr>
                <w:lang w:val="en-US"/>
              </w:rPr>
              <w:delText>39.</w:delText>
            </w:r>
            <w:r w:rsidRPr="00976853" w:rsidDel="00CA1723">
              <w:rPr>
                <w:lang w:val="en-US"/>
              </w:rPr>
              <w:tab/>
              <w:delText xml:space="preserve">Valderrama-Beltrán S, Cortés JA, Caro MA, Cely-Andrade L, Osorio-Pinzón JV, Gualtero SM, et al. </w:delText>
            </w:r>
            <w:r w:rsidDel="00CA1723">
              <w:delText xml:space="preserve">Guía de práctica clínica para el diagnóstico y manejo de las infecciones de piel y tejidos blandos en Colombia. </w:delText>
            </w:r>
            <w:r w:rsidRPr="00976853" w:rsidDel="00CA1723">
              <w:rPr>
                <w:lang w:val="en-US"/>
              </w:rPr>
              <w:delText xml:space="preserve">Infectio. 2019;23(4):318–46. </w:delText>
            </w:r>
          </w:del>
        </w:p>
        <w:p w14:paraId="642554AE" w14:textId="47888317" w:rsidR="005359D1" w:rsidRPr="00976853" w:rsidDel="00CA1723" w:rsidRDefault="005359D1">
          <w:pPr>
            <w:autoSpaceDE w:val="0"/>
            <w:autoSpaceDN w:val="0"/>
            <w:ind w:hanging="640"/>
            <w:divId w:val="1789280799"/>
            <w:rPr>
              <w:del w:id="1713" w:author="Ama de Berrio" w:date="2024-06-21T16:17:00Z"/>
              <w:lang w:val="en-US"/>
            </w:rPr>
          </w:pPr>
          <w:del w:id="1714" w:author="Ama de Berrio" w:date="2024-06-21T16:17:00Z">
            <w:r w:rsidRPr="00976853" w:rsidDel="00CA1723">
              <w:rPr>
                <w:lang w:val="en-US"/>
              </w:rPr>
              <w:delText>40.</w:delText>
            </w:r>
            <w:r w:rsidRPr="00976853" w:rsidDel="00CA1723">
              <w:rPr>
                <w:lang w:val="en-US"/>
              </w:rPr>
              <w:tab/>
              <w:delText xml:space="preserve">Swanson T, Angel D. International Wound Infection Institute (IWII). Wound Infection in Clinical Practice. Wounds International. 2022;24(8):1–59. </w:delText>
            </w:r>
          </w:del>
        </w:p>
        <w:p w14:paraId="072E7F71" w14:textId="0CEE32AA" w:rsidR="005359D1" w:rsidRPr="00976853" w:rsidDel="00CA1723" w:rsidRDefault="005359D1">
          <w:pPr>
            <w:autoSpaceDE w:val="0"/>
            <w:autoSpaceDN w:val="0"/>
            <w:ind w:hanging="640"/>
            <w:divId w:val="951521276"/>
            <w:rPr>
              <w:del w:id="1715" w:author="Ama de Berrio" w:date="2024-06-21T16:17:00Z"/>
              <w:lang w:val="en-US"/>
            </w:rPr>
          </w:pPr>
          <w:del w:id="1716" w:author="Ama de Berrio" w:date="2024-06-21T16:17:00Z">
            <w:r w:rsidRPr="00976853" w:rsidDel="00CA1723">
              <w:rPr>
                <w:lang w:val="en-US"/>
              </w:rPr>
              <w:delText>41.</w:delText>
            </w:r>
            <w:r w:rsidRPr="00976853" w:rsidDel="00CA1723">
              <w:rPr>
                <w:lang w:val="en-US"/>
              </w:rPr>
              <w:tab/>
              <w:delText xml:space="preserve">WHO (World Health Organization). The WHO AWaRe (Access, Watch, Reserve) antibiotic book. Geneva; 2022. </w:delText>
            </w:r>
          </w:del>
        </w:p>
        <w:p w14:paraId="1DDBB891" w14:textId="73E49B35" w:rsidR="005359D1" w:rsidRPr="00976853" w:rsidDel="00CA1723" w:rsidRDefault="005359D1">
          <w:pPr>
            <w:autoSpaceDE w:val="0"/>
            <w:autoSpaceDN w:val="0"/>
            <w:ind w:hanging="640"/>
            <w:divId w:val="1362512686"/>
            <w:rPr>
              <w:del w:id="1717" w:author="Ama de Berrio" w:date="2024-06-21T16:17:00Z"/>
              <w:lang w:val="en-US"/>
            </w:rPr>
          </w:pPr>
          <w:del w:id="1718" w:author="Ama de Berrio" w:date="2024-06-21T16:17:00Z">
            <w:r w:rsidRPr="00976853" w:rsidDel="00CA1723">
              <w:rPr>
                <w:lang w:val="en-US"/>
              </w:rPr>
              <w:delText>42.</w:delText>
            </w:r>
            <w:r w:rsidRPr="00976853" w:rsidDel="00CA1723">
              <w:rPr>
                <w:lang w:val="en-US"/>
              </w:rPr>
              <w:tab/>
              <w:delText xml:space="preserve">Stevens DL, Bisno AL, Chambers HF, Dellinger EP, Goldstein EJC, Gorbach SL, et al. Practice guidelines for the diagnosis and management of skin and soft tissue infections: 2014 update by the Infectious Diseases Society of America. Clinical Infectious Diseases. 2014;59(2). </w:delText>
            </w:r>
          </w:del>
        </w:p>
        <w:p w14:paraId="11445417" w14:textId="7378C7C5" w:rsidR="005359D1" w:rsidRPr="00976853" w:rsidDel="00CA1723" w:rsidRDefault="005359D1">
          <w:pPr>
            <w:autoSpaceDE w:val="0"/>
            <w:autoSpaceDN w:val="0"/>
            <w:ind w:hanging="640"/>
            <w:divId w:val="990989463"/>
            <w:rPr>
              <w:del w:id="1719" w:author="Ama de Berrio" w:date="2024-06-21T16:17:00Z"/>
              <w:lang w:val="en-US"/>
            </w:rPr>
          </w:pPr>
          <w:del w:id="1720" w:author="Ama de Berrio" w:date="2024-06-21T16:17:00Z">
            <w:r w:rsidRPr="00976853" w:rsidDel="00CA1723">
              <w:rPr>
                <w:lang w:val="en-US"/>
              </w:rPr>
              <w:delText>43.</w:delText>
            </w:r>
            <w:r w:rsidRPr="00976853" w:rsidDel="00CA1723">
              <w:rPr>
                <w:lang w:val="en-US"/>
              </w:rPr>
              <w:tab/>
              <w:delText xml:space="preserve">Silva FS, Ibiapina HNS, Neves JCF, Coelho KF, Barbosa FBA, Lacerda MVG, et al. Severe tissue complications in patients of Bothrops snakebite at a tertiary health unit in the Brazilian Amazon: clinical characteristics and associated factors. Rev Soc Bras Med Trop. 2021;54(e0374-2020):1–5. </w:delText>
            </w:r>
          </w:del>
        </w:p>
        <w:p w14:paraId="055ABFCA" w14:textId="1700088E" w:rsidR="005359D1" w:rsidRPr="00976853" w:rsidDel="00CA1723" w:rsidRDefault="005359D1">
          <w:pPr>
            <w:autoSpaceDE w:val="0"/>
            <w:autoSpaceDN w:val="0"/>
            <w:ind w:hanging="640"/>
            <w:divId w:val="1528562737"/>
            <w:rPr>
              <w:del w:id="1721" w:author="Ama de Berrio" w:date="2024-06-21T16:17:00Z"/>
              <w:lang w:val="en-US"/>
            </w:rPr>
          </w:pPr>
          <w:del w:id="1722" w:author="Ama de Berrio" w:date="2024-06-21T16:17:00Z">
            <w:r w:rsidRPr="00976853" w:rsidDel="00CA1723">
              <w:rPr>
                <w:lang w:val="en-US"/>
              </w:rPr>
              <w:delText>44.</w:delText>
            </w:r>
            <w:r w:rsidRPr="00976853" w:rsidDel="00CA1723">
              <w:rPr>
                <w:lang w:val="en-US"/>
              </w:rPr>
              <w:tab/>
              <w:delText xml:space="preserve">Jorge M, Ribeiro L. Infections in the bite site after envenoming by snakes of the Bothrops genus. J Venomous Animals and Toxins. 1997;264–72. </w:delText>
            </w:r>
          </w:del>
        </w:p>
        <w:p w14:paraId="057C5C2A" w14:textId="11297AA8" w:rsidR="005359D1" w:rsidDel="00CA1723" w:rsidRDefault="005359D1">
          <w:pPr>
            <w:autoSpaceDE w:val="0"/>
            <w:autoSpaceDN w:val="0"/>
            <w:ind w:hanging="640"/>
            <w:divId w:val="1322349883"/>
            <w:rPr>
              <w:del w:id="1723" w:author="Ama de Berrio" w:date="2024-06-21T16:17:00Z"/>
            </w:rPr>
          </w:pPr>
          <w:del w:id="1724" w:author="Ama de Berrio" w:date="2024-06-21T16:17:00Z">
            <w:r w:rsidRPr="00976853" w:rsidDel="00CA1723">
              <w:rPr>
                <w:lang w:val="en-US"/>
              </w:rPr>
              <w:delText>45.</w:delText>
            </w:r>
            <w:r w:rsidRPr="00976853" w:rsidDel="00CA1723">
              <w:rPr>
                <w:lang w:val="en-US"/>
              </w:rPr>
              <w:tab/>
              <w:delText xml:space="preserve">Avella I, Wüster W, Luiselli L, Martínez-Freiría F. Toxic Habits: An analysis of general trends and biases in snake venom research. </w:delText>
            </w:r>
            <w:r w:rsidDel="00CA1723">
              <w:delText xml:space="preserve">Toxins (Basel). 2022;14(12):1–17. </w:delText>
            </w:r>
          </w:del>
        </w:p>
        <w:p w14:paraId="0EE85814" w14:textId="6979DCBF" w:rsidR="005359D1" w:rsidRPr="00976853" w:rsidDel="00CA1723" w:rsidRDefault="005359D1">
          <w:pPr>
            <w:autoSpaceDE w:val="0"/>
            <w:autoSpaceDN w:val="0"/>
            <w:ind w:hanging="640"/>
            <w:divId w:val="1954243324"/>
            <w:rPr>
              <w:del w:id="1725" w:author="Ama de Berrio" w:date="2024-06-21T16:17:00Z"/>
              <w:lang w:val="en-US"/>
            </w:rPr>
          </w:pPr>
          <w:del w:id="1726" w:author="Ama de Berrio" w:date="2024-06-21T16:17:00Z">
            <w:r w:rsidDel="00CA1723">
              <w:delText>46.</w:delText>
            </w:r>
            <w:r w:rsidDel="00CA1723">
              <w:tab/>
              <w:delText xml:space="preserve">WHO. Carga mundial de mordeduras de serpiente - EB142/17 [Internet]. </w:delText>
            </w:r>
            <w:r w:rsidRPr="00976853" w:rsidDel="00CA1723">
              <w:rPr>
                <w:lang w:val="en-US"/>
              </w:rPr>
              <w:delText>2017. p. 1–7. Available from: https://apps.who.int/gb/ebwha/pdf_files/EB142/B142_17-en.pdf</w:delText>
            </w:r>
          </w:del>
        </w:p>
        <w:p w14:paraId="0287C02D" w14:textId="0F8C18D8" w:rsidR="005359D1" w:rsidRPr="00976853" w:rsidDel="00CA1723" w:rsidRDefault="005359D1">
          <w:pPr>
            <w:autoSpaceDE w:val="0"/>
            <w:autoSpaceDN w:val="0"/>
            <w:ind w:hanging="640"/>
            <w:divId w:val="173959200"/>
            <w:rPr>
              <w:del w:id="1727" w:author="Ama de Berrio" w:date="2024-06-21T16:17:00Z"/>
              <w:lang w:val="en-US"/>
            </w:rPr>
          </w:pPr>
          <w:del w:id="1728" w:author="Ama de Berrio" w:date="2024-06-21T16:17:00Z">
            <w:r w:rsidRPr="00976853" w:rsidDel="00CA1723">
              <w:rPr>
                <w:lang w:val="en-US"/>
              </w:rPr>
              <w:delText>47.</w:delText>
            </w:r>
            <w:r w:rsidRPr="00976853" w:rsidDel="00CA1723">
              <w:rPr>
                <w:lang w:val="en-US"/>
              </w:rPr>
              <w:tab/>
              <w:delText>WHO. Control of Neglected Tropical Diseases [Internet]. Available from: https://www.who.int/teams/control-of-neglected-tropical-diseases/snakebite-envenoming/prevalence</w:delText>
            </w:r>
          </w:del>
        </w:p>
        <w:p w14:paraId="2CE427B6" w14:textId="3981C6E9" w:rsidR="005359D1" w:rsidRPr="00976853" w:rsidDel="00CA1723" w:rsidRDefault="005359D1">
          <w:pPr>
            <w:autoSpaceDE w:val="0"/>
            <w:autoSpaceDN w:val="0"/>
            <w:ind w:hanging="640"/>
            <w:divId w:val="859468987"/>
            <w:rPr>
              <w:del w:id="1729" w:author="Ama de Berrio" w:date="2024-06-21T16:17:00Z"/>
              <w:lang w:val="en-US"/>
            </w:rPr>
          </w:pPr>
          <w:del w:id="1730" w:author="Ama de Berrio" w:date="2024-06-21T16:17:00Z">
            <w:r w:rsidRPr="00976853" w:rsidDel="00CA1723">
              <w:rPr>
                <w:lang w:val="en-US"/>
              </w:rPr>
              <w:delText>48.</w:delText>
            </w:r>
            <w:r w:rsidRPr="00976853" w:rsidDel="00CA1723">
              <w:rPr>
                <w:lang w:val="en-US"/>
              </w:rPr>
              <w:tab/>
              <w:delText xml:space="preserve">Knudsen C, Jürgensen JA, Føns S, Haack AM, Friis RUW, Dam SH, et al. Snakebite envenoming diagnosis and diagnostics. Front Immunol. 2021;12:9–12. </w:delText>
            </w:r>
          </w:del>
        </w:p>
        <w:p w14:paraId="47D42EC9" w14:textId="44619CAC" w:rsidR="005359D1" w:rsidRPr="00976853" w:rsidDel="00CA1723" w:rsidRDefault="005359D1">
          <w:pPr>
            <w:autoSpaceDE w:val="0"/>
            <w:autoSpaceDN w:val="0"/>
            <w:ind w:hanging="640"/>
            <w:divId w:val="1199901301"/>
            <w:rPr>
              <w:del w:id="1731" w:author="Ama de Berrio" w:date="2024-06-21T16:17:00Z"/>
              <w:lang w:val="en-US"/>
            </w:rPr>
          </w:pPr>
          <w:del w:id="1732" w:author="Ama de Berrio" w:date="2024-06-21T16:17:00Z">
            <w:r w:rsidRPr="00976853" w:rsidDel="00CA1723">
              <w:rPr>
                <w:lang w:val="en-US"/>
              </w:rPr>
              <w:delText>49.</w:delText>
            </w:r>
            <w:r w:rsidRPr="00976853" w:rsidDel="00CA1723">
              <w:rPr>
                <w:lang w:val="en-US"/>
              </w:rPr>
              <w:tab/>
              <w:delText xml:space="preserve">Roberts NLS, Johnson EK, Zeng SM, Hamilton EB, Abdoli A, Alahdab F, et al. Global mortality of snakebite envenoming between 1990 and 2019. Nat Commun. 2022;13(1):1–11. </w:delText>
            </w:r>
          </w:del>
        </w:p>
        <w:p w14:paraId="3213B24E" w14:textId="19D05034" w:rsidR="005359D1" w:rsidDel="00CA1723" w:rsidRDefault="005359D1">
          <w:pPr>
            <w:autoSpaceDE w:val="0"/>
            <w:autoSpaceDN w:val="0"/>
            <w:ind w:hanging="640"/>
            <w:divId w:val="850754550"/>
            <w:rPr>
              <w:del w:id="1733" w:author="Ama de Berrio" w:date="2024-06-21T16:17:00Z"/>
            </w:rPr>
          </w:pPr>
          <w:del w:id="1734" w:author="Ama de Berrio" w:date="2024-06-21T16:17:00Z">
            <w:r w:rsidRPr="00976853" w:rsidDel="00CA1723">
              <w:rPr>
                <w:lang w:val="en-US"/>
              </w:rPr>
              <w:delText>50.</w:delText>
            </w:r>
            <w:r w:rsidRPr="00976853" w:rsidDel="00CA1723">
              <w:rPr>
                <w:lang w:val="en-US"/>
              </w:rPr>
              <w:tab/>
              <w:delText xml:space="preserve">Chippaux J. Incidence and mortality due to snakebite in the Americas. </w:delText>
            </w:r>
            <w:r w:rsidDel="00CA1723">
              <w:delText xml:space="preserve">Negl Trop Dis. 2017;11(6):(e0005662). </w:delText>
            </w:r>
          </w:del>
        </w:p>
        <w:p w14:paraId="38AC39A5" w14:textId="61F518DC" w:rsidR="005359D1" w:rsidRPr="00976853" w:rsidDel="00CA1723" w:rsidRDefault="005359D1">
          <w:pPr>
            <w:autoSpaceDE w:val="0"/>
            <w:autoSpaceDN w:val="0"/>
            <w:ind w:hanging="640"/>
            <w:divId w:val="740753528"/>
            <w:rPr>
              <w:del w:id="1735" w:author="Ama de Berrio" w:date="2024-06-21T16:17:00Z"/>
              <w:lang w:val="en-US"/>
            </w:rPr>
          </w:pPr>
          <w:del w:id="1736" w:author="Ama de Berrio" w:date="2024-06-21T16:17:00Z">
            <w:r w:rsidDel="00CA1723">
              <w:delText>51.</w:delText>
            </w:r>
            <w:r w:rsidDel="00CA1723">
              <w:tab/>
              <w:delText xml:space="preserve">Mora-Obando D, Pla D, Lomonte B, Guerrero-Vargas JA, Ayerbe S, Calvete JJ. </w:delText>
            </w:r>
            <w:r w:rsidRPr="00976853" w:rsidDel="00CA1723">
              <w:rPr>
                <w:lang w:val="en-US"/>
              </w:rPr>
              <w:delText xml:space="preserve">Antivenomics and in vivo preclinical efficacy of six latin american antivenoms towards Southwestern Colombian bothrops asper lineage venoms. PLoS Negl Trop Dis. 2021;15(2):(e0009073). </w:delText>
            </w:r>
          </w:del>
        </w:p>
        <w:p w14:paraId="422C4A94" w14:textId="609BD7CD" w:rsidR="005359D1" w:rsidDel="00CA1723" w:rsidRDefault="005359D1">
          <w:pPr>
            <w:autoSpaceDE w:val="0"/>
            <w:autoSpaceDN w:val="0"/>
            <w:ind w:hanging="640"/>
            <w:divId w:val="2080397706"/>
            <w:rPr>
              <w:del w:id="1737" w:author="Ama de Berrio" w:date="2024-06-21T16:17:00Z"/>
            </w:rPr>
          </w:pPr>
          <w:del w:id="1738" w:author="Ama de Berrio" w:date="2024-06-21T16:17:00Z">
            <w:r w:rsidRPr="00976853" w:rsidDel="00CA1723">
              <w:rPr>
                <w:lang w:val="en-US"/>
              </w:rPr>
              <w:delText>52.</w:delText>
            </w:r>
            <w:r w:rsidRPr="00976853" w:rsidDel="00CA1723">
              <w:rPr>
                <w:lang w:val="en-US"/>
              </w:rPr>
              <w:tab/>
              <w:delText xml:space="preserve">Harrison R, Cook D, Renjifo C, Casewell N, Currier R, Wagstaff S. Research strategies to improve snakebite treatment: Challenges and progress. </w:delText>
            </w:r>
            <w:r w:rsidDel="00CA1723">
              <w:delText xml:space="preserve">J Proteomics. 2011;74(9):1768–80. </w:delText>
            </w:r>
          </w:del>
        </w:p>
        <w:p w14:paraId="3835EF3A" w14:textId="7D0BD4B5" w:rsidR="005359D1" w:rsidRPr="00976853" w:rsidDel="00CA1723" w:rsidRDefault="005359D1">
          <w:pPr>
            <w:autoSpaceDE w:val="0"/>
            <w:autoSpaceDN w:val="0"/>
            <w:ind w:hanging="640"/>
            <w:divId w:val="815530585"/>
            <w:rPr>
              <w:del w:id="1739" w:author="Ama de Berrio" w:date="2024-06-21T16:17:00Z"/>
              <w:lang w:val="en-US"/>
            </w:rPr>
          </w:pPr>
          <w:del w:id="1740" w:author="Ama de Berrio" w:date="2024-06-21T16:17:00Z">
            <w:r w:rsidDel="00CA1723">
              <w:delText>53.</w:delText>
            </w:r>
            <w:r w:rsidDel="00CA1723">
              <w:tab/>
              <w:delText xml:space="preserve">Silva de Oliveira S, Campos Alves E, dos Santos Santos A, Freitas Nascimento E, Tavares Pereira JP, Mendonça da Silva I, et al. </w:delText>
            </w:r>
            <w:r w:rsidRPr="00976853" w:rsidDel="00CA1723">
              <w:rPr>
                <w:lang w:val="en-US"/>
              </w:rPr>
              <w:delText xml:space="preserve">Bothrops snakebites in the Amazon: recovery from hemostatic disorders after Brazilian antivenom therapy. Clin Toxicol. 2020;58(4):266–74. </w:delText>
            </w:r>
          </w:del>
        </w:p>
        <w:p w14:paraId="08274749" w14:textId="01381642" w:rsidR="005359D1" w:rsidRPr="00976853" w:rsidDel="00CA1723" w:rsidRDefault="005359D1">
          <w:pPr>
            <w:autoSpaceDE w:val="0"/>
            <w:autoSpaceDN w:val="0"/>
            <w:ind w:hanging="640"/>
            <w:divId w:val="454370075"/>
            <w:rPr>
              <w:del w:id="1741" w:author="Ama de Berrio" w:date="2024-06-21T16:17:00Z"/>
              <w:lang w:val="en-US"/>
            </w:rPr>
          </w:pPr>
          <w:del w:id="1742" w:author="Ama de Berrio" w:date="2024-06-21T16:17:00Z">
            <w:r w:rsidRPr="00976853" w:rsidDel="00CA1723">
              <w:rPr>
                <w:lang w:val="en-US"/>
              </w:rPr>
              <w:delText>54.</w:delText>
            </w:r>
            <w:r w:rsidRPr="00976853" w:rsidDel="00CA1723">
              <w:rPr>
                <w:lang w:val="en-US"/>
              </w:rPr>
              <w:tab/>
              <w:delText xml:space="preserve">Sarkar S, Sinha R, Chaudhury AR, Maduwage K, Abeyagunawardena A, Bose N, et al. Snake bite associated with acute kidney injury. Pediatric Nephrology. 2020;36(12):3829–40. </w:delText>
            </w:r>
          </w:del>
        </w:p>
        <w:p w14:paraId="65E66C5F" w14:textId="6FAF362D" w:rsidR="005359D1" w:rsidDel="00CA1723" w:rsidRDefault="005359D1">
          <w:pPr>
            <w:autoSpaceDE w:val="0"/>
            <w:autoSpaceDN w:val="0"/>
            <w:ind w:hanging="640"/>
            <w:divId w:val="1296253650"/>
            <w:rPr>
              <w:del w:id="1743" w:author="Ama de Berrio" w:date="2024-06-21T16:17:00Z"/>
            </w:rPr>
          </w:pPr>
          <w:del w:id="1744" w:author="Ama de Berrio" w:date="2024-06-21T16:17:00Z">
            <w:r w:rsidRPr="00976853" w:rsidDel="00CA1723">
              <w:rPr>
                <w:lang w:val="en-US"/>
              </w:rPr>
              <w:delText>55.</w:delText>
            </w:r>
            <w:r w:rsidRPr="00976853" w:rsidDel="00CA1723">
              <w:rPr>
                <w:lang w:val="en-US"/>
              </w:rPr>
              <w:tab/>
              <w:delText xml:space="preserve">Rodríguez Vargas A. Accidente ofídico. </w:delText>
            </w:r>
            <w:r w:rsidDel="00CA1723">
              <w:delText xml:space="preserve">Guía para el Manejo de Emergencias Toxicológicas - Ministerio de Salud y la Protección Social Colombia. 2017. 499–507 p. </w:delText>
            </w:r>
          </w:del>
        </w:p>
        <w:p w14:paraId="53D862D6" w14:textId="6FF6A1CD" w:rsidR="005359D1" w:rsidRPr="00976853" w:rsidDel="00CA1723" w:rsidRDefault="005359D1">
          <w:pPr>
            <w:autoSpaceDE w:val="0"/>
            <w:autoSpaceDN w:val="0"/>
            <w:ind w:hanging="640"/>
            <w:divId w:val="450906482"/>
            <w:rPr>
              <w:del w:id="1745" w:author="Ama de Berrio" w:date="2024-06-21T16:17:00Z"/>
              <w:lang w:val="en-US"/>
            </w:rPr>
          </w:pPr>
          <w:del w:id="1746" w:author="Ama de Berrio" w:date="2024-06-21T16:17:00Z">
            <w:r w:rsidDel="00CA1723">
              <w:delText>56.</w:delText>
            </w:r>
            <w:r w:rsidDel="00CA1723">
              <w:tab/>
              <w:delText xml:space="preserve">Otero R, Gutiérrez J, Mesa M, Duque E, Rodríguez O, Luis Arango J, et al. </w:delText>
            </w:r>
            <w:r w:rsidRPr="00976853" w:rsidDel="00CA1723">
              <w:rPr>
                <w:lang w:val="en-US"/>
              </w:rPr>
              <w:delText xml:space="preserve">Complications of Bothrops, Porthidium, and Bothriechis snakebites in Colombia. A clinical and epidemiological study of 39 cases attended in a university hospital. Toxicon. 2002;40(8):1107–14. </w:delText>
            </w:r>
          </w:del>
        </w:p>
        <w:p w14:paraId="2F547BEB" w14:textId="10BAE38D" w:rsidR="005359D1" w:rsidRPr="00976853" w:rsidDel="00CA1723" w:rsidRDefault="005359D1">
          <w:pPr>
            <w:autoSpaceDE w:val="0"/>
            <w:autoSpaceDN w:val="0"/>
            <w:ind w:hanging="640"/>
            <w:divId w:val="1204945123"/>
            <w:rPr>
              <w:del w:id="1747" w:author="Ama de Berrio" w:date="2024-06-21T16:17:00Z"/>
              <w:lang w:val="en-US"/>
            </w:rPr>
          </w:pPr>
          <w:del w:id="1748" w:author="Ama de Berrio" w:date="2024-06-21T16:17:00Z">
            <w:r w:rsidRPr="00976853" w:rsidDel="00CA1723">
              <w:rPr>
                <w:lang w:val="en-US"/>
              </w:rPr>
              <w:delText>57.</w:delText>
            </w:r>
            <w:r w:rsidRPr="00976853" w:rsidDel="00CA1723">
              <w:rPr>
                <w:lang w:val="en-US"/>
              </w:rPr>
              <w:tab/>
              <w:delText xml:space="preserve">Otero-Patiño R. Snake bites in Colombia. In: Clinical Toxinology. Springer Netherlands; 2014. p. 1–42. </w:delText>
            </w:r>
          </w:del>
        </w:p>
        <w:p w14:paraId="5722A77C" w14:textId="0EA52BA3" w:rsidR="005359D1" w:rsidRPr="00976853" w:rsidDel="00CA1723" w:rsidRDefault="005359D1">
          <w:pPr>
            <w:autoSpaceDE w:val="0"/>
            <w:autoSpaceDN w:val="0"/>
            <w:ind w:hanging="640"/>
            <w:divId w:val="356005968"/>
            <w:rPr>
              <w:del w:id="1749" w:author="Ama de Berrio" w:date="2024-06-21T16:17:00Z"/>
              <w:lang w:val="en-US"/>
            </w:rPr>
          </w:pPr>
          <w:del w:id="1750" w:author="Ama de Berrio" w:date="2024-06-21T16:17:00Z">
            <w:r w:rsidRPr="00976853" w:rsidDel="00CA1723">
              <w:rPr>
                <w:lang w:val="en-US"/>
              </w:rPr>
              <w:delText>58.</w:delText>
            </w:r>
            <w:r w:rsidRPr="00976853" w:rsidDel="00CA1723">
              <w:rPr>
                <w:lang w:val="en-US"/>
              </w:rPr>
              <w:tab/>
              <w:delText xml:space="preserve">Chuang PC, Lin WH, Chen YC, Chien CC, Chiu IM, Tsai TS. Oral bacteria and their antibiotic susceptibilities in taiwanese venomous snakes. Microorganisms. 2022;10, 951. </w:delText>
            </w:r>
          </w:del>
        </w:p>
        <w:p w14:paraId="678013F7" w14:textId="0016B7DF" w:rsidR="005359D1" w:rsidRPr="00976853" w:rsidDel="00CA1723" w:rsidRDefault="005359D1">
          <w:pPr>
            <w:autoSpaceDE w:val="0"/>
            <w:autoSpaceDN w:val="0"/>
            <w:ind w:hanging="640"/>
            <w:divId w:val="1968076975"/>
            <w:rPr>
              <w:del w:id="1751" w:author="Ama de Berrio" w:date="2024-06-21T16:17:00Z"/>
              <w:lang w:val="en-US"/>
            </w:rPr>
          </w:pPr>
          <w:del w:id="1752" w:author="Ama de Berrio" w:date="2024-06-21T16:17:00Z">
            <w:r w:rsidRPr="00976853" w:rsidDel="00CA1723">
              <w:rPr>
                <w:lang w:val="en-US"/>
              </w:rPr>
              <w:delText>59.</w:delText>
            </w:r>
            <w:r w:rsidRPr="00976853" w:rsidDel="00CA1723">
              <w:rPr>
                <w:lang w:val="en-US"/>
              </w:rPr>
              <w:tab/>
              <w:delText xml:space="preserve">Kirketerp-Møller K, Stewart PS, Bjarnsholt T. The zone model: A conceptual model for understanding the microenvironment of chronic wound infection. Wound Repair and Regeneration. 2020;28(5):593–9. </w:delText>
            </w:r>
          </w:del>
        </w:p>
        <w:p w14:paraId="378AD55B" w14:textId="35A686AB" w:rsidR="005359D1" w:rsidRPr="00976853" w:rsidDel="00CA1723" w:rsidRDefault="005359D1">
          <w:pPr>
            <w:autoSpaceDE w:val="0"/>
            <w:autoSpaceDN w:val="0"/>
            <w:ind w:hanging="640"/>
            <w:divId w:val="131489090"/>
            <w:rPr>
              <w:del w:id="1753" w:author="Ama de Berrio" w:date="2024-06-21T16:17:00Z"/>
              <w:lang w:val="en-US"/>
            </w:rPr>
          </w:pPr>
          <w:del w:id="1754" w:author="Ama de Berrio" w:date="2024-06-21T16:17:00Z">
            <w:r w:rsidRPr="00976853" w:rsidDel="00CA1723">
              <w:rPr>
                <w:lang w:val="en-US"/>
              </w:rPr>
              <w:delText>60.</w:delText>
            </w:r>
            <w:r w:rsidRPr="00976853" w:rsidDel="00CA1723">
              <w:rPr>
                <w:lang w:val="en-US"/>
              </w:rPr>
              <w:tab/>
              <w:delText xml:space="preserve">Sartelli M, Coccolini F, Kluger Y, Agastra E, Abu-Zidan FM, Abbas AES, et al. WSES/GAIS/WSIS/SIS-E/AAST global clinical pathways for patients with skin and soft tissue infections. World Journal of Emergency Surgery. 2022 Jan 15;17(1):3. </w:delText>
            </w:r>
          </w:del>
        </w:p>
        <w:p w14:paraId="6427C9BD" w14:textId="36572E71" w:rsidR="005359D1" w:rsidRPr="00976853" w:rsidDel="00CA1723" w:rsidRDefault="005359D1">
          <w:pPr>
            <w:autoSpaceDE w:val="0"/>
            <w:autoSpaceDN w:val="0"/>
            <w:ind w:hanging="640"/>
            <w:divId w:val="1301155624"/>
            <w:rPr>
              <w:del w:id="1755" w:author="Ama de Berrio" w:date="2024-06-21T16:17:00Z"/>
              <w:lang w:val="en-US"/>
            </w:rPr>
          </w:pPr>
          <w:del w:id="1756" w:author="Ama de Berrio" w:date="2024-06-21T16:17:00Z">
            <w:r w:rsidRPr="00976853" w:rsidDel="00CA1723">
              <w:rPr>
                <w:lang w:val="en-US"/>
              </w:rPr>
              <w:delText>61.</w:delText>
            </w:r>
            <w:r w:rsidRPr="00976853" w:rsidDel="00CA1723">
              <w:rPr>
                <w:lang w:val="en-US"/>
              </w:rPr>
              <w:tab/>
              <w:delText xml:space="preserve">Malone JR, Durica SR, Thompson DM, Bogie A, Naifeh M. Blood Cultures in the Evaluation of Uncomplicated Skin and Soft Tissue Infections. Pediatrics. 2013 Sep 1;132(3):454–9. </w:delText>
            </w:r>
          </w:del>
        </w:p>
        <w:p w14:paraId="65735503" w14:textId="3781C060" w:rsidR="005359D1" w:rsidRPr="00976853" w:rsidDel="00CA1723" w:rsidRDefault="005359D1">
          <w:pPr>
            <w:autoSpaceDE w:val="0"/>
            <w:autoSpaceDN w:val="0"/>
            <w:ind w:hanging="640"/>
            <w:divId w:val="2124616901"/>
            <w:rPr>
              <w:del w:id="1757" w:author="Ama de Berrio" w:date="2024-06-21T16:17:00Z"/>
              <w:lang w:val="en-US"/>
            </w:rPr>
          </w:pPr>
          <w:del w:id="1758" w:author="Ama de Berrio" w:date="2024-06-21T16:17:00Z">
            <w:r w:rsidRPr="00976853" w:rsidDel="00CA1723">
              <w:rPr>
                <w:lang w:val="en-US"/>
              </w:rPr>
              <w:delText>62.</w:delText>
            </w:r>
            <w:r w:rsidRPr="00976853" w:rsidDel="00CA1723">
              <w:rPr>
                <w:lang w:val="en-US"/>
              </w:rPr>
              <w:tab/>
              <w:delText xml:space="preserve">Calvete JJ. Proteomic tools against the neglected pathology of snake bite envenoming. Expert Rev Proteomics. 2011;8(6):739–58. </w:delText>
            </w:r>
          </w:del>
        </w:p>
        <w:p w14:paraId="14914FE0" w14:textId="1D727737" w:rsidR="005359D1" w:rsidRPr="00976853" w:rsidDel="00CA1723" w:rsidRDefault="005359D1">
          <w:pPr>
            <w:autoSpaceDE w:val="0"/>
            <w:autoSpaceDN w:val="0"/>
            <w:ind w:hanging="640"/>
            <w:divId w:val="1442918542"/>
            <w:rPr>
              <w:del w:id="1759" w:author="Ama de Berrio" w:date="2024-06-21T16:17:00Z"/>
              <w:lang w:val="en-US"/>
            </w:rPr>
          </w:pPr>
          <w:del w:id="1760" w:author="Ama de Berrio" w:date="2024-06-21T16:17:00Z">
            <w:r w:rsidRPr="00976853" w:rsidDel="00CA1723">
              <w:rPr>
                <w:lang w:val="en-US"/>
              </w:rPr>
              <w:delText>63.</w:delText>
            </w:r>
            <w:r w:rsidRPr="00976853" w:rsidDel="00CA1723">
              <w:rPr>
                <w:lang w:val="en-US"/>
              </w:rPr>
              <w:tab/>
              <w:delText xml:space="preserve">Eron LJ, Lipsky BA, Low DE, Nathwani D, Tice AD, Volturo GA. Managing skin and soft tissue infections: Expert panel recommendations on key decision points. Journal of Antimicrobial Chemotherapy. 2003;52(SUPPL. 1). </w:delText>
            </w:r>
          </w:del>
        </w:p>
        <w:p w14:paraId="25B1FA8D" w14:textId="7C0B7EB1" w:rsidR="005359D1" w:rsidRPr="00976853" w:rsidDel="00CA1723" w:rsidRDefault="005359D1">
          <w:pPr>
            <w:autoSpaceDE w:val="0"/>
            <w:autoSpaceDN w:val="0"/>
            <w:ind w:hanging="640"/>
            <w:divId w:val="1611862476"/>
            <w:rPr>
              <w:del w:id="1761" w:author="Ama de Berrio" w:date="2024-06-21T16:17:00Z"/>
              <w:lang w:val="en-US"/>
            </w:rPr>
          </w:pPr>
          <w:del w:id="1762" w:author="Ama de Berrio" w:date="2024-06-21T16:17:00Z">
            <w:r w:rsidRPr="00976853" w:rsidDel="00CA1723">
              <w:rPr>
                <w:lang w:val="en-US"/>
              </w:rPr>
              <w:delText>64.</w:delText>
            </w:r>
            <w:r w:rsidRPr="00976853" w:rsidDel="00CA1723">
              <w:rPr>
                <w:lang w:val="en-US"/>
              </w:rPr>
              <w:tab/>
              <w:delText>Raff AB, Kroshinsky D. Cellulitis. JAMA [Internet]. 2016 Jul 19;316(3):325. Available from: http://jama.jamanetwork.com/article.aspx?doi=10.1001/jama.2016.8825</w:delText>
            </w:r>
          </w:del>
        </w:p>
        <w:p w14:paraId="37E5B336" w14:textId="5A9E5642" w:rsidR="005359D1" w:rsidRPr="00976853" w:rsidDel="00CA1723" w:rsidRDefault="005359D1">
          <w:pPr>
            <w:autoSpaceDE w:val="0"/>
            <w:autoSpaceDN w:val="0"/>
            <w:ind w:hanging="640"/>
            <w:divId w:val="969893856"/>
            <w:rPr>
              <w:del w:id="1763" w:author="Ama de Berrio" w:date="2024-06-21T16:17:00Z"/>
              <w:lang w:val="en-US"/>
            </w:rPr>
          </w:pPr>
          <w:del w:id="1764" w:author="Ama de Berrio" w:date="2024-06-21T16:17:00Z">
            <w:r w:rsidRPr="00976853" w:rsidDel="00CA1723">
              <w:rPr>
                <w:lang w:val="en-US"/>
              </w:rPr>
              <w:delText>65.</w:delText>
            </w:r>
            <w:r w:rsidRPr="00976853" w:rsidDel="00CA1723">
              <w:rPr>
                <w:lang w:val="en-US"/>
              </w:rPr>
              <w:tab/>
              <w:delText>van Daalen F V., Kallen MC, van den Bosch CMA, Hulscher MEJL, Geerlings SE, Prins JM. Clinical condition and comorbidity as determinants for blood culture positivity in patients with skin and soft-tissue infections. European Journal of Clinical Microbiology &amp; Infectious Diseases [Internet]. 2017 Oct 7;36(10):1853–8. Available from: http://link.springer.com/10.1007/s10096-017-3001-0</w:delText>
            </w:r>
          </w:del>
        </w:p>
        <w:p w14:paraId="0218FD1B" w14:textId="4F9664C1" w:rsidR="005359D1" w:rsidRPr="00976853" w:rsidDel="00CA1723" w:rsidRDefault="005359D1">
          <w:pPr>
            <w:autoSpaceDE w:val="0"/>
            <w:autoSpaceDN w:val="0"/>
            <w:ind w:hanging="640"/>
            <w:divId w:val="372534636"/>
            <w:rPr>
              <w:del w:id="1765" w:author="Ama de Berrio" w:date="2024-06-21T16:17:00Z"/>
              <w:lang w:val="en-US"/>
            </w:rPr>
          </w:pPr>
          <w:del w:id="1766" w:author="Ama de Berrio" w:date="2024-06-21T16:17:00Z">
            <w:r w:rsidRPr="00537400" w:rsidDel="00CA1723">
              <w:rPr>
                <w:rPrChange w:id="1767" w:author="LINA MARIA PENA ACEVEDO" w:date="2024-06-21T15:41:00Z">
                  <w:rPr>
                    <w:lang w:val="en-US"/>
                  </w:rPr>
                </w:rPrChange>
              </w:rPr>
              <w:delText>66.</w:delText>
            </w:r>
            <w:r w:rsidRPr="00537400" w:rsidDel="00CA1723">
              <w:rPr>
                <w:rPrChange w:id="1768" w:author="LINA MARIA PENA ACEVEDO" w:date="2024-06-21T15:41:00Z">
                  <w:rPr>
                    <w:lang w:val="en-US"/>
                  </w:rPr>
                </w:rPrChange>
              </w:rPr>
              <w:tab/>
              <w:delText xml:space="preserve">Ngo ND, Le QX, Pham AQ, Nguyen NT, Ha HT, Dinh MMQ, et al. </w:delText>
            </w:r>
            <w:r w:rsidRPr="00976853" w:rsidDel="00CA1723">
              <w:rPr>
                <w:lang w:val="en-US"/>
              </w:rPr>
              <w:delText xml:space="preserve">Clinical Features, Bacteriology, and Antibiotic Treatment Among Patients with Presumed Naja Bites in Vietnam. Wilderness Environ Med. 2020 Jun;31(2):151–6. </w:delText>
            </w:r>
          </w:del>
        </w:p>
        <w:p w14:paraId="13B2AA29" w14:textId="4BE3AA10" w:rsidR="005359D1" w:rsidRPr="00976853" w:rsidDel="00CA1723" w:rsidRDefault="005359D1">
          <w:pPr>
            <w:autoSpaceDE w:val="0"/>
            <w:autoSpaceDN w:val="0"/>
            <w:ind w:hanging="640"/>
            <w:divId w:val="2098669994"/>
            <w:rPr>
              <w:del w:id="1769" w:author="Ama de Berrio" w:date="2024-06-21T16:17:00Z"/>
              <w:lang w:val="en-US"/>
            </w:rPr>
          </w:pPr>
          <w:del w:id="1770" w:author="Ama de Berrio" w:date="2024-06-21T16:17:00Z">
            <w:r w:rsidRPr="00976853" w:rsidDel="00CA1723">
              <w:rPr>
                <w:lang w:val="en-US"/>
              </w:rPr>
              <w:delText>67.</w:delText>
            </w:r>
            <w:r w:rsidRPr="00976853" w:rsidDel="00CA1723">
              <w:rPr>
                <w:lang w:val="en-US"/>
              </w:rPr>
              <w:tab/>
              <w:delText xml:space="preserve">Resiere D, Houcke S, Pujo JM, Mayence C, Mathien C, NkontCho F, et al. Clinical features and management of snakebite envenoming in French Guiana. Toxins (Basel). 2020;12(10):1–13. </w:delText>
            </w:r>
          </w:del>
        </w:p>
        <w:p w14:paraId="4836A6F6" w14:textId="368AEFF7" w:rsidR="005359D1" w:rsidRPr="00976853" w:rsidDel="00CA1723" w:rsidRDefault="005359D1">
          <w:pPr>
            <w:autoSpaceDE w:val="0"/>
            <w:autoSpaceDN w:val="0"/>
            <w:ind w:hanging="640"/>
            <w:divId w:val="1645818923"/>
            <w:rPr>
              <w:del w:id="1771" w:author="Ama de Berrio" w:date="2024-06-21T16:17:00Z"/>
              <w:lang w:val="en-US"/>
            </w:rPr>
          </w:pPr>
          <w:del w:id="1772" w:author="Ama de Berrio" w:date="2024-06-21T16:17:00Z">
            <w:r w:rsidRPr="00976853" w:rsidDel="00CA1723">
              <w:rPr>
                <w:lang w:val="en-US"/>
              </w:rPr>
              <w:delText>68.</w:delText>
            </w:r>
            <w:r w:rsidRPr="00976853" w:rsidDel="00CA1723">
              <w:rPr>
                <w:lang w:val="en-US"/>
              </w:rPr>
              <w:tab/>
              <w:delText xml:space="preserve">Zahorec R. Neutrophil-to-lymphocyte ratio, past, present and future perspectives. Bratislava Medical Journal. 2021;122(07):474–88. </w:delText>
            </w:r>
          </w:del>
        </w:p>
        <w:p w14:paraId="73B00175" w14:textId="19462656" w:rsidR="005359D1" w:rsidRPr="00976853" w:rsidDel="00CA1723" w:rsidRDefault="005359D1">
          <w:pPr>
            <w:autoSpaceDE w:val="0"/>
            <w:autoSpaceDN w:val="0"/>
            <w:ind w:hanging="640"/>
            <w:divId w:val="1583635660"/>
            <w:rPr>
              <w:del w:id="1773" w:author="Ama de Berrio" w:date="2024-06-21T16:17:00Z"/>
              <w:lang w:val="en-US"/>
            </w:rPr>
          </w:pPr>
          <w:del w:id="1774" w:author="Ama de Berrio" w:date="2024-06-21T16:17:00Z">
            <w:r w:rsidRPr="00976853" w:rsidDel="00CA1723">
              <w:rPr>
                <w:lang w:val="en-US"/>
              </w:rPr>
              <w:delText>69.</w:delText>
            </w:r>
            <w:r w:rsidRPr="00976853" w:rsidDel="00CA1723">
              <w:rPr>
                <w:lang w:val="en-US"/>
              </w:rPr>
              <w:tab/>
              <w:delText xml:space="preserve">Buonacera A, Stancanelli B, Colaci M, Malatino L. Neutrophil to Lymphocyte Ratio: An Emerging Marker of the Relationships between the Immune System and Diseases. Int J Mol Sci. 2022 Mar 26;23(7):3636. </w:delText>
            </w:r>
          </w:del>
        </w:p>
        <w:p w14:paraId="4234DA64" w14:textId="4DFBA590" w:rsidR="005359D1" w:rsidRPr="00976853" w:rsidDel="00CA1723" w:rsidRDefault="005359D1">
          <w:pPr>
            <w:autoSpaceDE w:val="0"/>
            <w:autoSpaceDN w:val="0"/>
            <w:ind w:hanging="640"/>
            <w:divId w:val="812986543"/>
            <w:rPr>
              <w:del w:id="1775" w:author="Ama de Berrio" w:date="2024-06-21T16:17:00Z"/>
              <w:lang w:val="en-US"/>
            </w:rPr>
          </w:pPr>
          <w:del w:id="1776" w:author="Ama de Berrio" w:date="2024-06-21T16:17:00Z">
            <w:r w:rsidRPr="00976853" w:rsidDel="00CA1723">
              <w:rPr>
                <w:lang w:val="en-US"/>
              </w:rPr>
              <w:delText>70.</w:delText>
            </w:r>
            <w:r w:rsidRPr="00976853" w:rsidDel="00CA1723">
              <w:rPr>
                <w:lang w:val="en-US"/>
              </w:rPr>
              <w:tab/>
              <w:delText xml:space="preserve">Aktar F, Tekin R. Mean platelet volume, neutrophil to lymphocyte ratio and platelet to lymphocyte ratio in determining the diagnosis or outcome in children with snakebite. Arch Argent Pediatr. 2017;115(6):576–87. </w:delText>
            </w:r>
          </w:del>
        </w:p>
        <w:p w14:paraId="00AB15F5" w14:textId="0BB8CD8A" w:rsidR="005359D1" w:rsidDel="00CA1723" w:rsidRDefault="005359D1">
          <w:pPr>
            <w:autoSpaceDE w:val="0"/>
            <w:autoSpaceDN w:val="0"/>
            <w:ind w:hanging="640"/>
            <w:divId w:val="1129590991"/>
            <w:rPr>
              <w:del w:id="1777" w:author="Ama de Berrio" w:date="2024-06-21T16:17:00Z"/>
            </w:rPr>
          </w:pPr>
          <w:del w:id="1778" w:author="Ama de Berrio" w:date="2024-06-21T16:17:00Z">
            <w:r w:rsidRPr="00976853" w:rsidDel="00CA1723">
              <w:rPr>
                <w:lang w:val="en-US"/>
              </w:rPr>
              <w:delText>71.</w:delText>
            </w:r>
            <w:r w:rsidRPr="00976853" w:rsidDel="00CA1723">
              <w:rPr>
                <w:lang w:val="en-US"/>
              </w:rPr>
              <w:tab/>
              <w:delText xml:space="preserve">Houcke S, Resiere D, Lontsingoula GR, Cook F, Lafouasse P, Pujo JM, et al. Characteristics of snakebite-related infection in French Guiana. Toxins (Basel). </w:delText>
            </w:r>
            <w:r w:rsidDel="00CA1723">
              <w:delText xml:space="preserve">2022;14(2):1–12. </w:delText>
            </w:r>
          </w:del>
        </w:p>
        <w:p w14:paraId="3E76137F" w14:textId="2D5C908D" w:rsidR="005359D1" w:rsidRPr="00976853" w:rsidDel="00CA1723" w:rsidRDefault="005359D1">
          <w:pPr>
            <w:autoSpaceDE w:val="0"/>
            <w:autoSpaceDN w:val="0"/>
            <w:ind w:hanging="640"/>
            <w:divId w:val="325868817"/>
            <w:rPr>
              <w:del w:id="1779" w:author="Ama de Berrio" w:date="2024-06-21T16:17:00Z"/>
              <w:lang w:val="en-US"/>
            </w:rPr>
          </w:pPr>
          <w:del w:id="1780" w:author="Ama de Berrio" w:date="2024-06-21T16:17:00Z">
            <w:r w:rsidDel="00CA1723">
              <w:delText>72.</w:delText>
            </w:r>
            <w:r w:rsidDel="00CA1723">
              <w:tab/>
              <w:delText xml:space="preserve">Saborío P, González M, Cambronero M. Accidente ofídico en niños en Costa Rica: epidemiología y detección de factores de riesgo en el desarrollo de absceso y necrosis. </w:delText>
            </w:r>
            <w:r w:rsidRPr="00976853" w:rsidDel="00CA1723">
              <w:rPr>
                <w:lang w:val="en-US"/>
              </w:rPr>
              <w:delText xml:space="preserve">Toxicon. 1998 Mar;36(2):359–66. </w:delText>
            </w:r>
          </w:del>
        </w:p>
        <w:p w14:paraId="52D6D185" w14:textId="60A19BCB" w:rsidR="005359D1" w:rsidRPr="00976853" w:rsidDel="00CA1723" w:rsidRDefault="005359D1">
          <w:pPr>
            <w:autoSpaceDE w:val="0"/>
            <w:autoSpaceDN w:val="0"/>
            <w:ind w:hanging="640"/>
            <w:divId w:val="1969622367"/>
            <w:rPr>
              <w:del w:id="1781" w:author="Ama de Berrio" w:date="2024-06-21T16:17:00Z"/>
              <w:lang w:val="en-US"/>
            </w:rPr>
          </w:pPr>
          <w:del w:id="1782" w:author="Ama de Berrio" w:date="2024-06-21T16:17:00Z">
            <w:r w:rsidRPr="00976853" w:rsidDel="00CA1723">
              <w:rPr>
                <w:lang w:val="en-US"/>
              </w:rPr>
              <w:delText>73.</w:delText>
            </w:r>
            <w:r w:rsidRPr="00976853" w:rsidDel="00CA1723">
              <w:rPr>
                <w:lang w:val="en-US"/>
              </w:rPr>
              <w:tab/>
              <w:delText xml:space="preserve">Marwick C, Broomhall J, McCowan C, Phillips G, Gonzalez-McQuire S, Akhras K, et al. Severity assessment of skin and soft tissue infections: Cohort study of management and outcomes for hospitalized patients. Journal of Antimicrobial Chemotherapy. 2011;66(2):387–97. </w:delText>
            </w:r>
          </w:del>
        </w:p>
        <w:p w14:paraId="1630AD37" w14:textId="3BA7166E" w:rsidR="005359D1" w:rsidRPr="00976853" w:rsidDel="00CA1723" w:rsidRDefault="005359D1">
          <w:pPr>
            <w:autoSpaceDE w:val="0"/>
            <w:autoSpaceDN w:val="0"/>
            <w:ind w:hanging="640"/>
            <w:divId w:val="1996375520"/>
            <w:rPr>
              <w:del w:id="1783" w:author="Ama de Berrio" w:date="2024-06-21T16:17:00Z"/>
              <w:lang w:val="en-US"/>
            </w:rPr>
          </w:pPr>
          <w:del w:id="1784" w:author="Ama de Berrio" w:date="2024-06-21T16:17:00Z">
            <w:r w:rsidRPr="00976853" w:rsidDel="00CA1723">
              <w:rPr>
                <w:lang w:val="en-US"/>
              </w:rPr>
              <w:delText>74.</w:delText>
            </w:r>
            <w:r w:rsidRPr="00976853" w:rsidDel="00CA1723">
              <w:rPr>
                <w:lang w:val="en-US"/>
              </w:rPr>
              <w:tab/>
              <w:delText xml:space="preserve">Raff AB, Weng QY, Cohen JM, Gunasekera N, Okhovat JP, Vedak P, et al. A predictive model for diagnosis of lower extremity cellulitis: A cross-sectional study. J Am Acad Dermatol. 2017;76(4):618-625.e2. </w:delText>
            </w:r>
          </w:del>
        </w:p>
        <w:p w14:paraId="6471DEE9" w14:textId="68A3AAE1" w:rsidR="005359D1" w:rsidRPr="00976853" w:rsidDel="00CA1723" w:rsidRDefault="005359D1">
          <w:pPr>
            <w:autoSpaceDE w:val="0"/>
            <w:autoSpaceDN w:val="0"/>
            <w:ind w:hanging="640"/>
            <w:divId w:val="872226691"/>
            <w:rPr>
              <w:del w:id="1785" w:author="Ama de Berrio" w:date="2024-06-21T16:17:00Z"/>
              <w:lang w:val="en-US"/>
            </w:rPr>
          </w:pPr>
          <w:del w:id="1786" w:author="Ama de Berrio" w:date="2024-06-21T16:17:00Z">
            <w:r w:rsidRPr="00976853" w:rsidDel="00CA1723">
              <w:rPr>
                <w:lang w:val="en-US"/>
              </w:rPr>
              <w:delText>75.</w:delText>
            </w:r>
            <w:r w:rsidRPr="00976853" w:rsidDel="00CA1723">
              <w:rPr>
                <w:lang w:val="en-US"/>
              </w:rPr>
              <w:tab/>
              <w:delText xml:space="preserve">Walker TD, Gilkey TW, Trinidad JC, Chung CG, Wang H, Mostaghimi A, et al. Evaluation of Dundee and ALT-70 predictive models for cellulitis in 56 patients who underwent tissue culture. Arch Dermatol Res. 2022 Oct 23;315(3):665–8. </w:delText>
            </w:r>
          </w:del>
        </w:p>
        <w:p w14:paraId="7F8178DE" w14:textId="39AFAE41" w:rsidR="005359D1" w:rsidRPr="00976853" w:rsidDel="00CA1723" w:rsidRDefault="005359D1">
          <w:pPr>
            <w:autoSpaceDE w:val="0"/>
            <w:autoSpaceDN w:val="0"/>
            <w:ind w:hanging="640"/>
            <w:divId w:val="1972781084"/>
            <w:rPr>
              <w:del w:id="1787" w:author="Ama de Berrio" w:date="2024-06-21T16:17:00Z"/>
              <w:lang w:val="en-US"/>
            </w:rPr>
          </w:pPr>
          <w:del w:id="1788" w:author="Ama de Berrio" w:date="2024-06-21T16:17:00Z">
            <w:r w:rsidRPr="00976853" w:rsidDel="00CA1723">
              <w:rPr>
                <w:lang w:val="en-US"/>
              </w:rPr>
              <w:delText>76.</w:delText>
            </w:r>
            <w:r w:rsidRPr="00976853" w:rsidDel="00CA1723">
              <w:rPr>
                <w:lang w:val="en-US"/>
              </w:rPr>
              <w:tab/>
              <w:delText xml:space="preserve">Wong CH, Khin LW, Heng KS, Tan KC, Low CO. The LRINEC (Laboratory Risk Indicator for Necrotizing Fasciitis) score: A tool for distinguishing necrotizing fasciitis from other soft tissue infections. Crit Care Med. 2004 Jul;32(7):1535–41. </w:delText>
            </w:r>
          </w:del>
        </w:p>
        <w:p w14:paraId="2506CFE4" w14:textId="1C901369" w:rsidR="005359D1" w:rsidRPr="00976853" w:rsidDel="00CA1723" w:rsidRDefault="005359D1">
          <w:pPr>
            <w:autoSpaceDE w:val="0"/>
            <w:autoSpaceDN w:val="0"/>
            <w:ind w:hanging="640"/>
            <w:divId w:val="353575212"/>
            <w:rPr>
              <w:del w:id="1789" w:author="Ama de Berrio" w:date="2024-06-21T16:17:00Z"/>
              <w:lang w:val="en-US"/>
            </w:rPr>
          </w:pPr>
          <w:del w:id="1790" w:author="Ama de Berrio" w:date="2024-06-21T16:17:00Z">
            <w:r w:rsidRPr="00976853" w:rsidDel="00CA1723">
              <w:rPr>
                <w:lang w:val="en-US"/>
              </w:rPr>
              <w:delText>77.</w:delText>
            </w:r>
            <w:r w:rsidRPr="00976853" w:rsidDel="00CA1723">
              <w:rPr>
                <w:lang w:val="en-US"/>
              </w:rPr>
              <w:tab/>
              <w:delText xml:space="preserve">Cribb BI, Wang MTM, Kulasegaran S, Gamble GD, MacCormick AD. The SIARI Score: A Novel Decision Support Tool Outperforms LRINEC Score in Necrotizing Fasciitis. World J Surg. 2019 Oct 15;43(10):2393–400. </w:delText>
            </w:r>
          </w:del>
        </w:p>
        <w:p w14:paraId="11621F65" w14:textId="27C7E487" w:rsidR="005359D1" w:rsidRPr="00976853" w:rsidDel="00CA1723" w:rsidRDefault="005359D1">
          <w:pPr>
            <w:autoSpaceDE w:val="0"/>
            <w:autoSpaceDN w:val="0"/>
            <w:ind w:hanging="640"/>
            <w:divId w:val="363486358"/>
            <w:rPr>
              <w:del w:id="1791" w:author="Ama de Berrio" w:date="2024-06-21T16:17:00Z"/>
              <w:lang w:val="en-US"/>
            </w:rPr>
          </w:pPr>
          <w:del w:id="1792" w:author="Ama de Berrio" w:date="2024-06-21T16:17:00Z">
            <w:r w:rsidRPr="00976853" w:rsidDel="00CA1723">
              <w:rPr>
                <w:lang w:val="en-US"/>
              </w:rPr>
              <w:delText>78.</w:delText>
            </w:r>
            <w:r w:rsidRPr="00976853" w:rsidDel="00CA1723">
              <w:rPr>
                <w:lang w:val="en-US"/>
              </w:rPr>
              <w:tab/>
              <w:delText xml:space="preserve">R K, Tandup C, Reddy D, Jayant D, Naik K, Sahu S, et al. Prospective Validation and Comparison of Laboratory Risk Indicator for Necrotizing Fasciitis (LRINEC) and Site Other Than Lower Limb, Immunosuppression, Age, Renal Impairment, and Inflammatory Markers (SIARI) Scoring Systems for Necrotizing Fasciitis. Journal of Surgical Research. 2023 Mar;283(26):719–25. </w:delText>
            </w:r>
          </w:del>
        </w:p>
        <w:p w14:paraId="7C5B16B1" w14:textId="4680052B" w:rsidR="005359D1" w:rsidRPr="00976853" w:rsidDel="00CA1723" w:rsidRDefault="005359D1">
          <w:pPr>
            <w:autoSpaceDE w:val="0"/>
            <w:autoSpaceDN w:val="0"/>
            <w:ind w:hanging="640"/>
            <w:divId w:val="227040140"/>
            <w:rPr>
              <w:del w:id="1793" w:author="Ama de Berrio" w:date="2024-06-21T16:17:00Z"/>
              <w:lang w:val="en-US"/>
            </w:rPr>
          </w:pPr>
          <w:del w:id="1794" w:author="Ama de Berrio" w:date="2024-06-21T16:17:00Z">
            <w:r w:rsidRPr="00976853" w:rsidDel="00CA1723">
              <w:rPr>
                <w:lang w:val="en-US"/>
              </w:rPr>
              <w:delText>79.</w:delText>
            </w:r>
            <w:r w:rsidRPr="00976853" w:rsidDel="00CA1723">
              <w:rPr>
                <w:lang w:val="en-US"/>
              </w:rPr>
              <w:tab/>
              <w:delText>Shamseer L, Moher D, Clarke M, Ghersi D, Liberati A, Petticrew M, et al. Preferred reporting items for systematic review and meta-analysis protocols (PRISMA-P) 2015: elaboration and explanation. BMJ [Internet]. 2015 Jan 2;349(jan02 1):g7647–g7647. Available from: http://dx.doi.org/doi:10.1136/bmj.g7647</w:delText>
            </w:r>
          </w:del>
        </w:p>
        <w:p w14:paraId="4D827C8F" w14:textId="65B460D7" w:rsidR="005359D1" w:rsidRPr="00976853" w:rsidDel="00CA1723" w:rsidRDefault="005359D1">
          <w:pPr>
            <w:autoSpaceDE w:val="0"/>
            <w:autoSpaceDN w:val="0"/>
            <w:ind w:hanging="640"/>
            <w:divId w:val="503127069"/>
            <w:rPr>
              <w:del w:id="1795" w:author="Ama de Berrio" w:date="2024-06-21T16:17:00Z"/>
              <w:lang w:val="en-US"/>
            </w:rPr>
          </w:pPr>
          <w:del w:id="1796" w:author="Ama de Berrio" w:date="2024-06-21T16:17:00Z">
            <w:r w:rsidRPr="00976853" w:rsidDel="00CA1723">
              <w:rPr>
                <w:lang w:val="en-US"/>
              </w:rPr>
              <w:delText>80.</w:delText>
            </w:r>
            <w:r w:rsidRPr="00976853" w:rsidDel="00CA1723">
              <w:rPr>
                <w:lang w:val="en-US"/>
              </w:rPr>
              <w:tab/>
              <w:delText>Moher D, Shamseer L, Clarke M, Ghersi D, Liberati A, Petticrew M, et al. Preferred reporting items for systematic review and meta-analysis protocols (PRISMA-P) 2015 statement. Syst Rev [Internet]. 2015 Dec 1;4(1):1. Available from: https://systematicreviewsjournal.biomedcentral.com/articles/10.1186/2046-4053-4-1</w:delText>
            </w:r>
          </w:del>
        </w:p>
        <w:p w14:paraId="21F16852" w14:textId="557DCA12" w:rsidR="005359D1" w:rsidRPr="00976853" w:rsidDel="00CA1723" w:rsidRDefault="005359D1">
          <w:pPr>
            <w:autoSpaceDE w:val="0"/>
            <w:autoSpaceDN w:val="0"/>
            <w:ind w:hanging="640"/>
            <w:divId w:val="652098623"/>
            <w:rPr>
              <w:del w:id="1797" w:author="Ama de Berrio" w:date="2024-06-21T16:17:00Z"/>
              <w:lang w:val="en-US"/>
            </w:rPr>
          </w:pPr>
          <w:del w:id="1798" w:author="Ama de Berrio" w:date="2024-06-21T16:17:00Z">
            <w:r w:rsidRPr="00976853" w:rsidDel="00CA1723">
              <w:rPr>
                <w:lang w:val="en-US"/>
              </w:rPr>
              <w:delText>81.</w:delText>
            </w:r>
            <w:r w:rsidRPr="00976853" w:rsidDel="00CA1723">
              <w:rPr>
                <w:lang w:val="en-US"/>
              </w:rPr>
              <w:tab/>
              <w:delText>Yale University. PROSPERO - International prospective register of systematic reviews [Internet]. Available from: https://www.crd.york.ac.uk/prospero/</w:delText>
            </w:r>
          </w:del>
        </w:p>
        <w:p w14:paraId="453BDA9F" w14:textId="08A4D786" w:rsidR="005359D1" w:rsidRPr="00976853" w:rsidDel="00CA1723" w:rsidRDefault="005359D1">
          <w:pPr>
            <w:autoSpaceDE w:val="0"/>
            <w:autoSpaceDN w:val="0"/>
            <w:ind w:hanging="640"/>
            <w:divId w:val="1606032275"/>
            <w:rPr>
              <w:del w:id="1799" w:author="Ama de Berrio" w:date="2024-06-21T16:17:00Z"/>
              <w:lang w:val="en-US"/>
            </w:rPr>
          </w:pPr>
          <w:del w:id="1800" w:author="Ama de Berrio" w:date="2024-06-21T16:17:00Z">
            <w:r w:rsidRPr="00976853" w:rsidDel="00CA1723">
              <w:rPr>
                <w:lang w:val="en-US"/>
              </w:rPr>
              <w:delText>82.</w:delText>
            </w:r>
            <w:r w:rsidRPr="00976853" w:rsidDel="00CA1723">
              <w:rPr>
                <w:lang w:val="en-US"/>
              </w:rPr>
              <w:tab/>
              <w:delText xml:space="preserve">Page MJ, McKenzie JE, Bossuyt PM, Boutron I, Hoffmann TC, Mulrow CD, et al. The PRISMA 2020 statement: an updated guideline for reporting systematic reviews. BMJ. 2021 Mar 29;372:n71. </w:delText>
            </w:r>
          </w:del>
        </w:p>
        <w:p w14:paraId="243ECE85" w14:textId="38604C60" w:rsidR="005359D1" w:rsidRPr="00976853" w:rsidDel="00CA1723" w:rsidRDefault="005359D1">
          <w:pPr>
            <w:autoSpaceDE w:val="0"/>
            <w:autoSpaceDN w:val="0"/>
            <w:ind w:hanging="640"/>
            <w:divId w:val="1826512714"/>
            <w:rPr>
              <w:del w:id="1801" w:author="Ama de Berrio" w:date="2024-06-21T16:17:00Z"/>
              <w:lang w:val="en-US"/>
            </w:rPr>
          </w:pPr>
          <w:del w:id="1802" w:author="Ama de Berrio" w:date="2024-06-21T16:17:00Z">
            <w:r w:rsidRPr="00976853" w:rsidDel="00CA1723">
              <w:rPr>
                <w:lang w:val="en-US"/>
              </w:rPr>
              <w:delText>83.</w:delText>
            </w:r>
            <w:r w:rsidRPr="00976853" w:rsidDel="00CA1723">
              <w:rPr>
                <w:lang w:val="en-US"/>
              </w:rPr>
              <w:tab/>
              <w:delText xml:space="preserve">Garg A, Sujatha S, Garg J, Acharya NS, Parija SC. Wound infections secondary to snakebite. J Infect Dev Ctries. 2009;3(3):221–3. </w:delText>
            </w:r>
          </w:del>
        </w:p>
        <w:p w14:paraId="1885861B" w14:textId="10506346" w:rsidR="005359D1" w:rsidRPr="00976853" w:rsidDel="00CA1723" w:rsidRDefault="005359D1">
          <w:pPr>
            <w:autoSpaceDE w:val="0"/>
            <w:autoSpaceDN w:val="0"/>
            <w:ind w:hanging="640"/>
            <w:divId w:val="817571159"/>
            <w:rPr>
              <w:del w:id="1803" w:author="Ama de Berrio" w:date="2024-06-21T16:17:00Z"/>
              <w:lang w:val="en-US"/>
            </w:rPr>
          </w:pPr>
          <w:del w:id="1804" w:author="Ama de Berrio" w:date="2024-06-21T16:17:00Z">
            <w:r w:rsidRPr="00976853" w:rsidDel="00CA1723">
              <w:rPr>
                <w:lang w:val="en-US"/>
              </w:rPr>
              <w:delText>84.</w:delText>
            </w:r>
            <w:r w:rsidRPr="00976853" w:rsidDel="00CA1723">
              <w:rPr>
                <w:lang w:val="en-US"/>
              </w:rPr>
              <w:tab/>
              <w:delText>McGowan J, Sampson M, Salzwedel DM, Cogo E, Foerster V, Lefebvre C. PRESS Peer Review of Electronic Search Strategies: 2015 Guideline Statement. J Clin Epidemiol [Internet]. 2016 Jul;75:40–6. Available from: http://dx.doi.org/10.1016/j.jclinepi.2016.01.021</w:delText>
            </w:r>
          </w:del>
        </w:p>
        <w:p w14:paraId="55767FB7" w14:textId="6AB12CC7" w:rsidR="005359D1" w:rsidRPr="00976853" w:rsidDel="00CA1723" w:rsidRDefault="005359D1">
          <w:pPr>
            <w:autoSpaceDE w:val="0"/>
            <w:autoSpaceDN w:val="0"/>
            <w:ind w:hanging="640"/>
            <w:divId w:val="2104033317"/>
            <w:rPr>
              <w:del w:id="1805" w:author="Ama de Berrio" w:date="2024-06-21T16:17:00Z"/>
              <w:lang w:val="en-US"/>
            </w:rPr>
          </w:pPr>
          <w:del w:id="1806" w:author="Ama de Berrio" w:date="2024-06-21T16:17:00Z">
            <w:r w:rsidRPr="00976853" w:rsidDel="00CA1723">
              <w:rPr>
                <w:lang w:val="en-US"/>
              </w:rPr>
              <w:delText>85.</w:delText>
            </w:r>
            <w:r w:rsidRPr="00976853" w:rsidDel="00CA1723">
              <w:rPr>
                <w:lang w:val="en-US"/>
              </w:rPr>
              <w:tab/>
              <w:delText>Ouzzani M, Hammady H, Fedorowicz Z, Elmagarmid A. Rayyan—a web and mobile app for systematic reviews. Syst Rev [Internet]. 2016 Dec 5;5(1):210. Available from: https://rayyan.ai</w:delText>
            </w:r>
          </w:del>
        </w:p>
        <w:p w14:paraId="3E0E7B61" w14:textId="370AE281" w:rsidR="005359D1" w:rsidRPr="00976853" w:rsidDel="00CA1723" w:rsidRDefault="005359D1">
          <w:pPr>
            <w:autoSpaceDE w:val="0"/>
            <w:autoSpaceDN w:val="0"/>
            <w:ind w:hanging="640"/>
            <w:divId w:val="155847516"/>
            <w:rPr>
              <w:del w:id="1807" w:author="Ama de Berrio" w:date="2024-06-21T16:17:00Z"/>
              <w:lang w:val="en-US"/>
            </w:rPr>
          </w:pPr>
          <w:del w:id="1808" w:author="Ama de Berrio" w:date="2024-06-21T16:17:00Z">
            <w:r w:rsidRPr="00976853" w:rsidDel="00CA1723">
              <w:rPr>
                <w:lang w:val="en-US"/>
              </w:rPr>
              <w:delText>86.</w:delText>
            </w:r>
            <w:r w:rsidRPr="00976853" w:rsidDel="00CA1723">
              <w:rPr>
                <w:lang w:val="en-US"/>
              </w:rPr>
              <w:tab/>
              <w:delText>Stang A. Critical evaluation of the Newcastle-Ottawa scale for the assessment of the quality of nonrandomized studies in meta-analyses. Eur J Epidemiol [Internet]. 2010 Sep 22;25(9):603–5. Available from: http://link.springer.com/10.1007/s10654-010-9491-z</w:delText>
            </w:r>
          </w:del>
        </w:p>
        <w:p w14:paraId="4CA0014B" w14:textId="1BA1AC99" w:rsidR="005359D1" w:rsidRPr="00976853" w:rsidDel="00CA1723" w:rsidRDefault="005359D1">
          <w:pPr>
            <w:autoSpaceDE w:val="0"/>
            <w:autoSpaceDN w:val="0"/>
            <w:ind w:hanging="640"/>
            <w:divId w:val="1176462192"/>
            <w:rPr>
              <w:del w:id="1809" w:author="Ama de Berrio" w:date="2024-06-21T16:17:00Z"/>
              <w:lang w:val="en-US"/>
            </w:rPr>
          </w:pPr>
          <w:del w:id="1810" w:author="Ama de Berrio" w:date="2024-06-21T16:17:00Z">
            <w:r w:rsidRPr="00976853" w:rsidDel="00CA1723">
              <w:rPr>
                <w:lang w:val="en-US"/>
              </w:rPr>
              <w:delText>87.</w:delText>
            </w:r>
            <w:r w:rsidRPr="00976853" w:rsidDel="00CA1723">
              <w:rPr>
                <w:lang w:val="en-US"/>
              </w:rPr>
              <w:tab/>
              <w:delText xml:space="preserve">Wells G, Shea B, O’Connel D et al. The Newcastle-Ottawa scale (NOS) for assessing the quailty of nonrandomised studies in meta-analyses. 2009; </w:delText>
            </w:r>
          </w:del>
        </w:p>
        <w:p w14:paraId="315E77E8" w14:textId="265EF142" w:rsidR="005359D1" w:rsidRPr="00976853" w:rsidDel="00CA1723" w:rsidRDefault="005359D1">
          <w:pPr>
            <w:autoSpaceDE w:val="0"/>
            <w:autoSpaceDN w:val="0"/>
            <w:ind w:hanging="640"/>
            <w:divId w:val="1999846829"/>
            <w:rPr>
              <w:del w:id="1811" w:author="Ama de Berrio" w:date="2024-06-21T16:17:00Z"/>
              <w:lang w:val="en-US"/>
            </w:rPr>
          </w:pPr>
          <w:del w:id="1812" w:author="Ama de Berrio" w:date="2024-06-21T16:17:00Z">
            <w:r w:rsidRPr="00976853" w:rsidDel="00CA1723">
              <w:rPr>
                <w:lang w:val="en-US"/>
              </w:rPr>
              <w:delText>88.</w:delText>
            </w:r>
            <w:r w:rsidRPr="00976853" w:rsidDel="00CA1723">
              <w:rPr>
                <w:lang w:val="en-US"/>
              </w:rPr>
              <w:tab/>
              <w:delText>Fitch K, Bernstein S, Aguilar M, Burnand B, LaCalle J, Lázaro P, et al. The RAND / UCLA Appropriateness Method User’s Manual [Internet]. Santa Monica, CA: RAND Corporation; 2001. Available from: https://www.rand.org/pubs/monograph_reports/MR1269.html</w:delText>
            </w:r>
          </w:del>
        </w:p>
        <w:p w14:paraId="102ADB12" w14:textId="151DE98D" w:rsidR="005359D1" w:rsidRPr="00537400" w:rsidDel="00CA1723" w:rsidRDefault="005359D1">
          <w:pPr>
            <w:autoSpaceDE w:val="0"/>
            <w:autoSpaceDN w:val="0"/>
            <w:ind w:hanging="640"/>
            <w:divId w:val="574048802"/>
            <w:rPr>
              <w:del w:id="1813" w:author="Ama de Berrio" w:date="2024-06-21T16:17:00Z"/>
              <w:rPrChange w:id="1814" w:author="LINA MARIA PENA ACEVEDO" w:date="2024-06-21T15:41:00Z">
                <w:rPr>
                  <w:del w:id="1815" w:author="Ama de Berrio" w:date="2024-06-21T16:17:00Z"/>
                  <w:lang w:val="en-US"/>
                </w:rPr>
              </w:rPrChange>
            </w:rPr>
          </w:pPr>
          <w:del w:id="1816" w:author="Ama de Berrio" w:date="2024-06-21T16:17:00Z">
            <w:r w:rsidRPr="00976853" w:rsidDel="00CA1723">
              <w:rPr>
                <w:lang w:val="en-US"/>
              </w:rPr>
              <w:delText>89.</w:delText>
            </w:r>
            <w:r w:rsidRPr="00976853" w:rsidDel="00CA1723">
              <w:rPr>
                <w:lang w:val="en-US"/>
              </w:rPr>
              <w:tab/>
              <w:delText xml:space="preserve">Gattrell WT, Logullo P, van Zuuren EJ, Price A, Hughes EL, Blazey P, et al. ACCORD (ACcurate COnsensus Reporting Document): A reporting guideline for consensus methods in biomedicine developed via a modified Delphi. PLoS Med [Internet]. 2024 Jan 23;21(1):e1004326. </w:delText>
            </w:r>
            <w:r w:rsidRPr="00537400" w:rsidDel="00CA1723">
              <w:rPr>
                <w:rPrChange w:id="1817" w:author="LINA MARIA PENA ACEVEDO" w:date="2024-06-21T15:41:00Z">
                  <w:rPr>
                    <w:lang w:val="en-US"/>
                  </w:rPr>
                </w:rPrChange>
              </w:rPr>
              <w:delText>Available from: http://dx.doi.org/10.1371/journal.pmed.1004326</w:delText>
            </w:r>
          </w:del>
        </w:p>
        <w:p w14:paraId="57230892" w14:textId="3E36A456" w:rsidR="005359D1" w:rsidRPr="00976853" w:rsidDel="00CA1723" w:rsidRDefault="005359D1">
          <w:pPr>
            <w:autoSpaceDE w:val="0"/>
            <w:autoSpaceDN w:val="0"/>
            <w:ind w:hanging="640"/>
            <w:divId w:val="256057634"/>
            <w:rPr>
              <w:del w:id="1818" w:author="Ama de Berrio" w:date="2024-06-21T16:17:00Z"/>
              <w:lang w:val="en-US"/>
            </w:rPr>
          </w:pPr>
          <w:del w:id="1819" w:author="Ama de Berrio" w:date="2024-06-21T16:17:00Z">
            <w:r w:rsidDel="00CA1723">
              <w:delText>90.</w:delText>
            </w:r>
            <w:r w:rsidDel="00CA1723">
              <w:tab/>
              <w:delText xml:space="preserve">Organización Panamericana de la Salud (OPS). Clasificación estadística internacional de enfermedades y problemas relacionados con la salud - Décima revisión: CIE 10. </w:delText>
            </w:r>
            <w:r w:rsidRPr="00976853" w:rsidDel="00CA1723">
              <w:rPr>
                <w:lang w:val="en-US"/>
              </w:rPr>
              <w:delText>[Internet]. EUA; 1995. Available from: https://ais.paho.org/classifications/chapters/pdf/volume1.pdf</w:delText>
            </w:r>
          </w:del>
        </w:p>
        <w:p w14:paraId="760CAA5E" w14:textId="52EDD33B" w:rsidR="005359D1" w:rsidRPr="00976853" w:rsidDel="00CA1723" w:rsidRDefault="005359D1">
          <w:pPr>
            <w:autoSpaceDE w:val="0"/>
            <w:autoSpaceDN w:val="0"/>
            <w:ind w:hanging="640"/>
            <w:divId w:val="480117221"/>
            <w:rPr>
              <w:del w:id="1820" w:author="Ama de Berrio" w:date="2024-06-21T16:17:00Z"/>
              <w:lang w:val="en-US"/>
            </w:rPr>
          </w:pPr>
          <w:del w:id="1821" w:author="Ama de Berrio" w:date="2024-06-21T16:17:00Z">
            <w:r w:rsidRPr="00976853" w:rsidDel="00CA1723">
              <w:rPr>
                <w:lang w:val="en-US"/>
              </w:rPr>
              <w:delText>91.</w:delText>
            </w:r>
            <w:r w:rsidRPr="00976853" w:rsidDel="00CA1723">
              <w:rPr>
                <w:lang w:val="en-US"/>
              </w:rPr>
              <w:tab/>
              <w:delText>Riley RD, Ensor J, Snell KIE, Harrell FE, Martin GP, Reitsma JB, et al. Calculating the sample size required for developing a clinical prediction model. BMJ [Internet]. 2020 Mar 18;368(March):m441. Available from: https://www.bmj.com/lookup/doi/10.1136/bmj.m441</w:delText>
            </w:r>
          </w:del>
        </w:p>
        <w:p w14:paraId="5EF0D67A" w14:textId="47A693C6" w:rsidR="005359D1" w:rsidRPr="00976853" w:rsidDel="00CA1723" w:rsidRDefault="005359D1">
          <w:pPr>
            <w:autoSpaceDE w:val="0"/>
            <w:autoSpaceDN w:val="0"/>
            <w:ind w:hanging="640"/>
            <w:divId w:val="1180005786"/>
            <w:rPr>
              <w:del w:id="1822" w:author="Ama de Berrio" w:date="2024-06-21T16:17:00Z"/>
              <w:lang w:val="en-US"/>
            </w:rPr>
          </w:pPr>
          <w:del w:id="1823" w:author="Ama de Berrio" w:date="2024-06-21T16:17:00Z">
            <w:r w:rsidRPr="00976853" w:rsidDel="00CA1723">
              <w:rPr>
                <w:lang w:val="en-US"/>
              </w:rPr>
              <w:delText>92.</w:delText>
            </w:r>
            <w:r w:rsidRPr="00976853" w:rsidDel="00CA1723">
              <w:rPr>
                <w:lang w:val="en-US"/>
              </w:rPr>
              <w:tab/>
              <w:delText>Ensor J. Sample Size for Development of a Prediction Model. Package ‘pmsampsize’ [Internet]. 2023. Available from: https://cran.r-project.org/web/packages/pmsampsize/pmsampsize.pdf</w:delText>
            </w:r>
          </w:del>
        </w:p>
        <w:p w14:paraId="5860E9C0" w14:textId="35A1F119" w:rsidR="005359D1" w:rsidRPr="00976853" w:rsidDel="00CA1723" w:rsidRDefault="005359D1">
          <w:pPr>
            <w:autoSpaceDE w:val="0"/>
            <w:autoSpaceDN w:val="0"/>
            <w:ind w:hanging="640"/>
            <w:divId w:val="1342244057"/>
            <w:rPr>
              <w:del w:id="1824" w:author="Ama de Berrio" w:date="2024-06-21T16:17:00Z"/>
              <w:lang w:val="en-US"/>
            </w:rPr>
          </w:pPr>
          <w:del w:id="1825" w:author="Ama de Berrio" w:date="2024-06-21T16:17:00Z">
            <w:r w:rsidRPr="00976853" w:rsidDel="00CA1723">
              <w:rPr>
                <w:lang w:val="en-US"/>
              </w:rPr>
              <w:delText>93.</w:delText>
            </w:r>
            <w:r w:rsidRPr="00976853" w:rsidDel="00CA1723">
              <w:rPr>
                <w:lang w:val="en-US"/>
              </w:rPr>
              <w:tab/>
              <w:delText>Ebrahimi-Kalan M, Jebai R, Zarafshan E, Bursac Z. Distinction between two statistical terms: multivariable and multivariate logistic regression. Nicotine &amp; Tobacco Research [Internet]. 2021 Aug 4;23(8):1446–7. Available from: https://academic.oup.com/ntr/article/23/8/1446/5812038</w:delText>
            </w:r>
          </w:del>
        </w:p>
        <w:p w14:paraId="18F44604" w14:textId="6605F7F1" w:rsidR="005359D1" w:rsidRPr="00976853" w:rsidDel="00CA1723" w:rsidRDefault="005359D1">
          <w:pPr>
            <w:autoSpaceDE w:val="0"/>
            <w:autoSpaceDN w:val="0"/>
            <w:ind w:hanging="640"/>
            <w:divId w:val="2074426985"/>
            <w:rPr>
              <w:del w:id="1826" w:author="Ama de Berrio" w:date="2024-06-21T16:17:00Z"/>
              <w:lang w:val="en-US"/>
            </w:rPr>
          </w:pPr>
          <w:del w:id="1827" w:author="Ama de Berrio" w:date="2024-06-21T16:17:00Z">
            <w:r w:rsidRPr="00976853" w:rsidDel="00CA1723">
              <w:rPr>
                <w:lang w:val="en-US"/>
              </w:rPr>
              <w:delText>94.</w:delText>
            </w:r>
            <w:r w:rsidRPr="00976853" w:rsidDel="00CA1723">
              <w:rPr>
                <w:lang w:val="en-US"/>
              </w:rPr>
              <w:tab/>
              <w:delText>Staffa SJ, Zurakowski D. Statistical Development and Validation of Clinical Prediction Models. Anesthesiology [Internet]. 2021 Sep 1;135(3):396–405. Available from: https://pubs.asahq.org/anesthesiology/article/135/3/396/116300/Statistical-Development-and-Validation-of-Clinical</w:delText>
            </w:r>
          </w:del>
        </w:p>
        <w:p w14:paraId="6E2EC411" w14:textId="10706044" w:rsidR="005359D1" w:rsidRPr="00976853" w:rsidDel="00CA1723" w:rsidRDefault="005359D1">
          <w:pPr>
            <w:autoSpaceDE w:val="0"/>
            <w:autoSpaceDN w:val="0"/>
            <w:ind w:hanging="640"/>
            <w:divId w:val="1827668927"/>
            <w:rPr>
              <w:del w:id="1828" w:author="Ama de Berrio" w:date="2024-06-21T16:17:00Z"/>
              <w:lang w:val="en-US"/>
            </w:rPr>
          </w:pPr>
          <w:del w:id="1829" w:author="Ama de Berrio" w:date="2024-06-21T16:17:00Z">
            <w:r w:rsidRPr="00976853" w:rsidDel="00CA1723">
              <w:rPr>
                <w:lang w:val="en-US"/>
              </w:rPr>
              <w:delText>95.</w:delText>
            </w:r>
            <w:r w:rsidRPr="00976853" w:rsidDel="00CA1723">
              <w:rPr>
                <w:lang w:val="en-US"/>
              </w:rPr>
              <w:tab/>
              <w:delText xml:space="preserve">Riley RD, Snell KIE, Ensor J, Burke DL, Harrell FE, Moons KGM, et al. Minimum sample size for developing a multivariable prediction model: PART II - binary and time-to-event outcomes. Stat Med. 2019;38(7):1276–96. </w:delText>
            </w:r>
          </w:del>
        </w:p>
        <w:p w14:paraId="1324BE5C" w14:textId="558EDEF2" w:rsidR="005359D1" w:rsidRPr="00976853" w:rsidDel="00CA1723" w:rsidRDefault="005359D1">
          <w:pPr>
            <w:autoSpaceDE w:val="0"/>
            <w:autoSpaceDN w:val="0"/>
            <w:ind w:hanging="640"/>
            <w:divId w:val="1169564991"/>
            <w:rPr>
              <w:del w:id="1830" w:author="Ama de Berrio" w:date="2024-06-21T16:17:00Z"/>
              <w:lang w:val="en-US"/>
            </w:rPr>
          </w:pPr>
          <w:del w:id="1831" w:author="Ama de Berrio" w:date="2024-06-21T16:17:00Z">
            <w:r w:rsidRPr="00976853" w:rsidDel="00CA1723">
              <w:rPr>
                <w:lang w:val="en-US"/>
              </w:rPr>
              <w:delText>96.</w:delText>
            </w:r>
            <w:r w:rsidRPr="00976853" w:rsidDel="00CA1723">
              <w:rPr>
                <w:lang w:val="en-US"/>
              </w:rPr>
              <w:tab/>
              <w:delText>Collins GS, Dhiman P, Ma J, Schlussel MM, Archer L, Van Calster B, et al. Evaluation of clinical prediction models (part 1): from development to external validation. BMJ [Internet]. 2024 Jan 8;(part 1):e074819. Available from: https://www.bmj.com/lookup/doi/10.1136/bmj-2023-074819</w:delText>
            </w:r>
          </w:del>
        </w:p>
        <w:p w14:paraId="03A77E68" w14:textId="0FC63043" w:rsidR="005359D1" w:rsidRPr="00976853" w:rsidDel="00CA1723" w:rsidRDefault="005359D1">
          <w:pPr>
            <w:autoSpaceDE w:val="0"/>
            <w:autoSpaceDN w:val="0"/>
            <w:ind w:hanging="640"/>
            <w:divId w:val="1936939336"/>
            <w:rPr>
              <w:del w:id="1832" w:author="Ama de Berrio" w:date="2024-06-21T16:17:00Z"/>
              <w:lang w:val="en-US"/>
            </w:rPr>
          </w:pPr>
          <w:del w:id="1833" w:author="Ama de Berrio" w:date="2024-06-21T16:17:00Z">
            <w:r w:rsidRPr="00976853" w:rsidDel="00CA1723">
              <w:rPr>
                <w:lang w:val="en-US"/>
              </w:rPr>
              <w:delText>97.</w:delText>
            </w:r>
            <w:r w:rsidRPr="00976853" w:rsidDel="00CA1723">
              <w:rPr>
                <w:lang w:val="en-US"/>
              </w:rPr>
              <w:tab/>
              <w:delText>Harrell Jr F. Regression Modeling Strategies - Package ‘rms’ [Internet]. 2024. Available from: https://cran.r-project.org/web/packages/rms/rms.pdf</w:delText>
            </w:r>
          </w:del>
        </w:p>
        <w:p w14:paraId="4BA90AFC" w14:textId="57D8CD77" w:rsidR="005359D1" w:rsidRPr="00976853" w:rsidDel="00CA1723" w:rsidRDefault="005359D1">
          <w:pPr>
            <w:autoSpaceDE w:val="0"/>
            <w:autoSpaceDN w:val="0"/>
            <w:ind w:hanging="640"/>
            <w:divId w:val="1060595393"/>
            <w:rPr>
              <w:del w:id="1834" w:author="Ama de Berrio" w:date="2024-06-21T16:17:00Z"/>
              <w:lang w:val="en-US"/>
            </w:rPr>
          </w:pPr>
          <w:del w:id="1835" w:author="Ama de Berrio" w:date="2024-06-21T16:17:00Z">
            <w:r w:rsidRPr="00976853" w:rsidDel="00CA1723">
              <w:rPr>
                <w:lang w:val="en-US"/>
              </w:rPr>
              <w:delText>98.</w:delText>
            </w:r>
            <w:r w:rsidRPr="00976853" w:rsidDel="00CA1723">
              <w:rPr>
                <w:lang w:val="en-US"/>
              </w:rPr>
              <w:tab/>
              <w:delText>Leckman J, Sholomskas M, Thompson W, Belanger A, Weissman M. Best Estimate of Lifetime Psychiatric Diagnosis. Archio Gen Psychiatry [Internet]. 1982 Aug 1;39(8):879–83. Available from: http://archpsyc.jamanetwork.com/article.aspx?doi=10.1001/archpsyc.1982.04290080001001</w:delText>
            </w:r>
          </w:del>
        </w:p>
        <w:p w14:paraId="2F175005" w14:textId="012B1069" w:rsidR="005359D1" w:rsidRPr="00976853" w:rsidDel="00CA1723" w:rsidRDefault="005359D1">
          <w:pPr>
            <w:autoSpaceDE w:val="0"/>
            <w:autoSpaceDN w:val="0"/>
            <w:ind w:hanging="640"/>
            <w:divId w:val="654143175"/>
            <w:rPr>
              <w:del w:id="1836" w:author="Ama de Berrio" w:date="2024-06-21T16:17:00Z"/>
              <w:lang w:val="en-US"/>
            </w:rPr>
          </w:pPr>
          <w:del w:id="1837" w:author="Ama de Berrio" w:date="2024-06-21T16:17:00Z">
            <w:r w:rsidRPr="00976853" w:rsidDel="00CA1723">
              <w:rPr>
                <w:lang w:val="en-US"/>
              </w:rPr>
              <w:delText>99.</w:delText>
            </w:r>
            <w:r w:rsidRPr="00976853" w:rsidDel="00CA1723">
              <w:rPr>
                <w:lang w:val="en-US"/>
              </w:rPr>
              <w:tab/>
              <w:delText>Snell KIE, Archer L, Ensor J, Bonnett LJ, Debray TPA, Phillips B, et al. External validation of clinical prediction models: simulation-based sample size calculations were more reliable than rules-of-thumb. J Clin Epidemiol [Internet]. 2021 Jul;135:79–89. Available from: https://doi.org/10.1016/j.jclinepi.2021.02.011</w:delText>
            </w:r>
          </w:del>
        </w:p>
        <w:p w14:paraId="2C65ADEE" w14:textId="51F46F8C" w:rsidR="005359D1" w:rsidRPr="00976853" w:rsidDel="00CA1723" w:rsidRDefault="005359D1">
          <w:pPr>
            <w:autoSpaceDE w:val="0"/>
            <w:autoSpaceDN w:val="0"/>
            <w:ind w:hanging="640"/>
            <w:divId w:val="1598975809"/>
            <w:rPr>
              <w:del w:id="1838" w:author="Ama de Berrio" w:date="2024-06-21T16:17:00Z"/>
              <w:lang w:val="en-US"/>
            </w:rPr>
          </w:pPr>
          <w:del w:id="1839" w:author="Ama de Berrio" w:date="2024-06-21T16:17:00Z">
            <w:r w:rsidRPr="00976853" w:rsidDel="00CA1723">
              <w:rPr>
                <w:lang w:val="en-US"/>
              </w:rPr>
              <w:delText>100.</w:delText>
            </w:r>
            <w:r w:rsidRPr="00976853" w:rsidDel="00CA1723">
              <w:rPr>
                <w:lang w:val="en-US"/>
              </w:rPr>
              <w:tab/>
              <w:delText>Collins GS, Reitsma JB, Altman DG, Moons KGM. Transparent reporting of a multivariable prediction model for individual prognosis or diagnosis (TRIPOD): the TRIPOD Statement. Eur J Clin Invest [Internet]. 2015 Feb 5;45(2):204–14. Available from: https://onlinelibrary.wiley.com/doi/10.1111/eci.12376</w:delText>
            </w:r>
          </w:del>
        </w:p>
        <w:p w14:paraId="53CE3C55" w14:textId="7758D240" w:rsidR="005359D1" w:rsidDel="00CA1723" w:rsidRDefault="005359D1">
          <w:pPr>
            <w:autoSpaceDE w:val="0"/>
            <w:autoSpaceDN w:val="0"/>
            <w:ind w:hanging="640"/>
            <w:divId w:val="1256091425"/>
            <w:rPr>
              <w:del w:id="1840" w:author="Ama de Berrio" w:date="2024-06-21T16:17:00Z"/>
            </w:rPr>
          </w:pPr>
          <w:del w:id="1841" w:author="Ama de Berrio" w:date="2024-06-21T16:17:00Z">
            <w:r w:rsidDel="00CA1723">
              <w:delText>101.</w:delText>
            </w:r>
            <w:r w:rsidDel="00CA1723">
              <w:tab/>
              <w:delText>Ministerio de Salud de Colombia. Resolución N</w:delText>
            </w:r>
            <w:r w:rsidDel="00CA1723">
              <w:rPr>
                <w:vertAlign w:val="superscript"/>
              </w:rPr>
              <w:delText>o</w:delText>
            </w:r>
            <w:r w:rsidDel="00CA1723">
              <w:delText xml:space="preserve"> 008430 del 4 de Octubre de 1993. </w:delText>
            </w:r>
          </w:del>
          <w:ins w:id="1842" w:author="lina peña" w:date="2024-06-21T10:28:00Z">
            <w:del w:id="1843" w:author="Ama de Berrio" w:date="2024-06-21T16:17:00Z">
              <w:r w:rsidR="00047E92" w:rsidDel="00CA1723">
                <w:delText>República</w:delText>
              </w:r>
            </w:del>
          </w:ins>
          <w:del w:id="1844" w:author="Ama de Berrio" w:date="2024-06-21T16:17:00Z">
            <w:r w:rsidDel="00CA1723">
              <w:delText xml:space="preserve"> de Colombia; 1993. </w:delText>
            </w:r>
          </w:del>
        </w:p>
        <w:p w14:paraId="48549FFD" w14:textId="2586C85A" w:rsidR="00C45B91" w:rsidRPr="00A902B2" w:rsidRDefault="005359D1">
          <w:pPr>
            <w:rPr>
              <w:rFonts w:cstheme="majorHAnsi"/>
            </w:rPr>
          </w:pPr>
          <w:del w:id="1845" w:author="Ama de Berrio" w:date="2024-06-21T16:17:00Z">
            <w:r w:rsidDel="00CA1723">
              <w:delText> </w:delText>
            </w:r>
          </w:del>
        </w:p>
      </w:sdtContent>
    </w:sdt>
    <w:p w14:paraId="5602A560" w14:textId="745DF50E" w:rsidR="00520673" w:rsidRPr="00A902B2" w:rsidRDefault="00520673">
      <w:pPr>
        <w:rPr>
          <w:rFonts w:cstheme="majorHAnsi"/>
          <w:b/>
          <w:lang w:val="en-US"/>
        </w:rPr>
      </w:pPr>
      <w:r w:rsidRPr="00A902B2">
        <w:rPr>
          <w:rFonts w:cstheme="majorHAnsi"/>
          <w:b/>
          <w:lang w:val="en-US"/>
        </w:rPr>
        <w:br w:type="page"/>
      </w:r>
    </w:p>
    <w:p w14:paraId="7DB5466E" w14:textId="77777777" w:rsidR="00FF0DD6" w:rsidRPr="00A902B2" w:rsidRDefault="00622019" w:rsidP="00B46E99">
      <w:pPr>
        <w:pStyle w:val="Ttulo1"/>
      </w:pPr>
      <w:bookmarkStart w:id="1846" w:name="_Toc163663862"/>
      <w:r w:rsidRPr="00A902B2">
        <w:lastRenderedPageBreak/>
        <w:t xml:space="preserve">ANEXO 1. </w:t>
      </w:r>
      <w:r w:rsidR="00FF0DD6" w:rsidRPr="00A902B2">
        <w:t>ESTRATEGIA DE BUSQUEDA EN EL MEDLINE</w:t>
      </w:r>
      <w:bookmarkEnd w:id="1846"/>
    </w:p>
    <w:p w14:paraId="371AF694" w14:textId="6BA0B20F" w:rsidR="005773F0" w:rsidRDefault="005773F0" w:rsidP="00B46E99">
      <w:pPr>
        <w:pStyle w:val="Ttulo1"/>
      </w:pPr>
    </w:p>
    <w:p w14:paraId="3A8A71D0" w14:textId="461C529B" w:rsidR="00520673" w:rsidRPr="00A902B2" w:rsidRDefault="00EB1F8F" w:rsidP="00B46E99">
      <w:pPr>
        <w:pStyle w:val="Ttulo1"/>
      </w:pPr>
      <w:r w:rsidRPr="00EB1F8F">
        <w:rPr>
          <w:noProof/>
        </w:rPr>
        <w:drawing>
          <wp:inline distT="0" distB="0" distL="0" distR="0" wp14:anchorId="02D3B472" wp14:editId="0EBE386F">
            <wp:extent cx="5281930" cy="7315200"/>
            <wp:effectExtent l="0" t="0" r="1270" b="0"/>
            <wp:docPr id="2" name="Imagen 1">
              <a:extLst xmlns:a="http://schemas.openxmlformats.org/drawingml/2006/main">
                <a:ext uri="{FF2B5EF4-FFF2-40B4-BE49-F238E27FC236}">
                  <a16:creationId xmlns:a16="http://schemas.microsoft.com/office/drawing/2014/main" id="{7238DA6B-9E39-1E27-5E83-2E5C3E9ABE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7238DA6B-9E39-1E27-5E83-2E5C3E9ABEED}"/>
                        </a:ext>
                      </a:extLst>
                    </pic:cNvPr>
                    <pic:cNvPicPr>
                      <a:picLocks noChangeAspect="1"/>
                    </pic:cNvPicPr>
                  </pic:nvPicPr>
                  <pic:blipFill>
                    <a:blip r:embed="rId13"/>
                    <a:stretch>
                      <a:fillRect/>
                    </a:stretch>
                  </pic:blipFill>
                  <pic:spPr>
                    <a:xfrm>
                      <a:off x="0" y="0"/>
                      <a:ext cx="5281930" cy="7315200"/>
                    </a:xfrm>
                    <a:prstGeom prst="rect">
                      <a:avLst/>
                    </a:prstGeom>
                  </pic:spPr>
                </pic:pic>
              </a:graphicData>
            </a:graphic>
          </wp:inline>
        </w:drawing>
      </w:r>
      <w:r w:rsidR="005773F0">
        <w:br w:type="page"/>
      </w:r>
      <w:bookmarkStart w:id="1847" w:name="_Toc163663863"/>
      <w:r w:rsidR="00520673" w:rsidRPr="00A902B2">
        <w:lastRenderedPageBreak/>
        <w:t xml:space="preserve">ANEXO </w:t>
      </w:r>
      <w:r w:rsidR="00622019" w:rsidRPr="00A902B2">
        <w:t>2</w:t>
      </w:r>
      <w:r w:rsidR="00520673" w:rsidRPr="00A902B2">
        <w:t>. CONSENTIMIENTO INFORMADO</w:t>
      </w:r>
      <w:bookmarkEnd w:id="1847"/>
    </w:p>
    <w:p w14:paraId="22A641EA" w14:textId="77777777" w:rsidR="00520673" w:rsidRPr="00A902B2" w:rsidRDefault="00520673" w:rsidP="005643B0">
      <w:pPr>
        <w:widowControl w:val="0"/>
        <w:autoSpaceDE w:val="0"/>
        <w:autoSpaceDN w:val="0"/>
        <w:adjustRightInd w:val="0"/>
        <w:spacing w:after="200"/>
        <w:ind w:left="640" w:hanging="640"/>
        <w:rPr>
          <w:rFonts w:cstheme="majorHAnsi"/>
          <w:b/>
        </w:rPr>
      </w:pPr>
    </w:p>
    <w:p w14:paraId="54DAB6DE" w14:textId="57157204" w:rsidR="00E007E9" w:rsidRPr="00A902B2" w:rsidRDefault="00E007E9" w:rsidP="00E007E9">
      <w:pPr>
        <w:widowControl w:val="0"/>
        <w:autoSpaceDE w:val="0"/>
        <w:autoSpaceDN w:val="0"/>
        <w:adjustRightInd w:val="0"/>
        <w:spacing w:after="200"/>
        <w:ind w:left="640" w:hanging="640"/>
        <w:rPr>
          <w:rFonts w:cstheme="majorHAnsi"/>
          <w:b/>
        </w:rPr>
      </w:pPr>
      <w:r w:rsidRPr="00A902B2">
        <w:rPr>
          <w:rFonts w:cstheme="majorHAnsi"/>
          <w:b/>
        </w:rPr>
        <w:t>Nombre del paciente: ___________________________________</w:t>
      </w:r>
    </w:p>
    <w:p w14:paraId="6F3A8B2A" w14:textId="77777777" w:rsidR="00520673" w:rsidRPr="00A902B2" w:rsidRDefault="00520673" w:rsidP="00520673">
      <w:pPr>
        <w:jc w:val="both"/>
        <w:rPr>
          <w:rFonts w:eastAsia="Arial" w:cstheme="majorHAnsi"/>
          <w:sz w:val="20"/>
          <w:szCs w:val="20"/>
        </w:rPr>
      </w:pPr>
      <w:bookmarkStart w:id="1848" w:name="_gjdgxs" w:colFirst="0" w:colLast="0"/>
      <w:bookmarkEnd w:id="1848"/>
      <w:r w:rsidRPr="00A902B2">
        <w:rPr>
          <w:rFonts w:eastAsia="Arial" w:cstheme="majorHAnsi"/>
          <w:sz w:val="20"/>
          <w:szCs w:val="20"/>
        </w:rPr>
        <w:t>Fuentes: Declaración de Helsinki 2002, Resolución 008430 de 1993 del Ministerio Nacional de Salud, Normas éticas internacionales para la investigación en humanos.  Decreto 2378 de 2008.</w:t>
      </w:r>
    </w:p>
    <w:p w14:paraId="7E13CD8C" w14:textId="77777777" w:rsidR="00520673" w:rsidRPr="00A902B2" w:rsidRDefault="00520673" w:rsidP="00520673">
      <w:pPr>
        <w:jc w:val="both"/>
        <w:rPr>
          <w:rFonts w:eastAsia="Arial" w:cstheme="majorHAnsi"/>
          <w:b/>
          <w:sz w:val="20"/>
          <w:szCs w:val="20"/>
        </w:rPr>
      </w:pPr>
    </w:p>
    <w:p w14:paraId="33F9AEE3" w14:textId="76D9014D" w:rsidR="00520673" w:rsidRPr="00A902B2" w:rsidRDefault="00520673" w:rsidP="00520673">
      <w:pPr>
        <w:jc w:val="both"/>
        <w:rPr>
          <w:rFonts w:eastAsia="Arial" w:cstheme="majorHAnsi"/>
          <w:sz w:val="20"/>
          <w:szCs w:val="20"/>
        </w:rPr>
      </w:pPr>
      <w:r w:rsidRPr="00A902B2">
        <w:rPr>
          <w:rFonts w:eastAsia="Arial" w:cstheme="majorHAnsi"/>
          <w:b/>
          <w:sz w:val="20"/>
          <w:szCs w:val="20"/>
        </w:rPr>
        <w:t>Título del proyecto</w:t>
      </w:r>
      <w:r w:rsidRPr="00A902B2">
        <w:rPr>
          <w:rFonts w:eastAsia="Arial" w:cstheme="majorHAnsi"/>
          <w:sz w:val="20"/>
          <w:szCs w:val="20"/>
        </w:rPr>
        <w:t xml:space="preserve">. </w:t>
      </w:r>
      <w:r w:rsidRPr="00A902B2">
        <w:rPr>
          <w:rFonts w:cstheme="majorHAnsi"/>
          <w:b/>
          <w:bCs/>
          <w:color w:val="000000"/>
          <w:sz w:val="20"/>
          <w:szCs w:val="20"/>
          <w:lang w:val="es-ES_tradnl"/>
        </w:rPr>
        <w:t>DISEÑO DE UN MODELO DE DIAGNÓSTICO PARA LAS INFECCIONES DE PIEL Y TEJIDOS BLANDOS EN PACIENTES CON MORDEDURA DE SERPIENTES DEL GRUPO BOTHROPS (ACCIDENTE OFÍDICO BOTHRÓPICO).</w:t>
      </w:r>
    </w:p>
    <w:p w14:paraId="074D7723" w14:textId="77777777" w:rsidR="00520673" w:rsidRPr="00A902B2" w:rsidRDefault="00520673" w:rsidP="00520673">
      <w:pPr>
        <w:jc w:val="both"/>
        <w:rPr>
          <w:rFonts w:eastAsia="Arial" w:cstheme="majorHAnsi"/>
          <w:sz w:val="20"/>
          <w:szCs w:val="20"/>
        </w:rPr>
      </w:pPr>
    </w:p>
    <w:p w14:paraId="0CB71236" w14:textId="18C6378A" w:rsidR="00520673" w:rsidRPr="00A902B2" w:rsidRDefault="00520673" w:rsidP="00520673">
      <w:pPr>
        <w:jc w:val="both"/>
        <w:rPr>
          <w:rFonts w:eastAsia="Arial" w:cstheme="majorHAnsi"/>
          <w:sz w:val="20"/>
          <w:szCs w:val="20"/>
        </w:rPr>
      </w:pPr>
      <w:r w:rsidRPr="00A902B2">
        <w:rPr>
          <w:rFonts w:eastAsia="Arial" w:cstheme="majorHAnsi"/>
          <w:sz w:val="20"/>
          <w:szCs w:val="20"/>
        </w:rPr>
        <w:t>Es probable que el presente formulario de consentimiento contenga palabras o conceptos que usted no entienda. Por favor, pídale al médico investigador o a los asistentes del estudio que le expliquen todas las palabras, conceptos o información que no comprenda con claridad. Igualmente, puede realizar todas las preguntas que considere sean necesarias para tomar la decisión, tómese el tiempo necesario para pensar y, si es del caso, consulte a familiares, amigos o personas allegadas que le ayuden a comprender mejor las razones para aceptar su inclusión en la investigación.</w:t>
      </w:r>
    </w:p>
    <w:p w14:paraId="1F2E01D1" w14:textId="77777777" w:rsidR="00520673" w:rsidRPr="00A902B2" w:rsidRDefault="00520673" w:rsidP="00520673">
      <w:pPr>
        <w:jc w:val="both"/>
        <w:rPr>
          <w:rFonts w:eastAsia="Arial" w:cstheme="majorHAnsi"/>
          <w:b/>
          <w:sz w:val="20"/>
          <w:szCs w:val="20"/>
        </w:rPr>
      </w:pPr>
    </w:p>
    <w:p w14:paraId="664249A0" w14:textId="4E188EE0" w:rsidR="00520673" w:rsidRPr="00A902B2" w:rsidRDefault="00520673" w:rsidP="00520673">
      <w:pPr>
        <w:jc w:val="both"/>
        <w:rPr>
          <w:rFonts w:eastAsia="Arial" w:cstheme="majorHAnsi"/>
          <w:sz w:val="20"/>
          <w:szCs w:val="20"/>
        </w:rPr>
      </w:pPr>
      <w:r w:rsidRPr="00A902B2">
        <w:rPr>
          <w:rFonts w:eastAsia="Arial" w:cstheme="majorHAnsi"/>
          <w:b/>
          <w:sz w:val="20"/>
          <w:szCs w:val="20"/>
        </w:rPr>
        <w:t>Identificación de los investigadores</w:t>
      </w:r>
      <w:r w:rsidRPr="00A902B2">
        <w:rPr>
          <w:rFonts w:eastAsia="Arial" w:cstheme="majorHAnsi"/>
          <w:sz w:val="20"/>
          <w:szCs w:val="20"/>
        </w:rPr>
        <w:t xml:space="preserve">. </w:t>
      </w:r>
    </w:p>
    <w:p w14:paraId="1DF263A6" w14:textId="77777777" w:rsidR="00AE1A33" w:rsidRPr="00A902B2" w:rsidRDefault="00AE1A33" w:rsidP="00520673">
      <w:pPr>
        <w:jc w:val="both"/>
        <w:rPr>
          <w:rFonts w:eastAsia="Arial" w:cstheme="majorHAnsi"/>
          <w:sz w:val="20"/>
          <w:szCs w:val="20"/>
        </w:rPr>
      </w:pPr>
    </w:p>
    <w:p w14:paraId="180F7F2E" w14:textId="77777777" w:rsidR="00520673" w:rsidRPr="00A902B2" w:rsidRDefault="00520673" w:rsidP="00520673">
      <w:pPr>
        <w:jc w:val="both"/>
        <w:rPr>
          <w:rFonts w:eastAsia="Arial" w:cstheme="majorHAnsi"/>
          <w:sz w:val="20"/>
          <w:szCs w:val="20"/>
        </w:rPr>
      </w:pPr>
      <w:r w:rsidRPr="00A902B2">
        <w:rPr>
          <w:rFonts w:eastAsia="Arial" w:cstheme="majorHAnsi"/>
          <w:sz w:val="20"/>
          <w:szCs w:val="20"/>
        </w:rPr>
        <w:t>LINA MARIA PEÑA ACEVEDO.</w:t>
      </w:r>
    </w:p>
    <w:p w14:paraId="258ECB73" w14:textId="77777777" w:rsidR="00520673" w:rsidRPr="00A902B2" w:rsidRDefault="00520673" w:rsidP="00520673">
      <w:pPr>
        <w:jc w:val="both"/>
        <w:rPr>
          <w:rFonts w:eastAsia="Arial" w:cstheme="majorHAnsi"/>
          <w:sz w:val="20"/>
          <w:szCs w:val="20"/>
        </w:rPr>
      </w:pPr>
      <w:r w:rsidRPr="00A902B2">
        <w:rPr>
          <w:rFonts w:eastAsia="Arial" w:cstheme="majorHAnsi"/>
          <w:sz w:val="20"/>
          <w:szCs w:val="20"/>
        </w:rPr>
        <w:t xml:space="preserve">Dirección: Carrera 51D # 62 – 29. </w:t>
      </w:r>
    </w:p>
    <w:p w14:paraId="721FB60B" w14:textId="77777777" w:rsidR="00520673" w:rsidRPr="00A902B2" w:rsidRDefault="00520673" w:rsidP="00520673">
      <w:pPr>
        <w:jc w:val="both"/>
        <w:rPr>
          <w:rFonts w:eastAsia="Arial" w:cstheme="majorHAnsi"/>
          <w:sz w:val="20"/>
          <w:szCs w:val="20"/>
        </w:rPr>
      </w:pPr>
      <w:r w:rsidRPr="00A902B2">
        <w:rPr>
          <w:rFonts w:eastAsia="Arial" w:cstheme="majorHAnsi"/>
          <w:sz w:val="20"/>
          <w:szCs w:val="20"/>
        </w:rPr>
        <w:t xml:space="preserve">Teléfonos: 320 6769017 </w:t>
      </w:r>
    </w:p>
    <w:p w14:paraId="4597B7D6" w14:textId="77777777" w:rsidR="00520673" w:rsidRPr="00A902B2" w:rsidRDefault="00520673" w:rsidP="00520673">
      <w:pPr>
        <w:jc w:val="both"/>
        <w:rPr>
          <w:rFonts w:eastAsia="Arial" w:cstheme="majorHAnsi"/>
          <w:sz w:val="20"/>
          <w:szCs w:val="20"/>
        </w:rPr>
      </w:pPr>
      <w:r w:rsidRPr="00A902B2">
        <w:rPr>
          <w:rFonts w:eastAsia="Arial" w:cstheme="majorHAnsi"/>
          <w:sz w:val="20"/>
          <w:szCs w:val="20"/>
        </w:rPr>
        <w:t xml:space="preserve">Correo electrónico: </w:t>
      </w:r>
      <w:hyperlink r:id="rId14" w:history="1">
        <w:r w:rsidRPr="00A902B2">
          <w:rPr>
            <w:rStyle w:val="Hipervnculo"/>
            <w:rFonts w:eastAsia="Arial" w:cstheme="majorHAnsi"/>
            <w:sz w:val="20"/>
            <w:szCs w:val="20"/>
          </w:rPr>
          <w:t>lina.pena@udea.edu.co</w:t>
        </w:r>
      </w:hyperlink>
      <w:r w:rsidRPr="00A902B2">
        <w:rPr>
          <w:rFonts w:eastAsia="Arial" w:cstheme="majorHAnsi"/>
          <w:sz w:val="20"/>
          <w:szCs w:val="20"/>
        </w:rPr>
        <w:t xml:space="preserve"> </w:t>
      </w:r>
    </w:p>
    <w:p w14:paraId="68745FB0" w14:textId="77777777" w:rsidR="00520673" w:rsidRPr="00A902B2" w:rsidRDefault="00520673" w:rsidP="00520673">
      <w:pPr>
        <w:jc w:val="both"/>
        <w:rPr>
          <w:rFonts w:eastAsia="Arial" w:cstheme="majorHAnsi"/>
          <w:sz w:val="20"/>
          <w:szCs w:val="20"/>
        </w:rPr>
      </w:pPr>
      <w:r w:rsidRPr="00A902B2">
        <w:rPr>
          <w:rFonts w:eastAsia="Arial" w:cstheme="majorHAnsi"/>
          <w:sz w:val="20"/>
          <w:szCs w:val="20"/>
        </w:rPr>
        <w:t>Sitio de trabajo: Facultad de Medicina  - Universidad de Antioquia.</w:t>
      </w:r>
    </w:p>
    <w:p w14:paraId="55696911" w14:textId="77777777" w:rsidR="00AE1A33" w:rsidRPr="00A902B2" w:rsidRDefault="00AE1A33" w:rsidP="00520673">
      <w:pPr>
        <w:jc w:val="both"/>
        <w:rPr>
          <w:rFonts w:eastAsia="Arial" w:cstheme="majorHAnsi"/>
          <w:sz w:val="20"/>
          <w:szCs w:val="20"/>
        </w:rPr>
      </w:pPr>
    </w:p>
    <w:p w14:paraId="06DA6458" w14:textId="4CC54ECE" w:rsidR="00AE1A33" w:rsidRPr="00A902B2" w:rsidRDefault="00AE1A33" w:rsidP="00520673">
      <w:pPr>
        <w:jc w:val="both"/>
        <w:rPr>
          <w:rFonts w:eastAsia="Arial" w:cstheme="majorHAnsi"/>
          <w:sz w:val="20"/>
          <w:szCs w:val="20"/>
        </w:rPr>
      </w:pPr>
      <w:r w:rsidRPr="00A902B2">
        <w:rPr>
          <w:rFonts w:eastAsia="Arial" w:cstheme="majorHAnsi"/>
          <w:sz w:val="20"/>
          <w:szCs w:val="20"/>
        </w:rPr>
        <w:t>Investigador 2</w:t>
      </w:r>
      <w:r w:rsidR="006C7F78" w:rsidRPr="00A902B2">
        <w:rPr>
          <w:rFonts w:eastAsia="Arial" w:cstheme="majorHAnsi"/>
          <w:sz w:val="20"/>
          <w:szCs w:val="20"/>
        </w:rPr>
        <w:t>: ________________________________________</w:t>
      </w:r>
    </w:p>
    <w:p w14:paraId="4219D760" w14:textId="77777777" w:rsidR="00AE1A33" w:rsidRPr="00A902B2" w:rsidRDefault="00AE1A33" w:rsidP="00520673">
      <w:pPr>
        <w:jc w:val="both"/>
        <w:rPr>
          <w:rFonts w:eastAsia="Arial" w:cstheme="majorHAnsi"/>
          <w:sz w:val="20"/>
          <w:szCs w:val="20"/>
        </w:rPr>
      </w:pPr>
    </w:p>
    <w:p w14:paraId="3E74BCEF" w14:textId="26E2ADCD" w:rsidR="006C7F78" w:rsidRPr="00A902B2" w:rsidRDefault="00AE1A33" w:rsidP="006C7F78">
      <w:pPr>
        <w:jc w:val="both"/>
        <w:rPr>
          <w:rFonts w:eastAsia="Arial" w:cstheme="majorHAnsi"/>
          <w:sz w:val="20"/>
          <w:szCs w:val="20"/>
        </w:rPr>
      </w:pPr>
      <w:r w:rsidRPr="00A902B2">
        <w:rPr>
          <w:rFonts w:eastAsia="Arial" w:cstheme="majorHAnsi"/>
          <w:sz w:val="20"/>
          <w:szCs w:val="20"/>
        </w:rPr>
        <w:t>Investigador 3</w:t>
      </w:r>
      <w:r w:rsidR="006C7F78" w:rsidRPr="00A902B2">
        <w:rPr>
          <w:rFonts w:eastAsia="Arial" w:cstheme="majorHAnsi"/>
          <w:sz w:val="20"/>
          <w:szCs w:val="20"/>
        </w:rPr>
        <w:t>: ________________________________________</w:t>
      </w:r>
    </w:p>
    <w:p w14:paraId="1F80F8FD" w14:textId="77777777" w:rsidR="006C7F78" w:rsidRPr="00A902B2" w:rsidRDefault="006C7F78" w:rsidP="006C7F78">
      <w:pPr>
        <w:jc w:val="both"/>
        <w:rPr>
          <w:rFonts w:eastAsia="Arial" w:cstheme="majorHAnsi"/>
          <w:sz w:val="20"/>
          <w:szCs w:val="20"/>
        </w:rPr>
      </w:pPr>
    </w:p>
    <w:p w14:paraId="6280F312" w14:textId="77777777" w:rsidR="00AE1A33" w:rsidRPr="00A902B2" w:rsidRDefault="00AE1A33" w:rsidP="00520673">
      <w:pPr>
        <w:jc w:val="both"/>
        <w:rPr>
          <w:rFonts w:eastAsia="Arial" w:cstheme="majorHAnsi"/>
          <w:sz w:val="20"/>
          <w:szCs w:val="20"/>
        </w:rPr>
      </w:pPr>
    </w:p>
    <w:p w14:paraId="05B73C84" w14:textId="77777777" w:rsidR="006C7F78" w:rsidRPr="00A902B2" w:rsidRDefault="00AE1A33" w:rsidP="006C7F78">
      <w:pPr>
        <w:jc w:val="both"/>
        <w:rPr>
          <w:rFonts w:eastAsia="Arial" w:cstheme="majorHAnsi"/>
          <w:sz w:val="20"/>
          <w:szCs w:val="20"/>
        </w:rPr>
      </w:pPr>
      <w:r w:rsidRPr="00A902B2">
        <w:rPr>
          <w:rFonts w:eastAsia="Arial" w:cstheme="majorHAnsi"/>
          <w:sz w:val="20"/>
          <w:szCs w:val="20"/>
        </w:rPr>
        <w:t>Investigador 4</w:t>
      </w:r>
      <w:r w:rsidR="006C7F78" w:rsidRPr="00A902B2">
        <w:rPr>
          <w:rFonts w:eastAsia="Arial" w:cstheme="majorHAnsi"/>
          <w:sz w:val="20"/>
          <w:szCs w:val="20"/>
        </w:rPr>
        <w:t>: ________________________________________</w:t>
      </w:r>
    </w:p>
    <w:p w14:paraId="61994807" w14:textId="77777777" w:rsidR="006C7F78" w:rsidRPr="00A902B2" w:rsidRDefault="006C7F78" w:rsidP="006C7F78">
      <w:pPr>
        <w:jc w:val="both"/>
        <w:rPr>
          <w:rFonts w:eastAsia="Arial" w:cstheme="majorHAnsi"/>
          <w:sz w:val="20"/>
          <w:szCs w:val="20"/>
        </w:rPr>
      </w:pPr>
    </w:p>
    <w:p w14:paraId="41F36022" w14:textId="77777777" w:rsidR="00AE1A33" w:rsidRPr="00A902B2" w:rsidRDefault="00AE1A33" w:rsidP="00520673">
      <w:pPr>
        <w:jc w:val="both"/>
        <w:rPr>
          <w:rFonts w:eastAsia="Arial" w:cstheme="majorHAnsi"/>
          <w:sz w:val="20"/>
          <w:szCs w:val="20"/>
        </w:rPr>
      </w:pPr>
    </w:p>
    <w:p w14:paraId="73873FB0" w14:textId="77777777" w:rsidR="006C7F78" w:rsidRPr="00A902B2" w:rsidRDefault="00AE1A33" w:rsidP="006C7F78">
      <w:pPr>
        <w:jc w:val="both"/>
        <w:rPr>
          <w:rFonts w:eastAsia="Arial" w:cstheme="majorHAnsi"/>
          <w:sz w:val="20"/>
          <w:szCs w:val="20"/>
        </w:rPr>
      </w:pPr>
      <w:r w:rsidRPr="00A902B2">
        <w:rPr>
          <w:rFonts w:eastAsia="Arial" w:cstheme="majorHAnsi"/>
          <w:sz w:val="20"/>
          <w:szCs w:val="20"/>
        </w:rPr>
        <w:t>Investigador 5</w:t>
      </w:r>
      <w:r w:rsidR="006C7F78" w:rsidRPr="00A902B2">
        <w:rPr>
          <w:rFonts w:eastAsia="Arial" w:cstheme="majorHAnsi"/>
          <w:sz w:val="20"/>
          <w:szCs w:val="20"/>
        </w:rPr>
        <w:t>: ________________________________________</w:t>
      </w:r>
    </w:p>
    <w:p w14:paraId="46068758" w14:textId="77777777" w:rsidR="00AE1A33" w:rsidRPr="00A902B2" w:rsidRDefault="00AE1A33" w:rsidP="00520673">
      <w:pPr>
        <w:jc w:val="both"/>
        <w:rPr>
          <w:rFonts w:eastAsia="Arial" w:cstheme="majorHAnsi"/>
          <w:sz w:val="20"/>
          <w:szCs w:val="20"/>
        </w:rPr>
      </w:pPr>
    </w:p>
    <w:p w14:paraId="1038B480" w14:textId="77777777" w:rsidR="00520673" w:rsidRPr="00A902B2" w:rsidRDefault="00520673" w:rsidP="00520673">
      <w:pPr>
        <w:jc w:val="both"/>
        <w:rPr>
          <w:rFonts w:eastAsia="Arial" w:cstheme="majorHAnsi"/>
          <w:b/>
          <w:sz w:val="20"/>
          <w:szCs w:val="20"/>
        </w:rPr>
      </w:pPr>
    </w:p>
    <w:p w14:paraId="5387BFB3" w14:textId="4E9A4AE9" w:rsidR="00520673" w:rsidRPr="00A902B2" w:rsidRDefault="00520673" w:rsidP="00520673">
      <w:pPr>
        <w:jc w:val="both"/>
        <w:rPr>
          <w:rFonts w:eastAsia="Arial" w:cstheme="majorHAnsi"/>
          <w:b/>
          <w:sz w:val="20"/>
          <w:szCs w:val="20"/>
        </w:rPr>
      </w:pPr>
      <w:r w:rsidRPr="00A902B2">
        <w:rPr>
          <w:rFonts w:eastAsia="Arial" w:cstheme="majorHAnsi"/>
          <w:b/>
          <w:sz w:val="20"/>
          <w:szCs w:val="20"/>
        </w:rPr>
        <w:t>Sitio donde se llevará a cabo el estudio.</w:t>
      </w:r>
    </w:p>
    <w:p w14:paraId="533B0188" w14:textId="77777777" w:rsidR="006C7F78" w:rsidRPr="00A902B2" w:rsidRDefault="00520673" w:rsidP="006C7F78">
      <w:pPr>
        <w:jc w:val="both"/>
        <w:rPr>
          <w:rFonts w:eastAsia="Arial" w:cstheme="majorHAnsi"/>
          <w:sz w:val="20"/>
          <w:szCs w:val="20"/>
          <w:lang w:val="en-US"/>
        </w:rPr>
      </w:pPr>
      <w:r w:rsidRPr="00A902B2">
        <w:rPr>
          <w:rFonts w:eastAsia="Arial" w:cstheme="majorHAnsi"/>
          <w:bCs/>
          <w:sz w:val="20"/>
          <w:szCs w:val="20"/>
          <w:lang w:val="en-US"/>
        </w:rPr>
        <w:t>Hospital #1</w:t>
      </w:r>
      <w:r w:rsidR="006C7F78" w:rsidRPr="00A902B2">
        <w:rPr>
          <w:rFonts w:eastAsia="Arial" w:cstheme="majorHAnsi"/>
          <w:sz w:val="20"/>
          <w:szCs w:val="20"/>
          <w:lang w:val="en-US"/>
        </w:rPr>
        <w:t>: ________________________________________</w:t>
      </w:r>
    </w:p>
    <w:p w14:paraId="19D20AEC" w14:textId="4EAFFF99" w:rsidR="00520673" w:rsidRPr="00A902B2" w:rsidRDefault="00520673" w:rsidP="00520673">
      <w:pPr>
        <w:jc w:val="both"/>
        <w:rPr>
          <w:rFonts w:eastAsia="Arial" w:cstheme="majorHAnsi"/>
          <w:bCs/>
          <w:sz w:val="20"/>
          <w:szCs w:val="20"/>
          <w:lang w:val="en-US"/>
        </w:rPr>
      </w:pPr>
    </w:p>
    <w:p w14:paraId="37E1FB3A" w14:textId="77777777" w:rsidR="006C7F78" w:rsidRPr="00A902B2" w:rsidRDefault="00520673" w:rsidP="006C7F78">
      <w:pPr>
        <w:jc w:val="both"/>
        <w:rPr>
          <w:rFonts w:eastAsia="Arial" w:cstheme="majorHAnsi"/>
          <w:sz w:val="20"/>
          <w:szCs w:val="20"/>
          <w:lang w:val="en-US"/>
        </w:rPr>
      </w:pPr>
      <w:r w:rsidRPr="00A902B2">
        <w:rPr>
          <w:rFonts w:eastAsia="Arial" w:cstheme="majorHAnsi"/>
          <w:bCs/>
          <w:sz w:val="20"/>
          <w:szCs w:val="20"/>
          <w:lang w:val="en-US"/>
        </w:rPr>
        <w:t>Hospital #2</w:t>
      </w:r>
      <w:r w:rsidR="006C7F78" w:rsidRPr="00A902B2">
        <w:rPr>
          <w:rFonts w:eastAsia="Arial" w:cstheme="majorHAnsi"/>
          <w:sz w:val="20"/>
          <w:szCs w:val="20"/>
          <w:lang w:val="en-US"/>
        </w:rPr>
        <w:t>: ________________________________________</w:t>
      </w:r>
    </w:p>
    <w:p w14:paraId="29F9D1DC" w14:textId="50ED5E95" w:rsidR="00520673" w:rsidRPr="00A902B2" w:rsidRDefault="00520673" w:rsidP="00520673">
      <w:pPr>
        <w:jc w:val="both"/>
        <w:rPr>
          <w:rFonts w:eastAsia="Arial" w:cstheme="majorHAnsi"/>
          <w:bCs/>
          <w:sz w:val="20"/>
          <w:szCs w:val="20"/>
          <w:lang w:val="en-US"/>
        </w:rPr>
      </w:pPr>
    </w:p>
    <w:p w14:paraId="7A95059D" w14:textId="77777777" w:rsidR="006C7F78" w:rsidRPr="00A902B2" w:rsidRDefault="00520673" w:rsidP="006C7F78">
      <w:pPr>
        <w:jc w:val="both"/>
        <w:rPr>
          <w:rFonts w:eastAsia="Arial" w:cstheme="majorHAnsi"/>
          <w:sz w:val="20"/>
          <w:szCs w:val="20"/>
          <w:lang w:val="en-US"/>
        </w:rPr>
      </w:pPr>
      <w:r w:rsidRPr="00A902B2">
        <w:rPr>
          <w:rFonts w:eastAsia="Arial" w:cstheme="majorHAnsi"/>
          <w:bCs/>
          <w:sz w:val="20"/>
          <w:szCs w:val="20"/>
          <w:lang w:val="en-US"/>
        </w:rPr>
        <w:t>Hospital #3</w:t>
      </w:r>
      <w:r w:rsidR="006C7F78" w:rsidRPr="00A902B2">
        <w:rPr>
          <w:rFonts w:eastAsia="Arial" w:cstheme="majorHAnsi"/>
          <w:sz w:val="20"/>
          <w:szCs w:val="20"/>
          <w:lang w:val="en-US"/>
        </w:rPr>
        <w:t>: ________________________________________</w:t>
      </w:r>
    </w:p>
    <w:p w14:paraId="6FF49B64" w14:textId="3D525757" w:rsidR="00520673" w:rsidRPr="00A902B2" w:rsidRDefault="00520673" w:rsidP="00520673">
      <w:pPr>
        <w:jc w:val="both"/>
        <w:rPr>
          <w:rFonts w:eastAsia="Arial" w:cstheme="majorHAnsi"/>
          <w:bCs/>
          <w:sz w:val="20"/>
          <w:szCs w:val="20"/>
          <w:lang w:val="en-US"/>
        </w:rPr>
      </w:pPr>
    </w:p>
    <w:p w14:paraId="69FBACEA" w14:textId="77777777" w:rsidR="006C7F78" w:rsidRPr="00A902B2" w:rsidRDefault="00520673" w:rsidP="006C7F78">
      <w:pPr>
        <w:jc w:val="both"/>
        <w:rPr>
          <w:rFonts w:eastAsia="Arial" w:cstheme="majorHAnsi"/>
          <w:sz w:val="20"/>
          <w:szCs w:val="20"/>
          <w:lang w:val="en-US"/>
        </w:rPr>
      </w:pPr>
      <w:r w:rsidRPr="00A902B2">
        <w:rPr>
          <w:rFonts w:eastAsia="Arial" w:cstheme="majorHAnsi"/>
          <w:bCs/>
          <w:sz w:val="20"/>
          <w:szCs w:val="20"/>
          <w:lang w:val="en-US"/>
        </w:rPr>
        <w:t>Hospital #4</w:t>
      </w:r>
      <w:r w:rsidR="006C7F78" w:rsidRPr="00A902B2">
        <w:rPr>
          <w:rFonts w:eastAsia="Arial" w:cstheme="majorHAnsi"/>
          <w:sz w:val="20"/>
          <w:szCs w:val="20"/>
          <w:lang w:val="en-US"/>
        </w:rPr>
        <w:t>: ________________________________________</w:t>
      </w:r>
    </w:p>
    <w:p w14:paraId="15FA4D8E" w14:textId="1AED7CF3" w:rsidR="00520673" w:rsidRPr="00A902B2" w:rsidRDefault="00520673" w:rsidP="00520673">
      <w:pPr>
        <w:jc w:val="both"/>
        <w:rPr>
          <w:rFonts w:eastAsia="Arial" w:cstheme="majorHAnsi"/>
          <w:bCs/>
          <w:sz w:val="20"/>
          <w:szCs w:val="20"/>
          <w:lang w:val="en-US"/>
        </w:rPr>
      </w:pPr>
    </w:p>
    <w:p w14:paraId="73F0C7C5" w14:textId="77777777" w:rsidR="006C7F78" w:rsidRPr="00A902B2" w:rsidRDefault="00520673" w:rsidP="006C7F78">
      <w:pPr>
        <w:jc w:val="both"/>
        <w:rPr>
          <w:rFonts w:eastAsia="Arial" w:cstheme="majorHAnsi"/>
          <w:sz w:val="20"/>
          <w:szCs w:val="20"/>
          <w:lang w:val="en-US"/>
        </w:rPr>
      </w:pPr>
      <w:r w:rsidRPr="00A902B2">
        <w:rPr>
          <w:rFonts w:eastAsia="Arial" w:cstheme="majorHAnsi"/>
          <w:bCs/>
          <w:sz w:val="20"/>
          <w:szCs w:val="20"/>
          <w:lang w:val="en-US"/>
        </w:rPr>
        <w:t>Hospital #5</w:t>
      </w:r>
      <w:r w:rsidR="006C7F78" w:rsidRPr="00A902B2">
        <w:rPr>
          <w:rFonts w:eastAsia="Arial" w:cstheme="majorHAnsi"/>
          <w:sz w:val="20"/>
          <w:szCs w:val="20"/>
          <w:lang w:val="en-US"/>
        </w:rPr>
        <w:t>: ________________________________________</w:t>
      </w:r>
    </w:p>
    <w:p w14:paraId="535AD15E" w14:textId="23DF2FAD" w:rsidR="00520673" w:rsidRPr="00A902B2" w:rsidRDefault="00520673" w:rsidP="00520673">
      <w:pPr>
        <w:jc w:val="both"/>
        <w:rPr>
          <w:rFonts w:eastAsia="Arial" w:cstheme="majorHAnsi"/>
          <w:bCs/>
          <w:sz w:val="20"/>
          <w:szCs w:val="20"/>
          <w:lang w:val="en-US"/>
        </w:rPr>
      </w:pPr>
    </w:p>
    <w:p w14:paraId="3840391C" w14:textId="77777777" w:rsidR="00520673" w:rsidRPr="00A902B2" w:rsidRDefault="00520673" w:rsidP="00520673">
      <w:pPr>
        <w:jc w:val="both"/>
        <w:rPr>
          <w:rFonts w:eastAsia="Arial" w:cstheme="majorHAnsi"/>
          <w:b/>
          <w:sz w:val="20"/>
          <w:szCs w:val="20"/>
          <w:lang w:val="en-US"/>
        </w:rPr>
      </w:pPr>
    </w:p>
    <w:p w14:paraId="3E7E0EBD" w14:textId="15C817A8" w:rsidR="00520673" w:rsidRPr="00A902B2" w:rsidRDefault="00520673" w:rsidP="00520673">
      <w:pPr>
        <w:jc w:val="both"/>
        <w:rPr>
          <w:rFonts w:eastAsia="Arial" w:cstheme="majorHAnsi"/>
          <w:b/>
          <w:sz w:val="20"/>
          <w:szCs w:val="20"/>
        </w:rPr>
      </w:pPr>
      <w:r w:rsidRPr="00A902B2">
        <w:rPr>
          <w:rFonts w:eastAsia="Arial" w:cstheme="majorHAnsi"/>
          <w:b/>
          <w:sz w:val="20"/>
          <w:szCs w:val="20"/>
        </w:rPr>
        <w:t>Entidad que respalda la investigación.</w:t>
      </w:r>
    </w:p>
    <w:p w14:paraId="05082D73" w14:textId="77777777" w:rsidR="00520673" w:rsidRPr="00A902B2" w:rsidRDefault="00520673" w:rsidP="00520673">
      <w:pPr>
        <w:jc w:val="both"/>
        <w:rPr>
          <w:rFonts w:eastAsia="Arial" w:cstheme="majorHAnsi"/>
          <w:b/>
          <w:sz w:val="20"/>
          <w:szCs w:val="20"/>
        </w:rPr>
      </w:pPr>
      <w:r w:rsidRPr="00A902B2">
        <w:rPr>
          <w:rFonts w:eastAsia="Arial" w:cstheme="majorHAnsi"/>
          <w:sz w:val="20"/>
          <w:szCs w:val="20"/>
        </w:rPr>
        <w:t>Facultad de Medicina  - Universidad de Antioquia</w:t>
      </w:r>
    </w:p>
    <w:p w14:paraId="25C43E84" w14:textId="0E912E01" w:rsidR="00520673" w:rsidRPr="00A902B2" w:rsidRDefault="00520673" w:rsidP="00520673">
      <w:pPr>
        <w:jc w:val="both"/>
        <w:rPr>
          <w:rFonts w:eastAsia="Arial" w:cstheme="majorHAnsi"/>
          <w:b/>
          <w:sz w:val="20"/>
          <w:szCs w:val="20"/>
        </w:rPr>
      </w:pPr>
      <w:r w:rsidRPr="00A902B2">
        <w:rPr>
          <w:rFonts w:eastAsia="Arial" w:cstheme="majorHAnsi"/>
          <w:b/>
          <w:sz w:val="20"/>
          <w:szCs w:val="20"/>
        </w:rPr>
        <w:lastRenderedPageBreak/>
        <w:t>Entidad que patrocina la investigación.</w:t>
      </w:r>
    </w:p>
    <w:p w14:paraId="749F0818" w14:textId="77777777" w:rsidR="00520673" w:rsidRPr="00A902B2" w:rsidRDefault="00520673" w:rsidP="00520673">
      <w:pPr>
        <w:jc w:val="both"/>
        <w:rPr>
          <w:rFonts w:eastAsia="Arial" w:cstheme="majorHAnsi"/>
          <w:bCs/>
          <w:sz w:val="20"/>
          <w:szCs w:val="20"/>
        </w:rPr>
      </w:pPr>
      <w:r w:rsidRPr="00B45FA8">
        <w:rPr>
          <w:rFonts w:eastAsia="Arial" w:cstheme="majorHAnsi"/>
          <w:bCs/>
          <w:sz w:val="20"/>
          <w:szCs w:val="20"/>
        </w:rPr>
        <w:t>Ninguno</w:t>
      </w:r>
    </w:p>
    <w:p w14:paraId="5F5BFFCE" w14:textId="77777777" w:rsidR="00520673" w:rsidRPr="00A902B2" w:rsidRDefault="00520673" w:rsidP="00520673">
      <w:pPr>
        <w:jc w:val="both"/>
        <w:rPr>
          <w:rFonts w:eastAsia="Arial" w:cstheme="majorHAnsi"/>
          <w:b/>
          <w:sz w:val="20"/>
          <w:szCs w:val="20"/>
        </w:rPr>
      </w:pPr>
    </w:p>
    <w:p w14:paraId="14067F20" w14:textId="6C93060D" w:rsidR="00520673" w:rsidRPr="00A902B2" w:rsidRDefault="00520673" w:rsidP="00520673">
      <w:pPr>
        <w:jc w:val="both"/>
        <w:rPr>
          <w:rFonts w:eastAsia="Arial" w:cstheme="majorHAnsi"/>
          <w:sz w:val="20"/>
          <w:szCs w:val="20"/>
        </w:rPr>
      </w:pPr>
      <w:r w:rsidRPr="00A902B2">
        <w:rPr>
          <w:rFonts w:eastAsia="Arial" w:cstheme="majorHAnsi"/>
          <w:b/>
          <w:sz w:val="20"/>
          <w:szCs w:val="20"/>
        </w:rPr>
        <w:t>Información para el paciente</w:t>
      </w:r>
      <w:r w:rsidRPr="00A902B2">
        <w:rPr>
          <w:rFonts w:eastAsia="Arial" w:cstheme="majorHAnsi"/>
          <w:sz w:val="20"/>
          <w:szCs w:val="20"/>
        </w:rPr>
        <w:t xml:space="preserve">. </w:t>
      </w:r>
    </w:p>
    <w:p w14:paraId="4870C882" w14:textId="77777777" w:rsidR="00AE1A33" w:rsidRPr="00A902B2" w:rsidRDefault="00AE1A33" w:rsidP="00520673">
      <w:pPr>
        <w:jc w:val="both"/>
        <w:rPr>
          <w:rFonts w:eastAsia="Arial" w:cstheme="majorHAnsi"/>
          <w:sz w:val="20"/>
          <w:szCs w:val="20"/>
        </w:rPr>
      </w:pPr>
    </w:p>
    <w:p w14:paraId="5847B295" w14:textId="77777777" w:rsidR="00520673" w:rsidRPr="00A902B2" w:rsidRDefault="00520673" w:rsidP="00520673">
      <w:pPr>
        <w:jc w:val="both"/>
        <w:rPr>
          <w:rFonts w:eastAsia="Arial" w:cstheme="majorHAnsi"/>
          <w:sz w:val="20"/>
          <w:szCs w:val="20"/>
        </w:rPr>
      </w:pPr>
      <w:r w:rsidRPr="00A902B2">
        <w:rPr>
          <w:rFonts w:eastAsia="Arial" w:cstheme="majorHAnsi"/>
          <w:sz w:val="20"/>
          <w:szCs w:val="20"/>
        </w:rPr>
        <w:t xml:space="preserve">La mordedura de serpiente víbora, es una situación que afecta cada año a cerca de 5000 habitantes de Colombia y a cerca de 5 millones de personas en todo el mundo. Una de las principales complicaciones que se presentan en algunos pacientes luego de la mordedura, es que en el sitio donde mordió la culebra se desarrolla una infección, la cual requiere tratamiento con antibióticos, toma de exámenes para diagnosticar la bacteria que produce la infección, como muestras de pus, exámenes de sangre u orina, para saber cómo está respondiendo la infección a los tratamientos y ocasionalmente se requieren cirugías, para limpiar o lavar el sitio donde se está presentando la infección. Las infecciones en estos pacientes son de muchos tipos. </w:t>
      </w:r>
    </w:p>
    <w:p w14:paraId="519AF4AA" w14:textId="77777777" w:rsidR="00520673" w:rsidRPr="00A902B2" w:rsidRDefault="00520673" w:rsidP="00520673">
      <w:pPr>
        <w:ind w:left="720"/>
        <w:jc w:val="both"/>
        <w:rPr>
          <w:rFonts w:eastAsia="Arial" w:cstheme="majorHAnsi"/>
          <w:sz w:val="20"/>
          <w:szCs w:val="20"/>
        </w:rPr>
      </w:pPr>
    </w:p>
    <w:p w14:paraId="40A9053C" w14:textId="77777777" w:rsidR="00520673" w:rsidRPr="00A902B2" w:rsidRDefault="00520673" w:rsidP="00520673">
      <w:pPr>
        <w:jc w:val="both"/>
        <w:rPr>
          <w:rFonts w:eastAsia="Arial" w:cstheme="majorHAnsi"/>
          <w:sz w:val="20"/>
          <w:szCs w:val="20"/>
        </w:rPr>
      </w:pPr>
      <w:r w:rsidRPr="00A902B2">
        <w:rPr>
          <w:rFonts w:eastAsia="Arial" w:cstheme="majorHAnsi"/>
          <w:sz w:val="20"/>
          <w:szCs w:val="20"/>
        </w:rPr>
        <w:t>El día de hoy lo estamos invitando a usted o a su familiar para que participe en una investigación denominada: “</w:t>
      </w:r>
      <w:r w:rsidRPr="00A902B2">
        <w:rPr>
          <w:rFonts w:cstheme="majorHAnsi"/>
          <w:b/>
          <w:bCs/>
          <w:color w:val="000000"/>
          <w:sz w:val="20"/>
          <w:szCs w:val="20"/>
          <w:lang w:val="es-ES_tradnl"/>
        </w:rPr>
        <w:t>DISEÑO DE UN MODELO DE DIAGNÓSTICO PARA LAS INFECCIONES DE PIEL Y TEJIDOS BLANDOS EN PACIENTES CON MORDEDURA DE SERPIENTES DEL GRUPO BOTHROPS (ACCIDENTE OFÍDICO BOTHRÓPICO)</w:t>
      </w:r>
      <w:r w:rsidRPr="00A902B2">
        <w:rPr>
          <w:rFonts w:eastAsia="Arial" w:cstheme="majorHAnsi"/>
          <w:sz w:val="20"/>
          <w:szCs w:val="20"/>
        </w:rPr>
        <w:t xml:space="preserve">“. </w:t>
      </w:r>
    </w:p>
    <w:p w14:paraId="2F3AA2B8" w14:textId="77777777" w:rsidR="00520673" w:rsidRPr="00A902B2" w:rsidRDefault="00520673" w:rsidP="00520673">
      <w:pPr>
        <w:jc w:val="both"/>
        <w:rPr>
          <w:rFonts w:eastAsia="Arial" w:cstheme="majorHAnsi"/>
          <w:sz w:val="20"/>
          <w:szCs w:val="20"/>
        </w:rPr>
      </w:pPr>
    </w:p>
    <w:p w14:paraId="7781311A" w14:textId="77777777" w:rsidR="00520673" w:rsidRPr="00A902B2" w:rsidRDefault="00520673" w:rsidP="00520673">
      <w:pPr>
        <w:jc w:val="both"/>
        <w:rPr>
          <w:rFonts w:eastAsia="Arial" w:cstheme="majorHAnsi"/>
          <w:sz w:val="20"/>
          <w:szCs w:val="20"/>
        </w:rPr>
      </w:pPr>
      <w:r w:rsidRPr="00A902B2">
        <w:rPr>
          <w:rFonts w:eastAsia="Arial" w:cstheme="majorHAnsi"/>
          <w:sz w:val="20"/>
          <w:szCs w:val="20"/>
        </w:rPr>
        <w:t xml:space="preserve">El día de hoy usted o su familiar, se encuentra en el hospital, porque tiene una mordedura de serpiente y una alta probabilidad de desarrollar una infección, así que lo estamos invitando a participar de esta investigación, en la que queremos observar cuáles son las características clínicas y las alteraciones de laboratorio que presentan los pacientes que desarrollan una infección de piel y tejidos blandos luego de sufrir una mordedura de serpiente de la familia </w:t>
      </w:r>
      <w:proofErr w:type="spellStart"/>
      <w:r w:rsidRPr="00A902B2">
        <w:rPr>
          <w:rFonts w:eastAsia="Arial" w:cstheme="majorHAnsi"/>
          <w:sz w:val="20"/>
          <w:szCs w:val="20"/>
        </w:rPr>
        <w:t>Viperidae</w:t>
      </w:r>
      <w:proofErr w:type="spellEnd"/>
      <w:r w:rsidRPr="00A902B2">
        <w:rPr>
          <w:rFonts w:eastAsia="Arial" w:cstheme="majorHAnsi"/>
          <w:sz w:val="20"/>
          <w:szCs w:val="20"/>
        </w:rPr>
        <w:t xml:space="preserve">, a su familiar no se le realizará ningún tratamiento o procedimiento distinto al que habitualmente se realiza en este tipo de casos, solo obtendremos la información de sus registros médicos o del paciente mismo, la cual se procesará con métodos estadísticos especiales. </w:t>
      </w:r>
    </w:p>
    <w:p w14:paraId="32459E7E" w14:textId="77777777" w:rsidR="00520673" w:rsidRPr="00A902B2" w:rsidRDefault="00520673" w:rsidP="00520673">
      <w:pPr>
        <w:jc w:val="both"/>
        <w:rPr>
          <w:rFonts w:eastAsia="Arial" w:cstheme="majorHAnsi"/>
          <w:sz w:val="20"/>
          <w:szCs w:val="20"/>
        </w:rPr>
      </w:pPr>
    </w:p>
    <w:p w14:paraId="33DE1EEB" w14:textId="3995B5D9" w:rsidR="00520673" w:rsidRPr="00A902B2" w:rsidRDefault="00520673" w:rsidP="00520673">
      <w:pPr>
        <w:jc w:val="both"/>
        <w:rPr>
          <w:rFonts w:eastAsia="Arial" w:cstheme="majorHAnsi"/>
          <w:sz w:val="20"/>
          <w:szCs w:val="20"/>
        </w:rPr>
      </w:pPr>
      <w:r w:rsidRPr="00A902B2">
        <w:rPr>
          <w:rFonts w:eastAsia="Arial" w:cstheme="majorHAnsi"/>
          <w:sz w:val="20"/>
          <w:szCs w:val="20"/>
        </w:rPr>
        <w:t>La investigación se desarrollará dentro de los hospitales: Hospital 1, Hospital 2, Hospital 3, Hospital 4, Hospital 5.</w:t>
      </w:r>
    </w:p>
    <w:p w14:paraId="6B54DA5C" w14:textId="77777777" w:rsidR="00520673" w:rsidRPr="00A902B2" w:rsidRDefault="00520673" w:rsidP="00520673">
      <w:pPr>
        <w:jc w:val="both"/>
        <w:rPr>
          <w:rFonts w:eastAsia="Arial" w:cstheme="majorHAnsi"/>
          <w:sz w:val="20"/>
          <w:szCs w:val="20"/>
        </w:rPr>
      </w:pPr>
    </w:p>
    <w:p w14:paraId="3149F615" w14:textId="77777777" w:rsidR="00520673" w:rsidRPr="00A902B2" w:rsidRDefault="00520673" w:rsidP="00520673">
      <w:pPr>
        <w:jc w:val="both"/>
        <w:rPr>
          <w:rFonts w:eastAsia="Arial" w:cstheme="majorHAnsi"/>
          <w:sz w:val="20"/>
          <w:szCs w:val="20"/>
        </w:rPr>
      </w:pPr>
      <w:r w:rsidRPr="00A902B2">
        <w:rPr>
          <w:rFonts w:eastAsia="Arial" w:cstheme="majorHAnsi"/>
          <w:sz w:val="20"/>
          <w:szCs w:val="20"/>
        </w:rPr>
        <w:t xml:space="preserve">El proyecto es muy importante porque no solo beneficiará a su familiar, sino también a otros pacientes, que en el futuro sufran mordeduras de serpiente y le ayudará al personal médico a saber cómo diagnosticarlos y tratarlos de una mejor manera, ya que debido a las infecciones, los pacientes con mordedura de serpiente, permanecen más tiempo en el hospital, requieren más exámenes, más tratamientos, más procedimientos quirúrgicos. </w:t>
      </w:r>
    </w:p>
    <w:p w14:paraId="7D724470" w14:textId="77777777" w:rsidR="00520673" w:rsidRPr="00A902B2" w:rsidRDefault="00520673" w:rsidP="00520673">
      <w:pPr>
        <w:jc w:val="both"/>
        <w:rPr>
          <w:rFonts w:eastAsia="Arial" w:cstheme="majorHAnsi"/>
          <w:sz w:val="20"/>
          <w:szCs w:val="20"/>
        </w:rPr>
      </w:pPr>
      <w:r w:rsidRPr="00A902B2">
        <w:rPr>
          <w:rFonts w:eastAsia="Arial" w:cstheme="majorHAnsi"/>
          <w:sz w:val="20"/>
          <w:szCs w:val="20"/>
        </w:rPr>
        <w:t>Saber cuáles son las características clínicas de la infección y como hacer su diagnóstico mucho más rápido, puede reducir o evitar que los pacientes lleguen a presentar otras complicaciones y cirugías, además salir más rápido del hospital y necesitar menos medicamentos y exámenes.</w:t>
      </w:r>
    </w:p>
    <w:p w14:paraId="23B88176" w14:textId="77777777" w:rsidR="00520673" w:rsidRPr="00A902B2" w:rsidRDefault="00520673" w:rsidP="00520673">
      <w:pPr>
        <w:jc w:val="both"/>
        <w:rPr>
          <w:rFonts w:eastAsia="Arial" w:cstheme="majorHAnsi"/>
          <w:sz w:val="20"/>
          <w:szCs w:val="20"/>
        </w:rPr>
      </w:pPr>
    </w:p>
    <w:p w14:paraId="784B609C" w14:textId="77777777" w:rsidR="00520673" w:rsidRPr="00A902B2" w:rsidRDefault="00520673" w:rsidP="00520673">
      <w:pPr>
        <w:jc w:val="both"/>
        <w:rPr>
          <w:rFonts w:eastAsia="Arial" w:cstheme="majorHAnsi"/>
          <w:sz w:val="20"/>
          <w:szCs w:val="20"/>
        </w:rPr>
      </w:pPr>
      <w:r w:rsidRPr="00A902B2">
        <w:rPr>
          <w:rFonts w:eastAsia="Arial" w:cstheme="majorHAnsi"/>
          <w:sz w:val="20"/>
          <w:szCs w:val="20"/>
        </w:rPr>
        <w:t xml:space="preserve">Es fundamental que usted comprenda todo lo que se le está explicando, tiene todo el derecho a tomarse unos minutos para pensar su decisión, y además tiene derecho a pedir que se le explique todo aquello que usted no entienda o que le genere dudas. </w:t>
      </w:r>
      <w:r w:rsidRPr="00A902B2">
        <w:rPr>
          <w:rFonts w:cstheme="majorHAnsi"/>
          <w:sz w:val="20"/>
          <w:szCs w:val="20"/>
        </w:rPr>
        <w:t>Usted recibirá información durante el estudio, aunque esta pudiera afectar su decisión de continuar participando.</w:t>
      </w:r>
    </w:p>
    <w:p w14:paraId="7EC62B37" w14:textId="77777777" w:rsidR="00520673" w:rsidRPr="00A902B2" w:rsidRDefault="00520673" w:rsidP="00520673">
      <w:pPr>
        <w:jc w:val="both"/>
        <w:rPr>
          <w:rFonts w:eastAsia="Arial" w:cstheme="majorHAnsi"/>
          <w:sz w:val="20"/>
          <w:szCs w:val="20"/>
        </w:rPr>
      </w:pPr>
      <w:r w:rsidRPr="00A902B2">
        <w:rPr>
          <w:rFonts w:eastAsia="Arial" w:cstheme="majorHAnsi"/>
          <w:sz w:val="20"/>
          <w:szCs w:val="20"/>
        </w:rPr>
        <w:t>El tiempo que dura el estudio es el mismo tiempo que el paciente permanezca en el hospital.</w:t>
      </w:r>
    </w:p>
    <w:p w14:paraId="1374E893" w14:textId="77777777" w:rsidR="00520673" w:rsidRPr="00A902B2" w:rsidRDefault="00520673" w:rsidP="00520673">
      <w:pPr>
        <w:jc w:val="both"/>
        <w:rPr>
          <w:rFonts w:eastAsia="Arial" w:cstheme="majorHAnsi"/>
          <w:sz w:val="20"/>
          <w:szCs w:val="20"/>
        </w:rPr>
      </w:pPr>
    </w:p>
    <w:p w14:paraId="070B122B" w14:textId="77777777" w:rsidR="00520673" w:rsidRPr="00A902B2" w:rsidRDefault="00520673" w:rsidP="00520673">
      <w:pPr>
        <w:jc w:val="both"/>
        <w:rPr>
          <w:rFonts w:eastAsia="Arial" w:cstheme="majorHAnsi"/>
          <w:sz w:val="20"/>
          <w:szCs w:val="20"/>
        </w:rPr>
      </w:pPr>
      <w:r w:rsidRPr="00A902B2">
        <w:rPr>
          <w:rFonts w:eastAsia="Arial" w:cstheme="majorHAnsi"/>
          <w:b/>
          <w:sz w:val="20"/>
          <w:szCs w:val="20"/>
        </w:rPr>
        <w:t>Procedimientos del estudio</w:t>
      </w:r>
      <w:r w:rsidRPr="00A902B2">
        <w:rPr>
          <w:rFonts w:eastAsia="Arial" w:cstheme="majorHAnsi"/>
          <w:sz w:val="20"/>
          <w:szCs w:val="20"/>
        </w:rPr>
        <w:t>.</w:t>
      </w:r>
    </w:p>
    <w:p w14:paraId="650C0FBC" w14:textId="77777777" w:rsidR="00520673" w:rsidRPr="00A902B2" w:rsidRDefault="00520673" w:rsidP="00520673">
      <w:pPr>
        <w:jc w:val="both"/>
        <w:rPr>
          <w:rFonts w:eastAsia="Arial" w:cstheme="majorHAnsi"/>
          <w:sz w:val="20"/>
          <w:szCs w:val="20"/>
        </w:rPr>
      </w:pPr>
    </w:p>
    <w:p w14:paraId="4EC4A907" w14:textId="034ABB9C" w:rsidR="00520673" w:rsidRPr="00A902B2" w:rsidRDefault="00520673" w:rsidP="00520673">
      <w:pPr>
        <w:jc w:val="both"/>
        <w:rPr>
          <w:rFonts w:cstheme="majorHAnsi"/>
          <w:sz w:val="20"/>
          <w:szCs w:val="20"/>
        </w:rPr>
      </w:pPr>
      <w:r w:rsidRPr="00A902B2">
        <w:rPr>
          <w:rFonts w:eastAsia="Arial" w:cstheme="majorHAnsi"/>
          <w:sz w:val="20"/>
          <w:szCs w:val="20"/>
        </w:rPr>
        <w:t xml:space="preserve">Métodos no experimentales: al paciente se le administraran el suero antiofídico, analgésicos, la vacuna para prevenir el tétano, medicamentos para proteger el estómago y medicamentos para evitar que se le coagule excesivamente la sangre. También podrá recibir emplastos preparados en el hospital, para desinflamar la parte mordida. Además se le podrán administrar otros medicamentos, como los que se usan para tratar la presión alta, el azúcar en la sangre o cualquier otro, en caso de que el paciente ya los tomara previamente por padecer de alguna enfermedad crónica antes de la mordedura de serpiente, o de cualquier otra enfermedad o complicación que se le diagnostique durante su tiempo de permanencia en el hospital. </w:t>
      </w:r>
    </w:p>
    <w:p w14:paraId="69954E3A" w14:textId="77777777" w:rsidR="00520673" w:rsidRPr="00A902B2" w:rsidRDefault="00520673" w:rsidP="00520673">
      <w:pPr>
        <w:jc w:val="both"/>
        <w:rPr>
          <w:rFonts w:cstheme="majorHAnsi"/>
          <w:sz w:val="20"/>
          <w:szCs w:val="20"/>
        </w:rPr>
      </w:pPr>
      <w:r w:rsidRPr="00A902B2">
        <w:rPr>
          <w:rFonts w:eastAsia="Arial" w:cstheme="majorHAnsi"/>
          <w:sz w:val="20"/>
          <w:szCs w:val="20"/>
        </w:rPr>
        <w:lastRenderedPageBreak/>
        <w:t>Al paciente se le tomarán diariamente exámenes de sangre, orina y otro tipo de exámenes según su evolución clínica lo requiera y son los mismos que se le toman de manera rutinaria a cualquier paciente en la misma situación clínica.</w:t>
      </w:r>
    </w:p>
    <w:p w14:paraId="1FE6FB5C" w14:textId="6A0592CE" w:rsidR="00520673" w:rsidRPr="00A902B2" w:rsidRDefault="00520673" w:rsidP="00520673">
      <w:pPr>
        <w:jc w:val="both"/>
        <w:rPr>
          <w:rFonts w:cstheme="majorHAnsi"/>
          <w:sz w:val="20"/>
          <w:szCs w:val="20"/>
        </w:rPr>
      </w:pPr>
      <w:r w:rsidRPr="00A902B2">
        <w:rPr>
          <w:rFonts w:eastAsia="Arial" w:cstheme="majorHAnsi"/>
          <w:sz w:val="20"/>
          <w:szCs w:val="20"/>
        </w:rPr>
        <w:t>Diariamente al paciente lo visitará el médico especialista tratante, y otros que se requieran según su evolución y además lo visitará una persona del equipo del proyecto de investigación, para hacer preguntas y examinar la evolución del paciente</w:t>
      </w:r>
      <w:r w:rsidR="00AA3872" w:rsidRPr="00A902B2">
        <w:rPr>
          <w:rFonts w:eastAsia="Arial" w:cstheme="majorHAnsi"/>
          <w:sz w:val="20"/>
          <w:szCs w:val="20"/>
        </w:rPr>
        <w:t>, evaluar la historia clínica,</w:t>
      </w:r>
      <w:r w:rsidRPr="00A902B2">
        <w:rPr>
          <w:rFonts w:eastAsia="Arial" w:cstheme="majorHAnsi"/>
          <w:sz w:val="20"/>
          <w:szCs w:val="20"/>
        </w:rPr>
        <w:t xml:space="preserve"> y tomar datos de esta</w:t>
      </w:r>
      <w:r w:rsidR="00AA3872" w:rsidRPr="00A902B2">
        <w:rPr>
          <w:rFonts w:eastAsia="Arial" w:cstheme="majorHAnsi"/>
          <w:sz w:val="20"/>
          <w:szCs w:val="20"/>
        </w:rPr>
        <w:t xml:space="preserve">, adicionalmente se le tomarán fotografías a la parte del cuerpo mordida por la serpiente, las cuales se requieren para poder evaluar la evolución </w:t>
      </w:r>
      <w:r w:rsidR="00097273" w:rsidRPr="00A902B2">
        <w:rPr>
          <w:rFonts w:eastAsia="Arial" w:cstheme="majorHAnsi"/>
          <w:sz w:val="20"/>
          <w:szCs w:val="20"/>
        </w:rPr>
        <w:t>clínica</w:t>
      </w:r>
      <w:r w:rsidR="00AA3872" w:rsidRPr="00A902B2">
        <w:rPr>
          <w:rFonts w:eastAsia="Arial" w:cstheme="majorHAnsi"/>
          <w:sz w:val="20"/>
          <w:szCs w:val="20"/>
        </w:rPr>
        <w:t xml:space="preserve"> </w:t>
      </w:r>
      <w:r w:rsidR="00097273" w:rsidRPr="00A902B2">
        <w:rPr>
          <w:rFonts w:eastAsia="Arial" w:cstheme="majorHAnsi"/>
          <w:sz w:val="20"/>
          <w:szCs w:val="20"/>
        </w:rPr>
        <w:t xml:space="preserve">de la mordedura. </w:t>
      </w:r>
    </w:p>
    <w:p w14:paraId="7B45CEA9" w14:textId="77777777" w:rsidR="00520673" w:rsidRPr="00A902B2" w:rsidRDefault="00520673" w:rsidP="00520673">
      <w:pPr>
        <w:ind w:left="360"/>
        <w:jc w:val="both"/>
        <w:rPr>
          <w:rFonts w:cstheme="majorHAnsi"/>
          <w:sz w:val="20"/>
          <w:szCs w:val="20"/>
        </w:rPr>
      </w:pPr>
    </w:p>
    <w:p w14:paraId="40162C38" w14:textId="77777777" w:rsidR="00520673" w:rsidRPr="00A902B2" w:rsidRDefault="00520673" w:rsidP="00520673">
      <w:pPr>
        <w:jc w:val="both"/>
        <w:rPr>
          <w:rFonts w:eastAsia="Arial" w:cstheme="majorHAnsi"/>
          <w:sz w:val="20"/>
          <w:szCs w:val="20"/>
        </w:rPr>
      </w:pPr>
      <w:r w:rsidRPr="00A902B2">
        <w:rPr>
          <w:rFonts w:eastAsia="Arial" w:cstheme="majorHAnsi"/>
          <w:sz w:val="20"/>
          <w:szCs w:val="20"/>
        </w:rPr>
        <w:t>Todos los exámenes de laboratorio (muestras de sangre, orina), serán tomados por el personal hospitalario de la sala donde se encuentre el paciente, serán trasladados y procesados en el laboratorio bajo los protocolos rutinarios que tenga cada institución para ello. El manejo de muestras sobrantes, estará a cargo del laboratorio del hospital y no se recolectarán o guardarán muestras en bancos de muestras, para futuras investigaciones. Todas las muestras que se le toman al paciente, hacen parte de los exámenes que rutinariamente se le toman a los pacientes mordidos de serpiente y son para mirar cómo va la evolución clínica del paciente y su respuesta al tratamiento.</w:t>
      </w:r>
    </w:p>
    <w:p w14:paraId="2DAB3FE1" w14:textId="77777777" w:rsidR="00520673" w:rsidRPr="00A902B2" w:rsidRDefault="00520673" w:rsidP="00520673">
      <w:pPr>
        <w:jc w:val="both"/>
        <w:rPr>
          <w:rFonts w:cstheme="majorHAnsi"/>
          <w:sz w:val="20"/>
          <w:szCs w:val="20"/>
        </w:rPr>
      </w:pPr>
    </w:p>
    <w:p w14:paraId="1DBE64EB" w14:textId="77777777" w:rsidR="00520673" w:rsidRPr="00A902B2" w:rsidRDefault="00520673" w:rsidP="00520673">
      <w:pPr>
        <w:jc w:val="both"/>
        <w:rPr>
          <w:rFonts w:eastAsia="Arial" w:cstheme="majorHAnsi"/>
          <w:sz w:val="20"/>
          <w:szCs w:val="20"/>
        </w:rPr>
      </w:pPr>
      <w:r w:rsidRPr="00A902B2">
        <w:rPr>
          <w:rFonts w:eastAsia="Arial" w:cstheme="majorHAnsi"/>
          <w:sz w:val="20"/>
          <w:szCs w:val="20"/>
        </w:rPr>
        <w:t xml:space="preserve">Los riesgos y las incomodidades en principio son los que se derivan de los efectos del veneno de serpiente. En caso de desarrollar una infección, al paciente se le tomaran exámenes para identificar la bacteria, se le ordenarán unos antibióticos, los cuales pueden producir reacciones alérgicas en cualquier persona, así no haya sido mordida por una serpiente. Si esto ocurre, el fármaco será suspendido y se le administraran medicamentos para corregir las manifestaciones de la alergia. Todas estas situaciones serán tratadas por el médico del hospital, que este a cargo del paciente. </w:t>
      </w:r>
    </w:p>
    <w:p w14:paraId="2C325E78" w14:textId="77777777" w:rsidR="00520673" w:rsidRPr="00A902B2" w:rsidRDefault="00520673" w:rsidP="00520673">
      <w:pPr>
        <w:ind w:left="360"/>
        <w:jc w:val="both"/>
        <w:rPr>
          <w:rFonts w:cstheme="majorHAnsi"/>
          <w:sz w:val="20"/>
          <w:szCs w:val="20"/>
        </w:rPr>
      </w:pPr>
    </w:p>
    <w:p w14:paraId="235EE5EE" w14:textId="648F1476" w:rsidR="00520673" w:rsidRPr="00A902B2" w:rsidRDefault="00520673" w:rsidP="00520673">
      <w:pPr>
        <w:jc w:val="both"/>
        <w:rPr>
          <w:rFonts w:eastAsia="Arial" w:cstheme="majorHAnsi"/>
          <w:sz w:val="20"/>
          <w:szCs w:val="20"/>
        </w:rPr>
      </w:pPr>
      <w:r w:rsidRPr="00A902B2">
        <w:rPr>
          <w:rFonts w:eastAsia="Arial" w:cstheme="majorHAnsi"/>
          <w:sz w:val="20"/>
          <w:szCs w:val="20"/>
        </w:rPr>
        <w:t xml:space="preserve">Usted o su familiar son libres de participar en esta investigación, por ello se le pide que firme un consentimiento informado. Igualmente es libre de tomar la decisión de no seguir participando en la investigación y retirarse en cualquier momento, rehusarse a las preguntas, a la realización del </w:t>
      </w:r>
      <w:r w:rsidR="00097273" w:rsidRPr="00A902B2">
        <w:rPr>
          <w:rFonts w:eastAsia="Arial" w:cstheme="majorHAnsi"/>
          <w:sz w:val="20"/>
          <w:szCs w:val="20"/>
        </w:rPr>
        <w:t>examen</w:t>
      </w:r>
      <w:r w:rsidRPr="00A902B2">
        <w:rPr>
          <w:rFonts w:eastAsia="Arial" w:cstheme="majorHAnsi"/>
          <w:sz w:val="20"/>
          <w:szCs w:val="20"/>
        </w:rPr>
        <w:t xml:space="preserve"> clínico o de la toma de los exámenes</w:t>
      </w:r>
      <w:r w:rsidR="00097273" w:rsidRPr="00A902B2">
        <w:rPr>
          <w:rFonts w:eastAsia="Arial" w:cstheme="majorHAnsi"/>
          <w:sz w:val="20"/>
          <w:szCs w:val="20"/>
        </w:rPr>
        <w:t xml:space="preserve"> de laboratorio</w:t>
      </w:r>
      <w:r w:rsidRPr="00A902B2">
        <w:rPr>
          <w:rFonts w:eastAsia="Arial" w:cstheme="majorHAnsi"/>
          <w:sz w:val="20"/>
          <w:szCs w:val="20"/>
        </w:rPr>
        <w:t>, si así lo considera. En caso de que usted decida retirarse, se lo puede informar al personal de la sala en que se encuentra hospitalizado, sin tener que dar ninguna explicación sobre los motivos para retirarse. Estas decisiones de su parte en ningún momento afectaran que usted u otros pacientes continúen recibiendo la atención medica que requieran, el paciente y sus familiares seguirán obteniendo el mismo trato y recibirán cualquier información que soliciten. Retirarse no afectará cualquier beneficio o derechos que usted, su familia o comunidad tengan, así como tampoco su acceso a la atención en salud, ahora o más adelante. Todos los tratamientos, exámenes y procedimientos que su condición clínica o evolución requieran, se continuarán de igual manera como se le brindan a cualquier otro paciente con su misma condición.</w:t>
      </w:r>
    </w:p>
    <w:p w14:paraId="0AA7A81E" w14:textId="77777777" w:rsidR="00520673" w:rsidRPr="00A902B2" w:rsidRDefault="00520673" w:rsidP="00520673">
      <w:pPr>
        <w:ind w:left="360"/>
        <w:jc w:val="both"/>
        <w:rPr>
          <w:rFonts w:eastAsia="Arial" w:cstheme="majorHAnsi"/>
          <w:sz w:val="20"/>
          <w:szCs w:val="20"/>
        </w:rPr>
      </w:pPr>
    </w:p>
    <w:p w14:paraId="5CE93368" w14:textId="77777777" w:rsidR="00520673" w:rsidRPr="00A902B2" w:rsidRDefault="00520673" w:rsidP="00520673">
      <w:pPr>
        <w:jc w:val="both"/>
        <w:rPr>
          <w:rFonts w:cstheme="majorHAnsi"/>
          <w:b/>
          <w:bCs/>
          <w:sz w:val="20"/>
          <w:szCs w:val="20"/>
        </w:rPr>
      </w:pPr>
      <w:r w:rsidRPr="00A902B2">
        <w:rPr>
          <w:rFonts w:eastAsia="Arial" w:cstheme="majorHAnsi"/>
          <w:b/>
          <w:bCs/>
          <w:sz w:val="20"/>
          <w:szCs w:val="20"/>
        </w:rPr>
        <w:t>Condiciones bajo las cuales termina la participación de una persona en el proyecto.</w:t>
      </w:r>
    </w:p>
    <w:p w14:paraId="7965F292" w14:textId="77777777" w:rsidR="00520673" w:rsidRPr="00A902B2" w:rsidRDefault="00520673" w:rsidP="00520673">
      <w:pPr>
        <w:ind w:left="720"/>
        <w:jc w:val="both"/>
        <w:rPr>
          <w:rFonts w:cstheme="majorHAnsi"/>
          <w:sz w:val="20"/>
          <w:szCs w:val="20"/>
        </w:rPr>
      </w:pPr>
    </w:p>
    <w:p w14:paraId="5717CA6B" w14:textId="4E52E948" w:rsidR="00520673" w:rsidRPr="00A902B2" w:rsidRDefault="00520673" w:rsidP="00520673">
      <w:pPr>
        <w:jc w:val="both"/>
        <w:rPr>
          <w:rFonts w:eastAsia="Arial" w:cstheme="majorHAnsi"/>
          <w:sz w:val="20"/>
          <w:szCs w:val="20"/>
        </w:rPr>
      </w:pPr>
      <w:r w:rsidRPr="00A902B2">
        <w:rPr>
          <w:rFonts w:eastAsia="Arial" w:cstheme="majorHAnsi"/>
          <w:sz w:val="20"/>
          <w:szCs w:val="20"/>
        </w:rPr>
        <w:t xml:space="preserve">La información que se recolecte de usted, </w:t>
      </w:r>
      <w:r w:rsidR="00097273" w:rsidRPr="00A902B2">
        <w:rPr>
          <w:rFonts w:eastAsia="Arial" w:cstheme="majorHAnsi"/>
          <w:sz w:val="20"/>
          <w:szCs w:val="20"/>
        </w:rPr>
        <w:t xml:space="preserve">las fotografías de sus lesiones, </w:t>
      </w:r>
      <w:r w:rsidRPr="00A902B2">
        <w:rPr>
          <w:rFonts w:eastAsia="Arial" w:cstheme="majorHAnsi"/>
          <w:sz w:val="20"/>
          <w:szCs w:val="20"/>
        </w:rPr>
        <w:t>sus exámenes y su condición clínica, se maneja</w:t>
      </w:r>
      <w:r w:rsidR="00097273" w:rsidRPr="00A902B2">
        <w:rPr>
          <w:rFonts w:eastAsia="Arial" w:cstheme="majorHAnsi"/>
          <w:sz w:val="20"/>
          <w:szCs w:val="20"/>
        </w:rPr>
        <w:t>rá</w:t>
      </w:r>
      <w:r w:rsidRPr="00A902B2">
        <w:rPr>
          <w:rFonts w:eastAsia="Arial" w:cstheme="majorHAnsi"/>
          <w:sz w:val="20"/>
          <w:szCs w:val="20"/>
        </w:rPr>
        <w:t>n confidencialmente entre el personal del hospital y los investigadores. En las publicaciones científicas que se deriven de los resultados de la investigación no se mencionará el nombre o la identificación de ningún paciente. Usted será atendido igual que cualquier otro paciente, los costos derivados de su atención, los exámenes de laboratorio, los medicamentos, procedimientos y la atención hospitalaria, serán cargados a la cuenta del paciente o a su EPS, decida o no participar en el estudio.</w:t>
      </w:r>
    </w:p>
    <w:p w14:paraId="46BD3C9E" w14:textId="77777777" w:rsidR="00520673" w:rsidRPr="00A902B2" w:rsidRDefault="00520673" w:rsidP="00520673">
      <w:pPr>
        <w:jc w:val="both"/>
        <w:rPr>
          <w:rFonts w:cstheme="majorHAnsi"/>
          <w:sz w:val="20"/>
          <w:szCs w:val="20"/>
        </w:rPr>
      </w:pPr>
    </w:p>
    <w:p w14:paraId="64CB59C1" w14:textId="77777777" w:rsidR="00520673" w:rsidRPr="00A902B2" w:rsidRDefault="00520673" w:rsidP="00520673">
      <w:pPr>
        <w:jc w:val="both"/>
        <w:rPr>
          <w:rFonts w:eastAsia="Arial" w:cstheme="majorHAnsi"/>
          <w:sz w:val="20"/>
          <w:szCs w:val="20"/>
        </w:rPr>
      </w:pPr>
      <w:r w:rsidRPr="00A902B2">
        <w:rPr>
          <w:rFonts w:eastAsia="Arial" w:cstheme="majorHAnsi"/>
          <w:b/>
          <w:sz w:val="20"/>
          <w:szCs w:val="20"/>
        </w:rPr>
        <w:t>Alternativas del estudio</w:t>
      </w:r>
      <w:r w:rsidRPr="00A902B2">
        <w:rPr>
          <w:rFonts w:eastAsia="Arial" w:cstheme="majorHAnsi"/>
          <w:sz w:val="20"/>
          <w:szCs w:val="20"/>
        </w:rPr>
        <w:t>.</w:t>
      </w:r>
    </w:p>
    <w:p w14:paraId="3895E97D" w14:textId="77777777" w:rsidR="00520673" w:rsidRPr="00A902B2" w:rsidRDefault="00520673" w:rsidP="00520673">
      <w:pPr>
        <w:jc w:val="both"/>
        <w:rPr>
          <w:rFonts w:eastAsia="Arial" w:cstheme="majorHAnsi"/>
          <w:sz w:val="20"/>
          <w:szCs w:val="20"/>
        </w:rPr>
      </w:pPr>
    </w:p>
    <w:p w14:paraId="683F3194" w14:textId="582257FA" w:rsidR="00520673" w:rsidRPr="00A902B2" w:rsidRDefault="00520673" w:rsidP="00520673">
      <w:pPr>
        <w:jc w:val="both"/>
        <w:rPr>
          <w:rFonts w:eastAsia="Arial" w:cstheme="majorHAnsi"/>
          <w:sz w:val="20"/>
          <w:szCs w:val="20"/>
        </w:rPr>
      </w:pPr>
      <w:r w:rsidRPr="00A902B2">
        <w:rPr>
          <w:rFonts w:eastAsia="Arial" w:cstheme="majorHAnsi"/>
          <w:sz w:val="20"/>
          <w:szCs w:val="20"/>
        </w:rPr>
        <w:t>En caso de que usted o su familiar acepten participar, no se hará nada diferente con usted o su familiar, a lo que habitualmente se hace en estos mismos casos. No existen alternativas diferentes a lo que se le realizará a su familiar, con motivo de la participación en la investigación. Todo lo que se haga, hace parte de lo que esta nacional e internacionalmente aceptado para realizar en estos casos.</w:t>
      </w:r>
    </w:p>
    <w:p w14:paraId="60390E03" w14:textId="77777777" w:rsidR="00520673" w:rsidRPr="00A902B2" w:rsidRDefault="00520673" w:rsidP="00520673">
      <w:pPr>
        <w:jc w:val="both"/>
        <w:rPr>
          <w:rFonts w:eastAsia="Arial" w:cstheme="majorHAnsi"/>
          <w:b/>
          <w:sz w:val="20"/>
          <w:szCs w:val="20"/>
        </w:rPr>
      </w:pPr>
    </w:p>
    <w:p w14:paraId="5B5DED41" w14:textId="50B58EEE" w:rsidR="00520673" w:rsidRPr="00A902B2" w:rsidRDefault="00520673" w:rsidP="00520673">
      <w:pPr>
        <w:jc w:val="both"/>
        <w:rPr>
          <w:rFonts w:eastAsia="Arial" w:cstheme="majorHAnsi"/>
          <w:sz w:val="20"/>
          <w:szCs w:val="20"/>
        </w:rPr>
      </w:pPr>
      <w:r w:rsidRPr="00A902B2">
        <w:rPr>
          <w:rFonts w:eastAsia="Arial" w:cstheme="majorHAnsi"/>
          <w:b/>
          <w:sz w:val="20"/>
          <w:szCs w:val="20"/>
        </w:rPr>
        <w:t>Beneficios para el participante</w:t>
      </w:r>
      <w:r w:rsidRPr="00A902B2">
        <w:rPr>
          <w:rFonts w:eastAsia="Arial" w:cstheme="majorHAnsi"/>
          <w:sz w:val="20"/>
          <w:szCs w:val="20"/>
        </w:rPr>
        <w:t>.</w:t>
      </w:r>
    </w:p>
    <w:p w14:paraId="3D63C56F" w14:textId="70DB5149" w:rsidR="00520673" w:rsidRPr="00A902B2" w:rsidRDefault="00520673" w:rsidP="00520673">
      <w:pPr>
        <w:jc w:val="both"/>
        <w:rPr>
          <w:rFonts w:eastAsia="Arial" w:cstheme="majorHAnsi"/>
          <w:sz w:val="20"/>
          <w:szCs w:val="20"/>
        </w:rPr>
      </w:pPr>
      <w:r w:rsidRPr="00A902B2">
        <w:rPr>
          <w:rFonts w:cstheme="majorHAnsi"/>
          <w:sz w:val="20"/>
          <w:szCs w:val="20"/>
        </w:rPr>
        <w:lastRenderedPageBreak/>
        <w:t xml:space="preserve">Ni usted ni ningún otro participante recibirán algún tipo de remuneración económica por la </w:t>
      </w:r>
      <w:r w:rsidRPr="00A902B2">
        <w:rPr>
          <w:rFonts w:eastAsia="Arial" w:cstheme="majorHAnsi"/>
          <w:sz w:val="20"/>
          <w:szCs w:val="20"/>
        </w:rPr>
        <w:t xml:space="preserve">participación en el estudio. Al paciente se le ofrecerán todas las condiciones necesarias para su tratamiento. Con los resultados de esta investigación se espera que en el futuro se beneficien personas que sufran de mordeduras de serpiente y poder ofrecerles un mejor tratamiento. </w:t>
      </w:r>
    </w:p>
    <w:p w14:paraId="3799FF9A" w14:textId="77777777" w:rsidR="00520673" w:rsidRPr="00A902B2" w:rsidRDefault="00520673" w:rsidP="00520673">
      <w:pPr>
        <w:ind w:left="720"/>
        <w:jc w:val="both"/>
        <w:rPr>
          <w:rFonts w:eastAsia="Arial" w:cstheme="majorHAnsi"/>
          <w:sz w:val="20"/>
          <w:szCs w:val="20"/>
        </w:rPr>
      </w:pPr>
    </w:p>
    <w:p w14:paraId="29EF8D57" w14:textId="77777777" w:rsidR="00520673" w:rsidRPr="00A902B2" w:rsidRDefault="00520673" w:rsidP="00520673">
      <w:pPr>
        <w:jc w:val="both"/>
        <w:rPr>
          <w:rFonts w:eastAsia="Arial" w:cstheme="majorHAnsi"/>
          <w:b/>
          <w:sz w:val="20"/>
          <w:szCs w:val="20"/>
        </w:rPr>
      </w:pPr>
      <w:r w:rsidRPr="00A902B2">
        <w:rPr>
          <w:rFonts w:eastAsia="Arial" w:cstheme="majorHAnsi"/>
          <w:b/>
          <w:sz w:val="20"/>
          <w:szCs w:val="20"/>
        </w:rPr>
        <w:t>Obligaciones del participante</w:t>
      </w:r>
    </w:p>
    <w:p w14:paraId="24E3CC86" w14:textId="77777777" w:rsidR="00520673" w:rsidRPr="00A902B2" w:rsidRDefault="00520673" w:rsidP="00520673">
      <w:pPr>
        <w:jc w:val="both"/>
        <w:rPr>
          <w:rFonts w:eastAsia="Arial" w:cstheme="majorHAnsi"/>
          <w:sz w:val="20"/>
          <w:szCs w:val="20"/>
        </w:rPr>
      </w:pPr>
    </w:p>
    <w:p w14:paraId="660E06A3" w14:textId="1F51EC52" w:rsidR="00520673" w:rsidRPr="00A902B2" w:rsidRDefault="00520673" w:rsidP="00520673">
      <w:pPr>
        <w:jc w:val="both"/>
        <w:rPr>
          <w:rFonts w:eastAsia="Arial" w:cstheme="majorHAnsi"/>
          <w:sz w:val="20"/>
          <w:szCs w:val="20"/>
        </w:rPr>
      </w:pPr>
      <w:r w:rsidRPr="00A902B2">
        <w:rPr>
          <w:rFonts w:eastAsia="Arial" w:cstheme="majorHAnsi"/>
          <w:sz w:val="20"/>
          <w:szCs w:val="20"/>
        </w:rPr>
        <w:t>Una vez usted acepte participar y firme el consentimiento informado, se le tomarán muestras de sangre, y se le realizaran exámenes radiológicos, el equipo de investigadores hará evaluaciones permanentes de su condición clínica y de los resultados de sus exámenes. Nada de esto es diferente a lo que se le hace a otros pacientes con la misma enfermedad que no estén participando en el estudio. Es posible que luego del alta, tengamos que comunicarnos con usted vía telefónica para corroborar algún dato o enterarnos de su condición clínica. Esto solo tomará unos minutos de su tiempo. Es muy poco probable que luego del alta los investigadores tengamos que citarlo de nuevo al hospital.</w:t>
      </w:r>
    </w:p>
    <w:p w14:paraId="432198B8" w14:textId="77777777" w:rsidR="00520673" w:rsidRPr="00A902B2" w:rsidRDefault="00520673" w:rsidP="00520673">
      <w:pPr>
        <w:ind w:left="720"/>
        <w:jc w:val="both"/>
        <w:rPr>
          <w:rFonts w:eastAsia="Arial" w:cstheme="majorHAnsi"/>
          <w:sz w:val="20"/>
          <w:szCs w:val="20"/>
        </w:rPr>
      </w:pPr>
    </w:p>
    <w:p w14:paraId="7AECAE32" w14:textId="77777777" w:rsidR="00520673" w:rsidRPr="00A902B2" w:rsidRDefault="00520673" w:rsidP="00520673">
      <w:pPr>
        <w:jc w:val="both"/>
        <w:rPr>
          <w:rFonts w:eastAsia="Arial" w:cstheme="majorHAnsi"/>
          <w:sz w:val="20"/>
          <w:szCs w:val="20"/>
        </w:rPr>
      </w:pPr>
      <w:r w:rsidRPr="00A902B2">
        <w:rPr>
          <w:rFonts w:eastAsia="Arial" w:cstheme="majorHAnsi"/>
          <w:b/>
          <w:sz w:val="20"/>
          <w:szCs w:val="20"/>
        </w:rPr>
        <w:t>Obligaciones del investigador</w:t>
      </w:r>
      <w:r w:rsidRPr="00A902B2">
        <w:rPr>
          <w:rFonts w:eastAsia="Arial" w:cstheme="majorHAnsi"/>
          <w:sz w:val="20"/>
          <w:szCs w:val="20"/>
        </w:rPr>
        <w:t>.</w:t>
      </w:r>
    </w:p>
    <w:p w14:paraId="5B1B7147" w14:textId="77777777" w:rsidR="00520673" w:rsidRPr="00A902B2" w:rsidRDefault="00520673" w:rsidP="00520673">
      <w:pPr>
        <w:jc w:val="both"/>
        <w:rPr>
          <w:rFonts w:eastAsia="Arial" w:cstheme="majorHAnsi"/>
          <w:sz w:val="20"/>
          <w:szCs w:val="20"/>
        </w:rPr>
      </w:pPr>
    </w:p>
    <w:p w14:paraId="64E3AED2" w14:textId="2CE15234" w:rsidR="00520673" w:rsidRPr="00A902B2" w:rsidRDefault="00520673" w:rsidP="00520673">
      <w:pPr>
        <w:jc w:val="both"/>
        <w:rPr>
          <w:rFonts w:eastAsia="Arial" w:cstheme="majorHAnsi"/>
          <w:sz w:val="20"/>
          <w:szCs w:val="20"/>
        </w:rPr>
      </w:pPr>
      <w:r w:rsidRPr="00A902B2">
        <w:rPr>
          <w:rFonts w:eastAsia="Arial" w:cstheme="majorHAnsi"/>
          <w:sz w:val="20"/>
          <w:szCs w:val="20"/>
        </w:rPr>
        <w:t xml:space="preserve">Al paciente se le realizará un seguimiento clínico diario, por parte del equipo médico del hospital y al menos cada 2 días del equipo de investigación. </w:t>
      </w:r>
      <w:r w:rsidRPr="00A902B2">
        <w:rPr>
          <w:rFonts w:cstheme="majorHAnsi"/>
          <w:sz w:val="20"/>
          <w:szCs w:val="20"/>
          <w:lang w:val="es-MX"/>
        </w:rPr>
        <w:t>El paciente recibirá información permanente de su condición clínica. Y de la evolución de su tratamiento.</w:t>
      </w:r>
    </w:p>
    <w:p w14:paraId="0DB69578" w14:textId="77777777" w:rsidR="00520673" w:rsidRPr="00A902B2" w:rsidRDefault="00520673" w:rsidP="00520673">
      <w:pPr>
        <w:jc w:val="both"/>
        <w:rPr>
          <w:rFonts w:cstheme="majorHAnsi"/>
          <w:sz w:val="20"/>
          <w:szCs w:val="20"/>
        </w:rPr>
      </w:pPr>
      <w:r w:rsidRPr="00A902B2">
        <w:rPr>
          <w:rFonts w:cstheme="majorHAnsi"/>
          <w:sz w:val="20"/>
          <w:szCs w:val="20"/>
        </w:rPr>
        <w:t xml:space="preserve">Hasta donde nos lo permita la ley, guardaremos privacidad acerca de su identidad, los registros e información que usted aporte para la investigación.  </w:t>
      </w:r>
      <w:r w:rsidRPr="00A902B2">
        <w:rPr>
          <w:rFonts w:cstheme="majorHAnsi"/>
          <w:sz w:val="20"/>
          <w:szCs w:val="20"/>
          <w:lang w:val="es-ES_tradnl"/>
        </w:rPr>
        <w:t xml:space="preserve">Cada participante será identificado con un código, lo que nos permitirá manejar su información </w:t>
      </w:r>
      <w:r w:rsidRPr="00A902B2">
        <w:rPr>
          <w:rFonts w:cstheme="majorHAnsi"/>
          <w:sz w:val="20"/>
          <w:szCs w:val="20"/>
        </w:rPr>
        <w:t xml:space="preserve">de manera anónima. Todos los procedimientos, resultados de exámenes quedan consignados en su historia clínica y usted tiene derecho a solicitarla a su institución de salud, cuando lo requiera. La investigación está aprobada por la universidad y por este hospital, al firmar el consentimiento informado, usted nos autoriza a acceder a su historia clínica y a su información, única y exclusivamente para los efectos de la investigación estos datos serán depositados en un formato diseñado para la investigación y se construirá una base de datos digital a la que solo tendrán acceso los investigadores. De allí se tomarán los datos necesarios para la investigación, y serán manejados confidencialmente por los investigadores. En las publicaciones no se mencionará su nombre ni el de ningún participante. </w:t>
      </w:r>
    </w:p>
    <w:p w14:paraId="3090D4A4" w14:textId="77777777" w:rsidR="00520673" w:rsidRPr="00A902B2" w:rsidRDefault="00520673" w:rsidP="00520673">
      <w:pPr>
        <w:jc w:val="both"/>
        <w:rPr>
          <w:rFonts w:cstheme="majorHAnsi"/>
          <w:sz w:val="20"/>
          <w:szCs w:val="20"/>
        </w:rPr>
      </w:pPr>
      <w:r w:rsidRPr="00A902B2">
        <w:rPr>
          <w:rFonts w:cstheme="majorHAnsi"/>
          <w:sz w:val="20"/>
          <w:szCs w:val="20"/>
        </w:rPr>
        <w:t xml:space="preserve">No se espera que en ningún caso, haya problemas para su familiar o para usted por estar participando en esta investigación.  Estar participando en esta investigación no significa que usted o su familiar vayan a recibir algún tipo de trato médico o personal diferente. </w:t>
      </w:r>
    </w:p>
    <w:p w14:paraId="0E81439D" w14:textId="77777777" w:rsidR="00520673" w:rsidRPr="00A902B2" w:rsidRDefault="00520673" w:rsidP="00520673">
      <w:pPr>
        <w:jc w:val="both"/>
        <w:rPr>
          <w:rFonts w:eastAsia="Arial" w:cstheme="majorHAnsi"/>
          <w:b/>
          <w:sz w:val="20"/>
          <w:szCs w:val="20"/>
        </w:rPr>
      </w:pPr>
    </w:p>
    <w:p w14:paraId="3F3A6C53" w14:textId="230B95DF" w:rsidR="00520673" w:rsidRPr="00A902B2" w:rsidRDefault="00520673" w:rsidP="00520673">
      <w:pPr>
        <w:jc w:val="both"/>
        <w:rPr>
          <w:rFonts w:eastAsia="Arial" w:cstheme="majorHAnsi"/>
          <w:b/>
          <w:sz w:val="20"/>
          <w:szCs w:val="20"/>
        </w:rPr>
      </w:pPr>
      <w:r w:rsidRPr="00A902B2">
        <w:rPr>
          <w:rFonts w:eastAsia="Arial" w:cstheme="majorHAnsi"/>
          <w:b/>
          <w:sz w:val="20"/>
          <w:szCs w:val="20"/>
        </w:rPr>
        <w:t>Resultados esperados</w:t>
      </w:r>
    </w:p>
    <w:p w14:paraId="0A95869C" w14:textId="77777777" w:rsidR="00520673" w:rsidRPr="00A902B2" w:rsidRDefault="00520673" w:rsidP="00520673">
      <w:pPr>
        <w:jc w:val="both"/>
        <w:rPr>
          <w:rFonts w:eastAsia="Arial" w:cstheme="majorHAnsi"/>
          <w:b/>
          <w:sz w:val="20"/>
          <w:szCs w:val="20"/>
        </w:rPr>
      </w:pPr>
    </w:p>
    <w:p w14:paraId="3F5A7056" w14:textId="77777777" w:rsidR="00520673" w:rsidRPr="00A902B2" w:rsidRDefault="00520673" w:rsidP="00520673">
      <w:pPr>
        <w:numPr>
          <w:ilvl w:val="0"/>
          <w:numId w:val="10"/>
        </w:numPr>
        <w:jc w:val="both"/>
        <w:rPr>
          <w:rFonts w:eastAsia="Arial" w:cstheme="majorHAnsi"/>
          <w:sz w:val="20"/>
          <w:szCs w:val="20"/>
        </w:rPr>
      </w:pPr>
      <w:r w:rsidRPr="00A902B2">
        <w:rPr>
          <w:rFonts w:eastAsia="Arial" w:cstheme="majorHAnsi"/>
          <w:sz w:val="20"/>
          <w:szCs w:val="20"/>
        </w:rPr>
        <w:t xml:space="preserve">Todos los resultados del estudio, se analizarán y las conclusiones se escribirán y se enviarán a publicar en revistas médicas especializadas, para que personal médico en este u otros países puedan usarlos en la atención de otros pacientes, y realizar otro tipo de investigaciones.  </w:t>
      </w:r>
    </w:p>
    <w:p w14:paraId="0B947853" w14:textId="77777777" w:rsidR="00520673" w:rsidRPr="00A902B2" w:rsidRDefault="00520673" w:rsidP="00520673">
      <w:pPr>
        <w:numPr>
          <w:ilvl w:val="0"/>
          <w:numId w:val="10"/>
        </w:numPr>
        <w:jc w:val="both"/>
        <w:rPr>
          <w:rFonts w:eastAsia="Arial" w:cstheme="majorHAnsi"/>
          <w:sz w:val="20"/>
          <w:szCs w:val="20"/>
        </w:rPr>
      </w:pPr>
      <w:r w:rsidRPr="00A902B2">
        <w:rPr>
          <w:rFonts w:eastAsia="Arial" w:cstheme="majorHAnsi"/>
          <w:sz w:val="20"/>
          <w:szCs w:val="20"/>
        </w:rPr>
        <w:t xml:space="preserve">Los resultados de esta investigación también podrán mostrarse en conferencias y congresos en nuestro país y en otros países. </w:t>
      </w:r>
    </w:p>
    <w:p w14:paraId="59D8BCE7" w14:textId="77777777" w:rsidR="00520673" w:rsidRPr="00A902B2" w:rsidRDefault="00520673" w:rsidP="00520673">
      <w:pPr>
        <w:numPr>
          <w:ilvl w:val="0"/>
          <w:numId w:val="10"/>
        </w:numPr>
        <w:jc w:val="both"/>
        <w:rPr>
          <w:rFonts w:eastAsia="Arial" w:cstheme="majorHAnsi"/>
          <w:sz w:val="20"/>
          <w:szCs w:val="20"/>
        </w:rPr>
      </w:pPr>
      <w:r w:rsidRPr="00A902B2">
        <w:rPr>
          <w:rFonts w:eastAsia="Arial" w:cstheme="majorHAnsi"/>
          <w:sz w:val="20"/>
          <w:szCs w:val="20"/>
        </w:rPr>
        <w:t>Se espera que los resultados de esta investigación mejoren las condiciones de salud de los pacientes con mordedura de serpiente, en la medida en que complicaciones como las infecciones se puedan diagnosticar más rápida y eficazmente, lo que traerá bienestar y salud para otras personas.</w:t>
      </w:r>
    </w:p>
    <w:p w14:paraId="6AD3BEF6" w14:textId="77777777" w:rsidR="00520673" w:rsidRPr="00A902B2" w:rsidRDefault="00520673" w:rsidP="00520673">
      <w:pPr>
        <w:jc w:val="both"/>
        <w:rPr>
          <w:rFonts w:eastAsia="Arial" w:cstheme="majorHAnsi"/>
          <w:sz w:val="20"/>
          <w:szCs w:val="20"/>
        </w:rPr>
      </w:pPr>
    </w:p>
    <w:p w14:paraId="5851C36D" w14:textId="77777777" w:rsidR="00520673" w:rsidRPr="00A902B2" w:rsidRDefault="00520673" w:rsidP="00520673">
      <w:pPr>
        <w:jc w:val="both"/>
        <w:rPr>
          <w:rFonts w:eastAsia="Arial" w:cstheme="majorHAnsi"/>
          <w:b/>
          <w:sz w:val="20"/>
          <w:szCs w:val="20"/>
        </w:rPr>
      </w:pPr>
      <w:r w:rsidRPr="00A902B2">
        <w:rPr>
          <w:rFonts w:eastAsia="Arial" w:cstheme="majorHAnsi"/>
          <w:b/>
          <w:sz w:val="20"/>
          <w:szCs w:val="20"/>
        </w:rPr>
        <w:t>Personas a contactar para información</w:t>
      </w:r>
    </w:p>
    <w:p w14:paraId="7D1755B2" w14:textId="77777777" w:rsidR="00AE1A33" w:rsidRPr="00A902B2" w:rsidRDefault="00AE1A33" w:rsidP="00520673">
      <w:pPr>
        <w:jc w:val="both"/>
        <w:rPr>
          <w:rFonts w:eastAsia="Arial" w:cstheme="majorHAnsi"/>
          <w:b/>
          <w:sz w:val="20"/>
          <w:szCs w:val="20"/>
        </w:rPr>
      </w:pPr>
    </w:p>
    <w:p w14:paraId="53C30157" w14:textId="77777777" w:rsidR="00520673" w:rsidRPr="00A902B2" w:rsidRDefault="00520673" w:rsidP="00520673">
      <w:pPr>
        <w:jc w:val="both"/>
        <w:rPr>
          <w:rFonts w:eastAsia="Arial" w:cstheme="majorHAnsi"/>
          <w:sz w:val="20"/>
          <w:szCs w:val="20"/>
        </w:rPr>
      </w:pPr>
      <w:r w:rsidRPr="00A902B2">
        <w:rPr>
          <w:rFonts w:eastAsia="Arial" w:cstheme="majorHAnsi"/>
          <w:sz w:val="20"/>
          <w:szCs w:val="20"/>
        </w:rPr>
        <w:t>LINA MARIA PEÑA ACEVEDO.</w:t>
      </w:r>
    </w:p>
    <w:p w14:paraId="7B175126" w14:textId="77777777" w:rsidR="00520673" w:rsidRPr="00A902B2" w:rsidRDefault="00520673" w:rsidP="00520673">
      <w:pPr>
        <w:jc w:val="both"/>
        <w:rPr>
          <w:rFonts w:eastAsia="Arial" w:cstheme="majorHAnsi"/>
          <w:sz w:val="20"/>
          <w:szCs w:val="20"/>
        </w:rPr>
      </w:pPr>
      <w:r w:rsidRPr="00A902B2">
        <w:rPr>
          <w:rFonts w:eastAsia="Arial" w:cstheme="majorHAnsi"/>
          <w:sz w:val="20"/>
          <w:szCs w:val="20"/>
        </w:rPr>
        <w:t xml:space="preserve">Dirección: Carrera 64C # 48 – 51. </w:t>
      </w:r>
    </w:p>
    <w:p w14:paraId="48912A3F" w14:textId="77777777" w:rsidR="00520673" w:rsidRPr="00A902B2" w:rsidRDefault="00520673" w:rsidP="00520673">
      <w:pPr>
        <w:jc w:val="both"/>
        <w:rPr>
          <w:rFonts w:eastAsia="Arial" w:cstheme="majorHAnsi"/>
          <w:sz w:val="20"/>
          <w:szCs w:val="20"/>
        </w:rPr>
      </w:pPr>
      <w:r w:rsidRPr="00A902B2">
        <w:rPr>
          <w:rFonts w:eastAsia="Arial" w:cstheme="majorHAnsi"/>
          <w:sz w:val="20"/>
          <w:szCs w:val="20"/>
        </w:rPr>
        <w:t xml:space="preserve">Teléfonos: 320 6769017 </w:t>
      </w:r>
    </w:p>
    <w:p w14:paraId="040E8E14" w14:textId="77777777" w:rsidR="00520673" w:rsidRPr="00A902B2" w:rsidRDefault="00520673" w:rsidP="00520673">
      <w:pPr>
        <w:jc w:val="both"/>
        <w:rPr>
          <w:rFonts w:eastAsia="Arial" w:cstheme="majorHAnsi"/>
          <w:sz w:val="20"/>
          <w:szCs w:val="20"/>
        </w:rPr>
      </w:pPr>
      <w:r w:rsidRPr="00A902B2">
        <w:rPr>
          <w:rFonts w:eastAsia="Arial" w:cstheme="majorHAnsi"/>
          <w:sz w:val="20"/>
          <w:szCs w:val="20"/>
        </w:rPr>
        <w:t xml:space="preserve">Correo electrónico: </w:t>
      </w:r>
      <w:hyperlink r:id="rId15" w:history="1">
        <w:r w:rsidRPr="00A902B2">
          <w:rPr>
            <w:rStyle w:val="Hipervnculo"/>
            <w:rFonts w:eastAsia="Arial" w:cstheme="majorHAnsi"/>
            <w:sz w:val="20"/>
            <w:szCs w:val="20"/>
          </w:rPr>
          <w:t>lina.pena@udea.edu.co</w:t>
        </w:r>
      </w:hyperlink>
      <w:r w:rsidRPr="00A902B2">
        <w:rPr>
          <w:rFonts w:eastAsia="Arial" w:cstheme="majorHAnsi"/>
          <w:sz w:val="20"/>
          <w:szCs w:val="20"/>
        </w:rPr>
        <w:t xml:space="preserve">  </w:t>
      </w:r>
    </w:p>
    <w:p w14:paraId="3D6D4AEA" w14:textId="77777777" w:rsidR="00520673" w:rsidRPr="00A902B2" w:rsidRDefault="00520673" w:rsidP="00520673">
      <w:pPr>
        <w:jc w:val="both"/>
        <w:rPr>
          <w:rFonts w:eastAsia="Arial" w:cstheme="majorHAnsi"/>
          <w:sz w:val="20"/>
          <w:szCs w:val="20"/>
        </w:rPr>
      </w:pPr>
      <w:r w:rsidRPr="00A902B2">
        <w:rPr>
          <w:rFonts w:eastAsia="Arial" w:cstheme="majorHAnsi"/>
          <w:sz w:val="20"/>
          <w:szCs w:val="20"/>
        </w:rPr>
        <w:t>Sitio de trabajo: Facultad de Medicina  - Universidad de Antioquia.</w:t>
      </w:r>
    </w:p>
    <w:p w14:paraId="18FEAE61" w14:textId="77777777" w:rsidR="00AE1A33" w:rsidRPr="00A902B2" w:rsidRDefault="00AE1A33" w:rsidP="00AE1A33">
      <w:pPr>
        <w:jc w:val="both"/>
        <w:rPr>
          <w:rFonts w:eastAsia="Arial" w:cstheme="majorHAnsi"/>
          <w:b/>
          <w:sz w:val="20"/>
          <w:szCs w:val="20"/>
        </w:rPr>
      </w:pPr>
    </w:p>
    <w:p w14:paraId="24DFCEF2" w14:textId="75704AF3" w:rsidR="00520673" w:rsidRPr="00A902B2" w:rsidRDefault="00AE1A33" w:rsidP="00E007E9">
      <w:pPr>
        <w:jc w:val="both"/>
        <w:rPr>
          <w:rFonts w:eastAsia="Arial" w:cstheme="majorHAnsi"/>
          <w:b/>
          <w:sz w:val="20"/>
          <w:szCs w:val="20"/>
        </w:rPr>
      </w:pPr>
      <w:r w:rsidRPr="00A902B2">
        <w:rPr>
          <w:rFonts w:eastAsia="Arial" w:cstheme="majorHAnsi"/>
          <w:b/>
          <w:sz w:val="20"/>
          <w:szCs w:val="20"/>
        </w:rPr>
        <w:lastRenderedPageBreak/>
        <w:t>Declaración de consentimiento</w:t>
      </w:r>
    </w:p>
    <w:p w14:paraId="74A25407" w14:textId="77777777" w:rsidR="00520673" w:rsidRPr="00A902B2" w:rsidRDefault="00520673" w:rsidP="00520673">
      <w:pPr>
        <w:jc w:val="both"/>
        <w:rPr>
          <w:rFonts w:cstheme="majorHAnsi"/>
          <w:sz w:val="20"/>
          <w:szCs w:val="20"/>
          <w:lang w:val="es-MX"/>
        </w:rPr>
      </w:pPr>
    </w:p>
    <w:p w14:paraId="3912EEE2" w14:textId="4F3D102C" w:rsidR="00520673" w:rsidRPr="00A902B2" w:rsidRDefault="00520673" w:rsidP="00520673">
      <w:pPr>
        <w:jc w:val="both"/>
        <w:rPr>
          <w:rFonts w:cstheme="majorHAnsi"/>
          <w:sz w:val="20"/>
          <w:szCs w:val="20"/>
        </w:rPr>
      </w:pPr>
      <w:r w:rsidRPr="00A902B2">
        <w:rPr>
          <w:rFonts w:cstheme="majorHAnsi"/>
          <w:sz w:val="20"/>
          <w:szCs w:val="20"/>
          <w:lang w:val="es-MX"/>
        </w:rPr>
        <w:t xml:space="preserve">Me han explicado con toda claridad las condiciones del </w:t>
      </w:r>
      <w:r w:rsidRPr="00A902B2">
        <w:rPr>
          <w:rFonts w:cstheme="majorHAnsi"/>
          <w:sz w:val="20"/>
          <w:szCs w:val="20"/>
        </w:rPr>
        <w:t>Estudio</w:t>
      </w:r>
      <w:r w:rsidRPr="00A902B2">
        <w:rPr>
          <w:rFonts w:cstheme="majorHAnsi"/>
          <w:b/>
          <w:sz w:val="20"/>
          <w:szCs w:val="20"/>
        </w:rPr>
        <w:t xml:space="preserve"> </w:t>
      </w:r>
      <w:r w:rsidRPr="00A902B2">
        <w:rPr>
          <w:rFonts w:eastAsia="Arial" w:cstheme="majorHAnsi"/>
          <w:sz w:val="20"/>
          <w:szCs w:val="20"/>
        </w:rPr>
        <w:t>“</w:t>
      </w:r>
      <w:r w:rsidRPr="00A902B2">
        <w:rPr>
          <w:rFonts w:cstheme="majorHAnsi"/>
          <w:b/>
          <w:bCs/>
          <w:color w:val="000000"/>
          <w:sz w:val="20"/>
          <w:szCs w:val="20"/>
          <w:lang w:val="es-ES_tradnl"/>
        </w:rPr>
        <w:t>DISEÑO DE UN MODELO DE DIAGNÓSTICO PARA LAS INFECCIONES DE PIEL Y TEJIDOS BLANDOS EN PACIENTES CON MORDEDURA DE SERPIENTES DEL GRUPO BOTHROPS (ACCIDENTE OFÍDICO BOTHRÓPICO)</w:t>
      </w:r>
      <w:r w:rsidRPr="00A902B2">
        <w:rPr>
          <w:rFonts w:eastAsia="Arial" w:cstheme="majorHAnsi"/>
          <w:sz w:val="20"/>
          <w:szCs w:val="20"/>
        </w:rPr>
        <w:t>“</w:t>
      </w:r>
    </w:p>
    <w:p w14:paraId="26632D31" w14:textId="77777777" w:rsidR="00520673" w:rsidRPr="00A902B2" w:rsidRDefault="00520673" w:rsidP="00520673">
      <w:pPr>
        <w:jc w:val="both"/>
        <w:rPr>
          <w:rFonts w:cstheme="majorHAnsi"/>
          <w:sz w:val="20"/>
          <w:szCs w:val="20"/>
          <w:lang w:val="es-MX"/>
        </w:rPr>
      </w:pPr>
      <w:r w:rsidRPr="00A902B2">
        <w:rPr>
          <w:rFonts w:cstheme="majorHAnsi"/>
          <w:sz w:val="20"/>
          <w:szCs w:val="20"/>
          <w:lang w:val="es-MX"/>
        </w:rPr>
        <w:t xml:space="preserve">He leído o (me han leído) este formato de consentimiento y he tenido la oportunidad de hacer preguntas, las cuáles  han sido respondidas a mi entera satisfacción.  He recibido una copia de este formato de consentimiento para futura referencia.  </w:t>
      </w:r>
    </w:p>
    <w:p w14:paraId="45C98984" w14:textId="77777777" w:rsidR="00520673" w:rsidRPr="00A902B2" w:rsidRDefault="00520673" w:rsidP="00520673">
      <w:pPr>
        <w:jc w:val="both"/>
        <w:rPr>
          <w:rFonts w:eastAsia="Arial" w:cstheme="majorHAnsi"/>
          <w:b/>
          <w:sz w:val="20"/>
          <w:szCs w:val="20"/>
        </w:rPr>
      </w:pPr>
      <w:r w:rsidRPr="00A902B2">
        <w:rPr>
          <w:rFonts w:eastAsia="Arial" w:cstheme="majorHAnsi"/>
          <w:b/>
          <w:sz w:val="20"/>
          <w:szCs w:val="20"/>
        </w:rPr>
        <w:t xml:space="preserve">Manifiesto que no he recibido presiones verbales, escritas y/o mímicas para participar en el estudio; que dicha decisión la </w:t>
      </w:r>
      <w:proofErr w:type="spellStart"/>
      <w:r w:rsidRPr="00A902B2">
        <w:rPr>
          <w:rFonts w:eastAsia="Arial" w:cstheme="majorHAnsi"/>
          <w:b/>
          <w:sz w:val="20"/>
          <w:szCs w:val="20"/>
        </w:rPr>
        <w:t>tomo</w:t>
      </w:r>
      <w:proofErr w:type="spellEnd"/>
      <w:r w:rsidRPr="00A902B2">
        <w:rPr>
          <w:rFonts w:eastAsia="Arial" w:cstheme="majorHAnsi"/>
          <w:b/>
          <w:sz w:val="20"/>
          <w:szCs w:val="20"/>
        </w:rPr>
        <w:t xml:space="preserve"> consciente y libremente, en pleno uso de mis facultades mentales, sin encontrarme bajo efectos de medicamentos, drogas o bebidas alcohólicas. </w:t>
      </w:r>
    </w:p>
    <w:p w14:paraId="5FAD6930" w14:textId="77777777" w:rsidR="00520673" w:rsidRPr="00A902B2" w:rsidRDefault="00520673" w:rsidP="00520673">
      <w:pPr>
        <w:jc w:val="both"/>
        <w:rPr>
          <w:rFonts w:eastAsia="Arial" w:cstheme="majorHAnsi"/>
          <w:sz w:val="20"/>
          <w:szCs w:val="20"/>
        </w:rPr>
      </w:pPr>
      <w:r w:rsidRPr="00A902B2">
        <w:rPr>
          <w:rFonts w:cstheme="majorHAnsi"/>
          <w:sz w:val="20"/>
          <w:szCs w:val="20"/>
          <w:lang w:val="es-MX"/>
        </w:rPr>
        <w:t>Estoy de acuerdo, con plena libertad, en que yo, mi familiar o mi representado, participe en este estudio.</w:t>
      </w:r>
    </w:p>
    <w:p w14:paraId="1AA94748" w14:textId="77777777" w:rsidR="00520673" w:rsidRPr="00A902B2" w:rsidRDefault="00520673" w:rsidP="00520673">
      <w:pPr>
        <w:jc w:val="both"/>
        <w:rPr>
          <w:rFonts w:cstheme="majorHAnsi"/>
          <w:sz w:val="20"/>
          <w:szCs w:val="20"/>
        </w:rPr>
      </w:pPr>
    </w:p>
    <w:p w14:paraId="01BF808A" w14:textId="77777777" w:rsidR="00520673" w:rsidRPr="00A902B2" w:rsidRDefault="00520673" w:rsidP="00520673">
      <w:pPr>
        <w:jc w:val="both"/>
        <w:rPr>
          <w:rFonts w:cstheme="majorHAnsi"/>
          <w:b/>
          <w:sz w:val="20"/>
          <w:szCs w:val="20"/>
          <w:lang w:val="es-MX"/>
        </w:rPr>
      </w:pPr>
    </w:p>
    <w:p w14:paraId="1EE4FF2D" w14:textId="77777777" w:rsidR="00520673" w:rsidRPr="00A902B2" w:rsidRDefault="00520673" w:rsidP="00520673">
      <w:pPr>
        <w:jc w:val="both"/>
        <w:rPr>
          <w:rFonts w:cstheme="majorHAnsi"/>
          <w:b/>
          <w:sz w:val="20"/>
          <w:szCs w:val="20"/>
          <w:lang w:val="es-MX"/>
        </w:rPr>
      </w:pPr>
    </w:p>
    <w:p w14:paraId="2B735610" w14:textId="77777777" w:rsidR="00520673" w:rsidRPr="00A902B2" w:rsidRDefault="00520673" w:rsidP="00520673">
      <w:pPr>
        <w:jc w:val="both"/>
        <w:rPr>
          <w:rFonts w:cstheme="majorHAnsi"/>
          <w:b/>
          <w:sz w:val="20"/>
          <w:szCs w:val="20"/>
          <w:lang w:val="es-MX"/>
        </w:rPr>
      </w:pPr>
    </w:p>
    <w:p w14:paraId="6B205DC2" w14:textId="423FFA55" w:rsidR="00520673" w:rsidRPr="00A902B2" w:rsidRDefault="00520673" w:rsidP="00520673">
      <w:pPr>
        <w:jc w:val="both"/>
        <w:rPr>
          <w:rFonts w:cstheme="majorHAnsi"/>
          <w:b/>
          <w:sz w:val="20"/>
          <w:szCs w:val="20"/>
          <w:lang w:val="es-MX"/>
        </w:rPr>
      </w:pPr>
      <w:r w:rsidRPr="00A902B2">
        <w:rPr>
          <w:rFonts w:cstheme="majorHAnsi"/>
          <w:b/>
          <w:sz w:val="20"/>
          <w:szCs w:val="20"/>
          <w:lang w:val="es-MX"/>
        </w:rPr>
        <w:t xml:space="preserve">Firma del paciente, padre o representante </w:t>
      </w:r>
      <w:r w:rsidRPr="00A902B2">
        <w:rPr>
          <w:rFonts w:cstheme="majorHAnsi"/>
          <w:b/>
          <w:sz w:val="20"/>
          <w:szCs w:val="20"/>
          <w:lang w:val="es-MX"/>
        </w:rPr>
        <w:tab/>
      </w:r>
      <w:r w:rsidRPr="00A902B2">
        <w:rPr>
          <w:rFonts w:cstheme="majorHAnsi"/>
          <w:b/>
          <w:sz w:val="20"/>
          <w:szCs w:val="20"/>
          <w:lang w:val="es-MX"/>
        </w:rPr>
        <w:tab/>
        <w:t>Huella</w:t>
      </w:r>
    </w:p>
    <w:p w14:paraId="53B9DC0D" w14:textId="77777777" w:rsidR="00520673" w:rsidRPr="00A902B2" w:rsidRDefault="00520673" w:rsidP="00520673">
      <w:pPr>
        <w:jc w:val="both"/>
        <w:rPr>
          <w:rFonts w:cstheme="majorHAnsi"/>
          <w:b/>
          <w:sz w:val="20"/>
          <w:szCs w:val="20"/>
          <w:lang w:val="es-MX"/>
        </w:rPr>
      </w:pPr>
      <w:r w:rsidRPr="00A902B2">
        <w:rPr>
          <w:rFonts w:cstheme="majorHAnsi"/>
          <w:b/>
          <w:sz w:val="20"/>
          <w:szCs w:val="20"/>
          <w:lang w:val="es-MX"/>
        </w:rPr>
        <w:t>Fecha</w:t>
      </w:r>
      <w:r w:rsidRPr="00A902B2">
        <w:rPr>
          <w:rFonts w:cstheme="majorHAnsi"/>
          <w:b/>
          <w:sz w:val="20"/>
          <w:szCs w:val="20"/>
          <w:lang w:val="es-MX"/>
        </w:rPr>
        <w:tab/>
      </w:r>
      <w:r w:rsidRPr="00A902B2">
        <w:rPr>
          <w:rFonts w:cstheme="majorHAnsi"/>
          <w:b/>
          <w:sz w:val="20"/>
          <w:szCs w:val="20"/>
          <w:lang w:val="es-MX"/>
        </w:rPr>
        <w:tab/>
      </w:r>
      <w:r w:rsidRPr="00A902B2">
        <w:rPr>
          <w:rFonts w:cstheme="majorHAnsi"/>
          <w:b/>
          <w:sz w:val="20"/>
          <w:szCs w:val="20"/>
          <w:lang w:val="es-MX"/>
        </w:rPr>
        <w:tab/>
      </w:r>
      <w:r w:rsidRPr="00A902B2">
        <w:rPr>
          <w:rFonts w:cstheme="majorHAnsi"/>
          <w:b/>
          <w:sz w:val="20"/>
          <w:szCs w:val="20"/>
          <w:lang w:val="es-MX"/>
        </w:rPr>
        <w:tab/>
      </w:r>
    </w:p>
    <w:p w14:paraId="43A2BA7D" w14:textId="77777777" w:rsidR="00520673" w:rsidRPr="00A902B2" w:rsidRDefault="00520673" w:rsidP="00520673">
      <w:pPr>
        <w:jc w:val="both"/>
        <w:rPr>
          <w:rFonts w:cstheme="majorHAnsi"/>
          <w:b/>
          <w:sz w:val="20"/>
          <w:szCs w:val="20"/>
          <w:lang w:val="es-MX"/>
        </w:rPr>
      </w:pPr>
    </w:p>
    <w:p w14:paraId="1C3BD33D" w14:textId="77777777" w:rsidR="00520673" w:rsidRPr="00A902B2" w:rsidRDefault="00520673" w:rsidP="00520673">
      <w:pPr>
        <w:jc w:val="both"/>
        <w:rPr>
          <w:rFonts w:cstheme="majorHAnsi"/>
          <w:sz w:val="20"/>
          <w:szCs w:val="20"/>
          <w:lang w:val="es-MX"/>
        </w:rPr>
      </w:pPr>
      <w:r w:rsidRPr="00A902B2">
        <w:rPr>
          <w:rFonts w:cstheme="majorHAnsi"/>
          <w:sz w:val="20"/>
          <w:szCs w:val="20"/>
          <w:lang w:val="es-MX"/>
        </w:rPr>
        <w:t>Declaración del doctor encargado del estudio: He explicado la naturaleza, las necesidades y los riesgos previsibles del estudio al participante, familiar o representante mencionado anteriormente y he sido testigo de la realización del formato de consentimiento.</w:t>
      </w:r>
    </w:p>
    <w:p w14:paraId="3E238FF2" w14:textId="77777777" w:rsidR="00520673" w:rsidRPr="00A902B2" w:rsidRDefault="00520673" w:rsidP="00520673">
      <w:pPr>
        <w:jc w:val="both"/>
        <w:rPr>
          <w:rFonts w:cstheme="majorHAnsi"/>
          <w:sz w:val="20"/>
          <w:szCs w:val="20"/>
          <w:lang w:val="es-MX"/>
        </w:rPr>
      </w:pPr>
    </w:p>
    <w:p w14:paraId="41C8E132" w14:textId="77777777" w:rsidR="00520673" w:rsidRPr="00A902B2" w:rsidRDefault="00520673" w:rsidP="00520673">
      <w:pPr>
        <w:jc w:val="both"/>
        <w:rPr>
          <w:rFonts w:cstheme="majorHAnsi"/>
          <w:b/>
          <w:sz w:val="20"/>
          <w:szCs w:val="20"/>
          <w:lang w:val="es-MX"/>
        </w:rPr>
      </w:pPr>
    </w:p>
    <w:p w14:paraId="63AB5EA6" w14:textId="0669A2C7" w:rsidR="00520673" w:rsidRPr="00A902B2" w:rsidRDefault="00520673" w:rsidP="00520673">
      <w:pPr>
        <w:jc w:val="both"/>
        <w:rPr>
          <w:rFonts w:cstheme="majorHAnsi"/>
          <w:b/>
          <w:sz w:val="20"/>
          <w:szCs w:val="20"/>
          <w:lang w:val="es-MX"/>
        </w:rPr>
      </w:pPr>
    </w:p>
    <w:p w14:paraId="476E1A88" w14:textId="77777777" w:rsidR="00520673" w:rsidRPr="00A902B2" w:rsidRDefault="00520673" w:rsidP="00520673">
      <w:pPr>
        <w:jc w:val="both"/>
        <w:rPr>
          <w:rFonts w:cstheme="majorHAnsi"/>
          <w:b/>
          <w:sz w:val="20"/>
          <w:szCs w:val="20"/>
          <w:lang w:val="es-MX"/>
        </w:rPr>
      </w:pPr>
    </w:p>
    <w:p w14:paraId="2C7CAD47" w14:textId="77777777" w:rsidR="00520673" w:rsidRPr="00A902B2" w:rsidRDefault="00520673" w:rsidP="00520673">
      <w:pPr>
        <w:jc w:val="both"/>
        <w:rPr>
          <w:rFonts w:cstheme="majorHAnsi"/>
          <w:b/>
          <w:sz w:val="20"/>
          <w:szCs w:val="20"/>
          <w:lang w:val="es-MX"/>
        </w:rPr>
      </w:pPr>
    </w:p>
    <w:p w14:paraId="75560702" w14:textId="30CC6648" w:rsidR="00520673" w:rsidRPr="00A902B2" w:rsidRDefault="00520673" w:rsidP="00520673">
      <w:pPr>
        <w:jc w:val="both"/>
        <w:rPr>
          <w:rFonts w:cstheme="majorHAnsi"/>
          <w:b/>
          <w:sz w:val="20"/>
          <w:szCs w:val="20"/>
          <w:lang w:val="es-MX"/>
        </w:rPr>
      </w:pPr>
      <w:r w:rsidRPr="00A902B2">
        <w:rPr>
          <w:rFonts w:cstheme="majorHAnsi"/>
          <w:b/>
          <w:sz w:val="20"/>
          <w:szCs w:val="20"/>
          <w:lang w:val="es-MX"/>
        </w:rPr>
        <w:t>Firma del doctor encargado del estudio</w:t>
      </w:r>
      <w:r w:rsidRPr="00A902B2">
        <w:rPr>
          <w:rFonts w:cstheme="majorHAnsi"/>
          <w:b/>
          <w:sz w:val="20"/>
          <w:szCs w:val="20"/>
          <w:lang w:val="es-MX"/>
        </w:rPr>
        <w:tab/>
      </w:r>
      <w:r w:rsidRPr="00A902B2">
        <w:rPr>
          <w:rFonts w:cstheme="majorHAnsi"/>
          <w:b/>
          <w:sz w:val="20"/>
          <w:szCs w:val="20"/>
          <w:lang w:val="es-MX"/>
        </w:rPr>
        <w:tab/>
      </w:r>
      <w:r w:rsidRPr="00A902B2">
        <w:rPr>
          <w:rFonts w:cstheme="majorHAnsi"/>
          <w:b/>
          <w:sz w:val="20"/>
          <w:szCs w:val="20"/>
          <w:lang w:val="es-MX"/>
        </w:rPr>
        <w:tab/>
        <w:t>Huella</w:t>
      </w:r>
    </w:p>
    <w:p w14:paraId="0057DE9A" w14:textId="77777777" w:rsidR="00520673" w:rsidRPr="00A902B2" w:rsidRDefault="00520673" w:rsidP="00520673">
      <w:pPr>
        <w:jc w:val="both"/>
        <w:rPr>
          <w:rFonts w:cstheme="majorHAnsi"/>
          <w:b/>
          <w:sz w:val="20"/>
          <w:szCs w:val="20"/>
          <w:lang w:val="es-MX"/>
        </w:rPr>
      </w:pPr>
      <w:r w:rsidRPr="00A902B2">
        <w:rPr>
          <w:rFonts w:cstheme="majorHAnsi"/>
          <w:b/>
          <w:sz w:val="20"/>
          <w:szCs w:val="20"/>
          <w:lang w:val="es-MX"/>
        </w:rPr>
        <w:t>Fecha</w:t>
      </w:r>
    </w:p>
    <w:p w14:paraId="2ED18C9E" w14:textId="77777777" w:rsidR="00520673" w:rsidRPr="00A902B2" w:rsidRDefault="00520673" w:rsidP="00520673">
      <w:pPr>
        <w:jc w:val="both"/>
        <w:rPr>
          <w:rFonts w:cstheme="majorHAnsi"/>
          <w:sz w:val="20"/>
          <w:szCs w:val="20"/>
        </w:rPr>
      </w:pPr>
    </w:p>
    <w:p w14:paraId="46036B9F" w14:textId="70FD562E" w:rsidR="00520673" w:rsidRPr="00A902B2" w:rsidRDefault="00520673" w:rsidP="00520673">
      <w:pPr>
        <w:jc w:val="both"/>
        <w:rPr>
          <w:rFonts w:cstheme="majorHAnsi"/>
          <w:sz w:val="20"/>
          <w:szCs w:val="20"/>
        </w:rPr>
      </w:pPr>
      <w:r w:rsidRPr="00A902B2">
        <w:rPr>
          <w:rFonts w:cstheme="majorHAnsi"/>
          <w:sz w:val="20"/>
          <w:szCs w:val="20"/>
        </w:rPr>
        <w:t xml:space="preserve">Observé el proceso de consentimiento. El potencial participante, su familiar o su representante, leyó este formato (o le </w:t>
      </w:r>
      <w:r w:rsidR="00E007E9" w:rsidRPr="00A902B2">
        <w:rPr>
          <w:rFonts w:cstheme="majorHAnsi"/>
          <w:sz w:val="20"/>
          <w:szCs w:val="20"/>
        </w:rPr>
        <w:t>fue</w:t>
      </w:r>
      <w:r w:rsidRPr="00A902B2">
        <w:rPr>
          <w:rFonts w:cstheme="majorHAnsi"/>
          <w:sz w:val="20"/>
          <w:szCs w:val="20"/>
        </w:rPr>
        <w:t xml:space="preserve"> leído), tuvo oportunidad de hacer preguntas, estuvo conforme con las respuestas y firmó (o puso su huella digital) para ingresar al estudio.</w:t>
      </w:r>
    </w:p>
    <w:p w14:paraId="0EA28ED5" w14:textId="77777777" w:rsidR="00AE1A33" w:rsidRPr="00A902B2" w:rsidRDefault="00AE1A33" w:rsidP="000E0CF0">
      <w:pPr>
        <w:pStyle w:val="Ttulo3"/>
      </w:pPr>
    </w:p>
    <w:p w14:paraId="5E937483" w14:textId="77777777" w:rsidR="00AE1A33" w:rsidRPr="00A902B2" w:rsidRDefault="00AE1A33" w:rsidP="00E007E9">
      <w:pPr>
        <w:jc w:val="both"/>
        <w:rPr>
          <w:rFonts w:cstheme="majorHAnsi"/>
          <w:b/>
          <w:sz w:val="20"/>
          <w:szCs w:val="20"/>
          <w:lang w:val="es-MX"/>
        </w:rPr>
      </w:pPr>
    </w:p>
    <w:p w14:paraId="2F341A3D" w14:textId="77777777" w:rsidR="00AE1A33" w:rsidRPr="00A902B2" w:rsidRDefault="00AE1A33" w:rsidP="00AE1A33">
      <w:pPr>
        <w:jc w:val="both"/>
        <w:rPr>
          <w:rFonts w:cstheme="majorHAnsi"/>
          <w:b/>
          <w:sz w:val="20"/>
          <w:szCs w:val="20"/>
          <w:lang w:val="es-MX"/>
        </w:rPr>
      </w:pPr>
    </w:p>
    <w:p w14:paraId="0C449D04" w14:textId="23A5EAF9" w:rsidR="00520673" w:rsidRPr="00A902B2" w:rsidRDefault="00520673" w:rsidP="00E007E9">
      <w:pPr>
        <w:jc w:val="both"/>
        <w:rPr>
          <w:rFonts w:cstheme="majorHAnsi"/>
          <w:b/>
          <w:sz w:val="20"/>
          <w:szCs w:val="20"/>
          <w:lang w:val="es-MX"/>
        </w:rPr>
      </w:pPr>
      <w:r w:rsidRPr="00A902B2">
        <w:rPr>
          <w:rFonts w:cstheme="majorHAnsi"/>
          <w:b/>
          <w:sz w:val="20"/>
          <w:szCs w:val="20"/>
          <w:lang w:val="es-MX"/>
        </w:rPr>
        <w:t xml:space="preserve">Firma de un testigo </w:t>
      </w:r>
      <w:r w:rsidRPr="00A902B2">
        <w:rPr>
          <w:rFonts w:cstheme="majorHAnsi"/>
          <w:b/>
          <w:sz w:val="20"/>
          <w:szCs w:val="20"/>
          <w:lang w:val="es-MX"/>
        </w:rPr>
        <w:tab/>
      </w:r>
      <w:r w:rsidRPr="00A902B2">
        <w:rPr>
          <w:rFonts w:cstheme="majorHAnsi"/>
          <w:b/>
          <w:sz w:val="20"/>
          <w:szCs w:val="20"/>
          <w:lang w:val="es-MX"/>
        </w:rPr>
        <w:tab/>
      </w:r>
      <w:r w:rsidRPr="00A902B2">
        <w:rPr>
          <w:rFonts w:cstheme="majorHAnsi"/>
          <w:b/>
          <w:sz w:val="20"/>
          <w:szCs w:val="20"/>
          <w:lang w:val="es-MX"/>
        </w:rPr>
        <w:tab/>
      </w:r>
      <w:r w:rsidRPr="00A902B2">
        <w:rPr>
          <w:rFonts w:cstheme="majorHAnsi"/>
          <w:b/>
          <w:sz w:val="20"/>
          <w:szCs w:val="20"/>
          <w:lang w:val="es-MX"/>
        </w:rPr>
        <w:tab/>
      </w:r>
      <w:r w:rsidRPr="00A902B2">
        <w:rPr>
          <w:rFonts w:cstheme="majorHAnsi"/>
          <w:b/>
          <w:sz w:val="20"/>
          <w:szCs w:val="20"/>
          <w:lang w:val="es-MX"/>
        </w:rPr>
        <w:tab/>
        <w:t>Huella</w:t>
      </w:r>
    </w:p>
    <w:p w14:paraId="3F4853AE" w14:textId="77777777" w:rsidR="00520673" w:rsidRPr="00A902B2" w:rsidRDefault="00520673" w:rsidP="00E007E9">
      <w:pPr>
        <w:jc w:val="both"/>
        <w:rPr>
          <w:rFonts w:cstheme="majorHAnsi"/>
          <w:b/>
          <w:sz w:val="20"/>
          <w:szCs w:val="20"/>
          <w:lang w:val="es-MX"/>
        </w:rPr>
      </w:pPr>
      <w:r w:rsidRPr="00A902B2">
        <w:rPr>
          <w:rFonts w:cstheme="majorHAnsi"/>
          <w:b/>
          <w:sz w:val="20"/>
          <w:szCs w:val="20"/>
          <w:lang w:val="es-MX"/>
        </w:rPr>
        <w:t>Fecha</w:t>
      </w:r>
    </w:p>
    <w:p w14:paraId="54BF2103" w14:textId="77777777" w:rsidR="00520673" w:rsidRPr="00A902B2" w:rsidRDefault="00520673" w:rsidP="00520673">
      <w:pPr>
        <w:jc w:val="both"/>
        <w:rPr>
          <w:rFonts w:cstheme="majorHAnsi"/>
          <w:sz w:val="20"/>
          <w:szCs w:val="20"/>
          <w:lang w:val="es-MX"/>
        </w:rPr>
      </w:pPr>
    </w:p>
    <w:p w14:paraId="43625205" w14:textId="41E01CD8" w:rsidR="00520673" w:rsidRPr="00A902B2" w:rsidRDefault="00520673" w:rsidP="00520673">
      <w:pPr>
        <w:jc w:val="both"/>
        <w:outlineLvl w:val="0"/>
        <w:rPr>
          <w:rFonts w:cstheme="majorHAnsi"/>
          <w:sz w:val="20"/>
          <w:szCs w:val="20"/>
        </w:rPr>
      </w:pPr>
    </w:p>
    <w:p w14:paraId="2DF1732B" w14:textId="77777777" w:rsidR="00520673" w:rsidRPr="00A902B2" w:rsidRDefault="00520673" w:rsidP="00520673">
      <w:pPr>
        <w:jc w:val="both"/>
        <w:rPr>
          <w:rFonts w:eastAsia="Arial" w:cstheme="majorHAnsi"/>
          <w:sz w:val="16"/>
          <w:szCs w:val="16"/>
        </w:rPr>
      </w:pPr>
    </w:p>
    <w:p w14:paraId="5D805627" w14:textId="512D28B4" w:rsidR="00520673" w:rsidRPr="00A902B2" w:rsidRDefault="00520673" w:rsidP="00520673">
      <w:pPr>
        <w:widowControl w:val="0"/>
        <w:autoSpaceDE w:val="0"/>
        <w:autoSpaceDN w:val="0"/>
        <w:adjustRightInd w:val="0"/>
        <w:spacing w:after="200"/>
        <w:ind w:left="640" w:hanging="640"/>
        <w:rPr>
          <w:rFonts w:cstheme="majorHAnsi"/>
          <w:b/>
        </w:rPr>
      </w:pPr>
    </w:p>
    <w:sectPr w:rsidR="00520673" w:rsidRPr="00A902B2" w:rsidSect="005B4FBA">
      <w:pgSz w:w="12240" w:h="15840"/>
      <w:pgMar w:top="1418" w:right="1701" w:bottom="1418" w:left="1701" w:header="709" w:footer="709" w:gutter="0"/>
      <w:pgNumType w:start="3" w:chapStyle="1"/>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ñ-å_ò">
    <w:altName w:val="Calibri"/>
    <w:panose1 w:val="020B0604020202020204"/>
    <w:charset w:val="4D"/>
    <w:family w:val="auto"/>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B72D4"/>
    <w:multiLevelType w:val="hybridMultilevel"/>
    <w:tmpl w:val="CC7E9E2E"/>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8F30893"/>
    <w:multiLevelType w:val="hybridMultilevel"/>
    <w:tmpl w:val="C0C0F804"/>
    <w:lvl w:ilvl="0" w:tplc="70804F76">
      <w:start w:val="1"/>
      <w:numFmt w:val="bullet"/>
      <w:pStyle w:val="Ttulo4"/>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0ADD6B0B"/>
    <w:multiLevelType w:val="hybridMultilevel"/>
    <w:tmpl w:val="916C8430"/>
    <w:lvl w:ilvl="0" w:tplc="2CFACB36">
      <w:start w:val="2"/>
      <w:numFmt w:val="bullet"/>
      <w:lvlText w:val="-"/>
      <w:lvlJc w:val="left"/>
      <w:pPr>
        <w:ind w:left="360" w:hanging="360"/>
      </w:pPr>
      <w:rPr>
        <w:rFonts w:ascii="Calibri Light" w:eastAsiaTheme="minorHAnsi" w:hAnsi="Calibri Light" w:cs="Calibri Light" w:hint="default"/>
      </w:rPr>
    </w:lvl>
    <w:lvl w:ilvl="1" w:tplc="040A0003">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 w15:restartNumberingAfterBreak="0">
    <w:nsid w:val="0F6D066B"/>
    <w:multiLevelType w:val="hybridMultilevel"/>
    <w:tmpl w:val="A470FBD8"/>
    <w:lvl w:ilvl="0" w:tplc="1AEE6276">
      <w:start w:val="1"/>
      <w:numFmt w:val="lowerLetter"/>
      <w:lvlText w:val="%1."/>
      <w:lvlJc w:val="left"/>
      <w:pPr>
        <w:ind w:left="360" w:hanging="360"/>
      </w:pPr>
      <w:rPr>
        <w:rFonts w:hint="default"/>
        <w:b/>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4" w15:restartNumberingAfterBreak="0">
    <w:nsid w:val="105951B4"/>
    <w:multiLevelType w:val="hybridMultilevel"/>
    <w:tmpl w:val="674E992C"/>
    <w:lvl w:ilvl="0" w:tplc="D158C97A">
      <w:start w:val="1"/>
      <w:numFmt w:val="lowerLetter"/>
      <w:pStyle w:val="Ttulo3"/>
      <w:lvlText w:val="%1."/>
      <w:lvlJc w:val="left"/>
      <w:pPr>
        <w:ind w:left="720" w:hanging="360"/>
      </w:pPr>
      <w:rPr>
        <w:rFont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06359B6"/>
    <w:multiLevelType w:val="hybridMultilevel"/>
    <w:tmpl w:val="0F4E62E8"/>
    <w:lvl w:ilvl="0" w:tplc="81E01078">
      <w:numFmt w:val="bullet"/>
      <w:lvlText w:val="-"/>
      <w:lvlJc w:val="left"/>
      <w:pPr>
        <w:ind w:left="360" w:hanging="360"/>
      </w:pPr>
      <w:rPr>
        <w:rFonts w:ascii="Calibri Light" w:eastAsia="Times New Roman" w:hAnsi="Calibri Light" w:cs="Calibri Light" w:hint="default"/>
      </w:rPr>
    </w:lvl>
    <w:lvl w:ilvl="1" w:tplc="040A0003" w:tentative="1">
      <w:start w:val="1"/>
      <w:numFmt w:val="bullet"/>
      <w:lvlText w:val="o"/>
      <w:lvlJc w:val="left"/>
      <w:pPr>
        <w:ind w:left="1080" w:hanging="360"/>
      </w:pPr>
      <w:rPr>
        <w:rFonts w:ascii="Courier New" w:hAnsi="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6" w15:restartNumberingAfterBreak="0">
    <w:nsid w:val="1E2954CC"/>
    <w:multiLevelType w:val="hybridMultilevel"/>
    <w:tmpl w:val="A8381E6E"/>
    <w:lvl w:ilvl="0" w:tplc="5B3EC882">
      <w:start w:val="7"/>
      <w:numFmt w:val="bullet"/>
      <w:lvlText w:val="-"/>
      <w:lvlJc w:val="left"/>
      <w:pPr>
        <w:ind w:left="720" w:hanging="360"/>
      </w:pPr>
      <w:rPr>
        <w:rFonts w:ascii="Calibri" w:eastAsia="Arial" w:hAnsi="Calibri" w:cs="Calibri"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1F665396"/>
    <w:multiLevelType w:val="multilevel"/>
    <w:tmpl w:val="37B0CB78"/>
    <w:styleLink w:val="Listaactual2"/>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8" w15:restartNumberingAfterBreak="0">
    <w:nsid w:val="24021518"/>
    <w:multiLevelType w:val="hybridMultilevel"/>
    <w:tmpl w:val="37B0CB78"/>
    <w:lvl w:ilvl="0" w:tplc="45C03B4E">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9" w15:restartNumberingAfterBreak="0">
    <w:nsid w:val="26F70F7C"/>
    <w:multiLevelType w:val="hybridMultilevel"/>
    <w:tmpl w:val="5E984F94"/>
    <w:lvl w:ilvl="0" w:tplc="8960C0BC">
      <w:start w:val="10"/>
      <w:numFmt w:val="bullet"/>
      <w:lvlText w:val="-"/>
      <w:lvlJc w:val="left"/>
      <w:pPr>
        <w:ind w:left="360" w:hanging="360"/>
      </w:pPr>
      <w:rPr>
        <w:rFonts w:ascii="Calibri Light" w:eastAsia="Times New Roman" w:hAnsi="Calibri Light" w:cs="Calibri Light"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0" w15:restartNumberingAfterBreak="0">
    <w:nsid w:val="323A167A"/>
    <w:multiLevelType w:val="multilevel"/>
    <w:tmpl w:val="AC326CBC"/>
    <w:styleLink w:val="Listaactual3"/>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3864CFE"/>
    <w:multiLevelType w:val="hybridMultilevel"/>
    <w:tmpl w:val="77F45B72"/>
    <w:lvl w:ilvl="0" w:tplc="8DA2EC64">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ADF1829"/>
    <w:multiLevelType w:val="hybridMultilevel"/>
    <w:tmpl w:val="AE349394"/>
    <w:lvl w:ilvl="0" w:tplc="FBA20B7C">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15:restartNumberingAfterBreak="0">
    <w:nsid w:val="4CB15F6D"/>
    <w:multiLevelType w:val="hybridMultilevel"/>
    <w:tmpl w:val="FAA672EE"/>
    <w:lvl w:ilvl="0" w:tplc="B02CFDBA">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CCE318C"/>
    <w:multiLevelType w:val="hybridMultilevel"/>
    <w:tmpl w:val="C0A4F812"/>
    <w:lvl w:ilvl="0" w:tplc="8E6660BA">
      <w:start w:val="1"/>
      <w:numFmt w:val="bullet"/>
      <w:pStyle w:val="Ttulo5"/>
      <w:lvlText w:val=""/>
      <w:lvlJc w:val="left"/>
      <w:pPr>
        <w:ind w:left="720" w:hanging="360"/>
      </w:pPr>
      <w:rPr>
        <w:rFonts w:ascii="Symbol" w:hAnsi="Symbol" w:hint="default"/>
        <w:color w:val="1F3864" w:themeColor="accent1" w:themeShade="8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D027E85"/>
    <w:multiLevelType w:val="hybridMultilevel"/>
    <w:tmpl w:val="2EE4635E"/>
    <w:lvl w:ilvl="0" w:tplc="A1721D56">
      <w:start w:val="1"/>
      <w:numFmt w:val="decimal"/>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16" w15:restartNumberingAfterBreak="0">
    <w:nsid w:val="507B571B"/>
    <w:multiLevelType w:val="hybridMultilevel"/>
    <w:tmpl w:val="5F2EC8C0"/>
    <w:lvl w:ilvl="0" w:tplc="17EE6FD4">
      <w:start w:val="1"/>
      <w:numFmt w:val="lowerLetter"/>
      <w:lvlText w:val="%1."/>
      <w:lvlJc w:val="left"/>
      <w:pPr>
        <w:ind w:left="720" w:hanging="360"/>
      </w:pPr>
      <w:rPr>
        <w:rFonts w:ascii="Calibri" w:eastAsiaTheme="minorHAnsi" w:hAnsi="Calibr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B022073"/>
    <w:multiLevelType w:val="multilevel"/>
    <w:tmpl w:val="0C300424"/>
    <w:styleLink w:val="Listaactual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660E6FF5"/>
    <w:multiLevelType w:val="hybridMultilevel"/>
    <w:tmpl w:val="BE542E8C"/>
    <w:lvl w:ilvl="0" w:tplc="240A0003">
      <w:start w:val="1"/>
      <w:numFmt w:val="bullet"/>
      <w:lvlText w:val="o"/>
      <w:lvlJc w:val="left"/>
      <w:pPr>
        <w:ind w:left="360" w:hanging="360"/>
      </w:pPr>
      <w:rPr>
        <w:rFonts w:ascii="Courier New" w:hAnsi="Courier New" w:cs="Courier New"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15:restartNumberingAfterBreak="0">
    <w:nsid w:val="6A267FB4"/>
    <w:multiLevelType w:val="hybridMultilevel"/>
    <w:tmpl w:val="884A00D2"/>
    <w:lvl w:ilvl="0" w:tplc="040A0019">
      <w:start w:val="1"/>
      <w:numFmt w:val="lowerLetter"/>
      <w:lvlText w:val="%1."/>
      <w:lvlJc w:val="left"/>
      <w:pPr>
        <w:ind w:left="720" w:hanging="360"/>
      </w:pPr>
      <w:rPr>
        <w:rFonts w:hint="default"/>
        <w:w w:val="116"/>
        <w:sz w:val="24"/>
        <w:szCs w:val="24"/>
        <w:lang w:val="es-ES"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CDE3CAC"/>
    <w:multiLevelType w:val="multilevel"/>
    <w:tmpl w:val="1EBC86CE"/>
    <w:lvl w:ilvl="0">
      <w:start w:val="7"/>
      <w:numFmt w:val="bullet"/>
      <w:lvlText w:val="-"/>
      <w:lvlJc w:val="left"/>
      <w:pPr>
        <w:ind w:left="360" w:hanging="360"/>
      </w:pPr>
      <w:rPr>
        <w:rFonts w:ascii="Calibri" w:eastAsia="Arial" w:hAnsi="Calibri" w:cs="Calibri"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6D8F5EEA"/>
    <w:multiLevelType w:val="hybridMultilevel"/>
    <w:tmpl w:val="FD7C053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4680F9B"/>
    <w:multiLevelType w:val="multilevel"/>
    <w:tmpl w:val="E45C2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E9E4F29"/>
    <w:multiLevelType w:val="hybridMultilevel"/>
    <w:tmpl w:val="54906DE6"/>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hint="default"/>
      </w:rPr>
    </w:lvl>
    <w:lvl w:ilvl="8" w:tplc="040A0005" w:tentative="1">
      <w:start w:val="1"/>
      <w:numFmt w:val="bullet"/>
      <w:lvlText w:val=""/>
      <w:lvlJc w:val="left"/>
      <w:pPr>
        <w:ind w:left="6120" w:hanging="360"/>
      </w:pPr>
      <w:rPr>
        <w:rFonts w:ascii="Wingdings" w:hAnsi="Wingdings" w:hint="default"/>
      </w:rPr>
    </w:lvl>
  </w:abstractNum>
  <w:num w:numId="1" w16cid:durableId="1909226315">
    <w:abstractNumId w:val="16"/>
  </w:num>
  <w:num w:numId="2" w16cid:durableId="226111748">
    <w:abstractNumId w:val="19"/>
  </w:num>
  <w:num w:numId="3" w16cid:durableId="889613074">
    <w:abstractNumId w:val="18"/>
  </w:num>
  <w:num w:numId="4" w16cid:durableId="326205338">
    <w:abstractNumId w:val="23"/>
  </w:num>
  <w:num w:numId="5" w16cid:durableId="1956672357">
    <w:abstractNumId w:val="5"/>
  </w:num>
  <w:num w:numId="6" w16cid:durableId="211235981">
    <w:abstractNumId w:val="2"/>
  </w:num>
  <w:num w:numId="7" w16cid:durableId="302345295">
    <w:abstractNumId w:val="3"/>
  </w:num>
  <w:num w:numId="8" w16cid:durableId="1919824285">
    <w:abstractNumId w:val="15"/>
  </w:num>
  <w:num w:numId="9" w16cid:durableId="1683043288">
    <w:abstractNumId w:val="6"/>
  </w:num>
  <w:num w:numId="10" w16cid:durableId="984893745">
    <w:abstractNumId w:val="20"/>
  </w:num>
  <w:num w:numId="11" w16cid:durableId="1670326746">
    <w:abstractNumId w:val="12"/>
  </w:num>
  <w:num w:numId="12" w16cid:durableId="658269642">
    <w:abstractNumId w:val="13"/>
  </w:num>
  <w:num w:numId="13" w16cid:durableId="1291127066">
    <w:abstractNumId w:val="21"/>
  </w:num>
  <w:num w:numId="14" w16cid:durableId="748381709">
    <w:abstractNumId w:val="11"/>
  </w:num>
  <w:num w:numId="15" w16cid:durableId="1205556545">
    <w:abstractNumId w:val="4"/>
  </w:num>
  <w:num w:numId="16" w16cid:durableId="19279601">
    <w:abstractNumId w:val="8"/>
  </w:num>
  <w:num w:numId="17" w16cid:durableId="925773294">
    <w:abstractNumId w:val="9"/>
  </w:num>
  <w:num w:numId="18" w16cid:durableId="479616147">
    <w:abstractNumId w:val="17"/>
  </w:num>
  <w:num w:numId="19" w16cid:durableId="1127745616">
    <w:abstractNumId w:val="7"/>
  </w:num>
  <w:num w:numId="20" w16cid:durableId="1631475940">
    <w:abstractNumId w:val="1"/>
  </w:num>
  <w:num w:numId="21" w16cid:durableId="35811810">
    <w:abstractNumId w:val="14"/>
  </w:num>
  <w:num w:numId="22" w16cid:durableId="1168060696">
    <w:abstractNumId w:val="10"/>
  </w:num>
  <w:num w:numId="23" w16cid:durableId="1069231701">
    <w:abstractNumId w:val="22"/>
  </w:num>
  <w:num w:numId="24" w16cid:durableId="787504502">
    <w:abstractNumId w:val="0"/>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NA MARIA PENA ACEVEDO">
    <w15:presenceInfo w15:providerId="AD" w15:userId="S::lina.pena@udea.edu.co::06057f62-2a48-4212-9acb-3711c48ecb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98B"/>
    <w:rsid w:val="0000046A"/>
    <w:rsid w:val="000004A1"/>
    <w:rsid w:val="00000B79"/>
    <w:rsid w:val="00001E70"/>
    <w:rsid w:val="00001E85"/>
    <w:rsid w:val="00002604"/>
    <w:rsid w:val="00002AC5"/>
    <w:rsid w:val="00002CF1"/>
    <w:rsid w:val="00003056"/>
    <w:rsid w:val="000036EB"/>
    <w:rsid w:val="000039CC"/>
    <w:rsid w:val="00003E28"/>
    <w:rsid w:val="000044D6"/>
    <w:rsid w:val="00005072"/>
    <w:rsid w:val="00006903"/>
    <w:rsid w:val="000069C1"/>
    <w:rsid w:val="000078F4"/>
    <w:rsid w:val="000104F1"/>
    <w:rsid w:val="00010B35"/>
    <w:rsid w:val="00010EA4"/>
    <w:rsid w:val="000127C6"/>
    <w:rsid w:val="0001281C"/>
    <w:rsid w:val="0001376B"/>
    <w:rsid w:val="000137D0"/>
    <w:rsid w:val="00013830"/>
    <w:rsid w:val="00013FD8"/>
    <w:rsid w:val="0001406D"/>
    <w:rsid w:val="00015B60"/>
    <w:rsid w:val="000160FD"/>
    <w:rsid w:val="00016F60"/>
    <w:rsid w:val="0001718E"/>
    <w:rsid w:val="00021B0F"/>
    <w:rsid w:val="00021B64"/>
    <w:rsid w:val="000229D3"/>
    <w:rsid w:val="00025278"/>
    <w:rsid w:val="000254FE"/>
    <w:rsid w:val="000260D1"/>
    <w:rsid w:val="0002664E"/>
    <w:rsid w:val="00027C2E"/>
    <w:rsid w:val="000300B6"/>
    <w:rsid w:val="00030478"/>
    <w:rsid w:val="00030774"/>
    <w:rsid w:val="00030EF7"/>
    <w:rsid w:val="0003184D"/>
    <w:rsid w:val="000327B9"/>
    <w:rsid w:val="00034C27"/>
    <w:rsid w:val="00035E31"/>
    <w:rsid w:val="0003664A"/>
    <w:rsid w:val="000368C8"/>
    <w:rsid w:val="0004071E"/>
    <w:rsid w:val="00042003"/>
    <w:rsid w:val="0004270B"/>
    <w:rsid w:val="000427A8"/>
    <w:rsid w:val="00042830"/>
    <w:rsid w:val="00042ACA"/>
    <w:rsid w:val="00042ADF"/>
    <w:rsid w:val="0004430E"/>
    <w:rsid w:val="000450BE"/>
    <w:rsid w:val="00045BB7"/>
    <w:rsid w:val="0004639C"/>
    <w:rsid w:val="000468AA"/>
    <w:rsid w:val="00047E92"/>
    <w:rsid w:val="00047F28"/>
    <w:rsid w:val="00050AF4"/>
    <w:rsid w:val="00050F86"/>
    <w:rsid w:val="00051360"/>
    <w:rsid w:val="00052746"/>
    <w:rsid w:val="0005316F"/>
    <w:rsid w:val="00054843"/>
    <w:rsid w:val="0005489A"/>
    <w:rsid w:val="000552A6"/>
    <w:rsid w:val="00056105"/>
    <w:rsid w:val="000569F5"/>
    <w:rsid w:val="00057F4B"/>
    <w:rsid w:val="000617D2"/>
    <w:rsid w:val="00061D6C"/>
    <w:rsid w:val="00063257"/>
    <w:rsid w:val="00063B53"/>
    <w:rsid w:val="00063C83"/>
    <w:rsid w:val="00063DEA"/>
    <w:rsid w:val="00063E78"/>
    <w:rsid w:val="000643A8"/>
    <w:rsid w:val="00066449"/>
    <w:rsid w:val="0006731C"/>
    <w:rsid w:val="00067D03"/>
    <w:rsid w:val="00070171"/>
    <w:rsid w:val="000709D1"/>
    <w:rsid w:val="00070B15"/>
    <w:rsid w:val="000715D0"/>
    <w:rsid w:val="0007392D"/>
    <w:rsid w:val="0007397B"/>
    <w:rsid w:val="00073C95"/>
    <w:rsid w:val="0007401D"/>
    <w:rsid w:val="000745A9"/>
    <w:rsid w:val="000747F1"/>
    <w:rsid w:val="00075000"/>
    <w:rsid w:val="00075077"/>
    <w:rsid w:val="00075B9D"/>
    <w:rsid w:val="0008000E"/>
    <w:rsid w:val="00081CBF"/>
    <w:rsid w:val="0008204D"/>
    <w:rsid w:val="00082507"/>
    <w:rsid w:val="00082B4C"/>
    <w:rsid w:val="000840B6"/>
    <w:rsid w:val="0008457F"/>
    <w:rsid w:val="000846DD"/>
    <w:rsid w:val="00085519"/>
    <w:rsid w:val="0008596A"/>
    <w:rsid w:val="00085D87"/>
    <w:rsid w:val="0008628D"/>
    <w:rsid w:val="00086A60"/>
    <w:rsid w:val="00086DAD"/>
    <w:rsid w:val="00087060"/>
    <w:rsid w:val="000902AD"/>
    <w:rsid w:val="00090F5B"/>
    <w:rsid w:val="0009112C"/>
    <w:rsid w:val="00092071"/>
    <w:rsid w:val="00092665"/>
    <w:rsid w:val="00092C42"/>
    <w:rsid w:val="00094303"/>
    <w:rsid w:val="00094C28"/>
    <w:rsid w:val="00094DCD"/>
    <w:rsid w:val="0009513A"/>
    <w:rsid w:val="00095F47"/>
    <w:rsid w:val="00097273"/>
    <w:rsid w:val="000A11BA"/>
    <w:rsid w:val="000A1E1B"/>
    <w:rsid w:val="000A217D"/>
    <w:rsid w:val="000A2AE6"/>
    <w:rsid w:val="000A2B4E"/>
    <w:rsid w:val="000A519C"/>
    <w:rsid w:val="000A543D"/>
    <w:rsid w:val="000A5C9B"/>
    <w:rsid w:val="000A6A3D"/>
    <w:rsid w:val="000A6FDD"/>
    <w:rsid w:val="000A7A82"/>
    <w:rsid w:val="000A7BCC"/>
    <w:rsid w:val="000B1B9F"/>
    <w:rsid w:val="000B2934"/>
    <w:rsid w:val="000B36CB"/>
    <w:rsid w:val="000B4A60"/>
    <w:rsid w:val="000B5EC4"/>
    <w:rsid w:val="000B62C4"/>
    <w:rsid w:val="000C042F"/>
    <w:rsid w:val="000C1A0D"/>
    <w:rsid w:val="000C1C48"/>
    <w:rsid w:val="000C22E7"/>
    <w:rsid w:val="000C2B4B"/>
    <w:rsid w:val="000C2B90"/>
    <w:rsid w:val="000C2C97"/>
    <w:rsid w:val="000C2FFC"/>
    <w:rsid w:val="000C3714"/>
    <w:rsid w:val="000C3D1F"/>
    <w:rsid w:val="000C3D81"/>
    <w:rsid w:val="000C3DB4"/>
    <w:rsid w:val="000C3F9F"/>
    <w:rsid w:val="000C45DB"/>
    <w:rsid w:val="000C4B4E"/>
    <w:rsid w:val="000C4F3C"/>
    <w:rsid w:val="000C4F57"/>
    <w:rsid w:val="000C542C"/>
    <w:rsid w:val="000C6292"/>
    <w:rsid w:val="000C7472"/>
    <w:rsid w:val="000D0A9A"/>
    <w:rsid w:val="000D1617"/>
    <w:rsid w:val="000D21D5"/>
    <w:rsid w:val="000D285B"/>
    <w:rsid w:val="000D2999"/>
    <w:rsid w:val="000D2BAB"/>
    <w:rsid w:val="000D33D7"/>
    <w:rsid w:val="000D3ADE"/>
    <w:rsid w:val="000D41D8"/>
    <w:rsid w:val="000D4AF2"/>
    <w:rsid w:val="000D50A4"/>
    <w:rsid w:val="000D59B2"/>
    <w:rsid w:val="000D663B"/>
    <w:rsid w:val="000D6C05"/>
    <w:rsid w:val="000D7210"/>
    <w:rsid w:val="000D7747"/>
    <w:rsid w:val="000E0A33"/>
    <w:rsid w:val="000E0CF0"/>
    <w:rsid w:val="000E0D5F"/>
    <w:rsid w:val="000E214F"/>
    <w:rsid w:val="000E21A1"/>
    <w:rsid w:val="000E333F"/>
    <w:rsid w:val="000E3844"/>
    <w:rsid w:val="000E5F69"/>
    <w:rsid w:val="000E7A65"/>
    <w:rsid w:val="000F0292"/>
    <w:rsid w:val="000F0964"/>
    <w:rsid w:val="000F0A85"/>
    <w:rsid w:val="000F1275"/>
    <w:rsid w:val="000F1715"/>
    <w:rsid w:val="000F1AE1"/>
    <w:rsid w:val="000F31A1"/>
    <w:rsid w:val="000F32F0"/>
    <w:rsid w:val="000F523F"/>
    <w:rsid w:val="000F5757"/>
    <w:rsid w:val="000F596F"/>
    <w:rsid w:val="000F6136"/>
    <w:rsid w:val="000F61F0"/>
    <w:rsid w:val="000F64BE"/>
    <w:rsid w:val="000F6E9F"/>
    <w:rsid w:val="000F74AF"/>
    <w:rsid w:val="000F7F77"/>
    <w:rsid w:val="0010206C"/>
    <w:rsid w:val="001031D1"/>
    <w:rsid w:val="00103638"/>
    <w:rsid w:val="00103D53"/>
    <w:rsid w:val="00104236"/>
    <w:rsid w:val="001048AB"/>
    <w:rsid w:val="001052F4"/>
    <w:rsid w:val="00105E70"/>
    <w:rsid w:val="0010604A"/>
    <w:rsid w:val="0010623E"/>
    <w:rsid w:val="00106277"/>
    <w:rsid w:val="001066C0"/>
    <w:rsid w:val="0010675E"/>
    <w:rsid w:val="00106C56"/>
    <w:rsid w:val="0011040D"/>
    <w:rsid w:val="001108E0"/>
    <w:rsid w:val="001111C1"/>
    <w:rsid w:val="0011266C"/>
    <w:rsid w:val="00112B11"/>
    <w:rsid w:val="00113E87"/>
    <w:rsid w:val="00114657"/>
    <w:rsid w:val="0011628D"/>
    <w:rsid w:val="00116410"/>
    <w:rsid w:val="0011646B"/>
    <w:rsid w:val="00120F2E"/>
    <w:rsid w:val="001216CE"/>
    <w:rsid w:val="00121C5C"/>
    <w:rsid w:val="001237C4"/>
    <w:rsid w:val="00123A19"/>
    <w:rsid w:val="00123CA1"/>
    <w:rsid w:val="00123E84"/>
    <w:rsid w:val="00123F12"/>
    <w:rsid w:val="0012407D"/>
    <w:rsid w:val="00124F90"/>
    <w:rsid w:val="001251D6"/>
    <w:rsid w:val="001259D7"/>
    <w:rsid w:val="00126423"/>
    <w:rsid w:val="00126CF1"/>
    <w:rsid w:val="00130651"/>
    <w:rsid w:val="00130D9A"/>
    <w:rsid w:val="00131887"/>
    <w:rsid w:val="0013325F"/>
    <w:rsid w:val="0013427F"/>
    <w:rsid w:val="00134B24"/>
    <w:rsid w:val="00135E7B"/>
    <w:rsid w:val="00135FBD"/>
    <w:rsid w:val="001366DB"/>
    <w:rsid w:val="00140EB8"/>
    <w:rsid w:val="001413C2"/>
    <w:rsid w:val="0014232F"/>
    <w:rsid w:val="0014316A"/>
    <w:rsid w:val="00143705"/>
    <w:rsid w:val="001439D9"/>
    <w:rsid w:val="0014587E"/>
    <w:rsid w:val="001463BE"/>
    <w:rsid w:val="00146C88"/>
    <w:rsid w:val="00146D2B"/>
    <w:rsid w:val="00147BB2"/>
    <w:rsid w:val="00150857"/>
    <w:rsid w:val="00152B2A"/>
    <w:rsid w:val="0015313D"/>
    <w:rsid w:val="00153570"/>
    <w:rsid w:val="001546ED"/>
    <w:rsid w:val="001552AF"/>
    <w:rsid w:val="00155D6B"/>
    <w:rsid w:val="0015688B"/>
    <w:rsid w:val="00157419"/>
    <w:rsid w:val="00160699"/>
    <w:rsid w:val="0016219D"/>
    <w:rsid w:val="00162A28"/>
    <w:rsid w:val="0016385D"/>
    <w:rsid w:val="00163B33"/>
    <w:rsid w:val="00164038"/>
    <w:rsid w:val="001640F5"/>
    <w:rsid w:val="001646AD"/>
    <w:rsid w:val="00164735"/>
    <w:rsid w:val="00164A40"/>
    <w:rsid w:val="00164E06"/>
    <w:rsid w:val="00164F7E"/>
    <w:rsid w:val="001654E3"/>
    <w:rsid w:val="00166B3F"/>
    <w:rsid w:val="0016771F"/>
    <w:rsid w:val="00167CF1"/>
    <w:rsid w:val="00167E65"/>
    <w:rsid w:val="001701E7"/>
    <w:rsid w:val="0017086B"/>
    <w:rsid w:val="00172417"/>
    <w:rsid w:val="00172630"/>
    <w:rsid w:val="00173210"/>
    <w:rsid w:val="001736D4"/>
    <w:rsid w:val="001745DA"/>
    <w:rsid w:val="00175326"/>
    <w:rsid w:val="00175690"/>
    <w:rsid w:val="0017680E"/>
    <w:rsid w:val="001768FF"/>
    <w:rsid w:val="00176D98"/>
    <w:rsid w:val="00177F4A"/>
    <w:rsid w:val="001804F3"/>
    <w:rsid w:val="00180635"/>
    <w:rsid w:val="00180665"/>
    <w:rsid w:val="00181625"/>
    <w:rsid w:val="0018292D"/>
    <w:rsid w:val="00183956"/>
    <w:rsid w:val="0018451F"/>
    <w:rsid w:val="00184584"/>
    <w:rsid w:val="00185783"/>
    <w:rsid w:val="00186824"/>
    <w:rsid w:val="00186E6C"/>
    <w:rsid w:val="0019102F"/>
    <w:rsid w:val="001929D4"/>
    <w:rsid w:val="00193BE2"/>
    <w:rsid w:val="001943AA"/>
    <w:rsid w:val="00195537"/>
    <w:rsid w:val="00196507"/>
    <w:rsid w:val="00196639"/>
    <w:rsid w:val="001968C1"/>
    <w:rsid w:val="00196952"/>
    <w:rsid w:val="00197722"/>
    <w:rsid w:val="00197E5B"/>
    <w:rsid w:val="001A0865"/>
    <w:rsid w:val="001A1DF8"/>
    <w:rsid w:val="001A30AB"/>
    <w:rsid w:val="001A4C82"/>
    <w:rsid w:val="001A4E2F"/>
    <w:rsid w:val="001A50EA"/>
    <w:rsid w:val="001A52C6"/>
    <w:rsid w:val="001A7023"/>
    <w:rsid w:val="001A74FD"/>
    <w:rsid w:val="001A7C43"/>
    <w:rsid w:val="001A7FD9"/>
    <w:rsid w:val="001B010A"/>
    <w:rsid w:val="001B115B"/>
    <w:rsid w:val="001B1366"/>
    <w:rsid w:val="001B1A80"/>
    <w:rsid w:val="001B2314"/>
    <w:rsid w:val="001B2C1D"/>
    <w:rsid w:val="001B3195"/>
    <w:rsid w:val="001B3BD9"/>
    <w:rsid w:val="001B570B"/>
    <w:rsid w:val="001B57E7"/>
    <w:rsid w:val="001B6B82"/>
    <w:rsid w:val="001B6BAB"/>
    <w:rsid w:val="001C059C"/>
    <w:rsid w:val="001C0925"/>
    <w:rsid w:val="001C0D77"/>
    <w:rsid w:val="001C0D92"/>
    <w:rsid w:val="001C12F0"/>
    <w:rsid w:val="001C1534"/>
    <w:rsid w:val="001C196E"/>
    <w:rsid w:val="001C2851"/>
    <w:rsid w:val="001C317C"/>
    <w:rsid w:val="001C393F"/>
    <w:rsid w:val="001C3E33"/>
    <w:rsid w:val="001C59E0"/>
    <w:rsid w:val="001C7112"/>
    <w:rsid w:val="001D0277"/>
    <w:rsid w:val="001D1471"/>
    <w:rsid w:val="001D1861"/>
    <w:rsid w:val="001D2556"/>
    <w:rsid w:val="001D2EA0"/>
    <w:rsid w:val="001D2FE0"/>
    <w:rsid w:val="001D327A"/>
    <w:rsid w:val="001D3B1A"/>
    <w:rsid w:val="001D3FAF"/>
    <w:rsid w:val="001D452B"/>
    <w:rsid w:val="001D5D7B"/>
    <w:rsid w:val="001D6886"/>
    <w:rsid w:val="001D734F"/>
    <w:rsid w:val="001D7913"/>
    <w:rsid w:val="001D79AD"/>
    <w:rsid w:val="001D7AA7"/>
    <w:rsid w:val="001D7BBC"/>
    <w:rsid w:val="001D7FC9"/>
    <w:rsid w:val="001E01BA"/>
    <w:rsid w:val="001E0732"/>
    <w:rsid w:val="001E08CA"/>
    <w:rsid w:val="001E0CB7"/>
    <w:rsid w:val="001E1A1C"/>
    <w:rsid w:val="001E1AF7"/>
    <w:rsid w:val="001E1B2D"/>
    <w:rsid w:val="001E2BD2"/>
    <w:rsid w:val="001E2E1A"/>
    <w:rsid w:val="001E33B6"/>
    <w:rsid w:val="001E3693"/>
    <w:rsid w:val="001E3CDA"/>
    <w:rsid w:val="001E4368"/>
    <w:rsid w:val="001E5163"/>
    <w:rsid w:val="001E6DE9"/>
    <w:rsid w:val="001E7893"/>
    <w:rsid w:val="001F0680"/>
    <w:rsid w:val="001F0778"/>
    <w:rsid w:val="001F1A4B"/>
    <w:rsid w:val="001F2A0B"/>
    <w:rsid w:val="001F2C43"/>
    <w:rsid w:val="001F323F"/>
    <w:rsid w:val="001F3988"/>
    <w:rsid w:val="001F3EC7"/>
    <w:rsid w:val="001F406B"/>
    <w:rsid w:val="001F46D4"/>
    <w:rsid w:val="001F4B90"/>
    <w:rsid w:val="001F4C90"/>
    <w:rsid w:val="001F4F53"/>
    <w:rsid w:val="001F51E4"/>
    <w:rsid w:val="001F5501"/>
    <w:rsid w:val="001F5EDA"/>
    <w:rsid w:val="001F5F2F"/>
    <w:rsid w:val="001F6491"/>
    <w:rsid w:val="001F6633"/>
    <w:rsid w:val="0020008C"/>
    <w:rsid w:val="002003F8"/>
    <w:rsid w:val="0020111B"/>
    <w:rsid w:val="00201CCA"/>
    <w:rsid w:val="002031BB"/>
    <w:rsid w:val="002034EB"/>
    <w:rsid w:val="00203A61"/>
    <w:rsid w:val="00203CCA"/>
    <w:rsid w:val="00204AE8"/>
    <w:rsid w:val="00204C4A"/>
    <w:rsid w:val="00207508"/>
    <w:rsid w:val="00207658"/>
    <w:rsid w:val="00210708"/>
    <w:rsid w:val="00210765"/>
    <w:rsid w:val="0021091D"/>
    <w:rsid w:val="00210B51"/>
    <w:rsid w:val="00211AF1"/>
    <w:rsid w:val="00211D09"/>
    <w:rsid w:val="00212438"/>
    <w:rsid w:val="00213277"/>
    <w:rsid w:val="0021441C"/>
    <w:rsid w:val="00214C2F"/>
    <w:rsid w:val="00215108"/>
    <w:rsid w:val="0021572D"/>
    <w:rsid w:val="002160E5"/>
    <w:rsid w:val="00217BC5"/>
    <w:rsid w:val="00217FA3"/>
    <w:rsid w:val="00220EBF"/>
    <w:rsid w:val="002226FC"/>
    <w:rsid w:val="0022310F"/>
    <w:rsid w:val="0022315A"/>
    <w:rsid w:val="00223198"/>
    <w:rsid w:val="00224047"/>
    <w:rsid w:val="00224F54"/>
    <w:rsid w:val="0022524C"/>
    <w:rsid w:val="0022584B"/>
    <w:rsid w:val="002258D8"/>
    <w:rsid w:val="002261CB"/>
    <w:rsid w:val="0022758C"/>
    <w:rsid w:val="00227E62"/>
    <w:rsid w:val="00230257"/>
    <w:rsid w:val="002303C2"/>
    <w:rsid w:val="00230737"/>
    <w:rsid w:val="0023183F"/>
    <w:rsid w:val="00232811"/>
    <w:rsid w:val="002339AD"/>
    <w:rsid w:val="00233D4A"/>
    <w:rsid w:val="00234A62"/>
    <w:rsid w:val="00234F08"/>
    <w:rsid w:val="00235BCF"/>
    <w:rsid w:val="00236C5E"/>
    <w:rsid w:val="002408B4"/>
    <w:rsid w:val="00241AF9"/>
    <w:rsid w:val="00241CD8"/>
    <w:rsid w:val="00244A39"/>
    <w:rsid w:val="00245B75"/>
    <w:rsid w:val="002468D1"/>
    <w:rsid w:val="00247694"/>
    <w:rsid w:val="0024787A"/>
    <w:rsid w:val="00247F6A"/>
    <w:rsid w:val="0025012D"/>
    <w:rsid w:val="00250B6B"/>
    <w:rsid w:val="00250CA3"/>
    <w:rsid w:val="00252135"/>
    <w:rsid w:val="00252144"/>
    <w:rsid w:val="00252C5C"/>
    <w:rsid w:val="00252C84"/>
    <w:rsid w:val="002541E4"/>
    <w:rsid w:val="002546AE"/>
    <w:rsid w:val="00256A41"/>
    <w:rsid w:val="00256CC6"/>
    <w:rsid w:val="00256D7E"/>
    <w:rsid w:val="00256E1A"/>
    <w:rsid w:val="0025701F"/>
    <w:rsid w:val="0025707E"/>
    <w:rsid w:val="002573B3"/>
    <w:rsid w:val="00260745"/>
    <w:rsid w:val="00262275"/>
    <w:rsid w:val="00262699"/>
    <w:rsid w:val="0026279D"/>
    <w:rsid w:val="00262B57"/>
    <w:rsid w:val="002637FD"/>
    <w:rsid w:val="0026400B"/>
    <w:rsid w:val="00267FE1"/>
    <w:rsid w:val="00270155"/>
    <w:rsid w:val="00270193"/>
    <w:rsid w:val="00270481"/>
    <w:rsid w:val="00270644"/>
    <w:rsid w:val="00270B23"/>
    <w:rsid w:val="002712BF"/>
    <w:rsid w:val="002712C2"/>
    <w:rsid w:val="002714DB"/>
    <w:rsid w:val="00272830"/>
    <w:rsid w:val="00272DC0"/>
    <w:rsid w:val="0027391B"/>
    <w:rsid w:val="0027454C"/>
    <w:rsid w:val="00274C74"/>
    <w:rsid w:val="00275AB1"/>
    <w:rsid w:val="002766DF"/>
    <w:rsid w:val="0028051E"/>
    <w:rsid w:val="002827BD"/>
    <w:rsid w:val="00282D42"/>
    <w:rsid w:val="00283D33"/>
    <w:rsid w:val="00285FE3"/>
    <w:rsid w:val="00286386"/>
    <w:rsid w:val="002867A3"/>
    <w:rsid w:val="00287B2A"/>
    <w:rsid w:val="002908D9"/>
    <w:rsid w:val="00290D9E"/>
    <w:rsid w:val="0029148A"/>
    <w:rsid w:val="00291AC7"/>
    <w:rsid w:val="00292450"/>
    <w:rsid w:val="0029263B"/>
    <w:rsid w:val="0029270A"/>
    <w:rsid w:val="00292C71"/>
    <w:rsid w:val="0029304F"/>
    <w:rsid w:val="00293D88"/>
    <w:rsid w:val="00293F17"/>
    <w:rsid w:val="0029404B"/>
    <w:rsid w:val="00294248"/>
    <w:rsid w:val="00294437"/>
    <w:rsid w:val="00294791"/>
    <w:rsid w:val="00294989"/>
    <w:rsid w:val="00294EF9"/>
    <w:rsid w:val="002950C0"/>
    <w:rsid w:val="0029519A"/>
    <w:rsid w:val="00295511"/>
    <w:rsid w:val="00297381"/>
    <w:rsid w:val="002A1870"/>
    <w:rsid w:val="002A2448"/>
    <w:rsid w:val="002A27E6"/>
    <w:rsid w:val="002A2906"/>
    <w:rsid w:val="002A29B6"/>
    <w:rsid w:val="002A332A"/>
    <w:rsid w:val="002A345A"/>
    <w:rsid w:val="002A4B53"/>
    <w:rsid w:val="002A5811"/>
    <w:rsid w:val="002A5FF4"/>
    <w:rsid w:val="002A63DC"/>
    <w:rsid w:val="002A6792"/>
    <w:rsid w:val="002A6C90"/>
    <w:rsid w:val="002A75AE"/>
    <w:rsid w:val="002B014D"/>
    <w:rsid w:val="002B0173"/>
    <w:rsid w:val="002B2A2A"/>
    <w:rsid w:val="002B2B1B"/>
    <w:rsid w:val="002B2B2A"/>
    <w:rsid w:val="002B3121"/>
    <w:rsid w:val="002B31BE"/>
    <w:rsid w:val="002B34B4"/>
    <w:rsid w:val="002B3579"/>
    <w:rsid w:val="002B3661"/>
    <w:rsid w:val="002B3A35"/>
    <w:rsid w:val="002B3CCB"/>
    <w:rsid w:val="002B3CCE"/>
    <w:rsid w:val="002B3F4B"/>
    <w:rsid w:val="002B4342"/>
    <w:rsid w:val="002B476F"/>
    <w:rsid w:val="002B4E4B"/>
    <w:rsid w:val="002B60F4"/>
    <w:rsid w:val="002B6800"/>
    <w:rsid w:val="002B6B3D"/>
    <w:rsid w:val="002B6BF4"/>
    <w:rsid w:val="002B7AA0"/>
    <w:rsid w:val="002B7CD4"/>
    <w:rsid w:val="002C008D"/>
    <w:rsid w:val="002C013B"/>
    <w:rsid w:val="002C095C"/>
    <w:rsid w:val="002C116A"/>
    <w:rsid w:val="002C1211"/>
    <w:rsid w:val="002C162A"/>
    <w:rsid w:val="002C1DAB"/>
    <w:rsid w:val="002C1F76"/>
    <w:rsid w:val="002C1FB8"/>
    <w:rsid w:val="002C34D9"/>
    <w:rsid w:val="002C4009"/>
    <w:rsid w:val="002C44F3"/>
    <w:rsid w:val="002C706A"/>
    <w:rsid w:val="002D0627"/>
    <w:rsid w:val="002D0689"/>
    <w:rsid w:val="002D07ED"/>
    <w:rsid w:val="002D0C96"/>
    <w:rsid w:val="002D11CB"/>
    <w:rsid w:val="002D1CD3"/>
    <w:rsid w:val="002D2D5C"/>
    <w:rsid w:val="002D3C2D"/>
    <w:rsid w:val="002D52C2"/>
    <w:rsid w:val="002D5539"/>
    <w:rsid w:val="002D5F8B"/>
    <w:rsid w:val="002D628D"/>
    <w:rsid w:val="002D66A9"/>
    <w:rsid w:val="002D6E0D"/>
    <w:rsid w:val="002D7AEC"/>
    <w:rsid w:val="002E06D2"/>
    <w:rsid w:val="002E08CA"/>
    <w:rsid w:val="002E1122"/>
    <w:rsid w:val="002E121C"/>
    <w:rsid w:val="002E123C"/>
    <w:rsid w:val="002E166F"/>
    <w:rsid w:val="002E1749"/>
    <w:rsid w:val="002E186F"/>
    <w:rsid w:val="002E1F79"/>
    <w:rsid w:val="002E1F94"/>
    <w:rsid w:val="002E4B92"/>
    <w:rsid w:val="002E4ED5"/>
    <w:rsid w:val="002E51F4"/>
    <w:rsid w:val="002E5576"/>
    <w:rsid w:val="002E5F25"/>
    <w:rsid w:val="002E662B"/>
    <w:rsid w:val="002E67C7"/>
    <w:rsid w:val="002E7327"/>
    <w:rsid w:val="002F2657"/>
    <w:rsid w:val="002F2CA1"/>
    <w:rsid w:val="002F2F74"/>
    <w:rsid w:val="002F2FBE"/>
    <w:rsid w:val="002F3A5F"/>
    <w:rsid w:val="002F5066"/>
    <w:rsid w:val="002F588A"/>
    <w:rsid w:val="002F5DE0"/>
    <w:rsid w:val="002F66A9"/>
    <w:rsid w:val="002F75D0"/>
    <w:rsid w:val="00300821"/>
    <w:rsid w:val="003009B6"/>
    <w:rsid w:val="00301DC7"/>
    <w:rsid w:val="003025C8"/>
    <w:rsid w:val="00302665"/>
    <w:rsid w:val="00303C8B"/>
    <w:rsid w:val="0030709D"/>
    <w:rsid w:val="00307C95"/>
    <w:rsid w:val="003101E6"/>
    <w:rsid w:val="003102C9"/>
    <w:rsid w:val="0031043B"/>
    <w:rsid w:val="003105B0"/>
    <w:rsid w:val="00310AE7"/>
    <w:rsid w:val="00312292"/>
    <w:rsid w:val="00313045"/>
    <w:rsid w:val="003144BC"/>
    <w:rsid w:val="00314C64"/>
    <w:rsid w:val="00314CE3"/>
    <w:rsid w:val="00315E53"/>
    <w:rsid w:val="00320C84"/>
    <w:rsid w:val="00321411"/>
    <w:rsid w:val="00323C2A"/>
    <w:rsid w:val="00324137"/>
    <w:rsid w:val="003249C3"/>
    <w:rsid w:val="00324D1C"/>
    <w:rsid w:val="003259F2"/>
    <w:rsid w:val="0032721C"/>
    <w:rsid w:val="00327429"/>
    <w:rsid w:val="00327529"/>
    <w:rsid w:val="00330886"/>
    <w:rsid w:val="003312F6"/>
    <w:rsid w:val="00331ABD"/>
    <w:rsid w:val="003323D6"/>
    <w:rsid w:val="003329FE"/>
    <w:rsid w:val="00333D54"/>
    <w:rsid w:val="00334B9E"/>
    <w:rsid w:val="0033588D"/>
    <w:rsid w:val="00336135"/>
    <w:rsid w:val="003362B8"/>
    <w:rsid w:val="00340586"/>
    <w:rsid w:val="00341A5F"/>
    <w:rsid w:val="00341DA2"/>
    <w:rsid w:val="00342C6B"/>
    <w:rsid w:val="0034363F"/>
    <w:rsid w:val="00344939"/>
    <w:rsid w:val="003449C4"/>
    <w:rsid w:val="003454A7"/>
    <w:rsid w:val="003456AE"/>
    <w:rsid w:val="00345974"/>
    <w:rsid w:val="00352711"/>
    <w:rsid w:val="00352A67"/>
    <w:rsid w:val="003532CC"/>
    <w:rsid w:val="003538E3"/>
    <w:rsid w:val="00353CE5"/>
    <w:rsid w:val="00354154"/>
    <w:rsid w:val="00354167"/>
    <w:rsid w:val="00354CC3"/>
    <w:rsid w:val="00354D20"/>
    <w:rsid w:val="003562A2"/>
    <w:rsid w:val="003574DF"/>
    <w:rsid w:val="0036216F"/>
    <w:rsid w:val="003639E3"/>
    <w:rsid w:val="00363F4E"/>
    <w:rsid w:val="00364D9B"/>
    <w:rsid w:val="00366977"/>
    <w:rsid w:val="00367C22"/>
    <w:rsid w:val="00367DEE"/>
    <w:rsid w:val="00370334"/>
    <w:rsid w:val="00370397"/>
    <w:rsid w:val="00371ED3"/>
    <w:rsid w:val="0037276C"/>
    <w:rsid w:val="00373CF9"/>
    <w:rsid w:val="00374D1B"/>
    <w:rsid w:val="00374EF8"/>
    <w:rsid w:val="00375E52"/>
    <w:rsid w:val="00375FA7"/>
    <w:rsid w:val="00376352"/>
    <w:rsid w:val="00377043"/>
    <w:rsid w:val="003771E5"/>
    <w:rsid w:val="00380CDC"/>
    <w:rsid w:val="00381D35"/>
    <w:rsid w:val="00381FE5"/>
    <w:rsid w:val="0038221A"/>
    <w:rsid w:val="00382ED8"/>
    <w:rsid w:val="0038343F"/>
    <w:rsid w:val="0038420E"/>
    <w:rsid w:val="003847A0"/>
    <w:rsid w:val="00384A00"/>
    <w:rsid w:val="00384C73"/>
    <w:rsid w:val="00385934"/>
    <w:rsid w:val="00385E94"/>
    <w:rsid w:val="00386A70"/>
    <w:rsid w:val="00386BD5"/>
    <w:rsid w:val="00390D1F"/>
    <w:rsid w:val="003919A5"/>
    <w:rsid w:val="00391A7B"/>
    <w:rsid w:val="0039268E"/>
    <w:rsid w:val="003926F3"/>
    <w:rsid w:val="00392DAB"/>
    <w:rsid w:val="003930D5"/>
    <w:rsid w:val="00393E3F"/>
    <w:rsid w:val="0039430F"/>
    <w:rsid w:val="003948A1"/>
    <w:rsid w:val="00394B9C"/>
    <w:rsid w:val="003957E8"/>
    <w:rsid w:val="003962C2"/>
    <w:rsid w:val="0039649E"/>
    <w:rsid w:val="00396818"/>
    <w:rsid w:val="00396D18"/>
    <w:rsid w:val="003971CE"/>
    <w:rsid w:val="0039751A"/>
    <w:rsid w:val="00397611"/>
    <w:rsid w:val="003979FB"/>
    <w:rsid w:val="003A151E"/>
    <w:rsid w:val="003A19A0"/>
    <w:rsid w:val="003A2B41"/>
    <w:rsid w:val="003A366D"/>
    <w:rsid w:val="003A398A"/>
    <w:rsid w:val="003A58B1"/>
    <w:rsid w:val="003A650E"/>
    <w:rsid w:val="003A659E"/>
    <w:rsid w:val="003A6F5D"/>
    <w:rsid w:val="003A70F1"/>
    <w:rsid w:val="003A7124"/>
    <w:rsid w:val="003A7245"/>
    <w:rsid w:val="003A7AB6"/>
    <w:rsid w:val="003B0F16"/>
    <w:rsid w:val="003B2A6B"/>
    <w:rsid w:val="003B4029"/>
    <w:rsid w:val="003B68F0"/>
    <w:rsid w:val="003B748D"/>
    <w:rsid w:val="003C0088"/>
    <w:rsid w:val="003C0B25"/>
    <w:rsid w:val="003C1746"/>
    <w:rsid w:val="003C1C8C"/>
    <w:rsid w:val="003C2AC8"/>
    <w:rsid w:val="003C2FDA"/>
    <w:rsid w:val="003C3172"/>
    <w:rsid w:val="003C492E"/>
    <w:rsid w:val="003C5F74"/>
    <w:rsid w:val="003C7171"/>
    <w:rsid w:val="003C7A61"/>
    <w:rsid w:val="003D0D6F"/>
    <w:rsid w:val="003D0F82"/>
    <w:rsid w:val="003D1B6D"/>
    <w:rsid w:val="003D20D5"/>
    <w:rsid w:val="003D2183"/>
    <w:rsid w:val="003D24C6"/>
    <w:rsid w:val="003D251C"/>
    <w:rsid w:val="003D2A36"/>
    <w:rsid w:val="003D2E90"/>
    <w:rsid w:val="003D4647"/>
    <w:rsid w:val="003D5F5F"/>
    <w:rsid w:val="003D7016"/>
    <w:rsid w:val="003D7E62"/>
    <w:rsid w:val="003E1B17"/>
    <w:rsid w:val="003E24D0"/>
    <w:rsid w:val="003E2FFD"/>
    <w:rsid w:val="003E39B8"/>
    <w:rsid w:val="003E4B7D"/>
    <w:rsid w:val="003E5FE4"/>
    <w:rsid w:val="003E69D1"/>
    <w:rsid w:val="003E7149"/>
    <w:rsid w:val="003E7B2E"/>
    <w:rsid w:val="003F05BA"/>
    <w:rsid w:val="003F09A1"/>
    <w:rsid w:val="003F1B0A"/>
    <w:rsid w:val="003F1FFA"/>
    <w:rsid w:val="003F2775"/>
    <w:rsid w:val="003F321F"/>
    <w:rsid w:val="003F3896"/>
    <w:rsid w:val="003F5340"/>
    <w:rsid w:val="003F55EC"/>
    <w:rsid w:val="003F64F9"/>
    <w:rsid w:val="003F78F1"/>
    <w:rsid w:val="0040024D"/>
    <w:rsid w:val="0040035D"/>
    <w:rsid w:val="00400A03"/>
    <w:rsid w:val="00400C01"/>
    <w:rsid w:val="00401542"/>
    <w:rsid w:val="00401EE2"/>
    <w:rsid w:val="00402DB5"/>
    <w:rsid w:val="0040439D"/>
    <w:rsid w:val="004048D0"/>
    <w:rsid w:val="004059C5"/>
    <w:rsid w:val="004062C4"/>
    <w:rsid w:val="0040699D"/>
    <w:rsid w:val="00407BB8"/>
    <w:rsid w:val="00407BD0"/>
    <w:rsid w:val="004102D5"/>
    <w:rsid w:val="0041222E"/>
    <w:rsid w:val="00412592"/>
    <w:rsid w:val="004126D3"/>
    <w:rsid w:val="004137CE"/>
    <w:rsid w:val="00413910"/>
    <w:rsid w:val="00414529"/>
    <w:rsid w:val="004161AA"/>
    <w:rsid w:val="0041682A"/>
    <w:rsid w:val="00416E4A"/>
    <w:rsid w:val="0041734F"/>
    <w:rsid w:val="00417890"/>
    <w:rsid w:val="00420064"/>
    <w:rsid w:val="004201F3"/>
    <w:rsid w:val="00421BAD"/>
    <w:rsid w:val="004230B1"/>
    <w:rsid w:val="00423C3D"/>
    <w:rsid w:val="0042405A"/>
    <w:rsid w:val="00424DF5"/>
    <w:rsid w:val="00425059"/>
    <w:rsid w:val="00425346"/>
    <w:rsid w:val="00425C3A"/>
    <w:rsid w:val="00425C4F"/>
    <w:rsid w:val="00426910"/>
    <w:rsid w:val="00427C3D"/>
    <w:rsid w:val="00430234"/>
    <w:rsid w:val="004306A3"/>
    <w:rsid w:val="00432179"/>
    <w:rsid w:val="004325BC"/>
    <w:rsid w:val="00432A86"/>
    <w:rsid w:val="00432B0D"/>
    <w:rsid w:val="00432BD9"/>
    <w:rsid w:val="00433E79"/>
    <w:rsid w:val="004342C6"/>
    <w:rsid w:val="00434311"/>
    <w:rsid w:val="0043499D"/>
    <w:rsid w:val="00434C1D"/>
    <w:rsid w:val="00435283"/>
    <w:rsid w:val="00435499"/>
    <w:rsid w:val="004358C7"/>
    <w:rsid w:val="00435A86"/>
    <w:rsid w:val="00435BDB"/>
    <w:rsid w:val="0043691D"/>
    <w:rsid w:val="00436D60"/>
    <w:rsid w:val="00437AB0"/>
    <w:rsid w:val="00440309"/>
    <w:rsid w:val="004409E3"/>
    <w:rsid w:val="00441545"/>
    <w:rsid w:val="0044253C"/>
    <w:rsid w:val="00442BEC"/>
    <w:rsid w:val="0044399C"/>
    <w:rsid w:val="00443DB3"/>
    <w:rsid w:val="004446BE"/>
    <w:rsid w:val="00445022"/>
    <w:rsid w:val="00445DD9"/>
    <w:rsid w:val="0045035E"/>
    <w:rsid w:val="00451157"/>
    <w:rsid w:val="00451419"/>
    <w:rsid w:val="004521C1"/>
    <w:rsid w:val="004526E0"/>
    <w:rsid w:val="004527A9"/>
    <w:rsid w:val="00452B5E"/>
    <w:rsid w:val="00453992"/>
    <w:rsid w:val="00453F90"/>
    <w:rsid w:val="00454A88"/>
    <w:rsid w:val="00454B29"/>
    <w:rsid w:val="004557A3"/>
    <w:rsid w:val="00456DB0"/>
    <w:rsid w:val="00457DAA"/>
    <w:rsid w:val="0046070B"/>
    <w:rsid w:val="0046077E"/>
    <w:rsid w:val="004615CD"/>
    <w:rsid w:val="00462335"/>
    <w:rsid w:val="00462E68"/>
    <w:rsid w:val="0046401A"/>
    <w:rsid w:val="0046432E"/>
    <w:rsid w:val="00464A13"/>
    <w:rsid w:val="00464FA2"/>
    <w:rsid w:val="00465061"/>
    <w:rsid w:val="00465441"/>
    <w:rsid w:val="0046557F"/>
    <w:rsid w:val="0046639C"/>
    <w:rsid w:val="004667B5"/>
    <w:rsid w:val="0046681C"/>
    <w:rsid w:val="004674F6"/>
    <w:rsid w:val="004705BF"/>
    <w:rsid w:val="0047085F"/>
    <w:rsid w:val="00471226"/>
    <w:rsid w:val="00471669"/>
    <w:rsid w:val="004717C5"/>
    <w:rsid w:val="004721AE"/>
    <w:rsid w:val="00472F76"/>
    <w:rsid w:val="00473D80"/>
    <w:rsid w:val="00474E4E"/>
    <w:rsid w:val="00474FA4"/>
    <w:rsid w:val="00475929"/>
    <w:rsid w:val="00475DA5"/>
    <w:rsid w:val="004762CA"/>
    <w:rsid w:val="004764FB"/>
    <w:rsid w:val="0047690C"/>
    <w:rsid w:val="0047712C"/>
    <w:rsid w:val="00477FD5"/>
    <w:rsid w:val="00481345"/>
    <w:rsid w:val="004815C7"/>
    <w:rsid w:val="00481FFF"/>
    <w:rsid w:val="004852E2"/>
    <w:rsid w:val="00486760"/>
    <w:rsid w:val="0048722F"/>
    <w:rsid w:val="00487ADF"/>
    <w:rsid w:val="00490FF5"/>
    <w:rsid w:val="0049185A"/>
    <w:rsid w:val="0049219F"/>
    <w:rsid w:val="00492DF1"/>
    <w:rsid w:val="0049347A"/>
    <w:rsid w:val="00493954"/>
    <w:rsid w:val="00493E11"/>
    <w:rsid w:val="00493EEF"/>
    <w:rsid w:val="00494430"/>
    <w:rsid w:val="00495BD4"/>
    <w:rsid w:val="00496F77"/>
    <w:rsid w:val="004970A7"/>
    <w:rsid w:val="00497487"/>
    <w:rsid w:val="004A1C53"/>
    <w:rsid w:val="004A1C92"/>
    <w:rsid w:val="004A34BB"/>
    <w:rsid w:val="004A40B8"/>
    <w:rsid w:val="004A59AF"/>
    <w:rsid w:val="004A5B1B"/>
    <w:rsid w:val="004A69B0"/>
    <w:rsid w:val="004A6E64"/>
    <w:rsid w:val="004A6F63"/>
    <w:rsid w:val="004A703F"/>
    <w:rsid w:val="004A7F0D"/>
    <w:rsid w:val="004B27C8"/>
    <w:rsid w:val="004B33C1"/>
    <w:rsid w:val="004B34EB"/>
    <w:rsid w:val="004B3A07"/>
    <w:rsid w:val="004B3A6C"/>
    <w:rsid w:val="004B455E"/>
    <w:rsid w:val="004B4ED8"/>
    <w:rsid w:val="004B5764"/>
    <w:rsid w:val="004C165C"/>
    <w:rsid w:val="004C16B9"/>
    <w:rsid w:val="004C1E39"/>
    <w:rsid w:val="004C26F3"/>
    <w:rsid w:val="004C283B"/>
    <w:rsid w:val="004C3753"/>
    <w:rsid w:val="004C3B3F"/>
    <w:rsid w:val="004C4768"/>
    <w:rsid w:val="004C5197"/>
    <w:rsid w:val="004D24BC"/>
    <w:rsid w:val="004D26DE"/>
    <w:rsid w:val="004D28D8"/>
    <w:rsid w:val="004D3200"/>
    <w:rsid w:val="004D4DAA"/>
    <w:rsid w:val="004D540D"/>
    <w:rsid w:val="004D57EB"/>
    <w:rsid w:val="004D58C8"/>
    <w:rsid w:val="004D609D"/>
    <w:rsid w:val="004D621F"/>
    <w:rsid w:val="004D66A1"/>
    <w:rsid w:val="004D74A5"/>
    <w:rsid w:val="004E1BB2"/>
    <w:rsid w:val="004E2E0A"/>
    <w:rsid w:val="004E3090"/>
    <w:rsid w:val="004E4A34"/>
    <w:rsid w:val="004E4D41"/>
    <w:rsid w:val="004E608C"/>
    <w:rsid w:val="004E6259"/>
    <w:rsid w:val="004E628A"/>
    <w:rsid w:val="004F0846"/>
    <w:rsid w:val="004F14D6"/>
    <w:rsid w:val="004F152C"/>
    <w:rsid w:val="004F1B5F"/>
    <w:rsid w:val="004F2791"/>
    <w:rsid w:val="004F33B0"/>
    <w:rsid w:val="004F39FA"/>
    <w:rsid w:val="004F4A5B"/>
    <w:rsid w:val="004F5322"/>
    <w:rsid w:val="004F5884"/>
    <w:rsid w:val="004F6318"/>
    <w:rsid w:val="004F64F4"/>
    <w:rsid w:val="004F775E"/>
    <w:rsid w:val="005003D6"/>
    <w:rsid w:val="00502B5F"/>
    <w:rsid w:val="0050551D"/>
    <w:rsid w:val="00505862"/>
    <w:rsid w:val="00506398"/>
    <w:rsid w:val="00506473"/>
    <w:rsid w:val="00507845"/>
    <w:rsid w:val="005104F6"/>
    <w:rsid w:val="00510EC3"/>
    <w:rsid w:val="00512463"/>
    <w:rsid w:val="00512A36"/>
    <w:rsid w:val="005146F3"/>
    <w:rsid w:val="0051475C"/>
    <w:rsid w:val="005168DB"/>
    <w:rsid w:val="00516B2A"/>
    <w:rsid w:val="00517F1C"/>
    <w:rsid w:val="00520673"/>
    <w:rsid w:val="00520D87"/>
    <w:rsid w:val="005210C4"/>
    <w:rsid w:val="00523A62"/>
    <w:rsid w:val="00523D1A"/>
    <w:rsid w:val="00524EE3"/>
    <w:rsid w:val="00525B8C"/>
    <w:rsid w:val="00525EFF"/>
    <w:rsid w:val="00526DB0"/>
    <w:rsid w:val="00526E63"/>
    <w:rsid w:val="005276D0"/>
    <w:rsid w:val="00530B7E"/>
    <w:rsid w:val="005319DC"/>
    <w:rsid w:val="005323FC"/>
    <w:rsid w:val="0053264D"/>
    <w:rsid w:val="005330F1"/>
    <w:rsid w:val="00533B73"/>
    <w:rsid w:val="005343F2"/>
    <w:rsid w:val="0053541D"/>
    <w:rsid w:val="005355A9"/>
    <w:rsid w:val="005359D1"/>
    <w:rsid w:val="00535ACA"/>
    <w:rsid w:val="00535BEC"/>
    <w:rsid w:val="00536A11"/>
    <w:rsid w:val="0053736F"/>
    <w:rsid w:val="00537400"/>
    <w:rsid w:val="0054021D"/>
    <w:rsid w:val="00540855"/>
    <w:rsid w:val="0054095B"/>
    <w:rsid w:val="00540ECE"/>
    <w:rsid w:val="00541B8A"/>
    <w:rsid w:val="00541E49"/>
    <w:rsid w:val="0054224F"/>
    <w:rsid w:val="005423A8"/>
    <w:rsid w:val="00543034"/>
    <w:rsid w:val="00543B03"/>
    <w:rsid w:val="00544AD4"/>
    <w:rsid w:val="00545840"/>
    <w:rsid w:val="00545C79"/>
    <w:rsid w:val="00546082"/>
    <w:rsid w:val="00546F9F"/>
    <w:rsid w:val="00547872"/>
    <w:rsid w:val="0055169D"/>
    <w:rsid w:val="00551BBE"/>
    <w:rsid w:val="00551E8F"/>
    <w:rsid w:val="005525F4"/>
    <w:rsid w:val="00552DD8"/>
    <w:rsid w:val="00553028"/>
    <w:rsid w:val="005534D2"/>
    <w:rsid w:val="00553F26"/>
    <w:rsid w:val="00553FF7"/>
    <w:rsid w:val="005540DB"/>
    <w:rsid w:val="0055453F"/>
    <w:rsid w:val="00554E5F"/>
    <w:rsid w:val="005558E6"/>
    <w:rsid w:val="0055590A"/>
    <w:rsid w:val="00556133"/>
    <w:rsid w:val="005565D4"/>
    <w:rsid w:val="00557880"/>
    <w:rsid w:val="00557EB8"/>
    <w:rsid w:val="00557F85"/>
    <w:rsid w:val="00557FE7"/>
    <w:rsid w:val="00560D3F"/>
    <w:rsid w:val="00561448"/>
    <w:rsid w:val="00561DEA"/>
    <w:rsid w:val="00563309"/>
    <w:rsid w:val="00563DD7"/>
    <w:rsid w:val="005643B0"/>
    <w:rsid w:val="00565A59"/>
    <w:rsid w:val="00566992"/>
    <w:rsid w:val="00566CF5"/>
    <w:rsid w:val="005678F9"/>
    <w:rsid w:val="00567D8E"/>
    <w:rsid w:val="00567DBA"/>
    <w:rsid w:val="005706E3"/>
    <w:rsid w:val="0057086D"/>
    <w:rsid w:val="005708ED"/>
    <w:rsid w:val="00571927"/>
    <w:rsid w:val="005739F1"/>
    <w:rsid w:val="00573A2C"/>
    <w:rsid w:val="0057492E"/>
    <w:rsid w:val="00574ADA"/>
    <w:rsid w:val="00575869"/>
    <w:rsid w:val="00576B9A"/>
    <w:rsid w:val="005773F0"/>
    <w:rsid w:val="00577AFD"/>
    <w:rsid w:val="00577ECC"/>
    <w:rsid w:val="00580F65"/>
    <w:rsid w:val="005810DE"/>
    <w:rsid w:val="00581184"/>
    <w:rsid w:val="0058124B"/>
    <w:rsid w:val="00581391"/>
    <w:rsid w:val="0058160B"/>
    <w:rsid w:val="005836B1"/>
    <w:rsid w:val="00583B52"/>
    <w:rsid w:val="00584CCF"/>
    <w:rsid w:val="005857D4"/>
    <w:rsid w:val="00586223"/>
    <w:rsid w:val="005864A6"/>
    <w:rsid w:val="00587381"/>
    <w:rsid w:val="005903C8"/>
    <w:rsid w:val="005913F6"/>
    <w:rsid w:val="00591478"/>
    <w:rsid w:val="005915BA"/>
    <w:rsid w:val="005930E3"/>
    <w:rsid w:val="0059405C"/>
    <w:rsid w:val="00594196"/>
    <w:rsid w:val="0059621F"/>
    <w:rsid w:val="005968F3"/>
    <w:rsid w:val="00597067"/>
    <w:rsid w:val="005A096A"/>
    <w:rsid w:val="005A19DF"/>
    <w:rsid w:val="005A3129"/>
    <w:rsid w:val="005A37AF"/>
    <w:rsid w:val="005A37D5"/>
    <w:rsid w:val="005A3A84"/>
    <w:rsid w:val="005A46D5"/>
    <w:rsid w:val="005A50EB"/>
    <w:rsid w:val="005A5EC2"/>
    <w:rsid w:val="005A6966"/>
    <w:rsid w:val="005A6B56"/>
    <w:rsid w:val="005A79D6"/>
    <w:rsid w:val="005B0A18"/>
    <w:rsid w:val="005B2AB8"/>
    <w:rsid w:val="005B2C06"/>
    <w:rsid w:val="005B3499"/>
    <w:rsid w:val="005B3C3F"/>
    <w:rsid w:val="005B4031"/>
    <w:rsid w:val="005B42B5"/>
    <w:rsid w:val="005B4FBA"/>
    <w:rsid w:val="005B72D5"/>
    <w:rsid w:val="005C06F5"/>
    <w:rsid w:val="005C07B7"/>
    <w:rsid w:val="005C1436"/>
    <w:rsid w:val="005C27AE"/>
    <w:rsid w:val="005C3568"/>
    <w:rsid w:val="005C37D0"/>
    <w:rsid w:val="005C3CDE"/>
    <w:rsid w:val="005C3E2A"/>
    <w:rsid w:val="005C533A"/>
    <w:rsid w:val="005C602E"/>
    <w:rsid w:val="005C6DC3"/>
    <w:rsid w:val="005C77F4"/>
    <w:rsid w:val="005C7D6C"/>
    <w:rsid w:val="005D054B"/>
    <w:rsid w:val="005D05B0"/>
    <w:rsid w:val="005D0B71"/>
    <w:rsid w:val="005D170C"/>
    <w:rsid w:val="005D203C"/>
    <w:rsid w:val="005D555A"/>
    <w:rsid w:val="005D6FAC"/>
    <w:rsid w:val="005D7AB4"/>
    <w:rsid w:val="005E0D22"/>
    <w:rsid w:val="005E0E21"/>
    <w:rsid w:val="005E1BD8"/>
    <w:rsid w:val="005E2380"/>
    <w:rsid w:val="005E290C"/>
    <w:rsid w:val="005E2BC6"/>
    <w:rsid w:val="005E2F13"/>
    <w:rsid w:val="005E4E08"/>
    <w:rsid w:val="005E55D5"/>
    <w:rsid w:val="005E61F0"/>
    <w:rsid w:val="005E7728"/>
    <w:rsid w:val="005F0963"/>
    <w:rsid w:val="005F0FE9"/>
    <w:rsid w:val="005F1CBA"/>
    <w:rsid w:val="005F5C9D"/>
    <w:rsid w:val="005F6047"/>
    <w:rsid w:val="005F655E"/>
    <w:rsid w:val="005F6778"/>
    <w:rsid w:val="005F6F2F"/>
    <w:rsid w:val="005F74C7"/>
    <w:rsid w:val="005F756F"/>
    <w:rsid w:val="005F7807"/>
    <w:rsid w:val="00600160"/>
    <w:rsid w:val="00600628"/>
    <w:rsid w:val="006011E4"/>
    <w:rsid w:val="00601584"/>
    <w:rsid w:val="00601F8E"/>
    <w:rsid w:val="00602866"/>
    <w:rsid w:val="0060364B"/>
    <w:rsid w:val="00603953"/>
    <w:rsid w:val="006039A8"/>
    <w:rsid w:val="00604BDE"/>
    <w:rsid w:val="00605399"/>
    <w:rsid w:val="00605970"/>
    <w:rsid w:val="00607B5E"/>
    <w:rsid w:val="006101C1"/>
    <w:rsid w:val="0061060B"/>
    <w:rsid w:val="0061110C"/>
    <w:rsid w:val="0061134D"/>
    <w:rsid w:val="006119FD"/>
    <w:rsid w:val="00611B33"/>
    <w:rsid w:val="0061405F"/>
    <w:rsid w:val="00614A7B"/>
    <w:rsid w:val="006158F1"/>
    <w:rsid w:val="006161B2"/>
    <w:rsid w:val="006164EA"/>
    <w:rsid w:val="0061671E"/>
    <w:rsid w:val="0061724D"/>
    <w:rsid w:val="00620E29"/>
    <w:rsid w:val="00621ADD"/>
    <w:rsid w:val="00621B8B"/>
    <w:rsid w:val="00622017"/>
    <w:rsid w:val="00622019"/>
    <w:rsid w:val="0062249A"/>
    <w:rsid w:val="0062277C"/>
    <w:rsid w:val="00622FFA"/>
    <w:rsid w:val="00623609"/>
    <w:rsid w:val="00624BB0"/>
    <w:rsid w:val="00625089"/>
    <w:rsid w:val="00625422"/>
    <w:rsid w:val="00625C31"/>
    <w:rsid w:val="006264CC"/>
    <w:rsid w:val="00626932"/>
    <w:rsid w:val="00630354"/>
    <w:rsid w:val="0063145E"/>
    <w:rsid w:val="00631BFB"/>
    <w:rsid w:val="00631E71"/>
    <w:rsid w:val="00632B39"/>
    <w:rsid w:val="00632EF2"/>
    <w:rsid w:val="0063411C"/>
    <w:rsid w:val="00635C2D"/>
    <w:rsid w:val="006372AB"/>
    <w:rsid w:val="006376D8"/>
    <w:rsid w:val="00640693"/>
    <w:rsid w:val="00640918"/>
    <w:rsid w:val="00641824"/>
    <w:rsid w:val="00641BFD"/>
    <w:rsid w:val="00641C11"/>
    <w:rsid w:val="00642B37"/>
    <w:rsid w:val="00643157"/>
    <w:rsid w:val="0064380C"/>
    <w:rsid w:val="00644873"/>
    <w:rsid w:val="00645F51"/>
    <w:rsid w:val="0064745A"/>
    <w:rsid w:val="00650D9F"/>
    <w:rsid w:val="006524D5"/>
    <w:rsid w:val="00652533"/>
    <w:rsid w:val="00652891"/>
    <w:rsid w:val="00652A13"/>
    <w:rsid w:val="0065406E"/>
    <w:rsid w:val="006541C7"/>
    <w:rsid w:val="006545DB"/>
    <w:rsid w:val="006552DB"/>
    <w:rsid w:val="0065548E"/>
    <w:rsid w:val="006611DC"/>
    <w:rsid w:val="0066146A"/>
    <w:rsid w:val="0066198B"/>
    <w:rsid w:val="00662191"/>
    <w:rsid w:val="006622A8"/>
    <w:rsid w:val="00662BEF"/>
    <w:rsid w:val="00663071"/>
    <w:rsid w:val="00663846"/>
    <w:rsid w:val="00664262"/>
    <w:rsid w:val="00664C13"/>
    <w:rsid w:val="00664E62"/>
    <w:rsid w:val="00666158"/>
    <w:rsid w:val="006662CC"/>
    <w:rsid w:val="006667FE"/>
    <w:rsid w:val="00666CD1"/>
    <w:rsid w:val="00670497"/>
    <w:rsid w:val="00671E34"/>
    <w:rsid w:val="00673C29"/>
    <w:rsid w:val="0067556D"/>
    <w:rsid w:val="00675AE8"/>
    <w:rsid w:val="00676246"/>
    <w:rsid w:val="00676759"/>
    <w:rsid w:val="006768E4"/>
    <w:rsid w:val="00677432"/>
    <w:rsid w:val="006778CA"/>
    <w:rsid w:val="00677CD1"/>
    <w:rsid w:val="00680283"/>
    <w:rsid w:val="006802F6"/>
    <w:rsid w:val="0068045B"/>
    <w:rsid w:val="006805C7"/>
    <w:rsid w:val="006815DB"/>
    <w:rsid w:val="00682CC1"/>
    <w:rsid w:val="00683342"/>
    <w:rsid w:val="0068417A"/>
    <w:rsid w:val="00684B7D"/>
    <w:rsid w:val="00684E06"/>
    <w:rsid w:val="006865B8"/>
    <w:rsid w:val="00686FA3"/>
    <w:rsid w:val="00687E18"/>
    <w:rsid w:val="00690079"/>
    <w:rsid w:val="00691247"/>
    <w:rsid w:val="00691886"/>
    <w:rsid w:val="006925E3"/>
    <w:rsid w:val="00692CC5"/>
    <w:rsid w:val="0069339D"/>
    <w:rsid w:val="006949B6"/>
    <w:rsid w:val="00694DEB"/>
    <w:rsid w:val="00694F08"/>
    <w:rsid w:val="00695147"/>
    <w:rsid w:val="006954F0"/>
    <w:rsid w:val="006957CB"/>
    <w:rsid w:val="00696C19"/>
    <w:rsid w:val="006A0082"/>
    <w:rsid w:val="006A01DE"/>
    <w:rsid w:val="006A0291"/>
    <w:rsid w:val="006A18B6"/>
    <w:rsid w:val="006A2F4C"/>
    <w:rsid w:val="006A2FEE"/>
    <w:rsid w:val="006A41A0"/>
    <w:rsid w:val="006A4A06"/>
    <w:rsid w:val="006A4EB7"/>
    <w:rsid w:val="006A645C"/>
    <w:rsid w:val="006A68B6"/>
    <w:rsid w:val="006A768A"/>
    <w:rsid w:val="006B02DA"/>
    <w:rsid w:val="006B13CE"/>
    <w:rsid w:val="006B183B"/>
    <w:rsid w:val="006B1B0E"/>
    <w:rsid w:val="006B278C"/>
    <w:rsid w:val="006B282A"/>
    <w:rsid w:val="006B29B3"/>
    <w:rsid w:val="006B3DB2"/>
    <w:rsid w:val="006B3DF5"/>
    <w:rsid w:val="006B4221"/>
    <w:rsid w:val="006B5129"/>
    <w:rsid w:val="006B5606"/>
    <w:rsid w:val="006B6DDF"/>
    <w:rsid w:val="006C0E80"/>
    <w:rsid w:val="006C1041"/>
    <w:rsid w:val="006C1458"/>
    <w:rsid w:val="006C18CA"/>
    <w:rsid w:val="006C1BDD"/>
    <w:rsid w:val="006C7F78"/>
    <w:rsid w:val="006C7FD7"/>
    <w:rsid w:val="006D0AA2"/>
    <w:rsid w:val="006D0F36"/>
    <w:rsid w:val="006D341F"/>
    <w:rsid w:val="006D41EC"/>
    <w:rsid w:val="006D4E2A"/>
    <w:rsid w:val="006D5431"/>
    <w:rsid w:val="006D5511"/>
    <w:rsid w:val="006D6FC2"/>
    <w:rsid w:val="006D70F5"/>
    <w:rsid w:val="006D79A7"/>
    <w:rsid w:val="006E1743"/>
    <w:rsid w:val="006E2972"/>
    <w:rsid w:val="006E2C0D"/>
    <w:rsid w:val="006E2CBF"/>
    <w:rsid w:val="006E300B"/>
    <w:rsid w:val="006E3FBC"/>
    <w:rsid w:val="006E42EA"/>
    <w:rsid w:val="006E44A2"/>
    <w:rsid w:val="006E4C77"/>
    <w:rsid w:val="006E53FE"/>
    <w:rsid w:val="006E6042"/>
    <w:rsid w:val="006E66A4"/>
    <w:rsid w:val="006F016C"/>
    <w:rsid w:val="006F057E"/>
    <w:rsid w:val="006F1A99"/>
    <w:rsid w:val="006F2A6E"/>
    <w:rsid w:val="006F3210"/>
    <w:rsid w:val="006F3749"/>
    <w:rsid w:val="006F3871"/>
    <w:rsid w:val="006F3AF9"/>
    <w:rsid w:val="006F4269"/>
    <w:rsid w:val="006F4468"/>
    <w:rsid w:val="006F57B2"/>
    <w:rsid w:val="006F59E4"/>
    <w:rsid w:val="006F5CFB"/>
    <w:rsid w:val="006F66D9"/>
    <w:rsid w:val="006F6E42"/>
    <w:rsid w:val="006F7526"/>
    <w:rsid w:val="007008AC"/>
    <w:rsid w:val="00701F00"/>
    <w:rsid w:val="007023F1"/>
    <w:rsid w:val="00702728"/>
    <w:rsid w:val="00702DFD"/>
    <w:rsid w:val="007032C2"/>
    <w:rsid w:val="00705BCE"/>
    <w:rsid w:val="0070780B"/>
    <w:rsid w:val="007100DC"/>
    <w:rsid w:val="00710EA7"/>
    <w:rsid w:val="00711296"/>
    <w:rsid w:val="007112A4"/>
    <w:rsid w:val="00711E8D"/>
    <w:rsid w:val="00711F83"/>
    <w:rsid w:val="007124AC"/>
    <w:rsid w:val="00712C8E"/>
    <w:rsid w:val="00713D32"/>
    <w:rsid w:val="00713EC8"/>
    <w:rsid w:val="007147A6"/>
    <w:rsid w:val="007153BE"/>
    <w:rsid w:val="00715FC7"/>
    <w:rsid w:val="00716716"/>
    <w:rsid w:val="00716F01"/>
    <w:rsid w:val="007177ED"/>
    <w:rsid w:val="00720ED2"/>
    <w:rsid w:val="00722A5F"/>
    <w:rsid w:val="0072382A"/>
    <w:rsid w:val="00724019"/>
    <w:rsid w:val="007240E9"/>
    <w:rsid w:val="0072513B"/>
    <w:rsid w:val="0072766A"/>
    <w:rsid w:val="00727AA6"/>
    <w:rsid w:val="00727D49"/>
    <w:rsid w:val="00727EF6"/>
    <w:rsid w:val="00730A84"/>
    <w:rsid w:val="007311C1"/>
    <w:rsid w:val="00731707"/>
    <w:rsid w:val="007318F0"/>
    <w:rsid w:val="007323A1"/>
    <w:rsid w:val="00732F0C"/>
    <w:rsid w:val="007338A9"/>
    <w:rsid w:val="00733A69"/>
    <w:rsid w:val="00733AF1"/>
    <w:rsid w:val="00733DE3"/>
    <w:rsid w:val="0073422F"/>
    <w:rsid w:val="00735577"/>
    <w:rsid w:val="00735783"/>
    <w:rsid w:val="00735B96"/>
    <w:rsid w:val="00735BE8"/>
    <w:rsid w:val="00736A55"/>
    <w:rsid w:val="00740F27"/>
    <w:rsid w:val="00740F73"/>
    <w:rsid w:val="00741283"/>
    <w:rsid w:val="007415BA"/>
    <w:rsid w:val="00741CF2"/>
    <w:rsid w:val="00741D02"/>
    <w:rsid w:val="00742EE2"/>
    <w:rsid w:val="00742FD0"/>
    <w:rsid w:val="007440A0"/>
    <w:rsid w:val="00744879"/>
    <w:rsid w:val="00744A2B"/>
    <w:rsid w:val="00745B8A"/>
    <w:rsid w:val="00745D62"/>
    <w:rsid w:val="00746578"/>
    <w:rsid w:val="00746E26"/>
    <w:rsid w:val="00753DF3"/>
    <w:rsid w:val="00754D63"/>
    <w:rsid w:val="0075737A"/>
    <w:rsid w:val="0075764E"/>
    <w:rsid w:val="00757C4C"/>
    <w:rsid w:val="0076081C"/>
    <w:rsid w:val="00760D3D"/>
    <w:rsid w:val="00760E08"/>
    <w:rsid w:val="007615CB"/>
    <w:rsid w:val="00761B89"/>
    <w:rsid w:val="00763274"/>
    <w:rsid w:val="00763701"/>
    <w:rsid w:val="007663CA"/>
    <w:rsid w:val="007666C0"/>
    <w:rsid w:val="0076684D"/>
    <w:rsid w:val="00767AB0"/>
    <w:rsid w:val="00767C3F"/>
    <w:rsid w:val="00770066"/>
    <w:rsid w:val="0077018C"/>
    <w:rsid w:val="007709F3"/>
    <w:rsid w:val="00773CF4"/>
    <w:rsid w:val="00773DE9"/>
    <w:rsid w:val="007743D9"/>
    <w:rsid w:val="00774C3A"/>
    <w:rsid w:val="00774EB9"/>
    <w:rsid w:val="007755F3"/>
    <w:rsid w:val="00775A87"/>
    <w:rsid w:val="00776A44"/>
    <w:rsid w:val="00776E11"/>
    <w:rsid w:val="00777665"/>
    <w:rsid w:val="00780260"/>
    <w:rsid w:val="00780D34"/>
    <w:rsid w:val="00780E49"/>
    <w:rsid w:val="007818D1"/>
    <w:rsid w:val="00781B74"/>
    <w:rsid w:val="0078332B"/>
    <w:rsid w:val="0078402D"/>
    <w:rsid w:val="007844F3"/>
    <w:rsid w:val="00784692"/>
    <w:rsid w:val="00784A34"/>
    <w:rsid w:val="00785462"/>
    <w:rsid w:val="00785F3A"/>
    <w:rsid w:val="00786941"/>
    <w:rsid w:val="00786D1B"/>
    <w:rsid w:val="0079005B"/>
    <w:rsid w:val="00790507"/>
    <w:rsid w:val="007906C4"/>
    <w:rsid w:val="00790DD8"/>
    <w:rsid w:val="007917F5"/>
    <w:rsid w:val="00791D5B"/>
    <w:rsid w:val="007924AE"/>
    <w:rsid w:val="007924C8"/>
    <w:rsid w:val="0079270A"/>
    <w:rsid w:val="007929CF"/>
    <w:rsid w:val="00792B4B"/>
    <w:rsid w:val="007934C5"/>
    <w:rsid w:val="00794E8A"/>
    <w:rsid w:val="00795CF6"/>
    <w:rsid w:val="00796FFB"/>
    <w:rsid w:val="007972DA"/>
    <w:rsid w:val="007975DD"/>
    <w:rsid w:val="00797FAC"/>
    <w:rsid w:val="007A040A"/>
    <w:rsid w:val="007A0AF8"/>
    <w:rsid w:val="007A0B9C"/>
    <w:rsid w:val="007A2228"/>
    <w:rsid w:val="007A500A"/>
    <w:rsid w:val="007A6093"/>
    <w:rsid w:val="007A6169"/>
    <w:rsid w:val="007B02F6"/>
    <w:rsid w:val="007B13BB"/>
    <w:rsid w:val="007B142F"/>
    <w:rsid w:val="007B1450"/>
    <w:rsid w:val="007B1853"/>
    <w:rsid w:val="007B1E19"/>
    <w:rsid w:val="007B3060"/>
    <w:rsid w:val="007B487D"/>
    <w:rsid w:val="007B58E9"/>
    <w:rsid w:val="007B594A"/>
    <w:rsid w:val="007B63FB"/>
    <w:rsid w:val="007B74E5"/>
    <w:rsid w:val="007B7616"/>
    <w:rsid w:val="007B7B96"/>
    <w:rsid w:val="007B7E41"/>
    <w:rsid w:val="007C014D"/>
    <w:rsid w:val="007C06A9"/>
    <w:rsid w:val="007C0C20"/>
    <w:rsid w:val="007C0D1B"/>
    <w:rsid w:val="007C0F04"/>
    <w:rsid w:val="007C19BE"/>
    <w:rsid w:val="007C1F9E"/>
    <w:rsid w:val="007C3783"/>
    <w:rsid w:val="007C3869"/>
    <w:rsid w:val="007C3A53"/>
    <w:rsid w:val="007C4037"/>
    <w:rsid w:val="007C441E"/>
    <w:rsid w:val="007C4641"/>
    <w:rsid w:val="007C4862"/>
    <w:rsid w:val="007C589A"/>
    <w:rsid w:val="007C589E"/>
    <w:rsid w:val="007C5DBC"/>
    <w:rsid w:val="007C741A"/>
    <w:rsid w:val="007C7464"/>
    <w:rsid w:val="007D1FFC"/>
    <w:rsid w:val="007D269B"/>
    <w:rsid w:val="007D3DA7"/>
    <w:rsid w:val="007D4700"/>
    <w:rsid w:val="007D533D"/>
    <w:rsid w:val="007D6C39"/>
    <w:rsid w:val="007D7575"/>
    <w:rsid w:val="007D7AA3"/>
    <w:rsid w:val="007E1CBD"/>
    <w:rsid w:val="007E25E4"/>
    <w:rsid w:val="007E31F9"/>
    <w:rsid w:val="007E531A"/>
    <w:rsid w:val="007E55F7"/>
    <w:rsid w:val="007E657C"/>
    <w:rsid w:val="007E67B3"/>
    <w:rsid w:val="007E69C0"/>
    <w:rsid w:val="007E780C"/>
    <w:rsid w:val="007E7AF5"/>
    <w:rsid w:val="007E7CF0"/>
    <w:rsid w:val="007F1A2F"/>
    <w:rsid w:val="007F3105"/>
    <w:rsid w:val="007F39FC"/>
    <w:rsid w:val="007F3FAE"/>
    <w:rsid w:val="007F44FE"/>
    <w:rsid w:val="007F4BA5"/>
    <w:rsid w:val="007F5C26"/>
    <w:rsid w:val="007F66E2"/>
    <w:rsid w:val="007F75B1"/>
    <w:rsid w:val="007F7677"/>
    <w:rsid w:val="007F7793"/>
    <w:rsid w:val="007F783B"/>
    <w:rsid w:val="00800B57"/>
    <w:rsid w:val="00801C4F"/>
    <w:rsid w:val="008032A4"/>
    <w:rsid w:val="0080341C"/>
    <w:rsid w:val="00803711"/>
    <w:rsid w:val="0080376B"/>
    <w:rsid w:val="0080382A"/>
    <w:rsid w:val="008045B0"/>
    <w:rsid w:val="00804CBB"/>
    <w:rsid w:val="00804F9C"/>
    <w:rsid w:val="00807179"/>
    <w:rsid w:val="008078D1"/>
    <w:rsid w:val="00807B4C"/>
    <w:rsid w:val="00807ECA"/>
    <w:rsid w:val="00810041"/>
    <w:rsid w:val="0081084C"/>
    <w:rsid w:val="00810A46"/>
    <w:rsid w:val="00810CDD"/>
    <w:rsid w:val="00811850"/>
    <w:rsid w:val="00811F7F"/>
    <w:rsid w:val="008132C3"/>
    <w:rsid w:val="00813648"/>
    <w:rsid w:val="00816933"/>
    <w:rsid w:val="00816C37"/>
    <w:rsid w:val="00816F31"/>
    <w:rsid w:val="008202D2"/>
    <w:rsid w:val="00822013"/>
    <w:rsid w:val="008253E5"/>
    <w:rsid w:val="008255DA"/>
    <w:rsid w:val="00827919"/>
    <w:rsid w:val="00827DD5"/>
    <w:rsid w:val="00827E55"/>
    <w:rsid w:val="0083021A"/>
    <w:rsid w:val="008309EB"/>
    <w:rsid w:val="0083156B"/>
    <w:rsid w:val="00831649"/>
    <w:rsid w:val="008328E2"/>
    <w:rsid w:val="008329DC"/>
    <w:rsid w:val="00832A55"/>
    <w:rsid w:val="00832DC0"/>
    <w:rsid w:val="00833362"/>
    <w:rsid w:val="0083343F"/>
    <w:rsid w:val="008336F8"/>
    <w:rsid w:val="0083443C"/>
    <w:rsid w:val="0083447B"/>
    <w:rsid w:val="008351B1"/>
    <w:rsid w:val="008354AD"/>
    <w:rsid w:val="00840F76"/>
    <w:rsid w:val="00840F83"/>
    <w:rsid w:val="008410BA"/>
    <w:rsid w:val="008410C5"/>
    <w:rsid w:val="00841603"/>
    <w:rsid w:val="00841C69"/>
    <w:rsid w:val="00843401"/>
    <w:rsid w:val="008437B4"/>
    <w:rsid w:val="008450EC"/>
    <w:rsid w:val="0084544F"/>
    <w:rsid w:val="00845B23"/>
    <w:rsid w:val="00846383"/>
    <w:rsid w:val="00846743"/>
    <w:rsid w:val="00847382"/>
    <w:rsid w:val="0084786D"/>
    <w:rsid w:val="00847C6F"/>
    <w:rsid w:val="008508B6"/>
    <w:rsid w:val="00851169"/>
    <w:rsid w:val="00852363"/>
    <w:rsid w:val="008529EA"/>
    <w:rsid w:val="00853511"/>
    <w:rsid w:val="00854121"/>
    <w:rsid w:val="0085493B"/>
    <w:rsid w:val="00854E73"/>
    <w:rsid w:val="00855568"/>
    <w:rsid w:val="0085594B"/>
    <w:rsid w:val="008562D0"/>
    <w:rsid w:val="008570B4"/>
    <w:rsid w:val="00857159"/>
    <w:rsid w:val="00857AC1"/>
    <w:rsid w:val="00860163"/>
    <w:rsid w:val="00860DEB"/>
    <w:rsid w:val="00861225"/>
    <w:rsid w:val="0086129F"/>
    <w:rsid w:val="00861D86"/>
    <w:rsid w:val="008625E7"/>
    <w:rsid w:val="00862FC4"/>
    <w:rsid w:val="0086311B"/>
    <w:rsid w:val="008639A2"/>
    <w:rsid w:val="00863DDB"/>
    <w:rsid w:val="00863FE8"/>
    <w:rsid w:val="00864901"/>
    <w:rsid w:val="008663C6"/>
    <w:rsid w:val="008675D0"/>
    <w:rsid w:val="00867885"/>
    <w:rsid w:val="0087000E"/>
    <w:rsid w:val="00870F7F"/>
    <w:rsid w:val="008719A1"/>
    <w:rsid w:val="00871E35"/>
    <w:rsid w:val="00871EF0"/>
    <w:rsid w:val="0087291C"/>
    <w:rsid w:val="00872ED2"/>
    <w:rsid w:val="00872FE7"/>
    <w:rsid w:val="00872FEB"/>
    <w:rsid w:val="008734A4"/>
    <w:rsid w:val="00873BE4"/>
    <w:rsid w:val="00874D17"/>
    <w:rsid w:val="00874DBD"/>
    <w:rsid w:val="00876EAA"/>
    <w:rsid w:val="00877020"/>
    <w:rsid w:val="00882CA6"/>
    <w:rsid w:val="00883053"/>
    <w:rsid w:val="00883EB9"/>
    <w:rsid w:val="00884205"/>
    <w:rsid w:val="00884305"/>
    <w:rsid w:val="008864C8"/>
    <w:rsid w:val="008906F0"/>
    <w:rsid w:val="0089120C"/>
    <w:rsid w:val="0089197B"/>
    <w:rsid w:val="00893176"/>
    <w:rsid w:val="00893966"/>
    <w:rsid w:val="00893CA0"/>
    <w:rsid w:val="00893F67"/>
    <w:rsid w:val="00894454"/>
    <w:rsid w:val="00894B40"/>
    <w:rsid w:val="00895665"/>
    <w:rsid w:val="00896033"/>
    <w:rsid w:val="00897395"/>
    <w:rsid w:val="0089771A"/>
    <w:rsid w:val="008A02D2"/>
    <w:rsid w:val="008A06DF"/>
    <w:rsid w:val="008A0ABD"/>
    <w:rsid w:val="008A0F2B"/>
    <w:rsid w:val="008A24C5"/>
    <w:rsid w:val="008A450B"/>
    <w:rsid w:val="008A4AE7"/>
    <w:rsid w:val="008A534B"/>
    <w:rsid w:val="008A5BFA"/>
    <w:rsid w:val="008A708B"/>
    <w:rsid w:val="008A70D6"/>
    <w:rsid w:val="008A773B"/>
    <w:rsid w:val="008A78AA"/>
    <w:rsid w:val="008A7C01"/>
    <w:rsid w:val="008A7F80"/>
    <w:rsid w:val="008B0642"/>
    <w:rsid w:val="008B2895"/>
    <w:rsid w:val="008B3443"/>
    <w:rsid w:val="008B46DC"/>
    <w:rsid w:val="008B487E"/>
    <w:rsid w:val="008B4D9B"/>
    <w:rsid w:val="008B55A6"/>
    <w:rsid w:val="008B620A"/>
    <w:rsid w:val="008B6412"/>
    <w:rsid w:val="008B64EA"/>
    <w:rsid w:val="008B785D"/>
    <w:rsid w:val="008B7AB8"/>
    <w:rsid w:val="008C24D9"/>
    <w:rsid w:val="008C2995"/>
    <w:rsid w:val="008C3230"/>
    <w:rsid w:val="008C35A1"/>
    <w:rsid w:val="008C37DC"/>
    <w:rsid w:val="008C3A04"/>
    <w:rsid w:val="008C4BD1"/>
    <w:rsid w:val="008C5C1A"/>
    <w:rsid w:val="008C5D3A"/>
    <w:rsid w:val="008C6018"/>
    <w:rsid w:val="008C6474"/>
    <w:rsid w:val="008C66A3"/>
    <w:rsid w:val="008C7782"/>
    <w:rsid w:val="008D002E"/>
    <w:rsid w:val="008D09D7"/>
    <w:rsid w:val="008D0DF3"/>
    <w:rsid w:val="008D0F79"/>
    <w:rsid w:val="008D0FCA"/>
    <w:rsid w:val="008D1057"/>
    <w:rsid w:val="008D16B1"/>
    <w:rsid w:val="008D22CA"/>
    <w:rsid w:val="008D23A9"/>
    <w:rsid w:val="008D32F3"/>
    <w:rsid w:val="008D3924"/>
    <w:rsid w:val="008D3ADD"/>
    <w:rsid w:val="008D3E2A"/>
    <w:rsid w:val="008D4768"/>
    <w:rsid w:val="008D4EC0"/>
    <w:rsid w:val="008D55D9"/>
    <w:rsid w:val="008D5625"/>
    <w:rsid w:val="008D6B6B"/>
    <w:rsid w:val="008D6F98"/>
    <w:rsid w:val="008E1D89"/>
    <w:rsid w:val="008E455D"/>
    <w:rsid w:val="008E5144"/>
    <w:rsid w:val="008E573C"/>
    <w:rsid w:val="008E68E8"/>
    <w:rsid w:val="008E69A3"/>
    <w:rsid w:val="008E6CD4"/>
    <w:rsid w:val="008E6E6E"/>
    <w:rsid w:val="008E7EA9"/>
    <w:rsid w:val="008F03FF"/>
    <w:rsid w:val="008F082A"/>
    <w:rsid w:val="008F0D60"/>
    <w:rsid w:val="008F0F4D"/>
    <w:rsid w:val="008F13F3"/>
    <w:rsid w:val="008F1DAF"/>
    <w:rsid w:val="008F21D9"/>
    <w:rsid w:val="008F3B6C"/>
    <w:rsid w:val="008F3BED"/>
    <w:rsid w:val="008F4660"/>
    <w:rsid w:val="008F4B46"/>
    <w:rsid w:val="008F62A4"/>
    <w:rsid w:val="008F752E"/>
    <w:rsid w:val="00900F7D"/>
    <w:rsid w:val="00901320"/>
    <w:rsid w:val="00901856"/>
    <w:rsid w:val="009032DD"/>
    <w:rsid w:val="009039B7"/>
    <w:rsid w:val="00903F76"/>
    <w:rsid w:val="00904D5A"/>
    <w:rsid w:val="00906C12"/>
    <w:rsid w:val="009107D5"/>
    <w:rsid w:val="00910C5F"/>
    <w:rsid w:val="00912B31"/>
    <w:rsid w:val="00913CD4"/>
    <w:rsid w:val="00913DDF"/>
    <w:rsid w:val="00914C24"/>
    <w:rsid w:val="00915224"/>
    <w:rsid w:val="009153D5"/>
    <w:rsid w:val="00915692"/>
    <w:rsid w:val="0091616A"/>
    <w:rsid w:val="0091749B"/>
    <w:rsid w:val="00920550"/>
    <w:rsid w:val="00920E43"/>
    <w:rsid w:val="009223EA"/>
    <w:rsid w:val="00922A77"/>
    <w:rsid w:val="00922AB3"/>
    <w:rsid w:val="009234D9"/>
    <w:rsid w:val="0092546F"/>
    <w:rsid w:val="0092552C"/>
    <w:rsid w:val="00925596"/>
    <w:rsid w:val="009255C6"/>
    <w:rsid w:val="009256A2"/>
    <w:rsid w:val="00925D7F"/>
    <w:rsid w:val="009260C8"/>
    <w:rsid w:val="00926A7B"/>
    <w:rsid w:val="00927AD9"/>
    <w:rsid w:val="00930BC4"/>
    <w:rsid w:val="00930D21"/>
    <w:rsid w:val="00931A8A"/>
    <w:rsid w:val="00932AD6"/>
    <w:rsid w:val="009334CE"/>
    <w:rsid w:val="009339C6"/>
    <w:rsid w:val="00933B81"/>
    <w:rsid w:val="00936715"/>
    <w:rsid w:val="0094022A"/>
    <w:rsid w:val="00940E73"/>
    <w:rsid w:val="0094278A"/>
    <w:rsid w:val="009428C6"/>
    <w:rsid w:val="00942CF4"/>
    <w:rsid w:val="009441FF"/>
    <w:rsid w:val="00945D70"/>
    <w:rsid w:val="00945EE2"/>
    <w:rsid w:val="009464F7"/>
    <w:rsid w:val="00946630"/>
    <w:rsid w:val="009467F3"/>
    <w:rsid w:val="009502A3"/>
    <w:rsid w:val="00950F7C"/>
    <w:rsid w:val="009512C4"/>
    <w:rsid w:val="00951A74"/>
    <w:rsid w:val="00951DC5"/>
    <w:rsid w:val="009521AD"/>
    <w:rsid w:val="00952301"/>
    <w:rsid w:val="0095281A"/>
    <w:rsid w:val="00952F1C"/>
    <w:rsid w:val="00952F96"/>
    <w:rsid w:val="00953191"/>
    <w:rsid w:val="009531AC"/>
    <w:rsid w:val="009535AC"/>
    <w:rsid w:val="00954800"/>
    <w:rsid w:val="0095574B"/>
    <w:rsid w:val="00955A20"/>
    <w:rsid w:val="00956B27"/>
    <w:rsid w:val="0096081F"/>
    <w:rsid w:val="00961C8C"/>
    <w:rsid w:val="009627D2"/>
    <w:rsid w:val="009639CD"/>
    <w:rsid w:val="00963DB4"/>
    <w:rsid w:val="00965229"/>
    <w:rsid w:val="00965498"/>
    <w:rsid w:val="0096789F"/>
    <w:rsid w:val="009704BF"/>
    <w:rsid w:val="00970C0E"/>
    <w:rsid w:val="00971620"/>
    <w:rsid w:val="00971F7E"/>
    <w:rsid w:val="0097202A"/>
    <w:rsid w:val="009722D6"/>
    <w:rsid w:val="00972A2A"/>
    <w:rsid w:val="00973774"/>
    <w:rsid w:val="009740FF"/>
    <w:rsid w:val="009751FE"/>
    <w:rsid w:val="00975FD1"/>
    <w:rsid w:val="009764E1"/>
    <w:rsid w:val="00976853"/>
    <w:rsid w:val="009775F6"/>
    <w:rsid w:val="00980457"/>
    <w:rsid w:val="009812E0"/>
    <w:rsid w:val="00984560"/>
    <w:rsid w:val="00984C26"/>
    <w:rsid w:val="00985256"/>
    <w:rsid w:val="0098740A"/>
    <w:rsid w:val="009874B6"/>
    <w:rsid w:val="00987942"/>
    <w:rsid w:val="0099081B"/>
    <w:rsid w:val="00990D7C"/>
    <w:rsid w:val="00991505"/>
    <w:rsid w:val="009918D0"/>
    <w:rsid w:val="00991C22"/>
    <w:rsid w:val="00992860"/>
    <w:rsid w:val="00993678"/>
    <w:rsid w:val="0099429E"/>
    <w:rsid w:val="0099441B"/>
    <w:rsid w:val="00994C1B"/>
    <w:rsid w:val="00994D41"/>
    <w:rsid w:val="00996877"/>
    <w:rsid w:val="009A0083"/>
    <w:rsid w:val="009A0D0D"/>
    <w:rsid w:val="009A0E17"/>
    <w:rsid w:val="009A282B"/>
    <w:rsid w:val="009A3C37"/>
    <w:rsid w:val="009A48D4"/>
    <w:rsid w:val="009A4E3C"/>
    <w:rsid w:val="009A571D"/>
    <w:rsid w:val="009A6297"/>
    <w:rsid w:val="009A6BC0"/>
    <w:rsid w:val="009A70CD"/>
    <w:rsid w:val="009A7197"/>
    <w:rsid w:val="009A74B3"/>
    <w:rsid w:val="009A7F22"/>
    <w:rsid w:val="009B1B0A"/>
    <w:rsid w:val="009B2C21"/>
    <w:rsid w:val="009B3553"/>
    <w:rsid w:val="009B376F"/>
    <w:rsid w:val="009B38B3"/>
    <w:rsid w:val="009B4216"/>
    <w:rsid w:val="009B50B9"/>
    <w:rsid w:val="009B50E9"/>
    <w:rsid w:val="009B66E8"/>
    <w:rsid w:val="009B764F"/>
    <w:rsid w:val="009B7E59"/>
    <w:rsid w:val="009C00C0"/>
    <w:rsid w:val="009C334E"/>
    <w:rsid w:val="009C35AE"/>
    <w:rsid w:val="009C401B"/>
    <w:rsid w:val="009C4671"/>
    <w:rsid w:val="009C54AC"/>
    <w:rsid w:val="009C55EE"/>
    <w:rsid w:val="009C6E41"/>
    <w:rsid w:val="009D0187"/>
    <w:rsid w:val="009D10F8"/>
    <w:rsid w:val="009D1EEB"/>
    <w:rsid w:val="009D2010"/>
    <w:rsid w:val="009D2995"/>
    <w:rsid w:val="009D33A5"/>
    <w:rsid w:val="009D360C"/>
    <w:rsid w:val="009D3779"/>
    <w:rsid w:val="009D3945"/>
    <w:rsid w:val="009D412B"/>
    <w:rsid w:val="009D4377"/>
    <w:rsid w:val="009D4677"/>
    <w:rsid w:val="009D5182"/>
    <w:rsid w:val="009D5998"/>
    <w:rsid w:val="009D5A55"/>
    <w:rsid w:val="009D5FB6"/>
    <w:rsid w:val="009D6910"/>
    <w:rsid w:val="009D7EB3"/>
    <w:rsid w:val="009E0BE8"/>
    <w:rsid w:val="009E2D03"/>
    <w:rsid w:val="009E2D11"/>
    <w:rsid w:val="009E3613"/>
    <w:rsid w:val="009E3686"/>
    <w:rsid w:val="009E36E0"/>
    <w:rsid w:val="009E3E32"/>
    <w:rsid w:val="009E4CAD"/>
    <w:rsid w:val="009E5751"/>
    <w:rsid w:val="009E59C9"/>
    <w:rsid w:val="009E696A"/>
    <w:rsid w:val="009E77A8"/>
    <w:rsid w:val="009F3339"/>
    <w:rsid w:val="009F37B6"/>
    <w:rsid w:val="009F46D8"/>
    <w:rsid w:val="009F58D8"/>
    <w:rsid w:val="009F655D"/>
    <w:rsid w:val="009F72BE"/>
    <w:rsid w:val="009F7F66"/>
    <w:rsid w:val="00A003D6"/>
    <w:rsid w:val="00A01297"/>
    <w:rsid w:val="00A0134C"/>
    <w:rsid w:val="00A0142A"/>
    <w:rsid w:val="00A0147C"/>
    <w:rsid w:val="00A01AC2"/>
    <w:rsid w:val="00A01F46"/>
    <w:rsid w:val="00A02882"/>
    <w:rsid w:val="00A03A6B"/>
    <w:rsid w:val="00A0462C"/>
    <w:rsid w:val="00A0490A"/>
    <w:rsid w:val="00A062E8"/>
    <w:rsid w:val="00A0638F"/>
    <w:rsid w:val="00A06ED9"/>
    <w:rsid w:val="00A07684"/>
    <w:rsid w:val="00A076B3"/>
    <w:rsid w:val="00A079CB"/>
    <w:rsid w:val="00A110E2"/>
    <w:rsid w:val="00A117B6"/>
    <w:rsid w:val="00A11953"/>
    <w:rsid w:val="00A11EAA"/>
    <w:rsid w:val="00A1389A"/>
    <w:rsid w:val="00A13C0B"/>
    <w:rsid w:val="00A14526"/>
    <w:rsid w:val="00A14B34"/>
    <w:rsid w:val="00A14D6B"/>
    <w:rsid w:val="00A14E47"/>
    <w:rsid w:val="00A15EE2"/>
    <w:rsid w:val="00A20007"/>
    <w:rsid w:val="00A2053E"/>
    <w:rsid w:val="00A2056D"/>
    <w:rsid w:val="00A20FED"/>
    <w:rsid w:val="00A2188D"/>
    <w:rsid w:val="00A2193D"/>
    <w:rsid w:val="00A21F68"/>
    <w:rsid w:val="00A22758"/>
    <w:rsid w:val="00A23BE3"/>
    <w:rsid w:val="00A2486C"/>
    <w:rsid w:val="00A24F71"/>
    <w:rsid w:val="00A2545E"/>
    <w:rsid w:val="00A25BA6"/>
    <w:rsid w:val="00A27394"/>
    <w:rsid w:val="00A308F0"/>
    <w:rsid w:val="00A30D84"/>
    <w:rsid w:val="00A30F6A"/>
    <w:rsid w:val="00A31AC6"/>
    <w:rsid w:val="00A31C66"/>
    <w:rsid w:val="00A32453"/>
    <w:rsid w:val="00A34ECA"/>
    <w:rsid w:val="00A3538C"/>
    <w:rsid w:val="00A35EAF"/>
    <w:rsid w:val="00A37CE3"/>
    <w:rsid w:val="00A37D29"/>
    <w:rsid w:val="00A40047"/>
    <w:rsid w:val="00A40163"/>
    <w:rsid w:val="00A40CC3"/>
    <w:rsid w:val="00A40E41"/>
    <w:rsid w:val="00A415B4"/>
    <w:rsid w:val="00A41806"/>
    <w:rsid w:val="00A41ECD"/>
    <w:rsid w:val="00A440BB"/>
    <w:rsid w:val="00A45049"/>
    <w:rsid w:val="00A45437"/>
    <w:rsid w:val="00A4562E"/>
    <w:rsid w:val="00A45689"/>
    <w:rsid w:val="00A458ED"/>
    <w:rsid w:val="00A45BFC"/>
    <w:rsid w:val="00A46301"/>
    <w:rsid w:val="00A46F5C"/>
    <w:rsid w:val="00A47001"/>
    <w:rsid w:val="00A47370"/>
    <w:rsid w:val="00A5098B"/>
    <w:rsid w:val="00A50996"/>
    <w:rsid w:val="00A51103"/>
    <w:rsid w:val="00A51B24"/>
    <w:rsid w:val="00A537F0"/>
    <w:rsid w:val="00A53992"/>
    <w:rsid w:val="00A545B4"/>
    <w:rsid w:val="00A54926"/>
    <w:rsid w:val="00A55051"/>
    <w:rsid w:val="00A55272"/>
    <w:rsid w:val="00A55379"/>
    <w:rsid w:val="00A553F7"/>
    <w:rsid w:val="00A55D6B"/>
    <w:rsid w:val="00A567E4"/>
    <w:rsid w:val="00A577D8"/>
    <w:rsid w:val="00A6024D"/>
    <w:rsid w:val="00A609B1"/>
    <w:rsid w:val="00A60B60"/>
    <w:rsid w:val="00A61023"/>
    <w:rsid w:val="00A61290"/>
    <w:rsid w:val="00A61705"/>
    <w:rsid w:val="00A63369"/>
    <w:rsid w:val="00A63C60"/>
    <w:rsid w:val="00A63F5E"/>
    <w:rsid w:val="00A63F7A"/>
    <w:rsid w:val="00A65957"/>
    <w:rsid w:val="00A67EDA"/>
    <w:rsid w:val="00A707CC"/>
    <w:rsid w:val="00A70AD3"/>
    <w:rsid w:val="00A71564"/>
    <w:rsid w:val="00A718DC"/>
    <w:rsid w:val="00A72641"/>
    <w:rsid w:val="00A72AB5"/>
    <w:rsid w:val="00A733FB"/>
    <w:rsid w:val="00A7391B"/>
    <w:rsid w:val="00A7483B"/>
    <w:rsid w:val="00A74CEB"/>
    <w:rsid w:val="00A74E7D"/>
    <w:rsid w:val="00A7522A"/>
    <w:rsid w:val="00A75332"/>
    <w:rsid w:val="00A7613A"/>
    <w:rsid w:val="00A767DC"/>
    <w:rsid w:val="00A77352"/>
    <w:rsid w:val="00A77495"/>
    <w:rsid w:val="00A77B86"/>
    <w:rsid w:val="00A80228"/>
    <w:rsid w:val="00A8096B"/>
    <w:rsid w:val="00A810F8"/>
    <w:rsid w:val="00A817AB"/>
    <w:rsid w:val="00A81AAA"/>
    <w:rsid w:val="00A81DED"/>
    <w:rsid w:val="00A82696"/>
    <w:rsid w:val="00A82A8C"/>
    <w:rsid w:val="00A82BA0"/>
    <w:rsid w:val="00A835F1"/>
    <w:rsid w:val="00A8454E"/>
    <w:rsid w:val="00A85302"/>
    <w:rsid w:val="00A8537A"/>
    <w:rsid w:val="00A865CA"/>
    <w:rsid w:val="00A86694"/>
    <w:rsid w:val="00A86729"/>
    <w:rsid w:val="00A8750A"/>
    <w:rsid w:val="00A87CA1"/>
    <w:rsid w:val="00A902B2"/>
    <w:rsid w:val="00A90D19"/>
    <w:rsid w:val="00A912CD"/>
    <w:rsid w:val="00A9252C"/>
    <w:rsid w:val="00A9333C"/>
    <w:rsid w:val="00A937BC"/>
    <w:rsid w:val="00A93BC1"/>
    <w:rsid w:val="00A93BDA"/>
    <w:rsid w:val="00A94D13"/>
    <w:rsid w:val="00A950BD"/>
    <w:rsid w:val="00A951B2"/>
    <w:rsid w:val="00A9552D"/>
    <w:rsid w:val="00A95B31"/>
    <w:rsid w:val="00A95DA7"/>
    <w:rsid w:val="00A96895"/>
    <w:rsid w:val="00A96E7F"/>
    <w:rsid w:val="00A97924"/>
    <w:rsid w:val="00A97FA6"/>
    <w:rsid w:val="00AA05BF"/>
    <w:rsid w:val="00AA10D6"/>
    <w:rsid w:val="00AA168B"/>
    <w:rsid w:val="00AA16D7"/>
    <w:rsid w:val="00AA1CFC"/>
    <w:rsid w:val="00AA1F71"/>
    <w:rsid w:val="00AA277D"/>
    <w:rsid w:val="00AA3872"/>
    <w:rsid w:val="00AA46F4"/>
    <w:rsid w:val="00AA62C5"/>
    <w:rsid w:val="00AA6DC6"/>
    <w:rsid w:val="00AA72DE"/>
    <w:rsid w:val="00AB0059"/>
    <w:rsid w:val="00AB0278"/>
    <w:rsid w:val="00AB0406"/>
    <w:rsid w:val="00AB1186"/>
    <w:rsid w:val="00AB1A52"/>
    <w:rsid w:val="00AB1C51"/>
    <w:rsid w:val="00AB2655"/>
    <w:rsid w:val="00AB2928"/>
    <w:rsid w:val="00AB2F77"/>
    <w:rsid w:val="00AB33B6"/>
    <w:rsid w:val="00AB45E7"/>
    <w:rsid w:val="00AB6017"/>
    <w:rsid w:val="00AB68E8"/>
    <w:rsid w:val="00AB6A94"/>
    <w:rsid w:val="00AB6C80"/>
    <w:rsid w:val="00AC01A1"/>
    <w:rsid w:val="00AC193B"/>
    <w:rsid w:val="00AC2A63"/>
    <w:rsid w:val="00AC472B"/>
    <w:rsid w:val="00AC495B"/>
    <w:rsid w:val="00AC4AF2"/>
    <w:rsid w:val="00AC510D"/>
    <w:rsid w:val="00AD014F"/>
    <w:rsid w:val="00AD081D"/>
    <w:rsid w:val="00AD1D3C"/>
    <w:rsid w:val="00AD1D8B"/>
    <w:rsid w:val="00AD2E39"/>
    <w:rsid w:val="00AD323C"/>
    <w:rsid w:val="00AD327F"/>
    <w:rsid w:val="00AD369F"/>
    <w:rsid w:val="00AD3906"/>
    <w:rsid w:val="00AD483D"/>
    <w:rsid w:val="00AD546C"/>
    <w:rsid w:val="00AD61E2"/>
    <w:rsid w:val="00AD64CA"/>
    <w:rsid w:val="00AD73DF"/>
    <w:rsid w:val="00AE103C"/>
    <w:rsid w:val="00AE1A33"/>
    <w:rsid w:val="00AE1F80"/>
    <w:rsid w:val="00AE45BA"/>
    <w:rsid w:val="00AE4C67"/>
    <w:rsid w:val="00AE50F6"/>
    <w:rsid w:val="00AE56AB"/>
    <w:rsid w:val="00AE5EFC"/>
    <w:rsid w:val="00AE7186"/>
    <w:rsid w:val="00AE7BB0"/>
    <w:rsid w:val="00AF00DD"/>
    <w:rsid w:val="00AF0701"/>
    <w:rsid w:val="00AF0965"/>
    <w:rsid w:val="00AF1553"/>
    <w:rsid w:val="00AF1A10"/>
    <w:rsid w:val="00AF23A5"/>
    <w:rsid w:val="00AF281A"/>
    <w:rsid w:val="00AF2C62"/>
    <w:rsid w:val="00AF2F2B"/>
    <w:rsid w:val="00AF312E"/>
    <w:rsid w:val="00AF3280"/>
    <w:rsid w:val="00AF3970"/>
    <w:rsid w:val="00AF3DE5"/>
    <w:rsid w:val="00AF4985"/>
    <w:rsid w:val="00AF638D"/>
    <w:rsid w:val="00AF7343"/>
    <w:rsid w:val="00AF74EE"/>
    <w:rsid w:val="00B01FD1"/>
    <w:rsid w:val="00B0234D"/>
    <w:rsid w:val="00B0297B"/>
    <w:rsid w:val="00B02F2B"/>
    <w:rsid w:val="00B0387C"/>
    <w:rsid w:val="00B03CE3"/>
    <w:rsid w:val="00B04364"/>
    <w:rsid w:val="00B0534E"/>
    <w:rsid w:val="00B055D9"/>
    <w:rsid w:val="00B057A0"/>
    <w:rsid w:val="00B05EE4"/>
    <w:rsid w:val="00B06625"/>
    <w:rsid w:val="00B06E7C"/>
    <w:rsid w:val="00B072F8"/>
    <w:rsid w:val="00B103FB"/>
    <w:rsid w:val="00B118D3"/>
    <w:rsid w:val="00B11CFC"/>
    <w:rsid w:val="00B11E85"/>
    <w:rsid w:val="00B1246B"/>
    <w:rsid w:val="00B129E0"/>
    <w:rsid w:val="00B12F1F"/>
    <w:rsid w:val="00B13B84"/>
    <w:rsid w:val="00B13D78"/>
    <w:rsid w:val="00B13DB5"/>
    <w:rsid w:val="00B15C53"/>
    <w:rsid w:val="00B17260"/>
    <w:rsid w:val="00B20607"/>
    <w:rsid w:val="00B2131C"/>
    <w:rsid w:val="00B216AC"/>
    <w:rsid w:val="00B218DC"/>
    <w:rsid w:val="00B21E24"/>
    <w:rsid w:val="00B22D82"/>
    <w:rsid w:val="00B2319A"/>
    <w:rsid w:val="00B23237"/>
    <w:rsid w:val="00B23B68"/>
    <w:rsid w:val="00B24B08"/>
    <w:rsid w:val="00B24DD3"/>
    <w:rsid w:val="00B25CB7"/>
    <w:rsid w:val="00B25DBD"/>
    <w:rsid w:val="00B269E2"/>
    <w:rsid w:val="00B26DA2"/>
    <w:rsid w:val="00B27522"/>
    <w:rsid w:val="00B27DBC"/>
    <w:rsid w:val="00B3014F"/>
    <w:rsid w:val="00B307C6"/>
    <w:rsid w:val="00B30908"/>
    <w:rsid w:val="00B32C50"/>
    <w:rsid w:val="00B32F57"/>
    <w:rsid w:val="00B33D60"/>
    <w:rsid w:val="00B34236"/>
    <w:rsid w:val="00B344DD"/>
    <w:rsid w:val="00B35792"/>
    <w:rsid w:val="00B37A61"/>
    <w:rsid w:val="00B37F83"/>
    <w:rsid w:val="00B40A33"/>
    <w:rsid w:val="00B414B3"/>
    <w:rsid w:val="00B4241A"/>
    <w:rsid w:val="00B427D1"/>
    <w:rsid w:val="00B431C1"/>
    <w:rsid w:val="00B43462"/>
    <w:rsid w:val="00B4440B"/>
    <w:rsid w:val="00B44763"/>
    <w:rsid w:val="00B4575E"/>
    <w:rsid w:val="00B45CD5"/>
    <w:rsid w:val="00B45FA8"/>
    <w:rsid w:val="00B461FC"/>
    <w:rsid w:val="00B46E99"/>
    <w:rsid w:val="00B47273"/>
    <w:rsid w:val="00B47346"/>
    <w:rsid w:val="00B476BF"/>
    <w:rsid w:val="00B506C4"/>
    <w:rsid w:val="00B50E85"/>
    <w:rsid w:val="00B51117"/>
    <w:rsid w:val="00B51689"/>
    <w:rsid w:val="00B51B02"/>
    <w:rsid w:val="00B51E4A"/>
    <w:rsid w:val="00B53DAC"/>
    <w:rsid w:val="00B5478A"/>
    <w:rsid w:val="00B5489A"/>
    <w:rsid w:val="00B559C3"/>
    <w:rsid w:val="00B56C57"/>
    <w:rsid w:val="00B56FCD"/>
    <w:rsid w:val="00B57033"/>
    <w:rsid w:val="00B57580"/>
    <w:rsid w:val="00B61473"/>
    <w:rsid w:val="00B631A5"/>
    <w:rsid w:val="00B631AE"/>
    <w:rsid w:val="00B64392"/>
    <w:rsid w:val="00B64CF0"/>
    <w:rsid w:val="00B64F28"/>
    <w:rsid w:val="00B65170"/>
    <w:rsid w:val="00B655BE"/>
    <w:rsid w:val="00B65AB9"/>
    <w:rsid w:val="00B65C15"/>
    <w:rsid w:val="00B665EE"/>
    <w:rsid w:val="00B67158"/>
    <w:rsid w:val="00B67195"/>
    <w:rsid w:val="00B718AC"/>
    <w:rsid w:val="00B7339E"/>
    <w:rsid w:val="00B74093"/>
    <w:rsid w:val="00B74CF8"/>
    <w:rsid w:val="00B74F84"/>
    <w:rsid w:val="00B7513C"/>
    <w:rsid w:val="00B75DE8"/>
    <w:rsid w:val="00B767E2"/>
    <w:rsid w:val="00B77BDA"/>
    <w:rsid w:val="00B80DB7"/>
    <w:rsid w:val="00B81261"/>
    <w:rsid w:val="00B813CA"/>
    <w:rsid w:val="00B816B2"/>
    <w:rsid w:val="00B817BA"/>
    <w:rsid w:val="00B82358"/>
    <w:rsid w:val="00B8391A"/>
    <w:rsid w:val="00B83D66"/>
    <w:rsid w:val="00B840FC"/>
    <w:rsid w:val="00B84B4D"/>
    <w:rsid w:val="00B850C7"/>
    <w:rsid w:val="00B8523C"/>
    <w:rsid w:val="00B8611C"/>
    <w:rsid w:val="00B861DF"/>
    <w:rsid w:val="00B86C1D"/>
    <w:rsid w:val="00B8737C"/>
    <w:rsid w:val="00B914B4"/>
    <w:rsid w:val="00B91A90"/>
    <w:rsid w:val="00B92373"/>
    <w:rsid w:val="00B925D6"/>
    <w:rsid w:val="00B93710"/>
    <w:rsid w:val="00B93835"/>
    <w:rsid w:val="00B93A87"/>
    <w:rsid w:val="00B943C6"/>
    <w:rsid w:val="00B94505"/>
    <w:rsid w:val="00B94D06"/>
    <w:rsid w:val="00B954B3"/>
    <w:rsid w:val="00B96BD2"/>
    <w:rsid w:val="00BA065A"/>
    <w:rsid w:val="00BA0B5F"/>
    <w:rsid w:val="00BA1E07"/>
    <w:rsid w:val="00BA1F08"/>
    <w:rsid w:val="00BA25E0"/>
    <w:rsid w:val="00BA30AF"/>
    <w:rsid w:val="00BA331D"/>
    <w:rsid w:val="00BA35B0"/>
    <w:rsid w:val="00BA363C"/>
    <w:rsid w:val="00BA5112"/>
    <w:rsid w:val="00BA524C"/>
    <w:rsid w:val="00BA595A"/>
    <w:rsid w:val="00BA6A1C"/>
    <w:rsid w:val="00BA71BD"/>
    <w:rsid w:val="00BA7F1F"/>
    <w:rsid w:val="00BB00BD"/>
    <w:rsid w:val="00BB36F6"/>
    <w:rsid w:val="00BB46BD"/>
    <w:rsid w:val="00BB56BF"/>
    <w:rsid w:val="00BB5A46"/>
    <w:rsid w:val="00BB5C18"/>
    <w:rsid w:val="00BB5D16"/>
    <w:rsid w:val="00BB5FBE"/>
    <w:rsid w:val="00BB5FCD"/>
    <w:rsid w:val="00BB6272"/>
    <w:rsid w:val="00BB65E9"/>
    <w:rsid w:val="00BB69F4"/>
    <w:rsid w:val="00BB768E"/>
    <w:rsid w:val="00BB7698"/>
    <w:rsid w:val="00BB7934"/>
    <w:rsid w:val="00BC0479"/>
    <w:rsid w:val="00BC06B3"/>
    <w:rsid w:val="00BC1379"/>
    <w:rsid w:val="00BC3B87"/>
    <w:rsid w:val="00BC40C6"/>
    <w:rsid w:val="00BC485B"/>
    <w:rsid w:val="00BC4DA6"/>
    <w:rsid w:val="00BC4E22"/>
    <w:rsid w:val="00BC591C"/>
    <w:rsid w:val="00BC6CB8"/>
    <w:rsid w:val="00BC7022"/>
    <w:rsid w:val="00BC71A1"/>
    <w:rsid w:val="00BC793F"/>
    <w:rsid w:val="00BC7FE2"/>
    <w:rsid w:val="00BD0E3F"/>
    <w:rsid w:val="00BD227A"/>
    <w:rsid w:val="00BD2B39"/>
    <w:rsid w:val="00BD2FB3"/>
    <w:rsid w:val="00BD3F6C"/>
    <w:rsid w:val="00BD4900"/>
    <w:rsid w:val="00BD59F4"/>
    <w:rsid w:val="00BD64F4"/>
    <w:rsid w:val="00BD6984"/>
    <w:rsid w:val="00BD7EC9"/>
    <w:rsid w:val="00BE081F"/>
    <w:rsid w:val="00BE19F2"/>
    <w:rsid w:val="00BE1AB3"/>
    <w:rsid w:val="00BE23D2"/>
    <w:rsid w:val="00BE2A36"/>
    <w:rsid w:val="00BE5108"/>
    <w:rsid w:val="00BE6416"/>
    <w:rsid w:val="00BE673C"/>
    <w:rsid w:val="00BE6C98"/>
    <w:rsid w:val="00BE72F0"/>
    <w:rsid w:val="00BE73C0"/>
    <w:rsid w:val="00BE7674"/>
    <w:rsid w:val="00BE7E3A"/>
    <w:rsid w:val="00BF062F"/>
    <w:rsid w:val="00BF1EDE"/>
    <w:rsid w:val="00BF3551"/>
    <w:rsid w:val="00BF3C11"/>
    <w:rsid w:val="00BF4FDF"/>
    <w:rsid w:val="00BF5BEA"/>
    <w:rsid w:val="00BF5FF8"/>
    <w:rsid w:val="00BF7D22"/>
    <w:rsid w:val="00C010DF"/>
    <w:rsid w:val="00C03303"/>
    <w:rsid w:val="00C03806"/>
    <w:rsid w:val="00C03A53"/>
    <w:rsid w:val="00C05A8A"/>
    <w:rsid w:val="00C05D35"/>
    <w:rsid w:val="00C06E5C"/>
    <w:rsid w:val="00C0744F"/>
    <w:rsid w:val="00C111A7"/>
    <w:rsid w:val="00C111BC"/>
    <w:rsid w:val="00C1139F"/>
    <w:rsid w:val="00C12059"/>
    <w:rsid w:val="00C1209C"/>
    <w:rsid w:val="00C13BAD"/>
    <w:rsid w:val="00C13C4E"/>
    <w:rsid w:val="00C146DE"/>
    <w:rsid w:val="00C1577C"/>
    <w:rsid w:val="00C15803"/>
    <w:rsid w:val="00C1670D"/>
    <w:rsid w:val="00C16C35"/>
    <w:rsid w:val="00C17091"/>
    <w:rsid w:val="00C206D4"/>
    <w:rsid w:val="00C2102E"/>
    <w:rsid w:val="00C213B8"/>
    <w:rsid w:val="00C21873"/>
    <w:rsid w:val="00C21ACC"/>
    <w:rsid w:val="00C22A65"/>
    <w:rsid w:val="00C23DE2"/>
    <w:rsid w:val="00C24404"/>
    <w:rsid w:val="00C24927"/>
    <w:rsid w:val="00C249EF"/>
    <w:rsid w:val="00C25AFC"/>
    <w:rsid w:val="00C25F53"/>
    <w:rsid w:val="00C26342"/>
    <w:rsid w:val="00C270FB"/>
    <w:rsid w:val="00C27325"/>
    <w:rsid w:val="00C277FF"/>
    <w:rsid w:val="00C27D0F"/>
    <w:rsid w:val="00C30265"/>
    <w:rsid w:val="00C32D68"/>
    <w:rsid w:val="00C32F26"/>
    <w:rsid w:val="00C34D3D"/>
    <w:rsid w:val="00C370CD"/>
    <w:rsid w:val="00C375C2"/>
    <w:rsid w:val="00C4006E"/>
    <w:rsid w:val="00C40CE2"/>
    <w:rsid w:val="00C416BA"/>
    <w:rsid w:val="00C418F5"/>
    <w:rsid w:val="00C41EB9"/>
    <w:rsid w:val="00C42C16"/>
    <w:rsid w:val="00C42E74"/>
    <w:rsid w:val="00C4361B"/>
    <w:rsid w:val="00C44677"/>
    <w:rsid w:val="00C44F5F"/>
    <w:rsid w:val="00C45B91"/>
    <w:rsid w:val="00C465B1"/>
    <w:rsid w:val="00C466DF"/>
    <w:rsid w:val="00C46F16"/>
    <w:rsid w:val="00C47DF5"/>
    <w:rsid w:val="00C47F60"/>
    <w:rsid w:val="00C504AA"/>
    <w:rsid w:val="00C50C73"/>
    <w:rsid w:val="00C523A2"/>
    <w:rsid w:val="00C52C2E"/>
    <w:rsid w:val="00C53B8B"/>
    <w:rsid w:val="00C55639"/>
    <w:rsid w:val="00C55939"/>
    <w:rsid w:val="00C56054"/>
    <w:rsid w:val="00C5660D"/>
    <w:rsid w:val="00C5666D"/>
    <w:rsid w:val="00C60759"/>
    <w:rsid w:val="00C60E3E"/>
    <w:rsid w:val="00C619E7"/>
    <w:rsid w:val="00C6327A"/>
    <w:rsid w:val="00C63A7D"/>
    <w:rsid w:val="00C63DF6"/>
    <w:rsid w:val="00C676D6"/>
    <w:rsid w:val="00C70A9C"/>
    <w:rsid w:val="00C70AFA"/>
    <w:rsid w:val="00C71F81"/>
    <w:rsid w:val="00C74797"/>
    <w:rsid w:val="00C74FD0"/>
    <w:rsid w:val="00C757E8"/>
    <w:rsid w:val="00C77319"/>
    <w:rsid w:val="00C7762B"/>
    <w:rsid w:val="00C8083A"/>
    <w:rsid w:val="00C82D86"/>
    <w:rsid w:val="00C835B3"/>
    <w:rsid w:val="00C8371D"/>
    <w:rsid w:val="00C83887"/>
    <w:rsid w:val="00C83DA9"/>
    <w:rsid w:val="00C84A2C"/>
    <w:rsid w:val="00C85017"/>
    <w:rsid w:val="00C86710"/>
    <w:rsid w:val="00C92107"/>
    <w:rsid w:val="00C9293C"/>
    <w:rsid w:val="00C943B5"/>
    <w:rsid w:val="00C96349"/>
    <w:rsid w:val="00C96A01"/>
    <w:rsid w:val="00CA0AB5"/>
    <w:rsid w:val="00CA0CFB"/>
    <w:rsid w:val="00CA1723"/>
    <w:rsid w:val="00CA3EF3"/>
    <w:rsid w:val="00CA4217"/>
    <w:rsid w:val="00CA46A8"/>
    <w:rsid w:val="00CA487B"/>
    <w:rsid w:val="00CA4967"/>
    <w:rsid w:val="00CA49AC"/>
    <w:rsid w:val="00CA4C4C"/>
    <w:rsid w:val="00CA5228"/>
    <w:rsid w:val="00CA5499"/>
    <w:rsid w:val="00CA5528"/>
    <w:rsid w:val="00CA5585"/>
    <w:rsid w:val="00CA5B04"/>
    <w:rsid w:val="00CB03EF"/>
    <w:rsid w:val="00CB07B8"/>
    <w:rsid w:val="00CB14C3"/>
    <w:rsid w:val="00CB19EF"/>
    <w:rsid w:val="00CB1FBF"/>
    <w:rsid w:val="00CB2373"/>
    <w:rsid w:val="00CB2464"/>
    <w:rsid w:val="00CB2541"/>
    <w:rsid w:val="00CB2909"/>
    <w:rsid w:val="00CB33C2"/>
    <w:rsid w:val="00CB3475"/>
    <w:rsid w:val="00CB4B21"/>
    <w:rsid w:val="00CB5B4A"/>
    <w:rsid w:val="00CB5D04"/>
    <w:rsid w:val="00CB601A"/>
    <w:rsid w:val="00CB6051"/>
    <w:rsid w:val="00CB61B7"/>
    <w:rsid w:val="00CB70AD"/>
    <w:rsid w:val="00CB7AF2"/>
    <w:rsid w:val="00CC0DAD"/>
    <w:rsid w:val="00CC154D"/>
    <w:rsid w:val="00CC2416"/>
    <w:rsid w:val="00CC3387"/>
    <w:rsid w:val="00CC3D4D"/>
    <w:rsid w:val="00CC4937"/>
    <w:rsid w:val="00CC4D53"/>
    <w:rsid w:val="00CC4DD0"/>
    <w:rsid w:val="00CC5098"/>
    <w:rsid w:val="00CC661A"/>
    <w:rsid w:val="00CC7E56"/>
    <w:rsid w:val="00CD0D47"/>
    <w:rsid w:val="00CD1152"/>
    <w:rsid w:val="00CD1745"/>
    <w:rsid w:val="00CD3AC9"/>
    <w:rsid w:val="00CD48C2"/>
    <w:rsid w:val="00CD5963"/>
    <w:rsid w:val="00CD6105"/>
    <w:rsid w:val="00CD675E"/>
    <w:rsid w:val="00CD6990"/>
    <w:rsid w:val="00CD6A8B"/>
    <w:rsid w:val="00CD6C86"/>
    <w:rsid w:val="00CD6F3F"/>
    <w:rsid w:val="00CD7BBF"/>
    <w:rsid w:val="00CE00FB"/>
    <w:rsid w:val="00CE0859"/>
    <w:rsid w:val="00CE1517"/>
    <w:rsid w:val="00CE1F70"/>
    <w:rsid w:val="00CE2B45"/>
    <w:rsid w:val="00CE2E11"/>
    <w:rsid w:val="00CE320B"/>
    <w:rsid w:val="00CE3FD2"/>
    <w:rsid w:val="00CE42C5"/>
    <w:rsid w:val="00CE44D9"/>
    <w:rsid w:val="00CE4BAB"/>
    <w:rsid w:val="00CE4D46"/>
    <w:rsid w:val="00CE4FAA"/>
    <w:rsid w:val="00CE4FE5"/>
    <w:rsid w:val="00CE5D7A"/>
    <w:rsid w:val="00CE6FB0"/>
    <w:rsid w:val="00CF0809"/>
    <w:rsid w:val="00CF0B2E"/>
    <w:rsid w:val="00CF0C26"/>
    <w:rsid w:val="00CF122C"/>
    <w:rsid w:val="00CF1542"/>
    <w:rsid w:val="00CF1A3D"/>
    <w:rsid w:val="00CF32C8"/>
    <w:rsid w:val="00CF47C4"/>
    <w:rsid w:val="00CF61C1"/>
    <w:rsid w:val="00CF73A5"/>
    <w:rsid w:val="00D01A2B"/>
    <w:rsid w:val="00D01AB3"/>
    <w:rsid w:val="00D02090"/>
    <w:rsid w:val="00D026C5"/>
    <w:rsid w:val="00D02D54"/>
    <w:rsid w:val="00D02E11"/>
    <w:rsid w:val="00D03104"/>
    <w:rsid w:val="00D03FEE"/>
    <w:rsid w:val="00D04B82"/>
    <w:rsid w:val="00D0733E"/>
    <w:rsid w:val="00D07E6B"/>
    <w:rsid w:val="00D10453"/>
    <w:rsid w:val="00D10647"/>
    <w:rsid w:val="00D10A15"/>
    <w:rsid w:val="00D10D9B"/>
    <w:rsid w:val="00D1159A"/>
    <w:rsid w:val="00D11681"/>
    <w:rsid w:val="00D11EEE"/>
    <w:rsid w:val="00D12309"/>
    <w:rsid w:val="00D14ACE"/>
    <w:rsid w:val="00D15192"/>
    <w:rsid w:val="00D1743E"/>
    <w:rsid w:val="00D1777D"/>
    <w:rsid w:val="00D1783C"/>
    <w:rsid w:val="00D1792E"/>
    <w:rsid w:val="00D203E0"/>
    <w:rsid w:val="00D20587"/>
    <w:rsid w:val="00D21638"/>
    <w:rsid w:val="00D226C6"/>
    <w:rsid w:val="00D242E3"/>
    <w:rsid w:val="00D24E87"/>
    <w:rsid w:val="00D25097"/>
    <w:rsid w:val="00D256B7"/>
    <w:rsid w:val="00D27005"/>
    <w:rsid w:val="00D27D76"/>
    <w:rsid w:val="00D30212"/>
    <w:rsid w:val="00D3199E"/>
    <w:rsid w:val="00D32580"/>
    <w:rsid w:val="00D32750"/>
    <w:rsid w:val="00D32837"/>
    <w:rsid w:val="00D32B60"/>
    <w:rsid w:val="00D32CE4"/>
    <w:rsid w:val="00D33C50"/>
    <w:rsid w:val="00D33F73"/>
    <w:rsid w:val="00D34CD2"/>
    <w:rsid w:val="00D35657"/>
    <w:rsid w:val="00D358E1"/>
    <w:rsid w:val="00D3756A"/>
    <w:rsid w:val="00D37B58"/>
    <w:rsid w:val="00D37C31"/>
    <w:rsid w:val="00D37D4E"/>
    <w:rsid w:val="00D402DB"/>
    <w:rsid w:val="00D411D7"/>
    <w:rsid w:val="00D4147A"/>
    <w:rsid w:val="00D417E8"/>
    <w:rsid w:val="00D41DFF"/>
    <w:rsid w:val="00D4259D"/>
    <w:rsid w:val="00D426C3"/>
    <w:rsid w:val="00D426F0"/>
    <w:rsid w:val="00D42E94"/>
    <w:rsid w:val="00D43174"/>
    <w:rsid w:val="00D4320C"/>
    <w:rsid w:val="00D437C0"/>
    <w:rsid w:val="00D43AA3"/>
    <w:rsid w:val="00D43F06"/>
    <w:rsid w:val="00D443FF"/>
    <w:rsid w:val="00D454A1"/>
    <w:rsid w:val="00D45AF4"/>
    <w:rsid w:val="00D46586"/>
    <w:rsid w:val="00D46890"/>
    <w:rsid w:val="00D470BE"/>
    <w:rsid w:val="00D47E82"/>
    <w:rsid w:val="00D50EA3"/>
    <w:rsid w:val="00D51A76"/>
    <w:rsid w:val="00D51ADE"/>
    <w:rsid w:val="00D528AA"/>
    <w:rsid w:val="00D53595"/>
    <w:rsid w:val="00D536A6"/>
    <w:rsid w:val="00D53C0C"/>
    <w:rsid w:val="00D54888"/>
    <w:rsid w:val="00D55C61"/>
    <w:rsid w:val="00D56109"/>
    <w:rsid w:val="00D56C3F"/>
    <w:rsid w:val="00D5777C"/>
    <w:rsid w:val="00D57EA6"/>
    <w:rsid w:val="00D60482"/>
    <w:rsid w:val="00D60F79"/>
    <w:rsid w:val="00D6220A"/>
    <w:rsid w:val="00D64348"/>
    <w:rsid w:val="00D65318"/>
    <w:rsid w:val="00D65554"/>
    <w:rsid w:val="00D663C3"/>
    <w:rsid w:val="00D7035E"/>
    <w:rsid w:val="00D705FC"/>
    <w:rsid w:val="00D70CFA"/>
    <w:rsid w:val="00D70D97"/>
    <w:rsid w:val="00D71797"/>
    <w:rsid w:val="00D72CAF"/>
    <w:rsid w:val="00D739DF"/>
    <w:rsid w:val="00D739EA"/>
    <w:rsid w:val="00D73B8A"/>
    <w:rsid w:val="00D74199"/>
    <w:rsid w:val="00D74C78"/>
    <w:rsid w:val="00D754F9"/>
    <w:rsid w:val="00D76222"/>
    <w:rsid w:val="00D763A9"/>
    <w:rsid w:val="00D7707A"/>
    <w:rsid w:val="00D80033"/>
    <w:rsid w:val="00D8237A"/>
    <w:rsid w:val="00D82BDF"/>
    <w:rsid w:val="00D82CEC"/>
    <w:rsid w:val="00D84F71"/>
    <w:rsid w:val="00D86C96"/>
    <w:rsid w:val="00D876A7"/>
    <w:rsid w:val="00D87A21"/>
    <w:rsid w:val="00D87A7C"/>
    <w:rsid w:val="00D90AF2"/>
    <w:rsid w:val="00D91FB5"/>
    <w:rsid w:val="00D928EC"/>
    <w:rsid w:val="00D92958"/>
    <w:rsid w:val="00D92F90"/>
    <w:rsid w:val="00D93054"/>
    <w:rsid w:val="00D93994"/>
    <w:rsid w:val="00D9462A"/>
    <w:rsid w:val="00D95494"/>
    <w:rsid w:val="00D95546"/>
    <w:rsid w:val="00D9632C"/>
    <w:rsid w:val="00D97C3E"/>
    <w:rsid w:val="00DA08FF"/>
    <w:rsid w:val="00DA12F2"/>
    <w:rsid w:val="00DA1DD3"/>
    <w:rsid w:val="00DA2766"/>
    <w:rsid w:val="00DA45B7"/>
    <w:rsid w:val="00DA4E42"/>
    <w:rsid w:val="00DA5047"/>
    <w:rsid w:val="00DA5513"/>
    <w:rsid w:val="00DA56B8"/>
    <w:rsid w:val="00DA5AD3"/>
    <w:rsid w:val="00DA5C68"/>
    <w:rsid w:val="00DA5D61"/>
    <w:rsid w:val="00DA6A4A"/>
    <w:rsid w:val="00DA6C82"/>
    <w:rsid w:val="00DB0948"/>
    <w:rsid w:val="00DB0BE6"/>
    <w:rsid w:val="00DB0D8D"/>
    <w:rsid w:val="00DB1692"/>
    <w:rsid w:val="00DB1D8C"/>
    <w:rsid w:val="00DB31E3"/>
    <w:rsid w:val="00DB32D8"/>
    <w:rsid w:val="00DB3389"/>
    <w:rsid w:val="00DB4D5F"/>
    <w:rsid w:val="00DB5179"/>
    <w:rsid w:val="00DB6BF8"/>
    <w:rsid w:val="00DB6EEB"/>
    <w:rsid w:val="00DB7196"/>
    <w:rsid w:val="00DB7BD4"/>
    <w:rsid w:val="00DC003F"/>
    <w:rsid w:val="00DC0EF6"/>
    <w:rsid w:val="00DC2564"/>
    <w:rsid w:val="00DC25B6"/>
    <w:rsid w:val="00DC2A32"/>
    <w:rsid w:val="00DC2D30"/>
    <w:rsid w:val="00DC3662"/>
    <w:rsid w:val="00DC448F"/>
    <w:rsid w:val="00DC49C3"/>
    <w:rsid w:val="00DC4B60"/>
    <w:rsid w:val="00DC5DEC"/>
    <w:rsid w:val="00DC771F"/>
    <w:rsid w:val="00DD09A9"/>
    <w:rsid w:val="00DD1D81"/>
    <w:rsid w:val="00DD2222"/>
    <w:rsid w:val="00DD3868"/>
    <w:rsid w:val="00DD44F1"/>
    <w:rsid w:val="00DE0767"/>
    <w:rsid w:val="00DE0A82"/>
    <w:rsid w:val="00DE0D3E"/>
    <w:rsid w:val="00DE0F9B"/>
    <w:rsid w:val="00DE10AB"/>
    <w:rsid w:val="00DE1170"/>
    <w:rsid w:val="00DE16B0"/>
    <w:rsid w:val="00DE4ADE"/>
    <w:rsid w:val="00DE6C5B"/>
    <w:rsid w:val="00DE7CC6"/>
    <w:rsid w:val="00DF1FCA"/>
    <w:rsid w:val="00DF25FB"/>
    <w:rsid w:val="00DF31A5"/>
    <w:rsid w:val="00DF3ACA"/>
    <w:rsid w:val="00DF3BFC"/>
    <w:rsid w:val="00DF5248"/>
    <w:rsid w:val="00DF538D"/>
    <w:rsid w:val="00DF55FE"/>
    <w:rsid w:val="00DF5E90"/>
    <w:rsid w:val="00DF6803"/>
    <w:rsid w:val="00DF6ACA"/>
    <w:rsid w:val="00DF6AD2"/>
    <w:rsid w:val="00DF7030"/>
    <w:rsid w:val="00DF756D"/>
    <w:rsid w:val="00DF7780"/>
    <w:rsid w:val="00DF79D1"/>
    <w:rsid w:val="00DF7ABF"/>
    <w:rsid w:val="00E00148"/>
    <w:rsid w:val="00E00702"/>
    <w:rsid w:val="00E007E9"/>
    <w:rsid w:val="00E00AF4"/>
    <w:rsid w:val="00E00CF6"/>
    <w:rsid w:val="00E012A9"/>
    <w:rsid w:val="00E021B2"/>
    <w:rsid w:val="00E029E6"/>
    <w:rsid w:val="00E0318F"/>
    <w:rsid w:val="00E036A5"/>
    <w:rsid w:val="00E0494A"/>
    <w:rsid w:val="00E04BD4"/>
    <w:rsid w:val="00E04BE6"/>
    <w:rsid w:val="00E04CEA"/>
    <w:rsid w:val="00E056A6"/>
    <w:rsid w:val="00E060CB"/>
    <w:rsid w:val="00E0669E"/>
    <w:rsid w:val="00E068D3"/>
    <w:rsid w:val="00E07CB8"/>
    <w:rsid w:val="00E108D7"/>
    <w:rsid w:val="00E10DD0"/>
    <w:rsid w:val="00E11B8E"/>
    <w:rsid w:val="00E12440"/>
    <w:rsid w:val="00E12AEA"/>
    <w:rsid w:val="00E1350D"/>
    <w:rsid w:val="00E13897"/>
    <w:rsid w:val="00E13C89"/>
    <w:rsid w:val="00E176E2"/>
    <w:rsid w:val="00E17888"/>
    <w:rsid w:val="00E20095"/>
    <w:rsid w:val="00E205C3"/>
    <w:rsid w:val="00E207F2"/>
    <w:rsid w:val="00E2152F"/>
    <w:rsid w:val="00E21727"/>
    <w:rsid w:val="00E21760"/>
    <w:rsid w:val="00E2228E"/>
    <w:rsid w:val="00E22D1D"/>
    <w:rsid w:val="00E24AF1"/>
    <w:rsid w:val="00E25F24"/>
    <w:rsid w:val="00E262EF"/>
    <w:rsid w:val="00E269FB"/>
    <w:rsid w:val="00E26AE4"/>
    <w:rsid w:val="00E26BA0"/>
    <w:rsid w:val="00E27F9F"/>
    <w:rsid w:val="00E32854"/>
    <w:rsid w:val="00E3285F"/>
    <w:rsid w:val="00E33DD9"/>
    <w:rsid w:val="00E34631"/>
    <w:rsid w:val="00E35515"/>
    <w:rsid w:val="00E35D7C"/>
    <w:rsid w:val="00E37478"/>
    <w:rsid w:val="00E37C14"/>
    <w:rsid w:val="00E4166A"/>
    <w:rsid w:val="00E41E67"/>
    <w:rsid w:val="00E41FA8"/>
    <w:rsid w:val="00E42040"/>
    <w:rsid w:val="00E42BB1"/>
    <w:rsid w:val="00E42D25"/>
    <w:rsid w:val="00E43A22"/>
    <w:rsid w:val="00E4509A"/>
    <w:rsid w:val="00E45BA9"/>
    <w:rsid w:val="00E45BBB"/>
    <w:rsid w:val="00E51239"/>
    <w:rsid w:val="00E54132"/>
    <w:rsid w:val="00E54355"/>
    <w:rsid w:val="00E54613"/>
    <w:rsid w:val="00E553BC"/>
    <w:rsid w:val="00E55EC1"/>
    <w:rsid w:val="00E56BA4"/>
    <w:rsid w:val="00E56F03"/>
    <w:rsid w:val="00E5714C"/>
    <w:rsid w:val="00E5716B"/>
    <w:rsid w:val="00E57F21"/>
    <w:rsid w:val="00E61C7A"/>
    <w:rsid w:val="00E61D5A"/>
    <w:rsid w:val="00E6221F"/>
    <w:rsid w:val="00E6238B"/>
    <w:rsid w:val="00E62EFE"/>
    <w:rsid w:val="00E640E4"/>
    <w:rsid w:val="00E64E6B"/>
    <w:rsid w:val="00E66858"/>
    <w:rsid w:val="00E71CED"/>
    <w:rsid w:val="00E71F93"/>
    <w:rsid w:val="00E73844"/>
    <w:rsid w:val="00E73CDA"/>
    <w:rsid w:val="00E77982"/>
    <w:rsid w:val="00E77AF1"/>
    <w:rsid w:val="00E77D4D"/>
    <w:rsid w:val="00E80F5F"/>
    <w:rsid w:val="00E81023"/>
    <w:rsid w:val="00E81A25"/>
    <w:rsid w:val="00E81A2D"/>
    <w:rsid w:val="00E81A6F"/>
    <w:rsid w:val="00E82190"/>
    <w:rsid w:val="00E82563"/>
    <w:rsid w:val="00E82AE1"/>
    <w:rsid w:val="00E82DEB"/>
    <w:rsid w:val="00E831DE"/>
    <w:rsid w:val="00E85070"/>
    <w:rsid w:val="00E850D8"/>
    <w:rsid w:val="00E85556"/>
    <w:rsid w:val="00E85955"/>
    <w:rsid w:val="00E85D00"/>
    <w:rsid w:val="00E86952"/>
    <w:rsid w:val="00E86BE6"/>
    <w:rsid w:val="00E87391"/>
    <w:rsid w:val="00E90885"/>
    <w:rsid w:val="00E90FA2"/>
    <w:rsid w:val="00E911BD"/>
    <w:rsid w:val="00E92BB0"/>
    <w:rsid w:val="00E93168"/>
    <w:rsid w:val="00E932A1"/>
    <w:rsid w:val="00E935FC"/>
    <w:rsid w:val="00E93CAF"/>
    <w:rsid w:val="00E951D5"/>
    <w:rsid w:val="00E9589A"/>
    <w:rsid w:val="00E9606C"/>
    <w:rsid w:val="00E96526"/>
    <w:rsid w:val="00E9671F"/>
    <w:rsid w:val="00E97049"/>
    <w:rsid w:val="00E97FDD"/>
    <w:rsid w:val="00EA00D5"/>
    <w:rsid w:val="00EA02F0"/>
    <w:rsid w:val="00EA0BB0"/>
    <w:rsid w:val="00EA11E2"/>
    <w:rsid w:val="00EA1346"/>
    <w:rsid w:val="00EA1475"/>
    <w:rsid w:val="00EA171B"/>
    <w:rsid w:val="00EA324C"/>
    <w:rsid w:val="00EA32D1"/>
    <w:rsid w:val="00EA4094"/>
    <w:rsid w:val="00EA5ABD"/>
    <w:rsid w:val="00EA5E9B"/>
    <w:rsid w:val="00EA6687"/>
    <w:rsid w:val="00EA672B"/>
    <w:rsid w:val="00EA7229"/>
    <w:rsid w:val="00EA7B98"/>
    <w:rsid w:val="00EA7D1A"/>
    <w:rsid w:val="00EA7D7E"/>
    <w:rsid w:val="00EB0210"/>
    <w:rsid w:val="00EB0581"/>
    <w:rsid w:val="00EB10B8"/>
    <w:rsid w:val="00EB1F8F"/>
    <w:rsid w:val="00EB2189"/>
    <w:rsid w:val="00EB2CD3"/>
    <w:rsid w:val="00EB32BB"/>
    <w:rsid w:val="00EB3DEF"/>
    <w:rsid w:val="00EB4078"/>
    <w:rsid w:val="00EB46DF"/>
    <w:rsid w:val="00EB50CA"/>
    <w:rsid w:val="00EB675D"/>
    <w:rsid w:val="00EB6CD3"/>
    <w:rsid w:val="00EB71AA"/>
    <w:rsid w:val="00EB75AF"/>
    <w:rsid w:val="00EB76EF"/>
    <w:rsid w:val="00EB7A87"/>
    <w:rsid w:val="00EC0783"/>
    <w:rsid w:val="00EC081D"/>
    <w:rsid w:val="00EC0CF5"/>
    <w:rsid w:val="00EC468F"/>
    <w:rsid w:val="00EC4D88"/>
    <w:rsid w:val="00EC54C8"/>
    <w:rsid w:val="00EC5E0F"/>
    <w:rsid w:val="00EC6578"/>
    <w:rsid w:val="00EC732A"/>
    <w:rsid w:val="00EC7E87"/>
    <w:rsid w:val="00ED01BB"/>
    <w:rsid w:val="00ED0434"/>
    <w:rsid w:val="00ED0AEA"/>
    <w:rsid w:val="00ED14B1"/>
    <w:rsid w:val="00ED2A7F"/>
    <w:rsid w:val="00ED2E37"/>
    <w:rsid w:val="00ED35A9"/>
    <w:rsid w:val="00ED43D6"/>
    <w:rsid w:val="00ED4500"/>
    <w:rsid w:val="00ED52D5"/>
    <w:rsid w:val="00ED5388"/>
    <w:rsid w:val="00ED5A47"/>
    <w:rsid w:val="00ED5D1D"/>
    <w:rsid w:val="00EE167C"/>
    <w:rsid w:val="00EE39AA"/>
    <w:rsid w:val="00EE3A10"/>
    <w:rsid w:val="00EE3CDF"/>
    <w:rsid w:val="00EE5478"/>
    <w:rsid w:val="00EE5949"/>
    <w:rsid w:val="00EE5B9A"/>
    <w:rsid w:val="00EE5CDF"/>
    <w:rsid w:val="00EE64B4"/>
    <w:rsid w:val="00EE6D4A"/>
    <w:rsid w:val="00EE73A9"/>
    <w:rsid w:val="00EE75A8"/>
    <w:rsid w:val="00EE7695"/>
    <w:rsid w:val="00EE7723"/>
    <w:rsid w:val="00EE7E33"/>
    <w:rsid w:val="00EF050B"/>
    <w:rsid w:val="00EF0ACF"/>
    <w:rsid w:val="00EF171D"/>
    <w:rsid w:val="00EF2DE9"/>
    <w:rsid w:val="00EF3108"/>
    <w:rsid w:val="00EF4C67"/>
    <w:rsid w:val="00EF6489"/>
    <w:rsid w:val="00EF66E5"/>
    <w:rsid w:val="00F0022B"/>
    <w:rsid w:val="00F00A2C"/>
    <w:rsid w:val="00F00DC9"/>
    <w:rsid w:val="00F00E96"/>
    <w:rsid w:val="00F01114"/>
    <w:rsid w:val="00F013C3"/>
    <w:rsid w:val="00F01878"/>
    <w:rsid w:val="00F02582"/>
    <w:rsid w:val="00F03301"/>
    <w:rsid w:val="00F03D67"/>
    <w:rsid w:val="00F056E5"/>
    <w:rsid w:val="00F066F7"/>
    <w:rsid w:val="00F06FC6"/>
    <w:rsid w:val="00F10CEE"/>
    <w:rsid w:val="00F126EA"/>
    <w:rsid w:val="00F135EF"/>
    <w:rsid w:val="00F13BD9"/>
    <w:rsid w:val="00F13E4E"/>
    <w:rsid w:val="00F15529"/>
    <w:rsid w:val="00F1553D"/>
    <w:rsid w:val="00F15BF7"/>
    <w:rsid w:val="00F15DC0"/>
    <w:rsid w:val="00F15DE6"/>
    <w:rsid w:val="00F15E2F"/>
    <w:rsid w:val="00F1647D"/>
    <w:rsid w:val="00F177D0"/>
    <w:rsid w:val="00F2054D"/>
    <w:rsid w:val="00F2091A"/>
    <w:rsid w:val="00F20A8A"/>
    <w:rsid w:val="00F20D08"/>
    <w:rsid w:val="00F20E96"/>
    <w:rsid w:val="00F21263"/>
    <w:rsid w:val="00F215B3"/>
    <w:rsid w:val="00F22E82"/>
    <w:rsid w:val="00F23843"/>
    <w:rsid w:val="00F24686"/>
    <w:rsid w:val="00F24F16"/>
    <w:rsid w:val="00F25245"/>
    <w:rsid w:val="00F26130"/>
    <w:rsid w:val="00F2621B"/>
    <w:rsid w:val="00F2702A"/>
    <w:rsid w:val="00F27061"/>
    <w:rsid w:val="00F278B2"/>
    <w:rsid w:val="00F303B3"/>
    <w:rsid w:val="00F30DEC"/>
    <w:rsid w:val="00F330F8"/>
    <w:rsid w:val="00F36213"/>
    <w:rsid w:val="00F3659A"/>
    <w:rsid w:val="00F37A31"/>
    <w:rsid w:val="00F4204E"/>
    <w:rsid w:val="00F43445"/>
    <w:rsid w:val="00F43869"/>
    <w:rsid w:val="00F43C4F"/>
    <w:rsid w:val="00F442D1"/>
    <w:rsid w:val="00F44CC1"/>
    <w:rsid w:val="00F44E04"/>
    <w:rsid w:val="00F45397"/>
    <w:rsid w:val="00F45C05"/>
    <w:rsid w:val="00F47570"/>
    <w:rsid w:val="00F47AC2"/>
    <w:rsid w:val="00F5126D"/>
    <w:rsid w:val="00F51897"/>
    <w:rsid w:val="00F51CEB"/>
    <w:rsid w:val="00F526A6"/>
    <w:rsid w:val="00F52D38"/>
    <w:rsid w:val="00F53389"/>
    <w:rsid w:val="00F54D0E"/>
    <w:rsid w:val="00F55B09"/>
    <w:rsid w:val="00F575DA"/>
    <w:rsid w:val="00F611D7"/>
    <w:rsid w:val="00F61C90"/>
    <w:rsid w:val="00F62141"/>
    <w:rsid w:val="00F62360"/>
    <w:rsid w:val="00F6261D"/>
    <w:rsid w:val="00F628AB"/>
    <w:rsid w:val="00F62A96"/>
    <w:rsid w:val="00F63083"/>
    <w:rsid w:val="00F64646"/>
    <w:rsid w:val="00F646C3"/>
    <w:rsid w:val="00F647A1"/>
    <w:rsid w:val="00F65696"/>
    <w:rsid w:val="00F6582C"/>
    <w:rsid w:val="00F65D71"/>
    <w:rsid w:val="00F67457"/>
    <w:rsid w:val="00F7070B"/>
    <w:rsid w:val="00F71629"/>
    <w:rsid w:val="00F73254"/>
    <w:rsid w:val="00F73795"/>
    <w:rsid w:val="00F73D3D"/>
    <w:rsid w:val="00F77805"/>
    <w:rsid w:val="00F77CD9"/>
    <w:rsid w:val="00F80576"/>
    <w:rsid w:val="00F80EFA"/>
    <w:rsid w:val="00F81ACD"/>
    <w:rsid w:val="00F81B7D"/>
    <w:rsid w:val="00F83031"/>
    <w:rsid w:val="00F83133"/>
    <w:rsid w:val="00F835FF"/>
    <w:rsid w:val="00F837E1"/>
    <w:rsid w:val="00F84EDB"/>
    <w:rsid w:val="00F853B5"/>
    <w:rsid w:val="00F86091"/>
    <w:rsid w:val="00F86F47"/>
    <w:rsid w:val="00F87611"/>
    <w:rsid w:val="00F87B18"/>
    <w:rsid w:val="00F900AF"/>
    <w:rsid w:val="00F91384"/>
    <w:rsid w:val="00F92529"/>
    <w:rsid w:val="00F93041"/>
    <w:rsid w:val="00F93168"/>
    <w:rsid w:val="00F93970"/>
    <w:rsid w:val="00F93B02"/>
    <w:rsid w:val="00F94067"/>
    <w:rsid w:val="00F95641"/>
    <w:rsid w:val="00F957D0"/>
    <w:rsid w:val="00F95EFB"/>
    <w:rsid w:val="00F960F5"/>
    <w:rsid w:val="00F96EC2"/>
    <w:rsid w:val="00F97521"/>
    <w:rsid w:val="00F97E25"/>
    <w:rsid w:val="00FA000A"/>
    <w:rsid w:val="00FA04EA"/>
    <w:rsid w:val="00FA2377"/>
    <w:rsid w:val="00FA2980"/>
    <w:rsid w:val="00FA38F5"/>
    <w:rsid w:val="00FA4585"/>
    <w:rsid w:val="00FA4A52"/>
    <w:rsid w:val="00FA567E"/>
    <w:rsid w:val="00FA631C"/>
    <w:rsid w:val="00FA6DF3"/>
    <w:rsid w:val="00FA7367"/>
    <w:rsid w:val="00FA74B8"/>
    <w:rsid w:val="00FA7B76"/>
    <w:rsid w:val="00FB0978"/>
    <w:rsid w:val="00FB0AD2"/>
    <w:rsid w:val="00FB1096"/>
    <w:rsid w:val="00FB2499"/>
    <w:rsid w:val="00FB29D9"/>
    <w:rsid w:val="00FB3B52"/>
    <w:rsid w:val="00FB3D21"/>
    <w:rsid w:val="00FB3D52"/>
    <w:rsid w:val="00FB4D0D"/>
    <w:rsid w:val="00FB57F8"/>
    <w:rsid w:val="00FB5E55"/>
    <w:rsid w:val="00FB671A"/>
    <w:rsid w:val="00FB77D2"/>
    <w:rsid w:val="00FB7B2D"/>
    <w:rsid w:val="00FC0047"/>
    <w:rsid w:val="00FC1339"/>
    <w:rsid w:val="00FC1808"/>
    <w:rsid w:val="00FC2D00"/>
    <w:rsid w:val="00FC31DE"/>
    <w:rsid w:val="00FC402C"/>
    <w:rsid w:val="00FC42B9"/>
    <w:rsid w:val="00FC4CC8"/>
    <w:rsid w:val="00FC508A"/>
    <w:rsid w:val="00FC5940"/>
    <w:rsid w:val="00FC712A"/>
    <w:rsid w:val="00FD0C38"/>
    <w:rsid w:val="00FD1DDF"/>
    <w:rsid w:val="00FD3BE1"/>
    <w:rsid w:val="00FD4797"/>
    <w:rsid w:val="00FD4BBE"/>
    <w:rsid w:val="00FD5C48"/>
    <w:rsid w:val="00FD5FBD"/>
    <w:rsid w:val="00FD670B"/>
    <w:rsid w:val="00FD693F"/>
    <w:rsid w:val="00FD7148"/>
    <w:rsid w:val="00FD76BB"/>
    <w:rsid w:val="00FD7A5F"/>
    <w:rsid w:val="00FE18BD"/>
    <w:rsid w:val="00FE2E13"/>
    <w:rsid w:val="00FE32BC"/>
    <w:rsid w:val="00FE35F0"/>
    <w:rsid w:val="00FE522A"/>
    <w:rsid w:val="00FE6147"/>
    <w:rsid w:val="00FE7B78"/>
    <w:rsid w:val="00FF0906"/>
    <w:rsid w:val="00FF0DD6"/>
    <w:rsid w:val="00FF0EE4"/>
    <w:rsid w:val="00FF1C39"/>
    <w:rsid w:val="00FF2198"/>
    <w:rsid w:val="00FF23AF"/>
    <w:rsid w:val="00FF309E"/>
    <w:rsid w:val="00FF390F"/>
    <w:rsid w:val="00FF3EBC"/>
    <w:rsid w:val="00FF407B"/>
    <w:rsid w:val="00FF455D"/>
    <w:rsid w:val="00FF4752"/>
    <w:rsid w:val="00FF4856"/>
    <w:rsid w:val="00FF7E4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A38E5"/>
  <w15:docId w15:val="{0BEF7413-B611-6543-9707-428F5ECE6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C31"/>
    <w:rPr>
      <w:rFonts w:asciiTheme="majorHAnsi" w:eastAsia="Times New Roman" w:hAnsiTheme="majorHAnsi" w:cs="Times New Roman"/>
      <w:lang w:eastAsia="es-ES_tradnl"/>
    </w:rPr>
  </w:style>
  <w:style w:type="paragraph" w:styleId="Ttulo1">
    <w:name w:val="heading 1"/>
    <w:basedOn w:val="Normal"/>
    <w:next w:val="Normal"/>
    <w:link w:val="Ttulo1Car"/>
    <w:autoRedefine/>
    <w:uiPriority w:val="9"/>
    <w:qFormat/>
    <w:rsid w:val="00B46E99"/>
    <w:pPr>
      <w:keepNext/>
      <w:keepLines/>
      <w:spacing w:before="240"/>
      <w:jc w:val="center"/>
      <w:outlineLvl w:val="0"/>
    </w:pPr>
    <w:rPr>
      <w:rFonts w:cstheme="majorHAnsi"/>
      <w:color w:val="2F5496" w:themeColor="accent1" w:themeShade="BF"/>
      <w:sz w:val="32"/>
      <w:szCs w:val="32"/>
      <w:lang w:val="es-ES"/>
    </w:rPr>
  </w:style>
  <w:style w:type="paragraph" w:styleId="Ttulo2">
    <w:name w:val="heading 2"/>
    <w:basedOn w:val="Normal"/>
    <w:next w:val="Normal"/>
    <w:link w:val="Ttulo2Car"/>
    <w:autoRedefine/>
    <w:uiPriority w:val="9"/>
    <w:unhideWhenUsed/>
    <w:qFormat/>
    <w:rsid w:val="000E0CF0"/>
    <w:pPr>
      <w:keepNext/>
      <w:keepLines/>
      <w:spacing w:before="40"/>
      <w:ind w:left="360"/>
      <w:jc w:val="both"/>
      <w:outlineLvl w:val="1"/>
    </w:pPr>
    <w:rPr>
      <w:rFonts w:cstheme="majorHAnsi"/>
      <w:color w:val="002060"/>
      <w:w w:val="110"/>
      <w:sz w:val="26"/>
      <w:szCs w:val="26"/>
      <w:lang w:eastAsia="es-ES"/>
    </w:rPr>
  </w:style>
  <w:style w:type="paragraph" w:styleId="Ttulo3">
    <w:name w:val="heading 3"/>
    <w:basedOn w:val="Ttulo2"/>
    <w:next w:val="Normal"/>
    <w:link w:val="Ttulo3Car"/>
    <w:autoRedefine/>
    <w:uiPriority w:val="9"/>
    <w:unhideWhenUsed/>
    <w:qFormat/>
    <w:rsid w:val="00B45FA8"/>
    <w:pPr>
      <w:numPr>
        <w:numId w:val="15"/>
      </w:numPr>
      <w:jc w:val="left"/>
      <w:outlineLvl w:val="2"/>
    </w:pPr>
  </w:style>
  <w:style w:type="paragraph" w:styleId="Ttulo4">
    <w:name w:val="heading 4"/>
    <w:basedOn w:val="Ttulo3"/>
    <w:next w:val="Normal"/>
    <w:link w:val="Ttulo4Car"/>
    <w:autoRedefine/>
    <w:uiPriority w:val="9"/>
    <w:unhideWhenUsed/>
    <w:qFormat/>
    <w:rsid w:val="002B3CCE"/>
    <w:pPr>
      <w:numPr>
        <w:numId w:val="20"/>
      </w:numPr>
      <w:outlineLvl w:val="3"/>
    </w:pPr>
  </w:style>
  <w:style w:type="paragraph" w:styleId="Ttulo5">
    <w:name w:val="heading 5"/>
    <w:basedOn w:val="Normal"/>
    <w:next w:val="Normal"/>
    <w:link w:val="Ttulo5Car"/>
    <w:autoRedefine/>
    <w:uiPriority w:val="9"/>
    <w:unhideWhenUsed/>
    <w:qFormat/>
    <w:rsid w:val="00BA5112"/>
    <w:pPr>
      <w:keepNext/>
      <w:keepLines/>
      <w:numPr>
        <w:numId w:val="21"/>
      </w:numPr>
      <w:spacing w:before="40"/>
      <w:outlineLvl w:val="4"/>
    </w:pPr>
    <w:rPr>
      <w:rFonts w:eastAsiaTheme="majorEastAsia" w:cstheme="majorBidi"/>
      <w:color w:val="2F5496" w:themeColor="accent1" w:themeShade="BF"/>
      <w:lang w:val="es-ES" w:eastAsia="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B45FA8"/>
    <w:rPr>
      <w:rFonts w:asciiTheme="majorHAnsi" w:eastAsia="Times New Roman" w:hAnsiTheme="majorHAnsi" w:cstheme="majorHAnsi"/>
      <w:color w:val="002060"/>
      <w:w w:val="110"/>
      <w:sz w:val="26"/>
      <w:szCs w:val="26"/>
      <w:lang w:eastAsia="es-ES"/>
    </w:rPr>
  </w:style>
  <w:style w:type="character" w:customStyle="1" w:styleId="Ttulo1Car">
    <w:name w:val="Título 1 Car"/>
    <w:basedOn w:val="Fuentedeprrafopredeter"/>
    <w:link w:val="Ttulo1"/>
    <w:uiPriority w:val="9"/>
    <w:rsid w:val="00B46E99"/>
    <w:rPr>
      <w:rFonts w:asciiTheme="majorHAnsi" w:eastAsia="Times New Roman" w:hAnsiTheme="majorHAnsi" w:cstheme="majorHAnsi"/>
      <w:color w:val="2F5496" w:themeColor="accent1" w:themeShade="BF"/>
      <w:sz w:val="32"/>
      <w:szCs w:val="32"/>
      <w:lang w:val="es-ES" w:eastAsia="es-ES_tradnl"/>
    </w:rPr>
  </w:style>
  <w:style w:type="character" w:customStyle="1" w:styleId="Ttulo2Car">
    <w:name w:val="Título 2 Car"/>
    <w:basedOn w:val="Fuentedeprrafopredeter"/>
    <w:link w:val="Ttulo2"/>
    <w:uiPriority w:val="9"/>
    <w:rsid w:val="000E0CF0"/>
    <w:rPr>
      <w:rFonts w:asciiTheme="majorHAnsi" w:eastAsia="Times New Roman" w:hAnsiTheme="majorHAnsi" w:cstheme="majorHAnsi"/>
      <w:color w:val="002060"/>
      <w:w w:val="110"/>
      <w:sz w:val="26"/>
      <w:szCs w:val="26"/>
      <w:lang w:eastAsia="es-ES"/>
    </w:rPr>
  </w:style>
  <w:style w:type="paragraph" w:styleId="Subttulo">
    <w:name w:val="Subtitle"/>
    <w:basedOn w:val="Normal"/>
    <w:next w:val="Normal"/>
    <w:link w:val="SubttuloCar"/>
    <w:uiPriority w:val="11"/>
    <w:qFormat/>
    <w:rsid w:val="002E4B92"/>
    <w:pPr>
      <w:numPr>
        <w:ilvl w:val="1"/>
      </w:numPr>
      <w:spacing w:after="160"/>
    </w:pPr>
    <w:rPr>
      <w:rFonts w:asciiTheme="minorHAnsi" w:eastAsiaTheme="minorEastAsia" w:hAnsiTheme="minorHAnsi" w:cstheme="minorBidi"/>
      <w:color w:val="5A5A5A" w:themeColor="text1" w:themeTint="A5"/>
      <w:spacing w:val="15"/>
      <w:sz w:val="22"/>
      <w:szCs w:val="22"/>
      <w:lang w:val="es-ES" w:eastAsia="en-US"/>
    </w:rPr>
  </w:style>
  <w:style w:type="character" w:customStyle="1" w:styleId="SubttuloCar">
    <w:name w:val="Subtítulo Car"/>
    <w:basedOn w:val="Fuentedeprrafopredeter"/>
    <w:link w:val="Subttulo"/>
    <w:uiPriority w:val="11"/>
    <w:rsid w:val="002E4B92"/>
    <w:rPr>
      <w:rFonts w:eastAsiaTheme="minorEastAsia"/>
      <w:color w:val="5A5A5A" w:themeColor="text1" w:themeTint="A5"/>
      <w:spacing w:val="15"/>
      <w:sz w:val="22"/>
      <w:szCs w:val="22"/>
    </w:rPr>
  </w:style>
  <w:style w:type="character" w:customStyle="1" w:styleId="Ttulo4Car">
    <w:name w:val="Título 4 Car"/>
    <w:basedOn w:val="Fuentedeprrafopredeter"/>
    <w:link w:val="Ttulo4"/>
    <w:uiPriority w:val="9"/>
    <w:rsid w:val="002B3CCE"/>
    <w:rPr>
      <w:rFonts w:asciiTheme="majorHAnsi" w:eastAsia="Times New Roman" w:hAnsiTheme="majorHAnsi" w:cstheme="majorHAnsi"/>
      <w:color w:val="002060"/>
      <w:w w:val="110"/>
      <w:sz w:val="26"/>
      <w:szCs w:val="26"/>
      <w:lang w:eastAsia="es-ES"/>
    </w:rPr>
  </w:style>
  <w:style w:type="paragraph" w:styleId="Textocomentario">
    <w:name w:val="annotation text"/>
    <w:basedOn w:val="Normal"/>
    <w:link w:val="TextocomentarioCar"/>
    <w:uiPriority w:val="99"/>
    <w:unhideWhenUsed/>
    <w:rsid w:val="006A0291"/>
    <w:rPr>
      <w:rFonts w:asciiTheme="minorHAnsi" w:eastAsiaTheme="minorHAnsi" w:hAnsiTheme="minorHAnsi" w:cstheme="minorBidi"/>
      <w:sz w:val="20"/>
      <w:szCs w:val="20"/>
      <w:lang w:val="es-ES" w:eastAsia="en-US"/>
    </w:rPr>
  </w:style>
  <w:style w:type="character" w:customStyle="1" w:styleId="TextocomentarioCar">
    <w:name w:val="Texto comentario Car"/>
    <w:basedOn w:val="Fuentedeprrafopredeter"/>
    <w:link w:val="Textocomentario"/>
    <w:uiPriority w:val="99"/>
    <w:rsid w:val="006A0291"/>
    <w:rPr>
      <w:sz w:val="20"/>
      <w:szCs w:val="20"/>
      <w:lang w:val="es-ES"/>
    </w:rPr>
  </w:style>
  <w:style w:type="character" w:styleId="Refdecomentario">
    <w:name w:val="annotation reference"/>
    <w:basedOn w:val="Fuentedeprrafopredeter"/>
    <w:uiPriority w:val="99"/>
    <w:semiHidden/>
    <w:unhideWhenUsed/>
    <w:rsid w:val="006A0291"/>
    <w:rPr>
      <w:sz w:val="16"/>
      <w:szCs w:val="16"/>
    </w:rPr>
  </w:style>
  <w:style w:type="paragraph" w:styleId="TtuloTDC">
    <w:name w:val="TOC Heading"/>
    <w:basedOn w:val="Ttulo1"/>
    <w:next w:val="Normal"/>
    <w:uiPriority w:val="39"/>
    <w:unhideWhenUsed/>
    <w:qFormat/>
    <w:rsid w:val="007E31F9"/>
    <w:pPr>
      <w:spacing w:before="480" w:line="276" w:lineRule="auto"/>
      <w:outlineLvl w:val="9"/>
    </w:pPr>
    <w:rPr>
      <w:rFonts w:eastAsiaTheme="majorEastAsia"/>
      <w:b/>
      <w:bCs/>
      <w:sz w:val="28"/>
      <w:szCs w:val="28"/>
      <w:lang w:val="es-CO"/>
    </w:rPr>
  </w:style>
  <w:style w:type="paragraph" w:styleId="TDC2">
    <w:name w:val="toc 2"/>
    <w:basedOn w:val="Normal"/>
    <w:next w:val="Normal"/>
    <w:autoRedefine/>
    <w:uiPriority w:val="39"/>
    <w:unhideWhenUsed/>
    <w:rsid w:val="00EB1F8F"/>
    <w:pPr>
      <w:tabs>
        <w:tab w:val="right" w:leader="dot" w:pos="8828"/>
      </w:tabs>
      <w:spacing w:before="120"/>
      <w:ind w:left="240"/>
    </w:pPr>
    <w:rPr>
      <w:rFonts w:asciiTheme="minorHAnsi" w:hAnsiTheme="minorHAnsi" w:cstheme="minorHAnsi"/>
      <w:b/>
      <w:bCs/>
      <w:sz w:val="22"/>
      <w:szCs w:val="22"/>
    </w:rPr>
  </w:style>
  <w:style w:type="paragraph" w:styleId="TDC1">
    <w:name w:val="toc 1"/>
    <w:basedOn w:val="Normal"/>
    <w:next w:val="Normal"/>
    <w:autoRedefine/>
    <w:uiPriority w:val="39"/>
    <w:unhideWhenUsed/>
    <w:rsid w:val="00B46E99"/>
    <w:pPr>
      <w:tabs>
        <w:tab w:val="left" w:pos="720"/>
        <w:tab w:val="right" w:leader="dot" w:pos="8828"/>
      </w:tabs>
      <w:spacing w:before="120"/>
    </w:pPr>
    <w:rPr>
      <w:rFonts w:asciiTheme="minorHAnsi" w:hAnsiTheme="minorHAnsi" w:cstheme="minorHAnsi"/>
      <w:b/>
      <w:bCs/>
      <w:i/>
      <w:iCs/>
    </w:rPr>
  </w:style>
  <w:style w:type="paragraph" w:styleId="TDC3">
    <w:name w:val="toc 3"/>
    <w:basedOn w:val="Normal"/>
    <w:next w:val="Normal"/>
    <w:autoRedefine/>
    <w:uiPriority w:val="39"/>
    <w:unhideWhenUsed/>
    <w:rsid w:val="007E31F9"/>
    <w:pPr>
      <w:ind w:left="480"/>
    </w:pPr>
    <w:rPr>
      <w:rFonts w:asciiTheme="minorHAnsi" w:hAnsiTheme="minorHAnsi" w:cstheme="minorHAnsi"/>
      <w:sz w:val="20"/>
      <w:szCs w:val="20"/>
    </w:rPr>
  </w:style>
  <w:style w:type="paragraph" w:styleId="TDC4">
    <w:name w:val="toc 4"/>
    <w:basedOn w:val="Normal"/>
    <w:next w:val="Normal"/>
    <w:autoRedefine/>
    <w:uiPriority w:val="39"/>
    <w:semiHidden/>
    <w:unhideWhenUsed/>
    <w:rsid w:val="007E31F9"/>
    <w:pPr>
      <w:ind w:left="720"/>
    </w:pPr>
    <w:rPr>
      <w:rFonts w:asciiTheme="minorHAnsi" w:hAnsiTheme="minorHAnsi" w:cstheme="minorHAnsi"/>
      <w:sz w:val="20"/>
      <w:szCs w:val="20"/>
    </w:rPr>
  </w:style>
  <w:style w:type="paragraph" w:styleId="TDC5">
    <w:name w:val="toc 5"/>
    <w:basedOn w:val="Normal"/>
    <w:next w:val="Normal"/>
    <w:autoRedefine/>
    <w:uiPriority w:val="39"/>
    <w:semiHidden/>
    <w:unhideWhenUsed/>
    <w:rsid w:val="007E31F9"/>
    <w:pPr>
      <w:ind w:left="960"/>
    </w:pPr>
    <w:rPr>
      <w:rFonts w:asciiTheme="minorHAnsi" w:hAnsiTheme="minorHAnsi" w:cstheme="minorHAnsi"/>
      <w:sz w:val="20"/>
      <w:szCs w:val="20"/>
    </w:rPr>
  </w:style>
  <w:style w:type="paragraph" w:styleId="TDC6">
    <w:name w:val="toc 6"/>
    <w:basedOn w:val="Normal"/>
    <w:next w:val="Normal"/>
    <w:autoRedefine/>
    <w:uiPriority w:val="39"/>
    <w:semiHidden/>
    <w:unhideWhenUsed/>
    <w:rsid w:val="007E31F9"/>
    <w:pPr>
      <w:ind w:left="1200"/>
    </w:pPr>
    <w:rPr>
      <w:rFonts w:asciiTheme="minorHAnsi" w:hAnsiTheme="minorHAnsi" w:cstheme="minorHAnsi"/>
      <w:sz w:val="20"/>
      <w:szCs w:val="20"/>
    </w:rPr>
  </w:style>
  <w:style w:type="paragraph" w:styleId="TDC7">
    <w:name w:val="toc 7"/>
    <w:basedOn w:val="Normal"/>
    <w:next w:val="Normal"/>
    <w:autoRedefine/>
    <w:uiPriority w:val="39"/>
    <w:semiHidden/>
    <w:unhideWhenUsed/>
    <w:rsid w:val="007E31F9"/>
    <w:pPr>
      <w:ind w:left="1440"/>
    </w:pPr>
    <w:rPr>
      <w:rFonts w:asciiTheme="minorHAnsi" w:hAnsiTheme="minorHAnsi" w:cstheme="minorHAnsi"/>
      <w:sz w:val="20"/>
      <w:szCs w:val="20"/>
    </w:rPr>
  </w:style>
  <w:style w:type="paragraph" w:styleId="TDC8">
    <w:name w:val="toc 8"/>
    <w:basedOn w:val="Normal"/>
    <w:next w:val="Normal"/>
    <w:autoRedefine/>
    <w:uiPriority w:val="39"/>
    <w:semiHidden/>
    <w:unhideWhenUsed/>
    <w:rsid w:val="007E31F9"/>
    <w:pPr>
      <w:ind w:left="1680"/>
    </w:pPr>
    <w:rPr>
      <w:rFonts w:asciiTheme="minorHAnsi" w:hAnsiTheme="minorHAnsi" w:cstheme="minorHAnsi"/>
      <w:sz w:val="20"/>
      <w:szCs w:val="20"/>
    </w:rPr>
  </w:style>
  <w:style w:type="paragraph" w:styleId="TDC9">
    <w:name w:val="toc 9"/>
    <w:basedOn w:val="Normal"/>
    <w:next w:val="Normal"/>
    <w:autoRedefine/>
    <w:uiPriority w:val="39"/>
    <w:semiHidden/>
    <w:unhideWhenUsed/>
    <w:rsid w:val="007E31F9"/>
    <w:pPr>
      <w:ind w:left="1920"/>
    </w:pPr>
    <w:rPr>
      <w:rFonts w:asciiTheme="minorHAnsi" w:hAnsiTheme="minorHAnsi" w:cstheme="minorHAnsi"/>
      <w:sz w:val="20"/>
      <w:szCs w:val="20"/>
    </w:rPr>
  </w:style>
  <w:style w:type="paragraph" w:styleId="Revisin">
    <w:name w:val="Revision"/>
    <w:hidden/>
    <w:uiPriority w:val="99"/>
    <w:semiHidden/>
    <w:rsid w:val="00CF32C8"/>
    <w:rPr>
      <w:lang w:val="es-ES"/>
    </w:rPr>
  </w:style>
  <w:style w:type="character" w:styleId="Hipervnculo">
    <w:name w:val="Hyperlink"/>
    <w:basedOn w:val="Fuentedeprrafopredeter"/>
    <w:uiPriority w:val="99"/>
    <w:unhideWhenUsed/>
    <w:rsid w:val="002D11CB"/>
    <w:rPr>
      <w:color w:val="0563C1" w:themeColor="hyperlink"/>
      <w:u w:val="single"/>
    </w:rPr>
  </w:style>
  <w:style w:type="paragraph" w:styleId="Prrafodelista">
    <w:name w:val="List Paragraph"/>
    <w:basedOn w:val="Normal"/>
    <w:uiPriority w:val="34"/>
    <w:qFormat/>
    <w:rsid w:val="003C1746"/>
    <w:pPr>
      <w:ind w:left="720"/>
      <w:contextualSpacing/>
    </w:pPr>
    <w:rPr>
      <w:rFonts w:asciiTheme="minorHAnsi" w:eastAsiaTheme="minorHAnsi" w:hAnsiTheme="minorHAnsi" w:cstheme="minorBidi"/>
      <w:lang w:val="es-ES" w:eastAsia="en-US"/>
    </w:rPr>
  </w:style>
  <w:style w:type="character" w:customStyle="1" w:styleId="Ttulo5Car">
    <w:name w:val="Título 5 Car"/>
    <w:basedOn w:val="Fuentedeprrafopredeter"/>
    <w:link w:val="Ttulo5"/>
    <w:uiPriority w:val="9"/>
    <w:rsid w:val="00BA5112"/>
    <w:rPr>
      <w:rFonts w:asciiTheme="majorHAnsi" w:eastAsiaTheme="majorEastAsia" w:hAnsiTheme="majorHAnsi" w:cstheme="majorBidi"/>
      <w:color w:val="2F5496" w:themeColor="accent1" w:themeShade="BF"/>
      <w:lang w:val="es-ES"/>
    </w:rPr>
  </w:style>
  <w:style w:type="table" w:styleId="Tablaconcuadrcula">
    <w:name w:val="Table Grid"/>
    <w:basedOn w:val="Tablanormal"/>
    <w:uiPriority w:val="39"/>
    <w:rsid w:val="00C607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F6633"/>
    <w:pPr>
      <w:spacing w:before="100" w:beforeAutospacing="1" w:after="100" w:afterAutospacing="1"/>
    </w:pPr>
  </w:style>
  <w:style w:type="paragraph" w:styleId="Asuntodelcomentario">
    <w:name w:val="annotation subject"/>
    <w:basedOn w:val="Textocomentario"/>
    <w:next w:val="Textocomentario"/>
    <w:link w:val="AsuntodelcomentarioCar"/>
    <w:uiPriority w:val="99"/>
    <w:semiHidden/>
    <w:unhideWhenUsed/>
    <w:rsid w:val="009A6BC0"/>
    <w:rPr>
      <w:b/>
      <w:bCs/>
    </w:rPr>
  </w:style>
  <w:style w:type="character" w:customStyle="1" w:styleId="AsuntodelcomentarioCar">
    <w:name w:val="Asunto del comentario Car"/>
    <w:basedOn w:val="TextocomentarioCar"/>
    <w:link w:val="Asuntodelcomentario"/>
    <w:uiPriority w:val="99"/>
    <w:semiHidden/>
    <w:rsid w:val="009A6BC0"/>
    <w:rPr>
      <w:b/>
      <w:bCs/>
      <w:sz w:val="20"/>
      <w:szCs w:val="20"/>
      <w:lang w:val="es-ES"/>
    </w:rPr>
  </w:style>
  <w:style w:type="paragraph" w:styleId="Textodeglobo">
    <w:name w:val="Balloon Text"/>
    <w:basedOn w:val="Normal"/>
    <w:link w:val="TextodegloboCar"/>
    <w:uiPriority w:val="99"/>
    <w:semiHidden/>
    <w:unhideWhenUsed/>
    <w:rsid w:val="009A6BC0"/>
    <w:rPr>
      <w:rFonts w:ascii="Segoe UI" w:eastAsiaTheme="minorHAnsi" w:hAnsi="Segoe UI" w:cs="Segoe UI"/>
      <w:sz w:val="18"/>
      <w:szCs w:val="18"/>
      <w:lang w:val="es-ES" w:eastAsia="en-US"/>
    </w:rPr>
  </w:style>
  <w:style w:type="character" w:customStyle="1" w:styleId="TextodegloboCar">
    <w:name w:val="Texto de globo Car"/>
    <w:basedOn w:val="Fuentedeprrafopredeter"/>
    <w:link w:val="Textodeglobo"/>
    <w:uiPriority w:val="99"/>
    <w:semiHidden/>
    <w:rsid w:val="009A6BC0"/>
    <w:rPr>
      <w:rFonts w:ascii="Segoe UI" w:hAnsi="Segoe UI" w:cs="Segoe UI"/>
      <w:sz w:val="18"/>
      <w:szCs w:val="18"/>
      <w:lang w:val="es-ES"/>
    </w:rPr>
  </w:style>
  <w:style w:type="character" w:customStyle="1" w:styleId="Mencinsinresolver1">
    <w:name w:val="Mención sin resolver1"/>
    <w:basedOn w:val="Fuentedeprrafopredeter"/>
    <w:uiPriority w:val="99"/>
    <w:semiHidden/>
    <w:unhideWhenUsed/>
    <w:rsid w:val="00D454A1"/>
    <w:rPr>
      <w:color w:val="605E5C"/>
      <w:shd w:val="clear" w:color="auto" w:fill="E1DFDD"/>
    </w:rPr>
  </w:style>
  <w:style w:type="character" w:customStyle="1" w:styleId="apple-converted-space">
    <w:name w:val="apple-converted-space"/>
    <w:basedOn w:val="Fuentedeprrafopredeter"/>
    <w:rsid w:val="00204AE8"/>
  </w:style>
  <w:style w:type="character" w:styleId="nfasis">
    <w:name w:val="Emphasis"/>
    <w:basedOn w:val="Fuentedeprrafopredeter"/>
    <w:uiPriority w:val="20"/>
    <w:qFormat/>
    <w:rsid w:val="00204AE8"/>
    <w:rPr>
      <w:i/>
      <w:iCs/>
    </w:rPr>
  </w:style>
  <w:style w:type="character" w:styleId="Hipervnculovisitado">
    <w:name w:val="FollowedHyperlink"/>
    <w:basedOn w:val="Fuentedeprrafopredeter"/>
    <w:uiPriority w:val="99"/>
    <w:semiHidden/>
    <w:unhideWhenUsed/>
    <w:rsid w:val="0038221A"/>
    <w:rPr>
      <w:color w:val="954F72" w:themeColor="followedHyperlink"/>
      <w:u w:val="single"/>
    </w:rPr>
  </w:style>
  <w:style w:type="character" w:customStyle="1" w:styleId="Mencinsinresolver2">
    <w:name w:val="Mención sin resolver2"/>
    <w:basedOn w:val="Fuentedeprrafopredeter"/>
    <w:uiPriority w:val="99"/>
    <w:semiHidden/>
    <w:unhideWhenUsed/>
    <w:rsid w:val="00810A46"/>
    <w:rPr>
      <w:color w:val="605E5C"/>
      <w:shd w:val="clear" w:color="auto" w:fill="E1DFDD"/>
    </w:rPr>
  </w:style>
  <w:style w:type="table" w:styleId="Tablaconcuadrcula1clara">
    <w:name w:val="Grid Table 1 Light"/>
    <w:basedOn w:val="Tablanormal"/>
    <w:uiPriority w:val="46"/>
    <w:rsid w:val="00AC193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numbering" w:customStyle="1" w:styleId="Sinlista1">
    <w:name w:val="Sin lista1"/>
    <w:next w:val="Sinlista"/>
    <w:uiPriority w:val="99"/>
    <w:semiHidden/>
    <w:unhideWhenUsed/>
    <w:rsid w:val="00442BEC"/>
  </w:style>
  <w:style w:type="table" w:customStyle="1" w:styleId="Tablaconcuadrcula1clara1">
    <w:name w:val="Tabla con cuadrícula 1 clara1"/>
    <w:basedOn w:val="Tablanormal"/>
    <w:next w:val="Tablaconcuadrcula1clara"/>
    <w:uiPriority w:val="46"/>
    <w:rsid w:val="00442BE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selectable-text">
    <w:name w:val="selectable-text"/>
    <w:basedOn w:val="Fuentedeprrafopredeter"/>
    <w:rsid w:val="00E42040"/>
  </w:style>
  <w:style w:type="character" w:customStyle="1" w:styleId="Mencinsinresolver3">
    <w:name w:val="Mención sin resolver3"/>
    <w:basedOn w:val="Fuentedeprrafopredeter"/>
    <w:uiPriority w:val="99"/>
    <w:semiHidden/>
    <w:unhideWhenUsed/>
    <w:rsid w:val="009F7F66"/>
    <w:rPr>
      <w:color w:val="605E5C"/>
      <w:shd w:val="clear" w:color="auto" w:fill="E1DFDD"/>
    </w:rPr>
  </w:style>
  <w:style w:type="character" w:styleId="Textodelmarcadordeposicin">
    <w:name w:val="Placeholder Text"/>
    <w:basedOn w:val="Fuentedeprrafopredeter"/>
    <w:uiPriority w:val="99"/>
    <w:semiHidden/>
    <w:rsid w:val="00C45B91"/>
    <w:rPr>
      <w:color w:val="666666"/>
    </w:rPr>
  </w:style>
  <w:style w:type="table" w:styleId="Tablaconcuadrcula5oscura-nfasis1">
    <w:name w:val="Grid Table 5 Dark Accent 1"/>
    <w:basedOn w:val="Tablanormal"/>
    <w:uiPriority w:val="50"/>
    <w:rsid w:val="00A079C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4-nfasis5">
    <w:name w:val="Grid Table 4 Accent 5"/>
    <w:basedOn w:val="Tablanormal"/>
    <w:uiPriority w:val="49"/>
    <w:rsid w:val="00A079CB"/>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1">
    <w:name w:val="Grid Table 4 Accent 1"/>
    <w:basedOn w:val="Tablanormal"/>
    <w:uiPriority w:val="49"/>
    <w:rsid w:val="00A079C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6concolores-nfasis1">
    <w:name w:val="Grid Table 6 Colorful Accent 1"/>
    <w:basedOn w:val="Tablanormal"/>
    <w:uiPriority w:val="51"/>
    <w:rsid w:val="00A079CB"/>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ableHeader">
    <w:name w:val="TableHeader"/>
    <w:basedOn w:val="Normal"/>
    <w:rsid w:val="006C7F78"/>
    <w:pPr>
      <w:spacing w:before="120"/>
    </w:pPr>
    <w:rPr>
      <w:b/>
      <w:szCs w:val="20"/>
      <w:lang w:val="en-GB" w:eastAsia="en-US"/>
    </w:rPr>
  </w:style>
  <w:style w:type="paragraph" w:customStyle="1" w:styleId="TableSubHead">
    <w:name w:val="TableSubHead"/>
    <w:basedOn w:val="TableHeader"/>
    <w:rsid w:val="006C7F78"/>
  </w:style>
  <w:style w:type="numbering" w:customStyle="1" w:styleId="Listaactual1">
    <w:name w:val="Lista actual1"/>
    <w:uiPriority w:val="99"/>
    <w:rsid w:val="00D65554"/>
    <w:pPr>
      <w:numPr>
        <w:numId w:val="18"/>
      </w:numPr>
    </w:pPr>
  </w:style>
  <w:style w:type="numbering" w:customStyle="1" w:styleId="Listaactual2">
    <w:name w:val="Lista actual2"/>
    <w:uiPriority w:val="99"/>
    <w:rsid w:val="00577ECC"/>
    <w:pPr>
      <w:numPr>
        <w:numId w:val="19"/>
      </w:numPr>
    </w:pPr>
  </w:style>
  <w:style w:type="numbering" w:customStyle="1" w:styleId="Listaactual3">
    <w:name w:val="Lista actual3"/>
    <w:uiPriority w:val="99"/>
    <w:rsid w:val="00577ECC"/>
    <w:pPr>
      <w:numPr>
        <w:numId w:val="22"/>
      </w:numPr>
    </w:pPr>
  </w:style>
  <w:style w:type="paragraph" w:customStyle="1" w:styleId="parrafonormal">
    <w:name w:val="parrafo normal"/>
    <w:basedOn w:val="Normal"/>
    <w:link w:val="parrafonormalCar"/>
    <w:qFormat/>
    <w:rsid w:val="00E34631"/>
    <w:pPr>
      <w:spacing w:before="120" w:after="120"/>
      <w:jc w:val="both"/>
    </w:pPr>
    <w:rPr>
      <w:rFonts w:asciiTheme="minorHAnsi" w:eastAsiaTheme="minorHAnsi" w:hAnsiTheme="minorHAnsi" w:cstheme="majorHAnsi"/>
      <w:color w:val="000000" w:themeColor="text1"/>
      <w:sz w:val="22"/>
      <w:szCs w:val="22"/>
      <w:lang w:val="es-ES" w:eastAsia="en-US"/>
    </w:rPr>
  </w:style>
  <w:style w:type="character" w:customStyle="1" w:styleId="parrafonormalCar">
    <w:name w:val="parrafo normal Car"/>
    <w:basedOn w:val="Fuentedeprrafopredeter"/>
    <w:link w:val="parrafonormal"/>
    <w:rsid w:val="00E34631"/>
    <w:rPr>
      <w:rFonts w:cstheme="majorHAnsi"/>
      <w:color w:val="000000" w:themeColor="text1"/>
      <w:sz w:val="22"/>
      <w:szCs w:val="22"/>
      <w:lang w:val="es-ES"/>
    </w:rPr>
  </w:style>
  <w:style w:type="character" w:customStyle="1" w:styleId="mi">
    <w:name w:val="mi"/>
    <w:basedOn w:val="Fuentedeprrafopredeter"/>
    <w:rsid w:val="00C32F26"/>
  </w:style>
  <w:style w:type="character" w:customStyle="1" w:styleId="mo">
    <w:name w:val="mo"/>
    <w:basedOn w:val="Fuentedeprrafopredeter"/>
    <w:rsid w:val="00C32F26"/>
  </w:style>
  <w:style w:type="character" w:customStyle="1" w:styleId="mn">
    <w:name w:val="mn"/>
    <w:basedOn w:val="Fuentedeprrafopredeter"/>
    <w:rsid w:val="00C32F26"/>
  </w:style>
  <w:style w:type="character" w:customStyle="1" w:styleId="mjxassistivemathml">
    <w:name w:val="mjx_assistive_mathml"/>
    <w:basedOn w:val="Fuentedeprrafopredeter"/>
    <w:rsid w:val="00C32F26"/>
  </w:style>
  <w:style w:type="paragraph" w:styleId="HTMLconformatoprevio">
    <w:name w:val="HTML Preformatted"/>
    <w:basedOn w:val="Normal"/>
    <w:link w:val="HTMLconformatoprevioCar"/>
    <w:uiPriority w:val="99"/>
    <w:semiHidden/>
    <w:unhideWhenUsed/>
    <w:rsid w:val="00AC5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AC510D"/>
    <w:rPr>
      <w:rFonts w:ascii="Courier New" w:eastAsia="Times New Roman" w:hAnsi="Courier New" w:cs="Courier New"/>
      <w:sz w:val="20"/>
      <w:szCs w:val="20"/>
      <w:lang w:eastAsia="es-MX"/>
    </w:rPr>
  </w:style>
  <w:style w:type="character" w:customStyle="1" w:styleId="string">
    <w:name w:val="string"/>
    <w:basedOn w:val="Fuentedeprrafopredeter"/>
    <w:rsid w:val="00AC510D"/>
  </w:style>
  <w:style w:type="character" w:styleId="CdigoHTML">
    <w:name w:val="HTML Code"/>
    <w:basedOn w:val="Fuentedeprrafopredeter"/>
    <w:uiPriority w:val="99"/>
    <w:semiHidden/>
    <w:unhideWhenUsed/>
    <w:rsid w:val="00AC510D"/>
    <w:rPr>
      <w:rFonts w:ascii="Courier New" w:eastAsia="Times New Roman" w:hAnsi="Courier New" w:cs="Courier New"/>
      <w:sz w:val="20"/>
      <w:szCs w:val="20"/>
    </w:rPr>
  </w:style>
  <w:style w:type="paragraph" w:styleId="Sinespaciado">
    <w:name w:val="No Spacing"/>
    <w:link w:val="SinespaciadoCar"/>
    <w:uiPriority w:val="1"/>
    <w:qFormat/>
    <w:rsid w:val="00FB3D52"/>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FB3D52"/>
    <w:rPr>
      <w:rFonts w:eastAsiaTheme="minorEastAsia"/>
      <w:sz w:val="22"/>
      <w:szCs w:val="22"/>
      <w:lang w:val="en-US" w:eastAsia="zh-CN"/>
    </w:rPr>
  </w:style>
  <w:style w:type="character" w:styleId="Mencinsinresolver">
    <w:name w:val="Unresolved Mention"/>
    <w:basedOn w:val="Fuentedeprrafopredeter"/>
    <w:uiPriority w:val="99"/>
    <w:semiHidden/>
    <w:unhideWhenUsed/>
    <w:rsid w:val="004F63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8784">
      <w:bodyDiv w:val="1"/>
      <w:marLeft w:val="0"/>
      <w:marRight w:val="0"/>
      <w:marTop w:val="0"/>
      <w:marBottom w:val="0"/>
      <w:divBdr>
        <w:top w:val="none" w:sz="0" w:space="0" w:color="auto"/>
        <w:left w:val="none" w:sz="0" w:space="0" w:color="auto"/>
        <w:bottom w:val="none" w:sz="0" w:space="0" w:color="auto"/>
        <w:right w:val="none" w:sz="0" w:space="0" w:color="auto"/>
      </w:divBdr>
      <w:divsChild>
        <w:div w:id="11954263">
          <w:marLeft w:val="640"/>
          <w:marRight w:val="0"/>
          <w:marTop w:val="0"/>
          <w:marBottom w:val="0"/>
          <w:divBdr>
            <w:top w:val="none" w:sz="0" w:space="0" w:color="auto"/>
            <w:left w:val="none" w:sz="0" w:space="0" w:color="auto"/>
            <w:bottom w:val="none" w:sz="0" w:space="0" w:color="auto"/>
            <w:right w:val="none" w:sz="0" w:space="0" w:color="auto"/>
          </w:divBdr>
        </w:div>
        <w:div w:id="14504421">
          <w:marLeft w:val="640"/>
          <w:marRight w:val="0"/>
          <w:marTop w:val="0"/>
          <w:marBottom w:val="0"/>
          <w:divBdr>
            <w:top w:val="none" w:sz="0" w:space="0" w:color="auto"/>
            <w:left w:val="none" w:sz="0" w:space="0" w:color="auto"/>
            <w:bottom w:val="none" w:sz="0" w:space="0" w:color="auto"/>
            <w:right w:val="none" w:sz="0" w:space="0" w:color="auto"/>
          </w:divBdr>
        </w:div>
        <w:div w:id="21370049">
          <w:marLeft w:val="640"/>
          <w:marRight w:val="0"/>
          <w:marTop w:val="0"/>
          <w:marBottom w:val="0"/>
          <w:divBdr>
            <w:top w:val="none" w:sz="0" w:space="0" w:color="auto"/>
            <w:left w:val="none" w:sz="0" w:space="0" w:color="auto"/>
            <w:bottom w:val="none" w:sz="0" w:space="0" w:color="auto"/>
            <w:right w:val="none" w:sz="0" w:space="0" w:color="auto"/>
          </w:divBdr>
        </w:div>
        <w:div w:id="28917500">
          <w:marLeft w:val="640"/>
          <w:marRight w:val="0"/>
          <w:marTop w:val="0"/>
          <w:marBottom w:val="0"/>
          <w:divBdr>
            <w:top w:val="none" w:sz="0" w:space="0" w:color="auto"/>
            <w:left w:val="none" w:sz="0" w:space="0" w:color="auto"/>
            <w:bottom w:val="none" w:sz="0" w:space="0" w:color="auto"/>
            <w:right w:val="none" w:sz="0" w:space="0" w:color="auto"/>
          </w:divBdr>
        </w:div>
        <w:div w:id="35011652">
          <w:marLeft w:val="640"/>
          <w:marRight w:val="0"/>
          <w:marTop w:val="0"/>
          <w:marBottom w:val="0"/>
          <w:divBdr>
            <w:top w:val="none" w:sz="0" w:space="0" w:color="auto"/>
            <w:left w:val="none" w:sz="0" w:space="0" w:color="auto"/>
            <w:bottom w:val="none" w:sz="0" w:space="0" w:color="auto"/>
            <w:right w:val="none" w:sz="0" w:space="0" w:color="auto"/>
          </w:divBdr>
        </w:div>
        <w:div w:id="90662103">
          <w:marLeft w:val="640"/>
          <w:marRight w:val="0"/>
          <w:marTop w:val="0"/>
          <w:marBottom w:val="0"/>
          <w:divBdr>
            <w:top w:val="none" w:sz="0" w:space="0" w:color="auto"/>
            <w:left w:val="none" w:sz="0" w:space="0" w:color="auto"/>
            <w:bottom w:val="none" w:sz="0" w:space="0" w:color="auto"/>
            <w:right w:val="none" w:sz="0" w:space="0" w:color="auto"/>
          </w:divBdr>
        </w:div>
        <w:div w:id="184487754">
          <w:marLeft w:val="640"/>
          <w:marRight w:val="0"/>
          <w:marTop w:val="0"/>
          <w:marBottom w:val="0"/>
          <w:divBdr>
            <w:top w:val="none" w:sz="0" w:space="0" w:color="auto"/>
            <w:left w:val="none" w:sz="0" w:space="0" w:color="auto"/>
            <w:bottom w:val="none" w:sz="0" w:space="0" w:color="auto"/>
            <w:right w:val="none" w:sz="0" w:space="0" w:color="auto"/>
          </w:divBdr>
        </w:div>
        <w:div w:id="255677260">
          <w:marLeft w:val="640"/>
          <w:marRight w:val="0"/>
          <w:marTop w:val="0"/>
          <w:marBottom w:val="0"/>
          <w:divBdr>
            <w:top w:val="none" w:sz="0" w:space="0" w:color="auto"/>
            <w:left w:val="none" w:sz="0" w:space="0" w:color="auto"/>
            <w:bottom w:val="none" w:sz="0" w:space="0" w:color="auto"/>
            <w:right w:val="none" w:sz="0" w:space="0" w:color="auto"/>
          </w:divBdr>
        </w:div>
        <w:div w:id="277182796">
          <w:marLeft w:val="640"/>
          <w:marRight w:val="0"/>
          <w:marTop w:val="0"/>
          <w:marBottom w:val="0"/>
          <w:divBdr>
            <w:top w:val="none" w:sz="0" w:space="0" w:color="auto"/>
            <w:left w:val="none" w:sz="0" w:space="0" w:color="auto"/>
            <w:bottom w:val="none" w:sz="0" w:space="0" w:color="auto"/>
            <w:right w:val="none" w:sz="0" w:space="0" w:color="auto"/>
          </w:divBdr>
        </w:div>
        <w:div w:id="286854336">
          <w:marLeft w:val="640"/>
          <w:marRight w:val="0"/>
          <w:marTop w:val="0"/>
          <w:marBottom w:val="0"/>
          <w:divBdr>
            <w:top w:val="none" w:sz="0" w:space="0" w:color="auto"/>
            <w:left w:val="none" w:sz="0" w:space="0" w:color="auto"/>
            <w:bottom w:val="none" w:sz="0" w:space="0" w:color="auto"/>
            <w:right w:val="none" w:sz="0" w:space="0" w:color="auto"/>
          </w:divBdr>
        </w:div>
        <w:div w:id="341250610">
          <w:marLeft w:val="640"/>
          <w:marRight w:val="0"/>
          <w:marTop w:val="0"/>
          <w:marBottom w:val="0"/>
          <w:divBdr>
            <w:top w:val="none" w:sz="0" w:space="0" w:color="auto"/>
            <w:left w:val="none" w:sz="0" w:space="0" w:color="auto"/>
            <w:bottom w:val="none" w:sz="0" w:space="0" w:color="auto"/>
            <w:right w:val="none" w:sz="0" w:space="0" w:color="auto"/>
          </w:divBdr>
        </w:div>
        <w:div w:id="347606353">
          <w:marLeft w:val="640"/>
          <w:marRight w:val="0"/>
          <w:marTop w:val="0"/>
          <w:marBottom w:val="0"/>
          <w:divBdr>
            <w:top w:val="none" w:sz="0" w:space="0" w:color="auto"/>
            <w:left w:val="none" w:sz="0" w:space="0" w:color="auto"/>
            <w:bottom w:val="none" w:sz="0" w:space="0" w:color="auto"/>
            <w:right w:val="none" w:sz="0" w:space="0" w:color="auto"/>
          </w:divBdr>
        </w:div>
        <w:div w:id="356196207">
          <w:marLeft w:val="640"/>
          <w:marRight w:val="0"/>
          <w:marTop w:val="0"/>
          <w:marBottom w:val="0"/>
          <w:divBdr>
            <w:top w:val="none" w:sz="0" w:space="0" w:color="auto"/>
            <w:left w:val="none" w:sz="0" w:space="0" w:color="auto"/>
            <w:bottom w:val="none" w:sz="0" w:space="0" w:color="auto"/>
            <w:right w:val="none" w:sz="0" w:space="0" w:color="auto"/>
          </w:divBdr>
        </w:div>
        <w:div w:id="400829650">
          <w:marLeft w:val="640"/>
          <w:marRight w:val="0"/>
          <w:marTop w:val="0"/>
          <w:marBottom w:val="0"/>
          <w:divBdr>
            <w:top w:val="none" w:sz="0" w:space="0" w:color="auto"/>
            <w:left w:val="none" w:sz="0" w:space="0" w:color="auto"/>
            <w:bottom w:val="none" w:sz="0" w:space="0" w:color="auto"/>
            <w:right w:val="none" w:sz="0" w:space="0" w:color="auto"/>
          </w:divBdr>
        </w:div>
        <w:div w:id="437523807">
          <w:marLeft w:val="640"/>
          <w:marRight w:val="0"/>
          <w:marTop w:val="0"/>
          <w:marBottom w:val="0"/>
          <w:divBdr>
            <w:top w:val="none" w:sz="0" w:space="0" w:color="auto"/>
            <w:left w:val="none" w:sz="0" w:space="0" w:color="auto"/>
            <w:bottom w:val="none" w:sz="0" w:space="0" w:color="auto"/>
            <w:right w:val="none" w:sz="0" w:space="0" w:color="auto"/>
          </w:divBdr>
        </w:div>
        <w:div w:id="451435339">
          <w:marLeft w:val="640"/>
          <w:marRight w:val="0"/>
          <w:marTop w:val="0"/>
          <w:marBottom w:val="0"/>
          <w:divBdr>
            <w:top w:val="none" w:sz="0" w:space="0" w:color="auto"/>
            <w:left w:val="none" w:sz="0" w:space="0" w:color="auto"/>
            <w:bottom w:val="none" w:sz="0" w:space="0" w:color="auto"/>
            <w:right w:val="none" w:sz="0" w:space="0" w:color="auto"/>
          </w:divBdr>
        </w:div>
        <w:div w:id="454562574">
          <w:marLeft w:val="640"/>
          <w:marRight w:val="0"/>
          <w:marTop w:val="0"/>
          <w:marBottom w:val="0"/>
          <w:divBdr>
            <w:top w:val="none" w:sz="0" w:space="0" w:color="auto"/>
            <w:left w:val="none" w:sz="0" w:space="0" w:color="auto"/>
            <w:bottom w:val="none" w:sz="0" w:space="0" w:color="auto"/>
            <w:right w:val="none" w:sz="0" w:space="0" w:color="auto"/>
          </w:divBdr>
        </w:div>
        <w:div w:id="456333724">
          <w:marLeft w:val="640"/>
          <w:marRight w:val="0"/>
          <w:marTop w:val="0"/>
          <w:marBottom w:val="0"/>
          <w:divBdr>
            <w:top w:val="none" w:sz="0" w:space="0" w:color="auto"/>
            <w:left w:val="none" w:sz="0" w:space="0" w:color="auto"/>
            <w:bottom w:val="none" w:sz="0" w:space="0" w:color="auto"/>
            <w:right w:val="none" w:sz="0" w:space="0" w:color="auto"/>
          </w:divBdr>
        </w:div>
        <w:div w:id="471405991">
          <w:marLeft w:val="640"/>
          <w:marRight w:val="0"/>
          <w:marTop w:val="0"/>
          <w:marBottom w:val="0"/>
          <w:divBdr>
            <w:top w:val="none" w:sz="0" w:space="0" w:color="auto"/>
            <w:left w:val="none" w:sz="0" w:space="0" w:color="auto"/>
            <w:bottom w:val="none" w:sz="0" w:space="0" w:color="auto"/>
            <w:right w:val="none" w:sz="0" w:space="0" w:color="auto"/>
          </w:divBdr>
        </w:div>
        <w:div w:id="479734994">
          <w:marLeft w:val="640"/>
          <w:marRight w:val="0"/>
          <w:marTop w:val="0"/>
          <w:marBottom w:val="0"/>
          <w:divBdr>
            <w:top w:val="none" w:sz="0" w:space="0" w:color="auto"/>
            <w:left w:val="none" w:sz="0" w:space="0" w:color="auto"/>
            <w:bottom w:val="none" w:sz="0" w:space="0" w:color="auto"/>
            <w:right w:val="none" w:sz="0" w:space="0" w:color="auto"/>
          </w:divBdr>
        </w:div>
        <w:div w:id="488179546">
          <w:marLeft w:val="640"/>
          <w:marRight w:val="0"/>
          <w:marTop w:val="0"/>
          <w:marBottom w:val="0"/>
          <w:divBdr>
            <w:top w:val="none" w:sz="0" w:space="0" w:color="auto"/>
            <w:left w:val="none" w:sz="0" w:space="0" w:color="auto"/>
            <w:bottom w:val="none" w:sz="0" w:space="0" w:color="auto"/>
            <w:right w:val="none" w:sz="0" w:space="0" w:color="auto"/>
          </w:divBdr>
        </w:div>
        <w:div w:id="490145870">
          <w:marLeft w:val="640"/>
          <w:marRight w:val="0"/>
          <w:marTop w:val="0"/>
          <w:marBottom w:val="0"/>
          <w:divBdr>
            <w:top w:val="none" w:sz="0" w:space="0" w:color="auto"/>
            <w:left w:val="none" w:sz="0" w:space="0" w:color="auto"/>
            <w:bottom w:val="none" w:sz="0" w:space="0" w:color="auto"/>
            <w:right w:val="none" w:sz="0" w:space="0" w:color="auto"/>
          </w:divBdr>
        </w:div>
        <w:div w:id="504514384">
          <w:marLeft w:val="640"/>
          <w:marRight w:val="0"/>
          <w:marTop w:val="0"/>
          <w:marBottom w:val="0"/>
          <w:divBdr>
            <w:top w:val="none" w:sz="0" w:space="0" w:color="auto"/>
            <w:left w:val="none" w:sz="0" w:space="0" w:color="auto"/>
            <w:bottom w:val="none" w:sz="0" w:space="0" w:color="auto"/>
            <w:right w:val="none" w:sz="0" w:space="0" w:color="auto"/>
          </w:divBdr>
        </w:div>
        <w:div w:id="560484619">
          <w:marLeft w:val="640"/>
          <w:marRight w:val="0"/>
          <w:marTop w:val="0"/>
          <w:marBottom w:val="0"/>
          <w:divBdr>
            <w:top w:val="none" w:sz="0" w:space="0" w:color="auto"/>
            <w:left w:val="none" w:sz="0" w:space="0" w:color="auto"/>
            <w:bottom w:val="none" w:sz="0" w:space="0" w:color="auto"/>
            <w:right w:val="none" w:sz="0" w:space="0" w:color="auto"/>
          </w:divBdr>
        </w:div>
        <w:div w:id="583801127">
          <w:marLeft w:val="640"/>
          <w:marRight w:val="0"/>
          <w:marTop w:val="0"/>
          <w:marBottom w:val="0"/>
          <w:divBdr>
            <w:top w:val="none" w:sz="0" w:space="0" w:color="auto"/>
            <w:left w:val="none" w:sz="0" w:space="0" w:color="auto"/>
            <w:bottom w:val="none" w:sz="0" w:space="0" w:color="auto"/>
            <w:right w:val="none" w:sz="0" w:space="0" w:color="auto"/>
          </w:divBdr>
        </w:div>
        <w:div w:id="603850620">
          <w:marLeft w:val="640"/>
          <w:marRight w:val="0"/>
          <w:marTop w:val="0"/>
          <w:marBottom w:val="0"/>
          <w:divBdr>
            <w:top w:val="none" w:sz="0" w:space="0" w:color="auto"/>
            <w:left w:val="none" w:sz="0" w:space="0" w:color="auto"/>
            <w:bottom w:val="none" w:sz="0" w:space="0" w:color="auto"/>
            <w:right w:val="none" w:sz="0" w:space="0" w:color="auto"/>
          </w:divBdr>
        </w:div>
        <w:div w:id="633293338">
          <w:marLeft w:val="640"/>
          <w:marRight w:val="0"/>
          <w:marTop w:val="0"/>
          <w:marBottom w:val="0"/>
          <w:divBdr>
            <w:top w:val="none" w:sz="0" w:space="0" w:color="auto"/>
            <w:left w:val="none" w:sz="0" w:space="0" w:color="auto"/>
            <w:bottom w:val="none" w:sz="0" w:space="0" w:color="auto"/>
            <w:right w:val="none" w:sz="0" w:space="0" w:color="auto"/>
          </w:divBdr>
        </w:div>
        <w:div w:id="661279761">
          <w:marLeft w:val="640"/>
          <w:marRight w:val="0"/>
          <w:marTop w:val="0"/>
          <w:marBottom w:val="0"/>
          <w:divBdr>
            <w:top w:val="none" w:sz="0" w:space="0" w:color="auto"/>
            <w:left w:val="none" w:sz="0" w:space="0" w:color="auto"/>
            <w:bottom w:val="none" w:sz="0" w:space="0" w:color="auto"/>
            <w:right w:val="none" w:sz="0" w:space="0" w:color="auto"/>
          </w:divBdr>
        </w:div>
        <w:div w:id="677848903">
          <w:marLeft w:val="640"/>
          <w:marRight w:val="0"/>
          <w:marTop w:val="0"/>
          <w:marBottom w:val="0"/>
          <w:divBdr>
            <w:top w:val="none" w:sz="0" w:space="0" w:color="auto"/>
            <w:left w:val="none" w:sz="0" w:space="0" w:color="auto"/>
            <w:bottom w:val="none" w:sz="0" w:space="0" w:color="auto"/>
            <w:right w:val="none" w:sz="0" w:space="0" w:color="auto"/>
          </w:divBdr>
        </w:div>
        <w:div w:id="680816892">
          <w:marLeft w:val="640"/>
          <w:marRight w:val="0"/>
          <w:marTop w:val="0"/>
          <w:marBottom w:val="0"/>
          <w:divBdr>
            <w:top w:val="none" w:sz="0" w:space="0" w:color="auto"/>
            <w:left w:val="none" w:sz="0" w:space="0" w:color="auto"/>
            <w:bottom w:val="none" w:sz="0" w:space="0" w:color="auto"/>
            <w:right w:val="none" w:sz="0" w:space="0" w:color="auto"/>
          </w:divBdr>
        </w:div>
        <w:div w:id="683630166">
          <w:marLeft w:val="640"/>
          <w:marRight w:val="0"/>
          <w:marTop w:val="0"/>
          <w:marBottom w:val="0"/>
          <w:divBdr>
            <w:top w:val="none" w:sz="0" w:space="0" w:color="auto"/>
            <w:left w:val="none" w:sz="0" w:space="0" w:color="auto"/>
            <w:bottom w:val="none" w:sz="0" w:space="0" w:color="auto"/>
            <w:right w:val="none" w:sz="0" w:space="0" w:color="auto"/>
          </w:divBdr>
        </w:div>
        <w:div w:id="704210841">
          <w:marLeft w:val="640"/>
          <w:marRight w:val="0"/>
          <w:marTop w:val="0"/>
          <w:marBottom w:val="0"/>
          <w:divBdr>
            <w:top w:val="none" w:sz="0" w:space="0" w:color="auto"/>
            <w:left w:val="none" w:sz="0" w:space="0" w:color="auto"/>
            <w:bottom w:val="none" w:sz="0" w:space="0" w:color="auto"/>
            <w:right w:val="none" w:sz="0" w:space="0" w:color="auto"/>
          </w:divBdr>
        </w:div>
        <w:div w:id="780956497">
          <w:marLeft w:val="640"/>
          <w:marRight w:val="0"/>
          <w:marTop w:val="0"/>
          <w:marBottom w:val="0"/>
          <w:divBdr>
            <w:top w:val="none" w:sz="0" w:space="0" w:color="auto"/>
            <w:left w:val="none" w:sz="0" w:space="0" w:color="auto"/>
            <w:bottom w:val="none" w:sz="0" w:space="0" w:color="auto"/>
            <w:right w:val="none" w:sz="0" w:space="0" w:color="auto"/>
          </w:divBdr>
        </w:div>
        <w:div w:id="782654343">
          <w:marLeft w:val="640"/>
          <w:marRight w:val="0"/>
          <w:marTop w:val="0"/>
          <w:marBottom w:val="0"/>
          <w:divBdr>
            <w:top w:val="none" w:sz="0" w:space="0" w:color="auto"/>
            <w:left w:val="none" w:sz="0" w:space="0" w:color="auto"/>
            <w:bottom w:val="none" w:sz="0" w:space="0" w:color="auto"/>
            <w:right w:val="none" w:sz="0" w:space="0" w:color="auto"/>
          </w:divBdr>
        </w:div>
        <w:div w:id="802426825">
          <w:marLeft w:val="640"/>
          <w:marRight w:val="0"/>
          <w:marTop w:val="0"/>
          <w:marBottom w:val="0"/>
          <w:divBdr>
            <w:top w:val="none" w:sz="0" w:space="0" w:color="auto"/>
            <w:left w:val="none" w:sz="0" w:space="0" w:color="auto"/>
            <w:bottom w:val="none" w:sz="0" w:space="0" w:color="auto"/>
            <w:right w:val="none" w:sz="0" w:space="0" w:color="auto"/>
          </w:divBdr>
        </w:div>
        <w:div w:id="811606654">
          <w:marLeft w:val="640"/>
          <w:marRight w:val="0"/>
          <w:marTop w:val="0"/>
          <w:marBottom w:val="0"/>
          <w:divBdr>
            <w:top w:val="none" w:sz="0" w:space="0" w:color="auto"/>
            <w:left w:val="none" w:sz="0" w:space="0" w:color="auto"/>
            <w:bottom w:val="none" w:sz="0" w:space="0" w:color="auto"/>
            <w:right w:val="none" w:sz="0" w:space="0" w:color="auto"/>
          </w:divBdr>
        </w:div>
        <w:div w:id="833885461">
          <w:marLeft w:val="640"/>
          <w:marRight w:val="0"/>
          <w:marTop w:val="0"/>
          <w:marBottom w:val="0"/>
          <w:divBdr>
            <w:top w:val="none" w:sz="0" w:space="0" w:color="auto"/>
            <w:left w:val="none" w:sz="0" w:space="0" w:color="auto"/>
            <w:bottom w:val="none" w:sz="0" w:space="0" w:color="auto"/>
            <w:right w:val="none" w:sz="0" w:space="0" w:color="auto"/>
          </w:divBdr>
        </w:div>
        <w:div w:id="859313830">
          <w:marLeft w:val="640"/>
          <w:marRight w:val="0"/>
          <w:marTop w:val="0"/>
          <w:marBottom w:val="0"/>
          <w:divBdr>
            <w:top w:val="none" w:sz="0" w:space="0" w:color="auto"/>
            <w:left w:val="none" w:sz="0" w:space="0" w:color="auto"/>
            <w:bottom w:val="none" w:sz="0" w:space="0" w:color="auto"/>
            <w:right w:val="none" w:sz="0" w:space="0" w:color="auto"/>
          </w:divBdr>
        </w:div>
        <w:div w:id="934486016">
          <w:marLeft w:val="640"/>
          <w:marRight w:val="0"/>
          <w:marTop w:val="0"/>
          <w:marBottom w:val="0"/>
          <w:divBdr>
            <w:top w:val="none" w:sz="0" w:space="0" w:color="auto"/>
            <w:left w:val="none" w:sz="0" w:space="0" w:color="auto"/>
            <w:bottom w:val="none" w:sz="0" w:space="0" w:color="auto"/>
            <w:right w:val="none" w:sz="0" w:space="0" w:color="auto"/>
          </w:divBdr>
        </w:div>
        <w:div w:id="945503505">
          <w:marLeft w:val="640"/>
          <w:marRight w:val="0"/>
          <w:marTop w:val="0"/>
          <w:marBottom w:val="0"/>
          <w:divBdr>
            <w:top w:val="none" w:sz="0" w:space="0" w:color="auto"/>
            <w:left w:val="none" w:sz="0" w:space="0" w:color="auto"/>
            <w:bottom w:val="none" w:sz="0" w:space="0" w:color="auto"/>
            <w:right w:val="none" w:sz="0" w:space="0" w:color="auto"/>
          </w:divBdr>
        </w:div>
        <w:div w:id="997808977">
          <w:marLeft w:val="640"/>
          <w:marRight w:val="0"/>
          <w:marTop w:val="0"/>
          <w:marBottom w:val="0"/>
          <w:divBdr>
            <w:top w:val="none" w:sz="0" w:space="0" w:color="auto"/>
            <w:left w:val="none" w:sz="0" w:space="0" w:color="auto"/>
            <w:bottom w:val="none" w:sz="0" w:space="0" w:color="auto"/>
            <w:right w:val="none" w:sz="0" w:space="0" w:color="auto"/>
          </w:divBdr>
        </w:div>
        <w:div w:id="1040932226">
          <w:marLeft w:val="640"/>
          <w:marRight w:val="0"/>
          <w:marTop w:val="0"/>
          <w:marBottom w:val="0"/>
          <w:divBdr>
            <w:top w:val="none" w:sz="0" w:space="0" w:color="auto"/>
            <w:left w:val="none" w:sz="0" w:space="0" w:color="auto"/>
            <w:bottom w:val="none" w:sz="0" w:space="0" w:color="auto"/>
            <w:right w:val="none" w:sz="0" w:space="0" w:color="auto"/>
          </w:divBdr>
        </w:div>
        <w:div w:id="1062143042">
          <w:marLeft w:val="640"/>
          <w:marRight w:val="0"/>
          <w:marTop w:val="0"/>
          <w:marBottom w:val="0"/>
          <w:divBdr>
            <w:top w:val="none" w:sz="0" w:space="0" w:color="auto"/>
            <w:left w:val="none" w:sz="0" w:space="0" w:color="auto"/>
            <w:bottom w:val="none" w:sz="0" w:space="0" w:color="auto"/>
            <w:right w:val="none" w:sz="0" w:space="0" w:color="auto"/>
          </w:divBdr>
        </w:div>
        <w:div w:id="1070884607">
          <w:marLeft w:val="640"/>
          <w:marRight w:val="0"/>
          <w:marTop w:val="0"/>
          <w:marBottom w:val="0"/>
          <w:divBdr>
            <w:top w:val="none" w:sz="0" w:space="0" w:color="auto"/>
            <w:left w:val="none" w:sz="0" w:space="0" w:color="auto"/>
            <w:bottom w:val="none" w:sz="0" w:space="0" w:color="auto"/>
            <w:right w:val="none" w:sz="0" w:space="0" w:color="auto"/>
          </w:divBdr>
        </w:div>
        <w:div w:id="1106392550">
          <w:marLeft w:val="640"/>
          <w:marRight w:val="0"/>
          <w:marTop w:val="0"/>
          <w:marBottom w:val="0"/>
          <w:divBdr>
            <w:top w:val="none" w:sz="0" w:space="0" w:color="auto"/>
            <w:left w:val="none" w:sz="0" w:space="0" w:color="auto"/>
            <w:bottom w:val="none" w:sz="0" w:space="0" w:color="auto"/>
            <w:right w:val="none" w:sz="0" w:space="0" w:color="auto"/>
          </w:divBdr>
        </w:div>
        <w:div w:id="1148354017">
          <w:marLeft w:val="640"/>
          <w:marRight w:val="0"/>
          <w:marTop w:val="0"/>
          <w:marBottom w:val="0"/>
          <w:divBdr>
            <w:top w:val="none" w:sz="0" w:space="0" w:color="auto"/>
            <w:left w:val="none" w:sz="0" w:space="0" w:color="auto"/>
            <w:bottom w:val="none" w:sz="0" w:space="0" w:color="auto"/>
            <w:right w:val="none" w:sz="0" w:space="0" w:color="auto"/>
          </w:divBdr>
        </w:div>
        <w:div w:id="1150177523">
          <w:marLeft w:val="640"/>
          <w:marRight w:val="0"/>
          <w:marTop w:val="0"/>
          <w:marBottom w:val="0"/>
          <w:divBdr>
            <w:top w:val="none" w:sz="0" w:space="0" w:color="auto"/>
            <w:left w:val="none" w:sz="0" w:space="0" w:color="auto"/>
            <w:bottom w:val="none" w:sz="0" w:space="0" w:color="auto"/>
            <w:right w:val="none" w:sz="0" w:space="0" w:color="auto"/>
          </w:divBdr>
        </w:div>
        <w:div w:id="1163886517">
          <w:marLeft w:val="640"/>
          <w:marRight w:val="0"/>
          <w:marTop w:val="0"/>
          <w:marBottom w:val="0"/>
          <w:divBdr>
            <w:top w:val="none" w:sz="0" w:space="0" w:color="auto"/>
            <w:left w:val="none" w:sz="0" w:space="0" w:color="auto"/>
            <w:bottom w:val="none" w:sz="0" w:space="0" w:color="auto"/>
            <w:right w:val="none" w:sz="0" w:space="0" w:color="auto"/>
          </w:divBdr>
        </w:div>
        <w:div w:id="1222406288">
          <w:marLeft w:val="640"/>
          <w:marRight w:val="0"/>
          <w:marTop w:val="0"/>
          <w:marBottom w:val="0"/>
          <w:divBdr>
            <w:top w:val="none" w:sz="0" w:space="0" w:color="auto"/>
            <w:left w:val="none" w:sz="0" w:space="0" w:color="auto"/>
            <w:bottom w:val="none" w:sz="0" w:space="0" w:color="auto"/>
            <w:right w:val="none" w:sz="0" w:space="0" w:color="auto"/>
          </w:divBdr>
        </w:div>
        <w:div w:id="1320495800">
          <w:marLeft w:val="640"/>
          <w:marRight w:val="0"/>
          <w:marTop w:val="0"/>
          <w:marBottom w:val="0"/>
          <w:divBdr>
            <w:top w:val="none" w:sz="0" w:space="0" w:color="auto"/>
            <w:left w:val="none" w:sz="0" w:space="0" w:color="auto"/>
            <w:bottom w:val="none" w:sz="0" w:space="0" w:color="auto"/>
            <w:right w:val="none" w:sz="0" w:space="0" w:color="auto"/>
          </w:divBdr>
        </w:div>
        <w:div w:id="1321881571">
          <w:marLeft w:val="640"/>
          <w:marRight w:val="0"/>
          <w:marTop w:val="0"/>
          <w:marBottom w:val="0"/>
          <w:divBdr>
            <w:top w:val="none" w:sz="0" w:space="0" w:color="auto"/>
            <w:left w:val="none" w:sz="0" w:space="0" w:color="auto"/>
            <w:bottom w:val="none" w:sz="0" w:space="0" w:color="auto"/>
            <w:right w:val="none" w:sz="0" w:space="0" w:color="auto"/>
          </w:divBdr>
        </w:div>
        <w:div w:id="1333487522">
          <w:marLeft w:val="640"/>
          <w:marRight w:val="0"/>
          <w:marTop w:val="0"/>
          <w:marBottom w:val="0"/>
          <w:divBdr>
            <w:top w:val="none" w:sz="0" w:space="0" w:color="auto"/>
            <w:left w:val="none" w:sz="0" w:space="0" w:color="auto"/>
            <w:bottom w:val="none" w:sz="0" w:space="0" w:color="auto"/>
            <w:right w:val="none" w:sz="0" w:space="0" w:color="auto"/>
          </w:divBdr>
        </w:div>
        <w:div w:id="1379015281">
          <w:marLeft w:val="640"/>
          <w:marRight w:val="0"/>
          <w:marTop w:val="0"/>
          <w:marBottom w:val="0"/>
          <w:divBdr>
            <w:top w:val="none" w:sz="0" w:space="0" w:color="auto"/>
            <w:left w:val="none" w:sz="0" w:space="0" w:color="auto"/>
            <w:bottom w:val="none" w:sz="0" w:space="0" w:color="auto"/>
            <w:right w:val="none" w:sz="0" w:space="0" w:color="auto"/>
          </w:divBdr>
        </w:div>
        <w:div w:id="1380544187">
          <w:marLeft w:val="640"/>
          <w:marRight w:val="0"/>
          <w:marTop w:val="0"/>
          <w:marBottom w:val="0"/>
          <w:divBdr>
            <w:top w:val="none" w:sz="0" w:space="0" w:color="auto"/>
            <w:left w:val="none" w:sz="0" w:space="0" w:color="auto"/>
            <w:bottom w:val="none" w:sz="0" w:space="0" w:color="auto"/>
            <w:right w:val="none" w:sz="0" w:space="0" w:color="auto"/>
          </w:divBdr>
        </w:div>
        <w:div w:id="1432509567">
          <w:marLeft w:val="640"/>
          <w:marRight w:val="0"/>
          <w:marTop w:val="0"/>
          <w:marBottom w:val="0"/>
          <w:divBdr>
            <w:top w:val="none" w:sz="0" w:space="0" w:color="auto"/>
            <w:left w:val="none" w:sz="0" w:space="0" w:color="auto"/>
            <w:bottom w:val="none" w:sz="0" w:space="0" w:color="auto"/>
            <w:right w:val="none" w:sz="0" w:space="0" w:color="auto"/>
          </w:divBdr>
        </w:div>
        <w:div w:id="1446535651">
          <w:marLeft w:val="640"/>
          <w:marRight w:val="0"/>
          <w:marTop w:val="0"/>
          <w:marBottom w:val="0"/>
          <w:divBdr>
            <w:top w:val="none" w:sz="0" w:space="0" w:color="auto"/>
            <w:left w:val="none" w:sz="0" w:space="0" w:color="auto"/>
            <w:bottom w:val="none" w:sz="0" w:space="0" w:color="auto"/>
            <w:right w:val="none" w:sz="0" w:space="0" w:color="auto"/>
          </w:divBdr>
        </w:div>
        <w:div w:id="1479110642">
          <w:marLeft w:val="640"/>
          <w:marRight w:val="0"/>
          <w:marTop w:val="0"/>
          <w:marBottom w:val="0"/>
          <w:divBdr>
            <w:top w:val="none" w:sz="0" w:space="0" w:color="auto"/>
            <w:left w:val="none" w:sz="0" w:space="0" w:color="auto"/>
            <w:bottom w:val="none" w:sz="0" w:space="0" w:color="auto"/>
            <w:right w:val="none" w:sz="0" w:space="0" w:color="auto"/>
          </w:divBdr>
        </w:div>
        <w:div w:id="1485707248">
          <w:marLeft w:val="640"/>
          <w:marRight w:val="0"/>
          <w:marTop w:val="0"/>
          <w:marBottom w:val="0"/>
          <w:divBdr>
            <w:top w:val="none" w:sz="0" w:space="0" w:color="auto"/>
            <w:left w:val="none" w:sz="0" w:space="0" w:color="auto"/>
            <w:bottom w:val="none" w:sz="0" w:space="0" w:color="auto"/>
            <w:right w:val="none" w:sz="0" w:space="0" w:color="auto"/>
          </w:divBdr>
        </w:div>
        <w:div w:id="1498811983">
          <w:marLeft w:val="640"/>
          <w:marRight w:val="0"/>
          <w:marTop w:val="0"/>
          <w:marBottom w:val="0"/>
          <w:divBdr>
            <w:top w:val="none" w:sz="0" w:space="0" w:color="auto"/>
            <w:left w:val="none" w:sz="0" w:space="0" w:color="auto"/>
            <w:bottom w:val="none" w:sz="0" w:space="0" w:color="auto"/>
            <w:right w:val="none" w:sz="0" w:space="0" w:color="auto"/>
          </w:divBdr>
        </w:div>
        <w:div w:id="1502160597">
          <w:marLeft w:val="640"/>
          <w:marRight w:val="0"/>
          <w:marTop w:val="0"/>
          <w:marBottom w:val="0"/>
          <w:divBdr>
            <w:top w:val="none" w:sz="0" w:space="0" w:color="auto"/>
            <w:left w:val="none" w:sz="0" w:space="0" w:color="auto"/>
            <w:bottom w:val="none" w:sz="0" w:space="0" w:color="auto"/>
            <w:right w:val="none" w:sz="0" w:space="0" w:color="auto"/>
          </w:divBdr>
        </w:div>
        <w:div w:id="1541817048">
          <w:marLeft w:val="640"/>
          <w:marRight w:val="0"/>
          <w:marTop w:val="0"/>
          <w:marBottom w:val="0"/>
          <w:divBdr>
            <w:top w:val="none" w:sz="0" w:space="0" w:color="auto"/>
            <w:left w:val="none" w:sz="0" w:space="0" w:color="auto"/>
            <w:bottom w:val="none" w:sz="0" w:space="0" w:color="auto"/>
            <w:right w:val="none" w:sz="0" w:space="0" w:color="auto"/>
          </w:divBdr>
        </w:div>
        <w:div w:id="1565068381">
          <w:marLeft w:val="640"/>
          <w:marRight w:val="0"/>
          <w:marTop w:val="0"/>
          <w:marBottom w:val="0"/>
          <w:divBdr>
            <w:top w:val="none" w:sz="0" w:space="0" w:color="auto"/>
            <w:left w:val="none" w:sz="0" w:space="0" w:color="auto"/>
            <w:bottom w:val="none" w:sz="0" w:space="0" w:color="auto"/>
            <w:right w:val="none" w:sz="0" w:space="0" w:color="auto"/>
          </w:divBdr>
        </w:div>
        <w:div w:id="1570111807">
          <w:marLeft w:val="640"/>
          <w:marRight w:val="0"/>
          <w:marTop w:val="0"/>
          <w:marBottom w:val="0"/>
          <w:divBdr>
            <w:top w:val="none" w:sz="0" w:space="0" w:color="auto"/>
            <w:left w:val="none" w:sz="0" w:space="0" w:color="auto"/>
            <w:bottom w:val="none" w:sz="0" w:space="0" w:color="auto"/>
            <w:right w:val="none" w:sz="0" w:space="0" w:color="auto"/>
          </w:divBdr>
        </w:div>
        <w:div w:id="1607420122">
          <w:marLeft w:val="640"/>
          <w:marRight w:val="0"/>
          <w:marTop w:val="0"/>
          <w:marBottom w:val="0"/>
          <w:divBdr>
            <w:top w:val="none" w:sz="0" w:space="0" w:color="auto"/>
            <w:left w:val="none" w:sz="0" w:space="0" w:color="auto"/>
            <w:bottom w:val="none" w:sz="0" w:space="0" w:color="auto"/>
            <w:right w:val="none" w:sz="0" w:space="0" w:color="auto"/>
          </w:divBdr>
        </w:div>
        <w:div w:id="1610091328">
          <w:marLeft w:val="640"/>
          <w:marRight w:val="0"/>
          <w:marTop w:val="0"/>
          <w:marBottom w:val="0"/>
          <w:divBdr>
            <w:top w:val="none" w:sz="0" w:space="0" w:color="auto"/>
            <w:left w:val="none" w:sz="0" w:space="0" w:color="auto"/>
            <w:bottom w:val="none" w:sz="0" w:space="0" w:color="auto"/>
            <w:right w:val="none" w:sz="0" w:space="0" w:color="auto"/>
          </w:divBdr>
        </w:div>
        <w:div w:id="1637443941">
          <w:marLeft w:val="640"/>
          <w:marRight w:val="0"/>
          <w:marTop w:val="0"/>
          <w:marBottom w:val="0"/>
          <w:divBdr>
            <w:top w:val="none" w:sz="0" w:space="0" w:color="auto"/>
            <w:left w:val="none" w:sz="0" w:space="0" w:color="auto"/>
            <w:bottom w:val="none" w:sz="0" w:space="0" w:color="auto"/>
            <w:right w:val="none" w:sz="0" w:space="0" w:color="auto"/>
          </w:divBdr>
        </w:div>
        <w:div w:id="1640840590">
          <w:marLeft w:val="640"/>
          <w:marRight w:val="0"/>
          <w:marTop w:val="0"/>
          <w:marBottom w:val="0"/>
          <w:divBdr>
            <w:top w:val="none" w:sz="0" w:space="0" w:color="auto"/>
            <w:left w:val="none" w:sz="0" w:space="0" w:color="auto"/>
            <w:bottom w:val="none" w:sz="0" w:space="0" w:color="auto"/>
            <w:right w:val="none" w:sz="0" w:space="0" w:color="auto"/>
          </w:divBdr>
        </w:div>
        <w:div w:id="1649086903">
          <w:marLeft w:val="640"/>
          <w:marRight w:val="0"/>
          <w:marTop w:val="0"/>
          <w:marBottom w:val="0"/>
          <w:divBdr>
            <w:top w:val="none" w:sz="0" w:space="0" w:color="auto"/>
            <w:left w:val="none" w:sz="0" w:space="0" w:color="auto"/>
            <w:bottom w:val="none" w:sz="0" w:space="0" w:color="auto"/>
            <w:right w:val="none" w:sz="0" w:space="0" w:color="auto"/>
          </w:divBdr>
        </w:div>
        <w:div w:id="1669479601">
          <w:marLeft w:val="640"/>
          <w:marRight w:val="0"/>
          <w:marTop w:val="0"/>
          <w:marBottom w:val="0"/>
          <w:divBdr>
            <w:top w:val="none" w:sz="0" w:space="0" w:color="auto"/>
            <w:left w:val="none" w:sz="0" w:space="0" w:color="auto"/>
            <w:bottom w:val="none" w:sz="0" w:space="0" w:color="auto"/>
            <w:right w:val="none" w:sz="0" w:space="0" w:color="auto"/>
          </w:divBdr>
        </w:div>
        <w:div w:id="1722942675">
          <w:marLeft w:val="640"/>
          <w:marRight w:val="0"/>
          <w:marTop w:val="0"/>
          <w:marBottom w:val="0"/>
          <w:divBdr>
            <w:top w:val="none" w:sz="0" w:space="0" w:color="auto"/>
            <w:left w:val="none" w:sz="0" w:space="0" w:color="auto"/>
            <w:bottom w:val="none" w:sz="0" w:space="0" w:color="auto"/>
            <w:right w:val="none" w:sz="0" w:space="0" w:color="auto"/>
          </w:divBdr>
        </w:div>
        <w:div w:id="1727878012">
          <w:marLeft w:val="640"/>
          <w:marRight w:val="0"/>
          <w:marTop w:val="0"/>
          <w:marBottom w:val="0"/>
          <w:divBdr>
            <w:top w:val="none" w:sz="0" w:space="0" w:color="auto"/>
            <w:left w:val="none" w:sz="0" w:space="0" w:color="auto"/>
            <w:bottom w:val="none" w:sz="0" w:space="0" w:color="auto"/>
            <w:right w:val="none" w:sz="0" w:space="0" w:color="auto"/>
          </w:divBdr>
        </w:div>
        <w:div w:id="1748111019">
          <w:marLeft w:val="640"/>
          <w:marRight w:val="0"/>
          <w:marTop w:val="0"/>
          <w:marBottom w:val="0"/>
          <w:divBdr>
            <w:top w:val="none" w:sz="0" w:space="0" w:color="auto"/>
            <w:left w:val="none" w:sz="0" w:space="0" w:color="auto"/>
            <w:bottom w:val="none" w:sz="0" w:space="0" w:color="auto"/>
            <w:right w:val="none" w:sz="0" w:space="0" w:color="auto"/>
          </w:divBdr>
        </w:div>
        <w:div w:id="1778255999">
          <w:marLeft w:val="640"/>
          <w:marRight w:val="0"/>
          <w:marTop w:val="0"/>
          <w:marBottom w:val="0"/>
          <w:divBdr>
            <w:top w:val="none" w:sz="0" w:space="0" w:color="auto"/>
            <w:left w:val="none" w:sz="0" w:space="0" w:color="auto"/>
            <w:bottom w:val="none" w:sz="0" w:space="0" w:color="auto"/>
            <w:right w:val="none" w:sz="0" w:space="0" w:color="auto"/>
          </w:divBdr>
        </w:div>
        <w:div w:id="1783642808">
          <w:marLeft w:val="640"/>
          <w:marRight w:val="0"/>
          <w:marTop w:val="0"/>
          <w:marBottom w:val="0"/>
          <w:divBdr>
            <w:top w:val="none" w:sz="0" w:space="0" w:color="auto"/>
            <w:left w:val="none" w:sz="0" w:space="0" w:color="auto"/>
            <w:bottom w:val="none" w:sz="0" w:space="0" w:color="auto"/>
            <w:right w:val="none" w:sz="0" w:space="0" w:color="auto"/>
          </w:divBdr>
        </w:div>
        <w:div w:id="1789591795">
          <w:marLeft w:val="640"/>
          <w:marRight w:val="0"/>
          <w:marTop w:val="0"/>
          <w:marBottom w:val="0"/>
          <w:divBdr>
            <w:top w:val="none" w:sz="0" w:space="0" w:color="auto"/>
            <w:left w:val="none" w:sz="0" w:space="0" w:color="auto"/>
            <w:bottom w:val="none" w:sz="0" w:space="0" w:color="auto"/>
            <w:right w:val="none" w:sz="0" w:space="0" w:color="auto"/>
          </w:divBdr>
        </w:div>
        <w:div w:id="1805155957">
          <w:marLeft w:val="640"/>
          <w:marRight w:val="0"/>
          <w:marTop w:val="0"/>
          <w:marBottom w:val="0"/>
          <w:divBdr>
            <w:top w:val="none" w:sz="0" w:space="0" w:color="auto"/>
            <w:left w:val="none" w:sz="0" w:space="0" w:color="auto"/>
            <w:bottom w:val="none" w:sz="0" w:space="0" w:color="auto"/>
            <w:right w:val="none" w:sz="0" w:space="0" w:color="auto"/>
          </w:divBdr>
        </w:div>
        <w:div w:id="1827352537">
          <w:marLeft w:val="640"/>
          <w:marRight w:val="0"/>
          <w:marTop w:val="0"/>
          <w:marBottom w:val="0"/>
          <w:divBdr>
            <w:top w:val="none" w:sz="0" w:space="0" w:color="auto"/>
            <w:left w:val="none" w:sz="0" w:space="0" w:color="auto"/>
            <w:bottom w:val="none" w:sz="0" w:space="0" w:color="auto"/>
            <w:right w:val="none" w:sz="0" w:space="0" w:color="auto"/>
          </w:divBdr>
        </w:div>
        <w:div w:id="1877769245">
          <w:marLeft w:val="640"/>
          <w:marRight w:val="0"/>
          <w:marTop w:val="0"/>
          <w:marBottom w:val="0"/>
          <w:divBdr>
            <w:top w:val="none" w:sz="0" w:space="0" w:color="auto"/>
            <w:left w:val="none" w:sz="0" w:space="0" w:color="auto"/>
            <w:bottom w:val="none" w:sz="0" w:space="0" w:color="auto"/>
            <w:right w:val="none" w:sz="0" w:space="0" w:color="auto"/>
          </w:divBdr>
        </w:div>
        <w:div w:id="1879274626">
          <w:marLeft w:val="640"/>
          <w:marRight w:val="0"/>
          <w:marTop w:val="0"/>
          <w:marBottom w:val="0"/>
          <w:divBdr>
            <w:top w:val="none" w:sz="0" w:space="0" w:color="auto"/>
            <w:left w:val="none" w:sz="0" w:space="0" w:color="auto"/>
            <w:bottom w:val="none" w:sz="0" w:space="0" w:color="auto"/>
            <w:right w:val="none" w:sz="0" w:space="0" w:color="auto"/>
          </w:divBdr>
        </w:div>
        <w:div w:id="1881162434">
          <w:marLeft w:val="640"/>
          <w:marRight w:val="0"/>
          <w:marTop w:val="0"/>
          <w:marBottom w:val="0"/>
          <w:divBdr>
            <w:top w:val="none" w:sz="0" w:space="0" w:color="auto"/>
            <w:left w:val="none" w:sz="0" w:space="0" w:color="auto"/>
            <w:bottom w:val="none" w:sz="0" w:space="0" w:color="auto"/>
            <w:right w:val="none" w:sz="0" w:space="0" w:color="auto"/>
          </w:divBdr>
        </w:div>
        <w:div w:id="1894733321">
          <w:marLeft w:val="640"/>
          <w:marRight w:val="0"/>
          <w:marTop w:val="0"/>
          <w:marBottom w:val="0"/>
          <w:divBdr>
            <w:top w:val="none" w:sz="0" w:space="0" w:color="auto"/>
            <w:left w:val="none" w:sz="0" w:space="0" w:color="auto"/>
            <w:bottom w:val="none" w:sz="0" w:space="0" w:color="auto"/>
            <w:right w:val="none" w:sz="0" w:space="0" w:color="auto"/>
          </w:divBdr>
        </w:div>
        <w:div w:id="1910186540">
          <w:marLeft w:val="640"/>
          <w:marRight w:val="0"/>
          <w:marTop w:val="0"/>
          <w:marBottom w:val="0"/>
          <w:divBdr>
            <w:top w:val="none" w:sz="0" w:space="0" w:color="auto"/>
            <w:left w:val="none" w:sz="0" w:space="0" w:color="auto"/>
            <w:bottom w:val="none" w:sz="0" w:space="0" w:color="auto"/>
            <w:right w:val="none" w:sz="0" w:space="0" w:color="auto"/>
          </w:divBdr>
        </w:div>
        <w:div w:id="1915583424">
          <w:marLeft w:val="640"/>
          <w:marRight w:val="0"/>
          <w:marTop w:val="0"/>
          <w:marBottom w:val="0"/>
          <w:divBdr>
            <w:top w:val="none" w:sz="0" w:space="0" w:color="auto"/>
            <w:left w:val="none" w:sz="0" w:space="0" w:color="auto"/>
            <w:bottom w:val="none" w:sz="0" w:space="0" w:color="auto"/>
            <w:right w:val="none" w:sz="0" w:space="0" w:color="auto"/>
          </w:divBdr>
        </w:div>
        <w:div w:id="1925870053">
          <w:marLeft w:val="640"/>
          <w:marRight w:val="0"/>
          <w:marTop w:val="0"/>
          <w:marBottom w:val="0"/>
          <w:divBdr>
            <w:top w:val="none" w:sz="0" w:space="0" w:color="auto"/>
            <w:left w:val="none" w:sz="0" w:space="0" w:color="auto"/>
            <w:bottom w:val="none" w:sz="0" w:space="0" w:color="auto"/>
            <w:right w:val="none" w:sz="0" w:space="0" w:color="auto"/>
          </w:divBdr>
        </w:div>
        <w:div w:id="1929998653">
          <w:marLeft w:val="640"/>
          <w:marRight w:val="0"/>
          <w:marTop w:val="0"/>
          <w:marBottom w:val="0"/>
          <w:divBdr>
            <w:top w:val="none" w:sz="0" w:space="0" w:color="auto"/>
            <w:left w:val="none" w:sz="0" w:space="0" w:color="auto"/>
            <w:bottom w:val="none" w:sz="0" w:space="0" w:color="auto"/>
            <w:right w:val="none" w:sz="0" w:space="0" w:color="auto"/>
          </w:divBdr>
        </w:div>
        <w:div w:id="1943299729">
          <w:marLeft w:val="640"/>
          <w:marRight w:val="0"/>
          <w:marTop w:val="0"/>
          <w:marBottom w:val="0"/>
          <w:divBdr>
            <w:top w:val="none" w:sz="0" w:space="0" w:color="auto"/>
            <w:left w:val="none" w:sz="0" w:space="0" w:color="auto"/>
            <w:bottom w:val="none" w:sz="0" w:space="0" w:color="auto"/>
            <w:right w:val="none" w:sz="0" w:space="0" w:color="auto"/>
          </w:divBdr>
        </w:div>
        <w:div w:id="1977447604">
          <w:marLeft w:val="640"/>
          <w:marRight w:val="0"/>
          <w:marTop w:val="0"/>
          <w:marBottom w:val="0"/>
          <w:divBdr>
            <w:top w:val="none" w:sz="0" w:space="0" w:color="auto"/>
            <w:left w:val="none" w:sz="0" w:space="0" w:color="auto"/>
            <w:bottom w:val="none" w:sz="0" w:space="0" w:color="auto"/>
            <w:right w:val="none" w:sz="0" w:space="0" w:color="auto"/>
          </w:divBdr>
        </w:div>
        <w:div w:id="1978946135">
          <w:marLeft w:val="640"/>
          <w:marRight w:val="0"/>
          <w:marTop w:val="0"/>
          <w:marBottom w:val="0"/>
          <w:divBdr>
            <w:top w:val="none" w:sz="0" w:space="0" w:color="auto"/>
            <w:left w:val="none" w:sz="0" w:space="0" w:color="auto"/>
            <w:bottom w:val="none" w:sz="0" w:space="0" w:color="auto"/>
            <w:right w:val="none" w:sz="0" w:space="0" w:color="auto"/>
          </w:divBdr>
        </w:div>
        <w:div w:id="1994025037">
          <w:marLeft w:val="640"/>
          <w:marRight w:val="0"/>
          <w:marTop w:val="0"/>
          <w:marBottom w:val="0"/>
          <w:divBdr>
            <w:top w:val="none" w:sz="0" w:space="0" w:color="auto"/>
            <w:left w:val="none" w:sz="0" w:space="0" w:color="auto"/>
            <w:bottom w:val="none" w:sz="0" w:space="0" w:color="auto"/>
            <w:right w:val="none" w:sz="0" w:space="0" w:color="auto"/>
          </w:divBdr>
        </w:div>
        <w:div w:id="2008364226">
          <w:marLeft w:val="640"/>
          <w:marRight w:val="0"/>
          <w:marTop w:val="0"/>
          <w:marBottom w:val="0"/>
          <w:divBdr>
            <w:top w:val="none" w:sz="0" w:space="0" w:color="auto"/>
            <w:left w:val="none" w:sz="0" w:space="0" w:color="auto"/>
            <w:bottom w:val="none" w:sz="0" w:space="0" w:color="auto"/>
            <w:right w:val="none" w:sz="0" w:space="0" w:color="auto"/>
          </w:divBdr>
        </w:div>
        <w:div w:id="2008553318">
          <w:marLeft w:val="640"/>
          <w:marRight w:val="0"/>
          <w:marTop w:val="0"/>
          <w:marBottom w:val="0"/>
          <w:divBdr>
            <w:top w:val="none" w:sz="0" w:space="0" w:color="auto"/>
            <w:left w:val="none" w:sz="0" w:space="0" w:color="auto"/>
            <w:bottom w:val="none" w:sz="0" w:space="0" w:color="auto"/>
            <w:right w:val="none" w:sz="0" w:space="0" w:color="auto"/>
          </w:divBdr>
        </w:div>
        <w:div w:id="2041661878">
          <w:marLeft w:val="640"/>
          <w:marRight w:val="0"/>
          <w:marTop w:val="0"/>
          <w:marBottom w:val="0"/>
          <w:divBdr>
            <w:top w:val="none" w:sz="0" w:space="0" w:color="auto"/>
            <w:left w:val="none" w:sz="0" w:space="0" w:color="auto"/>
            <w:bottom w:val="none" w:sz="0" w:space="0" w:color="auto"/>
            <w:right w:val="none" w:sz="0" w:space="0" w:color="auto"/>
          </w:divBdr>
        </w:div>
        <w:div w:id="2059738502">
          <w:marLeft w:val="640"/>
          <w:marRight w:val="0"/>
          <w:marTop w:val="0"/>
          <w:marBottom w:val="0"/>
          <w:divBdr>
            <w:top w:val="none" w:sz="0" w:space="0" w:color="auto"/>
            <w:left w:val="none" w:sz="0" w:space="0" w:color="auto"/>
            <w:bottom w:val="none" w:sz="0" w:space="0" w:color="auto"/>
            <w:right w:val="none" w:sz="0" w:space="0" w:color="auto"/>
          </w:divBdr>
        </w:div>
        <w:div w:id="2109347265">
          <w:marLeft w:val="640"/>
          <w:marRight w:val="0"/>
          <w:marTop w:val="0"/>
          <w:marBottom w:val="0"/>
          <w:divBdr>
            <w:top w:val="none" w:sz="0" w:space="0" w:color="auto"/>
            <w:left w:val="none" w:sz="0" w:space="0" w:color="auto"/>
            <w:bottom w:val="none" w:sz="0" w:space="0" w:color="auto"/>
            <w:right w:val="none" w:sz="0" w:space="0" w:color="auto"/>
          </w:divBdr>
        </w:div>
        <w:div w:id="2127307645">
          <w:marLeft w:val="640"/>
          <w:marRight w:val="0"/>
          <w:marTop w:val="0"/>
          <w:marBottom w:val="0"/>
          <w:divBdr>
            <w:top w:val="none" w:sz="0" w:space="0" w:color="auto"/>
            <w:left w:val="none" w:sz="0" w:space="0" w:color="auto"/>
            <w:bottom w:val="none" w:sz="0" w:space="0" w:color="auto"/>
            <w:right w:val="none" w:sz="0" w:space="0" w:color="auto"/>
          </w:divBdr>
        </w:div>
      </w:divsChild>
    </w:div>
    <w:div w:id="20281700">
      <w:bodyDiv w:val="1"/>
      <w:marLeft w:val="0"/>
      <w:marRight w:val="0"/>
      <w:marTop w:val="0"/>
      <w:marBottom w:val="0"/>
      <w:divBdr>
        <w:top w:val="none" w:sz="0" w:space="0" w:color="auto"/>
        <w:left w:val="none" w:sz="0" w:space="0" w:color="auto"/>
        <w:bottom w:val="none" w:sz="0" w:space="0" w:color="auto"/>
        <w:right w:val="none" w:sz="0" w:space="0" w:color="auto"/>
      </w:divBdr>
      <w:divsChild>
        <w:div w:id="6635313">
          <w:marLeft w:val="640"/>
          <w:marRight w:val="0"/>
          <w:marTop w:val="0"/>
          <w:marBottom w:val="0"/>
          <w:divBdr>
            <w:top w:val="none" w:sz="0" w:space="0" w:color="auto"/>
            <w:left w:val="none" w:sz="0" w:space="0" w:color="auto"/>
            <w:bottom w:val="none" w:sz="0" w:space="0" w:color="auto"/>
            <w:right w:val="none" w:sz="0" w:space="0" w:color="auto"/>
          </w:divBdr>
        </w:div>
        <w:div w:id="33703188">
          <w:marLeft w:val="640"/>
          <w:marRight w:val="0"/>
          <w:marTop w:val="0"/>
          <w:marBottom w:val="0"/>
          <w:divBdr>
            <w:top w:val="none" w:sz="0" w:space="0" w:color="auto"/>
            <w:left w:val="none" w:sz="0" w:space="0" w:color="auto"/>
            <w:bottom w:val="none" w:sz="0" w:space="0" w:color="auto"/>
            <w:right w:val="none" w:sz="0" w:space="0" w:color="auto"/>
          </w:divBdr>
        </w:div>
        <w:div w:id="74013245">
          <w:marLeft w:val="640"/>
          <w:marRight w:val="0"/>
          <w:marTop w:val="0"/>
          <w:marBottom w:val="0"/>
          <w:divBdr>
            <w:top w:val="none" w:sz="0" w:space="0" w:color="auto"/>
            <w:left w:val="none" w:sz="0" w:space="0" w:color="auto"/>
            <w:bottom w:val="none" w:sz="0" w:space="0" w:color="auto"/>
            <w:right w:val="none" w:sz="0" w:space="0" w:color="auto"/>
          </w:divBdr>
        </w:div>
        <w:div w:id="102313512">
          <w:marLeft w:val="640"/>
          <w:marRight w:val="0"/>
          <w:marTop w:val="0"/>
          <w:marBottom w:val="0"/>
          <w:divBdr>
            <w:top w:val="none" w:sz="0" w:space="0" w:color="auto"/>
            <w:left w:val="none" w:sz="0" w:space="0" w:color="auto"/>
            <w:bottom w:val="none" w:sz="0" w:space="0" w:color="auto"/>
            <w:right w:val="none" w:sz="0" w:space="0" w:color="auto"/>
          </w:divBdr>
        </w:div>
        <w:div w:id="103353672">
          <w:marLeft w:val="640"/>
          <w:marRight w:val="0"/>
          <w:marTop w:val="0"/>
          <w:marBottom w:val="0"/>
          <w:divBdr>
            <w:top w:val="none" w:sz="0" w:space="0" w:color="auto"/>
            <w:left w:val="none" w:sz="0" w:space="0" w:color="auto"/>
            <w:bottom w:val="none" w:sz="0" w:space="0" w:color="auto"/>
            <w:right w:val="none" w:sz="0" w:space="0" w:color="auto"/>
          </w:divBdr>
        </w:div>
        <w:div w:id="103500013">
          <w:marLeft w:val="640"/>
          <w:marRight w:val="0"/>
          <w:marTop w:val="0"/>
          <w:marBottom w:val="0"/>
          <w:divBdr>
            <w:top w:val="none" w:sz="0" w:space="0" w:color="auto"/>
            <w:left w:val="none" w:sz="0" w:space="0" w:color="auto"/>
            <w:bottom w:val="none" w:sz="0" w:space="0" w:color="auto"/>
            <w:right w:val="none" w:sz="0" w:space="0" w:color="auto"/>
          </w:divBdr>
        </w:div>
        <w:div w:id="115877575">
          <w:marLeft w:val="640"/>
          <w:marRight w:val="0"/>
          <w:marTop w:val="0"/>
          <w:marBottom w:val="0"/>
          <w:divBdr>
            <w:top w:val="none" w:sz="0" w:space="0" w:color="auto"/>
            <w:left w:val="none" w:sz="0" w:space="0" w:color="auto"/>
            <w:bottom w:val="none" w:sz="0" w:space="0" w:color="auto"/>
            <w:right w:val="none" w:sz="0" w:space="0" w:color="auto"/>
          </w:divBdr>
        </w:div>
        <w:div w:id="122118977">
          <w:marLeft w:val="640"/>
          <w:marRight w:val="0"/>
          <w:marTop w:val="0"/>
          <w:marBottom w:val="0"/>
          <w:divBdr>
            <w:top w:val="none" w:sz="0" w:space="0" w:color="auto"/>
            <w:left w:val="none" w:sz="0" w:space="0" w:color="auto"/>
            <w:bottom w:val="none" w:sz="0" w:space="0" w:color="auto"/>
            <w:right w:val="none" w:sz="0" w:space="0" w:color="auto"/>
          </w:divBdr>
        </w:div>
        <w:div w:id="197475179">
          <w:marLeft w:val="640"/>
          <w:marRight w:val="0"/>
          <w:marTop w:val="0"/>
          <w:marBottom w:val="0"/>
          <w:divBdr>
            <w:top w:val="none" w:sz="0" w:space="0" w:color="auto"/>
            <w:left w:val="none" w:sz="0" w:space="0" w:color="auto"/>
            <w:bottom w:val="none" w:sz="0" w:space="0" w:color="auto"/>
            <w:right w:val="none" w:sz="0" w:space="0" w:color="auto"/>
          </w:divBdr>
        </w:div>
        <w:div w:id="206769621">
          <w:marLeft w:val="640"/>
          <w:marRight w:val="0"/>
          <w:marTop w:val="0"/>
          <w:marBottom w:val="0"/>
          <w:divBdr>
            <w:top w:val="none" w:sz="0" w:space="0" w:color="auto"/>
            <w:left w:val="none" w:sz="0" w:space="0" w:color="auto"/>
            <w:bottom w:val="none" w:sz="0" w:space="0" w:color="auto"/>
            <w:right w:val="none" w:sz="0" w:space="0" w:color="auto"/>
          </w:divBdr>
        </w:div>
        <w:div w:id="207453312">
          <w:marLeft w:val="640"/>
          <w:marRight w:val="0"/>
          <w:marTop w:val="0"/>
          <w:marBottom w:val="0"/>
          <w:divBdr>
            <w:top w:val="none" w:sz="0" w:space="0" w:color="auto"/>
            <w:left w:val="none" w:sz="0" w:space="0" w:color="auto"/>
            <w:bottom w:val="none" w:sz="0" w:space="0" w:color="auto"/>
            <w:right w:val="none" w:sz="0" w:space="0" w:color="auto"/>
          </w:divBdr>
        </w:div>
        <w:div w:id="292255216">
          <w:marLeft w:val="640"/>
          <w:marRight w:val="0"/>
          <w:marTop w:val="0"/>
          <w:marBottom w:val="0"/>
          <w:divBdr>
            <w:top w:val="none" w:sz="0" w:space="0" w:color="auto"/>
            <w:left w:val="none" w:sz="0" w:space="0" w:color="auto"/>
            <w:bottom w:val="none" w:sz="0" w:space="0" w:color="auto"/>
            <w:right w:val="none" w:sz="0" w:space="0" w:color="auto"/>
          </w:divBdr>
        </w:div>
        <w:div w:id="316765206">
          <w:marLeft w:val="640"/>
          <w:marRight w:val="0"/>
          <w:marTop w:val="0"/>
          <w:marBottom w:val="0"/>
          <w:divBdr>
            <w:top w:val="none" w:sz="0" w:space="0" w:color="auto"/>
            <w:left w:val="none" w:sz="0" w:space="0" w:color="auto"/>
            <w:bottom w:val="none" w:sz="0" w:space="0" w:color="auto"/>
            <w:right w:val="none" w:sz="0" w:space="0" w:color="auto"/>
          </w:divBdr>
        </w:div>
        <w:div w:id="324743244">
          <w:marLeft w:val="640"/>
          <w:marRight w:val="0"/>
          <w:marTop w:val="0"/>
          <w:marBottom w:val="0"/>
          <w:divBdr>
            <w:top w:val="none" w:sz="0" w:space="0" w:color="auto"/>
            <w:left w:val="none" w:sz="0" w:space="0" w:color="auto"/>
            <w:bottom w:val="none" w:sz="0" w:space="0" w:color="auto"/>
            <w:right w:val="none" w:sz="0" w:space="0" w:color="auto"/>
          </w:divBdr>
        </w:div>
        <w:div w:id="398134395">
          <w:marLeft w:val="640"/>
          <w:marRight w:val="0"/>
          <w:marTop w:val="0"/>
          <w:marBottom w:val="0"/>
          <w:divBdr>
            <w:top w:val="none" w:sz="0" w:space="0" w:color="auto"/>
            <w:left w:val="none" w:sz="0" w:space="0" w:color="auto"/>
            <w:bottom w:val="none" w:sz="0" w:space="0" w:color="auto"/>
            <w:right w:val="none" w:sz="0" w:space="0" w:color="auto"/>
          </w:divBdr>
        </w:div>
        <w:div w:id="448209237">
          <w:marLeft w:val="640"/>
          <w:marRight w:val="0"/>
          <w:marTop w:val="0"/>
          <w:marBottom w:val="0"/>
          <w:divBdr>
            <w:top w:val="none" w:sz="0" w:space="0" w:color="auto"/>
            <w:left w:val="none" w:sz="0" w:space="0" w:color="auto"/>
            <w:bottom w:val="none" w:sz="0" w:space="0" w:color="auto"/>
            <w:right w:val="none" w:sz="0" w:space="0" w:color="auto"/>
          </w:divBdr>
        </w:div>
        <w:div w:id="451364130">
          <w:marLeft w:val="640"/>
          <w:marRight w:val="0"/>
          <w:marTop w:val="0"/>
          <w:marBottom w:val="0"/>
          <w:divBdr>
            <w:top w:val="none" w:sz="0" w:space="0" w:color="auto"/>
            <w:left w:val="none" w:sz="0" w:space="0" w:color="auto"/>
            <w:bottom w:val="none" w:sz="0" w:space="0" w:color="auto"/>
            <w:right w:val="none" w:sz="0" w:space="0" w:color="auto"/>
          </w:divBdr>
        </w:div>
        <w:div w:id="490829934">
          <w:marLeft w:val="640"/>
          <w:marRight w:val="0"/>
          <w:marTop w:val="0"/>
          <w:marBottom w:val="0"/>
          <w:divBdr>
            <w:top w:val="none" w:sz="0" w:space="0" w:color="auto"/>
            <w:left w:val="none" w:sz="0" w:space="0" w:color="auto"/>
            <w:bottom w:val="none" w:sz="0" w:space="0" w:color="auto"/>
            <w:right w:val="none" w:sz="0" w:space="0" w:color="auto"/>
          </w:divBdr>
        </w:div>
        <w:div w:id="491601790">
          <w:marLeft w:val="640"/>
          <w:marRight w:val="0"/>
          <w:marTop w:val="0"/>
          <w:marBottom w:val="0"/>
          <w:divBdr>
            <w:top w:val="none" w:sz="0" w:space="0" w:color="auto"/>
            <w:left w:val="none" w:sz="0" w:space="0" w:color="auto"/>
            <w:bottom w:val="none" w:sz="0" w:space="0" w:color="auto"/>
            <w:right w:val="none" w:sz="0" w:space="0" w:color="auto"/>
          </w:divBdr>
        </w:div>
        <w:div w:id="496767670">
          <w:marLeft w:val="640"/>
          <w:marRight w:val="0"/>
          <w:marTop w:val="0"/>
          <w:marBottom w:val="0"/>
          <w:divBdr>
            <w:top w:val="none" w:sz="0" w:space="0" w:color="auto"/>
            <w:left w:val="none" w:sz="0" w:space="0" w:color="auto"/>
            <w:bottom w:val="none" w:sz="0" w:space="0" w:color="auto"/>
            <w:right w:val="none" w:sz="0" w:space="0" w:color="auto"/>
          </w:divBdr>
        </w:div>
        <w:div w:id="542866323">
          <w:marLeft w:val="640"/>
          <w:marRight w:val="0"/>
          <w:marTop w:val="0"/>
          <w:marBottom w:val="0"/>
          <w:divBdr>
            <w:top w:val="none" w:sz="0" w:space="0" w:color="auto"/>
            <w:left w:val="none" w:sz="0" w:space="0" w:color="auto"/>
            <w:bottom w:val="none" w:sz="0" w:space="0" w:color="auto"/>
            <w:right w:val="none" w:sz="0" w:space="0" w:color="auto"/>
          </w:divBdr>
        </w:div>
        <w:div w:id="572857039">
          <w:marLeft w:val="640"/>
          <w:marRight w:val="0"/>
          <w:marTop w:val="0"/>
          <w:marBottom w:val="0"/>
          <w:divBdr>
            <w:top w:val="none" w:sz="0" w:space="0" w:color="auto"/>
            <w:left w:val="none" w:sz="0" w:space="0" w:color="auto"/>
            <w:bottom w:val="none" w:sz="0" w:space="0" w:color="auto"/>
            <w:right w:val="none" w:sz="0" w:space="0" w:color="auto"/>
          </w:divBdr>
        </w:div>
        <w:div w:id="573274878">
          <w:marLeft w:val="640"/>
          <w:marRight w:val="0"/>
          <w:marTop w:val="0"/>
          <w:marBottom w:val="0"/>
          <w:divBdr>
            <w:top w:val="none" w:sz="0" w:space="0" w:color="auto"/>
            <w:left w:val="none" w:sz="0" w:space="0" w:color="auto"/>
            <w:bottom w:val="none" w:sz="0" w:space="0" w:color="auto"/>
            <w:right w:val="none" w:sz="0" w:space="0" w:color="auto"/>
          </w:divBdr>
        </w:div>
        <w:div w:id="620845095">
          <w:marLeft w:val="640"/>
          <w:marRight w:val="0"/>
          <w:marTop w:val="0"/>
          <w:marBottom w:val="0"/>
          <w:divBdr>
            <w:top w:val="none" w:sz="0" w:space="0" w:color="auto"/>
            <w:left w:val="none" w:sz="0" w:space="0" w:color="auto"/>
            <w:bottom w:val="none" w:sz="0" w:space="0" w:color="auto"/>
            <w:right w:val="none" w:sz="0" w:space="0" w:color="auto"/>
          </w:divBdr>
        </w:div>
        <w:div w:id="686830699">
          <w:marLeft w:val="640"/>
          <w:marRight w:val="0"/>
          <w:marTop w:val="0"/>
          <w:marBottom w:val="0"/>
          <w:divBdr>
            <w:top w:val="none" w:sz="0" w:space="0" w:color="auto"/>
            <w:left w:val="none" w:sz="0" w:space="0" w:color="auto"/>
            <w:bottom w:val="none" w:sz="0" w:space="0" w:color="auto"/>
            <w:right w:val="none" w:sz="0" w:space="0" w:color="auto"/>
          </w:divBdr>
        </w:div>
        <w:div w:id="686950457">
          <w:marLeft w:val="640"/>
          <w:marRight w:val="0"/>
          <w:marTop w:val="0"/>
          <w:marBottom w:val="0"/>
          <w:divBdr>
            <w:top w:val="none" w:sz="0" w:space="0" w:color="auto"/>
            <w:left w:val="none" w:sz="0" w:space="0" w:color="auto"/>
            <w:bottom w:val="none" w:sz="0" w:space="0" w:color="auto"/>
            <w:right w:val="none" w:sz="0" w:space="0" w:color="auto"/>
          </w:divBdr>
        </w:div>
        <w:div w:id="703166677">
          <w:marLeft w:val="640"/>
          <w:marRight w:val="0"/>
          <w:marTop w:val="0"/>
          <w:marBottom w:val="0"/>
          <w:divBdr>
            <w:top w:val="none" w:sz="0" w:space="0" w:color="auto"/>
            <w:left w:val="none" w:sz="0" w:space="0" w:color="auto"/>
            <w:bottom w:val="none" w:sz="0" w:space="0" w:color="auto"/>
            <w:right w:val="none" w:sz="0" w:space="0" w:color="auto"/>
          </w:divBdr>
        </w:div>
        <w:div w:id="726030587">
          <w:marLeft w:val="640"/>
          <w:marRight w:val="0"/>
          <w:marTop w:val="0"/>
          <w:marBottom w:val="0"/>
          <w:divBdr>
            <w:top w:val="none" w:sz="0" w:space="0" w:color="auto"/>
            <w:left w:val="none" w:sz="0" w:space="0" w:color="auto"/>
            <w:bottom w:val="none" w:sz="0" w:space="0" w:color="auto"/>
            <w:right w:val="none" w:sz="0" w:space="0" w:color="auto"/>
          </w:divBdr>
        </w:div>
        <w:div w:id="738748943">
          <w:marLeft w:val="640"/>
          <w:marRight w:val="0"/>
          <w:marTop w:val="0"/>
          <w:marBottom w:val="0"/>
          <w:divBdr>
            <w:top w:val="none" w:sz="0" w:space="0" w:color="auto"/>
            <w:left w:val="none" w:sz="0" w:space="0" w:color="auto"/>
            <w:bottom w:val="none" w:sz="0" w:space="0" w:color="auto"/>
            <w:right w:val="none" w:sz="0" w:space="0" w:color="auto"/>
          </w:divBdr>
        </w:div>
        <w:div w:id="746727898">
          <w:marLeft w:val="640"/>
          <w:marRight w:val="0"/>
          <w:marTop w:val="0"/>
          <w:marBottom w:val="0"/>
          <w:divBdr>
            <w:top w:val="none" w:sz="0" w:space="0" w:color="auto"/>
            <w:left w:val="none" w:sz="0" w:space="0" w:color="auto"/>
            <w:bottom w:val="none" w:sz="0" w:space="0" w:color="auto"/>
            <w:right w:val="none" w:sz="0" w:space="0" w:color="auto"/>
          </w:divBdr>
        </w:div>
        <w:div w:id="751389609">
          <w:marLeft w:val="640"/>
          <w:marRight w:val="0"/>
          <w:marTop w:val="0"/>
          <w:marBottom w:val="0"/>
          <w:divBdr>
            <w:top w:val="none" w:sz="0" w:space="0" w:color="auto"/>
            <w:left w:val="none" w:sz="0" w:space="0" w:color="auto"/>
            <w:bottom w:val="none" w:sz="0" w:space="0" w:color="auto"/>
            <w:right w:val="none" w:sz="0" w:space="0" w:color="auto"/>
          </w:divBdr>
        </w:div>
        <w:div w:id="761726015">
          <w:marLeft w:val="640"/>
          <w:marRight w:val="0"/>
          <w:marTop w:val="0"/>
          <w:marBottom w:val="0"/>
          <w:divBdr>
            <w:top w:val="none" w:sz="0" w:space="0" w:color="auto"/>
            <w:left w:val="none" w:sz="0" w:space="0" w:color="auto"/>
            <w:bottom w:val="none" w:sz="0" w:space="0" w:color="auto"/>
            <w:right w:val="none" w:sz="0" w:space="0" w:color="auto"/>
          </w:divBdr>
        </w:div>
        <w:div w:id="808203194">
          <w:marLeft w:val="640"/>
          <w:marRight w:val="0"/>
          <w:marTop w:val="0"/>
          <w:marBottom w:val="0"/>
          <w:divBdr>
            <w:top w:val="none" w:sz="0" w:space="0" w:color="auto"/>
            <w:left w:val="none" w:sz="0" w:space="0" w:color="auto"/>
            <w:bottom w:val="none" w:sz="0" w:space="0" w:color="auto"/>
            <w:right w:val="none" w:sz="0" w:space="0" w:color="auto"/>
          </w:divBdr>
        </w:div>
        <w:div w:id="812450182">
          <w:marLeft w:val="640"/>
          <w:marRight w:val="0"/>
          <w:marTop w:val="0"/>
          <w:marBottom w:val="0"/>
          <w:divBdr>
            <w:top w:val="none" w:sz="0" w:space="0" w:color="auto"/>
            <w:left w:val="none" w:sz="0" w:space="0" w:color="auto"/>
            <w:bottom w:val="none" w:sz="0" w:space="0" w:color="auto"/>
            <w:right w:val="none" w:sz="0" w:space="0" w:color="auto"/>
          </w:divBdr>
        </w:div>
        <w:div w:id="818427750">
          <w:marLeft w:val="640"/>
          <w:marRight w:val="0"/>
          <w:marTop w:val="0"/>
          <w:marBottom w:val="0"/>
          <w:divBdr>
            <w:top w:val="none" w:sz="0" w:space="0" w:color="auto"/>
            <w:left w:val="none" w:sz="0" w:space="0" w:color="auto"/>
            <w:bottom w:val="none" w:sz="0" w:space="0" w:color="auto"/>
            <w:right w:val="none" w:sz="0" w:space="0" w:color="auto"/>
          </w:divBdr>
        </w:div>
        <w:div w:id="820273895">
          <w:marLeft w:val="640"/>
          <w:marRight w:val="0"/>
          <w:marTop w:val="0"/>
          <w:marBottom w:val="0"/>
          <w:divBdr>
            <w:top w:val="none" w:sz="0" w:space="0" w:color="auto"/>
            <w:left w:val="none" w:sz="0" w:space="0" w:color="auto"/>
            <w:bottom w:val="none" w:sz="0" w:space="0" w:color="auto"/>
            <w:right w:val="none" w:sz="0" w:space="0" w:color="auto"/>
          </w:divBdr>
        </w:div>
        <w:div w:id="828986241">
          <w:marLeft w:val="640"/>
          <w:marRight w:val="0"/>
          <w:marTop w:val="0"/>
          <w:marBottom w:val="0"/>
          <w:divBdr>
            <w:top w:val="none" w:sz="0" w:space="0" w:color="auto"/>
            <w:left w:val="none" w:sz="0" w:space="0" w:color="auto"/>
            <w:bottom w:val="none" w:sz="0" w:space="0" w:color="auto"/>
            <w:right w:val="none" w:sz="0" w:space="0" w:color="auto"/>
          </w:divBdr>
        </w:div>
        <w:div w:id="862940943">
          <w:marLeft w:val="640"/>
          <w:marRight w:val="0"/>
          <w:marTop w:val="0"/>
          <w:marBottom w:val="0"/>
          <w:divBdr>
            <w:top w:val="none" w:sz="0" w:space="0" w:color="auto"/>
            <w:left w:val="none" w:sz="0" w:space="0" w:color="auto"/>
            <w:bottom w:val="none" w:sz="0" w:space="0" w:color="auto"/>
            <w:right w:val="none" w:sz="0" w:space="0" w:color="auto"/>
          </w:divBdr>
        </w:div>
        <w:div w:id="922566338">
          <w:marLeft w:val="640"/>
          <w:marRight w:val="0"/>
          <w:marTop w:val="0"/>
          <w:marBottom w:val="0"/>
          <w:divBdr>
            <w:top w:val="none" w:sz="0" w:space="0" w:color="auto"/>
            <w:left w:val="none" w:sz="0" w:space="0" w:color="auto"/>
            <w:bottom w:val="none" w:sz="0" w:space="0" w:color="auto"/>
            <w:right w:val="none" w:sz="0" w:space="0" w:color="auto"/>
          </w:divBdr>
        </w:div>
        <w:div w:id="965813062">
          <w:marLeft w:val="640"/>
          <w:marRight w:val="0"/>
          <w:marTop w:val="0"/>
          <w:marBottom w:val="0"/>
          <w:divBdr>
            <w:top w:val="none" w:sz="0" w:space="0" w:color="auto"/>
            <w:left w:val="none" w:sz="0" w:space="0" w:color="auto"/>
            <w:bottom w:val="none" w:sz="0" w:space="0" w:color="auto"/>
            <w:right w:val="none" w:sz="0" w:space="0" w:color="auto"/>
          </w:divBdr>
        </w:div>
        <w:div w:id="1017275003">
          <w:marLeft w:val="640"/>
          <w:marRight w:val="0"/>
          <w:marTop w:val="0"/>
          <w:marBottom w:val="0"/>
          <w:divBdr>
            <w:top w:val="none" w:sz="0" w:space="0" w:color="auto"/>
            <w:left w:val="none" w:sz="0" w:space="0" w:color="auto"/>
            <w:bottom w:val="none" w:sz="0" w:space="0" w:color="auto"/>
            <w:right w:val="none" w:sz="0" w:space="0" w:color="auto"/>
          </w:divBdr>
        </w:div>
        <w:div w:id="1027028256">
          <w:marLeft w:val="640"/>
          <w:marRight w:val="0"/>
          <w:marTop w:val="0"/>
          <w:marBottom w:val="0"/>
          <w:divBdr>
            <w:top w:val="none" w:sz="0" w:space="0" w:color="auto"/>
            <w:left w:val="none" w:sz="0" w:space="0" w:color="auto"/>
            <w:bottom w:val="none" w:sz="0" w:space="0" w:color="auto"/>
            <w:right w:val="none" w:sz="0" w:space="0" w:color="auto"/>
          </w:divBdr>
        </w:div>
        <w:div w:id="1159619832">
          <w:marLeft w:val="640"/>
          <w:marRight w:val="0"/>
          <w:marTop w:val="0"/>
          <w:marBottom w:val="0"/>
          <w:divBdr>
            <w:top w:val="none" w:sz="0" w:space="0" w:color="auto"/>
            <w:left w:val="none" w:sz="0" w:space="0" w:color="auto"/>
            <w:bottom w:val="none" w:sz="0" w:space="0" w:color="auto"/>
            <w:right w:val="none" w:sz="0" w:space="0" w:color="auto"/>
          </w:divBdr>
        </w:div>
        <w:div w:id="1161576330">
          <w:marLeft w:val="640"/>
          <w:marRight w:val="0"/>
          <w:marTop w:val="0"/>
          <w:marBottom w:val="0"/>
          <w:divBdr>
            <w:top w:val="none" w:sz="0" w:space="0" w:color="auto"/>
            <w:left w:val="none" w:sz="0" w:space="0" w:color="auto"/>
            <w:bottom w:val="none" w:sz="0" w:space="0" w:color="auto"/>
            <w:right w:val="none" w:sz="0" w:space="0" w:color="auto"/>
          </w:divBdr>
        </w:div>
        <w:div w:id="1183470416">
          <w:marLeft w:val="640"/>
          <w:marRight w:val="0"/>
          <w:marTop w:val="0"/>
          <w:marBottom w:val="0"/>
          <w:divBdr>
            <w:top w:val="none" w:sz="0" w:space="0" w:color="auto"/>
            <w:left w:val="none" w:sz="0" w:space="0" w:color="auto"/>
            <w:bottom w:val="none" w:sz="0" w:space="0" w:color="auto"/>
            <w:right w:val="none" w:sz="0" w:space="0" w:color="auto"/>
          </w:divBdr>
        </w:div>
        <w:div w:id="1184977916">
          <w:marLeft w:val="640"/>
          <w:marRight w:val="0"/>
          <w:marTop w:val="0"/>
          <w:marBottom w:val="0"/>
          <w:divBdr>
            <w:top w:val="none" w:sz="0" w:space="0" w:color="auto"/>
            <w:left w:val="none" w:sz="0" w:space="0" w:color="auto"/>
            <w:bottom w:val="none" w:sz="0" w:space="0" w:color="auto"/>
            <w:right w:val="none" w:sz="0" w:space="0" w:color="auto"/>
          </w:divBdr>
        </w:div>
        <w:div w:id="1218125559">
          <w:marLeft w:val="640"/>
          <w:marRight w:val="0"/>
          <w:marTop w:val="0"/>
          <w:marBottom w:val="0"/>
          <w:divBdr>
            <w:top w:val="none" w:sz="0" w:space="0" w:color="auto"/>
            <w:left w:val="none" w:sz="0" w:space="0" w:color="auto"/>
            <w:bottom w:val="none" w:sz="0" w:space="0" w:color="auto"/>
            <w:right w:val="none" w:sz="0" w:space="0" w:color="auto"/>
          </w:divBdr>
        </w:div>
        <w:div w:id="1220246243">
          <w:marLeft w:val="640"/>
          <w:marRight w:val="0"/>
          <w:marTop w:val="0"/>
          <w:marBottom w:val="0"/>
          <w:divBdr>
            <w:top w:val="none" w:sz="0" w:space="0" w:color="auto"/>
            <w:left w:val="none" w:sz="0" w:space="0" w:color="auto"/>
            <w:bottom w:val="none" w:sz="0" w:space="0" w:color="auto"/>
            <w:right w:val="none" w:sz="0" w:space="0" w:color="auto"/>
          </w:divBdr>
        </w:div>
        <w:div w:id="1229536724">
          <w:marLeft w:val="640"/>
          <w:marRight w:val="0"/>
          <w:marTop w:val="0"/>
          <w:marBottom w:val="0"/>
          <w:divBdr>
            <w:top w:val="none" w:sz="0" w:space="0" w:color="auto"/>
            <w:left w:val="none" w:sz="0" w:space="0" w:color="auto"/>
            <w:bottom w:val="none" w:sz="0" w:space="0" w:color="auto"/>
            <w:right w:val="none" w:sz="0" w:space="0" w:color="auto"/>
          </w:divBdr>
        </w:div>
        <w:div w:id="1261793350">
          <w:marLeft w:val="640"/>
          <w:marRight w:val="0"/>
          <w:marTop w:val="0"/>
          <w:marBottom w:val="0"/>
          <w:divBdr>
            <w:top w:val="none" w:sz="0" w:space="0" w:color="auto"/>
            <w:left w:val="none" w:sz="0" w:space="0" w:color="auto"/>
            <w:bottom w:val="none" w:sz="0" w:space="0" w:color="auto"/>
            <w:right w:val="none" w:sz="0" w:space="0" w:color="auto"/>
          </w:divBdr>
        </w:div>
        <w:div w:id="1272082454">
          <w:marLeft w:val="640"/>
          <w:marRight w:val="0"/>
          <w:marTop w:val="0"/>
          <w:marBottom w:val="0"/>
          <w:divBdr>
            <w:top w:val="none" w:sz="0" w:space="0" w:color="auto"/>
            <w:left w:val="none" w:sz="0" w:space="0" w:color="auto"/>
            <w:bottom w:val="none" w:sz="0" w:space="0" w:color="auto"/>
            <w:right w:val="none" w:sz="0" w:space="0" w:color="auto"/>
          </w:divBdr>
        </w:div>
        <w:div w:id="1355038180">
          <w:marLeft w:val="640"/>
          <w:marRight w:val="0"/>
          <w:marTop w:val="0"/>
          <w:marBottom w:val="0"/>
          <w:divBdr>
            <w:top w:val="none" w:sz="0" w:space="0" w:color="auto"/>
            <w:left w:val="none" w:sz="0" w:space="0" w:color="auto"/>
            <w:bottom w:val="none" w:sz="0" w:space="0" w:color="auto"/>
            <w:right w:val="none" w:sz="0" w:space="0" w:color="auto"/>
          </w:divBdr>
        </w:div>
        <w:div w:id="1364134072">
          <w:marLeft w:val="640"/>
          <w:marRight w:val="0"/>
          <w:marTop w:val="0"/>
          <w:marBottom w:val="0"/>
          <w:divBdr>
            <w:top w:val="none" w:sz="0" w:space="0" w:color="auto"/>
            <w:left w:val="none" w:sz="0" w:space="0" w:color="auto"/>
            <w:bottom w:val="none" w:sz="0" w:space="0" w:color="auto"/>
            <w:right w:val="none" w:sz="0" w:space="0" w:color="auto"/>
          </w:divBdr>
        </w:div>
        <w:div w:id="1366173287">
          <w:marLeft w:val="640"/>
          <w:marRight w:val="0"/>
          <w:marTop w:val="0"/>
          <w:marBottom w:val="0"/>
          <w:divBdr>
            <w:top w:val="none" w:sz="0" w:space="0" w:color="auto"/>
            <w:left w:val="none" w:sz="0" w:space="0" w:color="auto"/>
            <w:bottom w:val="none" w:sz="0" w:space="0" w:color="auto"/>
            <w:right w:val="none" w:sz="0" w:space="0" w:color="auto"/>
          </w:divBdr>
        </w:div>
        <w:div w:id="1373768353">
          <w:marLeft w:val="640"/>
          <w:marRight w:val="0"/>
          <w:marTop w:val="0"/>
          <w:marBottom w:val="0"/>
          <w:divBdr>
            <w:top w:val="none" w:sz="0" w:space="0" w:color="auto"/>
            <w:left w:val="none" w:sz="0" w:space="0" w:color="auto"/>
            <w:bottom w:val="none" w:sz="0" w:space="0" w:color="auto"/>
            <w:right w:val="none" w:sz="0" w:space="0" w:color="auto"/>
          </w:divBdr>
        </w:div>
        <w:div w:id="1382636860">
          <w:marLeft w:val="640"/>
          <w:marRight w:val="0"/>
          <w:marTop w:val="0"/>
          <w:marBottom w:val="0"/>
          <w:divBdr>
            <w:top w:val="none" w:sz="0" w:space="0" w:color="auto"/>
            <w:left w:val="none" w:sz="0" w:space="0" w:color="auto"/>
            <w:bottom w:val="none" w:sz="0" w:space="0" w:color="auto"/>
            <w:right w:val="none" w:sz="0" w:space="0" w:color="auto"/>
          </w:divBdr>
        </w:div>
        <w:div w:id="1431317048">
          <w:marLeft w:val="640"/>
          <w:marRight w:val="0"/>
          <w:marTop w:val="0"/>
          <w:marBottom w:val="0"/>
          <w:divBdr>
            <w:top w:val="none" w:sz="0" w:space="0" w:color="auto"/>
            <w:left w:val="none" w:sz="0" w:space="0" w:color="auto"/>
            <w:bottom w:val="none" w:sz="0" w:space="0" w:color="auto"/>
            <w:right w:val="none" w:sz="0" w:space="0" w:color="auto"/>
          </w:divBdr>
        </w:div>
        <w:div w:id="1458798231">
          <w:marLeft w:val="640"/>
          <w:marRight w:val="0"/>
          <w:marTop w:val="0"/>
          <w:marBottom w:val="0"/>
          <w:divBdr>
            <w:top w:val="none" w:sz="0" w:space="0" w:color="auto"/>
            <w:left w:val="none" w:sz="0" w:space="0" w:color="auto"/>
            <w:bottom w:val="none" w:sz="0" w:space="0" w:color="auto"/>
            <w:right w:val="none" w:sz="0" w:space="0" w:color="auto"/>
          </w:divBdr>
        </w:div>
        <w:div w:id="1484352188">
          <w:marLeft w:val="640"/>
          <w:marRight w:val="0"/>
          <w:marTop w:val="0"/>
          <w:marBottom w:val="0"/>
          <w:divBdr>
            <w:top w:val="none" w:sz="0" w:space="0" w:color="auto"/>
            <w:left w:val="none" w:sz="0" w:space="0" w:color="auto"/>
            <w:bottom w:val="none" w:sz="0" w:space="0" w:color="auto"/>
            <w:right w:val="none" w:sz="0" w:space="0" w:color="auto"/>
          </w:divBdr>
        </w:div>
        <w:div w:id="1528451061">
          <w:marLeft w:val="640"/>
          <w:marRight w:val="0"/>
          <w:marTop w:val="0"/>
          <w:marBottom w:val="0"/>
          <w:divBdr>
            <w:top w:val="none" w:sz="0" w:space="0" w:color="auto"/>
            <w:left w:val="none" w:sz="0" w:space="0" w:color="auto"/>
            <w:bottom w:val="none" w:sz="0" w:space="0" w:color="auto"/>
            <w:right w:val="none" w:sz="0" w:space="0" w:color="auto"/>
          </w:divBdr>
        </w:div>
        <w:div w:id="1537549621">
          <w:marLeft w:val="640"/>
          <w:marRight w:val="0"/>
          <w:marTop w:val="0"/>
          <w:marBottom w:val="0"/>
          <w:divBdr>
            <w:top w:val="none" w:sz="0" w:space="0" w:color="auto"/>
            <w:left w:val="none" w:sz="0" w:space="0" w:color="auto"/>
            <w:bottom w:val="none" w:sz="0" w:space="0" w:color="auto"/>
            <w:right w:val="none" w:sz="0" w:space="0" w:color="auto"/>
          </w:divBdr>
        </w:div>
        <w:div w:id="1559584550">
          <w:marLeft w:val="640"/>
          <w:marRight w:val="0"/>
          <w:marTop w:val="0"/>
          <w:marBottom w:val="0"/>
          <w:divBdr>
            <w:top w:val="none" w:sz="0" w:space="0" w:color="auto"/>
            <w:left w:val="none" w:sz="0" w:space="0" w:color="auto"/>
            <w:bottom w:val="none" w:sz="0" w:space="0" w:color="auto"/>
            <w:right w:val="none" w:sz="0" w:space="0" w:color="auto"/>
          </w:divBdr>
        </w:div>
        <w:div w:id="1594436046">
          <w:marLeft w:val="640"/>
          <w:marRight w:val="0"/>
          <w:marTop w:val="0"/>
          <w:marBottom w:val="0"/>
          <w:divBdr>
            <w:top w:val="none" w:sz="0" w:space="0" w:color="auto"/>
            <w:left w:val="none" w:sz="0" w:space="0" w:color="auto"/>
            <w:bottom w:val="none" w:sz="0" w:space="0" w:color="auto"/>
            <w:right w:val="none" w:sz="0" w:space="0" w:color="auto"/>
          </w:divBdr>
        </w:div>
        <w:div w:id="1639071329">
          <w:marLeft w:val="640"/>
          <w:marRight w:val="0"/>
          <w:marTop w:val="0"/>
          <w:marBottom w:val="0"/>
          <w:divBdr>
            <w:top w:val="none" w:sz="0" w:space="0" w:color="auto"/>
            <w:left w:val="none" w:sz="0" w:space="0" w:color="auto"/>
            <w:bottom w:val="none" w:sz="0" w:space="0" w:color="auto"/>
            <w:right w:val="none" w:sz="0" w:space="0" w:color="auto"/>
          </w:divBdr>
        </w:div>
        <w:div w:id="1656952960">
          <w:marLeft w:val="640"/>
          <w:marRight w:val="0"/>
          <w:marTop w:val="0"/>
          <w:marBottom w:val="0"/>
          <w:divBdr>
            <w:top w:val="none" w:sz="0" w:space="0" w:color="auto"/>
            <w:left w:val="none" w:sz="0" w:space="0" w:color="auto"/>
            <w:bottom w:val="none" w:sz="0" w:space="0" w:color="auto"/>
            <w:right w:val="none" w:sz="0" w:space="0" w:color="auto"/>
          </w:divBdr>
        </w:div>
        <w:div w:id="1675448929">
          <w:marLeft w:val="640"/>
          <w:marRight w:val="0"/>
          <w:marTop w:val="0"/>
          <w:marBottom w:val="0"/>
          <w:divBdr>
            <w:top w:val="none" w:sz="0" w:space="0" w:color="auto"/>
            <w:left w:val="none" w:sz="0" w:space="0" w:color="auto"/>
            <w:bottom w:val="none" w:sz="0" w:space="0" w:color="auto"/>
            <w:right w:val="none" w:sz="0" w:space="0" w:color="auto"/>
          </w:divBdr>
        </w:div>
        <w:div w:id="1679231334">
          <w:marLeft w:val="640"/>
          <w:marRight w:val="0"/>
          <w:marTop w:val="0"/>
          <w:marBottom w:val="0"/>
          <w:divBdr>
            <w:top w:val="none" w:sz="0" w:space="0" w:color="auto"/>
            <w:left w:val="none" w:sz="0" w:space="0" w:color="auto"/>
            <w:bottom w:val="none" w:sz="0" w:space="0" w:color="auto"/>
            <w:right w:val="none" w:sz="0" w:space="0" w:color="auto"/>
          </w:divBdr>
        </w:div>
        <w:div w:id="1681810772">
          <w:marLeft w:val="640"/>
          <w:marRight w:val="0"/>
          <w:marTop w:val="0"/>
          <w:marBottom w:val="0"/>
          <w:divBdr>
            <w:top w:val="none" w:sz="0" w:space="0" w:color="auto"/>
            <w:left w:val="none" w:sz="0" w:space="0" w:color="auto"/>
            <w:bottom w:val="none" w:sz="0" w:space="0" w:color="auto"/>
            <w:right w:val="none" w:sz="0" w:space="0" w:color="auto"/>
          </w:divBdr>
        </w:div>
        <w:div w:id="1692754113">
          <w:marLeft w:val="640"/>
          <w:marRight w:val="0"/>
          <w:marTop w:val="0"/>
          <w:marBottom w:val="0"/>
          <w:divBdr>
            <w:top w:val="none" w:sz="0" w:space="0" w:color="auto"/>
            <w:left w:val="none" w:sz="0" w:space="0" w:color="auto"/>
            <w:bottom w:val="none" w:sz="0" w:space="0" w:color="auto"/>
            <w:right w:val="none" w:sz="0" w:space="0" w:color="auto"/>
          </w:divBdr>
        </w:div>
        <w:div w:id="1695575851">
          <w:marLeft w:val="640"/>
          <w:marRight w:val="0"/>
          <w:marTop w:val="0"/>
          <w:marBottom w:val="0"/>
          <w:divBdr>
            <w:top w:val="none" w:sz="0" w:space="0" w:color="auto"/>
            <w:left w:val="none" w:sz="0" w:space="0" w:color="auto"/>
            <w:bottom w:val="none" w:sz="0" w:space="0" w:color="auto"/>
            <w:right w:val="none" w:sz="0" w:space="0" w:color="auto"/>
          </w:divBdr>
        </w:div>
        <w:div w:id="1734422904">
          <w:marLeft w:val="640"/>
          <w:marRight w:val="0"/>
          <w:marTop w:val="0"/>
          <w:marBottom w:val="0"/>
          <w:divBdr>
            <w:top w:val="none" w:sz="0" w:space="0" w:color="auto"/>
            <w:left w:val="none" w:sz="0" w:space="0" w:color="auto"/>
            <w:bottom w:val="none" w:sz="0" w:space="0" w:color="auto"/>
            <w:right w:val="none" w:sz="0" w:space="0" w:color="auto"/>
          </w:divBdr>
        </w:div>
        <w:div w:id="1739016935">
          <w:marLeft w:val="640"/>
          <w:marRight w:val="0"/>
          <w:marTop w:val="0"/>
          <w:marBottom w:val="0"/>
          <w:divBdr>
            <w:top w:val="none" w:sz="0" w:space="0" w:color="auto"/>
            <w:left w:val="none" w:sz="0" w:space="0" w:color="auto"/>
            <w:bottom w:val="none" w:sz="0" w:space="0" w:color="auto"/>
            <w:right w:val="none" w:sz="0" w:space="0" w:color="auto"/>
          </w:divBdr>
        </w:div>
        <w:div w:id="1752892788">
          <w:marLeft w:val="640"/>
          <w:marRight w:val="0"/>
          <w:marTop w:val="0"/>
          <w:marBottom w:val="0"/>
          <w:divBdr>
            <w:top w:val="none" w:sz="0" w:space="0" w:color="auto"/>
            <w:left w:val="none" w:sz="0" w:space="0" w:color="auto"/>
            <w:bottom w:val="none" w:sz="0" w:space="0" w:color="auto"/>
            <w:right w:val="none" w:sz="0" w:space="0" w:color="auto"/>
          </w:divBdr>
        </w:div>
        <w:div w:id="1780443152">
          <w:marLeft w:val="640"/>
          <w:marRight w:val="0"/>
          <w:marTop w:val="0"/>
          <w:marBottom w:val="0"/>
          <w:divBdr>
            <w:top w:val="none" w:sz="0" w:space="0" w:color="auto"/>
            <w:left w:val="none" w:sz="0" w:space="0" w:color="auto"/>
            <w:bottom w:val="none" w:sz="0" w:space="0" w:color="auto"/>
            <w:right w:val="none" w:sz="0" w:space="0" w:color="auto"/>
          </w:divBdr>
        </w:div>
        <w:div w:id="1801413843">
          <w:marLeft w:val="640"/>
          <w:marRight w:val="0"/>
          <w:marTop w:val="0"/>
          <w:marBottom w:val="0"/>
          <w:divBdr>
            <w:top w:val="none" w:sz="0" w:space="0" w:color="auto"/>
            <w:left w:val="none" w:sz="0" w:space="0" w:color="auto"/>
            <w:bottom w:val="none" w:sz="0" w:space="0" w:color="auto"/>
            <w:right w:val="none" w:sz="0" w:space="0" w:color="auto"/>
          </w:divBdr>
        </w:div>
        <w:div w:id="1808469444">
          <w:marLeft w:val="640"/>
          <w:marRight w:val="0"/>
          <w:marTop w:val="0"/>
          <w:marBottom w:val="0"/>
          <w:divBdr>
            <w:top w:val="none" w:sz="0" w:space="0" w:color="auto"/>
            <w:left w:val="none" w:sz="0" w:space="0" w:color="auto"/>
            <w:bottom w:val="none" w:sz="0" w:space="0" w:color="auto"/>
            <w:right w:val="none" w:sz="0" w:space="0" w:color="auto"/>
          </w:divBdr>
        </w:div>
        <w:div w:id="1863740367">
          <w:marLeft w:val="640"/>
          <w:marRight w:val="0"/>
          <w:marTop w:val="0"/>
          <w:marBottom w:val="0"/>
          <w:divBdr>
            <w:top w:val="none" w:sz="0" w:space="0" w:color="auto"/>
            <w:left w:val="none" w:sz="0" w:space="0" w:color="auto"/>
            <w:bottom w:val="none" w:sz="0" w:space="0" w:color="auto"/>
            <w:right w:val="none" w:sz="0" w:space="0" w:color="auto"/>
          </w:divBdr>
        </w:div>
        <w:div w:id="1883402523">
          <w:marLeft w:val="640"/>
          <w:marRight w:val="0"/>
          <w:marTop w:val="0"/>
          <w:marBottom w:val="0"/>
          <w:divBdr>
            <w:top w:val="none" w:sz="0" w:space="0" w:color="auto"/>
            <w:left w:val="none" w:sz="0" w:space="0" w:color="auto"/>
            <w:bottom w:val="none" w:sz="0" w:space="0" w:color="auto"/>
            <w:right w:val="none" w:sz="0" w:space="0" w:color="auto"/>
          </w:divBdr>
        </w:div>
        <w:div w:id="1897352051">
          <w:marLeft w:val="640"/>
          <w:marRight w:val="0"/>
          <w:marTop w:val="0"/>
          <w:marBottom w:val="0"/>
          <w:divBdr>
            <w:top w:val="none" w:sz="0" w:space="0" w:color="auto"/>
            <w:left w:val="none" w:sz="0" w:space="0" w:color="auto"/>
            <w:bottom w:val="none" w:sz="0" w:space="0" w:color="auto"/>
            <w:right w:val="none" w:sz="0" w:space="0" w:color="auto"/>
          </w:divBdr>
        </w:div>
        <w:div w:id="1900558863">
          <w:marLeft w:val="640"/>
          <w:marRight w:val="0"/>
          <w:marTop w:val="0"/>
          <w:marBottom w:val="0"/>
          <w:divBdr>
            <w:top w:val="none" w:sz="0" w:space="0" w:color="auto"/>
            <w:left w:val="none" w:sz="0" w:space="0" w:color="auto"/>
            <w:bottom w:val="none" w:sz="0" w:space="0" w:color="auto"/>
            <w:right w:val="none" w:sz="0" w:space="0" w:color="auto"/>
          </w:divBdr>
        </w:div>
        <w:div w:id="1900818428">
          <w:marLeft w:val="640"/>
          <w:marRight w:val="0"/>
          <w:marTop w:val="0"/>
          <w:marBottom w:val="0"/>
          <w:divBdr>
            <w:top w:val="none" w:sz="0" w:space="0" w:color="auto"/>
            <w:left w:val="none" w:sz="0" w:space="0" w:color="auto"/>
            <w:bottom w:val="none" w:sz="0" w:space="0" w:color="auto"/>
            <w:right w:val="none" w:sz="0" w:space="0" w:color="auto"/>
          </w:divBdr>
        </w:div>
        <w:div w:id="1927760686">
          <w:marLeft w:val="640"/>
          <w:marRight w:val="0"/>
          <w:marTop w:val="0"/>
          <w:marBottom w:val="0"/>
          <w:divBdr>
            <w:top w:val="none" w:sz="0" w:space="0" w:color="auto"/>
            <w:left w:val="none" w:sz="0" w:space="0" w:color="auto"/>
            <w:bottom w:val="none" w:sz="0" w:space="0" w:color="auto"/>
            <w:right w:val="none" w:sz="0" w:space="0" w:color="auto"/>
          </w:divBdr>
        </w:div>
        <w:div w:id="1962108175">
          <w:marLeft w:val="640"/>
          <w:marRight w:val="0"/>
          <w:marTop w:val="0"/>
          <w:marBottom w:val="0"/>
          <w:divBdr>
            <w:top w:val="none" w:sz="0" w:space="0" w:color="auto"/>
            <w:left w:val="none" w:sz="0" w:space="0" w:color="auto"/>
            <w:bottom w:val="none" w:sz="0" w:space="0" w:color="auto"/>
            <w:right w:val="none" w:sz="0" w:space="0" w:color="auto"/>
          </w:divBdr>
        </w:div>
        <w:div w:id="1968848040">
          <w:marLeft w:val="640"/>
          <w:marRight w:val="0"/>
          <w:marTop w:val="0"/>
          <w:marBottom w:val="0"/>
          <w:divBdr>
            <w:top w:val="none" w:sz="0" w:space="0" w:color="auto"/>
            <w:left w:val="none" w:sz="0" w:space="0" w:color="auto"/>
            <w:bottom w:val="none" w:sz="0" w:space="0" w:color="auto"/>
            <w:right w:val="none" w:sz="0" w:space="0" w:color="auto"/>
          </w:divBdr>
        </w:div>
        <w:div w:id="1969630382">
          <w:marLeft w:val="640"/>
          <w:marRight w:val="0"/>
          <w:marTop w:val="0"/>
          <w:marBottom w:val="0"/>
          <w:divBdr>
            <w:top w:val="none" w:sz="0" w:space="0" w:color="auto"/>
            <w:left w:val="none" w:sz="0" w:space="0" w:color="auto"/>
            <w:bottom w:val="none" w:sz="0" w:space="0" w:color="auto"/>
            <w:right w:val="none" w:sz="0" w:space="0" w:color="auto"/>
          </w:divBdr>
        </w:div>
        <w:div w:id="1980645052">
          <w:marLeft w:val="640"/>
          <w:marRight w:val="0"/>
          <w:marTop w:val="0"/>
          <w:marBottom w:val="0"/>
          <w:divBdr>
            <w:top w:val="none" w:sz="0" w:space="0" w:color="auto"/>
            <w:left w:val="none" w:sz="0" w:space="0" w:color="auto"/>
            <w:bottom w:val="none" w:sz="0" w:space="0" w:color="auto"/>
            <w:right w:val="none" w:sz="0" w:space="0" w:color="auto"/>
          </w:divBdr>
        </w:div>
        <w:div w:id="1988700729">
          <w:marLeft w:val="640"/>
          <w:marRight w:val="0"/>
          <w:marTop w:val="0"/>
          <w:marBottom w:val="0"/>
          <w:divBdr>
            <w:top w:val="none" w:sz="0" w:space="0" w:color="auto"/>
            <w:left w:val="none" w:sz="0" w:space="0" w:color="auto"/>
            <w:bottom w:val="none" w:sz="0" w:space="0" w:color="auto"/>
            <w:right w:val="none" w:sz="0" w:space="0" w:color="auto"/>
          </w:divBdr>
        </w:div>
        <w:div w:id="2030569196">
          <w:marLeft w:val="640"/>
          <w:marRight w:val="0"/>
          <w:marTop w:val="0"/>
          <w:marBottom w:val="0"/>
          <w:divBdr>
            <w:top w:val="none" w:sz="0" w:space="0" w:color="auto"/>
            <w:left w:val="none" w:sz="0" w:space="0" w:color="auto"/>
            <w:bottom w:val="none" w:sz="0" w:space="0" w:color="auto"/>
            <w:right w:val="none" w:sz="0" w:space="0" w:color="auto"/>
          </w:divBdr>
        </w:div>
        <w:div w:id="2037731804">
          <w:marLeft w:val="640"/>
          <w:marRight w:val="0"/>
          <w:marTop w:val="0"/>
          <w:marBottom w:val="0"/>
          <w:divBdr>
            <w:top w:val="none" w:sz="0" w:space="0" w:color="auto"/>
            <w:left w:val="none" w:sz="0" w:space="0" w:color="auto"/>
            <w:bottom w:val="none" w:sz="0" w:space="0" w:color="auto"/>
            <w:right w:val="none" w:sz="0" w:space="0" w:color="auto"/>
          </w:divBdr>
        </w:div>
        <w:div w:id="2062173609">
          <w:marLeft w:val="640"/>
          <w:marRight w:val="0"/>
          <w:marTop w:val="0"/>
          <w:marBottom w:val="0"/>
          <w:divBdr>
            <w:top w:val="none" w:sz="0" w:space="0" w:color="auto"/>
            <w:left w:val="none" w:sz="0" w:space="0" w:color="auto"/>
            <w:bottom w:val="none" w:sz="0" w:space="0" w:color="auto"/>
            <w:right w:val="none" w:sz="0" w:space="0" w:color="auto"/>
          </w:divBdr>
        </w:div>
        <w:div w:id="2068645334">
          <w:marLeft w:val="640"/>
          <w:marRight w:val="0"/>
          <w:marTop w:val="0"/>
          <w:marBottom w:val="0"/>
          <w:divBdr>
            <w:top w:val="none" w:sz="0" w:space="0" w:color="auto"/>
            <w:left w:val="none" w:sz="0" w:space="0" w:color="auto"/>
            <w:bottom w:val="none" w:sz="0" w:space="0" w:color="auto"/>
            <w:right w:val="none" w:sz="0" w:space="0" w:color="auto"/>
          </w:divBdr>
        </w:div>
      </w:divsChild>
    </w:div>
    <w:div w:id="26151016">
      <w:bodyDiv w:val="1"/>
      <w:marLeft w:val="0"/>
      <w:marRight w:val="0"/>
      <w:marTop w:val="0"/>
      <w:marBottom w:val="0"/>
      <w:divBdr>
        <w:top w:val="none" w:sz="0" w:space="0" w:color="auto"/>
        <w:left w:val="none" w:sz="0" w:space="0" w:color="auto"/>
        <w:bottom w:val="none" w:sz="0" w:space="0" w:color="auto"/>
        <w:right w:val="none" w:sz="0" w:space="0" w:color="auto"/>
      </w:divBdr>
      <w:divsChild>
        <w:div w:id="1976648">
          <w:marLeft w:val="640"/>
          <w:marRight w:val="0"/>
          <w:marTop w:val="0"/>
          <w:marBottom w:val="0"/>
          <w:divBdr>
            <w:top w:val="none" w:sz="0" w:space="0" w:color="auto"/>
            <w:left w:val="none" w:sz="0" w:space="0" w:color="auto"/>
            <w:bottom w:val="none" w:sz="0" w:space="0" w:color="auto"/>
            <w:right w:val="none" w:sz="0" w:space="0" w:color="auto"/>
          </w:divBdr>
        </w:div>
        <w:div w:id="33626927">
          <w:marLeft w:val="640"/>
          <w:marRight w:val="0"/>
          <w:marTop w:val="0"/>
          <w:marBottom w:val="0"/>
          <w:divBdr>
            <w:top w:val="none" w:sz="0" w:space="0" w:color="auto"/>
            <w:left w:val="none" w:sz="0" w:space="0" w:color="auto"/>
            <w:bottom w:val="none" w:sz="0" w:space="0" w:color="auto"/>
            <w:right w:val="none" w:sz="0" w:space="0" w:color="auto"/>
          </w:divBdr>
        </w:div>
        <w:div w:id="52121326">
          <w:marLeft w:val="640"/>
          <w:marRight w:val="0"/>
          <w:marTop w:val="0"/>
          <w:marBottom w:val="0"/>
          <w:divBdr>
            <w:top w:val="none" w:sz="0" w:space="0" w:color="auto"/>
            <w:left w:val="none" w:sz="0" w:space="0" w:color="auto"/>
            <w:bottom w:val="none" w:sz="0" w:space="0" w:color="auto"/>
            <w:right w:val="none" w:sz="0" w:space="0" w:color="auto"/>
          </w:divBdr>
        </w:div>
        <w:div w:id="53286804">
          <w:marLeft w:val="640"/>
          <w:marRight w:val="0"/>
          <w:marTop w:val="0"/>
          <w:marBottom w:val="0"/>
          <w:divBdr>
            <w:top w:val="none" w:sz="0" w:space="0" w:color="auto"/>
            <w:left w:val="none" w:sz="0" w:space="0" w:color="auto"/>
            <w:bottom w:val="none" w:sz="0" w:space="0" w:color="auto"/>
            <w:right w:val="none" w:sz="0" w:space="0" w:color="auto"/>
          </w:divBdr>
        </w:div>
        <w:div w:id="55208243">
          <w:marLeft w:val="640"/>
          <w:marRight w:val="0"/>
          <w:marTop w:val="0"/>
          <w:marBottom w:val="0"/>
          <w:divBdr>
            <w:top w:val="none" w:sz="0" w:space="0" w:color="auto"/>
            <w:left w:val="none" w:sz="0" w:space="0" w:color="auto"/>
            <w:bottom w:val="none" w:sz="0" w:space="0" w:color="auto"/>
            <w:right w:val="none" w:sz="0" w:space="0" w:color="auto"/>
          </w:divBdr>
        </w:div>
        <w:div w:id="69281239">
          <w:marLeft w:val="640"/>
          <w:marRight w:val="0"/>
          <w:marTop w:val="0"/>
          <w:marBottom w:val="0"/>
          <w:divBdr>
            <w:top w:val="none" w:sz="0" w:space="0" w:color="auto"/>
            <w:left w:val="none" w:sz="0" w:space="0" w:color="auto"/>
            <w:bottom w:val="none" w:sz="0" w:space="0" w:color="auto"/>
            <w:right w:val="none" w:sz="0" w:space="0" w:color="auto"/>
          </w:divBdr>
        </w:div>
        <w:div w:id="72119796">
          <w:marLeft w:val="640"/>
          <w:marRight w:val="0"/>
          <w:marTop w:val="0"/>
          <w:marBottom w:val="0"/>
          <w:divBdr>
            <w:top w:val="none" w:sz="0" w:space="0" w:color="auto"/>
            <w:left w:val="none" w:sz="0" w:space="0" w:color="auto"/>
            <w:bottom w:val="none" w:sz="0" w:space="0" w:color="auto"/>
            <w:right w:val="none" w:sz="0" w:space="0" w:color="auto"/>
          </w:divBdr>
        </w:div>
        <w:div w:id="87510261">
          <w:marLeft w:val="640"/>
          <w:marRight w:val="0"/>
          <w:marTop w:val="0"/>
          <w:marBottom w:val="0"/>
          <w:divBdr>
            <w:top w:val="none" w:sz="0" w:space="0" w:color="auto"/>
            <w:left w:val="none" w:sz="0" w:space="0" w:color="auto"/>
            <w:bottom w:val="none" w:sz="0" w:space="0" w:color="auto"/>
            <w:right w:val="none" w:sz="0" w:space="0" w:color="auto"/>
          </w:divBdr>
        </w:div>
        <w:div w:id="193080177">
          <w:marLeft w:val="640"/>
          <w:marRight w:val="0"/>
          <w:marTop w:val="0"/>
          <w:marBottom w:val="0"/>
          <w:divBdr>
            <w:top w:val="none" w:sz="0" w:space="0" w:color="auto"/>
            <w:left w:val="none" w:sz="0" w:space="0" w:color="auto"/>
            <w:bottom w:val="none" w:sz="0" w:space="0" w:color="auto"/>
            <w:right w:val="none" w:sz="0" w:space="0" w:color="auto"/>
          </w:divBdr>
        </w:div>
        <w:div w:id="232668615">
          <w:marLeft w:val="640"/>
          <w:marRight w:val="0"/>
          <w:marTop w:val="0"/>
          <w:marBottom w:val="0"/>
          <w:divBdr>
            <w:top w:val="none" w:sz="0" w:space="0" w:color="auto"/>
            <w:left w:val="none" w:sz="0" w:space="0" w:color="auto"/>
            <w:bottom w:val="none" w:sz="0" w:space="0" w:color="auto"/>
            <w:right w:val="none" w:sz="0" w:space="0" w:color="auto"/>
          </w:divBdr>
        </w:div>
        <w:div w:id="257713432">
          <w:marLeft w:val="640"/>
          <w:marRight w:val="0"/>
          <w:marTop w:val="0"/>
          <w:marBottom w:val="0"/>
          <w:divBdr>
            <w:top w:val="none" w:sz="0" w:space="0" w:color="auto"/>
            <w:left w:val="none" w:sz="0" w:space="0" w:color="auto"/>
            <w:bottom w:val="none" w:sz="0" w:space="0" w:color="auto"/>
            <w:right w:val="none" w:sz="0" w:space="0" w:color="auto"/>
          </w:divBdr>
        </w:div>
        <w:div w:id="273094905">
          <w:marLeft w:val="640"/>
          <w:marRight w:val="0"/>
          <w:marTop w:val="0"/>
          <w:marBottom w:val="0"/>
          <w:divBdr>
            <w:top w:val="none" w:sz="0" w:space="0" w:color="auto"/>
            <w:left w:val="none" w:sz="0" w:space="0" w:color="auto"/>
            <w:bottom w:val="none" w:sz="0" w:space="0" w:color="auto"/>
            <w:right w:val="none" w:sz="0" w:space="0" w:color="auto"/>
          </w:divBdr>
        </w:div>
        <w:div w:id="274560003">
          <w:marLeft w:val="640"/>
          <w:marRight w:val="0"/>
          <w:marTop w:val="0"/>
          <w:marBottom w:val="0"/>
          <w:divBdr>
            <w:top w:val="none" w:sz="0" w:space="0" w:color="auto"/>
            <w:left w:val="none" w:sz="0" w:space="0" w:color="auto"/>
            <w:bottom w:val="none" w:sz="0" w:space="0" w:color="auto"/>
            <w:right w:val="none" w:sz="0" w:space="0" w:color="auto"/>
          </w:divBdr>
        </w:div>
        <w:div w:id="308678448">
          <w:marLeft w:val="640"/>
          <w:marRight w:val="0"/>
          <w:marTop w:val="0"/>
          <w:marBottom w:val="0"/>
          <w:divBdr>
            <w:top w:val="none" w:sz="0" w:space="0" w:color="auto"/>
            <w:left w:val="none" w:sz="0" w:space="0" w:color="auto"/>
            <w:bottom w:val="none" w:sz="0" w:space="0" w:color="auto"/>
            <w:right w:val="none" w:sz="0" w:space="0" w:color="auto"/>
          </w:divBdr>
        </w:div>
        <w:div w:id="314838990">
          <w:marLeft w:val="640"/>
          <w:marRight w:val="0"/>
          <w:marTop w:val="0"/>
          <w:marBottom w:val="0"/>
          <w:divBdr>
            <w:top w:val="none" w:sz="0" w:space="0" w:color="auto"/>
            <w:left w:val="none" w:sz="0" w:space="0" w:color="auto"/>
            <w:bottom w:val="none" w:sz="0" w:space="0" w:color="auto"/>
            <w:right w:val="none" w:sz="0" w:space="0" w:color="auto"/>
          </w:divBdr>
        </w:div>
        <w:div w:id="316690342">
          <w:marLeft w:val="640"/>
          <w:marRight w:val="0"/>
          <w:marTop w:val="0"/>
          <w:marBottom w:val="0"/>
          <w:divBdr>
            <w:top w:val="none" w:sz="0" w:space="0" w:color="auto"/>
            <w:left w:val="none" w:sz="0" w:space="0" w:color="auto"/>
            <w:bottom w:val="none" w:sz="0" w:space="0" w:color="auto"/>
            <w:right w:val="none" w:sz="0" w:space="0" w:color="auto"/>
          </w:divBdr>
        </w:div>
        <w:div w:id="366031085">
          <w:marLeft w:val="640"/>
          <w:marRight w:val="0"/>
          <w:marTop w:val="0"/>
          <w:marBottom w:val="0"/>
          <w:divBdr>
            <w:top w:val="none" w:sz="0" w:space="0" w:color="auto"/>
            <w:left w:val="none" w:sz="0" w:space="0" w:color="auto"/>
            <w:bottom w:val="none" w:sz="0" w:space="0" w:color="auto"/>
            <w:right w:val="none" w:sz="0" w:space="0" w:color="auto"/>
          </w:divBdr>
        </w:div>
        <w:div w:id="395787428">
          <w:marLeft w:val="640"/>
          <w:marRight w:val="0"/>
          <w:marTop w:val="0"/>
          <w:marBottom w:val="0"/>
          <w:divBdr>
            <w:top w:val="none" w:sz="0" w:space="0" w:color="auto"/>
            <w:left w:val="none" w:sz="0" w:space="0" w:color="auto"/>
            <w:bottom w:val="none" w:sz="0" w:space="0" w:color="auto"/>
            <w:right w:val="none" w:sz="0" w:space="0" w:color="auto"/>
          </w:divBdr>
        </w:div>
        <w:div w:id="410002427">
          <w:marLeft w:val="640"/>
          <w:marRight w:val="0"/>
          <w:marTop w:val="0"/>
          <w:marBottom w:val="0"/>
          <w:divBdr>
            <w:top w:val="none" w:sz="0" w:space="0" w:color="auto"/>
            <w:left w:val="none" w:sz="0" w:space="0" w:color="auto"/>
            <w:bottom w:val="none" w:sz="0" w:space="0" w:color="auto"/>
            <w:right w:val="none" w:sz="0" w:space="0" w:color="auto"/>
          </w:divBdr>
        </w:div>
        <w:div w:id="456412056">
          <w:marLeft w:val="640"/>
          <w:marRight w:val="0"/>
          <w:marTop w:val="0"/>
          <w:marBottom w:val="0"/>
          <w:divBdr>
            <w:top w:val="none" w:sz="0" w:space="0" w:color="auto"/>
            <w:left w:val="none" w:sz="0" w:space="0" w:color="auto"/>
            <w:bottom w:val="none" w:sz="0" w:space="0" w:color="auto"/>
            <w:right w:val="none" w:sz="0" w:space="0" w:color="auto"/>
          </w:divBdr>
        </w:div>
        <w:div w:id="483086393">
          <w:marLeft w:val="640"/>
          <w:marRight w:val="0"/>
          <w:marTop w:val="0"/>
          <w:marBottom w:val="0"/>
          <w:divBdr>
            <w:top w:val="none" w:sz="0" w:space="0" w:color="auto"/>
            <w:left w:val="none" w:sz="0" w:space="0" w:color="auto"/>
            <w:bottom w:val="none" w:sz="0" w:space="0" w:color="auto"/>
            <w:right w:val="none" w:sz="0" w:space="0" w:color="auto"/>
          </w:divBdr>
        </w:div>
        <w:div w:id="522592911">
          <w:marLeft w:val="640"/>
          <w:marRight w:val="0"/>
          <w:marTop w:val="0"/>
          <w:marBottom w:val="0"/>
          <w:divBdr>
            <w:top w:val="none" w:sz="0" w:space="0" w:color="auto"/>
            <w:left w:val="none" w:sz="0" w:space="0" w:color="auto"/>
            <w:bottom w:val="none" w:sz="0" w:space="0" w:color="auto"/>
            <w:right w:val="none" w:sz="0" w:space="0" w:color="auto"/>
          </w:divBdr>
        </w:div>
        <w:div w:id="556672474">
          <w:marLeft w:val="640"/>
          <w:marRight w:val="0"/>
          <w:marTop w:val="0"/>
          <w:marBottom w:val="0"/>
          <w:divBdr>
            <w:top w:val="none" w:sz="0" w:space="0" w:color="auto"/>
            <w:left w:val="none" w:sz="0" w:space="0" w:color="auto"/>
            <w:bottom w:val="none" w:sz="0" w:space="0" w:color="auto"/>
            <w:right w:val="none" w:sz="0" w:space="0" w:color="auto"/>
          </w:divBdr>
        </w:div>
        <w:div w:id="567151400">
          <w:marLeft w:val="640"/>
          <w:marRight w:val="0"/>
          <w:marTop w:val="0"/>
          <w:marBottom w:val="0"/>
          <w:divBdr>
            <w:top w:val="none" w:sz="0" w:space="0" w:color="auto"/>
            <w:left w:val="none" w:sz="0" w:space="0" w:color="auto"/>
            <w:bottom w:val="none" w:sz="0" w:space="0" w:color="auto"/>
            <w:right w:val="none" w:sz="0" w:space="0" w:color="auto"/>
          </w:divBdr>
        </w:div>
        <w:div w:id="602491314">
          <w:marLeft w:val="640"/>
          <w:marRight w:val="0"/>
          <w:marTop w:val="0"/>
          <w:marBottom w:val="0"/>
          <w:divBdr>
            <w:top w:val="none" w:sz="0" w:space="0" w:color="auto"/>
            <w:left w:val="none" w:sz="0" w:space="0" w:color="auto"/>
            <w:bottom w:val="none" w:sz="0" w:space="0" w:color="auto"/>
            <w:right w:val="none" w:sz="0" w:space="0" w:color="auto"/>
          </w:divBdr>
        </w:div>
        <w:div w:id="676426659">
          <w:marLeft w:val="640"/>
          <w:marRight w:val="0"/>
          <w:marTop w:val="0"/>
          <w:marBottom w:val="0"/>
          <w:divBdr>
            <w:top w:val="none" w:sz="0" w:space="0" w:color="auto"/>
            <w:left w:val="none" w:sz="0" w:space="0" w:color="auto"/>
            <w:bottom w:val="none" w:sz="0" w:space="0" w:color="auto"/>
            <w:right w:val="none" w:sz="0" w:space="0" w:color="auto"/>
          </w:divBdr>
        </w:div>
        <w:div w:id="706880503">
          <w:marLeft w:val="640"/>
          <w:marRight w:val="0"/>
          <w:marTop w:val="0"/>
          <w:marBottom w:val="0"/>
          <w:divBdr>
            <w:top w:val="none" w:sz="0" w:space="0" w:color="auto"/>
            <w:left w:val="none" w:sz="0" w:space="0" w:color="auto"/>
            <w:bottom w:val="none" w:sz="0" w:space="0" w:color="auto"/>
            <w:right w:val="none" w:sz="0" w:space="0" w:color="auto"/>
          </w:divBdr>
        </w:div>
        <w:div w:id="712342217">
          <w:marLeft w:val="640"/>
          <w:marRight w:val="0"/>
          <w:marTop w:val="0"/>
          <w:marBottom w:val="0"/>
          <w:divBdr>
            <w:top w:val="none" w:sz="0" w:space="0" w:color="auto"/>
            <w:left w:val="none" w:sz="0" w:space="0" w:color="auto"/>
            <w:bottom w:val="none" w:sz="0" w:space="0" w:color="auto"/>
            <w:right w:val="none" w:sz="0" w:space="0" w:color="auto"/>
          </w:divBdr>
        </w:div>
        <w:div w:id="712577279">
          <w:marLeft w:val="640"/>
          <w:marRight w:val="0"/>
          <w:marTop w:val="0"/>
          <w:marBottom w:val="0"/>
          <w:divBdr>
            <w:top w:val="none" w:sz="0" w:space="0" w:color="auto"/>
            <w:left w:val="none" w:sz="0" w:space="0" w:color="auto"/>
            <w:bottom w:val="none" w:sz="0" w:space="0" w:color="auto"/>
            <w:right w:val="none" w:sz="0" w:space="0" w:color="auto"/>
          </w:divBdr>
        </w:div>
        <w:div w:id="722171028">
          <w:marLeft w:val="640"/>
          <w:marRight w:val="0"/>
          <w:marTop w:val="0"/>
          <w:marBottom w:val="0"/>
          <w:divBdr>
            <w:top w:val="none" w:sz="0" w:space="0" w:color="auto"/>
            <w:left w:val="none" w:sz="0" w:space="0" w:color="auto"/>
            <w:bottom w:val="none" w:sz="0" w:space="0" w:color="auto"/>
            <w:right w:val="none" w:sz="0" w:space="0" w:color="auto"/>
          </w:divBdr>
        </w:div>
        <w:div w:id="757022132">
          <w:marLeft w:val="640"/>
          <w:marRight w:val="0"/>
          <w:marTop w:val="0"/>
          <w:marBottom w:val="0"/>
          <w:divBdr>
            <w:top w:val="none" w:sz="0" w:space="0" w:color="auto"/>
            <w:left w:val="none" w:sz="0" w:space="0" w:color="auto"/>
            <w:bottom w:val="none" w:sz="0" w:space="0" w:color="auto"/>
            <w:right w:val="none" w:sz="0" w:space="0" w:color="auto"/>
          </w:divBdr>
        </w:div>
        <w:div w:id="763918847">
          <w:marLeft w:val="640"/>
          <w:marRight w:val="0"/>
          <w:marTop w:val="0"/>
          <w:marBottom w:val="0"/>
          <w:divBdr>
            <w:top w:val="none" w:sz="0" w:space="0" w:color="auto"/>
            <w:left w:val="none" w:sz="0" w:space="0" w:color="auto"/>
            <w:bottom w:val="none" w:sz="0" w:space="0" w:color="auto"/>
            <w:right w:val="none" w:sz="0" w:space="0" w:color="auto"/>
          </w:divBdr>
        </w:div>
        <w:div w:id="765661676">
          <w:marLeft w:val="640"/>
          <w:marRight w:val="0"/>
          <w:marTop w:val="0"/>
          <w:marBottom w:val="0"/>
          <w:divBdr>
            <w:top w:val="none" w:sz="0" w:space="0" w:color="auto"/>
            <w:left w:val="none" w:sz="0" w:space="0" w:color="auto"/>
            <w:bottom w:val="none" w:sz="0" w:space="0" w:color="auto"/>
            <w:right w:val="none" w:sz="0" w:space="0" w:color="auto"/>
          </w:divBdr>
        </w:div>
        <w:div w:id="771777634">
          <w:marLeft w:val="640"/>
          <w:marRight w:val="0"/>
          <w:marTop w:val="0"/>
          <w:marBottom w:val="0"/>
          <w:divBdr>
            <w:top w:val="none" w:sz="0" w:space="0" w:color="auto"/>
            <w:left w:val="none" w:sz="0" w:space="0" w:color="auto"/>
            <w:bottom w:val="none" w:sz="0" w:space="0" w:color="auto"/>
            <w:right w:val="none" w:sz="0" w:space="0" w:color="auto"/>
          </w:divBdr>
        </w:div>
        <w:div w:id="777026624">
          <w:marLeft w:val="640"/>
          <w:marRight w:val="0"/>
          <w:marTop w:val="0"/>
          <w:marBottom w:val="0"/>
          <w:divBdr>
            <w:top w:val="none" w:sz="0" w:space="0" w:color="auto"/>
            <w:left w:val="none" w:sz="0" w:space="0" w:color="auto"/>
            <w:bottom w:val="none" w:sz="0" w:space="0" w:color="auto"/>
            <w:right w:val="none" w:sz="0" w:space="0" w:color="auto"/>
          </w:divBdr>
        </w:div>
        <w:div w:id="792675059">
          <w:marLeft w:val="640"/>
          <w:marRight w:val="0"/>
          <w:marTop w:val="0"/>
          <w:marBottom w:val="0"/>
          <w:divBdr>
            <w:top w:val="none" w:sz="0" w:space="0" w:color="auto"/>
            <w:left w:val="none" w:sz="0" w:space="0" w:color="auto"/>
            <w:bottom w:val="none" w:sz="0" w:space="0" w:color="auto"/>
            <w:right w:val="none" w:sz="0" w:space="0" w:color="auto"/>
          </w:divBdr>
        </w:div>
        <w:div w:id="835076596">
          <w:marLeft w:val="640"/>
          <w:marRight w:val="0"/>
          <w:marTop w:val="0"/>
          <w:marBottom w:val="0"/>
          <w:divBdr>
            <w:top w:val="none" w:sz="0" w:space="0" w:color="auto"/>
            <w:left w:val="none" w:sz="0" w:space="0" w:color="auto"/>
            <w:bottom w:val="none" w:sz="0" w:space="0" w:color="auto"/>
            <w:right w:val="none" w:sz="0" w:space="0" w:color="auto"/>
          </w:divBdr>
        </w:div>
        <w:div w:id="845828248">
          <w:marLeft w:val="640"/>
          <w:marRight w:val="0"/>
          <w:marTop w:val="0"/>
          <w:marBottom w:val="0"/>
          <w:divBdr>
            <w:top w:val="none" w:sz="0" w:space="0" w:color="auto"/>
            <w:left w:val="none" w:sz="0" w:space="0" w:color="auto"/>
            <w:bottom w:val="none" w:sz="0" w:space="0" w:color="auto"/>
            <w:right w:val="none" w:sz="0" w:space="0" w:color="auto"/>
          </w:divBdr>
        </w:div>
        <w:div w:id="867571380">
          <w:marLeft w:val="640"/>
          <w:marRight w:val="0"/>
          <w:marTop w:val="0"/>
          <w:marBottom w:val="0"/>
          <w:divBdr>
            <w:top w:val="none" w:sz="0" w:space="0" w:color="auto"/>
            <w:left w:val="none" w:sz="0" w:space="0" w:color="auto"/>
            <w:bottom w:val="none" w:sz="0" w:space="0" w:color="auto"/>
            <w:right w:val="none" w:sz="0" w:space="0" w:color="auto"/>
          </w:divBdr>
        </w:div>
        <w:div w:id="878782333">
          <w:marLeft w:val="640"/>
          <w:marRight w:val="0"/>
          <w:marTop w:val="0"/>
          <w:marBottom w:val="0"/>
          <w:divBdr>
            <w:top w:val="none" w:sz="0" w:space="0" w:color="auto"/>
            <w:left w:val="none" w:sz="0" w:space="0" w:color="auto"/>
            <w:bottom w:val="none" w:sz="0" w:space="0" w:color="auto"/>
            <w:right w:val="none" w:sz="0" w:space="0" w:color="auto"/>
          </w:divBdr>
        </w:div>
        <w:div w:id="897322301">
          <w:marLeft w:val="640"/>
          <w:marRight w:val="0"/>
          <w:marTop w:val="0"/>
          <w:marBottom w:val="0"/>
          <w:divBdr>
            <w:top w:val="none" w:sz="0" w:space="0" w:color="auto"/>
            <w:left w:val="none" w:sz="0" w:space="0" w:color="auto"/>
            <w:bottom w:val="none" w:sz="0" w:space="0" w:color="auto"/>
            <w:right w:val="none" w:sz="0" w:space="0" w:color="auto"/>
          </w:divBdr>
        </w:div>
        <w:div w:id="916288566">
          <w:marLeft w:val="640"/>
          <w:marRight w:val="0"/>
          <w:marTop w:val="0"/>
          <w:marBottom w:val="0"/>
          <w:divBdr>
            <w:top w:val="none" w:sz="0" w:space="0" w:color="auto"/>
            <w:left w:val="none" w:sz="0" w:space="0" w:color="auto"/>
            <w:bottom w:val="none" w:sz="0" w:space="0" w:color="auto"/>
            <w:right w:val="none" w:sz="0" w:space="0" w:color="auto"/>
          </w:divBdr>
        </w:div>
        <w:div w:id="935287842">
          <w:marLeft w:val="640"/>
          <w:marRight w:val="0"/>
          <w:marTop w:val="0"/>
          <w:marBottom w:val="0"/>
          <w:divBdr>
            <w:top w:val="none" w:sz="0" w:space="0" w:color="auto"/>
            <w:left w:val="none" w:sz="0" w:space="0" w:color="auto"/>
            <w:bottom w:val="none" w:sz="0" w:space="0" w:color="auto"/>
            <w:right w:val="none" w:sz="0" w:space="0" w:color="auto"/>
          </w:divBdr>
        </w:div>
        <w:div w:id="961377632">
          <w:marLeft w:val="640"/>
          <w:marRight w:val="0"/>
          <w:marTop w:val="0"/>
          <w:marBottom w:val="0"/>
          <w:divBdr>
            <w:top w:val="none" w:sz="0" w:space="0" w:color="auto"/>
            <w:left w:val="none" w:sz="0" w:space="0" w:color="auto"/>
            <w:bottom w:val="none" w:sz="0" w:space="0" w:color="auto"/>
            <w:right w:val="none" w:sz="0" w:space="0" w:color="auto"/>
          </w:divBdr>
        </w:div>
        <w:div w:id="979382011">
          <w:marLeft w:val="640"/>
          <w:marRight w:val="0"/>
          <w:marTop w:val="0"/>
          <w:marBottom w:val="0"/>
          <w:divBdr>
            <w:top w:val="none" w:sz="0" w:space="0" w:color="auto"/>
            <w:left w:val="none" w:sz="0" w:space="0" w:color="auto"/>
            <w:bottom w:val="none" w:sz="0" w:space="0" w:color="auto"/>
            <w:right w:val="none" w:sz="0" w:space="0" w:color="auto"/>
          </w:divBdr>
        </w:div>
        <w:div w:id="1001587159">
          <w:marLeft w:val="640"/>
          <w:marRight w:val="0"/>
          <w:marTop w:val="0"/>
          <w:marBottom w:val="0"/>
          <w:divBdr>
            <w:top w:val="none" w:sz="0" w:space="0" w:color="auto"/>
            <w:left w:val="none" w:sz="0" w:space="0" w:color="auto"/>
            <w:bottom w:val="none" w:sz="0" w:space="0" w:color="auto"/>
            <w:right w:val="none" w:sz="0" w:space="0" w:color="auto"/>
          </w:divBdr>
        </w:div>
        <w:div w:id="1004864450">
          <w:marLeft w:val="640"/>
          <w:marRight w:val="0"/>
          <w:marTop w:val="0"/>
          <w:marBottom w:val="0"/>
          <w:divBdr>
            <w:top w:val="none" w:sz="0" w:space="0" w:color="auto"/>
            <w:left w:val="none" w:sz="0" w:space="0" w:color="auto"/>
            <w:bottom w:val="none" w:sz="0" w:space="0" w:color="auto"/>
            <w:right w:val="none" w:sz="0" w:space="0" w:color="auto"/>
          </w:divBdr>
        </w:div>
        <w:div w:id="1016536375">
          <w:marLeft w:val="640"/>
          <w:marRight w:val="0"/>
          <w:marTop w:val="0"/>
          <w:marBottom w:val="0"/>
          <w:divBdr>
            <w:top w:val="none" w:sz="0" w:space="0" w:color="auto"/>
            <w:left w:val="none" w:sz="0" w:space="0" w:color="auto"/>
            <w:bottom w:val="none" w:sz="0" w:space="0" w:color="auto"/>
            <w:right w:val="none" w:sz="0" w:space="0" w:color="auto"/>
          </w:divBdr>
        </w:div>
        <w:div w:id="1027756824">
          <w:marLeft w:val="640"/>
          <w:marRight w:val="0"/>
          <w:marTop w:val="0"/>
          <w:marBottom w:val="0"/>
          <w:divBdr>
            <w:top w:val="none" w:sz="0" w:space="0" w:color="auto"/>
            <w:left w:val="none" w:sz="0" w:space="0" w:color="auto"/>
            <w:bottom w:val="none" w:sz="0" w:space="0" w:color="auto"/>
            <w:right w:val="none" w:sz="0" w:space="0" w:color="auto"/>
          </w:divBdr>
        </w:div>
        <w:div w:id="1035694090">
          <w:marLeft w:val="640"/>
          <w:marRight w:val="0"/>
          <w:marTop w:val="0"/>
          <w:marBottom w:val="0"/>
          <w:divBdr>
            <w:top w:val="none" w:sz="0" w:space="0" w:color="auto"/>
            <w:left w:val="none" w:sz="0" w:space="0" w:color="auto"/>
            <w:bottom w:val="none" w:sz="0" w:space="0" w:color="auto"/>
            <w:right w:val="none" w:sz="0" w:space="0" w:color="auto"/>
          </w:divBdr>
        </w:div>
        <w:div w:id="1058168700">
          <w:marLeft w:val="640"/>
          <w:marRight w:val="0"/>
          <w:marTop w:val="0"/>
          <w:marBottom w:val="0"/>
          <w:divBdr>
            <w:top w:val="none" w:sz="0" w:space="0" w:color="auto"/>
            <w:left w:val="none" w:sz="0" w:space="0" w:color="auto"/>
            <w:bottom w:val="none" w:sz="0" w:space="0" w:color="auto"/>
            <w:right w:val="none" w:sz="0" w:space="0" w:color="auto"/>
          </w:divBdr>
        </w:div>
        <w:div w:id="1102608071">
          <w:marLeft w:val="640"/>
          <w:marRight w:val="0"/>
          <w:marTop w:val="0"/>
          <w:marBottom w:val="0"/>
          <w:divBdr>
            <w:top w:val="none" w:sz="0" w:space="0" w:color="auto"/>
            <w:left w:val="none" w:sz="0" w:space="0" w:color="auto"/>
            <w:bottom w:val="none" w:sz="0" w:space="0" w:color="auto"/>
            <w:right w:val="none" w:sz="0" w:space="0" w:color="auto"/>
          </w:divBdr>
        </w:div>
        <w:div w:id="1137183794">
          <w:marLeft w:val="640"/>
          <w:marRight w:val="0"/>
          <w:marTop w:val="0"/>
          <w:marBottom w:val="0"/>
          <w:divBdr>
            <w:top w:val="none" w:sz="0" w:space="0" w:color="auto"/>
            <w:left w:val="none" w:sz="0" w:space="0" w:color="auto"/>
            <w:bottom w:val="none" w:sz="0" w:space="0" w:color="auto"/>
            <w:right w:val="none" w:sz="0" w:space="0" w:color="auto"/>
          </w:divBdr>
        </w:div>
        <w:div w:id="1137458454">
          <w:marLeft w:val="640"/>
          <w:marRight w:val="0"/>
          <w:marTop w:val="0"/>
          <w:marBottom w:val="0"/>
          <w:divBdr>
            <w:top w:val="none" w:sz="0" w:space="0" w:color="auto"/>
            <w:left w:val="none" w:sz="0" w:space="0" w:color="auto"/>
            <w:bottom w:val="none" w:sz="0" w:space="0" w:color="auto"/>
            <w:right w:val="none" w:sz="0" w:space="0" w:color="auto"/>
          </w:divBdr>
        </w:div>
        <w:div w:id="1162164975">
          <w:marLeft w:val="640"/>
          <w:marRight w:val="0"/>
          <w:marTop w:val="0"/>
          <w:marBottom w:val="0"/>
          <w:divBdr>
            <w:top w:val="none" w:sz="0" w:space="0" w:color="auto"/>
            <w:left w:val="none" w:sz="0" w:space="0" w:color="auto"/>
            <w:bottom w:val="none" w:sz="0" w:space="0" w:color="auto"/>
            <w:right w:val="none" w:sz="0" w:space="0" w:color="auto"/>
          </w:divBdr>
        </w:div>
        <w:div w:id="1232692328">
          <w:marLeft w:val="640"/>
          <w:marRight w:val="0"/>
          <w:marTop w:val="0"/>
          <w:marBottom w:val="0"/>
          <w:divBdr>
            <w:top w:val="none" w:sz="0" w:space="0" w:color="auto"/>
            <w:left w:val="none" w:sz="0" w:space="0" w:color="auto"/>
            <w:bottom w:val="none" w:sz="0" w:space="0" w:color="auto"/>
            <w:right w:val="none" w:sz="0" w:space="0" w:color="auto"/>
          </w:divBdr>
        </w:div>
        <w:div w:id="1242904998">
          <w:marLeft w:val="640"/>
          <w:marRight w:val="0"/>
          <w:marTop w:val="0"/>
          <w:marBottom w:val="0"/>
          <w:divBdr>
            <w:top w:val="none" w:sz="0" w:space="0" w:color="auto"/>
            <w:left w:val="none" w:sz="0" w:space="0" w:color="auto"/>
            <w:bottom w:val="none" w:sz="0" w:space="0" w:color="auto"/>
            <w:right w:val="none" w:sz="0" w:space="0" w:color="auto"/>
          </w:divBdr>
        </w:div>
        <w:div w:id="1247110312">
          <w:marLeft w:val="640"/>
          <w:marRight w:val="0"/>
          <w:marTop w:val="0"/>
          <w:marBottom w:val="0"/>
          <w:divBdr>
            <w:top w:val="none" w:sz="0" w:space="0" w:color="auto"/>
            <w:left w:val="none" w:sz="0" w:space="0" w:color="auto"/>
            <w:bottom w:val="none" w:sz="0" w:space="0" w:color="auto"/>
            <w:right w:val="none" w:sz="0" w:space="0" w:color="auto"/>
          </w:divBdr>
        </w:div>
        <w:div w:id="1276790186">
          <w:marLeft w:val="640"/>
          <w:marRight w:val="0"/>
          <w:marTop w:val="0"/>
          <w:marBottom w:val="0"/>
          <w:divBdr>
            <w:top w:val="none" w:sz="0" w:space="0" w:color="auto"/>
            <w:left w:val="none" w:sz="0" w:space="0" w:color="auto"/>
            <w:bottom w:val="none" w:sz="0" w:space="0" w:color="auto"/>
            <w:right w:val="none" w:sz="0" w:space="0" w:color="auto"/>
          </w:divBdr>
        </w:div>
        <w:div w:id="1367756284">
          <w:marLeft w:val="640"/>
          <w:marRight w:val="0"/>
          <w:marTop w:val="0"/>
          <w:marBottom w:val="0"/>
          <w:divBdr>
            <w:top w:val="none" w:sz="0" w:space="0" w:color="auto"/>
            <w:left w:val="none" w:sz="0" w:space="0" w:color="auto"/>
            <w:bottom w:val="none" w:sz="0" w:space="0" w:color="auto"/>
            <w:right w:val="none" w:sz="0" w:space="0" w:color="auto"/>
          </w:divBdr>
        </w:div>
        <w:div w:id="1378117642">
          <w:marLeft w:val="640"/>
          <w:marRight w:val="0"/>
          <w:marTop w:val="0"/>
          <w:marBottom w:val="0"/>
          <w:divBdr>
            <w:top w:val="none" w:sz="0" w:space="0" w:color="auto"/>
            <w:left w:val="none" w:sz="0" w:space="0" w:color="auto"/>
            <w:bottom w:val="none" w:sz="0" w:space="0" w:color="auto"/>
            <w:right w:val="none" w:sz="0" w:space="0" w:color="auto"/>
          </w:divBdr>
        </w:div>
        <w:div w:id="1416169356">
          <w:marLeft w:val="640"/>
          <w:marRight w:val="0"/>
          <w:marTop w:val="0"/>
          <w:marBottom w:val="0"/>
          <w:divBdr>
            <w:top w:val="none" w:sz="0" w:space="0" w:color="auto"/>
            <w:left w:val="none" w:sz="0" w:space="0" w:color="auto"/>
            <w:bottom w:val="none" w:sz="0" w:space="0" w:color="auto"/>
            <w:right w:val="none" w:sz="0" w:space="0" w:color="auto"/>
          </w:divBdr>
        </w:div>
        <w:div w:id="1419209342">
          <w:marLeft w:val="640"/>
          <w:marRight w:val="0"/>
          <w:marTop w:val="0"/>
          <w:marBottom w:val="0"/>
          <w:divBdr>
            <w:top w:val="none" w:sz="0" w:space="0" w:color="auto"/>
            <w:left w:val="none" w:sz="0" w:space="0" w:color="auto"/>
            <w:bottom w:val="none" w:sz="0" w:space="0" w:color="auto"/>
            <w:right w:val="none" w:sz="0" w:space="0" w:color="auto"/>
          </w:divBdr>
        </w:div>
        <w:div w:id="1431505605">
          <w:marLeft w:val="640"/>
          <w:marRight w:val="0"/>
          <w:marTop w:val="0"/>
          <w:marBottom w:val="0"/>
          <w:divBdr>
            <w:top w:val="none" w:sz="0" w:space="0" w:color="auto"/>
            <w:left w:val="none" w:sz="0" w:space="0" w:color="auto"/>
            <w:bottom w:val="none" w:sz="0" w:space="0" w:color="auto"/>
            <w:right w:val="none" w:sz="0" w:space="0" w:color="auto"/>
          </w:divBdr>
        </w:div>
        <w:div w:id="1433284023">
          <w:marLeft w:val="640"/>
          <w:marRight w:val="0"/>
          <w:marTop w:val="0"/>
          <w:marBottom w:val="0"/>
          <w:divBdr>
            <w:top w:val="none" w:sz="0" w:space="0" w:color="auto"/>
            <w:left w:val="none" w:sz="0" w:space="0" w:color="auto"/>
            <w:bottom w:val="none" w:sz="0" w:space="0" w:color="auto"/>
            <w:right w:val="none" w:sz="0" w:space="0" w:color="auto"/>
          </w:divBdr>
        </w:div>
        <w:div w:id="1441877199">
          <w:marLeft w:val="640"/>
          <w:marRight w:val="0"/>
          <w:marTop w:val="0"/>
          <w:marBottom w:val="0"/>
          <w:divBdr>
            <w:top w:val="none" w:sz="0" w:space="0" w:color="auto"/>
            <w:left w:val="none" w:sz="0" w:space="0" w:color="auto"/>
            <w:bottom w:val="none" w:sz="0" w:space="0" w:color="auto"/>
            <w:right w:val="none" w:sz="0" w:space="0" w:color="auto"/>
          </w:divBdr>
        </w:div>
        <w:div w:id="1445886379">
          <w:marLeft w:val="640"/>
          <w:marRight w:val="0"/>
          <w:marTop w:val="0"/>
          <w:marBottom w:val="0"/>
          <w:divBdr>
            <w:top w:val="none" w:sz="0" w:space="0" w:color="auto"/>
            <w:left w:val="none" w:sz="0" w:space="0" w:color="auto"/>
            <w:bottom w:val="none" w:sz="0" w:space="0" w:color="auto"/>
            <w:right w:val="none" w:sz="0" w:space="0" w:color="auto"/>
          </w:divBdr>
        </w:div>
        <w:div w:id="1454517831">
          <w:marLeft w:val="640"/>
          <w:marRight w:val="0"/>
          <w:marTop w:val="0"/>
          <w:marBottom w:val="0"/>
          <w:divBdr>
            <w:top w:val="none" w:sz="0" w:space="0" w:color="auto"/>
            <w:left w:val="none" w:sz="0" w:space="0" w:color="auto"/>
            <w:bottom w:val="none" w:sz="0" w:space="0" w:color="auto"/>
            <w:right w:val="none" w:sz="0" w:space="0" w:color="auto"/>
          </w:divBdr>
        </w:div>
        <w:div w:id="1487741142">
          <w:marLeft w:val="640"/>
          <w:marRight w:val="0"/>
          <w:marTop w:val="0"/>
          <w:marBottom w:val="0"/>
          <w:divBdr>
            <w:top w:val="none" w:sz="0" w:space="0" w:color="auto"/>
            <w:left w:val="none" w:sz="0" w:space="0" w:color="auto"/>
            <w:bottom w:val="none" w:sz="0" w:space="0" w:color="auto"/>
            <w:right w:val="none" w:sz="0" w:space="0" w:color="auto"/>
          </w:divBdr>
        </w:div>
        <w:div w:id="1493447814">
          <w:marLeft w:val="640"/>
          <w:marRight w:val="0"/>
          <w:marTop w:val="0"/>
          <w:marBottom w:val="0"/>
          <w:divBdr>
            <w:top w:val="none" w:sz="0" w:space="0" w:color="auto"/>
            <w:left w:val="none" w:sz="0" w:space="0" w:color="auto"/>
            <w:bottom w:val="none" w:sz="0" w:space="0" w:color="auto"/>
            <w:right w:val="none" w:sz="0" w:space="0" w:color="auto"/>
          </w:divBdr>
        </w:div>
        <w:div w:id="1493447999">
          <w:marLeft w:val="640"/>
          <w:marRight w:val="0"/>
          <w:marTop w:val="0"/>
          <w:marBottom w:val="0"/>
          <w:divBdr>
            <w:top w:val="none" w:sz="0" w:space="0" w:color="auto"/>
            <w:left w:val="none" w:sz="0" w:space="0" w:color="auto"/>
            <w:bottom w:val="none" w:sz="0" w:space="0" w:color="auto"/>
            <w:right w:val="none" w:sz="0" w:space="0" w:color="auto"/>
          </w:divBdr>
        </w:div>
        <w:div w:id="1501194397">
          <w:marLeft w:val="640"/>
          <w:marRight w:val="0"/>
          <w:marTop w:val="0"/>
          <w:marBottom w:val="0"/>
          <w:divBdr>
            <w:top w:val="none" w:sz="0" w:space="0" w:color="auto"/>
            <w:left w:val="none" w:sz="0" w:space="0" w:color="auto"/>
            <w:bottom w:val="none" w:sz="0" w:space="0" w:color="auto"/>
            <w:right w:val="none" w:sz="0" w:space="0" w:color="auto"/>
          </w:divBdr>
        </w:div>
        <w:div w:id="1548837446">
          <w:marLeft w:val="640"/>
          <w:marRight w:val="0"/>
          <w:marTop w:val="0"/>
          <w:marBottom w:val="0"/>
          <w:divBdr>
            <w:top w:val="none" w:sz="0" w:space="0" w:color="auto"/>
            <w:left w:val="none" w:sz="0" w:space="0" w:color="auto"/>
            <w:bottom w:val="none" w:sz="0" w:space="0" w:color="auto"/>
            <w:right w:val="none" w:sz="0" w:space="0" w:color="auto"/>
          </w:divBdr>
        </w:div>
        <w:div w:id="1549301289">
          <w:marLeft w:val="640"/>
          <w:marRight w:val="0"/>
          <w:marTop w:val="0"/>
          <w:marBottom w:val="0"/>
          <w:divBdr>
            <w:top w:val="none" w:sz="0" w:space="0" w:color="auto"/>
            <w:left w:val="none" w:sz="0" w:space="0" w:color="auto"/>
            <w:bottom w:val="none" w:sz="0" w:space="0" w:color="auto"/>
            <w:right w:val="none" w:sz="0" w:space="0" w:color="auto"/>
          </w:divBdr>
        </w:div>
        <w:div w:id="1570338924">
          <w:marLeft w:val="640"/>
          <w:marRight w:val="0"/>
          <w:marTop w:val="0"/>
          <w:marBottom w:val="0"/>
          <w:divBdr>
            <w:top w:val="none" w:sz="0" w:space="0" w:color="auto"/>
            <w:left w:val="none" w:sz="0" w:space="0" w:color="auto"/>
            <w:bottom w:val="none" w:sz="0" w:space="0" w:color="auto"/>
            <w:right w:val="none" w:sz="0" w:space="0" w:color="auto"/>
          </w:divBdr>
        </w:div>
        <w:div w:id="1607234197">
          <w:marLeft w:val="640"/>
          <w:marRight w:val="0"/>
          <w:marTop w:val="0"/>
          <w:marBottom w:val="0"/>
          <w:divBdr>
            <w:top w:val="none" w:sz="0" w:space="0" w:color="auto"/>
            <w:left w:val="none" w:sz="0" w:space="0" w:color="auto"/>
            <w:bottom w:val="none" w:sz="0" w:space="0" w:color="auto"/>
            <w:right w:val="none" w:sz="0" w:space="0" w:color="auto"/>
          </w:divBdr>
        </w:div>
        <w:div w:id="1618951165">
          <w:marLeft w:val="640"/>
          <w:marRight w:val="0"/>
          <w:marTop w:val="0"/>
          <w:marBottom w:val="0"/>
          <w:divBdr>
            <w:top w:val="none" w:sz="0" w:space="0" w:color="auto"/>
            <w:left w:val="none" w:sz="0" w:space="0" w:color="auto"/>
            <w:bottom w:val="none" w:sz="0" w:space="0" w:color="auto"/>
            <w:right w:val="none" w:sz="0" w:space="0" w:color="auto"/>
          </w:divBdr>
        </w:div>
        <w:div w:id="1626503685">
          <w:marLeft w:val="640"/>
          <w:marRight w:val="0"/>
          <w:marTop w:val="0"/>
          <w:marBottom w:val="0"/>
          <w:divBdr>
            <w:top w:val="none" w:sz="0" w:space="0" w:color="auto"/>
            <w:left w:val="none" w:sz="0" w:space="0" w:color="auto"/>
            <w:bottom w:val="none" w:sz="0" w:space="0" w:color="auto"/>
            <w:right w:val="none" w:sz="0" w:space="0" w:color="auto"/>
          </w:divBdr>
        </w:div>
        <w:div w:id="1651907113">
          <w:marLeft w:val="640"/>
          <w:marRight w:val="0"/>
          <w:marTop w:val="0"/>
          <w:marBottom w:val="0"/>
          <w:divBdr>
            <w:top w:val="none" w:sz="0" w:space="0" w:color="auto"/>
            <w:left w:val="none" w:sz="0" w:space="0" w:color="auto"/>
            <w:bottom w:val="none" w:sz="0" w:space="0" w:color="auto"/>
            <w:right w:val="none" w:sz="0" w:space="0" w:color="auto"/>
          </w:divBdr>
        </w:div>
        <w:div w:id="1658535080">
          <w:marLeft w:val="640"/>
          <w:marRight w:val="0"/>
          <w:marTop w:val="0"/>
          <w:marBottom w:val="0"/>
          <w:divBdr>
            <w:top w:val="none" w:sz="0" w:space="0" w:color="auto"/>
            <w:left w:val="none" w:sz="0" w:space="0" w:color="auto"/>
            <w:bottom w:val="none" w:sz="0" w:space="0" w:color="auto"/>
            <w:right w:val="none" w:sz="0" w:space="0" w:color="auto"/>
          </w:divBdr>
        </w:div>
        <w:div w:id="1676574461">
          <w:marLeft w:val="640"/>
          <w:marRight w:val="0"/>
          <w:marTop w:val="0"/>
          <w:marBottom w:val="0"/>
          <w:divBdr>
            <w:top w:val="none" w:sz="0" w:space="0" w:color="auto"/>
            <w:left w:val="none" w:sz="0" w:space="0" w:color="auto"/>
            <w:bottom w:val="none" w:sz="0" w:space="0" w:color="auto"/>
            <w:right w:val="none" w:sz="0" w:space="0" w:color="auto"/>
          </w:divBdr>
        </w:div>
        <w:div w:id="1738895497">
          <w:marLeft w:val="640"/>
          <w:marRight w:val="0"/>
          <w:marTop w:val="0"/>
          <w:marBottom w:val="0"/>
          <w:divBdr>
            <w:top w:val="none" w:sz="0" w:space="0" w:color="auto"/>
            <w:left w:val="none" w:sz="0" w:space="0" w:color="auto"/>
            <w:bottom w:val="none" w:sz="0" w:space="0" w:color="auto"/>
            <w:right w:val="none" w:sz="0" w:space="0" w:color="auto"/>
          </w:divBdr>
        </w:div>
        <w:div w:id="1747453408">
          <w:marLeft w:val="640"/>
          <w:marRight w:val="0"/>
          <w:marTop w:val="0"/>
          <w:marBottom w:val="0"/>
          <w:divBdr>
            <w:top w:val="none" w:sz="0" w:space="0" w:color="auto"/>
            <w:left w:val="none" w:sz="0" w:space="0" w:color="auto"/>
            <w:bottom w:val="none" w:sz="0" w:space="0" w:color="auto"/>
            <w:right w:val="none" w:sz="0" w:space="0" w:color="auto"/>
          </w:divBdr>
        </w:div>
        <w:div w:id="1792698722">
          <w:marLeft w:val="640"/>
          <w:marRight w:val="0"/>
          <w:marTop w:val="0"/>
          <w:marBottom w:val="0"/>
          <w:divBdr>
            <w:top w:val="none" w:sz="0" w:space="0" w:color="auto"/>
            <w:left w:val="none" w:sz="0" w:space="0" w:color="auto"/>
            <w:bottom w:val="none" w:sz="0" w:space="0" w:color="auto"/>
            <w:right w:val="none" w:sz="0" w:space="0" w:color="auto"/>
          </w:divBdr>
        </w:div>
        <w:div w:id="1794131182">
          <w:marLeft w:val="640"/>
          <w:marRight w:val="0"/>
          <w:marTop w:val="0"/>
          <w:marBottom w:val="0"/>
          <w:divBdr>
            <w:top w:val="none" w:sz="0" w:space="0" w:color="auto"/>
            <w:left w:val="none" w:sz="0" w:space="0" w:color="auto"/>
            <w:bottom w:val="none" w:sz="0" w:space="0" w:color="auto"/>
            <w:right w:val="none" w:sz="0" w:space="0" w:color="auto"/>
          </w:divBdr>
        </w:div>
        <w:div w:id="1834100734">
          <w:marLeft w:val="640"/>
          <w:marRight w:val="0"/>
          <w:marTop w:val="0"/>
          <w:marBottom w:val="0"/>
          <w:divBdr>
            <w:top w:val="none" w:sz="0" w:space="0" w:color="auto"/>
            <w:left w:val="none" w:sz="0" w:space="0" w:color="auto"/>
            <w:bottom w:val="none" w:sz="0" w:space="0" w:color="auto"/>
            <w:right w:val="none" w:sz="0" w:space="0" w:color="auto"/>
          </w:divBdr>
        </w:div>
        <w:div w:id="1851603036">
          <w:marLeft w:val="640"/>
          <w:marRight w:val="0"/>
          <w:marTop w:val="0"/>
          <w:marBottom w:val="0"/>
          <w:divBdr>
            <w:top w:val="none" w:sz="0" w:space="0" w:color="auto"/>
            <w:left w:val="none" w:sz="0" w:space="0" w:color="auto"/>
            <w:bottom w:val="none" w:sz="0" w:space="0" w:color="auto"/>
            <w:right w:val="none" w:sz="0" w:space="0" w:color="auto"/>
          </w:divBdr>
        </w:div>
        <w:div w:id="1901943877">
          <w:marLeft w:val="640"/>
          <w:marRight w:val="0"/>
          <w:marTop w:val="0"/>
          <w:marBottom w:val="0"/>
          <w:divBdr>
            <w:top w:val="none" w:sz="0" w:space="0" w:color="auto"/>
            <w:left w:val="none" w:sz="0" w:space="0" w:color="auto"/>
            <w:bottom w:val="none" w:sz="0" w:space="0" w:color="auto"/>
            <w:right w:val="none" w:sz="0" w:space="0" w:color="auto"/>
          </w:divBdr>
        </w:div>
        <w:div w:id="1933588541">
          <w:marLeft w:val="640"/>
          <w:marRight w:val="0"/>
          <w:marTop w:val="0"/>
          <w:marBottom w:val="0"/>
          <w:divBdr>
            <w:top w:val="none" w:sz="0" w:space="0" w:color="auto"/>
            <w:left w:val="none" w:sz="0" w:space="0" w:color="auto"/>
            <w:bottom w:val="none" w:sz="0" w:space="0" w:color="auto"/>
            <w:right w:val="none" w:sz="0" w:space="0" w:color="auto"/>
          </w:divBdr>
        </w:div>
        <w:div w:id="1952276747">
          <w:marLeft w:val="640"/>
          <w:marRight w:val="0"/>
          <w:marTop w:val="0"/>
          <w:marBottom w:val="0"/>
          <w:divBdr>
            <w:top w:val="none" w:sz="0" w:space="0" w:color="auto"/>
            <w:left w:val="none" w:sz="0" w:space="0" w:color="auto"/>
            <w:bottom w:val="none" w:sz="0" w:space="0" w:color="auto"/>
            <w:right w:val="none" w:sz="0" w:space="0" w:color="auto"/>
          </w:divBdr>
        </w:div>
        <w:div w:id="1954088007">
          <w:marLeft w:val="640"/>
          <w:marRight w:val="0"/>
          <w:marTop w:val="0"/>
          <w:marBottom w:val="0"/>
          <w:divBdr>
            <w:top w:val="none" w:sz="0" w:space="0" w:color="auto"/>
            <w:left w:val="none" w:sz="0" w:space="0" w:color="auto"/>
            <w:bottom w:val="none" w:sz="0" w:space="0" w:color="auto"/>
            <w:right w:val="none" w:sz="0" w:space="0" w:color="auto"/>
          </w:divBdr>
        </w:div>
        <w:div w:id="1965310263">
          <w:marLeft w:val="640"/>
          <w:marRight w:val="0"/>
          <w:marTop w:val="0"/>
          <w:marBottom w:val="0"/>
          <w:divBdr>
            <w:top w:val="none" w:sz="0" w:space="0" w:color="auto"/>
            <w:left w:val="none" w:sz="0" w:space="0" w:color="auto"/>
            <w:bottom w:val="none" w:sz="0" w:space="0" w:color="auto"/>
            <w:right w:val="none" w:sz="0" w:space="0" w:color="auto"/>
          </w:divBdr>
        </w:div>
        <w:div w:id="1969165902">
          <w:marLeft w:val="640"/>
          <w:marRight w:val="0"/>
          <w:marTop w:val="0"/>
          <w:marBottom w:val="0"/>
          <w:divBdr>
            <w:top w:val="none" w:sz="0" w:space="0" w:color="auto"/>
            <w:left w:val="none" w:sz="0" w:space="0" w:color="auto"/>
            <w:bottom w:val="none" w:sz="0" w:space="0" w:color="auto"/>
            <w:right w:val="none" w:sz="0" w:space="0" w:color="auto"/>
          </w:divBdr>
        </w:div>
        <w:div w:id="1971744037">
          <w:marLeft w:val="640"/>
          <w:marRight w:val="0"/>
          <w:marTop w:val="0"/>
          <w:marBottom w:val="0"/>
          <w:divBdr>
            <w:top w:val="none" w:sz="0" w:space="0" w:color="auto"/>
            <w:left w:val="none" w:sz="0" w:space="0" w:color="auto"/>
            <w:bottom w:val="none" w:sz="0" w:space="0" w:color="auto"/>
            <w:right w:val="none" w:sz="0" w:space="0" w:color="auto"/>
          </w:divBdr>
        </w:div>
        <w:div w:id="1979456381">
          <w:marLeft w:val="640"/>
          <w:marRight w:val="0"/>
          <w:marTop w:val="0"/>
          <w:marBottom w:val="0"/>
          <w:divBdr>
            <w:top w:val="none" w:sz="0" w:space="0" w:color="auto"/>
            <w:left w:val="none" w:sz="0" w:space="0" w:color="auto"/>
            <w:bottom w:val="none" w:sz="0" w:space="0" w:color="auto"/>
            <w:right w:val="none" w:sz="0" w:space="0" w:color="auto"/>
          </w:divBdr>
        </w:div>
        <w:div w:id="2042433854">
          <w:marLeft w:val="640"/>
          <w:marRight w:val="0"/>
          <w:marTop w:val="0"/>
          <w:marBottom w:val="0"/>
          <w:divBdr>
            <w:top w:val="none" w:sz="0" w:space="0" w:color="auto"/>
            <w:left w:val="none" w:sz="0" w:space="0" w:color="auto"/>
            <w:bottom w:val="none" w:sz="0" w:space="0" w:color="auto"/>
            <w:right w:val="none" w:sz="0" w:space="0" w:color="auto"/>
          </w:divBdr>
        </w:div>
        <w:div w:id="2042823667">
          <w:marLeft w:val="640"/>
          <w:marRight w:val="0"/>
          <w:marTop w:val="0"/>
          <w:marBottom w:val="0"/>
          <w:divBdr>
            <w:top w:val="none" w:sz="0" w:space="0" w:color="auto"/>
            <w:left w:val="none" w:sz="0" w:space="0" w:color="auto"/>
            <w:bottom w:val="none" w:sz="0" w:space="0" w:color="auto"/>
            <w:right w:val="none" w:sz="0" w:space="0" w:color="auto"/>
          </w:divBdr>
        </w:div>
        <w:div w:id="2107731270">
          <w:marLeft w:val="640"/>
          <w:marRight w:val="0"/>
          <w:marTop w:val="0"/>
          <w:marBottom w:val="0"/>
          <w:divBdr>
            <w:top w:val="none" w:sz="0" w:space="0" w:color="auto"/>
            <w:left w:val="none" w:sz="0" w:space="0" w:color="auto"/>
            <w:bottom w:val="none" w:sz="0" w:space="0" w:color="auto"/>
            <w:right w:val="none" w:sz="0" w:space="0" w:color="auto"/>
          </w:divBdr>
        </w:div>
        <w:div w:id="2110851598">
          <w:marLeft w:val="640"/>
          <w:marRight w:val="0"/>
          <w:marTop w:val="0"/>
          <w:marBottom w:val="0"/>
          <w:divBdr>
            <w:top w:val="none" w:sz="0" w:space="0" w:color="auto"/>
            <w:left w:val="none" w:sz="0" w:space="0" w:color="auto"/>
            <w:bottom w:val="none" w:sz="0" w:space="0" w:color="auto"/>
            <w:right w:val="none" w:sz="0" w:space="0" w:color="auto"/>
          </w:divBdr>
        </w:div>
      </w:divsChild>
    </w:div>
    <w:div w:id="30107312">
      <w:bodyDiv w:val="1"/>
      <w:marLeft w:val="0"/>
      <w:marRight w:val="0"/>
      <w:marTop w:val="0"/>
      <w:marBottom w:val="0"/>
      <w:divBdr>
        <w:top w:val="none" w:sz="0" w:space="0" w:color="auto"/>
        <w:left w:val="none" w:sz="0" w:space="0" w:color="auto"/>
        <w:bottom w:val="none" w:sz="0" w:space="0" w:color="auto"/>
        <w:right w:val="none" w:sz="0" w:space="0" w:color="auto"/>
      </w:divBdr>
      <w:divsChild>
        <w:div w:id="6445381">
          <w:marLeft w:val="640"/>
          <w:marRight w:val="0"/>
          <w:marTop w:val="0"/>
          <w:marBottom w:val="0"/>
          <w:divBdr>
            <w:top w:val="none" w:sz="0" w:space="0" w:color="auto"/>
            <w:left w:val="none" w:sz="0" w:space="0" w:color="auto"/>
            <w:bottom w:val="none" w:sz="0" w:space="0" w:color="auto"/>
            <w:right w:val="none" w:sz="0" w:space="0" w:color="auto"/>
          </w:divBdr>
        </w:div>
        <w:div w:id="6636692">
          <w:marLeft w:val="640"/>
          <w:marRight w:val="0"/>
          <w:marTop w:val="0"/>
          <w:marBottom w:val="0"/>
          <w:divBdr>
            <w:top w:val="none" w:sz="0" w:space="0" w:color="auto"/>
            <w:left w:val="none" w:sz="0" w:space="0" w:color="auto"/>
            <w:bottom w:val="none" w:sz="0" w:space="0" w:color="auto"/>
            <w:right w:val="none" w:sz="0" w:space="0" w:color="auto"/>
          </w:divBdr>
        </w:div>
        <w:div w:id="18701546">
          <w:marLeft w:val="640"/>
          <w:marRight w:val="0"/>
          <w:marTop w:val="0"/>
          <w:marBottom w:val="0"/>
          <w:divBdr>
            <w:top w:val="none" w:sz="0" w:space="0" w:color="auto"/>
            <w:left w:val="none" w:sz="0" w:space="0" w:color="auto"/>
            <w:bottom w:val="none" w:sz="0" w:space="0" w:color="auto"/>
            <w:right w:val="none" w:sz="0" w:space="0" w:color="auto"/>
          </w:divBdr>
        </w:div>
        <w:div w:id="48115856">
          <w:marLeft w:val="640"/>
          <w:marRight w:val="0"/>
          <w:marTop w:val="0"/>
          <w:marBottom w:val="0"/>
          <w:divBdr>
            <w:top w:val="none" w:sz="0" w:space="0" w:color="auto"/>
            <w:left w:val="none" w:sz="0" w:space="0" w:color="auto"/>
            <w:bottom w:val="none" w:sz="0" w:space="0" w:color="auto"/>
            <w:right w:val="none" w:sz="0" w:space="0" w:color="auto"/>
          </w:divBdr>
        </w:div>
        <w:div w:id="65423505">
          <w:marLeft w:val="640"/>
          <w:marRight w:val="0"/>
          <w:marTop w:val="0"/>
          <w:marBottom w:val="0"/>
          <w:divBdr>
            <w:top w:val="none" w:sz="0" w:space="0" w:color="auto"/>
            <w:left w:val="none" w:sz="0" w:space="0" w:color="auto"/>
            <w:bottom w:val="none" w:sz="0" w:space="0" w:color="auto"/>
            <w:right w:val="none" w:sz="0" w:space="0" w:color="auto"/>
          </w:divBdr>
        </w:div>
        <w:div w:id="84305589">
          <w:marLeft w:val="640"/>
          <w:marRight w:val="0"/>
          <w:marTop w:val="0"/>
          <w:marBottom w:val="0"/>
          <w:divBdr>
            <w:top w:val="none" w:sz="0" w:space="0" w:color="auto"/>
            <w:left w:val="none" w:sz="0" w:space="0" w:color="auto"/>
            <w:bottom w:val="none" w:sz="0" w:space="0" w:color="auto"/>
            <w:right w:val="none" w:sz="0" w:space="0" w:color="auto"/>
          </w:divBdr>
        </w:div>
        <w:div w:id="188883241">
          <w:marLeft w:val="640"/>
          <w:marRight w:val="0"/>
          <w:marTop w:val="0"/>
          <w:marBottom w:val="0"/>
          <w:divBdr>
            <w:top w:val="none" w:sz="0" w:space="0" w:color="auto"/>
            <w:left w:val="none" w:sz="0" w:space="0" w:color="auto"/>
            <w:bottom w:val="none" w:sz="0" w:space="0" w:color="auto"/>
            <w:right w:val="none" w:sz="0" w:space="0" w:color="auto"/>
          </w:divBdr>
        </w:div>
        <w:div w:id="268852222">
          <w:marLeft w:val="640"/>
          <w:marRight w:val="0"/>
          <w:marTop w:val="0"/>
          <w:marBottom w:val="0"/>
          <w:divBdr>
            <w:top w:val="none" w:sz="0" w:space="0" w:color="auto"/>
            <w:left w:val="none" w:sz="0" w:space="0" w:color="auto"/>
            <w:bottom w:val="none" w:sz="0" w:space="0" w:color="auto"/>
            <w:right w:val="none" w:sz="0" w:space="0" w:color="auto"/>
          </w:divBdr>
        </w:div>
        <w:div w:id="272130455">
          <w:marLeft w:val="640"/>
          <w:marRight w:val="0"/>
          <w:marTop w:val="0"/>
          <w:marBottom w:val="0"/>
          <w:divBdr>
            <w:top w:val="none" w:sz="0" w:space="0" w:color="auto"/>
            <w:left w:val="none" w:sz="0" w:space="0" w:color="auto"/>
            <w:bottom w:val="none" w:sz="0" w:space="0" w:color="auto"/>
            <w:right w:val="none" w:sz="0" w:space="0" w:color="auto"/>
          </w:divBdr>
        </w:div>
        <w:div w:id="279607566">
          <w:marLeft w:val="640"/>
          <w:marRight w:val="0"/>
          <w:marTop w:val="0"/>
          <w:marBottom w:val="0"/>
          <w:divBdr>
            <w:top w:val="none" w:sz="0" w:space="0" w:color="auto"/>
            <w:left w:val="none" w:sz="0" w:space="0" w:color="auto"/>
            <w:bottom w:val="none" w:sz="0" w:space="0" w:color="auto"/>
            <w:right w:val="none" w:sz="0" w:space="0" w:color="auto"/>
          </w:divBdr>
        </w:div>
        <w:div w:id="291981886">
          <w:marLeft w:val="640"/>
          <w:marRight w:val="0"/>
          <w:marTop w:val="0"/>
          <w:marBottom w:val="0"/>
          <w:divBdr>
            <w:top w:val="none" w:sz="0" w:space="0" w:color="auto"/>
            <w:left w:val="none" w:sz="0" w:space="0" w:color="auto"/>
            <w:bottom w:val="none" w:sz="0" w:space="0" w:color="auto"/>
            <w:right w:val="none" w:sz="0" w:space="0" w:color="auto"/>
          </w:divBdr>
        </w:div>
        <w:div w:id="406926378">
          <w:marLeft w:val="640"/>
          <w:marRight w:val="0"/>
          <w:marTop w:val="0"/>
          <w:marBottom w:val="0"/>
          <w:divBdr>
            <w:top w:val="none" w:sz="0" w:space="0" w:color="auto"/>
            <w:left w:val="none" w:sz="0" w:space="0" w:color="auto"/>
            <w:bottom w:val="none" w:sz="0" w:space="0" w:color="auto"/>
            <w:right w:val="none" w:sz="0" w:space="0" w:color="auto"/>
          </w:divBdr>
        </w:div>
        <w:div w:id="452946596">
          <w:marLeft w:val="640"/>
          <w:marRight w:val="0"/>
          <w:marTop w:val="0"/>
          <w:marBottom w:val="0"/>
          <w:divBdr>
            <w:top w:val="none" w:sz="0" w:space="0" w:color="auto"/>
            <w:left w:val="none" w:sz="0" w:space="0" w:color="auto"/>
            <w:bottom w:val="none" w:sz="0" w:space="0" w:color="auto"/>
            <w:right w:val="none" w:sz="0" w:space="0" w:color="auto"/>
          </w:divBdr>
        </w:div>
        <w:div w:id="453864226">
          <w:marLeft w:val="640"/>
          <w:marRight w:val="0"/>
          <w:marTop w:val="0"/>
          <w:marBottom w:val="0"/>
          <w:divBdr>
            <w:top w:val="none" w:sz="0" w:space="0" w:color="auto"/>
            <w:left w:val="none" w:sz="0" w:space="0" w:color="auto"/>
            <w:bottom w:val="none" w:sz="0" w:space="0" w:color="auto"/>
            <w:right w:val="none" w:sz="0" w:space="0" w:color="auto"/>
          </w:divBdr>
        </w:div>
        <w:div w:id="457837753">
          <w:marLeft w:val="640"/>
          <w:marRight w:val="0"/>
          <w:marTop w:val="0"/>
          <w:marBottom w:val="0"/>
          <w:divBdr>
            <w:top w:val="none" w:sz="0" w:space="0" w:color="auto"/>
            <w:left w:val="none" w:sz="0" w:space="0" w:color="auto"/>
            <w:bottom w:val="none" w:sz="0" w:space="0" w:color="auto"/>
            <w:right w:val="none" w:sz="0" w:space="0" w:color="auto"/>
          </w:divBdr>
        </w:div>
        <w:div w:id="563831086">
          <w:marLeft w:val="640"/>
          <w:marRight w:val="0"/>
          <w:marTop w:val="0"/>
          <w:marBottom w:val="0"/>
          <w:divBdr>
            <w:top w:val="none" w:sz="0" w:space="0" w:color="auto"/>
            <w:left w:val="none" w:sz="0" w:space="0" w:color="auto"/>
            <w:bottom w:val="none" w:sz="0" w:space="0" w:color="auto"/>
            <w:right w:val="none" w:sz="0" w:space="0" w:color="auto"/>
          </w:divBdr>
        </w:div>
        <w:div w:id="566644406">
          <w:marLeft w:val="640"/>
          <w:marRight w:val="0"/>
          <w:marTop w:val="0"/>
          <w:marBottom w:val="0"/>
          <w:divBdr>
            <w:top w:val="none" w:sz="0" w:space="0" w:color="auto"/>
            <w:left w:val="none" w:sz="0" w:space="0" w:color="auto"/>
            <w:bottom w:val="none" w:sz="0" w:space="0" w:color="auto"/>
            <w:right w:val="none" w:sz="0" w:space="0" w:color="auto"/>
          </w:divBdr>
        </w:div>
        <w:div w:id="569342947">
          <w:marLeft w:val="640"/>
          <w:marRight w:val="0"/>
          <w:marTop w:val="0"/>
          <w:marBottom w:val="0"/>
          <w:divBdr>
            <w:top w:val="none" w:sz="0" w:space="0" w:color="auto"/>
            <w:left w:val="none" w:sz="0" w:space="0" w:color="auto"/>
            <w:bottom w:val="none" w:sz="0" w:space="0" w:color="auto"/>
            <w:right w:val="none" w:sz="0" w:space="0" w:color="auto"/>
          </w:divBdr>
        </w:div>
        <w:div w:id="570846445">
          <w:marLeft w:val="640"/>
          <w:marRight w:val="0"/>
          <w:marTop w:val="0"/>
          <w:marBottom w:val="0"/>
          <w:divBdr>
            <w:top w:val="none" w:sz="0" w:space="0" w:color="auto"/>
            <w:left w:val="none" w:sz="0" w:space="0" w:color="auto"/>
            <w:bottom w:val="none" w:sz="0" w:space="0" w:color="auto"/>
            <w:right w:val="none" w:sz="0" w:space="0" w:color="auto"/>
          </w:divBdr>
        </w:div>
        <w:div w:id="608463564">
          <w:marLeft w:val="640"/>
          <w:marRight w:val="0"/>
          <w:marTop w:val="0"/>
          <w:marBottom w:val="0"/>
          <w:divBdr>
            <w:top w:val="none" w:sz="0" w:space="0" w:color="auto"/>
            <w:left w:val="none" w:sz="0" w:space="0" w:color="auto"/>
            <w:bottom w:val="none" w:sz="0" w:space="0" w:color="auto"/>
            <w:right w:val="none" w:sz="0" w:space="0" w:color="auto"/>
          </w:divBdr>
        </w:div>
        <w:div w:id="612440688">
          <w:marLeft w:val="640"/>
          <w:marRight w:val="0"/>
          <w:marTop w:val="0"/>
          <w:marBottom w:val="0"/>
          <w:divBdr>
            <w:top w:val="none" w:sz="0" w:space="0" w:color="auto"/>
            <w:left w:val="none" w:sz="0" w:space="0" w:color="auto"/>
            <w:bottom w:val="none" w:sz="0" w:space="0" w:color="auto"/>
            <w:right w:val="none" w:sz="0" w:space="0" w:color="auto"/>
          </w:divBdr>
        </w:div>
        <w:div w:id="695086271">
          <w:marLeft w:val="640"/>
          <w:marRight w:val="0"/>
          <w:marTop w:val="0"/>
          <w:marBottom w:val="0"/>
          <w:divBdr>
            <w:top w:val="none" w:sz="0" w:space="0" w:color="auto"/>
            <w:left w:val="none" w:sz="0" w:space="0" w:color="auto"/>
            <w:bottom w:val="none" w:sz="0" w:space="0" w:color="auto"/>
            <w:right w:val="none" w:sz="0" w:space="0" w:color="auto"/>
          </w:divBdr>
        </w:div>
        <w:div w:id="699428938">
          <w:marLeft w:val="640"/>
          <w:marRight w:val="0"/>
          <w:marTop w:val="0"/>
          <w:marBottom w:val="0"/>
          <w:divBdr>
            <w:top w:val="none" w:sz="0" w:space="0" w:color="auto"/>
            <w:left w:val="none" w:sz="0" w:space="0" w:color="auto"/>
            <w:bottom w:val="none" w:sz="0" w:space="0" w:color="auto"/>
            <w:right w:val="none" w:sz="0" w:space="0" w:color="auto"/>
          </w:divBdr>
        </w:div>
        <w:div w:id="721252802">
          <w:marLeft w:val="640"/>
          <w:marRight w:val="0"/>
          <w:marTop w:val="0"/>
          <w:marBottom w:val="0"/>
          <w:divBdr>
            <w:top w:val="none" w:sz="0" w:space="0" w:color="auto"/>
            <w:left w:val="none" w:sz="0" w:space="0" w:color="auto"/>
            <w:bottom w:val="none" w:sz="0" w:space="0" w:color="auto"/>
            <w:right w:val="none" w:sz="0" w:space="0" w:color="auto"/>
          </w:divBdr>
        </w:div>
        <w:div w:id="727192725">
          <w:marLeft w:val="640"/>
          <w:marRight w:val="0"/>
          <w:marTop w:val="0"/>
          <w:marBottom w:val="0"/>
          <w:divBdr>
            <w:top w:val="none" w:sz="0" w:space="0" w:color="auto"/>
            <w:left w:val="none" w:sz="0" w:space="0" w:color="auto"/>
            <w:bottom w:val="none" w:sz="0" w:space="0" w:color="auto"/>
            <w:right w:val="none" w:sz="0" w:space="0" w:color="auto"/>
          </w:divBdr>
        </w:div>
        <w:div w:id="728194206">
          <w:marLeft w:val="640"/>
          <w:marRight w:val="0"/>
          <w:marTop w:val="0"/>
          <w:marBottom w:val="0"/>
          <w:divBdr>
            <w:top w:val="none" w:sz="0" w:space="0" w:color="auto"/>
            <w:left w:val="none" w:sz="0" w:space="0" w:color="auto"/>
            <w:bottom w:val="none" w:sz="0" w:space="0" w:color="auto"/>
            <w:right w:val="none" w:sz="0" w:space="0" w:color="auto"/>
          </w:divBdr>
        </w:div>
        <w:div w:id="730688617">
          <w:marLeft w:val="640"/>
          <w:marRight w:val="0"/>
          <w:marTop w:val="0"/>
          <w:marBottom w:val="0"/>
          <w:divBdr>
            <w:top w:val="none" w:sz="0" w:space="0" w:color="auto"/>
            <w:left w:val="none" w:sz="0" w:space="0" w:color="auto"/>
            <w:bottom w:val="none" w:sz="0" w:space="0" w:color="auto"/>
            <w:right w:val="none" w:sz="0" w:space="0" w:color="auto"/>
          </w:divBdr>
        </w:div>
        <w:div w:id="743649919">
          <w:marLeft w:val="640"/>
          <w:marRight w:val="0"/>
          <w:marTop w:val="0"/>
          <w:marBottom w:val="0"/>
          <w:divBdr>
            <w:top w:val="none" w:sz="0" w:space="0" w:color="auto"/>
            <w:left w:val="none" w:sz="0" w:space="0" w:color="auto"/>
            <w:bottom w:val="none" w:sz="0" w:space="0" w:color="auto"/>
            <w:right w:val="none" w:sz="0" w:space="0" w:color="auto"/>
          </w:divBdr>
        </w:div>
        <w:div w:id="756630549">
          <w:marLeft w:val="640"/>
          <w:marRight w:val="0"/>
          <w:marTop w:val="0"/>
          <w:marBottom w:val="0"/>
          <w:divBdr>
            <w:top w:val="none" w:sz="0" w:space="0" w:color="auto"/>
            <w:left w:val="none" w:sz="0" w:space="0" w:color="auto"/>
            <w:bottom w:val="none" w:sz="0" w:space="0" w:color="auto"/>
            <w:right w:val="none" w:sz="0" w:space="0" w:color="auto"/>
          </w:divBdr>
        </w:div>
        <w:div w:id="781848225">
          <w:marLeft w:val="640"/>
          <w:marRight w:val="0"/>
          <w:marTop w:val="0"/>
          <w:marBottom w:val="0"/>
          <w:divBdr>
            <w:top w:val="none" w:sz="0" w:space="0" w:color="auto"/>
            <w:left w:val="none" w:sz="0" w:space="0" w:color="auto"/>
            <w:bottom w:val="none" w:sz="0" w:space="0" w:color="auto"/>
            <w:right w:val="none" w:sz="0" w:space="0" w:color="auto"/>
          </w:divBdr>
        </w:div>
        <w:div w:id="856233920">
          <w:marLeft w:val="640"/>
          <w:marRight w:val="0"/>
          <w:marTop w:val="0"/>
          <w:marBottom w:val="0"/>
          <w:divBdr>
            <w:top w:val="none" w:sz="0" w:space="0" w:color="auto"/>
            <w:left w:val="none" w:sz="0" w:space="0" w:color="auto"/>
            <w:bottom w:val="none" w:sz="0" w:space="0" w:color="auto"/>
            <w:right w:val="none" w:sz="0" w:space="0" w:color="auto"/>
          </w:divBdr>
        </w:div>
        <w:div w:id="873156699">
          <w:marLeft w:val="640"/>
          <w:marRight w:val="0"/>
          <w:marTop w:val="0"/>
          <w:marBottom w:val="0"/>
          <w:divBdr>
            <w:top w:val="none" w:sz="0" w:space="0" w:color="auto"/>
            <w:left w:val="none" w:sz="0" w:space="0" w:color="auto"/>
            <w:bottom w:val="none" w:sz="0" w:space="0" w:color="auto"/>
            <w:right w:val="none" w:sz="0" w:space="0" w:color="auto"/>
          </w:divBdr>
        </w:div>
        <w:div w:id="885291693">
          <w:marLeft w:val="640"/>
          <w:marRight w:val="0"/>
          <w:marTop w:val="0"/>
          <w:marBottom w:val="0"/>
          <w:divBdr>
            <w:top w:val="none" w:sz="0" w:space="0" w:color="auto"/>
            <w:left w:val="none" w:sz="0" w:space="0" w:color="auto"/>
            <w:bottom w:val="none" w:sz="0" w:space="0" w:color="auto"/>
            <w:right w:val="none" w:sz="0" w:space="0" w:color="auto"/>
          </w:divBdr>
        </w:div>
        <w:div w:id="899636848">
          <w:marLeft w:val="640"/>
          <w:marRight w:val="0"/>
          <w:marTop w:val="0"/>
          <w:marBottom w:val="0"/>
          <w:divBdr>
            <w:top w:val="none" w:sz="0" w:space="0" w:color="auto"/>
            <w:left w:val="none" w:sz="0" w:space="0" w:color="auto"/>
            <w:bottom w:val="none" w:sz="0" w:space="0" w:color="auto"/>
            <w:right w:val="none" w:sz="0" w:space="0" w:color="auto"/>
          </w:divBdr>
        </w:div>
        <w:div w:id="899754620">
          <w:marLeft w:val="640"/>
          <w:marRight w:val="0"/>
          <w:marTop w:val="0"/>
          <w:marBottom w:val="0"/>
          <w:divBdr>
            <w:top w:val="none" w:sz="0" w:space="0" w:color="auto"/>
            <w:left w:val="none" w:sz="0" w:space="0" w:color="auto"/>
            <w:bottom w:val="none" w:sz="0" w:space="0" w:color="auto"/>
            <w:right w:val="none" w:sz="0" w:space="0" w:color="auto"/>
          </w:divBdr>
        </w:div>
        <w:div w:id="909730037">
          <w:marLeft w:val="640"/>
          <w:marRight w:val="0"/>
          <w:marTop w:val="0"/>
          <w:marBottom w:val="0"/>
          <w:divBdr>
            <w:top w:val="none" w:sz="0" w:space="0" w:color="auto"/>
            <w:left w:val="none" w:sz="0" w:space="0" w:color="auto"/>
            <w:bottom w:val="none" w:sz="0" w:space="0" w:color="auto"/>
            <w:right w:val="none" w:sz="0" w:space="0" w:color="auto"/>
          </w:divBdr>
        </w:div>
        <w:div w:id="909773157">
          <w:marLeft w:val="640"/>
          <w:marRight w:val="0"/>
          <w:marTop w:val="0"/>
          <w:marBottom w:val="0"/>
          <w:divBdr>
            <w:top w:val="none" w:sz="0" w:space="0" w:color="auto"/>
            <w:left w:val="none" w:sz="0" w:space="0" w:color="auto"/>
            <w:bottom w:val="none" w:sz="0" w:space="0" w:color="auto"/>
            <w:right w:val="none" w:sz="0" w:space="0" w:color="auto"/>
          </w:divBdr>
        </w:div>
        <w:div w:id="915671524">
          <w:marLeft w:val="640"/>
          <w:marRight w:val="0"/>
          <w:marTop w:val="0"/>
          <w:marBottom w:val="0"/>
          <w:divBdr>
            <w:top w:val="none" w:sz="0" w:space="0" w:color="auto"/>
            <w:left w:val="none" w:sz="0" w:space="0" w:color="auto"/>
            <w:bottom w:val="none" w:sz="0" w:space="0" w:color="auto"/>
            <w:right w:val="none" w:sz="0" w:space="0" w:color="auto"/>
          </w:divBdr>
        </w:div>
        <w:div w:id="947465443">
          <w:marLeft w:val="640"/>
          <w:marRight w:val="0"/>
          <w:marTop w:val="0"/>
          <w:marBottom w:val="0"/>
          <w:divBdr>
            <w:top w:val="none" w:sz="0" w:space="0" w:color="auto"/>
            <w:left w:val="none" w:sz="0" w:space="0" w:color="auto"/>
            <w:bottom w:val="none" w:sz="0" w:space="0" w:color="auto"/>
            <w:right w:val="none" w:sz="0" w:space="0" w:color="auto"/>
          </w:divBdr>
        </w:div>
        <w:div w:id="977030583">
          <w:marLeft w:val="640"/>
          <w:marRight w:val="0"/>
          <w:marTop w:val="0"/>
          <w:marBottom w:val="0"/>
          <w:divBdr>
            <w:top w:val="none" w:sz="0" w:space="0" w:color="auto"/>
            <w:left w:val="none" w:sz="0" w:space="0" w:color="auto"/>
            <w:bottom w:val="none" w:sz="0" w:space="0" w:color="auto"/>
            <w:right w:val="none" w:sz="0" w:space="0" w:color="auto"/>
          </w:divBdr>
        </w:div>
        <w:div w:id="1032196005">
          <w:marLeft w:val="640"/>
          <w:marRight w:val="0"/>
          <w:marTop w:val="0"/>
          <w:marBottom w:val="0"/>
          <w:divBdr>
            <w:top w:val="none" w:sz="0" w:space="0" w:color="auto"/>
            <w:left w:val="none" w:sz="0" w:space="0" w:color="auto"/>
            <w:bottom w:val="none" w:sz="0" w:space="0" w:color="auto"/>
            <w:right w:val="none" w:sz="0" w:space="0" w:color="auto"/>
          </w:divBdr>
        </w:div>
        <w:div w:id="1067411176">
          <w:marLeft w:val="640"/>
          <w:marRight w:val="0"/>
          <w:marTop w:val="0"/>
          <w:marBottom w:val="0"/>
          <w:divBdr>
            <w:top w:val="none" w:sz="0" w:space="0" w:color="auto"/>
            <w:left w:val="none" w:sz="0" w:space="0" w:color="auto"/>
            <w:bottom w:val="none" w:sz="0" w:space="0" w:color="auto"/>
            <w:right w:val="none" w:sz="0" w:space="0" w:color="auto"/>
          </w:divBdr>
        </w:div>
        <w:div w:id="1082409194">
          <w:marLeft w:val="640"/>
          <w:marRight w:val="0"/>
          <w:marTop w:val="0"/>
          <w:marBottom w:val="0"/>
          <w:divBdr>
            <w:top w:val="none" w:sz="0" w:space="0" w:color="auto"/>
            <w:left w:val="none" w:sz="0" w:space="0" w:color="auto"/>
            <w:bottom w:val="none" w:sz="0" w:space="0" w:color="auto"/>
            <w:right w:val="none" w:sz="0" w:space="0" w:color="auto"/>
          </w:divBdr>
        </w:div>
        <w:div w:id="1094326374">
          <w:marLeft w:val="640"/>
          <w:marRight w:val="0"/>
          <w:marTop w:val="0"/>
          <w:marBottom w:val="0"/>
          <w:divBdr>
            <w:top w:val="none" w:sz="0" w:space="0" w:color="auto"/>
            <w:left w:val="none" w:sz="0" w:space="0" w:color="auto"/>
            <w:bottom w:val="none" w:sz="0" w:space="0" w:color="auto"/>
            <w:right w:val="none" w:sz="0" w:space="0" w:color="auto"/>
          </w:divBdr>
        </w:div>
        <w:div w:id="1113402526">
          <w:marLeft w:val="640"/>
          <w:marRight w:val="0"/>
          <w:marTop w:val="0"/>
          <w:marBottom w:val="0"/>
          <w:divBdr>
            <w:top w:val="none" w:sz="0" w:space="0" w:color="auto"/>
            <w:left w:val="none" w:sz="0" w:space="0" w:color="auto"/>
            <w:bottom w:val="none" w:sz="0" w:space="0" w:color="auto"/>
            <w:right w:val="none" w:sz="0" w:space="0" w:color="auto"/>
          </w:divBdr>
        </w:div>
        <w:div w:id="1129471180">
          <w:marLeft w:val="640"/>
          <w:marRight w:val="0"/>
          <w:marTop w:val="0"/>
          <w:marBottom w:val="0"/>
          <w:divBdr>
            <w:top w:val="none" w:sz="0" w:space="0" w:color="auto"/>
            <w:left w:val="none" w:sz="0" w:space="0" w:color="auto"/>
            <w:bottom w:val="none" w:sz="0" w:space="0" w:color="auto"/>
            <w:right w:val="none" w:sz="0" w:space="0" w:color="auto"/>
          </w:divBdr>
        </w:div>
        <w:div w:id="1136027573">
          <w:marLeft w:val="640"/>
          <w:marRight w:val="0"/>
          <w:marTop w:val="0"/>
          <w:marBottom w:val="0"/>
          <w:divBdr>
            <w:top w:val="none" w:sz="0" w:space="0" w:color="auto"/>
            <w:left w:val="none" w:sz="0" w:space="0" w:color="auto"/>
            <w:bottom w:val="none" w:sz="0" w:space="0" w:color="auto"/>
            <w:right w:val="none" w:sz="0" w:space="0" w:color="auto"/>
          </w:divBdr>
        </w:div>
        <w:div w:id="1187675652">
          <w:marLeft w:val="640"/>
          <w:marRight w:val="0"/>
          <w:marTop w:val="0"/>
          <w:marBottom w:val="0"/>
          <w:divBdr>
            <w:top w:val="none" w:sz="0" w:space="0" w:color="auto"/>
            <w:left w:val="none" w:sz="0" w:space="0" w:color="auto"/>
            <w:bottom w:val="none" w:sz="0" w:space="0" w:color="auto"/>
            <w:right w:val="none" w:sz="0" w:space="0" w:color="auto"/>
          </w:divBdr>
        </w:div>
        <w:div w:id="1210268704">
          <w:marLeft w:val="640"/>
          <w:marRight w:val="0"/>
          <w:marTop w:val="0"/>
          <w:marBottom w:val="0"/>
          <w:divBdr>
            <w:top w:val="none" w:sz="0" w:space="0" w:color="auto"/>
            <w:left w:val="none" w:sz="0" w:space="0" w:color="auto"/>
            <w:bottom w:val="none" w:sz="0" w:space="0" w:color="auto"/>
            <w:right w:val="none" w:sz="0" w:space="0" w:color="auto"/>
          </w:divBdr>
        </w:div>
        <w:div w:id="1224869988">
          <w:marLeft w:val="640"/>
          <w:marRight w:val="0"/>
          <w:marTop w:val="0"/>
          <w:marBottom w:val="0"/>
          <w:divBdr>
            <w:top w:val="none" w:sz="0" w:space="0" w:color="auto"/>
            <w:left w:val="none" w:sz="0" w:space="0" w:color="auto"/>
            <w:bottom w:val="none" w:sz="0" w:space="0" w:color="auto"/>
            <w:right w:val="none" w:sz="0" w:space="0" w:color="auto"/>
          </w:divBdr>
        </w:div>
        <w:div w:id="1254587866">
          <w:marLeft w:val="640"/>
          <w:marRight w:val="0"/>
          <w:marTop w:val="0"/>
          <w:marBottom w:val="0"/>
          <w:divBdr>
            <w:top w:val="none" w:sz="0" w:space="0" w:color="auto"/>
            <w:left w:val="none" w:sz="0" w:space="0" w:color="auto"/>
            <w:bottom w:val="none" w:sz="0" w:space="0" w:color="auto"/>
            <w:right w:val="none" w:sz="0" w:space="0" w:color="auto"/>
          </w:divBdr>
        </w:div>
        <w:div w:id="1295216608">
          <w:marLeft w:val="640"/>
          <w:marRight w:val="0"/>
          <w:marTop w:val="0"/>
          <w:marBottom w:val="0"/>
          <w:divBdr>
            <w:top w:val="none" w:sz="0" w:space="0" w:color="auto"/>
            <w:left w:val="none" w:sz="0" w:space="0" w:color="auto"/>
            <w:bottom w:val="none" w:sz="0" w:space="0" w:color="auto"/>
            <w:right w:val="none" w:sz="0" w:space="0" w:color="auto"/>
          </w:divBdr>
        </w:div>
        <w:div w:id="1306932867">
          <w:marLeft w:val="640"/>
          <w:marRight w:val="0"/>
          <w:marTop w:val="0"/>
          <w:marBottom w:val="0"/>
          <w:divBdr>
            <w:top w:val="none" w:sz="0" w:space="0" w:color="auto"/>
            <w:left w:val="none" w:sz="0" w:space="0" w:color="auto"/>
            <w:bottom w:val="none" w:sz="0" w:space="0" w:color="auto"/>
            <w:right w:val="none" w:sz="0" w:space="0" w:color="auto"/>
          </w:divBdr>
        </w:div>
        <w:div w:id="1382746431">
          <w:marLeft w:val="640"/>
          <w:marRight w:val="0"/>
          <w:marTop w:val="0"/>
          <w:marBottom w:val="0"/>
          <w:divBdr>
            <w:top w:val="none" w:sz="0" w:space="0" w:color="auto"/>
            <w:left w:val="none" w:sz="0" w:space="0" w:color="auto"/>
            <w:bottom w:val="none" w:sz="0" w:space="0" w:color="auto"/>
            <w:right w:val="none" w:sz="0" w:space="0" w:color="auto"/>
          </w:divBdr>
        </w:div>
        <w:div w:id="1384939086">
          <w:marLeft w:val="640"/>
          <w:marRight w:val="0"/>
          <w:marTop w:val="0"/>
          <w:marBottom w:val="0"/>
          <w:divBdr>
            <w:top w:val="none" w:sz="0" w:space="0" w:color="auto"/>
            <w:left w:val="none" w:sz="0" w:space="0" w:color="auto"/>
            <w:bottom w:val="none" w:sz="0" w:space="0" w:color="auto"/>
            <w:right w:val="none" w:sz="0" w:space="0" w:color="auto"/>
          </w:divBdr>
        </w:div>
        <w:div w:id="1392387471">
          <w:marLeft w:val="640"/>
          <w:marRight w:val="0"/>
          <w:marTop w:val="0"/>
          <w:marBottom w:val="0"/>
          <w:divBdr>
            <w:top w:val="none" w:sz="0" w:space="0" w:color="auto"/>
            <w:left w:val="none" w:sz="0" w:space="0" w:color="auto"/>
            <w:bottom w:val="none" w:sz="0" w:space="0" w:color="auto"/>
            <w:right w:val="none" w:sz="0" w:space="0" w:color="auto"/>
          </w:divBdr>
        </w:div>
        <w:div w:id="1422528508">
          <w:marLeft w:val="640"/>
          <w:marRight w:val="0"/>
          <w:marTop w:val="0"/>
          <w:marBottom w:val="0"/>
          <w:divBdr>
            <w:top w:val="none" w:sz="0" w:space="0" w:color="auto"/>
            <w:left w:val="none" w:sz="0" w:space="0" w:color="auto"/>
            <w:bottom w:val="none" w:sz="0" w:space="0" w:color="auto"/>
            <w:right w:val="none" w:sz="0" w:space="0" w:color="auto"/>
          </w:divBdr>
        </w:div>
        <w:div w:id="1433865492">
          <w:marLeft w:val="640"/>
          <w:marRight w:val="0"/>
          <w:marTop w:val="0"/>
          <w:marBottom w:val="0"/>
          <w:divBdr>
            <w:top w:val="none" w:sz="0" w:space="0" w:color="auto"/>
            <w:left w:val="none" w:sz="0" w:space="0" w:color="auto"/>
            <w:bottom w:val="none" w:sz="0" w:space="0" w:color="auto"/>
            <w:right w:val="none" w:sz="0" w:space="0" w:color="auto"/>
          </w:divBdr>
        </w:div>
        <w:div w:id="1444492887">
          <w:marLeft w:val="640"/>
          <w:marRight w:val="0"/>
          <w:marTop w:val="0"/>
          <w:marBottom w:val="0"/>
          <w:divBdr>
            <w:top w:val="none" w:sz="0" w:space="0" w:color="auto"/>
            <w:left w:val="none" w:sz="0" w:space="0" w:color="auto"/>
            <w:bottom w:val="none" w:sz="0" w:space="0" w:color="auto"/>
            <w:right w:val="none" w:sz="0" w:space="0" w:color="auto"/>
          </w:divBdr>
        </w:div>
        <w:div w:id="1468627627">
          <w:marLeft w:val="640"/>
          <w:marRight w:val="0"/>
          <w:marTop w:val="0"/>
          <w:marBottom w:val="0"/>
          <w:divBdr>
            <w:top w:val="none" w:sz="0" w:space="0" w:color="auto"/>
            <w:left w:val="none" w:sz="0" w:space="0" w:color="auto"/>
            <w:bottom w:val="none" w:sz="0" w:space="0" w:color="auto"/>
            <w:right w:val="none" w:sz="0" w:space="0" w:color="auto"/>
          </w:divBdr>
        </w:div>
        <w:div w:id="1478914221">
          <w:marLeft w:val="640"/>
          <w:marRight w:val="0"/>
          <w:marTop w:val="0"/>
          <w:marBottom w:val="0"/>
          <w:divBdr>
            <w:top w:val="none" w:sz="0" w:space="0" w:color="auto"/>
            <w:left w:val="none" w:sz="0" w:space="0" w:color="auto"/>
            <w:bottom w:val="none" w:sz="0" w:space="0" w:color="auto"/>
            <w:right w:val="none" w:sz="0" w:space="0" w:color="auto"/>
          </w:divBdr>
        </w:div>
        <w:div w:id="1508399117">
          <w:marLeft w:val="640"/>
          <w:marRight w:val="0"/>
          <w:marTop w:val="0"/>
          <w:marBottom w:val="0"/>
          <w:divBdr>
            <w:top w:val="none" w:sz="0" w:space="0" w:color="auto"/>
            <w:left w:val="none" w:sz="0" w:space="0" w:color="auto"/>
            <w:bottom w:val="none" w:sz="0" w:space="0" w:color="auto"/>
            <w:right w:val="none" w:sz="0" w:space="0" w:color="auto"/>
          </w:divBdr>
        </w:div>
        <w:div w:id="1525364116">
          <w:marLeft w:val="640"/>
          <w:marRight w:val="0"/>
          <w:marTop w:val="0"/>
          <w:marBottom w:val="0"/>
          <w:divBdr>
            <w:top w:val="none" w:sz="0" w:space="0" w:color="auto"/>
            <w:left w:val="none" w:sz="0" w:space="0" w:color="auto"/>
            <w:bottom w:val="none" w:sz="0" w:space="0" w:color="auto"/>
            <w:right w:val="none" w:sz="0" w:space="0" w:color="auto"/>
          </w:divBdr>
        </w:div>
        <w:div w:id="1544563054">
          <w:marLeft w:val="640"/>
          <w:marRight w:val="0"/>
          <w:marTop w:val="0"/>
          <w:marBottom w:val="0"/>
          <w:divBdr>
            <w:top w:val="none" w:sz="0" w:space="0" w:color="auto"/>
            <w:left w:val="none" w:sz="0" w:space="0" w:color="auto"/>
            <w:bottom w:val="none" w:sz="0" w:space="0" w:color="auto"/>
            <w:right w:val="none" w:sz="0" w:space="0" w:color="auto"/>
          </w:divBdr>
        </w:div>
        <w:div w:id="1570574346">
          <w:marLeft w:val="640"/>
          <w:marRight w:val="0"/>
          <w:marTop w:val="0"/>
          <w:marBottom w:val="0"/>
          <w:divBdr>
            <w:top w:val="none" w:sz="0" w:space="0" w:color="auto"/>
            <w:left w:val="none" w:sz="0" w:space="0" w:color="auto"/>
            <w:bottom w:val="none" w:sz="0" w:space="0" w:color="auto"/>
            <w:right w:val="none" w:sz="0" w:space="0" w:color="auto"/>
          </w:divBdr>
        </w:div>
        <w:div w:id="1605385036">
          <w:marLeft w:val="640"/>
          <w:marRight w:val="0"/>
          <w:marTop w:val="0"/>
          <w:marBottom w:val="0"/>
          <w:divBdr>
            <w:top w:val="none" w:sz="0" w:space="0" w:color="auto"/>
            <w:left w:val="none" w:sz="0" w:space="0" w:color="auto"/>
            <w:bottom w:val="none" w:sz="0" w:space="0" w:color="auto"/>
            <w:right w:val="none" w:sz="0" w:space="0" w:color="auto"/>
          </w:divBdr>
        </w:div>
        <w:div w:id="1643804144">
          <w:marLeft w:val="640"/>
          <w:marRight w:val="0"/>
          <w:marTop w:val="0"/>
          <w:marBottom w:val="0"/>
          <w:divBdr>
            <w:top w:val="none" w:sz="0" w:space="0" w:color="auto"/>
            <w:left w:val="none" w:sz="0" w:space="0" w:color="auto"/>
            <w:bottom w:val="none" w:sz="0" w:space="0" w:color="auto"/>
            <w:right w:val="none" w:sz="0" w:space="0" w:color="auto"/>
          </w:divBdr>
        </w:div>
        <w:div w:id="1771463327">
          <w:marLeft w:val="640"/>
          <w:marRight w:val="0"/>
          <w:marTop w:val="0"/>
          <w:marBottom w:val="0"/>
          <w:divBdr>
            <w:top w:val="none" w:sz="0" w:space="0" w:color="auto"/>
            <w:left w:val="none" w:sz="0" w:space="0" w:color="auto"/>
            <w:bottom w:val="none" w:sz="0" w:space="0" w:color="auto"/>
            <w:right w:val="none" w:sz="0" w:space="0" w:color="auto"/>
          </w:divBdr>
        </w:div>
        <w:div w:id="1773743874">
          <w:marLeft w:val="640"/>
          <w:marRight w:val="0"/>
          <w:marTop w:val="0"/>
          <w:marBottom w:val="0"/>
          <w:divBdr>
            <w:top w:val="none" w:sz="0" w:space="0" w:color="auto"/>
            <w:left w:val="none" w:sz="0" w:space="0" w:color="auto"/>
            <w:bottom w:val="none" w:sz="0" w:space="0" w:color="auto"/>
            <w:right w:val="none" w:sz="0" w:space="0" w:color="auto"/>
          </w:divBdr>
        </w:div>
        <w:div w:id="1776096131">
          <w:marLeft w:val="640"/>
          <w:marRight w:val="0"/>
          <w:marTop w:val="0"/>
          <w:marBottom w:val="0"/>
          <w:divBdr>
            <w:top w:val="none" w:sz="0" w:space="0" w:color="auto"/>
            <w:left w:val="none" w:sz="0" w:space="0" w:color="auto"/>
            <w:bottom w:val="none" w:sz="0" w:space="0" w:color="auto"/>
            <w:right w:val="none" w:sz="0" w:space="0" w:color="auto"/>
          </w:divBdr>
        </w:div>
        <w:div w:id="1859849659">
          <w:marLeft w:val="640"/>
          <w:marRight w:val="0"/>
          <w:marTop w:val="0"/>
          <w:marBottom w:val="0"/>
          <w:divBdr>
            <w:top w:val="none" w:sz="0" w:space="0" w:color="auto"/>
            <w:left w:val="none" w:sz="0" w:space="0" w:color="auto"/>
            <w:bottom w:val="none" w:sz="0" w:space="0" w:color="auto"/>
            <w:right w:val="none" w:sz="0" w:space="0" w:color="auto"/>
          </w:divBdr>
        </w:div>
        <w:div w:id="1940872757">
          <w:marLeft w:val="640"/>
          <w:marRight w:val="0"/>
          <w:marTop w:val="0"/>
          <w:marBottom w:val="0"/>
          <w:divBdr>
            <w:top w:val="none" w:sz="0" w:space="0" w:color="auto"/>
            <w:left w:val="none" w:sz="0" w:space="0" w:color="auto"/>
            <w:bottom w:val="none" w:sz="0" w:space="0" w:color="auto"/>
            <w:right w:val="none" w:sz="0" w:space="0" w:color="auto"/>
          </w:divBdr>
        </w:div>
        <w:div w:id="1960650273">
          <w:marLeft w:val="640"/>
          <w:marRight w:val="0"/>
          <w:marTop w:val="0"/>
          <w:marBottom w:val="0"/>
          <w:divBdr>
            <w:top w:val="none" w:sz="0" w:space="0" w:color="auto"/>
            <w:left w:val="none" w:sz="0" w:space="0" w:color="auto"/>
            <w:bottom w:val="none" w:sz="0" w:space="0" w:color="auto"/>
            <w:right w:val="none" w:sz="0" w:space="0" w:color="auto"/>
          </w:divBdr>
        </w:div>
        <w:div w:id="1972055050">
          <w:marLeft w:val="640"/>
          <w:marRight w:val="0"/>
          <w:marTop w:val="0"/>
          <w:marBottom w:val="0"/>
          <w:divBdr>
            <w:top w:val="none" w:sz="0" w:space="0" w:color="auto"/>
            <w:left w:val="none" w:sz="0" w:space="0" w:color="auto"/>
            <w:bottom w:val="none" w:sz="0" w:space="0" w:color="auto"/>
            <w:right w:val="none" w:sz="0" w:space="0" w:color="auto"/>
          </w:divBdr>
        </w:div>
        <w:div w:id="1973750682">
          <w:marLeft w:val="640"/>
          <w:marRight w:val="0"/>
          <w:marTop w:val="0"/>
          <w:marBottom w:val="0"/>
          <w:divBdr>
            <w:top w:val="none" w:sz="0" w:space="0" w:color="auto"/>
            <w:left w:val="none" w:sz="0" w:space="0" w:color="auto"/>
            <w:bottom w:val="none" w:sz="0" w:space="0" w:color="auto"/>
            <w:right w:val="none" w:sz="0" w:space="0" w:color="auto"/>
          </w:divBdr>
        </w:div>
        <w:div w:id="1987856822">
          <w:marLeft w:val="640"/>
          <w:marRight w:val="0"/>
          <w:marTop w:val="0"/>
          <w:marBottom w:val="0"/>
          <w:divBdr>
            <w:top w:val="none" w:sz="0" w:space="0" w:color="auto"/>
            <w:left w:val="none" w:sz="0" w:space="0" w:color="auto"/>
            <w:bottom w:val="none" w:sz="0" w:space="0" w:color="auto"/>
            <w:right w:val="none" w:sz="0" w:space="0" w:color="auto"/>
          </w:divBdr>
        </w:div>
        <w:div w:id="1988244662">
          <w:marLeft w:val="640"/>
          <w:marRight w:val="0"/>
          <w:marTop w:val="0"/>
          <w:marBottom w:val="0"/>
          <w:divBdr>
            <w:top w:val="none" w:sz="0" w:space="0" w:color="auto"/>
            <w:left w:val="none" w:sz="0" w:space="0" w:color="auto"/>
            <w:bottom w:val="none" w:sz="0" w:space="0" w:color="auto"/>
            <w:right w:val="none" w:sz="0" w:space="0" w:color="auto"/>
          </w:divBdr>
        </w:div>
        <w:div w:id="2002193291">
          <w:marLeft w:val="640"/>
          <w:marRight w:val="0"/>
          <w:marTop w:val="0"/>
          <w:marBottom w:val="0"/>
          <w:divBdr>
            <w:top w:val="none" w:sz="0" w:space="0" w:color="auto"/>
            <w:left w:val="none" w:sz="0" w:space="0" w:color="auto"/>
            <w:bottom w:val="none" w:sz="0" w:space="0" w:color="auto"/>
            <w:right w:val="none" w:sz="0" w:space="0" w:color="auto"/>
          </w:divBdr>
        </w:div>
        <w:div w:id="2014255848">
          <w:marLeft w:val="640"/>
          <w:marRight w:val="0"/>
          <w:marTop w:val="0"/>
          <w:marBottom w:val="0"/>
          <w:divBdr>
            <w:top w:val="none" w:sz="0" w:space="0" w:color="auto"/>
            <w:left w:val="none" w:sz="0" w:space="0" w:color="auto"/>
            <w:bottom w:val="none" w:sz="0" w:space="0" w:color="auto"/>
            <w:right w:val="none" w:sz="0" w:space="0" w:color="auto"/>
          </w:divBdr>
        </w:div>
        <w:div w:id="2132281979">
          <w:marLeft w:val="640"/>
          <w:marRight w:val="0"/>
          <w:marTop w:val="0"/>
          <w:marBottom w:val="0"/>
          <w:divBdr>
            <w:top w:val="none" w:sz="0" w:space="0" w:color="auto"/>
            <w:left w:val="none" w:sz="0" w:space="0" w:color="auto"/>
            <w:bottom w:val="none" w:sz="0" w:space="0" w:color="auto"/>
            <w:right w:val="none" w:sz="0" w:space="0" w:color="auto"/>
          </w:divBdr>
        </w:div>
      </w:divsChild>
    </w:div>
    <w:div w:id="42406207">
      <w:bodyDiv w:val="1"/>
      <w:marLeft w:val="0"/>
      <w:marRight w:val="0"/>
      <w:marTop w:val="0"/>
      <w:marBottom w:val="0"/>
      <w:divBdr>
        <w:top w:val="none" w:sz="0" w:space="0" w:color="auto"/>
        <w:left w:val="none" w:sz="0" w:space="0" w:color="auto"/>
        <w:bottom w:val="none" w:sz="0" w:space="0" w:color="auto"/>
        <w:right w:val="none" w:sz="0" w:space="0" w:color="auto"/>
      </w:divBdr>
      <w:divsChild>
        <w:div w:id="1539774806">
          <w:marLeft w:val="0"/>
          <w:marRight w:val="0"/>
          <w:marTop w:val="0"/>
          <w:marBottom w:val="0"/>
          <w:divBdr>
            <w:top w:val="none" w:sz="0" w:space="0" w:color="auto"/>
            <w:left w:val="none" w:sz="0" w:space="0" w:color="auto"/>
            <w:bottom w:val="none" w:sz="0" w:space="0" w:color="auto"/>
            <w:right w:val="none" w:sz="0" w:space="0" w:color="auto"/>
          </w:divBdr>
          <w:divsChild>
            <w:div w:id="1240553023">
              <w:marLeft w:val="0"/>
              <w:marRight w:val="0"/>
              <w:marTop w:val="0"/>
              <w:marBottom w:val="0"/>
              <w:divBdr>
                <w:top w:val="none" w:sz="0" w:space="0" w:color="auto"/>
                <w:left w:val="none" w:sz="0" w:space="0" w:color="auto"/>
                <w:bottom w:val="none" w:sz="0" w:space="0" w:color="auto"/>
                <w:right w:val="none" w:sz="0" w:space="0" w:color="auto"/>
              </w:divBdr>
              <w:divsChild>
                <w:div w:id="15432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88652">
      <w:bodyDiv w:val="1"/>
      <w:marLeft w:val="0"/>
      <w:marRight w:val="0"/>
      <w:marTop w:val="0"/>
      <w:marBottom w:val="0"/>
      <w:divBdr>
        <w:top w:val="none" w:sz="0" w:space="0" w:color="auto"/>
        <w:left w:val="none" w:sz="0" w:space="0" w:color="auto"/>
        <w:bottom w:val="none" w:sz="0" w:space="0" w:color="auto"/>
        <w:right w:val="none" w:sz="0" w:space="0" w:color="auto"/>
      </w:divBdr>
      <w:divsChild>
        <w:div w:id="11959007">
          <w:marLeft w:val="640"/>
          <w:marRight w:val="0"/>
          <w:marTop w:val="0"/>
          <w:marBottom w:val="0"/>
          <w:divBdr>
            <w:top w:val="none" w:sz="0" w:space="0" w:color="auto"/>
            <w:left w:val="none" w:sz="0" w:space="0" w:color="auto"/>
            <w:bottom w:val="none" w:sz="0" w:space="0" w:color="auto"/>
            <w:right w:val="none" w:sz="0" w:space="0" w:color="auto"/>
          </w:divBdr>
        </w:div>
        <w:div w:id="12999826">
          <w:marLeft w:val="640"/>
          <w:marRight w:val="0"/>
          <w:marTop w:val="0"/>
          <w:marBottom w:val="0"/>
          <w:divBdr>
            <w:top w:val="none" w:sz="0" w:space="0" w:color="auto"/>
            <w:left w:val="none" w:sz="0" w:space="0" w:color="auto"/>
            <w:bottom w:val="none" w:sz="0" w:space="0" w:color="auto"/>
            <w:right w:val="none" w:sz="0" w:space="0" w:color="auto"/>
          </w:divBdr>
        </w:div>
        <w:div w:id="30544795">
          <w:marLeft w:val="640"/>
          <w:marRight w:val="0"/>
          <w:marTop w:val="0"/>
          <w:marBottom w:val="0"/>
          <w:divBdr>
            <w:top w:val="none" w:sz="0" w:space="0" w:color="auto"/>
            <w:left w:val="none" w:sz="0" w:space="0" w:color="auto"/>
            <w:bottom w:val="none" w:sz="0" w:space="0" w:color="auto"/>
            <w:right w:val="none" w:sz="0" w:space="0" w:color="auto"/>
          </w:divBdr>
        </w:div>
        <w:div w:id="52971506">
          <w:marLeft w:val="640"/>
          <w:marRight w:val="0"/>
          <w:marTop w:val="0"/>
          <w:marBottom w:val="0"/>
          <w:divBdr>
            <w:top w:val="none" w:sz="0" w:space="0" w:color="auto"/>
            <w:left w:val="none" w:sz="0" w:space="0" w:color="auto"/>
            <w:bottom w:val="none" w:sz="0" w:space="0" w:color="auto"/>
            <w:right w:val="none" w:sz="0" w:space="0" w:color="auto"/>
          </w:divBdr>
        </w:div>
        <w:div w:id="54746219">
          <w:marLeft w:val="640"/>
          <w:marRight w:val="0"/>
          <w:marTop w:val="0"/>
          <w:marBottom w:val="0"/>
          <w:divBdr>
            <w:top w:val="none" w:sz="0" w:space="0" w:color="auto"/>
            <w:left w:val="none" w:sz="0" w:space="0" w:color="auto"/>
            <w:bottom w:val="none" w:sz="0" w:space="0" w:color="auto"/>
            <w:right w:val="none" w:sz="0" w:space="0" w:color="auto"/>
          </w:divBdr>
        </w:div>
        <w:div w:id="89662810">
          <w:marLeft w:val="640"/>
          <w:marRight w:val="0"/>
          <w:marTop w:val="0"/>
          <w:marBottom w:val="0"/>
          <w:divBdr>
            <w:top w:val="none" w:sz="0" w:space="0" w:color="auto"/>
            <w:left w:val="none" w:sz="0" w:space="0" w:color="auto"/>
            <w:bottom w:val="none" w:sz="0" w:space="0" w:color="auto"/>
            <w:right w:val="none" w:sz="0" w:space="0" w:color="auto"/>
          </w:divBdr>
        </w:div>
        <w:div w:id="110824650">
          <w:marLeft w:val="640"/>
          <w:marRight w:val="0"/>
          <w:marTop w:val="0"/>
          <w:marBottom w:val="0"/>
          <w:divBdr>
            <w:top w:val="none" w:sz="0" w:space="0" w:color="auto"/>
            <w:left w:val="none" w:sz="0" w:space="0" w:color="auto"/>
            <w:bottom w:val="none" w:sz="0" w:space="0" w:color="auto"/>
            <w:right w:val="none" w:sz="0" w:space="0" w:color="auto"/>
          </w:divBdr>
        </w:div>
        <w:div w:id="122694860">
          <w:marLeft w:val="640"/>
          <w:marRight w:val="0"/>
          <w:marTop w:val="0"/>
          <w:marBottom w:val="0"/>
          <w:divBdr>
            <w:top w:val="none" w:sz="0" w:space="0" w:color="auto"/>
            <w:left w:val="none" w:sz="0" w:space="0" w:color="auto"/>
            <w:bottom w:val="none" w:sz="0" w:space="0" w:color="auto"/>
            <w:right w:val="none" w:sz="0" w:space="0" w:color="auto"/>
          </w:divBdr>
        </w:div>
        <w:div w:id="163399955">
          <w:marLeft w:val="640"/>
          <w:marRight w:val="0"/>
          <w:marTop w:val="0"/>
          <w:marBottom w:val="0"/>
          <w:divBdr>
            <w:top w:val="none" w:sz="0" w:space="0" w:color="auto"/>
            <w:left w:val="none" w:sz="0" w:space="0" w:color="auto"/>
            <w:bottom w:val="none" w:sz="0" w:space="0" w:color="auto"/>
            <w:right w:val="none" w:sz="0" w:space="0" w:color="auto"/>
          </w:divBdr>
        </w:div>
        <w:div w:id="163786892">
          <w:marLeft w:val="640"/>
          <w:marRight w:val="0"/>
          <w:marTop w:val="0"/>
          <w:marBottom w:val="0"/>
          <w:divBdr>
            <w:top w:val="none" w:sz="0" w:space="0" w:color="auto"/>
            <w:left w:val="none" w:sz="0" w:space="0" w:color="auto"/>
            <w:bottom w:val="none" w:sz="0" w:space="0" w:color="auto"/>
            <w:right w:val="none" w:sz="0" w:space="0" w:color="auto"/>
          </w:divBdr>
        </w:div>
        <w:div w:id="192427101">
          <w:marLeft w:val="640"/>
          <w:marRight w:val="0"/>
          <w:marTop w:val="0"/>
          <w:marBottom w:val="0"/>
          <w:divBdr>
            <w:top w:val="none" w:sz="0" w:space="0" w:color="auto"/>
            <w:left w:val="none" w:sz="0" w:space="0" w:color="auto"/>
            <w:bottom w:val="none" w:sz="0" w:space="0" w:color="auto"/>
            <w:right w:val="none" w:sz="0" w:space="0" w:color="auto"/>
          </w:divBdr>
        </w:div>
        <w:div w:id="241641491">
          <w:marLeft w:val="640"/>
          <w:marRight w:val="0"/>
          <w:marTop w:val="0"/>
          <w:marBottom w:val="0"/>
          <w:divBdr>
            <w:top w:val="none" w:sz="0" w:space="0" w:color="auto"/>
            <w:left w:val="none" w:sz="0" w:space="0" w:color="auto"/>
            <w:bottom w:val="none" w:sz="0" w:space="0" w:color="auto"/>
            <w:right w:val="none" w:sz="0" w:space="0" w:color="auto"/>
          </w:divBdr>
        </w:div>
        <w:div w:id="271712743">
          <w:marLeft w:val="640"/>
          <w:marRight w:val="0"/>
          <w:marTop w:val="0"/>
          <w:marBottom w:val="0"/>
          <w:divBdr>
            <w:top w:val="none" w:sz="0" w:space="0" w:color="auto"/>
            <w:left w:val="none" w:sz="0" w:space="0" w:color="auto"/>
            <w:bottom w:val="none" w:sz="0" w:space="0" w:color="auto"/>
            <w:right w:val="none" w:sz="0" w:space="0" w:color="auto"/>
          </w:divBdr>
        </w:div>
        <w:div w:id="274870051">
          <w:marLeft w:val="640"/>
          <w:marRight w:val="0"/>
          <w:marTop w:val="0"/>
          <w:marBottom w:val="0"/>
          <w:divBdr>
            <w:top w:val="none" w:sz="0" w:space="0" w:color="auto"/>
            <w:left w:val="none" w:sz="0" w:space="0" w:color="auto"/>
            <w:bottom w:val="none" w:sz="0" w:space="0" w:color="auto"/>
            <w:right w:val="none" w:sz="0" w:space="0" w:color="auto"/>
          </w:divBdr>
        </w:div>
        <w:div w:id="279259788">
          <w:marLeft w:val="640"/>
          <w:marRight w:val="0"/>
          <w:marTop w:val="0"/>
          <w:marBottom w:val="0"/>
          <w:divBdr>
            <w:top w:val="none" w:sz="0" w:space="0" w:color="auto"/>
            <w:left w:val="none" w:sz="0" w:space="0" w:color="auto"/>
            <w:bottom w:val="none" w:sz="0" w:space="0" w:color="auto"/>
            <w:right w:val="none" w:sz="0" w:space="0" w:color="auto"/>
          </w:divBdr>
        </w:div>
        <w:div w:id="280041459">
          <w:marLeft w:val="640"/>
          <w:marRight w:val="0"/>
          <w:marTop w:val="0"/>
          <w:marBottom w:val="0"/>
          <w:divBdr>
            <w:top w:val="none" w:sz="0" w:space="0" w:color="auto"/>
            <w:left w:val="none" w:sz="0" w:space="0" w:color="auto"/>
            <w:bottom w:val="none" w:sz="0" w:space="0" w:color="auto"/>
            <w:right w:val="none" w:sz="0" w:space="0" w:color="auto"/>
          </w:divBdr>
        </w:div>
        <w:div w:id="306403354">
          <w:marLeft w:val="640"/>
          <w:marRight w:val="0"/>
          <w:marTop w:val="0"/>
          <w:marBottom w:val="0"/>
          <w:divBdr>
            <w:top w:val="none" w:sz="0" w:space="0" w:color="auto"/>
            <w:left w:val="none" w:sz="0" w:space="0" w:color="auto"/>
            <w:bottom w:val="none" w:sz="0" w:space="0" w:color="auto"/>
            <w:right w:val="none" w:sz="0" w:space="0" w:color="auto"/>
          </w:divBdr>
        </w:div>
        <w:div w:id="376901655">
          <w:marLeft w:val="640"/>
          <w:marRight w:val="0"/>
          <w:marTop w:val="0"/>
          <w:marBottom w:val="0"/>
          <w:divBdr>
            <w:top w:val="none" w:sz="0" w:space="0" w:color="auto"/>
            <w:left w:val="none" w:sz="0" w:space="0" w:color="auto"/>
            <w:bottom w:val="none" w:sz="0" w:space="0" w:color="auto"/>
            <w:right w:val="none" w:sz="0" w:space="0" w:color="auto"/>
          </w:divBdr>
        </w:div>
        <w:div w:id="426851797">
          <w:marLeft w:val="640"/>
          <w:marRight w:val="0"/>
          <w:marTop w:val="0"/>
          <w:marBottom w:val="0"/>
          <w:divBdr>
            <w:top w:val="none" w:sz="0" w:space="0" w:color="auto"/>
            <w:left w:val="none" w:sz="0" w:space="0" w:color="auto"/>
            <w:bottom w:val="none" w:sz="0" w:space="0" w:color="auto"/>
            <w:right w:val="none" w:sz="0" w:space="0" w:color="auto"/>
          </w:divBdr>
        </w:div>
        <w:div w:id="446316603">
          <w:marLeft w:val="640"/>
          <w:marRight w:val="0"/>
          <w:marTop w:val="0"/>
          <w:marBottom w:val="0"/>
          <w:divBdr>
            <w:top w:val="none" w:sz="0" w:space="0" w:color="auto"/>
            <w:left w:val="none" w:sz="0" w:space="0" w:color="auto"/>
            <w:bottom w:val="none" w:sz="0" w:space="0" w:color="auto"/>
            <w:right w:val="none" w:sz="0" w:space="0" w:color="auto"/>
          </w:divBdr>
        </w:div>
        <w:div w:id="466512775">
          <w:marLeft w:val="640"/>
          <w:marRight w:val="0"/>
          <w:marTop w:val="0"/>
          <w:marBottom w:val="0"/>
          <w:divBdr>
            <w:top w:val="none" w:sz="0" w:space="0" w:color="auto"/>
            <w:left w:val="none" w:sz="0" w:space="0" w:color="auto"/>
            <w:bottom w:val="none" w:sz="0" w:space="0" w:color="auto"/>
            <w:right w:val="none" w:sz="0" w:space="0" w:color="auto"/>
          </w:divBdr>
        </w:div>
        <w:div w:id="516627240">
          <w:marLeft w:val="640"/>
          <w:marRight w:val="0"/>
          <w:marTop w:val="0"/>
          <w:marBottom w:val="0"/>
          <w:divBdr>
            <w:top w:val="none" w:sz="0" w:space="0" w:color="auto"/>
            <w:left w:val="none" w:sz="0" w:space="0" w:color="auto"/>
            <w:bottom w:val="none" w:sz="0" w:space="0" w:color="auto"/>
            <w:right w:val="none" w:sz="0" w:space="0" w:color="auto"/>
          </w:divBdr>
        </w:div>
        <w:div w:id="527068319">
          <w:marLeft w:val="640"/>
          <w:marRight w:val="0"/>
          <w:marTop w:val="0"/>
          <w:marBottom w:val="0"/>
          <w:divBdr>
            <w:top w:val="none" w:sz="0" w:space="0" w:color="auto"/>
            <w:left w:val="none" w:sz="0" w:space="0" w:color="auto"/>
            <w:bottom w:val="none" w:sz="0" w:space="0" w:color="auto"/>
            <w:right w:val="none" w:sz="0" w:space="0" w:color="auto"/>
          </w:divBdr>
        </w:div>
        <w:div w:id="540940134">
          <w:marLeft w:val="640"/>
          <w:marRight w:val="0"/>
          <w:marTop w:val="0"/>
          <w:marBottom w:val="0"/>
          <w:divBdr>
            <w:top w:val="none" w:sz="0" w:space="0" w:color="auto"/>
            <w:left w:val="none" w:sz="0" w:space="0" w:color="auto"/>
            <w:bottom w:val="none" w:sz="0" w:space="0" w:color="auto"/>
            <w:right w:val="none" w:sz="0" w:space="0" w:color="auto"/>
          </w:divBdr>
        </w:div>
        <w:div w:id="618414347">
          <w:marLeft w:val="640"/>
          <w:marRight w:val="0"/>
          <w:marTop w:val="0"/>
          <w:marBottom w:val="0"/>
          <w:divBdr>
            <w:top w:val="none" w:sz="0" w:space="0" w:color="auto"/>
            <w:left w:val="none" w:sz="0" w:space="0" w:color="auto"/>
            <w:bottom w:val="none" w:sz="0" w:space="0" w:color="auto"/>
            <w:right w:val="none" w:sz="0" w:space="0" w:color="auto"/>
          </w:divBdr>
        </w:div>
        <w:div w:id="647705864">
          <w:marLeft w:val="640"/>
          <w:marRight w:val="0"/>
          <w:marTop w:val="0"/>
          <w:marBottom w:val="0"/>
          <w:divBdr>
            <w:top w:val="none" w:sz="0" w:space="0" w:color="auto"/>
            <w:left w:val="none" w:sz="0" w:space="0" w:color="auto"/>
            <w:bottom w:val="none" w:sz="0" w:space="0" w:color="auto"/>
            <w:right w:val="none" w:sz="0" w:space="0" w:color="auto"/>
          </w:divBdr>
        </w:div>
        <w:div w:id="684357143">
          <w:marLeft w:val="640"/>
          <w:marRight w:val="0"/>
          <w:marTop w:val="0"/>
          <w:marBottom w:val="0"/>
          <w:divBdr>
            <w:top w:val="none" w:sz="0" w:space="0" w:color="auto"/>
            <w:left w:val="none" w:sz="0" w:space="0" w:color="auto"/>
            <w:bottom w:val="none" w:sz="0" w:space="0" w:color="auto"/>
            <w:right w:val="none" w:sz="0" w:space="0" w:color="auto"/>
          </w:divBdr>
        </w:div>
        <w:div w:id="687174321">
          <w:marLeft w:val="640"/>
          <w:marRight w:val="0"/>
          <w:marTop w:val="0"/>
          <w:marBottom w:val="0"/>
          <w:divBdr>
            <w:top w:val="none" w:sz="0" w:space="0" w:color="auto"/>
            <w:left w:val="none" w:sz="0" w:space="0" w:color="auto"/>
            <w:bottom w:val="none" w:sz="0" w:space="0" w:color="auto"/>
            <w:right w:val="none" w:sz="0" w:space="0" w:color="auto"/>
          </w:divBdr>
        </w:div>
        <w:div w:id="703988473">
          <w:marLeft w:val="640"/>
          <w:marRight w:val="0"/>
          <w:marTop w:val="0"/>
          <w:marBottom w:val="0"/>
          <w:divBdr>
            <w:top w:val="none" w:sz="0" w:space="0" w:color="auto"/>
            <w:left w:val="none" w:sz="0" w:space="0" w:color="auto"/>
            <w:bottom w:val="none" w:sz="0" w:space="0" w:color="auto"/>
            <w:right w:val="none" w:sz="0" w:space="0" w:color="auto"/>
          </w:divBdr>
        </w:div>
        <w:div w:id="726801135">
          <w:marLeft w:val="640"/>
          <w:marRight w:val="0"/>
          <w:marTop w:val="0"/>
          <w:marBottom w:val="0"/>
          <w:divBdr>
            <w:top w:val="none" w:sz="0" w:space="0" w:color="auto"/>
            <w:left w:val="none" w:sz="0" w:space="0" w:color="auto"/>
            <w:bottom w:val="none" w:sz="0" w:space="0" w:color="auto"/>
            <w:right w:val="none" w:sz="0" w:space="0" w:color="auto"/>
          </w:divBdr>
        </w:div>
        <w:div w:id="731123481">
          <w:marLeft w:val="640"/>
          <w:marRight w:val="0"/>
          <w:marTop w:val="0"/>
          <w:marBottom w:val="0"/>
          <w:divBdr>
            <w:top w:val="none" w:sz="0" w:space="0" w:color="auto"/>
            <w:left w:val="none" w:sz="0" w:space="0" w:color="auto"/>
            <w:bottom w:val="none" w:sz="0" w:space="0" w:color="auto"/>
            <w:right w:val="none" w:sz="0" w:space="0" w:color="auto"/>
          </w:divBdr>
        </w:div>
        <w:div w:id="731343590">
          <w:marLeft w:val="640"/>
          <w:marRight w:val="0"/>
          <w:marTop w:val="0"/>
          <w:marBottom w:val="0"/>
          <w:divBdr>
            <w:top w:val="none" w:sz="0" w:space="0" w:color="auto"/>
            <w:left w:val="none" w:sz="0" w:space="0" w:color="auto"/>
            <w:bottom w:val="none" w:sz="0" w:space="0" w:color="auto"/>
            <w:right w:val="none" w:sz="0" w:space="0" w:color="auto"/>
          </w:divBdr>
        </w:div>
        <w:div w:id="763918029">
          <w:marLeft w:val="640"/>
          <w:marRight w:val="0"/>
          <w:marTop w:val="0"/>
          <w:marBottom w:val="0"/>
          <w:divBdr>
            <w:top w:val="none" w:sz="0" w:space="0" w:color="auto"/>
            <w:left w:val="none" w:sz="0" w:space="0" w:color="auto"/>
            <w:bottom w:val="none" w:sz="0" w:space="0" w:color="auto"/>
            <w:right w:val="none" w:sz="0" w:space="0" w:color="auto"/>
          </w:divBdr>
        </w:div>
        <w:div w:id="786124607">
          <w:marLeft w:val="640"/>
          <w:marRight w:val="0"/>
          <w:marTop w:val="0"/>
          <w:marBottom w:val="0"/>
          <w:divBdr>
            <w:top w:val="none" w:sz="0" w:space="0" w:color="auto"/>
            <w:left w:val="none" w:sz="0" w:space="0" w:color="auto"/>
            <w:bottom w:val="none" w:sz="0" w:space="0" w:color="auto"/>
            <w:right w:val="none" w:sz="0" w:space="0" w:color="auto"/>
          </w:divBdr>
        </w:div>
        <w:div w:id="795369512">
          <w:marLeft w:val="640"/>
          <w:marRight w:val="0"/>
          <w:marTop w:val="0"/>
          <w:marBottom w:val="0"/>
          <w:divBdr>
            <w:top w:val="none" w:sz="0" w:space="0" w:color="auto"/>
            <w:left w:val="none" w:sz="0" w:space="0" w:color="auto"/>
            <w:bottom w:val="none" w:sz="0" w:space="0" w:color="auto"/>
            <w:right w:val="none" w:sz="0" w:space="0" w:color="auto"/>
          </w:divBdr>
        </w:div>
        <w:div w:id="804002896">
          <w:marLeft w:val="640"/>
          <w:marRight w:val="0"/>
          <w:marTop w:val="0"/>
          <w:marBottom w:val="0"/>
          <w:divBdr>
            <w:top w:val="none" w:sz="0" w:space="0" w:color="auto"/>
            <w:left w:val="none" w:sz="0" w:space="0" w:color="auto"/>
            <w:bottom w:val="none" w:sz="0" w:space="0" w:color="auto"/>
            <w:right w:val="none" w:sz="0" w:space="0" w:color="auto"/>
          </w:divBdr>
        </w:div>
        <w:div w:id="828599116">
          <w:marLeft w:val="640"/>
          <w:marRight w:val="0"/>
          <w:marTop w:val="0"/>
          <w:marBottom w:val="0"/>
          <w:divBdr>
            <w:top w:val="none" w:sz="0" w:space="0" w:color="auto"/>
            <w:left w:val="none" w:sz="0" w:space="0" w:color="auto"/>
            <w:bottom w:val="none" w:sz="0" w:space="0" w:color="auto"/>
            <w:right w:val="none" w:sz="0" w:space="0" w:color="auto"/>
          </w:divBdr>
        </w:div>
        <w:div w:id="834607061">
          <w:marLeft w:val="640"/>
          <w:marRight w:val="0"/>
          <w:marTop w:val="0"/>
          <w:marBottom w:val="0"/>
          <w:divBdr>
            <w:top w:val="none" w:sz="0" w:space="0" w:color="auto"/>
            <w:left w:val="none" w:sz="0" w:space="0" w:color="auto"/>
            <w:bottom w:val="none" w:sz="0" w:space="0" w:color="auto"/>
            <w:right w:val="none" w:sz="0" w:space="0" w:color="auto"/>
          </w:divBdr>
        </w:div>
        <w:div w:id="839004428">
          <w:marLeft w:val="640"/>
          <w:marRight w:val="0"/>
          <w:marTop w:val="0"/>
          <w:marBottom w:val="0"/>
          <w:divBdr>
            <w:top w:val="none" w:sz="0" w:space="0" w:color="auto"/>
            <w:left w:val="none" w:sz="0" w:space="0" w:color="auto"/>
            <w:bottom w:val="none" w:sz="0" w:space="0" w:color="auto"/>
            <w:right w:val="none" w:sz="0" w:space="0" w:color="auto"/>
          </w:divBdr>
        </w:div>
        <w:div w:id="850291234">
          <w:marLeft w:val="640"/>
          <w:marRight w:val="0"/>
          <w:marTop w:val="0"/>
          <w:marBottom w:val="0"/>
          <w:divBdr>
            <w:top w:val="none" w:sz="0" w:space="0" w:color="auto"/>
            <w:left w:val="none" w:sz="0" w:space="0" w:color="auto"/>
            <w:bottom w:val="none" w:sz="0" w:space="0" w:color="auto"/>
            <w:right w:val="none" w:sz="0" w:space="0" w:color="auto"/>
          </w:divBdr>
        </w:div>
        <w:div w:id="855078518">
          <w:marLeft w:val="640"/>
          <w:marRight w:val="0"/>
          <w:marTop w:val="0"/>
          <w:marBottom w:val="0"/>
          <w:divBdr>
            <w:top w:val="none" w:sz="0" w:space="0" w:color="auto"/>
            <w:left w:val="none" w:sz="0" w:space="0" w:color="auto"/>
            <w:bottom w:val="none" w:sz="0" w:space="0" w:color="auto"/>
            <w:right w:val="none" w:sz="0" w:space="0" w:color="auto"/>
          </w:divBdr>
        </w:div>
        <w:div w:id="867642410">
          <w:marLeft w:val="640"/>
          <w:marRight w:val="0"/>
          <w:marTop w:val="0"/>
          <w:marBottom w:val="0"/>
          <w:divBdr>
            <w:top w:val="none" w:sz="0" w:space="0" w:color="auto"/>
            <w:left w:val="none" w:sz="0" w:space="0" w:color="auto"/>
            <w:bottom w:val="none" w:sz="0" w:space="0" w:color="auto"/>
            <w:right w:val="none" w:sz="0" w:space="0" w:color="auto"/>
          </w:divBdr>
        </w:div>
        <w:div w:id="882862817">
          <w:marLeft w:val="640"/>
          <w:marRight w:val="0"/>
          <w:marTop w:val="0"/>
          <w:marBottom w:val="0"/>
          <w:divBdr>
            <w:top w:val="none" w:sz="0" w:space="0" w:color="auto"/>
            <w:left w:val="none" w:sz="0" w:space="0" w:color="auto"/>
            <w:bottom w:val="none" w:sz="0" w:space="0" w:color="auto"/>
            <w:right w:val="none" w:sz="0" w:space="0" w:color="auto"/>
          </w:divBdr>
        </w:div>
        <w:div w:id="888490258">
          <w:marLeft w:val="640"/>
          <w:marRight w:val="0"/>
          <w:marTop w:val="0"/>
          <w:marBottom w:val="0"/>
          <w:divBdr>
            <w:top w:val="none" w:sz="0" w:space="0" w:color="auto"/>
            <w:left w:val="none" w:sz="0" w:space="0" w:color="auto"/>
            <w:bottom w:val="none" w:sz="0" w:space="0" w:color="auto"/>
            <w:right w:val="none" w:sz="0" w:space="0" w:color="auto"/>
          </w:divBdr>
        </w:div>
        <w:div w:id="909849317">
          <w:marLeft w:val="640"/>
          <w:marRight w:val="0"/>
          <w:marTop w:val="0"/>
          <w:marBottom w:val="0"/>
          <w:divBdr>
            <w:top w:val="none" w:sz="0" w:space="0" w:color="auto"/>
            <w:left w:val="none" w:sz="0" w:space="0" w:color="auto"/>
            <w:bottom w:val="none" w:sz="0" w:space="0" w:color="auto"/>
            <w:right w:val="none" w:sz="0" w:space="0" w:color="auto"/>
          </w:divBdr>
        </w:div>
        <w:div w:id="955454034">
          <w:marLeft w:val="640"/>
          <w:marRight w:val="0"/>
          <w:marTop w:val="0"/>
          <w:marBottom w:val="0"/>
          <w:divBdr>
            <w:top w:val="none" w:sz="0" w:space="0" w:color="auto"/>
            <w:left w:val="none" w:sz="0" w:space="0" w:color="auto"/>
            <w:bottom w:val="none" w:sz="0" w:space="0" w:color="auto"/>
            <w:right w:val="none" w:sz="0" w:space="0" w:color="auto"/>
          </w:divBdr>
        </w:div>
        <w:div w:id="958801395">
          <w:marLeft w:val="640"/>
          <w:marRight w:val="0"/>
          <w:marTop w:val="0"/>
          <w:marBottom w:val="0"/>
          <w:divBdr>
            <w:top w:val="none" w:sz="0" w:space="0" w:color="auto"/>
            <w:left w:val="none" w:sz="0" w:space="0" w:color="auto"/>
            <w:bottom w:val="none" w:sz="0" w:space="0" w:color="auto"/>
            <w:right w:val="none" w:sz="0" w:space="0" w:color="auto"/>
          </w:divBdr>
        </w:div>
        <w:div w:id="999962009">
          <w:marLeft w:val="640"/>
          <w:marRight w:val="0"/>
          <w:marTop w:val="0"/>
          <w:marBottom w:val="0"/>
          <w:divBdr>
            <w:top w:val="none" w:sz="0" w:space="0" w:color="auto"/>
            <w:left w:val="none" w:sz="0" w:space="0" w:color="auto"/>
            <w:bottom w:val="none" w:sz="0" w:space="0" w:color="auto"/>
            <w:right w:val="none" w:sz="0" w:space="0" w:color="auto"/>
          </w:divBdr>
        </w:div>
        <w:div w:id="1002662037">
          <w:marLeft w:val="640"/>
          <w:marRight w:val="0"/>
          <w:marTop w:val="0"/>
          <w:marBottom w:val="0"/>
          <w:divBdr>
            <w:top w:val="none" w:sz="0" w:space="0" w:color="auto"/>
            <w:left w:val="none" w:sz="0" w:space="0" w:color="auto"/>
            <w:bottom w:val="none" w:sz="0" w:space="0" w:color="auto"/>
            <w:right w:val="none" w:sz="0" w:space="0" w:color="auto"/>
          </w:divBdr>
        </w:div>
        <w:div w:id="1034424251">
          <w:marLeft w:val="640"/>
          <w:marRight w:val="0"/>
          <w:marTop w:val="0"/>
          <w:marBottom w:val="0"/>
          <w:divBdr>
            <w:top w:val="none" w:sz="0" w:space="0" w:color="auto"/>
            <w:left w:val="none" w:sz="0" w:space="0" w:color="auto"/>
            <w:bottom w:val="none" w:sz="0" w:space="0" w:color="auto"/>
            <w:right w:val="none" w:sz="0" w:space="0" w:color="auto"/>
          </w:divBdr>
        </w:div>
        <w:div w:id="1043796399">
          <w:marLeft w:val="640"/>
          <w:marRight w:val="0"/>
          <w:marTop w:val="0"/>
          <w:marBottom w:val="0"/>
          <w:divBdr>
            <w:top w:val="none" w:sz="0" w:space="0" w:color="auto"/>
            <w:left w:val="none" w:sz="0" w:space="0" w:color="auto"/>
            <w:bottom w:val="none" w:sz="0" w:space="0" w:color="auto"/>
            <w:right w:val="none" w:sz="0" w:space="0" w:color="auto"/>
          </w:divBdr>
        </w:div>
        <w:div w:id="1046757445">
          <w:marLeft w:val="640"/>
          <w:marRight w:val="0"/>
          <w:marTop w:val="0"/>
          <w:marBottom w:val="0"/>
          <w:divBdr>
            <w:top w:val="none" w:sz="0" w:space="0" w:color="auto"/>
            <w:left w:val="none" w:sz="0" w:space="0" w:color="auto"/>
            <w:bottom w:val="none" w:sz="0" w:space="0" w:color="auto"/>
            <w:right w:val="none" w:sz="0" w:space="0" w:color="auto"/>
          </w:divBdr>
        </w:div>
        <w:div w:id="1050615880">
          <w:marLeft w:val="640"/>
          <w:marRight w:val="0"/>
          <w:marTop w:val="0"/>
          <w:marBottom w:val="0"/>
          <w:divBdr>
            <w:top w:val="none" w:sz="0" w:space="0" w:color="auto"/>
            <w:left w:val="none" w:sz="0" w:space="0" w:color="auto"/>
            <w:bottom w:val="none" w:sz="0" w:space="0" w:color="auto"/>
            <w:right w:val="none" w:sz="0" w:space="0" w:color="auto"/>
          </w:divBdr>
        </w:div>
        <w:div w:id="1092163255">
          <w:marLeft w:val="640"/>
          <w:marRight w:val="0"/>
          <w:marTop w:val="0"/>
          <w:marBottom w:val="0"/>
          <w:divBdr>
            <w:top w:val="none" w:sz="0" w:space="0" w:color="auto"/>
            <w:left w:val="none" w:sz="0" w:space="0" w:color="auto"/>
            <w:bottom w:val="none" w:sz="0" w:space="0" w:color="auto"/>
            <w:right w:val="none" w:sz="0" w:space="0" w:color="auto"/>
          </w:divBdr>
        </w:div>
        <w:div w:id="1094933568">
          <w:marLeft w:val="640"/>
          <w:marRight w:val="0"/>
          <w:marTop w:val="0"/>
          <w:marBottom w:val="0"/>
          <w:divBdr>
            <w:top w:val="none" w:sz="0" w:space="0" w:color="auto"/>
            <w:left w:val="none" w:sz="0" w:space="0" w:color="auto"/>
            <w:bottom w:val="none" w:sz="0" w:space="0" w:color="auto"/>
            <w:right w:val="none" w:sz="0" w:space="0" w:color="auto"/>
          </w:divBdr>
        </w:div>
        <w:div w:id="1097948231">
          <w:marLeft w:val="640"/>
          <w:marRight w:val="0"/>
          <w:marTop w:val="0"/>
          <w:marBottom w:val="0"/>
          <w:divBdr>
            <w:top w:val="none" w:sz="0" w:space="0" w:color="auto"/>
            <w:left w:val="none" w:sz="0" w:space="0" w:color="auto"/>
            <w:bottom w:val="none" w:sz="0" w:space="0" w:color="auto"/>
            <w:right w:val="none" w:sz="0" w:space="0" w:color="auto"/>
          </w:divBdr>
        </w:div>
        <w:div w:id="1113750225">
          <w:marLeft w:val="640"/>
          <w:marRight w:val="0"/>
          <w:marTop w:val="0"/>
          <w:marBottom w:val="0"/>
          <w:divBdr>
            <w:top w:val="none" w:sz="0" w:space="0" w:color="auto"/>
            <w:left w:val="none" w:sz="0" w:space="0" w:color="auto"/>
            <w:bottom w:val="none" w:sz="0" w:space="0" w:color="auto"/>
            <w:right w:val="none" w:sz="0" w:space="0" w:color="auto"/>
          </w:divBdr>
        </w:div>
        <w:div w:id="1114980582">
          <w:marLeft w:val="640"/>
          <w:marRight w:val="0"/>
          <w:marTop w:val="0"/>
          <w:marBottom w:val="0"/>
          <w:divBdr>
            <w:top w:val="none" w:sz="0" w:space="0" w:color="auto"/>
            <w:left w:val="none" w:sz="0" w:space="0" w:color="auto"/>
            <w:bottom w:val="none" w:sz="0" w:space="0" w:color="auto"/>
            <w:right w:val="none" w:sz="0" w:space="0" w:color="auto"/>
          </w:divBdr>
        </w:div>
        <w:div w:id="1123305154">
          <w:marLeft w:val="640"/>
          <w:marRight w:val="0"/>
          <w:marTop w:val="0"/>
          <w:marBottom w:val="0"/>
          <w:divBdr>
            <w:top w:val="none" w:sz="0" w:space="0" w:color="auto"/>
            <w:left w:val="none" w:sz="0" w:space="0" w:color="auto"/>
            <w:bottom w:val="none" w:sz="0" w:space="0" w:color="auto"/>
            <w:right w:val="none" w:sz="0" w:space="0" w:color="auto"/>
          </w:divBdr>
        </w:div>
        <w:div w:id="1185047938">
          <w:marLeft w:val="640"/>
          <w:marRight w:val="0"/>
          <w:marTop w:val="0"/>
          <w:marBottom w:val="0"/>
          <w:divBdr>
            <w:top w:val="none" w:sz="0" w:space="0" w:color="auto"/>
            <w:left w:val="none" w:sz="0" w:space="0" w:color="auto"/>
            <w:bottom w:val="none" w:sz="0" w:space="0" w:color="auto"/>
            <w:right w:val="none" w:sz="0" w:space="0" w:color="auto"/>
          </w:divBdr>
        </w:div>
        <w:div w:id="1193149929">
          <w:marLeft w:val="640"/>
          <w:marRight w:val="0"/>
          <w:marTop w:val="0"/>
          <w:marBottom w:val="0"/>
          <w:divBdr>
            <w:top w:val="none" w:sz="0" w:space="0" w:color="auto"/>
            <w:left w:val="none" w:sz="0" w:space="0" w:color="auto"/>
            <w:bottom w:val="none" w:sz="0" w:space="0" w:color="auto"/>
            <w:right w:val="none" w:sz="0" w:space="0" w:color="auto"/>
          </w:divBdr>
        </w:div>
        <w:div w:id="1197700896">
          <w:marLeft w:val="640"/>
          <w:marRight w:val="0"/>
          <w:marTop w:val="0"/>
          <w:marBottom w:val="0"/>
          <w:divBdr>
            <w:top w:val="none" w:sz="0" w:space="0" w:color="auto"/>
            <w:left w:val="none" w:sz="0" w:space="0" w:color="auto"/>
            <w:bottom w:val="none" w:sz="0" w:space="0" w:color="auto"/>
            <w:right w:val="none" w:sz="0" w:space="0" w:color="auto"/>
          </w:divBdr>
        </w:div>
        <w:div w:id="1207451006">
          <w:marLeft w:val="640"/>
          <w:marRight w:val="0"/>
          <w:marTop w:val="0"/>
          <w:marBottom w:val="0"/>
          <w:divBdr>
            <w:top w:val="none" w:sz="0" w:space="0" w:color="auto"/>
            <w:left w:val="none" w:sz="0" w:space="0" w:color="auto"/>
            <w:bottom w:val="none" w:sz="0" w:space="0" w:color="auto"/>
            <w:right w:val="none" w:sz="0" w:space="0" w:color="auto"/>
          </w:divBdr>
        </w:div>
        <w:div w:id="1249777552">
          <w:marLeft w:val="640"/>
          <w:marRight w:val="0"/>
          <w:marTop w:val="0"/>
          <w:marBottom w:val="0"/>
          <w:divBdr>
            <w:top w:val="none" w:sz="0" w:space="0" w:color="auto"/>
            <w:left w:val="none" w:sz="0" w:space="0" w:color="auto"/>
            <w:bottom w:val="none" w:sz="0" w:space="0" w:color="auto"/>
            <w:right w:val="none" w:sz="0" w:space="0" w:color="auto"/>
          </w:divBdr>
        </w:div>
        <w:div w:id="1266495522">
          <w:marLeft w:val="640"/>
          <w:marRight w:val="0"/>
          <w:marTop w:val="0"/>
          <w:marBottom w:val="0"/>
          <w:divBdr>
            <w:top w:val="none" w:sz="0" w:space="0" w:color="auto"/>
            <w:left w:val="none" w:sz="0" w:space="0" w:color="auto"/>
            <w:bottom w:val="none" w:sz="0" w:space="0" w:color="auto"/>
            <w:right w:val="none" w:sz="0" w:space="0" w:color="auto"/>
          </w:divBdr>
        </w:div>
        <w:div w:id="1313295508">
          <w:marLeft w:val="640"/>
          <w:marRight w:val="0"/>
          <w:marTop w:val="0"/>
          <w:marBottom w:val="0"/>
          <w:divBdr>
            <w:top w:val="none" w:sz="0" w:space="0" w:color="auto"/>
            <w:left w:val="none" w:sz="0" w:space="0" w:color="auto"/>
            <w:bottom w:val="none" w:sz="0" w:space="0" w:color="auto"/>
            <w:right w:val="none" w:sz="0" w:space="0" w:color="auto"/>
          </w:divBdr>
        </w:div>
        <w:div w:id="1326009988">
          <w:marLeft w:val="640"/>
          <w:marRight w:val="0"/>
          <w:marTop w:val="0"/>
          <w:marBottom w:val="0"/>
          <w:divBdr>
            <w:top w:val="none" w:sz="0" w:space="0" w:color="auto"/>
            <w:left w:val="none" w:sz="0" w:space="0" w:color="auto"/>
            <w:bottom w:val="none" w:sz="0" w:space="0" w:color="auto"/>
            <w:right w:val="none" w:sz="0" w:space="0" w:color="auto"/>
          </w:divBdr>
        </w:div>
        <w:div w:id="1361320476">
          <w:marLeft w:val="640"/>
          <w:marRight w:val="0"/>
          <w:marTop w:val="0"/>
          <w:marBottom w:val="0"/>
          <w:divBdr>
            <w:top w:val="none" w:sz="0" w:space="0" w:color="auto"/>
            <w:left w:val="none" w:sz="0" w:space="0" w:color="auto"/>
            <w:bottom w:val="none" w:sz="0" w:space="0" w:color="auto"/>
            <w:right w:val="none" w:sz="0" w:space="0" w:color="auto"/>
          </w:divBdr>
        </w:div>
        <w:div w:id="1362583601">
          <w:marLeft w:val="640"/>
          <w:marRight w:val="0"/>
          <w:marTop w:val="0"/>
          <w:marBottom w:val="0"/>
          <w:divBdr>
            <w:top w:val="none" w:sz="0" w:space="0" w:color="auto"/>
            <w:left w:val="none" w:sz="0" w:space="0" w:color="auto"/>
            <w:bottom w:val="none" w:sz="0" w:space="0" w:color="auto"/>
            <w:right w:val="none" w:sz="0" w:space="0" w:color="auto"/>
          </w:divBdr>
        </w:div>
        <w:div w:id="1392580131">
          <w:marLeft w:val="640"/>
          <w:marRight w:val="0"/>
          <w:marTop w:val="0"/>
          <w:marBottom w:val="0"/>
          <w:divBdr>
            <w:top w:val="none" w:sz="0" w:space="0" w:color="auto"/>
            <w:left w:val="none" w:sz="0" w:space="0" w:color="auto"/>
            <w:bottom w:val="none" w:sz="0" w:space="0" w:color="auto"/>
            <w:right w:val="none" w:sz="0" w:space="0" w:color="auto"/>
          </w:divBdr>
        </w:div>
        <w:div w:id="1400396978">
          <w:marLeft w:val="640"/>
          <w:marRight w:val="0"/>
          <w:marTop w:val="0"/>
          <w:marBottom w:val="0"/>
          <w:divBdr>
            <w:top w:val="none" w:sz="0" w:space="0" w:color="auto"/>
            <w:left w:val="none" w:sz="0" w:space="0" w:color="auto"/>
            <w:bottom w:val="none" w:sz="0" w:space="0" w:color="auto"/>
            <w:right w:val="none" w:sz="0" w:space="0" w:color="auto"/>
          </w:divBdr>
        </w:div>
        <w:div w:id="1401174444">
          <w:marLeft w:val="640"/>
          <w:marRight w:val="0"/>
          <w:marTop w:val="0"/>
          <w:marBottom w:val="0"/>
          <w:divBdr>
            <w:top w:val="none" w:sz="0" w:space="0" w:color="auto"/>
            <w:left w:val="none" w:sz="0" w:space="0" w:color="auto"/>
            <w:bottom w:val="none" w:sz="0" w:space="0" w:color="auto"/>
            <w:right w:val="none" w:sz="0" w:space="0" w:color="auto"/>
          </w:divBdr>
        </w:div>
        <w:div w:id="1414620176">
          <w:marLeft w:val="640"/>
          <w:marRight w:val="0"/>
          <w:marTop w:val="0"/>
          <w:marBottom w:val="0"/>
          <w:divBdr>
            <w:top w:val="none" w:sz="0" w:space="0" w:color="auto"/>
            <w:left w:val="none" w:sz="0" w:space="0" w:color="auto"/>
            <w:bottom w:val="none" w:sz="0" w:space="0" w:color="auto"/>
            <w:right w:val="none" w:sz="0" w:space="0" w:color="auto"/>
          </w:divBdr>
        </w:div>
        <w:div w:id="1435519685">
          <w:marLeft w:val="640"/>
          <w:marRight w:val="0"/>
          <w:marTop w:val="0"/>
          <w:marBottom w:val="0"/>
          <w:divBdr>
            <w:top w:val="none" w:sz="0" w:space="0" w:color="auto"/>
            <w:left w:val="none" w:sz="0" w:space="0" w:color="auto"/>
            <w:bottom w:val="none" w:sz="0" w:space="0" w:color="auto"/>
            <w:right w:val="none" w:sz="0" w:space="0" w:color="auto"/>
          </w:divBdr>
        </w:div>
        <w:div w:id="1452892460">
          <w:marLeft w:val="640"/>
          <w:marRight w:val="0"/>
          <w:marTop w:val="0"/>
          <w:marBottom w:val="0"/>
          <w:divBdr>
            <w:top w:val="none" w:sz="0" w:space="0" w:color="auto"/>
            <w:left w:val="none" w:sz="0" w:space="0" w:color="auto"/>
            <w:bottom w:val="none" w:sz="0" w:space="0" w:color="auto"/>
            <w:right w:val="none" w:sz="0" w:space="0" w:color="auto"/>
          </w:divBdr>
        </w:div>
        <w:div w:id="1454521730">
          <w:marLeft w:val="640"/>
          <w:marRight w:val="0"/>
          <w:marTop w:val="0"/>
          <w:marBottom w:val="0"/>
          <w:divBdr>
            <w:top w:val="none" w:sz="0" w:space="0" w:color="auto"/>
            <w:left w:val="none" w:sz="0" w:space="0" w:color="auto"/>
            <w:bottom w:val="none" w:sz="0" w:space="0" w:color="auto"/>
            <w:right w:val="none" w:sz="0" w:space="0" w:color="auto"/>
          </w:divBdr>
        </w:div>
        <w:div w:id="1457139983">
          <w:marLeft w:val="640"/>
          <w:marRight w:val="0"/>
          <w:marTop w:val="0"/>
          <w:marBottom w:val="0"/>
          <w:divBdr>
            <w:top w:val="none" w:sz="0" w:space="0" w:color="auto"/>
            <w:left w:val="none" w:sz="0" w:space="0" w:color="auto"/>
            <w:bottom w:val="none" w:sz="0" w:space="0" w:color="auto"/>
            <w:right w:val="none" w:sz="0" w:space="0" w:color="auto"/>
          </w:divBdr>
        </w:div>
        <w:div w:id="1468890019">
          <w:marLeft w:val="640"/>
          <w:marRight w:val="0"/>
          <w:marTop w:val="0"/>
          <w:marBottom w:val="0"/>
          <w:divBdr>
            <w:top w:val="none" w:sz="0" w:space="0" w:color="auto"/>
            <w:left w:val="none" w:sz="0" w:space="0" w:color="auto"/>
            <w:bottom w:val="none" w:sz="0" w:space="0" w:color="auto"/>
            <w:right w:val="none" w:sz="0" w:space="0" w:color="auto"/>
          </w:divBdr>
        </w:div>
        <w:div w:id="1479302905">
          <w:marLeft w:val="640"/>
          <w:marRight w:val="0"/>
          <w:marTop w:val="0"/>
          <w:marBottom w:val="0"/>
          <w:divBdr>
            <w:top w:val="none" w:sz="0" w:space="0" w:color="auto"/>
            <w:left w:val="none" w:sz="0" w:space="0" w:color="auto"/>
            <w:bottom w:val="none" w:sz="0" w:space="0" w:color="auto"/>
            <w:right w:val="none" w:sz="0" w:space="0" w:color="auto"/>
          </w:divBdr>
        </w:div>
        <w:div w:id="1518152979">
          <w:marLeft w:val="640"/>
          <w:marRight w:val="0"/>
          <w:marTop w:val="0"/>
          <w:marBottom w:val="0"/>
          <w:divBdr>
            <w:top w:val="none" w:sz="0" w:space="0" w:color="auto"/>
            <w:left w:val="none" w:sz="0" w:space="0" w:color="auto"/>
            <w:bottom w:val="none" w:sz="0" w:space="0" w:color="auto"/>
            <w:right w:val="none" w:sz="0" w:space="0" w:color="auto"/>
          </w:divBdr>
        </w:div>
        <w:div w:id="1541939236">
          <w:marLeft w:val="640"/>
          <w:marRight w:val="0"/>
          <w:marTop w:val="0"/>
          <w:marBottom w:val="0"/>
          <w:divBdr>
            <w:top w:val="none" w:sz="0" w:space="0" w:color="auto"/>
            <w:left w:val="none" w:sz="0" w:space="0" w:color="auto"/>
            <w:bottom w:val="none" w:sz="0" w:space="0" w:color="auto"/>
            <w:right w:val="none" w:sz="0" w:space="0" w:color="auto"/>
          </w:divBdr>
        </w:div>
        <w:div w:id="1650328208">
          <w:marLeft w:val="640"/>
          <w:marRight w:val="0"/>
          <w:marTop w:val="0"/>
          <w:marBottom w:val="0"/>
          <w:divBdr>
            <w:top w:val="none" w:sz="0" w:space="0" w:color="auto"/>
            <w:left w:val="none" w:sz="0" w:space="0" w:color="auto"/>
            <w:bottom w:val="none" w:sz="0" w:space="0" w:color="auto"/>
            <w:right w:val="none" w:sz="0" w:space="0" w:color="auto"/>
          </w:divBdr>
        </w:div>
        <w:div w:id="1677687836">
          <w:marLeft w:val="640"/>
          <w:marRight w:val="0"/>
          <w:marTop w:val="0"/>
          <w:marBottom w:val="0"/>
          <w:divBdr>
            <w:top w:val="none" w:sz="0" w:space="0" w:color="auto"/>
            <w:left w:val="none" w:sz="0" w:space="0" w:color="auto"/>
            <w:bottom w:val="none" w:sz="0" w:space="0" w:color="auto"/>
            <w:right w:val="none" w:sz="0" w:space="0" w:color="auto"/>
          </w:divBdr>
        </w:div>
        <w:div w:id="1688678151">
          <w:marLeft w:val="640"/>
          <w:marRight w:val="0"/>
          <w:marTop w:val="0"/>
          <w:marBottom w:val="0"/>
          <w:divBdr>
            <w:top w:val="none" w:sz="0" w:space="0" w:color="auto"/>
            <w:left w:val="none" w:sz="0" w:space="0" w:color="auto"/>
            <w:bottom w:val="none" w:sz="0" w:space="0" w:color="auto"/>
            <w:right w:val="none" w:sz="0" w:space="0" w:color="auto"/>
          </w:divBdr>
        </w:div>
        <w:div w:id="1692486046">
          <w:marLeft w:val="640"/>
          <w:marRight w:val="0"/>
          <w:marTop w:val="0"/>
          <w:marBottom w:val="0"/>
          <w:divBdr>
            <w:top w:val="none" w:sz="0" w:space="0" w:color="auto"/>
            <w:left w:val="none" w:sz="0" w:space="0" w:color="auto"/>
            <w:bottom w:val="none" w:sz="0" w:space="0" w:color="auto"/>
            <w:right w:val="none" w:sz="0" w:space="0" w:color="auto"/>
          </w:divBdr>
        </w:div>
        <w:div w:id="1701514354">
          <w:marLeft w:val="640"/>
          <w:marRight w:val="0"/>
          <w:marTop w:val="0"/>
          <w:marBottom w:val="0"/>
          <w:divBdr>
            <w:top w:val="none" w:sz="0" w:space="0" w:color="auto"/>
            <w:left w:val="none" w:sz="0" w:space="0" w:color="auto"/>
            <w:bottom w:val="none" w:sz="0" w:space="0" w:color="auto"/>
            <w:right w:val="none" w:sz="0" w:space="0" w:color="auto"/>
          </w:divBdr>
        </w:div>
        <w:div w:id="1713385016">
          <w:marLeft w:val="640"/>
          <w:marRight w:val="0"/>
          <w:marTop w:val="0"/>
          <w:marBottom w:val="0"/>
          <w:divBdr>
            <w:top w:val="none" w:sz="0" w:space="0" w:color="auto"/>
            <w:left w:val="none" w:sz="0" w:space="0" w:color="auto"/>
            <w:bottom w:val="none" w:sz="0" w:space="0" w:color="auto"/>
            <w:right w:val="none" w:sz="0" w:space="0" w:color="auto"/>
          </w:divBdr>
        </w:div>
        <w:div w:id="1741170224">
          <w:marLeft w:val="640"/>
          <w:marRight w:val="0"/>
          <w:marTop w:val="0"/>
          <w:marBottom w:val="0"/>
          <w:divBdr>
            <w:top w:val="none" w:sz="0" w:space="0" w:color="auto"/>
            <w:left w:val="none" w:sz="0" w:space="0" w:color="auto"/>
            <w:bottom w:val="none" w:sz="0" w:space="0" w:color="auto"/>
            <w:right w:val="none" w:sz="0" w:space="0" w:color="auto"/>
          </w:divBdr>
        </w:div>
        <w:div w:id="1838960509">
          <w:marLeft w:val="640"/>
          <w:marRight w:val="0"/>
          <w:marTop w:val="0"/>
          <w:marBottom w:val="0"/>
          <w:divBdr>
            <w:top w:val="none" w:sz="0" w:space="0" w:color="auto"/>
            <w:left w:val="none" w:sz="0" w:space="0" w:color="auto"/>
            <w:bottom w:val="none" w:sz="0" w:space="0" w:color="auto"/>
            <w:right w:val="none" w:sz="0" w:space="0" w:color="auto"/>
          </w:divBdr>
        </w:div>
        <w:div w:id="1855991172">
          <w:marLeft w:val="640"/>
          <w:marRight w:val="0"/>
          <w:marTop w:val="0"/>
          <w:marBottom w:val="0"/>
          <w:divBdr>
            <w:top w:val="none" w:sz="0" w:space="0" w:color="auto"/>
            <w:left w:val="none" w:sz="0" w:space="0" w:color="auto"/>
            <w:bottom w:val="none" w:sz="0" w:space="0" w:color="auto"/>
            <w:right w:val="none" w:sz="0" w:space="0" w:color="auto"/>
          </w:divBdr>
        </w:div>
        <w:div w:id="1861119526">
          <w:marLeft w:val="640"/>
          <w:marRight w:val="0"/>
          <w:marTop w:val="0"/>
          <w:marBottom w:val="0"/>
          <w:divBdr>
            <w:top w:val="none" w:sz="0" w:space="0" w:color="auto"/>
            <w:left w:val="none" w:sz="0" w:space="0" w:color="auto"/>
            <w:bottom w:val="none" w:sz="0" w:space="0" w:color="auto"/>
            <w:right w:val="none" w:sz="0" w:space="0" w:color="auto"/>
          </w:divBdr>
        </w:div>
        <w:div w:id="1867019312">
          <w:marLeft w:val="640"/>
          <w:marRight w:val="0"/>
          <w:marTop w:val="0"/>
          <w:marBottom w:val="0"/>
          <w:divBdr>
            <w:top w:val="none" w:sz="0" w:space="0" w:color="auto"/>
            <w:left w:val="none" w:sz="0" w:space="0" w:color="auto"/>
            <w:bottom w:val="none" w:sz="0" w:space="0" w:color="auto"/>
            <w:right w:val="none" w:sz="0" w:space="0" w:color="auto"/>
          </w:divBdr>
        </w:div>
        <w:div w:id="1889761360">
          <w:marLeft w:val="640"/>
          <w:marRight w:val="0"/>
          <w:marTop w:val="0"/>
          <w:marBottom w:val="0"/>
          <w:divBdr>
            <w:top w:val="none" w:sz="0" w:space="0" w:color="auto"/>
            <w:left w:val="none" w:sz="0" w:space="0" w:color="auto"/>
            <w:bottom w:val="none" w:sz="0" w:space="0" w:color="auto"/>
            <w:right w:val="none" w:sz="0" w:space="0" w:color="auto"/>
          </w:divBdr>
        </w:div>
        <w:div w:id="1890804712">
          <w:marLeft w:val="640"/>
          <w:marRight w:val="0"/>
          <w:marTop w:val="0"/>
          <w:marBottom w:val="0"/>
          <w:divBdr>
            <w:top w:val="none" w:sz="0" w:space="0" w:color="auto"/>
            <w:left w:val="none" w:sz="0" w:space="0" w:color="auto"/>
            <w:bottom w:val="none" w:sz="0" w:space="0" w:color="auto"/>
            <w:right w:val="none" w:sz="0" w:space="0" w:color="auto"/>
          </w:divBdr>
        </w:div>
        <w:div w:id="1918635956">
          <w:marLeft w:val="640"/>
          <w:marRight w:val="0"/>
          <w:marTop w:val="0"/>
          <w:marBottom w:val="0"/>
          <w:divBdr>
            <w:top w:val="none" w:sz="0" w:space="0" w:color="auto"/>
            <w:left w:val="none" w:sz="0" w:space="0" w:color="auto"/>
            <w:bottom w:val="none" w:sz="0" w:space="0" w:color="auto"/>
            <w:right w:val="none" w:sz="0" w:space="0" w:color="auto"/>
          </w:divBdr>
        </w:div>
        <w:div w:id="1931154645">
          <w:marLeft w:val="640"/>
          <w:marRight w:val="0"/>
          <w:marTop w:val="0"/>
          <w:marBottom w:val="0"/>
          <w:divBdr>
            <w:top w:val="none" w:sz="0" w:space="0" w:color="auto"/>
            <w:left w:val="none" w:sz="0" w:space="0" w:color="auto"/>
            <w:bottom w:val="none" w:sz="0" w:space="0" w:color="auto"/>
            <w:right w:val="none" w:sz="0" w:space="0" w:color="auto"/>
          </w:divBdr>
        </w:div>
        <w:div w:id="1948853915">
          <w:marLeft w:val="640"/>
          <w:marRight w:val="0"/>
          <w:marTop w:val="0"/>
          <w:marBottom w:val="0"/>
          <w:divBdr>
            <w:top w:val="none" w:sz="0" w:space="0" w:color="auto"/>
            <w:left w:val="none" w:sz="0" w:space="0" w:color="auto"/>
            <w:bottom w:val="none" w:sz="0" w:space="0" w:color="auto"/>
            <w:right w:val="none" w:sz="0" w:space="0" w:color="auto"/>
          </w:divBdr>
        </w:div>
        <w:div w:id="1966619204">
          <w:marLeft w:val="640"/>
          <w:marRight w:val="0"/>
          <w:marTop w:val="0"/>
          <w:marBottom w:val="0"/>
          <w:divBdr>
            <w:top w:val="none" w:sz="0" w:space="0" w:color="auto"/>
            <w:left w:val="none" w:sz="0" w:space="0" w:color="auto"/>
            <w:bottom w:val="none" w:sz="0" w:space="0" w:color="auto"/>
            <w:right w:val="none" w:sz="0" w:space="0" w:color="auto"/>
          </w:divBdr>
        </w:div>
        <w:div w:id="1967857610">
          <w:marLeft w:val="640"/>
          <w:marRight w:val="0"/>
          <w:marTop w:val="0"/>
          <w:marBottom w:val="0"/>
          <w:divBdr>
            <w:top w:val="none" w:sz="0" w:space="0" w:color="auto"/>
            <w:left w:val="none" w:sz="0" w:space="0" w:color="auto"/>
            <w:bottom w:val="none" w:sz="0" w:space="0" w:color="auto"/>
            <w:right w:val="none" w:sz="0" w:space="0" w:color="auto"/>
          </w:divBdr>
        </w:div>
        <w:div w:id="1975869066">
          <w:marLeft w:val="640"/>
          <w:marRight w:val="0"/>
          <w:marTop w:val="0"/>
          <w:marBottom w:val="0"/>
          <w:divBdr>
            <w:top w:val="none" w:sz="0" w:space="0" w:color="auto"/>
            <w:left w:val="none" w:sz="0" w:space="0" w:color="auto"/>
            <w:bottom w:val="none" w:sz="0" w:space="0" w:color="auto"/>
            <w:right w:val="none" w:sz="0" w:space="0" w:color="auto"/>
          </w:divBdr>
        </w:div>
        <w:div w:id="2048748502">
          <w:marLeft w:val="640"/>
          <w:marRight w:val="0"/>
          <w:marTop w:val="0"/>
          <w:marBottom w:val="0"/>
          <w:divBdr>
            <w:top w:val="none" w:sz="0" w:space="0" w:color="auto"/>
            <w:left w:val="none" w:sz="0" w:space="0" w:color="auto"/>
            <w:bottom w:val="none" w:sz="0" w:space="0" w:color="auto"/>
            <w:right w:val="none" w:sz="0" w:space="0" w:color="auto"/>
          </w:divBdr>
        </w:div>
        <w:div w:id="2080397506">
          <w:marLeft w:val="640"/>
          <w:marRight w:val="0"/>
          <w:marTop w:val="0"/>
          <w:marBottom w:val="0"/>
          <w:divBdr>
            <w:top w:val="none" w:sz="0" w:space="0" w:color="auto"/>
            <w:left w:val="none" w:sz="0" w:space="0" w:color="auto"/>
            <w:bottom w:val="none" w:sz="0" w:space="0" w:color="auto"/>
            <w:right w:val="none" w:sz="0" w:space="0" w:color="auto"/>
          </w:divBdr>
        </w:div>
        <w:div w:id="2132966758">
          <w:marLeft w:val="640"/>
          <w:marRight w:val="0"/>
          <w:marTop w:val="0"/>
          <w:marBottom w:val="0"/>
          <w:divBdr>
            <w:top w:val="none" w:sz="0" w:space="0" w:color="auto"/>
            <w:left w:val="none" w:sz="0" w:space="0" w:color="auto"/>
            <w:bottom w:val="none" w:sz="0" w:space="0" w:color="auto"/>
            <w:right w:val="none" w:sz="0" w:space="0" w:color="auto"/>
          </w:divBdr>
        </w:div>
      </w:divsChild>
    </w:div>
    <w:div w:id="57747093">
      <w:bodyDiv w:val="1"/>
      <w:marLeft w:val="0"/>
      <w:marRight w:val="0"/>
      <w:marTop w:val="0"/>
      <w:marBottom w:val="0"/>
      <w:divBdr>
        <w:top w:val="none" w:sz="0" w:space="0" w:color="auto"/>
        <w:left w:val="none" w:sz="0" w:space="0" w:color="auto"/>
        <w:bottom w:val="none" w:sz="0" w:space="0" w:color="auto"/>
        <w:right w:val="none" w:sz="0" w:space="0" w:color="auto"/>
      </w:divBdr>
      <w:divsChild>
        <w:div w:id="163381">
          <w:marLeft w:val="640"/>
          <w:marRight w:val="0"/>
          <w:marTop w:val="0"/>
          <w:marBottom w:val="0"/>
          <w:divBdr>
            <w:top w:val="none" w:sz="0" w:space="0" w:color="auto"/>
            <w:left w:val="none" w:sz="0" w:space="0" w:color="auto"/>
            <w:bottom w:val="none" w:sz="0" w:space="0" w:color="auto"/>
            <w:right w:val="none" w:sz="0" w:space="0" w:color="auto"/>
          </w:divBdr>
        </w:div>
        <w:div w:id="11878131">
          <w:marLeft w:val="640"/>
          <w:marRight w:val="0"/>
          <w:marTop w:val="0"/>
          <w:marBottom w:val="0"/>
          <w:divBdr>
            <w:top w:val="none" w:sz="0" w:space="0" w:color="auto"/>
            <w:left w:val="none" w:sz="0" w:space="0" w:color="auto"/>
            <w:bottom w:val="none" w:sz="0" w:space="0" w:color="auto"/>
            <w:right w:val="none" w:sz="0" w:space="0" w:color="auto"/>
          </w:divBdr>
        </w:div>
        <w:div w:id="38825819">
          <w:marLeft w:val="640"/>
          <w:marRight w:val="0"/>
          <w:marTop w:val="0"/>
          <w:marBottom w:val="0"/>
          <w:divBdr>
            <w:top w:val="none" w:sz="0" w:space="0" w:color="auto"/>
            <w:left w:val="none" w:sz="0" w:space="0" w:color="auto"/>
            <w:bottom w:val="none" w:sz="0" w:space="0" w:color="auto"/>
            <w:right w:val="none" w:sz="0" w:space="0" w:color="auto"/>
          </w:divBdr>
        </w:div>
        <w:div w:id="98910008">
          <w:marLeft w:val="640"/>
          <w:marRight w:val="0"/>
          <w:marTop w:val="0"/>
          <w:marBottom w:val="0"/>
          <w:divBdr>
            <w:top w:val="none" w:sz="0" w:space="0" w:color="auto"/>
            <w:left w:val="none" w:sz="0" w:space="0" w:color="auto"/>
            <w:bottom w:val="none" w:sz="0" w:space="0" w:color="auto"/>
            <w:right w:val="none" w:sz="0" w:space="0" w:color="auto"/>
          </w:divBdr>
        </w:div>
        <w:div w:id="121658594">
          <w:marLeft w:val="640"/>
          <w:marRight w:val="0"/>
          <w:marTop w:val="0"/>
          <w:marBottom w:val="0"/>
          <w:divBdr>
            <w:top w:val="none" w:sz="0" w:space="0" w:color="auto"/>
            <w:left w:val="none" w:sz="0" w:space="0" w:color="auto"/>
            <w:bottom w:val="none" w:sz="0" w:space="0" w:color="auto"/>
            <w:right w:val="none" w:sz="0" w:space="0" w:color="auto"/>
          </w:divBdr>
        </w:div>
        <w:div w:id="131991816">
          <w:marLeft w:val="640"/>
          <w:marRight w:val="0"/>
          <w:marTop w:val="0"/>
          <w:marBottom w:val="0"/>
          <w:divBdr>
            <w:top w:val="none" w:sz="0" w:space="0" w:color="auto"/>
            <w:left w:val="none" w:sz="0" w:space="0" w:color="auto"/>
            <w:bottom w:val="none" w:sz="0" w:space="0" w:color="auto"/>
            <w:right w:val="none" w:sz="0" w:space="0" w:color="auto"/>
          </w:divBdr>
        </w:div>
        <w:div w:id="174926606">
          <w:marLeft w:val="640"/>
          <w:marRight w:val="0"/>
          <w:marTop w:val="0"/>
          <w:marBottom w:val="0"/>
          <w:divBdr>
            <w:top w:val="none" w:sz="0" w:space="0" w:color="auto"/>
            <w:left w:val="none" w:sz="0" w:space="0" w:color="auto"/>
            <w:bottom w:val="none" w:sz="0" w:space="0" w:color="auto"/>
            <w:right w:val="none" w:sz="0" w:space="0" w:color="auto"/>
          </w:divBdr>
        </w:div>
        <w:div w:id="208692347">
          <w:marLeft w:val="640"/>
          <w:marRight w:val="0"/>
          <w:marTop w:val="0"/>
          <w:marBottom w:val="0"/>
          <w:divBdr>
            <w:top w:val="none" w:sz="0" w:space="0" w:color="auto"/>
            <w:left w:val="none" w:sz="0" w:space="0" w:color="auto"/>
            <w:bottom w:val="none" w:sz="0" w:space="0" w:color="auto"/>
            <w:right w:val="none" w:sz="0" w:space="0" w:color="auto"/>
          </w:divBdr>
        </w:div>
        <w:div w:id="219755930">
          <w:marLeft w:val="640"/>
          <w:marRight w:val="0"/>
          <w:marTop w:val="0"/>
          <w:marBottom w:val="0"/>
          <w:divBdr>
            <w:top w:val="none" w:sz="0" w:space="0" w:color="auto"/>
            <w:left w:val="none" w:sz="0" w:space="0" w:color="auto"/>
            <w:bottom w:val="none" w:sz="0" w:space="0" w:color="auto"/>
            <w:right w:val="none" w:sz="0" w:space="0" w:color="auto"/>
          </w:divBdr>
        </w:div>
        <w:div w:id="222522419">
          <w:marLeft w:val="640"/>
          <w:marRight w:val="0"/>
          <w:marTop w:val="0"/>
          <w:marBottom w:val="0"/>
          <w:divBdr>
            <w:top w:val="none" w:sz="0" w:space="0" w:color="auto"/>
            <w:left w:val="none" w:sz="0" w:space="0" w:color="auto"/>
            <w:bottom w:val="none" w:sz="0" w:space="0" w:color="auto"/>
            <w:right w:val="none" w:sz="0" w:space="0" w:color="auto"/>
          </w:divBdr>
        </w:div>
        <w:div w:id="237371896">
          <w:marLeft w:val="640"/>
          <w:marRight w:val="0"/>
          <w:marTop w:val="0"/>
          <w:marBottom w:val="0"/>
          <w:divBdr>
            <w:top w:val="none" w:sz="0" w:space="0" w:color="auto"/>
            <w:left w:val="none" w:sz="0" w:space="0" w:color="auto"/>
            <w:bottom w:val="none" w:sz="0" w:space="0" w:color="auto"/>
            <w:right w:val="none" w:sz="0" w:space="0" w:color="auto"/>
          </w:divBdr>
        </w:div>
        <w:div w:id="274216596">
          <w:marLeft w:val="640"/>
          <w:marRight w:val="0"/>
          <w:marTop w:val="0"/>
          <w:marBottom w:val="0"/>
          <w:divBdr>
            <w:top w:val="none" w:sz="0" w:space="0" w:color="auto"/>
            <w:left w:val="none" w:sz="0" w:space="0" w:color="auto"/>
            <w:bottom w:val="none" w:sz="0" w:space="0" w:color="auto"/>
            <w:right w:val="none" w:sz="0" w:space="0" w:color="auto"/>
          </w:divBdr>
        </w:div>
        <w:div w:id="282268901">
          <w:marLeft w:val="640"/>
          <w:marRight w:val="0"/>
          <w:marTop w:val="0"/>
          <w:marBottom w:val="0"/>
          <w:divBdr>
            <w:top w:val="none" w:sz="0" w:space="0" w:color="auto"/>
            <w:left w:val="none" w:sz="0" w:space="0" w:color="auto"/>
            <w:bottom w:val="none" w:sz="0" w:space="0" w:color="auto"/>
            <w:right w:val="none" w:sz="0" w:space="0" w:color="auto"/>
          </w:divBdr>
        </w:div>
        <w:div w:id="300040564">
          <w:marLeft w:val="640"/>
          <w:marRight w:val="0"/>
          <w:marTop w:val="0"/>
          <w:marBottom w:val="0"/>
          <w:divBdr>
            <w:top w:val="none" w:sz="0" w:space="0" w:color="auto"/>
            <w:left w:val="none" w:sz="0" w:space="0" w:color="auto"/>
            <w:bottom w:val="none" w:sz="0" w:space="0" w:color="auto"/>
            <w:right w:val="none" w:sz="0" w:space="0" w:color="auto"/>
          </w:divBdr>
        </w:div>
        <w:div w:id="315888568">
          <w:marLeft w:val="640"/>
          <w:marRight w:val="0"/>
          <w:marTop w:val="0"/>
          <w:marBottom w:val="0"/>
          <w:divBdr>
            <w:top w:val="none" w:sz="0" w:space="0" w:color="auto"/>
            <w:left w:val="none" w:sz="0" w:space="0" w:color="auto"/>
            <w:bottom w:val="none" w:sz="0" w:space="0" w:color="auto"/>
            <w:right w:val="none" w:sz="0" w:space="0" w:color="auto"/>
          </w:divBdr>
        </w:div>
        <w:div w:id="335690998">
          <w:marLeft w:val="640"/>
          <w:marRight w:val="0"/>
          <w:marTop w:val="0"/>
          <w:marBottom w:val="0"/>
          <w:divBdr>
            <w:top w:val="none" w:sz="0" w:space="0" w:color="auto"/>
            <w:left w:val="none" w:sz="0" w:space="0" w:color="auto"/>
            <w:bottom w:val="none" w:sz="0" w:space="0" w:color="auto"/>
            <w:right w:val="none" w:sz="0" w:space="0" w:color="auto"/>
          </w:divBdr>
        </w:div>
        <w:div w:id="367802334">
          <w:marLeft w:val="640"/>
          <w:marRight w:val="0"/>
          <w:marTop w:val="0"/>
          <w:marBottom w:val="0"/>
          <w:divBdr>
            <w:top w:val="none" w:sz="0" w:space="0" w:color="auto"/>
            <w:left w:val="none" w:sz="0" w:space="0" w:color="auto"/>
            <w:bottom w:val="none" w:sz="0" w:space="0" w:color="auto"/>
            <w:right w:val="none" w:sz="0" w:space="0" w:color="auto"/>
          </w:divBdr>
        </w:div>
        <w:div w:id="376467399">
          <w:marLeft w:val="640"/>
          <w:marRight w:val="0"/>
          <w:marTop w:val="0"/>
          <w:marBottom w:val="0"/>
          <w:divBdr>
            <w:top w:val="none" w:sz="0" w:space="0" w:color="auto"/>
            <w:left w:val="none" w:sz="0" w:space="0" w:color="auto"/>
            <w:bottom w:val="none" w:sz="0" w:space="0" w:color="auto"/>
            <w:right w:val="none" w:sz="0" w:space="0" w:color="auto"/>
          </w:divBdr>
        </w:div>
        <w:div w:id="392392019">
          <w:marLeft w:val="640"/>
          <w:marRight w:val="0"/>
          <w:marTop w:val="0"/>
          <w:marBottom w:val="0"/>
          <w:divBdr>
            <w:top w:val="none" w:sz="0" w:space="0" w:color="auto"/>
            <w:left w:val="none" w:sz="0" w:space="0" w:color="auto"/>
            <w:bottom w:val="none" w:sz="0" w:space="0" w:color="auto"/>
            <w:right w:val="none" w:sz="0" w:space="0" w:color="auto"/>
          </w:divBdr>
        </w:div>
        <w:div w:id="428308298">
          <w:marLeft w:val="640"/>
          <w:marRight w:val="0"/>
          <w:marTop w:val="0"/>
          <w:marBottom w:val="0"/>
          <w:divBdr>
            <w:top w:val="none" w:sz="0" w:space="0" w:color="auto"/>
            <w:left w:val="none" w:sz="0" w:space="0" w:color="auto"/>
            <w:bottom w:val="none" w:sz="0" w:space="0" w:color="auto"/>
            <w:right w:val="none" w:sz="0" w:space="0" w:color="auto"/>
          </w:divBdr>
        </w:div>
        <w:div w:id="450634288">
          <w:marLeft w:val="640"/>
          <w:marRight w:val="0"/>
          <w:marTop w:val="0"/>
          <w:marBottom w:val="0"/>
          <w:divBdr>
            <w:top w:val="none" w:sz="0" w:space="0" w:color="auto"/>
            <w:left w:val="none" w:sz="0" w:space="0" w:color="auto"/>
            <w:bottom w:val="none" w:sz="0" w:space="0" w:color="auto"/>
            <w:right w:val="none" w:sz="0" w:space="0" w:color="auto"/>
          </w:divBdr>
        </w:div>
        <w:div w:id="506331745">
          <w:marLeft w:val="640"/>
          <w:marRight w:val="0"/>
          <w:marTop w:val="0"/>
          <w:marBottom w:val="0"/>
          <w:divBdr>
            <w:top w:val="none" w:sz="0" w:space="0" w:color="auto"/>
            <w:left w:val="none" w:sz="0" w:space="0" w:color="auto"/>
            <w:bottom w:val="none" w:sz="0" w:space="0" w:color="auto"/>
            <w:right w:val="none" w:sz="0" w:space="0" w:color="auto"/>
          </w:divBdr>
        </w:div>
        <w:div w:id="526869773">
          <w:marLeft w:val="640"/>
          <w:marRight w:val="0"/>
          <w:marTop w:val="0"/>
          <w:marBottom w:val="0"/>
          <w:divBdr>
            <w:top w:val="none" w:sz="0" w:space="0" w:color="auto"/>
            <w:left w:val="none" w:sz="0" w:space="0" w:color="auto"/>
            <w:bottom w:val="none" w:sz="0" w:space="0" w:color="auto"/>
            <w:right w:val="none" w:sz="0" w:space="0" w:color="auto"/>
          </w:divBdr>
        </w:div>
        <w:div w:id="540560226">
          <w:marLeft w:val="640"/>
          <w:marRight w:val="0"/>
          <w:marTop w:val="0"/>
          <w:marBottom w:val="0"/>
          <w:divBdr>
            <w:top w:val="none" w:sz="0" w:space="0" w:color="auto"/>
            <w:left w:val="none" w:sz="0" w:space="0" w:color="auto"/>
            <w:bottom w:val="none" w:sz="0" w:space="0" w:color="auto"/>
            <w:right w:val="none" w:sz="0" w:space="0" w:color="auto"/>
          </w:divBdr>
        </w:div>
        <w:div w:id="543951950">
          <w:marLeft w:val="640"/>
          <w:marRight w:val="0"/>
          <w:marTop w:val="0"/>
          <w:marBottom w:val="0"/>
          <w:divBdr>
            <w:top w:val="none" w:sz="0" w:space="0" w:color="auto"/>
            <w:left w:val="none" w:sz="0" w:space="0" w:color="auto"/>
            <w:bottom w:val="none" w:sz="0" w:space="0" w:color="auto"/>
            <w:right w:val="none" w:sz="0" w:space="0" w:color="auto"/>
          </w:divBdr>
        </w:div>
        <w:div w:id="572081418">
          <w:marLeft w:val="640"/>
          <w:marRight w:val="0"/>
          <w:marTop w:val="0"/>
          <w:marBottom w:val="0"/>
          <w:divBdr>
            <w:top w:val="none" w:sz="0" w:space="0" w:color="auto"/>
            <w:left w:val="none" w:sz="0" w:space="0" w:color="auto"/>
            <w:bottom w:val="none" w:sz="0" w:space="0" w:color="auto"/>
            <w:right w:val="none" w:sz="0" w:space="0" w:color="auto"/>
          </w:divBdr>
        </w:div>
        <w:div w:id="581335195">
          <w:marLeft w:val="640"/>
          <w:marRight w:val="0"/>
          <w:marTop w:val="0"/>
          <w:marBottom w:val="0"/>
          <w:divBdr>
            <w:top w:val="none" w:sz="0" w:space="0" w:color="auto"/>
            <w:left w:val="none" w:sz="0" w:space="0" w:color="auto"/>
            <w:bottom w:val="none" w:sz="0" w:space="0" w:color="auto"/>
            <w:right w:val="none" w:sz="0" w:space="0" w:color="auto"/>
          </w:divBdr>
        </w:div>
        <w:div w:id="590773472">
          <w:marLeft w:val="640"/>
          <w:marRight w:val="0"/>
          <w:marTop w:val="0"/>
          <w:marBottom w:val="0"/>
          <w:divBdr>
            <w:top w:val="none" w:sz="0" w:space="0" w:color="auto"/>
            <w:left w:val="none" w:sz="0" w:space="0" w:color="auto"/>
            <w:bottom w:val="none" w:sz="0" w:space="0" w:color="auto"/>
            <w:right w:val="none" w:sz="0" w:space="0" w:color="auto"/>
          </w:divBdr>
        </w:div>
        <w:div w:id="595986563">
          <w:marLeft w:val="640"/>
          <w:marRight w:val="0"/>
          <w:marTop w:val="0"/>
          <w:marBottom w:val="0"/>
          <w:divBdr>
            <w:top w:val="none" w:sz="0" w:space="0" w:color="auto"/>
            <w:left w:val="none" w:sz="0" w:space="0" w:color="auto"/>
            <w:bottom w:val="none" w:sz="0" w:space="0" w:color="auto"/>
            <w:right w:val="none" w:sz="0" w:space="0" w:color="auto"/>
          </w:divBdr>
        </w:div>
        <w:div w:id="607397726">
          <w:marLeft w:val="640"/>
          <w:marRight w:val="0"/>
          <w:marTop w:val="0"/>
          <w:marBottom w:val="0"/>
          <w:divBdr>
            <w:top w:val="none" w:sz="0" w:space="0" w:color="auto"/>
            <w:left w:val="none" w:sz="0" w:space="0" w:color="auto"/>
            <w:bottom w:val="none" w:sz="0" w:space="0" w:color="auto"/>
            <w:right w:val="none" w:sz="0" w:space="0" w:color="auto"/>
          </w:divBdr>
        </w:div>
        <w:div w:id="615453979">
          <w:marLeft w:val="640"/>
          <w:marRight w:val="0"/>
          <w:marTop w:val="0"/>
          <w:marBottom w:val="0"/>
          <w:divBdr>
            <w:top w:val="none" w:sz="0" w:space="0" w:color="auto"/>
            <w:left w:val="none" w:sz="0" w:space="0" w:color="auto"/>
            <w:bottom w:val="none" w:sz="0" w:space="0" w:color="auto"/>
            <w:right w:val="none" w:sz="0" w:space="0" w:color="auto"/>
          </w:divBdr>
        </w:div>
        <w:div w:id="631444264">
          <w:marLeft w:val="640"/>
          <w:marRight w:val="0"/>
          <w:marTop w:val="0"/>
          <w:marBottom w:val="0"/>
          <w:divBdr>
            <w:top w:val="none" w:sz="0" w:space="0" w:color="auto"/>
            <w:left w:val="none" w:sz="0" w:space="0" w:color="auto"/>
            <w:bottom w:val="none" w:sz="0" w:space="0" w:color="auto"/>
            <w:right w:val="none" w:sz="0" w:space="0" w:color="auto"/>
          </w:divBdr>
        </w:div>
        <w:div w:id="662003266">
          <w:marLeft w:val="640"/>
          <w:marRight w:val="0"/>
          <w:marTop w:val="0"/>
          <w:marBottom w:val="0"/>
          <w:divBdr>
            <w:top w:val="none" w:sz="0" w:space="0" w:color="auto"/>
            <w:left w:val="none" w:sz="0" w:space="0" w:color="auto"/>
            <w:bottom w:val="none" w:sz="0" w:space="0" w:color="auto"/>
            <w:right w:val="none" w:sz="0" w:space="0" w:color="auto"/>
          </w:divBdr>
        </w:div>
        <w:div w:id="667445625">
          <w:marLeft w:val="640"/>
          <w:marRight w:val="0"/>
          <w:marTop w:val="0"/>
          <w:marBottom w:val="0"/>
          <w:divBdr>
            <w:top w:val="none" w:sz="0" w:space="0" w:color="auto"/>
            <w:left w:val="none" w:sz="0" w:space="0" w:color="auto"/>
            <w:bottom w:val="none" w:sz="0" w:space="0" w:color="auto"/>
            <w:right w:val="none" w:sz="0" w:space="0" w:color="auto"/>
          </w:divBdr>
        </w:div>
        <w:div w:id="672606806">
          <w:marLeft w:val="640"/>
          <w:marRight w:val="0"/>
          <w:marTop w:val="0"/>
          <w:marBottom w:val="0"/>
          <w:divBdr>
            <w:top w:val="none" w:sz="0" w:space="0" w:color="auto"/>
            <w:left w:val="none" w:sz="0" w:space="0" w:color="auto"/>
            <w:bottom w:val="none" w:sz="0" w:space="0" w:color="auto"/>
            <w:right w:val="none" w:sz="0" w:space="0" w:color="auto"/>
          </w:divBdr>
        </w:div>
        <w:div w:id="681783930">
          <w:marLeft w:val="640"/>
          <w:marRight w:val="0"/>
          <w:marTop w:val="0"/>
          <w:marBottom w:val="0"/>
          <w:divBdr>
            <w:top w:val="none" w:sz="0" w:space="0" w:color="auto"/>
            <w:left w:val="none" w:sz="0" w:space="0" w:color="auto"/>
            <w:bottom w:val="none" w:sz="0" w:space="0" w:color="auto"/>
            <w:right w:val="none" w:sz="0" w:space="0" w:color="auto"/>
          </w:divBdr>
        </w:div>
        <w:div w:id="699282025">
          <w:marLeft w:val="640"/>
          <w:marRight w:val="0"/>
          <w:marTop w:val="0"/>
          <w:marBottom w:val="0"/>
          <w:divBdr>
            <w:top w:val="none" w:sz="0" w:space="0" w:color="auto"/>
            <w:left w:val="none" w:sz="0" w:space="0" w:color="auto"/>
            <w:bottom w:val="none" w:sz="0" w:space="0" w:color="auto"/>
            <w:right w:val="none" w:sz="0" w:space="0" w:color="auto"/>
          </w:divBdr>
        </w:div>
        <w:div w:id="713847968">
          <w:marLeft w:val="640"/>
          <w:marRight w:val="0"/>
          <w:marTop w:val="0"/>
          <w:marBottom w:val="0"/>
          <w:divBdr>
            <w:top w:val="none" w:sz="0" w:space="0" w:color="auto"/>
            <w:left w:val="none" w:sz="0" w:space="0" w:color="auto"/>
            <w:bottom w:val="none" w:sz="0" w:space="0" w:color="auto"/>
            <w:right w:val="none" w:sz="0" w:space="0" w:color="auto"/>
          </w:divBdr>
        </w:div>
        <w:div w:id="725031160">
          <w:marLeft w:val="640"/>
          <w:marRight w:val="0"/>
          <w:marTop w:val="0"/>
          <w:marBottom w:val="0"/>
          <w:divBdr>
            <w:top w:val="none" w:sz="0" w:space="0" w:color="auto"/>
            <w:left w:val="none" w:sz="0" w:space="0" w:color="auto"/>
            <w:bottom w:val="none" w:sz="0" w:space="0" w:color="auto"/>
            <w:right w:val="none" w:sz="0" w:space="0" w:color="auto"/>
          </w:divBdr>
        </w:div>
        <w:div w:id="746657507">
          <w:marLeft w:val="640"/>
          <w:marRight w:val="0"/>
          <w:marTop w:val="0"/>
          <w:marBottom w:val="0"/>
          <w:divBdr>
            <w:top w:val="none" w:sz="0" w:space="0" w:color="auto"/>
            <w:left w:val="none" w:sz="0" w:space="0" w:color="auto"/>
            <w:bottom w:val="none" w:sz="0" w:space="0" w:color="auto"/>
            <w:right w:val="none" w:sz="0" w:space="0" w:color="auto"/>
          </w:divBdr>
        </w:div>
        <w:div w:id="754595814">
          <w:marLeft w:val="640"/>
          <w:marRight w:val="0"/>
          <w:marTop w:val="0"/>
          <w:marBottom w:val="0"/>
          <w:divBdr>
            <w:top w:val="none" w:sz="0" w:space="0" w:color="auto"/>
            <w:left w:val="none" w:sz="0" w:space="0" w:color="auto"/>
            <w:bottom w:val="none" w:sz="0" w:space="0" w:color="auto"/>
            <w:right w:val="none" w:sz="0" w:space="0" w:color="auto"/>
          </w:divBdr>
        </w:div>
        <w:div w:id="756444885">
          <w:marLeft w:val="640"/>
          <w:marRight w:val="0"/>
          <w:marTop w:val="0"/>
          <w:marBottom w:val="0"/>
          <w:divBdr>
            <w:top w:val="none" w:sz="0" w:space="0" w:color="auto"/>
            <w:left w:val="none" w:sz="0" w:space="0" w:color="auto"/>
            <w:bottom w:val="none" w:sz="0" w:space="0" w:color="auto"/>
            <w:right w:val="none" w:sz="0" w:space="0" w:color="auto"/>
          </w:divBdr>
        </w:div>
        <w:div w:id="766652173">
          <w:marLeft w:val="640"/>
          <w:marRight w:val="0"/>
          <w:marTop w:val="0"/>
          <w:marBottom w:val="0"/>
          <w:divBdr>
            <w:top w:val="none" w:sz="0" w:space="0" w:color="auto"/>
            <w:left w:val="none" w:sz="0" w:space="0" w:color="auto"/>
            <w:bottom w:val="none" w:sz="0" w:space="0" w:color="auto"/>
            <w:right w:val="none" w:sz="0" w:space="0" w:color="auto"/>
          </w:divBdr>
        </w:div>
        <w:div w:id="768350634">
          <w:marLeft w:val="640"/>
          <w:marRight w:val="0"/>
          <w:marTop w:val="0"/>
          <w:marBottom w:val="0"/>
          <w:divBdr>
            <w:top w:val="none" w:sz="0" w:space="0" w:color="auto"/>
            <w:left w:val="none" w:sz="0" w:space="0" w:color="auto"/>
            <w:bottom w:val="none" w:sz="0" w:space="0" w:color="auto"/>
            <w:right w:val="none" w:sz="0" w:space="0" w:color="auto"/>
          </w:divBdr>
        </w:div>
        <w:div w:id="793476761">
          <w:marLeft w:val="640"/>
          <w:marRight w:val="0"/>
          <w:marTop w:val="0"/>
          <w:marBottom w:val="0"/>
          <w:divBdr>
            <w:top w:val="none" w:sz="0" w:space="0" w:color="auto"/>
            <w:left w:val="none" w:sz="0" w:space="0" w:color="auto"/>
            <w:bottom w:val="none" w:sz="0" w:space="0" w:color="auto"/>
            <w:right w:val="none" w:sz="0" w:space="0" w:color="auto"/>
          </w:divBdr>
        </w:div>
        <w:div w:id="818032374">
          <w:marLeft w:val="640"/>
          <w:marRight w:val="0"/>
          <w:marTop w:val="0"/>
          <w:marBottom w:val="0"/>
          <w:divBdr>
            <w:top w:val="none" w:sz="0" w:space="0" w:color="auto"/>
            <w:left w:val="none" w:sz="0" w:space="0" w:color="auto"/>
            <w:bottom w:val="none" w:sz="0" w:space="0" w:color="auto"/>
            <w:right w:val="none" w:sz="0" w:space="0" w:color="auto"/>
          </w:divBdr>
        </w:div>
        <w:div w:id="825898812">
          <w:marLeft w:val="640"/>
          <w:marRight w:val="0"/>
          <w:marTop w:val="0"/>
          <w:marBottom w:val="0"/>
          <w:divBdr>
            <w:top w:val="none" w:sz="0" w:space="0" w:color="auto"/>
            <w:left w:val="none" w:sz="0" w:space="0" w:color="auto"/>
            <w:bottom w:val="none" w:sz="0" w:space="0" w:color="auto"/>
            <w:right w:val="none" w:sz="0" w:space="0" w:color="auto"/>
          </w:divBdr>
        </w:div>
        <w:div w:id="860356716">
          <w:marLeft w:val="640"/>
          <w:marRight w:val="0"/>
          <w:marTop w:val="0"/>
          <w:marBottom w:val="0"/>
          <w:divBdr>
            <w:top w:val="none" w:sz="0" w:space="0" w:color="auto"/>
            <w:left w:val="none" w:sz="0" w:space="0" w:color="auto"/>
            <w:bottom w:val="none" w:sz="0" w:space="0" w:color="auto"/>
            <w:right w:val="none" w:sz="0" w:space="0" w:color="auto"/>
          </w:divBdr>
        </w:div>
        <w:div w:id="890649750">
          <w:marLeft w:val="640"/>
          <w:marRight w:val="0"/>
          <w:marTop w:val="0"/>
          <w:marBottom w:val="0"/>
          <w:divBdr>
            <w:top w:val="none" w:sz="0" w:space="0" w:color="auto"/>
            <w:left w:val="none" w:sz="0" w:space="0" w:color="auto"/>
            <w:bottom w:val="none" w:sz="0" w:space="0" w:color="auto"/>
            <w:right w:val="none" w:sz="0" w:space="0" w:color="auto"/>
          </w:divBdr>
        </w:div>
        <w:div w:id="892666753">
          <w:marLeft w:val="640"/>
          <w:marRight w:val="0"/>
          <w:marTop w:val="0"/>
          <w:marBottom w:val="0"/>
          <w:divBdr>
            <w:top w:val="none" w:sz="0" w:space="0" w:color="auto"/>
            <w:left w:val="none" w:sz="0" w:space="0" w:color="auto"/>
            <w:bottom w:val="none" w:sz="0" w:space="0" w:color="auto"/>
            <w:right w:val="none" w:sz="0" w:space="0" w:color="auto"/>
          </w:divBdr>
        </w:div>
        <w:div w:id="915942264">
          <w:marLeft w:val="640"/>
          <w:marRight w:val="0"/>
          <w:marTop w:val="0"/>
          <w:marBottom w:val="0"/>
          <w:divBdr>
            <w:top w:val="none" w:sz="0" w:space="0" w:color="auto"/>
            <w:left w:val="none" w:sz="0" w:space="0" w:color="auto"/>
            <w:bottom w:val="none" w:sz="0" w:space="0" w:color="auto"/>
            <w:right w:val="none" w:sz="0" w:space="0" w:color="auto"/>
          </w:divBdr>
        </w:div>
        <w:div w:id="948975716">
          <w:marLeft w:val="640"/>
          <w:marRight w:val="0"/>
          <w:marTop w:val="0"/>
          <w:marBottom w:val="0"/>
          <w:divBdr>
            <w:top w:val="none" w:sz="0" w:space="0" w:color="auto"/>
            <w:left w:val="none" w:sz="0" w:space="0" w:color="auto"/>
            <w:bottom w:val="none" w:sz="0" w:space="0" w:color="auto"/>
            <w:right w:val="none" w:sz="0" w:space="0" w:color="auto"/>
          </w:divBdr>
        </w:div>
        <w:div w:id="963120379">
          <w:marLeft w:val="640"/>
          <w:marRight w:val="0"/>
          <w:marTop w:val="0"/>
          <w:marBottom w:val="0"/>
          <w:divBdr>
            <w:top w:val="none" w:sz="0" w:space="0" w:color="auto"/>
            <w:left w:val="none" w:sz="0" w:space="0" w:color="auto"/>
            <w:bottom w:val="none" w:sz="0" w:space="0" w:color="auto"/>
            <w:right w:val="none" w:sz="0" w:space="0" w:color="auto"/>
          </w:divBdr>
        </w:div>
        <w:div w:id="966466872">
          <w:marLeft w:val="640"/>
          <w:marRight w:val="0"/>
          <w:marTop w:val="0"/>
          <w:marBottom w:val="0"/>
          <w:divBdr>
            <w:top w:val="none" w:sz="0" w:space="0" w:color="auto"/>
            <w:left w:val="none" w:sz="0" w:space="0" w:color="auto"/>
            <w:bottom w:val="none" w:sz="0" w:space="0" w:color="auto"/>
            <w:right w:val="none" w:sz="0" w:space="0" w:color="auto"/>
          </w:divBdr>
        </w:div>
        <w:div w:id="970286482">
          <w:marLeft w:val="640"/>
          <w:marRight w:val="0"/>
          <w:marTop w:val="0"/>
          <w:marBottom w:val="0"/>
          <w:divBdr>
            <w:top w:val="none" w:sz="0" w:space="0" w:color="auto"/>
            <w:left w:val="none" w:sz="0" w:space="0" w:color="auto"/>
            <w:bottom w:val="none" w:sz="0" w:space="0" w:color="auto"/>
            <w:right w:val="none" w:sz="0" w:space="0" w:color="auto"/>
          </w:divBdr>
        </w:div>
        <w:div w:id="987856125">
          <w:marLeft w:val="640"/>
          <w:marRight w:val="0"/>
          <w:marTop w:val="0"/>
          <w:marBottom w:val="0"/>
          <w:divBdr>
            <w:top w:val="none" w:sz="0" w:space="0" w:color="auto"/>
            <w:left w:val="none" w:sz="0" w:space="0" w:color="auto"/>
            <w:bottom w:val="none" w:sz="0" w:space="0" w:color="auto"/>
            <w:right w:val="none" w:sz="0" w:space="0" w:color="auto"/>
          </w:divBdr>
        </w:div>
        <w:div w:id="988021478">
          <w:marLeft w:val="640"/>
          <w:marRight w:val="0"/>
          <w:marTop w:val="0"/>
          <w:marBottom w:val="0"/>
          <w:divBdr>
            <w:top w:val="none" w:sz="0" w:space="0" w:color="auto"/>
            <w:left w:val="none" w:sz="0" w:space="0" w:color="auto"/>
            <w:bottom w:val="none" w:sz="0" w:space="0" w:color="auto"/>
            <w:right w:val="none" w:sz="0" w:space="0" w:color="auto"/>
          </w:divBdr>
        </w:div>
        <w:div w:id="1031295730">
          <w:marLeft w:val="640"/>
          <w:marRight w:val="0"/>
          <w:marTop w:val="0"/>
          <w:marBottom w:val="0"/>
          <w:divBdr>
            <w:top w:val="none" w:sz="0" w:space="0" w:color="auto"/>
            <w:left w:val="none" w:sz="0" w:space="0" w:color="auto"/>
            <w:bottom w:val="none" w:sz="0" w:space="0" w:color="auto"/>
            <w:right w:val="none" w:sz="0" w:space="0" w:color="auto"/>
          </w:divBdr>
        </w:div>
        <w:div w:id="1062367560">
          <w:marLeft w:val="640"/>
          <w:marRight w:val="0"/>
          <w:marTop w:val="0"/>
          <w:marBottom w:val="0"/>
          <w:divBdr>
            <w:top w:val="none" w:sz="0" w:space="0" w:color="auto"/>
            <w:left w:val="none" w:sz="0" w:space="0" w:color="auto"/>
            <w:bottom w:val="none" w:sz="0" w:space="0" w:color="auto"/>
            <w:right w:val="none" w:sz="0" w:space="0" w:color="auto"/>
          </w:divBdr>
        </w:div>
        <w:div w:id="1135639191">
          <w:marLeft w:val="640"/>
          <w:marRight w:val="0"/>
          <w:marTop w:val="0"/>
          <w:marBottom w:val="0"/>
          <w:divBdr>
            <w:top w:val="none" w:sz="0" w:space="0" w:color="auto"/>
            <w:left w:val="none" w:sz="0" w:space="0" w:color="auto"/>
            <w:bottom w:val="none" w:sz="0" w:space="0" w:color="auto"/>
            <w:right w:val="none" w:sz="0" w:space="0" w:color="auto"/>
          </w:divBdr>
        </w:div>
        <w:div w:id="1148325315">
          <w:marLeft w:val="640"/>
          <w:marRight w:val="0"/>
          <w:marTop w:val="0"/>
          <w:marBottom w:val="0"/>
          <w:divBdr>
            <w:top w:val="none" w:sz="0" w:space="0" w:color="auto"/>
            <w:left w:val="none" w:sz="0" w:space="0" w:color="auto"/>
            <w:bottom w:val="none" w:sz="0" w:space="0" w:color="auto"/>
            <w:right w:val="none" w:sz="0" w:space="0" w:color="auto"/>
          </w:divBdr>
        </w:div>
        <w:div w:id="1156188011">
          <w:marLeft w:val="640"/>
          <w:marRight w:val="0"/>
          <w:marTop w:val="0"/>
          <w:marBottom w:val="0"/>
          <w:divBdr>
            <w:top w:val="none" w:sz="0" w:space="0" w:color="auto"/>
            <w:left w:val="none" w:sz="0" w:space="0" w:color="auto"/>
            <w:bottom w:val="none" w:sz="0" w:space="0" w:color="auto"/>
            <w:right w:val="none" w:sz="0" w:space="0" w:color="auto"/>
          </w:divBdr>
        </w:div>
        <w:div w:id="1195116120">
          <w:marLeft w:val="640"/>
          <w:marRight w:val="0"/>
          <w:marTop w:val="0"/>
          <w:marBottom w:val="0"/>
          <w:divBdr>
            <w:top w:val="none" w:sz="0" w:space="0" w:color="auto"/>
            <w:left w:val="none" w:sz="0" w:space="0" w:color="auto"/>
            <w:bottom w:val="none" w:sz="0" w:space="0" w:color="auto"/>
            <w:right w:val="none" w:sz="0" w:space="0" w:color="auto"/>
          </w:divBdr>
        </w:div>
        <w:div w:id="1214077704">
          <w:marLeft w:val="640"/>
          <w:marRight w:val="0"/>
          <w:marTop w:val="0"/>
          <w:marBottom w:val="0"/>
          <w:divBdr>
            <w:top w:val="none" w:sz="0" w:space="0" w:color="auto"/>
            <w:left w:val="none" w:sz="0" w:space="0" w:color="auto"/>
            <w:bottom w:val="none" w:sz="0" w:space="0" w:color="auto"/>
            <w:right w:val="none" w:sz="0" w:space="0" w:color="auto"/>
          </w:divBdr>
        </w:div>
        <w:div w:id="1222251875">
          <w:marLeft w:val="640"/>
          <w:marRight w:val="0"/>
          <w:marTop w:val="0"/>
          <w:marBottom w:val="0"/>
          <w:divBdr>
            <w:top w:val="none" w:sz="0" w:space="0" w:color="auto"/>
            <w:left w:val="none" w:sz="0" w:space="0" w:color="auto"/>
            <w:bottom w:val="none" w:sz="0" w:space="0" w:color="auto"/>
            <w:right w:val="none" w:sz="0" w:space="0" w:color="auto"/>
          </w:divBdr>
        </w:div>
        <w:div w:id="1317798877">
          <w:marLeft w:val="640"/>
          <w:marRight w:val="0"/>
          <w:marTop w:val="0"/>
          <w:marBottom w:val="0"/>
          <w:divBdr>
            <w:top w:val="none" w:sz="0" w:space="0" w:color="auto"/>
            <w:left w:val="none" w:sz="0" w:space="0" w:color="auto"/>
            <w:bottom w:val="none" w:sz="0" w:space="0" w:color="auto"/>
            <w:right w:val="none" w:sz="0" w:space="0" w:color="auto"/>
          </w:divBdr>
        </w:div>
        <w:div w:id="1342464929">
          <w:marLeft w:val="640"/>
          <w:marRight w:val="0"/>
          <w:marTop w:val="0"/>
          <w:marBottom w:val="0"/>
          <w:divBdr>
            <w:top w:val="none" w:sz="0" w:space="0" w:color="auto"/>
            <w:left w:val="none" w:sz="0" w:space="0" w:color="auto"/>
            <w:bottom w:val="none" w:sz="0" w:space="0" w:color="auto"/>
            <w:right w:val="none" w:sz="0" w:space="0" w:color="auto"/>
          </w:divBdr>
        </w:div>
        <w:div w:id="1351302046">
          <w:marLeft w:val="640"/>
          <w:marRight w:val="0"/>
          <w:marTop w:val="0"/>
          <w:marBottom w:val="0"/>
          <w:divBdr>
            <w:top w:val="none" w:sz="0" w:space="0" w:color="auto"/>
            <w:left w:val="none" w:sz="0" w:space="0" w:color="auto"/>
            <w:bottom w:val="none" w:sz="0" w:space="0" w:color="auto"/>
            <w:right w:val="none" w:sz="0" w:space="0" w:color="auto"/>
          </w:divBdr>
        </w:div>
        <w:div w:id="1355377845">
          <w:marLeft w:val="640"/>
          <w:marRight w:val="0"/>
          <w:marTop w:val="0"/>
          <w:marBottom w:val="0"/>
          <w:divBdr>
            <w:top w:val="none" w:sz="0" w:space="0" w:color="auto"/>
            <w:left w:val="none" w:sz="0" w:space="0" w:color="auto"/>
            <w:bottom w:val="none" w:sz="0" w:space="0" w:color="auto"/>
            <w:right w:val="none" w:sz="0" w:space="0" w:color="auto"/>
          </w:divBdr>
        </w:div>
        <w:div w:id="1373531219">
          <w:marLeft w:val="640"/>
          <w:marRight w:val="0"/>
          <w:marTop w:val="0"/>
          <w:marBottom w:val="0"/>
          <w:divBdr>
            <w:top w:val="none" w:sz="0" w:space="0" w:color="auto"/>
            <w:left w:val="none" w:sz="0" w:space="0" w:color="auto"/>
            <w:bottom w:val="none" w:sz="0" w:space="0" w:color="auto"/>
            <w:right w:val="none" w:sz="0" w:space="0" w:color="auto"/>
          </w:divBdr>
        </w:div>
        <w:div w:id="1382556670">
          <w:marLeft w:val="640"/>
          <w:marRight w:val="0"/>
          <w:marTop w:val="0"/>
          <w:marBottom w:val="0"/>
          <w:divBdr>
            <w:top w:val="none" w:sz="0" w:space="0" w:color="auto"/>
            <w:left w:val="none" w:sz="0" w:space="0" w:color="auto"/>
            <w:bottom w:val="none" w:sz="0" w:space="0" w:color="auto"/>
            <w:right w:val="none" w:sz="0" w:space="0" w:color="auto"/>
          </w:divBdr>
        </w:div>
        <w:div w:id="1399590906">
          <w:marLeft w:val="640"/>
          <w:marRight w:val="0"/>
          <w:marTop w:val="0"/>
          <w:marBottom w:val="0"/>
          <w:divBdr>
            <w:top w:val="none" w:sz="0" w:space="0" w:color="auto"/>
            <w:left w:val="none" w:sz="0" w:space="0" w:color="auto"/>
            <w:bottom w:val="none" w:sz="0" w:space="0" w:color="auto"/>
            <w:right w:val="none" w:sz="0" w:space="0" w:color="auto"/>
          </w:divBdr>
        </w:div>
        <w:div w:id="1410150547">
          <w:marLeft w:val="640"/>
          <w:marRight w:val="0"/>
          <w:marTop w:val="0"/>
          <w:marBottom w:val="0"/>
          <w:divBdr>
            <w:top w:val="none" w:sz="0" w:space="0" w:color="auto"/>
            <w:left w:val="none" w:sz="0" w:space="0" w:color="auto"/>
            <w:bottom w:val="none" w:sz="0" w:space="0" w:color="auto"/>
            <w:right w:val="none" w:sz="0" w:space="0" w:color="auto"/>
          </w:divBdr>
        </w:div>
        <w:div w:id="1444425107">
          <w:marLeft w:val="640"/>
          <w:marRight w:val="0"/>
          <w:marTop w:val="0"/>
          <w:marBottom w:val="0"/>
          <w:divBdr>
            <w:top w:val="none" w:sz="0" w:space="0" w:color="auto"/>
            <w:left w:val="none" w:sz="0" w:space="0" w:color="auto"/>
            <w:bottom w:val="none" w:sz="0" w:space="0" w:color="auto"/>
            <w:right w:val="none" w:sz="0" w:space="0" w:color="auto"/>
          </w:divBdr>
        </w:div>
        <w:div w:id="1448620477">
          <w:marLeft w:val="640"/>
          <w:marRight w:val="0"/>
          <w:marTop w:val="0"/>
          <w:marBottom w:val="0"/>
          <w:divBdr>
            <w:top w:val="none" w:sz="0" w:space="0" w:color="auto"/>
            <w:left w:val="none" w:sz="0" w:space="0" w:color="auto"/>
            <w:bottom w:val="none" w:sz="0" w:space="0" w:color="auto"/>
            <w:right w:val="none" w:sz="0" w:space="0" w:color="auto"/>
          </w:divBdr>
        </w:div>
        <w:div w:id="1559583781">
          <w:marLeft w:val="640"/>
          <w:marRight w:val="0"/>
          <w:marTop w:val="0"/>
          <w:marBottom w:val="0"/>
          <w:divBdr>
            <w:top w:val="none" w:sz="0" w:space="0" w:color="auto"/>
            <w:left w:val="none" w:sz="0" w:space="0" w:color="auto"/>
            <w:bottom w:val="none" w:sz="0" w:space="0" w:color="auto"/>
            <w:right w:val="none" w:sz="0" w:space="0" w:color="auto"/>
          </w:divBdr>
        </w:div>
        <w:div w:id="1560509659">
          <w:marLeft w:val="640"/>
          <w:marRight w:val="0"/>
          <w:marTop w:val="0"/>
          <w:marBottom w:val="0"/>
          <w:divBdr>
            <w:top w:val="none" w:sz="0" w:space="0" w:color="auto"/>
            <w:left w:val="none" w:sz="0" w:space="0" w:color="auto"/>
            <w:bottom w:val="none" w:sz="0" w:space="0" w:color="auto"/>
            <w:right w:val="none" w:sz="0" w:space="0" w:color="auto"/>
          </w:divBdr>
        </w:div>
        <w:div w:id="1575118979">
          <w:marLeft w:val="640"/>
          <w:marRight w:val="0"/>
          <w:marTop w:val="0"/>
          <w:marBottom w:val="0"/>
          <w:divBdr>
            <w:top w:val="none" w:sz="0" w:space="0" w:color="auto"/>
            <w:left w:val="none" w:sz="0" w:space="0" w:color="auto"/>
            <w:bottom w:val="none" w:sz="0" w:space="0" w:color="auto"/>
            <w:right w:val="none" w:sz="0" w:space="0" w:color="auto"/>
          </w:divBdr>
        </w:div>
        <w:div w:id="1579705616">
          <w:marLeft w:val="640"/>
          <w:marRight w:val="0"/>
          <w:marTop w:val="0"/>
          <w:marBottom w:val="0"/>
          <w:divBdr>
            <w:top w:val="none" w:sz="0" w:space="0" w:color="auto"/>
            <w:left w:val="none" w:sz="0" w:space="0" w:color="auto"/>
            <w:bottom w:val="none" w:sz="0" w:space="0" w:color="auto"/>
            <w:right w:val="none" w:sz="0" w:space="0" w:color="auto"/>
          </w:divBdr>
        </w:div>
        <w:div w:id="1587416049">
          <w:marLeft w:val="640"/>
          <w:marRight w:val="0"/>
          <w:marTop w:val="0"/>
          <w:marBottom w:val="0"/>
          <w:divBdr>
            <w:top w:val="none" w:sz="0" w:space="0" w:color="auto"/>
            <w:left w:val="none" w:sz="0" w:space="0" w:color="auto"/>
            <w:bottom w:val="none" w:sz="0" w:space="0" w:color="auto"/>
            <w:right w:val="none" w:sz="0" w:space="0" w:color="auto"/>
          </w:divBdr>
        </w:div>
        <w:div w:id="1599561564">
          <w:marLeft w:val="640"/>
          <w:marRight w:val="0"/>
          <w:marTop w:val="0"/>
          <w:marBottom w:val="0"/>
          <w:divBdr>
            <w:top w:val="none" w:sz="0" w:space="0" w:color="auto"/>
            <w:left w:val="none" w:sz="0" w:space="0" w:color="auto"/>
            <w:bottom w:val="none" w:sz="0" w:space="0" w:color="auto"/>
            <w:right w:val="none" w:sz="0" w:space="0" w:color="auto"/>
          </w:divBdr>
        </w:div>
        <w:div w:id="1613365733">
          <w:marLeft w:val="640"/>
          <w:marRight w:val="0"/>
          <w:marTop w:val="0"/>
          <w:marBottom w:val="0"/>
          <w:divBdr>
            <w:top w:val="none" w:sz="0" w:space="0" w:color="auto"/>
            <w:left w:val="none" w:sz="0" w:space="0" w:color="auto"/>
            <w:bottom w:val="none" w:sz="0" w:space="0" w:color="auto"/>
            <w:right w:val="none" w:sz="0" w:space="0" w:color="auto"/>
          </w:divBdr>
        </w:div>
        <w:div w:id="1623540251">
          <w:marLeft w:val="640"/>
          <w:marRight w:val="0"/>
          <w:marTop w:val="0"/>
          <w:marBottom w:val="0"/>
          <w:divBdr>
            <w:top w:val="none" w:sz="0" w:space="0" w:color="auto"/>
            <w:left w:val="none" w:sz="0" w:space="0" w:color="auto"/>
            <w:bottom w:val="none" w:sz="0" w:space="0" w:color="auto"/>
            <w:right w:val="none" w:sz="0" w:space="0" w:color="auto"/>
          </w:divBdr>
        </w:div>
        <w:div w:id="1658142506">
          <w:marLeft w:val="640"/>
          <w:marRight w:val="0"/>
          <w:marTop w:val="0"/>
          <w:marBottom w:val="0"/>
          <w:divBdr>
            <w:top w:val="none" w:sz="0" w:space="0" w:color="auto"/>
            <w:left w:val="none" w:sz="0" w:space="0" w:color="auto"/>
            <w:bottom w:val="none" w:sz="0" w:space="0" w:color="auto"/>
            <w:right w:val="none" w:sz="0" w:space="0" w:color="auto"/>
          </w:divBdr>
        </w:div>
        <w:div w:id="1691763340">
          <w:marLeft w:val="640"/>
          <w:marRight w:val="0"/>
          <w:marTop w:val="0"/>
          <w:marBottom w:val="0"/>
          <w:divBdr>
            <w:top w:val="none" w:sz="0" w:space="0" w:color="auto"/>
            <w:left w:val="none" w:sz="0" w:space="0" w:color="auto"/>
            <w:bottom w:val="none" w:sz="0" w:space="0" w:color="auto"/>
            <w:right w:val="none" w:sz="0" w:space="0" w:color="auto"/>
          </w:divBdr>
        </w:div>
        <w:div w:id="1695691073">
          <w:marLeft w:val="640"/>
          <w:marRight w:val="0"/>
          <w:marTop w:val="0"/>
          <w:marBottom w:val="0"/>
          <w:divBdr>
            <w:top w:val="none" w:sz="0" w:space="0" w:color="auto"/>
            <w:left w:val="none" w:sz="0" w:space="0" w:color="auto"/>
            <w:bottom w:val="none" w:sz="0" w:space="0" w:color="auto"/>
            <w:right w:val="none" w:sz="0" w:space="0" w:color="auto"/>
          </w:divBdr>
        </w:div>
        <w:div w:id="1753971295">
          <w:marLeft w:val="640"/>
          <w:marRight w:val="0"/>
          <w:marTop w:val="0"/>
          <w:marBottom w:val="0"/>
          <w:divBdr>
            <w:top w:val="none" w:sz="0" w:space="0" w:color="auto"/>
            <w:left w:val="none" w:sz="0" w:space="0" w:color="auto"/>
            <w:bottom w:val="none" w:sz="0" w:space="0" w:color="auto"/>
            <w:right w:val="none" w:sz="0" w:space="0" w:color="auto"/>
          </w:divBdr>
        </w:div>
        <w:div w:id="1822312752">
          <w:marLeft w:val="640"/>
          <w:marRight w:val="0"/>
          <w:marTop w:val="0"/>
          <w:marBottom w:val="0"/>
          <w:divBdr>
            <w:top w:val="none" w:sz="0" w:space="0" w:color="auto"/>
            <w:left w:val="none" w:sz="0" w:space="0" w:color="auto"/>
            <w:bottom w:val="none" w:sz="0" w:space="0" w:color="auto"/>
            <w:right w:val="none" w:sz="0" w:space="0" w:color="auto"/>
          </w:divBdr>
        </w:div>
        <w:div w:id="1862740918">
          <w:marLeft w:val="640"/>
          <w:marRight w:val="0"/>
          <w:marTop w:val="0"/>
          <w:marBottom w:val="0"/>
          <w:divBdr>
            <w:top w:val="none" w:sz="0" w:space="0" w:color="auto"/>
            <w:left w:val="none" w:sz="0" w:space="0" w:color="auto"/>
            <w:bottom w:val="none" w:sz="0" w:space="0" w:color="auto"/>
            <w:right w:val="none" w:sz="0" w:space="0" w:color="auto"/>
          </w:divBdr>
        </w:div>
        <w:div w:id="1866167541">
          <w:marLeft w:val="640"/>
          <w:marRight w:val="0"/>
          <w:marTop w:val="0"/>
          <w:marBottom w:val="0"/>
          <w:divBdr>
            <w:top w:val="none" w:sz="0" w:space="0" w:color="auto"/>
            <w:left w:val="none" w:sz="0" w:space="0" w:color="auto"/>
            <w:bottom w:val="none" w:sz="0" w:space="0" w:color="auto"/>
            <w:right w:val="none" w:sz="0" w:space="0" w:color="auto"/>
          </w:divBdr>
        </w:div>
        <w:div w:id="1885604237">
          <w:marLeft w:val="640"/>
          <w:marRight w:val="0"/>
          <w:marTop w:val="0"/>
          <w:marBottom w:val="0"/>
          <w:divBdr>
            <w:top w:val="none" w:sz="0" w:space="0" w:color="auto"/>
            <w:left w:val="none" w:sz="0" w:space="0" w:color="auto"/>
            <w:bottom w:val="none" w:sz="0" w:space="0" w:color="auto"/>
            <w:right w:val="none" w:sz="0" w:space="0" w:color="auto"/>
          </w:divBdr>
        </w:div>
        <w:div w:id="1905023784">
          <w:marLeft w:val="640"/>
          <w:marRight w:val="0"/>
          <w:marTop w:val="0"/>
          <w:marBottom w:val="0"/>
          <w:divBdr>
            <w:top w:val="none" w:sz="0" w:space="0" w:color="auto"/>
            <w:left w:val="none" w:sz="0" w:space="0" w:color="auto"/>
            <w:bottom w:val="none" w:sz="0" w:space="0" w:color="auto"/>
            <w:right w:val="none" w:sz="0" w:space="0" w:color="auto"/>
          </w:divBdr>
        </w:div>
        <w:div w:id="1911890377">
          <w:marLeft w:val="640"/>
          <w:marRight w:val="0"/>
          <w:marTop w:val="0"/>
          <w:marBottom w:val="0"/>
          <w:divBdr>
            <w:top w:val="none" w:sz="0" w:space="0" w:color="auto"/>
            <w:left w:val="none" w:sz="0" w:space="0" w:color="auto"/>
            <w:bottom w:val="none" w:sz="0" w:space="0" w:color="auto"/>
            <w:right w:val="none" w:sz="0" w:space="0" w:color="auto"/>
          </w:divBdr>
        </w:div>
        <w:div w:id="1926960824">
          <w:marLeft w:val="640"/>
          <w:marRight w:val="0"/>
          <w:marTop w:val="0"/>
          <w:marBottom w:val="0"/>
          <w:divBdr>
            <w:top w:val="none" w:sz="0" w:space="0" w:color="auto"/>
            <w:left w:val="none" w:sz="0" w:space="0" w:color="auto"/>
            <w:bottom w:val="none" w:sz="0" w:space="0" w:color="auto"/>
            <w:right w:val="none" w:sz="0" w:space="0" w:color="auto"/>
          </w:divBdr>
        </w:div>
        <w:div w:id="1949968528">
          <w:marLeft w:val="640"/>
          <w:marRight w:val="0"/>
          <w:marTop w:val="0"/>
          <w:marBottom w:val="0"/>
          <w:divBdr>
            <w:top w:val="none" w:sz="0" w:space="0" w:color="auto"/>
            <w:left w:val="none" w:sz="0" w:space="0" w:color="auto"/>
            <w:bottom w:val="none" w:sz="0" w:space="0" w:color="auto"/>
            <w:right w:val="none" w:sz="0" w:space="0" w:color="auto"/>
          </w:divBdr>
        </w:div>
        <w:div w:id="1956984639">
          <w:marLeft w:val="640"/>
          <w:marRight w:val="0"/>
          <w:marTop w:val="0"/>
          <w:marBottom w:val="0"/>
          <w:divBdr>
            <w:top w:val="none" w:sz="0" w:space="0" w:color="auto"/>
            <w:left w:val="none" w:sz="0" w:space="0" w:color="auto"/>
            <w:bottom w:val="none" w:sz="0" w:space="0" w:color="auto"/>
            <w:right w:val="none" w:sz="0" w:space="0" w:color="auto"/>
          </w:divBdr>
        </w:div>
        <w:div w:id="1988514910">
          <w:marLeft w:val="640"/>
          <w:marRight w:val="0"/>
          <w:marTop w:val="0"/>
          <w:marBottom w:val="0"/>
          <w:divBdr>
            <w:top w:val="none" w:sz="0" w:space="0" w:color="auto"/>
            <w:left w:val="none" w:sz="0" w:space="0" w:color="auto"/>
            <w:bottom w:val="none" w:sz="0" w:space="0" w:color="auto"/>
            <w:right w:val="none" w:sz="0" w:space="0" w:color="auto"/>
          </w:divBdr>
        </w:div>
        <w:div w:id="1988776740">
          <w:marLeft w:val="640"/>
          <w:marRight w:val="0"/>
          <w:marTop w:val="0"/>
          <w:marBottom w:val="0"/>
          <w:divBdr>
            <w:top w:val="none" w:sz="0" w:space="0" w:color="auto"/>
            <w:left w:val="none" w:sz="0" w:space="0" w:color="auto"/>
            <w:bottom w:val="none" w:sz="0" w:space="0" w:color="auto"/>
            <w:right w:val="none" w:sz="0" w:space="0" w:color="auto"/>
          </w:divBdr>
        </w:div>
        <w:div w:id="2017919928">
          <w:marLeft w:val="640"/>
          <w:marRight w:val="0"/>
          <w:marTop w:val="0"/>
          <w:marBottom w:val="0"/>
          <w:divBdr>
            <w:top w:val="none" w:sz="0" w:space="0" w:color="auto"/>
            <w:left w:val="none" w:sz="0" w:space="0" w:color="auto"/>
            <w:bottom w:val="none" w:sz="0" w:space="0" w:color="auto"/>
            <w:right w:val="none" w:sz="0" w:space="0" w:color="auto"/>
          </w:divBdr>
        </w:div>
        <w:div w:id="2025475970">
          <w:marLeft w:val="640"/>
          <w:marRight w:val="0"/>
          <w:marTop w:val="0"/>
          <w:marBottom w:val="0"/>
          <w:divBdr>
            <w:top w:val="none" w:sz="0" w:space="0" w:color="auto"/>
            <w:left w:val="none" w:sz="0" w:space="0" w:color="auto"/>
            <w:bottom w:val="none" w:sz="0" w:space="0" w:color="auto"/>
            <w:right w:val="none" w:sz="0" w:space="0" w:color="auto"/>
          </w:divBdr>
        </w:div>
        <w:div w:id="2071885034">
          <w:marLeft w:val="640"/>
          <w:marRight w:val="0"/>
          <w:marTop w:val="0"/>
          <w:marBottom w:val="0"/>
          <w:divBdr>
            <w:top w:val="none" w:sz="0" w:space="0" w:color="auto"/>
            <w:left w:val="none" w:sz="0" w:space="0" w:color="auto"/>
            <w:bottom w:val="none" w:sz="0" w:space="0" w:color="auto"/>
            <w:right w:val="none" w:sz="0" w:space="0" w:color="auto"/>
          </w:divBdr>
        </w:div>
        <w:div w:id="2074156933">
          <w:marLeft w:val="640"/>
          <w:marRight w:val="0"/>
          <w:marTop w:val="0"/>
          <w:marBottom w:val="0"/>
          <w:divBdr>
            <w:top w:val="none" w:sz="0" w:space="0" w:color="auto"/>
            <w:left w:val="none" w:sz="0" w:space="0" w:color="auto"/>
            <w:bottom w:val="none" w:sz="0" w:space="0" w:color="auto"/>
            <w:right w:val="none" w:sz="0" w:space="0" w:color="auto"/>
          </w:divBdr>
        </w:div>
        <w:div w:id="2126845692">
          <w:marLeft w:val="640"/>
          <w:marRight w:val="0"/>
          <w:marTop w:val="0"/>
          <w:marBottom w:val="0"/>
          <w:divBdr>
            <w:top w:val="none" w:sz="0" w:space="0" w:color="auto"/>
            <w:left w:val="none" w:sz="0" w:space="0" w:color="auto"/>
            <w:bottom w:val="none" w:sz="0" w:space="0" w:color="auto"/>
            <w:right w:val="none" w:sz="0" w:space="0" w:color="auto"/>
          </w:divBdr>
        </w:div>
      </w:divsChild>
    </w:div>
    <w:div w:id="62795388">
      <w:bodyDiv w:val="1"/>
      <w:marLeft w:val="0"/>
      <w:marRight w:val="0"/>
      <w:marTop w:val="0"/>
      <w:marBottom w:val="0"/>
      <w:divBdr>
        <w:top w:val="none" w:sz="0" w:space="0" w:color="auto"/>
        <w:left w:val="none" w:sz="0" w:space="0" w:color="auto"/>
        <w:bottom w:val="none" w:sz="0" w:space="0" w:color="auto"/>
        <w:right w:val="none" w:sz="0" w:space="0" w:color="auto"/>
      </w:divBdr>
      <w:divsChild>
        <w:div w:id="11885438">
          <w:marLeft w:val="640"/>
          <w:marRight w:val="0"/>
          <w:marTop w:val="0"/>
          <w:marBottom w:val="0"/>
          <w:divBdr>
            <w:top w:val="none" w:sz="0" w:space="0" w:color="auto"/>
            <w:left w:val="none" w:sz="0" w:space="0" w:color="auto"/>
            <w:bottom w:val="none" w:sz="0" w:space="0" w:color="auto"/>
            <w:right w:val="none" w:sz="0" w:space="0" w:color="auto"/>
          </w:divBdr>
        </w:div>
        <w:div w:id="14885201">
          <w:marLeft w:val="640"/>
          <w:marRight w:val="0"/>
          <w:marTop w:val="0"/>
          <w:marBottom w:val="0"/>
          <w:divBdr>
            <w:top w:val="none" w:sz="0" w:space="0" w:color="auto"/>
            <w:left w:val="none" w:sz="0" w:space="0" w:color="auto"/>
            <w:bottom w:val="none" w:sz="0" w:space="0" w:color="auto"/>
            <w:right w:val="none" w:sz="0" w:space="0" w:color="auto"/>
          </w:divBdr>
        </w:div>
        <w:div w:id="19480490">
          <w:marLeft w:val="640"/>
          <w:marRight w:val="0"/>
          <w:marTop w:val="0"/>
          <w:marBottom w:val="0"/>
          <w:divBdr>
            <w:top w:val="none" w:sz="0" w:space="0" w:color="auto"/>
            <w:left w:val="none" w:sz="0" w:space="0" w:color="auto"/>
            <w:bottom w:val="none" w:sz="0" w:space="0" w:color="auto"/>
            <w:right w:val="none" w:sz="0" w:space="0" w:color="auto"/>
          </w:divBdr>
        </w:div>
        <w:div w:id="72825314">
          <w:marLeft w:val="640"/>
          <w:marRight w:val="0"/>
          <w:marTop w:val="0"/>
          <w:marBottom w:val="0"/>
          <w:divBdr>
            <w:top w:val="none" w:sz="0" w:space="0" w:color="auto"/>
            <w:left w:val="none" w:sz="0" w:space="0" w:color="auto"/>
            <w:bottom w:val="none" w:sz="0" w:space="0" w:color="auto"/>
            <w:right w:val="none" w:sz="0" w:space="0" w:color="auto"/>
          </w:divBdr>
        </w:div>
        <w:div w:id="86005298">
          <w:marLeft w:val="640"/>
          <w:marRight w:val="0"/>
          <w:marTop w:val="0"/>
          <w:marBottom w:val="0"/>
          <w:divBdr>
            <w:top w:val="none" w:sz="0" w:space="0" w:color="auto"/>
            <w:left w:val="none" w:sz="0" w:space="0" w:color="auto"/>
            <w:bottom w:val="none" w:sz="0" w:space="0" w:color="auto"/>
            <w:right w:val="none" w:sz="0" w:space="0" w:color="auto"/>
          </w:divBdr>
        </w:div>
        <w:div w:id="126555265">
          <w:marLeft w:val="640"/>
          <w:marRight w:val="0"/>
          <w:marTop w:val="0"/>
          <w:marBottom w:val="0"/>
          <w:divBdr>
            <w:top w:val="none" w:sz="0" w:space="0" w:color="auto"/>
            <w:left w:val="none" w:sz="0" w:space="0" w:color="auto"/>
            <w:bottom w:val="none" w:sz="0" w:space="0" w:color="auto"/>
            <w:right w:val="none" w:sz="0" w:space="0" w:color="auto"/>
          </w:divBdr>
        </w:div>
        <w:div w:id="134445320">
          <w:marLeft w:val="640"/>
          <w:marRight w:val="0"/>
          <w:marTop w:val="0"/>
          <w:marBottom w:val="0"/>
          <w:divBdr>
            <w:top w:val="none" w:sz="0" w:space="0" w:color="auto"/>
            <w:left w:val="none" w:sz="0" w:space="0" w:color="auto"/>
            <w:bottom w:val="none" w:sz="0" w:space="0" w:color="auto"/>
            <w:right w:val="none" w:sz="0" w:space="0" w:color="auto"/>
          </w:divBdr>
        </w:div>
        <w:div w:id="182212590">
          <w:marLeft w:val="640"/>
          <w:marRight w:val="0"/>
          <w:marTop w:val="0"/>
          <w:marBottom w:val="0"/>
          <w:divBdr>
            <w:top w:val="none" w:sz="0" w:space="0" w:color="auto"/>
            <w:left w:val="none" w:sz="0" w:space="0" w:color="auto"/>
            <w:bottom w:val="none" w:sz="0" w:space="0" w:color="auto"/>
            <w:right w:val="none" w:sz="0" w:space="0" w:color="auto"/>
          </w:divBdr>
        </w:div>
        <w:div w:id="185295128">
          <w:marLeft w:val="640"/>
          <w:marRight w:val="0"/>
          <w:marTop w:val="0"/>
          <w:marBottom w:val="0"/>
          <w:divBdr>
            <w:top w:val="none" w:sz="0" w:space="0" w:color="auto"/>
            <w:left w:val="none" w:sz="0" w:space="0" w:color="auto"/>
            <w:bottom w:val="none" w:sz="0" w:space="0" w:color="auto"/>
            <w:right w:val="none" w:sz="0" w:space="0" w:color="auto"/>
          </w:divBdr>
        </w:div>
        <w:div w:id="283193997">
          <w:marLeft w:val="640"/>
          <w:marRight w:val="0"/>
          <w:marTop w:val="0"/>
          <w:marBottom w:val="0"/>
          <w:divBdr>
            <w:top w:val="none" w:sz="0" w:space="0" w:color="auto"/>
            <w:left w:val="none" w:sz="0" w:space="0" w:color="auto"/>
            <w:bottom w:val="none" w:sz="0" w:space="0" w:color="auto"/>
            <w:right w:val="none" w:sz="0" w:space="0" w:color="auto"/>
          </w:divBdr>
        </w:div>
        <w:div w:id="319503047">
          <w:marLeft w:val="640"/>
          <w:marRight w:val="0"/>
          <w:marTop w:val="0"/>
          <w:marBottom w:val="0"/>
          <w:divBdr>
            <w:top w:val="none" w:sz="0" w:space="0" w:color="auto"/>
            <w:left w:val="none" w:sz="0" w:space="0" w:color="auto"/>
            <w:bottom w:val="none" w:sz="0" w:space="0" w:color="auto"/>
            <w:right w:val="none" w:sz="0" w:space="0" w:color="auto"/>
          </w:divBdr>
        </w:div>
        <w:div w:id="319892713">
          <w:marLeft w:val="640"/>
          <w:marRight w:val="0"/>
          <w:marTop w:val="0"/>
          <w:marBottom w:val="0"/>
          <w:divBdr>
            <w:top w:val="none" w:sz="0" w:space="0" w:color="auto"/>
            <w:left w:val="none" w:sz="0" w:space="0" w:color="auto"/>
            <w:bottom w:val="none" w:sz="0" w:space="0" w:color="auto"/>
            <w:right w:val="none" w:sz="0" w:space="0" w:color="auto"/>
          </w:divBdr>
        </w:div>
        <w:div w:id="384717065">
          <w:marLeft w:val="640"/>
          <w:marRight w:val="0"/>
          <w:marTop w:val="0"/>
          <w:marBottom w:val="0"/>
          <w:divBdr>
            <w:top w:val="none" w:sz="0" w:space="0" w:color="auto"/>
            <w:left w:val="none" w:sz="0" w:space="0" w:color="auto"/>
            <w:bottom w:val="none" w:sz="0" w:space="0" w:color="auto"/>
            <w:right w:val="none" w:sz="0" w:space="0" w:color="auto"/>
          </w:divBdr>
        </w:div>
        <w:div w:id="506216552">
          <w:marLeft w:val="640"/>
          <w:marRight w:val="0"/>
          <w:marTop w:val="0"/>
          <w:marBottom w:val="0"/>
          <w:divBdr>
            <w:top w:val="none" w:sz="0" w:space="0" w:color="auto"/>
            <w:left w:val="none" w:sz="0" w:space="0" w:color="auto"/>
            <w:bottom w:val="none" w:sz="0" w:space="0" w:color="auto"/>
            <w:right w:val="none" w:sz="0" w:space="0" w:color="auto"/>
          </w:divBdr>
        </w:div>
        <w:div w:id="527107074">
          <w:marLeft w:val="640"/>
          <w:marRight w:val="0"/>
          <w:marTop w:val="0"/>
          <w:marBottom w:val="0"/>
          <w:divBdr>
            <w:top w:val="none" w:sz="0" w:space="0" w:color="auto"/>
            <w:left w:val="none" w:sz="0" w:space="0" w:color="auto"/>
            <w:bottom w:val="none" w:sz="0" w:space="0" w:color="auto"/>
            <w:right w:val="none" w:sz="0" w:space="0" w:color="auto"/>
          </w:divBdr>
        </w:div>
        <w:div w:id="531766416">
          <w:marLeft w:val="640"/>
          <w:marRight w:val="0"/>
          <w:marTop w:val="0"/>
          <w:marBottom w:val="0"/>
          <w:divBdr>
            <w:top w:val="none" w:sz="0" w:space="0" w:color="auto"/>
            <w:left w:val="none" w:sz="0" w:space="0" w:color="auto"/>
            <w:bottom w:val="none" w:sz="0" w:space="0" w:color="auto"/>
            <w:right w:val="none" w:sz="0" w:space="0" w:color="auto"/>
          </w:divBdr>
        </w:div>
        <w:div w:id="580912762">
          <w:marLeft w:val="640"/>
          <w:marRight w:val="0"/>
          <w:marTop w:val="0"/>
          <w:marBottom w:val="0"/>
          <w:divBdr>
            <w:top w:val="none" w:sz="0" w:space="0" w:color="auto"/>
            <w:left w:val="none" w:sz="0" w:space="0" w:color="auto"/>
            <w:bottom w:val="none" w:sz="0" w:space="0" w:color="auto"/>
            <w:right w:val="none" w:sz="0" w:space="0" w:color="auto"/>
          </w:divBdr>
        </w:div>
        <w:div w:id="607658459">
          <w:marLeft w:val="640"/>
          <w:marRight w:val="0"/>
          <w:marTop w:val="0"/>
          <w:marBottom w:val="0"/>
          <w:divBdr>
            <w:top w:val="none" w:sz="0" w:space="0" w:color="auto"/>
            <w:left w:val="none" w:sz="0" w:space="0" w:color="auto"/>
            <w:bottom w:val="none" w:sz="0" w:space="0" w:color="auto"/>
            <w:right w:val="none" w:sz="0" w:space="0" w:color="auto"/>
          </w:divBdr>
        </w:div>
        <w:div w:id="654527546">
          <w:marLeft w:val="640"/>
          <w:marRight w:val="0"/>
          <w:marTop w:val="0"/>
          <w:marBottom w:val="0"/>
          <w:divBdr>
            <w:top w:val="none" w:sz="0" w:space="0" w:color="auto"/>
            <w:left w:val="none" w:sz="0" w:space="0" w:color="auto"/>
            <w:bottom w:val="none" w:sz="0" w:space="0" w:color="auto"/>
            <w:right w:val="none" w:sz="0" w:space="0" w:color="auto"/>
          </w:divBdr>
        </w:div>
        <w:div w:id="670521324">
          <w:marLeft w:val="640"/>
          <w:marRight w:val="0"/>
          <w:marTop w:val="0"/>
          <w:marBottom w:val="0"/>
          <w:divBdr>
            <w:top w:val="none" w:sz="0" w:space="0" w:color="auto"/>
            <w:left w:val="none" w:sz="0" w:space="0" w:color="auto"/>
            <w:bottom w:val="none" w:sz="0" w:space="0" w:color="auto"/>
            <w:right w:val="none" w:sz="0" w:space="0" w:color="auto"/>
          </w:divBdr>
        </w:div>
        <w:div w:id="690648050">
          <w:marLeft w:val="640"/>
          <w:marRight w:val="0"/>
          <w:marTop w:val="0"/>
          <w:marBottom w:val="0"/>
          <w:divBdr>
            <w:top w:val="none" w:sz="0" w:space="0" w:color="auto"/>
            <w:left w:val="none" w:sz="0" w:space="0" w:color="auto"/>
            <w:bottom w:val="none" w:sz="0" w:space="0" w:color="auto"/>
            <w:right w:val="none" w:sz="0" w:space="0" w:color="auto"/>
          </w:divBdr>
        </w:div>
        <w:div w:id="697126807">
          <w:marLeft w:val="640"/>
          <w:marRight w:val="0"/>
          <w:marTop w:val="0"/>
          <w:marBottom w:val="0"/>
          <w:divBdr>
            <w:top w:val="none" w:sz="0" w:space="0" w:color="auto"/>
            <w:left w:val="none" w:sz="0" w:space="0" w:color="auto"/>
            <w:bottom w:val="none" w:sz="0" w:space="0" w:color="auto"/>
            <w:right w:val="none" w:sz="0" w:space="0" w:color="auto"/>
          </w:divBdr>
        </w:div>
        <w:div w:id="707412177">
          <w:marLeft w:val="640"/>
          <w:marRight w:val="0"/>
          <w:marTop w:val="0"/>
          <w:marBottom w:val="0"/>
          <w:divBdr>
            <w:top w:val="none" w:sz="0" w:space="0" w:color="auto"/>
            <w:left w:val="none" w:sz="0" w:space="0" w:color="auto"/>
            <w:bottom w:val="none" w:sz="0" w:space="0" w:color="auto"/>
            <w:right w:val="none" w:sz="0" w:space="0" w:color="auto"/>
          </w:divBdr>
        </w:div>
        <w:div w:id="733889170">
          <w:marLeft w:val="640"/>
          <w:marRight w:val="0"/>
          <w:marTop w:val="0"/>
          <w:marBottom w:val="0"/>
          <w:divBdr>
            <w:top w:val="none" w:sz="0" w:space="0" w:color="auto"/>
            <w:left w:val="none" w:sz="0" w:space="0" w:color="auto"/>
            <w:bottom w:val="none" w:sz="0" w:space="0" w:color="auto"/>
            <w:right w:val="none" w:sz="0" w:space="0" w:color="auto"/>
          </w:divBdr>
        </w:div>
        <w:div w:id="745886398">
          <w:marLeft w:val="640"/>
          <w:marRight w:val="0"/>
          <w:marTop w:val="0"/>
          <w:marBottom w:val="0"/>
          <w:divBdr>
            <w:top w:val="none" w:sz="0" w:space="0" w:color="auto"/>
            <w:left w:val="none" w:sz="0" w:space="0" w:color="auto"/>
            <w:bottom w:val="none" w:sz="0" w:space="0" w:color="auto"/>
            <w:right w:val="none" w:sz="0" w:space="0" w:color="auto"/>
          </w:divBdr>
        </w:div>
        <w:div w:id="758143176">
          <w:marLeft w:val="640"/>
          <w:marRight w:val="0"/>
          <w:marTop w:val="0"/>
          <w:marBottom w:val="0"/>
          <w:divBdr>
            <w:top w:val="none" w:sz="0" w:space="0" w:color="auto"/>
            <w:left w:val="none" w:sz="0" w:space="0" w:color="auto"/>
            <w:bottom w:val="none" w:sz="0" w:space="0" w:color="auto"/>
            <w:right w:val="none" w:sz="0" w:space="0" w:color="auto"/>
          </w:divBdr>
        </w:div>
        <w:div w:id="760755924">
          <w:marLeft w:val="640"/>
          <w:marRight w:val="0"/>
          <w:marTop w:val="0"/>
          <w:marBottom w:val="0"/>
          <w:divBdr>
            <w:top w:val="none" w:sz="0" w:space="0" w:color="auto"/>
            <w:left w:val="none" w:sz="0" w:space="0" w:color="auto"/>
            <w:bottom w:val="none" w:sz="0" w:space="0" w:color="auto"/>
            <w:right w:val="none" w:sz="0" w:space="0" w:color="auto"/>
          </w:divBdr>
        </w:div>
        <w:div w:id="761948722">
          <w:marLeft w:val="640"/>
          <w:marRight w:val="0"/>
          <w:marTop w:val="0"/>
          <w:marBottom w:val="0"/>
          <w:divBdr>
            <w:top w:val="none" w:sz="0" w:space="0" w:color="auto"/>
            <w:left w:val="none" w:sz="0" w:space="0" w:color="auto"/>
            <w:bottom w:val="none" w:sz="0" w:space="0" w:color="auto"/>
            <w:right w:val="none" w:sz="0" w:space="0" w:color="auto"/>
          </w:divBdr>
        </w:div>
        <w:div w:id="780999868">
          <w:marLeft w:val="640"/>
          <w:marRight w:val="0"/>
          <w:marTop w:val="0"/>
          <w:marBottom w:val="0"/>
          <w:divBdr>
            <w:top w:val="none" w:sz="0" w:space="0" w:color="auto"/>
            <w:left w:val="none" w:sz="0" w:space="0" w:color="auto"/>
            <w:bottom w:val="none" w:sz="0" w:space="0" w:color="auto"/>
            <w:right w:val="none" w:sz="0" w:space="0" w:color="auto"/>
          </w:divBdr>
        </w:div>
        <w:div w:id="794178454">
          <w:marLeft w:val="640"/>
          <w:marRight w:val="0"/>
          <w:marTop w:val="0"/>
          <w:marBottom w:val="0"/>
          <w:divBdr>
            <w:top w:val="none" w:sz="0" w:space="0" w:color="auto"/>
            <w:left w:val="none" w:sz="0" w:space="0" w:color="auto"/>
            <w:bottom w:val="none" w:sz="0" w:space="0" w:color="auto"/>
            <w:right w:val="none" w:sz="0" w:space="0" w:color="auto"/>
          </w:divBdr>
        </w:div>
        <w:div w:id="815099477">
          <w:marLeft w:val="640"/>
          <w:marRight w:val="0"/>
          <w:marTop w:val="0"/>
          <w:marBottom w:val="0"/>
          <w:divBdr>
            <w:top w:val="none" w:sz="0" w:space="0" w:color="auto"/>
            <w:left w:val="none" w:sz="0" w:space="0" w:color="auto"/>
            <w:bottom w:val="none" w:sz="0" w:space="0" w:color="auto"/>
            <w:right w:val="none" w:sz="0" w:space="0" w:color="auto"/>
          </w:divBdr>
        </w:div>
        <w:div w:id="840706960">
          <w:marLeft w:val="640"/>
          <w:marRight w:val="0"/>
          <w:marTop w:val="0"/>
          <w:marBottom w:val="0"/>
          <w:divBdr>
            <w:top w:val="none" w:sz="0" w:space="0" w:color="auto"/>
            <w:left w:val="none" w:sz="0" w:space="0" w:color="auto"/>
            <w:bottom w:val="none" w:sz="0" w:space="0" w:color="auto"/>
            <w:right w:val="none" w:sz="0" w:space="0" w:color="auto"/>
          </w:divBdr>
        </w:div>
        <w:div w:id="848980350">
          <w:marLeft w:val="640"/>
          <w:marRight w:val="0"/>
          <w:marTop w:val="0"/>
          <w:marBottom w:val="0"/>
          <w:divBdr>
            <w:top w:val="none" w:sz="0" w:space="0" w:color="auto"/>
            <w:left w:val="none" w:sz="0" w:space="0" w:color="auto"/>
            <w:bottom w:val="none" w:sz="0" w:space="0" w:color="auto"/>
            <w:right w:val="none" w:sz="0" w:space="0" w:color="auto"/>
          </w:divBdr>
        </w:div>
        <w:div w:id="920288009">
          <w:marLeft w:val="640"/>
          <w:marRight w:val="0"/>
          <w:marTop w:val="0"/>
          <w:marBottom w:val="0"/>
          <w:divBdr>
            <w:top w:val="none" w:sz="0" w:space="0" w:color="auto"/>
            <w:left w:val="none" w:sz="0" w:space="0" w:color="auto"/>
            <w:bottom w:val="none" w:sz="0" w:space="0" w:color="auto"/>
            <w:right w:val="none" w:sz="0" w:space="0" w:color="auto"/>
          </w:divBdr>
        </w:div>
        <w:div w:id="933057450">
          <w:marLeft w:val="640"/>
          <w:marRight w:val="0"/>
          <w:marTop w:val="0"/>
          <w:marBottom w:val="0"/>
          <w:divBdr>
            <w:top w:val="none" w:sz="0" w:space="0" w:color="auto"/>
            <w:left w:val="none" w:sz="0" w:space="0" w:color="auto"/>
            <w:bottom w:val="none" w:sz="0" w:space="0" w:color="auto"/>
            <w:right w:val="none" w:sz="0" w:space="0" w:color="auto"/>
          </w:divBdr>
        </w:div>
        <w:div w:id="936444675">
          <w:marLeft w:val="640"/>
          <w:marRight w:val="0"/>
          <w:marTop w:val="0"/>
          <w:marBottom w:val="0"/>
          <w:divBdr>
            <w:top w:val="none" w:sz="0" w:space="0" w:color="auto"/>
            <w:left w:val="none" w:sz="0" w:space="0" w:color="auto"/>
            <w:bottom w:val="none" w:sz="0" w:space="0" w:color="auto"/>
            <w:right w:val="none" w:sz="0" w:space="0" w:color="auto"/>
          </w:divBdr>
        </w:div>
        <w:div w:id="965962784">
          <w:marLeft w:val="640"/>
          <w:marRight w:val="0"/>
          <w:marTop w:val="0"/>
          <w:marBottom w:val="0"/>
          <w:divBdr>
            <w:top w:val="none" w:sz="0" w:space="0" w:color="auto"/>
            <w:left w:val="none" w:sz="0" w:space="0" w:color="auto"/>
            <w:bottom w:val="none" w:sz="0" w:space="0" w:color="auto"/>
            <w:right w:val="none" w:sz="0" w:space="0" w:color="auto"/>
          </w:divBdr>
        </w:div>
        <w:div w:id="970789841">
          <w:marLeft w:val="640"/>
          <w:marRight w:val="0"/>
          <w:marTop w:val="0"/>
          <w:marBottom w:val="0"/>
          <w:divBdr>
            <w:top w:val="none" w:sz="0" w:space="0" w:color="auto"/>
            <w:left w:val="none" w:sz="0" w:space="0" w:color="auto"/>
            <w:bottom w:val="none" w:sz="0" w:space="0" w:color="auto"/>
            <w:right w:val="none" w:sz="0" w:space="0" w:color="auto"/>
          </w:divBdr>
        </w:div>
        <w:div w:id="995645898">
          <w:marLeft w:val="640"/>
          <w:marRight w:val="0"/>
          <w:marTop w:val="0"/>
          <w:marBottom w:val="0"/>
          <w:divBdr>
            <w:top w:val="none" w:sz="0" w:space="0" w:color="auto"/>
            <w:left w:val="none" w:sz="0" w:space="0" w:color="auto"/>
            <w:bottom w:val="none" w:sz="0" w:space="0" w:color="auto"/>
            <w:right w:val="none" w:sz="0" w:space="0" w:color="auto"/>
          </w:divBdr>
        </w:div>
        <w:div w:id="998314211">
          <w:marLeft w:val="640"/>
          <w:marRight w:val="0"/>
          <w:marTop w:val="0"/>
          <w:marBottom w:val="0"/>
          <w:divBdr>
            <w:top w:val="none" w:sz="0" w:space="0" w:color="auto"/>
            <w:left w:val="none" w:sz="0" w:space="0" w:color="auto"/>
            <w:bottom w:val="none" w:sz="0" w:space="0" w:color="auto"/>
            <w:right w:val="none" w:sz="0" w:space="0" w:color="auto"/>
          </w:divBdr>
        </w:div>
        <w:div w:id="1099832678">
          <w:marLeft w:val="640"/>
          <w:marRight w:val="0"/>
          <w:marTop w:val="0"/>
          <w:marBottom w:val="0"/>
          <w:divBdr>
            <w:top w:val="none" w:sz="0" w:space="0" w:color="auto"/>
            <w:left w:val="none" w:sz="0" w:space="0" w:color="auto"/>
            <w:bottom w:val="none" w:sz="0" w:space="0" w:color="auto"/>
            <w:right w:val="none" w:sz="0" w:space="0" w:color="auto"/>
          </w:divBdr>
        </w:div>
        <w:div w:id="1113673254">
          <w:marLeft w:val="640"/>
          <w:marRight w:val="0"/>
          <w:marTop w:val="0"/>
          <w:marBottom w:val="0"/>
          <w:divBdr>
            <w:top w:val="none" w:sz="0" w:space="0" w:color="auto"/>
            <w:left w:val="none" w:sz="0" w:space="0" w:color="auto"/>
            <w:bottom w:val="none" w:sz="0" w:space="0" w:color="auto"/>
            <w:right w:val="none" w:sz="0" w:space="0" w:color="auto"/>
          </w:divBdr>
        </w:div>
        <w:div w:id="1189484610">
          <w:marLeft w:val="640"/>
          <w:marRight w:val="0"/>
          <w:marTop w:val="0"/>
          <w:marBottom w:val="0"/>
          <w:divBdr>
            <w:top w:val="none" w:sz="0" w:space="0" w:color="auto"/>
            <w:left w:val="none" w:sz="0" w:space="0" w:color="auto"/>
            <w:bottom w:val="none" w:sz="0" w:space="0" w:color="auto"/>
            <w:right w:val="none" w:sz="0" w:space="0" w:color="auto"/>
          </w:divBdr>
        </w:div>
        <w:div w:id="1203248098">
          <w:marLeft w:val="640"/>
          <w:marRight w:val="0"/>
          <w:marTop w:val="0"/>
          <w:marBottom w:val="0"/>
          <w:divBdr>
            <w:top w:val="none" w:sz="0" w:space="0" w:color="auto"/>
            <w:left w:val="none" w:sz="0" w:space="0" w:color="auto"/>
            <w:bottom w:val="none" w:sz="0" w:space="0" w:color="auto"/>
            <w:right w:val="none" w:sz="0" w:space="0" w:color="auto"/>
          </w:divBdr>
        </w:div>
        <w:div w:id="1235429113">
          <w:marLeft w:val="640"/>
          <w:marRight w:val="0"/>
          <w:marTop w:val="0"/>
          <w:marBottom w:val="0"/>
          <w:divBdr>
            <w:top w:val="none" w:sz="0" w:space="0" w:color="auto"/>
            <w:left w:val="none" w:sz="0" w:space="0" w:color="auto"/>
            <w:bottom w:val="none" w:sz="0" w:space="0" w:color="auto"/>
            <w:right w:val="none" w:sz="0" w:space="0" w:color="auto"/>
          </w:divBdr>
        </w:div>
        <w:div w:id="1241909125">
          <w:marLeft w:val="640"/>
          <w:marRight w:val="0"/>
          <w:marTop w:val="0"/>
          <w:marBottom w:val="0"/>
          <w:divBdr>
            <w:top w:val="none" w:sz="0" w:space="0" w:color="auto"/>
            <w:left w:val="none" w:sz="0" w:space="0" w:color="auto"/>
            <w:bottom w:val="none" w:sz="0" w:space="0" w:color="auto"/>
            <w:right w:val="none" w:sz="0" w:space="0" w:color="auto"/>
          </w:divBdr>
        </w:div>
        <w:div w:id="1254365437">
          <w:marLeft w:val="640"/>
          <w:marRight w:val="0"/>
          <w:marTop w:val="0"/>
          <w:marBottom w:val="0"/>
          <w:divBdr>
            <w:top w:val="none" w:sz="0" w:space="0" w:color="auto"/>
            <w:left w:val="none" w:sz="0" w:space="0" w:color="auto"/>
            <w:bottom w:val="none" w:sz="0" w:space="0" w:color="auto"/>
            <w:right w:val="none" w:sz="0" w:space="0" w:color="auto"/>
          </w:divBdr>
        </w:div>
        <w:div w:id="1322730327">
          <w:marLeft w:val="640"/>
          <w:marRight w:val="0"/>
          <w:marTop w:val="0"/>
          <w:marBottom w:val="0"/>
          <w:divBdr>
            <w:top w:val="none" w:sz="0" w:space="0" w:color="auto"/>
            <w:left w:val="none" w:sz="0" w:space="0" w:color="auto"/>
            <w:bottom w:val="none" w:sz="0" w:space="0" w:color="auto"/>
            <w:right w:val="none" w:sz="0" w:space="0" w:color="auto"/>
          </w:divBdr>
        </w:div>
        <w:div w:id="1349284493">
          <w:marLeft w:val="640"/>
          <w:marRight w:val="0"/>
          <w:marTop w:val="0"/>
          <w:marBottom w:val="0"/>
          <w:divBdr>
            <w:top w:val="none" w:sz="0" w:space="0" w:color="auto"/>
            <w:left w:val="none" w:sz="0" w:space="0" w:color="auto"/>
            <w:bottom w:val="none" w:sz="0" w:space="0" w:color="auto"/>
            <w:right w:val="none" w:sz="0" w:space="0" w:color="auto"/>
          </w:divBdr>
        </w:div>
        <w:div w:id="1375154432">
          <w:marLeft w:val="640"/>
          <w:marRight w:val="0"/>
          <w:marTop w:val="0"/>
          <w:marBottom w:val="0"/>
          <w:divBdr>
            <w:top w:val="none" w:sz="0" w:space="0" w:color="auto"/>
            <w:left w:val="none" w:sz="0" w:space="0" w:color="auto"/>
            <w:bottom w:val="none" w:sz="0" w:space="0" w:color="auto"/>
            <w:right w:val="none" w:sz="0" w:space="0" w:color="auto"/>
          </w:divBdr>
        </w:div>
        <w:div w:id="1403257722">
          <w:marLeft w:val="640"/>
          <w:marRight w:val="0"/>
          <w:marTop w:val="0"/>
          <w:marBottom w:val="0"/>
          <w:divBdr>
            <w:top w:val="none" w:sz="0" w:space="0" w:color="auto"/>
            <w:left w:val="none" w:sz="0" w:space="0" w:color="auto"/>
            <w:bottom w:val="none" w:sz="0" w:space="0" w:color="auto"/>
            <w:right w:val="none" w:sz="0" w:space="0" w:color="auto"/>
          </w:divBdr>
        </w:div>
        <w:div w:id="1427070964">
          <w:marLeft w:val="640"/>
          <w:marRight w:val="0"/>
          <w:marTop w:val="0"/>
          <w:marBottom w:val="0"/>
          <w:divBdr>
            <w:top w:val="none" w:sz="0" w:space="0" w:color="auto"/>
            <w:left w:val="none" w:sz="0" w:space="0" w:color="auto"/>
            <w:bottom w:val="none" w:sz="0" w:space="0" w:color="auto"/>
            <w:right w:val="none" w:sz="0" w:space="0" w:color="auto"/>
          </w:divBdr>
        </w:div>
        <w:div w:id="1513958531">
          <w:marLeft w:val="640"/>
          <w:marRight w:val="0"/>
          <w:marTop w:val="0"/>
          <w:marBottom w:val="0"/>
          <w:divBdr>
            <w:top w:val="none" w:sz="0" w:space="0" w:color="auto"/>
            <w:left w:val="none" w:sz="0" w:space="0" w:color="auto"/>
            <w:bottom w:val="none" w:sz="0" w:space="0" w:color="auto"/>
            <w:right w:val="none" w:sz="0" w:space="0" w:color="auto"/>
          </w:divBdr>
        </w:div>
        <w:div w:id="1555853531">
          <w:marLeft w:val="640"/>
          <w:marRight w:val="0"/>
          <w:marTop w:val="0"/>
          <w:marBottom w:val="0"/>
          <w:divBdr>
            <w:top w:val="none" w:sz="0" w:space="0" w:color="auto"/>
            <w:left w:val="none" w:sz="0" w:space="0" w:color="auto"/>
            <w:bottom w:val="none" w:sz="0" w:space="0" w:color="auto"/>
            <w:right w:val="none" w:sz="0" w:space="0" w:color="auto"/>
          </w:divBdr>
        </w:div>
        <w:div w:id="1558512890">
          <w:marLeft w:val="640"/>
          <w:marRight w:val="0"/>
          <w:marTop w:val="0"/>
          <w:marBottom w:val="0"/>
          <w:divBdr>
            <w:top w:val="none" w:sz="0" w:space="0" w:color="auto"/>
            <w:left w:val="none" w:sz="0" w:space="0" w:color="auto"/>
            <w:bottom w:val="none" w:sz="0" w:space="0" w:color="auto"/>
            <w:right w:val="none" w:sz="0" w:space="0" w:color="auto"/>
          </w:divBdr>
        </w:div>
        <w:div w:id="1565525535">
          <w:marLeft w:val="640"/>
          <w:marRight w:val="0"/>
          <w:marTop w:val="0"/>
          <w:marBottom w:val="0"/>
          <w:divBdr>
            <w:top w:val="none" w:sz="0" w:space="0" w:color="auto"/>
            <w:left w:val="none" w:sz="0" w:space="0" w:color="auto"/>
            <w:bottom w:val="none" w:sz="0" w:space="0" w:color="auto"/>
            <w:right w:val="none" w:sz="0" w:space="0" w:color="auto"/>
          </w:divBdr>
        </w:div>
        <w:div w:id="1568539162">
          <w:marLeft w:val="640"/>
          <w:marRight w:val="0"/>
          <w:marTop w:val="0"/>
          <w:marBottom w:val="0"/>
          <w:divBdr>
            <w:top w:val="none" w:sz="0" w:space="0" w:color="auto"/>
            <w:left w:val="none" w:sz="0" w:space="0" w:color="auto"/>
            <w:bottom w:val="none" w:sz="0" w:space="0" w:color="auto"/>
            <w:right w:val="none" w:sz="0" w:space="0" w:color="auto"/>
          </w:divBdr>
        </w:div>
        <w:div w:id="1572155400">
          <w:marLeft w:val="640"/>
          <w:marRight w:val="0"/>
          <w:marTop w:val="0"/>
          <w:marBottom w:val="0"/>
          <w:divBdr>
            <w:top w:val="none" w:sz="0" w:space="0" w:color="auto"/>
            <w:left w:val="none" w:sz="0" w:space="0" w:color="auto"/>
            <w:bottom w:val="none" w:sz="0" w:space="0" w:color="auto"/>
            <w:right w:val="none" w:sz="0" w:space="0" w:color="auto"/>
          </w:divBdr>
        </w:div>
        <w:div w:id="1579630695">
          <w:marLeft w:val="640"/>
          <w:marRight w:val="0"/>
          <w:marTop w:val="0"/>
          <w:marBottom w:val="0"/>
          <w:divBdr>
            <w:top w:val="none" w:sz="0" w:space="0" w:color="auto"/>
            <w:left w:val="none" w:sz="0" w:space="0" w:color="auto"/>
            <w:bottom w:val="none" w:sz="0" w:space="0" w:color="auto"/>
            <w:right w:val="none" w:sz="0" w:space="0" w:color="auto"/>
          </w:divBdr>
        </w:div>
        <w:div w:id="1580211579">
          <w:marLeft w:val="640"/>
          <w:marRight w:val="0"/>
          <w:marTop w:val="0"/>
          <w:marBottom w:val="0"/>
          <w:divBdr>
            <w:top w:val="none" w:sz="0" w:space="0" w:color="auto"/>
            <w:left w:val="none" w:sz="0" w:space="0" w:color="auto"/>
            <w:bottom w:val="none" w:sz="0" w:space="0" w:color="auto"/>
            <w:right w:val="none" w:sz="0" w:space="0" w:color="auto"/>
          </w:divBdr>
        </w:div>
        <w:div w:id="1602225095">
          <w:marLeft w:val="640"/>
          <w:marRight w:val="0"/>
          <w:marTop w:val="0"/>
          <w:marBottom w:val="0"/>
          <w:divBdr>
            <w:top w:val="none" w:sz="0" w:space="0" w:color="auto"/>
            <w:left w:val="none" w:sz="0" w:space="0" w:color="auto"/>
            <w:bottom w:val="none" w:sz="0" w:space="0" w:color="auto"/>
            <w:right w:val="none" w:sz="0" w:space="0" w:color="auto"/>
          </w:divBdr>
        </w:div>
        <w:div w:id="1637759166">
          <w:marLeft w:val="640"/>
          <w:marRight w:val="0"/>
          <w:marTop w:val="0"/>
          <w:marBottom w:val="0"/>
          <w:divBdr>
            <w:top w:val="none" w:sz="0" w:space="0" w:color="auto"/>
            <w:left w:val="none" w:sz="0" w:space="0" w:color="auto"/>
            <w:bottom w:val="none" w:sz="0" w:space="0" w:color="auto"/>
            <w:right w:val="none" w:sz="0" w:space="0" w:color="auto"/>
          </w:divBdr>
        </w:div>
        <w:div w:id="1736581689">
          <w:marLeft w:val="640"/>
          <w:marRight w:val="0"/>
          <w:marTop w:val="0"/>
          <w:marBottom w:val="0"/>
          <w:divBdr>
            <w:top w:val="none" w:sz="0" w:space="0" w:color="auto"/>
            <w:left w:val="none" w:sz="0" w:space="0" w:color="auto"/>
            <w:bottom w:val="none" w:sz="0" w:space="0" w:color="auto"/>
            <w:right w:val="none" w:sz="0" w:space="0" w:color="auto"/>
          </w:divBdr>
        </w:div>
        <w:div w:id="1759868177">
          <w:marLeft w:val="640"/>
          <w:marRight w:val="0"/>
          <w:marTop w:val="0"/>
          <w:marBottom w:val="0"/>
          <w:divBdr>
            <w:top w:val="none" w:sz="0" w:space="0" w:color="auto"/>
            <w:left w:val="none" w:sz="0" w:space="0" w:color="auto"/>
            <w:bottom w:val="none" w:sz="0" w:space="0" w:color="auto"/>
            <w:right w:val="none" w:sz="0" w:space="0" w:color="auto"/>
          </w:divBdr>
        </w:div>
        <w:div w:id="1774200557">
          <w:marLeft w:val="640"/>
          <w:marRight w:val="0"/>
          <w:marTop w:val="0"/>
          <w:marBottom w:val="0"/>
          <w:divBdr>
            <w:top w:val="none" w:sz="0" w:space="0" w:color="auto"/>
            <w:left w:val="none" w:sz="0" w:space="0" w:color="auto"/>
            <w:bottom w:val="none" w:sz="0" w:space="0" w:color="auto"/>
            <w:right w:val="none" w:sz="0" w:space="0" w:color="auto"/>
          </w:divBdr>
        </w:div>
        <w:div w:id="1819377639">
          <w:marLeft w:val="640"/>
          <w:marRight w:val="0"/>
          <w:marTop w:val="0"/>
          <w:marBottom w:val="0"/>
          <w:divBdr>
            <w:top w:val="none" w:sz="0" w:space="0" w:color="auto"/>
            <w:left w:val="none" w:sz="0" w:space="0" w:color="auto"/>
            <w:bottom w:val="none" w:sz="0" w:space="0" w:color="auto"/>
            <w:right w:val="none" w:sz="0" w:space="0" w:color="auto"/>
          </w:divBdr>
        </w:div>
        <w:div w:id="1854101645">
          <w:marLeft w:val="640"/>
          <w:marRight w:val="0"/>
          <w:marTop w:val="0"/>
          <w:marBottom w:val="0"/>
          <w:divBdr>
            <w:top w:val="none" w:sz="0" w:space="0" w:color="auto"/>
            <w:left w:val="none" w:sz="0" w:space="0" w:color="auto"/>
            <w:bottom w:val="none" w:sz="0" w:space="0" w:color="auto"/>
            <w:right w:val="none" w:sz="0" w:space="0" w:color="auto"/>
          </w:divBdr>
        </w:div>
        <w:div w:id="1860582343">
          <w:marLeft w:val="640"/>
          <w:marRight w:val="0"/>
          <w:marTop w:val="0"/>
          <w:marBottom w:val="0"/>
          <w:divBdr>
            <w:top w:val="none" w:sz="0" w:space="0" w:color="auto"/>
            <w:left w:val="none" w:sz="0" w:space="0" w:color="auto"/>
            <w:bottom w:val="none" w:sz="0" w:space="0" w:color="auto"/>
            <w:right w:val="none" w:sz="0" w:space="0" w:color="auto"/>
          </w:divBdr>
        </w:div>
        <w:div w:id="1873876588">
          <w:marLeft w:val="640"/>
          <w:marRight w:val="0"/>
          <w:marTop w:val="0"/>
          <w:marBottom w:val="0"/>
          <w:divBdr>
            <w:top w:val="none" w:sz="0" w:space="0" w:color="auto"/>
            <w:left w:val="none" w:sz="0" w:space="0" w:color="auto"/>
            <w:bottom w:val="none" w:sz="0" w:space="0" w:color="auto"/>
            <w:right w:val="none" w:sz="0" w:space="0" w:color="auto"/>
          </w:divBdr>
        </w:div>
        <w:div w:id="1891767350">
          <w:marLeft w:val="640"/>
          <w:marRight w:val="0"/>
          <w:marTop w:val="0"/>
          <w:marBottom w:val="0"/>
          <w:divBdr>
            <w:top w:val="none" w:sz="0" w:space="0" w:color="auto"/>
            <w:left w:val="none" w:sz="0" w:space="0" w:color="auto"/>
            <w:bottom w:val="none" w:sz="0" w:space="0" w:color="auto"/>
            <w:right w:val="none" w:sz="0" w:space="0" w:color="auto"/>
          </w:divBdr>
        </w:div>
        <w:div w:id="1942108851">
          <w:marLeft w:val="640"/>
          <w:marRight w:val="0"/>
          <w:marTop w:val="0"/>
          <w:marBottom w:val="0"/>
          <w:divBdr>
            <w:top w:val="none" w:sz="0" w:space="0" w:color="auto"/>
            <w:left w:val="none" w:sz="0" w:space="0" w:color="auto"/>
            <w:bottom w:val="none" w:sz="0" w:space="0" w:color="auto"/>
            <w:right w:val="none" w:sz="0" w:space="0" w:color="auto"/>
          </w:divBdr>
        </w:div>
        <w:div w:id="1949198823">
          <w:marLeft w:val="640"/>
          <w:marRight w:val="0"/>
          <w:marTop w:val="0"/>
          <w:marBottom w:val="0"/>
          <w:divBdr>
            <w:top w:val="none" w:sz="0" w:space="0" w:color="auto"/>
            <w:left w:val="none" w:sz="0" w:space="0" w:color="auto"/>
            <w:bottom w:val="none" w:sz="0" w:space="0" w:color="auto"/>
            <w:right w:val="none" w:sz="0" w:space="0" w:color="auto"/>
          </w:divBdr>
        </w:div>
        <w:div w:id="1949510299">
          <w:marLeft w:val="640"/>
          <w:marRight w:val="0"/>
          <w:marTop w:val="0"/>
          <w:marBottom w:val="0"/>
          <w:divBdr>
            <w:top w:val="none" w:sz="0" w:space="0" w:color="auto"/>
            <w:left w:val="none" w:sz="0" w:space="0" w:color="auto"/>
            <w:bottom w:val="none" w:sz="0" w:space="0" w:color="auto"/>
            <w:right w:val="none" w:sz="0" w:space="0" w:color="auto"/>
          </w:divBdr>
        </w:div>
        <w:div w:id="1969583654">
          <w:marLeft w:val="640"/>
          <w:marRight w:val="0"/>
          <w:marTop w:val="0"/>
          <w:marBottom w:val="0"/>
          <w:divBdr>
            <w:top w:val="none" w:sz="0" w:space="0" w:color="auto"/>
            <w:left w:val="none" w:sz="0" w:space="0" w:color="auto"/>
            <w:bottom w:val="none" w:sz="0" w:space="0" w:color="auto"/>
            <w:right w:val="none" w:sz="0" w:space="0" w:color="auto"/>
          </w:divBdr>
        </w:div>
        <w:div w:id="1982345080">
          <w:marLeft w:val="640"/>
          <w:marRight w:val="0"/>
          <w:marTop w:val="0"/>
          <w:marBottom w:val="0"/>
          <w:divBdr>
            <w:top w:val="none" w:sz="0" w:space="0" w:color="auto"/>
            <w:left w:val="none" w:sz="0" w:space="0" w:color="auto"/>
            <w:bottom w:val="none" w:sz="0" w:space="0" w:color="auto"/>
            <w:right w:val="none" w:sz="0" w:space="0" w:color="auto"/>
          </w:divBdr>
        </w:div>
        <w:div w:id="2007785342">
          <w:marLeft w:val="640"/>
          <w:marRight w:val="0"/>
          <w:marTop w:val="0"/>
          <w:marBottom w:val="0"/>
          <w:divBdr>
            <w:top w:val="none" w:sz="0" w:space="0" w:color="auto"/>
            <w:left w:val="none" w:sz="0" w:space="0" w:color="auto"/>
            <w:bottom w:val="none" w:sz="0" w:space="0" w:color="auto"/>
            <w:right w:val="none" w:sz="0" w:space="0" w:color="auto"/>
          </w:divBdr>
        </w:div>
        <w:div w:id="2022850707">
          <w:marLeft w:val="640"/>
          <w:marRight w:val="0"/>
          <w:marTop w:val="0"/>
          <w:marBottom w:val="0"/>
          <w:divBdr>
            <w:top w:val="none" w:sz="0" w:space="0" w:color="auto"/>
            <w:left w:val="none" w:sz="0" w:space="0" w:color="auto"/>
            <w:bottom w:val="none" w:sz="0" w:space="0" w:color="auto"/>
            <w:right w:val="none" w:sz="0" w:space="0" w:color="auto"/>
          </w:divBdr>
        </w:div>
        <w:div w:id="2052025101">
          <w:marLeft w:val="640"/>
          <w:marRight w:val="0"/>
          <w:marTop w:val="0"/>
          <w:marBottom w:val="0"/>
          <w:divBdr>
            <w:top w:val="none" w:sz="0" w:space="0" w:color="auto"/>
            <w:left w:val="none" w:sz="0" w:space="0" w:color="auto"/>
            <w:bottom w:val="none" w:sz="0" w:space="0" w:color="auto"/>
            <w:right w:val="none" w:sz="0" w:space="0" w:color="auto"/>
          </w:divBdr>
        </w:div>
        <w:div w:id="2069959737">
          <w:marLeft w:val="640"/>
          <w:marRight w:val="0"/>
          <w:marTop w:val="0"/>
          <w:marBottom w:val="0"/>
          <w:divBdr>
            <w:top w:val="none" w:sz="0" w:space="0" w:color="auto"/>
            <w:left w:val="none" w:sz="0" w:space="0" w:color="auto"/>
            <w:bottom w:val="none" w:sz="0" w:space="0" w:color="auto"/>
            <w:right w:val="none" w:sz="0" w:space="0" w:color="auto"/>
          </w:divBdr>
        </w:div>
        <w:div w:id="2078239115">
          <w:marLeft w:val="640"/>
          <w:marRight w:val="0"/>
          <w:marTop w:val="0"/>
          <w:marBottom w:val="0"/>
          <w:divBdr>
            <w:top w:val="none" w:sz="0" w:space="0" w:color="auto"/>
            <w:left w:val="none" w:sz="0" w:space="0" w:color="auto"/>
            <w:bottom w:val="none" w:sz="0" w:space="0" w:color="auto"/>
            <w:right w:val="none" w:sz="0" w:space="0" w:color="auto"/>
          </w:divBdr>
        </w:div>
        <w:div w:id="2126730375">
          <w:marLeft w:val="640"/>
          <w:marRight w:val="0"/>
          <w:marTop w:val="0"/>
          <w:marBottom w:val="0"/>
          <w:divBdr>
            <w:top w:val="none" w:sz="0" w:space="0" w:color="auto"/>
            <w:left w:val="none" w:sz="0" w:space="0" w:color="auto"/>
            <w:bottom w:val="none" w:sz="0" w:space="0" w:color="auto"/>
            <w:right w:val="none" w:sz="0" w:space="0" w:color="auto"/>
          </w:divBdr>
        </w:div>
        <w:div w:id="2133135294">
          <w:marLeft w:val="640"/>
          <w:marRight w:val="0"/>
          <w:marTop w:val="0"/>
          <w:marBottom w:val="0"/>
          <w:divBdr>
            <w:top w:val="none" w:sz="0" w:space="0" w:color="auto"/>
            <w:left w:val="none" w:sz="0" w:space="0" w:color="auto"/>
            <w:bottom w:val="none" w:sz="0" w:space="0" w:color="auto"/>
            <w:right w:val="none" w:sz="0" w:space="0" w:color="auto"/>
          </w:divBdr>
        </w:div>
        <w:div w:id="2147311462">
          <w:marLeft w:val="640"/>
          <w:marRight w:val="0"/>
          <w:marTop w:val="0"/>
          <w:marBottom w:val="0"/>
          <w:divBdr>
            <w:top w:val="none" w:sz="0" w:space="0" w:color="auto"/>
            <w:left w:val="none" w:sz="0" w:space="0" w:color="auto"/>
            <w:bottom w:val="none" w:sz="0" w:space="0" w:color="auto"/>
            <w:right w:val="none" w:sz="0" w:space="0" w:color="auto"/>
          </w:divBdr>
        </w:div>
      </w:divsChild>
    </w:div>
    <w:div w:id="76025048">
      <w:bodyDiv w:val="1"/>
      <w:marLeft w:val="0"/>
      <w:marRight w:val="0"/>
      <w:marTop w:val="0"/>
      <w:marBottom w:val="0"/>
      <w:divBdr>
        <w:top w:val="none" w:sz="0" w:space="0" w:color="auto"/>
        <w:left w:val="none" w:sz="0" w:space="0" w:color="auto"/>
        <w:bottom w:val="none" w:sz="0" w:space="0" w:color="auto"/>
        <w:right w:val="none" w:sz="0" w:space="0" w:color="auto"/>
      </w:divBdr>
      <w:divsChild>
        <w:div w:id="58328010">
          <w:marLeft w:val="640"/>
          <w:marRight w:val="0"/>
          <w:marTop w:val="0"/>
          <w:marBottom w:val="0"/>
          <w:divBdr>
            <w:top w:val="none" w:sz="0" w:space="0" w:color="auto"/>
            <w:left w:val="none" w:sz="0" w:space="0" w:color="auto"/>
            <w:bottom w:val="none" w:sz="0" w:space="0" w:color="auto"/>
            <w:right w:val="none" w:sz="0" w:space="0" w:color="auto"/>
          </w:divBdr>
        </w:div>
        <w:div w:id="108397208">
          <w:marLeft w:val="640"/>
          <w:marRight w:val="0"/>
          <w:marTop w:val="0"/>
          <w:marBottom w:val="0"/>
          <w:divBdr>
            <w:top w:val="none" w:sz="0" w:space="0" w:color="auto"/>
            <w:left w:val="none" w:sz="0" w:space="0" w:color="auto"/>
            <w:bottom w:val="none" w:sz="0" w:space="0" w:color="auto"/>
            <w:right w:val="none" w:sz="0" w:space="0" w:color="auto"/>
          </w:divBdr>
        </w:div>
        <w:div w:id="127477968">
          <w:marLeft w:val="640"/>
          <w:marRight w:val="0"/>
          <w:marTop w:val="0"/>
          <w:marBottom w:val="0"/>
          <w:divBdr>
            <w:top w:val="none" w:sz="0" w:space="0" w:color="auto"/>
            <w:left w:val="none" w:sz="0" w:space="0" w:color="auto"/>
            <w:bottom w:val="none" w:sz="0" w:space="0" w:color="auto"/>
            <w:right w:val="none" w:sz="0" w:space="0" w:color="auto"/>
          </w:divBdr>
        </w:div>
        <w:div w:id="156767498">
          <w:marLeft w:val="640"/>
          <w:marRight w:val="0"/>
          <w:marTop w:val="0"/>
          <w:marBottom w:val="0"/>
          <w:divBdr>
            <w:top w:val="none" w:sz="0" w:space="0" w:color="auto"/>
            <w:left w:val="none" w:sz="0" w:space="0" w:color="auto"/>
            <w:bottom w:val="none" w:sz="0" w:space="0" w:color="auto"/>
            <w:right w:val="none" w:sz="0" w:space="0" w:color="auto"/>
          </w:divBdr>
        </w:div>
        <w:div w:id="222300039">
          <w:marLeft w:val="640"/>
          <w:marRight w:val="0"/>
          <w:marTop w:val="0"/>
          <w:marBottom w:val="0"/>
          <w:divBdr>
            <w:top w:val="none" w:sz="0" w:space="0" w:color="auto"/>
            <w:left w:val="none" w:sz="0" w:space="0" w:color="auto"/>
            <w:bottom w:val="none" w:sz="0" w:space="0" w:color="auto"/>
            <w:right w:val="none" w:sz="0" w:space="0" w:color="auto"/>
          </w:divBdr>
        </w:div>
        <w:div w:id="256059067">
          <w:marLeft w:val="640"/>
          <w:marRight w:val="0"/>
          <w:marTop w:val="0"/>
          <w:marBottom w:val="0"/>
          <w:divBdr>
            <w:top w:val="none" w:sz="0" w:space="0" w:color="auto"/>
            <w:left w:val="none" w:sz="0" w:space="0" w:color="auto"/>
            <w:bottom w:val="none" w:sz="0" w:space="0" w:color="auto"/>
            <w:right w:val="none" w:sz="0" w:space="0" w:color="auto"/>
          </w:divBdr>
        </w:div>
        <w:div w:id="317344917">
          <w:marLeft w:val="640"/>
          <w:marRight w:val="0"/>
          <w:marTop w:val="0"/>
          <w:marBottom w:val="0"/>
          <w:divBdr>
            <w:top w:val="none" w:sz="0" w:space="0" w:color="auto"/>
            <w:left w:val="none" w:sz="0" w:space="0" w:color="auto"/>
            <w:bottom w:val="none" w:sz="0" w:space="0" w:color="auto"/>
            <w:right w:val="none" w:sz="0" w:space="0" w:color="auto"/>
          </w:divBdr>
        </w:div>
        <w:div w:id="330376211">
          <w:marLeft w:val="640"/>
          <w:marRight w:val="0"/>
          <w:marTop w:val="0"/>
          <w:marBottom w:val="0"/>
          <w:divBdr>
            <w:top w:val="none" w:sz="0" w:space="0" w:color="auto"/>
            <w:left w:val="none" w:sz="0" w:space="0" w:color="auto"/>
            <w:bottom w:val="none" w:sz="0" w:space="0" w:color="auto"/>
            <w:right w:val="none" w:sz="0" w:space="0" w:color="auto"/>
          </w:divBdr>
        </w:div>
        <w:div w:id="334457092">
          <w:marLeft w:val="640"/>
          <w:marRight w:val="0"/>
          <w:marTop w:val="0"/>
          <w:marBottom w:val="0"/>
          <w:divBdr>
            <w:top w:val="none" w:sz="0" w:space="0" w:color="auto"/>
            <w:left w:val="none" w:sz="0" w:space="0" w:color="auto"/>
            <w:bottom w:val="none" w:sz="0" w:space="0" w:color="auto"/>
            <w:right w:val="none" w:sz="0" w:space="0" w:color="auto"/>
          </w:divBdr>
        </w:div>
        <w:div w:id="371003963">
          <w:marLeft w:val="640"/>
          <w:marRight w:val="0"/>
          <w:marTop w:val="0"/>
          <w:marBottom w:val="0"/>
          <w:divBdr>
            <w:top w:val="none" w:sz="0" w:space="0" w:color="auto"/>
            <w:left w:val="none" w:sz="0" w:space="0" w:color="auto"/>
            <w:bottom w:val="none" w:sz="0" w:space="0" w:color="auto"/>
            <w:right w:val="none" w:sz="0" w:space="0" w:color="auto"/>
          </w:divBdr>
        </w:div>
        <w:div w:id="379329961">
          <w:marLeft w:val="640"/>
          <w:marRight w:val="0"/>
          <w:marTop w:val="0"/>
          <w:marBottom w:val="0"/>
          <w:divBdr>
            <w:top w:val="none" w:sz="0" w:space="0" w:color="auto"/>
            <w:left w:val="none" w:sz="0" w:space="0" w:color="auto"/>
            <w:bottom w:val="none" w:sz="0" w:space="0" w:color="auto"/>
            <w:right w:val="none" w:sz="0" w:space="0" w:color="auto"/>
          </w:divBdr>
        </w:div>
        <w:div w:id="402068929">
          <w:marLeft w:val="640"/>
          <w:marRight w:val="0"/>
          <w:marTop w:val="0"/>
          <w:marBottom w:val="0"/>
          <w:divBdr>
            <w:top w:val="none" w:sz="0" w:space="0" w:color="auto"/>
            <w:left w:val="none" w:sz="0" w:space="0" w:color="auto"/>
            <w:bottom w:val="none" w:sz="0" w:space="0" w:color="auto"/>
            <w:right w:val="none" w:sz="0" w:space="0" w:color="auto"/>
          </w:divBdr>
        </w:div>
        <w:div w:id="427967854">
          <w:marLeft w:val="640"/>
          <w:marRight w:val="0"/>
          <w:marTop w:val="0"/>
          <w:marBottom w:val="0"/>
          <w:divBdr>
            <w:top w:val="none" w:sz="0" w:space="0" w:color="auto"/>
            <w:left w:val="none" w:sz="0" w:space="0" w:color="auto"/>
            <w:bottom w:val="none" w:sz="0" w:space="0" w:color="auto"/>
            <w:right w:val="none" w:sz="0" w:space="0" w:color="auto"/>
          </w:divBdr>
        </w:div>
        <w:div w:id="475758183">
          <w:marLeft w:val="640"/>
          <w:marRight w:val="0"/>
          <w:marTop w:val="0"/>
          <w:marBottom w:val="0"/>
          <w:divBdr>
            <w:top w:val="none" w:sz="0" w:space="0" w:color="auto"/>
            <w:left w:val="none" w:sz="0" w:space="0" w:color="auto"/>
            <w:bottom w:val="none" w:sz="0" w:space="0" w:color="auto"/>
            <w:right w:val="none" w:sz="0" w:space="0" w:color="auto"/>
          </w:divBdr>
        </w:div>
        <w:div w:id="484398628">
          <w:marLeft w:val="640"/>
          <w:marRight w:val="0"/>
          <w:marTop w:val="0"/>
          <w:marBottom w:val="0"/>
          <w:divBdr>
            <w:top w:val="none" w:sz="0" w:space="0" w:color="auto"/>
            <w:left w:val="none" w:sz="0" w:space="0" w:color="auto"/>
            <w:bottom w:val="none" w:sz="0" w:space="0" w:color="auto"/>
            <w:right w:val="none" w:sz="0" w:space="0" w:color="auto"/>
          </w:divBdr>
        </w:div>
        <w:div w:id="555091599">
          <w:marLeft w:val="640"/>
          <w:marRight w:val="0"/>
          <w:marTop w:val="0"/>
          <w:marBottom w:val="0"/>
          <w:divBdr>
            <w:top w:val="none" w:sz="0" w:space="0" w:color="auto"/>
            <w:left w:val="none" w:sz="0" w:space="0" w:color="auto"/>
            <w:bottom w:val="none" w:sz="0" w:space="0" w:color="auto"/>
            <w:right w:val="none" w:sz="0" w:space="0" w:color="auto"/>
          </w:divBdr>
        </w:div>
        <w:div w:id="593903090">
          <w:marLeft w:val="640"/>
          <w:marRight w:val="0"/>
          <w:marTop w:val="0"/>
          <w:marBottom w:val="0"/>
          <w:divBdr>
            <w:top w:val="none" w:sz="0" w:space="0" w:color="auto"/>
            <w:left w:val="none" w:sz="0" w:space="0" w:color="auto"/>
            <w:bottom w:val="none" w:sz="0" w:space="0" w:color="auto"/>
            <w:right w:val="none" w:sz="0" w:space="0" w:color="auto"/>
          </w:divBdr>
        </w:div>
        <w:div w:id="596980234">
          <w:marLeft w:val="640"/>
          <w:marRight w:val="0"/>
          <w:marTop w:val="0"/>
          <w:marBottom w:val="0"/>
          <w:divBdr>
            <w:top w:val="none" w:sz="0" w:space="0" w:color="auto"/>
            <w:left w:val="none" w:sz="0" w:space="0" w:color="auto"/>
            <w:bottom w:val="none" w:sz="0" w:space="0" w:color="auto"/>
            <w:right w:val="none" w:sz="0" w:space="0" w:color="auto"/>
          </w:divBdr>
        </w:div>
        <w:div w:id="607009704">
          <w:marLeft w:val="640"/>
          <w:marRight w:val="0"/>
          <w:marTop w:val="0"/>
          <w:marBottom w:val="0"/>
          <w:divBdr>
            <w:top w:val="none" w:sz="0" w:space="0" w:color="auto"/>
            <w:left w:val="none" w:sz="0" w:space="0" w:color="auto"/>
            <w:bottom w:val="none" w:sz="0" w:space="0" w:color="auto"/>
            <w:right w:val="none" w:sz="0" w:space="0" w:color="auto"/>
          </w:divBdr>
        </w:div>
        <w:div w:id="700283787">
          <w:marLeft w:val="640"/>
          <w:marRight w:val="0"/>
          <w:marTop w:val="0"/>
          <w:marBottom w:val="0"/>
          <w:divBdr>
            <w:top w:val="none" w:sz="0" w:space="0" w:color="auto"/>
            <w:left w:val="none" w:sz="0" w:space="0" w:color="auto"/>
            <w:bottom w:val="none" w:sz="0" w:space="0" w:color="auto"/>
            <w:right w:val="none" w:sz="0" w:space="0" w:color="auto"/>
          </w:divBdr>
        </w:div>
        <w:div w:id="701444629">
          <w:marLeft w:val="640"/>
          <w:marRight w:val="0"/>
          <w:marTop w:val="0"/>
          <w:marBottom w:val="0"/>
          <w:divBdr>
            <w:top w:val="none" w:sz="0" w:space="0" w:color="auto"/>
            <w:left w:val="none" w:sz="0" w:space="0" w:color="auto"/>
            <w:bottom w:val="none" w:sz="0" w:space="0" w:color="auto"/>
            <w:right w:val="none" w:sz="0" w:space="0" w:color="auto"/>
          </w:divBdr>
        </w:div>
        <w:div w:id="708141441">
          <w:marLeft w:val="640"/>
          <w:marRight w:val="0"/>
          <w:marTop w:val="0"/>
          <w:marBottom w:val="0"/>
          <w:divBdr>
            <w:top w:val="none" w:sz="0" w:space="0" w:color="auto"/>
            <w:left w:val="none" w:sz="0" w:space="0" w:color="auto"/>
            <w:bottom w:val="none" w:sz="0" w:space="0" w:color="auto"/>
            <w:right w:val="none" w:sz="0" w:space="0" w:color="auto"/>
          </w:divBdr>
        </w:div>
        <w:div w:id="742607816">
          <w:marLeft w:val="640"/>
          <w:marRight w:val="0"/>
          <w:marTop w:val="0"/>
          <w:marBottom w:val="0"/>
          <w:divBdr>
            <w:top w:val="none" w:sz="0" w:space="0" w:color="auto"/>
            <w:left w:val="none" w:sz="0" w:space="0" w:color="auto"/>
            <w:bottom w:val="none" w:sz="0" w:space="0" w:color="auto"/>
            <w:right w:val="none" w:sz="0" w:space="0" w:color="auto"/>
          </w:divBdr>
        </w:div>
        <w:div w:id="778379804">
          <w:marLeft w:val="640"/>
          <w:marRight w:val="0"/>
          <w:marTop w:val="0"/>
          <w:marBottom w:val="0"/>
          <w:divBdr>
            <w:top w:val="none" w:sz="0" w:space="0" w:color="auto"/>
            <w:left w:val="none" w:sz="0" w:space="0" w:color="auto"/>
            <w:bottom w:val="none" w:sz="0" w:space="0" w:color="auto"/>
            <w:right w:val="none" w:sz="0" w:space="0" w:color="auto"/>
          </w:divBdr>
        </w:div>
        <w:div w:id="799030635">
          <w:marLeft w:val="640"/>
          <w:marRight w:val="0"/>
          <w:marTop w:val="0"/>
          <w:marBottom w:val="0"/>
          <w:divBdr>
            <w:top w:val="none" w:sz="0" w:space="0" w:color="auto"/>
            <w:left w:val="none" w:sz="0" w:space="0" w:color="auto"/>
            <w:bottom w:val="none" w:sz="0" w:space="0" w:color="auto"/>
            <w:right w:val="none" w:sz="0" w:space="0" w:color="auto"/>
          </w:divBdr>
        </w:div>
        <w:div w:id="836773737">
          <w:marLeft w:val="640"/>
          <w:marRight w:val="0"/>
          <w:marTop w:val="0"/>
          <w:marBottom w:val="0"/>
          <w:divBdr>
            <w:top w:val="none" w:sz="0" w:space="0" w:color="auto"/>
            <w:left w:val="none" w:sz="0" w:space="0" w:color="auto"/>
            <w:bottom w:val="none" w:sz="0" w:space="0" w:color="auto"/>
            <w:right w:val="none" w:sz="0" w:space="0" w:color="auto"/>
          </w:divBdr>
        </w:div>
        <w:div w:id="839155343">
          <w:marLeft w:val="640"/>
          <w:marRight w:val="0"/>
          <w:marTop w:val="0"/>
          <w:marBottom w:val="0"/>
          <w:divBdr>
            <w:top w:val="none" w:sz="0" w:space="0" w:color="auto"/>
            <w:left w:val="none" w:sz="0" w:space="0" w:color="auto"/>
            <w:bottom w:val="none" w:sz="0" w:space="0" w:color="auto"/>
            <w:right w:val="none" w:sz="0" w:space="0" w:color="auto"/>
          </w:divBdr>
        </w:div>
        <w:div w:id="841048733">
          <w:marLeft w:val="640"/>
          <w:marRight w:val="0"/>
          <w:marTop w:val="0"/>
          <w:marBottom w:val="0"/>
          <w:divBdr>
            <w:top w:val="none" w:sz="0" w:space="0" w:color="auto"/>
            <w:left w:val="none" w:sz="0" w:space="0" w:color="auto"/>
            <w:bottom w:val="none" w:sz="0" w:space="0" w:color="auto"/>
            <w:right w:val="none" w:sz="0" w:space="0" w:color="auto"/>
          </w:divBdr>
        </w:div>
        <w:div w:id="859196020">
          <w:marLeft w:val="640"/>
          <w:marRight w:val="0"/>
          <w:marTop w:val="0"/>
          <w:marBottom w:val="0"/>
          <w:divBdr>
            <w:top w:val="none" w:sz="0" w:space="0" w:color="auto"/>
            <w:left w:val="none" w:sz="0" w:space="0" w:color="auto"/>
            <w:bottom w:val="none" w:sz="0" w:space="0" w:color="auto"/>
            <w:right w:val="none" w:sz="0" w:space="0" w:color="auto"/>
          </w:divBdr>
        </w:div>
        <w:div w:id="860239083">
          <w:marLeft w:val="640"/>
          <w:marRight w:val="0"/>
          <w:marTop w:val="0"/>
          <w:marBottom w:val="0"/>
          <w:divBdr>
            <w:top w:val="none" w:sz="0" w:space="0" w:color="auto"/>
            <w:left w:val="none" w:sz="0" w:space="0" w:color="auto"/>
            <w:bottom w:val="none" w:sz="0" w:space="0" w:color="auto"/>
            <w:right w:val="none" w:sz="0" w:space="0" w:color="auto"/>
          </w:divBdr>
        </w:div>
        <w:div w:id="883568306">
          <w:marLeft w:val="640"/>
          <w:marRight w:val="0"/>
          <w:marTop w:val="0"/>
          <w:marBottom w:val="0"/>
          <w:divBdr>
            <w:top w:val="none" w:sz="0" w:space="0" w:color="auto"/>
            <w:left w:val="none" w:sz="0" w:space="0" w:color="auto"/>
            <w:bottom w:val="none" w:sz="0" w:space="0" w:color="auto"/>
            <w:right w:val="none" w:sz="0" w:space="0" w:color="auto"/>
          </w:divBdr>
        </w:div>
        <w:div w:id="886572489">
          <w:marLeft w:val="640"/>
          <w:marRight w:val="0"/>
          <w:marTop w:val="0"/>
          <w:marBottom w:val="0"/>
          <w:divBdr>
            <w:top w:val="none" w:sz="0" w:space="0" w:color="auto"/>
            <w:left w:val="none" w:sz="0" w:space="0" w:color="auto"/>
            <w:bottom w:val="none" w:sz="0" w:space="0" w:color="auto"/>
            <w:right w:val="none" w:sz="0" w:space="0" w:color="auto"/>
          </w:divBdr>
        </w:div>
        <w:div w:id="938216417">
          <w:marLeft w:val="640"/>
          <w:marRight w:val="0"/>
          <w:marTop w:val="0"/>
          <w:marBottom w:val="0"/>
          <w:divBdr>
            <w:top w:val="none" w:sz="0" w:space="0" w:color="auto"/>
            <w:left w:val="none" w:sz="0" w:space="0" w:color="auto"/>
            <w:bottom w:val="none" w:sz="0" w:space="0" w:color="auto"/>
            <w:right w:val="none" w:sz="0" w:space="0" w:color="auto"/>
          </w:divBdr>
        </w:div>
        <w:div w:id="939413335">
          <w:marLeft w:val="640"/>
          <w:marRight w:val="0"/>
          <w:marTop w:val="0"/>
          <w:marBottom w:val="0"/>
          <w:divBdr>
            <w:top w:val="none" w:sz="0" w:space="0" w:color="auto"/>
            <w:left w:val="none" w:sz="0" w:space="0" w:color="auto"/>
            <w:bottom w:val="none" w:sz="0" w:space="0" w:color="auto"/>
            <w:right w:val="none" w:sz="0" w:space="0" w:color="auto"/>
          </w:divBdr>
        </w:div>
        <w:div w:id="942151696">
          <w:marLeft w:val="640"/>
          <w:marRight w:val="0"/>
          <w:marTop w:val="0"/>
          <w:marBottom w:val="0"/>
          <w:divBdr>
            <w:top w:val="none" w:sz="0" w:space="0" w:color="auto"/>
            <w:left w:val="none" w:sz="0" w:space="0" w:color="auto"/>
            <w:bottom w:val="none" w:sz="0" w:space="0" w:color="auto"/>
            <w:right w:val="none" w:sz="0" w:space="0" w:color="auto"/>
          </w:divBdr>
        </w:div>
        <w:div w:id="962730639">
          <w:marLeft w:val="640"/>
          <w:marRight w:val="0"/>
          <w:marTop w:val="0"/>
          <w:marBottom w:val="0"/>
          <w:divBdr>
            <w:top w:val="none" w:sz="0" w:space="0" w:color="auto"/>
            <w:left w:val="none" w:sz="0" w:space="0" w:color="auto"/>
            <w:bottom w:val="none" w:sz="0" w:space="0" w:color="auto"/>
            <w:right w:val="none" w:sz="0" w:space="0" w:color="auto"/>
          </w:divBdr>
        </w:div>
        <w:div w:id="963461978">
          <w:marLeft w:val="640"/>
          <w:marRight w:val="0"/>
          <w:marTop w:val="0"/>
          <w:marBottom w:val="0"/>
          <w:divBdr>
            <w:top w:val="none" w:sz="0" w:space="0" w:color="auto"/>
            <w:left w:val="none" w:sz="0" w:space="0" w:color="auto"/>
            <w:bottom w:val="none" w:sz="0" w:space="0" w:color="auto"/>
            <w:right w:val="none" w:sz="0" w:space="0" w:color="auto"/>
          </w:divBdr>
        </w:div>
        <w:div w:id="970094015">
          <w:marLeft w:val="640"/>
          <w:marRight w:val="0"/>
          <w:marTop w:val="0"/>
          <w:marBottom w:val="0"/>
          <w:divBdr>
            <w:top w:val="none" w:sz="0" w:space="0" w:color="auto"/>
            <w:left w:val="none" w:sz="0" w:space="0" w:color="auto"/>
            <w:bottom w:val="none" w:sz="0" w:space="0" w:color="auto"/>
            <w:right w:val="none" w:sz="0" w:space="0" w:color="auto"/>
          </w:divBdr>
        </w:div>
        <w:div w:id="987978509">
          <w:marLeft w:val="640"/>
          <w:marRight w:val="0"/>
          <w:marTop w:val="0"/>
          <w:marBottom w:val="0"/>
          <w:divBdr>
            <w:top w:val="none" w:sz="0" w:space="0" w:color="auto"/>
            <w:left w:val="none" w:sz="0" w:space="0" w:color="auto"/>
            <w:bottom w:val="none" w:sz="0" w:space="0" w:color="auto"/>
            <w:right w:val="none" w:sz="0" w:space="0" w:color="auto"/>
          </w:divBdr>
        </w:div>
        <w:div w:id="990600900">
          <w:marLeft w:val="640"/>
          <w:marRight w:val="0"/>
          <w:marTop w:val="0"/>
          <w:marBottom w:val="0"/>
          <w:divBdr>
            <w:top w:val="none" w:sz="0" w:space="0" w:color="auto"/>
            <w:left w:val="none" w:sz="0" w:space="0" w:color="auto"/>
            <w:bottom w:val="none" w:sz="0" w:space="0" w:color="auto"/>
            <w:right w:val="none" w:sz="0" w:space="0" w:color="auto"/>
          </w:divBdr>
        </w:div>
        <w:div w:id="1005129934">
          <w:marLeft w:val="640"/>
          <w:marRight w:val="0"/>
          <w:marTop w:val="0"/>
          <w:marBottom w:val="0"/>
          <w:divBdr>
            <w:top w:val="none" w:sz="0" w:space="0" w:color="auto"/>
            <w:left w:val="none" w:sz="0" w:space="0" w:color="auto"/>
            <w:bottom w:val="none" w:sz="0" w:space="0" w:color="auto"/>
            <w:right w:val="none" w:sz="0" w:space="0" w:color="auto"/>
          </w:divBdr>
        </w:div>
        <w:div w:id="1009601756">
          <w:marLeft w:val="640"/>
          <w:marRight w:val="0"/>
          <w:marTop w:val="0"/>
          <w:marBottom w:val="0"/>
          <w:divBdr>
            <w:top w:val="none" w:sz="0" w:space="0" w:color="auto"/>
            <w:left w:val="none" w:sz="0" w:space="0" w:color="auto"/>
            <w:bottom w:val="none" w:sz="0" w:space="0" w:color="auto"/>
            <w:right w:val="none" w:sz="0" w:space="0" w:color="auto"/>
          </w:divBdr>
        </w:div>
        <w:div w:id="1014918491">
          <w:marLeft w:val="640"/>
          <w:marRight w:val="0"/>
          <w:marTop w:val="0"/>
          <w:marBottom w:val="0"/>
          <w:divBdr>
            <w:top w:val="none" w:sz="0" w:space="0" w:color="auto"/>
            <w:left w:val="none" w:sz="0" w:space="0" w:color="auto"/>
            <w:bottom w:val="none" w:sz="0" w:space="0" w:color="auto"/>
            <w:right w:val="none" w:sz="0" w:space="0" w:color="auto"/>
          </w:divBdr>
        </w:div>
        <w:div w:id="1070225433">
          <w:marLeft w:val="640"/>
          <w:marRight w:val="0"/>
          <w:marTop w:val="0"/>
          <w:marBottom w:val="0"/>
          <w:divBdr>
            <w:top w:val="none" w:sz="0" w:space="0" w:color="auto"/>
            <w:left w:val="none" w:sz="0" w:space="0" w:color="auto"/>
            <w:bottom w:val="none" w:sz="0" w:space="0" w:color="auto"/>
            <w:right w:val="none" w:sz="0" w:space="0" w:color="auto"/>
          </w:divBdr>
        </w:div>
        <w:div w:id="1091973189">
          <w:marLeft w:val="640"/>
          <w:marRight w:val="0"/>
          <w:marTop w:val="0"/>
          <w:marBottom w:val="0"/>
          <w:divBdr>
            <w:top w:val="none" w:sz="0" w:space="0" w:color="auto"/>
            <w:left w:val="none" w:sz="0" w:space="0" w:color="auto"/>
            <w:bottom w:val="none" w:sz="0" w:space="0" w:color="auto"/>
            <w:right w:val="none" w:sz="0" w:space="0" w:color="auto"/>
          </w:divBdr>
        </w:div>
        <w:div w:id="1102994313">
          <w:marLeft w:val="640"/>
          <w:marRight w:val="0"/>
          <w:marTop w:val="0"/>
          <w:marBottom w:val="0"/>
          <w:divBdr>
            <w:top w:val="none" w:sz="0" w:space="0" w:color="auto"/>
            <w:left w:val="none" w:sz="0" w:space="0" w:color="auto"/>
            <w:bottom w:val="none" w:sz="0" w:space="0" w:color="auto"/>
            <w:right w:val="none" w:sz="0" w:space="0" w:color="auto"/>
          </w:divBdr>
        </w:div>
        <w:div w:id="1110974399">
          <w:marLeft w:val="640"/>
          <w:marRight w:val="0"/>
          <w:marTop w:val="0"/>
          <w:marBottom w:val="0"/>
          <w:divBdr>
            <w:top w:val="none" w:sz="0" w:space="0" w:color="auto"/>
            <w:left w:val="none" w:sz="0" w:space="0" w:color="auto"/>
            <w:bottom w:val="none" w:sz="0" w:space="0" w:color="auto"/>
            <w:right w:val="none" w:sz="0" w:space="0" w:color="auto"/>
          </w:divBdr>
        </w:div>
        <w:div w:id="1158038882">
          <w:marLeft w:val="640"/>
          <w:marRight w:val="0"/>
          <w:marTop w:val="0"/>
          <w:marBottom w:val="0"/>
          <w:divBdr>
            <w:top w:val="none" w:sz="0" w:space="0" w:color="auto"/>
            <w:left w:val="none" w:sz="0" w:space="0" w:color="auto"/>
            <w:bottom w:val="none" w:sz="0" w:space="0" w:color="auto"/>
            <w:right w:val="none" w:sz="0" w:space="0" w:color="auto"/>
          </w:divBdr>
        </w:div>
        <w:div w:id="1229461343">
          <w:marLeft w:val="640"/>
          <w:marRight w:val="0"/>
          <w:marTop w:val="0"/>
          <w:marBottom w:val="0"/>
          <w:divBdr>
            <w:top w:val="none" w:sz="0" w:space="0" w:color="auto"/>
            <w:left w:val="none" w:sz="0" w:space="0" w:color="auto"/>
            <w:bottom w:val="none" w:sz="0" w:space="0" w:color="auto"/>
            <w:right w:val="none" w:sz="0" w:space="0" w:color="auto"/>
          </w:divBdr>
        </w:div>
        <w:div w:id="1242716840">
          <w:marLeft w:val="640"/>
          <w:marRight w:val="0"/>
          <w:marTop w:val="0"/>
          <w:marBottom w:val="0"/>
          <w:divBdr>
            <w:top w:val="none" w:sz="0" w:space="0" w:color="auto"/>
            <w:left w:val="none" w:sz="0" w:space="0" w:color="auto"/>
            <w:bottom w:val="none" w:sz="0" w:space="0" w:color="auto"/>
            <w:right w:val="none" w:sz="0" w:space="0" w:color="auto"/>
          </w:divBdr>
        </w:div>
        <w:div w:id="1250968695">
          <w:marLeft w:val="640"/>
          <w:marRight w:val="0"/>
          <w:marTop w:val="0"/>
          <w:marBottom w:val="0"/>
          <w:divBdr>
            <w:top w:val="none" w:sz="0" w:space="0" w:color="auto"/>
            <w:left w:val="none" w:sz="0" w:space="0" w:color="auto"/>
            <w:bottom w:val="none" w:sz="0" w:space="0" w:color="auto"/>
            <w:right w:val="none" w:sz="0" w:space="0" w:color="auto"/>
          </w:divBdr>
        </w:div>
        <w:div w:id="1253395129">
          <w:marLeft w:val="640"/>
          <w:marRight w:val="0"/>
          <w:marTop w:val="0"/>
          <w:marBottom w:val="0"/>
          <w:divBdr>
            <w:top w:val="none" w:sz="0" w:space="0" w:color="auto"/>
            <w:left w:val="none" w:sz="0" w:space="0" w:color="auto"/>
            <w:bottom w:val="none" w:sz="0" w:space="0" w:color="auto"/>
            <w:right w:val="none" w:sz="0" w:space="0" w:color="auto"/>
          </w:divBdr>
        </w:div>
        <w:div w:id="1256013527">
          <w:marLeft w:val="640"/>
          <w:marRight w:val="0"/>
          <w:marTop w:val="0"/>
          <w:marBottom w:val="0"/>
          <w:divBdr>
            <w:top w:val="none" w:sz="0" w:space="0" w:color="auto"/>
            <w:left w:val="none" w:sz="0" w:space="0" w:color="auto"/>
            <w:bottom w:val="none" w:sz="0" w:space="0" w:color="auto"/>
            <w:right w:val="none" w:sz="0" w:space="0" w:color="auto"/>
          </w:divBdr>
        </w:div>
        <w:div w:id="1275942196">
          <w:marLeft w:val="640"/>
          <w:marRight w:val="0"/>
          <w:marTop w:val="0"/>
          <w:marBottom w:val="0"/>
          <w:divBdr>
            <w:top w:val="none" w:sz="0" w:space="0" w:color="auto"/>
            <w:left w:val="none" w:sz="0" w:space="0" w:color="auto"/>
            <w:bottom w:val="none" w:sz="0" w:space="0" w:color="auto"/>
            <w:right w:val="none" w:sz="0" w:space="0" w:color="auto"/>
          </w:divBdr>
        </w:div>
        <w:div w:id="1288513191">
          <w:marLeft w:val="640"/>
          <w:marRight w:val="0"/>
          <w:marTop w:val="0"/>
          <w:marBottom w:val="0"/>
          <w:divBdr>
            <w:top w:val="none" w:sz="0" w:space="0" w:color="auto"/>
            <w:left w:val="none" w:sz="0" w:space="0" w:color="auto"/>
            <w:bottom w:val="none" w:sz="0" w:space="0" w:color="auto"/>
            <w:right w:val="none" w:sz="0" w:space="0" w:color="auto"/>
          </w:divBdr>
        </w:div>
        <w:div w:id="1289355787">
          <w:marLeft w:val="640"/>
          <w:marRight w:val="0"/>
          <w:marTop w:val="0"/>
          <w:marBottom w:val="0"/>
          <w:divBdr>
            <w:top w:val="none" w:sz="0" w:space="0" w:color="auto"/>
            <w:left w:val="none" w:sz="0" w:space="0" w:color="auto"/>
            <w:bottom w:val="none" w:sz="0" w:space="0" w:color="auto"/>
            <w:right w:val="none" w:sz="0" w:space="0" w:color="auto"/>
          </w:divBdr>
        </w:div>
        <w:div w:id="1326858023">
          <w:marLeft w:val="640"/>
          <w:marRight w:val="0"/>
          <w:marTop w:val="0"/>
          <w:marBottom w:val="0"/>
          <w:divBdr>
            <w:top w:val="none" w:sz="0" w:space="0" w:color="auto"/>
            <w:left w:val="none" w:sz="0" w:space="0" w:color="auto"/>
            <w:bottom w:val="none" w:sz="0" w:space="0" w:color="auto"/>
            <w:right w:val="none" w:sz="0" w:space="0" w:color="auto"/>
          </w:divBdr>
        </w:div>
        <w:div w:id="1367439570">
          <w:marLeft w:val="640"/>
          <w:marRight w:val="0"/>
          <w:marTop w:val="0"/>
          <w:marBottom w:val="0"/>
          <w:divBdr>
            <w:top w:val="none" w:sz="0" w:space="0" w:color="auto"/>
            <w:left w:val="none" w:sz="0" w:space="0" w:color="auto"/>
            <w:bottom w:val="none" w:sz="0" w:space="0" w:color="auto"/>
            <w:right w:val="none" w:sz="0" w:space="0" w:color="auto"/>
          </w:divBdr>
        </w:div>
        <w:div w:id="1369572369">
          <w:marLeft w:val="640"/>
          <w:marRight w:val="0"/>
          <w:marTop w:val="0"/>
          <w:marBottom w:val="0"/>
          <w:divBdr>
            <w:top w:val="none" w:sz="0" w:space="0" w:color="auto"/>
            <w:left w:val="none" w:sz="0" w:space="0" w:color="auto"/>
            <w:bottom w:val="none" w:sz="0" w:space="0" w:color="auto"/>
            <w:right w:val="none" w:sz="0" w:space="0" w:color="auto"/>
          </w:divBdr>
        </w:div>
        <w:div w:id="1387341944">
          <w:marLeft w:val="640"/>
          <w:marRight w:val="0"/>
          <w:marTop w:val="0"/>
          <w:marBottom w:val="0"/>
          <w:divBdr>
            <w:top w:val="none" w:sz="0" w:space="0" w:color="auto"/>
            <w:left w:val="none" w:sz="0" w:space="0" w:color="auto"/>
            <w:bottom w:val="none" w:sz="0" w:space="0" w:color="auto"/>
            <w:right w:val="none" w:sz="0" w:space="0" w:color="auto"/>
          </w:divBdr>
        </w:div>
        <w:div w:id="1396199667">
          <w:marLeft w:val="640"/>
          <w:marRight w:val="0"/>
          <w:marTop w:val="0"/>
          <w:marBottom w:val="0"/>
          <w:divBdr>
            <w:top w:val="none" w:sz="0" w:space="0" w:color="auto"/>
            <w:left w:val="none" w:sz="0" w:space="0" w:color="auto"/>
            <w:bottom w:val="none" w:sz="0" w:space="0" w:color="auto"/>
            <w:right w:val="none" w:sz="0" w:space="0" w:color="auto"/>
          </w:divBdr>
        </w:div>
        <w:div w:id="1413546716">
          <w:marLeft w:val="640"/>
          <w:marRight w:val="0"/>
          <w:marTop w:val="0"/>
          <w:marBottom w:val="0"/>
          <w:divBdr>
            <w:top w:val="none" w:sz="0" w:space="0" w:color="auto"/>
            <w:left w:val="none" w:sz="0" w:space="0" w:color="auto"/>
            <w:bottom w:val="none" w:sz="0" w:space="0" w:color="auto"/>
            <w:right w:val="none" w:sz="0" w:space="0" w:color="auto"/>
          </w:divBdr>
        </w:div>
        <w:div w:id="1417437303">
          <w:marLeft w:val="640"/>
          <w:marRight w:val="0"/>
          <w:marTop w:val="0"/>
          <w:marBottom w:val="0"/>
          <w:divBdr>
            <w:top w:val="none" w:sz="0" w:space="0" w:color="auto"/>
            <w:left w:val="none" w:sz="0" w:space="0" w:color="auto"/>
            <w:bottom w:val="none" w:sz="0" w:space="0" w:color="auto"/>
            <w:right w:val="none" w:sz="0" w:space="0" w:color="auto"/>
          </w:divBdr>
        </w:div>
        <w:div w:id="1461340423">
          <w:marLeft w:val="640"/>
          <w:marRight w:val="0"/>
          <w:marTop w:val="0"/>
          <w:marBottom w:val="0"/>
          <w:divBdr>
            <w:top w:val="none" w:sz="0" w:space="0" w:color="auto"/>
            <w:left w:val="none" w:sz="0" w:space="0" w:color="auto"/>
            <w:bottom w:val="none" w:sz="0" w:space="0" w:color="auto"/>
            <w:right w:val="none" w:sz="0" w:space="0" w:color="auto"/>
          </w:divBdr>
        </w:div>
        <w:div w:id="1509827569">
          <w:marLeft w:val="640"/>
          <w:marRight w:val="0"/>
          <w:marTop w:val="0"/>
          <w:marBottom w:val="0"/>
          <w:divBdr>
            <w:top w:val="none" w:sz="0" w:space="0" w:color="auto"/>
            <w:left w:val="none" w:sz="0" w:space="0" w:color="auto"/>
            <w:bottom w:val="none" w:sz="0" w:space="0" w:color="auto"/>
            <w:right w:val="none" w:sz="0" w:space="0" w:color="auto"/>
          </w:divBdr>
        </w:div>
        <w:div w:id="1524052836">
          <w:marLeft w:val="640"/>
          <w:marRight w:val="0"/>
          <w:marTop w:val="0"/>
          <w:marBottom w:val="0"/>
          <w:divBdr>
            <w:top w:val="none" w:sz="0" w:space="0" w:color="auto"/>
            <w:left w:val="none" w:sz="0" w:space="0" w:color="auto"/>
            <w:bottom w:val="none" w:sz="0" w:space="0" w:color="auto"/>
            <w:right w:val="none" w:sz="0" w:space="0" w:color="auto"/>
          </w:divBdr>
        </w:div>
        <w:div w:id="1532567286">
          <w:marLeft w:val="640"/>
          <w:marRight w:val="0"/>
          <w:marTop w:val="0"/>
          <w:marBottom w:val="0"/>
          <w:divBdr>
            <w:top w:val="none" w:sz="0" w:space="0" w:color="auto"/>
            <w:left w:val="none" w:sz="0" w:space="0" w:color="auto"/>
            <w:bottom w:val="none" w:sz="0" w:space="0" w:color="auto"/>
            <w:right w:val="none" w:sz="0" w:space="0" w:color="auto"/>
          </w:divBdr>
        </w:div>
        <w:div w:id="1548375096">
          <w:marLeft w:val="640"/>
          <w:marRight w:val="0"/>
          <w:marTop w:val="0"/>
          <w:marBottom w:val="0"/>
          <w:divBdr>
            <w:top w:val="none" w:sz="0" w:space="0" w:color="auto"/>
            <w:left w:val="none" w:sz="0" w:space="0" w:color="auto"/>
            <w:bottom w:val="none" w:sz="0" w:space="0" w:color="auto"/>
            <w:right w:val="none" w:sz="0" w:space="0" w:color="auto"/>
          </w:divBdr>
        </w:div>
        <w:div w:id="1560625146">
          <w:marLeft w:val="640"/>
          <w:marRight w:val="0"/>
          <w:marTop w:val="0"/>
          <w:marBottom w:val="0"/>
          <w:divBdr>
            <w:top w:val="none" w:sz="0" w:space="0" w:color="auto"/>
            <w:left w:val="none" w:sz="0" w:space="0" w:color="auto"/>
            <w:bottom w:val="none" w:sz="0" w:space="0" w:color="auto"/>
            <w:right w:val="none" w:sz="0" w:space="0" w:color="auto"/>
          </w:divBdr>
        </w:div>
        <w:div w:id="1586649837">
          <w:marLeft w:val="640"/>
          <w:marRight w:val="0"/>
          <w:marTop w:val="0"/>
          <w:marBottom w:val="0"/>
          <w:divBdr>
            <w:top w:val="none" w:sz="0" w:space="0" w:color="auto"/>
            <w:left w:val="none" w:sz="0" w:space="0" w:color="auto"/>
            <w:bottom w:val="none" w:sz="0" w:space="0" w:color="auto"/>
            <w:right w:val="none" w:sz="0" w:space="0" w:color="auto"/>
          </w:divBdr>
        </w:div>
        <w:div w:id="1631278986">
          <w:marLeft w:val="640"/>
          <w:marRight w:val="0"/>
          <w:marTop w:val="0"/>
          <w:marBottom w:val="0"/>
          <w:divBdr>
            <w:top w:val="none" w:sz="0" w:space="0" w:color="auto"/>
            <w:left w:val="none" w:sz="0" w:space="0" w:color="auto"/>
            <w:bottom w:val="none" w:sz="0" w:space="0" w:color="auto"/>
            <w:right w:val="none" w:sz="0" w:space="0" w:color="auto"/>
          </w:divBdr>
        </w:div>
        <w:div w:id="1632859489">
          <w:marLeft w:val="640"/>
          <w:marRight w:val="0"/>
          <w:marTop w:val="0"/>
          <w:marBottom w:val="0"/>
          <w:divBdr>
            <w:top w:val="none" w:sz="0" w:space="0" w:color="auto"/>
            <w:left w:val="none" w:sz="0" w:space="0" w:color="auto"/>
            <w:bottom w:val="none" w:sz="0" w:space="0" w:color="auto"/>
            <w:right w:val="none" w:sz="0" w:space="0" w:color="auto"/>
          </w:divBdr>
        </w:div>
        <w:div w:id="1636981355">
          <w:marLeft w:val="640"/>
          <w:marRight w:val="0"/>
          <w:marTop w:val="0"/>
          <w:marBottom w:val="0"/>
          <w:divBdr>
            <w:top w:val="none" w:sz="0" w:space="0" w:color="auto"/>
            <w:left w:val="none" w:sz="0" w:space="0" w:color="auto"/>
            <w:bottom w:val="none" w:sz="0" w:space="0" w:color="auto"/>
            <w:right w:val="none" w:sz="0" w:space="0" w:color="auto"/>
          </w:divBdr>
        </w:div>
        <w:div w:id="1650161596">
          <w:marLeft w:val="640"/>
          <w:marRight w:val="0"/>
          <w:marTop w:val="0"/>
          <w:marBottom w:val="0"/>
          <w:divBdr>
            <w:top w:val="none" w:sz="0" w:space="0" w:color="auto"/>
            <w:left w:val="none" w:sz="0" w:space="0" w:color="auto"/>
            <w:bottom w:val="none" w:sz="0" w:space="0" w:color="auto"/>
            <w:right w:val="none" w:sz="0" w:space="0" w:color="auto"/>
          </w:divBdr>
        </w:div>
        <w:div w:id="1661418791">
          <w:marLeft w:val="640"/>
          <w:marRight w:val="0"/>
          <w:marTop w:val="0"/>
          <w:marBottom w:val="0"/>
          <w:divBdr>
            <w:top w:val="none" w:sz="0" w:space="0" w:color="auto"/>
            <w:left w:val="none" w:sz="0" w:space="0" w:color="auto"/>
            <w:bottom w:val="none" w:sz="0" w:space="0" w:color="auto"/>
            <w:right w:val="none" w:sz="0" w:space="0" w:color="auto"/>
          </w:divBdr>
        </w:div>
        <w:div w:id="1664161360">
          <w:marLeft w:val="640"/>
          <w:marRight w:val="0"/>
          <w:marTop w:val="0"/>
          <w:marBottom w:val="0"/>
          <w:divBdr>
            <w:top w:val="none" w:sz="0" w:space="0" w:color="auto"/>
            <w:left w:val="none" w:sz="0" w:space="0" w:color="auto"/>
            <w:bottom w:val="none" w:sz="0" w:space="0" w:color="auto"/>
            <w:right w:val="none" w:sz="0" w:space="0" w:color="auto"/>
          </w:divBdr>
        </w:div>
        <w:div w:id="1693611085">
          <w:marLeft w:val="640"/>
          <w:marRight w:val="0"/>
          <w:marTop w:val="0"/>
          <w:marBottom w:val="0"/>
          <w:divBdr>
            <w:top w:val="none" w:sz="0" w:space="0" w:color="auto"/>
            <w:left w:val="none" w:sz="0" w:space="0" w:color="auto"/>
            <w:bottom w:val="none" w:sz="0" w:space="0" w:color="auto"/>
            <w:right w:val="none" w:sz="0" w:space="0" w:color="auto"/>
          </w:divBdr>
        </w:div>
        <w:div w:id="1710840456">
          <w:marLeft w:val="640"/>
          <w:marRight w:val="0"/>
          <w:marTop w:val="0"/>
          <w:marBottom w:val="0"/>
          <w:divBdr>
            <w:top w:val="none" w:sz="0" w:space="0" w:color="auto"/>
            <w:left w:val="none" w:sz="0" w:space="0" w:color="auto"/>
            <w:bottom w:val="none" w:sz="0" w:space="0" w:color="auto"/>
            <w:right w:val="none" w:sz="0" w:space="0" w:color="auto"/>
          </w:divBdr>
        </w:div>
        <w:div w:id="1720472238">
          <w:marLeft w:val="640"/>
          <w:marRight w:val="0"/>
          <w:marTop w:val="0"/>
          <w:marBottom w:val="0"/>
          <w:divBdr>
            <w:top w:val="none" w:sz="0" w:space="0" w:color="auto"/>
            <w:left w:val="none" w:sz="0" w:space="0" w:color="auto"/>
            <w:bottom w:val="none" w:sz="0" w:space="0" w:color="auto"/>
            <w:right w:val="none" w:sz="0" w:space="0" w:color="auto"/>
          </w:divBdr>
        </w:div>
        <w:div w:id="1739472549">
          <w:marLeft w:val="640"/>
          <w:marRight w:val="0"/>
          <w:marTop w:val="0"/>
          <w:marBottom w:val="0"/>
          <w:divBdr>
            <w:top w:val="none" w:sz="0" w:space="0" w:color="auto"/>
            <w:left w:val="none" w:sz="0" w:space="0" w:color="auto"/>
            <w:bottom w:val="none" w:sz="0" w:space="0" w:color="auto"/>
            <w:right w:val="none" w:sz="0" w:space="0" w:color="auto"/>
          </w:divBdr>
        </w:div>
        <w:div w:id="1750542464">
          <w:marLeft w:val="640"/>
          <w:marRight w:val="0"/>
          <w:marTop w:val="0"/>
          <w:marBottom w:val="0"/>
          <w:divBdr>
            <w:top w:val="none" w:sz="0" w:space="0" w:color="auto"/>
            <w:left w:val="none" w:sz="0" w:space="0" w:color="auto"/>
            <w:bottom w:val="none" w:sz="0" w:space="0" w:color="auto"/>
            <w:right w:val="none" w:sz="0" w:space="0" w:color="auto"/>
          </w:divBdr>
        </w:div>
        <w:div w:id="1765765799">
          <w:marLeft w:val="640"/>
          <w:marRight w:val="0"/>
          <w:marTop w:val="0"/>
          <w:marBottom w:val="0"/>
          <w:divBdr>
            <w:top w:val="none" w:sz="0" w:space="0" w:color="auto"/>
            <w:left w:val="none" w:sz="0" w:space="0" w:color="auto"/>
            <w:bottom w:val="none" w:sz="0" w:space="0" w:color="auto"/>
            <w:right w:val="none" w:sz="0" w:space="0" w:color="auto"/>
          </w:divBdr>
        </w:div>
        <w:div w:id="1770006970">
          <w:marLeft w:val="640"/>
          <w:marRight w:val="0"/>
          <w:marTop w:val="0"/>
          <w:marBottom w:val="0"/>
          <w:divBdr>
            <w:top w:val="none" w:sz="0" w:space="0" w:color="auto"/>
            <w:left w:val="none" w:sz="0" w:space="0" w:color="auto"/>
            <w:bottom w:val="none" w:sz="0" w:space="0" w:color="auto"/>
            <w:right w:val="none" w:sz="0" w:space="0" w:color="auto"/>
          </w:divBdr>
        </w:div>
        <w:div w:id="1777167543">
          <w:marLeft w:val="640"/>
          <w:marRight w:val="0"/>
          <w:marTop w:val="0"/>
          <w:marBottom w:val="0"/>
          <w:divBdr>
            <w:top w:val="none" w:sz="0" w:space="0" w:color="auto"/>
            <w:left w:val="none" w:sz="0" w:space="0" w:color="auto"/>
            <w:bottom w:val="none" w:sz="0" w:space="0" w:color="auto"/>
            <w:right w:val="none" w:sz="0" w:space="0" w:color="auto"/>
          </w:divBdr>
        </w:div>
        <w:div w:id="1780175108">
          <w:marLeft w:val="640"/>
          <w:marRight w:val="0"/>
          <w:marTop w:val="0"/>
          <w:marBottom w:val="0"/>
          <w:divBdr>
            <w:top w:val="none" w:sz="0" w:space="0" w:color="auto"/>
            <w:left w:val="none" w:sz="0" w:space="0" w:color="auto"/>
            <w:bottom w:val="none" w:sz="0" w:space="0" w:color="auto"/>
            <w:right w:val="none" w:sz="0" w:space="0" w:color="auto"/>
          </w:divBdr>
        </w:div>
        <w:div w:id="1786581562">
          <w:marLeft w:val="640"/>
          <w:marRight w:val="0"/>
          <w:marTop w:val="0"/>
          <w:marBottom w:val="0"/>
          <w:divBdr>
            <w:top w:val="none" w:sz="0" w:space="0" w:color="auto"/>
            <w:left w:val="none" w:sz="0" w:space="0" w:color="auto"/>
            <w:bottom w:val="none" w:sz="0" w:space="0" w:color="auto"/>
            <w:right w:val="none" w:sz="0" w:space="0" w:color="auto"/>
          </w:divBdr>
        </w:div>
        <w:div w:id="1788042686">
          <w:marLeft w:val="640"/>
          <w:marRight w:val="0"/>
          <w:marTop w:val="0"/>
          <w:marBottom w:val="0"/>
          <w:divBdr>
            <w:top w:val="none" w:sz="0" w:space="0" w:color="auto"/>
            <w:left w:val="none" w:sz="0" w:space="0" w:color="auto"/>
            <w:bottom w:val="none" w:sz="0" w:space="0" w:color="auto"/>
            <w:right w:val="none" w:sz="0" w:space="0" w:color="auto"/>
          </w:divBdr>
        </w:div>
        <w:div w:id="1792166455">
          <w:marLeft w:val="640"/>
          <w:marRight w:val="0"/>
          <w:marTop w:val="0"/>
          <w:marBottom w:val="0"/>
          <w:divBdr>
            <w:top w:val="none" w:sz="0" w:space="0" w:color="auto"/>
            <w:left w:val="none" w:sz="0" w:space="0" w:color="auto"/>
            <w:bottom w:val="none" w:sz="0" w:space="0" w:color="auto"/>
            <w:right w:val="none" w:sz="0" w:space="0" w:color="auto"/>
          </w:divBdr>
        </w:div>
        <w:div w:id="1820029862">
          <w:marLeft w:val="640"/>
          <w:marRight w:val="0"/>
          <w:marTop w:val="0"/>
          <w:marBottom w:val="0"/>
          <w:divBdr>
            <w:top w:val="none" w:sz="0" w:space="0" w:color="auto"/>
            <w:left w:val="none" w:sz="0" w:space="0" w:color="auto"/>
            <w:bottom w:val="none" w:sz="0" w:space="0" w:color="auto"/>
            <w:right w:val="none" w:sz="0" w:space="0" w:color="auto"/>
          </w:divBdr>
        </w:div>
        <w:div w:id="1862890704">
          <w:marLeft w:val="640"/>
          <w:marRight w:val="0"/>
          <w:marTop w:val="0"/>
          <w:marBottom w:val="0"/>
          <w:divBdr>
            <w:top w:val="none" w:sz="0" w:space="0" w:color="auto"/>
            <w:left w:val="none" w:sz="0" w:space="0" w:color="auto"/>
            <w:bottom w:val="none" w:sz="0" w:space="0" w:color="auto"/>
            <w:right w:val="none" w:sz="0" w:space="0" w:color="auto"/>
          </w:divBdr>
        </w:div>
        <w:div w:id="1918590215">
          <w:marLeft w:val="640"/>
          <w:marRight w:val="0"/>
          <w:marTop w:val="0"/>
          <w:marBottom w:val="0"/>
          <w:divBdr>
            <w:top w:val="none" w:sz="0" w:space="0" w:color="auto"/>
            <w:left w:val="none" w:sz="0" w:space="0" w:color="auto"/>
            <w:bottom w:val="none" w:sz="0" w:space="0" w:color="auto"/>
            <w:right w:val="none" w:sz="0" w:space="0" w:color="auto"/>
          </w:divBdr>
        </w:div>
        <w:div w:id="1924365657">
          <w:marLeft w:val="640"/>
          <w:marRight w:val="0"/>
          <w:marTop w:val="0"/>
          <w:marBottom w:val="0"/>
          <w:divBdr>
            <w:top w:val="none" w:sz="0" w:space="0" w:color="auto"/>
            <w:left w:val="none" w:sz="0" w:space="0" w:color="auto"/>
            <w:bottom w:val="none" w:sz="0" w:space="0" w:color="auto"/>
            <w:right w:val="none" w:sz="0" w:space="0" w:color="auto"/>
          </w:divBdr>
        </w:div>
        <w:div w:id="1958561608">
          <w:marLeft w:val="640"/>
          <w:marRight w:val="0"/>
          <w:marTop w:val="0"/>
          <w:marBottom w:val="0"/>
          <w:divBdr>
            <w:top w:val="none" w:sz="0" w:space="0" w:color="auto"/>
            <w:left w:val="none" w:sz="0" w:space="0" w:color="auto"/>
            <w:bottom w:val="none" w:sz="0" w:space="0" w:color="auto"/>
            <w:right w:val="none" w:sz="0" w:space="0" w:color="auto"/>
          </w:divBdr>
        </w:div>
        <w:div w:id="1982727155">
          <w:marLeft w:val="640"/>
          <w:marRight w:val="0"/>
          <w:marTop w:val="0"/>
          <w:marBottom w:val="0"/>
          <w:divBdr>
            <w:top w:val="none" w:sz="0" w:space="0" w:color="auto"/>
            <w:left w:val="none" w:sz="0" w:space="0" w:color="auto"/>
            <w:bottom w:val="none" w:sz="0" w:space="0" w:color="auto"/>
            <w:right w:val="none" w:sz="0" w:space="0" w:color="auto"/>
          </w:divBdr>
        </w:div>
        <w:div w:id="1987709482">
          <w:marLeft w:val="640"/>
          <w:marRight w:val="0"/>
          <w:marTop w:val="0"/>
          <w:marBottom w:val="0"/>
          <w:divBdr>
            <w:top w:val="none" w:sz="0" w:space="0" w:color="auto"/>
            <w:left w:val="none" w:sz="0" w:space="0" w:color="auto"/>
            <w:bottom w:val="none" w:sz="0" w:space="0" w:color="auto"/>
            <w:right w:val="none" w:sz="0" w:space="0" w:color="auto"/>
          </w:divBdr>
        </w:div>
        <w:div w:id="2048990565">
          <w:marLeft w:val="640"/>
          <w:marRight w:val="0"/>
          <w:marTop w:val="0"/>
          <w:marBottom w:val="0"/>
          <w:divBdr>
            <w:top w:val="none" w:sz="0" w:space="0" w:color="auto"/>
            <w:left w:val="none" w:sz="0" w:space="0" w:color="auto"/>
            <w:bottom w:val="none" w:sz="0" w:space="0" w:color="auto"/>
            <w:right w:val="none" w:sz="0" w:space="0" w:color="auto"/>
          </w:divBdr>
        </w:div>
        <w:div w:id="2050494901">
          <w:marLeft w:val="640"/>
          <w:marRight w:val="0"/>
          <w:marTop w:val="0"/>
          <w:marBottom w:val="0"/>
          <w:divBdr>
            <w:top w:val="none" w:sz="0" w:space="0" w:color="auto"/>
            <w:left w:val="none" w:sz="0" w:space="0" w:color="auto"/>
            <w:bottom w:val="none" w:sz="0" w:space="0" w:color="auto"/>
            <w:right w:val="none" w:sz="0" w:space="0" w:color="auto"/>
          </w:divBdr>
        </w:div>
        <w:div w:id="2058773082">
          <w:marLeft w:val="640"/>
          <w:marRight w:val="0"/>
          <w:marTop w:val="0"/>
          <w:marBottom w:val="0"/>
          <w:divBdr>
            <w:top w:val="none" w:sz="0" w:space="0" w:color="auto"/>
            <w:left w:val="none" w:sz="0" w:space="0" w:color="auto"/>
            <w:bottom w:val="none" w:sz="0" w:space="0" w:color="auto"/>
            <w:right w:val="none" w:sz="0" w:space="0" w:color="auto"/>
          </w:divBdr>
        </w:div>
        <w:div w:id="2105225199">
          <w:marLeft w:val="640"/>
          <w:marRight w:val="0"/>
          <w:marTop w:val="0"/>
          <w:marBottom w:val="0"/>
          <w:divBdr>
            <w:top w:val="none" w:sz="0" w:space="0" w:color="auto"/>
            <w:left w:val="none" w:sz="0" w:space="0" w:color="auto"/>
            <w:bottom w:val="none" w:sz="0" w:space="0" w:color="auto"/>
            <w:right w:val="none" w:sz="0" w:space="0" w:color="auto"/>
          </w:divBdr>
        </w:div>
        <w:div w:id="2105295422">
          <w:marLeft w:val="640"/>
          <w:marRight w:val="0"/>
          <w:marTop w:val="0"/>
          <w:marBottom w:val="0"/>
          <w:divBdr>
            <w:top w:val="none" w:sz="0" w:space="0" w:color="auto"/>
            <w:left w:val="none" w:sz="0" w:space="0" w:color="auto"/>
            <w:bottom w:val="none" w:sz="0" w:space="0" w:color="auto"/>
            <w:right w:val="none" w:sz="0" w:space="0" w:color="auto"/>
          </w:divBdr>
        </w:div>
        <w:div w:id="2121104262">
          <w:marLeft w:val="640"/>
          <w:marRight w:val="0"/>
          <w:marTop w:val="0"/>
          <w:marBottom w:val="0"/>
          <w:divBdr>
            <w:top w:val="none" w:sz="0" w:space="0" w:color="auto"/>
            <w:left w:val="none" w:sz="0" w:space="0" w:color="auto"/>
            <w:bottom w:val="none" w:sz="0" w:space="0" w:color="auto"/>
            <w:right w:val="none" w:sz="0" w:space="0" w:color="auto"/>
          </w:divBdr>
        </w:div>
        <w:div w:id="2135902107">
          <w:marLeft w:val="640"/>
          <w:marRight w:val="0"/>
          <w:marTop w:val="0"/>
          <w:marBottom w:val="0"/>
          <w:divBdr>
            <w:top w:val="none" w:sz="0" w:space="0" w:color="auto"/>
            <w:left w:val="none" w:sz="0" w:space="0" w:color="auto"/>
            <w:bottom w:val="none" w:sz="0" w:space="0" w:color="auto"/>
            <w:right w:val="none" w:sz="0" w:space="0" w:color="auto"/>
          </w:divBdr>
        </w:div>
      </w:divsChild>
    </w:div>
    <w:div w:id="113256595">
      <w:bodyDiv w:val="1"/>
      <w:marLeft w:val="0"/>
      <w:marRight w:val="0"/>
      <w:marTop w:val="0"/>
      <w:marBottom w:val="0"/>
      <w:divBdr>
        <w:top w:val="none" w:sz="0" w:space="0" w:color="auto"/>
        <w:left w:val="none" w:sz="0" w:space="0" w:color="auto"/>
        <w:bottom w:val="none" w:sz="0" w:space="0" w:color="auto"/>
        <w:right w:val="none" w:sz="0" w:space="0" w:color="auto"/>
      </w:divBdr>
      <w:divsChild>
        <w:div w:id="15884439">
          <w:marLeft w:val="640"/>
          <w:marRight w:val="0"/>
          <w:marTop w:val="0"/>
          <w:marBottom w:val="0"/>
          <w:divBdr>
            <w:top w:val="none" w:sz="0" w:space="0" w:color="auto"/>
            <w:left w:val="none" w:sz="0" w:space="0" w:color="auto"/>
            <w:bottom w:val="none" w:sz="0" w:space="0" w:color="auto"/>
            <w:right w:val="none" w:sz="0" w:space="0" w:color="auto"/>
          </w:divBdr>
        </w:div>
        <w:div w:id="27609967">
          <w:marLeft w:val="640"/>
          <w:marRight w:val="0"/>
          <w:marTop w:val="0"/>
          <w:marBottom w:val="0"/>
          <w:divBdr>
            <w:top w:val="none" w:sz="0" w:space="0" w:color="auto"/>
            <w:left w:val="none" w:sz="0" w:space="0" w:color="auto"/>
            <w:bottom w:val="none" w:sz="0" w:space="0" w:color="auto"/>
            <w:right w:val="none" w:sz="0" w:space="0" w:color="auto"/>
          </w:divBdr>
        </w:div>
        <w:div w:id="84621301">
          <w:marLeft w:val="640"/>
          <w:marRight w:val="0"/>
          <w:marTop w:val="0"/>
          <w:marBottom w:val="0"/>
          <w:divBdr>
            <w:top w:val="none" w:sz="0" w:space="0" w:color="auto"/>
            <w:left w:val="none" w:sz="0" w:space="0" w:color="auto"/>
            <w:bottom w:val="none" w:sz="0" w:space="0" w:color="auto"/>
            <w:right w:val="none" w:sz="0" w:space="0" w:color="auto"/>
          </w:divBdr>
        </w:div>
        <w:div w:id="96491665">
          <w:marLeft w:val="640"/>
          <w:marRight w:val="0"/>
          <w:marTop w:val="0"/>
          <w:marBottom w:val="0"/>
          <w:divBdr>
            <w:top w:val="none" w:sz="0" w:space="0" w:color="auto"/>
            <w:left w:val="none" w:sz="0" w:space="0" w:color="auto"/>
            <w:bottom w:val="none" w:sz="0" w:space="0" w:color="auto"/>
            <w:right w:val="none" w:sz="0" w:space="0" w:color="auto"/>
          </w:divBdr>
        </w:div>
        <w:div w:id="116486784">
          <w:marLeft w:val="640"/>
          <w:marRight w:val="0"/>
          <w:marTop w:val="0"/>
          <w:marBottom w:val="0"/>
          <w:divBdr>
            <w:top w:val="none" w:sz="0" w:space="0" w:color="auto"/>
            <w:left w:val="none" w:sz="0" w:space="0" w:color="auto"/>
            <w:bottom w:val="none" w:sz="0" w:space="0" w:color="auto"/>
            <w:right w:val="none" w:sz="0" w:space="0" w:color="auto"/>
          </w:divBdr>
        </w:div>
        <w:div w:id="136648206">
          <w:marLeft w:val="640"/>
          <w:marRight w:val="0"/>
          <w:marTop w:val="0"/>
          <w:marBottom w:val="0"/>
          <w:divBdr>
            <w:top w:val="none" w:sz="0" w:space="0" w:color="auto"/>
            <w:left w:val="none" w:sz="0" w:space="0" w:color="auto"/>
            <w:bottom w:val="none" w:sz="0" w:space="0" w:color="auto"/>
            <w:right w:val="none" w:sz="0" w:space="0" w:color="auto"/>
          </w:divBdr>
        </w:div>
        <w:div w:id="148331533">
          <w:marLeft w:val="640"/>
          <w:marRight w:val="0"/>
          <w:marTop w:val="0"/>
          <w:marBottom w:val="0"/>
          <w:divBdr>
            <w:top w:val="none" w:sz="0" w:space="0" w:color="auto"/>
            <w:left w:val="none" w:sz="0" w:space="0" w:color="auto"/>
            <w:bottom w:val="none" w:sz="0" w:space="0" w:color="auto"/>
            <w:right w:val="none" w:sz="0" w:space="0" w:color="auto"/>
          </w:divBdr>
        </w:div>
        <w:div w:id="148715918">
          <w:marLeft w:val="640"/>
          <w:marRight w:val="0"/>
          <w:marTop w:val="0"/>
          <w:marBottom w:val="0"/>
          <w:divBdr>
            <w:top w:val="none" w:sz="0" w:space="0" w:color="auto"/>
            <w:left w:val="none" w:sz="0" w:space="0" w:color="auto"/>
            <w:bottom w:val="none" w:sz="0" w:space="0" w:color="auto"/>
            <w:right w:val="none" w:sz="0" w:space="0" w:color="auto"/>
          </w:divBdr>
        </w:div>
        <w:div w:id="188302905">
          <w:marLeft w:val="640"/>
          <w:marRight w:val="0"/>
          <w:marTop w:val="0"/>
          <w:marBottom w:val="0"/>
          <w:divBdr>
            <w:top w:val="none" w:sz="0" w:space="0" w:color="auto"/>
            <w:left w:val="none" w:sz="0" w:space="0" w:color="auto"/>
            <w:bottom w:val="none" w:sz="0" w:space="0" w:color="auto"/>
            <w:right w:val="none" w:sz="0" w:space="0" w:color="auto"/>
          </w:divBdr>
        </w:div>
        <w:div w:id="190386818">
          <w:marLeft w:val="640"/>
          <w:marRight w:val="0"/>
          <w:marTop w:val="0"/>
          <w:marBottom w:val="0"/>
          <w:divBdr>
            <w:top w:val="none" w:sz="0" w:space="0" w:color="auto"/>
            <w:left w:val="none" w:sz="0" w:space="0" w:color="auto"/>
            <w:bottom w:val="none" w:sz="0" w:space="0" w:color="auto"/>
            <w:right w:val="none" w:sz="0" w:space="0" w:color="auto"/>
          </w:divBdr>
        </w:div>
        <w:div w:id="213129397">
          <w:marLeft w:val="640"/>
          <w:marRight w:val="0"/>
          <w:marTop w:val="0"/>
          <w:marBottom w:val="0"/>
          <w:divBdr>
            <w:top w:val="none" w:sz="0" w:space="0" w:color="auto"/>
            <w:left w:val="none" w:sz="0" w:space="0" w:color="auto"/>
            <w:bottom w:val="none" w:sz="0" w:space="0" w:color="auto"/>
            <w:right w:val="none" w:sz="0" w:space="0" w:color="auto"/>
          </w:divBdr>
        </w:div>
        <w:div w:id="216671428">
          <w:marLeft w:val="640"/>
          <w:marRight w:val="0"/>
          <w:marTop w:val="0"/>
          <w:marBottom w:val="0"/>
          <w:divBdr>
            <w:top w:val="none" w:sz="0" w:space="0" w:color="auto"/>
            <w:left w:val="none" w:sz="0" w:space="0" w:color="auto"/>
            <w:bottom w:val="none" w:sz="0" w:space="0" w:color="auto"/>
            <w:right w:val="none" w:sz="0" w:space="0" w:color="auto"/>
          </w:divBdr>
        </w:div>
        <w:div w:id="240916124">
          <w:marLeft w:val="640"/>
          <w:marRight w:val="0"/>
          <w:marTop w:val="0"/>
          <w:marBottom w:val="0"/>
          <w:divBdr>
            <w:top w:val="none" w:sz="0" w:space="0" w:color="auto"/>
            <w:left w:val="none" w:sz="0" w:space="0" w:color="auto"/>
            <w:bottom w:val="none" w:sz="0" w:space="0" w:color="auto"/>
            <w:right w:val="none" w:sz="0" w:space="0" w:color="auto"/>
          </w:divBdr>
        </w:div>
        <w:div w:id="245385293">
          <w:marLeft w:val="640"/>
          <w:marRight w:val="0"/>
          <w:marTop w:val="0"/>
          <w:marBottom w:val="0"/>
          <w:divBdr>
            <w:top w:val="none" w:sz="0" w:space="0" w:color="auto"/>
            <w:left w:val="none" w:sz="0" w:space="0" w:color="auto"/>
            <w:bottom w:val="none" w:sz="0" w:space="0" w:color="auto"/>
            <w:right w:val="none" w:sz="0" w:space="0" w:color="auto"/>
          </w:divBdr>
        </w:div>
        <w:div w:id="260650702">
          <w:marLeft w:val="640"/>
          <w:marRight w:val="0"/>
          <w:marTop w:val="0"/>
          <w:marBottom w:val="0"/>
          <w:divBdr>
            <w:top w:val="none" w:sz="0" w:space="0" w:color="auto"/>
            <w:left w:val="none" w:sz="0" w:space="0" w:color="auto"/>
            <w:bottom w:val="none" w:sz="0" w:space="0" w:color="auto"/>
            <w:right w:val="none" w:sz="0" w:space="0" w:color="auto"/>
          </w:divBdr>
        </w:div>
        <w:div w:id="267586519">
          <w:marLeft w:val="640"/>
          <w:marRight w:val="0"/>
          <w:marTop w:val="0"/>
          <w:marBottom w:val="0"/>
          <w:divBdr>
            <w:top w:val="none" w:sz="0" w:space="0" w:color="auto"/>
            <w:left w:val="none" w:sz="0" w:space="0" w:color="auto"/>
            <w:bottom w:val="none" w:sz="0" w:space="0" w:color="auto"/>
            <w:right w:val="none" w:sz="0" w:space="0" w:color="auto"/>
          </w:divBdr>
        </w:div>
        <w:div w:id="283541324">
          <w:marLeft w:val="640"/>
          <w:marRight w:val="0"/>
          <w:marTop w:val="0"/>
          <w:marBottom w:val="0"/>
          <w:divBdr>
            <w:top w:val="none" w:sz="0" w:space="0" w:color="auto"/>
            <w:left w:val="none" w:sz="0" w:space="0" w:color="auto"/>
            <w:bottom w:val="none" w:sz="0" w:space="0" w:color="auto"/>
            <w:right w:val="none" w:sz="0" w:space="0" w:color="auto"/>
          </w:divBdr>
        </w:div>
        <w:div w:id="299380295">
          <w:marLeft w:val="640"/>
          <w:marRight w:val="0"/>
          <w:marTop w:val="0"/>
          <w:marBottom w:val="0"/>
          <w:divBdr>
            <w:top w:val="none" w:sz="0" w:space="0" w:color="auto"/>
            <w:left w:val="none" w:sz="0" w:space="0" w:color="auto"/>
            <w:bottom w:val="none" w:sz="0" w:space="0" w:color="auto"/>
            <w:right w:val="none" w:sz="0" w:space="0" w:color="auto"/>
          </w:divBdr>
        </w:div>
        <w:div w:id="336813904">
          <w:marLeft w:val="640"/>
          <w:marRight w:val="0"/>
          <w:marTop w:val="0"/>
          <w:marBottom w:val="0"/>
          <w:divBdr>
            <w:top w:val="none" w:sz="0" w:space="0" w:color="auto"/>
            <w:left w:val="none" w:sz="0" w:space="0" w:color="auto"/>
            <w:bottom w:val="none" w:sz="0" w:space="0" w:color="auto"/>
            <w:right w:val="none" w:sz="0" w:space="0" w:color="auto"/>
          </w:divBdr>
        </w:div>
        <w:div w:id="346713430">
          <w:marLeft w:val="640"/>
          <w:marRight w:val="0"/>
          <w:marTop w:val="0"/>
          <w:marBottom w:val="0"/>
          <w:divBdr>
            <w:top w:val="none" w:sz="0" w:space="0" w:color="auto"/>
            <w:left w:val="none" w:sz="0" w:space="0" w:color="auto"/>
            <w:bottom w:val="none" w:sz="0" w:space="0" w:color="auto"/>
            <w:right w:val="none" w:sz="0" w:space="0" w:color="auto"/>
          </w:divBdr>
        </w:div>
        <w:div w:id="361979118">
          <w:marLeft w:val="640"/>
          <w:marRight w:val="0"/>
          <w:marTop w:val="0"/>
          <w:marBottom w:val="0"/>
          <w:divBdr>
            <w:top w:val="none" w:sz="0" w:space="0" w:color="auto"/>
            <w:left w:val="none" w:sz="0" w:space="0" w:color="auto"/>
            <w:bottom w:val="none" w:sz="0" w:space="0" w:color="auto"/>
            <w:right w:val="none" w:sz="0" w:space="0" w:color="auto"/>
          </w:divBdr>
        </w:div>
        <w:div w:id="365643477">
          <w:marLeft w:val="640"/>
          <w:marRight w:val="0"/>
          <w:marTop w:val="0"/>
          <w:marBottom w:val="0"/>
          <w:divBdr>
            <w:top w:val="none" w:sz="0" w:space="0" w:color="auto"/>
            <w:left w:val="none" w:sz="0" w:space="0" w:color="auto"/>
            <w:bottom w:val="none" w:sz="0" w:space="0" w:color="auto"/>
            <w:right w:val="none" w:sz="0" w:space="0" w:color="auto"/>
          </w:divBdr>
        </w:div>
        <w:div w:id="372772773">
          <w:marLeft w:val="640"/>
          <w:marRight w:val="0"/>
          <w:marTop w:val="0"/>
          <w:marBottom w:val="0"/>
          <w:divBdr>
            <w:top w:val="none" w:sz="0" w:space="0" w:color="auto"/>
            <w:left w:val="none" w:sz="0" w:space="0" w:color="auto"/>
            <w:bottom w:val="none" w:sz="0" w:space="0" w:color="auto"/>
            <w:right w:val="none" w:sz="0" w:space="0" w:color="auto"/>
          </w:divBdr>
        </w:div>
        <w:div w:id="374350855">
          <w:marLeft w:val="640"/>
          <w:marRight w:val="0"/>
          <w:marTop w:val="0"/>
          <w:marBottom w:val="0"/>
          <w:divBdr>
            <w:top w:val="none" w:sz="0" w:space="0" w:color="auto"/>
            <w:left w:val="none" w:sz="0" w:space="0" w:color="auto"/>
            <w:bottom w:val="none" w:sz="0" w:space="0" w:color="auto"/>
            <w:right w:val="none" w:sz="0" w:space="0" w:color="auto"/>
          </w:divBdr>
        </w:div>
        <w:div w:id="379944844">
          <w:marLeft w:val="640"/>
          <w:marRight w:val="0"/>
          <w:marTop w:val="0"/>
          <w:marBottom w:val="0"/>
          <w:divBdr>
            <w:top w:val="none" w:sz="0" w:space="0" w:color="auto"/>
            <w:left w:val="none" w:sz="0" w:space="0" w:color="auto"/>
            <w:bottom w:val="none" w:sz="0" w:space="0" w:color="auto"/>
            <w:right w:val="none" w:sz="0" w:space="0" w:color="auto"/>
          </w:divBdr>
        </w:div>
        <w:div w:id="423189686">
          <w:marLeft w:val="640"/>
          <w:marRight w:val="0"/>
          <w:marTop w:val="0"/>
          <w:marBottom w:val="0"/>
          <w:divBdr>
            <w:top w:val="none" w:sz="0" w:space="0" w:color="auto"/>
            <w:left w:val="none" w:sz="0" w:space="0" w:color="auto"/>
            <w:bottom w:val="none" w:sz="0" w:space="0" w:color="auto"/>
            <w:right w:val="none" w:sz="0" w:space="0" w:color="auto"/>
          </w:divBdr>
        </w:div>
        <w:div w:id="428237982">
          <w:marLeft w:val="640"/>
          <w:marRight w:val="0"/>
          <w:marTop w:val="0"/>
          <w:marBottom w:val="0"/>
          <w:divBdr>
            <w:top w:val="none" w:sz="0" w:space="0" w:color="auto"/>
            <w:left w:val="none" w:sz="0" w:space="0" w:color="auto"/>
            <w:bottom w:val="none" w:sz="0" w:space="0" w:color="auto"/>
            <w:right w:val="none" w:sz="0" w:space="0" w:color="auto"/>
          </w:divBdr>
        </w:div>
        <w:div w:id="444692240">
          <w:marLeft w:val="640"/>
          <w:marRight w:val="0"/>
          <w:marTop w:val="0"/>
          <w:marBottom w:val="0"/>
          <w:divBdr>
            <w:top w:val="none" w:sz="0" w:space="0" w:color="auto"/>
            <w:left w:val="none" w:sz="0" w:space="0" w:color="auto"/>
            <w:bottom w:val="none" w:sz="0" w:space="0" w:color="auto"/>
            <w:right w:val="none" w:sz="0" w:space="0" w:color="auto"/>
          </w:divBdr>
        </w:div>
        <w:div w:id="460225482">
          <w:marLeft w:val="640"/>
          <w:marRight w:val="0"/>
          <w:marTop w:val="0"/>
          <w:marBottom w:val="0"/>
          <w:divBdr>
            <w:top w:val="none" w:sz="0" w:space="0" w:color="auto"/>
            <w:left w:val="none" w:sz="0" w:space="0" w:color="auto"/>
            <w:bottom w:val="none" w:sz="0" w:space="0" w:color="auto"/>
            <w:right w:val="none" w:sz="0" w:space="0" w:color="auto"/>
          </w:divBdr>
        </w:div>
        <w:div w:id="471140388">
          <w:marLeft w:val="640"/>
          <w:marRight w:val="0"/>
          <w:marTop w:val="0"/>
          <w:marBottom w:val="0"/>
          <w:divBdr>
            <w:top w:val="none" w:sz="0" w:space="0" w:color="auto"/>
            <w:left w:val="none" w:sz="0" w:space="0" w:color="auto"/>
            <w:bottom w:val="none" w:sz="0" w:space="0" w:color="auto"/>
            <w:right w:val="none" w:sz="0" w:space="0" w:color="auto"/>
          </w:divBdr>
        </w:div>
        <w:div w:id="513495566">
          <w:marLeft w:val="640"/>
          <w:marRight w:val="0"/>
          <w:marTop w:val="0"/>
          <w:marBottom w:val="0"/>
          <w:divBdr>
            <w:top w:val="none" w:sz="0" w:space="0" w:color="auto"/>
            <w:left w:val="none" w:sz="0" w:space="0" w:color="auto"/>
            <w:bottom w:val="none" w:sz="0" w:space="0" w:color="auto"/>
            <w:right w:val="none" w:sz="0" w:space="0" w:color="auto"/>
          </w:divBdr>
        </w:div>
        <w:div w:id="520822563">
          <w:marLeft w:val="640"/>
          <w:marRight w:val="0"/>
          <w:marTop w:val="0"/>
          <w:marBottom w:val="0"/>
          <w:divBdr>
            <w:top w:val="none" w:sz="0" w:space="0" w:color="auto"/>
            <w:left w:val="none" w:sz="0" w:space="0" w:color="auto"/>
            <w:bottom w:val="none" w:sz="0" w:space="0" w:color="auto"/>
            <w:right w:val="none" w:sz="0" w:space="0" w:color="auto"/>
          </w:divBdr>
        </w:div>
        <w:div w:id="537741384">
          <w:marLeft w:val="640"/>
          <w:marRight w:val="0"/>
          <w:marTop w:val="0"/>
          <w:marBottom w:val="0"/>
          <w:divBdr>
            <w:top w:val="none" w:sz="0" w:space="0" w:color="auto"/>
            <w:left w:val="none" w:sz="0" w:space="0" w:color="auto"/>
            <w:bottom w:val="none" w:sz="0" w:space="0" w:color="auto"/>
            <w:right w:val="none" w:sz="0" w:space="0" w:color="auto"/>
          </w:divBdr>
        </w:div>
        <w:div w:id="571815945">
          <w:marLeft w:val="640"/>
          <w:marRight w:val="0"/>
          <w:marTop w:val="0"/>
          <w:marBottom w:val="0"/>
          <w:divBdr>
            <w:top w:val="none" w:sz="0" w:space="0" w:color="auto"/>
            <w:left w:val="none" w:sz="0" w:space="0" w:color="auto"/>
            <w:bottom w:val="none" w:sz="0" w:space="0" w:color="auto"/>
            <w:right w:val="none" w:sz="0" w:space="0" w:color="auto"/>
          </w:divBdr>
        </w:div>
        <w:div w:id="582647382">
          <w:marLeft w:val="640"/>
          <w:marRight w:val="0"/>
          <w:marTop w:val="0"/>
          <w:marBottom w:val="0"/>
          <w:divBdr>
            <w:top w:val="none" w:sz="0" w:space="0" w:color="auto"/>
            <w:left w:val="none" w:sz="0" w:space="0" w:color="auto"/>
            <w:bottom w:val="none" w:sz="0" w:space="0" w:color="auto"/>
            <w:right w:val="none" w:sz="0" w:space="0" w:color="auto"/>
          </w:divBdr>
        </w:div>
        <w:div w:id="592515310">
          <w:marLeft w:val="640"/>
          <w:marRight w:val="0"/>
          <w:marTop w:val="0"/>
          <w:marBottom w:val="0"/>
          <w:divBdr>
            <w:top w:val="none" w:sz="0" w:space="0" w:color="auto"/>
            <w:left w:val="none" w:sz="0" w:space="0" w:color="auto"/>
            <w:bottom w:val="none" w:sz="0" w:space="0" w:color="auto"/>
            <w:right w:val="none" w:sz="0" w:space="0" w:color="auto"/>
          </w:divBdr>
        </w:div>
        <w:div w:id="623462630">
          <w:marLeft w:val="640"/>
          <w:marRight w:val="0"/>
          <w:marTop w:val="0"/>
          <w:marBottom w:val="0"/>
          <w:divBdr>
            <w:top w:val="none" w:sz="0" w:space="0" w:color="auto"/>
            <w:left w:val="none" w:sz="0" w:space="0" w:color="auto"/>
            <w:bottom w:val="none" w:sz="0" w:space="0" w:color="auto"/>
            <w:right w:val="none" w:sz="0" w:space="0" w:color="auto"/>
          </w:divBdr>
        </w:div>
        <w:div w:id="630328903">
          <w:marLeft w:val="640"/>
          <w:marRight w:val="0"/>
          <w:marTop w:val="0"/>
          <w:marBottom w:val="0"/>
          <w:divBdr>
            <w:top w:val="none" w:sz="0" w:space="0" w:color="auto"/>
            <w:left w:val="none" w:sz="0" w:space="0" w:color="auto"/>
            <w:bottom w:val="none" w:sz="0" w:space="0" w:color="auto"/>
            <w:right w:val="none" w:sz="0" w:space="0" w:color="auto"/>
          </w:divBdr>
        </w:div>
        <w:div w:id="652953898">
          <w:marLeft w:val="640"/>
          <w:marRight w:val="0"/>
          <w:marTop w:val="0"/>
          <w:marBottom w:val="0"/>
          <w:divBdr>
            <w:top w:val="none" w:sz="0" w:space="0" w:color="auto"/>
            <w:left w:val="none" w:sz="0" w:space="0" w:color="auto"/>
            <w:bottom w:val="none" w:sz="0" w:space="0" w:color="auto"/>
            <w:right w:val="none" w:sz="0" w:space="0" w:color="auto"/>
          </w:divBdr>
        </w:div>
        <w:div w:id="676081503">
          <w:marLeft w:val="640"/>
          <w:marRight w:val="0"/>
          <w:marTop w:val="0"/>
          <w:marBottom w:val="0"/>
          <w:divBdr>
            <w:top w:val="none" w:sz="0" w:space="0" w:color="auto"/>
            <w:left w:val="none" w:sz="0" w:space="0" w:color="auto"/>
            <w:bottom w:val="none" w:sz="0" w:space="0" w:color="auto"/>
            <w:right w:val="none" w:sz="0" w:space="0" w:color="auto"/>
          </w:divBdr>
        </w:div>
        <w:div w:id="699084270">
          <w:marLeft w:val="640"/>
          <w:marRight w:val="0"/>
          <w:marTop w:val="0"/>
          <w:marBottom w:val="0"/>
          <w:divBdr>
            <w:top w:val="none" w:sz="0" w:space="0" w:color="auto"/>
            <w:left w:val="none" w:sz="0" w:space="0" w:color="auto"/>
            <w:bottom w:val="none" w:sz="0" w:space="0" w:color="auto"/>
            <w:right w:val="none" w:sz="0" w:space="0" w:color="auto"/>
          </w:divBdr>
        </w:div>
        <w:div w:id="738479171">
          <w:marLeft w:val="640"/>
          <w:marRight w:val="0"/>
          <w:marTop w:val="0"/>
          <w:marBottom w:val="0"/>
          <w:divBdr>
            <w:top w:val="none" w:sz="0" w:space="0" w:color="auto"/>
            <w:left w:val="none" w:sz="0" w:space="0" w:color="auto"/>
            <w:bottom w:val="none" w:sz="0" w:space="0" w:color="auto"/>
            <w:right w:val="none" w:sz="0" w:space="0" w:color="auto"/>
          </w:divBdr>
        </w:div>
        <w:div w:id="748884767">
          <w:marLeft w:val="640"/>
          <w:marRight w:val="0"/>
          <w:marTop w:val="0"/>
          <w:marBottom w:val="0"/>
          <w:divBdr>
            <w:top w:val="none" w:sz="0" w:space="0" w:color="auto"/>
            <w:left w:val="none" w:sz="0" w:space="0" w:color="auto"/>
            <w:bottom w:val="none" w:sz="0" w:space="0" w:color="auto"/>
            <w:right w:val="none" w:sz="0" w:space="0" w:color="auto"/>
          </w:divBdr>
        </w:div>
        <w:div w:id="813909888">
          <w:marLeft w:val="640"/>
          <w:marRight w:val="0"/>
          <w:marTop w:val="0"/>
          <w:marBottom w:val="0"/>
          <w:divBdr>
            <w:top w:val="none" w:sz="0" w:space="0" w:color="auto"/>
            <w:left w:val="none" w:sz="0" w:space="0" w:color="auto"/>
            <w:bottom w:val="none" w:sz="0" w:space="0" w:color="auto"/>
            <w:right w:val="none" w:sz="0" w:space="0" w:color="auto"/>
          </w:divBdr>
        </w:div>
        <w:div w:id="818424312">
          <w:marLeft w:val="640"/>
          <w:marRight w:val="0"/>
          <w:marTop w:val="0"/>
          <w:marBottom w:val="0"/>
          <w:divBdr>
            <w:top w:val="none" w:sz="0" w:space="0" w:color="auto"/>
            <w:left w:val="none" w:sz="0" w:space="0" w:color="auto"/>
            <w:bottom w:val="none" w:sz="0" w:space="0" w:color="auto"/>
            <w:right w:val="none" w:sz="0" w:space="0" w:color="auto"/>
          </w:divBdr>
        </w:div>
        <w:div w:id="844324886">
          <w:marLeft w:val="640"/>
          <w:marRight w:val="0"/>
          <w:marTop w:val="0"/>
          <w:marBottom w:val="0"/>
          <w:divBdr>
            <w:top w:val="none" w:sz="0" w:space="0" w:color="auto"/>
            <w:left w:val="none" w:sz="0" w:space="0" w:color="auto"/>
            <w:bottom w:val="none" w:sz="0" w:space="0" w:color="auto"/>
            <w:right w:val="none" w:sz="0" w:space="0" w:color="auto"/>
          </w:divBdr>
        </w:div>
        <w:div w:id="889072260">
          <w:marLeft w:val="640"/>
          <w:marRight w:val="0"/>
          <w:marTop w:val="0"/>
          <w:marBottom w:val="0"/>
          <w:divBdr>
            <w:top w:val="none" w:sz="0" w:space="0" w:color="auto"/>
            <w:left w:val="none" w:sz="0" w:space="0" w:color="auto"/>
            <w:bottom w:val="none" w:sz="0" w:space="0" w:color="auto"/>
            <w:right w:val="none" w:sz="0" w:space="0" w:color="auto"/>
          </w:divBdr>
        </w:div>
        <w:div w:id="889610779">
          <w:marLeft w:val="640"/>
          <w:marRight w:val="0"/>
          <w:marTop w:val="0"/>
          <w:marBottom w:val="0"/>
          <w:divBdr>
            <w:top w:val="none" w:sz="0" w:space="0" w:color="auto"/>
            <w:left w:val="none" w:sz="0" w:space="0" w:color="auto"/>
            <w:bottom w:val="none" w:sz="0" w:space="0" w:color="auto"/>
            <w:right w:val="none" w:sz="0" w:space="0" w:color="auto"/>
          </w:divBdr>
        </w:div>
        <w:div w:id="929436696">
          <w:marLeft w:val="640"/>
          <w:marRight w:val="0"/>
          <w:marTop w:val="0"/>
          <w:marBottom w:val="0"/>
          <w:divBdr>
            <w:top w:val="none" w:sz="0" w:space="0" w:color="auto"/>
            <w:left w:val="none" w:sz="0" w:space="0" w:color="auto"/>
            <w:bottom w:val="none" w:sz="0" w:space="0" w:color="auto"/>
            <w:right w:val="none" w:sz="0" w:space="0" w:color="auto"/>
          </w:divBdr>
        </w:div>
        <w:div w:id="934945701">
          <w:marLeft w:val="640"/>
          <w:marRight w:val="0"/>
          <w:marTop w:val="0"/>
          <w:marBottom w:val="0"/>
          <w:divBdr>
            <w:top w:val="none" w:sz="0" w:space="0" w:color="auto"/>
            <w:left w:val="none" w:sz="0" w:space="0" w:color="auto"/>
            <w:bottom w:val="none" w:sz="0" w:space="0" w:color="auto"/>
            <w:right w:val="none" w:sz="0" w:space="0" w:color="auto"/>
          </w:divBdr>
        </w:div>
        <w:div w:id="982344820">
          <w:marLeft w:val="640"/>
          <w:marRight w:val="0"/>
          <w:marTop w:val="0"/>
          <w:marBottom w:val="0"/>
          <w:divBdr>
            <w:top w:val="none" w:sz="0" w:space="0" w:color="auto"/>
            <w:left w:val="none" w:sz="0" w:space="0" w:color="auto"/>
            <w:bottom w:val="none" w:sz="0" w:space="0" w:color="auto"/>
            <w:right w:val="none" w:sz="0" w:space="0" w:color="auto"/>
          </w:divBdr>
        </w:div>
        <w:div w:id="990446164">
          <w:marLeft w:val="640"/>
          <w:marRight w:val="0"/>
          <w:marTop w:val="0"/>
          <w:marBottom w:val="0"/>
          <w:divBdr>
            <w:top w:val="none" w:sz="0" w:space="0" w:color="auto"/>
            <w:left w:val="none" w:sz="0" w:space="0" w:color="auto"/>
            <w:bottom w:val="none" w:sz="0" w:space="0" w:color="auto"/>
            <w:right w:val="none" w:sz="0" w:space="0" w:color="auto"/>
          </w:divBdr>
        </w:div>
        <w:div w:id="1015839169">
          <w:marLeft w:val="640"/>
          <w:marRight w:val="0"/>
          <w:marTop w:val="0"/>
          <w:marBottom w:val="0"/>
          <w:divBdr>
            <w:top w:val="none" w:sz="0" w:space="0" w:color="auto"/>
            <w:left w:val="none" w:sz="0" w:space="0" w:color="auto"/>
            <w:bottom w:val="none" w:sz="0" w:space="0" w:color="auto"/>
            <w:right w:val="none" w:sz="0" w:space="0" w:color="auto"/>
          </w:divBdr>
        </w:div>
        <w:div w:id="1094979409">
          <w:marLeft w:val="640"/>
          <w:marRight w:val="0"/>
          <w:marTop w:val="0"/>
          <w:marBottom w:val="0"/>
          <w:divBdr>
            <w:top w:val="none" w:sz="0" w:space="0" w:color="auto"/>
            <w:left w:val="none" w:sz="0" w:space="0" w:color="auto"/>
            <w:bottom w:val="none" w:sz="0" w:space="0" w:color="auto"/>
            <w:right w:val="none" w:sz="0" w:space="0" w:color="auto"/>
          </w:divBdr>
        </w:div>
        <w:div w:id="1096906090">
          <w:marLeft w:val="640"/>
          <w:marRight w:val="0"/>
          <w:marTop w:val="0"/>
          <w:marBottom w:val="0"/>
          <w:divBdr>
            <w:top w:val="none" w:sz="0" w:space="0" w:color="auto"/>
            <w:left w:val="none" w:sz="0" w:space="0" w:color="auto"/>
            <w:bottom w:val="none" w:sz="0" w:space="0" w:color="auto"/>
            <w:right w:val="none" w:sz="0" w:space="0" w:color="auto"/>
          </w:divBdr>
        </w:div>
        <w:div w:id="1106577452">
          <w:marLeft w:val="640"/>
          <w:marRight w:val="0"/>
          <w:marTop w:val="0"/>
          <w:marBottom w:val="0"/>
          <w:divBdr>
            <w:top w:val="none" w:sz="0" w:space="0" w:color="auto"/>
            <w:left w:val="none" w:sz="0" w:space="0" w:color="auto"/>
            <w:bottom w:val="none" w:sz="0" w:space="0" w:color="auto"/>
            <w:right w:val="none" w:sz="0" w:space="0" w:color="auto"/>
          </w:divBdr>
        </w:div>
        <w:div w:id="1107191241">
          <w:marLeft w:val="640"/>
          <w:marRight w:val="0"/>
          <w:marTop w:val="0"/>
          <w:marBottom w:val="0"/>
          <w:divBdr>
            <w:top w:val="none" w:sz="0" w:space="0" w:color="auto"/>
            <w:left w:val="none" w:sz="0" w:space="0" w:color="auto"/>
            <w:bottom w:val="none" w:sz="0" w:space="0" w:color="auto"/>
            <w:right w:val="none" w:sz="0" w:space="0" w:color="auto"/>
          </w:divBdr>
        </w:div>
        <w:div w:id="1109276520">
          <w:marLeft w:val="640"/>
          <w:marRight w:val="0"/>
          <w:marTop w:val="0"/>
          <w:marBottom w:val="0"/>
          <w:divBdr>
            <w:top w:val="none" w:sz="0" w:space="0" w:color="auto"/>
            <w:left w:val="none" w:sz="0" w:space="0" w:color="auto"/>
            <w:bottom w:val="none" w:sz="0" w:space="0" w:color="auto"/>
            <w:right w:val="none" w:sz="0" w:space="0" w:color="auto"/>
          </w:divBdr>
        </w:div>
        <w:div w:id="1128276158">
          <w:marLeft w:val="640"/>
          <w:marRight w:val="0"/>
          <w:marTop w:val="0"/>
          <w:marBottom w:val="0"/>
          <w:divBdr>
            <w:top w:val="none" w:sz="0" w:space="0" w:color="auto"/>
            <w:left w:val="none" w:sz="0" w:space="0" w:color="auto"/>
            <w:bottom w:val="none" w:sz="0" w:space="0" w:color="auto"/>
            <w:right w:val="none" w:sz="0" w:space="0" w:color="auto"/>
          </w:divBdr>
        </w:div>
        <w:div w:id="1188984599">
          <w:marLeft w:val="640"/>
          <w:marRight w:val="0"/>
          <w:marTop w:val="0"/>
          <w:marBottom w:val="0"/>
          <w:divBdr>
            <w:top w:val="none" w:sz="0" w:space="0" w:color="auto"/>
            <w:left w:val="none" w:sz="0" w:space="0" w:color="auto"/>
            <w:bottom w:val="none" w:sz="0" w:space="0" w:color="auto"/>
            <w:right w:val="none" w:sz="0" w:space="0" w:color="auto"/>
          </w:divBdr>
        </w:div>
        <w:div w:id="1208180248">
          <w:marLeft w:val="640"/>
          <w:marRight w:val="0"/>
          <w:marTop w:val="0"/>
          <w:marBottom w:val="0"/>
          <w:divBdr>
            <w:top w:val="none" w:sz="0" w:space="0" w:color="auto"/>
            <w:left w:val="none" w:sz="0" w:space="0" w:color="auto"/>
            <w:bottom w:val="none" w:sz="0" w:space="0" w:color="auto"/>
            <w:right w:val="none" w:sz="0" w:space="0" w:color="auto"/>
          </w:divBdr>
        </w:div>
        <w:div w:id="1247418301">
          <w:marLeft w:val="640"/>
          <w:marRight w:val="0"/>
          <w:marTop w:val="0"/>
          <w:marBottom w:val="0"/>
          <w:divBdr>
            <w:top w:val="none" w:sz="0" w:space="0" w:color="auto"/>
            <w:left w:val="none" w:sz="0" w:space="0" w:color="auto"/>
            <w:bottom w:val="none" w:sz="0" w:space="0" w:color="auto"/>
            <w:right w:val="none" w:sz="0" w:space="0" w:color="auto"/>
          </w:divBdr>
        </w:div>
        <w:div w:id="1253903264">
          <w:marLeft w:val="640"/>
          <w:marRight w:val="0"/>
          <w:marTop w:val="0"/>
          <w:marBottom w:val="0"/>
          <w:divBdr>
            <w:top w:val="none" w:sz="0" w:space="0" w:color="auto"/>
            <w:left w:val="none" w:sz="0" w:space="0" w:color="auto"/>
            <w:bottom w:val="none" w:sz="0" w:space="0" w:color="auto"/>
            <w:right w:val="none" w:sz="0" w:space="0" w:color="auto"/>
          </w:divBdr>
        </w:div>
        <w:div w:id="1271430298">
          <w:marLeft w:val="640"/>
          <w:marRight w:val="0"/>
          <w:marTop w:val="0"/>
          <w:marBottom w:val="0"/>
          <w:divBdr>
            <w:top w:val="none" w:sz="0" w:space="0" w:color="auto"/>
            <w:left w:val="none" w:sz="0" w:space="0" w:color="auto"/>
            <w:bottom w:val="none" w:sz="0" w:space="0" w:color="auto"/>
            <w:right w:val="none" w:sz="0" w:space="0" w:color="auto"/>
          </w:divBdr>
        </w:div>
        <w:div w:id="1290362610">
          <w:marLeft w:val="640"/>
          <w:marRight w:val="0"/>
          <w:marTop w:val="0"/>
          <w:marBottom w:val="0"/>
          <w:divBdr>
            <w:top w:val="none" w:sz="0" w:space="0" w:color="auto"/>
            <w:left w:val="none" w:sz="0" w:space="0" w:color="auto"/>
            <w:bottom w:val="none" w:sz="0" w:space="0" w:color="auto"/>
            <w:right w:val="none" w:sz="0" w:space="0" w:color="auto"/>
          </w:divBdr>
        </w:div>
        <w:div w:id="1311982561">
          <w:marLeft w:val="640"/>
          <w:marRight w:val="0"/>
          <w:marTop w:val="0"/>
          <w:marBottom w:val="0"/>
          <w:divBdr>
            <w:top w:val="none" w:sz="0" w:space="0" w:color="auto"/>
            <w:left w:val="none" w:sz="0" w:space="0" w:color="auto"/>
            <w:bottom w:val="none" w:sz="0" w:space="0" w:color="auto"/>
            <w:right w:val="none" w:sz="0" w:space="0" w:color="auto"/>
          </w:divBdr>
        </w:div>
        <w:div w:id="1335063120">
          <w:marLeft w:val="640"/>
          <w:marRight w:val="0"/>
          <w:marTop w:val="0"/>
          <w:marBottom w:val="0"/>
          <w:divBdr>
            <w:top w:val="none" w:sz="0" w:space="0" w:color="auto"/>
            <w:left w:val="none" w:sz="0" w:space="0" w:color="auto"/>
            <w:bottom w:val="none" w:sz="0" w:space="0" w:color="auto"/>
            <w:right w:val="none" w:sz="0" w:space="0" w:color="auto"/>
          </w:divBdr>
        </w:div>
        <w:div w:id="1342664706">
          <w:marLeft w:val="640"/>
          <w:marRight w:val="0"/>
          <w:marTop w:val="0"/>
          <w:marBottom w:val="0"/>
          <w:divBdr>
            <w:top w:val="none" w:sz="0" w:space="0" w:color="auto"/>
            <w:left w:val="none" w:sz="0" w:space="0" w:color="auto"/>
            <w:bottom w:val="none" w:sz="0" w:space="0" w:color="auto"/>
            <w:right w:val="none" w:sz="0" w:space="0" w:color="auto"/>
          </w:divBdr>
        </w:div>
        <w:div w:id="1364015944">
          <w:marLeft w:val="640"/>
          <w:marRight w:val="0"/>
          <w:marTop w:val="0"/>
          <w:marBottom w:val="0"/>
          <w:divBdr>
            <w:top w:val="none" w:sz="0" w:space="0" w:color="auto"/>
            <w:left w:val="none" w:sz="0" w:space="0" w:color="auto"/>
            <w:bottom w:val="none" w:sz="0" w:space="0" w:color="auto"/>
            <w:right w:val="none" w:sz="0" w:space="0" w:color="auto"/>
          </w:divBdr>
        </w:div>
        <w:div w:id="1373075786">
          <w:marLeft w:val="640"/>
          <w:marRight w:val="0"/>
          <w:marTop w:val="0"/>
          <w:marBottom w:val="0"/>
          <w:divBdr>
            <w:top w:val="none" w:sz="0" w:space="0" w:color="auto"/>
            <w:left w:val="none" w:sz="0" w:space="0" w:color="auto"/>
            <w:bottom w:val="none" w:sz="0" w:space="0" w:color="auto"/>
            <w:right w:val="none" w:sz="0" w:space="0" w:color="auto"/>
          </w:divBdr>
        </w:div>
        <w:div w:id="1397509065">
          <w:marLeft w:val="640"/>
          <w:marRight w:val="0"/>
          <w:marTop w:val="0"/>
          <w:marBottom w:val="0"/>
          <w:divBdr>
            <w:top w:val="none" w:sz="0" w:space="0" w:color="auto"/>
            <w:left w:val="none" w:sz="0" w:space="0" w:color="auto"/>
            <w:bottom w:val="none" w:sz="0" w:space="0" w:color="auto"/>
            <w:right w:val="none" w:sz="0" w:space="0" w:color="auto"/>
          </w:divBdr>
        </w:div>
        <w:div w:id="1399984022">
          <w:marLeft w:val="640"/>
          <w:marRight w:val="0"/>
          <w:marTop w:val="0"/>
          <w:marBottom w:val="0"/>
          <w:divBdr>
            <w:top w:val="none" w:sz="0" w:space="0" w:color="auto"/>
            <w:left w:val="none" w:sz="0" w:space="0" w:color="auto"/>
            <w:bottom w:val="none" w:sz="0" w:space="0" w:color="auto"/>
            <w:right w:val="none" w:sz="0" w:space="0" w:color="auto"/>
          </w:divBdr>
        </w:div>
        <w:div w:id="1416514492">
          <w:marLeft w:val="640"/>
          <w:marRight w:val="0"/>
          <w:marTop w:val="0"/>
          <w:marBottom w:val="0"/>
          <w:divBdr>
            <w:top w:val="none" w:sz="0" w:space="0" w:color="auto"/>
            <w:left w:val="none" w:sz="0" w:space="0" w:color="auto"/>
            <w:bottom w:val="none" w:sz="0" w:space="0" w:color="auto"/>
            <w:right w:val="none" w:sz="0" w:space="0" w:color="auto"/>
          </w:divBdr>
        </w:div>
        <w:div w:id="1423523788">
          <w:marLeft w:val="640"/>
          <w:marRight w:val="0"/>
          <w:marTop w:val="0"/>
          <w:marBottom w:val="0"/>
          <w:divBdr>
            <w:top w:val="none" w:sz="0" w:space="0" w:color="auto"/>
            <w:left w:val="none" w:sz="0" w:space="0" w:color="auto"/>
            <w:bottom w:val="none" w:sz="0" w:space="0" w:color="auto"/>
            <w:right w:val="none" w:sz="0" w:space="0" w:color="auto"/>
          </w:divBdr>
        </w:div>
        <w:div w:id="1484393069">
          <w:marLeft w:val="640"/>
          <w:marRight w:val="0"/>
          <w:marTop w:val="0"/>
          <w:marBottom w:val="0"/>
          <w:divBdr>
            <w:top w:val="none" w:sz="0" w:space="0" w:color="auto"/>
            <w:left w:val="none" w:sz="0" w:space="0" w:color="auto"/>
            <w:bottom w:val="none" w:sz="0" w:space="0" w:color="auto"/>
            <w:right w:val="none" w:sz="0" w:space="0" w:color="auto"/>
          </w:divBdr>
        </w:div>
        <w:div w:id="1515849578">
          <w:marLeft w:val="640"/>
          <w:marRight w:val="0"/>
          <w:marTop w:val="0"/>
          <w:marBottom w:val="0"/>
          <w:divBdr>
            <w:top w:val="none" w:sz="0" w:space="0" w:color="auto"/>
            <w:left w:val="none" w:sz="0" w:space="0" w:color="auto"/>
            <w:bottom w:val="none" w:sz="0" w:space="0" w:color="auto"/>
            <w:right w:val="none" w:sz="0" w:space="0" w:color="auto"/>
          </w:divBdr>
        </w:div>
        <w:div w:id="1518153063">
          <w:marLeft w:val="640"/>
          <w:marRight w:val="0"/>
          <w:marTop w:val="0"/>
          <w:marBottom w:val="0"/>
          <w:divBdr>
            <w:top w:val="none" w:sz="0" w:space="0" w:color="auto"/>
            <w:left w:val="none" w:sz="0" w:space="0" w:color="auto"/>
            <w:bottom w:val="none" w:sz="0" w:space="0" w:color="auto"/>
            <w:right w:val="none" w:sz="0" w:space="0" w:color="auto"/>
          </w:divBdr>
        </w:div>
        <w:div w:id="1521703659">
          <w:marLeft w:val="640"/>
          <w:marRight w:val="0"/>
          <w:marTop w:val="0"/>
          <w:marBottom w:val="0"/>
          <w:divBdr>
            <w:top w:val="none" w:sz="0" w:space="0" w:color="auto"/>
            <w:left w:val="none" w:sz="0" w:space="0" w:color="auto"/>
            <w:bottom w:val="none" w:sz="0" w:space="0" w:color="auto"/>
            <w:right w:val="none" w:sz="0" w:space="0" w:color="auto"/>
          </w:divBdr>
        </w:div>
        <w:div w:id="1533029579">
          <w:marLeft w:val="640"/>
          <w:marRight w:val="0"/>
          <w:marTop w:val="0"/>
          <w:marBottom w:val="0"/>
          <w:divBdr>
            <w:top w:val="none" w:sz="0" w:space="0" w:color="auto"/>
            <w:left w:val="none" w:sz="0" w:space="0" w:color="auto"/>
            <w:bottom w:val="none" w:sz="0" w:space="0" w:color="auto"/>
            <w:right w:val="none" w:sz="0" w:space="0" w:color="auto"/>
          </w:divBdr>
        </w:div>
        <w:div w:id="1557543832">
          <w:marLeft w:val="640"/>
          <w:marRight w:val="0"/>
          <w:marTop w:val="0"/>
          <w:marBottom w:val="0"/>
          <w:divBdr>
            <w:top w:val="none" w:sz="0" w:space="0" w:color="auto"/>
            <w:left w:val="none" w:sz="0" w:space="0" w:color="auto"/>
            <w:bottom w:val="none" w:sz="0" w:space="0" w:color="auto"/>
            <w:right w:val="none" w:sz="0" w:space="0" w:color="auto"/>
          </w:divBdr>
        </w:div>
        <w:div w:id="1558204408">
          <w:marLeft w:val="640"/>
          <w:marRight w:val="0"/>
          <w:marTop w:val="0"/>
          <w:marBottom w:val="0"/>
          <w:divBdr>
            <w:top w:val="none" w:sz="0" w:space="0" w:color="auto"/>
            <w:left w:val="none" w:sz="0" w:space="0" w:color="auto"/>
            <w:bottom w:val="none" w:sz="0" w:space="0" w:color="auto"/>
            <w:right w:val="none" w:sz="0" w:space="0" w:color="auto"/>
          </w:divBdr>
        </w:div>
        <w:div w:id="1592004392">
          <w:marLeft w:val="640"/>
          <w:marRight w:val="0"/>
          <w:marTop w:val="0"/>
          <w:marBottom w:val="0"/>
          <w:divBdr>
            <w:top w:val="none" w:sz="0" w:space="0" w:color="auto"/>
            <w:left w:val="none" w:sz="0" w:space="0" w:color="auto"/>
            <w:bottom w:val="none" w:sz="0" w:space="0" w:color="auto"/>
            <w:right w:val="none" w:sz="0" w:space="0" w:color="auto"/>
          </w:divBdr>
        </w:div>
        <w:div w:id="1635984648">
          <w:marLeft w:val="640"/>
          <w:marRight w:val="0"/>
          <w:marTop w:val="0"/>
          <w:marBottom w:val="0"/>
          <w:divBdr>
            <w:top w:val="none" w:sz="0" w:space="0" w:color="auto"/>
            <w:left w:val="none" w:sz="0" w:space="0" w:color="auto"/>
            <w:bottom w:val="none" w:sz="0" w:space="0" w:color="auto"/>
            <w:right w:val="none" w:sz="0" w:space="0" w:color="auto"/>
          </w:divBdr>
        </w:div>
        <w:div w:id="1652371182">
          <w:marLeft w:val="640"/>
          <w:marRight w:val="0"/>
          <w:marTop w:val="0"/>
          <w:marBottom w:val="0"/>
          <w:divBdr>
            <w:top w:val="none" w:sz="0" w:space="0" w:color="auto"/>
            <w:left w:val="none" w:sz="0" w:space="0" w:color="auto"/>
            <w:bottom w:val="none" w:sz="0" w:space="0" w:color="auto"/>
            <w:right w:val="none" w:sz="0" w:space="0" w:color="auto"/>
          </w:divBdr>
        </w:div>
        <w:div w:id="1665468151">
          <w:marLeft w:val="640"/>
          <w:marRight w:val="0"/>
          <w:marTop w:val="0"/>
          <w:marBottom w:val="0"/>
          <w:divBdr>
            <w:top w:val="none" w:sz="0" w:space="0" w:color="auto"/>
            <w:left w:val="none" w:sz="0" w:space="0" w:color="auto"/>
            <w:bottom w:val="none" w:sz="0" w:space="0" w:color="auto"/>
            <w:right w:val="none" w:sz="0" w:space="0" w:color="auto"/>
          </w:divBdr>
        </w:div>
        <w:div w:id="1667397019">
          <w:marLeft w:val="640"/>
          <w:marRight w:val="0"/>
          <w:marTop w:val="0"/>
          <w:marBottom w:val="0"/>
          <w:divBdr>
            <w:top w:val="none" w:sz="0" w:space="0" w:color="auto"/>
            <w:left w:val="none" w:sz="0" w:space="0" w:color="auto"/>
            <w:bottom w:val="none" w:sz="0" w:space="0" w:color="auto"/>
            <w:right w:val="none" w:sz="0" w:space="0" w:color="auto"/>
          </w:divBdr>
        </w:div>
        <w:div w:id="1695694569">
          <w:marLeft w:val="640"/>
          <w:marRight w:val="0"/>
          <w:marTop w:val="0"/>
          <w:marBottom w:val="0"/>
          <w:divBdr>
            <w:top w:val="none" w:sz="0" w:space="0" w:color="auto"/>
            <w:left w:val="none" w:sz="0" w:space="0" w:color="auto"/>
            <w:bottom w:val="none" w:sz="0" w:space="0" w:color="auto"/>
            <w:right w:val="none" w:sz="0" w:space="0" w:color="auto"/>
          </w:divBdr>
        </w:div>
        <w:div w:id="1734154354">
          <w:marLeft w:val="640"/>
          <w:marRight w:val="0"/>
          <w:marTop w:val="0"/>
          <w:marBottom w:val="0"/>
          <w:divBdr>
            <w:top w:val="none" w:sz="0" w:space="0" w:color="auto"/>
            <w:left w:val="none" w:sz="0" w:space="0" w:color="auto"/>
            <w:bottom w:val="none" w:sz="0" w:space="0" w:color="auto"/>
            <w:right w:val="none" w:sz="0" w:space="0" w:color="auto"/>
          </w:divBdr>
        </w:div>
        <w:div w:id="1748459228">
          <w:marLeft w:val="640"/>
          <w:marRight w:val="0"/>
          <w:marTop w:val="0"/>
          <w:marBottom w:val="0"/>
          <w:divBdr>
            <w:top w:val="none" w:sz="0" w:space="0" w:color="auto"/>
            <w:left w:val="none" w:sz="0" w:space="0" w:color="auto"/>
            <w:bottom w:val="none" w:sz="0" w:space="0" w:color="auto"/>
            <w:right w:val="none" w:sz="0" w:space="0" w:color="auto"/>
          </w:divBdr>
        </w:div>
        <w:div w:id="1752507362">
          <w:marLeft w:val="640"/>
          <w:marRight w:val="0"/>
          <w:marTop w:val="0"/>
          <w:marBottom w:val="0"/>
          <w:divBdr>
            <w:top w:val="none" w:sz="0" w:space="0" w:color="auto"/>
            <w:left w:val="none" w:sz="0" w:space="0" w:color="auto"/>
            <w:bottom w:val="none" w:sz="0" w:space="0" w:color="auto"/>
            <w:right w:val="none" w:sz="0" w:space="0" w:color="auto"/>
          </w:divBdr>
        </w:div>
        <w:div w:id="1799490955">
          <w:marLeft w:val="640"/>
          <w:marRight w:val="0"/>
          <w:marTop w:val="0"/>
          <w:marBottom w:val="0"/>
          <w:divBdr>
            <w:top w:val="none" w:sz="0" w:space="0" w:color="auto"/>
            <w:left w:val="none" w:sz="0" w:space="0" w:color="auto"/>
            <w:bottom w:val="none" w:sz="0" w:space="0" w:color="auto"/>
            <w:right w:val="none" w:sz="0" w:space="0" w:color="auto"/>
          </w:divBdr>
        </w:div>
        <w:div w:id="1806849686">
          <w:marLeft w:val="640"/>
          <w:marRight w:val="0"/>
          <w:marTop w:val="0"/>
          <w:marBottom w:val="0"/>
          <w:divBdr>
            <w:top w:val="none" w:sz="0" w:space="0" w:color="auto"/>
            <w:left w:val="none" w:sz="0" w:space="0" w:color="auto"/>
            <w:bottom w:val="none" w:sz="0" w:space="0" w:color="auto"/>
            <w:right w:val="none" w:sz="0" w:space="0" w:color="auto"/>
          </w:divBdr>
        </w:div>
        <w:div w:id="1844323206">
          <w:marLeft w:val="640"/>
          <w:marRight w:val="0"/>
          <w:marTop w:val="0"/>
          <w:marBottom w:val="0"/>
          <w:divBdr>
            <w:top w:val="none" w:sz="0" w:space="0" w:color="auto"/>
            <w:left w:val="none" w:sz="0" w:space="0" w:color="auto"/>
            <w:bottom w:val="none" w:sz="0" w:space="0" w:color="auto"/>
            <w:right w:val="none" w:sz="0" w:space="0" w:color="auto"/>
          </w:divBdr>
        </w:div>
        <w:div w:id="1867324664">
          <w:marLeft w:val="640"/>
          <w:marRight w:val="0"/>
          <w:marTop w:val="0"/>
          <w:marBottom w:val="0"/>
          <w:divBdr>
            <w:top w:val="none" w:sz="0" w:space="0" w:color="auto"/>
            <w:left w:val="none" w:sz="0" w:space="0" w:color="auto"/>
            <w:bottom w:val="none" w:sz="0" w:space="0" w:color="auto"/>
            <w:right w:val="none" w:sz="0" w:space="0" w:color="auto"/>
          </w:divBdr>
        </w:div>
        <w:div w:id="1867987304">
          <w:marLeft w:val="640"/>
          <w:marRight w:val="0"/>
          <w:marTop w:val="0"/>
          <w:marBottom w:val="0"/>
          <w:divBdr>
            <w:top w:val="none" w:sz="0" w:space="0" w:color="auto"/>
            <w:left w:val="none" w:sz="0" w:space="0" w:color="auto"/>
            <w:bottom w:val="none" w:sz="0" w:space="0" w:color="auto"/>
            <w:right w:val="none" w:sz="0" w:space="0" w:color="auto"/>
          </w:divBdr>
        </w:div>
        <w:div w:id="1874031428">
          <w:marLeft w:val="640"/>
          <w:marRight w:val="0"/>
          <w:marTop w:val="0"/>
          <w:marBottom w:val="0"/>
          <w:divBdr>
            <w:top w:val="none" w:sz="0" w:space="0" w:color="auto"/>
            <w:left w:val="none" w:sz="0" w:space="0" w:color="auto"/>
            <w:bottom w:val="none" w:sz="0" w:space="0" w:color="auto"/>
            <w:right w:val="none" w:sz="0" w:space="0" w:color="auto"/>
          </w:divBdr>
        </w:div>
        <w:div w:id="1901479482">
          <w:marLeft w:val="640"/>
          <w:marRight w:val="0"/>
          <w:marTop w:val="0"/>
          <w:marBottom w:val="0"/>
          <w:divBdr>
            <w:top w:val="none" w:sz="0" w:space="0" w:color="auto"/>
            <w:left w:val="none" w:sz="0" w:space="0" w:color="auto"/>
            <w:bottom w:val="none" w:sz="0" w:space="0" w:color="auto"/>
            <w:right w:val="none" w:sz="0" w:space="0" w:color="auto"/>
          </w:divBdr>
        </w:div>
        <w:div w:id="1907757624">
          <w:marLeft w:val="640"/>
          <w:marRight w:val="0"/>
          <w:marTop w:val="0"/>
          <w:marBottom w:val="0"/>
          <w:divBdr>
            <w:top w:val="none" w:sz="0" w:space="0" w:color="auto"/>
            <w:left w:val="none" w:sz="0" w:space="0" w:color="auto"/>
            <w:bottom w:val="none" w:sz="0" w:space="0" w:color="auto"/>
            <w:right w:val="none" w:sz="0" w:space="0" w:color="auto"/>
          </w:divBdr>
        </w:div>
        <w:div w:id="1916471826">
          <w:marLeft w:val="640"/>
          <w:marRight w:val="0"/>
          <w:marTop w:val="0"/>
          <w:marBottom w:val="0"/>
          <w:divBdr>
            <w:top w:val="none" w:sz="0" w:space="0" w:color="auto"/>
            <w:left w:val="none" w:sz="0" w:space="0" w:color="auto"/>
            <w:bottom w:val="none" w:sz="0" w:space="0" w:color="auto"/>
            <w:right w:val="none" w:sz="0" w:space="0" w:color="auto"/>
          </w:divBdr>
        </w:div>
        <w:div w:id="1949199503">
          <w:marLeft w:val="640"/>
          <w:marRight w:val="0"/>
          <w:marTop w:val="0"/>
          <w:marBottom w:val="0"/>
          <w:divBdr>
            <w:top w:val="none" w:sz="0" w:space="0" w:color="auto"/>
            <w:left w:val="none" w:sz="0" w:space="0" w:color="auto"/>
            <w:bottom w:val="none" w:sz="0" w:space="0" w:color="auto"/>
            <w:right w:val="none" w:sz="0" w:space="0" w:color="auto"/>
          </w:divBdr>
        </w:div>
        <w:div w:id="1982685852">
          <w:marLeft w:val="640"/>
          <w:marRight w:val="0"/>
          <w:marTop w:val="0"/>
          <w:marBottom w:val="0"/>
          <w:divBdr>
            <w:top w:val="none" w:sz="0" w:space="0" w:color="auto"/>
            <w:left w:val="none" w:sz="0" w:space="0" w:color="auto"/>
            <w:bottom w:val="none" w:sz="0" w:space="0" w:color="auto"/>
            <w:right w:val="none" w:sz="0" w:space="0" w:color="auto"/>
          </w:divBdr>
        </w:div>
        <w:div w:id="2053072023">
          <w:marLeft w:val="640"/>
          <w:marRight w:val="0"/>
          <w:marTop w:val="0"/>
          <w:marBottom w:val="0"/>
          <w:divBdr>
            <w:top w:val="none" w:sz="0" w:space="0" w:color="auto"/>
            <w:left w:val="none" w:sz="0" w:space="0" w:color="auto"/>
            <w:bottom w:val="none" w:sz="0" w:space="0" w:color="auto"/>
            <w:right w:val="none" w:sz="0" w:space="0" w:color="auto"/>
          </w:divBdr>
        </w:div>
        <w:div w:id="2120293801">
          <w:marLeft w:val="640"/>
          <w:marRight w:val="0"/>
          <w:marTop w:val="0"/>
          <w:marBottom w:val="0"/>
          <w:divBdr>
            <w:top w:val="none" w:sz="0" w:space="0" w:color="auto"/>
            <w:left w:val="none" w:sz="0" w:space="0" w:color="auto"/>
            <w:bottom w:val="none" w:sz="0" w:space="0" w:color="auto"/>
            <w:right w:val="none" w:sz="0" w:space="0" w:color="auto"/>
          </w:divBdr>
        </w:div>
      </w:divsChild>
    </w:div>
    <w:div w:id="113333228">
      <w:bodyDiv w:val="1"/>
      <w:marLeft w:val="0"/>
      <w:marRight w:val="0"/>
      <w:marTop w:val="0"/>
      <w:marBottom w:val="0"/>
      <w:divBdr>
        <w:top w:val="none" w:sz="0" w:space="0" w:color="auto"/>
        <w:left w:val="none" w:sz="0" w:space="0" w:color="auto"/>
        <w:bottom w:val="none" w:sz="0" w:space="0" w:color="auto"/>
        <w:right w:val="none" w:sz="0" w:space="0" w:color="auto"/>
      </w:divBdr>
      <w:divsChild>
        <w:div w:id="28645976">
          <w:marLeft w:val="640"/>
          <w:marRight w:val="0"/>
          <w:marTop w:val="0"/>
          <w:marBottom w:val="0"/>
          <w:divBdr>
            <w:top w:val="none" w:sz="0" w:space="0" w:color="auto"/>
            <w:left w:val="none" w:sz="0" w:space="0" w:color="auto"/>
            <w:bottom w:val="none" w:sz="0" w:space="0" w:color="auto"/>
            <w:right w:val="none" w:sz="0" w:space="0" w:color="auto"/>
          </w:divBdr>
        </w:div>
        <w:div w:id="63719803">
          <w:marLeft w:val="640"/>
          <w:marRight w:val="0"/>
          <w:marTop w:val="0"/>
          <w:marBottom w:val="0"/>
          <w:divBdr>
            <w:top w:val="none" w:sz="0" w:space="0" w:color="auto"/>
            <w:left w:val="none" w:sz="0" w:space="0" w:color="auto"/>
            <w:bottom w:val="none" w:sz="0" w:space="0" w:color="auto"/>
            <w:right w:val="none" w:sz="0" w:space="0" w:color="auto"/>
          </w:divBdr>
        </w:div>
        <w:div w:id="80178656">
          <w:marLeft w:val="640"/>
          <w:marRight w:val="0"/>
          <w:marTop w:val="0"/>
          <w:marBottom w:val="0"/>
          <w:divBdr>
            <w:top w:val="none" w:sz="0" w:space="0" w:color="auto"/>
            <w:left w:val="none" w:sz="0" w:space="0" w:color="auto"/>
            <w:bottom w:val="none" w:sz="0" w:space="0" w:color="auto"/>
            <w:right w:val="none" w:sz="0" w:space="0" w:color="auto"/>
          </w:divBdr>
        </w:div>
        <w:div w:id="89590777">
          <w:marLeft w:val="640"/>
          <w:marRight w:val="0"/>
          <w:marTop w:val="0"/>
          <w:marBottom w:val="0"/>
          <w:divBdr>
            <w:top w:val="none" w:sz="0" w:space="0" w:color="auto"/>
            <w:left w:val="none" w:sz="0" w:space="0" w:color="auto"/>
            <w:bottom w:val="none" w:sz="0" w:space="0" w:color="auto"/>
            <w:right w:val="none" w:sz="0" w:space="0" w:color="auto"/>
          </w:divBdr>
        </w:div>
        <w:div w:id="107748153">
          <w:marLeft w:val="640"/>
          <w:marRight w:val="0"/>
          <w:marTop w:val="0"/>
          <w:marBottom w:val="0"/>
          <w:divBdr>
            <w:top w:val="none" w:sz="0" w:space="0" w:color="auto"/>
            <w:left w:val="none" w:sz="0" w:space="0" w:color="auto"/>
            <w:bottom w:val="none" w:sz="0" w:space="0" w:color="auto"/>
            <w:right w:val="none" w:sz="0" w:space="0" w:color="auto"/>
          </w:divBdr>
        </w:div>
        <w:div w:id="127237254">
          <w:marLeft w:val="640"/>
          <w:marRight w:val="0"/>
          <w:marTop w:val="0"/>
          <w:marBottom w:val="0"/>
          <w:divBdr>
            <w:top w:val="none" w:sz="0" w:space="0" w:color="auto"/>
            <w:left w:val="none" w:sz="0" w:space="0" w:color="auto"/>
            <w:bottom w:val="none" w:sz="0" w:space="0" w:color="auto"/>
            <w:right w:val="none" w:sz="0" w:space="0" w:color="auto"/>
          </w:divBdr>
        </w:div>
        <w:div w:id="140509974">
          <w:marLeft w:val="640"/>
          <w:marRight w:val="0"/>
          <w:marTop w:val="0"/>
          <w:marBottom w:val="0"/>
          <w:divBdr>
            <w:top w:val="none" w:sz="0" w:space="0" w:color="auto"/>
            <w:left w:val="none" w:sz="0" w:space="0" w:color="auto"/>
            <w:bottom w:val="none" w:sz="0" w:space="0" w:color="auto"/>
            <w:right w:val="none" w:sz="0" w:space="0" w:color="auto"/>
          </w:divBdr>
        </w:div>
        <w:div w:id="148207871">
          <w:marLeft w:val="640"/>
          <w:marRight w:val="0"/>
          <w:marTop w:val="0"/>
          <w:marBottom w:val="0"/>
          <w:divBdr>
            <w:top w:val="none" w:sz="0" w:space="0" w:color="auto"/>
            <w:left w:val="none" w:sz="0" w:space="0" w:color="auto"/>
            <w:bottom w:val="none" w:sz="0" w:space="0" w:color="auto"/>
            <w:right w:val="none" w:sz="0" w:space="0" w:color="auto"/>
          </w:divBdr>
        </w:div>
        <w:div w:id="203951084">
          <w:marLeft w:val="640"/>
          <w:marRight w:val="0"/>
          <w:marTop w:val="0"/>
          <w:marBottom w:val="0"/>
          <w:divBdr>
            <w:top w:val="none" w:sz="0" w:space="0" w:color="auto"/>
            <w:left w:val="none" w:sz="0" w:space="0" w:color="auto"/>
            <w:bottom w:val="none" w:sz="0" w:space="0" w:color="auto"/>
            <w:right w:val="none" w:sz="0" w:space="0" w:color="auto"/>
          </w:divBdr>
        </w:div>
        <w:div w:id="208539592">
          <w:marLeft w:val="640"/>
          <w:marRight w:val="0"/>
          <w:marTop w:val="0"/>
          <w:marBottom w:val="0"/>
          <w:divBdr>
            <w:top w:val="none" w:sz="0" w:space="0" w:color="auto"/>
            <w:left w:val="none" w:sz="0" w:space="0" w:color="auto"/>
            <w:bottom w:val="none" w:sz="0" w:space="0" w:color="auto"/>
            <w:right w:val="none" w:sz="0" w:space="0" w:color="auto"/>
          </w:divBdr>
        </w:div>
        <w:div w:id="277957433">
          <w:marLeft w:val="640"/>
          <w:marRight w:val="0"/>
          <w:marTop w:val="0"/>
          <w:marBottom w:val="0"/>
          <w:divBdr>
            <w:top w:val="none" w:sz="0" w:space="0" w:color="auto"/>
            <w:left w:val="none" w:sz="0" w:space="0" w:color="auto"/>
            <w:bottom w:val="none" w:sz="0" w:space="0" w:color="auto"/>
            <w:right w:val="none" w:sz="0" w:space="0" w:color="auto"/>
          </w:divBdr>
        </w:div>
        <w:div w:id="279922489">
          <w:marLeft w:val="640"/>
          <w:marRight w:val="0"/>
          <w:marTop w:val="0"/>
          <w:marBottom w:val="0"/>
          <w:divBdr>
            <w:top w:val="none" w:sz="0" w:space="0" w:color="auto"/>
            <w:left w:val="none" w:sz="0" w:space="0" w:color="auto"/>
            <w:bottom w:val="none" w:sz="0" w:space="0" w:color="auto"/>
            <w:right w:val="none" w:sz="0" w:space="0" w:color="auto"/>
          </w:divBdr>
        </w:div>
        <w:div w:id="290749986">
          <w:marLeft w:val="640"/>
          <w:marRight w:val="0"/>
          <w:marTop w:val="0"/>
          <w:marBottom w:val="0"/>
          <w:divBdr>
            <w:top w:val="none" w:sz="0" w:space="0" w:color="auto"/>
            <w:left w:val="none" w:sz="0" w:space="0" w:color="auto"/>
            <w:bottom w:val="none" w:sz="0" w:space="0" w:color="auto"/>
            <w:right w:val="none" w:sz="0" w:space="0" w:color="auto"/>
          </w:divBdr>
        </w:div>
        <w:div w:id="330452679">
          <w:marLeft w:val="640"/>
          <w:marRight w:val="0"/>
          <w:marTop w:val="0"/>
          <w:marBottom w:val="0"/>
          <w:divBdr>
            <w:top w:val="none" w:sz="0" w:space="0" w:color="auto"/>
            <w:left w:val="none" w:sz="0" w:space="0" w:color="auto"/>
            <w:bottom w:val="none" w:sz="0" w:space="0" w:color="auto"/>
            <w:right w:val="none" w:sz="0" w:space="0" w:color="auto"/>
          </w:divBdr>
        </w:div>
        <w:div w:id="332681982">
          <w:marLeft w:val="640"/>
          <w:marRight w:val="0"/>
          <w:marTop w:val="0"/>
          <w:marBottom w:val="0"/>
          <w:divBdr>
            <w:top w:val="none" w:sz="0" w:space="0" w:color="auto"/>
            <w:left w:val="none" w:sz="0" w:space="0" w:color="auto"/>
            <w:bottom w:val="none" w:sz="0" w:space="0" w:color="auto"/>
            <w:right w:val="none" w:sz="0" w:space="0" w:color="auto"/>
          </w:divBdr>
        </w:div>
        <w:div w:id="341250158">
          <w:marLeft w:val="640"/>
          <w:marRight w:val="0"/>
          <w:marTop w:val="0"/>
          <w:marBottom w:val="0"/>
          <w:divBdr>
            <w:top w:val="none" w:sz="0" w:space="0" w:color="auto"/>
            <w:left w:val="none" w:sz="0" w:space="0" w:color="auto"/>
            <w:bottom w:val="none" w:sz="0" w:space="0" w:color="auto"/>
            <w:right w:val="none" w:sz="0" w:space="0" w:color="auto"/>
          </w:divBdr>
        </w:div>
        <w:div w:id="371538729">
          <w:marLeft w:val="640"/>
          <w:marRight w:val="0"/>
          <w:marTop w:val="0"/>
          <w:marBottom w:val="0"/>
          <w:divBdr>
            <w:top w:val="none" w:sz="0" w:space="0" w:color="auto"/>
            <w:left w:val="none" w:sz="0" w:space="0" w:color="auto"/>
            <w:bottom w:val="none" w:sz="0" w:space="0" w:color="auto"/>
            <w:right w:val="none" w:sz="0" w:space="0" w:color="auto"/>
          </w:divBdr>
        </w:div>
        <w:div w:id="413860920">
          <w:marLeft w:val="640"/>
          <w:marRight w:val="0"/>
          <w:marTop w:val="0"/>
          <w:marBottom w:val="0"/>
          <w:divBdr>
            <w:top w:val="none" w:sz="0" w:space="0" w:color="auto"/>
            <w:left w:val="none" w:sz="0" w:space="0" w:color="auto"/>
            <w:bottom w:val="none" w:sz="0" w:space="0" w:color="auto"/>
            <w:right w:val="none" w:sz="0" w:space="0" w:color="auto"/>
          </w:divBdr>
        </w:div>
        <w:div w:id="423113887">
          <w:marLeft w:val="640"/>
          <w:marRight w:val="0"/>
          <w:marTop w:val="0"/>
          <w:marBottom w:val="0"/>
          <w:divBdr>
            <w:top w:val="none" w:sz="0" w:space="0" w:color="auto"/>
            <w:left w:val="none" w:sz="0" w:space="0" w:color="auto"/>
            <w:bottom w:val="none" w:sz="0" w:space="0" w:color="auto"/>
            <w:right w:val="none" w:sz="0" w:space="0" w:color="auto"/>
          </w:divBdr>
        </w:div>
        <w:div w:id="437485041">
          <w:marLeft w:val="640"/>
          <w:marRight w:val="0"/>
          <w:marTop w:val="0"/>
          <w:marBottom w:val="0"/>
          <w:divBdr>
            <w:top w:val="none" w:sz="0" w:space="0" w:color="auto"/>
            <w:left w:val="none" w:sz="0" w:space="0" w:color="auto"/>
            <w:bottom w:val="none" w:sz="0" w:space="0" w:color="auto"/>
            <w:right w:val="none" w:sz="0" w:space="0" w:color="auto"/>
          </w:divBdr>
        </w:div>
        <w:div w:id="476728985">
          <w:marLeft w:val="640"/>
          <w:marRight w:val="0"/>
          <w:marTop w:val="0"/>
          <w:marBottom w:val="0"/>
          <w:divBdr>
            <w:top w:val="none" w:sz="0" w:space="0" w:color="auto"/>
            <w:left w:val="none" w:sz="0" w:space="0" w:color="auto"/>
            <w:bottom w:val="none" w:sz="0" w:space="0" w:color="auto"/>
            <w:right w:val="none" w:sz="0" w:space="0" w:color="auto"/>
          </w:divBdr>
        </w:div>
        <w:div w:id="485895794">
          <w:marLeft w:val="640"/>
          <w:marRight w:val="0"/>
          <w:marTop w:val="0"/>
          <w:marBottom w:val="0"/>
          <w:divBdr>
            <w:top w:val="none" w:sz="0" w:space="0" w:color="auto"/>
            <w:left w:val="none" w:sz="0" w:space="0" w:color="auto"/>
            <w:bottom w:val="none" w:sz="0" w:space="0" w:color="auto"/>
            <w:right w:val="none" w:sz="0" w:space="0" w:color="auto"/>
          </w:divBdr>
        </w:div>
        <w:div w:id="512650580">
          <w:marLeft w:val="640"/>
          <w:marRight w:val="0"/>
          <w:marTop w:val="0"/>
          <w:marBottom w:val="0"/>
          <w:divBdr>
            <w:top w:val="none" w:sz="0" w:space="0" w:color="auto"/>
            <w:left w:val="none" w:sz="0" w:space="0" w:color="auto"/>
            <w:bottom w:val="none" w:sz="0" w:space="0" w:color="auto"/>
            <w:right w:val="none" w:sz="0" w:space="0" w:color="auto"/>
          </w:divBdr>
        </w:div>
        <w:div w:id="542399426">
          <w:marLeft w:val="640"/>
          <w:marRight w:val="0"/>
          <w:marTop w:val="0"/>
          <w:marBottom w:val="0"/>
          <w:divBdr>
            <w:top w:val="none" w:sz="0" w:space="0" w:color="auto"/>
            <w:left w:val="none" w:sz="0" w:space="0" w:color="auto"/>
            <w:bottom w:val="none" w:sz="0" w:space="0" w:color="auto"/>
            <w:right w:val="none" w:sz="0" w:space="0" w:color="auto"/>
          </w:divBdr>
        </w:div>
        <w:div w:id="606497748">
          <w:marLeft w:val="640"/>
          <w:marRight w:val="0"/>
          <w:marTop w:val="0"/>
          <w:marBottom w:val="0"/>
          <w:divBdr>
            <w:top w:val="none" w:sz="0" w:space="0" w:color="auto"/>
            <w:left w:val="none" w:sz="0" w:space="0" w:color="auto"/>
            <w:bottom w:val="none" w:sz="0" w:space="0" w:color="auto"/>
            <w:right w:val="none" w:sz="0" w:space="0" w:color="auto"/>
          </w:divBdr>
        </w:div>
        <w:div w:id="645089074">
          <w:marLeft w:val="640"/>
          <w:marRight w:val="0"/>
          <w:marTop w:val="0"/>
          <w:marBottom w:val="0"/>
          <w:divBdr>
            <w:top w:val="none" w:sz="0" w:space="0" w:color="auto"/>
            <w:left w:val="none" w:sz="0" w:space="0" w:color="auto"/>
            <w:bottom w:val="none" w:sz="0" w:space="0" w:color="auto"/>
            <w:right w:val="none" w:sz="0" w:space="0" w:color="auto"/>
          </w:divBdr>
        </w:div>
        <w:div w:id="670329232">
          <w:marLeft w:val="640"/>
          <w:marRight w:val="0"/>
          <w:marTop w:val="0"/>
          <w:marBottom w:val="0"/>
          <w:divBdr>
            <w:top w:val="none" w:sz="0" w:space="0" w:color="auto"/>
            <w:left w:val="none" w:sz="0" w:space="0" w:color="auto"/>
            <w:bottom w:val="none" w:sz="0" w:space="0" w:color="auto"/>
            <w:right w:val="none" w:sz="0" w:space="0" w:color="auto"/>
          </w:divBdr>
        </w:div>
        <w:div w:id="683551499">
          <w:marLeft w:val="640"/>
          <w:marRight w:val="0"/>
          <w:marTop w:val="0"/>
          <w:marBottom w:val="0"/>
          <w:divBdr>
            <w:top w:val="none" w:sz="0" w:space="0" w:color="auto"/>
            <w:left w:val="none" w:sz="0" w:space="0" w:color="auto"/>
            <w:bottom w:val="none" w:sz="0" w:space="0" w:color="auto"/>
            <w:right w:val="none" w:sz="0" w:space="0" w:color="auto"/>
          </w:divBdr>
        </w:div>
        <w:div w:id="709889093">
          <w:marLeft w:val="640"/>
          <w:marRight w:val="0"/>
          <w:marTop w:val="0"/>
          <w:marBottom w:val="0"/>
          <w:divBdr>
            <w:top w:val="none" w:sz="0" w:space="0" w:color="auto"/>
            <w:left w:val="none" w:sz="0" w:space="0" w:color="auto"/>
            <w:bottom w:val="none" w:sz="0" w:space="0" w:color="auto"/>
            <w:right w:val="none" w:sz="0" w:space="0" w:color="auto"/>
          </w:divBdr>
        </w:div>
        <w:div w:id="787359823">
          <w:marLeft w:val="640"/>
          <w:marRight w:val="0"/>
          <w:marTop w:val="0"/>
          <w:marBottom w:val="0"/>
          <w:divBdr>
            <w:top w:val="none" w:sz="0" w:space="0" w:color="auto"/>
            <w:left w:val="none" w:sz="0" w:space="0" w:color="auto"/>
            <w:bottom w:val="none" w:sz="0" w:space="0" w:color="auto"/>
            <w:right w:val="none" w:sz="0" w:space="0" w:color="auto"/>
          </w:divBdr>
        </w:div>
        <w:div w:id="828980906">
          <w:marLeft w:val="640"/>
          <w:marRight w:val="0"/>
          <w:marTop w:val="0"/>
          <w:marBottom w:val="0"/>
          <w:divBdr>
            <w:top w:val="none" w:sz="0" w:space="0" w:color="auto"/>
            <w:left w:val="none" w:sz="0" w:space="0" w:color="auto"/>
            <w:bottom w:val="none" w:sz="0" w:space="0" w:color="auto"/>
            <w:right w:val="none" w:sz="0" w:space="0" w:color="auto"/>
          </w:divBdr>
        </w:div>
        <w:div w:id="832841106">
          <w:marLeft w:val="640"/>
          <w:marRight w:val="0"/>
          <w:marTop w:val="0"/>
          <w:marBottom w:val="0"/>
          <w:divBdr>
            <w:top w:val="none" w:sz="0" w:space="0" w:color="auto"/>
            <w:left w:val="none" w:sz="0" w:space="0" w:color="auto"/>
            <w:bottom w:val="none" w:sz="0" w:space="0" w:color="auto"/>
            <w:right w:val="none" w:sz="0" w:space="0" w:color="auto"/>
          </w:divBdr>
        </w:div>
        <w:div w:id="854151409">
          <w:marLeft w:val="640"/>
          <w:marRight w:val="0"/>
          <w:marTop w:val="0"/>
          <w:marBottom w:val="0"/>
          <w:divBdr>
            <w:top w:val="none" w:sz="0" w:space="0" w:color="auto"/>
            <w:left w:val="none" w:sz="0" w:space="0" w:color="auto"/>
            <w:bottom w:val="none" w:sz="0" w:space="0" w:color="auto"/>
            <w:right w:val="none" w:sz="0" w:space="0" w:color="auto"/>
          </w:divBdr>
        </w:div>
        <w:div w:id="874076962">
          <w:marLeft w:val="640"/>
          <w:marRight w:val="0"/>
          <w:marTop w:val="0"/>
          <w:marBottom w:val="0"/>
          <w:divBdr>
            <w:top w:val="none" w:sz="0" w:space="0" w:color="auto"/>
            <w:left w:val="none" w:sz="0" w:space="0" w:color="auto"/>
            <w:bottom w:val="none" w:sz="0" w:space="0" w:color="auto"/>
            <w:right w:val="none" w:sz="0" w:space="0" w:color="auto"/>
          </w:divBdr>
        </w:div>
        <w:div w:id="906384068">
          <w:marLeft w:val="640"/>
          <w:marRight w:val="0"/>
          <w:marTop w:val="0"/>
          <w:marBottom w:val="0"/>
          <w:divBdr>
            <w:top w:val="none" w:sz="0" w:space="0" w:color="auto"/>
            <w:left w:val="none" w:sz="0" w:space="0" w:color="auto"/>
            <w:bottom w:val="none" w:sz="0" w:space="0" w:color="auto"/>
            <w:right w:val="none" w:sz="0" w:space="0" w:color="auto"/>
          </w:divBdr>
        </w:div>
        <w:div w:id="934362897">
          <w:marLeft w:val="640"/>
          <w:marRight w:val="0"/>
          <w:marTop w:val="0"/>
          <w:marBottom w:val="0"/>
          <w:divBdr>
            <w:top w:val="none" w:sz="0" w:space="0" w:color="auto"/>
            <w:left w:val="none" w:sz="0" w:space="0" w:color="auto"/>
            <w:bottom w:val="none" w:sz="0" w:space="0" w:color="auto"/>
            <w:right w:val="none" w:sz="0" w:space="0" w:color="auto"/>
          </w:divBdr>
        </w:div>
        <w:div w:id="947933521">
          <w:marLeft w:val="640"/>
          <w:marRight w:val="0"/>
          <w:marTop w:val="0"/>
          <w:marBottom w:val="0"/>
          <w:divBdr>
            <w:top w:val="none" w:sz="0" w:space="0" w:color="auto"/>
            <w:left w:val="none" w:sz="0" w:space="0" w:color="auto"/>
            <w:bottom w:val="none" w:sz="0" w:space="0" w:color="auto"/>
            <w:right w:val="none" w:sz="0" w:space="0" w:color="auto"/>
          </w:divBdr>
        </w:div>
        <w:div w:id="973489786">
          <w:marLeft w:val="640"/>
          <w:marRight w:val="0"/>
          <w:marTop w:val="0"/>
          <w:marBottom w:val="0"/>
          <w:divBdr>
            <w:top w:val="none" w:sz="0" w:space="0" w:color="auto"/>
            <w:left w:val="none" w:sz="0" w:space="0" w:color="auto"/>
            <w:bottom w:val="none" w:sz="0" w:space="0" w:color="auto"/>
            <w:right w:val="none" w:sz="0" w:space="0" w:color="auto"/>
          </w:divBdr>
        </w:div>
        <w:div w:id="1017850161">
          <w:marLeft w:val="640"/>
          <w:marRight w:val="0"/>
          <w:marTop w:val="0"/>
          <w:marBottom w:val="0"/>
          <w:divBdr>
            <w:top w:val="none" w:sz="0" w:space="0" w:color="auto"/>
            <w:left w:val="none" w:sz="0" w:space="0" w:color="auto"/>
            <w:bottom w:val="none" w:sz="0" w:space="0" w:color="auto"/>
            <w:right w:val="none" w:sz="0" w:space="0" w:color="auto"/>
          </w:divBdr>
        </w:div>
        <w:div w:id="1023552256">
          <w:marLeft w:val="640"/>
          <w:marRight w:val="0"/>
          <w:marTop w:val="0"/>
          <w:marBottom w:val="0"/>
          <w:divBdr>
            <w:top w:val="none" w:sz="0" w:space="0" w:color="auto"/>
            <w:left w:val="none" w:sz="0" w:space="0" w:color="auto"/>
            <w:bottom w:val="none" w:sz="0" w:space="0" w:color="auto"/>
            <w:right w:val="none" w:sz="0" w:space="0" w:color="auto"/>
          </w:divBdr>
        </w:div>
        <w:div w:id="1057319719">
          <w:marLeft w:val="640"/>
          <w:marRight w:val="0"/>
          <w:marTop w:val="0"/>
          <w:marBottom w:val="0"/>
          <w:divBdr>
            <w:top w:val="none" w:sz="0" w:space="0" w:color="auto"/>
            <w:left w:val="none" w:sz="0" w:space="0" w:color="auto"/>
            <w:bottom w:val="none" w:sz="0" w:space="0" w:color="auto"/>
            <w:right w:val="none" w:sz="0" w:space="0" w:color="auto"/>
          </w:divBdr>
        </w:div>
        <w:div w:id="1061363819">
          <w:marLeft w:val="640"/>
          <w:marRight w:val="0"/>
          <w:marTop w:val="0"/>
          <w:marBottom w:val="0"/>
          <w:divBdr>
            <w:top w:val="none" w:sz="0" w:space="0" w:color="auto"/>
            <w:left w:val="none" w:sz="0" w:space="0" w:color="auto"/>
            <w:bottom w:val="none" w:sz="0" w:space="0" w:color="auto"/>
            <w:right w:val="none" w:sz="0" w:space="0" w:color="auto"/>
          </w:divBdr>
        </w:div>
        <w:div w:id="1071271900">
          <w:marLeft w:val="640"/>
          <w:marRight w:val="0"/>
          <w:marTop w:val="0"/>
          <w:marBottom w:val="0"/>
          <w:divBdr>
            <w:top w:val="none" w:sz="0" w:space="0" w:color="auto"/>
            <w:left w:val="none" w:sz="0" w:space="0" w:color="auto"/>
            <w:bottom w:val="none" w:sz="0" w:space="0" w:color="auto"/>
            <w:right w:val="none" w:sz="0" w:space="0" w:color="auto"/>
          </w:divBdr>
        </w:div>
        <w:div w:id="1074158677">
          <w:marLeft w:val="640"/>
          <w:marRight w:val="0"/>
          <w:marTop w:val="0"/>
          <w:marBottom w:val="0"/>
          <w:divBdr>
            <w:top w:val="none" w:sz="0" w:space="0" w:color="auto"/>
            <w:left w:val="none" w:sz="0" w:space="0" w:color="auto"/>
            <w:bottom w:val="none" w:sz="0" w:space="0" w:color="auto"/>
            <w:right w:val="none" w:sz="0" w:space="0" w:color="auto"/>
          </w:divBdr>
        </w:div>
        <w:div w:id="1109200714">
          <w:marLeft w:val="640"/>
          <w:marRight w:val="0"/>
          <w:marTop w:val="0"/>
          <w:marBottom w:val="0"/>
          <w:divBdr>
            <w:top w:val="none" w:sz="0" w:space="0" w:color="auto"/>
            <w:left w:val="none" w:sz="0" w:space="0" w:color="auto"/>
            <w:bottom w:val="none" w:sz="0" w:space="0" w:color="auto"/>
            <w:right w:val="none" w:sz="0" w:space="0" w:color="auto"/>
          </w:divBdr>
        </w:div>
        <w:div w:id="1109666211">
          <w:marLeft w:val="640"/>
          <w:marRight w:val="0"/>
          <w:marTop w:val="0"/>
          <w:marBottom w:val="0"/>
          <w:divBdr>
            <w:top w:val="none" w:sz="0" w:space="0" w:color="auto"/>
            <w:left w:val="none" w:sz="0" w:space="0" w:color="auto"/>
            <w:bottom w:val="none" w:sz="0" w:space="0" w:color="auto"/>
            <w:right w:val="none" w:sz="0" w:space="0" w:color="auto"/>
          </w:divBdr>
        </w:div>
        <w:div w:id="1118597365">
          <w:marLeft w:val="640"/>
          <w:marRight w:val="0"/>
          <w:marTop w:val="0"/>
          <w:marBottom w:val="0"/>
          <w:divBdr>
            <w:top w:val="none" w:sz="0" w:space="0" w:color="auto"/>
            <w:left w:val="none" w:sz="0" w:space="0" w:color="auto"/>
            <w:bottom w:val="none" w:sz="0" w:space="0" w:color="auto"/>
            <w:right w:val="none" w:sz="0" w:space="0" w:color="auto"/>
          </w:divBdr>
        </w:div>
        <w:div w:id="1129663052">
          <w:marLeft w:val="640"/>
          <w:marRight w:val="0"/>
          <w:marTop w:val="0"/>
          <w:marBottom w:val="0"/>
          <w:divBdr>
            <w:top w:val="none" w:sz="0" w:space="0" w:color="auto"/>
            <w:left w:val="none" w:sz="0" w:space="0" w:color="auto"/>
            <w:bottom w:val="none" w:sz="0" w:space="0" w:color="auto"/>
            <w:right w:val="none" w:sz="0" w:space="0" w:color="auto"/>
          </w:divBdr>
        </w:div>
        <w:div w:id="1143472672">
          <w:marLeft w:val="640"/>
          <w:marRight w:val="0"/>
          <w:marTop w:val="0"/>
          <w:marBottom w:val="0"/>
          <w:divBdr>
            <w:top w:val="none" w:sz="0" w:space="0" w:color="auto"/>
            <w:left w:val="none" w:sz="0" w:space="0" w:color="auto"/>
            <w:bottom w:val="none" w:sz="0" w:space="0" w:color="auto"/>
            <w:right w:val="none" w:sz="0" w:space="0" w:color="auto"/>
          </w:divBdr>
        </w:div>
        <w:div w:id="1166748046">
          <w:marLeft w:val="640"/>
          <w:marRight w:val="0"/>
          <w:marTop w:val="0"/>
          <w:marBottom w:val="0"/>
          <w:divBdr>
            <w:top w:val="none" w:sz="0" w:space="0" w:color="auto"/>
            <w:left w:val="none" w:sz="0" w:space="0" w:color="auto"/>
            <w:bottom w:val="none" w:sz="0" w:space="0" w:color="auto"/>
            <w:right w:val="none" w:sz="0" w:space="0" w:color="auto"/>
          </w:divBdr>
        </w:div>
        <w:div w:id="1175152463">
          <w:marLeft w:val="640"/>
          <w:marRight w:val="0"/>
          <w:marTop w:val="0"/>
          <w:marBottom w:val="0"/>
          <w:divBdr>
            <w:top w:val="none" w:sz="0" w:space="0" w:color="auto"/>
            <w:left w:val="none" w:sz="0" w:space="0" w:color="auto"/>
            <w:bottom w:val="none" w:sz="0" w:space="0" w:color="auto"/>
            <w:right w:val="none" w:sz="0" w:space="0" w:color="auto"/>
          </w:divBdr>
        </w:div>
        <w:div w:id="1178547190">
          <w:marLeft w:val="640"/>
          <w:marRight w:val="0"/>
          <w:marTop w:val="0"/>
          <w:marBottom w:val="0"/>
          <w:divBdr>
            <w:top w:val="none" w:sz="0" w:space="0" w:color="auto"/>
            <w:left w:val="none" w:sz="0" w:space="0" w:color="auto"/>
            <w:bottom w:val="none" w:sz="0" w:space="0" w:color="auto"/>
            <w:right w:val="none" w:sz="0" w:space="0" w:color="auto"/>
          </w:divBdr>
        </w:div>
        <w:div w:id="1198278603">
          <w:marLeft w:val="640"/>
          <w:marRight w:val="0"/>
          <w:marTop w:val="0"/>
          <w:marBottom w:val="0"/>
          <w:divBdr>
            <w:top w:val="none" w:sz="0" w:space="0" w:color="auto"/>
            <w:left w:val="none" w:sz="0" w:space="0" w:color="auto"/>
            <w:bottom w:val="none" w:sz="0" w:space="0" w:color="auto"/>
            <w:right w:val="none" w:sz="0" w:space="0" w:color="auto"/>
          </w:divBdr>
        </w:div>
        <w:div w:id="1216284161">
          <w:marLeft w:val="640"/>
          <w:marRight w:val="0"/>
          <w:marTop w:val="0"/>
          <w:marBottom w:val="0"/>
          <w:divBdr>
            <w:top w:val="none" w:sz="0" w:space="0" w:color="auto"/>
            <w:left w:val="none" w:sz="0" w:space="0" w:color="auto"/>
            <w:bottom w:val="none" w:sz="0" w:space="0" w:color="auto"/>
            <w:right w:val="none" w:sz="0" w:space="0" w:color="auto"/>
          </w:divBdr>
        </w:div>
        <w:div w:id="1240092625">
          <w:marLeft w:val="640"/>
          <w:marRight w:val="0"/>
          <w:marTop w:val="0"/>
          <w:marBottom w:val="0"/>
          <w:divBdr>
            <w:top w:val="none" w:sz="0" w:space="0" w:color="auto"/>
            <w:left w:val="none" w:sz="0" w:space="0" w:color="auto"/>
            <w:bottom w:val="none" w:sz="0" w:space="0" w:color="auto"/>
            <w:right w:val="none" w:sz="0" w:space="0" w:color="auto"/>
          </w:divBdr>
        </w:div>
        <w:div w:id="1267424644">
          <w:marLeft w:val="640"/>
          <w:marRight w:val="0"/>
          <w:marTop w:val="0"/>
          <w:marBottom w:val="0"/>
          <w:divBdr>
            <w:top w:val="none" w:sz="0" w:space="0" w:color="auto"/>
            <w:left w:val="none" w:sz="0" w:space="0" w:color="auto"/>
            <w:bottom w:val="none" w:sz="0" w:space="0" w:color="auto"/>
            <w:right w:val="none" w:sz="0" w:space="0" w:color="auto"/>
          </w:divBdr>
        </w:div>
        <w:div w:id="1289821931">
          <w:marLeft w:val="640"/>
          <w:marRight w:val="0"/>
          <w:marTop w:val="0"/>
          <w:marBottom w:val="0"/>
          <w:divBdr>
            <w:top w:val="none" w:sz="0" w:space="0" w:color="auto"/>
            <w:left w:val="none" w:sz="0" w:space="0" w:color="auto"/>
            <w:bottom w:val="none" w:sz="0" w:space="0" w:color="auto"/>
            <w:right w:val="none" w:sz="0" w:space="0" w:color="auto"/>
          </w:divBdr>
        </w:div>
        <w:div w:id="1296254351">
          <w:marLeft w:val="640"/>
          <w:marRight w:val="0"/>
          <w:marTop w:val="0"/>
          <w:marBottom w:val="0"/>
          <w:divBdr>
            <w:top w:val="none" w:sz="0" w:space="0" w:color="auto"/>
            <w:left w:val="none" w:sz="0" w:space="0" w:color="auto"/>
            <w:bottom w:val="none" w:sz="0" w:space="0" w:color="auto"/>
            <w:right w:val="none" w:sz="0" w:space="0" w:color="auto"/>
          </w:divBdr>
        </w:div>
        <w:div w:id="1333069600">
          <w:marLeft w:val="640"/>
          <w:marRight w:val="0"/>
          <w:marTop w:val="0"/>
          <w:marBottom w:val="0"/>
          <w:divBdr>
            <w:top w:val="none" w:sz="0" w:space="0" w:color="auto"/>
            <w:left w:val="none" w:sz="0" w:space="0" w:color="auto"/>
            <w:bottom w:val="none" w:sz="0" w:space="0" w:color="auto"/>
            <w:right w:val="none" w:sz="0" w:space="0" w:color="auto"/>
          </w:divBdr>
        </w:div>
        <w:div w:id="1339383867">
          <w:marLeft w:val="640"/>
          <w:marRight w:val="0"/>
          <w:marTop w:val="0"/>
          <w:marBottom w:val="0"/>
          <w:divBdr>
            <w:top w:val="none" w:sz="0" w:space="0" w:color="auto"/>
            <w:left w:val="none" w:sz="0" w:space="0" w:color="auto"/>
            <w:bottom w:val="none" w:sz="0" w:space="0" w:color="auto"/>
            <w:right w:val="none" w:sz="0" w:space="0" w:color="auto"/>
          </w:divBdr>
        </w:div>
        <w:div w:id="1351908585">
          <w:marLeft w:val="640"/>
          <w:marRight w:val="0"/>
          <w:marTop w:val="0"/>
          <w:marBottom w:val="0"/>
          <w:divBdr>
            <w:top w:val="none" w:sz="0" w:space="0" w:color="auto"/>
            <w:left w:val="none" w:sz="0" w:space="0" w:color="auto"/>
            <w:bottom w:val="none" w:sz="0" w:space="0" w:color="auto"/>
            <w:right w:val="none" w:sz="0" w:space="0" w:color="auto"/>
          </w:divBdr>
        </w:div>
        <w:div w:id="1357392713">
          <w:marLeft w:val="640"/>
          <w:marRight w:val="0"/>
          <w:marTop w:val="0"/>
          <w:marBottom w:val="0"/>
          <w:divBdr>
            <w:top w:val="none" w:sz="0" w:space="0" w:color="auto"/>
            <w:left w:val="none" w:sz="0" w:space="0" w:color="auto"/>
            <w:bottom w:val="none" w:sz="0" w:space="0" w:color="auto"/>
            <w:right w:val="none" w:sz="0" w:space="0" w:color="auto"/>
          </w:divBdr>
        </w:div>
        <w:div w:id="1360735628">
          <w:marLeft w:val="640"/>
          <w:marRight w:val="0"/>
          <w:marTop w:val="0"/>
          <w:marBottom w:val="0"/>
          <w:divBdr>
            <w:top w:val="none" w:sz="0" w:space="0" w:color="auto"/>
            <w:left w:val="none" w:sz="0" w:space="0" w:color="auto"/>
            <w:bottom w:val="none" w:sz="0" w:space="0" w:color="auto"/>
            <w:right w:val="none" w:sz="0" w:space="0" w:color="auto"/>
          </w:divBdr>
        </w:div>
        <w:div w:id="1379430208">
          <w:marLeft w:val="640"/>
          <w:marRight w:val="0"/>
          <w:marTop w:val="0"/>
          <w:marBottom w:val="0"/>
          <w:divBdr>
            <w:top w:val="none" w:sz="0" w:space="0" w:color="auto"/>
            <w:left w:val="none" w:sz="0" w:space="0" w:color="auto"/>
            <w:bottom w:val="none" w:sz="0" w:space="0" w:color="auto"/>
            <w:right w:val="none" w:sz="0" w:space="0" w:color="auto"/>
          </w:divBdr>
        </w:div>
        <w:div w:id="1383405381">
          <w:marLeft w:val="640"/>
          <w:marRight w:val="0"/>
          <w:marTop w:val="0"/>
          <w:marBottom w:val="0"/>
          <w:divBdr>
            <w:top w:val="none" w:sz="0" w:space="0" w:color="auto"/>
            <w:left w:val="none" w:sz="0" w:space="0" w:color="auto"/>
            <w:bottom w:val="none" w:sz="0" w:space="0" w:color="auto"/>
            <w:right w:val="none" w:sz="0" w:space="0" w:color="auto"/>
          </w:divBdr>
        </w:div>
        <w:div w:id="1395931347">
          <w:marLeft w:val="640"/>
          <w:marRight w:val="0"/>
          <w:marTop w:val="0"/>
          <w:marBottom w:val="0"/>
          <w:divBdr>
            <w:top w:val="none" w:sz="0" w:space="0" w:color="auto"/>
            <w:left w:val="none" w:sz="0" w:space="0" w:color="auto"/>
            <w:bottom w:val="none" w:sz="0" w:space="0" w:color="auto"/>
            <w:right w:val="none" w:sz="0" w:space="0" w:color="auto"/>
          </w:divBdr>
        </w:div>
        <w:div w:id="1412586030">
          <w:marLeft w:val="640"/>
          <w:marRight w:val="0"/>
          <w:marTop w:val="0"/>
          <w:marBottom w:val="0"/>
          <w:divBdr>
            <w:top w:val="none" w:sz="0" w:space="0" w:color="auto"/>
            <w:left w:val="none" w:sz="0" w:space="0" w:color="auto"/>
            <w:bottom w:val="none" w:sz="0" w:space="0" w:color="auto"/>
            <w:right w:val="none" w:sz="0" w:space="0" w:color="auto"/>
          </w:divBdr>
        </w:div>
        <w:div w:id="1438017529">
          <w:marLeft w:val="640"/>
          <w:marRight w:val="0"/>
          <w:marTop w:val="0"/>
          <w:marBottom w:val="0"/>
          <w:divBdr>
            <w:top w:val="none" w:sz="0" w:space="0" w:color="auto"/>
            <w:left w:val="none" w:sz="0" w:space="0" w:color="auto"/>
            <w:bottom w:val="none" w:sz="0" w:space="0" w:color="auto"/>
            <w:right w:val="none" w:sz="0" w:space="0" w:color="auto"/>
          </w:divBdr>
        </w:div>
        <w:div w:id="1474449926">
          <w:marLeft w:val="640"/>
          <w:marRight w:val="0"/>
          <w:marTop w:val="0"/>
          <w:marBottom w:val="0"/>
          <w:divBdr>
            <w:top w:val="none" w:sz="0" w:space="0" w:color="auto"/>
            <w:left w:val="none" w:sz="0" w:space="0" w:color="auto"/>
            <w:bottom w:val="none" w:sz="0" w:space="0" w:color="auto"/>
            <w:right w:val="none" w:sz="0" w:space="0" w:color="auto"/>
          </w:divBdr>
        </w:div>
        <w:div w:id="1485124568">
          <w:marLeft w:val="640"/>
          <w:marRight w:val="0"/>
          <w:marTop w:val="0"/>
          <w:marBottom w:val="0"/>
          <w:divBdr>
            <w:top w:val="none" w:sz="0" w:space="0" w:color="auto"/>
            <w:left w:val="none" w:sz="0" w:space="0" w:color="auto"/>
            <w:bottom w:val="none" w:sz="0" w:space="0" w:color="auto"/>
            <w:right w:val="none" w:sz="0" w:space="0" w:color="auto"/>
          </w:divBdr>
        </w:div>
        <w:div w:id="1492329621">
          <w:marLeft w:val="640"/>
          <w:marRight w:val="0"/>
          <w:marTop w:val="0"/>
          <w:marBottom w:val="0"/>
          <w:divBdr>
            <w:top w:val="none" w:sz="0" w:space="0" w:color="auto"/>
            <w:left w:val="none" w:sz="0" w:space="0" w:color="auto"/>
            <w:bottom w:val="none" w:sz="0" w:space="0" w:color="auto"/>
            <w:right w:val="none" w:sz="0" w:space="0" w:color="auto"/>
          </w:divBdr>
        </w:div>
        <w:div w:id="1499728416">
          <w:marLeft w:val="640"/>
          <w:marRight w:val="0"/>
          <w:marTop w:val="0"/>
          <w:marBottom w:val="0"/>
          <w:divBdr>
            <w:top w:val="none" w:sz="0" w:space="0" w:color="auto"/>
            <w:left w:val="none" w:sz="0" w:space="0" w:color="auto"/>
            <w:bottom w:val="none" w:sz="0" w:space="0" w:color="auto"/>
            <w:right w:val="none" w:sz="0" w:space="0" w:color="auto"/>
          </w:divBdr>
        </w:div>
        <w:div w:id="1517840686">
          <w:marLeft w:val="640"/>
          <w:marRight w:val="0"/>
          <w:marTop w:val="0"/>
          <w:marBottom w:val="0"/>
          <w:divBdr>
            <w:top w:val="none" w:sz="0" w:space="0" w:color="auto"/>
            <w:left w:val="none" w:sz="0" w:space="0" w:color="auto"/>
            <w:bottom w:val="none" w:sz="0" w:space="0" w:color="auto"/>
            <w:right w:val="none" w:sz="0" w:space="0" w:color="auto"/>
          </w:divBdr>
        </w:div>
        <w:div w:id="1532495291">
          <w:marLeft w:val="640"/>
          <w:marRight w:val="0"/>
          <w:marTop w:val="0"/>
          <w:marBottom w:val="0"/>
          <w:divBdr>
            <w:top w:val="none" w:sz="0" w:space="0" w:color="auto"/>
            <w:left w:val="none" w:sz="0" w:space="0" w:color="auto"/>
            <w:bottom w:val="none" w:sz="0" w:space="0" w:color="auto"/>
            <w:right w:val="none" w:sz="0" w:space="0" w:color="auto"/>
          </w:divBdr>
        </w:div>
        <w:div w:id="1580823111">
          <w:marLeft w:val="640"/>
          <w:marRight w:val="0"/>
          <w:marTop w:val="0"/>
          <w:marBottom w:val="0"/>
          <w:divBdr>
            <w:top w:val="none" w:sz="0" w:space="0" w:color="auto"/>
            <w:left w:val="none" w:sz="0" w:space="0" w:color="auto"/>
            <w:bottom w:val="none" w:sz="0" w:space="0" w:color="auto"/>
            <w:right w:val="none" w:sz="0" w:space="0" w:color="auto"/>
          </w:divBdr>
        </w:div>
        <w:div w:id="1608543190">
          <w:marLeft w:val="640"/>
          <w:marRight w:val="0"/>
          <w:marTop w:val="0"/>
          <w:marBottom w:val="0"/>
          <w:divBdr>
            <w:top w:val="none" w:sz="0" w:space="0" w:color="auto"/>
            <w:left w:val="none" w:sz="0" w:space="0" w:color="auto"/>
            <w:bottom w:val="none" w:sz="0" w:space="0" w:color="auto"/>
            <w:right w:val="none" w:sz="0" w:space="0" w:color="auto"/>
          </w:divBdr>
        </w:div>
        <w:div w:id="1638416660">
          <w:marLeft w:val="640"/>
          <w:marRight w:val="0"/>
          <w:marTop w:val="0"/>
          <w:marBottom w:val="0"/>
          <w:divBdr>
            <w:top w:val="none" w:sz="0" w:space="0" w:color="auto"/>
            <w:left w:val="none" w:sz="0" w:space="0" w:color="auto"/>
            <w:bottom w:val="none" w:sz="0" w:space="0" w:color="auto"/>
            <w:right w:val="none" w:sz="0" w:space="0" w:color="auto"/>
          </w:divBdr>
        </w:div>
        <w:div w:id="1700887920">
          <w:marLeft w:val="640"/>
          <w:marRight w:val="0"/>
          <w:marTop w:val="0"/>
          <w:marBottom w:val="0"/>
          <w:divBdr>
            <w:top w:val="none" w:sz="0" w:space="0" w:color="auto"/>
            <w:left w:val="none" w:sz="0" w:space="0" w:color="auto"/>
            <w:bottom w:val="none" w:sz="0" w:space="0" w:color="auto"/>
            <w:right w:val="none" w:sz="0" w:space="0" w:color="auto"/>
          </w:divBdr>
        </w:div>
        <w:div w:id="1723209134">
          <w:marLeft w:val="640"/>
          <w:marRight w:val="0"/>
          <w:marTop w:val="0"/>
          <w:marBottom w:val="0"/>
          <w:divBdr>
            <w:top w:val="none" w:sz="0" w:space="0" w:color="auto"/>
            <w:left w:val="none" w:sz="0" w:space="0" w:color="auto"/>
            <w:bottom w:val="none" w:sz="0" w:space="0" w:color="auto"/>
            <w:right w:val="none" w:sz="0" w:space="0" w:color="auto"/>
          </w:divBdr>
        </w:div>
        <w:div w:id="1733500786">
          <w:marLeft w:val="640"/>
          <w:marRight w:val="0"/>
          <w:marTop w:val="0"/>
          <w:marBottom w:val="0"/>
          <w:divBdr>
            <w:top w:val="none" w:sz="0" w:space="0" w:color="auto"/>
            <w:left w:val="none" w:sz="0" w:space="0" w:color="auto"/>
            <w:bottom w:val="none" w:sz="0" w:space="0" w:color="auto"/>
            <w:right w:val="none" w:sz="0" w:space="0" w:color="auto"/>
          </w:divBdr>
        </w:div>
        <w:div w:id="1746299477">
          <w:marLeft w:val="640"/>
          <w:marRight w:val="0"/>
          <w:marTop w:val="0"/>
          <w:marBottom w:val="0"/>
          <w:divBdr>
            <w:top w:val="none" w:sz="0" w:space="0" w:color="auto"/>
            <w:left w:val="none" w:sz="0" w:space="0" w:color="auto"/>
            <w:bottom w:val="none" w:sz="0" w:space="0" w:color="auto"/>
            <w:right w:val="none" w:sz="0" w:space="0" w:color="auto"/>
          </w:divBdr>
        </w:div>
        <w:div w:id="1764648588">
          <w:marLeft w:val="640"/>
          <w:marRight w:val="0"/>
          <w:marTop w:val="0"/>
          <w:marBottom w:val="0"/>
          <w:divBdr>
            <w:top w:val="none" w:sz="0" w:space="0" w:color="auto"/>
            <w:left w:val="none" w:sz="0" w:space="0" w:color="auto"/>
            <w:bottom w:val="none" w:sz="0" w:space="0" w:color="auto"/>
            <w:right w:val="none" w:sz="0" w:space="0" w:color="auto"/>
          </w:divBdr>
        </w:div>
        <w:div w:id="1776628053">
          <w:marLeft w:val="640"/>
          <w:marRight w:val="0"/>
          <w:marTop w:val="0"/>
          <w:marBottom w:val="0"/>
          <w:divBdr>
            <w:top w:val="none" w:sz="0" w:space="0" w:color="auto"/>
            <w:left w:val="none" w:sz="0" w:space="0" w:color="auto"/>
            <w:bottom w:val="none" w:sz="0" w:space="0" w:color="auto"/>
            <w:right w:val="none" w:sz="0" w:space="0" w:color="auto"/>
          </w:divBdr>
        </w:div>
        <w:div w:id="1778207789">
          <w:marLeft w:val="640"/>
          <w:marRight w:val="0"/>
          <w:marTop w:val="0"/>
          <w:marBottom w:val="0"/>
          <w:divBdr>
            <w:top w:val="none" w:sz="0" w:space="0" w:color="auto"/>
            <w:left w:val="none" w:sz="0" w:space="0" w:color="auto"/>
            <w:bottom w:val="none" w:sz="0" w:space="0" w:color="auto"/>
            <w:right w:val="none" w:sz="0" w:space="0" w:color="auto"/>
          </w:divBdr>
        </w:div>
        <w:div w:id="1778674090">
          <w:marLeft w:val="640"/>
          <w:marRight w:val="0"/>
          <w:marTop w:val="0"/>
          <w:marBottom w:val="0"/>
          <w:divBdr>
            <w:top w:val="none" w:sz="0" w:space="0" w:color="auto"/>
            <w:left w:val="none" w:sz="0" w:space="0" w:color="auto"/>
            <w:bottom w:val="none" w:sz="0" w:space="0" w:color="auto"/>
            <w:right w:val="none" w:sz="0" w:space="0" w:color="auto"/>
          </w:divBdr>
        </w:div>
        <w:div w:id="1784687402">
          <w:marLeft w:val="640"/>
          <w:marRight w:val="0"/>
          <w:marTop w:val="0"/>
          <w:marBottom w:val="0"/>
          <w:divBdr>
            <w:top w:val="none" w:sz="0" w:space="0" w:color="auto"/>
            <w:left w:val="none" w:sz="0" w:space="0" w:color="auto"/>
            <w:bottom w:val="none" w:sz="0" w:space="0" w:color="auto"/>
            <w:right w:val="none" w:sz="0" w:space="0" w:color="auto"/>
          </w:divBdr>
        </w:div>
        <w:div w:id="1790775921">
          <w:marLeft w:val="640"/>
          <w:marRight w:val="0"/>
          <w:marTop w:val="0"/>
          <w:marBottom w:val="0"/>
          <w:divBdr>
            <w:top w:val="none" w:sz="0" w:space="0" w:color="auto"/>
            <w:left w:val="none" w:sz="0" w:space="0" w:color="auto"/>
            <w:bottom w:val="none" w:sz="0" w:space="0" w:color="auto"/>
            <w:right w:val="none" w:sz="0" w:space="0" w:color="auto"/>
          </w:divBdr>
        </w:div>
        <w:div w:id="1864316762">
          <w:marLeft w:val="640"/>
          <w:marRight w:val="0"/>
          <w:marTop w:val="0"/>
          <w:marBottom w:val="0"/>
          <w:divBdr>
            <w:top w:val="none" w:sz="0" w:space="0" w:color="auto"/>
            <w:left w:val="none" w:sz="0" w:space="0" w:color="auto"/>
            <w:bottom w:val="none" w:sz="0" w:space="0" w:color="auto"/>
            <w:right w:val="none" w:sz="0" w:space="0" w:color="auto"/>
          </w:divBdr>
        </w:div>
        <w:div w:id="1872524091">
          <w:marLeft w:val="640"/>
          <w:marRight w:val="0"/>
          <w:marTop w:val="0"/>
          <w:marBottom w:val="0"/>
          <w:divBdr>
            <w:top w:val="none" w:sz="0" w:space="0" w:color="auto"/>
            <w:left w:val="none" w:sz="0" w:space="0" w:color="auto"/>
            <w:bottom w:val="none" w:sz="0" w:space="0" w:color="auto"/>
            <w:right w:val="none" w:sz="0" w:space="0" w:color="auto"/>
          </w:divBdr>
        </w:div>
        <w:div w:id="1883204999">
          <w:marLeft w:val="640"/>
          <w:marRight w:val="0"/>
          <w:marTop w:val="0"/>
          <w:marBottom w:val="0"/>
          <w:divBdr>
            <w:top w:val="none" w:sz="0" w:space="0" w:color="auto"/>
            <w:left w:val="none" w:sz="0" w:space="0" w:color="auto"/>
            <w:bottom w:val="none" w:sz="0" w:space="0" w:color="auto"/>
            <w:right w:val="none" w:sz="0" w:space="0" w:color="auto"/>
          </w:divBdr>
        </w:div>
        <w:div w:id="1894198032">
          <w:marLeft w:val="640"/>
          <w:marRight w:val="0"/>
          <w:marTop w:val="0"/>
          <w:marBottom w:val="0"/>
          <w:divBdr>
            <w:top w:val="none" w:sz="0" w:space="0" w:color="auto"/>
            <w:left w:val="none" w:sz="0" w:space="0" w:color="auto"/>
            <w:bottom w:val="none" w:sz="0" w:space="0" w:color="auto"/>
            <w:right w:val="none" w:sz="0" w:space="0" w:color="auto"/>
          </w:divBdr>
        </w:div>
        <w:div w:id="1897739072">
          <w:marLeft w:val="640"/>
          <w:marRight w:val="0"/>
          <w:marTop w:val="0"/>
          <w:marBottom w:val="0"/>
          <w:divBdr>
            <w:top w:val="none" w:sz="0" w:space="0" w:color="auto"/>
            <w:left w:val="none" w:sz="0" w:space="0" w:color="auto"/>
            <w:bottom w:val="none" w:sz="0" w:space="0" w:color="auto"/>
            <w:right w:val="none" w:sz="0" w:space="0" w:color="auto"/>
          </w:divBdr>
        </w:div>
        <w:div w:id="1906985202">
          <w:marLeft w:val="640"/>
          <w:marRight w:val="0"/>
          <w:marTop w:val="0"/>
          <w:marBottom w:val="0"/>
          <w:divBdr>
            <w:top w:val="none" w:sz="0" w:space="0" w:color="auto"/>
            <w:left w:val="none" w:sz="0" w:space="0" w:color="auto"/>
            <w:bottom w:val="none" w:sz="0" w:space="0" w:color="auto"/>
            <w:right w:val="none" w:sz="0" w:space="0" w:color="auto"/>
          </w:divBdr>
        </w:div>
        <w:div w:id="1908956519">
          <w:marLeft w:val="640"/>
          <w:marRight w:val="0"/>
          <w:marTop w:val="0"/>
          <w:marBottom w:val="0"/>
          <w:divBdr>
            <w:top w:val="none" w:sz="0" w:space="0" w:color="auto"/>
            <w:left w:val="none" w:sz="0" w:space="0" w:color="auto"/>
            <w:bottom w:val="none" w:sz="0" w:space="0" w:color="auto"/>
            <w:right w:val="none" w:sz="0" w:space="0" w:color="auto"/>
          </w:divBdr>
        </w:div>
        <w:div w:id="1924219799">
          <w:marLeft w:val="640"/>
          <w:marRight w:val="0"/>
          <w:marTop w:val="0"/>
          <w:marBottom w:val="0"/>
          <w:divBdr>
            <w:top w:val="none" w:sz="0" w:space="0" w:color="auto"/>
            <w:left w:val="none" w:sz="0" w:space="0" w:color="auto"/>
            <w:bottom w:val="none" w:sz="0" w:space="0" w:color="auto"/>
            <w:right w:val="none" w:sz="0" w:space="0" w:color="auto"/>
          </w:divBdr>
        </w:div>
        <w:div w:id="1950238579">
          <w:marLeft w:val="640"/>
          <w:marRight w:val="0"/>
          <w:marTop w:val="0"/>
          <w:marBottom w:val="0"/>
          <w:divBdr>
            <w:top w:val="none" w:sz="0" w:space="0" w:color="auto"/>
            <w:left w:val="none" w:sz="0" w:space="0" w:color="auto"/>
            <w:bottom w:val="none" w:sz="0" w:space="0" w:color="auto"/>
            <w:right w:val="none" w:sz="0" w:space="0" w:color="auto"/>
          </w:divBdr>
        </w:div>
        <w:div w:id="1953200095">
          <w:marLeft w:val="640"/>
          <w:marRight w:val="0"/>
          <w:marTop w:val="0"/>
          <w:marBottom w:val="0"/>
          <w:divBdr>
            <w:top w:val="none" w:sz="0" w:space="0" w:color="auto"/>
            <w:left w:val="none" w:sz="0" w:space="0" w:color="auto"/>
            <w:bottom w:val="none" w:sz="0" w:space="0" w:color="auto"/>
            <w:right w:val="none" w:sz="0" w:space="0" w:color="auto"/>
          </w:divBdr>
        </w:div>
        <w:div w:id="1963149789">
          <w:marLeft w:val="640"/>
          <w:marRight w:val="0"/>
          <w:marTop w:val="0"/>
          <w:marBottom w:val="0"/>
          <w:divBdr>
            <w:top w:val="none" w:sz="0" w:space="0" w:color="auto"/>
            <w:left w:val="none" w:sz="0" w:space="0" w:color="auto"/>
            <w:bottom w:val="none" w:sz="0" w:space="0" w:color="auto"/>
            <w:right w:val="none" w:sz="0" w:space="0" w:color="auto"/>
          </w:divBdr>
        </w:div>
        <w:div w:id="1998730382">
          <w:marLeft w:val="640"/>
          <w:marRight w:val="0"/>
          <w:marTop w:val="0"/>
          <w:marBottom w:val="0"/>
          <w:divBdr>
            <w:top w:val="none" w:sz="0" w:space="0" w:color="auto"/>
            <w:left w:val="none" w:sz="0" w:space="0" w:color="auto"/>
            <w:bottom w:val="none" w:sz="0" w:space="0" w:color="auto"/>
            <w:right w:val="none" w:sz="0" w:space="0" w:color="auto"/>
          </w:divBdr>
        </w:div>
        <w:div w:id="1998874381">
          <w:marLeft w:val="640"/>
          <w:marRight w:val="0"/>
          <w:marTop w:val="0"/>
          <w:marBottom w:val="0"/>
          <w:divBdr>
            <w:top w:val="none" w:sz="0" w:space="0" w:color="auto"/>
            <w:left w:val="none" w:sz="0" w:space="0" w:color="auto"/>
            <w:bottom w:val="none" w:sz="0" w:space="0" w:color="auto"/>
            <w:right w:val="none" w:sz="0" w:space="0" w:color="auto"/>
          </w:divBdr>
        </w:div>
        <w:div w:id="2003190599">
          <w:marLeft w:val="640"/>
          <w:marRight w:val="0"/>
          <w:marTop w:val="0"/>
          <w:marBottom w:val="0"/>
          <w:divBdr>
            <w:top w:val="none" w:sz="0" w:space="0" w:color="auto"/>
            <w:left w:val="none" w:sz="0" w:space="0" w:color="auto"/>
            <w:bottom w:val="none" w:sz="0" w:space="0" w:color="auto"/>
            <w:right w:val="none" w:sz="0" w:space="0" w:color="auto"/>
          </w:divBdr>
        </w:div>
        <w:div w:id="2026705543">
          <w:marLeft w:val="640"/>
          <w:marRight w:val="0"/>
          <w:marTop w:val="0"/>
          <w:marBottom w:val="0"/>
          <w:divBdr>
            <w:top w:val="none" w:sz="0" w:space="0" w:color="auto"/>
            <w:left w:val="none" w:sz="0" w:space="0" w:color="auto"/>
            <w:bottom w:val="none" w:sz="0" w:space="0" w:color="auto"/>
            <w:right w:val="none" w:sz="0" w:space="0" w:color="auto"/>
          </w:divBdr>
        </w:div>
        <w:div w:id="2032415434">
          <w:marLeft w:val="640"/>
          <w:marRight w:val="0"/>
          <w:marTop w:val="0"/>
          <w:marBottom w:val="0"/>
          <w:divBdr>
            <w:top w:val="none" w:sz="0" w:space="0" w:color="auto"/>
            <w:left w:val="none" w:sz="0" w:space="0" w:color="auto"/>
            <w:bottom w:val="none" w:sz="0" w:space="0" w:color="auto"/>
            <w:right w:val="none" w:sz="0" w:space="0" w:color="auto"/>
          </w:divBdr>
        </w:div>
        <w:div w:id="2069526724">
          <w:marLeft w:val="640"/>
          <w:marRight w:val="0"/>
          <w:marTop w:val="0"/>
          <w:marBottom w:val="0"/>
          <w:divBdr>
            <w:top w:val="none" w:sz="0" w:space="0" w:color="auto"/>
            <w:left w:val="none" w:sz="0" w:space="0" w:color="auto"/>
            <w:bottom w:val="none" w:sz="0" w:space="0" w:color="auto"/>
            <w:right w:val="none" w:sz="0" w:space="0" w:color="auto"/>
          </w:divBdr>
        </w:div>
      </w:divsChild>
    </w:div>
    <w:div w:id="146358124">
      <w:bodyDiv w:val="1"/>
      <w:marLeft w:val="0"/>
      <w:marRight w:val="0"/>
      <w:marTop w:val="0"/>
      <w:marBottom w:val="0"/>
      <w:divBdr>
        <w:top w:val="none" w:sz="0" w:space="0" w:color="auto"/>
        <w:left w:val="none" w:sz="0" w:space="0" w:color="auto"/>
        <w:bottom w:val="none" w:sz="0" w:space="0" w:color="auto"/>
        <w:right w:val="none" w:sz="0" w:space="0" w:color="auto"/>
      </w:divBdr>
      <w:divsChild>
        <w:div w:id="10691511">
          <w:marLeft w:val="640"/>
          <w:marRight w:val="0"/>
          <w:marTop w:val="0"/>
          <w:marBottom w:val="0"/>
          <w:divBdr>
            <w:top w:val="none" w:sz="0" w:space="0" w:color="auto"/>
            <w:left w:val="none" w:sz="0" w:space="0" w:color="auto"/>
            <w:bottom w:val="none" w:sz="0" w:space="0" w:color="auto"/>
            <w:right w:val="none" w:sz="0" w:space="0" w:color="auto"/>
          </w:divBdr>
        </w:div>
        <w:div w:id="32312040">
          <w:marLeft w:val="640"/>
          <w:marRight w:val="0"/>
          <w:marTop w:val="0"/>
          <w:marBottom w:val="0"/>
          <w:divBdr>
            <w:top w:val="none" w:sz="0" w:space="0" w:color="auto"/>
            <w:left w:val="none" w:sz="0" w:space="0" w:color="auto"/>
            <w:bottom w:val="none" w:sz="0" w:space="0" w:color="auto"/>
            <w:right w:val="none" w:sz="0" w:space="0" w:color="auto"/>
          </w:divBdr>
        </w:div>
        <w:div w:id="153690394">
          <w:marLeft w:val="640"/>
          <w:marRight w:val="0"/>
          <w:marTop w:val="0"/>
          <w:marBottom w:val="0"/>
          <w:divBdr>
            <w:top w:val="none" w:sz="0" w:space="0" w:color="auto"/>
            <w:left w:val="none" w:sz="0" w:space="0" w:color="auto"/>
            <w:bottom w:val="none" w:sz="0" w:space="0" w:color="auto"/>
            <w:right w:val="none" w:sz="0" w:space="0" w:color="auto"/>
          </w:divBdr>
        </w:div>
        <w:div w:id="167062769">
          <w:marLeft w:val="640"/>
          <w:marRight w:val="0"/>
          <w:marTop w:val="0"/>
          <w:marBottom w:val="0"/>
          <w:divBdr>
            <w:top w:val="none" w:sz="0" w:space="0" w:color="auto"/>
            <w:left w:val="none" w:sz="0" w:space="0" w:color="auto"/>
            <w:bottom w:val="none" w:sz="0" w:space="0" w:color="auto"/>
            <w:right w:val="none" w:sz="0" w:space="0" w:color="auto"/>
          </w:divBdr>
        </w:div>
        <w:div w:id="217136563">
          <w:marLeft w:val="640"/>
          <w:marRight w:val="0"/>
          <w:marTop w:val="0"/>
          <w:marBottom w:val="0"/>
          <w:divBdr>
            <w:top w:val="none" w:sz="0" w:space="0" w:color="auto"/>
            <w:left w:val="none" w:sz="0" w:space="0" w:color="auto"/>
            <w:bottom w:val="none" w:sz="0" w:space="0" w:color="auto"/>
            <w:right w:val="none" w:sz="0" w:space="0" w:color="auto"/>
          </w:divBdr>
        </w:div>
        <w:div w:id="235022305">
          <w:marLeft w:val="640"/>
          <w:marRight w:val="0"/>
          <w:marTop w:val="0"/>
          <w:marBottom w:val="0"/>
          <w:divBdr>
            <w:top w:val="none" w:sz="0" w:space="0" w:color="auto"/>
            <w:left w:val="none" w:sz="0" w:space="0" w:color="auto"/>
            <w:bottom w:val="none" w:sz="0" w:space="0" w:color="auto"/>
            <w:right w:val="none" w:sz="0" w:space="0" w:color="auto"/>
          </w:divBdr>
        </w:div>
        <w:div w:id="267546450">
          <w:marLeft w:val="640"/>
          <w:marRight w:val="0"/>
          <w:marTop w:val="0"/>
          <w:marBottom w:val="0"/>
          <w:divBdr>
            <w:top w:val="none" w:sz="0" w:space="0" w:color="auto"/>
            <w:left w:val="none" w:sz="0" w:space="0" w:color="auto"/>
            <w:bottom w:val="none" w:sz="0" w:space="0" w:color="auto"/>
            <w:right w:val="none" w:sz="0" w:space="0" w:color="auto"/>
          </w:divBdr>
        </w:div>
        <w:div w:id="327755350">
          <w:marLeft w:val="640"/>
          <w:marRight w:val="0"/>
          <w:marTop w:val="0"/>
          <w:marBottom w:val="0"/>
          <w:divBdr>
            <w:top w:val="none" w:sz="0" w:space="0" w:color="auto"/>
            <w:left w:val="none" w:sz="0" w:space="0" w:color="auto"/>
            <w:bottom w:val="none" w:sz="0" w:space="0" w:color="auto"/>
            <w:right w:val="none" w:sz="0" w:space="0" w:color="auto"/>
          </w:divBdr>
        </w:div>
        <w:div w:id="344553792">
          <w:marLeft w:val="640"/>
          <w:marRight w:val="0"/>
          <w:marTop w:val="0"/>
          <w:marBottom w:val="0"/>
          <w:divBdr>
            <w:top w:val="none" w:sz="0" w:space="0" w:color="auto"/>
            <w:left w:val="none" w:sz="0" w:space="0" w:color="auto"/>
            <w:bottom w:val="none" w:sz="0" w:space="0" w:color="auto"/>
            <w:right w:val="none" w:sz="0" w:space="0" w:color="auto"/>
          </w:divBdr>
        </w:div>
        <w:div w:id="382800820">
          <w:marLeft w:val="640"/>
          <w:marRight w:val="0"/>
          <w:marTop w:val="0"/>
          <w:marBottom w:val="0"/>
          <w:divBdr>
            <w:top w:val="none" w:sz="0" w:space="0" w:color="auto"/>
            <w:left w:val="none" w:sz="0" w:space="0" w:color="auto"/>
            <w:bottom w:val="none" w:sz="0" w:space="0" w:color="auto"/>
            <w:right w:val="none" w:sz="0" w:space="0" w:color="auto"/>
          </w:divBdr>
        </w:div>
        <w:div w:id="432632405">
          <w:marLeft w:val="640"/>
          <w:marRight w:val="0"/>
          <w:marTop w:val="0"/>
          <w:marBottom w:val="0"/>
          <w:divBdr>
            <w:top w:val="none" w:sz="0" w:space="0" w:color="auto"/>
            <w:left w:val="none" w:sz="0" w:space="0" w:color="auto"/>
            <w:bottom w:val="none" w:sz="0" w:space="0" w:color="auto"/>
            <w:right w:val="none" w:sz="0" w:space="0" w:color="auto"/>
          </w:divBdr>
        </w:div>
        <w:div w:id="450591637">
          <w:marLeft w:val="640"/>
          <w:marRight w:val="0"/>
          <w:marTop w:val="0"/>
          <w:marBottom w:val="0"/>
          <w:divBdr>
            <w:top w:val="none" w:sz="0" w:space="0" w:color="auto"/>
            <w:left w:val="none" w:sz="0" w:space="0" w:color="auto"/>
            <w:bottom w:val="none" w:sz="0" w:space="0" w:color="auto"/>
            <w:right w:val="none" w:sz="0" w:space="0" w:color="auto"/>
          </w:divBdr>
        </w:div>
        <w:div w:id="460803880">
          <w:marLeft w:val="640"/>
          <w:marRight w:val="0"/>
          <w:marTop w:val="0"/>
          <w:marBottom w:val="0"/>
          <w:divBdr>
            <w:top w:val="none" w:sz="0" w:space="0" w:color="auto"/>
            <w:left w:val="none" w:sz="0" w:space="0" w:color="auto"/>
            <w:bottom w:val="none" w:sz="0" w:space="0" w:color="auto"/>
            <w:right w:val="none" w:sz="0" w:space="0" w:color="auto"/>
          </w:divBdr>
        </w:div>
        <w:div w:id="463693852">
          <w:marLeft w:val="640"/>
          <w:marRight w:val="0"/>
          <w:marTop w:val="0"/>
          <w:marBottom w:val="0"/>
          <w:divBdr>
            <w:top w:val="none" w:sz="0" w:space="0" w:color="auto"/>
            <w:left w:val="none" w:sz="0" w:space="0" w:color="auto"/>
            <w:bottom w:val="none" w:sz="0" w:space="0" w:color="auto"/>
            <w:right w:val="none" w:sz="0" w:space="0" w:color="auto"/>
          </w:divBdr>
        </w:div>
        <w:div w:id="610166109">
          <w:marLeft w:val="640"/>
          <w:marRight w:val="0"/>
          <w:marTop w:val="0"/>
          <w:marBottom w:val="0"/>
          <w:divBdr>
            <w:top w:val="none" w:sz="0" w:space="0" w:color="auto"/>
            <w:left w:val="none" w:sz="0" w:space="0" w:color="auto"/>
            <w:bottom w:val="none" w:sz="0" w:space="0" w:color="auto"/>
            <w:right w:val="none" w:sz="0" w:space="0" w:color="auto"/>
          </w:divBdr>
        </w:div>
        <w:div w:id="628165281">
          <w:marLeft w:val="640"/>
          <w:marRight w:val="0"/>
          <w:marTop w:val="0"/>
          <w:marBottom w:val="0"/>
          <w:divBdr>
            <w:top w:val="none" w:sz="0" w:space="0" w:color="auto"/>
            <w:left w:val="none" w:sz="0" w:space="0" w:color="auto"/>
            <w:bottom w:val="none" w:sz="0" w:space="0" w:color="auto"/>
            <w:right w:val="none" w:sz="0" w:space="0" w:color="auto"/>
          </w:divBdr>
        </w:div>
        <w:div w:id="667371794">
          <w:marLeft w:val="640"/>
          <w:marRight w:val="0"/>
          <w:marTop w:val="0"/>
          <w:marBottom w:val="0"/>
          <w:divBdr>
            <w:top w:val="none" w:sz="0" w:space="0" w:color="auto"/>
            <w:left w:val="none" w:sz="0" w:space="0" w:color="auto"/>
            <w:bottom w:val="none" w:sz="0" w:space="0" w:color="auto"/>
            <w:right w:val="none" w:sz="0" w:space="0" w:color="auto"/>
          </w:divBdr>
        </w:div>
        <w:div w:id="689646442">
          <w:marLeft w:val="640"/>
          <w:marRight w:val="0"/>
          <w:marTop w:val="0"/>
          <w:marBottom w:val="0"/>
          <w:divBdr>
            <w:top w:val="none" w:sz="0" w:space="0" w:color="auto"/>
            <w:left w:val="none" w:sz="0" w:space="0" w:color="auto"/>
            <w:bottom w:val="none" w:sz="0" w:space="0" w:color="auto"/>
            <w:right w:val="none" w:sz="0" w:space="0" w:color="auto"/>
          </w:divBdr>
        </w:div>
        <w:div w:id="764494574">
          <w:marLeft w:val="640"/>
          <w:marRight w:val="0"/>
          <w:marTop w:val="0"/>
          <w:marBottom w:val="0"/>
          <w:divBdr>
            <w:top w:val="none" w:sz="0" w:space="0" w:color="auto"/>
            <w:left w:val="none" w:sz="0" w:space="0" w:color="auto"/>
            <w:bottom w:val="none" w:sz="0" w:space="0" w:color="auto"/>
            <w:right w:val="none" w:sz="0" w:space="0" w:color="auto"/>
          </w:divBdr>
        </w:div>
        <w:div w:id="780760910">
          <w:marLeft w:val="640"/>
          <w:marRight w:val="0"/>
          <w:marTop w:val="0"/>
          <w:marBottom w:val="0"/>
          <w:divBdr>
            <w:top w:val="none" w:sz="0" w:space="0" w:color="auto"/>
            <w:left w:val="none" w:sz="0" w:space="0" w:color="auto"/>
            <w:bottom w:val="none" w:sz="0" w:space="0" w:color="auto"/>
            <w:right w:val="none" w:sz="0" w:space="0" w:color="auto"/>
          </w:divBdr>
        </w:div>
        <w:div w:id="799151629">
          <w:marLeft w:val="640"/>
          <w:marRight w:val="0"/>
          <w:marTop w:val="0"/>
          <w:marBottom w:val="0"/>
          <w:divBdr>
            <w:top w:val="none" w:sz="0" w:space="0" w:color="auto"/>
            <w:left w:val="none" w:sz="0" w:space="0" w:color="auto"/>
            <w:bottom w:val="none" w:sz="0" w:space="0" w:color="auto"/>
            <w:right w:val="none" w:sz="0" w:space="0" w:color="auto"/>
          </w:divBdr>
        </w:div>
        <w:div w:id="800002078">
          <w:marLeft w:val="640"/>
          <w:marRight w:val="0"/>
          <w:marTop w:val="0"/>
          <w:marBottom w:val="0"/>
          <w:divBdr>
            <w:top w:val="none" w:sz="0" w:space="0" w:color="auto"/>
            <w:left w:val="none" w:sz="0" w:space="0" w:color="auto"/>
            <w:bottom w:val="none" w:sz="0" w:space="0" w:color="auto"/>
            <w:right w:val="none" w:sz="0" w:space="0" w:color="auto"/>
          </w:divBdr>
        </w:div>
        <w:div w:id="806626712">
          <w:marLeft w:val="640"/>
          <w:marRight w:val="0"/>
          <w:marTop w:val="0"/>
          <w:marBottom w:val="0"/>
          <w:divBdr>
            <w:top w:val="none" w:sz="0" w:space="0" w:color="auto"/>
            <w:left w:val="none" w:sz="0" w:space="0" w:color="auto"/>
            <w:bottom w:val="none" w:sz="0" w:space="0" w:color="auto"/>
            <w:right w:val="none" w:sz="0" w:space="0" w:color="auto"/>
          </w:divBdr>
        </w:div>
        <w:div w:id="842823080">
          <w:marLeft w:val="640"/>
          <w:marRight w:val="0"/>
          <w:marTop w:val="0"/>
          <w:marBottom w:val="0"/>
          <w:divBdr>
            <w:top w:val="none" w:sz="0" w:space="0" w:color="auto"/>
            <w:left w:val="none" w:sz="0" w:space="0" w:color="auto"/>
            <w:bottom w:val="none" w:sz="0" w:space="0" w:color="auto"/>
            <w:right w:val="none" w:sz="0" w:space="0" w:color="auto"/>
          </w:divBdr>
        </w:div>
        <w:div w:id="845948500">
          <w:marLeft w:val="640"/>
          <w:marRight w:val="0"/>
          <w:marTop w:val="0"/>
          <w:marBottom w:val="0"/>
          <w:divBdr>
            <w:top w:val="none" w:sz="0" w:space="0" w:color="auto"/>
            <w:left w:val="none" w:sz="0" w:space="0" w:color="auto"/>
            <w:bottom w:val="none" w:sz="0" w:space="0" w:color="auto"/>
            <w:right w:val="none" w:sz="0" w:space="0" w:color="auto"/>
          </w:divBdr>
        </w:div>
        <w:div w:id="872155101">
          <w:marLeft w:val="640"/>
          <w:marRight w:val="0"/>
          <w:marTop w:val="0"/>
          <w:marBottom w:val="0"/>
          <w:divBdr>
            <w:top w:val="none" w:sz="0" w:space="0" w:color="auto"/>
            <w:left w:val="none" w:sz="0" w:space="0" w:color="auto"/>
            <w:bottom w:val="none" w:sz="0" w:space="0" w:color="auto"/>
            <w:right w:val="none" w:sz="0" w:space="0" w:color="auto"/>
          </w:divBdr>
        </w:div>
        <w:div w:id="874005485">
          <w:marLeft w:val="640"/>
          <w:marRight w:val="0"/>
          <w:marTop w:val="0"/>
          <w:marBottom w:val="0"/>
          <w:divBdr>
            <w:top w:val="none" w:sz="0" w:space="0" w:color="auto"/>
            <w:left w:val="none" w:sz="0" w:space="0" w:color="auto"/>
            <w:bottom w:val="none" w:sz="0" w:space="0" w:color="auto"/>
            <w:right w:val="none" w:sz="0" w:space="0" w:color="auto"/>
          </w:divBdr>
        </w:div>
        <w:div w:id="885071298">
          <w:marLeft w:val="640"/>
          <w:marRight w:val="0"/>
          <w:marTop w:val="0"/>
          <w:marBottom w:val="0"/>
          <w:divBdr>
            <w:top w:val="none" w:sz="0" w:space="0" w:color="auto"/>
            <w:left w:val="none" w:sz="0" w:space="0" w:color="auto"/>
            <w:bottom w:val="none" w:sz="0" w:space="0" w:color="auto"/>
            <w:right w:val="none" w:sz="0" w:space="0" w:color="auto"/>
          </w:divBdr>
        </w:div>
        <w:div w:id="911507243">
          <w:marLeft w:val="640"/>
          <w:marRight w:val="0"/>
          <w:marTop w:val="0"/>
          <w:marBottom w:val="0"/>
          <w:divBdr>
            <w:top w:val="none" w:sz="0" w:space="0" w:color="auto"/>
            <w:left w:val="none" w:sz="0" w:space="0" w:color="auto"/>
            <w:bottom w:val="none" w:sz="0" w:space="0" w:color="auto"/>
            <w:right w:val="none" w:sz="0" w:space="0" w:color="auto"/>
          </w:divBdr>
        </w:div>
        <w:div w:id="926040082">
          <w:marLeft w:val="640"/>
          <w:marRight w:val="0"/>
          <w:marTop w:val="0"/>
          <w:marBottom w:val="0"/>
          <w:divBdr>
            <w:top w:val="none" w:sz="0" w:space="0" w:color="auto"/>
            <w:left w:val="none" w:sz="0" w:space="0" w:color="auto"/>
            <w:bottom w:val="none" w:sz="0" w:space="0" w:color="auto"/>
            <w:right w:val="none" w:sz="0" w:space="0" w:color="auto"/>
          </w:divBdr>
        </w:div>
        <w:div w:id="975840148">
          <w:marLeft w:val="640"/>
          <w:marRight w:val="0"/>
          <w:marTop w:val="0"/>
          <w:marBottom w:val="0"/>
          <w:divBdr>
            <w:top w:val="none" w:sz="0" w:space="0" w:color="auto"/>
            <w:left w:val="none" w:sz="0" w:space="0" w:color="auto"/>
            <w:bottom w:val="none" w:sz="0" w:space="0" w:color="auto"/>
            <w:right w:val="none" w:sz="0" w:space="0" w:color="auto"/>
          </w:divBdr>
        </w:div>
        <w:div w:id="997420211">
          <w:marLeft w:val="640"/>
          <w:marRight w:val="0"/>
          <w:marTop w:val="0"/>
          <w:marBottom w:val="0"/>
          <w:divBdr>
            <w:top w:val="none" w:sz="0" w:space="0" w:color="auto"/>
            <w:left w:val="none" w:sz="0" w:space="0" w:color="auto"/>
            <w:bottom w:val="none" w:sz="0" w:space="0" w:color="auto"/>
            <w:right w:val="none" w:sz="0" w:space="0" w:color="auto"/>
          </w:divBdr>
        </w:div>
        <w:div w:id="998462214">
          <w:marLeft w:val="640"/>
          <w:marRight w:val="0"/>
          <w:marTop w:val="0"/>
          <w:marBottom w:val="0"/>
          <w:divBdr>
            <w:top w:val="none" w:sz="0" w:space="0" w:color="auto"/>
            <w:left w:val="none" w:sz="0" w:space="0" w:color="auto"/>
            <w:bottom w:val="none" w:sz="0" w:space="0" w:color="auto"/>
            <w:right w:val="none" w:sz="0" w:space="0" w:color="auto"/>
          </w:divBdr>
        </w:div>
        <w:div w:id="1020009967">
          <w:marLeft w:val="640"/>
          <w:marRight w:val="0"/>
          <w:marTop w:val="0"/>
          <w:marBottom w:val="0"/>
          <w:divBdr>
            <w:top w:val="none" w:sz="0" w:space="0" w:color="auto"/>
            <w:left w:val="none" w:sz="0" w:space="0" w:color="auto"/>
            <w:bottom w:val="none" w:sz="0" w:space="0" w:color="auto"/>
            <w:right w:val="none" w:sz="0" w:space="0" w:color="auto"/>
          </w:divBdr>
        </w:div>
        <w:div w:id="1031104484">
          <w:marLeft w:val="640"/>
          <w:marRight w:val="0"/>
          <w:marTop w:val="0"/>
          <w:marBottom w:val="0"/>
          <w:divBdr>
            <w:top w:val="none" w:sz="0" w:space="0" w:color="auto"/>
            <w:left w:val="none" w:sz="0" w:space="0" w:color="auto"/>
            <w:bottom w:val="none" w:sz="0" w:space="0" w:color="auto"/>
            <w:right w:val="none" w:sz="0" w:space="0" w:color="auto"/>
          </w:divBdr>
        </w:div>
        <w:div w:id="1069116780">
          <w:marLeft w:val="640"/>
          <w:marRight w:val="0"/>
          <w:marTop w:val="0"/>
          <w:marBottom w:val="0"/>
          <w:divBdr>
            <w:top w:val="none" w:sz="0" w:space="0" w:color="auto"/>
            <w:left w:val="none" w:sz="0" w:space="0" w:color="auto"/>
            <w:bottom w:val="none" w:sz="0" w:space="0" w:color="auto"/>
            <w:right w:val="none" w:sz="0" w:space="0" w:color="auto"/>
          </w:divBdr>
        </w:div>
        <w:div w:id="1094520945">
          <w:marLeft w:val="640"/>
          <w:marRight w:val="0"/>
          <w:marTop w:val="0"/>
          <w:marBottom w:val="0"/>
          <w:divBdr>
            <w:top w:val="none" w:sz="0" w:space="0" w:color="auto"/>
            <w:left w:val="none" w:sz="0" w:space="0" w:color="auto"/>
            <w:bottom w:val="none" w:sz="0" w:space="0" w:color="auto"/>
            <w:right w:val="none" w:sz="0" w:space="0" w:color="auto"/>
          </w:divBdr>
        </w:div>
        <w:div w:id="1108351222">
          <w:marLeft w:val="640"/>
          <w:marRight w:val="0"/>
          <w:marTop w:val="0"/>
          <w:marBottom w:val="0"/>
          <w:divBdr>
            <w:top w:val="none" w:sz="0" w:space="0" w:color="auto"/>
            <w:left w:val="none" w:sz="0" w:space="0" w:color="auto"/>
            <w:bottom w:val="none" w:sz="0" w:space="0" w:color="auto"/>
            <w:right w:val="none" w:sz="0" w:space="0" w:color="auto"/>
          </w:divBdr>
        </w:div>
        <w:div w:id="1124301837">
          <w:marLeft w:val="640"/>
          <w:marRight w:val="0"/>
          <w:marTop w:val="0"/>
          <w:marBottom w:val="0"/>
          <w:divBdr>
            <w:top w:val="none" w:sz="0" w:space="0" w:color="auto"/>
            <w:left w:val="none" w:sz="0" w:space="0" w:color="auto"/>
            <w:bottom w:val="none" w:sz="0" w:space="0" w:color="auto"/>
            <w:right w:val="none" w:sz="0" w:space="0" w:color="auto"/>
          </w:divBdr>
        </w:div>
        <w:div w:id="1129710749">
          <w:marLeft w:val="640"/>
          <w:marRight w:val="0"/>
          <w:marTop w:val="0"/>
          <w:marBottom w:val="0"/>
          <w:divBdr>
            <w:top w:val="none" w:sz="0" w:space="0" w:color="auto"/>
            <w:left w:val="none" w:sz="0" w:space="0" w:color="auto"/>
            <w:bottom w:val="none" w:sz="0" w:space="0" w:color="auto"/>
            <w:right w:val="none" w:sz="0" w:space="0" w:color="auto"/>
          </w:divBdr>
        </w:div>
        <w:div w:id="1138109764">
          <w:marLeft w:val="640"/>
          <w:marRight w:val="0"/>
          <w:marTop w:val="0"/>
          <w:marBottom w:val="0"/>
          <w:divBdr>
            <w:top w:val="none" w:sz="0" w:space="0" w:color="auto"/>
            <w:left w:val="none" w:sz="0" w:space="0" w:color="auto"/>
            <w:bottom w:val="none" w:sz="0" w:space="0" w:color="auto"/>
            <w:right w:val="none" w:sz="0" w:space="0" w:color="auto"/>
          </w:divBdr>
        </w:div>
        <w:div w:id="1148860990">
          <w:marLeft w:val="640"/>
          <w:marRight w:val="0"/>
          <w:marTop w:val="0"/>
          <w:marBottom w:val="0"/>
          <w:divBdr>
            <w:top w:val="none" w:sz="0" w:space="0" w:color="auto"/>
            <w:left w:val="none" w:sz="0" w:space="0" w:color="auto"/>
            <w:bottom w:val="none" w:sz="0" w:space="0" w:color="auto"/>
            <w:right w:val="none" w:sz="0" w:space="0" w:color="auto"/>
          </w:divBdr>
        </w:div>
        <w:div w:id="1176462894">
          <w:marLeft w:val="640"/>
          <w:marRight w:val="0"/>
          <w:marTop w:val="0"/>
          <w:marBottom w:val="0"/>
          <w:divBdr>
            <w:top w:val="none" w:sz="0" w:space="0" w:color="auto"/>
            <w:left w:val="none" w:sz="0" w:space="0" w:color="auto"/>
            <w:bottom w:val="none" w:sz="0" w:space="0" w:color="auto"/>
            <w:right w:val="none" w:sz="0" w:space="0" w:color="auto"/>
          </w:divBdr>
        </w:div>
        <w:div w:id="1191994358">
          <w:marLeft w:val="640"/>
          <w:marRight w:val="0"/>
          <w:marTop w:val="0"/>
          <w:marBottom w:val="0"/>
          <w:divBdr>
            <w:top w:val="none" w:sz="0" w:space="0" w:color="auto"/>
            <w:left w:val="none" w:sz="0" w:space="0" w:color="auto"/>
            <w:bottom w:val="none" w:sz="0" w:space="0" w:color="auto"/>
            <w:right w:val="none" w:sz="0" w:space="0" w:color="auto"/>
          </w:divBdr>
        </w:div>
        <w:div w:id="1203057166">
          <w:marLeft w:val="640"/>
          <w:marRight w:val="0"/>
          <w:marTop w:val="0"/>
          <w:marBottom w:val="0"/>
          <w:divBdr>
            <w:top w:val="none" w:sz="0" w:space="0" w:color="auto"/>
            <w:left w:val="none" w:sz="0" w:space="0" w:color="auto"/>
            <w:bottom w:val="none" w:sz="0" w:space="0" w:color="auto"/>
            <w:right w:val="none" w:sz="0" w:space="0" w:color="auto"/>
          </w:divBdr>
        </w:div>
        <w:div w:id="1229731103">
          <w:marLeft w:val="640"/>
          <w:marRight w:val="0"/>
          <w:marTop w:val="0"/>
          <w:marBottom w:val="0"/>
          <w:divBdr>
            <w:top w:val="none" w:sz="0" w:space="0" w:color="auto"/>
            <w:left w:val="none" w:sz="0" w:space="0" w:color="auto"/>
            <w:bottom w:val="none" w:sz="0" w:space="0" w:color="auto"/>
            <w:right w:val="none" w:sz="0" w:space="0" w:color="auto"/>
          </w:divBdr>
        </w:div>
        <w:div w:id="1241259181">
          <w:marLeft w:val="640"/>
          <w:marRight w:val="0"/>
          <w:marTop w:val="0"/>
          <w:marBottom w:val="0"/>
          <w:divBdr>
            <w:top w:val="none" w:sz="0" w:space="0" w:color="auto"/>
            <w:left w:val="none" w:sz="0" w:space="0" w:color="auto"/>
            <w:bottom w:val="none" w:sz="0" w:space="0" w:color="auto"/>
            <w:right w:val="none" w:sz="0" w:space="0" w:color="auto"/>
          </w:divBdr>
        </w:div>
        <w:div w:id="1241797159">
          <w:marLeft w:val="640"/>
          <w:marRight w:val="0"/>
          <w:marTop w:val="0"/>
          <w:marBottom w:val="0"/>
          <w:divBdr>
            <w:top w:val="none" w:sz="0" w:space="0" w:color="auto"/>
            <w:left w:val="none" w:sz="0" w:space="0" w:color="auto"/>
            <w:bottom w:val="none" w:sz="0" w:space="0" w:color="auto"/>
            <w:right w:val="none" w:sz="0" w:space="0" w:color="auto"/>
          </w:divBdr>
        </w:div>
        <w:div w:id="1258296197">
          <w:marLeft w:val="640"/>
          <w:marRight w:val="0"/>
          <w:marTop w:val="0"/>
          <w:marBottom w:val="0"/>
          <w:divBdr>
            <w:top w:val="none" w:sz="0" w:space="0" w:color="auto"/>
            <w:left w:val="none" w:sz="0" w:space="0" w:color="auto"/>
            <w:bottom w:val="none" w:sz="0" w:space="0" w:color="auto"/>
            <w:right w:val="none" w:sz="0" w:space="0" w:color="auto"/>
          </w:divBdr>
        </w:div>
        <w:div w:id="1267999531">
          <w:marLeft w:val="640"/>
          <w:marRight w:val="0"/>
          <w:marTop w:val="0"/>
          <w:marBottom w:val="0"/>
          <w:divBdr>
            <w:top w:val="none" w:sz="0" w:space="0" w:color="auto"/>
            <w:left w:val="none" w:sz="0" w:space="0" w:color="auto"/>
            <w:bottom w:val="none" w:sz="0" w:space="0" w:color="auto"/>
            <w:right w:val="none" w:sz="0" w:space="0" w:color="auto"/>
          </w:divBdr>
        </w:div>
        <w:div w:id="1274022620">
          <w:marLeft w:val="640"/>
          <w:marRight w:val="0"/>
          <w:marTop w:val="0"/>
          <w:marBottom w:val="0"/>
          <w:divBdr>
            <w:top w:val="none" w:sz="0" w:space="0" w:color="auto"/>
            <w:left w:val="none" w:sz="0" w:space="0" w:color="auto"/>
            <w:bottom w:val="none" w:sz="0" w:space="0" w:color="auto"/>
            <w:right w:val="none" w:sz="0" w:space="0" w:color="auto"/>
          </w:divBdr>
        </w:div>
        <w:div w:id="1274554864">
          <w:marLeft w:val="640"/>
          <w:marRight w:val="0"/>
          <w:marTop w:val="0"/>
          <w:marBottom w:val="0"/>
          <w:divBdr>
            <w:top w:val="none" w:sz="0" w:space="0" w:color="auto"/>
            <w:left w:val="none" w:sz="0" w:space="0" w:color="auto"/>
            <w:bottom w:val="none" w:sz="0" w:space="0" w:color="auto"/>
            <w:right w:val="none" w:sz="0" w:space="0" w:color="auto"/>
          </w:divBdr>
        </w:div>
        <w:div w:id="1288897989">
          <w:marLeft w:val="640"/>
          <w:marRight w:val="0"/>
          <w:marTop w:val="0"/>
          <w:marBottom w:val="0"/>
          <w:divBdr>
            <w:top w:val="none" w:sz="0" w:space="0" w:color="auto"/>
            <w:left w:val="none" w:sz="0" w:space="0" w:color="auto"/>
            <w:bottom w:val="none" w:sz="0" w:space="0" w:color="auto"/>
            <w:right w:val="none" w:sz="0" w:space="0" w:color="auto"/>
          </w:divBdr>
        </w:div>
        <w:div w:id="1290015563">
          <w:marLeft w:val="640"/>
          <w:marRight w:val="0"/>
          <w:marTop w:val="0"/>
          <w:marBottom w:val="0"/>
          <w:divBdr>
            <w:top w:val="none" w:sz="0" w:space="0" w:color="auto"/>
            <w:left w:val="none" w:sz="0" w:space="0" w:color="auto"/>
            <w:bottom w:val="none" w:sz="0" w:space="0" w:color="auto"/>
            <w:right w:val="none" w:sz="0" w:space="0" w:color="auto"/>
          </w:divBdr>
        </w:div>
        <w:div w:id="1297221150">
          <w:marLeft w:val="640"/>
          <w:marRight w:val="0"/>
          <w:marTop w:val="0"/>
          <w:marBottom w:val="0"/>
          <w:divBdr>
            <w:top w:val="none" w:sz="0" w:space="0" w:color="auto"/>
            <w:left w:val="none" w:sz="0" w:space="0" w:color="auto"/>
            <w:bottom w:val="none" w:sz="0" w:space="0" w:color="auto"/>
            <w:right w:val="none" w:sz="0" w:space="0" w:color="auto"/>
          </w:divBdr>
        </w:div>
        <w:div w:id="1300577219">
          <w:marLeft w:val="640"/>
          <w:marRight w:val="0"/>
          <w:marTop w:val="0"/>
          <w:marBottom w:val="0"/>
          <w:divBdr>
            <w:top w:val="none" w:sz="0" w:space="0" w:color="auto"/>
            <w:left w:val="none" w:sz="0" w:space="0" w:color="auto"/>
            <w:bottom w:val="none" w:sz="0" w:space="0" w:color="auto"/>
            <w:right w:val="none" w:sz="0" w:space="0" w:color="auto"/>
          </w:divBdr>
        </w:div>
        <w:div w:id="1337418624">
          <w:marLeft w:val="640"/>
          <w:marRight w:val="0"/>
          <w:marTop w:val="0"/>
          <w:marBottom w:val="0"/>
          <w:divBdr>
            <w:top w:val="none" w:sz="0" w:space="0" w:color="auto"/>
            <w:left w:val="none" w:sz="0" w:space="0" w:color="auto"/>
            <w:bottom w:val="none" w:sz="0" w:space="0" w:color="auto"/>
            <w:right w:val="none" w:sz="0" w:space="0" w:color="auto"/>
          </w:divBdr>
        </w:div>
        <w:div w:id="1359283765">
          <w:marLeft w:val="640"/>
          <w:marRight w:val="0"/>
          <w:marTop w:val="0"/>
          <w:marBottom w:val="0"/>
          <w:divBdr>
            <w:top w:val="none" w:sz="0" w:space="0" w:color="auto"/>
            <w:left w:val="none" w:sz="0" w:space="0" w:color="auto"/>
            <w:bottom w:val="none" w:sz="0" w:space="0" w:color="auto"/>
            <w:right w:val="none" w:sz="0" w:space="0" w:color="auto"/>
          </w:divBdr>
        </w:div>
        <w:div w:id="1419326656">
          <w:marLeft w:val="640"/>
          <w:marRight w:val="0"/>
          <w:marTop w:val="0"/>
          <w:marBottom w:val="0"/>
          <w:divBdr>
            <w:top w:val="none" w:sz="0" w:space="0" w:color="auto"/>
            <w:left w:val="none" w:sz="0" w:space="0" w:color="auto"/>
            <w:bottom w:val="none" w:sz="0" w:space="0" w:color="auto"/>
            <w:right w:val="none" w:sz="0" w:space="0" w:color="auto"/>
          </w:divBdr>
        </w:div>
        <w:div w:id="1453279756">
          <w:marLeft w:val="640"/>
          <w:marRight w:val="0"/>
          <w:marTop w:val="0"/>
          <w:marBottom w:val="0"/>
          <w:divBdr>
            <w:top w:val="none" w:sz="0" w:space="0" w:color="auto"/>
            <w:left w:val="none" w:sz="0" w:space="0" w:color="auto"/>
            <w:bottom w:val="none" w:sz="0" w:space="0" w:color="auto"/>
            <w:right w:val="none" w:sz="0" w:space="0" w:color="auto"/>
          </w:divBdr>
        </w:div>
        <w:div w:id="1531841468">
          <w:marLeft w:val="640"/>
          <w:marRight w:val="0"/>
          <w:marTop w:val="0"/>
          <w:marBottom w:val="0"/>
          <w:divBdr>
            <w:top w:val="none" w:sz="0" w:space="0" w:color="auto"/>
            <w:left w:val="none" w:sz="0" w:space="0" w:color="auto"/>
            <w:bottom w:val="none" w:sz="0" w:space="0" w:color="auto"/>
            <w:right w:val="none" w:sz="0" w:space="0" w:color="auto"/>
          </w:divBdr>
        </w:div>
        <w:div w:id="1559239364">
          <w:marLeft w:val="640"/>
          <w:marRight w:val="0"/>
          <w:marTop w:val="0"/>
          <w:marBottom w:val="0"/>
          <w:divBdr>
            <w:top w:val="none" w:sz="0" w:space="0" w:color="auto"/>
            <w:left w:val="none" w:sz="0" w:space="0" w:color="auto"/>
            <w:bottom w:val="none" w:sz="0" w:space="0" w:color="auto"/>
            <w:right w:val="none" w:sz="0" w:space="0" w:color="auto"/>
          </w:divBdr>
        </w:div>
        <w:div w:id="1591814581">
          <w:marLeft w:val="640"/>
          <w:marRight w:val="0"/>
          <w:marTop w:val="0"/>
          <w:marBottom w:val="0"/>
          <w:divBdr>
            <w:top w:val="none" w:sz="0" w:space="0" w:color="auto"/>
            <w:left w:val="none" w:sz="0" w:space="0" w:color="auto"/>
            <w:bottom w:val="none" w:sz="0" w:space="0" w:color="auto"/>
            <w:right w:val="none" w:sz="0" w:space="0" w:color="auto"/>
          </w:divBdr>
        </w:div>
        <w:div w:id="1601572814">
          <w:marLeft w:val="640"/>
          <w:marRight w:val="0"/>
          <w:marTop w:val="0"/>
          <w:marBottom w:val="0"/>
          <w:divBdr>
            <w:top w:val="none" w:sz="0" w:space="0" w:color="auto"/>
            <w:left w:val="none" w:sz="0" w:space="0" w:color="auto"/>
            <w:bottom w:val="none" w:sz="0" w:space="0" w:color="auto"/>
            <w:right w:val="none" w:sz="0" w:space="0" w:color="auto"/>
          </w:divBdr>
        </w:div>
        <w:div w:id="1637027928">
          <w:marLeft w:val="640"/>
          <w:marRight w:val="0"/>
          <w:marTop w:val="0"/>
          <w:marBottom w:val="0"/>
          <w:divBdr>
            <w:top w:val="none" w:sz="0" w:space="0" w:color="auto"/>
            <w:left w:val="none" w:sz="0" w:space="0" w:color="auto"/>
            <w:bottom w:val="none" w:sz="0" w:space="0" w:color="auto"/>
            <w:right w:val="none" w:sz="0" w:space="0" w:color="auto"/>
          </w:divBdr>
        </w:div>
        <w:div w:id="1722945918">
          <w:marLeft w:val="640"/>
          <w:marRight w:val="0"/>
          <w:marTop w:val="0"/>
          <w:marBottom w:val="0"/>
          <w:divBdr>
            <w:top w:val="none" w:sz="0" w:space="0" w:color="auto"/>
            <w:left w:val="none" w:sz="0" w:space="0" w:color="auto"/>
            <w:bottom w:val="none" w:sz="0" w:space="0" w:color="auto"/>
            <w:right w:val="none" w:sz="0" w:space="0" w:color="auto"/>
          </w:divBdr>
        </w:div>
        <w:div w:id="1724328300">
          <w:marLeft w:val="640"/>
          <w:marRight w:val="0"/>
          <w:marTop w:val="0"/>
          <w:marBottom w:val="0"/>
          <w:divBdr>
            <w:top w:val="none" w:sz="0" w:space="0" w:color="auto"/>
            <w:left w:val="none" w:sz="0" w:space="0" w:color="auto"/>
            <w:bottom w:val="none" w:sz="0" w:space="0" w:color="auto"/>
            <w:right w:val="none" w:sz="0" w:space="0" w:color="auto"/>
          </w:divBdr>
        </w:div>
        <w:div w:id="1771076514">
          <w:marLeft w:val="640"/>
          <w:marRight w:val="0"/>
          <w:marTop w:val="0"/>
          <w:marBottom w:val="0"/>
          <w:divBdr>
            <w:top w:val="none" w:sz="0" w:space="0" w:color="auto"/>
            <w:left w:val="none" w:sz="0" w:space="0" w:color="auto"/>
            <w:bottom w:val="none" w:sz="0" w:space="0" w:color="auto"/>
            <w:right w:val="none" w:sz="0" w:space="0" w:color="auto"/>
          </w:divBdr>
        </w:div>
        <w:div w:id="1784030870">
          <w:marLeft w:val="640"/>
          <w:marRight w:val="0"/>
          <w:marTop w:val="0"/>
          <w:marBottom w:val="0"/>
          <w:divBdr>
            <w:top w:val="none" w:sz="0" w:space="0" w:color="auto"/>
            <w:left w:val="none" w:sz="0" w:space="0" w:color="auto"/>
            <w:bottom w:val="none" w:sz="0" w:space="0" w:color="auto"/>
            <w:right w:val="none" w:sz="0" w:space="0" w:color="auto"/>
          </w:divBdr>
        </w:div>
        <w:div w:id="1804930485">
          <w:marLeft w:val="640"/>
          <w:marRight w:val="0"/>
          <w:marTop w:val="0"/>
          <w:marBottom w:val="0"/>
          <w:divBdr>
            <w:top w:val="none" w:sz="0" w:space="0" w:color="auto"/>
            <w:left w:val="none" w:sz="0" w:space="0" w:color="auto"/>
            <w:bottom w:val="none" w:sz="0" w:space="0" w:color="auto"/>
            <w:right w:val="none" w:sz="0" w:space="0" w:color="auto"/>
          </w:divBdr>
        </w:div>
        <w:div w:id="1812747868">
          <w:marLeft w:val="640"/>
          <w:marRight w:val="0"/>
          <w:marTop w:val="0"/>
          <w:marBottom w:val="0"/>
          <w:divBdr>
            <w:top w:val="none" w:sz="0" w:space="0" w:color="auto"/>
            <w:left w:val="none" w:sz="0" w:space="0" w:color="auto"/>
            <w:bottom w:val="none" w:sz="0" w:space="0" w:color="auto"/>
            <w:right w:val="none" w:sz="0" w:space="0" w:color="auto"/>
          </w:divBdr>
        </w:div>
        <w:div w:id="1845894156">
          <w:marLeft w:val="640"/>
          <w:marRight w:val="0"/>
          <w:marTop w:val="0"/>
          <w:marBottom w:val="0"/>
          <w:divBdr>
            <w:top w:val="none" w:sz="0" w:space="0" w:color="auto"/>
            <w:left w:val="none" w:sz="0" w:space="0" w:color="auto"/>
            <w:bottom w:val="none" w:sz="0" w:space="0" w:color="auto"/>
            <w:right w:val="none" w:sz="0" w:space="0" w:color="auto"/>
          </w:divBdr>
        </w:div>
        <w:div w:id="1867138082">
          <w:marLeft w:val="640"/>
          <w:marRight w:val="0"/>
          <w:marTop w:val="0"/>
          <w:marBottom w:val="0"/>
          <w:divBdr>
            <w:top w:val="none" w:sz="0" w:space="0" w:color="auto"/>
            <w:left w:val="none" w:sz="0" w:space="0" w:color="auto"/>
            <w:bottom w:val="none" w:sz="0" w:space="0" w:color="auto"/>
            <w:right w:val="none" w:sz="0" w:space="0" w:color="auto"/>
          </w:divBdr>
        </w:div>
        <w:div w:id="1868327891">
          <w:marLeft w:val="640"/>
          <w:marRight w:val="0"/>
          <w:marTop w:val="0"/>
          <w:marBottom w:val="0"/>
          <w:divBdr>
            <w:top w:val="none" w:sz="0" w:space="0" w:color="auto"/>
            <w:left w:val="none" w:sz="0" w:space="0" w:color="auto"/>
            <w:bottom w:val="none" w:sz="0" w:space="0" w:color="auto"/>
            <w:right w:val="none" w:sz="0" w:space="0" w:color="auto"/>
          </w:divBdr>
        </w:div>
        <w:div w:id="1887909775">
          <w:marLeft w:val="640"/>
          <w:marRight w:val="0"/>
          <w:marTop w:val="0"/>
          <w:marBottom w:val="0"/>
          <w:divBdr>
            <w:top w:val="none" w:sz="0" w:space="0" w:color="auto"/>
            <w:left w:val="none" w:sz="0" w:space="0" w:color="auto"/>
            <w:bottom w:val="none" w:sz="0" w:space="0" w:color="auto"/>
            <w:right w:val="none" w:sz="0" w:space="0" w:color="auto"/>
          </w:divBdr>
        </w:div>
        <w:div w:id="1934632322">
          <w:marLeft w:val="640"/>
          <w:marRight w:val="0"/>
          <w:marTop w:val="0"/>
          <w:marBottom w:val="0"/>
          <w:divBdr>
            <w:top w:val="none" w:sz="0" w:space="0" w:color="auto"/>
            <w:left w:val="none" w:sz="0" w:space="0" w:color="auto"/>
            <w:bottom w:val="none" w:sz="0" w:space="0" w:color="auto"/>
            <w:right w:val="none" w:sz="0" w:space="0" w:color="auto"/>
          </w:divBdr>
        </w:div>
        <w:div w:id="1952082112">
          <w:marLeft w:val="640"/>
          <w:marRight w:val="0"/>
          <w:marTop w:val="0"/>
          <w:marBottom w:val="0"/>
          <w:divBdr>
            <w:top w:val="none" w:sz="0" w:space="0" w:color="auto"/>
            <w:left w:val="none" w:sz="0" w:space="0" w:color="auto"/>
            <w:bottom w:val="none" w:sz="0" w:space="0" w:color="auto"/>
            <w:right w:val="none" w:sz="0" w:space="0" w:color="auto"/>
          </w:divBdr>
        </w:div>
        <w:div w:id="1987278180">
          <w:marLeft w:val="640"/>
          <w:marRight w:val="0"/>
          <w:marTop w:val="0"/>
          <w:marBottom w:val="0"/>
          <w:divBdr>
            <w:top w:val="none" w:sz="0" w:space="0" w:color="auto"/>
            <w:left w:val="none" w:sz="0" w:space="0" w:color="auto"/>
            <w:bottom w:val="none" w:sz="0" w:space="0" w:color="auto"/>
            <w:right w:val="none" w:sz="0" w:space="0" w:color="auto"/>
          </w:divBdr>
        </w:div>
        <w:div w:id="2000301553">
          <w:marLeft w:val="640"/>
          <w:marRight w:val="0"/>
          <w:marTop w:val="0"/>
          <w:marBottom w:val="0"/>
          <w:divBdr>
            <w:top w:val="none" w:sz="0" w:space="0" w:color="auto"/>
            <w:left w:val="none" w:sz="0" w:space="0" w:color="auto"/>
            <w:bottom w:val="none" w:sz="0" w:space="0" w:color="auto"/>
            <w:right w:val="none" w:sz="0" w:space="0" w:color="auto"/>
          </w:divBdr>
        </w:div>
        <w:div w:id="2050760338">
          <w:marLeft w:val="640"/>
          <w:marRight w:val="0"/>
          <w:marTop w:val="0"/>
          <w:marBottom w:val="0"/>
          <w:divBdr>
            <w:top w:val="none" w:sz="0" w:space="0" w:color="auto"/>
            <w:left w:val="none" w:sz="0" w:space="0" w:color="auto"/>
            <w:bottom w:val="none" w:sz="0" w:space="0" w:color="auto"/>
            <w:right w:val="none" w:sz="0" w:space="0" w:color="auto"/>
          </w:divBdr>
        </w:div>
        <w:div w:id="2063215371">
          <w:marLeft w:val="640"/>
          <w:marRight w:val="0"/>
          <w:marTop w:val="0"/>
          <w:marBottom w:val="0"/>
          <w:divBdr>
            <w:top w:val="none" w:sz="0" w:space="0" w:color="auto"/>
            <w:left w:val="none" w:sz="0" w:space="0" w:color="auto"/>
            <w:bottom w:val="none" w:sz="0" w:space="0" w:color="auto"/>
            <w:right w:val="none" w:sz="0" w:space="0" w:color="auto"/>
          </w:divBdr>
        </w:div>
        <w:div w:id="2070151762">
          <w:marLeft w:val="640"/>
          <w:marRight w:val="0"/>
          <w:marTop w:val="0"/>
          <w:marBottom w:val="0"/>
          <w:divBdr>
            <w:top w:val="none" w:sz="0" w:space="0" w:color="auto"/>
            <w:left w:val="none" w:sz="0" w:space="0" w:color="auto"/>
            <w:bottom w:val="none" w:sz="0" w:space="0" w:color="auto"/>
            <w:right w:val="none" w:sz="0" w:space="0" w:color="auto"/>
          </w:divBdr>
        </w:div>
        <w:div w:id="2131241543">
          <w:marLeft w:val="640"/>
          <w:marRight w:val="0"/>
          <w:marTop w:val="0"/>
          <w:marBottom w:val="0"/>
          <w:divBdr>
            <w:top w:val="none" w:sz="0" w:space="0" w:color="auto"/>
            <w:left w:val="none" w:sz="0" w:space="0" w:color="auto"/>
            <w:bottom w:val="none" w:sz="0" w:space="0" w:color="auto"/>
            <w:right w:val="none" w:sz="0" w:space="0" w:color="auto"/>
          </w:divBdr>
        </w:div>
      </w:divsChild>
    </w:div>
    <w:div w:id="148984959">
      <w:bodyDiv w:val="1"/>
      <w:marLeft w:val="0"/>
      <w:marRight w:val="0"/>
      <w:marTop w:val="0"/>
      <w:marBottom w:val="0"/>
      <w:divBdr>
        <w:top w:val="none" w:sz="0" w:space="0" w:color="auto"/>
        <w:left w:val="none" w:sz="0" w:space="0" w:color="auto"/>
        <w:bottom w:val="none" w:sz="0" w:space="0" w:color="auto"/>
        <w:right w:val="none" w:sz="0" w:space="0" w:color="auto"/>
      </w:divBdr>
      <w:divsChild>
        <w:div w:id="59132150">
          <w:marLeft w:val="640"/>
          <w:marRight w:val="0"/>
          <w:marTop w:val="0"/>
          <w:marBottom w:val="0"/>
          <w:divBdr>
            <w:top w:val="none" w:sz="0" w:space="0" w:color="auto"/>
            <w:left w:val="none" w:sz="0" w:space="0" w:color="auto"/>
            <w:bottom w:val="none" w:sz="0" w:space="0" w:color="auto"/>
            <w:right w:val="none" w:sz="0" w:space="0" w:color="auto"/>
          </w:divBdr>
        </w:div>
        <w:div w:id="78185052">
          <w:marLeft w:val="640"/>
          <w:marRight w:val="0"/>
          <w:marTop w:val="0"/>
          <w:marBottom w:val="0"/>
          <w:divBdr>
            <w:top w:val="none" w:sz="0" w:space="0" w:color="auto"/>
            <w:left w:val="none" w:sz="0" w:space="0" w:color="auto"/>
            <w:bottom w:val="none" w:sz="0" w:space="0" w:color="auto"/>
            <w:right w:val="none" w:sz="0" w:space="0" w:color="auto"/>
          </w:divBdr>
        </w:div>
        <w:div w:id="85225307">
          <w:marLeft w:val="640"/>
          <w:marRight w:val="0"/>
          <w:marTop w:val="0"/>
          <w:marBottom w:val="0"/>
          <w:divBdr>
            <w:top w:val="none" w:sz="0" w:space="0" w:color="auto"/>
            <w:left w:val="none" w:sz="0" w:space="0" w:color="auto"/>
            <w:bottom w:val="none" w:sz="0" w:space="0" w:color="auto"/>
            <w:right w:val="none" w:sz="0" w:space="0" w:color="auto"/>
          </w:divBdr>
        </w:div>
        <w:div w:id="85227685">
          <w:marLeft w:val="640"/>
          <w:marRight w:val="0"/>
          <w:marTop w:val="0"/>
          <w:marBottom w:val="0"/>
          <w:divBdr>
            <w:top w:val="none" w:sz="0" w:space="0" w:color="auto"/>
            <w:left w:val="none" w:sz="0" w:space="0" w:color="auto"/>
            <w:bottom w:val="none" w:sz="0" w:space="0" w:color="auto"/>
            <w:right w:val="none" w:sz="0" w:space="0" w:color="auto"/>
          </w:divBdr>
        </w:div>
        <w:div w:id="95641647">
          <w:marLeft w:val="640"/>
          <w:marRight w:val="0"/>
          <w:marTop w:val="0"/>
          <w:marBottom w:val="0"/>
          <w:divBdr>
            <w:top w:val="none" w:sz="0" w:space="0" w:color="auto"/>
            <w:left w:val="none" w:sz="0" w:space="0" w:color="auto"/>
            <w:bottom w:val="none" w:sz="0" w:space="0" w:color="auto"/>
            <w:right w:val="none" w:sz="0" w:space="0" w:color="auto"/>
          </w:divBdr>
        </w:div>
        <w:div w:id="162672914">
          <w:marLeft w:val="640"/>
          <w:marRight w:val="0"/>
          <w:marTop w:val="0"/>
          <w:marBottom w:val="0"/>
          <w:divBdr>
            <w:top w:val="none" w:sz="0" w:space="0" w:color="auto"/>
            <w:left w:val="none" w:sz="0" w:space="0" w:color="auto"/>
            <w:bottom w:val="none" w:sz="0" w:space="0" w:color="auto"/>
            <w:right w:val="none" w:sz="0" w:space="0" w:color="auto"/>
          </w:divBdr>
        </w:div>
        <w:div w:id="183709931">
          <w:marLeft w:val="640"/>
          <w:marRight w:val="0"/>
          <w:marTop w:val="0"/>
          <w:marBottom w:val="0"/>
          <w:divBdr>
            <w:top w:val="none" w:sz="0" w:space="0" w:color="auto"/>
            <w:left w:val="none" w:sz="0" w:space="0" w:color="auto"/>
            <w:bottom w:val="none" w:sz="0" w:space="0" w:color="auto"/>
            <w:right w:val="none" w:sz="0" w:space="0" w:color="auto"/>
          </w:divBdr>
        </w:div>
        <w:div w:id="199098419">
          <w:marLeft w:val="640"/>
          <w:marRight w:val="0"/>
          <w:marTop w:val="0"/>
          <w:marBottom w:val="0"/>
          <w:divBdr>
            <w:top w:val="none" w:sz="0" w:space="0" w:color="auto"/>
            <w:left w:val="none" w:sz="0" w:space="0" w:color="auto"/>
            <w:bottom w:val="none" w:sz="0" w:space="0" w:color="auto"/>
            <w:right w:val="none" w:sz="0" w:space="0" w:color="auto"/>
          </w:divBdr>
        </w:div>
        <w:div w:id="199321413">
          <w:marLeft w:val="640"/>
          <w:marRight w:val="0"/>
          <w:marTop w:val="0"/>
          <w:marBottom w:val="0"/>
          <w:divBdr>
            <w:top w:val="none" w:sz="0" w:space="0" w:color="auto"/>
            <w:left w:val="none" w:sz="0" w:space="0" w:color="auto"/>
            <w:bottom w:val="none" w:sz="0" w:space="0" w:color="auto"/>
            <w:right w:val="none" w:sz="0" w:space="0" w:color="auto"/>
          </w:divBdr>
        </w:div>
        <w:div w:id="228197953">
          <w:marLeft w:val="640"/>
          <w:marRight w:val="0"/>
          <w:marTop w:val="0"/>
          <w:marBottom w:val="0"/>
          <w:divBdr>
            <w:top w:val="none" w:sz="0" w:space="0" w:color="auto"/>
            <w:left w:val="none" w:sz="0" w:space="0" w:color="auto"/>
            <w:bottom w:val="none" w:sz="0" w:space="0" w:color="auto"/>
            <w:right w:val="none" w:sz="0" w:space="0" w:color="auto"/>
          </w:divBdr>
        </w:div>
        <w:div w:id="387923768">
          <w:marLeft w:val="640"/>
          <w:marRight w:val="0"/>
          <w:marTop w:val="0"/>
          <w:marBottom w:val="0"/>
          <w:divBdr>
            <w:top w:val="none" w:sz="0" w:space="0" w:color="auto"/>
            <w:left w:val="none" w:sz="0" w:space="0" w:color="auto"/>
            <w:bottom w:val="none" w:sz="0" w:space="0" w:color="auto"/>
            <w:right w:val="none" w:sz="0" w:space="0" w:color="auto"/>
          </w:divBdr>
        </w:div>
        <w:div w:id="391462861">
          <w:marLeft w:val="640"/>
          <w:marRight w:val="0"/>
          <w:marTop w:val="0"/>
          <w:marBottom w:val="0"/>
          <w:divBdr>
            <w:top w:val="none" w:sz="0" w:space="0" w:color="auto"/>
            <w:left w:val="none" w:sz="0" w:space="0" w:color="auto"/>
            <w:bottom w:val="none" w:sz="0" w:space="0" w:color="auto"/>
            <w:right w:val="none" w:sz="0" w:space="0" w:color="auto"/>
          </w:divBdr>
        </w:div>
        <w:div w:id="395863799">
          <w:marLeft w:val="640"/>
          <w:marRight w:val="0"/>
          <w:marTop w:val="0"/>
          <w:marBottom w:val="0"/>
          <w:divBdr>
            <w:top w:val="none" w:sz="0" w:space="0" w:color="auto"/>
            <w:left w:val="none" w:sz="0" w:space="0" w:color="auto"/>
            <w:bottom w:val="none" w:sz="0" w:space="0" w:color="auto"/>
            <w:right w:val="none" w:sz="0" w:space="0" w:color="auto"/>
          </w:divBdr>
        </w:div>
        <w:div w:id="409893892">
          <w:marLeft w:val="640"/>
          <w:marRight w:val="0"/>
          <w:marTop w:val="0"/>
          <w:marBottom w:val="0"/>
          <w:divBdr>
            <w:top w:val="none" w:sz="0" w:space="0" w:color="auto"/>
            <w:left w:val="none" w:sz="0" w:space="0" w:color="auto"/>
            <w:bottom w:val="none" w:sz="0" w:space="0" w:color="auto"/>
            <w:right w:val="none" w:sz="0" w:space="0" w:color="auto"/>
          </w:divBdr>
        </w:div>
        <w:div w:id="419764352">
          <w:marLeft w:val="640"/>
          <w:marRight w:val="0"/>
          <w:marTop w:val="0"/>
          <w:marBottom w:val="0"/>
          <w:divBdr>
            <w:top w:val="none" w:sz="0" w:space="0" w:color="auto"/>
            <w:left w:val="none" w:sz="0" w:space="0" w:color="auto"/>
            <w:bottom w:val="none" w:sz="0" w:space="0" w:color="auto"/>
            <w:right w:val="none" w:sz="0" w:space="0" w:color="auto"/>
          </w:divBdr>
        </w:div>
        <w:div w:id="502866809">
          <w:marLeft w:val="640"/>
          <w:marRight w:val="0"/>
          <w:marTop w:val="0"/>
          <w:marBottom w:val="0"/>
          <w:divBdr>
            <w:top w:val="none" w:sz="0" w:space="0" w:color="auto"/>
            <w:left w:val="none" w:sz="0" w:space="0" w:color="auto"/>
            <w:bottom w:val="none" w:sz="0" w:space="0" w:color="auto"/>
            <w:right w:val="none" w:sz="0" w:space="0" w:color="auto"/>
          </w:divBdr>
        </w:div>
        <w:div w:id="510143489">
          <w:marLeft w:val="640"/>
          <w:marRight w:val="0"/>
          <w:marTop w:val="0"/>
          <w:marBottom w:val="0"/>
          <w:divBdr>
            <w:top w:val="none" w:sz="0" w:space="0" w:color="auto"/>
            <w:left w:val="none" w:sz="0" w:space="0" w:color="auto"/>
            <w:bottom w:val="none" w:sz="0" w:space="0" w:color="auto"/>
            <w:right w:val="none" w:sz="0" w:space="0" w:color="auto"/>
          </w:divBdr>
        </w:div>
        <w:div w:id="533542071">
          <w:marLeft w:val="640"/>
          <w:marRight w:val="0"/>
          <w:marTop w:val="0"/>
          <w:marBottom w:val="0"/>
          <w:divBdr>
            <w:top w:val="none" w:sz="0" w:space="0" w:color="auto"/>
            <w:left w:val="none" w:sz="0" w:space="0" w:color="auto"/>
            <w:bottom w:val="none" w:sz="0" w:space="0" w:color="auto"/>
            <w:right w:val="none" w:sz="0" w:space="0" w:color="auto"/>
          </w:divBdr>
        </w:div>
        <w:div w:id="545483806">
          <w:marLeft w:val="640"/>
          <w:marRight w:val="0"/>
          <w:marTop w:val="0"/>
          <w:marBottom w:val="0"/>
          <w:divBdr>
            <w:top w:val="none" w:sz="0" w:space="0" w:color="auto"/>
            <w:left w:val="none" w:sz="0" w:space="0" w:color="auto"/>
            <w:bottom w:val="none" w:sz="0" w:space="0" w:color="auto"/>
            <w:right w:val="none" w:sz="0" w:space="0" w:color="auto"/>
          </w:divBdr>
        </w:div>
        <w:div w:id="548229674">
          <w:marLeft w:val="640"/>
          <w:marRight w:val="0"/>
          <w:marTop w:val="0"/>
          <w:marBottom w:val="0"/>
          <w:divBdr>
            <w:top w:val="none" w:sz="0" w:space="0" w:color="auto"/>
            <w:left w:val="none" w:sz="0" w:space="0" w:color="auto"/>
            <w:bottom w:val="none" w:sz="0" w:space="0" w:color="auto"/>
            <w:right w:val="none" w:sz="0" w:space="0" w:color="auto"/>
          </w:divBdr>
        </w:div>
        <w:div w:id="553464009">
          <w:marLeft w:val="640"/>
          <w:marRight w:val="0"/>
          <w:marTop w:val="0"/>
          <w:marBottom w:val="0"/>
          <w:divBdr>
            <w:top w:val="none" w:sz="0" w:space="0" w:color="auto"/>
            <w:left w:val="none" w:sz="0" w:space="0" w:color="auto"/>
            <w:bottom w:val="none" w:sz="0" w:space="0" w:color="auto"/>
            <w:right w:val="none" w:sz="0" w:space="0" w:color="auto"/>
          </w:divBdr>
        </w:div>
        <w:div w:id="560022510">
          <w:marLeft w:val="640"/>
          <w:marRight w:val="0"/>
          <w:marTop w:val="0"/>
          <w:marBottom w:val="0"/>
          <w:divBdr>
            <w:top w:val="none" w:sz="0" w:space="0" w:color="auto"/>
            <w:left w:val="none" w:sz="0" w:space="0" w:color="auto"/>
            <w:bottom w:val="none" w:sz="0" w:space="0" w:color="auto"/>
            <w:right w:val="none" w:sz="0" w:space="0" w:color="auto"/>
          </w:divBdr>
        </w:div>
        <w:div w:id="599021365">
          <w:marLeft w:val="640"/>
          <w:marRight w:val="0"/>
          <w:marTop w:val="0"/>
          <w:marBottom w:val="0"/>
          <w:divBdr>
            <w:top w:val="none" w:sz="0" w:space="0" w:color="auto"/>
            <w:left w:val="none" w:sz="0" w:space="0" w:color="auto"/>
            <w:bottom w:val="none" w:sz="0" w:space="0" w:color="auto"/>
            <w:right w:val="none" w:sz="0" w:space="0" w:color="auto"/>
          </w:divBdr>
        </w:div>
        <w:div w:id="614170015">
          <w:marLeft w:val="640"/>
          <w:marRight w:val="0"/>
          <w:marTop w:val="0"/>
          <w:marBottom w:val="0"/>
          <w:divBdr>
            <w:top w:val="none" w:sz="0" w:space="0" w:color="auto"/>
            <w:left w:val="none" w:sz="0" w:space="0" w:color="auto"/>
            <w:bottom w:val="none" w:sz="0" w:space="0" w:color="auto"/>
            <w:right w:val="none" w:sz="0" w:space="0" w:color="auto"/>
          </w:divBdr>
        </w:div>
        <w:div w:id="639117789">
          <w:marLeft w:val="640"/>
          <w:marRight w:val="0"/>
          <w:marTop w:val="0"/>
          <w:marBottom w:val="0"/>
          <w:divBdr>
            <w:top w:val="none" w:sz="0" w:space="0" w:color="auto"/>
            <w:left w:val="none" w:sz="0" w:space="0" w:color="auto"/>
            <w:bottom w:val="none" w:sz="0" w:space="0" w:color="auto"/>
            <w:right w:val="none" w:sz="0" w:space="0" w:color="auto"/>
          </w:divBdr>
        </w:div>
        <w:div w:id="640035768">
          <w:marLeft w:val="640"/>
          <w:marRight w:val="0"/>
          <w:marTop w:val="0"/>
          <w:marBottom w:val="0"/>
          <w:divBdr>
            <w:top w:val="none" w:sz="0" w:space="0" w:color="auto"/>
            <w:left w:val="none" w:sz="0" w:space="0" w:color="auto"/>
            <w:bottom w:val="none" w:sz="0" w:space="0" w:color="auto"/>
            <w:right w:val="none" w:sz="0" w:space="0" w:color="auto"/>
          </w:divBdr>
        </w:div>
        <w:div w:id="652568466">
          <w:marLeft w:val="640"/>
          <w:marRight w:val="0"/>
          <w:marTop w:val="0"/>
          <w:marBottom w:val="0"/>
          <w:divBdr>
            <w:top w:val="none" w:sz="0" w:space="0" w:color="auto"/>
            <w:left w:val="none" w:sz="0" w:space="0" w:color="auto"/>
            <w:bottom w:val="none" w:sz="0" w:space="0" w:color="auto"/>
            <w:right w:val="none" w:sz="0" w:space="0" w:color="auto"/>
          </w:divBdr>
        </w:div>
        <w:div w:id="654992247">
          <w:marLeft w:val="640"/>
          <w:marRight w:val="0"/>
          <w:marTop w:val="0"/>
          <w:marBottom w:val="0"/>
          <w:divBdr>
            <w:top w:val="none" w:sz="0" w:space="0" w:color="auto"/>
            <w:left w:val="none" w:sz="0" w:space="0" w:color="auto"/>
            <w:bottom w:val="none" w:sz="0" w:space="0" w:color="auto"/>
            <w:right w:val="none" w:sz="0" w:space="0" w:color="auto"/>
          </w:divBdr>
        </w:div>
        <w:div w:id="661398345">
          <w:marLeft w:val="640"/>
          <w:marRight w:val="0"/>
          <w:marTop w:val="0"/>
          <w:marBottom w:val="0"/>
          <w:divBdr>
            <w:top w:val="none" w:sz="0" w:space="0" w:color="auto"/>
            <w:left w:val="none" w:sz="0" w:space="0" w:color="auto"/>
            <w:bottom w:val="none" w:sz="0" w:space="0" w:color="auto"/>
            <w:right w:val="none" w:sz="0" w:space="0" w:color="auto"/>
          </w:divBdr>
        </w:div>
        <w:div w:id="668101844">
          <w:marLeft w:val="640"/>
          <w:marRight w:val="0"/>
          <w:marTop w:val="0"/>
          <w:marBottom w:val="0"/>
          <w:divBdr>
            <w:top w:val="none" w:sz="0" w:space="0" w:color="auto"/>
            <w:left w:val="none" w:sz="0" w:space="0" w:color="auto"/>
            <w:bottom w:val="none" w:sz="0" w:space="0" w:color="auto"/>
            <w:right w:val="none" w:sz="0" w:space="0" w:color="auto"/>
          </w:divBdr>
        </w:div>
        <w:div w:id="670447665">
          <w:marLeft w:val="640"/>
          <w:marRight w:val="0"/>
          <w:marTop w:val="0"/>
          <w:marBottom w:val="0"/>
          <w:divBdr>
            <w:top w:val="none" w:sz="0" w:space="0" w:color="auto"/>
            <w:left w:val="none" w:sz="0" w:space="0" w:color="auto"/>
            <w:bottom w:val="none" w:sz="0" w:space="0" w:color="auto"/>
            <w:right w:val="none" w:sz="0" w:space="0" w:color="auto"/>
          </w:divBdr>
        </w:div>
        <w:div w:id="698357961">
          <w:marLeft w:val="640"/>
          <w:marRight w:val="0"/>
          <w:marTop w:val="0"/>
          <w:marBottom w:val="0"/>
          <w:divBdr>
            <w:top w:val="none" w:sz="0" w:space="0" w:color="auto"/>
            <w:left w:val="none" w:sz="0" w:space="0" w:color="auto"/>
            <w:bottom w:val="none" w:sz="0" w:space="0" w:color="auto"/>
            <w:right w:val="none" w:sz="0" w:space="0" w:color="auto"/>
          </w:divBdr>
        </w:div>
        <w:div w:id="716898806">
          <w:marLeft w:val="640"/>
          <w:marRight w:val="0"/>
          <w:marTop w:val="0"/>
          <w:marBottom w:val="0"/>
          <w:divBdr>
            <w:top w:val="none" w:sz="0" w:space="0" w:color="auto"/>
            <w:left w:val="none" w:sz="0" w:space="0" w:color="auto"/>
            <w:bottom w:val="none" w:sz="0" w:space="0" w:color="auto"/>
            <w:right w:val="none" w:sz="0" w:space="0" w:color="auto"/>
          </w:divBdr>
        </w:div>
        <w:div w:id="722874621">
          <w:marLeft w:val="640"/>
          <w:marRight w:val="0"/>
          <w:marTop w:val="0"/>
          <w:marBottom w:val="0"/>
          <w:divBdr>
            <w:top w:val="none" w:sz="0" w:space="0" w:color="auto"/>
            <w:left w:val="none" w:sz="0" w:space="0" w:color="auto"/>
            <w:bottom w:val="none" w:sz="0" w:space="0" w:color="auto"/>
            <w:right w:val="none" w:sz="0" w:space="0" w:color="auto"/>
          </w:divBdr>
        </w:div>
        <w:div w:id="751270332">
          <w:marLeft w:val="640"/>
          <w:marRight w:val="0"/>
          <w:marTop w:val="0"/>
          <w:marBottom w:val="0"/>
          <w:divBdr>
            <w:top w:val="none" w:sz="0" w:space="0" w:color="auto"/>
            <w:left w:val="none" w:sz="0" w:space="0" w:color="auto"/>
            <w:bottom w:val="none" w:sz="0" w:space="0" w:color="auto"/>
            <w:right w:val="none" w:sz="0" w:space="0" w:color="auto"/>
          </w:divBdr>
        </w:div>
        <w:div w:id="763260936">
          <w:marLeft w:val="640"/>
          <w:marRight w:val="0"/>
          <w:marTop w:val="0"/>
          <w:marBottom w:val="0"/>
          <w:divBdr>
            <w:top w:val="none" w:sz="0" w:space="0" w:color="auto"/>
            <w:left w:val="none" w:sz="0" w:space="0" w:color="auto"/>
            <w:bottom w:val="none" w:sz="0" w:space="0" w:color="auto"/>
            <w:right w:val="none" w:sz="0" w:space="0" w:color="auto"/>
          </w:divBdr>
        </w:div>
        <w:div w:id="766927520">
          <w:marLeft w:val="640"/>
          <w:marRight w:val="0"/>
          <w:marTop w:val="0"/>
          <w:marBottom w:val="0"/>
          <w:divBdr>
            <w:top w:val="none" w:sz="0" w:space="0" w:color="auto"/>
            <w:left w:val="none" w:sz="0" w:space="0" w:color="auto"/>
            <w:bottom w:val="none" w:sz="0" w:space="0" w:color="auto"/>
            <w:right w:val="none" w:sz="0" w:space="0" w:color="auto"/>
          </w:divBdr>
        </w:div>
        <w:div w:id="789668683">
          <w:marLeft w:val="640"/>
          <w:marRight w:val="0"/>
          <w:marTop w:val="0"/>
          <w:marBottom w:val="0"/>
          <w:divBdr>
            <w:top w:val="none" w:sz="0" w:space="0" w:color="auto"/>
            <w:left w:val="none" w:sz="0" w:space="0" w:color="auto"/>
            <w:bottom w:val="none" w:sz="0" w:space="0" w:color="auto"/>
            <w:right w:val="none" w:sz="0" w:space="0" w:color="auto"/>
          </w:divBdr>
        </w:div>
        <w:div w:id="817498038">
          <w:marLeft w:val="640"/>
          <w:marRight w:val="0"/>
          <w:marTop w:val="0"/>
          <w:marBottom w:val="0"/>
          <w:divBdr>
            <w:top w:val="none" w:sz="0" w:space="0" w:color="auto"/>
            <w:left w:val="none" w:sz="0" w:space="0" w:color="auto"/>
            <w:bottom w:val="none" w:sz="0" w:space="0" w:color="auto"/>
            <w:right w:val="none" w:sz="0" w:space="0" w:color="auto"/>
          </w:divBdr>
        </w:div>
        <w:div w:id="850030802">
          <w:marLeft w:val="640"/>
          <w:marRight w:val="0"/>
          <w:marTop w:val="0"/>
          <w:marBottom w:val="0"/>
          <w:divBdr>
            <w:top w:val="none" w:sz="0" w:space="0" w:color="auto"/>
            <w:left w:val="none" w:sz="0" w:space="0" w:color="auto"/>
            <w:bottom w:val="none" w:sz="0" w:space="0" w:color="auto"/>
            <w:right w:val="none" w:sz="0" w:space="0" w:color="auto"/>
          </w:divBdr>
        </w:div>
        <w:div w:id="871385674">
          <w:marLeft w:val="640"/>
          <w:marRight w:val="0"/>
          <w:marTop w:val="0"/>
          <w:marBottom w:val="0"/>
          <w:divBdr>
            <w:top w:val="none" w:sz="0" w:space="0" w:color="auto"/>
            <w:left w:val="none" w:sz="0" w:space="0" w:color="auto"/>
            <w:bottom w:val="none" w:sz="0" w:space="0" w:color="auto"/>
            <w:right w:val="none" w:sz="0" w:space="0" w:color="auto"/>
          </w:divBdr>
        </w:div>
        <w:div w:id="879905414">
          <w:marLeft w:val="640"/>
          <w:marRight w:val="0"/>
          <w:marTop w:val="0"/>
          <w:marBottom w:val="0"/>
          <w:divBdr>
            <w:top w:val="none" w:sz="0" w:space="0" w:color="auto"/>
            <w:left w:val="none" w:sz="0" w:space="0" w:color="auto"/>
            <w:bottom w:val="none" w:sz="0" w:space="0" w:color="auto"/>
            <w:right w:val="none" w:sz="0" w:space="0" w:color="auto"/>
          </w:divBdr>
        </w:div>
        <w:div w:id="976911649">
          <w:marLeft w:val="640"/>
          <w:marRight w:val="0"/>
          <w:marTop w:val="0"/>
          <w:marBottom w:val="0"/>
          <w:divBdr>
            <w:top w:val="none" w:sz="0" w:space="0" w:color="auto"/>
            <w:left w:val="none" w:sz="0" w:space="0" w:color="auto"/>
            <w:bottom w:val="none" w:sz="0" w:space="0" w:color="auto"/>
            <w:right w:val="none" w:sz="0" w:space="0" w:color="auto"/>
          </w:divBdr>
        </w:div>
        <w:div w:id="985816909">
          <w:marLeft w:val="640"/>
          <w:marRight w:val="0"/>
          <w:marTop w:val="0"/>
          <w:marBottom w:val="0"/>
          <w:divBdr>
            <w:top w:val="none" w:sz="0" w:space="0" w:color="auto"/>
            <w:left w:val="none" w:sz="0" w:space="0" w:color="auto"/>
            <w:bottom w:val="none" w:sz="0" w:space="0" w:color="auto"/>
            <w:right w:val="none" w:sz="0" w:space="0" w:color="auto"/>
          </w:divBdr>
        </w:div>
        <w:div w:id="1016465016">
          <w:marLeft w:val="640"/>
          <w:marRight w:val="0"/>
          <w:marTop w:val="0"/>
          <w:marBottom w:val="0"/>
          <w:divBdr>
            <w:top w:val="none" w:sz="0" w:space="0" w:color="auto"/>
            <w:left w:val="none" w:sz="0" w:space="0" w:color="auto"/>
            <w:bottom w:val="none" w:sz="0" w:space="0" w:color="auto"/>
            <w:right w:val="none" w:sz="0" w:space="0" w:color="auto"/>
          </w:divBdr>
        </w:div>
        <w:div w:id="1018507626">
          <w:marLeft w:val="640"/>
          <w:marRight w:val="0"/>
          <w:marTop w:val="0"/>
          <w:marBottom w:val="0"/>
          <w:divBdr>
            <w:top w:val="none" w:sz="0" w:space="0" w:color="auto"/>
            <w:left w:val="none" w:sz="0" w:space="0" w:color="auto"/>
            <w:bottom w:val="none" w:sz="0" w:space="0" w:color="auto"/>
            <w:right w:val="none" w:sz="0" w:space="0" w:color="auto"/>
          </w:divBdr>
        </w:div>
        <w:div w:id="1021277910">
          <w:marLeft w:val="640"/>
          <w:marRight w:val="0"/>
          <w:marTop w:val="0"/>
          <w:marBottom w:val="0"/>
          <w:divBdr>
            <w:top w:val="none" w:sz="0" w:space="0" w:color="auto"/>
            <w:left w:val="none" w:sz="0" w:space="0" w:color="auto"/>
            <w:bottom w:val="none" w:sz="0" w:space="0" w:color="auto"/>
            <w:right w:val="none" w:sz="0" w:space="0" w:color="auto"/>
          </w:divBdr>
        </w:div>
        <w:div w:id="1127546957">
          <w:marLeft w:val="640"/>
          <w:marRight w:val="0"/>
          <w:marTop w:val="0"/>
          <w:marBottom w:val="0"/>
          <w:divBdr>
            <w:top w:val="none" w:sz="0" w:space="0" w:color="auto"/>
            <w:left w:val="none" w:sz="0" w:space="0" w:color="auto"/>
            <w:bottom w:val="none" w:sz="0" w:space="0" w:color="auto"/>
            <w:right w:val="none" w:sz="0" w:space="0" w:color="auto"/>
          </w:divBdr>
        </w:div>
        <w:div w:id="1184244790">
          <w:marLeft w:val="640"/>
          <w:marRight w:val="0"/>
          <w:marTop w:val="0"/>
          <w:marBottom w:val="0"/>
          <w:divBdr>
            <w:top w:val="none" w:sz="0" w:space="0" w:color="auto"/>
            <w:left w:val="none" w:sz="0" w:space="0" w:color="auto"/>
            <w:bottom w:val="none" w:sz="0" w:space="0" w:color="auto"/>
            <w:right w:val="none" w:sz="0" w:space="0" w:color="auto"/>
          </w:divBdr>
        </w:div>
        <w:div w:id="1185091270">
          <w:marLeft w:val="640"/>
          <w:marRight w:val="0"/>
          <w:marTop w:val="0"/>
          <w:marBottom w:val="0"/>
          <w:divBdr>
            <w:top w:val="none" w:sz="0" w:space="0" w:color="auto"/>
            <w:left w:val="none" w:sz="0" w:space="0" w:color="auto"/>
            <w:bottom w:val="none" w:sz="0" w:space="0" w:color="auto"/>
            <w:right w:val="none" w:sz="0" w:space="0" w:color="auto"/>
          </w:divBdr>
        </w:div>
        <w:div w:id="1185677942">
          <w:marLeft w:val="640"/>
          <w:marRight w:val="0"/>
          <w:marTop w:val="0"/>
          <w:marBottom w:val="0"/>
          <w:divBdr>
            <w:top w:val="none" w:sz="0" w:space="0" w:color="auto"/>
            <w:left w:val="none" w:sz="0" w:space="0" w:color="auto"/>
            <w:bottom w:val="none" w:sz="0" w:space="0" w:color="auto"/>
            <w:right w:val="none" w:sz="0" w:space="0" w:color="auto"/>
          </w:divBdr>
        </w:div>
        <w:div w:id="1193150689">
          <w:marLeft w:val="640"/>
          <w:marRight w:val="0"/>
          <w:marTop w:val="0"/>
          <w:marBottom w:val="0"/>
          <w:divBdr>
            <w:top w:val="none" w:sz="0" w:space="0" w:color="auto"/>
            <w:left w:val="none" w:sz="0" w:space="0" w:color="auto"/>
            <w:bottom w:val="none" w:sz="0" w:space="0" w:color="auto"/>
            <w:right w:val="none" w:sz="0" w:space="0" w:color="auto"/>
          </w:divBdr>
        </w:div>
        <w:div w:id="1196043174">
          <w:marLeft w:val="640"/>
          <w:marRight w:val="0"/>
          <w:marTop w:val="0"/>
          <w:marBottom w:val="0"/>
          <w:divBdr>
            <w:top w:val="none" w:sz="0" w:space="0" w:color="auto"/>
            <w:left w:val="none" w:sz="0" w:space="0" w:color="auto"/>
            <w:bottom w:val="none" w:sz="0" w:space="0" w:color="auto"/>
            <w:right w:val="none" w:sz="0" w:space="0" w:color="auto"/>
          </w:divBdr>
        </w:div>
        <w:div w:id="1249386383">
          <w:marLeft w:val="640"/>
          <w:marRight w:val="0"/>
          <w:marTop w:val="0"/>
          <w:marBottom w:val="0"/>
          <w:divBdr>
            <w:top w:val="none" w:sz="0" w:space="0" w:color="auto"/>
            <w:left w:val="none" w:sz="0" w:space="0" w:color="auto"/>
            <w:bottom w:val="none" w:sz="0" w:space="0" w:color="auto"/>
            <w:right w:val="none" w:sz="0" w:space="0" w:color="auto"/>
          </w:divBdr>
        </w:div>
        <w:div w:id="1262451225">
          <w:marLeft w:val="640"/>
          <w:marRight w:val="0"/>
          <w:marTop w:val="0"/>
          <w:marBottom w:val="0"/>
          <w:divBdr>
            <w:top w:val="none" w:sz="0" w:space="0" w:color="auto"/>
            <w:left w:val="none" w:sz="0" w:space="0" w:color="auto"/>
            <w:bottom w:val="none" w:sz="0" w:space="0" w:color="auto"/>
            <w:right w:val="none" w:sz="0" w:space="0" w:color="auto"/>
          </w:divBdr>
        </w:div>
        <w:div w:id="1277717723">
          <w:marLeft w:val="640"/>
          <w:marRight w:val="0"/>
          <w:marTop w:val="0"/>
          <w:marBottom w:val="0"/>
          <w:divBdr>
            <w:top w:val="none" w:sz="0" w:space="0" w:color="auto"/>
            <w:left w:val="none" w:sz="0" w:space="0" w:color="auto"/>
            <w:bottom w:val="none" w:sz="0" w:space="0" w:color="auto"/>
            <w:right w:val="none" w:sz="0" w:space="0" w:color="auto"/>
          </w:divBdr>
        </w:div>
        <w:div w:id="1281885056">
          <w:marLeft w:val="640"/>
          <w:marRight w:val="0"/>
          <w:marTop w:val="0"/>
          <w:marBottom w:val="0"/>
          <w:divBdr>
            <w:top w:val="none" w:sz="0" w:space="0" w:color="auto"/>
            <w:left w:val="none" w:sz="0" w:space="0" w:color="auto"/>
            <w:bottom w:val="none" w:sz="0" w:space="0" w:color="auto"/>
            <w:right w:val="none" w:sz="0" w:space="0" w:color="auto"/>
          </w:divBdr>
        </w:div>
        <w:div w:id="1344937516">
          <w:marLeft w:val="640"/>
          <w:marRight w:val="0"/>
          <w:marTop w:val="0"/>
          <w:marBottom w:val="0"/>
          <w:divBdr>
            <w:top w:val="none" w:sz="0" w:space="0" w:color="auto"/>
            <w:left w:val="none" w:sz="0" w:space="0" w:color="auto"/>
            <w:bottom w:val="none" w:sz="0" w:space="0" w:color="auto"/>
            <w:right w:val="none" w:sz="0" w:space="0" w:color="auto"/>
          </w:divBdr>
        </w:div>
        <w:div w:id="1347363374">
          <w:marLeft w:val="640"/>
          <w:marRight w:val="0"/>
          <w:marTop w:val="0"/>
          <w:marBottom w:val="0"/>
          <w:divBdr>
            <w:top w:val="none" w:sz="0" w:space="0" w:color="auto"/>
            <w:left w:val="none" w:sz="0" w:space="0" w:color="auto"/>
            <w:bottom w:val="none" w:sz="0" w:space="0" w:color="auto"/>
            <w:right w:val="none" w:sz="0" w:space="0" w:color="auto"/>
          </w:divBdr>
        </w:div>
        <w:div w:id="1367215990">
          <w:marLeft w:val="640"/>
          <w:marRight w:val="0"/>
          <w:marTop w:val="0"/>
          <w:marBottom w:val="0"/>
          <w:divBdr>
            <w:top w:val="none" w:sz="0" w:space="0" w:color="auto"/>
            <w:left w:val="none" w:sz="0" w:space="0" w:color="auto"/>
            <w:bottom w:val="none" w:sz="0" w:space="0" w:color="auto"/>
            <w:right w:val="none" w:sz="0" w:space="0" w:color="auto"/>
          </w:divBdr>
        </w:div>
        <w:div w:id="1390690203">
          <w:marLeft w:val="640"/>
          <w:marRight w:val="0"/>
          <w:marTop w:val="0"/>
          <w:marBottom w:val="0"/>
          <w:divBdr>
            <w:top w:val="none" w:sz="0" w:space="0" w:color="auto"/>
            <w:left w:val="none" w:sz="0" w:space="0" w:color="auto"/>
            <w:bottom w:val="none" w:sz="0" w:space="0" w:color="auto"/>
            <w:right w:val="none" w:sz="0" w:space="0" w:color="auto"/>
          </w:divBdr>
        </w:div>
        <w:div w:id="1428816835">
          <w:marLeft w:val="640"/>
          <w:marRight w:val="0"/>
          <w:marTop w:val="0"/>
          <w:marBottom w:val="0"/>
          <w:divBdr>
            <w:top w:val="none" w:sz="0" w:space="0" w:color="auto"/>
            <w:left w:val="none" w:sz="0" w:space="0" w:color="auto"/>
            <w:bottom w:val="none" w:sz="0" w:space="0" w:color="auto"/>
            <w:right w:val="none" w:sz="0" w:space="0" w:color="auto"/>
          </w:divBdr>
        </w:div>
        <w:div w:id="1434282327">
          <w:marLeft w:val="640"/>
          <w:marRight w:val="0"/>
          <w:marTop w:val="0"/>
          <w:marBottom w:val="0"/>
          <w:divBdr>
            <w:top w:val="none" w:sz="0" w:space="0" w:color="auto"/>
            <w:left w:val="none" w:sz="0" w:space="0" w:color="auto"/>
            <w:bottom w:val="none" w:sz="0" w:space="0" w:color="auto"/>
            <w:right w:val="none" w:sz="0" w:space="0" w:color="auto"/>
          </w:divBdr>
        </w:div>
        <w:div w:id="1476799548">
          <w:marLeft w:val="640"/>
          <w:marRight w:val="0"/>
          <w:marTop w:val="0"/>
          <w:marBottom w:val="0"/>
          <w:divBdr>
            <w:top w:val="none" w:sz="0" w:space="0" w:color="auto"/>
            <w:left w:val="none" w:sz="0" w:space="0" w:color="auto"/>
            <w:bottom w:val="none" w:sz="0" w:space="0" w:color="auto"/>
            <w:right w:val="none" w:sz="0" w:space="0" w:color="auto"/>
          </w:divBdr>
        </w:div>
        <w:div w:id="1480001771">
          <w:marLeft w:val="640"/>
          <w:marRight w:val="0"/>
          <w:marTop w:val="0"/>
          <w:marBottom w:val="0"/>
          <w:divBdr>
            <w:top w:val="none" w:sz="0" w:space="0" w:color="auto"/>
            <w:left w:val="none" w:sz="0" w:space="0" w:color="auto"/>
            <w:bottom w:val="none" w:sz="0" w:space="0" w:color="auto"/>
            <w:right w:val="none" w:sz="0" w:space="0" w:color="auto"/>
          </w:divBdr>
        </w:div>
        <w:div w:id="1503929456">
          <w:marLeft w:val="640"/>
          <w:marRight w:val="0"/>
          <w:marTop w:val="0"/>
          <w:marBottom w:val="0"/>
          <w:divBdr>
            <w:top w:val="none" w:sz="0" w:space="0" w:color="auto"/>
            <w:left w:val="none" w:sz="0" w:space="0" w:color="auto"/>
            <w:bottom w:val="none" w:sz="0" w:space="0" w:color="auto"/>
            <w:right w:val="none" w:sz="0" w:space="0" w:color="auto"/>
          </w:divBdr>
        </w:div>
        <w:div w:id="1510561759">
          <w:marLeft w:val="640"/>
          <w:marRight w:val="0"/>
          <w:marTop w:val="0"/>
          <w:marBottom w:val="0"/>
          <w:divBdr>
            <w:top w:val="none" w:sz="0" w:space="0" w:color="auto"/>
            <w:left w:val="none" w:sz="0" w:space="0" w:color="auto"/>
            <w:bottom w:val="none" w:sz="0" w:space="0" w:color="auto"/>
            <w:right w:val="none" w:sz="0" w:space="0" w:color="auto"/>
          </w:divBdr>
        </w:div>
        <w:div w:id="1555431569">
          <w:marLeft w:val="640"/>
          <w:marRight w:val="0"/>
          <w:marTop w:val="0"/>
          <w:marBottom w:val="0"/>
          <w:divBdr>
            <w:top w:val="none" w:sz="0" w:space="0" w:color="auto"/>
            <w:left w:val="none" w:sz="0" w:space="0" w:color="auto"/>
            <w:bottom w:val="none" w:sz="0" w:space="0" w:color="auto"/>
            <w:right w:val="none" w:sz="0" w:space="0" w:color="auto"/>
          </w:divBdr>
        </w:div>
        <w:div w:id="1562399025">
          <w:marLeft w:val="640"/>
          <w:marRight w:val="0"/>
          <w:marTop w:val="0"/>
          <w:marBottom w:val="0"/>
          <w:divBdr>
            <w:top w:val="none" w:sz="0" w:space="0" w:color="auto"/>
            <w:left w:val="none" w:sz="0" w:space="0" w:color="auto"/>
            <w:bottom w:val="none" w:sz="0" w:space="0" w:color="auto"/>
            <w:right w:val="none" w:sz="0" w:space="0" w:color="auto"/>
          </w:divBdr>
        </w:div>
        <w:div w:id="1586183601">
          <w:marLeft w:val="640"/>
          <w:marRight w:val="0"/>
          <w:marTop w:val="0"/>
          <w:marBottom w:val="0"/>
          <w:divBdr>
            <w:top w:val="none" w:sz="0" w:space="0" w:color="auto"/>
            <w:left w:val="none" w:sz="0" w:space="0" w:color="auto"/>
            <w:bottom w:val="none" w:sz="0" w:space="0" w:color="auto"/>
            <w:right w:val="none" w:sz="0" w:space="0" w:color="auto"/>
          </w:divBdr>
        </w:div>
        <w:div w:id="1589265438">
          <w:marLeft w:val="640"/>
          <w:marRight w:val="0"/>
          <w:marTop w:val="0"/>
          <w:marBottom w:val="0"/>
          <w:divBdr>
            <w:top w:val="none" w:sz="0" w:space="0" w:color="auto"/>
            <w:left w:val="none" w:sz="0" w:space="0" w:color="auto"/>
            <w:bottom w:val="none" w:sz="0" w:space="0" w:color="auto"/>
            <w:right w:val="none" w:sz="0" w:space="0" w:color="auto"/>
          </w:divBdr>
        </w:div>
        <w:div w:id="1594784144">
          <w:marLeft w:val="640"/>
          <w:marRight w:val="0"/>
          <w:marTop w:val="0"/>
          <w:marBottom w:val="0"/>
          <w:divBdr>
            <w:top w:val="none" w:sz="0" w:space="0" w:color="auto"/>
            <w:left w:val="none" w:sz="0" w:space="0" w:color="auto"/>
            <w:bottom w:val="none" w:sz="0" w:space="0" w:color="auto"/>
            <w:right w:val="none" w:sz="0" w:space="0" w:color="auto"/>
          </w:divBdr>
        </w:div>
        <w:div w:id="1609853124">
          <w:marLeft w:val="640"/>
          <w:marRight w:val="0"/>
          <w:marTop w:val="0"/>
          <w:marBottom w:val="0"/>
          <w:divBdr>
            <w:top w:val="none" w:sz="0" w:space="0" w:color="auto"/>
            <w:left w:val="none" w:sz="0" w:space="0" w:color="auto"/>
            <w:bottom w:val="none" w:sz="0" w:space="0" w:color="auto"/>
            <w:right w:val="none" w:sz="0" w:space="0" w:color="auto"/>
          </w:divBdr>
        </w:div>
        <w:div w:id="1613825558">
          <w:marLeft w:val="640"/>
          <w:marRight w:val="0"/>
          <w:marTop w:val="0"/>
          <w:marBottom w:val="0"/>
          <w:divBdr>
            <w:top w:val="none" w:sz="0" w:space="0" w:color="auto"/>
            <w:left w:val="none" w:sz="0" w:space="0" w:color="auto"/>
            <w:bottom w:val="none" w:sz="0" w:space="0" w:color="auto"/>
            <w:right w:val="none" w:sz="0" w:space="0" w:color="auto"/>
          </w:divBdr>
        </w:div>
        <w:div w:id="1618564580">
          <w:marLeft w:val="640"/>
          <w:marRight w:val="0"/>
          <w:marTop w:val="0"/>
          <w:marBottom w:val="0"/>
          <w:divBdr>
            <w:top w:val="none" w:sz="0" w:space="0" w:color="auto"/>
            <w:left w:val="none" w:sz="0" w:space="0" w:color="auto"/>
            <w:bottom w:val="none" w:sz="0" w:space="0" w:color="auto"/>
            <w:right w:val="none" w:sz="0" w:space="0" w:color="auto"/>
          </w:divBdr>
        </w:div>
        <w:div w:id="1650356581">
          <w:marLeft w:val="640"/>
          <w:marRight w:val="0"/>
          <w:marTop w:val="0"/>
          <w:marBottom w:val="0"/>
          <w:divBdr>
            <w:top w:val="none" w:sz="0" w:space="0" w:color="auto"/>
            <w:left w:val="none" w:sz="0" w:space="0" w:color="auto"/>
            <w:bottom w:val="none" w:sz="0" w:space="0" w:color="auto"/>
            <w:right w:val="none" w:sz="0" w:space="0" w:color="auto"/>
          </w:divBdr>
        </w:div>
        <w:div w:id="1702124187">
          <w:marLeft w:val="640"/>
          <w:marRight w:val="0"/>
          <w:marTop w:val="0"/>
          <w:marBottom w:val="0"/>
          <w:divBdr>
            <w:top w:val="none" w:sz="0" w:space="0" w:color="auto"/>
            <w:left w:val="none" w:sz="0" w:space="0" w:color="auto"/>
            <w:bottom w:val="none" w:sz="0" w:space="0" w:color="auto"/>
            <w:right w:val="none" w:sz="0" w:space="0" w:color="auto"/>
          </w:divBdr>
        </w:div>
        <w:div w:id="1702901947">
          <w:marLeft w:val="640"/>
          <w:marRight w:val="0"/>
          <w:marTop w:val="0"/>
          <w:marBottom w:val="0"/>
          <w:divBdr>
            <w:top w:val="none" w:sz="0" w:space="0" w:color="auto"/>
            <w:left w:val="none" w:sz="0" w:space="0" w:color="auto"/>
            <w:bottom w:val="none" w:sz="0" w:space="0" w:color="auto"/>
            <w:right w:val="none" w:sz="0" w:space="0" w:color="auto"/>
          </w:divBdr>
        </w:div>
        <w:div w:id="1732803847">
          <w:marLeft w:val="640"/>
          <w:marRight w:val="0"/>
          <w:marTop w:val="0"/>
          <w:marBottom w:val="0"/>
          <w:divBdr>
            <w:top w:val="none" w:sz="0" w:space="0" w:color="auto"/>
            <w:left w:val="none" w:sz="0" w:space="0" w:color="auto"/>
            <w:bottom w:val="none" w:sz="0" w:space="0" w:color="auto"/>
            <w:right w:val="none" w:sz="0" w:space="0" w:color="auto"/>
          </w:divBdr>
        </w:div>
        <w:div w:id="1748576998">
          <w:marLeft w:val="640"/>
          <w:marRight w:val="0"/>
          <w:marTop w:val="0"/>
          <w:marBottom w:val="0"/>
          <w:divBdr>
            <w:top w:val="none" w:sz="0" w:space="0" w:color="auto"/>
            <w:left w:val="none" w:sz="0" w:space="0" w:color="auto"/>
            <w:bottom w:val="none" w:sz="0" w:space="0" w:color="auto"/>
            <w:right w:val="none" w:sz="0" w:space="0" w:color="auto"/>
          </w:divBdr>
        </w:div>
        <w:div w:id="1757937763">
          <w:marLeft w:val="640"/>
          <w:marRight w:val="0"/>
          <w:marTop w:val="0"/>
          <w:marBottom w:val="0"/>
          <w:divBdr>
            <w:top w:val="none" w:sz="0" w:space="0" w:color="auto"/>
            <w:left w:val="none" w:sz="0" w:space="0" w:color="auto"/>
            <w:bottom w:val="none" w:sz="0" w:space="0" w:color="auto"/>
            <w:right w:val="none" w:sz="0" w:space="0" w:color="auto"/>
          </w:divBdr>
        </w:div>
        <w:div w:id="1772892881">
          <w:marLeft w:val="640"/>
          <w:marRight w:val="0"/>
          <w:marTop w:val="0"/>
          <w:marBottom w:val="0"/>
          <w:divBdr>
            <w:top w:val="none" w:sz="0" w:space="0" w:color="auto"/>
            <w:left w:val="none" w:sz="0" w:space="0" w:color="auto"/>
            <w:bottom w:val="none" w:sz="0" w:space="0" w:color="auto"/>
            <w:right w:val="none" w:sz="0" w:space="0" w:color="auto"/>
          </w:divBdr>
        </w:div>
        <w:div w:id="1774012328">
          <w:marLeft w:val="640"/>
          <w:marRight w:val="0"/>
          <w:marTop w:val="0"/>
          <w:marBottom w:val="0"/>
          <w:divBdr>
            <w:top w:val="none" w:sz="0" w:space="0" w:color="auto"/>
            <w:left w:val="none" w:sz="0" w:space="0" w:color="auto"/>
            <w:bottom w:val="none" w:sz="0" w:space="0" w:color="auto"/>
            <w:right w:val="none" w:sz="0" w:space="0" w:color="auto"/>
          </w:divBdr>
        </w:div>
        <w:div w:id="1784878049">
          <w:marLeft w:val="640"/>
          <w:marRight w:val="0"/>
          <w:marTop w:val="0"/>
          <w:marBottom w:val="0"/>
          <w:divBdr>
            <w:top w:val="none" w:sz="0" w:space="0" w:color="auto"/>
            <w:left w:val="none" w:sz="0" w:space="0" w:color="auto"/>
            <w:bottom w:val="none" w:sz="0" w:space="0" w:color="auto"/>
            <w:right w:val="none" w:sz="0" w:space="0" w:color="auto"/>
          </w:divBdr>
        </w:div>
        <w:div w:id="1787583406">
          <w:marLeft w:val="640"/>
          <w:marRight w:val="0"/>
          <w:marTop w:val="0"/>
          <w:marBottom w:val="0"/>
          <w:divBdr>
            <w:top w:val="none" w:sz="0" w:space="0" w:color="auto"/>
            <w:left w:val="none" w:sz="0" w:space="0" w:color="auto"/>
            <w:bottom w:val="none" w:sz="0" w:space="0" w:color="auto"/>
            <w:right w:val="none" w:sz="0" w:space="0" w:color="auto"/>
          </w:divBdr>
        </w:div>
        <w:div w:id="1790511839">
          <w:marLeft w:val="640"/>
          <w:marRight w:val="0"/>
          <w:marTop w:val="0"/>
          <w:marBottom w:val="0"/>
          <w:divBdr>
            <w:top w:val="none" w:sz="0" w:space="0" w:color="auto"/>
            <w:left w:val="none" w:sz="0" w:space="0" w:color="auto"/>
            <w:bottom w:val="none" w:sz="0" w:space="0" w:color="auto"/>
            <w:right w:val="none" w:sz="0" w:space="0" w:color="auto"/>
          </w:divBdr>
        </w:div>
        <w:div w:id="1794860212">
          <w:marLeft w:val="640"/>
          <w:marRight w:val="0"/>
          <w:marTop w:val="0"/>
          <w:marBottom w:val="0"/>
          <w:divBdr>
            <w:top w:val="none" w:sz="0" w:space="0" w:color="auto"/>
            <w:left w:val="none" w:sz="0" w:space="0" w:color="auto"/>
            <w:bottom w:val="none" w:sz="0" w:space="0" w:color="auto"/>
            <w:right w:val="none" w:sz="0" w:space="0" w:color="auto"/>
          </w:divBdr>
        </w:div>
        <w:div w:id="1798260752">
          <w:marLeft w:val="640"/>
          <w:marRight w:val="0"/>
          <w:marTop w:val="0"/>
          <w:marBottom w:val="0"/>
          <w:divBdr>
            <w:top w:val="none" w:sz="0" w:space="0" w:color="auto"/>
            <w:left w:val="none" w:sz="0" w:space="0" w:color="auto"/>
            <w:bottom w:val="none" w:sz="0" w:space="0" w:color="auto"/>
            <w:right w:val="none" w:sz="0" w:space="0" w:color="auto"/>
          </w:divBdr>
        </w:div>
        <w:div w:id="1834449595">
          <w:marLeft w:val="640"/>
          <w:marRight w:val="0"/>
          <w:marTop w:val="0"/>
          <w:marBottom w:val="0"/>
          <w:divBdr>
            <w:top w:val="none" w:sz="0" w:space="0" w:color="auto"/>
            <w:left w:val="none" w:sz="0" w:space="0" w:color="auto"/>
            <w:bottom w:val="none" w:sz="0" w:space="0" w:color="auto"/>
            <w:right w:val="none" w:sz="0" w:space="0" w:color="auto"/>
          </w:divBdr>
        </w:div>
        <w:div w:id="1851916403">
          <w:marLeft w:val="640"/>
          <w:marRight w:val="0"/>
          <w:marTop w:val="0"/>
          <w:marBottom w:val="0"/>
          <w:divBdr>
            <w:top w:val="none" w:sz="0" w:space="0" w:color="auto"/>
            <w:left w:val="none" w:sz="0" w:space="0" w:color="auto"/>
            <w:bottom w:val="none" w:sz="0" w:space="0" w:color="auto"/>
            <w:right w:val="none" w:sz="0" w:space="0" w:color="auto"/>
          </w:divBdr>
        </w:div>
        <w:div w:id="1858614293">
          <w:marLeft w:val="640"/>
          <w:marRight w:val="0"/>
          <w:marTop w:val="0"/>
          <w:marBottom w:val="0"/>
          <w:divBdr>
            <w:top w:val="none" w:sz="0" w:space="0" w:color="auto"/>
            <w:left w:val="none" w:sz="0" w:space="0" w:color="auto"/>
            <w:bottom w:val="none" w:sz="0" w:space="0" w:color="auto"/>
            <w:right w:val="none" w:sz="0" w:space="0" w:color="auto"/>
          </w:divBdr>
        </w:div>
        <w:div w:id="1859125418">
          <w:marLeft w:val="640"/>
          <w:marRight w:val="0"/>
          <w:marTop w:val="0"/>
          <w:marBottom w:val="0"/>
          <w:divBdr>
            <w:top w:val="none" w:sz="0" w:space="0" w:color="auto"/>
            <w:left w:val="none" w:sz="0" w:space="0" w:color="auto"/>
            <w:bottom w:val="none" w:sz="0" w:space="0" w:color="auto"/>
            <w:right w:val="none" w:sz="0" w:space="0" w:color="auto"/>
          </w:divBdr>
        </w:div>
        <w:div w:id="1880699748">
          <w:marLeft w:val="640"/>
          <w:marRight w:val="0"/>
          <w:marTop w:val="0"/>
          <w:marBottom w:val="0"/>
          <w:divBdr>
            <w:top w:val="none" w:sz="0" w:space="0" w:color="auto"/>
            <w:left w:val="none" w:sz="0" w:space="0" w:color="auto"/>
            <w:bottom w:val="none" w:sz="0" w:space="0" w:color="auto"/>
            <w:right w:val="none" w:sz="0" w:space="0" w:color="auto"/>
          </w:divBdr>
        </w:div>
        <w:div w:id="1882132460">
          <w:marLeft w:val="640"/>
          <w:marRight w:val="0"/>
          <w:marTop w:val="0"/>
          <w:marBottom w:val="0"/>
          <w:divBdr>
            <w:top w:val="none" w:sz="0" w:space="0" w:color="auto"/>
            <w:left w:val="none" w:sz="0" w:space="0" w:color="auto"/>
            <w:bottom w:val="none" w:sz="0" w:space="0" w:color="auto"/>
            <w:right w:val="none" w:sz="0" w:space="0" w:color="auto"/>
          </w:divBdr>
        </w:div>
        <w:div w:id="1936479078">
          <w:marLeft w:val="640"/>
          <w:marRight w:val="0"/>
          <w:marTop w:val="0"/>
          <w:marBottom w:val="0"/>
          <w:divBdr>
            <w:top w:val="none" w:sz="0" w:space="0" w:color="auto"/>
            <w:left w:val="none" w:sz="0" w:space="0" w:color="auto"/>
            <w:bottom w:val="none" w:sz="0" w:space="0" w:color="auto"/>
            <w:right w:val="none" w:sz="0" w:space="0" w:color="auto"/>
          </w:divBdr>
        </w:div>
        <w:div w:id="1947157410">
          <w:marLeft w:val="640"/>
          <w:marRight w:val="0"/>
          <w:marTop w:val="0"/>
          <w:marBottom w:val="0"/>
          <w:divBdr>
            <w:top w:val="none" w:sz="0" w:space="0" w:color="auto"/>
            <w:left w:val="none" w:sz="0" w:space="0" w:color="auto"/>
            <w:bottom w:val="none" w:sz="0" w:space="0" w:color="auto"/>
            <w:right w:val="none" w:sz="0" w:space="0" w:color="auto"/>
          </w:divBdr>
        </w:div>
        <w:div w:id="1953704226">
          <w:marLeft w:val="640"/>
          <w:marRight w:val="0"/>
          <w:marTop w:val="0"/>
          <w:marBottom w:val="0"/>
          <w:divBdr>
            <w:top w:val="none" w:sz="0" w:space="0" w:color="auto"/>
            <w:left w:val="none" w:sz="0" w:space="0" w:color="auto"/>
            <w:bottom w:val="none" w:sz="0" w:space="0" w:color="auto"/>
            <w:right w:val="none" w:sz="0" w:space="0" w:color="auto"/>
          </w:divBdr>
        </w:div>
        <w:div w:id="1964382269">
          <w:marLeft w:val="640"/>
          <w:marRight w:val="0"/>
          <w:marTop w:val="0"/>
          <w:marBottom w:val="0"/>
          <w:divBdr>
            <w:top w:val="none" w:sz="0" w:space="0" w:color="auto"/>
            <w:left w:val="none" w:sz="0" w:space="0" w:color="auto"/>
            <w:bottom w:val="none" w:sz="0" w:space="0" w:color="auto"/>
            <w:right w:val="none" w:sz="0" w:space="0" w:color="auto"/>
          </w:divBdr>
        </w:div>
        <w:div w:id="1974748109">
          <w:marLeft w:val="640"/>
          <w:marRight w:val="0"/>
          <w:marTop w:val="0"/>
          <w:marBottom w:val="0"/>
          <w:divBdr>
            <w:top w:val="none" w:sz="0" w:space="0" w:color="auto"/>
            <w:left w:val="none" w:sz="0" w:space="0" w:color="auto"/>
            <w:bottom w:val="none" w:sz="0" w:space="0" w:color="auto"/>
            <w:right w:val="none" w:sz="0" w:space="0" w:color="auto"/>
          </w:divBdr>
        </w:div>
        <w:div w:id="2027631379">
          <w:marLeft w:val="640"/>
          <w:marRight w:val="0"/>
          <w:marTop w:val="0"/>
          <w:marBottom w:val="0"/>
          <w:divBdr>
            <w:top w:val="none" w:sz="0" w:space="0" w:color="auto"/>
            <w:left w:val="none" w:sz="0" w:space="0" w:color="auto"/>
            <w:bottom w:val="none" w:sz="0" w:space="0" w:color="auto"/>
            <w:right w:val="none" w:sz="0" w:space="0" w:color="auto"/>
          </w:divBdr>
        </w:div>
        <w:div w:id="2088988773">
          <w:marLeft w:val="640"/>
          <w:marRight w:val="0"/>
          <w:marTop w:val="0"/>
          <w:marBottom w:val="0"/>
          <w:divBdr>
            <w:top w:val="none" w:sz="0" w:space="0" w:color="auto"/>
            <w:left w:val="none" w:sz="0" w:space="0" w:color="auto"/>
            <w:bottom w:val="none" w:sz="0" w:space="0" w:color="auto"/>
            <w:right w:val="none" w:sz="0" w:space="0" w:color="auto"/>
          </w:divBdr>
        </w:div>
        <w:div w:id="2103330811">
          <w:marLeft w:val="640"/>
          <w:marRight w:val="0"/>
          <w:marTop w:val="0"/>
          <w:marBottom w:val="0"/>
          <w:divBdr>
            <w:top w:val="none" w:sz="0" w:space="0" w:color="auto"/>
            <w:left w:val="none" w:sz="0" w:space="0" w:color="auto"/>
            <w:bottom w:val="none" w:sz="0" w:space="0" w:color="auto"/>
            <w:right w:val="none" w:sz="0" w:space="0" w:color="auto"/>
          </w:divBdr>
        </w:div>
        <w:div w:id="2106345899">
          <w:marLeft w:val="640"/>
          <w:marRight w:val="0"/>
          <w:marTop w:val="0"/>
          <w:marBottom w:val="0"/>
          <w:divBdr>
            <w:top w:val="none" w:sz="0" w:space="0" w:color="auto"/>
            <w:left w:val="none" w:sz="0" w:space="0" w:color="auto"/>
            <w:bottom w:val="none" w:sz="0" w:space="0" w:color="auto"/>
            <w:right w:val="none" w:sz="0" w:space="0" w:color="auto"/>
          </w:divBdr>
        </w:div>
      </w:divsChild>
    </w:div>
    <w:div w:id="150633837">
      <w:bodyDiv w:val="1"/>
      <w:marLeft w:val="0"/>
      <w:marRight w:val="0"/>
      <w:marTop w:val="0"/>
      <w:marBottom w:val="0"/>
      <w:divBdr>
        <w:top w:val="none" w:sz="0" w:space="0" w:color="auto"/>
        <w:left w:val="none" w:sz="0" w:space="0" w:color="auto"/>
        <w:bottom w:val="none" w:sz="0" w:space="0" w:color="auto"/>
        <w:right w:val="none" w:sz="0" w:space="0" w:color="auto"/>
      </w:divBdr>
      <w:divsChild>
        <w:div w:id="27217402">
          <w:marLeft w:val="640"/>
          <w:marRight w:val="0"/>
          <w:marTop w:val="0"/>
          <w:marBottom w:val="0"/>
          <w:divBdr>
            <w:top w:val="none" w:sz="0" w:space="0" w:color="auto"/>
            <w:left w:val="none" w:sz="0" w:space="0" w:color="auto"/>
            <w:bottom w:val="none" w:sz="0" w:space="0" w:color="auto"/>
            <w:right w:val="none" w:sz="0" w:space="0" w:color="auto"/>
          </w:divBdr>
        </w:div>
        <w:div w:id="29033981">
          <w:marLeft w:val="640"/>
          <w:marRight w:val="0"/>
          <w:marTop w:val="0"/>
          <w:marBottom w:val="0"/>
          <w:divBdr>
            <w:top w:val="none" w:sz="0" w:space="0" w:color="auto"/>
            <w:left w:val="none" w:sz="0" w:space="0" w:color="auto"/>
            <w:bottom w:val="none" w:sz="0" w:space="0" w:color="auto"/>
            <w:right w:val="none" w:sz="0" w:space="0" w:color="auto"/>
          </w:divBdr>
        </w:div>
        <w:div w:id="121119360">
          <w:marLeft w:val="640"/>
          <w:marRight w:val="0"/>
          <w:marTop w:val="0"/>
          <w:marBottom w:val="0"/>
          <w:divBdr>
            <w:top w:val="none" w:sz="0" w:space="0" w:color="auto"/>
            <w:left w:val="none" w:sz="0" w:space="0" w:color="auto"/>
            <w:bottom w:val="none" w:sz="0" w:space="0" w:color="auto"/>
            <w:right w:val="none" w:sz="0" w:space="0" w:color="auto"/>
          </w:divBdr>
        </w:div>
        <w:div w:id="160705227">
          <w:marLeft w:val="640"/>
          <w:marRight w:val="0"/>
          <w:marTop w:val="0"/>
          <w:marBottom w:val="0"/>
          <w:divBdr>
            <w:top w:val="none" w:sz="0" w:space="0" w:color="auto"/>
            <w:left w:val="none" w:sz="0" w:space="0" w:color="auto"/>
            <w:bottom w:val="none" w:sz="0" w:space="0" w:color="auto"/>
            <w:right w:val="none" w:sz="0" w:space="0" w:color="auto"/>
          </w:divBdr>
        </w:div>
        <w:div w:id="171258660">
          <w:marLeft w:val="640"/>
          <w:marRight w:val="0"/>
          <w:marTop w:val="0"/>
          <w:marBottom w:val="0"/>
          <w:divBdr>
            <w:top w:val="none" w:sz="0" w:space="0" w:color="auto"/>
            <w:left w:val="none" w:sz="0" w:space="0" w:color="auto"/>
            <w:bottom w:val="none" w:sz="0" w:space="0" w:color="auto"/>
            <w:right w:val="none" w:sz="0" w:space="0" w:color="auto"/>
          </w:divBdr>
        </w:div>
        <w:div w:id="193620400">
          <w:marLeft w:val="640"/>
          <w:marRight w:val="0"/>
          <w:marTop w:val="0"/>
          <w:marBottom w:val="0"/>
          <w:divBdr>
            <w:top w:val="none" w:sz="0" w:space="0" w:color="auto"/>
            <w:left w:val="none" w:sz="0" w:space="0" w:color="auto"/>
            <w:bottom w:val="none" w:sz="0" w:space="0" w:color="auto"/>
            <w:right w:val="none" w:sz="0" w:space="0" w:color="auto"/>
          </w:divBdr>
        </w:div>
        <w:div w:id="207843134">
          <w:marLeft w:val="640"/>
          <w:marRight w:val="0"/>
          <w:marTop w:val="0"/>
          <w:marBottom w:val="0"/>
          <w:divBdr>
            <w:top w:val="none" w:sz="0" w:space="0" w:color="auto"/>
            <w:left w:val="none" w:sz="0" w:space="0" w:color="auto"/>
            <w:bottom w:val="none" w:sz="0" w:space="0" w:color="auto"/>
            <w:right w:val="none" w:sz="0" w:space="0" w:color="auto"/>
          </w:divBdr>
        </w:div>
        <w:div w:id="218637345">
          <w:marLeft w:val="640"/>
          <w:marRight w:val="0"/>
          <w:marTop w:val="0"/>
          <w:marBottom w:val="0"/>
          <w:divBdr>
            <w:top w:val="none" w:sz="0" w:space="0" w:color="auto"/>
            <w:left w:val="none" w:sz="0" w:space="0" w:color="auto"/>
            <w:bottom w:val="none" w:sz="0" w:space="0" w:color="auto"/>
            <w:right w:val="none" w:sz="0" w:space="0" w:color="auto"/>
          </w:divBdr>
        </w:div>
        <w:div w:id="229775133">
          <w:marLeft w:val="640"/>
          <w:marRight w:val="0"/>
          <w:marTop w:val="0"/>
          <w:marBottom w:val="0"/>
          <w:divBdr>
            <w:top w:val="none" w:sz="0" w:space="0" w:color="auto"/>
            <w:left w:val="none" w:sz="0" w:space="0" w:color="auto"/>
            <w:bottom w:val="none" w:sz="0" w:space="0" w:color="auto"/>
            <w:right w:val="none" w:sz="0" w:space="0" w:color="auto"/>
          </w:divBdr>
        </w:div>
        <w:div w:id="234167119">
          <w:marLeft w:val="640"/>
          <w:marRight w:val="0"/>
          <w:marTop w:val="0"/>
          <w:marBottom w:val="0"/>
          <w:divBdr>
            <w:top w:val="none" w:sz="0" w:space="0" w:color="auto"/>
            <w:left w:val="none" w:sz="0" w:space="0" w:color="auto"/>
            <w:bottom w:val="none" w:sz="0" w:space="0" w:color="auto"/>
            <w:right w:val="none" w:sz="0" w:space="0" w:color="auto"/>
          </w:divBdr>
        </w:div>
        <w:div w:id="270358365">
          <w:marLeft w:val="640"/>
          <w:marRight w:val="0"/>
          <w:marTop w:val="0"/>
          <w:marBottom w:val="0"/>
          <w:divBdr>
            <w:top w:val="none" w:sz="0" w:space="0" w:color="auto"/>
            <w:left w:val="none" w:sz="0" w:space="0" w:color="auto"/>
            <w:bottom w:val="none" w:sz="0" w:space="0" w:color="auto"/>
            <w:right w:val="none" w:sz="0" w:space="0" w:color="auto"/>
          </w:divBdr>
        </w:div>
        <w:div w:id="323053334">
          <w:marLeft w:val="640"/>
          <w:marRight w:val="0"/>
          <w:marTop w:val="0"/>
          <w:marBottom w:val="0"/>
          <w:divBdr>
            <w:top w:val="none" w:sz="0" w:space="0" w:color="auto"/>
            <w:left w:val="none" w:sz="0" w:space="0" w:color="auto"/>
            <w:bottom w:val="none" w:sz="0" w:space="0" w:color="auto"/>
            <w:right w:val="none" w:sz="0" w:space="0" w:color="auto"/>
          </w:divBdr>
        </w:div>
        <w:div w:id="327487332">
          <w:marLeft w:val="640"/>
          <w:marRight w:val="0"/>
          <w:marTop w:val="0"/>
          <w:marBottom w:val="0"/>
          <w:divBdr>
            <w:top w:val="none" w:sz="0" w:space="0" w:color="auto"/>
            <w:left w:val="none" w:sz="0" w:space="0" w:color="auto"/>
            <w:bottom w:val="none" w:sz="0" w:space="0" w:color="auto"/>
            <w:right w:val="none" w:sz="0" w:space="0" w:color="auto"/>
          </w:divBdr>
        </w:div>
        <w:div w:id="342973447">
          <w:marLeft w:val="640"/>
          <w:marRight w:val="0"/>
          <w:marTop w:val="0"/>
          <w:marBottom w:val="0"/>
          <w:divBdr>
            <w:top w:val="none" w:sz="0" w:space="0" w:color="auto"/>
            <w:left w:val="none" w:sz="0" w:space="0" w:color="auto"/>
            <w:bottom w:val="none" w:sz="0" w:space="0" w:color="auto"/>
            <w:right w:val="none" w:sz="0" w:space="0" w:color="auto"/>
          </w:divBdr>
        </w:div>
        <w:div w:id="351154238">
          <w:marLeft w:val="640"/>
          <w:marRight w:val="0"/>
          <w:marTop w:val="0"/>
          <w:marBottom w:val="0"/>
          <w:divBdr>
            <w:top w:val="none" w:sz="0" w:space="0" w:color="auto"/>
            <w:left w:val="none" w:sz="0" w:space="0" w:color="auto"/>
            <w:bottom w:val="none" w:sz="0" w:space="0" w:color="auto"/>
            <w:right w:val="none" w:sz="0" w:space="0" w:color="auto"/>
          </w:divBdr>
        </w:div>
        <w:div w:id="394276164">
          <w:marLeft w:val="640"/>
          <w:marRight w:val="0"/>
          <w:marTop w:val="0"/>
          <w:marBottom w:val="0"/>
          <w:divBdr>
            <w:top w:val="none" w:sz="0" w:space="0" w:color="auto"/>
            <w:left w:val="none" w:sz="0" w:space="0" w:color="auto"/>
            <w:bottom w:val="none" w:sz="0" w:space="0" w:color="auto"/>
            <w:right w:val="none" w:sz="0" w:space="0" w:color="auto"/>
          </w:divBdr>
        </w:div>
        <w:div w:id="421537753">
          <w:marLeft w:val="640"/>
          <w:marRight w:val="0"/>
          <w:marTop w:val="0"/>
          <w:marBottom w:val="0"/>
          <w:divBdr>
            <w:top w:val="none" w:sz="0" w:space="0" w:color="auto"/>
            <w:left w:val="none" w:sz="0" w:space="0" w:color="auto"/>
            <w:bottom w:val="none" w:sz="0" w:space="0" w:color="auto"/>
            <w:right w:val="none" w:sz="0" w:space="0" w:color="auto"/>
          </w:divBdr>
        </w:div>
        <w:div w:id="450125318">
          <w:marLeft w:val="640"/>
          <w:marRight w:val="0"/>
          <w:marTop w:val="0"/>
          <w:marBottom w:val="0"/>
          <w:divBdr>
            <w:top w:val="none" w:sz="0" w:space="0" w:color="auto"/>
            <w:left w:val="none" w:sz="0" w:space="0" w:color="auto"/>
            <w:bottom w:val="none" w:sz="0" w:space="0" w:color="auto"/>
            <w:right w:val="none" w:sz="0" w:space="0" w:color="auto"/>
          </w:divBdr>
        </w:div>
        <w:div w:id="456726527">
          <w:marLeft w:val="640"/>
          <w:marRight w:val="0"/>
          <w:marTop w:val="0"/>
          <w:marBottom w:val="0"/>
          <w:divBdr>
            <w:top w:val="none" w:sz="0" w:space="0" w:color="auto"/>
            <w:left w:val="none" w:sz="0" w:space="0" w:color="auto"/>
            <w:bottom w:val="none" w:sz="0" w:space="0" w:color="auto"/>
            <w:right w:val="none" w:sz="0" w:space="0" w:color="auto"/>
          </w:divBdr>
        </w:div>
        <w:div w:id="469902844">
          <w:marLeft w:val="640"/>
          <w:marRight w:val="0"/>
          <w:marTop w:val="0"/>
          <w:marBottom w:val="0"/>
          <w:divBdr>
            <w:top w:val="none" w:sz="0" w:space="0" w:color="auto"/>
            <w:left w:val="none" w:sz="0" w:space="0" w:color="auto"/>
            <w:bottom w:val="none" w:sz="0" w:space="0" w:color="auto"/>
            <w:right w:val="none" w:sz="0" w:space="0" w:color="auto"/>
          </w:divBdr>
        </w:div>
        <w:div w:id="473714736">
          <w:marLeft w:val="640"/>
          <w:marRight w:val="0"/>
          <w:marTop w:val="0"/>
          <w:marBottom w:val="0"/>
          <w:divBdr>
            <w:top w:val="none" w:sz="0" w:space="0" w:color="auto"/>
            <w:left w:val="none" w:sz="0" w:space="0" w:color="auto"/>
            <w:bottom w:val="none" w:sz="0" w:space="0" w:color="auto"/>
            <w:right w:val="none" w:sz="0" w:space="0" w:color="auto"/>
          </w:divBdr>
        </w:div>
        <w:div w:id="480733509">
          <w:marLeft w:val="640"/>
          <w:marRight w:val="0"/>
          <w:marTop w:val="0"/>
          <w:marBottom w:val="0"/>
          <w:divBdr>
            <w:top w:val="none" w:sz="0" w:space="0" w:color="auto"/>
            <w:left w:val="none" w:sz="0" w:space="0" w:color="auto"/>
            <w:bottom w:val="none" w:sz="0" w:space="0" w:color="auto"/>
            <w:right w:val="none" w:sz="0" w:space="0" w:color="auto"/>
          </w:divBdr>
        </w:div>
        <w:div w:id="526064242">
          <w:marLeft w:val="640"/>
          <w:marRight w:val="0"/>
          <w:marTop w:val="0"/>
          <w:marBottom w:val="0"/>
          <w:divBdr>
            <w:top w:val="none" w:sz="0" w:space="0" w:color="auto"/>
            <w:left w:val="none" w:sz="0" w:space="0" w:color="auto"/>
            <w:bottom w:val="none" w:sz="0" w:space="0" w:color="auto"/>
            <w:right w:val="none" w:sz="0" w:space="0" w:color="auto"/>
          </w:divBdr>
        </w:div>
        <w:div w:id="550726880">
          <w:marLeft w:val="640"/>
          <w:marRight w:val="0"/>
          <w:marTop w:val="0"/>
          <w:marBottom w:val="0"/>
          <w:divBdr>
            <w:top w:val="none" w:sz="0" w:space="0" w:color="auto"/>
            <w:left w:val="none" w:sz="0" w:space="0" w:color="auto"/>
            <w:bottom w:val="none" w:sz="0" w:space="0" w:color="auto"/>
            <w:right w:val="none" w:sz="0" w:space="0" w:color="auto"/>
          </w:divBdr>
        </w:div>
        <w:div w:id="627510193">
          <w:marLeft w:val="640"/>
          <w:marRight w:val="0"/>
          <w:marTop w:val="0"/>
          <w:marBottom w:val="0"/>
          <w:divBdr>
            <w:top w:val="none" w:sz="0" w:space="0" w:color="auto"/>
            <w:left w:val="none" w:sz="0" w:space="0" w:color="auto"/>
            <w:bottom w:val="none" w:sz="0" w:space="0" w:color="auto"/>
            <w:right w:val="none" w:sz="0" w:space="0" w:color="auto"/>
          </w:divBdr>
        </w:div>
        <w:div w:id="634943877">
          <w:marLeft w:val="640"/>
          <w:marRight w:val="0"/>
          <w:marTop w:val="0"/>
          <w:marBottom w:val="0"/>
          <w:divBdr>
            <w:top w:val="none" w:sz="0" w:space="0" w:color="auto"/>
            <w:left w:val="none" w:sz="0" w:space="0" w:color="auto"/>
            <w:bottom w:val="none" w:sz="0" w:space="0" w:color="auto"/>
            <w:right w:val="none" w:sz="0" w:space="0" w:color="auto"/>
          </w:divBdr>
        </w:div>
        <w:div w:id="635917447">
          <w:marLeft w:val="640"/>
          <w:marRight w:val="0"/>
          <w:marTop w:val="0"/>
          <w:marBottom w:val="0"/>
          <w:divBdr>
            <w:top w:val="none" w:sz="0" w:space="0" w:color="auto"/>
            <w:left w:val="none" w:sz="0" w:space="0" w:color="auto"/>
            <w:bottom w:val="none" w:sz="0" w:space="0" w:color="auto"/>
            <w:right w:val="none" w:sz="0" w:space="0" w:color="auto"/>
          </w:divBdr>
        </w:div>
        <w:div w:id="645016331">
          <w:marLeft w:val="640"/>
          <w:marRight w:val="0"/>
          <w:marTop w:val="0"/>
          <w:marBottom w:val="0"/>
          <w:divBdr>
            <w:top w:val="none" w:sz="0" w:space="0" w:color="auto"/>
            <w:left w:val="none" w:sz="0" w:space="0" w:color="auto"/>
            <w:bottom w:val="none" w:sz="0" w:space="0" w:color="auto"/>
            <w:right w:val="none" w:sz="0" w:space="0" w:color="auto"/>
          </w:divBdr>
        </w:div>
        <w:div w:id="647781879">
          <w:marLeft w:val="640"/>
          <w:marRight w:val="0"/>
          <w:marTop w:val="0"/>
          <w:marBottom w:val="0"/>
          <w:divBdr>
            <w:top w:val="none" w:sz="0" w:space="0" w:color="auto"/>
            <w:left w:val="none" w:sz="0" w:space="0" w:color="auto"/>
            <w:bottom w:val="none" w:sz="0" w:space="0" w:color="auto"/>
            <w:right w:val="none" w:sz="0" w:space="0" w:color="auto"/>
          </w:divBdr>
        </w:div>
        <w:div w:id="660425501">
          <w:marLeft w:val="640"/>
          <w:marRight w:val="0"/>
          <w:marTop w:val="0"/>
          <w:marBottom w:val="0"/>
          <w:divBdr>
            <w:top w:val="none" w:sz="0" w:space="0" w:color="auto"/>
            <w:left w:val="none" w:sz="0" w:space="0" w:color="auto"/>
            <w:bottom w:val="none" w:sz="0" w:space="0" w:color="auto"/>
            <w:right w:val="none" w:sz="0" w:space="0" w:color="auto"/>
          </w:divBdr>
        </w:div>
        <w:div w:id="672688070">
          <w:marLeft w:val="640"/>
          <w:marRight w:val="0"/>
          <w:marTop w:val="0"/>
          <w:marBottom w:val="0"/>
          <w:divBdr>
            <w:top w:val="none" w:sz="0" w:space="0" w:color="auto"/>
            <w:left w:val="none" w:sz="0" w:space="0" w:color="auto"/>
            <w:bottom w:val="none" w:sz="0" w:space="0" w:color="auto"/>
            <w:right w:val="none" w:sz="0" w:space="0" w:color="auto"/>
          </w:divBdr>
        </w:div>
        <w:div w:id="679894596">
          <w:marLeft w:val="640"/>
          <w:marRight w:val="0"/>
          <w:marTop w:val="0"/>
          <w:marBottom w:val="0"/>
          <w:divBdr>
            <w:top w:val="none" w:sz="0" w:space="0" w:color="auto"/>
            <w:left w:val="none" w:sz="0" w:space="0" w:color="auto"/>
            <w:bottom w:val="none" w:sz="0" w:space="0" w:color="auto"/>
            <w:right w:val="none" w:sz="0" w:space="0" w:color="auto"/>
          </w:divBdr>
        </w:div>
        <w:div w:id="697118988">
          <w:marLeft w:val="640"/>
          <w:marRight w:val="0"/>
          <w:marTop w:val="0"/>
          <w:marBottom w:val="0"/>
          <w:divBdr>
            <w:top w:val="none" w:sz="0" w:space="0" w:color="auto"/>
            <w:left w:val="none" w:sz="0" w:space="0" w:color="auto"/>
            <w:bottom w:val="none" w:sz="0" w:space="0" w:color="auto"/>
            <w:right w:val="none" w:sz="0" w:space="0" w:color="auto"/>
          </w:divBdr>
        </w:div>
        <w:div w:id="741566545">
          <w:marLeft w:val="640"/>
          <w:marRight w:val="0"/>
          <w:marTop w:val="0"/>
          <w:marBottom w:val="0"/>
          <w:divBdr>
            <w:top w:val="none" w:sz="0" w:space="0" w:color="auto"/>
            <w:left w:val="none" w:sz="0" w:space="0" w:color="auto"/>
            <w:bottom w:val="none" w:sz="0" w:space="0" w:color="auto"/>
            <w:right w:val="none" w:sz="0" w:space="0" w:color="auto"/>
          </w:divBdr>
        </w:div>
        <w:div w:id="751394191">
          <w:marLeft w:val="640"/>
          <w:marRight w:val="0"/>
          <w:marTop w:val="0"/>
          <w:marBottom w:val="0"/>
          <w:divBdr>
            <w:top w:val="none" w:sz="0" w:space="0" w:color="auto"/>
            <w:left w:val="none" w:sz="0" w:space="0" w:color="auto"/>
            <w:bottom w:val="none" w:sz="0" w:space="0" w:color="auto"/>
            <w:right w:val="none" w:sz="0" w:space="0" w:color="auto"/>
          </w:divBdr>
        </w:div>
        <w:div w:id="799299757">
          <w:marLeft w:val="640"/>
          <w:marRight w:val="0"/>
          <w:marTop w:val="0"/>
          <w:marBottom w:val="0"/>
          <w:divBdr>
            <w:top w:val="none" w:sz="0" w:space="0" w:color="auto"/>
            <w:left w:val="none" w:sz="0" w:space="0" w:color="auto"/>
            <w:bottom w:val="none" w:sz="0" w:space="0" w:color="auto"/>
            <w:right w:val="none" w:sz="0" w:space="0" w:color="auto"/>
          </w:divBdr>
        </w:div>
        <w:div w:id="834105093">
          <w:marLeft w:val="640"/>
          <w:marRight w:val="0"/>
          <w:marTop w:val="0"/>
          <w:marBottom w:val="0"/>
          <w:divBdr>
            <w:top w:val="none" w:sz="0" w:space="0" w:color="auto"/>
            <w:left w:val="none" w:sz="0" w:space="0" w:color="auto"/>
            <w:bottom w:val="none" w:sz="0" w:space="0" w:color="auto"/>
            <w:right w:val="none" w:sz="0" w:space="0" w:color="auto"/>
          </w:divBdr>
        </w:div>
        <w:div w:id="836730583">
          <w:marLeft w:val="640"/>
          <w:marRight w:val="0"/>
          <w:marTop w:val="0"/>
          <w:marBottom w:val="0"/>
          <w:divBdr>
            <w:top w:val="none" w:sz="0" w:space="0" w:color="auto"/>
            <w:left w:val="none" w:sz="0" w:space="0" w:color="auto"/>
            <w:bottom w:val="none" w:sz="0" w:space="0" w:color="auto"/>
            <w:right w:val="none" w:sz="0" w:space="0" w:color="auto"/>
          </w:divBdr>
        </w:div>
        <w:div w:id="867989626">
          <w:marLeft w:val="640"/>
          <w:marRight w:val="0"/>
          <w:marTop w:val="0"/>
          <w:marBottom w:val="0"/>
          <w:divBdr>
            <w:top w:val="none" w:sz="0" w:space="0" w:color="auto"/>
            <w:left w:val="none" w:sz="0" w:space="0" w:color="auto"/>
            <w:bottom w:val="none" w:sz="0" w:space="0" w:color="auto"/>
            <w:right w:val="none" w:sz="0" w:space="0" w:color="auto"/>
          </w:divBdr>
        </w:div>
        <w:div w:id="875774542">
          <w:marLeft w:val="640"/>
          <w:marRight w:val="0"/>
          <w:marTop w:val="0"/>
          <w:marBottom w:val="0"/>
          <w:divBdr>
            <w:top w:val="none" w:sz="0" w:space="0" w:color="auto"/>
            <w:left w:val="none" w:sz="0" w:space="0" w:color="auto"/>
            <w:bottom w:val="none" w:sz="0" w:space="0" w:color="auto"/>
            <w:right w:val="none" w:sz="0" w:space="0" w:color="auto"/>
          </w:divBdr>
        </w:div>
        <w:div w:id="887960311">
          <w:marLeft w:val="640"/>
          <w:marRight w:val="0"/>
          <w:marTop w:val="0"/>
          <w:marBottom w:val="0"/>
          <w:divBdr>
            <w:top w:val="none" w:sz="0" w:space="0" w:color="auto"/>
            <w:left w:val="none" w:sz="0" w:space="0" w:color="auto"/>
            <w:bottom w:val="none" w:sz="0" w:space="0" w:color="auto"/>
            <w:right w:val="none" w:sz="0" w:space="0" w:color="auto"/>
          </w:divBdr>
        </w:div>
        <w:div w:id="914240454">
          <w:marLeft w:val="640"/>
          <w:marRight w:val="0"/>
          <w:marTop w:val="0"/>
          <w:marBottom w:val="0"/>
          <w:divBdr>
            <w:top w:val="none" w:sz="0" w:space="0" w:color="auto"/>
            <w:left w:val="none" w:sz="0" w:space="0" w:color="auto"/>
            <w:bottom w:val="none" w:sz="0" w:space="0" w:color="auto"/>
            <w:right w:val="none" w:sz="0" w:space="0" w:color="auto"/>
          </w:divBdr>
        </w:div>
        <w:div w:id="946736379">
          <w:marLeft w:val="640"/>
          <w:marRight w:val="0"/>
          <w:marTop w:val="0"/>
          <w:marBottom w:val="0"/>
          <w:divBdr>
            <w:top w:val="none" w:sz="0" w:space="0" w:color="auto"/>
            <w:left w:val="none" w:sz="0" w:space="0" w:color="auto"/>
            <w:bottom w:val="none" w:sz="0" w:space="0" w:color="auto"/>
            <w:right w:val="none" w:sz="0" w:space="0" w:color="auto"/>
          </w:divBdr>
        </w:div>
        <w:div w:id="963970862">
          <w:marLeft w:val="640"/>
          <w:marRight w:val="0"/>
          <w:marTop w:val="0"/>
          <w:marBottom w:val="0"/>
          <w:divBdr>
            <w:top w:val="none" w:sz="0" w:space="0" w:color="auto"/>
            <w:left w:val="none" w:sz="0" w:space="0" w:color="auto"/>
            <w:bottom w:val="none" w:sz="0" w:space="0" w:color="auto"/>
            <w:right w:val="none" w:sz="0" w:space="0" w:color="auto"/>
          </w:divBdr>
        </w:div>
        <w:div w:id="970788110">
          <w:marLeft w:val="640"/>
          <w:marRight w:val="0"/>
          <w:marTop w:val="0"/>
          <w:marBottom w:val="0"/>
          <w:divBdr>
            <w:top w:val="none" w:sz="0" w:space="0" w:color="auto"/>
            <w:left w:val="none" w:sz="0" w:space="0" w:color="auto"/>
            <w:bottom w:val="none" w:sz="0" w:space="0" w:color="auto"/>
            <w:right w:val="none" w:sz="0" w:space="0" w:color="auto"/>
          </w:divBdr>
        </w:div>
        <w:div w:id="979769093">
          <w:marLeft w:val="640"/>
          <w:marRight w:val="0"/>
          <w:marTop w:val="0"/>
          <w:marBottom w:val="0"/>
          <w:divBdr>
            <w:top w:val="none" w:sz="0" w:space="0" w:color="auto"/>
            <w:left w:val="none" w:sz="0" w:space="0" w:color="auto"/>
            <w:bottom w:val="none" w:sz="0" w:space="0" w:color="auto"/>
            <w:right w:val="none" w:sz="0" w:space="0" w:color="auto"/>
          </w:divBdr>
        </w:div>
        <w:div w:id="986544125">
          <w:marLeft w:val="640"/>
          <w:marRight w:val="0"/>
          <w:marTop w:val="0"/>
          <w:marBottom w:val="0"/>
          <w:divBdr>
            <w:top w:val="none" w:sz="0" w:space="0" w:color="auto"/>
            <w:left w:val="none" w:sz="0" w:space="0" w:color="auto"/>
            <w:bottom w:val="none" w:sz="0" w:space="0" w:color="auto"/>
            <w:right w:val="none" w:sz="0" w:space="0" w:color="auto"/>
          </w:divBdr>
        </w:div>
        <w:div w:id="995567201">
          <w:marLeft w:val="640"/>
          <w:marRight w:val="0"/>
          <w:marTop w:val="0"/>
          <w:marBottom w:val="0"/>
          <w:divBdr>
            <w:top w:val="none" w:sz="0" w:space="0" w:color="auto"/>
            <w:left w:val="none" w:sz="0" w:space="0" w:color="auto"/>
            <w:bottom w:val="none" w:sz="0" w:space="0" w:color="auto"/>
            <w:right w:val="none" w:sz="0" w:space="0" w:color="auto"/>
          </w:divBdr>
        </w:div>
        <w:div w:id="1033850831">
          <w:marLeft w:val="640"/>
          <w:marRight w:val="0"/>
          <w:marTop w:val="0"/>
          <w:marBottom w:val="0"/>
          <w:divBdr>
            <w:top w:val="none" w:sz="0" w:space="0" w:color="auto"/>
            <w:left w:val="none" w:sz="0" w:space="0" w:color="auto"/>
            <w:bottom w:val="none" w:sz="0" w:space="0" w:color="auto"/>
            <w:right w:val="none" w:sz="0" w:space="0" w:color="auto"/>
          </w:divBdr>
        </w:div>
        <w:div w:id="1043558184">
          <w:marLeft w:val="640"/>
          <w:marRight w:val="0"/>
          <w:marTop w:val="0"/>
          <w:marBottom w:val="0"/>
          <w:divBdr>
            <w:top w:val="none" w:sz="0" w:space="0" w:color="auto"/>
            <w:left w:val="none" w:sz="0" w:space="0" w:color="auto"/>
            <w:bottom w:val="none" w:sz="0" w:space="0" w:color="auto"/>
            <w:right w:val="none" w:sz="0" w:space="0" w:color="auto"/>
          </w:divBdr>
        </w:div>
        <w:div w:id="1049567913">
          <w:marLeft w:val="640"/>
          <w:marRight w:val="0"/>
          <w:marTop w:val="0"/>
          <w:marBottom w:val="0"/>
          <w:divBdr>
            <w:top w:val="none" w:sz="0" w:space="0" w:color="auto"/>
            <w:left w:val="none" w:sz="0" w:space="0" w:color="auto"/>
            <w:bottom w:val="none" w:sz="0" w:space="0" w:color="auto"/>
            <w:right w:val="none" w:sz="0" w:space="0" w:color="auto"/>
          </w:divBdr>
        </w:div>
        <w:div w:id="1056196795">
          <w:marLeft w:val="640"/>
          <w:marRight w:val="0"/>
          <w:marTop w:val="0"/>
          <w:marBottom w:val="0"/>
          <w:divBdr>
            <w:top w:val="none" w:sz="0" w:space="0" w:color="auto"/>
            <w:left w:val="none" w:sz="0" w:space="0" w:color="auto"/>
            <w:bottom w:val="none" w:sz="0" w:space="0" w:color="auto"/>
            <w:right w:val="none" w:sz="0" w:space="0" w:color="auto"/>
          </w:divBdr>
        </w:div>
        <w:div w:id="1090004127">
          <w:marLeft w:val="640"/>
          <w:marRight w:val="0"/>
          <w:marTop w:val="0"/>
          <w:marBottom w:val="0"/>
          <w:divBdr>
            <w:top w:val="none" w:sz="0" w:space="0" w:color="auto"/>
            <w:left w:val="none" w:sz="0" w:space="0" w:color="auto"/>
            <w:bottom w:val="none" w:sz="0" w:space="0" w:color="auto"/>
            <w:right w:val="none" w:sz="0" w:space="0" w:color="auto"/>
          </w:divBdr>
        </w:div>
        <w:div w:id="1147624860">
          <w:marLeft w:val="640"/>
          <w:marRight w:val="0"/>
          <w:marTop w:val="0"/>
          <w:marBottom w:val="0"/>
          <w:divBdr>
            <w:top w:val="none" w:sz="0" w:space="0" w:color="auto"/>
            <w:left w:val="none" w:sz="0" w:space="0" w:color="auto"/>
            <w:bottom w:val="none" w:sz="0" w:space="0" w:color="auto"/>
            <w:right w:val="none" w:sz="0" w:space="0" w:color="auto"/>
          </w:divBdr>
        </w:div>
        <w:div w:id="1148667573">
          <w:marLeft w:val="640"/>
          <w:marRight w:val="0"/>
          <w:marTop w:val="0"/>
          <w:marBottom w:val="0"/>
          <w:divBdr>
            <w:top w:val="none" w:sz="0" w:space="0" w:color="auto"/>
            <w:left w:val="none" w:sz="0" w:space="0" w:color="auto"/>
            <w:bottom w:val="none" w:sz="0" w:space="0" w:color="auto"/>
            <w:right w:val="none" w:sz="0" w:space="0" w:color="auto"/>
          </w:divBdr>
        </w:div>
        <w:div w:id="1193959074">
          <w:marLeft w:val="640"/>
          <w:marRight w:val="0"/>
          <w:marTop w:val="0"/>
          <w:marBottom w:val="0"/>
          <w:divBdr>
            <w:top w:val="none" w:sz="0" w:space="0" w:color="auto"/>
            <w:left w:val="none" w:sz="0" w:space="0" w:color="auto"/>
            <w:bottom w:val="none" w:sz="0" w:space="0" w:color="auto"/>
            <w:right w:val="none" w:sz="0" w:space="0" w:color="auto"/>
          </w:divBdr>
        </w:div>
        <w:div w:id="1211957263">
          <w:marLeft w:val="640"/>
          <w:marRight w:val="0"/>
          <w:marTop w:val="0"/>
          <w:marBottom w:val="0"/>
          <w:divBdr>
            <w:top w:val="none" w:sz="0" w:space="0" w:color="auto"/>
            <w:left w:val="none" w:sz="0" w:space="0" w:color="auto"/>
            <w:bottom w:val="none" w:sz="0" w:space="0" w:color="auto"/>
            <w:right w:val="none" w:sz="0" w:space="0" w:color="auto"/>
          </w:divBdr>
        </w:div>
        <w:div w:id="1221869530">
          <w:marLeft w:val="640"/>
          <w:marRight w:val="0"/>
          <w:marTop w:val="0"/>
          <w:marBottom w:val="0"/>
          <w:divBdr>
            <w:top w:val="none" w:sz="0" w:space="0" w:color="auto"/>
            <w:left w:val="none" w:sz="0" w:space="0" w:color="auto"/>
            <w:bottom w:val="none" w:sz="0" w:space="0" w:color="auto"/>
            <w:right w:val="none" w:sz="0" w:space="0" w:color="auto"/>
          </w:divBdr>
        </w:div>
        <w:div w:id="1240943585">
          <w:marLeft w:val="640"/>
          <w:marRight w:val="0"/>
          <w:marTop w:val="0"/>
          <w:marBottom w:val="0"/>
          <w:divBdr>
            <w:top w:val="none" w:sz="0" w:space="0" w:color="auto"/>
            <w:left w:val="none" w:sz="0" w:space="0" w:color="auto"/>
            <w:bottom w:val="none" w:sz="0" w:space="0" w:color="auto"/>
            <w:right w:val="none" w:sz="0" w:space="0" w:color="auto"/>
          </w:divBdr>
        </w:div>
        <w:div w:id="1284074348">
          <w:marLeft w:val="640"/>
          <w:marRight w:val="0"/>
          <w:marTop w:val="0"/>
          <w:marBottom w:val="0"/>
          <w:divBdr>
            <w:top w:val="none" w:sz="0" w:space="0" w:color="auto"/>
            <w:left w:val="none" w:sz="0" w:space="0" w:color="auto"/>
            <w:bottom w:val="none" w:sz="0" w:space="0" w:color="auto"/>
            <w:right w:val="none" w:sz="0" w:space="0" w:color="auto"/>
          </w:divBdr>
        </w:div>
        <w:div w:id="1294605072">
          <w:marLeft w:val="640"/>
          <w:marRight w:val="0"/>
          <w:marTop w:val="0"/>
          <w:marBottom w:val="0"/>
          <w:divBdr>
            <w:top w:val="none" w:sz="0" w:space="0" w:color="auto"/>
            <w:left w:val="none" w:sz="0" w:space="0" w:color="auto"/>
            <w:bottom w:val="none" w:sz="0" w:space="0" w:color="auto"/>
            <w:right w:val="none" w:sz="0" w:space="0" w:color="auto"/>
          </w:divBdr>
        </w:div>
        <w:div w:id="1342588935">
          <w:marLeft w:val="640"/>
          <w:marRight w:val="0"/>
          <w:marTop w:val="0"/>
          <w:marBottom w:val="0"/>
          <w:divBdr>
            <w:top w:val="none" w:sz="0" w:space="0" w:color="auto"/>
            <w:left w:val="none" w:sz="0" w:space="0" w:color="auto"/>
            <w:bottom w:val="none" w:sz="0" w:space="0" w:color="auto"/>
            <w:right w:val="none" w:sz="0" w:space="0" w:color="auto"/>
          </w:divBdr>
        </w:div>
        <w:div w:id="1382436822">
          <w:marLeft w:val="640"/>
          <w:marRight w:val="0"/>
          <w:marTop w:val="0"/>
          <w:marBottom w:val="0"/>
          <w:divBdr>
            <w:top w:val="none" w:sz="0" w:space="0" w:color="auto"/>
            <w:left w:val="none" w:sz="0" w:space="0" w:color="auto"/>
            <w:bottom w:val="none" w:sz="0" w:space="0" w:color="auto"/>
            <w:right w:val="none" w:sz="0" w:space="0" w:color="auto"/>
          </w:divBdr>
        </w:div>
        <w:div w:id="1397631347">
          <w:marLeft w:val="640"/>
          <w:marRight w:val="0"/>
          <w:marTop w:val="0"/>
          <w:marBottom w:val="0"/>
          <w:divBdr>
            <w:top w:val="none" w:sz="0" w:space="0" w:color="auto"/>
            <w:left w:val="none" w:sz="0" w:space="0" w:color="auto"/>
            <w:bottom w:val="none" w:sz="0" w:space="0" w:color="auto"/>
            <w:right w:val="none" w:sz="0" w:space="0" w:color="auto"/>
          </w:divBdr>
        </w:div>
        <w:div w:id="1420365432">
          <w:marLeft w:val="640"/>
          <w:marRight w:val="0"/>
          <w:marTop w:val="0"/>
          <w:marBottom w:val="0"/>
          <w:divBdr>
            <w:top w:val="none" w:sz="0" w:space="0" w:color="auto"/>
            <w:left w:val="none" w:sz="0" w:space="0" w:color="auto"/>
            <w:bottom w:val="none" w:sz="0" w:space="0" w:color="auto"/>
            <w:right w:val="none" w:sz="0" w:space="0" w:color="auto"/>
          </w:divBdr>
        </w:div>
        <w:div w:id="1427385309">
          <w:marLeft w:val="640"/>
          <w:marRight w:val="0"/>
          <w:marTop w:val="0"/>
          <w:marBottom w:val="0"/>
          <w:divBdr>
            <w:top w:val="none" w:sz="0" w:space="0" w:color="auto"/>
            <w:left w:val="none" w:sz="0" w:space="0" w:color="auto"/>
            <w:bottom w:val="none" w:sz="0" w:space="0" w:color="auto"/>
            <w:right w:val="none" w:sz="0" w:space="0" w:color="auto"/>
          </w:divBdr>
        </w:div>
        <w:div w:id="1450928914">
          <w:marLeft w:val="640"/>
          <w:marRight w:val="0"/>
          <w:marTop w:val="0"/>
          <w:marBottom w:val="0"/>
          <w:divBdr>
            <w:top w:val="none" w:sz="0" w:space="0" w:color="auto"/>
            <w:left w:val="none" w:sz="0" w:space="0" w:color="auto"/>
            <w:bottom w:val="none" w:sz="0" w:space="0" w:color="auto"/>
            <w:right w:val="none" w:sz="0" w:space="0" w:color="auto"/>
          </w:divBdr>
        </w:div>
        <w:div w:id="1471704867">
          <w:marLeft w:val="640"/>
          <w:marRight w:val="0"/>
          <w:marTop w:val="0"/>
          <w:marBottom w:val="0"/>
          <w:divBdr>
            <w:top w:val="none" w:sz="0" w:space="0" w:color="auto"/>
            <w:left w:val="none" w:sz="0" w:space="0" w:color="auto"/>
            <w:bottom w:val="none" w:sz="0" w:space="0" w:color="auto"/>
            <w:right w:val="none" w:sz="0" w:space="0" w:color="auto"/>
          </w:divBdr>
        </w:div>
        <w:div w:id="1498155492">
          <w:marLeft w:val="640"/>
          <w:marRight w:val="0"/>
          <w:marTop w:val="0"/>
          <w:marBottom w:val="0"/>
          <w:divBdr>
            <w:top w:val="none" w:sz="0" w:space="0" w:color="auto"/>
            <w:left w:val="none" w:sz="0" w:space="0" w:color="auto"/>
            <w:bottom w:val="none" w:sz="0" w:space="0" w:color="auto"/>
            <w:right w:val="none" w:sz="0" w:space="0" w:color="auto"/>
          </w:divBdr>
        </w:div>
        <w:div w:id="1505584196">
          <w:marLeft w:val="640"/>
          <w:marRight w:val="0"/>
          <w:marTop w:val="0"/>
          <w:marBottom w:val="0"/>
          <w:divBdr>
            <w:top w:val="none" w:sz="0" w:space="0" w:color="auto"/>
            <w:left w:val="none" w:sz="0" w:space="0" w:color="auto"/>
            <w:bottom w:val="none" w:sz="0" w:space="0" w:color="auto"/>
            <w:right w:val="none" w:sz="0" w:space="0" w:color="auto"/>
          </w:divBdr>
        </w:div>
        <w:div w:id="1535075138">
          <w:marLeft w:val="640"/>
          <w:marRight w:val="0"/>
          <w:marTop w:val="0"/>
          <w:marBottom w:val="0"/>
          <w:divBdr>
            <w:top w:val="none" w:sz="0" w:space="0" w:color="auto"/>
            <w:left w:val="none" w:sz="0" w:space="0" w:color="auto"/>
            <w:bottom w:val="none" w:sz="0" w:space="0" w:color="auto"/>
            <w:right w:val="none" w:sz="0" w:space="0" w:color="auto"/>
          </w:divBdr>
        </w:div>
        <w:div w:id="1564486783">
          <w:marLeft w:val="640"/>
          <w:marRight w:val="0"/>
          <w:marTop w:val="0"/>
          <w:marBottom w:val="0"/>
          <w:divBdr>
            <w:top w:val="none" w:sz="0" w:space="0" w:color="auto"/>
            <w:left w:val="none" w:sz="0" w:space="0" w:color="auto"/>
            <w:bottom w:val="none" w:sz="0" w:space="0" w:color="auto"/>
            <w:right w:val="none" w:sz="0" w:space="0" w:color="auto"/>
          </w:divBdr>
        </w:div>
        <w:div w:id="1576165982">
          <w:marLeft w:val="640"/>
          <w:marRight w:val="0"/>
          <w:marTop w:val="0"/>
          <w:marBottom w:val="0"/>
          <w:divBdr>
            <w:top w:val="none" w:sz="0" w:space="0" w:color="auto"/>
            <w:left w:val="none" w:sz="0" w:space="0" w:color="auto"/>
            <w:bottom w:val="none" w:sz="0" w:space="0" w:color="auto"/>
            <w:right w:val="none" w:sz="0" w:space="0" w:color="auto"/>
          </w:divBdr>
        </w:div>
        <w:div w:id="1626618197">
          <w:marLeft w:val="640"/>
          <w:marRight w:val="0"/>
          <w:marTop w:val="0"/>
          <w:marBottom w:val="0"/>
          <w:divBdr>
            <w:top w:val="none" w:sz="0" w:space="0" w:color="auto"/>
            <w:left w:val="none" w:sz="0" w:space="0" w:color="auto"/>
            <w:bottom w:val="none" w:sz="0" w:space="0" w:color="auto"/>
            <w:right w:val="none" w:sz="0" w:space="0" w:color="auto"/>
          </w:divBdr>
        </w:div>
        <w:div w:id="1632635308">
          <w:marLeft w:val="640"/>
          <w:marRight w:val="0"/>
          <w:marTop w:val="0"/>
          <w:marBottom w:val="0"/>
          <w:divBdr>
            <w:top w:val="none" w:sz="0" w:space="0" w:color="auto"/>
            <w:left w:val="none" w:sz="0" w:space="0" w:color="auto"/>
            <w:bottom w:val="none" w:sz="0" w:space="0" w:color="auto"/>
            <w:right w:val="none" w:sz="0" w:space="0" w:color="auto"/>
          </w:divBdr>
        </w:div>
        <w:div w:id="1644894397">
          <w:marLeft w:val="640"/>
          <w:marRight w:val="0"/>
          <w:marTop w:val="0"/>
          <w:marBottom w:val="0"/>
          <w:divBdr>
            <w:top w:val="none" w:sz="0" w:space="0" w:color="auto"/>
            <w:left w:val="none" w:sz="0" w:space="0" w:color="auto"/>
            <w:bottom w:val="none" w:sz="0" w:space="0" w:color="auto"/>
            <w:right w:val="none" w:sz="0" w:space="0" w:color="auto"/>
          </w:divBdr>
        </w:div>
        <w:div w:id="1716929997">
          <w:marLeft w:val="640"/>
          <w:marRight w:val="0"/>
          <w:marTop w:val="0"/>
          <w:marBottom w:val="0"/>
          <w:divBdr>
            <w:top w:val="none" w:sz="0" w:space="0" w:color="auto"/>
            <w:left w:val="none" w:sz="0" w:space="0" w:color="auto"/>
            <w:bottom w:val="none" w:sz="0" w:space="0" w:color="auto"/>
            <w:right w:val="none" w:sz="0" w:space="0" w:color="auto"/>
          </w:divBdr>
        </w:div>
        <w:div w:id="1731267753">
          <w:marLeft w:val="640"/>
          <w:marRight w:val="0"/>
          <w:marTop w:val="0"/>
          <w:marBottom w:val="0"/>
          <w:divBdr>
            <w:top w:val="none" w:sz="0" w:space="0" w:color="auto"/>
            <w:left w:val="none" w:sz="0" w:space="0" w:color="auto"/>
            <w:bottom w:val="none" w:sz="0" w:space="0" w:color="auto"/>
            <w:right w:val="none" w:sz="0" w:space="0" w:color="auto"/>
          </w:divBdr>
        </w:div>
        <w:div w:id="1740126580">
          <w:marLeft w:val="640"/>
          <w:marRight w:val="0"/>
          <w:marTop w:val="0"/>
          <w:marBottom w:val="0"/>
          <w:divBdr>
            <w:top w:val="none" w:sz="0" w:space="0" w:color="auto"/>
            <w:left w:val="none" w:sz="0" w:space="0" w:color="auto"/>
            <w:bottom w:val="none" w:sz="0" w:space="0" w:color="auto"/>
            <w:right w:val="none" w:sz="0" w:space="0" w:color="auto"/>
          </w:divBdr>
        </w:div>
        <w:div w:id="1746301013">
          <w:marLeft w:val="640"/>
          <w:marRight w:val="0"/>
          <w:marTop w:val="0"/>
          <w:marBottom w:val="0"/>
          <w:divBdr>
            <w:top w:val="none" w:sz="0" w:space="0" w:color="auto"/>
            <w:left w:val="none" w:sz="0" w:space="0" w:color="auto"/>
            <w:bottom w:val="none" w:sz="0" w:space="0" w:color="auto"/>
            <w:right w:val="none" w:sz="0" w:space="0" w:color="auto"/>
          </w:divBdr>
        </w:div>
        <w:div w:id="1778283944">
          <w:marLeft w:val="640"/>
          <w:marRight w:val="0"/>
          <w:marTop w:val="0"/>
          <w:marBottom w:val="0"/>
          <w:divBdr>
            <w:top w:val="none" w:sz="0" w:space="0" w:color="auto"/>
            <w:left w:val="none" w:sz="0" w:space="0" w:color="auto"/>
            <w:bottom w:val="none" w:sz="0" w:space="0" w:color="auto"/>
            <w:right w:val="none" w:sz="0" w:space="0" w:color="auto"/>
          </w:divBdr>
        </w:div>
        <w:div w:id="1784887286">
          <w:marLeft w:val="640"/>
          <w:marRight w:val="0"/>
          <w:marTop w:val="0"/>
          <w:marBottom w:val="0"/>
          <w:divBdr>
            <w:top w:val="none" w:sz="0" w:space="0" w:color="auto"/>
            <w:left w:val="none" w:sz="0" w:space="0" w:color="auto"/>
            <w:bottom w:val="none" w:sz="0" w:space="0" w:color="auto"/>
            <w:right w:val="none" w:sz="0" w:space="0" w:color="auto"/>
          </w:divBdr>
        </w:div>
        <w:div w:id="1799643467">
          <w:marLeft w:val="640"/>
          <w:marRight w:val="0"/>
          <w:marTop w:val="0"/>
          <w:marBottom w:val="0"/>
          <w:divBdr>
            <w:top w:val="none" w:sz="0" w:space="0" w:color="auto"/>
            <w:left w:val="none" w:sz="0" w:space="0" w:color="auto"/>
            <w:bottom w:val="none" w:sz="0" w:space="0" w:color="auto"/>
            <w:right w:val="none" w:sz="0" w:space="0" w:color="auto"/>
          </w:divBdr>
        </w:div>
        <w:div w:id="1808357521">
          <w:marLeft w:val="640"/>
          <w:marRight w:val="0"/>
          <w:marTop w:val="0"/>
          <w:marBottom w:val="0"/>
          <w:divBdr>
            <w:top w:val="none" w:sz="0" w:space="0" w:color="auto"/>
            <w:left w:val="none" w:sz="0" w:space="0" w:color="auto"/>
            <w:bottom w:val="none" w:sz="0" w:space="0" w:color="auto"/>
            <w:right w:val="none" w:sz="0" w:space="0" w:color="auto"/>
          </w:divBdr>
        </w:div>
        <w:div w:id="1826430434">
          <w:marLeft w:val="640"/>
          <w:marRight w:val="0"/>
          <w:marTop w:val="0"/>
          <w:marBottom w:val="0"/>
          <w:divBdr>
            <w:top w:val="none" w:sz="0" w:space="0" w:color="auto"/>
            <w:left w:val="none" w:sz="0" w:space="0" w:color="auto"/>
            <w:bottom w:val="none" w:sz="0" w:space="0" w:color="auto"/>
            <w:right w:val="none" w:sz="0" w:space="0" w:color="auto"/>
          </w:divBdr>
        </w:div>
        <w:div w:id="1830441485">
          <w:marLeft w:val="640"/>
          <w:marRight w:val="0"/>
          <w:marTop w:val="0"/>
          <w:marBottom w:val="0"/>
          <w:divBdr>
            <w:top w:val="none" w:sz="0" w:space="0" w:color="auto"/>
            <w:left w:val="none" w:sz="0" w:space="0" w:color="auto"/>
            <w:bottom w:val="none" w:sz="0" w:space="0" w:color="auto"/>
            <w:right w:val="none" w:sz="0" w:space="0" w:color="auto"/>
          </w:divBdr>
        </w:div>
        <w:div w:id="1840581660">
          <w:marLeft w:val="640"/>
          <w:marRight w:val="0"/>
          <w:marTop w:val="0"/>
          <w:marBottom w:val="0"/>
          <w:divBdr>
            <w:top w:val="none" w:sz="0" w:space="0" w:color="auto"/>
            <w:left w:val="none" w:sz="0" w:space="0" w:color="auto"/>
            <w:bottom w:val="none" w:sz="0" w:space="0" w:color="auto"/>
            <w:right w:val="none" w:sz="0" w:space="0" w:color="auto"/>
          </w:divBdr>
        </w:div>
        <w:div w:id="1853833585">
          <w:marLeft w:val="640"/>
          <w:marRight w:val="0"/>
          <w:marTop w:val="0"/>
          <w:marBottom w:val="0"/>
          <w:divBdr>
            <w:top w:val="none" w:sz="0" w:space="0" w:color="auto"/>
            <w:left w:val="none" w:sz="0" w:space="0" w:color="auto"/>
            <w:bottom w:val="none" w:sz="0" w:space="0" w:color="auto"/>
            <w:right w:val="none" w:sz="0" w:space="0" w:color="auto"/>
          </w:divBdr>
        </w:div>
        <w:div w:id="1904019299">
          <w:marLeft w:val="640"/>
          <w:marRight w:val="0"/>
          <w:marTop w:val="0"/>
          <w:marBottom w:val="0"/>
          <w:divBdr>
            <w:top w:val="none" w:sz="0" w:space="0" w:color="auto"/>
            <w:left w:val="none" w:sz="0" w:space="0" w:color="auto"/>
            <w:bottom w:val="none" w:sz="0" w:space="0" w:color="auto"/>
            <w:right w:val="none" w:sz="0" w:space="0" w:color="auto"/>
          </w:divBdr>
        </w:div>
        <w:div w:id="1948193373">
          <w:marLeft w:val="640"/>
          <w:marRight w:val="0"/>
          <w:marTop w:val="0"/>
          <w:marBottom w:val="0"/>
          <w:divBdr>
            <w:top w:val="none" w:sz="0" w:space="0" w:color="auto"/>
            <w:left w:val="none" w:sz="0" w:space="0" w:color="auto"/>
            <w:bottom w:val="none" w:sz="0" w:space="0" w:color="auto"/>
            <w:right w:val="none" w:sz="0" w:space="0" w:color="auto"/>
          </w:divBdr>
        </w:div>
        <w:div w:id="1957365939">
          <w:marLeft w:val="640"/>
          <w:marRight w:val="0"/>
          <w:marTop w:val="0"/>
          <w:marBottom w:val="0"/>
          <w:divBdr>
            <w:top w:val="none" w:sz="0" w:space="0" w:color="auto"/>
            <w:left w:val="none" w:sz="0" w:space="0" w:color="auto"/>
            <w:bottom w:val="none" w:sz="0" w:space="0" w:color="auto"/>
            <w:right w:val="none" w:sz="0" w:space="0" w:color="auto"/>
          </w:divBdr>
        </w:div>
        <w:div w:id="1976566505">
          <w:marLeft w:val="640"/>
          <w:marRight w:val="0"/>
          <w:marTop w:val="0"/>
          <w:marBottom w:val="0"/>
          <w:divBdr>
            <w:top w:val="none" w:sz="0" w:space="0" w:color="auto"/>
            <w:left w:val="none" w:sz="0" w:space="0" w:color="auto"/>
            <w:bottom w:val="none" w:sz="0" w:space="0" w:color="auto"/>
            <w:right w:val="none" w:sz="0" w:space="0" w:color="auto"/>
          </w:divBdr>
        </w:div>
        <w:div w:id="2000649834">
          <w:marLeft w:val="640"/>
          <w:marRight w:val="0"/>
          <w:marTop w:val="0"/>
          <w:marBottom w:val="0"/>
          <w:divBdr>
            <w:top w:val="none" w:sz="0" w:space="0" w:color="auto"/>
            <w:left w:val="none" w:sz="0" w:space="0" w:color="auto"/>
            <w:bottom w:val="none" w:sz="0" w:space="0" w:color="auto"/>
            <w:right w:val="none" w:sz="0" w:space="0" w:color="auto"/>
          </w:divBdr>
        </w:div>
        <w:div w:id="2022775666">
          <w:marLeft w:val="640"/>
          <w:marRight w:val="0"/>
          <w:marTop w:val="0"/>
          <w:marBottom w:val="0"/>
          <w:divBdr>
            <w:top w:val="none" w:sz="0" w:space="0" w:color="auto"/>
            <w:left w:val="none" w:sz="0" w:space="0" w:color="auto"/>
            <w:bottom w:val="none" w:sz="0" w:space="0" w:color="auto"/>
            <w:right w:val="none" w:sz="0" w:space="0" w:color="auto"/>
          </w:divBdr>
        </w:div>
        <w:div w:id="2041081683">
          <w:marLeft w:val="640"/>
          <w:marRight w:val="0"/>
          <w:marTop w:val="0"/>
          <w:marBottom w:val="0"/>
          <w:divBdr>
            <w:top w:val="none" w:sz="0" w:space="0" w:color="auto"/>
            <w:left w:val="none" w:sz="0" w:space="0" w:color="auto"/>
            <w:bottom w:val="none" w:sz="0" w:space="0" w:color="auto"/>
            <w:right w:val="none" w:sz="0" w:space="0" w:color="auto"/>
          </w:divBdr>
        </w:div>
        <w:div w:id="2043701516">
          <w:marLeft w:val="640"/>
          <w:marRight w:val="0"/>
          <w:marTop w:val="0"/>
          <w:marBottom w:val="0"/>
          <w:divBdr>
            <w:top w:val="none" w:sz="0" w:space="0" w:color="auto"/>
            <w:left w:val="none" w:sz="0" w:space="0" w:color="auto"/>
            <w:bottom w:val="none" w:sz="0" w:space="0" w:color="auto"/>
            <w:right w:val="none" w:sz="0" w:space="0" w:color="auto"/>
          </w:divBdr>
        </w:div>
        <w:div w:id="2060741563">
          <w:marLeft w:val="640"/>
          <w:marRight w:val="0"/>
          <w:marTop w:val="0"/>
          <w:marBottom w:val="0"/>
          <w:divBdr>
            <w:top w:val="none" w:sz="0" w:space="0" w:color="auto"/>
            <w:left w:val="none" w:sz="0" w:space="0" w:color="auto"/>
            <w:bottom w:val="none" w:sz="0" w:space="0" w:color="auto"/>
            <w:right w:val="none" w:sz="0" w:space="0" w:color="auto"/>
          </w:divBdr>
        </w:div>
        <w:div w:id="2089107437">
          <w:marLeft w:val="640"/>
          <w:marRight w:val="0"/>
          <w:marTop w:val="0"/>
          <w:marBottom w:val="0"/>
          <w:divBdr>
            <w:top w:val="none" w:sz="0" w:space="0" w:color="auto"/>
            <w:left w:val="none" w:sz="0" w:space="0" w:color="auto"/>
            <w:bottom w:val="none" w:sz="0" w:space="0" w:color="auto"/>
            <w:right w:val="none" w:sz="0" w:space="0" w:color="auto"/>
          </w:divBdr>
        </w:div>
        <w:div w:id="2118451366">
          <w:marLeft w:val="640"/>
          <w:marRight w:val="0"/>
          <w:marTop w:val="0"/>
          <w:marBottom w:val="0"/>
          <w:divBdr>
            <w:top w:val="none" w:sz="0" w:space="0" w:color="auto"/>
            <w:left w:val="none" w:sz="0" w:space="0" w:color="auto"/>
            <w:bottom w:val="none" w:sz="0" w:space="0" w:color="auto"/>
            <w:right w:val="none" w:sz="0" w:space="0" w:color="auto"/>
          </w:divBdr>
        </w:div>
        <w:div w:id="2128237742">
          <w:marLeft w:val="640"/>
          <w:marRight w:val="0"/>
          <w:marTop w:val="0"/>
          <w:marBottom w:val="0"/>
          <w:divBdr>
            <w:top w:val="none" w:sz="0" w:space="0" w:color="auto"/>
            <w:left w:val="none" w:sz="0" w:space="0" w:color="auto"/>
            <w:bottom w:val="none" w:sz="0" w:space="0" w:color="auto"/>
            <w:right w:val="none" w:sz="0" w:space="0" w:color="auto"/>
          </w:divBdr>
        </w:div>
        <w:div w:id="2141533389">
          <w:marLeft w:val="640"/>
          <w:marRight w:val="0"/>
          <w:marTop w:val="0"/>
          <w:marBottom w:val="0"/>
          <w:divBdr>
            <w:top w:val="none" w:sz="0" w:space="0" w:color="auto"/>
            <w:left w:val="none" w:sz="0" w:space="0" w:color="auto"/>
            <w:bottom w:val="none" w:sz="0" w:space="0" w:color="auto"/>
            <w:right w:val="none" w:sz="0" w:space="0" w:color="auto"/>
          </w:divBdr>
        </w:div>
      </w:divsChild>
    </w:div>
    <w:div w:id="155344119">
      <w:bodyDiv w:val="1"/>
      <w:marLeft w:val="0"/>
      <w:marRight w:val="0"/>
      <w:marTop w:val="0"/>
      <w:marBottom w:val="0"/>
      <w:divBdr>
        <w:top w:val="none" w:sz="0" w:space="0" w:color="auto"/>
        <w:left w:val="none" w:sz="0" w:space="0" w:color="auto"/>
        <w:bottom w:val="none" w:sz="0" w:space="0" w:color="auto"/>
        <w:right w:val="none" w:sz="0" w:space="0" w:color="auto"/>
      </w:divBdr>
      <w:divsChild>
        <w:div w:id="19475528">
          <w:marLeft w:val="640"/>
          <w:marRight w:val="0"/>
          <w:marTop w:val="0"/>
          <w:marBottom w:val="0"/>
          <w:divBdr>
            <w:top w:val="none" w:sz="0" w:space="0" w:color="auto"/>
            <w:left w:val="none" w:sz="0" w:space="0" w:color="auto"/>
            <w:bottom w:val="none" w:sz="0" w:space="0" w:color="auto"/>
            <w:right w:val="none" w:sz="0" w:space="0" w:color="auto"/>
          </w:divBdr>
        </w:div>
        <w:div w:id="58750098">
          <w:marLeft w:val="640"/>
          <w:marRight w:val="0"/>
          <w:marTop w:val="0"/>
          <w:marBottom w:val="0"/>
          <w:divBdr>
            <w:top w:val="none" w:sz="0" w:space="0" w:color="auto"/>
            <w:left w:val="none" w:sz="0" w:space="0" w:color="auto"/>
            <w:bottom w:val="none" w:sz="0" w:space="0" w:color="auto"/>
            <w:right w:val="none" w:sz="0" w:space="0" w:color="auto"/>
          </w:divBdr>
        </w:div>
        <w:div w:id="67306410">
          <w:marLeft w:val="640"/>
          <w:marRight w:val="0"/>
          <w:marTop w:val="0"/>
          <w:marBottom w:val="0"/>
          <w:divBdr>
            <w:top w:val="none" w:sz="0" w:space="0" w:color="auto"/>
            <w:left w:val="none" w:sz="0" w:space="0" w:color="auto"/>
            <w:bottom w:val="none" w:sz="0" w:space="0" w:color="auto"/>
            <w:right w:val="none" w:sz="0" w:space="0" w:color="auto"/>
          </w:divBdr>
        </w:div>
        <w:div w:id="90204255">
          <w:marLeft w:val="640"/>
          <w:marRight w:val="0"/>
          <w:marTop w:val="0"/>
          <w:marBottom w:val="0"/>
          <w:divBdr>
            <w:top w:val="none" w:sz="0" w:space="0" w:color="auto"/>
            <w:left w:val="none" w:sz="0" w:space="0" w:color="auto"/>
            <w:bottom w:val="none" w:sz="0" w:space="0" w:color="auto"/>
            <w:right w:val="none" w:sz="0" w:space="0" w:color="auto"/>
          </w:divBdr>
        </w:div>
        <w:div w:id="185682116">
          <w:marLeft w:val="640"/>
          <w:marRight w:val="0"/>
          <w:marTop w:val="0"/>
          <w:marBottom w:val="0"/>
          <w:divBdr>
            <w:top w:val="none" w:sz="0" w:space="0" w:color="auto"/>
            <w:left w:val="none" w:sz="0" w:space="0" w:color="auto"/>
            <w:bottom w:val="none" w:sz="0" w:space="0" w:color="auto"/>
            <w:right w:val="none" w:sz="0" w:space="0" w:color="auto"/>
          </w:divBdr>
        </w:div>
        <w:div w:id="190654684">
          <w:marLeft w:val="640"/>
          <w:marRight w:val="0"/>
          <w:marTop w:val="0"/>
          <w:marBottom w:val="0"/>
          <w:divBdr>
            <w:top w:val="none" w:sz="0" w:space="0" w:color="auto"/>
            <w:left w:val="none" w:sz="0" w:space="0" w:color="auto"/>
            <w:bottom w:val="none" w:sz="0" w:space="0" w:color="auto"/>
            <w:right w:val="none" w:sz="0" w:space="0" w:color="auto"/>
          </w:divBdr>
        </w:div>
        <w:div w:id="200480970">
          <w:marLeft w:val="640"/>
          <w:marRight w:val="0"/>
          <w:marTop w:val="0"/>
          <w:marBottom w:val="0"/>
          <w:divBdr>
            <w:top w:val="none" w:sz="0" w:space="0" w:color="auto"/>
            <w:left w:val="none" w:sz="0" w:space="0" w:color="auto"/>
            <w:bottom w:val="none" w:sz="0" w:space="0" w:color="auto"/>
            <w:right w:val="none" w:sz="0" w:space="0" w:color="auto"/>
          </w:divBdr>
        </w:div>
        <w:div w:id="206339115">
          <w:marLeft w:val="640"/>
          <w:marRight w:val="0"/>
          <w:marTop w:val="0"/>
          <w:marBottom w:val="0"/>
          <w:divBdr>
            <w:top w:val="none" w:sz="0" w:space="0" w:color="auto"/>
            <w:left w:val="none" w:sz="0" w:space="0" w:color="auto"/>
            <w:bottom w:val="none" w:sz="0" w:space="0" w:color="auto"/>
            <w:right w:val="none" w:sz="0" w:space="0" w:color="auto"/>
          </w:divBdr>
        </w:div>
        <w:div w:id="220216777">
          <w:marLeft w:val="640"/>
          <w:marRight w:val="0"/>
          <w:marTop w:val="0"/>
          <w:marBottom w:val="0"/>
          <w:divBdr>
            <w:top w:val="none" w:sz="0" w:space="0" w:color="auto"/>
            <w:left w:val="none" w:sz="0" w:space="0" w:color="auto"/>
            <w:bottom w:val="none" w:sz="0" w:space="0" w:color="auto"/>
            <w:right w:val="none" w:sz="0" w:space="0" w:color="auto"/>
          </w:divBdr>
        </w:div>
        <w:div w:id="254553788">
          <w:marLeft w:val="640"/>
          <w:marRight w:val="0"/>
          <w:marTop w:val="0"/>
          <w:marBottom w:val="0"/>
          <w:divBdr>
            <w:top w:val="none" w:sz="0" w:space="0" w:color="auto"/>
            <w:left w:val="none" w:sz="0" w:space="0" w:color="auto"/>
            <w:bottom w:val="none" w:sz="0" w:space="0" w:color="auto"/>
            <w:right w:val="none" w:sz="0" w:space="0" w:color="auto"/>
          </w:divBdr>
        </w:div>
        <w:div w:id="265037205">
          <w:marLeft w:val="640"/>
          <w:marRight w:val="0"/>
          <w:marTop w:val="0"/>
          <w:marBottom w:val="0"/>
          <w:divBdr>
            <w:top w:val="none" w:sz="0" w:space="0" w:color="auto"/>
            <w:left w:val="none" w:sz="0" w:space="0" w:color="auto"/>
            <w:bottom w:val="none" w:sz="0" w:space="0" w:color="auto"/>
            <w:right w:val="none" w:sz="0" w:space="0" w:color="auto"/>
          </w:divBdr>
        </w:div>
        <w:div w:id="278921761">
          <w:marLeft w:val="640"/>
          <w:marRight w:val="0"/>
          <w:marTop w:val="0"/>
          <w:marBottom w:val="0"/>
          <w:divBdr>
            <w:top w:val="none" w:sz="0" w:space="0" w:color="auto"/>
            <w:left w:val="none" w:sz="0" w:space="0" w:color="auto"/>
            <w:bottom w:val="none" w:sz="0" w:space="0" w:color="auto"/>
            <w:right w:val="none" w:sz="0" w:space="0" w:color="auto"/>
          </w:divBdr>
        </w:div>
        <w:div w:id="288127134">
          <w:marLeft w:val="640"/>
          <w:marRight w:val="0"/>
          <w:marTop w:val="0"/>
          <w:marBottom w:val="0"/>
          <w:divBdr>
            <w:top w:val="none" w:sz="0" w:space="0" w:color="auto"/>
            <w:left w:val="none" w:sz="0" w:space="0" w:color="auto"/>
            <w:bottom w:val="none" w:sz="0" w:space="0" w:color="auto"/>
            <w:right w:val="none" w:sz="0" w:space="0" w:color="auto"/>
          </w:divBdr>
        </w:div>
        <w:div w:id="346563511">
          <w:marLeft w:val="640"/>
          <w:marRight w:val="0"/>
          <w:marTop w:val="0"/>
          <w:marBottom w:val="0"/>
          <w:divBdr>
            <w:top w:val="none" w:sz="0" w:space="0" w:color="auto"/>
            <w:left w:val="none" w:sz="0" w:space="0" w:color="auto"/>
            <w:bottom w:val="none" w:sz="0" w:space="0" w:color="auto"/>
            <w:right w:val="none" w:sz="0" w:space="0" w:color="auto"/>
          </w:divBdr>
        </w:div>
        <w:div w:id="355274093">
          <w:marLeft w:val="640"/>
          <w:marRight w:val="0"/>
          <w:marTop w:val="0"/>
          <w:marBottom w:val="0"/>
          <w:divBdr>
            <w:top w:val="none" w:sz="0" w:space="0" w:color="auto"/>
            <w:left w:val="none" w:sz="0" w:space="0" w:color="auto"/>
            <w:bottom w:val="none" w:sz="0" w:space="0" w:color="auto"/>
            <w:right w:val="none" w:sz="0" w:space="0" w:color="auto"/>
          </w:divBdr>
        </w:div>
        <w:div w:id="373193072">
          <w:marLeft w:val="640"/>
          <w:marRight w:val="0"/>
          <w:marTop w:val="0"/>
          <w:marBottom w:val="0"/>
          <w:divBdr>
            <w:top w:val="none" w:sz="0" w:space="0" w:color="auto"/>
            <w:left w:val="none" w:sz="0" w:space="0" w:color="auto"/>
            <w:bottom w:val="none" w:sz="0" w:space="0" w:color="auto"/>
            <w:right w:val="none" w:sz="0" w:space="0" w:color="auto"/>
          </w:divBdr>
        </w:div>
        <w:div w:id="401759300">
          <w:marLeft w:val="640"/>
          <w:marRight w:val="0"/>
          <w:marTop w:val="0"/>
          <w:marBottom w:val="0"/>
          <w:divBdr>
            <w:top w:val="none" w:sz="0" w:space="0" w:color="auto"/>
            <w:left w:val="none" w:sz="0" w:space="0" w:color="auto"/>
            <w:bottom w:val="none" w:sz="0" w:space="0" w:color="auto"/>
            <w:right w:val="none" w:sz="0" w:space="0" w:color="auto"/>
          </w:divBdr>
        </w:div>
        <w:div w:id="425267519">
          <w:marLeft w:val="640"/>
          <w:marRight w:val="0"/>
          <w:marTop w:val="0"/>
          <w:marBottom w:val="0"/>
          <w:divBdr>
            <w:top w:val="none" w:sz="0" w:space="0" w:color="auto"/>
            <w:left w:val="none" w:sz="0" w:space="0" w:color="auto"/>
            <w:bottom w:val="none" w:sz="0" w:space="0" w:color="auto"/>
            <w:right w:val="none" w:sz="0" w:space="0" w:color="auto"/>
          </w:divBdr>
        </w:div>
        <w:div w:id="475030645">
          <w:marLeft w:val="640"/>
          <w:marRight w:val="0"/>
          <w:marTop w:val="0"/>
          <w:marBottom w:val="0"/>
          <w:divBdr>
            <w:top w:val="none" w:sz="0" w:space="0" w:color="auto"/>
            <w:left w:val="none" w:sz="0" w:space="0" w:color="auto"/>
            <w:bottom w:val="none" w:sz="0" w:space="0" w:color="auto"/>
            <w:right w:val="none" w:sz="0" w:space="0" w:color="auto"/>
          </w:divBdr>
        </w:div>
        <w:div w:id="497696320">
          <w:marLeft w:val="640"/>
          <w:marRight w:val="0"/>
          <w:marTop w:val="0"/>
          <w:marBottom w:val="0"/>
          <w:divBdr>
            <w:top w:val="none" w:sz="0" w:space="0" w:color="auto"/>
            <w:left w:val="none" w:sz="0" w:space="0" w:color="auto"/>
            <w:bottom w:val="none" w:sz="0" w:space="0" w:color="auto"/>
            <w:right w:val="none" w:sz="0" w:space="0" w:color="auto"/>
          </w:divBdr>
        </w:div>
        <w:div w:id="528565923">
          <w:marLeft w:val="640"/>
          <w:marRight w:val="0"/>
          <w:marTop w:val="0"/>
          <w:marBottom w:val="0"/>
          <w:divBdr>
            <w:top w:val="none" w:sz="0" w:space="0" w:color="auto"/>
            <w:left w:val="none" w:sz="0" w:space="0" w:color="auto"/>
            <w:bottom w:val="none" w:sz="0" w:space="0" w:color="auto"/>
            <w:right w:val="none" w:sz="0" w:space="0" w:color="auto"/>
          </w:divBdr>
        </w:div>
        <w:div w:id="549270698">
          <w:marLeft w:val="640"/>
          <w:marRight w:val="0"/>
          <w:marTop w:val="0"/>
          <w:marBottom w:val="0"/>
          <w:divBdr>
            <w:top w:val="none" w:sz="0" w:space="0" w:color="auto"/>
            <w:left w:val="none" w:sz="0" w:space="0" w:color="auto"/>
            <w:bottom w:val="none" w:sz="0" w:space="0" w:color="auto"/>
            <w:right w:val="none" w:sz="0" w:space="0" w:color="auto"/>
          </w:divBdr>
        </w:div>
        <w:div w:id="549460184">
          <w:marLeft w:val="640"/>
          <w:marRight w:val="0"/>
          <w:marTop w:val="0"/>
          <w:marBottom w:val="0"/>
          <w:divBdr>
            <w:top w:val="none" w:sz="0" w:space="0" w:color="auto"/>
            <w:left w:val="none" w:sz="0" w:space="0" w:color="auto"/>
            <w:bottom w:val="none" w:sz="0" w:space="0" w:color="auto"/>
            <w:right w:val="none" w:sz="0" w:space="0" w:color="auto"/>
          </w:divBdr>
        </w:div>
        <w:div w:id="577323461">
          <w:marLeft w:val="640"/>
          <w:marRight w:val="0"/>
          <w:marTop w:val="0"/>
          <w:marBottom w:val="0"/>
          <w:divBdr>
            <w:top w:val="none" w:sz="0" w:space="0" w:color="auto"/>
            <w:left w:val="none" w:sz="0" w:space="0" w:color="auto"/>
            <w:bottom w:val="none" w:sz="0" w:space="0" w:color="auto"/>
            <w:right w:val="none" w:sz="0" w:space="0" w:color="auto"/>
          </w:divBdr>
        </w:div>
        <w:div w:id="582615696">
          <w:marLeft w:val="640"/>
          <w:marRight w:val="0"/>
          <w:marTop w:val="0"/>
          <w:marBottom w:val="0"/>
          <w:divBdr>
            <w:top w:val="none" w:sz="0" w:space="0" w:color="auto"/>
            <w:left w:val="none" w:sz="0" w:space="0" w:color="auto"/>
            <w:bottom w:val="none" w:sz="0" w:space="0" w:color="auto"/>
            <w:right w:val="none" w:sz="0" w:space="0" w:color="auto"/>
          </w:divBdr>
        </w:div>
        <w:div w:id="630667565">
          <w:marLeft w:val="640"/>
          <w:marRight w:val="0"/>
          <w:marTop w:val="0"/>
          <w:marBottom w:val="0"/>
          <w:divBdr>
            <w:top w:val="none" w:sz="0" w:space="0" w:color="auto"/>
            <w:left w:val="none" w:sz="0" w:space="0" w:color="auto"/>
            <w:bottom w:val="none" w:sz="0" w:space="0" w:color="auto"/>
            <w:right w:val="none" w:sz="0" w:space="0" w:color="auto"/>
          </w:divBdr>
        </w:div>
        <w:div w:id="636104947">
          <w:marLeft w:val="640"/>
          <w:marRight w:val="0"/>
          <w:marTop w:val="0"/>
          <w:marBottom w:val="0"/>
          <w:divBdr>
            <w:top w:val="none" w:sz="0" w:space="0" w:color="auto"/>
            <w:left w:val="none" w:sz="0" w:space="0" w:color="auto"/>
            <w:bottom w:val="none" w:sz="0" w:space="0" w:color="auto"/>
            <w:right w:val="none" w:sz="0" w:space="0" w:color="auto"/>
          </w:divBdr>
        </w:div>
        <w:div w:id="734014953">
          <w:marLeft w:val="640"/>
          <w:marRight w:val="0"/>
          <w:marTop w:val="0"/>
          <w:marBottom w:val="0"/>
          <w:divBdr>
            <w:top w:val="none" w:sz="0" w:space="0" w:color="auto"/>
            <w:left w:val="none" w:sz="0" w:space="0" w:color="auto"/>
            <w:bottom w:val="none" w:sz="0" w:space="0" w:color="auto"/>
            <w:right w:val="none" w:sz="0" w:space="0" w:color="auto"/>
          </w:divBdr>
        </w:div>
        <w:div w:id="735588987">
          <w:marLeft w:val="640"/>
          <w:marRight w:val="0"/>
          <w:marTop w:val="0"/>
          <w:marBottom w:val="0"/>
          <w:divBdr>
            <w:top w:val="none" w:sz="0" w:space="0" w:color="auto"/>
            <w:left w:val="none" w:sz="0" w:space="0" w:color="auto"/>
            <w:bottom w:val="none" w:sz="0" w:space="0" w:color="auto"/>
            <w:right w:val="none" w:sz="0" w:space="0" w:color="auto"/>
          </w:divBdr>
        </w:div>
        <w:div w:id="745345437">
          <w:marLeft w:val="640"/>
          <w:marRight w:val="0"/>
          <w:marTop w:val="0"/>
          <w:marBottom w:val="0"/>
          <w:divBdr>
            <w:top w:val="none" w:sz="0" w:space="0" w:color="auto"/>
            <w:left w:val="none" w:sz="0" w:space="0" w:color="auto"/>
            <w:bottom w:val="none" w:sz="0" w:space="0" w:color="auto"/>
            <w:right w:val="none" w:sz="0" w:space="0" w:color="auto"/>
          </w:divBdr>
        </w:div>
        <w:div w:id="761415770">
          <w:marLeft w:val="640"/>
          <w:marRight w:val="0"/>
          <w:marTop w:val="0"/>
          <w:marBottom w:val="0"/>
          <w:divBdr>
            <w:top w:val="none" w:sz="0" w:space="0" w:color="auto"/>
            <w:left w:val="none" w:sz="0" w:space="0" w:color="auto"/>
            <w:bottom w:val="none" w:sz="0" w:space="0" w:color="auto"/>
            <w:right w:val="none" w:sz="0" w:space="0" w:color="auto"/>
          </w:divBdr>
        </w:div>
        <w:div w:id="772632801">
          <w:marLeft w:val="640"/>
          <w:marRight w:val="0"/>
          <w:marTop w:val="0"/>
          <w:marBottom w:val="0"/>
          <w:divBdr>
            <w:top w:val="none" w:sz="0" w:space="0" w:color="auto"/>
            <w:left w:val="none" w:sz="0" w:space="0" w:color="auto"/>
            <w:bottom w:val="none" w:sz="0" w:space="0" w:color="auto"/>
            <w:right w:val="none" w:sz="0" w:space="0" w:color="auto"/>
          </w:divBdr>
        </w:div>
        <w:div w:id="809791030">
          <w:marLeft w:val="640"/>
          <w:marRight w:val="0"/>
          <w:marTop w:val="0"/>
          <w:marBottom w:val="0"/>
          <w:divBdr>
            <w:top w:val="none" w:sz="0" w:space="0" w:color="auto"/>
            <w:left w:val="none" w:sz="0" w:space="0" w:color="auto"/>
            <w:bottom w:val="none" w:sz="0" w:space="0" w:color="auto"/>
            <w:right w:val="none" w:sz="0" w:space="0" w:color="auto"/>
          </w:divBdr>
        </w:div>
        <w:div w:id="839009234">
          <w:marLeft w:val="640"/>
          <w:marRight w:val="0"/>
          <w:marTop w:val="0"/>
          <w:marBottom w:val="0"/>
          <w:divBdr>
            <w:top w:val="none" w:sz="0" w:space="0" w:color="auto"/>
            <w:left w:val="none" w:sz="0" w:space="0" w:color="auto"/>
            <w:bottom w:val="none" w:sz="0" w:space="0" w:color="auto"/>
            <w:right w:val="none" w:sz="0" w:space="0" w:color="auto"/>
          </w:divBdr>
        </w:div>
        <w:div w:id="873467291">
          <w:marLeft w:val="640"/>
          <w:marRight w:val="0"/>
          <w:marTop w:val="0"/>
          <w:marBottom w:val="0"/>
          <w:divBdr>
            <w:top w:val="none" w:sz="0" w:space="0" w:color="auto"/>
            <w:left w:val="none" w:sz="0" w:space="0" w:color="auto"/>
            <w:bottom w:val="none" w:sz="0" w:space="0" w:color="auto"/>
            <w:right w:val="none" w:sz="0" w:space="0" w:color="auto"/>
          </w:divBdr>
        </w:div>
        <w:div w:id="873880275">
          <w:marLeft w:val="640"/>
          <w:marRight w:val="0"/>
          <w:marTop w:val="0"/>
          <w:marBottom w:val="0"/>
          <w:divBdr>
            <w:top w:val="none" w:sz="0" w:space="0" w:color="auto"/>
            <w:left w:val="none" w:sz="0" w:space="0" w:color="auto"/>
            <w:bottom w:val="none" w:sz="0" w:space="0" w:color="auto"/>
            <w:right w:val="none" w:sz="0" w:space="0" w:color="auto"/>
          </w:divBdr>
        </w:div>
        <w:div w:id="896211080">
          <w:marLeft w:val="640"/>
          <w:marRight w:val="0"/>
          <w:marTop w:val="0"/>
          <w:marBottom w:val="0"/>
          <w:divBdr>
            <w:top w:val="none" w:sz="0" w:space="0" w:color="auto"/>
            <w:left w:val="none" w:sz="0" w:space="0" w:color="auto"/>
            <w:bottom w:val="none" w:sz="0" w:space="0" w:color="auto"/>
            <w:right w:val="none" w:sz="0" w:space="0" w:color="auto"/>
          </w:divBdr>
        </w:div>
        <w:div w:id="917709873">
          <w:marLeft w:val="640"/>
          <w:marRight w:val="0"/>
          <w:marTop w:val="0"/>
          <w:marBottom w:val="0"/>
          <w:divBdr>
            <w:top w:val="none" w:sz="0" w:space="0" w:color="auto"/>
            <w:left w:val="none" w:sz="0" w:space="0" w:color="auto"/>
            <w:bottom w:val="none" w:sz="0" w:space="0" w:color="auto"/>
            <w:right w:val="none" w:sz="0" w:space="0" w:color="auto"/>
          </w:divBdr>
        </w:div>
        <w:div w:id="929048748">
          <w:marLeft w:val="640"/>
          <w:marRight w:val="0"/>
          <w:marTop w:val="0"/>
          <w:marBottom w:val="0"/>
          <w:divBdr>
            <w:top w:val="none" w:sz="0" w:space="0" w:color="auto"/>
            <w:left w:val="none" w:sz="0" w:space="0" w:color="auto"/>
            <w:bottom w:val="none" w:sz="0" w:space="0" w:color="auto"/>
            <w:right w:val="none" w:sz="0" w:space="0" w:color="auto"/>
          </w:divBdr>
        </w:div>
        <w:div w:id="933782932">
          <w:marLeft w:val="640"/>
          <w:marRight w:val="0"/>
          <w:marTop w:val="0"/>
          <w:marBottom w:val="0"/>
          <w:divBdr>
            <w:top w:val="none" w:sz="0" w:space="0" w:color="auto"/>
            <w:left w:val="none" w:sz="0" w:space="0" w:color="auto"/>
            <w:bottom w:val="none" w:sz="0" w:space="0" w:color="auto"/>
            <w:right w:val="none" w:sz="0" w:space="0" w:color="auto"/>
          </w:divBdr>
        </w:div>
        <w:div w:id="950821866">
          <w:marLeft w:val="640"/>
          <w:marRight w:val="0"/>
          <w:marTop w:val="0"/>
          <w:marBottom w:val="0"/>
          <w:divBdr>
            <w:top w:val="none" w:sz="0" w:space="0" w:color="auto"/>
            <w:left w:val="none" w:sz="0" w:space="0" w:color="auto"/>
            <w:bottom w:val="none" w:sz="0" w:space="0" w:color="auto"/>
            <w:right w:val="none" w:sz="0" w:space="0" w:color="auto"/>
          </w:divBdr>
        </w:div>
        <w:div w:id="977608296">
          <w:marLeft w:val="640"/>
          <w:marRight w:val="0"/>
          <w:marTop w:val="0"/>
          <w:marBottom w:val="0"/>
          <w:divBdr>
            <w:top w:val="none" w:sz="0" w:space="0" w:color="auto"/>
            <w:left w:val="none" w:sz="0" w:space="0" w:color="auto"/>
            <w:bottom w:val="none" w:sz="0" w:space="0" w:color="auto"/>
            <w:right w:val="none" w:sz="0" w:space="0" w:color="auto"/>
          </w:divBdr>
        </w:div>
        <w:div w:id="978077377">
          <w:marLeft w:val="640"/>
          <w:marRight w:val="0"/>
          <w:marTop w:val="0"/>
          <w:marBottom w:val="0"/>
          <w:divBdr>
            <w:top w:val="none" w:sz="0" w:space="0" w:color="auto"/>
            <w:left w:val="none" w:sz="0" w:space="0" w:color="auto"/>
            <w:bottom w:val="none" w:sz="0" w:space="0" w:color="auto"/>
            <w:right w:val="none" w:sz="0" w:space="0" w:color="auto"/>
          </w:divBdr>
        </w:div>
        <w:div w:id="997347235">
          <w:marLeft w:val="640"/>
          <w:marRight w:val="0"/>
          <w:marTop w:val="0"/>
          <w:marBottom w:val="0"/>
          <w:divBdr>
            <w:top w:val="none" w:sz="0" w:space="0" w:color="auto"/>
            <w:left w:val="none" w:sz="0" w:space="0" w:color="auto"/>
            <w:bottom w:val="none" w:sz="0" w:space="0" w:color="auto"/>
            <w:right w:val="none" w:sz="0" w:space="0" w:color="auto"/>
          </w:divBdr>
        </w:div>
        <w:div w:id="1019968977">
          <w:marLeft w:val="640"/>
          <w:marRight w:val="0"/>
          <w:marTop w:val="0"/>
          <w:marBottom w:val="0"/>
          <w:divBdr>
            <w:top w:val="none" w:sz="0" w:space="0" w:color="auto"/>
            <w:left w:val="none" w:sz="0" w:space="0" w:color="auto"/>
            <w:bottom w:val="none" w:sz="0" w:space="0" w:color="auto"/>
            <w:right w:val="none" w:sz="0" w:space="0" w:color="auto"/>
          </w:divBdr>
        </w:div>
        <w:div w:id="1033382482">
          <w:marLeft w:val="640"/>
          <w:marRight w:val="0"/>
          <w:marTop w:val="0"/>
          <w:marBottom w:val="0"/>
          <w:divBdr>
            <w:top w:val="none" w:sz="0" w:space="0" w:color="auto"/>
            <w:left w:val="none" w:sz="0" w:space="0" w:color="auto"/>
            <w:bottom w:val="none" w:sz="0" w:space="0" w:color="auto"/>
            <w:right w:val="none" w:sz="0" w:space="0" w:color="auto"/>
          </w:divBdr>
        </w:div>
        <w:div w:id="1054962071">
          <w:marLeft w:val="640"/>
          <w:marRight w:val="0"/>
          <w:marTop w:val="0"/>
          <w:marBottom w:val="0"/>
          <w:divBdr>
            <w:top w:val="none" w:sz="0" w:space="0" w:color="auto"/>
            <w:left w:val="none" w:sz="0" w:space="0" w:color="auto"/>
            <w:bottom w:val="none" w:sz="0" w:space="0" w:color="auto"/>
            <w:right w:val="none" w:sz="0" w:space="0" w:color="auto"/>
          </w:divBdr>
        </w:div>
        <w:div w:id="1064989297">
          <w:marLeft w:val="640"/>
          <w:marRight w:val="0"/>
          <w:marTop w:val="0"/>
          <w:marBottom w:val="0"/>
          <w:divBdr>
            <w:top w:val="none" w:sz="0" w:space="0" w:color="auto"/>
            <w:left w:val="none" w:sz="0" w:space="0" w:color="auto"/>
            <w:bottom w:val="none" w:sz="0" w:space="0" w:color="auto"/>
            <w:right w:val="none" w:sz="0" w:space="0" w:color="auto"/>
          </w:divBdr>
        </w:div>
        <w:div w:id="1065301031">
          <w:marLeft w:val="640"/>
          <w:marRight w:val="0"/>
          <w:marTop w:val="0"/>
          <w:marBottom w:val="0"/>
          <w:divBdr>
            <w:top w:val="none" w:sz="0" w:space="0" w:color="auto"/>
            <w:left w:val="none" w:sz="0" w:space="0" w:color="auto"/>
            <w:bottom w:val="none" w:sz="0" w:space="0" w:color="auto"/>
            <w:right w:val="none" w:sz="0" w:space="0" w:color="auto"/>
          </w:divBdr>
        </w:div>
        <w:div w:id="1066343094">
          <w:marLeft w:val="640"/>
          <w:marRight w:val="0"/>
          <w:marTop w:val="0"/>
          <w:marBottom w:val="0"/>
          <w:divBdr>
            <w:top w:val="none" w:sz="0" w:space="0" w:color="auto"/>
            <w:left w:val="none" w:sz="0" w:space="0" w:color="auto"/>
            <w:bottom w:val="none" w:sz="0" w:space="0" w:color="auto"/>
            <w:right w:val="none" w:sz="0" w:space="0" w:color="auto"/>
          </w:divBdr>
        </w:div>
        <w:div w:id="1068111108">
          <w:marLeft w:val="640"/>
          <w:marRight w:val="0"/>
          <w:marTop w:val="0"/>
          <w:marBottom w:val="0"/>
          <w:divBdr>
            <w:top w:val="none" w:sz="0" w:space="0" w:color="auto"/>
            <w:left w:val="none" w:sz="0" w:space="0" w:color="auto"/>
            <w:bottom w:val="none" w:sz="0" w:space="0" w:color="auto"/>
            <w:right w:val="none" w:sz="0" w:space="0" w:color="auto"/>
          </w:divBdr>
        </w:div>
        <w:div w:id="1140462164">
          <w:marLeft w:val="640"/>
          <w:marRight w:val="0"/>
          <w:marTop w:val="0"/>
          <w:marBottom w:val="0"/>
          <w:divBdr>
            <w:top w:val="none" w:sz="0" w:space="0" w:color="auto"/>
            <w:left w:val="none" w:sz="0" w:space="0" w:color="auto"/>
            <w:bottom w:val="none" w:sz="0" w:space="0" w:color="auto"/>
            <w:right w:val="none" w:sz="0" w:space="0" w:color="auto"/>
          </w:divBdr>
        </w:div>
        <w:div w:id="1154832764">
          <w:marLeft w:val="640"/>
          <w:marRight w:val="0"/>
          <w:marTop w:val="0"/>
          <w:marBottom w:val="0"/>
          <w:divBdr>
            <w:top w:val="none" w:sz="0" w:space="0" w:color="auto"/>
            <w:left w:val="none" w:sz="0" w:space="0" w:color="auto"/>
            <w:bottom w:val="none" w:sz="0" w:space="0" w:color="auto"/>
            <w:right w:val="none" w:sz="0" w:space="0" w:color="auto"/>
          </w:divBdr>
        </w:div>
        <w:div w:id="1184782765">
          <w:marLeft w:val="640"/>
          <w:marRight w:val="0"/>
          <w:marTop w:val="0"/>
          <w:marBottom w:val="0"/>
          <w:divBdr>
            <w:top w:val="none" w:sz="0" w:space="0" w:color="auto"/>
            <w:left w:val="none" w:sz="0" w:space="0" w:color="auto"/>
            <w:bottom w:val="none" w:sz="0" w:space="0" w:color="auto"/>
            <w:right w:val="none" w:sz="0" w:space="0" w:color="auto"/>
          </w:divBdr>
        </w:div>
        <w:div w:id="1215044882">
          <w:marLeft w:val="640"/>
          <w:marRight w:val="0"/>
          <w:marTop w:val="0"/>
          <w:marBottom w:val="0"/>
          <w:divBdr>
            <w:top w:val="none" w:sz="0" w:space="0" w:color="auto"/>
            <w:left w:val="none" w:sz="0" w:space="0" w:color="auto"/>
            <w:bottom w:val="none" w:sz="0" w:space="0" w:color="auto"/>
            <w:right w:val="none" w:sz="0" w:space="0" w:color="auto"/>
          </w:divBdr>
        </w:div>
        <w:div w:id="1248923304">
          <w:marLeft w:val="640"/>
          <w:marRight w:val="0"/>
          <w:marTop w:val="0"/>
          <w:marBottom w:val="0"/>
          <w:divBdr>
            <w:top w:val="none" w:sz="0" w:space="0" w:color="auto"/>
            <w:left w:val="none" w:sz="0" w:space="0" w:color="auto"/>
            <w:bottom w:val="none" w:sz="0" w:space="0" w:color="auto"/>
            <w:right w:val="none" w:sz="0" w:space="0" w:color="auto"/>
          </w:divBdr>
        </w:div>
        <w:div w:id="1304046356">
          <w:marLeft w:val="640"/>
          <w:marRight w:val="0"/>
          <w:marTop w:val="0"/>
          <w:marBottom w:val="0"/>
          <w:divBdr>
            <w:top w:val="none" w:sz="0" w:space="0" w:color="auto"/>
            <w:left w:val="none" w:sz="0" w:space="0" w:color="auto"/>
            <w:bottom w:val="none" w:sz="0" w:space="0" w:color="auto"/>
            <w:right w:val="none" w:sz="0" w:space="0" w:color="auto"/>
          </w:divBdr>
        </w:div>
        <w:div w:id="1374499131">
          <w:marLeft w:val="640"/>
          <w:marRight w:val="0"/>
          <w:marTop w:val="0"/>
          <w:marBottom w:val="0"/>
          <w:divBdr>
            <w:top w:val="none" w:sz="0" w:space="0" w:color="auto"/>
            <w:left w:val="none" w:sz="0" w:space="0" w:color="auto"/>
            <w:bottom w:val="none" w:sz="0" w:space="0" w:color="auto"/>
            <w:right w:val="none" w:sz="0" w:space="0" w:color="auto"/>
          </w:divBdr>
        </w:div>
        <w:div w:id="1390494908">
          <w:marLeft w:val="640"/>
          <w:marRight w:val="0"/>
          <w:marTop w:val="0"/>
          <w:marBottom w:val="0"/>
          <w:divBdr>
            <w:top w:val="none" w:sz="0" w:space="0" w:color="auto"/>
            <w:left w:val="none" w:sz="0" w:space="0" w:color="auto"/>
            <w:bottom w:val="none" w:sz="0" w:space="0" w:color="auto"/>
            <w:right w:val="none" w:sz="0" w:space="0" w:color="auto"/>
          </w:divBdr>
        </w:div>
        <w:div w:id="1453130415">
          <w:marLeft w:val="640"/>
          <w:marRight w:val="0"/>
          <w:marTop w:val="0"/>
          <w:marBottom w:val="0"/>
          <w:divBdr>
            <w:top w:val="none" w:sz="0" w:space="0" w:color="auto"/>
            <w:left w:val="none" w:sz="0" w:space="0" w:color="auto"/>
            <w:bottom w:val="none" w:sz="0" w:space="0" w:color="auto"/>
            <w:right w:val="none" w:sz="0" w:space="0" w:color="auto"/>
          </w:divBdr>
        </w:div>
        <w:div w:id="1454789142">
          <w:marLeft w:val="640"/>
          <w:marRight w:val="0"/>
          <w:marTop w:val="0"/>
          <w:marBottom w:val="0"/>
          <w:divBdr>
            <w:top w:val="none" w:sz="0" w:space="0" w:color="auto"/>
            <w:left w:val="none" w:sz="0" w:space="0" w:color="auto"/>
            <w:bottom w:val="none" w:sz="0" w:space="0" w:color="auto"/>
            <w:right w:val="none" w:sz="0" w:space="0" w:color="auto"/>
          </w:divBdr>
        </w:div>
        <w:div w:id="1500151462">
          <w:marLeft w:val="640"/>
          <w:marRight w:val="0"/>
          <w:marTop w:val="0"/>
          <w:marBottom w:val="0"/>
          <w:divBdr>
            <w:top w:val="none" w:sz="0" w:space="0" w:color="auto"/>
            <w:left w:val="none" w:sz="0" w:space="0" w:color="auto"/>
            <w:bottom w:val="none" w:sz="0" w:space="0" w:color="auto"/>
            <w:right w:val="none" w:sz="0" w:space="0" w:color="auto"/>
          </w:divBdr>
        </w:div>
        <w:div w:id="1506169612">
          <w:marLeft w:val="640"/>
          <w:marRight w:val="0"/>
          <w:marTop w:val="0"/>
          <w:marBottom w:val="0"/>
          <w:divBdr>
            <w:top w:val="none" w:sz="0" w:space="0" w:color="auto"/>
            <w:left w:val="none" w:sz="0" w:space="0" w:color="auto"/>
            <w:bottom w:val="none" w:sz="0" w:space="0" w:color="auto"/>
            <w:right w:val="none" w:sz="0" w:space="0" w:color="auto"/>
          </w:divBdr>
        </w:div>
        <w:div w:id="1508523587">
          <w:marLeft w:val="640"/>
          <w:marRight w:val="0"/>
          <w:marTop w:val="0"/>
          <w:marBottom w:val="0"/>
          <w:divBdr>
            <w:top w:val="none" w:sz="0" w:space="0" w:color="auto"/>
            <w:left w:val="none" w:sz="0" w:space="0" w:color="auto"/>
            <w:bottom w:val="none" w:sz="0" w:space="0" w:color="auto"/>
            <w:right w:val="none" w:sz="0" w:space="0" w:color="auto"/>
          </w:divBdr>
        </w:div>
        <w:div w:id="1523007543">
          <w:marLeft w:val="640"/>
          <w:marRight w:val="0"/>
          <w:marTop w:val="0"/>
          <w:marBottom w:val="0"/>
          <w:divBdr>
            <w:top w:val="none" w:sz="0" w:space="0" w:color="auto"/>
            <w:left w:val="none" w:sz="0" w:space="0" w:color="auto"/>
            <w:bottom w:val="none" w:sz="0" w:space="0" w:color="auto"/>
            <w:right w:val="none" w:sz="0" w:space="0" w:color="auto"/>
          </w:divBdr>
        </w:div>
        <w:div w:id="1552688442">
          <w:marLeft w:val="640"/>
          <w:marRight w:val="0"/>
          <w:marTop w:val="0"/>
          <w:marBottom w:val="0"/>
          <w:divBdr>
            <w:top w:val="none" w:sz="0" w:space="0" w:color="auto"/>
            <w:left w:val="none" w:sz="0" w:space="0" w:color="auto"/>
            <w:bottom w:val="none" w:sz="0" w:space="0" w:color="auto"/>
            <w:right w:val="none" w:sz="0" w:space="0" w:color="auto"/>
          </w:divBdr>
        </w:div>
        <w:div w:id="1574658109">
          <w:marLeft w:val="640"/>
          <w:marRight w:val="0"/>
          <w:marTop w:val="0"/>
          <w:marBottom w:val="0"/>
          <w:divBdr>
            <w:top w:val="none" w:sz="0" w:space="0" w:color="auto"/>
            <w:left w:val="none" w:sz="0" w:space="0" w:color="auto"/>
            <w:bottom w:val="none" w:sz="0" w:space="0" w:color="auto"/>
            <w:right w:val="none" w:sz="0" w:space="0" w:color="auto"/>
          </w:divBdr>
        </w:div>
        <w:div w:id="1579553395">
          <w:marLeft w:val="640"/>
          <w:marRight w:val="0"/>
          <w:marTop w:val="0"/>
          <w:marBottom w:val="0"/>
          <w:divBdr>
            <w:top w:val="none" w:sz="0" w:space="0" w:color="auto"/>
            <w:left w:val="none" w:sz="0" w:space="0" w:color="auto"/>
            <w:bottom w:val="none" w:sz="0" w:space="0" w:color="auto"/>
            <w:right w:val="none" w:sz="0" w:space="0" w:color="auto"/>
          </w:divBdr>
        </w:div>
        <w:div w:id="1583879228">
          <w:marLeft w:val="640"/>
          <w:marRight w:val="0"/>
          <w:marTop w:val="0"/>
          <w:marBottom w:val="0"/>
          <w:divBdr>
            <w:top w:val="none" w:sz="0" w:space="0" w:color="auto"/>
            <w:left w:val="none" w:sz="0" w:space="0" w:color="auto"/>
            <w:bottom w:val="none" w:sz="0" w:space="0" w:color="auto"/>
            <w:right w:val="none" w:sz="0" w:space="0" w:color="auto"/>
          </w:divBdr>
        </w:div>
        <w:div w:id="1590847744">
          <w:marLeft w:val="640"/>
          <w:marRight w:val="0"/>
          <w:marTop w:val="0"/>
          <w:marBottom w:val="0"/>
          <w:divBdr>
            <w:top w:val="none" w:sz="0" w:space="0" w:color="auto"/>
            <w:left w:val="none" w:sz="0" w:space="0" w:color="auto"/>
            <w:bottom w:val="none" w:sz="0" w:space="0" w:color="auto"/>
            <w:right w:val="none" w:sz="0" w:space="0" w:color="auto"/>
          </w:divBdr>
        </w:div>
        <w:div w:id="1594777564">
          <w:marLeft w:val="640"/>
          <w:marRight w:val="0"/>
          <w:marTop w:val="0"/>
          <w:marBottom w:val="0"/>
          <w:divBdr>
            <w:top w:val="none" w:sz="0" w:space="0" w:color="auto"/>
            <w:left w:val="none" w:sz="0" w:space="0" w:color="auto"/>
            <w:bottom w:val="none" w:sz="0" w:space="0" w:color="auto"/>
            <w:right w:val="none" w:sz="0" w:space="0" w:color="auto"/>
          </w:divBdr>
        </w:div>
        <w:div w:id="1598709366">
          <w:marLeft w:val="640"/>
          <w:marRight w:val="0"/>
          <w:marTop w:val="0"/>
          <w:marBottom w:val="0"/>
          <w:divBdr>
            <w:top w:val="none" w:sz="0" w:space="0" w:color="auto"/>
            <w:left w:val="none" w:sz="0" w:space="0" w:color="auto"/>
            <w:bottom w:val="none" w:sz="0" w:space="0" w:color="auto"/>
            <w:right w:val="none" w:sz="0" w:space="0" w:color="auto"/>
          </w:divBdr>
        </w:div>
        <w:div w:id="1605579628">
          <w:marLeft w:val="640"/>
          <w:marRight w:val="0"/>
          <w:marTop w:val="0"/>
          <w:marBottom w:val="0"/>
          <w:divBdr>
            <w:top w:val="none" w:sz="0" w:space="0" w:color="auto"/>
            <w:left w:val="none" w:sz="0" w:space="0" w:color="auto"/>
            <w:bottom w:val="none" w:sz="0" w:space="0" w:color="auto"/>
            <w:right w:val="none" w:sz="0" w:space="0" w:color="auto"/>
          </w:divBdr>
        </w:div>
        <w:div w:id="1621184081">
          <w:marLeft w:val="640"/>
          <w:marRight w:val="0"/>
          <w:marTop w:val="0"/>
          <w:marBottom w:val="0"/>
          <w:divBdr>
            <w:top w:val="none" w:sz="0" w:space="0" w:color="auto"/>
            <w:left w:val="none" w:sz="0" w:space="0" w:color="auto"/>
            <w:bottom w:val="none" w:sz="0" w:space="0" w:color="auto"/>
            <w:right w:val="none" w:sz="0" w:space="0" w:color="auto"/>
          </w:divBdr>
        </w:div>
        <w:div w:id="1646856214">
          <w:marLeft w:val="640"/>
          <w:marRight w:val="0"/>
          <w:marTop w:val="0"/>
          <w:marBottom w:val="0"/>
          <w:divBdr>
            <w:top w:val="none" w:sz="0" w:space="0" w:color="auto"/>
            <w:left w:val="none" w:sz="0" w:space="0" w:color="auto"/>
            <w:bottom w:val="none" w:sz="0" w:space="0" w:color="auto"/>
            <w:right w:val="none" w:sz="0" w:space="0" w:color="auto"/>
          </w:divBdr>
        </w:div>
        <w:div w:id="1727608100">
          <w:marLeft w:val="640"/>
          <w:marRight w:val="0"/>
          <w:marTop w:val="0"/>
          <w:marBottom w:val="0"/>
          <w:divBdr>
            <w:top w:val="none" w:sz="0" w:space="0" w:color="auto"/>
            <w:left w:val="none" w:sz="0" w:space="0" w:color="auto"/>
            <w:bottom w:val="none" w:sz="0" w:space="0" w:color="auto"/>
            <w:right w:val="none" w:sz="0" w:space="0" w:color="auto"/>
          </w:divBdr>
        </w:div>
        <w:div w:id="1754082908">
          <w:marLeft w:val="640"/>
          <w:marRight w:val="0"/>
          <w:marTop w:val="0"/>
          <w:marBottom w:val="0"/>
          <w:divBdr>
            <w:top w:val="none" w:sz="0" w:space="0" w:color="auto"/>
            <w:left w:val="none" w:sz="0" w:space="0" w:color="auto"/>
            <w:bottom w:val="none" w:sz="0" w:space="0" w:color="auto"/>
            <w:right w:val="none" w:sz="0" w:space="0" w:color="auto"/>
          </w:divBdr>
        </w:div>
        <w:div w:id="1870987955">
          <w:marLeft w:val="640"/>
          <w:marRight w:val="0"/>
          <w:marTop w:val="0"/>
          <w:marBottom w:val="0"/>
          <w:divBdr>
            <w:top w:val="none" w:sz="0" w:space="0" w:color="auto"/>
            <w:left w:val="none" w:sz="0" w:space="0" w:color="auto"/>
            <w:bottom w:val="none" w:sz="0" w:space="0" w:color="auto"/>
            <w:right w:val="none" w:sz="0" w:space="0" w:color="auto"/>
          </w:divBdr>
        </w:div>
        <w:div w:id="1890067453">
          <w:marLeft w:val="640"/>
          <w:marRight w:val="0"/>
          <w:marTop w:val="0"/>
          <w:marBottom w:val="0"/>
          <w:divBdr>
            <w:top w:val="none" w:sz="0" w:space="0" w:color="auto"/>
            <w:left w:val="none" w:sz="0" w:space="0" w:color="auto"/>
            <w:bottom w:val="none" w:sz="0" w:space="0" w:color="auto"/>
            <w:right w:val="none" w:sz="0" w:space="0" w:color="auto"/>
          </w:divBdr>
        </w:div>
        <w:div w:id="1894122165">
          <w:marLeft w:val="640"/>
          <w:marRight w:val="0"/>
          <w:marTop w:val="0"/>
          <w:marBottom w:val="0"/>
          <w:divBdr>
            <w:top w:val="none" w:sz="0" w:space="0" w:color="auto"/>
            <w:left w:val="none" w:sz="0" w:space="0" w:color="auto"/>
            <w:bottom w:val="none" w:sz="0" w:space="0" w:color="auto"/>
            <w:right w:val="none" w:sz="0" w:space="0" w:color="auto"/>
          </w:divBdr>
        </w:div>
        <w:div w:id="1919629498">
          <w:marLeft w:val="640"/>
          <w:marRight w:val="0"/>
          <w:marTop w:val="0"/>
          <w:marBottom w:val="0"/>
          <w:divBdr>
            <w:top w:val="none" w:sz="0" w:space="0" w:color="auto"/>
            <w:left w:val="none" w:sz="0" w:space="0" w:color="auto"/>
            <w:bottom w:val="none" w:sz="0" w:space="0" w:color="auto"/>
            <w:right w:val="none" w:sz="0" w:space="0" w:color="auto"/>
          </w:divBdr>
        </w:div>
        <w:div w:id="1956404461">
          <w:marLeft w:val="640"/>
          <w:marRight w:val="0"/>
          <w:marTop w:val="0"/>
          <w:marBottom w:val="0"/>
          <w:divBdr>
            <w:top w:val="none" w:sz="0" w:space="0" w:color="auto"/>
            <w:left w:val="none" w:sz="0" w:space="0" w:color="auto"/>
            <w:bottom w:val="none" w:sz="0" w:space="0" w:color="auto"/>
            <w:right w:val="none" w:sz="0" w:space="0" w:color="auto"/>
          </w:divBdr>
        </w:div>
        <w:div w:id="2015495254">
          <w:marLeft w:val="640"/>
          <w:marRight w:val="0"/>
          <w:marTop w:val="0"/>
          <w:marBottom w:val="0"/>
          <w:divBdr>
            <w:top w:val="none" w:sz="0" w:space="0" w:color="auto"/>
            <w:left w:val="none" w:sz="0" w:space="0" w:color="auto"/>
            <w:bottom w:val="none" w:sz="0" w:space="0" w:color="auto"/>
            <w:right w:val="none" w:sz="0" w:space="0" w:color="auto"/>
          </w:divBdr>
        </w:div>
        <w:div w:id="2020157294">
          <w:marLeft w:val="640"/>
          <w:marRight w:val="0"/>
          <w:marTop w:val="0"/>
          <w:marBottom w:val="0"/>
          <w:divBdr>
            <w:top w:val="none" w:sz="0" w:space="0" w:color="auto"/>
            <w:left w:val="none" w:sz="0" w:space="0" w:color="auto"/>
            <w:bottom w:val="none" w:sz="0" w:space="0" w:color="auto"/>
            <w:right w:val="none" w:sz="0" w:space="0" w:color="auto"/>
          </w:divBdr>
        </w:div>
        <w:div w:id="2088918667">
          <w:marLeft w:val="640"/>
          <w:marRight w:val="0"/>
          <w:marTop w:val="0"/>
          <w:marBottom w:val="0"/>
          <w:divBdr>
            <w:top w:val="none" w:sz="0" w:space="0" w:color="auto"/>
            <w:left w:val="none" w:sz="0" w:space="0" w:color="auto"/>
            <w:bottom w:val="none" w:sz="0" w:space="0" w:color="auto"/>
            <w:right w:val="none" w:sz="0" w:space="0" w:color="auto"/>
          </w:divBdr>
        </w:div>
      </w:divsChild>
    </w:div>
    <w:div w:id="161480789">
      <w:bodyDiv w:val="1"/>
      <w:marLeft w:val="0"/>
      <w:marRight w:val="0"/>
      <w:marTop w:val="0"/>
      <w:marBottom w:val="0"/>
      <w:divBdr>
        <w:top w:val="none" w:sz="0" w:space="0" w:color="auto"/>
        <w:left w:val="none" w:sz="0" w:space="0" w:color="auto"/>
        <w:bottom w:val="none" w:sz="0" w:space="0" w:color="auto"/>
        <w:right w:val="none" w:sz="0" w:space="0" w:color="auto"/>
      </w:divBdr>
      <w:divsChild>
        <w:div w:id="4095854">
          <w:marLeft w:val="640"/>
          <w:marRight w:val="0"/>
          <w:marTop w:val="0"/>
          <w:marBottom w:val="0"/>
          <w:divBdr>
            <w:top w:val="none" w:sz="0" w:space="0" w:color="auto"/>
            <w:left w:val="none" w:sz="0" w:space="0" w:color="auto"/>
            <w:bottom w:val="none" w:sz="0" w:space="0" w:color="auto"/>
            <w:right w:val="none" w:sz="0" w:space="0" w:color="auto"/>
          </w:divBdr>
        </w:div>
        <w:div w:id="21055377">
          <w:marLeft w:val="640"/>
          <w:marRight w:val="0"/>
          <w:marTop w:val="0"/>
          <w:marBottom w:val="0"/>
          <w:divBdr>
            <w:top w:val="none" w:sz="0" w:space="0" w:color="auto"/>
            <w:left w:val="none" w:sz="0" w:space="0" w:color="auto"/>
            <w:bottom w:val="none" w:sz="0" w:space="0" w:color="auto"/>
            <w:right w:val="none" w:sz="0" w:space="0" w:color="auto"/>
          </w:divBdr>
        </w:div>
        <w:div w:id="30808342">
          <w:marLeft w:val="640"/>
          <w:marRight w:val="0"/>
          <w:marTop w:val="0"/>
          <w:marBottom w:val="0"/>
          <w:divBdr>
            <w:top w:val="none" w:sz="0" w:space="0" w:color="auto"/>
            <w:left w:val="none" w:sz="0" w:space="0" w:color="auto"/>
            <w:bottom w:val="none" w:sz="0" w:space="0" w:color="auto"/>
            <w:right w:val="none" w:sz="0" w:space="0" w:color="auto"/>
          </w:divBdr>
        </w:div>
        <w:div w:id="34623972">
          <w:marLeft w:val="640"/>
          <w:marRight w:val="0"/>
          <w:marTop w:val="0"/>
          <w:marBottom w:val="0"/>
          <w:divBdr>
            <w:top w:val="none" w:sz="0" w:space="0" w:color="auto"/>
            <w:left w:val="none" w:sz="0" w:space="0" w:color="auto"/>
            <w:bottom w:val="none" w:sz="0" w:space="0" w:color="auto"/>
            <w:right w:val="none" w:sz="0" w:space="0" w:color="auto"/>
          </w:divBdr>
        </w:div>
        <w:div w:id="58944788">
          <w:marLeft w:val="640"/>
          <w:marRight w:val="0"/>
          <w:marTop w:val="0"/>
          <w:marBottom w:val="0"/>
          <w:divBdr>
            <w:top w:val="none" w:sz="0" w:space="0" w:color="auto"/>
            <w:left w:val="none" w:sz="0" w:space="0" w:color="auto"/>
            <w:bottom w:val="none" w:sz="0" w:space="0" w:color="auto"/>
            <w:right w:val="none" w:sz="0" w:space="0" w:color="auto"/>
          </w:divBdr>
        </w:div>
        <w:div w:id="73939977">
          <w:marLeft w:val="640"/>
          <w:marRight w:val="0"/>
          <w:marTop w:val="0"/>
          <w:marBottom w:val="0"/>
          <w:divBdr>
            <w:top w:val="none" w:sz="0" w:space="0" w:color="auto"/>
            <w:left w:val="none" w:sz="0" w:space="0" w:color="auto"/>
            <w:bottom w:val="none" w:sz="0" w:space="0" w:color="auto"/>
            <w:right w:val="none" w:sz="0" w:space="0" w:color="auto"/>
          </w:divBdr>
        </w:div>
        <w:div w:id="77988931">
          <w:marLeft w:val="640"/>
          <w:marRight w:val="0"/>
          <w:marTop w:val="0"/>
          <w:marBottom w:val="0"/>
          <w:divBdr>
            <w:top w:val="none" w:sz="0" w:space="0" w:color="auto"/>
            <w:left w:val="none" w:sz="0" w:space="0" w:color="auto"/>
            <w:bottom w:val="none" w:sz="0" w:space="0" w:color="auto"/>
            <w:right w:val="none" w:sz="0" w:space="0" w:color="auto"/>
          </w:divBdr>
        </w:div>
        <w:div w:id="119612872">
          <w:marLeft w:val="640"/>
          <w:marRight w:val="0"/>
          <w:marTop w:val="0"/>
          <w:marBottom w:val="0"/>
          <w:divBdr>
            <w:top w:val="none" w:sz="0" w:space="0" w:color="auto"/>
            <w:left w:val="none" w:sz="0" w:space="0" w:color="auto"/>
            <w:bottom w:val="none" w:sz="0" w:space="0" w:color="auto"/>
            <w:right w:val="none" w:sz="0" w:space="0" w:color="auto"/>
          </w:divBdr>
        </w:div>
        <w:div w:id="211700873">
          <w:marLeft w:val="640"/>
          <w:marRight w:val="0"/>
          <w:marTop w:val="0"/>
          <w:marBottom w:val="0"/>
          <w:divBdr>
            <w:top w:val="none" w:sz="0" w:space="0" w:color="auto"/>
            <w:left w:val="none" w:sz="0" w:space="0" w:color="auto"/>
            <w:bottom w:val="none" w:sz="0" w:space="0" w:color="auto"/>
            <w:right w:val="none" w:sz="0" w:space="0" w:color="auto"/>
          </w:divBdr>
        </w:div>
        <w:div w:id="247736815">
          <w:marLeft w:val="640"/>
          <w:marRight w:val="0"/>
          <w:marTop w:val="0"/>
          <w:marBottom w:val="0"/>
          <w:divBdr>
            <w:top w:val="none" w:sz="0" w:space="0" w:color="auto"/>
            <w:left w:val="none" w:sz="0" w:space="0" w:color="auto"/>
            <w:bottom w:val="none" w:sz="0" w:space="0" w:color="auto"/>
            <w:right w:val="none" w:sz="0" w:space="0" w:color="auto"/>
          </w:divBdr>
        </w:div>
        <w:div w:id="258413142">
          <w:marLeft w:val="640"/>
          <w:marRight w:val="0"/>
          <w:marTop w:val="0"/>
          <w:marBottom w:val="0"/>
          <w:divBdr>
            <w:top w:val="none" w:sz="0" w:space="0" w:color="auto"/>
            <w:left w:val="none" w:sz="0" w:space="0" w:color="auto"/>
            <w:bottom w:val="none" w:sz="0" w:space="0" w:color="auto"/>
            <w:right w:val="none" w:sz="0" w:space="0" w:color="auto"/>
          </w:divBdr>
        </w:div>
        <w:div w:id="263926148">
          <w:marLeft w:val="640"/>
          <w:marRight w:val="0"/>
          <w:marTop w:val="0"/>
          <w:marBottom w:val="0"/>
          <w:divBdr>
            <w:top w:val="none" w:sz="0" w:space="0" w:color="auto"/>
            <w:left w:val="none" w:sz="0" w:space="0" w:color="auto"/>
            <w:bottom w:val="none" w:sz="0" w:space="0" w:color="auto"/>
            <w:right w:val="none" w:sz="0" w:space="0" w:color="auto"/>
          </w:divBdr>
        </w:div>
        <w:div w:id="309133396">
          <w:marLeft w:val="640"/>
          <w:marRight w:val="0"/>
          <w:marTop w:val="0"/>
          <w:marBottom w:val="0"/>
          <w:divBdr>
            <w:top w:val="none" w:sz="0" w:space="0" w:color="auto"/>
            <w:left w:val="none" w:sz="0" w:space="0" w:color="auto"/>
            <w:bottom w:val="none" w:sz="0" w:space="0" w:color="auto"/>
            <w:right w:val="none" w:sz="0" w:space="0" w:color="auto"/>
          </w:divBdr>
        </w:div>
        <w:div w:id="402727363">
          <w:marLeft w:val="640"/>
          <w:marRight w:val="0"/>
          <w:marTop w:val="0"/>
          <w:marBottom w:val="0"/>
          <w:divBdr>
            <w:top w:val="none" w:sz="0" w:space="0" w:color="auto"/>
            <w:left w:val="none" w:sz="0" w:space="0" w:color="auto"/>
            <w:bottom w:val="none" w:sz="0" w:space="0" w:color="auto"/>
            <w:right w:val="none" w:sz="0" w:space="0" w:color="auto"/>
          </w:divBdr>
        </w:div>
        <w:div w:id="433093455">
          <w:marLeft w:val="640"/>
          <w:marRight w:val="0"/>
          <w:marTop w:val="0"/>
          <w:marBottom w:val="0"/>
          <w:divBdr>
            <w:top w:val="none" w:sz="0" w:space="0" w:color="auto"/>
            <w:left w:val="none" w:sz="0" w:space="0" w:color="auto"/>
            <w:bottom w:val="none" w:sz="0" w:space="0" w:color="auto"/>
            <w:right w:val="none" w:sz="0" w:space="0" w:color="auto"/>
          </w:divBdr>
        </w:div>
        <w:div w:id="433671940">
          <w:marLeft w:val="640"/>
          <w:marRight w:val="0"/>
          <w:marTop w:val="0"/>
          <w:marBottom w:val="0"/>
          <w:divBdr>
            <w:top w:val="none" w:sz="0" w:space="0" w:color="auto"/>
            <w:left w:val="none" w:sz="0" w:space="0" w:color="auto"/>
            <w:bottom w:val="none" w:sz="0" w:space="0" w:color="auto"/>
            <w:right w:val="none" w:sz="0" w:space="0" w:color="auto"/>
          </w:divBdr>
        </w:div>
        <w:div w:id="496382782">
          <w:marLeft w:val="640"/>
          <w:marRight w:val="0"/>
          <w:marTop w:val="0"/>
          <w:marBottom w:val="0"/>
          <w:divBdr>
            <w:top w:val="none" w:sz="0" w:space="0" w:color="auto"/>
            <w:left w:val="none" w:sz="0" w:space="0" w:color="auto"/>
            <w:bottom w:val="none" w:sz="0" w:space="0" w:color="auto"/>
            <w:right w:val="none" w:sz="0" w:space="0" w:color="auto"/>
          </w:divBdr>
        </w:div>
        <w:div w:id="502012947">
          <w:marLeft w:val="640"/>
          <w:marRight w:val="0"/>
          <w:marTop w:val="0"/>
          <w:marBottom w:val="0"/>
          <w:divBdr>
            <w:top w:val="none" w:sz="0" w:space="0" w:color="auto"/>
            <w:left w:val="none" w:sz="0" w:space="0" w:color="auto"/>
            <w:bottom w:val="none" w:sz="0" w:space="0" w:color="auto"/>
            <w:right w:val="none" w:sz="0" w:space="0" w:color="auto"/>
          </w:divBdr>
        </w:div>
        <w:div w:id="524756470">
          <w:marLeft w:val="640"/>
          <w:marRight w:val="0"/>
          <w:marTop w:val="0"/>
          <w:marBottom w:val="0"/>
          <w:divBdr>
            <w:top w:val="none" w:sz="0" w:space="0" w:color="auto"/>
            <w:left w:val="none" w:sz="0" w:space="0" w:color="auto"/>
            <w:bottom w:val="none" w:sz="0" w:space="0" w:color="auto"/>
            <w:right w:val="none" w:sz="0" w:space="0" w:color="auto"/>
          </w:divBdr>
        </w:div>
        <w:div w:id="563761405">
          <w:marLeft w:val="640"/>
          <w:marRight w:val="0"/>
          <w:marTop w:val="0"/>
          <w:marBottom w:val="0"/>
          <w:divBdr>
            <w:top w:val="none" w:sz="0" w:space="0" w:color="auto"/>
            <w:left w:val="none" w:sz="0" w:space="0" w:color="auto"/>
            <w:bottom w:val="none" w:sz="0" w:space="0" w:color="auto"/>
            <w:right w:val="none" w:sz="0" w:space="0" w:color="auto"/>
          </w:divBdr>
        </w:div>
        <w:div w:id="606621252">
          <w:marLeft w:val="640"/>
          <w:marRight w:val="0"/>
          <w:marTop w:val="0"/>
          <w:marBottom w:val="0"/>
          <w:divBdr>
            <w:top w:val="none" w:sz="0" w:space="0" w:color="auto"/>
            <w:left w:val="none" w:sz="0" w:space="0" w:color="auto"/>
            <w:bottom w:val="none" w:sz="0" w:space="0" w:color="auto"/>
            <w:right w:val="none" w:sz="0" w:space="0" w:color="auto"/>
          </w:divBdr>
        </w:div>
        <w:div w:id="678048274">
          <w:marLeft w:val="640"/>
          <w:marRight w:val="0"/>
          <w:marTop w:val="0"/>
          <w:marBottom w:val="0"/>
          <w:divBdr>
            <w:top w:val="none" w:sz="0" w:space="0" w:color="auto"/>
            <w:left w:val="none" w:sz="0" w:space="0" w:color="auto"/>
            <w:bottom w:val="none" w:sz="0" w:space="0" w:color="auto"/>
            <w:right w:val="none" w:sz="0" w:space="0" w:color="auto"/>
          </w:divBdr>
        </w:div>
        <w:div w:id="727916658">
          <w:marLeft w:val="640"/>
          <w:marRight w:val="0"/>
          <w:marTop w:val="0"/>
          <w:marBottom w:val="0"/>
          <w:divBdr>
            <w:top w:val="none" w:sz="0" w:space="0" w:color="auto"/>
            <w:left w:val="none" w:sz="0" w:space="0" w:color="auto"/>
            <w:bottom w:val="none" w:sz="0" w:space="0" w:color="auto"/>
            <w:right w:val="none" w:sz="0" w:space="0" w:color="auto"/>
          </w:divBdr>
        </w:div>
        <w:div w:id="732192119">
          <w:marLeft w:val="640"/>
          <w:marRight w:val="0"/>
          <w:marTop w:val="0"/>
          <w:marBottom w:val="0"/>
          <w:divBdr>
            <w:top w:val="none" w:sz="0" w:space="0" w:color="auto"/>
            <w:left w:val="none" w:sz="0" w:space="0" w:color="auto"/>
            <w:bottom w:val="none" w:sz="0" w:space="0" w:color="auto"/>
            <w:right w:val="none" w:sz="0" w:space="0" w:color="auto"/>
          </w:divBdr>
        </w:div>
        <w:div w:id="744500156">
          <w:marLeft w:val="640"/>
          <w:marRight w:val="0"/>
          <w:marTop w:val="0"/>
          <w:marBottom w:val="0"/>
          <w:divBdr>
            <w:top w:val="none" w:sz="0" w:space="0" w:color="auto"/>
            <w:left w:val="none" w:sz="0" w:space="0" w:color="auto"/>
            <w:bottom w:val="none" w:sz="0" w:space="0" w:color="auto"/>
            <w:right w:val="none" w:sz="0" w:space="0" w:color="auto"/>
          </w:divBdr>
        </w:div>
        <w:div w:id="746655006">
          <w:marLeft w:val="640"/>
          <w:marRight w:val="0"/>
          <w:marTop w:val="0"/>
          <w:marBottom w:val="0"/>
          <w:divBdr>
            <w:top w:val="none" w:sz="0" w:space="0" w:color="auto"/>
            <w:left w:val="none" w:sz="0" w:space="0" w:color="auto"/>
            <w:bottom w:val="none" w:sz="0" w:space="0" w:color="auto"/>
            <w:right w:val="none" w:sz="0" w:space="0" w:color="auto"/>
          </w:divBdr>
        </w:div>
        <w:div w:id="750586151">
          <w:marLeft w:val="640"/>
          <w:marRight w:val="0"/>
          <w:marTop w:val="0"/>
          <w:marBottom w:val="0"/>
          <w:divBdr>
            <w:top w:val="none" w:sz="0" w:space="0" w:color="auto"/>
            <w:left w:val="none" w:sz="0" w:space="0" w:color="auto"/>
            <w:bottom w:val="none" w:sz="0" w:space="0" w:color="auto"/>
            <w:right w:val="none" w:sz="0" w:space="0" w:color="auto"/>
          </w:divBdr>
        </w:div>
        <w:div w:id="768353746">
          <w:marLeft w:val="640"/>
          <w:marRight w:val="0"/>
          <w:marTop w:val="0"/>
          <w:marBottom w:val="0"/>
          <w:divBdr>
            <w:top w:val="none" w:sz="0" w:space="0" w:color="auto"/>
            <w:left w:val="none" w:sz="0" w:space="0" w:color="auto"/>
            <w:bottom w:val="none" w:sz="0" w:space="0" w:color="auto"/>
            <w:right w:val="none" w:sz="0" w:space="0" w:color="auto"/>
          </w:divBdr>
        </w:div>
        <w:div w:id="768962319">
          <w:marLeft w:val="640"/>
          <w:marRight w:val="0"/>
          <w:marTop w:val="0"/>
          <w:marBottom w:val="0"/>
          <w:divBdr>
            <w:top w:val="none" w:sz="0" w:space="0" w:color="auto"/>
            <w:left w:val="none" w:sz="0" w:space="0" w:color="auto"/>
            <w:bottom w:val="none" w:sz="0" w:space="0" w:color="auto"/>
            <w:right w:val="none" w:sz="0" w:space="0" w:color="auto"/>
          </w:divBdr>
        </w:div>
        <w:div w:id="775370513">
          <w:marLeft w:val="640"/>
          <w:marRight w:val="0"/>
          <w:marTop w:val="0"/>
          <w:marBottom w:val="0"/>
          <w:divBdr>
            <w:top w:val="none" w:sz="0" w:space="0" w:color="auto"/>
            <w:left w:val="none" w:sz="0" w:space="0" w:color="auto"/>
            <w:bottom w:val="none" w:sz="0" w:space="0" w:color="auto"/>
            <w:right w:val="none" w:sz="0" w:space="0" w:color="auto"/>
          </w:divBdr>
        </w:div>
        <w:div w:id="778528114">
          <w:marLeft w:val="640"/>
          <w:marRight w:val="0"/>
          <w:marTop w:val="0"/>
          <w:marBottom w:val="0"/>
          <w:divBdr>
            <w:top w:val="none" w:sz="0" w:space="0" w:color="auto"/>
            <w:left w:val="none" w:sz="0" w:space="0" w:color="auto"/>
            <w:bottom w:val="none" w:sz="0" w:space="0" w:color="auto"/>
            <w:right w:val="none" w:sz="0" w:space="0" w:color="auto"/>
          </w:divBdr>
        </w:div>
        <w:div w:id="797802391">
          <w:marLeft w:val="640"/>
          <w:marRight w:val="0"/>
          <w:marTop w:val="0"/>
          <w:marBottom w:val="0"/>
          <w:divBdr>
            <w:top w:val="none" w:sz="0" w:space="0" w:color="auto"/>
            <w:left w:val="none" w:sz="0" w:space="0" w:color="auto"/>
            <w:bottom w:val="none" w:sz="0" w:space="0" w:color="auto"/>
            <w:right w:val="none" w:sz="0" w:space="0" w:color="auto"/>
          </w:divBdr>
        </w:div>
        <w:div w:id="816412580">
          <w:marLeft w:val="640"/>
          <w:marRight w:val="0"/>
          <w:marTop w:val="0"/>
          <w:marBottom w:val="0"/>
          <w:divBdr>
            <w:top w:val="none" w:sz="0" w:space="0" w:color="auto"/>
            <w:left w:val="none" w:sz="0" w:space="0" w:color="auto"/>
            <w:bottom w:val="none" w:sz="0" w:space="0" w:color="auto"/>
            <w:right w:val="none" w:sz="0" w:space="0" w:color="auto"/>
          </w:divBdr>
        </w:div>
        <w:div w:id="831412525">
          <w:marLeft w:val="640"/>
          <w:marRight w:val="0"/>
          <w:marTop w:val="0"/>
          <w:marBottom w:val="0"/>
          <w:divBdr>
            <w:top w:val="none" w:sz="0" w:space="0" w:color="auto"/>
            <w:left w:val="none" w:sz="0" w:space="0" w:color="auto"/>
            <w:bottom w:val="none" w:sz="0" w:space="0" w:color="auto"/>
            <w:right w:val="none" w:sz="0" w:space="0" w:color="auto"/>
          </w:divBdr>
        </w:div>
        <w:div w:id="832843571">
          <w:marLeft w:val="640"/>
          <w:marRight w:val="0"/>
          <w:marTop w:val="0"/>
          <w:marBottom w:val="0"/>
          <w:divBdr>
            <w:top w:val="none" w:sz="0" w:space="0" w:color="auto"/>
            <w:left w:val="none" w:sz="0" w:space="0" w:color="auto"/>
            <w:bottom w:val="none" w:sz="0" w:space="0" w:color="auto"/>
            <w:right w:val="none" w:sz="0" w:space="0" w:color="auto"/>
          </w:divBdr>
        </w:div>
        <w:div w:id="844900907">
          <w:marLeft w:val="640"/>
          <w:marRight w:val="0"/>
          <w:marTop w:val="0"/>
          <w:marBottom w:val="0"/>
          <w:divBdr>
            <w:top w:val="none" w:sz="0" w:space="0" w:color="auto"/>
            <w:left w:val="none" w:sz="0" w:space="0" w:color="auto"/>
            <w:bottom w:val="none" w:sz="0" w:space="0" w:color="auto"/>
            <w:right w:val="none" w:sz="0" w:space="0" w:color="auto"/>
          </w:divBdr>
        </w:div>
        <w:div w:id="845829170">
          <w:marLeft w:val="640"/>
          <w:marRight w:val="0"/>
          <w:marTop w:val="0"/>
          <w:marBottom w:val="0"/>
          <w:divBdr>
            <w:top w:val="none" w:sz="0" w:space="0" w:color="auto"/>
            <w:left w:val="none" w:sz="0" w:space="0" w:color="auto"/>
            <w:bottom w:val="none" w:sz="0" w:space="0" w:color="auto"/>
            <w:right w:val="none" w:sz="0" w:space="0" w:color="auto"/>
          </w:divBdr>
        </w:div>
        <w:div w:id="876048976">
          <w:marLeft w:val="640"/>
          <w:marRight w:val="0"/>
          <w:marTop w:val="0"/>
          <w:marBottom w:val="0"/>
          <w:divBdr>
            <w:top w:val="none" w:sz="0" w:space="0" w:color="auto"/>
            <w:left w:val="none" w:sz="0" w:space="0" w:color="auto"/>
            <w:bottom w:val="none" w:sz="0" w:space="0" w:color="auto"/>
            <w:right w:val="none" w:sz="0" w:space="0" w:color="auto"/>
          </w:divBdr>
        </w:div>
        <w:div w:id="886530665">
          <w:marLeft w:val="640"/>
          <w:marRight w:val="0"/>
          <w:marTop w:val="0"/>
          <w:marBottom w:val="0"/>
          <w:divBdr>
            <w:top w:val="none" w:sz="0" w:space="0" w:color="auto"/>
            <w:left w:val="none" w:sz="0" w:space="0" w:color="auto"/>
            <w:bottom w:val="none" w:sz="0" w:space="0" w:color="auto"/>
            <w:right w:val="none" w:sz="0" w:space="0" w:color="auto"/>
          </w:divBdr>
        </w:div>
        <w:div w:id="897983805">
          <w:marLeft w:val="640"/>
          <w:marRight w:val="0"/>
          <w:marTop w:val="0"/>
          <w:marBottom w:val="0"/>
          <w:divBdr>
            <w:top w:val="none" w:sz="0" w:space="0" w:color="auto"/>
            <w:left w:val="none" w:sz="0" w:space="0" w:color="auto"/>
            <w:bottom w:val="none" w:sz="0" w:space="0" w:color="auto"/>
            <w:right w:val="none" w:sz="0" w:space="0" w:color="auto"/>
          </w:divBdr>
        </w:div>
        <w:div w:id="903298475">
          <w:marLeft w:val="640"/>
          <w:marRight w:val="0"/>
          <w:marTop w:val="0"/>
          <w:marBottom w:val="0"/>
          <w:divBdr>
            <w:top w:val="none" w:sz="0" w:space="0" w:color="auto"/>
            <w:left w:val="none" w:sz="0" w:space="0" w:color="auto"/>
            <w:bottom w:val="none" w:sz="0" w:space="0" w:color="auto"/>
            <w:right w:val="none" w:sz="0" w:space="0" w:color="auto"/>
          </w:divBdr>
        </w:div>
        <w:div w:id="920480511">
          <w:marLeft w:val="640"/>
          <w:marRight w:val="0"/>
          <w:marTop w:val="0"/>
          <w:marBottom w:val="0"/>
          <w:divBdr>
            <w:top w:val="none" w:sz="0" w:space="0" w:color="auto"/>
            <w:left w:val="none" w:sz="0" w:space="0" w:color="auto"/>
            <w:bottom w:val="none" w:sz="0" w:space="0" w:color="auto"/>
            <w:right w:val="none" w:sz="0" w:space="0" w:color="auto"/>
          </w:divBdr>
        </w:div>
        <w:div w:id="926571807">
          <w:marLeft w:val="640"/>
          <w:marRight w:val="0"/>
          <w:marTop w:val="0"/>
          <w:marBottom w:val="0"/>
          <w:divBdr>
            <w:top w:val="none" w:sz="0" w:space="0" w:color="auto"/>
            <w:left w:val="none" w:sz="0" w:space="0" w:color="auto"/>
            <w:bottom w:val="none" w:sz="0" w:space="0" w:color="auto"/>
            <w:right w:val="none" w:sz="0" w:space="0" w:color="auto"/>
          </w:divBdr>
        </w:div>
        <w:div w:id="930554204">
          <w:marLeft w:val="640"/>
          <w:marRight w:val="0"/>
          <w:marTop w:val="0"/>
          <w:marBottom w:val="0"/>
          <w:divBdr>
            <w:top w:val="none" w:sz="0" w:space="0" w:color="auto"/>
            <w:left w:val="none" w:sz="0" w:space="0" w:color="auto"/>
            <w:bottom w:val="none" w:sz="0" w:space="0" w:color="auto"/>
            <w:right w:val="none" w:sz="0" w:space="0" w:color="auto"/>
          </w:divBdr>
        </w:div>
        <w:div w:id="938029964">
          <w:marLeft w:val="640"/>
          <w:marRight w:val="0"/>
          <w:marTop w:val="0"/>
          <w:marBottom w:val="0"/>
          <w:divBdr>
            <w:top w:val="none" w:sz="0" w:space="0" w:color="auto"/>
            <w:left w:val="none" w:sz="0" w:space="0" w:color="auto"/>
            <w:bottom w:val="none" w:sz="0" w:space="0" w:color="auto"/>
            <w:right w:val="none" w:sz="0" w:space="0" w:color="auto"/>
          </w:divBdr>
        </w:div>
        <w:div w:id="988217944">
          <w:marLeft w:val="640"/>
          <w:marRight w:val="0"/>
          <w:marTop w:val="0"/>
          <w:marBottom w:val="0"/>
          <w:divBdr>
            <w:top w:val="none" w:sz="0" w:space="0" w:color="auto"/>
            <w:left w:val="none" w:sz="0" w:space="0" w:color="auto"/>
            <w:bottom w:val="none" w:sz="0" w:space="0" w:color="auto"/>
            <w:right w:val="none" w:sz="0" w:space="0" w:color="auto"/>
          </w:divBdr>
        </w:div>
        <w:div w:id="1022779670">
          <w:marLeft w:val="640"/>
          <w:marRight w:val="0"/>
          <w:marTop w:val="0"/>
          <w:marBottom w:val="0"/>
          <w:divBdr>
            <w:top w:val="none" w:sz="0" w:space="0" w:color="auto"/>
            <w:left w:val="none" w:sz="0" w:space="0" w:color="auto"/>
            <w:bottom w:val="none" w:sz="0" w:space="0" w:color="auto"/>
            <w:right w:val="none" w:sz="0" w:space="0" w:color="auto"/>
          </w:divBdr>
        </w:div>
        <w:div w:id="1065184068">
          <w:marLeft w:val="640"/>
          <w:marRight w:val="0"/>
          <w:marTop w:val="0"/>
          <w:marBottom w:val="0"/>
          <w:divBdr>
            <w:top w:val="none" w:sz="0" w:space="0" w:color="auto"/>
            <w:left w:val="none" w:sz="0" w:space="0" w:color="auto"/>
            <w:bottom w:val="none" w:sz="0" w:space="0" w:color="auto"/>
            <w:right w:val="none" w:sz="0" w:space="0" w:color="auto"/>
          </w:divBdr>
        </w:div>
        <w:div w:id="1066562967">
          <w:marLeft w:val="640"/>
          <w:marRight w:val="0"/>
          <w:marTop w:val="0"/>
          <w:marBottom w:val="0"/>
          <w:divBdr>
            <w:top w:val="none" w:sz="0" w:space="0" w:color="auto"/>
            <w:left w:val="none" w:sz="0" w:space="0" w:color="auto"/>
            <w:bottom w:val="none" w:sz="0" w:space="0" w:color="auto"/>
            <w:right w:val="none" w:sz="0" w:space="0" w:color="auto"/>
          </w:divBdr>
        </w:div>
        <w:div w:id="1086800787">
          <w:marLeft w:val="640"/>
          <w:marRight w:val="0"/>
          <w:marTop w:val="0"/>
          <w:marBottom w:val="0"/>
          <w:divBdr>
            <w:top w:val="none" w:sz="0" w:space="0" w:color="auto"/>
            <w:left w:val="none" w:sz="0" w:space="0" w:color="auto"/>
            <w:bottom w:val="none" w:sz="0" w:space="0" w:color="auto"/>
            <w:right w:val="none" w:sz="0" w:space="0" w:color="auto"/>
          </w:divBdr>
        </w:div>
        <w:div w:id="1097597006">
          <w:marLeft w:val="640"/>
          <w:marRight w:val="0"/>
          <w:marTop w:val="0"/>
          <w:marBottom w:val="0"/>
          <w:divBdr>
            <w:top w:val="none" w:sz="0" w:space="0" w:color="auto"/>
            <w:left w:val="none" w:sz="0" w:space="0" w:color="auto"/>
            <w:bottom w:val="none" w:sz="0" w:space="0" w:color="auto"/>
            <w:right w:val="none" w:sz="0" w:space="0" w:color="auto"/>
          </w:divBdr>
        </w:div>
        <w:div w:id="1101074652">
          <w:marLeft w:val="640"/>
          <w:marRight w:val="0"/>
          <w:marTop w:val="0"/>
          <w:marBottom w:val="0"/>
          <w:divBdr>
            <w:top w:val="none" w:sz="0" w:space="0" w:color="auto"/>
            <w:left w:val="none" w:sz="0" w:space="0" w:color="auto"/>
            <w:bottom w:val="none" w:sz="0" w:space="0" w:color="auto"/>
            <w:right w:val="none" w:sz="0" w:space="0" w:color="auto"/>
          </w:divBdr>
        </w:div>
        <w:div w:id="1114402321">
          <w:marLeft w:val="640"/>
          <w:marRight w:val="0"/>
          <w:marTop w:val="0"/>
          <w:marBottom w:val="0"/>
          <w:divBdr>
            <w:top w:val="none" w:sz="0" w:space="0" w:color="auto"/>
            <w:left w:val="none" w:sz="0" w:space="0" w:color="auto"/>
            <w:bottom w:val="none" w:sz="0" w:space="0" w:color="auto"/>
            <w:right w:val="none" w:sz="0" w:space="0" w:color="auto"/>
          </w:divBdr>
        </w:div>
        <w:div w:id="1143814946">
          <w:marLeft w:val="640"/>
          <w:marRight w:val="0"/>
          <w:marTop w:val="0"/>
          <w:marBottom w:val="0"/>
          <w:divBdr>
            <w:top w:val="none" w:sz="0" w:space="0" w:color="auto"/>
            <w:left w:val="none" w:sz="0" w:space="0" w:color="auto"/>
            <w:bottom w:val="none" w:sz="0" w:space="0" w:color="auto"/>
            <w:right w:val="none" w:sz="0" w:space="0" w:color="auto"/>
          </w:divBdr>
        </w:div>
        <w:div w:id="1147820867">
          <w:marLeft w:val="640"/>
          <w:marRight w:val="0"/>
          <w:marTop w:val="0"/>
          <w:marBottom w:val="0"/>
          <w:divBdr>
            <w:top w:val="none" w:sz="0" w:space="0" w:color="auto"/>
            <w:left w:val="none" w:sz="0" w:space="0" w:color="auto"/>
            <w:bottom w:val="none" w:sz="0" w:space="0" w:color="auto"/>
            <w:right w:val="none" w:sz="0" w:space="0" w:color="auto"/>
          </w:divBdr>
        </w:div>
        <w:div w:id="1164584362">
          <w:marLeft w:val="640"/>
          <w:marRight w:val="0"/>
          <w:marTop w:val="0"/>
          <w:marBottom w:val="0"/>
          <w:divBdr>
            <w:top w:val="none" w:sz="0" w:space="0" w:color="auto"/>
            <w:left w:val="none" w:sz="0" w:space="0" w:color="auto"/>
            <w:bottom w:val="none" w:sz="0" w:space="0" w:color="auto"/>
            <w:right w:val="none" w:sz="0" w:space="0" w:color="auto"/>
          </w:divBdr>
        </w:div>
        <w:div w:id="1240752586">
          <w:marLeft w:val="640"/>
          <w:marRight w:val="0"/>
          <w:marTop w:val="0"/>
          <w:marBottom w:val="0"/>
          <w:divBdr>
            <w:top w:val="none" w:sz="0" w:space="0" w:color="auto"/>
            <w:left w:val="none" w:sz="0" w:space="0" w:color="auto"/>
            <w:bottom w:val="none" w:sz="0" w:space="0" w:color="auto"/>
            <w:right w:val="none" w:sz="0" w:space="0" w:color="auto"/>
          </w:divBdr>
        </w:div>
        <w:div w:id="1321931408">
          <w:marLeft w:val="640"/>
          <w:marRight w:val="0"/>
          <w:marTop w:val="0"/>
          <w:marBottom w:val="0"/>
          <w:divBdr>
            <w:top w:val="none" w:sz="0" w:space="0" w:color="auto"/>
            <w:left w:val="none" w:sz="0" w:space="0" w:color="auto"/>
            <w:bottom w:val="none" w:sz="0" w:space="0" w:color="auto"/>
            <w:right w:val="none" w:sz="0" w:space="0" w:color="auto"/>
          </w:divBdr>
        </w:div>
        <w:div w:id="1329988743">
          <w:marLeft w:val="640"/>
          <w:marRight w:val="0"/>
          <w:marTop w:val="0"/>
          <w:marBottom w:val="0"/>
          <w:divBdr>
            <w:top w:val="none" w:sz="0" w:space="0" w:color="auto"/>
            <w:left w:val="none" w:sz="0" w:space="0" w:color="auto"/>
            <w:bottom w:val="none" w:sz="0" w:space="0" w:color="auto"/>
            <w:right w:val="none" w:sz="0" w:space="0" w:color="auto"/>
          </w:divBdr>
        </w:div>
        <w:div w:id="1362245134">
          <w:marLeft w:val="640"/>
          <w:marRight w:val="0"/>
          <w:marTop w:val="0"/>
          <w:marBottom w:val="0"/>
          <w:divBdr>
            <w:top w:val="none" w:sz="0" w:space="0" w:color="auto"/>
            <w:left w:val="none" w:sz="0" w:space="0" w:color="auto"/>
            <w:bottom w:val="none" w:sz="0" w:space="0" w:color="auto"/>
            <w:right w:val="none" w:sz="0" w:space="0" w:color="auto"/>
          </w:divBdr>
        </w:div>
        <w:div w:id="1365204449">
          <w:marLeft w:val="640"/>
          <w:marRight w:val="0"/>
          <w:marTop w:val="0"/>
          <w:marBottom w:val="0"/>
          <w:divBdr>
            <w:top w:val="none" w:sz="0" w:space="0" w:color="auto"/>
            <w:left w:val="none" w:sz="0" w:space="0" w:color="auto"/>
            <w:bottom w:val="none" w:sz="0" w:space="0" w:color="auto"/>
            <w:right w:val="none" w:sz="0" w:space="0" w:color="auto"/>
          </w:divBdr>
        </w:div>
        <w:div w:id="1417823470">
          <w:marLeft w:val="640"/>
          <w:marRight w:val="0"/>
          <w:marTop w:val="0"/>
          <w:marBottom w:val="0"/>
          <w:divBdr>
            <w:top w:val="none" w:sz="0" w:space="0" w:color="auto"/>
            <w:left w:val="none" w:sz="0" w:space="0" w:color="auto"/>
            <w:bottom w:val="none" w:sz="0" w:space="0" w:color="auto"/>
            <w:right w:val="none" w:sz="0" w:space="0" w:color="auto"/>
          </w:divBdr>
        </w:div>
        <w:div w:id="1448115759">
          <w:marLeft w:val="640"/>
          <w:marRight w:val="0"/>
          <w:marTop w:val="0"/>
          <w:marBottom w:val="0"/>
          <w:divBdr>
            <w:top w:val="none" w:sz="0" w:space="0" w:color="auto"/>
            <w:left w:val="none" w:sz="0" w:space="0" w:color="auto"/>
            <w:bottom w:val="none" w:sz="0" w:space="0" w:color="auto"/>
            <w:right w:val="none" w:sz="0" w:space="0" w:color="auto"/>
          </w:divBdr>
        </w:div>
        <w:div w:id="1460688246">
          <w:marLeft w:val="640"/>
          <w:marRight w:val="0"/>
          <w:marTop w:val="0"/>
          <w:marBottom w:val="0"/>
          <w:divBdr>
            <w:top w:val="none" w:sz="0" w:space="0" w:color="auto"/>
            <w:left w:val="none" w:sz="0" w:space="0" w:color="auto"/>
            <w:bottom w:val="none" w:sz="0" w:space="0" w:color="auto"/>
            <w:right w:val="none" w:sz="0" w:space="0" w:color="auto"/>
          </w:divBdr>
        </w:div>
        <w:div w:id="1472668732">
          <w:marLeft w:val="640"/>
          <w:marRight w:val="0"/>
          <w:marTop w:val="0"/>
          <w:marBottom w:val="0"/>
          <w:divBdr>
            <w:top w:val="none" w:sz="0" w:space="0" w:color="auto"/>
            <w:left w:val="none" w:sz="0" w:space="0" w:color="auto"/>
            <w:bottom w:val="none" w:sz="0" w:space="0" w:color="auto"/>
            <w:right w:val="none" w:sz="0" w:space="0" w:color="auto"/>
          </w:divBdr>
        </w:div>
        <w:div w:id="1499660635">
          <w:marLeft w:val="640"/>
          <w:marRight w:val="0"/>
          <w:marTop w:val="0"/>
          <w:marBottom w:val="0"/>
          <w:divBdr>
            <w:top w:val="none" w:sz="0" w:space="0" w:color="auto"/>
            <w:left w:val="none" w:sz="0" w:space="0" w:color="auto"/>
            <w:bottom w:val="none" w:sz="0" w:space="0" w:color="auto"/>
            <w:right w:val="none" w:sz="0" w:space="0" w:color="auto"/>
          </w:divBdr>
        </w:div>
        <w:div w:id="1503203512">
          <w:marLeft w:val="640"/>
          <w:marRight w:val="0"/>
          <w:marTop w:val="0"/>
          <w:marBottom w:val="0"/>
          <w:divBdr>
            <w:top w:val="none" w:sz="0" w:space="0" w:color="auto"/>
            <w:left w:val="none" w:sz="0" w:space="0" w:color="auto"/>
            <w:bottom w:val="none" w:sz="0" w:space="0" w:color="auto"/>
            <w:right w:val="none" w:sz="0" w:space="0" w:color="auto"/>
          </w:divBdr>
        </w:div>
        <w:div w:id="1506286439">
          <w:marLeft w:val="640"/>
          <w:marRight w:val="0"/>
          <w:marTop w:val="0"/>
          <w:marBottom w:val="0"/>
          <w:divBdr>
            <w:top w:val="none" w:sz="0" w:space="0" w:color="auto"/>
            <w:left w:val="none" w:sz="0" w:space="0" w:color="auto"/>
            <w:bottom w:val="none" w:sz="0" w:space="0" w:color="auto"/>
            <w:right w:val="none" w:sz="0" w:space="0" w:color="auto"/>
          </w:divBdr>
        </w:div>
        <w:div w:id="1569149820">
          <w:marLeft w:val="640"/>
          <w:marRight w:val="0"/>
          <w:marTop w:val="0"/>
          <w:marBottom w:val="0"/>
          <w:divBdr>
            <w:top w:val="none" w:sz="0" w:space="0" w:color="auto"/>
            <w:left w:val="none" w:sz="0" w:space="0" w:color="auto"/>
            <w:bottom w:val="none" w:sz="0" w:space="0" w:color="auto"/>
            <w:right w:val="none" w:sz="0" w:space="0" w:color="auto"/>
          </w:divBdr>
        </w:div>
        <w:div w:id="1572886751">
          <w:marLeft w:val="640"/>
          <w:marRight w:val="0"/>
          <w:marTop w:val="0"/>
          <w:marBottom w:val="0"/>
          <w:divBdr>
            <w:top w:val="none" w:sz="0" w:space="0" w:color="auto"/>
            <w:left w:val="none" w:sz="0" w:space="0" w:color="auto"/>
            <w:bottom w:val="none" w:sz="0" w:space="0" w:color="auto"/>
            <w:right w:val="none" w:sz="0" w:space="0" w:color="auto"/>
          </w:divBdr>
        </w:div>
        <w:div w:id="1593931684">
          <w:marLeft w:val="640"/>
          <w:marRight w:val="0"/>
          <w:marTop w:val="0"/>
          <w:marBottom w:val="0"/>
          <w:divBdr>
            <w:top w:val="none" w:sz="0" w:space="0" w:color="auto"/>
            <w:left w:val="none" w:sz="0" w:space="0" w:color="auto"/>
            <w:bottom w:val="none" w:sz="0" w:space="0" w:color="auto"/>
            <w:right w:val="none" w:sz="0" w:space="0" w:color="auto"/>
          </w:divBdr>
        </w:div>
        <w:div w:id="1596741098">
          <w:marLeft w:val="640"/>
          <w:marRight w:val="0"/>
          <w:marTop w:val="0"/>
          <w:marBottom w:val="0"/>
          <w:divBdr>
            <w:top w:val="none" w:sz="0" w:space="0" w:color="auto"/>
            <w:left w:val="none" w:sz="0" w:space="0" w:color="auto"/>
            <w:bottom w:val="none" w:sz="0" w:space="0" w:color="auto"/>
            <w:right w:val="none" w:sz="0" w:space="0" w:color="auto"/>
          </w:divBdr>
        </w:div>
        <w:div w:id="1603217763">
          <w:marLeft w:val="640"/>
          <w:marRight w:val="0"/>
          <w:marTop w:val="0"/>
          <w:marBottom w:val="0"/>
          <w:divBdr>
            <w:top w:val="none" w:sz="0" w:space="0" w:color="auto"/>
            <w:left w:val="none" w:sz="0" w:space="0" w:color="auto"/>
            <w:bottom w:val="none" w:sz="0" w:space="0" w:color="auto"/>
            <w:right w:val="none" w:sz="0" w:space="0" w:color="auto"/>
          </w:divBdr>
        </w:div>
        <w:div w:id="1604410855">
          <w:marLeft w:val="640"/>
          <w:marRight w:val="0"/>
          <w:marTop w:val="0"/>
          <w:marBottom w:val="0"/>
          <w:divBdr>
            <w:top w:val="none" w:sz="0" w:space="0" w:color="auto"/>
            <w:left w:val="none" w:sz="0" w:space="0" w:color="auto"/>
            <w:bottom w:val="none" w:sz="0" w:space="0" w:color="auto"/>
            <w:right w:val="none" w:sz="0" w:space="0" w:color="auto"/>
          </w:divBdr>
        </w:div>
        <w:div w:id="1606182802">
          <w:marLeft w:val="640"/>
          <w:marRight w:val="0"/>
          <w:marTop w:val="0"/>
          <w:marBottom w:val="0"/>
          <w:divBdr>
            <w:top w:val="none" w:sz="0" w:space="0" w:color="auto"/>
            <w:left w:val="none" w:sz="0" w:space="0" w:color="auto"/>
            <w:bottom w:val="none" w:sz="0" w:space="0" w:color="auto"/>
            <w:right w:val="none" w:sz="0" w:space="0" w:color="auto"/>
          </w:divBdr>
        </w:div>
        <w:div w:id="1618440616">
          <w:marLeft w:val="640"/>
          <w:marRight w:val="0"/>
          <w:marTop w:val="0"/>
          <w:marBottom w:val="0"/>
          <w:divBdr>
            <w:top w:val="none" w:sz="0" w:space="0" w:color="auto"/>
            <w:left w:val="none" w:sz="0" w:space="0" w:color="auto"/>
            <w:bottom w:val="none" w:sz="0" w:space="0" w:color="auto"/>
            <w:right w:val="none" w:sz="0" w:space="0" w:color="auto"/>
          </w:divBdr>
        </w:div>
        <w:div w:id="1705641764">
          <w:marLeft w:val="640"/>
          <w:marRight w:val="0"/>
          <w:marTop w:val="0"/>
          <w:marBottom w:val="0"/>
          <w:divBdr>
            <w:top w:val="none" w:sz="0" w:space="0" w:color="auto"/>
            <w:left w:val="none" w:sz="0" w:space="0" w:color="auto"/>
            <w:bottom w:val="none" w:sz="0" w:space="0" w:color="auto"/>
            <w:right w:val="none" w:sz="0" w:space="0" w:color="auto"/>
          </w:divBdr>
        </w:div>
        <w:div w:id="1707608293">
          <w:marLeft w:val="640"/>
          <w:marRight w:val="0"/>
          <w:marTop w:val="0"/>
          <w:marBottom w:val="0"/>
          <w:divBdr>
            <w:top w:val="none" w:sz="0" w:space="0" w:color="auto"/>
            <w:left w:val="none" w:sz="0" w:space="0" w:color="auto"/>
            <w:bottom w:val="none" w:sz="0" w:space="0" w:color="auto"/>
            <w:right w:val="none" w:sz="0" w:space="0" w:color="auto"/>
          </w:divBdr>
        </w:div>
        <w:div w:id="1755662831">
          <w:marLeft w:val="640"/>
          <w:marRight w:val="0"/>
          <w:marTop w:val="0"/>
          <w:marBottom w:val="0"/>
          <w:divBdr>
            <w:top w:val="none" w:sz="0" w:space="0" w:color="auto"/>
            <w:left w:val="none" w:sz="0" w:space="0" w:color="auto"/>
            <w:bottom w:val="none" w:sz="0" w:space="0" w:color="auto"/>
            <w:right w:val="none" w:sz="0" w:space="0" w:color="auto"/>
          </w:divBdr>
        </w:div>
        <w:div w:id="1789621721">
          <w:marLeft w:val="640"/>
          <w:marRight w:val="0"/>
          <w:marTop w:val="0"/>
          <w:marBottom w:val="0"/>
          <w:divBdr>
            <w:top w:val="none" w:sz="0" w:space="0" w:color="auto"/>
            <w:left w:val="none" w:sz="0" w:space="0" w:color="auto"/>
            <w:bottom w:val="none" w:sz="0" w:space="0" w:color="auto"/>
            <w:right w:val="none" w:sz="0" w:space="0" w:color="auto"/>
          </w:divBdr>
        </w:div>
        <w:div w:id="1797141585">
          <w:marLeft w:val="640"/>
          <w:marRight w:val="0"/>
          <w:marTop w:val="0"/>
          <w:marBottom w:val="0"/>
          <w:divBdr>
            <w:top w:val="none" w:sz="0" w:space="0" w:color="auto"/>
            <w:left w:val="none" w:sz="0" w:space="0" w:color="auto"/>
            <w:bottom w:val="none" w:sz="0" w:space="0" w:color="auto"/>
            <w:right w:val="none" w:sz="0" w:space="0" w:color="auto"/>
          </w:divBdr>
        </w:div>
        <w:div w:id="1818643567">
          <w:marLeft w:val="640"/>
          <w:marRight w:val="0"/>
          <w:marTop w:val="0"/>
          <w:marBottom w:val="0"/>
          <w:divBdr>
            <w:top w:val="none" w:sz="0" w:space="0" w:color="auto"/>
            <w:left w:val="none" w:sz="0" w:space="0" w:color="auto"/>
            <w:bottom w:val="none" w:sz="0" w:space="0" w:color="auto"/>
            <w:right w:val="none" w:sz="0" w:space="0" w:color="auto"/>
          </w:divBdr>
        </w:div>
        <w:div w:id="1866753084">
          <w:marLeft w:val="640"/>
          <w:marRight w:val="0"/>
          <w:marTop w:val="0"/>
          <w:marBottom w:val="0"/>
          <w:divBdr>
            <w:top w:val="none" w:sz="0" w:space="0" w:color="auto"/>
            <w:left w:val="none" w:sz="0" w:space="0" w:color="auto"/>
            <w:bottom w:val="none" w:sz="0" w:space="0" w:color="auto"/>
            <w:right w:val="none" w:sz="0" w:space="0" w:color="auto"/>
          </w:divBdr>
        </w:div>
        <w:div w:id="1868250772">
          <w:marLeft w:val="640"/>
          <w:marRight w:val="0"/>
          <w:marTop w:val="0"/>
          <w:marBottom w:val="0"/>
          <w:divBdr>
            <w:top w:val="none" w:sz="0" w:space="0" w:color="auto"/>
            <w:left w:val="none" w:sz="0" w:space="0" w:color="auto"/>
            <w:bottom w:val="none" w:sz="0" w:space="0" w:color="auto"/>
            <w:right w:val="none" w:sz="0" w:space="0" w:color="auto"/>
          </w:divBdr>
        </w:div>
        <w:div w:id="1887259441">
          <w:marLeft w:val="640"/>
          <w:marRight w:val="0"/>
          <w:marTop w:val="0"/>
          <w:marBottom w:val="0"/>
          <w:divBdr>
            <w:top w:val="none" w:sz="0" w:space="0" w:color="auto"/>
            <w:left w:val="none" w:sz="0" w:space="0" w:color="auto"/>
            <w:bottom w:val="none" w:sz="0" w:space="0" w:color="auto"/>
            <w:right w:val="none" w:sz="0" w:space="0" w:color="auto"/>
          </w:divBdr>
        </w:div>
        <w:div w:id="1946375850">
          <w:marLeft w:val="640"/>
          <w:marRight w:val="0"/>
          <w:marTop w:val="0"/>
          <w:marBottom w:val="0"/>
          <w:divBdr>
            <w:top w:val="none" w:sz="0" w:space="0" w:color="auto"/>
            <w:left w:val="none" w:sz="0" w:space="0" w:color="auto"/>
            <w:bottom w:val="none" w:sz="0" w:space="0" w:color="auto"/>
            <w:right w:val="none" w:sz="0" w:space="0" w:color="auto"/>
          </w:divBdr>
        </w:div>
        <w:div w:id="1959024314">
          <w:marLeft w:val="640"/>
          <w:marRight w:val="0"/>
          <w:marTop w:val="0"/>
          <w:marBottom w:val="0"/>
          <w:divBdr>
            <w:top w:val="none" w:sz="0" w:space="0" w:color="auto"/>
            <w:left w:val="none" w:sz="0" w:space="0" w:color="auto"/>
            <w:bottom w:val="none" w:sz="0" w:space="0" w:color="auto"/>
            <w:right w:val="none" w:sz="0" w:space="0" w:color="auto"/>
          </w:divBdr>
        </w:div>
        <w:div w:id="1969773906">
          <w:marLeft w:val="640"/>
          <w:marRight w:val="0"/>
          <w:marTop w:val="0"/>
          <w:marBottom w:val="0"/>
          <w:divBdr>
            <w:top w:val="none" w:sz="0" w:space="0" w:color="auto"/>
            <w:left w:val="none" w:sz="0" w:space="0" w:color="auto"/>
            <w:bottom w:val="none" w:sz="0" w:space="0" w:color="auto"/>
            <w:right w:val="none" w:sz="0" w:space="0" w:color="auto"/>
          </w:divBdr>
        </w:div>
        <w:div w:id="1976829535">
          <w:marLeft w:val="640"/>
          <w:marRight w:val="0"/>
          <w:marTop w:val="0"/>
          <w:marBottom w:val="0"/>
          <w:divBdr>
            <w:top w:val="none" w:sz="0" w:space="0" w:color="auto"/>
            <w:left w:val="none" w:sz="0" w:space="0" w:color="auto"/>
            <w:bottom w:val="none" w:sz="0" w:space="0" w:color="auto"/>
            <w:right w:val="none" w:sz="0" w:space="0" w:color="auto"/>
          </w:divBdr>
        </w:div>
        <w:div w:id="1996911398">
          <w:marLeft w:val="640"/>
          <w:marRight w:val="0"/>
          <w:marTop w:val="0"/>
          <w:marBottom w:val="0"/>
          <w:divBdr>
            <w:top w:val="none" w:sz="0" w:space="0" w:color="auto"/>
            <w:left w:val="none" w:sz="0" w:space="0" w:color="auto"/>
            <w:bottom w:val="none" w:sz="0" w:space="0" w:color="auto"/>
            <w:right w:val="none" w:sz="0" w:space="0" w:color="auto"/>
          </w:divBdr>
        </w:div>
        <w:div w:id="2018728005">
          <w:marLeft w:val="640"/>
          <w:marRight w:val="0"/>
          <w:marTop w:val="0"/>
          <w:marBottom w:val="0"/>
          <w:divBdr>
            <w:top w:val="none" w:sz="0" w:space="0" w:color="auto"/>
            <w:left w:val="none" w:sz="0" w:space="0" w:color="auto"/>
            <w:bottom w:val="none" w:sz="0" w:space="0" w:color="auto"/>
            <w:right w:val="none" w:sz="0" w:space="0" w:color="auto"/>
          </w:divBdr>
        </w:div>
        <w:div w:id="2058968918">
          <w:marLeft w:val="640"/>
          <w:marRight w:val="0"/>
          <w:marTop w:val="0"/>
          <w:marBottom w:val="0"/>
          <w:divBdr>
            <w:top w:val="none" w:sz="0" w:space="0" w:color="auto"/>
            <w:left w:val="none" w:sz="0" w:space="0" w:color="auto"/>
            <w:bottom w:val="none" w:sz="0" w:space="0" w:color="auto"/>
            <w:right w:val="none" w:sz="0" w:space="0" w:color="auto"/>
          </w:divBdr>
        </w:div>
        <w:div w:id="2078088894">
          <w:marLeft w:val="640"/>
          <w:marRight w:val="0"/>
          <w:marTop w:val="0"/>
          <w:marBottom w:val="0"/>
          <w:divBdr>
            <w:top w:val="none" w:sz="0" w:space="0" w:color="auto"/>
            <w:left w:val="none" w:sz="0" w:space="0" w:color="auto"/>
            <w:bottom w:val="none" w:sz="0" w:space="0" w:color="auto"/>
            <w:right w:val="none" w:sz="0" w:space="0" w:color="auto"/>
          </w:divBdr>
        </w:div>
        <w:div w:id="2090543616">
          <w:marLeft w:val="640"/>
          <w:marRight w:val="0"/>
          <w:marTop w:val="0"/>
          <w:marBottom w:val="0"/>
          <w:divBdr>
            <w:top w:val="none" w:sz="0" w:space="0" w:color="auto"/>
            <w:left w:val="none" w:sz="0" w:space="0" w:color="auto"/>
            <w:bottom w:val="none" w:sz="0" w:space="0" w:color="auto"/>
            <w:right w:val="none" w:sz="0" w:space="0" w:color="auto"/>
          </w:divBdr>
        </w:div>
        <w:div w:id="2131853140">
          <w:marLeft w:val="640"/>
          <w:marRight w:val="0"/>
          <w:marTop w:val="0"/>
          <w:marBottom w:val="0"/>
          <w:divBdr>
            <w:top w:val="none" w:sz="0" w:space="0" w:color="auto"/>
            <w:left w:val="none" w:sz="0" w:space="0" w:color="auto"/>
            <w:bottom w:val="none" w:sz="0" w:space="0" w:color="auto"/>
            <w:right w:val="none" w:sz="0" w:space="0" w:color="auto"/>
          </w:divBdr>
        </w:div>
        <w:div w:id="2134861333">
          <w:marLeft w:val="640"/>
          <w:marRight w:val="0"/>
          <w:marTop w:val="0"/>
          <w:marBottom w:val="0"/>
          <w:divBdr>
            <w:top w:val="none" w:sz="0" w:space="0" w:color="auto"/>
            <w:left w:val="none" w:sz="0" w:space="0" w:color="auto"/>
            <w:bottom w:val="none" w:sz="0" w:space="0" w:color="auto"/>
            <w:right w:val="none" w:sz="0" w:space="0" w:color="auto"/>
          </w:divBdr>
        </w:div>
      </w:divsChild>
    </w:div>
    <w:div w:id="168251633">
      <w:bodyDiv w:val="1"/>
      <w:marLeft w:val="0"/>
      <w:marRight w:val="0"/>
      <w:marTop w:val="0"/>
      <w:marBottom w:val="0"/>
      <w:divBdr>
        <w:top w:val="none" w:sz="0" w:space="0" w:color="auto"/>
        <w:left w:val="none" w:sz="0" w:space="0" w:color="auto"/>
        <w:bottom w:val="none" w:sz="0" w:space="0" w:color="auto"/>
        <w:right w:val="none" w:sz="0" w:space="0" w:color="auto"/>
      </w:divBdr>
      <w:divsChild>
        <w:div w:id="29454188">
          <w:marLeft w:val="640"/>
          <w:marRight w:val="0"/>
          <w:marTop w:val="0"/>
          <w:marBottom w:val="0"/>
          <w:divBdr>
            <w:top w:val="none" w:sz="0" w:space="0" w:color="auto"/>
            <w:left w:val="none" w:sz="0" w:space="0" w:color="auto"/>
            <w:bottom w:val="none" w:sz="0" w:space="0" w:color="auto"/>
            <w:right w:val="none" w:sz="0" w:space="0" w:color="auto"/>
          </w:divBdr>
        </w:div>
        <w:div w:id="45955657">
          <w:marLeft w:val="640"/>
          <w:marRight w:val="0"/>
          <w:marTop w:val="0"/>
          <w:marBottom w:val="0"/>
          <w:divBdr>
            <w:top w:val="none" w:sz="0" w:space="0" w:color="auto"/>
            <w:left w:val="none" w:sz="0" w:space="0" w:color="auto"/>
            <w:bottom w:val="none" w:sz="0" w:space="0" w:color="auto"/>
            <w:right w:val="none" w:sz="0" w:space="0" w:color="auto"/>
          </w:divBdr>
        </w:div>
        <w:div w:id="51269356">
          <w:marLeft w:val="640"/>
          <w:marRight w:val="0"/>
          <w:marTop w:val="0"/>
          <w:marBottom w:val="0"/>
          <w:divBdr>
            <w:top w:val="none" w:sz="0" w:space="0" w:color="auto"/>
            <w:left w:val="none" w:sz="0" w:space="0" w:color="auto"/>
            <w:bottom w:val="none" w:sz="0" w:space="0" w:color="auto"/>
            <w:right w:val="none" w:sz="0" w:space="0" w:color="auto"/>
          </w:divBdr>
        </w:div>
        <w:div w:id="68625888">
          <w:marLeft w:val="640"/>
          <w:marRight w:val="0"/>
          <w:marTop w:val="0"/>
          <w:marBottom w:val="0"/>
          <w:divBdr>
            <w:top w:val="none" w:sz="0" w:space="0" w:color="auto"/>
            <w:left w:val="none" w:sz="0" w:space="0" w:color="auto"/>
            <w:bottom w:val="none" w:sz="0" w:space="0" w:color="auto"/>
            <w:right w:val="none" w:sz="0" w:space="0" w:color="auto"/>
          </w:divBdr>
        </w:div>
        <w:div w:id="71591448">
          <w:marLeft w:val="640"/>
          <w:marRight w:val="0"/>
          <w:marTop w:val="0"/>
          <w:marBottom w:val="0"/>
          <w:divBdr>
            <w:top w:val="none" w:sz="0" w:space="0" w:color="auto"/>
            <w:left w:val="none" w:sz="0" w:space="0" w:color="auto"/>
            <w:bottom w:val="none" w:sz="0" w:space="0" w:color="auto"/>
            <w:right w:val="none" w:sz="0" w:space="0" w:color="auto"/>
          </w:divBdr>
        </w:div>
        <w:div w:id="90665759">
          <w:marLeft w:val="640"/>
          <w:marRight w:val="0"/>
          <w:marTop w:val="0"/>
          <w:marBottom w:val="0"/>
          <w:divBdr>
            <w:top w:val="none" w:sz="0" w:space="0" w:color="auto"/>
            <w:left w:val="none" w:sz="0" w:space="0" w:color="auto"/>
            <w:bottom w:val="none" w:sz="0" w:space="0" w:color="auto"/>
            <w:right w:val="none" w:sz="0" w:space="0" w:color="auto"/>
          </w:divBdr>
        </w:div>
        <w:div w:id="101342978">
          <w:marLeft w:val="640"/>
          <w:marRight w:val="0"/>
          <w:marTop w:val="0"/>
          <w:marBottom w:val="0"/>
          <w:divBdr>
            <w:top w:val="none" w:sz="0" w:space="0" w:color="auto"/>
            <w:left w:val="none" w:sz="0" w:space="0" w:color="auto"/>
            <w:bottom w:val="none" w:sz="0" w:space="0" w:color="auto"/>
            <w:right w:val="none" w:sz="0" w:space="0" w:color="auto"/>
          </w:divBdr>
        </w:div>
        <w:div w:id="142629093">
          <w:marLeft w:val="640"/>
          <w:marRight w:val="0"/>
          <w:marTop w:val="0"/>
          <w:marBottom w:val="0"/>
          <w:divBdr>
            <w:top w:val="none" w:sz="0" w:space="0" w:color="auto"/>
            <w:left w:val="none" w:sz="0" w:space="0" w:color="auto"/>
            <w:bottom w:val="none" w:sz="0" w:space="0" w:color="auto"/>
            <w:right w:val="none" w:sz="0" w:space="0" w:color="auto"/>
          </w:divBdr>
        </w:div>
        <w:div w:id="172648781">
          <w:marLeft w:val="640"/>
          <w:marRight w:val="0"/>
          <w:marTop w:val="0"/>
          <w:marBottom w:val="0"/>
          <w:divBdr>
            <w:top w:val="none" w:sz="0" w:space="0" w:color="auto"/>
            <w:left w:val="none" w:sz="0" w:space="0" w:color="auto"/>
            <w:bottom w:val="none" w:sz="0" w:space="0" w:color="auto"/>
            <w:right w:val="none" w:sz="0" w:space="0" w:color="auto"/>
          </w:divBdr>
        </w:div>
        <w:div w:id="175772798">
          <w:marLeft w:val="640"/>
          <w:marRight w:val="0"/>
          <w:marTop w:val="0"/>
          <w:marBottom w:val="0"/>
          <w:divBdr>
            <w:top w:val="none" w:sz="0" w:space="0" w:color="auto"/>
            <w:left w:val="none" w:sz="0" w:space="0" w:color="auto"/>
            <w:bottom w:val="none" w:sz="0" w:space="0" w:color="auto"/>
            <w:right w:val="none" w:sz="0" w:space="0" w:color="auto"/>
          </w:divBdr>
        </w:div>
        <w:div w:id="189882449">
          <w:marLeft w:val="640"/>
          <w:marRight w:val="0"/>
          <w:marTop w:val="0"/>
          <w:marBottom w:val="0"/>
          <w:divBdr>
            <w:top w:val="none" w:sz="0" w:space="0" w:color="auto"/>
            <w:left w:val="none" w:sz="0" w:space="0" w:color="auto"/>
            <w:bottom w:val="none" w:sz="0" w:space="0" w:color="auto"/>
            <w:right w:val="none" w:sz="0" w:space="0" w:color="auto"/>
          </w:divBdr>
        </w:div>
        <w:div w:id="191000609">
          <w:marLeft w:val="640"/>
          <w:marRight w:val="0"/>
          <w:marTop w:val="0"/>
          <w:marBottom w:val="0"/>
          <w:divBdr>
            <w:top w:val="none" w:sz="0" w:space="0" w:color="auto"/>
            <w:left w:val="none" w:sz="0" w:space="0" w:color="auto"/>
            <w:bottom w:val="none" w:sz="0" w:space="0" w:color="auto"/>
            <w:right w:val="none" w:sz="0" w:space="0" w:color="auto"/>
          </w:divBdr>
        </w:div>
        <w:div w:id="198592171">
          <w:marLeft w:val="640"/>
          <w:marRight w:val="0"/>
          <w:marTop w:val="0"/>
          <w:marBottom w:val="0"/>
          <w:divBdr>
            <w:top w:val="none" w:sz="0" w:space="0" w:color="auto"/>
            <w:left w:val="none" w:sz="0" w:space="0" w:color="auto"/>
            <w:bottom w:val="none" w:sz="0" w:space="0" w:color="auto"/>
            <w:right w:val="none" w:sz="0" w:space="0" w:color="auto"/>
          </w:divBdr>
        </w:div>
        <w:div w:id="210044398">
          <w:marLeft w:val="640"/>
          <w:marRight w:val="0"/>
          <w:marTop w:val="0"/>
          <w:marBottom w:val="0"/>
          <w:divBdr>
            <w:top w:val="none" w:sz="0" w:space="0" w:color="auto"/>
            <w:left w:val="none" w:sz="0" w:space="0" w:color="auto"/>
            <w:bottom w:val="none" w:sz="0" w:space="0" w:color="auto"/>
            <w:right w:val="none" w:sz="0" w:space="0" w:color="auto"/>
          </w:divBdr>
        </w:div>
        <w:div w:id="214510202">
          <w:marLeft w:val="640"/>
          <w:marRight w:val="0"/>
          <w:marTop w:val="0"/>
          <w:marBottom w:val="0"/>
          <w:divBdr>
            <w:top w:val="none" w:sz="0" w:space="0" w:color="auto"/>
            <w:left w:val="none" w:sz="0" w:space="0" w:color="auto"/>
            <w:bottom w:val="none" w:sz="0" w:space="0" w:color="auto"/>
            <w:right w:val="none" w:sz="0" w:space="0" w:color="auto"/>
          </w:divBdr>
        </w:div>
        <w:div w:id="259802929">
          <w:marLeft w:val="640"/>
          <w:marRight w:val="0"/>
          <w:marTop w:val="0"/>
          <w:marBottom w:val="0"/>
          <w:divBdr>
            <w:top w:val="none" w:sz="0" w:space="0" w:color="auto"/>
            <w:left w:val="none" w:sz="0" w:space="0" w:color="auto"/>
            <w:bottom w:val="none" w:sz="0" w:space="0" w:color="auto"/>
            <w:right w:val="none" w:sz="0" w:space="0" w:color="auto"/>
          </w:divBdr>
        </w:div>
        <w:div w:id="276760888">
          <w:marLeft w:val="640"/>
          <w:marRight w:val="0"/>
          <w:marTop w:val="0"/>
          <w:marBottom w:val="0"/>
          <w:divBdr>
            <w:top w:val="none" w:sz="0" w:space="0" w:color="auto"/>
            <w:left w:val="none" w:sz="0" w:space="0" w:color="auto"/>
            <w:bottom w:val="none" w:sz="0" w:space="0" w:color="auto"/>
            <w:right w:val="none" w:sz="0" w:space="0" w:color="auto"/>
          </w:divBdr>
        </w:div>
        <w:div w:id="289283567">
          <w:marLeft w:val="640"/>
          <w:marRight w:val="0"/>
          <w:marTop w:val="0"/>
          <w:marBottom w:val="0"/>
          <w:divBdr>
            <w:top w:val="none" w:sz="0" w:space="0" w:color="auto"/>
            <w:left w:val="none" w:sz="0" w:space="0" w:color="auto"/>
            <w:bottom w:val="none" w:sz="0" w:space="0" w:color="auto"/>
            <w:right w:val="none" w:sz="0" w:space="0" w:color="auto"/>
          </w:divBdr>
        </w:div>
        <w:div w:id="293876501">
          <w:marLeft w:val="640"/>
          <w:marRight w:val="0"/>
          <w:marTop w:val="0"/>
          <w:marBottom w:val="0"/>
          <w:divBdr>
            <w:top w:val="none" w:sz="0" w:space="0" w:color="auto"/>
            <w:left w:val="none" w:sz="0" w:space="0" w:color="auto"/>
            <w:bottom w:val="none" w:sz="0" w:space="0" w:color="auto"/>
            <w:right w:val="none" w:sz="0" w:space="0" w:color="auto"/>
          </w:divBdr>
        </w:div>
        <w:div w:id="338050136">
          <w:marLeft w:val="640"/>
          <w:marRight w:val="0"/>
          <w:marTop w:val="0"/>
          <w:marBottom w:val="0"/>
          <w:divBdr>
            <w:top w:val="none" w:sz="0" w:space="0" w:color="auto"/>
            <w:left w:val="none" w:sz="0" w:space="0" w:color="auto"/>
            <w:bottom w:val="none" w:sz="0" w:space="0" w:color="auto"/>
            <w:right w:val="none" w:sz="0" w:space="0" w:color="auto"/>
          </w:divBdr>
        </w:div>
        <w:div w:id="391588749">
          <w:marLeft w:val="640"/>
          <w:marRight w:val="0"/>
          <w:marTop w:val="0"/>
          <w:marBottom w:val="0"/>
          <w:divBdr>
            <w:top w:val="none" w:sz="0" w:space="0" w:color="auto"/>
            <w:left w:val="none" w:sz="0" w:space="0" w:color="auto"/>
            <w:bottom w:val="none" w:sz="0" w:space="0" w:color="auto"/>
            <w:right w:val="none" w:sz="0" w:space="0" w:color="auto"/>
          </w:divBdr>
        </w:div>
        <w:div w:id="399864255">
          <w:marLeft w:val="640"/>
          <w:marRight w:val="0"/>
          <w:marTop w:val="0"/>
          <w:marBottom w:val="0"/>
          <w:divBdr>
            <w:top w:val="none" w:sz="0" w:space="0" w:color="auto"/>
            <w:left w:val="none" w:sz="0" w:space="0" w:color="auto"/>
            <w:bottom w:val="none" w:sz="0" w:space="0" w:color="auto"/>
            <w:right w:val="none" w:sz="0" w:space="0" w:color="auto"/>
          </w:divBdr>
        </w:div>
        <w:div w:id="412631626">
          <w:marLeft w:val="640"/>
          <w:marRight w:val="0"/>
          <w:marTop w:val="0"/>
          <w:marBottom w:val="0"/>
          <w:divBdr>
            <w:top w:val="none" w:sz="0" w:space="0" w:color="auto"/>
            <w:left w:val="none" w:sz="0" w:space="0" w:color="auto"/>
            <w:bottom w:val="none" w:sz="0" w:space="0" w:color="auto"/>
            <w:right w:val="none" w:sz="0" w:space="0" w:color="auto"/>
          </w:divBdr>
        </w:div>
        <w:div w:id="429088372">
          <w:marLeft w:val="640"/>
          <w:marRight w:val="0"/>
          <w:marTop w:val="0"/>
          <w:marBottom w:val="0"/>
          <w:divBdr>
            <w:top w:val="none" w:sz="0" w:space="0" w:color="auto"/>
            <w:left w:val="none" w:sz="0" w:space="0" w:color="auto"/>
            <w:bottom w:val="none" w:sz="0" w:space="0" w:color="auto"/>
            <w:right w:val="none" w:sz="0" w:space="0" w:color="auto"/>
          </w:divBdr>
        </w:div>
        <w:div w:id="444346807">
          <w:marLeft w:val="640"/>
          <w:marRight w:val="0"/>
          <w:marTop w:val="0"/>
          <w:marBottom w:val="0"/>
          <w:divBdr>
            <w:top w:val="none" w:sz="0" w:space="0" w:color="auto"/>
            <w:left w:val="none" w:sz="0" w:space="0" w:color="auto"/>
            <w:bottom w:val="none" w:sz="0" w:space="0" w:color="auto"/>
            <w:right w:val="none" w:sz="0" w:space="0" w:color="auto"/>
          </w:divBdr>
        </w:div>
        <w:div w:id="485167856">
          <w:marLeft w:val="640"/>
          <w:marRight w:val="0"/>
          <w:marTop w:val="0"/>
          <w:marBottom w:val="0"/>
          <w:divBdr>
            <w:top w:val="none" w:sz="0" w:space="0" w:color="auto"/>
            <w:left w:val="none" w:sz="0" w:space="0" w:color="auto"/>
            <w:bottom w:val="none" w:sz="0" w:space="0" w:color="auto"/>
            <w:right w:val="none" w:sz="0" w:space="0" w:color="auto"/>
          </w:divBdr>
        </w:div>
        <w:div w:id="499659862">
          <w:marLeft w:val="640"/>
          <w:marRight w:val="0"/>
          <w:marTop w:val="0"/>
          <w:marBottom w:val="0"/>
          <w:divBdr>
            <w:top w:val="none" w:sz="0" w:space="0" w:color="auto"/>
            <w:left w:val="none" w:sz="0" w:space="0" w:color="auto"/>
            <w:bottom w:val="none" w:sz="0" w:space="0" w:color="auto"/>
            <w:right w:val="none" w:sz="0" w:space="0" w:color="auto"/>
          </w:divBdr>
        </w:div>
        <w:div w:id="524758859">
          <w:marLeft w:val="640"/>
          <w:marRight w:val="0"/>
          <w:marTop w:val="0"/>
          <w:marBottom w:val="0"/>
          <w:divBdr>
            <w:top w:val="none" w:sz="0" w:space="0" w:color="auto"/>
            <w:left w:val="none" w:sz="0" w:space="0" w:color="auto"/>
            <w:bottom w:val="none" w:sz="0" w:space="0" w:color="auto"/>
            <w:right w:val="none" w:sz="0" w:space="0" w:color="auto"/>
          </w:divBdr>
        </w:div>
        <w:div w:id="536358344">
          <w:marLeft w:val="640"/>
          <w:marRight w:val="0"/>
          <w:marTop w:val="0"/>
          <w:marBottom w:val="0"/>
          <w:divBdr>
            <w:top w:val="none" w:sz="0" w:space="0" w:color="auto"/>
            <w:left w:val="none" w:sz="0" w:space="0" w:color="auto"/>
            <w:bottom w:val="none" w:sz="0" w:space="0" w:color="auto"/>
            <w:right w:val="none" w:sz="0" w:space="0" w:color="auto"/>
          </w:divBdr>
        </w:div>
        <w:div w:id="579680483">
          <w:marLeft w:val="640"/>
          <w:marRight w:val="0"/>
          <w:marTop w:val="0"/>
          <w:marBottom w:val="0"/>
          <w:divBdr>
            <w:top w:val="none" w:sz="0" w:space="0" w:color="auto"/>
            <w:left w:val="none" w:sz="0" w:space="0" w:color="auto"/>
            <w:bottom w:val="none" w:sz="0" w:space="0" w:color="auto"/>
            <w:right w:val="none" w:sz="0" w:space="0" w:color="auto"/>
          </w:divBdr>
        </w:div>
        <w:div w:id="579873354">
          <w:marLeft w:val="640"/>
          <w:marRight w:val="0"/>
          <w:marTop w:val="0"/>
          <w:marBottom w:val="0"/>
          <w:divBdr>
            <w:top w:val="none" w:sz="0" w:space="0" w:color="auto"/>
            <w:left w:val="none" w:sz="0" w:space="0" w:color="auto"/>
            <w:bottom w:val="none" w:sz="0" w:space="0" w:color="auto"/>
            <w:right w:val="none" w:sz="0" w:space="0" w:color="auto"/>
          </w:divBdr>
        </w:div>
        <w:div w:id="622881894">
          <w:marLeft w:val="640"/>
          <w:marRight w:val="0"/>
          <w:marTop w:val="0"/>
          <w:marBottom w:val="0"/>
          <w:divBdr>
            <w:top w:val="none" w:sz="0" w:space="0" w:color="auto"/>
            <w:left w:val="none" w:sz="0" w:space="0" w:color="auto"/>
            <w:bottom w:val="none" w:sz="0" w:space="0" w:color="auto"/>
            <w:right w:val="none" w:sz="0" w:space="0" w:color="auto"/>
          </w:divBdr>
        </w:div>
        <w:div w:id="664433099">
          <w:marLeft w:val="640"/>
          <w:marRight w:val="0"/>
          <w:marTop w:val="0"/>
          <w:marBottom w:val="0"/>
          <w:divBdr>
            <w:top w:val="none" w:sz="0" w:space="0" w:color="auto"/>
            <w:left w:val="none" w:sz="0" w:space="0" w:color="auto"/>
            <w:bottom w:val="none" w:sz="0" w:space="0" w:color="auto"/>
            <w:right w:val="none" w:sz="0" w:space="0" w:color="auto"/>
          </w:divBdr>
        </w:div>
        <w:div w:id="745997059">
          <w:marLeft w:val="640"/>
          <w:marRight w:val="0"/>
          <w:marTop w:val="0"/>
          <w:marBottom w:val="0"/>
          <w:divBdr>
            <w:top w:val="none" w:sz="0" w:space="0" w:color="auto"/>
            <w:left w:val="none" w:sz="0" w:space="0" w:color="auto"/>
            <w:bottom w:val="none" w:sz="0" w:space="0" w:color="auto"/>
            <w:right w:val="none" w:sz="0" w:space="0" w:color="auto"/>
          </w:divBdr>
        </w:div>
        <w:div w:id="800538810">
          <w:marLeft w:val="640"/>
          <w:marRight w:val="0"/>
          <w:marTop w:val="0"/>
          <w:marBottom w:val="0"/>
          <w:divBdr>
            <w:top w:val="none" w:sz="0" w:space="0" w:color="auto"/>
            <w:left w:val="none" w:sz="0" w:space="0" w:color="auto"/>
            <w:bottom w:val="none" w:sz="0" w:space="0" w:color="auto"/>
            <w:right w:val="none" w:sz="0" w:space="0" w:color="auto"/>
          </w:divBdr>
        </w:div>
        <w:div w:id="803278706">
          <w:marLeft w:val="640"/>
          <w:marRight w:val="0"/>
          <w:marTop w:val="0"/>
          <w:marBottom w:val="0"/>
          <w:divBdr>
            <w:top w:val="none" w:sz="0" w:space="0" w:color="auto"/>
            <w:left w:val="none" w:sz="0" w:space="0" w:color="auto"/>
            <w:bottom w:val="none" w:sz="0" w:space="0" w:color="auto"/>
            <w:right w:val="none" w:sz="0" w:space="0" w:color="auto"/>
          </w:divBdr>
        </w:div>
        <w:div w:id="825364647">
          <w:marLeft w:val="640"/>
          <w:marRight w:val="0"/>
          <w:marTop w:val="0"/>
          <w:marBottom w:val="0"/>
          <w:divBdr>
            <w:top w:val="none" w:sz="0" w:space="0" w:color="auto"/>
            <w:left w:val="none" w:sz="0" w:space="0" w:color="auto"/>
            <w:bottom w:val="none" w:sz="0" w:space="0" w:color="auto"/>
            <w:right w:val="none" w:sz="0" w:space="0" w:color="auto"/>
          </w:divBdr>
        </w:div>
        <w:div w:id="848443312">
          <w:marLeft w:val="640"/>
          <w:marRight w:val="0"/>
          <w:marTop w:val="0"/>
          <w:marBottom w:val="0"/>
          <w:divBdr>
            <w:top w:val="none" w:sz="0" w:space="0" w:color="auto"/>
            <w:left w:val="none" w:sz="0" w:space="0" w:color="auto"/>
            <w:bottom w:val="none" w:sz="0" w:space="0" w:color="auto"/>
            <w:right w:val="none" w:sz="0" w:space="0" w:color="auto"/>
          </w:divBdr>
        </w:div>
        <w:div w:id="861432479">
          <w:marLeft w:val="640"/>
          <w:marRight w:val="0"/>
          <w:marTop w:val="0"/>
          <w:marBottom w:val="0"/>
          <w:divBdr>
            <w:top w:val="none" w:sz="0" w:space="0" w:color="auto"/>
            <w:left w:val="none" w:sz="0" w:space="0" w:color="auto"/>
            <w:bottom w:val="none" w:sz="0" w:space="0" w:color="auto"/>
            <w:right w:val="none" w:sz="0" w:space="0" w:color="auto"/>
          </w:divBdr>
        </w:div>
        <w:div w:id="876888544">
          <w:marLeft w:val="640"/>
          <w:marRight w:val="0"/>
          <w:marTop w:val="0"/>
          <w:marBottom w:val="0"/>
          <w:divBdr>
            <w:top w:val="none" w:sz="0" w:space="0" w:color="auto"/>
            <w:left w:val="none" w:sz="0" w:space="0" w:color="auto"/>
            <w:bottom w:val="none" w:sz="0" w:space="0" w:color="auto"/>
            <w:right w:val="none" w:sz="0" w:space="0" w:color="auto"/>
          </w:divBdr>
        </w:div>
        <w:div w:id="877667596">
          <w:marLeft w:val="640"/>
          <w:marRight w:val="0"/>
          <w:marTop w:val="0"/>
          <w:marBottom w:val="0"/>
          <w:divBdr>
            <w:top w:val="none" w:sz="0" w:space="0" w:color="auto"/>
            <w:left w:val="none" w:sz="0" w:space="0" w:color="auto"/>
            <w:bottom w:val="none" w:sz="0" w:space="0" w:color="auto"/>
            <w:right w:val="none" w:sz="0" w:space="0" w:color="auto"/>
          </w:divBdr>
        </w:div>
        <w:div w:id="883834192">
          <w:marLeft w:val="640"/>
          <w:marRight w:val="0"/>
          <w:marTop w:val="0"/>
          <w:marBottom w:val="0"/>
          <w:divBdr>
            <w:top w:val="none" w:sz="0" w:space="0" w:color="auto"/>
            <w:left w:val="none" w:sz="0" w:space="0" w:color="auto"/>
            <w:bottom w:val="none" w:sz="0" w:space="0" w:color="auto"/>
            <w:right w:val="none" w:sz="0" w:space="0" w:color="auto"/>
          </w:divBdr>
        </w:div>
        <w:div w:id="890311225">
          <w:marLeft w:val="640"/>
          <w:marRight w:val="0"/>
          <w:marTop w:val="0"/>
          <w:marBottom w:val="0"/>
          <w:divBdr>
            <w:top w:val="none" w:sz="0" w:space="0" w:color="auto"/>
            <w:left w:val="none" w:sz="0" w:space="0" w:color="auto"/>
            <w:bottom w:val="none" w:sz="0" w:space="0" w:color="auto"/>
            <w:right w:val="none" w:sz="0" w:space="0" w:color="auto"/>
          </w:divBdr>
        </w:div>
        <w:div w:id="949094042">
          <w:marLeft w:val="640"/>
          <w:marRight w:val="0"/>
          <w:marTop w:val="0"/>
          <w:marBottom w:val="0"/>
          <w:divBdr>
            <w:top w:val="none" w:sz="0" w:space="0" w:color="auto"/>
            <w:left w:val="none" w:sz="0" w:space="0" w:color="auto"/>
            <w:bottom w:val="none" w:sz="0" w:space="0" w:color="auto"/>
            <w:right w:val="none" w:sz="0" w:space="0" w:color="auto"/>
          </w:divBdr>
        </w:div>
        <w:div w:id="989137241">
          <w:marLeft w:val="640"/>
          <w:marRight w:val="0"/>
          <w:marTop w:val="0"/>
          <w:marBottom w:val="0"/>
          <w:divBdr>
            <w:top w:val="none" w:sz="0" w:space="0" w:color="auto"/>
            <w:left w:val="none" w:sz="0" w:space="0" w:color="auto"/>
            <w:bottom w:val="none" w:sz="0" w:space="0" w:color="auto"/>
            <w:right w:val="none" w:sz="0" w:space="0" w:color="auto"/>
          </w:divBdr>
        </w:div>
        <w:div w:id="1007442924">
          <w:marLeft w:val="640"/>
          <w:marRight w:val="0"/>
          <w:marTop w:val="0"/>
          <w:marBottom w:val="0"/>
          <w:divBdr>
            <w:top w:val="none" w:sz="0" w:space="0" w:color="auto"/>
            <w:left w:val="none" w:sz="0" w:space="0" w:color="auto"/>
            <w:bottom w:val="none" w:sz="0" w:space="0" w:color="auto"/>
            <w:right w:val="none" w:sz="0" w:space="0" w:color="auto"/>
          </w:divBdr>
        </w:div>
        <w:div w:id="1014070999">
          <w:marLeft w:val="640"/>
          <w:marRight w:val="0"/>
          <w:marTop w:val="0"/>
          <w:marBottom w:val="0"/>
          <w:divBdr>
            <w:top w:val="none" w:sz="0" w:space="0" w:color="auto"/>
            <w:left w:val="none" w:sz="0" w:space="0" w:color="auto"/>
            <w:bottom w:val="none" w:sz="0" w:space="0" w:color="auto"/>
            <w:right w:val="none" w:sz="0" w:space="0" w:color="auto"/>
          </w:divBdr>
        </w:div>
        <w:div w:id="1024019554">
          <w:marLeft w:val="640"/>
          <w:marRight w:val="0"/>
          <w:marTop w:val="0"/>
          <w:marBottom w:val="0"/>
          <w:divBdr>
            <w:top w:val="none" w:sz="0" w:space="0" w:color="auto"/>
            <w:left w:val="none" w:sz="0" w:space="0" w:color="auto"/>
            <w:bottom w:val="none" w:sz="0" w:space="0" w:color="auto"/>
            <w:right w:val="none" w:sz="0" w:space="0" w:color="auto"/>
          </w:divBdr>
        </w:div>
        <w:div w:id="1033847865">
          <w:marLeft w:val="640"/>
          <w:marRight w:val="0"/>
          <w:marTop w:val="0"/>
          <w:marBottom w:val="0"/>
          <w:divBdr>
            <w:top w:val="none" w:sz="0" w:space="0" w:color="auto"/>
            <w:left w:val="none" w:sz="0" w:space="0" w:color="auto"/>
            <w:bottom w:val="none" w:sz="0" w:space="0" w:color="auto"/>
            <w:right w:val="none" w:sz="0" w:space="0" w:color="auto"/>
          </w:divBdr>
        </w:div>
        <w:div w:id="1035085799">
          <w:marLeft w:val="640"/>
          <w:marRight w:val="0"/>
          <w:marTop w:val="0"/>
          <w:marBottom w:val="0"/>
          <w:divBdr>
            <w:top w:val="none" w:sz="0" w:space="0" w:color="auto"/>
            <w:left w:val="none" w:sz="0" w:space="0" w:color="auto"/>
            <w:bottom w:val="none" w:sz="0" w:space="0" w:color="auto"/>
            <w:right w:val="none" w:sz="0" w:space="0" w:color="auto"/>
          </w:divBdr>
        </w:div>
        <w:div w:id="1063522655">
          <w:marLeft w:val="640"/>
          <w:marRight w:val="0"/>
          <w:marTop w:val="0"/>
          <w:marBottom w:val="0"/>
          <w:divBdr>
            <w:top w:val="none" w:sz="0" w:space="0" w:color="auto"/>
            <w:left w:val="none" w:sz="0" w:space="0" w:color="auto"/>
            <w:bottom w:val="none" w:sz="0" w:space="0" w:color="auto"/>
            <w:right w:val="none" w:sz="0" w:space="0" w:color="auto"/>
          </w:divBdr>
        </w:div>
        <w:div w:id="1115834200">
          <w:marLeft w:val="640"/>
          <w:marRight w:val="0"/>
          <w:marTop w:val="0"/>
          <w:marBottom w:val="0"/>
          <w:divBdr>
            <w:top w:val="none" w:sz="0" w:space="0" w:color="auto"/>
            <w:left w:val="none" w:sz="0" w:space="0" w:color="auto"/>
            <w:bottom w:val="none" w:sz="0" w:space="0" w:color="auto"/>
            <w:right w:val="none" w:sz="0" w:space="0" w:color="auto"/>
          </w:divBdr>
        </w:div>
        <w:div w:id="1128938356">
          <w:marLeft w:val="640"/>
          <w:marRight w:val="0"/>
          <w:marTop w:val="0"/>
          <w:marBottom w:val="0"/>
          <w:divBdr>
            <w:top w:val="none" w:sz="0" w:space="0" w:color="auto"/>
            <w:left w:val="none" w:sz="0" w:space="0" w:color="auto"/>
            <w:bottom w:val="none" w:sz="0" w:space="0" w:color="auto"/>
            <w:right w:val="none" w:sz="0" w:space="0" w:color="auto"/>
          </w:divBdr>
        </w:div>
        <w:div w:id="1139806049">
          <w:marLeft w:val="640"/>
          <w:marRight w:val="0"/>
          <w:marTop w:val="0"/>
          <w:marBottom w:val="0"/>
          <w:divBdr>
            <w:top w:val="none" w:sz="0" w:space="0" w:color="auto"/>
            <w:left w:val="none" w:sz="0" w:space="0" w:color="auto"/>
            <w:bottom w:val="none" w:sz="0" w:space="0" w:color="auto"/>
            <w:right w:val="none" w:sz="0" w:space="0" w:color="auto"/>
          </w:divBdr>
        </w:div>
        <w:div w:id="1142113600">
          <w:marLeft w:val="640"/>
          <w:marRight w:val="0"/>
          <w:marTop w:val="0"/>
          <w:marBottom w:val="0"/>
          <w:divBdr>
            <w:top w:val="none" w:sz="0" w:space="0" w:color="auto"/>
            <w:left w:val="none" w:sz="0" w:space="0" w:color="auto"/>
            <w:bottom w:val="none" w:sz="0" w:space="0" w:color="auto"/>
            <w:right w:val="none" w:sz="0" w:space="0" w:color="auto"/>
          </w:divBdr>
        </w:div>
        <w:div w:id="1166825129">
          <w:marLeft w:val="640"/>
          <w:marRight w:val="0"/>
          <w:marTop w:val="0"/>
          <w:marBottom w:val="0"/>
          <w:divBdr>
            <w:top w:val="none" w:sz="0" w:space="0" w:color="auto"/>
            <w:left w:val="none" w:sz="0" w:space="0" w:color="auto"/>
            <w:bottom w:val="none" w:sz="0" w:space="0" w:color="auto"/>
            <w:right w:val="none" w:sz="0" w:space="0" w:color="auto"/>
          </w:divBdr>
        </w:div>
        <w:div w:id="1181432128">
          <w:marLeft w:val="640"/>
          <w:marRight w:val="0"/>
          <w:marTop w:val="0"/>
          <w:marBottom w:val="0"/>
          <w:divBdr>
            <w:top w:val="none" w:sz="0" w:space="0" w:color="auto"/>
            <w:left w:val="none" w:sz="0" w:space="0" w:color="auto"/>
            <w:bottom w:val="none" w:sz="0" w:space="0" w:color="auto"/>
            <w:right w:val="none" w:sz="0" w:space="0" w:color="auto"/>
          </w:divBdr>
        </w:div>
        <w:div w:id="1181625961">
          <w:marLeft w:val="640"/>
          <w:marRight w:val="0"/>
          <w:marTop w:val="0"/>
          <w:marBottom w:val="0"/>
          <w:divBdr>
            <w:top w:val="none" w:sz="0" w:space="0" w:color="auto"/>
            <w:left w:val="none" w:sz="0" w:space="0" w:color="auto"/>
            <w:bottom w:val="none" w:sz="0" w:space="0" w:color="auto"/>
            <w:right w:val="none" w:sz="0" w:space="0" w:color="auto"/>
          </w:divBdr>
        </w:div>
        <w:div w:id="1189486934">
          <w:marLeft w:val="640"/>
          <w:marRight w:val="0"/>
          <w:marTop w:val="0"/>
          <w:marBottom w:val="0"/>
          <w:divBdr>
            <w:top w:val="none" w:sz="0" w:space="0" w:color="auto"/>
            <w:left w:val="none" w:sz="0" w:space="0" w:color="auto"/>
            <w:bottom w:val="none" w:sz="0" w:space="0" w:color="auto"/>
            <w:right w:val="none" w:sz="0" w:space="0" w:color="auto"/>
          </w:divBdr>
        </w:div>
        <w:div w:id="1212960997">
          <w:marLeft w:val="640"/>
          <w:marRight w:val="0"/>
          <w:marTop w:val="0"/>
          <w:marBottom w:val="0"/>
          <w:divBdr>
            <w:top w:val="none" w:sz="0" w:space="0" w:color="auto"/>
            <w:left w:val="none" w:sz="0" w:space="0" w:color="auto"/>
            <w:bottom w:val="none" w:sz="0" w:space="0" w:color="auto"/>
            <w:right w:val="none" w:sz="0" w:space="0" w:color="auto"/>
          </w:divBdr>
        </w:div>
        <w:div w:id="1239941530">
          <w:marLeft w:val="640"/>
          <w:marRight w:val="0"/>
          <w:marTop w:val="0"/>
          <w:marBottom w:val="0"/>
          <w:divBdr>
            <w:top w:val="none" w:sz="0" w:space="0" w:color="auto"/>
            <w:left w:val="none" w:sz="0" w:space="0" w:color="auto"/>
            <w:bottom w:val="none" w:sz="0" w:space="0" w:color="auto"/>
            <w:right w:val="none" w:sz="0" w:space="0" w:color="auto"/>
          </w:divBdr>
        </w:div>
        <w:div w:id="1322001387">
          <w:marLeft w:val="640"/>
          <w:marRight w:val="0"/>
          <w:marTop w:val="0"/>
          <w:marBottom w:val="0"/>
          <w:divBdr>
            <w:top w:val="none" w:sz="0" w:space="0" w:color="auto"/>
            <w:left w:val="none" w:sz="0" w:space="0" w:color="auto"/>
            <w:bottom w:val="none" w:sz="0" w:space="0" w:color="auto"/>
            <w:right w:val="none" w:sz="0" w:space="0" w:color="auto"/>
          </w:divBdr>
        </w:div>
        <w:div w:id="1322270047">
          <w:marLeft w:val="640"/>
          <w:marRight w:val="0"/>
          <w:marTop w:val="0"/>
          <w:marBottom w:val="0"/>
          <w:divBdr>
            <w:top w:val="none" w:sz="0" w:space="0" w:color="auto"/>
            <w:left w:val="none" w:sz="0" w:space="0" w:color="auto"/>
            <w:bottom w:val="none" w:sz="0" w:space="0" w:color="auto"/>
            <w:right w:val="none" w:sz="0" w:space="0" w:color="auto"/>
          </w:divBdr>
        </w:div>
        <w:div w:id="1325473195">
          <w:marLeft w:val="640"/>
          <w:marRight w:val="0"/>
          <w:marTop w:val="0"/>
          <w:marBottom w:val="0"/>
          <w:divBdr>
            <w:top w:val="none" w:sz="0" w:space="0" w:color="auto"/>
            <w:left w:val="none" w:sz="0" w:space="0" w:color="auto"/>
            <w:bottom w:val="none" w:sz="0" w:space="0" w:color="auto"/>
            <w:right w:val="none" w:sz="0" w:space="0" w:color="auto"/>
          </w:divBdr>
        </w:div>
        <w:div w:id="1340041632">
          <w:marLeft w:val="640"/>
          <w:marRight w:val="0"/>
          <w:marTop w:val="0"/>
          <w:marBottom w:val="0"/>
          <w:divBdr>
            <w:top w:val="none" w:sz="0" w:space="0" w:color="auto"/>
            <w:left w:val="none" w:sz="0" w:space="0" w:color="auto"/>
            <w:bottom w:val="none" w:sz="0" w:space="0" w:color="auto"/>
            <w:right w:val="none" w:sz="0" w:space="0" w:color="auto"/>
          </w:divBdr>
        </w:div>
        <w:div w:id="1354725054">
          <w:marLeft w:val="640"/>
          <w:marRight w:val="0"/>
          <w:marTop w:val="0"/>
          <w:marBottom w:val="0"/>
          <w:divBdr>
            <w:top w:val="none" w:sz="0" w:space="0" w:color="auto"/>
            <w:left w:val="none" w:sz="0" w:space="0" w:color="auto"/>
            <w:bottom w:val="none" w:sz="0" w:space="0" w:color="auto"/>
            <w:right w:val="none" w:sz="0" w:space="0" w:color="auto"/>
          </w:divBdr>
        </w:div>
        <w:div w:id="1372026954">
          <w:marLeft w:val="640"/>
          <w:marRight w:val="0"/>
          <w:marTop w:val="0"/>
          <w:marBottom w:val="0"/>
          <w:divBdr>
            <w:top w:val="none" w:sz="0" w:space="0" w:color="auto"/>
            <w:left w:val="none" w:sz="0" w:space="0" w:color="auto"/>
            <w:bottom w:val="none" w:sz="0" w:space="0" w:color="auto"/>
            <w:right w:val="none" w:sz="0" w:space="0" w:color="auto"/>
          </w:divBdr>
        </w:div>
        <w:div w:id="1379935772">
          <w:marLeft w:val="640"/>
          <w:marRight w:val="0"/>
          <w:marTop w:val="0"/>
          <w:marBottom w:val="0"/>
          <w:divBdr>
            <w:top w:val="none" w:sz="0" w:space="0" w:color="auto"/>
            <w:left w:val="none" w:sz="0" w:space="0" w:color="auto"/>
            <w:bottom w:val="none" w:sz="0" w:space="0" w:color="auto"/>
            <w:right w:val="none" w:sz="0" w:space="0" w:color="auto"/>
          </w:divBdr>
        </w:div>
        <w:div w:id="1424300299">
          <w:marLeft w:val="640"/>
          <w:marRight w:val="0"/>
          <w:marTop w:val="0"/>
          <w:marBottom w:val="0"/>
          <w:divBdr>
            <w:top w:val="none" w:sz="0" w:space="0" w:color="auto"/>
            <w:left w:val="none" w:sz="0" w:space="0" w:color="auto"/>
            <w:bottom w:val="none" w:sz="0" w:space="0" w:color="auto"/>
            <w:right w:val="none" w:sz="0" w:space="0" w:color="auto"/>
          </w:divBdr>
        </w:div>
        <w:div w:id="1476339240">
          <w:marLeft w:val="640"/>
          <w:marRight w:val="0"/>
          <w:marTop w:val="0"/>
          <w:marBottom w:val="0"/>
          <w:divBdr>
            <w:top w:val="none" w:sz="0" w:space="0" w:color="auto"/>
            <w:left w:val="none" w:sz="0" w:space="0" w:color="auto"/>
            <w:bottom w:val="none" w:sz="0" w:space="0" w:color="auto"/>
            <w:right w:val="none" w:sz="0" w:space="0" w:color="auto"/>
          </w:divBdr>
        </w:div>
        <w:div w:id="1505170831">
          <w:marLeft w:val="640"/>
          <w:marRight w:val="0"/>
          <w:marTop w:val="0"/>
          <w:marBottom w:val="0"/>
          <w:divBdr>
            <w:top w:val="none" w:sz="0" w:space="0" w:color="auto"/>
            <w:left w:val="none" w:sz="0" w:space="0" w:color="auto"/>
            <w:bottom w:val="none" w:sz="0" w:space="0" w:color="auto"/>
            <w:right w:val="none" w:sz="0" w:space="0" w:color="auto"/>
          </w:divBdr>
        </w:div>
        <w:div w:id="1521703287">
          <w:marLeft w:val="640"/>
          <w:marRight w:val="0"/>
          <w:marTop w:val="0"/>
          <w:marBottom w:val="0"/>
          <w:divBdr>
            <w:top w:val="none" w:sz="0" w:space="0" w:color="auto"/>
            <w:left w:val="none" w:sz="0" w:space="0" w:color="auto"/>
            <w:bottom w:val="none" w:sz="0" w:space="0" w:color="auto"/>
            <w:right w:val="none" w:sz="0" w:space="0" w:color="auto"/>
          </w:divBdr>
        </w:div>
        <w:div w:id="1558316303">
          <w:marLeft w:val="640"/>
          <w:marRight w:val="0"/>
          <w:marTop w:val="0"/>
          <w:marBottom w:val="0"/>
          <w:divBdr>
            <w:top w:val="none" w:sz="0" w:space="0" w:color="auto"/>
            <w:left w:val="none" w:sz="0" w:space="0" w:color="auto"/>
            <w:bottom w:val="none" w:sz="0" w:space="0" w:color="auto"/>
            <w:right w:val="none" w:sz="0" w:space="0" w:color="auto"/>
          </w:divBdr>
        </w:div>
        <w:div w:id="1584728864">
          <w:marLeft w:val="640"/>
          <w:marRight w:val="0"/>
          <w:marTop w:val="0"/>
          <w:marBottom w:val="0"/>
          <w:divBdr>
            <w:top w:val="none" w:sz="0" w:space="0" w:color="auto"/>
            <w:left w:val="none" w:sz="0" w:space="0" w:color="auto"/>
            <w:bottom w:val="none" w:sz="0" w:space="0" w:color="auto"/>
            <w:right w:val="none" w:sz="0" w:space="0" w:color="auto"/>
          </w:divBdr>
        </w:div>
        <w:div w:id="1585798375">
          <w:marLeft w:val="640"/>
          <w:marRight w:val="0"/>
          <w:marTop w:val="0"/>
          <w:marBottom w:val="0"/>
          <w:divBdr>
            <w:top w:val="none" w:sz="0" w:space="0" w:color="auto"/>
            <w:left w:val="none" w:sz="0" w:space="0" w:color="auto"/>
            <w:bottom w:val="none" w:sz="0" w:space="0" w:color="auto"/>
            <w:right w:val="none" w:sz="0" w:space="0" w:color="auto"/>
          </w:divBdr>
        </w:div>
        <w:div w:id="1629244185">
          <w:marLeft w:val="640"/>
          <w:marRight w:val="0"/>
          <w:marTop w:val="0"/>
          <w:marBottom w:val="0"/>
          <w:divBdr>
            <w:top w:val="none" w:sz="0" w:space="0" w:color="auto"/>
            <w:left w:val="none" w:sz="0" w:space="0" w:color="auto"/>
            <w:bottom w:val="none" w:sz="0" w:space="0" w:color="auto"/>
            <w:right w:val="none" w:sz="0" w:space="0" w:color="auto"/>
          </w:divBdr>
        </w:div>
        <w:div w:id="1647664800">
          <w:marLeft w:val="640"/>
          <w:marRight w:val="0"/>
          <w:marTop w:val="0"/>
          <w:marBottom w:val="0"/>
          <w:divBdr>
            <w:top w:val="none" w:sz="0" w:space="0" w:color="auto"/>
            <w:left w:val="none" w:sz="0" w:space="0" w:color="auto"/>
            <w:bottom w:val="none" w:sz="0" w:space="0" w:color="auto"/>
            <w:right w:val="none" w:sz="0" w:space="0" w:color="auto"/>
          </w:divBdr>
        </w:div>
        <w:div w:id="1692874775">
          <w:marLeft w:val="640"/>
          <w:marRight w:val="0"/>
          <w:marTop w:val="0"/>
          <w:marBottom w:val="0"/>
          <w:divBdr>
            <w:top w:val="none" w:sz="0" w:space="0" w:color="auto"/>
            <w:left w:val="none" w:sz="0" w:space="0" w:color="auto"/>
            <w:bottom w:val="none" w:sz="0" w:space="0" w:color="auto"/>
            <w:right w:val="none" w:sz="0" w:space="0" w:color="auto"/>
          </w:divBdr>
        </w:div>
        <w:div w:id="1707636941">
          <w:marLeft w:val="640"/>
          <w:marRight w:val="0"/>
          <w:marTop w:val="0"/>
          <w:marBottom w:val="0"/>
          <w:divBdr>
            <w:top w:val="none" w:sz="0" w:space="0" w:color="auto"/>
            <w:left w:val="none" w:sz="0" w:space="0" w:color="auto"/>
            <w:bottom w:val="none" w:sz="0" w:space="0" w:color="auto"/>
            <w:right w:val="none" w:sz="0" w:space="0" w:color="auto"/>
          </w:divBdr>
        </w:div>
        <w:div w:id="1742830837">
          <w:marLeft w:val="640"/>
          <w:marRight w:val="0"/>
          <w:marTop w:val="0"/>
          <w:marBottom w:val="0"/>
          <w:divBdr>
            <w:top w:val="none" w:sz="0" w:space="0" w:color="auto"/>
            <w:left w:val="none" w:sz="0" w:space="0" w:color="auto"/>
            <w:bottom w:val="none" w:sz="0" w:space="0" w:color="auto"/>
            <w:right w:val="none" w:sz="0" w:space="0" w:color="auto"/>
          </w:divBdr>
        </w:div>
        <w:div w:id="1756199307">
          <w:marLeft w:val="640"/>
          <w:marRight w:val="0"/>
          <w:marTop w:val="0"/>
          <w:marBottom w:val="0"/>
          <w:divBdr>
            <w:top w:val="none" w:sz="0" w:space="0" w:color="auto"/>
            <w:left w:val="none" w:sz="0" w:space="0" w:color="auto"/>
            <w:bottom w:val="none" w:sz="0" w:space="0" w:color="auto"/>
            <w:right w:val="none" w:sz="0" w:space="0" w:color="auto"/>
          </w:divBdr>
        </w:div>
        <w:div w:id="1783958191">
          <w:marLeft w:val="640"/>
          <w:marRight w:val="0"/>
          <w:marTop w:val="0"/>
          <w:marBottom w:val="0"/>
          <w:divBdr>
            <w:top w:val="none" w:sz="0" w:space="0" w:color="auto"/>
            <w:left w:val="none" w:sz="0" w:space="0" w:color="auto"/>
            <w:bottom w:val="none" w:sz="0" w:space="0" w:color="auto"/>
            <w:right w:val="none" w:sz="0" w:space="0" w:color="auto"/>
          </w:divBdr>
        </w:div>
        <w:div w:id="1786608946">
          <w:marLeft w:val="640"/>
          <w:marRight w:val="0"/>
          <w:marTop w:val="0"/>
          <w:marBottom w:val="0"/>
          <w:divBdr>
            <w:top w:val="none" w:sz="0" w:space="0" w:color="auto"/>
            <w:left w:val="none" w:sz="0" w:space="0" w:color="auto"/>
            <w:bottom w:val="none" w:sz="0" w:space="0" w:color="auto"/>
            <w:right w:val="none" w:sz="0" w:space="0" w:color="auto"/>
          </w:divBdr>
        </w:div>
        <w:div w:id="1797478877">
          <w:marLeft w:val="640"/>
          <w:marRight w:val="0"/>
          <w:marTop w:val="0"/>
          <w:marBottom w:val="0"/>
          <w:divBdr>
            <w:top w:val="none" w:sz="0" w:space="0" w:color="auto"/>
            <w:left w:val="none" w:sz="0" w:space="0" w:color="auto"/>
            <w:bottom w:val="none" w:sz="0" w:space="0" w:color="auto"/>
            <w:right w:val="none" w:sz="0" w:space="0" w:color="auto"/>
          </w:divBdr>
        </w:div>
        <w:div w:id="1820682389">
          <w:marLeft w:val="640"/>
          <w:marRight w:val="0"/>
          <w:marTop w:val="0"/>
          <w:marBottom w:val="0"/>
          <w:divBdr>
            <w:top w:val="none" w:sz="0" w:space="0" w:color="auto"/>
            <w:left w:val="none" w:sz="0" w:space="0" w:color="auto"/>
            <w:bottom w:val="none" w:sz="0" w:space="0" w:color="auto"/>
            <w:right w:val="none" w:sz="0" w:space="0" w:color="auto"/>
          </w:divBdr>
        </w:div>
        <w:div w:id="1821456470">
          <w:marLeft w:val="640"/>
          <w:marRight w:val="0"/>
          <w:marTop w:val="0"/>
          <w:marBottom w:val="0"/>
          <w:divBdr>
            <w:top w:val="none" w:sz="0" w:space="0" w:color="auto"/>
            <w:left w:val="none" w:sz="0" w:space="0" w:color="auto"/>
            <w:bottom w:val="none" w:sz="0" w:space="0" w:color="auto"/>
            <w:right w:val="none" w:sz="0" w:space="0" w:color="auto"/>
          </w:divBdr>
        </w:div>
        <w:div w:id="1840995240">
          <w:marLeft w:val="640"/>
          <w:marRight w:val="0"/>
          <w:marTop w:val="0"/>
          <w:marBottom w:val="0"/>
          <w:divBdr>
            <w:top w:val="none" w:sz="0" w:space="0" w:color="auto"/>
            <w:left w:val="none" w:sz="0" w:space="0" w:color="auto"/>
            <w:bottom w:val="none" w:sz="0" w:space="0" w:color="auto"/>
            <w:right w:val="none" w:sz="0" w:space="0" w:color="auto"/>
          </w:divBdr>
        </w:div>
        <w:div w:id="1854756293">
          <w:marLeft w:val="640"/>
          <w:marRight w:val="0"/>
          <w:marTop w:val="0"/>
          <w:marBottom w:val="0"/>
          <w:divBdr>
            <w:top w:val="none" w:sz="0" w:space="0" w:color="auto"/>
            <w:left w:val="none" w:sz="0" w:space="0" w:color="auto"/>
            <w:bottom w:val="none" w:sz="0" w:space="0" w:color="auto"/>
            <w:right w:val="none" w:sz="0" w:space="0" w:color="auto"/>
          </w:divBdr>
        </w:div>
        <w:div w:id="1910724431">
          <w:marLeft w:val="640"/>
          <w:marRight w:val="0"/>
          <w:marTop w:val="0"/>
          <w:marBottom w:val="0"/>
          <w:divBdr>
            <w:top w:val="none" w:sz="0" w:space="0" w:color="auto"/>
            <w:left w:val="none" w:sz="0" w:space="0" w:color="auto"/>
            <w:bottom w:val="none" w:sz="0" w:space="0" w:color="auto"/>
            <w:right w:val="none" w:sz="0" w:space="0" w:color="auto"/>
          </w:divBdr>
        </w:div>
        <w:div w:id="1915629408">
          <w:marLeft w:val="640"/>
          <w:marRight w:val="0"/>
          <w:marTop w:val="0"/>
          <w:marBottom w:val="0"/>
          <w:divBdr>
            <w:top w:val="none" w:sz="0" w:space="0" w:color="auto"/>
            <w:left w:val="none" w:sz="0" w:space="0" w:color="auto"/>
            <w:bottom w:val="none" w:sz="0" w:space="0" w:color="auto"/>
            <w:right w:val="none" w:sz="0" w:space="0" w:color="auto"/>
          </w:divBdr>
        </w:div>
        <w:div w:id="1916475716">
          <w:marLeft w:val="640"/>
          <w:marRight w:val="0"/>
          <w:marTop w:val="0"/>
          <w:marBottom w:val="0"/>
          <w:divBdr>
            <w:top w:val="none" w:sz="0" w:space="0" w:color="auto"/>
            <w:left w:val="none" w:sz="0" w:space="0" w:color="auto"/>
            <w:bottom w:val="none" w:sz="0" w:space="0" w:color="auto"/>
            <w:right w:val="none" w:sz="0" w:space="0" w:color="auto"/>
          </w:divBdr>
        </w:div>
        <w:div w:id="1935092099">
          <w:marLeft w:val="640"/>
          <w:marRight w:val="0"/>
          <w:marTop w:val="0"/>
          <w:marBottom w:val="0"/>
          <w:divBdr>
            <w:top w:val="none" w:sz="0" w:space="0" w:color="auto"/>
            <w:left w:val="none" w:sz="0" w:space="0" w:color="auto"/>
            <w:bottom w:val="none" w:sz="0" w:space="0" w:color="auto"/>
            <w:right w:val="none" w:sz="0" w:space="0" w:color="auto"/>
          </w:divBdr>
        </w:div>
        <w:div w:id="1947807157">
          <w:marLeft w:val="640"/>
          <w:marRight w:val="0"/>
          <w:marTop w:val="0"/>
          <w:marBottom w:val="0"/>
          <w:divBdr>
            <w:top w:val="none" w:sz="0" w:space="0" w:color="auto"/>
            <w:left w:val="none" w:sz="0" w:space="0" w:color="auto"/>
            <w:bottom w:val="none" w:sz="0" w:space="0" w:color="auto"/>
            <w:right w:val="none" w:sz="0" w:space="0" w:color="auto"/>
          </w:divBdr>
        </w:div>
        <w:div w:id="1984776967">
          <w:marLeft w:val="640"/>
          <w:marRight w:val="0"/>
          <w:marTop w:val="0"/>
          <w:marBottom w:val="0"/>
          <w:divBdr>
            <w:top w:val="none" w:sz="0" w:space="0" w:color="auto"/>
            <w:left w:val="none" w:sz="0" w:space="0" w:color="auto"/>
            <w:bottom w:val="none" w:sz="0" w:space="0" w:color="auto"/>
            <w:right w:val="none" w:sz="0" w:space="0" w:color="auto"/>
          </w:divBdr>
        </w:div>
        <w:div w:id="1987970038">
          <w:marLeft w:val="640"/>
          <w:marRight w:val="0"/>
          <w:marTop w:val="0"/>
          <w:marBottom w:val="0"/>
          <w:divBdr>
            <w:top w:val="none" w:sz="0" w:space="0" w:color="auto"/>
            <w:left w:val="none" w:sz="0" w:space="0" w:color="auto"/>
            <w:bottom w:val="none" w:sz="0" w:space="0" w:color="auto"/>
            <w:right w:val="none" w:sz="0" w:space="0" w:color="auto"/>
          </w:divBdr>
        </w:div>
        <w:div w:id="2033341179">
          <w:marLeft w:val="640"/>
          <w:marRight w:val="0"/>
          <w:marTop w:val="0"/>
          <w:marBottom w:val="0"/>
          <w:divBdr>
            <w:top w:val="none" w:sz="0" w:space="0" w:color="auto"/>
            <w:left w:val="none" w:sz="0" w:space="0" w:color="auto"/>
            <w:bottom w:val="none" w:sz="0" w:space="0" w:color="auto"/>
            <w:right w:val="none" w:sz="0" w:space="0" w:color="auto"/>
          </w:divBdr>
        </w:div>
        <w:div w:id="2034307000">
          <w:marLeft w:val="640"/>
          <w:marRight w:val="0"/>
          <w:marTop w:val="0"/>
          <w:marBottom w:val="0"/>
          <w:divBdr>
            <w:top w:val="none" w:sz="0" w:space="0" w:color="auto"/>
            <w:left w:val="none" w:sz="0" w:space="0" w:color="auto"/>
            <w:bottom w:val="none" w:sz="0" w:space="0" w:color="auto"/>
            <w:right w:val="none" w:sz="0" w:space="0" w:color="auto"/>
          </w:divBdr>
        </w:div>
        <w:div w:id="2036348605">
          <w:marLeft w:val="640"/>
          <w:marRight w:val="0"/>
          <w:marTop w:val="0"/>
          <w:marBottom w:val="0"/>
          <w:divBdr>
            <w:top w:val="none" w:sz="0" w:space="0" w:color="auto"/>
            <w:left w:val="none" w:sz="0" w:space="0" w:color="auto"/>
            <w:bottom w:val="none" w:sz="0" w:space="0" w:color="auto"/>
            <w:right w:val="none" w:sz="0" w:space="0" w:color="auto"/>
          </w:divBdr>
        </w:div>
        <w:div w:id="2076124848">
          <w:marLeft w:val="640"/>
          <w:marRight w:val="0"/>
          <w:marTop w:val="0"/>
          <w:marBottom w:val="0"/>
          <w:divBdr>
            <w:top w:val="none" w:sz="0" w:space="0" w:color="auto"/>
            <w:left w:val="none" w:sz="0" w:space="0" w:color="auto"/>
            <w:bottom w:val="none" w:sz="0" w:space="0" w:color="auto"/>
            <w:right w:val="none" w:sz="0" w:space="0" w:color="auto"/>
          </w:divBdr>
        </w:div>
        <w:div w:id="2144955152">
          <w:marLeft w:val="640"/>
          <w:marRight w:val="0"/>
          <w:marTop w:val="0"/>
          <w:marBottom w:val="0"/>
          <w:divBdr>
            <w:top w:val="none" w:sz="0" w:space="0" w:color="auto"/>
            <w:left w:val="none" w:sz="0" w:space="0" w:color="auto"/>
            <w:bottom w:val="none" w:sz="0" w:space="0" w:color="auto"/>
            <w:right w:val="none" w:sz="0" w:space="0" w:color="auto"/>
          </w:divBdr>
        </w:div>
      </w:divsChild>
    </w:div>
    <w:div w:id="178088541">
      <w:bodyDiv w:val="1"/>
      <w:marLeft w:val="0"/>
      <w:marRight w:val="0"/>
      <w:marTop w:val="0"/>
      <w:marBottom w:val="0"/>
      <w:divBdr>
        <w:top w:val="none" w:sz="0" w:space="0" w:color="auto"/>
        <w:left w:val="none" w:sz="0" w:space="0" w:color="auto"/>
        <w:bottom w:val="none" w:sz="0" w:space="0" w:color="auto"/>
        <w:right w:val="none" w:sz="0" w:space="0" w:color="auto"/>
      </w:divBdr>
      <w:divsChild>
        <w:div w:id="35741800">
          <w:marLeft w:val="640"/>
          <w:marRight w:val="0"/>
          <w:marTop w:val="0"/>
          <w:marBottom w:val="0"/>
          <w:divBdr>
            <w:top w:val="none" w:sz="0" w:space="0" w:color="auto"/>
            <w:left w:val="none" w:sz="0" w:space="0" w:color="auto"/>
            <w:bottom w:val="none" w:sz="0" w:space="0" w:color="auto"/>
            <w:right w:val="none" w:sz="0" w:space="0" w:color="auto"/>
          </w:divBdr>
        </w:div>
        <w:div w:id="97259397">
          <w:marLeft w:val="640"/>
          <w:marRight w:val="0"/>
          <w:marTop w:val="0"/>
          <w:marBottom w:val="0"/>
          <w:divBdr>
            <w:top w:val="none" w:sz="0" w:space="0" w:color="auto"/>
            <w:left w:val="none" w:sz="0" w:space="0" w:color="auto"/>
            <w:bottom w:val="none" w:sz="0" w:space="0" w:color="auto"/>
            <w:right w:val="none" w:sz="0" w:space="0" w:color="auto"/>
          </w:divBdr>
        </w:div>
        <w:div w:id="103228346">
          <w:marLeft w:val="640"/>
          <w:marRight w:val="0"/>
          <w:marTop w:val="0"/>
          <w:marBottom w:val="0"/>
          <w:divBdr>
            <w:top w:val="none" w:sz="0" w:space="0" w:color="auto"/>
            <w:left w:val="none" w:sz="0" w:space="0" w:color="auto"/>
            <w:bottom w:val="none" w:sz="0" w:space="0" w:color="auto"/>
            <w:right w:val="none" w:sz="0" w:space="0" w:color="auto"/>
          </w:divBdr>
        </w:div>
        <w:div w:id="107818073">
          <w:marLeft w:val="640"/>
          <w:marRight w:val="0"/>
          <w:marTop w:val="0"/>
          <w:marBottom w:val="0"/>
          <w:divBdr>
            <w:top w:val="none" w:sz="0" w:space="0" w:color="auto"/>
            <w:left w:val="none" w:sz="0" w:space="0" w:color="auto"/>
            <w:bottom w:val="none" w:sz="0" w:space="0" w:color="auto"/>
            <w:right w:val="none" w:sz="0" w:space="0" w:color="auto"/>
          </w:divBdr>
        </w:div>
        <w:div w:id="110787363">
          <w:marLeft w:val="640"/>
          <w:marRight w:val="0"/>
          <w:marTop w:val="0"/>
          <w:marBottom w:val="0"/>
          <w:divBdr>
            <w:top w:val="none" w:sz="0" w:space="0" w:color="auto"/>
            <w:left w:val="none" w:sz="0" w:space="0" w:color="auto"/>
            <w:bottom w:val="none" w:sz="0" w:space="0" w:color="auto"/>
            <w:right w:val="none" w:sz="0" w:space="0" w:color="auto"/>
          </w:divBdr>
        </w:div>
        <w:div w:id="132449759">
          <w:marLeft w:val="640"/>
          <w:marRight w:val="0"/>
          <w:marTop w:val="0"/>
          <w:marBottom w:val="0"/>
          <w:divBdr>
            <w:top w:val="none" w:sz="0" w:space="0" w:color="auto"/>
            <w:left w:val="none" w:sz="0" w:space="0" w:color="auto"/>
            <w:bottom w:val="none" w:sz="0" w:space="0" w:color="auto"/>
            <w:right w:val="none" w:sz="0" w:space="0" w:color="auto"/>
          </w:divBdr>
        </w:div>
        <w:div w:id="153376661">
          <w:marLeft w:val="640"/>
          <w:marRight w:val="0"/>
          <w:marTop w:val="0"/>
          <w:marBottom w:val="0"/>
          <w:divBdr>
            <w:top w:val="none" w:sz="0" w:space="0" w:color="auto"/>
            <w:left w:val="none" w:sz="0" w:space="0" w:color="auto"/>
            <w:bottom w:val="none" w:sz="0" w:space="0" w:color="auto"/>
            <w:right w:val="none" w:sz="0" w:space="0" w:color="auto"/>
          </w:divBdr>
        </w:div>
        <w:div w:id="187836944">
          <w:marLeft w:val="640"/>
          <w:marRight w:val="0"/>
          <w:marTop w:val="0"/>
          <w:marBottom w:val="0"/>
          <w:divBdr>
            <w:top w:val="none" w:sz="0" w:space="0" w:color="auto"/>
            <w:left w:val="none" w:sz="0" w:space="0" w:color="auto"/>
            <w:bottom w:val="none" w:sz="0" w:space="0" w:color="auto"/>
            <w:right w:val="none" w:sz="0" w:space="0" w:color="auto"/>
          </w:divBdr>
        </w:div>
        <w:div w:id="213390336">
          <w:marLeft w:val="640"/>
          <w:marRight w:val="0"/>
          <w:marTop w:val="0"/>
          <w:marBottom w:val="0"/>
          <w:divBdr>
            <w:top w:val="none" w:sz="0" w:space="0" w:color="auto"/>
            <w:left w:val="none" w:sz="0" w:space="0" w:color="auto"/>
            <w:bottom w:val="none" w:sz="0" w:space="0" w:color="auto"/>
            <w:right w:val="none" w:sz="0" w:space="0" w:color="auto"/>
          </w:divBdr>
        </w:div>
        <w:div w:id="216286062">
          <w:marLeft w:val="640"/>
          <w:marRight w:val="0"/>
          <w:marTop w:val="0"/>
          <w:marBottom w:val="0"/>
          <w:divBdr>
            <w:top w:val="none" w:sz="0" w:space="0" w:color="auto"/>
            <w:left w:val="none" w:sz="0" w:space="0" w:color="auto"/>
            <w:bottom w:val="none" w:sz="0" w:space="0" w:color="auto"/>
            <w:right w:val="none" w:sz="0" w:space="0" w:color="auto"/>
          </w:divBdr>
        </w:div>
        <w:div w:id="228425648">
          <w:marLeft w:val="640"/>
          <w:marRight w:val="0"/>
          <w:marTop w:val="0"/>
          <w:marBottom w:val="0"/>
          <w:divBdr>
            <w:top w:val="none" w:sz="0" w:space="0" w:color="auto"/>
            <w:left w:val="none" w:sz="0" w:space="0" w:color="auto"/>
            <w:bottom w:val="none" w:sz="0" w:space="0" w:color="auto"/>
            <w:right w:val="none" w:sz="0" w:space="0" w:color="auto"/>
          </w:divBdr>
        </w:div>
        <w:div w:id="321811826">
          <w:marLeft w:val="640"/>
          <w:marRight w:val="0"/>
          <w:marTop w:val="0"/>
          <w:marBottom w:val="0"/>
          <w:divBdr>
            <w:top w:val="none" w:sz="0" w:space="0" w:color="auto"/>
            <w:left w:val="none" w:sz="0" w:space="0" w:color="auto"/>
            <w:bottom w:val="none" w:sz="0" w:space="0" w:color="auto"/>
            <w:right w:val="none" w:sz="0" w:space="0" w:color="auto"/>
          </w:divBdr>
        </w:div>
        <w:div w:id="326252804">
          <w:marLeft w:val="640"/>
          <w:marRight w:val="0"/>
          <w:marTop w:val="0"/>
          <w:marBottom w:val="0"/>
          <w:divBdr>
            <w:top w:val="none" w:sz="0" w:space="0" w:color="auto"/>
            <w:left w:val="none" w:sz="0" w:space="0" w:color="auto"/>
            <w:bottom w:val="none" w:sz="0" w:space="0" w:color="auto"/>
            <w:right w:val="none" w:sz="0" w:space="0" w:color="auto"/>
          </w:divBdr>
        </w:div>
        <w:div w:id="366372931">
          <w:marLeft w:val="640"/>
          <w:marRight w:val="0"/>
          <w:marTop w:val="0"/>
          <w:marBottom w:val="0"/>
          <w:divBdr>
            <w:top w:val="none" w:sz="0" w:space="0" w:color="auto"/>
            <w:left w:val="none" w:sz="0" w:space="0" w:color="auto"/>
            <w:bottom w:val="none" w:sz="0" w:space="0" w:color="auto"/>
            <w:right w:val="none" w:sz="0" w:space="0" w:color="auto"/>
          </w:divBdr>
        </w:div>
        <w:div w:id="374159533">
          <w:marLeft w:val="640"/>
          <w:marRight w:val="0"/>
          <w:marTop w:val="0"/>
          <w:marBottom w:val="0"/>
          <w:divBdr>
            <w:top w:val="none" w:sz="0" w:space="0" w:color="auto"/>
            <w:left w:val="none" w:sz="0" w:space="0" w:color="auto"/>
            <w:bottom w:val="none" w:sz="0" w:space="0" w:color="auto"/>
            <w:right w:val="none" w:sz="0" w:space="0" w:color="auto"/>
          </w:divBdr>
        </w:div>
        <w:div w:id="412239721">
          <w:marLeft w:val="640"/>
          <w:marRight w:val="0"/>
          <w:marTop w:val="0"/>
          <w:marBottom w:val="0"/>
          <w:divBdr>
            <w:top w:val="none" w:sz="0" w:space="0" w:color="auto"/>
            <w:left w:val="none" w:sz="0" w:space="0" w:color="auto"/>
            <w:bottom w:val="none" w:sz="0" w:space="0" w:color="auto"/>
            <w:right w:val="none" w:sz="0" w:space="0" w:color="auto"/>
          </w:divBdr>
        </w:div>
        <w:div w:id="450519128">
          <w:marLeft w:val="640"/>
          <w:marRight w:val="0"/>
          <w:marTop w:val="0"/>
          <w:marBottom w:val="0"/>
          <w:divBdr>
            <w:top w:val="none" w:sz="0" w:space="0" w:color="auto"/>
            <w:left w:val="none" w:sz="0" w:space="0" w:color="auto"/>
            <w:bottom w:val="none" w:sz="0" w:space="0" w:color="auto"/>
            <w:right w:val="none" w:sz="0" w:space="0" w:color="auto"/>
          </w:divBdr>
        </w:div>
        <w:div w:id="550967936">
          <w:marLeft w:val="640"/>
          <w:marRight w:val="0"/>
          <w:marTop w:val="0"/>
          <w:marBottom w:val="0"/>
          <w:divBdr>
            <w:top w:val="none" w:sz="0" w:space="0" w:color="auto"/>
            <w:left w:val="none" w:sz="0" w:space="0" w:color="auto"/>
            <w:bottom w:val="none" w:sz="0" w:space="0" w:color="auto"/>
            <w:right w:val="none" w:sz="0" w:space="0" w:color="auto"/>
          </w:divBdr>
        </w:div>
        <w:div w:id="571089547">
          <w:marLeft w:val="640"/>
          <w:marRight w:val="0"/>
          <w:marTop w:val="0"/>
          <w:marBottom w:val="0"/>
          <w:divBdr>
            <w:top w:val="none" w:sz="0" w:space="0" w:color="auto"/>
            <w:left w:val="none" w:sz="0" w:space="0" w:color="auto"/>
            <w:bottom w:val="none" w:sz="0" w:space="0" w:color="auto"/>
            <w:right w:val="none" w:sz="0" w:space="0" w:color="auto"/>
          </w:divBdr>
        </w:div>
        <w:div w:id="577634735">
          <w:marLeft w:val="640"/>
          <w:marRight w:val="0"/>
          <w:marTop w:val="0"/>
          <w:marBottom w:val="0"/>
          <w:divBdr>
            <w:top w:val="none" w:sz="0" w:space="0" w:color="auto"/>
            <w:left w:val="none" w:sz="0" w:space="0" w:color="auto"/>
            <w:bottom w:val="none" w:sz="0" w:space="0" w:color="auto"/>
            <w:right w:val="none" w:sz="0" w:space="0" w:color="auto"/>
          </w:divBdr>
        </w:div>
        <w:div w:id="606304534">
          <w:marLeft w:val="640"/>
          <w:marRight w:val="0"/>
          <w:marTop w:val="0"/>
          <w:marBottom w:val="0"/>
          <w:divBdr>
            <w:top w:val="none" w:sz="0" w:space="0" w:color="auto"/>
            <w:left w:val="none" w:sz="0" w:space="0" w:color="auto"/>
            <w:bottom w:val="none" w:sz="0" w:space="0" w:color="auto"/>
            <w:right w:val="none" w:sz="0" w:space="0" w:color="auto"/>
          </w:divBdr>
        </w:div>
        <w:div w:id="622997877">
          <w:marLeft w:val="640"/>
          <w:marRight w:val="0"/>
          <w:marTop w:val="0"/>
          <w:marBottom w:val="0"/>
          <w:divBdr>
            <w:top w:val="none" w:sz="0" w:space="0" w:color="auto"/>
            <w:left w:val="none" w:sz="0" w:space="0" w:color="auto"/>
            <w:bottom w:val="none" w:sz="0" w:space="0" w:color="auto"/>
            <w:right w:val="none" w:sz="0" w:space="0" w:color="auto"/>
          </w:divBdr>
        </w:div>
        <w:div w:id="625351269">
          <w:marLeft w:val="640"/>
          <w:marRight w:val="0"/>
          <w:marTop w:val="0"/>
          <w:marBottom w:val="0"/>
          <w:divBdr>
            <w:top w:val="none" w:sz="0" w:space="0" w:color="auto"/>
            <w:left w:val="none" w:sz="0" w:space="0" w:color="auto"/>
            <w:bottom w:val="none" w:sz="0" w:space="0" w:color="auto"/>
            <w:right w:val="none" w:sz="0" w:space="0" w:color="auto"/>
          </w:divBdr>
        </w:div>
        <w:div w:id="626014014">
          <w:marLeft w:val="640"/>
          <w:marRight w:val="0"/>
          <w:marTop w:val="0"/>
          <w:marBottom w:val="0"/>
          <w:divBdr>
            <w:top w:val="none" w:sz="0" w:space="0" w:color="auto"/>
            <w:left w:val="none" w:sz="0" w:space="0" w:color="auto"/>
            <w:bottom w:val="none" w:sz="0" w:space="0" w:color="auto"/>
            <w:right w:val="none" w:sz="0" w:space="0" w:color="auto"/>
          </w:divBdr>
        </w:div>
        <w:div w:id="668367727">
          <w:marLeft w:val="640"/>
          <w:marRight w:val="0"/>
          <w:marTop w:val="0"/>
          <w:marBottom w:val="0"/>
          <w:divBdr>
            <w:top w:val="none" w:sz="0" w:space="0" w:color="auto"/>
            <w:left w:val="none" w:sz="0" w:space="0" w:color="auto"/>
            <w:bottom w:val="none" w:sz="0" w:space="0" w:color="auto"/>
            <w:right w:val="none" w:sz="0" w:space="0" w:color="auto"/>
          </w:divBdr>
        </w:div>
        <w:div w:id="700671858">
          <w:marLeft w:val="640"/>
          <w:marRight w:val="0"/>
          <w:marTop w:val="0"/>
          <w:marBottom w:val="0"/>
          <w:divBdr>
            <w:top w:val="none" w:sz="0" w:space="0" w:color="auto"/>
            <w:left w:val="none" w:sz="0" w:space="0" w:color="auto"/>
            <w:bottom w:val="none" w:sz="0" w:space="0" w:color="auto"/>
            <w:right w:val="none" w:sz="0" w:space="0" w:color="auto"/>
          </w:divBdr>
        </w:div>
        <w:div w:id="716010100">
          <w:marLeft w:val="640"/>
          <w:marRight w:val="0"/>
          <w:marTop w:val="0"/>
          <w:marBottom w:val="0"/>
          <w:divBdr>
            <w:top w:val="none" w:sz="0" w:space="0" w:color="auto"/>
            <w:left w:val="none" w:sz="0" w:space="0" w:color="auto"/>
            <w:bottom w:val="none" w:sz="0" w:space="0" w:color="auto"/>
            <w:right w:val="none" w:sz="0" w:space="0" w:color="auto"/>
          </w:divBdr>
        </w:div>
        <w:div w:id="732315856">
          <w:marLeft w:val="640"/>
          <w:marRight w:val="0"/>
          <w:marTop w:val="0"/>
          <w:marBottom w:val="0"/>
          <w:divBdr>
            <w:top w:val="none" w:sz="0" w:space="0" w:color="auto"/>
            <w:left w:val="none" w:sz="0" w:space="0" w:color="auto"/>
            <w:bottom w:val="none" w:sz="0" w:space="0" w:color="auto"/>
            <w:right w:val="none" w:sz="0" w:space="0" w:color="auto"/>
          </w:divBdr>
        </w:div>
        <w:div w:id="752972852">
          <w:marLeft w:val="640"/>
          <w:marRight w:val="0"/>
          <w:marTop w:val="0"/>
          <w:marBottom w:val="0"/>
          <w:divBdr>
            <w:top w:val="none" w:sz="0" w:space="0" w:color="auto"/>
            <w:left w:val="none" w:sz="0" w:space="0" w:color="auto"/>
            <w:bottom w:val="none" w:sz="0" w:space="0" w:color="auto"/>
            <w:right w:val="none" w:sz="0" w:space="0" w:color="auto"/>
          </w:divBdr>
        </w:div>
        <w:div w:id="756513030">
          <w:marLeft w:val="640"/>
          <w:marRight w:val="0"/>
          <w:marTop w:val="0"/>
          <w:marBottom w:val="0"/>
          <w:divBdr>
            <w:top w:val="none" w:sz="0" w:space="0" w:color="auto"/>
            <w:left w:val="none" w:sz="0" w:space="0" w:color="auto"/>
            <w:bottom w:val="none" w:sz="0" w:space="0" w:color="auto"/>
            <w:right w:val="none" w:sz="0" w:space="0" w:color="auto"/>
          </w:divBdr>
        </w:div>
        <w:div w:id="796994489">
          <w:marLeft w:val="640"/>
          <w:marRight w:val="0"/>
          <w:marTop w:val="0"/>
          <w:marBottom w:val="0"/>
          <w:divBdr>
            <w:top w:val="none" w:sz="0" w:space="0" w:color="auto"/>
            <w:left w:val="none" w:sz="0" w:space="0" w:color="auto"/>
            <w:bottom w:val="none" w:sz="0" w:space="0" w:color="auto"/>
            <w:right w:val="none" w:sz="0" w:space="0" w:color="auto"/>
          </w:divBdr>
        </w:div>
        <w:div w:id="800344715">
          <w:marLeft w:val="640"/>
          <w:marRight w:val="0"/>
          <w:marTop w:val="0"/>
          <w:marBottom w:val="0"/>
          <w:divBdr>
            <w:top w:val="none" w:sz="0" w:space="0" w:color="auto"/>
            <w:left w:val="none" w:sz="0" w:space="0" w:color="auto"/>
            <w:bottom w:val="none" w:sz="0" w:space="0" w:color="auto"/>
            <w:right w:val="none" w:sz="0" w:space="0" w:color="auto"/>
          </w:divBdr>
        </w:div>
        <w:div w:id="835531468">
          <w:marLeft w:val="640"/>
          <w:marRight w:val="0"/>
          <w:marTop w:val="0"/>
          <w:marBottom w:val="0"/>
          <w:divBdr>
            <w:top w:val="none" w:sz="0" w:space="0" w:color="auto"/>
            <w:left w:val="none" w:sz="0" w:space="0" w:color="auto"/>
            <w:bottom w:val="none" w:sz="0" w:space="0" w:color="auto"/>
            <w:right w:val="none" w:sz="0" w:space="0" w:color="auto"/>
          </w:divBdr>
        </w:div>
        <w:div w:id="838693125">
          <w:marLeft w:val="640"/>
          <w:marRight w:val="0"/>
          <w:marTop w:val="0"/>
          <w:marBottom w:val="0"/>
          <w:divBdr>
            <w:top w:val="none" w:sz="0" w:space="0" w:color="auto"/>
            <w:left w:val="none" w:sz="0" w:space="0" w:color="auto"/>
            <w:bottom w:val="none" w:sz="0" w:space="0" w:color="auto"/>
            <w:right w:val="none" w:sz="0" w:space="0" w:color="auto"/>
          </w:divBdr>
        </w:div>
        <w:div w:id="895967173">
          <w:marLeft w:val="640"/>
          <w:marRight w:val="0"/>
          <w:marTop w:val="0"/>
          <w:marBottom w:val="0"/>
          <w:divBdr>
            <w:top w:val="none" w:sz="0" w:space="0" w:color="auto"/>
            <w:left w:val="none" w:sz="0" w:space="0" w:color="auto"/>
            <w:bottom w:val="none" w:sz="0" w:space="0" w:color="auto"/>
            <w:right w:val="none" w:sz="0" w:space="0" w:color="auto"/>
          </w:divBdr>
        </w:div>
        <w:div w:id="910194351">
          <w:marLeft w:val="640"/>
          <w:marRight w:val="0"/>
          <w:marTop w:val="0"/>
          <w:marBottom w:val="0"/>
          <w:divBdr>
            <w:top w:val="none" w:sz="0" w:space="0" w:color="auto"/>
            <w:left w:val="none" w:sz="0" w:space="0" w:color="auto"/>
            <w:bottom w:val="none" w:sz="0" w:space="0" w:color="auto"/>
            <w:right w:val="none" w:sz="0" w:space="0" w:color="auto"/>
          </w:divBdr>
        </w:div>
        <w:div w:id="911887697">
          <w:marLeft w:val="640"/>
          <w:marRight w:val="0"/>
          <w:marTop w:val="0"/>
          <w:marBottom w:val="0"/>
          <w:divBdr>
            <w:top w:val="none" w:sz="0" w:space="0" w:color="auto"/>
            <w:left w:val="none" w:sz="0" w:space="0" w:color="auto"/>
            <w:bottom w:val="none" w:sz="0" w:space="0" w:color="auto"/>
            <w:right w:val="none" w:sz="0" w:space="0" w:color="auto"/>
          </w:divBdr>
        </w:div>
        <w:div w:id="913198467">
          <w:marLeft w:val="640"/>
          <w:marRight w:val="0"/>
          <w:marTop w:val="0"/>
          <w:marBottom w:val="0"/>
          <w:divBdr>
            <w:top w:val="none" w:sz="0" w:space="0" w:color="auto"/>
            <w:left w:val="none" w:sz="0" w:space="0" w:color="auto"/>
            <w:bottom w:val="none" w:sz="0" w:space="0" w:color="auto"/>
            <w:right w:val="none" w:sz="0" w:space="0" w:color="auto"/>
          </w:divBdr>
        </w:div>
        <w:div w:id="919871823">
          <w:marLeft w:val="640"/>
          <w:marRight w:val="0"/>
          <w:marTop w:val="0"/>
          <w:marBottom w:val="0"/>
          <w:divBdr>
            <w:top w:val="none" w:sz="0" w:space="0" w:color="auto"/>
            <w:left w:val="none" w:sz="0" w:space="0" w:color="auto"/>
            <w:bottom w:val="none" w:sz="0" w:space="0" w:color="auto"/>
            <w:right w:val="none" w:sz="0" w:space="0" w:color="auto"/>
          </w:divBdr>
        </w:div>
        <w:div w:id="974722432">
          <w:marLeft w:val="640"/>
          <w:marRight w:val="0"/>
          <w:marTop w:val="0"/>
          <w:marBottom w:val="0"/>
          <w:divBdr>
            <w:top w:val="none" w:sz="0" w:space="0" w:color="auto"/>
            <w:left w:val="none" w:sz="0" w:space="0" w:color="auto"/>
            <w:bottom w:val="none" w:sz="0" w:space="0" w:color="auto"/>
            <w:right w:val="none" w:sz="0" w:space="0" w:color="auto"/>
          </w:divBdr>
        </w:div>
        <w:div w:id="1066493432">
          <w:marLeft w:val="640"/>
          <w:marRight w:val="0"/>
          <w:marTop w:val="0"/>
          <w:marBottom w:val="0"/>
          <w:divBdr>
            <w:top w:val="none" w:sz="0" w:space="0" w:color="auto"/>
            <w:left w:val="none" w:sz="0" w:space="0" w:color="auto"/>
            <w:bottom w:val="none" w:sz="0" w:space="0" w:color="auto"/>
            <w:right w:val="none" w:sz="0" w:space="0" w:color="auto"/>
          </w:divBdr>
        </w:div>
        <w:div w:id="1079133485">
          <w:marLeft w:val="640"/>
          <w:marRight w:val="0"/>
          <w:marTop w:val="0"/>
          <w:marBottom w:val="0"/>
          <w:divBdr>
            <w:top w:val="none" w:sz="0" w:space="0" w:color="auto"/>
            <w:left w:val="none" w:sz="0" w:space="0" w:color="auto"/>
            <w:bottom w:val="none" w:sz="0" w:space="0" w:color="auto"/>
            <w:right w:val="none" w:sz="0" w:space="0" w:color="auto"/>
          </w:divBdr>
        </w:div>
        <w:div w:id="1082290167">
          <w:marLeft w:val="640"/>
          <w:marRight w:val="0"/>
          <w:marTop w:val="0"/>
          <w:marBottom w:val="0"/>
          <w:divBdr>
            <w:top w:val="none" w:sz="0" w:space="0" w:color="auto"/>
            <w:left w:val="none" w:sz="0" w:space="0" w:color="auto"/>
            <w:bottom w:val="none" w:sz="0" w:space="0" w:color="auto"/>
            <w:right w:val="none" w:sz="0" w:space="0" w:color="auto"/>
          </w:divBdr>
        </w:div>
        <w:div w:id="1082527697">
          <w:marLeft w:val="640"/>
          <w:marRight w:val="0"/>
          <w:marTop w:val="0"/>
          <w:marBottom w:val="0"/>
          <w:divBdr>
            <w:top w:val="none" w:sz="0" w:space="0" w:color="auto"/>
            <w:left w:val="none" w:sz="0" w:space="0" w:color="auto"/>
            <w:bottom w:val="none" w:sz="0" w:space="0" w:color="auto"/>
            <w:right w:val="none" w:sz="0" w:space="0" w:color="auto"/>
          </w:divBdr>
        </w:div>
        <w:div w:id="1098870934">
          <w:marLeft w:val="640"/>
          <w:marRight w:val="0"/>
          <w:marTop w:val="0"/>
          <w:marBottom w:val="0"/>
          <w:divBdr>
            <w:top w:val="none" w:sz="0" w:space="0" w:color="auto"/>
            <w:left w:val="none" w:sz="0" w:space="0" w:color="auto"/>
            <w:bottom w:val="none" w:sz="0" w:space="0" w:color="auto"/>
            <w:right w:val="none" w:sz="0" w:space="0" w:color="auto"/>
          </w:divBdr>
        </w:div>
        <w:div w:id="1109164007">
          <w:marLeft w:val="640"/>
          <w:marRight w:val="0"/>
          <w:marTop w:val="0"/>
          <w:marBottom w:val="0"/>
          <w:divBdr>
            <w:top w:val="none" w:sz="0" w:space="0" w:color="auto"/>
            <w:left w:val="none" w:sz="0" w:space="0" w:color="auto"/>
            <w:bottom w:val="none" w:sz="0" w:space="0" w:color="auto"/>
            <w:right w:val="none" w:sz="0" w:space="0" w:color="auto"/>
          </w:divBdr>
        </w:div>
        <w:div w:id="1159343414">
          <w:marLeft w:val="640"/>
          <w:marRight w:val="0"/>
          <w:marTop w:val="0"/>
          <w:marBottom w:val="0"/>
          <w:divBdr>
            <w:top w:val="none" w:sz="0" w:space="0" w:color="auto"/>
            <w:left w:val="none" w:sz="0" w:space="0" w:color="auto"/>
            <w:bottom w:val="none" w:sz="0" w:space="0" w:color="auto"/>
            <w:right w:val="none" w:sz="0" w:space="0" w:color="auto"/>
          </w:divBdr>
        </w:div>
        <w:div w:id="1182204187">
          <w:marLeft w:val="640"/>
          <w:marRight w:val="0"/>
          <w:marTop w:val="0"/>
          <w:marBottom w:val="0"/>
          <w:divBdr>
            <w:top w:val="none" w:sz="0" w:space="0" w:color="auto"/>
            <w:left w:val="none" w:sz="0" w:space="0" w:color="auto"/>
            <w:bottom w:val="none" w:sz="0" w:space="0" w:color="auto"/>
            <w:right w:val="none" w:sz="0" w:space="0" w:color="auto"/>
          </w:divBdr>
        </w:div>
        <w:div w:id="1235050523">
          <w:marLeft w:val="640"/>
          <w:marRight w:val="0"/>
          <w:marTop w:val="0"/>
          <w:marBottom w:val="0"/>
          <w:divBdr>
            <w:top w:val="none" w:sz="0" w:space="0" w:color="auto"/>
            <w:left w:val="none" w:sz="0" w:space="0" w:color="auto"/>
            <w:bottom w:val="none" w:sz="0" w:space="0" w:color="auto"/>
            <w:right w:val="none" w:sz="0" w:space="0" w:color="auto"/>
          </w:divBdr>
        </w:div>
        <w:div w:id="1254778990">
          <w:marLeft w:val="640"/>
          <w:marRight w:val="0"/>
          <w:marTop w:val="0"/>
          <w:marBottom w:val="0"/>
          <w:divBdr>
            <w:top w:val="none" w:sz="0" w:space="0" w:color="auto"/>
            <w:left w:val="none" w:sz="0" w:space="0" w:color="auto"/>
            <w:bottom w:val="none" w:sz="0" w:space="0" w:color="auto"/>
            <w:right w:val="none" w:sz="0" w:space="0" w:color="auto"/>
          </w:divBdr>
        </w:div>
        <w:div w:id="1260673597">
          <w:marLeft w:val="640"/>
          <w:marRight w:val="0"/>
          <w:marTop w:val="0"/>
          <w:marBottom w:val="0"/>
          <w:divBdr>
            <w:top w:val="none" w:sz="0" w:space="0" w:color="auto"/>
            <w:left w:val="none" w:sz="0" w:space="0" w:color="auto"/>
            <w:bottom w:val="none" w:sz="0" w:space="0" w:color="auto"/>
            <w:right w:val="none" w:sz="0" w:space="0" w:color="auto"/>
          </w:divBdr>
        </w:div>
        <w:div w:id="1268581173">
          <w:marLeft w:val="640"/>
          <w:marRight w:val="0"/>
          <w:marTop w:val="0"/>
          <w:marBottom w:val="0"/>
          <w:divBdr>
            <w:top w:val="none" w:sz="0" w:space="0" w:color="auto"/>
            <w:left w:val="none" w:sz="0" w:space="0" w:color="auto"/>
            <w:bottom w:val="none" w:sz="0" w:space="0" w:color="auto"/>
            <w:right w:val="none" w:sz="0" w:space="0" w:color="auto"/>
          </w:divBdr>
        </w:div>
        <w:div w:id="1269659575">
          <w:marLeft w:val="640"/>
          <w:marRight w:val="0"/>
          <w:marTop w:val="0"/>
          <w:marBottom w:val="0"/>
          <w:divBdr>
            <w:top w:val="none" w:sz="0" w:space="0" w:color="auto"/>
            <w:left w:val="none" w:sz="0" w:space="0" w:color="auto"/>
            <w:bottom w:val="none" w:sz="0" w:space="0" w:color="auto"/>
            <w:right w:val="none" w:sz="0" w:space="0" w:color="auto"/>
          </w:divBdr>
        </w:div>
        <w:div w:id="1280601760">
          <w:marLeft w:val="640"/>
          <w:marRight w:val="0"/>
          <w:marTop w:val="0"/>
          <w:marBottom w:val="0"/>
          <w:divBdr>
            <w:top w:val="none" w:sz="0" w:space="0" w:color="auto"/>
            <w:left w:val="none" w:sz="0" w:space="0" w:color="auto"/>
            <w:bottom w:val="none" w:sz="0" w:space="0" w:color="auto"/>
            <w:right w:val="none" w:sz="0" w:space="0" w:color="auto"/>
          </w:divBdr>
        </w:div>
        <w:div w:id="1320768145">
          <w:marLeft w:val="640"/>
          <w:marRight w:val="0"/>
          <w:marTop w:val="0"/>
          <w:marBottom w:val="0"/>
          <w:divBdr>
            <w:top w:val="none" w:sz="0" w:space="0" w:color="auto"/>
            <w:left w:val="none" w:sz="0" w:space="0" w:color="auto"/>
            <w:bottom w:val="none" w:sz="0" w:space="0" w:color="auto"/>
            <w:right w:val="none" w:sz="0" w:space="0" w:color="auto"/>
          </w:divBdr>
        </w:div>
        <w:div w:id="1389264302">
          <w:marLeft w:val="640"/>
          <w:marRight w:val="0"/>
          <w:marTop w:val="0"/>
          <w:marBottom w:val="0"/>
          <w:divBdr>
            <w:top w:val="none" w:sz="0" w:space="0" w:color="auto"/>
            <w:left w:val="none" w:sz="0" w:space="0" w:color="auto"/>
            <w:bottom w:val="none" w:sz="0" w:space="0" w:color="auto"/>
            <w:right w:val="none" w:sz="0" w:space="0" w:color="auto"/>
          </w:divBdr>
        </w:div>
        <w:div w:id="1406293421">
          <w:marLeft w:val="640"/>
          <w:marRight w:val="0"/>
          <w:marTop w:val="0"/>
          <w:marBottom w:val="0"/>
          <w:divBdr>
            <w:top w:val="none" w:sz="0" w:space="0" w:color="auto"/>
            <w:left w:val="none" w:sz="0" w:space="0" w:color="auto"/>
            <w:bottom w:val="none" w:sz="0" w:space="0" w:color="auto"/>
            <w:right w:val="none" w:sz="0" w:space="0" w:color="auto"/>
          </w:divBdr>
        </w:div>
        <w:div w:id="1407457817">
          <w:marLeft w:val="640"/>
          <w:marRight w:val="0"/>
          <w:marTop w:val="0"/>
          <w:marBottom w:val="0"/>
          <w:divBdr>
            <w:top w:val="none" w:sz="0" w:space="0" w:color="auto"/>
            <w:left w:val="none" w:sz="0" w:space="0" w:color="auto"/>
            <w:bottom w:val="none" w:sz="0" w:space="0" w:color="auto"/>
            <w:right w:val="none" w:sz="0" w:space="0" w:color="auto"/>
          </w:divBdr>
        </w:div>
        <w:div w:id="1475567817">
          <w:marLeft w:val="640"/>
          <w:marRight w:val="0"/>
          <w:marTop w:val="0"/>
          <w:marBottom w:val="0"/>
          <w:divBdr>
            <w:top w:val="none" w:sz="0" w:space="0" w:color="auto"/>
            <w:left w:val="none" w:sz="0" w:space="0" w:color="auto"/>
            <w:bottom w:val="none" w:sz="0" w:space="0" w:color="auto"/>
            <w:right w:val="none" w:sz="0" w:space="0" w:color="auto"/>
          </w:divBdr>
        </w:div>
        <w:div w:id="1512142369">
          <w:marLeft w:val="640"/>
          <w:marRight w:val="0"/>
          <w:marTop w:val="0"/>
          <w:marBottom w:val="0"/>
          <w:divBdr>
            <w:top w:val="none" w:sz="0" w:space="0" w:color="auto"/>
            <w:left w:val="none" w:sz="0" w:space="0" w:color="auto"/>
            <w:bottom w:val="none" w:sz="0" w:space="0" w:color="auto"/>
            <w:right w:val="none" w:sz="0" w:space="0" w:color="auto"/>
          </w:divBdr>
        </w:div>
        <w:div w:id="1517307721">
          <w:marLeft w:val="640"/>
          <w:marRight w:val="0"/>
          <w:marTop w:val="0"/>
          <w:marBottom w:val="0"/>
          <w:divBdr>
            <w:top w:val="none" w:sz="0" w:space="0" w:color="auto"/>
            <w:left w:val="none" w:sz="0" w:space="0" w:color="auto"/>
            <w:bottom w:val="none" w:sz="0" w:space="0" w:color="auto"/>
            <w:right w:val="none" w:sz="0" w:space="0" w:color="auto"/>
          </w:divBdr>
        </w:div>
        <w:div w:id="1543053758">
          <w:marLeft w:val="640"/>
          <w:marRight w:val="0"/>
          <w:marTop w:val="0"/>
          <w:marBottom w:val="0"/>
          <w:divBdr>
            <w:top w:val="none" w:sz="0" w:space="0" w:color="auto"/>
            <w:left w:val="none" w:sz="0" w:space="0" w:color="auto"/>
            <w:bottom w:val="none" w:sz="0" w:space="0" w:color="auto"/>
            <w:right w:val="none" w:sz="0" w:space="0" w:color="auto"/>
          </w:divBdr>
        </w:div>
        <w:div w:id="1551842737">
          <w:marLeft w:val="640"/>
          <w:marRight w:val="0"/>
          <w:marTop w:val="0"/>
          <w:marBottom w:val="0"/>
          <w:divBdr>
            <w:top w:val="none" w:sz="0" w:space="0" w:color="auto"/>
            <w:left w:val="none" w:sz="0" w:space="0" w:color="auto"/>
            <w:bottom w:val="none" w:sz="0" w:space="0" w:color="auto"/>
            <w:right w:val="none" w:sz="0" w:space="0" w:color="auto"/>
          </w:divBdr>
        </w:div>
        <w:div w:id="1563827500">
          <w:marLeft w:val="640"/>
          <w:marRight w:val="0"/>
          <w:marTop w:val="0"/>
          <w:marBottom w:val="0"/>
          <w:divBdr>
            <w:top w:val="none" w:sz="0" w:space="0" w:color="auto"/>
            <w:left w:val="none" w:sz="0" w:space="0" w:color="auto"/>
            <w:bottom w:val="none" w:sz="0" w:space="0" w:color="auto"/>
            <w:right w:val="none" w:sz="0" w:space="0" w:color="auto"/>
          </w:divBdr>
        </w:div>
        <w:div w:id="1565335381">
          <w:marLeft w:val="640"/>
          <w:marRight w:val="0"/>
          <w:marTop w:val="0"/>
          <w:marBottom w:val="0"/>
          <w:divBdr>
            <w:top w:val="none" w:sz="0" w:space="0" w:color="auto"/>
            <w:left w:val="none" w:sz="0" w:space="0" w:color="auto"/>
            <w:bottom w:val="none" w:sz="0" w:space="0" w:color="auto"/>
            <w:right w:val="none" w:sz="0" w:space="0" w:color="auto"/>
          </w:divBdr>
        </w:div>
        <w:div w:id="1589121902">
          <w:marLeft w:val="640"/>
          <w:marRight w:val="0"/>
          <w:marTop w:val="0"/>
          <w:marBottom w:val="0"/>
          <w:divBdr>
            <w:top w:val="none" w:sz="0" w:space="0" w:color="auto"/>
            <w:left w:val="none" w:sz="0" w:space="0" w:color="auto"/>
            <w:bottom w:val="none" w:sz="0" w:space="0" w:color="auto"/>
            <w:right w:val="none" w:sz="0" w:space="0" w:color="auto"/>
          </w:divBdr>
        </w:div>
        <w:div w:id="1590118148">
          <w:marLeft w:val="640"/>
          <w:marRight w:val="0"/>
          <w:marTop w:val="0"/>
          <w:marBottom w:val="0"/>
          <w:divBdr>
            <w:top w:val="none" w:sz="0" w:space="0" w:color="auto"/>
            <w:left w:val="none" w:sz="0" w:space="0" w:color="auto"/>
            <w:bottom w:val="none" w:sz="0" w:space="0" w:color="auto"/>
            <w:right w:val="none" w:sz="0" w:space="0" w:color="auto"/>
          </w:divBdr>
        </w:div>
        <w:div w:id="1611862041">
          <w:marLeft w:val="640"/>
          <w:marRight w:val="0"/>
          <w:marTop w:val="0"/>
          <w:marBottom w:val="0"/>
          <w:divBdr>
            <w:top w:val="none" w:sz="0" w:space="0" w:color="auto"/>
            <w:left w:val="none" w:sz="0" w:space="0" w:color="auto"/>
            <w:bottom w:val="none" w:sz="0" w:space="0" w:color="auto"/>
            <w:right w:val="none" w:sz="0" w:space="0" w:color="auto"/>
          </w:divBdr>
        </w:div>
        <w:div w:id="1626696605">
          <w:marLeft w:val="640"/>
          <w:marRight w:val="0"/>
          <w:marTop w:val="0"/>
          <w:marBottom w:val="0"/>
          <w:divBdr>
            <w:top w:val="none" w:sz="0" w:space="0" w:color="auto"/>
            <w:left w:val="none" w:sz="0" w:space="0" w:color="auto"/>
            <w:bottom w:val="none" w:sz="0" w:space="0" w:color="auto"/>
            <w:right w:val="none" w:sz="0" w:space="0" w:color="auto"/>
          </w:divBdr>
        </w:div>
        <w:div w:id="1643537499">
          <w:marLeft w:val="640"/>
          <w:marRight w:val="0"/>
          <w:marTop w:val="0"/>
          <w:marBottom w:val="0"/>
          <w:divBdr>
            <w:top w:val="none" w:sz="0" w:space="0" w:color="auto"/>
            <w:left w:val="none" w:sz="0" w:space="0" w:color="auto"/>
            <w:bottom w:val="none" w:sz="0" w:space="0" w:color="auto"/>
            <w:right w:val="none" w:sz="0" w:space="0" w:color="auto"/>
          </w:divBdr>
        </w:div>
        <w:div w:id="1666546963">
          <w:marLeft w:val="640"/>
          <w:marRight w:val="0"/>
          <w:marTop w:val="0"/>
          <w:marBottom w:val="0"/>
          <w:divBdr>
            <w:top w:val="none" w:sz="0" w:space="0" w:color="auto"/>
            <w:left w:val="none" w:sz="0" w:space="0" w:color="auto"/>
            <w:bottom w:val="none" w:sz="0" w:space="0" w:color="auto"/>
            <w:right w:val="none" w:sz="0" w:space="0" w:color="auto"/>
          </w:divBdr>
        </w:div>
        <w:div w:id="1674800104">
          <w:marLeft w:val="640"/>
          <w:marRight w:val="0"/>
          <w:marTop w:val="0"/>
          <w:marBottom w:val="0"/>
          <w:divBdr>
            <w:top w:val="none" w:sz="0" w:space="0" w:color="auto"/>
            <w:left w:val="none" w:sz="0" w:space="0" w:color="auto"/>
            <w:bottom w:val="none" w:sz="0" w:space="0" w:color="auto"/>
            <w:right w:val="none" w:sz="0" w:space="0" w:color="auto"/>
          </w:divBdr>
        </w:div>
        <w:div w:id="1728914612">
          <w:marLeft w:val="640"/>
          <w:marRight w:val="0"/>
          <w:marTop w:val="0"/>
          <w:marBottom w:val="0"/>
          <w:divBdr>
            <w:top w:val="none" w:sz="0" w:space="0" w:color="auto"/>
            <w:left w:val="none" w:sz="0" w:space="0" w:color="auto"/>
            <w:bottom w:val="none" w:sz="0" w:space="0" w:color="auto"/>
            <w:right w:val="none" w:sz="0" w:space="0" w:color="auto"/>
          </w:divBdr>
        </w:div>
        <w:div w:id="1732580336">
          <w:marLeft w:val="640"/>
          <w:marRight w:val="0"/>
          <w:marTop w:val="0"/>
          <w:marBottom w:val="0"/>
          <w:divBdr>
            <w:top w:val="none" w:sz="0" w:space="0" w:color="auto"/>
            <w:left w:val="none" w:sz="0" w:space="0" w:color="auto"/>
            <w:bottom w:val="none" w:sz="0" w:space="0" w:color="auto"/>
            <w:right w:val="none" w:sz="0" w:space="0" w:color="auto"/>
          </w:divBdr>
        </w:div>
        <w:div w:id="1744180231">
          <w:marLeft w:val="640"/>
          <w:marRight w:val="0"/>
          <w:marTop w:val="0"/>
          <w:marBottom w:val="0"/>
          <w:divBdr>
            <w:top w:val="none" w:sz="0" w:space="0" w:color="auto"/>
            <w:left w:val="none" w:sz="0" w:space="0" w:color="auto"/>
            <w:bottom w:val="none" w:sz="0" w:space="0" w:color="auto"/>
            <w:right w:val="none" w:sz="0" w:space="0" w:color="auto"/>
          </w:divBdr>
        </w:div>
        <w:div w:id="1777286722">
          <w:marLeft w:val="640"/>
          <w:marRight w:val="0"/>
          <w:marTop w:val="0"/>
          <w:marBottom w:val="0"/>
          <w:divBdr>
            <w:top w:val="none" w:sz="0" w:space="0" w:color="auto"/>
            <w:left w:val="none" w:sz="0" w:space="0" w:color="auto"/>
            <w:bottom w:val="none" w:sz="0" w:space="0" w:color="auto"/>
            <w:right w:val="none" w:sz="0" w:space="0" w:color="auto"/>
          </w:divBdr>
        </w:div>
        <w:div w:id="1794784629">
          <w:marLeft w:val="640"/>
          <w:marRight w:val="0"/>
          <w:marTop w:val="0"/>
          <w:marBottom w:val="0"/>
          <w:divBdr>
            <w:top w:val="none" w:sz="0" w:space="0" w:color="auto"/>
            <w:left w:val="none" w:sz="0" w:space="0" w:color="auto"/>
            <w:bottom w:val="none" w:sz="0" w:space="0" w:color="auto"/>
            <w:right w:val="none" w:sz="0" w:space="0" w:color="auto"/>
          </w:divBdr>
        </w:div>
        <w:div w:id="1814179049">
          <w:marLeft w:val="640"/>
          <w:marRight w:val="0"/>
          <w:marTop w:val="0"/>
          <w:marBottom w:val="0"/>
          <w:divBdr>
            <w:top w:val="none" w:sz="0" w:space="0" w:color="auto"/>
            <w:left w:val="none" w:sz="0" w:space="0" w:color="auto"/>
            <w:bottom w:val="none" w:sz="0" w:space="0" w:color="auto"/>
            <w:right w:val="none" w:sz="0" w:space="0" w:color="auto"/>
          </w:divBdr>
        </w:div>
        <w:div w:id="1816750715">
          <w:marLeft w:val="640"/>
          <w:marRight w:val="0"/>
          <w:marTop w:val="0"/>
          <w:marBottom w:val="0"/>
          <w:divBdr>
            <w:top w:val="none" w:sz="0" w:space="0" w:color="auto"/>
            <w:left w:val="none" w:sz="0" w:space="0" w:color="auto"/>
            <w:bottom w:val="none" w:sz="0" w:space="0" w:color="auto"/>
            <w:right w:val="none" w:sz="0" w:space="0" w:color="auto"/>
          </w:divBdr>
        </w:div>
        <w:div w:id="1817793952">
          <w:marLeft w:val="640"/>
          <w:marRight w:val="0"/>
          <w:marTop w:val="0"/>
          <w:marBottom w:val="0"/>
          <w:divBdr>
            <w:top w:val="none" w:sz="0" w:space="0" w:color="auto"/>
            <w:left w:val="none" w:sz="0" w:space="0" w:color="auto"/>
            <w:bottom w:val="none" w:sz="0" w:space="0" w:color="auto"/>
            <w:right w:val="none" w:sz="0" w:space="0" w:color="auto"/>
          </w:divBdr>
        </w:div>
        <w:div w:id="1843473731">
          <w:marLeft w:val="640"/>
          <w:marRight w:val="0"/>
          <w:marTop w:val="0"/>
          <w:marBottom w:val="0"/>
          <w:divBdr>
            <w:top w:val="none" w:sz="0" w:space="0" w:color="auto"/>
            <w:left w:val="none" w:sz="0" w:space="0" w:color="auto"/>
            <w:bottom w:val="none" w:sz="0" w:space="0" w:color="auto"/>
            <w:right w:val="none" w:sz="0" w:space="0" w:color="auto"/>
          </w:divBdr>
        </w:div>
        <w:div w:id="1862083036">
          <w:marLeft w:val="640"/>
          <w:marRight w:val="0"/>
          <w:marTop w:val="0"/>
          <w:marBottom w:val="0"/>
          <w:divBdr>
            <w:top w:val="none" w:sz="0" w:space="0" w:color="auto"/>
            <w:left w:val="none" w:sz="0" w:space="0" w:color="auto"/>
            <w:bottom w:val="none" w:sz="0" w:space="0" w:color="auto"/>
            <w:right w:val="none" w:sz="0" w:space="0" w:color="auto"/>
          </w:divBdr>
        </w:div>
        <w:div w:id="1868984223">
          <w:marLeft w:val="640"/>
          <w:marRight w:val="0"/>
          <w:marTop w:val="0"/>
          <w:marBottom w:val="0"/>
          <w:divBdr>
            <w:top w:val="none" w:sz="0" w:space="0" w:color="auto"/>
            <w:left w:val="none" w:sz="0" w:space="0" w:color="auto"/>
            <w:bottom w:val="none" w:sz="0" w:space="0" w:color="auto"/>
            <w:right w:val="none" w:sz="0" w:space="0" w:color="auto"/>
          </w:divBdr>
        </w:div>
        <w:div w:id="1876772528">
          <w:marLeft w:val="640"/>
          <w:marRight w:val="0"/>
          <w:marTop w:val="0"/>
          <w:marBottom w:val="0"/>
          <w:divBdr>
            <w:top w:val="none" w:sz="0" w:space="0" w:color="auto"/>
            <w:left w:val="none" w:sz="0" w:space="0" w:color="auto"/>
            <w:bottom w:val="none" w:sz="0" w:space="0" w:color="auto"/>
            <w:right w:val="none" w:sz="0" w:space="0" w:color="auto"/>
          </w:divBdr>
        </w:div>
        <w:div w:id="1913084129">
          <w:marLeft w:val="640"/>
          <w:marRight w:val="0"/>
          <w:marTop w:val="0"/>
          <w:marBottom w:val="0"/>
          <w:divBdr>
            <w:top w:val="none" w:sz="0" w:space="0" w:color="auto"/>
            <w:left w:val="none" w:sz="0" w:space="0" w:color="auto"/>
            <w:bottom w:val="none" w:sz="0" w:space="0" w:color="auto"/>
            <w:right w:val="none" w:sz="0" w:space="0" w:color="auto"/>
          </w:divBdr>
        </w:div>
        <w:div w:id="1924483155">
          <w:marLeft w:val="640"/>
          <w:marRight w:val="0"/>
          <w:marTop w:val="0"/>
          <w:marBottom w:val="0"/>
          <w:divBdr>
            <w:top w:val="none" w:sz="0" w:space="0" w:color="auto"/>
            <w:left w:val="none" w:sz="0" w:space="0" w:color="auto"/>
            <w:bottom w:val="none" w:sz="0" w:space="0" w:color="auto"/>
            <w:right w:val="none" w:sz="0" w:space="0" w:color="auto"/>
          </w:divBdr>
        </w:div>
        <w:div w:id="1926645430">
          <w:marLeft w:val="640"/>
          <w:marRight w:val="0"/>
          <w:marTop w:val="0"/>
          <w:marBottom w:val="0"/>
          <w:divBdr>
            <w:top w:val="none" w:sz="0" w:space="0" w:color="auto"/>
            <w:left w:val="none" w:sz="0" w:space="0" w:color="auto"/>
            <w:bottom w:val="none" w:sz="0" w:space="0" w:color="auto"/>
            <w:right w:val="none" w:sz="0" w:space="0" w:color="auto"/>
          </w:divBdr>
        </w:div>
        <w:div w:id="1947542642">
          <w:marLeft w:val="640"/>
          <w:marRight w:val="0"/>
          <w:marTop w:val="0"/>
          <w:marBottom w:val="0"/>
          <w:divBdr>
            <w:top w:val="none" w:sz="0" w:space="0" w:color="auto"/>
            <w:left w:val="none" w:sz="0" w:space="0" w:color="auto"/>
            <w:bottom w:val="none" w:sz="0" w:space="0" w:color="auto"/>
            <w:right w:val="none" w:sz="0" w:space="0" w:color="auto"/>
          </w:divBdr>
        </w:div>
        <w:div w:id="1963341455">
          <w:marLeft w:val="640"/>
          <w:marRight w:val="0"/>
          <w:marTop w:val="0"/>
          <w:marBottom w:val="0"/>
          <w:divBdr>
            <w:top w:val="none" w:sz="0" w:space="0" w:color="auto"/>
            <w:left w:val="none" w:sz="0" w:space="0" w:color="auto"/>
            <w:bottom w:val="none" w:sz="0" w:space="0" w:color="auto"/>
            <w:right w:val="none" w:sz="0" w:space="0" w:color="auto"/>
          </w:divBdr>
        </w:div>
        <w:div w:id="2023240325">
          <w:marLeft w:val="640"/>
          <w:marRight w:val="0"/>
          <w:marTop w:val="0"/>
          <w:marBottom w:val="0"/>
          <w:divBdr>
            <w:top w:val="none" w:sz="0" w:space="0" w:color="auto"/>
            <w:left w:val="none" w:sz="0" w:space="0" w:color="auto"/>
            <w:bottom w:val="none" w:sz="0" w:space="0" w:color="auto"/>
            <w:right w:val="none" w:sz="0" w:space="0" w:color="auto"/>
          </w:divBdr>
        </w:div>
        <w:div w:id="2035232190">
          <w:marLeft w:val="640"/>
          <w:marRight w:val="0"/>
          <w:marTop w:val="0"/>
          <w:marBottom w:val="0"/>
          <w:divBdr>
            <w:top w:val="none" w:sz="0" w:space="0" w:color="auto"/>
            <w:left w:val="none" w:sz="0" w:space="0" w:color="auto"/>
            <w:bottom w:val="none" w:sz="0" w:space="0" w:color="auto"/>
            <w:right w:val="none" w:sz="0" w:space="0" w:color="auto"/>
          </w:divBdr>
        </w:div>
        <w:div w:id="2040156728">
          <w:marLeft w:val="640"/>
          <w:marRight w:val="0"/>
          <w:marTop w:val="0"/>
          <w:marBottom w:val="0"/>
          <w:divBdr>
            <w:top w:val="none" w:sz="0" w:space="0" w:color="auto"/>
            <w:left w:val="none" w:sz="0" w:space="0" w:color="auto"/>
            <w:bottom w:val="none" w:sz="0" w:space="0" w:color="auto"/>
            <w:right w:val="none" w:sz="0" w:space="0" w:color="auto"/>
          </w:divBdr>
        </w:div>
        <w:div w:id="2045713571">
          <w:marLeft w:val="640"/>
          <w:marRight w:val="0"/>
          <w:marTop w:val="0"/>
          <w:marBottom w:val="0"/>
          <w:divBdr>
            <w:top w:val="none" w:sz="0" w:space="0" w:color="auto"/>
            <w:left w:val="none" w:sz="0" w:space="0" w:color="auto"/>
            <w:bottom w:val="none" w:sz="0" w:space="0" w:color="auto"/>
            <w:right w:val="none" w:sz="0" w:space="0" w:color="auto"/>
          </w:divBdr>
        </w:div>
        <w:div w:id="2114861554">
          <w:marLeft w:val="640"/>
          <w:marRight w:val="0"/>
          <w:marTop w:val="0"/>
          <w:marBottom w:val="0"/>
          <w:divBdr>
            <w:top w:val="none" w:sz="0" w:space="0" w:color="auto"/>
            <w:left w:val="none" w:sz="0" w:space="0" w:color="auto"/>
            <w:bottom w:val="none" w:sz="0" w:space="0" w:color="auto"/>
            <w:right w:val="none" w:sz="0" w:space="0" w:color="auto"/>
          </w:divBdr>
        </w:div>
        <w:div w:id="2120448864">
          <w:marLeft w:val="640"/>
          <w:marRight w:val="0"/>
          <w:marTop w:val="0"/>
          <w:marBottom w:val="0"/>
          <w:divBdr>
            <w:top w:val="none" w:sz="0" w:space="0" w:color="auto"/>
            <w:left w:val="none" w:sz="0" w:space="0" w:color="auto"/>
            <w:bottom w:val="none" w:sz="0" w:space="0" w:color="auto"/>
            <w:right w:val="none" w:sz="0" w:space="0" w:color="auto"/>
          </w:divBdr>
        </w:div>
      </w:divsChild>
    </w:div>
    <w:div w:id="179204918">
      <w:bodyDiv w:val="1"/>
      <w:marLeft w:val="0"/>
      <w:marRight w:val="0"/>
      <w:marTop w:val="0"/>
      <w:marBottom w:val="0"/>
      <w:divBdr>
        <w:top w:val="none" w:sz="0" w:space="0" w:color="auto"/>
        <w:left w:val="none" w:sz="0" w:space="0" w:color="auto"/>
        <w:bottom w:val="none" w:sz="0" w:space="0" w:color="auto"/>
        <w:right w:val="none" w:sz="0" w:space="0" w:color="auto"/>
      </w:divBdr>
      <w:divsChild>
        <w:div w:id="20518258">
          <w:marLeft w:val="640"/>
          <w:marRight w:val="0"/>
          <w:marTop w:val="0"/>
          <w:marBottom w:val="0"/>
          <w:divBdr>
            <w:top w:val="none" w:sz="0" w:space="0" w:color="auto"/>
            <w:left w:val="none" w:sz="0" w:space="0" w:color="auto"/>
            <w:bottom w:val="none" w:sz="0" w:space="0" w:color="auto"/>
            <w:right w:val="none" w:sz="0" w:space="0" w:color="auto"/>
          </w:divBdr>
        </w:div>
        <w:div w:id="39014861">
          <w:marLeft w:val="640"/>
          <w:marRight w:val="0"/>
          <w:marTop w:val="0"/>
          <w:marBottom w:val="0"/>
          <w:divBdr>
            <w:top w:val="none" w:sz="0" w:space="0" w:color="auto"/>
            <w:left w:val="none" w:sz="0" w:space="0" w:color="auto"/>
            <w:bottom w:val="none" w:sz="0" w:space="0" w:color="auto"/>
            <w:right w:val="none" w:sz="0" w:space="0" w:color="auto"/>
          </w:divBdr>
        </w:div>
        <w:div w:id="78211554">
          <w:marLeft w:val="640"/>
          <w:marRight w:val="0"/>
          <w:marTop w:val="0"/>
          <w:marBottom w:val="0"/>
          <w:divBdr>
            <w:top w:val="none" w:sz="0" w:space="0" w:color="auto"/>
            <w:left w:val="none" w:sz="0" w:space="0" w:color="auto"/>
            <w:bottom w:val="none" w:sz="0" w:space="0" w:color="auto"/>
            <w:right w:val="none" w:sz="0" w:space="0" w:color="auto"/>
          </w:divBdr>
        </w:div>
        <w:div w:id="85349335">
          <w:marLeft w:val="640"/>
          <w:marRight w:val="0"/>
          <w:marTop w:val="0"/>
          <w:marBottom w:val="0"/>
          <w:divBdr>
            <w:top w:val="none" w:sz="0" w:space="0" w:color="auto"/>
            <w:left w:val="none" w:sz="0" w:space="0" w:color="auto"/>
            <w:bottom w:val="none" w:sz="0" w:space="0" w:color="auto"/>
            <w:right w:val="none" w:sz="0" w:space="0" w:color="auto"/>
          </w:divBdr>
        </w:div>
        <w:div w:id="98765465">
          <w:marLeft w:val="640"/>
          <w:marRight w:val="0"/>
          <w:marTop w:val="0"/>
          <w:marBottom w:val="0"/>
          <w:divBdr>
            <w:top w:val="none" w:sz="0" w:space="0" w:color="auto"/>
            <w:left w:val="none" w:sz="0" w:space="0" w:color="auto"/>
            <w:bottom w:val="none" w:sz="0" w:space="0" w:color="auto"/>
            <w:right w:val="none" w:sz="0" w:space="0" w:color="auto"/>
          </w:divBdr>
        </w:div>
        <w:div w:id="143203236">
          <w:marLeft w:val="640"/>
          <w:marRight w:val="0"/>
          <w:marTop w:val="0"/>
          <w:marBottom w:val="0"/>
          <w:divBdr>
            <w:top w:val="none" w:sz="0" w:space="0" w:color="auto"/>
            <w:left w:val="none" w:sz="0" w:space="0" w:color="auto"/>
            <w:bottom w:val="none" w:sz="0" w:space="0" w:color="auto"/>
            <w:right w:val="none" w:sz="0" w:space="0" w:color="auto"/>
          </w:divBdr>
        </w:div>
        <w:div w:id="168521433">
          <w:marLeft w:val="640"/>
          <w:marRight w:val="0"/>
          <w:marTop w:val="0"/>
          <w:marBottom w:val="0"/>
          <w:divBdr>
            <w:top w:val="none" w:sz="0" w:space="0" w:color="auto"/>
            <w:left w:val="none" w:sz="0" w:space="0" w:color="auto"/>
            <w:bottom w:val="none" w:sz="0" w:space="0" w:color="auto"/>
            <w:right w:val="none" w:sz="0" w:space="0" w:color="auto"/>
          </w:divBdr>
        </w:div>
        <w:div w:id="184448402">
          <w:marLeft w:val="640"/>
          <w:marRight w:val="0"/>
          <w:marTop w:val="0"/>
          <w:marBottom w:val="0"/>
          <w:divBdr>
            <w:top w:val="none" w:sz="0" w:space="0" w:color="auto"/>
            <w:left w:val="none" w:sz="0" w:space="0" w:color="auto"/>
            <w:bottom w:val="none" w:sz="0" w:space="0" w:color="auto"/>
            <w:right w:val="none" w:sz="0" w:space="0" w:color="auto"/>
          </w:divBdr>
        </w:div>
        <w:div w:id="195390287">
          <w:marLeft w:val="640"/>
          <w:marRight w:val="0"/>
          <w:marTop w:val="0"/>
          <w:marBottom w:val="0"/>
          <w:divBdr>
            <w:top w:val="none" w:sz="0" w:space="0" w:color="auto"/>
            <w:left w:val="none" w:sz="0" w:space="0" w:color="auto"/>
            <w:bottom w:val="none" w:sz="0" w:space="0" w:color="auto"/>
            <w:right w:val="none" w:sz="0" w:space="0" w:color="auto"/>
          </w:divBdr>
        </w:div>
        <w:div w:id="205991591">
          <w:marLeft w:val="640"/>
          <w:marRight w:val="0"/>
          <w:marTop w:val="0"/>
          <w:marBottom w:val="0"/>
          <w:divBdr>
            <w:top w:val="none" w:sz="0" w:space="0" w:color="auto"/>
            <w:left w:val="none" w:sz="0" w:space="0" w:color="auto"/>
            <w:bottom w:val="none" w:sz="0" w:space="0" w:color="auto"/>
            <w:right w:val="none" w:sz="0" w:space="0" w:color="auto"/>
          </w:divBdr>
        </w:div>
        <w:div w:id="240068659">
          <w:marLeft w:val="640"/>
          <w:marRight w:val="0"/>
          <w:marTop w:val="0"/>
          <w:marBottom w:val="0"/>
          <w:divBdr>
            <w:top w:val="none" w:sz="0" w:space="0" w:color="auto"/>
            <w:left w:val="none" w:sz="0" w:space="0" w:color="auto"/>
            <w:bottom w:val="none" w:sz="0" w:space="0" w:color="auto"/>
            <w:right w:val="none" w:sz="0" w:space="0" w:color="auto"/>
          </w:divBdr>
        </w:div>
        <w:div w:id="268972062">
          <w:marLeft w:val="640"/>
          <w:marRight w:val="0"/>
          <w:marTop w:val="0"/>
          <w:marBottom w:val="0"/>
          <w:divBdr>
            <w:top w:val="none" w:sz="0" w:space="0" w:color="auto"/>
            <w:left w:val="none" w:sz="0" w:space="0" w:color="auto"/>
            <w:bottom w:val="none" w:sz="0" w:space="0" w:color="auto"/>
            <w:right w:val="none" w:sz="0" w:space="0" w:color="auto"/>
          </w:divBdr>
        </w:div>
        <w:div w:id="289824712">
          <w:marLeft w:val="640"/>
          <w:marRight w:val="0"/>
          <w:marTop w:val="0"/>
          <w:marBottom w:val="0"/>
          <w:divBdr>
            <w:top w:val="none" w:sz="0" w:space="0" w:color="auto"/>
            <w:left w:val="none" w:sz="0" w:space="0" w:color="auto"/>
            <w:bottom w:val="none" w:sz="0" w:space="0" w:color="auto"/>
            <w:right w:val="none" w:sz="0" w:space="0" w:color="auto"/>
          </w:divBdr>
        </w:div>
        <w:div w:id="292374270">
          <w:marLeft w:val="640"/>
          <w:marRight w:val="0"/>
          <w:marTop w:val="0"/>
          <w:marBottom w:val="0"/>
          <w:divBdr>
            <w:top w:val="none" w:sz="0" w:space="0" w:color="auto"/>
            <w:left w:val="none" w:sz="0" w:space="0" w:color="auto"/>
            <w:bottom w:val="none" w:sz="0" w:space="0" w:color="auto"/>
            <w:right w:val="none" w:sz="0" w:space="0" w:color="auto"/>
          </w:divBdr>
        </w:div>
        <w:div w:id="322784821">
          <w:marLeft w:val="640"/>
          <w:marRight w:val="0"/>
          <w:marTop w:val="0"/>
          <w:marBottom w:val="0"/>
          <w:divBdr>
            <w:top w:val="none" w:sz="0" w:space="0" w:color="auto"/>
            <w:left w:val="none" w:sz="0" w:space="0" w:color="auto"/>
            <w:bottom w:val="none" w:sz="0" w:space="0" w:color="auto"/>
            <w:right w:val="none" w:sz="0" w:space="0" w:color="auto"/>
          </w:divBdr>
        </w:div>
        <w:div w:id="374501461">
          <w:marLeft w:val="640"/>
          <w:marRight w:val="0"/>
          <w:marTop w:val="0"/>
          <w:marBottom w:val="0"/>
          <w:divBdr>
            <w:top w:val="none" w:sz="0" w:space="0" w:color="auto"/>
            <w:left w:val="none" w:sz="0" w:space="0" w:color="auto"/>
            <w:bottom w:val="none" w:sz="0" w:space="0" w:color="auto"/>
            <w:right w:val="none" w:sz="0" w:space="0" w:color="auto"/>
          </w:divBdr>
        </w:div>
        <w:div w:id="401030523">
          <w:marLeft w:val="640"/>
          <w:marRight w:val="0"/>
          <w:marTop w:val="0"/>
          <w:marBottom w:val="0"/>
          <w:divBdr>
            <w:top w:val="none" w:sz="0" w:space="0" w:color="auto"/>
            <w:left w:val="none" w:sz="0" w:space="0" w:color="auto"/>
            <w:bottom w:val="none" w:sz="0" w:space="0" w:color="auto"/>
            <w:right w:val="none" w:sz="0" w:space="0" w:color="auto"/>
          </w:divBdr>
        </w:div>
        <w:div w:id="402997199">
          <w:marLeft w:val="640"/>
          <w:marRight w:val="0"/>
          <w:marTop w:val="0"/>
          <w:marBottom w:val="0"/>
          <w:divBdr>
            <w:top w:val="none" w:sz="0" w:space="0" w:color="auto"/>
            <w:left w:val="none" w:sz="0" w:space="0" w:color="auto"/>
            <w:bottom w:val="none" w:sz="0" w:space="0" w:color="auto"/>
            <w:right w:val="none" w:sz="0" w:space="0" w:color="auto"/>
          </w:divBdr>
        </w:div>
        <w:div w:id="453017315">
          <w:marLeft w:val="640"/>
          <w:marRight w:val="0"/>
          <w:marTop w:val="0"/>
          <w:marBottom w:val="0"/>
          <w:divBdr>
            <w:top w:val="none" w:sz="0" w:space="0" w:color="auto"/>
            <w:left w:val="none" w:sz="0" w:space="0" w:color="auto"/>
            <w:bottom w:val="none" w:sz="0" w:space="0" w:color="auto"/>
            <w:right w:val="none" w:sz="0" w:space="0" w:color="auto"/>
          </w:divBdr>
        </w:div>
        <w:div w:id="475533575">
          <w:marLeft w:val="640"/>
          <w:marRight w:val="0"/>
          <w:marTop w:val="0"/>
          <w:marBottom w:val="0"/>
          <w:divBdr>
            <w:top w:val="none" w:sz="0" w:space="0" w:color="auto"/>
            <w:left w:val="none" w:sz="0" w:space="0" w:color="auto"/>
            <w:bottom w:val="none" w:sz="0" w:space="0" w:color="auto"/>
            <w:right w:val="none" w:sz="0" w:space="0" w:color="auto"/>
          </w:divBdr>
        </w:div>
        <w:div w:id="499807380">
          <w:marLeft w:val="640"/>
          <w:marRight w:val="0"/>
          <w:marTop w:val="0"/>
          <w:marBottom w:val="0"/>
          <w:divBdr>
            <w:top w:val="none" w:sz="0" w:space="0" w:color="auto"/>
            <w:left w:val="none" w:sz="0" w:space="0" w:color="auto"/>
            <w:bottom w:val="none" w:sz="0" w:space="0" w:color="auto"/>
            <w:right w:val="none" w:sz="0" w:space="0" w:color="auto"/>
          </w:divBdr>
        </w:div>
        <w:div w:id="502209058">
          <w:marLeft w:val="640"/>
          <w:marRight w:val="0"/>
          <w:marTop w:val="0"/>
          <w:marBottom w:val="0"/>
          <w:divBdr>
            <w:top w:val="none" w:sz="0" w:space="0" w:color="auto"/>
            <w:left w:val="none" w:sz="0" w:space="0" w:color="auto"/>
            <w:bottom w:val="none" w:sz="0" w:space="0" w:color="auto"/>
            <w:right w:val="none" w:sz="0" w:space="0" w:color="auto"/>
          </w:divBdr>
        </w:div>
        <w:div w:id="537814690">
          <w:marLeft w:val="640"/>
          <w:marRight w:val="0"/>
          <w:marTop w:val="0"/>
          <w:marBottom w:val="0"/>
          <w:divBdr>
            <w:top w:val="none" w:sz="0" w:space="0" w:color="auto"/>
            <w:left w:val="none" w:sz="0" w:space="0" w:color="auto"/>
            <w:bottom w:val="none" w:sz="0" w:space="0" w:color="auto"/>
            <w:right w:val="none" w:sz="0" w:space="0" w:color="auto"/>
          </w:divBdr>
        </w:div>
        <w:div w:id="579218394">
          <w:marLeft w:val="640"/>
          <w:marRight w:val="0"/>
          <w:marTop w:val="0"/>
          <w:marBottom w:val="0"/>
          <w:divBdr>
            <w:top w:val="none" w:sz="0" w:space="0" w:color="auto"/>
            <w:left w:val="none" w:sz="0" w:space="0" w:color="auto"/>
            <w:bottom w:val="none" w:sz="0" w:space="0" w:color="auto"/>
            <w:right w:val="none" w:sz="0" w:space="0" w:color="auto"/>
          </w:divBdr>
        </w:div>
        <w:div w:id="611546911">
          <w:marLeft w:val="640"/>
          <w:marRight w:val="0"/>
          <w:marTop w:val="0"/>
          <w:marBottom w:val="0"/>
          <w:divBdr>
            <w:top w:val="none" w:sz="0" w:space="0" w:color="auto"/>
            <w:left w:val="none" w:sz="0" w:space="0" w:color="auto"/>
            <w:bottom w:val="none" w:sz="0" w:space="0" w:color="auto"/>
            <w:right w:val="none" w:sz="0" w:space="0" w:color="auto"/>
          </w:divBdr>
        </w:div>
        <w:div w:id="617302511">
          <w:marLeft w:val="640"/>
          <w:marRight w:val="0"/>
          <w:marTop w:val="0"/>
          <w:marBottom w:val="0"/>
          <w:divBdr>
            <w:top w:val="none" w:sz="0" w:space="0" w:color="auto"/>
            <w:left w:val="none" w:sz="0" w:space="0" w:color="auto"/>
            <w:bottom w:val="none" w:sz="0" w:space="0" w:color="auto"/>
            <w:right w:val="none" w:sz="0" w:space="0" w:color="auto"/>
          </w:divBdr>
        </w:div>
        <w:div w:id="623316935">
          <w:marLeft w:val="640"/>
          <w:marRight w:val="0"/>
          <w:marTop w:val="0"/>
          <w:marBottom w:val="0"/>
          <w:divBdr>
            <w:top w:val="none" w:sz="0" w:space="0" w:color="auto"/>
            <w:left w:val="none" w:sz="0" w:space="0" w:color="auto"/>
            <w:bottom w:val="none" w:sz="0" w:space="0" w:color="auto"/>
            <w:right w:val="none" w:sz="0" w:space="0" w:color="auto"/>
          </w:divBdr>
        </w:div>
        <w:div w:id="656301786">
          <w:marLeft w:val="640"/>
          <w:marRight w:val="0"/>
          <w:marTop w:val="0"/>
          <w:marBottom w:val="0"/>
          <w:divBdr>
            <w:top w:val="none" w:sz="0" w:space="0" w:color="auto"/>
            <w:left w:val="none" w:sz="0" w:space="0" w:color="auto"/>
            <w:bottom w:val="none" w:sz="0" w:space="0" w:color="auto"/>
            <w:right w:val="none" w:sz="0" w:space="0" w:color="auto"/>
          </w:divBdr>
        </w:div>
        <w:div w:id="728767960">
          <w:marLeft w:val="640"/>
          <w:marRight w:val="0"/>
          <w:marTop w:val="0"/>
          <w:marBottom w:val="0"/>
          <w:divBdr>
            <w:top w:val="none" w:sz="0" w:space="0" w:color="auto"/>
            <w:left w:val="none" w:sz="0" w:space="0" w:color="auto"/>
            <w:bottom w:val="none" w:sz="0" w:space="0" w:color="auto"/>
            <w:right w:val="none" w:sz="0" w:space="0" w:color="auto"/>
          </w:divBdr>
        </w:div>
        <w:div w:id="753012811">
          <w:marLeft w:val="640"/>
          <w:marRight w:val="0"/>
          <w:marTop w:val="0"/>
          <w:marBottom w:val="0"/>
          <w:divBdr>
            <w:top w:val="none" w:sz="0" w:space="0" w:color="auto"/>
            <w:left w:val="none" w:sz="0" w:space="0" w:color="auto"/>
            <w:bottom w:val="none" w:sz="0" w:space="0" w:color="auto"/>
            <w:right w:val="none" w:sz="0" w:space="0" w:color="auto"/>
          </w:divBdr>
        </w:div>
        <w:div w:id="778337871">
          <w:marLeft w:val="640"/>
          <w:marRight w:val="0"/>
          <w:marTop w:val="0"/>
          <w:marBottom w:val="0"/>
          <w:divBdr>
            <w:top w:val="none" w:sz="0" w:space="0" w:color="auto"/>
            <w:left w:val="none" w:sz="0" w:space="0" w:color="auto"/>
            <w:bottom w:val="none" w:sz="0" w:space="0" w:color="auto"/>
            <w:right w:val="none" w:sz="0" w:space="0" w:color="auto"/>
          </w:divBdr>
        </w:div>
        <w:div w:id="833842149">
          <w:marLeft w:val="640"/>
          <w:marRight w:val="0"/>
          <w:marTop w:val="0"/>
          <w:marBottom w:val="0"/>
          <w:divBdr>
            <w:top w:val="none" w:sz="0" w:space="0" w:color="auto"/>
            <w:left w:val="none" w:sz="0" w:space="0" w:color="auto"/>
            <w:bottom w:val="none" w:sz="0" w:space="0" w:color="auto"/>
            <w:right w:val="none" w:sz="0" w:space="0" w:color="auto"/>
          </w:divBdr>
        </w:div>
        <w:div w:id="834609832">
          <w:marLeft w:val="640"/>
          <w:marRight w:val="0"/>
          <w:marTop w:val="0"/>
          <w:marBottom w:val="0"/>
          <w:divBdr>
            <w:top w:val="none" w:sz="0" w:space="0" w:color="auto"/>
            <w:left w:val="none" w:sz="0" w:space="0" w:color="auto"/>
            <w:bottom w:val="none" w:sz="0" w:space="0" w:color="auto"/>
            <w:right w:val="none" w:sz="0" w:space="0" w:color="auto"/>
          </w:divBdr>
        </w:div>
        <w:div w:id="844855529">
          <w:marLeft w:val="640"/>
          <w:marRight w:val="0"/>
          <w:marTop w:val="0"/>
          <w:marBottom w:val="0"/>
          <w:divBdr>
            <w:top w:val="none" w:sz="0" w:space="0" w:color="auto"/>
            <w:left w:val="none" w:sz="0" w:space="0" w:color="auto"/>
            <w:bottom w:val="none" w:sz="0" w:space="0" w:color="auto"/>
            <w:right w:val="none" w:sz="0" w:space="0" w:color="auto"/>
          </w:divBdr>
        </w:div>
        <w:div w:id="853878673">
          <w:marLeft w:val="640"/>
          <w:marRight w:val="0"/>
          <w:marTop w:val="0"/>
          <w:marBottom w:val="0"/>
          <w:divBdr>
            <w:top w:val="none" w:sz="0" w:space="0" w:color="auto"/>
            <w:left w:val="none" w:sz="0" w:space="0" w:color="auto"/>
            <w:bottom w:val="none" w:sz="0" w:space="0" w:color="auto"/>
            <w:right w:val="none" w:sz="0" w:space="0" w:color="auto"/>
          </w:divBdr>
        </w:div>
        <w:div w:id="881403744">
          <w:marLeft w:val="640"/>
          <w:marRight w:val="0"/>
          <w:marTop w:val="0"/>
          <w:marBottom w:val="0"/>
          <w:divBdr>
            <w:top w:val="none" w:sz="0" w:space="0" w:color="auto"/>
            <w:left w:val="none" w:sz="0" w:space="0" w:color="auto"/>
            <w:bottom w:val="none" w:sz="0" w:space="0" w:color="auto"/>
            <w:right w:val="none" w:sz="0" w:space="0" w:color="auto"/>
          </w:divBdr>
        </w:div>
        <w:div w:id="887573595">
          <w:marLeft w:val="640"/>
          <w:marRight w:val="0"/>
          <w:marTop w:val="0"/>
          <w:marBottom w:val="0"/>
          <w:divBdr>
            <w:top w:val="none" w:sz="0" w:space="0" w:color="auto"/>
            <w:left w:val="none" w:sz="0" w:space="0" w:color="auto"/>
            <w:bottom w:val="none" w:sz="0" w:space="0" w:color="auto"/>
            <w:right w:val="none" w:sz="0" w:space="0" w:color="auto"/>
          </w:divBdr>
        </w:div>
        <w:div w:id="908543625">
          <w:marLeft w:val="640"/>
          <w:marRight w:val="0"/>
          <w:marTop w:val="0"/>
          <w:marBottom w:val="0"/>
          <w:divBdr>
            <w:top w:val="none" w:sz="0" w:space="0" w:color="auto"/>
            <w:left w:val="none" w:sz="0" w:space="0" w:color="auto"/>
            <w:bottom w:val="none" w:sz="0" w:space="0" w:color="auto"/>
            <w:right w:val="none" w:sz="0" w:space="0" w:color="auto"/>
          </w:divBdr>
        </w:div>
        <w:div w:id="936793860">
          <w:marLeft w:val="640"/>
          <w:marRight w:val="0"/>
          <w:marTop w:val="0"/>
          <w:marBottom w:val="0"/>
          <w:divBdr>
            <w:top w:val="none" w:sz="0" w:space="0" w:color="auto"/>
            <w:left w:val="none" w:sz="0" w:space="0" w:color="auto"/>
            <w:bottom w:val="none" w:sz="0" w:space="0" w:color="auto"/>
            <w:right w:val="none" w:sz="0" w:space="0" w:color="auto"/>
          </w:divBdr>
        </w:div>
        <w:div w:id="950208836">
          <w:marLeft w:val="640"/>
          <w:marRight w:val="0"/>
          <w:marTop w:val="0"/>
          <w:marBottom w:val="0"/>
          <w:divBdr>
            <w:top w:val="none" w:sz="0" w:space="0" w:color="auto"/>
            <w:left w:val="none" w:sz="0" w:space="0" w:color="auto"/>
            <w:bottom w:val="none" w:sz="0" w:space="0" w:color="auto"/>
            <w:right w:val="none" w:sz="0" w:space="0" w:color="auto"/>
          </w:divBdr>
        </w:div>
        <w:div w:id="989481776">
          <w:marLeft w:val="640"/>
          <w:marRight w:val="0"/>
          <w:marTop w:val="0"/>
          <w:marBottom w:val="0"/>
          <w:divBdr>
            <w:top w:val="none" w:sz="0" w:space="0" w:color="auto"/>
            <w:left w:val="none" w:sz="0" w:space="0" w:color="auto"/>
            <w:bottom w:val="none" w:sz="0" w:space="0" w:color="auto"/>
            <w:right w:val="none" w:sz="0" w:space="0" w:color="auto"/>
          </w:divBdr>
        </w:div>
        <w:div w:id="1001851458">
          <w:marLeft w:val="640"/>
          <w:marRight w:val="0"/>
          <w:marTop w:val="0"/>
          <w:marBottom w:val="0"/>
          <w:divBdr>
            <w:top w:val="none" w:sz="0" w:space="0" w:color="auto"/>
            <w:left w:val="none" w:sz="0" w:space="0" w:color="auto"/>
            <w:bottom w:val="none" w:sz="0" w:space="0" w:color="auto"/>
            <w:right w:val="none" w:sz="0" w:space="0" w:color="auto"/>
          </w:divBdr>
        </w:div>
        <w:div w:id="1058356401">
          <w:marLeft w:val="640"/>
          <w:marRight w:val="0"/>
          <w:marTop w:val="0"/>
          <w:marBottom w:val="0"/>
          <w:divBdr>
            <w:top w:val="none" w:sz="0" w:space="0" w:color="auto"/>
            <w:left w:val="none" w:sz="0" w:space="0" w:color="auto"/>
            <w:bottom w:val="none" w:sz="0" w:space="0" w:color="auto"/>
            <w:right w:val="none" w:sz="0" w:space="0" w:color="auto"/>
          </w:divBdr>
        </w:div>
        <w:div w:id="1070888265">
          <w:marLeft w:val="640"/>
          <w:marRight w:val="0"/>
          <w:marTop w:val="0"/>
          <w:marBottom w:val="0"/>
          <w:divBdr>
            <w:top w:val="none" w:sz="0" w:space="0" w:color="auto"/>
            <w:left w:val="none" w:sz="0" w:space="0" w:color="auto"/>
            <w:bottom w:val="none" w:sz="0" w:space="0" w:color="auto"/>
            <w:right w:val="none" w:sz="0" w:space="0" w:color="auto"/>
          </w:divBdr>
        </w:div>
        <w:div w:id="1087649921">
          <w:marLeft w:val="640"/>
          <w:marRight w:val="0"/>
          <w:marTop w:val="0"/>
          <w:marBottom w:val="0"/>
          <w:divBdr>
            <w:top w:val="none" w:sz="0" w:space="0" w:color="auto"/>
            <w:left w:val="none" w:sz="0" w:space="0" w:color="auto"/>
            <w:bottom w:val="none" w:sz="0" w:space="0" w:color="auto"/>
            <w:right w:val="none" w:sz="0" w:space="0" w:color="auto"/>
          </w:divBdr>
        </w:div>
        <w:div w:id="1107310928">
          <w:marLeft w:val="640"/>
          <w:marRight w:val="0"/>
          <w:marTop w:val="0"/>
          <w:marBottom w:val="0"/>
          <w:divBdr>
            <w:top w:val="none" w:sz="0" w:space="0" w:color="auto"/>
            <w:left w:val="none" w:sz="0" w:space="0" w:color="auto"/>
            <w:bottom w:val="none" w:sz="0" w:space="0" w:color="auto"/>
            <w:right w:val="none" w:sz="0" w:space="0" w:color="auto"/>
          </w:divBdr>
        </w:div>
        <w:div w:id="1136069449">
          <w:marLeft w:val="640"/>
          <w:marRight w:val="0"/>
          <w:marTop w:val="0"/>
          <w:marBottom w:val="0"/>
          <w:divBdr>
            <w:top w:val="none" w:sz="0" w:space="0" w:color="auto"/>
            <w:left w:val="none" w:sz="0" w:space="0" w:color="auto"/>
            <w:bottom w:val="none" w:sz="0" w:space="0" w:color="auto"/>
            <w:right w:val="none" w:sz="0" w:space="0" w:color="auto"/>
          </w:divBdr>
        </w:div>
        <w:div w:id="1156653248">
          <w:marLeft w:val="640"/>
          <w:marRight w:val="0"/>
          <w:marTop w:val="0"/>
          <w:marBottom w:val="0"/>
          <w:divBdr>
            <w:top w:val="none" w:sz="0" w:space="0" w:color="auto"/>
            <w:left w:val="none" w:sz="0" w:space="0" w:color="auto"/>
            <w:bottom w:val="none" w:sz="0" w:space="0" w:color="auto"/>
            <w:right w:val="none" w:sz="0" w:space="0" w:color="auto"/>
          </w:divBdr>
        </w:div>
        <w:div w:id="1216431752">
          <w:marLeft w:val="640"/>
          <w:marRight w:val="0"/>
          <w:marTop w:val="0"/>
          <w:marBottom w:val="0"/>
          <w:divBdr>
            <w:top w:val="none" w:sz="0" w:space="0" w:color="auto"/>
            <w:left w:val="none" w:sz="0" w:space="0" w:color="auto"/>
            <w:bottom w:val="none" w:sz="0" w:space="0" w:color="auto"/>
            <w:right w:val="none" w:sz="0" w:space="0" w:color="auto"/>
          </w:divBdr>
        </w:div>
        <w:div w:id="1258633230">
          <w:marLeft w:val="640"/>
          <w:marRight w:val="0"/>
          <w:marTop w:val="0"/>
          <w:marBottom w:val="0"/>
          <w:divBdr>
            <w:top w:val="none" w:sz="0" w:space="0" w:color="auto"/>
            <w:left w:val="none" w:sz="0" w:space="0" w:color="auto"/>
            <w:bottom w:val="none" w:sz="0" w:space="0" w:color="auto"/>
            <w:right w:val="none" w:sz="0" w:space="0" w:color="auto"/>
          </w:divBdr>
        </w:div>
        <w:div w:id="1265528635">
          <w:marLeft w:val="640"/>
          <w:marRight w:val="0"/>
          <w:marTop w:val="0"/>
          <w:marBottom w:val="0"/>
          <w:divBdr>
            <w:top w:val="none" w:sz="0" w:space="0" w:color="auto"/>
            <w:left w:val="none" w:sz="0" w:space="0" w:color="auto"/>
            <w:bottom w:val="none" w:sz="0" w:space="0" w:color="auto"/>
            <w:right w:val="none" w:sz="0" w:space="0" w:color="auto"/>
          </w:divBdr>
        </w:div>
        <w:div w:id="1310282101">
          <w:marLeft w:val="640"/>
          <w:marRight w:val="0"/>
          <w:marTop w:val="0"/>
          <w:marBottom w:val="0"/>
          <w:divBdr>
            <w:top w:val="none" w:sz="0" w:space="0" w:color="auto"/>
            <w:left w:val="none" w:sz="0" w:space="0" w:color="auto"/>
            <w:bottom w:val="none" w:sz="0" w:space="0" w:color="auto"/>
            <w:right w:val="none" w:sz="0" w:space="0" w:color="auto"/>
          </w:divBdr>
        </w:div>
        <w:div w:id="1319268562">
          <w:marLeft w:val="640"/>
          <w:marRight w:val="0"/>
          <w:marTop w:val="0"/>
          <w:marBottom w:val="0"/>
          <w:divBdr>
            <w:top w:val="none" w:sz="0" w:space="0" w:color="auto"/>
            <w:left w:val="none" w:sz="0" w:space="0" w:color="auto"/>
            <w:bottom w:val="none" w:sz="0" w:space="0" w:color="auto"/>
            <w:right w:val="none" w:sz="0" w:space="0" w:color="auto"/>
          </w:divBdr>
        </w:div>
        <w:div w:id="1527058771">
          <w:marLeft w:val="640"/>
          <w:marRight w:val="0"/>
          <w:marTop w:val="0"/>
          <w:marBottom w:val="0"/>
          <w:divBdr>
            <w:top w:val="none" w:sz="0" w:space="0" w:color="auto"/>
            <w:left w:val="none" w:sz="0" w:space="0" w:color="auto"/>
            <w:bottom w:val="none" w:sz="0" w:space="0" w:color="auto"/>
            <w:right w:val="none" w:sz="0" w:space="0" w:color="auto"/>
          </w:divBdr>
        </w:div>
        <w:div w:id="1533611691">
          <w:marLeft w:val="640"/>
          <w:marRight w:val="0"/>
          <w:marTop w:val="0"/>
          <w:marBottom w:val="0"/>
          <w:divBdr>
            <w:top w:val="none" w:sz="0" w:space="0" w:color="auto"/>
            <w:left w:val="none" w:sz="0" w:space="0" w:color="auto"/>
            <w:bottom w:val="none" w:sz="0" w:space="0" w:color="auto"/>
            <w:right w:val="none" w:sz="0" w:space="0" w:color="auto"/>
          </w:divBdr>
        </w:div>
        <w:div w:id="1610889113">
          <w:marLeft w:val="640"/>
          <w:marRight w:val="0"/>
          <w:marTop w:val="0"/>
          <w:marBottom w:val="0"/>
          <w:divBdr>
            <w:top w:val="none" w:sz="0" w:space="0" w:color="auto"/>
            <w:left w:val="none" w:sz="0" w:space="0" w:color="auto"/>
            <w:bottom w:val="none" w:sz="0" w:space="0" w:color="auto"/>
            <w:right w:val="none" w:sz="0" w:space="0" w:color="auto"/>
          </w:divBdr>
        </w:div>
        <w:div w:id="1633172441">
          <w:marLeft w:val="640"/>
          <w:marRight w:val="0"/>
          <w:marTop w:val="0"/>
          <w:marBottom w:val="0"/>
          <w:divBdr>
            <w:top w:val="none" w:sz="0" w:space="0" w:color="auto"/>
            <w:left w:val="none" w:sz="0" w:space="0" w:color="auto"/>
            <w:bottom w:val="none" w:sz="0" w:space="0" w:color="auto"/>
            <w:right w:val="none" w:sz="0" w:space="0" w:color="auto"/>
          </w:divBdr>
        </w:div>
        <w:div w:id="1656760458">
          <w:marLeft w:val="640"/>
          <w:marRight w:val="0"/>
          <w:marTop w:val="0"/>
          <w:marBottom w:val="0"/>
          <w:divBdr>
            <w:top w:val="none" w:sz="0" w:space="0" w:color="auto"/>
            <w:left w:val="none" w:sz="0" w:space="0" w:color="auto"/>
            <w:bottom w:val="none" w:sz="0" w:space="0" w:color="auto"/>
            <w:right w:val="none" w:sz="0" w:space="0" w:color="auto"/>
          </w:divBdr>
        </w:div>
        <w:div w:id="1657877486">
          <w:marLeft w:val="640"/>
          <w:marRight w:val="0"/>
          <w:marTop w:val="0"/>
          <w:marBottom w:val="0"/>
          <w:divBdr>
            <w:top w:val="none" w:sz="0" w:space="0" w:color="auto"/>
            <w:left w:val="none" w:sz="0" w:space="0" w:color="auto"/>
            <w:bottom w:val="none" w:sz="0" w:space="0" w:color="auto"/>
            <w:right w:val="none" w:sz="0" w:space="0" w:color="auto"/>
          </w:divBdr>
        </w:div>
        <w:div w:id="1663116549">
          <w:marLeft w:val="640"/>
          <w:marRight w:val="0"/>
          <w:marTop w:val="0"/>
          <w:marBottom w:val="0"/>
          <w:divBdr>
            <w:top w:val="none" w:sz="0" w:space="0" w:color="auto"/>
            <w:left w:val="none" w:sz="0" w:space="0" w:color="auto"/>
            <w:bottom w:val="none" w:sz="0" w:space="0" w:color="auto"/>
            <w:right w:val="none" w:sz="0" w:space="0" w:color="auto"/>
          </w:divBdr>
        </w:div>
        <w:div w:id="1687563478">
          <w:marLeft w:val="640"/>
          <w:marRight w:val="0"/>
          <w:marTop w:val="0"/>
          <w:marBottom w:val="0"/>
          <w:divBdr>
            <w:top w:val="none" w:sz="0" w:space="0" w:color="auto"/>
            <w:left w:val="none" w:sz="0" w:space="0" w:color="auto"/>
            <w:bottom w:val="none" w:sz="0" w:space="0" w:color="auto"/>
            <w:right w:val="none" w:sz="0" w:space="0" w:color="auto"/>
          </w:divBdr>
        </w:div>
        <w:div w:id="1734499425">
          <w:marLeft w:val="640"/>
          <w:marRight w:val="0"/>
          <w:marTop w:val="0"/>
          <w:marBottom w:val="0"/>
          <w:divBdr>
            <w:top w:val="none" w:sz="0" w:space="0" w:color="auto"/>
            <w:left w:val="none" w:sz="0" w:space="0" w:color="auto"/>
            <w:bottom w:val="none" w:sz="0" w:space="0" w:color="auto"/>
            <w:right w:val="none" w:sz="0" w:space="0" w:color="auto"/>
          </w:divBdr>
        </w:div>
        <w:div w:id="1754739959">
          <w:marLeft w:val="640"/>
          <w:marRight w:val="0"/>
          <w:marTop w:val="0"/>
          <w:marBottom w:val="0"/>
          <w:divBdr>
            <w:top w:val="none" w:sz="0" w:space="0" w:color="auto"/>
            <w:left w:val="none" w:sz="0" w:space="0" w:color="auto"/>
            <w:bottom w:val="none" w:sz="0" w:space="0" w:color="auto"/>
            <w:right w:val="none" w:sz="0" w:space="0" w:color="auto"/>
          </w:divBdr>
        </w:div>
        <w:div w:id="1767725956">
          <w:marLeft w:val="640"/>
          <w:marRight w:val="0"/>
          <w:marTop w:val="0"/>
          <w:marBottom w:val="0"/>
          <w:divBdr>
            <w:top w:val="none" w:sz="0" w:space="0" w:color="auto"/>
            <w:left w:val="none" w:sz="0" w:space="0" w:color="auto"/>
            <w:bottom w:val="none" w:sz="0" w:space="0" w:color="auto"/>
            <w:right w:val="none" w:sz="0" w:space="0" w:color="auto"/>
          </w:divBdr>
        </w:div>
        <w:div w:id="1768575433">
          <w:marLeft w:val="640"/>
          <w:marRight w:val="0"/>
          <w:marTop w:val="0"/>
          <w:marBottom w:val="0"/>
          <w:divBdr>
            <w:top w:val="none" w:sz="0" w:space="0" w:color="auto"/>
            <w:left w:val="none" w:sz="0" w:space="0" w:color="auto"/>
            <w:bottom w:val="none" w:sz="0" w:space="0" w:color="auto"/>
            <w:right w:val="none" w:sz="0" w:space="0" w:color="auto"/>
          </w:divBdr>
        </w:div>
        <w:div w:id="1826123570">
          <w:marLeft w:val="640"/>
          <w:marRight w:val="0"/>
          <w:marTop w:val="0"/>
          <w:marBottom w:val="0"/>
          <w:divBdr>
            <w:top w:val="none" w:sz="0" w:space="0" w:color="auto"/>
            <w:left w:val="none" w:sz="0" w:space="0" w:color="auto"/>
            <w:bottom w:val="none" w:sz="0" w:space="0" w:color="auto"/>
            <w:right w:val="none" w:sz="0" w:space="0" w:color="auto"/>
          </w:divBdr>
        </w:div>
        <w:div w:id="1852913554">
          <w:marLeft w:val="640"/>
          <w:marRight w:val="0"/>
          <w:marTop w:val="0"/>
          <w:marBottom w:val="0"/>
          <w:divBdr>
            <w:top w:val="none" w:sz="0" w:space="0" w:color="auto"/>
            <w:left w:val="none" w:sz="0" w:space="0" w:color="auto"/>
            <w:bottom w:val="none" w:sz="0" w:space="0" w:color="auto"/>
            <w:right w:val="none" w:sz="0" w:space="0" w:color="auto"/>
          </w:divBdr>
        </w:div>
        <w:div w:id="1858959325">
          <w:marLeft w:val="640"/>
          <w:marRight w:val="0"/>
          <w:marTop w:val="0"/>
          <w:marBottom w:val="0"/>
          <w:divBdr>
            <w:top w:val="none" w:sz="0" w:space="0" w:color="auto"/>
            <w:left w:val="none" w:sz="0" w:space="0" w:color="auto"/>
            <w:bottom w:val="none" w:sz="0" w:space="0" w:color="auto"/>
            <w:right w:val="none" w:sz="0" w:space="0" w:color="auto"/>
          </w:divBdr>
        </w:div>
        <w:div w:id="1862276213">
          <w:marLeft w:val="640"/>
          <w:marRight w:val="0"/>
          <w:marTop w:val="0"/>
          <w:marBottom w:val="0"/>
          <w:divBdr>
            <w:top w:val="none" w:sz="0" w:space="0" w:color="auto"/>
            <w:left w:val="none" w:sz="0" w:space="0" w:color="auto"/>
            <w:bottom w:val="none" w:sz="0" w:space="0" w:color="auto"/>
            <w:right w:val="none" w:sz="0" w:space="0" w:color="auto"/>
          </w:divBdr>
        </w:div>
        <w:div w:id="1874078627">
          <w:marLeft w:val="640"/>
          <w:marRight w:val="0"/>
          <w:marTop w:val="0"/>
          <w:marBottom w:val="0"/>
          <w:divBdr>
            <w:top w:val="none" w:sz="0" w:space="0" w:color="auto"/>
            <w:left w:val="none" w:sz="0" w:space="0" w:color="auto"/>
            <w:bottom w:val="none" w:sz="0" w:space="0" w:color="auto"/>
            <w:right w:val="none" w:sz="0" w:space="0" w:color="auto"/>
          </w:divBdr>
        </w:div>
        <w:div w:id="1900901069">
          <w:marLeft w:val="640"/>
          <w:marRight w:val="0"/>
          <w:marTop w:val="0"/>
          <w:marBottom w:val="0"/>
          <w:divBdr>
            <w:top w:val="none" w:sz="0" w:space="0" w:color="auto"/>
            <w:left w:val="none" w:sz="0" w:space="0" w:color="auto"/>
            <w:bottom w:val="none" w:sz="0" w:space="0" w:color="auto"/>
            <w:right w:val="none" w:sz="0" w:space="0" w:color="auto"/>
          </w:divBdr>
        </w:div>
        <w:div w:id="1939101478">
          <w:marLeft w:val="640"/>
          <w:marRight w:val="0"/>
          <w:marTop w:val="0"/>
          <w:marBottom w:val="0"/>
          <w:divBdr>
            <w:top w:val="none" w:sz="0" w:space="0" w:color="auto"/>
            <w:left w:val="none" w:sz="0" w:space="0" w:color="auto"/>
            <w:bottom w:val="none" w:sz="0" w:space="0" w:color="auto"/>
            <w:right w:val="none" w:sz="0" w:space="0" w:color="auto"/>
          </w:divBdr>
        </w:div>
        <w:div w:id="1967421102">
          <w:marLeft w:val="640"/>
          <w:marRight w:val="0"/>
          <w:marTop w:val="0"/>
          <w:marBottom w:val="0"/>
          <w:divBdr>
            <w:top w:val="none" w:sz="0" w:space="0" w:color="auto"/>
            <w:left w:val="none" w:sz="0" w:space="0" w:color="auto"/>
            <w:bottom w:val="none" w:sz="0" w:space="0" w:color="auto"/>
            <w:right w:val="none" w:sz="0" w:space="0" w:color="auto"/>
          </w:divBdr>
        </w:div>
        <w:div w:id="2016154346">
          <w:marLeft w:val="640"/>
          <w:marRight w:val="0"/>
          <w:marTop w:val="0"/>
          <w:marBottom w:val="0"/>
          <w:divBdr>
            <w:top w:val="none" w:sz="0" w:space="0" w:color="auto"/>
            <w:left w:val="none" w:sz="0" w:space="0" w:color="auto"/>
            <w:bottom w:val="none" w:sz="0" w:space="0" w:color="auto"/>
            <w:right w:val="none" w:sz="0" w:space="0" w:color="auto"/>
          </w:divBdr>
        </w:div>
        <w:div w:id="2026714602">
          <w:marLeft w:val="640"/>
          <w:marRight w:val="0"/>
          <w:marTop w:val="0"/>
          <w:marBottom w:val="0"/>
          <w:divBdr>
            <w:top w:val="none" w:sz="0" w:space="0" w:color="auto"/>
            <w:left w:val="none" w:sz="0" w:space="0" w:color="auto"/>
            <w:bottom w:val="none" w:sz="0" w:space="0" w:color="auto"/>
            <w:right w:val="none" w:sz="0" w:space="0" w:color="auto"/>
          </w:divBdr>
        </w:div>
        <w:div w:id="2036954435">
          <w:marLeft w:val="640"/>
          <w:marRight w:val="0"/>
          <w:marTop w:val="0"/>
          <w:marBottom w:val="0"/>
          <w:divBdr>
            <w:top w:val="none" w:sz="0" w:space="0" w:color="auto"/>
            <w:left w:val="none" w:sz="0" w:space="0" w:color="auto"/>
            <w:bottom w:val="none" w:sz="0" w:space="0" w:color="auto"/>
            <w:right w:val="none" w:sz="0" w:space="0" w:color="auto"/>
          </w:divBdr>
        </w:div>
        <w:div w:id="2067874822">
          <w:marLeft w:val="640"/>
          <w:marRight w:val="0"/>
          <w:marTop w:val="0"/>
          <w:marBottom w:val="0"/>
          <w:divBdr>
            <w:top w:val="none" w:sz="0" w:space="0" w:color="auto"/>
            <w:left w:val="none" w:sz="0" w:space="0" w:color="auto"/>
            <w:bottom w:val="none" w:sz="0" w:space="0" w:color="auto"/>
            <w:right w:val="none" w:sz="0" w:space="0" w:color="auto"/>
          </w:divBdr>
        </w:div>
        <w:div w:id="2127238049">
          <w:marLeft w:val="640"/>
          <w:marRight w:val="0"/>
          <w:marTop w:val="0"/>
          <w:marBottom w:val="0"/>
          <w:divBdr>
            <w:top w:val="none" w:sz="0" w:space="0" w:color="auto"/>
            <w:left w:val="none" w:sz="0" w:space="0" w:color="auto"/>
            <w:bottom w:val="none" w:sz="0" w:space="0" w:color="auto"/>
            <w:right w:val="none" w:sz="0" w:space="0" w:color="auto"/>
          </w:divBdr>
        </w:div>
        <w:div w:id="2132280450">
          <w:marLeft w:val="640"/>
          <w:marRight w:val="0"/>
          <w:marTop w:val="0"/>
          <w:marBottom w:val="0"/>
          <w:divBdr>
            <w:top w:val="none" w:sz="0" w:space="0" w:color="auto"/>
            <w:left w:val="none" w:sz="0" w:space="0" w:color="auto"/>
            <w:bottom w:val="none" w:sz="0" w:space="0" w:color="auto"/>
            <w:right w:val="none" w:sz="0" w:space="0" w:color="auto"/>
          </w:divBdr>
        </w:div>
        <w:div w:id="2141655191">
          <w:marLeft w:val="640"/>
          <w:marRight w:val="0"/>
          <w:marTop w:val="0"/>
          <w:marBottom w:val="0"/>
          <w:divBdr>
            <w:top w:val="none" w:sz="0" w:space="0" w:color="auto"/>
            <w:left w:val="none" w:sz="0" w:space="0" w:color="auto"/>
            <w:bottom w:val="none" w:sz="0" w:space="0" w:color="auto"/>
            <w:right w:val="none" w:sz="0" w:space="0" w:color="auto"/>
          </w:divBdr>
        </w:div>
      </w:divsChild>
    </w:div>
    <w:div w:id="185336664">
      <w:bodyDiv w:val="1"/>
      <w:marLeft w:val="0"/>
      <w:marRight w:val="0"/>
      <w:marTop w:val="0"/>
      <w:marBottom w:val="0"/>
      <w:divBdr>
        <w:top w:val="none" w:sz="0" w:space="0" w:color="auto"/>
        <w:left w:val="none" w:sz="0" w:space="0" w:color="auto"/>
        <w:bottom w:val="none" w:sz="0" w:space="0" w:color="auto"/>
        <w:right w:val="none" w:sz="0" w:space="0" w:color="auto"/>
      </w:divBdr>
      <w:divsChild>
        <w:div w:id="19090772">
          <w:marLeft w:val="640"/>
          <w:marRight w:val="0"/>
          <w:marTop w:val="0"/>
          <w:marBottom w:val="0"/>
          <w:divBdr>
            <w:top w:val="none" w:sz="0" w:space="0" w:color="auto"/>
            <w:left w:val="none" w:sz="0" w:space="0" w:color="auto"/>
            <w:bottom w:val="none" w:sz="0" w:space="0" w:color="auto"/>
            <w:right w:val="none" w:sz="0" w:space="0" w:color="auto"/>
          </w:divBdr>
        </w:div>
        <w:div w:id="27530488">
          <w:marLeft w:val="640"/>
          <w:marRight w:val="0"/>
          <w:marTop w:val="0"/>
          <w:marBottom w:val="0"/>
          <w:divBdr>
            <w:top w:val="none" w:sz="0" w:space="0" w:color="auto"/>
            <w:left w:val="none" w:sz="0" w:space="0" w:color="auto"/>
            <w:bottom w:val="none" w:sz="0" w:space="0" w:color="auto"/>
            <w:right w:val="none" w:sz="0" w:space="0" w:color="auto"/>
          </w:divBdr>
        </w:div>
        <w:div w:id="51731497">
          <w:marLeft w:val="640"/>
          <w:marRight w:val="0"/>
          <w:marTop w:val="0"/>
          <w:marBottom w:val="0"/>
          <w:divBdr>
            <w:top w:val="none" w:sz="0" w:space="0" w:color="auto"/>
            <w:left w:val="none" w:sz="0" w:space="0" w:color="auto"/>
            <w:bottom w:val="none" w:sz="0" w:space="0" w:color="auto"/>
            <w:right w:val="none" w:sz="0" w:space="0" w:color="auto"/>
          </w:divBdr>
        </w:div>
        <w:div w:id="67315958">
          <w:marLeft w:val="640"/>
          <w:marRight w:val="0"/>
          <w:marTop w:val="0"/>
          <w:marBottom w:val="0"/>
          <w:divBdr>
            <w:top w:val="none" w:sz="0" w:space="0" w:color="auto"/>
            <w:left w:val="none" w:sz="0" w:space="0" w:color="auto"/>
            <w:bottom w:val="none" w:sz="0" w:space="0" w:color="auto"/>
            <w:right w:val="none" w:sz="0" w:space="0" w:color="auto"/>
          </w:divBdr>
        </w:div>
        <w:div w:id="77791441">
          <w:marLeft w:val="640"/>
          <w:marRight w:val="0"/>
          <w:marTop w:val="0"/>
          <w:marBottom w:val="0"/>
          <w:divBdr>
            <w:top w:val="none" w:sz="0" w:space="0" w:color="auto"/>
            <w:left w:val="none" w:sz="0" w:space="0" w:color="auto"/>
            <w:bottom w:val="none" w:sz="0" w:space="0" w:color="auto"/>
            <w:right w:val="none" w:sz="0" w:space="0" w:color="auto"/>
          </w:divBdr>
        </w:div>
        <w:div w:id="116073484">
          <w:marLeft w:val="640"/>
          <w:marRight w:val="0"/>
          <w:marTop w:val="0"/>
          <w:marBottom w:val="0"/>
          <w:divBdr>
            <w:top w:val="none" w:sz="0" w:space="0" w:color="auto"/>
            <w:left w:val="none" w:sz="0" w:space="0" w:color="auto"/>
            <w:bottom w:val="none" w:sz="0" w:space="0" w:color="auto"/>
            <w:right w:val="none" w:sz="0" w:space="0" w:color="auto"/>
          </w:divBdr>
        </w:div>
        <w:div w:id="140583781">
          <w:marLeft w:val="640"/>
          <w:marRight w:val="0"/>
          <w:marTop w:val="0"/>
          <w:marBottom w:val="0"/>
          <w:divBdr>
            <w:top w:val="none" w:sz="0" w:space="0" w:color="auto"/>
            <w:left w:val="none" w:sz="0" w:space="0" w:color="auto"/>
            <w:bottom w:val="none" w:sz="0" w:space="0" w:color="auto"/>
            <w:right w:val="none" w:sz="0" w:space="0" w:color="auto"/>
          </w:divBdr>
        </w:div>
        <w:div w:id="144009233">
          <w:marLeft w:val="640"/>
          <w:marRight w:val="0"/>
          <w:marTop w:val="0"/>
          <w:marBottom w:val="0"/>
          <w:divBdr>
            <w:top w:val="none" w:sz="0" w:space="0" w:color="auto"/>
            <w:left w:val="none" w:sz="0" w:space="0" w:color="auto"/>
            <w:bottom w:val="none" w:sz="0" w:space="0" w:color="auto"/>
            <w:right w:val="none" w:sz="0" w:space="0" w:color="auto"/>
          </w:divBdr>
        </w:div>
        <w:div w:id="239095628">
          <w:marLeft w:val="640"/>
          <w:marRight w:val="0"/>
          <w:marTop w:val="0"/>
          <w:marBottom w:val="0"/>
          <w:divBdr>
            <w:top w:val="none" w:sz="0" w:space="0" w:color="auto"/>
            <w:left w:val="none" w:sz="0" w:space="0" w:color="auto"/>
            <w:bottom w:val="none" w:sz="0" w:space="0" w:color="auto"/>
            <w:right w:val="none" w:sz="0" w:space="0" w:color="auto"/>
          </w:divBdr>
        </w:div>
        <w:div w:id="270209884">
          <w:marLeft w:val="640"/>
          <w:marRight w:val="0"/>
          <w:marTop w:val="0"/>
          <w:marBottom w:val="0"/>
          <w:divBdr>
            <w:top w:val="none" w:sz="0" w:space="0" w:color="auto"/>
            <w:left w:val="none" w:sz="0" w:space="0" w:color="auto"/>
            <w:bottom w:val="none" w:sz="0" w:space="0" w:color="auto"/>
            <w:right w:val="none" w:sz="0" w:space="0" w:color="auto"/>
          </w:divBdr>
        </w:div>
        <w:div w:id="270406654">
          <w:marLeft w:val="640"/>
          <w:marRight w:val="0"/>
          <w:marTop w:val="0"/>
          <w:marBottom w:val="0"/>
          <w:divBdr>
            <w:top w:val="none" w:sz="0" w:space="0" w:color="auto"/>
            <w:left w:val="none" w:sz="0" w:space="0" w:color="auto"/>
            <w:bottom w:val="none" w:sz="0" w:space="0" w:color="auto"/>
            <w:right w:val="none" w:sz="0" w:space="0" w:color="auto"/>
          </w:divBdr>
        </w:div>
        <w:div w:id="289942690">
          <w:marLeft w:val="640"/>
          <w:marRight w:val="0"/>
          <w:marTop w:val="0"/>
          <w:marBottom w:val="0"/>
          <w:divBdr>
            <w:top w:val="none" w:sz="0" w:space="0" w:color="auto"/>
            <w:left w:val="none" w:sz="0" w:space="0" w:color="auto"/>
            <w:bottom w:val="none" w:sz="0" w:space="0" w:color="auto"/>
            <w:right w:val="none" w:sz="0" w:space="0" w:color="auto"/>
          </w:divBdr>
        </w:div>
        <w:div w:id="328022931">
          <w:marLeft w:val="640"/>
          <w:marRight w:val="0"/>
          <w:marTop w:val="0"/>
          <w:marBottom w:val="0"/>
          <w:divBdr>
            <w:top w:val="none" w:sz="0" w:space="0" w:color="auto"/>
            <w:left w:val="none" w:sz="0" w:space="0" w:color="auto"/>
            <w:bottom w:val="none" w:sz="0" w:space="0" w:color="auto"/>
            <w:right w:val="none" w:sz="0" w:space="0" w:color="auto"/>
          </w:divBdr>
        </w:div>
        <w:div w:id="356931722">
          <w:marLeft w:val="640"/>
          <w:marRight w:val="0"/>
          <w:marTop w:val="0"/>
          <w:marBottom w:val="0"/>
          <w:divBdr>
            <w:top w:val="none" w:sz="0" w:space="0" w:color="auto"/>
            <w:left w:val="none" w:sz="0" w:space="0" w:color="auto"/>
            <w:bottom w:val="none" w:sz="0" w:space="0" w:color="auto"/>
            <w:right w:val="none" w:sz="0" w:space="0" w:color="auto"/>
          </w:divBdr>
        </w:div>
        <w:div w:id="376397992">
          <w:marLeft w:val="640"/>
          <w:marRight w:val="0"/>
          <w:marTop w:val="0"/>
          <w:marBottom w:val="0"/>
          <w:divBdr>
            <w:top w:val="none" w:sz="0" w:space="0" w:color="auto"/>
            <w:left w:val="none" w:sz="0" w:space="0" w:color="auto"/>
            <w:bottom w:val="none" w:sz="0" w:space="0" w:color="auto"/>
            <w:right w:val="none" w:sz="0" w:space="0" w:color="auto"/>
          </w:divBdr>
        </w:div>
        <w:div w:id="393354603">
          <w:marLeft w:val="640"/>
          <w:marRight w:val="0"/>
          <w:marTop w:val="0"/>
          <w:marBottom w:val="0"/>
          <w:divBdr>
            <w:top w:val="none" w:sz="0" w:space="0" w:color="auto"/>
            <w:left w:val="none" w:sz="0" w:space="0" w:color="auto"/>
            <w:bottom w:val="none" w:sz="0" w:space="0" w:color="auto"/>
            <w:right w:val="none" w:sz="0" w:space="0" w:color="auto"/>
          </w:divBdr>
        </w:div>
        <w:div w:id="416707209">
          <w:marLeft w:val="640"/>
          <w:marRight w:val="0"/>
          <w:marTop w:val="0"/>
          <w:marBottom w:val="0"/>
          <w:divBdr>
            <w:top w:val="none" w:sz="0" w:space="0" w:color="auto"/>
            <w:left w:val="none" w:sz="0" w:space="0" w:color="auto"/>
            <w:bottom w:val="none" w:sz="0" w:space="0" w:color="auto"/>
            <w:right w:val="none" w:sz="0" w:space="0" w:color="auto"/>
          </w:divBdr>
        </w:div>
        <w:div w:id="425614838">
          <w:marLeft w:val="640"/>
          <w:marRight w:val="0"/>
          <w:marTop w:val="0"/>
          <w:marBottom w:val="0"/>
          <w:divBdr>
            <w:top w:val="none" w:sz="0" w:space="0" w:color="auto"/>
            <w:left w:val="none" w:sz="0" w:space="0" w:color="auto"/>
            <w:bottom w:val="none" w:sz="0" w:space="0" w:color="auto"/>
            <w:right w:val="none" w:sz="0" w:space="0" w:color="auto"/>
          </w:divBdr>
        </w:div>
        <w:div w:id="554968784">
          <w:marLeft w:val="640"/>
          <w:marRight w:val="0"/>
          <w:marTop w:val="0"/>
          <w:marBottom w:val="0"/>
          <w:divBdr>
            <w:top w:val="none" w:sz="0" w:space="0" w:color="auto"/>
            <w:left w:val="none" w:sz="0" w:space="0" w:color="auto"/>
            <w:bottom w:val="none" w:sz="0" w:space="0" w:color="auto"/>
            <w:right w:val="none" w:sz="0" w:space="0" w:color="auto"/>
          </w:divBdr>
        </w:div>
        <w:div w:id="558326315">
          <w:marLeft w:val="640"/>
          <w:marRight w:val="0"/>
          <w:marTop w:val="0"/>
          <w:marBottom w:val="0"/>
          <w:divBdr>
            <w:top w:val="none" w:sz="0" w:space="0" w:color="auto"/>
            <w:left w:val="none" w:sz="0" w:space="0" w:color="auto"/>
            <w:bottom w:val="none" w:sz="0" w:space="0" w:color="auto"/>
            <w:right w:val="none" w:sz="0" w:space="0" w:color="auto"/>
          </w:divBdr>
        </w:div>
        <w:div w:id="563956695">
          <w:marLeft w:val="640"/>
          <w:marRight w:val="0"/>
          <w:marTop w:val="0"/>
          <w:marBottom w:val="0"/>
          <w:divBdr>
            <w:top w:val="none" w:sz="0" w:space="0" w:color="auto"/>
            <w:left w:val="none" w:sz="0" w:space="0" w:color="auto"/>
            <w:bottom w:val="none" w:sz="0" w:space="0" w:color="auto"/>
            <w:right w:val="none" w:sz="0" w:space="0" w:color="auto"/>
          </w:divBdr>
        </w:div>
        <w:div w:id="571473935">
          <w:marLeft w:val="640"/>
          <w:marRight w:val="0"/>
          <w:marTop w:val="0"/>
          <w:marBottom w:val="0"/>
          <w:divBdr>
            <w:top w:val="none" w:sz="0" w:space="0" w:color="auto"/>
            <w:left w:val="none" w:sz="0" w:space="0" w:color="auto"/>
            <w:bottom w:val="none" w:sz="0" w:space="0" w:color="auto"/>
            <w:right w:val="none" w:sz="0" w:space="0" w:color="auto"/>
          </w:divBdr>
        </w:div>
        <w:div w:id="588807108">
          <w:marLeft w:val="640"/>
          <w:marRight w:val="0"/>
          <w:marTop w:val="0"/>
          <w:marBottom w:val="0"/>
          <w:divBdr>
            <w:top w:val="none" w:sz="0" w:space="0" w:color="auto"/>
            <w:left w:val="none" w:sz="0" w:space="0" w:color="auto"/>
            <w:bottom w:val="none" w:sz="0" w:space="0" w:color="auto"/>
            <w:right w:val="none" w:sz="0" w:space="0" w:color="auto"/>
          </w:divBdr>
        </w:div>
        <w:div w:id="614101183">
          <w:marLeft w:val="640"/>
          <w:marRight w:val="0"/>
          <w:marTop w:val="0"/>
          <w:marBottom w:val="0"/>
          <w:divBdr>
            <w:top w:val="none" w:sz="0" w:space="0" w:color="auto"/>
            <w:left w:val="none" w:sz="0" w:space="0" w:color="auto"/>
            <w:bottom w:val="none" w:sz="0" w:space="0" w:color="auto"/>
            <w:right w:val="none" w:sz="0" w:space="0" w:color="auto"/>
          </w:divBdr>
        </w:div>
        <w:div w:id="618757657">
          <w:marLeft w:val="640"/>
          <w:marRight w:val="0"/>
          <w:marTop w:val="0"/>
          <w:marBottom w:val="0"/>
          <w:divBdr>
            <w:top w:val="none" w:sz="0" w:space="0" w:color="auto"/>
            <w:left w:val="none" w:sz="0" w:space="0" w:color="auto"/>
            <w:bottom w:val="none" w:sz="0" w:space="0" w:color="auto"/>
            <w:right w:val="none" w:sz="0" w:space="0" w:color="auto"/>
          </w:divBdr>
        </w:div>
        <w:div w:id="630205969">
          <w:marLeft w:val="640"/>
          <w:marRight w:val="0"/>
          <w:marTop w:val="0"/>
          <w:marBottom w:val="0"/>
          <w:divBdr>
            <w:top w:val="none" w:sz="0" w:space="0" w:color="auto"/>
            <w:left w:val="none" w:sz="0" w:space="0" w:color="auto"/>
            <w:bottom w:val="none" w:sz="0" w:space="0" w:color="auto"/>
            <w:right w:val="none" w:sz="0" w:space="0" w:color="auto"/>
          </w:divBdr>
        </w:div>
        <w:div w:id="651565722">
          <w:marLeft w:val="640"/>
          <w:marRight w:val="0"/>
          <w:marTop w:val="0"/>
          <w:marBottom w:val="0"/>
          <w:divBdr>
            <w:top w:val="none" w:sz="0" w:space="0" w:color="auto"/>
            <w:left w:val="none" w:sz="0" w:space="0" w:color="auto"/>
            <w:bottom w:val="none" w:sz="0" w:space="0" w:color="auto"/>
            <w:right w:val="none" w:sz="0" w:space="0" w:color="auto"/>
          </w:divBdr>
        </w:div>
        <w:div w:id="663750136">
          <w:marLeft w:val="640"/>
          <w:marRight w:val="0"/>
          <w:marTop w:val="0"/>
          <w:marBottom w:val="0"/>
          <w:divBdr>
            <w:top w:val="none" w:sz="0" w:space="0" w:color="auto"/>
            <w:left w:val="none" w:sz="0" w:space="0" w:color="auto"/>
            <w:bottom w:val="none" w:sz="0" w:space="0" w:color="auto"/>
            <w:right w:val="none" w:sz="0" w:space="0" w:color="auto"/>
          </w:divBdr>
        </w:div>
        <w:div w:id="664212651">
          <w:marLeft w:val="640"/>
          <w:marRight w:val="0"/>
          <w:marTop w:val="0"/>
          <w:marBottom w:val="0"/>
          <w:divBdr>
            <w:top w:val="none" w:sz="0" w:space="0" w:color="auto"/>
            <w:left w:val="none" w:sz="0" w:space="0" w:color="auto"/>
            <w:bottom w:val="none" w:sz="0" w:space="0" w:color="auto"/>
            <w:right w:val="none" w:sz="0" w:space="0" w:color="auto"/>
          </w:divBdr>
        </w:div>
        <w:div w:id="672219821">
          <w:marLeft w:val="640"/>
          <w:marRight w:val="0"/>
          <w:marTop w:val="0"/>
          <w:marBottom w:val="0"/>
          <w:divBdr>
            <w:top w:val="none" w:sz="0" w:space="0" w:color="auto"/>
            <w:left w:val="none" w:sz="0" w:space="0" w:color="auto"/>
            <w:bottom w:val="none" w:sz="0" w:space="0" w:color="auto"/>
            <w:right w:val="none" w:sz="0" w:space="0" w:color="auto"/>
          </w:divBdr>
        </w:div>
        <w:div w:id="703405414">
          <w:marLeft w:val="640"/>
          <w:marRight w:val="0"/>
          <w:marTop w:val="0"/>
          <w:marBottom w:val="0"/>
          <w:divBdr>
            <w:top w:val="none" w:sz="0" w:space="0" w:color="auto"/>
            <w:left w:val="none" w:sz="0" w:space="0" w:color="auto"/>
            <w:bottom w:val="none" w:sz="0" w:space="0" w:color="auto"/>
            <w:right w:val="none" w:sz="0" w:space="0" w:color="auto"/>
          </w:divBdr>
        </w:div>
        <w:div w:id="707877003">
          <w:marLeft w:val="640"/>
          <w:marRight w:val="0"/>
          <w:marTop w:val="0"/>
          <w:marBottom w:val="0"/>
          <w:divBdr>
            <w:top w:val="none" w:sz="0" w:space="0" w:color="auto"/>
            <w:left w:val="none" w:sz="0" w:space="0" w:color="auto"/>
            <w:bottom w:val="none" w:sz="0" w:space="0" w:color="auto"/>
            <w:right w:val="none" w:sz="0" w:space="0" w:color="auto"/>
          </w:divBdr>
        </w:div>
        <w:div w:id="708576333">
          <w:marLeft w:val="640"/>
          <w:marRight w:val="0"/>
          <w:marTop w:val="0"/>
          <w:marBottom w:val="0"/>
          <w:divBdr>
            <w:top w:val="none" w:sz="0" w:space="0" w:color="auto"/>
            <w:left w:val="none" w:sz="0" w:space="0" w:color="auto"/>
            <w:bottom w:val="none" w:sz="0" w:space="0" w:color="auto"/>
            <w:right w:val="none" w:sz="0" w:space="0" w:color="auto"/>
          </w:divBdr>
        </w:div>
        <w:div w:id="773482153">
          <w:marLeft w:val="640"/>
          <w:marRight w:val="0"/>
          <w:marTop w:val="0"/>
          <w:marBottom w:val="0"/>
          <w:divBdr>
            <w:top w:val="none" w:sz="0" w:space="0" w:color="auto"/>
            <w:left w:val="none" w:sz="0" w:space="0" w:color="auto"/>
            <w:bottom w:val="none" w:sz="0" w:space="0" w:color="auto"/>
            <w:right w:val="none" w:sz="0" w:space="0" w:color="auto"/>
          </w:divBdr>
        </w:div>
        <w:div w:id="848757044">
          <w:marLeft w:val="640"/>
          <w:marRight w:val="0"/>
          <w:marTop w:val="0"/>
          <w:marBottom w:val="0"/>
          <w:divBdr>
            <w:top w:val="none" w:sz="0" w:space="0" w:color="auto"/>
            <w:left w:val="none" w:sz="0" w:space="0" w:color="auto"/>
            <w:bottom w:val="none" w:sz="0" w:space="0" w:color="auto"/>
            <w:right w:val="none" w:sz="0" w:space="0" w:color="auto"/>
          </w:divBdr>
        </w:div>
        <w:div w:id="851189756">
          <w:marLeft w:val="640"/>
          <w:marRight w:val="0"/>
          <w:marTop w:val="0"/>
          <w:marBottom w:val="0"/>
          <w:divBdr>
            <w:top w:val="none" w:sz="0" w:space="0" w:color="auto"/>
            <w:left w:val="none" w:sz="0" w:space="0" w:color="auto"/>
            <w:bottom w:val="none" w:sz="0" w:space="0" w:color="auto"/>
            <w:right w:val="none" w:sz="0" w:space="0" w:color="auto"/>
          </w:divBdr>
        </w:div>
        <w:div w:id="875584287">
          <w:marLeft w:val="640"/>
          <w:marRight w:val="0"/>
          <w:marTop w:val="0"/>
          <w:marBottom w:val="0"/>
          <w:divBdr>
            <w:top w:val="none" w:sz="0" w:space="0" w:color="auto"/>
            <w:left w:val="none" w:sz="0" w:space="0" w:color="auto"/>
            <w:bottom w:val="none" w:sz="0" w:space="0" w:color="auto"/>
            <w:right w:val="none" w:sz="0" w:space="0" w:color="auto"/>
          </w:divBdr>
        </w:div>
        <w:div w:id="908617710">
          <w:marLeft w:val="640"/>
          <w:marRight w:val="0"/>
          <w:marTop w:val="0"/>
          <w:marBottom w:val="0"/>
          <w:divBdr>
            <w:top w:val="none" w:sz="0" w:space="0" w:color="auto"/>
            <w:left w:val="none" w:sz="0" w:space="0" w:color="auto"/>
            <w:bottom w:val="none" w:sz="0" w:space="0" w:color="auto"/>
            <w:right w:val="none" w:sz="0" w:space="0" w:color="auto"/>
          </w:divBdr>
        </w:div>
        <w:div w:id="911042454">
          <w:marLeft w:val="640"/>
          <w:marRight w:val="0"/>
          <w:marTop w:val="0"/>
          <w:marBottom w:val="0"/>
          <w:divBdr>
            <w:top w:val="none" w:sz="0" w:space="0" w:color="auto"/>
            <w:left w:val="none" w:sz="0" w:space="0" w:color="auto"/>
            <w:bottom w:val="none" w:sz="0" w:space="0" w:color="auto"/>
            <w:right w:val="none" w:sz="0" w:space="0" w:color="auto"/>
          </w:divBdr>
        </w:div>
        <w:div w:id="966854253">
          <w:marLeft w:val="640"/>
          <w:marRight w:val="0"/>
          <w:marTop w:val="0"/>
          <w:marBottom w:val="0"/>
          <w:divBdr>
            <w:top w:val="none" w:sz="0" w:space="0" w:color="auto"/>
            <w:left w:val="none" w:sz="0" w:space="0" w:color="auto"/>
            <w:bottom w:val="none" w:sz="0" w:space="0" w:color="auto"/>
            <w:right w:val="none" w:sz="0" w:space="0" w:color="auto"/>
          </w:divBdr>
        </w:div>
        <w:div w:id="1002128028">
          <w:marLeft w:val="640"/>
          <w:marRight w:val="0"/>
          <w:marTop w:val="0"/>
          <w:marBottom w:val="0"/>
          <w:divBdr>
            <w:top w:val="none" w:sz="0" w:space="0" w:color="auto"/>
            <w:left w:val="none" w:sz="0" w:space="0" w:color="auto"/>
            <w:bottom w:val="none" w:sz="0" w:space="0" w:color="auto"/>
            <w:right w:val="none" w:sz="0" w:space="0" w:color="auto"/>
          </w:divBdr>
        </w:div>
        <w:div w:id="1041395330">
          <w:marLeft w:val="640"/>
          <w:marRight w:val="0"/>
          <w:marTop w:val="0"/>
          <w:marBottom w:val="0"/>
          <w:divBdr>
            <w:top w:val="none" w:sz="0" w:space="0" w:color="auto"/>
            <w:left w:val="none" w:sz="0" w:space="0" w:color="auto"/>
            <w:bottom w:val="none" w:sz="0" w:space="0" w:color="auto"/>
            <w:right w:val="none" w:sz="0" w:space="0" w:color="auto"/>
          </w:divBdr>
        </w:div>
        <w:div w:id="1056582346">
          <w:marLeft w:val="640"/>
          <w:marRight w:val="0"/>
          <w:marTop w:val="0"/>
          <w:marBottom w:val="0"/>
          <w:divBdr>
            <w:top w:val="none" w:sz="0" w:space="0" w:color="auto"/>
            <w:left w:val="none" w:sz="0" w:space="0" w:color="auto"/>
            <w:bottom w:val="none" w:sz="0" w:space="0" w:color="auto"/>
            <w:right w:val="none" w:sz="0" w:space="0" w:color="auto"/>
          </w:divBdr>
        </w:div>
        <w:div w:id="1079717914">
          <w:marLeft w:val="640"/>
          <w:marRight w:val="0"/>
          <w:marTop w:val="0"/>
          <w:marBottom w:val="0"/>
          <w:divBdr>
            <w:top w:val="none" w:sz="0" w:space="0" w:color="auto"/>
            <w:left w:val="none" w:sz="0" w:space="0" w:color="auto"/>
            <w:bottom w:val="none" w:sz="0" w:space="0" w:color="auto"/>
            <w:right w:val="none" w:sz="0" w:space="0" w:color="auto"/>
          </w:divBdr>
        </w:div>
        <w:div w:id="1085691848">
          <w:marLeft w:val="640"/>
          <w:marRight w:val="0"/>
          <w:marTop w:val="0"/>
          <w:marBottom w:val="0"/>
          <w:divBdr>
            <w:top w:val="none" w:sz="0" w:space="0" w:color="auto"/>
            <w:left w:val="none" w:sz="0" w:space="0" w:color="auto"/>
            <w:bottom w:val="none" w:sz="0" w:space="0" w:color="auto"/>
            <w:right w:val="none" w:sz="0" w:space="0" w:color="auto"/>
          </w:divBdr>
        </w:div>
        <w:div w:id="1160733570">
          <w:marLeft w:val="640"/>
          <w:marRight w:val="0"/>
          <w:marTop w:val="0"/>
          <w:marBottom w:val="0"/>
          <w:divBdr>
            <w:top w:val="none" w:sz="0" w:space="0" w:color="auto"/>
            <w:left w:val="none" w:sz="0" w:space="0" w:color="auto"/>
            <w:bottom w:val="none" w:sz="0" w:space="0" w:color="auto"/>
            <w:right w:val="none" w:sz="0" w:space="0" w:color="auto"/>
          </w:divBdr>
        </w:div>
        <w:div w:id="1169709096">
          <w:marLeft w:val="640"/>
          <w:marRight w:val="0"/>
          <w:marTop w:val="0"/>
          <w:marBottom w:val="0"/>
          <w:divBdr>
            <w:top w:val="none" w:sz="0" w:space="0" w:color="auto"/>
            <w:left w:val="none" w:sz="0" w:space="0" w:color="auto"/>
            <w:bottom w:val="none" w:sz="0" w:space="0" w:color="auto"/>
            <w:right w:val="none" w:sz="0" w:space="0" w:color="auto"/>
          </w:divBdr>
        </w:div>
        <w:div w:id="1235043532">
          <w:marLeft w:val="640"/>
          <w:marRight w:val="0"/>
          <w:marTop w:val="0"/>
          <w:marBottom w:val="0"/>
          <w:divBdr>
            <w:top w:val="none" w:sz="0" w:space="0" w:color="auto"/>
            <w:left w:val="none" w:sz="0" w:space="0" w:color="auto"/>
            <w:bottom w:val="none" w:sz="0" w:space="0" w:color="auto"/>
            <w:right w:val="none" w:sz="0" w:space="0" w:color="auto"/>
          </w:divBdr>
        </w:div>
        <w:div w:id="1237010446">
          <w:marLeft w:val="640"/>
          <w:marRight w:val="0"/>
          <w:marTop w:val="0"/>
          <w:marBottom w:val="0"/>
          <w:divBdr>
            <w:top w:val="none" w:sz="0" w:space="0" w:color="auto"/>
            <w:left w:val="none" w:sz="0" w:space="0" w:color="auto"/>
            <w:bottom w:val="none" w:sz="0" w:space="0" w:color="auto"/>
            <w:right w:val="none" w:sz="0" w:space="0" w:color="auto"/>
          </w:divBdr>
        </w:div>
        <w:div w:id="1268348854">
          <w:marLeft w:val="640"/>
          <w:marRight w:val="0"/>
          <w:marTop w:val="0"/>
          <w:marBottom w:val="0"/>
          <w:divBdr>
            <w:top w:val="none" w:sz="0" w:space="0" w:color="auto"/>
            <w:left w:val="none" w:sz="0" w:space="0" w:color="auto"/>
            <w:bottom w:val="none" w:sz="0" w:space="0" w:color="auto"/>
            <w:right w:val="none" w:sz="0" w:space="0" w:color="auto"/>
          </w:divBdr>
        </w:div>
        <w:div w:id="1271207512">
          <w:marLeft w:val="640"/>
          <w:marRight w:val="0"/>
          <w:marTop w:val="0"/>
          <w:marBottom w:val="0"/>
          <w:divBdr>
            <w:top w:val="none" w:sz="0" w:space="0" w:color="auto"/>
            <w:left w:val="none" w:sz="0" w:space="0" w:color="auto"/>
            <w:bottom w:val="none" w:sz="0" w:space="0" w:color="auto"/>
            <w:right w:val="none" w:sz="0" w:space="0" w:color="auto"/>
          </w:divBdr>
        </w:div>
        <w:div w:id="1273051004">
          <w:marLeft w:val="640"/>
          <w:marRight w:val="0"/>
          <w:marTop w:val="0"/>
          <w:marBottom w:val="0"/>
          <w:divBdr>
            <w:top w:val="none" w:sz="0" w:space="0" w:color="auto"/>
            <w:left w:val="none" w:sz="0" w:space="0" w:color="auto"/>
            <w:bottom w:val="none" w:sz="0" w:space="0" w:color="auto"/>
            <w:right w:val="none" w:sz="0" w:space="0" w:color="auto"/>
          </w:divBdr>
        </w:div>
        <w:div w:id="1273855320">
          <w:marLeft w:val="640"/>
          <w:marRight w:val="0"/>
          <w:marTop w:val="0"/>
          <w:marBottom w:val="0"/>
          <w:divBdr>
            <w:top w:val="none" w:sz="0" w:space="0" w:color="auto"/>
            <w:left w:val="none" w:sz="0" w:space="0" w:color="auto"/>
            <w:bottom w:val="none" w:sz="0" w:space="0" w:color="auto"/>
            <w:right w:val="none" w:sz="0" w:space="0" w:color="auto"/>
          </w:divBdr>
        </w:div>
        <w:div w:id="1279920803">
          <w:marLeft w:val="640"/>
          <w:marRight w:val="0"/>
          <w:marTop w:val="0"/>
          <w:marBottom w:val="0"/>
          <w:divBdr>
            <w:top w:val="none" w:sz="0" w:space="0" w:color="auto"/>
            <w:left w:val="none" w:sz="0" w:space="0" w:color="auto"/>
            <w:bottom w:val="none" w:sz="0" w:space="0" w:color="auto"/>
            <w:right w:val="none" w:sz="0" w:space="0" w:color="auto"/>
          </w:divBdr>
        </w:div>
        <w:div w:id="1309287940">
          <w:marLeft w:val="640"/>
          <w:marRight w:val="0"/>
          <w:marTop w:val="0"/>
          <w:marBottom w:val="0"/>
          <w:divBdr>
            <w:top w:val="none" w:sz="0" w:space="0" w:color="auto"/>
            <w:left w:val="none" w:sz="0" w:space="0" w:color="auto"/>
            <w:bottom w:val="none" w:sz="0" w:space="0" w:color="auto"/>
            <w:right w:val="none" w:sz="0" w:space="0" w:color="auto"/>
          </w:divBdr>
        </w:div>
        <w:div w:id="1349218033">
          <w:marLeft w:val="640"/>
          <w:marRight w:val="0"/>
          <w:marTop w:val="0"/>
          <w:marBottom w:val="0"/>
          <w:divBdr>
            <w:top w:val="none" w:sz="0" w:space="0" w:color="auto"/>
            <w:left w:val="none" w:sz="0" w:space="0" w:color="auto"/>
            <w:bottom w:val="none" w:sz="0" w:space="0" w:color="auto"/>
            <w:right w:val="none" w:sz="0" w:space="0" w:color="auto"/>
          </w:divBdr>
        </w:div>
        <w:div w:id="1349328917">
          <w:marLeft w:val="640"/>
          <w:marRight w:val="0"/>
          <w:marTop w:val="0"/>
          <w:marBottom w:val="0"/>
          <w:divBdr>
            <w:top w:val="none" w:sz="0" w:space="0" w:color="auto"/>
            <w:left w:val="none" w:sz="0" w:space="0" w:color="auto"/>
            <w:bottom w:val="none" w:sz="0" w:space="0" w:color="auto"/>
            <w:right w:val="none" w:sz="0" w:space="0" w:color="auto"/>
          </w:divBdr>
        </w:div>
        <w:div w:id="1379931530">
          <w:marLeft w:val="640"/>
          <w:marRight w:val="0"/>
          <w:marTop w:val="0"/>
          <w:marBottom w:val="0"/>
          <w:divBdr>
            <w:top w:val="none" w:sz="0" w:space="0" w:color="auto"/>
            <w:left w:val="none" w:sz="0" w:space="0" w:color="auto"/>
            <w:bottom w:val="none" w:sz="0" w:space="0" w:color="auto"/>
            <w:right w:val="none" w:sz="0" w:space="0" w:color="auto"/>
          </w:divBdr>
        </w:div>
        <w:div w:id="1385521358">
          <w:marLeft w:val="640"/>
          <w:marRight w:val="0"/>
          <w:marTop w:val="0"/>
          <w:marBottom w:val="0"/>
          <w:divBdr>
            <w:top w:val="none" w:sz="0" w:space="0" w:color="auto"/>
            <w:left w:val="none" w:sz="0" w:space="0" w:color="auto"/>
            <w:bottom w:val="none" w:sz="0" w:space="0" w:color="auto"/>
            <w:right w:val="none" w:sz="0" w:space="0" w:color="auto"/>
          </w:divBdr>
        </w:div>
        <w:div w:id="1415931315">
          <w:marLeft w:val="640"/>
          <w:marRight w:val="0"/>
          <w:marTop w:val="0"/>
          <w:marBottom w:val="0"/>
          <w:divBdr>
            <w:top w:val="none" w:sz="0" w:space="0" w:color="auto"/>
            <w:left w:val="none" w:sz="0" w:space="0" w:color="auto"/>
            <w:bottom w:val="none" w:sz="0" w:space="0" w:color="auto"/>
            <w:right w:val="none" w:sz="0" w:space="0" w:color="auto"/>
          </w:divBdr>
        </w:div>
        <w:div w:id="1430539252">
          <w:marLeft w:val="640"/>
          <w:marRight w:val="0"/>
          <w:marTop w:val="0"/>
          <w:marBottom w:val="0"/>
          <w:divBdr>
            <w:top w:val="none" w:sz="0" w:space="0" w:color="auto"/>
            <w:left w:val="none" w:sz="0" w:space="0" w:color="auto"/>
            <w:bottom w:val="none" w:sz="0" w:space="0" w:color="auto"/>
            <w:right w:val="none" w:sz="0" w:space="0" w:color="auto"/>
          </w:divBdr>
        </w:div>
        <w:div w:id="1439982289">
          <w:marLeft w:val="640"/>
          <w:marRight w:val="0"/>
          <w:marTop w:val="0"/>
          <w:marBottom w:val="0"/>
          <w:divBdr>
            <w:top w:val="none" w:sz="0" w:space="0" w:color="auto"/>
            <w:left w:val="none" w:sz="0" w:space="0" w:color="auto"/>
            <w:bottom w:val="none" w:sz="0" w:space="0" w:color="auto"/>
            <w:right w:val="none" w:sz="0" w:space="0" w:color="auto"/>
          </w:divBdr>
        </w:div>
        <w:div w:id="1482311651">
          <w:marLeft w:val="640"/>
          <w:marRight w:val="0"/>
          <w:marTop w:val="0"/>
          <w:marBottom w:val="0"/>
          <w:divBdr>
            <w:top w:val="none" w:sz="0" w:space="0" w:color="auto"/>
            <w:left w:val="none" w:sz="0" w:space="0" w:color="auto"/>
            <w:bottom w:val="none" w:sz="0" w:space="0" w:color="auto"/>
            <w:right w:val="none" w:sz="0" w:space="0" w:color="auto"/>
          </w:divBdr>
        </w:div>
        <w:div w:id="1529374065">
          <w:marLeft w:val="640"/>
          <w:marRight w:val="0"/>
          <w:marTop w:val="0"/>
          <w:marBottom w:val="0"/>
          <w:divBdr>
            <w:top w:val="none" w:sz="0" w:space="0" w:color="auto"/>
            <w:left w:val="none" w:sz="0" w:space="0" w:color="auto"/>
            <w:bottom w:val="none" w:sz="0" w:space="0" w:color="auto"/>
            <w:right w:val="none" w:sz="0" w:space="0" w:color="auto"/>
          </w:divBdr>
        </w:div>
        <w:div w:id="1616253883">
          <w:marLeft w:val="640"/>
          <w:marRight w:val="0"/>
          <w:marTop w:val="0"/>
          <w:marBottom w:val="0"/>
          <w:divBdr>
            <w:top w:val="none" w:sz="0" w:space="0" w:color="auto"/>
            <w:left w:val="none" w:sz="0" w:space="0" w:color="auto"/>
            <w:bottom w:val="none" w:sz="0" w:space="0" w:color="auto"/>
            <w:right w:val="none" w:sz="0" w:space="0" w:color="auto"/>
          </w:divBdr>
        </w:div>
        <w:div w:id="1632057083">
          <w:marLeft w:val="640"/>
          <w:marRight w:val="0"/>
          <w:marTop w:val="0"/>
          <w:marBottom w:val="0"/>
          <w:divBdr>
            <w:top w:val="none" w:sz="0" w:space="0" w:color="auto"/>
            <w:left w:val="none" w:sz="0" w:space="0" w:color="auto"/>
            <w:bottom w:val="none" w:sz="0" w:space="0" w:color="auto"/>
            <w:right w:val="none" w:sz="0" w:space="0" w:color="auto"/>
          </w:divBdr>
        </w:div>
        <w:div w:id="1644263760">
          <w:marLeft w:val="640"/>
          <w:marRight w:val="0"/>
          <w:marTop w:val="0"/>
          <w:marBottom w:val="0"/>
          <w:divBdr>
            <w:top w:val="none" w:sz="0" w:space="0" w:color="auto"/>
            <w:left w:val="none" w:sz="0" w:space="0" w:color="auto"/>
            <w:bottom w:val="none" w:sz="0" w:space="0" w:color="auto"/>
            <w:right w:val="none" w:sz="0" w:space="0" w:color="auto"/>
          </w:divBdr>
        </w:div>
        <w:div w:id="1646356674">
          <w:marLeft w:val="640"/>
          <w:marRight w:val="0"/>
          <w:marTop w:val="0"/>
          <w:marBottom w:val="0"/>
          <w:divBdr>
            <w:top w:val="none" w:sz="0" w:space="0" w:color="auto"/>
            <w:left w:val="none" w:sz="0" w:space="0" w:color="auto"/>
            <w:bottom w:val="none" w:sz="0" w:space="0" w:color="auto"/>
            <w:right w:val="none" w:sz="0" w:space="0" w:color="auto"/>
          </w:divBdr>
        </w:div>
        <w:div w:id="1678314597">
          <w:marLeft w:val="640"/>
          <w:marRight w:val="0"/>
          <w:marTop w:val="0"/>
          <w:marBottom w:val="0"/>
          <w:divBdr>
            <w:top w:val="none" w:sz="0" w:space="0" w:color="auto"/>
            <w:left w:val="none" w:sz="0" w:space="0" w:color="auto"/>
            <w:bottom w:val="none" w:sz="0" w:space="0" w:color="auto"/>
            <w:right w:val="none" w:sz="0" w:space="0" w:color="auto"/>
          </w:divBdr>
        </w:div>
        <w:div w:id="1705405765">
          <w:marLeft w:val="640"/>
          <w:marRight w:val="0"/>
          <w:marTop w:val="0"/>
          <w:marBottom w:val="0"/>
          <w:divBdr>
            <w:top w:val="none" w:sz="0" w:space="0" w:color="auto"/>
            <w:left w:val="none" w:sz="0" w:space="0" w:color="auto"/>
            <w:bottom w:val="none" w:sz="0" w:space="0" w:color="auto"/>
            <w:right w:val="none" w:sz="0" w:space="0" w:color="auto"/>
          </w:divBdr>
        </w:div>
        <w:div w:id="1713380534">
          <w:marLeft w:val="640"/>
          <w:marRight w:val="0"/>
          <w:marTop w:val="0"/>
          <w:marBottom w:val="0"/>
          <w:divBdr>
            <w:top w:val="none" w:sz="0" w:space="0" w:color="auto"/>
            <w:left w:val="none" w:sz="0" w:space="0" w:color="auto"/>
            <w:bottom w:val="none" w:sz="0" w:space="0" w:color="auto"/>
            <w:right w:val="none" w:sz="0" w:space="0" w:color="auto"/>
          </w:divBdr>
        </w:div>
        <w:div w:id="1761948657">
          <w:marLeft w:val="640"/>
          <w:marRight w:val="0"/>
          <w:marTop w:val="0"/>
          <w:marBottom w:val="0"/>
          <w:divBdr>
            <w:top w:val="none" w:sz="0" w:space="0" w:color="auto"/>
            <w:left w:val="none" w:sz="0" w:space="0" w:color="auto"/>
            <w:bottom w:val="none" w:sz="0" w:space="0" w:color="auto"/>
            <w:right w:val="none" w:sz="0" w:space="0" w:color="auto"/>
          </w:divBdr>
        </w:div>
        <w:div w:id="1766657257">
          <w:marLeft w:val="640"/>
          <w:marRight w:val="0"/>
          <w:marTop w:val="0"/>
          <w:marBottom w:val="0"/>
          <w:divBdr>
            <w:top w:val="none" w:sz="0" w:space="0" w:color="auto"/>
            <w:left w:val="none" w:sz="0" w:space="0" w:color="auto"/>
            <w:bottom w:val="none" w:sz="0" w:space="0" w:color="auto"/>
            <w:right w:val="none" w:sz="0" w:space="0" w:color="auto"/>
          </w:divBdr>
        </w:div>
        <w:div w:id="1809661618">
          <w:marLeft w:val="640"/>
          <w:marRight w:val="0"/>
          <w:marTop w:val="0"/>
          <w:marBottom w:val="0"/>
          <w:divBdr>
            <w:top w:val="none" w:sz="0" w:space="0" w:color="auto"/>
            <w:left w:val="none" w:sz="0" w:space="0" w:color="auto"/>
            <w:bottom w:val="none" w:sz="0" w:space="0" w:color="auto"/>
            <w:right w:val="none" w:sz="0" w:space="0" w:color="auto"/>
          </w:divBdr>
        </w:div>
        <w:div w:id="1834300105">
          <w:marLeft w:val="640"/>
          <w:marRight w:val="0"/>
          <w:marTop w:val="0"/>
          <w:marBottom w:val="0"/>
          <w:divBdr>
            <w:top w:val="none" w:sz="0" w:space="0" w:color="auto"/>
            <w:left w:val="none" w:sz="0" w:space="0" w:color="auto"/>
            <w:bottom w:val="none" w:sz="0" w:space="0" w:color="auto"/>
            <w:right w:val="none" w:sz="0" w:space="0" w:color="auto"/>
          </w:divBdr>
        </w:div>
        <w:div w:id="1846675446">
          <w:marLeft w:val="640"/>
          <w:marRight w:val="0"/>
          <w:marTop w:val="0"/>
          <w:marBottom w:val="0"/>
          <w:divBdr>
            <w:top w:val="none" w:sz="0" w:space="0" w:color="auto"/>
            <w:left w:val="none" w:sz="0" w:space="0" w:color="auto"/>
            <w:bottom w:val="none" w:sz="0" w:space="0" w:color="auto"/>
            <w:right w:val="none" w:sz="0" w:space="0" w:color="auto"/>
          </w:divBdr>
        </w:div>
        <w:div w:id="1880967253">
          <w:marLeft w:val="640"/>
          <w:marRight w:val="0"/>
          <w:marTop w:val="0"/>
          <w:marBottom w:val="0"/>
          <w:divBdr>
            <w:top w:val="none" w:sz="0" w:space="0" w:color="auto"/>
            <w:left w:val="none" w:sz="0" w:space="0" w:color="auto"/>
            <w:bottom w:val="none" w:sz="0" w:space="0" w:color="auto"/>
            <w:right w:val="none" w:sz="0" w:space="0" w:color="auto"/>
          </w:divBdr>
        </w:div>
        <w:div w:id="1882551885">
          <w:marLeft w:val="640"/>
          <w:marRight w:val="0"/>
          <w:marTop w:val="0"/>
          <w:marBottom w:val="0"/>
          <w:divBdr>
            <w:top w:val="none" w:sz="0" w:space="0" w:color="auto"/>
            <w:left w:val="none" w:sz="0" w:space="0" w:color="auto"/>
            <w:bottom w:val="none" w:sz="0" w:space="0" w:color="auto"/>
            <w:right w:val="none" w:sz="0" w:space="0" w:color="auto"/>
          </w:divBdr>
        </w:div>
        <w:div w:id="1892693621">
          <w:marLeft w:val="640"/>
          <w:marRight w:val="0"/>
          <w:marTop w:val="0"/>
          <w:marBottom w:val="0"/>
          <w:divBdr>
            <w:top w:val="none" w:sz="0" w:space="0" w:color="auto"/>
            <w:left w:val="none" w:sz="0" w:space="0" w:color="auto"/>
            <w:bottom w:val="none" w:sz="0" w:space="0" w:color="auto"/>
            <w:right w:val="none" w:sz="0" w:space="0" w:color="auto"/>
          </w:divBdr>
        </w:div>
        <w:div w:id="1894803433">
          <w:marLeft w:val="640"/>
          <w:marRight w:val="0"/>
          <w:marTop w:val="0"/>
          <w:marBottom w:val="0"/>
          <w:divBdr>
            <w:top w:val="none" w:sz="0" w:space="0" w:color="auto"/>
            <w:left w:val="none" w:sz="0" w:space="0" w:color="auto"/>
            <w:bottom w:val="none" w:sz="0" w:space="0" w:color="auto"/>
            <w:right w:val="none" w:sz="0" w:space="0" w:color="auto"/>
          </w:divBdr>
        </w:div>
        <w:div w:id="1930311660">
          <w:marLeft w:val="640"/>
          <w:marRight w:val="0"/>
          <w:marTop w:val="0"/>
          <w:marBottom w:val="0"/>
          <w:divBdr>
            <w:top w:val="none" w:sz="0" w:space="0" w:color="auto"/>
            <w:left w:val="none" w:sz="0" w:space="0" w:color="auto"/>
            <w:bottom w:val="none" w:sz="0" w:space="0" w:color="auto"/>
            <w:right w:val="none" w:sz="0" w:space="0" w:color="auto"/>
          </w:divBdr>
        </w:div>
        <w:div w:id="1932425313">
          <w:marLeft w:val="640"/>
          <w:marRight w:val="0"/>
          <w:marTop w:val="0"/>
          <w:marBottom w:val="0"/>
          <w:divBdr>
            <w:top w:val="none" w:sz="0" w:space="0" w:color="auto"/>
            <w:left w:val="none" w:sz="0" w:space="0" w:color="auto"/>
            <w:bottom w:val="none" w:sz="0" w:space="0" w:color="auto"/>
            <w:right w:val="none" w:sz="0" w:space="0" w:color="auto"/>
          </w:divBdr>
        </w:div>
        <w:div w:id="1952935209">
          <w:marLeft w:val="640"/>
          <w:marRight w:val="0"/>
          <w:marTop w:val="0"/>
          <w:marBottom w:val="0"/>
          <w:divBdr>
            <w:top w:val="none" w:sz="0" w:space="0" w:color="auto"/>
            <w:left w:val="none" w:sz="0" w:space="0" w:color="auto"/>
            <w:bottom w:val="none" w:sz="0" w:space="0" w:color="auto"/>
            <w:right w:val="none" w:sz="0" w:space="0" w:color="auto"/>
          </w:divBdr>
        </w:div>
        <w:div w:id="1956868487">
          <w:marLeft w:val="640"/>
          <w:marRight w:val="0"/>
          <w:marTop w:val="0"/>
          <w:marBottom w:val="0"/>
          <w:divBdr>
            <w:top w:val="none" w:sz="0" w:space="0" w:color="auto"/>
            <w:left w:val="none" w:sz="0" w:space="0" w:color="auto"/>
            <w:bottom w:val="none" w:sz="0" w:space="0" w:color="auto"/>
            <w:right w:val="none" w:sz="0" w:space="0" w:color="auto"/>
          </w:divBdr>
        </w:div>
        <w:div w:id="1963228728">
          <w:marLeft w:val="640"/>
          <w:marRight w:val="0"/>
          <w:marTop w:val="0"/>
          <w:marBottom w:val="0"/>
          <w:divBdr>
            <w:top w:val="none" w:sz="0" w:space="0" w:color="auto"/>
            <w:left w:val="none" w:sz="0" w:space="0" w:color="auto"/>
            <w:bottom w:val="none" w:sz="0" w:space="0" w:color="auto"/>
            <w:right w:val="none" w:sz="0" w:space="0" w:color="auto"/>
          </w:divBdr>
        </w:div>
        <w:div w:id="1965773345">
          <w:marLeft w:val="640"/>
          <w:marRight w:val="0"/>
          <w:marTop w:val="0"/>
          <w:marBottom w:val="0"/>
          <w:divBdr>
            <w:top w:val="none" w:sz="0" w:space="0" w:color="auto"/>
            <w:left w:val="none" w:sz="0" w:space="0" w:color="auto"/>
            <w:bottom w:val="none" w:sz="0" w:space="0" w:color="auto"/>
            <w:right w:val="none" w:sz="0" w:space="0" w:color="auto"/>
          </w:divBdr>
        </w:div>
        <w:div w:id="1978954935">
          <w:marLeft w:val="640"/>
          <w:marRight w:val="0"/>
          <w:marTop w:val="0"/>
          <w:marBottom w:val="0"/>
          <w:divBdr>
            <w:top w:val="none" w:sz="0" w:space="0" w:color="auto"/>
            <w:left w:val="none" w:sz="0" w:space="0" w:color="auto"/>
            <w:bottom w:val="none" w:sz="0" w:space="0" w:color="auto"/>
            <w:right w:val="none" w:sz="0" w:space="0" w:color="auto"/>
          </w:divBdr>
        </w:div>
        <w:div w:id="1991059382">
          <w:marLeft w:val="640"/>
          <w:marRight w:val="0"/>
          <w:marTop w:val="0"/>
          <w:marBottom w:val="0"/>
          <w:divBdr>
            <w:top w:val="none" w:sz="0" w:space="0" w:color="auto"/>
            <w:left w:val="none" w:sz="0" w:space="0" w:color="auto"/>
            <w:bottom w:val="none" w:sz="0" w:space="0" w:color="auto"/>
            <w:right w:val="none" w:sz="0" w:space="0" w:color="auto"/>
          </w:divBdr>
        </w:div>
        <w:div w:id="1994529110">
          <w:marLeft w:val="640"/>
          <w:marRight w:val="0"/>
          <w:marTop w:val="0"/>
          <w:marBottom w:val="0"/>
          <w:divBdr>
            <w:top w:val="none" w:sz="0" w:space="0" w:color="auto"/>
            <w:left w:val="none" w:sz="0" w:space="0" w:color="auto"/>
            <w:bottom w:val="none" w:sz="0" w:space="0" w:color="auto"/>
            <w:right w:val="none" w:sz="0" w:space="0" w:color="auto"/>
          </w:divBdr>
        </w:div>
        <w:div w:id="2006351292">
          <w:marLeft w:val="640"/>
          <w:marRight w:val="0"/>
          <w:marTop w:val="0"/>
          <w:marBottom w:val="0"/>
          <w:divBdr>
            <w:top w:val="none" w:sz="0" w:space="0" w:color="auto"/>
            <w:left w:val="none" w:sz="0" w:space="0" w:color="auto"/>
            <w:bottom w:val="none" w:sz="0" w:space="0" w:color="auto"/>
            <w:right w:val="none" w:sz="0" w:space="0" w:color="auto"/>
          </w:divBdr>
        </w:div>
        <w:div w:id="2054188494">
          <w:marLeft w:val="640"/>
          <w:marRight w:val="0"/>
          <w:marTop w:val="0"/>
          <w:marBottom w:val="0"/>
          <w:divBdr>
            <w:top w:val="none" w:sz="0" w:space="0" w:color="auto"/>
            <w:left w:val="none" w:sz="0" w:space="0" w:color="auto"/>
            <w:bottom w:val="none" w:sz="0" w:space="0" w:color="auto"/>
            <w:right w:val="none" w:sz="0" w:space="0" w:color="auto"/>
          </w:divBdr>
        </w:div>
        <w:div w:id="2063626448">
          <w:marLeft w:val="640"/>
          <w:marRight w:val="0"/>
          <w:marTop w:val="0"/>
          <w:marBottom w:val="0"/>
          <w:divBdr>
            <w:top w:val="none" w:sz="0" w:space="0" w:color="auto"/>
            <w:left w:val="none" w:sz="0" w:space="0" w:color="auto"/>
            <w:bottom w:val="none" w:sz="0" w:space="0" w:color="auto"/>
            <w:right w:val="none" w:sz="0" w:space="0" w:color="auto"/>
          </w:divBdr>
        </w:div>
        <w:div w:id="2091997513">
          <w:marLeft w:val="640"/>
          <w:marRight w:val="0"/>
          <w:marTop w:val="0"/>
          <w:marBottom w:val="0"/>
          <w:divBdr>
            <w:top w:val="none" w:sz="0" w:space="0" w:color="auto"/>
            <w:left w:val="none" w:sz="0" w:space="0" w:color="auto"/>
            <w:bottom w:val="none" w:sz="0" w:space="0" w:color="auto"/>
            <w:right w:val="none" w:sz="0" w:space="0" w:color="auto"/>
          </w:divBdr>
        </w:div>
        <w:div w:id="2105149339">
          <w:marLeft w:val="640"/>
          <w:marRight w:val="0"/>
          <w:marTop w:val="0"/>
          <w:marBottom w:val="0"/>
          <w:divBdr>
            <w:top w:val="none" w:sz="0" w:space="0" w:color="auto"/>
            <w:left w:val="none" w:sz="0" w:space="0" w:color="auto"/>
            <w:bottom w:val="none" w:sz="0" w:space="0" w:color="auto"/>
            <w:right w:val="none" w:sz="0" w:space="0" w:color="auto"/>
          </w:divBdr>
        </w:div>
        <w:div w:id="2106875747">
          <w:marLeft w:val="640"/>
          <w:marRight w:val="0"/>
          <w:marTop w:val="0"/>
          <w:marBottom w:val="0"/>
          <w:divBdr>
            <w:top w:val="none" w:sz="0" w:space="0" w:color="auto"/>
            <w:left w:val="none" w:sz="0" w:space="0" w:color="auto"/>
            <w:bottom w:val="none" w:sz="0" w:space="0" w:color="auto"/>
            <w:right w:val="none" w:sz="0" w:space="0" w:color="auto"/>
          </w:divBdr>
        </w:div>
        <w:div w:id="2124029778">
          <w:marLeft w:val="640"/>
          <w:marRight w:val="0"/>
          <w:marTop w:val="0"/>
          <w:marBottom w:val="0"/>
          <w:divBdr>
            <w:top w:val="none" w:sz="0" w:space="0" w:color="auto"/>
            <w:left w:val="none" w:sz="0" w:space="0" w:color="auto"/>
            <w:bottom w:val="none" w:sz="0" w:space="0" w:color="auto"/>
            <w:right w:val="none" w:sz="0" w:space="0" w:color="auto"/>
          </w:divBdr>
        </w:div>
        <w:div w:id="2127918053">
          <w:marLeft w:val="640"/>
          <w:marRight w:val="0"/>
          <w:marTop w:val="0"/>
          <w:marBottom w:val="0"/>
          <w:divBdr>
            <w:top w:val="none" w:sz="0" w:space="0" w:color="auto"/>
            <w:left w:val="none" w:sz="0" w:space="0" w:color="auto"/>
            <w:bottom w:val="none" w:sz="0" w:space="0" w:color="auto"/>
            <w:right w:val="none" w:sz="0" w:space="0" w:color="auto"/>
          </w:divBdr>
        </w:div>
      </w:divsChild>
    </w:div>
    <w:div w:id="200899373">
      <w:bodyDiv w:val="1"/>
      <w:marLeft w:val="0"/>
      <w:marRight w:val="0"/>
      <w:marTop w:val="0"/>
      <w:marBottom w:val="0"/>
      <w:divBdr>
        <w:top w:val="none" w:sz="0" w:space="0" w:color="auto"/>
        <w:left w:val="none" w:sz="0" w:space="0" w:color="auto"/>
        <w:bottom w:val="none" w:sz="0" w:space="0" w:color="auto"/>
        <w:right w:val="none" w:sz="0" w:space="0" w:color="auto"/>
      </w:divBdr>
      <w:divsChild>
        <w:div w:id="73210921">
          <w:marLeft w:val="640"/>
          <w:marRight w:val="0"/>
          <w:marTop w:val="0"/>
          <w:marBottom w:val="0"/>
          <w:divBdr>
            <w:top w:val="none" w:sz="0" w:space="0" w:color="auto"/>
            <w:left w:val="none" w:sz="0" w:space="0" w:color="auto"/>
            <w:bottom w:val="none" w:sz="0" w:space="0" w:color="auto"/>
            <w:right w:val="none" w:sz="0" w:space="0" w:color="auto"/>
          </w:divBdr>
        </w:div>
        <w:div w:id="93523989">
          <w:marLeft w:val="640"/>
          <w:marRight w:val="0"/>
          <w:marTop w:val="0"/>
          <w:marBottom w:val="0"/>
          <w:divBdr>
            <w:top w:val="none" w:sz="0" w:space="0" w:color="auto"/>
            <w:left w:val="none" w:sz="0" w:space="0" w:color="auto"/>
            <w:bottom w:val="none" w:sz="0" w:space="0" w:color="auto"/>
            <w:right w:val="none" w:sz="0" w:space="0" w:color="auto"/>
          </w:divBdr>
        </w:div>
        <w:div w:id="161821318">
          <w:marLeft w:val="640"/>
          <w:marRight w:val="0"/>
          <w:marTop w:val="0"/>
          <w:marBottom w:val="0"/>
          <w:divBdr>
            <w:top w:val="none" w:sz="0" w:space="0" w:color="auto"/>
            <w:left w:val="none" w:sz="0" w:space="0" w:color="auto"/>
            <w:bottom w:val="none" w:sz="0" w:space="0" w:color="auto"/>
            <w:right w:val="none" w:sz="0" w:space="0" w:color="auto"/>
          </w:divBdr>
        </w:div>
        <w:div w:id="181209716">
          <w:marLeft w:val="640"/>
          <w:marRight w:val="0"/>
          <w:marTop w:val="0"/>
          <w:marBottom w:val="0"/>
          <w:divBdr>
            <w:top w:val="none" w:sz="0" w:space="0" w:color="auto"/>
            <w:left w:val="none" w:sz="0" w:space="0" w:color="auto"/>
            <w:bottom w:val="none" w:sz="0" w:space="0" w:color="auto"/>
            <w:right w:val="none" w:sz="0" w:space="0" w:color="auto"/>
          </w:divBdr>
        </w:div>
        <w:div w:id="223025546">
          <w:marLeft w:val="640"/>
          <w:marRight w:val="0"/>
          <w:marTop w:val="0"/>
          <w:marBottom w:val="0"/>
          <w:divBdr>
            <w:top w:val="none" w:sz="0" w:space="0" w:color="auto"/>
            <w:left w:val="none" w:sz="0" w:space="0" w:color="auto"/>
            <w:bottom w:val="none" w:sz="0" w:space="0" w:color="auto"/>
            <w:right w:val="none" w:sz="0" w:space="0" w:color="auto"/>
          </w:divBdr>
        </w:div>
        <w:div w:id="256014749">
          <w:marLeft w:val="640"/>
          <w:marRight w:val="0"/>
          <w:marTop w:val="0"/>
          <w:marBottom w:val="0"/>
          <w:divBdr>
            <w:top w:val="none" w:sz="0" w:space="0" w:color="auto"/>
            <w:left w:val="none" w:sz="0" w:space="0" w:color="auto"/>
            <w:bottom w:val="none" w:sz="0" w:space="0" w:color="auto"/>
            <w:right w:val="none" w:sz="0" w:space="0" w:color="auto"/>
          </w:divBdr>
        </w:div>
        <w:div w:id="262343404">
          <w:marLeft w:val="640"/>
          <w:marRight w:val="0"/>
          <w:marTop w:val="0"/>
          <w:marBottom w:val="0"/>
          <w:divBdr>
            <w:top w:val="none" w:sz="0" w:space="0" w:color="auto"/>
            <w:left w:val="none" w:sz="0" w:space="0" w:color="auto"/>
            <w:bottom w:val="none" w:sz="0" w:space="0" w:color="auto"/>
            <w:right w:val="none" w:sz="0" w:space="0" w:color="auto"/>
          </w:divBdr>
        </w:div>
        <w:div w:id="275452218">
          <w:marLeft w:val="640"/>
          <w:marRight w:val="0"/>
          <w:marTop w:val="0"/>
          <w:marBottom w:val="0"/>
          <w:divBdr>
            <w:top w:val="none" w:sz="0" w:space="0" w:color="auto"/>
            <w:left w:val="none" w:sz="0" w:space="0" w:color="auto"/>
            <w:bottom w:val="none" w:sz="0" w:space="0" w:color="auto"/>
            <w:right w:val="none" w:sz="0" w:space="0" w:color="auto"/>
          </w:divBdr>
        </w:div>
        <w:div w:id="288441331">
          <w:marLeft w:val="640"/>
          <w:marRight w:val="0"/>
          <w:marTop w:val="0"/>
          <w:marBottom w:val="0"/>
          <w:divBdr>
            <w:top w:val="none" w:sz="0" w:space="0" w:color="auto"/>
            <w:left w:val="none" w:sz="0" w:space="0" w:color="auto"/>
            <w:bottom w:val="none" w:sz="0" w:space="0" w:color="auto"/>
            <w:right w:val="none" w:sz="0" w:space="0" w:color="auto"/>
          </w:divBdr>
        </w:div>
        <w:div w:id="304511293">
          <w:marLeft w:val="640"/>
          <w:marRight w:val="0"/>
          <w:marTop w:val="0"/>
          <w:marBottom w:val="0"/>
          <w:divBdr>
            <w:top w:val="none" w:sz="0" w:space="0" w:color="auto"/>
            <w:left w:val="none" w:sz="0" w:space="0" w:color="auto"/>
            <w:bottom w:val="none" w:sz="0" w:space="0" w:color="auto"/>
            <w:right w:val="none" w:sz="0" w:space="0" w:color="auto"/>
          </w:divBdr>
        </w:div>
        <w:div w:id="380057620">
          <w:marLeft w:val="640"/>
          <w:marRight w:val="0"/>
          <w:marTop w:val="0"/>
          <w:marBottom w:val="0"/>
          <w:divBdr>
            <w:top w:val="none" w:sz="0" w:space="0" w:color="auto"/>
            <w:left w:val="none" w:sz="0" w:space="0" w:color="auto"/>
            <w:bottom w:val="none" w:sz="0" w:space="0" w:color="auto"/>
            <w:right w:val="none" w:sz="0" w:space="0" w:color="auto"/>
          </w:divBdr>
        </w:div>
        <w:div w:id="399838957">
          <w:marLeft w:val="640"/>
          <w:marRight w:val="0"/>
          <w:marTop w:val="0"/>
          <w:marBottom w:val="0"/>
          <w:divBdr>
            <w:top w:val="none" w:sz="0" w:space="0" w:color="auto"/>
            <w:left w:val="none" w:sz="0" w:space="0" w:color="auto"/>
            <w:bottom w:val="none" w:sz="0" w:space="0" w:color="auto"/>
            <w:right w:val="none" w:sz="0" w:space="0" w:color="auto"/>
          </w:divBdr>
        </w:div>
        <w:div w:id="411200362">
          <w:marLeft w:val="640"/>
          <w:marRight w:val="0"/>
          <w:marTop w:val="0"/>
          <w:marBottom w:val="0"/>
          <w:divBdr>
            <w:top w:val="none" w:sz="0" w:space="0" w:color="auto"/>
            <w:left w:val="none" w:sz="0" w:space="0" w:color="auto"/>
            <w:bottom w:val="none" w:sz="0" w:space="0" w:color="auto"/>
            <w:right w:val="none" w:sz="0" w:space="0" w:color="auto"/>
          </w:divBdr>
        </w:div>
        <w:div w:id="421033469">
          <w:marLeft w:val="640"/>
          <w:marRight w:val="0"/>
          <w:marTop w:val="0"/>
          <w:marBottom w:val="0"/>
          <w:divBdr>
            <w:top w:val="none" w:sz="0" w:space="0" w:color="auto"/>
            <w:left w:val="none" w:sz="0" w:space="0" w:color="auto"/>
            <w:bottom w:val="none" w:sz="0" w:space="0" w:color="auto"/>
            <w:right w:val="none" w:sz="0" w:space="0" w:color="auto"/>
          </w:divBdr>
        </w:div>
        <w:div w:id="459767250">
          <w:marLeft w:val="640"/>
          <w:marRight w:val="0"/>
          <w:marTop w:val="0"/>
          <w:marBottom w:val="0"/>
          <w:divBdr>
            <w:top w:val="none" w:sz="0" w:space="0" w:color="auto"/>
            <w:left w:val="none" w:sz="0" w:space="0" w:color="auto"/>
            <w:bottom w:val="none" w:sz="0" w:space="0" w:color="auto"/>
            <w:right w:val="none" w:sz="0" w:space="0" w:color="auto"/>
          </w:divBdr>
        </w:div>
        <w:div w:id="470556070">
          <w:marLeft w:val="640"/>
          <w:marRight w:val="0"/>
          <w:marTop w:val="0"/>
          <w:marBottom w:val="0"/>
          <w:divBdr>
            <w:top w:val="none" w:sz="0" w:space="0" w:color="auto"/>
            <w:left w:val="none" w:sz="0" w:space="0" w:color="auto"/>
            <w:bottom w:val="none" w:sz="0" w:space="0" w:color="auto"/>
            <w:right w:val="none" w:sz="0" w:space="0" w:color="auto"/>
          </w:divBdr>
        </w:div>
        <w:div w:id="488404231">
          <w:marLeft w:val="640"/>
          <w:marRight w:val="0"/>
          <w:marTop w:val="0"/>
          <w:marBottom w:val="0"/>
          <w:divBdr>
            <w:top w:val="none" w:sz="0" w:space="0" w:color="auto"/>
            <w:left w:val="none" w:sz="0" w:space="0" w:color="auto"/>
            <w:bottom w:val="none" w:sz="0" w:space="0" w:color="auto"/>
            <w:right w:val="none" w:sz="0" w:space="0" w:color="auto"/>
          </w:divBdr>
        </w:div>
        <w:div w:id="505097294">
          <w:marLeft w:val="640"/>
          <w:marRight w:val="0"/>
          <w:marTop w:val="0"/>
          <w:marBottom w:val="0"/>
          <w:divBdr>
            <w:top w:val="none" w:sz="0" w:space="0" w:color="auto"/>
            <w:left w:val="none" w:sz="0" w:space="0" w:color="auto"/>
            <w:bottom w:val="none" w:sz="0" w:space="0" w:color="auto"/>
            <w:right w:val="none" w:sz="0" w:space="0" w:color="auto"/>
          </w:divBdr>
        </w:div>
        <w:div w:id="531186091">
          <w:marLeft w:val="640"/>
          <w:marRight w:val="0"/>
          <w:marTop w:val="0"/>
          <w:marBottom w:val="0"/>
          <w:divBdr>
            <w:top w:val="none" w:sz="0" w:space="0" w:color="auto"/>
            <w:left w:val="none" w:sz="0" w:space="0" w:color="auto"/>
            <w:bottom w:val="none" w:sz="0" w:space="0" w:color="auto"/>
            <w:right w:val="none" w:sz="0" w:space="0" w:color="auto"/>
          </w:divBdr>
        </w:div>
        <w:div w:id="567225232">
          <w:marLeft w:val="640"/>
          <w:marRight w:val="0"/>
          <w:marTop w:val="0"/>
          <w:marBottom w:val="0"/>
          <w:divBdr>
            <w:top w:val="none" w:sz="0" w:space="0" w:color="auto"/>
            <w:left w:val="none" w:sz="0" w:space="0" w:color="auto"/>
            <w:bottom w:val="none" w:sz="0" w:space="0" w:color="auto"/>
            <w:right w:val="none" w:sz="0" w:space="0" w:color="auto"/>
          </w:divBdr>
        </w:div>
        <w:div w:id="579682800">
          <w:marLeft w:val="640"/>
          <w:marRight w:val="0"/>
          <w:marTop w:val="0"/>
          <w:marBottom w:val="0"/>
          <w:divBdr>
            <w:top w:val="none" w:sz="0" w:space="0" w:color="auto"/>
            <w:left w:val="none" w:sz="0" w:space="0" w:color="auto"/>
            <w:bottom w:val="none" w:sz="0" w:space="0" w:color="auto"/>
            <w:right w:val="none" w:sz="0" w:space="0" w:color="auto"/>
          </w:divBdr>
        </w:div>
        <w:div w:id="588538689">
          <w:marLeft w:val="640"/>
          <w:marRight w:val="0"/>
          <w:marTop w:val="0"/>
          <w:marBottom w:val="0"/>
          <w:divBdr>
            <w:top w:val="none" w:sz="0" w:space="0" w:color="auto"/>
            <w:left w:val="none" w:sz="0" w:space="0" w:color="auto"/>
            <w:bottom w:val="none" w:sz="0" w:space="0" w:color="auto"/>
            <w:right w:val="none" w:sz="0" w:space="0" w:color="auto"/>
          </w:divBdr>
        </w:div>
        <w:div w:id="600577116">
          <w:marLeft w:val="640"/>
          <w:marRight w:val="0"/>
          <w:marTop w:val="0"/>
          <w:marBottom w:val="0"/>
          <w:divBdr>
            <w:top w:val="none" w:sz="0" w:space="0" w:color="auto"/>
            <w:left w:val="none" w:sz="0" w:space="0" w:color="auto"/>
            <w:bottom w:val="none" w:sz="0" w:space="0" w:color="auto"/>
            <w:right w:val="none" w:sz="0" w:space="0" w:color="auto"/>
          </w:divBdr>
        </w:div>
        <w:div w:id="628585845">
          <w:marLeft w:val="640"/>
          <w:marRight w:val="0"/>
          <w:marTop w:val="0"/>
          <w:marBottom w:val="0"/>
          <w:divBdr>
            <w:top w:val="none" w:sz="0" w:space="0" w:color="auto"/>
            <w:left w:val="none" w:sz="0" w:space="0" w:color="auto"/>
            <w:bottom w:val="none" w:sz="0" w:space="0" w:color="auto"/>
            <w:right w:val="none" w:sz="0" w:space="0" w:color="auto"/>
          </w:divBdr>
        </w:div>
        <w:div w:id="676005902">
          <w:marLeft w:val="640"/>
          <w:marRight w:val="0"/>
          <w:marTop w:val="0"/>
          <w:marBottom w:val="0"/>
          <w:divBdr>
            <w:top w:val="none" w:sz="0" w:space="0" w:color="auto"/>
            <w:left w:val="none" w:sz="0" w:space="0" w:color="auto"/>
            <w:bottom w:val="none" w:sz="0" w:space="0" w:color="auto"/>
            <w:right w:val="none" w:sz="0" w:space="0" w:color="auto"/>
          </w:divBdr>
        </w:div>
        <w:div w:id="688946394">
          <w:marLeft w:val="640"/>
          <w:marRight w:val="0"/>
          <w:marTop w:val="0"/>
          <w:marBottom w:val="0"/>
          <w:divBdr>
            <w:top w:val="none" w:sz="0" w:space="0" w:color="auto"/>
            <w:left w:val="none" w:sz="0" w:space="0" w:color="auto"/>
            <w:bottom w:val="none" w:sz="0" w:space="0" w:color="auto"/>
            <w:right w:val="none" w:sz="0" w:space="0" w:color="auto"/>
          </w:divBdr>
        </w:div>
        <w:div w:id="726996157">
          <w:marLeft w:val="640"/>
          <w:marRight w:val="0"/>
          <w:marTop w:val="0"/>
          <w:marBottom w:val="0"/>
          <w:divBdr>
            <w:top w:val="none" w:sz="0" w:space="0" w:color="auto"/>
            <w:left w:val="none" w:sz="0" w:space="0" w:color="auto"/>
            <w:bottom w:val="none" w:sz="0" w:space="0" w:color="auto"/>
            <w:right w:val="none" w:sz="0" w:space="0" w:color="auto"/>
          </w:divBdr>
        </w:div>
        <w:div w:id="770276185">
          <w:marLeft w:val="640"/>
          <w:marRight w:val="0"/>
          <w:marTop w:val="0"/>
          <w:marBottom w:val="0"/>
          <w:divBdr>
            <w:top w:val="none" w:sz="0" w:space="0" w:color="auto"/>
            <w:left w:val="none" w:sz="0" w:space="0" w:color="auto"/>
            <w:bottom w:val="none" w:sz="0" w:space="0" w:color="auto"/>
            <w:right w:val="none" w:sz="0" w:space="0" w:color="auto"/>
          </w:divBdr>
        </w:div>
        <w:div w:id="778064317">
          <w:marLeft w:val="640"/>
          <w:marRight w:val="0"/>
          <w:marTop w:val="0"/>
          <w:marBottom w:val="0"/>
          <w:divBdr>
            <w:top w:val="none" w:sz="0" w:space="0" w:color="auto"/>
            <w:left w:val="none" w:sz="0" w:space="0" w:color="auto"/>
            <w:bottom w:val="none" w:sz="0" w:space="0" w:color="auto"/>
            <w:right w:val="none" w:sz="0" w:space="0" w:color="auto"/>
          </w:divBdr>
        </w:div>
        <w:div w:id="807481586">
          <w:marLeft w:val="640"/>
          <w:marRight w:val="0"/>
          <w:marTop w:val="0"/>
          <w:marBottom w:val="0"/>
          <w:divBdr>
            <w:top w:val="none" w:sz="0" w:space="0" w:color="auto"/>
            <w:left w:val="none" w:sz="0" w:space="0" w:color="auto"/>
            <w:bottom w:val="none" w:sz="0" w:space="0" w:color="auto"/>
            <w:right w:val="none" w:sz="0" w:space="0" w:color="auto"/>
          </w:divBdr>
        </w:div>
        <w:div w:id="820654897">
          <w:marLeft w:val="640"/>
          <w:marRight w:val="0"/>
          <w:marTop w:val="0"/>
          <w:marBottom w:val="0"/>
          <w:divBdr>
            <w:top w:val="none" w:sz="0" w:space="0" w:color="auto"/>
            <w:left w:val="none" w:sz="0" w:space="0" w:color="auto"/>
            <w:bottom w:val="none" w:sz="0" w:space="0" w:color="auto"/>
            <w:right w:val="none" w:sz="0" w:space="0" w:color="auto"/>
          </w:divBdr>
        </w:div>
        <w:div w:id="827746419">
          <w:marLeft w:val="640"/>
          <w:marRight w:val="0"/>
          <w:marTop w:val="0"/>
          <w:marBottom w:val="0"/>
          <w:divBdr>
            <w:top w:val="none" w:sz="0" w:space="0" w:color="auto"/>
            <w:left w:val="none" w:sz="0" w:space="0" w:color="auto"/>
            <w:bottom w:val="none" w:sz="0" w:space="0" w:color="auto"/>
            <w:right w:val="none" w:sz="0" w:space="0" w:color="auto"/>
          </w:divBdr>
        </w:div>
        <w:div w:id="833687323">
          <w:marLeft w:val="640"/>
          <w:marRight w:val="0"/>
          <w:marTop w:val="0"/>
          <w:marBottom w:val="0"/>
          <w:divBdr>
            <w:top w:val="none" w:sz="0" w:space="0" w:color="auto"/>
            <w:left w:val="none" w:sz="0" w:space="0" w:color="auto"/>
            <w:bottom w:val="none" w:sz="0" w:space="0" w:color="auto"/>
            <w:right w:val="none" w:sz="0" w:space="0" w:color="auto"/>
          </w:divBdr>
        </w:div>
        <w:div w:id="837188973">
          <w:marLeft w:val="640"/>
          <w:marRight w:val="0"/>
          <w:marTop w:val="0"/>
          <w:marBottom w:val="0"/>
          <w:divBdr>
            <w:top w:val="none" w:sz="0" w:space="0" w:color="auto"/>
            <w:left w:val="none" w:sz="0" w:space="0" w:color="auto"/>
            <w:bottom w:val="none" w:sz="0" w:space="0" w:color="auto"/>
            <w:right w:val="none" w:sz="0" w:space="0" w:color="auto"/>
          </w:divBdr>
        </w:div>
        <w:div w:id="885750886">
          <w:marLeft w:val="640"/>
          <w:marRight w:val="0"/>
          <w:marTop w:val="0"/>
          <w:marBottom w:val="0"/>
          <w:divBdr>
            <w:top w:val="none" w:sz="0" w:space="0" w:color="auto"/>
            <w:left w:val="none" w:sz="0" w:space="0" w:color="auto"/>
            <w:bottom w:val="none" w:sz="0" w:space="0" w:color="auto"/>
            <w:right w:val="none" w:sz="0" w:space="0" w:color="auto"/>
          </w:divBdr>
        </w:div>
        <w:div w:id="890263516">
          <w:marLeft w:val="640"/>
          <w:marRight w:val="0"/>
          <w:marTop w:val="0"/>
          <w:marBottom w:val="0"/>
          <w:divBdr>
            <w:top w:val="none" w:sz="0" w:space="0" w:color="auto"/>
            <w:left w:val="none" w:sz="0" w:space="0" w:color="auto"/>
            <w:bottom w:val="none" w:sz="0" w:space="0" w:color="auto"/>
            <w:right w:val="none" w:sz="0" w:space="0" w:color="auto"/>
          </w:divBdr>
        </w:div>
        <w:div w:id="960192073">
          <w:marLeft w:val="640"/>
          <w:marRight w:val="0"/>
          <w:marTop w:val="0"/>
          <w:marBottom w:val="0"/>
          <w:divBdr>
            <w:top w:val="none" w:sz="0" w:space="0" w:color="auto"/>
            <w:left w:val="none" w:sz="0" w:space="0" w:color="auto"/>
            <w:bottom w:val="none" w:sz="0" w:space="0" w:color="auto"/>
            <w:right w:val="none" w:sz="0" w:space="0" w:color="auto"/>
          </w:divBdr>
        </w:div>
        <w:div w:id="961308021">
          <w:marLeft w:val="640"/>
          <w:marRight w:val="0"/>
          <w:marTop w:val="0"/>
          <w:marBottom w:val="0"/>
          <w:divBdr>
            <w:top w:val="none" w:sz="0" w:space="0" w:color="auto"/>
            <w:left w:val="none" w:sz="0" w:space="0" w:color="auto"/>
            <w:bottom w:val="none" w:sz="0" w:space="0" w:color="auto"/>
            <w:right w:val="none" w:sz="0" w:space="0" w:color="auto"/>
          </w:divBdr>
        </w:div>
        <w:div w:id="984158915">
          <w:marLeft w:val="640"/>
          <w:marRight w:val="0"/>
          <w:marTop w:val="0"/>
          <w:marBottom w:val="0"/>
          <w:divBdr>
            <w:top w:val="none" w:sz="0" w:space="0" w:color="auto"/>
            <w:left w:val="none" w:sz="0" w:space="0" w:color="auto"/>
            <w:bottom w:val="none" w:sz="0" w:space="0" w:color="auto"/>
            <w:right w:val="none" w:sz="0" w:space="0" w:color="auto"/>
          </w:divBdr>
        </w:div>
        <w:div w:id="1035039781">
          <w:marLeft w:val="640"/>
          <w:marRight w:val="0"/>
          <w:marTop w:val="0"/>
          <w:marBottom w:val="0"/>
          <w:divBdr>
            <w:top w:val="none" w:sz="0" w:space="0" w:color="auto"/>
            <w:left w:val="none" w:sz="0" w:space="0" w:color="auto"/>
            <w:bottom w:val="none" w:sz="0" w:space="0" w:color="auto"/>
            <w:right w:val="none" w:sz="0" w:space="0" w:color="auto"/>
          </w:divBdr>
        </w:div>
        <w:div w:id="1044453146">
          <w:marLeft w:val="640"/>
          <w:marRight w:val="0"/>
          <w:marTop w:val="0"/>
          <w:marBottom w:val="0"/>
          <w:divBdr>
            <w:top w:val="none" w:sz="0" w:space="0" w:color="auto"/>
            <w:left w:val="none" w:sz="0" w:space="0" w:color="auto"/>
            <w:bottom w:val="none" w:sz="0" w:space="0" w:color="auto"/>
            <w:right w:val="none" w:sz="0" w:space="0" w:color="auto"/>
          </w:divBdr>
        </w:div>
        <w:div w:id="1061322400">
          <w:marLeft w:val="640"/>
          <w:marRight w:val="0"/>
          <w:marTop w:val="0"/>
          <w:marBottom w:val="0"/>
          <w:divBdr>
            <w:top w:val="none" w:sz="0" w:space="0" w:color="auto"/>
            <w:left w:val="none" w:sz="0" w:space="0" w:color="auto"/>
            <w:bottom w:val="none" w:sz="0" w:space="0" w:color="auto"/>
            <w:right w:val="none" w:sz="0" w:space="0" w:color="auto"/>
          </w:divBdr>
        </w:div>
        <w:div w:id="1068651233">
          <w:marLeft w:val="640"/>
          <w:marRight w:val="0"/>
          <w:marTop w:val="0"/>
          <w:marBottom w:val="0"/>
          <w:divBdr>
            <w:top w:val="none" w:sz="0" w:space="0" w:color="auto"/>
            <w:left w:val="none" w:sz="0" w:space="0" w:color="auto"/>
            <w:bottom w:val="none" w:sz="0" w:space="0" w:color="auto"/>
            <w:right w:val="none" w:sz="0" w:space="0" w:color="auto"/>
          </w:divBdr>
        </w:div>
        <w:div w:id="1109854062">
          <w:marLeft w:val="640"/>
          <w:marRight w:val="0"/>
          <w:marTop w:val="0"/>
          <w:marBottom w:val="0"/>
          <w:divBdr>
            <w:top w:val="none" w:sz="0" w:space="0" w:color="auto"/>
            <w:left w:val="none" w:sz="0" w:space="0" w:color="auto"/>
            <w:bottom w:val="none" w:sz="0" w:space="0" w:color="auto"/>
            <w:right w:val="none" w:sz="0" w:space="0" w:color="auto"/>
          </w:divBdr>
        </w:div>
        <w:div w:id="1133717339">
          <w:marLeft w:val="640"/>
          <w:marRight w:val="0"/>
          <w:marTop w:val="0"/>
          <w:marBottom w:val="0"/>
          <w:divBdr>
            <w:top w:val="none" w:sz="0" w:space="0" w:color="auto"/>
            <w:left w:val="none" w:sz="0" w:space="0" w:color="auto"/>
            <w:bottom w:val="none" w:sz="0" w:space="0" w:color="auto"/>
            <w:right w:val="none" w:sz="0" w:space="0" w:color="auto"/>
          </w:divBdr>
        </w:div>
        <w:div w:id="1141776846">
          <w:marLeft w:val="640"/>
          <w:marRight w:val="0"/>
          <w:marTop w:val="0"/>
          <w:marBottom w:val="0"/>
          <w:divBdr>
            <w:top w:val="none" w:sz="0" w:space="0" w:color="auto"/>
            <w:left w:val="none" w:sz="0" w:space="0" w:color="auto"/>
            <w:bottom w:val="none" w:sz="0" w:space="0" w:color="auto"/>
            <w:right w:val="none" w:sz="0" w:space="0" w:color="auto"/>
          </w:divBdr>
        </w:div>
        <w:div w:id="1145243313">
          <w:marLeft w:val="640"/>
          <w:marRight w:val="0"/>
          <w:marTop w:val="0"/>
          <w:marBottom w:val="0"/>
          <w:divBdr>
            <w:top w:val="none" w:sz="0" w:space="0" w:color="auto"/>
            <w:left w:val="none" w:sz="0" w:space="0" w:color="auto"/>
            <w:bottom w:val="none" w:sz="0" w:space="0" w:color="auto"/>
            <w:right w:val="none" w:sz="0" w:space="0" w:color="auto"/>
          </w:divBdr>
        </w:div>
        <w:div w:id="1224833359">
          <w:marLeft w:val="640"/>
          <w:marRight w:val="0"/>
          <w:marTop w:val="0"/>
          <w:marBottom w:val="0"/>
          <w:divBdr>
            <w:top w:val="none" w:sz="0" w:space="0" w:color="auto"/>
            <w:left w:val="none" w:sz="0" w:space="0" w:color="auto"/>
            <w:bottom w:val="none" w:sz="0" w:space="0" w:color="auto"/>
            <w:right w:val="none" w:sz="0" w:space="0" w:color="auto"/>
          </w:divBdr>
        </w:div>
        <w:div w:id="1235165701">
          <w:marLeft w:val="640"/>
          <w:marRight w:val="0"/>
          <w:marTop w:val="0"/>
          <w:marBottom w:val="0"/>
          <w:divBdr>
            <w:top w:val="none" w:sz="0" w:space="0" w:color="auto"/>
            <w:left w:val="none" w:sz="0" w:space="0" w:color="auto"/>
            <w:bottom w:val="none" w:sz="0" w:space="0" w:color="auto"/>
            <w:right w:val="none" w:sz="0" w:space="0" w:color="auto"/>
          </w:divBdr>
        </w:div>
        <w:div w:id="1245526664">
          <w:marLeft w:val="640"/>
          <w:marRight w:val="0"/>
          <w:marTop w:val="0"/>
          <w:marBottom w:val="0"/>
          <w:divBdr>
            <w:top w:val="none" w:sz="0" w:space="0" w:color="auto"/>
            <w:left w:val="none" w:sz="0" w:space="0" w:color="auto"/>
            <w:bottom w:val="none" w:sz="0" w:space="0" w:color="auto"/>
            <w:right w:val="none" w:sz="0" w:space="0" w:color="auto"/>
          </w:divBdr>
        </w:div>
        <w:div w:id="1280800765">
          <w:marLeft w:val="640"/>
          <w:marRight w:val="0"/>
          <w:marTop w:val="0"/>
          <w:marBottom w:val="0"/>
          <w:divBdr>
            <w:top w:val="none" w:sz="0" w:space="0" w:color="auto"/>
            <w:left w:val="none" w:sz="0" w:space="0" w:color="auto"/>
            <w:bottom w:val="none" w:sz="0" w:space="0" w:color="auto"/>
            <w:right w:val="none" w:sz="0" w:space="0" w:color="auto"/>
          </w:divBdr>
        </w:div>
        <w:div w:id="1286958550">
          <w:marLeft w:val="640"/>
          <w:marRight w:val="0"/>
          <w:marTop w:val="0"/>
          <w:marBottom w:val="0"/>
          <w:divBdr>
            <w:top w:val="none" w:sz="0" w:space="0" w:color="auto"/>
            <w:left w:val="none" w:sz="0" w:space="0" w:color="auto"/>
            <w:bottom w:val="none" w:sz="0" w:space="0" w:color="auto"/>
            <w:right w:val="none" w:sz="0" w:space="0" w:color="auto"/>
          </w:divBdr>
        </w:div>
        <w:div w:id="1303995581">
          <w:marLeft w:val="640"/>
          <w:marRight w:val="0"/>
          <w:marTop w:val="0"/>
          <w:marBottom w:val="0"/>
          <w:divBdr>
            <w:top w:val="none" w:sz="0" w:space="0" w:color="auto"/>
            <w:left w:val="none" w:sz="0" w:space="0" w:color="auto"/>
            <w:bottom w:val="none" w:sz="0" w:space="0" w:color="auto"/>
            <w:right w:val="none" w:sz="0" w:space="0" w:color="auto"/>
          </w:divBdr>
        </w:div>
        <w:div w:id="1304652272">
          <w:marLeft w:val="640"/>
          <w:marRight w:val="0"/>
          <w:marTop w:val="0"/>
          <w:marBottom w:val="0"/>
          <w:divBdr>
            <w:top w:val="none" w:sz="0" w:space="0" w:color="auto"/>
            <w:left w:val="none" w:sz="0" w:space="0" w:color="auto"/>
            <w:bottom w:val="none" w:sz="0" w:space="0" w:color="auto"/>
            <w:right w:val="none" w:sz="0" w:space="0" w:color="auto"/>
          </w:divBdr>
        </w:div>
        <w:div w:id="1314411540">
          <w:marLeft w:val="640"/>
          <w:marRight w:val="0"/>
          <w:marTop w:val="0"/>
          <w:marBottom w:val="0"/>
          <w:divBdr>
            <w:top w:val="none" w:sz="0" w:space="0" w:color="auto"/>
            <w:left w:val="none" w:sz="0" w:space="0" w:color="auto"/>
            <w:bottom w:val="none" w:sz="0" w:space="0" w:color="auto"/>
            <w:right w:val="none" w:sz="0" w:space="0" w:color="auto"/>
          </w:divBdr>
        </w:div>
        <w:div w:id="1315523131">
          <w:marLeft w:val="640"/>
          <w:marRight w:val="0"/>
          <w:marTop w:val="0"/>
          <w:marBottom w:val="0"/>
          <w:divBdr>
            <w:top w:val="none" w:sz="0" w:space="0" w:color="auto"/>
            <w:left w:val="none" w:sz="0" w:space="0" w:color="auto"/>
            <w:bottom w:val="none" w:sz="0" w:space="0" w:color="auto"/>
            <w:right w:val="none" w:sz="0" w:space="0" w:color="auto"/>
          </w:divBdr>
        </w:div>
        <w:div w:id="1327973128">
          <w:marLeft w:val="640"/>
          <w:marRight w:val="0"/>
          <w:marTop w:val="0"/>
          <w:marBottom w:val="0"/>
          <w:divBdr>
            <w:top w:val="none" w:sz="0" w:space="0" w:color="auto"/>
            <w:left w:val="none" w:sz="0" w:space="0" w:color="auto"/>
            <w:bottom w:val="none" w:sz="0" w:space="0" w:color="auto"/>
            <w:right w:val="none" w:sz="0" w:space="0" w:color="auto"/>
          </w:divBdr>
        </w:div>
        <w:div w:id="1331907046">
          <w:marLeft w:val="640"/>
          <w:marRight w:val="0"/>
          <w:marTop w:val="0"/>
          <w:marBottom w:val="0"/>
          <w:divBdr>
            <w:top w:val="none" w:sz="0" w:space="0" w:color="auto"/>
            <w:left w:val="none" w:sz="0" w:space="0" w:color="auto"/>
            <w:bottom w:val="none" w:sz="0" w:space="0" w:color="auto"/>
            <w:right w:val="none" w:sz="0" w:space="0" w:color="auto"/>
          </w:divBdr>
        </w:div>
        <w:div w:id="1360624099">
          <w:marLeft w:val="640"/>
          <w:marRight w:val="0"/>
          <w:marTop w:val="0"/>
          <w:marBottom w:val="0"/>
          <w:divBdr>
            <w:top w:val="none" w:sz="0" w:space="0" w:color="auto"/>
            <w:left w:val="none" w:sz="0" w:space="0" w:color="auto"/>
            <w:bottom w:val="none" w:sz="0" w:space="0" w:color="auto"/>
            <w:right w:val="none" w:sz="0" w:space="0" w:color="auto"/>
          </w:divBdr>
        </w:div>
        <w:div w:id="1387872184">
          <w:marLeft w:val="640"/>
          <w:marRight w:val="0"/>
          <w:marTop w:val="0"/>
          <w:marBottom w:val="0"/>
          <w:divBdr>
            <w:top w:val="none" w:sz="0" w:space="0" w:color="auto"/>
            <w:left w:val="none" w:sz="0" w:space="0" w:color="auto"/>
            <w:bottom w:val="none" w:sz="0" w:space="0" w:color="auto"/>
            <w:right w:val="none" w:sz="0" w:space="0" w:color="auto"/>
          </w:divBdr>
        </w:div>
        <w:div w:id="1402170908">
          <w:marLeft w:val="640"/>
          <w:marRight w:val="0"/>
          <w:marTop w:val="0"/>
          <w:marBottom w:val="0"/>
          <w:divBdr>
            <w:top w:val="none" w:sz="0" w:space="0" w:color="auto"/>
            <w:left w:val="none" w:sz="0" w:space="0" w:color="auto"/>
            <w:bottom w:val="none" w:sz="0" w:space="0" w:color="auto"/>
            <w:right w:val="none" w:sz="0" w:space="0" w:color="auto"/>
          </w:divBdr>
        </w:div>
        <w:div w:id="1402411021">
          <w:marLeft w:val="640"/>
          <w:marRight w:val="0"/>
          <w:marTop w:val="0"/>
          <w:marBottom w:val="0"/>
          <w:divBdr>
            <w:top w:val="none" w:sz="0" w:space="0" w:color="auto"/>
            <w:left w:val="none" w:sz="0" w:space="0" w:color="auto"/>
            <w:bottom w:val="none" w:sz="0" w:space="0" w:color="auto"/>
            <w:right w:val="none" w:sz="0" w:space="0" w:color="auto"/>
          </w:divBdr>
        </w:div>
        <w:div w:id="1422406385">
          <w:marLeft w:val="640"/>
          <w:marRight w:val="0"/>
          <w:marTop w:val="0"/>
          <w:marBottom w:val="0"/>
          <w:divBdr>
            <w:top w:val="none" w:sz="0" w:space="0" w:color="auto"/>
            <w:left w:val="none" w:sz="0" w:space="0" w:color="auto"/>
            <w:bottom w:val="none" w:sz="0" w:space="0" w:color="auto"/>
            <w:right w:val="none" w:sz="0" w:space="0" w:color="auto"/>
          </w:divBdr>
        </w:div>
        <w:div w:id="1495678914">
          <w:marLeft w:val="640"/>
          <w:marRight w:val="0"/>
          <w:marTop w:val="0"/>
          <w:marBottom w:val="0"/>
          <w:divBdr>
            <w:top w:val="none" w:sz="0" w:space="0" w:color="auto"/>
            <w:left w:val="none" w:sz="0" w:space="0" w:color="auto"/>
            <w:bottom w:val="none" w:sz="0" w:space="0" w:color="auto"/>
            <w:right w:val="none" w:sz="0" w:space="0" w:color="auto"/>
          </w:divBdr>
        </w:div>
        <w:div w:id="1504274068">
          <w:marLeft w:val="640"/>
          <w:marRight w:val="0"/>
          <w:marTop w:val="0"/>
          <w:marBottom w:val="0"/>
          <w:divBdr>
            <w:top w:val="none" w:sz="0" w:space="0" w:color="auto"/>
            <w:left w:val="none" w:sz="0" w:space="0" w:color="auto"/>
            <w:bottom w:val="none" w:sz="0" w:space="0" w:color="auto"/>
            <w:right w:val="none" w:sz="0" w:space="0" w:color="auto"/>
          </w:divBdr>
        </w:div>
        <w:div w:id="1515613369">
          <w:marLeft w:val="640"/>
          <w:marRight w:val="0"/>
          <w:marTop w:val="0"/>
          <w:marBottom w:val="0"/>
          <w:divBdr>
            <w:top w:val="none" w:sz="0" w:space="0" w:color="auto"/>
            <w:left w:val="none" w:sz="0" w:space="0" w:color="auto"/>
            <w:bottom w:val="none" w:sz="0" w:space="0" w:color="auto"/>
            <w:right w:val="none" w:sz="0" w:space="0" w:color="auto"/>
          </w:divBdr>
        </w:div>
        <w:div w:id="1532380011">
          <w:marLeft w:val="640"/>
          <w:marRight w:val="0"/>
          <w:marTop w:val="0"/>
          <w:marBottom w:val="0"/>
          <w:divBdr>
            <w:top w:val="none" w:sz="0" w:space="0" w:color="auto"/>
            <w:left w:val="none" w:sz="0" w:space="0" w:color="auto"/>
            <w:bottom w:val="none" w:sz="0" w:space="0" w:color="auto"/>
            <w:right w:val="none" w:sz="0" w:space="0" w:color="auto"/>
          </w:divBdr>
        </w:div>
        <w:div w:id="1550070643">
          <w:marLeft w:val="640"/>
          <w:marRight w:val="0"/>
          <w:marTop w:val="0"/>
          <w:marBottom w:val="0"/>
          <w:divBdr>
            <w:top w:val="none" w:sz="0" w:space="0" w:color="auto"/>
            <w:left w:val="none" w:sz="0" w:space="0" w:color="auto"/>
            <w:bottom w:val="none" w:sz="0" w:space="0" w:color="auto"/>
            <w:right w:val="none" w:sz="0" w:space="0" w:color="auto"/>
          </w:divBdr>
        </w:div>
        <w:div w:id="1555118700">
          <w:marLeft w:val="640"/>
          <w:marRight w:val="0"/>
          <w:marTop w:val="0"/>
          <w:marBottom w:val="0"/>
          <w:divBdr>
            <w:top w:val="none" w:sz="0" w:space="0" w:color="auto"/>
            <w:left w:val="none" w:sz="0" w:space="0" w:color="auto"/>
            <w:bottom w:val="none" w:sz="0" w:space="0" w:color="auto"/>
            <w:right w:val="none" w:sz="0" w:space="0" w:color="auto"/>
          </w:divBdr>
        </w:div>
        <w:div w:id="1560749287">
          <w:marLeft w:val="640"/>
          <w:marRight w:val="0"/>
          <w:marTop w:val="0"/>
          <w:marBottom w:val="0"/>
          <w:divBdr>
            <w:top w:val="none" w:sz="0" w:space="0" w:color="auto"/>
            <w:left w:val="none" w:sz="0" w:space="0" w:color="auto"/>
            <w:bottom w:val="none" w:sz="0" w:space="0" w:color="auto"/>
            <w:right w:val="none" w:sz="0" w:space="0" w:color="auto"/>
          </w:divBdr>
        </w:div>
        <w:div w:id="1587416526">
          <w:marLeft w:val="640"/>
          <w:marRight w:val="0"/>
          <w:marTop w:val="0"/>
          <w:marBottom w:val="0"/>
          <w:divBdr>
            <w:top w:val="none" w:sz="0" w:space="0" w:color="auto"/>
            <w:left w:val="none" w:sz="0" w:space="0" w:color="auto"/>
            <w:bottom w:val="none" w:sz="0" w:space="0" w:color="auto"/>
            <w:right w:val="none" w:sz="0" w:space="0" w:color="auto"/>
          </w:divBdr>
        </w:div>
        <w:div w:id="1594508268">
          <w:marLeft w:val="640"/>
          <w:marRight w:val="0"/>
          <w:marTop w:val="0"/>
          <w:marBottom w:val="0"/>
          <w:divBdr>
            <w:top w:val="none" w:sz="0" w:space="0" w:color="auto"/>
            <w:left w:val="none" w:sz="0" w:space="0" w:color="auto"/>
            <w:bottom w:val="none" w:sz="0" w:space="0" w:color="auto"/>
            <w:right w:val="none" w:sz="0" w:space="0" w:color="auto"/>
          </w:divBdr>
        </w:div>
        <w:div w:id="1626502992">
          <w:marLeft w:val="640"/>
          <w:marRight w:val="0"/>
          <w:marTop w:val="0"/>
          <w:marBottom w:val="0"/>
          <w:divBdr>
            <w:top w:val="none" w:sz="0" w:space="0" w:color="auto"/>
            <w:left w:val="none" w:sz="0" w:space="0" w:color="auto"/>
            <w:bottom w:val="none" w:sz="0" w:space="0" w:color="auto"/>
            <w:right w:val="none" w:sz="0" w:space="0" w:color="auto"/>
          </w:divBdr>
        </w:div>
        <w:div w:id="1628270569">
          <w:marLeft w:val="640"/>
          <w:marRight w:val="0"/>
          <w:marTop w:val="0"/>
          <w:marBottom w:val="0"/>
          <w:divBdr>
            <w:top w:val="none" w:sz="0" w:space="0" w:color="auto"/>
            <w:left w:val="none" w:sz="0" w:space="0" w:color="auto"/>
            <w:bottom w:val="none" w:sz="0" w:space="0" w:color="auto"/>
            <w:right w:val="none" w:sz="0" w:space="0" w:color="auto"/>
          </w:divBdr>
        </w:div>
        <w:div w:id="1631395207">
          <w:marLeft w:val="640"/>
          <w:marRight w:val="0"/>
          <w:marTop w:val="0"/>
          <w:marBottom w:val="0"/>
          <w:divBdr>
            <w:top w:val="none" w:sz="0" w:space="0" w:color="auto"/>
            <w:left w:val="none" w:sz="0" w:space="0" w:color="auto"/>
            <w:bottom w:val="none" w:sz="0" w:space="0" w:color="auto"/>
            <w:right w:val="none" w:sz="0" w:space="0" w:color="auto"/>
          </w:divBdr>
        </w:div>
        <w:div w:id="1659845955">
          <w:marLeft w:val="640"/>
          <w:marRight w:val="0"/>
          <w:marTop w:val="0"/>
          <w:marBottom w:val="0"/>
          <w:divBdr>
            <w:top w:val="none" w:sz="0" w:space="0" w:color="auto"/>
            <w:left w:val="none" w:sz="0" w:space="0" w:color="auto"/>
            <w:bottom w:val="none" w:sz="0" w:space="0" w:color="auto"/>
            <w:right w:val="none" w:sz="0" w:space="0" w:color="auto"/>
          </w:divBdr>
        </w:div>
        <w:div w:id="1661041295">
          <w:marLeft w:val="640"/>
          <w:marRight w:val="0"/>
          <w:marTop w:val="0"/>
          <w:marBottom w:val="0"/>
          <w:divBdr>
            <w:top w:val="none" w:sz="0" w:space="0" w:color="auto"/>
            <w:left w:val="none" w:sz="0" w:space="0" w:color="auto"/>
            <w:bottom w:val="none" w:sz="0" w:space="0" w:color="auto"/>
            <w:right w:val="none" w:sz="0" w:space="0" w:color="auto"/>
          </w:divBdr>
        </w:div>
        <w:div w:id="1688946995">
          <w:marLeft w:val="640"/>
          <w:marRight w:val="0"/>
          <w:marTop w:val="0"/>
          <w:marBottom w:val="0"/>
          <w:divBdr>
            <w:top w:val="none" w:sz="0" w:space="0" w:color="auto"/>
            <w:left w:val="none" w:sz="0" w:space="0" w:color="auto"/>
            <w:bottom w:val="none" w:sz="0" w:space="0" w:color="auto"/>
            <w:right w:val="none" w:sz="0" w:space="0" w:color="auto"/>
          </w:divBdr>
        </w:div>
        <w:div w:id="1695494884">
          <w:marLeft w:val="640"/>
          <w:marRight w:val="0"/>
          <w:marTop w:val="0"/>
          <w:marBottom w:val="0"/>
          <w:divBdr>
            <w:top w:val="none" w:sz="0" w:space="0" w:color="auto"/>
            <w:left w:val="none" w:sz="0" w:space="0" w:color="auto"/>
            <w:bottom w:val="none" w:sz="0" w:space="0" w:color="auto"/>
            <w:right w:val="none" w:sz="0" w:space="0" w:color="auto"/>
          </w:divBdr>
        </w:div>
        <w:div w:id="1714111473">
          <w:marLeft w:val="640"/>
          <w:marRight w:val="0"/>
          <w:marTop w:val="0"/>
          <w:marBottom w:val="0"/>
          <w:divBdr>
            <w:top w:val="none" w:sz="0" w:space="0" w:color="auto"/>
            <w:left w:val="none" w:sz="0" w:space="0" w:color="auto"/>
            <w:bottom w:val="none" w:sz="0" w:space="0" w:color="auto"/>
            <w:right w:val="none" w:sz="0" w:space="0" w:color="auto"/>
          </w:divBdr>
        </w:div>
        <w:div w:id="1718048548">
          <w:marLeft w:val="640"/>
          <w:marRight w:val="0"/>
          <w:marTop w:val="0"/>
          <w:marBottom w:val="0"/>
          <w:divBdr>
            <w:top w:val="none" w:sz="0" w:space="0" w:color="auto"/>
            <w:left w:val="none" w:sz="0" w:space="0" w:color="auto"/>
            <w:bottom w:val="none" w:sz="0" w:space="0" w:color="auto"/>
            <w:right w:val="none" w:sz="0" w:space="0" w:color="auto"/>
          </w:divBdr>
        </w:div>
        <w:div w:id="1760173394">
          <w:marLeft w:val="640"/>
          <w:marRight w:val="0"/>
          <w:marTop w:val="0"/>
          <w:marBottom w:val="0"/>
          <w:divBdr>
            <w:top w:val="none" w:sz="0" w:space="0" w:color="auto"/>
            <w:left w:val="none" w:sz="0" w:space="0" w:color="auto"/>
            <w:bottom w:val="none" w:sz="0" w:space="0" w:color="auto"/>
            <w:right w:val="none" w:sz="0" w:space="0" w:color="auto"/>
          </w:divBdr>
        </w:div>
        <w:div w:id="1786190685">
          <w:marLeft w:val="640"/>
          <w:marRight w:val="0"/>
          <w:marTop w:val="0"/>
          <w:marBottom w:val="0"/>
          <w:divBdr>
            <w:top w:val="none" w:sz="0" w:space="0" w:color="auto"/>
            <w:left w:val="none" w:sz="0" w:space="0" w:color="auto"/>
            <w:bottom w:val="none" w:sz="0" w:space="0" w:color="auto"/>
            <w:right w:val="none" w:sz="0" w:space="0" w:color="auto"/>
          </w:divBdr>
        </w:div>
        <w:div w:id="1855025355">
          <w:marLeft w:val="640"/>
          <w:marRight w:val="0"/>
          <w:marTop w:val="0"/>
          <w:marBottom w:val="0"/>
          <w:divBdr>
            <w:top w:val="none" w:sz="0" w:space="0" w:color="auto"/>
            <w:left w:val="none" w:sz="0" w:space="0" w:color="auto"/>
            <w:bottom w:val="none" w:sz="0" w:space="0" w:color="auto"/>
            <w:right w:val="none" w:sz="0" w:space="0" w:color="auto"/>
          </w:divBdr>
        </w:div>
        <w:div w:id="1883983939">
          <w:marLeft w:val="640"/>
          <w:marRight w:val="0"/>
          <w:marTop w:val="0"/>
          <w:marBottom w:val="0"/>
          <w:divBdr>
            <w:top w:val="none" w:sz="0" w:space="0" w:color="auto"/>
            <w:left w:val="none" w:sz="0" w:space="0" w:color="auto"/>
            <w:bottom w:val="none" w:sz="0" w:space="0" w:color="auto"/>
            <w:right w:val="none" w:sz="0" w:space="0" w:color="auto"/>
          </w:divBdr>
        </w:div>
        <w:div w:id="1898200629">
          <w:marLeft w:val="640"/>
          <w:marRight w:val="0"/>
          <w:marTop w:val="0"/>
          <w:marBottom w:val="0"/>
          <w:divBdr>
            <w:top w:val="none" w:sz="0" w:space="0" w:color="auto"/>
            <w:left w:val="none" w:sz="0" w:space="0" w:color="auto"/>
            <w:bottom w:val="none" w:sz="0" w:space="0" w:color="auto"/>
            <w:right w:val="none" w:sz="0" w:space="0" w:color="auto"/>
          </w:divBdr>
        </w:div>
        <w:div w:id="1939020636">
          <w:marLeft w:val="640"/>
          <w:marRight w:val="0"/>
          <w:marTop w:val="0"/>
          <w:marBottom w:val="0"/>
          <w:divBdr>
            <w:top w:val="none" w:sz="0" w:space="0" w:color="auto"/>
            <w:left w:val="none" w:sz="0" w:space="0" w:color="auto"/>
            <w:bottom w:val="none" w:sz="0" w:space="0" w:color="auto"/>
            <w:right w:val="none" w:sz="0" w:space="0" w:color="auto"/>
          </w:divBdr>
        </w:div>
        <w:div w:id="1976370718">
          <w:marLeft w:val="640"/>
          <w:marRight w:val="0"/>
          <w:marTop w:val="0"/>
          <w:marBottom w:val="0"/>
          <w:divBdr>
            <w:top w:val="none" w:sz="0" w:space="0" w:color="auto"/>
            <w:left w:val="none" w:sz="0" w:space="0" w:color="auto"/>
            <w:bottom w:val="none" w:sz="0" w:space="0" w:color="auto"/>
            <w:right w:val="none" w:sz="0" w:space="0" w:color="auto"/>
          </w:divBdr>
        </w:div>
        <w:div w:id="1988584751">
          <w:marLeft w:val="640"/>
          <w:marRight w:val="0"/>
          <w:marTop w:val="0"/>
          <w:marBottom w:val="0"/>
          <w:divBdr>
            <w:top w:val="none" w:sz="0" w:space="0" w:color="auto"/>
            <w:left w:val="none" w:sz="0" w:space="0" w:color="auto"/>
            <w:bottom w:val="none" w:sz="0" w:space="0" w:color="auto"/>
            <w:right w:val="none" w:sz="0" w:space="0" w:color="auto"/>
          </w:divBdr>
        </w:div>
        <w:div w:id="1992782585">
          <w:marLeft w:val="640"/>
          <w:marRight w:val="0"/>
          <w:marTop w:val="0"/>
          <w:marBottom w:val="0"/>
          <w:divBdr>
            <w:top w:val="none" w:sz="0" w:space="0" w:color="auto"/>
            <w:left w:val="none" w:sz="0" w:space="0" w:color="auto"/>
            <w:bottom w:val="none" w:sz="0" w:space="0" w:color="auto"/>
            <w:right w:val="none" w:sz="0" w:space="0" w:color="auto"/>
          </w:divBdr>
        </w:div>
        <w:div w:id="2014797504">
          <w:marLeft w:val="640"/>
          <w:marRight w:val="0"/>
          <w:marTop w:val="0"/>
          <w:marBottom w:val="0"/>
          <w:divBdr>
            <w:top w:val="none" w:sz="0" w:space="0" w:color="auto"/>
            <w:left w:val="none" w:sz="0" w:space="0" w:color="auto"/>
            <w:bottom w:val="none" w:sz="0" w:space="0" w:color="auto"/>
            <w:right w:val="none" w:sz="0" w:space="0" w:color="auto"/>
          </w:divBdr>
        </w:div>
        <w:div w:id="2015188323">
          <w:marLeft w:val="640"/>
          <w:marRight w:val="0"/>
          <w:marTop w:val="0"/>
          <w:marBottom w:val="0"/>
          <w:divBdr>
            <w:top w:val="none" w:sz="0" w:space="0" w:color="auto"/>
            <w:left w:val="none" w:sz="0" w:space="0" w:color="auto"/>
            <w:bottom w:val="none" w:sz="0" w:space="0" w:color="auto"/>
            <w:right w:val="none" w:sz="0" w:space="0" w:color="auto"/>
          </w:divBdr>
        </w:div>
        <w:div w:id="2031057387">
          <w:marLeft w:val="640"/>
          <w:marRight w:val="0"/>
          <w:marTop w:val="0"/>
          <w:marBottom w:val="0"/>
          <w:divBdr>
            <w:top w:val="none" w:sz="0" w:space="0" w:color="auto"/>
            <w:left w:val="none" w:sz="0" w:space="0" w:color="auto"/>
            <w:bottom w:val="none" w:sz="0" w:space="0" w:color="auto"/>
            <w:right w:val="none" w:sz="0" w:space="0" w:color="auto"/>
          </w:divBdr>
        </w:div>
        <w:div w:id="2055079849">
          <w:marLeft w:val="640"/>
          <w:marRight w:val="0"/>
          <w:marTop w:val="0"/>
          <w:marBottom w:val="0"/>
          <w:divBdr>
            <w:top w:val="none" w:sz="0" w:space="0" w:color="auto"/>
            <w:left w:val="none" w:sz="0" w:space="0" w:color="auto"/>
            <w:bottom w:val="none" w:sz="0" w:space="0" w:color="auto"/>
            <w:right w:val="none" w:sz="0" w:space="0" w:color="auto"/>
          </w:divBdr>
        </w:div>
        <w:div w:id="2079399321">
          <w:marLeft w:val="640"/>
          <w:marRight w:val="0"/>
          <w:marTop w:val="0"/>
          <w:marBottom w:val="0"/>
          <w:divBdr>
            <w:top w:val="none" w:sz="0" w:space="0" w:color="auto"/>
            <w:left w:val="none" w:sz="0" w:space="0" w:color="auto"/>
            <w:bottom w:val="none" w:sz="0" w:space="0" w:color="auto"/>
            <w:right w:val="none" w:sz="0" w:space="0" w:color="auto"/>
          </w:divBdr>
        </w:div>
        <w:div w:id="2084252143">
          <w:marLeft w:val="640"/>
          <w:marRight w:val="0"/>
          <w:marTop w:val="0"/>
          <w:marBottom w:val="0"/>
          <w:divBdr>
            <w:top w:val="none" w:sz="0" w:space="0" w:color="auto"/>
            <w:left w:val="none" w:sz="0" w:space="0" w:color="auto"/>
            <w:bottom w:val="none" w:sz="0" w:space="0" w:color="auto"/>
            <w:right w:val="none" w:sz="0" w:space="0" w:color="auto"/>
          </w:divBdr>
        </w:div>
        <w:div w:id="2092772648">
          <w:marLeft w:val="640"/>
          <w:marRight w:val="0"/>
          <w:marTop w:val="0"/>
          <w:marBottom w:val="0"/>
          <w:divBdr>
            <w:top w:val="none" w:sz="0" w:space="0" w:color="auto"/>
            <w:left w:val="none" w:sz="0" w:space="0" w:color="auto"/>
            <w:bottom w:val="none" w:sz="0" w:space="0" w:color="auto"/>
            <w:right w:val="none" w:sz="0" w:space="0" w:color="auto"/>
          </w:divBdr>
        </w:div>
      </w:divsChild>
    </w:div>
    <w:div w:id="205996058">
      <w:bodyDiv w:val="1"/>
      <w:marLeft w:val="0"/>
      <w:marRight w:val="0"/>
      <w:marTop w:val="0"/>
      <w:marBottom w:val="0"/>
      <w:divBdr>
        <w:top w:val="none" w:sz="0" w:space="0" w:color="auto"/>
        <w:left w:val="none" w:sz="0" w:space="0" w:color="auto"/>
        <w:bottom w:val="none" w:sz="0" w:space="0" w:color="auto"/>
        <w:right w:val="none" w:sz="0" w:space="0" w:color="auto"/>
      </w:divBdr>
      <w:divsChild>
        <w:div w:id="18826217">
          <w:marLeft w:val="640"/>
          <w:marRight w:val="0"/>
          <w:marTop w:val="0"/>
          <w:marBottom w:val="0"/>
          <w:divBdr>
            <w:top w:val="none" w:sz="0" w:space="0" w:color="auto"/>
            <w:left w:val="none" w:sz="0" w:space="0" w:color="auto"/>
            <w:bottom w:val="none" w:sz="0" w:space="0" w:color="auto"/>
            <w:right w:val="none" w:sz="0" w:space="0" w:color="auto"/>
          </w:divBdr>
        </w:div>
        <w:div w:id="36397494">
          <w:marLeft w:val="640"/>
          <w:marRight w:val="0"/>
          <w:marTop w:val="0"/>
          <w:marBottom w:val="0"/>
          <w:divBdr>
            <w:top w:val="none" w:sz="0" w:space="0" w:color="auto"/>
            <w:left w:val="none" w:sz="0" w:space="0" w:color="auto"/>
            <w:bottom w:val="none" w:sz="0" w:space="0" w:color="auto"/>
            <w:right w:val="none" w:sz="0" w:space="0" w:color="auto"/>
          </w:divBdr>
        </w:div>
        <w:div w:id="108403482">
          <w:marLeft w:val="640"/>
          <w:marRight w:val="0"/>
          <w:marTop w:val="0"/>
          <w:marBottom w:val="0"/>
          <w:divBdr>
            <w:top w:val="none" w:sz="0" w:space="0" w:color="auto"/>
            <w:left w:val="none" w:sz="0" w:space="0" w:color="auto"/>
            <w:bottom w:val="none" w:sz="0" w:space="0" w:color="auto"/>
            <w:right w:val="none" w:sz="0" w:space="0" w:color="auto"/>
          </w:divBdr>
        </w:div>
        <w:div w:id="112989661">
          <w:marLeft w:val="640"/>
          <w:marRight w:val="0"/>
          <w:marTop w:val="0"/>
          <w:marBottom w:val="0"/>
          <w:divBdr>
            <w:top w:val="none" w:sz="0" w:space="0" w:color="auto"/>
            <w:left w:val="none" w:sz="0" w:space="0" w:color="auto"/>
            <w:bottom w:val="none" w:sz="0" w:space="0" w:color="auto"/>
            <w:right w:val="none" w:sz="0" w:space="0" w:color="auto"/>
          </w:divBdr>
        </w:div>
        <w:div w:id="145436243">
          <w:marLeft w:val="640"/>
          <w:marRight w:val="0"/>
          <w:marTop w:val="0"/>
          <w:marBottom w:val="0"/>
          <w:divBdr>
            <w:top w:val="none" w:sz="0" w:space="0" w:color="auto"/>
            <w:left w:val="none" w:sz="0" w:space="0" w:color="auto"/>
            <w:bottom w:val="none" w:sz="0" w:space="0" w:color="auto"/>
            <w:right w:val="none" w:sz="0" w:space="0" w:color="auto"/>
          </w:divBdr>
        </w:div>
        <w:div w:id="152185335">
          <w:marLeft w:val="640"/>
          <w:marRight w:val="0"/>
          <w:marTop w:val="0"/>
          <w:marBottom w:val="0"/>
          <w:divBdr>
            <w:top w:val="none" w:sz="0" w:space="0" w:color="auto"/>
            <w:left w:val="none" w:sz="0" w:space="0" w:color="auto"/>
            <w:bottom w:val="none" w:sz="0" w:space="0" w:color="auto"/>
            <w:right w:val="none" w:sz="0" w:space="0" w:color="auto"/>
          </w:divBdr>
        </w:div>
        <w:div w:id="166555124">
          <w:marLeft w:val="640"/>
          <w:marRight w:val="0"/>
          <w:marTop w:val="0"/>
          <w:marBottom w:val="0"/>
          <w:divBdr>
            <w:top w:val="none" w:sz="0" w:space="0" w:color="auto"/>
            <w:left w:val="none" w:sz="0" w:space="0" w:color="auto"/>
            <w:bottom w:val="none" w:sz="0" w:space="0" w:color="auto"/>
            <w:right w:val="none" w:sz="0" w:space="0" w:color="auto"/>
          </w:divBdr>
        </w:div>
        <w:div w:id="207451257">
          <w:marLeft w:val="640"/>
          <w:marRight w:val="0"/>
          <w:marTop w:val="0"/>
          <w:marBottom w:val="0"/>
          <w:divBdr>
            <w:top w:val="none" w:sz="0" w:space="0" w:color="auto"/>
            <w:left w:val="none" w:sz="0" w:space="0" w:color="auto"/>
            <w:bottom w:val="none" w:sz="0" w:space="0" w:color="auto"/>
            <w:right w:val="none" w:sz="0" w:space="0" w:color="auto"/>
          </w:divBdr>
        </w:div>
        <w:div w:id="216354905">
          <w:marLeft w:val="640"/>
          <w:marRight w:val="0"/>
          <w:marTop w:val="0"/>
          <w:marBottom w:val="0"/>
          <w:divBdr>
            <w:top w:val="none" w:sz="0" w:space="0" w:color="auto"/>
            <w:left w:val="none" w:sz="0" w:space="0" w:color="auto"/>
            <w:bottom w:val="none" w:sz="0" w:space="0" w:color="auto"/>
            <w:right w:val="none" w:sz="0" w:space="0" w:color="auto"/>
          </w:divBdr>
        </w:div>
        <w:div w:id="259219080">
          <w:marLeft w:val="640"/>
          <w:marRight w:val="0"/>
          <w:marTop w:val="0"/>
          <w:marBottom w:val="0"/>
          <w:divBdr>
            <w:top w:val="none" w:sz="0" w:space="0" w:color="auto"/>
            <w:left w:val="none" w:sz="0" w:space="0" w:color="auto"/>
            <w:bottom w:val="none" w:sz="0" w:space="0" w:color="auto"/>
            <w:right w:val="none" w:sz="0" w:space="0" w:color="auto"/>
          </w:divBdr>
        </w:div>
        <w:div w:id="279385134">
          <w:marLeft w:val="640"/>
          <w:marRight w:val="0"/>
          <w:marTop w:val="0"/>
          <w:marBottom w:val="0"/>
          <w:divBdr>
            <w:top w:val="none" w:sz="0" w:space="0" w:color="auto"/>
            <w:left w:val="none" w:sz="0" w:space="0" w:color="auto"/>
            <w:bottom w:val="none" w:sz="0" w:space="0" w:color="auto"/>
            <w:right w:val="none" w:sz="0" w:space="0" w:color="auto"/>
          </w:divBdr>
        </w:div>
        <w:div w:id="303320978">
          <w:marLeft w:val="640"/>
          <w:marRight w:val="0"/>
          <w:marTop w:val="0"/>
          <w:marBottom w:val="0"/>
          <w:divBdr>
            <w:top w:val="none" w:sz="0" w:space="0" w:color="auto"/>
            <w:left w:val="none" w:sz="0" w:space="0" w:color="auto"/>
            <w:bottom w:val="none" w:sz="0" w:space="0" w:color="auto"/>
            <w:right w:val="none" w:sz="0" w:space="0" w:color="auto"/>
          </w:divBdr>
        </w:div>
        <w:div w:id="342367212">
          <w:marLeft w:val="640"/>
          <w:marRight w:val="0"/>
          <w:marTop w:val="0"/>
          <w:marBottom w:val="0"/>
          <w:divBdr>
            <w:top w:val="none" w:sz="0" w:space="0" w:color="auto"/>
            <w:left w:val="none" w:sz="0" w:space="0" w:color="auto"/>
            <w:bottom w:val="none" w:sz="0" w:space="0" w:color="auto"/>
            <w:right w:val="none" w:sz="0" w:space="0" w:color="auto"/>
          </w:divBdr>
        </w:div>
        <w:div w:id="361134186">
          <w:marLeft w:val="640"/>
          <w:marRight w:val="0"/>
          <w:marTop w:val="0"/>
          <w:marBottom w:val="0"/>
          <w:divBdr>
            <w:top w:val="none" w:sz="0" w:space="0" w:color="auto"/>
            <w:left w:val="none" w:sz="0" w:space="0" w:color="auto"/>
            <w:bottom w:val="none" w:sz="0" w:space="0" w:color="auto"/>
            <w:right w:val="none" w:sz="0" w:space="0" w:color="auto"/>
          </w:divBdr>
        </w:div>
        <w:div w:id="398752410">
          <w:marLeft w:val="640"/>
          <w:marRight w:val="0"/>
          <w:marTop w:val="0"/>
          <w:marBottom w:val="0"/>
          <w:divBdr>
            <w:top w:val="none" w:sz="0" w:space="0" w:color="auto"/>
            <w:left w:val="none" w:sz="0" w:space="0" w:color="auto"/>
            <w:bottom w:val="none" w:sz="0" w:space="0" w:color="auto"/>
            <w:right w:val="none" w:sz="0" w:space="0" w:color="auto"/>
          </w:divBdr>
        </w:div>
        <w:div w:id="401760324">
          <w:marLeft w:val="640"/>
          <w:marRight w:val="0"/>
          <w:marTop w:val="0"/>
          <w:marBottom w:val="0"/>
          <w:divBdr>
            <w:top w:val="none" w:sz="0" w:space="0" w:color="auto"/>
            <w:left w:val="none" w:sz="0" w:space="0" w:color="auto"/>
            <w:bottom w:val="none" w:sz="0" w:space="0" w:color="auto"/>
            <w:right w:val="none" w:sz="0" w:space="0" w:color="auto"/>
          </w:divBdr>
        </w:div>
        <w:div w:id="420835094">
          <w:marLeft w:val="640"/>
          <w:marRight w:val="0"/>
          <w:marTop w:val="0"/>
          <w:marBottom w:val="0"/>
          <w:divBdr>
            <w:top w:val="none" w:sz="0" w:space="0" w:color="auto"/>
            <w:left w:val="none" w:sz="0" w:space="0" w:color="auto"/>
            <w:bottom w:val="none" w:sz="0" w:space="0" w:color="auto"/>
            <w:right w:val="none" w:sz="0" w:space="0" w:color="auto"/>
          </w:divBdr>
        </w:div>
        <w:div w:id="443695384">
          <w:marLeft w:val="640"/>
          <w:marRight w:val="0"/>
          <w:marTop w:val="0"/>
          <w:marBottom w:val="0"/>
          <w:divBdr>
            <w:top w:val="none" w:sz="0" w:space="0" w:color="auto"/>
            <w:left w:val="none" w:sz="0" w:space="0" w:color="auto"/>
            <w:bottom w:val="none" w:sz="0" w:space="0" w:color="auto"/>
            <w:right w:val="none" w:sz="0" w:space="0" w:color="auto"/>
          </w:divBdr>
        </w:div>
        <w:div w:id="459570206">
          <w:marLeft w:val="640"/>
          <w:marRight w:val="0"/>
          <w:marTop w:val="0"/>
          <w:marBottom w:val="0"/>
          <w:divBdr>
            <w:top w:val="none" w:sz="0" w:space="0" w:color="auto"/>
            <w:left w:val="none" w:sz="0" w:space="0" w:color="auto"/>
            <w:bottom w:val="none" w:sz="0" w:space="0" w:color="auto"/>
            <w:right w:val="none" w:sz="0" w:space="0" w:color="auto"/>
          </w:divBdr>
        </w:div>
        <w:div w:id="482048574">
          <w:marLeft w:val="640"/>
          <w:marRight w:val="0"/>
          <w:marTop w:val="0"/>
          <w:marBottom w:val="0"/>
          <w:divBdr>
            <w:top w:val="none" w:sz="0" w:space="0" w:color="auto"/>
            <w:left w:val="none" w:sz="0" w:space="0" w:color="auto"/>
            <w:bottom w:val="none" w:sz="0" w:space="0" w:color="auto"/>
            <w:right w:val="none" w:sz="0" w:space="0" w:color="auto"/>
          </w:divBdr>
        </w:div>
        <w:div w:id="515264702">
          <w:marLeft w:val="640"/>
          <w:marRight w:val="0"/>
          <w:marTop w:val="0"/>
          <w:marBottom w:val="0"/>
          <w:divBdr>
            <w:top w:val="none" w:sz="0" w:space="0" w:color="auto"/>
            <w:left w:val="none" w:sz="0" w:space="0" w:color="auto"/>
            <w:bottom w:val="none" w:sz="0" w:space="0" w:color="auto"/>
            <w:right w:val="none" w:sz="0" w:space="0" w:color="auto"/>
          </w:divBdr>
        </w:div>
        <w:div w:id="517431228">
          <w:marLeft w:val="640"/>
          <w:marRight w:val="0"/>
          <w:marTop w:val="0"/>
          <w:marBottom w:val="0"/>
          <w:divBdr>
            <w:top w:val="none" w:sz="0" w:space="0" w:color="auto"/>
            <w:left w:val="none" w:sz="0" w:space="0" w:color="auto"/>
            <w:bottom w:val="none" w:sz="0" w:space="0" w:color="auto"/>
            <w:right w:val="none" w:sz="0" w:space="0" w:color="auto"/>
          </w:divBdr>
        </w:div>
        <w:div w:id="540480946">
          <w:marLeft w:val="640"/>
          <w:marRight w:val="0"/>
          <w:marTop w:val="0"/>
          <w:marBottom w:val="0"/>
          <w:divBdr>
            <w:top w:val="none" w:sz="0" w:space="0" w:color="auto"/>
            <w:left w:val="none" w:sz="0" w:space="0" w:color="auto"/>
            <w:bottom w:val="none" w:sz="0" w:space="0" w:color="auto"/>
            <w:right w:val="none" w:sz="0" w:space="0" w:color="auto"/>
          </w:divBdr>
        </w:div>
        <w:div w:id="548028311">
          <w:marLeft w:val="640"/>
          <w:marRight w:val="0"/>
          <w:marTop w:val="0"/>
          <w:marBottom w:val="0"/>
          <w:divBdr>
            <w:top w:val="none" w:sz="0" w:space="0" w:color="auto"/>
            <w:left w:val="none" w:sz="0" w:space="0" w:color="auto"/>
            <w:bottom w:val="none" w:sz="0" w:space="0" w:color="auto"/>
            <w:right w:val="none" w:sz="0" w:space="0" w:color="auto"/>
          </w:divBdr>
        </w:div>
        <w:div w:id="554896062">
          <w:marLeft w:val="640"/>
          <w:marRight w:val="0"/>
          <w:marTop w:val="0"/>
          <w:marBottom w:val="0"/>
          <w:divBdr>
            <w:top w:val="none" w:sz="0" w:space="0" w:color="auto"/>
            <w:left w:val="none" w:sz="0" w:space="0" w:color="auto"/>
            <w:bottom w:val="none" w:sz="0" w:space="0" w:color="auto"/>
            <w:right w:val="none" w:sz="0" w:space="0" w:color="auto"/>
          </w:divBdr>
        </w:div>
        <w:div w:id="570189425">
          <w:marLeft w:val="640"/>
          <w:marRight w:val="0"/>
          <w:marTop w:val="0"/>
          <w:marBottom w:val="0"/>
          <w:divBdr>
            <w:top w:val="none" w:sz="0" w:space="0" w:color="auto"/>
            <w:left w:val="none" w:sz="0" w:space="0" w:color="auto"/>
            <w:bottom w:val="none" w:sz="0" w:space="0" w:color="auto"/>
            <w:right w:val="none" w:sz="0" w:space="0" w:color="auto"/>
          </w:divBdr>
        </w:div>
        <w:div w:id="574510644">
          <w:marLeft w:val="640"/>
          <w:marRight w:val="0"/>
          <w:marTop w:val="0"/>
          <w:marBottom w:val="0"/>
          <w:divBdr>
            <w:top w:val="none" w:sz="0" w:space="0" w:color="auto"/>
            <w:left w:val="none" w:sz="0" w:space="0" w:color="auto"/>
            <w:bottom w:val="none" w:sz="0" w:space="0" w:color="auto"/>
            <w:right w:val="none" w:sz="0" w:space="0" w:color="auto"/>
          </w:divBdr>
        </w:div>
        <w:div w:id="576325753">
          <w:marLeft w:val="640"/>
          <w:marRight w:val="0"/>
          <w:marTop w:val="0"/>
          <w:marBottom w:val="0"/>
          <w:divBdr>
            <w:top w:val="none" w:sz="0" w:space="0" w:color="auto"/>
            <w:left w:val="none" w:sz="0" w:space="0" w:color="auto"/>
            <w:bottom w:val="none" w:sz="0" w:space="0" w:color="auto"/>
            <w:right w:val="none" w:sz="0" w:space="0" w:color="auto"/>
          </w:divBdr>
        </w:div>
        <w:div w:id="593586404">
          <w:marLeft w:val="640"/>
          <w:marRight w:val="0"/>
          <w:marTop w:val="0"/>
          <w:marBottom w:val="0"/>
          <w:divBdr>
            <w:top w:val="none" w:sz="0" w:space="0" w:color="auto"/>
            <w:left w:val="none" w:sz="0" w:space="0" w:color="auto"/>
            <w:bottom w:val="none" w:sz="0" w:space="0" w:color="auto"/>
            <w:right w:val="none" w:sz="0" w:space="0" w:color="auto"/>
          </w:divBdr>
        </w:div>
        <w:div w:id="594293295">
          <w:marLeft w:val="640"/>
          <w:marRight w:val="0"/>
          <w:marTop w:val="0"/>
          <w:marBottom w:val="0"/>
          <w:divBdr>
            <w:top w:val="none" w:sz="0" w:space="0" w:color="auto"/>
            <w:left w:val="none" w:sz="0" w:space="0" w:color="auto"/>
            <w:bottom w:val="none" w:sz="0" w:space="0" w:color="auto"/>
            <w:right w:val="none" w:sz="0" w:space="0" w:color="auto"/>
          </w:divBdr>
        </w:div>
        <w:div w:id="612514300">
          <w:marLeft w:val="640"/>
          <w:marRight w:val="0"/>
          <w:marTop w:val="0"/>
          <w:marBottom w:val="0"/>
          <w:divBdr>
            <w:top w:val="none" w:sz="0" w:space="0" w:color="auto"/>
            <w:left w:val="none" w:sz="0" w:space="0" w:color="auto"/>
            <w:bottom w:val="none" w:sz="0" w:space="0" w:color="auto"/>
            <w:right w:val="none" w:sz="0" w:space="0" w:color="auto"/>
          </w:divBdr>
        </w:div>
        <w:div w:id="614672316">
          <w:marLeft w:val="640"/>
          <w:marRight w:val="0"/>
          <w:marTop w:val="0"/>
          <w:marBottom w:val="0"/>
          <w:divBdr>
            <w:top w:val="none" w:sz="0" w:space="0" w:color="auto"/>
            <w:left w:val="none" w:sz="0" w:space="0" w:color="auto"/>
            <w:bottom w:val="none" w:sz="0" w:space="0" w:color="auto"/>
            <w:right w:val="none" w:sz="0" w:space="0" w:color="auto"/>
          </w:divBdr>
        </w:div>
        <w:div w:id="733047222">
          <w:marLeft w:val="640"/>
          <w:marRight w:val="0"/>
          <w:marTop w:val="0"/>
          <w:marBottom w:val="0"/>
          <w:divBdr>
            <w:top w:val="none" w:sz="0" w:space="0" w:color="auto"/>
            <w:left w:val="none" w:sz="0" w:space="0" w:color="auto"/>
            <w:bottom w:val="none" w:sz="0" w:space="0" w:color="auto"/>
            <w:right w:val="none" w:sz="0" w:space="0" w:color="auto"/>
          </w:divBdr>
        </w:div>
        <w:div w:id="734358707">
          <w:marLeft w:val="640"/>
          <w:marRight w:val="0"/>
          <w:marTop w:val="0"/>
          <w:marBottom w:val="0"/>
          <w:divBdr>
            <w:top w:val="none" w:sz="0" w:space="0" w:color="auto"/>
            <w:left w:val="none" w:sz="0" w:space="0" w:color="auto"/>
            <w:bottom w:val="none" w:sz="0" w:space="0" w:color="auto"/>
            <w:right w:val="none" w:sz="0" w:space="0" w:color="auto"/>
          </w:divBdr>
        </w:div>
        <w:div w:id="736785152">
          <w:marLeft w:val="640"/>
          <w:marRight w:val="0"/>
          <w:marTop w:val="0"/>
          <w:marBottom w:val="0"/>
          <w:divBdr>
            <w:top w:val="none" w:sz="0" w:space="0" w:color="auto"/>
            <w:left w:val="none" w:sz="0" w:space="0" w:color="auto"/>
            <w:bottom w:val="none" w:sz="0" w:space="0" w:color="auto"/>
            <w:right w:val="none" w:sz="0" w:space="0" w:color="auto"/>
          </w:divBdr>
        </w:div>
        <w:div w:id="793793095">
          <w:marLeft w:val="640"/>
          <w:marRight w:val="0"/>
          <w:marTop w:val="0"/>
          <w:marBottom w:val="0"/>
          <w:divBdr>
            <w:top w:val="none" w:sz="0" w:space="0" w:color="auto"/>
            <w:left w:val="none" w:sz="0" w:space="0" w:color="auto"/>
            <w:bottom w:val="none" w:sz="0" w:space="0" w:color="auto"/>
            <w:right w:val="none" w:sz="0" w:space="0" w:color="auto"/>
          </w:divBdr>
        </w:div>
        <w:div w:id="794371085">
          <w:marLeft w:val="640"/>
          <w:marRight w:val="0"/>
          <w:marTop w:val="0"/>
          <w:marBottom w:val="0"/>
          <w:divBdr>
            <w:top w:val="none" w:sz="0" w:space="0" w:color="auto"/>
            <w:left w:val="none" w:sz="0" w:space="0" w:color="auto"/>
            <w:bottom w:val="none" w:sz="0" w:space="0" w:color="auto"/>
            <w:right w:val="none" w:sz="0" w:space="0" w:color="auto"/>
          </w:divBdr>
        </w:div>
        <w:div w:id="794905844">
          <w:marLeft w:val="640"/>
          <w:marRight w:val="0"/>
          <w:marTop w:val="0"/>
          <w:marBottom w:val="0"/>
          <w:divBdr>
            <w:top w:val="none" w:sz="0" w:space="0" w:color="auto"/>
            <w:left w:val="none" w:sz="0" w:space="0" w:color="auto"/>
            <w:bottom w:val="none" w:sz="0" w:space="0" w:color="auto"/>
            <w:right w:val="none" w:sz="0" w:space="0" w:color="auto"/>
          </w:divBdr>
        </w:div>
        <w:div w:id="838809417">
          <w:marLeft w:val="640"/>
          <w:marRight w:val="0"/>
          <w:marTop w:val="0"/>
          <w:marBottom w:val="0"/>
          <w:divBdr>
            <w:top w:val="none" w:sz="0" w:space="0" w:color="auto"/>
            <w:left w:val="none" w:sz="0" w:space="0" w:color="auto"/>
            <w:bottom w:val="none" w:sz="0" w:space="0" w:color="auto"/>
            <w:right w:val="none" w:sz="0" w:space="0" w:color="auto"/>
          </w:divBdr>
        </w:div>
        <w:div w:id="856384828">
          <w:marLeft w:val="640"/>
          <w:marRight w:val="0"/>
          <w:marTop w:val="0"/>
          <w:marBottom w:val="0"/>
          <w:divBdr>
            <w:top w:val="none" w:sz="0" w:space="0" w:color="auto"/>
            <w:left w:val="none" w:sz="0" w:space="0" w:color="auto"/>
            <w:bottom w:val="none" w:sz="0" w:space="0" w:color="auto"/>
            <w:right w:val="none" w:sz="0" w:space="0" w:color="auto"/>
          </w:divBdr>
        </w:div>
        <w:div w:id="875852899">
          <w:marLeft w:val="640"/>
          <w:marRight w:val="0"/>
          <w:marTop w:val="0"/>
          <w:marBottom w:val="0"/>
          <w:divBdr>
            <w:top w:val="none" w:sz="0" w:space="0" w:color="auto"/>
            <w:left w:val="none" w:sz="0" w:space="0" w:color="auto"/>
            <w:bottom w:val="none" w:sz="0" w:space="0" w:color="auto"/>
            <w:right w:val="none" w:sz="0" w:space="0" w:color="auto"/>
          </w:divBdr>
        </w:div>
        <w:div w:id="879165496">
          <w:marLeft w:val="640"/>
          <w:marRight w:val="0"/>
          <w:marTop w:val="0"/>
          <w:marBottom w:val="0"/>
          <w:divBdr>
            <w:top w:val="none" w:sz="0" w:space="0" w:color="auto"/>
            <w:left w:val="none" w:sz="0" w:space="0" w:color="auto"/>
            <w:bottom w:val="none" w:sz="0" w:space="0" w:color="auto"/>
            <w:right w:val="none" w:sz="0" w:space="0" w:color="auto"/>
          </w:divBdr>
        </w:div>
        <w:div w:id="940260093">
          <w:marLeft w:val="640"/>
          <w:marRight w:val="0"/>
          <w:marTop w:val="0"/>
          <w:marBottom w:val="0"/>
          <w:divBdr>
            <w:top w:val="none" w:sz="0" w:space="0" w:color="auto"/>
            <w:left w:val="none" w:sz="0" w:space="0" w:color="auto"/>
            <w:bottom w:val="none" w:sz="0" w:space="0" w:color="auto"/>
            <w:right w:val="none" w:sz="0" w:space="0" w:color="auto"/>
          </w:divBdr>
        </w:div>
        <w:div w:id="950362628">
          <w:marLeft w:val="640"/>
          <w:marRight w:val="0"/>
          <w:marTop w:val="0"/>
          <w:marBottom w:val="0"/>
          <w:divBdr>
            <w:top w:val="none" w:sz="0" w:space="0" w:color="auto"/>
            <w:left w:val="none" w:sz="0" w:space="0" w:color="auto"/>
            <w:bottom w:val="none" w:sz="0" w:space="0" w:color="auto"/>
            <w:right w:val="none" w:sz="0" w:space="0" w:color="auto"/>
          </w:divBdr>
        </w:div>
        <w:div w:id="959527244">
          <w:marLeft w:val="640"/>
          <w:marRight w:val="0"/>
          <w:marTop w:val="0"/>
          <w:marBottom w:val="0"/>
          <w:divBdr>
            <w:top w:val="none" w:sz="0" w:space="0" w:color="auto"/>
            <w:left w:val="none" w:sz="0" w:space="0" w:color="auto"/>
            <w:bottom w:val="none" w:sz="0" w:space="0" w:color="auto"/>
            <w:right w:val="none" w:sz="0" w:space="0" w:color="auto"/>
          </w:divBdr>
        </w:div>
        <w:div w:id="976059890">
          <w:marLeft w:val="640"/>
          <w:marRight w:val="0"/>
          <w:marTop w:val="0"/>
          <w:marBottom w:val="0"/>
          <w:divBdr>
            <w:top w:val="none" w:sz="0" w:space="0" w:color="auto"/>
            <w:left w:val="none" w:sz="0" w:space="0" w:color="auto"/>
            <w:bottom w:val="none" w:sz="0" w:space="0" w:color="auto"/>
            <w:right w:val="none" w:sz="0" w:space="0" w:color="auto"/>
          </w:divBdr>
        </w:div>
        <w:div w:id="985009260">
          <w:marLeft w:val="640"/>
          <w:marRight w:val="0"/>
          <w:marTop w:val="0"/>
          <w:marBottom w:val="0"/>
          <w:divBdr>
            <w:top w:val="none" w:sz="0" w:space="0" w:color="auto"/>
            <w:left w:val="none" w:sz="0" w:space="0" w:color="auto"/>
            <w:bottom w:val="none" w:sz="0" w:space="0" w:color="auto"/>
            <w:right w:val="none" w:sz="0" w:space="0" w:color="auto"/>
          </w:divBdr>
        </w:div>
        <w:div w:id="986858185">
          <w:marLeft w:val="640"/>
          <w:marRight w:val="0"/>
          <w:marTop w:val="0"/>
          <w:marBottom w:val="0"/>
          <w:divBdr>
            <w:top w:val="none" w:sz="0" w:space="0" w:color="auto"/>
            <w:left w:val="none" w:sz="0" w:space="0" w:color="auto"/>
            <w:bottom w:val="none" w:sz="0" w:space="0" w:color="auto"/>
            <w:right w:val="none" w:sz="0" w:space="0" w:color="auto"/>
          </w:divBdr>
        </w:div>
        <w:div w:id="1029142401">
          <w:marLeft w:val="640"/>
          <w:marRight w:val="0"/>
          <w:marTop w:val="0"/>
          <w:marBottom w:val="0"/>
          <w:divBdr>
            <w:top w:val="none" w:sz="0" w:space="0" w:color="auto"/>
            <w:left w:val="none" w:sz="0" w:space="0" w:color="auto"/>
            <w:bottom w:val="none" w:sz="0" w:space="0" w:color="auto"/>
            <w:right w:val="none" w:sz="0" w:space="0" w:color="auto"/>
          </w:divBdr>
        </w:div>
        <w:div w:id="1073895959">
          <w:marLeft w:val="640"/>
          <w:marRight w:val="0"/>
          <w:marTop w:val="0"/>
          <w:marBottom w:val="0"/>
          <w:divBdr>
            <w:top w:val="none" w:sz="0" w:space="0" w:color="auto"/>
            <w:left w:val="none" w:sz="0" w:space="0" w:color="auto"/>
            <w:bottom w:val="none" w:sz="0" w:space="0" w:color="auto"/>
            <w:right w:val="none" w:sz="0" w:space="0" w:color="auto"/>
          </w:divBdr>
        </w:div>
        <w:div w:id="1157259197">
          <w:marLeft w:val="640"/>
          <w:marRight w:val="0"/>
          <w:marTop w:val="0"/>
          <w:marBottom w:val="0"/>
          <w:divBdr>
            <w:top w:val="none" w:sz="0" w:space="0" w:color="auto"/>
            <w:left w:val="none" w:sz="0" w:space="0" w:color="auto"/>
            <w:bottom w:val="none" w:sz="0" w:space="0" w:color="auto"/>
            <w:right w:val="none" w:sz="0" w:space="0" w:color="auto"/>
          </w:divBdr>
        </w:div>
        <w:div w:id="1160735520">
          <w:marLeft w:val="640"/>
          <w:marRight w:val="0"/>
          <w:marTop w:val="0"/>
          <w:marBottom w:val="0"/>
          <w:divBdr>
            <w:top w:val="none" w:sz="0" w:space="0" w:color="auto"/>
            <w:left w:val="none" w:sz="0" w:space="0" w:color="auto"/>
            <w:bottom w:val="none" w:sz="0" w:space="0" w:color="auto"/>
            <w:right w:val="none" w:sz="0" w:space="0" w:color="auto"/>
          </w:divBdr>
        </w:div>
        <w:div w:id="1160773981">
          <w:marLeft w:val="640"/>
          <w:marRight w:val="0"/>
          <w:marTop w:val="0"/>
          <w:marBottom w:val="0"/>
          <w:divBdr>
            <w:top w:val="none" w:sz="0" w:space="0" w:color="auto"/>
            <w:left w:val="none" w:sz="0" w:space="0" w:color="auto"/>
            <w:bottom w:val="none" w:sz="0" w:space="0" w:color="auto"/>
            <w:right w:val="none" w:sz="0" w:space="0" w:color="auto"/>
          </w:divBdr>
        </w:div>
        <w:div w:id="1171993212">
          <w:marLeft w:val="640"/>
          <w:marRight w:val="0"/>
          <w:marTop w:val="0"/>
          <w:marBottom w:val="0"/>
          <w:divBdr>
            <w:top w:val="none" w:sz="0" w:space="0" w:color="auto"/>
            <w:left w:val="none" w:sz="0" w:space="0" w:color="auto"/>
            <w:bottom w:val="none" w:sz="0" w:space="0" w:color="auto"/>
            <w:right w:val="none" w:sz="0" w:space="0" w:color="auto"/>
          </w:divBdr>
        </w:div>
        <w:div w:id="1177845135">
          <w:marLeft w:val="640"/>
          <w:marRight w:val="0"/>
          <w:marTop w:val="0"/>
          <w:marBottom w:val="0"/>
          <w:divBdr>
            <w:top w:val="none" w:sz="0" w:space="0" w:color="auto"/>
            <w:left w:val="none" w:sz="0" w:space="0" w:color="auto"/>
            <w:bottom w:val="none" w:sz="0" w:space="0" w:color="auto"/>
            <w:right w:val="none" w:sz="0" w:space="0" w:color="auto"/>
          </w:divBdr>
        </w:div>
        <w:div w:id="1202866199">
          <w:marLeft w:val="640"/>
          <w:marRight w:val="0"/>
          <w:marTop w:val="0"/>
          <w:marBottom w:val="0"/>
          <w:divBdr>
            <w:top w:val="none" w:sz="0" w:space="0" w:color="auto"/>
            <w:left w:val="none" w:sz="0" w:space="0" w:color="auto"/>
            <w:bottom w:val="none" w:sz="0" w:space="0" w:color="auto"/>
            <w:right w:val="none" w:sz="0" w:space="0" w:color="auto"/>
          </w:divBdr>
        </w:div>
        <w:div w:id="1206721391">
          <w:marLeft w:val="640"/>
          <w:marRight w:val="0"/>
          <w:marTop w:val="0"/>
          <w:marBottom w:val="0"/>
          <w:divBdr>
            <w:top w:val="none" w:sz="0" w:space="0" w:color="auto"/>
            <w:left w:val="none" w:sz="0" w:space="0" w:color="auto"/>
            <w:bottom w:val="none" w:sz="0" w:space="0" w:color="auto"/>
            <w:right w:val="none" w:sz="0" w:space="0" w:color="auto"/>
          </w:divBdr>
        </w:div>
        <w:div w:id="1298410524">
          <w:marLeft w:val="640"/>
          <w:marRight w:val="0"/>
          <w:marTop w:val="0"/>
          <w:marBottom w:val="0"/>
          <w:divBdr>
            <w:top w:val="none" w:sz="0" w:space="0" w:color="auto"/>
            <w:left w:val="none" w:sz="0" w:space="0" w:color="auto"/>
            <w:bottom w:val="none" w:sz="0" w:space="0" w:color="auto"/>
            <w:right w:val="none" w:sz="0" w:space="0" w:color="auto"/>
          </w:divBdr>
        </w:div>
        <w:div w:id="1308898324">
          <w:marLeft w:val="640"/>
          <w:marRight w:val="0"/>
          <w:marTop w:val="0"/>
          <w:marBottom w:val="0"/>
          <w:divBdr>
            <w:top w:val="none" w:sz="0" w:space="0" w:color="auto"/>
            <w:left w:val="none" w:sz="0" w:space="0" w:color="auto"/>
            <w:bottom w:val="none" w:sz="0" w:space="0" w:color="auto"/>
            <w:right w:val="none" w:sz="0" w:space="0" w:color="auto"/>
          </w:divBdr>
        </w:div>
        <w:div w:id="1311834790">
          <w:marLeft w:val="640"/>
          <w:marRight w:val="0"/>
          <w:marTop w:val="0"/>
          <w:marBottom w:val="0"/>
          <w:divBdr>
            <w:top w:val="none" w:sz="0" w:space="0" w:color="auto"/>
            <w:left w:val="none" w:sz="0" w:space="0" w:color="auto"/>
            <w:bottom w:val="none" w:sz="0" w:space="0" w:color="auto"/>
            <w:right w:val="none" w:sz="0" w:space="0" w:color="auto"/>
          </w:divBdr>
        </w:div>
        <w:div w:id="1327442851">
          <w:marLeft w:val="640"/>
          <w:marRight w:val="0"/>
          <w:marTop w:val="0"/>
          <w:marBottom w:val="0"/>
          <w:divBdr>
            <w:top w:val="none" w:sz="0" w:space="0" w:color="auto"/>
            <w:left w:val="none" w:sz="0" w:space="0" w:color="auto"/>
            <w:bottom w:val="none" w:sz="0" w:space="0" w:color="auto"/>
            <w:right w:val="none" w:sz="0" w:space="0" w:color="auto"/>
          </w:divBdr>
        </w:div>
        <w:div w:id="1339573543">
          <w:marLeft w:val="640"/>
          <w:marRight w:val="0"/>
          <w:marTop w:val="0"/>
          <w:marBottom w:val="0"/>
          <w:divBdr>
            <w:top w:val="none" w:sz="0" w:space="0" w:color="auto"/>
            <w:left w:val="none" w:sz="0" w:space="0" w:color="auto"/>
            <w:bottom w:val="none" w:sz="0" w:space="0" w:color="auto"/>
            <w:right w:val="none" w:sz="0" w:space="0" w:color="auto"/>
          </w:divBdr>
        </w:div>
        <w:div w:id="1373925577">
          <w:marLeft w:val="640"/>
          <w:marRight w:val="0"/>
          <w:marTop w:val="0"/>
          <w:marBottom w:val="0"/>
          <w:divBdr>
            <w:top w:val="none" w:sz="0" w:space="0" w:color="auto"/>
            <w:left w:val="none" w:sz="0" w:space="0" w:color="auto"/>
            <w:bottom w:val="none" w:sz="0" w:space="0" w:color="auto"/>
            <w:right w:val="none" w:sz="0" w:space="0" w:color="auto"/>
          </w:divBdr>
        </w:div>
        <w:div w:id="1413114312">
          <w:marLeft w:val="640"/>
          <w:marRight w:val="0"/>
          <w:marTop w:val="0"/>
          <w:marBottom w:val="0"/>
          <w:divBdr>
            <w:top w:val="none" w:sz="0" w:space="0" w:color="auto"/>
            <w:left w:val="none" w:sz="0" w:space="0" w:color="auto"/>
            <w:bottom w:val="none" w:sz="0" w:space="0" w:color="auto"/>
            <w:right w:val="none" w:sz="0" w:space="0" w:color="auto"/>
          </w:divBdr>
        </w:div>
        <w:div w:id="1433628742">
          <w:marLeft w:val="640"/>
          <w:marRight w:val="0"/>
          <w:marTop w:val="0"/>
          <w:marBottom w:val="0"/>
          <w:divBdr>
            <w:top w:val="none" w:sz="0" w:space="0" w:color="auto"/>
            <w:left w:val="none" w:sz="0" w:space="0" w:color="auto"/>
            <w:bottom w:val="none" w:sz="0" w:space="0" w:color="auto"/>
            <w:right w:val="none" w:sz="0" w:space="0" w:color="auto"/>
          </w:divBdr>
        </w:div>
        <w:div w:id="1435856066">
          <w:marLeft w:val="640"/>
          <w:marRight w:val="0"/>
          <w:marTop w:val="0"/>
          <w:marBottom w:val="0"/>
          <w:divBdr>
            <w:top w:val="none" w:sz="0" w:space="0" w:color="auto"/>
            <w:left w:val="none" w:sz="0" w:space="0" w:color="auto"/>
            <w:bottom w:val="none" w:sz="0" w:space="0" w:color="auto"/>
            <w:right w:val="none" w:sz="0" w:space="0" w:color="auto"/>
          </w:divBdr>
        </w:div>
        <w:div w:id="1455520683">
          <w:marLeft w:val="640"/>
          <w:marRight w:val="0"/>
          <w:marTop w:val="0"/>
          <w:marBottom w:val="0"/>
          <w:divBdr>
            <w:top w:val="none" w:sz="0" w:space="0" w:color="auto"/>
            <w:left w:val="none" w:sz="0" w:space="0" w:color="auto"/>
            <w:bottom w:val="none" w:sz="0" w:space="0" w:color="auto"/>
            <w:right w:val="none" w:sz="0" w:space="0" w:color="auto"/>
          </w:divBdr>
        </w:div>
        <w:div w:id="1483505543">
          <w:marLeft w:val="640"/>
          <w:marRight w:val="0"/>
          <w:marTop w:val="0"/>
          <w:marBottom w:val="0"/>
          <w:divBdr>
            <w:top w:val="none" w:sz="0" w:space="0" w:color="auto"/>
            <w:left w:val="none" w:sz="0" w:space="0" w:color="auto"/>
            <w:bottom w:val="none" w:sz="0" w:space="0" w:color="auto"/>
            <w:right w:val="none" w:sz="0" w:space="0" w:color="auto"/>
          </w:divBdr>
        </w:div>
        <w:div w:id="1490554291">
          <w:marLeft w:val="640"/>
          <w:marRight w:val="0"/>
          <w:marTop w:val="0"/>
          <w:marBottom w:val="0"/>
          <w:divBdr>
            <w:top w:val="none" w:sz="0" w:space="0" w:color="auto"/>
            <w:left w:val="none" w:sz="0" w:space="0" w:color="auto"/>
            <w:bottom w:val="none" w:sz="0" w:space="0" w:color="auto"/>
            <w:right w:val="none" w:sz="0" w:space="0" w:color="auto"/>
          </w:divBdr>
        </w:div>
        <w:div w:id="1515729758">
          <w:marLeft w:val="640"/>
          <w:marRight w:val="0"/>
          <w:marTop w:val="0"/>
          <w:marBottom w:val="0"/>
          <w:divBdr>
            <w:top w:val="none" w:sz="0" w:space="0" w:color="auto"/>
            <w:left w:val="none" w:sz="0" w:space="0" w:color="auto"/>
            <w:bottom w:val="none" w:sz="0" w:space="0" w:color="auto"/>
            <w:right w:val="none" w:sz="0" w:space="0" w:color="auto"/>
          </w:divBdr>
        </w:div>
        <w:div w:id="1565556383">
          <w:marLeft w:val="640"/>
          <w:marRight w:val="0"/>
          <w:marTop w:val="0"/>
          <w:marBottom w:val="0"/>
          <w:divBdr>
            <w:top w:val="none" w:sz="0" w:space="0" w:color="auto"/>
            <w:left w:val="none" w:sz="0" w:space="0" w:color="auto"/>
            <w:bottom w:val="none" w:sz="0" w:space="0" w:color="auto"/>
            <w:right w:val="none" w:sz="0" w:space="0" w:color="auto"/>
          </w:divBdr>
        </w:div>
        <w:div w:id="1567957685">
          <w:marLeft w:val="640"/>
          <w:marRight w:val="0"/>
          <w:marTop w:val="0"/>
          <w:marBottom w:val="0"/>
          <w:divBdr>
            <w:top w:val="none" w:sz="0" w:space="0" w:color="auto"/>
            <w:left w:val="none" w:sz="0" w:space="0" w:color="auto"/>
            <w:bottom w:val="none" w:sz="0" w:space="0" w:color="auto"/>
            <w:right w:val="none" w:sz="0" w:space="0" w:color="auto"/>
          </w:divBdr>
        </w:div>
        <w:div w:id="1579435655">
          <w:marLeft w:val="640"/>
          <w:marRight w:val="0"/>
          <w:marTop w:val="0"/>
          <w:marBottom w:val="0"/>
          <w:divBdr>
            <w:top w:val="none" w:sz="0" w:space="0" w:color="auto"/>
            <w:left w:val="none" w:sz="0" w:space="0" w:color="auto"/>
            <w:bottom w:val="none" w:sz="0" w:space="0" w:color="auto"/>
            <w:right w:val="none" w:sz="0" w:space="0" w:color="auto"/>
          </w:divBdr>
        </w:div>
        <w:div w:id="1580678874">
          <w:marLeft w:val="640"/>
          <w:marRight w:val="0"/>
          <w:marTop w:val="0"/>
          <w:marBottom w:val="0"/>
          <w:divBdr>
            <w:top w:val="none" w:sz="0" w:space="0" w:color="auto"/>
            <w:left w:val="none" w:sz="0" w:space="0" w:color="auto"/>
            <w:bottom w:val="none" w:sz="0" w:space="0" w:color="auto"/>
            <w:right w:val="none" w:sz="0" w:space="0" w:color="auto"/>
          </w:divBdr>
        </w:div>
        <w:div w:id="1622152298">
          <w:marLeft w:val="640"/>
          <w:marRight w:val="0"/>
          <w:marTop w:val="0"/>
          <w:marBottom w:val="0"/>
          <w:divBdr>
            <w:top w:val="none" w:sz="0" w:space="0" w:color="auto"/>
            <w:left w:val="none" w:sz="0" w:space="0" w:color="auto"/>
            <w:bottom w:val="none" w:sz="0" w:space="0" w:color="auto"/>
            <w:right w:val="none" w:sz="0" w:space="0" w:color="auto"/>
          </w:divBdr>
        </w:div>
        <w:div w:id="1636526404">
          <w:marLeft w:val="640"/>
          <w:marRight w:val="0"/>
          <w:marTop w:val="0"/>
          <w:marBottom w:val="0"/>
          <w:divBdr>
            <w:top w:val="none" w:sz="0" w:space="0" w:color="auto"/>
            <w:left w:val="none" w:sz="0" w:space="0" w:color="auto"/>
            <w:bottom w:val="none" w:sz="0" w:space="0" w:color="auto"/>
            <w:right w:val="none" w:sz="0" w:space="0" w:color="auto"/>
          </w:divBdr>
        </w:div>
        <w:div w:id="1655842046">
          <w:marLeft w:val="640"/>
          <w:marRight w:val="0"/>
          <w:marTop w:val="0"/>
          <w:marBottom w:val="0"/>
          <w:divBdr>
            <w:top w:val="none" w:sz="0" w:space="0" w:color="auto"/>
            <w:left w:val="none" w:sz="0" w:space="0" w:color="auto"/>
            <w:bottom w:val="none" w:sz="0" w:space="0" w:color="auto"/>
            <w:right w:val="none" w:sz="0" w:space="0" w:color="auto"/>
          </w:divBdr>
        </w:div>
        <w:div w:id="1663894934">
          <w:marLeft w:val="640"/>
          <w:marRight w:val="0"/>
          <w:marTop w:val="0"/>
          <w:marBottom w:val="0"/>
          <w:divBdr>
            <w:top w:val="none" w:sz="0" w:space="0" w:color="auto"/>
            <w:left w:val="none" w:sz="0" w:space="0" w:color="auto"/>
            <w:bottom w:val="none" w:sz="0" w:space="0" w:color="auto"/>
            <w:right w:val="none" w:sz="0" w:space="0" w:color="auto"/>
          </w:divBdr>
        </w:div>
        <w:div w:id="1771780053">
          <w:marLeft w:val="640"/>
          <w:marRight w:val="0"/>
          <w:marTop w:val="0"/>
          <w:marBottom w:val="0"/>
          <w:divBdr>
            <w:top w:val="none" w:sz="0" w:space="0" w:color="auto"/>
            <w:left w:val="none" w:sz="0" w:space="0" w:color="auto"/>
            <w:bottom w:val="none" w:sz="0" w:space="0" w:color="auto"/>
            <w:right w:val="none" w:sz="0" w:space="0" w:color="auto"/>
          </w:divBdr>
        </w:div>
        <w:div w:id="1827086924">
          <w:marLeft w:val="640"/>
          <w:marRight w:val="0"/>
          <w:marTop w:val="0"/>
          <w:marBottom w:val="0"/>
          <w:divBdr>
            <w:top w:val="none" w:sz="0" w:space="0" w:color="auto"/>
            <w:left w:val="none" w:sz="0" w:space="0" w:color="auto"/>
            <w:bottom w:val="none" w:sz="0" w:space="0" w:color="auto"/>
            <w:right w:val="none" w:sz="0" w:space="0" w:color="auto"/>
          </w:divBdr>
        </w:div>
        <w:div w:id="1865362701">
          <w:marLeft w:val="640"/>
          <w:marRight w:val="0"/>
          <w:marTop w:val="0"/>
          <w:marBottom w:val="0"/>
          <w:divBdr>
            <w:top w:val="none" w:sz="0" w:space="0" w:color="auto"/>
            <w:left w:val="none" w:sz="0" w:space="0" w:color="auto"/>
            <w:bottom w:val="none" w:sz="0" w:space="0" w:color="auto"/>
            <w:right w:val="none" w:sz="0" w:space="0" w:color="auto"/>
          </w:divBdr>
        </w:div>
        <w:div w:id="1884948047">
          <w:marLeft w:val="640"/>
          <w:marRight w:val="0"/>
          <w:marTop w:val="0"/>
          <w:marBottom w:val="0"/>
          <w:divBdr>
            <w:top w:val="none" w:sz="0" w:space="0" w:color="auto"/>
            <w:left w:val="none" w:sz="0" w:space="0" w:color="auto"/>
            <w:bottom w:val="none" w:sz="0" w:space="0" w:color="auto"/>
            <w:right w:val="none" w:sz="0" w:space="0" w:color="auto"/>
          </w:divBdr>
        </w:div>
        <w:div w:id="1924491353">
          <w:marLeft w:val="640"/>
          <w:marRight w:val="0"/>
          <w:marTop w:val="0"/>
          <w:marBottom w:val="0"/>
          <w:divBdr>
            <w:top w:val="none" w:sz="0" w:space="0" w:color="auto"/>
            <w:left w:val="none" w:sz="0" w:space="0" w:color="auto"/>
            <w:bottom w:val="none" w:sz="0" w:space="0" w:color="auto"/>
            <w:right w:val="none" w:sz="0" w:space="0" w:color="auto"/>
          </w:divBdr>
        </w:div>
        <w:div w:id="2036080434">
          <w:marLeft w:val="640"/>
          <w:marRight w:val="0"/>
          <w:marTop w:val="0"/>
          <w:marBottom w:val="0"/>
          <w:divBdr>
            <w:top w:val="none" w:sz="0" w:space="0" w:color="auto"/>
            <w:left w:val="none" w:sz="0" w:space="0" w:color="auto"/>
            <w:bottom w:val="none" w:sz="0" w:space="0" w:color="auto"/>
            <w:right w:val="none" w:sz="0" w:space="0" w:color="auto"/>
          </w:divBdr>
        </w:div>
        <w:div w:id="2045017933">
          <w:marLeft w:val="640"/>
          <w:marRight w:val="0"/>
          <w:marTop w:val="0"/>
          <w:marBottom w:val="0"/>
          <w:divBdr>
            <w:top w:val="none" w:sz="0" w:space="0" w:color="auto"/>
            <w:left w:val="none" w:sz="0" w:space="0" w:color="auto"/>
            <w:bottom w:val="none" w:sz="0" w:space="0" w:color="auto"/>
            <w:right w:val="none" w:sz="0" w:space="0" w:color="auto"/>
          </w:divBdr>
        </w:div>
        <w:div w:id="2060401662">
          <w:marLeft w:val="640"/>
          <w:marRight w:val="0"/>
          <w:marTop w:val="0"/>
          <w:marBottom w:val="0"/>
          <w:divBdr>
            <w:top w:val="none" w:sz="0" w:space="0" w:color="auto"/>
            <w:left w:val="none" w:sz="0" w:space="0" w:color="auto"/>
            <w:bottom w:val="none" w:sz="0" w:space="0" w:color="auto"/>
            <w:right w:val="none" w:sz="0" w:space="0" w:color="auto"/>
          </w:divBdr>
        </w:div>
        <w:div w:id="2069836801">
          <w:marLeft w:val="640"/>
          <w:marRight w:val="0"/>
          <w:marTop w:val="0"/>
          <w:marBottom w:val="0"/>
          <w:divBdr>
            <w:top w:val="none" w:sz="0" w:space="0" w:color="auto"/>
            <w:left w:val="none" w:sz="0" w:space="0" w:color="auto"/>
            <w:bottom w:val="none" w:sz="0" w:space="0" w:color="auto"/>
            <w:right w:val="none" w:sz="0" w:space="0" w:color="auto"/>
          </w:divBdr>
        </w:div>
        <w:div w:id="2108580097">
          <w:marLeft w:val="640"/>
          <w:marRight w:val="0"/>
          <w:marTop w:val="0"/>
          <w:marBottom w:val="0"/>
          <w:divBdr>
            <w:top w:val="none" w:sz="0" w:space="0" w:color="auto"/>
            <w:left w:val="none" w:sz="0" w:space="0" w:color="auto"/>
            <w:bottom w:val="none" w:sz="0" w:space="0" w:color="auto"/>
            <w:right w:val="none" w:sz="0" w:space="0" w:color="auto"/>
          </w:divBdr>
        </w:div>
        <w:div w:id="2130197002">
          <w:marLeft w:val="640"/>
          <w:marRight w:val="0"/>
          <w:marTop w:val="0"/>
          <w:marBottom w:val="0"/>
          <w:divBdr>
            <w:top w:val="none" w:sz="0" w:space="0" w:color="auto"/>
            <w:left w:val="none" w:sz="0" w:space="0" w:color="auto"/>
            <w:bottom w:val="none" w:sz="0" w:space="0" w:color="auto"/>
            <w:right w:val="none" w:sz="0" w:space="0" w:color="auto"/>
          </w:divBdr>
        </w:div>
      </w:divsChild>
    </w:div>
    <w:div w:id="215314318">
      <w:bodyDiv w:val="1"/>
      <w:marLeft w:val="0"/>
      <w:marRight w:val="0"/>
      <w:marTop w:val="0"/>
      <w:marBottom w:val="0"/>
      <w:divBdr>
        <w:top w:val="none" w:sz="0" w:space="0" w:color="auto"/>
        <w:left w:val="none" w:sz="0" w:space="0" w:color="auto"/>
        <w:bottom w:val="none" w:sz="0" w:space="0" w:color="auto"/>
        <w:right w:val="none" w:sz="0" w:space="0" w:color="auto"/>
      </w:divBdr>
      <w:divsChild>
        <w:div w:id="5404518">
          <w:marLeft w:val="640"/>
          <w:marRight w:val="0"/>
          <w:marTop w:val="0"/>
          <w:marBottom w:val="0"/>
          <w:divBdr>
            <w:top w:val="none" w:sz="0" w:space="0" w:color="auto"/>
            <w:left w:val="none" w:sz="0" w:space="0" w:color="auto"/>
            <w:bottom w:val="none" w:sz="0" w:space="0" w:color="auto"/>
            <w:right w:val="none" w:sz="0" w:space="0" w:color="auto"/>
          </w:divBdr>
        </w:div>
        <w:div w:id="14964950">
          <w:marLeft w:val="640"/>
          <w:marRight w:val="0"/>
          <w:marTop w:val="0"/>
          <w:marBottom w:val="0"/>
          <w:divBdr>
            <w:top w:val="none" w:sz="0" w:space="0" w:color="auto"/>
            <w:left w:val="none" w:sz="0" w:space="0" w:color="auto"/>
            <w:bottom w:val="none" w:sz="0" w:space="0" w:color="auto"/>
            <w:right w:val="none" w:sz="0" w:space="0" w:color="auto"/>
          </w:divBdr>
        </w:div>
        <w:div w:id="58408062">
          <w:marLeft w:val="640"/>
          <w:marRight w:val="0"/>
          <w:marTop w:val="0"/>
          <w:marBottom w:val="0"/>
          <w:divBdr>
            <w:top w:val="none" w:sz="0" w:space="0" w:color="auto"/>
            <w:left w:val="none" w:sz="0" w:space="0" w:color="auto"/>
            <w:bottom w:val="none" w:sz="0" w:space="0" w:color="auto"/>
            <w:right w:val="none" w:sz="0" w:space="0" w:color="auto"/>
          </w:divBdr>
        </w:div>
        <w:div w:id="70780058">
          <w:marLeft w:val="640"/>
          <w:marRight w:val="0"/>
          <w:marTop w:val="0"/>
          <w:marBottom w:val="0"/>
          <w:divBdr>
            <w:top w:val="none" w:sz="0" w:space="0" w:color="auto"/>
            <w:left w:val="none" w:sz="0" w:space="0" w:color="auto"/>
            <w:bottom w:val="none" w:sz="0" w:space="0" w:color="auto"/>
            <w:right w:val="none" w:sz="0" w:space="0" w:color="auto"/>
          </w:divBdr>
        </w:div>
        <w:div w:id="71859537">
          <w:marLeft w:val="640"/>
          <w:marRight w:val="0"/>
          <w:marTop w:val="0"/>
          <w:marBottom w:val="0"/>
          <w:divBdr>
            <w:top w:val="none" w:sz="0" w:space="0" w:color="auto"/>
            <w:left w:val="none" w:sz="0" w:space="0" w:color="auto"/>
            <w:bottom w:val="none" w:sz="0" w:space="0" w:color="auto"/>
            <w:right w:val="none" w:sz="0" w:space="0" w:color="auto"/>
          </w:divBdr>
        </w:div>
        <w:div w:id="90205613">
          <w:marLeft w:val="640"/>
          <w:marRight w:val="0"/>
          <w:marTop w:val="0"/>
          <w:marBottom w:val="0"/>
          <w:divBdr>
            <w:top w:val="none" w:sz="0" w:space="0" w:color="auto"/>
            <w:left w:val="none" w:sz="0" w:space="0" w:color="auto"/>
            <w:bottom w:val="none" w:sz="0" w:space="0" w:color="auto"/>
            <w:right w:val="none" w:sz="0" w:space="0" w:color="auto"/>
          </w:divBdr>
        </w:div>
        <w:div w:id="104662089">
          <w:marLeft w:val="640"/>
          <w:marRight w:val="0"/>
          <w:marTop w:val="0"/>
          <w:marBottom w:val="0"/>
          <w:divBdr>
            <w:top w:val="none" w:sz="0" w:space="0" w:color="auto"/>
            <w:left w:val="none" w:sz="0" w:space="0" w:color="auto"/>
            <w:bottom w:val="none" w:sz="0" w:space="0" w:color="auto"/>
            <w:right w:val="none" w:sz="0" w:space="0" w:color="auto"/>
          </w:divBdr>
        </w:div>
        <w:div w:id="119543503">
          <w:marLeft w:val="640"/>
          <w:marRight w:val="0"/>
          <w:marTop w:val="0"/>
          <w:marBottom w:val="0"/>
          <w:divBdr>
            <w:top w:val="none" w:sz="0" w:space="0" w:color="auto"/>
            <w:left w:val="none" w:sz="0" w:space="0" w:color="auto"/>
            <w:bottom w:val="none" w:sz="0" w:space="0" w:color="auto"/>
            <w:right w:val="none" w:sz="0" w:space="0" w:color="auto"/>
          </w:divBdr>
        </w:div>
        <w:div w:id="133910392">
          <w:marLeft w:val="640"/>
          <w:marRight w:val="0"/>
          <w:marTop w:val="0"/>
          <w:marBottom w:val="0"/>
          <w:divBdr>
            <w:top w:val="none" w:sz="0" w:space="0" w:color="auto"/>
            <w:left w:val="none" w:sz="0" w:space="0" w:color="auto"/>
            <w:bottom w:val="none" w:sz="0" w:space="0" w:color="auto"/>
            <w:right w:val="none" w:sz="0" w:space="0" w:color="auto"/>
          </w:divBdr>
        </w:div>
        <w:div w:id="188225851">
          <w:marLeft w:val="640"/>
          <w:marRight w:val="0"/>
          <w:marTop w:val="0"/>
          <w:marBottom w:val="0"/>
          <w:divBdr>
            <w:top w:val="none" w:sz="0" w:space="0" w:color="auto"/>
            <w:left w:val="none" w:sz="0" w:space="0" w:color="auto"/>
            <w:bottom w:val="none" w:sz="0" w:space="0" w:color="auto"/>
            <w:right w:val="none" w:sz="0" w:space="0" w:color="auto"/>
          </w:divBdr>
        </w:div>
        <w:div w:id="189799984">
          <w:marLeft w:val="640"/>
          <w:marRight w:val="0"/>
          <w:marTop w:val="0"/>
          <w:marBottom w:val="0"/>
          <w:divBdr>
            <w:top w:val="none" w:sz="0" w:space="0" w:color="auto"/>
            <w:left w:val="none" w:sz="0" w:space="0" w:color="auto"/>
            <w:bottom w:val="none" w:sz="0" w:space="0" w:color="auto"/>
            <w:right w:val="none" w:sz="0" w:space="0" w:color="auto"/>
          </w:divBdr>
        </w:div>
        <w:div w:id="214774954">
          <w:marLeft w:val="640"/>
          <w:marRight w:val="0"/>
          <w:marTop w:val="0"/>
          <w:marBottom w:val="0"/>
          <w:divBdr>
            <w:top w:val="none" w:sz="0" w:space="0" w:color="auto"/>
            <w:left w:val="none" w:sz="0" w:space="0" w:color="auto"/>
            <w:bottom w:val="none" w:sz="0" w:space="0" w:color="auto"/>
            <w:right w:val="none" w:sz="0" w:space="0" w:color="auto"/>
          </w:divBdr>
        </w:div>
        <w:div w:id="236282688">
          <w:marLeft w:val="640"/>
          <w:marRight w:val="0"/>
          <w:marTop w:val="0"/>
          <w:marBottom w:val="0"/>
          <w:divBdr>
            <w:top w:val="none" w:sz="0" w:space="0" w:color="auto"/>
            <w:left w:val="none" w:sz="0" w:space="0" w:color="auto"/>
            <w:bottom w:val="none" w:sz="0" w:space="0" w:color="auto"/>
            <w:right w:val="none" w:sz="0" w:space="0" w:color="auto"/>
          </w:divBdr>
        </w:div>
        <w:div w:id="300579712">
          <w:marLeft w:val="640"/>
          <w:marRight w:val="0"/>
          <w:marTop w:val="0"/>
          <w:marBottom w:val="0"/>
          <w:divBdr>
            <w:top w:val="none" w:sz="0" w:space="0" w:color="auto"/>
            <w:left w:val="none" w:sz="0" w:space="0" w:color="auto"/>
            <w:bottom w:val="none" w:sz="0" w:space="0" w:color="auto"/>
            <w:right w:val="none" w:sz="0" w:space="0" w:color="auto"/>
          </w:divBdr>
        </w:div>
        <w:div w:id="392311502">
          <w:marLeft w:val="640"/>
          <w:marRight w:val="0"/>
          <w:marTop w:val="0"/>
          <w:marBottom w:val="0"/>
          <w:divBdr>
            <w:top w:val="none" w:sz="0" w:space="0" w:color="auto"/>
            <w:left w:val="none" w:sz="0" w:space="0" w:color="auto"/>
            <w:bottom w:val="none" w:sz="0" w:space="0" w:color="auto"/>
            <w:right w:val="none" w:sz="0" w:space="0" w:color="auto"/>
          </w:divBdr>
        </w:div>
        <w:div w:id="402683909">
          <w:marLeft w:val="640"/>
          <w:marRight w:val="0"/>
          <w:marTop w:val="0"/>
          <w:marBottom w:val="0"/>
          <w:divBdr>
            <w:top w:val="none" w:sz="0" w:space="0" w:color="auto"/>
            <w:left w:val="none" w:sz="0" w:space="0" w:color="auto"/>
            <w:bottom w:val="none" w:sz="0" w:space="0" w:color="auto"/>
            <w:right w:val="none" w:sz="0" w:space="0" w:color="auto"/>
          </w:divBdr>
        </w:div>
        <w:div w:id="406924714">
          <w:marLeft w:val="640"/>
          <w:marRight w:val="0"/>
          <w:marTop w:val="0"/>
          <w:marBottom w:val="0"/>
          <w:divBdr>
            <w:top w:val="none" w:sz="0" w:space="0" w:color="auto"/>
            <w:left w:val="none" w:sz="0" w:space="0" w:color="auto"/>
            <w:bottom w:val="none" w:sz="0" w:space="0" w:color="auto"/>
            <w:right w:val="none" w:sz="0" w:space="0" w:color="auto"/>
          </w:divBdr>
        </w:div>
        <w:div w:id="407967732">
          <w:marLeft w:val="640"/>
          <w:marRight w:val="0"/>
          <w:marTop w:val="0"/>
          <w:marBottom w:val="0"/>
          <w:divBdr>
            <w:top w:val="none" w:sz="0" w:space="0" w:color="auto"/>
            <w:left w:val="none" w:sz="0" w:space="0" w:color="auto"/>
            <w:bottom w:val="none" w:sz="0" w:space="0" w:color="auto"/>
            <w:right w:val="none" w:sz="0" w:space="0" w:color="auto"/>
          </w:divBdr>
        </w:div>
        <w:div w:id="429472608">
          <w:marLeft w:val="640"/>
          <w:marRight w:val="0"/>
          <w:marTop w:val="0"/>
          <w:marBottom w:val="0"/>
          <w:divBdr>
            <w:top w:val="none" w:sz="0" w:space="0" w:color="auto"/>
            <w:left w:val="none" w:sz="0" w:space="0" w:color="auto"/>
            <w:bottom w:val="none" w:sz="0" w:space="0" w:color="auto"/>
            <w:right w:val="none" w:sz="0" w:space="0" w:color="auto"/>
          </w:divBdr>
        </w:div>
        <w:div w:id="430124451">
          <w:marLeft w:val="640"/>
          <w:marRight w:val="0"/>
          <w:marTop w:val="0"/>
          <w:marBottom w:val="0"/>
          <w:divBdr>
            <w:top w:val="none" w:sz="0" w:space="0" w:color="auto"/>
            <w:left w:val="none" w:sz="0" w:space="0" w:color="auto"/>
            <w:bottom w:val="none" w:sz="0" w:space="0" w:color="auto"/>
            <w:right w:val="none" w:sz="0" w:space="0" w:color="auto"/>
          </w:divBdr>
        </w:div>
        <w:div w:id="471993749">
          <w:marLeft w:val="640"/>
          <w:marRight w:val="0"/>
          <w:marTop w:val="0"/>
          <w:marBottom w:val="0"/>
          <w:divBdr>
            <w:top w:val="none" w:sz="0" w:space="0" w:color="auto"/>
            <w:left w:val="none" w:sz="0" w:space="0" w:color="auto"/>
            <w:bottom w:val="none" w:sz="0" w:space="0" w:color="auto"/>
            <w:right w:val="none" w:sz="0" w:space="0" w:color="auto"/>
          </w:divBdr>
        </w:div>
        <w:div w:id="490758929">
          <w:marLeft w:val="640"/>
          <w:marRight w:val="0"/>
          <w:marTop w:val="0"/>
          <w:marBottom w:val="0"/>
          <w:divBdr>
            <w:top w:val="none" w:sz="0" w:space="0" w:color="auto"/>
            <w:left w:val="none" w:sz="0" w:space="0" w:color="auto"/>
            <w:bottom w:val="none" w:sz="0" w:space="0" w:color="auto"/>
            <w:right w:val="none" w:sz="0" w:space="0" w:color="auto"/>
          </w:divBdr>
        </w:div>
        <w:div w:id="504782951">
          <w:marLeft w:val="640"/>
          <w:marRight w:val="0"/>
          <w:marTop w:val="0"/>
          <w:marBottom w:val="0"/>
          <w:divBdr>
            <w:top w:val="none" w:sz="0" w:space="0" w:color="auto"/>
            <w:left w:val="none" w:sz="0" w:space="0" w:color="auto"/>
            <w:bottom w:val="none" w:sz="0" w:space="0" w:color="auto"/>
            <w:right w:val="none" w:sz="0" w:space="0" w:color="auto"/>
          </w:divBdr>
        </w:div>
        <w:div w:id="519972282">
          <w:marLeft w:val="640"/>
          <w:marRight w:val="0"/>
          <w:marTop w:val="0"/>
          <w:marBottom w:val="0"/>
          <w:divBdr>
            <w:top w:val="none" w:sz="0" w:space="0" w:color="auto"/>
            <w:left w:val="none" w:sz="0" w:space="0" w:color="auto"/>
            <w:bottom w:val="none" w:sz="0" w:space="0" w:color="auto"/>
            <w:right w:val="none" w:sz="0" w:space="0" w:color="auto"/>
          </w:divBdr>
        </w:div>
        <w:div w:id="539707135">
          <w:marLeft w:val="640"/>
          <w:marRight w:val="0"/>
          <w:marTop w:val="0"/>
          <w:marBottom w:val="0"/>
          <w:divBdr>
            <w:top w:val="none" w:sz="0" w:space="0" w:color="auto"/>
            <w:left w:val="none" w:sz="0" w:space="0" w:color="auto"/>
            <w:bottom w:val="none" w:sz="0" w:space="0" w:color="auto"/>
            <w:right w:val="none" w:sz="0" w:space="0" w:color="auto"/>
          </w:divBdr>
        </w:div>
        <w:div w:id="541938135">
          <w:marLeft w:val="640"/>
          <w:marRight w:val="0"/>
          <w:marTop w:val="0"/>
          <w:marBottom w:val="0"/>
          <w:divBdr>
            <w:top w:val="none" w:sz="0" w:space="0" w:color="auto"/>
            <w:left w:val="none" w:sz="0" w:space="0" w:color="auto"/>
            <w:bottom w:val="none" w:sz="0" w:space="0" w:color="auto"/>
            <w:right w:val="none" w:sz="0" w:space="0" w:color="auto"/>
          </w:divBdr>
        </w:div>
        <w:div w:id="558443608">
          <w:marLeft w:val="640"/>
          <w:marRight w:val="0"/>
          <w:marTop w:val="0"/>
          <w:marBottom w:val="0"/>
          <w:divBdr>
            <w:top w:val="none" w:sz="0" w:space="0" w:color="auto"/>
            <w:left w:val="none" w:sz="0" w:space="0" w:color="auto"/>
            <w:bottom w:val="none" w:sz="0" w:space="0" w:color="auto"/>
            <w:right w:val="none" w:sz="0" w:space="0" w:color="auto"/>
          </w:divBdr>
        </w:div>
        <w:div w:id="592519133">
          <w:marLeft w:val="640"/>
          <w:marRight w:val="0"/>
          <w:marTop w:val="0"/>
          <w:marBottom w:val="0"/>
          <w:divBdr>
            <w:top w:val="none" w:sz="0" w:space="0" w:color="auto"/>
            <w:left w:val="none" w:sz="0" w:space="0" w:color="auto"/>
            <w:bottom w:val="none" w:sz="0" w:space="0" w:color="auto"/>
            <w:right w:val="none" w:sz="0" w:space="0" w:color="auto"/>
          </w:divBdr>
        </w:div>
        <w:div w:id="688262182">
          <w:marLeft w:val="640"/>
          <w:marRight w:val="0"/>
          <w:marTop w:val="0"/>
          <w:marBottom w:val="0"/>
          <w:divBdr>
            <w:top w:val="none" w:sz="0" w:space="0" w:color="auto"/>
            <w:left w:val="none" w:sz="0" w:space="0" w:color="auto"/>
            <w:bottom w:val="none" w:sz="0" w:space="0" w:color="auto"/>
            <w:right w:val="none" w:sz="0" w:space="0" w:color="auto"/>
          </w:divBdr>
        </w:div>
        <w:div w:id="709501743">
          <w:marLeft w:val="640"/>
          <w:marRight w:val="0"/>
          <w:marTop w:val="0"/>
          <w:marBottom w:val="0"/>
          <w:divBdr>
            <w:top w:val="none" w:sz="0" w:space="0" w:color="auto"/>
            <w:left w:val="none" w:sz="0" w:space="0" w:color="auto"/>
            <w:bottom w:val="none" w:sz="0" w:space="0" w:color="auto"/>
            <w:right w:val="none" w:sz="0" w:space="0" w:color="auto"/>
          </w:divBdr>
        </w:div>
        <w:div w:id="739786099">
          <w:marLeft w:val="640"/>
          <w:marRight w:val="0"/>
          <w:marTop w:val="0"/>
          <w:marBottom w:val="0"/>
          <w:divBdr>
            <w:top w:val="none" w:sz="0" w:space="0" w:color="auto"/>
            <w:left w:val="none" w:sz="0" w:space="0" w:color="auto"/>
            <w:bottom w:val="none" w:sz="0" w:space="0" w:color="auto"/>
            <w:right w:val="none" w:sz="0" w:space="0" w:color="auto"/>
          </w:divBdr>
        </w:div>
        <w:div w:id="741559117">
          <w:marLeft w:val="640"/>
          <w:marRight w:val="0"/>
          <w:marTop w:val="0"/>
          <w:marBottom w:val="0"/>
          <w:divBdr>
            <w:top w:val="none" w:sz="0" w:space="0" w:color="auto"/>
            <w:left w:val="none" w:sz="0" w:space="0" w:color="auto"/>
            <w:bottom w:val="none" w:sz="0" w:space="0" w:color="auto"/>
            <w:right w:val="none" w:sz="0" w:space="0" w:color="auto"/>
          </w:divBdr>
        </w:div>
        <w:div w:id="745301290">
          <w:marLeft w:val="640"/>
          <w:marRight w:val="0"/>
          <w:marTop w:val="0"/>
          <w:marBottom w:val="0"/>
          <w:divBdr>
            <w:top w:val="none" w:sz="0" w:space="0" w:color="auto"/>
            <w:left w:val="none" w:sz="0" w:space="0" w:color="auto"/>
            <w:bottom w:val="none" w:sz="0" w:space="0" w:color="auto"/>
            <w:right w:val="none" w:sz="0" w:space="0" w:color="auto"/>
          </w:divBdr>
        </w:div>
        <w:div w:id="745608708">
          <w:marLeft w:val="640"/>
          <w:marRight w:val="0"/>
          <w:marTop w:val="0"/>
          <w:marBottom w:val="0"/>
          <w:divBdr>
            <w:top w:val="none" w:sz="0" w:space="0" w:color="auto"/>
            <w:left w:val="none" w:sz="0" w:space="0" w:color="auto"/>
            <w:bottom w:val="none" w:sz="0" w:space="0" w:color="auto"/>
            <w:right w:val="none" w:sz="0" w:space="0" w:color="auto"/>
          </w:divBdr>
        </w:div>
        <w:div w:id="758336368">
          <w:marLeft w:val="640"/>
          <w:marRight w:val="0"/>
          <w:marTop w:val="0"/>
          <w:marBottom w:val="0"/>
          <w:divBdr>
            <w:top w:val="none" w:sz="0" w:space="0" w:color="auto"/>
            <w:left w:val="none" w:sz="0" w:space="0" w:color="auto"/>
            <w:bottom w:val="none" w:sz="0" w:space="0" w:color="auto"/>
            <w:right w:val="none" w:sz="0" w:space="0" w:color="auto"/>
          </w:divBdr>
        </w:div>
        <w:div w:id="773719058">
          <w:marLeft w:val="640"/>
          <w:marRight w:val="0"/>
          <w:marTop w:val="0"/>
          <w:marBottom w:val="0"/>
          <w:divBdr>
            <w:top w:val="none" w:sz="0" w:space="0" w:color="auto"/>
            <w:left w:val="none" w:sz="0" w:space="0" w:color="auto"/>
            <w:bottom w:val="none" w:sz="0" w:space="0" w:color="auto"/>
            <w:right w:val="none" w:sz="0" w:space="0" w:color="auto"/>
          </w:divBdr>
        </w:div>
        <w:div w:id="791677446">
          <w:marLeft w:val="640"/>
          <w:marRight w:val="0"/>
          <w:marTop w:val="0"/>
          <w:marBottom w:val="0"/>
          <w:divBdr>
            <w:top w:val="none" w:sz="0" w:space="0" w:color="auto"/>
            <w:left w:val="none" w:sz="0" w:space="0" w:color="auto"/>
            <w:bottom w:val="none" w:sz="0" w:space="0" w:color="auto"/>
            <w:right w:val="none" w:sz="0" w:space="0" w:color="auto"/>
          </w:divBdr>
        </w:div>
        <w:div w:id="825558637">
          <w:marLeft w:val="640"/>
          <w:marRight w:val="0"/>
          <w:marTop w:val="0"/>
          <w:marBottom w:val="0"/>
          <w:divBdr>
            <w:top w:val="none" w:sz="0" w:space="0" w:color="auto"/>
            <w:left w:val="none" w:sz="0" w:space="0" w:color="auto"/>
            <w:bottom w:val="none" w:sz="0" w:space="0" w:color="auto"/>
            <w:right w:val="none" w:sz="0" w:space="0" w:color="auto"/>
          </w:divBdr>
        </w:div>
        <w:div w:id="865143471">
          <w:marLeft w:val="640"/>
          <w:marRight w:val="0"/>
          <w:marTop w:val="0"/>
          <w:marBottom w:val="0"/>
          <w:divBdr>
            <w:top w:val="none" w:sz="0" w:space="0" w:color="auto"/>
            <w:left w:val="none" w:sz="0" w:space="0" w:color="auto"/>
            <w:bottom w:val="none" w:sz="0" w:space="0" w:color="auto"/>
            <w:right w:val="none" w:sz="0" w:space="0" w:color="auto"/>
          </w:divBdr>
        </w:div>
        <w:div w:id="881406829">
          <w:marLeft w:val="640"/>
          <w:marRight w:val="0"/>
          <w:marTop w:val="0"/>
          <w:marBottom w:val="0"/>
          <w:divBdr>
            <w:top w:val="none" w:sz="0" w:space="0" w:color="auto"/>
            <w:left w:val="none" w:sz="0" w:space="0" w:color="auto"/>
            <w:bottom w:val="none" w:sz="0" w:space="0" w:color="auto"/>
            <w:right w:val="none" w:sz="0" w:space="0" w:color="auto"/>
          </w:divBdr>
        </w:div>
        <w:div w:id="893464477">
          <w:marLeft w:val="640"/>
          <w:marRight w:val="0"/>
          <w:marTop w:val="0"/>
          <w:marBottom w:val="0"/>
          <w:divBdr>
            <w:top w:val="none" w:sz="0" w:space="0" w:color="auto"/>
            <w:left w:val="none" w:sz="0" w:space="0" w:color="auto"/>
            <w:bottom w:val="none" w:sz="0" w:space="0" w:color="auto"/>
            <w:right w:val="none" w:sz="0" w:space="0" w:color="auto"/>
          </w:divBdr>
        </w:div>
        <w:div w:id="927546200">
          <w:marLeft w:val="640"/>
          <w:marRight w:val="0"/>
          <w:marTop w:val="0"/>
          <w:marBottom w:val="0"/>
          <w:divBdr>
            <w:top w:val="none" w:sz="0" w:space="0" w:color="auto"/>
            <w:left w:val="none" w:sz="0" w:space="0" w:color="auto"/>
            <w:bottom w:val="none" w:sz="0" w:space="0" w:color="auto"/>
            <w:right w:val="none" w:sz="0" w:space="0" w:color="auto"/>
          </w:divBdr>
        </w:div>
        <w:div w:id="927812251">
          <w:marLeft w:val="640"/>
          <w:marRight w:val="0"/>
          <w:marTop w:val="0"/>
          <w:marBottom w:val="0"/>
          <w:divBdr>
            <w:top w:val="none" w:sz="0" w:space="0" w:color="auto"/>
            <w:left w:val="none" w:sz="0" w:space="0" w:color="auto"/>
            <w:bottom w:val="none" w:sz="0" w:space="0" w:color="auto"/>
            <w:right w:val="none" w:sz="0" w:space="0" w:color="auto"/>
          </w:divBdr>
        </w:div>
        <w:div w:id="934560996">
          <w:marLeft w:val="640"/>
          <w:marRight w:val="0"/>
          <w:marTop w:val="0"/>
          <w:marBottom w:val="0"/>
          <w:divBdr>
            <w:top w:val="none" w:sz="0" w:space="0" w:color="auto"/>
            <w:left w:val="none" w:sz="0" w:space="0" w:color="auto"/>
            <w:bottom w:val="none" w:sz="0" w:space="0" w:color="auto"/>
            <w:right w:val="none" w:sz="0" w:space="0" w:color="auto"/>
          </w:divBdr>
        </w:div>
        <w:div w:id="937104680">
          <w:marLeft w:val="640"/>
          <w:marRight w:val="0"/>
          <w:marTop w:val="0"/>
          <w:marBottom w:val="0"/>
          <w:divBdr>
            <w:top w:val="none" w:sz="0" w:space="0" w:color="auto"/>
            <w:left w:val="none" w:sz="0" w:space="0" w:color="auto"/>
            <w:bottom w:val="none" w:sz="0" w:space="0" w:color="auto"/>
            <w:right w:val="none" w:sz="0" w:space="0" w:color="auto"/>
          </w:divBdr>
        </w:div>
        <w:div w:id="976835958">
          <w:marLeft w:val="640"/>
          <w:marRight w:val="0"/>
          <w:marTop w:val="0"/>
          <w:marBottom w:val="0"/>
          <w:divBdr>
            <w:top w:val="none" w:sz="0" w:space="0" w:color="auto"/>
            <w:left w:val="none" w:sz="0" w:space="0" w:color="auto"/>
            <w:bottom w:val="none" w:sz="0" w:space="0" w:color="auto"/>
            <w:right w:val="none" w:sz="0" w:space="0" w:color="auto"/>
          </w:divBdr>
        </w:div>
        <w:div w:id="986931881">
          <w:marLeft w:val="640"/>
          <w:marRight w:val="0"/>
          <w:marTop w:val="0"/>
          <w:marBottom w:val="0"/>
          <w:divBdr>
            <w:top w:val="none" w:sz="0" w:space="0" w:color="auto"/>
            <w:left w:val="none" w:sz="0" w:space="0" w:color="auto"/>
            <w:bottom w:val="none" w:sz="0" w:space="0" w:color="auto"/>
            <w:right w:val="none" w:sz="0" w:space="0" w:color="auto"/>
          </w:divBdr>
        </w:div>
        <w:div w:id="993679069">
          <w:marLeft w:val="640"/>
          <w:marRight w:val="0"/>
          <w:marTop w:val="0"/>
          <w:marBottom w:val="0"/>
          <w:divBdr>
            <w:top w:val="none" w:sz="0" w:space="0" w:color="auto"/>
            <w:left w:val="none" w:sz="0" w:space="0" w:color="auto"/>
            <w:bottom w:val="none" w:sz="0" w:space="0" w:color="auto"/>
            <w:right w:val="none" w:sz="0" w:space="0" w:color="auto"/>
          </w:divBdr>
        </w:div>
        <w:div w:id="1013217167">
          <w:marLeft w:val="640"/>
          <w:marRight w:val="0"/>
          <w:marTop w:val="0"/>
          <w:marBottom w:val="0"/>
          <w:divBdr>
            <w:top w:val="none" w:sz="0" w:space="0" w:color="auto"/>
            <w:left w:val="none" w:sz="0" w:space="0" w:color="auto"/>
            <w:bottom w:val="none" w:sz="0" w:space="0" w:color="auto"/>
            <w:right w:val="none" w:sz="0" w:space="0" w:color="auto"/>
          </w:divBdr>
        </w:div>
        <w:div w:id="1017736360">
          <w:marLeft w:val="640"/>
          <w:marRight w:val="0"/>
          <w:marTop w:val="0"/>
          <w:marBottom w:val="0"/>
          <w:divBdr>
            <w:top w:val="none" w:sz="0" w:space="0" w:color="auto"/>
            <w:left w:val="none" w:sz="0" w:space="0" w:color="auto"/>
            <w:bottom w:val="none" w:sz="0" w:space="0" w:color="auto"/>
            <w:right w:val="none" w:sz="0" w:space="0" w:color="auto"/>
          </w:divBdr>
        </w:div>
        <w:div w:id="1034690301">
          <w:marLeft w:val="640"/>
          <w:marRight w:val="0"/>
          <w:marTop w:val="0"/>
          <w:marBottom w:val="0"/>
          <w:divBdr>
            <w:top w:val="none" w:sz="0" w:space="0" w:color="auto"/>
            <w:left w:val="none" w:sz="0" w:space="0" w:color="auto"/>
            <w:bottom w:val="none" w:sz="0" w:space="0" w:color="auto"/>
            <w:right w:val="none" w:sz="0" w:space="0" w:color="auto"/>
          </w:divBdr>
        </w:div>
        <w:div w:id="1050419169">
          <w:marLeft w:val="640"/>
          <w:marRight w:val="0"/>
          <w:marTop w:val="0"/>
          <w:marBottom w:val="0"/>
          <w:divBdr>
            <w:top w:val="none" w:sz="0" w:space="0" w:color="auto"/>
            <w:left w:val="none" w:sz="0" w:space="0" w:color="auto"/>
            <w:bottom w:val="none" w:sz="0" w:space="0" w:color="auto"/>
            <w:right w:val="none" w:sz="0" w:space="0" w:color="auto"/>
          </w:divBdr>
        </w:div>
        <w:div w:id="1072461137">
          <w:marLeft w:val="640"/>
          <w:marRight w:val="0"/>
          <w:marTop w:val="0"/>
          <w:marBottom w:val="0"/>
          <w:divBdr>
            <w:top w:val="none" w:sz="0" w:space="0" w:color="auto"/>
            <w:left w:val="none" w:sz="0" w:space="0" w:color="auto"/>
            <w:bottom w:val="none" w:sz="0" w:space="0" w:color="auto"/>
            <w:right w:val="none" w:sz="0" w:space="0" w:color="auto"/>
          </w:divBdr>
        </w:div>
        <w:div w:id="1098869417">
          <w:marLeft w:val="640"/>
          <w:marRight w:val="0"/>
          <w:marTop w:val="0"/>
          <w:marBottom w:val="0"/>
          <w:divBdr>
            <w:top w:val="none" w:sz="0" w:space="0" w:color="auto"/>
            <w:left w:val="none" w:sz="0" w:space="0" w:color="auto"/>
            <w:bottom w:val="none" w:sz="0" w:space="0" w:color="auto"/>
            <w:right w:val="none" w:sz="0" w:space="0" w:color="auto"/>
          </w:divBdr>
        </w:div>
        <w:div w:id="1113090903">
          <w:marLeft w:val="640"/>
          <w:marRight w:val="0"/>
          <w:marTop w:val="0"/>
          <w:marBottom w:val="0"/>
          <w:divBdr>
            <w:top w:val="none" w:sz="0" w:space="0" w:color="auto"/>
            <w:left w:val="none" w:sz="0" w:space="0" w:color="auto"/>
            <w:bottom w:val="none" w:sz="0" w:space="0" w:color="auto"/>
            <w:right w:val="none" w:sz="0" w:space="0" w:color="auto"/>
          </w:divBdr>
        </w:div>
        <w:div w:id="1150052179">
          <w:marLeft w:val="640"/>
          <w:marRight w:val="0"/>
          <w:marTop w:val="0"/>
          <w:marBottom w:val="0"/>
          <w:divBdr>
            <w:top w:val="none" w:sz="0" w:space="0" w:color="auto"/>
            <w:left w:val="none" w:sz="0" w:space="0" w:color="auto"/>
            <w:bottom w:val="none" w:sz="0" w:space="0" w:color="auto"/>
            <w:right w:val="none" w:sz="0" w:space="0" w:color="auto"/>
          </w:divBdr>
        </w:div>
        <w:div w:id="1165590083">
          <w:marLeft w:val="640"/>
          <w:marRight w:val="0"/>
          <w:marTop w:val="0"/>
          <w:marBottom w:val="0"/>
          <w:divBdr>
            <w:top w:val="none" w:sz="0" w:space="0" w:color="auto"/>
            <w:left w:val="none" w:sz="0" w:space="0" w:color="auto"/>
            <w:bottom w:val="none" w:sz="0" w:space="0" w:color="auto"/>
            <w:right w:val="none" w:sz="0" w:space="0" w:color="auto"/>
          </w:divBdr>
        </w:div>
        <w:div w:id="1178890042">
          <w:marLeft w:val="640"/>
          <w:marRight w:val="0"/>
          <w:marTop w:val="0"/>
          <w:marBottom w:val="0"/>
          <w:divBdr>
            <w:top w:val="none" w:sz="0" w:space="0" w:color="auto"/>
            <w:left w:val="none" w:sz="0" w:space="0" w:color="auto"/>
            <w:bottom w:val="none" w:sz="0" w:space="0" w:color="auto"/>
            <w:right w:val="none" w:sz="0" w:space="0" w:color="auto"/>
          </w:divBdr>
        </w:div>
        <w:div w:id="1233808944">
          <w:marLeft w:val="640"/>
          <w:marRight w:val="0"/>
          <w:marTop w:val="0"/>
          <w:marBottom w:val="0"/>
          <w:divBdr>
            <w:top w:val="none" w:sz="0" w:space="0" w:color="auto"/>
            <w:left w:val="none" w:sz="0" w:space="0" w:color="auto"/>
            <w:bottom w:val="none" w:sz="0" w:space="0" w:color="auto"/>
            <w:right w:val="none" w:sz="0" w:space="0" w:color="auto"/>
          </w:divBdr>
        </w:div>
        <w:div w:id="1234776443">
          <w:marLeft w:val="640"/>
          <w:marRight w:val="0"/>
          <w:marTop w:val="0"/>
          <w:marBottom w:val="0"/>
          <w:divBdr>
            <w:top w:val="none" w:sz="0" w:space="0" w:color="auto"/>
            <w:left w:val="none" w:sz="0" w:space="0" w:color="auto"/>
            <w:bottom w:val="none" w:sz="0" w:space="0" w:color="auto"/>
            <w:right w:val="none" w:sz="0" w:space="0" w:color="auto"/>
          </w:divBdr>
        </w:div>
        <w:div w:id="1237934491">
          <w:marLeft w:val="640"/>
          <w:marRight w:val="0"/>
          <w:marTop w:val="0"/>
          <w:marBottom w:val="0"/>
          <w:divBdr>
            <w:top w:val="none" w:sz="0" w:space="0" w:color="auto"/>
            <w:left w:val="none" w:sz="0" w:space="0" w:color="auto"/>
            <w:bottom w:val="none" w:sz="0" w:space="0" w:color="auto"/>
            <w:right w:val="none" w:sz="0" w:space="0" w:color="auto"/>
          </w:divBdr>
        </w:div>
        <w:div w:id="1295911879">
          <w:marLeft w:val="640"/>
          <w:marRight w:val="0"/>
          <w:marTop w:val="0"/>
          <w:marBottom w:val="0"/>
          <w:divBdr>
            <w:top w:val="none" w:sz="0" w:space="0" w:color="auto"/>
            <w:left w:val="none" w:sz="0" w:space="0" w:color="auto"/>
            <w:bottom w:val="none" w:sz="0" w:space="0" w:color="auto"/>
            <w:right w:val="none" w:sz="0" w:space="0" w:color="auto"/>
          </w:divBdr>
        </w:div>
        <w:div w:id="1332371991">
          <w:marLeft w:val="640"/>
          <w:marRight w:val="0"/>
          <w:marTop w:val="0"/>
          <w:marBottom w:val="0"/>
          <w:divBdr>
            <w:top w:val="none" w:sz="0" w:space="0" w:color="auto"/>
            <w:left w:val="none" w:sz="0" w:space="0" w:color="auto"/>
            <w:bottom w:val="none" w:sz="0" w:space="0" w:color="auto"/>
            <w:right w:val="none" w:sz="0" w:space="0" w:color="auto"/>
          </w:divBdr>
        </w:div>
        <w:div w:id="1334456663">
          <w:marLeft w:val="640"/>
          <w:marRight w:val="0"/>
          <w:marTop w:val="0"/>
          <w:marBottom w:val="0"/>
          <w:divBdr>
            <w:top w:val="none" w:sz="0" w:space="0" w:color="auto"/>
            <w:left w:val="none" w:sz="0" w:space="0" w:color="auto"/>
            <w:bottom w:val="none" w:sz="0" w:space="0" w:color="auto"/>
            <w:right w:val="none" w:sz="0" w:space="0" w:color="auto"/>
          </w:divBdr>
        </w:div>
        <w:div w:id="1345589947">
          <w:marLeft w:val="640"/>
          <w:marRight w:val="0"/>
          <w:marTop w:val="0"/>
          <w:marBottom w:val="0"/>
          <w:divBdr>
            <w:top w:val="none" w:sz="0" w:space="0" w:color="auto"/>
            <w:left w:val="none" w:sz="0" w:space="0" w:color="auto"/>
            <w:bottom w:val="none" w:sz="0" w:space="0" w:color="auto"/>
            <w:right w:val="none" w:sz="0" w:space="0" w:color="auto"/>
          </w:divBdr>
        </w:div>
        <w:div w:id="1369375004">
          <w:marLeft w:val="640"/>
          <w:marRight w:val="0"/>
          <w:marTop w:val="0"/>
          <w:marBottom w:val="0"/>
          <w:divBdr>
            <w:top w:val="none" w:sz="0" w:space="0" w:color="auto"/>
            <w:left w:val="none" w:sz="0" w:space="0" w:color="auto"/>
            <w:bottom w:val="none" w:sz="0" w:space="0" w:color="auto"/>
            <w:right w:val="none" w:sz="0" w:space="0" w:color="auto"/>
          </w:divBdr>
        </w:div>
        <w:div w:id="1384015008">
          <w:marLeft w:val="640"/>
          <w:marRight w:val="0"/>
          <w:marTop w:val="0"/>
          <w:marBottom w:val="0"/>
          <w:divBdr>
            <w:top w:val="none" w:sz="0" w:space="0" w:color="auto"/>
            <w:left w:val="none" w:sz="0" w:space="0" w:color="auto"/>
            <w:bottom w:val="none" w:sz="0" w:space="0" w:color="auto"/>
            <w:right w:val="none" w:sz="0" w:space="0" w:color="auto"/>
          </w:divBdr>
        </w:div>
        <w:div w:id="1457141935">
          <w:marLeft w:val="640"/>
          <w:marRight w:val="0"/>
          <w:marTop w:val="0"/>
          <w:marBottom w:val="0"/>
          <w:divBdr>
            <w:top w:val="none" w:sz="0" w:space="0" w:color="auto"/>
            <w:left w:val="none" w:sz="0" w:space="0" w:color="auto"/>
            <w:bottom w:val="none" w:sz="0" w:space="0" w:color="auto"/>
            <w:right w:val="none" w:sz="0" w:space="0" w:color="auto"/>
          </w:divBdr>
        </w:div>
        <w:div w:id="1467312877">
          <w:marLeft w:val="640"/>
          <w:marRight w:val="0"/>
          <w:marTop w:val="0"/>
          <w:marBottom w:val="0"/>
          <w:divBdr>
            <w:top w:val="none" w:sz="0" w:space="0" w:color="auto"/>
            <w:left w:val="none" w:sz="0" w:space="0" w:color="auto"/>
            <w:bottom w:val="none" w:sz="0" w:space="0" w:color="auto"/>
            <w:right w:val="none" w:sz="0" w:space="0" w:color="auto"/>
          </w:divBdr>
        </w:div>
        <w:div w:id="1471168666">
          <w:marLeft w:val="640"/>
          <w:marRight w:val="0"/>
          <w:marTop w:val="0"/>
          <w:marBottom w:val="0"/>
          <w:divBdr>
            <w:top w:val="none" w:sz="0" w:space="0" w:color="auto"/>
            <w:left w:val="none" w:sz="0" w:space="0" w:color="auto"/>
            <w:bottom w:val="none" w:sz="0" w:space="0" w:color="auto"/>
            <w:right w:val="none" w:sz="0" w:space="0" w:color="auto"/>
          </w:divBdr>
        </w:div>
        <w:div w:id="1494179117">
          <w:marLeft w:val="640"/>
          <w:marRight w:val="0"/>
          <w:marTop w:val="0"/>
          <w:marBottom w:val="0"/>
          <w:divBdr>
            <w:top w:val="none" w:sz="0" w:space="0" w:color="auto"/>
            <w:left w:val="none" w:sz="0" w:space="0" w:color="auto"/>
            <w:bottom w:val="none" w:sz="0" w:space="0" w:color="auto"/>
            <w:right w:val="none" w:sz="0" w:space="0" w:color="auto"/>
          </w:divBdr>
        </w:div>
        <w:div w:id="1559126638">
          <w:marLeft w:val="640"/>
          <w:marRight w:val="0"/>
          <w:marTop w:val="0"/>
          <w:marBottom w:val="0"/>
          <w:divBdr>
            <w:top w:val="none" w:sz="0" w:space="0" w:color="auto"/>
            <w:left w:val="none" w:sz="0" w:space="0" w:color="auto"/>
            <w:bottom w:val="none" w:sz="0" w:space="0" w:color="auto"/>
            <w:right w:val="none" w:sz="0" w:space="0" w:color="auto"/>
          </w:divBdr>
        </w:div>
        <w:div w:id="1587838523">
          <w:marLeft w:val="640"/>
          <w:marRight w:val="0"/>
          <w:marTop w:val="0"/>
          <w:marBottom w:val="0"/>
          <w:divBdr>
            <w:top w:val="none" w:sz="0" w:space="0" w:color="auto"/>
            <w:left w:val="none" w:sz="0" w:space="0" w:color="auto"/>
            <w:bottom w:val="none" w:sz="0" w:space="0" w:color="auto"/>
            <w:right w:val="none" w:sz="0" w:space="0" w:color="auto"/>
          </w:divBdr>
        </w:div>
        <w:div w:id="1653287479">
          <w:marLeft w:val="640"/>
          <w:marRight w:val="0"/>
          <w:marTop w:val="0"/>
          <w:marBottom w:val="0"/>
          <w:divBdr>
            <w:top w:val="none" w:sz="0" w:space="0" w:color="auto"/>
            <w:left w:val="none" w:sz="0" w:space="0" w:color="auto"/>
            <w:bottom w:val="none" w:sz="0" w:space="0" w:color="auto"/>
            <w:right w:val="none" w:sz="0" w:space="0" w:color="auto"/>
          </w:divBdr>
        </w:div>
        <w:div w:id="1719931484">
          <w:marLeft w:val="640"/>
          <w:marRight w:val="0"/>
          <w:marTop w:val="0"/>
          <w:marBottom w:val="0"/>
          <w:divBdr>
            <w:top w:val="none" w:sz="0" w:space="0" w:color="auto"/>
            <w:left w:val="none" w:sz="0" w:space="0" w:color="auto"/>
            <w:bottom w:val="none" w:sz="0" w:space="0" w:color="auto"/>
            <w:right w:val="none" w:sz="0" w:space="0" w:color="auto"/>
          </w:divBdr>
        </w:div>
        <w:div w:id="1721172831">
          <w:marLeft w:val="640"/>
          <w:marRight w:val="0"/>
          <w:marTop w:val="0"/>
          <w:marBottom w:val="0"/>
          <w:divBdr>
            <w:top w:val="none" w:sz="0" w:space="0" w:color="auto"/>
            <w:left w:val="none" w:sz="0" w:space="0" w:color="auto"/>
            <w:bottom w:val="none" w:sz="0" w:space="0" w:color="auto"/>
            <w:right w:val="none" w:sz="0" w:space="0" w:color="auto"/>
          </w:divBdr>
        </w:div>
        <w:div w:id="1725636712">
          <w:marLeft w:val="640"/>
          <w:marRight w:val="0"/>
          <w:marTop w:val="0"/>
          <w:marBottom w:val="0"/>
          <w:divBdr>
            <w:top w:val="none" w:sz="0" w:space="0" w:color="auto"/>
            <w:left w:val="none" w:sz="0" w:space="0" w:color="auto"/>
            <w:bottom w:val="none" w:sz="0" w:space="0" w:color="auto"/>
            <w:right w:val="none" w:sz="0" w:space="0" w:color="auto"/>
          </w:divBdr>
        </w:div>
        <w:div w:id="1778867522">
          <w:marLeft w:val="640"/>
          <w:marRight w:val="0"/>
          <w:marTop w:val="0"/>
          <w:marBottom w:val="0"/>
          <w:divBdr>
            <w:top w:val="none" w:sz="0" w:space="0" w:color="auto"/>
            <w:left w:val="none" w:sz="0" w:space="0" w:color="auto"/>
            <w:bottom w:val="none" w:sz="0" w:space="0" w:color="auto"/>
            <w:right w:val="none" w:sz="0" w:space="0" w:color="auto"/>
          </w:divBdr>
        </w:div>
        <w:div w:id="1795177719">
          <w:marLeft w:val="640"/>
          <w:marRight w:val="0"/>
          <w:marTop w:val="0"/>
          <w:marBottom w:val="0"/>
          <w:divBdr>
            <w:top w:val="none" w:sz="0" w:space="0" w:color="auto"/>
            <w:left w:val="none" w:sz="0" w:space="0" w:color="auto"/>
            <w:bottom w:val="none" w:sz="0" w:space="0" w:color="auto"/>
            <w:right w:val="none" w:sz="0" w:space="0" w:color="auto"/>
          </w:divBdr>
        </w:div>
        <w:div w:id="1835802491">
          <w:marLeft w:val="640"/>
          <w:marRight w:val="0"/>
          <w:marTop w:val="0"/>
          <w:marBottom w:val="0"/>
          <w:divBdr>
            <w:top w:val="none" w:sz="0" w:space="0" w:color="auto"/>
            <w:left w:val="none" w:sz="0" w:space="0" w:color="auto"/>
            <w:bottom w:val="none" w:sz="0" w:space="0" w:color="auto"/>
            <w:right w:val="none" w:sz="0" w:space="0" w:color="auto"/>
          </w:divBdr>
        </w:div>
        <w:div w:id="1863738681">
          <w:marLeft w:val="640"/>
          <w:marRight w:val="0"/>
          <w:marTop w:val="0"/>
          <w:marBottom w:val="0"/>
          <w:divBdr>
            <w:top w:val="none" w:sz="0" w:space="0" w:color="auto"/>
            <w:left w:val="none" w:sz="0" w:space="0" w:color="auto"/>
            <w:bottom w:val="none" w:sz="0" w:space="0" w:color="auto"/>
            <w:right w:val="none" w:sz="0" w:space="0" w:color="auto"/>
          </w:divBdr>
        </w:div>
        <w:div w:id="1874075873">
          <w:marLeft w:val="640"/>
          <w:marRight w:val="0"/>
          <w:marTop w:val="0"/>
          <w:marBottom w:val="0"/>
          <w:divBdr>
            <w:top w:val="none" w:sz="0" w:space="0" w:color="auto"/>
            <w:left w:val="none" w:sz="0" w:space="0" w:color="auto"/>
            <w:bottom w:val="none" w:sz="0" w:space="0" w:color="auto"/>
            <w:right w:val="none" w:sz="0" w:space="0" w:color="auto"/>
          </w:divBdr>
        </w:div>
        <w:div w:id="1884562576">
          <w:marLeft w:val="640"/>
          <w:marRight w:val="0"/>
          <w:marTop w:val="0"/>
          <w:marBottom w:val="0"/>
          <w:divBdr>
            <w:top w:val="none" w:sz="0" w:space="0" w:color="auto"/>
            <w:left w:val="none" w:sz="0" w:space="0" w:color="auto"/>
            <w:bottom w:val="none" w:sz="0" w:space="0" w:color="auto"/>
            <w:right w:val="none" w:sz="0" w:space="0" w:color="auto"/>
          </w:divBdr>
        </w:div>
        <w:div w:id="1886912549">
          <w:marLeft w:val="640"/>
          <w:marRight w:val="0"/>
          <w:marTop w:val="0"/>
          <w:marBottom w:val="0"/>
          <w:divBdr>
            <w:top w:val="none" w:sz="0" w:space="0" w:color="auto"/>
            <w:left w:val="none" w:sz="0" w:space="0" w:color="auto"/>
            <w:bottom w:val="none" w:sz="0" w:space="0" w:color="auto"/>
            <w:right w:val="none" w:sz="0" w:space="0" w:color="auto"/>
          </w:divBdr>
        </w:div>
        <w:div w:id="1893955111">
          <w:marLeft w:val="640"/>
          <w:marRight w:val="0"/>
          <w:marTop w:val="0"/>
          <w:marBottom w:val="0"/>
          <w:divBdr>
            <w:top w:val="none" w:sz="0" w:space="0" w:color="auto"/>
            <w:left w:val="none" w:sz="0" w:space="0" w:color="auto"/>
            <w:bottom w:val="none" w:sz="0" w:space="0" w:color="auto"/>
            <w:right w:val="none" w:sz="0" w:space="0" w:color="auto"/>
          </w:divBdr>
        </w:div>
        <w:div w:id="1902055728">
          <w:marLeft w:val="640"/>
          <w:marRight w:val="0"/>
          <w:marTop w:val="0"/>
          <w:marBottom w:val="0"/>
          <w:divBdr>
            <w:top w:val="none" w:sz="0" w:space="0" w:color="auto"/>
            <w:left w:val="none" w:sz="0" w:space="0" w:color="auto"/>
            <w:bottom w:val="none" w:sz="0" w:space="0" w:color="auto"/>
            <w:right w:val="none" w:sz="0" w:space="0" w:color="auto"/>
          </w:divBdr>
        </w:div>
        <w:div w:id="1907374115">
          <w:marLeft w:val="640"/>
          <w:marRight w:val="0"/>
          <w:marTop w:val="0"/>
          <w:marBottom w:val="0"/>
          <w:divBdr>
            <w:top w:val="none" w:sz="0" w:space="0" w:color="auto"/>
            <w:left w:val="none" w:sz="0" w:space="0" w:color="auto"/>
            <w:bottom w:val="none" w:sz="0" w:space="0" w:color="auto"/>
            <w:right w:val="none" w:sz="0" w:space="0" w:color="auto"/>
          </w:divBdr>
        </w:div>
        <w:div w:id="1921793816">
          <w:marLeft w:val="640"/>
          <w:marRight w:val="0"/>
          <w:marTop w:val="0"/>
          <w:marBottom w:val="0"/>
          <w:divBdr>
            <w:top w:val="none" w:sz="0" w:space="0" w:color="auto"/>
            <w:left w:val="none" w:sz="0" w:space="0" w:color="auto"/>
            <w:bottom w:val="none" w:sz="0" w:space="0" w:color="auto"/>
            <w:right w:val="none" w:sz="0" w:space="0" w:color="auto"/>
          </w:divBdr>
        </w:div>
        <w:div w:id="1946885969">
          <w:marLeft w:val="640"/>
          <w:marRight w:val="0"/>
          <w:marTop w:val="0"/>
          <w:marBottom w:val="0"/>
          <w:divBdr>
            <w:top w:val="none" w:sz="0" w:space="0" w:color="auto"/>
            <w:left w:val="none" w:sz="0" w:space="0" w:color="auto"/>
            <w:bottom w:val="none" w:sz="0" w:space="0" w:color="auto"/>
            <w:right w:val="none" w:sz="0" w:space="0" w:color="auto"/>
          </w:divBdr>
        </w:div>
        <w:div w:id="1976595614">
          <w:marLeft w:val="640"/>
          <w:marRight w:val="0"/>
          <w:marTop w:val="0"/>
          <w:marBottom w:val="0"/>
          <w:divBdr>
            <w:top w:val="none" w:sz="0" w:space="0" w:color="auto"/>
            <w:left w:val="none" w:sz="0" w:space="0" w:color="auto"/>
            <w:bottom w:val="none" w:sz="0" w:space="0" w:color="auto"/>
            <w:right w:val="none" w:sz="0" w:space="0" w:color="auto"/>
          </w:divBdr>
        </w:div>
        <w:div w:id="2007241622">
          <w:marLeft w:val="640"/>
          <w:marRight w:val="0"/>
          <w:marTop w:val="0"/>
          <w:marBottom w:val="0"/>
          <w:divBdr>
            <w:top w:val="none" w:sz="0" w:space="0" w:color="auto"/>
            <w:left w:val="none" w:sz="0" w:space="0" w:color="auto"/>
            <w:bottom w:val="none" w:sz="0" w:space="0" w:color="auto"/>
            <w:right w:val="none" w:sz="0" w:space="0" w:color="auto"/>
          </w:divBdr>
        </w:div>
        <w:div w:id="2018917649">
          <w:marLeft w:val="640"/>
          <w:marRight w:val="0"/>
          <w:marTop w:val="0"/>
          <w:marBottom w:val="0"/>
          <w:divBdr>
            <w:top w:val="none" w:sz="0" w:space="0" w:color="auto"/>
            <w:left w:val="none" w:sz="0" w:space="0" w:color="auto"/>
            <w:bottom w:val="none" w:sz="0" w:space="0" w:color="auto"/>
            <w:right w:val="none" w:sz="0" w:space="0" w:color="auto"/>
          </w:divBdr>
        </w:div>
        <w:div w:id="2025594762">
          <w:marLeft w:val="640"/>
          <w:marRight w:val="0"/>
          <w:marTop w:val="0"/>
          <w:marBottom w:val="0"/>
          <w:divBdr>
            <w:top w:val="none" w:sz="0" w:space="0" w:color="auto"/>
            <w:left w:val="none" w:sz="0" w:space="0" w:color="auto"/>
            <w:bottom w:val="none" w:sz="0" w:space="0" w:color="auto"/>
            <w:right w:val="none" w:sz="0" w:space="0" w:color="auto"/>
          </w:divBdr>
        </w:div>
        <w:div w:id="2034765730">
          <w:marLeft w:val="640"/>
          <w:marRight w:val="0"/>
          <w:marTop w:val="0"/>
          <w:marBottom w:val="0"/>
          <w:divBdr>
            <w:top w:val="none" w:sz="0" w:space="0" w:color="auto"/>
            <w:left w:val="none" w:sz="0" w:space="0" w:color="auto"/>
            <w:bottom w:val="none" w:sz="0" w:space="0" w:color="auto"/>
            <w:right w:val="none" w:sz="0" w:space="0" w:color="auto"/>
          </w:divBdr>
        </w:div>
        <w:div w:id="2056812366">
          <w:marLeft w:val="640"/>
          <w:marRight w:val="0"/>
          <w:marTop w:val="0"/>
          <w:marBottom w:val="0"/>
          <w:divBdr>
            <w:top w:val="none" w:sz="0" w:space="0" w:color="auto"/>
            <w:left w:val="none" w:sz="0" w:space="0" w:color="auto"/>
            <w:bottom w:val="none" w:sz="0" w:space="0" w:color="auto"/>
            <w:right w:val="none" w:sz="0" w:space="0" w:color="auto"/>
          </w:divBdr>
        </w:div>
        <w:div w:id="2089184352">
          <w:marLeft w:val="640"/>
          <w:marRight w:val="0"/>
          <w:marTop w:val="0"/>
          <w:marBottom w:val="0"/>
          <w:divBdr>
            <w:top w:val="none" w:sz="0" w:space="0" w:color="auto"/>
            <w:left w:val="none" w:sz="0" w:space="0" w:color="auto"/>
            <w:bottom w:val="none" w:sz="0" w:space="0" w:color="auto"/>
            <w:right w:val="none" w:sz="0" w:space="0" w:color="auto"/>
          </w:divBdr>
        </w:div>
      </w:divsChild>
    </w:div>
    <w:div w:id="215556054">
      <w:bodyDiv w:val="1"/>
      <w:marLeft w:val="0"/>
      <w:marRight w:val="0"/>
      <w:marTop w:val="0"/>
      <w:marBottom w:val="0"/>
      <w:divBdr>
        <w:top w:val="none" w:sz="0" w:space="0" w:color="auto"/>
        <w:left w:val="none" w:sz="0" w:space="0" w:color="auto"/>
        <w:bottom w:val="none" w:sz="0" w:space="0" w:color="auto"/>
        <w:right w:val="none" w:sz="0" w:space="0" w:color="auto"/>
      </w:divBdr>
      <w:divsChild>
        <w:div w:id="44451733">
          <w:marLeft w:val="640"/>
          <w:marRight w:val="0"/>
          <w:marTop w:val="0"/>
          <w:marBottom w:val="0"/>
          <w:divBdr>
            <w:top w:val="none" w:sz="0" w:space="0" w:color="auto"/>
            <w:left w:val="none" w:sz="0" w:space="0" w:color="auto"/>
            <w:bottom w:val="none" w:sz="0" w:space="0" w:color="auto"/>
            <w:right w:val="none" w:sz="0" w:space="0" w:color="auto"/>
          </w:divBdr>
        </w:div>
        <w:div w:id="63725097">
          <w:marLeft w:val="640"/>
          <w:marRight w:val="0"/>
          <w:marTop w:val="0"/>
          <w:marBottom w:val="0"/>
          <w:divBdr>
            <w:top w:val="none" w:sz="0" w:space="0" w:color="auto"/>
            <w:left w:val="none" w:sz="0" w:space="0" w:color="auto"/>
            <w:bottom w:val="none" w:sz="0" w:space="0" w:color="auto"/>
            <w:right w:val="none" w:sz="0" w:space="0" w:color="auto"/>
          </w:divBdr>
        </w:div>
        <w:div w:id="84115273">
          <w:marLeft w:val="640"/>
          <w:marRight w:val="0"/>
          <w:marTop w:val="0"/>
          <w:marBottom w:val="0"/>
          <w:divBdr>
            <w:top w:val="none" w:sz="0" w:space="0" w:color="auto"/>
            <w:left w:val="none" w:sz="0" w:space="0" w:color="auto"/>
            <w:bottom w:val="none" w:sz="0" w:space="0" w:color="auto"/>
            <w:right w:val="none" w:sz="0" w:space="0" w:color="auto"/>
          </w:divBdr>
        </w:div>
        <w:div w:id="94640483">
          <w:marLeft w:val="640"/>
          <w:marRight w:val="0"/>
          <w:marTop w:val="0"/>
          <w:marBottom w:val="0"/>
          <w:divBdr>
            <w:top w:val="none" w:sz="0" w:space="0" w:color="auto"/>
            <w:left w:val="none" w:sz="0" w:space="0" w:color="auto"/>
            <w:bottom w:val="none" w:sz="0" w:space="0" w:color="auto"/>
            <w:right w:val="none" w:sz="0" w:space="0" w:color="auto"/>
          </w:divBdr>
        </w:div>
        <w:div w:id="109204453">
          <w:marLeft w:val="640"/>
          <w:marRight w:val="0"/>
          <w:marTop w:val="0"/>
          <w:marBottom w:val="0"/>
          <w:divBdr>
            <w:top w:val="none" w:sz="0" w:space="0" w:color="auto"/>
            <w:left w:val="none" w:sz="0" w:space="0" w:color="auto"/>
            <w:bottom w:val="none" w:sz="0" w:space="0" w:color="auto"/>
            <w:right w:val="none" w:sz="0" w:space="0" w:color="auto"/>
          </w:divBdr>
        </w:div>
        <w:div w:id="183791210">
          <w:marLeft w:val="640"/>
          <w:marRight w:val="0"/>
          <w:marTop w:val="0"/>
          <w:marBottom w:val="0"/>
          <w:divBdr>
            <w:top w:val="none" w:sz="0" w:space="0" w:color="auto"/>
            <w:left w:val="none" w:sz="0" w:space="0" w:color="auto"/>
            <w:bottom w:val="none" w:sz="0" w:space="0" w:color="auto"/>
            <w:right w:val="none" w:sz="0" w:space="0" w:color="auto"/>
          </w:divBdr>
        </w:div>
        <w:div w:id="239099044">
          <w:marLeft w:val="640"/>
          <w:marRight w:val="0"/>
          <w:marTop w:val="0"/>
          <w:marBottom w:val="0"/>
          <w:divBdr>
            <w:top w:val="none" w:sz="0" w:space="0" w:color="auto"/>
            <w:left w:val="none" w:sz="0" w:space="0" w:color="auto"/>
            <w:bottom w:val="none" w:sz="0" w:space="0" w:color="auto"/>
            <w:right w:val="none" w:sz="0" w:space="0" w:color="auto"/>
          </w:divBdr>
        </w:div>
        <w:div w:id="288363733">
          <w:marLeft w:val="640"/>
          <w:marRight w:val="0"/>
          <w:marTop w:val="0"/>
          <w:marBottom w:val="0"/>
          <w:divBdr>
            <w:top w:val="none" w:sz="0" w:space="0" w:color="auto"/>
            <w:left w:val="none" w:sz="0" w:space="0" w:color="auto"/>
            <w:bottom w:val="none" w:sz="0" w:space="0" w:color="auto"/>
            <w:right w:val="none" w:sz="0" w:space="0" w:color="auto"/>
          </w:divBdr>
        </w:div>
        <w:div w:id="312488565">
          <w:marLeft w:val="640"/>
          <w:marRight w:val="0"/>
          <w:marTop w:val="0"/>
          <w:marBottom w:val="0"/>
          <w:divBdr>
            <w:top w:val="none" w:sz="0" w:space="0" w:color="auto"/>
            <w:left w:val="none" w:sz="0" w:space="0" w:color="auto"/>
            <w:bottom w:val="none" w:sz="0" w:space="0" w:color="auto"/>
            <w:right w:val="none" w:sz="0" w:space="0" w:color="auto"/>
          </w:divBdr>
        </w:div>
        <w:div w:id="325744462">
          <w:marLeft w:val="640"/>
          <w:marRight w:val="0"/>
          <w:marTop w:val="0"/>
          <w:marBottom w:val="0"/>
          <w:divBdr>
            <w:top w:val="none" w:sz="0" w:space="0" w:color="auto"/>
            <w:left w:val="none" w:sz="0" w:space="0" w:color="auto"/>
            <w:bottom w:val="none" w:sz="0" w:space="0" w:color="auto"/>
            <w:right w:val="none" w:sz="0" w:space="0" w:color="auto"/>
          </w:divBdr>
        </w:div>
        <w:div w:id="326059405">
          <w:marLeft w:val="640"/>
          <w:marRight w:val="0"/>
          <w:marTop w:val="0"/>
          <w:marBottom w:val="0"/>
          <w:divBdr>
            <w:top w:val="none" w:sz="0" w:space="0" w:color="auto"/>
            <w:left w:val="none" w:sz="0" w:space="0" w:color="auto"/>
            <w:bottom w:val="none" w:sz="0" w:space="0" w:color="auto"/>
            <w:right w:val="none" w:sz="0" w:space="0" w:color="auto"/>
          </w:divBdr>
        </w:div>
        <w:div w:id="345139805">
          <w:marLeft w:val="640"/>
          <w:marRight w:val="0"/>
          <w:marTop w:val="0"/>
          <w:marBottom w:val="0"/>
          <w:divBdr>
            <w:top w:val="none" w:sz="0" w:space="0" w:color="auto"/>
            <w:left w:val="none" w:sz="0" w:space="0" w:color="auto"/>
            <w:bottom w:val="none" w:sz="0" w:space="0" w:color="auto"/>
            <w:right w:val="none" w:sz="0" w:space="0" w:color="auto"/>
          </w:divBdr>
        </w:div>
        <w:div w:id="363091848">
          <w:marLeft w:val="640"/>
          <w:marRight w:val="0"/>
          <w:marTop w:val="0"/>
          <w:marBottom w:val="0"/>
          <w:divBdr>
            <w:top w:val="none" w:sz="0" w:space="0" w:color="auto"/>
            <w:left w:val="none" w:sz="0" w:space="0" w:color="auto"/>
            <w:bottom w:val="none" w:sz="0" w:space="0" w:color="auto"/>
            <w:right w:val="none" w:sz="0" w:space="0" w:color="auto"/>
          </w:divBdr>
        </w:div>
        <w:div w:id="402216481">
          <w:marLeft w:val="640"/>
          <w:marRight w:val="0"/>
          <w:marTop w:val="0"/>
          <w:marBottom w:val="0"/>
          <w:divBdr>
            <w:top w:val="none" w:sz="0" w:space="0" w:color="auto"/>
            <w:left w:val="none" w:sz="0" w:space="0" w:color="auto"/>
            <w:bottom w:val="none" w:sz="0" w:space="0" w:color="auto"/>
            <w:right w:val="none" w:sz="0" w:space="0" w:color="auto"/>
          </w:divBdr>
        </w:div>
        <w:div w:id="444540240">
          <w:marLeft w:val="640"/>
          <w:marRight w:val="0"/>
          <w:marTop w:val="0"/>
          <w:marBottom w:val="0"/>
          <w:divBdr>
            <w:top w:val="none" w:sz="0" w:space="0" w:color="auto"/>
            <w:left w:val="none" w:sz="0" w:space="0" w:color="auto"/>
            <w:bottom w:val="none" w:sz="0" w:space="0" w:color="auto"/>
            <w:right w:val="none" w:sz="0" w:space="0" w:color="auto"/>
          </w:divBdr>
        </w:div>
        <w:div w:id="445660825">
          <w:marLeft w:val="640"/>
          <w:marRight w:val="0"/>
          <w:marTop w:val="0"/>
          <w:marBottom w:val="0"/>
          <w:divBdr>
            <w:top w:val="none" w:sz="0" w:space="0" w:color="auto"/>
            <w:left w:val="none" w:sz="0" w:space="0" w:color="auto"/>
            <w:bottom w:val="none" w:sz="0" w:space="0" w:color="auto"/>
            <w:right w:val="none" w:sz="0" w:space="0" w:color="auto"/>
          </w:divBdr>
        </w:div>
        <w:div w:id="483397461">
          <w:marLeft w:val="640"/>
          <w:marRight w:val="0"/>
          <w:marTop w:val="0"/>
          <w:marBottom w:val="0"/>
          <w:divBdr>
            <w:top w:val="none" w:sz="0" w:space="0" w:color="auto"/>
            <w:left w:val="none" w:sz="0" w:space="0" w:color="auto"/>
            <w:bottom w:val="none" w:sz="0" w:space="0" w:color="auto"/>
            <w:right w:val="none" w:sz="0" w:space="0" w:color="auto"/>
          </w:divBdr>
        </w:div>
        <w:div w:id="505441342">
          <w:marLeft w:val="640"/>
          <w:marRight w:val="0"/>
          <w:marTop w:val="0"/>
          <w:marBottom w:val="0"/>
          <w:divBdr>
            <w:top w:val="none" w:sz="0" w:space="0" w:color="auto"/>
            <w:left w:val="none" w:sz="0" w:space="0" w:color="auto"/>
            <w:bottom w:val="none" w:sz="0" w:space="0" w:color="auto"/>
            <w:right w:val="none" w:sz="0" w:space="0" w:color="auto"/>
          </w:divBdr>
        </w:div>
        <w:div w:id="506555356">
          <w:marLeft w:val="640"/>
          <w:marRight w:val="0"/>
          <w:marTop w:val="0"/>
          <w:marBottom w:val="0"/>
          <w:divBdr>
            <w:top w:val="none" w:sz="0" w:space="0" w:color="auto"/>
            <w:left w:val="none" w:sz="0" w:space="0" w:color="auto"/>
            <w:bottom w:val="none" w:sz="0" w:space="0" w:color="auto"/>
            <w:right w:val="none" w:sz="0" w:space="0" w:color="auto"/>
          </w:divBdr>
        </w:div>
        <w:div w:id="517044917">
          <w:marLeft w:val="640"/>
          <w:marRight w:val="0"/>
          <w:marTop w:val="0"/>
          <w:marBottom w:val="0"/>
          <w:divBdr>
            <w:top w:val="none" w:sz="0" w:space="0" w:color="auto"/>
            <w:left w:val="none" w:sz="0" w:space="0" w:color="auto"/>
            <w:bottom w:val="none" w:sz="0" w:space="0" w:color="auto"/>
            <w:right w:val="none" w:sz="0" w:space="0" w:color="auto"/>
          </w:divBdr>
        </w:div>
        <w:div w:id="528495609">
          <w:marLeft w:val="640"/>
          <w:marRight w:val="0"/>
          <w:marTop w:val="0"/>
          <w:marBottom w:val="0"/>
          <w:divBdr>
            <w:top w:val="none" w:sz="0" w:space="0" w:color="auto"/>
            <w:left w:val="none" w:sz="0" w:space="0" w:color="auto"/>
            <w:bottom w:val="none" w:sz="0" w:space="0" w:color="auto"/>
            <w:right w:val="none" w:sz="0" w:space="0" w:color="auto"/>
          </w:divBdr>
        </w:div>
        <w:div w:id="533276405">
          <w:marLeft w:val="640"/>
          <w:marRight w:val="0"/>
          <w:marTop w:val="0"/>
          <w:marBottom w:val="0"/>
          <w:divBdr>
            <w:top w:val="none" w:sz="0" w:space="0" w:color="auto"/>
            <w:left w:val="none" w:sz="0" w:space="0" w:color="auto"/>
            <w:bottom w:val="none" w:sz="0" w:space="0" w:color="auto"/>
            <w:right w:val="none" w:sz="0" w:space="0" w:color="auto"/>
          </w:divBdr>
        </w:div>
        <w:div w:id="557782785">
          <w:marLeft w:val="640"/>
          <w:marRight w:val="0"/>
          <w:marTop w:val="0"/>
          <w:marBottom w:val="0"/>
          <w:divBdr>
            <w:top w:val="none" w:sz="0" w:space="0" w:color="auto"/>
            <w:left w:val="none" w:sz="0" w:space="0" w:color="auto"/>
            <w:bottom w:val="none" w:sz="0" w:space="0" w:color="auto"/>
            <w:right w:val="none" w:sz="0" w:space="0" w:color="auto"/>
          </w:divBdr>
        </w:div>
        <w:div w:id="576016536">
          <w:marLeft w:val="640"/>
          <w:marRight w:val="0"/>
          <w:marTop w:val="0"/>
          <w:marBottom w:val="0"/>
          <w:divBdr>
            <w:top w:val="none" w:sz="0" w:space="0" w:color="auto"/>
            <w:left w:val="none" w:sz="0" w:space="0" w:color="auto"/>
            <w:bottom w:val="none" w:sz="0" w:space="0" w:color="auto"/>
            <w:right w:val="none" w:sz="0" w:space="0" w:color="auto"/>
          </w:divBdr>
        </w:div>
        <w:div w:id="579869596">
          <w:marLeft w:val="640"/>
          <w:marRight w:val="0"/>
          <w:marTop w:val="0"/>
          <w:marBottom w:val="0"/>
          <w:divBdr>
            <w:top w:val="none" w:sz="0" w:space="0" w:color="auto"/>
            <w:left w:val="none" w:sz="0" w:space="0" w:color="auto"/>
            <w:bottom w:val="none" w:sz="0" w:space="0" w:color="auto"/>
            <w:right w:val="none" w:sz="0" w:space="0" w:color="auto"/>
          </w:divBdr>
        </w:div>
        <w:div w:id="600072523">
          <w:marLeft w:val="640"/>
          <w:marRight w:val="0"/>
          <w:marTop w:val="0"/>
          <w:marBottom w:val="0"/>
          <w:divBdr>
            <w:top w:val="none" w:sz="0" w:space="0" w:color="auto"/>
            <w:left w:val="none" w:sz="0" w:space="0" w:color="auto"/>
            <w:bottom w:val="none" w:sz="0" w:space="0" w:color="auto"/>
            <w:right w:val="none" w:sz="0" w:space="0" w:color="auto"/>
          </w:divBdr>
        </w:div>
        <w:div w:id="613563617">
          <w:marLeft w:val="640"/>
          <w:marRight w:val="0"/>
          <w:marTop w:val="0"/>
          <w:marBottom w:val="0"/>
          <w:divBdr>
            <w:top w:val="none" w:sz="0" w:space="0" w:color="auto"/>
            <w:left w:val="none" w:sz="0" w:space="0" w:color="auto"/>
            <w:bottom w:val="none" w:sz="0" w:space="0" w:color="auto"/>
            <w:right w:val="none" w:sz="0" w:space="0" w:color="auto"/>
          </w:divBdr>
        </w:div>
        <w:div w:id="677079345">
          <w:marLeft w:val="640"/>
          <w:marRight w:val="0"/>
          <w:marTop w:val="0"/>
          <w:marBottom w:val="0"/>
          <w:divBdr>
            <w:top w:val="none" w:sz="0" w:space="0" w:color="auto"/>
            <w:left w:val="none" w:sz="0" w:space="0" w:color="auto"/>
            <w:bottom w:val="none" w:sz="0" w:space="0" w:color="auto"/>
            <w:right w:val="none" w:sz="0" w:space="0" w:color="auto"/>
          </w:divBdr>
        </w:div>
        <w:div w:id="692270644">
          <w:marLeft w:val="640"/>
          <w:marRight w:val="0"/>
          <w:marTop w:val="0"/>
          <w:marBottom w:val="0"/>
          <w:divBdr>
            <w:top w:val="none" w:sz="0" w:space="0" w:color="auto"/>
            <w:left w:val="none" w:sz="0" w:space="0" w:color="auto"/>
            <w:bottom w:val="none" w:sz="0" w:space="0" w:color="auto"/>
            <w:right w:val="none" w:sz="0" w:space="0" w:color="auto"/>
          </w:divBdr>
        </w:div>
        <w:div w:id="693725618">
          <w:marLeft w:val="640"/>
          <w:marRight w:val="0"/>
          <w:marTop w:val="0"/>
          <w:marBottom w:val="0"/>
          <w:divBdr>
            <w:top w:val="none" w:sz="0" w:space="0" w:color="auto"/>
            <w:left w:val="none" w:sz="0" w:space="0" w:color="auto"/>
            <w:bottom w:val="none" w:sz="0" w:space="0" w:color="auto"/>
            <w:right w:val="none" w:sz="0" w:space="0" w:color="auto"/>
          </w:divBdr>
        </w:div>
        <w:div w:id="702284993">
          <w:marLeft w:val="640"/>
          <w:marRight w:val="0"/>
          <w:marTop w:val="0"/>
          <w:marBottom w:val="0"/>
          <w:divBdr>
            <w:top w:val="none" w:sz="0" w:space="0" w:color="auto"/>
            <w:left w:val="none" w:sz="0" w:space="0" w:color="auto"/>
            <w:bottom w:val="none" w:sz="0" w:space="0" w:color="auto"/>
            <w:right w:val="none" w:sz="0" w:space="0" w:color="auto"/>
          </w:divBdr>
        </w:div>
        <w:div w:id="707490967">
          <w:marLeft w:val="640"/>
          <w:marRight w:val="0"/>
          <w:marTop w:val="0"/>
          <w:marBottom w:val="0"/>
          <w:divBdr>
            <w:top w:val="none" w:sz="0" w:space="0" w:color="auto"/>
            <w:left w:val="none" w:sz="0" w:space="0" w:color="auto"/>
            <w:bottom w:val="none" w:sz="0" w:space="0" w:color="auto"/>
            <w:right w:val="none" w:sz="0" w:space="0" w:color="auto"/>
          </w:divBdr>
        </w:div>
        <w:div w:id="715087449">
          <w:marLeft w:val="640"/>
          <w:marRight w:val="0"/>
          <w:marTop w:val="0"/>
          <w:marBottom w:val="0"/>
          <w:divBdr>
            <w:top w:val="none" w:sz="0" w:space="0" w:color="auto"/>
            <w:left w:val="none" w:sz="0" w:space="0" w:color="auto"/>
            <w:bottom w:val="none" w:sz="0" w:space="0" w:color="auto"/>
            <w:right w:val="none" w:sz="0" w:space="0" w:color="auto"/>
          </w:divBdr>
        </w:div>
        <w:div w:id="719981451">
          <w:marLeft w:val="640"/>
          <w:marRight w:val="0"/>
          <w:marTop w:val="0"/>
          <w:marBottom w:val="0"/>
          <w:divBdr>
            <w:top w:val="none" w:sz="0" w:space="0" w:color="auto"/>
            <w:left w:val="none" w:sz="0" w:space="0" w:color="auto"/>
            <w:bottom w:val="none" w:sz="0" w:space="0" w:color="auto"/>
            <w:right w:val="none" w:sz="0" w:space="0" w:color="auto"/>
          </w:divBdr>
        </w:div>
        <w:div w:id="733356670">
          <w:marLeft w:val="640"/>
          <w:marRight w:val="0"/>
          <w:marTop w:val="0"/>
          <w:marBottom w:val="0"/>
          <w:divBdr>
            <w:top w:val="none" w:sz="0" w:space="0" w:color="auto"/>
            <w:left w:val="none" w:sz="0" w:space="0" w:color="auto"/>
            <w:bottom w:val="none" w:sz="0" w:space="0" w:color="auto"/>
            <w:right w:val="none" w:sz="0" w:space="0" w:color="auto"/>
          </w:divBdr>
        </w:div>
        <w:div w:id="750079737">
          <w:marLeft w:val="640"/>
          <w:marRight w:val="0"/>
          <w:marTop w:val="0"/>
          <w:marBottom w:val="0"/>
          <w:divBdr>
            <w:top w:val="none" w:sz="0" w:space="0" w:color="auto"/>
            <w:left w:val="none" w:sz="0" w:space="0" w:color="auto"/>
            <w:bottom w:val="none" w:sz="0" w:space="0" w:color="auto"/>
            <w:right w:val="none" w:sz="0" w:space="0" w:color="auto"/>
          </w:divBdr>
        </w:div>
        <w:div w:id="859784117">
          <w:marLeft w:val="640"/>
          <w:marRight w:val="0"/>
          <w:marTop w:val="0"/>
          <w:marBottom w:val="0"/>
          <w:divBdr>
            <w:top w:val="none" w:sz="0" w:space="0" w:color="auto"/>
            <w:left w:val="none" w:sz="0" w:space="0" w:color="auto"/>
            <w:bottom w:val="none" w:sz="0" w:space="0" w:color="auto"/>
            <w:right w:val="none" w:sz="0" w:space="0" w:color="auto"/>
          </w:divBdr>
        </w:div>
        <w:div w:id="906452915">
          <w:marLeft w:val="640"/>
          <w:marRight w:val="0"/>
          <w:marTop w:val="0"/>
          <w:marBottom w:val="0"/>
          <w:divBdr>
            <w:top w:val="none" w:sz="0" w:space="0" w:color="auto"/>
            <w:left w:val="none" w:sz="0" w:space="0" w:color="auto"/>
            <w:bottom w:val="none" w:sz="0" w:space="0" w:color="auto"/>
            <w:right w:val="none" w:sz="0" w:space="0" w:color="auto"/>
          </w:divBdr>
        </w:div>
        <w:div w:id="941648881">
          <w:marLeft w:val="640"/>
          <w:marRight w:val="0"/>
          <w:marTop w:val="0"/>
          <w:marBottom w:val="0"/>
          <w:divBdr>
            <w:top w:val="none" w:sz="0" w:space="0" w:color="auto"/>
            <w:left w:val="none" w:sz="0" w:space="0" w:color="auto"/>
            <w:bottom w:val="none" w:sz="0" w:space="0" w:color="auto"/>
            <w:right w:val="none" w:sz="0" w:space="0" w:color="auto"/>
          </w:divBdr>
        </w:div>
        <w:div w:id="975183650">
          <w:marLeft w:val="640"/>
          <w:marRight w:val="0"/>
          <w:marTop w:val="0"/>
          <w:marBottom w:val="0"/>
          <w:divBdr>
            <w:top w:val="none" w:sz="0" w:space="0" w:color="auto"/>
            <w:left w:val="none" w:sz="0" w:space="0" w:color="auto"/>
            <w:bottom w:val="none" w:sz="0" w:space="0" w:color="auto"/>
            <w:right w:val="none" w:sz="0" w:space="0" w:color="auto"/>
          </w:divBdr>
        </w:div>
        <w:div w:id="994184642">
          <w:marLeft w:val="640"/>
          <w:marRight w:val="0"/>
          <w:marTop w:val="0"/>
          <w:marBottom w:val="0"/>
          <w:divBdr>
            <w:top w:val="none" w:sz="0" w:space="0" w:color="auto"/>
            <w:left w:val="none" w:sz="0" w:space="0" w:color="auto"/>
            <w:bottom w:val="none" w:sz="0" w:space="0" w:color="auto"/>
            <w:right w:val="none" w:sz="0" w:space="0" w:color="auto"/>
          </w:divBdr>
        </w:div>
        <w:div w:id="1052146551">
          <w:marLeft w:val="640"/>
          <w:marRight w:val="0"/>
          <w:marTop w:val="0"/>
          <w:marBottom w:val="0"/>
          <w:divBdr>
            <w:top w:val="none" w:sz="0" w:space="0" w:color="auto"/>
            <w:left w:val="none" w:sz="0" w:space="0" w:color="auto"/>
            <w:bottom w:val="none" w:sz="0" w:space="0" w:color="auto"/>
            <w:right w:val="none" w:sz="0" w:space="0" w:color="auto"/>
          </w:divBdr>
        </w:div>
        <w:div w:id="1064643700">
          <w:marLeft w:val="640"/>
          <w:marRight w:val="0"/>
          <w:marTop w:val="0"/>
          <w:marBottom w:val="0"/>
          <w:divBdr>
            <w:top w:val="none" w:sz="0" w:space="0" w:color="auto"/>
            <w:left w:val="none" w:sz="0" w:space="0" w:color="auto"/>
            <w:bottom w:val="none" w:sz="0" w:space="0" w:color="auto"/>
            <w:right w:val="none" w:sz="0" w:space="0" w:color="auto"/>
          </w:divBdr>
        </w:div>
        <w:div w:id="1065957754">
          <w:marLeft w:val="640"/>
          <w:marRight w:val="0"/>
          <w:marTop w:val="0"/>
          <w:marBottom w:val="0"/>
          <w:divBdr>
            <w:top w:val="none" w:sz="0" w:space="0" w:color="auto"/>
            <w:left w:val="none" w:sz="0" w:space="0" w:color="auto"/>
            <w:bottom w:val="none" w:sz="0" w:space="0" w:color="auto"/>
            <w:right w:val="none" w:sz="0" w:space="0" w:color="auto"/>
          </w:divBdr>
        </w:div>
        <w:div w:id="1105226353">
          <w:marLeft w:val="640"/>
          <w:marRight w:val="0"/>
          <w:marTop w:val="0"/>
          <w:marBottom w:val="0"/>
          <w:divBdr>
            <w:top w:val="none" w:sz="0" w:space="0" w:color="auto"/>
            <w:left w:val="none" w:sz="0" w:space="0" w:color="auto"/>
            <w:bottom w:val="none" w:sz="0" w:space="0" w:color="auto"/>
            <w:right w:val="none" w:sz="0" w:space="0" w:color="auto"/>
          </w:divBdr>
        </w:div>
        <w:div w:id="1161627812">
          <w:marLeft w:val="640"/>
          <w:marRight w:val="0"/>
          <w:marTop w:val="0"/>
          <w:marBottom w:val="0"/>
          <w:divBdr>
            <w:top w:val="none" w:sz="0" w:space="0" w:color="auto"/>
            <w:left w:val="none" w:sz="0" w:space="0" w:color="auto"/>
            <w:bottom w:val="none" w:sz="0" w:space="0" w:color="auto"/>
            <w:right w:val="none" w:sz="0" w:space="0" w:color="auto"/>
          </w:divBdr>
        </w:div>
        <w:div w:id="1188298933">
          <w:marLeft w:val="640"/>
          <w:marRight w:val="0"/>
          <w:marTop w:val="0"/>
          <w:marBottom w:val="0"/>
          <w:divBdr>
            <w:top w:val="none" w:sz="0" w:space="0" w:color="auto"/>
            <w:left w:val="none" w:sz="0" w:space="0" w:color="auto"/>
            <w:bottom w:val="none" w:sz="0" w:space="0" w:color="auto"/>
            <w:right w:val="none" w:sz="0" w:space="0" w:color="auto"/>
          </w:divBdr>
        </w:div>
        <w:div w:id="1214393272">
          <w:marLeft w:val="640"/>
          <w:marRight w:val="0"/>
          <w:marTop w:val="0"/>
          <w:marBottom w:val="0"/>
          <w:divBdr>
            <w:top w:val="none" w:sz="0" w:space="0" w:color="auto"/>
            <w:left w:val="none" w:sz="0" w:space="0" w:color="auto"/>
            <w:bottom w:val="none" w:sz="0" w:space="0" w:color="auto"/>
            <w:right w:val="none" w:sz="0" w:space="0" w:color="auto"/>
          </w:divBdr>
        </w:div>
        <w:div w:id="1228613924">
          <w:marLeft w:val="640"/>
          <w:marRight w:val="0"/>
          <w:marTop w:val="0"/>
          <w:marBottom w:val="0"/>
          <w:divBdr>
            <w:top w:val="none" w:sz="0" w:space="0" w:color="auto"/>
            <w:left w:val="none" w:sz="0" w:space="0" w:color="auto"/>
            <w:bottom w:val="none" w:sz="0" w:space="0" w:color="auto"/>
            <w:right w:val="none" w:sz="0" w:space="0" w:color="auto"/>
          </w:divBdr>
        </w:div>
        <w:div w:id="1284531912">
          <w:marLeft w:val="640"/>
          <w:marRight w:val="0"/>
          <w:marTop w:val="0"/>
          <w:marBottom w:val="0"/>
          <w:divBdr>
            <w:top w:val="none" w:sz="0" w:space="0" w:color="auto"/>
            <w:left w:val="none" w:sz="0" w:space="0" w:color="auto"/>
            <w:bottom w:val="none" w:sz="0" w:space="0" w:color="auto"/>
            <w:right w:val="none" w:sz="0" w:space="0" w:color="auto"/>
          </w:divBdr>
        </w:div>
        <w:div w:id="1294630419">
          <w:marLeft w:val="640"/>
          <w:marRight w:val="0"/>
          <w:marTop w:val="0"/>
          <w:marBottom w:val="0"/>
          <w:divBdr>
            <w:top w:val="none" w:sz="0" w:space="0" w:color="auto"/>
            <w:left w:val="none" w:sz="0" w:space="0" w:color="auto"/>
            <w:bottom w:val="none" w:sz="0" w:space="0" w:color="auto"/>
            <w:right w:val="none" w:sz="0" w:space="0" w:color="auto"/>
          </w:divBdr>
        </w:div>
        <w:div w:id="1295408864">
          <w:marLeft w:val="640"/>
          <w:marRight w:val="0"/>
          <w:marTop w:val="0"/>
          <w:marBottom w:val="0"/>
          <w:divBdr>
            <w:top w:val="none" w:sz="0" w:space="0" w:color="auto"/>
            <w:left w:val="none" w:sz="0" w:space="0" w:color="auto"/>
            <w:bottom w:val="none" w:sz="0" w:space="0" w:color="auto"/>
            <w:right w:val="none" w:sz="0" w:space="0" w:color="auto"/>
          </w:divBdr>
        </w:div>
        <w:div w:id="1307781417">
          <w:marLeft w:val="640"/>
          <w:marRight w:val="0"/>
          <w:marTop w:val="0"/>
          <w:marBottom w:val="0"/>
          <w:divBdr>
            <w:top w:val="none" w:sz="0" w:space="0" w:color="auto"/>
            <w:left w:val="none" w:sz="0" w:space="0" w:color="auto"/>
            <w:bottom w:val="none" w:sz="0" w:space="0" w:color="auto"/>
            <w:right w:val="none" w:sz="0" w:space="0" w:color="auto"/>
          </w:divBdr>
        </w:div>
        <w:div w:id="1353386166">
          <w:marLeft w:val="640"/>
          <w:marRight w:val="0"/>
          <w:marTop w:val="0"/>
          <w:marBottom w:val="0"/>
          <w:divBdr>
            <w:top w:val="none" w:sz="0" w:space="0" w:color="auto"/>
            <w:left w:val="none" w:sz="0" w:space="0" w:color="auto"/>
            <w:bottom w:val="none" w:sz="0" w:space="0" w:color="auto"/>
            <w:right w:val="none" w:sz="0" w:space="0" w:color="auto"/>
          </w:divBdr>
        </w:div>
        <w:div w:id="1388843379">
          <w:marLeft w:val="640"/>
          <w:marRight w:val="0"/>
          <w:marTop w:val="0"/>
          <w:marBottom w:val="0"/>
          <w:divBdr>
            <w:top w:val="none" w:sz="0" w:space="0" w:color="auto"/>
            <w:left w:val="none" w:sz="0" w:space="0" w:color="auto"/>
            <w:bottom w:val="none" w:sz="0" w:space="0" w:color="auto"/>
            <w:right w:val="none" w:sz="0" w:space="0" w:color="auto"/>
          </w:divBdr>
        </w:div>
        <w:div w:id="1426923193">
          <w:marLeft w:val="640"/>
          <w:marRight w:val="0"/>
          <w:marTop w:val="0"/>
          <w:marBottom w:val="0"/>
          <w:divBdr>
            <w:top w:val="none" w:sz="0" w:space="0" w:color="auto"/>
            <w:left w:val="none" w:sz="0" w:space="0" w:color="auto"/>
            <w:bottom w:val="none" w:sz="0" w:space="0" w:color="auto"/>
            <w:right w:val="none" w:sz="0" w:space="0" w:color="auto"/>
          </w:divBdr>
        </w:div>
        <w:div w:id="1428958939">
          <w:marLeft w:val="640"/>
          <w:marRight w:val="0"/>
          <w:marTop w:val="0"/>
          <w:marBottom w:val="0"/>
          <w:divBdr>
            <w:top w:val="none" w:sz="0" w:space="0" w:color="auto"/>
            <w:left w:val="none" w:sz="0" w:space="0" w:color="auto"/>
            <w:bottom w:val="none" w:sz="0" w:space="0" w:color="auto"/>
            <w:right w:val="none" w:sz="0" w:space="0" w:color="auto"/>
          </w:divBdr>
        </w:div>
        <w:div w:id="1431774683">
          <w:marLeft w:val="640"/>
          <w:marRight w:val="0"/>
          <w:marTop w:val="0"/>
          <w:marBottom w:val="0"/>
          <w:divBdr>
            <w:top w:val="none" w:sz="0" w:space="0" w:color="auto"/>
            <w:left w:val="none" w:sz="0" w:space="0" w:color="auto"/>
            <w:bottom w:val="none" w:sz="0" w:space="0" w:color="auto"/>
            <w:right w:val="none" w:sz="0" w:space="0" w:color="auto"/>
          </w:divBdr>
        </w:div>
        <w:div w:id="1433472956">
          <w:marLeft w:val="640"/>
          <w:marRight w:val="0"/>
          <w:marTop w:val="0"/>
          <w:marBottom w:val="0"/>
          <w:divBdr>
            <w:top w:val="none" w:sz="0" w:space="0" w:color="auto"/>
            <w:left w:val="none" w:sz="0" w:space="0" w:color="auto"/>
            <w:bottom w:val="none" w:sz="0" w:space="0" w:color="auto"/>
            <w:right w:val="none" w:sz="0" w:space="0" w:color="auto"/>
          </w:divBdr>
        </w:div>
        <w:div w:id="1491094823">
          <w:marLeft w:val="640"/>
          <w:marRight w:val="0"/>
          <w:marTop w:val="0"/>
          <w:marBottom w:val="0"/>
          <w:divBdr>
            <w:top w:val="none" w:sz="0" w:space="0" w:color="auto"/>
            <w:left w:val="none" w:sz="0" w:space="0" w:color="auto"/>
            <w:bottom w:val="none" w:sz="0" w:space="0" w:color="auto"/>
            <w:right w:val="none" w:sz="0" w:space="0" w:color="auto"/>
          </w:divBdr>
        </w:div>
        <w:div w:id="1527013405">
          <w:marLeft w:val="640"/>
          <w:marRight w:val="0"/>
          <w:marTop w:val="0"/>
          <w:marBottom w:val="0"/>
          <w:divBdr>
            <w:top w:val="none" w:sz="0" w:space="0" w:color="auto"/>
            <w:left w:val="none" w:sz="0" w:space="0" w:color="auto"/>
            <w:bottom w:val="none" w:sz="0" w:space="0" w:color="auto"/>
            <w:right w:val="none" w:sz="0" w:space="0" w:color="auto"/>
          </w:divBdr>
        </w:div>
        <w:div w:id="1549611452">
          <w:marLeft w:val="640"/>
          <w:marRight w:val="0"/>
          <w:marTop w:val="0"/>
          <w:marBottom w:val="0"/>
          <w:divBdr>
            <w:top w:val="none" w:sz="0" w:space="0" w:color="auto"/>
            <w:left w:val="none" w:sz="0" w:space="0" w:color="auto"/>
            <w:bottom w:val="none" w:sz="0" w:space="0" w:color="auto"/>
            <w:right w:val="none" w:sz="0" w:space="0" w:color="auto"/>
          </w:divBdr>
        </w:div>
        <w:div w:id="1559978113">
          <w:marLeft w:val="640"/>
          <w:marRight w:val="0"/>
          <w:marTop w:val="0"/>
          <w:marBottom w:val="0"/>
          <w:divBdr>
            <w:top w:val="none" w:sz="0" w:space="0" w:color="auto"/>
            <w:left w:val="none" w:sz="0" w:space="0" w:color="auto"/>
            <w:bottom w:val="none" w:sz="0" w:space="0" w:color="auto"/>
            <w:right w:val="none" w:sz="0" w:space="0" w:color="auto"/>
          </w:divBdr>
        </w:div>
        <w:div w:id="1567109683">
          <w:marLeft w:val="640"/>
          <w:marRight w:val="0"/>
          <w:marTop w:val="0"/>
          <w:marBottom w:val="0"/>
          <w:divBdr>
            <w:top w:val="none" w:sz="0" w:space="0" w:color="auto"/>
            <w:left w:val="none" w:sz="0" w:space="0" w:color="auto"/>
            <w:bottom w:val="none" w:sz="0" w:space="0" w:color="auto"/>
            <w:right w:val="none" w:sz="0" w:space="0" w:color="auto"/>
          </w:divBdr>
        </w:div>
        <w:div w:id="1574972403">
          <w:marLeft w:val="640"/>
          <w:marRight w:val="0"/>
          <w:marTop w:val="0"/>
          <w:marBottom w:val="0"/>
          <w:divBdr>
            <w:top w:val="none" w:sz="0" w:space="0" w:color="auto"/>
            <w:left w:val="none" w:sz="0" w:space="0" w:color="auto"/>
            <w:bottom w:val="none" w:sz="0" w:space="0" w:color="auto"/>
            <w:right w:val="none" w:sz="0" w:space="0" w:color="auto"/>
          </w:divBdr>
        </w:div>
        <w:div w:id="1625883343">
          <w:marLeft w:val="640"/>
          <w:marRight w:val="0"/>
          <w:marTop w:val="0"/>
          <w:marBottom w:val="0"/>
          <w:divBdr>
            <w:top w:val="none" w:sz="0" w:space="0" w:color="auto"/>
            <w:left w:val="none" w:sz="0" w:space="0" w:color="auto"/>
            <w:bottom w:val="none" w:sz="0" w:space="0" w:color="auto"/>
            <w:right w:val="none" w:sz="0" w:space="0" w:color="auto"/>
          </w:divBdr>
        </w:div>
        <w:div w:id="1630622286">
          <w:marLeft w:val="640"/>
          <w:marRight w:val="0"/>
          <w:marTop w:val="0"/>
          <w:marBottom w:val="0"/>
          <w:divBdr>
            <w:top w:val="none" w:sz="0" w:space="0" w:color="auto"/>
            <w:left w:val="none" w:sz="0" w:space="0" w:color="auto"/>
            <w:bottom w:val="none" w:sz="0" w:space="0" w:color="auto"/>
            <w:right w:val="none" w:sz="0" w:space="0" w:color="auto"/>
          </w:divBdr>
        </w:div>
        <w:div w:id="1658992751">
          <w:marLeft w:val="640"/>
          <w:marRight w:val="0"/>
          <w:marTop w:val="0"/>
          <w:marBottom w:val="0"/>
          <w:divBdr>
            <w:top w:val="none" w:sz="0" w:space="0" w:color="auto"/>
            <w:left w:val="none" w:sz="0" w:space="0" w:color="auto"/>
            <w:bottom w:val="none" w:sz="0" w:space="0" w:color="auto"/>
            <w:right w:val="none" w:sz="0" w:space="0" w:color="auto"/>
          </w:divBdr>
        </w:div>
        <w:div w:id="1671326533">
          <w:marLeft w:val="640"/>
          <w:marRight w:val="0"/>
          <w:marTop w:val="0"/>
          <w:marBottom w:val="0"/>
          <w:divBdr>
            <w:top w:val="none" w:sz="0" w:space="0" w:color="auto"/>
            <w:left w:val="none" w:sz="0" w:space="0" w:color="auto"/>
            <w:bottom w:val="none" w:sz="0" w:space="0" w:color="auto"/>
            <w:right w:val="none" w:sz="0" w:space="0" w:color="auto"/>
          </w:divBdr>
        </w:div>
        <w:div w:id="1672098509">
          <w:marLeft w:val="640"/>
          <w:marRight w:val="0"/>
          <w:marTop w:val="0"/>
          <w:marBottom w:val="0"/>
          <w:divBdr>
            <w:top w:val="none" w:sz="0" w:space="0" w:color="auto"/>
            <w:left w:val="none" w:sz="0" w:space="0" w:color="auto"/>
            <w:bottom w:val="none" w:sz="0" w:space="0" w:color="auto"/>
            <w:right w:val="none" w:sz="0" w:space="0" w:color="auto"/>
          </w:divBdr>
        </w:div>
        <w:div w:id="1725450357">
          <w:marLeft w:val="640"/>
          <w:marRight w:val="0"/>
          <w:marTop w:val="0"/>
          <w:marBottom w:val="0"/>
          <w:divBdr>
            <w:top w:val="none" w:sz="0" w:space="0" w:color="auto"/>
            <w:left w:val="none" w:sz="0" w:space="0" w:color="auto"/>
            <w:bottom w:val="none" w:sz="0" w:space="0" w:color="auto"/>
            <w:right w:val="none" w:sz="0" w:space="0" w:color="auto"/>
          </w:divBdr>
        </w:div>
        <w:div w:id="1733693855">
          <w:marLeft w:val="640"/>
          <w:marRight w:val="0"/>
          <w:marTop w:val="0"/>
          <w:marBottom w:val="0"/>
          <w:divBdr>
            <w:top w:val="none" w:sz="0" w:space="0" w:color="auto"/>
            <w:left w:val="none" w:sz="0" w:space="0" w:color="auto"/>
            <w:bottom w:val="none" w:sz="0" w:space="0" w:color="auto"/>
            <w:right w:val="none" w:sz="0" w:space="0" w:color="auto"/>
          </w:divBdr>
        </w:div>
        <w:div w:id="1743479244">
          <w:marLeft w:val="640"/>
          <w:marRight w:val="0"/>
          <w:marTop w:val="0"/>
          <w:marBottom w:val="0"/>
          <w:divBdr>
            <w:top w:val="none" w:sz="0" w:space="0" w:color="auto"/>
            <w:left w:val="none" w:sz="0" w:space="0" w:color="auto"/>
            <w:bottom w:val="none" w:sz="0" w:space="0" w:color="auto"/>
            <w:right w:val="none" w:sz="0" w:space="0" w:color="auto"/>
          </w:divBdr>
        </w:div>
        <w:div w:id="1753969531">
          <w:marLeft w:val="640"/>
          <w:marRight w:val="0"/>
          <w:marTop w:val="0"/>
          <w:marBottom w:val="0"/>
          <w:divBdr>
            <w:top w:val="none" w:sz="0" w:space="0" w:color="auto"/>
            <w:left w:val="none" w:sz="0" w:space="0" w:color="auto"/>
            <w:bottom w:val="none" w:sz="0" w:space="0" w:color="auto"/>
            <w:right w:val="none" w:sz="0" w:space="0" w:color="auto"/>
          </w:divBdr>
        </w:div>
        <w:div w:id="1866285046">
          <w:marLeft w:val="640"/>
          <w:marRight w:val="0"/>
          <w:marTop w:val="0"/>
          <w:marBottom w:val="0"/>
          <w:divBdr>
            <w:top w:val="none" w:sz="0" w:space="0" w:color="auto"/>
            <w:left w:val="none" w:sz="0" w:space="0" w:color="auto"/>
            <w:bottom w:val="none" w:sz="0" w:space="0" w:color="auto"/>
            <w:right w:val="none" w:sz="0" w:space="0" w:color="auto"/>
          </w:divBdr>
        </w:div>
        <w:div w:id="1955286707">
          <w:marLeft w:val="640"/>
          <w:marRight w:val="0"/>
          <w:marTop w:val="0"/>
          <w:marBottom w:val="0"/>
          <w:divBdr>
            <w:top w:val="none" w:sz="0" w:space="0" w:color="auto"/>
            <w:left w:val="none" w:sz="0" w:space="0" w:color="auto"/>
            <w:bottom w:val="none" w:sz="0" w:space="0" w:color="auto"/>
            <w:right w:val="none" w:sz="0" w:space="0" w:color="auto"/>
          </w:divBdr>
        </w:div>
        <w:div w:id="1958296609">
          <w:marLeft w:val="640"/>
          <w:marRight w:val="0"/>
          <w:marTop w:val="0"/>
          <w:marBottom w:val="0"/>
          <w:divBdr>
            <w:top w:val="none" w:sz="0" w:space="0" w:color="auto"/>
            <w:left w:val="none" w:sz="0" w:space="0" w:color="auto"/>
            <w:bottom w:val="none" w:sz="0" w:space="0" w:color="auto"/>
            <w:right w:val="none" w:sz="0" w:space="0" w:color="auto"/>
          </w:divBdr>
        </w:div>
        <w:div w:id="1969235616">
          <w:marLeft w:val="640"/>
          <w:marRight w:val="0"/>
          <w:marTop w:val="0"/>
          <w:marBottom w:val="0"/>
          <w:divBdr>
            <w:top w:val="none" w:sz="0" w:space="0" w:color="auto"/>
            <w:left w:val="none" w:sz="0" w:space="0" w:color="auto"/>
            <w:bottom w:val="none" w:sz="0" w:space="0" w:color="auto"/>
            <w:right w:val="none" w:sz="0" w:space="0" w:color="auto"/>
          </w:divBdr>
        </w:div>
        <w:div w:id="1970043135">
          <w:marLeft w:val="640"/>
          <w:marRight w:val="0"/>
          <w:marTop w:val="0"/>
          <w:marBottom w:val="0"/>
          <w:divBdr>
            <w:top w:val="none" w:sz="0" w:space="0" w:color="auto"/>
            <w:left w:val="none" w:sz="0" w:space="0" w:color="auto"/>
            <w:bottom w:val="none" w:sz="0" w:space="0" w:color="auto"/>
            <w:right w:val="none" w:sz="0" w:space="0" w:color="auto"/>
          </w:divBdr>
        </w:div>
        <w:div w:id="2012249282">
          <w:marLeft w:val="640"/>
          <w:marRight w:val="0"/>
          <w:marTop w:val="0"/>
          <w:marBottom w:val="0"/>
          <w:divBdr>
            <w:top w:val="none" w:sz="0" w:space="0" w:color="auto"/>
            <w:left w:val="none" w:sz="0" w:space="0" w:color="auto"/>
            <w:bottom w:val="none" w:sz="0" w:space="0" w:color="auto"/>
            <w:right w:val="none" w:sz="0" w:space="0" w:color="auto"/>
          </w:divBdr>
        </w:div>
        <w:div w:id="2015523505">
          <w:marLeft w:val="640"/>
          <w:marRight w:val="0"/>
          <w:marTop w:val="0"/>
          <w:marBottom w:val="0"/>
          <w:divBdr>
            <w:top w:val="none" w:sz="0" w:space="0" w:color="auto"/>
            <w:left w:val="none" w:sz="0" w:space="0" w:color="auto"/>
            <w:bottom w:val="none" w:sz="0" w:space="0" w:color="auto"/>
            <w:right w:val="none" w:sz="0" w:space="0" w:color="auto"/>
          </w:divBdr>
        </w:div>
        <w:div w:id="2035383552">
          <w:marLeft w:val="640"/>
          <w:marRight w:val="0"/>
          <w:marTop w:val="0"/>
          <w:marBottom w:val="0"/>
          <w:divBdr>
            <w:top w:val="none" w:sz="0" w:space="0" w:color="auto"/>
            <w:left w:val="none" w:sz="0" w:space="0" w:color="auto"/>
            <w:bottom w:val="none" w:sz="0" w:space="0" w:color="auto"/>
            <w:right w:val="none" w:sz="0" w:space="0" w:color="auto"/>
          </w:divBdr>
        </w:div>
        <w:div w:id="2092576777">
          <w:marLeft w:val="640"/>
          <w:marRight w:val="0"/>
          <w:marTop w:val="0"/>
          <w:marBottom w:val="0"/>
          <w:divBdr>
            <w:top w:val="none" w:sz="0" w:space="0" w:color="auto"/>
            <w:left w:val="none" w:sz="0" w:space="0" w:color="auto"/>
            <w:bottom w:val="none" w:sz="0" w:space="0" w:color="auto"/>
            <w:right w:val="none" w:sz="0" w:space="0" w:color="auto"/>
          </w:divBdr>
        </w:div>
        <w:div w:id="2138570966">
          <w:marLeft w:val="640"/>
          <w:marRight w:val="0"/>
          <w:marTop w:val="0"/>
          <w:marBottom w:val="0"/>
          <w:divBdr>
            <w:top w:val="none" w:sz="0" w:space="0" w:color="auto"/>
            <w:left w:val="none" w:sz="0" w:space="0" w:color="auto"/>
            <w:bottom w:val="none" w:sz="0" w:space="0" w:color="auto"/>
            <w:right w:val="none" w:sz="0" w:space="0" w:color="auto"/>
          </w:divBdr>
        </w:div>
        <w:div w:id="2141796830">
          <w:marLeft w:val="640"/>
          <w:marRight w:val="0"/>
          <w:marTop w:val="0"/>
          <w:marBottom w:val="0"/>
          <w:divBdr>
            <w:top w:val="none" w:sz="0" w:space="0" w:color="auto"/>
            <w:left w:val="none" w:sz="0" w:space="0" w:color="auto"/>
            <w:bottom w:val="none" w:sz="0" w:space="0" w:color="auto"/>
            <w:right w:val="none" w:sz="0" w:space="0" w:color="auto"/>
          </w:divBdr>
        </w:div>
      </w:divsChild>
    </w:div>
    <w:div w:id="240726368">
      <w:bodyDiv w:val="1"/>
      <w:marLeft w:val="0"/>
      <w:marRight w:val="0"/>
      <w:marTop w:val="0"/>
      <w:marBottom w:val="0"/>
      <w:divBdr>
        <w:top w:val="none" w:sz="0" w:space="0" w:color="auto"/>
        <w:left w:val="none" w:sz="0" w:space="0" w:color="auto"/>
        <w:bottom w:val="none" w:sz="0" w:space="0" w:color="auto"/>
        <w:right w:val="none" w:sz="0" w:space="0" w:color="auto"/>
      </w:divBdr>
      <w:divsChild>
        <w:div w:id="12268435">
          <w:marLeft w:val="640"/>
          <w:marRight w:val="0"/>
          <w:marTop w:val="0"/>
          <w:marBottom w:val="0"/>
          <w:divBdr>
            <w:top w:val="none" w:sz="0" w:space="0" w:color="auto"/>
            <w:left w:val="none" w:sz="0" w:space="0" w:color="auto"/>
            <w:bottom w:val="none" w:sz="0" w:space="0" w:color="auto"/>
            <w:right w:val="none" w:sz="0" w:space="0" w:color="auto"/>
          </w:divBdr>
        </w:div>
        <w:div w:id="18435802">
          <w:marLeft w:val="640"/>
          <w:marRight w:val="0"/>
          <w:marTop w:val="0"/>
          <w:marBottom w:val="0"/>
          <w:divBdr>
            <w:top w:val="none" w:sz="0" w:space="0" w:color="auto"/>
            <w:left w:val="none" w:sz="0" w:space="0" w:color="auto"/>
            <w:bottom w:val="none" w:sz="0" w:space="0" w:color="auto"/>
            <w:right w:val="none" w:sz="0" w:space="0" w:color="auto"/>
          </w:divBdr>
        </w:div>
        <w:div w:id="41289904">
          <w:marLeft w:val="640"/>
          <w:marRight w:val="0"/>
          <w:marTop w:val="0"/>
          <w:marBottom w:val="0"/>
          <w:divBdr>
            <w:top w:val="none" w:sz="0" w:space="0" w:color="auto"/>
            <w:left w:val="none" w:sz="0" w:space="0" w:color="auto"/>
            <w:bottom w:val="none" w:sz="0" w:space="0" w:color="auto"/>
            <w:right w:val="none" w:sz="0" w:space="0" w:color="auto"/>
          </w:divBdr>
        </w:div>
        <w:div w:id="83308240">
          <w:marLeft w:val="640"/>
          <w:marRight w:val="0"/>
          <w:marTop w:val="0"/>
          <w:marBottom w:val="0"/>
          <w:divBdr>
            <w:top w:val="none" w:sz="0" w:space="0" w:color="auto"/>
            <w:left w:val="none" w:sz="0" w:space="0" w:color="auto"/>
            <w:bottom w:val="none" w:sz="0" w:space="0" w:color="auto"/>
            <w:right w:val="none" w:sz="0" w:space="0" w:color="auto"/>
          </w:divBdr>
        </w:div>
        <w:div w:id="261882330">
          <w:marLeft w:val="640"/>
          <w:marRight w:val="0"/>
          <w:marTop w:val="0"/>
          <w:marBottom w:val="0"/>
          <w:divBdr>
            <w:top w:val="none" w:sz="0" w:space="0" w:color="auto"/>
            <w:left w:val="none" w:sz="0" w:space="0" w:color="auto"/>
            <w:bottom w:val="none" w:sz="0" w:space="0" w:color="auto"/>
            <w:right w:val="none" w:sz="0" w:space="0" w:color="auto"/>
          </w:divBdr>
        </w:div>
        <w:div w:id="274993632">
          <w:marLeft w:val="640"/>
          <w:marRight w:val="0"/>
          <w:marTop w:val="0"/>
          <w:marBottom w:val="0"/>
          <w:divBdr>
            <w:top w:val="none" w:sz="0" w:space="0" w:color="auto"/>
            <w:left w:val="none" w:sz="0" w:space="0" w:color="auto"/>
            <w:bottom w:val="none" w:sz="0" w:space="0" w:color="auto"/>
            <w:right w:val="none" w:sz="0" w:space="0" w:color="auto"/>
          </w:divBdr>
        </w:div>
        <w:div w:id="281690318">
          <w:marLeft w:val="640"/>
          <w:marRight w:val="0"/>
          <w:marTop w:val="0"/>
          <w:marBottom w:val="0"/>
          <w:divBdr>
            <w:top w:val="none" w:sz="0" w:space="0" w:color="auto"/>
            <w:left w:val="none" w:sz="0" w:space="0" w:color="auto"/>
            <w:bottom w:val="none" w:sz="0" w:space="0" w:color="auto"/>
            <w:right w:val="none" w:sz="0" w:space="0" w:color="auto"/>
          </w:divBdr>
        </w:div>
        <w:div w:id="293566916">
          <w:marLeft w:val="640"/>
          <w:marRight w:val="0"/>
          <w:marTop w:val="0"/>
          <w:marBottom w:val="0"/>
          <w:divBdr>
            <w:top w:val="none" w:sz="0" w:space="0" w:color="auto"/>
            <w:left w:val="none" w:sz="0" w:space="0" w:color="auto"/>
            <w:bottom w:val="none" w:sz="0" w:space="0" w:color="auto"/>
            <w:right w:val="none" w:sz="0" w:space="0" w:color="auto"/>
          </w:divBdr>
        </w:div>
        <w:div w:id="362636930">
          <w:marLeft w:val="640"/>
          <w:marRight w:val="0"/>
          <w:marTop w:val="0"/>
          <w:marBottom w:val="0"/>
          <w:divBdr>
            <w:top w:val="none" w:sz="0" w:space="0" w:color="auto"/>
            <w:left w:val="none" w:sz="0" w:space="0" w:color="auto"/>
            <w:bottom w:val="none" w:sz="0" w:space="0" w:color="auto"/>
            <w:right w:val="none" w:sz="0" w:space="0" w:color="auto"/>
          </w:divBdr>
        </w:div>
        <w:div w:id="378094600">
          <w:marLeft w:val="640"/>
          <w:marRight w:val="0"/>
          <w:marTop w:val="0"/>
          <w:marBottom w:val="0"/>
          <w:divBdr>
            <w:top w:val="none" w:sz="0" w:space="0" w:color="auto"/>
            <w:left w:val="none" w:sz="0" w:space="0" w:color="auto"/>
            <w:bottom w:val="none" w:sz="0" w:space="0" w:color="auto"/>
            <w:right w:val="none" w:sz="0" w:space="0" w:color="auto"/>
          </w:divBdr>
        </w:div>
        <w:div w:id="435321834">
          <w:marLeft w:val="640"/>
          <w:marRight w:val="0"/>
          <w:marTop w:val="0"/>
          <w:marBottom w:val="0"/>
          <w:divBdr>
            <w:top w:val="none" w:sz="0" w:space="0" w:color="auto"/>
            <w:left w:val="none" w:sz="0" w:space="0" w:color="auto"/>
            <w:bottom w:val="none" w:sz="0" w:space="0" w:color="auto"/>
            <w:right w:val="none" w:sz="0" w:space="0" w:color="auto"/>
          </w:divBdr>
        </w:div>
        <w:div w:id="440418646">
          <w:marLeft w:val="640"/>
          <w:marRight w:val="0"/>
          <w:marTop w:val="0"/>
          <w:marBottom w:val="0"/>
          <w:divBdr>
            <w:top w:val="none" w:sz="0" w:space="0" w:color="auto"/>
            <w:left w:val="none" w:sz="0" w:space="0" w:color="auto"/>
            <w:bottom w:val="none" w:sz="0" w:space="0" w:color="auto"/>
            <w:right w:val="none" w:sz="0" w:space="0" w:color="auto"/>
          </w:divBdr>
        </w:div>
        <w:div w:id="446118871">
          <w:marLeft w:val="640"/>
          <w:marRight w:val="0"/>
          <w:marTop w:val="0"/>
          <w:marBottom w:val="0"/>
          <w:divBdr>
            <w:top w:val="none" w:sz="0" w:space="0" w:color="auto"/>
            <w:left w:val="none" w:sz="0" w:space="0" w:color="auto"/>
            <w:bottom w:val="none" w:sz="0" w:space="0" w:color="auto"/>
            <w:right w:val="none" w:sz="0" w:space="0" w:color="auto"/>
          </w:divBdr>
        </w:div>
        <w:div w:id="446892373">
          <w:marLeft w:val="640"/>
          <w:marRight w:val="0"/>
          <w:marTop w:val="0"/>
          <w:marBottom w:val="0"/>
          <w:divBdr>
            <w:top w:val="none" w:sz="0" w:space="0" w:color="auto"/>
            <w:left w:val="none" w:sz="0" w:space="0" w:color="auto"/>
            <w:bottom w:val="none" w:sz="0" w:space="0" w:color="auto"/>
            <w:right w:val="none" w:sz="0" w:space="0" w:color="auto"/>
          </w:divBdr>
        </w:div>
        <w:div w:id="474303703">
          <w:marLeft w:val="640"/>
          <w:marRight w:val="0"/>
          <w:marTop w:val="0"/>
          <w:marBottom w:val="0"/>
          <w:divBdr>
            <w:top w:val="none" w:sz="0" w:space="0" w:color="auto"/>
            <w:left w:val="none" w:sz="0" w:space="0" w:color="auto"/>
            <w:bottom w:val="none" w:sz="0" w:space="0" w:color="auto"/>
            <w:right w:val="none" w:sz="0" w:space="0" w:color="auto"/>
          </w:divBdr>
        </w:div>
        <w:div w:id="494493578">
          <w:marLeft w:val="640"/>
          <w:marRight w:val="0"/>
          <w:marTop w:val="0"/>
          <w:marBottom w:val="0"/>
          <w:divBdr>
            <w:top w:val="none" w:sz="0" w:space="0" w:color="auto"/>
            <w:left w:val="none" w:sz="0" w:space="0" w:color="auto"/>
            <w:bottom w:val="none" w:sz="0" w:space="0" w:color="auto"/>
            <w:right w:val="none" w:sz="0" w:space="0" w:color="auto"/>
          </w:divBdr>
        </w:div>
        <w:div w:id="514615677">
          <w:marLeft w:val="640"/>
          <w:marRight w:val="0"/>
          <w:marTop w:val="0"/>
          <w:marBottom w:val="0"/>
          <w:divBdr>
            <w:top w:val="none" w:sz="0" w:space="0" w:color="auto"/>
            <w:left w:val="none" w:sz="0" w:space="0" w:color="auto"/>
            <w:bottom w:val="none" w:sz="0" w:space="0" w:color="auto"/>
            <w:right w:val="none" w:sz="0" w:space="0" w:color="auto"/>
          </w:divBdr>
        </w:div>
        <w:div w:id="562449566">
          <w:marLeft w:val="640"/>
          <w:marRight w:val="0"/>
          <w:marTop w:val="0"/>
          <w:marBottom w:val="0"/>
          <w:divBdr>
            <w:top w:val="none" w:sz="0" w:space="0" w:color="auto"/>
            <w:left w:val="none" w:sz="0" w:space="0" w:color="auto"/>
            <w:bottom w:val="none" w:sz="0" w:space="0" w:color="auto"/>
            <w:right w:val="none" w:sz="0" w:space="0" w:color="auto"/>
          </w:divBdr>
        </w:div>
        <w:div w:id="596904575">
          <w:marLeft w:val="640"/>
          <w:marRight w:val="0"/>
          <w:marTop w:val="0"/>
          <w:marBottom w:val="0"/>
          <w:divBdr>
            <w:top w:val="none" w:sz="0" w:space="0" w:color="auto"/>
            <w:left w:val="none" w:sz="0" w:space="0" w:color="auto"/>
            <w:bottom w:val="none" w:sz="0" w:space="0" w:color="auto"/>
            <w:right w:val="none" w:sz="0" w:space="0" w:color="auto"/>
          </w:divBdr>
        </w:div>
        <w:div w:id="689648016">
          <w:marLeft w:val="640"/>
          <w:marRight w:val="0"/>
          <w:marTop w:val="0"/>
          <w:marBottom w:val="0"/>
          <w:divBdr>
            <w:top w:val="none" w:sz="0" w:space="0" w:color="auto"/>
            <w:left w:val="none" w:sz="0" w:space="0" w:color="auto"/>
            <w:bottom w:val="none" w:sz="0" w:space="0" w:color="auto"/>
            <w:right w:val="none" w:sz="0" w:space="0" w:color="auto"/>
          </w:divBdr>
        </w:div>
        <w:div w:id="698773146">
          <w:marLeft w:val="640"/>
          <w:marRight w:val="0"/>
          <w:marTop w:val="0"/>
          <w:marBottom w:val="0"/>
          <w:divBdr>
            <w:top w:val="none" w:sz="0" w:space="0" w:color="auto"/>
            <w:left w:val="none" w:sz="0" w:space="0" w:color="auto"/>
            <w:bottom w:val="none" w:sz="0" w:space="0" w:color="auto"/>
            <w:right w:val="none" w:sz="0" w:space="0" w:color="auto"/>
          </w:divBdr>
        </w:div>
        <w:div w:id="710571463">
          <w:marLeft w:val="640"/>
          <w:marRight w:val="0"/>
          <w:marTop w:val="0"/>
          <w:marBottom w:val="0"/>
          <w:divBdr>
            <w:top w:val="none" w:sz="0" w:space="0" w:color="auto"/>
            <w:left w:val="none" w:sz="0" w:space="0" w:color="auto"/>
            <w:bottom w:val="none" w:sz="0" w:space="0" w:color="auto"/>
            <w:right w:val="none" w:sz="0" w:space="0" w:color="auto"/>
          </w:divBdr>
        </w:div>
        <w:div w:id="716471833">
          <w:marLeft w:val="640"/>
          <w:marRight w:val="0"/>
          <w:marTop w:val="0"/>
          <w:marBottom w:val="0"/>
          <w:divBdr>
            <w:top w:val="none" w:sz="0" w:space="0" w:color="auto"/>
            <w:left w:val="none" w:sz="0" w:space="0" w:color="auto"/>
            <w:bottom w:val="none" w:sz="0" w:space="0" w:color="auto"/>
            <w:right w:val="none" w:sz="0" w:space="0" w:color="auto"/>
          </w:divBdr>
        </w:div>
        <w:div w:id="727915992">
          <w:marLeft w:val="640"/>
          <w:marRight w:val="0"/>
          <w:marTop w:val="0"/>
          <w:marBottom w:val="0"/>
          <w:divBdr>
            <w:top w:val="none" w:sz="0" w:space="0" w:color="auto"/>
            <w:left w:val="none" w:sz="0" w:space="0" w:color="auto"/>
            <w:bottom w:val="none" w:sz="0" w:space="0" w:color="auto"/>
            <w:right w:val="none" w:sz="0" w:space="0" w:color="auto"/>
          </w:divBdr>
        </w:div>
        <w:div w:id="747460503">
          <w:marLeft w:val="640"/>
          <w:marRight w:val="0"/>
          <w:marTop w:val="0"/>
          <w:marBottom w:val="0"/>
          <w:divBdr>
            <w:top w:val="none" w:sz="0" w:space="0" w:color="auto"/>
            <w:left w:val="none" w:sz="0" w:space="0" w:color="auto"/>
            <w:bottom w:val="none" w:sz="0" w:space="0" w:color="auto"/>
            <w:right w:val="none" w:sz="0" w:space="0" w:color="auto"/>
          </w:divBdr>
        </w:div>
        <w:div w:id="769854563">
          <w:marLeft w:val="640"/>
          <w:marRight w:val="0"/>
          <w:marTop w:val="0"/>
          <w:marBottom w:val="0"/>
          <w:divBdr>
            <w:top w:val="none" w:sz="0" w:space="0" w:color="auto"/>
            <w:left w:val="none" w:sz="0" w:space="0" w:color="auto"/>
            <w:bottom w:val="none" w:sz="0" w:space="0" w:color="auto"/>
            <w:right w:val="none" w:sz="0" w:space="0" w:color="auto"/>
          </w:divBdr>
        </w:div>
        <w:div w:id="801313768">
          <w:marLeft w:val="640"/>
          <w:marRight w:val="0"/>
          <w:marTop w:val="0"/>
          <w:marBottom w:val="0"/>
          <w:divBdr>
            <w:top w:val="none" w:sz="0" w:space="0" w:color="auto"/>
            <w:left w:val="none" w:sz="0" w:space="0" w:color="auto"/>
            <w:bottom w:val="none" w:sz="0" w:space="0" w:color="auto"/>
            <w:right w:val="none" w:sz="0" w:space="0" w:color="auto"/>
          </w:divBdr>
        </w:div>
        <w:div w:id="826634097">
          <w:marLeft w:val="640"/>
          <w:marRight w:val="0"/>
          <w:marTop w:val="0"/>
          <w:marBottom w:val="0"/>
          <w:divBdr>
            <w:top w:val="none" w:sz="0" w:space="0" w:color="auto"/>
            <w:left w:val="none" w:sz="0" w:space="0" w:color="auto"/>
            <w:bottom w:val="none" w:sz="0" w:space="0" w:color="auto"/>
            <w:right w:val="none" w:sz="0" w:space="0" w:color="auto"/>
          </w:divBdr>
        </w:div>
        <w:div w:id="838079534">
          <w:marLeft w:val="640"/>
          <w:marRight w:val="0"/>
          <w:marTop w:val="0"/>
          <w:marBottom w:val="0"/>
          <w:divBdr>
            <w:top w:val="none" w:sz="0" w:space="0" w:color="auto"/>
            <w:left w:val="none" w:sz="0" w:space="0" w:color="auto"/>
            <w:bottom w:val="none" w:sz="0" w:space="0" w:color="auto"/>
            <w:right w:val="none" w:sz="0" w:space="0" w:color="auto"/>
          </w:divBdr>
        </w:div>
        <w:div w:id="859854243">
          <w:marLeft w:val="640"/>
          <w:marRight w:val="0"/>
          <w:marTop w:val="0"/>
          <w:marBottom w:val="0"/>
          <w:divBdr>
            <w:top w:val="none" w:sz="0" w:space="0" w:color="auto"/>
            <w:left w:val="none" w:sz="0" w:space="0" w:color="auto"/>
            <w:bottom w:val="none" w:sz="0" w:space="0" w:color="auto"/>
            <w:right w:val="none" w:sz="0" w:space="0" w:color="auto"/>
          </w:divBdr>
        </w:div>
        <w:div w:id="864051538">
          <w:marLeft w:val="640"/>
          <w:marRight w:val="0"/>
          <w:marTop w:val="0"/>
          <w:marBottom w:val="0"/>
          <w:divBdr>
            <w:top w:val="none" w:sz="0" w:space="0" w:color="auto"/>
            <w:left w:val="none" w:sz="0" w:space="0" w:color="auto"/>
            <w:bottom w:val="none" w:sz="0" w:space="0" w:color="auto"/>
            <w:right w:val="none" w:sz="0" w:space="0" w:color="auto"/>
          </w:divBdr>
        </w:div>
        <w:div w:id="915285716">
          <w:marLeft w:val="640"/>
          <w:marRight w:val="0"/>
          <w:marTop w:val="0"/>
          <w:marBottom w:val="0"/>
          <w:divBdr>
            <w:top w:val="none" w:sz="0" w:space="0" w:color="auto"/>
            <w:left w:val="none" w:sz="0" w:space="0" w:color="auto"/>
            <w:bottom w:val="none" w:sz="0" w:space="0" w:color="auto"/>
            <w:right w:val="none" w:sz="0" w:space="0" w:color="auto"/>
          </w:divBdr>
        </w:div>
        <w:div w:id="929460704">
          <w:marLeft w:val="640"/>
          <w:marRight w:val="0"/>
          <w:marTop w:val="0"/>
          <w:marBottom w:val="0"/>
          <w:divBdr>
            <w:top w:val="none" w:sz="0" w:space="0" w:color="auto"/>
            <w:left w:val="none" w:sz="0" w:space="0" w:color="auto"/>
            <w:bottom w:val="none" w:sz="0" w:space="0" w:color="auto"/>
            <w:right w:val="none" w:sz="0" w:space="0" w:color="auto"/>
          </w:divBdr>
        </w:div>
        <w:div w:id="947279254">
          <w:marLeft w:val="640"/>
          <w:marRight w:val="0"/>
          <w:marTop w:val="0"/>
          <w:marBottom w:val="0"/>
          <w:divBdr>
            <w:top w:val="none" w:sz="0" w:space="0" w:color="auto"/>
            <w:left w:val="none" w:sz="0" w:space="0" w:color="auto"/>
            <w:bottom w:val="none" w:sz="0" w:space="0" w:color="auto"/>
            <w:right w:val="none" w:sz="0" w:space="0" w:color="auto"/>
          </w:divBdr>
        </w:div>
        <w:div w:id="952905590">
          <w:marLeft w:val="640"/>
          <w:marRight w:val="0"/>
          <w:marTop w:val="0"/>
          <w:marBottom w:val="0"/>
          <w:divBdr>
            <w:top w:val="none" w:sz="0" w:space="0" w:color="auto"/>
            <w:left w:val="none" w:sz="0" w:space="0" w:color="auto"/>
            <w:bottom w:val="none" w:sz="0" w:space="0" w:color="auto"/>
            <w:right w:val="none" w:sz="0" w:space="0" w:color="auto"/>
          </w:divBdr>
        </w:div>
        <w:div w:id="1029571027">
          <w:marLeft w:val="640"/>
          <w:marRight w:val="0"/>
          <w:marTop w:val="0"/>
          <w:marBottom w:val="0"/>
          <w:divBdr>
            <w:top w:val="none" w:sz="0" w:space="0" w:color="auto"/>
            <w:left w:val="none" w:sz="0" w:space="0" w:color="auto"/>
            <w:bottom w:val="none" w:sz="0" w:space="0" w:color="auto"/>
            <w:right w:val="none" w:sz="0" w:space="0" w:color="auto"/>
          </w:divBdr>
        </w:div>
        <w:div w:id="1060441708">
          <w:marLeft w:val="640"/>
          <w:marRight w:val="0"/>
          <w:marTop w:val="0"/>
          <w:marBottom w:val="0"/>
          <w:divBdr>
            <w:top w:val="none" w:sz="0" w:space="0" w:color="auto"/>
            <w:left w:val="none" w:sz="0" w:space="0" w:color="auto"/>
            <w:bottom w:val="none" w:sz="0" w:space="0" w:color="auto"/>
            <w:right w:val="none" w:sz="0" w:space="0" w:color="auto"/>
          </w:divBdr>
        </w:div>
        <w:div w:id="1078206666">
          <w:marLeft w:val="640"/>
          <w:marRight w:val="0"/>
          <w:marTop w:val="0"/>
          <w:marBottom w:val="0"/>
          <w:divBdr>
            <w:top w:val="none" w:sz="0" w:space="0" w:color="auto"/>
            <w:left w:val="none" w:sz="0" w:space="0" w:color="auto"/>
            <w:bottom w:val="none" w:sz="0" w:space="0" w:color="auto"/>
            <w:right w:val="none" w:sz="0" w:space="0" w:color="auto"/>
          </w:divBdr>
        </w:div>
        <w:div w:id="1152210510">
          <w:marLeft w:val="640"/>
          <w:marRight w:val="0"/>
          <w:marTop w:val="0"/>
          <w:marBottom w:val="0"/>
          <w:divBdr>
            <w:top w:val="none" w:sz="0" w:space="0" w:color="auto"/>
            <w:left w:val="none" w:sz="0" w:space="0" w:color="auto"/>
            <w:bottom w:val="none" w:sz="0" w:space="0" w:color="auto"/>
            <w:right w:val="none" w:sz="0" w:space="0" w:color="auto"/>
          </w:divBdr>
        </w:div>
        <w:div w:id="1157452606">
          <w:marLeft w:val="640"/>
          <w:marRight w:val="0"/>
          <w:marTop w:val="0"/>
          <w:marBottom w:val="0"/>
          <w:divBdr>
            <w:top w:val="none" w:sz="0" w:space="0" w:color="auto"/>
            <w:left w:val="none" w:sz="0" w:space="0" w:color="auto"/>
            <w:bottom w:val="none" w:sz="0" w:space="0" w:color="auto"/>
            <w:right w:val="none" w:sz="0" w:space="0" w:color="auto"/>
          </w:divBdr>
        </w:div>
        <w:div w:id="1195969579">
          <w:marLeft w:val="640"/>
          <w:marRight w:val="0"/>
          <w:marTop w:val="0"/>
          <w:marBottom w:val="0"/>
          <w:divBdr>
            <w:top w:val="none" w:sz="0" w:space="0" w:color="auto"/>
            <w:left w:val="none" w:sz="0" w:space="0" w:color="auto"/>
            <w:bottom w:val="none" w:sz="0" w:space="0" w:color="auto"/>
            <w:right w:val="none" w:sz="0" w:space="0" w:color="auto"/>
          </w:divBdr>
        </w:div>
        <w:div w:id="1237714612">
          <w:marLeft w:val="640"/>
          <w:marRight w:val="0"/>
          <w:marTop w:val="0"/>
          <w:marBottom w:val="0"/>
          <w:divBdr>
            <w:top w:val="none" w:sz="0" w:space="0" w:color="auto"/>
            <w:left w:val="none" w:sz="0" w:space="0" w:color="auto"/>
            <w:bottom w:val="none" w:sz="0" w:space="0" w:color="auto"/>
            <w:right w:val="none" w:sz="0" w:space="0" w:color="auto"/>
          </w:divBdr>
        </w:div>
        <w:div w:id="1240601265">
          <w:marLeft w:val="640"/>
          <w:marRight w:val="0"/>
          <w:marTop w:val="0"/>
          <w:marBottom w:val="0"/>
          <w:divBdr>
            <w:top w:val="none" w:sz="0" w:space="0" w:color="auto"/>
            <w:left w:val="none" w:sz="0" w:space="0" w:color="auto"/>
            <w:bottom w:val="none" w:sz="0" w:space="0" w:color="auto"/>
            <w:right w:val="none" w:sz="0" w:space="0" w:color="auto"/>
          </w:divBdr>
        </w:div>
        <w:div w:id="1256792741">
          <w:marLeft w:val="640"/>
          <w:marRight w:val="0"/>
          <w:marTop w:val="0"/>
          <w:marBottom w:val="0"/>
          <w:divBdr>
            <w:top w:val="none" w:sz="0" w:space="0" w:color="auto"/>
            <w:left w:val="none" w:sz="0" w:space="0" w:color="auto"/>
            <w:bottom w:val="none" w:sz="0" w:space="0" w:color="auto"/>
            <w:right w:val="none" w:sz="0" w:space="0" w:color="auto"/>
          </w:divBdr>
        </w:div>
        <w:div w:id="1264261855">
          <w:marLeft w:val="640"/>
          <w:marRight w:val="0"/>
          <w:marTop w:val="0"/>
          <w:marBottom w:val="0"/>
          <w:divBdr>
            <w:top w:val="none" w:sz="0" w:space="0" w:color="auto"/>
            <w:left w:val="none" w:sz="0" w:space="0" w:color="auto"/>
            <w:bottom w:val="none" w:sz="0" w:space="0" w:color="auto"/>
            <w:right w:val="none" w:sz="0" w:space="0" w:color="auto"/>
          </w:divBdr>
        </w:div>
        <w:div w:id="1301183354">
          <w:marLeft w:val="640"/>
          <w:marRight w:val="0"/>
          <w:marTop w:val="0"/>
          <w:marBottom w:val="0"/>
          <w:divBdr>
            <w:top w:val="none" w:sz="0" w:space="0" w:color="auto"/>
            <w:left w:val="none" w:sz="0" w:space="0" w:color="auto"/>
            <w:bottom w:val="none" w:sz="0" w:space="0" w:color="auto"/>
            <w:right w:val="none" w:sz="0" w:space="0" w:color="auto"/>
          </w:divBdr>
        </w:div>
        <w:div w:id="1359045814">
          <w:marLeft w:val="640"/>
          <w:marRight w:val="0"/>
          <w:marTop w:val="0"/>
          <w:marBottom w:val="0"/>
          <w:divBdr>
            <w:top w:val="none" w:sz="0" w:space="0" w:color="auto"/>
            <w:left w:val="none" w:sz="0" w:space="0" w:color="auto"/>
            <w:bottom w:val="none" w:sz="0" w:space="0" w:color="auto"/>
            <w:right w:val="none" w:sz="0" w:space="0" w:color="auto"/>
          </w:divBdr>
        </w:div>
        <w:div w:id="1383677558">
          <w:marLeft w:val="640"/>
          <w:marRight w:val="0"/>
          <w:marTop w:val="0"/>
          <w:marBottom w:val="0"/>
          <w:divBdr>
            <w:top w:val="none" w:sz="0" w:space="0" w:color="auto"/>
            <w:left w:val="none" w:sz="0" w:space="0" w:color="auto"/>
            <w:bottom w:val="none" w:sz="0" w:space="0" w:color="auto"/>
            <w:right w:val="none" w:sz="0" w:space="0" w:color="auto"/>
          </w:divBdr>
        </w:div>
        <w:div w:id="1449816026">
          <w:marLeft w:val="640"/>
          <w:marRight w:val="0"/>
          <w:marTop w:val="0"/>
          <w:marBottom w:val="0"/>
          <w:divBdr>
            <w:top w:val="none" w:sz="0" w:space="0" w:color="auto"/>
            <w:left w:val="none" w:sz="0" w:space="0" w:color="auto"/>
            <w:bottom w:val="none" w:sz="0" w:space="0" w:color="auto"/>
            <w:right w:val="none" w:sz="0" w:space="0" w:color="auto"/>
          </w:divBdr>
        </w:div>
        <w:div w:id="1544170521">
          <w:marLeft w:val="640"/>
          <w:marRight w:val="0"/>
          <w:marTop w:val="0"/>
          <w:marBottom w:val="0"/>
          <w:divBdr>
            <w:top w:val="none" w:sz="0" w:space="0" w:color="auto"/>
            <w:left w:val="none" w:sz="0" w:space="0" w:color="auto"/>
            <w:bottom w:val="none" w:sz="0" w:space="0" w:color="auto"/>
            <w:right w:val="none" w:sz="0" w:space="0" w:color="auto"/>
          </w:divBdr>
        </w:div>
        <w:div w:id="1552106799">
          <w:marLeft w:val="640"/>
          <w:marRight w:val="0"/>
          <w:marTop w:val="0"/>
          <w:marBottom w:val="0"/>
          <w:divBdr>
            <w:top w:val="none" w:sz="0" w:space="0" w:color="auto"/>
            <w:left w:val="none" w:sz="0" w:space="0" w:color="auto"/>
            <w:bottom w:val="none" w:sz="0" w:space="0" w:color="auto"/>
            <w:right w:val="none" w:sz="0" w:space="0" w:color="auto"/>
          </w:divBdr>
        </w:div>
        <w:div w:id="1569682513">
          <w:marLeft w:val="640"/>
          <w:marRight w:val="0"/>
          <w:marTop w:val="0"/>
          <w:marBottom w:val="0"/>
          <w:divBdr>
            <w:top w:val="none" w:sz="0" w:space="0" w:color="auto"/>
            <w:left w:val="none" w:sz="0" w:space="0" w:color="auto"/>
            <w:bottom w:val="none" w:sz="0" w:space="0" w:color="auto"/>
            <w:right w:val="none" w:sz="0" w:space="0" w:color="auto"/>
          </w:divBdr>
        </w:div>
        <w:div w:id="1573928550">
          <w:marLeft w:val="640"/>
          <w:marRight w:val="0"/>
          <w:marTop w:val="0"/>
          <w:marBottom w:val="0"/>
          <w:divBdr>
            <w:top w:val="none" w:sz="0" w:space="0" w:color="auto"/>
            <w:left w:val="none" w:sz="0" w:space="0" w:color="auto"/>
            <w:bottom w:val="none" w:sz="0" w:space="0" w:color="auto"/>
            <w:right w:val="none" w:sz="0" w:space="0" w:color="auto"/>
          </w:divBdr>
        </w:div>
        <w:div w:id="1614938280">
          <w:marLeft w:val="640"/>
          <w:marRight w:val="0"/>
          <w:marTop w:val="0"/>
          <w:marBottom w:val="0"/>
          <w:divBdr>
            <w:top w:val="none" w:sz="0" w:space="0" w:color="auto"/>
            <w:left w:val="none" w:sz="0" w:space="0" w:color="auto"/>
            <w:bottom w:val="none" w:sz="0" w:space="0" w:color="auto"/>
            <w:right w:val="none" w:sz="0" w:space="0" w:color="auto"/>
          </w:divBdr>
        </w:div>
        <w:div w:id="1632206147">
          <w:marLeft w:val="640"/>
          <w:marRight w:val="0"/>
          <w:marTop w:val="0"/>
          <w:marBottom w:val="0"/>
          <w:divBdr>
            <w:top w:val="none" w:sz="0" w:space="0" w:color="auto"/>
            <w:left w:val="none" w:sz="0" w:space="0" w:color="auto"/>
            <w:bottom w:val="none" w:sz="0" w:space="0" w:color="auto"/>
            <w:right w:val="none" w:sz="0" w:space="0" w:color="auto"/>
          </w:divBdr>
        </w:div>
        <w:div w:id="1668170486">
          <w:marLeft w:val="640"/>
          <w:marRight w:val="0"/>
          <w:marTop w:val="0"/>
          <w:marBottom w:val="0"/>
          <w:divBdr>
            <w:top w:val="none" w:sz="0" w:space="0" w:color="auto"/>
            <w:left w:val="none" w:sz="0" w:space="0" w:color="auto"/>
            <w:bottom w:val="none" w:sz="0" w:space="0" w:color="auto"/>
            <w:right w:val="none" w:sz="0" w:space="0" w:color="auto"/>
          </w:divBdr>
        </w:div>
        <w:div w:id="1682049930">
          <w:marLeft w:val="640"/>
          <w:marRight w:val="0"/>
          <w:marTop w:val="0"/>
          <w:marBottom w:val="0"/>
          <w:divBdr>
            <w:top w:val="none" w:sz="0" w:space="0" w:color="auto"/>
            <w:left w:val="none" w:sz="0" w:space="0" w:color="auto"/>
            <w:bottom w:val="none" w:sz="0" w:space="0" w:color="auto"/>
            <w:right w:val="none" w:sz="0" w:space="0" w:color="auto"/>
          </w:divBdr>
        </w:div>
        <w:div w:id="1686635504">
          <w:marLeft w:val="640"/>
          <w:marRight w:val="0"/>
          <w:marTop w:val="0"/>
          <w:marBottom w:val="0"/>
          <w:divBdr>
            <w:top w:val="none" w:sz="0" w:space="0" w:color="auto"/>
            <w:left w:val="none" w:sz="0" w:space="0" w:color="auto"/>
            <w:bottom w:val="none" w:sz="0" w:space="0" w:color="auto"/>
            <w:right w:val="none" w:sz="0" w:space="0" w:color="auto"/>
          </w:divBdr>
        </w:div>
        <w:div w:id="1715697675">
          <w:marLeft w:val="640"/>
          <w:marRight w:val="0"/>
          <w:marTop w:val="0"/>
          <w:marBottom w:val="0"/>
          <w:divBdr>
            <w:top w:val="none" w:sz="0" w:space="0" w:color="auto"/>
            <w:left w:val="none" w:sz="0" w:space="0" w:color="auto"/>
            <w:bottom w:val="none" w:sz="0" w:space="0" w:color="auto"/>
            <w:right w:val="none" w:sz="0" w:space="0" w:color="auto"/>
          </w:divBdr>
        </w:div>
        <w:div w:id="1744331972">
          <w:marLeft w:val="640"/>
          <w:marRight w:val="0"/>
          <w:marTop w:val="0"/>
          <w:marBottom w:val="0"/>
          <w:divBdr>
            <w:top w:val="none" w:sz="0" w:space="0" w:color="auto"/>
            <w:left w:val="none" w:sz="0" w:space="0" w:color="auto"/>
            <w:bottom w:val="none" w:sz="0" w:space="0" w:color="auto"/>
            <w:right w:val="none" w:sz="0" w:space="0" w:color="auto"/>
          </w:divBdr>
        </w:div>
        <w:div w:id="1746222315">
          <w:marLeft w:val="640"/>
          <w:marRight w:val="0"/>
          <w:marTop w:val="0"/>
          <w:marBottom w:val="0"/>
          <w:divBdr>
            <w:top w:val="none" w:sz="0" w:space="0" w:color="auto"/>
            <w:left w:val="none" w:sz="0" w:space="0" w:color="auto"/>
            <w:bottom w:val="none" w:sz="0" w:space="0" w:color="auto"/>
            <w:right w:val="none" w:sz="0" w:space="0" w:color="auto"/>
          </w:divBdr>
        </w:div>
        <w:div w:id="1752962989">
          <w:marLeft w:val="640"/>
          <w:marRight w:val="0"/>
          <w:marTop w:val="0"/>
          <w:marBottom w:val="0"/>
          <w:divBdr>
            <w:top w:val="none" w:sz="0" w:space="0" w:color="auto"/>
            <w:left w:val="none" w:sz="0" w:space="0" w:color="auto"/>
            <w:bottom w:val="none" w:sz="0" w:space="0" w:color="auto"/>
            <w:right w:val="none" w:sz="0" w:space="0" w:color="auto"/>
          </w:divBdr>
        </w:div>
        <w:div w:id="1757245374">
          <w:marLeft w:val="640"/>
          <w:marRight w:val="0"/>
          <w:marTop w:val="0"/>
          <w:marBottom w:val="0"/>
          <w:divBdr>
            <w:top w:val="none" w:sz="0" w:space="0" w:color="auto"/>
            <w:left w:val="none" w:sz="0" w:space="0" w:color="auto"/>
            <w:bottom w:val="none" w:sz="0" w:space="0" w:color="auto"/>
            <w:right w:val="none" w:sz="0" w:space="0" w:color="auto"/>
          </w:divBdr>
        </w:div>
        <w:div w:id="1758288275">
          <w:marLeft w:val="640"/>
          <w:marRight w:val="0"/>
          <w:marTop w:val="0"/>
          <w:marBottom w:val="0"/>
          <w:divBdr>
            <w:top w:val="none" w:sz="0" w:space="0" w:color="auto"/>
            <w:left w:val="none" w:sz="0" w:space="0" w:color="auto"/>
            <w:bottom w:val="none" w:sz="0" w:space="0" w:color="auto"/>
            <w:right w:val="none" w:sz="0" w:space="0" w:color="auto"/>
          </w:divBdr>
        </w:div>
        <w:div w:id="1794443167">
          <w:marLeft w:val="640"/>
          <w:marRight w:val="0"/>
          <w:marTop w:val="0"/>
          <w:marBottom w:val="0"/>
          <w:divBdr>
            <w:top w:val="none" w:sz="0" w:space="0" w:color="auto"/>
            <w:left w:val="none" w:sz="0" w:space="0" w:color="auto"/>
            <w:bottom w:val="none" w:sz="0" w:space="0" w:color="auto"/>
            <w:right w:val="none" w:sz="0" w:space="0" w:color="auto"/>
          </w:divBdr>
        </w:div>
        <w:div w:id="1796096027">
          <w:marLeft w:val="640"/>
          <w:marRight w:val="0"/>
          <w:marTop w:val="0"/>
          <w:marBottom w:val="0"/>
          <w:divBdr>
            <w:top w:val="none" w:sz="0" w:space="0" w:color="auto"/>
            <w:left w:val="none" w:sz="0" w:space="0" w:color="auto"/>
            <w:bottom w:val="none" w:sz="0" w:space="0" w:color="auto"/>
            <w:right w:val="none" w:sz="0" w:space="0" w:color="auto"/>
          </w:divBdr>
        </w:div>
        <w:div w:id="1834374314">
          <w:marLeft w:val="640"/>
          <w:marRight w:val="0"/>
          <w:marTop w:val="0"/>
          <w:marBottom w:val="0"/>
          <w:divBdr>
            <w:top w:val="none" w:sz="0" w:space="0" w:color="auto"/>
            <w:left w:val="none" w:sz="0" w:space="0" w:color="auto"/>
            <w:bottom w:val="none" w:sz="0" w:space="0" w:color="auto"/>
            <w:right w:val="none" w:sz="0" w:space="0" w:color="auto"/>
          </w:divBdr>
        </w:div>
        <w:div w:id="1844200201">
          <w:marLeft w:val="640"/>
          <w:marRight w:val="0"/>
          <w:marTop w:val="0"/>
          <w:marBottom w:val="0"/>
          <w:divBdr>
            <w:top w:val="none" w:sz="0" w:space="0" w:color="auto"/>
            <w:left w:val="none" w:sz="0" w:space="0" w:color="auto"/>
            <w:bottom w:val="none" w:sz="0" w:space="0" w:color="auto"/>
            <w:right w:val="none" w:sz="0" w:space="0" w:color="auto"/>
          </w:divBdr>
        </w:div>
        <w:div w:id="1855918307">
          <w:marLeft w:val="640"/>
          <w:marRight w:val="0"/>
          <w:marTop w:val="0"/>
          <w:marBottom w:val="0"/>
          <w:divBdr>
            <w:top w:val="none" w:sz="0" w:space="0" w:color="auto"/>
            <w:left w:val="none" w:sz="0" w:space="0" w:color="auto"/>
            <w:bottom w:val="none" w:sz="0" w:space="0" w:color="auto"/>
            <w:right w:val="none" w:sz="0" w:space="0" w:color="auto"/>
          </w:divBdr>
        </w:div>
        <w:div w:id="1861429858">
          <w:marLeft w:val="640"/>
          <w:marRight w:val="0"/>
          <w:marTop w:val="0"/>
          <w:marBottom w:val="0"/>
          <w:divBdr>
            <w:top w:val="none" w:sz="0" w:space="0" w:color="auto"/>
            <w:left w:val="none" w:sz="0" w:space="0" w:color="auto"/>
            <w:bottom w:val="none" w:sz="0" w:space="0" w:color="auto"/>
            <w:right w:val="none" w:sz="0" w:space="0" w:color="auto"/>
          </w:divBdr>
        </w:div>
        <w:div w:id="1926186893">
          <w:marLeft w:val="640"/>
          <w:marRight w:val="0"/>
          <w:marTop w:val="0"/>
          <w:marBottom w:val="0"/>
          <w:divBdr>
            <w:top w:val="none" w:sz="0" w:space="0" w:color="auto"/>
            <w:left w:val="none" w:sz="0" w:space="0" w:color="auto"/>
            <w:bottom w:val="none" w:sz="0" w:space="0" w:color="auto"/>
            <w:right w:val="none" w:sz="0" w:space="0" w:color="auto"/>
          </w:divBdr>
        </w:div>
        <w:div w:id="1949653697">
          <w:marLeft w:val="640"/>
          <w:marRight w:val="0"/>
          <w:marTop w:val="0"/>
          <w:marBottom w:val="0"/>
          <w:divBdr>
            <w:top w:val="none" w:sz="0" w:space="0" w:color="auto"/>
            <w:left w:val="none" w:sz="0" w:space="0" w:color="auto"/>
            <w:bottom w:val="none" w:sz="0" w:space="0" w:color="auto"/>
            <w:right w:val="none" w:sz="0" w:space="0" w:color="auto"/>
          </w:divBdr>
        </w:div>
        <w:div w:id="1969705136">
          <w:marLeft w:val="640"/>
          <w:marRight w:val="0"/>
          <w:marTop w:val="0"/>
          <w:marBottom w:val="0"/>
          <w:divBdr>
            <w:top w:val="none" w:sz="0" w:space="0" w:color="auto"/>
            <w:left w:val="none" w:sz="0" w:space="0" w:color="auto"/>
            <w:bottom w:val="none" w:sz="0" w:space="0" w:color="auto"/>
            <w:right w:val="none" w:sz="0" w:space="0" w:color="auto"/>
          </w:divBdr>
        </w:div>
        <w:div w:id="1984653155">
          <w:marLeft w:val="640"/>
          <w:marRight w:val="0"/>
          <w:marTop w:val="0"/>
          <w:marBottom w:val="0"/>
          <w:divBdr>
            <w:top w:val="none" w:sz="0" w:space="0" w:color="auto"/>
            <w:left w:val="none" w:sz="0" w:space="0" w:color="auto"/>
            <w:bottom w:val="none" w:sz="0" w:space="0" w:color="auto"/>
            <w:right w:val="none" w:sz="0" w:space="0" w:color="auto"/>
          </w:divBdr>
        </w:div>
        <w:div w:id="1987202916">
          <w:marLeft w:val="640"/>
          <w:marRight w:val="0"/>
          <w:marTop w:val="0"/>
          <w:marBottom w:val="0"/>
          <w:divBdr>
            <w:top w:val="none" w:sz="0" w:space="0" w:color="auto"/>
            <w:left w:val="none" w:sz="0" w:space="0" w:color="auto"/>
            <w:bottom w:val="none" w:sz="0" w:space="0" w:color="auto"/>
            <w:right w:val="none" w:sz="0" w:space="0" w:color="auto"/>
          </w:divBdr>
        </w:div>
        <w:div w:id="1994874860">
          <w:marLeft w:val="640"/>
          <w:marRight w:val="0"/>
          <w:marTop w:val="0"/>
          <w:marBottom w:val="0"/>
          <w:divBdr>
            <w:top w:val="none" w:sz="0" w:space="0" w:color="auto"/>
            <w:left w:val="none" w:sz="0" w:space="0" w:color="auto"/>
            <w:bottom w:val="none" w:sz="0" w:space="0" w:color="auto"/>
            <w:right w:val="none" w:sz="0" w:space="0" w:color="auto"/>
          </w:divBdr>
        </w:div>
        <w:div w:id="2007973664">
          <w:marLeft w:val="640"/>
          <w:marRight w:val="0"/>
          <w:marTop w:val="0"/>
          <w:marBottom w:val="0"/>
          <w:divBdr>
            <w:top w:val="none" w:sz="0" w:space="0" w:color="auto"/>
            <w:left w:val="none" w:sz="0" w:space="0" w:color="auto"/>
            <w:bottom w:val="none" w:sz="0" w:space="0" w:color="auto"/>
            <w:right w:val="none" w:sz="0" w:space="0" w:color="auto"/>
          </w:divBdr>
        </w:div>
        <w:div w:id="2023967382">
          <w:marLeft w:val="640"/>
          <w:marRight w:val="0"/>
          <w:marTop w:val="0"/>
          <w:marBottom w:val="0"/>
          <w:divBdr>
            <w:top w:val="none" w:sz="0" w:space="0" w:color="auto"/>
            <w:left w:val="none" w:sz="0" w:space="0" w:color="auto"/>
            <w:bottom w:val="none" w:sz="0" w:space="0" w:color="auto"/>
            <w:right w:val="none" w:sz="0" w:space="0" w:color="auto"/>
          </w:divBdr>
        </w:div>
        <w:div w:id="2061778780">
          <w:marLeft w:val="640"/>
          <w:marRight w:val="0"/>
          <w:marTop w:val="0"/>
          <w:marBottom w:val="0"/>
          <w:divBdr>
            <w:top w:val="none" w:sz="0" w:space="0" w:color="auto"/>
            <w:left w:val="none" w:sz="0" w:space="0" w:color="auto"/>
            <w:bottom w:val="none" w:sz="0" w:space="0" w:color="auto"/>
            <w:right w:val="none" w:sz="0" w:space="0" w:color="auto"/>
          </w:divBdr>
        </w:div>
        <w:div w:id="2095083511">
          <w:marLeft w:val="640"/>
          <w:marRight w:val="0"/>
          <w:marTop w:val="0"/>
          <w:marBottom w:val="0"/>
          <w:divBdr>
            <w:top w:val="none" w:sz="0" w:space="0" w:color="auto"/>
            <w:left w:val="none" w:sz="0" w:space="0" w:color="auto"/>
            <w:bottom w:val="none" w:sz="0" w:space="0" w:color="auto"/>
            <w:right w:val="none" w:sz="0" w:space="0" w:color="auto"/>
          </w:divBdr>
        </w:div>
        <w:div w:id="2114937074">
          <w:marLeft w:val="640"/>
          <w:marRight w:val="0"/>
          <w:marTop w:val="0"/>
          <w:marBottom w:val="0"/>
          <w:divBdr>
            <w:top w:val="none" w:sz="0" w:space="0" w:color="auto"/>
            <w:left w:val="none" w:sz="0" w:space="0" w:color="auto"/>
            <w:bottom w:val="none" w:sz="0" w:space="0" w:color="auto"/>
            <w:right w:val="none" w:sz="0" w:space="0" w:color="auto"/>
          </w:divBdr>
        </w:div>
      </w:divsChild>
    </w:div>
    <w:div w:id="260266478">
      <w:bodyDiv w:val="1"/>
      <w:marLeft w:val="0"/>
      <w:marRight w:val="0"/>
      <w:marTop w:val="0"/>
      <w:marBottom w:val="0"/>
      <w:divBdr>
        <w:top w:val="none" w:sz="0" w:space="0" w:color="auto"/>
        <w:left w:val="none" w:sz="0" w:space="0" w:color="auto"/>
        <w:bottom w:val="none" w:sz="0" w:space="0" w:color="auto"/>
        <w:right w:val="none" w:sz="0" w:space="0" w:color="auto"/>
      </w:divBdr>
      <w:divsChild>
        <w:div w:id="35201323">
          <w:marLeft w:val="640"/>
          <w:marRight w:val="0"/>
          <w:marTop w:val="0"/>
          <w:marBottom w:val="0"/>
          <w:divBdr>
            <w:top w:val="none" w:sz="0" w:space="0" w:color="auto"/>
            <w:left w:val="none" w:sz="0" w:space="0" w:color="auto"/>
            <w:bottom w:val="none" w:sz="0" w:space="0" w:color="auto"/>
            <w:right w:val="none" w:sz="0" w:space="0" w:color="auto"/>
          </w:divBdr>
        </w:div>
        <w:div w:id="95516708">
          <w:marLeft w:val="640"/>
          <w:marRight w:val="0"/>
          <w:marTop w:val="0"/>
          <w:marBottom w:val="0"/>
          <w:divBdr>
            <w:top w:val="none" w:sz="0" w:space="0" w:color="auto"/>
            <w:left w:val="none" w:sz="0" w:space="0" w:color="auto"/>
            <w:bottom w:val="none" w:sz="0" w:space="0" w:color="auto"/>
            <w:right w:val="none" w:sz="0" w:space="0" w:color="auto"/>
          </w:divBdr>
        </w:div>
        <w:div w:id="96216077">
          <w:marLeft w:val="640"/>
          <w:marRight w:val="0"/>
          <w:marTop w:val="0"/>
          <w:marBottom w:val="0"/>
          <w:divBdr>
            <w:top w:val="none" w:sz="0" w:space="0" w:color="auto"/>
            <w:left w:val="none" w:sz="0" w:space="0" w:color="auto"/>
            <w:bottom w:val="none" w:sz="0" w:space="0" w:color="auto"/>
            <w:right w:val="none" w:sz="0" w:space="0" w:color="auto"/>
          </w:divBdr>
        </w:div>
        <w:div w:id="161050447">
          <w:marLeft w:val="640"/>
          <w:marRight w:val="0"/>
          <w:marTop w:val="0"/>
          <w:marBottom w:val="0"/>
          <w:divBdr>
            <w:top w:val="none" w:sz="0" w:space="0" w:color="auto"/>
            <w:left w:val="none" w:sz="0" w:space="0" w:color="auto"/>
            <w:bottom w:val="none" w:sz="0" w:space="0" w:color="auto"/>
            <w:right w:val="none" w:sz="0" w:space="0" w:color="auto"/>
          </w:divBdr>
        </w:div>
        <w:div w:id="207106176">
          <w:marLeft w:val="640"/>
          <w:marRight w:val="0"/>
          <w:marTop w:val="0"/>
          <w:marBottom w:val="0"/>
          <w:divBdr>
            <w:top w:val="none" w:sz="0" w:space="0" w:color="auto"/>
            <w:left w:val="none" w:sz="0" w:space="0" w:color="auto"/>
            <w:bottom w:val="none" w:sz="0" w:space="0" w:color="auto"/>
            <w:right w:val="none" w:sz="0" w:space="0" w:color="auto"/>
          </w:divBdr>
        </w:div>
        <w:div w:id="215047206">
          <w:marLeft w:val="640"/>
          <w:marRight w:val="0"/>
          <w:marTop w:val="0"/>
          <w:marBottom w:val="0"/>
          <w:divBdr>
            <w:top w:val="none" w:sz="0" w:space="0" w:color="auto"/>
            <w:left w:val="none" w:sz="0" w:space="0" w:color="auto"/>
            <w:bottom w:val="none" w:sz="0" w:space="0" w:color="auto"/>
            <w:right w:val="none" w:sz="0" w:space="0" w:color="auto"/>
          </w:divBdr>
        </w:div>
        <w:div w:id="232936981">
          <w:marLeft w:val="640"/>
          <w:marRight w:val="0"/>
          <w:marTop w:val="0"/>
          <w:marBottom w:val="0"/>
          <w:divBdr>
            <w:top w:val="none" w:sz="0" w:space="0" w:color="auto"/>
            <w:left w:val="none" w:sz="0" w:space="0" w:color="auto"/>
            <w:bottom w:val="none" w:sz="0" w:space="0" w:color="auto"/>
            <w:right w:val="none" w:sz="0" w:space="0" w:color="auto"/>
          </w:divBdr>
        </w:div>
        <w:div w:id="236280613">
          <w:marLeft w:val="640"/>
          <w:marRight w:val="0"/>
          <w:marTop w:val="0"/>
          <w:marBottom w:val="0"/>
          <w:divBdr>
            <w:top w:val="none" w:sz="0" w:space="0" w:color="auto"/>
            <w:left w:val="none" w:sz="0" w:space="0" w:color="auto"/>
            <w:bottom w:val="none" w:sz="0" w:space="0" w:color="auto"/>
            <w:right w:val="none" w:sz="0" w:space="0" w:color="auto"/>
          </w:divBdr>
        </w:div>
        <w:div w:id="245656152">
          <w:marLeft w:val="640"/>
          <w:marRight w:val="0"/>
          <w:marTop w:val="0"/>
          <w:marBottom w:val="0"/>
          <w:divBdr>
            <w:top w:val="none" w:sz="0" w:space="0" w:color="auto"/>
            <w:left w:val="none" w:sz="0" w:space="0" w:color="auto"/>
            <w:bottom w:val="none" w:sz="0" w:space="0" w:color="auto"/>
            <w:right w:val="none" w:sz="0" w:space="0" w:color="auto"/>
          </w:divBdr>
        </w:div>
        <w:div w:id="286857991">
          <w:marLeft w:val="640"/>
          <w:marRight w:val="0"/>
          <w:marTop w:val="0"/>
          <w:marBottom w:val="0"/>
          <w:divBdr>
            <w:top w:val="none" w:sz="0" w:space="0" w:color="auto"/>
            <w:left w:val="none" w:sz="0" w:space="0" w:color="auto"/>
            <w:bottom w:val="none" w:sz="0" w:space="0" w:color="auto"/>
            <w:right w:val="none" w:sz="0" w:space="0" w:color="auto"/>
          </w:divBdr>
        </w:div>
        <w:div w:id="302976584">
          <w:marLeft w:val="640"/>
          <w:marRight w:val="0"/>
          <w:marTop w:val="0"/>
          <w:marBottom w:val="0"/>
          <w:divBdr>
            <w:top w:val="none" w:sz="0" w:space="0" w:color="auto"/>
            <w:left w:val="none" w:sz="0" w:space="0" w:color="auto"/>
            <w:bottom w:val="none" w:sz="0" w:space="0" w:color="auto"/>
            <w:right w:val="none" w:sz="0" w:space="0" w:color="auto"/>
          </w:divBdr>
        </w:div>
        <w:div w:id="318271469">
          <w:marLeft w:val="640"/>
          <w:marRight w:val="0"/>
          <w:marTop w:val="0"/>
          <w:marBottom w:val="0"/>
          <w:divBdr>
            <w:top w:val="none" w:sz="0" w:space="0" w:color="auto"/>
            <w:left w:val="none" w:sz="0" w:space="0" w:color="auto"/>
            <w:bottom w:val="none" w:sz="0" w:space="0" w:color="auto"/>
            <w:right w:val="none" w:sz="0" w:space="0" w:color="auto"/>
          </w:divBdr>
        </w:div>
        <w:div w:id="328363180">
          <w:marLeft w:val="640"/>
          <w:marRight w:val="0"/>
          <w:marTop w:val="0"/>
          <w:marBottom w:val="0"/>
          <w:divBdr>
            <w:top w:val="none" w:sz="0" w:space="0" w:color="auto"/>
            <w:left w:val="none" w:sz="0" w:space="0" w:color="auto"/>
            <w:bottom w:val="none" w:sz="0" w:space="0" w:color="auto"/>
            <w:right w:val="none" w:sz="0" w:space="0" w:color="auto"/>
          </w:divBdr>
        </w:div>
        <w:div w:id="402800243">
          <w:marLeft w:val="640"/>
          <w:marRight w:val="0"/>
          <w:marTop w:val="0"/>
          <w:marBottom w:val="0"/>
          <w:divBdr>
            <w:top w:val="none" w:sz="0" w:space="0" w:color="auto"/>
            <w:left w:val="none" w:sz="0" w:space="0" w:color="auto"/>
            <w:bottom w:val="none" w:sz="0" w:space="0" w:color="auto"/>
            <w:right w:val="none" w:sz="0" w:space="0" w:color="auto"/>
          </w:divBdr>
        </w:div>
        <w:div w:id="441074944">
          <w:marLeft w:val="640"/>
          <w:marRight w:val="0"/>
          <w:marTop w:val="0"/>
          <w:marBottom w:val="0"/>
          <w:divBdr>
            <w:top w:val="none" w:sz="0" w:space="0" w:color="auto"/>
            <w:left w:val="none" w:sz="0" w:space="0" w:color="auto"/>
            <w:bottom w:val="none" w:sz="0" w:space="0" w:color="auto"/>
            <w:right w:val="none" w:sz="0" w:space="0" w:color="auto"/>
          </w:divBdr>
        </w:div>
        <w:div w:id="467942700">
          <w:marLeft w:val="640"/>
          <w:marRight w:val="0"/>
          <w:marTop w:val="0"/>
          <w:marBottom w:val="0"/>
          <w:divBdr>
            <w:top w:val="none" w:sz="0" w:space="0" w:color="auto"/>
            <w:left w:val="none" w:sz="0" w:space="0" w:color="auto"/>
            <w:bottom w:val="none" w:sz="0" w:space="0" w:color="auto"/>
            <w:right w:val="none" w:sz="0" w:space="0" w:color="auto"/>
          </w:divBdr>
        </w:div>
        <w:div w:id="483087366">
          <w:marLeft w:val="640"/>
          <w:marRight w:val="0"/>
          <w:marTop w:val="0"/>
          <w:marBottom w:val="0"/>
          <w:divBdr>
            <w:top w:val="none" w:sz="0" w:space="0" w:color="auto"/>
            <w:left w:val="none" w:sz="0" w:space="0" w:color="auto"/>
            <w:bottom w:val="none" w:sz="0" w:space="0" w:color="auto"/>
            <w:right w:val="none" w:sz="0" w:space="0" w:color="auto"/>
          </w:divBdr>
        </w:div>
        <w:div w:id="488599056">
          <w:marLeft w:val="640"/>
          <w:marRight w:val="0"/>
          <w:marTop w:val="0"/>
          <w:marBottom w:val="0"/>
          <w:divBdr>
            <w:top w:val="none" w:sz="0" w:space="0" w:color="auto"/>
            <w:left w:val="none" w:sz="0" w:space="0" w:color="auto"/>
            <w:bottom w:val="none" w:sz="0" w:space="0" w:color="auto"/>
            <w:right w:val="none" w:sz="0" w:space="0" w:color="auto"/>
          </w:divBdr>
        </w:div>
        <w:div w:id="526648826">
          <w:marLeft w:val="640"/>
          <w:marRight w:val="0"/>
          <w:marTop w:val="0"/>
          <w:marBottom w:val="0"/>
          <w:divBdr>
            <w:top w:val="none" w:sz="0" w:space="0" w:color="auto"/>
            <w:left w:val="none" w:sz="0" w:space="0" w:color="auto"/>
            <w:bottom w:val="none" w:sz="0" w:space="0" w:color="auto"/>
            <w:right w:val="none" w:sz="0" w:space="0" w:color="auto"/>
          </w:divBdr>
        </w:div>
        <w:div w:id="567768048">
          <w:marLeft w:val="640"/>
          <w:marRight w:val="0"/>
          <w:marTop w:val="0"/>
          <w:marBottom w:val="0"/>
          <w:divBdr>
            <w:top w:val="none" w:sz="0" w:space="0" w:color="auto"/>
            <w:left w:val="none" w:sz="0" w:space="0" w:color="auto"/>
            <w:bottom w:val="none" w:sz="0" w:space="0" w:color="auto"/>
            <w:right w:val="none" w:sz="0" w:space="0" w:color="auto"/>
          </w:divBdr>
        </w:div>
        <w:div w:id="586695305">
          <w:marLeft w:val="640"/>
          <w:marRight w:val="0"/>
          <w:marTop w:val="0"/>
          <w:marBottom w:val="0"/>
          <w:divBdr>
            <w:top w:val="none" w:sz="0" w:space="0" w:color="auto"/>
            <w:left w:val="none" w:sz="0" w:space="0" w:color="auto"/>
            <w:bottom w:val="none" w:sz="0" w:space="0" w:color="auto"/>
            <w:right w:val="none" w:sz="0" w:space="0" w:color="auto"/>
          </w:divBdr>
        </w:div>
        <w:div w:id="590822460">
          <w:marLeft w:val="640"/>
          <w:marRight w:val="0"/>
          <w:marTop w:val="0"/>
          <w:marBottom w:val="0"/>
          <w:divBdr>
            <w:top w:val="none" w:sz="0" w:space="0" w:color="auto"/>
            <w:left w:val="none" w:sz="0" w:space="0" w:color="auto"/>
            <w:bottom w:val="none" w:sz="0" w:space="0" w:color="auto"/>
            <w:right w:val="none" w:sz="0" w:space="0" w:color="auto"/>
          </w:divBdr>
        </w:div>
        <w:div w:id="619065830">
          <w:marLeft w:val="640"/>
          <w:marRight w:val="0"/>
          <w:marTop w:val="0"/>
          <w:marBottom w:val="0"/>
          <w:divBdr>
            <w:top w:val="none" w:sz="0" w:space="0" w:color="auto"/>
            <w:left w:val="none" w:sz="0" w:space="0" w:color="auto"/>
            <w:bottom w:val="none" w:sz="0" w:space="0" w:color="auto"/>
            <w:right w:val="none" w:sz="0" w:space="0" w:color="auto"/>
          </w:divBdr>
        </w:div>
        <w:div w:id="644815441">
          <w:marLeft w:val="640"/>
          <w:marRight w:val="0"/>
          <w:marTop w:val="0"/>
          <w:marBottom w:val="0"/>
          <w:divBdr>
            <w:top w:val="none" w:sz="0" w:space="0" w:color="auto"/>
            <w:left w:val="none" w:sz="0" w:space="0" w:color="auto"/>
            <w:bottom w:val="none" w:sz="0" w:space="0" w:color="auto"/>
            <w:right w:val="none" w:sz="0" w:space="0" w:color="auto"/>
          </w:divBdr>
        </w:div>
        <w:div w:id="647635677">
          <w:marLeft w:val="640"/>
          <w:marRight w:val="0"/>
          <w:marTop w:val="0"/>
          <w:marBottom w:val="0"/>
          <w:divBdr>
            <w:top w:val="none" w:sz="0" w:space="0" w:color="auto"/>
            <w:left w:val="none" w:sz="0" w:space="0" w:color="auto"/>
            <w:bottom w:val="none" w:sz="0" w:space="0" w:color="auto"/>
            <w:right w:val="none" w:sz="0" w:space="0" w:color="auto"/>
          </w:divBdr>
        </w:div>
        <w:div w:id="759791593">
          <w:marLeft w:val="640"/>
          <w:marRight w:val="0"/>
          <w:marTop w:val="0"/>
          <w:marBottom w:val="0"/>
          <w:divBdr>
            <w:top w:val="none" w:sz="0" w:space="0" w:color="auto"/>
            <w:left w:val="none" w:sz="0" w:space="0" w:color="auto"/>
            <w:bottom w:val="none" w:sz="0" w:space="0" w:color="auto"/>
            <w:right w:val="none" w:sz="0" w:space="0" w:color="auto"/>
          </w:divBdr>
        </w:div>
        <w:div w:id="770049921">
          <w:marLeft w:val="640"/>
          <w:marRight w:val="0"/>
          <w:marTop w:val="0"/>
          <w:marBottom w:val="0"/>
          <w:divBdr>
            <w:top w:val="none" w:sz="0" w:space="0" w:color="auto"/>
            <w:left w:val="none" w:sz="0" w:space="0" w:color="auto"/>
            <w:bottom w:val="none" w:sz="0" w:space="0" w:color="auto"/>
            <w:right w:val="none" w:sz="0" w:space="0" w:color="auto"/>
          </w:divBdr>
        </w:div>
        <w:div w:id="775491048">
          <w:marLeft w:val="640"/>
          <w:marRight w:val="0"/>
          <w:marTop w:val="0"/>
          <w:marBottom w:val="0"/>
          <w:divBdr>
            <w:top w:val="none" w:sz="0" w:space="0" w:color="auto"/>
            <w:left w:val="none" w:sz="0" w:space="0" w:color="auto"/>
            <w:bottom w:val="none" w:sz="0" w:space="0" w:color="auto"/>
            <w:right w:val="none" w:sz="0" w:space="0" w:color="auto"/>
          </w:divBdr>
        </w:div>
        <w:div w:id="791747691">
          <w:marLeft w:val="640"/>
          <w:marRight w:val="0"/>
          <w:marTop w:val="0"/>
          <w:marBottom w:val="0"/>
          <w:divBdr>
            <w:top w:val="none" w:sz="0" w:space="0" w:color="auto"/>
            <w:left w:val="none" w:sz="0" w:space="0" w:color="auto"/>
            <w:bottom w:val="none" w:sz="0" w:space="0" w:color="auto"/>
            <w:right w:val="none" w:sz="0" w:space="0" w:color="auto"/>
          </w:divBdr>
        </w:div>
        <w:div w:id="845560188">
          <w:marLeft w:val="640"/>
          <w:marRight w:val="0"/>
          <w:marTop w:val="0"/>
          <w:marBottom w:val="0"/>
          <w:divBdr>
            <w:top w:val="none" w:sz="0" w:space="0" w:color="auto"/>
            <w:left w:val="none" w:sz="0" w:space="0" w:color="auto"/>
            <w:bottom w:val="none" w:sz="0" w:space="0" w:color="auto"/>
            <w:right w:val="none" w:sz="0" w:space="0" w:color="auto"/>
          </w:divBdr>
        </w:div>
        <w:div w:id="852695230">
          <w:marLeft w:val="640"/>
          <w:marRight w:val="0"/>
          <w:marTop w:val="0"/>
          <w:marBottom w:val="0"/>
          <w:divBdr>
            <w:top w:val="none" w:sz="0" w:space="0" w:color="auto"/>
            <w:left w:val="none" w:sz="0" w:space="0" w:color="auto"/>
            <w:bottom w:val="none" w:sz="0" w:space="0" w:color="auto"/>
            <w:right w:val="none" w:sz="0" w:space="0" w:color="auto"/>
          </w:divBdr>
        </w:div>
        <w:div w:id="855114704">
          <w:marLeft w:val="640"/>
          <w:marRight w:val="0"/>
          <w:marTop w:val="0"/>
          <w:marBottom w:val="0"/>
          <w:divBdr>
            <w:top w:val="none" w:sz="0" w:space="0" w:color="auto"/>
            <w:left w:val="none" w:sz="0" w:space="0" w:color="auto"/>
            <w:bottom w:val="none" w:sz="0" w:space="0" w:color="auto"/>
            <w:right w:val="none" w:sz="0" w:space="0" w:color="auto"/>
          </w:divBdr>
        </w:div>
        <w:div w:id="876237864">
          <w:marLeft w:val="640"/>
          <w:marRight w:val="0"/>
          <w:marTop w:val="0"/>
          <w:marBottom w:val="0"/>
          <w:divBdr>
            <w:top w:val="none" w:sz="0" w:space="0" w:color="auto"/>
            <w:left w:val="none" w:sz="0" w:space="0" w:color="auto"/>
            <w:bottom w:val="none" w:sz="0" w:space="0" w:color="auto"/>
            <w:right w:val="none" w:sz="0" w:space="0" w:color="auto"/>
          </w:divBdr>
        </w:div>
        <w:div w:id="882207152">
          <w:marLeft w:val="640"/>
          <w:marRight w:val="0"/>
          <w:marTop w:val="0"/>
          <w:marBottom w:val="0"/>
          <w:divBdr>
            <w:top w:val="none" w:sz="0" w:space="0" w:color="auto"/>
            <w:left w:val="none" w:sz="0" w:space="0" w:color="auto"/>
            <w:bottom w:val="none" w:sz="0" w:space="0" w:color="auto"/>
            <w:right w:val="none" w:sz="0" w:space="0" w:color="auto"/>
          </w:divBdr>
        </w:div>
        <w:div w:id="897522050">
          <w:marLeft w:val="640"/>
          <w:marRight w:val="0"/>
          <w:marTop w:val="0"/>
          <w:marBottom w:val="0"/>
          <w:divBdr>
            <w:top w:val="none" w:sz="0" w:space="0" w:color="auto"/>
            <w:left w:val="none" w:sz="0" w:space="0" w:color="auto"/>
            <w:bottom w:val="none" w:sz="0" w:space="0" w:color="auto"/>
            <w:right w:val="none" w:sz="0" w:space="0" w:color="auto"/>
          </w:divBdr>
        </w:div>
        <w:div w:id="912934951">
          <w:marLeft w:val="640"/>
          <w:marRight w:val="0"/>
          <w:marTop w:val="0"/>
          <w:marBottom w:val="0"/>
          <w:divBdr>
            <w:top w:val="none" w:sz="0" w:space="0" w:color="auto"/>
            <w:left w:val="none" w:sz="0" w:space="0" w:color="auto"/>
            <w:bottom w:val="none" w:sz="0" w:space="0" w:color="auto"/>
            <w:right w:val="none" w:sz="0" w:space="0" w:color="auto"/>
          </w:divBdr>
        </w:div>
        <w:div w:id="1005091353">
          <w:marLeft w:val="640"/>
          <w:marRight w:val="0"/>
          <w:marTop w:val="0"/>
          <w:marBottom w:val="0"/>
          <w:divBdr>
            <w:top w:val="none" w:sz="0" w:space="0" w:color="auto"/>
            <w:left w:val="none" w:sz="0" w:space="0" w:color="auto"/>
            <w:bottom w:val="none" w:sz="0" w:space="0" w:color="auto"/>
            <w:right w:val="none" w:sz="0" w:space="0" w:color="auto"/>
          </w:divBdr>
        </w:div>
        <w:div w:id="1020090292">
          <w:marLeft w:val="640"/>
          <w:marRight w:val="0"/>
          <w:marTop w:val="0"/>
          <w:marBottom w:val="0"/>
          <w:divBdr>
            <w:top w:val="none" w:sz="0" w:space="0" w:color="auto"/>
            <w:left w:val="none" w:sz="0" w:space="0" w:color="auto"/>
            <w:bottom w:val="none" w:sz="0" w:space="0" w:color="auto"/>
            <w:right w:val="none" w:sz="0" w:space="0" w:color="auto"/>
          </w:divBdr>
        </w:div>
        <w:div w:id="1033111732">
          <w:marLeft w:val="640"/>
          <w:marRight w:val="0"/>
          <w:marTop w:val="0"/>
          <w:marBottom w:val="0"/>
          <w:divBdr>
            <w:top w:val="none" w:sz="0" w:space="0" w:color="auto"/>
            <w:left w:val="none" w:sz="0" w:space="0" w:color="auto"/>
            <w:bottom w:val="none" w:sz="0" w:space="0" w:color="auto"/>
            <w:right w:val="none" w:sz="0" w:space="0" w:color="auto"/>
          </w:divBdr>
        </w:div>
        <w:div w:id="1075710204">
          <w:marLeft w:val="640"/>
          <w:marRight w:val="0"/>
          <w:marTop w:val="0"/>
          <w:marBottom w:val="0"/>
          <w:divBdr>
            <w:top w:val="none" w:sz="0" w:space="0" w:color="auto"/>
            <w:left w:val="none" w:sz="0" w:space="0" w:color="auto"/>
            <w:bottom w:val="none" w:sz="0" w:space="0" w:color="auto"/>
            <w:right w:val="none" w:sz="0" w:space="0" w:color="auto"/>
          </w:divBdr>
        </w:div>
        <w:div w:id="1097363281">
          <w:marLeft w:val="640"/>
          <w:marRight w:val="0"/>
          <w:marTop w:val="0"/>
          <w:marBottom w:val="0"/>
          <w:divBdr>
            <w:top w:val="none" w:sz="0" w:space="0" w:color="auto"/>
            <w:left w:val="none" w:sz="0" w:space="0" w:color="auto"/>
            <w:bottom w:val="none" w:sz="0" w:space="0" w:color="auto"/>
            <w:right w:val="none" w:sz="0" w:space="0" w:color="auto"/>
          </w:divBdr>
        </w:div>
        <w:div w:id="1097753971">
          <w:marLeft w:val="640"/>
          <w:marRight w:val="0"/>
          <w:marTop w:val="0"/>
          <w:marBottom w:val="0"/>
          <w:divBdr>
            <w:top w:val="none" w:sz="0" w:space="0" w:color="auto"/>
            <w:left w:val="none" w:sz="0" w:space="0" w:color="auto"/>
            <w:bottom w:val="none" w:sz="0" w:space="0" w:color="auto"/>
            <w:right w:val="none" w:sz="0" w:space="0" w:color="auto"/>
          </w:divBdr>
        </w:div>
        <w:div w:id="1166362433">
          <w:marLeft w:val="640"/>
          <w:marRight w:val="0"/>
          <w:marTop w:val="0"/>
          <w:marBottom w:val="0"/>
          <w:divBdr>
            <w:top w:val="none" w:sz="0" w:space="0" w:color="auto"/>
            <w:left w:val="none" w:sz="0" w:space="0" w:color="auto"/>
            <w:bottom w:val="none" w:sz="0" w:space="0" w:color="auto"/>
            <w:right w:val="none" w:sz="0" w:space="0" w:color="auto"/>
          </w:divBdr>
        </w:div>
        <w:div w:id="1170289549">
          <w:marLeft w:val="640"/>
          <w:marRight w:val="0"/>
          <w:marTop w:val="0"/>
          <w:marBottom w:val="0"/>
          <w:divBdr>
            <w:top w:val="none" w:sz="0" w:space="0" w:color="auto"/>
            <w:left w:val="none" w:sz="0" w:space="0" w:color="auto"/>
            <w:bottom w:val="none" w:sz="0" w:space="0" w:color="auto"/>
            <w:right w:val="none" w:sz="0" w:space="0" w:color="auto"/>
          </w:divBdr>
        </w:div>
        <w:div w:id="1201162637">
          <w:marLeft w:val="640"/>
          <w:marRight w:val="0"/>
          <w:marTop w:val="0"/>
          <w:marBottom w:val="0"/>
          <w:divBdr>
            <w:top w:val="none" w:sz="0" w:space="0" w:color="auto"/>
            <w:left w:val="none" w:sz="0" w:space="0" w:color="auto"/>
            <w:bottom w:val="none" w:sz="0" w:space="0" w:color="auto"/>
            <w:right w:val="none" w:sz="0" w:space="0" w:color="auto"/>
          </w:divBdr>
        </w:div>
        <w:div w:id="1202521022">
          <w:marLeft w:val="640"/>
          <w:marRight w:val="0"/>
          <w:marTop w:val="0"/>
          <w:marBottom w:val="0"/>
          <w:divBdr>
            <w:top w:val="none" w:sz="0" w:space="0" w:color="auto"/>
            <w:left w:val="none" w:sz="0" w:space="0" w:color="auto"/>
            <w:bottom w:val="none" w:sz="0" w:space="0" w:color="auto"/>
            <w:right w:val="none" w:sz="0" w:space="0" w:color="auto"/>
          </w:divBdr>
        </w:div>
        <w:div w:id="1205947016">
          <w:marLeft w:val="640"/>
          <w:marRight w:val="0"/>
          <w:marTop w:val="0"/>
          <w:marBottom w:val="0"/>
          <w:divBdr>
            <w:top w:val="none" w:sz="0" w:space="0" w:color="auto"/>
            <w:left w:val="none" w:sz="0" w:space="0" w:color="auto"/>
            <w:bottom w:val="none" w:sz="0" w:space="0" w:color="auto"/>
            <w:right w:val="none" w:sz="0" w:space="0" w:color="auto"/>
          </w:divBdr>
        </w:div>
        <w:div w:id="1221019318">
          <w:marLeft w:val="640"/>
          <w:marRight w:val="0"/>
          <w:marTop w:val="0"/>
          <w:marBottom w:val="0"/>
          <w:divBdr>
            <w:top w:val="none" w:sz="0" w:space="0" w:color="auto"/>
            <w:left w:val="none" w:sz="0" w:space="0" w:color="auto"/>
            <w:bottom w:val="none" w:sz="0" w:space="0" w:color="auto"/>
            <w:right w:val="none" w:sz="0" w:space="0" w:color="auto"/>
          </w:divBdr>
        </w:div>
        <w:div w:id="1226601556">
          <w:marLeft w:val="640"/>
          <w:marRight w:val="0"/>
          <w:marTop w:val="0"/>
          <w:marBottom w:val="0"/>
          <w:divBdr>
            <w:top w:val="none" w:sz="0" w:space="0" w:color="auto"/>
            <w:left w:val="none" w:sz="0" w:space="0" w:color="auto"/>
            <w:bottom w:val="none" w:sz="0" w:space="0" w:color="auto"/>
            <w:right w:val="none" w:sz="0" w:space="0" w:color="auto"/>
          </w:divBdr>
        </w:div>
        <w:div w:id="1272740469">
          <w:marLeft w:val="640"/>
          <w:marRight w:val="0"/>
          <w:marTop w:val="0"/>
          <w:marBottom w:val="0"/>
          <w:divBdr>
            <w:top w:val="none" w:sz="0" w:space="0" w:color="auto"/>
            <w:left w:val="none" w:sz="0" w:space="0" w:color="auto"/>
            <w:bottom w:val="none" w:sz="0" w:space="0" w:color="auto"/>
            <w:right w:val="none" w:sz="0" w:space="0" w:color="auto"/>
          </w:divBdr>
        </w:div>
        <w:div w:id="1284969128">
          <w:marLeft w:val="640"/>
          <w:marRight w:val="0"/>
          <w:marTop w:val="0"/>
          <w:marBottom w:val="0"/>
          <w:divBdr>
            <w:top w:val="none" w:sz="0" w:space="0" w:color="auto"/>
            <w:left w:val="none" w:sz="0" w:space="0" w:color="auto"/>
            <w:bottom w:val="none" w:sz="0" w:space="0" w:color="auto"/>
            <w:right w:val="none" w:sz="0" w:space="0" w:color="auto"/>
          </w:divBdr>
        </w:div>
        <w:div w:id="1303268548">
          <w:marLeft w:val="640"/>
          <w:marRight w:val="0"/>
          <w:marTop w:val="0"/>
          <w:marBottom w:val="0"/>
          <w:divBdr>
            <w:top w:val="none" w:sz="0" w:space="0" w:color="auto"/>
            <w:left w:val="none" w:sz="0" w:space="0" w:color="auto"/>
            <w:bottom w:val="none" w:sz="0" w:space="0" w:color="auto"/>
            <w:right w:val="none" w:sz="0" w:space="0" w:color="auto"/>
          </w:divBdr>
        </w:div>
        <w:div w:id="1309939483">
          <w:marLeft w:val="640"/>
          <w:marRight w:val="0"/>
          <w:marTop w:val="0"/>
          <w:marBottom w:val="0"/>
          <w:divBdr>
            <w:top w:val="none" w:sz="0" w:space="0" w:color="auto"/>
            <w:left w:val="none" w:sz="0" w:space="0" w:color="auto"/>
            <w:bottom w:val="none" w:sz="0" w:space="0" w:color="auto"/>
            <w:right w:val="none" w:sz="0" w:space="0" w:color="auto"/>
          </w:divBdr>
        </w:div>
        <w:div w:id="1322538328">
          <w:marLeft w:val="640"/>
          <w:marRight w:val="0"/>
          <w:marTop w:val="0"/>
          <w:marBottom w:val="0"/>
          <w:divBdr>
            <w:top w:val="none" w:sz="0" w:space="0" w:color="auto"/>
            <w:left w:val="none" w:sz="0" w:space="0" w:color="auto"/>
            <w:bottom w:val="none" w:sz="0" w:space="0" w:color="auto"/>
            <w:right w:val="none" w:sz="0" w:space="0" w:color="auto"/>
          </w:divBdr>
        </w:div>
        <w:div w:id="1341083345">
          <w:marLeft w:val="640"/>
          <w:marRight w:val="0"/>
          <w:marTop w:val="0"/>
          <w:marBottom w:val="0"/>
          <w:divBdr>
            <w:top w:val="none" w:sz="0" w:space="0" w:color="auto"/>
            <w:left w:val="none" w:sz="0" w:space="0" w:color="auto"/>
            <w:bottom w:val="none" w:sz="0" w:space="0" w:color="auto"/>
            <w:right w:val="none" w:sz="0" w:space="0" w:color="auto"/>
          </w:divBdr>
        </w:div>
        <w:div w:id="1341662941">
          <w:marLeft w:val="640"/>
          <w:marRight w:val="0"/>
          <w:marTop w:val="0"/>
          <w:marBottom w:val="0"/>
          <w:divBdr>
            <w:top w:val="none" w:sz="0" w:space="0" w:color="auto"/>
            <w:left w:val="none" w:sz="0" w:space="0" w:color="auto"/>
            <w:bottom w:val="none" w:sz="0" w:space="0" w:color="auto"/>
            <w:right w:val="none" w:sz="0" w:space="0" w:color="auto"/>
          </w:divBdr>
        </w:div>
        <w:div w:id="1380855680">
          <w:marLeft w:val="640"/>
          <w:marRight w:val="0"/>
          <w:marTop w:val="0"/>
          <w:marBottom w:val="0"/>
          <w:divBdr>
            <w:top w:val="none" w:sz="0" w:space="0" w:color="auto"/>
            <w:left w:val="none" w:sz="0" w:space="0" w:color="auto"/>
            <w:bottom w:val="none" w:sz="0" w:space="0" w:color="auto"/>
            <w:right w:val="none" w:sz="0" w:space="0" w:color="auto"/>
          </w:divBdr>
        </w:div>
        <w:div w:id="1386560001">
          <w:marLeft w:val="640"/>
          <w:marRight w:val="0"/>
          <w:marTop w:val="0"/>
          <w:marBottom w:val="0"/>
          <w:divBdr>
            <w:top w:val="none" w:sz="0" w:space="0" w:color="auto"/>
            <w:left w:val="none" w:sz="0" w:space="0" w:color="auto"/>
            <w:bottom w:val="none" w:sz="0" w:space="0" w:color="auto"/>
            <w:right w:val="none" w:sz="0" w:space="0" w:color="auto"/>
          </w:divBdr>
        </w:div>
        <w:div w:id="1391266362">
          <w:marLeft w:val="640"/>
          <w:marRight w:val="0"/>
          <w:marTop w:val="0"/>
          <w:marBottom w:val="0"/>
          <w:divBdr>
            <w:top w:val="none" w:sz="0" w:space="0" w:color="auto"/>
            <w:left w:val="none" w:sz="0" w:space="0" w:color="auto"/>
            <w:bottom w:val="none" w:sz="0" w:space="0" w:color="auto"/>
            <w:right w:val="none" w:sz="0" w:space="0" w:color="auto"/>
          </w:divBdr>
        </w:div>
        <w:div w:id="1431849730">
          <w:marLeft w:val="640"/>
          <w:marRight w:val="0"/>
          <w:marTop w:val="0"/>
          <w:marBottom w:val="0"/>
          <w:divBdr>
            <w:top w:val="none" w:sz="0" w:space="0" w:color="auto"/>
            <w:left w:val="none" w:sz="0" w:space="0" w:color="auto"/>
            <w:bottom w:val="none" w:sz="0" w:space="0" w:color="auto"/>
            <w:right w:val="none" w:sz="0" w:space="0" w:color="auto"/>
          </w:divBdr>
        </w:div>
        <w:div w:id="1523204936">
          <w:marLeft w:val="640"/>
          <w:marRight w:val="0"/>
          <w:marTop w:val="0"/>
          <w:marBottom w:val="0"/>
          <w:divBdr>
            <w:top w:val="none" w:sz="0" w:space="0" w:color="auto"/>
            <w:left w:val="none" w:sz="0" w:space="0" w:color="auto"/>
            <w:bottom w:val="none" w:sz="0" w:space="0" w:color="auto"/>
            <w:right w:val="none" w:sz="0" w:space="0" w:color="auto"/>
          </w:divBdr>
        </w:div>
        <w:div w:id="1575360375">
          <w:marLeft w:val="640"/>
          <w:marRight w:val="0"/>
          <w:marTop w:val="0"/>
          <w:marBottom w:val="0"/>
          <w:divBdr>
            <w:top w:val="none" w:sz="0" w:space="0" w:color="auto"/>
            <w:left w:val="none" w:sz="0" w:space="0" w:color="auto"/>
            <w:bottom w:val="none" w:sz="0" w:space="0" w:color="auto"/>
            <w:right w:val="none" w:sz="0" w:space="0" w:color="auto"/>
          </w:divBdr>
        </w:div>
        <w:div w:id="1580552970">
          <w:marLeft w:val="640"/>
          <w:marRight w:val="0"/>
          <w:marTop w:val="0"/>
          <w:marBottom w:val="0"/>
          <w:divBdr>
            <w:top w:val="none" w:sz="0" w:space="0" w:color="auto"/>
            <w:left w:val="none" w:sz="0" w:space="0" w:color="auto"/>
            <w:bottom w:val="none" w:sz="0" w:space="0" w:color="auto"/>
            <w:right w:val="none" w:sz="0" w:space="0" w:color="auto"/>
          </w:divBdr>
        </w:div>
        <w:div w:id="1592161561">
          <w:marLeft w:val="640"/>
          <w:marRight w:val="0"/>
          <w:marTop w:val="0"/>
          <w:marBottom w:val="0"/>
          <w:divBdr>
            <w:top w:val="none" w:sz="0" w:space="0" w:color="auto"/>
            <w:left w:val="none" w:sz="0" w:space="0" w:color="auto"/>
            <w:bottom w:val="none" w:sz="0" w:space="0" w:color="auto"/>
            <w:right w:val="none" w:sz="0" w:space="0" w:color="auto"/>
          </w:divBdr>
        </w:div>
        <w:div w:id="1611933774">
          <w:marLeft w:val="640"/>
          <w:marRight w:val="0"/>
          <w:marTop w:val="0"/>
          <w:marBottom w:val="0"/>
          <w:divBdr>
            <w:top w:val="none" w:sz="0" w:space="0" w:color="auto"/>
            <w:left w:val="none" w:sz="0" w:space="0" w:color="auto"/>
            <w:bottom w:val="none" w:sz="0" w:space="0" w:color="auto"/>
            <w:right w:val="none" w:sz="0" w:space="0" w:color="auto"/>
          </w:divBdr>
        </w:div>
        <w:div w:id="1614552835">
          <w:marLeft w:val="640"/>
          <w:marRight w:val="0"/>
          <w:marTop w:val="0"/>
          <w:marBottom w:val="0"/>
          <w:divBdr>
            <w:top w:val="none" w:sz="0" w:space="0" w:color="auto"/>
            <w:left w:val="none" w:sz="0" w:space="0" w:color="auto"/>
            <w:bottom w:val="none" w:sz="0" w:space="0" w:color="auto"/>
            <w:right w:val="none" w:sz="0" w:space="0" w:color="auto"/>
          </w:divBdr>
        </w:div>
        <w:div w:id="1615094806">
          <w:marLeft w:val="640"/>
          <w:marRight w:val="0"/>
          <w:marTop w:val="0"/>
          <w:marBottom w:val="0"/>
          <w:divBdr>
            <w:top w:val="none" w:sz="0" w:space="0" w:color="auto"/>
            <w:left w:val="none" w:sz="0" w:space="0" w:color="auto"/>
            <w:bottom w:val="none" w:sz="0" w:space="0" w:color="auto"/>
            <w:right w:val="none" w:sz="0" w:space="0" w:color="auto"/>
          </w:divBdr>
        </w:div>
        <w:div w:id="1627005962">
          <w:marLeft w:val="640"/>
          <w:marRight w:val="0"/>
          <w:marTop w:val="0"/>
          <w:marBottom w:val="0"/>
          <w:divBdr>
            <w:top w:val="none" w:sz="0" w:space="0" w:color="auto"/>
            <w:left w:val="none" w:sz="0" w:space="0" w:color="auto"/>
            <w:bottom w:val="none" w:sz="0" w:space="0" w:color="auto"/>
            <w:right w:val="none" w:sz="0" w:space="0" w:color="auto"/>
          </w:divBdr>
        </w:div>
        <w:div w:id="1633173661">
          <w:marLeft w:val="640"/>
          <w:marRight w:val="0"/>
          <w:marTop w:val="0"/>
          <w:marBottom w:val="0"/>
          <w:divBdr>
            <w:top w:val="none" w:sz="0" w:space="0" w:color="auto"/>
            <w:left w:val="none" w:sz="0" w:space="0" w:color="auto"/>
            <w:bottom w:val="none" w:sz="0" w:space="0" w:color="auto"/>
            <w:right w:val="none" w:sz="0" w:space="0" w:color="auto"/>
          </w:divBdr>
        </w:div>
        <w:div w:id="1646279629">
          <w:marLeft w:val="640"/>
          <w:marRight w:val="0"/>
          <w:marTop w:val="0"/>
          <w:marBottom w:val="0"/>
          <w:divBdr>
            <w:top w:val="none" w:sz="0" w:space="0" w:color="auto"/>
            <w:left w:val="none" w:sz="0" w:space="0" w:color="auto"/>
            <w:bottom w:val="none" w:sz="0" w:space="0" w:color="auto"/>
            <w:right w:val="none" w:sz="0" w:space="0" w:color="auto"/>
          </w:divBdr>
        </w:div>
        <w:div w:id="1659074849">
          <w:marLeft w:val="640"/>
          <w:marRight w:val="0"/>
          <w:marTop w:val="0"/>
          <w:marBottom w:val="0"/>
          <w:divBdr>
            <w:top w:val="none" w:sz="0" w:space="0" w:color="auto"/>
            <w:left w:val="none" w:sz="0" w:space="0" w:color="auto"/>
            <w:bottom w:val="none" w:sz="0" w:space="0" w:color="auto"/>
            <w:right w:val="none" w:sz="0" w:space="0" w:color="auto"/>
          </w:divBdr>
        </w:div>
        <w:div w:id="1715428251">
          <w:marLeft w:val="640"/>
          <w:marRight w:val="0"/>
          <w:marTop w:val="0"/>
          <w:marBottom w:val="0"/>
          <w:divBdr>
            <w:top w:val="none" w:sz="0" w:space="0" w:color="auto"/>
            <w:left w:val="none" w:sz="0" w:space="0" w:color="auto"/>
            <w:bottom w:val="none" w:sz="0" w:space="0" w:color="auto"/>
            <w:right w:val="none" w:sz="0" w:space="0" w:color="auto"/>
          </w:divBdr>
        </w:div>
        <w:div w:id="1739934050">
          <w:marLeft w:val="640"/>
          <w:marRight w:val="0"/>
          <w:marTop w:val="0"/>
          <w:marBottom w:val="0"/>
          <w:divBdr>
            <w:top w:val="none" w:sz="0" w:space="0" w:color="auto"/>
            <w:left w:val="none" w:sz="0" w:space="0" w:color="auto"/>
            <w:bottom w:val="none" w:sz="0" w:space="0" w:color="auto"/>
            <w:right w:val="none" w:sz="0" w:space="0" w:color="auto"/>
          </w:divBdr>
        </w:div>
        <w:div w:id="1755737459">
          <w:marLeft w:val="640"/>
          <w:marRight w:val="0"/>
          <w:marTop w:val="0"/>
          <w:marBottom w:val="0"/>
          <w:divBdr>
            <w:top w:val="none" w:sz="0" w:space="0" w:color="auto"/>
            <w:left w:val="none" w:sz="0" w:space="0" w:color="auto"/>
            <w:bottom w:val="none" w:sz="0" w:space="0" w:color="auto"/>
            <w:right w:val="none" w:sz="0" w:space="0" w:color="auto"/>
          </w:divBdr>
        </w:div>
        <w:div w:id="1755934956">
          <w:marLeft w:val="640"/>
          <w:marRight w:val="0"/>
          <w:marTop w:val="0"/>
          <w:marBottom w:val="0"/>
          <w:divBdr>
            <w:top w:val="none" w:sz="0" w:space="0" w:color="auto"/>
            <w:left w:val="none" w:sz="0" w:space="0" w:color="auto"/>
            <w:bottom w:val="none" w:sz="0" w:space="0" w:color="auto"/>
            <w:right w:val="none" w:sz="0" w:space="0" w:color="auto"/>
          </w:divBdr>
        </w:div>
        <w:div w:id="1775393754">
          <w:marLeft w:val="640"/>
          <w:marRight w:val="0"/>
          <w:marTop w:val="0"/>
          <w:marBottom w:val="0"/>
          <w:divBdr>
            <w:top w:val="none" w:sz="0" w:space="0" w:color="auto"/>
            <w:left w:val="none" w:sz="0" w:space="0" w:color="auto"/>
            <w:bottom w:val="none" w:sz="0" w:space="0" w:color="auto"/>
            <w:right w:val="none" w:sz="0" w:space="0" w:color="auto"/>
          </w:divBdr>
        </w:div>
        <w:div w:id="1848131090">
          <w:marLeft w:val="640"/>
          <w:marRight w:val="0"/>
          <w:marTop w:val="0"/>
          <w:marBottom w:val="0"/>
          <w:divBdr>
            <w:top w:val="none" w:sz="0" w:space="0" w:color="auto"/>
            <w:left w:val="none" w:sz="0" w:space="0" w:color="auto"/>
            <w:bottom w:val="none" w:sz="0" w:space="0" w:color="auto"/>
            <w:right w:val="none" w:sz="0" w:space="0" w:color="auto"/>
          </w:divBdr>
        </w:div>
        <w:div w:id="1866212214">
          <w:marLeft w:val="640"/>
          <w:marRight w:val="0"/>
          <w:marTop w:val="0"/>
          <w:marBottom w:val="0"/>
          <w:divBdr>
            <w:top w:val="none" w:sz="0" w:space="0" w:color="auto"/>
            <w:left w:val="none" w:sz="0" w:space="0" w:color="auto"/>
            <w:bottom w:val="none" w:sz="0" w:space="0" w:color="auto"/>
            <w:right w:val="none" w:sz="0" w:space="0" w:color="auto"/>
          </w:divBdr>
        </w:div>
        <w:div w:id="1876235565">
          <w:marLeft w:val="640"/>
          <w:marRight w:val="0"/>
          <w:marTop w:val="0"/>
          <w:marBottom w:val="0"/>
          <w:divBdr>
            <w:top w:val="none" w:sz="0" w:space="0" w:color="auto"/>
            <w:left w:val="none" w:sz="0" w:space="0" w:color="auto"/>
            <w:bottom w:val="none" w:sz="0" w:space="0" w:color="auto"/>
            <w:right w:val="none" w:sz="0" w:space="0" w:color="auto"/>
          </w:divBdr>
        </w:div>
        <w:div w:id="1894195676">
          <w:marLeft w:val="640"/>
          <w:marRight w:val="0"/>
          <w:marTop w:val="0"/>
          <w:marBottom w:val="0"/>
          <w:divBdr>
            <w:top w:val="none" w:sz="0" w:space="0" w:color="auto"/>
            <w:left w:val="none" w:sz="0" w:space="0" w:color="auto"/>
            <w:bottom w:val="none" w:sz="0" w:space="0" w:color="auto"/>
            <w:right w:val="none" w:sz="0" w:space="0" w:color="auto"/>
          </w:divBdr>
        </w:div>
        <w:div w:id="1903170440">
          <w:marLeft w:val="640"/>
          <w:marRight w:val="0"/>
          <w:marTop w:val="0"/>
          <w:marBottom w:val="0"/>
          <w:divBdr>
            <w:top w:val="none" w:sz="0" w:space="0" w:color="auto"/>
            <w:left w:val="none" w:sz="0" w:space="0" w:color="auto"/>
            <w:bottom w:val="none" w:sz="0" w:space="0" w:color="auto"/>
            <w:right w:val="none" w:sz="0" w:space="0" w:color="auto"/>
          </w:divBdr>
        </w:div>
        <w:div w:id="1911573909">
          <w:marLeft w:val="640"/>
          <w:marRight w:val="0"/>
          <w:marTop w:val="0"/>
          <w:marBottom w:val="0"/>
          <w:divBdr>
            <w:top w:val="none" w:sz="0" w:space="0" w:color="auto"/>
            <w:left w:val="none" w:sz="0" w:space="0" w:color="auto"/>
            <w:bottom w:val="none" w:sz="0" w:space="0" w:color="auto"/>
            <w:right w:val="none" w:sz="0" w:space="0" w:color="auto"/>
          </w:divBdr>
        </w:div>
        <w:div w:id="1929537960">
          <w:marLeft w:val="640"/>
          <w:marRight w:val="0"/>
          <w:marTop w:val="0"/>
          <w:marBottom w:val="0"/>
          <w:divBdr>
            <w:top w:val="none" w:sz="0" w:space="0" w:color="auto"/>
            <w:left w:val="none" w:sz="0" w:space="0" w:color="auto"/>
            <w:bottom w:val="none" w:sz="0" w:space="0" w:color="auto"/>
            <w:right w:val="none" w:sz="0" w:space="0" w:color="auto"/>
          </w:divBdr>
        </w:div>
        <w:div w:id="1935281570">
          <w:marLeft w:val="640"/>
          <w:marRight w:val="0"/>
          <w:marTop w:val="0"/>
          <w:marBottom w:val="0"/>
          <w:divBdr>
            <w:top w:val="none" w:sz="0" w:space="0" w:color="auto"/>
            <w:left w:val="none" w:sz="0" w:space="0" w:color="auto"/>
            <w:bottom w:val="none" w:sz="0" w:space="0" w:color="auto"/>
            <w:right w:val="none" w:sz="0" w:space="0" w:color="auto"/>
          </w:divBdr>
        </w:div>
        <w:div w:id="2015719194">
          <w:marLeft w:val="640"/>
          <w:marRight w:val="0"/>
          <w:marTop w:val="0"/>
          <w:marBottom w:val="0"/>
          <w:divBdr>
            <w:top w:val="none" w:sz="0" w:space="0" w:color="auto"/>
            <w:left w:val="none" w:sz="0" w:space="0" w:color="auto"/>
            <w:bottom w:val="none" w:sz="0" w:space="0" w:color="auto"/>
            <w:right w:val="none" w:sz="0" w:space="0" w:color="auto"/>
          </w:divBdr>
        </w:div>
        <w:div w:id="2043750544">
          <w:marLeft w:val="640"/>
          <w:marRight w:val="0"/>
          <w:marTop w:val="0"/>
          <w:marBottom w:val="0"/>
          <w:divBdr>
            <w:top w:val="none" w:sz="0" w:space="0" w:color="auto"/>
            <w:left w:val="none" w:sz="0" w:space="0" w:color="auto"/>
            <w:bottom w:val="none" w:sz="0" w:space="0" w:color="auto"/>
            <w:right w:val="none" w:sz="0" w:space="0" w:color="auto"/>
          </w:divBdr>
        </w:div>
        <w:div w:id="2063402228">
          <w:marLeft w:val="640"/>
          <w:marRight w:val="0"/>
          <w:marTop w:val="0"/>
          <w:marBottom w:val="0"/>
          <w:divBdr>
            <w:top w:val="none" w:sz="0" w:space="0" w:color="auto"/>
            <w:left w:val="none" w:sz="0" w:space="0" w:color="auto"/>
            <w:bottom w:val="none" w:sz="0" w:space="0" w:color="auto"/>
            <w:right w:val="none" w:sz="0" w:space="0" w:color="auto"/>
          </w:divBdr>
        </w:div>
        <w:div w:id="2101175075">
          <w:marLeft w:val="640"/>
          <w:marRight w:val="0"/>
          <w:marTop w:val="0"/>
          <w:marBottom w:val="0"/>
          <w:divBdr>
            <w:top w:val="none" w:sz="0" w:space="0" w:color="auto"/>
            <w:left w:val="none" w:sz="0" w:space="0" w:color="auto"/>
            <w:bottom w:val="none" w:sz="0" w:space="0" w:color="auto"/>
            <w:right w:val="none" w:sz="0" w:space="0" w:color="auto"/>
          </w:divBdr>
        </w:div>
      </w:divsChild>
    </w:div>
    <w:div w:id="266741142">
      <w:bodyDiv w:val="1"/>
      <w:marLeft w:val="0"/>
      <w:marRight w:val="0"/>
      <w:marTop w:val="0"/>
      <w:marBottom w:val="0"/>
      <w:divBdr>
        <w:top w:val="none" w:sz="0" w:space="0" w:color="auto"/>
        <w:left w:val="none" w:sz="0" w:space="0" w:color="auto"/>
        <w:bottom w:val="none" w:sz="0" w:space="0" w:color="auto"/>
        <w:right w:val="none" w:sz="0" w:space="0" w:color="auto"/>
      </w:divBdr>
      <w:divsChild>
        <w:div w:id="2169732">
          <w:marLeft w:val="640"/>
          <w:marRight w:val="0"/>
          <w:marTop w:val="0"/>
          <w:marBottom w:val="0"/>
          <w:divBdr>
            <w:top w:val="none" w:sz="0" w:space="0" w:color="auto"/>
            <w:left w:val="none" w:sz="0" w:space="0" w:color="auto"/>
            <w:bottom w:val="none" w:sz="0" w:space="0" w:color="auto"/>
            <w:right w:val="none" w:sz="0" w:space="0" w:color="auto"/>
          </w:divBdr>
        </w:div>
        <w:div w:id="12465836">
          <w:marLeft w:val="640"/>
          <w:marRight w:val="0"/>
          <w:marTop w:val="0"/>
          <w:marBottom w:val="0"/>
          <w:divBdr>
            <w:top w:val="none" w:sz="0" w:space="0" w:color="auto"/>
            <w:left w:val="none" w:sz="0" w:space="0" w:color="auto"/>
            <w:bottom w:val="none" w:sz="0" w:space="0" w:color="auto"/>
            <w:right w:val="none" w:sz="0" w:space="0" w:color="auto"/>
          </w:divBdr>
        </w:div>
        <w:div w:id="73088122">
          <w:marLeft w:val="640"/>
          <w:marRight w:val="0"/>
          <w:marTop w:val="0"/>
          <w:marBottom w:val="0"/>
          <w:divBdr>
            <w:top w:val="none" w:sz="0" w:space="0" w:color="auto"/>
            <w:left w:val="none" w:sz="0" w:space="0" w:color="auto"/>
            <w:bottom w:val="none" w:sz="0" w:space="0" w:color="auto"/>
            <w:right w:val="none" w:sz="0" w:space="0" w:color="auto"/>
          </w:divBdr>
        </w:div>
        <w:div w:id="145711441">
          <w:marLeft w:val="640"/>
          <w:marRight w:val="0"/>
          <w:marTop w:val="0"/>
          <w:marBottom w:val="0"/>
          <w:divBdr>
            <w:top w:val="none" w:sz="0" w:space="0" w:color="auto"/>
            <w:left w:val="none" w:sz="0" w:space="0" w:color="auto"/>
            <w:bottom w:val="none" w:sz="0" w:space="0" w:color="auto"/>
            <w:right w:val="none" w:sz="0" w:space="0" w:color="auto"/>
          </w:divBdr>
        </w:div>
        <w:div w:id="147602601">
          <w:marLeft w:val="640"/>
          <w:marRight w:val="0"/>
          <w:marTop w:val="0"/>
          <w:marBottom w:val="0"/>
          <w:divBdr>
            <w:top w:val="none" w:sz="0" w:space="0" w:color="auto"/>
            <w:left w:val="none" w:sz="0" w:space="0" w:color="auto"/>
            <w:bottom w:val="none" w:sz="0" w:space="0" w:color="auto"/>
            <w:right w:val="none" w:sz="0" w:space="0" w:color="auto"/>
          </w:divBdr>
        </w:div>
        <w:div w:id="170294277">
          <w:marLeft w:val="640"/>
          <w:marRight w:val="0"/>
          <w:marTop w:val="0"/>
          <w:marBottom w:val="0"/>
          <w:divBdr>
            <w:top w:val="none" w:sz="0" w:space="0" w:color="auto"/>
            <w:left w:val="none" w:sz="0" w:space="0" w:color="auto"/>
            <w:bottom w:val="none" w:sz="0" w:space="0" w:color="auto"/>
            <w:right w:val="none" w:sz="0" w:space="0" w:color="auto"/>
          </w:divBdr>
        </w:div>
        <w:div w:id="195853500">
          <w:marLeft w:val="640"/>
          <w:marRight w:val="0"/>
          <w:marTop w:val="0"/>
          <w:marBottom w:val="0"/>
          <w:divBdr>
            <w:top w:val="none" w:sz="0" w:space="0" w:color="auto"/>
            <w:left w:val="none" w:sz="0" w:space="0" w:color="auto"/>
            <w:bottom w:val="none" w:sz="0" w:space="0" w:color="auto"/>
            <w:right w:val="none" w:sz="0" w:space="0" w:color="auto"/>
          </w:divBdr>
        </w:div>
        <w:div w:id="223420136">
          <w:marLeft w:val="640"/>
          <w:marRight w:val="0"/>
          <w:marTop w:val="0"/>
          <w:marBottom w:val="0"/>
          <w:divBdr>
            <w:top w:val="none" w:sz="0" w:space="0" w:color="auto"/>
            <w:left w:val="none" w:sz="0" w:space="0" w:color="auto"/>
            <w:bottom w:val="none" w:sz="0" w:space="0" w:color="auto"/>
            <w:right w:val="none" w:sz="0" w:space="0" w:color="auto"/>
          </w:divBdr>
        </w:div>
        <w:div w:id="244385356">
          <w:marLeft w:val="640"/>
          <w:marRight w:val="0"/>
          <w:marTop w:val="0"/>
          <w:marBottom w:val="0"/>
          <w:divBdr>
            <w:top w:val="none" w:sz="0" w:space="0" w:color="auto"/>
            <w:left w:val="none" w:sz="0" w:space="0" w:color="auto"/>
            <w:bottom w:val="none" w:sz="0" w:space="0" w:color="auto"/>
            <w:right w:val="none" w:sz="0" w:space="0" w:color="auto"/>
          </w:divBdr>
        </w:div>
        <w:div w:id="285737564">
          <w:marLeft w:val="640"/>
          <w:marRight w:val="0"/>
          <w:marTop w:val="0"/>
          <w:marBottom w:val="0"/>
          <w:divBdr>
            <w:top w:val="none" w:sz="0" w:space="0" w:color="auto"/>
            <w:left w:val="none" w:sz="0" w:space="0" w:color="auto"/>
            <w:bottom w:val="none" w:sz="0" w:space="0" w:color="auto"/>
            <w:right w:val="none" w:sz="0" w:space="0" w:color="auto"/>
          </w:divBdr>
        </w:div>
        <w:div w:id="313948123">
          <w:marLeft w:val="640"/>
          <w:marRight w:val="0"/>
          <w:marTop w:val="0"/>
          <w:marBottom w:val="0"/>
          <w:divBdr>
            <w:top w:val="none" w:sz="0" w:space="0" w:color="auto"/>
            <w:left w:val="none" w:sz="0" w:space="0" w:color="auto"/>
            <w:bottom w:val="none" w:sz="0" w:space="0" w:color="auto"/>
            <w:right w:val="none" w:sz="0" w:space="0" w:color="auto"/>
          </w:divBdr>
        </w:div>
        <w:div w:id="334959715">
          <w:marLeft w:val="640"/>
          <w:marRight w:val="0"/>
          <w:marTop w:val="0"/>
          <w:marBottom w:val="0"/>
          <w:divBdr>
            <w:top w:val="none" w:sz="0" w:space="0" w:color="auto"/>
            <w:left w:val="none" w:sz="0" w:space="0" w:color="auto"/>
            <w:bottom w:val="none" w:sz="0" w:space="0" w:color="auto"/>
            <w:right w:val="none" w:sz="0" w:space="0" w:color="auto"/>
          </w:divBdr>
        </w:div>
        <w:div w:id="353504263">
          <w:marLeft w:val="640"/>
          <w:marRight w:val="0"/>
          <w:marTop w:val="0"/>
          <w:marBottom w:val="0"/>
          <w:divBdr>
            <w:top w:val="none" w:sz="0" w:space="0" w:color="auto"/>
            <w:left w:val="none" w:sz="0" w:space="0" w:color="auto"/>
            <w:bottom w:val="none" w:sz="0" w:space="0" w:color="auto"/>
            <w:right w:val="none" w:sz="0" w:space="0" w:color="auto"/>
          </w:divBdr>
        </w:div>
        <w:div w:id="448163127">
          <w:marLeft w:val="640"/>
          <w:marRight w:val="0"/>
          <w:marTop w:val="0"/>
          <w:marBottom w:val="0"/>
          <w:divBdr>
            <w:top w:val="none" w:sz="0" w:space="0" w:color="auto"/>
            <w:left w:val="none" w:sz="0" w:space="0" w:color="auto"/>
            <w:bottom w:val="none" w:sz="0" w:space="0" w:color="auto"/>
            <w:right w:val="none" w:sz="0" w:space="0" w:color="auto"/>
          </w:divBdr>
        </w:div>
        <w:div w:id="464205455">
          <w:marLeft w:val="640"/>
          <w:marRight w:val="0"/>
          <w:marTop w:val="0"/>
          <w:marBottom w:val="0"/>
          <w:divBdr>
            <w:top w:val="none" w:sz="0" w:space="0" w:color="auto"/>
            <w:left w:val="none" w:sz="0" w:space="0" w:color="auto"/>
            <w:bottom w:val="none" w:sz="0" w:space="0" w:color="auto"/>
            <w:right w:val="none" w:sz="0" w:space="0" w:color="auto"/>
          </w:divBdr>
        </w:div>
        <w:div w:id="468790849">
          <w:marLeft w:val="640"/>
          <w:marRight w:val="0"/>
          <w:marTop w:val="0"/>
          <w:marBottom w:val="0"/>
          <w:divBdr>
            <w:top w:val="none" w:sz="0" w:space="0" w:color="auto"/>
            <w:left w:val="none" w:sz="0" w:space="0" w:color="auto"/>
            <w:bottom w:val="none" w:sz="0" w:space="0" w:color="auto"/>
            <w:right w:val="none" w:sz="0" w:space="0" w:color="auto"/>
          </w:divBdr>
        </w:div>
        <w:div w:id="480856021">
          <w:marLeft w:val="640"/>
          <w:marRight w:val="0"/>
          <w:marTop w:val="0"/>
          <w:marBottom w:val="0"/>
          <w:divBdr>
            <w:top w:val="none" w:sz="0" w:space="0" w:color="auto"/>
            <w:left w:val="none" w:sz="0" w:space="0" w:color="auto"/>
            <w:bottom w:val="none" w:sz="0" w:space="0" w:color="auto"/>
            <w:right w:val="none" w:sz="0" w:space="0" w:color="auto"/>
          </w:divBdr>
        </w:div>
        <w:div w:id="532158591">
          <w:marLeft w:val="640"/>
          <w:marRight w:val="0"/>
          <w:marTop w:val="0"/>
          <w:marBottom w:val="0"/>
          <w:divBdr>
            <w:top w:val="none" w:sz="0" w:space="0" w:color="auto"/>
            <w:left w:val="none" w:sz="0" w:space="0" w:color="auto"/>
            <w:bottom w:val="none" w:sz="0" w:space="0" w:color="auto"/>
            <w:right w:val="none" w:sz="0" w:space="0" w:color="auto"/>
          </w:divBdr>
        </w:div>
        <w:div w:id="534347333">
          <w:marLeft w:val="640"/>
          <w:marRight w:val="0"/>
          <w:marTop w:val="0"/>
          <w:marBottom w:val="0"/>
          <w:divBdr>
            <w:top w:val="none" w:sz="0" w:space="0" w:color="auto"/>
            <w:left w:val="none" w:sz="0" w:space="0" w:color="auto"/>
            <w:bottom w:val="none" w:sz="0" w:space="0" w:color="auto"/>
            <w:right w:val="none" w:sz="0" w:space="0" w:color="auto"/>
          </w:divBdr>
        </w:div>
        <w:div w:id="569508183">
          <w:marLeft w:val="640"/>
          <w:marRight w:val="0"/>
          <w:marTop w:val="0"/>
          <w:marBottom w:val="0"/>
          <w:divBdr>
            <w:top w:val="none" w:sz="0" w:space="0" w:color="auto"/>
            <w:left w:val="none" w:sz="0" w:space="0" w:color="auto"/>
            <w:bottom w:val="none" w:sz="0" w:space="0" w:color="auto"/>
            <w:right w:val="none" w:sz="0" w:space="0" w:color="auto"/>
          </w:divBdr>
        </w:div>
        <w:div w:id="586772103">
          <w:marLeft w:val="640"/>
          <w:marRight w:val="0"/>
          <w:marTop w:val="0"/>
          <w:marBottom w:val="0"/>
          <w:divBdr>
            <w:top w:val="none" w:sz="0" w:space="0" w:color="auto"/>
            <w:left w:val="none" w:sz="0" w:space="0" w:color="auto"/>
            <w:bottom w:val="none" w:sz="0" w:space="0" w:color="auto"/>
            <w:right w:val="none" w:sz="0" w:space="0" w:color="auto"/>
          </w:divBdr>
        </w:div>
        <w:div w:id="654190249">
          <w:marLeft w:val="640"/>
          <w:marRight w:val="0"/>
          <w:marTop w:val="0"/>
          <w:marBottom w:val="0"/>
          <w:divBdr>
            <w:top w:val="none" w:sz="0" w:space="0" w:color="auto"/>
            <w:left w:val="none" w:sz="0" w:space="0" w:color="auto"/>
            <w:bottom w:val="none" w:sz="0" w:space="0" w:color="auto"/>
            <w:right w:val="none" w:sz="0" w:space="0" w:color="auto"/>
          </w:divBdr>
        </w:div>
        <w:div w:id="785808811">
          <w:marLeft w:val="640"/>
          <w:marRight w:val="0"/>
          <w:marTop w:val="0"/>
          <w:marBottom w:val="0"/>
          <w:divBdr>
            <w:top w:val="none" w:sz="0" w:space="0" w:color="auto"/>
            <w:left w:val="none" w:sz="0" w:space="0" w:color="auto"/>
            <w:bottom w:val="none" w:sz="0" w:space="0" w:color="auto"/>
            <w:right w:val="none" w:sz="0" w:space="0" w:color="auto"/>
          </w:divBdr>
        </w:div>
        <w:div w:id="786437260">
          <w:marLeft w:val="640"/>
          <w:marRight w:val="0"/>
          <w:marTop w:val="0"/>
          <w:marBottom w:val="0"/>
          <w:divBdr>
            <w:top w:val="none" w:sz="0" w:space="0" w:color="auto"/>
            <w:left w:val="none" w:sz="0" w:space="0" w:color="auto"/>
            <w:bottom w:val="none" w:sz="0" w:space="0" w:color="auto"/>
            <w:right w:val="none" w:sz="0" w:space="0" w:color="auto"/>
          </w:divBdr>
        </w:div>
        <w:div w:id="807670483">
          <w:marLeft w:val="640"/>
          <w:marRight w:val="0"/>
          <w:marTop w:val="0"/>
          <w:marBottom w:val="0"/>
          <w:divBdr>
            <w:top w:val="none" w:sz="0" w:space="0" w:color="auto"/>
            <w:left w:val="none" w:sz="0" w:space="0" w:color="auto"/>
            <w:bottom w:val="none" w:sz="0" w:space="0" w:color="auto"/>
            <w:right w:val="none" w:sz="0" w:space="0" w:color="auto"/>
          </w:divBdr>
        </w:div>
        <w:div w:id="830101459">
          <w:marLeft w:val="640"/>
          <w:marRight w:val="0"/>
          <w:marTop w:val="0"/>
          <w:marBottom w:val="0"/>
          <w:divBdr>
            <w:top w:val="none" w:sz="0" w:space="0" w:color="auto"/>
            <w:left w:val="none" w:sz="0" w:space="0" w:color="auto"/>
            <w:bottom w:val="none" w:sz="0" w:space="0" w:color="auto"/>
            <w:right w:val="none" w:sz="0" w:space="0" w:color="auto"/>
          </w:divBdr>
        </w:div>
        <w:div w:id="830101586">
          <w:marLeft w:val="640"/>
          <w:marRight w:val="0"/>
          <w:marTop w:val="0"/>
          <w:marBottom w:val="0"/>
          <w:divBdr>
            <w:top w:val="none" w:sz="0" w:space="0" w:color="auto"/>
            <w:left w:val="none" w:sz="0" w:space="0" w:color="auto"/>
            <w:bottom w:val="none" w:sz="0" w:space="0" w:color="auto"/>
            <w:right w:val="none" w:sz="0" w:space="0" w:color="auto"/>
          </w:divBdr>
        </w:div>
        <w:div w:id="832574717">
          <w:marLeft w:val="640"/>
          <w:marRight w:val="0"/>
          <w:marTop w:val="0"/>
          <w:marBottom w:val="0"/>
          <w:divBdr>
            <w:top w:val="none" w:sz="0" w:space="0" w:color="auto"/>
            <w:left w:val="none" w:sz="0" w:space="0" w:color="auto"/>
            <w:bottom w:val="none" w:sz="0" w:space="0" w:color="auto"/>
            <w:right w:val="none" w:sz="0" w:space="0" w:color="auto"/>
          </w:divBdr>
        </w:div>
        <w:div w:id="860515267">
          <w:marLeft w:val="640"/>
          <w:marRight w:val="0"/>
          <w:marTop w:val="0"/>
          <w:marBottom w:val="0"/>
          <w:divBdr>
            <w:top w:val="none" w:sz="0" w:space="0" w:color="auto"/>
            <w:left w:val="none" w:sz="0" w:space="0" w:color="auto"/>
            <w:bottom w:val="none" w:sz="0" w:space="0" w:color="auto"/>
            <w:right w:val="none" w:sz="0" w:space="0" w:color="auto"/>
          </w:divBdr>
        </w:div>
        <w:div w:id="874655371">
          <w:marLeft w:val="640"/>
          <w:marRight w:val="0"/>
          <w:marTop w:val="0"/>
          <w:marBottom w:val="0"/>
          <w:divBdr>
            <w:top w:val="none" w:sz="0" w:space="0" w:color="auto"/>
            <w:left w:val="none" w:sz="0" w:space="0" w:color="auto"/>
            <w:bottom w:val="none" w:sz="0" w:space="0" w:color="auto"/>
            <w:right w:val="none" w:sz="0" w:space="0" w:color="auto"/>
          </w:divBdr>
        </w:div>
        <w:div w:id="885724156">
          <w:marLeft w:val="640"/>
          <w:marRight w:val="0"/>
          <w:marTop w:val="0"/>
          <w:marBottom w:val="0"/>
          <w:divBdr>
            <w:top w:val="none" w:sz="0" w:space="0" w:color="auto"/>
            <w:left w:val="none" w:sz="0" w:space="0" w:color="auto"/>
            <w:bottom w:val="none" w:sz="0" w:space="0" w:color="auto"/>
            <w:right w:val="none" w:sz="0" w:space="0" w:color="auto"/>
          </w:divBdr>
        </w:div>
        <w:div w:id="899904069">
          <w:marLeft w:val="640"/>
          <w:marRight w:val="0"/>
          <w:marTop w:val="0"/>
          <w:marBottom w:val="0"/>
          <w:divBdr>
            <w:top w:val="none" w:sz="0" w:space="0" w:color="auto"/>
            <w:left w:val="none" w:sz="0" w:space="0" w:color="auto"/>
            <w:bottom w:val="none" w:sz="0" w:space="0" w:color="auto"/>
            <w:right w:val="none" w:sz="0" w:space="0" w:color="auto"/>
          </w:divBdr>
        </w:div>
        <w:div w:id="904994043">
          <w:marLeft w:val="640"/>
          <w:marRight w:val="0"/>
          <w:marTop w:val="0"/>
          <w:marBottom w:val="0"/>
          <w:divBdr>
            <w:top w:val="none" w:sz="0" w:space="0" w:color="auto"/>
            <w:left w:val="none" w:sz="0" w:space="0" w:color="auto"/>
            <w:bottom w:val="none" w:sz="0" w:space="0" w:color="auto"/>
            <w:right w:val="none" w:sz="0" w:space="0" w:color="auto"/>
          </w:divBdr>
        </w:div>
        <w:div w:id="934939520">
          <w:marLeft w:val="640"/>
          <w:marRight w:val="0"/>
          <w:marTop w:val="0"/>
          <w:marBottom w:val="0"/>
          <w:divBdr>
            <w:top w:val="none" w:sz="0" w:space="0" w:color="auto"/>
            <w:left w:val="none" w:sz="0" w:space="0" w:color="auto"/>
            <w:bottom w:val="none" w:sz="0" w:space="0" w:color="auto"/>
            <w:right w:val="none" w:sz="0" w:space="0" w:color="auto"/>
          </w:divBdr>
        </w:div>
        <w:div w:id="977998992">
          <w:marLeft w:val="640"/>
          <w:marRight w:val="0"/>
          <w:marTop w:val="0"/>
          <w:marBottom w:val="0"/>
          <w:divBdr>
            <w:top w:val="none" w:sz="0" w:space="0" w:color="auto"/>
            <w:left w:val="none" w:sz="0" w:space="0" w:color="auto"/>
            <w:bottom w:val="none" w:sz="0" w:space="0" w:color="auto"/>
            <w:right w:val="none" w:sz="0" w:space="0" w:color="auto"/>
          </w:divBdr>
        </w:div>
        <w:div w:id="997152603">
          <w:marLeft w:val="640"/>
          <w:marRight w:val="0"/>
          <w:marTop w:val="0"/>
          <w:marBottom w:val="0"/>
          <w:divBdr>
            <w:top w:val="none" w:sz="0" w:space="0" w:color="auto"/>
            <w:left w:val="none" w:sz="0" w:space="0" w:color="auto"/>
            <w:bottom w:val="none" w:sz="0" w:space="0" w:color="auto"/>
            <w:right w:val="none" w:sz="0" w:space="0" w:color="auto"/>
          </w:divBdr>
        </w:div>
        <w:div w:id="1034699488">
          <w:marLeft w:val="640"/>
          <w:marRight w:val="0"/>
          <w:marTop w:val="0"/>
          <w:marBottom w:val="0"/>
          <w:divBdr>
            <w:top w:val="none" w:sz="0" w:space="0" w:color="auto"/>
            <w:left w:val="none" w:sz="0" w:space="0" w:color="auto"/>
            <w:bottom w:val="none" w:sz="0" w:space="0" w:color="auto"/>
            <w:right w:val="none" w:sz="0" w:space="0" w:color="auto"/>
          </w:divBdr>
        </w:div>
        <w:div w:id="1037000760">
          <w:marLeft w:val="640"/>
          <w:marRight w:val="0"/>
          <w:marTop w:val="0"/>
          <w:marBottom w:val="0"/>
          <w:divBdr>
            <w:top w:val="none" w:sz="0" w:space="0" w:color="auto"/>
            <w:left w:val="none" w:sz="0" w:space="0" w:color="auto"/>
            <w:bottom w:val="none" w:sz="0" w:space="0" w:color="auto"/>
            <w:right w:val="none" w:sz="0" w:space="0" w:color="auto"/>
          </w:divBdr>
        </w:div>
        <w:div w:id="1048724066">
          <w:marLeft w:val="640"/>
          <w:marRight w:val="0"/>
          <w:marTop w:val="0"/>
          <w:marBottom w:val="0"/>
          <w:divBdr>
            <w:top w:val="none" w:sz="0" w:space="0" w:color="auto"/>
            <w:left w:val="none" w:sz="0" w:space="0" w:color="auto"/>
            <w:bottom w:val="none" w:sz="0" w:space="0" w:color="auto"/>
            <w:right w:val="none" w:sz="0" w:space="0" w:color="auto"/>
          </w:divBdr>
        </w:div>
        <w:div w:id="1058552598">
          <w:marLeft w:val="640"/>
          <w:marRight w:val="0"/>
          <w:marTop w:val="0"/>
          <w:marBottom w:val="0"/>
          <w:divBdr>
            <w:top w:val="none" w:sz="0" w:space="0" w:color="auto"/>
            <w:left w:val="none" w:sz="0" w:space="0" w:color="auto"/>
            <w:bottom w:val="none" w:sz="0" w:space="0" w:color="auto"/>
            <w:right w:val="none" w:sz="0" w:space="0" w:color="auto"/>
          </w:divBdr>
        </w:div>
        <w:div w:id="1060596907">
          <w:marLeft w:val="640"/>
          <w:marRight w:val="0"/>
          <w:marTop w:val="0"/>
          <w:marBottom w:val="0"/>
          <w:divBdr>
            <w:top w:val="none" w:sz="0" w:space="0" w:color="auto"/>
            <w:left w:val="none" w:sz="0" w:space="0" w:color="auto"/>
            <w:bottom w:val="none" w:sz="0" w:space="0" w:color="auto"/>
            <w:right w:val="none" w:sz="0" w:space="0" w:color="auto"/>
          </w:divBdr>
        </w:div>
        <w:div w:id="1082795008">
          <w:marLeft w:val="640"/>
          <w:marRight w:val="0"/>
          <w:marTop w:val="0"/>
          <w:marBottom w:val="0"/>
          <w:divBdr>
            <w:top w:val="none" w:sz="0" w:space="0" w:color="auto"/>
            <w:left w:val="none" w:sz="0" w:space="0" w:color="auto"/>
            <w:bottom w:val="none" w:sz="0" w:space="0" w:color="auto"/>
            <w:right w:val="none" w:sz="0" w:space="0" w:color="auto"/>
          </w:divBdr>
        </w:div>
        <w:div w:id="1111365863">
          <w:marLeft w:val="640"/>
          <w:marRight w:val="0"/>
          <w:marTop w:val="0"/>
          <w:marBottom w:val="0"/>
          <w:divBdr>
            <w:top w:val="none" w:sz="0" w:space="0" w:color="auto"/>
            <w:left w:val="none" w:sz="0" w:space="0" w:color="auto"/>
            <w:bottom w:val="none" w:sz="0" w:space="0" w:color="auto"/>
            <w:right w:val="none" w:sz="0" w:space="0" w:color="auto"/>
          </w:divBdr>
        </w:div>
        <w:div w:id="1139885511">
          <w:marLeft w:val="640"/>
          <w:marRight w:val="0"/>
          <w:marTop w:val="0"/>
          <w:marBottom w:val="0"/>
          <w:divBdr>
            <w:top w:val="none" w:sz="0" w:space="0" w:color="auto"/>
            <w:left w:val="none" w:sz="0" w:space="0" w:color="auto"/>
            <w:bottom w:val="none" w:sz="0" w:space="0" w:color="auto"/>
            <w:right w:val="none" w:sz="0" w:space="0" w:color="auto"/>
          </w:divBdr>
        </w:div>
        <w:div w:id="1160387013">
          <w:marLeft w:val="640"/>
          <w:marRight w:val="0"/>
          <w:marTop w:val="0"/>
          <w:marBottom w:val="0"/>
          <w:divBdr>
            <w:top w:val="none" w:sz="0" w:space="0" w:color="auto"/>
            <w:left w:val="none" w:sz="0" w:space="0" w:color="auto"/>
            <w:bottom w:val="none" w:sz="0" w:space="0" w:color="auto"/>
            <w:right w:val="none" w:sz="0" w:space="0" w:color="auto"/>
          </w:divBdr>
        </w:div>
        <w:div w:id="1196237461">
          <w:marLeft w:val="640"/>
          <w:marRight w:val="0"/>
          <w:marTop w:val="0"/>
          <w:marBottom w:val="0"/>
          <w:divBdr>
            <w:top w:val="none" w:sz="0" w:space="0" w:color="auto"/>
            <w:left w:val="none" w:sz="0" w:space="0" w:color="auto"/>
            <w:bottom w:val="none" w:sz="0" w:space="0" w:color="auto"/>
            <w:right w:val="none" w:sz="0" w:space="0" w:color="auto"/>
          </w:divBdr>
        </w:div>
        <w:div w:id="1198667282">
          <w:marLeft w:val="640"/>
          <w:marRight w:val="0"/>
          <w:marTop w:val="0"/>
          <w:marBottom w:val="0"/>
          <w:divBdr>
            <w:top w:val="none" w:sz="0" w:space="0" w:color="auto"/>
            <w:left w:val="none" w:sz="0" w:space="0" w:color="auto"/>
            <w:bottom w:val="none" w:sz="0" w:space="0" w:color="auto"/>
            <w:right w:val="none" w:sz="0" w:space="0" w:color="auto"/>
          </w:divBdr>
        </w:div>
        <w:div w:id="1200780890">
          <w:marLeft w:val="640"/>
          <w:marRight w:val="0"/>
          <w:marTop w:val="0"/>
          <w:marBottom w:val="0"/>
          <w:divBdr>
            <w:top w:val="none" w:sz="0" w:space="0" w:color="auto"/>
            <w:left w:val="none" w:sz="0" w:space="0" w:color="auto"/>
            <w:bottom w:val="none" w:sz="0" w:space="0" w:color="auto"/>
            <w:right w:val="none" w:sz="0" w:space="0" w:color="auto"/>
          </w:divBdr>
        </w:div>
        <w:div w:id="1233928522">
          <w:marLeft w:val="640"/>
          <w:marRight w:val="0"/>
          <w:marTop w:val="0"/>
          <w:marBottom w:val="0"/>
          <w:divBdr>
            <w:top w:val="none" w:sz="0" w:space="0" w:color="auto"/>
            <w:left w:val="none" w:sz="0" w:space="0" w:color="auto"/>
            <w:bottom w:val="none" w:sz="0" w:space="0" w:color="auto"/>
            <w:right w:val="none" w:sz="0" w:space="0" w:color="auto"/>
          </w:divBdr>
        </w:div>
        <w:div w:id="1244531049">
          <w:marLeft w:val="640"/>
          <w:marRight w:val="0"/>
          <w:marTop w:val="0"/>
          <w:marBottom w:val="0"/>
          <w:divBdr>
            <w:top w:val="none" w:sz="0" w:space="0" w:color="auto"/>
            <w:left w:val="none" w:sz="0" w:space="0" w:color="auto"/>
            <w:bottom w:val="none" w:sz="0" w:space="0" w:color="auto"/>
            <w:right w:val="none" w:sz="0" w:space="0" w:color="auto"/>
          </w:divBdr>
        </w:div>
        <w:div w:id="1251743963">
          <w:marLeft w:val="640"/>
          <w:marRight w:val="0"/>
          <w:marTop w:val="0"/>
          <w:marBottom w:val="0"/>
          <w:divBdr>
            <w:top w:val="none" w:sz="0" w:space="0" w:color="auto"/>
            <w:left w:val="none" w:sz="0" w:space="0" w:color="auto"/>
            <w:bottom w:val="none" w:sz="0" w:space="0" w:color="auto"/>
            <w:right w:val="none" w:sz="0" w:space="0" w:color="auto"/>
          </w:divBdr>
        </w:div>
        <w:div w:id="1280988228">
          <w:marLeft w:val="640"/>
          <w:marRight w:val="0"/>
          <w:marTop w:val="0"/>
          <w:marBottom w:val="0"/>
          <w:divBdr>
            <w:top w:val="none" w:sz="0" w:space="0" w:color="auto"/>
            <w:left w:val="none" w:sz="0" w:space="0" w:color="auto"/>
            <w:bottom w:val="none" w:sz="0" w:space="0" w:color="auto"/>
            <w:right w:val="none" w:sz="0" w:space="0" w:color="auto"/>
          </w:divBdr>
        </w:div>
        <w:div w:id="1296565417">
          <w:marLeft w:val="640"/>
          <w:marRight w:val="0"/>
          <w:marTop w:val="0"/>
          <w:marBottom w:val="0"/>
          <w:divBdr>
            <w:top w:val="none" w:sz="0" w:space="0" w:color="auto"/>
            <w:left w:val="none" w:sz="0" w:space="0" w:color="auto"/>
            <w:bottom w:val="none" w:sz="0" w:space="0" w:color="auto"/>
            <w:right w:val="none" w:sz="0" w:space="0" w:color="auto"/>
          </w:divBdr>
        </w:div>
        <w:div w:id="1316956154">
          <w:marLeft w:val="640"/>
          <w:marRight w:val="0"/>
          <w:marTop w:val="0"/>
          <w:marBottom w:val="0"/>
          <w:divBdr>
            <w:top w:val="none" w:sz="0" w:space="0" w:color="auto"/>
            <w:left w:val="none" w:sz="0" w:space="0" w:color="auto"/>
            <w:bottom w:val="none" w:sz="0" w:space="0" w:color="auto"/>
            <w:right w:val="none" w:sz="0" w:space="0" w:color="auto"/>
          </w:divBdr>
        </w:div>
        <w:div w:id="1330908283">
          <w:marLeft w:val="640"/>
          <w:marRight w:val="0"/>
          <w:marTop w:val="0"/>
          <w:marBottom w:val="0"/>
          <w:divBdr>
            <w:top w:val="none" w:sz="0" w:space="0" w:color="auto"/>
            <w:left w:val="none" w:sz="0" w:space="0" w:color="auto"/>
            <w:bottom w:val="none" w:sz="0" w:space="0" w:color="auto"/>
            <w:right w:val="none" w:sz="0" w:space="0" w:color="auto"/>
          </w:divBdr>
        </w:div>
        <w:div w:id="1344549881">
          <w:marLeft w:val="640"/>
          <w:marRight w:val="0"/>
          <w:marTop w:val="0"/>
          <w:marBottom w:val="0"/>
          <w:divBdr>
            <w:top w:val="none" w:sz="0" w:space="0" w:color="auto"/>
            <w:left w:val="none" w:sz="0" w:space="0" w:color="auto"/>
            <w:bottom w:val="none" w:sz="0" w:space="0" w:color="auto"/>
            <w:right w:val="none" w:sz="0" w:space="0" w:color="auto"/>
          </w:divBdr>
        </w:div>
        <w:div w:id="1364402659">
          <w:marLeft w:val="640"/>
          <w:marRight w:val="0"/>
          <w:marTop w:val="0"/>
          <w:marBottom w:val="0"/>
          <w:divBdr>
            <w:top w:val="none" w:sz="0" w:space="0" w:color="auto"/>
            <w:left w:val="none" w:sz="0" w:space="0" w:color="auto"/>
            <w:bottom w:val="none" w:sz="0" w:space="0" w:color="auto"/>
            <w:right w:val="none" w:sz="0" w:space="0" w:color="auto"/>
          </w:divBdr>
        </w:div>
        <w:div w:id="1379013662">
          <w:marLeft w:val="640"/>
          <w:marRight w:val="0"/>
          <w:marTop w:val="0"/>
          <w:marBottom w:val="0"/>
          <w:divBdr>
            <w:top w:val="none" w:sz="0" w:space="0" w:color="auto"/>
            <w:left w:val="none" w:sz="0" w:space="0" w:color="auto"/>
            <w:bottom w:val="none" w:sz="0" w:space="0" w:color="auto"/>
            <w:right w:val="none" w:sz="0" w:space="0" w:color="auto"/>
          </w:divBdr>
        </w:div>
        <w:div w:id="1381591651">
          <w:marLeft w:val="640"/>
          <w:marRight w:val="0"/>
          <w:marTop w:val="0"/>
          <w:marBottom w:val="0"/>
          <w:divBdr>
            <w:top w:val="none" w:sz="0" w:space="0" w:color="auto"/>
            <w:left w:val="none" w:sz="0" w:space="0" w:color="auto"/>
            <w:bottom w:val="none" w:sz="0" w:space="0" w:color="auto"/>
            <w:right w:val="none" w:sz="0" w:space="0" w:color="auto"/>
          </w:divBdr>
        </w:div>
        <w:div w:id="1387532526">
          <w:marLeft w:val="640"/>
          <w:marRight w:val="0"/>
          <w:marTop w:val="0"/>
          <w:marBottom w:val="0"/>
          <w:divBdr>
            <w:top w:val="none" w:sz="0" w:space="0" w:color="auto"/>
            <w:left w:val="none" w:sz="0" w:space="0" w:color="auto"/>
            <w:bottom w:val="none" w:sz="0" w:space="0" w:color="auto"/>
            <w:right w:val="none" w:sz="0" w:space="0" w:color="auto"/>
          </w:divBdr>
        </w:div>
        <w:div w:id="1423449954">
          <w:marLeft w:val="640"/>
          <w:marRight w:val="0"/>
          <w:marTop w:val="0"/>
          <w:marBottom w:val="0"/>
          <w:divBdr>
            <w:top w:val="none" w:sz="0" w:space="0" w:color="auto"/>
            <w:left w:val="none" w:sz="0" w:space="0" w:color="auto"/>
            <w:bottom w:val="none" w:sz="0" w:space="0" w:color="auto"/>
            <w:right w:val="none" w:sz="0" w:space="0" w:color="auto"/>
          </w:divBdr>
        </w:div>
        <w:div w:id="1428769949">
          <w:marLeft w:val="640"/>
          <w:marRight w:val="0"/>
          <w:marTop w:val="0"/>
          <w:marBottom w:val="0"/>
          <w:divBdr>
            <w:top w:val="none" w:sz="0" w:space="0" w:color="auto"/>
            <w:left w:val="none" w:sz="0" w:space="0" w:color="auto"/>
            <w:bottom w:val="none" w:sz="0" w:space="0" w:color="auto"/>
            <w:right w:val="none" w:sz="0" w:space="0" w:color="auto"/>
          </w:divBdr>
        </w:div>
        <w:div w:id="1514493849">
          <w:marLeft w:val="640"/>
          <w:marRight w:val="0"/>
          <w:marTop w:val="0"/>
          <w:marBottom w:val="0"/>
          <w:divBdr>
            <w:top w:val="none" w:sz="0" w:space="0" w:color="auto"/>
            <w:left w:val="none" w:sz="0" w:space="0" w:color="auto"/>
            <w:bottom w:val="none" w:sz="0" w:space="0" w:color="auto"/>
            <w:right w:val="none" w:sz="0" w:space="0" w:color="auto"/>
          </w:divBdr>
        </w:div>
        <w:div w:id="1557737282">
          <w:marLeft w:val="640"/>
          <w:marRight w:val="0"/>
          <w:marTop w:val="0"/>
          <w:marBottom w:val="0"/>
          <w:divBdr>
            <w:top w:val="none" w:sz="0" w:space="0" w:color="auto"/>
            <w:left w:val="none" w:sz="0" w:space="0" w:color="auto"/>
            <w:bottom w:val="none" w:sz="0" w:space="0" w:color="auto"/>
            <w:right w:val="none" w:sz="0" w:space="0" w:color="auto"/>
          </w:divBdr>
        </w:div>
        <w:div w:id="1564171112">
          <w:marLeft w:val="640"/>
          <w:marRight w:val="0"/>
          <w:marTop w:val="0"/>
          <w:marBottom w:val="0"/>
          <w:divBdr>
            <w:top w:val="none" w:sz="0" w:space="0" w:color="auto"/>
            <w:left w:val="none" w:sz="0" w:space="0" w:color="auto"/>
            <w:bottom w:val="none" w:sz="0" w:space="0" w:color="auto"/>
            <w:right w:val="none" w:sz="0" w:space="0" w:color="auto"/>
          </w:divBdr>
        </w:div>
        <w:div w:id="1578250192">
          <w:marLeft w:val="640"/>
          <w:marRight w:val="0"/>
          <w:marTop w:val="0"/>
          <w:marBottom w:val="0"/>
          <w:divBdr>
            <w:top w:val="none" w:sz="0" w:space="0" w:color="auto"/>
            <w:left w:val="none" w:sz="0" w:space="0" w:color="auto"/>
            <w:bottom w:val="none" w:sz="0" w:space="0" w:color="auto"/>
            <w:right w:val="none" w:sz="0" w:space="0" w:color="auto"/>
          </w:divBdr>
        </w:div>
        <w:div w:id="1606305327">
          <w:marLeft w:val="640"/>
          <w:marRight w:val="0"/>
          <w:marTop w:val="0"/>
          <w:marBottom w:val="0"/>
          <w:divBdr>
            <w:top w:val="none" w:sz="0" w:space="0" w:color="auto"/>
            <w:left w:val="none" w:sz="0" w:space="0" w:color="auto"/>
            <w:bottom w:val="none" w:sz="0" w:space="0" w:color="auto"/>
            <w:right w:val="none" w:sz="0" w:space="0" w:color="auto"/>
          </w:divBdr>
        </w:div>
        <w:div w:id="1616255633">
          <w:marLeft w:val="640"/>
          <w:marRight w:val="0"/>
          <w:marTop w:val="0"/>
          <w:marBottom w:val="0"/>
          <w:divBdr>
            <w:top w:val="none" w:sz="0" w:space="0" w:color="auto"/>
            <w:left w:val="none" w:sz="0" w:space="0" w:color="auto"/>
            <w:bottom w:val="none" w:sz="0" w:space="0" w:color="auto"/>
            <w:right w:val="none" w:sz="0" w:space="0" w:color="auto"/>
          </w:divBdr>
        </w:div>
        <w:div w:id="1691755814">
          <w:marLeft w:val="640"/>
          <w:marRight w:val="0"/>
          <w:marTop w:val="0"/>
          <w:marBottom w:val="0"/>
          <w:divBdr>
            <w:top w:val="none" w:sz="0" w:space="0" w:color="auto"/>
            <w:left w:val="none" w:sz="0" w:space="0" w:color="auto"/>
            <w:bottom w:val="none" w:sz="0" w:space="0" w:color="auto"/>
            <w:right w:val="none" w:sz="0" w:space="0" w:color="auto"/>
          </w:divBdr>
        </w:div>
        <w:div w:id="1759211247">
          <w:marLeft w:val="640"/>
          <w:marRight w:val="0"/>
          <w:marTop w:val="0"/>
          <w:marBottom w:val="0"/>
          <w:divBdr>
            <w:top w:val="none" w:sz="0" w:space="0" w:color="auto"/>
            <w:left w:val="none" w:sz="0" w:space="0" w:color="auto"/>
            <w:bottom w:val="none" w:sz="0" w:space="0" w:color="auto"/>
            <w:right w:val="none" w:sz="0" w:space="0" w:color="auto"/>
          </w:divBdr>
        </w:div>
        <w:div w:id="1769232498">
          <w:marLeft w:val="640"/>
          <w:marRight w:val="0"/>
          <w:marTop w:val="0"/>
          <w:marBottom w:val="0"/>
          <w:divBdr>
            <w:top w:val="none" w:sz="0" w:space="0" w:color="auto"/>
            <w:left w:val="none" w:sz="0" w:space="0" w:color="auto"/>
            <w:bottom w:val="none" w:sz="0" w:space="0" w:color="auto"/>
            <w:right w:val="none" w:sz="0" w:space="0" w:color="auto"/>
          </w:divBdr>
        </w:div>
        <w:div w:id="1795712266">
          <w:marLeft w:val="640"/>
          <w:marRight w:val="0"/>
          <w:marTop w:val="0"/>
          <w:marBottom w:val="0"/>
          <w:divBdr>
            <w:top w:val="none" w:sz="0" w:space="0" w:color="auto"/>
            <w:left w:val="none" w:sz="0" w:space="0" w:color="auto"/>
            <w:bottom w:val="none" w:sz="0" w:space="0" w:color="auto"/>
            <w:right w:val="none" w:sz="0" w:space="0" w:color="auto"/>
          </w:divBdr>
        </w:div>
        <w:div w:id="1820075936">
          <w:marLeft w:val="640"/>
          <w:marRight w:val="0"/>
          <w:marTop w:val="0"/>
          <w:marBottom w:val="0"/>
          <w:divBdr>
            <w:top w:val="none" w:sz="0" w:space="0" w:color="auto"/>
            <w:left w:val="none" w:sz="0" w:space="0" w:color="auto"/>
            <w:bottom w:val="none" w:sz="0" w:space="0" w:color="auto"/>
            <w:right w:val="none" w:sz="0" w:space="0" w:color="auto"/>
          </w:divBdr>
        </w:div>
        <w:div w:id="1820462160">
          <w:marLeft w:val="640"/>
          <w:marRight w:val="0"/>
          <w:marTop w:val="0"/>
          <w:marBottom w:val="0"/>
          <w:divBdr>
            <w:top w:val="none" w:sz="0" w:space="0" w:color="auto"/>
            <w:left w:val="none" w:sz="0" w:space="0" w:color="auto"/>
            <w:bottom w:val="none" w:sz="0" w:space="0" w:color="auto"/>
            <w:right w:val="none" w:sz="0" w:space="0" w:color="auto"/>
          </w:divBdr>
        </w:div>
        <w:div w:id="1894804978">
          <w:marLeft w:val="640"/>
          <w:marRight w:val="0"/>
          <w:marTop w:val="0"/>
          <w:marBottom w:val="0"/>
          <w:divBdr>
            <w:top w:val="none" w:sz="0" w:space="0" w:color="auto"/>
            <w:left w:val="none" w:sz="0" w:space="0" w:color="auto"/>
            <w:bottom w:val="none" w:sz="0" w:space="0" w:color="auto"/>
            <w:right w:val="none" w:sz="0" w:space="0" w:color="auto"/>
          </w:divBdr>
        </w:div>
        <w:div w:id="1903131544">
          <w:marLeft w:val="640"/>
          <w:marRight w:val="0"/>
          <w:marTop w:val="0"/>
          <w:marBottom w:val="0"/>
          <w:divBdr>
            <w:top w:val="none" w:sz="0" w:space="0" w:color="auto"/>
            <w:left w:val="none" w:sz="0" w:space="0" w:color="auto"/>
            <w:bottom w:val="none" w:sz="0" w:space="0" w:color="auto"/>
            <w:right w:val="none" w:sz="0" w:space="0" w:color="auto"/>
          </w:divBdr>
        </w:div>
        <w:div w:id="1922107324">
          <w:marLeft w:val="640"/>
          <w:marRight w:val="0"/>
          <w:marTop w:val="0"/>
          <w:marBottom w:val="0"/>
          <w:divBdr>
            <w:top w:val="none" w:sz="0" w:space="0" w:color="auto"/>
            <w:left w:val="none" w:sz="0" w:space="0" w:color="auto"/>
            <w:bottom w:val="none" w:sz="0" w:space="0" w:color="auto"/>
            <w:right w:val="none" w:sz="0" w:space="0" w:color="auto"/>
          </w:divBdr>
        </w:div>
        <w:div w:id="1941328842">
          <w:marLeft w:val="640"/>
          <w:marRight w:val="0"/>
          <w:marTop w:val="0"/>
          <w:marBottom w:val="0"/>
          <w:divBdr>
            <w:top w:val="none" w:sz="0" w:space="0" w:color="auto"/>
            <w:left w:val="none" w:sz="0" w:space="0" w:color="auto"/>
            <w:bottom w:val="none" w:sz="0" w:space="0" w:color="auto"/>
            <w:right w:val="none" w:sz="0" w:space="0" w:color="auto"/>
          </w:divBdr>
        </w:div>
        <w:div w:id="1961908874">
          <w:marLeft w:val="640"/>
          <w:marRight w:val="0"/>
          <w:marTop w:val="0"/>
          <w:marBottom w:val="0"/>
          <w:divBdr>
            <w:top w:val="none" w:sz="0" w:space="0" w:color="auto"/>
            <w:left w:val="none" w:sz="0" w:space="0" w:color="auto"/>
            <w:bottom w:val="none" w:sz="0" w:space="0" w:color="auto"/>
            <w:right w:val="none" w:sz="0" w:space="0" w:color="auto"/>
          </w:divBdr>
        </w:div>
        <w:div w:id="2033801557">
          <w:marLeft w:val="640"/>
          <w:marRight w:val="0"/>
          <w:marTop w:val="0"/>
          <w:marBottom w:val="0"/>
          <w:divBdr>
            <w:top w:val="none" w:sz="0" w:space="0" w:color="auto"/>
            <w:left w:val="none" w:sz="0" w:space="0" w:color="auto"/>
            <w:bottom w:val="none" w:sz="0" w:space="0" w:color="auto"/>
            <w:right w:val="none" w:sz="0" w:space="0" w:color="auto"/>
          </w:divBdr>
        </w:div>
        <w:div w:id="2088647070">
          <w:marLeft w:val="640"/>
          <w:marRight w:val="0"/>
          <w:marTop w:val="0"/>
          <w:marBottom w:val="0"/>
          <w:divBdr>
            <w:top w:val="none" w:sz="0" w:space="0" w:color="auto"/>
            <w:left w:val="none" w:sz="0" w:space="0" w:color="auto"/>
            <w:bottom w:val="none" w:sz="0" w:space="0" w:color="auto"/>
            <w:right w:val="none" w:sz="0" w:space="0" w:color="auto"/>
          </w:divBdr>
        </w:div>
        <w:div w:id="2128544905">
          <w:marLeft w:val="640"/>
          <w:marRight w:val="0"/>
          <w:marTop w:val="0"/>
          <w:marBottom w:val="0"/>
          <w:divBdr>
            <w:top w:val="none" w:sz="0" w:space="0" w:color="auto"/>
            <w:left w:val="none" w:sz="0" w:space="0" w:color="auto"/>
            <w:bottom w:val="none" w:sz="0" w:space="0" w:color="auto"/>
            <w:right w:val="none" w:sz="0" w:space="0" w:color="auto"/>
          </w:divBdr>
        </w:div>
      </w:divsChild>
    </w:div>
    <w:div w:id="274950978">
      <w:bodyDiv w:val="1"/>
      <w:marLeft w:val="0"/>
      <w:marRight w:val="0"/>
      <w:marTop w:val="0"/>
      <w:marBottom w:val="0"/>
      <w:divBdr>
        <w:top w:val="none" w:sz="0" w:space="0" w:color="auto"/>
        <w:left w:val="none" w:sz="0" w:space="0" w:color="auto"/>
        <w:bottom w:val="none" w:sz="0" w:space="0" w:color="auto"/>
        <w:right w:val="none" w:sz="0" w:space="0" w:color="auto"/>
      </w:divBdr>
      <w:divsChild>
        <w:div w:id="8530242">
          <w:marLeft w:val="640"/>
          <w:marRight w:val="0"/>
          <w:marTop w:val="0"/>
          <w:marBottom w:val="0"/>
          <w:divBdr>
            <w:top w:val="none" w:sz="0" w:space="0" w:color="auto"/>
            <w:left w:val="none" w:sz="0" w:space="0" w:color="auto"/>
            <w:bottom w:val="none" w:sz="0" w:space="0" w:color="auto"/>
            <w:right w:val="none" w:sz="0" w:space="0" w:color="auto"/>
          </w:divBdr>
        </w:div>
        <w:div w:id="65105625">
          <w:marLeft w:val="640"/>
          <w:marRight w:val="0"/>
          <w:marTop w:val="0"/>
          <w:marBottom w:val="0"/>
          <w:divBdr>
            <w:top w:val="none" w:sz="0" w:space="0" w:color="auto"/>
            <w:left w:val="none" w:sz="0" w:space="0" w:color="auto"/>
            <w:bottom w:val="none" w:sz="0" w:space="0" w:color="auto"/>
            <w:right w:val="none" w:sz="0" w:space="0" w:color="auto"/>
          </w:divBdr>
        </w:div>
        <w:div w:id="69885981">
          <w:marLeft w:val="640"/>
          <w:marRight w:val="0"/>
          <w:marTop w:val="0"/>
          <w:marBottom w:val="0"/>
          <w:divBdr>
            <w:top w:val="none" w:sz="0" w:space="0" w:color="auto"/>
            <w:left w:val="none" w:sz="0" w:space="0" w:color="auto"/>
            <w:bottom w:val="none" w:sz="0" w:space="0" w:color="auto"/>
            <w:right w:val="none" w:sz="0" w:space="0" w:color="auto"/>
          </w:divBdr>
        </w:div>
        <w:div w:id="71706933">
          <w:marLeft w:val="640"/>
          <w:marRight w:val="0"/>
          <w:marTop w:val="0"/>
          <w:marBottom w:val="0"/>
          <w:divBdr>
            <w:top w:val="none" w:sz="0" w:space="0" w:color="auto"/>
            <w:left w:val="none" w:sz="0" w:space="0" w:color="auto"/>
            <w:bottom w:val="none" w:sz="0" w:space="0" w:color="auto"/>
            <w:right w:val="none" w:sz="0" w:space="0" w:color="auto"/>
          </w:divBdr>
        </w:div>
        <w:div w:id="89204045">
          <w:marLeft w:val="640"/>
          <w:marRight w:val="0"/>
          <w:marTop w:val="0"/>
          <w:marBottom w:val="0"/>
          <w:divBdr>
            <w:top w:val="none" w:sz="0" w:space="0" w:color="auto"/>
            <w:left w:val="none" w:sz="0" w:space="0" w:color="auto"/>
            <w:bottom w:val="none" w:sz="0" w:space="0" w:color="auto"/>
            <w:right w:val="none" w:sz="0" w:space="0" w:color="auto"/>
          </w:divBdr>
        </w:div>
        <w:div w:id="142742713">
          <w:marLeft w:val="640"/>
          <w:marRight w:val="0"/>
          <w:marTop w:val="0"/>
          <w:marBottom w:val="0"/>
          <w:divBdr>
            <w:top w:val="none" w:sz="0" w:space="0" w:color="auto"/>
            <w:left w:val="none" w:sz="0" w:space="0" w:color="auto"/>
            <w:bottom w:val="none" w:sz="0" w:space="0" w:color="auto"/>
            <w:right w:val="none" w:sz="0" w:space="0" w:color="auto"/>
          </w:divBdr>
        </w:div>
        <w:div w:id="148785997">
          <w:marLeft w:val="640"/>
          <w:marRight w:val="0"/>
          <w:marTop w:val="0"/>
          <w:marBottom w:val="0"/>
          <w:divBdr>
            <w:top w:val="none" w:sz="0" w:space="0" w:color="auto"/>
            <w:left w:val="none" w:sz="0" w:space="0" w:color="auto"/>
            <w:bottom w:val="none" w:sz="0" w:space="0" w:color="auto"/>
            <w:right w:val="none" w:sz="0" w:space="0" w:color="auto"/>
          </w:divBdr>
        </w:div>
        <w:div w:id="177887092">
          <w:marLeft w:val="640"/>
          <w:marRight w:val="0"/>
          <w:marTop w:val="0"/>
          <w:marBottom w:val="0"/>
          <w:divBdr>
            <w:top w:val="none" w:sz="0" w:space="0" w:color="auto"/>
            <w:left w:val="none" w:sz="0" w:space="0" w:color="auto"/>
            <w:bottom w:val="none" w:sz="0" w:space="0" w:color="auto"/>
            <w:right w:val="none" w:sz="0" w:space="0" w:color="auto"/>
          </w:divBdr>
        </w:div>
        <w:div w:id="179584730">
          <w:marLeft w:val="640"/>
          <w:marRight w:val="0"/>
          <w:marTop w:val="0"/>
          <w:marBottom w:val="0"/>
          <w:divBdr>
            <w:top w:val="none" w:sz="0" w:space="0" w:color="auto"/>
            <w:left w:val="none" w:sz="0" w:space="0" w:color="auto"/>
            <w:bottom w:val="none" w:sz="0" w:space="0" w:color="auto"/>
            <w:right w:val="none" w:sz="0" w:space="0" w:color="auto"/>
          </w:divBdr>
        </w:div>
        <w:div w:id="181356441">
          <w:marLeft w:val="640"/>
          <w:marRight w:val="0"/>
          <w:marTop w:val="0"/>
          <w:marBottom w:val="0"/>
          <w:divBdr>
            <w:top w:val="none" w:sz="0" w:space="0" w:color="auto"/>
            <w:left w:val="none" w:sz="0" w:space="0" w:color="auto"/>
            <w:bottom w:val="none" w:sz="0" w:space="0" w:color="auto"/>
            <w:right w:val="none" w:sz="0" w:space="0" w:color="auto"/>
          </w:divBdr>
        </w:div>
        <w:div w:id="186480272">
          <w:marLeft w:val="640"/>
          <w:marRight w:val="0"/>
          <w:marTop w:val="0"/>
          <w:marBottom w:val="0"/>
          <w:divBdr>
            <w:top w:val="none" w:sz="0" w:space="0" w:color="auto"/>
            <w:left w:val="none" w:sz="0" w:space="0" w:color="auto"/>
            <w:bottom w:val="none" w:sz="0" w:space="0" w:color="auto"/>
            <w:right w:val="none" w:sz="0" w:space="0" w:color="auto"/>
          </w:divBdr>
        </w:div>
        <w:div w:id="195779371">
          <w:marLeft w:val="640"/>
          <w:marRight w:val="0"/>
          <w:marTop w:val="0"/>
          <w:marBottom w:val="0"/>
          <w:divBdr>
            <w:top w:val="none" w:sz="0" w:space="0" w:color="auto"/>
            <w:left w:val="none" w:sz="0" w:space="0" w:color="auto"/>
            <w:bottom w:val="none" w:sz="0" w:space="0" w:color="auto"/>
            <w:right w:val="none" w:sz="0" w:space="0" w:color="auto"/>
          </w:divBdr>
        </w:div>
        <w:div w:id="231428041">
          <w:marLeft w:val="640"/>
          <w:marRight w:val="0"/>
          <w:marTop w:val="0"/>
          <w:marBottom w:val="0"/>
          <w:divBdr>
            <w:top w:val="none" w:sz="0" w:space="0" w:color="auto"/>
            <w:left w:val="none" w:sz="0" w:space="0" w:color="auto"/>
            <w:bottom w:val="none" w:sz="0" w:space="0" w:color="auto"/>
            <w:right w:val="none" w:sz="0" w:space="0" w:color="auto"/>
          </w:divBdr>
        </w:div>
        <w:div w:id="234633531">
          <w:marLeft w:val="640"/>
          <w:marRight w:val="0"/>
          <w:marTop w:val="0"/>
          <w:marBottom w:val="0"/>
          <w:divBdr>
            <w:top w:val="none" w:sz="0" w:space="0" w:color="auto"/>
            <w:left w:val="none" w:sz="0" w:space="0" w:color="auto"/>
            <w:bottom w:val="none" w:sz="0" w:space="0" w:color="auto"/>
            <w:right w:val="none" w:sz="0" w:space="0" w:color="auto"/>
          </w:divBdr>
        </w:div>
        <w:div w:id="237986146">
          <w:marLeft w:val="640"/>
          <w:marRight w:val="0"/>
          <w:marTop w:val="0"/>
          <w:marBottom w:val="0"/>
          <w:divBdr>
            <w:top w:val="none" w:sz="0" w:space="0" w:color="auto"/>
            <w:left w:val="none" w:sz="0" w:space="0" w:color="auto"/>
            <w:bottom w:val="none" w:sz="0" w:space="0" w:color="auto"/>
            <w:right w:val="none" w:sz="0" w:space="0" w:color="auto"/>
          </w:divBdr>
        </w:div>
        <w:div w:id="240258578">
          <w:marLeft w:val="640"/>
          <w:marRight w:val="0"/>
          <w:marTop w:val="0"/>
          <w:marBottom w:val="0"/>
          <w:divBdr>
            <w:top w:val="none" w:sz="0" w:space="0" w:color="auto"/>
            <w:left w:val="none" w:sz="0" w:space="0" w:color="auto"/>
            <w:bottom w:val="none" w:sz="0" w:space="0" w:color="auto"/>
            <w:right w:val="none" w:sz="0" w:space="0" w:color="auto"/>
          </w:divBdr>
        </w:div>
        <w:div w:id="241959819">
          <w:marLeft w:val="640"/>
          <w:marRight w:val="0"/>
          <w:marTop w:val="0"/>
          <w:marBottom w:val="0"/>
          <w:divBdr>
            <w:top w:val="none" w:sz="0" w:space="0" w:color="auto"/>
            <w:left w:val="none" w:sz="0" w:space="0" w:color="auto"/>
            <w:bottom w:val="none" w:sz="0" w:space="0" w:color="auto"/>
            <w:right w:val="none" w:sz="0" w:space="0" w:color="auto"/>
          </w:divBdr>
        </w:div>
        <w:div w:id="245115098">
          <w:marLeft w:val="640"/>
          <w:marRight w:val="0"/>
          <w:marTop w:val="0"/>
          <w:marBottom w:val="0"/>
          <w:divBdr>
            <w:top w:val="none" w:sz="0" w:space="0" w:color="auto"/>
            <w:left w:val="none" w:sz="0" w:space="0" w:color="auto"/>
            <w:bottom w:val="none" w:sz="0" w:space="0" w:color="auto"/>
            <w:right w:val="none" w:sz="0" w:space="0" w:color="auto"/>
          </w:divBdr>
        </w:div>
        <w:div w:id="260145079">
          <w:marLeft w:val="640"/>
          <w:marRight w:val="0"/>
          <w:marTop w:val="0"/>
          <w:marBottom w:val="0"/>
          <w:divBdr>
            <w:top w:val="none" w:sz="0" w:space="0" w:color="auto"/>
            <w:left w:val="none" w:sz="0" w:space="0" w:color="auto"/>
            <w:bottom w:val="none" w:sz="0" w:space="0" w:color="auto"/>
            <w:right w:val="none" w:sz="0" w:space="0" w:color="auto"/>
          </w:divBdr>
        </w:div>
        <w:div w:id="277643000">
          <w:marLeft w:val="640"/>
          <w:marRight w:val="0"/>
          <w:marTop w:val="0"/>
          <w:marBottom w:val="0"/>
          <w:divBdr>
            <w:top w:val="none" w:sz="0" w:space="0" w:color="auto"/>
            <w:left w:val="none" w:sz="0" w:space="0" w:color="auto"/>
            <w:bottom w:val="none" w:sz="0" w:space="0" w:color="auto"/>
            <w:right w:val="none" w:sz="0" w:space="0" w:color="auto"/>
          </w:divBdr>
        </w:div>
        <w:div w:id="294798988">
          <w:marLeft w:val="640"/>
          <w:marRight w:val="0"/>
          <w:marTop w:val="0"/>
          <w:marBottom w:val="0"/>
          <w:divBdr>
            <w:top w:val="none" w:sz="0" w:space="0" w:color="auto"/>
            <w:left w:val="none" w:sz="0" w:space="0" w:color="auto"/>
            <w:bottom w:val="none" w:sz="0" w:space="0" w:color="auto"/>
            <w:right w:val="none" w:sz="0" w:space="0" w:color="auto"/>
          </w:divBdr>
        </w:div>
        <w:div w:id="306320205">
          <w:marLeft w:val="640"/>
          <w:marRight w:val="0"/>
          <w:marTop w:val="0"/>
          <w:marBottom w:val="0"/>
          <w:divBdr>
            <w:top w:val="none" w:sz="0" w:space="0" w:color="auto"/>
            <w:left w:val="none" w:sz="0" w:space="0" w:color="auto"/>
            <w:bottom w:val="none" w:sz="0" w:space="0" w:color="auto"/>
            <w:right w:val="none" w:sz="0" w:space="0" w:color="auto"/>
          </w:divBdr>
        </w:div>
        <w:div w:id="323625569">
          <w:marLeft w:val="640"/>
          <w:marRight w:val="0"/>
          <w:marTop w:val="0"/>
          <w:marBottom w:val="0"/>
          <w:divBdr>
            <w:top w:val="none" w:sz="0" w:space="0" w:color="auto"/>
            <w:left w:val="none" w:sz="0" w:space="0" w:color="auto"/>
            <w:bottom w:val="none" w:sz="0" w:space="0" w:color="auto"/>
            <w:right w:val="none" w:sz="0" w:space="0" w:color="auto"/>
          </w:divBdr>
        </w:div>
        <w:div w:id="358941358">
          <w:marLeft w:val="640"/>
          <w:marRight w:val="0"/>
          <w:marTop w:val="0"/>
          <w:marBottom w:val="0"/>
          <w:divBdr>
            <w:top w:val="none" w:sz="0" w:space="0" w:color="auto"/>
            <w:left w:val="none" w:sz="0" w:space="0" w:color="auto"/>
            <w:bottom w:val="none" w:sz="0" w:space="0" w:color="auto"/>
            <w:right w:val="none" w:sz="0" w:space="0" w:color="auto"/>
          </w:divBdr>
        </w:div>
        <w:div w:id="391076168">
          <w:marLeft w:val="640"/>
          <w:marRight w:val="0"/>
          <w:marTop w:val="0"/>
          <w:marBottom w:val="0"/>
          <w:divBdr>
            <w:top w:val="none" w:sz="0" w:space="0" w:color="auto"/>
            <w:left w:val="none" w:sz="0" w:space="0" w:color="auto"/>
            <w:bottom w:val="none" w:sz="0" w:space="0" w:color="auto"/>
            <w:right w:val="none" w:sz="0" w:space="0" w:color="auto"/>
          </w:divBdr>
        </w:div>
        <w:div w:id="500242537">
          <w:marLeft w:val="640"/>
          <w:marRight w:val="0"/>
          <w:marTop w:val="0"/>
          <w:marBottom w:val="0"/>
          <w:divBdr>
            <w:top w:val="none" w:sz="0" w:space="0" w:color="auto"/>
            <w:left w:val="none" w:sz="0" w:space="0" w:color="auto"/>
            <w:bottom w:val="none" w:sz="0" w:space="0" w:color="auto"/>
            <w:right w:val="none" w:sz="0" w:space="0" w:color="auto"/>
          </w:divBdr>
        </w:div>
        <w:div w:id="564024536">
          <w:marLeft w:val="640"/>
          <w:marRight w:val="0"/>
          <w:marTop w:val="0"/>
          <w:marBottom w:val="0"/>
          <w:divBdr>
            <w:top w:val="none" w:sz="0" w:space="0" w:color="auto"/>
            <w:left w:val="none" w:sz="0" w:space="0" w:color="auto"/>
            <w:bottom w:val="none" w:sz="0" w:space="0" w:color="auto"/>
            <w:right w:val="none" w:sz="0" w:space="0" w:color="auto"/>
          </w:divBdr>
        </w:div>
        <w:div w:id="571233907">
          <w:marLeft w:val="640"/>
          <w:marRight w:val="0"/>
          <w:marTop w:val="0"/>
          <w:marBottom w:val="0"/>
          <w:divBdr>
            <w:top w:val="none" w:sz="0" w:space="0" w:color="auto"/>
            <w:left w:val="none" w:sz="0" w:space="0" w:color="auto"/>
            <w:bottom w:val="none" w:sz="0" w:space="0" w:color="auto"/>
            <w:right w:val="none" w:sz="0" w:space="0" w:color="auto"/>
          </w:divBdr>
        </w:div>
        <w:div w:id="580336165">
          <w:marLeft w:val="640"/>
          <w:marRight w:val="0"/>
          <w:marTop w:val="0"/>
          <w:marBottom w:val="0"/>
          <w:divBdr>
            <w:top w:val="none" w:sz="0" w:space="0" w:color="auto"/>
            <w:left w:val="none" w:sz="0" w:space="0" w:color="auto"/>
            <w:bottom w:val="none" w:sz="0" w:space="0" w:color="auto"/>
            <w:right w:val="none" w:sz="0" w:space="0" w:color="auto"/>
          </w:divBdr>
        </w:div>
        <w:div w:id="615600214">
          <w:marLeft w:val="640"/>
          <w:marRight w:val="0"/>
          <w:marTop w:val="0"/>
          <w:marBottom w:val="0"/>
          <w:divBdr>
            <w:top w:val="none" w:sz="0" w:space="0" w:color="auto"/>
            <w:left w:val="none" w:sz="0" w:space="0" w:color="auto"/>
            <w:bottom w:val="none" w:sz="0" w:space="0" w:color="auto"/>
            <w:right w:val="none" w:sz="0" w:space="0" w:color="auto"/>
          </w:divBdr>
        </w:div>
        <w:div w:id="657882515">
          <w:marLeft w:val="640"/>
          <w:marRight w:val="0"/>
          <w:marTop w:val="0"/>
          <w:marBottom w:val="0"/>
          <w:divBdr>
            <w:top w:val="none" w:sz="0" w:space="0" w:color="auto"/>
            <w:left w:val="none" w:sz="0" w:space="0" w:color="auto"/>
            <w:bottom w:val="none" w:sz="0" w:space="0" w:color="auto"/>
            <w:right w:val="none" w:sz="0" w:space="0" w:color="auto"/>
          </w:divBdr>
        </w:div>
        <w:div w:id="689837304">
          <w:marLeft w:val="640"/>
          <w:marRight w:val="0"/>
          <w:marTop w:val="0"/>
          <w:marBottom w:val="0"/>
          <w:divBdr>
            <w:top w:val="none" w:sz="0" w:space="0" w:color="auto"/>
            <w:left w:val="none" w:sz="0" w:space="0" w:color="auto"/>
            <w:bottom w:val="none" w:sz="0" w:space="0" w:color="auto"/>
            <w:right w:val="none" w:sz="0" w:space="0" w:color="auto"/>
          </w:divBdr>
        </w:div>
        <w:div w:id="692345959">
          <w:marLeft w:val="640"/>
          <w:marRight w:val="0"/>
          <w:marTop w:val="0"/>
          <w:marBottom w:val="0"/>
          <w:divBdr>
            <w:top w:val="none" w:sz="0" w:space="0" w:color="auto"/>
            <w:left w:val="none" w:sz="0" w:space="0" w:color="auto"/>
            <w:bottom w:val="none" w:sz="0" w:space="0" w:color="auto"/>
            <w:right w:val="none" w:sz="0" w:space="0" w:color="auto"/>
          </w:divBdr>
        </w:div>
        <w:div w:id="707605333">
          <w:marLeft w:val="640"/>
          <w:marRight w:val="0"/>
          <w:marTop w:val="0"/>
          <w:marBottom w:val="0"/>
          <w:divBdr>
            <w:top w:val="none" w:sz="0" w:space="0" w:color="auto"/>
            <w:left w:val="none" w:sz="0" w:space="0" w:color="auto"/>
            <w:bottom w:val="none" w:sz="0" w:space="0" w:color="auto"/>
            <w:right w:val="none" w:sz="0" w:space="0" w:color="auto"/>
          </w:divBdr>
        </w:div>
        <w:div w:id="743113318">
          <w:marLeft w:val="640"/>
          <w:marRight w:val="0"/>
          <w:marTop w:val="0"/>
          <w:marBottom w:val="0"/>
          <w:divBdr>
            <w:top w:val="none" w:sz="0" w:space="0" w:color="auto"/>
            <w:left w:val="none" w:sz="0" w:space="0" w:color="auto"/>
            <w:bottom w:val="none" w:sz="0" w:space="0" w:color="auto"/>
            <w:right w:val="none" w:sz="0" w:space="0" w:color="auto"/>
          </w:divBdr>
        </w:div>
        <w:div w:id="768087696">
          <w:marLeft w:val="640"/>
          <w:marRight w:val="0"/>
          <w:marTop w:val="0"/>
          <w:marBottom w:val="0"/>
          <w:divBdr>
            <w:top w:val="none" w:sz="0" w:space="0" w:color="auto"/>
            <w:left w:val="none" w:sz="0" w:space="0" w:color="auto"/>
            <w:bottom w:val="none" w:sz="0" w:space="0" w:color="auto"/>
            <w:right w:val="none" w:sz="0" w:space="0" w:color="auto"/>
          </w:divBdr>
        </w:div>
        <w:div w:id="770470723">
          <w:marLeft w:val="640"/>
          <w:marRight w:val="0"/>
          <w:marTop w:val="0"/>
          <w:marBottom w:val="0"/>
          <w:divBdr>
            <w:top w:val="none" w:sz="0" w:space="0" w:color="auto"/>
            <w:left w:val="none" w:sz="0" w:space="0" w:color="auto"/>
            <w:bottom w:val="none" w:sz="0" w:space="0" w:color="auto"/>
            <w:right w:val="none" w:sz="0" w:space="0" w:color="auto"/>
          </w:divBdr>
        </w:div>
        <w:div w:id="801269182">
          <w:marLeft w:val="640"/>
          <w:marRight w:val="0"/>
          <w:marTop w:val="0"/>
          <w:marBottom w:val="0"/>
          <w:divBdr>
            <w:top w:val="none" w:sz="0" w:space="0" w:color="auto"/>
            <w:left w:val="none" w:sz="0" w:space="0" w:color="auto"/>
            <w:bottom w:val="none" w:sz="0" w:space="0" w:color="auto"/>
            <w:right w:val="none" w:sz="0" w:space="0" w:color="auto"/>
          </w:divBdr>
        </w:div>
        <w:div w:id="820733126">
          <w:marLeft w:val="640"/>
          <w:marRight w:val="0"/>
          <w:marTop w:val="0"/>
          <w:marBottom w:val="0"/>
          <w:divBdr>
            <w:top w:val="none" w:sz="0" w:space="0" w:color="auto"/>
            <w:left w:val="none" w:sz="0" w:space="0" w:color="auto"/>
            <w:bottom w:val="none" w:sz="0" w:space="0" w:color="auto"/>
            <w:right w:val="none" w:sz="0" w:space="0" w:color="auto"/>
          </w:divBdr>
        </w:div>
        <w:div w:id="822353603">
          <w:marLeft w:val="640"/>
          <w:marRight w:val="0"/>
          <w:marTop w:val="0"/>
          <w:marBottom w:val="0"/>
          <w:divBdr>
            <w:top w:val="none" w:sz="0" w:space="0" w:color="auto"/>
            <w:left w:val="none" w:sz="0" w:space="0" w:color="auto"/>
            <w:bottom w:val="none" w:sz="0" w:space="0" w:color="auto"/>
            <w:right w:val="none" w:sz="0" w:space="0" w:color="auto"/>
          </w:divBdr>
        </w:div>
        <w:div w:id="831332566">
          <w:marLeft w:val="640"/>
          <w:marRight w:val="0"/>
          <w:marTop w:val="0"/>
          <w:marBottom w:val="0"/>
          <w:divBdr>
            <w:top w:val="none" w:sz="0" w:space="0" w:color="auto"/>
            <w:left w:val="none" w:sz="0" w:space="0" w:color="auto"/>
            <w:bottom w:val="none" w:sz="0" w:space="0" w:color="auto"/>
            <w:right w:val="none" w:sz="0" w:space="0" w:color="auto"/>
          </w:divBdr>
        </w:div>
        <w:div w:id="867138579">
          <w:marLeft w:val="640"/>
          <w:marRight w:val="0"/>
          <w:marTop w:val="0"/>
          <w:marBottom w:val="0"/>
          <w:divBdr>
            <w:top w:val="none" w:sz="0" w:space="0" w:color="auto"/>
            <w:left w:val="none" w:sz="0" w:space="0" w:color="auto"/>
            <w:bottom w:val="none" w:sz="0" w:space="0" w:color="auto"/>
            <w:right w:val="none" w:sz="0" w:space="0" w:color="auto"/>
          </w:divBdr>
        </w:div>
        <w:div w:id="868178022">
          <w:marLeft w:val="640"/>
          <w:marRight w:val="0"/>
          <w:marTop w:val="0"/>
          <w:marBottom w:val="0"/>
          <w:divBdr>
            <w:top w:val="none" w:sz="0" w:space="0" w:color="auto"/>
            <w:left w:val="none" w:sz="0" w:space="0" w:color="auto"/>
            <w:bottom w:val="none" w:sz="0" w:space="0" w:color="auto"/>
            <w:right w:val="none" w:sz="0" w:space="0" w:color="auto"/>
          </w:divBdr>
        </w:div>
        <w:div w:id="921523296">
          <w:marLeft w:val="640"/>
          <w:marRight w:val="0"/>
          <w:marTop w:val="0"/>
          <w:marBottom w:val="0"/>
          <w:divBdr>
            <w:top w:val="none" w:sz="0" w:space="0" w:color="auto"/>
            <w:left w:val="none" w:sz="0" w:space="0" w:color="auto"/>
            <w:bottom w:val="none" w:sz="0" w:space="0" w:color="auto"/>
            <w:right w:val="none" w:sz="0" w:space="0" w:color="auto"/>
          </w:divBdr>
        </w:div>
        <w:div w:id="929049011">
          <w:marLeft w:val="640"/>
          <w:marRight w:val="0"/>
          <w:marTop w:val="0"/>
          <w:marBottom w:val="0"/>
          <w:divBdr>
            <w:top w:val="none" w:sz="0" w:space="0" w:color="auto"/>
            <w:left w:val="none" w:sz="0" w:space="0" w:color="auto"/>
            <w:bottom w:val="none" w:sz="0" w:space="0" w:color="auto"/>
            <w:right w:val="none" w:sz="0" w:space="0" w:color="auto"/>
          </w:divBdr>
        </w:div>
        <w:div w:id="942346700">
          <w:marLeft w:val="640"/>
          <w:marRight w:val="0"/>
          <w:marTop w:val="0"/>
          <w:marBottom w:val="0"/>
          <w:divBdr>
            <w:top w:val="none" w:sz="0" w:space="0" w:color="auto"/>
            <w:left w:val="none" w:sz="0" w:space="0" w:color="auto"/>
            <w:bottom w:val="none" w:sz="0" w:space="0" w:color="auto"/>
            <w:right w:val="none" w:sz="0" w:space="0" w:color="auto"/>
          </w:divBdr>
        </w:div>
        <w:div w:id="958220278">
          <w:marLeft w:val="640"/>
          <w:marRight w:val="0"/>
          <w:marTop w:val="0"/>
          <w:marBottom w:val="0"/>
          <w:divBdr>
            <w:top w:val="none" w:sz="0" w:space="0" w:color="auto"/>
            <w:left w:val="none" w:sz="0" w:space="0" w:color="auto"/>
            <w:bottom w:val="none" w:sz="0" w:space="0" w:color="auto"/>
            <w:right w:val="none" w:sz="0" w:space="0" w:color="auto"/>
          </w:divBdr>
        </w:div>
        <w:div w:id="1018384815">
          <w:marLeft w:val="640"/>
          <w:marRight w:val="0"/>
          <w:marTop w:val="0"/>
          <w:marBottom w:val="0"/>
          <w:divBdr>
            <w:top w:val="none" w:sz="0" w:space="0" w:color="auto"/>
            <w:left w:val="none" w:sz="0" w:space="0" w:color="auto"/>
            <w:bottom w:val="none" w:sz="0" w:space="0" w:color="auto"/>
            <w:right w:val="none" w:sz="0" w:space="0" w:color="auto"/>
          </w:divBdr>
        </w:div>
        <w:div w:id="1023481342">
          <w:marLeft w:val="640"/>
          <w:marRight w:val="0"/>
          <w:marTop w:val="0"/>
          <w:marBottom w:val="0"/>
          <w:divBdr>
            <w:top w:val="none" w:sz="0" w:space="0" w:color="auto"/>
            <w:left w:val="none" w:sz="0" w:space="0" w:color="auto"/>
            <w:bottom w:val="none" w:sz="0" w:space="0" w:color="auto"/>
            <w:right w:val="none" w:sz="0" w:space="0" w:color="auto"/>
          </w:divBdr>
        </w:div>
        <w:div w:id="1055591935">
          <w:marLeft w:val="640"/>
          <w:marRight w:val="0"/>
          <w:marTop w:val="0"/>
          <w:marBottom w:val="0"/>
          <w:divBdr>
            <w:top w:val="none" w:sz="0" w:space="0" w:color="auto"/>
            <w:left w:val="none" w:sz="0" w:space="0" w:color="auto"/>
            <w:bottom w:val="none" w:sz="0" w:space="0" w:color="auto"/>
            <w:right w:val="none" w:sz="0" w:space="0" w:color="auto"/>
          </w:divBdr>
        </w:div>
        <w:div w:id="1055815767">
          <w:marLeft w:val="640"/>
          <w:marRight w:val="0"/>
          <w:marTop w:val="0"/>
          <w:marBottom w:val="0"/>
          <w:divBdr>
            <w:top w:val="none" w:sz="0" w:space="0" w:color="auto"/>
            <w:left w:val="none" w:sz="0" w:space="0" w:color="auto"/>
            <w:bottom w:val="none" w:sz="0" w:space="0" w:color="auto"/>
            <w:right w:val="none" w:sz="0" w:space="0" w:color="auto"/>
          </w:divBdr>
        </w:div>
        <w:div w:id="1069498074">
          <w:marLeft w:val="640"/>
          <w:marRight w:val="0"/>
          <w:marTop w:val="0"/>
          <w:marBottom w:val="0"/>
          <w:divBdr>
            <w:top w:val="none" w:sz="0" w:space="0" w:color="auto"/>
            <w:left w:val="none" w:sz="0" w:space="0" w:color="auto"/>
            <w:bottom w:val="none" w:sz="0" w:space="0" w:color="auto"/>
            <w:right w:val="none" w:sz="0" w:space="0" w:color="auto"/>
          </w:divBdr>
        </w:div>
        <w:div w:id="1082138897">
          <w:marLeft w:val="640"/>
          <w:marRight w:val="0"/>
          <w:marTop w:val="0"/>
          <w:marBottom w:val="0"/>
          <w:divBdr>
            <w:top w:val="none" w:sz="0" w:space="0" w:color="auto"/>
            <w:left w:val="none" w:sz="0" w:space="0" w:color="auto"/>
            <w:bottom w:val="none" w:sz="0" w:space="0" w:color="auto"/>
            <w:right w:val="none" w:sz="0" w:space="0" w:color="auto"/>
          </w:divBdr>
        </w:div>
        <w:div w:id="1146123721">
          <w:marLeft w:val="640"/>
          <w:marRight w:val="0"/>
          <w:marTop w:val="0"/>
          <w:marBottom w:val="0"/>
          <w:divBdr>
            <w:top w:val="none" w:sz="0" w:space="0" w:color="auto"/>
            <w:left w:val="none" w:sz="0" w:space="0" w:color="auto"/>
            <w:bottom w:val="none" w:sz="0" w:space="0" w:color="auto"/>
            <w:right w:val="none" w:sz="0" w:space="0" w:color="auto"/>
          </w:divBdr>
        </w:div>
        <w:div w:id="1162938032">
          <w:marLeft w:val="640"/>
          <w:marRight w:val="0"/>
          <w:marTop w:val="0"/>
          <w:marBottom w:val="0"/>
          <w:divBdr>
            <w:top w:val="none" w:sz="0" w:space="0" w:color="auto"/>
            <w:left w:val="none" w:sz="0" w:space="0" w:color="auto"/>
            <w:bottom w:val="none" w:sz="0" w:space="0" w:color="auto"/>
            <w:right w:val="none" w:sz="0" w:space="0" w:color="auto"/>
          </w:divBdr>
        </w:div>
        <w:div w:id="1164541947">
          <w:marLeft w:val="640"/>
          <w:marRight w:val="0"/>
          <w:marTop w:val="0"/>
          <w:marBottom w:val="0"/>
          <w:divBdr>
            <w:top w:val="none" w:sz="0" w:space="0" w:color="auto"/>
            <w:left w:val="none" w:sz="0" w:space="0" w:color="auto"/>
            <w:bottom w:val="none" w:sz="0" w:space="0" w:color="auto"/>
            <w:right w:val="none" w:sz="0" w:space="0" w:color="auto"/>
          </w:divBdr>
        </w:div>
        <w:div w:id="1205679099">
          <w:marLeft w:val="640"/>
          <w:marRight w:val="0"/>
          <w:marTop w:val="0"/>
          <w:marBottom w:val="0"/>
          <w:divBdr>
            <w:top w:val="none" w:sz="0" w:space="0" w:color="auto"/>
            <w:left w:val="none" w:sz="0" w:space="0" w:color="auto"/>
            <w:bottom w:val="none" w:sz="0" w:space="0" w:color="auto"/>
            <w:right w:val="none" w:sz="0" w:space="0" w:color="auto"/>
          </w:divBdr>
        </w:div>
        <w:div w:id="1236626785">
          <w:marLeft w:val="640"/>
          <w:marRight w:val="0"/>
          <w:marTop w:val="0"/>
          <w:marBottom w:val="0"/>
          <w:divBdr>
            <w:top w:val="none" w:sz="0" w:space="0" w:color="auto"/>
            <w:left w:val="none" w:sz="0" w:space="0" w:color="auto"/>
            <w:bottom w:val="none" w:sz="0" w:space="0" w:color="auto"/>
            <w:right w:val="none" w:sz="0" w:space="0" w:color="auto"/>
          </w:divBdr>
        </w:div>
        <w:div w:id="1283802881">
          <w:marLeft w:val="640"/>
          <w:marRight w:val="0"/>
          <w:marTop w:val="0"/>
          <w:marBottom w:val="0"/>
          <w:divBdr>
            <w:top w:val="none" w:sz="0" w:space="0" w:color="auto"/>
            <w:left w:val="none" w:sz="0" w:space="0" w:color="auto"/>
            <w:bottom w:val="none" w:sz="0" w:space="0" w:color="auto"/>
            <w:right w:val="none" w:sz="0" w:space="0" w:color="auto"/>
          </w:divBdr>
        </w:div>
        <w:div w:id="1344281067">
          <w:marLeft w:val="640"/>
          <w:marRight w:val="0"/>
          <w:marTop w:val="0"/>
          <w:marBottom w:val="0"/>
          <w:divBdr>
            <w:top w:val="none" w:sz="0" w:space="0" w:color="auto"/>
            <w:left w:val="none" w:sz="0" w:space="0" w:color="auto"/>
            <w:bottom w:val="none" w:sz="0" w:space="0" w:color="auto"/>
            <w:right w:val="none" w:sz="0" w:space="0" w:color="auto"/>
          </w:divBdr>
        </w:div>
        <w:div w:id="1369571681">
          <w:marLeft w:val="640"/>
          <w:marRight w:val="0"/>
          <w:marTop w:val="0"/>
          <w:marBottom w:val="0"/>
          <w:divBdr>
            <w:top w:val="none" w:sz="0" w:space="0" w:color="auto"/>
            <w:left w:val="none" w:sz="0" w:space="0" w:color="auto"/>
            <w:bottom w:val="none" w:sz="0" w:space="0" w:color="auto"/>
            <w:right w:val="none" w:sz="0" w:space="0" w:color="auto"/>
          </w:divBdr>
        </w:div>
        <w:div w:id="1375427161">
          <w:marLeft w:val="640"/>
          <w:marRight w:val="0"/>
          <w:marTop w:val="0"/>
          <w:marBottom w:val="0"/>
          <w:divBdr>
            <w:top w:val="none" w:sz="0" w:space="0" w:color="auto"/>
            <w:left w:val="none" w:sz="0" w:space="0" w:color="auto"/>
            <w:bottom w:val="none" w:sz="0" w:space="0" w:color="auto"/>
            <w:right w:val="none" w:sz="0" w:space="0" w:color="auto"/>
          </w:divBdr>
        </w:div>
        <w:div w:id="1403679701">
          <w:marLeft w:val="640"/>
          <w:marRight w:val="0"/>
          <w:marTop w:val="0"/>
          <w:marBottom w:val="0"/>
          <w:divBdr>
            <w:top w:val="none" w:sz="0" w:space="0" w:color="auto"/>
            <w:left w:val="none" w:sz="0" w:space="0" w:color="auto"/>
            <w:bottom w:val="none" w:sz="0" w:space="0" w:color="auto"/>
            <w:right w:val="none" w:sz="0" w:space="0" w:color="auto"/>
          </w:divBdr>
        </w:div>
        <w:div w:id="1410729123">
          <w:marLeft w:val="640"/>
          <w:marRight w:val="0"/>
          <w:marTop w:val="0"/>
          <w:marBottom w:val="0"/>
          <w:divBdr>
            <w:top w:val="none" w:sz="0" w:space="0" w:color="auto"/>
            <w:left w:val="none" w:sz="0" w:space="0" w:color="auto"/>
            <w:bottom w:val="none" w:sz="0" w:space="0" w:color="auto"/>
            <w:right w:val="none" w:sz="0" w:space="0" w:color="auto"/>
          </w:divBdr>
        </w:div>
        <w:div w:id="1427572788">
          <w:marLeft w:val="640"/>
          <w:marRight w:val="0"/>
          <w:marTop w:val="0"/>
          <w:marBottom w:val="0"/>
          <w:divBdr>
            <w:top w:val="none" w:sz="0" w:space="0" w:color="auto"/>
            <w:left w:val="none" w:sz="0" w:space="0" w:color="auto"/>
            <w:bottom w:val="none" w:sz="0" w:space="0" w:color="auto"/>
            <w:right w:val="none" w:sz="0" w:space="0" w:color="auto"/>
          </w:divBdr>
        </w:div>
        <w:div w:id="1431201236">
          <w:marLeft w:val="640"/>
          <w:marRight w:val="0"/>
          <w:marTop w:val="0"/>
          <w:marBottom w:val="0"/>
          <w:divBdr>
            <w:top w:val="none" w:sz="0" w:space="0" w:color="auto"/>
            <w:left w:val="none" w:sz="0" w:space="0" w:color="auto"/>
            <w:bottom w:val="none" w:sz="0" w:space="0" w:color="auto"/>
            <w:right w:val="none" w:sz="0" w:space="0" w:color="auto"/>
          </w:divBdr>
        </w:div>
        <w:div w:id="1470631656">
          <w:marLeft w:val="640"/>
          <w:marRight w:val="0"/>
          <w:marTop w:val="0"/>
          <w:marBottom w:val="0"/>
          <w:divBdr>
            <w:top w:val="none" w:sz="0" w:space="0" w:color="auto"/>
            <w:left w:val="none" w:sz="0" w:space="0" w:color="auto"/>
            <w:bottom w:val="none" w:sz="0" w:space="0" w:color="auto"/>
            <w:right w:val="none" w:sz="0" w:space="0" w:color="auto"/>
          </w:divBdr>
        </w:div>
        <w:div w:id="1486632045">
          <w:marLeft w:val="640"/>
          <w:marRight w:val="0"/>
          <w:marTop w:val="0"/>
          <w:marBottom w:val="0"/>
          <w:divBdr>
            <w:top w:val="none" w:sz="0" w:space="0" w:color="auto"/>
            <w:left w:val="none" w:sz="0" w:space="0" w:color="auto"/>
            <w:bottom w:val="none" w:sz="0" w:space="0" w:color="auto"/>
            <w:right w:val="none" w:sz="0" w:space="0" w:color="auto"/>
          </w:divBdr>
        </w:div>
        <w:div w:id="1516994381">
          <w:marLeft w:val="640"/>
          <w:marRight w:val="0"/>
          <w:marTop w:val="0"/>
          <w:marBottom w:val="0"/>
          <w:divBdr>
            <w:top w:val="none" w:sz="0" w:space="0" w:color="auto"/>
            <w:left w:val="none" w:sz="0" w:space="0" w:color="auto"/>
            <w:bottom w:val="none" w:sz="0" w:space="0" w:color="auto"/>
            <w:right w:val="none" w:sz="0" w:space="0" w:color="auto"/>
          </w:divBdr>
        </w:div>
        <w:div w:id="1550917573">
          <w:marLeft w:val="640"/>
          <w:marRight w:val="0"/>
          <w:marTop w:val="0"/>
          <w:marBottom w:val="0"/>
          <w:divBdr>
            <w:top w:val="none" w:sz="0" w:space="0" w:color="auto"/>
            <w:left w:val="none" w:sz="0" w:space="0" w:color="auto"/>
            <w:bottom w:val="none" w:sz="0" w:space="0" w:color="auto"/>
            <w:right w:val="none" w:sz="0" w:space="0" w:color="auto"/>
          </w:divBdr>
        </w:div>
        <w:div w:id="1621109875">
          <w:marLeft w:val="640"/>
          <w:marRight w:val="0"/>
          <w:marTop w:val="0"/>
          <w:marBottom w:val="0"/>
          <w:divBdr>
            <w:top w:val="none" w:sz="0" w:space="0" w:color="auto"/>
            <w:left w:val="none" w:sz="0" w:space="0" w:color="auto"/>
            <w:bottom w:val="none" w:sz="0" w:space="0" w:color="auto"/>
            <w:right w:val="none" w:sz="0" w:space="0" w:color="auto"/>
          </w:divBdr>
        </w:div>
        <w:div w:id="1628779098">
          <w:marLeft w:val="640"/>
          <w:marRight w:val="0"/>
          <w:marTop w:val="0"/>
          <w:marBottom w:val="0"/>
          <w:divBdr>
            <w:top w:val="none" w:sz="0" w:space="0" w:color="auto"/>
            <w:left w:val="none" w:sz="0" w:space="0" w:color="auto"/>
            <w:bottom w:val="none" w:sz="0" w:space="0" w:color="auto"/>
            <w:right w:val="none" w:sz="0" w:space="0" w:color="auto"/>
          </w:divBdr>
        </w:div>
        <w:div w:id="1640845208">
          <w:marLeft w:val="640"/>
          <w:marRight w:val="0"/>
          <w:marTop w:val="0"/>
          <w:marBottom w:val="0"/>
          <w:divBdr>
            <w:top w:val="none" w:sz="0" w:space="0" w:color="auto"/>
            <w:left w:val="none" w:sz="0" w:space="0" w:color="auto"/>
            <w:bottom w:val="none" w:sz="0" w:space="0" w:color="auto"/>
            <w:right w:val="none" w:sz="0" w:space="0" w:color="auto"/>
          </w:divBdr>
        </w:div>
        <w:div w:id="1648506977">
          <w:marLeft w:val="640"/>
          <w:marRight w:val="0"/>
          <w:marTop w:val="0"/>
          <w:marBottom w:val="0"/>
          <w:divBdr>
            <w:top w:val="none" w:sz="0" w:space="0" w:color="auto"/>
            <w:left w:val="none" w:sz="0" w:space="0" w:color="auto"/>
            <w:bottom w:val="none" w:sz="0" w:space="0" w:color="auto"/>
            <w:right w:val="none" w:sz="0" w:space="0" w:color="auto"/>
          </w:divBdr>
        </w:div>
        <w:div w:id="1667368254">
          <w:marLeft w:val="640"/>
          <w:marRight w:val="0"/>
          <w:marTop w:val="0"/>
          <w:marBottom w:val="0"/>
          <w:divBdr>
            <w:top w:val="none" w:sz="0" w:space="0" w:color="auto"/>
            <w:left w:val="none" w:sz="0" w:space="0" w:color="auto"/>
            <w:bottom w:val="none" w:sz="0" w:space="0" w:color="auto"/>
            <w:right w:val="none" w:sz="0" w:space="0" w:color="auto"/>
          </w:divBdr>
        </w:div>
        <w:div w:id="1678119405">
          <w:marLeft w:val="640"/>
          <w:marRight w:val="0"/>
          <w:marTop w:val="0"/>
          <w:marBottom w:val="0"/>
          <w:divBdr>
            <w:top w:val="none" w:sz="0" w:space="0" w:color="auto"/>
            <w:left w:val="none" w:sz="0" w:space="0" w:color="auto"/>
            <w:bottom w:val="none" w:sz="0" w:space="0" w:color="auto"/>
            <w:right w:val="none" w:sz="0" w:space="0" w:color="auto"/>
          </w:divBdr>
        </w:div>
        <w:div w:id="1684168043">
          <w:marLeft w:val="640"/>
          <w:marRight w:val="0"/>
          <w:marTop w:val="0"/>
          <w:marBottom w:val="0"/>
          <w:divBdr>
            <w:top w:val="none" w:sz="0" w:space="0" w:color="auto"/>
            <w:left w:val="none" w:sz="0" w:space="0" w:color="auto"/>
            <w:bottom w:val="none" w:sz="0" w:space="0" w:color="auto"/>
            <w:right w:val="none" w:sz="0" w:space="0" w:color="auto"/>
          </w:divBdr>
        </w:div>
        <w:div w:id="1688603440">
          <w:marLeft w:val="640"/>
          <w:marRight w:val="0"/>
          <w:marTop w:val="0"/>
          <w:marBottom w:val="0"/>
          <w:divBdr>
            <w:top w:val="none" w:sz="0" w:space="0" w:color="auto"/>
            <w:left w:val="none" w:sz="0" w:space="0" w:color="auto"/>
            <w:bottom w:val="none" w:sz="0" w:space="0" w:color="auto"/>
            <w:right w:val="none" w:sz="0" w:space="0" w:color="auto"/>
          </w:divBdr>
        </w:div>
        <w:div w:id="1702238686">
          <w:marLeft w:val="640"/>
          <w:marRight w:val="0"/>
          <w:marTop w:val="0"/>
          <w:marBottom w:val="0"/>
          <w:divBdr>
            <w:top w:val="none" w:sz="0" w:space="0" w:color="auto"/>
            <w:left w:val="none" w:sz="0" w:space="0" w:color="auto"/>
            <w:bottom w:val="none" w:sz="0" w:space="0" w:color="auto"/>
            <w:right w:val="none" w:sz="0" w:space="0" w:color="auto"/>
          </w:divBdr>
        </w:div>
        <w:div w:id="1705521119">
          <w:marLeft w:val="640"/>
          <w:marRight w:val="0"/>
          <w:marTop w:val="0"/>
          <w:marBottom w:val="0"/>
          <w:divBdr>
            <w:top w:val="none" w:sz="0" w:space="0" w:color="auto"/>
            <w:left w:val="none" w:sz="0" w:space="0" w:color="auto"/>
            <w:bottom w:val="none" w:sz="0" w:space="0" w:color="auto"/>
            <w:right w:val="none" w:sz="0" w:space="0" w:color="auto"/>
          </w:divBdr>
        </w:div>
        <w:div w:id="1731805092">
          <w:marLeft w:val="640"/>
          <w:marRight w:val="0"/>
          <w:marTop w:val="0"/>
          <w:marBottom w:val="0"/>
          <w:divBdr>
            <w:top w:val="none" w:sz="0" w:space="0" w:color="auto"/>
            <w:left w:val="none" w:sz="0" w:space="0" w:color="auto"/>
            <w:bottom w:val="none" w:sz="0" w:space="0" w:color="auto"/>
            <w:right w:val="none" w:sz="0" w:space="0" w:color="auto"/>
          </w:divBdr>
        </w:div>
        <w:div w:id="1770851265">
          <w:marLeft w:val="640"/>
          <w:marRight w:val="0"/>
          <w:marTop w:val="0"/>
          <w:marBottom w:val="0"/>
          <w:divBdr>
            <w:top w:val="none" w:sz="0" w:space="0" w:color="auto"/>
            <w:left w:val="none" w:sz="0" w:space="0" w:color="auto"/>
            <w:bottom w:val="none" w:sz="0" w:space="0" w:color="auto"/>
            <w:right w:val="none" w:sz="0" w:space="0" w:color="auto"/>
          </w:divBdr>
        </w:div>
        <w:div w:id="1783987790">
          <w:marLeft w:val="640"/>
          <w:marRight w:val="0"/>
          <w:marTop w:val="0"/>
          <w:marBottom w:val="0"/>
          <w:divBdr>
            <w:top w:val="none" w:sz="0" w:space="0" w:color="auto"/>
            <w:left w:val="none" w:sz="0" w:space="0" w:color="auto"/>
            <w:bottom w:val="none" w:sz="0" w:space="0" w:color="auto"/>
            <w:right w:val="none" w:sz="0" w:space="0" w:color="auto"/>
          </w:divBdr>
        </w:div>
        <w:div w:id="1854027121">
          <w:marLeft w:val="640"/>
          <w:marRight w:val="0"/>
          <w:marTop w:val="0"/>
          <w:marBottom w:val="0"/>
          <w:divBdr>
            <w:top w:val="none" w:sz="0" w:space="0" w:color="auto"/>
            <w:left w:val="none" w:sz="0" w:space="0" w:color="auto"/>
            <w:bottom w:val="none" w:sz="0" w:space="0" w:color="auto"/>
            <w:right w:val="none" w:sz="0" w:space="0" w:color="auto"/>
          </w:divBdr>
        </w:div>
        <w:div w:id="1880126522">
          <w:marLeft w:val="640"/>
          <w:marRight w:val="0"/>
          <w:marTop w:val="0"/>
          <w:marBottom w:val="0"/>
          <w:divBdr>
            <w:top w:val="none" w:sz="0" w:space="0" w:color="auto"/>
            <w:left w:val="none" w:sz="0" w:space="0" w:color="auto"/>
            <w:bottom w:val="none" w:sz="0" w:space="0" w:color="auto"/>
            <w:right w:val="none" w:sz="0" w:space="0" w:color="auto"/>
          </w:divBdr>
        </w:div>
        <w:div w:id="1929070341">
          <w:marLeft w:val="640"/>
          <w:marRight w:val="0"/>
          <w:marTop w:val="0"/>
          <w:marBottom w:val="0"/>
          <w:divBdr>
            <w:top w:val="none" w:sz="0" w:space="0" w:color="auto"/>
            <w:left w:val="none" w:sz="0" w:space="0" w:color="auto"/>
            <w:bottom w:val="none" w:sz="0" w:space="0" w:color="auto"/>
            <w:right w:val="none" w:sz="0" w:space="0" w:color="auto"/>
          </w:divBdr>
        </w:div>
        <w:div w:id="1972516638">
          <w:marLeft w:val="640"/>
          <w:marRight w:val="0"/>
          <w:marTop w:val="0"/>
          <w:marBottom w:val="0"/>
          <w:divBdr>
            <w:top w:val="none" w:sz="0" w:space="0" w:color="auto"/>
            <w:left w:val="none" w:sz="0" w:space="0" w:color="auto"/>
            <w:bottom w:val="none" w:sz="0" w:space="0" w:color="auto"/>
            <w:right w:val="none" w:sz="0" w:space="0" w:color="auto"/>
          </w:divBdr>
        </w:div>
        <w:div w:id="1974945256">
          <w:marLeft w:val="640"/>
          <w:marRight w:val="0"/>
          <w:marTop w:val="0"/>
          <w:marBottom w:val="0"/>
          <w:divBdr>
            <w:top w:val="none" w:sz="0" w:space="0" w:color="auto"/>
            <w:left w:val="none" w:sz="0" w:space="0" w:color="auto"/>
            <w:bottom w:val="none" w:sz="0" w:space="0" w:color="auto"/>
            <w:right w:val="none" w:sz="0" w:space="0" w:color="auto"/>
          </w:divBdr>
        </w:div>
        <w:div w:id="2028671311">
          <w:marLeft w:val="640"/>
          <w:marRight w:val="0"/>
          <w:marTop w:val="0"/>
          <w:marBottom w:val="0"/>
          <w:divBdr>
            <w:top w:val="none" w:sz="0" w:space="0" w:color="auto"/>
            <w:left w:val="none" w:sz="0" w:space="0" w:color="auto"/>
            <w:bottom w:val="none" w:sz="0" w:space="0" w:color="auto"/>
            <w:right w:val="none" w:sz="0" w:space="0" w:color="auto"/>
          </w:divBdr>
        </w:div>
        <w:div w:id="2064717520">
          <w:marLeft w:val="640"/>
          <w:marRight w:val="0"/>
          <w:marTop w:val="0"/>
          <w:marBottom w:val="0"/>
          <w:divBdr>
            <w:top w:val="none" w:sz="0" w:space="0" w:color="auto"/>
            <w:left w:val="none" w:sz="0" w:space="0" w:color="auto"/>
            <w:bottom w:val="none" w:sz="0" w:space="0" w:color="auto"/>
            <w:right w:val="none" w:sz="0" w:space="0" w:color="auto"/>
          </w:divBdr>
        </w:div>
        <w:div w:id="2119451078">
          <w:marLeft w:val="640"/>
          <w:marRight w:val="0"/>
          <w:marTop w:val="0"/>
          <w:marBottom w:val="0"/>
          <w:divBdr>
            <w:top w:val="none" w:sz="0" w:space="0" w:color="auto"/>
            <w:left w:val="none" w:sz="0" w:space="0" w:color="auto"/>
            <w:bottom w:val="none" w:sz="0" w:space="0" w:color="auto"/>
            <w:right w:val="none" w:sz="0" w:space="0" w:color="auto"/>
          </w:divBdr>
        </w:div>
      </w:divsChild>
    </w:div>
    <w:div w:id="291178569">
      <w:bodyDiv w:val="1"/>
      <w:marLeft w:val="0"/>
      <w:marRight w:val="0"/>
      <w:marTop w:val="0"/>
      <w:marBottom w:val="0"/>
      <w:divBdr>
        <w:top w:val="none" w:sz="0" w:space="0" w:color="auto"/>
        <w:left w:val="none" w:sz="0" w:space="0" w:color="auto"/>
        <w:bottom w:val="none" w:sz="0" w:space="0" w:color="auto"/>
        <w:right w:val="none" w:sz="0" w:space="0" w:color="auto"/>
      </w:divBdr>
      <w:divsChild>
        <w:div w:id="9916036">
          <w:marLeft w:val="640"/>
          <w:marRight w:val="0"/>
          <w:marTop w:val="0"/>
          <w:marBottom w:val="0"/>
          <w:divBdr>
            <w:top w:val="none" w:sz="0" w:space="0" w:color="auto"/>
            <w:left w:val="none" w:sz="0" w:space="0" w:color="auto"/>
            <w:bottom w:val="none" w:sz="0" w:space="0" w:color="auto"/>
            <w:right w:val="none" w:sz="0" w:space="0" w:color="auto"/>
          </w:divBdr>
        </w:div>
        <w:div w:id="10226749">
          <w:marLeft w:val="640"/>
          <w:marRight w:val="0"/>
          <w:marTop w:val="0"/>
          <w:marBottom w:val="0"/>
          <w:divBdr>
            <w:top w:val="none" w:sz="0" w:space="0" w:color="auto"/>
            <w:left w:val="none" w:sz="0" w:space="0" w:color="auto"/>
            <w:bottom w:val="none" w:sz="0" w:space="0" w:color="auto"/>
            <w:right w:val="none" w:sz="0" w:space="0" w:color="auto"/>
          </w:divBdr>
        </w:div>
        <w:div w:id="23679047">
          <w:marLeft w:val="640"/>
          <w:marRight w:val="0"/>
          <w:marTop w:val="0"/>
          <w:marBottom w:val="0"/>
          <w:divBdr>
            <w:top w:val="none" w:sz="0" w:space="0" w:color="auto"/>
            <w:left w:val="none" w:sz="0" w:space="0" w:color="auto"/>
            <w:bottom w:val="none" w:sz="0" w:space="0" w:color="auto"/>
            <w:right w:val="none" w:sz="0" w:space="0" w:color="auto"/>
          </w:divBdr>
        </w:div>
        <w:div w:id="91780019">
          <w:marLeft w:val="640"/>
          <w:marRight w:val="0"/>
          <w:marTop w:val="0"/>
          <w:marBottom w:val="0"/>
          <w:divBdr>
            <w:top w:val="none" w:sz="0" w:space="0" w:color="auto"/>
            <w:left w:val="none" w:sz="0" w:space="0" w:color="auto"/>
            <w:bottom w:val="none" w:sz="0" w:space="0" w:color="auto"/>
            <w:right w:val="none" w:sz="0" w:space="0" w:color="auto"/>
          </w:divBdr>
        </w:div>
        <w:div w:id="96099945">
          <w:marLeft w:val="640"/>
          <w:marRight w:val="0"/>
          <w:marTop w:val="0"/>
          <w:marBottom w:val="0"/>
          <w:divBdr>
            <w:top w:val="none" w:sz="0" w:space="0" w:color="auto"/>
            <w:left w:val="none" w:sz="0" w:space="0" w:color="auto"/>
            <w:bottom w:val="none" w:sz="0" w:space="0" w:color="auto"/>
            <w:right w:val="none" w:sz="0" w:space="0" w:color="auto"/>
          </w:divBdr>
        </w:div>
        <w:div w:id="99450825">
          <w:marLeft w:val="640"/>
          <w:marRight w:val="0"/>
          <w:marTop w:val="0"/>
          <w:marBottom w:val="0"/>
          <w:divBdr>
            <w:top w:val="none" w:sz="0" w:space="0" w:color="auto"/>
            <w:left w:val="none" w:sz="0" w:space="0" w:color="auto"/>
            <w:bottom w:val="none" w:sz="0" w:space="0" w:color="auto"/>
            <w:right w:val="none" w:sz="0" w:space="0" w:color="auto"/>
          </w:divBdr>
        </w:div>
        <w:div w:id="103229165">
          <w:marLeft w:val="640"/>
          <w:marRight w:val="0"/>
          <w:marTop w:val="0"/>
          <w:marBottom w:val="0"/>
          <w:divBdr>
            <w:top w:val="none" w:sz="0" w:space="0" w:color="auto"/>
            <w:left w:val="none" w:sz="0" w:space="0" w:color="auto"/>
            <w:bottom w:val="none" w:sz="0" w:space="0" w:color="auto"/>
            <w:right w:val="none" w:sz="0" w:space="0" w:color="auto"/>
          </w:divBdr>
        </w:div>
        <w:div w:id="120539547">
          <w:marLeft w:val="640"/>
          <w:marRight w:val="0"/>
          <w:marTop w:val="0"/>
          <w:marBottom w:val="0"/>
          <w:divBdr>
            <w:top w:val="none" w:sz="0" w:space="0" w:color="auto"/>
            <w:left w:val="none" w:sz="0" w:space="0" w:color="auto"/>
            <w:bottom w:val="none" w:sz="0" w:space="0" w:color="auto"/>
            <w:right w:val="none" w:sz="0" w:space="0" w:color="auto"/>
          </w:divBdr>
        </w:div>
        <w:div w:id="129325333">
          <w:marLeft w:val="640"/>
          <w:marRight w:val="0"/>
          <w:marTop w:val="0"/>
          <w:marBottom w:val="0"/>
          <w:divBdr>
            <w:top w:val="none" w:sz="0" w:space="0" w:color="auto"/>
            <w:left w:val="none" w:sz="0" w:space="0" w:color="auto"/>
            <w:bottom w:val="none" w:sz="0" w:space="0" w:color="auto"/>
            <w:right w:val="none" w:sz="0" w:space="0" w:color="auto"/>
          </w:divBdr>
        </w:div>
        <w:div w:id="144712912">
          <w:marLeft w:val="640"/>
          <w:marRight w:val="0"/>
          <w:marTop w:val="0"/>
          <w:marBottom w:val="0"/>
          <w:divBdr>
            <w:top w:val="none" w:sz="0" w:space="0" w:color="auto"/>
            <w:left w:val="none" w:sz="0" w:space="0" w:color="auto"/>
            <w:bottom w:val="none" w:sz="0" w:space="0" w:color="auto"/>
            <w:right w:val="none" w:sz="0" w:space="0" w:color="auto"/>
          </w:divBdr>
        </w:div>
        <w:div w:id="148713980">
          <w:marLeft w:val="640"/>
          <w:marRight w:val="0"/>
          <w:marTop w:val="0"/>
          <w:marBottom w:val="0"/>
          <w:divBdr>
            <w:top w:val="none" w:sz="0" w:space="0" w:color="auto"/>
            <w:left w:val="none" w:sz="0" w:space="0" w:color="auto"/>
            <w:bottom w:val="none" w:sz="0" w:space="0" w:color="auto"/>
            <w:right w:val="none" w:sz="0" w:space="0" w:color="auto"/>
          </w:divBdr>
        </w:div>
        <w:div w:id="156503389">
          <w:marLeft w:val="640"/>
          <w:marRight w:val="0"/>
          <w:marTop w:val="0"/>
          <w:marBottom w:val="0"/>
          <w:divBdr>
            <w:top w:val="none" w:sz="0" w:space="0" w:color="auto"/>
            <w:left w:val="none" w:sz="0" w:space="0" w:color="auto"/>
            <w:bottom w:val="none" w:sz="0" w:space="0" w:color="auto"/>
            <w:right w:val="none" w:sz="0" w:space="0" w:color="auto"/>
          </w:divBdr>
        </w:div>
        <w:div w:id="175770375">
          <w:marLeft w:val="640"/>
          <w:marRight w:val="0"/>
          <w:marTop w:val="0"/>
          <w:marBottom w:val="0"/>
          <w:divBdr>
            <w:top w:val="none" w:sz="0" w:space="0" w:color="auto"/>
            <w:left w:val="none" w:sz="0" w:space="0" w:color="auto"/>
            <w:bottom w:val="none" w:sz="0" w:space="0" w:color="auto"/>
            <w:right w:val="none" w:sz="0" w:space="0" w:color="auto"/>
          </w:divBdr>
        </w:div>
        <w:div w:id="178589704">
          <w:marLeft w:val="640"/>
          <w:marRight w:val="0"/>
          <w:marTop w:val="0"/>
          <w:marBottom w:val="0"/>
          <w:divBdr>
            <w:top w:val="none" w:sz="0" w:space="0" w:color="auto"/>
            <w:left w:val="none" w:sz="0" w:space="0" w:color="auto"/>
            <w:bottom w:val="none" w:sz="0" w:space="0" w:color="auto"/>
            <w:right w:val="none" w:sz="0" w:space="0" w:color="auto"/>
          </w:divBdr>
        </w:div>
        <w:div w:id="220215560">
          <w:marLeft w:val="640"/>
          <w:marRight w:val="0"/>
          <w:marTop w:val="0"/>
          <w:marBottom w:val="0"/>
          <w:divBdr>
            <w:top w:val="none" w:sz="0" w:space="0" w:color="auto"/>
            <w:left w:val="none" w:sz="0" w:space="0" w:color="auto"/>
            <w:bottom w:val="none" w:sz="0" w:space="0" w:color="auto"/>
            <w:right w:val="none" w:sz="0" w:space="0" w:color="auto"/>
          </w:divBdr>
        </w:div>
        <w:div w:id="302538839">
          <w:marLeft w:val="640"/>
          <w:marRight w:val="0"/>
          <w:marTop w:val="0"/>
          <w:marBottom w:val="0"/>
          <w:divBdr>
            <w:top w:val="none" w:sz="0" w:space="0" w:color="auto"/>
            <w:left w:val="none" w:sz="0" w:space="0" w:color="auto"/>
            <w:bottom w:val="none" w:sz="0" w:space="0" w:color="auto"/>
            <w:right w:val="none" w:sz="0" w:space="0" w:color="auto"/>
          </w:divBdr>
        </w:div>
        <w:div w:id="320937500">
          <w:marLeft w:val="640"/>
          <w:marRight w:val="0"/>
          <w:marTop w:val="0"/>
          <w:marBottom w:val="0"/>
          <w:divBdr>
            <w:top w:val="none" w:sz="0" w:space="0" w:color="auto"/>
            <w:left w:val="none" w:sz="0" w:space="0" w:color="auto"/>
            <w:bottom w:val="none" w:sz="0" w:space="0" w:color="auto"/>
            <w:right w:val="none" w:sz="0" w:space="0" w:color="auto"/>
          </w:divBdr>
        </w:div>
        <w:div w:id="331374202">
          <w:marLeft w:val="640"/>
          <w:marRight w:val="0"/>
          <w:marTop w:val="0"/>
          <w:marBottom w:val="0"/>
          <w:divBdr>
            <w:top w:val="none" w:sz="0" w:space="0" w:color="auto"/>
            <w:left w:val="none" w:sz="0" w:space="0" w:color="auto"/>
            <w:bottom w:val="none" w:sz="0" w:space="0" w:color="auto"/>
            <w:right w:val="none" w:sz="0" w:space="0" w:color="auto"/>
          </w:divBdr>
        </w:div>
        <w:div w:id="332151458">
          <w:marLeft w:val="640"/>
          <w:marRight w:val="0"/>
          <w:marTop w:val="0"/>
          <w:marBottom w:val="0"/>
          <w:divBdr>
            <w:top w:val="none" w:sz="0" w:space="0" w:color="auto"/>
            <w:left w:val="none" w:sz="0" w:space="0" w:color="auto"/>
            <w:bottom w:val="none" w:sz="0" w:space="0" w:color="auto"/>
            <w:right w:val="none" w:sz="0" w:space="0" w:color="auto"/>
          </w:divBdr>
        </w:div>
        <w:div w:id="349455908">
          <w:marLeft w:val="640"/>
          <w:marRight w:val="0"/>
          <w:marTop w:val="0"/>
          <w:marBottom w:val="0"/>
          <w:divBdr>
            <w:top w:val="none" w:sz="0" w:space="0" w:color="auto"/>
            <w:left w:val="none" w:sz="0" w:space="0" w:color="auto"/>
            <w:bottom w:val="none" w:sz="0" w:space="0" w:color="auto"/>
            <w:right w:val="none" w:sz="0" w:space="0" w:color="auto"/>
          </w:divBdr>
        </w:div>
        <w:div w:id="363289366">
          <w:marLeft w:val="640"/>
          <w:marRight w:val="0"/>
          <w:marTop w:val="0"/>
          <w:marBottom w:val="0"/>
          <w:divBdr>
            <w:top w:val="none" w:sz="0" w:space="0" w:color="auto"/>
            <w:left w:val="none" w:sz="0" w:space="0" w:color="auto"/>
            <w:bottom w:val="none" w:sz="0" w:space="0" w:color="auto"/>
            <w:right w:val="none" w:sz="0" w:space="0" w:color="auto"/>
          </w:divBdr>
        </w:div>
        <w:div w:id="379482411">
          <w:marLeft w:val="640"/>
          <w:marRight w:val="0"/>
          <w:marTop w:val="0"/>
          <w:marBottom w:val="0"/>
          <w:divBdr>
            <w:top w:val="none" w:sz="0" w:space="0" w:color="auto"/>
            <w:left w:val="none" w:sz="0" w:space="0" w:color="auto"/>
            <w:bottom w:val="none" w:sz="0" w:space="0" w:color="auto"/>
            <w:right w:val="none" w:sz="0" w:space="0" w:color="auto"/>
          </w:divBdr>
        </w:div>
        <w:div w:id="390082330">
          <w:marLeft w:val="640"/>
          <w:marRight w:val="0"/>
          <w:marTop w:val="0"/>
          <w:marBottom w:val="0"/>
          <w:divBdr>
            <w:top w:val="none" w:sz="0" w:space="0" w:color="auto"/>
            <w:left w:val="none" w:sz="0" w:space="0" w:color="auto"/>
            <w:bottom w:val="none" w:sz="0" w:space="0" w:color="auto"/>
            <w:right w:val="none" w:sz="0" w:space="0" w:color="auto"/>
          </w:divBdr>
        </w:div>
        <w:div w:id="394356769">
          <w:marLeft w:val="640"/>
          <w:marRight w:val="0"/>
          <w:marTop w:val="0"/>
          <w:marBottom w:val="0"/>
          <w:divBdr>
            <w:top w:val="none" w:sz="0" w:space="0" w:color="auto"/>
            <w:left w:val="none" w:sz="0" w:space="0" w:color="auto"/>
            <w:bottom w:val="none" w:sz="0" w:space="0" w:color="auto"/>
            <w:right w:val="none" w:sz="0" w:space="0" w:color="auto"/>
          </w:divBdr>
        </w:div>
        <w:div w:id="426081242">
          <w:marLeft w:val="640"/>
          <w:marRight w:val="0"/>
          <w:marTop w:val="0"/>
          <w:marBottom w:val="0"/>
          <w:divBdr>
            <w:top w:val="none" w:sz="0" w:space="0" w:color="auto"/>
            <w:left w:val="none" w:sz="0" w:space="0" w:color="auto"/>
            <w:bottom w:val="none" w:sz="0" w:space="0" w:color="auto"/>
            <w:right w:val="none" w:sz="0" w:space="0" w:color="auto"/>
          </w:divBdr>
        </w:div>
        <w:div w:id="460343691">
          <w:marLeft w:val="640"/>
          <w:marRight w:val="0"/>
          <w:marTop w:val="0"/>
          <w:marBottom w:val="0"/>
          <w:divBdr>
            <w:top w:val="none" w:sz="0" w:space="0" w:color="auto"/>
            <w:left w:val="none" w:sz="0" w:space="0" w:color="auto"/>
            <w:bottom w:val="none" w:sz="0" w:space="0" w:color="auto"/>
            <w:right w:val="none" w:sz="0" w:space="0" w:color="auto"/>
          </w:divBdr>
        </w:div>
        <w:div w:id="461995759">
          <w:marLeft w:val="640"/>
          <w:marRight w:val="0"/>
          <w:marTop w:val="0"/>
          <w:marBottom w:val="0"/>
          <w:divBdr>
            <w:top w:val="none" w:sz="0" w:space="0" w:color="auto"/>
            <w:left w:val="none" w:sz="0" w:space="0" w:color="auto"/>
            <w:bottom w:val="none" w:sz="0" w:space="0" w:color="auto"/>
            <w:right w:val="none" w:sz="0" w:space="0" w:color="auto"/>
          </w:divBdr>
        </w:div>
        <w:div w:id="472410061">
          <w:marLeft w:val="640"/>
          <w:marRight w:val="0"/>
          <w:marTop w:val="0"/>
          <w:marBottom w:val="0"/>
          <w:divBdr>
            <w:top w:val="none" w:sz="0" w:space="0" w:color="auto"/>
            <w:left w:val="none" w:sz="0" w:space="0" w:color="auto"/>
            <w:bottom w:val="none" w:sz="0" w:space="0" w:color="auto"/>
            <w:right w:val="none" w:sz="0" w:space="0" w:color="auto"/>
          </w:divBdr>
        </w:div>
        <w:div w:id="541939349">
          <w:marLeft w:val="640"/>
          <w:marRight w:val="0"/>
          <w:marTop w:val="0"/>
          <w:marBottom w:val="0"/>
          <w:divBdr>
            <w:top w:val="none" w:sz="0" w:space="0" w:color="auto"/>
            <w:left w:val="none" w:sz="0" w:space="0" w:color="auto"/>
            <w:bottom w:val="none" w:sz="0" w:space="0" w:color="auto"/>
            <w:right w:val="none" w:sz="0" w:space="0" w:color="auto"/>
          </w:divBdr>
        </w:div>
        <w:div w:id="561478348">
          <w:marLeft w:val="640"/>
          <w:marRight w:val="0"/>
          <w:marTop w:val="0"/>
          <w:marBottom w:val="0"/>
          <w:divBdr>
            <w:top w:val="none" w:sz="0" w:space="0" w:color="auto"/>
            <w:left w:val="none" w:sz="0" w:space="0" w:color="auto"/>
            <w:bottom w:val="none" w:sz="0" w:space="0" w:color="auto"/>
            <w:right w:val="none" w:sz="0" w:space="0" w:color="auto"/>
          </w:divBdr>
        </w:div>
        <w:div w:id="565188790">
          <w:marLeft w:val="640"/>
          <w:marRight w:val="0"/>
          <w:marTop w:val="0"/>
          <w:marBottom w:val="0"/>
          <w:divBdr>
            <w:top w:val="none" w:sz="0" w:space="0" w:color="auto"/>
            <w:left w:val="none" w:sz="0" w:space="0" w:color="auto"/>
            <w:bottom w:val="none" w:sz="0" w:space="0" w:color="auto"/>
            <w:right w:val="none" w:sz="0" w:space="0" w:color="auto"/>
          </w:divBdr>
        </w:div>
        <w:div w:id="566918578">
          <w:marLeft w:val="640"/>
          <w:marRight w:val="0"/>
          <w:marTop w:val="0"/>
          <w:marBottom w:val="0"/>
          <w:divBdr>
            <w:top w:val="none" w:sz="0" w:space="0" w:color="auto"/>
            <w:left w:val="none" w:sz="0" w:space="0" w:color="auto"/>
            <w:bottom w:val="none" w:sz="0" w:space="0" w:color="auto"/>
            <w:right w:val="none" w:sz="0" w:space="0" w:color="auto"/>
          </w:divBdr>
        </w:div>
        <w:div w:id="568808201">
          <w:marLeft w:val="640"/>
          <w:marRight w:val="0"/>
          <w:marTop w:val="0"/>
          <w:marBottom w:val="0"/>
          <w:divBdr>
            <w:top w:val="none" w:sz="0" w:space="0" w:color="auto"/>
            <w:left w:val="none" w:sz="0" w:space="0" w:color="auto"/>
            <w:bottom w:val="none" w:sz="0" w:space="0" w:color="auto"/>
            <w:right w:val="none" w:sz="0" w:space="0" w:color="auto"/>
          </w:divBdr>
        </w:div>
        <w:div w:id="589897966">
          <w:marLeft w:val="640"/>
          <w:marRight w:val="0"/>
          <w:marTop w:val="0"/>
          <w:marBottom w:val="0"/>
          <w:divBdr>
            <w:top w:val="none" w:sz="0" w:space="0" w:color="auto"/>
            <w:left w:val="none" w:sz="0" w:space="0" w:color="auto"/>
            <w:bottom w:val="none" w:sz="0" w:space="0" w:color="auto"/>
            <w:right w:val="none" w:sz="0" w:space="0" w:color="auto"/>
          </w:divBdr>
        </w:div>
        <w:div w:id="610862879">
          <w:marLeft w:val="640"/>
          <w:marRight w:val="0"/>
          <w:marTop w:val="0"/>
          <w:marBottom w:val="0"/>
          <w:divBdr>
            <w:top w:val="none" w:sz="0" w:space="0" w:color="auto"/>
            <w:left w:val="none" w:sz="0" w:space="0" w:color="auto"/>
            <w:bottom w:val="none" w:sz="0" w:space="0" w:color="auto"/>
            <w:right w:val="none" w:sz="0" w:space="0" w:color="auto"/>
          </w:divBdr>
        </w:div>
        <w:div w:id="613097437">
          <w:marLeft w:val="640"/>
          <w:marRight w:val="0"/>
          <w:marTop w:val="0"/>
          <w:marBottom w:val="0"/>
          <w:divBdr>
            <w:top w:val="none" w:sz="0" w:space="0" w:color="auto"/>
            <w:left w:val="none" w:sz="0" w:space="0" w:color="auto"/>
            <w:bottom w:val="none" w:sz="0" w:space="0" w:color="auto"/>
            <w:right w:val="none" w:sz="0" w:space="0" w:color="auto"/>
          </w:divBdr>
        </w:div>
        <w:div w:id="624772288">
          <w:marLeft w:val="640"/>
          <w:marRight w:val="0"/>
          <w:marTop w:val="0"/>
          <w:marBottom w:val="0"/>
          <w:divBdr>
            <w:top w:val="none" w:sz="0" w:space="0" w:color="auto"/>
            <w:left w:val="none" w:sz="0" w:space="0" w:color="auto"/>
            <w:bottom w:val="none" w:sz="0" w:space="0" w:color="auto"/>
            <w:right w:val="none" w:sz="0" w:space="0" w:color="auto"/>
          </w:divBdr>
        </w:div>
        <w:div w:id="627052270">
          <w:marLeft w:val="640"/>
          <w:marRight w:val="0"/>
          <w:marTop w:val="0"/>
          <w:marBottom w:val="0"/>
          <w:divBdr>
            <w:top w:val="none" w:sz="0" w:space="0" w:color="auto"/>
            <w:left w:val="none" w:sz="0" w:space="0" w:color="auto"/>
            <w:bottom w:val="none" w:sz="0" w:space="0" w:color="auto"/>
            <w:right w:val="none" w:sz="0" w:space="0" w:color="auto"/>
          </w:divBdr>
        </w:div>
        <w:div w:id="644285748">
          <w:marLeft w:val="640"/>
          <w:marRight w:val="0"/>
          <w:marTop w:val="0"/>
          <w:marBottom w:val="0"/>
          <w:divBdr>
            <w:top w:val="none" w:sz="0" w:space="0" w:color="auto"/>
            <w:left w:val="none" w:sz="0" w:space="0" w:color="auto"/>
            <w:bottom w:val="none" w:sz="0" w:space="0" w:color="auto"/>
            <w:right w:val="none" w:sz="0" w:space="0" w:color="auto"/>
          </w:divBdr>
        </w:div>
        <w:div w:id="653722534">
          <w:marLeft w:val="640"/>
          <w:marRight w:val="0"/>
          <w:marTop w:val="0"/>
          <w:marBottom w:val="0"/>
          <w:divBdr>
            <w:top w:val="none" w:sz="0" w:space="0" w:color="auto"/>
            <w:left w:val="none" w:sz="0" w:space="0" w:color="auto"/>
            <w:bottom w:val="none" w:sz="0" w:space="0" w:color="auto"/>
            <w:right w:val="none" w:sz="0" w:space="0" w:color="auto"/>
          </w:divBdr>
        </w:div>
        <w:div w:id="668409323">
          <w:marLeft w:val="640"/>
          <w:marRight w:val="0"/>
          <w:marTop w:val="0"/>
          <w:marBottom w:val="0"/>
          <w:divBdr>
            <w:top w:val="none" w:sz="0" w:space="0" w:color="auto"/>
            <w:left w:val="none" w:sz="0" w:space="0" w:color="auto"/>
            <w:bottom w:val="none" w:sz="0" w:space="0" w:color="auto"/>
            <w:right w:val="none" w:sz="0" w:space="0" w:color="auto"/>
          </w:divBdr>
        </w:div>
        <w:div w:id="675158464">
          <w:marLeft w:val="640"/>
          <w:marRight w:val="0"/>
          <w:marTop w:val="0"/>
          <w:marBottom w:val="0"/>
          <w:divBdr>
            <w:top w:val="none" w:sz="0" w:space="0" w:color="auto"/>
            <w:left w:val="none" w:sz="0" w:space="0" w:color="auto"/>
            <w:bottom w:val="none" w:sz="0" w:space="0" w:color="auto"/>
            <w:right w:val="none" w:sz="0" w:space="0" w:color="auto"/>
          </w:divBdr>
        </w:div>
        <w:div w:id="678237022">
          <w:marLeft w:val="640"/>
          <w:marRight w:val="0"/>
          <w:marTop w:val="0"/>
          <w:marBottom w:val="0"/>
          <w:divBdr>
            <w:top w:val="none" w:sz="0" w:space="0" w:color="auto"/>
            <w:left w:val="none" w:sz="0" w:space="0" w:color="auto"/>
            <w:bottom w:val="none" w:sz="0" w:space="0" w:color="auto"/>
            <w:right w:val="none" w:sz="0" w:space="0" w:color="auto"/>
          </w:divBdr>
        </w:div>
        <w:div w:id="719092123">
          <w:marLeft w:val="640"/>
          <w:marRight w:val="0"/>
          <w:marTop w:val="0"/>
          <w:marBottom w:val="0"/>
          <w:divBdr>
            <w:top w:val="none" w:sz="0" w:space="0" w:color="auto"/>
            <w:left w:val="none" w:sz="0" w:space="0" w:color="auto"/>
            <w:bottom w:val="none" w:sz="0" w:space="0" w:color="auto"/>
            <w:right w:val="none" w:sz="0" w:space="0" w:color="auto"/>
          </w:divBdr>
        </w:div>
        <w:div w:id="775322500">
          <w:marLeft w:val="640"/>
          <w:marRight w:val="0"/>
          <w:marTop w:val="0"/>
          <w:marBottom w:val="0"/>
          <w:divBdr>
            <w:top w:val="none" w:sz="0" w:space="0" w:color="auto"/>
            <w:left w:val="none" w:sz="0" w:space="0" w:color="auto"/>
            <w:bottom w:val="none" w:sz="0" w:space="0" w:color="auto"/>
            <w:right w:val="none" w:sz="0" w:space="0" w:color="auto"/>
          </w:divBdr>
        </w:div>
        <w:div w:id="844133128">
          <w:marLeft w:val="640"/>
          <w:marRight w:val="0"/>
          <w:marTop w:val="0"/>
          <w:marBottom w:val="0"/>
          <w:divBdr>
            <w:top w:val="none" w:sz="0" w:space="0" w:color="auto"/>
            <w:left w:val="none" w:sz="0" w:space="0" w:color="auto"/>
            <w:bottom w:val="none" w:sz="0" w:space="0" w:color="auto"/>
            <w:right w:val="none" w:sz="0" w:space="0" w:color="auto"/>
          </w:divBdr>
        </w:div>
        <w:div w:id="846401784">
          <w:marLeft w:val="640"/>
          <w:marRight w:val="0"/>
          <w:marTop w:val="0"/>
          <w:marBottom w:val="0"/>
          <w:divBdr>
            <w:top w:val="none" w:sz="0" w:space="0" w:color="auto"/>
            <w:left w:val="none" w:sz="0" w:space="0" w:color="auto"/>
            <w:bottom w:val="none" w:sz="0" w:space="0" w:color="auto"/>
            <w:right w:val="none" w:sz="0" w:space="0" w:color="auto"/>
          </w:divBdr>
        </w:div>
        <w:div w:id="848981210">
          <w:marLeft w:val="640"/>
          <w:marRight w:val="0"/>
          <w:marTop w:val="0"/>
          <w:marBottom w:val="0"/>
          <w:divBdr>
            <w:top w:val="none" w:sz="0" w:space="0" w:color="auto"/>
            <w:left w:val="none" w:sz="0" w:space="0" w:color="auto"/>
            <w:bottom w:val="none" w:sz="0" w:space="0" w:color="auto"/>
            <w:right w:val="none" w:sz="0" w:space="0" w:color="auto"/>
          </w:divBdr>
        </w:div>
        <w:div w:id="881331439">
          <w:marLeft w:val="640"/>
          <w:marRight w:val="0"/>
          <w:marTop w:val="0"/>
          <w:marBottom w:val="0"/>
          <w:divBdr>
            <w:top w:val="none" w:sz="0" w:space="0" w:color="auto"/>
            <w:left w:val="none" w:sz="0" w:space="0" w:color="auto"/>
            <w:bottom w:val="none" w:sz="0" w:space="0" w:color="auto"/>
            <w:right w:val="none" w:sz="0" w:space="0" w:color="auto"/>
          </w:divBdr>
        </w:div>
        <w:div w:id="929391153">
          <w:marLeft w:val="640"/>
          <w:marRight w:val="0"/>
          <w:marTop w:val="0"/>
          <w:marBottom w:val="0"/>
          <w:divBdr>
            <w:top w:val="none" w:sz="0" w:space="0" w:color="auto"/>
            <w:left w:val="none" w:sz="0" w:space="0" w:color="auto"/>
            <w:bottom w:val="none" w:sz="0" w:space="0" w:color="auto"/>
            <w:right w:val="none" w:sz="0" w:space="0" w:color="auto"/>
          </w:divBdr>
        </w:div>
        <w:div w:id="935865978">
          <w:marLeft w:val="640"/>
          <w:marRight w:val="0"/>
          <w:marTop w:val="0"/>
          <w:marBottom w:val="0"/>
          <w:divBdr>
            <w:top w:val="none" w:sz="0" w:space="0" w:color="auto"/>
            <w:left w:val="none" w:sz="0" w:space="0" w:color="auto"/>
            <w:bottom w:val="none" w:sz="0" w:space="0" w:color="auto"/>
            <w:right w:val="none" w:sz="0" w:space="0" w:color="auto"/>
          </w:divBdr>
        </w:div>
        <w:div w:id="974485437">
          <w:marLeft w:val="640"/>
          <w:marRight w:val="0"/>
          <w:marTop w:val="0"/>
          <w:marBottom w:val="0"/>
          <w:divBdr>
            <w:top w:val="none" w:sz="0" w:space="0" w:color="auto"/>
            <w:left w:val="none" w:sz="0" w:space="0" w:color="auto"/>
            <w:bottom w:val="none" w:sz="0" w:space="0" w:color="auto"/>
            <w:right w:val="none" w:sz="0" w:space="0" w:color="auto"/>
          </w:divBdr>
        </w:div>
        <w:div w:id="1000542731">
          <w:marLeft w:val="640"/>
          <w:marRight w:val="0"/>
          <w:marTop w:val="0"/>
          <w:marBottom w:val="0"/>
          <w:divBdr>
            <w:top w:val="none" w:sz="0" w:space="0" w:color="auto"/>
            <w:left w:val="none" w:sz="0" w:space="0" w:color="auto"/>
            <w:bottom w:val="none" w:sz="0" w:space="0" w:color="auto"/>
            <w:right w:val="none" w:sz="0" w:space="0" w:color="auto"/>
          </w:divBdr>
        </w:div>
        <w:div w:id="1028678691">
          <w:marLeft w:val="640"/>
          <w:marRight w:val="0"/>
          <w:marTop w:val="0"/>
          <w:marBottom w:val="0"/>
          <w:divBdr>
            <w:top w:val="none" w:sz="0" w:space="0" w:color="auto"/>
            <w:left w:val="none" w:sz="0" w:space="0" w:color="auto"/>
            <w:bottom w:val="none" w:sz="0" w:space="0" w:color="auto"/>
            <w:right w:val="none" w:sz="0" w:space="0" w:color="auto"/>
          </w:divBdr>
        </w:div>
        <w:div w:id="1046635363">
          <w:marLeft w:val="640"/>
          <w:marRight w:val="0"/>
          <w:marTop w:val="0"/>
          <w:marBottom w:val="0"/>
          <w:divBdr>
            <w:top w:val="none" w:sz="0" w:space="0" w:color="auto"/>
            <w:left w:val="none" w:sz="0" w:space="0" w:color="auto"/>
            <w:bottom w:val="none" w:sz="0" w:space="0" w:color="auto"/>
            <w:right w:val="none" w:sz="0" w:space="0" w:color="auto"/>
          </w:divBdr>
        </w:div>
        <w:div w:id="1050568150">
          <w:marLeft w:val="640"/>
          <w:marRight w:val="0"/>
          <w:marTop w:val="0"/>
          <w:marBottom w:val="0"/>
          <w:divBdr>
            <w:top w:val="none" w:sz="0" w:space="0" w:color="auto"/>
            <w:left w:val="none" w:sz="0" w:space="0" w:color="auto"/>
            <w:bottom w:val="none" w:sz="0" w:space="0" w:color="auto"/>
            <w:right w:val="none" w:sz="0" w:space="0" w:color="auto"/>
          </w:divBdr>
        </w:div>
        <w:div w:id="1143542843">
          <w:marLeft w:val="640"/>
          <w:marRight w:val="0"/>
          <w:marTop w:val="0"/>
          <w:marBottom w:val="0"/>
          <w:divBdr>
            <w:top w:val="none" w:sz="0" w:space="0" w:color="auto"/>
            <w:left w:val="none" w:sz="0" w:space="0" w:color="auto"/>
            <w:bottom w:val="none" w:sz="0" w:space="0" w:color="auto"/>
            <w:right w:val="none" w:sz="0" w:space="0" w:color="auto"/>
          </w:divBdr>
        </w:div>
        <w:div w:id="1150052800">
          <w:marLeft w:val="640"/>
          <w:marRight w:val="0"/>
          <w:marTop w:val="0"/>
          <w:marBottom w:val="0"/>
          <w:divBdr>
            <w:top w:val="none" w:sz="0" w:space="0" w:color="auto"/>
            <w:left w:val="none" w:sz="0" w:space="0" w:color="auto"/>
            <w:bottom w:val="none" w:sz="0" w:space="0" w:color="auto"/>
            <w:right w:val="none" w:sz="0" w:space="0" w:color="auto"/>
          </w:divBdr>
        </w:div>
        <w:div w:id="1164204497">
          <w:marLeft w:val="640"/>
          <w:marRight w:val="0"/>
          <w:marTop w:val="0"/>
          <w:marBottom w:val="0"/>
          <w:divBdr>
            <w:top w:val="none" w:sz="0" w:space="0" w:color="auto"/>
            <w:left w:val="none" w:sz="0" w:space="0" w:color="auto"/>
            <w:bottom w:val="none" w:sz="0" w:space="0" w:color="auto"/>
            <w:right w:val="none" w:sz="0" w:space="0" w:color="auto"/>
          </w:divBdr>
        </w:div>
        <w:div w:id="1177384328">
          <w:marLeft w:val="640"/>
          <w:marRight w:val="0"/>
          <w:marTop w:val="0"/>
          <w:marBottom w:val="0"/>
          <w:divBdr>
            <w:top w:val="none" w:sz="0" w:space="0" w:color="auto"/>
            <w:left w:val="none" w:sz="0" w:space="0" w:color="auto"/>
            <w:bottom w:val="none" w:sz="0" w:space="0" w:color="auto"/>
            <w:right w:val="none" w:sz="0" w:space="0" w:color="auto"/>
          </w:divBdr>
        </w:div>
        <w:div w:id="1183517176">
          <w:marLeft w:val="640"/>
          <w:marRight w:val="0"/>
          <w:marTop w:val="0"/>
          <w:marBottom w:val="0"/>
          <w:divBdr>
            <w:top w:val="none" w:sz="0" w:space="0" w:color="auto"/>
            <w:left w:val="none" w:sz="0" w:space="0" w:color="auto"/>
            <w:bottom w:val="none" w:sz="0" w:space="0" w:color="auto"/>
            <w:right w:val="none" w:sz="0" w:space="0" w:color="auto"/>
          </w:divBdr>
        </w:div>
        <w:div w:id="1237596774">
          <w:marLeft w:val="640"/>
          <w:marRight w:val="0"/>
          <w:marTop w:val="0"/>
          <w:marBottom w:val="0"/>
          <w:divBdr>
            <w:top w:val="none" w:sz="0" w:space="0" w:color="auto"/>
            <w:left w:val="none" w:sz="0" w:space="0" w:color="auto"/>
            <w:bottom w:val="none" w:sz="0" w:space="0" w:color="auto"/>
            <w:right w:val="none" w:sz="0" w:space="0" w:color="auto"/>
          </w:divBdr>
        </w:div>
        <w:div w:id="1261647155">
          <w:marLeft w:val="640"/>
          <w:marRight w:val="0"/>
          <w:marTop w:val="0"/>
          <w:marBottom w:val="0"/>
          <w:divBdr>
            <w:top w:val="none" w:sz="0" w:space="0" w:color="auto"/>
            <w:left w:val="none" w:sz="0" w:space="0" w:color="auto"/>
            <w:bottom w:val="none" w:sz="0" w:space="0" w:color="auto"/>
            <w:right w:val="none" w:sz="0" w:space="0" w:color="auto"/>
          </w:divBdr>
        </w:div>
        <w:div w:id="1269432497">
          <w:marLeft w:val="640"/>
          <w:marRight w:val="0"/>
          <w:marTop w:val="0"/>
          <w:marBottom w:val="0"/>
          <w:divBdr>
            <w:top w:val="none" w:sz="0" w:space="0" w:color="auto"/>
            <w:left w:val="none" w:sz="0" w:space="0" w:color="auto"/>
            <w:bottom w:val="none" w:sz="0" w:space="0" w:color="auto"/>
            <w:right w:val="none" w:sz="0" w:space="0" w:color="auto"/>
          </w:divBdr>
        </w:div>
        <w:div w:id="1271862688">
          <w:marLeft w:val="640"/>
          <w:marRight w:val="0"/>
          <w:marTop w:val="0"/>
          <w:marBottom w:val="0"/>
          <w:divBdr>
            <w:top w:val="none" w:sz="0" w:space="0" w:color="auto"/>
            <w:left w:val="none" w:sz="0" w:space="0" w:color="auto"/>
            <w:bottom w:val="none" w:sz="0" w:space="0" w:color="auto"/>
            <w:right w:val="none" w:sz="0" w:space="0" w:color="auto"/>
          </w:divBdr>
        </w:div>
        <w:div w:id="1273364894">
          <w:marLeft w:val="640"/>
          <w:marRight w:val="0"/>
          <w:marTop w:val="0"/>
          <w:marBottom w:val="0"/>
          <w:divBdr>
            <w:top w:val="none" w:sz="0" w:space="0" w:color="auto"/>
            <w:left w:val="none" w:sz="0" w:space="0" w:color="auto"/>
            <w:bottom w:val="none" w:sz="0" w:space="0" w:color="auto"/>
            <w:right w:val="none" w:sz="0" w:space="0" w:color="auto"/>
          </w:divBdr>
        </w:div>
        <w:div w:id="1301349434">
          <w:marLeft w:val="640"/>
          <w:marRight w:val="0"/>
          <w:marTop w:val="0"/>
          <w:marBottom w:val="0"/>
          <w:divBdr>
            <w:top w:val="none" w:sz="0" w:space="0" w:color="auto"/>
            <w:left w:val="none" w:sz="0" w:space="0" w:color="auto"/>
            <w:bottom w:val="none" w:sz="0" w:space="0" w:color="auto"/>
            <w:right w:val="none" w:sz="0" w:space="0" w:color="auto"/>
          </w:divBdr>
        </w:div>
        <w:div w:id="1322585658">
          <w:marLeft w:val="640"/>
          <w:marRight w:val="0"/>
          <w:marTop w:val="0"/>
          <w:marBottom w:val="0"/>
          <w:divBdr>
            <w:top w:val="none" w:sz="0" w:space="0" w:color="auto"/>
            <w:left w:val="none" w:sz="0" w:space="0" w:color="auto"/>
            <w:bottom w:val="none" w:sz="0" w:space="0" w:color="auto"/>
            <w:right w:val="none" w:sz="0" w:space="0" w:color="auto"/>
          </w:divBdr>
        </w:div>
        <w:div w:id="1378091403">
          <w:marLeft w:val="640"/>
          <w:marRight w:val="0"/>
          <w:marTop w:val="0"/>
          <w:marBottom w:val="0"/>
          <w:divBdr>
            <w:top w:val="none" w:sz="0" w:space="0" w:color="auto"/>
            <w:left w:val="none" w:sz="0" w:space="0" w:color="auto"/>
            <w:bottom w:val="none" w:sz="0" w:space="0" w:color="auto"/>
            <w:right w:val="none" w:sz="0" w:space="0" w:color="auto"/>
          </w:divBdr>
        </w:div>
        <w:div w:id="1413161572">
          <w:marLeft w:val="640"/>
          <w:marRight w:val="0"/>
          <w:marTop w:val="0"/>
          <w:marBottom w:val="0"/>
          <w:divBdr>
            <w:top w:val="none" w:sz="0" w:space="0" w:color="auto"/>
            <w:left w:val="none" w:sz="0" w:space="0" w:color="auto"/>
            <w:bottom w:val="none" w:sz="0" w:space="0" w:color="auto"/>
            <w:right w:val="none" w:sz="0" w:space="0" w:color="auto"/>
          </w:divBdr>
        </w:div>
        <w:div w:id="1437628606">
          <w:marLeft w:val="640"/>
          <w:marRight w:val="0"/>
          <w:marTop w:val="0"/>
          <w:marBottom w:val="0"/>
          <w:divBdr>
            <w:top w:val="none" w:sz="0" w:space="0" w:color="auto"/>
            <w:left w:val="none" w:sz="0" w:space="0" w:color="auto"/>
            <w:bottom w:val="none" w:sz="0" w:space="0" w:color="auto"/>
            <w:right w:val="none" w:sz="0" w:space="0" w:color="auto"/>
          </w:divBdr>
        </w:div>
        <w:div w:id="1493327418">
          <w:marLeft w:val="640"/>
          <w:marRight w:val="0"/>
          <w:marTop w:val="0"/>
          <w:marBottom w:val="0"/>
          <w:divBdr>
            <w:top w:val="none" w:sz="0" w:space="0" w:color="auto"/>
            <w:left w:val="none" w:sz="0" w:space="0" w:color="auto"/>
            <w:bottom w:val="none" w:sz="0" w:space="0" w:color="auto"/>
            <w:right w:val="none" w:sz="0" w:space="0" w:color="auto"/>
          </w:divBdr>
        </w:div>
        <w:div w:id="1495300763">
          <w:marLeft w:val="640"/>
          <w:marRight w:val="0"/>
          <w:marTop w:val="0"/>
          <w:marBottom w:val="0"/>
          <w:divBdr>
            <w:top w:val="none" w:sz="0" w:space="0" w:color="auto"/>
            <w:left w:val="none" w:sz="0" w:space="0" w:color="auto"/>
            <w:bottom w:val="none" w:sz="0" w:space="0" w:color="auto"/>
            <w:right w:val="none" w:sz="0" w:space="0" w:color="auto"/>
          </w:divBdr>
        </w:div>
        <w:div w:id="1543252749">
          <w:marLeft w:val="640"/>
          <w:marRight w:val="0"/>
          <w:marTop w:val="0"/>
          <w:marBottom w:val="0"/>
          <w:divBdr>
            <w:top w:val="none" w:sz="0" w:space="0" w:color="auto"/>
            <w:left w:val="none" w:sz="0" w:space="0" w:color="auto"/>
            <w:bottom w:val="none" w:sz="0" w:space="0" w:color="auto"/>
            <w:right w:val="none" w:sz="0" w:space="0" w:color="auto"/>
          </w:divBdr>
        </w:div>
        <w:div w:id="1544370507">
          <w:marLeft w:val="640"/>
          <w:marRight w:val="0"/>
          <w:marTop w:val="0"/>
          <w:marBottom w:val="0"/>
          <w:divBdr>
            <w:top w:val="none" w:sz="0" w:space="0" w:color="auto"/>
            <w:left w:val="none" w:sz="0" w:space="0" w:color="auto"/>
            <w:bottom w:val="none" w:sz="0" w:space="0" w:color="auto"/>
            <w:right w:val="none" w:sz="0" w:space="0" w:color="auto"/>
          </w:divBdr>
        </w:div>
        <w:div w:id="1600481033">
          <w:marLeft w:val="640"/>
          <w:marRight w:val="0"/>
          <w:marTop w:val="0"/>
          <w:marBottom w:val="0"/>
          <w:divBdr>
            <w:top w:val="none" w:sz="0" w:space="0" w:color="auto"/>
            <w:left w:val="none" w:sz="0" w:space="0" w:color="auto"/>
            <w:bottom w:val="none" w:sz="0" w:space="0" w:color="auto"/>
            <w:right w:val="none" w:sz="0" w:space="0" w:color="auto"/>
          </w:divBdr>
        </w:div>
        <w:div w:id="1611234823">
          <w:marLeft w:val="640"/>
          <w:marRight w:val="0"/>
          <w:marTop w:val="0"/>
          <w:marBottom w:val="0"/>
          <w:divBdr>
            <w:top w:val="none" w:sz="0" w:space="0" w:color="auto"/>
            <w:left w:val="none" w:sz="0" w:space="0" w:color="auto"/>
            <w:bottom w:val="none" w:sz="0" w:space="0" w:color="auto"/>
            <w:right w:val="none" w:sz="0" w:space="0" w:color="auto"/>
          </w:divBdr>
        </w:div>
        <w:div w:id="1639262164">
          <w:marLeft w:val="640"/>
          <w:marRight w:val="0"/>
          <w:marTop w:val="0"/>
          <w:marBottom w:val="0"/>
          <w:divBdr>
            <w:top w:val="none" w:sz="0" w:space="0" w:color="auto"/>
            <w:left w:val="none" w:sz="0" w:space="0" w:color="auto"/>
            <w:bottom w:val="none" w:sz="0" w:space="0" w:color="auto"/>
            <w:right w:val="none" w:sz="0" w:space="0" w:color="auto"/>
          </w:divBdr>
        </w:div>
        <w:div w:id="1704475729">
          <w:marLeft w:val="640"/>
          <w:marRight w:val="0"/>
          <w:marTop w:val="0"/>
          <w:marBottom w:val="0"/>
          <w:divBdr>
            <w:top w:val="none" w:sz="0" w:space="0" w:color="auto"/>
            <w:left w:val="none" w:sz="0" w:space="0" w:color="auto"/>
            <w:bottom w:val="none" w:sz="0" w:space="0" w:color="auto"/>
            <w:right w:val="none" w:sz="0" w:space="0" w:color="auto"/>
          </w:divBdr>
        </w:div>
        <w:div w:id="1717465986">
          <w:marLeft w:val="640"/>
          <w:marRight w:val="0"/>
          <w:marTop w:val="0"/>
          <w:marBottom w:val="0"/>
          <w:divBdr>
            <w:top w:val="none" w:sz="0" w:space="0" w:color="auto"/>
            <w:left w:val="none" w:sz="0" w:space="0" w:color="auto"/>
            <w:bottom w:val="none" w:sz="0" w:space="0" w:color="auto"/>
            <w:right w:val="none" w:sz="0" w:space="0" w:color="auto"/>
          </w:divBdr>
        </w:div>
        <w:div w:id="1729454634">
          <w:marLeft w:val="640"/>
          <w:marRight w:val="0"/>
          <w:marTop w:val="0"/>
          <w:marBottom w:val="0"/>
          <w:divBdr>
            <w:top w:val="none" w:sz="0" w:space="0" w:color="auto"/>
            <w:left w:val="none" w:sz="0" w:space="0" w:color="auto"/>
            <w:bottom w:val="none" w:sz="0" w:space="0" w:color="auto"/>
            <w:right w:val="none" w:sz="0" w:space="0" w:color="auto"/>
          </w:divBdr>
        </w:div>
        <w:div w:id="1753776071">
          <w:marLeft w:val="640"/>
          <w:marRight w:val="0"/>
          <w:marTop w:val="0"/>
          <w:marBottom w:val="0"/>
          <w:divBdr>
            <w:top w:val="none" w:sz="0" w:space="0" w:color="auto"/>
            <w:left w:val="none" w:sz="0" w:space="0" w:color="auto"/>
            <w:bottom w:val="none" w:sz="0" w:space="0" w:color="auto"/>
            <w:right w:val="none" w:sz="0" w:space="0" w:color="auto"/>
          </w:divBdr>
        </w:div>
        <w:div w:id="1765031546">
          <w:marLeft w:val="640"/>
          <w:marRight w:val="0"/>
          <w:marTop w:val="0"/>
          <w:marBottom w:val="0"/>
          <w:divBdr>
            <w:top w:val="none" w:sz="0" w:space="0" w:color="auto"/>
            <w:left w:val="none" w:sz="0" w:space="0" w:color="auto"/>
            <w:bottom w:val="none" w:sz="0" w:space="0" w:color="auto"/>
            <w:right w:val="none" w:sz="0" w:space="0" w:color="auto"/>
          </w:divBdr>
        </w:div>
        <w:div w:id="1769502524">
          <w:marLeft w:val="640"/>
          <w:marRight w:val="0"/>
          <w:marTop w:val="0"/>
          <w:marBottom w:val="0"/>
          <w:divBdr>
            <w:top w:val="none" w:sz="0" w:space="0" w:color="auto"/>
            <w:left w:val="none" w:sz="0" w:space="0" w:color="auto"/>
            <w:bottom w:val="none" w:sz="0" w:space="0" w:color="auto"/>
            <w:right w:val="none" w:sz="0" w:space="0" w:color="auto"/>
          </w:divBdr>
        </w:div>
        <w:div w:id="1779329248">
          <w:marLeft w:val="640"/>
          <w:marRight w:val="0"/>
          <w:marTop w:val="0"/>
          <w:marBottom w:val="0"/>
          <w:divBdr>
            <w:top w:val="none" w:sz="0" w:space="0" w:color="auto"/>
            <w:left w:val="none" w:sz="0" w:space="0" w:color="auto"/>
            <w:bottom w:val="none" w:sz="0" w:space="0" w:color="auto"/>
            <w:right w:val="none" w:sz="0" w:space="0" w:color="auto"/>
          </w:divBdr>
        </w:div>
        <w:div w:id="1811706462">
          <w:marLeft w:val="640"/>
          <w:marRight w:val="0"/>
          <w:marTop w:val="0"/>
          <w:marBottom w:val="0"/>
          <w:divBdr>
            <w:top w:val="none" w:sz="0" w:space="0" w:color="auto"/>
            <w:left w:val="none" w:sz="0" w:space="0" w:color="auto"/>
            <w:bottom w:val="none" w:sz="0" w:space="0" w:color="auto"/>
            <w:right w:val="none" w:sz="0" w:space="0" w:color="auto"/>
          </w:divBdr>
        </w:div>
        <w:div w:id="1991202447">
          <w:marLeft w:val="640"/>
          <w:marRight w:val="0"/>
          <w:marTop w:val="0"/>
          <w:marBottom w:val="0"/>
          <w:divBdr>
            <w:top w:val="none" w:sz="0" w:space="0" w:color="auto"/>
            <w:left w:val="none" w:sz="0" w:space="0" w:color="auto"/>
            <w:bottom w:val="none" w:sz="0" w:space="0" w:color="auto"/>
            <w:right w:val="none" w:sz="0" w:space="0" w:color="auto"/>
          </w:divBdr>
        </w:div>
        <w:div w:id="1992975143">
          <w:marLeft w:val="640"/>
          <w:marRight w:val="0"/>
          <w:marTop w:val="0"/>
          <w:marBottom w:val="0"/>
          <w:divBdr>
            <w:top w:val="none" w:sz="0" w:space="0" w:color="auto"/>
            <w:left w:val="none" w:sz="0" w:space="0" w:color="auto"/>
            <w:bottom w:val="none" w:sz="0" w:space="0" w:color="auto"/>
            <w:right w:val="none" w:sz="0" w:space="0" w:color="auto"/>
          </w:divBdr>
        </w:div>
        <w:div w:id="1994987594">
          <w:marLeft w:val="640"/>
          <w:marRight w:val="0"/>
          <w:marTop w:val="0"/>
          <w:marBottom w:val="0"/>
          <w:divBdr>
            <w:top w:val="none" w:sz="0" w:space="0" w:color="auto"/>
            <w:left w:val="none" w:sz="0" w:space="0" w:color="auto"/>
            <w:bottom w:val="none" w:sz="0" w:space="0" w:color="auto"/>
            <w:right w:val="none" w:sz="0" w:space="0" w:color="auto"/>
          </w:divBdr>
        </w:div>
        <w:div w:id="2005039959">
          <w:marLeft w:val="640"/>
          <w:marRight w:val="0"/>
          <w:marTop w:val="0"/>
          <w:marBottom w:val="0"/>
          <w:divBdr>
            <w:top w:val="none" w:sz="0" w:space="0" w:color="auto"/>
            <w:left w:val="none" w:sz="0" w:space="0" w:color="auto"/>
            <w:bottom w:val="none" w:sz="0" w:space="0" w:color="auto"/>
            <w:right w:val="none" w:sz="0" w:space="0" w:color="auto"/>
          </w:divBdr>
        </w:div>
        <w:div w:id="2027166804">
          <w:marLeft w:val="640"/>
          <w:marRight w:val="0"/>
          <w:marTop w:val="0"/>
          <w:marBottom w:val="0"/>
          <w:divBdr>
            <w:top w:val="none" w:sz="0" w:space="0" w:color="auto"/>
            <w:left w:val="none" w:sz="0" w:space="0" w:color="auto"/>
            <w:bottom w:val="none" w:sz="0" w:space="0" w:color="auto"/>
            <w:right w:val="none" w:sz="0" w:space="0" w:color="auto"/>
          </w:divBdr>
        </w:div>
        <w:div w:id="2051760701">
          <w:marLeft w:val="640"/>
          <w:marRight w:val="0"/>
          <w:marTop w:val="0"/>
          <w:marBottom w:val="0"/>
          <w:divBdr>
            <w:top w:val="none" w:sz="0" w:space="0" w:color="auto"/>
            <w:left w:val="none" w:sz="0" w:space="0" w:color="auto"/>
            <w:bottom w:val="none" w:sz="0" w:space="0" w:color="auto"/>
            <w:right w:val="none" w:sz="0" w:space="0" w:color="auto"/>
          </w:divBdr>
        </w:div>
        <w:div w:id="2064284305">
          <w:marLeft w:val="640"/>
          <w:marRight w:val="0"/>
          <w:marTop w:val="0"/>
          <w:marBottom w:val="0"/>
          <w:divBdr>
            <w:top w:val="none" w:sz="0" w:space="0" w:color="auto"/>
            <w:left w:val="none" w:sz="0" w:space="0" w:color="auto"/>
            <w:bottom w:val="none" w:sz="0" w:space="0" w:color="auto"/>
            <w:right w:val="none" w:sz="0" w:space="0" w:color="auto"/>
          </w:divBdr>
        </w:div>
        <w:div w:id="2065106064">
          <w:marLeft w:val="640"/>
          <w:marRight w:val="0"/>
          <w:marTop w:val="0"/>
          <w:marBottom w:val="0"/>
          <w:divBdr>
            <w:top w:val="none" w:sz="0" w:space="0" w:color="auto"/>
            <w:left w:val="none" w:sz="0" w:space="0" w:color="auto"/>
            <w:bottom w:val="none" w:sz="0" w:space="0" w:color="auto"/>
            <w:right w:val="none" w:sz="0" w:space="0" w:color="auto"/>
          </w:divBdr>
        </w:div>
        <w:div w:id="2085954813">
          <w:marLeft w:val="640"/>
          <w:marRight w:val="0"/>
          <w:marTop w:val="0"/>
          <w:marBottom w:val="0"/>
          <w:divBdr>
            <w:top w:val="none" w:sz="0" w:space="0" w:color="auto"/>
            <w:left w:val="none" w:sz="0" w:space="0" w:color="auto"/>
            <w:bottom w:val="none" w:sz="0" w:space="0" w:color="auto"/>
            <w:right w:val="none" w:sz="0" w:space="0" w:color="auto"/>
          </w:divBdr>
        </w:div>
        <w:div w:id="2088065225">
          <w:marLeft w:val="640"/>
          <w:marRight w:val="0"/>
          <w:marTop w:val="0"/>
          <w:marBottom w:val="0"/>
          <w:divBdr>
            <w:top w:val="none" w:sz="0" w:space="0" w:color="auto"/>
            <w:left w:val="none" w:sz="0" w:space="0" w:color="auto"/>
            <w:bottom w:val="none" w:sz="0" w:space="0" w:color="auto"/>
            <w:right w:val="none" w:sz="0" w:space="0" w:color="auto"/>
          </w:divBdr>
        </w:div>
        <w:div w:id="2103717871">
          <w:marLeft w:val="640"/>
          <w:marRight w:val="0"/>
          <w:marTop w:val="0"/>
          <w:marBottom w:val="0"/>
          <w:divBdr>
            <w:top w:val="none" w:sz="0" w:space="0" w:color="auto"/>
            <w:left w:val="none" w:sz="0" w:space="0" w:color="auto"/>
            <w:bottom w:val="none" w:sz="0" w:space="0" w:color="auto"/>
            <w:right w:val="none" w:sz="0" w:space="0" w:color="auto"/>
          </w:divBdr>
        </w:div>
      </w:divsChild>
    </w:div>
    <w:div w:id="305014203">
      <w:bodyDiv w:val="1"/>
      <w:marLeft w:val="0"/>
      <w:marRight w:val="0"/>
      <w:marTop w:val="0"/>
      <w:marBottom w:val="0"/>
      <w:divBdr>
        <w:top w:val="none" w:sz="0" w:space="0" w:color="auto"/>
        <w:left w:val="none" w:sz="0" w:space="0" w:color="auto"/>
        <w:bottom w:val="none" w:sz="0" w:space="0" w:color="auto"/>
        <w:right w:val="none" w:sz="0" w:space="0" w:color="auto"/>
      </w:divBdr>
      <w:divsChild>
        <w:div w:id="2364913">
          <w:marLeft w:val="640"/>
          <w:marRight w:val="0"/>
          <w:marTop w:val="0"/>
          <w:marBottom w:val="0"/>
          <w:divBdr>
            <w:top w:val="none" w:sz="0" w:space="0" w:color="auto"/>
            <w:left w:val="none" w:sz="0" w:space="0" w:color="auto"/>
            <w:bottom w:val="none" w:sz="0" w:space="0" w:color="auto"/>
            <w:right w:val="none" w:sz="0" w:space="0" w:color="auto"/>
          </w:divBdr>
        </w:div>
        <w:div w:id="2368788">
          <w:marLeft w:val="640"/>
          <w:marRight w:val="0"/>
          <w:marTop w:val="0"/>
          <w:marBottom w:val="0"/>
          <w:divBdr>
            <w:top w:val="none" w:sz="0" w:space="0" w:color="auto"/>
            <w:left w:val="none" w:sz="0" w:space="0" w:color="auto"/>
            <w:bottom w:val="none" w:sz="0" w:space="0" w:color="auto"/>
            <w:right w:val="none" w:sz="0" w:space="0" w:color="auto"/>
          </w:divBdr>
        </w:div>
        <w:div w:id="4133780">
          <w:marLeft w:val="640"/>
          <w:marRight w:val="0"/>
          <w:marTop w:val="0"/>
          <w:marBottom w:val="0"/>
          <w:divBdr>
            <w:top w:val="none" w:sz="0" w:space="0" w:color="auto"/>
            <w:left w:val="none" w:sz="0" w:space="0" w:color="auto"/>
            <w:bottom w:val="none" w:sz="0" w:space="0" w:color="auto"/>
            <w:right w:val="none" w:sz="0" w:space="0" w:color="auto"/>
          </w:divBdr>
        </w:div>
        <w:div w:id="5980030">
          <w:marLeft w:val="640"/>
          <w:marRight w:val="0"/>
          <w:marTop w:val="0"/>
          <w:marBottom w:val="0"/>
          <w:divBdr>
            <w:top w:val="none" w:sz="0" w:space="0" w:color="auto"/>
            <w:left w:val="none" w:sz="0" w:space="0" w:color="auto"/>
            <w:bottom w:val="none" w:sz="0" w:space="0" w:color="auto"/>
            <w:right w:val="none" w:sz="0" w:space="0" w:color="auto"/>
          </w:divBdr>
        </w:div>
        <w:div w:id="37046666">
          <w:marLeft w:val="640"/>
          <w:marRight w:val="0"/>
          <w:marTop w:val="0"/>
          <w:marBottom w:val="0"/>
          <w:divBdr>
            <w:top w:val="none" w:sz="0" w:space="0" w:color="auto"/>
            <w:left w:val="none" w:sz="0" w:space="0" w:color="auto"/>
            <w:bottom w:val="none" w:sz="0" w:space="0" w:color="auto"/>
            <w:right w:val="none" w:sz="0" w:space="0" w:color="auto"/>
          </w:divBdr>
        </w:div>
        <w:div w:id="78601437">
          <w:marLeft w:val="640"/>
          <w:marRight w:val="0"/>
          <w:marTop w:val="0"/>
          <w:marBottom w:val="0"/>
          <w:divBdr>
            <w:top w:val="none" w:sz="0" w:space="0" w:color="auto"/>
            <w:left w:val="none" w:sz="0" w:space="0" w:color="auto"/>
            <w:bottom w:val="none" w:sz="0" w:space="0" w:color="auto"/>
            <w:right w:val="none" w:sz="0" w:space="0" w:color="auto"/>
          </w:divBdr>
        </w:div>
        <w:div w:id="164244830">
          <w:marLeft w:val="640"/>
          <w:marRight w:val="0"/>
          <w:marTop w:val="0"/>
          <w:marBottom w:val="0"/>
          <w:divBdr>
            <w:top w:val="none" w:sz="0" w:space="0" w:color="auto"/>
            <w:left w:val="none" w:sz="0" w:space="0" w:color="auto"/>
            <w:bottom w:val="none" w:sz="0" w:space="0" w:color="auto"/>
            <w:right w:val="none" w:sz="0" w:space="0" w:color="auto"/>
          </w:divBdr>
        </w:div>
        <w:div w:id="166482029">
          <w:marLeft w:val="640"/>
          <w:marRight w:val="0"/>
          <w:marTop w:val="0"/>
          <w:marBottom w:val="0"/>
          <w:divBdr>
            <w:top w:val="none" w:sz="0" w:space="0" w:color="auto"/>
            <w:left w:val="none" w:sz="0" w:space="0" w:color="auto"/>
            <w:bottom w:val="none" w:sz="0" w:space="0" w:color="auto"/>
            <w:right w:val="none" w:sz="0" w:space="0" w:color="auto"/>
          </w:divBdr>
        </w:div>
        <w:div w:id="178157512">
          <w:marLeft w:val="640"/>
          <w:marRight w:val="0"/>
          <w:marTop w:val="0"/>
          <w:marBottom w:val="0"/>
          <w:divBdr>
            <w:top w:val="none" w:sz="0" w:space="0" w:color="auto"/>
            <w:left w:val="none" w:sz="0" w:space="0" w:color="auto"/>
            <w:bottom w:val="none" w:sz="0" w:space="0" w:color="auto"/>
            <w:right w:val="none" w:sz="0" w:space="0" w:color="auto"/>
          </w:divBdr>
        </w:div>
        <w:div w:id="242690362">
          <w:marLeft w:val="640"/>
          <w:marRight w:val="0"/>
          <w:marTop w:val="0"/>
          <w:marBottom w:val="0"/>
          <w:divBdr>
            <w:top w:val="none" w:sz="0" w:space="0" w:color="auto"/>
            <w:left w:val="none" w:sz="0" w:space="0" w:color="auto"/>
            <w:bottom w:val="none" w:sz="0" w:space="0" w:color="auto"/>
            <w:right w:val="none" w:sz="0" w:space="0" w:color="auto"/>
          </w:divBdr>
        </w:div>
        <w:div w:id="242763874">
          <w:marLeft w:val="640"/>
          <w:marRight w:val="0"/>
          <w:marTop w:val="0"/>
          <w:marBottom w:val="0"/>
          <w:divBdr>
            <w:top w:val="none" w:sz="0" w:space="0" w:color="auto"/>
            <w:left w:val="none" w:sz="0" w:space="0" w:color="auto"/>
            <w:bottom w:val="none" w:sz="0" w:space="0" w:color="auto"/>
            <w:right w:val="none" w:sz="0" w:space="0" w:color="auto"/>
          </w:divBdr>
        </w:div>
        <w:div w:id="248393743">
          <w:marLeft w:val="640"/>
          <w:marRight w:val="0"/>
          <w:marTop w:val="0"/>
          <w:marBottom w:val="0"/>
          <w:divBdr>
            <w:top w:val="none" w:sz="0" w:space="0" w:color="auto"/>
            <w:left w:val="none" w:sz="0" w:space="0" w:color="auto"/>
            <w:bottom w:val="none" w:sz="0" w:space="0" w:color="auto"/>
            <w:right w:val="none" w:sz="0" w:space="0" w:color="auto"/>
          </w:divBdr>
        </w:div>
        <w:div w:id="272635996">
          <w:marLeft w:val="640"/>
          <w:marRight w:val="0"/>
          <w:marTop w:val="0"/>
          <w:marBottom w:val="0"/>
          <w:divBdr>
            <w:top w:val="none" w:sz="0" w:space="0" w:color="auto"/>
            <w:left w:val="none" w:sz="0" w:space="0" w:color="auto"/>
            <w:bottom w:val="none" w:sz="0" w:space="0" w:color="auto"/>
            <w:right w:val="none" w:sz="0" w:space="0" w:color="auto"/>
          </w:divBdr>
        </w:div>
        <w:div w:id="277488247">
          <w:marLeft w:val="640"/>
          <w:marRight w:val="0"/>
          <w:marTop w:val="0"/>
          <w:marBottom w:val="0"/>
          <w:divBdr>
            <w:top w:val="none" w:sz="0" w:space="0" w:color="auto"/>
            <w:left w:val="none" w:sz="0" w:space="0" w:color="auto"/>
            <w:bottom w:val="none" w:sz="0" w:space="0" w:color="auto"/>
            <w:right w:val="none" w:sz="0" w:space="0" w:color="auto"/>
          </w:divBdr>
        </w:div>
        <w:div w:id="299189533">
          <w:marLeft w:val="640"/>
          <w:marRight w:val="0"/>
          <w:marTop w:val="0"/>
          <w:marBottom w:val="0"/>
          <w:divBdr>
            <w:top w:val="none" w:sz="0" w:space="0" w:color="auto"/>
            <w:left w:val="none" w:sz="0" w:space="0" w:color="auto"/>
            <w:bottom w:val="none" w:sz="0" w:space="0" w:color="auto"/>
            <w:right w:val="none" w:sz="0" w:space="0" w:color="auto"/>
          </w:divBdr>
        </w:div>
        <w:div w:id="320231374">
          <w:marLeft w:val="640"/>
          <w:marRight w:val="0"/>
          <w:marTop w:val="0"/>
          <w:marBottom w:val="0"/>
          <w:divBdr>
            <w:top w:val="none" w:sz="0" w:space="0" w:color="auto"/>
            <w:left w:val="none" w:sz="0" w:space="0" w:color="auto"/>
            <w:bottom w:val="none" w:sz="0" w:space="0" w:color="auto"/>
            <w:right w:val="none" w:sz="0" w:space="0" w:color="auto"/>
          </w:divBdr>
        </w:div>
        <w:div w:id="336159918">
          <w:marLeft w:val="640"/>
          <w:marRight w:val="0"/>
          <w:marTop w:val="0"/>
          <w:marBottom w:val="0"/>
          <w:divBdr>
            <w:top w:val="none" w:sz="0" w:space="0" w:color="auto"/>
            <w:left w:val="none" w:sz="0" w:space="0" w:color="auto"/>
            <w:bottom w:val="none" w:sz="0" w:space="0" w:color="auto"/>
            <w:right w:val="none" w:sz="0" w:space="0" w:color="auto"/>
          </w:divBdr>
        </w:div>
        <w:div w:id="404843245">
          <w:marLeft w:val="640"/>
          <w:marRight w:val="0"/>
          <w:marTop w:val="0"/>
          <w:marBottom w:val="0"/>
          <w:divBdr>
            <w:top w:val="none" w:sz="0" w:space="0" w:color="auto"/>
            <w:left w:val="none" w:sz="0" w:space="0" w:color="auto"/>
            <w:bottom w:val="none" w:sz="0" w:space="0" w:color="auto"/>
            <w:right w:val="none" w:sz="0" w:space="0" w:color="auto"/>
          </w:divBdr>
        </w:div>
        <w:div w:id="412244931">
          <w:marLeft w:val="640"/>
          <w:marRight w:val="0"/>
          <w:marTop w:val="0"/>
          <w:marBottom w:val="0"/>
          <w:divBdr>
            <w:top w:val="none" w:sz="0" w:space="0" w:color="auto"/>
            <w:left w:val="none" w:sz="0" w:space="0" w:color="auto"/>
            <w:bottom w:val="none" w:sz="0" w:space="0" w:color="auto"/>
            <w:right w:val="none" w:sz="0" w:space="0" w:color="auto"/>
          </w:divBdr>
        </w:div>
        <w:div w:id="416286537">
          <w:marLeft w:val="640"/>
          <w:marRight w:val="0"/>
          <w:marTop w:val="0"/>
          <w:marBottom w:val="0"/>
          <w:divBdr>
            <w:top w:val="none" w:sz="0" w:space="0" w:color="auto"/>
            <w:left w:val="none" w:sz="0" w:space="0" w:color="auto"/>
            <w:bottom w:val="none" w:sz="0" w:space="0" w:color="auto"/>
            <w:right w:val="none" w:sz="0" w:space="0" w:color="auto"/>
          </w:divBdr>
        </w:div>
        <w:div w:id="505293867">
          <w:marLeft w:val="640"/>
          <w:marRight w:val="0"/>
          <w:marTop w:val="0"/>
          <w:marBottom w:val="0"/>
          <w:divBdr>
            <w:top w:val="none" w:sz="0" w:space="0" w:color="auto"/>
            <w:left w:val="none" w:sz="0" w:space="0" w:color="auto"/>
            <w:bottom w:val="none" w:sz="0" w:space="0" w:color="auto"/>
            <w:right w:val="none" w:sz="0" w:space="0" w:color="auto"/>
          </w:divBdr>
        </w:div>
        <w:div w:id="513961533">
          <w:marLeft w:val="640"/>
          <w:marRight w:val="0"/>
          <w:marTop w:val="0"/>
          <w:marBottom w:val="0"/>
          <w:divBdr>
            <w:top w:val="none" w:sz="0" w:space="0" w:color="auto"/>
            <w:left w:val="none" w:sz="0" w:space="0" w:color="auto"/>
            <w:bottom w:val="none" w:sz="0" w:space="0" w:color="auto"/>
            <w:right w:val="none" w:sz="0" w:space="0" w:color="auto"/>
          </w:divBdr>
        </w:div>
        <w:div w:id="517694448">
          <w:marLeft w:val="640"/>
          <w:marRight w:val="0"/>
          <w:marTop w:val="0"/>
          <w:marBottom w:val="0"/>
          <w:divBdr>
            <w:top w:val="none" w:sz="0" w:space="0" w:color="auto"/>
            <w:left w:val="none" w:sz="0" w:space="0" w:color="auto"/>
            <w:bottom w:val="none" w:sz="0" w:space="0" w:color="auto"/>
            <w:right w:val="none" w:sz="0" w:space="0" w:color="auto"/>
          </w:divBdr>
        </w:div>
        <w:div w:id="564923537">
          <w:marLeft w:val="640"/>
          <w:marRight w:val="0"/>
          <w:marTop w:val="0"/>
          <w:marBottom w:val="0"/>
          <w:divBdr>
            <w:top w:val="none" w:sz="0" w:space="0" w:color="auto"/>
            <w:left w:val="none" w:sz="0" w:space="0" w:color="auto"/>
            <w:bottom w:val="none" w:sz="0" w:space="0" w:color="auto"/>
            <w:right w:val="none" w:sz="0" w:space="0" w:color="auto"/>
          </w:divBdr>
        </w:div>
        <w:div w:id="632057568">
          <w:marLeft w:val="640"/>
          <w:marRight w:val="0"/>
          <w:marTop w:val="0"/>
          <w:marBottom w:val="0"/>
          <w:divBdr>
            <w:top w:val="none" w:sz="0" w:space="0" w:color="auto"/>
            <w:left w:val="none" w:sz="0" w:space="0" w:color="auto"/>
            <w:bottom w:val="none" w:sz="0" w:space="0" w:color="auto"/>
            <w:right w:val="none" w:sz="0" w:space="0" w:color="auto"/>
          </w:divBdr>
        </w:div>
        <w:div w:id="658118404">
          <w:marLeft w:val="640"/>
          <w:marRight w:val="0"/>
          <w:marTop w:val="0"/>
          <w:marBottom w:val="0"/>
          <w:divBdr>
            <w:top w:val="none" w:sz="0" w:space="0" w:color="auto"/>
            <w:left w:val="none" w:sz="0" w:space="0" w:color="auto"/>
            <w:bottom w:val="none" w:sz="0" w:space="0" w:color="auto"/>
            <w:right w:val="none" w:sz="0" w:space="0" w:color="auto"/>
          </w:divBdr>
        </w:div>
        <w:div w:id="685596941">
          <w:marLeft w:val="640"/>
          <w:marRight w:val="0"/>
          <w:marTop w:val="0"/>
          <w:marBottom w:val="0"/>
          <w:divBdr>
            <w:top w:val="none" w:sz="0" w:space="0" w:color="auto"/>
            <w:left w:val="none" w:sz="0" w:space="0" w:color="auto"/>
            <w:bottom w:val="none" w:sz="0" w:space="0" w:color="auto"/>
            <w:right w:val="none" w:sz="0" w:space="0" w:color="auto"/>
          </w:divBdr>
        </w:div>
        <w:div w:id="694573545">
          <w:marLeft w:val="640"/>
          <w:marRight w:val="0"/>
          <w:marTop w:val="0"/>
          <w:marBottom w:val="0"/>
          <w:divBdr>
            <w:top w:val="none" w:sz="0" w:space="0" w:color="auto"/>
            <w:left w:val="none" w:sz="0" w:space="0" w:color="auto"/>
            <w:bottom w:val="none" w:sz="0" w:space="0" w:color="auto"/>
            <w:right w:val="none" w:sz="0" w:space="0" w:color="auto"/>
          </w:divBdr>
        </w:div>
        <w:div w:id="709964219">
          <w:marLeft w:val="640"/>
          <w:marRight w:val="0"/>
          <w:marTop w:val="0"/>
          <w:marBottom w:val="0"/>
          <w:divBdr>
            <w:top w:val="none" w:sz="0" w:space="0" w:color="auto"/>
            <w:left w:val="none" w:sz="0" w:space="0" w:color="auto"/>
            <w:bottom w:val="none" w:sz="0" w:space="0" w:color="auto"/>
            <w:right w:val="none" w:sz="0" w:space="0" w:color="auto"/>
          </w:divBdr>
        </w:div>
        <w:div w:id="747193896">
          <w:marLeft w:val="640"/>
          <w:marRight w:val="0"/>
          <w:marTop w:val="0"/>
          <w:marBottom w:val="0"/>
          <w:divBdr>
            <w:top w:val="none" w:sz="0" w:space="0" w:color="auto"/>
            <w:left w:val="none" w:sz="0" w:space="0" w:color="auto"/>
            <w:bottom w:val="none" w:sz="0" w:space="0" w:color="auto"/>
            <w:right w:val="none" w:sz="0" w:space="0" w:color="auto"/>
          </w:divBdr>
        </w:div>
        <w:div w:id="754206861">
          <w:marLeft w:val="640"/>
          <w:marRight w:val="0"/>
          <w:marTop w:val="0"/>
          <w:marBottom w:val="0"/>
          <w:divBdr>
            <w:top w:val="none" w:sz="0" w:space="0" w:color="auto"/>
            <w:left w:val="none" w:sz="0" w:space="0" w:color="auto"/>
            <w:bottom w:val="none" w:sz="0" w:space="0" w:color="auto"/>
            <w:right w:val="none" w:sz="0" w:space="0" w:color="auto"/>
          </w:divBdr>
        </w:div>
        <w:div w:id="763768801">
          <w:marLeft w:val="640"/>
          <w:marRight w:val="0"/>
          <w:marTop w:val="0"/>
          <w:marBottom w:val="0"/>
          <w:divBdr>
            <w:top w:val="none" w:sz="0" w:space="0" w:color="auto"/>
            <w:left w:val="none" w:sz="0" w:space="0" w:color="auto"/>
            <w:bottom w:val="none" w:sz="0" w:space="0" w:color="auto"/>
            <w:right w:val="none" w:sz="0" w:space="0" w:color="auto"/>
          </w:divBdr>
        </w:div>
        <w:div w:id="798567360">
          <w:marLeft w:val="640"/>
          <w:marRight w:val="0"/>
          <w:marTop w:val="0"/>
          <w:marBottom w:val="0"/>
          <w:divBdr>
            <w:top w:val="none" w:sz="0" w:space="0" w:color="auto"/>
            <w:left w:val="none" w:sz="0" w:space="0" w:color="auto"/>
            <w:bottom w:val="none" w:sz="0" w:space="0" w:color="auto"/>
            <w:right w:val="none" w:sz="0" w:space="0" w:color="auto"/>
          </w:divBdr>
        </w:div>
        <w:div w:id="804735051">
          <w:marLeft w:val="640"/>
          <w:marRight w:val="0"/>
          <w:marTop w:val="0"/>
          <w:marBottom w:val="0"/>
          <w:divBdr>
            <w:top w:val="none" w:sz="0" w:space="0" w:color="auto"/>
            <w:left w:val="none" w:sz="0" w:space="0" w:color="auto"/>
            <w:bottom w:val="none" w:sz="0" w:space="0" w:color="auto"/>
            <w:right w:val="none" w:sz="0" w:space="0" w:color="auto"/>
          </w:divBdr>
        </w:div>
        <w:div w:id="824129465">
          <w:marLeft w:val="640"/>
          <w:marRight w:val="0"/>
          <w:marTop w:val="0"/>
          <w:marBottom w:val="0"/>
          <w:divBdr>
            <w:top w:val="none" w:sz="0" w:space="0" w:color="auto"/>
            <w:left w:val="none" w:sz="0" w:space="0" w:color="auto"/>
            <w:bottom w:val="none" w:sz="0" w:space="0" w:color="auto"/>
            <w:right w:val="none" w:sz="0" w:space="0" w:color="auto"/>
          </w:divBdr>
        </w:div>
        <w:div w:id="828441459">
          <w:marLeft w:val="640"/>
          <w:marRight w:val="0"/>
          <w:marTop w:val="0"/>
          <w:marBottom w:val="0"/>
          <w:divBdr>
            <w:top w:val="none" w:sz="0" w:space="0" w:color="auto"/>
            <w:left w:val="none" w:sz="0" w:space="0" w:color="auto"/>
            <w:bottom w:val="none" w:sz="0" w:space="0" w:color="auto"/>
            <w:right w:val="none" w:sz="0" w:space="0" w:color="auto"/>
          </w:divBdr>
        </w:div>
        <w:div w:id="852693212">
          <w:marLeft w:val="640"/>
          <w:marRight w:val="0"/>
          <w:marTop w:val="0"/>
          <w:marBottom w:val="0"/>
          <w:divBdr>
            <w:top w:val="none" w:sz="0" w:space="0" w:color="auto"/>
            <w:left w:val="none" w:sz="0" w:space="0" w:color="auto"/>
            <w:bottom w:val="none" w:sz="0" w:space="0" w:color="auto"/>
            <w:right w:val="none" w:sz="0" w:space="0" w:color="auto"/>
          </w:divBdr>
        </w:div>
        <w:div w:id="908729874">
          <w:marLeft w:val="640"/>
          <w:marRight w:val="0"/>
          <w:marTop w:val="0"/>
          <w:marBottom w:val="0"/>
          <w:divBdr>
            <w:top w:val="none" w:sz="0" w:space="0" w:color="auto"/>
            <w:left w:val="none" w:sz="0" w:space="0" w:color="auto"/>
            <w:bottom w:val="none" w:sz="0" w:space="0" w:color="auto"/>
            <w:right w:val="none" w:sz="0" w:space="0" w:color="auto"/>
          </w:divBdr>
        </w:div>
        <w:div w:id="987245912">
          <w:marLeft w:val="640"/>
          <w:marRight w:val="0"/>
          <w:marTop w:val="0"/>
          <w:marBottom w:val="0"/>
          <w:divBdr>
            <w:top w:val="none" w:sz="0" w:space="0" w:color="auto"/>
            <w:left w:val="none" w:sz="0" w:space="0" w:color="auto"/>
            <w:bottom w:val="none" w:sz="0" w:space="0" w:color="auto"/>
            <w:right w:val="none" w:sz="0" w:space="0" w:color="auto"/>
          </w:divBdr>
        </w:div>
        <w:div w:id="1007293360">
          <w:marLeft w:val="640"/>
          <w:marRight w:val="0"/>
          <w:marTop w:val="0"/>
          <w:marBottom w:val="0"/>
          <w:divBdr>
            <w:top w:val="none" w:sz="0" w:space="0" w:color="auto"/>
            <w:left w:val="none" w:sz="0" w:space="0" w:color="auto"/>
            <w:bottom w:val="none" w:sz="0" w:space="0" w:color="auto"/>
            <w:right w:val="none" w:sz="0" w:space="0" w:color="auto"/>
          </w:divBdr>
        </w:div>
        <w:div w:id="1012882233">
          <w:marLeft w:val="640"/>
          <w:marRight w:val="0"/>
          <w:marTop w:val="0"/>
          <w:marBottom w:val="0"/>
          <w:divBdr>
            <w:top w:val="none" w:sz="0" w:space="0" w:color="auto"/>
            <w:left w:val="none" w:sz="0" w:space="0" w:color="auto"/>
            <w:bottom w:val="none" w:sz="0" w:space="0" w:color="auto"/>
            <w:right w:val="none" w:sz="0" w:space="0" w:color="auto"/>
          </w:divBdr>
        </w:div>
        <w:div w:id="1036348745">
          <w:marLeft w:val="640"/>
          <w:marRight w:val="0"/>
          <w:marTop w:val="0"/>
          <w:marBottom w:val="0"/>
          <w:divBdr>
            <w:top w:val="none" w:sz="0" w:space="0" w:color="auto"/>
            <w:left w:val="none" w:sz="0" w:space="0" w:color="auto"/>
            <w:bottom w:val="none" w:sz="0" w:space="0" w:color="auto"/>
            <w:right w:val="none" w:sz="0" w:space="0" w:color="auto"/>
          </w:divBdr>
        </w:div>
        <w:div w:id="1062215279">
          <w:marLeft w:val="640"/>
          <w:marRight w:val="0"/>
          <w:marTop w:val="0"/>
          <w:marBottom w:val="0"/>
          <w:divBdr>
            <w:top w:val="none" w:sz="0" w:space="0" w:color="auto"/>
            <w:left w:val="none" w:sz="0" w:space="0" w:color="auto"/>
            <w:bottom w:val="none" w:sz="0" w:space="0" w:color="auto"/>
            <w:right w:val="none" w:sz="0" w:space="0" w:color="auto"/>
          </w:divBdr>
        </w:div>
        <w:div w:id="1062294479">
          <w:marLeft w:val="640"/>
          <w:marRight w:val="0"/>
          <w:marTop w:val="0"/>
          <w:marBottom w:val="0"/>
          <w:divBdr>
            <w:top w:val="none" w:sz="0" w:space="0" w:color="auto"/>
            <w:left w:val="none" w:sz="0" w:space="0" w:color="auto"/>
            <w:bottom w:val="none" w:sz="0" w:space="0" w:color="auto"/>
            <w:right w:val="none" w:sz="0" w:space="0" w:color="auto"/>
          </w:divBdr>
        </w:div>
        <w:div w:id="1168864999">
          <w:marLeft w:val="640"/>
          <w:marRight w:val="0"/>
          <w:marTop w:val="0"/>
          <w:marBottom w:val="0"/>
          <w:divBdr>
            <w:top w:val="none" w:sz="0" w:space="0" w:color="auto"/>
            <w:left w:val="none" w:sz="0" w:space="0" w:color="auto"/>
            <w:bottom w:val="none" w:sz="0" w:space="0" w:color="auto"/>
            <w:right w:val="none" w:sz="0" w:space="0" w:color="auto"/>
          </w:divBdr>
        </w:div>
        <w:div w:id="1191989465">
          <w:marLeft w:val="640"/>
          <w:marRight w:val="0"/>
          <w:marTop w:val="0"/>
          <w:marBottom w:val="0"/>
          <w:divBdr>
            <w:top w:val="none" w:sz="0" w:space="0" w:color="auto"/>
            <w:left w:val="none" w:sz="0" w:space="0" w:color="auto"/>
            <w:bottom w:val="none" w:sz="0" w:space="0" w:color="auto"/>
            <w:right w:val="none" w:sz="0" w:space="0" w:color="auto"/>
          </w:divBdr>
        </w:div>
        <w:div w:id="1192692419">
          <w:marLeft w:val="640"/>
          <w:marRight w:val="0"/>
          <w:marTop w:val="0"/>
          <w:marBottom w:val="0"/>
          <w:divBdr>
            <w:top w:val="none" w:sz="0" w:space="0" w:color="auto"/>
            <w:left w:val="none" w:sz="0" w:space="0" w:color="auto"/>
            <w:bottom w:val="none" w:sz="0" w:space="0" w:color="auto"/>
            <w:right w:val="none" w:sz="0" w:space="0" w:color="auto"/>
          </w:divBdr>
        </w:div>
        <w:div w:id="1196697482">
          <w:marLeft w:val="640"/>
          <w:marRight w:val="0"/>
          <w:marTop w:val="0"/>
          <w:marBottom w:val="0"/>
          <w:divBdr>
            <w:top w:val="none" w:sz="0" w:space="0" w:color="auto"/>
            <w:left w:val="none" w:sz="0" w:space="0" w:color="auto"/>
            <w:bottom w:val="none" w:sz="0" w:space="0" w:color="auto"/>
            <w:right w:val="none" w:sz="0" w:space="0" w:color="auto"/>
          </w:divBdr>
        </w:div>
        <w:div w:id="1219635279">
          <w:marLeft w:val="640"/>
          <w:marRight w:val="0"/>
          <w:marTop w:val="0"/>
          <w:marBottom w:val="0"/>
          <w:divBdr>
            <w:top w:val="none" w:sz="0" w:space="0" w:color="auto"/>
            <w:left w:val="none" w:sz="0" w:space="0" w:color="auto"/>
            <w:bottom w:val="none" w:sz="0" w:space="0" w:color="auto"/>
            <w:right w:val="none" w:sz="0" w:space="0" w:color="auto"/>
          </w:divBdr>
        </w:div>
        <w:div w:id="1358848489">
          <w:marLeft w:val="640"/>
          <w:marRight w:val="0"/>
          <w:marTop w:val="0"/>
          <w:marBottom w:val="0"/>
          <w:divBdr>
            <w:top w:val="none" w:sz="0" w:space="0" w:color="auto"/>
            <w:left w:val="none" w:sz="0" w:space="0" w:color="auto"/>
            <w:bottom w:val="none" w:sz="0" w:space="0" w:color="auto"/>
            <w:right w:val="none" w:sz="0" w:space="0" w:color="auto"/>
          </w:divBdr>
        </w:div>
        <w:div w:id="1444685191">
          <w:marLeft w:val="640"/>
          <w:marRight w:val="0"/>
          <w:marTop w:val="0"/>
          <w:marBottom w:val="0"/>
          <w:divBdr>
            <w:top w:val="none" w:sz="0" w:space="0" w:color="auto"/>
            <w:left w:val="none" w:sz="0" w:space="0" w:color="auto"/>
            <w:bottom w:val="none" w:sz="0" w:space="0" w:color="auto"/>
            <w:right w:val="none" w:sz="0" w:space="0" w:color="auto"/>
          </w:divBdr>
        </w:div>
        <w:div w:id="1445348708">
          <w:marLeft w:val="640"/>
          <w:marRight w:val="0"/>
          <w:marTop w:val="0"/>
          <w:marBottom w:val="0"/>
          <w:divBdr>
            <w:top w:val="none" w:sz="0" w:space="0" w:color="auto"/>
            <w:left w:val="none" w:sz="0" w:space="0" w:color="auto"/>
            <w:bottom w:val="none" w:sz="0" w:space="0" w:color="auto"/>
            <w:right w:val="none" w:sz="0" w:space="0" w:color="auto"/>
          </w:divBdr>
        </w:div>
        <w:div w:id="1445927808">
          <w:marLeft w:val="640"/>
          <w:marRight w:val="0"/>
          <w:marTop w:val="0"/>
          <w:marBottom w:val="0"/>
          <w:divBdr>
            <w:top w:val="none" w:sz="0" w:space="0" w:color="auto"/>
            <w:left w:val="none" w:sz="0" w:space="0" w:color="auto"/>
            <w:bottom w:val="none" w:sz="0" w:space="0" w:color="auto"/>
            <w:right w:val="none" w:sz="0" w:space="0" w:color="auto"/>
          </w:divBdr>
        </w:div>
        <w:div w:id="1453328949">
          <w:marLeft w:val="640"/>
          <w:marRight w:val="0"/>
          <w:marTop w:val="0"/>
          <w:marBottom w:val="0"/>
          <w:divBdr>
            <w:top w:val="none" w:sz="0" w:space="0" w:color="auto"/>
            <w:left w:val="none" w:sz="0" w:space="0" w:color="auto"/>
            <w:bottom w:val="none" w:sz="0" w:space="0" w:color="auto"/>
            <w:right w:val="none" w:sz="0" w:space="0" w:color="auto"/>
          </w:divBdr>
        </w:div>
        <w:div w:id="1472868572">
          <w:marLeft w:val="640"/>
          <w:marRight w:val="0"/>
          <w:marTop w:val="0"/>
          <w:marBottom w:val="0"/>
          <w:divBdr>
            <w:top w:val="none" w:sz="0" w:space="0" w:color="auto"/>
            <w:left w:val="none" w:sz="0" w:space="0" w:color="auto"/>
            <w:bottom w:val="none" w:sz="0" w:space="0" w:color="auto"/>
            <w:right w:val="none" w:sz="0" w:space="0" w:color="auto"/>
          </w:divBdr>
        </w:div>
        <w:div w:id="1476992961">
          <w:marLeft w:val="640"/>
          <w:marRight w:val="0"/>
          <w:marTop w:val="0"/>
          <w:marBottom w:val="0"/>
          <w:divBdr>
            <w:top w:val="none" w:sz="0" w:space="0" w:color="auto"/>
            <w:left w:val="none" w:sz="0" w:space="0" w:color="auto"/>
            <w:bottom w:val="none" w:sz="0" w:space="0" w:color="auto"/>
            <w:right w:val="none" w:sz="0" w:space="0" w:color="auto"/>
          </w:divBdr>
        </w:div>
        <w:div w:id="1483540106">
          <w:marLeft w:val="640"/>
          <w:marRight w:val="0"/>
          <w:marTop w:val="0"/>
          <w:marBottom w:val="0"/>
          <w:divBdr>
            <w:top w:val="none" w:sz="0" w:space="0" w:color="auto"/>
            <w:left w:val="none" w:sz="0" w:space="0" w:color="auto"/>
            <w:bottom w:val="none" w:sz="0" w:space="0" w:color="auto"/>
            <w:right w:val="none" w:sz="0" w:space="0" w:color="auto"/>
          </w:divBdr>
        </w:div>
        <w:div w:id="1554729763">
          <w:marLeft w:val="640"/>
          <w:marRight w:val="0"/>
          <w:marTop w:val="0"/>
          <w:marBottom w:val="0"/>
          <w:divBdr>
            <w:top w:val="none" w:sz="0" w:space="0" w:color="auto"/>
            <w:left w:val="none" w:sz="0" w:space="0" w:color="auto"/>
            <w:bottom w:val="none" w:sz="0" w:space="0" w:color="auto"/>
            <w:right w:val="none" w:sz="0" w:space="0" w:color="auto"/>
          </w:divBdr>
        </w:div>
        <w:div w:id="1577738242">
          <w:marLeft w:val="640"/>
          <w:marRight w:val="0"/>
          <w:marTop w:val="0"/>
          <w:marBottom w:val="0"/>
          <w:divBdr>
            <w:top w:val="none" w:sz="0" w:space="0" w:color="auto"/>
            <w:left w:val="none" w:sz="0" w:space="0" w:color="auto"/>
            <w:bottom w:val="none" w:sz="0" w:space="0" w:color="auto"/>
            <w:right w:val="none" w:sz="0" w:space="0" w:color="auto"/>
          </w:divBdr>
        </w:div>
        <w:div w:id="1588034668">
          <w:marLeft w:val="640"/>
          <w:marRight w:val="0"/>
          <w:marTop w:val="0"/>
          <w:marBottom w:val="0"/>
          <w:divBdr>
            <w:top w:val="none" w:sz="0" w:space="0" w:color="auto"/>
            <w:left w:val="none" w:sz="0" w:space="0" w:color="auto"/>
            <w:bottom w:val="none" w:sz="0" w:space="0" w:color="auto"/>
            <w:right w:val="none" w:sz="0" w:space="0" w:color="auto"/>
          </w:divBdr>
        </w:div>
        <w:div w:id="1599826556">
          <w:marLeft w:val="640"/>
          <w:marRight w:val="0"/>
          <w:marTop w:val="0"/>
          <w:marBottom w:val="0"/>
          <w:divBdr>
            <w:top w:val="none" w:sz="0" w:space="0" w:color="auto"/>
            <w:left w:val="none" w:sz="0" w:space="0" w:color="auto"/>
            <w:bottom w:val="none" w:sz="0" w:space="0" w:color="auto"/>
            <w:right w:val="none" w:sz="0" w:space="0" w:color="auto"/>
          </w:divBdr>
        </w:div>
        <w:div w:id="1617760688">
          <w:marLeft w:val="640"/>
          <w:marRight w:val="0"/>
          <w:marTop w:val="0"/>
          <w:marBottom w:val="0"/>
          <w:divBdr>
            <w:top w:val="none" w:sz="0" w:space="0" w:color="auto"/>
            <w:left w:val="none" w:sz="0" w:space="0" w:color="auto"/>
            <w:bottom w:val="none" w:sz="0" w:space="0" w:color="auto"/>
            <w:right w:val="none" w:sz="0" w:space="0" w:color="auto"/>
          </w:divBdr>
        </w:div>
        <w:div w:id="1621185764">
          <w:marLeft w:val="640"/>
          <w:marRight w:val="0"/>
          <w:marTop w:val="0"/>
          <w:marBottom w:val="0"/>
          <w:divBdr>
            <w:top w:val="none" w:sz="0" w:space="0" w:color="auto"/>
            <w:left w:val="none" w:sz="0" w:space="0" w:color="auto"/>
            <w:bottom w:val="none" w:sz="0" w:space="0" w:color="auto"/>
            <w:right w:val="none" w:sz="0" w:space="0" w:color="auto"/>
          </w:divBdr>
        </w:div>
        <w:div w:id="1630359179">
          <w:marLeft w:val="640"/>
          <w:marRight w:val="0"/>
          <w:marTop w:val="0"/>
          <w:marBottom w:val="0"/>
          <w:divBdr>
            <w:top w:val="none" w:sz="0" w:space="0" w:color="auto"/>
            <w:left w:val="none" w:sz="0" w:space="0" w:color="auto"/>
            <w:bottom w:val="none" w:sz="0" w:space="0" w:color="auto"/>
            <w:right w:val="none" w:sz="0" w:space="0" w:color="auto"/>
          </w:divBdr>
        </w:div>
        <w:div w:id="1636907204">
          <w:marLeft w:val="640"/>
          <w:marRight w:val="0"/>
          <w:marTop w:val="0"/>
          <w:marBottom w:val="0"/>
          <w:divBdr>
            <w:top w:val="none" w:sz="0" w:space="0" w:color="auto"/>
            <w:left w:val="none" w:sz="0" w:space="0" w:color="auto"/>
            <w:bottom w:val="none" w:sz="0" w:space="0" w:color="auto"/>
            <w:right w:val="none" w:sz="0" w:space="0" w:color="auto"/>
          </w:divBdr>
        </w:div>
        <w:div w:id="1669214906">
          <w:marLeft w:val="640"/>
          <w:marRight w:val="0"/>
          <w:marTop w:val="0"/>
          <w:marBottom w:val="0"/>
          <w:divBdr>
            <w:top w:val="none" w:sz="0" w:space="0" w:color="auto"/>
            <w:left w:val="none" w:sz="0" w:space="0" w:color="auto"/>
            <w:bottom w:val="none" w:sz="0" w:space="0" w:color="auto"/>
            <w:right w:val="none" w:sz="0" w:space="0" w:color="auto"/>
          </w:divBdr>
        </w:div>
        <w:div w:id="1691372755">
          <w:marLeft w:val="640"/>
          <w:marRight w:val="0"/>
          <w:marTop w:val="0"/>
          <w:marBottom w:val="0"/>
          <w:divBdr>
            <w:top w:val="none" w:sz="0" w:space="0" w:color="auto"/>
            <w:left w:val="none" w:sz="0" w:space="0" w:color="auto"/>
            <w:bottom w:val="none" w:sz="0" w:space="0" w:color="auto"/>
            <w:right w:val="none" w:sz="0" w:space="0" w:color="auto"/>
          </w:divBdr>
        </w:div>
        <w:div w:id="1717850050">
          <w:marLeft w:val="640"/>
          <w:marRight w:val="0"/>
          <w:marTop w:val="0"/>
          <w:marBottom w:val="0"/>
          <w:divBdr>
            <w:top w:val="none" w:sz="0" w:space="0" w:color="auto"/>
            <w:left w:val="none" w:sz="0" w:space="0" w:color="auto"/>
            <w:bottom w:val="none" w:sz="0" w:space="0" w:color="auto"/>
            <w:right w:val="none" w:sz="0" w:space="0" w:color="auto"/>
          </w:divBdr>
        </w:div>
        <w:div w:id="1750537465">
          <w:marLeft w:val="640"/>
          <w:marRight w:val="0"/>
          <w:marTop w:val="0"/>
          <w:marBottom w:val="0"/>
          <w:divBdr>
            <w:top w:val="none" w:sz="0" w:space="0" w:color="auto"/>
            <w:left w:val="none" w:sz="0" w:space="0" w:color="auto"/>
            <w:bottom w:val="none" w:sz="0" w:space="0" w:color="auto"/>
            <w:right w:val="none" w:sz="0" w:space="0" w:color="auto"/>
          </w:divBdr>
        </w:div>
        <w:div w:id="1762798713">
          <w:marLeft w:val="640"/>
          <w:marRight w:val="0"/>
          <w:marTop w:val="0"/>
          <w:marBottom w:val="0"/>
          <w:divBdr>
            <w:top w:val="none" w:sz="0" w:space="0" w:color="auto"/>
            <w:left w:val="none" w:sz="0" w:space="0" w:color="auto"/>
            <w:bottom w:val="none" w:sz="0" w:space="0" w:color="auto"/>
            <w:right w:val="none" w:sz="0" w:space="0" w:color="auto"/>
          </w:divBdr>
        </w:div>
        <w:div w:id="1770588104">
          <w:marLeft w:val="640"/>
          <w:marRight w:val="0"/>
          <w:marTop w:val="0"/>
          <w:marBottom w:val="0"/>
          <w:divBdr>
            <w:top w:val="none" w:sz="0" w:space="0" w:color="auto"/>
            <w:left w:val="none" w:sz="0" w:space="0" w:color="auto"/>
            <w:bottom w:val="none" w:sz="0" w:space="0" w:color="auto"/>
            <w:right w:val="none" w:sz="0" w:space="0" w:color="auto"/>
          </w:divBdr>
        </w:div>
        <w:div w:id="1783764524">
          <w:marLeft w:val="640"/>
          <w:marRight w:val="0"/>
          <w:marTop w:val="0"/>
          <w:marBottom w:val="0"/>
          <w:divBdr>
            <w:top w:val="none" w:sz="0" w:space="0" w:color="auto"/>
            <w:left w:val="none" w:sz="0" w:space="0" w:color="auto"/>
            <w:bottom w:val="none" w:sz="0" w:space="0" w:color="auto"/>
            <w:right w:val="none" w:sz="0" w:space="0" w:color="auto"/>
          </w:divBdr>
        </w:div>
        <w:div w:id="1787430740">
          <w:marLeft w:val="640"/>
          <w:marRight w:val="0"/>
          <w:marTop w:val="0"/>
          <w:marBottom w:val="0"/>
          <w:divBdr>
            <w:top w:val="none" w:sz="0" w:space="0" w:color="auto"/>
            <w:left w:val="none" w:sz="0" w:space="0" w:color="auto"/>
            <w:bottom w:val="none" w:sz="0" w:space="0" w:color="auto"/>
            <w:right w:val="none" w:sz="0" w:space="0" w:color="auto"/>
          </w:divBdr>
        </w:div>
        <w:div w:id="1855995897">
          <w:marLeft w:val="640"/>
          <w:marRight w:val="0"/>
          <w:marTop w:val="0"/>
          <w:marBottom w:val="0"/>
          <w:divBdr>
            <w:top w:val="none" w:sz="0" w:space="0" w:color="auto"/>
            <w:left w:val="none" w:sz="0" w:space="0" w:color="auto"/>
            <w:bottom w:val="none" w:sz="0" w:space="0" w:color="auto"/>
            <w:right w:val="none" w:sz="0" w:space="0" w:color="auto"/>
          </w:divBdr>
        </w:div>
        <w:div w:id="1877545648">
          <w:marLeft w:val="640"/>
          <w:marRight w:val="0"/>
          <w:marTop w:val="0"/>
          <w:marBottom w:val="0"/>
          <w:divBdr>
            <w:top w:val="none" w:sz="0" w:space="0" w:color="auto"/>
            <w:left w:val="none" w:sz="0" w:space="0" w:color="auto"/>
            <w:bottom w:val="none" w:sz="0" w:space="0" w:color="auto"/>
            <w:right w:val="none" w:sz="0" w:space="0" w:color="auto"/>
          </w:divBdr>
        </w:div>
        <w:div w:id="1923876527">
          <w:marLeft w:val="640"/>
          <w:marRight w:val="0"/>
          <w:marTop w:val="0"/>
          <w:marBottom w:val="0"/>
          <w:divBdr>
            <w:top w:val="none" w:sz="0" w:space="0" w:color="auto"/>
            <w:left w:val="none" w:sz="0" w:space="0" w:color="auto"/>
            <w:bottom w:val="none" w:sz="0" w:space="0" w:color="auto"/>
            <w:right w:val="none" w:sz="0" w:space="0" w:color="auto"/>
          </w:divBdr>
        </w:div>
        <w:div w:id="1958489447">
          <w:marLeft w:val="640"/>
          <w:marRight w:val="0"/>
          <w:marTop w:val="0"/>
          <w:marBottom w:val="0"/>
          <w:divBdr>
            <w:top w:val="none" w:sz="0" w:space="0" w:color="auto"/>
            <w:left w:val="none" w:sz="0" w:space="0" w:color="auto"/>
            <w:bottom w:val="none" w:sz="0" w:space="0" w:color="auto"/>
            <w:right w:val="none" w:sz="0" w:space="0" w:color="auto"/>
          </w:divBdr>
        </w:div>
        <w:div w:id="2052998513">
          <w:marLeft w:val="640"/>
          <w:marRight w:val="0"/>
          <w:marTop w:val="0"/>
          <w:marBottom w:val="0"/>
          <w:divBdr>
            <w:top w:val="none" w:sz="0" w:space="0" w:color="auto"/>
            <w:left w:val="none" w:sz="0" w:space="0" w:color="auto"/>
            <w:bottom w:val="none" w:sz="0" w:space="0" w:color="auto"/>
            <w:right w:val="none" w:sz="0" w:space="0" w:color="auto"/>
          </w:divBdr>
        </w:div>
        <w:div w:id="2057927028">
          <w:marLeft w:val="640"/>
          <w:marRight w:val="0"/>
          <w:marTop w:val="0"/>
          <w:marBottom w:val="0"/>
          <w:divBdr>
            <w:top w:val="none" w:sz="0" w:space="0" w:color="auto"/>
            <w:left w:val="none" w:sz="0" w:space="0" w:color="auto"/>
            <w:bottom w:val="none" w:sz="0" w:space="0" w:color="auto"/>
            <w:right w:val="none" w:sz="0" w:space="0" w:color="auto"/>
          </w:divBdr>
        </w:div>
        <w:div w:id="2135247070">
          <w:marLeft w:val="640"/>
          <w:marRight w:val="0"/>
          <w:marTop w:val="0"/>
          <w:marBottom w:val="0"/>
          <w:divBdr>
            <w:top w:val="none" w:sz="0" w:space="0" w:color="auto"/>
            <w:left w:val="none" w:sz="0" w:space="0" w:color="auto"/>
            <w:bottom w:val="none" w:sz="0" w:space="0" w:color="auto"/>
            <w:right w:val="none" w:sz="0" w:space="0" w:color="auto"/>
          </w:divBdr>
        </w:div>
      </w:divsChild>
    </w:div>
    <w:div w:id="328557225">
      <w:bodyDiv w:val="1"/>
      <w:marLeft w:val="0"/>
      <w:marRight w:val="0"/>
      <w:marTop w:val="0"/>
      <w:marBottom w:val="0"/>
      <w:divBdr>
        <w:top w:val="none" w:sz="0" w:space="0" w:color="auto"/>
        <w:left w:val="none" w:sz="0" w:space="0" w:color="auto"/>
        <w:bottom w:val="none" w:sz="0" w:space="0" w:color="auto"/>
        <w:right w:val="none" w:sz="0" w:space="0" w:color="auto"/>
      </w:divBdr>
      <w:divsChild>
        <w:div w:id="25641499">
          <w:marLeft w:val="640"/>
          <w:marRight w:val="0"/>
          <w:marTop w:val="0"/>
          <w:marBottom w:val="0"/>
          <w:divBdr>
            <w:top w:val="none" w:sz="0" w:space="0" w:color="auto"/>
            <w:left w:val="none" w:sz="0" w:space="0" w:color="auto"/>
            <w:bottom w:val="none" w:sz="0" w:space="0" w:color="auto"/>
            <w:right w:val="none" w:sz="0" w:space="0" w:color="auto"/>
          </w:divBdr>
        </w:div>
        <w:div w:id="26025379">
          <w:marLeft w:val="640"/>
          <w:marRight w:val="0"/>
          <w:marTop w:val="0"/>
          <w:marBottom w:val="0"/>
          <w:divBdr>
            <w:top w:val="none" w:sz="0" w:space="0" w:color="auto"/>
            <w:left w:val="none" w:sz="0" w:space="0" w:color="auto"/>
            <w:bottom w:val="none" w:sz="0" w:space="0" w:color="auto"/>
            <w:right w:val="none" w:sz="0" w:space="0" w:color="auto"/>
          </w:divBdr>
        </w:div>
        <w:div w:id="46954481">
          <w:marLeft w:val="640"/>
          <w:marRight w:val="0"/>
          <w:marTop w:val="0"/>
          <w:marBottom w:val="0"/>
          <w:divBdr>
            <w:top w:val="none" w:sz="0" w:space="0" w:color="auto"/>
            <w:left w:val="none" w:sz="0" w:space="0" w:color="auto"/>
            <w:bottom w:val="none" w:sz="0" w:space="0" w:color="auto"/>
            <w:right w:val="none" w:sz="0" w:space="0" w:color="auto"/>
          </w:divBdr>
        </w:div>
        <w:div w:id="84423990">
          <w:marLeft w:val="640"/>
          <w:marRight w:val="0"/>
          <w:marTop w:val="0"/>
          <w:marBottom w:val="0"/>
          <w:divBdr>
            <w:top w:val="none" w:sz="0" w:space="0" w:color="auto"/>
            <w:left w:val="none" w:sz="0" w:space="0" w:color="auto"/>
            <w:bottom w:val="none" w:sz="0" w:space="0" w:color="auto"/>
            <w:right w:val="none" w:sz="0" w:space="0" w:color="auto"/>
          </w:divBdr>
        </w:div>
        <w:div w:id="86658411">
          <w:marLeft w:val="640"/>
          <w:marRight w:val="0"/>
          <w:marTop w:val="0"/>
          <w:marBottom w:val="0"/>
          <w:divBdr>
            <w:top w:val="none" w:sz="0" w:space="0" w:color="auto"/>
            <w:left w:val="none" w:sz="0" w:space="0" w:color="auto"/>
            <w:bottom w:val="none" w:sz="0" w:space="0" w:color="auto"/>
            <w:right w:val="none" w:sz="0" w:space="0" w:color="auto"/>
          </w:divBdr>
        </w:div>
        <w:div w:id="116333812">
          <w:marLeft w:val="640"/>
          <w:marRight w:val="0"/>
          <w:marTop w:val="0"/>
          <w:marBottom w:val="0"/>
          <w:divBdr>
            <w:top w:val="none" w:sz="0" w:space="0" w:color="auto"/>
            <w:left w:val="none" w:sz="0" w:space="0" w:color="auto"/>
            <w:bottom w:val="none" w:sz="0" w:space="0" w:color="auto"/>
            <w:right w:val="none" w:sz="0" w:space="0" w:color="auto"/>
          </w:divBdr>
        </w:div>
        <w:div w:id="133714884">
          <w:marLeft w:val="640"/>
          <w:marRight w:val="0"/>
          <w:marTop w:val="0"/>
          <w:marBottom w:val="0"/>
          <w:divBdr>
            <w:top w:val="none" w:sz="0" w:space="0" w:color="auto"/>
            <w:left w:val="none" w:sz="0" w:space="0" w:color="auto"/>
            <w:bottom w:val="none" w:sz="0" w:space="0" w:color="auto"/>
            <w:right w:val="none" w:sz="0" w:space="0" w:color="auto"/>
          </w:divBdr>
        </w:div>
        <w:div w:id="139689714">
          <w:marLeft w:val="640"/>
          <w:marRight w:val="0"/>
          <w:marTop w:val="0"/>
          <w:marBottom w:val="0"/>
          <w:divBdr>
            <w:top w:val="none" w:sz="0" w:space="0" w:color="auto"/>
            <w:left w:val="none" w:sz="0" w:space="0" w:color="auto"/>
            <w:bottom w:val="none" w:sz="0" w:space="0" w:color="auto"/>
            <w:right w:val="none" w:sz="0" w:space="0" w:color="auto"/>
          </w:divBdr>
        </w:div>
        <w:div w:id="151797088">
          <w:marLeft w:val="640"/>
          <w:marRight w:val="0"/>
          <w:marTop w:val="0"/>
          <w:marBottom w:val="0"/>
          <w:divBdr>
            <w:top w:val="none" w:sz="0" w:space="0" w:color="auto"/>
            <w:left w:val="none" w:sz="0" w:space="0" w:color="auto"/>
            <w:bottom w:val="none" w:sz="0" w:space="0" w:color="auto"/>
            <w:right w:val="none" w:sz="0" w:space="0" w:color="auto"/>
          </w:divBdr>
        </w:div>
        <w:div w:id="161510941">
          <w:marLeft w:val="640"/>
          <w:marRight w:val="0"/>
          <w:marTop w:val="0"/>
          <w:marBottom w:val="0"/>
          <w:divBdr>
            <w:top w:val="none" w:sz="0" w:space="0" w:color="auto"/>
            <w:left w:val="none" w:sz="0" w:space="0" w:color="auto"/>
            <w:bottom w:val="none" w:sz="0" w:space="0" w:color="auto"/>
            <w:right w:val="none" w:sz="0" w:space="0" w:color="auto"/>
          </w:divBdr>
        </w:div>
        <w:div w:id="260992156">
          <w:marLeft w:val="640"/>
          <w:marRight w:val="0"/>
          <w:marTop w:val="0"/>
          <w:marBottom w:val="0"/>
          <w:divBdr>
            <w:top w:val="none" w:sz="0" w:space="0" w:color="auto"/>
            <w:left w:val="none" w:sz="0" w:space="0" w:color="auto"/>
            <w:bottom w:val="none" w:sz="0" w:space="0" w:color="auto"/>
            <w:right w:val="none" w:sz="0" w:space="0" w:color="auto"/>
          </w:divBdr>
        </w:div>
        <w:div w:id="292368978">
          <w:marLeft w:val="640"/>
          <w:marRight w:val="0"/>
          <w:marTop w:val="0"/>
          <w:marBottom w:val="0"/>
          <w:divBdr>
            <w:top w:val="none" w:sz="0" w:space="0" w:color="auto"/>
            <w:left w:val="none" w:sz="0" w:space="0" w:color="auto"/>
            <w:bottom w:val="none" w:sz="0" w:space="0" w:color="auto"/>
            <w:right w:val="none" w:sz="0" w:space="0" w:color="auto"/>
          </w:divBdr>
        </w:div>
        <w:div w:id="305163897">
          <w:marLeft w:val="640"/>
          <w:marRight w:val="0"/>
          <w:marTop w:val="0"/>
          <w:marBottom w:val="0"/>
          <w:divBdr>
            <w:top w:val="none" w:sz="0" w:space="0" w:color="auto"/>
            <w:left w:val="none" w:sz="0" w:space="0" w:color="auto"/>
            <w:bottom w:val="none" w:sz="0" w:space="0" w:color="auto"/>
            <w:right w:val="none" w:sz="0" w:space="0" w:color="auto"/>
          </w:divBdr>
        </w:div>
        <w:div w:id="318729818">
          <w:marLeft w:val="640"/>
          <w:marRight w:val="0"/>
          <w:marTop w:val="0"/>
          <w:marBottom w:val="0"/>
          <w:divBdr>
            <w:top w:val="none" w:sz="0" w:space="0" w:color="auto"/>
            <w:left w:val="none" w:sz="0" w:space="0" w:color="auto"/>
            <w:bottom w:val="none" w:sz="0" w:space="0" w:color="auto"/>
            <w:right w:val="none" w:sz="0" w:space="0" w:color="auto"/>
          </w:divBdr>
        </w:div>
        <w:div w:id="320886720">
          <w:marLeft w:val="640"/>
          <w:marRight w:val="0"/>
          <w:marTop w:val="0"/>
          <w:marBottom w:val="0"/>
          <w:divBdr>
            <w:top w:val="none" w:sz="0" w:space="0" w:color="auto"/>
            <w:left w:val="none" w:sz="0" w:space="0" w:color="auto"/>
            <w:bottom w:val="none" w:sz="0" w:space="0" w:color="auto"/>
            <w:right w:val="none" w:sz="0" w:space="0" w:color="auto"/>
          </w:divBdr>
        </w:div>
        <w:div w:id="330837877">
          <w:marLeft w:val="640"/>
          <w:marRight w:val="0"/>
          <w:marTop w:val="0"/>
          <w:marBottom w:val="0"/>
          <w:divBdr>
            <w:top w:val="none" w:sz="0" w:space="0" w:color="auto"/>
            <w:left w:val="none" w:sz="0" w:space="0" w:color="auto"/>
            <w:bottom w:val="none" w:sz="0" w:space="0" w:color="auto"/>
            <w:right w:val="none" w:sz="0" w:space="0" w:color="auto"/>
          </w:divBdr>
        </w:div>
        <w:div w:id="340352932">
          <w:marLeft w:val="640"/>
          <w:marRight w:val="0"/>
          <w:marTop w:val="0"/>
          <w:marBottom w:val="0"/>
          <w:divBdr>
            <w:top w:val="none" w:sz="0" w:space="0" w:color="auto"/>
            <w:left w:val="none" w:sz="0" w:space="0" w:color="auto"/>
            <w:bottom w:val="none" w:sz="0" w:space="0" w:color="auto"/>
            <w:right w:val="none" w:sz="0" w:space="0" w:color="auto"/>
          </w:divBdr>
        </w:div>
        <w:div w:id="353652436">
          <w:marLeft w:val="640"/>
          <w:marRight w:val="0"/>
          <w:marTop w:val="0"/>
          <w:marBottom w:val="0"/>
          <w:divBdr>
            <w:top w:val="none" w:sz="0" w:space="0" w:color="auto"/>
            <w:left w:val="none" w:sz="0" w:space="0" w:color="auto"/>
            <w:bottom w:val="none" w:sz="0" w:space="0" w:color="auto"/>
            <w:right w:val="none" w:sz="0" w:space="0" w:color="auto"/>
          </w:divBdr>
        </w:div>
        <w:div w:id="367225889">
          <w:marLeft w:val="640"/>
          <w:marRight w:val="0"/>
          <w:marTop w:val="0"/>
          <w:marBottom w:val="0"/>
          <w:divBdr>
            <w:top w:val="none" w:sz="0" w:space="0" w:color="auto"/>
            <w:left w:val="none" w:sz="0" w:space="0" w:color="auto"/>
            <w:bottom w:val="none" w:sz="0" w:space="0" w:color="auto"/>
            <w:right w:val="none" w:sz="0" w:space="0" w:color="auto"/>
          </w:divBdr>
        </w:div>
        <w:div w:id="367723909">
          <w:marLeft w:val="640"/>
          <w:marRight w:val="0"/>
          <w:marTop w:val="0"/>
          <w:marBottom w:val="0"/>
          <w:divBdr>
            <w:top w:val="none" w:sz="0" w:space="0" w:color="auto"/>
            <w:left w:val="none" w:sz="0" w:space="0" w:color="auto"/>
            <w:bottom w:val="none" w:sz="0" w:space="0" w:color="auto"/>
            <w:right w:val="none" w:sz="0" w:space="0" w:color="auto"/>
          </w:divBdr>
        </w:div>
        <w:div w:id="378170944">
          <w:marLeft w:val="640"/>
          <w:marRight w:val="0"/>
          <w:marTop w:val="0"/>
          <w:marBottom w:val="0"/>
          <w:divBdr>
            <w:top w:val="none" w:sz="0" w:space="0" w:color="auto"/>
            <w:left w:val="none" w:sz="0" w:space="0" w:color="auto"/>
            <w:bottom w:val="none" w:sz="0" w:space="0" w:color="auto"/>
            <w:right w:val="none" w:sz="0" w:space="0" w:color="auto"/>
          </w:divBdr>
        </w:div>
        <w:div w:id="391730684">
          <w:marLeft w:val="640"/>
          <w:marRight w:val="0"/>
          <w:marTop w:val="0"/>
          <w:marBottom w:val="0"/>
          <w:divBdr>
            <w:top w:val="none" w:sz="0" w:space="0" w:color="auto"/>
            <w:left w:val="none" w:sz="0" w:space="0" w:color="auto"/>
            <w:bottom w:val="none" w:sz="0" w:space="0" w:color="auto"/>
            <w:right w:val="none" w:sz="0" w:space="0" w:color="auto"/>
          </w:divBdr>
        </w:div>
        <w:div w:id="399711258">
          <w:marLeft w:val="640"/>
          <w:marRight w:val="0"/>
          <w:marTop w:val="0"/>
          <w:marBottom w:val="0"/>
          <w:divBdr>
            <w:top w:val="none" w:sz="0" w:space="0" w:color="auto"/>
            <w:left w:val="none" w:sz="0" w:space="0" w:color="auto"/>
            <w:bottom w:val="none" w:sz="0" w:space="0" w:color="auto"/>
            <w:right w:val="none" w:sz="0" w:space="0" w:color="auto"/>
          </w:divBdr>
        </w:div>
        <w:div w:id="433399961">
          <w:marLeft w:val="640"/>
          <w:marRight w:val="0"/>
          <w:marTop w:val="0"/>
          <w:marBottom w:val="0"/>
          <w:divBdr>
            <w:top w:val="none" w:sz="0" w:space="0" w:color="auto"/>
            <w:left w:val="none" w:sz="0" w:space="0" w:color="auto"/>
            <w:bottom w:val="none" w:sz="0" w:space="0" w:color="auto"/>
            <w:right w:val="none" w:sz="0" w:space="0" w:color="auto"/>
          </w:divBdr>
        </w:div>
        <w:div w:id="434442298">
          <w:marLeft w:val="640"/>
          <w:marRight w:val="0"/>
          <w:marTop w:val="0"/>
          <w:marBottom w:val="0"/>
          <w:divBdr>
            <w:top w:val="none" w:sz="0" w:space="0" w:color="auto"/>
            <w:left w:val="none" w:sz="0" w:space="0" w:color="auto"/>
            <w:bottom w:val="none" w:sz="0" w:space="0" w:color="auto"/>
            <w:right w:val="none" w:sz="0" w:space="0" w:color="auto"/>
          </w:divBdr>
        </w:div>
        <w:div w:id="442578486">
          <w:marLeft w:val="640"/>
          <w:marRight w:val="0"/>
          <w:marTop w:val="0"/>
          <w:marBottom w:val="0"/>
          <w:divBdr>
            <w:top w:val="none" w:sz="0" w:space="0" w:color="auto"/>
            <w:left w:val="none" w:sz="0" w:space="0" w:color="auto"/>
            <w:bottom w:val="none" w:sz="0" w:space="0" w:color="auto"/>
            <w:right w:val="none" w:sz="0" w:space="0" w:color="auto"/>
          </w:divBdr>
        </w:div>
        <w:div w:id="452019580">
          <w:marLeft w:val="640"/>
          <w:marRight w:val="0"/>
          <w:marTop w:val="0"/>
          <w:marBottom w:val="0"/>
          <w:divBdr>
            <w:top w:val="none" w:sz="0" w:space="0" w:color="auto"/>
            <w:left w:val="none" w:sz="0" w:space="0" w:color="auto"/>
            <w:bottom w:val="none" w:sz="0" w:space="0" w:color="auto"/>
            <w:right w:val="none" w:sz="0" w:space="0" w:color="auto"/>
          </w:divBdr>
        </w:div>
        <w:div w:id="453408659">
          <w:marLeft w:val="640"/>
          <w:marRight w:val="0"/>
          <w:marTop w:val="0"/>
          <w:marBottom w:val="0"/>
          <w:divBdr>
            <w:top w:val="none" w:sz="0" w:space="0" w:color="auto"/>
            <w:left w:val="none" w:sz="0" w:space="0" w:color="auto"/>
            <w:bottom w:val="none" w:sz="0" w:space="0" w:color="auto"/>
            <w:right w:val="none" w:sz="0" w:space="0" w:color="auto"/>
          </w:divBdr>
        </w:div>
        <w:div w:id="543911712">
          <w:marLeft w:val="640"/>
          <w:marRight w:val="0"/>
          <w:marTop w:val="0"/>
          <w:marBottom w:val="0"/>
          <w:divBdr>
            <w:top w:val="none" w:sz="0" w:space="0" w:color="auto"/>
            <w:left w:val="none" w:sz="0" w:space="0" w:color="auto"/>
            <w:bottom w:val="none" w:sz="0" w:space="0" w:color="auto"/>
            <w:right w:val="none" w:sz="0" w:space="0" w:color="auto"/>
          </w:divBdr>
        </w:div>
        <w:div w:id="550653461">
          <w:marLeft w:val="640"/>
          <w:marRight w:val="0"/>
          <w:marTop w:val="0"/>
          <w:marBottom w:val="0"/>
          <w:divBdr>
            <w:top w:val="none" w:sz="0" w:space="0" w:color="auto"/>
            <w:left w:val="none" w:sz="0" w:space="0" w:color="auto"/>
            <w:bottom w:val="none" w:sz="0" w:space="0" w:color="auto"/>
            <w:right w:val="none" w:sz="0" w:space="0" w:color="auto"/>
          </w:divBdr>
        </w:div>
        <w:div w:id="562445280">
          <w:marLeft w:val="640"/>
          <w:marRight w:val="0"/>
          <w:marTop w:val="0"/>
          <w:marBottom w:val="0"/>
          <w:divBdr>
            <w:top w:val="none" w:sz="0" w:space="0" w:color="auto"/>
            <w:left w:val="none" w:sz="0" w:space="0" w:color="auto"/>
            <w:bottom w:val="none" w:sz="0" w:space="0" w:color="auto"/>
            <w:right w:val="none" w:sz="0" w:space="0" w:color="auto"/>
          </w:divBdr>
        </w:div>
        <w:div w:id="569388333">
          <w:marLeft w:val="640"/>
          <w:marRight w:val="0"/>
          <w:marTop w:val="0"/>
          <w:marBottom w:val="0"/>
          <w:divBdr>
            <w:top w:val="none" w:sz="0" w:space="0" w:color="auto"/>
            <w:left w:val="none" w:sz="0" w:space="0" w:color="auto"/>
            <w:bottom w:val="none" w:sz="0" w:space="0" w:color="auto"/>
            <w:right w:val="none" w:sz="0" w:space="0" w:color="auto"/>
          </w:divBdr>
        </w:div>
        <w:div w:id="611715700">
          <w:marLeft w:val="640"/>
          <w:marRight w:val="0"/>
          <w:marTop w:val="0"/>
          <w:marBottom w:val="0"/>
          <w:divBdr>
            <w:top w:val="none" w:sz="0" w:space="0" w:color="auto"/>
            <w:left w:val="none" w:sz="0" w:space="0" w:color="auto"/>
            <w:bottom w:val="none" w:sz="0" w:space="0" w:color="auto"/>
            <w:right w:val="none" w:sz="0" w:space="0" w:color="auto"/>
          </w:divBdr>
        </w:div>
        <w:div w:id="628703881">
          <w:marLeft w:val="640"/>
          <w:marRight w:val="0"/>
          <w:marTop w:val="0"/>
          <w:marBottom w:val="0"/>
          <w:divBdr>
            <w:top w:val="none" w:sz="0" w:space="0" w:color="auto"/>
            <w:left w:val="none" w:sz="0" w:space="0" w:color="auto"/>
            <w:bottom w:val="none" w:sz="0" w:space="0" w:color="auto"/>
            <w:right w:val="none" w:sz="0" w:space="0" w:color="auto"/>
          </w:divBdr>
        </w:div>
        <w:div w:id="645280581">
          <w:marLeft w:val="640"/>
          <w:marRight w:val="0"/>
          <w:marTop w:val="0"/>
          <w:marBottom w:val="0"/>
          <w:divBdr>
            <w:top w:val="none" w:sz="0" w:space="0" w:color="auto"/>
            <w:left w:val="none" w:sz="0" w:space="0" w:color="auto"/>
            <w:bottom w:val="none" w:sz="0" w:space="0" w:color="auto"/>
            <w:right w:val="none" w:sz="0" w:space="0" w:color="auto"/>
          </w:divBdr>
        </w:div>
        <w:div w:id="657922632">
          <w:marLeft w:val="640"/>
          <w:marRight w:val="0"/>
          <w:marTop w:val="0"/>
          <w:marBottom w:val="0"/>
          <w:divBdr>
            <w:top w:val="none" w:sz="0" w:space="0" w:color="auto"/>
            <w:left w:val="none" w:sz="0" w:space="0" w:color="auto"/>
            <w:bottom w:val="none" w:sz="0" w:space="0" w:color="auto"/>
            <w:right w:val="none" w:sz="0" w:space="0" w:color="auto"/>
          </w:divBdr>
        </w:div>
        <w:div w:id="658846533">
          <w:marLeft w:val="640"/>
          <w:marRight w:val="0"/>
          <w:marTop w:val="0"/>
          <w:marBottom w:val="0"/>
          <w:divBdr>
            <w:top w:val="none" w:sz="0" w:space="0" w:color="auto"/>
            <w:left w:val="none" w:sz="0" w:space="0" w:color="auto"/>
            <w:bottom w:val="none" w:sz="0" w:space="0" w:color="auto"/>
            <w:right w:val="none" w:sz="0" w:space="0" w:color="auto"/>
          </w:divBdr>
        </w:div>
        <w:div w:id="659118946">
          <w:marLeft w:val="640"/>
          <w:marRight w:val="0"/>
          <w:marTop w:val="0"/>
          <w:marBottom w:val="0"/>
          <w:divBdr>
            <w:top w:val="none" w:sz="0" w:space="0" w:color="auto"/>
            <w:left w:val="none" w:sz="0" w:space="0" w:color="auto"/>
            <w:bottom w:val="none" w:sz="0" w:space="0" w:color="auto"/>
            <w:right w:val="none" w:sz="0" w:space="0" w:color="auto"/>
          </w:divBdr>
        </w:div>
        <w:div w:id="694892232">
          <w:marLeft w:val="640"/>
          <w:marRight w:val="0"/>
          <w:marTop w:val="0"/>
          <w:marBottom w:val="0"/>
          <w:divBdr>
            <w:top w:val="none" w:sz="0" w:space="0" w:color="auto"/>
            <w:left w:val="none" w:sz="0" w:space="0" w:color="auto"/>
            <w:bottom w:val="none" w:sz="0" w:space="0" w:color="auto"/>
            <w:right w:val="none" w:sz="0" w:space="0" w:color="auto"/>
          </w:divBdr>
        </w:div>
        <w:div w:id="741684494">
          <w:marLeft w:val="640"/>
          <w:marRight w:val="0"/>
          <w:marTop w:val="0"/>
          <w:marBottom w:val="0"/>
          <w:divBdr>
            <w:top w:val="none" w:sz="0" w:space="0" w:color="auto"/>
            <w:left w:val="none" w:sz="0" w:space="0" w:color="auto"/>
            <w:bottom w:val="none" w:sz="0" w:space="0" w:color="auto"/>
            <w:right w:val="none" w:sz="0" w:space="0" w:color="auto"/>
          </w:divBdr>
        </w:div>
        <w:div w:id="818350615">
          <w:marLeft w:val="640"/>
          <w:marRight w:val="0"/>
          <w:marTop w:val="0"/>
          <w:marBottom w:val="0"/>
          <w:divBdr>
            <w:top w:val="none" w:sz="0" w:space="0" w:color="auto"/>
            <w:left w:val="none" w:sz="0" w:space="0" w:color="auto"/>
            <w:bottom w:val="none" w:sz="0" w:space="0" w:color="auto"/>
            <w:right w:val="none" w:sz="0" w:space="0" w:color="auto"/>
          </w:divBdr>
        </w:div>
        <w:div w:id="830412395">
          <w:marLeft w:val="640"/>
          <w:marRight w:val="0"/>
          <w:marTop w:val="0"/>
          <w:marBottom w:val="0"/>
          <w:divBdr>
            <w:top w:val="none" w:sz="0" w:space="0" w:color="auto"/>
            <w:left w:val="none" w:sz="0" w:space="0" w:color="auto"/>
            <w:bottom w:val="none" w:sz="0" w:space="0" w:color="auto"/>
            <w:right w:val="none" w:sz="0" w:space="0" w:color="auto"/>
          </w:divBdr>
        </w:div>
        <w:div w:id="847327490">
          <w:marLeft w:val="640"/>
          <w:marRight w:val="0"/>
          <w:marTop w:val="0"/>
          <w:marBottom w:val="0"/>
          <w:divBdr>
            <w:top w:val="none" w:sz="0" w:space="0" w:color="auto"/>
            <w:left w:val="none" w:sz="0" w:space="0" w:color="auto"/>
            <w:bottom w:val="none" w:sz="0" w:space="0" w:color="auto"/>
            <w:right w:val="none" w:sz="0" w:space="0" w:color="auto"/>
          </w:divBdr>
        </w:div>
        <w:div w:id="864058642">
          <w:marLeft w:val="640"/>
          <w:marRight w:val="0"/>
          <w:marTop w:val="0"/>
          <w:marBottom w:val="0"/>
          <w:divBdr>
            <w:top w:val="none" w:sz="0" w:space="0" w:color="auto"/>
            <w:left w:val="none" w:sz="0" w:space="0" w:color="auto"/>
            <w:bottom w:val="none" w:sz="0" w:space="0" w:color="auto"/>
            <w:right w:val="none" w:sz="0" w:space="0" w:color="auto"/>
          </w:divBdr>
        </w:div>
        <w:div w:id="893858968">
          <w:marLeft w:val="640"/>
          <w:marRight w:val="0"/>
          <w:marTop w:val="0"/>
          <w:marBottom w:val="0"/>
          <w:divBdr>
            <w:top w:val="none" w:sz="0" w:space="0" w:color="auto"/>
            <w:left w:val="none" w:sz="0" w:space="0" w:color="auto"/>
            <w:bottom w:val="none" w:sz="0" w:space="0" w:color="auto"/>
            <w:right w:val="none" w:sz="0" w:space="0" w:color="auto"/>
          </w:divBdr>
        </w:div>
        <w:div w:id="907962693">
          <w:marLeft w:val="640"/>
          <w:marRight w:val="0"/>
          <w:marTop w:val="0"/>
          <w:marBottom w:val="0"/>
          <w:divBdr>
            <w:top w:val="none" w:sz="0" w:space="0" w:color="auto"/>
            <w:left w:val="none" w:sz="0" w:space="0" w:color="auto"/>
            <w:bottom w:val="none" w:sz="0" w:space="0" w:color="auto"/>
            <w:right w:val="none" w:sz="0" w:space="0" w:color="auto"/>
          </w:divBdr>
        </w:div>
        <w:div w:id="935283250">
          <w:marLeft w:val="640"/>
          <w:marRight w:val="0"/>
          <w:marTop w:val="0"/>
          <w:marBottom w:val="0"/>
          <w:divBdr>
            <w:top w:val="none" w:sz="0" w:space="0" w:color="auto"/>
            <w:left w:val="none" w:sz="0" w:space="0" w:color="auto"/>
            <w:bottom w:val="none" w:sz="0" w:space="0" w:color="auto"/>
            <w:right w:val="none" w:sz="0" w:space="0" w:color="auto"/>
          </w:divBdr>
        </w:div>
        <w:div w:id="940260171">
          <w:marLeft w:val="640"/>
          <w:marRight w:val="0"/>
          <w:marTop w:val="0"/>
          <w:marBottom w:val="0"/>
          <w:divBdr>
            <w:top w:val="none" w:sz="0" w:space="0" w:color="auto"/>
            <w:left w:val="none" w:sz="0" w:space="0" w:color="auto"/>
            <w:bottom w:val="none" w:sz="0" w:space="0" w:color="auto"/>
            <w:right w:val="none" w:sz="0" w:space="0" w:color="auto"/>
          </w:divBdr>
        </w:div>
        <w:div w:id="964582947">
          <w:marLeft w:val="640"/>
          <w:marRight w:val="0"/>
          <w:marTop w:val="0"/>
          <w:marBottom w:val="0"/>
          <w:divBdr>
            <w:top w:val="none" w:sz="0" w:space="0" w:color="auto"/>
            <w:left w:val="none" w:sz="0" w:space="0" w:color="auto"/>
            <w:bottom w:val="none" w:sz="0" w:space="0" w:color="auto"/>
            <w:right w:val="none" w:sz="0" w:space="0" w:color="auto"/>
          </w:divBdr>
        </w:div>
        <w:div w:id="992223213">
          <w:marLeft w:val="640"/>
          <w:marRight w:val="0"/>
          <w:marTop w:val="0"/>
          <w:marBottom w:val="0"/>
          <w:divBdr>
            <w:top w:val="none" w:sz="0" w:space="0" w:color="auto"/>
            <w:left w:val="none" w:sz="0" w:space="0" w:color="auto"/>
            <w:bottom w:val="none" w:sz="0" w:space="0" w:color="auto"/>
            <w:right w:val="none" w:sz="0" w:space="0" w:color="auto"/>
          </w:divBdr>
        </w:div>
        <w:div w:id="1007175392">
          <w:marLeft w:val="640"/>
          <w:marRight w:val="0"/>
          <w:marTop w:val="0"/>
          <w:marBottom w:val="0"/>
          <w:divBdr>
            <w:top w:val="none" w:sz="0" w:space="0" w:color="auto"/>
            <w:left w:val="none" w:sz="0" w:space="0" w:color="auto"/>
            <w:bottom w:val="none" w:sz="0" w:space="0" w:color="auto"/>
            <w:right w:val="none" w:sz="0" w:space="0" w:color="auto"/>
          </w:divBdr>
        </w:div>
        <w:div w:id="1007446778">
          <w:marLeft w:val="640"/>
          <w:marRight w:val="0"/>
          <w:marTop w:val="0"/>
          <w:marBottom w:val="0"/>
          <w:divBdr>
            <w:top w:val="none" w:sz="0" w:space="0" w:color="auto"/>
            <w:left w:val="none" w:sz="0" w:space="0" w:color="auto"/>
            <w:bottom w:val="none" w:sz="0" w:space="0" w:color="auto"/>
            <w:right w:val="none" w:sz="0" w:space="0" w:color="auto"/>
          </w:divBdr>
        </w:div>
        <w:div w:id="1021275477">
          <w:marLeft w:val="640"/>
          <w:marRight w:val="0"/>
          <w:marTop w:val="0"/>
          <w:marBottom w:val="0"/>
          <w:divBdr>
            <w:top w:val="none" w:sz="0" w:space="0" w:color="auto"/>
            <w:left w:val="none" w:sz="0" w:space="0" w:color="auto"/>
            <w:bottom w:val="none" w:sz="0" w:space="0" w:color="auto"/>
            <w:right w:val="none" w:sz="0" w:space="0" w:color="auto"/>
          </w:divBdr>
        </w:div>
        <w:div w:id="1025594132">
          <w:marLeft w:val="640"/>
          <w:marRight w:val="0"/>
          <w:marTop w:val="0"/>
          <w:marBottom w:val="0"/>
          <w:divBdr>
            <w:top w:val="none" w:sz="0" w:space="0" w:color="auto"/>
            <w:left w:val="none" w:sz="0" w:space="0" w:color="auto"/>
            <w:bottom w:val="none" w:sz="0" w:space="0" w:color="auto"/>
            <w:right w:val="none" w:sz="0" w:space="0" w:color="auto"/>
          </w:divBdr>
        </w:div>
        <w:div w:id="1050302398">
          <w:marLeft w:val="640"/>
          <w:marRight w:val="0"/>
          <w:marTop w:val="0"/>
          <w:marBottom w:val="0"/>
          <w:divBdr>
            <w:top w:val="none" w:sz="0" w:space="0" w:color="auto"/>
            <w:left w:val="none" w:sz="0" w:space="0" w:color="auto"/>
            <w:bottom w:val="none" w:sz="0" w:space="0" w:color="auto"/>
            <w:right w:val="none" w:sz="0" w:space="0" w:color="auto"/>
          </w:divBdr>
        </w:div>
        <w:div w:id="1077633563">
          <w:marLeft w:val="640"/>
          <w:marRight w:val="0"/>
          <w:marTop w:val="0"/>
          <w:marBottom w:val="0"/>
          <w:divBdr>
            <w:top w:val="none" w:sz="0" w:space="0" w:color="auto"/>
            <w:left w:val="none" w:sz="0" w:space="0" w:color="auto"/>
            <w:bottom w:val="none" w:sz="0" w:space="0" w:color="auto"/>
            <w:right w:val="none" w:sz="0" w:space="0" w:color="auto"/>
          </w:divBdr>
        </w:div>
        <w:div w:id="1088696554">
          <w:marLeft w:val="640"/>
          <w:marRight w:val="0"/>
          <w:marTop w:val="0"/>
          <w:marBottom w:val="0"/>
          <w:divBdr>
            <w:top w:val="none" w:sz="0" w:space="0" w:color="auto"/>
            <w:left w:val="none" w:sz="0" w:space="0" w:color="auto"/>
            <w:bottom w:val="none" w:sz="0" w:space="0" w:color="auto"/>
            <w:right w:val="none" w:sz="0" w:space="0" w:color="auto"/>
          </w:divBdr>
        </w:div>
        <w:div w:id="1112552025">
          <w:marLeft w:val="640"/>
          <w:marRight w:val="0"/>
          <w:marTop w:val="0"/>
          <w:marBottom w:val="0"/>
          <w:divBdr>
            <w:top w:val="none" w:sz="0" w:space="0" w:color="auto"/>
            <w:left w:val="none" w:sz="0" w:space="0" w:color="auto"/>
            <w:bottom w:val="none" w:sz="0" w:space="0" w:color="auto"/>
            <w:right w:val="none" w:sz="0" w:space="0" w:color="auto"/>
          </w:divBdr>
        </w:div>
        <w:div w:id="1120615140">
          <w:marLeft w:val="640"/>
          <w:marRight w:val="0"/>
          <w:marTop w:val="0"/>
          <w:marBottom w:val="0"/>
          <w:divBdr>
            <w:top w:val="none" w:sz="0" w:space="0" w:color="auto"/>
            <w:left w:val="none" w:sz="0" w:space="0" w:color="auto"/>
            <w:bottom w:val="none" w:sz="0" w:space="0" w:color="auto"/>
            <w:right w:val="none" w:sz="0" w:space="0" w:color="auto"/>
          </w:divBdr>
        </w:div>
        <w:div w:id="1140803603">
          <w:marLeft w:val="640"/>
          <w:marRight w:val="0"/>
          <w:marTop w:val="0"/>
          <w:marBottom w:val="0"/>
          <w:divBdr>
            <w:top w:val="none" w:sz="0" w:space="0" w:color="auto"/>
            <w:left w:val="none" w:sz="0" w:space="0" w:color="auto"/>
            <w:bottom w:val="none" w:sz="0" w:space="0" w:color="auto"/>
            <w:right w:val="none" w:sz="0" w:space="0" w:color="auto"/>
          </w:divBdr>
        </w:div>
        <w:div w:id="1168011727">
          <w:marLeft w:val="640"/>
          <w:marRight w:val="0"/>
          <w:marTop w:val="0"/>
          <w:marBottom w:val="0"/>
          <w:divBdr>
            <w:top w:val="none" w:sz="0" w:space="0" w:color="auto"/>
            <w:left w:val="none" w:sz="0" w:space="0" w:color="auto"/>
            <w:bottom w:val="none" w:sz="0" w:space="0" w:color="auto"/>
            <w:right w:val="none" w:sz="0" w:space="0" w:color="auto"/>
          </w:divBdr>
        </w:div>
        <w:div w:id="1173304492">
          <w:marLeft w:val="640"/>
          <w:marRight w:val="0"/>
          <w:marTop w:val="0"/>
          <w:marBottom w:val="0"/>
          <w:divBdr>
            <w:top w:val="none" w:sz="0" w:space="0" w:color="auto"/>
            <w:left w:val="none" w:sz="0" w:space="0" w:color="auto"/>
            <w:bottom w:val="none" w:sz="0" w:space="0" w:color="auto"/>
            <w:right w:val="none" w:sz="0" w:space="0" w:color="auto"/>
          </w:divBdr>
        </w:div>
        <w:div w:id="1175656299">
          <w:marLeft w:val="640"/>
          <w:marRight w:val="0"/>
          <w:marTop w:val="0"/>
          <w:marBottom w:val="0"/>
          <w:divBdr>
            <w:top w:val="none" w:sz="0" w:space="0" w:color="auto"/>
            <w:left w:val="none" w:sz="0" w:space="0" w:color="auto"/>
            <w:bottom w:val="none" w:sz="0" w:space="0" w:color="auto"/>
            <w:right w:val="none" w:sz="0" w:space="0" w:color="auto"/>
          </w:divBdr>
        </w:div>
        <w:div w:id="1182090130">
          <w:marLeft w:val="640"/>
          <w:marRight w:val="0"/>
          <w:marTop w:val="0"/>
          <w:marBottom w:val="0"/>
          <w:divBdr>
            <w:top w:val="none" w:sz="0" w:space="0" w:color="auto"/>
            <w:left w:val="none" w:sz="0" w:space="0" w:color="auto"/>
            <w:bottom w:val="none" w:sz="0" w:space="0" w:color="auto"/>
            <w:right w:val="none" w:sz="0" w:space="0" w:color="auto"/>
          </w:divBdr>
        </w:div>
        <w:div w:id="1223832110">
          <w:marLeft w:val="640"/>
          <w:marRight w:val="0"/>
          <w:marTop w:val="0"/>
          <w:marBottom w:val="0"/>
          <w:divBdr>
            <w:top w:val="none" w:sz="0" w:space="0" w:color="auto"/>
            <w:left w:val="none" w:sz="0" w:space="0" w:color="auto"/>
            <w:bottom w:val="none" w:sz="0" w:space="0" w:color="auto"/>
            <w:right w:val="none" w:sz="0" w:space="0" w:color="auto"/>
          </w:divBdr>
        </w:div>
        <w:div w:id="1244341147">
          <w:marLeft w:val="640"/>
          <w:marRight w:val="0"/>
          <w:marTop w:val="0"/>
          <w:marBottom w:val="0"/>
          <w:divBdr>
            <w:top w:val="none" w:sz="0" w:space="0" w:color="auto"/>
            <w:left w:val="none" w:sz="0" w:space="0" w:color="auto"/>
            <w:bottom w:val="none" w:sz="0" w:space="0" w:color="auto"/>
            <w:right w:val="none" w:sz="0" w:space="0" w:color="auto"/>
          </w:divBdr>
        </w:div>
        <w:div w:id="1261910129">
          <w:marLeft w:val="640"/>
          <w:marRight w:val="0"/>
          <w:marTop w:val="0"/>
          <w:marBottom w:val="0"/>
          <w:divBdr>
            <w:top w:val="none" w:sz="0" w:space="0" w:color="auto"/>
            <w:left w:val="none" w:sz="0" w:space="0" w:color="auto"/>
            <w:bottom w:val="none" w:sz="0" w:space="0" w:color="auto"/>
            <w:right w:val="none" w:sz="0" w:space="0" w:color="auto"/>
          </w:divBdr>
        </w:div>
        <w:div w:id="1333072783">
          <w:marLeft w:val="640"/>
          <w:marRight w:val="0"/>
          <w:marTop w:val="0"/>
          <w:marBottom w:val="0"/>
          <w:divBdr>
            <w:top w:val="none" w:sz="0" w:space="0" w:color="auto"/>
            <w:left w:val="none" w:sz="0" w:space="0" w:color="auto"/>
            <w:bottom w:val="none" w:sz="0" w:space="0" w:color="auto"/>
            <w:right w:val="none" w:sz="0" w:space="0" w:color="auto"/>
          </w:divBdr>
        </w:div>
        <w:div w:id="1344169052">
          <w:marLeft w:val="640"/>
          <w:marRight w:val="0"/>
          <w:marTop w:val="0"/>
          <w:marBottom w:val="0"/>
          <w:divBdr>
            <w:top w:val="none" w:sz="0" w:space="0" w:color="auto"/>
            <w:left w:val="none" w:sz="0" w:space="0" w:color="auto"/>
            <w:bottom w:val="none" w:sz="0" w:space="0" w:color="auto"/>
            <w:right w:val="none" w:sz="0" w:space="0" w:color="auto"/>
          </w:divBdr>
        </w:div>
        <w:div w:id="1353386250">
          <w:marLeft w:val="640"/>
          <w:marRight w:val="0"/>
          <w:marTop w:val="0"/>
          <w:marBottom w:val="0"/>
          <w:divBdr>
            <w:top w:val="none" w:sz="0" w:space="0" w:color="auto"/>
            <w:left w:val="none" w:sz="0" w:space="0" w:color="auto"/>
            <w:bottom w:val="none" w:sz="0" w:space="0" w:color="auto"/>
            <w:right w:val="none" w:sz="0" w:space="0" w:color="auto"/>
          </w:divBdr>
        </w:div>
        <w:div w:id="1362121382">
          <w:marLeft w:val="640"/>
          <w:marRight w:val="0"/>
          <w:marTop w:val="0"/>
          <w:marBottom w:val="0"/>
          <w:divBdr>
            <w:top w:val="none" w:sz="0" w:space="0" w:color="auto"/>
            <w:left w:val="none" w:sz="0" w:space="0" w:color="auto"/>
            <w:bottom w:val="none" w:sz="0" w:space="0" w:color="auto"/>
            <w:right w:val="none" w:sz="0" w:space="0" w:color="auto"/>
          </w:divBdr>
        </w:div>
        <w:div w:id="1418482050">
          <w:marLeft w:val="640"/>
          <w:marRight w:val="0"/>
          <w:marTop w:val="0"/>
          <w:marBottom w:val="0"/>
          <w:divBdr>
            <w:top w:val="none" w:sz="0" w:space="0" w:color="auto"/>
            <w:left w:val="none" w:sz="0" w:space="0" w:color="auto"/>
            <w:bottom w:val="none" w:sz="0" w:space="0" w:color="auto"/>
            <w:right w:val="none" w:sz="0" w:space="0" w:color="auto"/>
          </w:divBdr>
        </w:div>
        <w:div w:id="1434207167">
          <w:marLeft w:val="640"/>
          <w:marRight w:val="0"/>
          <w:marTop w:val="0"/>
          <w:marBottom w:val="0"/>
          <w:divBdr>
            <w:top w:val="none" w:sz="0" w:space="0" w:color="auto"/>
            <w:left w:val="none" w:sz="0" w:space="0" w:color="auto"/>
            <w:bottom w:val="none" w:sz="0" w:space="0" w:color="auto"/>
            <w:right w:val="none" w:sz="0" w:space="0" w:color="auto"/>
          </w:divBdr>
        </w:div>
        <w:div w:id="1437213092">
          <w:marLeft w:val="640"/>
          <w:marRight w:val="0"/>
          <w:marTop w:val="0"/>
          <w:marBottom w:val="0"/>
          <w:divBdr>
            <w:top w:val="none" w:sz="0" w:space="0" w:color="auto"/>
            <w:left w:val="none" w:sz="0" w:space="0" w:color="auto"/>
            <w:bottom w:val="none" w:sz="0" w:space="0" w:color="auto"/>
            <w:right w:val="none" w:sz="0" w:space="0" w:color="auto"/>
          </w:divBdr>
        </w:div>
        <w:div w:id="1444769356">
          <w:marLeft w:val="640"/>
          <w:marRight w:val="0"/>
          <w:marTop w:val="0"/>
          <w:marBottom w:val="0"/>
          <w:divBdr>
            <w:top w:val="none" w:sz="0" w:space="0" w:color="auto"/>
            <w:left w:val="none" w:sz="0" w:space="0" w:color="auto"/>
            <w:bottom w:val="none" w:sz="0" w:space="0" w:color="auto"/>
            <w:right w:val="none" w:sz="0" w:space="0" w:color="auto"/>
          </w:divBdr>
        </w:div>
        <w:div w:id="1478492735">
          <w:marLeft w:val="640"/>
          <w:marRight w:val="0"/>
          <w:marTop w:val="0"/>
          <w:marBottom w:val="0"/>
          <w:divBdr>
            <w:top w:val="none" w:sz="0" w:space="0" w:color="auto"/>
            <w:left w:val="none" w:sz="0" w:space="0" w:color="auto"/>
            <w:bottom w:val="none" w:sz="0" w:space="0" w:color="auto"/>
            <w:right w:val="none" w:sz="0" w:space="0" w:color="auto"/>
          </w:divBdr>
        </w:div>
        <w:div w:id="1480876911">
          <w:marLeft w:val="640"/>
          <w:marRight w:val="0"/>
          <w:marTop w:val="0"/>
          <w:marBottom w:val="0"/>
          <w:divBdr>
            <w:top w:val="none" w:sz="0" w:space="0" w:color="auto"/>
            <w:left w:val="none" w:sz="0" w:space="0" w:color="auto"/>
            <w:bottom w:val="none" w:sz="0" w:space="0" w:color="auto"/>
            <w:right w:val="none" w:sz="0" w:space="0" w:color="auto"/>
          </w:divBdr>
        </w:div>
        <w:div w:id="1484934500">
          <w:marLeft w:val="640"/>
          <w:marRight w:val="0"/>
          <w:marTop w:val="0"/>
          <w:marBottom w:val="0"/>
          <w:divBdr>
            <w:top w:val="none" w:sz="0" w:space="0" w:color="auto"/>
            <w:left w:val="none" w:sz="0" w:space="0" w:color="auto"/>
            <w:bottom w:val="none" w:sz="0" w:space="0" w:color="auto"/>
            <w:right w:val="none" w:sz="0" w:space="0" w:color="auto"/>
          </w:divBdr>
        </w:div>
        <w:div w:id="1491435462">
          <w:marLeft w:val="640"/>
          <w:marRight w:val="0"/>
          <w:marTop w:val="0"/>
          <w:marBottom w:val="0"/>
          <w:divBdr>
            <w:top w:val="none" w:sz="0" w:space="0" w:color="auto"/>
            <w:left w:val="none" w:sz="0" w:space="0" w:color="auto"/>
            <w:bottom w:val="none" w:sz="0" w:space="0" w:color="auto"/>
            <w:right w:val="none" w:sz="0" w:space="0" w:color="auto"/>
          </w:divBdr>
        </w:div>
        <w:div w:id="1535997290">
          <w:marLeft w:val="640"/>
          <w:marRight w:val="0"/>
          <w:marTop w:val="0"/>
          <w:marBottom w:val="0"/>
          <w:divBdr>
            <w:top w:val="none" w:sz="0" w:space="0" w:color="auto"/>
            <w:left w:val="none" w:sz="0" w:space="0" w:color="auto"/>
            <w:bottom w:val="none" w:sz="0" w:space="0" w:color="auto"/>
            <w:right w:val="none" w:sz="0" w:space="0" w:color="auto"/>
          </w:divBdr>
        </w:div>
        <w:div w:id="1574705137">
          <w:marLeft w:val="640"/>
          <w:marRight w:val="0"/>
          <w:marTop w:val="0"/>
          <w:marBottom w:val="0"/>
          <w:divBdr>
            <w:top w:val="none" w:sz="0" w:space="0" w:color="auto"/>
            <w:left w:val="none" w:sz="0" w:space="0" w:color="auto"/>
            <w:bottom w:val="none" w:sz="0" w:space="0" w:color="auto"/>
            <w:right w:val="none" w:sz="0" w:space="0" w:color="auto"/>
          </w:divBdr>
        </w:div>
        <w:div w:id="1600915362">
          <w:marLeft w:val="640"/>
          <w:marRight w:val="0"/>
          <w:marTop w:val="0"/>
          <w:marBottom w:val="0"/>
          <w:divBdr>
            <w:top w:val="none" w:sz="0" w:space="0" w:color="auto"/>
            <w:left w:val="none" w:sz="0" w:space="0" w:color="auto"/>
            <w:bottom w:val="none" w:sz="0" w:space="0" w:color="auto"/>
            <w:right w:val="none" w:sz="0" w:space="0" w:color="auto"/>
          </w:divBdr>
        </w:div>
        <w:div w:id="1659069082">
          <w:marLeft w:val="640"/>
          <w:marRight w:val="0"/>
          <w:marTop w:val="0"/>
          <w:marBottom w:val="0"/>
          <w:divBdr>
            <w:top w:val="none" w:sz="0" w:space="0" w:color="auto"/>
            <w:left w:val="none" w:sz="0" w:space="0" w:color="auto"/>
            <w:bottom w:val="none" w:sz="0" w:space="0" w:color="auto"/>
            <w:right w:val="none" w:sz="0" w:space="0" w:color="auto"/>
          </w:divBdr>
        </w:div>
        <w:div w:id="1723168445">
          <w:marLeft w:val="640"/>
          <w:marRight w:val="0"/>
          <w:marTop w:val="0"/>
          <w:marBottom w:val="0"/>
          <w:divBdr>
            <w:top w:val="none" w:sz="0" w:space="0" w:color="auto"/>
            <w:left w:val="none" w:sz="0" w:space="0" w:color="auto"/>
            <w:bottom w:val="none" w:sz="0" w:space="0" w:color="auto"/>
            <w:right w:val="none" w:sz="0" w:space="0" w:color="auto"/>
          </w:divBdr>
        </w:div>
        <w:div w:id="1770008956">
          <w:marLeft w:val="640"/>
          <w:marRight w:val="0"/>
          <w:marTop w:val="0"/>
          <w:marBottom w:val="0"/>
          <w:divBdr>
            <w:top w:val="none" w:sz="0" w:space="0" w:color="auto"/>
            <w:left w:val="none" w:sz="0" w:space="0" w:color="auto"/>
            <w:bottom w:val="none" w:sz="0" w:space="0" w:color="auto"/>
            <w:right w:val="none" w:sz="0" w:space="0" w:color="auto"/>
          </w:divBdr>
        </w:div>
        <w:div w:id="1784037391">
          <w:marLeft w:val="640"/>
          <w:marRight w:val="0"/>
          <w:marTop w:val="0"/>
          <w:marBottom w:val="0"/>
          <w:divBdr>
            <w:top w:val="none" w:sz="0" w:space="0" w:color="auto"/>
            <w:left w:val="none" w:sz="0" w:space="0" w:color="auto"/>
            <w:bottom w:val="none" w:sz="0" w:space="0" w:color="auto"/>
            <w:right w:val="none" w:sz="0" w:space="0" w:color="auto"/>
          </w:divBdr>
        </w:div>
        <w:div w:id="1805004112">
          <w:marLeft w:val="640"/>
          <w:marRight w:val="0"/>
          <w:marTop w:val="0"/>
          <w:marBottom w:val="0"/>
          <w:divBdr>
            <w:top w:val="none" w:sz="0" w:space="0" w:color="auto"/>
            <w:left w:val="none" w:sz="0" w:space="0" w:color="auto"/>
            <w:bottom w:val="none" w:sz="0" w:space="0" w:color="auto"/>
            <w:right w:val="none" w:sz="0" w:space="0" w:color="auto"/>
          </w:divBdr>
        </w:div>
        <w:div w:id="1807090795">
          <w:marLeft w:val="640"/>
          <w:marRight w:val="0"/>
          <w:marTop w:val="0"/>
          <w:marBottom w:val="0"/>
          <w:divBdr>
            <w:top w:val="none" w:sz="0" w:space="0" w:color="auto"/>
            <w:left w:val="none" w:sz="0" w:space="0" w:color="auto"/>
            <w:bottom w:val="none" w:sz="0" w:space="0" w:color="auto"/>
            <w:right w:val="none" w:sz="0" w:space="0" w:color="auto"/>
          </w:divBdr>
        </w:div>
        <w:div w:id="1807551840">
          <w:marLeft w:val="640"/>
          <w:marRight w:val="0"/>
          <w:marTop w:val="0"/>
          <w:marBottom w:val="0"/>
          <w:divBdr>
            <w:top w:val="none" w:sz="0" w:space="0" w:color="auto"/>
            <w:left w:val="none" w:sz="0" w:space="0" w:color="auto"/>
            <w:bottom w:val="none" w:sz="0" w:space="0" w:color="auto"/>
            <w:right w:val="none" w:sz="0" w:space="0" w:color="auto"/>
          </w:divBdr>
        </w:div>
        <w:div w:id="1820806286">
          <w:marLeft w:val="640"/>
          <w:marRight w:val="0"/>
          <w:marTop w:val="0"/>
          <w:marBottom w:val="0"/>
          <w:divBdr>
            <w:top w:val="none" w:sz="0" w:space="0" w:color="auto"/>
            <w:left w:val="none" w:sz="0" w:space="0" w:color="auto"/>
            <w:bottom w:val="none" w:sz="0" w:space="0" w:color="auto"/>
            <w:right w:val="none" w:sz="0" w:space="0" w:color="auto"/>
          </w:divBdr>
        </w:div>
        <w:div w:id="1826051324">
          <w:marLeft w:val="640"/>
          <w:marRight w:val="0"/>
          <w:marTop w:val="0"/>
          <w:marBottom w:val="0"/>
          <w:divBdr>
            <w:top w:val="none" w:sz="0" w:space="0" w:color="auto"/>
            <w:left w:val="none" w:sz="0" w:space="0" w:color="auto"/>
            <w:bottom w:val="none" w:sz="0" w:space="0" w:color="auto"/>
            <w:right w:val="none" w:sz="0" w:space="0" w:color="auto"/>
          </w:divBdr>
        </w:div>
        <w:div w:id="1828203525">
          <w:marLeft w:val="640"/>
          <w:marRight w:val="0"/>
          <w:marTop w:val="0"/>
          <w:marBottom w:val="0"/>
          <w:divBdr>
            <w:top w:val="none" w:sz="0" w:space="0" w:color="auto"/>
            <w:left w:val="none" w:sz="0" w:space="0" w:color="auto"/>
            <w:bottom w:val="none" w:sz="0" w:space="0" w:color="auto"/>
            <w:right w:val="none" w:sz="0" w:space="0" w:color="auto"/>
          </w:divBdr>
        </w:div>
        <w:div w:id="1895585478">
          <w:marLeft w:val="640"/>
          <w:marRight w:val="0"/>
          <w:marTop w:val="0"/>
          <w:marBottom w:val="0"/>
          <w:divBdr>
            <w:top w:val="none" w:sz="0" w:space="0" w:color="auto"/>
            <w:left w:val="none" w:sz="0" w:space="0" w:color="auto"/>
            <w:bottom w:val="none" w:sz="0" w:space="0" w:color="auto"/>
            <w:right w:val="none" w:sz="0" w:space="0" w:color="auto"/>
          </w:divBdr>
        </w:div>
        <w:div w:id="1924222860">
          <w:marLeft w:val="640"/>
          <w:marRight w:val="0"/>
          <w:marTop w:val="0"/>
          <w:marBottom w:val="0"/>
          <w:divBdr>
            <w:top w:val="none" w:sz="0" w:space="0" w:color="auto"/>
            <w:left w:val="none" w:sz="0" w:space="0" w:color="auto"/>
            <w:bottom w:val="none" w:sz="0" w:space="0" w:color="auto"/>
            <w:right w:val="none" w:sz="0" w:space="0" w:color="auto"/>
          </w:divBdr>
        </w:div>
        <w:div w:id="2003502605">
          <w:marLeft w:val="640"/>
          <w:marRight w:val="0"/>
          <w:marTop w:val="0"/>
          <w:marBottom w:val="0"/>
          <w:divBdr>
            <w:top w:val="none" w:sz="0" w:space="0" w:color="auto"/>
            <w:left w:val="none" w:sz="0" w:space="0" w:color="auto"/>
            <w:bottom w:val="none" w:sz="0" w:space="0" w:color="auto"/>
            <w:right w:val="none" w:sz="0" w:space="0" w:color="auto"/>
          </w:divBdr>
        </w:div>
        <w:div w:id="2004120649">
          <w:marLeft w:val="640"/>
          <w:marRight w:val="0"/>
          <w:marTop w:val="0"/>
          <w:marBottom w:val="0"/>
          <w:divBdr>
            <w:top w:val="none" w:sz="0" w:space="0" w:color="auto"/>
            <w:left w:val="none" w:sz="0" w:space="0" w:color="auto"/>
            <w:bottom w:val="none" w:sz="0" w:space="0" w:color="auto"/>
            <w:right w:val="none" w:sz="0" w:space="0" w:color="auto"/>
          </w:divBdr>
        </w:div>
        <w:div w:id="2034256924">
          <w:marLeft w:val="640"/>
          <w:marRight w:val="0"/>
          <w:marTop w:val="0"/>
          <w:marBottom w:val="0"/>
          <w:divBdr>
            <w:top w:val="none" w:sz="0" w:space="0" w:color="auto"/>
            <w:left w:val="none" w:sz="0" w:space="0" w:color="auto"/>
            <w:bottom w:val="none" w:sz="0" w:space="0" w:color="auto"/>
            <w:right w:val="none" w:sz="0" w:space="0" w:color="auto"/>
          </w:divBdr>
        </w:div>
        <w:div w:id="2091341587">
          <w:marLeft w:val="640"/>
          <w:marRight w:val="0"/>
          <w:marTop w:val="0"/>
          <w:marBottom w:val="0"/>
          <w:divBdr>
            <w:top w:val="none" w:sz="0" w:space="0" w:color="auto"/>
            <w:left w:val="none" w:sz="0" w:space="0" w:color="auto"/>
            <w:bottom w:val="none" w:sz="0" w:space="0" w:color="auto"/>
            <w:right w:val="none" w:sz="0" w:space="0" w:color="auto"/>
          </w:divBdr>
        </w:div>
        <w:div w:id="2096583397">
          <w:marLeft w:val="640"/>
          <w:marRight w:val="0"/>
          <w:marTop w:val="0"/>
          <w:marBottom w:val="0"/>
          <w:divBdr>
            <w:top w:val="none" w:sz="0" w:space="0" w:color="auto"/>
            <w:left w:val="none" w:sz="0" w:space="0" w:color="auto"/>
            <w:bottom w:val="none" w:sz="0" w:space="0" w:color="auto"/>
            <w:right w:val="none" w:sz="0" w:space="0" w:color="auto"/>
          </w:divBdr>
        </w:div>
        <w:div w:id="2101565421">
          <w:marLeft w:val="640"/>
          <w:marRight w:val="0"/>
          <w:marTop w:val="0"/>
          <w:marBottom w:val="0"/>
          <w:divBdr>
            <w:top w:val="none" w:sz="0" w:space="0" w:color="auto"/>
            <w:left w:val="none" w:sz="0" w:space="0" w:color="auto"/>
            <w:bottom w:val="none" w:sz="0" w:space="0" w:color="auto"/>
            <w:right w:val="none" w:sz="0" w:space="0" w:color="auto"/>
          </w:divBdr>
        </w:div>
        <w:div w:id="2119139288">
          <w:marLeft w:val="640"/>
          <w:marRight w:val="0"/>
          <w:marTop w:val="0"/>
          <w:marBottom w:val="0"/>
          <w:divBdr>
            <w:top w:val="none" w:sz="0" w:space="0" w:color="auto"/>
            <w:left w:val="none" w:sz="0" w:space="0" w:color="auto"/>
            <w:bottom w:val="none" w:sz="0" w:space="0" w:color="auto"/>
            <w:right w:val="none" w:sz="0" w:space="0" w:color="auto"/>
          </w:divBdr>
        </w:div>
        <w:div w:id="2140568777">
          <w:marLeft w:val="640"/>
          <w:marRight w:val="0"/>
          <w:marTop w:val="0"/>
          <w:marBottom w:val="0"/>
          <w:divBdr>
            <w:top w:val="none" w:sz="0" w:space="0" w:color="auto"/>
            <w:left w:val="none" w:sz="0" w:space="0" w:color="auto"/>
            <w:bottom w:val="none" w:sz="0" w:space="0" w:color="auto"/>
            <w:right w:val="none" w:sz="0" w:space="0" w:color="auto"/>
          </w:divBdr>
        </w:div>
        <w:div w:id="2145268416">
          <w:marLeft w:val="640"/>
          <w:marRight w:val="0"/>
          <w:marTop w:val="0"/>
          <w:marBottom w:val="0"/>
          <w:divBdr>
            <w:top w:val="none" w:sz="0" w:space="0" w:color="auto"/>
            <w:left w:val="none" w:sz="0" w:space="0" w:color="auto"/>
            <w:bottom w:val="none" w:sz="0" w:space="0" w:color="auto"/>
            <w:right w:val="none" w:sz="0" w:space="0" w:color="auto"/>
          </w:divBdr>
        </w:div>
      </w:divsChild>
    </w:div>
    <w:div w:id="355541516">
      <w:bodyDiv w:val="1"/>
      <w:marLeft w:val="0"/>
      <w:marRight w:val="0"/>
      <w:marTop w:val="0"/>
      <w:marBottom w:val="0"/>
      <w:divBdr>
        <w:top w:val="none" w:sz="0" w:space="0" w:color="auto"/>
        <w:left w:val="none" w:sz="0" w:space="0" w:color="auto"/>
        <w:bottom w:val="none" w:sz="0" w:space="0" w:color="auto"/>
        <w:right w:val="none" w:sz="0" w:space="0" w:color="auto"/>
      </w:divBdr>
      <w:divsChild>
        <w:div w:id="9841903">
          <w:marLeft w:val="640"/>
          <w:marRight w:val="0"/>
          <w:marTop w:val="0"/>
          <w:marBottom w:val="0"/>
          <w:divBdr>
            <w:top w:val="none" w:sz="0" w:space="0" w:color="auto"/>
            <w:left w:val="none" w:sz="0" w:space="0" w:color="auto"/>
            <w:bottom w:val="none" w:sz="0" w:space="0" w:color="auto"/>
            <w:right w:val="none" w:sz="0" w:space="0" w:color="auto"/>
          </w:divBdr>
        </w:div>
        <w:div w:id="14425696">
          <w:marLeft w:val="640"/>
          <w:marRight w:val="0"/>
          <w:marTop w:val="0"/>
          <w:marBottom w:val="0"/>
          <w:divBdr>
            <w:top w:val="none" w:sz="0" w:space="0" w:color="auto"/>
            <w:left w:val="none" w:sz="0" w:space="0" w:color="auto"/>
            <w:bottom w:val="none" w:sz="0" w:space="0" w:color="auto"/>
            <w:right w:val="none" w:sz="0" w:space="0" w:color="auto"/>
          </w:divBdr>
        </w:div>
        <w:div w:id="50807320">
          <w:marLeft w:val="640"/>
          <w:marRight w:val="0"/>
          <w:marTop w:val="0"/>
          <w:marBottom w:val="0"/>
          <w:divBdr>
            <w:top w:val="none" w:sz="0" w:space="0" w:color="auto"/>
            <w:left w:val="none" w:sz="0" w:space="0" w:color="auto"/>
            <w:bottom w:val="none" w:sz="0" w:space="0" w:color="auto"/>
            <w:right w:val="none" w:sz="0" w:space="0" w:color="auto"/>
          </w:divBdr>
        </w:div>
        <w:div w:id="77676864">
          <w:marLeft w:val="640"/>
          <w:marRight w:val="0"/>
          <w:marTop w:val="0"/>
          <w:marBottom w:val="0"/>
          <w:divBdr>
            <w:top w:val="none" w:sz="0" w:space="0" w:color="auto"/>
            <w:left w:val="none" w:sz="0" w:space="0" w:color="auto"/>
            <w:bottom w:val="none" w:sz="0" w:space="0" w:color="auto"/>
            <w:right w:val="none" w:sz="0" w:space="0" w:color="auto"/>
          </w:divBdr>
        </w:div>
        <w:div w:id="128087239">
          <w:marLeft w:val="640"/>
          <w:marRight w:val="0"/>
          <w:marTop w:val="0"/>
          <w:marBottom w:val="0"/>
          <w:divBdr>
            <w:top w:val="none" w:sz="0" w:space="0" w:color="auto"/>
            <w:left w:val="none" w:sz="0" w:space="0" w:color="auto"/>
            <w:bottom w:val="none" w:sz="0" w:space="0" w:color="auto"/>
            <w:right w:val="none" w:sz="0" w:space="0" w:color="auto"/>
          </w:divBdr>
        </w:div>
        <w:div w:id="138615299">
          <w:marLeft w:val="640"/>
          <w:marRight w:val="0"/>
          <w:marTop w:val="0"/>
          <w:marBottom w:val="0"/>
          <w:divBdr>
            <w:top w:val="none" w:sz="0" w:space="0" w:color="auto"/>
            <w:left w:val="none" w:sz="0" w:space="0" w:color="auto"/>
            <w:bottom w:val="none" w:sz="0" w:space="0" w:color="auto"/>
            <w:right w:val="none" w:sz="0" w:space="0" w:color="auto"/>
          </w:divBdr>
        </w:div>
        <w:div w:id="149299395">
          <w:marLeft w:val="640"/>
          <w:marRight w:val="0"/>
          <w:marTop w:val="0"/>
          <w:marBottom w:val="0"/>
          <w:divBdr>
            <w:top w:val="none" w:sz="0" w:space="0" w:color="auto"/>
            <w:left w:val="none" w:sz="0" w:space="0" w:color="auto"/>
            <w:bottom w:val="none" w:sz="0" w:space="0" w:color="auto"/>
            <w:right w:val="none" w:sz="0" w:space="0" w:color="auto"/>
          </w:divBdr>
        </w:div>
        <w:div w:id="168059586">
          <w:marLeft w:val="640"/>
          <w:marRight w:val="0"/>
          <w:marTop w:val="0"/>
          <w:marBottom w:val="0"/>
          <w:divBdr>
            <w:top w:val="none" w:sz="0" w:space="0" w:color="auto"/>
            <w:left w:val="none" w:sz="0" w:space="0" w:color="auto"/>
            <w:bottom w:val="none" w:sz="0" w:space="0" w:color="auto"/>
            <w:right w:val="none" w:sz="0" w:space="0" w:color="auto"/>
          </w:divBdr>
        </w:div>
        <w:div w:id="168834085">
          <w:marLeft w:val="640"/>
          <w:marRight w:val="0"/>
          <w:marTop w:val="0"/>
          <w:marBottom w:val="0"/>
          <w:divBdr>
            <w:top w:val="none" w:sz="0" w:space="0" w:color="auto"/>
            <w:left w:val="none" w:sz="0" w:space="0" w:color="auto"/>
            <w:bottom w:val="none" w:sz="0" w:space="0" w:color="auto"/>
            <w:right w:val="none" w:sz="0" w:space="0" w:color="auto"/>
          </w:divBdr>
        </w:div>
        <w:div w:id="181477834">
          <w:marLeft w:val="640"/>
          <w:marRight w:val="0"/>
          <w:marTop w:val="0"/>
          <w:marBottom w:val="0"/>
          <w:divBdr>
            <w:top w:val="none" w:sz="0" w:space="0" w:color="auto"/>
            <w:left w:val="none" w:sz="0" w:space="0" w:color="auto"/>
            <w:bottom w:val="none" w:sz="0" w:space="0" w:color="auto"/>
            <w:right w:val="none" w:sz="0" w:space="0" w:color="auto"/>
          </w:divBdr>
        </w:div>
        <w:div w:id="183832643">
          <w:marLeft w:val="640"/>
          <w:marRight w:val="0"/>
          <w:marTop w:val="0"/>
          <w:marBottom w:val="0"/>
          <w:divBdr>
            <w:top w:val="none" w:sz="0" w:space="0" w:color="auto"/>
            <w:left w:val="none" w:sz="0" w:space="0" w:color="auto"/>
            <w:bottom w:val="none" w:sz="0" w:space="0" w:color="auto"/>
            <w:right w:val="none" w:sz="0" w:space="0" w:color="auto"/>
          </w:divBdr>
        </w:div>
        <w:div w:id="213155426">
          <w:marLeft w:val="640"/>
          <w:marRight w:val="0"/>
          <w:marTop w:val="0"/>
          <w:marBottom w:val="0"/>
          <w:divBdr>
            <w:top w:val="none" w:sz="0" w:space="0" w:color="auto"/>
            <w:left w:val="none" w:sz="0" w:space="0" w:color="auto"/>
            <w:bottom w:val="none" w:sz="0" w:space="0" w:color="auto"/>
            <w:right w:val="none" w:sz="0" w:space="0" w:color="auto"/>
          </w:divBdr>
        </w:div>
        <w:div w:id="276910077">
          <w:marLeft w:val="640"/>
          <w:marRight w:val="0"/>
          <w:marTop w:val="0"/>
          <w:marBottom w:val="0"/>
          <w:divBdr>
            <w:top w:val="none" w:sz="0" w:space="0" w:color="auto"/>
            <w:left w:val="none" w:sz="0" w:space="0" w:color="auto"/>
            <w:bottom w:val="none" w:sz="0" w:space="0" w:color="auto"/>
            <w:right w:val="none" w:sz="0" w:space="0" w:color="auto"/>
          </w:divBdr>
        </w:div>
        <w:div w:id="280453042">
          <w:marLeft w:val="640"/>
          <w:marRight w:val="0"/>
          <w:marTop w:val="0"/>
          <w:marBottom w:val="0"/>
          <w:divBdr>
            <w:top w:val="none" w:sz="0" w:space="0" w:color="auto"/>
            <w:left w:val="none" w:sz="0" w:space="0" w:color="auto"/>
            <w:bottom w:val="none" w:sz="0" w:space="0" w:color="auto"/>
            <w:right w:val="none" w:sz="0" w:space="0" w:color="auto"/>
          </w:divBdr>
        </w:div>
        <w:div w:id="286937302">
          <w:marLeft w:val="640"/>
          <w:marRight w:val="0"/>
          <w:marTop w:val="0"/>
          <w:marBottom w:val="0"/>
          <w:divBdr>
            <w:top w:val="none" w:sz="0" w:space="0" w:color="auto"/>
            <w:left w:val="none" w:sz="0" w:space="0" w:color="auto"/>
            <w:bottom w:val="none" w:sz="0" w:space="0" w:color="auto"/>
            <w:right w:val="none" w:sz="0" w:space="0" w:color="auto"/>
          </w:divBdr>
        </w:div>
        <w:div w:id="320039248">
          <w:marLeft w:val="640"/>
          <w:marRight w:val="0"/>
          <w:marTop w:val="0"/>
          <w:marBottom w:val="0"/>
          <w:divBdr>
            <w:top w:val="none" w:sz="0" w:space="0" w:color="auto"/>
            <w:left w:val="none" w:sz="0" w:space="0" w:color="auto"/>
            <w:bottom w:val="none" w:sz="0" w:space="0" w:color="auto"/>
            <w:right w:val="none" w:sz="0" w:space="0" w:color="auto"/>
          </w:divBdr>
        </w:div>
        <w:div w:id="368410309">
          <w:marLeft w:val="640"/>
          <w:marRight w:val="0"/>
          <w:marTop w:val="0"/>
          <w:marBottom w:val="0"/>
          <w:divBdr>
            <w:top w:val="none" w:sz="0" w:space="0" w:color="auto"/>
            <w:left w:val="none" w:sz="0" w:space="0" w:color="auto"/>
            <w:bottom w:val="none" w:sz="0" w:space="0" w:color="auto"/>
            <w:right w:val="none" w:sz="0" w:space="0" w:color="auto"/>
          </w:divBdr>
        </w:div>
        <w:div w:id="384376186">
          <w:marLeft w:val="640"/>
          <w:marRight w:val="0"/>
          <w:marTop w:val="0"/>
          <w:marBottom w:val="0"/>
          <w:divBdr>
            <w:top w:val="none" w:sz="0" w:space="0" w:color="auto"/>
            <w:left w:val="none" w:sz="0" w:space="0" w:color="auto"/>
            <w:bottom w:val="none" w:sz="0" w:space="0" w:color="auto"/>
            <w:right w:val="none" w:sz="0" w:space="0" w:color="auto"/>
          </w:divBdr>
        </w:div>
        <w:div w:id="391738806">
          <w:marLeft w:val="640"/>
          <w:marRight w:val="0"/>
          <w:marTop w:val="0"/>
          <w:marBottom w:val="0"/>
          <w:divBdr>
            <w:top w:val="none" w:sz="0" w:space="0" w:color="auto"/>
            <w:left w:val="none" w:sz="0" w:space="0" w:color="auto"/>
            <w:bottom w:val="none" w:sz="0" w:space="0" w:color="auto"/>
            <w:right w:val="none" w:sz="0" w:space="0" w:color="auto"/>
          </w:divBdr>
        </w:div>
        <w:div w:id="437261291">
          <w:marLeft w:val="640"/>
          <w:marRight w:val="0"/>
          <w:marTop w:val="0"/>
          <w:marBottom w:val="0"/>
          <w:divBdr>
            <w:top w:val="none" w:sz="0" w:space="0" w:color="auto"/>
            <w:left w:val="none" w:sz="0" w:space="0" w:color="auto"/>
            <w:bottom w:val="none" w:sz="0" w:space="0" w:color="auto"/>
            <w:right w:val="none" w:sz="0" w:space="0" w:color="auto"/>
          </w:divBdr>
        </w:div>
        <w:div w:id="480735969">
          <w:marLeft w:val="640"/>
          <w:marRight w:val="0"/>
          <w:marTop w:val="0"/>
          <w:marBottom w:val="0"/>
          <w:divBdr>
            <w:top w:val="none" w:sz="0" w:space="0" w:color="auto"/>
            <w:left w:val="none" w:sz="0" w:space="0" w:color="auto"/>
            <w:bottom w:val="none" w:sz="0" w:space="0" w:color="auto"/>
            <w:right w:val="none" w:sz="0" w:space="0" w:color="auto"/>
          </w:divBdr>
        </w:div>
        <w:div w:id="490752655">
          <w:marLeft w:val="640"/>
          <w:marRight w:val="0"/>
          <w:marTop w:val="0"/>
          <w:marBottom w:val="0"/>
          <w:divBdr>
            <w:top w:val="none" w:sz="0" w:space="0" w:color="auto"/>
            <w:left w:val="none" w:sz="0" w:space="0" w:color="auto"/>
            <w:bottom w:val="none" w:sz="0" w:space="0" w:color="auto"/>
            <w:right w:val="none" w:sz="0" w:space="0" w:color="auto"/>
          </w:divBdr>
        </w:div>
        <w:div w:id="510031326">
          <w:marLeft w:val="640"/>
          <w:marRight w:val="0"/>
          <w:marTop w:val="0"/>
          <w:marBottom w:val="0"/>
          <w:divBdr>
            <w:top w:val="none" w:sz="0" w:space="0" w:color="auto"/>
            <w:left w:val="none" w:sz="0" w:space="0" w:color="auto"/>
            <w:bottom w:val="none" w:sz="0" w:space="0" w:color="auto"/>
            <w:right w:val="none" w:sz="0" w:space="0" w:color="auto"/>
          </w:divBdr>
        </w:div>
        <w:div w:id="516041891">
          <w:marLeft w:val="640"/>
          <w:marRight w:val="0"/>
          <w:marTop w:val="0"/>
          <w:marBottom w:val="0"/>
          <w:divBdr>
            <w:top w:val="none" w:sz="0" w:space="0" w:color="auto"/>
            <w:left w:val="none" w:sz="0" w:space="0" w:color="auto"/>
            <w:bottom w:val="none" w:sz="0" w:space="0" w:color="auto"/>
            <w:right w:val="none" w:sz="0" w:space="0" w:color="auto"/>
          </w:divBdr>
        </w:div>
        <w:div w:id="522287189">
          <w:marLeft w:val="640"/>
          <w:marRight w:val="0"/>
          <w:marTop w:val="0"/>
          <w:marBottom w:val="0"/>
          <w:divBdr>
            <w:top w:val="none" w:sz="0" w:space="0" w:color="auto"/>
            <w:left w:val="none" w:sz="0" w:space="0" w:color="auto"/>
            <w:bottom w:val="none" w:sz="0" w:space="0" w:color="auto"/>
            <w:right w:val="none" w:sz="0" w:space="0" w:color="auto"/>
          </w:divBdr>
        </w:div>
        <w:div w:id="594703613">
          <w:marLeft w:val="640"/>
          <w:marRight w:val="0"/>
          <w:marTop w:val="0"/>
          <w:marBottom w:val="0"/>
          <w:divBdr>
            <w:top w:val="none" w:sz="0" w:space="0" w:color="auto"/>
            <w:left w:val="none" w:sz="0" w:space="0" w:color="auto"/>
            <w:bottom w:val="none" w:sz="0" w:space="0" w:color="auto"/>
            <w:right w:val="none" w:sz="0" w:space="0" w:color="auto"/>
          </w:divBdr>
        </w:div>
        <w:div w:id="627856613">
          <w:marLeft w:val="640"/>
          <w:marRight w:val="0"/>
          <w:marTop w:val="0"/>
          <w:marBottom w:val="0"/>
          <w:divBdr>
            <w:top w:val="none" w:sz="0" w:space="0" w:color="auto"/>
            <w:left w:val="none" w:sz="0" w:space="0" w:color="auto"/>
            <w:bottom w:val="none" w:sz="0" w:space="0" w:color="auto"/>
            <w:right w:val="none" w:sz="0" w:space="0" w:color="auto"/>
          </w:divBdr>
        </w:div>
        <w:div w:id="641034688">
          <w:marLeft w:val="640"/>
          <w:marRight w:val="0"/>
          <w:marTop w:val="0"/>
          <w:marBottom w:val="0"/>
          <w:divBdr>
            <w:top w:val="none" w:sz="0" w:space="0" w:color="auto"/>
            <w:left w:val="none" w:sz="0" w:space="0" w:color="auto"/>
            <w:bottom w:val="none" w:sz="0" w:space="0" w:color="auto"/>
            <w:right w:val="none" w:sz="0" w:space="0" w:color="auto"/>
          </w:divBdr>
        </w:div>
        <w:div w:id="692465362">
          <w:marLeft w:val="640"/>
          <w:marRight w:val="0"/>
          <w:marTop w:val="0"/>
          <w:marBottom w:val="0"/>
          <w:divBdr>
            <w:top w:val="none" w:sz="0" w:space="0" w:color="auto"/>
            <w:left w:val="none" w:sz="0" w:space="0" w:color="auto"/>
            <w:bottom w:val="none" w:sz="0" w:space="0" w:color="auto"/>
            <w:right w:val="none" w:sz="0" w:space="0" w:color="auto"/>
          </w:divBdr>
        </w:div>
        <w:div w:id="747191310">
          <w:marLeft w:val="640"/>
          <w:marRight w:val="0"/>
          <w:marTop w:val="0"/>
          <w:marBottom w:val="0"/>
          <w:divBdr>
            <w:top w:val="none" w:sz="0" w:space="0" w:color="auto"/>
            <w:left w:val="none" w:sz="0" w:space="0" w:color="auto"/>
            <w:bottom w:val="none" w:sz="0" w:space="0" w:color="auto"/>
            <w:right w:val="none" w:sz="0" w:space="0" w:color="auto"/>
          </w:divBdr>
        </w:div>
        <w:div w:id="764424669">
          <w:marLeft w:val="640"/>
          <w:marRight w:val="0"/>
          <w:marTop w:val="0"/>
          <w:marBottom w:val="0"/>
          <w:divBdr>
            <w:top w:val="none" w:sz="0" w:space="0" w:color="auto"/>
            <w:left w:val="none" w:sz="0" w:space="0" w:color="auto"/>
            <w:bottom w:val="none" w:sz="0" w:space="0" w:color="auto"/>
            <w:right w:val="none" w:sz="0" w:space="0" w:color="auto"/>
          </w:divBdr>
        </w:div>
        <w:div w:id="785856793">
          <w:marLeft w:val="640"/>
          <w:marRight w:val="0"/>
          <w:marTop w:val="0"/>
          <w:marBottom w:val="0"/>
          <w:divBdr>
            <w:top w:val="none" w:sz="0" w:space="0" w:color="auto"/>
            <w:left w:val="none" w:sz="0" w:space="0" w:color="auto"/>
            <w:bottom w:val="none" w:sz="0" w:space="0" w:color="auto"/>
            <w:right w:val="none" w:sz="0" w:space="0" w:color="auto"/>
          </w:divBdr>
        </w:div>
        <w:div w:id="787048883">
          <w:marLeft w:val="640"/>
          <w:marRight w:val="0"/>
          <w:marTop w:val="0"/>
          <w:marBottom w:val="0"/>
          <w:divBdr>
            <w:top w:val="none" w:sz="0" w:space="0" w:color="auto"/>
            <w:left w:val="none" w:sz="0" w:space="0" w:color="auto"/>
            <w:bottom w:val="none" w:sz="0" w:space="0" w:color="auto"/>
            <w:right w:val="none" w:sz="0" w:space="0" w:color="auto"/>
          </w:divBdr>
        </w:div>
        <w:div w:id="788016497">
          <w:marLeft w:val="640"/>
          <w:marRight w:val="0"/>
          <w:marTop w:val="0"/>
          <w:marBottom w:val="0"/>
          <w:divBdr>
            <w:top w:val="none" w:sz="0" w:space="0" w:color="auto"/>
            <w:left w:val="none" w:sz="0" w:space="0" w:color="auto"/>
            <w:bottom w:val="none" w:sz="0" w:space="0" w:color="auto"/>
            <w:right w:val="none" w:sz="0" w:space="0" w:color="auto"/>
          </w:divBdr>
        </w:div>
        <w:div w:id="807746716">
          <w:marLeft w:val="640"/>
          <w:marRight w:val="0"/>
          <w:marTop w:val="0"/>
          <w:marBottom w:val="0"/>
          <w:divBdr>
            <w:top w:val="none" w:sz="0" w:space="0" w:color="auto"/>
            <w:left w:val="none" w:sz="0" w:space="0" w:color="auto"/>
            <w:bottom w:val="none" w:sz="0" w:space="0" w:color="auto"/>
            <w:right w:val="none" w:sz="0" w:space="0" w:color="auto"/>
          </w:divBdr>
        </w:div>
        <w:div w:id="824082081">
          <w:marLeft w:val="640"/>
          <w:marRight w:val="0"/>
          <w:marTop w:val="0"/>
          <w:marBottom w:val="0"/>
          <w:divBdr>
            <w:top w:val="none" w:sz="0" w:space="0" w:color="auto"/>
            <w:left w:val="none" w:sz="0" w:space="0" w:color="auto"/>
            <w:bottom w:val="none" w:sz="0" w:space="0" w:color="auto"/>
            <w:right w:val="none" w:sz="0" w:space="0" w:color="auto"/>
          </w:divBdr>
        </w:div>
        <w:div w:id="824276506">
          <w:marLeft w:val="640"/>
          <w:marRight w:val="0"/>
          <w:marTop w:val="0"/>
          <w:marBottom w:val="0"/>
          <w:divBdr>
            <w:top w:val="none" w:sz="0" w:space="0" w:color="auto"/>
            <w:left w:val="none" w:sz="0" w:space="0" w:color="auto"/>
            <w:bottom w:val="none" w:sz="0" w:space="0" w:color="auto"/>
            <w:right w:val="none" w:sz="0" w:space="0" w:color="auto"/>
          </w:divBdr>
        </w:div>
        <w:div w:id="852844398">
          <w:marLeft w:val="640"/>
          <w:marRight w:val="0"/>
          <w:marTop w:val="0"/>
          <w:marBottom w:val="0"/>
          <w:divBdr>
            <w:top w:val="none" w:sz="0" w:space="0" w:color="auto"/>
            <w:left w:val="none" w:sz="0" w:space="0" w:color="auto"/>
            <w:bottom w:val="none" w:sz="0" w:space="0" w:color="auto"/>
            <w:right w:val="none" w:sz="0" w:space="0" w:color="auto"/>
          </w:divBdr>
        </w:div>
        <w:div w:id="854031918">
          <w:marLeft w:val="640"/>
          <w:marRight w:val="0"/>
          <w:marTop w:val="0"/>
          <w:marBottom w:val="0"/>
          <w:divBdr>
            <w:top w:val="none" w:sz="0" w:space="0" w:color="auto"/>
            <w:left w:val="none" w:sz="0" w:space="0" w:color="auto"/>
            <w:bottom w:val="none" w:sz="0" w:space="0" w:color="auto"/>
            <w:right w:val="none" w:sz="0" w:space="0" w:color="auto"/>
          </w:divBdr>
        </w:div>
        <w:div w:id="885799546">
          <w:marLeft w:val="640"/>
          <w:marRight w:val="0"/>
          <w:marTop w:val="0"/>
          <w:marBottom w:val="0"/>
          <w:divBdr>
            <w:top w:val="none" w:sz="0" w:space="0" w:color="auto"/>
            <w:left w:val="none" w:sz="0" w:space="0" w:color="auto"/>
            <w:bottom w:val="none" w:sz="0" w:space="0" w:color="auto"/>
            <w:right w:val="none" w:sz="0" w:space="0" w:color="auto"/>
          </w:divBdr>
        </w:div>
        <w:div w:id="933125676">
          <w:marLeft w:val="640"/>
          <w:marRight w:val="0"/>
          <w:marTop w:val="0"/>
          <w:marBottom w:val="0"/>
          <w:divBdr>
            <w:top w:val="none" w:sz="0" w:space="0" w:color="auto"/>
            <w:left w:val="none" w:sz="0" w:space="0" w:color="auto"/>
            <w:bottom w:val="none" w:sz="0" w:space="0" w:color="auto"/>
            <w:right w:val="none" w:sz="0" w:space="0" w:color="auto"/>
          </w:divBdr>
        </w:div>
        <w:div w:id="949706108">
          <w:marLeft w:val="640"/>
          <w:marRight w:val="0"/>
          <w:marTop w:val="0"/>
          <w:marBottom w:val="0"/>
          <w:divBdr>
            <w:top w:val="none" w:sz="0" w:space="0" w:color="auto"/>
            <w:left w:val="none" w:sz="0" w:space="0" w:color="auto"/>
            <w:bottom w:val="none" w:sz="0" w:space="0" w:color="auto"/>
            <w:right w:val="none" w:sz="0" w:space="0" w:color="auto"/>
          </w:divBdr>
        </w:div>
        <w:div w:id="975523442">
          <w:marLeft w:val="640"/>
          <w:marRight w:val="0"/>
          <w:marTop w:val="0"/>
          <w:marBottom w:val="0"/>
          <w:divBdr>
            <w:top w:val="none" w:sz="0" w:space="0" w:color="auto"/>
            <w:left w:val="none" w:sz="0" w:space="0" w:color="auto"/>
            <w:bottom w:val="none" w:sz="0" w:space="0" w:color="auto"/>
            <w:right w:val="none" w:sz="0" w:space="0" w:color="auto"/>
          </w:divBdr>
        </w:div>
        <w:div w:id="982001784">
          <w:marLeft w:val="640"/>
          <w:marRight w:val="0"/>
          <w:marTop w:val="0"/>
          <w:marBottom w:val="0"/>
          <w:divBdr>
            <w:top w:val="none" w:sz="0" w:space="0" w:color="auto"/>
            <w:left w:val="none" w:sz="0" w:space="0" w:color="auto"/>
            <w:bottom w:val="none" w:sz="0" w:space="0" w:color="auto"/>
            <w:right w:val="none" w:sz="0" w:space="0" w:color="auto"/>
          </w:divBdr>
        </w:div>
        <w:div w:id="1007052256">
          <w:marLeft w:val="640"/>
          <w:marRight w:val="0"/>
          <w:marTop w:val="0"/>
          <w:marBottom w:val="0"/>
          <w:divBdr>
            <w:top w:val="none" w:sz="0" w:space="0" w:color="auto"/>
            <w:left w:val="none" w:sz="0" w:space="0" w:color="auto"/>
            <w:bottom w:val="none" w:sz="0" w:space="0" w:color="auto"/>
            <w:right w:val="none" w:sz="0" w:space="0" w:color="auto"/>
          </w:divBdr>
        </w:div>
        <w:div w:id="1038700003">
          <w:marLeft w:val="640"/>
          <w:marRight w:val="0"/>
          <w:marTop w:val="0"/>
          <w:marBottom w:val="0"/>
          <w:divBdr>
            <w:top w:val="none" w:sz="0" w:space="0" w:color="auto"/>
            <w:left w:val="none" w:sz="0" w:space="0" w:color="auto"/>
            <w:bottom w:val="none" w:sz="0" w:space="0" w:color="auto"/>
            <w:right w:val="none" w:sz="0" w:space="0" w:color="auto"/>
          </w:divBdr>
        </w:div>
        <w:div w:id="1046026484">
          <w:marLeft w:val="640"/>
          <w:marRight w:val="0"/>
          <w:marTop w:val="0"/>
          <w:marBottom w:val="0"/>
          <w:divBdr>
            <w:top w:val="none" w:sz="0" w:space="0" w:color="auto"/>
            <w:left w:val="none" w:sz="0" w:space="0" w:color="auto"/>
            <w:bottom w:val="none" w:sz="0" w:space="0" w:color="auto"/>
            <w:right w:val="none" w:sz="0" w:space="0" w:color="auto"/>
          </w:divBdr>
        </w:div>
        <w:div w:id="1063916114">
          <w:marLeft w:val="640"/>
          <w:marRight w:val="0"/>
          <w:marTop w:val="0"/>
          <w:marBottom w:val="0"/>
          <w:divBdr>
            <w:top w:val="none" w:sz="0" w:space="0" w:color="auto"/>
            <w:left w:val="none" w:sz="0" w:space="0" w:color="auto"/>
            <w:bottom w:val="none" w:sz="0" w:space="0" w:color="auto"/>
            <w:right w:val="none" w:sz="0" w:space="0" w:color="auto"/>
          </w:divBdr>
        </w:div>
        <w:div w:id="1072196506">
          <w:marLeft w:val="640"/>
          <w:marRight w:val="0"/>
          <w:marTop w:val="0"/>
          <w:marBottom w:val="0"/>
          <w:divBdr>
            <w:top w:val="none" w:sz="0" w:space="0" w:color="auto"/>
            <w:left w:val="none" w:sz="0" w:space="0" w:color="auto"/>
            <w:bottom w:val="none" w:sz="0" w:space="0" w:color="auto"/>
            <w:right w:val="none" w:sz="0" w:space="0" w:color="auto"/>
          </w:divBdr>
        </w:div>
        <w:div w:id="1079640398">
          <w:marLeft w:val="640"/>
          <w:marRight w:val="0"/>
          <w:marTop w:val="0"/>
          <w:marBottom w:val="0"/>
          <w:divBdr>
            <w:top w:val="none" w:sz="0" w:space="0" w:color="auto"/>
            <w:left w:val="none" w:sz="0" w:space="0" w:color="auto"/>
            <w:bottom w:val="none" w:sz="0" w:space="0" w:color="auto"/>
            <w:right w:val="none" w:sz="0" w:space="0" w:color="auto"/>
          </w:divBdr>
        </w:div>
        <w:div w:id="1085301513">
          <w:marLeft w:val="640"/>
          <w:marRight w:val="0"/>
          <w:marTop w:val="0"/>
          <w:marBottom w:val="0"/>
          <w:divBdr>
            <w:top w:val="none" w:sz="0" w:space="0" w:color="auto"/>
            <w:left w:val="none" w:sz="0" w:space="0" w:color="auto"/>
            <w:bottom w:val="none" w:sz="0" w:space="0" w:color="auto"/>
            <w:right w:val="none" w:sz="0" w:space="0" w:color="auto"/>
          </w:divBdr>
        </w:div>
        <w:div w:id="1134830795">
          <w:marLeft w:val="640"/>
          <w:marRight w:val="0"/>
          <w:marTop w:val="0"/>
          <w:marBottom w:val="0"/>
          <w:divBdr>
            <w:top w:val="none" w:sz="0" w:space="0" w:color="auto"/>
            <w:left w:val="none" w:sz="0" w:space="0" w:color="auto"/>
            <w:bottom w:val="none" w:sz="0" w:space="0" w:color="auto"/>
            <w:right w:val="none" w:sz="0" w:space="0" w:color="auto"/>
          </w:divBdr>
        </w:div>
        <w:div w:id="1150248345">
          <w:marLeft w:val="640"/>
          <w:marRight w:val="0"/>
          <w:marTop w:val="0"/>
          <w:marBottom w:val="0"/>
          <w:divBdr>
            <w:top w:val="none" w:sz="0" w:space="0" w:color="auto"/>
            <w:left w:val="none" w:sz="0" w:space="0" w:color="auto"/>
            <w:bottom w:val="none" w:sz="0" w:space="0" w:color="auto"/>
            <w:right w:val="none" w:sz="0" w:space="0" w:color="auto"/>
          </w:divBdr>
        </w:div>
        <w:div w:id="1154372492">
          <w:marLeft w:val="640"/>
          <w:marRight w:val="0"/>
          <w:marTop w:val="0"/>
          <w:marBottom w:val="0"/>
          <w:divBdr>
            <w:top w:val="none" w:sz="0" w:space="0" w:color="auto"/>
            <w:left w:val="none" w:sz="0" w:space="0" w:color="auto"/>
            <w:bottom w:val="none" w:sz="0" w:space="0" w:color="auto"/>
            <w:right w:val="none" w:sz="0" w:space="0" w:color="auto"/>
          </w:divBdr>
        </w:div>
        <w:div w:id="1229221934">
          <w:marLeft w:val="640"/>
          <w:marRight w:val="0"/>
          <w:marTop w:val="0"/>
          <w:marBottom w:val="0"/>
          <w:divBdr>
            <w:top w:val="none" w:sz="0" w:space="0" w:color="auto"/>
            <w:left w:val="none" w:sz="0" w:space="0" w:color="auto"/>
            <w:bottom w:val="none" w:sz="0" w:space="0" w:color="auto"/>
            <w:right w:val="none" w:sz="0" w:space="0" w:color="auto"/>
          </w:divBdr>
        </w:div>
        <w:div w:id="1247036937">
          <w:marLeft w:val="640"/>
          <w:marRight w:val="0"/>
          <w:marTop w:val="0"/>
          <w:marBottom w:val="0"/>
          <w:divBdr>
            <w:top w:val="none" w:sz="0" w:space="0" w:color="auto"/>
            <w:left w:val="none" w:sz="0" w:space="0" w:color="auto"/>
            <w:bottom w:val="none" w:sz="0" w:space="0" w:color="auto"/>
            <w:right w:val="none" w:sz="0" w:space="0" w:color="auto"/>
          </w:divBdr>
        </w:div>
        <w:div w:id="1248929924">
          <w:marLeft w:val="640"/>
          <w:marRight w:val="0"/>
          <w:marTop w:val="0"/>
          <w:marBottom w:val="0"/>
          <w:divBdr>
            <w:top w:val="none" w:sz="0" w:space="0" w:color="auto"/>
            <w:left w:val="none" w:sz="0" w:space="0" w:color="auto"/>
            <w:bottom w:val="none" w:sz="0" w:space="0" w:color="auto"/>
            <w:right w:val="none" w:sz="0" w:space="0" w:color="auto"/>
          </w:divBdr>
        </w:div>
        <w:div w:id="1254820861">
          <w:marLeft w:val="640"/>
          <w:marRight w:val="0"/>
          <w:marTop w:val="0"/>
          <w:marBottom w:val="0"/>
          <w:divBdr>
            <w:top w:val="none" w:sz="0" w:space="0" w:color="auto"/>
            <w:left w:val="none" w:sz="0" w:space="0" w:color="auto"/>
            <w:bottom w:val="none" w:sz="0" w:space="0" w:color="auto"/>
            <w:right w:val="none" w:sz="0" w:space="0" w:color="auto"/>
          </w:divBdr>
        </w:div>
        <w:div w:id="1256137480">
          <w:marLeft w:val="640"/>
          <w:marRight w:val="0"/>
          <w:marTop w:val="0"/>
          <w:marBottom w:val="0"/>
          <w:divBdr>
            <w:top w:val="none" w:sz="0" w:space="0" w:color="auto"/>
            <w:left w:val="none" w:sz="0" w:space="0" w:color="auto"/>
            <w:bottom w:val="none" w:sz="0" w:space="0" w:color="auto"/>
            <w:right w:val="none" w:sz="0" w:space="0" w:color="auto"/>
          </w:divBdr>
        </w:div>
        <w:div w:id="1281033032">
          <w:marLeft w:val="640"/>
          <w:marRight w:val="0"/>
          <w:marTop w:val="0"/>
          <w:marBottom w:val="0"/>
          <w:divBdr>
            <w:top w:val="none" w:sz="0" w:space="0" w:color="auto"/>
            <w:left w:val="none" w:sz="0" w:space="0" w:color="auto"/>
            <w:bottom w:val="none" w:sz="0" w:space="0" w:color="auto"/>
            <w:right w:val="none" w:sz="0" w:space="0" w:color="auto"/>
          </w:divBdr>
        </w:div>
        <w:div w:id="1333333884">
          <w:marLeft w:val="640"/>
          <w:marRight w:val="0"/>
          <w:marTop w:val="0"/>
          <w:marBottom w:val="0"/>
          <w:divBdr>
            <w:top w:val="none" w:sz="0" w:space="0" w:color="auto"/>
            <w:left w:val="none" w:sz="0" w:space="0" w:color="auto"/>
            <w:bottom w:val="none" w:sz="0" w:space="0" w:color="auto"/>
            <w:right w:val="none" w:sz="0" w:space="0" w:color="auto"/>
          </w:divBdr>
        </w:div>
        <w:div w:id="1359744332">
          <w:marLeft w:val="640"/>
          <w:marRight w:val="0"/>
          <w:marTop w:val="0"/>
          <w:marBottom w:val="0"/>
          <w:divBdr>
            <w:top w:val="none" w:sz="0" w:space="0" w:color="auto"/>
            <w:left w:val="none" w:sz="0" w:space="0" w:color="auto"/>
            <w:bottom w:val="none" w:sz="0" w:space="0" w:color="auto"/>
            <w:right w:val="none" w:sz="0" w:space="0" w:color="auto"/>
          </w:divBdr>
        </w:div>
        <w:div w:id="1369527264">
          <w:marLeft w:val="640"/>
          <w:marRight w:val="0"/>
          <w:marTop w:val="0"/>
          <w:marBottom w:val="0"/>
          <w:divBdr>
            <w:top w:val="none" w:sz="0" w:space="0" w:color="auto"/>
            <w:left w:val="none" w:sz="0" w:space="0" w:color="auto"/>
            <w:bottom w:val="none" w:sz="0" w:space="0" w:color="auto"/>
            <w:right w:val="none" w:sz="0" w:space="0" w:color="auto"/>
          </w:divBdr>
        </w:div>
        <w:div w:id="1391806907">
          <w:marLeft w:val="640"/>
          <w:marRight w:val="0"/>
          <w:marTop w:val="0"/>
          <w:marBottom w:val="0"/>
          <w:divBdr>
            <w:top w:val="none" w:sz="0" w:space="0" w:color="auto"/>
            <w:left w:val="none" w:sz="0" w:space="0" w:color="auto"/>
            <w:bottom w:val="none" w:sz="0" w:space="0" w:color="auto"/>
            <w:right w:val="none" w:sz="0" w:space="0" w:color="auto"/>
          </w:divBdr>
        </w:div>
        <w:div w:id="1408191023">
          <w:marLeft w:val="640"/>
          <w:marRight w:val="0"/>
          <w:marTop w:val="0"/>
          <w:marBottom w:val="0"/>
          <w:divBdr>
            <w:top w:val="none" w:sz="0" w:space="0" w:color="auto"/>
            <w:left w:val="none" w:sz="0" w:space="0" w:color="auto"/>
            <w:bottom w:val="none" w:sz="0" w:space="0" w:color="auto"/>
            <w:right w:val="none" w:sz="0" w:space="0" w:color="auto"/>
          </w:divBdr>
        </w:div>
        <w:div w:id="1417247473">
          <w:marLeft w:val="640"/>
          <w:marRight w:val="0"/>
          <w:marTop w:val="0"/>
          <w:marBottom w:val="0"/>
          <w:divBdr>
            <w:top w:val="none" w:sz="0" w:space="0" w:color="auto"/>
            <w:left w:val="none" w:sz="0" w:space="0" w:color="auto"/>
            <w:bottom w:val="none" w:sz="0" w:space="0" w:color="auto"/>
            <w:right w:val="none" w:sz="0" w:space="0" w:color="auto"/>
          </w:divBdr>
        </w:div>
        <w:div w:id="1435975824">
          <w:marLeft w:val="640"/>
          <w:marRight w:val="0"/>
          <w:marTop w:val="0"/>
          <w:marBottom w:val="0"/>
          <w:divBdr>
            <w:top w:val="none" w:sz="0" w:space="0" w:color="auto"/>
            <w:left w:val="none" w:sz="0" w:space="0" w:color="auto"/>
            <w:bottom w:val="none" w:sz="0" w:space="0" w:color="auto"/>
            <w:right w:val="none" w:sz="0" w:space="0" w:color="auto"/>
          </w:divBdr>
        </w:div>
        <w:div w:id="1449546239">
          <w:marLeft w:val="640"/>
          <w:marRight w:val="0"/>
          <w:marTop w:val="0"/>
          <w:marBottom w:val="0"/>
          <w:divBdr>
            <w:top w:val="none" w:sz="0" w:space="0" w:color="auto"/>
            <w:left w:val="none" w:sz="0" w:space="0" w:color="auto"/>
            <w:bottom w:val="none" w:sz="0" w:space="0" w:color="auto"/>
            <w:right w:val="none" w:sz="0" w:space="0" w:color="auto"/>
          </w:divBdr>
        </w:div>
        <w:div w:id="1469933172">
          <w:marLeft w:val="640"/>
          <w:marRight w:val="0"/>
          <w:marTop w:val="0"/>
          <w:marBottom w:val="0"/>
          <w:divBdr>
            <w:top w:val="none" w:sz="0" w:space="0" w:color="auto"/>
            <w:left w:val="none" w:sz="0" w:space="0" w:color="auto"/>
            <w:bottom w:val="none" w:sz="0" w:space="0" w:color="auto"/>
            <w:right w:val="none" w:sz="0" w:space="0" w:color="auto"/>
          </w:divBdr>
        </w:div>
        <w:div w:id="1533617523">
          <w:marLeft w:val="640"/>
          <w:marRight w:val="0"/>
          <w:marTop w:val="0"/>
          <w:marBottom w:val="0"/>
          <w:divBdr>
            <w:top w:val="none" w:sz="0" w:space="0" w:color="auto"/>
            <w:left w:val="none" w:sz="0" w:space="0" w:color="auto"/>
            <w:bottom w:val="none" w:sz="0" w:space="0" w:color="auto"/>
            <w:right w:val="none" w:sz="0" w:space="0" w:color="auto"/>
          </w:divBdr>
        </w:div>
        <w:div w:id="1677031109">
          <w:marLeft w:val="640"/>
          <w:marRight w:val="0"/>
          <w:marTop w:val="0"/>
          <w:marBottom w:val="0"/>
          <w:divBdr>
            <w:top w:val="none" w:sz="0" w:space="0" w:color="auto"/>
            <w:left w:val="none" w:sz="0" w:space="0" w:color="auto"/>
            <w:bottom w:val="none" w:sz="0" w:space="0" w:color="auto"/>
            <w:right w:val="none" w:sz="0" w:space="0" w:color="auto"/>
          </w:divBdr>
        </w:div>
        <w:div w:id="1680157805">
          <w:marLeft w:val="640"/>
          <w:marRight w:val="0"/>
          <w:marTop w:val="0"/>
          <w:marBottom w:val="0"/>
          <w:divBdr>
            <w:top w:val="none" w:sz="0" w:space="0" w:color="auto"/>
            <w:left w:val="none" w:sz="0" w:space="0" w:color="auto"/>
            <w:bottom w:val="none" w:sz="0" w:space="0" w:color="auto"/>
            <w:right w:val="none" w:sz="0" w:space="0" w:color="auto"/>
          </w:divBdr>
        </w:div>
        <w:div w:id="1686901643">
          <w:marLeft w:val="640"/>
          <w:marRight w:val="0"/>
          <w:marTop w:val="0"/>
          <w:marBottom w:val="0"/>
          <w:divBdr>
            <w:top w:val="none" w:sz="0" w:space="0" w:color="auto"/>
            <w:left w:val="none" w:sz="0" w:space="0" w:color="auto"/>
            <w:bottom w:val="none" w:sz="0" w:space="0" w:color="auto"/>
            <w:right w:val="none" w:sz="0" w:space="0" w:color="auto"/>
          </w:divBdr>
        </w:div>
        <w:div w:id="1699894573">
          <w:marLeft w:val="640"/>
          <w:marRight w:val="0"/>
          <w:marTop w:val="0"/>
          <w:marBottom w:val="0"/>
          <w:divBdr>
            <w:top w:val="none" w:sz="0" w:space="0" w:color="auto"/>
            <w:left w:val="none" w:sz="0" w:space="0" w:color="auto"/>
            <w:bottom w:val="none" w:sz="0" w:space="0" w:color="auto"/>
            <w:right w:val="none" w:sz="0" w:space="0" w:color="auto"/>
          </w:divBdr>
        </w:div>
        <w:div w:id="1701198539">
          <w:marLeft w:val="640"/>
          <w:marRight w:val="0"/>
          <w:marTop w:val="0"/>
          <w:marBottom w:val="0"/>
          <w:divBdr>
            <w:top w:val="none" w:sz="0" w:space="0" w:color="auto"/>
            <w:left w:val="none" w:sz="0" w:space="0" w:color="auto"/>
            <w:bottom w:val="none" w:sz="0" w:space="0" w:color="auto"/>
            <w:right w:val="none" w:sz="0" w:space="0" w:color="auto"/>
          </w:divBdr>
        </w:div>
        <w:div w:id="1731882126">
          <w:marLeft w:val="640"/>
          <w:marRight w:val="0"/>
          <w:marTop w:val="0"/>
          <w:marBottom w:val="0"/>
          <w:divBdr>
            <w:top w:val="none" w:sz="0" w:space="0" w:color="auto"/>
            <w:left w:val="none" w:sz="0" w:space="0" w:color="auto"/>
            <w:bottom w:val="none" w:sz="0" w:space="0" w:color="auto"/>
            <w:right w:val="none" w:sz="0" w:space="0" w:color="auto"/>
          </w:divBdr>
        </w:div>
        <w:div w:id="1749570317">
          <w:marLeft w:val="640"/>
          <w:marRight w:val="0"/>
          <w:marTop w:val="0"/>
          <w:marBottom w:val="0"/>
          <w:divBdr>
            <w:top w:val="none" w:sz="0" w:space="0" w:color="auto"/>
            <w:left w:val="none" w:sz="0" w:space="0" w:color="auto"/>
            <w:bottom w:val="none" w:sz="0" w:space="0" w:color="auto"/>
            <w:right w:val="none" w:sz="0" w:space="0" w:color="auto"/>
          </w:divBdr>
        </w:div>
        <w:div w:id="1776096430">
          <w:marLeft w:val="640"/>
          <w:marRight w:val="0"/>
          <w:marTop w:val="0"/>
          <w:marBottom w:val="0"/>
          <w:divBdr>
            <w:top w:val="none" w:sz="0" w:space="0" w:color="auto"/>
            <w:left w:val="none" w:sz="0" w:space="0" w:color="auto"/>
            <w:bottom w:val="none" w:sz="0" w:space="0" w:color="auto"/>
            <w:right w:val="none" w:sz="0" w:space="0" w:color="auto"/>
          </w:divBdr>
        </w:div>
        <w:div w:id="1785415435">
          <w:marLeft w:val="640"/>
          <w:marRight w:val="0"/>
          <w:marTop w:val="0"/>
          <w:marBottom w:val="0"/>
          <w:divBdr>
            <w:top w:val="none" w:sz="0" w:space="0" w:color="auto"/>
            <w:left w:val="none" w:sz="0" w:space="0" w:color="auto"/>
            <w:bottom w:val="none" w:sz="0" w:space="0" w:color="auto"/>
            <w:right w:val="none" w:sz="0" w:space="0" w:color="auto"/>
          </w:divBdr>
        </w:div>
        <w:div w:id="1786850557">
          <w:marLeft w:val="640"/>
          <w:marRight w:val="0"/>
          <w:marTop w:val="0"/>
          <w:marBottom w:val="0"/>
          <w:divBdr>
            <w:top w:val="none" w:sz="0" w:space="0" w:color="auto"/>
            <w:left w:val="none" w:sz="0" w:space="0" w:color="auto"/>
            <w:bottom w:val="none" w:sz="0" w:space="0" w:color="auto"/>
            <w:right w:val="none" w:sz="0" w:space="0" w:color="auto"/>
          </w:divBdr>
        </w:div>
        <w:div w:id="1787845638">
          <w:marLeft w:val="640"/>
          <w:marRight w:val="0"/>
          <w:marTop w:val="0"/>
          <w:marBottom w:val="0"/>
          <w:divBdr>
            <w:top w:val="none" w:sz="0" w:space="0" w:color="auto"/>
            <w:left w:val="none" w:sz="0" w:space="0" w:color="auto"/>
            <w:bottom w:val="none" w:sz="0" w:space="0" w:color="auto"/>
            <w:right w:val="none" w:sz="0" w:space="0" w:color="auto"/>
          </w:divBdr>
        </w:div>
        <w:div w:id="1796867063">
          <w:marLeft w:val="640"/>
          <w:marRight w:val="0"/>
          <w:marTop w:val="0"/>
          <w:marBottom w:val="0"/>
          <w:divBdr>
            <w:top w:val="none" w:sz="0" w:space="0" w:color="auto"/>
            <w:left w:val="none" w:sz="0" w:space="0" w:color="auto"/>
            <w:bottom w:val="none" w:sz="0" w:space="0" w:color="auto"/>
            <w:right w:val="none" w:sz="0" w:space="0" w:color="auto"/>
          </w:divBdr>
        </w:div>
        <w:div w:id="1826897562">
          <w:marLeft w:val="640"/>
          <w:marRight w:val="0"/>
          <w:marTop w:val="0"/>
          <w:marBottom w:val="0"/>
          <w:divBdr>
            <w:top w:val="none" w:sz="0" w:space="0" w:color="auto"/>
            <w:left w:val="none" w:sz="0" w:space="0" w:color="auto"/>
            <w:bottom w:val="none" w:sz="0" w:space="0" w:color="auto"/>
            <w:right w:val="none" w:sz="0" w:space="0" w:color="auto"/>
          </w:divBdr>
        </w:div>
        <w:div w:id="1833108019">
          <w:marLeft w:val="640"/>
          <w:marRight w:val="0"/>
          <w:marTop w:val="0"/>
          <w:marBottom w:val="0"/>
          <w:divBdr>
            <w:top w:val="none" w:sz="0" w:space="0" w:color="auto"/>
            <w:left w:val="none" w:sz="0" w:space="0" w:color="auto"/>
            <w:bottom w:val="none" w:sz="0" w:space="0" w:color="auto"/>
            <w:right w:val="none" w:sz="0" w:space="0" w:color="auto"/>
          </w:divBdr>
        </w:div>
        <w:div w:id="1842969953">
          <w:marLeft w:val="640"/>
          <w:marRight w:val="0"/>
          <w:marTop w:val="0"/>
          <w:marBottom w:val="0"/>
          <w:divBdr>
            <w:top w:val="none" w:sz="0" w:space="0" w:color="auto"/>
            <w:left w:val="none" w:sz="0" w:space="0" w:color="auto"/>
            <w:bottom w:val="none" w:sz="0" w:space="0" w:color="auto"/>
            <w:right w:val="none" w:sz="0" w:space="0" w:color="auto"/>
          </w:divBdr>
        </w:div>
        <w:div w:id="1862206431">
          <w:marLeft w:val="640"/>
          <w:marRight w:val="0"/>
          <w:marTop w:val="0"/>
          <w:marBottom w:val="0"/>
          <w:divBdr>
            <w:top w:val="none" w:sz="0" w:space="0" w:color="auto"/>
            <w:left w:val="none" w:sz="0" w:space="0" w:color="auto"/>
            <w:bottom w:val="none" w:sz="0" w:space="0" w:color="auto"/>
            <w:right w:val="none" w:sz="0" w:space="0" w:color="auto"/>
          </w:divBdr>
        </w:div>
        <w:div w:id="1866551043">
          <w:marLeft w:val="640"/>
          <w:marRight w:val="0"/>
          <w:marTop w:val="0"/>
          <w:marBottom w:val="0"/>
          <w:divBdr>
            <w:top w:val="none" w:sz="0" w:space="0" w:color="auto"/>
            <w:left w:val="none" w:sz="0" w:space="0" w:color="auto"/>
            <w:bottom w:val="none" w:sz="0" w:space="0" w:color="auto"/>
            <w:right w:val="none" w:sz="0" w:space="0" w:color="auto"/>
          </w:divBdr>
        </w:div>
        <w:div w:id="1878078424">
          <w:marLeft w:val="640"/>
          <w:marRight w:val="0"/>
          <w:marTop w:val="0"/>
          <w:marBottom w:val="0"/>
          <w:divBdr>
            <w:top w:val="none" w:sz="0" w:space="0" w:color="auto"/>
            <w:left w:val="none" w:sz="0" w:space="0" w:color="auto"/>
            <w:bottom w:val="none" w:sz="0" w:space="0" w:color="auto"/>
            <w:right w:val="none" w:sz="0" w:space="0" w:color="auto"/>
          </w:divBdr>
        </w:div>
        <w:div w:id="1880584228">
          <w:marLeft w:val="640"/>
          <w:marRight w:val="0"/>
          <w:marTop w:val="0"/>
          <w:marBottom w:val="0"/>
          <w:divBdr>
            <w:top w:val="none" w:sz="0" w:space="0" w:color="auto"/>
            <w:left w:val="none" w:sz="0" w:space="0" w:color="auto"/>
            <w:bottom w:val="none" w:sz="0" w:space="0" w:color="auto"/>
            <w:right w:val="none" w:sz="0" w:space="0" w:color="auto"/>
          </w:divBdr>
        </w:div>
        <w:div w:id="1880898141">
          <w:marLeft w:val="640"/>
          <w:marRight w:val="0"/>
          <w:marTop w:val="0"/>
          <w:marBottom w:val="0"/>
          <w:divBdr>
            <w:top w:val="none" w:sz="0" w:space="0" w:color="auto"/>
            <w:left w:val="none" w:sz="0" w:space="0" w:color="auto"/>
            <w:bottom w:val="none" w:sz="0" w:space="0" w:color="auto"/>
            <w:right w:val="none" w:sz="0" w:space="0" w:color="auto"/>
          </w:divBdr>
        </w:div>
        <w:div w:id="1895307830">
          <w:marLeft w:val="640"/>
          <w:marRight w:val="0"/>
          <w:marTop w:val="0"/>
          <w:marBottom w:val="0"/>
          <w:divBdr>
            <w:top w:val="none" w:sz="0" w:space="0" w:color="auto"/>
            <w:left w:val="none" w:sz="0" w:space="0" w:color="auto"/>
            <w:bottom w:val="none" w:sz="0" w:space="0" w:color="auto"/>
            <w:right w:val="none" w:sz="0" w:space="0" w:color="auto"/>
          </w:divBdr>
        </w:div>
        <w:div w:id="1896814238">
          <w:marLeft w:val="640"/>
          <w:marRight w:val="0"/>
          <w:marTop w:val="0"/>
          <w:marBottom w:val="0"/>
          <w:divBdr>
            <w:top w:val="none" w:sz="0" w:space="0" w:color="auto"/>
            <w:left w:val="none" w:sz="0" w:space="0" w:color="auto"/>
            <w:bottom w:val="none" w:sz="0" w:space="0" w:color="auto"/>
            <w:right w:val="none" w:sz="0" w:space="0" w:color="auto"/>
          </w:divBdr>
        </w:div>
        <w:div w:id="1922831548">
          <w:marLeft w:val="640"/>
          <w:marRight w:val="0"/>
          <w:marTop w:val="0"/>
          <w:marBottom w:val="0"/>
          <w:divBdr>
            <w:top w:val="none" w:sz="0" w:space="0" w:color="auto"/>
            <w:left w:val="none" w:sz="0" w:space="0" w:color="auto"/>
            <w:bottom w:val="none" w:sz="0" w:space="0" w:color="auto"/>
            <w:right w:val="none" w:sz="0" w:space="0" w:color="auto"/>
          </w:divBdr>
        </w:div>
        <w:div w:id="1945920188">
          <w:marLeft w:val="640"/>
          <w:marRight w:val="0"/>
          <w:marTop w:val="0"/>
          <w:marBottom w:val="0"/>
          <w:divBdr>
            <w:top w:val="none" w:sz="0" w:space="0" w:color="auto"/>
            <w:left w:val="none" w:sz="0" w:space="0" w:color="auto"/>
            <w:bottom w:val="none" w:sz="0" w:space="0" w:color="auto"/>
            <w:right w:val="none" w:sz="0" w:space="0" w:color="auto"/>
          </w:divBdr>
        </w:div>
        <w:div w:id="1986355787">
          <w:marLeft w:val="640"/>
          <w:marRight w:val="0"/>
          <w:marTop w:val="0"/>
          <w:marBottom w:val="0"/>
          <w:divBdr>
            <w:top w:val="none" w:sz="0" w:space="0" w:color="auto"/>
            <w:left w:val="none" w:sz="0" w:space="0" w:color="auto"/>
            <w:bottom w:val="none" w:sz="0" w:space="0" w:color="auto"/>
            <w:right w:val="none" w:sz="0" w:space="0" w:color="auto"/>
          </w:divBdr>
        </w:div>
        <w:div w:id="2016304747">
          <w:marLeft w:val="640"/>
          <w:marRight w:val="0"/>
          <w:marTop w:val="0"/>
          <w:marBottom w:val="0"/>
          <w:divBdr>
            <w:top w:val="none" w:sz="0" w:space="0" w:color="auto"/>
            <w:left w:val="none" w:sz="0" w:space="0" w:color="auto"/>
            <w:bottom w:val="none" w:sz="0" w:space="0" w:color="auto"/>
            <w:right w:val="none" w:sz="0" w:space="0" w:color="auto"/>
          </w:divBdr>
        </w:div>
        <w:div w:id="2018922016">
          <w:marLeft w:val="640"/>
          <w:marRight w:val="0"/>
          <w:marTop w:val="0"/>
          <w:marBottom w:val="0"/>
          <w:divBdr>
            <w:top w:val="none" w:sz="0" w:space="0" w:color="auto"/>
            <w:left w:val="none" w:sz="0" w:space="0" w:color="auto"/>
            <w:bottom w:val="none" w:sz="0" w:space="0" w:color="auto"/>
            <w:right w:val="none" w:sz="0" w:space="0" w:color="auto"/>
          </w:divBdr>
        </w:div>
        <w:div w:id="2024698313">
          <w:marLeft w:val="640"/>
          <w:marRight w:val="0"/>
          <w:marTop w:val="0"/>
          <w:marBottom w:val="0"/>
          <w:divBdr>
            <w:top w:val="none" w:sz="0" w:space="0" w:color="auto"/>
            <w:left w:val="none" w:sz="0" w:space="0" w:color="auto"/>
            <w:bottom w:val="none" w:sz="0" w:space="0" w:color="auto"/>
            <w:right w:val="none" w:sz="0" w:space="0" w:color="auto"/>
          </w:divBdr>
        </w:div>
        <w:div w:id="2027125079">
          <w:marLeft w:val="640"/>
          <w:marRight w:val="0"/>
          <w:marTop w:val="0"/>
          <w:marBottom w:val="0"/>
          <w:divBdr>
            <w:top w:val="none" w:sz="0" w:space="0" w:color="auto"/>
            <w:left w:val="none" w:sz="0" w:space="0" w:color="auto"/>
            <w:bottom w:val="none" w:sz="0" w:space="0" w:color="auto"/>
            <w:right w:val="none" w:sz="0" w:space="0" w:color="auto"/>
          </w:divBdr>
        </w:div>
        <w:div w:id="2031910899">
          <w:marLeft w:val="640"/>
          <w:marRight w:val="0"/>
          <w:marTop w:val="0"/>
          <w:marBottom w:val="0"/>
          <w:divBdr>
            <w:top w:val="none" w:sz="0" w:space="0" w:color="auto"/>
            <w:left w:val="none" w:sz="0" w:space="0" w:color="auto"/>
            <w:bottom w:val="none" w:sz="0" w:space="0" w:color="auto"/>
            <w:right w:val="none" w:sz="0" w:space="0" w:color="auto"/>
          </w:divBdr>
        </w:div>
        <w:div w:id="2035375358">
          <w:marLeft w:val="640"/>
          <w:marRight w:val="0"/>
          <w:marTop w:val="0"/>
          <w:marBottom w:val="0"/>
          <w:divBdr>
            <w:top w:val="none" w:sz="0" w:space="0" w:color="auto"/>
            <w:left w:val="none" w:sz="0" w:space="0" w:color="auto"/>
            <w:bottom w:val="none" w:sz="0" w:space="0" w:color="auto"/>
            <w:right w:val="none" w:sz="0" w:space="0" w:color="auto"/>
          </w:divBdr>
        </w:div>
        <w:div w:id="2064404480">
          <w:marLeft w:val="640"/>
          <w:marRight w:val="0"/>
          <w:marTop w:val="0"/>
          <w:marBottom w:val="0"/>
          <w:divBdr>
            <w:top w:val="none" w:sz="0" w:space="0" w:color="auto"/>
            <w:left w:val="none" w:sz="0" w:space="0" w:color="auto"/>
            <w:bottom w:val="none" w:sz="0" w:space="0" w:color="auto"/>
            <w:right w:val="none" w:sz="0" w:space="0" w:color="auto"/>
          </w:divBdr>
        </w:div>
        <w:div w:id="2095782689">
          <w:marLeft w:val="640"/>
          <w:marRight w:val="0"/>
          <w:marTop w:val="0"/>
          <w:marBottom w:val="0"/>
          <w:divBdr>
            <w:top w:val="none" w:sz="0" w:space="0" w:color="auto"/>
            <w:left w:val="none" w:sz="0" w:space="0" w:color="auto"/>
            <w:bottom w:val="none" w:sz="0" w:space="0" w:color="auto"/>
            <w:right w:val="none" w:sz="0" w:space="0" w:color="auto"/>
          </w:divBdr>
        </w:div>
      </w:divsChild>
    </w:div>
    <w:div w:id="365448674">
      <w:bodyDiv w:val="1"/>
      <w:marLeft w:val="0"/>
      <w:marRight w:val="0"/>
      <w:marTop w:val="0"/>
      <w:marBottom w:val="0"/>
      <w:divBdr>
        <w:top w:val="none" w:sz="0" w:space="0" w:color="auto"/>
        <w:left w:val="none" w:sz="0" w:space="0" w:color="auto"/>
        <w:bottom w:val="none" w:sz="0" w:space="0" w:color="auto"/>
        <w:right w:val="none" w:sz="0" w:space="0" w:color="auto"/>
      </w:divBdr>
      <w:divsChild>
        <w:div w:id="74405161">
          <w:marLeft w:val="640"/>
          <w:marRight w:val="0"/>
          <w:marTop w:val="0"/>
          <w:marBottom w:val="0"/>
          <w:divBdr>
            <w:top w:val="none" w:sz="0" w:space="0" w:color="auto"/>
            <w:left w:val="none" w:sz="0" w:space="0" w:color="auto"/>
            <w:bottom w:val="none" w:sz="0" w:space="0" w:color="auto"/>
            <w:right w:val="none" w:sz="0" w:space="0" w:color="auto"/>
          </w:divBdr>
        </w:div>
        <w:div w:id="156045945">
          <w:marLeft w:val="640"/>
          <w:marRight w:val="0"/>
          <w:marTop w:val="0"/>
          <w:marBottom w:val="0"/>
          <w:divBdr>
            <w:top w:val="none" w:sz="0" w:space="0" w:color="auto"/>
            <w:left w:val="none" w:sz="0" w:space="0" w:color="auto"/>
            <w:bottom w:val="none" w:sz="0" w:space="0" w:color="auto"/>
            <w:right w:val="none" w:sz="0" w:space="0" w:color="auto"/>
          </w:divBdr>
        </w:div>
        <w:div w:id="160242899">
          <w:marLeft w:val="640"/>
          <w:marRight w:val="0"/>
          <w:marTop w:val="0"/>
          <w:marBottom w:val="0"/>
          <w:divBdr>
            <w:top w:val="none" w:sz="0" w:space="0" w:color="auto"/>
            <w:left w:val="none" w:sz="0" w:space="0" w:color="auto"/>
            <w:bottom w:val="none" w:sz="0" w:space="0" w:color="auto"/>
            <w:right w:val="none" w:sz="0" w:space="0" w:color="auto"/>
          </w:divBdr>
        </w:div>
        <w:div w:id="206308330">
          <w:marLeft w:val="640"/>
          <w:marRight w:val="0"/>
          <w:marTop w:val="0"/>
          <w:marBottom w:val="0"/>
          <w:divBdr>
            <w:top w:val="none" w:sz="0" w:space="0" w:color="auto"/>
            <w:left w:val="none" w:sz="0" w:space="0" w:color="auto"/>
            <w:bottom w:val="none" w:sz="0" w:space="0" w:color="auto"/>
            <w:right w:val="none" w:sz="0" w:space="0" w:color="auto"/>
          </w:divBdr>
        </w:div>
        <w:div w:id="229658948">
          <w:marLeft w:val="640"/>
          <w:marRight w:val="0"/>
          <w:marTop w:val="0"/>
          <w:marBottom w:val="0"/>
          <w:divBdr>
            <w:top w:val="none" w:sz="0" w:space="0" w:color="auto"/>
            <w:left w:val="none" w:sz="0" w:space="0" w:color="auto"/>
            <w:bottom w:val="none" w:sz="0" w:space="0" w:color="auto"/>
            <w:right w:val="none" w:sz="0" w:space="0" w:color="auto"/>
          </w:divBdr>
        </w:div>
        <w:div w:id="234367141">
          <w:marLeft w:val="640"/>
          <w:marRight w:val="0"/>
          <w:marTop w:val="0"/>
          <w:marBottom w:val="0"/>
          <w:divBdr>
            <w:top w:val="none" w:sz="0" w:space="0" w:color="auto"/>
            <w:left w:val="none" w:sz="0" w:space="0" w:color="auto"/>
            <w:bottom w:val="none" w:sz="0" w:space="0" w:color="auto"/>
            <w:right w:val="none" w:sz="0" w:space="0" w:color="auto"/>
          </w:divBdr>
        </w:div>
        <w:div w:id="245771926">
          <w:marLeft w:val="640"/>
          <w:marRight w:val="0"/>
          <w:marTop w:val="0"/>
          <w:marBottom w:val="0"/>
          <w:divBdr>
            <w:top w:val="none" w:sz="0" w:space="0" w:color="auto"/>
            <w:left w:val="none" w:sz="0" w:space="0" w:color="auto"/>
            <w:bottom w:val="none" w:sz="0" w:space="0" w:color="auto"/>
            <w:right w:val="none" w:sz="0" w:space="0" w:color="auto"/>
          </w:divBdr>
        </w:div>
        <w:div w:id="270207845">
          <w:marLeft w:val="640"/>
          <w:marRight w:val="0"/>
          <w:marTop w:val="0"/>
          <w:marBottom w:val="0"/>
          <w:divBdr>
            <w:top w:val="none" w:sz="0" w:space="0" w:color="auto"/>
            <w:left w:val="none" w:sz="0" w:space="0" w:color="auto"/>
            <w:bottom w:val="none" w:sz="0" w:space="0" w:color="auto"/>
            <w:right w:val="none" w:sz="0" w:space="0" w:color="auto"/>
          </w:divBdr>
        </w:div>
        <w:div w:id="281958605">
          <w:marLeft w:val="640"/>
          <w:marRight w:val="0"/>
          <w:marTop w:val="0"/>
          <w:marBottom w:val="0"/>
          <w:divBdr>
            <w:top w:val="none" w:sz="0" w:space="0" w:color="auto"/>
            <w:left w:val="none" w:sz="0" w:space="0" w:color="auto"/>
            <w:bottom w:val="none" w:sz="0" w:space="0" w:color="auto"/>
            <w:right w:val="none" w:sz="0" w:space="0" w:color="auto"/>
          </w:divBdr>
        </w:div>
        <w:div w:id="287781183">
          <w:marLeft w:val="640"/>
          <w:marRight w:val="0"/>
          <w:marTop w:val="0"/>
          <w:marBottom w:val="0"/>
          <w:divBdr>
            <w:top w:val="none" w:sz="0" w:space="0" w:color="auto"/>
            <w:left w:val="none" w:sz="0" w:space="0" w:color="auto"/>
            <w:bottom w:val="none" w:sz="0" w:space="0" w:color="auto"/>
            <w:right w:val="none" w:sz="0" w:space="0" w:color="auto"/>
          </w:divBdr>
        </w:div>
        <w:div w:id="313920323">
          <w:marLeft w:val="640"/>
          <w:marRight w:val="0"/>
          <w:marTop w:val="0"/>
          <w:marBottom w:val="0"/>
          <w:divBdr>
            <w:top w:val="none" w:sz="0" w:space="0" w:color="auto"/>
            <w:left w:val="none" w:sz="0" w:space="0" w:color="auto"/>
            <w:bottom w:val="none" w:sz="0" w:space="0" w:color="auto"/>
            <w:right w:val="none" w:sz="0" w:space="0" w:color="auto"/>
          </w:divBdr>
        </w:div>
        <w:div w:id="323822444">
          <w:marLeft w:val="640"/>
          <w:marRight w:val="0"/>
          <w:marTop w:val="0"/>
          <w:marBottom w:val="0"/>
          <w:divBdr>
            <w:top w:val="none" w:sz="0" w:space="0" w:color="auto"/>
            <w:left w:val="none" w:sz="0" w:space="0" w:color="auto"/>
            <w:bottom w:val="none" w:sz="0" w:space="0" w:color="auto"/>
            <w:right w:val="none" w:sz="0" w:space="0" w:color="auto"/>
          </w:divBdr>
        </w:div>
        <w:div w:id="352919469">
          <w:marLeft w:val="640"/>
          <w:marRight w:val="0"/>
          <w:marTop w:val="0"/>
          <w:marBottom w:val="0"/>
          <w:divBdr>
            <w:top w:val="none" w:sz="0" w:space="0" w:color="auto"/>
            <w:left w:val="none" w:sz="0" w:space="0" w:color="auto"/>
            <w:bottom w:val="none" w:sz="0" w:space="0" w:color="auto"/>
            <w:right w:val="none" w:sz="0" w:space="0" w:color="auto"/>
          </w:divBdr>
        </w:div>
        <w:div w:id="353921417">
          <w:marLeft w:val="640"/>
          <w:marRight w:val="0"/>
          <w:marTop w:val="0"/>
          <w:marBottom w:val="0"/>
          <w:divBdr>
            <w:top w:val="none" w:sz="0" w:space="0" w:color="auto"/>
            <w:left w:val="none" w:sz="0" w:space="0" w:color="auto"/>
            <w:bottom w:val="none" w:sz="0" w:space="0" w:color="auto"/>
            <w:right w:val="none" w:sz="0" w:space="0" w:color="auto"/>
          </w:divBdr>
        </w:div>
        <w:div w:id="359822035">
          <w:marLeft w:val="640"/>
          <w:marRight w:val="0"/>
          <w:marTop w:val="0"/>
          <w:marBottom w:val="0"/>
          <w:divBdr>
            <w:top w:val="none" w:sz="0" w:space="0" w:color="auto"/>
            <w:left w:val="none" w:sz="0" w:space="0" w:color="auto"/>
            <w:bottom w:val="none" w:sz="0" w:space="0" w:color="auto"/>
            <w:right w:val="none" w:sz="0" w:space="0" w:color="auto"/>
          </w:divBdr>
        </w:div>
        <w:div w:id="383412938">
          <w:marLeft w:val="640"/>
          <w:marRight w:val="0"/>
          <w:marTop w:val="0"/>
          <w:marBottom w:val="0"/>
          <w:divBdr>
            <w:top w:val="none" w:sz="0" w:space="0" w:color="auto"/>
            <w:left w:val="none" w:sz="0" w:space="0" w:color="auto"/>
            <w:bottom w:val="none" w:sz="0" w:space="0" w:color="auto"/>
            <w:right w:val="none" w:sz="0" w:space="0" w:color="auto"/>
          </w:divBdr>
        </w:div>
        <w:div w:id="392118311">
          <w:marLeft w:val="640"/>
          <w:marRight w:val="0"/>
          <w:marTop w:val="0"/>
          <w:marBottom w:val="0"/>
          <w:divBdr>
            <w:top w:val="none" w:sz="0" w:space="0" w:color="auto"/>
            <w:left w:val="none" w:sz="0" w:space="0" w:color="auto"/>
            <w:bottom w:val="none" w:sz="0" w:space="0" w:color="auto"/>
            <w:right w:val="none" w:sz="0" w:space="0" w:color="auto"/>
          </w:divBdr>
        </w:div>
        <w:div w:id="392971491">
          <w:marLeft w:val="640"/>
          <w:marRight w:val="0"/>
          <w:marTop w:val="0"/>
          <w:marBottom w:val="0"/>
          <w:divBdr>
            <w:top w:val="none" w:sz="0" w:space="0" w:color="auto"/>
            <w:left w:val="none" w:sz="0" w:space="0" w:color="auto"/>
            <w:bottom w:val="none" w:sz="0" w:space="0" w:color="auto"/>
            <w:right w:val="none" w:sz="0" w:space="0" w:color="auto"/>
          </w:divBdr>
        </w:div>
        <w:div w:id="400060264">
          <w:marLeft w:val="640"/>
          <w:marRight w:val="0"/>
          <w:marTop w:val="0"/>
          <w:marBottom w:val="0"/>
          <w:divBdr>
            <w:top w:val="none" w:sz="0" w:space="0" w:color="auto"/>
            <w:left w:val="none" w:sz="0" w:space="0" w:color="auto"/>
            <w:bottom w:val="none" w:sz="0" w:space="0" w:color="auto"/>
            <w:right w:val="none" w:sz="0" w:space="0" w:color="auto"/>
          </w:divBdr>
        </w:div>
        <w:div w:id="408963902">
          <w:marLeft w:val="640"/>
          <w:marRight w:val="0"/>
          <w:marTop w:val="0"/>
          <w:marBottom w:val="0"/>
          <w:divBdr>
            <w:top w:val="none" w:sz="0" w:space="0" w:color="auto"/>
            <w:left w:val="none" w:sz="0" w:space="0" w:color="auto"/>
            <w:bottom w:val="none" w:sz="0" w:space="0" w:color="auto"/>
            <w:right w:val="none" w:sz="0" w:space="0" w:color="auto"/>
          </w:divBdr>
        </w:div>
        <w:div w:id="421952655">
          <w:marLeft w:val="640"/>
          <w:marRight w:val="0"/>
          <w:marTop w:val="0"/>
          <w:marBottom w:val="0"/>
          <w:divBdr>
            <w:top w:val="none" w:sz="0" w:space="0" w:color="auto"/>
            <w:left w:val="none" w:sz="0" w:space="0" w:color="auto"/>
            <w:bottom w:val="none" w:sz="0" w:space="0" w:color="auto"/>
            <w:right w:val="none" w:sz="0" w:space="0" w:color="auto"/>
          </w:divBdr>
        </w:div>
        <w:div w:id="439229135">
          <w:marLeft w:val="640"/>
          <w:marRight w:val="0"/>
          <w:marTop w:val="0"/>
          <w:marBottom w:val="0"/>
          <w:divBdr>
            <w:top w:val="none" w:sz="0" w:space="0" w:color="auto"/>
            <w:left w:val="none" w:sz="0" w:space="0" w:color="auto"/>
            <w:bottom w:val="none" w:sz="0" w:space="0" w:color="auto"/>
            <w:right w:val="none" w:sz="0" w:space="0" w:color="auto"/>
          </w:divBdr>
        </w:div>
        <w:div w:id="483394841">
          <w:marLeft w:val="640"/>
          <w:marRight w:val="0"/>
          <w:marTop w:val="0"/>
          <w:marBottom w:val="0"/>
          <w:divBdr>
            <w:top w:val="none" w:sz="0" w:space="0" w:color="auto"/>
            <w:left w:val="none" w:sz="0" w:space="0" w:color="auto"/>
            <w:bottom w:val="none" w:sz="0" w:space="0" w:color="auto"/>
            <w:right w:val="none" w:sz="0" w:space="0" w:color="auto"/>
          </w:divBdr>
        </w:div>
        <w:div w:id="512844851">
          <w:marLeft w:val="640"/>
          <w:marRight w:val="0"/>
          <w:marTop w:val="0"/>
          <w:marBottom w:val="0"/>
          <w:divBdr>
            <w:top w:val="none" w:sz="0" w:space="0" w:color="auto"/>
            <w:left w:val="none" w:sz="0" w:space="0" w:color="auto"/>
            <w:bottom w:val="none" w:sz="0" w:space="0" w:color="auto"/>
            <w:right w:val="none" w:sz="0" w:space="0" w:color="auto"/>
          </w:divBdr>
        </w:div>
        <w:div w:id="518157048">
          <w:marLeft w:val="640"/>
          <w:marRight w:val="0"/>
          <w:marTop w:val="0"/>
          <w:marBottom w:val="0"/>
          <w:divBdr>
            <w:top w:val="none" w:sz="0" w:space="0" w:color="auto"/>
            <w:left w:val="none" w:sz="0" w:space="0" w:color="auto"/>
            <w:bottom w:val="none" w:sz="0" w:space="0" w:color="auto"/>
            <w:right w:val="none" w:sz="0" w:space="0" w:color="auto"/>
          </w:divBdr>
        </w:div>
        <w:div w:id="519658208">
          <w:marLeft w:val="640"/>
          <w:marRight w:val="0"/>
          <w:marTop w:val="0"/>
          <w:marBottom w:val="0"/>
          <w:divBdr>
            <w:top w:val="none" w:sz="0" w:space="0" w:color="auto"/>
            <w:left w:val="none" w:sz="0" w:space="0" w:color="auto"/>
            <w:bottom w:val="none" w:sz="0" w:space="0" w:color="auto"/>
            <w:right w:val="none" w:sz="0" w:space="0" w:color="auto"/>
          </w:divBdr>
        </w:div>
        <w:div w:id="527303048">
          <w:marLeft w:val="640"/>
          <w:marRight w:val="0"/>
          <w:marTop w:val="0"/>
          <w:marBottom w:val="0"/>
          <w:divBdr>
            <w:top w:val="none" w:sz="0" w:space="0" w:color="auto"/>
            <w:left w:val="none" w:sz="0" w:space="0" w:color="auto"/>
            <w:bottom w:val="none" w:sz="0" w:space="0" w:color="auto"/>
            <w:right w:val="none" w:sz="0" w:space="0" w:color="auto"/>
          </w:divBdr>
        </w:div>
        <w:div w:id="553541530">
          <w:marLeft w:val="640"/>
          <w:marRight w:val="0"/>
          <w:marTop w:val="0"/>
          <w:marBottom w:val="0"/>
          <w:divBdr>
            <w:top w:val="none" w:sz="0" w:space="0" w:color="auto"/>
            <w:left w:val="none" w:sz="0" w:space="0" w:color="auto"/>
            <w:bottom w:val="none" w:sz="0" w:space="0" w:color="auto"/>
            <w:right w:val="none" w:sz="0" w:space="0" w:color="auto"/>
          </w:divBdr>
        </w:div>
        <w:div w:id="564026595">
          <w:marLeft w:val="640"/>
          <w:marRight w:val="0"/>
          <w:marTop w:val="0"/>
          <w:marBottom w:val="0"/>
          <w:divBdr>
            <w:top w:val="none" w:sz="0" w:space="0" w:color="auto"/>
            <w:left w:val="none" w:sz="0" w:space="0" w:color="auto"/>
            <w:bottom w:val="none" w:sz="0" w:space="0" w:color="auto"/>
            <w:right w:val="none" w:sz="0" w:space="0" w:color="auto"/>
          </w:divBdr>
        </w:div>
        <w:div w:id="575012905">
          <w:marLeft w:val="640"/>
          <w:marRight w:val="0"/>
          <w:marTop w:val="0"/>
          <w:marBottom w:val="0"/>
          <w:divBdr>
            <w:top w:val="none" w:sz="0" w:space="0" w:color="auto"/>
            <w:left w:val="none" w:sz="0" w:space="0" w:color="auto"/>
            <w:bottom w:val="none" w:sz="0" w:space="0" w:color="auto"/>
            <w:right w:val="none" w:sz="0" w:space="0" w:color="auto"/>
          </w:divBdr>
        </w:div>
        <w:div w:id="586889446">
          <w:marLeft w:val="640"/>
          <w:marRight w:val="0"/>
          <w:marTop w:val="0"/>
          <w:marBottom w:val="0"/>
          <w:divBdr>
            <w:top w:val="none" w:sz="0" w:space="0" w:color="auto"/>
            <w:left w:val="none" w:sz="0" w:space="0" w:color="auto"/>
            <w:bottom w:val="none" w:sz="0" w:space="0" w:color="auto"/>
            <w:right w:val="none" w:sz="0" w:space="0" w:color="auto"/>
          </w:divBdr>
        </w:div>
        <w:div w:id="587080770">
          <w:marLeft w:val="640"/>
          <w:marRight w:val="0"/>
          <w:marTop w:val="0"/>
          <w:marBottom w:val="0"/>
          <w:divBdr>
            <w:top w:val="none" w:sz="0" w:space="0" w:color="auto"/>
            <w:left w:val="none" w:sz="0" w:space="0" w:color="auto"/>
            <w:bottom w:val="none" w:sz="0" w:space="0" w:color="auto"/>
            <w:right w:val="none" w:sz="0" w:space="0" w:color="auto"/>
          </w:divBdr>
        </w:div>
        <w:div w:id="593168866">
          <w:marLeft w:val="640"/>
          <w:marRight w:val="0"/>
          <w:marTop w:val="0"/>
          <w:marBottom w:val="0"/>
          <w:divBdr>
            <w:top w:val="none" w:sz="0" w:space="0" w:color="auto"/>
            <w:left w:val="none" w:sz="0" w:space="0" w:color="auto"/>
            <w:bottom w:val="none" w:sz="0" w:space="0" w:color="auto"/>
            <w:right w:val="none" w:sz="0" w:space="0" w:color="auto"/>
          </w:divBdr>
        </w:div>
        <w:div w:id="609707891">
          <w:marLeft w:val="640"/>
          <w:marRight w:val="0"/>
          <w:marTop w:val="0"/>
          <w:marBottom w:val="0"/>
          <w:divBdr>
            <w:top w:val="none" w:sz="0" w:space="0" w:color="auto"/>
            <w:left w:val="none" w:sz="0" w:space="0" w:color="auto"/>
            <w:bottom w:val="none" w:sz="0" w:space="0" w:color="auto"/>
            <w:right w:val="none" w:sz="0" w:space="0" w:color="auto"/>
          </w:divBdr>
        </w:div>
        <w:div w:id="621762992">
          <w:marLeft w:val="640"/>
          <w:marRight w:val="0"/>
          <w:marTop w:val="0"/>
          <w:marBottom w:val="0"/>
          <w:divBdr>
            <w:top w:val="none" w:sz="0" w:space="0" w:color="auto"/>
            <w:left w:val="none" w:sz="0" w:space="0" w:color="auto"/>
            <w:bottom w:val="none" w:sz="0" w:space="0" w:color="auto"/>
            <w:right w:val="none" w:sz="0" w:space="0" w:color="auto"/>
          </w:divBdr>
        </w:div>
        <w:div w:id="653408623">
          <w:marLeft w:val="640"/>
          <w:marRight w:val="0"/>
          <w:marTop w:val="0"/>
          <w:marBottom w:val="0"/>
          <w:divBdr>
            <w:top w:val="none" w:sz="0" w:space="0" w:color="auto"/>
            <w:left w:val="none" w:sz="0" w:space="0" w:color="auto"/>
            <w:bottom w:val="none" w:sz="0" w:space="0" w:color="auto"/>
            <w:right w:val="none" w:sz="0" w:space="0" w:color="auto"/>
          </w:divBdr>
        </w:div>
        <w:div w:id="689991532">
          <w:marLeft w:val="640"/>
          <w:marRight w:val="0"/>
          <w:marTop w:val="0"/>
          <w:marBottom w:val="0"/>
          <w:divBdr>
            <w:top w:val="none" w:sz="0" w:space="0" w:color="auto"/>
            <w:left w:val="none" w:sz="0" w:space="0" w:color="auto"/>
            <w:bottom w:val="none" w:sz="0" w:space="0" w:color="auto"/>
            <w:right w:val="none" w:sz="0" w:space="0" w:color="auto"/>
          </w:divBdr>
        </w:div>
        <w:div w:id="746339547">
          <w:marLeft w:val="640"/>
          <w:marRight w:val="0"/>
          <w:marTop w:val="0"/>
          <w:marBottom w:val="0"/>
          <w:divBdr>
            <w:top w:val="none" w:sz="0" w:space="0" w:color="auto"/>
            <w:left w:val="none" w:sz="0" w:space="0" w:color="auto"/>
            <w:bottom w:val="none" w:sz="0" w:space="0" w:color="auto"/>
            <w:right w:val="none" w:sz="0" w:space="0" w:color="auto"/>
          </w:divBdr>
        </w:div>
        <w:div w:id="772432788">
          <w:marLeft w:val="640"/>
          <w:marRight w:val="0"/>
          <w:marTop w:val="0"/>
          <w:marBottom w:val="0"/>
          <w:divBdr>
            <w:top w:val="none" w:sz="0" w:space="0" w:color="auto"/>
            <w:left w:val="none" w:sz="0" w:space="0" w:color="auto"/>
            <w:bottom w:val="none" w:sz="0" w:space="0" w:color="auto"/>
            <w:right w:val="none" w:sz="0" w:space="0" w:color="auto"/>
          </w:divBdr>
        </w:div>
        <w:div w:id="780075468">
          <w:marLeft w:val="640"/>
          <w:marRight w:val="0"/>
          <w:marTop w:val="0"/>
          <w:marBottom w:val="0"/>
          <w:divBdr>
            <w:top w:val="none" w:sz="0" w:space="0" w:color="auto"/>
            <w:left w:val="none" w:sz="0" w:space="0" w:color="auto"/>
            <w:bottom w:val="none" w:sz="0" w:space="0" w:color="auto"/>
            <w:right w:val="none" w:sz="0" w:space="0" w:color="auto"/>
          </w:divBdr>
        </w:div>
        <w:div w:id="786703804">
          <w:marLeft w:val="640"/>
          <w:marRight w:val="0"/>
          <w:marTop w:val="0"/>
          <w:marBottom w:val="0"/>
          <w:divBdr>
            <w:top w:val="none" w:sz="0" w:space="0" w:color="auto"/>
            <w:left w:val="none" w:sz="0" w:space="0" w:color="auto"/>
            <w:bottom w:val="none" w:sz="0" w:space="0" w:color="auto"/>
            <w:right w:val="none" w:sz="0" w:space="0" w:color="auto"/>
          </w:divBdr>
        </w:div>
        <w:div w:id="800536351">
          <w:marLeft w:val="640"/>
          <w:marRight w:val="0"/>
          <w:marTop w:val="0"/>
          <w:marBottom w:val="0"/>
          <w:divBdr>
            <w:top w:val="none" w:sz="0" w:space="0" w:color="auto"/>
            <w:left w:val="none" w:sz="0" w:space="0" w:color="auto"/>
            <w:bottom w:val="none" w:sz="0" w:space="0" w:color="auto"/>
            <w:right w:val="none" w:sz="0" w:space="0" w:color="auto"/>
          </w:divBdr>
        </w:div>
        <w:div w:id="801852483">
          <w:marLeft w:val="640"/>
          <w:marRight w:val="0"/>
          <w:marTop w:val="0"/>
          <w:marBottom w:val="0"/>
          <w:divBdr>
            <w:top w:val="none" w:sz="0" w:space="0" w:color="auto"/>
            <w:left w:val="none" w:sz="0" w:space="0" w:color="auto"/>
            <w:bottom w:val="none" w:sz="0" w:space="0" w:color="auto"/>
            <w:right w:val="none" w:sz="0" w:space="0" w:color="auto"/>
          </w:divBdr>
        </w:div>
        <w:div w:id="819155671">
          <w:marLeft w:val="640"/>
          <w:marRight w:val="0"/>
          <w:marTop w:val="0"/>
          <w:marBottom w:val="0"/>
          <w:divBdr>
            <w:top w:val="none" w:sz="0" w:space="0" w:color="auto"/>
            <w:left w:val="none" w:sz="0" w:space="0" w:color="auto"/>
            <w:bottom w:val="none" w:sz="0" w:space="0" w:color="auto"/>
            <w:right w:val="none" w:sz="0" w:space="0" w:color="auto"/>
          </w:divBdr>
        </w:div>
        <w:div w:id="946352465">
          <w:marLeft w:val="640"/>
          <w:marRight w:val="0"/>
          <w:marTop w:val="0"/>
          <w:marBottom w:val="0"/>
          <w:divBdr>
            <w:top w:val="none" w:sz="0" w:space="0" w:color="auto"/>
            <w:left w:val="none" w:sz="0" w:space="0" w:color="auto"/>
            <w:bottom w:val="none" w:sz="0" w:space="0" w:color="auto"/>
            <w:right w:val="none" w:sz="0" w:space="0" w:color="auto"/>
          </w:divBdr>
        </w:div>
        <w:div w:id="960695226">
          <w:marLeft w:val="640"/>
          <w:marRight w:val="0"/>
          <w:marTop w:val="0"/>
          <w:marBottom w:val="0"/>
          <w:divBdr>
            <w:top w:val="none" w:sz="0" w:space="0" w:color="auto"/>
            <w:left w:val="none" w:sz="0" w:space="0" w:color="auto"/>
            <w:bottom w:val="none" w:sz="0" w:space="0" w:color="auto"/>
            <w:right w:val="none" w:sz="0" w:space="0" w:color="auto"/>
          </w:divBdr>
        </w:div>
        <w:div w:id="977951658">
          <w:marLeft w:val="640"/>
          <w:marRight w:val="0"/>
          <w:marTop w:val="0"/>
          <w:marBottom w:val="0"/>
          <w:divBdr>
            <w:top w:val="none" w:sz="0" w:space="0" w:color="auto"/>
            <w:left w:val="none" w:sz="0" w:space="0" w:color="auto"/>
            <w:bottom w:val="none" w:sz="0" w:space="0" w:color="auto"/>
            <w:right w:val="none" w:sz="0" w:space="0" w:color="auto"/>
          </w:divBdr>
        </w:div>
        <w:div w:id="1002778314">
          <w:marLeft w:val="640"/>
          <w:marRight w:val="0"/>
          <w:marTop w:val="0"/>
          <w:marBottom w:val="0"/>
          <w:divBdr>
            <w:top w:val="none" w:sz="0" w:space="0" w:color="auto"/>
            <w:left w:val="none" w:sz="0" w:space="0" w:color="auto"/>
            <w:bottom w:val="none" w:sz="0" w:space="0" w:color="auto"/>
            <w:right w:val="none" w:sz="0" w:space="0" w:color="auto"/>
          </w:divBdr>
        </w:div>
        <w:div w:id="1024937912">
          <w:marLeft w:val="640"/>
          <w:marRight w:val="0"/>
          <w:marTop w:val="0"/>
          <w:marBottom w:val="0"/>
          <w:divBdr>
            <w:top w:val="none" w:sz="0" w:space="0" w:color="auto"/>
            <w:left w:val="none" w:sz="0" w:space="0" w:color="auto"/>
            <w:bottom w:val="none" w:sz="0" w:space="0" w:color="auto"/>
            <w:right w:val="none" w:sz="0" w:space="0" w:color="auto"/>
          </w:divBdr>
        </w:div>
        <w:div w:id="1053850866">
          <w:marLeft w:val="640"/>
          <w:marRight w:val="0"/>
          <w:marTop w:val="0"/>
          <w:marBottom w:val="0"/>
          <w:divBdr>
            <w:top w:val="none" w:sz="0" w:space="0" w:color="auto"/>
            <w:left w:val="none" w:sz="0" w:space="0" w:color="auto"/>
            <w:bottom w:val="none" w:sz="0" w:space="0" w:color="auto"/>
            <w:right w:val="none" w:sz="0" w:space="0" w:color="auto"/>
          </w:divBdr>
        </w:div>
        <w:div w:id="1055591664">
          <w:marLeft w:val="640"/>
          <w:marRight w:val="0"/>
          <w:marTop w:val="0"/>
          <w:marBottom w:val="0"/>
          <w:divBdr>
            <w:top w:val="none" w:sz="0" w:space="0" w:color="auto"/>
            <w:left w:val="none" w:sz="0" w:space="0" w:color="auto"/>
            <w:bottom w:val="none" w:sz="0" w:space="0" w:color="auto"/>
            <w:right w:val="none" w:sz="0" w:space="0" w:color="auto"/>
          </w:divBdr>
        </w:div>
        <w:div w:id="1066805063">
          <w:marLeft w:val="640"/>
          <w:marRight w:val="0"/>
          <w:marTop w:val="0"/>
          <w:marBottom w:val="0"/>
          <w:divBdr>
            <w:top w:val="none" w:sz="0" w:space="0" w:color="auto"/>
            <w:left w:val="none" w:sz="0" w:space="0" w:color="auto"/>
            <w:bottom w:val="none" w:sz="0" w:space="0" w:color="auto"/>
            <w:right w:val="none" w:sz="0" w:space="0" w:color="auto"/>
          </w:divBdr>
        </w:div>
        <w:div w:id="1097288430">
          <w:marLeft w:val="640"/>
          <w:marRight w:val="0"/>
          <w:marTop w:val="0"/>
          <w:marBottom w:val="0"/>
          <w:divBdr>
            <w:top w:val="none" w:sz="0" w:space="0" w:color="auto"/>
            <w:left w:val="none" w:sz="0" w:space="0" w:color="auto"/>
            <w:bottom w:val="none" w:sz="0" w:space="0" w:color="auto"/>
            <w:right w:val="none" w:sz="0" w:space="0" w:color="auto"/>
          </w:divBdr>
        </w:div>
        <w:div w:id="1107583930">
          <w:marLeft w:val="640"/>
          <w:marRight w:val="0"/>
          <w:marTop w:val="0"/>
          <w:marBottom w:val="0"/>
          <w:divBdr>
            <w:top w:val="none" w:sz="0" w:space="0" w:color="auto"/>
            <w:left w:val="none" w:sz="0" w:space="0" w:color="auto"/>
            <w:bottom w:val="none" w:sz="0" w:space="0" w:color="auto"/>
            <w:right w:val="none" w:sz="0" w:space="0" w:color="auto"/>
          </w:divBdr>
        </w:div>
        <w:div w:id="1125318875">
          <w:marLeft w:val="640"/>
          <w:marRight w:val="0"/>
          <w:marTop w:val="0"/>
          <w:marBottom w:val="0"/>
          <w:divBdr>
            <w:top w:val="none" w:sz="0" w:space="0" w:color="auto"/>
            <w:left w:val="none" w:sz="0" w:space="0" w:color="auto"/>
            <w:bottom w:val="none" w:sz="0" w:space="0" w:color="auto"/>
            <w:right w:val="none" w:sz="0" w:space="0" w:color="auto"/>
          </w:divBdr>
        </w:div>
        <w:div w:id="1148208113">
          <w:marLeft w:val="640"/>
          <w:marRight w:val="0"/>
          <w:marTop w:val="0"/>
          <w:marBottom w:val="0"/>
          <w:divBdr>
            <w:top w:val="none" w:sz="0" w:space="0" w:color="auto"/>
            <w:left w:val="none" w:sz="0" w:space="0" w:color="auto"/>
            <w:bottom w:val="none" w:sz="0" w:space="0" w:color="auto"/>
            <w:right w:val="none" w:sz="0" w:space="0" w:color="auto"/>
          </w:divBdr>
        </w:div>
        <w:div w:id="1187519317">
          <w:marLeft w:val="640"/>
          <w:marRight w:val="0"/>
          <w:marTop w:val="0"/>
          <w:marBottom w:val="0"/>
          <w:divBdr>
            <w:top w:val="none" w:sz="0" w:space="0" w:color="auto"/>
            <w:left w:val="none" w:sz="0" w:space="0" w:color="auto"/>
            <w:bottom w:val="none" w:sz="0" w:space="0" w:color="auto"/>
            <w:right w:val="none" w:sz="0" w:space="0" w:color="auto"/>
          </w:divBdr>
        </w:div>
        <w:div w:id="1191457856">
          <w:marLeft w:val="640"/>
          <w:marRight w:val="0"/>
          <w:marTop w:val="0"/>
          <w:marBottom w:val="0"/>
          <w:divBdr>
            <w:top w:val="none" w:sz="0" w:space="0" w:color="auto"/>
            <w:left w:val="none" w:sz="0" w:space="0" w:color="auto"/>
            <w:bottom w:val="none" w:sz="0" w:space="0" w:color="auto"/>
            <w:right w:val="none" w:sz="0" w:space="0" w:color="auto"/>
          </w:divBdr>
        </w:div>
        <w:div w:id="1227645815">
          <w:marLeft w:val="640"/>
          <w:marRight w:val="0"/>
          <w:marTop w:val="0"/>
          <w:marBottom w:val="0"/>
          <w:divBdr>
            <w:top w:val="none" w:sz="0" w:space="0" w:color="auto"/>
            <w:left w:val="none" w:sz="0" w:space="0" w:color="auto"/>
            <w:bottom w:val="none" w:sz="0" w:space="0" w:color="auto"/>
            <w:right w:val="none" w:sz="0" w:space="0" w:color="auto"/>
          </w:divBdr>
        </w:div>
        <w:div w:id="1238828181">
          <w:marLeft w:val="640"/>
          <w:marRight w:val="0"/>
          <w:marTop w:val="0"/>
          <w:marBottom w:val="0"/>
          <w:divBdr>
            <w:top w:val="none" w:sz="0" w:space="0" w:color="auto"/>
            <w:left w:val="none" w:sz="0" w:space="0" w:color="auto"/>
            <w:bottom w:val="none" w:sz="0" w:space="0" w:color="auto"/>
            <w:right w:val="none" w:sz="0" w:space="0" w:color="auto"/>
          </w:divBdr>
        </w:div>
        <w:div w:id="1256013935">
          <w:marLeft w:val="640"/>
          <w:marRight w:val="0"/>
          <w:marTop w:val="0"/>
          <w:marBottom w:val="0"/>
          <w:divBdr>
            <w:top w:val="none" w:sz="0" w:space="0" w:color="auto"/>
            <w:left w:val="none" w:sz="0" w:space="0" w:color="auto"/>
            <w:bottom w:val="none" w:sz="0" w:space="0" w:color="auto"/>
            <w:right w:val="none" w:sz="0" w:space="0" w:color="auto"/>
          </w:divBdr>
        </w:div>
        <w:div w:id="1258707521">
          <w:marLeft w:val="640"/>
          <w:marRight w:val="0"/>
          <w:marTop w:val="0"/>
          <w:marBottom w:val="0"/>
          <w:divBdr>
            <w:top w:val="none" w:sz="0" w:space="0" w:color="auto"/>
            <w:left w:val="none" w:sz="0" w:space="0" w:color="auto"/>
            <w:bottom w:val="none" w:sz="0" w:space="0" w:color="auto"/>
            <w:right w:val="none" w:sz="0" w:space="0" w:color="auto"/>
          </w:divBdr>
        </w:div>
        <w:div w:id="1269195325">
          <w:marLeft w:val="640"/>
          <w:marRight w:val="0"/>
          <w:marTop w:val="0"/>
          <w:marBottom w:val="0"/>
          <w:divBdr>
            <w:top w:val="none" w:sz="0" w:space="0" w:color="auto"/>
            <w:left w:val="none" w:sz="0" w:space="0" w:color="auto"/>
            <w:bottom w:val="none" w:sz="0" w:space="0" w:color="auto"/>
            <w:right w:val="none" w:sz="0" w:space="0" w:color="auto"/>
          </w:divBdr>
        </w:div>
        <w:div w:id="1279289787">
          <w:marLeft w:val="640"/>
          <w:marRight w:val="0"/>
          <w:marTop w:val="0"/>
          <w:marBottom w:val="0"/>
          <w:divBdr>
            <w:top w:val="none" w:sz="0" w:space="0" w:color="auto"/>
            <w:left w:val="none" w:sz="0" w:space="0" w:color="auto"/>
            <w:bottom w:val="none" w:sz="0" w:space="0" w:color="auto"/>
            <w:right w:val="none" w:sz="0" w:space="0" w:color="auto"/>
          </w:divBdr>
        </w:div>
        <w:div w:id="1345979041">
          <w:marLeft w:val="640"/>
          <w:marRight w:val="0"/>
          <w:marTop w:val="0"/>
          <w:marBottom w:val="0"/>
          <w:divBdr>
            <w:top w:val="none" w:sz="0" w:space="0" w:color="auto"/>
            <w:left w:val="none" w:sz="0" w:space="0" w:color="auto"/>
            <w:bottom w:val="none" w:sz="0" w:space="0" w:color="auto"/>
            <w:right w:val="none" w:sz="0" w:space="0" w:color="auto"/>
          </w:divBdr>
        </w:div>
        <w:div w:id="1382905988">
          <w:marLeft w:val="640"/>
          <w:marRight w:val="0"/>
          <w:marTop w:val="0"/>
          <w:marBottom w:val="0"/>
          <w:divBdr>
            <w:top w:val="none" w:sz="0" w:space="0" w:color="auto"/>
            <w:left w:val="none" w:sz="0" w:space="0" w:color="auto"/>
            <w:bottom w:val="none" w:sz="0" w:space="0" w:color="auto"/>
            <w:right w:val="none" w:sz="0" w:space="0" w:color="auto"/>
          </w:divBdr>
        </w:div>
        <w:div w:id="1399942985">
          <w:marLeft w:val="640"/>
          <w:marRight w:val="0"/>
          <w:marTop w:val="0"/>
          <w:marBottom w:val="0"/>
          <w:divBdr>
            <w:top w:val="none" w:sz="0" w:space="0" w:color="auto"/>
            <w:left w:val="none" w:sz="0" w:space="0" w:color="auto"/>
            <w:bottom w:val="none" w:sz="0" w:space="0" w:color="auto"/>
            <w:right w:val="none" w:sz="0" w:space="0" w:color="auto"/>
          </w:divBdr>
        </w:div>
        <w:div w:id="1402872592">
          <w:marLeft w:val="640"/>
          <w:marRight w:val="0"/>
          <w:marTop w:val="0"/>
          <w:marBottom w:val="0"/>
          <w:divBdr>
            <w:top w:val="none" w:sz="0" w:space="0" w:color="auto"/>
            <w:left w:val="none" w:sz="0" w:space="0" w:color="auto"/>
            <w:bottom w:val="none" w:sz="0" w:space="0" w:color="auto"/>
            <w:right w:val="none" w:sz="0" w:space="0" w:color="auto"/>
          </w:divBdr>
        </w:div>
        <w:div w:id="1404522747">
          <w:marLeft w:val="640"/>
          <w:marRight w:val="0"/>
          <w:marTop w:val="0"/>
          <w:marBottom w:val="0"/>
          <w:divBdr>
            <w:top w:val="none" w:sz="0" w:space="0" w:color="auto"/>
            <w:left w:val="none" w:sz="0" w:space="0" w:color="auto"/>
            <w:bottom w:val="none" w:sz="0" w:space="0" w:color="auto"/>
            <w:right w:val="none" w:sz="0" w:space="0" w:color="auto"/>
          </w:divBdr>
        </w:div>
        <w:div w:id="1407386898">
          <w:marLeft w:val="640"/>
          <w:marRight w:val="0"/>
          <w:marTop w:val="0"/>
          <w:marBottom w:val="0"/>
          <w:divBdr>
            <w:top w:val="none" w:sz="0" w:space="0" w:color="auto"/>
            <w:left w:val="none" w:sz="0" w:space="0" w:color="auto"/>
            <w:bottom w:val="none" w:sz="0" w:space="0" w:color="auto"/>
            <w:right w:val="none" w:sz="0" w:space="0" w:color="auto"/>
          </w:divBdr>
        </w:div>
        <w:div w:id="1415129358">
          <w:marLeft w:val="640"/>
          <w:marRight w:val="0"/>
          <w:marTop w:val="0"/>
          <w:marBottom w:val="0"/>
          <w:divBdr>
            <w:top w:val="none" w:sz="0" w:space="0" w:color="auto"/>
            <w:left w:val="none" w:sz="0" w:space="0" w:color="auto"/>
            <w:bottom w:val="none" w:sz="0" w:space="0" w:color="auto"/>
            <w:right w:val="none" w:sz="0" w:space="0" w:color="auto"/>
          </w:divBdr>
        </w:div>
        <w:div w:id="1428691403">
          <w:marLeft w:val="640"/>
          <w:marRight w:val="0"/>
          <w:marTop w:val="0"/>
          <w:marBottom w:val="0"/>
          <w:divBdr>
            <w:top w:val="none" w:sz="0" w:space="0" w:color="auto"/>
            <w:left w:val="none" w:sz="0" w:space="0" w:color="auto"/>
            <w:bottom w:val="none" w:sz="0" w:space="0" w:color="auto"/>
            <w:right w:val="none" w:sz="0" w:space="0" w:color="auto"/>
          </w:divBdr>
        </w:div>
        <w:div w:id="1463384773">
          <w:marLeft w:val="640"/>
          <w:marRight w:val="0"/>
          <w:marTop w:val="0"/>
          <w:marBottom w:val="0"/>
          <w:divBdr>
            <w:top w:val="none" w:sz="0" w:space="0" w:color="auto"/>
            <w:left w:val="none" w:sz="0" w:space="0" w:color="auto"/>
            <w:bottom w:val="none" w:sz="0" w:space="0" w:color="auto"/>
            <w:right w:val="none" w:sz="0" w:space="0" w:color="auto"/>
          </w:divBdr>
        </w:div>
        <w:div w:id="1514876920">
          <w:marLeft w:val="640"/>
          <w:marRight w:val="0"/>
          <w:marTop w:val="0"/>
          <w:marBottom w:val="0"/>
          <w:divBdr>
            <w:top w:val="none" w:sz="0" w:space="0" w:color="auto"/>
            <w:left w:val="none" w:sz="0" w:space="0" w:color="auto"/>
            <w:bottom w:val="none" w:sz="0" w:space="0" w:color="auto"/>
            <w:right w:val="none" w:sz="0" w:space="0" w:color="auto"/>
          </w:divBdr>
        </w:div>
        <w:div w:id="1530609119">
          <w:marLeft w:val="640"/>
          <w:marRight w:val="0"/>
          <w:marTop w:val="0"/>
          <w:marBottom w:val="0"/>
          <w:divBdr>
            <w:top w:val="none" w:sz="0" w:space="0" w:color="auto"/>
            <w:left w:val="none" w:sz="0" w:space="0" w:color="auto"/>
            <w:bottom w:val="none" w:sz="0" w:space="0" w:color="auto"/>
            <w:right w:val="none" w:sz="0" w:space="0" w:color="auto"/>
          </w:divBdr>
        </w:div>
        <w:div w:id="1531525609">
          <w:marLeft w:val="640"/>
          <w:marRight w:val="0"/>
          <w:marTop w:val="0"/>
          <w:marBottom w:val="0"/>
          <w:divBdr>
            <w:top w:val="none" w:sz="0" w:space="0" w:color="auto"/>
            <w:left w:val="none" w:sz="0" w:space="0" w:color="auto"/>
            <w:bottom w:val="none" w:sz="0" w:space="0" w:color="auto"/>
            <w:right w:val="none" w:sz="0" w:space="0" w:color="auto"/>
          </w:divBdr>
        </w:div>
        <w:div w:id="1580751294">
          <w:marLeft w:val="640"/>
          <w:marRight w:val="0"/>
          <w:marTop w:val="0"/>
          <w:marBottom w:val="0"/>
          <w:divBdr>
            <w:top w:val="none" w:sz="0" w:space="0" w:color="auto"/>
            <w:left w:val="none" w:sz="0" w:space="0" w:color="auto"/>
            <w:bottom w:val="none" w:sz="0" w:space="0" w:color="auto"/>
            <w:right w:val="none" w:sz="0" w:space="0" w:color="auto"/>
          </w:divBdr>
        </w:div>
        <w:div w:id="1583023644">
          <w:marLeft w:val="640"/>
          <w:marRight w:val="0"/>
          <w:marTop w:val="0"/>
          <w:marBottom w:val="0"/>
          <w:divBdr>
            <w:top w:val="none" w:sz="0" w:space="0" w:color="auto"/>
            <w:left w:val="none" w:sz="0" w:space="0" w:color="auto"/>
            <w:bottom w:val="none" w:sz="0" w:space="0" w:color="auto"/>
            <w:right w:val="none" w:sz="0" w:space="0" w:color="auto"/>
          </w:divBdr>
        </w:div>
        <w:div w:id="1656030079">
          <w:marLeft w:val="640"/>
          <w:marRight w:val="0"/>
          <w:marTop w:val="0"/>
          <w:marBottom w:val="0"/>
          <w:divBdr>
            <w:top w:val="none" w:sz="0" w:space="0" w:color="auto"/>
            <w:left w:val="none" w:sz="0" w:space="0" w:color="auto"/>
            <w:bottom w:val="none" w:sz="0" w:space="0" w:color="auto"/>
            <w:right w:val="none" w:sz="0" w:space="0" w:color="auto"/>
          </w:divBdr>
        </w:div>
        <w:div w:id="1659922639">
          <w:marLeft w:val="640"/>
          <w:marRight w:val="0"/>
          <w:marTop w:val="0"/>
          <w:marBottom w:val="0"/>
          <w:divBdr>
            <w:top w:val="none" w:sz="0" w:space="0" w:color="auto"/>
            <w:left w:val="none" w:sz="0" w:space="0" w:color="auto"/>
            <w:bottom w:val="none" w:sz="0" w:space="0" w:color="auto"/>
            <w:right w:val="none" w:sz="0" w:space="0" w:color="auto"/>
          </w:divBdr>
        </w:div>
        <w:div w:id="1682317643">
          <w:marLeft w:val="640"/>
          <w:marRight w:val="0"/>
          <w:marTop w:val="0"/>
          <w:marBottom w:val="0"/>
          <w:divBdr>
            <w:top w:val="none" w:sz="0" w:space="0" w:color="auto"/>
            <w:left w:val="none" w:sz="0" w:space="0" w:color="auto"/>
            <w:bottom w:val="none" w:sz="0" w:space="0" w:color="auto"/>
            <w:right w:val="none" w:sz="0" w:space="0" w:color="auto"/>
          </w:divBdr>
        </w:div>
        <w:div w:id="1683434375">
          <w:marLeft w:val="640"/>
          <w:marRight w:val="0"/>
          <w:marTop w:val="0"/>
          <w:marBottom w:val="0"/>
          <w:divBdr>
            <w:top w:val="none" w:sz="0" w:space="0" w:color="auto"/>
            <w:left w:val="none" w:sz="0" w:space="0" w:color="auto"/>
            <w:bottom w:val="none" w:sz="0" w:space="0" w:color="auto"/>
            <w:right w:val="none" w:sz="0" w:space="0" w:color="auto"/>
          </w:divBdr>
        </w:div>
        <w:div w:id="1684355735">
          <w:marLeft w:val="640"/>
          <w:marRight w:val="0"/>
          <w:marTop w:val="0"/>
          <w:marBottom w:val="0"/>
          <w:divBdr>
            <w:top w:val="none" w:sz="0" w:space="0" w:color="auto"/>
            <w:left w:val="none" w:sz="0" w:space="0" w:color="auto"/>
            <w:bottom w:val="none" w:sz="0" w:space="0" w:color="auto"/>
            <w:right w:val="none" w:sz="0" w:space="0" w:color="auto"/>
          </w:divBdr>
        </w:div>
        <w:div w:id="1713580197">
          <w:marLeft w:val="640"/>
          <w:marRight w:val="0"/>
          <w:marTop w:val="0"/>
          <w:marBottom w:val="0"/>
          <w:divBdr>
            <w:top w:val="none" w:sz="0" w:space="0" w:color="auto"/>
            <w:left w:val="none" w:sz="0" w:space="0" w:color="auto"/>
            <w:bottom w:val="none" w:sz="0" w:space="0" w:color="auto"/>
            <w:right w:val="none" w:sz="0" w:space="0" w:color="auto"/>
          </w:divBdr>
        </w:div>
        <w:div w:id="1761635375">
          <w:marLeft w:val="640"/>
          <w:marRight w:val="0"/>
          <w:marTop w:val="0"/>
          <w:marBottom w:val="0"/>
          <w:divBdr>
            <w:top w:val="none" w:sz="0" w:space="0" w:color="auto"/>
            <w:left w:val="none" w:sz="0" w:space="0" w:color="auto"/>
            <w:bottom w:val="none" w:sz="0" w:space="0" w:color="auto"/>
            <w:right w:val="none" w:sz="0" w:space="0" w:color="auto"/>
          </w:divBdr>
        </w:div>
        <w:div w:id="1765422745">
          <w:marLeft w:val="640"/>
          <w:marRight w:val="0"/>
          <w:marTop w:val="0"/>
          <w:marBottom w:val="0"/>
          <w:divBdr>
            <w:top w:val="none" w:sz="0" w:space="0" w:color="auto"/>
            <w:left w:val="none" w:sz="0" w:space="0" w:color="auto"/>
            <w:bottom w:val="none" w:sz="0" w:space="0" w:color="auto"/>
            <w:right w:val="none" w:sz="0" w:space="0" w:color="auto"/>
          </w:divBdr>
        </w:div>
        <w:div w:id="1789203241">
          <w:marLeft w:val="640"/>
          <w:marRight w:val="0"/>
          <w:marTop w:val="0"/>
          <w:marBottom w:val="0"/>
          <w:divBdr>
            <w:top w:val="none" w:sz="0" w:space="0" w:color="auto"/>
            <w:left w:val="none" w:sz="0" w:space="0" w:color="auto"/>
            <w:bottom w:val="none" w:sz="0" w:space="0" w:color="auto"/>
            <w:right w:val="none" w:sz="0" w:space="0" w:color="auto"/>
          </w:divBdr>
        </w:div>
        <w:div w:id="1815826518">
          <w:marLeft w:val="640"/>
          <w:marRight w:val="0"/>
          <w:marTop w:val="0"/>
          <w:marBottom w:val="0"/>
          <w:divBdr>
            <w:top w:val="none" w:sz="0" w:space="0" w:color="auto"/>
            <w:left w:val="none" w:sz="0" w:space="0" w:color="auto"/>
            <w:bottom w:val="none" w:sz="0" w:space="0" w:color="auto"/>
            <w:right w:val="none" w:sz="0" w:space="0" w:color="auto"/>
          </w:divBdr>
        </w:div>
        <w:div w:id="1828132754">
          <w:marLeft w:val="640"/>
          <w:marRight w:val="0"/>
          <w:marTop w:val="0"/>
          <w:marBottom w:val="0"/>
          <w:divBdr>
            <w:top w:val="none" w:sz="0" w:space="0" w:color="auto"/>
            <w:left w:val="none" w:sz="0" w:space="0" w:color="auto"/>
            <w:bottom w:val="none" w:sz="0" w:space="0" w:color="auto"/>
            <w:right w:val="none" w:sz="0" w:space="0" w:color="auto"/>
          </w:divBdr>
        </w:div>
        <w:div w:id="1879245514">
          <w:marLeft w:val="640"/>
          <w:marRight w:val="0"/>
          <w:marTop w:val="0"/>
          <w:marBottom w:val="0"/>
          <w:divBdr>
            <w:top w:val="none" w:sz="0" w:space="0" w:color="auto"/>
            <w:left w:val="none" w:sz="0" w:space="0" w:color="auto"/>
            <w:bottom w:val="none" w:sz="0" w:space="0" w:color="auto"/>
            <w:right w:val="none" w:sz="0" w:space="0" w:color="auto"/>
          </w:divBdr>
        </w:div>
        <w:div w:id="1879396284">
          <w:marLeft w:val="640"/>
          <w:marRight w:val="0"/>
          <w:marTop w:val="0"/>
          <w:marBottom w:val="0"/>
          <w:divBdr>
            <w:top w:val="none" w:sz="0" w:space="0" w:color="auto"/>
            <w:left w:val="none" w:sz="0" w:space="0" w:color="auto"/>
            <w:bottom w:val="none" w:sz="0" w:space="0" w:color="auto"/>
            <w:right w:val="none" w:sz="0" w:space="0" w:color="auto"/>
          </w:divBdr>
        </w:div>
        <w:div w:id="1890989761">
          <w:marLeft w:val="640"/>
          <w:marRight w:val="0"/>
          <w:marTop w:val="0"/>
          <w:marBottom w:val="0"/>
          <w:divBdr>
            <w:top w:val="none" w:sz="0" w:space="0" w:color="auto"/>
            <w:left w:val="none" w:sz="0" w:space="0" w:color="auto"/>
            <w:bottom w:val="none" w:sz="0" w:space="0" w:color="auto"/>
            <w:right w:val="none" w:sz="0" w:space="0" w:color="auto"/>
          </w:divBdr>
        </w:div>
        <w:div w:id="1921987026">
          <w:marLeft w:val="640"/>
          <w:marRight w:val="0"/>
          <w:marTop w:val="0"/>
          <w:marBottom w:val="0"/>
          <w:divBdr>
            <w:top w:val="none" w:sz="0" w:space="0" w:color="auto"/>
            <w:left w:val="none" w:sz="0" w:space="0" w:color="auto"/>
            <w:bottom w:val="none" w:sz="0" w:space="0" w:color="auto"/>
            <w:right w:val="none" w:sz="0" w:space="0" w:color="auto"/>
          </w:divBdr>
        </w:div>
        <w:div w:id="1922056659">
          <w:marLeft w:val="640"/>
          <w:marRight w:val="0"/>
          <w:marTop w:val="0"/>
          <w:marBottom w:val="0"/>
          <w:divBdr>
            <w:top w:val="none" w:sz="0" w:space="0" w:color="auto"/>
            <w:left w:val="none" w:sz="0" w:space="0" w:color="auto"/>
            <w:bottom w:val="none" w:sz="0" w:space="0" w:color="auto"/>
            <w:right w:val="none" w:sz="0" w:space="0" w:color="auto"/>
          </w:divBdr>
        </w:div>
        <w:div w:id="1959994899">
          <w:marLeft w:val="640"/>
          <w:marRight w:val="0"/>
          <w:marTop w:val="0"/>
          <w:marBottom w:val="0"/>
          <w:divBdr>
            <w:top w:val="none" w:sz="0" w:space="0" w:color="auto"/>
            <w:left w:val="none" w:sz="0" w:space="0" w:color="auto"/>
            <w:bottom w:val="none" w:sz="0" w:space="0" w:color="auto"/>
            <w:right w:val="none" w:sz="0" w:space="0" w:color="auto"/>
          </w:divBdr>
        </w:div>
        <w:div w:id="1985037396">
          <w:marLeft w:val="640"/>
          <w:marRight w:val="0"/>
          <w:marTop w:val="0"/>
          <w:marBottom w:val="0"/>
          <w:divBdr>
            <w:top w:val="none" w:sz="0" w:space="0" w:color="auto"/>
            <w:left w:val="none" w:sz="0" w:space="0" w:color="auto"/>
            <w:bottom w:val="none" w:sz="0" w:space="0" w:color="auto"/>
            <w:right w:val="none" w:sz="0" w:space="0" w:color="auto"/>
          </w:divBdr>
        </w:div>
        <w:div w:id="1985349051">
          <w:marLeft w:val="640"/>
          <w:marRight w:val="0"/>
          <w:marTop w:val="0"/>
          <w:marBottom w:val="0"/>
          <w:divBdr>
            <w:top w:val="none" w:sz="0" w:space="0" w:color="auto"/>
            <w:left w:val="none" w:sz="0" w:space="0" w:color="auto"/>
            <w:bottom w:val="none" w:sz="0" w:space="0" w:color="auto"/>
            <w:right w:val="none" w:sz="0" w:space="0" w:color="auto"/>
          </w:divBdr>
        </w:div>
        <w:div w:id="2007904231">
          <w:marLeft w:val="640"/>
          <w:marRight w:val="0"/>
          <w:marTop w:val="0"/>
          <w:marBottom w:val="0"/>
          <w:divBdr>
            <w:top w:val="none" w:sz="0" w:space="0" w:color="auto"/>
            <w:left w:val="none" w:sz="0" w:space="0" w:color="auto"/>
            <w:bottom w:val="none" w:sz="0" w:space="0" w:color="auto"/>
            <w:right w:val="none" w:sz="0" w:space="0" w:color="auto"/>
          </w:divBdr>
        </w:div>
        <w:div w:id="2102942930">
          <w:marLeft w:val="640"/>
          <w:marRight w:val="0"/>
          <w:marTop w:val="0"/>
          <w:marBottom w:val="0"/>
          <w:divBdr>
            <w:top w:val="none" w:sz="0" w:space="0" w:color="auto"/>
            <w:left w:val="none" w:sz="0" w:space="0" w:color="auto"/>
            <w:bottom w:val="none" w:sz="0" w:space="0" w:color="auto"/>
            <w:right w:val="none" w:sz="0" w:space="0" w:color="auto"/>
          </w:divBdr>
        </w:div>
        <w:div w:id="2104953904">
          <w:marLeft w:val="640"/>
          <w:marRight w:val="0"/>
          <w:marTop w:val="0"/>
          <w:marBottom w:val="0"/>
          <w:divBdr>
            <w:top w:val="none" w:sz="0" w:space="0" w:color="auto"/>
            <w:left w:val="none" w:sz="0" w:space="0" w:color="auto"/>
            <w:bottom w:val="none" w:sz="0" w:space="0" w:color="auto"/>
            <w:right w:val="none" w:sz="0" w:space="0" w:color="auto"/>
          </w:divBdr>
        </w:div>
        <w:div w:id="2117938351">
          <w:marLeft w:val="640"/>
          <w:marRight w:val="0"/>
          <w:marTop w:val="0"/>
          <w:marBottom w:val="0"/>
          <w:divBdr>
            <w:top w:val="none" w:sz="0" w:space="0" w:color="auto"/>
            <w:left w:val="none" w:sz="0" w:space="0" w:color="auto"/>
            <w:bottom w:val="none" w:sz="0" w:space="0" w:color="auto"/>
            <w:right w:val="none" w:sz="0" w:space="0" w:color="auto"/>
          </w:divBdr>
        </w:div>
        <w:div w:id="2134906206">
          <w:marLeft w:val="640"/>
          <w:marRight w:val="0"/>
          <w:marTop w:val="0"/>
          <w:marBottom w:val="0"/>
          <w:divBdr>
            <w:top w:val="none" w:sz="0" w:space="0" w:color="auto"/>
            <w:left w:val="none" w:sz="0" w:space="0" w:color="auto"/>
            <w:bottom w:val="none" w:sz="0" w:space="0" w:color="auto"/>
            <w:right w:val="none" w:sz="0" w:space="0" w:color="auto"/>
          </w:divBdr>
        </w:div>
      </w:divsChild>
    </w:div>
    <w:div w:id="373164252">
      <w:bodyDiv w:val="1"/>
      <w:marLeft w:val="0"/>
      <w:marRight w:val="0"/>
      <w:marTop w:val="0"/>
      <w:marBottom w:val="0"/>
      <w:divBdr>
        <w:top w:val="none" w:sz="0" w:space="0" w:color="auto"/>
        <w:left w:val="none" w:sz="0" w:space="0" w:color="auto"/>
        <w:bottom w:val="none" w:sz="0" w:space="0" w:color="auto"/>
        <w:right w:val="none" w:sz="0" w:space="0" w:color="auto"/>
      </w:divBdr>
      <w:divsChild>
        <w:div w:id="12001323">
          <w:marLeft w:val="640"/>
          <w:marRight w:val="0"/>
          <w:marTop w:val="0"/>
          <w:marBottom w:val="0"/>
          <w:divBdr>
            <w:top w:val="none" w:sz="0" w:space="0" w:color="auto"/>
            <w:left w:val="none" w:sz="0" w:space="0" w:color="auto"/>
            <w:bottom w:val="none" w:sz="0" w:space="0" w:color="auto"/>
            <w:right w:val="none" w:sz="0" w:space="0" w:color="auto"/>
          </w:divBdr>
        </w:div>
        <w:div w:id="34620665">
          <w:marLeft w:val="640"/>
          <w:marRight w:val="0"/>
          <w:marTop w:val="0"/>
          <w:marBottom w:val="0"/>
          <w:divBdr>
            <w:top w:val="none" w:sz="0" w:space="0" w:color="auto"/>
            <w:left w:val="none" w:sz="0" w:space="0" w:color="auto"/>
            <w:bottom w:val="none" w:sz="0" w:space="0" w:color="auto"/>
            <w:right w:val="none" w:sz="0" w:space="0" w:color="auto"/>
          </w:divBdr>
        </w:div>
        <w:div w:id="55009566">
          <w:marLeft w:val="640"/>
          <w:marRight w:val="0"/>
          <w:marTop w:val="0"/>
          <w:marBottom w:val="0"/>
          <w:divBdr>
            <w:top w:val="none" w:sz="0" w:space="0" w:color="auto"/>
            <w:left w:val="none" w:sz="0" w:space="0" w:color="auto"/>
            <w:bottom w:val="none" w:sz="0" w:space="0" w:color="auto"/>
            <w:right w:val="none" w:sz="0" w:space="0" w:color="auto"/>
          </w:divBdr>
        </w:div>
        <w:div w:id="74668478">
          <w:marLeft w:val="640"/>
          <w:marRight w:val="0"/>
          <w:marTop w:val="0"/>
          <w:marBottom w:val="0"/>
          <w:divBdr>
            <w:top w:val="none" w:sz="0" w:space="0" w:color="auto"/>
            <w:left w:val="none" w:sz="0" w:space="0" w:color="auto"/>
            <w:bottom w:val="none" w:sz="0" w:space="0" w:color="auto"/>
            <w:right w:val="none" w:sz="0" w:space="0" w:color="auto"/>
          </w:divBdr>
        </w:div>
        <w:div w:id="83459350">
          <w:marLeft w:val="640"/>
          <w:marRight w:val="0"/>
          <w:marTop w:val="0"/>
          <w:marBottom w:val="0"/>
          <w:divBdr>
            <w:top w:val="none" w:sz="0" w:space="0" w:color="auto"/>
            <w:left w:val="none" w:sz="0" w:space="0" w:color="auto"/>
            <w:bottom w:val="none" w:sz="0" w:space="0" w:color="auto"/>
            <w:right w:val="none" w:sz="0" w:space="0" w:color="auto"/>
          </w:divBdr>
        </w:div>
        <w:div w:id="120927142">
          <w:marLeft w:val="640"/>
          <w:marRight w:val="0"/>
          <w:marTop w:val="0"/>
          <w:marBottom w:val="0"/>
          <w:divBdr>
            <w:top w:val="none" w:sz="0" w:space="0" w:color="auto"/>
            <w:left w:val="none" w:sz="0" w:space="0" w:color="auto"/>
            <w:bottom w:val="none" w:sz="0" w:space="0" w:color="auto"/>
            <w:right w:val="none" w:sz="0" w:space="0" w:color="auto"/>
          </w:divBdr>
        </w:div>
        <w:div w:id="130949183">
          <w:marLeft w:val="640"/>
          <w:marRight w:val="0"/>
          <w:marTop w:val="0"/>
          <w:marBottom w:val="0"/>
          <w:divBdr>
            <w:top w:val="none" w:sz="0" w:space="0" w:color="auto"/>
            <w:left w:val="none" w:sz="0" w:space="0" w:color="auto"/>
            <w:bottom w:val="none" w:sz="0" w:space="0" w:color="auto"/>
            <w:right w:val="none" w:sz="0" w:space="0" w:color="auto"/>
          </w:divBdr>
        </w:div>
        <w:div w:id="137115548">
          <w:marLeft w:val="640"/>
          <w:marRight w:val="0"/>
          <w:marTop w:val="0"/>
          <w:marBottom w:val="0"/>
          <w:divBdr>
            <w:top w:val="none" w:sz="0" w:space="0" w:color="auto"/>
            <w:left w:val="none" w:sz="0" w:space="0" w:color="auto"/>
            <w:bottom w:val="none" w:sz="0" w:space="0" w:color="auto"/>
            <w:right w:val="none" w:sz="0" w:space="0" w:color="auto"/>
          </w:divBdr>
        </w:div>
        <w:div w:id="148526047">
          <w:marLeft w:val="640"/>
          <w:marRight w:val="0"/>
          <w:marTop w:val="0"/>
          <w:marBottom w:val="0"/>
          <w:divBdr>
            <w:top w:val="none" w:sz="0" w:space="0" w:color="auto"/>
            <w:left w:val="none" w:sz="0" w:space="0" w:color="auto"/>
            <w:bottom w:val="none" w:sz="0" w:space="0" w:color="auto"/>
            <w:right w:val="none" w:sz="0" w:space="0" w:color="auto"/>
          </w:divBdr>
        </w:div>
        <w:div w:id="181550395">
          <w:marLeft w:val="640"/>
          <w:marRight w:val="0"/>
          <w:marTop w:val="0"/>
          <w:marBottom w:val="0"/>
          <w:divBdr>
            <w:top w:val="none" w:sz="0" w:space="0" w:color="auto"/>
            <w:left w:val="none" w:sz="0" w:space="0" w:color="auto"/>
            <w:bottom w:val="none" w:sz="0" w:space="0" w:color="auto"/>
            <w:right w:val="none" w:sz="0" w:space="0" w:color="auto"/>
          </w:divBdr>
        </w:div>
        <w:div w:id="189145734">
          <w:marLeft w:val="640"/>
          <w:marRight w:val="0"/>
          <w:marTop w:val="0"/>
          <w:marBottom w:val="0"/>
          <w:divBdr>
            <w:top w:val="none" w:sz="0" w:space="0" w:color="auto"/>
            <w:left w:val="none" w:sz="0" w:space="0" w:color="auto"/>
            <w:bottom w:val="none" w:sz="0" w:space="0" w:color="auto"/>
            <w:right w:val="none" w:sz="0" w:space="0" w:color="auto"/>
          </w:divBdr>
        </w:div>
        <w:div w:id="209344640">
          <w:marLeft w:val="640"/>
          <w:marRight w:val="0"/>
          <w:marTop w:val="0"/>
          <w:marBottom w:val="0"/>
          <w:divBdr>
            <w:top w:val="none" w:sz="0" w:space="0" w:color="auto"/>
            <w:left w:val="none" w:sz="0" w:space="0" w:color="auto"/>
            <w:bottom w:val="none" w:sz="0" w:space="0" w:color="auto"/>
            <w:right w:val="none" w:sz="0" w:space="0" w:color="auto"/>
          </w:divBdr>
        </w:div>
        <w:div w:id="215048123">
          <w:marLeft w:val="640"/>
          <w:marRight w:val="0"/>
          <w:marTop w:val="0"/>
          <w:marBottom w:val="0"/>
          <w:divBdr>
            <w:top w:val="none" w:sz="0" w:space="0" w:color="auto"/>
            <w:left w:val="none" w:sz="0" w:space="0" w:color="auto"/>
            <w:bottom w:val="none" w:sz="0" w:space="0" w:color="auto"/>
            <w:right w:val="none" w:sz="0" w:space="0" w:color="auto"/>
          </w:divBdr>
        </w:div>
        <w:div w:id="230892657">
          <w:marLeft w:val="640"/>
          <w:marRight w:val="0"/>
          <w:marTop w:val="0"/>
          <w:marBottom w:val="0"/>
          <w:divBdr>
            <w:top w:val="none" w:sz="0" w:space="0" w:color="auto"/>
            <w:left w:val="none" w:sz="0" w:space="0" w:color="auto"/>
            <w:bottom w:val="none" w:sz="0" w:space="0" w:color="auto"/>
            <w:right w:val="none" w:sz="0" w:space="0" w:color="auto"/>
          </w:divBdr>
        </w:div>
        <w:div w:id="247542226">
          <w:marLeft w:val="640"/>
          <w:marRight w:val="0"/>
          <w:marTop w:val="0"/>
          <w:marBottom w:val="0"/>
          <w:divBdr>
            <w:top w:val="none" w:sz="0" w:space="0" w:color="auto"/>
            <w:left w:val="none" w:sz="0" w:space="0" w:color="auto"/>
            <w:bottom w:val="none" w:sz="0" w:space="0" w:color="auto"/>
            <w:right w:val="none" w:sz="0" w:space="0" w:color="auto"/>
          </w:divBdr>
        </w:div>
        <w:div w:id="260340372">
          <w:marLeft w:val="640"/>
          <w:marRight w:val="0"/>
          <w:marTop w:val="0"/>
          <w:marBottom w:val="0"/>
          <w:divBdr>
            <w:top w:val="none" w:sz="0" w:space="0" w:color="auto"/>
            <w:left w:val="none" w:sz="0" w:space="0" w:color="auto"/>
            <w:bottom w:val="none" w:sz="0" w:space="0" w:color="auto"/>
            <w:right w:val="none" w:sz="0" w:space="0" w:color="auto"/>
          </w:divBdr>
        </w:div>
        <w:div w:id="279336862">
          <w:marLeft w:val="640"/>
          <w:marRight w:val="0"/>
          <w:marTop w:val="0"/>
          <w:marBottom w:val="0"/>
          <w:divBdr>
            <w:top w:val="none" w:sz="0" w:space="0" w:color="auto"/>
            <w:left w:val="none" w:sz="0" w:space="0" w:color="auto"/>
            <w:bottom w:val="none" w:sz="0" w:space="0" w:color="auto"/>
            <w:right w:val="none" w:sz="0" w:space="0" w:color="auto"/>
          </w:divBdr>
        </w:div>
        <w:div w:id="289670913">
          <w:marLeft w:val="640"/>
          <w:marRight w:val="0"/>
          <w:marTop w:val="0"/>
          <w:marBottom w:val="0"/>
          <w:divBdr>
            <w:top w:val="none" w:sz="0" w:space="0" w:color="auto"/>
            <w:left w:val="none" w:sz="0" w:space="0" w:color="auto"/>
            <w:bottom w:val="none" w:sz="0" w:space="0" w:color="auto"/>
            <w:right w:val="none" w:sz="0" w:space="0" w:color="auto"/>
          </w:divBdr>
        </w:div>
        <w:div w:id="317268786">
          <w:marLeft w:val="640"/>
          <w:marRight w:val="0"/>
          <w:marTop w:val="0"/>
          <w:marBottom w:val="0"/>
          <w:divBdr>
            <w:top w:val="none" w:sz="0" w:space="0" w:color="auto"/>
            <w:left w:val="none" w:sz="0" w:space="0" w:color="auto"/>
            <w:bottom w:val="none" w:sz="0" w:space="0" w:color="auto"/>
            <w:right w:val="none" w:sz="0" w:space="0" w:color="auto"/>
          </w:divBdr>
        </w:div>
        <w:div w:id="318312986">
          <w:marLeft w:val="640"/>
          <w:marRight w:val="0"/>
          <w:marTop w:val="0"/>
          <w:marBottom w:val="0"/>
          <w:divBdr>
            <w:top w:val="none" w:sz="0" w:space="0" w:color="auto"/>
            <w:left w:val="none" w:sz="0" w:space="0" w:color="auto"/>
            <w:bottom w:val="none" w:sz="0" w:space="0" w:color="auto"/>
            <w:right w:val="none" w:sz="0" w:space="0" w:color="auto"/>
          </w:divBdr>
        </w:div>
        <w:div w:id="345865518">
          <w:marLeft w:val="640"/>
          <w:marRight w:val="0"/>
          <w:marTop w:val="0"/>
          <w:marBottom w:val="0"/>
          <w:divBdr>
            <w:top w:val="none" w:sz="0" w:space="0" w:color="auto"/>
            <w:left w:val="none" w:sz="0" w:space="0" w:color="auto"/>
            <w:bottom w:val="none" w:sz="0" w:space="0" w:color="auto"/>
            <w:right w:val="none" w:sz="0" w:space="0" w:color="auto"/>
          </w:divBdr>
        </w:div>
        <w:div w:id="361246162">
          <w:marLeft w:val="640"/>
          <w:marRight w:val="0"/>
          <w:marTop w:val="0"/>
          <w:marBottom w:val="0"/>
          <w:divBdr>
            <w:top w:val="none" w:sz="0" w:space="0" w:color="auto"/>
            <w:left w:val="none" w:sz="0" w:space="0" w:color="auto"/>
            <w:bottom w:val="none" w:sz="0" w:space="0" w:color="auto"/>
            <w:right w:val="none" w:sz="0" w:space="0" w:color="auto"/>
          </w:divBdr>
        </w:div>
        <w:div w:id="363949589">
          <w:marLeft w:val="640"/>
          <w:marRight w:val="0"/>
          <w:marTop w:val="0"/>
          <w:marBottom w:val="0"/>
          <w:divBdr>
            <w:top w:val="none" w:sz="0" w:space="0" w:color="auto"/>
            <w:left w:val="none" w:sz="0" w:space="0" w:color="auto"/>
            <w:bottom w:val="none" w:sz="0" w:space="0" w:color="auto"/>
            <w:right w:val="none" w:sz="0" w:space="0" w:color="auto"/>
          </w:divBdr>
        </w:div>
        <w:div w:id="389184897">
          <w:marLeft w:val="640"/>
          <w:marRight w:val="0"/>
          <w:marTop w:val="0"/>
          <w:marBottom w:val="0"/>
          <w:divBdr>
            <w:top w:val="none" w:sz="0" w:space="0" w:color="auto"/>
            <w:left w:val="none" w:sz="0" w:space="0" w:color="auto"/>
            <w:bottom w:val="none" w:sz="0" w:space="0" w:color="auto"/>
            <w:right w:val="none" w:sz="0" w:space="0" w:color="auto"/>
          </w:divBdr>
        </w:div>
        <w:div w:id="425729142">
          <w:marLeft w:val="640"/>
          <w:marRight w:val="0"/>
          <w:marTop w:val="0"/>
          <w:marBottom w:val="0"/>
          <w:divBdr>
            <w:top w:val="none" w:sz="0" w:space="0" w:color="auto"/>
            <w:left w:val="none" w:sz="0" w:space="0" w:color="auto"/>
            <w:bottom w:val="none" w:sz="0" w:space="0" w:color="auto"/>
            <w:right w:val="none" w:sz="0" w:space="0" w:color="auto"/>
          </w:divBdr>
        </w:div>
        <w:div w:id="440029111">
          <w:marLeft w:val="640"/>
          <w:marRight w:val="0"/>
          <w:marTop w:val="0"/>
          <w:marBottom w:val="0"/>
          <w:divBdr>
            <w:top w:val="none" w:sz="0" w:space="0" w:color="auto"/>
            <w:left w:val="none" w:sz="0" w:space="0" w:color="auto"/>
            <w:bottom w:val="none" w:sz="0" w:space="0" w:color="auto"/>
            <w:right w:val="none" w:sz="0" w:space="0" w:color="auto"/>
          </w:divBdr>
        </w:div>
        <w:div w:id="442504791">
          <w:marLeft w:val="640"/>
          <w:marRight w:val="0"/>
          <w:marTop w:val="0"/>
          <w:marBottom w:val="0"/>
          <w:divBdr>
            <w:top w:val="none" w:sz="0" w:space="0" w:color="auto"/>
            <w:left w:val="none" w:sz="0" w:space="0" w:color="auto"/>
            <w:bottom w:val="none" w:sz="0" w:space="0" w:color="auto"/>
            <w:right w:val="none" w:sz="0" w:space="0" w:color="auto"/>
          </w:divBdr>
        </w:div>
        <w:div w:id="482083002">
          <w:marLeft w:val="640"/>
          <w:marRight w:val="0"/>
          <w:marTop w:val="0"/>
          <w:marBottom w:val="0"/>
          <w:divBdr>
            <w:top w:val="none" w:sz="0" w:space="0" w:color="auto"/>
            <w:left w:val="none" w:sz="0" w:space="0" w:color="auto"/>
            <w:bottom w:val="none" w:sz="0" w:space="0" w:color="auto"/>
            <w:right w:val="none" w:sz="0" w:space="0" w:color="auto"/>
          </w:divBdr>
        </w:div>
        <w:div w:id="484055641">
          <w:marLeft w:val="640"/>
          <w:marRight w:val="0"/>
          <w:marTop w:val="0"/>
          <w:marBottom w:val="0"/>
          <w:divBdr>
            <w:top w:val="none" w:sz="0" w:space="0" w:color="auto"/>
            <w:left w:val="none" w:sz="0" w:space="0" w:color="auto"/>
            <w:bottom w:val="none" w:sz="0" w:space="0" w:color="auto"/>
            <w:right w:val="none" w:sz="0" w:space="0" w:color="auto"/>
          </w:divBdr>
        </w:div>
        <w:div w:id="541020002">
          <w:marLeft w:val="640"/>
          <w:marRight w:val="0"/>
          <w:marTop w:val="0"/>
          <w:marBottom w:val="0"/>
          <w:divBdr>
            <w:top w:val="none" w:sz="0" w:space="0" w:color="auto"/>
            <w:left w:val="none" w:sz="0" w:space="0" w:color="auto"/>
            <w:bottom w:val="none" w:sz="0" w:space="0" w:color="auto"/>
            <w:right w:val="none" w:sz="0" w:space="0" w:color="auto"/>
          </w:divBdr>
        </w:div>
        <w:div w:id="541944522">
          <w:marLeft w:val="640"/>
          <w:marRight w:val="0"/>
          <w:marTop w:val="0"/>
          <w:marBottom w:val="0"/>
          <w:divBdr>
            <w:top w:val="none" w:sz="0" w:space="0" w:color="auto"/>
            <w:left w:val="none" w:sz="0" w:space="0" w:color="auto"/>
            <w:bottom w:val="none" w:sz="0" w:space="0" w:color="auto"/>
            <w:right w:val="none" w:sz="0" w:space="0" w:color="auto"/>
          </w:divBdr>
        </w:div>
        <w:div w:id="561067389">
          <w:marLeft w:val="640"/>
          <w:marRight w:val="0"/>
          <w:marTop w:val="0"/>
          <w:marBottom w:val="0"/>
          <w:divBdr>
            <w:top w:val="none" w:sz="0" w:space="0" w:color="auto"/>
            <w:left w:val="none" w:sz="0" w:space="0" w:color="auto"/>
            <w:bottom w:val="none" w:sz="0" w:space="0" w:color="auto"/>
            <w:right w:val="none" w:sz="0" w:space="0" w:color="auto"/>
          </w:divBdr>
        </w:div>
        <w:div w:id="563763103">
          <w:marLeft w:val="640"/>
          <w:marRight w:val="0"/>
          <w:marTop w:val="0"/>
          <w:marBottom w:val="0"/>
          <w:divBdr>
            <w:top w:val="none" w:sz="0" w:space="0" w:color="auto"/>
            <w:left w:val="none" w:sz="0" w:space="0" w:color="auto"/>
            <w:bottom w:val="none" w:sz="0" w:space="0" w:color="auto"/>
            <w:right w:val="none" w:sz="0" w:space="0" w:color="auto"/>
          </w:divBdr>
        </w:div>
        <w:div w:id="608124891">
          <w:marLeft w:val="640"/>
          <w:marRight w:val="0"/>
          <w:marTop w:val="0"/>
          <w:marBottom w:val="0"/>
          <w:divBdr>
            <w:top w:val="none" w:sz="0" w:space="0" w:color="auto"/>
            <w:left w:val="none" w:sz="0" w:space="0" w:color="auto"/>
            <w:bottom w:val="none" w:sz="0" w:space="0" w:color="auto"/>
            <w:right w:val="none" w:sz="0" w:space="0" w:color="auto"/>
          </w:divBdr>
        </w:div>
        <w:div w:id="608855478">
          <w:marLeft w:val="640"/>
          <w:marRight w:val="0"/>
          <w:marTop w:val="0"/>
          <w:marBottom w:val="0"/>
          <w:divBdr>
            <w:top w:val="none" w:sz="0" w:space="0" w:color="auto"/>
            <w:left w:val="none" w:sz="0" w:space="0" w:color="auto"/>
            <w:bottom w:val="none" w:sz="0" w:space="0" w:color="auto"/>
            <w:right w:val="none" w:sz="0" w:space="0" w:color="auto"/>
          </w:divBdr>
        </w:div>
        <w:div w:id="611783572">
          <w:marLeft w:val="640"/>
          <w:marRight w:val="0"/>
          <w:marTop w:val="0"/>
          <w:marBottom w:val="0"/>
          <w:divBdr>
            <w:top w:val="none" w:sz="0" w:space="0" w:color="auto"/>
            <w:left w:val="none" w:sz="0" w:space="0" w:color="auto"/>
            <w:bottom w:val="none" w:sz="0" w:space="0" w:color="auto"/>
            <w:right w:val="none" w:sz="0" w:space="0" w:color="auto"/>
          </w:divBdr>
        </w:div>
        <w:div w:id="683558637">
          <w:marLeft w:val="640"/>
          <w:marRight w:val="0"/>
          <w:marTop w:val="0"/>
          <w:marBottom w:val="0"/>
          <w:divBdr>
            <w:top w:val="none" w:sz="0" w:space="0" w:color="auto"/>
            <w:left w:val="none" w:sz="0" w:space="0" w:color="auto"/>
            <w:bottom w:val="none" w:sz="0" w:space="0" w:color="auto"/>
            <w:right w:val="none" w:sz="0" w:space="0" w:color="auto"/>
          </w:divBdr>
        </w:div>
        <w:div w:id="696198059">
          <w:marLeft w:val="640"/>
          <w:marRight w:val="0"/>
          <w:marTop w:val="0"/>
          <w:marBottom w:val="0"/>
          <w:divBdr>
            <w:top w:val="none" w:sz="0" w:space="0" w:color="auto"/>
            <w:left w:val="none" w:sz="0" w:space="0" w:color="auto"/>
            <w:bottom w:val="none" w:sz="0" w:space="0" w:color="auto"/>
            <w:right w:val="none" w:sz="0" w:space="0" w:color="auto"/>
          </w:divBdr>
        </w:div>
        <w:div w:id="725642490">
          <w:marLeft w:val="640"/>
          <w:marRight w:val="0"/>
          <w:marTop w:val="0"/>
          <w:marBottom w:val="0"/>
          <w:divBdr>
            <w:top w:val="none" w:sz="0" w:space="0" w:color="auto"/>
            <w:left w:val="none" w:sz="0" w:space="0" w:color="auto"/>
            <w:bottom w:val="none" w:sz="0" w:space="0" w:color="auto"/>
            <w:right w:val="none" w:sz="0" w:space="0" w:color="auto"/>
          </w:divBdr>
        </w:div>
        <w:div w:id="793326573">
          <w:marLeft w:val="640"/>
          <w:marRight w:val="0"/>
          <w:marTop w:val="0"/>
          <w:marBottom w:val="0"/>
          <w:divBdr>
            <w:top w:val="none" w:sz="0" w:space="0" w:color="auto"/>
            <w:left w:val="none" w:sz="0" w:space="0" w:color="auto"/>
            <w:bottom w:val="none" w:sz="0" w:space="0" w:color="auto"/>
            <w:right w:val="none" w:sz="0" w:space="0" w:color="auto"/>
          </w:divBdr>
        </w:div>
        <w:div w:id="809371592">
          <w:marLeft w:val="640"/>
          <w:marRight w:val="0"/>
          <w:marTop w:val="0"/>
          <w:marBottom w:val="0"/>
          <w:divBdr>
            <w:top w:val="none" w:sz="0" w:space="0" w:color="auto"/>
            <w:left w:val="none" w:sz="0" w:space="0" w:color="auto"/>
            <w:bottom w:val="none" w:sz="0" w:space="0" w:color="auto"/>
            <w:right w:val="none" w:sz="0" w:space="0" w:color="auto"/>
          </w:divBdr>
        </w:div>
        <w:div w:id="893009231">
          <w:marLeft w:val="640"/>
          <w:marRight w:val="0"/>
          <w:marTop w:val="0"/>
          <w:marBottom w:val="0"/>
          <w:divBdr>
            <w:top w:val="none" w:sz="0" w:space="0" w:color="auto"/>
            <w:left w:val="none" w:sz="0" w:space="0" w:color="auto"/>
            <w:bottom w:val="none" w:sz="0" w:space="0" w:color="auto"/>
            <w:right w:val="none" w:sz="0" w:space="0" w:color="auto"/>
          </w:divBdr>
        </w:div>
        <w:div w:id="952639878">
          <w:marLeft w:val="640"/>
          <w:marRight w:val="0"/>
          <w:marTop w:val="0"/>
          <w:marBottom w:val="0"/>
          <w:divBdr>
            <w:top w:val="none" w:sz="0" w:space="0" w:color="auto"/>
            <w:left w:val="none" w:sz="0" w:space="0" w:color="auto"/>
            <w:bottom w:val="none" w:sz="0" w:space="0" w:color="auto"/>
            <w:right w:val="none" w:sz="0" w:space="0" w:color="auto"/>
          </w:divBdr>
        </w:div>
        <w:div w:id="1019545899">
          <w:marLeft w:val="640"/>
          <w:marRight w:val="0"/>
          <w:marTop w:val="0"/>
          <w:marBottom w:val="0"/>
          <w:divBdr>
            <w:top w:val="none" w:sz="0" w:space="0" w:color="auto"/>
            <w:left w:val="none" w:sz="0" w:space="0" w:color="auto"/>
            <w:bottom w:val="none" w:sz="0" w:space="0" w:color="auto"/>
            <w:right w:val="none" w:sz="0" w:space="0" w:color="auto"/>
          </w:divBdr>
        </w:div>
        <w:div w:id="1034699502">
          <w:marLeft w:val="640"/>
          <w:marRight w:val="0"/>
          <w:marTop w:val="0"/>
          <w:marBottom w:val="0"/>
          <w:divBdr>
            <w:top w:val="none" w:sz="0" w:space="0" w:color="auto"/>
            <w:left w:val="none" w:sz="0" w:space="0" w:color="auto"/>
            <w:bottom w:val="none" w:sz="0" w:space="0" w:color="auto"/>
            <w:right w:val="none" w:sz="0" w:space="0" w:color="auto"/>
          </w:divBdr>
        </w:div>
        <w:div w:id="1085035760">
          <w:marLeft w:val="640"/>
          <w:marRight w:val="0"/>
          <w:marTop w:val="0"/>
          <w:marBottom w:val="0"/>
          <w:divBdr>
            <w:top w:val="none" w:sz="0" w:space="0" w:color="auto"/>
            <w:left w:val="none" w:sz="0" w:space="0" w:color="auto"/>
            <w:bottom w:val="none" w:sz="0" w:space="0" w:color="auto"/>
            <w:right w:val="none" w:sz="0" w:space="0" w:color="auto"/>
          </w:divBdr>
        </w:div>
        <w:div w:id="1100567751">
          <w:marLeft w:val="640"/>
          <w:marRight w:val="0"/>
          <w:marTop w:val="0"/>
          <w:marBottom w:val="0"/>
          <w:divBdr>
            <w:top w:val="none" w:sz="0" w:space="0" w:color="auto"/>
            <w:left w:val="none" w:sz="0" w:space="0" w:color="auto"/>
            <w:bottom w:val="none" w:sz="0" w:space="0" w:color="auto"/>
            <w:right w:val="none" w:sz="0" w:space="0" w:color="auto"/>
          </w:divBdr>
        </w:div>
        <w:div w:id="1157651502">
          <w:marLeft w:val="640"/>
          <w:marRight w:val="0"/>
          <w:marTop w:val="0"/>
          <w:marBottom w:val="0"/>
          <w:divBdr>
            <w:top w:val="none" w:sz="0" w:space="0" w:color="auto"/>
            <w:left w:val="none" w:sz="0" w:space="0" w:color="auto"/>
            <w:bottom w:val="none" w:sz="0" w:space="0" w:color="auto"/>
            <w:right w:val="none" w:sz="0" w:space="0" w:color="auto"/>
          </w:divBdr>
        </w:div>
        <w:div w:id="1171750620">
          <w:marLeft w:val="640"/>
          <w:marRight w:val="0"/>
          <w:marTop w:val="0"/>
          <w:marBottom w:val="0"/>
          <w:divBdr>
            <w:top w:val="none" w:sz="0" w:space="0" w:color="auto"/>
            <w:left w:val="none" w:sz="0" w:space="0" w:color="auto"/>
            <w:bottom w:val="none" w:sz="0" w:space="0" w:color="auto"/>
            <w:right w:val="none" w:sz="0" w:space="0" w:color="auto"/>
          </w:divBdr>
        </w:div>
        <w:div w:id="1183981891">
          <w:marLeft w:val="640"/>
          <w:marRight w:val="0"/>
          <w:marTop w:val="0"/>
          <w:marBottom w:val="0"/>
          <w:divBdr>
            <w:top w:val="none" w:sz="0" w:space="0" w:color="auto"/>
            <w:left w:val="none" w:sz="0" w:space="0" w:color="auto"/>
            <w:bottom w:val="none" w:sz="0" w:space="0" w:color="auto"/>
            <w:right w:val="none" w:sz="0" w:space="0" w:color="auto"/>
          </w:divBdr>
        </w:div>
        <w:div w:id="1195075692">
          <w:marLeft w:val="640"/>
          <w:marRight w:val="0"/>
          <w:marTop w:val="0"/>
          <w:marBottom w:val="0"/>
          <w:divBdr>
            <w:top w:val="none" w:sz="0" w:space="0" w:color="auto"/>
            <w:left w:val="none" w:sz="0" w:space="0" w:color="auto"/>
            <w:bottom w:val="none" w:sz="0" w:space="0" w:color="auto"/>
            <w:right w:val="none" w:sz="0" w:space="0" w:color="auto"/>
          </w:divBdr>
        </w:div>
        <w:div w:id="1215391171">
          <w:marLeft w:val="640"/>
          <w:marRight w:val="0"/>
          <w:marTop w:val="0"/>
          <w:marBottom w:val="0"/>
          <w:divBdr>
            <w:top w:val="none" w:sz="0" w:space="0" w:color="auto"/>
            <w:left w:val="none" w:sz="0" w:space="0" w:color="auto"/>
            <w:bottom w:val="none" w:sz="0" w:space="0" w:color="auto"/>
            <w:right w:val="none" w:sz="0" w:space="0" w:color="auto"/>
          </w:divBdr>
        </w:div>
        <w:div w:id="1241527987">
          <w:marLeft w:val="640"/>
          <w:marRight w:val="0"/>
          <w:marTop w:val="0"/>
          <w:marBottom w:val="0"/>
          <w:divBdr>
            <w:top w:val="none" w:sz="0" w:space="0" w:color="auto"/>
            <w:left w:val="none" w:sz="0" w:space="0" w:color="auto"/>
            <w:bottom w:val="none" w:sz="0" w:space="0" w:color="auto"/>
            <w:right w:val="none" w:sz="0" w:space="0" w:color="auto"/>
          </w:divBdr>
        </w:div>
        <w:div w:id="1250697139">
          <w:marLeft w:val="640"/>
          <w:marRight w:val="0"/>
          <w:marTop w:val="0"/>
          <w:marBottom w:val="0"/>
          <w:divBdr>
            <w:top w:val="none" w:sz="0" w:space="0" w:color="auto"/>
            <w:left w:val="none" w:sz="0" w:space="0" w:color="auto"/>
            <w:bottom w:val="none" w:sz="0" w:space="0" w:color="auto"/>
            <w:right w:val="none" w:sz="0" w:space="0" w:color="auto"/>
          </w:divBdr>
        </w:div>
        <w:div w:id="1274436523">
          <w:marLeft w:val="640"/>
          <w:marRight w:val="0"/>
          <w:marTop w:val="0"/>
          <w:marBottom w:val="0"/>
          <w:divBdr>
            <w:top w:val="none" w:sz="0" w:space="0" w:color="auto"/>
            <w:left w:val="none" w:sz="0" w:space="0" w:color="auto"/>
            <w:bottom w:val="none" w:sz="0" w:space="0" w:color="auto"/>
            <w:right w:val="none" w:sz="0" w:space="0" w:color="auto"/>
          </w:divBdr>
        </w:div>
        <w:div w:id="1328167564">
          <w:marLeft w:val="640"/>
          <w:marRight w:val="0"/>
          <w:marTop w:val="0"/>
          <w:marBottom w:val="0"/>
          <w:divBdr>
            <w:top w:val="none" w:sz="0" w:space="0" w:color="auto"/>
            <w:left w:val="none" w:sz="0" w:space="0" w:color="auto"/>
            <w:bottom w:val="none" w:sz="0" w:space="0" w:color="auto"/>
            <w:right w:val="none" w:sz="0" w:space="0" w:color="auto"/>
          </w:divBdr>
        </w:div>
        <w:div w:id="1360470836">
          <w:marLeft w:val="640"/>
          <w:marRight w:val="0"/>
          <w:marTop w:val="0"/>
          <w:marBottom w:val="0"/>
          <w:divBdr>
            <w:top w:val="none" w:sz="0" w:space="0" w:color="auto"/>
            <w:left w:val="none" w:sz="0" w:space="0" w:color="auto"/>
            <w:bottom w:val="none" w:sz="0" w:space="0" w:color="auto"/>
            <w:right w:val="none" w:sz="0" w:space="0" w:color="auto"/>
          </w:divBdr>
        </w:div>
        <w:div w:id="1408457590">
          <w:marLeft w:val="640"/>
          <w:marRight w:val="0"/>
          <w:marTop w:val="0"/>
          <w:marBottom w:val="0"/>
          <w:divBdr>
            <w:top w:val="none" w:sz="0" w:space="0" w:color="auto"/>
            <w:left w:val="none" w:sz="0" w:space="0" w:color="auto"/>
            <w:bottom w:val="none" w:sz="0" w:space="0" w:color="auto"/>
            <w:right w:val="none" w:sz="0" w:space="0" w:color="auto"/>
          </w:divBdr>
        </w:div>
        <w:div w:id="1420833554">
          <w:marLeft w:val="640"/>
          <w:marRight w:val="0"/>
          <w:marTop w:val="0"/>
          <w:marBottom w:val="0"/>
          <w:divBdr>
            <w:top w:val="none" w:sz="0" w:space="0" w:color="auto"/>
            <w:left w:val="none" w:sz="0" w:space="0" w:color="auto"/>
            <w:bottom w:val="none" w:sz="0" w:space="0" w:color="auto"/>
            <w:right w:val="none" w:sz="0" w:space="0" w:color="auto"/>
          </w:divBdr>
        </w:div>
        <w:div w:id="1458795304">
          <w:marLeft w:val="640"/>
          <w:marRight w:val="0"/>
          <w:marTop w:val="0"/>
          <w:marBottom w:val="0"/>
          <w:divBdr>
            <w:top w:val="none" w:sz="0" w:space="0" w:color="auto"/>
            <w:left w:val="none" w:sz="0" w:space="0" w:color="auto"/>
            <w:bottom w:val="none" w:sz="0" w:space="0" w:color="auto"/>
            <w:right w:val="none" w:sz="0" w:space="0" w:color="auto"/>
          </w:divBdr>
        </w:div>
        <w:div w:id="1460763953">
          <w:marLeft w:val="640"/>
          <w:marRight w:val="0"/>
          <w:marTop w:val="0"/>
          <w:marBottom w:val="0"/>
          <w:divBdr>
            <w:top w:val="none" w:sz="0" w:space="0" w:color="auto"/>
            <w:left w:val="none" w:sz="0" w:space="0" w:color="auto"/>
            <w:bottom w:val="none" w:sz="0" w:space="0" w:color="auto"/>
            <w:right w:val="none" w:sz="0" w:space="0" w:color="auto"/>
          </w:divBdr>
        </w:div>
        <w:div w:id="1475174769">
          <w:marLeft w:val="640"/>
          <w:marRight w:val="0"/>
          <w:marTop w:val="0"/>
          <w:marBottom w:val="0"/>
          <w:divBdr>
            <w:top w:val="none" w:sz="0" w:space="0" w:color="auto"/>
            <w:left w:val="none" w:sz="0" w:space="0" w:color="auto"/>
            <w:bottom w:val="none" w:sz="0" w:space="0" w:color="auto"/>
            <w:right w:val="none" w:sz="0" w:space="0" w:color="auto"/>
          </w:divBdr>
        </w:div>
        <w:div w:id="1488279567">
          <w:marLeft w:val="640"/>
          <w:marRight w:val="0"/>
          <w:marTop w:val="0"/>
          <w:marBottom w:val="0"/>
          <w:divBdr>
            <w:top w:val="none" w:sz="0" w:space="0" w:color="auto"/>
            <w:left w:val="none" w:sz="0" w:space="0" w:color="auto"/>
            <w:bottom w:val="none" w:sz="0" w:space="0" w:color="auto"/>
            <w:right w:val="none" w:sz="0" w:space="0" w:color="auto"/>
          </w:divBdr>
        </w:div>
        <w:div w:id="1500776010">
          <w:marLeft w:val="640"/>
          <w:marRight w:val="0"/>
          <w:marTop w:val="0"/>
          <w:marBottom w:val="0"/>
          <w:divBdr>
            <w:top w:val="none" w:sz="0" w:space="0" w:color="auto"/>
            <w:left w:val="none" w:sz="0" w:space="0" w:color="auto"/>
            <w:bottom w:val="none" w:sz="0" w:space="0" w:color="auto"/>
            <w:right w:val="none" w:sz="0" w:space="0" w:color="auto"/>
          </w:divBdr>
        </w:div>
        <w:div w:id="1520269446">
          <w:marLeft w:val="640"/>
          <w:marRight w:val="0"/>
          <w:marTop w:val="0"/>
          <w:marBottom w:val="0"/>
          <w:divBdr>
            <w:top w:val="none" w:sz="0" w:space="0" w:color="auto"/>
            <w:left w:val="none" w:sz="0" w:space="0" w:color="auto"/>
            <w:bottom w:val="none" w:sz="0" w:space="0" w:color="auto"/>
            <w:right w:val="none" w:sz="0" w:space="0" w:color="auto"/>
          </w:divBdr>
        </w:div>
        <w:div w:id="1535725907">
          <w:marLeft w:val="640"/>
          <w:marRight w:val="0"/>
          <w:marTop w:val="0"/>
          <w:marBottom w:val="0"/>
          <w:divBdr>
            <w:top w:val="none" w:sz="0" w:space="0" w:color="auto"/>
            <w:left w:val="none" w:sz="0" w:space="0" w:color="auto"/>
            <w:bottom w:val="none" w:sz="0" w:space="0" w:color="auto"/>
            <w:right w:val="none" w:sz="0" w:space="0" w:color="auto"/>
          </w:divBdr>
        </w:div>
        <w:div w:id="1543520356">
          <w:marLeft w:val="640"/>
          <w:marRight w:val="0"/>
          <w:marTop w:val="0"/>
          <w:marBottom w:val="0"/>
          <w:divBdr>
            <w:top w:val="none" w:sz="0" w:space="0" w:color="auto"/>
            <w:left w:val="none" w:sz="0" w:space="0" w:color="auto"/>
            <w:bottom w:val="none" w:sz="0" w:space="0" w:color="auto"/>
            <w:right w:val="none" w:sz="0" w:space="0" w:color="auto"/>
          </w:divBdr>
        </w:div>
        <w:div w:id="1545555303">
          <w:marLeft w:val="640"/>
          <w:marRight w:val="0"/>
          <w:marTop w:val="0"/>
          <w:marBottom w:val="0"/>
          <w:divBdr>
            <w:top w:val="none" w:sz="0" w:space="0" w:color="auto"/>
            <w:left w:val="none" w:sz="0" w:space="0" w:color="auto"/>
            <w:bottom w:val="none" w:sz="0" w:space="0" w:color="auto"/>
            <w:right w:val="none" w:sz="0" w:space="0" w:color="auto"/>
          </w:divBdr>
        </w:div>
        <w:div w:id="1556430678">
          <w:marLeft w:val="640"/>
          <w:marRight w:val="0"/>
          <w:marTop w:val="0"/>
          <w:marBottom w:val="0"/>
          <w:divBdr>
            <w:top w:val="none" w:sz="0" w:space="0" w:color="auto"/>
            <w:left w:val="none" w:sz="0" w:space="0" w:color="auto"/>
            <w:bottom w:val="none" w:sz="0" w:space="0" w:color="auto"/>
            <w:right w:val="none" w:sz="0" w:space="0" w:color="auto"/>
          </w:divBdr>
        </w:div>
        <w:div w:id="1573194516">
          <w:marLeft w:val="640"/>
          <w:marRight w:val="0"/>
          <w:marTop w:val="0"/>
          <w:marBottom w:val="0"/>
          <w:divBdr>
            <w:top w:val="none" w:sz="0" w:space="0" w:color="auto"/>
            <w:left w:val="none" w:sz="0" w:space="0" w:color="auto"/>
            <w:bottom w:val="none" w:sz="0" w:space="0" w:color="auto"/>
            <w:right w:val="none" w:sz="0" w:space="0" w:color="auto"/>
          </w:divBdr>
        </w:div>
        <w:div w:id="1573736168">
          <w:marLeft w:val="640"/>
          <w:marRight w:val="0"/>
          <w:marTop w:val="0"/>
          <w:marBottom w:val="0"/>
          <w:divBdr>
            <w:top w:val="none" w:sz="0" w:space="0" w:color="auto"/>
            <w:left w:val="none" w:sz="0" w:space="0" w:color="auto"/>
            <w:bottom w:val="none" w:sz="0" w:space="0" w:color="auto"/>
            <w:right w:val="none" w:sz="0" w:space="0" w:color="auto"/>
          </w:divBdr>
        </w:div>
        <w:div w:id="1604067017">
          <w:marLeft w:val="640"/>
          <w:marRight w:val="0"/>
          <w:marTop w:val="0"/>
          <w:marBottom w:val="0"/>
          <w:divBdr>
            <w:top w:val="none" w:sz="0" w:space="0" w:color="auto"/>
            <w:left w:val="none" w:sz="0" w:space="0" w:color="auto"/>
            <w:bottom w:val="none" w:sz="0" w:space="0" w:color="auto"/>
            <w:right w:val="none" w:sz="0" w:space="0" w:color="auto"/>
          </w:divBdr>
        </w:div>
        <w:div w:id="1637686410">
          <w:marLeft w:val="640"/>
          <w:marRight w:val="0"/>
          <w:marTop w:val="0"/>
          <w:marBottom w:val="0"/>
          <w:divBdr>
            <w:top w:val="none" w:sz="0" w:space="0" w:color="auto"/>
            <w:left w:val="none" w:sz="0" w:space="0" w:color="auto"/>
            <w:bottom w:val="none" w:sz="0" w:space="0" w:color="auto"/>
            <w:right w:val="none" w:sz="0" w:space="0" w:color="auto"/>
          </w:divBdr>
        </w:div>
        <w:div w:id="1657764303">
          <w:marLeft w:val="640"/>
          <w:marRight w:val="0"/>
          <w:marTop w:val="0"/>
          <w:marBottom w:val="0"/>
          <w:divBdr>
            <w:top w:val="none" w:sz="0" w:space="0" w:color="auto"/>
            <w:left w:val="none" w:sz="0" w:space="0" w:color="auto"/>
            <w:bottom w:val="none" w:sz="0" w:space="0" w:color="auto"/>
            <w:right w:val="none" w:sz="0" w:space="0" w:color="auto"/>
          </w:divBdr>
        </w:div>
        <w:div w:id="1669551372">
          <w:marLeft w:val="640"/>
          <w:marRight w:val="0"/>
          <w:marTop w:val="0"/>
          <w:marBottom w:val="0"/>
          <w:divBdr>
            <w:top w:val="none" w:sz="0" w:space="0" w:color="auto"/>
            <w:left w:val="none" w:sz="0" w:space="0" w:color="auto"/>
            <w:bottom w:val="none" w:sz="0" w:space="0" w:color="auto"/>
            <w:right w:val="none" w:sz="0" w:space="0" w:color="auto"/>
          </w:divBdr>
        </w:div>
        <w:div w:id="1675263187">
          <w:marLeft w:val="640"/>
          <w:marRight w:val="0"/>
          <w:marTop w:val="0"/>
          <w:marBottom w:val="0"/>
          <w:divBdr>
            <w:top w:val="none" w:sz="0" w:space="0" w:color="auto"/>
            <w:left w:val="none" w:sz="0" w:space="0" w:color="auto"/>
            <w:bottom w:val="none" w:sz="0" w:space="0" w:color="auto"/>
            <w:right w:val="none" w:sz="0" w:space="0" w:color="auto"/>
          </w:divBdr>
        </w:div>
        <w:div w:id="1675572377">
          <w:marLeft w:val="640"/>
          <w:marRight w:val="0"/>
          <w:marTop w:val="0"/>
          <w:marBottom w:val="0"/>
          <w:divBdr>
            <w:top w:val="none" w:sz="0" w:space="0" w:color="auto"/>
            <w:left w:val="none" w:sz="0" w:space="0" w:color="auto"/>
            <w:bottom w:val="none" w:sz="0" w:space="0" w:color="auto"/>
            <w:right w:val="none" w:sz="0" w:space="0" w:color="auto"/>
          </w:divBdr>
        </w:div>
        <w:div w:id="1682122704">
          <w:marLeft w:val="640"/>
          <w:marRight w:val="0"/>
          <w:marTop w:val="0"/>
          <w:marBottom w:val="0"/>
          <w:divBdr>
            <w:top w:val="none" w:sz="0" w:space="0" w:color="auto"/>
            <w:left w:val="none" w:sz="0" w:space="0" w:color="auto"/>
            <w:bottom w:val="none" w:sz="0" w:space="0" w:color="auto"/>
            <w:right w:val="none" w:sz="0" w:space="0" w:color="auto"/>
          </w:divBdr>
        </w:div>
        <w:div w:id="1690453451">
          <w:marLeft w:val="640"/>
          <w:marRight w:val="0"/>
          <w:marTop w:val="0"/>
          <w:marBottom w:val="0"/>
          <w:divBdr>
            <w:top w:val="none" w:sz="0" w:space="0" w:color="auto"/>
            <w:left w:val="none" w:sz="0" w:space="0" w:color="auto"/>
            <w:bottom w:val="none" w:sz="0" w:space="0" w:color="auto"/>
            <w:right w:val="none" w:sz="0" w:space="0" w:color="auto"/>
          </w:divBdr>
        </w:div>
        <w:div w:id="1734160914">
          <w:marLeft w:val="640"/>
          <w:marRight w:val="0"/>
          <w:marTop w:val="0"/>
          <w:marBottom w:val="0"/>
          <w:divBdr>
            <w:top w:val="none" w:sz="0" w:space="0" w:color="auto"/>
            <w:left w:val="none" w:sz="0" w:space="0" w:color="auto"/>
            <w:bottom w:val="none" w:sz="0" w:space="0" w:color="auto"/>
            <w:right w:val="none" w:sz="0" w:space="0" w:color="auto"/>
          </w:divBdr>
        </w:div>
        <w:div w:id="1783912647">
          <w:marLeft w:val="640"/>
          <w:marRight w:val="0"/>
          <w:marTop w:val="0"/>
          <w:marBottom w:val="0"/>
          <w:divBdr>
            <w:top w:val="none" w:sz="0" w:space="0" w:color="auto"/>
            <w:left w:val="none" w:sz="0" w:space="0" w:color="auto"/>
            <w:bottom w:val="none" w:sz="0" w:space="0" w:color="auto"/>
            <w:right w:val="none" w:sz="0" w:space="0" w:color="auto"/>
          </w:divBdr>
        </w:div>
        <w:div w:id="1798984690">
          <w:marLeft w:val="640"/>
          <w:marRight w:val="0"/>
          <w:marTop w:val="0"/>
          <w:marBottom w:val="0"/>
          <w:divBdr>
            <w:top w:val="none" w:sz="0" w:space="0" w:color="auto"/>
            <w:left w:val="none" w:sz="0" w:space="0" w:color="auto"/>
            <w:bottom w:val="none" w:sz="0" w:space="0" w:color="auto"/>
            <w:right w:val="none" w:sz="0" w:space="0" w:color="auto"/>
          </w:divBdr>
        </w:div>
        <w:div w:id="1818641229">
          <w:marLeft w:val="640"/>
          <w:marRight w:val="0"/>
          <w:marTop w:val="0"/>
          <w:marBottom w:val="0"/>
          <w:divBdr>
            <w:top w:val="none" w:sz="0" w:space="0" w:color="auto"/>
            <w:left w:val="none" w:sz="0" w:space="0" w:color="auto"/>
            <w:bottom w:val="none" w:sz="0" w:space="0" w:color="auto"/>
            <w:right w:val="none" w:sz="0" w:space="0" w:color="auto"/>
          </w:divBdr>
        </w:div>
        <w:div w:id="1822887110">
          <w:marLeft w:val="640"/>
          <w:marRight w:val="0"/>
          <w:marTop w:val="0"/>
          <w:marBottom w:val="0"/>
          <w:divBdr>
            <w:top w:val="none" w:sz="0" w:space="0" w:color="auto"/>
            <w:left w:val="none" w:sz="0" w:space="0" w:color="auto"/>
            <w:bottom w:val="none" w:sz="0" w:space="0" w:color="auto"/>
            <w:right w:val="none" w:sz="0" w:space="0" w:color="auto"/>
          </w:divBdr>
        </w:div>
        <w:div w:id="1868441336">
          <w:marLeft w:val="640"/>
          <w:marRight w:val="0"/>
          <w:marTop w:val="0"/>
          <w:marBottom w:val="0"/>
          <w:divBdr>
            <w:top w:val="none" w:sz="0" w:space="0" w:color="auto"/>
            <w:left w:val="none" w:sz="0" w:space="0" w:color="auto"/>
            <w:bottom w:val="none" w:sz="0" w:space="0" w:color="auto"/>
            <w:right w:val="none" w:sz="0" w:space="0" w:color="auto"/>
          </w:divBdr>
        </w:div>
        <w:div w:id="1870875272">
          <w:marLeft w:val="640"/>
          <w:marRight w:val="0"/>
          <w:marTop w:val="0"/>
          <w:marBottom w:val="0"/>
          <w:divBdr>
            <w:top w:val="none" w:sz="0" w:space="0" w:color="auto"/>
            <w:left w:val="none" w:sz="0" w:space="0" w:color="auto"/>
            <w:bottom w:val="none" w:sz="0" w:space="0" w:color="auto"/>
            <w:right w:val="none" w:sz="0" w:space="0" w:color="auto"/>
          </w:divBdr>
        </w:div>
        <w:div w:id="1881093705">
          <w:marLeft w:val="640"/>
          <w:marRight w:val="0"/>
          <w:marTop w:val="0"/>
          <w:marBottom w:val="0"/>
          <w:divBdr>
            <w:top w:val="none" w:sz="0" w:space="0" w:color="auto"/>
            <w:left w:val="none" w:sz="0" w:space="0" w:color="auto"/>
            <w:bottom w:val="none" w:sz="0" w:space="0" w:color="auto"/>
            <w:right w:val="none" w:sz="0" w:space="0" w:color="auto"/>
          </w:divBdr>
        </w:div>
        <w:div w:id="1883905020">
          <w:marLeft w:val="640"/>
          <w:marRight w:val="0"/>
          <w:marTop w:val="0"/>
          <w:marBottom w:val="0"/>
          <w:divBdr>
            <w:top w:val="none" w:sz="0" w:space="0" w:color="auto"/>
            <w:left w:val="none" w:sz="0" w:space="0" w:color="auto"/>
            <w:bottom w:val="none" w:sz="0" w:space="0" w:color="auto"/>
            <w:right w:val="none" w:sz="0" w:space="0" w:color="auto"/>
          </w:divBdr>
        </w:div>
        <w:div w:id="1904172022">
          <w:marLeft w:val="640"/>
          <w:marRight w:val="0"/>
          <w:marTop w:val="0"/>
          <w:marBottom w:val="0"/>
          <w:divBdr>
            <w:top w:val="none" w:sz="0" w:space="0" w:color="auto"/>
            <w:left w:val="none" w:sz="0" w:space="0" w:color="auto"/>
            <w:bottom w:val="none" w:sz="0" w:space="0" w:color="auto"/>
            <w:right w:val="none" w:sz="0" w:space="0" w:color="auto"/>
          </w:divBdr>
        </w:div>
        <w:div w:id="1907060433">
          <w:marLeft w:val="640"/>
          <w:marRight w:val="0"/>
          <w:marTop w:val="0"/>
          <w:marBottom w:val="0"/>
          <w:divBdr>
            <w:top w:val="none" w:sz="0" w:space="0" w:color="auto"/>
            <w:left w:val="none" w:sz="0" w:space="0" w:color="auto"/>
            <w:bottom w:val="none" w:sz="0" w:space="0" w:color="auto"/>
            <w:right w:val="none" w:sz="0" w:space="0" w:color="auto"/>
          </w:divBdr>
        </w:div>
        <w:div w:id="1926261337">
          <w:marLeft w:val="640"/>
          <w:marRight w:val="0"/>
          <w:marTop w:val="0"/>
          <w:marBottom w:val="0"/>
          <w:divBdr>
            <w:top w:val="none" w:sz="0" w:space="0" w:color="auto"/>
            <w:left w:val="none" w:sz="0" w:space="0" w:color="auto"/>
            <w:bottom w:val="none" w:sz="0" w:space="0" w:color="auto"/>
            <w:right w:val="none" w:sz="0" w:space="0" w:color="auto"/>
          </w:divBdr>
        </w:div>
        <w:div w:id="1956329919">
          <w:marLeft w:val="640"/>
          <w:marRight w:val="0"/>
          <w:marTop w:val="0"/>
          <w:marBottom w:val="0"/>
          <w:divBdr>
            <w:top w:val="none" w:sz="0" w:space="0" w:color="auto"/>
            <w:left w:val="none" w:sz="0" w:space="0" w:color="auto"/>
            <w:bottom w:val="none" w:sz="0" w:space="0" w:color="auto"/>
            <w:right w:val="none" w:sz="0" w:space="0" w:color="auto"/>
          </w:divBdr>
        </w:div>
        <w:div w:id="1958875049">
          <w:marLeft w:val="640"/>
          <w:marRight w:val="0"/>
          <w:marTop w:val="0"/>
          <w:marBottom w:val="0"/>
          <w:divBdr>
            <w:top w:val="none" w:sz="0" w:space="0" w:color="auto"/>
            <w:left w:val="none" w:sz="0" w:space="0" w:color="auto"/>
            <w:bottom w:val="none" w:sz="0" w:space="0" w:color="auto"/>
            <w:right w:val="none" w:sz="0" w:space="0" w:color="auto"/>
          </w:divBdr>
        </w:div>
        <w:div w:id="1996377916">
          <w:marLeft w:val="640"/>
          <w:marRight w:val="0"/>
          <w:marTop w:val="0"/>
          <w:marBottom w:val="0"/>
          <w:divBdr>
            <w:top w:val="none" w:sz="0" w:space="0" w:color="auto"/>
            <w:left w:val="none" w:sz="0" w:space="0" w:color="auto"/>
            <w:bottom w:val="none" w:sz="0" w:space="0" w:color="auto"/>
            <w:right w:val="none" w:sz="0" w:space="0" w:color="auto"/>
          </w:divBdr>
        </w:div>
        <w:div w:id="2001227523">
          <w:marLeft w:val="640"/>
          <w:marRight w:val="0"/>
          <w:marTop w:val="0"/>
          <w:marBottom w:val="0"/>
          <w:divBdr>
            <w:top w:val="none" w:sz="0" w:space="0" w:color="auto"/>
            <w:left w:val="none" w:sz="0" w:space="0" w:color="auto"/>
            <w:bottom w:val="none" w:sz="0" w:space="0" w:color="auto"/>
            <w:right w:val="none" w:sz="0" w:space="0" w:color="auto"/>
          </w:divBdr>
        </w:div>
        <w:div w:id="2012877275">
          <w:marLeft w:val="640"/>
          <w:marRight w:val="0"/>
          <w:marTop w:val="0"/>
          <w:marBottom w:val="0"/>
          <w:divBdr>
            <w:top w:val="none" w:sz="0" w:space="0" w:color="auto"/>
            <w:left w:val="none" w:sz="0" w:space="0" w:color="auto"/>
            <w:bottom w:val="none" w:sz="0" w:space="0" w:color="auto"/>
            <w:right w:val="none" w:sz="0" w:space="0" w:color="auto"/>
          </w:divBdr>
        </w:div>
        <w:div w:id="2021077732">
          <w:marLeft w:val="640"/>
          <w:marRight w:val="0"/>
          <w:marTop w:val="0"/>
          <w:marBottom w:val="0"/>
          <w:divBdr>
            <w:top w:val="none" w:sz="0" w:space="0" w:color="auto"/>
            <w:left w:val="none" w:sz="0" w:space="0" w:color="auto"/>
            <w:bottom w:val="none" w:sz="0" w:space="0" w:color="auto"/>
            <w:right w:val="none" w:sz="0" w:space="0" w:color="auto"/>
          </w:divBdr>
        </w:div>
        <w:div w:id="2049184005">
          <w:marLeft w:val="640"/>
          <w:marRight w:val="0"/>
          <w:marTop w:val="0"/>
          <w:marBottom w:val="0"/>
          <w:divBdr>
            <w:top w:val="none" w:sz="0" w:space="0" w:color="auto"/>
            <w:left w:val="none" w:sz="0" w:space="0" w:color="auto"/>
            <w:bottom w:val="none" w:sz="0" w:space="0" w:color="auto"/>
            <w:right w:val="none" w:sz="0" w:space="0" w:color="auto"/>
          </w:divBdr>
        </w:div>
        <w:div w:id="2058627749">
          <w:marLeft w:val="640"/>
          <w:marRight w:val="0"/>
          <w:marTop w:val="0"/>
          <w:marBottom w:val="0"/>
          <w:divBdr>
            <w:top w:val="none" w:sz="0" w:space="0" w:color="auto"/>
            <w:left w:val="none" w:sz="0" w:space="0" w:color="auto"/>
            <w:bottom w:val="none" w:sz="0" w:space="0" w:color="auto"/>
            <w:right w:val="none" w:sz="0" w:space="0" w:color="auto"/>
          </w:divBdr>
        </w:div>
        <w:div w:id="2083526327">
          <w:marLeft w:val="640"/>
          <w:marRight w:val="0"/>
          <w:marTop w:val="0"/>
          <w:marBottom w:val="0"/>
          <w:divBdr>
            <w:top w:val="none" w:sz="0" w:space="0" w:color="auto"/>
            <w:left w:val="none" w:sz="0" w:space="0" w:color="auto"/>
            <w:bottom w:val="none" w:sz="0" w:space="0" w:color="auto"/>
            <w:right w:val="none" w:sz="0" w:space="0" w:color="auto"/>
          </w:divBdr>
        </w:div>
        <w:div w:id="2117286415">
          <w:marLeft w:val="640"/>
          <w:marRight w:val="0"/>
          <w:marTop w:val="0"/>
          <w:marBottom w:val="0"/>
          <w:divBdr>
            <w:top w:val="none" w:sz="0" w:space="0" w:color="auto"/>
            <w:left w:val="none" w:sz="0" w:space="0" w:color="auto"/>
            <w:bottom w:val="none" w:sz="0" w:space="0" w:color="auto"/>
            <w:right w:val="none" w:sz="0" w:space="0" w:color="auto"/>
          </w:divBdr>
        </w:div>
        <w:div w:id="2118939390">
          <w:marLeft w:val="640"/>
          <w:marRight w:val="0"/>
          <w:marTop w:val="0"/>
          <w:marBottom w:val="0"/>
          <w:divBdr>
            <w:top w:val="none" w:sz="0" w:space="0" w:color="auto"/>
            <w:left w:val="none" w:sz="0" w:space="0" w:color="auto"/>
            <w:bottom w:val="none" w:sz="0" w:space="0" w:color="auto"/>
            <w:right w:val="none" w:sz="0" w:space="0" w:color="auto"/>
          </w:divBdr>
        </w:div>
        <w:div w:id="2131900562">
          <w:marLeft w:val="640"/>
          <w:marRight w:val="0"/>
          <w:marTop w:val="0"/>
          <w:marBottom w:val="0"/>
          <w:divBdr>
            <w:top w:val="none" w:sz="0" w:space="0" w:color="auto"/>
            <w:left w:val="none" w:sz="0" w:space="0" w:color="auto"/>
            <w:bottom w:val="none" w:sz="0" w:space="0" w:color="auto"/>
            <w:right w:val="none" w:sz="0" w:space="0" w:color="auto"/>
          </w:divBdr>
        </w:div>
        <w:div w:id="2134249807">
          <w:marLeft w:val="640"/>
          <w:marRight w:val="0"/>
          <w:marTop w:val="0"/>
          <w:marBottom w:val="0"/>
          <w:divBdr>
            <w:top w:val="none" w:sz="0" w:space="0" w:color="auto"/>
            <w:left w:val="none" w:sz="0" w:space="0" w:color="auto"/>
            <w:bottom w:val="none" w:sz="0" w:space="0" w:color="auto"/>
            <w:right w:val="none" w:sz="0" w:space="0" w:color="auto"/>
          </w:divBdr>
        </w:div>
      </w:divsChild>
    </w:div>
    <w:div w:id="376857734">
      <w:bodyDiv w:val="1"/>
      <w:marLeft w:val="0"/>
      <w:marRight w:val="0"/>
      <w:marTop w:val="0"/>
      <w:marBottom w:val="0"/>
      <w:divBdr>
        <w:top w:val="none" w:sz="0" w:space="0" w:color="auto"/>
        <w:left w:val="none" w:sz="0" w:space="0" w:color="auto"/>
        <w:bottom w:val="none" w:sz="0" w:space="0" w:color="auto"/>
        <w:right w:val="none" w:sz="0" w:space="0" w:color="auto"/>
      </w:divBdr>
      <w:divsChild>
        <w:div w:id="2753359">
          <w:marLeft w:val="640"/>
          <w:marRight w:val="0"/>
          <w:marTop w:val="0"/>
          <w:marBottom w:val="0"/>
          <w:divBdr>
            <w:top w:val="none" w:sz="0" w:space="0" w:color="auto"/>
            <w:left w:val="none" w:sz="0" w:space="0" w:color="auto"/>
            <w:bottom w:val="none" w:sz="0" w:space="0" w:color="auto"/>
            <w:right w:val="none" w:sz="0" w:space="0" w:color="auto"/>
          </w:divBdr>
        </w:div>
        <w:div w:id="17243289">
          <w:marLeft w:val="640"/>
          <w:marRight w:val="0"/>
          <w:marTop w:val="0"/>
          <w:marBottom w:val="0"/>
          <w:divBdr>
            <w:top w:val="none" w:sz="0" w:space="0" w:color="auto"/>
            <w:left w:val="none" w:sz="0" w:space="0" w:color="auto"/>
            <w:bottom w:val="none" w:sz="0" w:space="0" w:color="auto"/>
            <w:right w:val="none" w:sz="0" w:space="0" w:color="auto"/>
          </w:divBdr>
        </w:div>
        <w:div w:id="27924454">
          <w:marLeft w:val="640"/>
          <w:marRight w:val="0"/>
          <w:marTop w:val="0"/>
          <w:marBottom w:val="0"/>
          <w:divBdr>
            <w:top w:val="none" w:sz="0" w:space="0" w:color="auto"/>
            <w:left w:val="none" w:sz="0" w:space="0" w:color="auto"/>
            <w:bottom w:val="none" w:sz="0" w:space="0" w:color="auto"/>
            <w:right w:val="none" w:sz="0" w:space="0" w:color="auto"/>
          </w:divBdr>
        </w:div>
        <w:div w:id="78447580">
          <w:marLeft w:val="640"/>
          <w:marRight w:val="0"/>
          <w:marTop w:val="0"/>
          <w:marBottom w:val="0"/>
          <w:divBdr>
            <w:top w:val="none" w:sz="0" w:space="0" w:color="auto"/>
            <w:left w:val="none" w:sz="0" w:space="0" w:color="auto"/>
            <w:bottom w:val="none" w:sz="0" w:space="0" w:color="auto"/>
            <w:right w:val="none" w:sz="0" w:space="0" w:color="auto"/>
          </w:divBdr>
        </w:div>
        <w:div w:id="86657095">
          <w:marLeft w:val="640"/>
          <w:marRight w:val="0"/>
          <w:marTop w:val="0"/>
          <w:marBottom w:val="0"/>
          <w:divBdr>
            <w:top w:val="none" w:sz="0" w:space="0" w:color="auto"/>
            <w:left w:val="none" w:sz="0" w:space="0" w:color="auto"/>
            <w:bottom w:val="none" w:sz="0" w:space="0" w:color="auto"/>
            <w:right w:val="none" w:sz="0" w:space="0" w:color="auto"/>
          </w:divBdr>
        </w:div>
        <w:div w:id="90129028">
          <w:marLeft w:val="640"/>
          <w:marRight w:val="0"/>
          <w:marTop w:val="0"/>
          <w:marBottom w:val="0"/>
          <w:divBdr>
            <w:top w:val="none" w:sz="0" w:space="0" w:color="auto"/>
            <w:left w:val="none" w:sz="0" w:space="0" w:color="auto"/>
            <w:bottom w:val="none" w:sz="0" w:space="0" w:color="auto"/>
            <w:right w:val="none" w:sz="0" w:space="0" w:color="auto"/>
          </w:divBdr>
        </w:div>
        <w:div w:id="107354271">
          <w:marLeft w:val="640"/>
          <w:marRight w:val="0"/>
          <w:marTop w:val="0"/>
          <w:marBottom w:val="0"/>
          <w:divBdr>
            <w:top w:val="none" w:sz="0" w:space="0" w:color="auto"/>
            <w:left w:val="none" w:sz="0" w:space="0" w:color="auto"/>
            <w:bottom w:val="none" w:sz="0" w:space="0" w:color="auto"/>
            <w:right w:val="none" w:sz="0" w:space="0" w:color="auto"/>
          </w:divBdr>
        </w:div>
        <w:div w:id="129592958">
          <w:marLeft w:val="640"/>
          <w:marRight w:val="0"/>
          <w:marTop w:val="0"/>
          <w:marBottom w:val="0"/>
          <w:divBdr>
            <w:top w:val="none" w:sz="0" w:space="0" w:color="auto"/>
            <w:left w:val="none" w:sz="0" w:space="0" w:color="auto"/>
            <w:bottom w:val="none" w:sz="0" w:space="0" w:color="auto"/>
            <w:right w:val="none" w:sz="0" w:space="0" w:color="auto"/>
          </w:divBdr>
        </w:div>
        <w:div w:id="176887374">
          <w:marLeft w:val="640"/>
          <w:marRight w:val="0"/>
          <w:marTop w:val="0"/>
          <w:marBottom w:val="0"/>
          <w:divBdr>
            <w:top w:val="none" w:sz="0" w:space="0" w:color="auto"/>
            <w:left w:val="none" w:sz="0" w:space="0" w:color="auto"/>
            <w:bottom w:val="none" w:sz="0" w:space="0" w:color="auto"/>
            <w:right w:val="none" w:sz="0" w:space="0" w:color="auto"/>
          </w:divBdr>
        </w:div>
        <w:div w:id="182746131">
          <w:marLeft w:val="640"/>
          <w:marRight w:val="0"/>
          <w:marTop w:val="0"/>
          <w:marBottom w:val="0"/>
          <w:divBdr>
            <w:top w:val="none" w:sz="0" w:space="0" w:color="auto"/>
            <w:left w:val="none" w:sz="0" w:space="0" w:color="auto"/>
            <w:bottom w:val="none" w:sz="0" w:space="0" w:color="auto"/>
            <w:right w:val="none" w:sz="0" w:space="0" w:color="auto"/>
          </w:divBdr>
        </w:div>
        <w:div w:id="183712799">
          <w:marLeft w:val="640"/>
          <w:marRight w:val="0"/>
          <w:marTop w:val="0"/>
          <w:marBottom w:val="0"/>
          <w:divBdr>
            <w:top w:val="none" w:sz="0" w:space="0" w:color="auto"/>
            <w:left w:val="none" w:sz="0" w:space="0" w:color="auto"/>
            <w:bottom w:val="none" w:sz="0" w:space="0" w:color="auto"/>
            <w:right w:val="none" w:sz="0" w:space="0" w:color="auto"/>
          </w:divBdr>
        </w:div>
        <w:div w:id="201595445">
          <w:marLeft w:val="640"/>
          <w:marRight w:val="0"/>
          <w:marTop w:val="0"/>
          <w:marBottom w:val="0"/>
          <w:divBdr>
            <w:top w:val="none" w:sz="0" w:space="0" w:color="auto"/>
            <w:left w:val="none" w:sz="0" w:space="0" w:color="auto"/>
            <w:bottom w:val="none" w:sz="0" w:space="0" w:color="auto"/>
            <w:right w:val="none" w:sz="0" w:space="0" w:color="auto"/>
          </w:divBdr>
        </w:div>
        <w:div w:id="236286633">
          <w:marLeft w:val="640"/>
          <w:marRight w:val="0"/>
          <w:marTop w:val="0"/>
          <w:marBottom w:val="0"/>
          <w:divBdr>
            <w:top w:val="none" w:sz="0" w:space="0" w:color="auto"/>
            <w:left w:val="none" w:sz="0" w:space="0" w:color="auto"/>
            <w:bottom w:val="none" w:sz="0" w:space="0" w:color="auto"/>
            <w:right w:val="none" w:sz="0" w:space="0" w:color="auto"/>
          </w:divBdr>
        </w:div>
        <w:div w:id="237179711">
          <w:marLeft w:val="640"/>
          <w:marRight w:val="0"/>
          <w:marTop w:val="0"/>
          <w:marBottom w:val="0"/>
          <w:divBdr>
            <w:top w:val="none" w:sz="0" w:space="0" w:color="auto"/>
            <w:left w:val="none" w:sz="0" w:space="0" w:color="auto"/>
            <w:bottom w:val="none" w:sz="0" w:space="0" w:color="auto"/>
            <w:right w:val="none" w:sz="0" w:space="0" w:color="auto"/>
          </w:divBdr>
        </w:div>
        <w:div w:id="251478991">
          <w:marLeft w:val="640"/>
          <w:marRight w:val="0"/>
          <w:marTop w:val="0"/>
          <w:marBottom w:val="0"/>
          <w:divBdr>
            <w:top w:val="none" w:sz="0" w:space="0" w:color="auto"/>
            <w:left w:val="none" w:sz="0" w:space="0" w:color="auto"/>
            <w:bottom w:val="none" w:sz="0" w:space="0" w:color="auto"/>
            <w:right w:val="none" w:sz="0" w:space="0" w:color="auto"/>
          </w:divBdr>
        </w:div>
        <w:div w:id="281308447">
          <w:marLeft w:val="640"/>
          <w:marRight w:val="0"/>
          <w:marTop w:val="0"/>
          <w:marBottom w:val="0"/>
          <w:divBdr>
            <w:top w:val="none" w:sz="0" w:space="0" w:color="auto"/>
            <w:left w:val="none" w:sz="0" w:space="0" w:color="auto"/>
            <w:bottom w:val="none" w:sz="0" w:space="0" w:color="auto"/>
            <w:right w:val="none" w:sz="0" w:space="0" w:color="auto"/>
          </w:divBdr>
        </w:div>
        <w:div w:id="344018775">
          <w:marLeft w:val="640"/>
          <w:marRight w:val="0"/>
          <w:marTop w:val="0"/>
          <w:marBottom w:val="0"/>
          <w:divBdr>
            <w:top w:val="none" w:sz="0" w:space="0" w:color="auto"/>
            <w:left w:val="none" w:sz="0" w:space="0" w:color="auto"/>
            <w:bottom w:val="none" w:sz="0" w:space="0" w:color="auto"/>
            <w:right w:val="none" w:sz="0" w:space="0" w:color="auto"/>
          </w:divBdr>
        </w:div>
        <w:div w:id="347102482">
          <w:marLeft w:val="640"/>
          <w:marRight w:val="0"/>
          <w:marTop w:val="0"/>
          <w:marBottom w:val="0"/>
          <w:divBdr>
            <w:top w:val="none" w:sz="0" w:space="0" w:color="auto"/>
            <w:left w:val="none" w:sz="0" w:space="0" w:color="auto"/>
            <w:bottom w:val="none" w:sz="0" w:space="0" w:color="auto"/>
            <w:right w:val="none" w:sz="0" w:space="0" w:color="auto"/>
          </w:divBdr>
        </w:div>
        <w:div w:id="348026820">
          <w:marLeft w:val="640"/>
          <w:marRight w:val="0"/>
          <w:marTop w:val="0"/>
          <w:marBottom w:val="0"/>
          <w:divBdr>
            <w:top w:val="none" w:sz="0" w:space="0" w:color="auto"/>
            <w:left w:val="none" w:sz="0" w:space="0" w:color="auto"/>
            <w:bottom w:val="none" w:sz="0" w:space="0" w:color="auto"/>
            <w:right w:val="none" w:sz="0" w:space="0" w:color="auto"/>
          </w:divBdr>
        </w:div>
        <w:div w:id="349571106">
          <w:marLeft w:val="640"/>
          <w:marRight w:val="0"/>
          <w:marTop w:val="0"/>
          <w:marBottom w:val="0"/>
          <w:divBdr>
            <w:top w:val="none" w:sz="0" w:space="0" w:color="auto"/>
            <w:left w:val="none" w:sz="0" w:space="0" w:color="auto"/>
            <w:bottom w:val="none" w:sz="0" w:space="0" w:color="auto"/>
            <w:right w:val="none" w:sz="0" w:space="0" w:color="auto"/>
          </w:divBdr>
        </w:div>
        <w:div w:id="388459473">
          <w:marLeft w:val="640"/>
          <w:marRight w:val="0"/>
          <w:marTop w:val="0"/>
          <w:marBottom w:val="0"/>
          <w:divBdr>
            <w:top w:val="none" w:sz="0" w:space="0" w:color="auto"/>
            <w:left w:val="none" w:sz="0" w:space="0" w:color="auto"/>
            <w:bottom w:val="none" w:sz="0" w:space="0" w:color="auto"/>
            <w:right w:val="none" w:sz="0" w:space="0" w:color="auto"/>
          </w:divBdr>
        </w:div>
        <w:div w:id="419331130">
          <w:marLeft w:val="640"/>
          <w:marRight w:val="0"/>
          <w:marTop w:val="0"/>
          <w:marBottom w:val="0"/>
          <w:divBdr>
            <w:top w:val="none" w:sz="0" w:space="0" w:color="auto"/>
            <w:left w:val="none" w:sz="0" w:space="0" w:color="auto"/>
            <w:bottom w:val="none" w:sz="0" w:space="0" w:color="auto"/>
            <w:right w:val="none" w:sz="0" w:space="0" w:color="auto"/>
          </w:divBdr>
        </w:div>
        <w:div w:id="456460505">
          <w:marLeft w:val="640"/>
          <w:marRight w:val="0"/>
          <w:marTop w:val="0"/>
          <w:marBottom w:val="0"/>
          <w:divBdr>
            <w:top w:val="none" w:sz="0" w:space="0" w:color="auto"/>
            <w:left w:val="none" w:sz="0" w:space="0" w:color="auto"/>
            <w:bottom w:val="none" w:sz="0" w:space="0" w:color="auto"/>
            <w:right w:val="none" w:sz="0" w:space="0" w:color="auto"/>
          </w:divBdr>
        </w:div>
        <w:div w:id="469590089">
          <w:marLeft w:val="640"/>
          <w:marRight w:val="0"/>
          <w:marTop w:val="0"/>
          <w:marBottom w:val="0"/>
          <w:divBdr>
            <w:top w:val="none" w:sz="0" w:space="0" w:color="auto"/>
            <w:left w:val="none" w:sz="0" w:space="0" w:color="auto"/>
            <w:bottom w:val="none" w:sz="0" w:space="0" w:color="auto"/>
            <w:right w:val="none" w:sz="0" w:space="0" w:color="auto"/>
          </w:divBdr>
        </w:div>
        <w:div w:id="504828121">
          <w:marLeft w:val="640"/>
          <w:marRight w:val="0"/>
          <w:marTop w:val="0"/>
          <w:marBottom w:val="0"/>
          <w:divBdr>
            <w:top w:val="none" w:sz="0" w:space="0" w:color="auto"/>
            <w:left w:val="none" w:sz="0" w:space="0" w:color="auto"/>
            <w:bottom w:val="none" w:sz="0" w:space="0" w:color="auto"/>
            <w:right w:val="none" w:sz="0" w:space="0" w:color="auto"/>
          </w:divBdr>
        </w:div>
        <w:div w:id="532157614">
          <w:marLeft w:val="640"/>
          <w:marRight w:val="0"/>
          <w:marTop w:val="0"/>
          <w:marBottom w:val="0"/>
          <w:divBdr>
            <w:top w:val="none" w:sz="0" w:space="0" w:color="auto"/>
            <w:left w:val="none" w:sz="0" w:space="0" w:color="auto"/>
            <w:bottom w:val="none" w:sz="0" w:space="0" w:color="auto"/>
            <w:right w:val="none" w:sz="0" w:space="0" w:color="auto"/>
          </w:divBdr>
        </w:div>
        <w:div w:id="541556316">
          <w:marLeft w:val="640"/>
          <w:marRight w:val="0"/>
          <w:marTop w:val="0"/>
          <w:marBottom w:val="0"/>
          <w:divBdr>
            <w:top w:val="none" w:sz="0" w:space="0" w:color="auto"/>
            <w:left w:val="none" w:sz="0" w:space="0" w:color="auto"/>
            <w:bottom w:val="none" w:sz="0" w:space="0" w:color="auto"/>
            <w:right w:val="none" w:sz="0" w:space="0" w:color="auto"/>
          </w:divBdr>
        </w:div>
        <w:div w:id="695472016">
          <w:marLeft w:val="640"/>
          <w:marRight w:val="0"/>
          <w:marTop w:val="0"/>
          <w:marBottom w:val="0"/>
          <w:divBdr>
            <w:top w:val="none" w:sz="0" w:space="0" w:color="auto"/>
            <w:left w:val="none" w:sz="0" w:space="0" w:color="auto"/>
            <w:bottom w:val="none" w:sz="0" w:space="0" w:color="auto"/>
            <w:right w:val="none" w:sz="0" w:space="0" w:color="auto"/>
          </w:divBdr>
        </w:div>
        <w:div w:id="757364672">
          <w:marLeft w:val="640"/>
          <w:marRight w:val="0"/>
          <w:marTop w:val="0"/>
          <w:marBottom w:val="0"/>
          <w:divBdr>
            <w:top w:val="none" w:sz="0" w:space="0" w:color="auto"/>
            <w:left w:val="none" w:sz="0" w:space="0" w:color="auto"/>
            <w:bottom w:val="none" w:sz="0" w:space="0" w:color="auto"/>
            <w:right w:val="none" w:sz="0" w:space="0" w:color="auto"/>
          </w:divBdr>
        </w:div>
        <w:div w:id="759982655">
          <w:marLeft w:val="640"/>
          <w:marRight w:val="0"/>
          <w:marTop w:val="0"/>
          <w:marBottom w:val="0"/>
          <w:divBdr>
            <w:top w:val="none" w:sz="0" w:space="0" w:color="auto"/>
            <w:left w:val="none" w:sz="0" w:space="0" w:color="auto"/>
            <w:bottom w:val="none" w:sz="0" w:space="0" w:color="auto"/>
            <w:right w:val="none" w:sz="0" w:space="0" w:color="auto"/>
          </w:divBdr>
        </w:div>
        <w:div w:id="779298377">
          <w:marLeft w:val="640"/>
          <w:marRight w:val="0"/>
          <w:marTop w:val="0"/>
          <w:marBottom w:val="0"/>
          <w:divBdr>
            <w:top w:val="none" w:sz="0" w:space="0" w:color="auto"/>
            <w:left w:val="none" w:sz="0" w:space="0" w:color="auto"/>
            <w:bottom w:val="none" w:sz="0" w:space="0" w:color="auto"/>
            <w:right w:val="none" w:sz="0" w:space="0" w:color="auto"/>
          </w:divBdr>
        </w:div>
        <w:div w:id="855196011">
          <w:marLeft w:val="640"/>
          <w:marRight w:val="0"/>
          <w:marTop w:val="0"/>
          <w:marBottom w:val="0"/>
          <w:divBdr>
            <w:top w:val="none" w:sz="0" w:space="0" w:color="auto"/>
            <w:left w:val="none" w:sz="0" w:space="0" w:color="auto"/>
            <w:bottom w:val="none" w:sz="0" w:space="0" w:color="auto"/>
            <w:right w:val="none" w:sz="0" w:space="0" w:color="auto"/>
          </w:divBdr>
        </w:div>
        <w:div w:id="866522907">
          <w:marLeft w:val="640"/>
          <w:marRight w:val="0"/>
          <w:marTop w:val="0"/>
          <w:marBottom w:val="0"/>
          <w:divBdr>
            <w:top w:val="none" w:sz="0" w:space="0" w:color="auto"/>
            <w:left w:val="none" w:sz="0" w:space="0" w:color="auto"/>
            <w:bottom w:val="none" w:sz="0" w:space="0" w:color="auto"/>
            <w:right w:val="none" w:sz="0" w:space="0" w:color="auto"/>
          </w:divBdr>
        </w:div>
        <w:div w:id="869412679">
          <w:marLeft w:val="640"/>
          <w:marRight w:val="0"/>
          <w:marTop w:val="0"/>
          <w:marBottom w:val="0"/>
          <w:divBdr>
            <w:top w:val="none" w:sz="0" w:space="0" w:color="auto"/>
            <w:left w:val="none" w:sz="0" w:space="0" w:color="auto"/>
            <w:bottom w:val="none" w:sz="0" w:space="0" w:color="auto"/>
            <w:right w:val="none" w:sz="0" w:space="0" w:color="auto"/>
          </w:divBdr>
        </w:div>
        <w:div w:id="913507678">
          <w:marLeft w:val="640"/>
          <w:marRight w:val="0"/>
          <w:marTop w:val="0"/>
          <w:marBottom w:val="0"/>
          <w:divBdr>
            <w:top w:val="none" w:sz="0" w:space="0" w:color="auto"/>
            <w:left w:val="none" w:sz="0" w:space="0" w:color="auto"/>
            <w:bottom w:val="none" w:sz="0" w:space="0" w:color="auto"/>
            <w:right w:val="none" w:sz="0" w:space="0" w:color="auto"/>
          </w:divBdr>
        </w:div>
        <w:div w:id="921181258">
          <w:marLeft w:val="640"/>
          <w:marRight w:val="0"/>
          <w:marTop w:val="0"/>
          <w:marBottom w:val="0"/>
          <w:divBdr>
            <w:top w:val="none" w:sz="0" w:space="0" w:color="auto"/>
            <w:left w:val="none" w:sz="0" w:space="0" w:color="auto"/>
            <w:bottom w:val="none" w:sz="0" w:space="0" w:color="auto"/>
            <w:right w:val="none" w:sz="0" w:space="0" w:color="auto"/>
          </w:divBdr>
        </w:div>
        <w:div w:id="946959388">
          <w:marLeft w:val="640"/>
          <w:marRight w:val="0"/>
          <w:marTop w:val="0"/>
          <w:marBottom w:val="0"/>
          <w:divBdr>
            <w:top w:val="none" w:sz="0" w:space="0" w:color="auto"/>
            <w:left w:val="none" w:sz="0" w:space="0" w:color="auto"/>
            <w:bottom w:val="none" w:sz="0" w:space="0" w:color="auto"/>
            <w:right w:val="none" w:sz="0" w:space="0" w:color="auto"/>
          </w:divBdr>
        </w:div>
        <w:div w:id="960109654">
          <w:marLeft w:val="640"/>
          <w:marRight w:val="0"/>
          <w:marTop w:val="0"/>
          <w:marBottom w:val="0"/>
          <w:divBdr>
            <w:top w:val="none" w:sz="0" w:space="0" w:color="auto"/>
            <w:left w:val="none" w:sz="0" w:space="0" w:color="auto"/>
            <w:bottom w:val="none" w:sz="0" w:space="0" w:color="auto"/>
            <w:right w:val="none" w:sz="0" w:space="0" w:color="auto"/>
          </w:divBdr>
        </w:div>
        <w:div w:id="970358373">
          <w:marLeft w:val="640"/>
          <w:marRight w:val="0"/>
          <w:marTop w:val="0"/>
          <w:marBottom w:val="0"/>
          <w:divBdr>
            <w:top w:val="none" w:sz="0" w:space="0" w:color="auto"/>
            <w:left w:val="none" w:sz="0" w:space="0" w:color="auto"/>
            <w:bottom w:val="none" w:sz="0" w:space="0" w:color="auto"/>
            <w:right w:val="none" w:sz="0" w:space="0" w:color="auto"/>
          </w:divBdr>
        </w:div>
        <w:div w:id="972255221">
          <w:marLeft w:val="640"/>
          <w:marRight w:val="0"/>
          <w:marTop w:val="0"/>
          <w:marBottom w:val="0"/>
          <w:divBdr>
            <w:top w:val="none" w:sz="0" w:space="0" w:color="auto"/>
            <w:left w:val="none" w:sz="0" w:space="0" w:color="auto"/>
            <w:bottom w:val="none" w:sz="0" w:space="0" w:color="auto"/>
            <w:right w:val="none" w:sz="0" w:space="0" w:color="auto"/>
          </w:divBdr>
        </w:div>
        <w:div w:id="972489436">
          <w:marLeft w:val="640"/>
          <w:marRight w:val="0"/>
          <w:marTop w:val="0"/>
          <w:marBottom w:val="0"/>
          <w:divBdr>
            <w:top w:val="none" w:sz="0" w:space="0" w:color="auto"/>
            <w:left w:val="none" w:sz="0" w:space="0" w:color="auto"/>
            <w:bottom w:val="none" w:sz="0" w:space="0" w:color="auto"/>
            <w:right w:val="none" w:sz="0" w:space="0" w:color="auto"/>
          </w:divBdr>
        </w:div>
        <w:div w:id="973829951">
          <w:marLeft w:val="640"/>
          <w:marRight w:val="0"/>
          <w:marTop w:val="0"/>
          <w:marBottom w:val="0"/>
          <w:divBdr>
            <w:top w:val="none" w:sz="0" w:space="0" w:color="auto"/>
            <w:left w:val="none" w:sz="0" w:space="0" w:color="auto"/>
            <w:bottom w:val="none" w:sz="0" w:space="0" w:color="auto"/>
            <w:right w:val="none" w:sz="0" w:space="0" w:color="auto"/>
          </w:divBdr>
        </w:div>
        <w:div w:id="1110201257">
          <w:marLeft w:val="640"/>
          <w:marRight w:val="0"/>
          <w:marTop w:val="0"/>
          <w:marBottom w:val="0"/>
          <w:divBdr>
            <w:top w:val="none" w:sz="0" w:space="0" w:color="auto"/>
            <w:left w:val="none" w:sz="0" w:space="0" w:color="auto"/>
            <w:bottom w:val="none" w:sz="0" w:space="0" w:color="auto"/>
            <w:right w:val="none" w:sz="0" w:space="0" w:color="auto"/>
          </w:divBdr>
        </w:div>
        <w:div w:id="1134561544">
          <w:marLeft w:val="640"/>
          <w:marRight w:val="0"/>
          <w:marTop w:val="0"/>
          <w:marBottom w:val="0"/>
          <w:divBdr>
            <w:top w:val="none" w:sz="0" w:space="0" w:color="auto"/>
            <w:left w:val="none" w:sz="0" w:space="0" w:color="auto"/>
            <w:bottom w:val="none" w:sz="0" w:space="0" w:color="auto"/>
            <w:right w:val="none" w:sz="0" w:space="0" w:color="auto"/>
          </w:divBdr>
        </w:div>
        <w:div w:id="1155872558">
          <w:marLeft w:val="640"/>
          <w:marRight w:val="0"/>
          <w:marTop w:val="0"/>
          <w:marBottom w:val="0"/>
          <w:divBdr>
            <w:top w:val="none" w:sz="0" w:space="0" w:color="auto"/>
            <w:left w:val="none" w:sz="0" w:space="0" w:color="auto"/>
            <w:bottom w:val="none" w:sz="0" w:space="0" w:color="auto"/>
            <w:right w:val="none" w:sz="0" w:space="0" w:color="auto"/>
          </w:divBdr>
        </w:div>
        <w:div w:id="1217745600">
          <w:marLeft w:val="640"/>
          <w:marRight w:val="0"/>
          <w:marTop w:val="0"/>
          <w:marBottom w:val="0"/>
          <w:divBdr>
            <w:top w:val="none" w:sz="0" w:space="0" w:color="auto"/>
            <w:left w:val="none" w:sz="0" w:space="0" w:color="auto"/>
            <w:bottom w:val="none" w:sz="0" w:space="0" w:color="auto"/>
            <w:right w:val="none" w:sz="0" w:space="0" w:color="auto"/>
          </w:divBdr>
        </w:div>
        <w:div w:id="1270162708">
          <w:marLeft w:val="640"/>
          <w:marRight w:val="0"/>
          <w:marTop w:val="0"/>
          <w:marBottom w:val="0"/>
          <w:divBdr>
            <w:top w:val="none" w:sz="0" w:space="0" w:color="auto"/>
            <w:left w:val="none" w:sz="0" w:space="0" w:color="auto"/>
            <w:bottom w:val="none" w:sz="0" w:space="0" w:color="auto"/>
            <w:right w:val="none" w:sz="0" w:space="0" w:color="auto"/>
          </w:divBdr>
        </w:div>
        <w:div w:id="1309048509">
          <w:marLeft w:val="640"/>
          <w:marRight w:val="0"/>
          <w:marTop w:val="0"/>
          <w:marBottom w:val="0"/>
          <w:divBdr>
            <w:top w:val="none" w:sz="0" w:space="0" w:color="auto"/>
            <w:left w:val="none" w:sz="0" w:space="0" w:color="auto"/>
            <w:bottom w:val="none" w:sz="0" w:space="0" w:color="auto"/>
            <w:right w:val="none" w:sz="0" w:space="0" w:color="auto"/>
          </w:divBdr>
        </w:div>
        <w:div w:id="1337994494">
          <w:marLeft w:val="640"/>
          <w:marRight w:val="0"/>
          <w:marTop w:val="0"/>
          <w:marBottom w:val="0"/>
          <w:divBdr>
            <w:top w:val="none" w:sz="0" w:space="0" w:color="auto"/>
            <w:left w:val="none" w:sz="0" w:space="0" w:color="auto"/>
            <w:bottom w:val="none" w:sz="0" w:space="0" w:color="auto"/>
            <w:right w:val="none" w:sz="0" w:space="0" w:color="auto"/>
          </w:divBdr>
        </w:div>
        <w:div w:id="1353187639">
          <w:marLeft w:val="640"/>
          <w:marRight w:val="0"/>
          <w:marTop w:val="0"/>
          <w:marBottom w:val="0"/>
          <w:divBdr>
            <w:top w:val="none" w:sz="0" w:space="0" w:color="auto"/>
            <w:left w:val="none" w:sz="0" w:space="0" w:color="auto"/>
            <w:bottom w:val="none" w:sz="0" w:space="0" w:color="auto"/>
            <w:right w:val="none" w:sz="0" w:space="0" w:color="auto"/>
          </w:divBdr>
        </w:div>
        <w:div w:id="1380743877">
          <w:marLeft w:val="640"/>
          <w:marRight w:val="0"/>
          <w:marTop w:val="0"/>
          <w:marBottom w:val="0"/>
          <w:divBdr>
            <w:top w:val="none" w:sz="0" w:space="0" w:color="auto"/>
            <w:left w:val="none" w:sz="0" w:space="0" w:color="auto"/>
            <w:bottom w:val="none" w:sz="0" w:space="0" w:color="auto"/>
            <w:right w:val="none" w:sz="0" w:space="0" w:color="auto"/>
          </w:divBdr>
        </w:div>
        <w:div w:id="1406953795">
          <w:marLeft w:val="640"/>
          <w:marRight w:val="0"/>
          <w:marTop w:val="0"/>
          <w:marBottom w:val="0"/>
          <w:divBdr>
            <w:top w:val="none" w:sz="0" w:space="0" w:color="auto"/>
            <w:left w:val="none" w:sz="0" w:space="0" w:color="auto"/>
            <w:bottom w:val="none" w:sz="0" w:space="0" w:color="auto"/>
            <w:right w:val="none" w:sz="0" w:space="0" w:color="auto"/>
          </w:divBdr>
        </w:div>
        <w:div w:id="1445419575">
          <w:marLeft w:val="640"/>
          <w:marRight w:val="0"/>
          <w:marTop w:val="0"/>
          <w:marBottom w:val="0"/>
          <w:divBdr>
            <w:top w:val="none" w:sz="0" w:space="0" w:color="auto"/>
            <w:left w:val="none" w:sz="0" w:space="0" w:color="auto"/>
            <w:bottom w:val="none" w:sz="0" w:space="0" w:color="auto"/>
            <w:right w:val="none" w:sz="0" w:space="0" w:color="auto"/>
          </w:divBdr>
        </w:div>
        <w:div w:id="1447121661">
          <w:marLeft w:val="640"/>
          <w:marRight w:val="0"/>
          <w:marTop w:val="0"/>
          <w:marBottom w:val="0"/>
          <w:divBdr>
            <w:top w:val="none" w:sz="0" w:space="0" w:color="auto"/>
            <w:left w:val="none" w:sz="0" w:space="0" w:color="auto"/>
            <w:bottom w:val="none" w:sz="0" w:space="0" w:color="auto"/>
            <w:right w:val="none" w:sz="0" w:space="0" w:color="auto"/>
          </w:divBdr>
        </w:div>
        <w:div w:id="1533226292">
          <w:marLeft w:val="640"/>
          <w:marRight w:val="0"/>
          <w:marTop w:val="0"/>
          <w:marBottom w:val="0"/>
          <w:divBdr>
            <w:top w:val="none" w:sz="0" w:space="0" w:color="auto"/>
            <w:left w:val="none" w:sz="0" w:space="0" w:color="auto"/>
            <w:bottom w:val="none" w:sz="0" w:space="0" w:color="auto"/>
            <w:right w:val="none" w:sz="0" w:space="0" w:color="auto"/>
          </w:divBdr>
        </w:div>
        <w:div w:id="1581599416">
          <w:marLeft w:val="640"/>
          <w:marRight w:val="0"/>
          <w:marTop w:val="0"/>
          <w:marBottom w:val="0"/>
          <w:divBdr>
            <w:top w:val="none" w:sz="0" w:space="0" w:color="auto"/>
            <w:left w:val="none" w:sz="0" w:space="0" w:color="auto"/>
            <w:bottom w:val="none" w:sz="0" w:space="0" w:color="auto"/>
            <w:right w:val="none" w:sz="0" w:space="0" w:color="auto"/>
          </w:divBdr>
        </w:div>
        <w:div w:id="1591423761">
          <w:marLeft w:val="640"/>
          <w:marRight w:val="0"/>
          <w:marTop w:val="0"/>
          <w:marBottom w:val="0"/>
          <w:divBdr>
            <w:top w:val="none" w:sz="0" w:space="0" w:color="auto"/>
            <w:left w:val="none" w:sz="0" w:space="0" w:color="auto"/>
            <w:bottom w:val="none" w:sz="0" w:space="0" w:color="auto"/>
            <w:right w:val="none" w:sz="0" w:space="0" w:color="auto"/>
          </w:divBdr>
        </w:div>
        <w:div w:id="1612281601">
          <w:marLeft w:val="640"/>
          <w:marRight w:val="0"/>
          <w:marTop w:val="0"/>
          <w:marBottom w:val="0"/>
          <w:divBdr>
            <w:top w:val="none" w:sz="0" w:space="0" w:color="auto"/>
            <w:left w:val="none" w:sz="0" w:space="0" w:color="auto"/>
            <w:bottom w:val="none" w:sz="0" w:space="0" w:color="auto"/>
            <w:right w:val="none" w:sz="0" w:space="0" w:color="auto"/>
          </w:divBdr>
        </w:div>
        <w:div w:id="1632514497">
          <w:marLeft w:val="640"/>
          <w:marRight w:val="0"/>
          <w:marTop w:val="0"/>
          <w:marBottom w:val="0"/>
          <w:divBdr>
            <w:top w:val="none" w:sz="0" w:space="0" w:color="auto"/>
            <w:left w:val="none" w:sz="0" w:space="0" w:color="auto"/>
            <w:bottom w:val="none" w:sz="0" w:space="0" w:color="auto"/>
            <w:right w:val="none" w:sz="0" w:space="0" w:color="auto"/>
          </w:divBdr>
        </w:div>
        <w:div w:id="1668940815">
          <w:marLeft w:val="640"/>
          <w:marRight w:val="0"/>
          <w:marTop w:val="0"/>
          <w:marBottom w:val="0"/>
          <w:divBdr>
            <w:top w:val="none" w:sz="0" w:space="0" w:color="auto"/>
            <w:left w:val="none" w:sz="0" w:space="0" w:color="auto"/>
            <w:bottom w:val="none" w:sz="0" w:space="0" w:color="auto"/>
            <w:right w:val="none" w:sz="0" w:space="0" w:color="auto"/>
          </w:divBdr>
        </w:div>
        <w:div w:id="1680503920">
          <w:marLeft w:val="640"/>
          <w:marRight w:val="0"/>
          <w:marTop w:val="0"/>
          <w:marBottom w:val="0"/>
          <w:divBdr>
            <w:top w:val="none" w:sz="0" w:space="0" w:color="auto"/>
            <w:left w:val="none" w:sz="0" w:space="0" w:color="auto"/>
            <w:bottom w:val="none" w:sz="0" w:space="0" w:color="auto"/>
            <w:right w:val="none" w:sz="0" w:space="0" w:color="auto"/>
          </w:divBdr>
        </w:div>
        <w:div w:id="1704817808">
          <w:marLeft w:val="640"/>
          <w:marRight w:val="0"/>
          <w:marTop w:val="0"/>
          <w:marBottom w:val="0"/>
          <w:divBdr>
            <w:top w:val="none" w:sz="0" w:space="0" w:color="auto"/>
            <w:left w:val="none" w:sz="0" w:space="0" w:color="auto"/>
            <w:bottom w:val="none" w:sz="0" w:space="0" w:color="auto"/>
            <w:right w:val="none" w:sz="0" w:space="0" w:color="auto"/>
          </w:divBdr>
        </w:div>
        <w:div w:id="1737588211">
          <w:marLeft w:val="640"/>
          <w:marRight w:val="0"/>
          <w:marTop w:val="0"/>
          <w:marBottom w:val="0"/>
          <w:divBdr>
            <w:top w:val="none" w:sz="0" w:space="0" w:color="auto"/>
            <w:left w:val="none" w:sz="0" w:space="0" w:color="auto"/>
            <w:bottom w:val="none" w:sz="0" w:space="0" w:color="auto"/>
            <w:right w:val="none" w:sz="0" w:space="0" w:color="auto"/>
          </w:divBdr>
        </w:div>
        <w:div w:id="1758745974">
          <w:marLeft w:val="640"/>
          <w:marRight w:val="0"/>
          <w:marTop w:val="0"/>
          <w:marBottom w:val="0"/>
          <w:divBdr>
            <w:top w:val="none" w:sz="0" w:space="0" w:color="auto"/>
            <w:left w:val="none" w:sz="0" w:space="0" w:color="auto"/>
            <w:bottom w:val="none" w:sz="0" w:space="0" w:color="auto"/>
            <w:right w:val="none" w:sz="0" w:space="0" w:color="auto"/>
          </w:divBdr>
        </w:div>
        <w:div w:id="1812474863">
          <w:marLeft w:val="640"/>
          <w:marRight w:val="0"/>
          <w:marTop w:val="0"/>
          <w:marBottom w:val="0"/>
          <w:divBdr>
            <w:top w:val="none" w:sz="0" w:space="0" w:color="auto"/>
            <w:left w:val="none" w:sz="0" w:space="0" w:color="auto"/>
            <w:bottom w:val="none" w:sz="0" w:space="0" w:color="auto"/>
            <w:right w:val="none" w:sz="0" w:space="0" w:color="auto"/>
          </w:divBdr>
        </w:div>
        <w:div w:id="1819152386">
          <w:marLeft w:val="640"/>
          <w:marRight w:val="0"/>
          <w:marTop w:val="0"/>
          <w:marBottom w:val="0"/>
          <w:divBdr>
            <w:top w:val="none" w:sz="0" w:space="0" w:color="auto"/>
            <w:left w:val="none" w:sz="0" w:space="0" w:color="auto"/>
            <w:bottom w:val="none" w:sz="0" w:space="0" w:color="auto"/>
            <w:right w:val="none" w:sz="0" w:space="0" w:color="auto"/>
          </w:divBdr>
        </w:div>
        <w:div w:id="1825318746">
          <w:marLeft w:val="640"/>
          <w:marRight w:val="0"/>
          <w:marTop w:val="0"/>
          <w:marBottom w:val="0"/>
          <w:divBdr>
            <w:top w:val="none" w:sz="0" w:space="0" w:color="auto"/>
            <w:left w:val="none" w:sz="0" w:space="0" w:color="auto"/>
            <w:bottom w:val="none" w:sz="0" w:space="0" w:color="auto"/>
            <w:right w:val="none" w:sz="0" w:space="0" w:color="auto"/>
          </w:divBdr>
        </w:div>
        <w:div w:id="1825585760">
          <w:marLeft w:val="640"/>
          <w:marRight w:val="0"/>
          <w:marTop w:val="0"/>
          <w:marBottom w:val="0"/>
          <w:divBdr>
            <w:top w:val="none" w:sz="0" w:space="0" w:color="auto"/>
            <w:left w:val="none" w:sz="0" w:space="0" w:color="auto"/>
            <w:bottom w:val="none" w:sz="0" w:space="0" w:color="auto"/>
            <w:right w:val="none" w:sz="0" w:space="0" w:color="auto"/>
          </w:divBdr>
        </w:div>
        <w:div w:id="1833721098">
          <w:marLeft w:val="640"/>
          <w:marRight w:val="0"/>
          <w:marTop w:val="0"/>
          <w:marBottom w:val="0"/>
          <w:divBdr>
            <w:top w:val="none" w:sz="0" w:space="0" w:color="auto"/>
            <w:left w:val="none" w:sz="0" w:space="0" w:color="auto"/>
            <w:bottom w:val="none" w:sz="0" w:space="0" w:color="auto"/>
            <w:right w:val="none" w:sz="0" w:space="0" w:color="auto"/>
          </w:divBdr>
        </w:div>
        <w:div w:id="1838376540">
          <w:marLeft w:val="640"/>
          <w:marRight w:val="0"/>
          <w:marTop w:val="0"/>
          <w:marBottom w:val="0"/>
          <w:divBdr>
            <w:top w:val="none" w:sz="0" w:space="0" w:color="auto"/>
            <w:left w:val="none" w:sz="0" w:space="0" w:color="auto"/>
            <w:bottom w:val="none" w:sz="0" w:space="0" w:color="auto"/>
            <w:right w:val="none" w:sz="0" w:space="0" w:color="auto"/>
          </w:divBdr>
        </w:div>
        <w:div w:id="1844204841">
          <w:marLeft w:val="640"/>
          <w:marRight w:val="0"/>
          <w:marTop w:val="0"/>
          <w:marBottom w:val="0"/>
          <w:divBdr>
            <w:top w:val="none" w:sz="0" w:space="0" w:color="auto"/>
            <w:left w:val="none" w:sz="0" w:space="0" w:color="auto"/>
            <w:bottom w:val="none" w:sz="0" w:space="0" w:color="auto"/>
            <w:right w:val="none" w:sz="0" w:space="0" w:color="auto"/>
          </w:divBdr>
        </w:div>
        <w:div w:id="1899659251">
          <w:marLeft w:val="640"/>
          <w:marRight w:val="0"/>
          <w:marTop w:val="0"/>
          <w:marBottom w:val="0"/>
          <w:divBdr>
            <w:top w:val="none" w:sz="0" w:space="0" w:color="auto"/>
            <w:left w:val="none" w:sz="0" w:space="0" w:color="auto"/>
            <w:bottom w:val="none" w:sz="0" w:space="0" w:color="auto"/>
            <w:right w:val="none" w:sz="0" w:space="0" w:color="auto"/>
          </w:divBdr>
        </w:div>
        <w:div w:id="1909877150">
          <w:marLeft w:val="640"/>
          <w:marRight w:val="0"/>
          <w:marTop w:val="0"/>
          <w:marBottom w:val="0"/>
          <w:divBdr>
            <w:top w:val="none" w:sz="0" w:space="0" w:color="auto"/>
            <w:left w:val="none" w:sz="0" w:space="0" w:color="auto"/>
            <w:bottom w:val="none" w:sz="0" w:space="0" w:color="auto"/>
            <w:right w:val="none" w:sz="0" w:space="0" w:color="auto"/>
          </w:divBdr>
        </w:div>
        <w:div w:id="1932350479">
          <w:marLeft w:val="640"/>
          <w:marRight w:val="0"/>
          <w:marTop w:val="0"/>
          <w:marBottom w:val="0"/>
          <w:divBdr>
            <w:top w:val="none" w:sz="0" w:space="0" w:color="auto"/>
            <w:left w:val="none" w:sz="0" w:space="0" w:color="auto"/>
            <w:bottom w:val="none" w:sz="0" w:space="0" w:color="auto"/>
            <w:right w:val="none" w:sz="0" w:space="0" w:color="auto"/>
          </w:divBdr>
        </w:div>
        <w:div w:id="1941834186">
          <w:marLeft w:val="640"/>
          <w:marRight w:val="0"/>
          <w:marTop w:val="0"/>
          <w:marBottom w:val="0"/>
          <w:divBdr>
            <w:top w:val="none" w:sz="0" w:space="0" w:color="auto"/>
            <w:left w:val="none" w:sz="0" w:space="0" w:color="auto"/>
            <w:bottom w:val="none" w:sz="0" w:space="0" w:color="auto"/>
            <w:right w:val="none" w:sz="0" w:space="0" w:color="auto"/>
          </w:divBdr>
        </w:div>
        <w:div w:id="1960791328">
          <w:marLeft w:val="640"/>
          <w:marRight w:val="0"/>
          <w:marTop w:val="0"/>
          <w:marBottom w:val="0"/>
          <w:divBdr>
            <w:top w:val="none" w:sz="0" w:space="0" w:color="auto"/>
            <w:left w:val="none" w:sz="0" w:space="0" w:color="auto"/>
            <w:bottom w:val="none" w:sz="0" w:space="0" w:color="auto"/>
            <w:right w:val="none" w:sz="0" w:space="0" w:color="auto"/>
          </w:divBdr>
        </w:div>
        <w:div w:id="1980963054">
          <w:marLeft w:val="640"/>
          <w:marRight w:val="0"/>
          <w:marTop w:val="0"/>
          <w:marBottom w:val="0"/>
          <w:divBdr>
            <w:top w:val="none" w:sz="0" w:space="0" w:color="auto"/>
            <w:left w:val="none" w:sz="0" w:space="0" w:color="auto"/>
            <w:bottom w:val="none" w:sz="0" w:space="0" w:color="auto"/>
            <w:right w:val="none" w:sz="0" w:space="0" w:color="auto"/>
          </w:divBdr>
        </w:div>
        <w:div w:id="1995065134">
          <w:marLeft w:val="640"/>
          <w:marRight w:val="0"/>
          <w:marTop w:val="0"/>
          <w:marBottom w:val="0"/>
          <w:divBdr>
            <w:top w:val="none" w:sz="0" w:space="0" w:color="auto"/>
            <w:left w:val="none" w:sz="0" w:space="0" w:color="auto"/>
            <w:bottom w:val="none" w:sz="0" w:space="0" w:color="auto"/>
            <w:right w:val="none" w:sz="0" w:space="0" w:color="auto"/>
          </w:divBdr>
        </w:div>
        <w:div w:id="1997416630">
          <w:marLeft w:val="640"/>
          <w:marRight w:val="0"/>
          <w:marTop w:val="0"/>
          <w:marBottom w:val="0"/>
          <w:divBdr>
            <w:top w:val="none" w:sz="0" w:space="0" w:color="auto"/>
            <w:left w:val="none" w:sz="0" w:space="0" w:color="auto"/>
            <w:bottom w:val="none" w:sz="0" w:space="0" w:color="auto"/>
            <w:right w:val="none" w:sz="0" w:space="0" w:color="auto"/>
          </w:divBdr>
        </w:div>
        <w:div w:id="2050228680">
          <w:marLeft w:val="640"/>
          <w:marRight w:val="0"/>
          <w:marTop w:val="0"/>
          <w:marBottom w:val="0"/>
          <w:divBdr>
            <w:top w:val="none" w:sz="0" w:space="0" w:color="auto"/>
            <w:left w:val="none" w:sz="0" w:space="0" w:color="auto"/>
            <w:bottom w:val="none" w:sz="0" w:space="0" w:color="auto"/>
            <w:right w:val="none" w:sz="0" w:space="0" w:color="auto"/>
          </w:divBdr>
        </w:div>
        <w:div w:id="2064400155">
          <w:marLeft w:val="640"/>
          <w:marRight w:val="0"/>
          <w:marTop w:val="0"/>
          <w:marBottom w:val="0"/>
          <w:divBdr>
            <w:top w:val="none" w:sz="0" w:space="0" w:color="auto"/>
            <w:left w:val="none" w:sz="0" w:space="0" w:color="auto"/>
            <w:bottom w:val="none" w:sz="0" w:space="0" w:color="auto"/>
            <w:right w:val="none" w:sz="0" w:space="0" w:color="auto"/>
          </w:divBdr>
        </w:div>
        <w:div w:id="2120948754">
          <w:marLeft w:val="640"/>
          <w:marRight w:val="0"/>
          <w:marTop w:val="0"/>
          <w:marBottom w:val="0"/>
          <w:divBdr>
            <w:top w:val="none" w:sz="0" w:space="0" w:color="auto"/>
            <w:left w:val="none" w:sz="0" w:space="0" w:color="auto"/>
            <w:bottom w:val="none" w:sz="0" w:space="0" w:color="auto"/>
            <w:right w:val="none" w:sz="0" w:space="0" w:color="auto"/>
          </w:divBdr>
        </w:div>
        <w:div w:id="2130392467">
          <w:marLeft w:val="640"/>
          <w:marRight w:val="0"/>
          <w:marTop w:val="0"/>
          <w:marBottom w:val="0"/>
          <w:divBdr>
            <w:top w:val="none" w:sz="0" w:space="0" w:color="auto"/>
            <w:left w:val="none" w:sz="0" w:space="0" w:color="auto"/>
            <w:bottom w:val="none" w:sz="0" w:space="0" w:color="auto"/>
            <w:right w:val="none" w:sz="0" w:space="0" w:color="auto"/>
          </w:divBdr>
        </w:div>
        <w:div w:id="2136754572">
          <w:marLeft w:val="640"/>
          <w:marRight w:val="0"/>
          <w:marTop w:val="0"/>
          <w:marBottom w:val="0"/>
          <w:divBdr>
            <w:top w:val="none" w:sz="0" w:space="0" w:color="auto"/>
            <w:left w:val="none" w:sz="0" w:space="0" w:color="auto"/>
            <w:bottom w:val="none" w:sz="0" w:space="0" w:color="auto"/>
            <w:right w:val="none" w:sz="0" w:space="0" w:color="auto"/>
          </w:divBdr>
        </w:div>
      </w:divsChild>
    </w:div>
    <w:div w:id="379329930">
      <w:bodyDiv w:val="1"/>
      <w:marLeft w:val="0"/>
      <w:marRight w:val="0"/>
      <w:marTop w:val="0"/>
      <w:marBottom w:val="0"/>
      <w:divBdr>
        <w:top w:val="none" w:sz="0" w:space="0" w:color="auto"/>
        <w:left w:val="none" w:sz="0" w:space="0" w:color="auto"/>
        <w:bottom w:val="none" w:sz="0" w:space="0" w:color="auto"/>
        <w:right w:val="none" w:sz="0" w:space="0" w:color="auto"/>
      </w:divBdr>
      <w:divsChild>
        <w:div w:id="11731881">
          <w:marLeft w:val="640"/>
          <w:marRight w:val="0"/>
          <w:marTop w:val="0"/>
          <w:marBottom w:val="0"/>
          <w:divBdr>
            <w:top w:val="none" w:sz="0" w:space="0" w:color="auto"/>
            <w:left w:val="none" w:sz="0" w:space="0" w:color="auto"/>
            <w:bottom w:val="none" w:sz="0" w:space="0" w:color="auto"/>
            <w:right w:val="none" w:sz="0" w:space="0" w:color="auto"/>
          </w:divBdr>
        </w:div>
        <w:div w:id="21709210">
          <w:marLeft w:val="640"/>
          <w:marRight w:val="0"/>
          <w:marTop w:val="0"/>
          <w:marBottom w:val="0"/>
          <w:divBdr>
            <w:top w:val="none" w:sz="0" w:space="0" w:color="auto"/>
            <w:left w:val="none" w:sz="0" w:space="0" w:color="auto"/>
            <w:bottom w:val="none" w:sz="0" w:space="0" w:color="auto"/>
            <w:right w:val="none" w:sz="0" w:space="0" w:color="auto"/>
          </w:divBdr>
        </w:div>
        <w:div w:id="56826917">
          <w:marLeft w:val="640"/>
          <w:marRight w:val="0"/>
          <w:marTop w:val="0"/>
          <w:marBottom w:val="0"/>
          <w:divBdr>
            <w:top w:val="none" w:sz="0" w:space="0" w:color="auto"/>
            <w:left w:val="none" w:sz="0" w:space="0" w:color="auto"/>
            <w:bottom w:val="none" w:sz="0" w:space="0" w:color="auto"/>
            <w:right w:val="none" w:sz="0" w:space="0" w:color="auto"/>
          </w:divBdr>
        </w:div>
        <w:div w:id="69011842">
          <w:marLeft w:val="640"/>
          <w:marRight w:val="0"/>
          <w:marTop w:val="0"/>
          <w:marBottom w:val="0"/>
          <w:divBdr>
            <w:top w:val="none" w:sz="0" w:space="0" w:color="auto"/>
            <w:left w:val="none" w:sz="0" w:space="0" w:color="auto"/>
            <w:bottom w:val="none" w:sz="0" w:space="0" w:color="auto"/>
            <w:right w:val="none" w:sz="0" w:space="0" w:color="auto"/>
          </w:divBdr>
        </w:div>
        <w:div w:id="123038151">
          <w:marLeft w:val="640"/>
          <w:marRight w:val="0"/>
          <w:marTop w:val="0"/>
          <w:marBottom w:val="0"/>
          <w:divBdr>
            <w:top w:val="none" w:sz="0" w:space="0" w:color="auto"/>
            <w:left w:val="none" w:sz="0" w:space="0" w:color="auto"/>
            <w:bottom w:val="none" w:sz="0" w:space="0" w:color="auto"/>
            <w:right w:val="none" w:sz="0" w:space="0" w:color="auto"/>
          </w:divBdr>
        </w:div>
        <w:div w:id="123282505">
          <w:marLeft w:val="640"/>
          <w:marRight w:val="0"/>
          <w:marTop w:val="0"/>
          <w:marBottom w:val="0"/>
          <w:divBdr>
            <w:top w:val="none" w:sz="0" w:space="0" w:color="auto"/>
            <w:left w:val="none" w:sz="0" w:space="0" w:color="auto"/>
            <w:bottom w:val="none" w:sz="0" w:space="0" w:color="auto"/>
            <w:right w:val="none" w:sz="0" w:space="0" w:color="auto"/>
          </w:divBdr>
        </w:div>
        <w:div w:id="159125793">
          <w:marLeft w:val="640"/>
          <w:marRight w:val="0"/>
          <w:marTop w:val="0"/>
          <w:marBottom w:val="0"/>
          <w:divBdr>
            <w:top w:val="none" w:sz="0" w:space="0" w:color="auto"/>
            <w:left w:val="none" w:sz="0" w:space="0" w:color="auto"/>
            <w:bottom w:val="none" w:sz="0" w:space="0" w:color="auto"/>
            <w:right w:val="none" w:sz="0" w:space="0" w:color="auto"/>
          </w:divBdr>
        </w:div>
        <w:div w:id="173695290">
          <w:marLeft w:val="640"/>
          <w:marRight w:val="0"/>
          <w:marTop w:val="0"/>
          <w:marBottom w:val="0"/>
          <w:divBdr>
            <w:top w:val="none" w:sz="0" w:space="0" w:color="auto"/>
            <w:left w:val="none" w:sz="0" w:space="0" w:color="auto"/>
            <w:bottom w:val="none" w:sz="0" w:space="0" w:color="auto"/>
            <w:right w:val="none" w:sz="0" w:space="0" w:color="auto"/>
          </w:divBdr>
        </w:div>
        <w:div w:id="272397285">
          <w:marLeft w:val="640"/>
          <w:marRight w:val="0"/>
          <w:marTop w:val="0"/>
          <w:marBottom w:val="0"/>
          <w:divBdr>
            <w:top w:val="none" w:sz="0" w:space="0" w:color="auto"/>
            <w:left w:val="none" w:sz="0" w:space="0" w:color="auto"/>
            <w:bottom w:val="none" w:sz="0" w:space="0" w:color="auto"/>
            <w:right w:val="none" w:sz="0" w:space="0" w:color="auto"/>
          </w:divBdr>
        </w:div>
        <w:div w:id="285623609">
          <w:marLeft w:val="640"/>
          <w:marRight w:val="0"/>
          <w:marTop w:val="0"/>
          <w:marBottom w:val="0"/>
          <w:divBdr>
            <w:top w:val="none" w:sz="0" w:space="0" w:color="auto"/>
            <w:left w:val="none" w:sz="0" w:space="0" w:color="auto"/>
            <w:bottom w:val="none" w:sz="0" w:space="0" w:color="auto"/>
            <w:right w:val="none" w:sz="0" w:space="0" w:color="auto"/>
          </w:divBdr>
        </w:div>
        <w:div w:id="303048060">
          <w:marLeft w:val="640"/>
          <w:marRight w:val="0"/>
          <w:marTop w:val="0"/>
          <w:marBottom w:val="0"/>
          <w:divBdr>
            <w:top w:val="none" w:sz="0" w:space="0" w:color="auto"/>
            <w:left w:val="none" w:sz="0" w:space="0" w:color="auto"/>
            <w:bottom w:val="none" w:sz="0" w:space="0" w:color="auto"/>
            <w:right w:val="none" w:sz="0" w:space="0" w:color="auto"/>
          </w:divBdr>
        </w:div>
        <w:div w:id="323750506">
          <w:marLeft w:val="640"/>
          <w:marRight w:val="0"/>
          <w:marTop w:val="0"/>
          <w:marBottom w:val="0"/>
          <w:divBdr>
            <w:top w:val="none" w:sz="0" w:space="0" w:color="auto"/>
            <w:left w:val="none" w:sz="0" w:space="0" w:color="auto"/>
            <w:bottom w:val="none" w:sz="0" w:space="0" w:color="auto"/>
            <w:right w:val="none" w:sz="0" w:space="0" w:color="auto"/>
          </w:divBdr>
        </w:div>
        <w:div w:id="328409690">
          <w:marLeft w:val="640"/>
          <w:marRight w:val="0"/>
          <w:marTop w:val="0"/>
          <w:marBottom w:val="0"/>
          <w:divBdr>
            <w:top w:val="none" w:sz="0" w:space="0" w:color="auto"/>
            <w:left w:val="none" w:sz="0" w:space="0" w:color="auto"/>
            <w:bottom w:val="none" w:sz="0" w:space="0" w:color="auto"/>
            <w:right w:val="none" w:sz="0" w:space="0" w:color="auto"/>
          </w:divBdr>
        </w:div>
        <w:div w:id="351344465">
          <w:marLeft w:val="640"/>
          <w:marRight w:val="0"/>
          <w:marTop w:val="0"/>
          <w:marBottom w:val="0"/>
          <w:divBdr>
            <w:top w:val="none" w:sz="0" w:space="0" w:color="auto"/>
            <w:left w:val="none" w:sz="0" w:space="0" w:color="auto"/>
            <w:bottom w:val="none" w:sz="0" w:space="0" w:color="auto"/>
            <w:right w:val="none" w:sz="0" w:space="0" w:color="auto"/>
          </w:divBdr>
        </w:div>
        <w:div w:id="397480636">
          <w:marLeft w:val="640"/>
          <w:marRight w:val="0"/>
          <w:marTop w:val="0"/>
          <w:marBottom w:val="0"/>
          <w:divBdr>
            <w:top w:val="none" w:sz="0" w:space="0" w:color="auto"/>
            <w:left w:val="none" w:sz="0" w:space="0" w:color="auto"/>
            <w:bottom w:val="none" w:sz="0" w:space="0" w:color="auto"/>
            <w:right w:val="none" w:sz="0" w:space="0" w:color="auto"/>
          </w:divBdr>
        </w:div>
        <w:div w:id="413824613">
          <w:marLeft w:val="640"/>
          <w:marRight w:val="0"/>
          <w:marTop w:val="0"/>
          <w:marBottom w:val="0"/>
          <w:divBdr>
            <w:top w:val="none" w:sz="0" w:space="0" w:color="auto"/>
            <w:left w:val="none" w:sz="0" w:space="0" w:color="auto"/>
            <w:bottom w:val="none" w:sz="0" w:space="0" w:color="auto"/>
            <w:right w:val="none" w:sz="0" w:space="0" w:color="auto"/>
          </w:divBdr>
        </w:div>
        <w:div w:id="440147095">
          <w:marLeft w:val="640"/>
          <w:marRight w:val="0"/>
          <w:marTop w:val="0"/>
          <w:marBottom w:val="0"/>
          <w:divBdr>
            <w:top w:val="none" w:sz="0" w:space="0" w:color="auto"/>
            <w:left w:val="none" w:sz="0" w:space="0" w:color="auto"/>
            <w:bottom w:val="none" w:sz="0" w:space="0" w:color="auto"/>
            <w:right w:val="none" w:sz="0" w:space="0" w:color="auto"/>
          </w:divBdr>
        </w:div>
        <w:div w:id="449590932">
          <w:marLeft w:val="640"/>
          <w:marRight w:val="0"/>
          <w:marTop w:val="0"/>
          <w:marBottom w:val="0"/>
          <w:divBdr>
            <w:top w:val="none" w:sz="0" w:space="0" w:color="auto"/>
            <w:left w:val="none" w:sz="0" w:space="0" w:color="auto"/>
            <w:bottom w:val="none" w:sz="0" w:space="0" w:color="auto"/>
            <w:right w:val="none" w:sz="0" w:space="0" w:color="auto"/>
          </w:divBdr>
        </w:div>
        <w:div w:id="546795087">
          <w:marLeft w:val="640"/>
          <w:marRight w:val="0"/>
          <w:marTop w:val="0"/>
          <w:marBottom w:val="0"/>
          <w:divBdr>
            <w:top w:val="none" w:sz="0" w:space="0" w:color="auto"/>
            <w:left w:val="none" w:sz="0" w:space="0" w:color="auto"/>
            <w:bottom w:val="none" w:sz="0" w:space="0" w:color="auto"/>
            <w:right w:val="none" w:sz="0" w:space="0" w:color="auto"/>
          </w:divBdr>
        </w:div>
        <w:div w:id="548542232">
          <w:marLeft w:val="640"/>
          <w:marRight w:val="0"/>
          <w:marTop w:val="0"/>
          <w:marBottom w:val="0"/>
          <w:divBdr>
            <w:top w:val="none" w:sz="0" w:space="0" w:color="auto"/>
            <w:left w:val="none" w:sz="0" w:space="0" w:color="auto"/>
            <w:bottom w:val="none" w:sz="0" w:space="0" w:color="auto"/>
            <w:right w:val="none" w:sz="0" w:space="0" w:color="auto"/>
          </w:divBdr>
        </w:div>
        <w:div w:id="566502204">
          <w:marLeft w:val="640"/>
          <w:marRight w:val="0"/>
          <w:marTop w:val="0"/>
          <w:marBottom w:val="0"/>
          <w:divBdr>
            <w:top w:val="none" w:sz="0" w:space="0" w:color="auto"/>
            <w:left w:val="none" w:sz="0" w:space="0" w:color="auto"/>
            <w:bottom w:val="none" w:sz="0" w:space="0" w:color="auto"/>
            <w:right w:val="none" w:sz="0" w:space="0" w:color="auto"/>
          </w:divBdr>
        </w:div>
        <w:div w:id="585453891">
          <w:marLeft w:val="640"/>
          <w:marRight w:val="0"/>
          <w:marTop w:val="0"/>
          <w:marBottom w:val="0"/>
          <w:divBdr>
            <w:top w:val="none" w:sz="0" w:space="0" w:color="auto"/>
            <w:left w:val="none" w:sz="0" w:space="0" w:color="auto"/>
            <w:bottom w:val="none" w:sz="0" w:space="0" w:color="auto"/>
            <w:right w:val="none" w:sz="0" w:space="0" w:color="auto"/>
          </w:divBdr>
        </w:div>
        <w:div w:id="597717038">
          <w:marLeft w:val="640"/>
          <w:marRight w:val="0"/>
          <w:marTop w:val="0"/>
          <w:marBottom w:val="0"/>
          <w:divBdr>
            <w:top w:val="none" w:sz="0" w:space="0" w:color="auto"/>
            <w:left w:val="none" w:sz="0" w:space="0" w:color="auto"/>
            <w:bottom w:val="none" w:sz="0" w:space="0" w:color="auto"/>
            <w:right w:val="none" w:sz="0" w:space="0" w:color="auto"/>
          </w:divBdr>
        </w:div>
        <w:div w:id="599685765">
          <w:marLeft w:val="640"/>
          <w:marRight w:val="0"/>
          <w:marTop w:val="0"/>
          <w:marBottom w:val="0"/>
          <w:divBdr>
            <w:top w:val="none" w:sz="0" w:space="0" w:color="auto"/>
            <w:left w:val="none" w:sz="0" w:space="0" w:color="auto"/>
            <w:bottom w:val="none" w:sz="0" w:space="0" w:color="auto"/>
            <w:right w:val="none" w:sz="0" w:space="0" w:color="auto"/>
          </w:divBdr>
        </w:div>
        <w:div w:id="615017200">
          <w:marLeft w:val="640"/>
          <w:marRight w:val="0"/>
          <w:marTop w:val="0"/>
          <w:marBottom w:val="0"/>
          <w:divBdr>
            <w:top w:val="none" w:sz="0" w:space="0" w:color="auto"/>
            <w:left w:val="none" w:sz="0" w:space="0" w:color="auto"/>
            <w:bottom w:val="none" w:sz="0" w:space="0" w:color="auto"/>
            <w:right w:val="none" w:sz="0" w:space="0" w:color="auto"/>
          </w:divBdr>
        </w:div>
        <w:div w:id="616520598">
          <w:marLeft w:val="640"/>
          <w:marRight w:val="0"/>
          <w:marTop w:val="0"/>
          <w:marBottom w:val="0"/>
          <w:divBdr>
            <w:top w:val="none" w:sz="0" w:space="0" w:color="auto"/>
            <w:left w:val="none" w:sz="0" w:space="0" w:color="auto"/>
            <w:bottom w:val="none" w:sz="0" w:space="0" w:color="auto"/>
            <w:right w:val="none" w:sz="0" w:space="0" w:color="auto"/>
          </w:divBdr>
        </w:div>
        <w:div w:id="679938787">
          <w:marLeft w:val="640"/>
          <w:marRight w:val="0"/>
          <w:marTop w:val="0"/>
          <w:marBottom w:val="0"/>
          <w:divBdr>
            <w:top w:val="none" w:sz="0" w:space="0" w:color="auto"/>
            <w:left w:val="none" w:sz="0" w:space="0" w:color="auto"/>
            <w:bottom w:val="none" w:sz="0" w:space="0" w:color="auto"/>
            <w:right w:val="none" w:sz="0" w:space="0" w:color="auto"/>
          </w:divBdr>
        </w:div>
        <w:div w:id="714475453">
          <w:marLeft w:val="640"/>
          <w:marRight w:val="0"/>
          <w:marTop w:val="0"/>
          <w:marBottom w:val="0"/>
          <w:divBdr>
            <w:top w:val="none" w:sz="0" w:space="0" w:color="auto"/>
            <w:left w:val="none" w:sz="0" w:space="0" w:color="auto"/>
            <w:bottom w:val="none" w:sz="0" w:space="0" w:color="auto"/>
            <w:right w:val="none" w:sz="0" w:space="0" w:color="auto"/>
          </w:divBdr>
        </w:div>
        <w:div w:id="727731229">
          <w:marLeft w:val="640"/>
          <w:marRight w:val="0"/>
          <w:marTop w:val="0"/>
          <w:marBottom w:val="0"/>
          <w:divBdr>
            <w:top w:val="none" w:sz="0" w:space="0" w:color="auto"/>
            <w:left w:val="none" w:sz="0" w:space="0" w:color="auto"/>
            <w:bottom w:val="none" w:sz="0" w:space="0" w:color="auto"/>
            <w:right w:val="none" w:sz="0" w:space="0" w:color="auto"/>
          </w:divBdr>
        </w:div>
        <w:div w:id="731654194">
          <w:marLeft w:val="640"/>
          <w:marRight w:val="0"/>
          <w:marTop w:val="0"/>
          <w:marBottom w:val="0"/>
          <w:divBdr>
            <w:top w:val="none" w:sz="0" w:space="0" w:color="auto"/>
            <w:left w:val="none" w:sz="0" w:space="0" w:color="auto"/>
            <w:bottom w:val="none" w:sz="0" w:space="0" w:color="auto"/>
            <w:right w:val="none" w:sz="0" w:space="0" w:color="auto"/>
          </w:divBdr>
        </w:div>
        <w:div w:id="751971259">
          <w:marLeft w:val="640"/>
          <w:marRight w:val="0"/>
          <w:marTop w:val="0"/>
          <w:marBottom w:val="0"/>
          <w:divBdr>
            <w:top w:val="none" w:sz="0" w:space="0" w:color="auto"/>
            <w:left w:val="none" w:sz="0" w:space="0" w:color="auto"/>
            <w:bottom w:val="none" w:sz="0" w:space="0" w:color="auto"/>
            <w:right w:val="none" w:sz="0" w:space="0" w:color="auto"/>
          </w:divBdr>
        </w:div>
        <w:div w:id="752360870">
          <w:marLeft w:val="640"/>
          <w:marRight w:val="0"/>
          <w:marTop w:val="0"/>
          <w:marBottom w:val="0"/>
          <w:divBdr>
            <w:top w:val="none" w:sz="0" w:space="0" w:color="auto"/>
            <w:left w:val="none" w:sz="0" w:space="0" w:color="auto"/>
            <w:bottom w:val="none" w:sz="0" w:space="0" w:color="auto"/>
            <w:right w:val="none" w:sz="0" w:space="0" w:color="auto"/>
          </w:divBdr>
        </w:div>
        <w:div w:id="777146105">
          <w:marLeft w:val="640"/>
          <w:marRight w:val="0"/>
          <w:marTop w:val="0"/>
          <w:marBottom w:val="0"/>
          <w:divBdr>
            <w:top w:val="none" w:sz="0" w:space="0" w:color="auto"/>
            <w:left w:val="none" w:sz="0" w:space="0" w:color="auto"/>
            <w:bottom w:val="none" w:sz="0" w:space="0" w:color="auto"/>
            <w:right w:val="none" w:sz="0" w:space="0" w:color="auto"/>
          </w:divBdr>
        </w:div>
        <w:div w:id="787242301">
          <w:marLeft w:val="640"/>
          <w:marRight w:val="0"/>
          <w:marTop w:val="0"/>
          <w:marBottom w:val="0"/>
          <w:divBdr>
            <w:top w:val="none" w:sz="0" w:space="0" w:color="auto"/>
            <w:left w:val="none" w:sz="0" w:space="0" w:color="auto"/>
            <w:bottom w:val="none" w:sz="0" w:space="0" w:color="auto"/>
            <w:right w:val="none" w:sz="0" w:space="0" w:color="auto"/>
          </w:divBdr>
        </w:div>
        <w:div w:id="807477303">
          <w:marLeft w:val="640"/>
          <w:marRight w:val="0"/>
          <w:marTop w:val="0"/>
          <w:marBottom w:val="0"/>
          <w:divBdr>
            <w:top w:val="none" w:sz="0" w:space="0" w:color="auto"/>
            <w:left w:val="none" w:sz="0" w:space="0" w:color="auto"/>
            <w:bottom w:val="none" w:sz="0" w:space="0" w:color="auto"/>
            <w:right w:val="none" w:sz="0" w:space="0" w:color="auto"/>
          </w:divBdr>
        </w:div>
        <w:div w:id="813377806">
          <w:marLeft w:val="640"/>
          <w:marRight w:val="0"/>
          <w:marTop w:val="0"/>
          <w:marBottom w:val="0"/>
          <w:divBdr>
            <w:top w:val="none" w:sz="0" w:space="0" w:color="auto"/>
            <w:left w:val="none" w:sz="0" w:space="0" w:color="auto"/>
            <w:bottom w:val="none" w:sz="0" w:space="0" w:color="auto"/>
            <w:right w:val="none" w:sz="0" w:space="0" w:color="auto"/>
          </w:divBdr>
        </w:div>
        <w:div w:id="815995936">
          <w:marLeft w:val="640"/>
          <w:marRight w:val="0"/>
          <w:marTop w:val="0"/>
          <w:marBottom w:val="0"/>
          <w:divBdr>
            <w:top w:val="none" w:sz="0" w:space="0" w:color="auto"/>
            <w:left w:val="none" w:sz="0" w:space="0" w:color="auto"/>
            <w:bottom w:val="none" w:sz="0" w:space="0" w:color="auto"/>
            <w:right w:val="none" w:sz="0" w:space="0" w:color="auto"/>
          </w:divBdr>
        </w:div>
        <w:div w:id="841821837">
          <w:marLeft w:val="640"/>
          <w:marRight w:val="0"/>
          <w:marTop w:val="0"/>
          <w:marBottom w:val="0"/>
          <w:divBdr>
            <w:top w:val="none" w:sz="0" w:space="0" w:color="auto"/>
            <w:left w:val="none" w:sz="0" w:space="0" w:color="auto"/>
            <w:bottom w:val="none" w:sz="0" w:space="0" w:color="auto"/>
            <w:right w:val="none" w:sz="0" w:space="0" w:color="auto"/>
          </w:divBdr>
        </w:div>
        <w:div w:id="846560201">
          <w:marLeft w:val="640"/>
          <w:marRight w:val="0"/>
          <w:marTop w:val="0"/>
          <w:marBottom w:val="0"/>
          <w:divBdr>
            <w:top w:val="none" w:sz="0" w:space="0" w:color="auto"/>
            <w:left w:val="none" w:sz="0" w:space="0" w:color="auto"/>
            <w:bottom w:val="none" w:sz="0" w:space="0" w:color="auto"/>
            <w:right w:val="none" w:sz="0" w:space="0" w:color="auto"/>
          </w:divBdr>
        </w:div>
        <w:div w:id="877930189">
          <w:marLeft w:val="640"/>
          <w:marRight w:val="0"/>
          <w:marTop w:val="0"/>
          <w:marBottom w:val="0"/>
          <w:divBdr>
            <w:top w:val="none" w:sz="0" w:space="0" w:color="auto"/>
            <w:left w:val="none" w:sz="0" w:space="0" w:color="auto"/>
            <w:bottom w:val="none" w:sz="0" w:space="0" w:color="auto"/>
            <w:right w:val="none" w:sz="0" w:space="0" w:color="auto"/>
          </w:divBdr>
        </w:div>
        <w:div w:id="898438012">
          <w:marLeft w:val="640"/>
          <w:marRight w:val="0"/>
          <w:marTop w:val="0"/>
          <w:marBottom w:val="0"/>
          <w:divBdr>
            <w:top w:val="none" w:sz="0" w:space="0" w:color="auto"/>
            <w:left w:val="none" w:sz="0" w:space="0" w:color="auto"/>
            <w:bottom w:val="none" w:sz="0" w:space="0" w:color="auto"/>
            <w:right w:val="none" w:sz="0" w:space="0" w:color="auto"/>
          </w:divBdr>
        </w:div>
        <w:div w:id="922567815">
          <w:marLeft w:val="640"/>
          <w:marRight w:val="0"/>
          <w:marTop w:val="0"/>
          <w:marBottom w:val="0"/>
          <w:divBdr>
            <w:top w:val="none" w:sz="0" w:space="0" w:color="auto"/>
            <w:left w:val="none" w:sz="0" w:space="0" w:color="auto"/>
            <w:bottom w:val="none" w:sz="0" w:space="0" w:color="auto"/>
            <w:right w:val="none" w:sz="0" w:space="0" w:color="auto"/>
          </w:divBdr>
        </w:div>
        <w:div w:id="938636752">
          <w:marLeft w:val="640"/>
          <w:marRight w:val="0"/>
          <w:marTop w:val="0"/>
          <w:marBottom w:val="0"/>
          <w:divBdr>
            <w:top w:val="none" w:sz="0" w:space="0" w:color="auto"/>
            <w:left w:val="none" w:sz="0" w:space="0" w:color="auto"/>
            <w:bottom w:val="none" w:sz="0" w:space="0" w:color="auto"/>
            <w:right w:val="none" w:sz="0" w:space="0" w:color="auto"/>
          </w:divBdr>
        </w:div>
        <w:div w:id="956067094">
          <w:marLeft w:val="640"/>
          <w:marRight w:val="0"/>
          <w:marTop w:val="0"/>
          <w:marBottom w:val="0"/>
          <w:divBdr>
            <w:top w:val="none" w:sz="0" w:space="0" w:color="auto"/>
            <w:left w:val="none" w:sz="0" w:space="0" w:color="auto"/>
            <w:bottom w:val="none" w:sz="0" w:space="0" w:color="auto"/>
            <w:right w:val="none" w:sz="0" w:space="0" w:color="auto"/>
          </w:divBdr>
        </w:div>
        <w:div w:id="966155624">
          <w:marLeft w:val="640"/>
          <w:marRight w:val="0"/>
          <w:marTop w:val="0"/>
          <w:marBottom w:val="0"/>
          <w:divBdr>
            <w:top w:val="none" w:sz="0" w:space="0" w:color="auto"/>
            <w:left w:val="none" w:sz="0" w:space="0" w:color="auto"/>
            <w:bottom w:val="none" w:sz="0" w:space="0" w:color="auto"/>
            <w:right w:val="none" w:sz="0" w:space="0" w:color="auto"/>
          </w:divBdr>
        </w:div>
        <w:div w:id="967247820">
          <w:marLeft w:val="640"/>
          <w:marRight w:val="0"/>
          <w:marTop w:val="0"/>
          <w:marBottom w:val="0"/>
          <w:divBdr>
            <w:top w:val="none" w:sz="0" w:space="0" w:color="auto"/>
            <w:left w:val="none" w:sz="0" w:space="0" w:color="auto"/>
            <w:bottom w:val="none" w:sz="0" w:space="0" w:color="auto"/>
            <w:right w:val="none" w:sz="0" w:space="0" w:color="auto"/>
          </w:divBdr>
        </w:div>
        <w:div w:id="971137789">
          <w:marLeft w:val="640"/>
          <w:marRight w:val="0"/>
          <w:marTop w:val="0"/>
          <w:marBottom w:val="0"/>
          <w:divBdr>
            <w:top w:val="none" w:sz="0" w:space="0" w:color="auto"/>
            <w:left w:val="none" w:sz="0" w:space="0" w:color="auto"/>
            <w:bottom w:val="none" w:sz="0" w:space="0" w:color="auto"/>
            <w:right w:val="none" w:sz="0" w:space="0" w:color="auto"/>
          </w:divBdr>
        </w:div>
        <w:div w:id="1001932332">
          <w:marLeft w:val="640"/>
          <w:marRight w:val="0"/>
          <w:marTop w:val="0"/>
          <w:marBottom w:val="0"/>
          <w:divBdr>
            <w:top w:val="none" w:sz="0" w:space="0" w:color="auto"/>
            <w:left w:val="none" w:sz="0" w:space="0" w:color="auto"/>
            <w:bottom w:val="none" w:sz="0" w:space="0" w:color="auto"/>
            <w:right w:val="none" w:sz="0" w:space="0" w:color="auto"/>
          </w:divBdr>
        </w:div>
        <w:div w:id="1006203299">
          <w:marLeft w:val="640"/>
          <w:marRight w:val="0"/>
          <w:marTop w:val="0"/>
          <w:marBottom w:val="0"/>
          <w:divBdr>
            <w:top w:val="none" w:sz="0" w:space="0" w:color="auto"/>
            <w:left w:val="none" w:sz="0" w:space="0" w:color="auto"/>
            <w:bottom w:val="none" w:sz="0" w:space="0" w:color="auto"/>
            <w:right w:val="none" w:sz="0" w:space="0" w:color="auto"/>
          </w:divBdr>
        </w:div>
        <w:div w:id="1095829825">
          <w:marLeft w:val="640"/>
          <w:marRight w:val="0"/>
          <w:marTop w:val="0"/>
          <w:marBottom w:val="0"/>
          <w:divBdr>
            <w:top w:val="none" w:sz="0" w:space="0" w:color="auto"/>
            <w:left w:val="none" w:sz="0" w:space="0" w:color="auto"/>
            <w:bottom w:val="none" w:sz="0" w:space="0" w:color="auto"/>
            <w:right w:val="none" w:sz="0" w:space="0" w:color="auto"/>
          </w:divBdr>
        </w:div>
        <w:div w:id="1175455779">
          <w:marLeft w:val="640"/>
          <w:marRight w:val="0"/>
          <w:marTop w:val="0"/>
          <w:marBottom w:val="0"/>
          <w:divBdr>
            <w:top w:val="none" w:sz="0" w:space="0" w:color="auto"/>
            <w:left w:val="none" w:sz="0" w:space="0" w:color="auto"/>
            <w:bottom w:val="none" w:sz="0" w:space="0" w:color="auto"/>
            <w:right w:val="none" w:sz="0" w:space="0" w:color="auto"/>
          </w:divBdr>
        </w:div>
        <w:div w:id="1176462484">
          <w:marLeft w:val="640"/>
          <w:marRight w:val="0"/>
          <w:marTop w:val="0"/>
          <w:marBottom w:val="0"/>
          <w:divBdr>
            <w:top w:val="none" w:sz="0" w:space="0" w:color="auto"/>
            <w:left w:val="none" w:sz="0" w:space="0" w:color="auto"/>
            <w:bottom w:val="none" w:sz="0" w:space="0" w:color="auto"/>
            <w:right w:val="none" w:sz="0" w:space="0" w:color="auto"/>
          </w:divBdr>
        </w:div>
        <w:div w:id="1182012870">
          <w:marLeft w:val="640"/>
          <w:marRight w:val="0"/>
          <w:marTop w:val="0"/>
          <w:marBottom w:val="0"/>
          <w:divBdr>
            <w:top w:val="none" w:sz="0" w:space="0" w:color="auto"/>
            <w:left w:val="none" w:sz="0" w:space="0" w:color="auto"/>
            <w:bottom w:val="none" w:sz="0" w:space="0" w:color="auto"/>
            <w:right w:val="none" w:sz="0" w:space="0" w:color="auto"/>
          </w:divBdr>
        </w:div>
        <w:div w:id="1217008616">
          <w:marLeft w:val="640"/>
          <w:marRight w:val="0"/>
          <w:marTop w:val="0"/>
          <w:marBottom w:val="0"/>
          <w:divBdr>
            <w:top w:val="none" w:sz="0" w:space="0" w:color="auto"/>
            <w:left w:val="none" w:sz="0" w:space="0" w:color="auto"/>
            <w:bottom w:val="none" w:sz="0" w:space="0" w:color="auto"/>
            <w:right w:val="none" w:sz="0" w:space="0" w:color="auto"/>
          </w:divBdr>
        </w:div>
        <w:div w:id="1223954301">
          <w:marLeft w:val="640"/>
          <w:marRight w:val="0"/>
          <w:marTop w:val="0"/>
          <w:marBottom w:val="0"/>
          <w:divBdr>
            <w:top w:val="none" w:sz="0" w:space="0" w:color="auto"/>
            <w:left w:val="none" w:sz="0" w:space="0" w:color="auto"/>
            <w:bottom w:val="none" w:sz="0" w:space="0" w:color="auto"/>
            <w:right w:val="none" w:sz="0" w:space="0" w:color="auto"/>
          </w:divBdr>
        </w:div>
        <w:div w:id="1278223764">
          <w:marLeft w:val="640"/>
          <w:marRight w:val="0"/>
          <w:marTop w:val="0"/>
          <w:marBottom w:val="0"/>
          <w:divBdr>
            <w:top w:val="none" w:sz="0" w:space="0" w:color="auto"/>
            <w:left w:val="none" w:sz="0" w:space="0" w:color="auto"/>
            <w:bottom w:val="none" w:sz="0" w:space="0" w:color="auto"/>
            <w:right w:val="none" w:sz="0" w:space="0" w:color="auto"/>
          </w:divBdr>
        </w:div>
        <w:div w:id="1302729932">
          <w:marLeft w:val="640"/>
          <w:marRight w:val="0"/>
          <w:marTop w:val="0"/>
          <w:marBottom w:val="0"/>
          <w:divBdr>
            <w:top w:val="none" w:sz="0" w:space="0" w:color="auto"/>
            <w:left w:val="none" w:sz="0" w:space="0" w:color="auto"/>
            <w:bottom w:val="none" w:sz="0" w:space="0" w:color="auto"/>
            <w:right w:val="none" w:sz="0" w:space="0" w:color="auto"/>
          </w:divBdr>
        </w:div>
        <w:div w:id="1332758361">
          <w:marLeft w:val="640"/>
          <w:marRight w:val="0"/>
          <w:marTop w:val="0"/>
          <w:marBottom w:val="0"/>
          <w:divBdr>
            <w:top w:val="none" w:sz="0" w:space="0" w:color="auto"/>
            <w:left w:val="none" w:sz="0" w:space="0" w:color="auto"/>
            <w:bottom w:val="none" w:sz="0" w:space="0" w:color="auto"/>
            <w:right w:val="none" w:sz="0" w:space="0" w:color="auto"/>
          </w:divBdr>
        </w:div>
        <w:div w:id="1370837637">
          <w:marLeft w:val="640"/>
          <w:marRight w:val="0"/>
          <w:marTop w:val="0"/>
          <w:marBottom w:val="0"/>
          <w:divBdr>
            <w:top w:val="none" w:sz="0" w:space="0" w:color="auto"/>
            <w:left w:val="none" w:sz="0" w:space="0" w:color="auto"/>
            <w:bottom w:val="none" w:sz="0" w:space="0" w:color="auto"/>
            <w:right w:val="none" w:sz="0" w:space="0" w:color="auto"/>
          </w:divBdr>
        </w:div>
        <w:div w:id="1402947548">
          <w:marLeft w:val="640"/>
          <w:marRight w:val="0"/>
          <w:marTop w:val="0"/>
          <w:marBottom w:val="0"/>
          <w:divBdr>
            <w:top w:val="none" w:sz="0" w:space="0" w:color="auto"/>
            <w:left w:val="none" w:sz="0" w:space="0" w:color="auto"/>
            <w:bottom w:val="none" w:sz="0" w:space="0" w:color="auto"/>
            <w:right w:val="none" w:sz="0" w:space="0" w:color="auto"/>
          </w:divBdr>
        </w:div>
        <w:div w:id="1413351657">
          <w:marLeft w:val="640"/>
          <w:marRight w:val="0"/>
          <w:marTop w:val="0"/>
          <w:marBottom w:val="0"/>
          <w:divBdr>
            <w:top w:val="none" w:sz="0" w:space="0" w:color="auto"/>
            <w:left w:val="none" w:sz="0" w:space="0" w:color="auto"/>
            <w:bottom w:val="none" w:sz="0" w:space="0" w:color="auto"/>
            <w:right w:val="none" w:sz="0" w:space="0" w:color="auto"/>
          </w:divBdr>
        </w:div>
        <w:div w:id="1439258414">
          <w:marLeft w:val="640"/>
          <w:marRight w:val="0"/>
          <w:marTop w:val="0"/>
          <w:marBottom w:val="0"/>
          <w:divBdr>
            <w:top w:val="none" w:sz="0" w:space="0" w:color="auto"/>
            <w:left w:val="none" w:sz="0" w:space="0" w:color="auto"/>
            <w:bottom w:val="none" w:sz="0" w:space="0" w:color="auto"/>
            <w:right w:val="none" w:sz="0" w:space="0" w:color="auto"/>
          </w:divBdr>
        </w:div>
        <w:div w:id="1442649441">
          <w:marLeft w:val="640"/>
          <w:marRight w:val="0"/>
          <w:marTop w:val="0"/>
          <w:marBottom w:val="0"/>
          <w:divBdr>
            <w:top w:val="none" w:sz="0" w:space="0" w:color="auto"/>
            <w:left w:val="none" w:sz="0" w:space="0" w:color="auto"/>
            <w:bottom w:val="none" w:sz="0" w:space="0" w:color="auto"/>
            <w:right w:val="none" w:sz="0" w:space="0" w:color="auto"/>
          </w:divBdr>
        </w:div>
        <w:div w:id="1477264574">
          <w:marLeft w:val="640"/>
          <w:marRight w:val="0"/>
          <w:marTop w:val="0"/>
          <w:marBottom w:val="0"/>
          <w:divBdr>
            <w:top w:val="none" w:sz="0" w:space="0" w:color="auto"/>
            <w:left w:val="none" w:sz="0" w:space="0" w:color="auto"/>
            <w:bottom w:val="none" w:sz="0" w:space="0" w:color="auto"/>
            <w:right w:val="none" w:sz="0" w:space="0" w:color="auto"/>
          </w:divBdr>
        </w:div>
        <w:div w:id="1537624469">
          <w:marLeft w:val="640"/>
          <w:marRight w:val="0"/>
          <w:marTop w:val="0"/>
          <w:marBottom w:val="0"/>
          <w:divBdr>
            <w:top w:val="none" w:sz="0" w:space="0" w:color="auto"/>
            <w:left w:val="none" w:sz="0" w:space="0" w:color="auto"/>
            <w:bottom w:val="none" w:sz="0" w:space="0" w:color="auto"/>
            <w:right w:val="none" w:sz="0" w:space="0" w:color="auto"/>
          </w:divBdr>
        </w:div>
        <w:div w:id="1570535659">
          <w:marLeft w:val="640"/>
          <w:marRight w:val="0"/>
          <w:marTop w:val="0"/>
          <w:marBottom w:val="0"/>
          <w:divBdr>
            <w:top w:val="none" w:sz="0" w:space="0" w:color="auto"/>
            <w:left w:val="none" w:sz="0" w:space="0" w:color="auto"/>
            <w:bottom w:val="none" w:sz="0" w:space="0" w:color="auto"/>
            <w:right w:val="none" w:sz="0" w:space="0" w:color="auto"/>
          </w:divBdr>
        </w:div>
        <w:div w:id="1573345448">
          <w:marLeft w:val="640"/>
          <w:marRight w:val="0"/>
          <w:marTop w:val="0"/>
          <w:marBottom w:val="0"/>
          <w:divBdr>
            <w:top w:val="none" w:sz="0" w:space="0" w:color="auto"/>
            <w:left w:val="none" w:sz="0" w:space="0" w:color="auto"/>
            <w:bottom w:val="none" w:sz="0" w:space="0" w:color="auto"/>
            <w:right w:val="none" w:sz="0" w:space="0" w:color="auto"/>
          </w:divBdr>
        </w:div>
        <w:div w:id="1621957032">
          <w:marLeft w:val="640"/>
          <w:marRight w:val="0"/>
          <w:marTop w:val="0"/>
          <w:marBottom w:val="0"/>
          <w:divBdr>
            <w:top w:val="none" w:sz="0" w:space="0" w:color="auto"/>
            <w:left w:val="none" w:sz="0" w:space="0" w:color="auto"/>
            <w:bottom w:val="none" w:sz="0" w:space="0" w:color="auto"/>
            <w:right w:val="none" w:sz="0" w:space="0" w:color="auto"/>
          </w:divBdr>
        </w:div>
        <w:div w:id="1630161935">
          <w:marLeft w:val="640"/>
          <w:marRight w:val="0"/>
          <w:marTop w:val="0"/>
          <w:marBottom w:val="0"/>
          <w:divBdr>
            <w:top w:val="none" w:sz="0" w:space="0" w:color="auto"/>
            <w:left w:val="none" w:sz="0" w:space="0" w:color="auto"/>
            <w:bottom w:val="none" w:sz="0" w:space="0" w:color="auto"/>
            <w:right w:val="none" w:sz="0" w:space="0" w:color="auto"/>
          </w:divBdr>
        </w:div>
        <w:div w:id="1631863698">
          <w:marLeft w:val="640"/>
          <w:marRight w:val="0"/>
          <w:marTop w:val="0"/>
          <w:marBottom w:val="0"/>
          <w:divBdr>
            <w:top w:val="none" w:sz="0" w:space="0" w:color="auto"/>
            <w:left w:val="none" w:sz="0" w:space="0" w:color="auto"/>
            <w:bottom w:val="none" w:sz="0" w:space="0" w:color="auto"/>
            <w:right w:val="none" w:sz="0" w:space="0" w:color="auto"/>
          </w:divBdr>
        </w:div>
        <w:div w:id="1632249148">
          <w:marLeft w:val="640"/>
          <w:marRight w:val="0"/>
          <w:marTop w:val="0"/>
          <w:marBottom w:val="0"/>
          <w:divBdr>
            <w:top w:val="none" w:sz="0" w:space="0" w:color="auto"/>
            <w:left w:val="none" w:sz="0" w:space="0" w:color="auto"/>
            <w:bottom w:val="none" w:sz="0" w:space="0" w:color="auto"/>
            <w:right w:val="none" w:sz="0" w:space="0" w:color="auto"/>
          </w:divBdr>
        </w:div>
        <w:div w:id="1658916806">
          <w:marLeft w:val="640"/>
          <w:marRight w:val="0"/>
          <w:marTop w:val="0"/>
          <w:marBottom w:val="0"/>
          <w:divBdr>
            <w:top w:val="none" w:sz="0" w:space="0" w:color="auto"/>
            <w:left w:val="none" w:sz="0" w:space="0" w:color="auto"/>
            <w:bottom w:val="none" w:sz="0" w:space="0" w:color="auto"/>
            <w:right w:val="none" w:sz="0" w:space="0" w:color="auto"/>
          </w:divBdr>
        </w:div>
        <w:div w:id="1664815737">
          <w:marLeft w:val="640"/>
          <w:marRight w:val="0"/>
          <w:marTop w:val="0"/>
          <w:marBottom w:val="0"/>
          <w:divBdr>
            <w:top w:val="none" w:sz="0" w:space="0" w:color="auto"/>
            <w:left w:val="none" w:sz="0" w:space="0" w:color="auto"/>
            <w:bottom w:val="none" w:sz="0" w:space="0" w:color="auto"/>
            <w:right w:val="none" w:sz="0" w:space="0" w:color="auto"/>
          </w:divBdr>
        </w:div>
        <w:div w:id="1680886260">
          <w:marLeft w:val="640"/>
          <w:marRight w:val="0"/>
          <w:marTop w:val="0"/>
          <w:marBottom w:val="0"/>
          <w:divBdr>
            <w:top w:val="none" w:sz="0" w:space="0" w:color="auto"/>
            <w:left w:val="none" w:sz="0" w:space="0" w:color="auto"/>
            <w:bottom w:val="none" w:sz="0" w:space="0" w:color="auto"/>
            <w:right w:val="none" w:sz="0" w:space="0" w:color="auto"/>
          </w:divBdr>
        </w:div>
        <w:div w:id="1705868546">
          <w:marLeft w:val="640"/>
          <w:marRight w:val="0"/>
          <w:marTop w:val="0"/>
          <w:marBottom w:val="0"/>
          <w:divBdr>
            <w:top w:val="none" w:sz="0" w:space="0" w:color="auto"/>
            <w:left w:val="none" w:sz="0" w:space="0" w:color="auto"/>
            <w:bottom w:val="none" w:sz="0" w:space="0" w:color="auto"/>
            <w:right w:val="none" w:sz="0" w:space="0" w:color="auto"/>
          </w:divBdr>
        </w:div>
        <w:div w:id="1723291772">
          <w:marLeft w:val="640"/>
          <w:marRight w:val="0"/>
          <w:marTop w:val="0"/>
          <w:marBottom w:val="0"/>
          <w:divBdr>
            <w:top w:val="none" w:sz="0" w:space="0" w:color="auto"/>
            <w:left w:val="none" w:sz="0" w:space="0" w:color="auto"/>
            <w:bottom w:val="none" w:sz="0" w:space="0" w:color="auto"/>
            <w:right w:val="none" w:sz="0" w:space="0" w:color="auto"/>
          </w:divBdr>
        </w:div>
        <w:div w:id="1731689079">
          <w:marLeft w:val="640"/>
          <w:marRight w:val="0"/>
          <w:marTop w:val="0"/>
          <w:marBottom w:val="0"/>
          <w:divBdr>
            <w:top w:val="none" w:sz="0" w:space="0" w:color="auto"/>
            <w:left w:val="none" w:sz="0" w:space="0" w:color="auto"/>
            <w:bottom w:val="none" w:sz="0" w:space="0" w:color="auto"/>
            <w:right w:val="none" w:sz="0" w:space="0" w:color="auto"/>
          </w:divBdr>
        </w:div>
        <w:div w:id="1788816863">
          <w:marLeft w:val="640"/>
          <w:marRight w:val="0"/>
          <w:marTop w:val="0"/>
          <w:marBottom w:val="0"/>
          <w:divBdr>
            <w:top w:val="none" w:sz="0" w:space="0" w:color="auto"/>
            <w:left w:val="none" w:sz="0" w:space="0" w:color="auto"/>
            <w:bottom w:val="none" w:sz="0" w:space="0" w:color="auto"/>
            <w:right w:val="none" w:sz="0" w:space="0" w:color="auto"/>
          </w:divBdr>
        </w:div>
        <w:div w:id="1920287705">
          <w:marLeft w:val="640"/>
          <w:marRight w:val="0"/>
          <w:marTop w:val="0"/>
          <w:marBottom w:val="0"/>
          <w:divBdr>
            <w:top w:val="none" w:sz="0" w:space="0" w:color="auto"/>
            <w:left w:val="none" w:sz="0" w:space="0" w:color="auto"/>
            <w:bottom w:val="none" w:sz="0" w:space="0" w:color="auto"/>
            <w:right w:val="none" w:sz="0" w:space="0" w:color="auto"/>
          </w:divBdr>
        </w:div>
        <w:div w:id="1958751584">
          <w:marLeft w:val="640"/>
          <w:marRight w:val="0"/>
          <w:marTop w:val="0"/>
          <w:marBottom w:val="0"/>
          <w:divBdr>
            <w:top w:val="none" w:sz="0" w:space="0" w:color="auto"/>
            <w:left w:val="none" w:sz="0" w:space="0" w:color="auto"/>
            <w:bottom w:val="none" w:sz="0" w:space="0" w:color="auto"/>
            <w:right w:val="none" w:sz="0" w:space="0" w:color="auto"/>
          </w:divBdr>
        </w:div>
        <w:div w:id="1997030071">
          <w:marLeft w:val="640"/>
          <w:marRight w:val="0"/>
          <w:marTop w:val="0"/>
          <w:marBottom w:val="0"/>
          <w:divBdr>
            <w:top w:val="none" w:sz="0" w:space="0" w:color="auto"/>
            <w:left w:val="none" w:sz="0" w:space="0" w:color="auto"/>
            <w:bottom w:val="none" w:sz="0" w:space="0" w:color="auto"/>
            <w:right w:val="none" w:sz="0" w:space="0" w:color="auto"/>
          </w:divBdr>
        </w:div>
        <w:div w:id="2002848274">
          <w:marLeft w:val="640"/>
          <w:marRight w:val="0"/>
          <w:marTop w:val="0"/>
          <w:marBottom w:val="0"/>
          <w:divBdr>
            <w:top w:val="none" w:sz="0" w:space="0" w:color="auto"/>
            <w:left w:val="none" w:sz="0" w:space="0" w:color="auto"/>
            <w:bottom w:val="none" w:sz="0" w:space="0" w:color="auto"/>
            <w:right w:val="none" w:sz="0" w:space="0" w:color="auto"/>
          </w:divBdr>
        </w:div>
        <w:div w:id="2013143601">
          <w:marLeft w:val="640"/>
          <w:marRight w:val="0"/>
          <w:marTop w:val="0"/>
          <w:marBottom w:val="0"/>
          <w:divBdr>
            <w:top w:val="none" w:sz="0" w:space="0" w:color="auto"/>
            <w:left w:val="none" w:sz="0" w:space="0" w:color="auto"/>
            <w:bottom w:val="none" w:sz="0" w:space="0" w:color="auto"/>
            <w:right w:val="none" w:sz="0" w:space="0" w:color="auto"/>
          </w:divBdr>
        </w:div>
        <w:div w:id="2024359520">
          <w:marLeft w:val="640"/>
          <w:marRight w:val="0"/>
          <w:marTop w:val="0"/>
          <w:marBottom w:val="0"/>
          <w:divBdr>
            <w:top w:val="none" w:sz="0" w:space="0" w:color="auto"/>
            <w:left w:val="none" w:sz="0" w:space="0" w:color="auto"/>
            <w:bottom w:val="none" w:sz="0" w:space="0" w:color="auto"/>
            <w:right w:val="none" w:sz="0" w:space="0" w:color="auto"/>
          </w:divBdr>
        </w:div>
        <w:div w:id="2030061557">
          <w:marLeft w:val="640"/>
          <w:marRight w:val="0"/>
          <w:marTop w:val="0"/>
          <w:marBottom w:val="0"/>
          <w:divBdr>
            <w:top w:val="none" w:sz="0" w:space="0" w:color="auto"/>
            <w:left w:val="none" w:sz="0" w:space="0" w:color="auto"/>
            <w:bottom w:val="none" w:sz="0" w:space="0" w:color="auto"/>
            <w:right w:val="none" w:sz="0" w:space="0" w:color="auto"/>
          </w:divBdr>
        </w:div>
        <w:div w:id="2036494875">
          <w:marLeft w:val="640"/>
          <w:marRight w:val="0"/>
          <w:marTop w:val="0"/>
          <w:marBottom w:val="0"/>
          <w:divBdr>
            <w:top w:val="none" w:sz="0" w:space="0" w:color="auto"/>
            <w:left w:val="none" w:sz="0" w:space="0" w:color="auto"/>
            <w:bottom w:val="none" w:sz="0" w:space="0" w:color="auto"/>
            <w:right w:val="none" w:sz="0" w:space="0" w:color="auto"/>
          </w:divBdr>
        </w:div>
        <w:div w:id="2050914732">
          <w:marLeft w:val="640"/>
          <w:marRight w:val="0"/>
          <w:marTop w:val="0"/>
          <w:marBottom w:val="0"/>
          <w:divBdr>
            <w:top w:val="none" w:sz="0" w:space="0" w:color="auto"/>
            <w:left w:val="none" w:sz="0" w:space="0" w:color="auto"/>
            <w:bottom w:val="none" w:sz="0" w:space="0" w:color="auto"/>
            <w:right w:val="none" w:sz="0" w:space="0" w:color="auto"/>
          </w:divBdr>
        </w:div>
        <w:div w:id="2055806769">
          <w:marLeft w:val="640"/>
          <w:marRight w:val="0"/>
          <w:marTop w:val="0"/>
          <w:marBottom w:val="0"/>
          <w:divBdr>
            <w:top w:val="none" w:sz="0" w:space="0" w:color="auto"/>
            <w:left w:val="none" w:sz="0" w:space="0" w:color="auto"/>
            <w:bottom w:val="none" w:sz="0" w:space="0" w:color="auto"/>
            <w:right w:val="none" w:sz="0" w:space="0" w:color="auto"/>
          </w:divBdr>
        </w:div>
        <w:div w:id="2075084265">
          <w:marLeft w:val="640"/>
          <w:marRight w:val="0"/>
          <w:marTop w:val="0"/>
          <w:marBottom w:val="0"/>
          <w:divBdr>
            <w:top w:val="none" w:sz="0" w:space="0" w:color="auto"/>
            <w:left w:val="none" w:sz="0" w:space="0" w:color="auto"/>
            <w:bottom w:val="none" w:sz="0" w:space="0" w:color="auto"/>
            <w:right w:val="none" w:sz="0" w:space="0" w:color="auto"/>
          </w:divBdr>
        </w:div>
        <w:div w:id="2081171328">
          <w:marLeft w:val="640"/>
          <w:marRight w:val="0"/>
          <w:marTop w:val="0"/>
          <w:marBottom w:val="0"/>
          <w:divBdr>
            <w:top w:val="none" w:sz="0" w:space="0" w:color="auto"/>
            <w:left w:val="none" w:sz="0" w:space="0" w:color="auto"/>
            <w:bottom w:val="none" w:sz="0" w:space="0" w:color="auto"/>
            <w:right w:val="none" w:sz="0" w:space="0" w:color="auto"/>
          </w:divBdr>
        </w:div>
        <w:div w:id="2104182993">
          <w:marLeft w:val="640"/>
          <w:marRight w:val="0"/>
          <w:marTop w:val="0"/>
          <w:marBottom w:val="0"/>
          <w:divBdr>
            <w:top w:val="none" w:sz="0" w:space="0" w:color="auto"/>
            <w:left w:val="none" w:sz="0" w:space="0" w:color="auto"/>
            <w:bottom w:val="none" w:sz="0" w:space="0" w:color="auto"/>
            <w:right w:val="none" w:sz="0" w:space="0" w:color="auto"/>
          </w:divBdr>
        </w:div>
      </w:divsChild>
    </w:div>
    <w:div w:id="381636743">
      <w:bodyDiv w:val="1"/>
      <w:marLeft w:val="0"/>
      <w:marRight w:val="0"/>
      <w:marTop w:val="0"/>
      <w:marBottom w:val="0"/>
      <w:divBdr>
        <w:top w:val="none" w:sz="0" w:space="0" w:color="auto"/>
        <w:left w:val="none" w:sz="0" w:space="0" w:color="auto"/>
        <w:bottom w:val="none" w:sz="0" w:space="0" w:color="auto"/>
        <w:right w:val="none" w:sz="0" w:space="0" w:color="auto"/>
      </w:divBdr>
      <w:divsChild>
        <w:div w:id="27414017">
          <w:marLeft w:val="640"/>
          <w:marRight w:val="0"/>
          <w:marTop w:val="0"/>
          <w:marBottom w:val="0"/>
          <w:divBdr>
            <w:top w:val="none" w:sz="0" w:space="0" w:color="auto"/>
            <w:left w:val="none" w:sz="0" w:space="0" w:color="auto"/>
            <w:bottom w:val="none" w:sz="0" w:space="0" w:color="auto"/>
            <w:right w:val="none" w:sz="0" w:space="0" w:color="auto"/>
          </w:divBdr>
        </w:div>
        <w:div w:id="92013877">
          <w:marLeft w:val="640"/>
          <w:marRight w:val="0"/>
          <w:marTop w:val="0"/>
          <w:marBottom w:val="0"/>
          <w:divBdr>
            <w:top w:val="none" w:sz="0" w:space="0" w:color="auto"/>
            <w:left w:val="none" w:sz="0" w:space="0" w:color="auto"/>
            <w:bottom w:val="none" w:sz="0" w:space="0" w:color="auto"/>
            <w:right w:val="none" w:sz="0" w:space="0" w:color="auto"/>
          </w:divBdr>
        </w:div>
        <w:div w:id="148711993">
          <w:marLeft w:val="640"/>
          <w:marRight w:val="0"/>
          <w:marTop w:val="0"/>
          <w:marBottom w:val="0"/>
          <w:divBdr>
            <w:top w:val="none" w:sz="0" w:space="0" w:color="auto"/>
            <w:left w:val="none" w:sz="0" w:space="0" w:color="auto"/>
            <w:bottom w:val="none" w:sz="0" w:space="0" w:color="auto"/>
            <w:right w:val="none" w:sz="0" w:space="0" w:color="auto"/>
          </w:divBdr>
        </w:div>
        <w:div w:id="156919352">
          <w:marLeft w:val="640"/>
          <w:marRight w:val="0"/>
          <w:marTop w:val="0"/>
          <w:marBottom w:val="0"/>
          <w:divBdr>
            <w:top w:val="none" w:sz="0" w:space="0" w:color="auto"/>
            <w:left w:val="none" w:sz="0" w:space="0" w:color="auto"/>
            <w:bottom w:val="none" w:sz="0" w:space="0" w:color="auto"/>
            <w:right w:val="none" w:sz="0" w:space="0" w:color="auto"/>
          </w:divBdr>
        </w:div>
        <w:div w:id="167184216">
          <w:marLeft w:val="640"/>
          <w:marRight w:val="0"/>
          <w:marTop w:val="0"/>
          <w:marBottom w:val="0"/>
          <w:divBdr>
            <w:top w:val="none" w:sz="0" w:space="0" w:color="auto"/>
            <w:left w:val="none" w:sz="0" w:space="0" w:color="auto"/>
            <w:bottom w:val="none" w:sz="0" w:space="0" w:color="auto"/>
            <w:right w:val="none" w:sz="0" w:space="0" w:color="auto"/>
          </w:divBdr>
        </w:div>
        <w:div w:id="215823348">
          <w:marLeft w:val="640"/>
          <w:marRight w:val="0"/>
          <w:marTop w:val="0"/>
          <w:marBottom w:val="0"/>
          <w:divBdr>
            <w:top w:val="none" w:sz="0" w:space="0" w:color="auto"/>
            <w:left w:val="none" w:sz="0" w:space="0" w:color="auto"/>
            <w:bottom w:val="none" w:sz="0" w:space="0" w:color="auto"/>
            <w:right w:val="none" w:sz="0" w:space="0" w:color="auto"/>
          </w:divBdr>
        </w:div>
        <w:div w:id="291908048">
          <w:marLeft w:val="640"/>
          <w:marRight w:val="0"/>
          <w:marTop w:val="0"/>
          <w:marBottom w:val="0"/>
          <w:divBdr>
            <w:top w:val="none" w:sz="0" w:space="0" w:color="auto"/>
            <w:left w:val="none" w:sz="0" w:space="0" w:color="auto"/>
            <w:bottom w:val="none" w:sz="0" w:space="0" w:color="auto"/>
            <w:right w:val="none" w:sz="0" w:space="0" w:color="auto"/>
          </w:divBdr>
        </w:div>
        <w:div w:id="311369178">
          <w:marLeft w:val="640"/>
          <w:marRight w:val="0"/>
          <w:marTop w:val="0"/>
          <w:marBottom w:val="0"/>
          <w:divBdr>
            <w:top w:val="none" w:sz="0" w:space="0" w:color="auto"/>
            <w:left w:val="none" w:sz="0" w:space="0" w:color="auto"/>
            <w:bottom w:val="none" w:sz="0" w:space="0" w:color="auto"/>
            <w:right w:val="none" w:sz="0" w:space="0" w:color="auto"/>
          </w:divBdr>
        </w:div>
        <w:div w:id="395588971">
          <w:marLeft w:val="640"/>
          <w:marRight w:val="0"/>
          <w:marTop w:val="0"/>
          <w:marBottom w:val="0"/>
          <w:divBdr>
            <w:top w:val="none" w:sz="0" w:space="0" w:color="auto"/>
            <w:left w:val="none" w:sz="0" w:space="0" w:color="auto"/>
            <w:bottom w:val="none" w:sz="0" w:space="0" w:color="auto"/>
            <w:right w:val="none" w:sz="0" w:space="0" w:color="auto"/>
          </w:divBdr>
        </w:div>
        <w:div w:id="421725386">
          <w:marLeft w:val="640"/>
          <w:marRight w:val="0"/>
          <w:marTop w:val="0"/>
          <w:marBottom w:val="0"/>
          <w:divBdr>
            <w:top w:val="none" w:sz="0" w:space="0" w:color="auto"/>
            <w:left w:val="none" w:sz="0" w:space="0" w:color="auto"/>
            <w:bottom w:val="none" w:sz="0" w:space="0" w:color="auto"/>
            <w:right w:val="none" w:sz="0" w:space="0" w:color="auto"/>
          </w:divBdr>
        </w:div>
        <w:div w:id="429934258">
          <w:marLeft w:val="640"/>
          <w:marRight w:val="0"/>
          <w:marTop w:val="0"/>
          <w:marBottom w:val="0"/>
          <w:divBdr>
            <w:top w:val="none" w:sz="0" w:space="0" w:color="auto"/>
            <w:left w:val="none" w:sz="0" w:space="0" w:color="auto"/>
            <w:bottom w:val="none" w:sz="0" w:space="0" w:color="auto"/>
            <w:right w:val="none" w:sz="0" w:space="0" w:color="auto"/>
          </w:divBdr>
        </w:div>
        <w:div w:id="495802676">
          <w:marLeft w:val="640"/>
          <w:marRight w:val="0"/>
          <w:marTop w:val="0"/>
          <w:marBottom w:val="0"/>
          <w:divBdr>
            <w:top w:val="none" w:sz="0" w:space="0" w:color="auto"/>
            <w:left w:val="none" w:sz="0" w:space="0" w:color="auto"/>
            <w:bottom w:val="none" w:sz="0" w:space="0" w:color="auto"/>
            <w:right w:val="none" w:sz="0" w:space="0" w:color="auto"/>
          </w:divBdr>
        </w:div>
        <w:div w:id="498085348">
          <w:marLeft w:val="640"/>
          <w:marRight w:val="0"/>
          <w:marTop w:val="0"/>
          <w:marBottom w:val="0"/>
          <w:divBdr>
            <w:top w:val="none" w:sz="0" w:space="0" w:color="auto"/>
            <w:left w:val="none" w:sz="0" w:space="0" w:color="auto"/>
            <w:bottom w:val="none" w:sz="0" w:space="0" w:color="auto"/>
            <w:right w:val="none" w:sz="0" w:space="0" w:color="auto"/>
          </w:divBdr>
        </w:div>
        <w:div w:id="539559839">
          <w:marLeft w:val="640"/>
          <w:marRight w:val="0"/>
          <w:marTop w:val="0"/>
          <w:marBottom w:val="0"/>
          <w:divBdr>
            <w:top w:val="none" w:sz="0" w:space="0" w:color="auto"/>
            <w:left w:val="none" w:sz="0" w:space="0" w:color="auto"/>
            <w:bottom w:val="none" w:sz="0" w:space="0" w:color="auto"/>
            <w:right w:val="none" w:sz="0" w:space="0" w:color="auto"/>
          </w:divBdr>
        </w:div>
        <w:div w:id="558634201">
          <w:marLeft w:val="640"/>
          <w:marRight w:val="0"/>
          <w:marTop w:val="0"/>
          <w:marBottom w:val="0"/>
          <w:divBdr>
            <w:top w:val="none" w:sz="0" w:space="0" w:color="auto"/>
            <w:left w:val="none" w:sz="0" w:space="0" w:color="auto"/>
            <w:bottom w:val="none" w:sz="0" w:space="0" w:color="auto"/>
            <w:right w:val="none" w:sz="0" w:space="0" w:color="auto"/>
          </w:divBdr>
        </w:div>
        <w:div w:id="577444291">
          <w:marLeft w:val="640"/>
          <w:marRight w:val="0"/>
          <w:marTop w:val="0"/>
          <w:marBottom w:val="0"/>
          <w:divBdr>
            <w:top w:val="none" w:sz="0" w:space="0" w:color="auto"/>
            <w:left w:val="none" w:sz="0" w:space="0" w:color="auto"/>
            <w:bottom w:val="none" w:sz="0" w:space="0" w:color="auto"/>
            <w:right w:val="none" w:sz="0" w:space="0" w:color="auto"/>
          </w:divBdr>
        </w:div>
        <w:div w:id="604848702">
          <w:marLeft w:val="640"/>
          <w:marRight w:val="0"/>
          <w:marTop w:val="0"/>
          <w:marBottom w:val="0"/>
          <w:divBdr>
            <w:top w:val="none" w:sz="0" w:space="0" w:color="auto"/>
            <w:left w:val="none" w:sz="0" w:space="0" w:color="auto"/>
            <w:bottom w:val="none" w:sz="0" w:space="0" w:color="auto"/>
            <w:right w:val="none" w:sz="0" w:space="0" w:color="auto"/>
          </w:divBdr>
        </w:div>
        <w:div w:id="616176343">
          <w:marLeft w:val="640"/>
          <w:marRight w:val="0"/>
          <w:marTop w:val="0"/>
          <w:marBottom w:val="0"/>
          <w:divBdr>
            <w:top w:val="none" w:sz="0" w:space="0" w:color="auto"/>
            <w:left w:val="none" w:sz="0" w:space="0" w:color="auto"/>
            <w:bottom w:val="none" w:sz="0" w:space="0" w:color="auto"/>
            <w:right w:val="none" w:sz="0" w:space="0" w:color="auto"/>
          </w:divBdr>
        </w:div>
        <w:div w:id="644313119">
          <w:marLeft w:val="640"/>
          <w:marRight w:val="0"/>
          <w:marTop w:val="0"/>
          <w:marBottom w:val="0"/>
          <w:divBdr>
            <w:top w:val="none" w:sz="0" w:space="0" w:color="auto"/>
            <w:left w:val="none" w:sz="0" w:space="0" w:color="auto"/>
            <w:bottom w:val="none" w:sz="0" w:space="0" w:color="auto"/>
            <w:right w:val="none" w:sz="0" w:space="0" w:color="auto"/>
          </w:divBdr>
        </w:div>
        <w:div w:id="648557268">
          <w:marLeft w:val="640"/>
          <w:marRight w:val="0"/>
          <w:marTop w:val="0"/>
          <w:marBottom w:val="0"/>
          <w:divBdr>
            <w:top w:val="none" w:sz="0" w:space="0" w:color="auto"/>
            <w:left w:val="none" w:sz="0" w:space="0" w:color="auto"/>
            <w:bottom w:val="none" w:sz="0" w:space="0" w:color="auto"/>
            <w:right w:val="none" w:sz="0" w:space="0" w:color="auto"/>
          </w:divBdr>
        </w:div>
        <w:div w:id="667096000">
          <w:marLeft w:val="640"/>
          <w:marRight w:val="0"/>
          <w:marTop w:val="0"/>
          <w:marBottom w:val="0"/>
          <w:divBdr>
            <w:top w:val="none" w:sz="0" w:space="0" w:color="auto"/>
            <w:left w:val="none" w:sz="0" w:space="0" w:color="auto"/>
            <w:bottom w:val="none" w:sz="0" w:space="0" w:color="auto"/>
            <w:right w:val="none" w:sz="0" w:space="0" w:color="auto"/>
          </w:divBdr>
        </w:div>
        <w:div w:id="707682849">
          <w:marLeft w:val="640"/>
          <w:marRight w:val="0"/>
          <w:marTop w:val="0"/>
          <w:marBottom w:val="0"/>
          <w:divBdr>
            <w:top w:val="none" w:sz="0" w:space="0" w:color="auto"/>
            <w:left w:val="none" w:sz="0" w:space="0" w:color="auto"/>
            <w:bottom w:val="none" w:sz="0" w:space="0" w:color="auto"/>
            <w:right w:val="none" w:sz="0" w:space="0" w:color="auto"/>
          </w:divBdr>
        </w:div>
        <w:div w:id="758409492">
          <w:marLeft w:val="640"/>
          <w:marRight w:val="0"/>
          <w:marTop w:val="0"/>
          <w:marBottom w:val="0"/>
          <w:divBdr>
            <w:top w:val="none" w:sz="0" w:space="0" w:color="auto"/>
            <w:left w:val="none" w:sz="0" w:space="0" w:color="auto"/>
            <w:bottom w:val="none" w:sz="0" w:space="0" w:color="auto"/>
            <w:right w:val="none" w:sz="0" w:space="0" w:color="auto"/>
          </w:divBdr>
        </w:div>
        <w:div w:id="781000668">
          <w:marLeft w:val="640"/>
          <w:marRight w:val="0"/>
          <w:marTop w:val="0"/>
          <w:marBottom w:val="0"/>
          <w:divBdr>
            <w:top w:val="none" w:sz="0" w:space="0" w:color="auto"/>
            <w:left w:val="none" w:sz="0" w:space="0" w:color="auto"/>
            <w:bottom w:val="none" w:sz="0" w:space="0" w:color="auto"/>
            <w:right w:val="none" w:sz="0" w:space="0" w:color="auto"/>
          </w:divBdr>
        </w:div>
        <w:div w:id="790513842">
          <w:marLeft w:val="640"/>
          <w:marRight w:val="0"/>
          <w:marTop w:val="0"/>
          <w:marBottom w:val="0"/>
          <w:divBdr>
            <w:top w:val="none" w:sz="0" w:space="0" w:color="auto"/>
            <w:left w:val="none" w:sz="0" w:space="0" w:color="auto"/>
            <w:bottom w:val="none" w:sz="0" w:space="0" w:color="auto"/>
            <w:right w:val="none" w:sz="0" w:space="0" w:color="auto"/>
          </w:divBdr>
        </w:div>
        <w:div w:id="845092509">
          <w:marLeft w:val="640"/>
          <w:marRight w:val="0"/>
          <w:marTop w:val="0"/>
          <w:marBottom w:val="0"/>
          <w:divBdr>
            <w:top w:val="none" w:sz="0" w:space="0" w:color="auto"/>
            <w:left w:val="none" w:sz="0" w:space="0" w:color="auto"/>
            <w:bottom w:val="none" w:sz="0" w:space="0" w:color="auto"/>
            <w:right w:val="none" w:sz="0" w:space="0" w:color="auto"/>
          </w:divBdr>
        </w:div>
        <w:div w:id="864753430">
          <w:marLeft w:val="640"/>
          <w:marRight w:val="0"/>
          <w:marTop w:val="0"/>
          <w:marBottom w:val="0"/>
          <w:divBdr>
            <w:top w:val="none" w:sz="0" w:space="0" w:color="auto"/>
            <w:left w:val="none" w:sz="0" w:space="0" w:color="auto"/>
            <w:bottom w:val="none" w:sz="0" w:space="0" w:color="auto"/>
            <w:right w:val="none" w:sz="0" w:space="0" w:color="auto"/>
          </w:divBdr>
        </w:div>
        <w:div w:id="871115084">
          <w:marLeft w:val="640"/>
          <w:marRight w:val="0"/>
          <w:marTop w:val="0"/>
          <w:marBottom w:val="0"/>
          <w:divBdr>
            <w:top w:val="none" w:sz="0" w:space="0" w:color="auto"/>
            <w:left w:val="none" w:sz="0" w:space="0" w:color="auto"/>
            <w:bottom w:val="none" w:sz="0" w:space="0" w:color="auto"/>
            <w:right w:val="none" w:sz="0" w:space="0" w:color="auto"/>
          </w:divBdr>
        </w:div>
        <w:div w:id="905800255">
          <w:marLeft w:val="640"/>
          <w:marRight w:val="0"/>
          <w:marTop w:val="0"/>
          <w:marBottom w:val="0"/>
          <w:divBdr>
            <w:top w:val="none" w:sz="0" w:space="0" w:color="auto"/>
            <w:left w:val="none" w:sz="0" w:space="0" w:color="auto"/>
            <w:bottom w:val="none" w:sz="0" w:space="0" w:color="auto"/>
            <w:right w:val="none" w:sz="0" w:space="0" w:color="auto"/>
          </w:divBdr>
        </w:div>
        <w:div w:id="918059239">
          <w:marLeft w:val="640"/>
          <w:marRight w:val="0"/>
          <w:marTop w:val="0"/>
          <w:marBottom w:val="0"/>
          <w:divBdr>
            <w:top w:val="none" w:sz="0" w:space="0" w:color="auto"/>
            <w:left w:val="none" w:sz="0" w:space="0" w:color="auto"/>
            <w:bottom w:val="none" w:sz="0" w:space="0" w:color="auto"/>
            <w:right w:val="none" w:sz="0" w:space="0" w:color="auto"/>
          </w:divBdr>
        </w:div>
        <w:div w:id="927541624">
          <w:marLeft w:val="640"/>
          <w:marRight w:val="0"/>
          <w:marTop w:val="0"/>
          <w:marBottom w:val="0"/>
          <w:divBdr>
            <w:top w:val="none" w:sz="0" w:space="0" w:color="auto"/>
            <w:left w:val="none" w:sz="0" w:space="0" w:color="auto"/>
            <w:bottom w:val="none" w:sz="0" w:space="0" w:color="auto"/>
            <w:right w:val="none" w:sz="0" w:space="0" w:color="auto"/>
          </w:divBdr>
        </w:div>
        <w:div w:id="955217686">
          <w:marLeft w:val="640"/>
          <w:marRight w:val="0"/>
          <w:marTop w:val="0"/>
          <w:marBottom w:val="0"/>
          <w:divBdr>
            <w:top w:val="none" w:sz="0" w:space="0" w:color="auto"/>
            <w:left w:val="none" w:sz="0" w:space="0" w:color="auto"/>
            <w:bottom w:val="none" w:sz="0" w:space="0" w:color="auto"/>
            <w:right w:val="none" w:sz="0" w:space="0" w:color="auto"/>
          </w:divBdr>
        </w:div>
        <w:div w:id="958142623">
          <w:marLeft w:val="640"/>
          <w:marRight w:val="0"/>
          <w:marTop w:val="0"/>
          <w:marBottom w:val="0"/>
          <w:divBdr>
            <w:top w:val="none" w:sz="0" w:space="0" w:color="auto"/>
            <w:left w:val="none" w:sz="0" w:space="0" w:color="auto"/>
            <w:bottom w:val="none" w:sz="0" w:space="0" w:color="auto"/>
            <w:right w:val="none" w:sz="0" w:space="0" w:color="auto"/>
          </w:divBdr>
        </w:div>
        <w:div w:id="975716427">
          <w:marLeft w:val="640"/>
          <w:marRight w:val="0"/>
          <w:marTop w:val="0"/>
          <w:marBottom w:val="0"/>
          <w:divBdr>
            <w:top w:val="none" w:sz="0" w:space="0" w:color="auto"/>
            <w:left w:val="none" w:sz="0" w:space="0" w:color="auto"/>
            <w:bottom w:val="none" w:sz="0" w:space="0" w:color="auto"/>
            <w:right w:val="none" w:sz="0" w:space="0" w:color="auto"/>
          </w:divBdr>
        </w:div>
        <w:div w:id="987904440">
          <w:marLeft w:val="640"/>
          <w:marRight w:val="0"/>
          <w:marTop w:val="0"/>
          <w:marBottom w:val="0"/>
          <w:divBdr>
            <w:top w:val="none" w:sz="0" w:space="0" w:color="auto"/>
            <w:left w:val="none" w:sz="0" w:space="0" w:color="auto"/>
            <w:bottom w:val="none" w:sz="0" w:space="0" w:color="auto"/>
            <w:right w:val="none" w:sz="0" w:space="0" w:color="auto"/>
          </w:divBdr>
        </w:div>
        <w:div w:id="1072695702">
          <w:marLeft w:val="640"/>
          <w:marRight w:val="0"/>
          <w:marTop w:val="0"/>
          <w:marBottom w:val="0"/>
          <w:divBdr>
            <w:top w:val="none" w:sz="0" w:space="0" w:color="auto"/>
            <w:left w:val="none" w:sz="0" w:space="0" w:color="auto"/>
            <w:bottom w:val="none" w:sz="0" w:space="0" w:color="auto"/>
            <w:right w:val="none" w:sz="0" w:space="0" w:color="auto"/>
          </w:divBdr>
        </w:div>
        <w:div w:id="1105999947">
          <w:marLeft w:val="640"/>
          <w:marRight w:val="0"/>
          <w:marTop w:val="0"/>
          <w:marBottom w:val="0"/>
          <w:divBdr>
            <w:top w:val="none" w:sz="0" w:space="0" w:color="auto"/>
            <w:left w:val="none" w:sz="0" w:space="0" w:color="auto"/>
            <w:bottom w:val="none" w:sz="0" w:space="0" w:color="auto"/>
            <w:right w:val="none" w:sz="0" w:space="0" w:color="auto"/>
          </w:divBdr>
        </w:div>
        <w:div w:id="1124228930">
          <w:marLeft w:val="640"/>
          <w:marRight w:val="0"/>
          <w:marTop w:val="0"/>
          <w:marBottom w:val="0"/>
          <w:divBdr>
            <w:top w:val="none" w:sz="0" w:space="0" w:color="auto"/>
            <w:left w:val="none" w:sz="0" w:space="0" w:color="auto"/>
            <w:bottom w:val="none" w:sz="0" w:space="0" w:color="auto"/>
            <w:right w:val="none" w:sz="0" w:space="0" w:color="auto"/>
          </w:divBdr>
        </w:div>
        <w:div w:id="1128354221">
          <w:marLeft w:val="640"/>
          <w:marRight w:val="0"/>
          <w:marTop w:val="0"/>
          <w:marBottom w:val="0"/>
          <w:divBdr>
            <w:top w:val="none" w:sz="0" w:space="0" w:color="auto"/>
            <w:left w:val="none" w:sz="0" w:space="0" w:color="auto"/>
            <w:bottom w:val="none" w:sz="0" w:space="0" w:color="auto"/>
            <w:right w:val="none" w:sz="0" w:space="0" w:color="auto"/>
          </w:divBdr>
        </w:div>
        <w:div w:id="1195384348">
          <w:marLeft w:val="640"/>
          <w:marRight w:val="0"/>
          <w:marTop w:val="0"/>
          <w:marBottom w:val="0"/>
          <w:divBdr>
            <w:top w:val="none" w:sz="0" w:space="0" w:color="auto"/>
            <w:left w:val="none" w:sz="0" w:space="0" w:color="auto"/>
            <w:bottom w:val="none" w:sz="0" w:space="0" w:color="auto"/>
            <w:right w:val="none" w:sz="0" w:space="0" w:color="auto"/>
          </w:divBdr>
        </w:div>
        <w:div w:id="1199395280">
          <w:marLeft w:val="640"/>
          <w:marRight w:val="0"/>
          <w:marTop w:val="0"/>
          <w:marBottom w:val="0"/>
          <w:divBdr>
            <w:top w:val="none" w:sz="0" w:space="0" w:color="auto"/>
            <w:left w:val="none" w:sz="0" w:space="0" w:color="auto"/>
            <w:bottom w:val="none" w:sz="0" w:space="0" w:color="auto"/>
            <w:right w:val="none" w:sz="0" w:space="0" w:color="auto"/>
          </w:divBdr>
        </w:div>
        <w:div w:id="1213999135">
          <w:marLeft w:val="640"/>
          <w:marRight w:val="0"/>
          <w:marTop w:val="0"/>
          <w:marBottom w:val="0"/>
          <w:divBdr>
            <w:top w:val="none" w:sz="0" w:space="0" w:color="auto"/>
            <w:left w:val="none" w:sz="0" w:space="0" w:color="auto"/>
            <w:bottom w:val="none" w:sz="0" w:space="0" w:color="auto"/>
            <w:right w:val="none" w:sz="0" w:space="0" w:color="auto"/>
          </w:divBdr>
        </w:div>
        <w:div w:id="1262377484">
          <w:marLeft w:val="640"/>
          <w:marRight w:val="0"/>
          <w:marTop w:val="0"/>
          <w:marBottom w:val="0"/>
          <w:divBdr>
            <w:top w:val="none" w:sz="0" w:space="0" w:color="auto"/>
            <w:left w:val="none" w:sz="0" w:space="0" w:color="auto"/>
            <w:bottom w:val="none" w:sz="0" w:space="0" w:color="auto"/>
            <w:right w:val="none" w:sz="0" w:space="0" w:color="auto"/>
          </w:divBdr>
        </w:div>
        <w:div w:id="1275559130">
          <w:marLeft w:val="640"/>
          <w:marRight w:val="0"/>
          <w:marTop w:val="0"/>
          <w:marBottom w:val="0"/>
          <w:divBdr>
            <w:top w:val="none" w:sz="0" w:space="0" w:color="auto"/>
            <w:left w:val="none" w:sz="0" w:space="0" w:color="auto"/>
            <w:bottom w:val="none" w:sz="0" w:space="0" w:color="auto"/>
            <w:right w:val="none" w:sz="0" w:space="0" w:color="auto"/>
          </w:divBdr>
        </w:div>
        <w:div w:id="1285846778">
          <w:marLeft w:val="640"/>
          <w:marRight w:val="0"/>
          <w:marTop w:val="0"/>
          <w:marBottom w:val="0"/>
          <w:divBdr>
            <w:top w:val="none" w:sz="0" w:space="0" w:color="auto"/>
            <w:left w:val="none" w:sz="0" w:space="0" w:color="auto"/>
            <w:bottom w:val="none" w:sz="0" w:space="0" w:color="auto"/>
            <w:right w:val="none" w:sz="0" w:space="0" w:color="auto"/>
          </w:divBdr>
        </w:div>
        <w:div w:id="1377504206">
          <w:marLeft w:val="640"/>
          <w:marRight w:val="0"/>
          <w:marTop w:val="0"/>
          <w:marBottom w:val="0"/>
          <w:divBdr>
            <w:top w:val="none" w:sz="0" w:space="0" w:color="auto"/>
            <w:left w:val="none" w:sz="0" w:space="0" w:color="auto"/>
            <w:bottom w:val="none" w:sz="0" w:space="0" w:color="auto"/>
            <w:right w:val="none" w:sz="0" w:space="0" w:color="auto"/>
          </w:divBdr>
        </w:div>
        <w:div w:id="1411392470">
          <w:marLeft w:val="640"/>
          <w:marRight w:val="0"/>
          <w:marTop w:val="0"/>
          <w:marBottom w:val="0"/>
          <w:divBdr>
            <w:top w:val="none" w:sz="0" w:space="0" w:color="auto"/>
            <w:left w:val="none" w:sz="0" w:space="0" w:color="auto"/>
            <w:bottom w:val="none" w:sz="0" w:space="0" w:color="auto"/>
            <w:right w:val="none" w:sz="0" w:space="0" w:color="auto"/>
          </w:divBdr>
        </w:div>
        <w:div w:id="1415662143">
          <w:marLeft w:val="640"/>
          <w:marRight w:val="0"/>
          <w:marTop w:val="0"/>
          <w:marBottom w:val="0"/>
          <w:divBdr>
            <w:top w:val="none" w:sz="0" w:space="0" w:color="auto"/>
            <w:left w:val="none" w:sz="0" w:space="0" w:color="auto"/>
            <w:bottom w:val="none" w:sz="0" w:space="0" w:color="auto"/>
            <w:right w:val="none" w:sz="0" w:space="0" w:color="auto"/>
          </w:divBdr>
        </w:div>
        <w:div w:id="1427799482">
          <w:marLeft w:val="640"/>
          <w:marRight w:val="0"/>
          <w:marTop w:val="0"/>
          <w:marBottom w:val="0"/>
          <w:divBdr>
            <w:top w:val="none" w:sz="0" w:space="0" w:color="auto"/>
            <w:left w:val="none" w:sz="0" w:space="0" w:color="auto"/>
            <w:bottom w:val="none" w:sz="0" w:space="0" w:color="auto"/>
            <w:right w:val="none" w:sz="0" w:space="0" w:color="auto"/>
          </w:divBdr>
        </w:div>
        <w:div w:id="1450465751">
          <w:marLeft w:val="640"/>
          <w:marRight w:val="0"/>
          <w:marTop w:val="0"/>
          <w:marBottom w:val="0"/>
          <w:divBdr>
            <w:top w:val="none" w:sz="0" w:space="0" w:color="auto"/>
            <w:left w:val="none" w:sz="0" w:space="0" w:color="auto"/>
            <w:bottom w:val="none" w:sz="0" w:space="0" w:color="auto"/>
            <w:right w:val="none" w:sz="0" w:space="0" w:color="auto"/>
          </w:divBdr>
        </w:div>
        <w:div w:id="1490708317">
          <w:marLeft w:val="640"/>
          <w:marRight w:val="0"/>
          <w:marTop w:val="0"/>
          <w:marBottom w:val="0"/>
          <w:divBdr>
            <w:top w:val="none" w:sz="0" w:space="0" w:color="auto"/>
            <w:left w:val="none" w:sz="0" w:space="0" w:color="auto"/>
            <w:bottom w:val="none" w:sz="0" w:space="0" w:color="auto"/>
            <w:right w:val="none" w:sz="0" w:space="0" w:color="auto"/>
          </w:divBdr>
        </w:div>
        <w:div w:id="1506094104">
          <w:marLeft w:val="640"/>
          <w:marRight w:val="0"/>
          <w:marTop w:val="0"/>
          <w:marBottom w:val="0"/>
          <w:divBdr>
            <w:top w:val="none" w:sz="0" w:space="0" w:color="auto"/>
            <w:left w:val="none" w:sz="0" w:space="0" w:color="auto"/>
            <w:bottom w:val="none" w:sz="0" w:space="0" w:color="auto"/>
            <w:right w:val="none" w:sz="0" w:space="0" w:color="auto"/>
          </w:divBdr>
        </w:div>
        <w:div w:id="1516069877">
          <w:marLeft w:val="640"/>
          <w:marRight w:val="0"/>
          <w:marTop w:val="0"/>
          <w:marBottom w:val="0"/>
          <w:divBdr>
            <w:top w:val="none" w:sz="0" w:space="0" w:color="auto"/>
            <w:left w:val="none" w:sz="0" w:space="0" w:color="auto"/>
            <w:bottom w:val="none" w:sz="0" w:space="0" w:color="auto"/>
            <w:right w:val="none" w:sz="0" w:space="0" w:color="auto"/>
          </w:divBdr>
        </w:div>
        <w:div w:id="1575317956">
          <w:marLeft w:val="640"/>
          <w:marRight w:val="0"/>
          <w:marTop w:val="0"/>
          <w:marBottom w:val="0"/>
          <w:divBdr>
            <w:top w:val="none" w:sz="0" w:space="0" w:color="auto"/>
            <w:left w:val="none" w:sz="0" w:space="0" w:color="auto"/>
            <w:bottom w:val="none" w:sz="0" w:space="0" w:color="auto"/>
            <w:right w:val="none" w:sz="0" w:space="0" w:color="auto"/>
          </w:divBdr>
        </w:div>
        <w:div w:id="1583490141">
          <w:marLeft w:val="640"/>
          <w:marRight w:val="0"/>
          <w:marTop w:val="0"/>
          <w:marBottom w:val="0"/>
          <w:divBdr>
            <w:top w:val="none" w:sz="0" w:space="0" w:color="auto"/>
            <w:left w:val="none" w:sz="0" w:space="0" w:color="auto"/>
            <w:bottom w:val="none" w:sz="0" w:space="0" w:color="auto"/>
            <w:right w:val="none" w:sz="0" w:space="0" w:color="auto"/>
          </w:divBdr>
        </w:div>
        <w:div w:id="1598251481">
          <w:marLeft w:val="640"/>
          <w:marRight w:val="0"/>
          <w:marTop w:val="0"/>
          <w:marBottom w:val="0"/>
          <w:divBdr>
            <w:top w:val="none" w:sz="0" w:space="0" w:color="auto"/>
            <w:left w:val="none" w:sz="0" w:space="0" w:color="auto"/>
            <w:bottom w:val="none" w:sz="0" w:space="0" w:color="auto"/>
            <w:right w:val="none" w:sz="0" w:space="0" w:color="auto"/>
          </w:divBdr>
        </w:div>
        <w:div w:id="1608007535">
          <w:marLeft w:val="640"/>
          <w:marRight w:val="0"/>
          <w:marTop w:val="0"/>
          <w:marBottom w:val="0"/>
          <w:divBdr>
            <w:top w:val="none" w:sz="0" w:space="0" w:color="auto"/>
            <w:left w:val="none" w:sz="0" w:space="0" w:color="auto"/>
            <w:bottom w:val="none" w:sz="0" w:space="0" w:color="auto"/>
            <w:right w:val="none" w:sz="0" w:space="0" w:color="auto"/>
          </w:divBdr>
        </w:div>
        <w:div w:id="1618947885">
          <w:marLeft w:val="640"/>
          <w:marRight w:val="0"/>
          <w:marTop w:val="0"/>
          <w:marBottom w:val="0"/>
          <w:divBdr>
            <w:top w:val="none" w:sz="0" w:space="0" w:color="auto"/>
            <w:left w:val="none" w:sz="0" w:space="0" w:color="auto"/>
            <w:bottom w:val="none" w:sz="0" w:space="0" w:color="auto"/>
            <w:right w:val="none" w:sz="0" w:space="0" w:color="auto"/>
          </w:divBdr>
        </w:div>
        <w:div w:id="1648827063">
          <w:marLeft w:val="640"/>
          <w:marRight w:val="0"/>
          <w:marTop w:val="0"/>
          <w:marBottom w:val="0"/>
          <w:divBdr>
            <w:top w:val="none" w:sz="0" w:space="0" w:color="auto"/>
            <w:left w:val="none" w:sz="0" w:space="0" w:color="auto"/>
            <w:bottom w:val="none" w:sz="0" w:space="0" w:color="auto"/>
            <w:right w:val="none" w:sz="0" w:space="0" w:color="auto"/>
          </w:divBdr>
        </w:div>
        <w:div w:id="1662394606">
          <w:marLeft w:val="640"/>
          <w:marRight w:val="0"/>
          <w:marTop w:val="0"/>
          <w:marBottom w:val="0"/>
          <w:divBdr>
            <w:top w:val="none" w:sz="0" w:space="0" w:color="auto"/>
            <w:left w:val="none" w:sz="0" w:space="0" w:color="auto"/>
            <w:bottom w:val="none" w:sz="0" w:space="0" w:color="auto"/>
            <w:right w:val="none" w:sz="0" w:space="0" w:color="auto"/>
          </w:divBdr>
        </w:div>
        <w:div w:id="1674257632">
          <w:marLeft w:val="640"/>
          <w:marRight w:val="0"/>
          <w:marTop w:val="0"/>
          <w:marBottom w:val="0"/>
          <w:divBdr>
            <w:top w:val="none" w:sz="0" w:space="0" w:color="auto"/>
            <w:left w:val="none" w:sz="0" w:space="0" w:color="auto"/>
            <w:bottom w:val="none" w:sz="0" w:space="0" w:color="auto"/>
            <w:right w:val="none" w:sz="0" w:space="0" w:color="auto"/>
          </w:divBdr>
        </w:div>
        <w:div w:id="1706950957">
          <w:marLeft w:val="640"/>
          <w:marRight w:val="0"/>
          <w:marTop w:val="0"/>
          <w:marBottom w:val="0"/>
          <w:divBdr>
            <w:top w:val="none" w:sz="0" w:space="0" w:color="auto"/>
            <w:left w:val="none" w:sz="0" w:space="0" w:color="auto"/>
            <w:bottom w:val="none" w:sz="0" w:space="0" w:color="auto"/>
            <w:right w:val="none" w:sz="0" w:space="0" w:color="auto"/>
          </w:divBdr>
        </w:div>
        <w:div w:id="1729986092">
          <w:marLeft w:val="640"/>
          <w:marRight w:val="0"/>
          <w:marTop w:val="0"/>
          <w:marBottom w:val="0"/>
          <w:divBdr>
            <w:top w:val="none" w:sz="0" w:space="0" w:color="auto"/>
            <w:left w:val="none" w:sz="0" w:space="0" w:color="auto"/>
            <w:bottom w:val="none" w:sz="0" w:space="0" w:color="auto"/>
            <w:right w:val="none" w:sz="0" w:space="0" w:color="auto"/>
          </w:divBdr>
        </w:div>
        <w:div w:id="1744991272">
          <w:marLeft w:val="640"/>
          <w:marRight w:val="0"/>
          <w:marTop w:val="0"/>
          <w:marBottom w:val="0"/>
          <w:divBdr>
            <w:top w:val="none" w:sz="0" w:space="0" w:color="auto"/>
            <w:left w:val="none" w:sz="0" w:space="0" w:color="auto"/>
            <w:bottom w:val="none" w:sz="0" w:space="0" w:color="auto"/>
            <w:right w:val="none" w:sz="0" w:space="0" w:color="auto"/>
          </w:divBdr>
        </w:div>
        <w:div w:id="1758016462">
          <w:marLeft w:val="640"/>
          <w:marRight w:val="0"/>
          <w:marTop w:val="0"/>
          <w:marBottom w:val="0"/>
          <w:divBdr>
            <w:top w:val="none" w:sz="0" w:space="0" w:color="auto"/>
            <w:left w:val="none" w:sz="0" w:space="0" w:color="auto"/>
            <w:bottom w:val="none" w:sz="0" w:space="0" w:color="auto"/>
            <w:right w:val="none" w:sz="0" w:space="0" w:color="auto"/>
          </w:divBdr>
        </w:div>
        <w:div w:id="1781533082">
          <w:marLeft w:val="640"/>
          <w:marRight w:val="0"/>
          <w:marTop w:val="0"/>
          <w:marBottom w:val="0"/>
          <w:divBdr>
            <w:top w:val="none" w:sz="0" w:space="0" w:color="auto"/>
            <w:left w:val="none" w:sz="0" w:space="0" w:color="auto"/>
            <w:bottom w:val="none" w:sz="0" w:space="0" w:color="auto"/>
            <w:right w:val="none" w:sz="0" w:space="0" w:color="auto"/>
          </w:divBdr>
        </w:div>
        <w:div w:id="1794011384">
          <w:marLeft w:val="640"/>
          <w:marRight w:val="0"/>
          <w:marTop w:val="0"/>
          <w:marBottom w:val="0"/>
          <w:divBdr>
            <w:top w:val="none" w:sz="0" w:space="0" w:color="auto"/>
            <w:left w:val="none" w:sz="0" w:space="0" w:color="auto"/>
            <w:bottom w:val="none" w:sz="0" w:space="0" w:color="auto"/>
            <w:right w:val="none" w:sz="0" w:space="0" w:color="auto"/>
          </w:divBdr>
        </w:div>
        <w:div w:id="1795059218">
          <w:marLeft w:val="640"/>
          <w:marRight w:val="0"/>
          <w:marTop w:val="0"/>
          <w:marBottom w:val="0"/>
          <w:divBdr>
            <w:top w:val="none" w:sz="0" w:space="0" w:color="auto"/>
            <w:left w:val="none" w:sz="0" w:space="0" w:color="auto"/>
            <w:bottom w:val="none" w:sz="0" w:space="0" w:color="auto"/>
            <w:right w:val="none" w:sz="0" w:space="0" w:color="auto"/>
          </w:divBdr>
        </w:div>
        <w:div w:id="1824085625">
          <w:marLeft w:val="640"/>
          <w:marRight w:val="0"/>
          <w:marTop w:val="0"/>
          <w:marBottom w:val="0"/>
          <w:divBdr>
            <w:top w:val="none" w:sz="0" w:space="0" w:color="auto"/>
            <w:left w:val="none" w:sz="0" w:space="0" w:color="auto"/>
            <w:bottom w:val="none" w:sz="0" w:space="0" w:color="auto"/>
            <w:right w:val="none" w:sz="0" w:space="0" w:color="auto"/>
          </w:divBdr>
        </w:div>
        <w:div w:id="1831746815">
          <w:marLeft w:val="640"/>
          <w:marRight w:val="0"/>
          <w:marTop w:val="0"/>
          <w:marBottom w:val="0"/>
          <w:divBdr>
            <w:top w:val="none" w:sz="0" w:space="0" w:color="auto"/>
            <w:left w:val="none" w:sz="0" w:space="0" w:color="auto"/>
            <w:bottom w:val="none" w:sz="0" w:space="0" w:color="auto"/>
            <w:right w:val="none" w:sz="0" w:space="0" w:color="auto"/>
          </w:divBdr>
        </w:div>
        <w:div w:id="1875262926">
          <w:marLeft w:val="640"/>
          <w:marRight w:val="0"/>
          <w:marTop w:val="0"/>
          <w:marBottom w:val="0"/>
          <w:divBdr>
            <w:top w:val="none" w:sz="0" w:space="0" w:color="auto"/>
            <w:left w:val="none" w:sz="0" w:space="0" w:color="auto"/>
            <w:bottom w:val="none" w:sz="0" w:space="0" w:color="auto"/>
            <w:right w:val="none" w:sz="0" w:space="0" w:color="auto"/>
          </w:divBdr>
        </w:div>
        <w:div w:id="1886479162">
          <w:marLeft w:val="640"/>
          <w:marRight w:val="0"/>
          <w:marTop w:val="0"/>
          <w:marBottom w:val="0"/>
          <w:divBdr>
            <w:top w:val="none" w:sz="0" w:space="0" w:color="auto"/>
            <w:left w:val="none" w:sz="0" w:space="0" w:color="auto"/>
            <w:bottom w:val="none" w:sz="0" w:space="0" w:color="auto"/>
            <w:right w:val="none" w:sz="0" w:space="0" w:color="auto"/>
          </w:divBdr>
        </w:div>
        <w:div w:id="1886481622">
          <w:marLeft w:val="640"/>
          <w:marRight w:val="0"/>
          <w:marTop w:val="0"/>
          <w:marBottom w:val="0"/>
          <w:divBdr>
            <w:top w:val="none" w:sz="0" w:space="0" w:color="auto"/>
            <w:left w:val="none" w:sz="0" w:space="0" w:color="auto"/>
            <w:bottom w:val="none" w:sz="0" w:space="0" w:color="auto"/>
            <w:right w:val="none" w:sz="0" w:space="0" w:color="auto"/>
          </w:divBdr>
        </w:div>
        <w:div w:id="1888949868">
          <w:marLeft w:val="640"/>
          <w:marRight w:val="0"/>
          <w:marTop w:val="0"/>
          <w:marBottom w:val="0"/>
          <w:divBdr>
            <w:top w:val="none" w:sz="0" w:space="0" w:color="auto"/>
            <w:left w:val="none" w:sz="0" w:space="0" w:color="auto"/>
            <w:bottom w:val="none" w:sz="0" w:space="0" w:color="auto"/>
            <w:right w:val="none" w:sz="0" w:space="0" w:color="auto"/>
          </w:divBdr>
        </w:div>
        <w:div w:id="1952128511">
          <w:marLeft w:val="640"/>
          <w:marRight w:val="0"/>
          <w:marTop w:val="0"/>
          <w:marBottom w:val="0"/>
          <w:divBdr>
            <w:top w:val="none" w:sz="0" w:space="0" w:color="auto"/>
            <w:left w:val="none" w:sz="0" w:space="0" w:color="auto"/>
            <w:bottom w:val="none" w:sz="0" w:space="0" w:color="auto"/>
            <w:right w:val="none" w:sz="0" w:space="0" w:color="auto"/>
          </w:divBdr>
        </w:div>
        <w:div w:id="1979915897">
          <w:marLeft w:val="640"/>
          <w:marRight w:val="0"/>
          <w:marTop w:val="0"/>
          <w:marBottom w:val="0"/>
          <w:divBdr>
            <w:top w:val="none" w:sz="0" w:space="0" w:color="auto"/>
            <w:left w:val="none" w:sz="0" w:space="0" w:color="auto"/>
            <w:bottom w:val="none" w:sz="0" w:space="0" w:color="auto"/>
            <w:right w:val="none" w:sz="0" w:space="0" w:color="auto"/>
          </w:divBdr>
        </w:div>
        <w:div w:id="1988052233">
          <w:marLeft w:val="640"/>
          <w:marRight w:val="0"/>
          <w:marTop w:val="0"/>
          <w:marBottom w:val="0"/>
          <w:divBdr>
            <w:top w:val="none" w:sz="0" w:space="0" w:color="auto"/>
            <w:left w:val="none" w:sz="0" w:space="0" w:color="auto"/>
            <w:bottom w:val="none" w:sz="0" w:space="0" w:color="auto"/>
            <w:right w:val="none" w:sz="0" w:space="0" w:color="auto"/>
          </w:divBdr>
        </w:div>
        <w:div w:id="2038966327">
          <w:marLeft w:val="640"/>
          <w:marRight w:val="0"/>
          <w:marTop w:val="0"/>
          <w:marBottom w:val="0"/>
          <w:divBdr>
            <w:top w:val="none" w:sz="0" w:space="0" w:color="auto"/>
            <w:left w:val="none" w:sz="0" w:space="0" w:color="auto"/>
            <w:bottom w:val="none" w:sz="0" w:space="0" w:color="auto"/>
            <w:right w:val="none" w:sz="0" w:space="0" w:color="auto"/>
          </w:divBdr>
        </w:div>
        <w:div w:id="2055109612">
          <w:marLeft w:val="640"/>
          <w:marRight w:val="0"/>
          <w:marTop w:val="0"/>
          <w:marBottom w:val="0"/>
          <w:divBdr>
            <w:top w:val="none" w:sz="0" w:space="0" w:color="auto"/>
            <w:left w:val="none" w:sz="0" w:space="0" w:color="auto"/>
            <w:bottom w:val="none" w:sz="0" w:space="0" w:color="auto"/>
            <w:right w:val="none" w:sz="0" w:space="0" w:color="auto"/>
          </w:divBdr>
        </w:div>
        <w:div w:id="2105957600">
          <w:marLeft w:val="640"/>
          <w:marRight w:val="0"/>
          <w:marTop w:val="0"/>
          <w:marBottom w:val="0"/>
          <w:divBdr>
            <w:top w:val="none" w:sz="0" w:space="0" w:color="auto"/>
            <w:left w:val="none" w:sz="0" w:space="0" w:color="auto"/>
            <w:bottom w:val="none" w:sz="0" w:space="0" w:color="auto"/>
            <w:right w:val="none" w:sz="0" w:space="0" w:color="auto"/>
          </w:divBdr>
        </w:div>
        <w:div w:id="2115972169">
          <w:marLeft w:val="640"/>
          <w:marRight w:val="0"/>
          <w:marTop w:val="0"/>
          <w:marBottom w:val="0"/>
          <w:divBdr>
            <w:top w:val="none" w:sz="0" w:space="0" w:color="auto"/>
            <w:left w:val="none" w:sz="0" w:space="0" w:color="auto"/>
            <w:bottom w:val="none" w:sz="0" w:space="0" w:color="auto"/>
            <w:right w:val="none" w:sz="0" w:space="0" w:color="auto"/>
          </w:divBdr>
        </w:div>
      </w:divsChild>
    </w:div>
    <w:div w:id="390690034">
      <w:bodyDiv w:val="1"/>
      <w:marLeft w:val="0"/>
      <w:marRight w:val="0"/>
      <w:marTop w:val="0"/>
      <w:marBottom w:val="0"/>
      <w:divBdr>
        <w:top w:val="none" w:sz="0" w:space="0" w:color="auto"/>
        <w:left w:val="none" w:sz="0" w:space="0" w:color="auto"/>
        <w:bottom w:val="none" w:sz="0" w:space="0" w:color="auto"/>
        <w:right w:val="none" w:sz="0" w:space="0" w:color="auto"/>
      </w:divBdr>
      <w:divsChild>
        <w:div w:id="40136619">
          <w:marLeft w:val="640"/>
          <w:marRight w:val="0"/>
          <w:marTop w:val="0"/>
          <w:marBottom w:val="0"/>
          <w:divBdr>
            <w:top w:val="none" w:sz="0" w:space="0" w:color="auto"/>
            <w:left w:val="none" w:sz="0" w:space="0" w:color="auto"/>
            <w:bottom w:val="none" w:sz="0" w:space="0" w:color="auto"/>
            <w:right w:val="none" w:sz="0" w:space="0" w:color="auto"/>
          </w:divBdr>
        </w:div>
        <w:div w:id="54549913">
          <w:marLeft w:val="640"/>
          <w:marRight w:val="0"/>
          <w:marTop w:val="0"/>
          <w:marBottom w:val="0"/>
          <w:divBdr>
            <w:top w:val="none" w:sz="0" w:space="0" w:color="auto"/>
            <w:left w:val="none" w:sz="0" w:space="0" w:color="auto"/>
            <w:bottom w:val="none" w:sz="0" w:space="0" w:color="auto"/>
            <w:right w:val="none" w:sz="0" w:space="0" w:color="auto"/>
          </w:divBdr>
        </w:div>
        <w:div w:id="55973572">
          <w:marLeft w:val="640"/>
          <w:marRight w:val="0"/>
          <w:marTop w:val="0"/>
          <w:marBottom w:val="0"/>
          <w:divBdr>
            <w:top w:val="none" w:sz="0" w:space="0" w:color="auto"/>
            <w:left w:val="none" w:sz="0" w:space="0" w:color="auto"/>
            <w:bottom w:val="none" w:sz="0" w:space="0" w:color="auto"/>
            <w:right w:val="none" w:sz="0" w:space="0" w:color="auto"/>
          </w:divBdr>
        </w:div>
        <w:div w:id="75325627">
          <w:marLeft w:val="640"/>
          <w:marRight w:val="0"/>
          <w:marTop w:val="0"/>
          <w:marBottom w:val="0"/>
          <w:divBdr>
            <w:top w:val="none" w:sz="0" w:space="0" w:color="auto"/>
            <w:left w:val="none" w:sz="0" w:space="0" w:color="auto"/>
            <w:bottom w:val="none" w:sz="0" w:space="0" w:color="auto"/>
            <w:right w:val="none" w:sz="0" w:space="0" w:color="auto"/>
          </w:divBdr>
        </w:div>
        <w:div w:id="82999370">
          <w:marLeft w:val="640"/>
          <w:marRight w:val="0"/>
          <w:marTop w:val="0"/>
          <w:marBottom w:val="0"/>
          <w:divBdr>
            <w:top w:val="none" w:sz="0" w:space="0" w:color="auto"/>
            <w:left w:val="none" w:sz="0" w:space="0" w:color="auto"/>
            <w:bottom w:val="none" w:sz="0" w:space="0" w:color="auto"/>
            <w:right w:val="none" w:sz="0" w:space="0" w:color="auto"/>
          </w:divBdr>
        </w:div>
        <w:div w:id="107741273">
          <w:marLeft w:val="640"/>
          <w:marRight w:val="0"/>
          <w:marTop w:val="0"/>
          <w:marBottom w:val="0"/>
          <w:divBdr>
            <w:top w:val="none" w:sz="0" w:space="0" w:color="auto"/>
            <w:left w:val="none" w:sz="0" w:space="0" w:color="auto"/>
            <w:bottom w:val="none" w:sz="0" w:space="0" w:color="auto"/>
            <w:right w:val="none" w:sz="0" w:space="0" w:color="auto"/>
          </w:divBdr>
        </w:div>
        <w:div w:id="132720101">
          <w:marLeft w:val="640"/>
          <w:marRight w:val="0"/>
          <w:marTop w:val="0"/>
          <w:marBottom w:val="0"/>
          <w:divBdr>
            <w:top w:val="none" w:sz="0" w:space="0" w:color="auto"/>
            <w:left w:val="none" w:sz="0" w:space="0" w:color="auto"/>
            <w:bottom w:val="none" w:sz="0" w:space="0" w:color="auto"/>
            <w:right w:val="none" w:sz="0" w:space="0" w:color="auto"/>
          </w:divBdr>
        </w:div>
        <w:div w:id="139275050">
          <w:marLeft w:val="640"/>
          <w:marRight w:val="0"/>
          <w:marTop w:val="0"/>
          <w:marBottom w:val="0"/>
          <w:divBdr>
            <w:top w:val="none" w:sz="0" w:space="0" w:color="auto"/>
            <w:left w:val="none" w:sz="0" w:space="0" w:color="auto"/>
            <w:bottom w:val="none" w:sz="0" w:space="0" w:color="auto"/>
            <w:right w:val="none" w:sz="0" w:space="0" w:color="auto"/>
          </w:divBdr>
        </w:div>
        <w:div w:id="170604908">
          <w:marLeft w:val="640"/>
          <w:marRight w:val="0"/>
          <w:marTop w:val="0"/>
          <w:marBottom w:val="0"/>
          <w:divBdr>
            <w:top w:val="none" w:sz="0" w:space="0" w:color="auto"/>
            <w:left w:val="none" w:sz="0" w:space="0" w:color="auto"/>
            <w:bottom w:val="none" w:sz="0" w:space="0" w:color="auto"/>
            <w:right w:val="none" w:sz="0" w:space="0" w:color="auto"/>
          </w:divBdr>
        </w:div>
        <w:div w:id="173883689">
          <w:marLeft w:val="640"/>
          <w:marRight w:val="0"/>
          <w:marTop w:val="0"/>
          <w:marBottom w:val="0"/>
          <w:divBdr>
            <w:top w:val="none" w:sz="0" w:space="0" w:color="auto"/>
            <w:left w:val="none" w:sz="0" w:space="0" w:color="auto"/>
            <w:bottom w:val="none" w:sz="0" w:space="0" w:color="auto"/>
            <w:right w:val="none" w:sz="0" w:space="0" w:color="auto"/>
          </w:divBdr>
        </w:div>
        <w:div w:id="179246192">
          <w:marLeft w:val="640"/>
          <w:marRight w:val="0"/>
          <w:marTop w:val="0"/>
          <w:marBottom w:val="0"/>
          <w:divBdr>
            <w:top w:val="none" w:sz="0" w:space="0" w:color="auto"/>
            <w:left w:val="none" w:sz="0" w:space="0" w:color="auto"/>
            <w:bottom w:val="none" w:sz="0" w:space="0" w:color="auto"/>
            <w:right w:val="none" w:sz="0" w:space="0" w:color="auto"/>
          </w:divBdr>
        </w:div>
        <w:div w:id="196168133">
          <w:marLeft w:val="640"/>
          <w:marRight w:val="0"/>
          <w:marTop w:val="0"/>
          <w:marBottom w:val="0"/>
          <w:divBdr>
            <w:top w:val="none" w:sz="0" w:space="0" w:color="auto"/>
            <w:left w:val="none" w:sz="0" w:space="0" w:color="auto"/>
            <w:bottom w:val="none" w:sz="0" w:space="0" w:color="auto"/>
            <w:right w:val="none" w:sz="0" w:space="0" w:color="auto"/>
          </w:divBdr>
        </w:div>
        <w:div w:id="222761497">
          <w:marLeft w:val="640"/>
          <w:marRight w:val="0"/>
          <w:marTop w:val="0"/>
          <w:marBottom w:val="0"/>
          <w:divBdr>
            <w:top w:val="none" w:sz="0" w:space="0" w:color="auto"/>
            <w:left w:val="none" w:sz="0" w:space="0" w:color="auto"/>
            <w:bottom w:val="none" w:sz="0" w:space="0" w:color="auto"/>
            <w:right w:val="none" w:sz="0" w:space="0" w:color="auto"/>
          </w:divBdr>
        </w:div>
        <w:div w:id="231695144">
          <w:marLeft w:val="640"/>
          <w:marRight w:val="0"/>
          <w:marTop w:val="0"/>
          <w:marBottom w:val="0"/>
          <w:divBdr>
            <w:top w:val="none" w:sz="0" w:space="0" w:color="auto"/>
            <w:left w:val="none" w:sz="0" w:space="0" w:color="auto"/>
            <w:bottom w:val="none" w:sz="0" w:space="0" w:color="auto"/>
            <w:right w:val="none" w:sz="0" w:space="0" w:color="auto"/>
          </w:divBdr>
        </w:div>
        <w:div w:id="236520571">
          <w:marLeft w:val="640"/>
          <w:marRight w:val="0"/>
          <w:marTop w:val="0"/>
          <w:marBottom w:val="0"/>
          <w:divBdr>
            <w:top w:val="none" w:sz="0" w:space="0" w:color="auto"/>
            <w:left w:val="none" w:sz="0" w:space="0" w:color="auto"/>
            <w:bottom w:val="none" w:sz="0" w:space="0" w:color="auto"/>
            <w:right w:val="none" w:sz="0" w:space="0" w:color="auto"/>
          </w:divBdr>
        </w:div>
        <w:div w:id="255213074">
          <w:marLeft w:val="640"/>
          <w:marRight w:val="0"/>
          <w:marTop w:val="0"/>
          <w:marBottom w:val="0"/>
          <w:divBdr>
            <w:top w:val="none" w:sz="0" w:space="0" w:color="auto"/>
            <w:left w:val="none" w:sz="0" w:space="0" w:color="auto"/>
            <w:bottom w:val="none" w:sz="0" w:space="0" w:color="auto"/>
            <w:right w:val="none" w:sz="0" w:space="0" w:color="auto"/>
          </w:divBdr>
        </w:div>
        <w:div w:id="273560680">
          <w:marLeft w:val="640"/>
          <w:marRight w:val="0"/>
          <w:marTop w:val="0"/>
          <w:marBottom w:val="0"/>
          <w:divBdr>
            <w:top w:val="none" w:sz="0" w:space="0" w:color="auto"/>
            <w:left w:val="none" w:sz="0" w:space="0" w:color="auto"/>
            <w:bottom w:val="none" w:sz="0" w:space="0" w:color="auto"/>
            <w:right w:val="none" w:sz="0" w:space="0" w:color="auto"/>
          </w:divBdr>
        </w:div>
        <w:div w:id="293877816">
          <w:marLeft w:val="640"/>
          <w:marRight w:val="0"/>
          <w:marTop w:val="0"/>
          <w:marBottom w:val="0"/>
          <w:divBdr>
            <w:top w:val="none" w:sz="0" w:space="0" w:color="auto"/>
            <w:left w:val="none" w:sz="0" w:space="0" w:color="auto"/>
            <w:bottom w:val="none" w:sz="0" w:space="0" w:color="auto"/>
            <w:right w:val="none" w:sz="0" w:space="0" w:color="auto"/>
          </w:divBdr>
        </w:div>
        <w:div w:id="297731142">
          <w:marLeft w:val="640"/>
          <w:marRight w:val="0"/>
          <w:marTop w:val="0"/>
          <w:marBottom w:val="0"/>
          <w:divBdr>
            <w:top w:val="none" w:sz="0" w:space="0" w:color="auto"/>
            <w:left w:val="none" w:sz="0" w:space="0" w:color="auto"/>
            <w:bottom w:val="none" w:sz="0" w:space="0" w:color="auto"/>
            <w:right w:val="none" w:sz="0" w:space="0" w:color="auto"/>
          </w:divBdr>
        </w:div>
        <w:div w:id="298724575">
          <w:marLeft w:val="640"/>
          <w:marRight w:val="0"/>
          <w:marTop w:val="0"/>
          <w:marBottom w:val="0"/>
          <w:divBdr>
            <w:top w:val="none" w:sz="0" w:space="0" w:color="auto"/>
            <w:left w:val="none" w:sz="0" w:space="0" w:color="auto"/>
            <w:bottom w:val="none" w:sz="0" w:space="0" w:color="auto"/>
            <w:right w:val="none" w:sz="0" w:space="0" w:color="auto"/>
          </w:divBdr>
        </w:div>
        <w:div w:id="312179567">
          <w:marLeft w:val="640"/>
          <w:marRight w:val="0"/>
          <w:marTop w:val="0"/>
          <w:marBottom w:val="0"/>
          <w:divBdr>
            <w:top w:val="none" w:sz="0" w:space="0" w:color="auto"/>
            <w:left w:val="none" w:sz="0" w:space="0" w:color="auto"/>
            <w:bottom w:val="none" w:sz="0" w:space="0" w:color="auto"/>
            <w:right w:val="none" w:sz="0" w:space="0" w:color="auto"/>
          </w:divBdr>
        </w:div>
        <w:div w:id="318852938">
          <w:marLeft w:val="640"/>
          <w:marRight w:val="0"/>
          <w:marTop w:val="0"/>
          <w:marBottom w:val="0"/>
          <w:divBdr>
            <w:top w:val="none" w:sz="0" w:space="0" w:color="auto"/>
            <w:left w:val="none" w:sz="0" w:space="0" w:color="auto"/>
            <w:bottom w:val="none" w:sz="0" w:space="0" w:color="auto"/>
            <w:right w:val="none" w:sz="0" w:space="0" w:color="auto"/>
          </w:divBdr>
        </w:div>
        <w:div w:id="323050789">
          <w:marLeft w:val="640"/>
          <w:marRight w:val="0"/>
          <w:marTop w:val="0"/>
          <w:marBottom w:val="0"/>
          <w:divBdr>
            <w:top w:val="none" w:sz="0" w:space="0" w:color="auto"/>
            <w:left w:val="none" w:sz="0" w:space="0" w:color="auto"/>
            <w:bottom w:val="none" w:sz="0" w:space="0" w:color="auto"/>
            <w:right w:val="none" w:sz="0" w:space="0" w:color="auto"/>
          </w:divBdr>
        </w:div>
        <w:div w:id="338656341">
          <w:marLeft w:val="640"/>
          <w:marRight w:val="0"/>
          <w:marTop w:val="0"/>
          <w:marBottom w:val="0"/>
          <w:divBdr>
            <w:top w:val="none" w:sz="0" w:space="0" w:color="auto"/>
            <w:left w:val="none" w:sz="0" w:space="0" w:color="auto"/>
            <w:bottom w:val="none" w:sz="0" w:space="0" w:color="auto"/>
            <w:right w:val="none" w:sz="0" w:space="0" w:color="auto"/>
          </w:divBdr>
        </w:div>
        <w:div w:id="341664574">
          <w:marLeft w:val="640"/>
          <w:marRight w:val="0"/>
          <w:marTop w:val="0"/>
          <w:marBottom w:val="0"/>
          <w:divBdr>
            <w:top w:val="none" w:sz="0" w:space="0" w:color="auto"/>
            <w:left w:val="none" w:sz="0" w:space="0" w:color="auto"/>
            <w:bottom w:val="none" w:sz="0" w:space="0" w:color="auto"/>
            <w:right w:val="none" w:sz="0" w:space="0" w:color="auto"/>
          </w:divBdr>
        </w:div>
        <w:div w:id="395713936">
          <w:marLeft w:val="640"/>
          <w:marRight w:val="0"/>
          <w:marTop w:val="0"/>
          <w:marBottom w:val="0"/>
          <w:divBdr>
            <w:top w:val="none" w:sz="0" w:space="0" w:color="auto"/>
            <w:left w:val="none" w:sz="0" w:space="0" w:color="auto"/>
            <w:bottom w:val="none" w:sz="0" w:space="0" w:color="auto"/>
            <w:right w:val="none" w:sz="0" w:space="0" w:color="auto"/>
          </w:divBdr>
        </w:div>
        <w:div w:id="414715299">
          <w:marLeft w:val="640"/>
          <w:marRight w:val="0"/>
          <w:marTop w:val="0"/>
          <w:marBottom w:val="0"/>
          <w:divBdr>
            <w:top w:val="none" w:sz="0" w:space="0" w:color="auto"/>
            <w:left w:val="none" w:sz="0" w:space="0" w:color="auto"/>
            <w:bottom w:val="none" w:sz="0" w:space="0" w:color="auto"/>
            <w:right w:val="none" w:sz="0" w:space="0" w:color="auto"/>
          </w:divBdr>
        </w:div>
        <w:div w:id="501967430">
          <w:marLeft w:val="640"/>
          <w:marRight w:val="0"/>
          <w:marTop w:val="0"/>
          <w:marBottom w:val="0"/>
          <w:divBdr>
            <w:top w:val="none" w:sz="0" w:space="0" w:color="auto"/>
            <w:left w:val="none" w:sz="0" w:space="0" w:color="auto"/>
            <w:bottom w:val="none" w:sz="0" w:space="0" w:color="auto"/>
            <w:right w:val="none" w:sz="0" w:space="0" w:color="auto"/>
          </w:divBdr>
        </w:div>
        <w:div w:id="505942701">
          <w:marLeft w:val="640"/>
          <w:marRight w:val="0"/>
          <w:marTop w:val="0"/>
          <w:marBottom w:val="0"/>
          <w:divBdr>
            <w:top w:val="none" w:sz="0" w:space="0" w:color="auto"/>
            <w:left w:val="none" w:sz="0" w:space="0" w:color="auto"/>
            <w:bottom w:val="none" w:sz="0" w:space="0" w:color="auto"/>
            <w:right w:val="none" w:sz="0" w:space="0" w:color="auto"/>
          </w:divBdr>
        </w:div>
        <w:div w:id="559898745">
          <w:marLeft w:val="640"/>
          <w:marRight w:val="0"/>
          <w:marTop w:val="0"/>
          <w:marBottom w:val="0"/>
          <w:divBdr>
            <w:top w:val="none" w:sz="0" w:space="0" w:color="auto"/>
            <w:left w:val="none" w:sz="0" w:space="0" w:color="auto"/>
            <w:bottom w:val="none" w:sz="0" w:space="0" w:color="auto"/>
            <w:right w:val="none" w:sz="0" w:space="0" w:color="auto"/>
          </w:divBdr>
        </w:div>
        <w:div w:id="625626646">
          <w:marLeft w:val="640"/>
          <w:marRight w:val="0"/>
          <w:marTop w:val="0"/>
          <w:marBottom w:val="0"/>
          <w:divBdr>
            <w:top w:val="none" w:sz="0" w:space="0" w:color="auto"/>
            <w:left w:val="none" w:sz="0" w:space="0" w:color="auto"/>
            <w:bottom w:val="none" w:sz="0" w:space="0" w:color="auto"/>
            <w:right w:val="none" w:sz="0" w:space="0" w:color="auto"/>
          </w:divBdr>
        </w:div>
        <w:div w:id="629439139">
          <w:marLeft w:val="640"/>
          <w:marRight w:val="0"/>
          <w:marTop w:val="0"/>
          <w:marBottom w:val="0"/>
          <w:divBdr>
            <w:top w:val="none" w:sz="0" w:space="0" w:color="auto"/>
            <w:left w:val="none" w:sz="0" w:space="0" w:color="auto"/>
            <w:bottom w:val="none" w:sz="0" w:space="0" w:color="auto"/>
            <w:right w:val="none" w:sz="0" w:space="0" w:color="auto"/>
          </w:divBdr>
        </w:div>
        <w:div w:id="644429080">
          <w:marLeft w:val="640"/>
          <w:marRight w:val="0"/>
          <w:marTop w:val="0"/>
          <w:marBottom w:val="0"/>
          <w:divBdr>
            <w:top w:val="none" w:sz="0" w:space="0" w:color="auto"/>
            <w:left w:val="none" w:sz="0" w:space="0" w:color="auto"/>
            <w:bottom w:val="none" w:sz="0" w:space="0" w:color="auto"/>
            <w:right w:val="none" w:sz="0" w:space="0" w:color="auto"/>
          </w:divBdr>
        </w:div>
        <w:div w:id="702100662">
          <w:marLeft w:val="640"/>
          <w:marRight w:val="0"/>
          <w:marTop w:val="0"/>
          <w:marBottom w:val="0"/>
          <w:divBdr>
            <w:top w:val="none" w:sz="0" w:space="0" w:color="auto"/>
            <w:left w:val="none" w:sz="0" w:space="0" w:color="auto"/>
            <w:bottom w:val="none" w:sz="0" w:space="0" w:color="auto"/>
            <w:right w:val="none" w:sz="0" w:space="0" w:color="auto"/>
          </w:divBdr>
        </w:div>
        <w:div w:id="706687841">
          <w:marLeft w:val="640"/>
          <w:marRight w:val="0"/>
          <w:marTop w:val="0"/>
          <w:marBottom w:val="0"/>
          <w:divBdr>
            <w:top w:val="none" w:sz="0" w:space="0" w:color="auto"/>
            <w:left w:val="none" w:sz="0" w:space="0" w:color="auto"/>
            <w:bottom w:val="none" w:sz="0" w:space="0" w:color="auto"/>
            <w:right w:val="none" w:sz="0" w:space="0" w:color="auto"/>
          </w:divBdr>
        </w:div>
        <w:div w:id="723911804">
          <w:marLeft w:val="640"/>
          <w:marRight w:val="0"/>
          <w:marTop w:val="0"/>
          <w:marBottom w:val="0"/>
          <w:divBdr>
            <w:top w:val="none" w:sz="0" w:space="0" w:color="auto"/>
            <w:left w:val="none" w:sz="0" w:space="0" w:color="auto"/>
            <w:bottom w:val="none" w:sz="0" w:space="0" w:color="auto"/>
            <w:right w:val="none" w:sz="0" w:space="0" w:color="auto"/>
          </w:divBdr>
        </w:div>
        <w:div w:id="783232080">
          <w:marLeft w:val="640"/>
          <w:marRight w:val="0"/>
          <w:marTop w:val="0"/>
          <w:marBottom w:val="0"/>
          <w:divBdr>
            <w:top w:val="none" w:sz="0" w:space="0" w:color="auto"/>
            <w:left w:val="none" w:sz="0" w:space="0" w:color="auto"/>
            <w:bottom w:val="none" w:sz="0" w:space="0" w:color="auto"/>
            <w:right w:val="none" w:sz="0" w:space="0" w:color="auto"/>
          </w:divBdr>
        </w:div>
        <w:div w:id="815530455">
          <w:marLeft w:val="640"/>
          <w:marRight w:val="0"/>
          <w:marTop w:val="0"/>
          <w:marBottom w:val="0"/>
          <w:divBdr>
            <w:top w:val="none" w:sz="0" w:space="0" w:color="auto"/>
            <w:left w:val="none" w:sz="0" w:space="0" w:color="auto"/>
            <w:bottom w:val="none" w:sz="0" w:space="0" w:color="auto"/>
            <w:right w:val="none" w:sz="0" w:space="0" w:color="auto"/>
          </w:divBdr>
        </w:div>
        <w:div w:id="901987461">
          <w:marLeft w:val="640"/>
          <w:marRight w:val="0"/>
          <w:marTop w:val="0"/>
          <w:marBottom w:val="0"/>
          <w:divBdr>
            <w:top w:val="none" w:sz="0" w:space="0" w:color="auto"/>
            <w:left w:val="none" w:sz="0" w:space="0" w:color="auto"/>
            <w:bottom w:val="none" w:sz="0" w:space="0" w:color="auto"/>
            <w:right w:val="none" w:sz="0" w:space="0" w:color="auto"/>
          </w:divBdr>
        </w:div>
        <w:div w:id="947740082">
          <w:marLeft w:val="640"/>
          <w:marRight w:val="0"/>
          <w:marTop w:val="0"/>
          <w:marBottom w:val="0"/>
          <w:divBdr>
            <w:top w:val="none" w:sz="0" w:space="0" w:color="auto"/>
            <w:left w:val="none" w:sz="0" w:space="0" w:color="auto"/>
            <w:bottom w:val="none" w:sz="0" w:space="0" w:color="auto"/>
            <w:right w:val="none" w:sz="0" w:space="0" w:color="auto"/>
          </w:divBdr>
        </w:div>
        <w:div w:id="949245418">
          <w:marLeft w:val="640"/>
          <w:marRight w:val="0"/>
          <w:marTop w:val="0"/>
          <w:marBottom w:val="0"/>
          <w:divBdr>
            <w:top w:val="none" w:sz="0" w:space="0" w:color="auto"/>
            <w:left w:val="none" w:sz="0" w:space="0" w:color="auto"/>
            <w:bottom w:val="none" w:sz="0" w:space="0" w:color="auto"/>
            <w:right w:val="none" w:sz="0" w:space="0" w:color="auto"/>
          </w:divBdr>
        </w:div>
        <w:div w:id="967511734">
          <w:marLeft w:val="640"/>
          <w:marRight w:val="0"/>
          <w:marTop w:val="0"/>
          <w:marBottom w:val="0"/>
          <w:divBdr>
            <w:top w:val="none" w:sz="0" w:space="0" w:color="auto"/>
            <w:left w:val="none" w:sz="0" w:space="0" w:color="auto"/>
            <w:bottom w:val="none" w:sz="0" w:space="0" w:color="auto"/>
            <w:right w:val="none" w:sz="0" w:space="0" w:color="auto"/>
          </w:divBdr>
        </w:div>
        <w:div w:id="1076588357">
          <w:marLeft w:val="640"/>
          <w:marRight w:val="0"/>
          <w:marTop w:val="0"/>
          <w:marBottom w:val="0"/>
          <w:divBdr>
            <w:top w:val="none" w:sz="0" w:space="0" w:color="auto"/>
            <w:left w:val="none" w:sz="0" w:space="0" w:color="auto"/>
            <w:bottom w:val="none" w:sz="0" w:space="0" w:color="auto"/>
            <w:right w:val="none" w:sz="0" w:space="0" w:color="auto"/>
          </w:divBdr>
        </w:div>
        <w:div w:id="1174763107">
          <w:marLeft w:val="640"/>
          <w:marRight w:val="0"/>
          <w:marTop w:val="0"/>
          <w:marBottom w:val="0"/>
          <w:divBdr>
            <w:top w:val="none" w:sz="0" w:space="0" w:color="auto"/>
            <w:left w:val="none" w:sz="0" w:space="0" w:color="auto"/>
            <w:bottom w:val="none" w:sz="0" w:space="0" w:color="auto"/>
            <w:right w:val="none" w:sz="0" w:space="0" w:color="auto"/>
          </w:divBdr>
        </w:div>
        <w:div w:id="1174882779">
          <w:marLeft w:val="640"/>
          <w:marRight w:val="0"/>
          <w:marTop w:val="0"/>
          <w:marBottom w:val="0"/>
          <w:divBdr>
            <w:top w:val="none" w:sz="0" w:space="0" w:color="auto"/>
            <w:left w:val="none" w:sz="0" w:space="0" w:color="auto"/>
            <w:bottom w:val="none" w:sz="0" w:space="0" w:color="auto"/>
            <w:right w:val="none" w:sz="0" w:space="0" w:color="auto"/>
          </w:divBdr>
        </w:div>
        <w:div w:id="1176044073">
          <w:marLeft w:val="640"/>
          <w:marRight w:val="0"/>
          <w:marTop w:val="0"/>
          <w:marBottom w:val="0"/>
          <w:divBdr>
            <w:top w:val="none" w:sz="0" w:space="0" w:color="auto"/>
            <w:left w:val="none" w:sz="0" w:space="0" w:color="auto"/>
            <w:bottom w:val="none" w:sz="0" w:space="0" w:color="auto"/>
            <w:right w:val="none" w:sz="0" w:space="0" w:color="auto"/>
          </w:divBdr>
        </w:div>
        <w:div w:id="1244145140">
          <w:marLeft w:val="640"/>
          <w:marRight w:val="0"/>
          <w:marTop w:val="0"/>
          <w:marBottom w:val="0"/>
          <w:divBdr>
            <w:top w:val="none" w:sz="0" w:space="0" w:color="auto"/>
            <w:left w:val="none" w:sz="0" w:space="0" w:color="auto"/>
            <w:bottom w:val="none" w:sz="0" w:space="0" w:color="auto"/>
            <w:right w:val="none" w:sz="0" w:space="0" w:color="auto"/>
          </w:divBdr>
        </w:div>
        <w:div w:id="1324747019">
          <w:marLeft w:val="640"/>
          <w:marRight w:val="0"/>
          <w:marTop w:val="0"/>
          <w:marBottom w:val="0"/>
          <w:divBdr>
            <w:top w:val="none" w:sz="0" w:space="0" w:color="auto"/>
            <w:left w:val="none" w:sz="0" w:space="0" w:color="auto"/>
            <w:bottom w:val="none" w:sz="0" w:space="0" w:color="auto"/>
            <w:right w:val="none" w:sz="0" w:space="0" w:color="auto"/>
          </w:divBdr>
        </w:div>
        <w:div w:id="1335956735">
          <w:marLeft w:val="640"/>
          <w:marRight w:val="0"/>
          <w:marTop w:val="0"/>
          <w:marBottom w:val="0"/>
          <w:divBdr>
            <w:top w:val="none" w:sz="0" w:space="0" w:color="auto"/>
            <w:left w:val="none" w:sz="0" w:space="0" w:color="auto"/>
            <w:bottom w:val="none" w:sz="0" w:space="0" w:color="auto"/>
            <w:right w:val="none" w:sz="0" w:space="0" w:color="auto"/>
          </w:divBdr>
        </w:div>
        <w:div w:id="1341657588">
          <w:marLeft w:val="640"/>
          <w:marRight w:val="0"/>
          <w:marTop w:val="0"/>
          <w:marBottom w:val="0"/>
          <w:divBdr>
            <w:top w:val="none" w:sz="0" w:space="0" w:color="auto"/>
            <w:left w:val="none" w:sz="0" w:space="0" w:color="auto"/>
            <w:bottom w:val="none" w:sz="0" w:space="0" w:color="auto"/>
            <w:right w:val="none" w:sz="0" w:space="0" w:color="auto"/>
          </w:divBdr>
        </w:div>
        <w:div w:id="1372992152">
          <w:marLeft w:val="640"/>
          <w:marRight w:val="0"/>
          <w:marTop w:val="0"/>
          <w:marBottom w:val="0"/>
          <w:divBdr>
            <w:top w:val="none" w:sz="0" w:space="0" w:color="auto"/>
            <w:left w:val="none" w:sz="0" w:space="0" w:color="auto"/>
            <w:bottom w:val="none" w:sz="0" w:space="0" w:color="auto"/>
            <w:right w:val="none" w:sz="0" w:space="0" w:color="auto"/>
          </w:divBdr>
        </w:div>
        <w:div w:id="1379237109">
          <w:marLeft w:val="640"/>
          <w:marRight w:val="0"/>
          <w:marTop w:val="0"/>
          <w:marBottom w:val="0"/>
          <w:divBdr>
            <w:top w:val="none" w:sz="0" w:space="0" w:color="auto"/>
            <w:left w:val="none" w:sz="0" w:space="0" w:color="auto"/>
            <w:bottom w:val="none" w:sz="0" w:space="0" w:color="auto"/>
            <w:right w:val="none" w:sz="0" w:space="0" w:color="auto"/>
          </w:divBdr>
        </w:div>
        <w:div w:id="1407338684">
          <w:marLeft w:val="640"/>
          <w:marRight w:val="0"/>
          <w:marTop w:val="0"/>
          <w:marBottom w:val="0"/>
          <w:divBdr>
            <w:top w:val="none" w:sz="0" w:space="0" w:color="auto"/>
            <w:left w:val="none" w:sz="0" w:space="0" w:color="auto"/>
            <w:bottom w:val="none" w:sz="0" w:space="0" w:color="auto"/>
            <w:right w:val="none" w:sz="0" w:space="0" w:color="auto"/>
          </w:divBdr>
        </w:div>
        <w:div w:id="1408768199">
          <w:marLeft w:val="640"/>
          <w:marRight w:val="0"/>
          <w:marTop w:val="0"/>
          <w:marBottom w:val="0"/>
          <w:divBdr>
            <w:top w:val="none" w:sz="0" w:space="0" w:color="auto"/>
            <w:left w:val="none" w:sz="0" w:space="0" w:color="auto"/>
            <w:bottom w:val="none" w:sz="0" w:space="0" w:color="auto"/>
            <w:right w:val="none" w:sz="0" w:space="0" w:color="auto"/>
          </w:divBdr>
        </w:div>
        <w:div w:id="1417705378">
          <w:marLeft w:val="640"/>
          <w:marRight w:val="0"/>
          <w:marTop w:val="0"/>
          <w:marBottom w:val="0"/>
          <w:divBdr>
            <w:top w:val="none" w:sz="0" w:space="0" w:color="auto"/>
            <w:left w:val="none" w:sz="0" w:space="0" w:color="auto"/>
            <w:bottom w:val="none" w:sz="0" w:space="0" w:color="auto"/>
            <w:right w:val="none" w:sz="0" w:space="0" w:color="auto"/>
          </w:divBdr>
        </w:div>
        <w:div w:id="1429352442">
          <w:marLeft w:val="640"/>
          <w:marRight w:val="0"/>
          <w:marTop w:val="0"/>
          <w:marBottom w:val="0"/>
          <w:divBdr>
            <w:top w:val="none" w:sz="0" w:space="0" w:color="auto"/>
            <w:left w:val="none" w:sz="0" w:space="0" w:color="auto"/>
            <w:bottom w:val="none" w:sz="0" w:space="0" w:color="auto"/>
            <w:right w:val="none" w:sz="0" w:space="0" w:color="auto"/>
          </w:divBdr>
        </w:div>
        <w:div w:id="1453943074">
          <w:marLeft w:val="640"/>
          <w:marRight w:val="0"/>
          <w:marTop w:val="0"/>
          <w:marBottom w:val="0"/>
          <w:divBdr>
            <w:top w:val="none" w:sz="0" w:space="0" w:color="auto"/>
            <w:left w:val="none" w:sz="0" w:space="0" w:color="auto"/>
            <w:bottom w:val="none" w:sz="0" w:space="0" w:color="auto"/>
            <w:right w:val="none" w:sz="0" w:space="0" w:color="auto"/>
          </w:divBdr>
        </w:div>
        <w:div w:id="1458644733">
          <w:marLeft w:val="640"/>
          <w:marRight w:val="0"/>
          <w:marTop w:val="0"/>
          <w:marBottom w:val="0"/>
          <w:divBdr>
            <w:top w:val="none" w:sz="0" w:space="0" w:color="auto"/>
            <w:left w:val="none" w:sz="0" w:space="0" w:color="auto"/>
            <w:bottom w:val="none" w:sz="0" w:space="0" w:color="auto"/>
            <w:right w:val="none" w:sz="0" w:space="0" w:color="auto"/>
          </w:divBdr>
        </w:div>
        <w:div w:id="1485851304">
          <w:marLeft w:val="640"/>
          <w:marRight w:val="0"/>
          <w:marTop w:val="0"/>
          <w:marBottom w:val="0"/>
          <w:divBdr>
            <w:top w:val="none" w:sz="0" w:space="0" w:color="auto"/>
            <w:left w:val="none" w:sz="0" w:space="0" w:color="auto"/>
            <w:bottom w:val="none" w:sz="0" w:space="0" w:color="auto"/>
            <w:right w:val="none" w:sz="0" w:space="0" w:color="auto"/>
          </w:divBdr>
        </w:div>
        <w:div w:id="1491798791">
          <w:marLeft w:val="640"/>
          <w:marRight w:val="0"/>
          <w:marTop w:val="0"/>
          <w:marBottom w:val="0"/>
          <w:divBdr>
            <w:top w:val="none" w:sz="0" w:space="0" w:color="auto"/>
            <w:left w:val="none" w:sz="0" w:space="0" w:color="auto"/>
            <w:bottom w:val="none" w:sz="0" w:space="0" w:color="auto"/>
            <w:right w:val="none" w:sz="0" w:space="0" w:color="auto"/>
          </w:divBdr>
        </w:div>
        <w:div w:id="1495490319">
          <w:marLeft w:val="640"/>
          <w:marRight w:val="0"/>
          <w:marTop w:val="0"/>
          <w:marBottom w:val="0"/>
          <w:divBdr>
            <w:top w:val="none" w:sz="0" w:space="0" w:color="auto"/>
            <w:left w:val="none" w:sz="0" w:space="0" w:color="auto"/>
            <w:bottom w:val="none" w:sz="0" w:space="0" w:color="auto"/>
            <w:right w:val="none" w:sz="0" w:space="0" w:color="auto"/>
          </w:divBdr>
        </w:div>
        <w:div w:id="1507138335">
          <w:marLeft w:val="640"/>
          <w:marRight w:val="0"/>
          <w:marTop w:val="0"/>
          <w:marBottom w:val="0"/>
          <w:divBdr>
            <w:top w:val="none" w:sz="0" w:space="0" w:color="auto"/>
            <w:left w:val="none" w:sz="0" w:space="0" w:color="auto"/>
            <w:bottom w:val="none" w:sz="0" w:space="0" w:color="auto"/>
            <w:right w:val="none" w:sz="0" w:space="0" w:color="auto"/>
          </w:divBdr>
        </w:div>
        <w:div w:id="1511682210">
          <w:marLeft w:val="640"/>
          <w:marRight w:val="0"/>
          <w:marTop w:val="0"/>
          <w:marBottom w:val="0"/>
          <w:divBdr>
            <w:top w:val="none" w:sz="0" w:space="0" w:color="auto"/>
            <w:left w:val="none" w:sz="0" w:space="0" w:color="auto"/>
            <w:bottom w:val="none" w:sz="0" w:space="0" w:color="auto"/>
            <w:right w:val="none" w:sz="0" w:space="0" w:color="auto"/>
          </w:divBdr>
        </w:div>
        <w:div w:id="1549678931">
          <w:marLeft w:val="640"/>
          <w:marRight w:val="0"/>
          <w:marTop w:val="0"/>
          <w:marBottom w:val="0"/>
          <w:divBdr>
            <w:top w:val="none" w:sz="0" w:space="0" w:color="auto"/>
            <w:left w:val="none" w:sz="0" w:space="0" w:color="auto"/>
            <w:bottom w:val="none" w:sz="0" w:space="0" w:color="auto"/>
            <w:right w:val="none" w:sz="0" w:space="0" w:color="auto"/>
          </w:divBdr>
        </w:div>
        <w:div w:id="1601373716">
          <w:marLeft w:val="640"/>
          <w:marRight w:val="0"/>
          <w:marTop w:val="0"/>
          <w:marBottom w:val="0"/>
          <w:divBdr>
            <w:top w:val="none" w:sz="0" w:space="0" w:color="auto"/>
            <w:left w:val="none" w:sz="0" w:space="0" w:color="auto"/>
            <w:bottom w:val="none" w:sz="0" w:space="0" w:color="auto"/>
            <w:right w:val="none" w:sz="0" w:space="0" w:color="auto"/>
          </w:divBdr>
        </w:div>
        <w:div w:id="1619606746">
          <w:marLeft w:val="640"/>
          <w:marRight w:val="0"/>
          <w:marTop w:val="0"/>
          <w:marBottom w:val="0"/>
          <w:divBdr>
            <w:top w:val="none" w:sz="0" w:space="0" w:color="auto"/>
            <w:left w:val="none" w:sz="0" w:space="0" w:color="auto"/>
            <w:bottom w:val="none" w:sz="0" w:space="0" w:color="auto"/>
            <w:right w:val="none" w:sz="0" w:space="0" w:color="auto"/>
          </w:divBdr>
        </w:div>
        <w:div w:id="1622492193">
          <w:marLeft w:val="640"/>
          <w:marRight w:val="0"/>
          <w:marTop w:val="0"/>
          <w:marBottom w:val="0"/>
          <w:divBdr>
            <w:top w:val="none" w:sz="0" w:space="0" w:color="auto"/>
            <w:left w:val="none" w:sz="0" w:space="0" w:color="auto"/>
            <w:bottom w:val="none" w:sz="0" w:space="0" w:color="auto"/>
            <w:right w:val="none" w:sz="0" w:space="0" w:color="auto"/>
          </w:divBdr>
        </w:div>
        <w:div w:id="1635328781">
          <w:marLeft w:val="640"/>
          <w:marRight w:val="0"/>
          <w:marTop w:val="0"/>
          <w:marBottom w:val="0"/>
          <w:divBdr>
            <w:top w:val="none" w:sz="0" w:space="0" w:color="auto"/>
            <w:left w:val="none" w:sz="0" w:space="0" w:color="auto"/>
            <w:bottom w:val="none" w:sz="0" w:space="0" w:color="auto"/>
            <w:right w:val="none" w:sz="0" w:space="0" w:color="auto"/>
          </w:divBdr>
        </w:div>
        <w:div w:id="1638031971">
          <w:marLeft w:val="640"/>
          <w:marRight w:val="0"/>
          <w:marTop w:val="0"/>
          <w:marBottom w:val="0"/>
          <w:divBdr>
            <w:top w:val="none" w:sz="0" w:space="0" w:color="auto"/>
            <w:left w:val="none" w:sz="0" w:space="0" w:color="auto"/>
            <w:bottom w:val="none" w:sz="0" w:space="0" w:color="auto"/>
            <w:right w:val="none" w:sz="0" w:space="0" w:color="auto"/>
          </w:divBdr>
        </w:div>
        <w:div w:id="1638804298">
          <w:marLeft w:val="640"/>
          <w:marRight w:val="0"/>
          <w:marTop w:val="0"/>
          <w:marBottom w:val="0"/>
          <w:divBdr>
            <w:top w:val="none" w:sz="0" w:space="0" w:color="auto"/>
            <w:left w:val="none" w:sz="0" w:space="0" w:color="auto"/>
            <w:bottom w:val="none" w:sz="0" w:space="0" w:color="auto"/>
            <w:right w:val="none" w:sz="0" w:space="0" w:color="auto"/>
          </w:divBdr>
        </w:div>
        <w:div w:id="1674608223">
          <w:marLeft w:val="640"/>
          <w:marRight w:val="0"/>
          <w:marTop w:val="0"/>
          <w:marBottom w:val="0"/>
          <w:divBdr>
            <w:top w:val="none" w:sz="0" w:space="0" w:color="auto"/>
            <w:left w:val="none" w:sz="0" w:space="0" w:color="auto"/>
            <w:bottom w:val="none" w:sz="0" w:space="0" w:color="auto"/>
            <w:right w:val="none" w:sz="0" w:space="0" w:color="auto"/>
          </w:divBdr>
        </w:div>
        <w:div w:id="1692223917">
          <w:marLeft w:val="640"/>
          <w:marRight w:val="0"/>
          <w:marTop w:val="0"/>
          <w:marBottom w:val="0"/>
          <w:divBdr>
            <w:top w:val="none" w:sz="0" w:space="0" w:color="auto"/>
            <w:left w:val="none" w:sz="0" w:space="0" w:color="auto"/>
            <w:bottom w:val="none" w:sz="0" w:space="0" w:color="auto"/>
            <w:right w:val="none" w:sz="0" w:space="0" w:color="auto"/>
          </w:divBdr>
        </w:div>
        <w:div w:id="1745377096">
          <w:marLeft w:val="640"/>
          <w:marRight w:val="0"/>
          <w:marTop w:val="0"/>
          <w:marBottom w:val="0"/>
          <w:divBdr>
            <w:top w:val="none" w:sz="0" w:space="0" w:color="auto"/>
            <w:left w:val="none" w:sz="0" w:space="0" w:color="auto"/>
            <w:bottom w:val="none" w:sz="0" w:space="0" w:color="auto"/>
            <w:right w:val="none" w:sz="0" w:space="0" w:color="auto"/>
          </w:divBdr>
        </w:div>
        <w:div w:id="1758013637">
          <w:marLeft w:val="640"/>
          <w:marRight w:val="0"/>
          <w:marTop w:val="0"/>
          <w:marBottom w:val="0"/>
          <w:divBdr>
            <w:top w:val="none" w:sz="0" w:space="0" w:color="auto"/>
            <w:left w:val="none" w:sz="0" w:space="0" w:color="auto"/>
            <w:bottom w:val="none" w:sz="0" w:space="0" w:color="auto"/>
            <w:right w:val="none" w:sz="0" w:space="0" w:color="auto"/>
          </w:divBdr>
        </w:div>
        <w:div w:id="1807966592">
          <w:marLeft w:val="640"/>
          <w:marRight w:val="0"/>
          <w:marTop w:val="0"/>
          <w:marBottom w:val="0"/>
          <w:divBdr>
            <w:top w:val="none" w:sz="0" w:space="0" w:color="auto"/>
            <w:left w:val="none" w:sz="0" w:space="0" w:color="auto"/>
            <w:bottom w:val="none" w:sz="0" w:space="0" w:color="auto"/>
            <w:right w:val="none" w:sz="0" w:space="0" w:color="auto"/>
          </w:divBdr>
        </w:div>
        <w:div w:id="1819345851">
          <w:marLeft w:val="640"/>
          <w:marRight w:val="0"/>
          <w:marTop w:val="0"/>
          <w:marBottom w:val="0"/>
          <w:divBdr>
            <w:top w:val="none" w:sz="0" w:space="0" w:color="auto"/>
            <w:left w:val="none" w:sz="0" w:space="0" w:color="auto"/>
            <w:bottom w:val="none" w:sz="0" w:space="0" w:color="auto"/>
            <w:right w:val="none" w:sz="0" w:space="0" w:color="auto"/>
          </w:divBdr>
        </w:div>
        <w:div w:id="1820995346">
          <w:marLeft w:val="640"/>
          <w:marRight w:val="0"/>
          <w:marTop w:val="0"/>
          <w:marBottom w:val="0"/>
          <w:divBdr>
            <w:top w:val="none" w:sz="0" w:space="0" w:color="auto"/>
            <w:left w:val="none" w:sz="0" w:space="0" w:color="auto"/>
            <w:bottom w:val="none" w:sz="0" w:space="0" w:color="auto"/>
            <w:right w:val="none" w:sz="0" w:space="0" w:color="auto"/>
          </w:divBdr>
        </w:div>
        <w:div w:id="1835954599">
          <w:marLeft w:val="640"/>
          <w:marRight w:val="0"/>
          <w:marTop w:val="0"/>
          <w:marBottom w:val="0"/>
          <w:divBdr>
            <w:top w:val="none" w:sz="0" w:space="0" w:color="auto"/>
            <w:left w:val="none" w:sz="0" w:space="0" w:color="auto"/>
            <w:bottom w:val="none" w:sz="0" w:space="0" w:color="auto"/>
            <w:right w:val="none" w:sz="0" w:space="0" w:color="auto"/>
          </w:divBdr>
        </w:div>
        <w:div w:id="1844588402">
          <w:marLeft w:val="640"/>
          <w:marRight w:val="0"/>
          <w:marTop w:val="0"/>
          <w:marBottom w:val="0"/>
          <w:divBdr>
            <w:top w:val="none" w:sz="0" w:space="0" w:color="auto"/>
            <w:left w:val="none" w:sz="0" w:space="0" w:color="auto"/>
            <w:bottom w:val="none" w:sz="0" w:space="0" w:color="auto"/>
            <w:right w:val="none" w:sz="0" w:space="0" w:color="auto"/>
          </w:divBdr>
        </w:div>
        <w:div w:id="1861118492">
          <w:marLeft w:val="640"/>
          <w:marRight w:val="0"/>
          <w:marTop w:val="0"/>
          <w:marBottom w:val="0"/>
          <w:divBdr>
            <w:top w:val="none" w:sz="0" w:space="0" w:color="auto"/>
            <w:left w:val="none" w:sz="0" w:space="0" w:color="auto"/>
            <w:bottom w:val="none" w:sz="0" w:space="0" w:color="auto"/>
            <w:right w:val="none" w:sz="0" w:space="0" w:color="auto"/>
          </w:divBdr>
        </w:div>
        <w:div w:id="1881892347">
          <w:marLeft w:val="640"/>
          <w:marRight w:val="0"/>
          <w:marTop w:val="0"/>
          <w:marBottom w:val="0"/>
          <w:divBdr>
            <w:top w:val="none" w:sz="0" w:space="0" w:color="auto"/>
            <w:left w:val="none" w:sz="0" w:space="0" w:color="auto"/>
            <w:bottom w:val="none" w:sz="0" w:space="0" w:color="auto"/>
            <w:right w:val="none" w:sz="0" w:space="0" w:color="auto"/>
          </w:divBdr>
        </w:div>
        <w:div w:id="1890264211">
          <w:marLeft w:val="640"/>
          <w:marRight w:val="0"/>
          <w:marTop w:val="0"/>
          <w:marBottom w:val="0"/>
          <w:divBdr>
            <w:top w:val="none" w:sz="0" w:space="0" w:color="auto"/>
            <w:left w:val="none" w:sz="0" w:space="0" w:color="auto"/>
            <w:bottom w:val="none" w:sz="0" w:space="0" w:color="auto"/>
            <w:right w:val="none" w:sz="0" w:space="0" w:color="auto"/>
          </w:divBdr>
        </w:div>
        <w:div w:id="1927107690">
          <w:marLeft w:val="640"/>
          <w:marRight w:val="0"/>
          <w:marTop w:val="0"/>
          <w:marBottom w:val="0"/>
          <w:divBdr>
            <w:top w:val="none" w:sz="0" w:space="0" w:color="auto"/>
            <w:left w:val="none" w:sz="0" w:space="0" w:color="auto"/>
            <w:bottom w:val="none" w:sz="0" w:space="0" w:color="auto"/>
            <w:right w:val="none" w:sz="0" w:space="0" w:color="auto"/>
          </w:divBdr>
        </w:div>
        <w:div w:id="1939873333">
          <w:marLeft w:val="640"/>
          <w:marRight w:val="0"/>
          <w:marTop w:val="0"/>
          <w:marBottom w:val="0"/>
          <w:divBdr>
            <w:top w:val="none" w:sz="0" w:space="0" w:color="auto"/>
            <w:left w:val="none" w:sz="0" w:space="0" w:color="auto"/>
            <w:bottom w:val="none" w:sz="0" w:space="0" w:color="auto"/>
            <w:right w:val="none" w:sz="0" w:space="0" w:color="auto"/>
          </w:divBdr>
        </w:div>
        <w:div w:id="1959136961">
          <w:marLeft w:val="640"/>
          <w:marRight w:val="0"/>
          <w:marTop w:val="0"/>
          <w:marBottom w:val="0"/>
          <w:divBdr>
            <w:top w:val="none" w:sz="0" w:space="0" w:color="auto"/>
            <w:left w:val="none" w:sz="0" w:space="0" w:color="auto"/>
            <w:bottom w:val="none" w:sz="0" w:space="0" w:color="auto"/>
            <w:right w:val="none" w:sz="0" w:space="0" w:color="auto"/>
          </w:divBdr>
        </w:div>
        <w:div w:id="1978223397">
          <w:marLeft w:val="640"/>
          <w:marRight w:val="0"/>
          <w:marTop w:val="0"/>
          <w:marBottom w:val="0"/>
          <w:divBdr>
            <w:top w:val="none" w:sz="0" w:space="0" w:color="auto"/>
            <w:left w:val="none" w:sz="0" w:space="0" w:color="auto"/>
            <w:bottom w:val="none" w:sz="0" w:space="0" w:color="auto"/>
            <w:right w:val="none" w:sz="0" w:space="0" w:color="auto"/>
          </w:divBdr>
        </w:div>
        <w:div w:id="2020152408">
          <w:marLeft w:val="640"/>
          <w:marRight w:val="0"/>
          <w:marTop w:val="0"/>
          <w:marBottom w:val="0"/>
          <w:divBdr>
            <w:top w:val="none" w:sz="0" w:space="0" w:color="auto"/>
            <w:left w:val="none" w:sz="0" w:space="0" w:color="auto"/>
            <w:bottom w:val="none" w:sz="0" w:space="0" w:color="auto"/>
            <w:right w:val="none" w:sz="0" w:space="0" w:color="auto"/>
          </w:divBdr>
        </w:div>
        <w:div w:id="2029408811">
          <w:marLeft w:val="640"/>
          <w:marRight w:val="0"/>
          <w:marTop w:val="0"/>
          <w:marBottom w:val="0"/>
          <w:divBdr>
            <w:top w:val="none" w:sz="0" w:space="0" w:color="auto"/>
            <w:left w:val="none" w:sz="0" w:space="0" w:color="auto"/>
            <w:bottom w:val="none" w:sz="0" w:space="0" w:color="auto"/>
            <w:right w:val="none" w:sz="0" w:space="0" w:color="auto"/>
          </w:divBdr>
        </w:div>
        <w:div w:id="2061855156">
          <w:marLeft w:val="640"/>
          <w:marRight w:val="0"/>
          <w:marTop w:val="0"/>
          <w:marBottom w:val="0"/>
          <w:divBdr>
            <w:top w:val="none" w:sz="0" w:space="0" w:color="auto"/>
            <w:left w:val="none" w:sz="0" w:space="0" w:color="auto"/>
            <w:bottom w:val="none" w:sz="0" w:space="0" w:color="auto"/>
            <w:right w:val="none" w:sz="0" w:space="0" w:color="auto"/>
          </w:divBdr>
        </w:div>
        <w:div w:id="2065062624">
          <w:marLeft w:val="640"/>
          <w:marRight w:val="0"/>
          <w:marTop w:val="0"/>
          <w:marBottom w:val="0"/>
          <w:divBdr>
            <w:top w:val="none" w:sz="0" w:space="0" w:color="auto"/>
            <w:left w:val="none" w:sz="0" w:space="0" w:color="auto"/>
            <w:bottom w:val="none" w:sz="0" w:space="0" w:color="auto"/>
            <w:right w:val="none" w:sz="0" w:space="0" w:color="auto"/>
          </w:divBdr>
        </w:div>
        <w:div w:id="2065180350">
          <w:marLeft w:val="640"/>
          <w:marRight w:val="0"/>
          <w:marTop w:val="0"/>
          <w:marBottom w:val="0"/>
          <w:divBdr>
            <w:top w:val="none" w:sz="0" w:space="0" w:color="auto"/>
            <w:left w:val="none" w:sz="0" w:space="0" w:color="auto"/>
            <w:bottom w:val="none" w:sz="0" w:space="0" w:color="auto"/>
            <w:right w:val="none" w:sz="0" w:space="0" w:color="auto"/>
          </w:divBdr>
        </w:div>
        <w:div w:id="2099591751">
          <w:marLeft w:val="640"/>
          <w:marRight w:val="0"/>
          <w:marTop w:val="0"/>
          <w:marBottom w:val="0"/>
          <w:divBdr>
            <w:top w:val="none" w:sz="0" w:space="0" w:color="auto"/>
            <w:left w:val="none" w:sz="0" w:space="0" w:color="auto"/>
            <w:bottom w:val="none" w:sz="0" w:space="0" w:color="auto"/>
            <w:right w:val="none" w:sz="0" w:space="0" w:color="auto"/>
          </w:divBdr>
        </w:div>
        <w:div w:id="2101439845">
          <w:marLeft w:val="640"/>
          <w:marRight w:val="0"/>
          <w:marTop w:val="0"/>
          <w:marBottom w:val="0"/>
          <w:divBdr>
            <w:top w:val="none" w:sz="0" w:space="0" w:color="auto"/>
            <w:left w:val="none" w:sz="0" w:space="0" w:color="auto"/>
            <w:bottom w:val="none" w:sz="0" w:space="0" w:color="auto"/>
            <w:right w:val="none" w:sz="0" w:space="0" w:color="auto"/>
          </w:divBdr>
        </w:div>
        <w:div w:id="2122919575">
          <w:marLeft w:val="640"/>
          <w:marRight w:val="0"/>
          <w:marTop w:val="0"/>
          <w:marBottom w:val="0"/>
          <w:divBdr>
            <w:top w:val="none" w:sz="0" w:space="0" w:color="auto"/>
            <w:left w:val="none" w:sz="0" w:space="0" w:color="auto"/>
            <w:bottom w:val="none" w:sz="0" w:space="0" w:color="auto"/>
            <w:right w:val="none" w:sz="0" w:space="0" w:color="auto"/>
          </w:divBdr>
        </w:div>
        <w:div w:id="2125269416">
          <w:marLeft w:val="640"/>
          <w:marRight w:val="0"/>
          <w:marTop w:val="0"/>
          <w:marBottom w:val="0"/>
          <w:divBdr>
            <w:top w:val="none" w:sz="0" w:space="0" w:color="auto"/>
            <w:left w:val="none" w:sz="0" w:space="0" w:color="auto"/>
            <w:bottom w:val="none" w:sz="0" w:space="0" w:color="auto"/>
            <w:right w:val="none" w:sz="0" w:space="0" w:color="auto"/>
          </w:divBdr>
        </w:div>
        <w:div w:id="2128307196">
          <w:marLeft w:val="640"/>
          <w:marRight w:val="0"/>
          <w:marTop w:val="0"/>
          <w:marBottom w:val="0"/>
          <w:divBdr>
            <w:top w:val="none" w:sz="0" w:space="0" w:color="auto"/>
            <w:left w:val="none" w:sz="0" w:space="0" w:color="auto"/>
            <w:bottom w:val="none" w:sz="0" w:space="0" w:color="auto"/>
            <w:right w:val="none" w:sz="0" w:space="0" w:color="auto"/>
          </w:divBdr>
        </w:div>
      </w:divsChild>
    </w:div>
    <w:div w:id="408844286">
      <w:bodyDiv w:val="1"/>
      <w:marLeft w:val="0"/>
      <w:marRight w:val="0"/>
      <w:marTop w:val="0"/>
      <w:marBottom w:val="0"/>
      <w:divBdr>
        <w:top w:val="none" w:sz="0" w:space="0" w:color="auto"/>
        <w:left w:val="none" w:sz="0" w:space="0" w:color="auto"/>
        <w:bottom w:val="none" w:sz="0" w:space="0" w:color="auto"/>
        <w:right w:val="none" w:sz="0" w:space="0" w:color="auto"/>
      </w:divBdr>
      <w:divsChild>
        <w:div w:id="1126960">
          <w:marLeft w:val="640"/>
          <w:marRight w:val="0"/>
          <w:marTop w:val="0"/>
          <w:marBottom w:val="0"/>
          <w:divBdr>
            <w:top w:val="none" w:sz="0" w:space="0" w:color="auto"/>
            <w:left w:val="none" w:sz="0" w:space="0" w:color="auto"/>
            <w:bottom w:val="none" w:sz="0" w:space="0" w:color="auto"/>
            <w:right w:val="none" w:sz="0" w:space="0" w:color="auto"/>
          </w:divBdr>
        </w:div>
        <w:div w:id="8414217">
          <w:marLeft w:val="640"/>
          <w:marRight w:val="0"/>
          <w:marTop w:val="0"/>
          <w:marBottom w:val="0"/>
          <w:divBdr>
            <w:top w:val="none" w:sz="0" w:space="0" w:color="auto"/>
            <w:left w:val="none" w:sz="0" w:space="0" w:color="auto"/>
            <w:bottom w:val="none" w:sz="0" w:space="0" w:color="auto"/>
            <w:right w:val="none" w:sz="0" w:space="0" w:color="auto"/>
          </w:divBdr>
        </w:div>
        <w:div w:id="13119571">
          <w:marLeft w:val="640"/>
          <w:marRight w:val="0"/>
          <w:marTop w:val="0"/>
          <w:marBottom w:val="0"/>
          <w:divBdr>
            <w:top w:val="none" w:sz="0" w:space="0" w:color="auto"/>
            <w:left w:val="none" w:sz="0" w:space="0" w:color="auto"/>
            <w:bottom w:val="none" w:sz="0" w:space="0" w:color="auto"/>
            <w:right w:val="none" w:sz="0" w:space="0" w:color="auto"/>
          </w:divBdr>
        </w:div>
        <w:div w:id="27412591">
          <w:marLeft w:val="640"/>
          <w:marRight w:val="0"/>
          <w:marTop w:val="0"/>
          <w:marBottom w:val="0"/>
          <w:divBdr>
            <w:top w:val="none" w:sz="0" w:space="0" w:color="auto"/>
            <w:left w:val="none" w:sz="0" w:space="0" w:color="auto"/>
            <w:bottom w:val="none" w:sz="0" w:space="0" w:color="auto"/>
            <w:right w:val="none" w:sz="0" w:space="0" w:color="auto"/>
          </w:divBdr>
        </w:div>
        <w:div w:id="41055630">
          <w:marLeft w:val="640"/>
          <w:marRight w:val="0"/>
          <w:marTop w:val="0"/>
          <w:marBottom w:val="0"/>
          <w:divBdr>
            <w:top w:val="none" w:sz="0" w:space="0" w:color="auto"/>
            <w:left w:val="none" w:sz="0" w:space="0" w:color="auto"/>
            <w:bottom w:val="none" w:sz="0" w:space="0" w:color="auto"/>
            <w:right w:val="none" w:sz="0" w:space="0" w:color="auto"/>
          </w:divBdr>
        </w:div>
        <w:div w:id="68157986">
          <w:marLeft w:val="640"/>
          <w:marRight w:val="0"/>
          <w:marTop w:val="0"/>
          <w:marBottom w:val="0"/>
          <w:divBdr>
            <w:top w:val="none" w:sz="0" w:space="0" w:color="auto"/>
            <w:left w:val="none" w:sz="0" w:space="0" w:color="auto"/>
            <w:bottom w:val="none" w:sz="0" w:space="0" w:color="auto"/>
            <w:right w:val="none" w:sz="0" w:space="0" w:color="auto"/>
          </w:divBdr>
        </w:div>
        <w:div w:id="102044785">
          <w:marLeft w:val="640"/>
          <w:marRight w:val="0"/>
          <w:marTop w:val="0"/>
          <w:marBottom w:val="0"/>
          <w:divBdr>
            <w:top w:val="none" w:sz="0" w:space="0" w:color="auto"/>
            <w:left w:val="none" w:sz="0" w:space="0" w:color="auto"/>
            <w:bottom w:val="none" w:sz="0" w:space="0" w:color="auto"/>
            <w:right w:val="none" w:sz="0" w:space="0" w:color="auto"/>
          </w:divBdr>
        </w:div>
        <w:div w:id="198470373">
          <w:marLeft w:val="640"/>
          <w:marRight w:val="0"/>
          <w:marTop w:val="0"/>
          <w:marBottom w:val="0"/>
          <w:divBdr>
            <w:top w:val="none" w:sz="0" w:space="0" w:color="auto"/>
            <w:left w:val="none" w:sz="0" w:space="0" w:color="auto"/>
            <w:bottom w:val="none" w:sz="0" w:space="0" w:color="auto"/>
            <w:right w:val="none" w:sz="0" w:space="0" w:color="auto"/>
          </w:divBdr>
        </w:div>
        <w:div w:id="225917955">
          <w:marLeft w:val="640"/>
          <w:marRight w:val="0"/>
          <w:marTop w:val="0"/>
          <w:marBottom w:val="0"/>
          <w:divBdr>
            <w:top w:val="none" w:sz="0" w:space="0" w:color="auto"/>
            <w:left w:val="none" w:sz="0" w:space="0" w:color="auto"/>
            <w:bottom w:val="none" w:sz="0" w:space="0" w:color="auto"/>
            <w:right w:val="none" w:sz="0" w:space="0" w:color="auto"/>
          </w:divBdr>
        </w:div>
        <w:div w:id="236014302">
          <w:marLeft w:val="640"/>
          <w:marRight w:val="0"/>
          <w:marTop w:val="0"/>
          <w:marBottom w:val="0"/>
          <w:divBdr>
            <w:top w:val="none" w:sz="0" w:space="0" w:color="auto"/>
            <w:left w:val="none" w:sz="0" w:space="0" w:color="auto"/>
            <w:bottom w:val="none" w:sz="0" w:space="0" w:color="auto"/>
            <w:right w:val="none" w:sz="0" w:space="0" w:color="auto"/>
          </w:divBdr>
        </w:div>
        <w:div w:id="248199838">
          <w:marLeft w:val="640"/>
          <w:marRight w:val="0"/>
          <w:marTop w:val="0"/>
          <w:marBottom w:val="0"/>
          <w:divBdr>
            <w:top w:val="none" w:sz="0" w:space="0" w:color="auto"/>
            <w:left w:val="none" w:sz="0" w:space="0" w:color="auto"/>
            <w:bottom w:val="none" w:sz="0" w:space="0" w:color="auto"/>
            <w:right w:val="none" w:sz="0" w:space="0" w:color="auto"/>
          </w:divBdr>
        </w:div>
        <w:div w:id="273447325">
          <w:marLeft w:val="640"/>
          <w:marRight w:val="0"/>
          <w:marTop w:val="0"/>
          <w:marBottom w:val="0"/>
          <w:divBdr>
            <w:top w:val="none" w:sz="0" w:space="0" w:color="auto"/>
            <w:left w:val="none" w:sz="0" w:space="0" w:color="auto"/>
            <w:bottom w:val="none" w:sz="0" w:space="0" w:color="auto"/>
            <w:right w:val="none" w:sz="0" w:space="0" w:color="auto"/>
          </w:divBdr>
        </w:div>
        <w:div w:id="275448259">
          <w:marLeft w:val="640"/>
          <w:marRight w:val="0"/>
          <w:marTop w:val="0"/>
          <w:marBottom w:val="0"/>
          <w:divBdr>
            <w:top w:val="none" w:sz="0" w:space="0" w:color="auto"/>
            <w:left w:val="none" w:sz="0" w:space="0" w:color="auto"/>
            <w:bottom w:val="none" w:sz="0" w:space="0" w:color="auto"/>
            <w:right w:val="none" w:sz="0" w:space="0" w:color="auto"/>
          </w:divBdr>
        </w:div>
        <w:div w:id="281963255">
          <w:marLeft w:val="640"/>
          <w:marRight w:val="0"/>
          <w:marTop w:val="0"/>
          <w:marBottom w:val="0"/>
          <w:divBdr>
            <w:top w:val="none" w:sz="0" w:space="0" w:color="auto"/>
            <w:left w:val="none" w:sz="0" w:space="0" w:color="auto"/>
            <w:bottom w:val="none" w:sz="0" w:space="0" w:color="auto"/>
            <w:right w:val="none" w:sz="0" w:space="0" w:color="auto"/>
          </w:divBdr>
        </w:div>
        <w:div w:id="288320866">
          <w:marLeft w:val="640"/>
          <w:marRight w:val="0"/>
          <w:marTop w:val="0"/>
          <w:marBottom w:val="0"/>
          <w:divBdr>
            <w:top w:val="none" w:sz="0" w:space="0" w:color="auto"/>
            <w:left w:val="none" w:sz="0" w:space="0" w:color="auto"/>
            <w:bottom w:val="none" w:sz="0" w:space="0" w:color="auto"/>
            <w:right w:val="none" w:sz="0" w:space="0" w:color="auto"/>
          </w:divBdr>
        </w:div>
        <w:div w:id="294603242">
          <w:marLeft w:val="640"/>
          <w:marRight w:val="0"/>
          <w:marTop w:val="0"/>
          <w:marBottom w:val="0"/>
          <w:divBdr>
            <w:top w:val="none" w:sz="0" w:space="0" w:color="auto"/>
            <w:left w:val="none" w:sz="0" w:space="0" w:color="auto"/>
            <w:bottom w:val="none" w:sz="0" w:space="0" w:color="auto"/>
            <w:right w:val="none" w:sz="0" w:space="0" w:color="auto"/>
          </w:divBdr>
        </w:div>
        <w:div w:id="305477843">
          <w:marLeft w:val="640"/>
          <w:marRight w:val="0"/>
          <w:marTop w:val="0"/>
          <w:marBottom w:val="0"/>
          <w:divBdr>
            <w:top w:val="none" w:sz="0" w:space="0" w:color="auto"/>
            <w:left w:val="none" w:sz="0" w:space="0" w:color="auto"/>
            <w:bottom w:val="none" w:sz="0" w:space="0" w:color="auto"/>
            <w:right w:val="none" w:sz="0" w:space="0" w:color="auto"/>
          </w:divBdr>
        </w:div>
        <w:div w:id="307826720">
          <w:marLeft w:val="640"/>
          <w:marRight w:val="0"/>
          <w:marTop w:val="0"/>
          <w:marBottom w:val="0"/>
          <w:divBdr>
            <w:top w:val="none" w:sz="0" w:space="0" w:color="auto"/>
            <w:left w:val="none" w:sz="0" w:space="0" w:color="auto"/>
            <w:bottom w:val="none" w:sz="0" w:space="0" w:color="auto"/>
            <w:right w:val="none" w:sz="0" w:space="0" w:color="auto"/>
          </w:divBdr>
        </w:div>
        <w:div w:id="315455803">
          <w:marLeft w:val="640"/>
          <w:marRight w:val="0"/>
          <w:marTop w:val="0"/>
          <w:marBottom w:val="0"/>
          <w:divBdr>
            <w:top w:val="none" w:sz="0" w:space="0" w:color="auto"/>
            <w:left w:val="none" w:sz="0" w:space="0" w:color="auto"/>
            <w:bottom w:val="none" w:sz="0" w:space="0" w:color="auto"/>
            <w:right w:val="none" w:sz="0" w:space="0" w:color="auto"/>
          </w:divBdr>
        </w:div>
        <w:div w:id="340936189">
          <w:marLeft w:val="640"/>
          <w:marRight w:val="0"/>
          <w:marTop w:val="0"/>
          <w:marBottom w:val="0"/>
          <w:divBdr>
            <w:top w:val="none" w:sz="0" w:space="0" w:color="auto"/>
            <w:left w:val="none" w:sz="0" w:space="0" w:color="auto"/>
            <w:bottom w:val="none" w:sz="0" w:space="0" w:color="auto"/>
            <w:right w:val="none" w:sz="0" w:space="0" w:color="auto"/>
          </w:divBdr>
        </w:div>
        <w:div w:id="360715399">
          <w:marLeft w:val="640"/>
          <w:marRight w:val="0"/>
          <w:marTop w:val="0"/>
          <w:marBottom w:val="0"/>
          <w:divBdr>
            <w:top w:val="none" w:sz="0" w:space="0" w:color="auto"/>
            <w:left w:val="none" w:sz="0" w:space="0" w:color="auto"/>
            <w:bottom w:val="none" w:sz="0" w:space="0" w:color="auto"/>
            <w:right w:val="none" w:sz="0" w:space="0" w:color="auto"/>
          </w:divBdr>
        </w:div>
        <w:div w:id="380175621">
          <w:marLeft w:val="640"/>
          <w:marRight w:val="0"/>
          <w:marTop w:val="0"/>
          <w:marBottom w:val="0"/>
          <w:divBdr>
            <w:top w:val="none" w:sz="0" w:space="0" w:color="auto"/>
            <w:left w:val="none" w:sz="0" w:space="0" w:color="auto"/>
            <w:bottom w:val="none" w:sz="0" w:space="0" w:color="auto"/>
            <w:right w:val="none" w:sz="0" w:space="0" w:color="auto"/>
          </w:divBdr>
        </w:div>
        <w:div w:id="380205938">
          <w:marLeft w:val="640"/>
          <w:marRight w:val="0"/>
          <w:marTop w:val="0"/>
          <w:marBottom w:val="0"/>
          <w:divBdr>
            <w:top w:val="none" w:sz="0" w:space="0" w:color="auto"/>
            <w:left w:val="none" w:sz="0" w:space="0" w:color="auto"/>
            <w:bottom w:val="none" w:sz="0" w:space="0" w:color="auto"/>
            <w:right w:val="none" w:sz="0" w:space="0" w:color="auto"/>
          </w:divBdr>
        </w:div>
        <w:div w:id="399793872">
          <w:marLeft w:val="640"/>
          <w:marRight w:val="0"/>
          <w:marTop w:val="0"/>
          <w:marBottom w:val="0"/>
          <w:divBdr>
            <w:top w:val="none" w:sz="0" w:space="0" w:color="auto"/>
            <w:left w:val="none" w:sz="0" w:space="0" w:color="auto"/>
            <w:bottom w:val="none" w:sz="0" w:space="0" w:color="auto"/>
            <w:right w:val="none" w:sz="0" w:space="0" w:color="auto"/>
          </w:divBdr>
        </w:div>
        <w:div w:id="414671227">
          <w:marLeft w:val="640"/>
          <w:marRight w:val="0"/>
          <w:marTop w:val="0"/>
          <w:marBottom w:val="0"/>
          <w:divBdr>
            <w:top w:val="none" w:sz="0" w:space="0" w:color="auto"/>
            <w:left w:val="none" w:sz="0" w:space="0" w:color="auto"/>
            <w:bottom w:val="none" w:sz="0" w:space="0" w:color="auto"/>
            <w:right w:val="none" w:sz="0" w:space="0" w:color="auto"/>
          </w:divBdr>
        </w:div>
        <w:div w:id="420101088">
          <w:marLeft w:val="640"/>
          <w:marRight w:val="0"/>
          <w:marTop w:val="0"/>
          <w:marBottom w:val="0"/>
          <w:divBdr>
            <w:top w:val="none" w:sz="0" w:space="0" w:color="auto"/>
            <w:left w:val="none" w:sz="0" w:space="0" w:color="auto"/>
            <w:bottom w:val="none" w:sz="0" w:space="0" w:color="auto"/>
            <w:right w:val="none" w:sz="0" w:space="0" w:color="auto"/>
          </w:divBdr>
        </w:div>
        <w:div w:id="446126971">
          <w:marLeft w:val="640"/>
          <w:marRight w:val="0"/>
          <w:marTop w:val="0"/>
          <w:marBottom w:val="0"/>
          <w:divBdr>
            <w:top w:val="none" w:sz="0" w:space="0" w:color="auto"/>
            <w:left w:val="none" w:sz="0" w:space="0" w:color="auto"/>
            <w:bottom w:val="none" w:sz="0" w:space="0" w:color="auto"/>
            <w:right w:val="none" w:sz="0" w:space="0" w:color="auto"/>
          </w:divBdr>
        </w:div>
        <w:div w:id="514654808">
          <w:marLeft w:val="640"/>
          <w:marRight w:val="0"/>
          <w:marTop w:val="0"/>
          <w:marBottom w:val="0"/>
          <w:divBdr>
            <w:top w:val="none" w:sz="0" w:space="0" w:color="auto"/>
            <w:left w:val="none" w:sz="0" w:space="0" w:color="auto"/>
            <w:bottom w:val="none" w:sz="0" w:space="0" w:color="auto"/>
            <w:right w:val="none" w:sz="0" w:space="0" w:color="auto"/>
          </w:divBdr>
        </w:div>
        <w:div w:id="517935331">
          <w:marLeft w:val="640"/>
          <w:marRight w:val="0"/>
          <w:marTop w:val="0"/>
          <w:marBottom w:val="0"/>
          <w:divBdr>
            <w:top w:val="none" w:sz="0" w:space="0" w:color="auto"/>
            <w:left w:val="none" w:sz="0" w:space="0" w:color="auto"/>
            <w:bottom w:val="none" w:sz="0" w:space="0" w:color="auto"/>
            <w:right w:val="none" w:sz="0" w:space="0" w:color="auto"/>
          </w:divBdr>
        </w:div>
        <w:div w:id="523322965">
          <w:marLeft w:val="640"/>
          <w:marRight w:val="0"/>
          <w:marTop w:val="0"/>
          <w:marBottom w:val="0"/>
          <w:divBdr>
            <w:top w:val="none" w:sz="0" w:space="0" w:color="auto"/>
            <w:left w:val="none" w:sz="0" w:space="0" w:color="auto"/>
            <w:bottom w:val="none" w:sz="0" w:space="0" w:color="auto"/>
            <w:right w:val="none" w:sz="0" w:space="0" w:color="auto"/>
          </w:divBdr>
        </w:div>
        <w:div w:id="556668860">
          <w:marLeft w:val="640"/>
          <w:marRight w:val="0"/>
          <w:marTop w:val="0"/>
          <w:marBottom w:val="0"/>
          <w:divBdr>
            <w:top w:val="none" w:sz="0" w:space="0" w:color="auto"/>
            <w:left w:val="none" w:sz="0" w:space="0" w:color="auto"/>
            <w:bottom w:val="none" w:sz="0" w:space="0" w:color="auto"/>
            <w:right w:val="none" w:sz="0" w:space="0" w:color="auto"/>
          </w:divBdr>
        </w:div>
        <w:div w:id="562646990">
          <w:marLeft w:val="640"/>
          <w:marRight w:val="0"/>
          <w:marTop w:val="0"/>
          <w:marBottom w:val="0"/>
          <w:divBdr>
            <w:top w:val="none" w:sz="0" w:space="0" w:color="auto"/>
            <w:left w:val="none" w:sz="0" w:space="0" w:color="auto"/>
            <w:bottom w:val="none" w:sz="0" w:space="0" w:color="auto"/>
            <w:right w:val="none" w:sz="0" w:space="0" w:color="auto"/>
          </w:divBdr>
        </w:div>
        <w:div w:id="569312170">
          <w:marLeft w:val="640"/>
          <w:marRight w:val="0"/>
          <w:marTop w:val="0"/>
          <w:marBottom w:val="0"/>
          <w:divBdr>
            <w:top w:val="none" w:sz="0" w:space="0" w:color="auto"/>
            <w:left w:val="none" w:sz="0" w:space="0" w:color="auto"/>
            <w:bottom w:val="none" w:sz="0" w:space="0" w:color="auto"/>
            <w:right w:val="none" w:sz="0" w:space="0" w:color="auto"/>
          </w:divBdr>
        </w:div>
        <w:div w:id="581988357">
          <w:marLeft w:val="640"/>
          <w:marRight w:val="0"/>
          <w:marTop w:val="0"/>
          <w:marBottom w:val="0"/>
          <w:divBdr>
            <w:top w:val="none" w:sz="0" w:space="0" w:color="auto"/>
            <w:left w:val="none" w:sz="0" w:space="0" w:color="auto"/>
            <w:bottom w:val="none" w:sz="0" w:space="0" w:color="auto"/>
            <w:right w:val="none" w:sz="0" w:space="0" w:color="auto"/>
          </w:divBdr>
        </w:div>
        <w:div w:id="598293718">
          <w:marLeft w:val="640"/>
          <w:marRight w:val="0"/>
          <w:marTop w:val="0"/>
          <w:marBottom w:val="0"/>
          <w:divBdr>
            <w:top w:val="none" w:sz="0" w:space="0" w:color="auto"/>
            <w:left w:val="none" w:sz="0" w:space="0" w:color="auto"/>
            <w:bottom w:val="none" w:sz="0" w:space="0" w:color="auto"/>
            <w:right w:val="none" w:sz="0" w:space="0" w:color="auto"/>
          </w:divBdr>
        </w:div>
        <w:div w:id="608972924">
          <w:marLeft w:val="640"/>
          <w:marRight w:val="0"/>
          <w:marTop w:val="0"/>
          <w:marBottom w:val="0"/>
          <w:divBdr>
            <w:top w:val="none" w:sz="0" w:space="0" w:color="auto"/>
            <w:left w:val="none" w:sz="0" w:space="0" w:color="auto"/>
            <w:bottom w:val="none" w:sz="0" w:space="0" w:color="auto"/>
            <w:right w:val="none" w:sz="0" w:space="0" w:color="auto"/>
          </w:divBdr>
        </w:div>
        <w:div w:id="614022249">
          <w:marLeft w:val="640"/>
          <w:marRight w:val="0"/>
          <w:marTop w:val="0"/>
          <w:marBottom w:val="0"/>
          <w:divBdr>
            <w:top w:val="none" w:sz="0" w:space="0" w:color="auto"/>
            <w:left w:val="none" w:sz="0" w:space="0" w:color="auto"/>
            <w:bottom w:val="none" w:sz="0" w:space="0" w:color="auto"/>
            <w:right w:val="none" w:sz="0" w:space="0" w:color="auto"/>
          </w:divBdr>
        </w:div>
        <w:div w:id="645940437">
          <w:marLeft w:val="640"/>
          <w:marRight w:val="0"/>
          <w:marTop w:val="0"/>
          <w:marBottom w:val="0"/>
          <w:divBdr>
            <w:top w:val="none" w:sz="0" w:space="0" w:color="auto"/>
            <w:left w:val="none" w:sz="0" w:space="0" w:color="auto"/>
            <w:bottom w:val="none" w:sz="0" w:space="0" w:color="auto"/>
            <w:right w:val="none" w:sz="0" w:space="0" w:color="auto"/>
          </w:divBdr>
        </w:div>
        <w:div w:id="667295361">
          <w:marLeft w:val="640"/>
          <w:marRight w:val="0"/>
          <w:marTop w:val="0"/>
          <w:marBottom w:val="0"/>
          <w:divBdr>
            <w:top w:val="none" w:sz="0" w:space="0" w:color="auto"/>
            <w:left w:val="none" w:sz="0" w:space="0" w:color="auto"/>
            <w:bottom w:val="none" w:sz="0" w:space="0" w:color="auto"/>
            <w:right w:val="none" w:sz="0" w:space="0" w:color="auto"/>
          </w:divBdr>
        </w:div>
        <w:div w:id="723456263">
          <w:marLeft w:val="640"/>
          <w:marRight w:val="0"/>
          <w:marTop w:val="0"/>
          <w:marBottom w:val="0"/>
          <w:divBdr>
            <w:top w:val="none" w:sz="0" w:space="0" w:color="auto"/>
            <w:left w:val="none" w:sz="0" w:space="0" w:color="auto"/>
            <w:bottom w:val="none" w:sz="0" w:space="0" w:color="auto"/>
            <w:right w:val="none" w:sz="0" w:space="0" w:color="auto"/>
          </w:divBdr>
        </w:div>
        <w:div w:id="809320992">
          <w:marLeft w:val="640"/>
          <w:marRight w:val="0"/>
          <w:marTop w:val="0"/>
          <w:marBottom w:val="0"/>
          <w:divBdr>
            <w:top w:val="none" w:sz="0" w:space="0" w:color="auto"/>
            <w:left w:val="none" w:sz="0" w:space="0" w:color="auto"/>
            <w:bottom w:val="none" w:sz="0" w:space="0" w:color="auto"/>
            <w:right w:val="none" w:sz="0" w:space="0" w:color="auto"/>
          </w:divBdr>
        </w:div>
        <w:div w:id="818422905">
          <w:marLeft w:val="640"/>
          <w:marRight w:val="0"/>
          <w:marTop w:val="0"/>
          <w:marBottom w:val="0"/>
          <w:divBdr>
            <w:top w:val="none" w:sz="0" w:space="0" w:color="auto"/>
            <w:left w:val="none" w:sz="0" w:space="0" w:color="auto"/>
            <w:bottom w:val="none" w:sz="0" w:space="0" w:color="auto"/>
            <w:right w:val="none" w:sz="0" w:space="0" w:color="auto"/>
          </w:divBdr>
        </w:div>
        <w:div w:id="830875788">
          <w:marLeft w:val="640"/>
          <w:marRight w:val="0"/>
          <w:marTop w:val="0"/>
          <w:marBottom w:val="0"/>
          <w:divBdr>
            <w:top w:val="none" w:sz="0" w:space="0" w:color="auto"/>
            <w:left w:val="none" w:sz="0" w:space="0" w:color="auto"/>
            <w:bottom w:val="none" w:sz="0" w:space="0" w:color="auto"/>
            <w:right w:val="none" w:sz="0" w:space="0" w:color="auto"/>
          </w:divBdr>
        </w:div>
        <w:div w:id="846361053">
          <w:marLeft w:val="640"/>
          <w:marRight w:val="0"/>
          <w:marTop w:val="0"/>
          <w:marBottom w:val="0"/>
          <w:divBdr>
            <w:top w:val="none" w:sz="0" w:space="0" w:color="auto"/>
            <w:left w:val="none" w:sz="0" w:space="0" w:color="auto"/>
            <w:bottom w:val="none" w:sz="0" w:space="0" w:color="auto"/>
            <w:right w:val="none" w:sz="0" w:space="0" w:color="auto"/>
          </w:divBdr>
        </w:div>
        <w:div w:id="864487891">
          <w:marLeft w:val="640"/>
          <w:marRight w:val="0"/>
          <w:marTop w:val="0"/>
          <w:marBottom w:val="0"/>
          <w:divBdr>
            <w:top w:val="none" w:sz="0" w:space="0" w:color="auto"/>
            <w:left w:val="none" w:sz="0" w:space="0" w:color="auto"/>
            <w:bottom w:val="none" w:sz="0" w:space="0" w:color="auto"/>
            <w:right w:val="none" w:sz="0" w:space="0" w:color="auto"/>
          </w:divBdr>
        </w:div>
        <w:div w:id="930235341">
          <w:marLeft w:val="640"/>
          <w:marRight w:val="0"/>
          <w:marTop w:val="0"/>
          <w:marBottom w:val="0"/>
          <w:divBdr>
            <w:top w:val="none" w:sz="0" w:space="0" w:color="auto"/>
            <w:left w:val="none" w:sz="0" w:space="0" w:color="auto"/>
            <w:bottom w:val="none" w:sz="0" w:space="0" w:color="auto"/>
            <w:right w:val="none" w:sz="0" w:space="0" w:color="auto"/>
          </w:divBdr>
        </w:div>
        <w:div w:id="932857689">
          <w:marLeft w:val="640"/>
          <w:marRight w:val="0"/>
          <w:marTop w:val="0"/>
          <w:marBottom w:val="0"/>
          <w:divBdr>
            <w:top w:val="none" w:sz="0" w:space="0" w:color="auto"/>
            <w:left w:val="none" w:sz="0" w:space="0" w:color="auto"/>
            <w:bottom w:val="none" w:sz="0" w:space="0" w:color="auto"/>
            <w:right w:val="none" w:sz="0" w:space="0" w:color="auto"/>
          </w:divBdr>
        </w:div>
        <w:div w:id="939682179">
          <w:marLeft w:val="640"/>
          <w:marRight w:val="0"/>
          <w:marTop w:val="0"/>
          <w:marBottom w:val="0"/>
          <w:divBdr>
            <w:top w:val="none" w:sz="0" w:space="0" w:color="auto"/>
            <w:left w:val="none" w:sz="0" w:space="0" w:color="auto"/>
            <w:bottom w:val="none" w:sz="0" w:space="0" w:color="auto"/>
            <w:right w:val="none" w:sz="0" w:space="0" w:color="auto"/>
          </w:divBdr>
        </w:div>
        <w:div w:id="1046761615">
          <w:marLeft w:val="640"/>
          <w:marRight w:val="0"/>
          <w:marTop w:val="0"/>
          <w:marBottom w:val="0"/>
          <w:divBdr>
            <w:top w:val="none" w:sz="0" w:space="0" w:color="auto"/>
            <w:left w:val="none" w:sz="0" w:space="0" w:color="auto"/>
            <w:bottom w:val="none" w:sz="0" w:space="0" w:color="auto"/>
            <w:right w:val="none" w:sz="0" w:space="0" w:color="auto"/>
          </w:divBdr>
        </w:div>
        <w:div w:id="1072316214">
          <w:marLeft w:val="640"/>
          <w:marRight w:val="0"/>
          <w:marTop w:val="0"/>
          <w:marBottom w:val="0"/>
          <w:divBdr>
            <w:top w:val="none" w:sz="0" w:space="0" w:color="auto"/>
            <w:left w:val="none" w:sz="0" w:space="0" w:color="auto"/>
            <w:bottom w:val="none" w:sz="0" w:space="0" w:color="auto"/>
            <w:right w:val="none" w:sz="0" w:space="0" w:color="auto"/>
          </w:divBdr>
        </w:div>
        <w:div w:id="1079210728">
          <w:marLeft w:val="640"/>
          <w:marRight w:val="0"/>
          <w:marTop w:val="0"/>
          <w:marBottom w:val="0"/>
          <w:divBdr>
            <w:top w:val="none" w:sz="0" w:space="0" w:color="auto"/>
            <w:left w:val="none" w:sz="0" w:space="0" w:color="auto"/>
            <w:bottom w:val="none" w:sz="0" w:space="0" w:color="auto"/>
            <w:right w:val="none" w:sz="0" w:space="0" w:color="auto"/>
          </w:divBdr>
        </w:div>
        <w:div w:id="1145975765">
          <w:marLeft w:val="640"/>
          <w:marRight w:val="0"/>
          <w:marTop w:val="0"/>
          <w:marBottom w:val="0"/>
          <w:divBdr>
            <w:top w:val="none" w:sz="0" w:space="0" w:color="auto"/>
            <w:left w:val="none" w:sz="0" w:space="0" w:color="auto"/>
            <w:bottom w:val="none" w:sz="0" w:space="0" w:color="auto"/>
            <w:right w:val="none" w:sz="0" w:space="0" w:color="auto"/>
          </w:divBdr>
        </w:div>
        <w:div w:id="1156843988">
          <w:marLeft w:val="640"/>
          <w:marRight w:val="0"/>
          <w:marTop w:val="0"/>
          <w:marBottom w:val="0"/>
          <w:divBdr>
            <w:top w:val="none" w:sz="0" w:space="0" w:color="auto"/>
            <w:left w:val="none" w:sz="0" w:space="0" w:color="auto"/>
            <w:bottom w:val="none" w:sz="0" w:space="0" w:color="auto"/>
            <w:right w:val="none" w:sz="0" w:space="0" w:color="auto"/>
          </w:divBdr>
        </w:div>
        <w:div w:id="1159733334">
          <w:marLeft w:val="640"/>
          <w:marRight w:val="0"/>
          <w:marTop w:val="0"/>
          <w:marBottom w:val="0"/>
          <w:divBdr>
            <w:top w:val="none" w:sz="0" w:space="0" w:color="auto"/>
            <w:left w:val="none" w:sz="0" w:space="0" w:color="auto"/>
            <w:bottom w:val="none" w:sz="0" w:space="0" w:color="auto"/>
            <w:right w:val="none" w:sz="0" w:space="0" w:color="auto"/>
          </w:divBdr>
        </w:div>
        <w:div w:id="1172069450">
          <w:marLeft w:val="640"/>
          <w:marRight w:val="0"/>
          <w:marTop w:val="0"/>
          <w:marBottom w:val="0"/>
          <w:divBdr>
            <w:top w:val="none" w:sz="0" w:space="0" w:color="auto"/>
            <w:left w:val="none" w:sz="0" w:space="0" w:color="auto"/>
            <w:bottom w:val="none" w:sz="0" w:space="0" w:color="auto"/>
            <w:right w:val="none" w:sz="0" w:space="0" w:color="auto"/>
          </w:divBdr>
        </w:div>
        <w:div w:id="1174808698">
          <w:marLeft w:val="640"/>
          <w:marRight w:val="0"/>
          <w:marTop w:val="0"/>
          <w:marBottom w:val="0"/>
          <w:divBdr>
            <w:top w:val="none" w:sz="0" w:space="0" w:color="auto"/>
            <w:left w:val="none" w:sz="0" w:space="0" w:color="auto"/>
            <w:bottom w:val="none" w:sz="0" w:space="0" w:color="auto"/>
            <w:right w:val="none" w:sz="0" w:space="0" w:color="auto"/>
          </w:divBdr>
        </w:div>
        <w:div w:id="1214121227">
          <w:marLeft w:val="640"/>
          <w:marRight w:val="0"/>
          <w:marTop w:val="0"/>
          <w:marBottom w:val="0"/>
          <w:divBdr>
            <w:top w:val="none" w:sz="0" w:space="0" w:color="auto"/>
            <w:left w:val="none" w:sz="0" w:space="0" w:color="auto"/>
            <w:bottom w:val="none" w:sz="0" w:space="0" w:color="auto"/>
            <w:right w:val="none" w:sz="0" w:space="0" w:color="auto"/>
          </w:divBdr>
        </w:div>
        <w:div w:id="1215388849">
          <w:marLeft w:val="640"/>
          <w:marRight w:val="0"/>
          <w:marTop w:val="0"/>
          <w:marBottom w:val="0"/>
          <w:divBdr>
            <w:top w:val="none" w:sz="0" w:space="0" w:color="auto"/>
            <w:left w:val="none" w:sz="0" w:space="0" w:color="auto"/>
            <w:bottom w:val="none" w:sz="0" w:space="0" w:color="auto"/>
            <w:right w:val="none" w:sz="0" w:space="0" w:color="auto"/>
          </w:divBdr>
        </w:div>
        <w:div w:id="1223523173">
          <w:marLeft w:val="640"/>
          <w:marRight w:val="0"/>
          <w:marTop w:val="0"/>
          <w:marBottom w:val="0"/>
          <w:divBdr>
            <w:top w:val="none" w:sz="0" w:space="0" w:color="auto"/>
            <w:left w:val="none" w:sz="0" w:space="0" w:color="auto"/>
            <w:bottom w:val="none" w:sz="0" w:space="0" w:color="auto"/>
            <w:right w:val="none" w:sz="0" w:space="0" w:color="auto"/>
          </w:divBdr>
        </w:div>
        <w:div w:id="1228689972">
          <w:marLeft w:val="640"/>
          <w:marRight w:val="0"/>
          <w:marTop w:val="0"/>
          <w:marBottom w:val="0"/>
          <w:divBdr>
            <w:top w:val="none" w:sz="0" w:space="0" w:color="auto"/>
            <w:left w:val="none" w:sz="0" w:space="0" w:color="auto"/>
            <w:bottom w:val="none" w:sz="0" w:space="0" w:color="auto"/>
            <w:right w:val="none" w:sz="0" w:space="0" w:color="auto"/>
          </w:divBdr>
        </w:div>
        <w:div w:id="1237671572">
          <w:marLeft w:val="640"/>
          <w:marRight w:val="0"/>
          <w:marTop w:val="0"/>
          <w:marBottom w:val="0"/>
          <w:divBdr>
            <w:top w:val="none" w:sz="0" w:space="0" w:color="auto"/>
            <w:left w:val="none" w:sz="0" w:space="0" w:color="auto"/>
            <w:bottom w:val="none" w:sz="0" w:space="0" w:color="auto"/>
            <w:right w:val="none" w:sz="0" w:space="0" w:color="auto"/>
          </w:divBdr>
        </w:div>
        <w:div w:id="1265114583">
          <w:marLeft w:val="640"/>
          <w:marRight w:val="0"/>
          <w:marTop w:val="0"/>
          <w:marBottom w:val="0"/>
          <w:divBdr>
            <w:top w:val="none" w:sz="0" w:space="0" w:color="auto"/>
            <w:left w:val="none" w:sz="0" w:space="0" w:color="auto"/>
            <w:bottom w:val="none" w:sz="0" w:space="0" w:color="auto"/>
            <w:right w:val="none" w:sz="0" w:space="0" w:color="auto"/>
          </w:divBdr>
        </w:div>
        <w:div w:id="1276794060">
          <w:marLeft w:val="640"/>
          <w:marRight w:val="0"/>
          <w:marTop w:val="0"/>
          <w:marBottom w:val="0"/>
          <w:divBdr>
            <w:top w:val="none" w:sz="0" w:space="0" w:color="auto"/>
            <w:left w:val="none" w:sz="0" w:space="0" w:color="auto"/>
            <w:bottom w:val="none" w:sz="0" w:space="0" w:color="auto"/>
            <w:right w:val="none" w:sz="0" w:space="0" w:color="auto"/>
          </w:divBdr>
        </w:div>
        <w:div w:id="1296787859">
          <w:marLeft w:val="640"/>
          <w:marRight w:val="0"/>
          <w:marTop w:val="0"/>
          <w:marBottom w:val="0"/>
          <w:divBdr>
            <w:top w:val="none" w:sz="0" w:space="0" w:color="auto"/>
            <w:left w:val="none" w:sz="0" w:space="0" w:color="auto"/>
            <w:bottom w:val="none" w:sz="0" w:space="0" w:color="auto"/>
            <w:right w:val="none" w:sz="0" w:space="0" w:color="auto"/>
          </w:divBdr>
        </w:div>
        <w:div w:id="1337805719">
          <w:marLeft w:val="640"/>
          <w:marRight w:val="0"/>
          <w:marTop w:val="0"/>
          <w:marBottom w:val="0"/>
          <w:divBdr>
            <w:top w:val="none" w:sz="0" w:space="0" w:color="auto"/>
            <w:left w:val="none" w:sz="0" w:space="0" w:color="auto"/>
            <w:bottom w:val="none" w:sz="0" w:space="0" w:color="auto"/>
            <w:right w:val="none" w:sz="0" w:space="0" w:color="auto"/>
          </w:divBdr>
        </w:div>
        <w:div w:id="1344672181">
          <w:marLeft w:val="640"/>
          <w:marRight w:val="0"/>
          <w:marTop w:val="0"/>
          <w:marBottom w:val="0"/>
          <w:divBdr>
            <w:top w:val="none" w:sz="0" w:space="0" w:color="auto"/>
            <w:left w:val="none" w:sz="0" w:space="0" w:color="auto"/>
            <w:bottom w:val="none" w:sz="0" w:space="0" w:color="auto"/>
            <w:right w:val="none" w:sz="0" w:space="0" w:color="auto"/>
          </w:divBdr>
        </w:div>
        <w:div w:id="1363047626">
          <w:marLeft w:val="640"/>
          <w:marRight w:val="0"/>
          <w:marTop w:val="0"/>
          <w:marBottom w:val="0"/>
          <w:divBdr>
            <w:top w:val="none" w:sz="0" w:space="0" w:color="auto"/>
            <w:left w:val="none" w:sz="0" w:space="0" w:color="auto"/>
            <w:bottom w:val="none" w:sz="0" w:space="0" w:color="auto"/>
            <w:right w:val="none" w:sz="0" w:space="0" w:color="auto"/>
          </w:divBdr>
        </w:div>
        <w:div w:id="1369065339">
          <w:marLeft w:val="640"/>
          <w:marRight w:val="0"/>
          <w:marTop w:val="0"/>
          <w:marBottom w:val="0"/>
          <w:divBdr>
            <w:top w:val="none" w:sz="0" w:space="0" w:color="auto"/>
            <w:left w:val="none" w:sz="0" w:space="0" w:color="auto"/>
            <w:bottom w:val="none" w:sz="0" w:space="0" w:color="auto"/>
            <w:right w:val="none" w:sz="0" w:space="0" w:color="auto"/>
          </w:divBdr>
        </w:div>
        <w:div w:id="1383409480">
          <w:marLeft w:val="640"/>
          <w:marRight w:val="0"/>
          <w:marTop w:val="0"/>
          <w:marBottom w:val="0"/>
          <w:divBdr>
            <w:top w:val="none" w:sz="0" w:space="0" w:color="auto"/>
            <w:left w:val="none" w:sz="0" w:space="0" w:color="auto"/>
            <w:bottom w:val="none" w:sz="0" w:space="0" w:color="auto"/>
            <w:right w:val="none" w:sz="0" w:space="0" w:color="auto"/>
          </w:divBdr>
        </w:div>
        <w:div w:id="1390150127">
          <w:marLeft w:val="640"/>
          <w:marRight w:val="0"/>
          <w:marTop w:val="0"/>
          <w:marBottom w:val="0"/>
          <w:divBdr>
            <w:top w:val="none" w:sz="0" w:space="0" w:color="auto"/>
            <w:left w:val="none" w:sz="0" w:space="0" w:color="auto"/>
            <w:bottom w:val="none" w:sz="0" w:space="0" w:color="auto"/>
            <w:right w:val="none" w:sz="0" w:space="0" w:color="auto"/>
          </w:divBdr>
        </w:div>
        <w:div w:id="1394423070">
          <w:marLeft w:val="640"/>
          <w:marRight w:val="0"/>
          <w:marTop w:val="0"/>
          <w:marBottom w:val="0"/>
          <w:divBdr>
            <w:top w:val="none" w:sz="0" w:space="0" w:color="auto"/>
            <w:left w:val="none" w:sz="0" w:space="0" w:color="auto"/>
            <w:bottom w:val="none" w:sz="0" w:space="0" w:color="auto"/>
            <w:right w:val="none" w:sz="0" w:space="0" w:color="auto"/>
          </w:divBdr>
        </w:div>
        <w:div w:id="1423987932">
          <w:marLeft w:val="640"/>
          <w:marRight w:val="0"/>
          <w:marTop w:val="0"/>
          <w:marBottom w:val="0"/>
          <w:divBdr>
            <w:top w:val="none" w:sz="0" w:space="0" w:color="auto"/>
            <w:left w:val="none" w:sz="0" w:space="0" w:color="auto"/>
            <w:bottom w:val="none" w:sz="0" w:space="0" w:color="auto"/>
            <w:right w:val="none" w:sz="0" w:space="0" w:color="auto"/>
          </w:divBdr>
        </w:div>
        <w:div w:id="1427648804">
          <w:marLeft w:val="640"/>
          <w:marRight w:val="0"/>
          <w:marTop w:val="0"/>
          <w:marBottom w:val="0"/>
          <w:divBdr>
            <w:top w:val="none" w:sz="0" w:space="0" w:color="auto"/>
            <w:left w:val="none" w:sz="0" w:space="0" w:color="auto"/>
            <w:bottom w:val="none" w:sz="0" w:space="0" w:color="auto"/>
            <w:right w:val="none" w:sz="0" w:space="0" w:color="auto"/>
          </w:divBdr>
        </w:div>
        <w:div w:id="1486817707">
          <w:marLeft w:val="640"/>
          <w:marRight w:val="0"/>
          <w:marTop w:val="0"/>
          <w:marBottom w:val="0"/>
          <w:divBdr>
            <w:top w:val="none" w:sz="0" w:space="0" w:color="auto"/>
            <w:left w:val="none" w:sz="0" w:space="0" w:color="auto"/>
            <w:bottom w:val="none" w:sz="0" w:space="0" w:color="auto"/>
            <w:right w:val="none" w:sz="0" w:space="0" w:color="auto"/>
          </w:divBdr>
        </w:div>
        <w:div w:id="1527522161">
          <w:marLeft w:val="640"/>
          <w:marRight w:val="0"/>
          <w:marTop w:val="0"/>
          <w:marBottom w:val="0"/>
          <w:divBdr>
            <w:top w:val="none" w:sz="0" w:space="0" w:color="auto"/>
            <w:left w:val="none" w:sz="0" w:space="0" w:color="auto"/>
            <w:bottom w:val="none" w:sz="0" w:space="0" w:color="auto"/>
            <w:right w:val="none" w:sz="0" w:space="0" w:color="auto"/>
          </w:divBdr>
        </w:div>
        <w:div w:id="1537353890">
          <w:marLeft w:val="640"/>
          <w:marRight w:val="0"/>
          <w:marTop w:val="0"/>
          <w:marBottom w:val="0"/>
          <w:divBdr>
            <w:top w:val="none" w:sz="0" w:space="0" w:color="auto"/>
            <w:left w:val="none" w:sz="0" w:space="0" w:color="auto"/>
            <w:bottom w:val="none" w:sz="0" w:space="0" w:color="auto"/>
            <w:right w:val="none" w:sz="0" w:space="0" w:color="auto"/>
          </w:divBdr>
        </w:div>
        <w:div w:id="1556351032">
          <w:marLeft w:val="640"/>
          <w:marRight w:val="0"/>
          <w:marTop w:val="0"/>
          <w:marBottom w:val="0"/>
          <w:divBdr>
            <w:top w:val="none" w:sz="0" w:space="0" w:color="auto"/>
            <w:left w:val="none" w:sz="0" w:space="0" w:color="auto"/>
            <w:bottom w:val="none" w:sz="0" w:space="0" w:color="auto"/>
            <w:right w:val="none" w:sz="0" w:space="0" w:color="auto"/>
          </w:divBdr>
        </w:div>
        <w:div w:id="1560244470">
          <w:marLeft w:val="640"/>
          <w:marRight w:val="0"/>
          <w:marTop w:val="0"/>
          <w:marBottom w:val="0"/>
          <w:divBdr>
            <w:top w:val="none" w:sz="0" w:space="0" w:color="auto"/>
            <w:left w:val="none" w:sz="0" w:space="0" w:color="auto"/>
            <w:bottom w:val="none" w:sz="0" w:space="0" w:color="auto"/>
            <w:right w:val="none" w:sz="0" w:space="0" w:color="auto"/>
          </w:divBdr>
        </w:div>
        <w:div w:id="1576745476">
          <w:marLeft w:val="640"/>
          <w:marRight w:val="0"/>
          <w:marTop w:val="0"/>
          <w:marBottom w:val="0"/>
          <w:divBdr>
            <w:top w:val="none" w:sz="0" w:space="0" w:color="auto"/>
            <w:left w:val="none" w:sz="0" w:space="0" w:color="auto"/>
            <w:bottom w:val="none" w:sz="0" w:space="0" w:color="auto"/>
            <w:right w:val="none" w:sz="0" w:space="0" w:color="auto"/>
          </w:divBdr>
        </w:div>
        <w:div w:id="1595816930">
          <w:marLeft w:val="640"/>
          <w:marRight w:val="0"/>
          <w:marTop w:val="0"/>
          <w:marBottom w:val="0"/>
          <w:divBdr>
            <w:top w:val="none" w:sz="0" w:space="0" w:color="auto"/>
            <w:left w:val="none" w:sz="0" w:space="0" w:color="auto"/>
            <w:bottom w:val="none" w:sz="0" w:space="0" w:color="auto"/>
            <w:right w:val="none" w:sz="0" w:space="0" w:color="auto"/>
          </w:divBdr>
        </w:div>
        <w:div w:id="1606574404">
          <w:marLeft w:val="640"/>
          <w:marRight w:val="0"/>
          <w:marTop w:val="0"/>
          <w:marBottom w:val="0"/>
          <w:divBdr>
            <w:top w:val="none" w:sz="0" w:space="0" w:color="auto"/>
            <w:left w:val="none" w:sz="0" w:space="0" w:color="auto"/>
            <w:bottom w:val="none" w:sz="0" w:space="0" w:color="auto"/>
            <w:right w:val="none" w:sz="0" w:space="0" w:color="auto"/>
          </w:divBdr>
        </w:div>
        <w:div w:id="1653019643">
          <w:marLeft w:val="640"/>
          <w:marRight w:val="0"/>
          <w:marTop w:val="0"/>
          <w:marBottom w:val="0"/>
          <w:divBdr>
            <w:top w:val="none" w:sz="0" w:space="0" w:color="auto"/>
            <w:left w:val="none" w:sz="0" w:space="0" w:color="auto"/>
            <w:bottom w:val="none" w:sz="0" w:space="0" w:color="auto"/>
            <w:right w:val="none" w:sz="0" w:space="0" w:color="auto"/>
          </w:divBdr>
        </w:div>
        <w:div w:id="1661813784">
          <w:marLeft w:val="640"/>
          <w:marRight w:val="0"/>
          <w:marTop w:val="0"/>
          <w:marBottom w:val="0"/>
          <w:divBdr>
            <w:top w:val="none" w:sz="0" w:space="0" w:color="auto"/>
            <w:left w:val="none" w:sz="0" w:space="0" w:color="auto"/>
            <w:bottom w:val="none" w:sz="0" w:space="0" w:color="auto"/>
            <w:right w:val="none" w:sz="0" w:space="0" w:color="auto"/>
          </w:divBdr>
        </w:div>
        <w:div w:id="1683584999">
          <w:marLeft w:val="640"/>
          <w:marRight w:val="0"/>
          <w:marTop w:val="0"/>
          <w:marBottom w:val="0"/>
          <w:divBdr>
            <w:top w:val="none" w:sz="0" w:space="0" w:color="auto"/>
            <w:left w:val="none" w:sz="0" w:space="0" w:color="auto"/>
            <w:bottom w:val="none" w:sz="0" w:space="0" w:color="auto"/>
            <w:right w:val="none" w:sz="0" w:space="0" w:color="auto"/>
          </w:divBdr>
        </w:div>
        <w:div w:id="1826508464">
          <w:marLeft w:val="640"/>
          <w:marRight w:val="0"/>
          <w:marTop w:val="0"/>
          <w:marBottom w:val="0"/>
          <w:divBdr>
            <w:top w:val="none" w:sz="0" w:space="0" w:color="auto"/>
            <w:left w:val="none" w:sz="0" w:space="0" w:color="auto"/>
            <w:bottom w:val="none" w:sz="0" w:space="0" w:color="auto"/>
            <w:right w:val="none" w:sz="0" w:space="0" w:color="auto"/>
          </w:divBdr>
        </w:div>
        <w:div w:id="1841508141">
          <w:marLeft w:val="640"/>
          <w:marRight w:val="0"/>
          <w:marTop w:val="0"/>
          <w:marBottom w:val="0"/>
          <w:divBdr>
            <w:top w:val="none" w:sz="0" w:space="0" w:color="auto"/>
            <w:left w:val="none" w:sz="0" w:space="0" w:color="auto"/>
            <w:bottom w:val="none" w:sz="0" w:space="0" w:color="auto"/>
            <w:right w:val="none" w:sz="0" w:space="0" w:color="auto"/>
          </w:divBdr>
        </w:div>
        <w:div w:id="1881087580">
          <w:marLeft w:val="640"/>
          <w:marRight w:val="0"/>
          <w:marTop w:val="0"/>
          <w:marBottom w:val="0"/>
          <w:divBdr>
            <w:top w:val="none" w:sz="0" w:space="0" w:color="auto"/>
            <w:left w:val="none" w:sz="0" w:space="0" w:color="auto"/>
            <w:bottom w:val="none" w:sz="0" w:space="0" w:color="auto"/>
            <w:right w:val="none" w:sz="0" w:space="0" w:color="auto"/>
          </w:divBdr>
        </w:div>
        <w:div w:id="1935630670">
          <w:marLeft w:val="640"/>
          <w:marRight w:val="0"/>
          <w:marTop w:val="0"/>
          <w:marBottom w:val="0"/>
          <w:divBdr>
            <w:top w:val="none" w:sz="0" w:space="0" w:color="auto"/>
            <w:left w:val="none" w:sz="0" w:space="0" w:color="auto"/>
            <w:bottom w:val="none" w:sz="0" w:space="0" w:color="auto"/>
            <w:right w:val="none" w:sz="0" w:space="0" w:color="auto"/>
          </w:divBdr>
        </w:div>
        <w:div w:id="1958024333">
          <w:marLeft w:val="640"/>
          <w:marRight w:val="0"/>
          <w:marTop w:val="0"/>
          <w:marBottom w:val="0"/>
          <w:divBdr>
            <w:top w:val="none" w:sz="0" w:space="0" w:color="auto"/>
            <w:left w:val="none" w:sz="0" w:space="0" w:color="auto"/>
            <w:bottom w:val="none" w:sz="0" w:space="0" w:color="auto"/>
            <w:right w:val="none" w:sz="0" w:space="0" w:color="auto"/>
          </w:divBdr>
        </w:div>
        <w:div w:id="1959602089">
          <w:marLeft w:val="640"/>
          <w:marRight w:val="0"/>
          <w:marTop w:val="0"/>
          <w:marBottom w:val="0"/>
          <w:divBdr>
            <w:top w:val="none" w:sz="0" w:space="0" w:color="auto"/>
            <w:left w:val="none" w:sz="0" w:space="0" w:color="auto"/>
            <w:bottom w:val="none" w:sz="0" w:space="0" w:color="auto"/>
            <w:right w:val="none" w:sz="0" w:space="0" w:color="auto"/>
          </w:divBdr>
        </w:div>
        <w:div w:id="1971203125">
          <w:marLeft w:val="640"/>
          <w:marRight w:val="0"/>
          <w:marTop w:val="0"/>
          <w:marBottom w:val="0"/>
          <w:divBdr>
            <w:top w:val="none" w:sz="0" w:space="0" w:color="auto"/>
            <w:left w:val="none" w:sz="0" w:space="0" w:color="auto"/>
            <w:bottom w:val="none" w:sz="0" w:space="0" w:color="auto"/>
            <w:right w:val="none" w:sz="0" w:space="0" w:color="auto"/>
          </w:divBdr>
        </w:div>
        <w:div w:id="1988049016">
          <w:marLeft w:val="640"/>
          <w:marRight w:val="0"/>
          <w:marTop w:val="0"/>
          <w:marBottom w:val="0"/>
          <w:divBdr>
            <w:top w:val="none" w:sz="0" w:space="0" w:color="auto"/>
            <w:left w:val="none" w:sz="0" w:space="0" w:color="auto"/>
            <w:bottom w:val="none" w:sz="0" w:space="0" w:color="auto"/>
            <w:right w:val="none" w:sz="0" w:space="0" w:color="auto"/>
          </w:divBdr>
        </w:div>
        <w:div w:id="1996448507">
          <w:marLeft w:val="640"/>
          <w:marRight w:val="0"/>
          <w:marTop w:val="0"/>
          <w:marBottom w:val="0"/>
          <w:divBdr>
            <w:top w:val="none" w:sz="0" w:space="0" w:color="auto"/>
            <w:left w:val="none" w:sz="0" w:space="0" w:color="auto"/>
            <w:bottom w:val="none" w:sz="0" w:space="0" w:color="auto"/>
            <w:right w:val="none" w:sz="0" w:space="0" w:color="auto"/>
          </w:divBdr>
        </w:div>
        <w:div w:id="2001078503">
          <w:marLeft w:val="640"/>
          <w:marRight w:val="0"/>
          <w:marTop w:val="0"/>
          <w:marBottom w:val="0"/>
          <w:divBdr>
            <w:top w:val="none" w:sz="0" w:space="0" w:color="auto"/>
            <w:left w:val="none" w:sz="0" w:space="0" w:color="auto"/>
            <w:bottom w:val="none" w:sz="0" w:space="0" w:color="auto"/>
            <w:right w:val="none" w:sz="0" w:space="0" w:color="auto"/>
          </w:divBdr>
        </w:div>
        <w:div w:id="2007171523">
          <w:marLeft w:val="640"/>
          <w:marRight w:val="0"/>
          <w:marTop w:val="0"/>
          <w:marBottom w:val="0"/>
          <w:divBdr>
            <w:top w:val="none" w:sz="0" w:space="0" w:color="auto"/>
            <w:left w:val="none" w:sz="0" w:space="0" w:color="auto"/>
            <w:bottom w:val="none" w:sz="0" w:space="0" w:color="auto"/>
            <w:right w:val="none" w:sz="0" w:space="0" w:color="auto"/>
          </w:divBdr>
        </w:div>
        <w:div w:id="2009400462">
          <w:marLeft w:val="640"/>
          <w:marRight w:val="0"/>
          <w:marTop w:val="0"/>
          <w:marBottom w:val="0"/>
          <w:divBdr>
            <w:top w:val="none" w:sz="0" w:space="0" w:color="auto"/>
            <w:left w:val="none" w:sz="0" w:space="0" w:color="auto"/>
            <w:bottom w:val="none" w:sz="0" w:space="0" w:color="auto"/>
            <w:right w:val="none" w:sz="0" w:space="0" w:color="auto"/>
          </w:divBdr>
        </w:div>
        <w:div w:id="2032147581">
          <w:marLeft w:val="640"/>
          <w:marRight w:val="0"/>
          <w:marTop w:val="0"/>
          <w:marBottom w:val="0"/>
          <w:divBdr>
            <w:top w:val="none" w:sz="0" w:space="0" w:color="auto"/>
            <w:left w:val="none" w:sz="0" w:space="0" w:color="auto"/>
            <w:bottom w:val="none" w:sz="0" w:space="0" w:color="auto"/>
            <w:right w:val="none" w:sz="0" w:space="0" w:color="auto"/>
          </w:divBdr>
        </w:div>
        <w:div w:id="2043550579">
          <w:marLeft w:val="640"/>
          <w:marRight w:val="0"/>
          <w:marTop w:val="0"/>
          <w:marBottom w:val="0"/>
          <w:divBdr>
            <w:top w:val="none" w:sz="0" w:space="0" w:color="auto"/>
            <w:left w:val="none" w:sz="0" w:space="0" w:color="auto"/>
            <w:bottom w:val="none" w:sz="0" w:space="0" w:color="auto"/>
            <w:right w:val="none" w:sz="0" w:space="0" w:color="auto"/>
          </w:divBdr>
        </w:div>
        <w:div w:id="2060935071">
          <w:marLeft w:val="640"/>
          <w:marRight w:val="0"/>
          <w:marTop w:val="0"/>
          <w:marBottom w:val="0"/>
          <w:divBdr>
            <w:top w:val="none" w:sz="0" w:space="0" w:color="auto"/>
            <w:left w:val="none" w:sz="0" w:space="0" w:color="auto"/>
            <w:bottom w:val="none" w:sz="0" w:space="0" w:color="auto"/>
            <w:right w:val="none" w:sz="0" w:space="0" w:color="auto"/>
          </w:divBdr>
        </w:div>
        <w:div w:id="2090228577">
          <w:marLeft w:val="640"/>
          <w:marRight w:val="0"/>
          <w:marTop w:val="0"/>
          <w:marBottom w:val="0"/>
          <w:divBdr>
            <w:top w:val="none" w:sz="0" w:space="0" w:color="auto"/>
            <w:left w:val="none" w:sz="0" w:space="0" w:color="auto"/>
            <w:bottom w:val="none" w:sz="0" w:space="0" w:color="auto"/>
            <w:right w:val="none" w:sz="0" w:space="0" w:color="auto"/>
          </w:divBdr>
        </w:div>
        <w:div w:id="2122532354">
          <w:marLeft w:val="640"/>
          <w:marRight w:val="0"/>
          <w:marTop w:val="0"/>
          <w:marBottom w:val="0"/>
          <w:divBdr>
            <w:top w:val="none" w:sz="0" w:space="0" w:color="auto"/>
            <w:left w:val="none" w:sz="0" w:space="0" w:color="auto"/>
            <w:bottom w:val="none" w:sz="0" w:space="0" w:color="auto"/>
            <w:right w:val="none" w:sz="0" w:space="0" w:color="auto"/>
          </w:divBdr>
        </w:div>
        <w:div w:id="2124229633">
          <w:marLeft w:val="640"/>
          <w:marRight w:val="0"/>
          <w:marTop w:val="0"/>
          <w:marBottom w:val="0"/>
          <w:divBdr>
            <w:top w:val="none" w:sz="0" w:space="0" w:color="auto"/>
            <w:left w:val="none" w:sz="0" w:space="0" w:color="auto"/>
            <w:bottom w:val="none" w:sz="0" w:space="0" w:color="auto"/>
            <w:right w:val="none" w:sz="0" w:space="0" w:color="auto"/>
          </w:divBdr>
        </w:div>
        <w:div w:id="2137794760">
          <w:marLeft w:val="640"/>
          <w:marRight w:val="0"/>
          <w:marTop w:val="0"/>
          <w:marBottom w:val="0"/>
          <w:divBdr>
            <w:top w:val="none" w:sz="0" w:space="0" w:color="auto"/>
            <w:left w:val="none" w:sz="0" w:space="0" w:color="auto"/>
            <w:bottom w:val="none" w:sz="0" w:space="0" w:color="auto"/>
            <w:right w:val="none" w:sz="0" w:space="0" w:color="auto"/>
          </w:divBdr>
        </w:div>
      </w:divsChild>
    </w:div>
    <w:div w:id="412816637">
      <w:bodyDiv w:val="1"/>
      <w:marLeft w:val="0"/>
      <w:marRight w:val="0"/>
      <w:marTop w:val="0"/>
      <w:marBottom w:val="0"/>
      <w:divBdr>
        <w:top w:val="none" w:sz="0" w:space="0" w:color="auto"/>
        <w:left w:val="none" w:sz="0" w:space="0" w:color="auto"/>
        <w:bottom w:val="none" w:sz="0" w:space="0" w:color="auto"/>
        <w:right w:val="none" w:sz="0" w:space="0" w:color="auto"/>
      </w:divBdr>
      <w:divsChild>
        <w:div w:id="1204761">
          <w:marLeft w:val="640"/>
          <w:marRight w:val="0"/>
          <w:marTop w:val="0"/>
          <w:marBottom w:val="0"/>
          <w:divBdr>
            <w:top w:val="none" w:sz="0" w:space="0" w:color="auto"/>
            <w:left w:val="none" w:sz="0" w:space="0" w:color="auto"/>
            <w:bottom w:val="none" w:sz="0" w:space="0" w:color="auto"/>
            <w:right w:val="none" w:sz="0" w:space="0" w:color="auto"/>
          </w:divBdr>
        </w:div>
        <w:div w:id="7101806">
          <w:marLeft w:val="640"/>
          <w:marRight w:val="0"/>
          <w:marTop w:val="0"/>
          <w:marBottom w:val="0"/>
          <w:divBdr>
            <w:top w:val="none" w:sz="0" w:space="0" w:color="auto"/>
            <w:left w:val="none" w:sz="0" w:space="0" w:color="auto"/>
            <w:bottom w:val="none" w:sz="0" w:space="0" w:color="auto"/>
            <w:right w:val="none" w:sz="0" w:space="0" w:color="auto"/>
          </w:divBdr>
        </w:div>
        <w:div w:id="16277641">
          <w:marLeft w:val="640"/>
          <w:marRight w:val="0"/>
          <w:marTop w:val="0"/>
          <w:marBottom w:val="0"/>
          <w:divBdr>
            <w:top w:val="none" w:sz="0" w:space="0" w:color="auto"/>
            <w:left w:val="none" w:sz="0" w:space="0" w:color="auto"/>
            <w:bottom w:val="none" w:sz="0" w:space="0" w:color="auto"/>
            <w:right w:val="none" w:sz="0" w:space="0" w:color="auto"/>
          </w:divBdr>
        </w:div>
        <w:div w:id="44453460">
          <w:marLeft w:val="640"/>
          <w:marRight w:val="0"/>
          <w:marTop w:val="0"/>
          <w:marBottom w:val="0"/>
          <w:divBdr>
            <w:top w:val="none" w:sz="0" w:space="0" w:color="auto"/>
            <w:left w:val="none" w:sz="0" w:space="0" w:color="auto"/>
            <w:bottom w:val="none" w:sz="0" w:space="0" w:color="auto"/>
            <w:right w:val="none" w:sz="0" w:space="0" w:color="auto"/>
          </w:divBdr>
        </w:div>
        <w:div w:id="48967698">
          <w:marLeft w:val="640"/>
          <w:marRight w:val="0"/>
          <w:marTop w:val="0"/>
          <w:marBottom w:val="0"/>
          <w:divBdr>
            <w:top w:val="none" w:sz="0" w:space="0" w:color="auto"/>
            <w:left w:val="none" w:sz="0" w:space="0" w:color="auto"/>
            <w:bottom w:val="none" w:sz="0" w:space="0" w:color="auto"/>
            <w:right w:val="none" w:sz="0" w:space="0" w:color="auto"/>
          </w:divBdr>
        </w:div>
        <w:div w:id="60373210">
          <w:marLeft w:val="640"/>
          <w:marRight w:val="0"/>
          <w:marTop w:val="0"/>
          <w:marBottom w:val="0"/>
          <w:divBdr>
            <w:top w:val="none" w:sz="0" w:space="0" w:color="auto"/>
            <w:left w:val="none" w:sz="0" w:space="0" w:color="auto"/>
            <w:bottom w:val="none" w:sz="0" w:space="0" w:color="auto"/>
            <w:right w:val="none" w:sz="0" w:space="0" w:color="auto"/>
          </w:divBdr>
        </w:div>
        <w:div w:id="66459455">
          <w:marLeft w:val="640"/>
          <w:marRight w:val="0"/>
          <w:marTop w:val="0"/>
          <w:marBottom w:val="0"/>
          <w:divBdr>
            <w:top w:val="none" w:sz="0" w:space="0" w:color="auto"/>
            <w:left w:val="none" w:sz="0" w:space="0" w:color="auto"/>
            <w:bottom w:val="none" w:sz="0" w:space="0" w:color="auto"/>
            <w:right w:val="none" w:sz="0" w:space="0" w:color="auto"/>
          </w:divBdr>
        </w:div>
        <w:div w:id="85151750">
          <w:marLeft w:val="640"/>
          <w:marRight w:val="0"/>
          <w:marTop w:val="0"/>
          <w:marBottom w:val="0"/>
          <w:divBdr>
            <w:top w:val="none" w:sz="0" w:space="0" w:color="auto"/>
            <w:left w:val="none" w:sz="0" w:space="0" w:color="auto"/>
            <w:bottom w:val="none" w:sz="0" w:space="0" w:color="auto"/>
            <w:right w:val="none" w:sz="0" w:space="0" w:color="auto"/>
          </w:divBdr>
        </w:div>
        <w:div w:id="98330254">
          <w:marLeft w:val="640"/>
          <w:marRight w:val="0"/>
          <w:marTop w:val="0"/>
          <w:marBottom w:val="0"/>
          <w:divBdr>
            <w:top w:val="none" w:sz="0" w:space="0" w:color="auto"/>
            <w:left w:val="none" w:sz="0" w:space="0" w:color="auto"/>
            <w:bottom w:val="none" w:sz="0" w:space="0" w:color="auto"/>
            <w:right w:val="none" w:sz="0" w:space="0" w:color="auto"/>
          </w:divBdr>
        </w:div>
        <w:div w:id="115566969">
          <w:marLeft w:val="640"/>
          <w:marRight w:val="0"/>
          <w:marTop w:val="0"/>
          <w:marBottom w:val="0"/>
          <w:divBdr>
            <w:top w:val="none" w:sz="0" w:space="0" w:color="auto"/>
            <w:left w:val="none" w:sz="0" w:space="0" w:color="auto"/>
            <w:bottom w:val="none" w:sz="0" w:space="0" w:color="auto"/>
            <w:right w:val="none" w:sz="0" w:space="0" w:color="auto"/>
          </w:divBdr>
        </w:div>
        <w:div w:id="117995908">
          <w:marLeft w:val="640"/>
          <w:marRight w:val="0"/>
          <w:marTop w:val="0"/>
          <w:marBottom w:val="0"/>
          <w:divBdr>
            <w:top w:val="none" w:sz="0" w:space="0" w:color="auto"/>
            <w:left w:val="none" w:sz="0" w:space="0" w:color="auto"/>
            <w:bottom w:val="none" w:sz="0" w:space="0" w:color="auto"/>
            <w:right w:val="none" w:sz="0" w:space="0" w:color="auto"/>
          </w:divBdr>
        </w:div>
        <w:div w:id="130446829">
          <w:marLeft w:val="640"/>
          <w:marRight w:val="0"/>
          <w:marTop w:val="0"/>
          <w:marBottom w:val="0"/>
          <w:divBdr>
            <w:top w:val="none" w:sz="0" w:space="0" w:color="auto"/>
            <w:left w:val="none" w:sz="0" w:space="0" w:color="auto"/>
            <w:bottom w:val="none" w:sz="0" w:space="0" w:color="auto"/>
            <w:right w:val="none" w:sz="0" w:space="0" w:color="auto"/>
          </w:divBdr>
        </w:div>
        <w:div w:id="130906541">
          <w:marLeft w:val="640"/>
          <w:marRight w:val="0"/>
          <w:marTop w:val="0"/>
          <w:marBottom w:val="0"/>
          <w:divBdr>
            <w:top w:val="none" w:sz="0" w:space="0" w:color="auto"/>
            <w:left w:val="none" w:sz="0" w:space="0" w:color="auto"/>
            <w:bottom w:val="none" w:sz="0" w:space="0" w:color="auto"/>
            <w:right w:val="none" w:sz="0" w:space="0" w:color="auto"/>
          </w:divBdr>
        </w:div>
        <w:div w:id="163783360">
          <w:marLeft w:val="640"/>
          <w:marRight w:val="0"/>
          <w:marTop w:val="0"/>
          <w:marBottom w:val="0"/>
          <w:divBdr>
            <w:top w:val="none" w:sz="0" w:space="0" w:color="auto"/>
            <w:left w:val="none" w:sz="0" w:space="0" w:color="auto"/>
            <w:bottom w:val="none" w:sz="0" w:space="0" w:color="auto"/>
            <w:right w:val="none" w:sz="0" w:space="0" w:color="auto"/>
          </w:divBdr>
        </w:div>
        <w:div w:id="200360505">
          <w:marLeft w:val="640"/>
          <w:marRight w:val="0"/>
          <w:marTop w:val="0"/>
          <w:marBottom w:val="0"/>
          <w:divBdr>
            <w:top w:val="none" w:sz="0" w:space="0" w:color="auto"/>
            <w:left w:val="none" w:sz="0" w:space="0" w:color="auto"/>
            <w:bottom w:val="none" w:sz="0" w:space="0" w:color="auto"/>
            <w:right w:val="none" w:sz="0" w:space="0" w:color="auto"/>
          </w:divBdr>
        </w:div>
        <w:div w:id="245111405">
          <w:marLeft w:val="640"/>
          <w:marRight w:val="0"/>
          <w:marTop w:val="0"/>
          <w:marBottom w:val="0"/>
          <w:divBdr>
            <w:top w:val="none" w:sz="0" w:space="0" w:color="auto"/>
            <w:left w:val="none" w:sz="0" w:space="0" w:color="auto"/>
            <w:bottom w:val="none" w:sz="0" w:space="0" w:color="auto"/>
            <w:right w:val="none" w:sz="0" w:space="0" w:color="auto"/>
          </w:divBdr>
        </w:div>
        <w:div w:id="278339468">
          <w:marLeft w:val="640"/>
          <w:marRight w:val="0"/>
          <w:marTop w:val="0"/>
          <w:marBottom w:val="0"/>
          <w:divBdr>
            <w:top w:val="none" w:sz="0" w:space="0" w:color="auto"/>
            <w:left w:val="none" w:sz="0" w:space="0" w:color="auto"/>
            <w:bottom w:val="none" w:sz="0" w:space="0" w:color="auto"/>
            <w:right w:val="none" w:sz="0" w:space="0" w:color="auto"/>
          </w:divBdr>
        </w:div>
        <w:div w:id="301739068">
          <w:marLeft w:val="640"/>
          <w:marRight w:val="0"/>
          <w:marTop w:val="0"/>
          <w:marBottom w:val="0"/>
          <w:divBdr>
            <w:top w:val="none" w:sz="0" w:space="0" w:color="auto"/>
            <w:left w:val="none" w:sz="0" w:space="0" w:color="auto"/>
            <w:bottom w:val="none" w:sz="0" w:space="0" w:color="auto"/>
            <w:right w:val="none" w:sz="0" w:space="0" w:color="auto"/>
          </w:divBdr>
        </w:div>
        <w:div w:id="330137538">
          <w:marLeft w:val="640"/>
          <w:marRight w:val="0"/>
          <w:marTop w:val="0"/>
          <w:marBottom w:val="0"/>
          <w:divBdr>
            <w:top w:val="none" w:sz="0" w:space="0" w:color="auto"/>
            <w:left w:val="none" w:sz="0" w:space="0" w:color="auto"/>
            <w:bottom w:val="none" w:sz="0" w:space="0" w:color="auto"/>
            <w:right w:val="none" w:sz="0" w:space="0" w:color="auto"/>
          </w:divBdr>
        </w:div>
        <w:div w:id="342364329">
          <w:marLeft w:val="640"/>
          <w:marRight w:val="0"/>
          <w:marTop w:val="0"/>
          <w:marBottom w:val="0"/>
          <w:divBdr>
            <w:top w:val="none" w:sz="0" w:space="0" w:color="auto"/>
            <w:left w:val="none" w:sz="0" w:space="0" w:color="auto"/>
            <w:bottom w:val="none" w:sz="0" w:space="0" w:color="auto"/>
            <w:right w:val="none" w:sz="0" w:space="0" w:color="auto"/>
          </w:divBdr>
        </w:div>
        <w:div w:id="353269501">
          <w:marLeft w:val="640"/>
          <w:marRight w:val="0"/>
          <w:marTop w:val="0"/>
          <w:marBottom w:val="0"/>
          <w:divBdr>
            <w:top w:val="none" w:sz="0" w:space="0" w:color="auto"/>
            <w:left w:val="none" w:sz="0" w:space="0" w:color="auto"/>
            <w:bottom w:val="none" w:sz="0" w:space="0" w:color="auto"/>
            <w:right w:val="none" w:sz="0" w:space="0" w:color="auto"/>
          </w:divBdr>
        </w:div>
        <w:div w:id="450904573">
          <w:marLeft w:val="640"/>
          <w:marRight w:val="0"/>
          <w:marTop w:val="0"/>
          <w:marBottom w:val="0"/>
          <w:divBdr>
            <w:top w:val="none" w:sz="0" w:space="0" w:color="auto"/>
            <w:left w:val="none" w:sz="0" w:space="0" w:color="auto"/>
            <w:bottom w:val="none" w:sz="0" w:space="0" w:color="auto"/>
            <w:right w:val="none" w:sz="0" w:space="0" w:color="auto"/>
          </w:divBdr>
        </w:div>
        <w:div w:id="479539444">
          <w:marLeft w:val="640"/>
          <w:marRight w:val="0"/>
          <w:marTop w:val="0"/>
          <w:marBottom w:val="0"/>
          <w:divBdr>
            <w:top w:val="none" w:sz="0" w:space="0" w:color="auto"/>
            <w:left w:val="none" w:sz="0" w:space="0" w:color="auto"/>
            <w:bottom w:val="none" w:sz="0" w:space="0" w:color="auto"/>
            <w:right w:val="none" w:sz="0" w:space="0" w:color="auto"/>
          </w:divBdr>
        </w:div>
        <w:div w:id="479855043">
          <w:marLeft w:val="640"/>
          <w:marRight w:val="0"/>
          <w:marTop w:val="0"/>
          <w:marBottom w:val="0"/>
          <w:divBdr>
            <w:top w:val="none" w:sz="0" w:space="0" w:color="auto"/>
            <w:left w:val="none" w:sz="0" w:space="0" w:color="auto"/>
            <w:bottom w:val="none" w:sz="0" w:space="0" w:color="auto"/>
            <w:right w:val="none" w:sz="0" w:space="0" w:color="auto"/>
          </w:divBdr>
        </w:div>
        <w:div w:id="488139732">
          <w:marLeft w:val="640"/>
          <w:marRight w:val="0"/>
          <w:marTop w:val="0"/>
          <w:marBottom w:val="0"/>
          <w:divBdr>
            <w:top w:val="none" w:sz="0" w:space="0" w:color="auto"/>
            <w:left w:val="none" w:sz="0" w:space="0" w:color="auto"/>
            <w:bottom w:val="none" w:sz="0" w:space="0" w:color="auto"/>
            <w:right w:val="none" w:sz="0" w:space="0" w:color="auto"/>
          </w:divBdr>
        </w:div>
        <w:div w:id="495193759">
          <w:marLeft w:val="640"/>
          <w:marRight w:val="0"/>
          <w:marTop w:val="0"/>
          <w:marBottom w:val="0"/>
          <w:divBdr>
            <w:top w:val="none" w:sz="0" w:space="0" w:color="auto"/>
            <w:left w:val="none" w:sz="0" w:space="0" w:color="auto"/>
            <w:bottom w:val="none" w:sz="0" w:space="0" w:color="auto"/>
            <w:right w:val="none" w:sz="0" w:space="0" w:color="auto"/>
          </w:divBdr>
        </w:div>
        <w:div w:id="505903304">
          <w:marLeft w:val="640"/>
          <w:marRight w:val="0"/>
          <w:marTop w:val="0"/>
          <w:marBottom w:val="0"/>
          <w:divBdr>
            <w:top w:val="none" w:sz="0" w:space="0" w:color="auto"/>
            <w:left w:val="none" w:sz="0" w:space="0" w:color="auto"/>
            <w:bottom w:val="none" w:sz="0" w:space="0" w:color="auto"/>
            <w:right w:val="none" w:sz="0" w:space="0" w:color="auto"/>
          </w:divBdr>
        </w:div>
        <w:div w:id="529531537">
          <w:marLeft w:val="640"/>
          <w:marRight w:val="0"/>
          <w:marTop w:val="0"/>
          <w:marBottom w:val="0"/>
          <w:divBdr>
            <w:top w:val="none" w:sz="0" w:space="0" w:color="auto"/>
            <w:left w:val="none" w:sz="0" w:space="0" w:color="auto"/>
            <w:bottom w:val="none" w:sz="0" w:space="0" w:color="auto"/>
            <w:right w:val="none" w:sz="0" w:space="0" w:color="auto"/>
          </w:divBdr>
        </w:div>
        <w:div w:id="540284207">
          <w:marLeft w:val="640"/>
          <w:marRight w:val="0"/>
          <w:marTop w:val="0"/>
          <w:marBottom w:val="0"/>
          <w:divBdr>
            <w:top w:val="none" w:sz="0" w:space="0" w:color="auto"/>
            <w:left w:val="none" w:sz="0" w:space="0" w:color="auto"/>
            <w:bottom w:val="none" w:sz="0" w:space="0" w:color="auto"/>
            <w:right w:val="none" w:sz="0" w:space="0" w:color="auto"/>
          </w:divBdr>
        </w:div>
        <w:div w:id="587037640">
          <w:marLeft w:val="640"/>
          <w:marRight w:val="0"/>
          <w:marTop w:val="0"/>
          <w:marBottom w:val="0"/>
          <w:divBdr>
            <w:top w:val="none" w:sz="0" w:space="0" w:color="auto"/>
            <w:left w:val="none" w:sz="0" w:space="0" w:color="auto"/>
            <w:bottom w:val="none" w:sz="0" w:space="0" w:color="auto"/>
            <w:right w:val="none" w:sz="0" w:space="0" w:color="auto"/>
          </w:divBdr>
        </w:div>
        <w:div w:id="593710884">
          <w:marLeft w:val="640"/>
          <w:marRight w:val="0"/>
          <w:marTop w:val="0"/>
          <w:marBottom w:val="0"/>
          <w:divBdr>
            <w:top w:val="none" w:sz="0" w:space="0" w:color="auto"/>
            <w:left w:val="none" w:sz="0" w:space="0" w:color="auto"/>
            <w:bottom w:val="none" w:sz="0" w:space="0" w:color="auto"/>
            <w:right w:val="none" w:sz="0" w:space="0" w:color="auto"/>
          </w:divBdr>
        </w:div>
        <w:div w:id="596132059">
          <w:marLeft w:val="640"/>
          <w:marRight w:val="0"/>
          <w:marTop w:val="0"/>
          <w:marBottom w:val="0"/>
          <w:divBdr>
            <w:top w:val="none" w:sz="0" w:space="0" w:color="auto"/>
            <w:left w:val="none" w:sz="0" w:space="0" w:color="auto"/>
            <w:bottom w:val="none" w:sz="0" w:space="0" w:color="auto"/>
            <w:right w:val="none" w:sz="0" w:space="0" w:color="auto"/>
          </w:divBdr>
        </w:div>
        <w:div w:id="620646144">
          <w:marLeft w:val="640"/>
          <w:marRight w:val="0"/>
          <w:marTop w:val="0"/>
          <w:marBottom w:val="0"/>
          <w:divBdr>
            <w:top w:val="none" w:sz="0" w:space="0" w:color="auto"/>
            <w:left w:val="none" w:sz="0" w:space="0" w:color="auto"/>
            <w:bottom w:val="none" w:sz="0" w:space="0" w:color="auto"/>
            <w:right w:val="none" w:sz="0" w:space="0" w:color="auto"/>
          </w:divBdr>
        </w:div>
        <w:div w:id="639387374">
          <w:marLeft w:val="640"/>
          <w:marRight w:val="0"/>
          <w:marTop w:val="0"/>
          <w:marBottom w:val="0"/>
          <w:divBdr>
            <w:top w:val="none" w:sz="0" w:space="0" w:color="auto"/>
            <w:left w:val="none" w:sz="0" w:space="0" w:color="auto"/>
            <w:bottom w:val="none" w:sz="0" w:space="0" w:color="auto"/>
            <w:right w:val="none" w:sz="0" w:space="0" w:color="auto"/>
          </w:divBdr>
        </w:div>
        <w:div w:id="696128162">
          <w:marLeft w:val="640"/>
          <w:marRight w:val="0"/>
          <w:marTop w:val="0"/>
          <w:marBottom w:val="0"/>
          <w:divBdr>
            <w:top w:val="none" w:sz="0" w:space="0" w:color="auto"/>
            <w:left w:val="none" w:sz="0" w:space="0" w:color="auto"/>
            <w:bottom w:val="none" w:sz="0" w:space="0" w:color="auto"/>
            <w:right w:val="none" w:sz="0" w:space="0" w:color="auto"/>
          </w:divBdr>
        </w:div>
        <w:div w:id="701398610">
          <w:marLeft w:val="640"/>
          <w:marRight w:val="0"/>
          <w:marTop w:val="0"/>
          <w:marBottom w:val="0"/>
          <w:divBdr>
            <w:top w:val="none" w:sz="0" w:space="0" w:color="auto"/>
            <w:left w:val="none" w:sz="0" w:space="0" w:color="auto"/>
            <w:bottom w:val="none" w:sz="0" w:space="0" w:color="auto"/>
            <w:right w:val="none" w:sz="0" w:space="0" w:color="auto"/>
          </w:divBdr>
        </w:div>
        <w:div w:id="711421270">
          <w:marLeft w:val="640"/>
          <w:marRight w:val="0"/>
          <w:marTop w:val="0"/>
          <w:marBottom w:val="0"/>
          <w:divBdr>
            <w:top w:val="none" w:sz="0" w:space="0" w:color="auto"/>
            <w:left w:val="none" w:sz="0" w:space="0" w:color="auto"/>
            <w:bottom w:val="none" w:sz="0" w:space="0" w:color="auto"/>
            <w:right w:val="none" w:sz="0" w:space="0" w:color="auto"/>
          </w:divBdr>
        </w:div>
        <w:div w:id="726954723">
          <w:marLeft w:val="640"/>
          <w:marRight w:val="0"/>
          <w:marTop w:val="0"/>
          <w:marBottom w:val="0"/>
          <w:divBdr>
            <w:top w:val="none" w:sz="0" w:space="0" w:color="auto"/>
            <w:left w:val="none" w:sz="0" w:space="0" w:color="auto"/>
            <w:bottom w:val="none" w:sz="0" w:space="0" w:color="auto"/>
            <w:right w:val="none" w:sz="0" w:space="0" w:color="auto"/>
          </w:divBdr>
        </w:div>
        <w:div w:id="730152975">
          <w:marLeft w:val="640"/>
          <w:marRight w:val="0"/>
          <w:marTop w:val="0"/>
          <w:marBottom w:val="0"/>
          <w:divBdr>
            <w:top w:val="none" w:sz="0" w:space="0" w:color="auto"/>
            <w:left w:val="none" w:sz="0" w:space="0" w:color="auto"/>
            <w:bottom w:val="none" w:sz="0" w:space="0" w:color="auto"/>
            <w:right w:val="none" w:sz="0" w:space="0" w:color="auto"/>
          </w:divBdr>
        </w:div>
        <w:div w:id="747577223">
          <w:marLeft w:val="640"/>
          <w:marRight w:val="0"/>
          <w:marTop w:val="0"/>
          <w:marBottom w:val="0"/>
          <w:divBdr>
            <w:top w:val="none" w:sz="0" w:space="0" w:color="auto"/>
            <w:left w:val="none" w:sz="0" w:space="0" w:color="auto"/>
            <w:bottom w:val="none" w:sz="0" w:space="0" w:color="auto"/>
            <w:right w:val="none" w:sz="0" w:space="0" w:color="auto"/>
          </w:divBdr>
        </w:div>
        <w:div w:id="750664935">
          <w:marLeft w:val="640"/>
          <w:marRight w:val="0"/>
          <w:marTop w:val="0"/>
          <w:marBottom w:val="0"/>
          <w:divBdr>
            <w:top w:val="none" w:sz="0" w:space="0" w:color="auto"/>
            <w:left w:val="none" w:sz="0" w:space="0" w:color="auto"/>
            <w:bottom w:val="none" w:sz="0" w:space="0" w:color="auto"/>
            <w:right w:val="none" w:sz="0" w:space="0" w:color="auto"/>
          </w:divBdr>
        </w:div>
        <w:div w:id="755126715">
          <w:marLeft w:val="640"/>
          <w:marRight w:val="0"/>
          <w:marTop w:val="0"/>
          <w:marBottom w:val="0"/>
          <w:divBdr>
            <w:top w:val="none" w:sz="0" w:space="0" w:color="auto"/>
            <w:left w:val="none" w:sz="0" w:space="0" w:color="auto"/>
            <w:bottom w:val="none" w:sz="0" w:space="0" w:color="auto"/>
            <w:right w:val="none" w:sz="0" w:space="0" w:color="auto"/>
          </w:divBdr>
        </w:div>
        <w:div w:id="763384578">
          <w:marLeft w:val="640"/>
          <w:marRight w:val="0"/>
          <w:marTop w:val="0"/>
          <w:marBottom w:val="0"/>
          <w:divBdr>
            <w:top w:val="none" w:sz="0" w:space="0" w:color="auto"/>
            <w:left w:val="none" w:sz="0" w:space="0" w:color="auto"/>
            <w:bottom w:val="none" w:sz="0" w:space="0" w:color="auto"/>
            <w:right w:val="none" w:sz="0" w:space="0" w:color="auto"/>
          </w:divBdr>
        </w:div>
        <w:div w:id="778060854">
          <w:marLeft w:val="640"/>
          <w:marRight w:val="0"/>
          <w:marTop w:val="0"/>
          <w:marBottom w:val="0"/>
          <w:divBdr>
            <w:top w:val="none" w:sz="0" w:space="0" w:color="auto"/>
            <w:left w:val="none" w:sz="0" w:space="0" w:color="auto"/>
            <w:bottom w:val="none" w:sz="0" w:space="0" w:color="auto"/>
            <w:right w:val="none" w:sz="0" w:space="0" w:color="auto"/>
          </w:divBdr>
        </w:div>
        <w:div w:id="818303874">
          <w:marLeft w:val="640"/>
          <w:marRight w:val="0"/>
          <w:marTop w:val="0"/>
          <w:marBottom w:val="0"/>
          <w:divBdr>
            <w:top w:val="none" w:sz="0" w:space="0" w:color="auto"/>
            <w:left w:val="none" w:sz="0" w:space="0" w:color="auto"/>
            <w:bottom w:val="none" w:sz="0" w:space="0" w:color="auto"/>
            <w:right w:val="none" w:sz="0" w:space="0" w:color="auto"/>
          </w:divBdr>
        </w:div>
        <w:div w:id="838346450">
          <w:marLeft w:val="640"/>
          <w:marRight w:val="0"/>
          <w:marTop w:val="0"/>
          <w:marBottom w:val="0"/>
          <w:divBdr>
            <w:top w:val="none" w:sz="0" w:space="0" w:color="auto"/>
            <w:left w:val="none" w:sz="0" w:space="0" w:color="auto"/>
            <w:bottom w:val="none" w:sz="0" w:space="0" w:color="auto"/>
            <w:right w:val="none" w:sz="0" w:space="0" w:color="auto"/>
          </w:divBdr>
        </w:div>
        <w:div w:id="838815126">
          <w:marLeft w:val="640"/>
          <w:marRight w:val="0"/>
          <w:marTop w:val="0"/>
          <w:marBottom w:val="0"/>
          <w:divBdr>
            <w:top w:val="none" w:sz="0" w:space="0" w:color="auto"/>
            <w:left w:val="none" w:sz="0" w:space="0" w:color="auto"/>
            <w:bottom w:val="none" w:sz="0" w:space="0" w:color="auto"/>
            <w:right w:val="none" w:sz="0" w:space="0" w:color="auto"/>
          </w:divBdr>
        </w:div>
        <w:div w:id="880366663">
          <w:marLeft w:val="640"/>
          <w:marRight w:val="0"/>
          <w:marTop w:val="0"/>
          <w:marBottom w:val="0"/>
          <w:divBdr>
            <w:top w:val="none" w:sz="0" w:space="0" w:color="auto"/>
            <w:left w:val="none" w:sz="0" w:space="0" w:color="auto"/>
            <w:bottom w:val="none" w:sz="0" w:space="0" w:color="auto"/>
            <w:right w:val="none" w:sz="0" w:space="0" w:color="auto"/>
          </w:divBdr>
        </w:div>
        <w:div w:id="906375277">
          <w:marLeft w:val="640"/>
          <w:marRight w:val="0"/>
          <w:marTop w:val="0"/>
          <w:marBottom w:val="0"/>
          <w:divBdr>
            <w:top w:val="none" w:sz="0" w:space="0" w:color="auto"/>
            <w:left w:val="none" w:sz="0" w:space="0" w:color="auto"/>
            <w:bottom w:val="none" w:sz="0" w:space="0" w:color="auto"/>
            <w:right w:val="none" w:sz="0" w:space="0" w:color="auto"/>
          </w:divBdr>
        </w:div>
        <w:div w:id="982269401">
          <w:marLeft w:val="640"/>
          <w:marRight w:val="0"/>
          <w:marTop w:val="0"/>
          <w:marBottom w:val="0"/>
          <w:divBdr>
            <w:top w:val="none" w:sz="0" w:space="0" w:color="auto"/>
            <w:left w:val="none" w:sz="0" w:space="0" w:color="auto"/>
            <w:bottom w:val="none" w:sz="0" w:space="0" w:color="auto"/>
            <w:right w:val="none" w:sz="0" w:space="0" w:color="auto"/>
          </w:divBdr>
        </w:div>
        <w:div w:id="984624198">
          <w:marLeft w:val="640"/>
          <w:marRight w:val="0"/>
          <w:marTop w:val="0"/>
          <w:marBottom w:val="0"/>
          <w:divBdr>
            <w:top w:val="none" w:sz="0" w:space="0" w:color="auto"/>
            <w:left w:val="none" w:sz="0" w:space="0" w:color="auto"/>
            <w:bottom w:val="none" w:sz="0" w:space="0" w:color="auto"/>
            <w:right w:val="none" w:sz="0" w:space="0" w:color="auto"/>
          </w:divBdr>
        </w:div>
        <w:div w:id="997264730">
          <w:marLeft w:val="640"/>
          <w:marRight w:val="0"/>
          <w:marTop w:val="0"/>
          <w:marBottom w:val="0"/>
          <w:divBdr>
            <w:top w:val="none" w:sz="0" w:space="0" w:color="auto"/>
            <w:left w:val="none" w:sz="0" w:space="0" w:color="auto"/>
            <w:bottom w:val="none" w:sz="0" w:space="0" w:color="auto"/>
            <w:right w:val="none" w:sz="0" w:space="0" w:color="auto"/>
          </w:divBdr>
        </w:div>
        <w:div w:id="998191828">
          <w:marLeft w:val="640"/>
          <w:marRight w:val="0"/>
          <w:marTop w:val="0"/>
          <w:marBottom w:val="0"/>
          <w:divBdr>
            <w:top w:val="none" w:sz="0" w:space="0" w:color="auto"/>
            <w:left w:val="none" w:sz="0" w:space="0" w:color="auto"/>
            <w:bottom w:val="none" w:sz="0" w:space="0" w:color="auto"/>
            <w:right w:val="none" w:sz="0" w:space="0" w:color="auto"/>
          </w:divBdr>
        </w:div>
        <w:div w:id="1019548620">
          <w:marLeft w:val="640"/>
          <w:marRight w:val="0"/>
          <w:marTop w:val="0"/>
          <w:marBottom w:val="0"/>
          <w:divBdr>
            <w:top w:val="none" w:sz="0" w:space="0" w:color="auto"/>
            <w:left w:val="none" w:sz="0" w:space="0" w:color="auto"/>
            <w:bottom w:val="none" w:sz="0" w:space="0" w:color="auto"/>
            <w:right w:val="none" w:sz="0" w:space="0" w:color="auto"/>
          </w:divBdr>
        </w:div>
        <w:div w:id="1029529588">
          <w:marLeft w:val="640"/>
          <w:marRight w:val="0"/>
          <w:marTop w:val="0"/>
          <w:marBottom w:val="0"/>
          <w:divBdr>
            <w:top w:val="none" w:sz="0" w:space="0" w:color="auto"/>
            <w:left w:val="none" w:sz="0" w:space="0" w:color="auto"/>
            <w:bottom w:val="none" w:sz="0" w:space="0" w:color="auto"/>
            <w:right w:val="none" w:sz="0" w:space="0" w:color="auto"/>
          </w:divBdr>
        </w:div>
        <w:div w:id="1070889128">
          <w:marLeft w:val="640"/>
          <w:marRight w:val="0"/>
          <w:marTop w:val="0"/>
          <w:marBottom w:val="0"/>
          <w:divBdr>
            <w:top w:val="none" w:sz="0" w:space="0" w:color="auto"/>
            <w:left w:val="none" w:sz="0" w:space="0" w:color="auto"/>
            <w:bottom w:val="none" w:sz="0" w:space="0" w:color="auto"/>
            <w:right w:val="none" w:sz="0" w:space="0" w:color="auto"/>
          </w:divBdr>
        </w:div>
        <w:div w:id="1073893290">
          <w:marLeft w:val="640"/>
          <w:marRight w:val="0"/>
          <w:marTop w:val="0"/>
          <w:marBottom w:val="0"/>
          <w:divBdr>
            <w:top w:val="none" w:sz="0" w:space="0" w:color="auto"/>
            <w:left w:val="none" w:sz="0" w:space="0" w:color="auto"/>
            <w:bottom w:val="none" w:sz="0" w:space="0" w:color="auto"/>
            <w:right w:val="none" w:sz="0" w:space="0" w:color="auto"/>
          </w:divBdr>
        </w:div>
        <w:div w:id="1099446120">
          <w:marLeft w:val="640"/>
          <w:marRight w:val="0"/>
          <w:marTop w:val="0"/>
          <w:marBottom w:val="0"/>
          <w:divBdr>
            <w:top w:val="none" w:sz="0" w:space="0" w:color="auto"/>
            <w:left w:val="none" w:sz="0" w:space="0" w:color="auto"/>
            <w:bottom w:val="none" w:sz="0" w:space="0" w:color="auto"/>
            <w:right w:val="none" w:sz="0" w:space="0" w:color="auto"/>
          </w:divBdr>
        </w:div>
        <w:div w:id="1113786944">
          <w:marLeft w:val="640"/>
          <w:marRight w:val="0"/>
          <w:marTop w:val="0"/>
          <w:marBottom w:val="0"/>
          <w:divBdr>
            <w:top w:val="none" w:sz="0" w:space="0" w:color="auto"/>
            <w:left w:val="none" w:sz="0" w:space="0" w:color="auto"/>
            <w:bottom w:val="none" w:sz="0" w:space="0" w:color="auto"/>
            <w:right w:val="none" w:sz="0" w:space="0" w:color="auto"/>
          </w:divBdr>
        </w:div>
        <w:div w:id="1113788585">
          <w:marLeft w:val="640"/>
          <w:marRight w:val="0"/>
          <w:marTop w:val="0"/>
          <w:marBottom w:val="0"/>
          <w:divBdr>
            <w:top w:val="none" w:sz="0" w:space="0" w:color="auto"/>
            <w:left w:val="none" w:sz="0" w:space="0" w:color="auto"/>
            <w:bottom w:val="none" w:sz="0" w:space="0" w:color="auto"/>
            <w:right w:val="none" w:sz="0" w:space="0" w:color="auto"/>
          </w:divBdr>
        </w:div>
        <w:div w:id="1157038345">
          <w:marLeft w:val="640"/>
          <w:marRight w:val="0"/>
          <w:marTop w:val="0"/>
          <w:marBottom w:val="0"/>
          <w:divBdr>
            <w:top w:val="none" w:sz="0" w:space="0" w:color="auto"/>
            <w:left w:val="none" w:sz="0" w:space="0" w:color="auto"/>
            <w:bottom w:val="none" w:sz="0" w:space="0" w:color="auto"/>
            <w:right w:val="none" w:sz="0" w:space="0" w:color="auto"/>
          </w:divBdr>
        </w:div>
        <w:div w:id="1190140347">
          <w:marLeft w:val="640"/>
          <w:marRight w:val="0"/>
          <w:marTop w:val="0"/>
          <w:marBottom w:val="0"/>
          <w:divBdr>
            <w:top w:val="none" w:sz="0" w:space="0" w:color="auto"/>
            <w:left w:val="none" w:sz="0" w:space="0" w:color="auto"/>
            <w:bottom w:val="none" w:sz="0" w:space="0" w:color="auto"/>
            <w:right w:val="none" w:sz="0" w:space="0" w:color="auto"/>
          </w:divBdr>
        </w:div>
        <w:div w:id="1193886892">
          <w:marLeft w:val="640"/>
          <w:marRight w:val="0"/>
          <w:marTop w:val="0"/>
          <w:marBottom w:val="0"/>
          <w:divBdr>
            <w:top w:val="none" w:sz="0" w:space="0" w:color="auto"/>
            <w:left w:val="none" w:sz="0" w:space="0" w:color="auto"/>
            <w:bottom w:val="none" w:sz="0" w:space="0" w:color="auto"/>
            <w:right w:val="none" w:sz="0" w:space="0" w:color="auto"/>
          </w:divBdr>
        </w:div>
        <w:div w:id="1232959970">
          <w:marLeft w:val="640"/>
          <w:marRight w:val="0"/>
          <w:marTop w:val="0"/>
          <w:marBottom w:val="0"/>
          <w:divBdr>
            <w:top w:val="none" w:sz="0" w:space="0" w:color="auto"/>
            <w:left w:val="none" w:sz="0" w:space="0" w:color="auto"/>
            <w:bottom w:val="none" w:sz="0" w:space="0" w:color="auto"/>
            <w:right w:val="none" w:sz="0" w:space="0" w:color="auto"/>
          </w:divBdr>
        </w:div>
        <w:div w:id="1260336885">
          <w:marLeft w:val="640"/>
          <w:marRight w:val="0"/>
          <w:marTop w:val="0"/>
          <w:marBottom w:val="0"/>
          <w:divBdr>
            <w:top w:val="none" w:sz="0" w:space="0" w:color="auto"/>
            <w:left w:val="none" w:sz="0" w:space="0" w:color="auto"/>
            <w:bottom w:val="none" w:sz="0" w:space="0" w:color="auto"/>
            <w:right w:val="none" w:sz="0" w:space="0" w:color="auto"/>
          </w:divBdr>
        </w:div>
        <w:div w:id="1291861030">
          <w:marLeft w:val="640"/>
          <w:marRight w:val="0"/>
          <w:marTop w:val="0"/>
          <w:marBottom w:val="0"/>
          <w:divBdr>
            <w:top w:val="none" w:sz="0" w:space="0" w:color="auto"/>
            <w:left w:val="none" w:sz="0" w:space="0" w:color="auto"/>
            <w:bottom w:val="none" w:sz="0" w:space="0" w:color="auto"/>
            <w:right w:val="none" w:sz="0" w:space="0" w:color="auto"/>
          </w:divBdr>
        </w:div>
        <w:div w:id="1321735740">
          <w:marLeft w:val="640"/>
          <w:marRight w:val="0"/>
          <w:marTop w:val="0"/>
          <w:marBottom w:val="0"/>
          <w:divBdr>
            <w:top w:val="none" w:sz="0" w:space="0" w:color="auto"/>
            <w:left w:val="none" w:sz="0" w:space="0" w:color="auto"/>
            <w:bottom w:val="none" w:sz="0" w:space="0" w:color="auto"/>
            <w:right w:val="none" w:sz="0" w:space="0" w:color="auto"/>
          </w:divBdr>
        </w:div>
        <w:div w:id="1335768067">
          <w:marLeft w:val="640"/>
          <w:marRight w:val="0"/>
          <w:marTop w:val="0"/>
          <w:marBottom w:val="0"/>
          <w:divBdr>
            <w:top w:val="none" w:sz="0" w:space="0" w:color="auto"/>
            <w:left w:val="none" w:sz="0" w:space="0" w:color="auto"/>
            <w:bottom w:val="none" w:sz="0" w:space="0" w:color="auto"/>
            <w:right w:val="none" w:sz="0" w:space="0" w:color="auto"/>
          </w:divBdr>
        </w:div>
        <w:div w:id="1339623020">
          <w:marLeft w:val="640"/>
          <w:marRight w:val="0"/>
          <w:marTop w:val="0"/>
          <w:marBottom w:val="0"/>
          <w:divBdr>
            <w:top w:val="none" w:sz="0" w:space="0" w:color="auto"/>
            <w:left w:val="none" w:sz="0" w:space="0" w:color="auto"/>
            <w:bottom w:val="none" w:sz="0" w:space="0" w:color="auto"/>
            <w:right w:val="none" w:sz="0" w:space="0" w:color="auto"/>
          </w:divBdr>
        </w:div>
        <w:div w:id="1428847532">
          <w:marLeft w:val="640"/>
          <w:marRight w:val="0"/>
          <w:marTop w:val="0"/>
          <w:marBottom w:val="0"/>
          <w:divBdr>
            <w:top w:val="none" w:sz="0" w:space="0" w:color="auto"/>
            <w:left w:val="none" w:sz="0" w:space="0" w:color="auto"/>
            <w:bottom w:val="none" w:sz="0" w:space="0" w:color="auto"/>
            <w:right w:val="none" w:sz="0" w:space="0" w:color="auto"/>
          </w:divBdr>
        </w:div>
        <w:div w:id="1469742055">
          <w:marLeft w:val="640"/>
          <w:marRight w:val="0"/>
          <w:marTop w:val="0"/>
          <w:marBottom w:val="0"/>
          <w:divBdr>
            <w:top w:val="none" w:sz="0" w:space="0" w:color="auto"/>
            <w:left w:val="none" w:sz="0" w:space="0" w:color="auto"/>
            <w:bottom w:val="none" w:sz="0" w:space="0" w:color="auto"/>
            <w:right w:val="none" w:sz="0" w:space="0" w:color="auto"/>
          </w:divBdr>
        </w:div>
        <w:div w:id="1482766099">
          <w:marLeft w:val="640"/>
          <w:marRight w:val="0"/>
          <w:marTop w:val="0"/>
          <w:marBottom w:val="0"/>
          <w:divBdr>
            <w:top w:val="none" w:sz="0" w:space="0" w:color="auto"/>
            <w:left w:val="none" w:sz="0" w:space="0" w:color="auto"/>
            <w:bottom w:val="none" w:sz="0" w:space="0" w:color="auto"/>
            <w:right w:val="none" w:sz="0" w:space="0" w:color="auto"/>
          </w:divBdr>
        </w:div>
        <w:div w:id="1496070504">
          <w:marLeft w:val="640"/>
          <w:marRight w:val="0"/>
          <w:marTop w:val="0"/>
          <w:marBottom w:val="0"/>
          <w:divBdr>
            <w:top w:val="none" w:sz="0" w:space="0" w:color="auto"/>
            <w:left w:val="none" w:sz="0" w:space="0" w:color="auto"/>
            <w:bottom w:val="none" w:sz="0" w:space="0" w:color="auto"/>
            <w:right w:val="none" w:sz="0" w:space="0" w:color="auto"/>
          </w:divBdr>
        </w:div>
        <w:div w:id="1520046847">
          <w:marLeft w:val="640"/>
          <w:marRight w:val="0"/>
          <w:marTop w:val="0"/>
          <w:marBottom w:val="0"/>
          <w:divBdr>
            <w:top w:val="none" w:sz="0" w:space="0" w:color="auto"/>
            <w:left w:val="none" w:sz="0" w:space="0" w:color="auto"/>
            <w:bottom w:val="none" w:sz="0" w:space="0" w:color="auto"/>
            <w:right w:val="none" w:sz="0" w:space="0" w:color="auto"/>
          </w:divBdr>
        </w:div>
        <w:div w:id="1521504393">
          <w:marLeft w:val="640"/>
          <w:marRight w:val="0"/>
          <w:marTop w:val="0"/>
          <w:marBottom w:val="0"/>
          <w:divBdr>
            <w:top w:val="none" w:sz="0" w:space="0" w:color="auto"/>
            <w:left w:val="none" w:sz="0" w:space="0" w:color="auto"/>
            <w:bottom w:val="none" w:sz="0" w:space="0" w:color="auto"/>
            <w:right w:val="none" w:sz="0" w:space="0" w:color="auto"/>
          </w:divBdr>
        </w:div>
        <w:div w:id="1528329452">
          <w:marLeft w:val="640"/>
          <w:marRight w:val="0"/>
          <w:marTop w:val="0"/>
          <w:marBottom w:val="0"/>
          <w:divBdr>
            <w:top w:val="none" w:sz="0" w:space="0" w:color="auto"/>
            <w:left w:val="none" w:sz="0" w:space="0" w:color="auto"/>
            <w:bottom w:val="none" w:sz="0" w:space="0" w:color="auto"/>
            <w:right w:val="none" w:sz="0" w:space="0" w:color="auto"/>
          </w:divBdr>
        </w:div>
        <w:div w:id="1534996581">
          <w:marLeft w:val="640"/>
          <w:marRight w:val="0"/>
          <w:marTop w:val="0"/>
          <w:marBottom w:val="0"/>
          <w:divBdr>
            <w:top w:val="none" w:sz="0" w:space="0" w:color="auto"/>
            <w:left w:val="none" w:sz="0" w:space="0" w:color="auto"/>
            <w:bottom w:val="none" w:sz="0" w:space="0" w:color="auto"/>
            <w:right w:val="none" w:sz="0" w:space="0" w:color="auto"/>
          </w:divBdr>
        </w:div>
        <w:div w:id="1537040935">
          <w:marLeft w:val="640"/>
          <w:marRight w:val="0"/>
          <w:marTop w:val="0"/>
          <w:marBottom w:val="0"/>
          <w:divBdr>
            <w:top w:val="none" w:sz="0" w:space="0" w:color="auto"/>
            <w:left w:val="none" w:sz="0" w:space="0" w:color="auto"/>
            <w:bottom w:val="none" w:sz="0" w:space="0" w:color="auto"/>
            <w:right w:val="none" w:sz="0" w:space="0" w:color="auto"/>
          </w:divBdr>
        </w:div>
        <w:div w:id="1551376672">
          <w:marLeft w:val="640"/>
          <w:marRight w:val="0"/>
          <w:marTop w:val="0"/>
          <w:marBottom w:val="0"/>
          <w:divBdr>
            <w:top w:val="none" w:sz="0" w:space="0" w:color="auto"/>
            <w:left w:val="none" w:sz="0" w:space="0" w:color="auto"/>
            <w:bottom w:val="none" w:sz="0" w:space="0" w:color="auto"/>
            <w:right w:val="none" w:sz="0" w:space="0" w:color="auto"/>
          </w:divBdr>
        </w:div>
        <w:div w:id="1562985743">
          <w:marLeft w:val="640"/>
          <w:marRight w:val="0"/>
          <w:marTop w:val="0"/>
          <w:marBottom w:val="0"/>
          <w:divBdr>
            <w:top w:val="none" w:sz="0" w:space="0" w:color="auto"/>
            <w:left w:val="none" w:sz="0" w:space="0" w:color="auto"/>
            <w:bottom w:val="none" w:sz="0" w:space="0" w:color="auto"/>
            <w:right w:val="none" w:sz="0" w:space="0" w:color="auto"/>
          </w:divBdr>
        </w:div>
        <w:div w:id="1589080100">
          <w:marLeft w:val="640"/>
          <w:marRight w:val="0"/>
          <w:marTop w:val="0"/>
          <w:marBottom w:val="0"/>
          <w:divBdr>
            <w:top w:val="none" w:sz="0" w:space="0" w:color="auto"/>
            <w:left w:val="none" w:sz="0" w:space="0" w:color="auto"/>
            <w:bottom w:val="none" w:sz="0" w:space="0" w:color="auto"/>
            <w:right w:val="none" w:sz="0" w:space="0" w:color="auto"/>
          </w:divBdr>
        </w:div>
        <w:div w:id="1626542662">
          <w:marLeft w:val="640"/>
          <w:marRight w:val="0"/>
          <w:marTop w:val="0"/>
          <w:marBottom w:val="0"/>
          <w:divBdr>
            <w:top w:val="none" w:sz="0" w:space="0" w:color="auto"/>
            <w:left w:val="none" w:sz="0" w:space="0" w:color="auto"/>
            <w:bottom w:val="none" w:sz="0" w:space="0" w:color="auto"/>
            <w:right w:val="none" w:sz="0" w:space="0" w:color="auto"/>
          </w:divBdr>
        </w:div>
        <w:div w:id="1640307299">
          <w:marLeft w:val="640"/>
          <w:marRight w:val="0"/>
          <w:marTop w:val="0"/>
          <w:marBottom w:val="0"/>
          <w:divBdr>
            <w:top w:val="none" w:sz="0" w:space="0" w:color="auto"/>
            <w:left w:val="none" w:sz="0" w:space="0" w:color="auto"/>
            <w:bottom w:val="none" w:sz="0" w:space="0" w:color="auto"/>
            <w:right w:val="none" w:sz="0" w:space="0" w:color="auto"/>
          </w:divBdr>
        </w:div>
        <w:div w:id="1667319997">
          <w:marLeft w:val="640"/>
          <w:marRight w:val="0"/>
          <w:marTop w:val="0"/>
          <w:marBottom w:val="0"/>
          <w:divBdr>
            <w:top w:val="none" w:sz="0" w:space="0" w:color="auto"/>
            <w:left w:val="none" w:sz="0" w:space="0" w:color="auto"/>
            <w:bottom w:val="none" w:sz="0" w:space="0" w:color="auto"/>
            <w:right w:val="none" w:sz="0" w:space="0" w:color="auto"/>
          </w:divBdr>
        </w:div>
        <w:div w:id="1674991662">
          <w:marLeft w:val="640"/>
          <w:marRight w:val="0"/>
          <w:marTop w:val="0"/>
          <w:marBottom w:val="0"/>
          <w:divBdr>
            <w:top w:val="none" w:sz="0" w:space="0" w:color="auto"/>
            <w:left w:val="none" w:sz="0" w:space="0" w:color="auto"/>
            <w:bottom w:val="none" w:sz="0" w:space="0" w:color="auto"/>
            <w:right w:val="none" w:sz="0" w:space="0" w:color="auto"/>
          </w:divBdr>
        </w:div>
        <w:div w:id="1696731523">
          <w:marLeft w:val="640"/>
          <w:marRight w:val="0"/>
          <w:marTop w:val="0"/>
          <w:marBottom w:val="0"/>
          <w:divBdr>
            <w:top w:val="none" w:sz="0" w:space="0" w:color="auto"/>
            <w:left w:val="none" w:sz="0" w:space="0" w:color="auto"/>
            <w:bottom w:val="none" w:sz="0" w:space="0" w:color="auto"/>
            <w:right w:val="none" w:sz="0" w:space="0" w:color="auto"/>
          </w:divBdr>
        </w:div>
        <w:div w:id="1697078930">
          <w:marLeft w:val="640"/>
          <w:marRight w:val="0"/>
          <w:marTop w:val="0"/>
          <w:marBottom w:val="0"/>
          <w:divBdr>
            <w:top w:val="none" w:sz="0" w:space="0" w:color="auto"/>
            <w:left w:val="none" w:sz="0" w:space="0" w:color="auto"/>
            <w:bottom w:val="none" w:sz="0" w:space="0" w:color="auto"/>
            <w:right w:val="none" w:sz="0" w:space="0" w:color="auto"/>
          </w:divBdr>
        </w:div>
        <w:div w:id="1718166045">
          <w:marLeft w:val="640"/>
          <w:marRight w:val="0"/>
          <w:marTop w:val="0"/>
          <w:marBottom w:val="0"/>
          <w:divBdr>
            <w:top w:val="none" w:sz="0" w:space="0" w:color="auto"/>
            <w:left w:val="none" w:sz="0" w:space="0" w:color="auto"/>
            <w:bottom w:val="none" w:sz="0" w:space="0" w:color="auto"/>
            <w:right w:val="none" w:sz="0" w:space="0" w:color="auto"/>
          </w:divBdr>
        </w:div>
        <w:div w:id="1728413224">
          <w:marLeft w:val="640"/>
          <w:marRight w:val="0"/>
          <w:marTop w:val="0"/>
          <w:marBottom w:val="0"/>
          <w:divBdr>
            <w:top w:val="none" w:sz="0" w:space="0" w:color="auto"/>
            <w:left w:val="none" w:sz="0" w:space="0" w:color="auto"/>
            <w:bottom w:val="none" w:sz="0" w:space="0" w:color="auto"/>
            <w:right w:val="none" w:sz="0" w:space="0" w:color="auto"/>
          </w:divBdr>
        </w:div>
        <w:div w:id="1733844604">
          <w:marLeft w:val="640"/>
          <w:marRight w:val="0"/>
          <w:marTop w:val="0"/>
          <w:marBottom w:val="0"/>
          <w:divBdr>
            <w:top w:val="none" w:sz="0" w:space="0" w:color="auto"/>
            <w:left w:val="none" w:sz="0" w:space="0" w:color="auto"/>
            <w:bottom w:val="none" w:sz="0" w:space="0" w:color="auto"/>
            <w:right w:val="none" w:sz="0" w:space="0" w:color="auto"/>
          </w:divBdr>
        </w:div>
        <w:div w:id="1734039288">
          <w:marLeft w:val="640"/>
          <w:marRight w:val="0"/>
          <w:marTop w:val="0"/>
          <w:marBottom w:val="0"/>
          <w:divBdr>
            <w:top w:val="none" w:sz="0" w:space="0" w:color="auto"/>
            <w:left w:val="none" w:sz="0" w:space="0" w:color="auto"/>
            <w:bottom w:val="none" w:sz="0" w:space="0" w:color="auto"/>
            <w:right w:val="none" w:sz="0" w:space="0" w:color="auto"/>
          </w:divBdr>
        </w:div>
        <w:div w:id="1755278296">
          <w:marLeft w:val="640"/>
          <w:marRight w:val="0"/>
          <w:marTop w:val="0"/>
          <w:marBottom w:val="0"/>
          <w:divBdr>
            <w:top w:val="none" w:sz="0" w:space="0" w:color="auto"/>
            <w:left w:val="none" w:sz="0" w:space="0" w:color="auto"/>
            <w:bottom w:val="none" w:sz="0" w:space="0" w:color="auto"/>
            <w:right w:val="none" w:sz="0" w:space="0" w:color="auto"/>
          </w:divBdr>
        </w:div>
        <w:div w:id="1781532467">
          <w:marLeft w:val="640"/>
          <w:marRight w:val="0"/>
          <w:marTop w:val="0"/>
          <w:marBottom w:val="0"/>
          <w:divBdr>
            <w:top w:val="none" w:sz="0" w:space="0" w:color="auto"/>
            <w:left w:val="none" w:sz="0" w:space="0" w:color="auto"/>
            <w:bottom w:val="none" w:sz="0" w:space="0" w:color="auto"/>
            <w:right w:val="none" w:sz="0" w:space="0" w:color="auto"/>
          </w:divBdr>
        </w:div>
        <w:div w:id="1851599867">
          <w:marLeft w:val="640"/>
          <w:marRight w:val="0"/>
          <w:marTop w:val="0"/>
          <w:marBottom w:val="0"/>
          <w:divBdr>
            <w:top w:val="none" w:sz="0" w:space="0" w:color="auto"/>
            <w:left w:val="none" w:sz="0" w:space="0" w:color="auto"/>
            <w:bottom w:val="none" w:sz="0" w:space="0" w:color="auto"/>
            <w:right w:val="none" w:sz="0" w:space="0" w:color="auto"/>
          </w:divBdr>
        </w:div>
        <w:div w:id="1998683234">
          <w:marLeft w:val="640"/>
          <w:marRight w:val="0"/>
          <w:marTop w:val="0"/>
          <w:marBottom w:val="0"/>
          <w:divBdr>
            <w:top w:val="none" w:sz="0" w:space="0" w:color="auto"/>
            <w:left w:val="none" w:sz="0" w:space="0" w:color="auto"/>
            <w:bottom w:val="none" w:sz="0" w:space="0" w:color="auto"/>
            <w:right w:val="none" w:sz="0" w:space="0" w:color="auto"/>
          </w:divBdr>
        </w:div>
        <w:div w:id="2006787524">
          <w:marLeft w:val="640"/>
          <w:marRight w:val="0"/>
          <w:marTop w:val="0"/>
          <w:marBottom w:val="0"/>
          <w:divBdr>
            <w:top w:val="none" w:sz="0" w:space="0" w:color="auto"/>
            <w:left w:val="none" w:sz="0" w:space="0" w:color="auto"/>
            <w:bottom w:val="none" w:sz="0" w:space="0" w:color="auto"/>
            <w:right w:val="none" w:sz="0" w:space="0" w:color="auto"/>
          </w:divBdr>
        </w:div>
        <w:div w:id="2030912818">
          <w:marLeft w:val="640"/>
          <w:marRight w:val="0"/>
          <w:marTop w:val="0"/>
          <w:marBottom w:val="0"/>
          <w:divBdr>
            <w:top w:val="none" w:sz="0" w:space="0" w:color="auto"/>
            <w:left w:val="none" w:sz="0" w:space="0" w:color="auto"/>
            <w:bottom w:val="none" w:sz="0" w:space="0" w:color="auto"/>
            <w:right w:val="none" w:sz="0" w:space="0" w:color="auto"/>
          </w:divBdr>
        </w:div>
        <w:div w:id="2038920961">
          <w:marLeft w:val="640"/>
          <w:marRight w:val="0"/>
          <w:marTop w:val="0"/>
          <w:marBottom w:val="0"/>
          <w:divBdr>
            <w:top w:val="none" w:sz="0" w:space="0" w:color="auto"/>
            <w:left w:val="none" w:sz="0" w:space="0" w:color="auto"/>
            <w:bottom w:val="none" w:sz="0" w:space="0" w:color="auto"/>
            <w:right w:val="none" w:sz="0" w:space="0" w:color="auto"/>
          </w:divBdr>
        </w:div>
        <w:div w:id="2065441512">
          <w:marLeft w:val="640"/>
          <w:marRight w:val="0"/>
          <w:marTop w:val="0"/>
          <w:marBottom w:val="0"/>
          <w:divBdr>
            <w:top w:val="none" w:sz="0" w:space="0" w:color="auto"/>
            <w:left w:val="none" w:sz="0" w:space="0" w:color="auto"/>
            <w:bottom w:val="none" w:sz="0" w:space="0" w:color="auto"/>
            <w:right w:val="none" w:sz="0" w:space="0" w:color="auto"/>
          </w:divBdr>
        </w:div>
        <w:div w:id="2100633958">
          <w:marLeft w:val="640"/>
          <w:marRight w:val="0"/>
          <w:marTop w:val="0"/>
          <w:marBottom w:val="0"/>
          <w:divBdr>
            <w:top w:val="none" w:sz="0" w:space="0" w:color="auto"/>
            <w:left w:val="none" w:sz="0" w:space="0" w:color="auto"/>
            <w:bottom w:val="none" w:sz="0" w:space="0" w:color="auto"/>
            <w:right w:val="none" w:sz="0" w:space="0" w:color="auto"/>
          </w:divBdr>
        </w:div>
        <w:div w:id="2101633619">
          <w:marLeft w:val="640"/>
          <w:marRight w:val="0"/>
          <w:marTop w:val="0"/>
          <w:marBottom w:val="0"/>
          <w:divBdr>
            <w:top w:val="none" w:sz="0" w:space="0" w:color="auto"/>
            <w:left w:val="none" w:sz="0" w:space="0" w:color="auto"/>
            <w:bottom w:val="none" w:sz="0" w:space="0" w:color="auto"/>
            <w:right w:val="none" w:sz="0" w:space="0" w:color="auto"/>
          </w:divBdr>
        </w:div>
        <w:div w:id="2116557431">
          <w:marLeft w:val="640"/>
          <w:marRight w:val="0"/>
          <w:marTop w:val="0"/>
          <w:marBottom w:val="0"/>
          <w:divBdr>
            <w:top w:val="none" w:sz="0" w:space="0" w:color="auto"/>
            <w:left w:val="none" w:sz="0" w:space="0" w:color="auto"/>
            <w:bottom w:val="none" w:sz="0" w:space="0" w:color="auto"/>
            <w:right w:val="none" w:sz="0" w:space="0" w:color="auto"/>
          </w:divBdr>
        </w:div>
      </w:divsChild>
    </w:div>
    <w:div w:id="417212955">
      <w:bodyDiv w:val="1"/>
      <w:marLeft w:val="0"/>
      <w:marRight w:val="0"/>
      <w:marTop w:val="0"/>
      <w:marBottom w:val="0"/>
      <w:divBdr>
        <w:top w:val="none" w:sz="0" w:space="0" w:color="auto"/>
        <w:left w:val="none" w:sz="0" w:space="0" w:color="auto"/>
        <w:bottom w:val="none" w:sz="0" w:space="0" w:color="auto"/>
        <w:right w:val="none" w:sz="0" w:space="0" w:color="auto"/>
      </w:divBdr>
      <w:divsChild>
        <w:div w:id="351632">
          <w:marLeft w:val="640"/>
          <w:marRight w:val="0"/>
          <w:marTop w:val="0"/>
          <w:marBottom w:val="0"/>
          <w:divBdr>
            <w:top w:val="none" w:sz="0" w:space="0" w:color="auto"/>
            <w:left w:val="none" w:sz="0" w:space="0" w:color="auto"/>
            <w:bottom w:val="none" w:sz="0" w:space="0" w:color="auto"/>
            <w:right w:val="none" w:sz="0" w:space="0" w:color="auto"/>
          </w:divBdr>
        </w:div>
        <w:div w:id="15811487">
          <w:marLeft w:val="640"/>
          <w:marRight w:val="0"/>
          <w:marTop w:val="0"/>
          <w:marBottom w:val="0"/>
          <w:divBdr>
            <w:top w:val="none" w:sz="0" w:space="0" w:color="auto"/>
            <w:left w:val="none" w:sz="0" w:space="0" w:color="auto"/>
            <w:bottom w:val="none" w:sz="0" w:space="0" w:color="auto"/>
            <w:right w:val="none" w:sz="0" w:space="0" w:color="auto"/>
          </w:divBdr>
        </w:div>
        <w:div w:id="21977644">
          <w:marLeft w:val="640"/>
          <w:marRight w:val="0"/>
          <w:marTop w:val="0"/>
          <w:marBottom w:val="0"/>
          <w:divBdr>
            <w:top w:val="none" w:sz="0" w:space="0" w:color="auto"/>
            <w:left w:val="none" w:sz="0" w:space="0" w:color="auto"/>
            <w:bottom w:val="none" w:sz="0" w:space="0" w:color="auto"/>
            <w:right w:val="none" w:sz="0" w:space="0" w:color="auto"/>
          </w:divBdr>
        </w:div>
        <w:div w:id="52627159">
          <w:marLeft w:val="640"/>
          <w:marRight w:val="0"/>
          <w:marTop w:val="0"/>
          <w:marBottom w:val="0"/>
          <w:divBdr>
            <w:top w:val="none" w:sz="0" w:space="0" w:color="auto"/>
            <w:left w:val="none" w:sz="0" w:space="0" w:color="auto"/>
            <w:bottom w:val="none" w:sz="0" w:space="0" w:color="auto"/>
            <w:right w:val="none" w:sz="0" w:space="0" w:color="auto"/>
          </w:divBdr>
        </w:div>
        <w:div w:id="53437481">
          <w:marLeft w:val="640"/>
          <w:marRight w:val="0"/>
          <w:marTop w:val="0"/>
          <w:marBottom w:val="0"/>
          <w:divBdr>
            <w:top w:val="none" w:sz="0" w:space="0" w:color="auto"/>
            <w:left w:val="none" w:sz="0" w:space="0" w:color="auto"/>
            <w:bottom w:val="none" w:sz="0" w:space="0" w:color="auto"/>
            <w:right w:val="none" w:sz="0" w:space="0" w:color="auto"/>
          </w:divBdr>
        </w:div>
        <w:div w:id="57751863">
          <w:marLeft w:val="640"/>
          <w:marRight w:val="0"/>
          <w:marTop w:val="0"/>
          <w:marBottom w:val="0"/>
          <w:divBdr>
            <w:top w:val="none" w:sz="0" w:space="0" w:color="auto"/>
            <w:left w:val="none" w:sz="0" w:space="0" w:color="auto"/>
            <w:bottom w:val="none" w:sz="0" w:space="0" w:color="auto"/>
            <w:right w:val="none" w:sz="0" w:space="0" w:color="auto"/>
          </w:divBdr>
        </w:div>
        <w:div w:id="59211097">
          <w:marLeft w:val="640"/>
          <w:marRight w:val="0"/>
          <w:marTop w:val="0"/>
          <w:marBottom w:val="0"/>
          <w:divBdr>
            <w:top w:val="none" w:sz="0" w:space="0" w:color="auto"/>
            <w:left w:val="none" w:sz="0" w:space="0" w:color="auto"/>
            <w:bottom w:val="none" w:sz="0" w:space="0" w:color="auto"/>
            <w:right w:val="none" w:sz="0" w:space="0" w:color="auto"/>
          </w:divBdr>
        </w:div>
        <w:div w:id="71659277">
          <w:marLeft w:val="640"/>
          <w:marRight w:val="0"/>
          <w:marTop w:val="0"/>
          <w:marBottom w:val="0"/>
          <w:divBdr>
            <w:top w:val="none" w:sz="0" w:space="0" w:color="auto"/>
            <w:left w:val="none" w:sz="0" w:space="0" w:color="auto"/>
            <w:bottom w:val="none" w:sz="0" w:space="0" w:color="auto"/>
            <w:right w:val="none" w:sz="0" w:space="0" w:color="auto"/>
          </w:divBdr>
        </w:div>
        <w:div w:id="102070484">
          <w:marLeft w:val="640"/>
          <w:marRight w:val="0"/>
          <w:marTop w:val="0"/>
          <w:marBottom w:val="0"/>
          <w:divBdr>
            <w:top w:val="none" w:sz="0" w:space="0" w:color="auto"/>
            <w:left w:val="none" w:sz="0" w:space="0" w:color="auto"/>
            <w:bottom w:val="none" w:sz="0" w:space="0" w:color="auto"/>
            <w:right w:val="none" w:sz="0" w:space="0" w:color="auto"/>
          </w:divBdr>
        </w:div>
        <w:div w:id="166217901">
          <w:marLeft w:val="640"/>
          <w:marRight w:val="0"/>
          <w:marTop w:val="0"/>
          <w:marBottom w:val="0"/>
          <w:divBdr>
            <w:top w:val="none" w:sz="0" w:space="0" w:color="auto"/>
            <w:left w:val="none" w:sz="0" w:space="0" w:color="auto"/>
            <w:bottom w:val="none" w:sz="0" w:space="0" w:color="auto"/>
            <w:right w:val="none" w:sz="0" w:space="0" w:color="auto"/>
          </w:divBdr>
        </w:div>
        <w:div w:id="178206586">
          <w:marLeft w:val="640"/>
          <w:marRight w:val="0"/>
          <w:marTop w:val="0"/>
          <w:marBottom w:val="0"/>
          <w:divBdr>
            <w:top w:val="none" w:sz="0" w:space="0" w:color="auto"/>
            <w:left w:val="none" w:sz="0" w:space="0" w:color="auto"/>
            <w:bottom w:val="none" w:sz="0" w:space="0" w:color="auto"/>
            <w:right w:val="none" w:sz="0" w:space="0" w:color="auto"/>
          </w:divBdr>
        </w:div>
        <w:div w:id="210002141">
          <w:marLeft w:val="640"/>
          <w:marRight w:val="0"/>
          <w:marTop w:val="0"/>
          <w:marBottom w:val="0"/>
          <w:divBdr>
            <w:top w:val="none" w:sz="0" w:space="0" w:color="auto"/>
            <w:left w:val="none" w:sz="0" w:space="0" w:color="auto"/>
            <w:bottom w:val="none" w:sz="0" w:space="0" w:color="auto"/>
            <w:right w:val="none" w:sz="0" w:space="0" w:color="auto"/>
          </w:divBdr>
        </w:div>
        <w:div w:id="219176457">
          <w:marLeft w:val="640"/>
          <w:marRight w:val="0"/>
          <w:marTop w:val="0"/>
          <w:marBottom w:val="0"/>
          <w:divBdr>
            <w:top w:val="none" w:sz="0" w:space="0" w:color="auto"/>
            <w:left w:val="none" w:sz="0" w:space="0" w:color="auto"/>
            <w:bottom w:val="none" w:sz="0" w:space="0" w:color="auto"/>
            <w:right w:val="none" w:sz="0" w:space="0" w:color="auto"/>
          </w:divBdr>
        </w:div>
        <w:div w:id="247081777">
          <w:marLeft w:val="640"/>
          <w:marRight w:val="0"/>
          <w:marTop w:val="0"/>
          <w:marBottom w:val="0"/>
          <w:divBdr>
            <w:top w:val="none" w:sz="0" w:space="0" w:color="auto"/>
            <w:left w:val="none" w:sz="0" w:space="0" w:color="auto"/>
            <w:bottom w:val="none" w:sz="0" w:space="0" w:color="auto"/>
            <w:right w:val="none" w:sz="0" w:space="0" w:color="auto"/>
          </w:divBdr>
        </w:div>
        <w:div w:id="252790009">
          <w:marLeft w:val="640"/>
          <w:marRight w:val="0"/>
          <w:marTop w:val="0"/>
          <w:marBottom w:val="0"/>
          <w:divBdr>
            <w:top w:val="none" w:sz="0" w:space="0" w:color="auto"/>
            <w:left w:val="none" w:sz="0" w:space="0" w:color="auto"/>
            <w:bottom w:val="none" w:sz="0" w:space="0" w:color="auto"/>
            <w:right w:val="none" w:sz="0" w:space="0" w:color="auto"/>
          </w:divBdr>
        </w:div>
        <w:div w:id="281612394">
          <w:marLeft w:val="640"/>
          <w:marRight w:val="0"/>
          <w:marTop w:val="0"/>
          <w:marBottom w:val="0"/>
          <w:divBdr>
            <w:top w:val="none" w:sz="0" w:space="0" w:color="auto"/>
            <w:left w:val="none" w:sz="0" w:space="0" w:color="auto"/>
            <w:bottom w:val="none" w:sz="0" w:space="0" w:color="auto"/>
            <w:right w:val="none" w:sz="0" w:space="0" w:color="auto"/>
          </w:divBdr>
        </w:div>
        <w:div w:id="287392848">
          <w:marLeft w:val="640"/>
          <w:marRight w:val="0"/>
          <w:marTop w:val="0"/>
          <w:marBottom w:val="0"/>
          <w:divBdr>
            <w:top w:val="none" w:sz="0" w:space="0" w:color="auto"/>
            <w:left w:val="none" w:sz="0" w:space="0" w:color="auto"/>
            <w:bottom w:val="none" w:sz="0" w:space="0" w:color="auto"/>
            <w:right w:val="none" w:sz="0" w:space="0" w:color="auto"/>
          </w:divBdr>
        </w:div>
        <w:div w:id="299577178">
          <w:marLeft w:val="640"/>
          <w:marRight w:val="0"/>
          <w:marTop w:val="0"/>
          <w:marBottom w:val="0"/>
          <w:divBdr>
            <w:top w:val="none" w:sz="0" w:space="0" w:color="auto"/>
            <w:left w:val="none" w:sz="0" w:space="0" w:color="auto"/>
            <w:bottom w:val="none" w:sz="0" w:space="0" w:color="auto"/>
            <w:right w:val="none" w:sz="0" w:space="0" w:color="auto"/>
          </w:divBdr>
        </w:div>
        <w:div w:id="311759674">
          <w:marLeft w:val="640"/>
          <w:marRight w:val="0"/>
          <w:marTop w:val="0"/>
          <w:marBottom w:val="0"/>
          <w:divBdr>
            <w:top w:val="none" w:sz="0" w:space="0" w:color="auto"/>
            <w:left w:val="none" w:sz="0" w:space="0" w:color="auto"/>
            <w:bottom w:val="none" w:sz="0" w:space="0" w:color="auto"/>
            <w:right w:val="none" w:sz="0" w:space="0" w:color="auto"/>
          </w:divBdr>
        </w:div>
        <w:div w:id="345793275">
          <w:marLeft w:val="640"/>
          <w:marRight w:val="0"/>
          <w:marTop w:val="0"/>
          <w:marBottom w:val="0"/>
          <w:divBdr>
            <w:top w:val="none" w:sz="0" w:space="0" w:color="auto"/>
            <w:left w:val="none" w:sz="0" w:space="0" w:color="auto"/>
            <w:bottom w:val="none" w:sz="0" w:space="0" w:color="auto"/>
            <w:right w:val="none" w:sz="0" w:space="0" w:color="auto"/>
          </w:divBdr>
        </w:div>
        <w:div w:id="349917409">
          <w:marLeft w:val="640"/>
          <w:marRight w:val="0"/>
          <w:marTop w:val="0"/>
          <w:marBottom w:val="0"/>
          <w:divBdr>
            <w:top w:val="none" w:sz="0" w:space="0" w:color="auto"/>
            <w:left w:val="none" w:sz="0" w:space="0" w:color="auto"/>
            <w:bottom w:val="none" w:sz="0" w:space="0" w:color="auto"/>
            <w:right w:val="none" w:sz="0" w:space="0" w:color="auto"/>
          </w:divBdr>
        </w:div>
        <w:div w:id="352652018">
          <w:marLeft w:val="640"/>
          <w:marRight w:val="0"/>
          <w:marTop w:val="0"/>
          <w:marBottom w:val="0"/>
          <w:divBdr>
            <w:top w:val="none" w:sz="0" w:space="0" w:color="auto"/>
            <w:left w:val="none" w:sz="0" w:space="0" w:color="auto"/>
            <w:bottom w:val="none" w:sz="0" w:space="0" w:color="auto"/>
            <w:right w:val="none" w:sz="0" w:space="0" w:color="auto"/>
          </w:divBdr>
        </w:div>
        <w:div w:id="388071236">
          <w:marLeft w:val="640"/>
          <w:marRight w:val="0"/>
          <w:marTop w:val="0"/>
          <w:marBottom w:val="0"/>
          <w:divBdr>
            <w:top w:val="none" w:sz="0" w:space="0" w:color="auto"/>
            <w:left w:val="none" w:sz="0" w:space="0" w:color="auto"/>
            <w:bottom w:val="none" w:sz="0" w:space="0" w:color="auto"/>
            <w:right w:val="none" w:sz="0" w:space="0" w:color="auto"/>
          </w:divBdr>
        </w:div>
        <w:div w:id="514730579">
          <w:marLeft w:val="640"/>
          <w:marRight w:val="0"/>
          <w:marTop w:val="0"/>
          <w:marBottom w:val="0"/>
          <w:divBdr>
            <w:top w:val="none" w:sz="0" w:space="0" w:color="auto"/>
            <w:left w:val="none" w:sz="0" w:space="0" w:color="auto"/>
            <w:bottom w:val="none" w:sz="0" w:space="0" w:color="auto"/>
            <w:right w:val="none" w:sz="0" w:space="0" w:color="auto"/>
          </w:divBdr>
        </w:div>
        <w:div w:id="530850116">
          <w:marLeft w:val="640"/>
          <w:marRight w:val="0"/>
          <w:marTop w:val="0"/>
          <w:marBottom w:val="0"/>
          <w:divBdr>
            <w:top w:val="none" w:sz="0" w:space="0" w:color="auto"/>
            <w:left w:val="none" w:sz="0" w:space="0" w:color="auto"/>
            <w:bottom w:val="none" w:sz="0" w:space="0" w:color="auto"/>
            <w:right w:val="none" w:sz="0" w:space="0" w:color="auto"/>
          </w:divBdr>
        </w:div>
        <w:div w:id="566107278">
          <w:marLeft w:val="640"/>
          <w:marRight w:val="0"/>
          <w:marTop w:val="0"/>
          <w:marBottom w:val="0"/>
          <w:divBdr>
            <w:top w:val="none" w:sz="0" w:space="0" w:color="auto"/>
            <w:left w:val="none" w:sz="0" w:space="0" w:color="auto"/>
            <w:bottom w:val="none" w:sz="0" w:space="0" w:color="auto"/>
            <w:right w:val="none" w:sz="0" w:space="0" w:color="auto"/>
          </w:divBdr>
        </w:div>
        <w:div w:id="583224854">
          <w:marLeft w:val="640"/>
          <w:marRight w:val="0"/>
          <w:marTop w:val="0"/>
          <w:marBottom w:val="0"/>
          <w:divBdr>
            <w:top w:val="none" w:sz="0" w:space="0" w:color="auto"/>
            <w:left w:val="none" w:sz="0" w:space="0" w:color="auto"/>
            <w:bottom w:val="none" w:sz="0" w:space="0" w:color="auto"/>
            <w:right w:val="none" w:sz="0" w:space="0" w:color="auto"/>
          </w:divBdr>
        </w:div>
        <w:div w:id="607198320">
          <w:marLeft w:val="640"/>
          <w:marRight w:val="0"/>
          <w:marTop w:val="0"/>
          <w:marBottom w:val="0"/>
          <w:divBdr>
            <w:top w:val="none" w:sz="0" w:space="0" w:color="auto"/>
            <w:left w:val="none" w:sz="0" w:space="0" w:color="auto"/>
            <w:bottom w:val="none" w:sz="0" w:space="0" w:color="auto"/>
            <w:right w:val="none" w:sz="0" w:space="0" w:color="auto"/>
          </w:divBdr>
        </w:div>
        <w:div w:id="613362233">
          <w:marLeft w:val="640"/>
          <w:marRight w:val="0"/>
          <w:marTop w:val="0"/>
          <w:marBottom w:val="0"/>
          <w:divBdr>
            <w:top w:val="none" w:sz="0" w:space="0" w:color="auto"/>
            <w:left w:val="none" w:sz="0" w:space="0" w:color="auto"/>
            <w:bottom w:val="none" w:sz="0" w:space="0" w:color="auto"/>
            <w:right w:val="none" w:sz="0" w:space="0" w:color="auto"/>
          </w:divBdr>
        </w:div>
        <w:div w:id="641541852">
          <w:marLeft w:val="640"/>
          <w:marRight w:val="0"/>
          <w:marTop w:val="0"/>
          <w:marBottom w:val="0"/>
          <w:divBdr>
            <w:top w:val="none" w:sz="0" w:space="0" w:color="auto"/>
            <w:left w:val="none" w:sz="0" w:space="0" w:color="auto"/>
            <w:bottom w:val="none" w:sz="0" w:space="0" w:color="auto"/>
            <w:right w:val="none" w:sz="0" w:space="0" w:color="auto"/>
          </w:divBdr>
        </w:div>
        <w:div w:id="716248584">
          <w:marLeft w:val="640"/>
          <w:marRight w:val="0"/>
          <w:marTop w:val="0"/>
          <w:marBottom w:val="0"/>
          <w:divBdr>
            <w:top w:val="none" w:sz="0" w:space="0" w:color="auto"/>
            <w:left w:val="none" w:sz="0" w:space="0" w:color="auto"/>
            <w:bottom w:val="none" w:sz="0" w:space="0" w:color="auto"/>
            <w:right w:val="none" w:sz="0" w:space="0" w:color="auto"/>
          </w:divBdr>
        </w:div>
        <w:div w:id="759135535">
          <w:marLeft w:val="640"/>
          <w:marRight w:val="0"/>
          <w:marTop w:val="0"/>
          <w:marBottom w:val="0"/>
          <w:divBdr>
            <w:top w:val="none" w:sz="0" w:space="0" w:color="auto"/>
            <w:left w:val="none" w:sz="0" w:space="0" w:color="auto"/>
            <w:bottom w:val="none" w:sz="0" w:space="0" w:color="auto"/>
            <w:right w:val="none" w:sz="0" w:space="0" w:color="auto"/>
          </w:divBdr>
        </w:div>
        <w:div w:id="813566082">
          <w:marLeft w:val="640"/>
          <w:marRight w:val="0"/>
          <w:marTop w:val="0"/>
          <w:marBottom w:val="0"/>
          <w:divBdr>
            <w:top w:val="none" w:sz="0" w:space="0" w:color="auto"/>
            <w:left w:val="none" w:sz="0" w:space="0" w:color="auto"/>
            <w:bottom w:val="none" w:sz="0" w:space="0" w:color="auto"/>
            <w:right w:val="none" w:sz="0" w:space="0" w:color="auto"/>
          </w:divBdr>
        </w:div>
        <w:div w:id="824467578">
          <w:marLeft w:val="640"/>
          <w:marRight w:val="0"/>
          <w:marTop w:val="0"/>
          <w:marBottom w:val="0"/>
          <w:divBdr>
            <w:top w:val="none" w:sz="0" w:space="0" w:color="auto"/>
            <w:left w:val="none" w:sz="0" w:space="0" w:color="auto"/>
            <w:bottom w:val="none" w:sz="0" w:space="0" w:color="auto"/>
            <w:right w:val="none" w:sz="0" w:space="0" w:color="auto"/>
          </w:divBdr>
        </w:div>
        <w:div w:id="828254454">
          <w:marLeft w:val="640"/>
          <w:marRight w:val="0"/>
          <w:marTop w:val="0"/>
          <w:marBottom w:val="0"/>
          <w:divBdr>
            <w:top w:val="none" w:sz="0" w:space="0" w:color="auto"/>
            <w:left w:val="none" w:sz="0" w:space="0" w:color="auto"/>
            <w:bottom w:val="none" w:sz="0" w:space="0" w:color="auto"/>
            <w:right w:val="none" w:sz="0" w:space="0" w:color="auto"/>
          </w:divBdr>
        </w:div>
        <w:div w:id="856118091">
          <w:marLeft w:val="640"/>
          <w:marRight w:val="0"/>
          <w:marTop w:val="0"/>
          <w:marBottom w:val="0"/>
          <w:divBdr>
            <w:top w:val="none" w:sz="0" w:space="0" w:color="auto"/>
            <w:left w:val="none" w:sz="0" w:space="0" w:color="auto"/>
            <w:bottom w:val="none" w:sz="0" w:space="0" w:color="auto"/>
            <w:right w:val="none" w:sz="0" w:space="0" w:color="auto"/>
          </w:divBdr>
        </w:div>
        <w:div w:id="858852834">
          <w:marLeft w:val="640"/>
          <w:marRight w:val="0"/>
          <w:marTop w:val="0"/>
          <w:marBottom w:val="0"/>
          <w:divBdr>
            <w:top w:val="none" w:sz="0" w:space="0" w:color="auto"/>
            <w:left w:val="none" w:sz="0" w:space="0" w:color="auto"/>
            <w:bottom w:val="none" w:sz="0" w:space="0" w:color="auto"/>
            <w:right w:val="none" w:sz="0" w:space="0" w:color="auto"/>
          </w:divBdr>
        </w:div>
        <w:div w:id="899365854">
          <w:marLeft w:val="640"/>
          <w:marRight w:val="0"/>
          <w:marTop w:val="0"/>
          <w:marBottom w:val="0"/>
          <w:divBdr>
            <w:top w:val="none" w:sz="0" w:space="0" w:color="auto"/>
            <w:left w:val="none" w:sz="0" w:space="0" w:color="auto"/>
            <w:bottom w:val="none" w:sz="0" w:space="0" w:color="auto"/>
            <w:right w:val="none" w:sz="0" w:space="0" w:color="auto"/>
          </w:divBdr>
        </w:div>
        <w:div w:id="915241554">
          <w:marLeft w:val="640"/>
          <w:marRight w:val="0"/>
          <w:marTop w:val="0"/>
          <w:marBottom w:val="0"/>
          <w:divBdr>
            <w:top w:val="none" w:sz="0" w:space="0" w:color="auto"/>
            <w:left w:val="none" w:sz="0" w:space="0" w:color="auto"/>
            <w:bottom w:val="none" w:sz="0" w:space="0" w:color="auto"/>
            <w:right w:val="none" w:sz="0" w:space="0" w:color="auto"/>
          </w:divBdr>
        </w:div>
        <w:div w:id="923296161">
          <w:marLeft w:val="640"/>
          <w:marRight w:val="0"/>
          <w:marTop w:val="0"/>
          <w:marBottom w:val="0"/>
          <w:divBdr>
            <w:top w:val="none" w:sz="0" w:space="0" w:color="auto"/>
            <w:left w:val="none" w:sz="0" w:space="0" w:color="auto"/>
            <w:bottom w:val="none" w:sz="0" w:space="0" w:color="auto"/>
            <w:right w:val="none" w:sz="0" w:space="0" w:color="auto"/>
          </w:divBdr>
        </w:div>
        <w:div w:id="948049326">
          <w:marLeft w:val="640"/>
          <w:marRight w:val="0"/>
          <w:marTop w:val="0"/>
          <w:marBottom w:val="0"/>
          <w:divBdr>
            <w:top w:val="none" w:sz="0" w:space="0" w:color="auto"/>
            <w:left w:val="none" w:sz="0" w:space="0" w:color="auto"/>
            <w:bottom w:val="none" w:sz="0" w:space="0" w:color="auto"/>
            <w:right w:val="none" w:sz="0" w:space="0" w:color="auto"/>
          </w:divBdr>
        </w:div>
        <w:div w:id="1000817479">
          <w:marLeft w:val="640"/>
          <w:marRight w:val="0"/>
          <w:marTop w:val="0"/>
          <w:marBottom w:val="0"/>
          <w:divBdr>
            <w:top w:val="none" w:sz="0" w:space="0" w:color="auto"/>
            <w:left w:val="none" w:sz="0" w:space="0" w:color="auto"/>
            <w:bottom w:val="none" w:sz="0" w:space="0" w:color="auto"/>
            <w:right w:val="none" w:sz="0" w:space="0" w:color="auto"/>
          </w:divBdr>
        </w:div>
        <w:div w:id="1004555165">
          <w:marLeft w:val="640"/>
          <w:marRight w:val="0"/>
          <w:marTop w:val="0"/>
          <w:marBottom w:val="0"/>
          <w:divBdr>
            <w:top w:val="none" w:sz="0" w:space="0" w:color="auto"/>
            <w:left w:val="none" w:sz="0" w:space="0" w:color="auto"/>
            <w:bottom w:val="none" w:sz="0" w:space="0" w:color="auto"/>
            <w:right w:val="none" w:sz="0" w:space="0" w:color="auto"/>
          </w:divBdr>
        </w:div>
        <w:div w:id="1035079994">
          <w:marLeft w:val="640"/>
          <w:marRight w:val="0"/>
          <w:marTop w:val="0"/>
          <w:marBottom w:val="0"/>
          <w:divBdr>
            <w:top w:val="none" w:sz="0" w:space="0" w:color="auto"/>
            <w:left w:val="none" w:sz="0" w:space="0" w:color="auto"/>
            <w:bottom w:val="none" w:sz="0" w:space="0" w:color="auto"/>
            <w:right w:val="none" w:sz="0" w:space="0" w:color="auto"/>
          </w:divBdr>
        </w:div>
        <w:div w:id="1060520986">
          <w:marLeft w:val="640"/>
          <w:marRight w:val="0"/>
          <w:marTop w:val="0"/>
          <w:marBottom w:val="0"/>
          <w:divBdr>
            <w:top w:val="none" w:sz="0" w:space="0" w:color="auto"/>
            <w:left w:val="none" w:sz="0" w:space="0" w:color="auto"/>
            <w:bottom w:val="none" w:sz="0" w:space="0" w:color="auto"/>
            <w:right w:val="none" w:sz="0" w:space="0" w:color="auto"/>
          </w:divBdr>
        </w:div>
        <w:div w:id="1066685787">
          <w:marLeft w:val="640"/>
          <w:marRight w:val="0"/>
          <w:marTop w:val="0"/>
          <w:marBottom w:val="0"/>
          <w:divBdr>
            <w:top w:val="none" w:sz="0" w:space="0" w:color="auto"/>
            <w:left w:val="none" w:sz="0" w:space="0" w:color="auto"/>
            <w:bottom w:val="none" w:sz="0" w:space="0" w:color="auto"/>
            <w:right w:val="none" w:sz="0" w:space="0" w:color="auto"/>
          </w:divBdr>
        </w:div>
        <w:div w:id="1072584212">
          <w:marLeft w:val="640"/>
          <w:marRight w:val="0"/>
          <w:marTop w:val="0"/>
          <w:marBottom w:val="0"/>
          <w:divBdr>
            <w:top w:val="none" w:sz="0" w:space="0" w:color="auto"/>
            <w:left w:val="none" w:sz="0" w:space="0" w:color="auto"/>
            <w:bottom w:val="none" w:sz="0" w:space="0" w:color="auto"/>
            <w:right w:val="none" w:sz="0" w:space="0" w:color="auto"/>
          </w:divBdr>
        </w:div>
        <w:div w:id="1077442709">
          <w:marLeft w:val="640"/>
          <w:marRight w:val="0"/>
          <w:marTop w:val="0"/>
          <w:marBottom w:val="0"/>
          <w:divBdr>
            <w:top w:val="none" w:sz="0" w:space="0" w:color="auto"/>
            <w:left w:val="none" w:sz="0" w:space="0" w:color="auto"/>
            <w:bottom w:val="none" w:sz="0" w:space="0" w:color="auto"/>
            <w:right w:val="none" w:sz="0" w:space="0" w:color="auto"/>
          </w:divBdr>
        </w:div>
        <w:div w:id="1082720956">
          <w:marLeft w:val="640"/>
          <w:marRight w:val="0"/>
          <w:marTop w:val="0"/>
          <w:marBottom w:val="0"/>
          <w:divBdr>
            <w:top w:val="none" w:sz="0" w:space="0" w:color="auto"/>
            <w:left w:val="none" w:sz="0" w:space="0" w:color="auto"/>
            <w:bottom w:val="none" w:sz="0" w:space="0" w:color="auto"/>
            <w:right w:val="none" w:sz="0" w:space="0" w:color="auto"/>
          </w:divBdr>
        </w:div>
        <w:div w:id="1090659266">
          <w:marLeft w:val="640"/>
          <w:marRight w:val="0"/>
          <w:marTop w:val="0"/>
          <w:marBottom w:val="0"/>
          <w:divBdr>
            <w:top w:val="none" w:sz="0" w:space="0" w:color="auto"/>
            <w:left w:val="none" w:sz="0" w:space="0" w:color="auto"/>
            <w:bottom w:val="none" w:sz="0" w:space="0" w:color="auto"/>
            <w:right w:val="none" w:sz="0" w:space="0" w:color="auto"/>
          </w:divBdr>
        </w:div>
        <w:div w:id="1094089641">
          <w:marLeft w:val="640"/>
          <w:marRight w:val="0"/>
          <w:marTop w:val="0"/>
          <w:marBottom w:val="0"/>
          <w:divBdr>
            <w:top w:val="none" w:sz="0" w:space="0" w:color="auto"/>
            <w:left w:val="none" w:sz="0" w:space="0" w:color="auto"/>
            <w:bottom w:val="none" w:sz="0" w:space="0" w:color="auto"/>
            <w:right w:val="none" w:sz="0" w:space="0" w:color="auto"/>
          </w:divBdr>
        </w:div>
        <w:div w:id="1134561758">
          <w:marLeft w:val="640"/>
          <w:marRight w:val="0"/>
          <w:marTop w:val="0"/>
          <w:marBottom w:val="0"/>
          <w:divBdr>
            <w:top w:val="none" w:sz="0" w:space="0" w:color="auto"/>
            <w:left w:val="none" w:sz="0" w:space="0" w:color="auto"/>
            <w:bottom w:val="none" w:sz="0" w:space="0" w:color="auto"/>
            <w:right w:val="none" w:sz="0" w:space="0" w:color="auto"/>
          </w:divBdr>
        </w:div>
        <w:div w:id="1143694352">
          <w:marLeft w:val="640"/>
          <w:marRight w:val="0"/>
          <w:marTop w:val="0"/>
          <w:marBottom w:val="0"/>
          <w:divBdr>
            <w:top w:val="none" w:sz="0" w:space="0" w:color="auto"/>
            <w:left w:val="none" w:sz="0" w:space="0" w:color="auto"/>
            <w:bottom w:val="none" w:sz="0" w:space="0" w:color="auto"/>
            <w:right w:val="none" w:sz="0" w:space="0" w:color="auto"/>
          </w:divBdr>
        </w:div>
        <w:div w:id="1147279834">
          <w:marLeft w:val="640"/>
          <w:marRight w:val="0"/>
          <w:marTop w:val="0"/>
          <w:marBottom w:val="0"/>
          <w:divBdr>
            <w:top w:val="none" w:sz="0" w:space="0" w:color="auto"/>
            <w:left w:val="none" w:sz="0" w:space="0" w:color="auto"/>
            <w:bottom w:val="none" w:sz="0" w:space="0" w:color="auto"/>
            <w:right w:val="none" w:sz="0" w:space="0" w:color="auto"/>
          </w:divBdr>
        </w:div>
        <w:div w:id="1158810273">
          <w:marLeft w:val="640"/>
          <w:marRight w:val="0"/>
          <w:marTop w:val="0"/>
          <w:marBottom w:val="0"/>
          <w:divBdr>
            <w:top w:val="none" w:sz="0" w:space="0" w:color="auto"/>
            <w:left w:val="none" w:sz="0" w:space="0" w:color="auto"/>
            <w:bottom w:val="none" w:sz="0" w:space="0" w:color="auto"/>
            <w:right w:val="none" w:sz="0" w:space="0" w:color="auto"/>
          </w:divBdr>
        </w:div>
        <w:div w:id="1161392364">
          <w:marLeft w:val="640"/>
          <w:marRight w:val="0"/>
          <w:marTop w:val="0"/>
          <w:marBottom w:val="0"/>
          <w:divBdr>
            <w:top w:val="none" w:sz="0" w:space="0" w:color="auto"/>
            <w:left w:val="none" w:sz="0" w:space="0" w:color="auto"/>
            <w:bottom w:val="none" w:sz="0" w:space="0" w:color="auto"/>
            <w:right w:val="none" w:sz="0" w:space="0" w:color="auto"/>
          </w:divBdr>
        </w:div>
        <w:div w:id="1179662366">
          <w:marLeft w:val="640"/>
          <w:marRight w:val="0"/>
          <w:marTop w:val="0"/>
          <w:marBottom w:val="0"/>
          <w:divBdr>
            <w:top w:val="none" w:sz="0" w:space="0" w:color="auto"/>
            <w:left w:val="none" w:sz="0" w:space="0" w:color="auto"/>
            <w:bottom w:val="none" w:sz="0" w:space="0" w:color="auto"/>
            <w:right w:val="none" w:sz="0" w:space="0" w:color="auto"/>
          </w:divBdr>
        </w:div>
        <w:div w:id="1214731886">
          <w:marLeft w:val="640"/>
          <w:marRight w:val="0"/>
          <w:marTop w:val="0"/>
          <w:marBottom w:val="0"/>
          <w:divBdr>
            <w:top w:val="none" w:sz="0" w:space="0" w:color="auto"/>
            <w:left w:val="none" w:sz="0" w:space="0" w:color="auto"/>
            <w:bottom w:val="none" w:sz="0" w:space="0" w:color="auto"/>
            <w:right w:val="none" w:sz="0" w:space="0" w:color="auto"/>
          </w:divBdr>
        </w:div>
        <w:div w:id="1217470349">
          <w:marLeft w:val="640"/>
          <w:marRight w:val="0"/>
          <w:marTop w:val="0"/>
          <w:marBottom w:val="0"/>
          <w:divBdr>
            <w:top w:val="none" w:sz="0" w:space="0" w:color="auto"/>
            <w:left w:val="none" w:sz="0" w:space="0" w:color="auto"/>
            <w:bottom w:val="none" w:sz="0" w:space="0" w:color="auto"/>
            <w:right w:val="none" w:sz="0" w:space="0" w:color="auto"/>
          </w:divBdr>
        </w:div>
        <w:div w:id="1226913884">
          <w:marLeft w:val="640"/>
          <w:marRight w:val="0"/>
          <w:marTop w:val="0"/>
          <w:marBottom w:val="0"/>
          <w:divBdr>
            <w:top w:val="none" w:sz="0" w:space="0" w:color="auto"/>
            <w:left w:val="none" w:sz="0" w:space="0" w:color="auto"/>
            <w:bottom w:val="none" w:sz="0" w:space="0" w:color="auto"/>
            <w:right w:val="none" w:sz="0" w:space="0" w:color="auto"/>
          </w:divBdr>
        </w:div>
        <w:div w:id="1237132224">
          <w:marLeft w:val="640"/>
          <w:marRight w:val="0"/>
          <w:marTop w:val="0"/>
          <w:marBottom w:val="0"/>
          <w:divBdr>
            <w:top w:val="none" w:sz="0" w:space="0" w:color="auto"/>
            <w:left w:val="none" w:sz="0" w:space="0" w:color="auto"/>
            <w:bottom w:val="none" w:sz="0" w:space="0" w:color="auto"/>
            <w:right w:val="none" w:sz="0" w:space="0" w:color="auto"/>
          </w:divBdr>
        </w:div>
        <w:div w:id="1246304985">
          <w:marLeft w:val="640"/>
          <w:marRight w:val="0"/>
          <w:marTop w:val="0"/>
          <w:marBottom w:val="0"/>
          <w:divBdr>
            <w:top w:val="none" w:sz="0" w:space="0" w:color="auto"/>
            <w:left w:val="none" w:sz="0" w:space="0" w:color="auto"/>
            <w:bottom w:val="none" w:sz="0" w:space="0" w:color="auto"/>
            <w:right w:val="none" w:sz="0" w:space="0" w:color="auto"/>
          </w:divBdr>
        </w:div>
        <w:div w:id="1251039532">
          <w:marLeft w:val="640"/>
          <w:marRight w:val="0"/>
          <w:marTop w:val="0"/>
          <w:marBottom w:val="0"/>
          <w:divBdr>
            <w:top w:val="none" w:sz="0" w:space="0" w:color="auto"/>
            <w:left w:val="none" w:sz="0" w:space="0" w:color="auto"/>
            <w:bottom w:val="none" w:sz="0" w:space="0" w:color="auto"/>
            <w:right w:val="none" w:sz="0" w:space="0" w:color="auto"/>
          </w:divBdr>
        </w:div>
        <w:div w:id="1270812869">
          <w:marLeft w:val="640"/>
          <w:marRight w:val="0"/>
          <w:marTop w:val="0"/>
          <w:marBottom w:val="0"/>
          <w:divBdr>
            <w:top w:val="none" w:sz="0" w:space="0" w:color="auto"/>
            <w:left w:val="none" w:sz="0" w:space="0" w:color="auto"/>
            <w:bottom w:val="none" w:sz="0" w:space="0" w:color="auto"/>
            <w:right w:val="none" w:sz="0" w:space="0" w:color="auto"/>
          </w:divBdr>
        </w:div>
        <w:div w:id="1273127417">
          <w:marLeft w:val="640"/>
          <w:marRight w:val="0"/>
          <w:marTop w:val="0"/>
          <w:marBottom w:val="0"/>
          <w:divBdr>
            <w:top w:val="none" w:sz="0" w:space="0" w:color="auto"/>
            <w:left w:val="none" w:sz="0" w:space="0" w:color="auto"/>
            <w:bottom w:val="none" w:sz="0" w:space="0" w:color="auto"/>
            <w:right w:val="none" w:sz="0" w:space="0" w:color="auto"/>
          </w:divBdr>
        </w:div>
        <w:div w:id="1301110764">
          <w:marLeft w:val="640"/>
          <w:marRight w:val="0"/>
          <w:marTop w:val="0"/>
          <w:marBottom w:val="0"/>
          <w:divBdr>
            <w:top w:val="none" w:sz="0" w:space="0" w:color="auto"/>
            <w:left w:val="none" w:sz="0" w:space="0" w:color="auto"/>
            <w:bottom w:val="none" w:sz="0" w:space="0" w:color="auto"/>
            <w:right w:val="none" w:sz="0" w:space="0" w:color="auto"/>
          </w:divBdr>
        </w:div>
        <w:div w:id="1316909750">
          <w:marLeft w:val="640"/>
          <w:marRight w:val="0"/>
          <w:marTop w:val="0"/>
          <w:marBottom w:val="0"/>
          <w:divBdr>
            <w:top w:val="none" w:sz="0" w:space="0" w:color="auto"/>
            <w:left w:val="none" w:sz="0" w:space="0" w:color="auto"/>
            <w:bottom w:val="none" w:sz="0" w:space="0" w:color="auto"/>
            <w:right w:val="none" w:sz="0" w:space="0" w:color="auto"/>
          </w:divBdr>
        </w:div>
        <w:div w:id="1323316795">
          <w:marLeft w:val="640"/>
          <w:marRight w:val="0"/>
          <w:marTop w:val="0"/>
          <w:marBottom w:val="0"/>
          <w:divBdr>
            <w:top w:val="none" w:sz="0" w:space="0" w:color="auto"/>
            <w:left w:val="none" w:sz="0" w:space="0" w:color="auto"/>
            <w:bottom w:val="none" w:sz="0" w:space="0" w:color="auto"/>
            <w:right w:val="none" w:sz="0" w:space="0" w:color="auto"/>
          </w:divBdr>
        </w:div>
        <w:div w:id="1434128731">
          <w:marLeft w:val="640"/>
          <w:marRight w:val="0"/>
          <w:marTop w:val="0"/>
          <w:marBottom w:val="0"/>
          <w:divBdr>
            <w:top w:val="none" w:sz="0" w:space="0" w:color="auto"/>
            <w:left w:val="none" w:sz="0" w:space="0" w:color="auto"/>
            <w:bottom w:val="none" w:sz="0" w:space="0" w:color="auto"/>
            <w:right w:val="none" w:sz="0" w:space="0" w:color="auto"/>
          </w:divBdr>
        </w:div>
        <w:div w:id="1446197367">
          <w:marLeft w:val="640"/>
          <w:marRight w:val="0"/>
          <w:marTop w:val="0"/>
          <w:marBottom w:val="0"/>
          <w:divBdr>
            <w:top w:val="none" w:sz="0" w:space="0" w:color="auto"/>
            <w:left w:val="none" w:sz="0" w:space="0" w:color="auto"/>
            <w:bottom w:val="none" w:sz="0" w:space="0" w:color="auto"/>
            <w:right w:val="none" w:sz="0" w:space="0" w:color="auto"/>
          </w:divBdr>
        </w:div>
        <w:div w:id="1454324156">
          <w:marLeft w:val="640"/>
          <w:marRight w:val="0"/>
          <w:marTop w:val="0"/>
          <w:marBottom w:val="0"/>
          <w:divBdr>
            <w:top w:val="none" w:sz="0" w:space="0" w:color="auto"/>
            <w:left w:val="none" w:sz="0" w:space="0" w:color="auto"/>
            <w:bottom w:val="none" w:sz="0" w:space="0" w:color="auto"/>
            <w:right w:val="none" w:sz="0" w:space="0" w:color="auto"/>
          </w:divBdr>
        </w:div>
        <w:div w:id="1455979813">
          <w:marLeft w:val="640"/>
          <w:marRight w:val="0"/>
          <w:marTop w:val="0"/>
          <w:marBottom w:val="0"/>
          <w:divBdr>
            <w:top w:val="none" w:sz="0" w:space="0" w:color="auto"/>
            <w:left w:val="none" w:sz="0" w:space="0" w:color="auto"/>
            <w:bottom w:val="none" w:sz="0" w:space="0" w:color="auto"/>
            <w:right w:val="none" w:sz="0" w:space="0" w:color="auto"/>
          </w:divBdr>
        </w:div>
        <w:div w:id="1506819461">
          <w:marLeft w:val="640"/>
          <w:marRight w:val="0"/>
          <w:marTop w:val="0"/>
          <w:marBottom w:val="0"/>
          <w:divBdr>
            <w:top w:val="none" w:sz="0" w:space="0" w:color="auto"/>
            <w:left w:val="none" w:sz="0" w:space="0" w:color="auto"/>
            <w:bottom w:val="none" w:sz="0" w:space="0" w:color="auto"/>
            <w:right w:val="none" w:sz="0" w:space="0" w:color="auto"/>
          </w:divBdr>
        </w:div>
        <w:div w:id="1507788999">
          <w:marLeft w:val="640"/>
          <w:marRight w:val="0"/>
          <w:marTop w:val="0"/>
          <w:marBottom w:val="0"/>
          <w:divBdr>
            <w:top w:val="none" w:sz="0" w:space="0" w:color="auto"/>
            <w:left w:val="none" w:sz="0" w:space="0" w:color="auto"/>
            <w:bottom w:val="none" w:sz="0" w:space="0" w:color="auto"/>
            <w:right w:val="none" w:sz="0" w:space="0" w:color="auto"/>
          </w:divBdr>
        </w:div>
        <w:div w:id="1559512030">
          <w:marLeft w:val="640"/>
          <w:marRight w:val="0"/>
          <w:marTop w:val="0"/>
          <w:marBottom w:val="0"/>
          <w:divBdr>
            <w:top w:val="none" w:sz="0" w:space="0" w:color="auto"/>
            <w:left w:val="none" w:sz="0" w:space="0" w:color="auto"/>
            <w:bottom w:val="none" w:sz="0" w:space="0" w:color="auto"/>
            <w:right w:val="none" w:sz="0" w:space="0" w:color="auto"/>
          </w:divBdr>
        </w:div>
        <w:div w:id="1587884064">
          <w:marLeft w:val="640"/>
          <w:marRight w:val="0"/>
          <w:marTop w:val="0"/>
          <w:marBottom w:val="0"/>
          <w:divBdr>
            <w:top w:val="none" w:sz="0" w:space="0" w:color="auto"/>
            <w:left w:val="none" w:sz="0" w:space="0" w:color="auto"/>
            <w:bottom w:val="none" w:sz="0" w:space="0" w:color="auto"/>
            <w:right w:val="none" w:sz="0" w:space="0" w:color="auto"/>
          </w:divBdr>
        </w:div>
        <w:div w:id="1593050305">
          <w:marLeft w:val="640"/>
          <w:marRight w:val="0"/>
          <w:marTop w:val="0"/>
          <w:marBottom w:val="0"/>
          <w:divBdr>
            <w:top w:val="none" w:sz="0" w:space="0" w:color="auto"/>
            <w:left w:val="none" w:sz="0" w:space="0" w:color="auto"/>
            <w:bottom w:val="none" w:sz="0" w:space="0" w:color="auto"/>
            <w:right w:val="none" w:sz="0" w:space="0" w:color="auto"/>
          </w:divBdr>
        </w:div>
        <w:div w:id="1604191473">
          <w:marLeft w:val="640"/>
          <w:marRight w:val="0"/>
          <w:marTop w:val="0"/>
          <w:marBottom w:val="0"/>
          <w:divBdr>
            <w:top w:val="none" w:sz="0" w:space="0" w:color="auto"/>
            <w:left w:val="none" w:sz="0" w:space="0" w:color="auto"/>
            <w:bottom w:val="none" w:sz="0" w:space="0" w:color="auto"/>
            <w:right w:val="none" w:sz="0" w:space="0" w:color="auto"/>
          </w:divBdr>
        </w:div>
        <w:div w:id="1622224038">
          <w:marLeft w:val="640"/>
          <w:marRight w:val="0"/>
          <w:marTop w:val="0"/>
          <w:marBottom w:val="0"/>
          <w:divBdr>
            <w:top w:val="none" w:sz="0" w:space="0" w:color="auto"/>
            <w:left w:val="none" w:sz="0" w:space="0" w:color="auto"/>
            <w:bottom w:val="none" w:sz="0" w:space="0" w:color="auto"/>
            <w:right w:val="none" w:sz="0" w:space="0" w:color="auto"/>
          </w:divBdr>
        </w:div>
        <w:div w:id="1623030434">
          <w:marLeft w:val="640"/>
          <w:marRight w:val="0"/>
          <w:marTop w:val="0"/>
          <w:marBottom w:val="0"/>
          <w:divBdr>
            <w:top w:val="none" w:sz="0" w:space="0" w:color="auto"/>
            <w:left w:val="none" w:sz="0" w:space="0" w:color="auto"/>
            <w:bottom w:val="none" w:sz="0" w:space="0" w:color="auto"/>
            <w:right w:val="none" w:sz="0" w:space="0" w:color="auto"/>
          </w:divBdr>
        </w:div>
        <w:div w:id="1669361465">
          <w:marLeft w:val="640"/>
          <w:marRight w:val="0"/>
          <w:marTop w:val="0"/>
          <w:marBottom w:val="0"/>
          <w:divBdr>
            <w:top w:val="none" w:sz="0" w:space="0" w:color="auto"/>
            <w:left w:val="none" w:sz="0" w:space="0" w:color="auto"/>
            <w:bottom w:val="none" w:sz="0" w:space="0" w:color="auto"/>
            <w:right w:val="none" w:sz="0" w:space="0" w:color="auto"/>
          </w:divBdr>
        </w:div>
        <w:div w:id="1669361512">
          <w:marLeft w:val="640"/>
          <w:marRight w:val="0"/>
          <w:marTop w:val="0"/>
          <w:marBottom w:val="0"/>
          <w:divBdr>
            <w:top w:val="none" w:sz="0" w:space="0" w:color="auto"/>
            <w:left w:val="none" w:sz="0" w:space="0" w:color="auto"/>
            <w:bottom w:val="none" w:sz="0" w:space="0" w:color="auto"/>
            <w:right w:val="none" w:sz="0" w:space="0" w:color="auto"/>
          </w:divBdr>
        </w:div>
        <w:div w:id="1678577374">
          <w:marLeft w:val="640"/>
          <w:marRight w:val="0"/>
          <w:marTop w:val="0"/>
          <w:marBottom w:val="0"/>
          <w:divBdr>
            <w:top w:val="none" w:sz="0" w:space="0" w:color="auto"/>
            <w:left w:val="none" w:sz="0" w:space="0" w:color="auto"/>
            <w:bottom w:val="none" w:sz="0" w:space="0" w:color="auto"/>
            <w:right w:val="none" w:sz="0" w:space="0" w:color="auto"/>
          </w:divBdr>
        </w:div>
        <w:div w:id="1683320113">
          <w:marLeft w:val="640"/>
          <w:marRight w:val="0"/>
          <w:marTop w:val="0"/>
          <w:marBottom w:val="0"/>
          <w:divBdr>
            <w:top w:val="none" w:sz="0" w:space="0" w:color="auto"/>
            <w:left w:val="none" w:sz="0" w:space="0" w:color="auto"/>
            <w:bottom w:val="none" w:sz="0" w:space="0" w:color="auto"/>
            <w:right w:val="none" w:sz="0" w:space="0" w:color="auto"/>
          </w:divBdr>
        </w:div>
        <w:div w:id="1699232941">
          <w:marLeft w:val="640"/>
          <w:marRight w:val="0"/>
          <w:marTop w:val="0"/>
          <w:marBottom w:val="0"/>
          <w:divBdr>
            <w:top w:val="none" w:sz="0" w:space="0" w:color="auto"/>
            <w:left w:val="none" w:sz="0" w:space="0" w:color="auto"/>
            <w:bottom w:val="none" w:sz="0" w:space="0" w:color="auto"/>
            <w:right w:val="none" w:sz="0" w:space="0" w:color="auto"/>
          </w:divBdr>
        </w:div>
        <w:div w:id="1757046348">
          <w:marLeft w:val="640"/>
          <w:marRight w:val="0"/>
          <w:marTop w:val="0"/>
          <w:marBottom w:val="0"/>
          <w:divBdr>
            <w:top w:val="none" w:sz="0" w:space="0" w:color="auto"/>
            <w:left w:val="none" w:sz="0" w:space="0" w:color="auto"/>
            <w:bottom w:val="none" w:sz="0" w:space="0" w:color="auto"/>
            <w:right w:val="none" w:sz="0" w:space="0" w:color="auto"/>
          </w:divBdr>
        </w:div>
        <w:div w:id="1786925915">
          <w:marLeft w:val="640"/>
          <w:marRight w:val="0"/>
          <w:marTop w:val="0"/>
          <w:marBottom w:val="0"/>
          <w:divBdr>
            <w:top w:val="none" w:sz="0" w:space="0" w:color="auto"/>
            <w:left w:val="none" w:sz="0" w:space="0" w:color="auto"/>
            <w:bottom w:val="none" w:sz="0" w:space="0" w:color="auto"/>
            <w:right w:val="none" w:sz="0" w:space="0" w:color="auto"/>
          </w:divBdr>
        </w:div>
        <w:div w:id="1787583059">
          <w:marLeft w:val="640"/>
          <w:marRight w:val="0"/>
          <w:marTop w:val="0"/>
          <w:marBottom w:val="0"/>
          <w:divBdr>
            <w:top w:val="none" w:sz="0" w:space="0" w:color="auto"/>
            <w:left w:val="none" w:sz="0" w:space="0" w:color="auto"/>
            <w:bottom w:val="none" w:sz="0" w:space="0" w:color="auto"/>
            <w:right w:val="none" w:sz="0" w:space="0" w:color="auto"/>
          </w:divBdr>
        </w:div>
        <w:div w:id="1831948349">
          <w:marLeft w:val="640"/>
          <w:marRight w:val="0"/>
          <w:marTop w:val="0"/>
          <w:marBottom w:val="0"/>
          <w:divBdr>
            <w:top w:val="none" w:sz="0" w:space="0" w:color="auto"/>
            <w:left w:val="none" w:sz="0" w:space="0" w:color="auto"/>
            <w:bottom w:val="none" w:sz="0" w:space="0" w:color="auto"/>
            <w:right w:val="none" w:sz="0" w:space="0" w:color="auto"/>
          </w:divBdr>
        </w:div>
        <w:div w:id="1837456551">
          <w:marLeft w:val="640"/>
          <w:marRight w:val="0"/>
          <w:marTop w:val="0"/>
          <w:marBottom w:val="0"/>
          <w:divBdr>
            <w:top w:val="none" w:sz="0" w:space="0" w:color="auto"/>
            <w:left w:val="none" w:sz="0" w:space="0" w:color="auto"/>
            <w:bottom w:val="none" w:sz="0" w:space="0" w:color="auto"/>
            <w:right w:val="none" w:sz="0" w:space="0" w:color="auto"/>
          </w:divBdr>
        </w:div>
        <w:div w:id="1902599430">
          <w:marLeft w:val="640"/>
          <w:marRight w:val="0"/>
          <w:marTop w:val="0"/>
          <w:marBottom w:val="0"/>
          <w:divBdr>
            <w:top w:val="none" w:sz="0" w:space="0" w:color="auto"/>
            <w:left w:val="none" w:sz="0" w:space="0" w:color="auto"/>
            <w:bottom w:val="none" w:sz="0" w:space="0" w:color="auto"/>
            <w:right w:val="none" w:sz="0" w:space="0" w:color="auto"/>
          </w:divBdr>
        </w:div>
        <w:div w:id="1909921272">
          <w:marLeft w:val="640"/>
          <w:marRight w:val="0"/>
          <w:marTop w:val="0"/>
          <w:marBottom w:val="0"/>
          <w:divBdr>
            <w:top w:val="none" w:sz="0" w:space="0" w:color="auto"/>
            <w:left w:val="none" w:sz="0" w:space="0" w:color="auto"/>
            <w:bottom w:val="none" w:sz="0" w:space="0" w:color="auto"/>
            <w:right w:val="none" w:sz="0" w:space="0" w:color="auto"/>
          </w:divBdr>
        </w:div>
        <w:div w:id="1942251629">
          <w:marLeft w:val="640"/>
          <w:marRight w:val="0"/>
          <w:marTop w:val="0"/>
          <w:marBottom w:val="0"/>
          <w:divBdr>
            <w:top w:val="none" w:sz="0" w:space="0" w:color="auto"/>
            <w:left w:val="none" w:sz="0" w:space="0" w:color="auto"/>
            <w:bottom w:val="none" w:sz="0" w:space="0" w:color="auto"/>
            <w:right w:val="none" w:sz="0" w:space="0" w:color="auto"/>
          </w:divBdr>
        </w:div>
        <w:div w:id="1949043419">
          <w:marLeft w:val="640"/>
          <w:marRight w:val="0"/>
          <w:marTop w:val="0"/>
          <w:marBottom w:val="0"/>
          <w:divBdr>
            <w:top w:val="none" w:sz="0" w:space="0" w:color="auto"/>
            <w:left w:val="none" w:sz="0" w:space="0" w:color="auto"/>
            <w:bottom w:val="none" w:sz="0" w:space="0" w:color="auto"/>
            <w:right w:val="none" w:sz="0" w:space="0" w:color="auto"/>
          </w:divBdr>
        </w:div>
        <w:div w:id="1958634012">
          <w:marLeft w:val="640"/>
          <w:marRight w:val="0"/>
          <w:marTop w:val="0"/>
          <w:marBottom w:val="0"/>
          <w:divBdr>
            <w:top w:val="none" w:sz="0" w:space="0" w:color="auto"/>
            <w:left w:val="none" w:sz="0" w:space="0" w:color="auto"/>
            <w:bottom w:val="none" w:sz="0" w:space="0" w:color="auto"/>
            <w:right w:val="none" w:sz="0" w:space="0" w:color="auto"/>
          </w:divBdr>
        </w:div>
        <w:div w:id="1977449824">
          <w:marLeft w:val="640"/>
          <w:marRight w:val="0"/>
          <w:marTop w:val="0"/>
          <w:marBottom w:val="0"/>
          <w:divBdr>
            <w:top w:val="none" w:sz="0" w:space="0" w:color="auto"/>
            <w:left w:val="none" w:sz="0" w:space="0" w:color="auto"/>
            <w:bottom w:val="none" w:sz="0" w:space="0" w:color="auto"/>
            <w:right w:val="none" w:sz="0" w:space="0" w:color="auto"/>
          </w:divBdr>
        </w:div>
        <w:div w:id="2005156728">
          <w:marLeft w:val="640"/>
          <w:marRight w:val="0"/>
          <w:marTop w:val="0"/>
          <w:marBottom w:val="0"/>
          <w:divBdr>
            <w:top w:val="none" w:sz="0" w:space="0" w:color="auto"/>
            <w:left w:val="none" w:sz="0" w:space="0" w:color="auto"/>
            <w:bottom w:val="none" w:sz="0" w:space="0" w:color="auto"/>
            <w:right w:val="none" w:sz="0" w:space="0" w:color="auto"/>
          </w:divBdr>
        </w:div>
        <w:div w:id="2020161043">
          <w:marLeft w:val="640"/>
          <w:marRight w:val="0"/>
          <w:marTop w:val="0"/>
          <w:marBottom w:val="0"/>
          <w:divBdr>
            <w:top w:val="none" w:sz="0" w:space="0" w:color="auto"/>
            <w:left w:val="none" w:sz="0" w:space="0" w:color="auto"/>
            <w:bottom w:val="none" w:sz="0" w:space="0" w:color="auto"/>
            <w:right w:val="none" w:sz="0" w:space="0" w:color="auto"/>
          </w:divBdr>
        </w:div>
        <w:div w:id="2081831587">
          <w:marLeft w:val="640"/>
          <w:marRight w:val="0"/>
          <w:marTop w:val="0"/>
          <w:marBottom w:val="0"/>
          <w:divBdr>
            <w:top w:val="none" w:sz="0" w:space="0" w:color="auto"/>
            <w:left w:val="none" w:sz="0" w:space="0" w:color="auto"/>
            <w:bottom w:val="none" w:sz="0" w:space="0" w:color="auto"/>
            <w:right w:val="none" w:sz="0" w:space="0" w:color="auto"/>
          </w:divBdr>
        </w:div>
        <w:div w:id="2105875016">
          <w:marLeft w:val="640"/>
          <w:marRight w:val="0"/>
          <w:marTop w:val="0"/>
          <w:marBottom w:val="0"/>
          <w:divBdr>
            <w:top w:val="none" w:sz="0" w:space="0" w:color="auto"/>
            <w:left w:val="none" w:sz="0" w:space="0" w:color="auto"/>
            <w:bottom w:val="none" w:sz="0" w:space="0" w:color="auto"/>
            <w:right w:val="none" w:sz="0" w:space="0" w:color="auto"/>
          </w:divBdr>
        </w:div>
        <w:div w:id="2142307152">
          <w:marLeft w:val="640"/>
          <w:marRight w:val="0"/>
          <w:marTop w:val="0"/>
          <w:marBottom w:val="0"/>
          <w:divBdr>
            <w:top w:val="none" w:sz="0" w:space="0" w:color="auto"/>
            <w:left w:val="none" w:sz="0" w:space="0" w:color="auto"/>
            <w:bottom w:val="none" w:sz="0" w:space="0" w:color="auto"/>
            <w:right w:val="none" w:sz="0" w:space="0" w:color="auto"/>
          </w:divBdr>
        </w:div>
        <w:div w:id="2143694630">
          <w:marLeft w:val="640"/>
          <w:marRight w:val="0"/>
          <w:marTop w:val="0"/>
          <w:marBottom w:val="0"/>
          <w:divBdr>
            <w:top w:val="none" w:sz="0" w:space="0" w:color="auto"/>
            <w:left w:val="none" w:sz="0" w:space="0" w:color="auto"/>
            <w:bottom w:val="none" w:sz="0" w:space="0" w:color="auto"/>
            <w:right w:val="none" w:sz="0" w:space="0" w:color="auto"/>
          </w:divBdr>
        </w:div>
      </w:divsChild>
    </w:div>
    <w:div w:id="426196673">
      <w:bodyDiv w:val="1"/>
      <w:marLeft w:val="0"/>
      <w:marRight w:val="0"/>
      <w:marTop w:val="0"/>
      <w:marBottom w:val="0"/>
      <w:divBdr>
        <w:top w:val="none" w:sz="0" w:space="0" w:color="auto"/>
        <w:left w:val="none" w:sz="0" w:space="0" w:color="auto"/>
        <w:bottom w:val="none" w:sz="0" w:space="0" w:color="auto"/>
        <w:right w:val="none" w:sz="0" w:space="0" w:color="auto"/>
      </w:divBdr>
      <w:divsChild>
        <w:div w:id="5984047">
          <w:marLeft w:val="640"/>
          <w:marRight w:val="0"/>
          <w:marTop w:val="0"/>
          <w:marBottom w:val="0"/>
          <w:divBdr>
            <w:top w:val="none" w:sz="0" w:space="0" w:color="auto"/>
            <w:left w:val="none" w:sz="0" w:space="0" w:color="auto"/>
            <w:bottom w:val="none" w:sz="0" w:space="0" w:color="auto"/>
            <w:right w:val="none" w:sz="0" w:space="0" w:color="auto"/>
          </w:divBdr>
        </w:div>
        <w:div w:id="19792451">
          <w:marLeft w:val="640"/>
          <w:marRight w:val="0"/>
          <w:marTop w:val="0"/>
          <w:marBottom w:val="0"/>
          <w:divBdr>
            <w:top w:val="none" w:sz="0" w:space="0" w:color="auto"/>
            <w:left w:val="none" w:sz="0" w:space="0" w:color="auto"/>
            <w:bottom w:val="none" w:sz="0" w:space="0" w:color="auto"/>
            <w:right w:val="none" w:sz="0" w:space="0" w:color="auto"/>
          </w:divBdr>
        </w:div>
        <w:div w:id="51394769">
          <w:marLeft w:val="640"/>
          <w:marRight w:val="0"/>
          <w:marTop w:val="0"/>
          <w:marBottom w:val="0"/>
          <w:divBdr>
            <w:top w:val="none" w:sz="0" w:space="0" w:color="auto"/>
            <w:left w:val="none" w:sz="0" w:space="0" w:color="auto"/>
            <w:bottom w:val="none" w:sz="0" w:space="0" w:color="auto"/>
            <w:right w:val="none" w:sz="0" w:space="0" w:color="auto"/>
          </w:divBdr>
        </w:div>
        <w:div w:id="53896558">
          <w:marLeft w:val="640"/>
          <w:marRight w:val="0"/>
          <w:marTop w:val="0"/>
          <w:marBottom w:val="0"/>
          <w:divBdr>
            <w:top w:val="none" w:sz="0" w:space="0" w:color="auto"/>
            <w:left w:val="none" w:sz="0" w:space="0" w:color="auto"/>
            <w:bottom w:val="none" w:sz="0" w:space="0" w:color="auto"/>
            <w:right w:val="none" w:sz="0" w:space="0" w:color="auto"/>
          </w:divBdr>
        </w:div>
        <w:div w:id="74864863">
          <w:marLeft w:val="640"/>
          <w:marRight w:val="0"/>
          <w:marTop w:val="0"/>
          <w:marBottom w:val="0"/>
          <w:divBdr>
            <w:top w:val="none" w:sz="0" w:space="0" w:color="auto"/>
            <w:left w:val="none" w:sz="0" w:space="0" w:color="auto"/>
            <w:bottom w:val="none" w:sz="0" w:space="0" w:color="auto"/>
            <w:right w:val="none" w:sz="0" w:space="0" w:color="auto"/>
          </w:divBdr>
        </w:div>
        <w:div w:id="98838569">
          <w:marLeft w:val="640"/>
          <w:marRight w:val="0"/>
          <w:marTop w:val="0"/>
          <w:marBottom w:val="0"/>
          <w:divBdr>
            <w:top w:val="none" w:sz="0" w:space="0" w:color="auto"/>
            <w:left w:val="none" w:sz="0" w:space="0" w:color="auto"/>
            <w:bottom w:val="none" w:sz="0" w:space="0" w:color="auto"/>
            <w:right w:val="none" w:sz="0" w:space="0" w:color="auto"/>
          </w:divBdr>
        </w:div>
        <w:div w:id="170144375">
          <w:marLeft w:val="640"/>
          <w:marRight w:val="0"/>
          <w:marTop w:val="0"/>
          <w:marBottom w:val="0"/>
          <w:divBdr>
            <w:top w:val="none" w:sz="0" w:space="0" w:color="auto"/>
            <w:left w:val="none" w:sz="0" w:space="0" w:color="auto"/>
            <w:bottom w:val="none" w:sz="0" w:space="0" w:color="auto"/>
            <w:right w:val="none" w:sz="0" w:space="0" w:color="auto"/>
          </w:divBdr>
        </w:div>
        <w:div w:id="170535005">
          <w:marLeft w:val="640"/>
          <w:marRight w:val="0"/>
          <w:marTop w:val="0"/>
          <w:marBottom w:val="0"/>
          <w:divBdr>
            <w:top w:val="none" w:sz="0" w:space="0" w:color="auto"/>
            <w:left w:val="none" w:sz="0" w:space="0" w:color="auto"/>
            <w:bottom w:val="none" w:sz="0" w:space="0" w:color="auto"/>
            <w:right w:val="none" w:sz="0" w:space="0" w:color="auto"/>
          </w:divBdr>
        </w:div>
        <w:div w:id="187375980">
          <w:marLeft w:val="640"/>
          <w:marRight w:val="0"/>
          <w:marTop w:val="0"/>
          <w:marBottom w:val="0"/>
          <w:divBdr>
            <w:top w:val="none" w:sz="0" w:space="0" w:color="auto"/>
            <w:left w:val="none" w:sz="0" w:space="0" w:color="auto"/>
            <w:bottom w:val="none" w:sz="0" w:space="0" w:color="auto"/>
            <w:right w:val="none" w:sz="0" w:space="0" w:color="auto"/>
          </w:divBdr>
        </w:div>
        <w:div w:id="187916951">
          <w:marLeft w:val="640"/>
          <w:marRight w:val="0"/>
          <w:marTop w:val="0"/>
          <w:marBottom w:val="0"/>
          <w:divBdr>
            <w:top w:val="none" w:sz="0" w:space="0" w:color="auto"/>
            <w:left w:val="none" w:sz="0" w:space="0" w:color="auto"/>
            <w:bottom w:val="none" w:sz="0" w:space="0" w:color="auto"/>
            <w:right w:val="none" w:sz="0" w:space="0" w:color="auto"/>
          </w:divBdr>
        </w:div>
        <w:div w:id="191725480">
          <w:marLeft w:val="640"/>
          <w:marRight w:val="0"/>
          <w:marTop w:val="0"/>
          <w:marBottom w:val="0"/>
          <w:divBdr>
            <w:top w:val="none" w:sz="0" w:space="0" w:color="auto"/>
            <w:left w:val="none" w:sz="0" w:space="0" w:color="auto"/>
            <w:bottom w:val="none" w:sz="0" w:space="0" w:color="auto"/>
            <w:right w:val="none" w:sz="0" w:space="0" w:color="auto"/>
          </w:divBdr>
        </w:div>
        <w:div w:id="211383683">
          <w:marLeft w:val="640"/>
          <w:marRight w:val="0"/>
          <w:marTop w:val="0"/>
          <w:marBottom w:val="0"/>
          <w:divBdr>
            <w:top w:val="none" w:sz="0" w:space="0" w:color="auto"/>
            <w:left w:val="none" w:sz="0" w:space="0" w:color="auto"/>
            <w:bottom w:val="none" w:sz="0" w:space="0" w:color="auto"/>
            <w:right w:val="none" w:sz="0" w:space="0" w:color="auto"/>
          </w:divBdr>
        </w:div>
        <w:div w:id="225724152">
          <w:marLeft w:val="640"/>
          <w:marRight w:val="0"/>
          <w:marTop w:val="0"/>
          <w:marBottom w:val="0"/>
          <w:divBdr>
            <w:top w:val="none" w:sz="0" w:space="0" w:color="auto"/>
            <w:left w:val="none" w:sz="0" w:space="0" w:color="auto"/>
            <w:bottom w:val="none" w:sz="0" w:space="0" w:color="auto"/>
            <w:right w:val="none" w:sz="0" w:space="0" w:color="auto"/>
          </w:divBdr>
        </w:div>
        <w:div w:id="247353817">
          <w:marLeft w:val="640"/>
          <w:marRight w:val="0"/>
          <w:marTop w:val="0"/>
          <w:marBottom w:val="0"/>
          <w:divBdr>
            <w:top w:val="none" w:sz="0" w:space="0" w:color="auto"/>
            <w:left w:val="none" w:sz="0" w:space="0" w:color="auto"/>
            <w:bottom w:val="none" w:sz="0" w:space="0" w:color="auto"/>
            <w:right w:val="none" w:sz="0" w:space="0" w:color="auto"/>
          </w:divBdr>
        </w:div>
        <w:div w:id="259875046">
          <w:marLeft w:val="640"/>
          <w:marRight w:val="0"/>
          <w:marTop w:val="0"/>
          <w:marBottom w:val="0"/>
          <w:divBdr>
            <w:top w:val="none" w:sz="0" w:space="0" w:color="auto"/>
            <w:left w:val="none" w:sz="0" w:space="0" w:color="auto"/>
            <w:bottom w:val="none" w:sz="0" w:space="0" w:color="auto"/>
            <w:right w:val="none" w:sz="0" w:space="0" w:color="auto"/>
          </w:divBdr>
        </w:div>
        <w:div w:id="272054546">
          <w:marLeft w:val="640"/>
          <w:marRight w:val="0"/>
          <w:marTop w:val="0"/>
          <w:marBottom w:val="0"/>
          <w:divBdr>
            <w:top w:val="none" w:sz="0" w:space="0" w:color="auto"/>
            <w:left w:val="none" w:sz="0" w:space="0" w:color="auto"/>
            <w:bottom w:val="none" w:sz="0" w:space="0" w:color="auto"/>
            <w:right w:val="none" w:sz="0" w:space="0" w:color="auto"/>
          </w:divBdr>
        </w:div>
        <w:div w:id="272325755">
          <w:marLeft w:val="640"/>
          <w:marRight w:val="0"/>
          <w:marTop w:val="0"/>
          <w:marBottom w:val="0"/>
          <w:divBdr>
            <w:top w:val="none" w:sz="0" w:space="0" w:color="auto"/>
            <w:left w:val="none" w:sz="0" w:space="0" w:color="auto"/>
            <w:bottom w:val="none" w:sz="0" w:space="0" w:color="auto"/>
            <w:right w:val="none" w:sz="0" w:space="0" w:color="auto"/>
          </w:divBdr>
        </w:div>
        <w:div w:id="276066657">
          <w:marLeft w:val="640"/>
          <w:marRight w:val="0"/>
          <w:marTop w:val="0"/>
          <w:marBottom w:val="0"/>
          <w:divBdr>
            <w:top w:val="none" w:sz="0" w:space="0" w:color="auto"/>
            <w:left w:val="none" w:sz="0" w:space="0" w:color="auto"/>
            <w:bottom w:val="none" w:sz="0" w:space="0" w:color="auto"/>
            <w:right w:val="none" w:sz="0" w:space="0" w:color="auto"/>
          </w:divBdr>
        </w:div>
        <w:div w:id="287248164">
          <w:marLeft w:val="640"/>
          <w:marRight w:val="0"/>
          <w:marTop w:val="0"/>
          <w:marBottom w:val="0"/>
          <w:divBdr>
            <w:top w:val="none" w:sz="0" w:space="0" w:color="auto"/>
            <w:left w:val="none" w:sz="0" w:space="0" w:color="auto"/>
            <w:bottom w:val="none" w:sz="0" w:space="0" w:color="auto"/>
            <w:right w:val="none" w:sz="0" w:space="0" w:color="auto"/>
          </w:divBdr>
        </w:div>
        <w:div w:id="314845996">
          <w:marLeft w:val="640"/>
          <w:marRight w:val="0"/>
          <w:marTop w:val="0"/>
          <w:marBottom w:val="0"/>
          <w:divBdr>
            <w:top w:val="none" w:sz="0" w:space="0" w:color="auto"/>
            <w:left w:val="none" w:sz="0" w:space="0" w:color="auto"/>
            <w:bottom w:val="none" w:sz="0" w:space="0" w:color="auto"/>
            <w:right w:val="none" w:sz="0" w:space="0" w:color="auto"/>
          </w:divBdr>
        </w:div>
        <w:div w:id="376587171">
          <w:marLeft w:val="640"/>
          <w:marRight w:val="0"/>
          <w:marTop w:val="0"/>
          <w:marBottom w:val="0"/>
          <w:divBdr>
            <w:top w:val="none" w:sz="0" w:space="0" w:color="auto"/>
            <w:left w:val="none" w:sz="0" w:space="0" w:color="auto"/>
            <w:bottom w:val="none" w:sz="0" w:space="0" w:color="auto"/>
            <w:right w:val="none" w:sz="0" w:space="0" w:color="auto"/>
          </w:divBdr>
        </w:div>
        <w:div w:id="378436479">
          <w:marLeft w:val="640"/>
          <w:marRight w:val="0"/>
          <w:marTop w:val="0"/>
          <w:marBottom w:val="0"/>
          <w:divBdr>
            <w:top w:val="none" w:sz="0" w:space="0" w:color="auto"/>
            <w:left w:val="none" w:sz="0" w:space="0" w:color="auto"/>
            <w:bottom w:val="none" w:sz="0" w:space="0" w:color="auto"/>
            <w:right w:val="none" w:sz="0" w:space="0" w:color="auto"/>
          </w:divBdr>
        </w:div>
        <w:div w:id="378939429">
          <w:marLeft w:val="640"/>
          <w:marRight w:val="0"/>
          <w:marTop w:val="0"/>
          <w:marBottom w:val="0"/>
          <w:divBdr>
            <w:top w:val="none" w:sz="0" w:space="0" w:color="auto"/>
            <w:left w:val="none" w:sz="0" w:space="0" w:color="auto"/>
            <w:bottom w:val="none" w:sz="0" w:space="0" w:color="auto"/>
            <w:right w:val="none" w:sz="0" w:space="0" w:color="auto"/>
          </w:divBdr>
        </w:div>
        <w:div w:id="379938836">
          <w:marLeft w:val="640"/>
          <w:marRight w:val="0"/>
          <w:marTop w:val="0"/>
          <w:marBottom w:val="0"/>
          <w:divBdr>
            <w:top w:val="none" w:sz="0" w:space="0" w:color="auto"/>
            <w:left w:val="none" w:sz="0" w:space="0" w:color="auto"/>
            <w:bottom w:val="none" w:sz="0" w:space="0" w:color="auto"/>
            <w:right w:val="none" w:sz="0" w:space="0" w:color="auto"/>
          </w:divBdr>
        </w:div>
        <w:div w:id="457991636">
          <w:marLeft w:val="640"/>
          <w:marRight w:val="0"/>
          <w:marTop w:val="0"/>
          <w:marBottom w:val="0"/>
          <w:divBdr>
            <w:top w:val="none" w:sz="0" w:space="0" w:color="auto"/>
            <w:left w:val="none" w:sz="0" w:space="0" w:color="auto"/>
            <w:bottom w:val="none" w:sz="0" w:space="0" w:color="auto"/>
            <w:right w:val="none" w:sz="0" w:space="0" w:color="auto"/>
          </w:divBdr>
        </w:div>
        <w:div w:id="502206788">
          <w:marLeft w:val="640"/>
          <w:marRight w:val="0"/>
          <w:marTop w:val="0"/>
          <w:marBottom w:val="0"/>
          <w:divBdr>
            <w:top w:val="none" w:sz="0" w:space="0" w:color="auto"/>
            <w:left w:val="none" w:sz="0" w:space="0" w:color="auto"/>
            <w:bottom w:val="none" w:sz="0" w:space="0" w:color="auto"/>
            <w:right w:val="none" w:sz="0" w:space="0" w:color="auto"/>
          </w:divBdr>
        </w:div>
        <w:div w:id="515116657">
          <w:marLeft w:val="640"/>
          <w:marRight w:val="0"/>
          <w:marTop w:val="0"/>
          <w:marBottom w:val="0"/>
          <w:divBdr>
            <w:top w:val="none" w:sz="0" w:space="0" w:color="auto"/>
            <w:left w:val="none" w:sz="0" w:space="0" w:color="auto"/>
            <w:bottom w:val="none" w:sz="0" w:space="0" w:color="auto"/>
            <w:right w:val="none" w:sz="0" w:space="0" w:color="auto"/>
          </w:divBdr>
        </w:div>
        <w:div w:id="522520453">
          <w:marLeft w:val="640"/>
          <w:marRight w:val="0"/>
          <w:marTop w:val="0"/>
          <w:marBottom w:val="0"/>
          <w:divBdr>
            <w:top w:val="none" w:sz="0" w:space="0" w:color="auto"/>
            <w:left w:val="none" w:sz="0" w:space="0" w:color="auto"/>
            <w:bottom w:val="none" w:sz="0" w:space="0" w:color="auto"/>
            <w:right w:val="none" w:sz="0" w:space="0" w:color="auto"/>
          </w:divBdr>
        </w:div>
        <w:div w:id="525145227">
          <w:marLeft w:val="640"/>
          <w:marRight w:val="0"/>
          <w:marTop w:val="0"/>
          <w:marBottom w:val="0"/>
          <w:divBdr>
            <w:top w:val="none" w:sz="0" w:space="0" w:color="auto"/>
            <w:left w:val="none" w:sz="0" w:space="0" w:color="auto"/>
            <w:bottom w:val="none" w:sz="0" w:space="0" w:color="auto"/>
            <w:right w:val="none" w:sz="0" w:space="0" w:color="auto"/>
          </w:divBdr>
        </w:div>
        <w:div w:id="533495682">
          <w:marLeft w:val="640"/>
          <w:marRight w:val="0"/>
          <w:marTop w:val="0"/>
          <w:marBottom w:val="0"/>
          <w:divBdr>
            <w:top w:val="none" w:sz="0" w:space="0" w:color="auto"/>
            <w:left w:val="none" w:sz="0" w:space="0" w:color="auto"/>
            <w:bottom w:val="none" w:sz="0" w:space="0" w:color="auto"/>
            <w:right w:val="none" w:sz="0" w:space="0" w:color="auto"/>
          </w:divBdr>
        </w:div>
        <w:div w:id="584147793">
          <w:marLeft w:val="640"/>
          <w:marRight w:val="0"/>
          <w:marTop w:val="0"/>
          <w:marBottom w:val="0"/>
          <w:divBdr>
            <w:top w:val="none" w:sz="0" w:space="0" w:color="auto"/>
            <w:left w:val="none" w:sz="0" w:space="0" w:color="auto"/>
            <w:bottom w:val="none" w:sz="0" w:space="0" w:color="auto"/>
            <w:right w:val="none" w:sz="0" w:space="0" w:color="auto"/>
          </w:divBdr>
        </w:div>
        <w:div w:id="646133497">
          <w:marLeft w:val="640"/>
          <w:marRight w:val="0"/>
          <w:marTop w:val="0"/>
          <w:marBottom w:val="0"/>
          <w:divBdr>
            <w:top w:val="none" w:sz="0" w:space="0" w:color="auto"/>
            <w:left w:val="none" w:sz="0" w:space="0" w:color="auto"/>
            <w:bottom w:val="none" w:sz="0" w:space="0" w:color="auto"/>
            <w:right w:val="none" w:sz="0" w:space="0" w:color="auto"/>
          </w:divBdr>
        </w:div>
        <w:div w:id="690764545">
          <w:marLeft w:val="640"/>
          <w:marRight w:val="0"/>
          <w:marTop w:val="0"/>
          <w:marBottom w:val="0"/>
          <w:divBdr>
            <w:top w:val="none" w:sz="0" w:space="0" w:color="auto"/>
            <w:left w:val="none" w:sz="0" w:space="0" w:color="auto"/>
            <w:bottom w:val="none" w:sz="0" w:space="0" w:color="auto"/>
            <w:right w:val="none" w:sz="0" w:space="0" w:color="auto"/>
          </w:divBdr>
        </w:div>
        <w:div w:id="734351302">
          <w:marLeft w:val="640"/>
          <w:marRight w:val="0"/>
          <w:marTop w:val="0"/>
          <w:marBottom w:val="0"/>
          <w:divBdr>
            <w:top w:val="none" w:sz="0" w:space="0" w:color="auto"/>
            <w:left w:val="none" w:sz="0" w:space="0" w:color="auto"/>
            <w:bottom w:val="none" w:sz="0" w:space="0" w:color="auto"/>
            <w:right w:val="none" w:sz="0" w:space="0" w:color="auto"/>
          </w:divBdr>
        </w:div>
        <w:div w:id="748186773">
          <w:marLeft w:val="640"/>
          <w:marRight w:val="0"/>
          <w:marTop w:val="0"/>
          <w:marBottom w:val="0"/>
          <w:divBdr>
            <w:top w:val="none" w:sz="0" w:space="0" w:color="auto"/>
            <w:left w:val="none" w:sz="0" w:space="0" w:color="auto"/>
            <w:bottom w:val="none" w:sz="0" w:space="0" w:color="auto"/>
            <w:right w:val="none" w:sz="0" w:space="0" w:color="auto"/>
          </w:divBdr>
        </w:div>
        <w:div w:id="818426794">
          <w:marLeft w:val="640"/>
          <w:marRight w:val="0"/>
          <w:marTop w:val="0"/>
          <w:marBottom w:val="0"/>
          <w:divBdr>
            <w:top w:val="none" w:sz="0" w:space="0" w:color="auto"/>
            <w:left w:val="none" w:sz="0" w:space="0" w:color="auto"/>
            <w:bottom w:val="none" w:sz="0" w:space="0" w:color="auto"/>
            <w:right w:val="none" w:sz="0" w:space="0" w:color="auto"/>
          </w:divBdr>
        </w:div>
        <w:div w:id="841437162">
          <w:marLeft w:val="640"/>
          <w:marRight w:val="0"/>
          <w:marTop w:val="0"/>
          <w:marBottom w:val="0"/>
          <w:divBdr>
            <w:top w:val="none" w:sz="0" w:space="0" w:color="auto"/>
            <w:left w:val="none" w:sz="0" w:space="0" w:color="auto"/>
            <w:bottom w:val="none" w:sz="0" w:space="0" w:color="auto"/>
            <w:right w:val="none" w:sz="0" w:space="0" w:color="auto"/>
          </w:divBdr>
        </w:div>
        <w:div w:id="852692663">
          <w:marLeft w:val="640"/>
          <w:marRight w:val="0"/>
          <w:marTop w:val="0"/>
          <w:marBottom w:val="0"/>
          <w:divBdr>
            <w:top w:val="none" w:sz="0" w:space="0" w:color="auto"/>
            <w:left w:val="none" w:sz="0" w:space="0" w:color="auto"/>
            <w:bottom w:val="none" w:sz="0" w:space="0" w:color="auto"/>
            <w:right w:val="none" w:sz="0" w:space="0" w:color="auto"/>
          </w:divBdr>
        </w:div>
        <w:div w:id="896283315">
          <w:marLeft w:val="640"/>
          <w:marRight w:val="0"/>
          <w:marTop w:val="0"/>
          <w:marBottom w:val="0"/>
          <w:divBdr>
            <w:top w:val="none" w:sz="0" w:space="0" w:color="auto"/>
            <w:left w:val="none" w:sz="0" w:space="0" w:color="auto"/>
            <w:bottom w:val="none" w:sz="0" w:space="0" w:color="auto"/>
            <w:right w:val="none" w:sz="0" w:space="0" w:color="auto"/>
          </w:divBdr>
        </w:div>
        <w:div w:id="922837896">
          <w:marLeft w:val="640"/>
          <w:marRight w:val="0"/>
          <w:marTop w:val="0"/>
          <w:marBottom w:val="0"/>
          <w:divBdr>
            <w:top w:val="none" w:sz="0" w:space="0" w:color="auto"/>
            <w:left w:val="none" w:sz="0" w:space="0" w:color="auto"/>
            <w:bottom w:val="none" w:sz="0" w:space="0" w:color="auto"/>
            <w:right w:val="none" w:sz="0" w:space="0" w:color="auto"/>
          </w:divBdr>
        </w:div>
        <w:div w:id="931014716">
          <w:marLeft w:val="640"/>
          <w:marRight w:val="0"/>
          <w:marTop w:val="0"/>
          <w:marBottom w:val="0"/>
          <w:divBdr>
            <w:top w:val="none" w:sz="0" w:space="0" w:color="auto"/>
            <w:left w:val="none" w:sz="0" w:space="0" w:color="auto"/>
            <w:bottom w:val="none" w:sz="0" w:space="0" w:color="auto"/>
            <w:right w:val="none" w:sz="0" w:space="0" w:color="auto"/>
          </w:divBdr>
        </w:div>
        <w:div w:id="948394711">
          <w:marLeft w:val="640"/>
          <w:marRight w:val="0"/>
          <w:marTop w:val="0"/>
          <w:marBottom w:val="0"/>
          <w:divBdr>
            <w:top w:val="none" w:sz="0" w:space="0" w:color="auto"/>
            <w:left w:val="none" w:sz="0" w:space="0" w:color="auto"/>
            <w:bottom w:val="none" w:sz="0" w:space="0" w:color="auto"/>
            <w:right w:val="none" w:sz="0" w:space="0" w:color="auto"/>
          </w:divBdr>
        </w:div>
        <w:div w:id="979071030">
          <w:marLeft w:val="640"/>
          <w:marRight w:val="0"/>
          <w:marTop w:val="0"/>
          <w:marBottom w:val="0"/>
          <w:divBdr>
            <w:top w:val="none" w:sz="0" w:space="0" w:color="auto"/>
            <w:left w:val="none" w:sz="0" w:space="0" w:color="auto"/>
            <w:bottom w:val="none" w:sz="0" w:space="0" w:color="auto"/>
            <w:right w:val="none" w:sz="0" w:space="0" w:color="auto"/>
          </w:divBdr>
        </w:div>
        <w:div w:id="1008404131">
          <w:marLeft w:val="640"/>
          <w:marRight w:val="0"/>
          <w:marTop w:val="0"/>
          <w:marBottom w:val="0"/>
          <w:divBdr>
            <w:top w:val="none" w:sz="0" w:space="0" w:color="auto"/>
            <w:left w:val="none" w:sz="0" w:space="0" w:color="auto"/>
            <w:bottom w:val="none" w:sz="0" w:space="0" w:color="auto"/>
            <w:right w:val="none" w:sz="0" w:space="0" w:color="auto"/>
          </w:divBdr>
        </w:div>
        <w:div w:id="1030454473">
          <w:marLeft w:val="640"/>
          <w:marRight w:val="0"/>
          <w:marTop w:val="0"/>
          <w:marBottom w:val="0"/>
          <w:divBdr>
            <w:top w:val="none" w:sz="0" w:space="0" w:color="auto"/>
            <w:left w:val="none" w:sz="0" w:space="0" w:color="auto"/>
            <w:bottom w:val="none" w:sz="0" w:space="0" w:color="auto"/>
            <w:right w:val="none" w:sz="0" w:space="0" w:color="auto"/>
          </w:divBdr>
        </w:div>
        <w:div w:id="1040976479">
          <w:marLeft w:val="640"/>
          <w:marRight w:val="0"/>
          <w:marTop w:val="0"/>
          <w:marBottom w:val="0"/>
          <w:divBdr>
            <w:top w:val="none" w:sz="0" w:space="0" w:color="auto"/>
            <w:left w:val="none" w:sz="0" w:space="0" w:color="auto"/>
            <w:bottom w:val="none" w:sz="0" w:space="0" w:color="auto"/>
            <w:right w:val="none" w:sz="0" w:space="0" w:color="auto"/>
          </w:divBdr>
        </w:div>
        <w:div w:id="1059985469">
          <w:marLeft w:val="640"/>
          <w:marRight w:val="0"/>
          <w:marTop w:val="0"/>
          <w:marBottom w:val="0"/>
          <w:divBdr>
            <w:top w:val="none" w:sz="0" w:space="0" w:color="auto"/>
            <w:left w:val="none" w:sz="0" w:space="0" w:color="auto"/>
            <w:bottom w:val="none" w:sz="0" w:space="0" w:color="auto"/>
            <w:right w:val="none" w:sz="0" w:space="0" w:color="auto"/>
          </w:divBdr>
        </w:div>
        <w:div w:id="1083264292">
          <w:marLeft w:val="640"/>
          <w:marRight w:val="0"/>
          <w:marTop w:val="0"/>
          <w:marBottom w:val="0"/>
          <w:divBdr>
            <w:top w:val="none" w:sz="0" w:space="0" w:color="auto"/>
            <w:left w:val="none" w:sz="0" w:space="0" w:color="auto"/>
            <w:bottom w:val="none" w:sz="0" w:space="0" w:color="auto"/>
            <w:right w:val="none" w:sz="0" w:space="0" w:color="auto"/>
          </w:divBdr>
        </w:div>
        <w:div w:id="1092975771">
          <w:marLeft w:val="640"/>
          <w:marRight w:val="0"/>
          <w:marTop w:val="0"/>
          <w:marBottom w:val="0"/>
          <w:divBdr>
            <w:top w:val="none" w:sz="0" w:space="0" w:color="auto"/>
            <w:left w:val="none" w:sz="0" w:space="0" w:color="auto"/>
            <w:bottom w:val="none" w:sz="0" w:space="0" w:color="auto"/>
            <w:right w:val="none" w:sz="0" w:space="0" w:color="auto"/>
          </w:divBdr>
        </w:div>
        <w:div w:id="1139615609">
          <w:marLeft w:val="640"/>
          <w:marRight w:val="0"/>
          <w:marTop w:val="0"/>
          <w:marBottom w:val="0"/>
          <w:divBdr>
            <w:top w:val="none" w:sz="0" w:space="0" w:color="auto"/>
            <w:left w:val="none" w:sz="0" w:space="0" w:color="auto"/>
            <w:bottom w:val="none" w:sz="0" w:space="0" w:color="auto"/>
            <w:right w:val="none" w:sz="0" w:space="0" w:color="auto"/>
          </w:divBdr>
        </w:div>
        <w:div w:id="1194998851">
          <w:marLeft w:val="640"/>
          <w:marRight w:val="0"/>
          <w:marTop w:val="0"/>
          <w:marBottom w:val="0"/>
          <w:divBdr>
            <w:top w:val="none" w:sz="0" w:space="0" w:color="auto"/>
            <w:left w:val="none" w:sz="0" w:space="0" w:color="auto"/>
            <w:bottom w:val="none" w:sz="0" w:space="0" w:color="auto"/>
            <w:right w:val="none" w:sz="0" w:space="0" w:color="auto"/>
          </w:divBdr>
        </w:div>
        <w:div w:id="1277177877">
          <w:marLeft w:val="640"/>
          <w:marRight w:val="0"/>
          <w:marTop w:val="0"/>
          <w:marBottom w:val="0"/>
          <w:divBdr>
            <w:top w:val="none" w:sz="0" w:space="0" w:color="auto"/>
            <w:left w:val="none" w:sz="0" w:space="0" w:color="auto"/>
            <w:bottom w:val="none" w:sz="0" w:space="0" w:color="auto"/>
            <w:right w:val="none" w:sz="0" w:space="0" w:color="auto"/>
          </w:divBdr>
        </w:div>
        <w:div w:id="1356419105">
          <w:marLeft w:val="640"/>
          <w:marRight w:val="0"/>
          <w:marTop w:val="0"/>
          <w:marBottom w:val="0"/>
          <w:divBdr>
            <w:top w:val="none" w:sz="0" w:space="0" w:color="auto"/>
            <w:left w:val="none" w:sz="0" w:space="0" w:color="auto"/>
            <w:bottom w:val="none" w:sz="0" w:space="0" w:color="auto"/>
            <w:right w:val="none" w:sz="0" w:space="0" w:color="auto"/>
          </w:divBdr>
        </w:div>
        <w:div w:id="1403285227">
          <w:marLeft w:val="640"/>
          <w:marRight w:val="0"/>
          <w:marTop w:val="0"/>
          <w:marBottom w:val="0"/>
          <w:divBdr>
            <w:top w:val="none" w:sz="0" w:space="0" w:color="auto"/>
            <w:left w:val="none" w:sz="0" w:space="0" w:color="auto"/>
            <w:bottom w:val="none" w:sz="0" w:space="0" w:color="auto"/>
            <w:right w:val="none" w:sz="0" w:space="0" w:color="auto"/>
          </w:divBdr>
        </w:div>
        <w:div w:id="1464806989">
          <w:marLeft w:val="640"/>
          <w:marRight w:val="0"/>
          <w:marTop w:val="0"/>
          <w:marBottom w:val="0"/>
          <w:divBdr>
            <w:top w:val="none" w:sz="0" w:space="0" w:color="auto"/>
            <w:left w:val="none" w:sz="0" w:space="0" w:color="auto"/>
            <w:bottom w:val="none" w:sz="0" w:space="0" w:color="auto"/>
            <w:right w:val="none" w:sz="0" w:space="0" w:color="auto"/>
          </w:divBdr>
        </w:div>
        <w:div w:id="1490093603">
          <w:marLeft w:val="640"/>
          <w:marRight w:val="0"/>
          <w:marTop w:val="0"/>
          <w:marBottom w:val="0"/>
          <w:divBdr>
            <w:top w:val="none" w:sz="0" w:space="0" w:color="auto"/>
            <w:left w:val="none" w:sz="0" w:space="0" w:color="auto"/>
            <w:bottom w:val="none" w:sz="0" w:space="0" w:color="auto"/>
            <w:right w:val="none" w:sz="0" w:space="0" w:color="auto"/>
          </w:divBdr>
        </w:div>
        <w:div w:id="1501507807">
          <w:marLeft w:val="640"/>
          <w:marRight w:val="0"/>
          <w:marTop w:val="0"/>
          <w:marBottom w:val="0"/>
          <w:divBdr>
            <w:top w:val="none" w:sz="0" w:space="0" w:color="auto"/>
            <w:left w:val="none" w:sz="0" w:space="0" w:color="auto"/>
            <w:bottom w:val="none" w:sz="0" w:space="0" w:color="auto"/>
            <w:right w:val="none" w:sz="0" w:space="0" w:color="auto"/>
          </w:divBdr>
        </w:div>
        <w:div w:id="1502626432">
          <w:marLeft w:val="640"/>
          <w:marRight w:val="0"/>
          <w:marTop w:val="0"/>
          <w:marBottom w:val="0"/>
          <w:divBdr>
            <w:top w:val="none" w:sz="0" w:space="0" w:color="auto"/>
            <w:left w:val="none" w:sz="0" w:space="0" w:color="auto"/>
            <w:bottom w:val="none" w:sz="0" w:space="0" w:color="auto"/>
            <w:right w:val="none" w:sz="0" w:space="0" w:color="auto"/>
          </w:divBdr>
        </w:div>
        <w:div w:id="1541018629">
          <w:marLeft w:val="640"/>
          <w:marRight w:val="0"/>
          <w:marTop w:val="0"/>
          <w:marBottom w:val="0"/>
          <w:divBdr>
            <w:top w:val="none" w:sz="0" w:space="0" w:color="auto"/>
            <w:left w:val="none" w:sz="0" w:space="0" w:color="auto"/>
            <w:bottom w:val="none" w:sz="0" w:space="0" w:color="auto"/>
            <w:right w:val="none" w:sz="0" w:space="0" w:color="auto"/>
          </w:divBdr>
        </w:div>
        <w:div w:id="1581212689">
          <w:marLeft w:val="640"/>
          <w:marRight w:val="0"/>
          <w:marTop w:val="0"/>
          <w:marBottom w:val="0"/>
          <w:divBdr>
            <w:top w:val="none" w:sz="0" w:space="0" w:color="auto"/>
            <w:left w:val="none" w:sz="0" w:space="0" w:color="auto"/>
            <w:bottom w:val="none" w:sz="0" w:space="0" w:color="auto"/>
            <w:right w:val="none" w:sz="0" w:space="0" w:color="auto"/>
          </w:divBdr>
        </w:div>
        <w:div w:id="1585649180">
          <w:marLeft w:val="640"/>
          <w:marRight w:val="0"/>
          <w:marTop w:val="0"/>
          <w:marBottom w:val="0"/>
          <w:divBdr>
            <w:top w:val="none" w:sz="0" w:space="0" w:color="auto"/>
            <w:left w:val="none" w:sz="0" w:space="0" w:color="auto"/>
            <w:bottom w:val="none" w:sz="0" w:space="0" w:color="auto"/>
            <w:right w:val="none" w:sz="0" w:space="0" w:color="auto"/>
          </w:divBdr>
        </w:div>
        <w:div w:id="1612782173">
          <w:marLeft w:val="640"/>
          <w:marRight w:val="0"/>
          <w:marTop w:val="0"/>
          <w:marBottom w:val="0"/>
          <w:divBdr>
            <w:top w:val="none" w:sz="0" w:space="0" w:color="auto"/>
            <w:left w:val="none" w:sz="0" w:space="0" w:color="auto"/>
            <w:bottom w:val="none" w:sz="0" w:space="0" w:color="auto"/>
            <w:right w:val="none" w:sz="0" w:space="0" w:color="auto"/>
          </w:divBdr>
        </w:div>
        <w:div w:id="1644773671">
          <w:marLeft w:val="640"/>
          <w:marRight w:val="0"/>
          <w:marTop w:val="0"/>
          <w:marBottom w:val="0"/>
          <w:divBdr>
            <w:top w:val="none" w:sz="0" w:space="0" w:color="auto"/>
            <w:left w:val="none" w:sz="0" w:space="0" w:color="auto"/>
            <w:bottom w:val="none" w:sz="0" w:space="0" w:color="auto"/>
            <w:right w:val="none" w:sz="0" w:space="0" w:color="auto"/>
          </w:divBdr>
        </w:div>
        <w:div w:id="1649242650">
          <w:marLeft w:val="640"/>
          <w:marRight w:val="0"/>
          <w:marTop w:val="0"/>
          <w:marBottom w:val="0"/>
          <w:divBdr>
            <w:top w:val="none" w:sz="0" w:space="0" w:color="auto"/>
            <w:left w:val="none" w:sz="0" w:space="0" w:color="auto"/>
            <w:bottom w:val="none" w:sz="0" w:space="0" w:color="auto"/>
            <w:right w:val="none" w:sz="0" w:space="0" w:color="auto"/>
          </w:divBdr>
        </w:div>
        <w:div w:id="1654679010">
          <w:marLeft w:val="640"/>
          <w:marRight w:val="0"/>
          <w:marTop w:val="0"/>
          <w:marBottom w:val="0"/>
          <w:divBdr>
            <w:top w:val="none" w:sz="0" w:space="0" w:color="auto"/>
            <w:left w:val="none" w:sz="0" w:space="0" w:color="auto"/>
            <w:bottom w:val="none" w:sz="0" w:space="0" w:color="auto"/>
            <w:right w:val="none" w:sz="0" w:space="0" w:color="auto"/>
          </w:divBdr>
        </w:div>
        <w:div w:id="1655378457">
          <w:marLeft w:val="640"/>
          <w:marRight w:val="0"/>
          <w:marTop w:val="0"/>
          <w:marBottom w:val="0"/>
          <w:divBdr>
            <w:top w:val="none" w:sz="0" w:space="0" w:color="auto"/>
            <w:left w:val="none" w:sz="0" w:space="0" w:color="auto"/>
            <w:bottom w:val="none" w:sz="0" w:space="0" w:color="auto"/>
            <w:right w:val="none" w:sz="0" w:space="0" w:color="auto"/>
          </w:divBdr>
        </w:div>
        <w:div w:id="1671982774">
          <w:marLeft w:val="640"/>
          <w:marRight w:val="0"/>
          <w:marTop w:val="0"/>
          <w:marBottom w:val="0"/>
          <w:divBdr>
            <w:top w:val="none" w:sz="0" w:space="0" w:color="auto"/>
            <w:left w:val="none" w:sz="0" w:space="0" w:color="auto"/>
            <w:bottom w:val="none" w:sz="0" w:space="0" w:color="auto"/>
            <w:right w:val="none" w:sz="0" w:space="0" w:color="auto"/>
          </w:divBdr>
        </w:div>
        <w:div w:id="1672832275">
          <w:marLeft w:val="640"/>
          <w:marRight w:val="0"/>
          <w:marTop w:val="0"/>
          <w:marBottom w:val="0"/>
          <w:divBdr>
            <w:top w:val="none" w:sz="0" w:space="0" w:color="auto"/>
            <w:left w:val="none" w:sz="0" w:space="0" w:color="auto"/>
            <w:bottom w:val="none" w:sz="0" w:space="0" w:color="auto"/>
            <w:right w:val="none" w:sz="0" w:space="0" w:color="auto"/>
          </w:divBdr>
        </w:div>
        <w:div w:id="1675918282">
          <w:marLeft w:val="640"/>
          <w:marRight w:val="0"/>
          <w:marTop w:val="0"/>
          <w:marBottom w:val="0"/>
          <w:divBdr>
            <w:top w:val="none" w:sz="0" w:space="0" w:color="auto"/>
            <w:left w:val="none" w:sz="0" w:space="0" w:color="auto"/>
            <w:bottom w:val="none" w:sz="0" w:space="0" w:color="auto"/>
            <w:right w:val="none" w:sz="0" w:space="0" w:color="auto"/>
          </w:divBdr>
        </w:div>
        <w:div w:id="1678847520">
          <w:marLeft w:val="640"/>
          <w:marRight w:val="0"/>
          <w:marTop w:val="0"/>
          <w:marBottom w:val="0"/>
          <w:divBdr>
            <w:top w:val="none" w:sz="0" w:space="0" w:color="auto"/>
            <w:left w:val="none" w:sz="0" w:space="0" w:color="auto"/>
            <w:bottom w:val="none" w:sz="0" w:space="0" w:color="auto"/>
            <w:right w:val="none" w:sz="0" w:space="0" w:color="auto"/>
          </w:divBdr>
        </w:div>
        <w:div w:id="1707027544">
          <w:marLeft w:val="640"/>
          <w:marRight w:val="0"/>
          <w:marTop w:val="0"/>
          <w:marBottom w:val="0"/>
          <w:divBdr>
            <w:top w:val="none" w:sz="0" w:space="0" w:color="auto"/>
            <w:left w:val="none" w:sz="0" w:space="0" w:color="auto"/>
            <w:bottom w:val="none" w:sz="0" w:space="0" w:color="auto"/>
            <w:right w:val="none" w:sz="0" w:space="0" w:color="auto"/>
          </w:divBdr>
        </w:div>
        <w:div w:id="1722745875">
          <w:marLeft w:val="640"/>
          <w:marRight w:val="0"/>
          <w:marTop w:val="0"/>
          <w:marBottom w:val="0"/>
          <w:divBdr>
            <w:top w:val="none" w:sz="0" w:space="0" w:color="auto"/>
            <w:left w:val="none" w:sz="0" w:space="0" w:color="auto"/>
            <w:bottom w:val="none" w:sz="0" w:space="0" w:color="auto"/>
            <w:right w:val="none" w:sz="0" w:space="0" w:color="auto"/>
          </w:divBdr>
        </w:div>
        <w:div w:id="1723403924">
          <w:marLeft w:val="640"/>
          <w:marRight w:val="0"/>
          <w:marTop w:val="0"/>
          <w:marBottom w:val="0"/>
          <w:divBdr>
            <w:top w:val="none" w:sz="0" w:space="0" w:color="auto"/>
            <w:left w:val="none" w:sz="0" w:space="0" w:color="auto"/>
            <w:bottom w:val="none" w:sz="0" w:space="0" w:color="auto"/>
            <w:right w:val="none" w:sz="0" w:space="0" w:color="auto"/>
          </w:divBdr>
        </w:div>
        <w:div w:id="1778795171">
          <w:marLeft w:val="640"/>
          <w:marRight w:val="0"/>
          <w:marTop w:val="0"/>
          <w:marBottom w:val="0"/>
          <w:divBdr>
            <w:top w:val="none" w:sz="0" w:space="0" w:color="auto"/>
            <w:left w:val="none" w:sz="0" w:space="0" w:color="auto"/>
            <w:bottom w:val="none" w:sz="0" w:space="0" w:color="auto"/>
            <w:right w:val="none" w:sz="0" w:space="0" w:color="auto"/>
          </w:divBdr>
        </w:div>
        <w:div w:id="1786805357">
          <w:marLeft w:val="640"/>
          <w:marRight w:val="0"/>
          <w:marTop w:val="0"/>
          <w:marBottom w:val="0"/>
          <w:divBdr>
            <w:top w:val="none" w:sz="0" w:space="0" w:color="auto"/>
            <w:left w:val="none" w:sz="0" w:space="0" w:color="auto"/>
            <w:bottom w:val="none" w:sz="0" w:space="0" w:color="auto"/>
            <w:right w:val="none" w:sz="0" w:space="0" w:color="auto"/>
          </w:divBdr>
        </w:div>
        <w:div w:id="1803886312">
          <w:marLeft w:val="640"/>
          <w:marRight w:val="0"/>
          <w:marTop w:val="0"/>
          <w:marBottom w:val="0"/>
          <w:divBdr>
            <w:top w:val="none" w:sz="0" w:space="0" w:color="auto"/>
            <w:left w:val="none" w:sz="0" w:space="0" w:color="auto"/>
            <w:bottom w:val="none" w:sz="0" w:space="0" w:color="auto"/>
            <w:right w:val="none" w:sz="0" w:space="0" w:color="auto"/>
          </w:divBdr>
        </w:div>
        <w:div w:id="1817986513">
          <w:marLeft w:val="640"/>
          <w:marRight w:val="0"/>
          <w:marTop w:val="0"/>
          <w:marBottom w:val="0"/>
          <w:divBdr>
            <w:top w:val="none" w:sz="0" w:space="0" w:color="auto"/>
            <w:left w:val="none" w:sz="0" w:space="0" w:color="auto"/>
            <w:bottom w:val="none" w:sz="0" w:space="0" w:color="auto"/>
            <w:right w:val="none" w:sz="0" w:space="0" w:color="auto"/>
          </w:divBdr>
        </w:div>
        <w:div w:id="1834250792">
          <w:marLeft w:val="640"/>
          <w:marRight w:val="0"/>
          <w:marTop w:val="0"/>
          <w:marBottom w:val="0"/>
          <w:divBdr>
            <w:top w:val="none" w:sz="0" w:space="0" w:color="auto"/>
            <w:left w:val="none" w:sz="0" w:space="0" w:color="auto"/>
            <w:bottom w:val="none" w:sz="0" w:space="0" w:color="auto"/>
            <w:right w:val="none" w:sz="0" w:space="0" w:color="auto"/>
          </w:divBdr>
        </w:div>
        <w:div w:id="1836191280">
          <w:marLeft w:val="640"/>
          <w:marRight w:val="0"/>
          <w:marTop w:val="0"/>
          <w:marBottom w:val="0"/>
          <w:divBdr>
            <w:top w:val="none" w:sz="0" w:space="0" w:color="auto"/>
            <w:left w:val="none" w:sz="0" w:space="0" w:color="auto"/>
            <w:bottom w:val="none" w:sz="0" w:space="0" w:color="auto"/>
            <w:right w:val="none" w:sz="0" w:space="0" w:color="auto"/>
          </w:divBdr>
        </w:div>
        <w:div w:id="1954093773">
          <w:marLeft w:val="640"/>
          <w:marRight w:val="0"/>
          <w:marTop w:val="0"/>
          <w:marBottom w:val="0"/>
          <w:divBdr>
            <w:top w:val="none" w:sz="0" w:space="0" w:color="auto"/>
            <w:left w:val="none" w:sz="0" w:space="0" w:color="auto"/>
            <w:bottom w:val="none" w:sz="0" w:space="0" w:color="auto"/>
            <w:right w:val="none" w:sz="0" w:space="0" w:color="auto"/>
          </w:divBdr>
        </w:div>
        <w:div w:id="1994672746">
          <w:marLeft w:val="640"/>
          <w:marRight w:val="0"/>
          <w:marTop w:val="0"/>
          <w:marBottom w:val="0"/>
          <w:divBdr>
            <w:top w:val="none" w:sz="0" w:space="0" w:color="auto"/>
            <w:left w:val="none" w:sz="0" w:space="0" w:color="auto"/>
            <w:bottom w:val="none" w:sz="0" w:space="0" w:color="auto"/>
            <w:right w:val="none" w:sz="0" w:space="0" w:color="auto"/>
          </w:divBdr>
        </w:div>
        <w:div w:id="2054573081">
          <w:marLeft w:val="640"/>
          <w:marRight w:val="0"/>
          <w:marTop w:val="0"/>
          <w:marBottom w:val="0"/>
          <w:divBdr>
            <w:top w:val="none" w:sz="0" w:space="0" w:color="auto"/>
            <w:left w:val="none" w:sz="0" w:space="0" w:color="auto"/>
            <w:bottom w:val="none" w:sz="0" w:space="0" w:color="auto"/>
            <w:right w:val="none" w:sz="0" w:space="0" w:color="auto"/>
          </w:divBdr>
        </w:div>
        <w:div w:id="2072924037">
          <w:marLeft w:val="640"/>
          <w:marRight w:val="0"/>
          <w:marTop w:val="0"/>
          <w:marBottom w:val="0"/>
          <w:divBdr>
            <w:top w:val="none" w:sz="0" w:space="0" w:color="auto"/>
            <w:left w:val="none" w:sz="0" w:space="0" w:color="auto"/>
            <w:bottom w:val="none" w:sz="0" w:space="0" w:color="auto"/>
            <w:right w:val="none" w:sz="0" w:space="0" w:color="auto"/>
          </w:divBdr>
        </w:div>
        <w:div w:id="2073575256">
          <w:marLeft w:val="640"/>
          <w:marRight w:val="0"/>
          <w:marTop w:val="0"/>
          <w:marBottom w:val="0"/>
          <w:divBdr>
            <w:top w:val="none" w:sz="0" w:space="0" w:color="auto"/>
            <w:left w:val="none" w:sz="0" w:space="0" w:color="auto"/>
            <w:bottom w:val="none" w:sz="0" w:space="0" w:color="auto"/>
            <w:right w:val="none" w:sz="0" w:space="0" w:color="auto"/>
          </w:divBdr>
        </w:div>
      </w:divsChild>
    </w:div>
    <w:div w:id="434399905">
      <w:bodyDiv w:val="1"/>
      <w:marLeft w:val="0"/>
      <w:marRight w:val="0"/>
      <w:marTop w:val="0"/>
      <w:marBottom w:val="0"/>
      <w:divBdr>
        <w:top w:val="none" w:sz="0" w:space="0" w:color="auto"/>
        <w:left w:val="none" w:sz="0" w:space="0" w:color="auto"/>
        <w:bottom w:val="none" w:sz="0" w:space="0" w:color="auto"/>
        <w:right w:val="none" w:sz="0" w:space="0" w:color="auto"/>
      </w:divBdr>
      <w:divsChild>
        <w:div w:id="27485935">
          <w:marLeft w:val="640"/>
          <w:marRight w:val="0"/>
          <w:marTop w:val="0"/>
          <w:marBottom w:val="0"/>
          <w:divBdr>
            <w:top w:val="none" w:sz="0" w:space="0" w:color="auto"/>
            <w:left w:val="none" w:sz="0" w:space="0" w:color="auto"/>
            <w:bottom w:val="none" w:sz="0" w:space="0" w:color="auto"/>
            <w:right w:val="none" w:sz="0" w:space="0" w:color="auto"/>
          </w:divBdr>
        </w:div>
        <w:div w:id="47149185">
          <w:marLeft w:val="640"/>
          <w:marRight w:val="0"/>
          <w:marTop w:val="0"/>
          <w:marBottom w:val="0"/>
          <w:divBdr>
            <w:top w:val="none" w:sz="0" w:space="0" w:color="auto"/>
            <w:left w:val="none" w:sz="0" w:space="0" w:color="auto"/>
            <w:bottom w:val="none" w:sz="0" w:space="0" w:color="auto"/>
            <w:right w:val="none" w:sz="0" w:space="0" w:color="auto"/>
          </w:divBdr>
        </w:div>
        <w:div w:id="152836575">
          <w:marLeft w:val="640"/>
          <w:marRight w:val="0"/>
          <w:marTop w:val="0"/>
          <w:marBottom w:val="0"/>
          <w:divBdr>
            <w:top w:val="none" w:sz="0" w:space="0" w:color="auto"/>
            <w:left w:val="none" w:sz="0" w:space="0" w:color="auto"/>
            <w:bottom w:val="none" w:sz="0" w:space="0" w:color="auto"/>
            <w:right w:val="none" w:sz="0" w:space="0" w:color="auto"/>
          </w:divBdr>
        </w:div>
        <w:div w:id="177502709">
          <w:marLeft w:val="640"/>
          <w:marRight w:val="0"/>
          <w:marTop w:val="0"/>
          <w:marBottom w:val="0"/>
          <w:divBdr>
            <w:top w:val="none" w:sz="0" w:space="0" w:color="auto"/>
            <w:left w:val="none" w:sz="0" w:space="0" w:color="auto"/>
            <w:bottom w:val="none" w:sz="0" w:space="0" w:color="auto"/>
            <w:right w:val="none" w:sz="0" w:space="0" w:color="auto"/>
          </w:divBdr>
        </w:div>
        <w:div w:id="226694290">
          <w:marLeft w:val="640"/>
          <w:marRight w:val="0"/>
          <w:marTop w:val="0"/>
          <w:marBottom w:val="0"/>
          <w:divBdr>
            <w:top w:val="none" w:sz="0" w:space="0" w:color="auto"/>
            <w:left w:val="none" w:sz="0" w:space="0" w:color="auto"/>
            <w:bottom w:val="none" w:sz="0" w:space="0" w:color="auto"/>
            <w:right w:val="none" w:sz="0" w:space="0" w:color="auto"/>
          </w:divBdr>
        </w:div>
        <w:div w:id="229313508">
          <w:marLeft w:val="640"/>
          <w:marRight w:val="0"/>
          <w:marTop w:val="0"/>
          <w:marBottom w:val="0"/>
          <w:divBdr>
            <w:top w:val="none" w:sz="0" w:space="0" w:color="auto"/>
            <w:left w:val="none" w:sz="0" w:space="0" w:color="auto"/>
            <w:bottom w:val="none" w:sz="0" w:space="0" w:color="auto"/>
            <w:right w:val="none" w:sz="0" w:space="0" w:color="auto"/>
          </w:divBdr>
        </w:div>
        <w:div w:id="230043988">
          <w:marLeft w:val="640"/>
          <w:marRight w:val="0"/>
          <w:marTop w:val="0"/>
          <w:marBottom w:val="0"/>
          <w:divBdr>
            <w:top w:val="none" w:sz="0" w:space="0" w:color="auto"/>
            <w:left w:val="none" w:sz="0" w:space="0" w:color="auto"/>
            <w:bottom w:val="none" w:sz="0" w:space="0" w:color="auto"/>
            <w:right w:val="none" w:sz="0" w:space="0" w:color="auto"/>
          </w:divBdr>
        </w:div>
        <w:div w:id="256255467">
          <w:marLeft w:val="640"/>
          <w:marRight w:val="0"/>
          <w:marTop w:val="0"/>
          <w:marBottom w:val="0"/>
          <w:divBdr>
            <w:top w:val="none" w:sz="0" w:space="0" w:color="auto"/>
            <w:left w:val="none" w:sz="0" w:space="0" w:color="auto"/>
            <w:bottom w:val="none" w:sz="0" w:space="0" w:color="auto"/>
            <w:right w:val="none" w:sz="0" w:space="0" w:color="auto"/>
          </w:divBdr>
        </w:div>
        <w:div w:id="333998237">
          <w:marLeft w:val="640"/>
          <w:marRight w:val="0"/>
          <w:marTop w:val="0"/>
          <w:marBottom w:val="0"/>
          <w:divBdr>
            <w:top w:val="none" w:sz="0" w:space="0" w:color="auto"/>
            <w:left w:val="none" w:sz="0" w:space="0" w:color="auto"/>
            <w:bottom w:val="none" w:sz="0" w:space="0" w:color="auto"/>
            <w:right w:val="none" w:sz="0" w:space="0" w:color="auto"/>
          </w:divBdr>
        </w:div>
        <w:div w:id="372771988">
          <w:marLeft w:val="640"/>
          <w:marRight w:val="0"/>
          <w:marTop w:val="0"/>
          <w:marBottom w:val="0"/>
          <w:divBdr>
            <w:top w:val="none" w:sz="0" w:space="0" w:color="auto"/>
            <w:left w:val="none" w:sz="0" w:space="0" w:color="auto"/>
            <w:bottom w:val="none" w:sz="0" w:space="0" w:color="auto"/>
            <w:right w:val="none" w:sz="0" w:space="0" w:color="auto"/>
          </w:divBdr>
        </w:div>
        <w:div w:id="393088333">
          <w:marLeft w:val="640"/>
          <w:marRight w:val="0"/>
          <w:marTop w:val="0"/>
          <w:marBottom w:val="0"/>
          <w:divBdr>
            <w:top w:val="none" w:sz="0" w:space="0" w:color="auto"/>
            <w:left w:val="none" w:sz="0" w:space="0" w:color="auto"/>
            <w:bottom w:val="none" w:sz="0" w:space="0" w:color="auto"/>
            <w:right w:val="none" w:sz="0" w:space="0" w:color="auto"/>
          </w:divBdr>
        </w:div>
        <w:div w:id="393895037">
          <w:marLeft w:val="640"/>
          <w:marRight w:val="0"/>
          <w:marTop w:val="0"/>
          <w:marBottom w:val="0"/>
          <w:divBdr>
            <w:top w:val="none" w:sz="0" w:space="0" w:color="auto"/>
            <w:left w:val="none" w:sz="0" w:space="0" w:color="auto"/>
            <w:bottom w:val="none" w:sz="0" w:space="0" w:color="auto"/>
            <w:right w:val="none" w:sz="0" w:space="0" w:color="auto"/>
          </w:divBdr>
        </w:div>
        <w:div w:id="476915640">
          <w:marLeft w:val="640"/>
          <w:marRight w:val="0"/>
          <w:marTop w:val="0"/>
          <w:marBottom w:val="0"/>
          <w:divBdr>
            <w:top w:val="none" w:sz="0" w:space="0" w:color="auto"/>
            <w:left w:val="none" w:sz="0" w:space="0" w:color="auto"/>
            <w:bottom w:val="none" w:sz="0" w:space="0" w:color="auto"/>
            <w:right w:val="none" w:sz="0" w:space="0" w:color="auto"/>
          </w:divBdr>
        </w:div>
        <w:div w:id="479660880">
          <w:marLeft w:val="640"/>
          <w:marRight w:val="0"/>
          <w:marTop w:val="0"/>
          <w:marBottom w:val="0"/>
          <w:divBdr>
            <w:top w:val="none" w:sz="0" w:space="0" w:color="auto"/>
            <w:left w:val="none" w:sz="0" w:space="0" w:color="auto"/>
            <w:bottom w:val="none" w:sz="0" w:space="0" w:color="auto"/>
            <w:right w:val="none" w:sz="0" w:space="0" w:color="auto"/>
          </w:divBdr>
        </w:div>
        <w:div w:id="514535228">
          <w:marLeft w:val="640"/>
          <w:marRight w:val="0"/>
          <w:marTop w:val="0"/>
          <w:marBottom w:val="0"/>
          <w:divBdr>
            <w:top w:val="none" w:sz="0" w:space="0" w:color="auto"/>
            <w:left w:val="none" w:sz="0" w:space="0" w:color="auto"/>
            <w:bottom w:val="none" w:sz="0" w:space="0" w:color="auto"/>
            <w:right w:val="none" w:sz="0" w:space="0" w:color="auto"/>
          </w:divBdr>
        </w:div>
        <w:div w:id="543178156">
          <w:marLeft w:val="640"/>
          <w:marRight w:val="0"/>
          <w:marTop w:val="0"/>
          <w:marBottom w:val="0"/>
          <w:divBdr>
            <w:top w:val="none" w:sz="0" w:space="0" w:color="auto"/>
            <w:left w:val="none" w:sz="0" w:space="0" w:color="auto"/>
            <w:bottom w:val="none" w:sz="0" w:space="0" w:color="auto"/>
            <w:right w:val="none" w:sz="0" w:space="0" w:color="auto"/>
          </w:divBdr>
        </w:div>
        <w:div w:id="571234407">
          <w:marLeft w:val="640"/>
          <w:marRight w:val="0"/>
          <w:marTop w:val="0"/>
          <w:marBottom w:val="0"/>
          <w:divBdr>
            <w:top w:val="none" w:sz="0" w:space="0" w:color="auto"/>
            <w:left w:val="none" w:sz="0" w:space="0" w:color="auto"/>
            <w:bottom w:val="none" w:sz="0" w:space="0" w:color="auto"/>
            <w:right w:val="none" w:sz="0" w:space="0" w:color="auto"/>
          </w:divBdr>
        </w:div>
        <w:div w:id="581253802">
          <w:marLeft w:val="640"/>
          <w:marRight w:val="0"/>
          <w:marTop w:val="0"/>
          <w:marBottom w:val="0"/>
          <w:divBdr>
            <w:top w:val="none" w:sz="0" w:space="0" w:color="auto"/>
            <w:left w:val="none" w:sz="0" w:space="0" w:color="auto"/>
            <w:bottom w:val="none" w:sz="0" w:space="0" w:color="auto"/>
            <w:right w:val="none" w:sz="0" w:space="0" w:color="auto"/>
          </w:divBdr>
        </w:div>
        <w:div w:id="588584197">
          <w:marLeft w:val="640"/>
          <w:marRight w:val="0"/>
          <w:marTop w:val="0"/>
          <w:marBottom w:val="0"/>
          <w:divBdr>
            <w:top w:val="none" w:sz="0" w:space="0" w:color="auto"/>
            <w:left w:val="none" w:sz="0" w:space="0" w:color="auto"/>
            <w:bottom w:val="none" w:sz="0" w:space="0" w:color="auto"/>
            <w:right w:val="none" w:sz="0" w:space="0" w:color="auto"/>
          </w:divBdr>
        </w:div>
        <w:div w:id="609362407">
          <w:marLeft w:val="640"/>
          <w:marRight w:val="0"/>
          <w:marTop w:val="0"/>
          <w:marBottom w:val="0"/>
          <w:divBdr>
            <w:top w:val="none" w:sz="0" w:space="0" w:color="auto"/>
            <w:left w:val="none" w:sz="0" w:space="0" w:color="auto"/>
            <w:bottom w:val="none" w:sz="0" w:space="0" w:color="auto"/>
            <w:right w:val="none" w:sz="0" w:space="0" w:color="auto"/>
          </w:divBdr>
        </w:div>
        <w:div w:id="620915864">
          <w:marLeft w:val="640"/>
          <w:marRight w:val="0"/>
          <w:marTop w:val="0"/>
          <w:marBottom w:val="0"/>
          <w:divBdr>
            <w:top w:val="none" w:sz="0" w:space="0" w:color="auto"/>
            <w:left w:val="none" w:sz="0" w:space="0" w:color="auto"/>
            <w:bottom w:val="none" w:sz="0" w:space="0" w:color="auto"/>
            <w:right w:val="none" w:sz="0" w:space="0" w:color="auto"/>
          </w:divBdr>
        </w:div>
        <w:div w:id="627979703">
          <w:marLeft w:val="640"/>
          <w:marRight w:val="0"/>
          <w:marTop w:val="0"/>
          <w:marBottom w:val="0"/>
          <w:divBdr>
            <w:top w:val="none" w:sz="0" w:space="0" w:color="auto"/>
            <w:left w:val="none" w:sz="0" w:space="0" w:color="auto"/>
            <w:bottom w:val="none" w:sz="0" w:space="0" w:color="auto"/>
            <w:right w:val="none" w:sz="0" w:space="0" w:color="auto"/>
          </w:divBdr>
        </w:div>
        <w:div w:id="657152646">
          <w:marLeft w:val="640"/>
          <w:marRight w:val="0"/>
          <w:marTop w:val="0"/>
          <w:marBottom w:val="0"/>
          <w:divBdr>
            <w:top w:val="none" w:sz="0" w:space="0" w:color="auto"/>
            <w:left w:val="none" w:sz="0" w:space="0" w:color="auto"/>
            <w:bottom w:val="none" w:sz="0" w:space="0" w:color="auto"/>
            <w:right w:val="none" w:sz="0" w:space="0" w:color="auto"/>
          </w:divBdr>
        </w:div>
        <w:div w:id="700975970">
          <w:marLeft w:val="640"/>
          <w:marRight w:val="0"/>
          <w:marTop w:val="0"/>
          <w:marBottom w:val="0"/>
          <w:divBdr>
            <w:top w:val="none" w:sz="0" w:space="0" w:color="auto"/>
            <w:left w:val="none" w:sz="0" w:space="0" w:color="auto"/>
            <w:bottom w:val="none" w:sz="0" w:space="0" w:color="auto"/>
            <w:right w:val="none" w:sz="0" w:space="0" w:color="auto"/>
          </w:divBdr>
        </w:div>
        <w:div w:id="709231974">
          <w:marLeft w:val="640"/>
          <w:marRight w:val="0"/>
          <w:marTop w:val="0"/>
          <w:marBottom w:val="0"/>
          <w:divBdr>
            <w:top w:val="none" w:sz="0" w:space="0" w:color="auto"/>
            <w:left w:val="none" w:sz="0" w:space="0" w:color="auto"/>
            <w:bottom w:val="none" w:sz="0" w:space="0" w:color="auto"/>
            <w:right w:val="none" w:sz="0" w:space="0" w:color="auto"/>
          </w:divBdr>
        </w:div>
        <w:div w:id="717513970">
          <w:marLeft w:val="640"/>
          <w:marRight w:val="0"/>
          <w:marTop w:val="0"/>
          <w:marBottom w:val="0"/>
          <w:divBdr>
            <w:top w:val="none" w:sz="0" w:space="0" w:color="auto"/>
            <w:left w:val="none" w:sz="0" w:space="0" w:color="auto"/>
            <w:bottom w:val="none" w:sz="0" w:space="0" w:color="auto"/>
            <w:right w:val="none" w:sz="0" w:space="0" w:color="auto"/>
          </w:divBdr>
        </w:div>
        <w:div w:id="744767106">
          <w:marLeft w:val="640"/>
          <w:marRight w:val="0"/>
          <w:marTop w:val="0"/>
          <w:marBottom w:val="0"/>
          <w:divBdr>
            <w:top w:val="none" w:sz="0" w:space="0" w:color="auto"/>
            <w:left w:val="none" w:sz="0" w:space="0" w:color="auto"/>
            <w:bottom w:val="none" w:sz="0" w:space="0" w:color="auto"/>
            <w:right w:val="none" w:sz="0" w:space="0" w:color="auto"/>
          </w:divBdr>
        </w:div>
        <w:div w:id="762535044">
          <w:marLeft w:val="640"/>
          <w:marRight w:val="0"/>
          <w:marTop w:val="0"/>
          <w:marBottom w:val="0"/>
          <w:divBdr>
            <w:top w:val="none" w:sz="0" w:space="0" w:color="auto"/>
            <w:left w:val="none" w:sz="0" w:space="0" w:color="auto"/>
            <w:bottom w:val="none" w:sz="0" w:space="0" w:color="auto"/>
            <w:right w:val="none" w:sz="0" w:space="0" w:color="auto"/>
          </w:divBdr>
        </w:div>
        <w:div w:id="797384051">
          <w:marLeft w:val="640"/>
          <w:marRight w:val="0"/>
          <w:marTop w:val="0"/>
          <w:marBottom w:val="0"/>
          <w:divBdr>
            <w:top w:val="none" w:sz="0" w:space="0" w:color="auto"/>
            <w:left w:val="none" w:sz="0" w:space="0" w:color="auto"/>
            <w:bottom w:val="none" w:sz="0" w:space="0" w:color="auto"/>
            <w:right w:val="none" w:sz="0" w:space="0" w:color="auto"/>
          </w:divBdr>
        </w:div>
        <w:div w:id="828643499">
          <w:marLeft w:val="640"/>
          <w:marRight w:val="0"/>
          <w:marTop w:val="0"/>
          <w:marBottom w:val="0"/>
          <w:divBdr>
            <w:top w:val="none" w:sz="0" w:space="0" w:color="auto"/>
            <w:left w:val="none" w:sz="0" w:space="0" w:color="auto"/>
            <w:bottom w:val="none" w:sz="0" w:space="0" w:color="auto"/>
            <w:right w:val="none" w:sz="0" w:space="0" w:color="auto"/>
          </w:divBdr>
        </w:div>
        <w:div w:id="840199883">
          <w:marLeft w:val="640"/>
          <w:marRight w:val="0"/>
          <w:marTop w:val="0"/>
          <w:marBottom w:val="0"/>
          <w:divBdr>
            <w:top w:val="none" w:sz="0" w:space="0" w:color="auto"/>
            <w:left w:val="none" w:sz="0" w:space="0" w:color="auto"/>
            <w:bottom w:val="none" w:sz="0" w:space="0" w:color="auto"/>
            <w:right w:val="none" w:sz="0" w:space="0" w:color="auto"/>
          </w:divBdr>
        </w:div>
        <w:div w:id="863708098">
          <w:marLeft w:val="640"/>
          <w:marRight w:val="0"/>
          <w:marTop w:val="0"/>
          <w:marBottom w:val="0"/>
          <w:divBdr>
            <w:top w:val="none" w:sz="0" w:space="0" w:color="auto"/>
            <w:left w:val="none" w:sz="0" w:space="0" w:color="auto"/>
            <w:bottom w:val="none" w:sz="0" w:space="0" w:color="auto"/>
            <w:right w:val="none" w:sz="0" w:space="0" w:color="auto"/>
          </w:divBdr>
        </w:div>
        <w:div w:id="870805313">
          <w:marLeft w:val="640"/>
          <w:marRight w:val="0"/>
          <w:marTop w:val="0"/>
          <w:marBottom w:val="0"/>
          <w:divBdr>
            <w:top w:val="none" w:sz="0" w:space="0" w:color="auto"/>
            <w:left w:val="none" w:sz="0" w:space="0" w:color="auto"/>
            <w:bottom w:val="none" w:sz="0" w:space="0" w:color="auto"/>
            <w:right w:val="none" w:sz="0" w:space="0" w:color="auto"/>
          </w:divBdr>
        </w:div>
        <w:div w:id="911700612">
          <w:marLeft w:val="640"/>
          <w:marRight w:val="0"/>
          <w:marTop w:val="0"/>
          <w:marBottom w:val="0"/>
          <w:divBdr>
            <w:top w:val="none" w:sz="0" w:space="0" w:color="auto"/>
            <w:left w:val="none" w:sz="0" w:space="0" w:color="auto"/>
            <w:bottom w:val="none" w:sz="0" w:space="0" w:color="auto"/>
            <w:right w:val="none" w:sz="0" w:space="0" w:color="auto"/>
          </w:divBdr>
        </w:div>
        <w:div w:id="934172318">
          <w:marLeft w:val="640"/>
          <w:marRight w:val="0"/>
          <w:marTop w:val="0"/>
          <w:marBottom w:val="0"/>
          <w:divBdr>
            <w:top w:val="none" w:sz="0" w:space="0" w:color="auto"/>
            <w:left w:val="none" w:sz="0" w:space="0" w:color="auto"/>
            <w:bottom w:val="none" w:sz="0" w:space="0" w:color="auto"/>
            <w:right w:val="none" w:sz="0" w:space="0" w:color="auto"/>
          </w:divBdr>
        </w:div>
        <w:div w:id="934628770">
          <w:marLeft w:val="640"/>
          <w:marRight w:val="0"/>
          <w:marTop w:val="0"/>
          <w:marBottom w:val="0"/>
          <w:divBdr>
            <w:top w:val="none" w:sz="0" w:space="0" w:color="auto"/>
            <w:left w:val="none" w:sz="0" w:space="0" w:color="auto"/>
            <w:bottom w:val="none" w:sz="0" w:space="0" w:color="auto"/>
            <w:right w:val="none" w:sz="0" w:space="0" w:color="auto"/>
          </w:divBdr>
        </w:div>
        <w:div w:id="979774687">
          <w:marLeft w:val="640"/>
          <w:marRight w:val="0"/>
          <w:marTop w:val="0"/>
          <w:marBottom w:val="0"/>
          <w:divBdr>
            <w:top w:val="none" w:sz="0" w:space="0" w:color="auto"/>
            <w:left w:val="none" w:sz="0" w:space="0" w:color="auto"/>
            <w:bottom w:val="none" w:sz="0" w:space="0" w:color="auto"/>
            <w:right w:val="none" w:sz="0" w:space="0" w:color="auto"/>
          </w:divBdr>
        </w:div>
        <w:div w:id="1025253367">
          <w:marLeft w:val="640"/>
          <w:marRight w:val="0"/>
          <w:marTop w:val="0"/>
          <w:marBottom w:val="0"/>
          <w:divBdr>
            <w:top w:val="none" w:sz="0" w:space="0" w:color="auto"/>
            <w:left w:val="none" w:sz="0" w:space="0" w:color="auto"/>
            <w:bottom w:val="none" w:sz="0" w:space="0" w:color="auto"/>
            <w:right w:val="none" w:sz="0" w:space="0" w:color="auto"/>
          </w:divBdr>
        </w:div>
        <w:div w:id="1060833444">
          <w:marLeft w:val="640"/>
          <w:marRight w:val="0"/>
          <w:marTop w:val="0"/>
          <w:marBottom w:val="0"/>
          <w:divBdr>
            <w:top w:val="none" w:sz="0" w:space="0" w:color="auto"/>
            <w:left w:val="none" w:sz="0" w:space="0" w:color="auto"/>
            <w:bottom w:val="none" w:sz="0" w:space="0" w:color="auto"/>
            <w:right w:val="none" w:sz="0" w:space="0" w:color="auto"/>
          </w:divBdr>
        </w:div>
        <w:div w:id="1074232561">
          <w:marLeft w:val="640"/>
          <w:marRight w:val="0"/>
          <w:marTop w:val="0"/>
          <w:marBottom w:val="0"/>
          <w:divBdr>
            <w:top w:val="none" w:sz="0" w:space="0" w:color="auto"/>
            <w:left w:val="none" w:sz="0" w:space="0" w:color="auto"/>
            <w:bottom w:val="none" w:sz="0" w:space="0" w:color="auto"/>
            <w:right w:val="none" w:sz="0" w:space="0" w:color="auto"/>
          </w:divBdr>
        </w:div>
        <w:div w:id="1090588835">
          <w:marLeft w:val="640"/>
          <w:marRight w:val="0"/>
          <w:marTop w:val="0"/>
          <w:marBottom w:val="0"/>
          <w:divBdr>
            <w:top w:val="none" w:sz="0" w:space="0" w:color="auto"/>
            <w:left w:val="none" w:sz="0" w:space="0" w:color="auto"/>
            <w:bottom w:val="none" w:sz="0" w:space="0" w:color="auto"/>
            <w:right w:val="none" w:sz="0" w:space="0" w:color="auto"/>
          </w:divBdr>
        </w:div>
        <w:div w:id="1092973915">
          <w:marLeft w:val="640"/>
          <w:marRight w:val="0"/>
          <w:marTop w:val="0"/>
          <w:marBottom w:val="0"/>
          <w:divBdr>
            <w:top w:val="none" w:sz="0" w:space="0" w:color="auto"/>
            <w:left w:val="none" w:sz="0" w:space="0" w:color="auto"/>
            <w:bottom w:val="none" w:sz="0" w:space="0" w:color="auto"/>
            <w:right w:val="none" w:sz="0" w:space="0" w:color="auto"/>
          </w:divBdr>
        </w:div>
        <w:div w:id="1098478068">
          <w:marLeft w:val="640"/>
          <w:marRight w:val="0"/>
          <w:marTop w:val="0"/>
          <w:marBottom w:val="0"/>
          <w:divBdr>
            <w:top w:val="none" w:sz="0" w:space="0" w:color="auto"/>
            <w:left w:val="none" w:sz="0" w:space="0" w:color="auto"/>
            <w:bottom w:val="none" w:sz="0" w:space="0" w:color="auto"/>
            <w:right w:val="none" w:sz="0" w:space="0" w:color="auto"/>
          </w:divBdr>
        </w:div>
        <w:div w:id="1104108707">
          <w:marLeft w:val="640"/>
          <w:marRight w:val="0"/>
          <w:marTop w:val="0"/>
          <w:marBottom w:val="0"/>
          <w:divBdr>
            <w:top w:val="none" w:sz="0" w:space="0" w:color="auto"/>
            <w:left w:val="none" w:sz="0" w:space="0" w:color="auto"/>
            <w:bottom w:val="none" w:sz="0" w:space="0" w:color="auto"/>
            <w:right w:val="none" w:sz="0" w:space="0" w:color="auto"/>
          </w:divBdr>
        </w:div>
        <w:div w:id="1140271280">
          <w:marLeft w:val="640"/>
          <w:marRight w:val="0"/>
          <w:marTop w:val="0"/>
          <w:marBottom w:val="0"/>
          <w:divBdr>
            <w:top w:val="none" w:sz="0" w:space="0" w:color="auto"/>
            <w:left w:val="none" w:sz="0" w:space="0" w:color="auto"/>
            <w:bottom w:val="none" w:sz="0" w:space="0" w:color="auto"/>
            <w:right w:val="none" w:sz="0" w:space="0" w:color="auto"/>
          </w:divBdr>
        </w:div>
        <w:div w:id="1161119387">
          <w:marLeft w:val="640"/>
          <w:marRight w:val="0"/>
          <w:marTop w:val="0"/>
          <w:marBottom w:val="0"/>
          <w:divBdr>
            <w:top w:val="none" w:sz="0" w:space="0" w:color="auto"/>
            <w:left w:val="none" w:sz="0" w:space="0" w:color="auto"/>
            <w:bottom w:val="none" w:sz="0" w:space="0" w:color="auto"/>
            <w:right w:val="none" w:sz="0" w:space="0" w:color="auto"/>
          </w:divBdr>
        </w:div>
        <w:div w:id="1183009942">
          <w:marLeft w:val="640"/>
          <w:marRight w:val="0"/>
          <w:marTop w:val="0"/>
          <w:marBottom w:val="0"/>
          <w:divBdr>
            <w:top w:val="none" w:sz="0" w:space="0" w:color="auto"/>
            <w:left w:val="none" w:sz="0" w:space="0" w:color="auto"/>
            <w:bottom w:val="none" w:sz="0" w:space="0" w:color="auto"/>
            <w:right w:val="none" w:sz="0" w:space="0" w:color="auto"/>
          </w:divBdr>
        </w:div>
        <w:div w:id="1214078065">
          <w:marLeft w:val="640"/>
          <w:marRight w:val="0"/>
          <w:marTop w:val="0"/>
          <w:marBottom w:val="0"/>
          <w:divBdr>
            <w:top w:val="none" w:sz="0" w:space="0" w:color="auto"/>
            <w:left w:val="none" w:sz="0" w:space="0" w:color="auto"/>
            <w:bottom w:val="none" w:sz="0" w:space="0" w:color="auto"/>
            <w:right w:val="none" w:sz="0" w:space="0" w:color="auto"/>
          </w:divBdr>
        </w:div>
        <w:div w:id="1238394813">
          <w:marLeft w:val="640"/>
          <w:marRight w:val="0"/>
          <w:marTop w:val="0"/>
          <w:marBottom w:val="0"/>
          <w:divBdr>
            <w:top w:val="none" w:sz="0" w:space="0" w:color="auto"/>
            <w:left w:val="none" w:sz="0" w:space="0" w:color="auto"/>
            <w:bottom w:val="none" w:sz="0" w:space="0" w:color="auto"/>
            <w:right w:val="none" w:sz="0" w:space="0" w:color="auto"/>
          </w:divBdr>
        </w:div>
        <w:div w:id="1247349920">
          <w:marLeft w:val="640"/>
          <w:marRight w:val="0"/>
          <w:marTop w:val="0"/>
          <w:marBottom w:val="0"/>
          <w:divBdr>
            <w:top w:val="none" w:sz="0" w:space="0" w:color="auto"/>
            <w:left w:val="none" w:sz="0" w:space="0" w:color="auto"/>
            <w:bottom w:val="none" w:sz="0" w:space="0" w:color="auto"/>
            <w:right w:val="none" w:sz="0" w:space="0" w:color="auto"/>
          </w:divBdr>
        </w:div>
        <w:div w:id="1254315314">
          <w:marLeft w:val="640"/>
          <w:marRight w:val="0"/>
          <w:marTop w:val="0"/>
          <w:marBottom w:val="0"/>
          <w:divBdr>
            <w:top w:val="none" w:sz="0" w:space="0" w:color="auto"/>
            <w:left w:val="none" w:sz="0" w:space="0" w:color="auto"/>
            <w:bottom w:val="none" w:sz="0" w:space="0" w:color="auto"/>
            <w:right w:val="none" w:sz="0" w:space="0" w:color="auto"/>
          </w:divBdr>
        </w:div>
        <w:div w:id="1285038538">
          <w:marLeft w:val="640"/>
          <w:marRight w:val="0"/>
          <w:marTop w:val="0"/>
          <w:marBottom w:val="0"/>
          <w:divBdr>
            <w:top w:val="none" w:sz="0" w:space="0" w:color="auto"/>
            <w:left w:val="none" w:sz="0" w:space="0" w:color="auto"/>
            <w:bottom w:val="none" w:sz="0" w:space="0" w:color="auto"/>
            <w:right w:val="none" w:sz="0" w:space="0" w:color="auto"/>
          </w:divBdr>
        </w:div>
        <w:div w:id="1300191171">
          <w:marLeft w:val="640"/>
          <w:marRight w:val="0"/>
          <w:marTop w:val="0"/>
          <w:marBottom w:val="0"/>
          <w:divBdr>
            <w:top w:val="none" w:sz="0" w:space="0" w:color="auto"/>
            <w:left w:val="none" w:sz="0" w:space="0" w:color="auto"/>
            <w:bottom w:val="none" w:sz="0" w:space="0" w:color="auto"/>
            <w:right w:val="none" w:sz="0" w:space="0" w:color="auto"/>
          </w:divBdr>
        </w:div>
        <w:div w:id="1312060674">
          <w:marLeft w:val="640"/>
          <w:marRight w:val="0"/>
          <w:marTop w:val="0"/>
          <w:marBottom w:val="0"/>
          <w:divBdr>
            <w:top w:val="none" w:sz="0" w:space="0" w:color="auto"/>
            <w:left w:val="none" w:sz="0" w:space="0" w:color="auto"/>
            <w:bottom w:val="none" w:sz="0" w:space="0" w:color="auto"/>
            <w:right w:val="none" w:sz="0" w:space="0" w:color="auto"/>
          </w:divBdr>
        </w:div>
        <w:div w:id="1331448447">
          <w:marLeft w:val="640"/>
          <w:marRight w:val="0"/>
          <w:marTop w:val="0"/>
          <w:marBottom w:val="0"/>
          <w:divBdr>
            <w:top w:val="none" w:sz="0" w:space="0" w:color="auto"/>
            <w:left w:val="none" w:sz="0" w:space="0" w:color="auto"/>
            <w:bottom w:val="none" w:sz="0" w:space="0" w:color="auto"/>
            <w:right w:val="none" w:sz="0" w:space="0" w:color="auto"/>
          </w:divBdr>
        </w:div>
        <w:div w:id="1353531386">
          <w:marLeft w:val="640"/>
          <w:marRight w:val="0"/>
          <w:marTop w:val="0"/>
          <w:marBottom w:val="0"/>
          <w:divBdr>
            <w:top w:val="none" w:sz="0" w:space="0" w:color="auto"/>
            <w:left w:val="none" w:sz="0" w:space="0" w:color="auto"/>
            <w:bottom w:val="none" w:sz="0" w:space="0" w:color="auto"/>
            <w:right w:val="none" w:sz="0" w:space="0" w:color="auto"/>
          </w:divBdr>
        </w:div>
        <w:div w:id="1360155782">
          <w:marLeft w:val="640"/>
          <w:marRight w:val="0"/>
          <w:marTop w:val="0"/>
          <w:marBottom w:val="0"/>
          <w:divBdr>
            <w:top w:val="none" w:sz="0" w:space="0" w:color="auto"/>
            <w:left w:val="none" w:sz="0" w:space="0" w:color="auto"/>
            <w:bottom w:val="none" w:sz="0" w:space="0" w:color="auto"/>
            <w:right w:val="none" w:sz="0" w:space="0" w:color="auto"/>
          </w:divBdr>
        </w:div>
        <w:div w:id="1397632335">
          <w:marLeft w:val="640"/>
          <w:marRight w:val="0"/>
          <w:marTop w:val="0"/>
          <w:marBottom w:val="0"/>
          <w:divBdr>
            <w:top w:val="none" w:sz="0" w:space="0" w:color="auto"/>
            <w:left w:val="none" w:sz="0" w:space="0" w:color="auto"/>
            <w:bottom w:val="none" w:sz="0" w:space="0" w:color="auto"/>
            <w:right w:val="none" w:sz="0" w:space="0" w:color="auto"/>
          </w:divBdr>
        </w:div>
        <w:div w:id="1409158720">
          <w:marLeft w:val="640"/>
          <w:marRight w:val="0"/>
          <w:marTop w:val="0"/>
          <w:marBottom w:val="0"/>
          <w:divBdr>
            <w:top w:val="none" w:sz="0" w:space="0" w:color="auto"/>
            <w:left w:val="none" w:sz="0" w:space="0" w:color="auto"/>
            <w:bottom w:val="none" w:sz="0" w:space="0" w:color="auto"/>
            <w:right w:val="none" w:sz="0" w:space="0" w:color="auto"/>
          </w:divBdr>
        </w:div>
        <w:div w:id="1421756733">
          <w:marLeft w:val="640"/>
          <w:marRight w:val="0"/>
          <w:marTop w:val="0"/>
          <w:marBottom w:val="0"/>
          <w:divBdr>
            <w:top w:val="none" w:sz="0" w:space="0" w:color="auto"/>
            <w:left w:val="none" w:sz="0" w:space="0" w:color="auto"/>
            <w:bottom w:val="none" w:sz="0" w:space="0" w:color="auto"/>
            <w:right w:val="none" w:sz="0" w:space="0" w:color="auto"/>
          </w:divBdr>
        </w:div>
        <w:div w:id="1489439679">
          <w:marLeft w:val="640"/>
          <w:marRight w:val="0"/>
          <w:marTop w:val="0"/>
          <w:marBottom w:val="0"/>
          <w:divBdr>
            <w:top w:val="none" w:sz="0" w:space="0" w:color="auto"/>
            <w:left w:val="none" w:sz="0" w:space="0" w:color="auto"/>
            <w:bottom w:val="none" w:sz="0" w:space="0" w:color="auto"/>
            <w:right w:val="none" w:sz="0" w:space="0" w:color="auto"/>
          </w:divBdr>
        </w:div>
        <w:div w:id="1492873383">
          <w:marLeft w:val="640"/>
          <w:marRight w:val="0"/>
          <w:marTop w:val="0"/>
          <w:marBottom w:val="0"/>
          <w:divBdr>
            <w:top w:val="none" w:sz="0" w:space="0" w:color="auto"/>
            <w:left w:val="none" w:sz="0" w:space="0" w:color="auto"/>
            <w:bottom w:val="none" w:sz="0" w:space="0" w:color="auto"/>
            <w:right w:val="none" w:sz="0" w:space="0" w:color="auto"/>
          </w:divBdr>
        </w:div>
        <w:div w:id="1503931169">
          <w:marLeft w:val="640"/>
          <w:marRight w:val="0"/>
          <w:marTop w:val="0"/>
          <w:marBottom w:val="0"/>
          <w:divBdr>
            <w:top w:val="none" w:sz="0" w:space="0" w:color="auto"/>
            <w:left w:val="none" w:sz="0" w:space="0" w:color="auto"/>
            <w:bottom w:val="none" w:sz="0" w:space="0" w:color="auto"/>
            <w:right w:val="none" w:sz="0" w:space="0" w:color="auto"/>
          </w:divBdr>
        </w:div>
        <w:div w:id="1517648845">
          <w:marLeft w:val="640"/>
          <w:marRight w:val="0"/>
          <w:marTop w:val="0"/>
          <w:marBottom w:val="0"/>
          <w:divBdr>
            <w:top w:val="none" w:sz="0" w:space="0" w:color="auto"/>
            <w:left w:val="none" w:sz="0" w:space="0" w:color="auto"/>
            <w:bottom w:val="none" w:sz="0" w:space="0" w:color="auto"/>
            <w:right w:val="none" w:sz="0" w:space="0" w:color="auto"/>
          </w:divBdr>
        </w:div>
        <w:div w:id="1591350743">
          <w:marLeft w:val="640"/>
          <w:marRight w:val="0"/>
          <w:marTop w:val="0"/>
          <w:marBottom w:val="0"/>
          <w:divBdr>
            <w:top w:val="none" w:sz="0" w:space="0" w:color="auto"/>
            <w:left w:val="none" w:sz="0" w:space="0" w:color="auto"/>
            <w:bottom w:val="none" w:sz="0" w:space="0" w:color="auto"/>
            <w:right w:val="none" w:sz="0" w:space="0" w:color="auto"/>
          </w:divBdr>
        </w:div>
        <w:div w:id="1603759941">
          <w:marLeft w:val="640"/>
          <w:marRight w:val="0"/>
          <w:marTop w:val="0"/>
          <w:marBottom w:val="0"/>
          <w:divBdr>
            <w:top w:val="none" w:sz="0" w:space="0" w:color="auto"/>
            <w:left w:val="none" w:sz="0" w:space="0" w:color="auto"/>
            <w:bottom w:val="none" w:sz="0" w:space="0" w:color="auto"/>
            <w:right w:val="none" w:sz="0" w:space="0" w:color="auto"/>
          </w:divBdr>
        </w:div>
        <w:div w:id="1609312730">
          <w:marLeft w:val="640"/>
          <w:marRight w:val="0"/>
          <w:marTop w:val="0"/>
          <w:marBottom w:val="0"/>
          <w:divBdr>
            <w:top w:val="none" w:sz="0" w:space="0" w:color="auto"/>
            <w:left w:val="none" w:sz="0" w:space="0" w:color="auto"/>
            <w:bottom w:val="none" w:sz="0" w:space="0" w:color="auto"/>
            <w:right w:val="none" w:sz="0" w:space="0" w:color="auto"/>
          </w:divBdr>
        </w:div>
        <w:div w:id="1613784552">
          <w:marLeft w:val="640"/>
          <w:marRight w:val="0"/>
          <w:marTop w:val="0"/>
          <w:marBottom w:val="0"/>
          <w:divBdr>
            <w:top w:val="none" w:sz="0" w:space="0" w:color="auto"/>
            <w:left w:val="none" w:sz="0" w:space="0" w:color="auto"/>
            <w:bottom w:val="none" w:sz="0" w:space="0" w:color="auto"/>
            <w:right w:val="none" w:sz="0" w:space="0" w:color="auto"/>
          </w:divBdr>
        </w:div>
        <w:div w:id="1622102997">
          <w:marLeft w:val="640"/>
          <w:marRight w:val="0"/>
          <w:marTop w:val="0"/>
          <w:marBottom w:val="0"/>
          <w:divBdr>
            <w:top w:val="none" w:sz="0" w:space="0" w:color="auto"/>
            <w:left w:val="none" w:sz="0" w:space="0" w:color="auto"/>
            <w:bottom w:val="none" w:sz="0" w:space="0" w:color="auto"/>
            <w:right w:val="none" w:sz="0" w:space="0" w:color="auto"/>
          </w:divBdr>
        </w:div>
        <w:div w:id="1681590863">
          <w:marLeft w:val="640"/>
          <w:marRight w:val="0"/>
          <w:marTop w:val="0"/>
          <w:marBottom w:val="0"/>
          <w:divBdr>
            <w:top w:val="none" w:sz="0" w:space="0" w:color="auto"/>
            <w:left w:val="none" w:sz="0" w:space="0" w:color="auto"/>
            <w:bottom w:val="none" w:sz="0" w:space="0" w:color="auto"/>
            <w:right w:val="none" w:sz="0" w:space="0" w:color="auto"/>
          </w:divBdr>
        </w:div>
        <w:div w:id="1688747405">
          <w:marLeft w:val="640"/>
          <w:marRight w:val="0"/>
          <w:marTop w:val="0"/>
          <w:marBottom w:val="0"/>
          <w:divBdr>
            <w:top w:val="none" w:sz="0" w:space="0" w:color="auto"/>
            <w:left w:val="none" w:sz="0" w:space="0" w:color="auto"/>
            <w:bottom w:val="none" w:sz="0" w:space="0" w:color="auto"/>
            <w:right w:val="none" w:sz="0" w:space="0" w:color="auto"/>
          </w:divBdr>
        </w:div>
        <w:div w:id="1700665015">
          <w:marLeft w:val="640"/>
          <w:marRight w:val="0"/>
          <w:marTop w:val="0"/>
          <w:marBottom w:val="0"/>
          <w:divBdr>
            <w:top w:val="none" w:sz="0" w:space="0" w:color="auto"/>
            <w:left w:val="none" w:sz="0" w:space="0" w:color="auto"/>
            <w:bottom w:val="none" w:sz="0" w:space="0" w:color="auto"/>
            <w:right w:val="none" w:sz="0" w:space="0" w:color="auto"/>
          </w:divBdr>
        </w:div>
        <w:div w:id="1705128574">
          <w:marLeft w:val="640"/>
          <w:marRight w:val="0"/>
          <w:marTop w:val="0"/>
          <w:marBottom w:val="0"/>
          <w:divBdr>
            <w:top w:val="none" w:sz="0" w:space="0" w:color="auto"/>
            <w:left w:val="none" w:sz="0" w:space="0" w:color="auto"/>
            <w:bottom w:val="none" w:sz="0" w:space="0" w:color="auto"/>
            <w:right w:val="none" w:sz="0" w:space="0" w:color="auto"/>
          </w:divBdr>
        </w:div>
        <w:div w:id="1740521270">
          <w:marLeft w:val="640"/>
          <w:marRight w:val="0"/>
          <w:marTop w:val="0"/>
          <w:marBottom w:val="0"/>
          <w:divBdr>
            <w:top w:val="none" w:sz="0" w:space="0" w:color="auto"/>
            <w:left w:val="none" w:sz="0" w:space="0" w:color="auto"/>
            <w:bottom w:val="none" w:sz="0" w:space="0" w:color="auto"/>
            <w:right w:val="none" w:sz="0" w:space="0" w:color="auto"/>
          </w:divBdr>
        </w:div>
        <w:div w:id="1750343289">
          <w:marLeft w:val="640"/>
          <w:marRight w:val="0"/>
          <w:marTop w:val="0"/>
          <w:marBottom w:val="0"/>
          <w:divBdr>
            <w:top w:val="none" w:sz="0" w:space="0" w:color="auto"/>
            <w:left w:val="none" w:sz="0" w:space="0" w:color="auto"/>
            <w:bottom w:val="none" w:sz="0" w:space="0" w:color="auto"/>
            <w:right w:val="none" w:sz="0" w:space="0" w:color="auto"/>
          </w:divBdr>
        </w:div>
        <w:div w:id="1775595536">
          <w:marLeft w:val="640"/>
          <w:marRight w:val="0"/>
          <w:marTop w:val="0"/>
          <w:marBottom w:val="0"/>
          <w:divBdr>
            <w:top w:val="none" w:sz="0" w:space="0" w:color="auto"/>
            <w:left w:val="none" w:sz="0" w:space="0" w:color="auto"/>
            <w:bottom w:val="none" w:sz="0" w:space="0" w:color="auto"/>
            <w:right w:val="none" w:sz="0" w:space="0" w:color="auto"/>
          </w:divBdr>
        </w:div>
        <w:div w:id="1777406726">
          <w:marLeft w:val="640"/>
          <w:marRight w:val="0"/>
          <w:marTop w:val="0"/>
          <w:marBottom w:val="0"/>
          <w:divBdr>
            <w:top w:val="none" w:sz="0" w:space="0" w:color="auto"/>
            <w:left w:val="none" w:sz="0" w:space="0" w:color="auto"/>
            <w:bottom w:val="none" w:sz="0" w:space="0" w:color="auto"/>
            <w:right w:val="none" w:sz="0" w:space="0" w:color="auto"/>
          </w:divBdr>
        </w:div>
        <w:div w:id="1823497266">
          <w:marLeft w:val="640"/>
          <w:marRight w:val="0"/>
          <w:marTop w:val="0"/>
          <w:marBottom w:val="0"/>
          <w:divBdr>
            <w:top w:val="none" w:sz="0" w:space="0" w:color="auto"/>
            <w:left w:val="none" w:sz="0" w:space="0" w:color="auto"/>
            <w:bottom w:val="none" w:sz="0" w:space="0" w:color="auto"/>
            <w:right w:val="none" w:sz="0" w:space="0" w:color="auto"/>
          </w:divBdr>
        </w:div>
        <w:div w:id="1843541229">
          <w:marLeft w:val="640"/>
          <w:marRight w:val="0"/>
          <w:marTop w:val="0"/>
          <w:marBottom w:val="0"/>
          <w:divBdr>
            <w:top w:val="none" w:sz="0" w:space="0" w:color="auto"/>
            <w:left w:val="none" w:sz="0" w:space="0" w:color="auto"/>
            <w:bottom w:val="none" w:sz="0" w:space="0" w:color="auto"/>
            <w:right w:val="none" w:sz="0" w:space="0" w:color="auto"/>
          </w:divBdr>
        </w:div>
        <w:div w:id="1862624645">
          <w:marLeft w:val="640"/>
          <w:marRight w:val="0"/>
          <w:marTop w:val="0"/>
          <w:marBottom w:val="0"/>
          <w:divBdr>
            <w:top w:val="none" w:sz="0" w:space="0" w:color="auto"/>
            <w:left w:val="none" w:sz="0" w:space="0" w:color="auto"/>
            <w:bottom w:val="none" w:sz="0" w:space="0" w:color="auto"/>
            <w:right w:val="none" w:sz="0" w:space="0" w:color="auto"/>
          </w:divBdr>
        </w:div>
        <w:div w:id="1863936754">
          <w:marLeft w:val="640"/>
          <w:marRight w:val="0"/>
          <w:marTop w:val="0"/>
          <w:marBottom w:val="0"/>
          <w:divBdr>
            <w:top w:val="none" w:sz="0" w:space="0" w:color="auto"/>
            <w:left w:val="none" w:sz="0" w:space="0" w:color="auto"/>
            <w:bottom w:val="none" w:sz="0" w:space="0" w:color="auto"/>
            <w:right w:val="none" w:sz="0" w:space="0" w:color="auto"/>
          </w:divBdr>
        </w:div>
        <w:div w:id="1875724913">
          <w:marLeft w:val="640"/>
          <w:marRight w:val="0"/>
          <w:marTop w:val="0"/>
          <w:marBottom w:val="0"/>
          <w:divBdr>
            <w:top w:val="none" w:sz="0" w:space="0" w:color="auto"/>
            <w:left w:val="none" w:sz="0" w:space="0" w:color="auto"/>
            <w:bottom w:val="none" w:sz="0" w:space="0" w:color="auto"/>
            <w:right w:val="none" w:sz="0" w:space="0" w:color="auto"/>
          </w:divBdr>
        </w:div>
        <w:div w:id="1898200289">
          <w:marLeft w:val="640"/>
          <w:marRight w:val="0"/>
          <w:marTop w:val="0"/>
          <w:marBottom w:val="0"/>
          <w:divBdr>
            <w:top w:val="none" w:sz="0" w:space="0" w:color="auto"/>
            <w:left w:val="none" w:sz="0" w:space="0" w:color="auto"/>
            <w:bottom w:val="none" w:sz="0" w:space="0" w:color="auto"/>
            <w:right w:val="none" w:sz="0" w:space="0" w:color="auto"/>
          </w:divBdr>
        </w:div>
        <w:div w:id="1922643202">
          <w:marLeft w:val="640"/>
          <w:marRight w:val="0"/>
          <w:marTop w:val="0"/>
          <w:marBottom w:val="0"/>
          <w:divBdr>
            <w:top w:val="none" w:sz="0" w:space="0" w:color="auto"/>
            <w:left w:val="none" w:sz="0" w:space="0" w:color="auto"/>
            <w:bottom w:val="none" w:sz="0" w:space="0" w:color="auto"/>
            <w:right w:val="none" w:sz="0" w:space="0" w:color="auto"/>
          </w:divBdr>
        </w:div>
        <w:div w:id="1972202147">
          <w:marLeft w:val="640"/>
          <w:marRight w:val="0"/>
          <w:marTop w:val="0"/>
          <w:marBottom w:val="0"/>
          <w:divBdr>
            <w:top w:val="none" w:sz="0" w:space="0" w:color="auto"/>
            <w:left w:val="none" w:sz="0" w:space="0" w:color="auto"/>
            <w:bottom w:val="none" w:sz="0" w:space="0" w:color="auto"/>
            <w:right w:val="none" w:sz="0" w:space="0" w:color="auto"/>
          </w:divBdr>
        </w:div>
        <w:div w:id="1986278344">
          <w:marLeft w:val="640"/>
          <w:marRight w:val="0"/>
          <w:marTop w:val="0"/>
          <w:marBottom w:val="0"/>
          <w:divBdr>
            <w:top w:val="none" w:sz="0" w:space="0" w:color="auto"/>
            <w:left w:val="none" w:sz="0" w:space="0" w:color="auto"/>
            <w:bottom w:val="none" w:sz="0" w:space="0" w:color="auto"/>
            <w:right w:val="none" w:sz="0" w:space="0" w:color="auto"/>
          </w:divBdr>
        </w:div>
        <w:div w:id="1993631170">
          <w:marLeft w:val="640"/>
          <w:marRight w:val="0"/>
          <w:marTop w:val="0"/>
          <w:marBottom w:val="0"/>
          <w:divBdr>
            <w:top w:val="none" w:sz="0" w:space="0" w:color="auto"/>
            <w:left w:val="none" w:sz="0" w:space="0" w:color="auto"/>
            <w:bottom w:val="none" w:sz="0" w:space="0" w:color="auto"/>
            <w:right w:val="none" w:sz="0" w:space="0" w:color="auto"/>
          </w:divBdr>
        </w:div>
        <w:div w:id="2015448263">
          <w:marLeft w:val="640"/>
          <w:marRight w:val="0"/>
          <w:marTop w:val="0"/>
          <w:marBottom w:val="0"/>
          <w:divBdr>
            <w:top w:val="none" w:sz="0" w:space="0" w:color="auto"/>
            <w:left w:val="none" w:sz="0" w:space="0" w:color="auto"/>
            <w:bottom w:val="none" w:sz="0" w:space="0" w:color="auto"/>
            <w:right w:val="none" w:sz="0" w:space="0" w:color="auto"/>
          </w:divBdr>
        </w:div>
        <w:div w:id="2017228141">
          <w:marLeft w:val="640"/>
          <w:marRight w:val="0"/>
          <w:marTop w:val="0"/>
          <w:marBottom w:val="0"/>
          <w:divBdr>
            <w:top w:val="none" w:sz="0" w:space="0" w:color="auto"/>
            <w:left w:val="none" w:sz="0" w:space="0" w:color="auto"/>
            <w:bottom w:val="none" w:sz="0" w:space="0" w:color="auto"/>
            <w:right w:val="none" w:sz="0" w:space="0" w:color="auto"/>
          </w:divBdr>
        </w:div>
        <w:div w:id="2045060903">
          <w:marLeft w:val="640"/>
          <w:marRight w:val="0"/>
          <w:marTop w:val="0"/>
          <w:marBottom w:val="0"/>
          <w:divBdr>
            <w:top w:val="none" w:sz="0" w:space="0" w:color="auto"/>
            <w:left w:val="none" w:sz="0" w:space="0" w:color="auto"/>
            <w:bottom w:val="none" w:sz="0" w:space="0" w:color="auto"/>
            <w:right w:val="none" w:sz="0" w:space="0" w:color="auto"/>
          </w:divBdr>
        </w:div>
        <w:div w:id="2054886586">
          <w:marLeft w:val="640"/>
          <w:marRight w:val="0"/>
          <w:marTop w:val="0"/>
          <w:marBottom w:val="0"/>
          <w:divBdr>
            <w:top w:val="none" w:sz="0" w:space="0" w:color="auto"/>
            <w:left w:val="none" w:sz="0" w:space="0" w:color="auto"/>
            <w:bottom w:val="none" w:sz="0" w:space="0" w:color="auto"/>
            <w:right w:val="none" w:sz="0" w:space="0" w:color="auto"/>
          </w:divBdr>
        </w:div>
        <w:div w:id="2058969954">
          <w:marLeft w:val="640"/>
          <w:marRight w:val="0"/>
          <w:marTop w:val="0"/>
          <w:marBottom w:val="0"/>
          <w:divBdr>
            <w:top w:val="none" w:sz="0" w:space="0" w:color="auto"/>
            <w:left w:val="none" w:sz="0" w:space="0" w:color="auto"/>
            <w:bottom w:val="none" w:sz="0" w:space="0" w:color="auto"/>
            <w:right w:val="none" w:sz="0" w:space="0" w:color="auto"/>
          </w:divBdr>
        </w:div>
        <w:div w:id="2065791719">
          <w:marLeft w:val="640"/>
          <w:marRight w:val="0"/>
          <w:marTop w:val="0"/>
          <w:marBottom w:val="0"/>
          <w:divBdr>
            <w:top w:val="none" w:sz="0" w:space="0" w:color="auto"/>
            <w:left w:val="none" w:sz="0" w:space="0" w:color="auto"/>
            <w:bottom w:val="none" w:sz="0" w:space="0" w:color="auto"/>
            <w:right w:val="none" w:sz="0" w:space="0" w:color="auto"/>
          </w:divBdr>
        </w:div>
        <w:div w:id="2076512002">
          <w:marLeft w:val="640"/>
          <w:marRight w:val="0"/>
          <w:marTop w:val="0"/>
          <w:marBottom w:val="0"/>
          <w:divBdr>
            <w:top w:val="none" w:sz="0" w:space="0" w:color="auto"/>
            <w:left w:val="none" w:sz="0" w:space="0" w:color="auto"/>
            <w:bottom w:val="none" w:sz="0" w:space="0" w:color="auto"/>
            <w:right w:val="none" w:sz="0" w:space="0" w:color="auto"/>
          </w:divBdr>
        </w:div>
        <w:div w:id="2106686545">
          <w:marLeft w:val="640"/>
          <w:marRight w:val="0"/>
          <w:marTop w:val="0"/>
          <w:marBottom w:val="0"/>
          <w:divBdr>
            <w:top w:val="none" w:sz="0" w:space="0" w:color="auto"/>
            <w:left w:val="none" w:sz="0" w:space="0" w:color="auto"/>
            <w:bottom w:val="none" w:sz="0" w:space="0" w:color="auto"/>
            <w:right w:val="none" w:sz="0" w:space="0" w:color="auto"/>
          </w:divBdr>
        </w:div>
        <w:div w:id="2113629531">
          <w:marLeft w:val="640"/>
          <w:marRight w:val="0"/>
          <w:marTop w:val="0"/>
          <w:marBottom w:val="0"/>
          <w:divBdr>
            <w:top w:val="none" w:sz="0" w:space="0" w:color="auto"/>
            <w:left w:val="none" w:sz="0" w:space="0" w:color="auto"/>
            <w:bottom w:val="none" w:sz="0" w:space="0" w:color="auto"/>
            <w:right w:val="none" w:sz="0" w:space="0" w:color="auto"/>
          </w:divBdr>
        </w:div>
        <w:div w:id="2118716373">
          <w:marLeft w:val="640"/>
          <w:marRight w:val="0"/>
          <w:marTop w:val="0"/>
          <w:marBottom w:val="0"/>
          <w:divBdr>
            <w:top w:val="none" w:sz="0" w:space="0" w:color="auto"/>
            <w:left w:val="none" w:sz="0" w:space="0" w:color="auto"/>
            <w:bottom w:val="none" w:sz="0" w:space="0" w:color="auto"/>
            <w:right w:val="none" w:sz="0" w:space="0" w:color="auto"/>
          </w:divBdr>
        </w:div>
      </w:divsChild>
    </w:div>
    <w:div w:id="436409974">
      <w:bodyDiv w:val="1"/>
      <w:marLeft w:val="0"/>
      <w:marRight w:val="0"/>
      <w:marTop w:val="0"/>
      <w:marBottom w:val="0"/>
      <w:divBdr>
        <w:top w:val="none" w:sz="0" w:space="0" w:color="auto"/>
        <w:left w:val="none" w:sz="0" w:space="0" w:color="auto"/>
        <w:bottom w:val="none" w:sz="0" w:space="0" w:color="auto"/>
        <w:right w:val="none" w:sz="0" w:space="0" w:color="auto"/>
      </w:divBdr>
      <w:divsChild>
        <w:div w:id="6979470">
          <w:marLeft w:val="640"/>
          <w:marRight w:val="0"/>
          <w:marTop w:val="0"/>
          <w:marBottom w:val="0"/>
          <w:divBdr>
            <w:top w:val="none" w:sz="0" w:space="0" w:color="auto"/>
            <w:left w:val="none" w:sz="0" w:space="0" w:color="auto"/>
            <w:bottom w:val="none" w:sz="0" w:space="0" w:color="auto"/>
            <w:right w:val="none" w:sz="0" w:space="0" w:color="auto"/>
          </w:divBdr>
        </w:div>
        <w:div w:id="9915152">
          <w:marLeft w:val="640"/>
          <w:marRight w:val="0"/>
          <w:marTop w:val="0"/>
          <w:marBottom w:val="0"/>
          <w:divBdr>
            <w:top w:val="none" w:sz="0" w:space="0" w:color="auto"/>
            <w:left w:val="none" w:sz="0" w:space="0" w:color="auto"/>
            <w:bottom w:val="none" w:sz="0" w:space="0" w:color="auto"/>
            <w:right w:val="none" w:sz="0" w:space="0" w:color="auto"/>
          </w:divBdr>
        </w:div>
        <w:div w:id="20057780">
          <w:marLeft w:val="640"/>
          <w:marRight w:val="0"/>
          <w:marTop w:val="0"/>
          <w:marBottom w:val="0"/>
          <w:divBdr>
            <w:top w:val="none" w:sz="0" w:space="0" w:color="auto"/>
            <w:left w:val="none" w:sz="0" w:space="0" w:color="auto"/>
            <w:bottom w:val="none" w:sz="0" w:space="0" w:color="auto"/>
            <w:right w:val="none" w:sz="0" w:space="0" w:color="auto"/>
          </w:divBdr>
        </w:div>
        <w:div w:id="55858205">
          <w:marLeft w:val="640"/>
          <w:marRight w:val="0"/>
          <w:marTop w:val="0"/>
          <w:marBottom w:val="0"/>
          <w:divBdr>
            <w:top w:val="none" w:sz="0" w:space="0" w:color="auto"/>
            <w:left w:val="none" w:sz="0" w:space="0" w:color="auto"/>
            <w:bottom w:val="none" w:sz="0" w:space="0" w:color="auto"/>
            <w:right w:val="none" w:sz="0" w:space="0" w:color="auto"/>
          </w:divBdr>
        </w:div>
        <w:div w:id="72817282">
          <w:marLeft w:val="640"/>
          <w:marRight w:val="0"/>
          <w:marTop w:val="0"/>
          <w:marBottom w:val="0"/>
          <w:divBdr>
            <w:top w:val="none" w:sz="0" w:space="0" w:color="auto"/>
            <w:left w:val="none" w:sz="0" w:space="0" w:color="auto"/>
            <w:bottom w:val="none" w:sz="0" w:space="0" w:color="auto"/>
            <w:right w:val="none" w:sz="0" w:space="0" w:color="auto"/>
          </w:divBdr>
        </w:div>
        <w:div w:id="81723661">
          <w:marLeft w:val="640"/>
          <w:marRight w:val="0"/>
          <w:marTop w:val="0"/>
          <w:marBottom w:val="0"/>
          <w:divBdr>
            <w:top w:val="none" w:sz="0" w:space="0" w:color="auto"/>
            <w:left w:val="none" w:sz="0" w:space="0" w:color="auto"/>
            <w:bottom w:val="none" w:sz="0" w:space="0" w:color="auto"/>
            <w:right w:val="none" w:sz="0" w:space="0" w:color="auto"/>
          </w:divBdr>
        </w:div>
        <w:div w:id="82772277">
          <w:marLeft w:val="640"/>
          <w:marRight w:val="0"/>
          <w:marTop w:val="0"/>
          <w:marBottom w:val="0"/>
          <w:divBdr>
            <w:top w:val="none" w:sz="0" w:space="0" w:color="auto"/>
            <w:left w:val="none" w:sz="0" w:space="0" w:color="auto"/>
            <w:bottom w:val="none" w:sz="0" w:space="0" w:color="auto"/>
            <w:right w:val="none" w:sz="0" w:space="0" w:color="auto"/>
          </w:divBdr>
        </w:div>
        <w:div w:id="94326323">
          <w:marLeft w:val="640"/>
          <w:marRight w:val="0"/>
          <w:marTop w:val="0"/>
          <w:marBottom w:val="0"/>
          <w:divBdr>
            <w:top w:val="none" w:sz="0" w:space="0" w:color="auto"/>
            <w:left w:val="none" w:sz="0" w:space="0" w:color="auto"/>
            <w:bottom w:val="none" w:sz="0" w:space="0" w:color="auto"/>
            <w:right w:val="none" w:sz="0" w:space="0" w:color="auto"/>
          </w:divBdr>
        </w:div>
        <w:div w:id="109129946">
          <w:marLeft w:val="640"/>
          <w:marRight w:val="0"/>
          <w:marTop w:val="0"/>
          <w:marBottom w:val="0"/>
          <w:divBdr>
            <w:top w:val="none" w:sz="0" w:space="0" w:color="auto"/>
            <w:left w:val="none" w:sz="0" w:space="0" w:color="auto"/>
            <w:bottom w:val="none" w:sz="0" w:space="0" w:color="auto"/>
            <w:right w:val="none" w:sz="0" w:space="0" w:color="auto"/>
          </w:divBdr>
        </w:div>
        <w:div w:id="130905429">
          <w:marLeft w:val="640"/>
          <w:marRight w:val="0"/>
          <w:marTop w:val="0"/>
          <w:marBottom w:val="0"/>
          <w:divBdr>
            <w:top w:val="none" w:sz="0" w:space="0" w:color="auto"/>
            <w:left w:val="none" w:sz="0" w:space="0" w:color="auto"/>
            <w:bottom w:val="none" w:sz="0" w:space="0" w:color="auto"/>
            <w:right w:val="none" w:sz="0" w:space="0" w:color="auto"/>
          </w:divBdr>
        </w:div>
        <w:div w:id="137498419">
          <w:marLeft w:val="640"/>
          <w:marRight w:val="0"/>
          <w:marTop w:val="0"/>
          <w:marBottom w:val="0"/>
          <w:divBdr>
            <w:top w:val="none" w:sz="0" w:space="0" w:color="auto"/>
            <w:left w:val="none" w:sz="0" w:space="0" w:color="auto"/>
            <w:bottom w:val="none" w:sz="0" w:space="0" w:color="auto"/>
            <w:right w:val="none" w:sz="0" w:space="0" w:color="auto"/>
          </w:divBdr>
        </w:div>
        <w:div w:id="181019290">
          <w:marLeft w:val="640"/>
          <w:marRight w:val="0"/>
          <w:marTop w:val="0"/>
          <w:marBottom w:val="0"/>
          <w:divBdr>
            <w:top w:val="none" w:sz="0" w:space="0" w:color="auto"/>
            <w:left w:val="none" w:sz="0" w:space="0" w:color="auto"/>
            <w:bottom w:val="none" w:sz="0" w:space="0" w:color="auto"/>
            <w:right w:val="none" w:sz="0" w:space="0" w:color="auto"/>
          </w:divBdr>
        </w:div>
        <w:div w:id="183439861">
          <w:marLeft w:val="640"/>
          <w:marRight w:val="0"/>
          <w:marTop w:val="0"/>
          <w:marBottom w:val="0"/>
          <w:divBdr>
            <w:top w:val="none" w:sz="0" w:space="0" w:color="auto"/>
            <w:left w:val="none" w:sz="0" w:space="0" w:color="auto"/>
            <w:bottom w:val="none" w:sz="0" w:space="0" w:color="auto"/>
            <w:right w:val="none" w:sz="0" w:space="0" w:color="auto"/>
          </w:divBdr>
        </w:div>
        <w:div w:id="221258017">
          <w:marLeft w:val="640"/>
          <w:marRight w:val="0"/>
          <w:marTop w:val="0"/>
          <w:marBottom w:val="0"/>
          <w:divBdr>
            <w:top w:val="none" w:sz="0" w:space="0" w:color="auto"/>
            <w:left w:val="none" w:sz="0" w:space="0" w:color="auto"/>
            <w:bottom w:val="none" w:sz="0" w:space="0" w:color="auto"/>
            <w:right w:val="none" w:sz="0" w:space="0" w:color="auto"/>
          </w:divBdr>
        </w:div>
        <w:div w:id="231887247">
          <w:marLeft w:val="640"/>
          <w:marRight w:val="0"/>
          <w:marTop w:val="0"/>
          <w:marBottom w:val="0"/>
          <w:divBdr>
            <w:top w:val="none" w:sz="0" w:space="0" w:color="auto"/>
            <w:left w:val="none" w:sz="0" w:space="0" w:color="auto"/>
            <w:bottom w:val="none" w:sz="0" w:space="0" w:color="auto"/>
            <w:right w:val="none" w:sz="0" w:space="0" w:color="auto"/>
          </w:divBdr>
        </w:div>
        <w:div w:id="269748230">
          <w:marLeft w:val="640"/>
          <w:marRight w:val="0"/>
          <w:marTop w:val="0"/>
          <w:marBottom w:val="0"/>
          <w:divBdr>
            <w:top w:val="none" w:sz="0" w:space="0" w:color="auto"/>
            <w:left w:val="none" w:sz="0" w:space="0" w:color="auto"/>
            <w:bottom w:val="none" w:sz="0" w:space="0" w:color="auto"/>
            <w:right w:val="none" w:sz="0" w:space="0" w:color="auto"/>
          </w:divBdr>
        </w:div>
        <w:div w:id="272909043">
          <w:marLeft w:val="640"/>
          <w:marRight w:val="0"/>
          <w:marTop w:val="0"/>
          <w:marBottom w:val="0"/>
          <w:divBdr>
            <w:top w:val="none" w:sz="0" w:space="0" w:color="auto"/>
            <w:left w:val="none" w:sz="0" w:space="0" w:color="auto"/>
            <w:bottom w:val="none" w:sz="0" w:space="0" w:color="auto"/>
            <w:right w:val="none" w:sz="0" w:space="0" w:color="auto"/>
          </w:divBdr>
        </w:div>
        <w:div w:id="337194424">
          <w:marLeft w:val="640"/>
          <w:marRight w:val="0"/>
          <w:marTop w:val="0"/>
          <w:marBottom w:val="0"/>
          <w:divBdr>
            <w:top w:val="none" w:sz="0" w:space="0" w:color="auto"/>
            <w:left w:val="none" w:sz="0" w:space="0" w:color="auto"/>
            <w:bottom w:val="none" w:sz="0" w:space="0" w:color="auto"/>
            <w:right w:val="none" w:sz="0" w:space="0" w:color="auto"/>
          </w:divBdr>
        </w:div>
        <w:div w:id="399598011">
          <w:marLeft w:val="640"/>
          <w:marRight w:val="0"/>
          <w:marTop w:val="0"/>
          <w:marBottom w:val="0"/>
          <w:divBdr>
            <w:top w:val="none" w:sz="0" w:space="0" w:color="auto"/>
            <w:left w:val="none" w:sz="0" w:space="0" w:color="auto"/>
            <w:bottom w:val="none" w:sz="0" w:space="0" w:color="auto"/>
            <w:right w:val="none" w:sz="0" w:space="0" w:color="auto"/>
          </w:divBdr>
        </w:div>
        <w:div w:id="400756297">
          <w:marLeft w:val="640"/>
          <w:marRight w:val="0"/>
          <w:marTop w:val="0"/>
          <w:marBottom w:val="0"/>
          <w:divBdr>
            <w:top w:val="none" w:sz="0" w:space="0" w:color="auto"/>
            <w:left w:val="none" w:sz="0" w:space="0" w:color="auto"/>
            <w:bottom w:val="none" w:sz="0" w:space="0" w:color="auto"/>
            <w:right w:val="none" w:sz="0" w:space="0" w:color="auto"/>
          </w:divBdr>
        </w:div>
        <w:div w:id="454720329">
          <w:marLeft w:val="640"/>
          <w:marRight w:val="0"/>
          <w:marTop w:val="0"/>
          <w:marBottom w:val="0"/>
          <w:divBdr>
            <w:top w:val="none" w:sz="0" w:space="0" w:color="auto"/>
            <w:left w:val="none" w:sz="0" w:space="0" w:color="auto"/>
            <w:bottom w:val="none" w:sz="0" w:space="0" w:color="auto"/>
            <w:right w:val="none" w:sz="0" w:space="0" w:color="auto"/>
          </w:divBdr>
        </w:div>
        <w:div w:id="476920625">
          <w:marLeft w:val="640"/>
          <w:marRight w:val="0"/>
          <w:marTop w:val="0"/>
          <w:marBottom w:val="0"/>
          <w:divBdr>
            <w:top w:val="none" w:sz="0" w:space="0" w:color="auto"/>
            <w:left w:val="none" w:sz="0" w:space="0" w:color="auto"/>
            <w:bottom w:val="none" w:sz="0" w:space="0" w:color="auto"/>
            <w:right w:val="none" w:sz="0" w:space="0" w:color="auto"/>
          </w:divBdr>
        </w:div>
        <w:div w:id="499348750">
          <w:marLeft w:val="640"/>
          <w:marRight w:val="0"/>
          <w:marTop w:val="0"/>
          <w:marBottom w:val="0"/>
          <w:divBdr>
            <w:top w:val="none" w:sz="0" w:space="0" w:color="auto"/>
            <w:left w:val="none" w:sz="0" w:space="0" w:color="auto"/>
            <w:bottom w:val="none" w:sz="0" w:space="0" w:color="auto"/>
            <w:right w:val="none" w:sz="0" w:space="0" w:color="auto"/>
          </w:divBdr>
        </w:div>
        <w:div w:id="568882080">
          <w:marLeft w:val="640"/>
          <w:marRight w:val="0"/>
          <w:marTop w:val="0"/>
          <w:marBottom w:val="0"/>
          <w:divBdr>
            <w:top w:val="none" w:sz="0" w:space="0" w:color="auto"/>
            <w:left w:val="none" w:sz="0" w:space="0" w:color="auto"/>
            <w:bottom w:val="none" w:sz="0" w:space="0" w:color="auto"/>
            <w:right w:val="none" w:sz="0" w:space="0" w:color="auto"/>
          </w:divBdr>
        </w:div>
        <w:div w:id="585000488">
          <w:marLeft w:val="640"/>
          <w:marRight w:val="0"/>
          <w:marTop w:val="0"/>
          <w:marBottom w:val="0"/>
          <w:divBdr>
            <w:top w:val="none" w:sz="0" w:space="0" w:color="auto"/>
            <w:left w:val="none" w:sz="0" w:space="0" w:color="auto"/>
            <w:bottom w:val="none" w:sz="0" w:space="0" w:color="auto"/>
            <w:right w:val="none" w:sz="0" w:space="0" w:color="auto"/>
          </w:divBdr>
        </w:div>
        <w:div w:id="595868122">
          <w:marLeft w:val="640"/>
          <w:marRight w:val="0"/>
          <w:marTop w:val="0"/>
          <w:marBottom w:val="0"/>
          <w:divBdr>
            <w:top w:val="none" w:sz="0" w:space="0" w:color="auto"/>
            <w:left w:val="none" w:sz="0" w:space="0" w:color="auto"/>
            <w:bottom w:val="none" w:sz="0" w:space="0" w:color="auto"/>
            <w:right w:val="none" w:sz="0" w:space="0" w:color="auto"/>
          </w:divBdr>
        </w:div>
        <w:div w:id="629240267">
          <w:marLeft w:val="640"/>
          <w:marRight w:val="0"/>
          <w:marTop w:val="0"/>
          <w:marBottom w:val="0"/>
          <w:divBdr>
            <w:top w:val="none" w:sz="0" w:space="0" w:color="auto"/>
            <w:left w:val="none" w:sz="0" w:space="0" w:color="auto"/>
            <w:bottom w:val="none" w:sz="0" w:space="0" w:color="auto"/>
            <w:right w:val="none" w:sz="0" w:space="0" w:color="auto"/>
          </w:divBdr>
        </w:div>
        <w:div w:id="632711253">
          <w:marLeft w:val="640"/>
          <w:marRight w:val="0"/>
          <w:marTop w:val="0"/>
          <w:marBottom w:val="0"/>
          <w:divBdr>
            <w:top w:val="none" w:sz="0" w:space="0" w:color="auto"/>
            <w:left w:val="none" w:sz="0" w:space="0" w:color="auto"/>
            <w:bottom w:val="none" w:sz="0" w:space="0" w:color="auto"/>
            <w:right w:val="none" w:sz="0" w:space="0" w:color="auto"/>
          </w:divBdr>
        </w:div>
        <w:div w:id="677512424">
          <w:marLeft w:val="640"/>
          <w:marRight w:val="0"/>
          <w:marTop w:val="0"/>
          <w:marBottom w:val="0"/>
          <w:divBdr>
            <w:top w:val="none" w:sz="0" w:space="0" w:color="auto"/>
            <w:left w:val="none" w:sz="0" w:space="0" w:color="auto"/>
            <w:bottom w:val="none" w:sz="0" w:space="0" w:color="auto"/>
            <w:right w:val="none" w:sz="0" w:space="0" w:color="auto"/>
          </w:divBdr>
        </w:div>
        <w:div w:id="700394553">
          <w:marLeft w:val="640"/>
          <w:marRight w:val="0"/>
          <w:marTop w:val="0"/>
          <w:marBottom w:val="0"/>
          <w:divBdr>
            <w:top w:val="none" w:sz="0" w:space="0" w:color="auto"/>
            <w:left w:val="none" w:sz="0" w:space="0" w:color="auto"/>
            <w:bottom w:val="none" w:sz="0" w:space="0" w:color="auto"/>
            <w:right w:val="none" w:sz="0" w:space="0" w:color="auto"/>
          </w:divBdr>
        </w:div>
        <w:div w:id="704601894">
          <w:marLeft w:val="640"/>
          <w:marRight w:val="0"/>
          <w:marTop w:val="0"/>
          <w:marBottom w:val="0"/>
          <w:divBdr>
            <w:top w:val="none" w:sz="0" w:space="0" w:color="auto"/>
            <w:left w:val="none" w:sz="0" w:space="0" w:color="auto"/>
            <w:bottom w:val="none" w:sz="0" w:space="0" w:color="auto"/>
            <w:right w:val="none" w:sz="0" w:space="0" w:color="auto"/>
          </w:divBdr>
        </w:div>
        <w:div w:id="740061638">
          <w:marLeft w:val="640"/>
          <w:marRight w:val="0"/>
          <w:marTop w:val="0"/>
          <w:marBottom w:val="0"/>
          <w:divBdr>
            <w:top w:val="none" w:sz="0" w:space="0" w:color="auto"/>
            <w:left w:val="none" w:sz="0" w:space="0" w:color="auto"/>
            <w:bottom w:val="none" w:sz="0" w:space="0" w:color="auto"/>
            <w:right w:val="none" w:sz="0" w:space="0" w:color="auto"/>
          </w:divBdr>
        </w:div>
        <w:div w:id="800461454">
          <w:marLeft w:val="640"/>
          <w:marRight w:val="0"/>
          <w:marTop w:val="0"/>
          <w:marBottom w:val="0"/>
          <w:divBdr>
            <w:top w:val="none" w:sz="0" w:space="0" w:color="auto"/>
            <w:left w:val="none" w:sz="0" w:space="0" w:color="auto"/>
            <w:bottom w:val="none" w:sz="0" w:space="0" w:color="auto"/>
            <w:right w:val="none" w:sz="0" w:space="0" w:color="auto"/>
          </w:divBdr>
        </w:div>
        <w:div w:id="805465529">
          <w:marLeft w:val="640"/>
          <w:marRight w:val="0"/>
          <w:marTop w:val="0"/>
          <w:marBottom w:val="0"/>
          <w:divBdr>
            <w:top w:val="none" w:sz="0" w:space="0" w:color="auto"/>
            <w:left w:val="none" w:sz="0" w:space="0" w:color="auto"/>
            <w:bottom w:val="none" w:sz="0" w:space="0" w:color="auto"/>
            <w:right w:val="none" w:sz="0" w:space="0" w:color="auto"/>
          </w:divBdr>
        </w:div>
        <w:div w:id="808205979">
          <w:marLeft w:val="640"/>
          <w:marRight w:val="0"/>
          <w:marTop w:val="0"/>
          <w:marBottom w:val="0"/>
          <w:divBdr>
            <w:top w:val="none" w:sz="0" w:space="0" w:color="auto"/>
            <w:left w:val="none" w:sz="0" w:space="0" w:color="auto"/>
            <w:bottom w:val="none" w:sz="0" w:space="0" w:color="auto"/>
            <w:right w:val="none" w:sz="0" w:space="0" w:color="auto"/>
          </w:divBdr>
        </w:div>
        <w:div w:id="831145031">
          <w:marLeft w:val="640"/>
          <w:marRight w:val="0"/>
          <w:marTop w:val="0"/>
          <w:marBottom w:val="0"/>
          <w:divBdr>
            <w:top w:val="none" w:sz="0" w:space="0" w:color="auto"/>
            <w:left w:val="none" w:sz="0" w:space="0" w:color="auto"/>
            <w:bottom w:val="none" w:sz="0" w:space="0" w:color="auto"/>
            <w:right w:val="none" w:sz="0" w:space="0" w:color="auto"/>
          </w:divBdr>
        </w:div>
        <w:div w:id="892738600">
          <w:marLeft w:val="640"/>
          <w:marRight w:val="0"/>
          <w:marTop w:val="0"/>
          <w:marBottom w:val="0"/>
          <w:divBdr>
            <w:top w:val="none" w:sz="0" w:space="0" w:color="auto"/>
            <w:left w:val="none" w:sz="0" w:space="0" w:color="auto"/>
            <w:bottom w:val="none" w:sz="0" w:space="0" w:color="auto"/>
            <w:right w:val="none" w:sz="0" w:space="0" w:color="auto"/>
          </w:divBdr>
        </w:div>
        <w:div w:id="904494150">
          <w:marLeft w:val="640"/>
          <w:marRight w:val="0"/>
          <w:marTop w:val="0"/>
          <w:marBottom w:val="0"/>
          <w:divBdr>
            <w:top w:val="none" w:sz="0" w:space="0" w:color="auto"/>
            <w:left w:val="none" w:sz="0" w:space="0" w:color="auto"/>
            <w:bottom w:val="none" w:sz="0" w:space="0" w:color="auto"/>
            <w:right w:val="none" w:sz="0" w:space="0" w:color="auto"/>
          </w:divBdr>
        </w:div>
        <w:div w:id="911811662">
          <w:marLeft w:val="640"/>
          <w:marRight w:val="0"/>
          <w:marTop w:val="0"/>
          <w:marBottom w:val="0"/>
          <w:divBdr>
            <w:top w:val="none" w:sz="0" w:space="0" w:color="auto"/>
            <w:left w:val="none" w:sz="0" w:space="0" w:color="auto"/>
            <w:bottom w:val="none" w:sz="0" w:space="0" w:color="auto"/>
            <w:right w:val="none" w:sz="0" w:space="0" w:color="auto"/>
          </w:divBdr>
        </w:div>
        <w:div w:id="934820640">
          <w:marLeft w:val="640"/>
          <w:marRight w:val="0"/>
          <w:marTop w:val="0"/>
          <w:marBottom w:val="0"/>
          <w:divBdr>
            <w:top w:val="none" w:sz="0" w:space="0" w:color="auto"/>
            <w:left w:val="none" w:sz="0" w:space="0" w:color="auto"/>
            <w:bottom w:val="none" w:sz="0" w:space="0" w:color="auto"/>
            <w:right w:val="none" w:sz="0" w:space="0" w:color="auto"/>
          </w:divBdr>
        </w:div>
        <w:div w:id="992880009">
          <w:marLeft w:val="640"/>
          <w:marRight w:val="0"/>
          <w:marTop w:val="0"/>
          <w:marBottom w:val="0"/>
          <w:divBdr>
            <w:top w:val="none" w:sz="0" w:space="0" w:color="auto"/>
            <w:left w:val="none" w:sz="0" w:space="0" w:color="auto"/>
            <w:bottom w:val="none" w:sz="0" w:space="0" w:color="auto"/>
            <w:right w:val="none" w:sz="0" w:space="0" w:color="auto"/>
          </w:divBdr>
        </w:div>
        <w:div w:id="995689624">
          <w:marLeft w:val="640"/>
          <w:marRight w:val="0"/>
          <w:marTop w:val="0"/>
          <w:marBottom w:val="0"/>
          <w:divBdr>
            <w:top w:val="none" w:sz="0" w:space="0" w:color="auto"/>
            <w:left w:val="none" w:sz="0" w:space="0" w:color="auto"/>
            <w:bottom w:val="none" w:sz="0" w:space="0" w:color="auto"/>
            <w:right w:val="none" w:sz="0" w:space="0" w:color="auto"/>
          </w:divBdr>
        </w:div>
        <w:div w:id="1030839604">
          <w:marLeft w:val="640"/>
          <w:marRight w:val="0"/>
          <w:marTop w:val="0"/>
          <w:marBottom w:val="0"/>
          <w:divBdr>
            <w:top w:val="none" w:sz="0" w:space="0" w:color="auto"/>
            <w:left w:val="none" w:sz="0" w:space="0" w:color="auto"/>
            <w:bottom w:val="none" w:sz="0" w:space="0" w:color="auto"/>
            <w:right w:val="none" w:sz="0" w:space="0" w:color="auto"/>
          </w:divBdr>
        </w:div>
        <w:div w:id="1048265231">
          <w:marLeft w:val="640"/>
          <w:marRight w:val="0"/>
          <w:marTop w:val="0"/>
          <w:marBottom w:val="0"/>
          <w:divBdr>
            <w:top w:val="none" w:sz="0" w:space="0" w:color="auto"/>
            <w:left w:val="none" w:sz="0" w:space="0" w:color="auto"/>
            <w:bottom w:val="none" w:sz="0" w:space="0" w:color="auto"/>
            <w:right w:val="none" w:sz="0" w:space="0" w:color="auto"/>
          </w:divBdr>
        </w:div>
        <w:div w:id="1048724413">
          <w:marLeft w:val="640"/>
          <w:marRight w:val="0"/>
          <w:marTop w:val="0"/>
          <w:marBottom w:val="0"/>
          <w:divBdr>
            <w:top w:val="none" w:sz="0" w:space="0" w:color="auto"/>
            <w:left w:val="none" w:sz="0" w:space="0" w:color="auto"/>
            <w:bottom w:val="none" w:sz="0" w:space="0" w:color="auto"/>
            <w:right w:val="none" w:sz="0" w:space="0" w:color="auto"/>
          </w:divBdr>
        </w:div>
        <w:div w:id="1101682853">
          <w:marLeft w:val="640"/>
          <w:marRight w:val="0"/>
          <w:marTop w:val="0"/>
          <w:marBottom w:val="0"/>
          <w:divBdr>
            <w:top w:val="none" w:sz="0" w:space="0" w:color="auto"/>
            <w:left w:val="none" w:sz="0" w:space="0" w:color="auto"/>
            <w:bottom w:val="none" w:sz="0" w:space="0" w:color="auto"/>
            <w:right w:val="none" w:sz="0" w:space="0" w:color="auto"/>
          </w:divBdr>
        </w:div>
        <w:div w:id="1113094026">
          <w:marLeft w:val="640"/>
          <w:marRight w:val="0"/>
          <w:marTop w:val="0"/>
          <w:marBottom w:val="0"/>
          <w:divBdr>
            <w:top w:val="none" w:sz="0" w:space="0" w:color="auto"/>
            <w:left w:val="none" w:sz="0" w:space="0" w:color="auto"/>
            <w:bottom w:val="none" w:sz="0" w:space="0" w:color="auto"/>
            <w:right w:val="none" w:sz="0" w:space="0" w:color="auto"/>
          </w:divBdr>
        </w:div>
        <w:div w:id="1119181563">
          <w:marLeft w:val="640"/>
          <w:marRight w:val="0"/>
          <w:marTop w:val="0"/>
          <w:marBottom w:val="0"/>
          <w:divBdr>
            <w:top w:val="none" w:sz="0" w:space="0" w:color="auto"/>
            <w:left w:val="none" w:sz="0" w:space="0" w:color="auto"/>
            <w:bottom w:val="none" w:sz="0" w:space="0" w:color="auto"/>
            <w:right w:val="none" w:sz="0" w:space="0" w:color="auto"/>
          </w:divBdr>
        </w:div>
        <w:div w:id="1137718351">
          <w:marLeft w:val="640"/>
          <w:marRight w:val="0"/>
          <w:marTop w:val="0"/>
          <w:marBottom w:val="0"/>
          <w:divBdr>
            <w:top w:val="none" w:sz="0" w:space="0" w:color="auto"/>
            <w:left w:val="none" w:sz="0" w:space="0" w:color="auto"/>
            <w:bottom w:val="none" w:sz="0" w:space="0" w:color="auto"/>
            <w:right w:val="none" w:sz="0" w:space="0" w:color="auto"/>
          </w:divBdr>
        </w:div>
        <w:div w:id="1143429207">
          <w:marLeft w:val="640"/>
          <w:marRight w:val="0"/>
          <w:marTop w:val="0"/>
          <w:marBottom w:val="0"/>
          <w:divBdr>
            <w:top w:val="none" w:sz="0" w:space="0" w:color="auto"/>
            <w:left w:val="none" w:sz="0" w:space="0" w:color="auto"/>
            <w:bottom w:val="none" w:sz="0" w:space="0" w:color="auto"/>
            <w:right w:val="none" w:sz="0" w:space="0" w:color="auto"/>
          </w:divBdr>
        </w:div>
        <w:div w:id="1179388944">
          <w:marLeft w:val="640"/>
          <w:marRight w:val="0"/>
          <w:marTop w:val="0"/>
          <w:marBottom w:val="0"/>
          <w:divBdr>
            <w:top w:val="none" w:sz="0" w:space="0" w:color="auto"/>
            <w:left w:val="none" w:sz="0" w:space="0" w:color="auto"/>
            <w:bottom w:val="none" w:sz="0" w:space="0" w:color="auto"/>
            <w:right w:val="none" w:sz="0" w:space="0" w:color="auto"/>
          </w:divBdr>
        </w:div>
        <w:div w:id="1194659000">
          <w:marLeft w:val="640"/>
          <w:marRight w:val="0"/>
          <w:marTop w:val="0"/>
          <w:marBottom w:val="0"/>
          <w:divBdr>
            <w:top w:val="none" w:sz="0" w:space="0" w:color="auto"/>
            <w:left w:val="none" w:sz="0" w:space="0" w:color="auto"/>
            <w:bottom w:val="none" w:sz="0" w:space="0" w:color="auto"/>
            <w:right w:val="none" w:sz="0" w:space="0" w:color="auto"/>
          </w:divBdr>
        </w:div>
        <w:div w:id="1199320015">
          <w:marLeft w:val="640"/>
          <w:marRight w:val="0"/>
          <w:marTop w:val="0"/>
          <w:marBottom w:val="0"/>
          <w:divBdr>
            <w:top w:val="none" w:sz="0" w:space="0" w:color="auto"/>
            <w:left w:val="none" w:sz="0" w:space="0" w:color="auto"/>
            <w:bottom w:val="none" w:sz="0" w:space="0" w:color="auto"/>
            <w:right w:val="none" w:sz="0" w:space="0" w:color="auto"/>
          </w:divBdr>
        </w:div>
        <w:div w:id="1224023300">
          <w:marLeft w:val="640"/>
          <w:marRight w:val="0"/>
          <w:marTop w:val="0"/>
          <w:marBottom w:val="0"/>
          <w:divBdr>
            <w:top w:val="none" w:sz="0" w:space="0" w:color="auto"/>
            <w:left w:val="none" w:sz="0" w:space="0" w:color="auto"/>
            <w:bottom w:val="none" w:sz="0" w:space="0" w:color="auto"/>
            <w:right w:val="none" w:sz="0" w:space="0" w:color="auto"/>
          </w:divBdr>
        </w:div>
        <w:div w:id="1225019419">
          <w:marLeft w:val="640"/>
          <w:marRight w:val="0"/>
          <w:marTop w:val="0"/>
          <w:marBottom w:val="0"/>
          <w:divBdr>
            <w:top w:val="none" w:sz="0" w:space="0" w:color="auto"/>
            <w:left w:val="none" w:sz="0" w:space="0" w:color="auto"/>
            <w:bottom w:val="none" w:sz="0" w:space="0" w:color="auto"/>
            <w:right w:val="none" w:sz="0" w:space="0" w:color="auto"/>
          </w:divBdr>
        </w:div>
        <w:div w:id="1247764470">
          <w:marLeft w:val="640"/>
          <w:marRight w:val="0"/>
          <w:marTop w:val="0"/>
          <w:marBottom w:val="0"/>
          <w:divBdr>
            <w:top w:val="none" w:sz="0" w:space="0" w:color="auto"/>
            <w:left w:val="none" w:sz="0" w:space="0" w:color="auto"/>
            <w:bottom w:val="none" w:sz="0" w:space="0" w:color="auto"/>
            <w:right w:val="none" w:sz="0" w:space="0" w:color="auto"/>
          </w:divBdr>
        </w:div>
        <w:div w:id="1268079245">
          <w:marLeft w:val="640"/>
          <w:marRight w:val="0"/>
          <w:marTop w:val="0"/>
          <w:marBottom w:val="0"/>
          <w:divBdr>
            <w:top w:val="none" w:sz="0" w:space="0" w:color="auto"/>
            <w:left w:val="none" w:sz="0" w:space="0" w:color="auto"/>
            <w:bottom w:val="none" w:sz="0" w:space="0" w:color="auto"/>
            <w:right w:val="none" w:sz="0" w:space="0" w:color="auto"/>
          </w:divBdr>
        </w:div>
        <w:div w:id="1274480734">
          <w:marLeft w:val="640"/>
          <w:marRight w:val="0"/>
          <w:marTop w:val="0"/>
          <w:marBottom w:val="0"/>
          <w:divBdr>
            <w:top w:val="none" w:sz="0" w:space="0" w:color="auto"/>
            <w:left w:val="none" w:sz="0" w:space="0" w:color="auto"/>
            <w:bottom w:val="none" w:sz="0" w:space="0" w:color="auto"/>
            <w:right w:val="none" w:sz="0" w:space="0" w:color="auto"/>
          </w:divBdr>
        </w:div>
        <w:div w:id="1275556643">
          <w:marLeft w:val="640"/>
          <w:marRight w:val="0"/>
          <w:marTop w:val="0"/>
          <w:marBottom w:val="0"/>
          <w:divBdr>
            <w:top w:val="none" w:sz="0" w:space="0" w:color="auto"/>
            <w:left w:val="none" w:sz="0" w:space="0" w:color="auto"/>
            <w:bottom w:val="none" w:sz="0" w:space="0" w:color="auto"/>
            <w:right w:val="none" w:sz="0" w:space="0" w:color="auto"/>
          </w:divBdr>
        </w:div>
        <w:div w:id="1325937352">
          <w:marLeft w:val="640"/>
          <w:marRight w:val="0"/>
          <w:marTop w:val="0"/>
          <w:marBottom w:val="0"/>
          <w:divBdr>
            <w:top w:val="none" w:sz="0" w:space="0" w:color="auto"/>
            <w:left w:val="none" w:sz="0" w:space="0" w:color="auto"/>
            <w:bottom w:val="none" w:sz="0" w:space="0" w:color="auto"/>
            <w:right w:val="none" w:sz="0" w:space="0" w:color="auto"/>
          </w:divBdr>
        </w:div>
        <w:div w:id="1340542834">
          <w:marLeft w:val="640"/>
          <w:marRight w:val="0"/>
          <w:marTop w:val="0"/>
          <w:marBottom w:val="0"/>
          <w:divBdr>
            <w:top w:val="none" w:sz="0" w:space="0" w:color="auto"/>
            <w:left w:val="none" w:sz="0" w:space="0" w:color="auto"/>
            <w:bottom w:val="none" w:sz="0" w:space="0" w:color="auto"/>
            <w:right w:val="none" w:sz="0" w:space="0" w:color="auto"/>
          </w:divBdr>
        </w:div>
        <w:div w:id="1361709524">
          <w:marLeft w:val="640"/>
          <w:marRight w:val="0"/>
          <w:marTop w:val="0"/>
          <w:marBottom w:val="0"/>
          <w:divBdr>
            <w:top w:val="none" w:sz="0" w:space="0" w:color="auto"/>
            <w:left w:val="none" w:sz="0" w:space="0" w:color="auto"/>
            <w:bottom w:val="none" w:sz="0" w:space="0" w:color="auto"/>
            <w:right w:val="none" w:sz="0" w:space="0" w:color="auto"/>
          </w:divBdr>
        </w:div>
        <w:div w:id="1380974851">
          <w:marLeft w:val="640"/>
          <w:marRight w:val="0"/>
          <w:marTop w:val="0"/>
          <w:marBottom w:val="0"/>
          <w:divBdr>
            <w:top w:val="none" w:sz="0" w:space="0" w:color="auto"/>
            <w:left w:val="none" w:sz="0" w:space="0" w:color="auto"/>
            <w:bottom w:val="none" w:sz="0" w:space="0" w:color="auto"/>
            <w:right w:val="none" w:sz="0" w:space="0" w:color="auto"/>
          </w:divBdr>
        </w:div>
        <w:div w:id="1387147205">
          <w:marLeft w:val="640"/>
          <w:marRight w:val="0"/>
          <w:marTop w:val="0"/>
          <w:marBottom w:val="0"/>
          <w:divBdr>
            <w:top w:val="none" w:sz="0" w:space="0" w:color="auto"/>
            <w:left w:val="none" w:sz="0" w:space="0" w:color="auto"/>
            <w:bottom w:val="none" w:sz="0" w:space="0" w:color="auto"/>
            <w:right w:val="none" w:sz="0" w:space="0" w:color="auto"/>
          </w:divBdr>
        </w:div>
        <w:div w:id="1403943921">
          <w:marLeft w:val="640"/>
          <w:marRight w:val="0"/>
          <w:marTop w:val="0"/>
          <w:marBottom w:val="0"/>
          <w:divBdr>
            <w:top w:val="none" w:sz="0" w:space="0" w:color="auto"/>
            <w:left w:val="none" w:sz="0" w:space="0" w:color="auto"/>
            <w:bottom w:val="none" w:sz="0" w:space="0" w:color="auto"/>
            <w:right w:val="none" w:sz="0" w:space="0" w:color="auto"/>
          </w:divBdr>
        </w:div>
        <w:div w:id="1459179087">
          <w:marLeft w:val="640"/>
          <w:marRight w:val="0"/>
          <w:marTop w:val="0"/>
          <w:marBottom w:val="0"/>
          <w:divBdr>
            <w:top w:val="none" w:sz="0" w:space="0" w:color="auto"/>
            <w:left w:val="none" w:sz="0" w:space="0" w:color="auto"/>
            <w:bottom w:val="none" w:sz="0" w:space="0" w:color="auto"/>
            <w:right w:val="none" w:sz="0" w:space="0" w:color="auto"/>
          </w:divBdr>
        </w:div>
        <w:div w:id="1460802140">
          <w:marLeft w:val="640"/>
          <w:marRight w:val="0"/>
          <w:marTop w:val="0"/>
          <w:marBottom w:val="0"/>
          <w:divBdr>
            <w:top w:val="none" w:sz="0" w:space="0" w:color="auto"/>
            <w:left w:val="none" w:sz="0" w:space="0" w:color="auto"/>
            <w:bottom w:val="none" w:sz="0" w:space="0" w:color="auto"/>
            <w:right w:val="none" w:sz="0" w:space="0" w:color="auto"/>
          </w:divBdr>
        </w:div>
        <w:div w:id="1488210350">
          <w:marLeft w:val="640"/>
          <w:marRight w:val="0"/>
          <w:marTop w:val="0"/>
          <w:marBottom w:val="0"/>
          <w:divBdr>
            <w:top w:val="none" w:sz="0" w:space="0" w:color="auto"/>
            <w:left w:val="none" w:sz="0" w:space="0" w:color="auto"/>
            <w:bottom w:val="none" w:sz="0" w:space="0" w:color="auto"/>
            <w:right w:val="none" w:sz="0" w:space="0" w:color="auto"/>
          </w:divBdr>
        </w:div>
        <w:div w:id="1513566128">
          <w:marLeft w:val="640"/>
          <w:marRight w:val="0"/>
          <w:marTop w:val="0"/>
          <w:marBottom w:val="0"/>
          <w:divBdr>
            <w:top w:val="none" w:sz="0" w:space="0" w:color="auto"/>
            <w:left w:val="none" w:sz="0" w:space="0" w:color="auto"/>
            <w:bottom w:val="none" w:sz="0" w:space="0" w:color="auto"/>
            <w:right w:val="none" w:sz="0" w:space="0" w:color="auto"/>
          </w:divBdr>
        </w:div>
        <w:div w:id="1535191482">
          <w:marLeft w:val="640"/>
          <w:marRight w:val="0"/>
          <w:marTop w:val="0"/>
          <w:marBottom w:val="0"/>
          <w:divBdr>
            <w:top w:val="none" w:sz="0" w:space="0" w:color="auto"/>
            <w:left w:val="none" w:sz="0" w:space="0" w:color="auto"/>
            <w:bottom w:val="none" w:sz="0" w:space="0" w:color="auto"/>
            <w:right w:val="none" w:sz="0" w:space="0" w:color="auto"/>
          </w:divBdr>
        </w:div>
        <w:div w:id="1539512675">
          <w:marLeft w:val="640"/>
          <w:marRight w:val="0"/>
          <w:marTop w:val="0"/>
          <w:marBottom w:val="0"/>
          <w:divBdr>
            <w:top w:val="none" w:sz="0" w:space="0" w:color="auto"/>
            <w:left w:val="none" w:sz="0" w:space="0" w:color="auto"/>
            <w:bottom w:val="none" w:sz="0" w:space="0" w:color="auto"/>
            <w:right w:val="none" w:sz="0" w:space="0" w:color="auto"/>
          </w:divBdr>
        </w:div>
        <w:div w:id="1547792704">
          <w:marLeft w:val="640"/>
          <w:marRight w:val="0"/>
          <w:marTop w:val="0"/>
          <w:marBottom w:val="0"/>
          <w:divBdr>
            <w:top w:val="none" w:sz="0" w:space="0" w:color="auto"/>
            <w:left w:val="none" w:sz="0" w:space="0" w:color="auto"/>
            <w:bottom w:val="none" w:sz="0" w:space="0" w:color="auto"/>
            <w:right w:val="none" w:sz="0" w:space="0" w:color="auto"/>
          </w:divBdr>
        </w:div>
        <w:div w:id="1571767785">
          <w:marLeft w:val="640"/>
          <w:marRight w:val="0"/>
          <w:marTop w:val="0"/>
          <w:marBottom w:val="0"/>
          <w:divBdr>
            <w:top w:val="none" w:sz="0" w:space="0" w:color="auto"/>
            <w:left w:val="none" w:sz="0" w:space="0" w:color="auto"/>
            <w:bottom w:val="none" w:sz="0" w:space="0" w:color="auto"/>
            <w:right w:val="none" w:sz="0" w:space="0" w:color="auto"/>
          </w:divBdr>
        </w:div>
        <w:div w:id="1586836726">
          <w:marLeft w:val="640"/>
          <w:marRight w:val="0"/>
          <w:marTop w:val="0"/>
          <w:marBottom w:val="0"/>
          <w:divBdr>
            <w:top w:val="none" w:sz="0" w:space="0" w:color="auto"/>
            <w:left w:val="none" w:sz="0" w:space="0" w:color="auto"/>
            <w:bottom w:val="none" w:sz="0" w:space="0" w:color="auto"/>
            <w:right w:val="none" w:sz="0" w:space="0" w:color="auto"/>
          </w:divBdr>
        </w:div>
        <w:div w:id="1592663435">
          <w:marLeft w:val="640"/>
          <w:marRight w:val="0"/>
          <w:marTop w:val="0"/>
          <w:marBottom w:val="0"/>
          <w:divBdr>
            <w:top w:val="none" w:sz="0" w:space="0" w:color="auto"/>
            <w:left w:val="none" w:sz="0" w:space="0" w:color="auto"/>
            <w:bottom w:val="none" w:sz="0" w:space="0" w:color="auto"/>
            <w:right w:val="none" w:sz="0" w:space="0" w:color="auto"/>
          </w:divBdr>
        </w:div>
        <w:div w:id="1607349811">
          <w:marLeft w:val="640"/>
          <w:marRight w:val="0"/>
          <w:marTop w:val="0"/>
          <w:marBottom w:val="0"/>
          <w:divBdr>
            <w:top w:val="none" w:sz="0" w:space="0" w:color="auto"/>
            <w:left w:val="none" w:sz="0" w:space="0" w:color="auto"/>
            <w:bottom w:val="none" w:sz="0" w:space="0" w:color="auto"/>
            <w:right w:val="none" w:sz="0" w:space="0" w:color="auto"/>
          </w:divBdr>
        </w:div>
        <w:div w:id="1626307012">
          <w:marLeft w:val="640"/>
          <w:marRight w:val="0"/>
          <w:marTop w:val="0"/>
          <w:marBottom w:val="0"/>
          <w:divBdr>
            <w:top w:val="none" w:sz="0" w:space="0" w:color="auto"/>
            <w:left w:val="none" w:sz="0" w:space="0" w:color="auto"/>
            <w:bottom w:val="none" w:sz="0" w:space="0" w:color="auto"/>
            <w:right w:val="none" w:sz="0" w:space="0" w:color="auto"/>
          </w:divBdr>
        </w:div>
        <w:div w:id="1630673056">
          <w:marLeft w:val="640"/>
          <w:marRight w:val="0"/>
          <w:marTop w:val="0"/>
          <w:marBottom w:val="0"/>
          <w:divBdr>
            <w:top w:val="none" w:sz="0" w:space="0" w:color="auto"/>
            <w:left w:val="none" w:sz="0" w:space="0" w:color="auto"/>
            <w:bottom w:val="none" w:sz="0" w:space="0" w:color="auto"/>
            <w:right w:val="none" w:sz="0" w:space="0" w:color="auto"/>
          </w:divBdr>
        </w:div>
        <w:div w:id="1652977712">
          <w:marLeft w:val="640"/>
          <w:marRight w:val="0"/>
          <w:marTop w:val="0"/>
          <w:marBottom w:val="0"/>
          <w:divBdr>
            <w:top w:val="none" w:sz="0" w:space="0" w:color="auto"/>
            <w:left w:val="none" w:sz="0" w:space="0" w:color="auto"/>
            <w:bottom w:val="none" w:sz="0" w:space="0" w:color="auto"/>
            <w:right w:val="none" w:sz="0" w:space="0" w:color="auto"/>
          </w:divBdr>
        </w:div>
        <w:div w:id="1662854416">
          <w:marLeft w:val="640"/>
          <w:marRight w:val="0"/>
          <w:marTop w:val="0"/>
          <w:marBottom w:val="0"/>
          <w:divBdr>
            <w:top w:val="none" w:sz="0" w:space="0" w:color="auto"/>
            <w:left w:val="none" w:sz="0" w:space="0" w:color="auto"/>
            <w:bottom w:val="none" w:sz="0" w:space="0" w:color="auto"/>
            <w:right w:val="none" w:sz="0" w:space="0" w:color="auto"/>
          </w:divBdr>
        </w:div>
        <w:div w:id="1767799782">
          <w:marLeft w:val="640"/>
          <w:marRight w:val="0"/>
          <w:marTop w:val="0"/>
          <w:marBottom w:val="0"/>
          <w:divBdr>
            <w:top w:val="none" w:sz="0" w:space="0" w:color="auto"/>
            <w:left w:val="none" w:sz="0" w:space="0" w:color="auto"/>
            <w:bottom w:val="none" w:sz="0" w:space="0" w:color="auto"/>
            <w:right w:val="none" w:sz="0" w:space="0" w:color="auto"/>
          </w:divBdr>
        </w:div>
        <w:div w:id="1791631835">
          <w:marLeft w:val="640"/>
          <w:marRight w:val="0"/>
          <w:marTop w:val="0"/>
          <w:marBottom w:val="0"/>
          <w:divBdr>
            <w:top w:val="none" w:sz="0" w:space="0" w:color="auto"/>
            <w:left w:val="none" w:sz="0" w:space="0" w:color="auto"/>
            <w:bottom w:val="none" w:sz="0" w:space="0" w:color="auto"/>
            <w:right w:val="none" w:sz="0" w:space="0" w:color="auto"/>
          </w:divBdr>
        </w:div>
        <w:div w:id="1799908615">
          <w:marLeft w:val="640"/>
          <w:marRight w:val="0"/>
          <w:marTop w:val="0"/>
          <w:marBottom w:val="0"/>
          <w:divBdr>
            <w:top w:val="none" w:sz="0" w:space="0" w:color="auto"/>
            <w:left w:val="none" w:sz="0" w:space="0" w:color="auto"/>
            <w:bottom w:val="none" w:sz="0" w:space="0" w:color="auto"/>
            <w:right w:val="none" w:sz="0" w:space="0" w:color="auto"/>
          </w:divBdr>
        </w:div>
        <w:div w:id="1831600234">
          <w:marLeft w:val="640"/>
          <w:marRight w:val="0"/>
          <w:marTop w:val="0"/>
          <w:marBottom w:val="0"/>
          <w:divBdr>
            <w:top w:val="none" w:sz="0" w:space="0" w:color="auto"/>
            <w:left w:val="none" w:sz="0" w:space="0" w:color="auto"/>
            <w:bottom w:val="none" w:sz="0" w:space="0" w:color="auto"/>
            <w:right w:val="none" w:sz="0" w:space="0" w:color="auto"/>
          </w:divBdr>
        </w:div>
        <w:div w:id="1847406087">
          <w:marLeft w:val="640"/>
          <w:marRight w:val="0"/>
          <w:marTop w:val="0"/>
          <w:marBottom w:val="0"/>
          <w:divBdr>
            <w:top w:val="none" w:sz="0" w:space="0" w:color="auto"/>
            <w:left w:val="none" w:sz="0" w:space="0" w:color="auto"/>
            <w:bottom w:val="none" w:sz="0" w:space="0" w:color="auto"/>
            <w:right w:val="none" w:sz="0" w:space="0" w:color="auto"/>
          </w:divBdr>
        </w:div>
        <w:div w:id="1922979350">
          <w:marLeft w:val="640"/>
          <w:marRight w:val="0"/>
          <w:marTop w:val="0"/>
          <w:marBottom w:val="0"/>
          <w:divBdr>
            <w:top w:val="none" w:sz="0" w:space="0" w:color="auto"/>
            <w:left w:val="none" w:sz="0" w:space="0" w:color="auto"/>
            <w:bottom w:val="none" w:sz="0" w:space="0" w:color="auto"/>
            <w:right w:val="none" w:sz="0" w:space="0" w:color="auto"/>
          </w:divBdr>
        </w:div>
        <w:div w:id="1934390455">
          <w:marLeft w:val="640"/>
          <w:marRight w:val="0"/>
          <w:marTop w:val="0"/>
          <w:marBottom w:val="0"/>
          <w:divBdr>
            <w:top w:val="none" w:sz="0" w:space="0" w:color="auto"/>
            <w:left w:val="none" w:sz="0" w:space="0" w:color="auto"/>
            <w:bottom w:val="none" w:sz="0" w:space="0" w:color="auto"/>
            <w:right w:val="none" w:sz="0" w:space="0" w:color="auto"/>
          </w:divBdr>
        </w:div>
        <w:div w:id="1952008218">
          <w:marLeft w:val="640"/>
          <w:marRight w:val="0"/>
          <w:marTop w:val="0"/>
          <w:marBottom w:val="0"/>
          <w:divBdr>
            <w:top w:val="none" w:sz="0" w:space="0" w:color="auto"/>
            <w:left w:val="none" w:sz="0" w:space="0" w:color="auto"/>
            <w:bottom w:val="none" w:sz="0" w:space="0" w:color="auto"/>
            <w:right w:val="none" w:sz="0" w:space="0" w:color="auto"/>
          </w:divBdr>
        </w:div>
        <w:div w:id="1981302984">
          <w:marLeft w:val="640"/>
          <w:marRight w:val="0"/>
          <w:marTop w:val="0"/>
          <w:marBottom w:val="0"/>
          <w:divBdr>
            <w:top w:val="none" w:sz="0" w:space="0" w:color="auto"/>
            <w:left w:val="none" w:sz="0" w:space="0" w:color="auto"/>
            <w:bottom w:val="none" w:sz="0" w:space="0" w:color="auto"/>
            <w:right w:val="none" w:sz="0" w:space="0" w:color="auto"/>
          </w:divBdr>
        </w:div>
        <w:div w:id="1988237970">
          <w:marLeft w:val="640"/>
          <w:marRight w:val="0"/>
          <w:marTop w:val="0"/>
          <w:marBottom w:val="0"/>
          <w:divBdr>
            <w:top w:val="none" w:sz="0" w:space="0" w:color="auto"/>
            <w:left w:val="none" w:sz="0" w:space="0" w:color="auto"/>
            <w:bottom w:val="none" w:sz="0" w:space="0" w:color="auto"/>
            <w:right w:val="none" w:sz="0" w:space="0" w:color="auto"/>
          </w:divBdr>
        </w:div>
        <w:div w:id="1999916484">
          <w:marLeft w:val="640"/>
          <w:marRight w:val="0"/>
          <w:marTop w:val="0"/>
          <w:marBottom w:val="0"/>
          <w:divBdr>
            <w:top w:val="none" w:sz="0" w:space="0" w:color="auto"/>
            <w:left w:val="none" w:sz="0" w:space="0" w:color="auto"/>
            <w:bottom w:val="none" w:sz="0" w:space="0" w:color="auto"/>
            <w:right w:val="none" w:sz="0" w:space="0" w:color="auto"/>
          </w:divBdr>
        </w:div>
        <w:div w:id="2005279723">
          <w:marLeft w:val="640"/>
          <w:marRight w:val="0"/>
          <w:marTop w:val="0"/>
          <w:marBottom w:val="0"/>
          <w:divBdr>
            <w:top w:val="none" w:sz="0" w:space="0" w:color="auto"/>
            <w:left w:val="none" w:sz="0" w:space="0" w:color="auto"/>
            <w:bottom w:val="none" w:sz="0" w:space="0" w:color="auto"/>
            <w:right w:val="none" w:sz="0" w:space="0" w:color="auto"/>
          </w:divBdr>
        </w:div>
        <w:div w:id="2014448051">
          <w:marLeft w:val="640"/>
          <w:marRight w:val="0"/>
          <w:marTop w:val="0"/>
          <w:marBottom w:val="0"/>
          <w:divBdr>
            <w:top w:val="none" w:sz="0" w:space="0" w:color="auto"/>
            <w:left w:val="none" w:sz="0" w:space="0" w:color="auto"/>
            <w:bottom w:val="none" w:sz="0" w:space="0" w:color="auto"/>
            <w:right w:val="none" w:sz="0" w:space="0" w:color="auto"/>
          </w:divBdr>
        </w:div>
        <w:div w:id="2037151022">
          <w:marLeft w:val="640"/>
          <w:marRight w:val="0"/>
          <w:marTop w:val="0"/>
          <w:marBottom w:val="0"/>
          <w:divBdr>
            <w:top w:val="none" w:sz="0" w:space="0" w:color="auto"/>
            <w:left w:val="none" w:sz="0" w:space="0" w:color="auto"/>
            <w:bottom w:val="none" w:sz="0" w:space="0" w:color="auto"/>
            <w:right w:val="none" w:sz="0" w:space="0" w:color="auto"/>
          </w:divBdr>
        </w:div>
        <w:div w:id="2048138286">
          <w:marLeft w:val="640"/>
          <w:marRight w:val="0"/>
          <w:marTop w:val="0"/>
          <w:marBottom w:val="0"/>
          <w:divBdr>
            <w:top w:val="none" w:sz="0" w:space="0" w:color="auto"/>
            <w:left w:val="none" w:sz="0" w:space="0" w:color="auto"/>
            <w:bottom w:val="none" w:sz="0" w:space="0" w:color="auto"/>
            <w:right w:val="none" w:sz="0" w:space="0" w:color="auto"/>
          </w:divBdr>
        </w:div>
        <w:div w:id="2121803099">
          <w:marLeft w:val="640"/>
          <w:marRight w:val="0"/>
          <w:marTop w:val="0"/>
          <w:marBottom w:val="0"/>
          <w:divBdr>
            <w:top w:val="none" w:sz="0" w:space="0" w:color="auto"/>
            <w:left w:val="none" w:sz="0" w:space="0" w:color="auto"/>
            <w:bottom w:val="none" w:sz="0" w:space="0" w:color="auto"/>
            <w:right w:val="none" w:sz="0" w:space="0" w:color="auto"/>
          </w:divBdr>
        </w:div>
      </w:divsChild>
    </w:div>
    <w:div w:id="436414017">
      <w:bodyDiv w:val="1"/>
      <w:marLeft w:val="0"/>
      <w:marRight w:val="0"/>
      <w:marTop w:val="0"/>
      <w:marBottom w:val="0"/>
      <w:divBdr>
        <w:top w:val="none" w:sz="0" w:space="0" w:color="auto"/>
        <w:left w:val="none" w:sz="0" w:space="0" w:color="auto"/>
        <w:bottom w:val="none" w:sz="0" w:space="0" w:color="auto"/>
        <w:right w:val="none" w:sz="0" w:space="0" w:color="auto"/>
      </w:divBdr>
      <w:divsChild>
        <w:div w:id="57483237">
          <w:marLeft w:val="640"/>
          <w:marRight w:val="0"/>
          <w:marTop w:val="0"/>
          <w:marBottom w:val="0"/>
          <w:divBdr>
            <w:top w:val="none" w:sz="0" w:space="0" w:color="auto"/>
            <w:left w:val="none" w:sz="0" w:space="0" w:color="auto"/>
            <w:bottom w:val="none" w:sz="0" w:space="0" w:color="auto"/>
            <w:right w:val="none" w:sz="0" w:space="0" w:color="auto"/>
          </w:divBdr>
        </w:div>
        <w:div w:id="120925099">
          <w:marLeft w:val="640"/>
          <w:marRight w:val="0"/>
          <w:marTop w:val="0"/>
          <w:marBottom w:val="0"/>
          <w:divBdr>
            <w:top w:val="none" w:sz="0" w:space="0" w:color="auto"/>
            <w:left w:val="none" w:sz="0" w:space="0" w:color="auto"/>
            <w:bottom w:val="none" w:sz="0" w:space="0" w:color="auto"/>
            <w:right w:val="none" w:sz="0" w:space="0" w:color="auto"/>
          </w:divBdr>
        </w:div>
        <w:div w:id="123621177">
          <w:marLeft w:val="640"/>
          <w:marRight w:val="0"/>
          <w:marTop w:val="0"/>
          <w:marBottom w:val="0"/>
          <w:divBdr>
            <w:top w:val="none" w:sz="0" w:space="0" w:color="auto"/>
            <w:left w:val="none" w:sz="0" w:space="0" w:color="auto"/>
            <w:bottom w:val="none" w:sz="0" w:space="0" w:color="auto"/>
            <w:right w:val="none" w:sz="0" w:space="0" w:color="auto"/>
          </w:divBdr>
        </w:div>
        <w:div w:id="139081543">
          <w:marLeft w:val="640"/>
          <w:marRight w:val="0"/>
          <w:marTop w:val="0"/>
          <w:marBottom w:val="0"/>
          <w:divBdr>
            <w:top w:val="none" w:sz="0" w:space="0" w:color="auto"/>
            <w:left w:val="none" w:sz="0" w:space="0" w:color="auto"/>
            <w:bottom w:val="none" w:sz="0" w:space="0" w:color="auto"/>
            <w:right w:val="none" w:sz="0" w:space="0" w:color="auto"/>
          </w:divBdr>
        </w:div>
        <w:div w:id="152844828">
          <w:marLeft w:val="640"/>
          <w:marRight w:val="0"/>
          <w:marTop w:val="0"/>
          <w:marBottom w:val="0"/>
          <w:divBdr>
            <w:top w:val="none" w:sz="0" w:space="0" w:color="auto"/>
            <w:left w:val="none" w:sz="0" w:space="0" w:color="auto"/>
            <w:bottom w:val="none" w:sz="0" w:space="0" w:color="auto"/>
            <w:right w:val="none" w:sz="0" w:space="0" w:color="auto"/>
          </w:divBdr>
        </w:div>
        <w:div w:id="191769499">
          <w:marLeft w:val="640"/>
          <w:marRight w:val="0"/>
          <w:marTop w:val="0"/>
          <w:marBottom w:val="0"/>
          <w:divBdr>
            <w:top w:val="none" w:sz="0" w:space="0" w:color="auto"/>
            <w:left w:val="none" w:sz="0" w:space="0" w:color="auto"/>
            <w:bottom w:val="none" w:sz="0" w:space="0" w:color="auto"/>
            <w:right w:val="none" w:sz="0" w:space="0" w:color="auto"/>
          </w:divBdr>
        </w:div>
        <w:div w:id="250311394">
          <w:marLeft w:val="640"/>
          <w:marRight w:val="0"/>
          <w:marTop w:val="0"/>
          <w:marBottom w:val="0"/>
          <w:divBdr>
            <w:top w:val="none" w:sz="0" w:space="0" w:color="auto"/>
            <w:left w:val="none" w:sz="0" w:space="0" w:color="auto"/>
            <w:bottom w:val="none" w:sz="0" w:space="0" w:color="auto"/>
            <w:right w:val="none" w:sz="0" w:space="0" w:color="auto"/>
          </w:divBdr>
        </w:div>
        <w:div w:id="264970742">
          <w:marLeft w:val="640"/>
          <w:marRight w:val="0"/>
          <w:marTop w:val="0"/>
          <w:marBottom w:val="0"/>
          <w:divBdr>
            <w:top w:val="none" w:sz="0" w:space="0" w:color="auto"/>
            <w:left w:val="none" w:sz="0" w:space="0" w:color="auto"/>
            <w:bottom w:val="none" w:sz="0" w:space="0" w:color="auto"/>
            <w:right w:val="none" w:sz="0" w:space="0" w:color="auto"/>
          </w:divBdr>
        </w:div>
        <w:div w:id="308482595">
          <w:marLeft w:val="640"/>
          <w:marRight w:val="0"/>
          <w:marTop w:val="0"/>
          <w:marBottom w:val="0"/>
          <w:divBdr>
            <w:top w:val="none" w:sz="0" w:space="0" w:color="auto"/>
            <w:left w:val="none" w:sz="0" w:space="0" w:color="auto"/>
            <w:bottom w:val="none" w:sz="0" w:space="0" w:color="auto"/>
            <w:right w:val="none" w:sz="0" w:space="0" w:color="auto"/>
          </w:divBdr>
        </w:div>
        <w:div w:id="328218499">
          <w:marLeft w:val="640"/>
          <w:marRight w:val="0"/>
          <w:marTop w:val="0"/>
          <w:marBottom w:val="0"/>
          <w:divBdr>
            <w:top w:val="none" w:sz="0" w:space="0" w:color="auto"/>
            <w:left w:val="none" w:sz="0" w:space="0" w:color="auto"/>
            <w:bottom w:val="none" w:sz="0" w:space="0" w:color="auto"/>
            <w:right w:val="none" w:sz="0" w:space="0" w:color="auto"/>
          </w:divBdr>
        </w:div>
        <w:div w:id="373582655">
          <w:marLeft w:val="640"/>
          <w:marRight w:val="0"/>
          <w:marTop w:val="0"/>
          <w:marBottom w:val="0"/>
          <w:divBdr>
            <w:top w:val="none" w:sz="0" w:space="0" w:color="auto"/>
            <w:left w:val="none" w:sz="0" w:space="0" w:color="auto"/>
            <w:bottom w:val="none" w:sz="0" w:space="0" w:color="auto"/>
            <w:right w:val="none" w:sz="0" w:space="0" w:color="auto"/>
          </w:divBdr>
        </w:div>
        <w:div w:id="402797595">
          <w:marLeft w:val="640"/>
          <w:marRight w:val="0"/>
          <w:marTop w:val="0"/>
          <w:marBottom w:val="0"/>
          <w:divBdr>
            <w:top w:val="none" w:sz="0" w:space="0" w:color="auto"/>
            <w:left w:val="none" w:sz="0" w:space="0" w:color="auto"/>
            <w:bottom w:val="none" w:sz="0" w:space="0" w:color="auto"/>
            <w:right w:val="none" w:sz="0" w:space="0" w:color="auto"/>
          </w:divBdr>
        </w:div>
        <w:div w:id="419447085">
          <w:marLeft w:val="640"/>
          <w:marRight w:val="0"/>
          <w:marTop w:val="0"/>
          <w:marBottom w:val="0"/>
          <w:divBdr>
            <w:top w:val="none" w:sz="0" w:space="0" w:color="auto"/>
            <w:left w:val="none" w:sz="0" w:space="0" w:color="auto"/>
            <w:bottom w:val="none" w:sz="0" w:space="0" w:color="auto"/>
            <w:right w:val="none" w:sz="0" w:space="0" w:color="auto"/>
          </w:divBdr>
        </w:div>
        <w:div w:id="425811926">
          <w:marLeft w:val="640"/>
          <w:marRight w:val="0"/>
          <w:marTop w:val="0"/>
          <w:marBottom w:val="0"/>
          <w:divBdr>
            <w:top w:val="none" w:sz="0" w:space="0" w:color="auto"/>
            <w:left w:val="none" w:sz="0" w:space="0" w:color="auto"/>
            <w:bottom w:val="none" w:sz="0" w:space="0" w:color="auto"/>
            <w:right w:val="none" w:sz="0" w:space="0" w:color="auto"/>
          </w:divBdr>
        </w:div>
        <w:div w:id="434597404">
          <w:marLeft w:val="640"/>
          <w:marRight w:val="0"/>
          <w:marTop w:val="0"/>
          <w:marBottom w:val="0"/>
          <w:divBdr>
            <w:top w:val="none" w:sz="0" w:space="0" w:color="auto"/>
            <w:left w:val="none" w:sz="0" w:space="0" w:color="auto"/>
            <w:bottom w:val="none" w:sz="0" w:space="0" w:color="auto"/>
            <w:right w:val="none" w:sz="0" w:space="0" w:color="auto"/>
          </w:divBdr>
        </w:div>
        <w:div w:id="495614043">
          <w:marLeft w:val="640"/>
          <w:marRight w:val="0"/>
          <w:marTop w:val="0"/>
          <w:marBottom w:val="0"/>
          <w:divBdr>
            <w:top w:val="none" w:sz="0" w:space="0" w:color="auto"/>
            <w:left w:val="none" w:sz="0" w:space="0" w:color="auto"/>
            <w:bottom w:val="none" w:sz="0" w:space="0" w:color="auto"/>
            <w:right w:val="none" w:sz="0" w:space="0" w:color="auto"/>
          </w:divBdr>
        </w:div>
        <w:div w:id="515922579">
          <w:marLeft w:val="640"/>
          <w:marRight w:val="0"/>
          <w:marTop w:val="0"/>
          <w:marBottom w:val="0"/>
          <w:divBdr>
            <w:top w:val="none" w:sz="0" w:space="0" w:color="auto"/>
            <w:left w:val="none" w:sz="0" w:space="0" w:color="auto"/>
            <w:bottom w:val="none" w:sz="0" w:space="0" w:color="auto"/>
            <w:right w:val="none" w:sz="0" w:space="0" w:color="auto"/>
          </w:divBdr>
        </w:div>
        <w:div w:id="547109829">
          <w:marLeft w:val="640"/>
          <w:marRight w:val="0"/>
          <w:marTop w:val="0"/>
          <w:marBottom w:val="0"/>
          <w:divBdr>
            <w:top w:val="none" w:sz="0" w:space="0" w:color="auto"/>
            <w:left w:val="none" w:sz="0" w:space="0" w:color="auto"/>
            <w:bottom w:val="none" w:sz="0" w:space="0" w:color="auto"/>
            <w:right w:val="none" w:sz="0" w:space="0" w:color="auto"/>
          </w:divBdr>
        </w:div>
        <w:div w:id="577179696">
          <w:marLeft w:val="640"/>
          <w:marRight w:val="0"/>
          <w:marTop w:val="0"/>
          <w:marBottom w:val="0"/>
          <w:divBdr>
            <w:top w:val="none" w:sz="0" w:space="0" w:color="auto"/>
            <w:left w:val="none" w:sz="0" w:space="0" w:color="auto"/>
            <w:bottom w:val="none" w:sz="0" w:space="0" w:color="auto"/>
            <w:right w:val="none" w:sz="0" w:space="0" w:color="auto"/>
          </w:divBdr>
        </w:div>
        <w:div w:id="589656041">
          <w:marLeft w:val="640"/>
          <w:marRight w:val="0"/>
          <w:marTop w:val="0"/>
          <w:marBottom w:val="0"/>
          <w:divBdr>
            <w:top w:val="none" w:sz="0" w:space="0" w:color="auto"/>
            <w:left w:val="none" w:sz="0" w:space="0" w:color="auto"/>
            <w:bottom w:val="none" w:sz="0" w:space="0" w:color="auto"/>
            <w:right w:val="none" w:sz="0" w:space="0" w:color="auto"/>
          </w:divBdr>
        </w:div>
        <w:div w:id="615134586">
          <w:marLeft w:val="640"/>
          <w:marRight w:val="0"/>
          <w:marTop w:val="0"/>
          <w:marBottom w:val="0"/>
          <w:divBdr>
            <w:top w:val="none" w:sz="0" w:space="0" w:color="auto"/>
            <w:left w:val="none" w:sz="0" w:space="0" w:color="auto"/>
            <w:bottom w:val="none" w:sz="0" w:space="0" w:color="auto"/>
            <w:right w:val="none" w:sz="0" w:space="0" w:color="auto"/>
          </w:divBdr>
        </w:div>
        <w:div w:id="631789285">
          <w:marLeft w:val="640"/>
          <w:marRight w:val="0"/>
          <w:marTop w:val="0"/>
          <w:marBottom w:val="0"/>
          <w:divBdr>
            <w:top w:val="none" w:sz="0" w:space="0" w:color="auto"/>
            <w:left w:val="none" w:sz="0" w:space="0" w:color="auto"/>
            <w:bottom w:val="none" w:sz="0" w:space="0" w:color="auto"/>
            <w:right w:val="none" w:sz="0" w:space="0" w:color="auto"/>
          </w:divBdr>
        </w:div>
        <w:div w:id="633606026">
          <w:marLeft w:val="640"/>
          <w:marRight w:val="0"/>
          <w:marTop w:val="0"/>
          <w:marBottom w:val="0"/>
          <w:divBdr>
            <w:top w:val="none" w:sz="0" w:space="0" w:color="auto"/>
            <w:left w:val="none" w:sz="0" w:space="0" w:color="auto"/>
            <w:bottom w:val="none" w:sz="0" w:space="0" w:color="auto"/>
            <w:right w:val="none" w:sz="0" w:space="0" w:color="auto"/>
          </w:divBdr>
        </w:div>
        <w:div w:id="640813579">
          <w:marLeft w:val="640"/>
          <w:marRight w:val="0"/>
          <w:marTop w:val="0"/>
          <w:marBottom w:val="0"/>
          <w:divBdr>
            <w:top w:val="none" w:sz="0" w:space="0" w:color="auto"/>
            <w:left w:val="none" w:sz="0" w:space="0" w:color="auto"/>
            <w:bottom w:val="none" w:sz="0" w:space="0" w:color="auto"/>
            <w:right w:val="none" w:sz="0" w:space="0" w:color="auto"/>
          </w:divBdr>
        </w:div>
        <w:div w:id="652177895">
          <w:marLeft w:val="640"/>
          <w:marRight w:val="0"/>
          <w:marTop w:val="0"/>
          <w:marBottom w:val="0"/>
          <w:divBdr>
            <w:top w:val="none" w:sz="0" w:space="0" w:color="auto"/>
            <w:left w:val="none" w:sz="0" w:space="0" w:color="auto"/>
            <w:bottom w:val="none" w:sz="0" w:space="0" w:color="auto"/>
            <w:right w:val="none" w:sz="0" w:space="0" w:color="auto"/>
          </w:divBdr>
        </w:div>
        <w:div w:id="652759272">
          <w:marLeft w:val="640"/>
          <w:marRight w:val="0"/>
          <w:marTop w:val="0"/>
          <w:marBottom w:val="0"/>
          <w:divBdr>
            <w:top w:val="none" w:sz="0" w:space="0" w:color="auto"/>
            <w:left w:val="none" w:sz="0" w:space="0" w:color="auto"/>
            <w:bottom w:val="none" w:sz="0" w:space="0" w:color="auto"/>
            <w:right w:val="none" w:sz="0" w:space="0" w:color="auto"/>
          </w:divBdr>
        </w:div>
        <w:div w:id="697438377">
          <w:marLeft w:val="640"/>
          <w:marRight w:val="0"/>
          <w:marTop w:val="0"/>
          <w:marBottom w:val="0"/>
          <w:divBdr>
            <w:top w:val="none" w:sz="0" w:space="0" w:color="auto"/>
            <w:left w:val="none" w:sz="0" w:space="0" w:color="auto"/>
            <w:bottom w:val="none" w:sz="0" w:space="0" w:color="auto"/>
            <w:right w:val="none" w:sz="0" w:space="0" w:color="auto"/>
          </w:divBdr>
        </w:div>
        <w:div w:id="739060929">
          <w:marLeft w:val="640"/>
          <w:marRight w:val="0"/>
          <w:marTop w:val="0"/>
          <w:marBottom w:val="0"/>
          <w:divBdr>
            <w:top w:val="none" w:sz="0" w:space="0" w:color="auto"/>
            <w:left w:val="none" w:sz="0" w:space="0" w:color="auto"/>
            <w:bottom w:val="none" w:sz="0" w:space="0" w:color="auto"/>
            <w:right w:val="none" w:sz="0" w:space="0" w:color="auto"/>
          </w:divBdr>
        </w:div>
        <w:div w:id="805656932">
          <w:marLeft w:val="640"/>
          <w:marRight w:val="0"/>
          <w:marTop w:val="0"/>
          <w:marBottom w:val="0"/>
          <w:divBdr>
            <w:top w:val="none" w:sz="0" w:space="0" w:color="auto"/>
            <w:left w:val="none" w:sz="0" w:space="0" w:color="auto"/>
            <w:bottom w:val="none" w:sz="0" w:space="0" w:color="auto"/>
            <w:right w:val="none" w:sz="0" w:space="0" w:color="auto"/>
          </w:divBdr>
        </w:div>
        <w:div w:id="817499428">
          <w:marLeft w:val="640"/>
          <w:marRight w:val="0"/>
          <w:marTop w:val="0"/>
          <w:marBottom w:val="0"/>
          <w:divBdr>
            <w:top w:val="none" w:sz="0" w:space="0" w:color="auto"/>
            <w:left w:val="none" w:sz="0" w:space="0" w:color="auto"/>
            <w:bottom w:val="none" w:sz="0" w:space="0" w:color="auto"/>
            <w:right w:val="none" w:sz="0" w:space="0" w:color="auto"/>
          </w:divBdr>
        </w:div>
        <w:div w:id="876115669">
          <w:marLeft w:val="640"/>
          <w:marRight w:val="0"/>
          <w:marTop w:val="0"/>
          <w:marBottom w:val="0"/>
          <w:divBdr>
            <w:top w:val="none" w:sz="0" w:space="0" w:color="auto"/>
            <w:left w:val="none" w:sz="0" w:space="0" w:color="auto"/>
            <w:bottom w:val="none" w:sz="0" w:space="0" w:color="auto"/>
            <w:right w:val="none" w:sz="0" w:space="0" w:color="auto"/>
          </w:divBdr>
        </w:div>
        <w:div w:id="917590224">
          <w:marLeft w:val="640"/>
          <w:marRight w:val="0"/>
          <w:marTop w:val="0"/>
          <w:marBottom w:val="0"/>
          <w:divBdr>
            <w:top w:val="none" w:sz="0" w:space="0" w:color="auto"/>
            <w:left w:val="none" w:sz="0" w:space="0" w:color="auto"/>
            <w:bottom w:val="none" w:sz="0" w:space="0" w:color="auto"/>
            <w:right w:val="none" w:sz="0" w:space="0" w:color="auto"/>
          </w:divBdr>
        </w:div>
        <w:div w:id="947392545">
          <w:marLeft w:val="640"/>
          <w:marRight w:val="0"/>
          <w:marTop w:val="0"/>
          <w:marBottom w:val="0"/>
          <w:divBdr>
            <w:top w:val="none" w:sz="0" w:space="0" w:color="auto"/>
            <w:left w:val="none" w:sz="0" w:space="0" w:color="auto"/>
            <w:bottom w:val="none" w:sz="0" w:space="0" w:color="auto"/>
            <w:right w:val="none" w:sz="0" w:space="0" w:color="auto"/>
          </w:divBdr>
        </w:div>
        <w:div w:id="959339097">
          <w:marLeft w:val="640"/>
          <w:marRight w:val="0"/>
          <w:marTop w:val="0"/>
          <w:marBottom w:val="0"/>
          <w:divBdr>
            <w:top w:val="none" w:sz="0" w:space="0" w:color="auto"/>
            <w:left w:val="none" w:sz="0" w:space="0" w:color="auto"/>
            <w:bottom w:val="none" w:sz="0" w:space="0" w:color="auto"/>
            <w:right w:val="none" w:sz="0" w:space="0" w:color="auto"/>
          </w:divBdr>
        </w:div>
        <w:div w:id="1024019340">
          <w:marLeft w:val="640"/>
          <w:marRight w:val="0"/>
          <w:marTop w:val="0"/>
          <w:marBottom w:val="0"/>
          <w:divBdr>
            <w:top w:val="none" w:sz="0" w:space="0" w:color="auto"/>
            <w:left w:val="none" w:sz="0" w:space="0" w:color="auto"/>
            <w:bottom w:val="none" w:sz="0" w:space="0" w:color="auto"/>
            <w:right w:val="none" w:sz="0" w:space="0" w:color="auto"/>
          </w:divBdr>
        </w:div>
        <w:div w:id="1025130879">
          <w:marLeft w:val="640"/>
          <w:marRight w:val="0"/>
          <w:marTop w:val="0"/>
          <w:marBottom w:val="0"/>
          <w:divBdr>
            <w:top w:val="none" w:sz="0" w:space="0" w:color="auto"/>
            <w:left w:val="none" w:sz="0" w:space="0" w:color="auto"/>
            <w:bottom w:val="none" w:sz="0" w:space="0" w:color="auto"/>
            <w:right w:val="none" w:sz="0" w:space="0" w:color="auto"/>
          </w:divBdr>
        </w:div>
        <w:div w:id="1034231242">
          <w:marLeft w:val="640"/>
          <w:marRight w:val="0"/>
          <w:marTop w:val="0"/>
          <w:marBottom w:val="0"/>
          <w:divBdr>
            <w:top w:val="none" w:sz="0" w:space="0" w:color="auto"/>
            <w:left w:val="none" w:sz="0" w:space="0" w:color="auto"/>
            <w:bottom w:val="none" w:sz="0" w:space="0" w:color="auto"/>
            <w:right w:val="none" w:sz="0" w:space="0" w:color="auto"/>
          </w:divBdr>
        </w:div>
        <w:div w:id="1040011252">
          <w:marLeft w:val="640"/>
          <w:marRight w:val="0"/>
          <w:marTop w:val="0"/>
          <w:marBottom w:val="0"/>
          <w:divBdr>
            <w:top w:val="none" w:sz="0" w:space="0" w:color="auto"/>
            <w:left w:val="none" w:sz="0" w:space="0" w:color="auto"/>
            <w:bottom w:val="none" w:sz="0" w:space="0" w:color="auto"/>
            <w:right w:val="none" w:sz="0" w:space="0" w:color="auto"/>
          </w:divBdr>
        </w:div>
        <w:div w:id="1159273579">
          <w:marLeft w:val="640"/>
          <w:marRight w:val="0"/>
          <w:marTop w:val="0"/>
          <w:marBottom w:val="0"/>
          <w:divBdr>
            <w:top w:val="none" w:sz="0" w:space="0" w:color="auto"/>
            <w:left w:val="none" w:sz="0" w:space="0" w:color="auto"/>
            <w:bottom w:val="none" w:sz="0" w:space="0" w:color="auto"/>
            <w:right w:val="none" w:sz="0" w:space="0" w:color="auto"/>
          </w:divBdr>
        </w:div>
        <w:div w:id="1163592631">
          <w:marLeft w:val="640"/>
          <w:marRight w:val="0"/>
          <w:marTop w:val="0"/>
          <w:marBottom w:val="0"/>
          <w:divBdr>
            <w:top w:val="none" w:sz="0" w:space="0" w:color="auto"/>
            <w:left w:val="none" w:sz="0" w:space="0" w:color="auto"/>
            <w:bottom w:val="none" w:sz="0" w:space="0" w:color="auto"/>
            <w:right w:val="none" w:sz="0" w:space="0" w:color="auto"/>
          </w:divBdr>
        </w:div>
        <w:div w:id="1178234088">
          <w:marLeft w:val="640"/>
          <w:marRight w:val="0"/>
          <w:marTop w:val="0"/>
          <w:marBottom w:val="0"/>
          <w:divBdr>
            <w:top w:val="none" w:sz="0" w:space="0" w:color="auto"/>
            <w:left w:val="none" w:sz="0" w:space="0" w:color="auto"/>
            <w:bottom w:val="none" w:sz="0" w:space="0" w:color="auto"/>
            <w:right w:val="none" w:sz="0" w:space="0" w:color="auto"/>
          </w:divBdr>
        </w:div>
        <w:div w:id="1190490838">
          <w:marLeft w:val="640"/>
          <w:marRight w:val="0"/>
          <w:marTop w:val="0"/>
          <w:marBottom w:val="0"/>
          <w:divBdr>
            <w:top w:val="none" w:sz="0" w:space="0" w:color="auto"/>
            <w:left w:val="none" w:sz="0" w:space="0" w:color="auto"/>
            <w:bottom w:val="none" w:sz="0" w:space="0" w:color="auto"/>
            <w:right w:val="none" w:sz="0" w:space="0" w:color="auto"/>
          </w:divBdr>
        </w:div>
        <w:div w:id="1195725990">
          <w:marLeft w:val="640"/>
          <w:marRight w:val="0"/>
          <w:marTop w:val="0"/>
          <w:marBottom w:val="0"/>
          <w:divBdr>
            <w:top w:val="none" w:sz="0" w:space="0" w:color="auto"/>
            <w:left w:val="none" w:sz="0" w:space="0" w:color="auto"/>
            <w:bottom w:val="none" w:sz="0" w:space="0" w:color="auto"/>
            <w:right w:val="none" w:sz="0" w:space="0" w:color="auto"/>
          </w:divBdr>
        </w:div>
        <w:div w:id="1260216999">
          <w:marLeft w:val="640"/>
          <w:marRight w:val="0"/>
          <w:marTop w:val="0"/>
          <w:marBottom w:val="0"/>
          <w:divBdr>
            <w:top w:val="none" w:sz="0" w:space="0" w:color="auto"/>
            <w:left w:val="none" w:sz="0" w:space="0" w:color="auto"/>
            <w:bottom w:val="none" w:sz="0" w:space="0" w:color="auto"/>
            <w:right w:val="none" w:sz="0" w:space="0" w:color="auto"/>
          </w:divBdr>
        </w:div>
        <w:div w:id="1323435612">
          <w:marLeft w:val="640"/>
          <w:marRight w:val="0"/>
          <w:marTop w:val="0"/>
          <w:marBottom w:val="0"/>
          <w:divBdr>
            <w:top w:val="none" w:sz="0" w:space="0" w:color="auto"/>
            <w:left w:val="none" w:sz="0" w:space="0" w:color="auto"/>
            <w:bottom w:val="none" w:sz="0" w:space="0" w:color="auto"/>
            <w:right w:val="none" w:sz="0" w:space="0" w:color="auto"/>
          </w:divBdr>
        </w:div>
        <w:div w:id="1329552754">
          <w:marLeft w:val="640"/>
          <w:marRight w:val="0"/>
          <w:marTop w:val="0"/>
          <w:marBottom w:val="0"/>
          <w:divBdr>
            <w:top w:val="none" w:sz="0" w:space="0" w:color="auto"/>
            <w:left w:val="none" w:sz="0" w:space="0" w:color="auto"/>
            <w:bottom w:val="none" w:sz="0" w:space="0" w:color="auto"/>
            <w:right w:val="none" w:sz="0" w:space="0" w:color="auto"/>
          </w:divBdr>
        </w:div>
        <w:div w:id="1334607239">
          <w:marLeft w:val="640"/>
          <w:marRight w:val="0"/>
          <w:marTop w:val="0"/>
          <w:marBottom w:val="0"/>
          <w:divBdr>
            <w:top w:val="none" w:sz="0" w:space="0" w:color="auto"/>
            <w:left w:val="none" w:sz="0" w:space="0" w:color="auto"/>
            <w:bottom w:val="none" w:sz="0" w:space="0" w:color="auto"/>
            <w:right w:val="none" w:sz="0" w:space="0" w:color="auto"/>
          </w:divBdr>
        </w:div>
        <w:div w:id="1339969541">
          <w:marLeft w:val="640"/>
          <w:marRight w:val="0"/>
          <w:marTop w:val="0"/>
          <w:marBottom w:val="0"/>
          <w:divBdr>
            <w:top w:val="none" w:sz="0" w:space="0" w:color="auto"/>
            <w:left w:val="none" w:sz="0" w:space="0" w:color="auto"/>
            <w:bottom w:val="none" w:sz="0" w:space="0" w:color="auto"/>
            <w:right w:val="none" w:sz="0" w:space="0" w:color="auto"/>
          </w:divBdr>
        </w:div>
        <w:div w:id="1344550573">
          <w:marLeft w:val="640"/>
          <w:marRight w:val="0"/>
          <w:marTop w:val="0"/>
          <w:marBottom w:val="0"/>
          <w:divBdr>
            <w:top w:val="none" w:sz="0" w:space="0" w:color="auto"/>
            <w:left w:val="none" w:sz="0" w:space="0" w:color="auto"/>
            <w:bottom w:val="none" w:sz="0" w:space="0" w:color="auto"/>
            <w:right w:val="none" w:sz="0" w:space="0" w:color="auto"/>
          </w:divBdr>
        </w:div>
        <w:div w:id="1355889082">
          <w:marLeft w:val="640"/>
          <w:marRight w:val="0"/>
          <w:marTop w:val="0"/>
          <w:marBottom w:val="0"/>
          <w:divBdr>
            <w:top w:val="none" w:sz="0" w:space="0" w:color="auto"/>
            <w:left w:val="none" w:sz="0" w:space="0" w:color="auto"/>
            <w:bottom w:val="none" w:sz="0" w:space="0" w:color="auto"/>
            <w:right w:val="none" w:sz="0" w:space="0" w:color="auto"/>
          </w:divBdr>
        </w:div>
        <w:div w:id="1434008851">
          <w:marLeft w:val="640"/>
          <w:marRight w:val="0"/>
          <w:marTop w:val="0"/>
          <w:marBottom w:val="0"/>
          <w:divBdr>
            <w:top w:val="none" w:sz="0" w:space="0" w:color="auto"/>
            <w:left w:val="none" w:sz="0" w:space="0" w:color="auto"/>
            <w:bottom w:val="none" w:sz="0" w:space="0" w:color="auto"/>
            <w:right w:val="none" w:sz="0" w:space="0" w:color="auto"/>
          </w:divBdr>
        </w:div>
        <w:div w:id="1445542255">
          <w:marLeft w:val="640"/>
          <w:marRight w:val="0"/>
          <w:marTop w:val="0"/>
          <w:marBottom w:val="0"/>
          <w:divBdr>
            <w:top w:val="none" w:sz="0" w:space="0" w:color="auto"/>
            <w:left w:val="none" w:sz="0" w:space="0" w:color="auto"/>
            <w:bottom w:val="none" w:sz="0" w:space="0" w:color="auto"/>
            <w:right w:val="none" w:sz="0" w:space="0" w:color="auto"/>
          </w:divBdr>
        </w:div>
        <w:div w:id="1467548979">
          <w:marLeft w:val="640"/>
          <w:marRight w:val="0"/>
          <w:marTop w:val="0"/>
          <w:marBottom w:val="0"/>
          <w:divBdr>
            <w:top w:val="none" w:sz="0" w:space="0" w:color="auto"/>
            <w:left w:val="none" w:sz="0" w:space="0" w:color="auto"/>
            <w:bottom w:val="none" w:sz="0" w:space="0" w:color="auto"/>
            <w:right w:val="none" w:sz="0" w:space="0" w:color="auto"/>
          </w:divBdr>
        </w:div>
        <w:div w:id="1468470599">
          <w:marLeft w:val="640"/>
          <w:marRight w:val="0"/>
          <w:marTop w:val="0"/>
          <w:marBottom w:val="0"/>
          <w:divBdr>
            <w:top w:val="none" w:sz="0" w:space="0" w:color="auto"/>
            <w:left w:val="none" w:sz="0" w:space="0" w:color="auto"/>
            <w:bottom w:val="none" w:sz="0" w:space="0" w:color="auto"/>
            <w:right w:val="none" w:sz="0" w:space="0" w:color="auto"/>
          </w:divBdr>
        </w:div>
        <w:div w:id="1503206524">
          <w:marLeft w:val="640"/>
          <w:marRight w:val="0"/>
          <w:marTop w:val="0"/>
          <w:marBottom w:val="0"/>
          <w:divBdr>
            <w:top w:val="none" w:sz="0" w:space="0" w:color="auto"/>
            <w:left w:val="none" w:sz="0" w:space="0" w:color="auto"/>
            <w:bottom w:val="none" w:sz="0" w:space="0" w:color="auto"/>
            <w:right w:val="none" w:sz="0" w:space="0" w:color="auto"/>
          </w:divBdr>
        </w:div>
        <w:div w:id="1537543112">
          <w:marLeft w:val="640"/>
          <w:marRight w:val="0"/>
          <w:marTop w:val="0"/>
          <w:marBottom w:val="0"/>
          <w:divBdr>
            <w:top w:val="none" w:sz="0" w:space="0" w:color="auto"/>
            <w:left w:val="none" w:sz="0" w:space="0" w:color="auto"/>
            <w:bottom w:val="none" w:sz="0" w:space="0" w:color="auto"/>
            <w:right w:val="none" w:sz="0" w:space="0" w:color="auto"/>
          </w:divBdr>
        </w:div>
        <w:div w:id="1539508627">
          <w:marLeft w:val="640"/>
          <w:marRight w:val="0"/>
          <w:marTop w:val="0"/>
          <w:marBottom w:val="0"/>
          <w:divBdr>
            <w:top w:val="none" w:sz="0" w:space="0" w:color="auto"/>
            <w:left w:val="none" w:sz="0" w:space="0" w:color="auto"/>
            <w:bottom w:val="none" w:sz="0" w:space="0" w:color="auto"/>
            <w:right w:val="none" w:sz="0" w:space="0" w:color="auto"/>
          </w:divBdr>
        </w:div>
        <w:div w:id="1553729561">
          <w:marLeft w:val="640"/>
          <w:marRight w:val="0"/>
          <w:marTop w:val="0"/>
          <w:marBottom w:val="0"/>
          <w:divBdr>
            <w:top w:val="none" w:sz="0" w:space="0" w:color="auto"/>
            <w:left w:val="none" w:sz="0" w:space="0" w:color="auto"/>
            <w:bottom w:val="none" w:sz="0" w:space="0" w:color="auto"/>
            <w:right w:val="none" w:sz="0" w:space="0" w:color="auto"/>
          </w:divBdr>
        </w:div>
        <w:div w:id="1556089640">
          <w:marLeft w:val="640"/>
          <w:marRight w:val="0"/>
          <w:marTop w:val="0"/>
          <w:marBottom w:val="0"/>
          <w:divBdr>
            <w:top w:val="none" w:sz="0" w:space="0" w:color="auto"/>
            <w:left w:val="none" w:sz="0" w:space="0" w:color="auto"/>
            <w:bottom w:val="none" w:sz="0" w:space="0" w:color="auto"/>
            <w:right w:val="none" w:sz="0" w:space="0" w:color="auto"/>
          </w:divBdr>
        </w:div>
        <w:div w:id="1558785138">
          <w:marLeft w:val="640"/>
          <w:marRight w:val="0"/>
          <w:marTop w:val="0"/>
          <w:marBottom w:val="0"/>
          <w:divBdr>
            <w:top w:val="none" w:sz="0" w:space="0" w:color="auto"/>
            <w:left w:val="none" w:sz="0" w:space="0" w:color="auto"/>
            <w:bottom w:val="none" w:sz="0" w:space="0" w:color="auto"/>
            <w:right w:val="none" w:sz="0" w:space="0" w:color="auto"/>
          </w:divBdr>
        </w:div>
        <w:div w:id="1561014328">
          <w:marLeft w:val="640"/>
          <w:marRight w:val="0"/>
          <w:marTop w:val="0"/>
          <w:marBottom w:val="0"/>
          <w:divBdr>
            <w:top w:val="none" w:sz="0" w:space="0" w:color="auto"/>
            <w:left w:val="none" w:sz="0" w:space="0" w:color="auto"/>
            <w:bottom w:val="none" w:sz="0" w:space="0" w:color="auto"/>
            <w:right w:val="none" w:sz="0" w:space="0" w:color="auto"/>
          </w:divBdr>
        </w:div>
        <w:div w:id="1561401823">
          <w:marLeft w:val="640"/>
          <w:marRight w:val="0"/>
          <w:marTop w:val="0"/>
          <w:marBottom w:val="0"/>
          <w:divBdr>
            <w:top w:val="none" w:sz="0" w:space="0" w:color="auto"/>
            <w:left w:val="none" w:sz="0" w:space="0" w:color="auto"/>
            <w:bottom w:val="none" w:sz="0" w:space="0" w:color="auto"/>
            <w:right w:val="none" w:sz="0" w:space="0" w:color="auto"/>
          </w:divBdr>
        </w:div>
        <w:div w:id="1572152498">
          <w:marLeft w:val="640"/>
          <w:marRight w:val="0"/>
          <w:marTop w:val="0"/>
          <w:marBottom w:val="0"/>
          <w:divBdr>
            <w:top w:val="none" w:sz="0" w:space="0" w:color="auto"/>
            <w:left w:val="none" w:sz="0" w:space="0" w:color="auto"/>
            <w:bottom w:val="none" w:sz="0" w:space="0" w:color="auto"/>
            <w:right w:val="none" w:sz="0" w:space="0" w:color="auto"/>
          </w:divBdr>
        </w:div>
        <w:div w:id="1574269426">
          <w:marLeft w:val="640"/>
          <w:marRight w:val="0"/>
          <w:marTop w:val="0"/>
          <w:marBottom w:val="0"/>
          <w:divBdr>
            <w:top w:val="none" w:sz="0" w:space="0" w:color="auto"/>
            <w:left w:val="none" w:sz="0" w:space="0" w:color="auto"/>
            <w:bottom w:val="none" w:sz="0" w:space="0" w:color="auto"/>
            <w:right w:val="none" w:sz="0" w:space="0" w:color="auto"/>
          </w:divBdr>
        </w:div>
        <w:div w:id="1584485319">
          <w:marLeft w:val="640"/>
          <w:marRight w:val="0"/>
          <w:marTop w:val="0"/>
          <w:marBottom w:val="0"/>
          <w:divBdr>
            <w:top w:val="none" w:sz="0" w:space="0" w:color="auto"/>
            <w:left w:val="none" w:sz="0" w:space="0" w:color="auto"/>
            <w:bottom w:val="none" w:sz="0" w:space="0" w:color="auto"/>
            <w:right w:val="none" w:sz="0" w:space="0" w:color="auto"/>
          </w:divBdr>
        </w:div>
        <w:div w:id="1607882542">
          <w:marLeft w:val="640"/>
          <w:marRight w:val="0"/>
          <w:marTop w:val="0"/>
          <w:marBottom w:val="0"/>
          <w:divBdr>
            <w:top w:val="none" w:sz="0" w:space="0" w:color="auto"/>
            <w:left w:val="none" w:sz="0" w:space="0" w:color="auto"/>
            <w:bottom w:val="none" w:sz="0" w:space="0" w:color="auto"/>
            <w:right w:val="none" w:sz="0" w:space="0" w:color="auto"/>
          </w:divBdr>
        </w:div>
        <w:div w:id="1640306834">
          <w:marLeft w:val="640"/>
          <w:marRight w:val="0"/>
          <w:marTop w:val="0"/>
          <w:marBottom w:val="0"/>
          <w:divBdr>
            <w:top w:val="none" w:sz="0" w:space="0" w:color="auto"/>
            <w:left w:val="none" w:sz="0" w:space="0" w:color="auto"/>
            <w:bottom w:val="none" w:sz="0" w:space="0" w:color="auto"/>
            <w:right w:val="none" w:sz="0" w:space="0" w:color="auto"/>
          </w:divBdr>
        </w:div>
        <w:div w:id="1641422299">
          <w:marLeft w:val="640"/>
          <w:marRight w:val="0"/>
          <w:marTop w:val="0"/>
          <w:marBottom w:val="0"/>
          <w:divBdr>
            <w:top w:val="none" w:sz="0" w:space="0" w:color="auto"/>
            <w:left w:val="none" w:sz="0" w:space="0" w:color="auto"/>
            <w:bottom w:val="none" w:sz="0" w:space="0" w:color="auto"/>
            <w:right w:val="none" w:sz="0" w:space="0" w:color="auto"/>
          </w:divBdr>
        </w:div>
        <w:div w:id="1657101955">
          <w:marLeft w:val="640"/>
          <w:marRight w:val="0"/>
          <w:marTop w:val="0"/>
          <w:marBottom w:val="0"/>
          <w:divBdr>
            <w:top w:val="none" w:sz="0" w:space="0" w:color="auto"/>
            <w:left w:val="none" w:sz="0" w:space="0" w:color="auto"/>
            <w:bottom w:val="none" w:sz="0" w:space="0" w:color="auto"/>
            <w:right w:val="none" w:sz="0" w:space="0" w:color="auto"/>
          </w:divBdr>
        </w:div>
        <w:div w:id="1671519201">
          <w:marLeft w:val="640"/>
          <w:marRight w:val="0"/>
          <w:marTop w:val="0"/>
          <w:marBottom w:val="0"/>
          <w:divBdr>
            <w:top w:val="none" w:sz="0" w:space="0" w:color="auto"/>
            <w:left w:val="none" w:sz="0" w:space="0" w:color="auto"/>
            <w:bottom w:val="none" w:sz="0" w:space="0" w:color="auto"/>
            <w:right w:val="none" w:sz="0" w:space="0" w:color="auto"/>
          </w:divBdr>
        </w:div>
        <w:div w:id="1689991017">
          <w:marLeft w:val="640"/>
          <w:marRight w:val="0"/>
          <w:marTop w:val="0"/>
          <w:marBottom w:val="0"/>
          <w:divBdr>
            <w:top w:val="none" w:sz="0" w:space="0" w:color="auto"/>
            <w:left w:val="none" w:sz="0" w:space="0" w:color="auto"/>
            <w:bottom w:val="none" w:sz="0" w:space="0" w:color="auto"/>
            <w:right w:val="none" w:sz="0" w:space="0" w:color="auto"/>
          </w:divBdr>
        </w:div>
        <w:div w:id="1700349480">
          <w:marLeft w:val="640"/>
          <w:marRight w:val="0"/>
          <w:marTop w:val="0"/>
          <w:marBottom w:val="0"/>
          <w:divBdr>
            <w:top w:val="none" w:sz="0" w:space="0" w:color="auto"/>
            <w:left w:val="none" w:sz="0" w:space="0" w:color="auto"/>
            <w:bottom w:val="none" w:sz="0" w:space="0" w:color="auto"/>
            <w:right w:val="none" w:sz="0" w:space="0" w:color="auto"/>
          </w:divBdr>
        </w:div>
        <w:div w:id="1715352789">
          <w:marLeft w:val="640"/>
          <w:marRight w:val="0"/>
          <w:marTop w:val="0"/>
          <w:marBottom w:val="0"/>
          <w:divBdr>
            <w:top w:val="none" w:sz="0" w:space="0" w:color="auto"/>
            <w:left w:val="none" w:sz="0" w:space="0" w:color="auto"/>
            <w:bottom w:val="none" w:sz="0" w:space="0" w:color="auto"/>
            <w:right w:val="none" w:sz="0" w:space="0" w:color="auto"/>
          </w:divBdr>
        </w:div>
        <w:div w:id="1723864426">
          <w:marLeft w:val="640"/>
          <w:marRight w:val="0"/>
          <w:marTop w:val="0"/>
          <w:marBottom w:val="0"/>
          <w:divBdr>
            <w:top w:val="none" w:sz="0" w:space="0" w:color="auto"/>
            <w:left w:val="none" w:sz="0" w:space="0" w:color="auto"/>
            <w:bottom w:val="none" w:sz="0" w:space="0" w:color="auto"/>
            <w:right w:val="none" w:sz="0" w:space="0" w:color="auto"/>
          </w:divBdr>
        </w:div>
        <w:div w:id="1732383671">
          <w:marLeft w:val="640"/>
          <w:marRight w:val="0"/>
          <w:marTop w:val="0"/>
          <w:marBottom w:val="0"/>
          <w:divBdr>
            <w:top w:val="none" w:sz="0" w:space="0" w:color="auto"/>
            <w:left w:val="none" w:sz="0" w:space="0" w:color="auto"/>
            <w:bottom w:val="none" w:sz="0" w:space="0" w:color="auto"/>
            <w:right w:val="none" w:sz="0" w:space="0" w:color="auto"/>
          </w:divBdr>
        </w:div>
        <w:div w:id="1789617296">
          <w:marLeft w:val="640"/>
          <w:marRight w:val="0"/>
          <w:marTop w:val="0"/>
          <w:marBottom w:val="0"/>
          <w:divBdr>
            <w:top w:val="none" w:sz="0" w:space="0" w:color="auto"/>
            <w:left w:val="none" w:sz="0" w:space="0" w:color="auto"/>
            <w:bottom w:val="none" w:sz="0" w:space="0" w:color="auto"/>
            <w:right w:val="none" w:sz="0" w:space="0" w:color="auto"/>
          </w:divBdr>
        </w:div>
        <w:div w:id="1834175804">
          <w:marLeft w:val="640"/>
          <w:marRight w:val="0"/>
          <w:marTop w:val="0"/>
          <w:marBottom w:val="0"/>
          <w:divBdr>
            <w:top w:val="none" w:sz="0" w:space="0" w:color="auto"/>
            <w:left w:val="none" w:sz="0" w:space="0" w:color="auto"/>
            <w:bottom w:val="none" w:sz="0" w:space="0" w:color="auto"/>
            <w:right w:val="none" w:sz="0" w:space="0" w:color="auto"/>
          </w:divBdr>
        </w:div>
        <w:div w:id="1834761205">
          <w:marLeft w:val="640"/>
          <w:marRight w:val="0"/>
          <w:marTop w:val="0"/>
          <w:marBottom w:val="0"/>
          <w:divBdr>
            <w:top w:val="none" w:sz="0" w:space="0" w:color="auto"/>
            <w:left w:val="none" w:sz="0" w:space="0" w:color="auto"/>
            <w:bottom w:val="none" w:sz="0" w:space="0" w:color="auto"/>
            <w:right w:val="none" w:sz="0" w:space="0" w:color="auto"/>
          </w:divBdr>
        </w:div>
        <w:div w:id="1835611892">
          <w:marLeft w:val="640"/>
          <w:marRight w:val="0"/>
          <w:marTop w:val="0"/>
          <w:marBottom w:val="0"/>
          <w:divBdr>
            <w:top w:val="none" w:sz="0" w:space="0" w:color="auto"/>
            <w:left w:val="none" w:sz="0" w:space="0" w:color="auto"/>
            <w:bottom w:val="none" w:sz="0" w:space="0" w:color="auto"/>
            <w:right w:val="none" w:sz="0" w:space="0" w:color="auto"/>
          </w:divBdr>
        </w:div>
        <w:div w:id="1838568222">
          <w:marLeft w:val="640"/>
          <w:marRight w:val="0"/>
          <w:marTop w:val="0"/>
          <w:marBottom w:val="0"/>
          <w:divBdr>
            <w:top w:val="none" w:sz="0" w:space="0" w:color="auto"/>
            <w:left w:val="none" w:sz="0" w:space="0" w:color="auto"/>
            <w:bottom w:val="none" w:sz="0" w:space="0" w:color="auto"/>
            <w:right w:val="none" w:sz="0" w:space="0" w:color="auto"/>
          </w:divBdr>
        </w:div>
        <w:div w:id="1845317650">
          <w:marLeft w:val="640"/>
          <w:marRight w:val="0"/>
          <w:marTop w:val="0"/>
          <w:marBottom w:val="0"/>
          <w:divBdr>
            <w:top w:val="none" w:sz="0" w:space="0" w:color="auto"/>
            <w:left w:val="none" w:sz="0" w:space="0" w:color="auto"/>
            <w:bottom w:val="none" w:sz="0" w:space="0" w:color="auto"/>
            <w:right w:val="none" w:sz="0" w:space="0" w:color="auto"/>
          </w:divBdr>
        </w:div>
        <w:div w:id="1862624400">
          <w:marLeft w:val="640"/>
          <w:marRight w:val="0"/>
          <w:marTop w:val="0"/>
          <w:marBottom w:val="0"/>
          <w:divBdr>
            <w:top w:val="none" w:sz="0" w:space="0" w:color="auto"/>
            <w:left w:val="none" w:sz="0" w:space="0" w:color="auto"/>
            <w:bottom w:val="none" w:sz="0" w:space="0" w:color="auto"/>
            <w:right w:val="none" w:sz="0" w:space="0" w:color="auto"/>
          </w:divBdr>
        </w:div>
        <w:div w:id="1879125111">
          <w:marLeft w:val="640"/>
          <w:marRight w:val="0"/>
          <w:marTop w:val="0"/>
          <w:marBottom w:val="0"/>
          <w:divBdr>
            <w:top w:val="none" w:sz="0" w:space="0" w:color="auto"/>
            <w:left w:val="none" w:sz="0" w:space="0" w:color="auto"/>
            <w:bottom w:val="none" w:sz="0" w:space="0" w:color="auto"/>
            <w:right w:val="none" w:sz="0" w:space="0" w:color="auto"/>
          </w:divBdr>
        </w:div>
        <w:div w:id="1930498616">
          <w:marLeft w:val="640"/>
          <w:marRight w:val="0"/>
          <w:marTop w:val="0"/>
          <w:marBottom w:val="0"/>
          <w:divBdr>
            <w:top w:val="none" w:sz="0" w:space="0" w:color="auto"/>
            <w:left w:val="none" w:sz="0" w:space="0" w:color="auto"/>
            <w:bottom w:val="none" w:sz="0" w:space="0" w:color="auto"/>
            <w:right w:val="none" w:sz="0" w:space="0" w:color="auto"/>
          </w:divBdr>
        </w:div>
        <w:div w:id="1944071290">
          <w:marLeft w:val="640"/>
          <w:marRight w:val="0"/>
          <w:marTop w:val="0"/>
          <w:marBottom w:val="0"/>
          <w:divBdr>
            <w:top w:val="none" w:sz="0" w:space="0" w:color="auto"/>
            <w:left w:val="none" w:sz="0" w:space="0" w:color="auto"/>
            <w:bottom w:val="none" w:sz="0" w:space="0" w:color="auto"/>
            <w:right w:val="none" w:sz="0" w:space="0" w:color="auto"/>
          </w:divBdr>
        </w:div>
        <w:div w:id="1946763052">
          <w:marLeft w:val="640"/>
          <w:marRight w:val="0"/>
          <w:marTop w:val="0"/>
          <w:marBottom w:val="0"/>
          <w:divBdr>
            <w:top w:val="none" w:sz="0" w:space="0" w:color="auto"/>
            <w:left w:val="none" w:sz="0" w:space="0" w:color="auto"/>
            <w:bottom w:val="none" w:sz="0" w:space="0" w:color="auto"/>
            <w:right w:val="none" w:sz="0" w:space="0" w:color="auto"/>
          </w:divBdr>
        </w:div>
        <w:div w:id="1958873777">
          <w:marLeft w:val="640"/>
          <w:marRight w:val="0"/>
          <w:marTop w:val="0"/>
          <w:marBottom w:val="0"/>
          <w:divBdr>
            <w:top w:val="none" w:sz="0" w:space="0" w:color="auto"/>
            <w:left w:val="none" w:sz="0" w:space="0" w:color="auto"/>
            <w:bottom w:val="none" w:sz="0" w:space="0" w:color="auto"/>
            <w:right w:val="none" w:sz="0" w:space="0" w:color="auto"/>
          </w:divBdr>
        </w:div>
        <w:div w:id="1970550507">
          <w:marLeft w:val="640"/>
          <w:marRight w:val="0"/>
          <w:marTop w:val="0"/>
          <w:marBottom w:val="0"/>
          <w:divBdr>
            <w:top w:val="none" w:sz="0" w:space="0" w:color="auto"/>
            <w:left w:val="none" w:sz="0" w:space="0" w:color="auto"/>
            <w:bottom w:val="none" w:sz="0" w:space="0" w:color="auto"/>
            <w:right w:val="none" w:sz="0" w:space="0" w:color="auto"/>
          </w:divBdr>
        </w:div>
        <w:div w:id="1992824522">
          <w:marLeft w:val="640"/>
          <w:marRight w:val="0"/>
          <w:marTop w:val="0"/>
          <w:marBottom w:val="0"/>
          <w:divBdr>
            <w:top w:val="none" w:sz="0" w:space="0" w:color="auto"/>
            <w:left w:val="none" w:sz="0" w:space="0" w:color="auto"/>
            <w:bottom w:val="none" w:sz="0" w:space="0" w:color="auto"/>
            <w:right w:val="none" w:sz="0" w:space="0" w:color="auto"/>
          </w:divBdr>
        </w:div>
        <w:div w:id="2027049330">
          <w:marLeft w:val="640"/>
          <w:marRight w:val="0"/>
          <w:marTop w:val="0"/>
          <w:marBottom w:val="0"/>
          <w:divBdr>
            <w:top w:val="none" w:sz="0" w:space="0" w:color="auto"/>
            <w:left w:val="none" w:sz="0" w:space="0" w:color="auto"/>
            <w:bottom w:val="none" w:sz="0" w:space="0" w:color="auto"/>
            <w:right w:val="none" w:sz="0" w:space="0" w:color="auto"/>
          </w:divBdr>
        </w:div>
        <w:div w:id="2045904936">
          <w:marLeft w:val="640"/>
          <w:marRight w:val="0"/>
          <w:marTop w:val="0"/>
          <w:marBottom w:val="0"/>
          <w:divBdr>
            <w:top w:val="none" w:sz="0" w:space="0" w:color="auto"/>
            <w:left w:val="none" w:sz="0" w:space="0" w:color="auto"/>
            <w:bottom w:val="none" w:sz="0" w:space="0" w:color="auto"/>
            <w:right w:val="none" w:sz="0" w:space="0" w:color="auto"/>
          </w:divBdr>
        </w:div>
        <w:div w:id="2072729436">
          <w:marLeft w:val="640"/>
          <w:marRight w:val="0"/>
          <w:marTop w:val="0"/>
          <w:marBottom w:val="0"/>
          <w:divBdr>
            <w:top w:val="none" w:sz="0" w:space="0" w:color="auto"/>
            <w:left w:val="none" w:sz="0" w:space="0" w:color="auto"/>
            <w:bottom w:val="none" w:sz="0" w:space="0" w:color="auto"/>
            <w:right w:val="none" w:sz="0" w:space="0" w:color="auto"/>
          </w:divBdr>
        </w:div>
        <w:div w:id="2105109554">
          <w:marLeft w:val="640"/>
          <w:marRight w:val="0"/>
          <w:marTop w:val="0"/>
          <w:marBottom w:val="0"/>
          <w:divBdr>
            <w:top w:val="none" w:sz="0" w:space="0" w:color="auto"/>
            <w:left w:val="none" w:sz="0" w:space="0" w:color="auto"/>
            <w:bottom w:val="none" w:sz="0" w:space="0" w:color="auto"/>
            <w:right w:val="none" w:sz="0" w:space="0" w:color="auto"/>
          </w:divBdr>
        </w:div>
        <w:div w:id="2110394120">
          <w:marLeft w:val="640"/>
          <w:marRight w:val="0"/>
          <w:marTop w:val="0"/>
          <w:marBottom w:val="0"/>
          <w:divBdr>
            <w:top w:val="none" w:sz="0" w:space="0" w:color="auto"/>
            <w:left w:val="none" w:sz="0" w:space="0" w:color="auto"/>
            <w:bottom w:val="none" w:sz="0" w:space="0" w:color="auto"/>
            <w:right w:val="none" w:sz="0" w:space="0" w:color="auto"/>
          </w:divBdr>
        </w:div>
        <w:div w:id="2116557579">
          <w:marLeft w:val="640"/>
          <w:marRight w:val="0"/>
          <w:marTop w:val="0"/>
          <w:marBottom w:val="0"/>
          <w:divBdr>
            <w:top w:val="none" w:sz="0" w:space="0" w:color="auto"/>
            <w:left w:val="none" w:sz="0" w:space="0" w:color="auto"/>
            <w:bottom w:val="none" w:sz="0" w:space="0" w:color="auto"/>
            <w:right w:val="none" w:sz="0" w:space="0" w:color="auto"/>
          </w:divBdr>
        </w:div>
        <w:div w:id="2118523039">
          <w:marLeft w:val="640"/>
          <w:marRight w:val="0"/>
          <w:marTop w:val="0"/>
          <w:marBottom w:val="0"/>
          <w:divBdr>
            <w:top w:val="none" w:sz="0" w:space="0" w:color="auto"/>
            <w:left w:val="none" w:sz="0" w:space="0" w:color="auto"/>
            <w:bottom w:val="none" w:sz="0" w:space="0" w:color="auto"/>
            <w:right w:val="none" w:sz="0" w:space="0" w:color="auto"/>
          </w:divBdr>
        </w:div>
      </w:divsChild>
    </w:div>
    <w:div w:id="441145187">
      <w:bodyDiv w:val="1"/>
      <w:marLeft w:val="0"/>
      <w:marRight w:val="0"/>
      <w:marTop w:val="0"/>
      <w:marBottom w:val="0"/>
      <w:divBdr>
        <w:top w:val="none" w:sz="0" w:space="0" w:color="auto"/>
        <w:left w:val="none" w:sz="0" w:space="0" w:color="auto"/>
        <w:bottom w:val="none" w:sz="0" w:space="0" w:color="auto"/>
        <w:right w:val="none" w:sz="0" w:space="0" w:color="auto"/>
      </w:divBdr>
      <w:divsChild>
        <w:div w:id="2981389">
          <w:marLeft w:val="640"/>
          <w:marRight w:val="0"/>
          <w:marTop w:val="0"/>
          <w:marBottom w:val="0"/>
          <w:divBdr>
            <w:top w:val="none" w:sz="0" w:space="0" w:color="auto"/>
            <w:left w:val="none" w:sz="0" w:space="0" w:color="auto"/>
            <w:bottom w:val="none" w:sz="0" w:space="0" w:color="auto"/>
            <w:right w:val="none" w:sz="0" w:space="0" w:color="auto"/>
          </w:divBdr>
        </w:div>
        <w:div w:id="18355565">
          <w:marLeft w:val="640"/>
          <w:marRight w:val="0"/>
          <w:marTop w:val="0"/>
          <w:marBottom w:val="0"/>
          <w:divBdr>
            <w:top w:val="none" w:sz="0" w:space="0" w:color="auto"/>
            <w:left w:val="none" w:sz="0" w:space="0" w:color="auto"/>
            <w:bottom w:val="none" w:sz="0" w:space="0" w:color="auto"/>
            <w:right w:val="none" w:sz="0" w:space="0" w:color="auto"/>
          </w:divBdr>
        </w:div>
        <w:div w:id="71008016">
          <w:marLeft w:val="640"/>
          <w:marRight w:val="0"/>
          <w:marTop w:val="0"/>
          <w:marBottom w:val="0"/>
          <w:divBdr>
            <w:top w:val="none" w:sz="0" w:space="0" w:color="auto"/>
            <w:left w:val="none" w:sz="0" w:space="0" w:color="auto"/>
            <w:bottom w:val="none" w:sz="0" w:space="0" w:color="auto"/>
            <w:right w:val="none" w:sz="0" w:space="0" w:color="auto"/>
          </w:divBdr>
        </w:div>
        <w:div w:id="98332872">
          <w:marLeft w:val="640"/>
          <w:marRight w:val="0"/>
          <w:marTop w:val="0"/>
          <w:marBottom w:val="0"/>
          <w:divBdr>
            <w:top w:val="none" w:sz="0" w:space="0" w:color="auto"/>
            <w:left w:val="none" w:sz="0" w:space="0" w:color="auto"/>
            <w:bottom w:val="none" w:sz="0" w:space="0" w:color="auto"/>
            <w:right w:val="none" w:sz="0" w:space="0" w:color="auto"/>
          </w:divBdr>
        </w:div>
        <w:div w:id="99418728">
          <w:marLeft w:val="640"/>
          <w:marRight w:val="0"/>
          <w:marTop w:val="0"/>
          <w:marBottom w:val="0"/>
          <w:divBdr>
            <w:top w:val="none" w:sz="0" w:space="0" w:color="auto"/>
            <w:left w:val="none" w:sz="0" w:space="0" w:color="auto"/>
            <w:bottom w:val="none" w:sz="0" w:space="0" w:color="auto"/>
            <w:right w:val="none" w:sz="0" w:space="0" w:color="auto"/>
          </w:divBdr>
        </w:div>
        <w:div w:id="102572945">
          <w:marLeft w:val="640"/>
          <w:marRight w:val="0"/>
          <w:marTop w:val="0"/>
          <w:marBottom w:val="0"/>
          <w:divBdr>
            <w:top w:val="none" w:sz="0" w:space="0" w:color="auto"/>
            <w:left w:val="none" w:sz="0" w:space="0" w:color="auto"/>
            <w:bottom w:val="none" w:sz="0" w:space="0" w:color="auto"/>
            <w:right w:val="none" w:sz="0" w:space="0" w:color="auto"/>
          </w:divBdr>
        </w:div>
        <w:div w:id="111168364">
          <w:marLeft w:val="640"/>
          <w:marRight w:val="0"/>
          <w:marTop w:val="0"/>
          <w:marBottom w:val="0"/>
          <w:divBdr>
            <w:top w:val="none" w:sz="0" w:space="0" w:color="auto"/>
            <w:left w:val="none" w:sz="0" w:space="0" w:color="auto"/>
            <w:bottom w:val="none" w:sz="0" w:space="0" w:color="auto"/>
            <w:right w:val="none" w:sz="0" w:space="0" w:color="auto"/>
          </w:divBdr>
        </w:div>
        <w:div w:id="123474683">
          <w:marLeft w:val="640"/>
          <w:marRight w:val="0"/>
          <w:marTop w:val="0"/>
          <w:marBottom w:val="0"/>
          <w:divBdr>
            <w:top w:val="none" w:sz="0" w:space="0" w:color="auto"/>
            <w:left w:val="none" w:sz="0" w:space="0" w:color="auto"/>
            <w:bottom w:val="none" w:sz="0" w:space="0" w:color="auto"/>
            <w:right w:val="none" w:sz="0" w:space="0" w:color="auto"/>
          </w:divBdr>
        </w:div>
        <w:div w:id="128282861">
          <w:marLeft w:val="640"/>
          <w:marRight w:val="0"/>
          <w:marTop w:val="0"/>
          <w:marBottom w:val="0"/>
          <w:divBdr>
            <w:top w:val="none" w:sz="0" w:space="0" w:color="auto"/>
            <w:left w:val="none" w:sz="0" w:space="0" w:color="auto"/>
            <w:bottom w:val="none" w:sz="0" w:space="0" w:color="auto"/>
            <w:right w:val="none" w:sz="0" w:space="0" w:color="auto"/>
          </w:divBdr>
        </w:div>
        <w:div w:id="137192217">
          <w:marLeft w:val="640"/>
          <w:marRight w:val="0"/>
          <w:marTop w:val="0"/>
          <w:marBottom w:val="0"/>
          <w:divBdr>
            <w:top w:val="none" w:sz="0" w:space="0" w:color="auto"/>
            <w:left w:val="none" w:sz="0" w:space="0" w:color="auto"/>
            <w:bottom w:val="none" w:sz="0" w:space="0" w:color="auto"/>
            <w:right w:val="none" w:sz="0" w:space="0" w:color="auto"/>
          </w:divBdr>
        </w:div>
        <w:div w:id="151217945">
          <w:marLeft w:val="640"/>
          <w:marRight w:val="0"/>
          <w:marTop w:val="0"/>
          <w:marBottom w:val="0"/>
          <w:divBdr>
            <w:top w:val="none" w:sz="0" w:space="0" w:color="auto"/>
            <w:left w:val="none" w:sz="0" w:space="0" w:color="auto"/>
            <w:bottom w:val="none" w:sz="0" w:space="0" w:color="auto"/>
            <w:right w:val="none" w:sz="0" w:space="0" w:color="auto"/>
          </w:divBdr>
        </w:div>
        <w:div w:id="173695053">
          <w:marLeft w:val="640"/>
          <w:marRight w:val="0"/>
          <w:marTop w:val="0"/>
          <w:marBottom w:val="0"/>
          <w:divBdr>
            <w:top w:val="none" w:sz="0" w:space="0" w:color="auto"/>
            <w:left w:val="none" w:sz="0" w:space="0" w:color="auto"/>
            <w:bottom w:val="none" w:sz="0" w:space="0" w:color="auto"/>
            <w:right w:val="none" w:sz="0" w:space="0" w:color="auto"/>
          </w:divBdr>
        </w:div>
        <w:div w:id="233399380">
          <w:marLeft w:val="640"/>
          <w:marRight w:val="0"/>
          <w:marTop w:val="0"/>
          <w:marBottom w:val="0"/>
          <w:divBdr>
            <w:top w:val="none" w:sz="0" w:space="0" w:color="auto"/>
            <w:left w:val="none" w:sz="0" w:space="0" w:color="auto"/>
            <w:bottom w:val="none" w:sz="0" w:space="0" w:color="auto"/>
            <w:right w:val="none" w:sz="0" w:space="0" w:color="auto"/>
          </w:divBdr>
        </w:div>
        <w:div w:id="247005913">
          <w:marLeft w:val="640"/>
          <w:marRight w:val="0"/>
          <w:marTop w:val="0"/>
          <w:marBottom w:val="0"/>
          <w:divBdr>
            <w:top w:val="none" w:sz="0" w:space="0" w:color="auto"/>
            <w:left w:val="none" w:sz="0" w:space="0" w:color="auto"/>
            <w:bottom w:val="none" w:sz="0" w:space="0" w:color="auto"/>
            <w:right w:val="none" w:sz="0" w:space="0" w:color="auto"/>
          </w:divBdr>
        </w:div>
        <w:div w:id="254557840">
          <w:marLeft w:val="640"/>
          <w:marRight w:val="0"/>
          <w:marTop w:val="0"/>
          <w:marBottom w:val="0"/>
          <w:divBdr>
            <w:top w:val="none" w:sz="0" w:space="0" w:color="auto"/>
            <w:left w:val="none" w:sz="0" w:space="0" w:color="auto"/>
            <w:bottom w:val="none" w:sz="0" w:space="0" w:color="auto"/>
            <w:right w:val="none" w:sz="0" w:space="0" w:color="auto"/>
          </w:divBdr>
        </w:div>
        <w:div w:id="275911519">
          <w:marLeft w:val="640"/>
          <w:marRight w:val="0"/>
          <w:marTop w:val="0"/>
          <w:marBottom w:val="0"/>
          <w:divBdr>
            <w:top w:val="none" w:sz="0" w:space="0" w:color="auto"/>
            <w:left w:val="none" w:sz="0" w:space="0" w:color="auto"/>
            <w:bottom w:val="none" w:sz="0" w:space="0" w:color="auto"/>
            <w:right w:val="none" w:sz="0" w:space="0" w:color="auto"/>
          </w:divBdr>
        </w:div>
        <w:div w:id="279604595">
          <w:marLeft w:val="640"/>
          <w:marRight w:val="0"/>
          <w:marTop w:val="0"/>
          <w:marBottom w:val="0"/>
          <w:divBdr>
            <w:top w:val="none" w:sz="0" w:space="0" w:color="auto"/>
            <w:left w:val="none" w:sz="0" w:space="0" w:color="auto"/>
            <w:bottom w:val="none" w:sz="0" w:space="0" w:color="auto"/>
            <w:right w:val="none" w:sz="0" w:space="0" w:color="auto"/>
          </w:divBdr>
        </w:div>
        <w:div w:id="289097037">
          <w:marLeft w:val="640"/>
          <w:marRight w:val="0"/>
          <w:marTop w:val="0"/>
          <w:marBottom w:val="0"/>
          <w:divBdr>
            <w:top w:val="none" w:sz="0" w:space="0" w:color="auto"/>
            <w:left w:val="none" w:sz="0" w:space="0" w:color="auto"/>
            <w:bottom w:val="none" w:sz="0" w:space="0" w:color="auto"/>
            <w:right w:val="none" w:sz="0" w:space="0" w:color="auto"/>
          </w:divBdr>
        </w:div>
        <w:div w:id="291788813">
          <w:marLeft w:val="640"/>
          <w:marRight w:val="0"/>
          <w:marTop w:val="0"/>
          <w:marBottom w:val="0"/>
          <w:divBdr>
            <w:top w:val="none" w:sz="0" w:space="0" w:color="auto"/>
            <w:left w:val="none" w:sz="0" w:space="0" w:color="auto"/>
            <w:bottom w:val="none" w:sz="0" w:space="0" w:color="auto"/>
            <w:right w:val="none" w:sz="0" w:space="0" w:color="auto"/>
          </w:divBdr>
        </w:div>
        <w:div w:id="295717602">
          <w:marLeft w:val="640"/>
          <w:marRight w:val="0"/>
          <w:marTop w:val="0"/>
          <w:marBottom w:val="0"/>
          <w:divBdr>
            <w:top w:val="none" w:sz="0" w:space="0" w:color="auto"/>
            <w:left w:val="none" w:sz="0" w:space="0" w:color="auto"/>
            <w:bottom w:val="none" w:sz="0" w:space="0" w:color="auto"/>
            <w:right w:val="none" w:sz="0" w:space="0" w:color="auto"/>
          </w:divBdr>
        </w:div>
        <w:div w:id="351302855">
          <w:marLeft w:val="640"/>
          <w:marRight w:val="0"/>
          <w:marTop w:val="0"/>
          <w:marBottom w:val="0"/>
          <w:divBdr>
            <w:top w:val="none" w:sz="0" w:space="0" w:color="auto"/>
            <w:left w:val="none" w:sz="0" w:space="0" w:color="auto"/>
            <w:bottom w:val="none" w:sz="0" w:space="0" w:color="auto"/>
            <w:right w:val="none" w:sz="0" w:space="0" w:color="auto"/>
          </w:divBdr>
        </w:div>
        <w:div w:id="446046324">
          <w:marLeft w:val="640"/>
          <w:marRight w:val="0"/>
          <w:marTop w:val="0"/>
          <w:marBottom w:val="0"/>
          <w:divBdr>
            <w:top w:val="none" w:sz="0" w:space="0" w:color="auto"/>
            <w:left w:val="none" w:sz="0" w:space="0" w:color="auto"/>
            <w:bottom w:val="none" w:sz="0" w:space="0" w:color="auto"/>
            <w:right w:val="none" w:sz="0" w:space="0" w:color="auto"/>
          </w:divBdr>
        </w:div>
        <w:div w:id="450629746">
          <w:marLeft w:val="640"/>
          <w:marRight w:val="0"/>
          <w:marTop w:val="0"/>
          <w:marBottom w:val="0"/>
          <w:divBdr>
            <w:top w:val="none" w:sz="0" w:space="0" w:color="auto"/>
            <w:left w:val="none" w:sz="0" w:space="0" w:color="auto"/>
            <w:bottom w:val="none" w:sz="0" w:space="0" w:color="auto"/>
            <w:right w:val="none" w:sz="0" w:space="0" w:color="auto"/>
          </w:divBdr>
        </w:div>
        <w:div w:id="467405915">
          <w:marLeft w:val="640"/>
          <w:marRight w:val="0"/>
          <w:marTop w:val="0"/>
          <w:marBottom w:val="0"/>
          <w:divBdr>
            <w:top w:val="none" w:sz="0" w:space="0" w:color="auto"/>
            <w:left w:val="none" w:sz="0" w:space="0" w:color="auto"/>
            <w:bottom w:val="none" w:sz="0" w:space="0" w:color="auto"/>
            <w:right w:val="none" w:sz="0" w:space="0" w:color="auto"/>
          </w:divBdr>
        </w:div>
        <w:div w:id="491802439">
          <w:marLeft w:val="640"/>
          <w:marRight w:val="0"/>
          <w:marTop w:val="0"/>
          <w:marBottom w:val="0"/>
          <w:divBdr>
            <w:top w:val="none" w:sz="0" w:space="0" w:color="auto"/>
            <w:left w:val="none" w:sz="0" w:space="0" w:color="auto"/>
            <w:bottom w:val="none" w:sz="0" w:space="0" w:color="auto"/>
            <w:right w:val="none" w:sz="0" w:space="0" w:color="auto"/>
          </w:divBdr>
        </w:div>
        <w:div w:id="496653279">
          <w:marLeft w:val="640"/>
          <w:marRight w:val="0"/>
          <w:marTop w:val="0"/>
          <w:marBottom w:val="0"/>
          <w:divBdr>
            <w:top w:val="none" w:sz="0" w:space="0" w:color="auto"/>
            <w:left w:val="none" w:sz="0" w:space="0" w:color="auto"/>
            <w:bottom w:val="none" w:sz="0" w:space="0" w:color="auto"/>
            <w:right w:val="none" w:sz="0" w:space="0" w:color="auto"/>
          </w:divBdr>
        </w:div>
        <w:div w:id="518666288">
          <w:marLeft w:val="640"/>
          <w:marRight w:val="0"/>
          <w:marTop w:val="0"/>
          <w:marBottom w:val="0"/>
          <w:divBdr>
            <w:top w:val="none" w:sz="0" w:space="0" w:color="auto"/>
            <w:left w:val="none" w:sz="0" w:space="0" w:color="auto"/>
            <w:bottom w:val="none" w:sz="0" w:space="0" w:color="auto"/>
            <w:right w:val="none" w:sz="0" w:space="0" w:color="auto"/>
          </w:divBdr>
        </w:div>
        <w:div w:id="519592058">
          <w:marLeft w:val="640"/>
          <w:marRight w:val="0"/>
          <w:marTop w:val="0"/>
          <w:marBottom w:val="0"/>
          <w:divBdr>
            <w:top w:val="none" w:sz="0" w:space="0" w:color="auto"/>
            <w:left w:val="none" w:sz="0" w:space="0" w:color="auto"/>
            <w:bottom w:val="none" w:sz="0" w:space="0" w:color="auto"/>
            <w:right w:val="none" w:sz="0" w:space="0" w:color="auto"/>
          </w:divBdr>
        </w:div>
        <w:div w:id="528379669">
          <w:marLeft w:val="640"/>
          <w:marRight w:val="0"/>
          <w:marTop w:val="0"/>
          <w:marBottom w:val="0"/>
          <w:divBdr>
            <w:top w:val="none" w:sz="0" w:space="0" w:color="auto"/>
            <w:left w:val="none" w:sz="0" w:space="0" w:color="auto"/>
            <w:bottom w:val="none" w:sz="0" w:space="0" w:color="auto"/>
            <w:right w:val="none" w:sz="0" w:space="0" w:color="auto"/>
          </w:divBdr>
        </w:div>
        <w:div w:id="541216515">
          <w:marLeft w:val="640"/>
          <w:marRight w:val="0"/>
          <w:marTop w:val="0"/>
          <w:marBottom w:val="0"/>
          <w:divBdr>
            <w:top w:val="none" w:sz="0" w:space="0" w:color="auto"/>
            <w:left w:val="none" w:sz="0" w:space="0" w:color="auto"/>
            <w:bottom w:val="none" w:sz="0" w:space="0" w:color="auto"/>
            <w:right w:val="none" w:sz="0" w:space="0" w:color="auto"/>
          </w:divBdr>
        </w:div>
        <w:div w:id="562178667">
          <w:marLeft w:val="640"/>
          <w:marRight w:val="0"/>
          <w:marTop w:val="0"/>
          <w:marBottom w:val="0"/>
          <w:divBdr>
            <w:top w:val="none" w:sz="0" w:space="0" w:color="auto"/>
            <w:left w:val="none" w:sz="0" w:space="0" w:color="auto"/>
            <w:bottom w:val="none" w:sz="0" w:space="0" w:color="auto"/>
            <w:right w:val="none" w:sz="0" w:space="0" w:color="auto"/>
          </w:divBdr>
        </w:div>
        <w:div w:id="576013969">
          <w:marLeft w:val="640"/>
          <w:marRight w:val="0"/>
          <w:marTop w:val="0"/>
          <w:marBottom w:val="0"/>
          <w:divBdr>
            <w:top w:val="none" w:sz="0" w:space="0" w:color="auto"/>
            <w:left w:val="none" w:sz="0" w:space="0" w:color="auto"/>
            <w:bottom w:val="none" w:sz="0" w:space="0" w:color="auto"/>
            <w:right w:val="none" w:sz="0" w:space="0" w:color="auto"/>
          </w:divBdr>
        </w:div>
        <w:div w:id="585725055">
          <w:marLeft w:val="640"/>
          <w:marRight w:val="0"/>
          <w:marTop w:val="0"/>
          <w:marBottom w:val="0"/>
          <w:divBdr>
            <w:top w:val="none" w:sz="0" w:space="0" w:color="auto"/>
            <w:left w:val="none" w:sz="0" w:space="0" w:color="auto"/>
            <w:bottom w:val="none" w:sz="0" w:space="0" w:color="auto"/>
            <w:right w:val="none" w:sz="0" w:space="0" w:color="auto"/>
          </w:divBdr>
        </w:div>
        <w:div w:id="641891994">
          <w:marLeft w:val="640"/>
          <w:marRight w:val="0"/>
          <w:marTop w:val="0"/>
          <w:marBottom w:val="0"/>
          <w:divBdr>
            <w:top w:val="none" w:sz="0" w:space="0" w:color="auto"/>
            <w:left w:val="none" w:sz="0" w:space="0" w:color="auto"/>
            <w:bottom w:val="none" w:sz="0" w:space="0" w:color="auto"/>
            <w:right w:val="none" w:sz="0" w:space="0" w:color="auto"/>
          </w:divBdr>
        </w:div>
        <w:div w:id="658776530">
          <w:marLeft w:val="640"/>
          <w:marRight w:val="0"/>
          <w:marTop w:val="0"/>
          <w:marBottom w:val="0"/>
          <w:divBdr>
            <w:top w:val="none" w:sz="0" w:space="0" w:color="auto"/>
            <w:left w:val="none" w:sz="0" w:space="0" w:color="auto"/>
            <w:bottom w:val="none" w:sz="0" w:space="0" w:color="auto"/>
            <w:right w:val="none" w:sz="0" w:space="0" w:color="auto"/>
          </w:divBdr>
        </w:div>
        <w:div w:id="661546196">
          <w:marLeft w:val="640"/>
          <w:marRight w:val="0"/>
          <w:marTop w:val="0"/>
          <w:marBottom w:val="0"/>
          <w:divBdr>
            <w:top w:val="none" w:sz="0" w:space="0" w:color="auto"/>
            <w:left w:val="none" w:sz="0" w:space="0" w:color="auto"/>
            <w:bottom w:val="none" w:sz="0" w:space="0" w:color="auto"/>
            <w:right w:val="none" w:sz="0" w:space="0" w:color="auto"/>
          </w:divBdr>
        </w:div>
        <w:div w:id="687218050">
          <w:marLeft w:val="640"/>
          <w:marRight w:val="0"/>
          <w:marTop w:val="0"/>
          <w:marBottom w:val="0"/>
          <w:divBdr>
            <w:top w:val="none" w:sz="0" w:space="0" w:color="auto"/>
            <w:left w:val="none" w:sz="0" w:space="0" w:color="auto"/>
            <w:bottom w:val="none" w:sz="0" w:space="0" w:color="auto"/>
            <w:right w:val="none" w:sz="0" w:space="0" w:color="auto"/>
          </w:divBdr>
        </w:div>
        <w:div w:id="728573270">
          <w:marLeft w:val="640"/>
          <w:marRight w:val="0"/>
          <w:marTop w:val="0"/>
          <w:marBottom w:val="0"/>
          <w:divBdr>
            <w:top w:val="none" w:sz="0" w:space="0" w:color="auto"/>
            <w:left w:val="none" w:sz="0" w:space="0" w:color="auto"/>
            <w:bottom w:val="none" w:sz="0" w:space="0" w:color="auto"/>
            <w:right w:val="none" w:sz="0" w:space="0" w:color="auto"/>
          </w:divBdr>
        </w:div>
        <w:div w:id="787771360">
          <w:marLeft w:val="640"/>
          <w:marRight w:val="0"/>
          <w:marTop w:val="0"/>
          <w:marBottom w:val="0"/>
          <w:divBdr>
            <w:top w:val="none" w:sz="0" w:space="0" w:color="auto"/>
            <w:left w:val="none" w:sz="0" w:space="0" w:color="auto"/>
            <w:bottom w:val="none" w:sz="0" w:space="0" w:color="auto"/>
            <w:right w:val="none" w:sz="0" w:space="0" w:color="auto"/>
          </w:divBdr>
        </w:div>
        <w:div w:id="791899005">
          <w:marLeft w:val="640"/>
          <w:marRight w:val="0"/>
          <w:marTop w:val="0"/>
          <w:marBottom w:val="0"/>
          <w:divBdr>
            <w:top w:val="none" w:sz="0" w:space="0" w:color="auto"/>
            <w:left w:val="none" w:sz="0" w:space="0" w:color="auto"/>
            <w:bottom w:val="none" w:sz="0" w:space="0" w:color="auto"/>
            <w:right w:val="none" w:sz="0" w:space="0" w:color="auto"/>
          </w:divBdr>
        </w:div>
        <w:div w:id="795951942">
          <w:marLeft w:val="640"/>
          <w:marRight w:val="0"/>
          <w:marTop w:val="0"/>
          <w:marBottom w:val="0"/>
          <w:divBdr>
            <w:top w:val="none" w:sz="0" w:space="0" w:color="auto"/>
            <w:left w:val="none" w:sz="0" w:space="0" w:color="auto"/>
            <w:bottom w:val="none" w:sz="0" w:space="0" w:color="auto"/>
            <w:right w:val="none" w:sz="0" w:space="0" w:color="auto"/>
          </w:divBdr>
        </w:div>
        <w:div w:id="799500572">
          <w:marLeft w:val="640"/>
          <w:marRight w:val="0"/>
          <w:marTop w:val="0"/>
          <w:marBottom w:val="0"/>
          <w:divBdr>
            <w:top w:val="none" w:sz="0" w:space="0" w:color="auto"/>
            <w:left w:val="none" w:sz="0" w:space="0" w:color="auto"/>
            <w:bottom w:val="none" w:sz="0" w:space="0" w:color="auto"/>
            <w:right w:val="none" w:sz="0" w:space="0" w:color="auto"/>
          </w:divBdr>
        </w:div>
        <w:div w:id="835996911">
          <w:marLeft w:val="640"/>
          <w:marRight w:val="0"/>
          <w:marTop w:val="0"/>
          <w:marBottom w:val="0"/>
          <w:divBdr>
            <w:top w:val="none" w:sz="0" w:space="0" w:color="auto"/>
            <w:left w:val="none" w:sz="0" w:space="0" w:color="auto"/>
            <w:bottom w:val="none" w:sz="0" w:space="0" w:color="auto"/>
            <w:right w:val="none" w:sz="0" w:space="0" w:color="auto"/>
          </w:divBdr>
        </w:div>
        <w:div w:id="836263122">
          <w:marLeft w:val="640"/>
          <w:marRight w:val="0"/>
          <w:marTop w:val="0"/>
          <w:marBottom w:val="0"/>
          <w:divBdr>
            <w:top w:val="none" w:sz="0" w:space="0" w:color="auto"/>
            <w:left w:val="none" w:sz="0" w:space="0" w:color="auto"/>
            <w:bottom w:val="none" w:sz="0" w:space="0" w:color="auto"/>
            <w:right w:val="none" w:sz="0" w:space="0" w:color="auto"/>
          </w:divBdr>
        </w:div>
        <w:div w:id="859122278">
          <w:marLeft w:val="640"/>
          <w:marRight w:val="0"/>
          <w:marTop w:val="0"/>
          <w:marBottom w:val="0"/>
          <w:divBdr>
            <w:top w:val="none" w:sz="0" w:space="0" w:color="auto"/>
            <w:left w:val="none" w:sz="0" w:space="0" w:color="auto"/>
            <w:bottom w:val="none" w:sz="0" w:space="0" w:color="auto"/>
            <w:right w:val="none" w:sz="0" w:space="0" w:color="auto"/>
          </w:divBdr>
        </w:div>
        <w:div w:id="877160219">
          <w:marLeft w:val="640"/>
          <w:marRight w:val="0"/>
          <w:marTop w:val="0"/>
          <w:marBottom w:val="0"/>
          <w:divBdr>
            <w:top w:val="none" w:sz="0" w:space="0" w:color="auto"/>
            <w:left w:val="none" w:sz="0" w:space="0" w:color="auto"/>
            <w:bottom w:val="none" w:sz="0" w:space="0" w:color="auto"/>
            <w:right w:val="none" w:sz="0" w:space="0" w:color="auto"/>
          </w:divBdr>
        </w:div>
        <w:div w:id="878474306">
          <w:marLeft w:val="640"/>
          <w:marRight w:val="0"/>
          <w:marTop w:val="0"/>
          <w:marBottom w:val="0"/>
          <w:divBdr>
            <w:top w:val="none" w:sz="0" w:space="0" w:color="auto"/>
            <w:left w:val="none" w:sz="0" w:space="0" w:color="auto"/>
            <w:bottom w:val="none" w:sz="0" w:space="0" w:color="auto"/>
            <w:right w:val="none" w:sz="0" w:space="0" w:color="auto"/>
          </w:divBdr>
        </w:div>
        <w:div w:id="933441230">
          <w:marLeft w:val="640"/>
          <w:marRight w:val="0"/>
          <w:marTop w:val="0"/>
          <w:marBottom w:val="0"/>
          <w:divBdr>
            <w:top w:val="none" w:sz="0" w:space="0" w:color="auto"/>
            <w:left w:val="none" w:sz="0" w:space="0" w:color="auto"/>
            <w:bottom w:val="none" w:sz="0" w:space="0" w:color="auto"/>
            <w:right w:val="none" w:sz="0" w:space="0" w:color="auto"/>
          </w:divBdr>
        </w:div>
        <w:div w:id="934022127">
          <w:marLeft w:val="640"/>
          <w:marRight w:val="0"/>
          <w:marTop w:val="0"/>
          <w:marBottom w:val="0"/>
          <w:divBdr>
            <w:top w:val="none" w:sz="0" w:space="0" w:color="auto"/>
            <w:left w:val="none" w:sz="0" w:space="0" w:color="auto"/>
            <w:bottom w:val="none" w:sz="0" w:space="0" w:color="auto"/>
            <w:right w:val="none" w:sz="0" w:space="0" w:color="auto"/>
          </w:divBdr>
        </w:div>
        <w:div w:id="955408480">
          <w:marLeft w:val="640"/>
          <w:marRight w:val="0"/>
          <w:marTop w:val="0"/>
          <w:marBottom w:val="0"/>
          <w:divBdr>
            <w:top w:val="none" w:sz="0" w:space="0" w:color="auto"/>
            <w:left w:val="none" w:sz="0" w:space="0" w:color="auto"/>
            <w:bottom w:val="none" w:sz="0" w:space="0" w:color="auto"/>
            <w:right w:val="none" w:sz="0" w:space="0" w:color="auto"/>
          </w:divBdr>
        </w:div>
        <w:div w:id="983850215">
          <w:marLeft w:val="640"/>
          <w:marRight w:val="0"/>
          <w:marTop w:val="0"/>
          <w:marBottom w:val="0"/>
          <w:divBdr>
            <w:top w:val="none" w:sz="0" w:space="0" w:color="auto"/>
            <w:left w:val="none" w:sz="0" w:space="0" w:color="auto"/>
            <w:bottom w:val="none" w:sz="0" w:space="0" w:color="auto"/>
            <w:right w:val="none" w:sz="0" w:space="0" w:color="auto"/>
          </w:divBdr>
        </w:div>
        <w:div w:id="1025137088">
          <w:marLeft w:val="640"/>
          <w:marRight w:val="0"/>
          <w:marTop w:val="0"/>
          <w:marBottom w:val="0"/>
          <w:divBdr>
            <w:top w:val="none" w:sz="0" w:space="0" w:color="auto"/>
            <w:left w:val="none" w:sz="0" w:space="0" w:color="auto"/>
            <w:bottom w:val="none" w:sz="0" w:space="0" w:color="auto"/>
            <w:right w:val="none" w:sz="0" w:space="0" w:color="auto"/>
          </w:divBdr>
        </w:div>
        <w:div w:id="1026979436">
          <w:marLeft w:val="640"/>
          <w:marRight w:val="0"/>
          <w:marTop w:val="0"/>
          <w:marBottom w:val="0"/>
          <w:divBdr>
            <w:top w:val="none" w:sz="0" w:space="0" w:color="auto"/>
            <w:left w:val="none" w:sz="0" w:space="0" w:color="auto"/>
            <w:bottom w:val="none" w:sz="0" w:space="0" w:color="auto"/>
            <w:right w:val="none" w:sz="0" w:space="0" w:color="auto"/>
          </w:divBdr>
        </w:div>
        <w:div w:id="1037513342">
          <w:marLeft w:val="640"/>
          <w:marRight w:val="0"/>
          <w:marTop w:val="0"/>
          <w:marBottom w:val="0"/>
          <w:divBdr>
            <w:top w:val="none" w:sz="0" w:space="0" w:color="auto"/>
            <w:left w:val="none" w:sz="0" w:space="0" w:color="auto"/>
            <w:bottom w:val="none" w:sz="0" w:space="0" w:color="auto"/>
            <w:right w:val="none" w:sz="0" w:space="0" w:color="auto"/>
          </w:divBdr>
        </w:div>
        <w:div w:id="1040132951">
          <w:marLeft w:val="640"/>
          <w:marRight w:val="0"/>
          <w:marTop w:val="0"/>
          <w:marBottom w:val="0"/>
          <w:divBdr>
            <w:top w:val="none" w:sz="0" w:space="0" w:color="auto"/>
            <w:left w:val="none" w:sz="0" w:space="0" w:color="auto"/>
            <w:bottom w:val="none" w:sz="0" w:space="0" w:color="auto"/>
            <w:right w:val="none" w:sz="0" w:space="0" w:color="auto"/>
          </w:divBdr>
        </w:div>
        <w:div w:id="1046369725">
          <w:marLeft w:val="640"/>
          <w:marRight w:val="0"/>
          <w:marTop w:val="0"/>
          <w:marBottom w:val="0"/>
          <w:divBdr>
            <w:top w:val="none" w:sz="0" w:space="0" w:color="auto"/>
            <w:left w:val="none" w:sz="0" w:space="0" w:color="auto"/>
            <w:bottom w:val="none" w:sz="0" w:space="0" w:color="auto"/>
            <w:right w:val="none" w:sz="0" w:space="0" w:color="auto"/>
          </w:divBdr>
        </w:div>
        <w:div w:id="1085539972">
          <w:marLeft w:val="640"/>
          <w:marRight w:val="0"/>
          <w:marTop w:val="0"/>
          <w:marBottom w:val="0"/>
          <w:divBdr>
            <w:top w:val="none" w:sz="0" w:space="0" w:color="auto"/>
            <w:left w:val="none" w:sz="0" w:space="0" w:color="auto"/>
            <w:bottom w:val="none" w:sz="0" w:space="0" w:color="auto"/>
            <w:right w:val="none" w:sz="0" w:space="0" w:color="auto"/>
          </w:divBdr>
        </w:div>
        <w:div w:id="1171095228">
          <w:marLeft w:val="640"/>
          <w:marRight w:val="0"/>
          <w:marTop w:val="0"/>
          <w:marBottom w:val="0"/>
          <w:divBdr>
            <w:top w:val="none" w:sz="0" w:space="0" w:color="auto"/>
            <w:left w:val="none" w:sz="0" w:space="0" w:color="auto"/>
            <w:bottom w:val="none" w:sz="0" w:space="0" w:color="auto"/>
            <w:right w:val="none" w:sz="0" w:space="0" w:color="auto"/>
          </w:divBdr>
        </w:div>
        <w:div w:id="1174804698">
          <w:marLeft w:val="640"/>
          <w:marRight w:val="0"/>
          <w:marTop w:val="0"/>
          <w:marBottom w:val="0"/>
          <w:divBdr>
            <w:top w:val="none" w:sz="0" w:space="0" w:color="auto"/>
            <w:left w:val="none" w:sz="0" w:space="0" w:color="auto"/>
            <w:bottom w:val="none" w:sz="0" w:space="0" w:color="auto"/>
            <w:right w:val="none" w:sz="0" w:space="0" w:color="auto"/>
          </w:divBdr>
        </w:div>
        <w:div w:id="1195852785">
          <w:marLeft w:val="640"/>
          <w:marRight w:val="0"/>
          <w:marTop w:val="0"/>
          <w:marBottom w:val="0"/>
          <w:divBdr>
            <w:top w:val="none" w:sz="0" w:space="0" w:color="auto"/>
            <w:left w:val="none" w:sz="0" w:space="0" w:color="auto"/>
            <w:bottom w:val="none" w:sz="0" w:space="0" w:color="auto"/>
            <w:right w:val="none" w:sz="0" w:space="0" w:color="auto"/>
          </w:divBdr>
        </w:div>
        <w:div w:id="1228223108">
          <w:marLeft w:val="640"/>
          <w:marRight w:val="0"/>
          <w:marTop w:val="0"/>
          <w:marBottom w:val="0"/>
          <w:divBdr>
            <w:top w:val="none" w:sz="0" w:space="0" w:color="auto"/>
            <w:left w:val="none" w:sz="0" w:space="0" w:color="auto"/>
            <w:bottom w:val="none" w:sz="0" w:space="0" w:color="auto"/>
            <w:right w:val="none" w:sz="0" w:space="0" w:color="auto"/>
          </w:divBdr>
        </w:div>
        <w:div w:id="1232617478">
          <w:marLeft w:val="640"/>
          <w:marRight w:val="0"/>
          <w:marTop w:val="0"/>
          <w:marBottom w:val="0"/>
          <w:divBdr>
            <w:top w:val="none" w:sz="0" w:space="0" w:color="auto"/>
            <w:left w:val="none" w:sz="0" w:space="0" w:color="auto"/>
            <w:bottom w:val="none" w:sz="0" w:space="0" w:color="auto"/>
            <w:right w:val="none" w:sz="0" w:space="0" w:color="auto"/>
          </w:divBdr>
        </w:div>
        <w:div w:id="1263874562">
          <w:marLeft w:val="640"/>
          <w:marRight w:val="0"/>
          <w:marTop w:val="0"/>
          <w:marBottom w:val="0"/>
          <w:divBdr>
            <w:top w:val="none" w:sz="0" w:space="0" w:color="auto"/>
            <w:left w:val="none" w:sz="0" w:space="0" w:color="auto"/>
            <w:bottom w:val="none" w:sz="0" w:space="0" w:color="auto"/>
            <w:right w:val="none" w:sz="0" w:space="0" w:color="auto"/>
          </w:divBdr>
        </w:div>
        <w:div w:id="1295599923">
          <w:marLeft w:val="640"/>
          <w:marRight w:val="0"/>
          <w:marTop w:val="0"/>
          <w:marBottom w:val="0"/>
          <w:divBdr>
            <w:top w:val="none" w:sz="0" w:space="0" w:color="auto"/>
            <w:left w:val="none" w:sz="0" w:space="0" w:color="auto"/>
            <w:bottom w:val="none" w:sz="0" w:space="0" w:color="auto"/>
            <w:right w:val="none" w:sz="0" w:space="0" w:color="auto"/>
          </w:divBdr>
        </w:div>
        <w:div w:id="1295867452">
          <w:marLeft w:val="640"/>
          <w:marRight w:val="0"/>
          <w:marTop w:val="0"/>
          <w:marBottom w:val="0"/>
          <w:divBdr>
            <w:top w:val="none" w:sz="0" w:space="0" w:color="auto"/>
            <w:left w:val="none" w:sz="0" w:space="0" w:color="auto"/>
            <w:bottom w:val="none" w:sz="0" w:space="0" w:color="auto"/>
            <w:right w:val="none" w:sz="0" w:space="0" w:color="auto"/>
          </w:divBdr>
        </w:div>
        <w:div w:id="1358435174">
          <w:marLeft w:val="640"/>
          <w:marRight w:val="0"/>
          <w:marTop w:val="0"/>
          <w:marBottom w:val="0"/>
          <w:divBdr>
            <w:top w:val="none" w:sz="0" w:space="0" w:color="auto"/>
            <w:left w:val="none" w:sz="0" w:space="0" w:color="auto"/>
            <w:bottom w:val="none" w:sz="0" w:space="0" w:color="auto"/>
            <w:right w:val="none" w:sz="0" w:space="0" w:color="auto"/>
          </w:divBdr>
        </w:div>
        <w:div w:id="1383553162">
          <w:marLeft w:val="640"/>
          <w:marRight w:val="0"/>
          <w:marTop w:val="0"/>
          <w:marBottom w:val="0"/>
          <w:divBdr>
            <w:top w:val="none" w:sz="0" w:space="0" w:color="auto"/>
            <w:left w:val="none" w:sz="0" w:space="0" w:color="auto"/>
            <w:bottom w:val="none" w:sz="0" w:space="0" w:color="auto"/>
            <w:right w:val="none" w:sz="0" w:space="0" w:color="auto"/>
          </w:divBdr>
        </w:div>
        <w:div w:id="1387993709">
          <w:marLeft w:val="640"/>
          <w:marRight w:val="0"/>
          <w:marTop w:val="0"/>
          <w:marBottom w:val="0"/>
          <w:divBdr>
            <w:top w:val="none" w:sz="0" w:space="0" w:color="auto"/>
            <w:left w:val="none" w:sz="0" w:space="0" w:color="auto"/>
            <w:bottom w:val="none" w:sz="0" w:space="0" w:color="auto"/>
            <w:right w:val="none" w:sz="0" w:space="0" w:color="auto"/>
          </w:divBdr>
        </w:div>
        <w:div w:id="1465855493">
          <w:marLeft w:val="640"/>
          <w:marRight w:val="0"/>
          <w:marTop w:val="0"/>
          <w:marBottom w:val="0"/>
          <w:divBdr>
            <w:top w:val="none" w:sz="0" w:space="0" w:color="auto"/>
            <w:left w:val="none" w:sz="0" w:space="0" w:color="auto"/>
            <w:bottom w:val="none" w:sz="0" w:space="0" w:color="auto"/>
            <w:right w:val="none" w:sz="0" w:space="0" w:color="auto"/>
          </w:divBdr>
        </w:div>
        <w:div w:id="1494838474">
          <w:marLeft w:val="640"/>
          <w:marRight w:val="0"/>
          <w:marTop w:val="0"/>
          <w:marBottom w:val="0"/>
          <w:divBdr>
            <w:top w:val="none" w:sz="0" w:space="0" w:color="auto"/>
            <w:left w:val="none" w:sz="0" w:space="0" w:color="auto"/>
            <w:bottom w:val="none" w:sz="0" w:space="0" w:color="auto"/>
            <w:right w:val="none" w:sz="0" w:space="0" w:color="auto"/>
          </w:divBdr>
        </w:div>
        <w:div w:id="1507091987">
          <w:marLeft w:val="640"/>
          <w:marRight w:val="0"/>
          <w:marTop w:val="0"/>
          <w:marBottom w:val="0"/>
          <w:divBdr>
            <w:top w:val="none" w:sz="0" w:space="0" w:color="auto"/>
            <w:left w:val="none" w:sz="0" w:space="0" w:color="auto"/>
            <w:bottom w:val="none" w:sz="0" w:space="0" w:color="auto"/>
            <w:right w:val="none" w:sz="0" w:space="0" w:color="auto"/>
          </w:divBdr>
        </w:div>
        <w:div w:id="1520312215">
          <w:marLeft w:val="640"/>
          <w:marRight w:val="0"/>
          <w:marTop w:val="0"/>
          <w:marBottom w:val="0"/>
          <w:divBdr>
            <w:top w:val="none" w:sz="0" w:space="0" w:color="auto"/>
            <w:left w:val="none" w:sz="0" w:space="0" w:color="auto"/>
            <w:bottom w:val="none" w:sz="0" w:space="0" w:color="auto"/>
            <w:right w:val="none" w:sz="0" w:space="0" w:color="auto"/>
          </w:divBdr>
        </w:div>
        <w:div w:id="1570533792">
          <w:marLeft w:val="640"/>
          <w:marRight w:val="0"/>
          <w:marTop w:val="0"/>
          <w:marBottom w:val="0"/>
          <w:divBdr>
            <w:top w:val="none" w:sz="0" w:space="0" w:color="auto"/>
            <w:left w:val="none" w:sz="0" w:space="0" w:color="auto"/>
            <w:bottom w:val="none" w:sz="0" w:space="0" w:color="auto"/>
            <w:right w:val="none" w:sz="0" w:space="0" w:color="auto"/>
          </w:divBdr>
        </w:div>
        <w:div w:id="1581059794">
          <w:marLeft w:val="640"/>
          <w:marRight w:val="0"/>
          <w:marTop w:val="0"/>
          <w:marBottom w:val="0"/>
          <w:divBdr>
            <w:top w:val="none" w:sz="0" w:space="0" w:color="auto"/>
            <w:left w:val="none" w:sz="0" w:space="0" w:color="auto"/>
            <w:bottom w:val="none" w:sz="0" w:space="0" w:color="auto"/>
            <w:right w:val="none" w:sz="0" w:space="0" w:color="auto"/>
          </w:divBdr>
        </w:div>
        <w:div w:id="1582642141">
          <w:marLeft w:val="640"/>
          <w:marRight w:val="0"/>
          <w:marTop w:val="0"/>
          <w:marBottom w:val="0"/>
          <w:divBdr>
            <w:top w:val="none" w:sz="0" w:space="0" w:color="auto"/>
            <w:left w:val="none" w:sz="0" w:space="0" w:color="auto"/>
            <w:bottom w:val="none" w:sz="0" w:space="0" w:color="auto"/>
            <w:right w:val="none" w:sz="0" w:space="0" w:color="auto"/>
          </w:divBdr>
        </w:div>
        <w:div w:id="1585070026">
          <w:marLeft w:val="640"/>
          <w:marRight w:val="0"/>
          <w:marTop w:val="0"/>
          <w:marBottom w:val="0"/>
          <w:divBdr>
            <w:top w:val="none" w:sz="0" w:space="0" w:color="auto"/>
            <w:left w:val="none" w:sz="0" w:space="0" w:color="auto"/>
            <w:bottom w:val="none" w:sz="0" w:space="0" w:color="auto"/>
            <w:right w:val="none" w:sz="0" w:space="0" w:color="auto"/>
          </w:divBdr>
        </w:div>
        <w:div w:id="1613629988">
          <w:marLeft w:val="640"/>
          <w:marRight w:val="0"/>
          <w:marTop w:val="0"/>
          <w:marBottom w:val="0"/>
          <w:divBdr>
            <w:top w:val="none" w:sz="0" w:space="0" w:color="auto"/>
            <w:left w:val="none" w:sz="0" w:space="0" w:color="auto"/>
            <w:bottom w:val="none" w:sz="0" w:space="0" w:color="auto"/>
            <w:right w:val="none" w:sz="0" w:space="0" w:color="auto"/>
          </w:divBdr>
        </w:div>
        <w:div w:id="1633558721">
          <w:marLeft w:val="640"/>
          <w:marRight w:val="0"/>
          <w:marTop w:val="0"/>
          <w:marBottom w:val="0"/>
          <w:divBdr>
            <w:top w:val="none" w:sz="0" w:space="0" w:color="auto"/>
            <w:left w:val="none" w:sz="0" w:space="0" w:color="auto"/>
            <w:bottom w:val="none" w:sz="0" w:space="0" w:color="auto"/>
            <w:right w:val="none" w:sz="0" w:space="0" w:color="auto"/>
          </w:divBdr>
        </w:div>
        <w:div w:id="1652976043">
          <w:marLeft w:val="640"/>
          <w:marRight w:val="0"/>
          <w:marTop w:val="0"/>
          <w:marBottom w:val="0"/>
          <w:divBdr>
            <w:top w:val="none" w:sz="0" w:space="0" w:color="auto"/>
            <w:left w:val="none" w:sz="0" w:space="0" w:color="auto"/>
            <w:bottom w:val="none" w:sz="0" w:space="0" w:color="auto"/>
            <w:right w:val="none" w:sz="0" w:space="0" w:color="auto"/>
          </w:divBdr>
        </w:div>
        <w:div w:id="1659114248">
          <w:marLeft w:val="640"/>
          <w:marRight w:val="0"/>
          <w:marTop w:val="0"/>
          <w:marBottom w:val="0"/>
          <w:divBdr>
            <w:top w:val="none" w:sz="0" w:space="0" w:color="auto"/>
            <w:left w:val="none" w:sz="0" w:space="0" w:color="auto"/>
            <w:bottom w:val="none" w:sz="0" w:space="0" w:color="auto"/>
            <w:right w:val="none" w:sz="0" w:space="0" w:color="auto"/>
          </w:divBdr>
        </w:div>
        <w:div w:id="1696686899">
          <w:marLeft w:val="640"/>
          <w:marRight w:val="0"/>
          <w:marTop w:val="0"/>
          <w:marBottom w:val="0"/>
          <w:divBdr>
            <w:top w:val="none" w:sz="0" w:space="0" w:color="auto"/>
            <w:left w:val="none" w:sz="0" w:space="0" w:color="auto"/>
            <w:bottom w:val="none" w:sz="0" w:space="0" w:color="auto"/>
            <w:right w:val="none" w:sz="0" w:space="0" w:color="auto"/>
          </w:divBdr>
        </w:div>
        <w:div w:id="1706130355">
          <w:marLeft w:val="640"/>
          <w:marRight w:val="0"/>
          <w:marTop w:val="0"/>
          <w:marBottom w:val="0"/>
          <w:divBdr>
            <w:top w:val="none" w:sz="0" w:space="0" w:color="auto"/>
            <w:left w:val="none" w:sz="0" w:space="0" w:color="auto"/>
            <w:bottom w:val="none" w:sz="0" w:space="0" w:color="auto"/>
            <w:right w:val="none" w:sz="0" w:space="0" w:color="auto"/>
          </w:divBdr>
        </w:div>
        <w:div w:id="1709723850">
          <w:marLeft w:val="640"/>
          <w:marRight w:val="0"/>
          <w:marTop w:val="0"/>
          <w:marBottom w:val="0"/>
          <w:divBdr>
            <w:top w:val="none" w:sz="0" w:space="0" w:color="auto"/>
            <w:left w:val="none" w:sz="0" w:space="0" w:color="auto"/>
            <w:bottom w:val="none" w:sz="0" w:space="0" w:color="auto"/>
            <w:right w:val="none" w:sz="0" w:space="0" w:color="auto"/>
          </w:divBdr>
        </w:div>
        <w:div w:id="1719939537">
          <w:marLeft w:val="640"/>
          <w:marRight w:val="0"/>
          <w:marTop w:val="0"/>
          <w:marBottom w:val="0"/>
          <w:divBdr>
            <w:top w:val="none" w:sz="0" w:space="0" w:color="auto"/>
            <w:left w:val="none" w:sz="0" w:space="0" w:color="auto"/>
            <w:bottom w:val="none" w:sz="0" w:space="0" w:color="auto"/>
            <w:right w:val="none" w:sz="0" w:space="0" w:color="auto"/>
          </w:divBdr>
        </w:div>
        <w:div w:id="1769891321">
          <w:marLeft w:val="640"/>
          <w:marRight w:val="0"/>
          <w:marTop w:val="0"/>
          <w:marBottom w:val="0"/>
          <w:divBdr>
            <w:top w:val="none" w:sz="0" w:space="0" w:color="auto"/>
            <w:left w:val="none" w:sz="0" w:space="0" w:color="auto"/>
            <w:bottom w:val="none" w:sz="0" w:space="0" w:color="auto"/>
            <w:right w:val="none" w:sz="0" w:space="0" w:color="auto"/>
          </w:divBdr>
        </w:div>
        <w:div w:id="1773891878">
          <w:marLeft w:val="640"/>
          <w:marRight w:val="0"/>
          <w:marTop w:val="0"/>
          <w:marBottom w:val="0"/>
          <w:divBdr>
            <w:top w:val="none" w:sz="0" w:space="0" w:color="auto"/>
            <w:left w:val="none" w:sz="0" w:space="0" w:color="auto"/>
            <w:bottom w:val="none" w:sz="0" w:space="0" w:color="auto"/>
            <w:right w:val="none" w:sz="0" w:space="0" w:color="auto"/>
          </w:divBdr>
        </w:div>
        <w:div w:id="1781291123">
          <w:marLeft w:val="640"/>
          <w:marRight w:val="0"/>
          <w:marTop w:val="0"/>
          <w:marBottom w:val="0"/>
          <w:divBdr>
            <w:top w:val="none" w:sz="0" w:space="0" w:color="auto"/>
            <w:left w:val="none" w:sz="0" w:space="0" w:color="auto"/>
            <w:bottom w:val="none" w:sz="0" w:space="0" w:color="auto"/>
            <w:right w:val="none" w:sz="0" w:space="0" w:color="auto"/>
          </w:divBdr>
        </w:div>
        <w:div w:id="1838762374">
          <w:marLeft w:val="640"/>
          <w:marRight w:val="0"/>
          <w:marTop w:val="0"/>
          <w:marBottom w:val="0"/>
          <w:divBdr>
            <w:top w:val="none" w:sz="0" w:space="0" w:color="auto"/>
            <w:left w:val="none" w:sz="0" w:space="0" w:color="auto"/>
            <w:bottom w:val="none" w:sz="0" w:space="0" w:color="auto"/>
            <w:right w:val="none" w:sz="0" w:space="0" w:color="auto"/>
          </w:divBdr>
        </w:div>
        <w:div w:id="1840923612">
          <w:marLeft w:val="640"/>
          <w:marRight w:val="0"/>
          <w:marTop w:val="0"/>
          <w:marBottom w:val="0"/>
          <w:divBdr>
            <w:top w:val="none" w:sz="0" w:space="0" w:color="auto"/>
            <w:left w:val="none" w:sz="0" w:space="0" w:color="auto"/>
            <w:bottom w:val="none" w:sz="0" w:space="0" w:color="auto"/>
            <w:right w:val="none" w:sz="0" w:space="0" w:color="auto"/>
          </w:divBdr>
        </w:div>
        <w:div w:id="1841189571">
          <w:marLeft w:val="640"/>
          <w:marRight w:val="0"/>
          <w:marTop w:val="0"/>
          <w:marBottom w:val="0"/>
          <w:divBdr>
            <w:top w:val="none" w:sz="0" w:space="0" w:color="auto"/>
            <w:left w:val="none" w:sz="0" w:space="0" w:color="auto"/>
            <w:bottom w:val="none" w:sz="0" w:space="0" w:color="auto"/>
            <w:right w:val="none" w:sz="0" w:space="0" w:color="auto"/>
          </w:divBdr>
        </w:div>
        <w:div w:id="1849250277">
          <w:marLeft w:val="640"/>
          <w:marRight w:val="0"/>
          <w:marTop w:val="0"/>
          <w:marBottom w:val="0"/>
          <w:divBdr>
            <w:top w:val="none" w:sz="0" w:space="0" w:color="auto"/>
            <w:left w:val="none" w:sz="0" w:space="0" w:color="auto"/>
            <w:bottom w:val="none" w:sz="0" w:space="0" w:color="auto"/>
            <w:right w:val="none" w:sz="0" w:space="0" w:color="auto"/>
          </w:divBdr>
        </w:div>
        <w:div w:id="1854686920">
          <w:marLeft w:val="640"/>
          <w:marRight w:val="0"/>
          <w:marTop w:val="0"/>
          <w:marBottom w:val="0"/>
          <w:divBdr>
            <w:top w:val="none" w:sz="0" w:space="0" w:color="auto"/>
            <w:left w:val="none" w:sz="0" w:space="0" w:color="auto"/>
            <w:bottom w:val="none" w:sz="0" w:space="0" w:color="auto"/>
            <w:right w:val="none" w:sz="0" w:space="0" w:color="auto"/>
          </w:divBdr>
        </w:div>
        <w:div w:id="1858807475">
          <w:marLeft w:val="640"/>
          <w:marRight w:val="0"/>
          <w:marTop w:val="0"/>
          <w:marBottom w:val="0"/>
          <w:divBdr>
            <w:top w:val="none" w:sz="0" w:space="0" w:color="auto"/>
            <w:left w:val="none" w:sz="0" w:space="0" w:color="auto"/>
            <w:bottom w:val="none" w:sz="0" w:space="0" w:color="auto"/>
            <w:right w:val="none" w:sz="0" w:space="0" w:color="auto"/>
          </w:divBdr>
        </w:div>
        <w:div w:id="1942372073">
          <w:marLeft w:val="640"/>
          <w:marRight w:val="0"/>
          <w:marTop w:val="0"/>
          <w:marBottom w:val="0"/>
          <w:divBdr>
            <w:top w:val="none" w:sz="0" w:space="0" w:color="auto"/>
            <w:left w:val="none" w:sz="0" w:space="0" w:color="auto"/>
            <w:bottom w:val="none" w:sz="0" w:space="0" w:color="auto"/>
            <w:right w:val="none" w:sz="0" w:space="0" w:color="auto"/>
          </w:divBdr>
        </w:div>
        <w:div w:id="1952515179">
          <w:marLeft w:val="640"/>
          <w:marRight w:val="0"/>
          <w:marTop w:val="0"/>
          <w:marBottom w:val="0"/>
          <w:divBdr>
            <w:top w:val="none" w:sz="0" w:space="0" w:color="auto"/>
            <w:left w:val="none" w:sz="0" w:space="0" w:color="auto"/>
            <w:bottom w:val="none" w:sz="0" w:space="0" w:color="auto"/>
            <w:right w:val="none" w:sz="0" w:space="0" w:color="auto"/>
          </w:divBdr>
        </w:div>
        <w:div w:id="1963418633">
          <w:marLeft w:val="640"/>
          <w:marRight w:val="0"/>
          <w:marTop w:val="0"/>
          <w:marBottom w:val="0"/>
          <w:divBdr>
            <w:top w:val="none" w:sz="0" w:space="0" w:color="auto"/>
            <w:left w:val="none" w:sz="0" w:space="0" w:color="auto"/>
            <w:bottom w:val="none" w:sz="0" w:space="0" w:color="auto"/>
            <w:right w:val="none" w:sz="0" w:space="0" w:color="auto"/>
          </w:divBdr>
        </w:div>
        <w:div w:id="2025859522">
          <w:marLeft w:val="640"/>
          <w:marRight w:val="0"/>
          <w:marTop w:val="0"/>
          <w:marBottom w:val="0"/>
          <w:divBdr>
            <w:top w:val="none" w:sz="0" w:space="0" w:color="auto"/>
            <w:left w:val="none" w:sz="0" w:space="0" w:color="auto"/>
            <w:bottom w:val="none" w:sz="0" w:space="0" w:color="auto"/>
            <w:right w:val="none" w:sz="0" w:space="0" w:color="auto"/>
          </w:divBdr>
        </w:div>
        <w:div w:id="2035424297">
          <w:marLeft w:val="640"/>
          <w:marRight w:val="0"/>
          <w:marTop w:val="0"/>
          <w:marBottom w:val="0"/>
          <w:divBdr>
            <w:top w:val="none" w:sz="0" w:space="0" w:color="auto"/>
            <w:left w:val="none" w:sz="0" w:space="0" w:color="auto"/>
            <w:bottom w:val="none" w:sz="0" w:space="0" w:color="auto"/>
            <w:right w:val="none" w:sz="0" w:space="0" w:color="auto"/>
          </w:divBdr>
        </w:div>
        <w:div w:id="2037391521">
          <w:marLeft w:val="640"/>
          <w:marRight w:val="0"/>
          <w:marTop w:val="0"/>
          <w:marBottom w:val="0"/>
          <w:divBdr>
            <w:top w:val="none" w:sz="0" w:space="0" w:color="auto"/>
            <w:left w:val="none" w:sz="0" w:space="0" w:color="auto"/>
            <w:bottom w:val="none" w:sz="0" w:space="0" w:color="auto"/>
            <w:right w:val="none" w:sz="0" w:space="0" w:color="auto"/>
          </w:divBdr>
        </w:div>
        <w:div w:id="2047481970">
          <w:marLeft w:val="640"/>
          <w:marRight w:val="0"/>
          <w:marTop w:val="0"/>
          <w:marBottom w:val="0"/>
          <w:divBdr>
            <w:top w:val="none" w:sz="0" w:space="0" w:color="auto"/>
            <w:left w:val="none" w:sz="0" w:space="0" w:color="auto"/>
            <w:bottom w:val="none" w:sz="0" w:space="0" w:color="auto"/>
            <w:right w:val="none" w:sz="0" w:space="0" w:color="auto"/>
          </w:divBdr>
        </w:div>
        <w:div w:id="2052800725">
          <w:marLeft w:val="640"/>
          <w:marRight w:val="0"/>
          <w:marTop w:val="0"/>
          <w:marBottom w:val="0"/>
          <w:divBdr>
            <w:top w:val="none" w:sz="0" w:space="0" w:color="auto"/>
            <w:left w:val="none" w:sz="0" w:space="0" w:color="auto"/>
            <w:bottom w:val="none" w:sz="0" w:space="0" w:color="auto"/>
            <w:right w:val="none" w:sz="0" w:space="0" w:color="auto"/>
          </w:divBdr>
        </w:div>
        <w:div w:id="2056855141">
          <w:marLeft w:val="640"/>
          <w:marRight w:val="0"/>
          <w:marTop w:val="0"/>
          <w:marBottom w:val="0"/>
          <w:divBdr>
            <w:top w:val="none" w:sz="0" w:space="0" w:color="auto"/>
            <w:left w:val="none" w:sz="0" w:space="0" w:color="auto"/>
            <w:bottom w:val="none" w:sz="0" w:space="0" w:color="auto"/>
            <w:right w:val="none" w:sz="0" w:space="0" w:color="auto"/>
          </w:divBdr>
        </w:div>
        <w:div w:id="2084059645">
          <w:marLeft w:val="640"/>
          <w:marRight w:val="0"/>
          <w:marTop w:val="0"/>
          <w:marBottom w:val="0"/>
          <w:divBdr>
            <w:top w:val="none" w:sz="0" w:space="0" w:color="auto"/>
            <w:left w:val="none" w:sz="0" w:space="0" w:color="auto"/>
            <w:bottom w:val="none" w:sz="0" w:space="0" w:color="auto"/>
            <w:right w:val="none" w:sz="0" w:space="0" w:color="auto"/>
          </w:divBdr>
        </w:div>
      </w:divsChild>
    </w:div>
    <w:div w:id="459808669">
      <w:bodyDiv w:val="1"/>
      <w:marLeft w:val="0"/>
      <w:marRight w:val="0"/>
      <w:marTop w:val="0"/>
      <w:marBottom w:val="0"/>
      <w:divBdr>
        <w:top w:val="none" w:sz="0" w:space="0" w:color="auto"/>
        <w:left w:val="none" w:sz="0" w:space="0" w:color="auto"/>
        <w:bottom w:val="none" w:sz="0" w:space="0" w:color="auto"/>
        <w:right w:val="none" w:sz="0" w:space="0" w:color="auto"/>
      </w:divBdr>
      <w:divsChild>
        <w:div w:id="2325499">
          <w:marLeft w:val="640"/>
          <w:marRight w:val="0"/>
          <w:marTop w:val="0"/>
          <w:marBottom w:val="0"/>
          <w:divBdr>
            <w:top w:val="none" w:sz="0" w:space="0" w:color="auto"/>
            <w:left w:val="none" w:sz="0" w:space="0" w:color="auto"/>
            <w:bottom w:val="none" w:sz="0" w:space="0" w:color="auto"/>
            <w:right w:val="none" w:sz="0" w:space="0" w:color="auto"/>
          </w:divBdr>
        </w:div>
        <w:div w:id="17316271">
          <w:marLeft w:val="640"/>
          <w:marRight w:val="0"/>
          <w:marTop w:val="0"/>
          <w:marBottom w:val="0"/>
          <w:divBdr>
            <w:top w:val="none" w:sz="0" w:space="0" w:color="auto"/>
            <w:left w:val="none" w:sz="0" w:space="0" w:color="auto"/>
            <w:bottom w:val="none" w:sz="0" w:space="0" w:color="auto"/>
            <w:right w:val="none" w:sz="0" w:space="0" w:color="auto"/>
          </w:divBdr>
        </w:div>
        <w:div w:id="20979182">
          <w:marLeft w:val="640"/>
          <w:marRight w:val="0"/>
          <w:marTop w:val="0"/>
          <w:marBottom w:val="0"/>
          <w:divBdr>
            <w:top w:val="none" w:sz="0" w:space="0" w:color="auto"/>
            <w:left w:val="none" w:sz="0" w:space="0" w:color="auto"/>
            <w:bottom w:val="none" w:sz="0" w:space="0" w:color="auto"/>
            <w:right w:val="none" w:sz="0" w:space="0" w:color="auto"/>
          </w:divBdr>
        </w:div>
        <w:div w:id="61686024">
          <w:marLeft w:val="640"/>
          <w:marRight w:val="0"/>
          <w:marTop w:val="0"/>
          <w:marBottom w:val="0"/>
          <w:divBdr>
            <w:top w:val="none" w:sz="0" w:space="0" w:color="auto"/>
            <w:left w:val="none" w:sz="0" w:space="0" w:color="auto"/>
            <w:bottom w:val="none" w:sz="0" w:space="0" w:color="auto"/>
            <w:right w:val="none" w:sz="0" w:space="0" w:color="auto"/>
          </w:divBdr>
        </w:div>
        <w:div w:id="106825217">
          <w:marLeft w:val="640"/>
          <w:marRight w:val="0"/>
          <w:marTop w:val="0"/>
          <w:marBottom w:val="0"/>
          <w:divBdr>
            <w:top w:val="none" w:sz="0" w:space="0" w:color="auto"/>
            <w:left w:val="none" w:sz="0" w:space="0" w:color="auto"/>
            <w:bottom w:val="none" w:sz="0" w:space="0" w:color="auto"/>
            <w:right w:val="none" w:sz="0" w:space="0" w:color="auto"/>
          </w:divBdr>
        </w:div>
        <w:div w:id="109710293">
          <w:marLeft w:val="640"/>
          <w:marRight w:val="0"/>
          <w:marTop w:val="0"/>
          <w:marBottom w:val="0"/>
          <w:divBdr>
            <w:top w:val="none" w:sz="0" w:space="0" w:color="auto"/>
            <w:left w:val="none" w:sz="0" w:space="0" w:color="auto"/>
            <w:bottom w:val="none" w:sz="0" w:space="0" w:color="auto"/>
            <w:right w:val="none" w:sz="0" w:space="0" w:color="auto"/>
          </w:divBdr>
        </w:div>
        <w:div w:id="122237665">
          <w:marLeft w:val="640"/>
          <w:marRight w:val="0"/>
          <w:marTop w:val="0"/>
          <w:marBottom w:val="0"/>
          <w:divBdr>
            <w:top w:val="none" w:sz="0" w:space="0" w:color="auto"/>
            <w:left w:val="none" w:sz="0" w:space="0" w:color="auto"/>
            <w:bottom w:val="none" w:sz="0" w:space="0" w:color="auto"/>
            <w:right w:val="none" w:sz="0" w:space="0" w:color="auto"/>
          </w:divBdr>
        </w:div>
        <w:div w:id="143205783">
          <w:marLeft w:val="640"/>
          <w:marRight w:val="0"/>
          <w:marTop w:val="0"/>
          <w:marBottom w:val="0"/>
          <w:divBdr>
            <w:top w:val="none" w:sz="0" w:space="0" w:color="auto"/>
            <w:left w:val="none" w:sz="0" w:space="0" w:color="auto"/>
            <w:bottom w:val="none" w:sz="0" w:space="0" w:color="auto"/>
            <w:right w:val="none" w:sz="0" w:space="0" w:color="auto"/>
          </w:divBdr>
        </w:div>
        <w:div w:id="178935893">
          <w:marLeft w:val="640"/>
          <w:marRight w:val="0"/>
          <w:marTop w:val="0"/>
          <w:marBottom w:val="0"/>
          <w:divBdr>
            <w:top w:val="none" w:sz="0" w:space="0" w:color="auto"/>
            <w:left w:val="none" w:sz="0" w:space="0" w:color="auto"/>
            <w:bottom w:val="none" w:sz="0" w:space="0" w:color="auto"/>
            <w:right w:val="none" w:sz="0" w:space="0" w:color="auto"/>
          </w:divBdr>
        </w:div>
        <w:div w:id="190001280">
          <w:marLeft w:val="640"/>
          <w:marRight w:val="0"/>
          <w:marTop w:val="0"/>
          <w:marBottom w:val="0"/>
          <w:divBdr>
            <w:top w:val="none" w:sz="0" w:space="0" w:color="auto"/>
            <w:left w:val="none" w:sz="0" w:space="0" w:color="auto"/>
            <w:bottom w:val="none" w:sz="0" w:space="0" w:color="auto"/>
            <w:right w:val="none" w:sz="0" w:space="0" w:color="auto"/>
          </w:divBdr>
        </w:div>
        <w:div w:id="246695568">
          <w:marLeft w:val="640"/>
          <w:marRight w:val="0"/>
          <w:marTop w:val="0"/>
          <w:marBottom w:val="0"/>
          <w:divBdr>
            <w:top w:val="none" w:sz="0" w:space="0" w:color="auto"/>
            <w:left w:val="none" w:sz="0" w:space="0" w:color="auto"/>
            <w:bottom w:val="none" w:sz="0" w:space="0" w:color="auto"/>
            <w:right w:val="none" w:sz="0" w:space="0" w:color="auto"/>
          </w:divBdr>
        </w:div>
        <w:div w:id="259416708">
          <w:marLeft w:val="640"/>
          <w:marRight w:val="0"/>
          <w:marTop w:val="0"/>
          <w:marBottom w:val="0"/>
          <w:divBdr>
            <w:top w:val="none" w:sz="0" w:space="0" w:color="auto"/>
            <w:left w:val="none" w:sz="0" w:space="0" w:color="auto"/>
            <w:bottom w:val="none" w:sz="0" w:space="0" w:color="auto"/>
            <w:right w:val="none" w:sz="0" w:space="0" w:color="auto"/>
          </w:divBdr>
        </w:div>
        <w:div w:id="274753414">
          <w:marLeft w:val="640"/>
          <w:marRight w:val="0"/>
          <w:marTop w:val="0"/>
          <w:marBottom w:val="0"/>
          <w:divBdr>
            <w:top w:val="none" w:sz="0" w:space="0" w:color="auto"/>
            <w:left w:val="none" w:sz="0" w:space="0" w:color="auto"/>
            <w:bottom w:val="none" w:sz="0" w:space="0" w:color="auto"/>
            <w:right w:val="none" w:sz="0" w:space="0" w:color="auto"/>
          </w:divBdr>
        </w:div>
        <w:div w:id="303319239">
          <w:marLeft w:val="640"/>
          <w:marRight w:val="0"/>
          <w:marTop w:val="0"/>
          <w:marBottom w:val="0"/>
          <w:divBdr>
            <w:top w:val="none" w:sz="0" w:space="0" w:color="auto"/>
            <w:left w:val="none" w:sz="0" w:space="0" w:color="auto"/>
            <w:bottom w:val="none" w:sz="0" w:space="0" w:color="auto"/>
            <w:right w:val="none" w:sz="0" w:space="0" w:color="auto"/>
          </w:divBdr>
        </w:div>
        <w:div w:id="349260086">
          <w:marLeft w:val="640"/>
          <w:marRight w:val="0"/>
          <w:marTop w:val="0"/>
          <w:marBottom w:val="0"/>
          <w:divBdr>
            <w:top w:val="none" w:sz="0" w:space="0" w:color="auto"/>
            <w:left w:val="none" w:sz="0" w:space="0" w:color="auto"/>
            <w:bottom w:val="none" w:sz="0" w:space="0" w:color="auto"/>
            <w:right w:val="none" w:sz="0" w:space="0" w:color="auto"/>
          </w:divBdr>
        </w:div>
        <w:div w:id="360253075">
          <w:marLeft w:val="640"/>
          <w:marRight w:val="0"/>
          <w:marTop w:val="0"/>
          <w:marBottom w:val="0"/>
          <w:divBdr>
            <w:top w:val="none" w:sz="0" w:space="0" w:color="auto"/>
            <w:left w:val="none" w:sz="0" w:space="0" w:color="auto"/>
            <w:bottom w:val="none" w:sz="0" w:space="0" w:color="auto"/>
            <w:right w:val="none" w:sz="0" w:space="0" w:color="auto"/>
          </w:divBdr>
        </w:div>
        <w:div w:id="380322838">
          <w:marLeft w:val="640"/>
          <w:marRight w:val="0"/>
          <w:marTop w:val="0"/>
          <w:marBottom w:val="0"/>
          <w:divBdr>
            <w:top w:val="none" w:sz="0" w:space="0" w:color="auto"/>
            <w:left w:val="none" w:sz="0" w:space="0" w:color="auto"/>
            <w:bottom w:val="none" w:sz="0" w:space="0" w:color="auto"/>
            <w:right w:val="none" w:sz="0" w:space="0" w:color="auto"/>
          </w:divBdr>
        </w:div>
        <w:div w:id="394282539">
          <w:marLeft w:val="640"/>
          <w:marRight w:val="0"/>
          <w:marTop w:val="0"/>
          <w:marBottom w:val="0"/>
          <w:divBdr>
            <w:top w:val="none" w:sz="0" w:space="0" w:color="auto"/>
            <w:left w:val="none" w:sz="0" w:space="0" w:color="auto"/>
            <w:bottom w:val="none" w:sz="0" w:space="0" w:color="auto"/>
            <w:right w:val="none" w:sz="0" w:space="0" w:color="auto"/>
          </w:divBdr>
        </w:div>
        <w:div w:id="415251578">
          <w:marLeft w:val="640"/>
          <w:marRight w:val="0"/>
          <w:marTop w:val="0"/>
          <w:marBottom w:val="0"/>
          <w:divBdr>
            <w:top w:val="none" w:sz="0" w:space="0" w:color="auto"/>
            <w:left w:val="none" w:sz="0" w:space="0" w:color="auto"/>
            <w:bottom w:val="none" w:sz="0" w:space="0" w:color="auto"/>
            <w:right w:val="none" w:sz="0" w:space="0" w:color="auto"/>
          </w:divBdr>
        </w:div>
        <w:div w:id="441269212">
          <w:marLeft w:val="640"/>
          <w:marRight w:val="0"/>
          <w:marTop w:val="0"/>
          <w:marBottom w:val="0"/>
          <w:divBdr>
            <w:top w:val="none" w:sz="0" w:space="0" w:color="auto"/>
            <w:left w:val="none" w:sz="0" w:space="0" w:color="auto"/>
            <w:bottom w:val="none" w:sz="0" w:space="0" w:color="auto"/>
            <w:right w:val="none" w:sz="0" w:space="0" w:color="auto"/>
          </w:divBdr>
        </w:div>
        <w:div w:id="466551996">
          <w:marLeft w:val="640"/>
          <w:marRight w:val="0"/>
          <w:marTop w:val="0"/>
          <w:marBottom w:val="0"/>
          <w:divBdr>
            <w:top w:val="none" w:sz="0" w:space="0" w:color="auto"/>
            <w:left w:val="none" w:sz="0" w:space="0" w:color="auto"/>
            <w:bottom w:val="none" w:sz="0" w:space="0" w:color="auto"/>
            <w:right w:val="none" w:sz="0" w:space="0" w:color="auto"/>
          </w:divBdr>
        </w:div>
        <w:div w:id="511451243">
          <w:marLeft w:val="640"/>
          <w:marRight w:val="0"/>
          <w:marTop w:val="0"/>
          <w:marBottom w:val="0"/>
          <w:divBdr>
            <w:top w:val="none" w:sz="0" w:space="0" w:color="auto"/>
            <w:left w:val="none" w:sz="0" w:space="0" w:color="auto"/>
            <w:bottom w:val="none" w:sz="0" w:space="0" w:color="auto"/>
            <w:right w:val="none" w:sz="0" w:space="0" w:color="auto"/>
          </w:divBdr>
        </w:div>
        <w:div w:id="545029810">
          <w:marLeft w:val="640"/>
          <w:marRight w:val="0"/>
          <w:marTop w:val="0"/>
          <w:marBottom w:val="0"/>
          <w:divBdr>
            <w:top w:val="none" w:sz="0" w:space="0" w:color="auto"/>
            <w:left w:val="none" w:sz="0" w:space="0" w:color="auto"/>
            <w:bottom w:val="none" w:sz="0" w:space="0" w:color="auto"/>
            <w:right w:val="none" w:sz="0" w:space="0" w:color="auto"/>
          </w:divBdr>
        </w:div>
        <w:div w:id="552616066">
          <w:marLeft w:val="640"/>
          <w:marRight w:val="0"/>
          <w:marTop w:val="0"/>
          <w:marBottom w:val="0"/>
          <w:divBdr>
            <w:top w:val="none" w:sz="0" w:space="0" w:color="auto"/>
            <w:left w:val="none" w:sz="0" w:space="0" w:color="auto"/>
            <w:bottom w:val="none" w:sz="0" w:space="0" w:color="auto"/>
            <w:right w:val="none" w:sz="0" w:space="0" w:color="auto"/>
          </w:divBdr>
        </w:div>
        <w:div w:id="571279326">
          <w:marLeft w:val="640"/>
          <w:marRight w:val="0"/>
          <w:marTop w:val="0"/>
          <w:marBottom w:val="0"/>
          <w:divBdr>
            <w:top w:val="none" w:sz="0" w:space="0" w:color="auto"/>
            <w:left w:val="none" w:sz="0" w:space="0" w:color="auto"/>
            <w:bottom w:val="none" w:sz="0" w:space="0" w:color="auto"/>
            <w:right w:val="none" w:sz="0" w:space="0" w:color="auto"/>
          </w:divBdr>
        </w:div>
        <w:div w:id="625307793">
          <w:marLeft w:val="640"/>
          <w:marRight w:val="0"/>
          <w:marTop w:val="0"/>
          <w:marBottom w:val="0"/>
          <w:divBdr>
            <w:top w:val="none" w:sz="0" w:space="0" w:color="auto"/>
            <w:left w:val="none" w:sz="0" w:space="0" w:color="auto"/>
            <w:bottom w:val="none" w:sz="0" w:space="0" w:color="auto"/>
            <w:right w:val="none" w:sz="0" w:space="0" w:color="auto"/>
          </w:divBdr>
        </w:div>
        <w:div w:id="645206500">
          <w:marLeft w:val="640"/>
          <w:marRight w:val="0"/>
          <w:marTop w:val="0"/>
          <w:marBottom w:val="0"/>
          <w:divBdr>
            <w:top w:val="none" w:sz="0" w:space="0" w:color="auto"/>
            <w:left w:val="none" w:sz="0" w:space="0" w:color="auto"/>
            <w:bottom w:val="none" w:sz="0" w:space="0" w:color="auto"/>
            <w:right w:val="none" w:sz="0" w:space="0" w:color="auto"/>
          </w:divBdr>
        </w:div>
        <w:div w:id="669138677">
          <w:marLeft w:val="640"/>
          <w:marRight w:val="0"/>
          <w:marTop w:val="0"/>
          <w:marBottom w:val="0"/>
          <w:divBdr>
            <w:top w:val="none" w:sz="0" w:space="0" w:color="auto"/>
            <w:left w:val="none" w:sz="0" w:space="0" w:color="auto"/>
            <w:bottom w:val="none" w:sz="0" w:space="0" w:color="auto"/>
            <w:right w:val="none" w:sz="0" w:space="0" w:color="auto"/>
          </w:divBdr>
        </w:div>
        <w:div w:id="687412014">
          <w:marLeft w:val="640"/>
          <w:marRight w:val="0"/>
          <w:marTop w:val="0"/>
          <w:marBottom w:val="0"/>
          <w:divBdr>
            <w:top w:val="none" w:sz="0" w:space="0" w:color="auto"/>
            <w:left w:val="none" w:sz="0" w:space="0" w:color="auto"/>
            <w:bottom w:val="none" w:sz="0" w:space="0" w:color="auto"/>
            <w:right w:val="none" w:sz="0" w:space="0" w:color="auto"/>
          </w:divBdr>
        </w:div>
        <w:div w:id="692195424">
          <w:marLeft w:val="640"/>
          <w:marRight w:val="0"/>
          <w:marTop w:val="0"/>
          <w:marBottom w:val="0"/>
          <w:divBdr>
            <w:top w:val="none" w:sz="0" w:space="0" w:color="auto"/>
            <w:left w:val="none" w:sz="0" w:space="0" w:color="auto"/>
            <w:bottom w:val="none" w:sz="0" w:space="0" w:color="auto"/>
            <w:right w:val="none" w:sz="0" w:space="0" w:color="auto"/>
          </w:divBdr>
        </w:div>
        <w:div w:id="705639921">
          <w:marLeft w:val="640"/>
          <w:marRight w:val="0"/>
          <w:marTop w:val="0"/>
          <w:marBottom w:val="0"/>
          <w:divBdr>
            <w:top w:val="none" w:sz="0" w:space="0" w:color="auto"/>
            <w:left w:val="none" w:sz="0" w:space="0" w:color="auto"/>
            <w:bottom w:val="none" w:sz="0" w:space="0" w:color="auto"/>
            <w:right w:val="none" w:sz="0" w:space="0" w:color="auto"/>
          </w:divBdr>
        </w:div>
        <w:div w:id="746615746">
          <w:marLeft w:val="640"/>
          <w:marRight w:val="0"/>
          <w:marTop w:val="0"/>
          <w:marBottom w:val="0"/>
          <w:divBdr>
            <w:top w:val="none" w:sz="0" w:space="0" w:color="auto"/>
            <w:left w:val="none" w:sz="0" w:space="0" w:color="auto"/>
            <w:bottom w:val="none" w:sz="0" w:space="0" w:color="auto"/>
            <w:right w:val="none" w:sz="0" w:space="0" w:color="auto"/>
          </w:divBdr>
        </w:div>
        <w:div w:id="759064317">
          <w:marLeft w:val="640"/>
          <w:marRight w:val="0"/>
          <w:marTop w:val="0"/>
          <w:marBottom w:val="0"/>
          <w:divBdr>
            <w:top w:val="none" w:sz="0" w:space="0" w:color="auto"/>
            <w:left w:val="none" w:sz="0" w:space="0" w:color="auto"/>
            <w:bottom w:val="none" w:sz="0" w:space="0" w:color="auto"/>
            <w:right w:val="none" w:sz="0" w:space="0" w:color="auto"/>
          </w:divBdr>
        </w:div>
        <w:div w:id="787625556">
          <w:marLeft w:val="640"/>
          <w:marRight w:val="0"/>
          <w:marTop w:val="0"/>
          <w:marBottom w:val="0"/>
          <w:divBdr>
            <w:top w:val="none" w:sz="0" w:space="0" w:color="auto"/>
            <w:left w:val="none" w:sz="0" w:space="0" w:color="auto"/>
            <w:bottom w:val="none" w:sz="0" w:space="0" w:color="auto"/>
            <w:right w:val="none" w:sz="0" w:space="0" w:color="auto"/>
          </w:divBdr>
        </w:div>
        <w:div w:id="822544230">
          <w:marLeft w:val="640"/>
          <w:marRight w:val="0"/>
          <w:marTop w:val="0"/>
          <w:marBottom w:val="0"/>
          <w:divBdr>
            <w:top w:val="none" w:sz="0" w:space="0" w:color="auto"/>
            <w:left w:val="none" w:sz="0" w:space="0" w:color="auto"/>
            <w:bottom w:val="none" w:sz="0" w:space="0" w:color="auto"/>
            <w:right w:val="none" w:sz="0" w:space="0" w:color="auto"/>
          </w:divBdr>
        </w:div>
        <w:div w:id="856189319">
          <w:marLeft w:val="640"/>
          <w:marRight w:val="0"/>
          <w:marTop w:val="0"/>
          <w:marBottom w:val="0"/>
          <w:divBdr>
            <w:top w:val="none" w:sz="0" w:space="0" w:color="auto"/>
            <w:left w:val="none" w:sz="0" w:space="0" w:color="auto"/>
            <w:bottom w:val="none" w:sz="0" w:space="0" w:color="auto"/>
            <w:right w:val="none" w:sz="0" w:space="0" w:color="auto"/>
          </w:divBdr>
        </w:div>
        <w:div w:id="867792623">
          <w:marLeft w:val="640"/>
          <w:marRight w:val="0"/>
          <w:marTop w:val="0"/>
          <w:marBottom w:val="0"/>
          <w:divBdr>
            <w:top w:val="none" w:sz="0" w:space="0" w:color="auto"/>
            <w:left w:val="none" w:sz="0" w:space="0" w:color="auto"/>
            <w:bottom w:val="none" w:sz="0" w:space="0" w:color="auto"/>
            <w:right w:val="none" w:sz="0" w:space="0" w:color="auto"/>
          </w:divBdr>
        </w:div>
        <w:div w:id="909463555">
          <w:marLeft w:val="640"/>
          <w:marRight w:val="0"/>
          <w:marTop w:val="0"/>
          <w:marBottom w:val="0"/>
          <w:divBdr>
            <w:top w:val="none" w:sz="0" w:space="0" w:color="auto"/>
            <w:left w:val="none" w:sz="0" w:space="0" w:color="auto"/>
            <w:bottom w:val="none" w:sz="0" w:space="0" w:color="auto"/>
            <w:right w:val="none" w:sz="0" w:space="0" w:color="auto"/>
          </w:divBdr>
        </w:div>
        <w:div w:id="951666627">
          <w:marLeft w:val="640"/>
          <w:marRight w:val="0"/>
          <w:marTop w:val="0"/>
          <w:marBottom w:val="0"/>
          <w:divBdr>
            <w:top w:val="none" w:sz="0" w:space="0" w:color="auto"/>
            <w:left w:val="none" w:sz="0" w:space="0" w:color="auto"/>
            <w:bottom w:val="none" w:sz="0" w:space="0" w:color="auto"/>
            <w:right w:val="none" w:sz="0" w:space="0" w:color="auto"/>
          </w:divBdr>
        </w:div>
        <w:div w:id="959602872">
          <w:marLeft w:val="640"/>
          <w:marRight w:val="0"/>
          <w:marTop w:val="0"/>
          <w:marBottom w:val="0"/>
          <w:divBdr>
            <w:top w:val="none" w:sz="0" w:space="0" w:color="auto"/>
            <w:left w:val="none" w:sz="0" w:space="0" w:color="auto"/>
            <w:bottom w:val="none" w:sz="0" w:space="0" w:color="auto"/>
            <w:right w:val="none" w:sz="0" w:space="0" w:color="auto"/>
          </w:divBdr>
        </w:div>
        <w:div w:id="984703716">
          <w:marLeft w:val="640"/>
          <w:marRight w:val="0"/>
          <w:marTop w:val="0"/>
          <w:marBottom w:val="0"/>
          <w:divBdr>
            <w:top w:val="none" w:sz="0" w:space="0" w:color="auto"/>
            <w:left w:val="none" w:sz="0" w:space="0" w:color="auto"/>
            <w:bottom w:val="none" w:sz="0" w:space="0" w:color="auto"/>
            <w:right w:val="none" w:sz="0" w:space="0" w:color="auto"/>
          </w:divBdr>
        </w:div>
        <w:div w:id="1009256868">
          <w:marLeft w:val="640"/>
          <w:marRight w:val="0"/>
          <w:marTop w:val="0"/>
          <w:marBottom w:val="0"/>
          <w:divBdr>
            <w:top w:val="none" w:sz="0" w:space="0" w:color="auto"/>
            <w:left w:val="none" w:sz="0" w:space="0" w:color="auto"/>
            <w:bottom w:val="none" w:sz="0" w:space="0" w:color="auto"/>
            <w:right w:val="none" w:sz="0" w:space="0" w:color="auto"/>
          </w:divBdr>
        </w:div>
        <w:div w:id="1013342054">
          <w:marLeft w:val="640"/>
          <w:marRight w:val="0"/>
          <w:marTop w:val="0"/>
          <w:marBottom w:val="0"/>
          <w:divBdr>
            <w:top w:val="none" w:sz="0" w:space="0" w:color="auto"/>
            <w:left w:val="none" w:sz="0" w:space="0" w:color="auto"/>
            <w:bottom w:val="none" w:sz="0" w:space="0" w:color="auto"/>
            <w:right w:val="none" w:sz="0" w:space="0" w:color="auto"/>
          </w:divBdr>
        </w:div>
        <w:div w:id="1021709393">
          <w:marLeft w:val="640"/>
          <w:marRight w:val="0"/>
          <w:marTop w:val="0"/>
          <w:marBottom w:val="0"/>
          <w:divBdr>
            <w:top w:val="none" w:sz="0" w:space="0" w:color="auto"/>
            <w:left w:val="none" w:sz="0" w:space="0" w:color="auto"/>
            <w:bottom w:val="none" w:sz="0" w:space="0" w:color="auto"/>
            <w:right w:val="none" w:sz="0" w:space="0" w:color="auto"/>
          </w:divBdr>
        </w:div>
        <w:div w:id="1087920173">
          <w:marLeft w:val="640"/>
          <w:marRight w:val="0"/>
          <w:marTop w:val="0"/>
          <w:marBottom w:val="0"/>
          <w:divBdr>
            <w:top w:val="none" w:sz="0" w:space="0" w:color="auto"/>
            <w:left w:val="none" w:sz="0" w:space="0" w:color="auto"/>
            <w:bottom w:val="none" w:sz="0" w:space="0" w:color="auto"/>
            <w:right w:val="none" w:sz="0" w:space="0" w:color="auto"/>
          </w:divBdr>
        </w:div>
        <w:div w:id="1107775268">
          <w:marLeft w:val="640"/>
          <w:marRight w:val="0"/>
          <w:marTop w:val="0"/>
          <w:marBottom w:val="0"/>
          <w:divBdr>
            <w:top w:val="none" w:sz="0" w:space="0" w:color="auto"/>
            <w:left w:val="none" w:sz="0" w:space="0" w:color="auto"/>
            <w:bottom w:val="none" w:sz="0" w:space="0" w:color="auto"/>
            <w:right w:val="none" w:sz="0" w:space="0" w:color="auto"/>
          </w:divBdr>
        </w:div>
        <w:div w:id="1127160969">
          <w:marLeft w:val="640"/>
          <w:marRight w:val="0"/>
          <w:marTop w:val="0"/>
          <w:marBottom w:val="0"/>
          <w:divBdr>
            <w:top w:val="none" w:sz="0" w:space="0" w:color="auto"/>
            <w:left w:val="none" w:sz="0" w:space="0" w:color="auto"/>
            <w:bottom w:val="none" w:sz="0" w:space="0" w:color="auto"/>
            <w:right w:val="none" w:sz="0" w:space="0" w:color="auto"/>
          </w:divBdr>
        </w:div>
        <w:div w:id="1127240903">
          <w:marLeft w:val="640"/>
          <w:marRight w:val="0"/>
          <w:marTop w:val="0"/>
          <w:marBottom w:val="0"/>
          <w:divBdr>
            <w:top w:val="none" w:sz="0" w:space="0" w:color="auto"/>
            <w:left w:val="none" w:sz="0" w:space="0" w:color="auto"/>
            <w:bottom w:val="none" w:sz="0" w:space="0" w:color="auto"/>
            <w:right w:val="none" w:sz="0" w:space="0" w:color="auto"/>
          </w:divBdr>
        </w:div>
        <w:div w:id="1185047879">
          <w:marLeft w:val="640"/>
          <w:marRight w:val="0"/>
          <w:marTop w:val="0"/>
          <w:marBottom w:val="0"/>
          <w:divBdr>
            <w:top w:val="none" w:sz="0" w:space="0" w:color="auto"/>
            <w:left w:val="none" w:sz="0" w:space="0" w:color="auto"/>
            <w:bottom w:val="none" w:sz="0" w:space="0" w:color="auto"/>
            <w:right w:val="none" w:sz="0" w:space="0" w:color="auto"/>
          </w:divBdr>
        </w:div>
        <w:div w:id="1191794230">
          <w:marLeft w:val="640"/>
          <w:marRight w:val="0"/>
          <w:marTop w:val="0"/>
          <w:marBottom w:val="0"/>
          <w:divBdr>
            <w:top w:val="none" w:sz="0" w:space="0" w:color="auto"/>
            <w:left w:val="none" w:sz="0" w:space="0" w:color="auto"/>
            <w:bottom w:val="none" w:sz="0" w:space="0" w:color="auto"/>
            <w:right w:val="none" w:sz="0" w:space="0" w:color="auto"/>
          </w:divBdr>
        </w:div>
        <w:div w:id="1225601982">
          <w:marLeft w:val="640"/>
          <w:marRight w:val="0"/>
          <w:marTop w:val="0"/>
          <w:marBottom w:val="0"/>
          <w:divBdr>
            <w:top w:val="none" w:sz="0" w:space="0" w:color="auto"/>
            <w:left w:val="none" w:sz="0" w:space="0" w:color="auto"/>
            <w:bottom w:val="none" w:sz="0" w:space="0" w:color="auto"/>
            <w:right w:val="none" w:sz="0" w:space="0" w:color="auto"/>
          </w:divBdr>
        </w:div>
        <w:div w:id="1227033294">
          <w:marLeft w:val="640"/>
          <w:marRight w:val="0"/>
          <w:marTop w:val="0"/>
          <w:marBottom w:val="0"/>
          <w:divBdr>
            <w:top w:val="none" w:sz="0" w:space="0" w:color="auto"/>
            <w:left w:val="none" w:sz="0" w:space="0" w:color="auto"/>
            <w:bottom w:val="none" w:sz="0" w:space="0" w:color="auto"/>
            <w:right w:val="none" w:sz="0" w:space="0" w:color="auto"/>
          </w:divBdr>
        </w:div>
        <w:div w:id="1272394759">
          <w:marLeft w:val="640"/>
          <w:marRight w:val="0"/>
          <w:marTop w:val="0"/>
          <w:marBottom w:val="0"/>
          <w:divBdr>
            <w:top w:val="none" w:sz="0" w:space="0" w:color="auto"/>
            <w:left w:val="none" w:sz="0" w:space="0" w:color="auto"/>
            <w:bottom w:val="none" w:sz="0" w:space="0" w:color="auto"/>
            <w:right w:val="none" w:sz="0" w:space="0" w:color="auto"/>
          </w:divBdr>
        </w:div>
        <w:div w:id="1287666116">
          <w:marLeft w:val="640"/>
          <w:marRight w:val="0"/>
          <w:marTop w:val="0"/>
          <w:marBottom w:val="0"/>
          <w:divBdr>
            <w:top w:val="none" w:sz="0" w:space="0" w:color="auto"/>
            <w:left w:val="none" w:sz="0" w:space="0" w:color="auto"/>
            <w:bottom w:val="none" w:sz="0" w:space="0" w:color="auto"/>
            <w:right w:val="none" w:sz="0" w:space="0" w:color="auto"/>
          </w:divBdr>
        </w:div>
        <w:div w:id="1395394811">
          <w:marLeft w:val="640"/>
          <w:marRight w:val="0"/>
          <w:marTop w:val="0"/>
          <w:marBottom w:val="0"/>
          <w:divBdr>
            <w:top w:val="none" w:sz="0" w:space="0" w:color="auto"/>
            <w:left w:val="none" w:sz="0" w:space="0" w:color="auto"/>
            <w:bottom w:val="none" w:sz="0" w:space="0" w:color="auto"/>
            <w:right w:val="none" w:sz="0" w:space="0" w:color="auto"/>
          </w:divBdr>
        </w:div>
        <w:div w:id="1440568500">
          <w:marLeft w:val="640"/>
          <w:marRight w:val="0"/>
          <w:marTop w:val="0"/>
          <w:marBottom w:val="0"/>
          <w:divBdr>
            <w:top w:val="none" w:sz="0" w:space="0" w:color="auto"/>
            <w:left w:val="none" w:sz="0" w:space="0" w:color="auto"/>
            <w:bottom w:val="none" w:sz="0" w:space="0" w:color="auto"/>
            <w:right w:val="none" w:sz="0" w:space="0" w:color="auto"/>
          </w:divBdr>
        </w:div>
        <w:div w:id="1442216686">
          <w:marLeft w:val="640"/>
          <w:marRight w:val="0"/>
          <w:marTop w:val="0"/>
          <w:marBottom w:val="0"/>
          <w:divBdr>
            <w:top w:val="none" w:sz="0" w:space="0" w:color="auto"/>
            <w:left w:val="none" w:sz="0" w:space="0" w:color="auto"/>
            <w:bottom w:val="none" w:sz="0" w:space="0" w:color="auto"/>
            <w:right w:val="none" w:sz="0" w:space="0" w:color="auto"/>
          </w:divBdr>
        </w:div>
        <w:div w:id="1443303404">
          <w:marLeft w:val="640"/>
          <w:marRight w:val="0"/>
          <w:marTop w:val="0"/>
          <w:marBottom w:val="0"/>
          <w:divBdr>
            <w:top w:val="none" w:sz="0" w:space="0" w:color="auto"/>
            <w:left w:val="none" w:sz="0" w:space="0" w:color="auto"/>
            <w:bottom w:val="none" w:sz="0" w:space="0" w:color="auto"/>
            <w:right w:val="none" w:sz="0" w:space="0" w:color="auto"/>
          </w:divBdr>
        </w:div>
        <w:div w:id="1478567513">
          <w:marLeft w:val="640"/>
          <w:marRight w:val="0"/>
          <w:marTop w:val="0"/>
          <w:marBottom w:val="0"/>
          <w:divBdr>
            <w:top w:val="none" w:sz="0" w:space="0" w:color="auto"/>
            <w:left w:val="none" w:sz="0" w:space="0" w:color="auto"/>
            <w:bottom w:val="none" w:sz="0" w:space="0" w:color="auto"/>
            <w:right w:val="none" w:sz="0" w:space="0" w:color="auto"/>
          </w:divBdr>
        </w:div>
        <w:div w:id="1515992349">
          <w:marLeft w:val="640"/>
          <w:marRight w:val="0"/>
          <w:marTop w:val="0"/>
          <w:marBottom w:val="0"/>
          <w:divBdr>
            <w:top w:val="none" w:sz="0" w:space="0" w:color="auto"/>
            <w:left w:val="none" w:sz="0" w:space="0" w:color="auto"/>
            <w:bottom w:val="none" w:sz="0" w:space="0" w:color="auto"/>
            <w:right w:val="none" w:sz="0" w:space="0" w:color="auto"/>
          </w:divBdr>
        </w:div>
        <w:div w:id="1543135804">
          <w:marLeft w:val="640"/>
          <w:marRight w:val="0"/>
          <w:marTop w:val="0"/>
          <w:marBottom w:val="0"/>
          <w:divBdr>
            <w:top w:val="none" w:sz="0" w:space="0" w:color="auto"/>
            <w:left w:val="none" w:sz="0" w:space="0" w:color="auto"/>
            <w:bottom w:val="none" w:sz="0" w:space="0" w:color="auto"/>
            <w:right w:val="none" w:sz="0" w:space="0" w:color="auto"/>
          </w:divBdr>
        </w:div>
        <w:div w:id="1613321023">
          <w:marLeft w:val="640"/>
          <w:marRight w:val="0"/>
          <w:marTop w:val="0"/>
          <w:marBottom w:val="0"/>
          <w:divBdr>
            <w:top w:val="none" w:sz="0" w:space="0" w:color="auto"/>
            <w:left w:val="none" w:sz="0" w:space="0" w:color="auto"/>
            <w:bottom w:val="none" w:sz="0" w:space="0" w:color="auto"/>
            <w:right w:val="none" w:sz="0" w:space="0" w:color="auto"/>
          </w:divBdr>
        </w:div>
        <w:div w:id="1623462418">
          <w:marLeft w:val="640"/>
          <w:marRight w:val="0"/>
          <w:marTop w:val="0"/>
          <w:marBottom w:val="0"/>
          <w:divBdr>
            <w:top w:val="none" w:sz="0" w:space="0" w:color="auto"/>
            <w:left w:val="none" w:sz="0" w:space="0" w:color="auto"/>
            <w:bottom w:val="none" w:sz="0" w:space="0" w:color="auto"/>
            <w:right w:val="none" w:sz="0" w:space="0" w:color="auto"/>
          </w:divBdr>
        </w:div>
        <w:div w:id="1625649012">
          <w:marLeft w:val="640"/>
          <w:marRight w:val="0"/>
          <w:marTop w:val="0"/>
          <w:marBottom w:val="0"/>
          <w:divBdr>
            <w:top w:val="none" w:sz="0" w:space="0" w:color="auto"/>
            <w:left w:val="none" w:sz="0" w:space="0" w:color="auto"/>
            <w:bottom w:val="none" w:sz="0" w:space="0" w:color="auto"/>
            <w:right w:val="none" w:sz="0" w:space="0" w:color="auto"/>
          </w:divBdr>
        </w:div>
        <w:div w:id="1625695452">
          <w:marLeft w:val="640"/>
          <w:marRight w:val="0"/>
          <w:marTop w:val="0"/>
          <w:marBottom w:val="0"/>
          <w:divBdr>
            <w:top w:val="none" w:sz="0" w:space="0" w:color="auto"/>
            <w:left w:val="none" w:sz="0" w:space="0" w:color="auto"/>
            <w:bottom w:val="none" w:sz="0" w:space="0" w:color="auto"/>
            <w:right w:val="none" w:sz="0" w:space="0" w:color="auto"/>
          </w:divBdr>
        </w:div>
        <w:div w:id="1647737494">
          <w:marLeft w:val="640"/>
          <w:marRight w:val="0"/>
          <w:marTop w:val="0"/>
          <w:marBottom w:val="0"/>
          <w:divBdr>
            <w:top w:val="none" w:sz="0" w:space="0" w:color="auto"/>
            <w:left w:val="none" w:sz="0" w:space="0" w:color="auto"/>
            <w:bottom w:val="none" w:sz="0" w:space="0" w:color="auto"/>
            <w:right w:val="none" w:sz="0" w:space="0" w:color="auto"/>
          </w:divBdr>
        </w:div>
        <w:div w:id="1669558924">
          <w:marLeft w:val="640"/>
          <w:marRight w:val="0"/>
          <w:marTop w:val="0"/>
          <w:marBottom w:val="0"/>
          <w:divBdr>
            <w:top w:val="none" w:sz="0" w:space="0" w:color="auto"/>
            <w:left w:val="none" w:sz="0" w:space="0" w:color="auto"/>
            <w:bottom w:val="none" w:sz="0" w:space="0" w:color="auto"/>
            <w:right w:val="none" w:sz="0" w:space="0" w:color="auto"/>
          </w:divBdr>
        </w:div>
        <w:div w:id="1695231042">
          <w:marLeft w:val="640"/>
          <w:marRight w:val="0"/>
          <w:marTop w:val="0"/>
          <w:marBottom w:val="0"/>
          <w:divBdr>
            <w:top w:val="none" w:sz="0" w:space="0" w:color="auto"/>
            <w:left w:val="none" w:sz="0" w:space="0" w:color="auto"/>
            <w:bottom w:val="none" w:sz="0" w:space="0" w:color="auto"/>
            <w:right w:val="none" w:sz="0" w:space="0" w:color="auto"/>
          </w:divBdr>
        </w:div>
        <w:div w:id="1773669530">
          <w:marLeft w:val="640"/>
          <w:marRight w:val="0"/>
          <w:marTop w:val="0"/>
          <w:marBottom w:val="0"/>
          <w:divBdr>
            <w:top w:val="none" w:sz="0" w:space="0" w:color="auto"/>
            <w:left w:val="none" w:sz="0" w:space="0" w:color="auto"/>
            <w:bottom w:val="none" w:sz="0" w:space="0" w:color="auto"/>
            <w:right w:val="none" w:sz="0" w:space="0" w:color="auto"/>
          </w:divBdr>
        </w:div>
        <w:div w:id="1780371536">
          <w:marLeft w:val="640"/>
          <w:marRight w:val="0"/>
          <w:marTop w:val="0"/>
          <w:marBottom w:val="0"/>
          <w:divBdr>
            <w:top w:val="none" w:sz="0" w:space="0" w:color="auto"/>
            <w:left w:val="none" w:sz="0" w:space="0" w:color="auto"/>
            <w:bottom w:val="none" w:sz="0" w:space="0" w:color="auto"/>
            <w:right w:val="none" w:sz="0" w:space="0" w:color="auto"/>
          </w:divBdr>
        </w:div>
        <w:div w:id="1786805575">
          <w:marLeft w:val="640"/>
          <w:marRight w:val="0"/>
          <w:marTop w:val="0"/>
          <w:marBottom w:val="0"/>
          <w:divBdr>
            <w:top w:val="none" w:sz="0" w:space="0" w:color="auto"/>
            <w:left w:val="none" w:sz="0" w:space="0" w:color="auto"/>
            <w:bottom w:val="none" w:sz="0" w:space="0" w:color="auto"/>
            <w:right w:val="none" w:sz="0" w:space="0" w:color="auto"/>
          </w:divBdr>
        </w:div>
        <w:div w:id="1789617331">
          <w:marLeft w:val="640"/>
          <w:marRight w:val="0"/>
          <w:marTop w:val="0"/>
          <w:marBottom w:val="0"/>
          <w:divBdr>
            <w:top w:val="none" w:sz="0" w:space="0" w:color="auto"/>
            <w:left w:val="none" w:sz="0" w:space="0" w:color="auto"/>
            <w:bottom w:val="none" w:sz="0" w:space="0" w:color="auto"/>
            <w:right w:val="none" w:sz="0" w:space="0" w:color="auto"/>
          </w:divBdr>
        </w:div>
        <w:div w:id="1853640039">
          <w:marLeft w:val="640"/>
          <w:marRight w:val="0"/>
          <w:marTop w:val="0"/>
          <w:marBottom w:val="0"/>
          <w:divBdr>
            <w:top w:val="none" w:sz="0" w:space="0" w:color="auto"/>
            <w:left w:val="none" w:sz="0" w:space="0" w:color="auto"/>
            <w:bottom w:val="none" w:sz="0" w:space="0" w:color="auto"/>
            <w:right w:val="none" w:sz="0" w:space="0" w:color="auto"/>
          </w:divBdr>
        </w:div>
        <w:div w:id="1854489386">
          <w:marLeft w:val="640"/>
          <w:marRight w:val="0"/>
          <w:marTop w:val="0"/>
          <w:marBottom w:val="0"/>
          <w:divBdr>
            <w:top w:val="none" w:sz="0" w:space="0" w:color="auto"/>
            <w:left w:val="none" w:sz="0" w:space="0" w:color="auto"/>
            <w:bottom w:val="none" w:sz="0" w:space="0" w:color="auto"/>
            <w:right w:val="none" w:sz="0" w:space="0" w:color="auto"/>
          </w:divBdr>
        </w:div>
        <w:div w:id="1871646510">
          <w:marLeft w:val="640"/>
          <w:marRight w:val="0"/>
          <w:marTop w:val="0"/>
          <w:marBottom w:val="0"/>
          <w:divBdr>
            <w:top w:val="none" w:sz="0" w:space="0" w:color="auto"/>
            <w:left w:val="none" w:sz="0" w:space="0" w:color="auto"/>
            <w:bottom w:val="none" w:sz="0" w:space="0" w:color="auto"/>
            <w:right w:val="none" w:sz="0" w:space="0" w:color="auto"/>
          </w:divBdr>
        </w:div>
        <w:div w:id="1902866810">
          <w:marLeft w:val="640"/>
          <w:marRight w:val="0"/>
          <w:marTop w:val="0"/>
          <w:marBottom w:val="0"/>
          <w:divBdr>
            <w:top w:val="none" w:sz="0" w:space="0" w:color="auto"/>
            <w:left w:val="none" w:sz="0" w:space="0" w:color="auto"/>
            <w:bottom w:val="none" w:sz="0" w:space="0" w:color="auto"/>
            <w:right w:val="none" w:sz="0" w:space="0" w:color="auto"/>
          </w:divBdr>
        </w:div>
        <w:div w:id="1911500684">
          <w:marLeft w:val="640"/>
          <w:marRight w:val="0"/>
          <w:marTop w:val="0"/>
          <w:marBottom w:val="0"/>
          <w:divBdr>
            <w:top w:val="none" w:sz="0" w:space="0" w:color="auto"/>
            <w:left w:val="none" w:sz="0" w:space="0" w:color="auto"/>
            <w:bottom w:val="none" w:sz="0" w:space="0" w:color="auto"/>
            <w:right w:val="none" w:sz="0" w:space="0" w:color="auto"/>
          </w:divBdr>
        </w:div>
        <w:div w:id="1934699377">
          <w:marLeft w:val="640"/>
          <w:marRight w:val="0"/>
          <w:marTop w:val="0"/>
          <w:marBottom w:val="0"/>
          <w:divBdr>
            <w:top w:val="none" w:sz="0" w:space="0" w:color="auto"/>
            <w:left w:val="none" w:sz="0" w:space="0" w:color="auto"/>
            <w:bottom w:val="none" w:sz="0" w:space="0" w:color="auto"/>
            <w:right w:val="none" w:sz="0" w:space="0" w:color="auto"/>
          </w:divBdr>
        </w:div>
        <w:div w:id="1987590573">
          <w:marLeft w:val="640"/>
          <w:marRight w:val="0"/>
          <w:marTop w:val="0"/>
          <w:marBottom w:val="0"/>
          <w:divBdr>
            <w:top w:val="none" w:sz="0" w:space="0" w:color="auto"/>
            <w:left w:val="none" w:sz="0" w:space="0" w:color="auto"/>
            <w:bottom w:val="none" w:sz="0" w:space="0" w:color="auto"/>
            <w:right w:val="none" w:sz="0" w:space="0" w:color="auto"/>
          </w:divBdr>
        </w:div>
        <w:div w:id="2025089173">
          <w:marLeft w:val="640"/>
          <w:marRight w:val="0"/>
          <w:marTop w:val="0"/>
          <w:marBottom w:val="0"/>
          <w:divBdr>
            <w:top w:val="none" w:sz="0" w:space="0" w:color="auto"/>
            <w:left w:val="none" w:sz="0" w:space="0" w:color="auto"/>
            <w:bottom w:val="none" w:sz="0" w:space="0" w:color="auto"/>
            <w:right w:val="none" w:sz="0" w:space="0" w:color="auto"/>
          </w:divBdr>
        </w:div>
        <w:div w:id="2028487107">
          <w:marLeft w:val="640"/>
          <w:marRight w:val="0"/>
          <w:marTop w:val="0"/>
          <w:marBottom w:val="0"/>
          <w:divBdr>
            <w:top w:val="none" w:sz="0" w:space="0" w:color="auto"/>
            <w:left w:val="none" w:sz="0" w:space="0" w:color="auto"/>
            <w:bottom w:val="none" w:sz="0" w:space="0" w:color="auto"/>
            <w:right w:val="none" w:sz="0" w:space="0" w:color="auto"/>
          </w:divBdr>
        </w:div>
        <w:div w:id="2062093145">
          <w:marLeft w:val="640"/>
          <w:marRight w:val="0"/>
          <w:marTop w:val="0"/>
          <w:marBottom w:val="0"/>
          <w:divBdr>
            <w:top w:val="none" w:sz="0" w:space="0" w:color="auto"/>
            <w:left w:val="none" w:sz="0" w:space="0" w:color="auto"/>
            <w:bottom w:val="none" w:sz="0" w:space="0" w:color="auto"/>
            <w:right w:val="none" w:sz="0" w:space="0" w:color="auto"/>
          </w:divBdr>
        </w:div>
        <w:div w:id="2088378799">
          <w:marLeft w:val="640"/>
          <w:marRight w:val="0"/>
          <w:marTop w:val="0"/>
          <w:marBottom w:val="0"/>
          <w:divBdr>
            <w:top w:val="none" w:sz="0" w:space="0" w:color="auto"/>
            <w:left w:val="none" w:sz="0" w:space="0" w:color="auto"/>
            <w:bottom w:val="none" w:sz="0" w:space="0" w:color="auto"/>
            <w:right w:val="none" w:sz="0" w:space="0" w:color="auto"/>
          </w:divBdr>
        </w:div>
        <w:div w:id="2088454549">
          <w:marLeft w:val="640"/>
          <w:marRight w:val="0"/>
          <w:marTop w:val="0"/>
          <w:marBottom w:val="0"/>
          <w:divBdr>
            <w:top w:val="none" w:sz="0" w:space="0" w:color="auto"/>
            <w:left w:val="none" w:sz="0" w:space="0" w:color="auto"/>
            <w:bottom w:val="none" w:sz="0" w:space="0" w:color="auto"/>
            <w:right w:val="none" w:sz="0" w:space="0" w:color="auto"/>
          </w:divBdr>
        </w:div>
      </w:divsChild>
    </w:div>
    <w:div w:id="466629982">
      <w:bodyDiv w:val="1"/>
      <w:marLeft w:val="0"/>
      <w:marRight w:val="0"/>
      <w:marTop w:val="0"/>
      <w:marBottom w:val="0"/>
      <w:divBdr>
        <w:top w:val="none" w:sz="0" w:space="0" w:color="auto"/>
        <w:left w:val="none" w:sz="0" w:space="0" w:color="auto"/>
        <w:bottom w:val="none" w:sz="0" w:space="0" w:color="auto"/>
        <w:right w:val="none" w:sz="0" w:space="0" w:color="auto"/>
      </w:divBdr>
      <w:divsChild>
        <w:div w:id="9458116">
          <w:marLeft w:val="640"/>
          <w:marRight w:val="0"/>
          <w:marTop w:val="0"/>
          <w:marBottom w:val="0"/>
          <w:divBdr>
            <w:top w:val="none" w:sz="0" w:space="0" w:color="auto"/>
            <w:left w:val="none" w:sz="0" w:space="0" w:color="auto"/>
            <w:bottom w:val="none" w:sz="0" w:space="0" w:color="auto"/>
            <w:right w:val="none" w:sz="0" w:space="0" w:color="auto"/>
          </w:divBdr>
        </w:div>
        <w:div w:id="32535459">
          <w:marLeft w:val="640"/>
          <w:marRight w:val="0"/>
          <w:marTop w:val="0"/>
          <w:marBottom w:val="0"/>
          <w:divBdr>
            <w:top w:val="none" w:sz="0" w:space="0" w:color="auto"/>
            <w:left w:val="none" w:sz="0" w:space="0" w:color="auto"/>
            <w:bottom w:val="none" w:sz="0" w:space="0" w:color="auto"/>
            <w:right w:val="none" w:sz="0" w:space="0" w:color="auto"/>
          </w:divBdr>
        </w:div>
        <w:div w:id="50274551">
          <w:marLeft w:val="640"/>
          <w:marRight w:val="0"/>
          <w:marTop w:val="0"/>
          <w:marBottom w:val="0"/>
          <w:divBdr>
            <w:top w:val="none" w:sz="0" w:space="0" w:color="auto"/>
            <w:left w:val="none" w:sz="0" w:space="0" w:color="auto"/>
            <w:bottom w:val="none" w:sz="0" w:space="0" w:color="auto"/>
            <w:right w:val="none" w:sz="0" w:space="0" w:color="auto"/>
          </w:divBdr>
        </w:div>
        <w:div w:id="87698565">
          <w:marLeft w:val="640"/>
          <w:marRight w:val="0"/>
          <w:marTop w:val="0"/>
          <w:marBottom w:val="0"/>
          <w:divBdr>
            <w:top w:val="none" w:sz="0" w:space="0" w:color="auto"/>
            <w:left w:val="none" w:sz="0" w:space="0" w:color="auto"/>
            <w:bottom w:val="none" w:sz="0" w:space="0" w:color="auto"/>
            <w:right w:val="none" w:sz="0" w:space="0" w:color="auto"/>
          </w:divBdr>
        </w:div>
        <w:div w:id="90052163">
          <w:marLeft w:val="640"/>
          <w:marRight w:val="0"/>
          <w:marTop w:val="0"/>
          <w:marBottom w:val="0"/>
          <w:divBdr>
            <w:top w:val="none" w:sz="0" w:space="0" w:color="auto"/>
            <w:left w:val="none" w:sz="0" w:space="0" w:color="auto"/>
            <w:bottom w:val="none" w:sz="0" w:space="0" w:color="auto"/>
            <w:right w:val="none" w:sz="0" w:space="0" w:color="auto"/>
          </w:divBdr>
        </w:div>
        <w:div w:id="96413230">
          <w:marLeft w:val="640"/>
          <w:marRight w:val="0"/>
          <w:marTop w:val="0"/>
          <w:marBottom w:val="0"/>
          <w:divBdr>
            <w:top w:val="none" w:sz="0" w:space="0" w:color="auto"/>
            <w:left w:val="none" w:sz="0" w:space="0" w:color="auto"/>
            <w:bottom w:val="none" w:sz="0" w:space="0" w:color="auto"/>
            <w:right w:val="none" w:sz="0" w:space="0" w:color="auto"/>
          </w:divBdr>
        </w:div>
        <w:div w:id="102195721">
          <w:marLeft w:val="640"/>
          <w:marRight w:val="0"/>
          <w:marTop w:val="0"/>
          <w:marBottom w:val="0"/>
          <w:divBdr>
            <w:top w:val="none" w:sz="0" w:space="0" w:color="auto"/>
            <w:left w:val="none" w:sz="0" w:space="0" w:color="auto"/>
            <w:bottom w:val="none" w:sz="0" w:space="0" w:color="auto"/>
            <w:right w:val="none" w:sz="0" w:space="0" w:color="auto"/>
          </w:divBdr>
        </w:div>
        <w:div w:id="112411109">
          <w:marLeft w:val="640"/>
          <w:marRight w:val="0"/>
          <w:marTop w:val="0"/>
          <w:marBottom w:val="0"/>
          <w:divBdr>
            <w:top w:val="none" w:sz="0" w:space="0" w:color="auto"/>
            <w:left w:val="none" w:sz="0" w:space="0" w:color="auto"/>
            <w:bottom w:val="none" w:sz="0" w:space="0" w:color="auto"/>
            <w:right w:val="none" w:sz="0" w:space="0" w:color="auto"/>
          </w:divBdr>
        </w:div>
        <w:div w:id="138570915">
          <w:marLeft w:val="640"/>
          <w:marRight w:val="0"/>
          <w:marTop w:val="0"/>
          <w:marBottom w:val="0"/>
          <w:divBdr>
            <w:top w:val="none" w:sz="0" w:space="0" w:color="auto"/>
            <w:left w:val="none" w:sz="0" w:space="0" w:color="auto"/>
            <w:bottom w:val="none" w:sz="0" w:space="0" w:color="auto"/>
            <w:right w:val="none" w:sz="0" w:space="0" w:color="auto"/>
          </w:divBdr>
        </w:div>
        <w:div w:id="149058121">
          <w:marLeft w:val="640"/>
          <w:marRight w:val="0"/>
          <w:marTop w:val="0"/>
          <w:marBottom w:val="0"/>
          <w:divBdr>
            <w:top w:val="none" w:sz="0" w:space="0" w:color="auto"/>
            <w:left w:val="none" w:sz="0" w:space="0" w:color="auto"/>
            <w:bottom w:val="none" w:sz="0" w:space="0" w:color="auto"/>
            <w:right w:val="none" w:sz="0" w:space="0" w:color="auto"/>
          </w:divBdr>
        </w:div>
        <w:div w:id="163861556">
          <w:marLeft w:val="640"/>
          <w:marRight w:val="0"/>
          <w:marTop w:val="0"/>
          <w:marBottom w:val="0"/>
          <w:divBdr>
            <w:top w:val="none" w:sz="0" w:space="0" w:color="auto"/>
            <w:left w:val="none" w:sz="0" w:space="0" w:color="auto"/>
            <w:bottom w:val="none" w:sz="0" w:space="0" w:color="auto"/>
            <w:right w:val="none" w:sz="0" w:space="0" w:color="auto"/>
          </w:divBdr>
        </w:div>
        <w:div w:id="218782535">
          <w:marLeft w:val="640"/>
          <w:marRight w:val="0"/>
          <w:marTop w:val="0"/>
          <w:marBottom w:val="0"/>
          <w:divBdr>
            <w:top w:val="none" w:sz="0" w:space="0" w:color="auto"/>
            <w:left w:val="none" w:sz="0" w:space="0" w:color="auto"/>
            <w:bottom w:val="none" w:sz="0" w:space="0" w:color="auto"/>
            <w:right w:val="none" w:sz="0" w:space="0" w:color="auto"/>
          </w:divBdr>
        </w:div>
        <w:div w:id="222641044">
          <w:marLeft w:val="640"/>
          <w:marRight w:val="0"/>
          <w:marTop w:val="0"/>
          <w:marBottom w:val="0"/>
          <w:divBdr>
            <w:top w:val="none" w:sz="0" w:space="0" w:color="auto"/>
            <w:left w:val="none" w:sz="0" w:space="0" w:color="auto"/>
            <w:bottom w:val="none" w:sz="0" w:space="0" w:color="auto"/>
            <w:right w:val="none" w:sz="0" w:space="0" w:color="auto"/>
          </w:divBdr>
        </w:div>
        <w:div w:id="236284715">
          <w:marLeft w:val="640"/>
          <w:marRight w:val="0"/>
          <w:marTop w:val="0"/>
          <w:marBottom w:val="0"/>
          <w:divBdr>
            <w:top w:val="none" w:sz="0" w:space="0" w:color="auto"/>
            <w:left w:val="none" w:sz="0" w:space="0" w:color="auto"/>
            <w:bottom w:val="none" w:sz="0" w:space="0" w:color="auto"/>
            <w:right w:val="none" w:sz="0" w:space="0" w:color="auto"/>
          </w:divBdr>
        </w:div>
        <w:div w:id="309754687">
          <w:marLeft w:val="640"/>
          <w:marRight w:val="0"/>
          <w:marTop w:val="0"/>
          <w:marBottom w:val="0"/>
          <w:divBdr>
            <w:top w:val="none" w:sz="0" w:space="0" w:color="auto"/>
            <w:left w:val="none" w:sz="0" w:space="0" w:color="auto"/>
            <w:bottom w:val="none" w:sz="0" w:space="0" w:color="auto"/>
            <w:right w:val="none" w:sz="0" w:space="0" w:color="auto"/>
          </w:divBdr>
        </w:div>
        <w:div w:id="319845735">
          <w:marLeft w:val="640"/>
          <w:marRight w:val="0"/>
          <w:marTop w:val="0"/>
          <w:marBottom w:val="0"/>
          <w:divBdr>
            <w:top w:val="none" w:sz="0" w:space="0" w:color="auto"/>
            <w:left w:val="none" w:sz="0" w:space="0" w:color="auto"/>
            <w:bottom w:val="none" w:sz="0" w:space="0" w:color="auto"/>
            <w:right w:val="none" w:sz="0" w:space="0" w:color="auto"/>
          </w:divBdr>
        </w:div>
        <w:div w:id="343048002">
          <w:marLeft w:val="640"/>
          <w:marRight w:val="0"/>
          <w:marTop w:val="0"/>
          <w:marBottom w:val="0"/>
          <w:divBdr>
            <w:top w:val="none" w:sz="0" w:space="0" w:color="auto"/>
            <w:left w:val="none" w:sz="0" w:space="0" w:color="auto"/>
            <w:bottom w:val="none" w:sz="0" w:space="0" w:color="auto"/>
            <w:right w:val="none" w:sz="0" w:space="0" w:color="auto"/>
          </w:divBdr>
        </w:div>
        <w:div w:id="356589540">
          <w:marLeft w:val="640"/>
          <w:marRight w:val="0"/>
          <w:marTop w:val="0"/>
          <w:marBottom w:val="0"/>
          <w:divBdr>
            <w:top w:val="none" w:sz="0" w:space="0" w:color="auto"/>
            <w:left w:val="none" w:sz="0" w:space="0" w:color="auto"/>
            <w:bottom w:val="none" w:sz="0" w:space="0" w:color="auto"/>
            <w:right w:val="none" w:sz="0" w:space="0" w:color="auto"/>
          </w:divBdr>
        </w:div>
        <w:div w:id="376856442">
          <w:marLeft w:val="640"/>
          <w:marRight w:val="0"/>
          <w:marTop w:val="0"/>
          <w:marBottom w:val="0"/>
          <w:divBdr>
            <w:top w:val="none" w:sz="0" w:space="0" w:color="auto"/>
            <w:left w:val="none" w:sz="0" w:space="0" w:color="auto"/>
            <w:bottom w:val="none" w:sz="0" w:space="0" w:color="auto"/>
            <w:right w:val="none" w:sz="0" w:space="0" w:color="auto"/>
          </w:divBdr>
        </w:div>
        <w:div w:id="388578888">
          <w:marLeft w:val="640"/>
          <w:marRight w:val="0"/>
          <w:marTop w:val="0"/>
          <w:marBottom w:val="0"/>
          <w:divBdr>
            <w:top w:val="none" w:sz="0" w:space="0" w:color="auto"/>
            <w:left w:val="none" w:sz="0" w:space="0" w:color="auto"/>
            <w:bottom w:val="none" w:sz="0" w:space="0" w:color="auto"/>
            <w:right w:val="none" w:sz="0" w:space="0" w:color="auto"/>
          </w:divBdr>
        </w:div>
        <w:div w:id="395208252">
          <w:marLeft w:val="640"/>
          <w:marRight w:val="0"/>
          <w:marTop w:val="0"/>
          <w:marBottom w:val="0"/>
          <w:divBdr>
            <w:top w:val="none" w:sz="0" w:space="0" w:color="auto"/>
            <w:left w:val="none" w:sz="0" w:space="0" w:color="auto"/>
            <w:bottom w:val="none" w:sz="0" w:space="0" w:color="auto"/>
            <w:right w:val="none" w:sz="0" w:space="0" w:color="auto"/>
          </w:divBdr>
        </w:div>
        <w:div w:id="416442221">
          <w:marLeft w:val="640"/>
          <w:marRight w:val="0"/>
          <w:marTop w:val="0"/>
          <w:marBottom w:val="0"/>
          <w:divBdr>
            <w:top w:val="none" w:sz="0" w:space="0" w:color="auto"/>
            <w:left w:val="none" w:sz="0" w:space="0" w:color="auto"/>
            <w:bottom w:val="none" w:sz="0" w:space="0" w:color="auto"/>
            <w:right w:val="none" w:sz="0" w:space="0" w:color="auto"/>
          </w:divBdr>
        </w:div>
        <w:div w:id="421030234">
          <w:marLeft w:val="640"/>
          <w:marRight w:val="0"/>
          <w:marTop w:val="0"/>
          <w:marBottom w:val="0"/>
          <w:divBdr>
            <w:top w:val="none" w:sz="0" w:space="0" w:color="auto"/>
            <w:left w:val="none" w:sz="0" w:space="0" w:color="auto"/>
            <w:bottom w:val="none" w:sz="0" w:space="0" w:color="auto"/>
            <w:right w:val="none" w:sz="0" w:space="0" w:color="auto"/>
          </w:divBdr>
        </w:div>
        <w:div w:id="426967787">
          <w:marLeft w:val="640"/>
          <w:marRight w:val="0"/>
          <w:marTop w:val="0"/>
          <w:marBottom w:val="0"/>
          <w:divBdr>
            <w:top w:val="none" w:sz="0" w:space="0" w:color="auto"/>
            <w:left w:val="none" w:sz="0" w:space="0" w:color="auto"/>
            <w:bottom w:val="none" w:sz="0" w:space="0" w:color="auto"/>
            <w:right w:val="none" w:sz="0" w:space="0" w:color="auto"/>
          </w:divBdr>
        </w:div>
        <w:div w:id="459032841">
          <w:marLeft w:val="640"/>
          <w:marRight w:val="0"/>
          <w:marTop w:val="0"/>
          <w:marBottom w:val="0"/>
          <w:divBdr>
            <w:top w:val="none" w:sz="0" w:space="0" w:color="auto"/>
            <w:left w:val="none" w:sz="0" w:space="0" w:color="auto"/>
            <w:bottom w:val="none" w:sz="0" w:space="0" w:color="auto"/>
            <w:right w:val="none" w:sz="0" w:space="0" w:color="auto"/>
          </w:divBdr>
        </w:div>
        <w:div w:id="463039125">
          <w:marLeft w:val="640"/>
          <w:marRight w:val="0"/>
          <w:marTop w:val="0"/>
          <w:marBottom w:val="0"/>
          <w:divBdr>
            <w:top w:val="none" w:sz="0" w:space="0" w:color="auto"/>
            <w:left w:val="none" w:sz="0" w:space="0" w:color="auto"/>
            <w:bottom w:val="none" w:sz="0" w:space="0" w:color="auto"/>
            <w:right w:val="none" w:sz="0" w:space="0" w:color="auto"/>
          </w:divBdr>
        </w:div>
        <w:div w:id="528302251">
          <w:marLeft w:val="640"/>
          <w:marRight w:val="0"/>
          <w:marTop w:val="0"/>
          <w:marBottom w:val="0"/>
          <w:divBdr>
            <w:top w:val="none" w:sz="0" w:space="0" w:color="auto"/>
            <w:left w:val="none" w:sz="0" w:space="0" w:color="auto"/>
            <w:bottom w:val="none" w:sz="0" w:space="0" w:color="auto"/>
            <w:right w:val="none" w:sz="0" w:space="0" w:color="auto"/>
          </w:divBdr>
        </w:div>
        <w:div w:id="547187370">
          <w:marLeft w:val="640"/>
          <w:marRight w:val="0"/>
          <w:marTop w:val="0"/>
          <w:marBottom w:val="0"/>
          <w:divBdr>
            <w:top w:val="none" w:sz="0" w:space="0" w:color="auto"/>
            <w:left w:val="none" w:sz="0" w:space="0" w:color="auto"/>
            <w:bottom w:val="none" w:sz="0" w:space="0" w:color="auto"/>
            <w:right w:val="none" w:sz="0" w:space="0" w:color="auto"/>
          </w:divBdr>
        </w:div>
        <w:div w:id="597832993">
          <w:marLeft w:val="640"/>
          <w:marRight w:val="0"/>
          <w:marTop w:val="0"/>
          <w:marBottom w:val="0"/>
          <w:divBdr>
            <w:top w:val="none" w:sz="0" w:space="0" w:color="auto"/>
            <w:left w:val="none" w:sz="0" w:space="0" w:color="auto"/>
            <w:bottom w:val="none" w:sz="0" w:space="0" w:color="auto"/>
            <w:right w:val="none" w:sz="0" w:space="0" w:color="auto"/>
          </w:divBdr>
        </w:div>
        <w:div w:id="604045437">
          <w:marLeft w:val="640"/>
          <w:marRight w:val="0"/>
          <w:marTop w:val="0"/>
          <w:marBottom w:val="0"/>
          <w:divBdr>
            <w:top w:val="none" w:sz="0" w:space="0" w:color="auto"/>
            <w:left w:val="none" w:sz="0" w:space="0" w:color="auto"/>
            <w:bottom w:val="none" w:sz="0" w:space="0" w:color="auto"/>
            <w:right w:val="none" w:sz="0" w:space="0" w:color="auto"/>
          </w:divBdr>
        </w:div>
        <w:div w:id="613370807">
          <w:marLeft w:val="640"/>
          <w:marRight w:val="0"/>
          <w:marTop w:val="0"/>
          <w:marBottom w:val="0"/>
          <w:divBdr>
            <w:top w:val="none" w:sz="0" w:space="0" w:color="auto"/>
            <w:left w:val="none" w:sz="0" w:space="0" w:color="auto"/>
            <w:bottom w:val="none" w:sz="0" w:space="0" w:color="auto"/>
            <w:right w:val="none" w:sz="0" w:space="0" w:color="auto"/>
          </w:divBdr>
        </w:div>
        <w:div w:id="625551501">
          <w:marLeft w:val="640"/>
          <w:marRight w:val="0"/>
          <w:marTop w:val="0"/>
          <w:marBottom w:val="0"/>
          <w:divBdr>
            <w:top w:val="none" w:sz="0" w:space="0" w:color="auto"/>
            <w:left w:val="none" w:sz="0" w:space="0" w:color="auto"/>
            <w:bottom w:val="none" w:sz="0" w:space="0" w:color="auto"/>
            <w:right w:val="none" w:sz="0" w:space="0" w:color="auto"/>
          </w:divBdr>
        </w:div>
        <w:div w:id="654457443">
          <w:marLeft w:val="640"/>
          <w:marRight w:val="0"/>
          <w:marTop w:val="0"/>
          <w:marBottom w:val="0"/>
          <w:divBdr>
            <w:top w:val="none" w:sz="0" w:space="0" w:color="auto"/>
            <w:left w:val="none" w:sz="0" w:space="0" w:color="auto"/>
            <w:bottom w:val="none" w:sz="0" w:space="0" w:color="auto"/>
            <w:right w:val="none" w:sz="0" w:space="0" w:color="auto"/>
          </w:divBdr>
        </w:div>
        <w:div w:id="682975573">
          <w:marLeft w:val="640"/>
          <w:marRight w:val="0"/>
          <w:marTop w:val="0"/>
          <w:marBottom w:val="0"/>
          <w:divBdr>
            <w:top w:val="none" w:sz="0" w:space="0" w:color="auto"/>
            <w:left w:val="none" w:sz="0" w:space="0" w:color="auto"/>
            <w:bottom w:val="none" w:sz="0" w:space="0" w:color="auto"/>
            <w:right w:val="none" w:sz="0" w:space="0" w:color="auto"/>
          </w:divBdr>
        </w:div>
        <w:div w:id="738090869">
          <w:marLeft w:val="640"/>
          <w:marRight w:val="0"/>
          <w:marTop w:val="0"/>
          <w:marBottom w:val="0"/>
          <w:divBdr>
            <w:top w:val="none" w:sz="0" w:space="0" w:color="auto"/>
            <w:left w:val="none" w:sz="0" w:space="0" w:color="auto"/>
            <w:bottom w:val="none" w:sz="0" w:space="0" w:color="auto"/>
            <w:right w:val="none" w:sz="0" w:space="0" w:color="auto"/>
          </w:divBdr>
        </w:div>
        <w:div w:id="746725985">
          <w:marLeft w:val="640"/>
          <w:marRight w:val="0"/>
          <w:marTop w:val="0"/>
          <w:marBottom w:val="0"/>
          <w:divBdr>
            <w:top w:val="none" w:sz="0" w:space="0" w:color="auto"/>
            <w:left w:val="none" w:sz="0" w:space="0" w:color="auto"/>
            <w:bottom w:val="none" w:sz="0" w:space="0" w:color="auto"/>
            <w:right w:val="none" w:sz="0" w:space="0" w:color="auto"/>
          </w:divBdr>
        </w:div>
        <w:div w:id="790704632">
          <w:marLeft w:val="640"/>
          <w:marRight w:val="0"/>
          <w:marTop w:val="0"/>
          <w:marBottom w:val="0"/>
          <w:divBdr>
            <w:top w:val="none" w:sz="0" w:space="0" w:color="auto"/>
            <w:left w:val="none" w:sz="0" w:space="0" w:color="auto"/>
            <w:bottom w:val="none" w:sz="0" w:space="0" w:color="auto"/>
            <w:right w:val="none" w:sz="0" w:space="0" w:color="auto"/>
          </w:divBdr>
        </w:div>
        <w:div w:id="798035523">
          <w:marLeft w:val="640"/>
          <w:marRight w:val="0"/>
          <w:marTop w:val="0"/>
          <w:marBottom w:val="0"/>
          <w:divBdr>
            <w:top w:val="none" w:sz="0" w:space="0" w:color="auto"/>
            <w:left w:val="none" w:sz="0" w:space="0" w:color="auto"/>
            <w:bottom w:val="none" w:sz="0" w:space="0" w:color="auto"/>
            <w:right w:val="none" w:sz="0" w:space="0" w:color="auto"/>
          </w:divBdr>
        </w:div>
        <w:div w:id="807161864">
          <w:marLeft w:val="640"/>
          <w:marRight w:val="0"/>
          <w:marTop w:val="0"/>
          <w:marBottom w:val="0"/>
          <w:divBdr>
            <w:top w:val="none" w:sz="0" w:space="0" w:color="auto"/>
            <w:left w:val="none" w:sz="0" w:space="0" w:color="auto"/>
            <w:bottom w:val="none" w:sz="0" w:space="0" w:color="auto"/>
            <w:right w:val="none" w:sz="0" w:space="0" w:color="auto"/>
          </w:divBdr>
        </w:div>
        <w:div w:id="810251574">
          <w:marLeft w:val="640"/>
          <w:marRight w:val="0"/>
          <w:marTop w:val="0"/>
          <w:marBottom w:val="0"/>
          <w:divBdr>
            <w:top w:val="none" w:sz="0" w:space="0" w:color="auto"/>
            <w:left w:val="none" w:sz="0" w:space="0" w:color="auto"/>
            <w:bottom w:val="none" w:sz="0" w:space="0" w:color="auto"/>
            <w:right w:val="none" w:sz="0" w:space="0" w:color="auto"/>
          </w:divBdr>
        </w:div>
        <w:div w:id="812327675">
          <w:marLeft w:val="640"/>
          <w:marRight w:val="0"/>
          <w:marTop w:val="0"/>
          <w:marBottom w:val="0"/>
          <w:divBdr>
            <w:top w:val="none" w:sz="0" w:space="0" w:color="auto"/>
            <w:left w:val="none" w:sz="0" w:space="0" w:color="auto"/>
            <w:bottom w:val="none" w:sz="0" w:space="0" w:color="auto"/>
            <w:right w:val="none" w:sz="0" w:space="0" w:color="auto"/>
          </w:divBdr>
        </w:div>
        <w:div w:id="824392320">
          <w:marLeft w:val="640"/>
          <w:marRight w:val="0"/>
          <w:marTop w:val="0"/>
          <w:marBottom w:val="0"/>
          <w:divBdr>
            <w:top w:val="none" w:sz="0" w:space="0" w:color="auto"/>
            <w:left w:val="none" w:sz="0" w:space="0" w:color="auto"/>
            <w:bottom w:val="none" w:sz="0" w:space="0" w:color="auto"/>
            <w:right w:val="none" w:sz="0" w:space="0" w:color="auto"/>
          </w:divBdr>
        </w:div>
        <w:div w:id="834875709">
          <w:marLeft w:val="640"/>
          <w:marRight w:val="0"/>
          <w:marTop w:val="0"/>
          <w:marBottom w:val="0"/>
          <w:divBdr>
            <w:top w:val="none" w:sz="0" w:space="0" w:color="auto"/>
            <w:left w:val="none" w:sz="0" w:space="0" w:color="auto"/>
            <w:bottom w:val="none" w:sz="0" w:space="0" w:color="auto"/>
            <w:right w:val="none" w:sz="0" w:space="0" w:color="auto"/>
          </w:divBdr>
        </w:div>
        <w:div w:id="846140749">
          <w:marLeft w:val="640"/>
          <w:marRight w:val="0"/>
          <w:marTop w:val="0"/>
          <w:marBottom w:val="0"/>
          <w:divBdr>
            <w:top w:val="none" w:sz="0" w:space="0" w:color="auto"/>
            <w:left w:val="none" w:sz="0" w:space="0" w:color="auto"/>
            <w:bottom w:val="none" w:sz="0" w:space="0" w:color="auto"/>
            <w:right w:val="none" w:sz="0" w:space="0" w:color="auto"/>
          </w:divBdr>
        </w:div>
        <w:div w:id="852452250">
          <w:marLeft w:val="640"/>
          <w:marRight w:val="0"/>
          <w:marTop w:val="0"/>
          <w:marBottom w:val="0"/>
          <w:divBdr>
            <w:top w:val="none" w:sz="0" w:space="0" w:color="auto"/>
            <w:left w:val="none" w:sz="0" w:space="0" w:color="auto"/>
            <w:bottom w:val="none" w:sz="0" w:space="0" w:color="auto"/>
            <w:right w:val="none" w:sz="0" w:space="0" w:color="auto"/>
          </w:divBdr>
        </w:div>
        <w:div w:id="877819196">
          <w:marLeft w:val="640"/>
          <w:marRight w:val="0"/>
          <w:marTop w:val="0"/>
          <w:marBottom w:val="0"/>
          <w:divBdr>
            <w:top w:val="none" w:sz="0" w:space="0" w:color="auto"/>
            <w:left w:val="none" w:sz="0" w:space="0" w:color="auto"/>
            <w:bottom w:val="none" w:sz="0" w:space="0" w:color="auto"/>
            <w:right w:val="none" w:sz="0" w:space="0" w:color="auto"/>
          </w:divBdr>
        </w:div>
        <w:div w:id="883100476">
          <w:marLeft w:val="640"/>
          <w:marRight w:val="0"/>
          <w:marTop w:val="0"/>
          <w:marBottom w:val="0"/>
          <w:divBdr>
            <w:top w:val="none" w:sz="0" w:space="0" w:color="auto"/>
            <w:left w:val="none" w:sz="0" w:space="0" w:color="auto"/>
            <w:bottom w:val="none" w:sz="0" w:space="0" w:color="auto"/>
            <w:right w:val="none" w:sz="0" w:space="0" w:color="auto"/>
          </w:divBdr>
        </w:div>
        <w:div w:id="898394828">
          <w:marLeft w:val="640"/>
          <w:marRight w:val="0"/>
          <w:marTop w:val="0"/>
          <w:marBottom w:val="0"/>
          <w:divBdr>
            <w:top w:val="none" w:sz="0" w:space="0" w:color="auto"/>
            <w:left w:val="none" w:sz="0" w:space="0" w:color="auto"/>
            <w:bottom w:val="none" w:sz="0" w:space="0" w:color="auto"/>
            <w:right w:val="none" w:sz="0" w:space="0" w:color="auto"/>
          </w:divBdr>
        </w:div>
        <w:div w:id="921262023">
          <w:marLeft w:val="640"/>
          <w:marRight w:val="0"/>
          <w:marTop w:val="0"/>
          <w:marBottom w:val="0"/>
          <w:divBdr>
            <w:top w:val="none" w:sz="0" w:space="0" w:color="auto"/>
            <w:left w:val="none" w:sz="0" w:space="0" w:color="auto"/>
            <w:bottom w:val="none" w:sz="0" w:space="0" w:color="auto"/>
            <w:right w:val="none" w:sz="0" w:space="0" w:color="auto"/>
          </w:divBdr>
        </w:div>
        <w:div w:id="927153004">
          <w:marLeft w:val="640"/>
          <w:marRight w:val="0"/>
          <w:marTop w:val="0"/>
          <w:marBottom w:val="0"/>
          <w:divBdr>
            <w:top w:val="none" w:sz="0" w:space="0" w:color="auto"/>
            <w:left w:val="none" w:sz="0" w:space="0" w:color="auto"/>
            <w:bottom w:val="none" w:sz="0" w:space="0" w:color="auto"/>
            <w:right w:val="none" w:sz="0" w:space="0" w:color="auto"/>
          </w:divBdr>
        </w:div>
        <w:div w:id="949312306">
          <w:marLeft w:val="640"/>
          <w:marRight w:val="0"/>
          <w:marTop w:val="0"/>
          <w:marBottom w:val="0"/>
          <w:divBdr>
            <w:top w:val="none" w:sz="0" w:space="0" w:color="auto"/>
            <w:left w:val="none" w:sz="0" w:space="0" w:color="auto"/>
            <w:bottom w:val="none" w:sz="0" w:space="0" w:color="auto"/>
            <w:right w:val="none" w:sz="0" w:space="0" w:color="auto"/>
          </w:divBdr>
        </w:div>
        <w:div w:id="951404685">
          <w:marLeft w:val="640"/>
          <w:marRight w:val="0"/>
          <w:marTop w:val="0"/>
          <w:marBottom w:val="0"/>
          <w:divBdr>
            <w:top w:val="none" w:sz="0" w:space="0" w:color="auto"/>
            <w:left w:val="none" w:sz="0" w:space="0" w:color="auto"/>
            <w:bottom w:val="none" w:sz="0" w:space="0" w:color="auto"/>
            <w:right w:val="none" w:sz="0" w:space="0" w:color="auto"/>
          </w:divBdr>
        </w:div>
        <w:div w:id="1010371268">
          <w:marLeft w:val="640"/>
          <w:marRight w:val="0"/>
          <w:marTop w:val="0"/>
          <w:marBottom w:val="0"/>
          <w:divBdr>
            <w:top w:val="none" w:sz="0" w:space="0" w:color="auto"/>
            <w:left w:val="none" w:sz="0" w:space="0" w:color="auto"/>
            <w:bottom w:val="none" w:sz="0" w:space="0" w:color="auto"/>
            <w:right w:val="none" w:sz="0" w:space="0" w:color="auto"/>
          </w:divBdr>
        </w:div>
        <w:div w:id="1025252714">
          <w:marLeft w:val="640"/>
          <w:marRight w:val="0"/>
          <w:marTop w:val="0"/>
          <w:marBottom w:val="0"/>
          <w:divBdr>
            <w:top w:val="none" w:sz="0" w:space="0" w:color="auto"/>
            <w:left w:val="none" w:sz="0" w:space="0" w:color="auto"/>
            <w:bottom w:val="none" w:sz="0" w:space="0" w:color="auto"/>
            <w:right w:val="none" w:sz="0" w:space="0" w:color="auto"/>
          </w:divBdr>
        </w:div>
        <w:div w:id="1073164187">
          <w:marLeft w:val="640"/>
          <w:marRight w:val="0"/>
          <w:marTop w:val="0"/>
          <w:marBottom w:val="0"/>
          <w:divBdr>
            <w:top w:val="none" w:sz="0" w:space="0" w:color="auto"/>
            <w:left w:val="none" w:sz="0" w:space="0" w:color="auto"/>
            <w:bottom w:val="none" w:sz="0" w:space="0" w:color="auto"/>
            <w:right w:val="none" w:sz="0" w:space="0" w:color="auto"/>
          </w:divBdr>
        </w:div>
        <w:div w:id="1186405470">
          <w:marLeft w:val="640"/>
          <w:marRight w:val="0"/>
          <w:marTop w:val="0"/>
          <w:marBottom w:val="0"/>
          <w:divBdr>
            <w:top w:val="none" w:sz="0" w:space="0" w:color="auto"/>
            <w:left w:val="none" w:sz="0" w:space="0" w:color="auto"/>
            <w:bottom w:val="none" w:sz="0" w:space="0" w:color="auto"/>
            <w:right w:val="none" w:sz="0" w:space="0" w:color="auto"/>
          </w:divBdr>
        </w:div>
        <w:div w:id="1193419902">
          <w:marLeft w:val="640"/>
          <w:marRight w:val="0"/>
          <w:marTop w:val="0"/>
          <w:marBottom w:val="0"/>
          <w:divBdr>
            <w:top w:val="none" w:sz="0" w:space="0" w:color="auto"/>
            <w:left w:val="none" w:sz="0" w:space="0" w:color="auto"/>
            <w:bottom w:val="none" w:sz="0" w:space="0" w:color="auto"/>
            <w:right w:val="none" w:sz="0" w:space="0" w:color="auto"/>
          </w:divBdr>
        </w:div>
        <w:div w:id="1212882971">
          <w:marLeft w:val="640"/>
          <w:marRight w:val="0"/>
          <w:marTop w:val="0"/>
          <w:marBottom w:val="0"/>
          <w:divBdr>
            <w:top w:val="none" w:sz="0" w:space="0" w:color="auto"/>
            <w:left w:val="none" w:sz="0" w:space="0" w:color="auto"/>
            <w:bottom w:val="none" w:sz="0" w:space="0" w:color="auto"/>
            <w:right w:val="none" w:sz="0" w:space="0" w:color="auto"/>
          </w:divBdr>
        </w:div>
        <w:div w:id="1247151214">
          <w:marLeft w:val="640"/>
          <w:marRight w:val="0"/>
          <w:marTop w:val="0"/>
          <w:marBottom w:val="0"/>
          <w:divBdr>
            <w:top w:val="none" w:sz="0" w:space="0" w:color="auto"/>
            <w:left w:val="none" w:sz="0" w:space="0" w:color="auto"/>
            <w:bottom w:val="none" w:sz="0" w:space="0" w:color="auto"/>
            <w:right w:val="none" w:sz="0" w:space="0" w:color="auto"/>
          </w:divBdr>
        </w:div>
        <w:div w:id="1277368182">
          <w:marLeft w:val="640"/>
          <w:marRight w:val="0"/>
          <w:marTop w:val="0"/>
          <w:marBottom w:val="0"/>
          <w:divBdr>
            <w:top w:val="none" w:sz="0" w:space="0" w:color="auto"/>
            <w:left w:val="none" w:sz="0" w:space="0" w:color="auto"/>
            <w:bottom w:val="none" w:sz="0" w:space="0" w:color="auto"/>
            <w:right w:val="none" w:sz="0" w:space="0" w:color="auto"/>
          </w:divBdr>
        </w:div>
        <w:div w:id="1315642920">
          <w:marLeft w:val="640"/>
          <w:marRight w:val="0"/>
          <w:marTop w:val="0"/>
          <w:marBottom w:val="0"/>
          <w:divBdr>
            <w:top w:val="none" w:sz="0" w:space="0" w:color="auto"/>
            <w:left w:val="none" w:sz="0" w:space="0" w:color="auto"/>
            <w:bottom w:val="none" w:sz="0" w:space="0" w:color="auto"/>
            <w:right w:val="none" w:sz="0" w:space="0" w:color="auto"/>
          </w:divBdr>
        </w:div>
        <w:div w:id="1322588021">
          <w:marLeft w:val="640"/>
          <w:marRight w:val="0"/>
          <w:marTop w:val="0"/>
          <w:marBottom w:val="0"/>
          <w:divBdr>
            <w:top w:val="none" w:sz="0" w:space="0" w:color="auto"/>
            <w:left w:val="none" w:sz="0" w:space="0" w:color="auto"/>
            <w:bottom w:val="none" w:sz="0" w:space="0" w:color="auto"/>
            <w:right w:val="none" w:sz="0" w:space="0" w:color="auto"/>
          </w:divBdr>
        </w:div>
        <w:div w:id="1349672989">
          <w:marLeft w:val="640"/>
          <w:marRight w:val="0"/>
          <w:marTop w:val="0"/>
          <w:marBottom w:val="0"/>
          <w:divBdr>
            <w:top w:val="none" w:sz="0" w:space="0" w:color="auto"/>
            <w:left w:val="none" w:sz="0" w:space="0" w:color="auto"/>
            <w:bottom w:val="none" w:sz="0" w:space="0" w:color="auto"/>
            <w:right w:val="none" w:sz="0" w:space="0" w:color="auto"/>
          </w:divBdr>
        </w:div>
        <w:div w:id="1353723645">
          <w:marLeft w:val="640"/>
          <w:marRight w:val="0"/>
          <w:marTop w:val="0"/>
          <w:marBottom w:val="0"/>
          <w:divBdr>
            <w:top w:val="none" w:sz="0" w:space="0" w:color="auto"/>
            <w:left w:val="none" w:sz="0" w:space="0" w:color="auto"/>
            <w:bottom w:val="none" w:sz="0" w:space="0" w:color="auto"/>
            <w:right w:val="none" w:sz="0" w:space="0" w:color="auto"/>
          </w:divBdr>
        </w:div>
        <w:div w:id="1367220377">
          <w:marLeft w:val="640"/>
          <w:marRight w:val="0"/>
          <w:marTop w:val="0"/>
          <w:marBottom w:val="0"/>
          <w:divBdr>
            <w:top w:val="none" w:sz="0" w:space="0" w:color="auto"/>
            <w:left w:val="none" w:sz="0" w:space="0" w:color="auto"/>
            <w:bottom w:val="none" w:sz="0" w:space="0" w:color="auto"/>
            <w:right w:val="none" w:sz="0" w:space="0" w:color="auto"/>
          </w:divBdr>
        </w:div>
        <w:div w:id="1392532227">
          <w:marLeft w:val="640"/>
          <w:marRight w:val="0"/>
          <w:marTop w:val="0"/>
          <w:marBottom w:val="0"/>
          <w:divBdr>
            <w:top w:val="none" w:sz="0" w:space="0" w:color="auto"/>
            <w:left w:val="none" w:sz="0" w:space="0" w:color="auto"/>
            <w:bottom w:val="none" w:sz="0" w:space="0" w:color="auto"/>
            <w:right w:val="none" w:sz="0" w:space="0" w:color="auto"/>
          </w:divBdr>
        </w:div>
        <w:div w:id="1446538135">
          <w:marLeft w:val="640"/>
          <w:marRight w:val="0"/>
          <w:marTop w:val="0"/>
          <w:marBottom w:val="0"/>
          <w:divBdr>
            <w:top w:val="none" w:sz="0" w:space="0" w:color="auto"/>
            <w:left w:val="none" w:sz="0" w:space="0" w:color="auto"/>
            <w:bottom w:val="none" w:sz="0" w:space="0" w:color="auto"/>
            <w:right w:val="none" w:sz="0" w:space="0" w:color="auto"/>
          </w:divBdr>
        </w:div>
        <w:div w:id="1475952477">
          <w:marLeft w:val="640"/>
          <w:marRight w:val="0"/>
          <w:marTop w:val="0"/>
          <w:marBottom w:val="0"/>
          <w:divBdr>
            <w:top w:val="none" w:sz="0" w:space="0" w:color="auto"/>
            <w:left w:val="none" w:sz="0" w:space="0" w:color="auto"/>
            <w:bottom w:val="none" w:sz="0" w:space="0" w:color="auto"/>
            <w:right w:val="none" w:sz="0" w:space="0" w:color="auto"/>
          </w:divBdr>
        </w:div>
        <w:div w:id="1506046513">
          <w:marLeft w:val="640"/>
          <w:marRight w:val="0"/>
          <w:marTop w:val="0"/>
          <w:marBottom w:val="0"/>
          <w:divBdr>
            <w:top w:val="none" w:sz="0" w:space="0" w:color="auto"/>
            <w:left w:val="none" w:sz="0" w:space="0" w:color="auto"/>
            <w:bottom w:val="none" w:sz="0" w:space="0" w:color="auto"/>
            <w:right w:val="none" w:sz="0" w:space="0" w:color="auto"/>
          </w:divBdr>
        </w:div>
        <w:div w:id="1516115019">
          <w:marLeft w:val="640"/>
          <w:marRight w:val="0"/>
          <w:marTop w:val="0"/>
          <w:marBottom w:val="0"/>
          <w:divBdr>
            <w:top w:val="none" w:sz="0" w:space="0" w:color="auto"/>
            <w:left w:val="none" w:sz="0" w:space="0" w:color="auto"/>
            <w:bottom w:val="none" w:sz="0" w:space="0" w:color="auto"/>
            <w:right w:val="none" w:sz="0" w:space="0" w:color="auto"/>
          </w:divBdr>
        </w:div>
        <w:div w:id="1538740062">
          <w:marLeft w:val="640"/>
          <w:marRight w:val="0"/>
          <w:marTop w:val="0"/>
          <w:marBottom w:val="0"/>
          <w:divBdr>
            <w:top w:val="none" w:sz="0" w:space="0" w:color="auto"/>
            <w:left w:val="none" w:sz="0" w:space="0" w:color="auto"/>
            <w:bottom w:val="none" w:sz="0" w:space="0" w:color="auto"/>
            <w:right w:val="none" w:sz="0" w:space="0" w:color="auto"/>
          </w:divBdr>
        </w:div>
        <w:div w:id="1546794841">
          <w:marLeft w:val="640"/>
          <w:marRight w:val="0"/>
          <w:marTop w:val="0"/>
          <w:marBottom w:val="0"/>
          <w:divBdr>
            <w:top w:val="none" w:sz="0" w:space="0" w:color="auto"/>
            <w:left w:val="none" w:sz="0" w:space="0" w:color="auto"/>
            <w:bottom w:val="none" w:sz="0" w:space="0" w:color="auto"/>
            <w:right w:val="none" w:sz="0" w:space="0" w:color="auto"/>
          </w:divBdr>
        </w:div>
        <w:div w:id="1554852828">
          <w:marLeft w:val="640"/>
          <w:marRight w:val="0"/>
          <w:marTop w:val="0"/>
          <w:marBottom w:val="0"/>
          <w:divBdr>
            <w:top w:val="none" w:sz="0" w:space="0" w:color="auto"/>
            <w:left w:val="none" w:sz="0" w:space="0" w:color="auto"/>
            <w:bottom w:val="none" w:sz="0" w:space="0" w:color="auto"/>
            <w:right w:val="none" w:sz="0" w:space="0" w:color="auto"/>
          </w:divBdr>
        </w:div>
        <w:div w:id="1558127393">
          <w:marLeft w:val="640"/>
          <w:marRight w:val="0"/>
          <w:marTop w:val="0"/>
          <w:marBottom w:val="0"/>
          <w:divBdr>
            <w:top w:val="none" w:sz="0" w:space="0" w:color="auto"/>
            <w:left w:val="none" w:sz="0" w:space="0" w:color="auto"/>
            <w:bottom w:val="none" w:sz="0" w:space="0" w:color="auto"/>
            <w:right w:val="none" w:sz="0" w:space="0" w:color="auto"/>
          </w:divBdr>
        </w:div>
        <w:div w:id="1582982514">
          <w:marLeft w:val="640"/>
          <w:marRight w:val="0"/>
          <w:marTop w:val="0"/>
          <w:marBottom w:val="0"/>
          <w:divBdr>
            <w:top w:val="none" w:sz="0" w:space="0" w:color="auto"/>
            <w:left w:val="none" w:sz="0" w:space="0" w:color="auto"/>
            <w:bottom w:val="none" w:sz="0" w:space="0" w:color="auto"/>
            <w:right w:val="none" w:sz="0" w:space="0" w:color="auto"/>
          </w:divBdr>
        </w:div>
        <w:div w:id="1594557912">
          <w:marLeft w:val="640"/>
          <w:marRight w:val="0"/>
          <w:marTop w:val="0"/>
          <w:marBottom w:val="0"/>
          <w:divBdr>
            <w:top w:val="none" w:sz="0" w:space="0" w:color="auto"/>
            <w:left w:val="none" w:sz="0" w:space="0" w:color="auto"/>
            <w:bottom w:val="none" w:sz="0" w:space="0" w:color="auto"/>
            <w:right w:val="none" w:sz="0" w:space="0" w:color="auto"/>
          </w:divBdr>
        </w:div>
        <w:div w:id="1625502134">
          <w:marLeft w:val="640"/>
          <w:marRight w:val="0"/>
          <w:marTop w:val="0"/>
          <w:marBottom w:val="0"/>
          <w:divBdr>
            <w:top w:val="none" w:sz="0" w:space="0" w:color="auto"/>
            <w:left w:val="none" w:sz="0" w:space="0" w:color="auto"/>
            <w:bottom w:val="none" w:sz="0" w:space="0" w:color="auto"/>
            <w:right w:val="none" w:sz="0" w:space="0" w:color="auto"/>
          </w:divBdr>
        </w:div>
        <w:div w:id="1641224611">
          <w:marLeft w:val="640"/>
          <w:marRight w:val="0"/>
          <w:marTop w:val="0"/>
          <w:marBottom w:val="0"/>
          <w:divBdr>
            <w:top w:val="none" w:sz="0" w:space="0" w:color="auto"/>
            <w:left w:val="none" w:sz="0" w:space="0" w:color="auto"/>
            <w:bottom w:val="none" w:sz="0" w:space="0" w:color="auto"/>
            <w:right w:val="none" w:sz="0" w:space="0" w:color="auto"/>
          </w:divBdr>
        </w:div>
        <w:div w:id="1663704261">
          <w:marLeft w:val="640"/>
          <w:marRight w:val="0"/>
          <w:marTop w:val="0"/>
          <w:marBottom w:val="0"/>
          <w:divBdr>
            <w:top w:val="none" w:sz="0" w:space="0" w:color="auto"/>
            <w:left w:val="none" w:sz="0" w:space="0" w:color="auto"/>
            <w:bottom w:val="none" w:sz="0" w:space="0" w:color="auto"/>
            <w:right w:val="none" w:sz="0" w:space="0" w:color="auto"/>
          </w:divBdr>
        </w:div>
        <w:div w:id="1676301572">
          <w:marLeft w:val="640"/>
          <w:marRight w:val="0"/>
          <w:marTop w:val="0"/>
          <w:marBottom w:val="0"/>
          <w:divBdr>
            <w:top w:val="none" w:sz="0" w:space="0" w:color="auto"/>
            <w:left w:val="none" w:sz="0" w:space="0" w:color="auto"/>
            <w:bottom w:val="none" w:sz="0" w:space="0" w:color="auto"/>
            <w:right w:val="none" w:sz="0" w:space="0" w:color="auto"/>
          </w:divBdr>
        </w:div>
        <w:div w:id="1677343246">
          <w:marLeft w:val="640"/>
          <w:marRight w:val="0"/>
          <w:marTop w:val="0"/>
          <w:marBottom w:val="0"/>
          <w:divBdr>
            <w:top w:val="none" w:sz="0" w:space="0" w:color="auto"/>
            <w:left w:val="none" w:sz="0" w:space="0" w:color="auto"/>
            <w:bottom w:val="none" w:sz="0" w:space="0" w:color="auto"/>
            <w:right w:val="none" w:sz="0" w:space="0" w:color="auto"/>
          </w:divBdr>
        </w:div>
        <w:div w:id="1698307111">
          <w:marLeft w:val="640"/>
          <w:marRight w:val="0"/>
          <w:marTop w:val="0"/>
          <w:marBottom w:val="0"/>
          <w:divBdr>
            <w:top w:val="none" w:sz="0" w:space="0" w:color="auto"/>
            <w:left w:val="none" w:sz="0" w:space="0" w:color="auto"/>
            <w:bottom w:val="none" w:sz="0" w:space="0" w:color="auto"/>
            <w:right w:val="none" w:sz="0" w:space="0" w:color="auto"/>
          </w:divBdr>
        </w:div>
        <w:div w:id="1748646299">
          <w:marLeft w:val="640"/>
          <w:marRight w:val="0"/>
          <w:marTop w:val="0"/>
          <w:marBottom w:val="0"/>
          <w:divBdr>
            <w:top w:val="none" w:sz="0" w:space="0" w:color="auto"/>
            <w:left w:val="none" w:sz="0" w:space="0" w:color="auto"/>
            <w:bottom w:val="none" w:sz="0" w:space="0" w:color="auto"/>
            <w:right w:val="none" w:sz="0" w:space="0" w:color="auto"/>
          </w:divBdr>
        </w:div>
        <w:div w:id="1761491120">
          <w:marLeft w:val="640"/>
          <w:marRight w:val="0"/>
          <w:marTop w:val="0"/>
          <w:marBottom w:val="0"/>
          <w:divBdr>
            <w:top w:val="none" w:sz="0" w:space="0" w:color="auto"/>
            <w:left w:val="none" w:sz="0" w:space="0" w:color="auto"/>
            <w:bottom w:val="none" w:sz="0" w:space="0" w:color="auto"/>
            <w:right w:val="none" w:sz="0" w:space="0" w:color="auto"/>
          </w:divBdr>
        </w:div>
        <w:div w:id="1765759606">
          <w:marLeft w:val="640"/>
          <w:marRight w:val="0"/>
          <w:marTop w:val="0"/>
          <w:marBottom w:val="0"/>
          <w:divBdr>
            <w:top w:val="none" w:sz="0" w:space="0" w:color="auto"/>
            <w:left w:val="none" w:sz="0" w:space="0" w:color="auto"/>
            <w:bottom w:val="none" w:sz="0" w:space="0" w:color="auto"/>
            <w:right w:val="none" w:sz="0" w:space="0" w:color="auto"/>
          </w:divBdr>
        </w:div>
        <w:div w:id="1768114322">
          <w:marLeft w:val="640"/>
          <w:marRight w:val="0"/>
          <w:marTop w:val="0"/>
          <w:marBottom w:val="0"/>
          <w:divBdr>
            <w:top w:val="none" w:sz="0" w:space="0" w:color="auto"/>
            <w:left w:val="none" w:sz="0" w:space="0" w:color="auto"/>
            <w:bottom w:val="none" w:sz="0" w:space="0" w:color="auto"/>
            <w:right w:val="none" w:sz="0" w:space="0" w:color="auto"/>
          </w:divBdr>
        </w:div>
        <w:div w:id="1812748519">
          <w:marLeft w:val="640"/>
          <w:marRight w:val="0"/>
          <w:marTop w:val="0"/>
          <w:marBottom w:val="0"/>
          <w:divBdr>
            <w:top w:val="none" w:sz="0" w:space="0" w:color="auto"/>
            <w:left w:val="none" w:sz="0" w:space="0" w:color="auto"/>
            <w:bottom w:val="none" w:sz="0" w:space="0" w:color="auto"/>
            <w:right w:val="none" w:sz="0" w:space="0" w:color="auto"/>
          </w:divBdr>
        </w:div>
        <w:div w:id="1823615255">
          <w:marLeft w:val="640"/>
          <w:marRight w:val="0"/>
          <w:marTop w:val="0"/>
          <w:marBottom w:val="0"/>
          <w:divBdr>
            <w:top w:val="none" w:sz="0" w:space="0" w:color="auto"/>
            <w:left w:val="none" w:sz="0" w:space="0" w:color="auto"/>
            <w:bottom w:val="none" w:sz="0" w:space="0" w:color="auto"/>
            <w:right w:val="none" w:sz="0" w:space="0" w:color="auto"/>
          </w:divBdr>
        </w:div>
        <w:div w:id="1825508912">
          <w:marLeft w:val="640"/>
          <w:marRight w:val="0"/>
          <w:marTop w:val="0"/>
          <w:marBottom w:val="0"/>
          <w:divBdr>
            <w:top w:val="none" w:sz="0" w:space="0" w:color="auto"/>
            <w:left w:val="none" w:sz="0" w:space="0" w:color="auto"/>
            <w:bottom w:val="none" w:sz="0" w:space="0" w:color="auto"/>
            <w:right w:val="none" w:sz="0" w:space="0" w:color="auto"/>
          </w:divBdr>
        </w:div>
        <w:div w:id="1838112168">
          <w:marLeft w:val="640"/>
          <w:marRight w:val="0"/>
          <w:marTop w:val="0"/>
          <w:marBottom w:val="0"/>
          <w:divBdr>
            <w:top w:val="none" w:sz="0" w:space="0" w:color="auto"/>
            <w:left w:val="none" w:sz="0" w:space="0" w:color="auto"/>
            <w:bottom w:val="none" w:sz="0" w:space="0" w:color="auto"/>
            <w:right w:val="none" w:sz="0" w:space="0" w:color="auto"/>
          </w:divBdr>
        </w:div>
        <w:div w:id="1859348463">
          <w:marLeft w:val="640"/>
          <w:marRight w:val="0"/>
          <w:marTop w:val="0"/>
          <w:marBottom w:val="0"/>
          <w:divBdr>
            <w:top w:val="none" w:sz="0" w:space="0" w:color="auto"/>
            <w:left w:val="none" w:sz="0" w:space="0" w:color="auto"/>
            <w:bottom w:val="none" w:sz="0" w:space="0" w:color="auto"/>
            <w:right w:val="none" w:sz="0" w:space="0" w:color="auto"/>
          </w:divBdr>
        </w:div>
        <w:div w:id="1865434254">
          <w:marLeft w:val="640"/>
          <w:marRight w:val="0"/>
          <w:marTop w:val="0"/>
          <w:marBottom w:val="0"/>
          <w:divBdr>
            <w:top w:val="none" w:sz="0" w:space="0" w:color="auto"/>
            <w:left w:val="none" w:sz="0" w:space="0" w:color="auto"/>
            <w:bottom w:val="none" w:sz="0" w:space="0" w:color="auto"/>
            <w:right w:val="none" w:sz="0" w:space="0" w:color="auto"/>
          </w:divBdr>
        </w:div>
        <w:div w:id="1889994836">
          <w:marLeft w:val="640"/>
          <w:marRight w:val="0"/>
          <w:marTop w:val="0"/>
          <w:marBottom w:val="0"/>
          <w:divBdr>
            <w:top w:val="none" w:sz="0" w:space="0" w:color="auto"/>
            <w:left w:val="none" w:sz="0" w:space="0" w:color="auto"/>
            <w:bottom w:val="none" w:sz="0" w:space="0" w:color="auto"/>
            <w:right w:val="none" w:sz="0" w:space="0" w:color="auto"/>
          </w:divBdr>
        </w:div>
        <w:div w:id="1937664957">
          <w:marLeft w:val="640"/>
          <w:marRight w:val="0"/>
          <w:marTop w:val="0"/>
          <w:marBottom w:val="0"/>
          <w:divBdr>
            <w:top w:val="none" w:sz="0" w:space="0" w:color="auto"/>
            <w:left w:val="none" w:sz="0" w:space="0" w:color="auto"/>
            <w:bottom w:val="none" w:sz="0" w:space="0" w:color="auto"/>
            <w:right w:val="none" w:sz="0" w:space="0" w:color="auto"/>
          </w:divBdr>
        </w:div>
        <w:div w:id="1945652963">
          <w:marLeft w:val="640"/>
          <w:marRight w:val="0"/>
          <w:marTop w:val="0"/>
          <w:marBottom w:val="0"/>
          <w:divBdr>
            <w:top w:val="none" w:sz="0" w:space="0" w:color="auto"/>
            <w:left w:val="none" w:sz="0" w:space="0" w:color="auto"/>
            <w:bottom w:val="none" w:sz="0" w:space="0" w:color="auto"/>
            <w:right w:val="none" w:sz="0" w:space="0" w:color="auto"/>
          </w:divBdr>
        </w:div>
        <w:div w:id="2052798633">
          <w:marLeft w:val="640"/>
          <w:marRight w:val="0"/>
          <w:marTop w:val="0"/>
          <w:marBottom w:val="0"/>
          <w:divBdr>
            <w:top w:val="none" w:sz="0" w:space="0" w:color="auto"/>
            <w:left w:val="none" w:sz="0" w:space="0" w:color="auto"/>
            <w:bottom w:val="none" w:sz="0" w:space="0" w:color="auto"/>
            <w:right w:val="none" w:sz="0" w:space="0" w:color="auto"/>
          </w:divBdr>
        </w:div>
        <w:div w:id="2061829425">
          <w:marLeft w:val="640"/>
          <w:marRight w:val="0"/>
          <w:marTop w:val="0"/>
          <w:marBottom w:val="0"/>
          <w:divBdr>
            <w:top w:val="none" w:sz="0" w:space="0" w:color="auto"/>
            <w:left w:val="none" w:sz="0" w:space="0" w:color="auto"/>
            <w:bottom w:val="none" w:sz="0" w:space="0" w:color="auto"/>
            <w:right w:val="none" w:sz="0" w:space="0" w:color="auto"/>
          </w:divBdr>
        </w:div>
        <w:div w:id="2072381497">
          <w:marLeft w:val="640"/>
          <w:marRight w:val="0"/>
          <w:marTop w:val="0"/>
          <w:marBottom w:val="0"/>
          <w:divBdr>
            <w:top w:val="none" w:sz="0" w:space="0" w:color="auto"/>
            <w:left w:val="none" w:sz="0" w:space="0" w:color="auto"/>
            <w:bottom w:val="none" w:sz="0" w:space="0" w:color="auto"/>
            <w:right w:val="none" w:sz="0" w:space="0" w:color="auto"/>
          </w:divBdr>
        </w:div>
        <w:div w:id="2101872900">
          <w:marLeft w:val="640"/>
          <w:marRight w:val="0"/>
          <w:marTop w:val="0"/>
          <w:marBottom w:val="0"/>
          <w:divBdr>
            <w:top w:val="none" w:sz="0" w:space="0" w:color="auto"/>
            <w:left w:val="none" w:sz="0" w:space="0" w:color="auto"/>
            <w:bottom w:val="none" w:sz="0" w:space="0" w:color="auto"/>
            <w:right w:val="none" w:sz="0" w:space="0" w:color="auto"/>
          </w:divBdr>
        </w:div>
        <w:div w:id="2104178365">
          <w:marLeft w:val="640"/>
          <w:marRight w:val="0"/>
          <w:marTop w:val="0"/>
          <w:marBottom w:val="0"/>
          <w:divBdr>
            <w:top w:val="none" w:sz="0" w:space="0" w:color="auto"/>
            <w:left w:val="none" w:sz="0" w:space="0" w:color="auto"/>
            <w:bottom w:val="none" w:sz="0" w:space="0" w:color="auto"/>
            <w:right w:val="none" w:sz="0" w:space="0" w:color="auto"/>
          </w:divBdr>
        </w:div>
        <w:div w:id="2138252074">
          <w:marLeft w:val="640"/>
          <w:marRight w:val="0"/>
          <w:marTop w:val="0"/>
          <w:marBottom w:val="0"/>
          <w:divBdr>
            <w:top w:val="none" w:sz="0" w:space="0" w:color="auto"/>
            <w:left w:val="none" w:sz="0" w:space="0" w:color="auto"/>
            <w:bottom w:val="none" w:sz="0" w:space="0" w:color="auto"/>
            <w:right w:val="none" w:sz="0" w:space="0" w:color="auto"/>
          </w:divBdr>
        </w:div>
        <w:div w:id="2145199839">
          <w:marLeft w:val="640"/>
          <w:marRight w:val="0"/>
          <w:marTop w:val="0"/>
          <w:marBottom w:val="0"/>
          <w:divBdr>
            <w:top w:val="none" w:sz="0" w:space="0" w:color="auto"/>
            <w:left w:val="none" w:sz="0" w:space="0" w:color="auto"/>
            <w:bottom w:val="none" w:sz="0" w:space="0" w:color="auto"/>
            <w:right w:val="none" w:sz="0" w:space="0" w:color="auto"/>
          </w:divBdr>
        </w:div>
      </w:divsChild>
    </w:div>
    <w:div w:id="468868076">
      <w:bodyDiv w:val="1"/>
      <w:marLeft w:val="0"/>
      <w:marRight w:val="0"/>
      <w:marTop w:val="0"/>
      <w:marBottom w:val="0"/>
      <w:divBdr>
        <w:top w:val="none" w:sz="0" w:space="0" w:color="auto"/>
        <w:left w:val="none" w:sz="0" w:space="0" w:color="auto"/>
        <w:bottom w:val="none" w:sz="0" w:space="0" w:color="auto"/>
        <w:right w:val="none" w:sz="0" w:space="0" w:color="auto"/>
      </w:divBdr>
      <w:divsChild>
        <w:div w:id="745312">
          <w:marLeft w:val="640"/>
          <w:marRight w:val="0"/>
          <w:marTop w:val="0"/>
          <w:marBottom w:val="0"/>
          <w:divBdr>
            <w:top w:val="none" w:sz="0" w:space="0" w:color="auto"/>
            <w:left w:val="none" w:sz="0" w:space="0" w:color="auto"/>
            <w:bottom w:val="none" w:sz="0" w:space="0" w:color="auto"/>
            <w:right w:val="none" w:sz="0" w:space="0" w:color="auto"/>
          </w:divBdr>
        </w:div>
        <w:div w:id="22639496">
          <w:marLeft w:val="640"/>
          <w:marRight w:val="0"/>
          <w:marTop w:val="0"/>
          <w:marBottom w:val="0"/>
          <w:divBdr>
            <w:top w:val="none" w:sz="0" w:space="0" w:color="auto"/>
            <w:left w:val="none" w:sz="0" w:space="0" w:color="auto"/>
            <w:bottom w:val="none" w:sz="0" w:space="0" w:color="auto"/>
            <w:right w:val="none" w:sz="0" w:space="0" w:color="auto"/>
          </w:divBdr>
        </w:div>
        <w:div w:id="54818820">
          <w:marLeft w:val="640"/>
          <w:marRight w:val="0"/>
          <w:marTop w:val="0"/>
          <w:marBottom w:val="0"/>
          <w:divBdr>
            <w:top w:val="none" w:sz="0" w:space="0" w:color="auto"/>
            <w:left w:val="none" w:sz="0" w:space="0" w:color="auto"/>
            <w:bottom w:val="none" w:sz="0" w:space="0" w:color="auto"/>
            <w:right w:val="none" w:sz="0" w:space="0" w:color="auto"/>
          </w:divBdr>
        </w:div>
        <w:div w:id="67073536">
          <w:marLeft w:val="640"/>
          <w:marRight w:val="0"/>
          <w:marTop w:val="0"/>
          <w:marBottom w:val="0"/>
          <w:divBdr>
            <w:top w:val="none" w:sz="0" w:space="0" w:color="auto"/>
            <w:left w:val="none" w:sz="0" w:space="0" w:color="auto"/>
            <w:bottom w:val="none" w:sz="0" w:space="0" w:color="auto"/>
            <w:right w:val="none" w:sz="0" w:space="0" w:color="auto"/>
          </w:divBdr>
        </w:div>
        <w:div w:id="80609435">
          <w:marLeft w:val="640"/>
          <w:marRight w:val="0"/>
          <w:marTop w:val="0"/>
          <w:marBottom w:val="0"/>
          <w:divBdr>
            <w:top w:val="none" w:sz="0" w:space="0" w:color="auto"/>
            <w:left w:val="none" w:sz="0" w:space="0" w:color="auto"/>
            <w:bottom w:val="none" w:sz="0" w:space="0" w:color="auto"/>
            <w:right w:val="none" w:sz="0" w:space="0" w:color="auto"/>
          </w:divBdr>
        </w:div>
        <w:div w:id="86270505">
          <w:marLeft w:val="640"/>
          <w:marRight w:val="0"/>
          <w:marTop w:val="0"/>
          <w:marBottom w:val="0"/>
          <w:divBdr>
            <w:top w:val="none" w:sz="0" w:space="0" w:color="auto"/>
            <w:left w:val="none" w:sz="0" w:space="0" w:color="auto"/>
            <w:bottom w:val="none" w:sz="0" w:space="0" w:color="auto"/>
            <w:right w:val="none" w:sz="0" w:space="0" w:color="auto"/>
          </w:divBdr>
        </w:div>
        <w:div w:id="134685912">
          <w:marLeft w:val="640"/>
          <w:marRight w:val="0"/>
          <w:marTop w:val="0"/>
          <w:marBottom w:val="0"/>
          <w:divBdr>
            <w:top w:val="none" w:sz="0" w:space="0" w:color="auto"/>
            <w:left w:val="none" w:sz="0" w:space="0" w:color="auto"/>
            <w:bottom w:val="none" w:sz="0" w:space="0" w:color="auto"/>
            <w:right w:val="none" w:sz="0" w:space="0" w:color="auto"/>
          </w:divBdr>
        </w:div>
        <w:div w:id="139540241">
          <w:marLeft w:val="640"/>
          <w:marRight w:val="0"/>
          <w:marTop w:val="0"/>
          <w:marBottom w:val="0"/>
          <w:divBdr>
            <w:top w:val="none" w:sz="0" w:space="0" w:color="auto"/>
            <w:left w:val="none" w:sz="0" w:space="0" w:color="auto"/>
            <w:bottom w:val="none" w:sz="0" w:space="0" w:color="auto"/>
            <w:right w:val="none" w:sz="0" w:space="0" w:color="auto"/>
          </w:divBdr>
        </w:div>
        <w:div w:id="145509671">
          <w:marLeft w:val="640"/>
          <w:marRight w:val="0"/>
          <w:marTop w:val="0"/>
          <w:marBottom w:val="0"/>
          <w:divBdr>
            <w:top w:val="none" w:sz="0" w:space="0" w:color="auto"/>
            <w:left w:val="none" w:sz="0" w:space="0" w:color="auto"/>
            <w:bottom w:val="none" w:sz="0" w:space="0" w:color="auto"/>
            <w:right w:val="none" w:sz="0" w:space="0" w:color="auto"/>
          </w:divBdr>
        </w:div>
        <w:div w:id="147791078">
          <w:marLeft w:val="640"/>
          <w:marRight w:val="0"/>
          <w:marTop w:val="0"/>
          <w:marBottom w:val="0"/>
          <w:divBdr>
            <w:top w:val="none" w:sz="0" w:space="0" w:color="auto"/>
            <w:left w:val="none" w:sz="0" w:space="0" w:color="auto"/>
            <w:bottom w:val="none" w:sz="0" w:space="0" w:color="auto"/>
            <w:right w:val="none" w:sz="0" w:space="0" w:color="auto"/>
          </w:divBdr>
        </w:div>
        <w:div w:id="162165534">
          <w:marLeft w:val="640"/>
          <w:marRight w:val="0"/>
          <w:marTop w:val="0"/>
          <w:marBottom w:val="0"/>
          <w:divBdr>
            <w:top w:val="none" w:sz="0" w:space="0" w:color="auto"/>
            <w:left w:val="none" w:sz="0" w:space="0" w:color="auto"/>
            <w:bottom w:val="none" w:sz="0" w:space="0" w:color="auto"/>
            <w:right w:val="none" w:sz="0" w:space="0" w:color="auto"/>
          </w:divBdr>
        </w:div>
        <w:div w:id="172915728">
          <w:marLeft w:val="640"/>
          <w:marRight w:val="0"/>
          <w:marTop w:val="0"/>
          <w:marBottom w:val="0"/>
          <w:divBdr>
            <w:top w:val="none" w:sz="0" w:space="0" w:color="auto"/>
            <w:left w:val="none" w:sz="0" w:space="0" w:color="auto"/>
            <w:bottom w:val="none" w:sz="0" w:space="0" w:color="auto"/>
            <w:right w:val="none" w:sz="0" w:space="0" w:color="auto"/>
          </w:divBdr>
        </w:div>
        <w:div w:id="239413987">
          <w:marLeft w:val="640"/>
          <w:marRight w:val="0"/>
          <w:marTop w:val="0"/>
          <w:marBottom w:val="0"/>
          <w:divBdr>
            <w:top w:val="none" w:sz="0" w:space="0" w:color="auto"/>
            <w:left w:val="none" w:sz="0" w:space="0" w:color="auto"/>
            <w:bottom w:val="none" w:sz="0" w:space="0" w:color="auto"/>
            <w:right w:val="none" w:sz="0" w:space="0" w:color="auto"/>
          </w:divBdr>
        </w:div>
        <w:div w:id="243690074">
          <w:marLeft w:val="640"/>
          <w:marRight w:val="0"/>
          <w:marTop w:val="0"/>
          <w:marBottom w:val="0"/>
          <w:divBdr>
            <w:top w:val="none" w:sz="0" w:space="0" w:color="auto"/>
            <w:left w:val="none" w:sz="0" w:space="0" w:color="auto"/>
            <w:bottom w:val="none" w:sz="0" w:space="0" w:color="auto"/>
            <w:right w:val="none" w:sz="0" w:space="0" w:color="auto"/>
          </w:divBdr>
        </w:div>
        <w:div w:id="250546152">
          <w:marLeft w:val="640"/>
          <w:marRight w:val="0"/>
          <w:marTop w:val="0"/>
          <w:marBottom w:val="0"/>
          <w:divBdr>
            <w:top w:val="none" w:sz="0" w:space="0" w:color="auto"/>
            <w:left w:val="none" w:sz="0" w:space="0" w:color="auto"/>
            <w:bottom w:val="none" w:sz="0" w:space="0" w:color="auto"/>
            <w:right w:val="none" w:sz="0" w:space="0" w:color="auto"/>
          </w:divBdr>
        </w:div>
        <w:div w:id="263540760">
          <w:marLeft w:val="640"/>
          <w:marRight w:val="0"/>
          <w:marTop w:val="0"/>
          <w:marBottom w:val="0"/>
          <w:divBdr>
            <w:top w:val="none" w:sz="0" w:space="0" w:color="auto"/>
            <w:left w:val="none" w:sz="0" w:space="0" w:color="auto"/>
            <w:bottom w:val="none" w:sz="0" w:space="0" w:color="auto"/>
            <w:right w:val="none" w:sz="0" w:space="0" w:color="auto"/>
          </w:divBdr>
        </w:div>
        <w:div w:id="312416982">
          <w:marLeft w:val="640"/>
          <w:marRight w:val="0"/>
          <w:marTop w:val="0"/>
          <w:marBottom w:val="0"/>
          <w:divBdr>
            <w:top w:val="none" w:sz="0" w:space="0" w:color="auto"/>
            <w:left w:val="none" w:sz="0" w:space="0" w:color="auto"/>
            <w:bottom w:val="none" w:sz="0" w:space="0" w:color="auto"/>
            <w:right w:val="none" w:sz="0" w:space="0" w:color="auto"/>
          </w:divBdr>
        </w:div>
        <w:div w:id="321079621">
          <w:marLeft w:val="640"/>
          <w:marRight w:val="0"/>
          <w:marTop w:val="0"/>
          <w:marBottom w:val="0"/>
          <w:divBdr>
            <w:top w:val="none" w:sz="0" w:space="0" w:color="auto"/>
            <w:left w:val="none" w:sz="0" w:space="0" w:color="auto"/>
            <w:bottom w:val="none" w:sz="0" w:space="0" w:color="auto"/>
            <w:right w:val="none" w:sz="0" w:space="0" w:color="auto"/>
          </w:divBdr>
        </w:div>
        <w:div w:id="327170595">
          <w:marLeft w:val="640"/>
          <w:marRight w:val="0"/>
          <w:marTop w:val="0"/>
          <w:marBottom w:val="0"/>
          <w:divBdr>
            <w:top w:val="none" w:sz="0" w:space="0" w:color="auto"/>
            <w:left w:val="none" w:sz="0" w:space="0" w:color="auto"/>
            <w:bottom w:val="none" w:sz="0" w:space="0" w:color="auto"/>
            <w:right w:val="none" w:sz="0" w:space="0" w:color="auto"/>
          </w:divBdr>
        </w:div>
        <w:div w:id="392389383">
          <w:marLeft w:val="640"/>
          <w:marRight w:val="0"/>
          <w:marTop w:val="0"/>
          <w:marBottom w:val="0"/>
          <w:divBdr>
            <w:top w:val="none" w:sz="0" w:space="0" w:color="auto"/>
            <w:left w:val="none" w:sz="0" w:space="0" w:color="auto"/>
            <w:bottom w:val="none" w:sz="0" w:space="0" w:color="auto"/>
            <w:right w:val="none" w:sz="0" w:space="0" w:color="auto"/>
          </w:divBdr>
        </w:div>
        <w:div w:id="392698284">
          <w:marLeft w:val="640"/>
          <w:marRight w:val="0"/>
          <w:marTop w:val="0"/>
          <w:marBottom w:val="0"/>
          <w:divBdr>
            <w:top w:val="none" w:sz="0" w:space="0" w:color="auto"/>
            <w:left w:val="none" w:sz="0" w:space="0" w:color="auto"/>
            <w:bottom w:val="none" w:sz="0" w:space="0" w:color="auto"/>
            <w:right w:val="none" w:sz="0" w:space="0" w:color="auto"/>
          </w:divBdr>
        </w:div>
        <w:div w:id="440344774">
          <w:marLeft w:val="640"/>
          <w:marRight w:val="0"/>
          <w:marTop w:val="0"/>
          <w:marBottom w:val="0"/>
          <w:divBdr>
            <w:top w:val="none" w:sz="0" w:space="0" w:color="auto"/>
            <w:left w:val="none" w:sz="0" w:space="0" w:color="auto"/>
            <w:bottom w:val="none" w:sz="0" w:space="0" w:color="auto"/>
            <w:right w:val="none" w:sz="0" w:space="0" w:color="auto"/>
          </w:divBdr>
        </w:div>
        <w:div w:id="440564846">
          <w:marLeft w:val="640"/>
          <w:marRight w:val="0"/>
          <w:marTop w:val="0"/>
          <w:marBottom w:val="0"/>
          <w:divBdr>
            <w:top w:val="none" w:sz="0" w:space="0" w:color="auto"/>
            <w:left w:val="none" w:sz="0" w:space="0" w:color="auto"/>
            <w:bottom w:val="none" w:sz="0" w:space="0" w:color="auto"/>
            <w:right w:val="none" w:sz="0" w:space="0" w:color="auto"/>
          </w:divBdr>
        </w:div>
        <w:div w:id="457143171">
          <w:marLeft w:val="640"/>
          <w:marRight w:val="0"/>
          <w:marTop w:val="0"/>
          <w:marBottom w:val="0"/>
          <w:divBdr>
            <w:top w:val="none" w:sz="0" w:space="0" w:color="auto"/>
            <w:left w:val="none" w:sz="0" w:space="0" w:color="auto"/>
            <w:bottom w:val="none" w:sz="0" w:space="0" w:color="auto"/>
            <w:right w:val="none" w:sz="0" w:space="0" w:color="auto"/>
          </w:divBdr>
        </w:div>
        <w:div w:id="476729831">
          <w:marLeft w:val="640"/>
          <w:marRight w:val="0"/>
          <w:marTop w:val="0"/>
          <w:marBottom w:val="0"/>
          <w:divBdr>
            <w:top w:val="none" w:sz="0" w:space="0" w:color="auto"/>
            <w:left w:val="none" w:sz="0" w:space="0" w:color="auto"/>
            <w:bottom w:val="none" w:sz="0" w:space="0" w:color="auto"/>
            <w:right w:val="none" w:sz="0" w:space="0" w:color="auto"/>
          </w:divBdr>
        </w:div>
        <w:div w:id="482546272">
          <w:marLeft w:val="640"/>
          <w:marRight w:val="0"/>
          <w:marTop w:val="0"/>
          <w:marBottom w:val="0"/>
          <w:divBdr>
            <w:top w:val="none" w:sz="0" w:space="0" w:color="auto"/>
            <w:left w:val="none" w:sz="0" w:space="0" w:color="auto"/>
            <w:bottom w:val="none" w:sz="0" w:space="0" w:color="auto"/>
            <w:right w:val="none" w:sz="0" w:space="0" w:color="auto"/>
          </w:divBdr>
        </w:div>
        <w:div w:id="517812708">
          <w:marLeft w:val="640"/>
          <w:marRight w:val="0"/>
          <w:marTop w:val="0"/>
          <w:marBottom w:val="0"/>
          <w:divBdr>
            <w:top w:val="none" w:sz="0" w:space="0" w:color="auto"/>
            <w:left w:val="none" w:sz="0" w:space="0" w:color="auto"/>
            <w:bottom w:val="none" w:sz="0" w:space="0" w:color="auto"/>
            <w:right w:val="none" w:sz="0" w:space="0" w:color="auto"/>
          </w:divBdr>
        </w:div>
        <w:div w:id="554779598">
          <w:marLeft w:val="640"/>
          <w:marRight w:val="0"/>
          <w:marTop w:val="0"/>
          <w:marBottom w:val="0"/>
          <w:divBdr>
            <w:top w:val="none" w:sz="0" w:space="0" w:color="auto"/>
            <w:left w:val="none" w:sz="0" w:space="0" w:color="auto"/>
            <w:bottom w:val="none" w:sz="0" w:space="0" w:color="auto"/>
            <w:right w:val="none" w:sz="0" w:space="0" w:color="auto"/>
          </w:divBdr>
        </w:div>
        <w:div w:id="578247566">
          <w:marLeft w:val="640"/>
          <w:marRight w:val="0"/>
          <w:marTop w:val="0"/>
          <w:marBottom w:val="0"/>
          <w:divBdr>
            <w:top w:val="none" w:sz="0" w:space="0" w:color="auto"/>
            <w:left w:val="none" w:sz="0" w:space="0" w:color="auto"/>
            <w:bottom w:val="none" w:sz="0" w:space="0" w:color="auto"/>
            <w:right w:val="none" w:sz="0" w:space="0" w:color="auto"/>
          </w:divBdr>
        </w:div>
        <w:div w:id="597565997">
          <w:marLeft w:val="640"/>
          <w:marRight w:val="0"/>
          <w:marTop w:val="0"/>
          <w:marBottom w:val="0"/>
          <w:divBdr>
            <w:top w:val="none" w:sz="0" w:space="0" w:color="auto"/>
            <w:left w:val="none" w:sz="0" w:space="0" w:color="auto"/>
            <w:bottom w:val="none" w:sz="0" w:space="0" w:color="auto"/>
            <w:right w:val="none" w:sz="0" w:space="0" w:color="auto"/>
          </w:divBdr>
        </w:div>
        <w:div w:id="617643485">
          <w:marLeft w:val="640"/>
          <w:marRight w:val="0"/>
          <w:marTop w:val="0"/>
          <w:marBottom w:val="0"/>
          <w:divBdr>
            <w:top w:val="none" w:sz="0" w:space="0" w:color="auto"/>
            <w:left w:val="none" w:sz="0" w:space="0" w:color="auto"/>
            <w:bottom w:val="none" w:sz="0" w:space="0" w:color="auto"/>
            <w:right w:val="none" w:sz="0" w:space="0" w:color="auto"/>
          </w:divBdr>
        </w:div>
        <w:div w:id="621499523">
          <w:marLeft w:val="640"/>
          <w:marRight w:val="0"/>
          <w:marTop w:val="0"/>
          <w:marBottom w:val="0"/>
          <w:divBdr>
            <w:top w:val="none" w:sz="0" w:space="0" w:color="auto"/>
            <w:left w:val="none" w:sz="0" w:space="0" w:color="auto"/>
            <w:bottom w:val="none" w:sz="0" w:space="0" w:color="auto"/>
            <w:right w:val="none" w:sz="0" w:space="0" w:color="auto"/>
          </w:divBdr>
        </w:div>
        <w:div w:id="634993665">
          <w:marLeft w:val="640"/>
          <w:marRight w:val="0"/>
          <w:marTop w:val="0"/>
          <w:marBottom w:val="0"/>
          <w:divBdr>
            <w:top w:val="none" w:sz="0" w:space="0" w:color="auto"/>
            <w:left w:val="none" w:sz="0" w:space="0" w:color="auto"/>
            <w:bottom w:val="none" w:sz="0" w:space="0" w:color="auto"/>
            <w:right w:val="none" w:sz="0" w:space="0" w:color="auto"/>
          </w:divBdr>
        </w:div>
        <w:div w:id="660961138">
          <w:marLeft w:val="640"/>
          <w:marRight w:val="0"/>
          <w:marTop w:val="0"/>
          <w:marBottom w:val="0"/>
          <w:divBdr>
            <w:top w:val="none" w:sz="0" w:space="0" w:color="auto"/>
            <w:left w:val="none" w:sz="0" w:space="0" w:color="auto"/>
            <w:bottom w:val="none" w:sz="0" w:space="0" w:color="auto"/>
            <w:right w:val="none" w:sz="0" w:space="0" w:color="auto"/>
          </w:divBdr>
        </w:div>
        <w:div w:id="663432123">
          <w:marLeft w:val="640"/>
          <w:marRight w:val="0"/>
          <w:marTop w:val="0"/>
          <w:marBottom w:val="0"/>
          <w:divBdr>
            <w:top w:val="none" w:sz="0" w:space="0" w:color="auto"/>
            <w:left w:val="none" w:sz="0" w:space="0" w:color="auto"/>
            <w:bottom w:val="none" w:sz="0" w:space="0" w:color="auto"/>
            <w:right w:val="none" w:sz="0" w:space="0" w:color="auto"/>
          </w:divBdr>
        </w:div>
        <w:div w:id="681055910">
          <w:marLeft w:val="640"/>
          <w:marRight w:val="0"/>
          <w:marTop w:val="0"/>
          <w:marBottom w:val="0"/>
          <w:divBdr>
            <w:top w:val="none" w:sz="0" w:space="0" w:color="auto"/>
            <w:left w:val="none" w:sz="0" w:space="0" w:color="auto"/>
            <w:bottom w:val="none" w:sz="0" w:space="0" w:color="auto"/>
            <w:right w:val="none" w:sz="0" w:space="0" w:color="auto"/>
          </w:divBdr>
        </w:div>
        <w:div w:id="710114955">
          <w:marLeft w:val="640"/>
          <w:marRight w:val="0"/>
          <w:marTop w:val="0"/>
          <w:marBottom w:val="0"/>
          <w:divBdr>
            <w:top w:val="none" w:sz="0" w:space="0" w:color="auto"/>
            <w:left w:val="none" w:sz="0" w:space="0" w:color="auto"/>
            <w:bottom w:val="none" w:sz="0" w:space="0" w:color="auto"/>
            <w:right w:val="none" w:sz="0" w:space="0" w:color="auto"/>
          </w:divBdr>
        </w:div>
        <w:div w:id="715082785">
          <w:marLeft w:val="640"/>
          <w:marRight w:val="0"/>
          <w:marTop w:val="0"/>
          <w:marBottom w:val="0"/>
          <w:divBdr>
            <w:top w:val="none" w:sz="0" w:space="0" w:color="auto"/>
            <w:left w:val="none" w:sz="0" w:space="0" w:color="auto"/>
            <w:bottom w:val="none" w:sz="0" w:space="0" w:color="auto"/>
            <w:right w:val="none" w:sz="0" w:space="0" w:color="auto"/>
          </w:divBdr>
        </w:div>
        <w:div w:id="724111148">
          <w:marLeft w:val="640"/>
          <w:marRight w:val="0"/>
          <w:marTop w:val="0"/>
          <w:marBottom w:val="0"/>
          <w:divBdr>
            <w:top w:val="none" w:sz="0" w:space="0" w:color="auto"/>
            <w:left w:val="none" w:sz="0" w:space="0" w:color="auto"/>
            <w:bottom w:val="none" w:sz="0" w:space="0" w:color="auto"/>
            <w:right w:val="none" w:sz="0" w:space="0" w:color="auto"/>
          </w:divBdr>
        </w:div>
        <w:div w:id="757872543">
          <w:marLeft w:val="640"/>
          <w:marRight w:val="0"/>
          <w:marTop w:val="0"/>
          <w:marBottom w:val="0"/>
          <w:divBdr>
            <w:top w:val="none" w:sz="0" w:space="0" w:color="auto"/>
            <w:left w:val="none" w:sz="0" w:space="0" w:color="auto"/>
            <w:bottom w:val="none" w:sz="0" w:space="0" w:color="auto"/>
            <w:right w:val="none" w:sz="0" w:space="0" w:color="auto"/>
          </w:divBdr>
        </w:div>
        <w:div w:id="776097476">
          <w:marLeft w:val="640"/>
          <w:marRight w:val="0"/>
          <w:marTop w:val="0"/>
          <w:marBottom w:val="0"/>
          <w:divBdr>
            <w:top w:val="none" w:sz="0" w:space="0" w:color="auto"/>
            <w:left w:val="none" w:sz="0" w:space="0" w:color="auto"/>
            <w:bottom w:val="none" w:sz="0" w:space="0" w:color="auto"/>
            <w:right w:val="none" w:sz="0" w:space="0" w:color="auto"/>
          </w:divBdr>
        </w:div>
        <w:div w:id="800809084">
          <w:marLeft w:val="640"/>
          <w:marRight w:val="0"/>
          <w:marTop w:val="0"/>
          <w:marBottom w:val="0"/>
          <w:divBdr>
            <w:top w:val="none" w:sz="0" w:space="0" w:color="auto"/>
            <w:left w:val="none" w:sz="0" w:space="0" w:color="auto"/>
            <w:bottom w:val="none" w:sz="0" w:space="0" w:color="auto"/>
            <w:right w:val="none" w:sz="0" w:space="0" w:color="auto"/>
          </w:divBdr>
        </w:div>
        <w:div w:id="815145692">
          <w:marLeft w:val="640"/>
          <w:marRight w:val="0"/>
          <w:marTop w:val="0"/>
          <w:marBottom w:val="0"/>
          <w:divBdr>
            <w:top w:val="none" w:sz="0" w:space="0" w:color="auto"/>
            <w:left w:val="none" w:sz="0" w:space="0" w:color="auto"/>
            <w:bottom w:val="none" w:sz="0" w:space="0" w:color="auto"/>
            <w:right w:val="none" w:sz="0" w:space="0" w:color="auto"/>
          </w:divBdr>
        </w:div>
        <w:div w:id="825173470">
          <w:marLeft w:val="640"/>
          <w:marRight w:val="0"/>
          <w:marTop w:val="0"/>
          <w:marBottom w:val="0"/>
          <w:divBdr>
            <w:top w:val="none" w:sz="0" w:space="0" w:color="auto"/>
            <w:left w:val="none" w:sz="0" w:space="0" w:color="auto"/>
            <w:bottom w:val="none" w:sz="0" w:space="0" w:color="auto"/>
            <w:right w:val="none" w:sz="0" w:space="0" w:color="auto"/>
          </w:divBdr>
        </w:div>
        <w:div w:id="851259239">
          <w:marLeft w:val="640"/>
          <w:marRight w:val="0"/>
          <w:marTop w:val="0"/>
          <w:marBottom w:val="0"/>
          <w:divBdr>
            <w:top w:val="none" w:sz="0" w:space="0" w:color="auto"/>
            <w:left w:val="none" w:sz="0" w:space="0" w:color="auto"/>
            <w:bottom w:val="none" w:sz="0" w:space="0" w:color="auto"/>
            <w:right w:val="none" w:sz="0" w:space="0" w:color="auto"/>
          </w:divBdr>
        </w:div>
        <w:div w:id="868450047">
          <w:marLeft w:val="640"/>
          <w:marRight w:val="0"/>
          <w:marTop w:val="0"/>
          <w:marBottom w:val="0"/>
          <w:divBdr>
            <w:top w:val="none" w:sz="0" w:space="0" w:color="auto"/>
            <w:left w:val="none" w:sz="0" w:space="0" w:color="auto"/>
            <w:bottom w:val="none" w:sz="0" w:space="0" w:color="auto"/>
            <w:right w:val="none" w:sz="0" w:space="0" w:color="auto"/>
          </w:divBdr>
        </w:div>
        <w:div w:id="902717942">
          <w:marLeft w:val="640"/>
          <w:marRight w:val="0"/>
          <w:marTop w:val="0"/>
          <w:marBottom w:val="0"/>
          <w:divBdr>
            <w:top w:val="none" w:sz="0" w:space="0" w:color="auto"/>
            <w:left w:val="none" w:sz="0" w:space="0" w:color="auto"/>
            <w:bottom w:val="none" w:sz="0" w:space="0" w:color="auto"/>
            <w:right w:val="none" w:sz="0" w:space="0" w:color="auto"/>
          </w:divBdr>
        </w:div>
        <w:div w:id="929238263">
          <w:marLeft w:val="640"/>
          <w:marRight w:val="0"/>
          <w:marTop w:val="0"/>
          <w:marBottom w:val="0"/>
          <w:divBdr>
            <w:top w:val="none" w:sz="0" w:space="0" w:color="auto"/>
            <w:left w:val="none" w:sz="0" w:space="0" w:color="auto"/>
            <w:bottom w:val="none" w:sz="0" w:space="0" w:color="auto"/>
            <w:right w:val="none" w:sz="0" w:space="0" w:color="auto"/>
          </w:divBdr>
        </w:div>
        <w:div w:id="942608286">
          <w:marLeft w:val="640"/>
          <w:marRight w:val="0"/>
          <w:marTop w:val="0"/>
          <w:marBottom w:val="0"/>
          <w:divBdr>
            <w:top w:val="none" w:sz="0" w:space="0" w:color="auto"/>
            <w:left w:val="none" w:sz="0" w:space="0" w:color="auto"/>
            <w:bottom w:val="none" w:sz="0" w:space="0" w:color="auto"/>
            <w:right w:val="none" w:sz="0" w:space="0" w:color="auto"/>
          </w:divBdr>
        </w:div>
        <w:div w:id="952831730">
          <w:marLeft w:val="640"/>
          <w:marRight w:val="0"/>
          <w:marTop w:val="0"/>
          <w:marBottom w:val="0"/>
          <w:divBdr>
            <w:top w:val="none" w:sz="0" w:space="0" w:color="auto"/>
            <w:left w:val="none" w:sz="0" w:space="0" w:color="auto"/>
            <w:bottom w:val="none" w:sz="0" w:space="0" w:color="auto"/>
            <w:right w:val="none" w:sz="0" w:space="0" w:color="auto"/>
          </w:divBdr>
        </w:div>
        <w:div w:id="998775010">
          <w:marLeft w:val="640"/>
          <w:marRight w:val="0"/>
          <w:marTop w:val="0"/>
          <w:marBottom w:val="0"/>
          <w:divBdr>
            <w:top w:val="none" w:sz="0" w:space="0" w:color="auto"/>
            <w:left w:val="none" w:sz="0" w:space="0" w:color="auto"/>
            <w:bottom w:val="none" w:sz="0" w:space="0" w:color="auto"/>
            <w:right w:val="none" w:sz="0" w:space="0" w:color="auto"/>
          </w:divBdr>
        </w:div>
        <w:div w:id="1001591181">
          <w:marLeft w:val="640"/>
          <w:marRight w:val="0"/>
          <w:marTop w:val="0"/>
          <w:marBottom w:val="0"/>
          <w:divBdr>
            <w:top w:val="none" w:sz="0" w:space="0" w:color="auto"/>
            <w:left w:val="none" w:sz="0" w:space="0" w:color="auto"/>
            <w:bottom w:val="none" w:sz="0" w:space="0" w:color="auto"/>
            <w:right w:val="none" w:sz="0" w:space="0" w:color="auto"/>
          </w:divBdr>
        </w:div>
        <w:div w:id="1046368326">
          <w:marLeft w:val="640"/>
          <w:marRight w:val="0"/>
          <w:marTop w:val="0"/>
          <w:marBottom w:val="0"/>
          <w:divBdr>
            <w:top w:val="none" w:sz="0" w:space="0" w:color="auto"/>
            <w:left w:val="none" w:sz="0" w:space="0" w:color="auto"/>
            <w:bottom w:val="none" w:sz="0" w:space="0" w:color="auto"/>
            <w:right w:val="none" w:sz="0" w:space="0" w:color="auto"/>
          </w:divBdr>
        </w:div>
        <w:div w:id="1053046016">
          <w:marLeft w:val="640"/>
          <w:marRight w:val="0"/>
          <w:marTop w:val="0"/>
          <w:marBottom w:val="0"/>
          <w:divBdr>
            <w:top w:val="none" w:sz="0" w:space="0" w:color="auto"/>
            <w:left w:val="none" w:sz="0" w:space="0" w:color="auto"/>
            <w:bottom w:val="none" w:sz="0" w:space="0" w:color="auto"/>
            <w:right w:val="none" w:sz="0" w:space="0" w:color="auto"/>
          </w:divBdr>
        </w:div>
        <w:div w:id="1063723446">
          <w:marLeft w:val="640"/>
          <w:marRight w:val="0"/>
          <w:marTop w:val="0"/>
          <w:marBottom w:val="0"/>
          <w:divBdr>
            <w:top w:val="none" w:sz="0" w:space="0" w:color="auto"/>
            <w:left w:val="none" w:sz="0" w:space="0" w:color="auto"/>
            <w:bottom w:val="none" w:sz="0" w:space="0" w:color="auto"/>
            <w:right w:val="none" w:sz="0" w:space="0" w:color="auto"/>
          </w:divBdr>
        </w:div>
        <w:div w:id="1066537931">
          <w:marLeft w:val="640"/>
          <w:marRight w:val="0"/>
          <w:marTop w:val="0"/>
          <w:marBottom w:val="0"/>
          <w:divBdr>
            <w:top w:val="none" w:sz="0" w:space="0" w:color="auto"/>
            <w:left w:val="none" w:sz="0" w:space="0" w:color="auto"/>
            <w:bottom w:val="none" w:sz="0" w:space="0" w:color="auto"/>
            <w:right w:val="none" w:sz="0" w:space="0" w:color="auto"/>
          </w:divBdr>
        </w:div>
        <w:div w:id="1070418862">
          <w:marLeft w:val="640"/>
          <w:marRight w:val="0"/>
          <w:marTop w:val="0"/>
          <w:marBottom w:val="0"/>
          <w:divBdr>
            <w:top w:val="none" w:sz="0" w:space="0" w:color="auto"/>
            <w:left w:val="none" w:sz="0" w:space="0" w:color="auto"/>
            <w:bottom w:val="none" w:sz="0" w:space="0" w:color="auto"/>
            <w:right w:val="none" w:sz="0" w:space="0" w:color="auto"/>
          </w:divBdr>
        </w:div>
        <w:div w:id="1110271957">
          <w:marLeft w:val="640"/>
          <w:marRight w:val="0"/>
          <w:marTop w:val="0"/>
          <w:marBottom w:val="0"/>
          <w:divBdr>
            <w:top w:val="none" w:sz="0" w:space="0" w:color="auto"/>
            <w:left w:val="none" w:sz="0" w:space="0" w:color="auto"/>
            <w:bottom w:val="none" w:sz="0" w:space="0" w:color="auto"/>
            <w:right w:val="none" w:sz="0" w:space="0" w:color="auto"/>
          </w:divBdr>
        </w:div>
        <w:div w:id="1111127525">
          <w:marLeft w:val="640"/>
          <w:marRight w:val="0"/>
          <w:marTop w:val="0"/>
          <w:marBottom w:val="0"/>
          <w:divBdr>
            <w:top w:val="none" w:sz="0" w:space="0" w:color="auto"/>
            <w:left w:val="none" w:sz="0" w:space="0" w:color="auto"/>
            <w:bottom w:val="none" w:sz="0" w:space="0" w:color="auto"/>
            <w:right w:val="none" w:sz="0" w:space="0" w:color="auto"/>
          </w:divBdr>
        </w:div>
        <w:div w:id="1120416183">
          <w:marLeft w:val="640"/>
          <w:marRight w:val="0"/>
          <w:marTop w:val="0"/>
          <w:marBottom w:val="0"/>
          <w:divBdr>
            <w:top w:val="none" w:sz="0" w:space="0" w:color="auto"/>
            <w:left w:val="none" w:sz="0" w:space="0" w:color="auto"/>
            <w:bottom w:val="none" w:sz="0" w:space="0" w:color="auto"/>
            <w:right w:val="none" w:sz="0" w:space="0" w:color="auto"/>
          </w:divBdr>
        </w:div>
        <w:div w:id="1148744012">
          <w:marLeft w:val="640"/>
          <w:marRight w:val="0"/>
          <w:marTop w:val="0"/>
          <w:marBottom w:val="0"/>
          <w:divBdr>
            <w:top w:val="none" w:sz="0" w:space="0" w:color="auto"/>
            <w:left w:val="none" w:sz="0" w:space="0" w:color="auto"/>
            <w:bottom w:val="none" w:sz="0" w:space="0" w:color="auto"/>
            <w:right w:val="none" w:sz="0" w:space="0" w:color="auto"/>
          </w:divBdr>
        </w:div>
        <w:div w:id="1154487853">
          <w:marLeft w:val="640"/>
          <w:marRight w:val="0"/>
          <w:marTop w:val="0"/>
          <w:marBottom w:val="0"/>
          <w:divBdr>
            <w:top w:val="none" w:sz="0" w:space="0" w:color="auto"/>
            <w:left w:val="none" w:sz="0" w:space="0" w:color="auto"/>
            <w:bottom w:val="none" w:sz="0" w:space="0" w:color="auto"/>
            <w:right w:val="none" w:sz="0" w:space="0" w:color="auto"/>
          </w:divBdr>
        </w:div>
        <w:div w:id="1167940140">
          <w:marLeft w:val="640"/>
          <w:marRight w:val="0"/>
          <w:marTop w:val="0"/>
          <w:marBottom w:val="0"/>
          <w:divBdr>
            <w:top w:val="none" w:sz="0" w:space="0" w:color="auto"/>
            <w:left w:val="none" w:sz="0" w:space="0" w:color="auto"/>
            <w:bottom w:val="none" w:sz="0" w:space="0" w:color="auto"/>
            <w:right w:val="none" w:sz="0" w:space="0" w:color="auto"/>
          </w:divBdr>
        </w:div>
        <w:div w:id="1259172777">
          <w:marLeft w:val="640"/>
          <w:marRight w:val="0"/>
          <w:marTop w:val="0"/>
          <w:marBottom w:val="0"/>
          <w:divBdr>
            <w:top w:val="none" w:sz="0" w:space="0" w:color="auto"/>
            <w:left w:val="none" w:sz="0" w:space="0" w:color="auto"/>
            <w:bottom w:val="none" w:sz="0" w:space="0" w:color="auto"/>
            <w:right w:val="none" w:sz="0" w:space="0" w:color="auto"/>
          </w:divBdr>
        </w:div>
        <w:div w:id="1264990726">
          <w:marLeft w:val="640"/>
          <w:marRight w:val="0"/>
          <w:marTop w:val="0"/>
          <w:marBottom w:val="0"/>
          <w:divBdr>
            <w:top w:val="none" w:sz="0" w:space="0" w:color="auto"/>
            <w:left w:val="none" w:sz="0" w:space="0" w:color="auto"/>
            <w:bottom w:val="none" w:sz="0" w:space="0" w:color="auto"/>
            <w:right w:val="none" w:sz="0" w:space="0" w:color="auto"/>
          </w:divBdr>
        </w:div>
        <w:div w:id="1279337145">
          <w:marLeft w:val="640"/>
          <w:marRight w:val="0"/>
          <w:marTop w:val="0"/>
          <w:marBottom w:val="0"/>
          <w:divBdr>
            <w:top w:val="none" w:sz="0" w:space="0" w:color="auto"/>
            <w:left w:val="none" w:sz="0" w:space="0" w:color="auto"/>
            <w:bottom w:val="none" w:sz="0" w:space="0" w:color="auto"/>
            <w:right w:val="none" w:sz="0" w:space="0" w:color="auto"/>
          </w:divBdr>
        </w:div>
        <w:div w:id="1297948339">
          <w:marLeft w:val="640"/>
          <w:marRight w:val="0"/>
          <w:marTop w:val="0"/>
          <w:marBottom w:val="0"/>
          <w:divBdr>
            <w:top w:val="none" w:sz="0" w:space="0" w:color="auto"/>
            <w:left w:val="none" w:sz="0" w:space="0" w:color="auto"/>
            <w:bottom w:val="none" w:sz="0" w:space="0" w:color="auto"/>
            <w:right w:val="none" w:sz="0" w:space="0" w:color="auto"/>
          </w:divBdr>
        </w:div>
        <w:div w:id="1309893428">
          <w:marLeft w:val="640"/>
          <w:marRight w:val="0"/>
          <w:marTop w:val="0"/>
          <w:marBottom w:val="0"/>
          <w:divBdr>
            <w:top w:val="none" w:sz="0" w:space="0" w:color="auto"/>
            <w:left w:val="none" w:sz="0" w:space="0" w:color="auto"/>
            <w:bottom w:val="none" w:sz="0" w:space="0" w:color="auto"/>
            <w:right w:val="none" w:sz="0" w:space="0" w:color="auto"/>
          </w:divBdr>
        </w:div>
        <w:div w:id="1367364711">
          <w:marLeft w:val="640"/>
          <w:marRight w:val="0"/>
          <w:marTop w:val="0"/>
          <w:marBottom w:val="0"/>
          <w:divBdr>
            <w:top w:val="none" w:sz="0" w:space="0" w:color="auto"/>
            <w:left w:val="none" w:sz="0" w:space="0" w:color="auto"/>
            <w:bottom w:val="none" w:sz="0" w:space="0" w:color="auto"/>
            <w:right w:val="none" w:sz="0" w:space="0" w:color="auto"/>
          </w:divBdr>
        </w:div>
        <w:div w:id="1385787201">
          <w:marLeft w:val="640"/>
          <w:marRight w:val="0"/>
          <w:marTop w:val="0"/>
          <w:marBottom w:val="0"/>
          <w:divBdr>
            <w:top w:val="none" w:sz="0" w:space="0" w:color="auto"/>
            <w:left w:val="none" w:sz="0" w:space="0" w:color="auto"/>
            <w:bottom w:val="none" w:sz="0" w:space="0" w:color="auto"/>
            <w:right w:val="none" w:sz="0" w:space="0" w:color="auto"/>
          </w:divBdr>
        </w:div>
        <w:div w:id="1387290139">
          <w:marLeft w:val="640"/>
          <w:marRight w:val="0"/>
          <w:marTop w:val="0"/>
          <w:marBottom w:val="0"/>
          <w:divBdr>
            <w:top w:val="none" w:sz="0" w:space="0" w:color="auto"/>
            <w:left w:val="none" w:sz="0" w:space="0" w:color="auto"/>
            <w:bottom w:val="none" w:sz="0" w:space="0" w:color="auto"/>
            <w:right w:val="none" w:sz="0" w:space="0" w:color="auto"/>
          </w:divBdr>
        </w:div>
        <w:div w:id="1475834446">
          <w:marLeft w:val="640"/>
          <w:marRight w:val="0"/>
          <w:marTop w:val="0"/>
          <w:marBottom w:val="0"/>
          <w:divBdr>
            <w:top w:val="none" w:sz="0" w:space="0" w:color="auto"/>
            <w:left w:val="none" w:sz="0" w:space="0" w:color="auto"/>
            <w:bottom w:val="none" w:sz="0" w:space="0" w:color="auto"/>
            <w:right w:val="none" w:sz="0" w:space="0" w:color="auto"/>
          </w:divBdr>
        </w:div>
        <w:div w:id="1517186887">
          <w:marLeft w:val="640"/>
          <w:marRight w:val="0"/>
          <w:marTop w:val="0"/>
          <w:marBottom w:val="0"/>
          <w:divBdr>
            <w:top w:val="none" w:sz="0" w:space="0" w:color="auto"/>
            <w:left w:val="none" w:sz="0" w:space="0" w:color="auto"/>
            <w:bottom w:val="none" w:sz="0" w:space="0" w:color="auto"/>
            <w:right w:val="none" w:sz="0" w:space="0" w:color="auto"/>
          </w:divBdr>
        </w:div>
        <w:div w:id="1546790517">
          <w:marLeft w:val="640"/>
          <w:marRight w:val="0"/>
          <w:marTop w:val="0"/>
          <w:marBottom w:val="0"/>
          <w:divBdr>
            <w:top w:val="none" w:sz="0" w:space="0" w:color="auto"/>
            <w:left w:val="none" w:sz="0" w:space="0" w:color="auto"/>
            <w:bottom w:val="none" w:sz="0" w:space="0" w:color="auto"/>
            <w:right w:val="none" w:sz="0" w:space="0" w:color="auto"/>
          </w:divBdr>
        </w:div>
        <w:div w:id="1557817101">
          <w:marLeft w:val="640"/>
          <w:marRight w:val="0"/>
          <w:marTop w:val="0"/>
          <w:marBottom w:val="0"/>
          <w:divBdr>
            <w:top w:val="none" w:sz="0" w:space="0" w:color="auto"/>
            <w:left w:val="none" w:sz="0" w:space="0" w:color="auto"/>
            <w:bottom w:val="none" w:sz="0" w:space="0" w:color="auto"/>
            <w:right w:val="none" w:sz="0" w:space="0" w:color="auto"/>
          </w:divBdr>
        </w:div>
        <w:div w:id="1576549383">
          <w:marLeft w:val="640"/>
          <w:marRight w:val="0"/>
          <w:marTop w:val="0"/>
          <w:marBottom w:val="0"/>
          <w:divBdr>
            <w:top w:val="none" w:sz="0" w:space="0" w:color="auto"/>
            <w:left w:val="none" w:sz="0" w:space="0" w:color="auto"/>
            <w:bottom w:val="none" w:sz="0" w:space="0" w:color="auto"/>
            <w:right w:val="none" w:sz="0" w:space="0" w:color="auto"/>
          </w:divBdr>
        </w:div>
        <w:div w:id="1613436694">
          <w:marLeft w:val="640"/>
          <w:marRight w:val="0"/>
          <w:marTop w:val="0"/>
          <w:marBottom w:val="0"/>
          <w:divBdr>
            <w:top w:val="none" w:sz="0" w:space="0" w:color="auto"/>
            <w:left w:val="none" w:sz="0" w:space="0" w:color="auto"/>
            <w:bottom w:val="none" w:sz="0" w:space="0" w:color="auto"/>
            <w:right w:val="none" w:sz="0" w:space="0" w:color="auto"/>
          </w:divBdr>
        </w:div>
        <w:div w:id="1619723563">
          <w:marLeft w:val="640"/>
          <w:marRight w:val="0"/>
          <w:marTop w:val="0"/>
          <w:marBottom w:val="0"/>
          <w:divBdr>
            <w:top w:val="none" w:sz="0" w:space="0" w:color="auto"/>
            <w:left w:val="none" w:sz="0" w:space="0" w:color="auto"/>
            <w:bottom w:val="none" w:sz="0" w:space="0" w:color="auto"/>
            <w:right w:val="none" w:sz="0" w:space="0" w:color="auto"/>
          </w:divBdr>
        </w:div>
        <w:div w:id="1624848670">
          <w:marLeft w:val="640"/>
          <w:marRight w:val="0"/>
          <w:marTop w:val="0"/>
          <w:marBottom w:val="0"/>
          <w:divBdr>
            <w:top w:val="none" w:sz="0" w:space="0" w:color="auto"/>
            <w:left w:val="none" w:sz="0" w:space="0" w:color="auto"/>
            <w:bottom w:val="none" w:sz="0" w:space="0" w:color="auto"/>
            <w:right w:val="none" w:sz="0" w:space="0" w:color="auto"/>
          </w:divBdr>
        </w:div>
        <w:div w:id="1627852438">
          <w:marLeft w:val="640"/>
          <w:marRight w:val="0"/>
          <w:marTop w:val="0"/>
          <w:marBottom w:val="0"/>
          <w:divBdr>
            <w:top w:val="none" w:sz="0" w:space="0" w:color="auto"/>
            <w:left w:val="none" w:sz="0" w:space="0" w:color="auto"/>
            <w:bottom w:val="none" w:sz="0" w:space="0" w:color="auto"/>
            <w:right w:val="none" w:sz="0" w:space="0" w:color="auto"/>
          </w:divBdr>
        </w:div>
        <w:div w:id="1639341611">
          <w:marLeft w:val="640"/>
          <w:marRight w:val="0"/>
          <w:marTop w:val="0"/>
          <w:marBottom w:val="0"/>
          <w:divBdr>
            <w:top w:val="none" w:sz="0" w:space="0" w:color="auto"/>
            <w:left w:val="none" w:sz="0" w:space="0" w:color="auto"/>
            <w:bottom w:val="none" w:sz="0" w:space="0" w:color="auto"/>
            <w:right w:val="none" w:sz="0" w:space="0" w:color="auto"/>
          </w:divBdr>
        </w:div>
        <w:div w:id="1666585856">
          <w:marLeft w:val="640"/>
          <w:marRight w:val="0"/>
          <w:marTop w:val="0"/>
          <w:marBottom w:val="0"/>
          <w:divBdr>
            <w:top w:val="none" w:sz="0" w:space="0" w:color="auto"/>
            <w:left w:val="none" w:sz="0" w:space="0" w:color="auto"/>
            <w:bottom w:val="none" w:sz="0" w:space="0" w:color="auto"/>
            <w:right w:val="none" w:sz="0" w:space="0" w:color="auto"/>
          </w:divBdr>
        </w:div>
        <w:div w:id="1672021087">
          <w:marLeft w:val="640"/>
          <w:marRight w:val="0"/>
          <w:marTop w:val="0"/>
          <w:marBottom w:val="0"/>
          <w:divBdr>
            <w:top w:val="none" w:sz="0" w:space="0" w:color="auto"/>
            <w:left w:val="none" w:sz="0" w:space="0" w:color="auto"/>
            <w:bottom w:val="none" w:sz="0" w:space="0" w:color="auto"/>
            <w:right w:val="none" w:sz="0" w:space="0" w:color="auto"/>
          </w:divBdr>
        </w:div>
        <w:div w:id="1680424735">
          <w:marLeft w:val="640"/>
          <w:marRight w:val="0"/>
          <w:marTop w:val="0"/>
          <w:marBottom w:val="0"/>
          <w:divBdr>
            <w:top w:val="none" w:sz="0" w:space="0" w:color="auto"/>
            <w:left w:val="none" w:sz="0" w:space="0" w:color="auto"/>
            <w:bottom w:val="none" w:sz="0" w:space="0" w:color="auto"/>
            <w:right w:val="none" w:sz="0" w:space="0" w:color="auto"/>
          </w:divBdr>
        </w:div>
        <w:div w:id="1697660515">
          <w:marLeft w:val="640"/>
          <w:marRight w:val="0"/>
          <w:marTop w:val="0"/>
          <w:marBottom w:val="0"/>
          <w:divBdr>
            <w:top w:val="none" w:sz="0" w:space="0" w:color="auto"/>
            <w:left w:val="none" w:sz="0" w:space="0" w:color="auto"/>
            <w:bottom w:val="none" w:sz="0" w:space="0" w:color="auto"/>
            <w:right w:val="none" w:sz="0" w:space="0" w:color="auto"/>
          </w:divBdr>
        </w:div>
        <w:div w:id="1705713110">
          <w:marLeft w:val="640"/>
          <w:marRight w:val="0"/>
          <w:marTop w:val="0"/>
          <w:marBottom w:val="0"/>
          <w:divBdr>
            <w:top w:val="none" w:sz="0" w:space="0" w:color="auto"/>
            <w:left w:val="none" w:sz="0" w:space="0" w:color="auto"/>
            <w:bottom w:val="none" w:sz="0" w:space="0" w:color="auto"/>
            <w:right w:val="none" w:sz="0" w:space="0" w:color="auto"/>
          </w:divBdr>
        </w:div>
        <w:div w:id="1727605641">
          <w:marLeft w:val="640"/>
          <w:marRight w:val="0"/>
          <w:marTop w:val="0"/>
          <w:marBottom w:val="0"/>
          <w:divBdr>
            <w:top w:val="none" w:sz="0" w:space="0" w:color="auto"/>
            <w:left w:val="none" w:sz="0" w:space="0" w:color="auto"/>
            <w:bottom w:val="none" w:sz="0" w:space="0" w:color="auto"/>
            <w:right w:val="none" w:sz="0" w:space="0" w:color="auto"/>
          </w:divBdr>
        </w:div>
        <w:div w:id="1740789173">
          <w:marLeft w:val="640"/>
          <w:marRight w:val="0"/>
          <w:marTop w:val="0"/>
          <w:marBottom w:val="0"/>
          <w:divBdr>
            <w:top w:val="none" w:sz="0" w:space="0" w:color="auto"/>
            <w:left w:val="none" w:sz="0" w:space="0" w:color="auto"/>
            <w:bottom w:val="none" w:sz="0" w:space="0" w:color="auto"/>
            <w:right w:val="none" w:sz="0" w:space="0" w:color="auto"/>
          </w:divBdr>
        </w:div>
        <w:div w:id="1747722006">
          <w:marLeft w:val="640"/>
          <w:marRight w:val="0"/>
          <w:marTop w:val="0"/>
          <w:marBottom w:val="0"/>
          <w:divBdr>
            <w:top w:val="none" w:sz="0" w:space="0" w:color="auto"/>
            <w:left w:val="none" w:sz="0" w:space="0" w:color="auto"/>
            <w:bottom w:val="none" w:sz="0" w:space="0" w:color="auto"/>
            <w:right w:val="none" w:sz="0" w:space="0" w:color="auto"/>
          </w:divBdr>
        </w:div>
        <w:div w:id="1757827140">
          <w:marLeft w:val="640"/>
          <w:marRight w:val="0"/>
          <w:marTop w:val="0"/>
          <w:marBottom w:val="0"/>
          <w:divBdr>
            <w:top w:val="none" w:sz="0" w:space="0" w:color="auto"/>
            <w:left w:val="none" w:sz="0" w:space="0" w:color="auto"/>
            <w:bottom w:val="none" w:sz="0" w:space="0" w:color="auto"/>
            <w:right w:val="none" w:sz="0" w:space="0" w:color="auto"/>
          </w:divBdr>
        </w:div>
        <w:div w:id="1770000563">
          <w:marLeft w:val="640"/>
          <w:marRight w:val="0"/>
          <w:marTop w:val="0"/>
          <w:marBottom w:val="0"/>
          <w:divBdr>
            <w:top w:val="none" w:sz="0" w:space="0" w:color="auto"/>
            <w:left w:val="none" w:sz="0" w:space="0" w:color="auto"/>
            <w:bottom w:val="none" w:sz="0" w:space="0" w:color="auto"/>
            <w:right w:val="none" w:sz="0" w:space="0" w:color="auto"/>
          </w:divBdr>
        </w:div>
        <w:div w:id="1783378791">
          <w:marLeft w:val="640"/>
          <w:marRight w:val="0"/>
          <w:marTop w:val="0"/>
          <w:marBottom w:val="0"/>
          <w:divBdr>
            <w:top w:val="none" w:sz="0" w:space="0" w:color="auto"/>
            <w:left w:val="none" w:sz="0" w:space="0" w:color="auto"/>
            <w:bottom w:val="none" w:sz="0" w:space="0" w:color="auto"/>
            <w:right w:val="none" w:sz="0" w:space="0" w:color="auto"/>
          </w:divBdr>
        </w:div>
        <w:div w:id="1796438909">
          <w:marLeft w:val="640"/>
          <w:marRight w:val="0"/>
          <w:marTop w:val="0"/>
          <w:marBottom w:val="0"/>
          <w:divBdr>
            <w:top w:val="none" w:sz="0" w:space="0" w:color="auto"/>
            <w:left w:val="none" w:sz="0" w:space="0" w:color="auto"/>
            <w:bottom w:val="none" w:sz="0" w:space="0" w:color="auto"/>
            <w:right w:val="none" w:sz="0" w:space="0" w:color="auto"/>
          </w:divBdr>
        </w:div>
        <w:div w:id="1858616786">
          <w:marLeft w:val="640"/>
          <w:marRight w:val="0"/>
          <w:marTop w:val="0"/>
          <w:marBottom w:val="0"/>
          <w:divBdr>
            <w:top w:val="none" w:sz="0" w:space="0" w:color="auto"/>
            <w:left w:val="none" w:sz="0" w:space="0" w:color="auto"/>
            <w:bottom w:val="none" w:sz="0" w:space="0" w:color="auto"/>
            <w:right w:val="none" w:sz="0" w:space="0" w:color="auto"/>
          </w:divBdr>
        </w:div>
        <w:div w:id="1879195006">
          <w:marLeft w:val="640"/>
          <w:marRight w:val="0"/>
          <w:marTop w:val="0"/>
          <w:marBottom w:val="0"/>
          <w:divBdr>
            <w:top w:val="none" w:sz="0" w:space="0" w:color="auto"/>
            <w:left w:val="none" w:sz="0" w:space="0" w:color="auto"/>
            <w:bottom w:val="none" w:sz="0" w:space="0" w:color="auto"/>
            <w:right w:val="none" w:sz="0" w:space="0" w:color="auto"/>
          </w:divBdr>
        </w:div>
        <w:div w:id="1924298438">
          <w:marLeft w:val="640"/>
          <w:marRight w:val="0"/>
          <w:marTop w:val="0"/>
          <w:marBottom w:val="0"/>
          <w:divBdr>
            <w:top w:val="none" w:sz="0" w:space="0" w:color="auto"/>
            <w:left w:val="none" w:sz="0" w:space="0" w:color="auto"/>
            <w:bottom w:val="none" w:sz="0" w:space="0" w:color="auto"/>
            <w:right w:val="none" w:sz="0" w:space="0" w:color="auto"/>
          </w:divBdr>
        </w:div>
        <w:div w:id="1956517829">
          <w:marLeft w:val="640"/>
          <w:marRight w:val="0"/>
          <w:marTop w:val="0"/>
          <w:marBottom w:val="0"/>
          <w:divBdr>
            <w:top w:val="none" w:sz="0" w:space="0" w:color="auto"/>
            <w:left w:val="none" w:sz="0" w:space="0" w:color="auto"/>
            <w:bottom w:val="none" w:sz="0" w:space="0" w:color="auto"/>
            <w:right w:val="none" w:sz="0" w:space="0" w:color="auto"/>
          </w:divBdr>
        </w:div>
        <w:div w:id="1973051282">
          <w:marLeft w:val="640"/>
          <w:marRight w:val="0"/>
          <w:marTop w:val="0"/>
          <w:marBottom w:val="0"/>
          <w:divBdr>
            <w:top w:val="none" w:sz="0" w:space="0" w:color="auto"/>
            <w:left w:val="none" w:sz="0" w:space="0" w:color="auto"/>
            <w:bottom w:val="none" w:sz="0" w:space="0" w:color="auto"/>
            <w:right w:val="none" w:sz="0" w:space="0" w:color="auto"/>
          </w:divBdr>
        </w:div>
        <w:div w:id="2043674905">
          <w:marLeft w:val="640"/>
          <w:marRight w:val="0"/>
          <w:marTop w:val="0"/>
          <w:marBottom w:val="0"/>
          <w:divBdr>
            <w:top w:val="none" w:sz="0" w:space="0" w:color="auto"/>
            <w:left w:val="none" w:sz="0" w:space="0" w:color="auto"/>
            <w:bottom w:val="none" w:sz="0" w:space="0" w:color="auto"/>
            <w:right w:val="none" w:sz="0" w:space="0" w:color="auto"/>
          </w:divBdr>
        </w:div>
        <w:div w:id="2123573820">
          <w:marLeft w:val="640"/>
          <w:marRight w:val="0"/>
          <w:marTop w:val="0"/>
          <w:marBottom w:val="0"/>
          <w:divBdr>
            <w:top w:val="none" w:sz="0" w:space="0" w:color="auto"/>
            <w:left w:val="none" w:sz="0" w:space="0" w:color="auto"/>
            <w:bottom w:val="none" w:sz="0" w:space="0" w:color="auto"/>
            <w:right w:val="none" w:sz="0" w:space="0" w:color="auto"/>
          </w:divBdr>
        </w:div>
      </w:divsChild>
    </w:div>
    <w:div w:id="475807260">
      <w:bodyDiv w:val="1"/>
      <w:marLeft w:val="0"/>
      <w:marRight w:val="0"/>
      <w:marTop w:val="0"/>
      <w:marBottom w:val="0"/>
      <w:divBdr>
        <w:top w:val="none" w:sz="0" w:space="0" w:color="auto"/>
        <w:left w:val="none" w:sz="0" w:space="0" w:color="auto"/>
        <w:bottom w:val="none" w:sz="0" w:space="0" w:color="auto"/>
        <w:right w:val="none" w:sz="0" w:space="0" w:color="auto"/>
      </w:divBdr>
      <w:divsChild>
        <w:div w:id="1128689">
          <w:marLeft w:val="640"/>
          <w:marRight w:val="0"/>
          <w:marTop w:val="0"/>
          <w:marBottom w:val="0"/>
          <w:divBdr>
            <w:top w:val="none" w:sz="0" w:space="0" w:color="auto"/>
            <w:left w:val="none" w:sz="0" w:space="0" w:color="auto"/>
            <w:bottom w:val="none" w:sz="0" w:space="0" w:color="auto"/>
            <w:right w:val="none" w:sz="0" w:space="0" w:color="auto"/>
          </w:divBdr>
        </w:div>
        <w:div w:id="16539658">
          <w:marLeft w:val="640"/>
          <w:marRight w:val="0"/>
          <w:marTop w:val="0"/>
          <w:marBottom w:val="0"/>
          <w:divBdr>
            <w:top w:val="none" w:sz="0" w:space="0" w:color="auto"/>
            <w:left w:val="none" w:sz="0" w:space="0" w:color="auto"/>
            <w:bottom w:val="none" w:sz="0" w:space="0" w:color="auto"/>
            <w:right w:val="none" w:sz="0" w:space="0" w:color="auto"/>
          </w:divBdr>
        </w:div>
        <w:div w:id="64574974">
          <w:marLeft w:val="640"/>
          <w:marRight w:val="0"/>
          <w:marTop w:val="0"/>
          <w:marBottom w:val="0"/>
          <w:divBdr>
            <w:top w:val="none" w:sz="0" w:space="0" w:color="auto"/>
            <w:left w:val="none" w:sz="0" w:space="0" w:color="auto"/>
            <w:bottom w:val="none" w:sz="0" w:space="0" w:color="auto"/>
            <w:right w:val="none" w:sz="0" w:space="0" w:color="auto"/>
          </w:divBdr>
        </w:div>
        <w:div w:id="74018643">
          <w:marLeft w:val="640"/>
          <w:marRight w:val="0"/>
          <w:marTop w:val="0"/>
          <w:marBottom w:val="0"/>
          <w:divBdr>
            <w:top w:val="none" w:sz="0" w:space="0" w:color="auto"/>
            <w:left w:val="none" w:sz="0" w:space="0" w:color="auto"/>
            <w:bottom w:val="none" w:sz="0" w:space="0" w:color="auto"/>
            <w:right w:val="none" w:sz="0" w:space="0" w:color="auto"/>
          </w:divBdr>
        </w:div>
        <w:div w:id="137189125">
          <w:marLeft w:val="640"/>
          <w:marRight w:val="0"/>
          <w:marTop w:val="0"/>
          <w:marBottom w:val="0"/>
          <w:divBdr>
            <w:top w:val="none" w:sz="0" w:space="0" w:color="auto"/>
            <w:left w:val="none" w:sz="0" w:space="0" w:color="auto"/>
            <w:bottom w:val="none" w:sz="0" w:space="0" w:color="auto"/>
            <w:right w:val="none" w:sz="0" w:space="0" w:color="auto"/>
          </w:divBdr>
        </w:div>
        <w:div w:id="173611203">
          <w:marLeft w:val="640"/>
          <w:marRight w:val="0"/>
          <w:marTop w:val="0"/>
          <w:marBottom w:val="0"/>
          <w:divBdr>
            <w:top w:val="none" w:sz="0" w:space="0" w:color="auto"/>
            <w:left w:val="none" w:sz="0" w:space="0" w:color="auto"/>
            <w:bottom w:val="none" w:sz="0" w:space="0" w:color="auto"/>
            <w:right w:val="none" w:sz="0" w:space="0" w:color="auto"/>
          </w:divBdr>
        </w:div>
        <w:div w:id="184632793">
          <w:marLeft w:val="640"/>
          <w:marRight w:val="0"/>
          <w:marTop w:val="0"/>
          <w:marBottom w:val="0"/>
          <w:divBdr>
            <w:top w:val="none" w:sz="0" w:space="0" w:color="auto"/>
            <w:left w:val="none" w:sz="0" w:space="0" w:color="auto"/>
            <w:bottom w:val="none" w:sz="0" w:space="0" w:color="auto"/>
            <w:right w:val="none" w:sz="0" w:space="0" w:color="auto"/>
          </w:divBdr>
        </w:div>
        <w:div w:id="191500112">
          <w:marLeft w:val="640"/>
          <w:marRight w:val="0"/>
          <w:marTop w:val="0"/>
          <w:marBottom w:val="0"/>
          <w:divBdr>
            <w:top w:val="none" w:sz="0" w:space="0" w:color="auto"/>
            <w:left w:val="none" w:sz="0" w:space="0" w:color="auto"/>
            <w:bottom w:val="none" w:sz="0" w:space="0" w:color="auto"/>
            <w:right w:val="none" w:sz="0" w:space="0" w:color="auto"/>
          </w:divBdr>
        </w:div>
        <w:div w:id="207494318">
          <w:marLeft w:val="640"/>
          <w:marRight w:val="0"/>
          <w:marTop w:val="0"/>
          <w:marBottom w:val="0"/>
          <w:divBdr>
            <w:top w:val="none" w:sz="0" w:space="0" w:color="auto"/>
            <w:left w:val="none" w:sz="0" w:space="0" w:color="auto"/>
            <w:bottom w:val="none" w:sz="0" w:space="0" w:color="auto"/>
            <w:right w:val="none" w:sz="0" w:space="0" w:color="auto"/>
          </w:divBdr>
        </w:div>
        <w:div w:id="268196897">
          <w:marLeft w:val="640"/>
          <w:marRight w:val="0"/>
          <w:marTop w:val="0"/>
          <w:marBottom w:val="0"/>
          <w:divBdr>
            <w:top w:val="none" w:sz="0" w:space="0" w:color="auto"/>
            <w:left w:val="none" w:sz="0" w:space="0" w:color="auto"/>
            <w:bottom w:val="none" w:sz="0" w:space="0" w:color="auto"/>
            <w:right w:val="none" w:sz="0" w:space="0" w:color="auto"/>
          </w:divBdr>
        </w:div>
        <w:div w:id="271286152">
          <w:marLeft w:val="640"/>
          <w:marRight w:val="0"/>
          <w:marTop w:val="0"/>
          <w:marBottom w:val="0"/>
          <w:divBdr>
            <w:top w:val="none" w:sz="0" w:space="0" w:color="auto"/>
            <w:left w:val="none" w:sz="0" w:space="0" w:color="auto"/>
            <w:bottom w:val="none" w:sz="0" w:space="0" w:color="auto"/>
            <w:right w:val="none" w:sz="0" w:space="0" w:color="auto"/>
          </w:divBdr>
        </w:div>
        <w:div w:id="275064364">
          <w:marLeft w:val="640"/>
          <w:marRight w:val="0"/>
          <w:marTop w:val="0"/>
          <w:marBottom w:val="0"/>
          <w:divBdr>
            <w:top w:val="none" w:sz="0" w:space="0" w:color="auto"/>
            <w:left w:val="none" w:sz="0" w:space="0" w:color="auto"/>
            <w:bottom w:val="none" w:sz="0" w:space="0" w:color="auto"/>
            <w:right w:val="none" w:sz="0" w:space="0" w:color="auto"/>
          </w:divBdr>
        </w:div>
        <w:div w:id="276180502">
          <w:marLeft w:val="640"/>
          <w:marRight w:val="0"/>
          <w:marTop w:val="0"/>
          <w:marBottom w:val="0"/>
          <w:divBdr>
            <w:top w:val="none" w:sz="0" w:space="0" w:color="auto"/>
            <w:left w:val="none" w:sz="0" w:space="0" w:color="auto"/>
            <w:bottom w:val="none" w:sz="0" w:space="0" w:color="auto"/>
            <w:right w:val="none" w:sz="0" w:space="0" w:color="auto"/>
          </w:divBdr>
        </w:div>
        <w:div w:id="287274778">
          <w:marLeft w:val="640"/>
          <w:marRight w:val="0"/>
          <w:marTop w:val="0"/>
          <w:marBottom w:val="0"/>
          <w:divBdr>
            <w:top w:val="none" w:sz="0" w:space="0" w:color="auto"/>
            <w:left w:val="none" w:sz="0" w:space="0" w:color="auto"/>
            <w:bottom w:val="none" w:sz="0" w:space="0" w:color="auto"/>
            <w:right w:val="none" w:sz="0" w:space="0" w:color="auto"/>
          </w:divBdr>
        </w:div>
        <w:div w:id="295063569">
          <w:marLeft w:val="640"/>
          <w:marRight w:val="0"/>
          <w:marTop w:val="0"/>
          <w:marBottom w:val="0"/>
          <w:divBdr>
            <w:top w:val="none" w:sz="0" w:space="0" w:color="auto"/>
            <w:left w:val="none" w:sz="0" w:space="0" w:color="auto"/>
            <w:bottom w:val="none" w:sz="0" w:space="0" w:color="auto"/>
            <w:right w:val="none" w:sz="0" w:space="0" w:color="auto"/>
          </w:divBdr>
        </w:div>
        <w:div w:id="380788226">
          <w:marLeft w:val="640"/>
          <w:marRight w:val="0"/>
          <w:marTop w:val="0"/>
          <w:marBottom w:val="0"/>
          <w:divBdr>
            <w:top w:val="none" w:sz="0" w:space="0" w:color="auto"/>
            <w:left w:val="none" w:sz="0" w:space="0" w:color="auto"/>
            <w:bottom w:val="none" w:sz="0" w:space="0" w:color="auto"/>
            <w:right w:val="none" w:sz="0" w:space="0" w:color="auto"/>
          </w:divBdr>
        </w:div>
        <w:div w:id="384568435">
          <w:marLeft w:val="640"/>
          <w:marRight w:val="0"/>
          <w:marTop w:val="0"/>
          <w:marBottom w:val="0"/>
          <w:divBdr>
            <w:top w:val="none" w:sz="0" w:space="0" w:color="auto"/>
            <w:left w:val="none" w:sz="0" w:space="0" w:color="auto"/>
            <w:bottom w:val="none" w:sz="0" w:space="0" w:color="auto"/>
            <w:right w:val="none" w:sz="0" w:space="0" w:color="auto"/>
          </w:divBdr>
        </w:div>
        <w:div w:id="398940245">
          <w:marLeft w:val="640"/>
          <w:marRight w:val="0"/>
          <w:marTop w:val="0"/>
          <w:marBottom w:val="0"/>
          <w:divBdr>
            <w:top w:val="none" w:sz="0" w:space="0" w:color="auto"/>
            <w:left w:val="none" w:sz="0" w:space="0" w:color="auto"/>
            <w:bottom w:val="none" w:sz="0" w:space="0" w:color="auto"/>
            <w:right w:val="none" w:sz="0" w:space="0" w:color="auto"/>
          </w:divBdr>
        </w:div>
        <w:div w:id="407970180">
          <w:marLeft w:val="640"/>
          <w:marRight w:val="0"/>
          <w:marTop w:val="0"/>
          <w:marBottom w:val="0"/>
          <w:divBdr>
            <w:top w:val="none" w:sz="0" w:space="0" w:color="auto"/>
            <w:left w:val="none" w:sz="0" w:space="0" w:color="auto"/>
            <w:bottom w:val="none" w:sz="0" w:space="0" w:color="auto"/>
            <w:right w:val="none" w:sz="0" w:space="0" w:color="auto"/>
          </w:divBdr>
        </w:div>
        <w:div w:id="477920546">
          <w:marLeft w:val="640"/>
          <w:marRight w:val="0"/>
          <w:marTop w:val="0"/>
          <w:marBottom w:val="0"/>
          <w:divBdr>
            <w:top w:val="none" w:sz="0" w:space="0" w:color="auto"/>
            <w:left w:val="none" w:sz="0" w:space="0" w:color="auto"/>
            <w:bottom w:val="none" w:sz="0" w:space="0" w:color="auto"/>
            <w:right w:val="none" w:sz="0" w:space="0" w:color="auto"/>
          </w:divBdr>
        </w:div>
        <w:div w:id="522405827">
          <w:marLeft w:val="640"/>
          <w:marRight w:val="0"/>
          <w:marTop w:val="0"/>
          <w:marBottom w:val="0"/>
          <w:divBdr>
            <w:top w:val="none" w:sz="0" w:space="0" w:color="auto"/>
            <w:left w:val="none" w:sz="0" w:space="0" w:color="auto"/>
            <w:bottom w:val="none" w:sz="0" w:space="0" w:color="auto"/>
            <w:right w:val="none" w:sz="0" w:space="0" w:color="auto"/>
          </w:divBdr>
        </w:div>
        <w:div w:id="545722537">
          <w:marLeft w:val="640"/>
          <w:marRight w:val="0"/>
          <w:marTop w:val="0"/>
          <w:marBottom w:val="0"/>
          <w:divBdr>
            <w:top w:val="none" w:sz="0" w:space="0" w:color="auto"/>
            <w:left w:val="none" w:sz="0" w:space="0" w:color="auto"/>
            <w:bottom w:val="none" w:sz="0" w:space="0" w:color="auto"/>
            <w:right w:val="none" w:sz="0" w:space="0" w:color="auto"/>
          </w:divBdr>
        </w:div>
        <w:div w:id="573393453">
          <w:marLeft w:val="640"/>
          <w:marRight w:val="0"/>
          <w:marTop w:val="0"/>
          <w:marBottom w:val="0"/>
          <w:divBdr>
            <w:top w:val="none" w:sz="0" w:space="0" w:color="auto"/>
            <w:left w:val="none" w:sz="0" w:space="0" w:color="auto"/>
            <w:bottom w:val="none" w:sz="0" w:space="0" w:color="auto"/>
            <w:right w:val="none" w:sz="0" w:space="0" w:color="auto"/>
          </w:divBdr>
        </w:div>
        <w:div w:id="593324995">
          <w:marLeft w:val="640"/>
          <w:marRight w:val="0"/>
          <w:marTop w:val="0"/>
          <w:marBottom w:val="0"/>
          <w:divBdr>
            <w:top w:val="none" w:sz="0" w:space="0" w:color="auto"/>
            <w:left w:val="none" w:sz="0" w:space="0" w:color="auto"/>
            <w:bottom w:val="none" w:sz="0" w:space="0" w:color="auto"/>
            <w:right w:val="none" w:sz="0" w:space="0" w:color="auto"/>
          </w:divBdr>
        </w:div>
        <w:div w:id="613027307">
          <w:marLeft w:val="640"/>
          <w:marRight w:val="0"/>
          <w:marTop w:val="0"/>
          <w:marBottom w:val="0"/>
          <w:divBdr>
            <w:top w:val="none" w:sz="0" w:space="0" w:color="auto"/>
            <w:left w:val="none" w:sz="0" w:space="0" w:color="auto"/>
            <w:bottom w:val="none" w:sz="0" w:space="0" w:color="auto"/>
            <w:right w:val="none" w:sz="0" w:space="0" w:color="auto"/>
          </w:divBdr>
        </w:div>
        <w:div w:id="631789895">
          <w:marLeft w:val="640"/>
          <w:marRight w:val="0"/>
          <w:marTop w:val="0"/>
          <w:marBottom w:val="0"/>
          <w:divBdr>
            <w:top w:val="none" w:sz="0" w:space="0" w:color="auto"/>
            <w:left w:val="none" w:sz="0" w:space="0" w:color="auto"/>
            <w:bottom w:val="none" w:sz="0" w:space="0" w:color="auto"/>
            <w:right w:val="none" w:sz="0" w:space="0" w:color="auto"/>
          </w:divBdr>
        </w:div>
        <w:div w:id="637957212">
          <w:marLeft w:val="640"/>
          <w:marRight w:val="0"/>
          <w:marTop w:val="0"/>
          <w:marBottom w:val="0"/>
          <w:divBdr>
            <w:top w:val="none" w:sz="0" w:space="0" w:color="auto"/>
            <w:left w:val="none" w:sz="0" w:space="0" w:color="auto"/>
            <w:bottom w:val="none" w:sz="0" w:space="0" w:color="auto"/>
            <w:right w:val="none" w:sz="0" w:space="0" w:color="auto"/>
          </w:divBdr>
        </w:div>
        <w:div w:id="653996958">
          <w:marLeft w:val="640"/>
          <w:marRight w:val="0"/>
          <w:marTop w:val="0"/>
          <w:marBottom w:val="0"/>
          <w:divBdr>
            <w:top w:val="none" w:sz="0" w:space="0" w:color="auto"/>
            <w:left w:val="none" w:sz="0" w:space="0" w:color="auto"/>
            <w:bottom w:val="none" w:sz="0" w:space="0" w:color="auto"/>
            <w:right w:val="none" w:sz="0" w:space="0" w:color="auto"/>
          </w:divBdr>
        </w:div>
        <w:div w:id="657001263">
          <w:marLeft w:val="640"/>
          <w:marRight w:val="0"/>
          <w:marTop w:val="0"/>
          <w:marBottom w:val="0"/>
          <w:divBdr>
            <w:top w:val="none" w:sz="0" w:space="0" w:color="auto"/>
            <w:left w:val="none" w:sz="0" w:space="0" w:color="auto"/>
            <w:bottom w:val="none" w:sz="0" w:space="0" w:color="auto"/>
            <w:right w:val="none" w:sz="0" w:space="0" w:color="auto"/>
          </w:divBdr>
        </w:div>
        <w:div w:id="682585369">
          <w:marLeft w:val="640"/>
          <w:marRight w:val="0"/>
          <w:marTop w:val="0"/>
          <w:marBottom w:val="0"/>
          <w:divBdr>
            <w:top w:val="none" w:sz="0" w:space="0" w:color="auto"/>
            <w:left w:val="none" w:sz="0" w:space="0" w:color="auto"/>
            <w:bottom w:val="none" w:sz="0" w:space="0" w:color="auto"/>
            <w:right w:val="none" w:sz="0" w:space="0" w:color="auto"/>
          </w:divBdr>
        </w:div>
        <w:div w:id="684330515">
          <w:marLeft w:val="640"/>
          <w:marRight w:val="0"/>
          <w:marTop w:val="0"/>
          <w:marBottom w:val="0"/>
          <w:divBdr>
            <w:top w:val="none" w:sz="0" w:space="0" w:color="auto"/>
            <w:left w:val="none" w:sz="0" w:space="0" w:color="auto"/>
            <w:bottom w:val="none" w:sz="0" w:space="0" w:color="auto"/>
            <w:right w:val="none" w:sz="0" w:space="0" w:color="auto"/>
          </w:divBdr>
        </w:div>
        <w:div w:id="689457812">
          <w:marLeft w:val="640"/>
          <w:marRight w:val="0"/>
          <w:marTop w:val="0"/>
          <w:marBottom w:val="0"/>
          <w:divBdr>
            <w:top w:val="none" w:sz="0" w:space="0" w:color="auto"/>
            <w:left w:val="none" w:sz="0" w:space="0" w:color="auto"/>
            <w:bottom w:val="none" w:sz="0" w:space="0" w:color="auto"/>
            <w:right w:val="none" w:sz="0" w:space="0" w:color="auto"/>
          </w:divBdr>
        </w:div>
        <w:div w:id="705132662">
          <w:marLeft w:val="640"/>
          <w:marRight w:val="0"/>
          <w:marTop w:val="0"/>
          <w:marBottom w:val="0"/>
          <w:divBdr>
            <w:top w:val="none" w:sz="0" w:space="0" w:color="auto"/>
            <w:left w:val="none" w:sz="0" w:space="0" w:color="auto"/>
            <w:bottom w:val="none" w:sz="0" w:space="0" w:color="auto"/>
            <w:right w:val="none" w:sz="0" w:space="0" w:color="auto"/>
          </w:divBdr>
        </w:div>
        <w:div w:id="711811696">
          <w:marLeft w:val="640"/>
          <w:marRight w:val="0"/>
          <w:marTop w:val="0"/>
          <w:marBottom w:val="0"/>
          <w:divBdr>
            <w:top w:val="none" w:sz="0" w:space="0" w:color="auto"/>
            <w:left w:val="none" w:sz="0" w:space="0" w:color="auto"/>
            <w:bottom w:val="none" w:sz="0" w:space="0" w:color="auto"/>
            <w:right w:val="none" w:sz="0" w:space="0" w:color="auto"/>
          </w:divBdr>
        </w:div>
        <w:div w:id="720446314">
          <w:marLeft w:val="640"/>
          <w:marRight w:val="0"/>
          <w:marTop w:val="0"/>
          <w:marBottom w:val="0"/>
          <w:divBdr>
            <w:top w:val="none" w:sz="0" w:space="0" w:color="auto"/>
            <w:left w:val="none" w:sz="0" w:space="0" w:color="auto"/>
            <w:bottom w:val="none" w:sz="0" w:space="0" w:color="auto"/>
            <w:right w:val="none" w:sz="0" w:space="0" w:color="auto"/>
          </w:divBdr>
        </w:div>
        <w:div w:id="812722546">
          <w:marLeft w:val="640"/>
          <w:marRight w:val="0"/>
          <w:marTop w:val="0"/>
          <w:marBottom w:val="0"/>
          <w:divBdr>
            <w:top w:val="none" w:sz="0" w:space="0" w:color="auto"/>
            <w:left w:val="none" w:sz="0" w:space="0" w:color="auto"/>
            <w:bottom w:val="none" w:sz="0" w:space="0" w:color="auto"/>
            <w:right w:val="none" w:sz="0" w:space="0" w:color="auto"/>
          </w:divBdr>
        </w:div>
        <w:div w:id="825783053">
          <w:marLeft w:val="640"/>
          <w:marRight w:val="0"/>
          <w:marTop w:val="0"/>
          <w:marBottom w:val="0"/>
          <w:divBdr>
            <w:top w:val="none" w:sz="0" w:space="0" w:color="auto"/>
            <w:left w:val="none" w:sz="0" w:space="0" w:color="auto"/>
            <w:bottom w:val="none" w:sz="0" w:space="0" w:color="auto"/>
            <w:right w:val="none" w:sz="0" w:space="0" w:color="auto"/>
          </w:divBdr>
        </w:div>
        <w:div w:id="859516697">
          <w:marLeft w:val="640"/>
          <w:marRight w:val="0"/>
          <w:marTop w:val="0"/>
          <w:marBottom w:val="0"/>
          <w:divBdr>
            <w:top w:val="none" w:sz="0" w:space="0" w:color="auto"/>
            <w:left w:val="none" w:sz="0" w:space="0" w:color="auto"/>
            <w:bottom w:val="none" w:sz="0" w:space="0" w:color="auto"/>
            <w:right w:val="none" w:sz="0" w:space="0" w:color="auto"/>
          </w:divBdr>
        </w:div>
        <w:div w:id="910194906">
          <w:marLeft w:val="640"/>
          <w:marRight w:val="0"/>
          <w:marTop w:val="0"/>
          <w:marBottom w:val="0"/>
          <w:divBdr>
            <w:top w:val="none" w:sz="0" w:space="0" w:color="auto"/>
            <w:left w:val="none" w:sz="0" w:space="0" w:color="auto"/>
            <w:bottom w:val="none" w:sz="0" w:space="0" w:color="auto"/>
            <w:right w:val="none" w:sz="0" w:space="0" w:color="auto"/>
          </w:divBdr>
        </w:div>
        <w:div w:id="918296209">
          <w:marLeft w:val="640"/>
          <w:marRight w:val="0"/>
          <w:marTop w:val="0"/>
          <w:marBottom w:val="0"/>
          <w:divBdr>
            <w:top w:val="none" w:sz="0" w:space="0" w:color="auto"/>
            <w:left w:val="none" w:sz="0" w:space="0" w:color="auto"/>
            <w:bottom w:val="none" w:sz="0" w:space="0" w:color="auto"/>
            <w:right w:val="none" w:sz="0" w:space="0" w:color="auto"/>
          </w:divBdr>
        </w:div>
        <w:div w:id="918487617">
          <w:marLeft w:val="640"/>
          <w:marRight w:val="0"/>
          <w:marTop w:val="0"/>
          <w:marBottom w:val="0"/>
          <w:divBdr>
            <w:top w:val="none" w:sz="0" w:space="0" w:color="auto"/>
            <w:left w:val="none" w:sz="0" w:space="0" w:color="auto"/>
            <w:bottom w:val="none" w:sz="0" w:space="0" w:color="auto"/>
            <w:right w:val="none" w:sz="0" w:space="0" w:color="auto"/>
          </w:divBdr>
        </w:div>
        <w:div w:id="931428296">
          <w:marLeft w:val="640"/>
          <w:marRight w:val="0"/>
          <w:marTop w:val="0"/>
          <w:marBottom w:val="0"/>
          <w:divBdr>
            <w:top w:val="none" w:sz="0" w:space="0" w:color="auto"/>
            <w:left w:val="none" w:sz="0" w:space="0" w:color="auto"/>
            <w:bottom w:val="none" w:sz="0" w:space="0" w:color="auto"/>
            <w:right w:val="none" w:sz="0" w:space="0" w:color="auto"/>
          </w:divBdr>
        </w:div>
        <w:div w:id="933830274">
          <w:marLeft w:val="640"/>
          <w:marRight w:val="0"/>
          <w:marTop w:val="0"/>
          <w:marBottom w:val="0"/>
          <w:divBdr>
            <w:top w:val="none" w:sz="0" w:space="0" w:color="auto"/>
            <w:left w:val="none" w:sz="0" w:space="0" w:color="auto"/>
            <w:bottom w:val="none" w:sz="0" w:space="0" w:color="auto"/>
            <w:right w:val="none" w:sz="0" w:space="0" w:color="auto"/>
          </w:divBdr>
        </w:div>
        <w:div w:id="961811551">
          <w:marLeft w:val="640"/>
          <w:marRight w:val="0"/>
          <w:marTop w:val="0"/>
          <w:marBottom w:val="0"/>
          <w:divBdr>
            <w:top w:val="none" w:sz="0" w:space="0" w:color="auto"/>
            <w:left w:val="none" w:sz="0" w:space="0" w:color="auto"/>
            <w:bottom w:val="none" w:sz="0" w:space="0" w:color="auto"/>
            <w:right w:val="none" w:sz="0" w:space="0" w:color="auto"/>
          </w:divBdr>
        </w:div>
        <w:div w:id="966931211">
          <w:marLeft w:val="640"/>
          <w:marRight w:val="0"/>
          <w:marTop w:val="0"/>
          <w:marBottom w:val="0"/>
          <w:divBdr>
            <w:top w:val="none" w:sz="0" w:space="0" w:color="auto"/>
            <w:left w:val="none" w:sz="0" w:space="0" w:color="auto"/>
            <w:bottom w:val="none" w:sz="0" w:space="0" w:color="auto"/>
            <w:right w:val="none" w:sz="0" w:space="0" w:color="auto"/>
          </w:divBdr>
        </w:div>
        <w:div w:id="977153407">
          <w:marLeft w:val="640"/>
          <w:marRight w:val="0"/>
          <w:marTop w:val="0"/>
          <w:marBottom w:val="0"/>
          <w:divBdr>
            <w:top w:val="none" w:sz="0" w:space="0" w:color="auto"/>
            <w:left w:val="none" w:sz="0" w:space="0" w:color="auto"/>
            <w:bottom w:val="none" w:sz="0" w:space="0" w:color="auto"/>
            <w:right w:val="none" w:sz="0" w:space="0" w:color="auto"/>
          </w:divBdr>
        </w:div>
        <w:div w:id="1028869570">
          <w:marLeft w:val="640"/>
          <w:marRight w:val="0"/>
          <w:marTop w:val="0"/>
          <w:marBottom w:val="0"/>
          <w:divBdr>
            <w:top w:val="none" w:sz="0" w:space="0" w:color="auto"/>
            <w:left w:val="none" w:sz="0" w:space="0" w:color="auto"/>
            <w:bottom w:val="none" w:sz="0" w:space="0" w:color="auto"/>
            <w:right w:val="none" w:sz="0" w:space="0" w:color="auto"/>
          </w:divBdr>
        </w:div>
        <w:div w:id="1102526644">
          <w:marLeft w:val="640"/>
          <w:marRight w:val="0"/>
          <w:marTop w:val="0"/>
          <w:marBottom w:val="0"/>
          <w:divBdr>
            <w:top w:val="none" w:sz="0" w:space="0" w:color="auto"/>
            <w:left w:val="none" w:sz="0" w:space="0" w:color="auto"/>
            <w:bottom w:val="none" w:sz="0" w:space="0" w:color="auto"/>
            <w:right w:val="none" w:sz="0" w:space="0" w:color="auto"/>
          </w:divBdr>
        </w:div>
        <w:div w:id="1147209373">
          <w:marLeft w:val="640"/>
          <w:marRight w:val="0"/>
          <w:marTop w:val="0"/>
          <w:marBottom w:val="0"/>
          <w:divBdr>
            <w:top w:val="none" w:sz="0" w:space="0" w:color="auto"/>
            <w:left w:val="none" w:sz="0" w:space="0" w:color="auto"/>
            <w:bottom w:val="none" w:sz="0" w:space="0" w:color="auto"/>
            <w:right w:val="none" w:sz="0" w:space="0" w:color="auto"/>
          </w:divBdr>
        </w:div>
        <w:div w:id="1248230225">
          <w:marLeft w:val="640"/>
          <w:marRight w:val="0"/>
          <w:marTop w:val="0"/>
          <w:marBottom w:val="0"/>
          <w:divBdr>
            <w:top w:val="none" w:sz="0" w:space="0" w:color="auto"/>
            <w:left w:val="none" w:sz="0" w:space="0" w:color="auto"/>
            <w:bottom w:val="none" w:sz="0" w:space="0" w:color="auto"/>
            <w:right w:val="none" w:sz="0" w:space="0" w:color="auto"/>
          </w:divBdr>
        </w:div>
        <w:div w:id="1274553425">
          <w:marLeft w:val="640"/>
          <w:marRight w:val="0"/>
          <w:marTop w:val="0"/>
          <w:marBottom w:val="0"/>
          <w:divBdr>
            <w:top w:val="none" w:sz="0" w:space="0" w:color="auto"/>
            <w:left w:val="none" w:sz="0" w:space="0" w:color="auto"/>
            <w:bottom w:val="none" w:sz="0" w:space="0" w:color="auto"/>
            <w:right w:val="none" w:sz="0" w:space="0" w:color="auto"/>
          </w:divBdr>
        </w:div>
        <w:div w:id="1285581537">
          <w:marLeft w:val="640"/>
          <w:marRight w:val="0"/>
          <w:marTop w:val="0"/>
          <w:marBottom w:val="0"/>
          <w:divBdr>
            <w:top w:val="none" w:sz="0" w:space="0" w:color="auto"/>
            <w:left w:val="none" w:sz="0" w:space="0" w:color="auto"/>
            <w:bottom w:val="none" w:sz="0" w:space="0" w:color="auto"/>
            <w:right w:val="none" w:sz="0" w:space="0" w:color="auto"/>
          </w:divBdr>
        </w:div>
        <w:div w:id="1305818409">
          <w:marLeft w:val="640"/>
          <w:marRight w:val="0"/>
          <w:marTop w:val="0"/>
          <w:marBottom w:val="0"/>
          <w:divBdr>
            <w:top w:val="none" w:sz="0" w:space="0" w:color="auto"/>
            <w:left w:val="none" w:sz="0" w:space="0" w:color="auto"/>
            <w:bottom w:val="none" w:sz="0" w:space="0" w:color="auto"/>
            <w:right w:val="none" w:sz="0" w:space="0" w:color="auto"/>
          </w:divBdr>
        </w:div>
        <w:div w:id="1344475237">
          <w:marLeft w:val="640"/>
          <w:marRight w:val="0"/>
          <w:marTop w:val="0"/>
          <w:marBottom w:val="0"/>
          <w:divBdr>
            <w:top w:val="none" w:sz="0" w:space="0" w:color="auto"/>
            <w:left w:val="none" w:sz="0" w:space="0" w:color="auto"/>
            <w:bottom w:val="none" w:sz="0" w:space="0" w:color="auto"/>
            <w:right w:val="none" w:sz="0" w:space="0" w:color="auto"/>
          </w:divBdr>
        </w:div>
        <w:div w:id="1351300426">
          <w:marLeft w:val="640"/>
          <w:marRight w:val="0"/>
          <w:marTop w:val="0"/>
          <w:marBottom w:val="0"/>
          <w:divBdr>
            <w:top w:val="none" w:sz="0" w:space="0" w:color="auto"/>
            <w:left w:val="none" w:sz="0" w:space="0" w:color="auto"/>
            <w:bottom w:val="none" w:sz="0" w:space="0" w:color="auto"/>
            <w:right w:val="none" w:sz="0" w:space="0" w:color="auto"/>
          </w:divBdr>
        </w:div>
        <w:div w:id="1363634821">
          <w:marLeft w:val="640"/>
          <w:marRight w:val="0"/>
          <w:marTop w:val="0"/>
          <w:marBottom w:val="0"/>
          <w:divBdr>
            <w:top w:val="none" w:sz="0" w:space="0" w:color="auto"/>
            <w:left w:val="none" w:sz="0" w:space="0" w:color="auto"/>
            <w:bottom w:val="none" w:sz="0" w:space="0" w:color="auto"/>
            <w:right w:val="none" w:sz="0" w:space="0" w:color="auto"/>
          </w:divBdr>
        </w:div>
        <w:div w:id="1371296669">
          <w:marLeft w:val="640"/>
          <w:marRight w:val="0"/>
          <w:marTop w:val="0"/>
          <w:marBottom w:val="0"/>
          <w:divBdr>
            <w:top w:val="none" w:sz="0" w:space="0" w:color="auto"/>
            <w:left w:val="none" w:sz="0" w:space="0" w:color="auto"/>
            <w:bottom w:val="none" w:sz="0" w:space="0" w:color="auto"/>
            <w:right w:val="none" w:sz="0" w:space="0" w:color="auto"/>
          </w:divBdr>
        </w:div>
        <w:div w:id="1392536212">
          <w:marLeft w:val="640"/>
          <w:marRight w:val="0"/>
          <w:marTop w:val="0"/>
          <w:marBottom w:val="0"/>
          <w:divBdr>
            <w:top w:val="none" w:sz="0" w:space="0" w:color="auto"/>
            <w:left w:val="none" w:sz="0" w:space="0" w:color="auto"/>
            <w:bottom w:val="none" w:sz="0" w:space="0" w:color="auto"/>
            <w:right w:val="none" w:sz="0" w:space="0" w:color="auto"/>
          </w:divBdr>
        </w:div>
        <w:div w:id="1427919777">
          <w:marLeft w:val="640"/>
          <w:marRight w:val="0"/>
          <w:marTop w:val="0"/>
          <w:marBottom w:val="0"/>
          <w:divBdr>
            <w:top w:val="none" w:sz="0" w:space="0" w:color="auto"/>
            <w:left w:val="none" w:sz="0" w:space="0" w:color="auto"/>
            <w:bottom w:val="none" w:sz="0" w:space="0" w:color="auto"/>
            <w:right w:val="none" w:sz="0" w:space="0" w:color="auto"/>
          </w:divBdr>
        </w:div>
        <w:div w:id="1450734882">
          <w:marLeft w:val="640"/>
          <w:marRight w:val="0"/>
          <w:marTop w:val="0"/>
          <w:marBottom w:val="0"/>
          <w:divBdr>
            <w:top w:val="none" w:sz="0" w:space="0" w:color="auto"/>
            <w:left w:val="none" w:sz="0" w:space="0" w:color="auto"/>
            <w:bottom w:val="none" w:sz="0" w:space="0" w:color="auto"/>
            <w:right w:val="none" w:sz="0" w:space="0" w:color="auto"/>
          </w:divBdr>
        </w:div>
        <w:div w:id="1494251374">
          <w:marLeft w:val="640"/>
          <w:marRight w:val="0"/>
          <w:marTop w:val="0"/>
          <w:marBottom w:val="0"/>
          <w:divBdr>
            <w:top w:val="none" w:sz="0" w:space="0" w:color="auto"/>
            <w:left w:val="none" w:sz="0" w:space="0" w:color="auto"/>
            <w:bottom w:val="none" w:sz="0" w:space="0" w:color="auto"/>
            <w:right w:val="none" w:sz="0" w:space="0" w:color="auto"/>
          </w:divBdr>
        </w:div>
        <w:div w:id="1516384833">
          <w:marLeft w:val="640"/>
          <w:marRight w:val="0"/>
          <w:marTop w:val="0"/>
          <w:marBottom w:val="0"/>
          <w:divBdr>
            <w:top w:val="none" w:sz="0" w:space="0" w:color="auto"/>
            <w:left w:val="none" w:sz="0" w:space="0" w:color="auto"/>
            <w:bottom w:val="none" w:sz="0" w:space="0" w:color="auto"/>
            <w:right w:val="none" w:sz="0" w:space="0" w:color="auto"/>
          </w:divBdr>
        </w:div>
        <w:div w:id="1516532940">
          <w:marLeft w:val="640"/>
          <w:marRight w:val="0"/>
          <w:marTop w:val="0"/>
          <w:marBottom w:val="0"/>
          <w:divBdr>
            <w:top w:val="none" w:sz="0" w:space="0" w:color="auto"/>
            <w:left w:val="none" w:sz="0" w:space="0" w:color="auto"/>
            <w:bottom w:val="none" w:sz="0" w:space="0" w:color="auto"/>
            <w:right w:val="none" w:sz="0" w:space="0" w:color="auto"/>
          </w:divBdr>
        </w:div>
        <w:div w:id="1520658573">
          <w:marLeft w:val="640"/>
          <w:marRight w:val="0"/>
          <w:marTop w:val="0"/>
          <w:marBottom w:val="0"/>
          <w:divBdr>
            <w:top w:val="none" w:sz="0" w:space="0" w:color="auto"/>
            <w:left w:val="none" w:sz="0" w:space="0" w:color="auto"/>
            <w:bottom w:val="none" w:sz="0" w:space="0" w:color="auto"/>
            <w:right w:val="none" w:sz="0" w:space="0" w:color="auto"/>
          </w:divBdr>
        </w:div>
        <w:div w:id="1557745056">
          <w:marLeft w:val="640"/>
          <w:marRight w:val="0"/>
          <w:marTop w:val="0"/>
          <w:marBottom w:val="0"/>
          <w:divBdr>
            <w:top w:val="none" w:sz="0" w:space="0" w:color="auto"/>
            <w:left w:val="none" w:sz="0" w:space="0" w:color="auto"/>
            <w:bottom w:val="none" w:sz="0" w:space="0" w:color="auto"/>
            <w:right w:val="none" w:sz="0" w:space="0" w:color="auto"/>
          </w:divBdr>
        </w:div>
        <w:div w:id="1561746205">
          <w:marLeft w:val="640"/>
          <w:marRight w:val="0"/>
          <w:marTop w:val="0"/>
          <w:marBottom w:val="0"/>
          <w:divBdr>
            <w:top w:val="none" w:sz="0" w:space="0" w:color="auto"/>
            <w:left w:val="none" w:sz="0" w:space="0" w:color="auto"/>
            <w:bottom w:val="none" w:sz="0" w:space="0" w:color="auto"/>
            <w:right w:val="none" w:sz="0" w:space="0" w:color="auto"/>
          </w:divBdr>
        </w:div>
        <w:div w:id="1584025983">
          <w:marLeft w:val="640"/>
          <w:marRight w:val="0"/>
          <w:marTop w:val="0"/>
          <w:marBottom w:val="0"/>
          <w:divBdr>
            <w:top w:val="none" w:sz="0" w:space="0" w:color="auto"/>
            <w:left w:val="none" w:sz="0" w:space="0" w:color="auto"/>
            <w:bottom w:val="none" w:sz="0" w:space="0" w:color="auto"/>
            <w:right w:val="none" w:sz="0" w:space="0" w:color="auto"/>
          </w:divBdr>
        </w:div>
        <w:div w:id="1612277078">
          <w:marLeft w:val="640"/>
          <w:marRight w:val="0"/>
          <w:marTop w:val="0"/>
          <w:marBottom w:val="0"/>
          <w:divBdr>
            <w:top w:val="none" w:sz="0" w:space="0" w:color="auto"/>
            <w:left w:val="none" w:sz="0" w:space="0" w:color="auto"/>
            <w:bottom w:val="none" w:sz="0" w:space="0" w:color="auto"/>
            <w:right w:val="none" w:sz="0" w:space="0" w:color="auto"/>
          </w:divBdr>
        </w:div>
        <w:div w:id="1613434124">
          <w:marLeft w:val="640"/>
          <w:marRight w:val="0"/>
          <w:marTop w:val="0"/>
          <w:marBottom w:val="0"/>
          <w:divBdr>
            <w:top w:val="none" w:sz="0" w:space="0" w:color="auto"/>
            <w:left w:val="none" w:sz="0" w:space="0" w:color="auto"/>
            <w:bottom w:val="none" w:sz="0" w:space="0" w:color="auto"/>
            <w:right w:val="none" w:sz="0" w:space="0" w:color="auto"/>
          </w:divBdr>
        </w:div>
        <w:div w:id="1665861944">
          <w:marLeft w:val="640"/>
          <w:marRight w:val="0"/>
          <w:marTop w:val="0"/>
          <w:marBottom w:val="0"/>
          <w:divBdr>
            <w:top w:val="none" w:sz="0" w:space="0" w:color="auto"/>
            <w:left w:val="none" w:sz="0" w:space="0" w:color="auto"/>
            <w:bottom w:val="none" w:sz="0" w:space="0" w:color="auto"/>
            <w:right w:val="none" w:sz="0" w:space="0" w:color="auto"/>
          </w:divBdr>
        </w:div>
        <w:div w:id="1681851408">
          <w:marLeft w:val="640"/>
          <w:marRight w:val="0"/>
          <w:marTop w:val="0"/>
          <w:marBottom w:val="0"/>
          <w:divBdr>
            <w:top w:val="none" w:sz="0" w:space="0" w:color="auto"/>
            <w:left w:val="none" w:sz="0" w:space="0" w:color="auto"/>
            <w:bottom w:val="none" w:sz="0" w:space="0" w:color="auto"/>
            <w:right w:val="none" w:sz="0" w:space="0" w:color="auto"/>
          </w:divBdr>
        </w:div>
        <w:div w:id="1696733588">
          <w:marLeft w:val="640"/>
          <w:marRight w:val="0"/>
          <w:marTop w:val="0"/>
          <w:marBottom w:val="0"/>
          <w:divBdr>
            <w:top w:val="none" w:sz="0" w:space="0" w:color="auto"/>
            <w:left w:val="none" w:sz="0" w:space="0" w:color="auto"/>
            <w:bottom w:val="none" w:sz="0" w:space="0" w:color="auto"/>
            <w:right w:val="none" w:sz="0" w:space="0" w:color="auto"/>
          </w:divBdr>
        </w:div>
        <w:div w:id="1742412845">
          <w:marLeft w:val="640"/>
          <w:marRight w:val="0"/>
          <w:marTop w:val="0"/>
          <w:marBottom w:val="0"/>
          <w:divBdr>
            <w:top w:val="none" w:sz="0" w:space="0" w:color="auto"/>
            <w:left w:val="none" w:sz="0" w:space="0" w:color="auto"/>
            <w:bottom w:val="none" w:sz="0" w:space="0" w:color="auto"/>
            <w:right w:val="none" w:sz="0" w:space="0" w:color="auto"/>
          </w:divBdr>
        </w:div>
        <w:div w:id="1785075037">
          <w:marLeft w:val="640"/>
          <w:marRight w:val="0"/>
          <w:marTop w:val="0"/>
          <w:marBottom w:val="0"/>
          <w:divBdr>
            <w:top w:val="none" w:sz="0" w:space="0" w:color="auto"/>
            <w:left w:val="none" w:sz="0" w:space="0" w:color="auto"/>
            <w:bottom w:val="none" w:sz="0" w:space="0" w:color="auto"/>
            <w:right w:val="none" w:sz="0" w:space="0" w:color="auto"/>
          </w:divBdr>
        </w:div>
        <w:div w:id="1800151620">
          <w:marLeft w:val="640"/>
          <w:marRight w:val="0"/>
          <w:marTop w:val="0"/>
          <w:marBottom w:val="0"/>
          <w:divBdr>
            <w:top w:val="none" w:sz="0" w:space="0" w:color="auto"/>
            <w:left w:val="none" w:sz="0" w:space="0" w:color="auto"/>
            <w:bottom w:val="none" w:sz="0" w:space="0" w:color="auto"/>
            <w:right w:val="none" w:sz="0" w:space="0" w:color="auto"/>
          </w:divBdr>
        </w:div>
        <w:div w:id="1823571515">
          <w:marLeft w:val="640"/>
          <w:marRight w:val="0"/>
          <w:marTop w:val="0"/>
          <w:marBottom w:val="0"/>
          <w:divBdr>
            <w:top w:val="none" w:sz="0" w:space="0" w:color="auto"/>
            <w:left w:val="none" w:sz="0" w:space="0" w:color="auto"/>
            <w:bottom w:val="none" w:sz="0" w:space="0" w:color="auto"/>
            <w:right w:val="none" w:sz="0" w:space="0" w:color="auto"/>
          </w:divBdr>
        </w:div>
        <w:div w:id="1855722741">
          <w:marLeft w:val="640"/>
          <w:marRight w:val="0"/>
          <w:marTop w:val="0"/>
          <w:marBottom w:val="0"/>
          <w:divBdr>
            <w:top w:val="none" w:sz="0" w:space="0" w:color="auto"/>
            <w:left w:val="none" w:sz="0" w:space="0" w:color="auto"/>
            <w:bottom w:val="none" w:sz="0" w:space="0" w:color="auto"/>
            <w:right w:val="none" w:sz="0" w:space="0" w:color="auto"/>
          </w:divBdr>
        </w:div>
        <w:div w:id="1859004881">
          <w:marLeft w:val="640"/>
          <w:marRight w:val="0"/>
          <w:marTop w:val="0"/>
          <w:marBottom w:val="0"/>
          <w:divBdr>
            <w:top w:val="none" w:sz="0" w:space="0" w:color="auto"/>
            <w:left w:val="none" w:sz="0" w:space="0" w:color="auto"/>
            <w:bottom w:val="none" w:sz="0" w:space="0" w:color="auto"/>
            <w:right w:val="none" w:sz="0" w:space="0" w:color="auto"/>
          </w:divBdr>
        </w:div>
        <w:div w:id="1869485274">
          <w:marLeft w:val="640"/>
          <w:marRight w:val="0"/>
          <w:marTop w:val="0"/>
          <w:marBottom w:val="0"/>
          <w:divBdr>
            <w:top w:val="none" w:sz="0" w:space="0" w:color="auto"/>
            <w:left w:val="none" w:sz="0" w:space="0" w:color="auto"/>
            <w:bottom w:val="none" w:sz="0" w:space="0" w:color="auto"/>
            <w:right w:val="none" w:sz="0" w:space="0" w:color="auto"/>
          </w:divBdr>
        </w:div>
        <w:div w:id="1896314878">
          <w:marLeft w:val="640"/>
          <w:marRight w:val="0"/>
          <w:marTop w:val="0"/>
          <w:marBottom w:val="0"/>
          <w:divBdr>
            <w:top w:val="none" w:sz="0" w:space="0" w:color="auto"/>
            <w:left w:val="none" w:sz="0" w:space="0" w:color="auto"/>
            <w:bottom w:val="none" w:sz="0" w:space="0" w:color="auto"/>
            <w:right w:val="none" w:sz="0" w:space="0" w:color="auto"/>
          </w:divBdr>
        </w:div>
        <w:div w:id="1905875670">
          <w:marLeft w:val="640"/>
          <w:marRight w:val="0"/>
          <w:marTop w:val="0"/>
          <w:marBottom w:val="0"/>
          <w:divBdr>
            <w:top w:val="none" w:sz="0" w:space="0" w:color="auto"/>
            <w:left w:val="none" w:sz="0" w:space="0" w:color="auto"/>
            <w:bottom w:val="none" w:sz="0" w:space="0" w:color="auto"/>
            <w:right w:val="none" w:sz="0" w:space="0" w:color="auto"/>
          </w:divBdr>
        </w:div>
        <w:div w:id="1910649215">
          <w:marLeft w:val="640"/>
          <w:marRight w:val="0"/>
          <w:marTop w:val="0"/>
          <w:marBottom w:val="0"/>
          <w:divBdr>
            <w:top w:val="none" w:sz="0" w:space="0" w:color="auto"/>
            <w:left w:val="none" w:sz="0" w:space="0" w:color="auto"/>
            <w:bottom w:val="none" w:sz="0" w:space="0" w:color="auto"/>
            <w:right w:val="none" w:sz="0" w:space="0" w:color="auto"/>
          </w:divBdr>
        </w:div>
        <w:div w:id="1913730065">
          <w:marLeft w:val="640"/>
          <w:marRight w:val="0"/>
          <w:marTop w:val="0"/>
          <w:marBottom w:val="0"/>
          <w:divBdr>
            <w:top w:val="none" w:sz="0" w:space="0" w:color="auto"/>
            <w:left w:val="none" w:sz="0" w:space="0" w:color="auto"/>
            <w:bottom w:val="none" w:sz="0" w:space="0" w:color="auto"/>
            <w:right w:val="none" w:sz="0" w:space="0" w:color="auto"/>
          </w:divBdr>
        </w:div>
        <w:div w:id="1923636543">
          <w:marLeft w:val="640"/>
          <w:marRight w:val="0"/>
          <w:marTop w:val="0"/>
          <w:marBottom w:val="0"/>
          <w:divBdr>
            <w:top w:val="none" w:sz="0" w:space="0" w:color="auto"/>
            <w:left w:val="none" w:sz="0" w:space="0" w:color="auto"/>
            <w:bottom w:val="none" w:sz="0" w:space="0" w:color="auto"/>
            <w:right w:val="none" w:sz="0" w:space="0" w:color="auto"/>
          </w:divBdr>
        </w:div>
        <w:div w:id="1927764979">
          <w:marLeft w:val="640"/>
          <w:marRight w:val="0"/>
          <w:marTop w:val="0"/>
          <w:marBottom w:val="0"/>
          <w:divBdr>
            <w:top w:val="none" w:sz="0" w:space="0" w:color="auto"/>
            <w:left w:val="none" w:sz="0" w:space="0" w:color="auto"/>
            <w:bottom w:val="none" w:sz="0" w:space="0" w:color="auto"/>
            <w:right w:val="none" w:sz="0" w:space="0" w:color="auto"/>
          </w:divBdr>
        </w:div>
        <w:div w:id="1935093978">
          <w:marLeft w:val="640"/>
          <w:marRight w:val="0"/>
          <w:marTop w:val="0"/>
          <w:marBottom w:val="0"/>
          <w:divBdr>
            <w:top w:val="none" w:sz="0" w:space="0" w:color="auto"/>
            <w:left w:val="none" w:sz="0" w:space="0" w:color="auto"/>
            <w:bottom w:val="none" w:sz="0" w:space="0" w:color="auto"/>
            <w:right w:val="none" w:sz="0" w:space="0" w:color="auto"/>
          </w:divBdr>
        </w:div>
        <w:div w:id="1938555745">
          <w:marLeft w:val="640"/>
          <w:marRight w:val="0"/>
          <w:marTop w:val="0"/>
          <w:marBottom w:val="0"/>
          <w:divBdr>
            <w:top w:val="none" w:sz="0" w:space="0" w:color="auto"/>
            <w:left w:val="none" w:sz="0" w:space="0" w:color="auto"/>
            <w:bottom w:val="none" w:sz="0" w:space="0" w:color="auto"/>
            <w:right w:val="none" w:sz="0" w:space="0" w:color="auto"/>
          </w:divBdr>
        </w:div>
        <w:div w:id="1993408602">
          <w:marLeft w:val="640"/>
          <w:marRight w:val="0"/>
          <w:marTop w:val="0"/>
          <w:marBottom w:val="0"/>
          <w:divBdr>
            <w:top w:val="none" w:sz="0" w:space="0" w:color="auto"/>
            <w:left w:val="none" w:sz="0" w:space="0" w:color="auto"/>
            <w:bottom w:val="none" w:sz="0" w:space="0" w:color="auto"/>
            <w:right w:val="none" w:sz="0" w:space="0" w:color="auto"/>
          </w:divBdr>
        </w:div>
        <w:div w:id="1999264049">
          <w:marLeft w:val="640"/>
          <w:marRight w:val="0"/>
          <w:marTop w:val="0"/>
          <w:marBottom w:val="0"/>
          <w:divBdr>
            <w:top w:val="none" w:sz="0" w:space="0" w:color="auto"/>
            <w:left w:val="none" w:sz="0" w:space="0" w:color="auto"/>
            <w:bottom w:val="none" w:sz="0" w:space="0" w:color="auto"/>
            <w:right w:val="none" w:sz="0" w:space="0" w:color="auto"/>
          </w:divBdr>
        </w:div>
        <w:div w:id="2010601413">
          <w:marLeft w:val="640"/>
          <w:marRight w:val="0"/>
          <w:marTop w:val="0"/>
          <w:marBottom w:val="0"/>
          <w:divBdr>
            <w:top w:val="none" w:sz="0" w:space="0" w:color="auto"/>
            <w:left w:val="none" w:sz="0" w:space="0" w:color="auto"/>
            <w:bottom w:val="none" w:sz="0" w:space="0" w:color="auto"/>
            <w:right w:val="none" w:sz="0" w:space="0" w:color="auto"/>
          </w:divBdr>
        </w:div>
        <w:div w:id="2086218720">
          <w:marLeft w:val="640"/>
          <w:marRight w:val="0"/>
          <w:marTop w:val="0"/>
          <w:marBottom w:val="0"/>
          <w:divBdr>
            <w:top w:val="none" w:sz="0" w:space="0" w:color="auto"/>
            <w:left w:val="none" w:sz="0" w:space="0" w:color="auto"/>
            <w:bottom w:val="none" w:sz="0" w:space="0" w:color="auto"/>
            <w:right w:val="none" w:sz="0" w:space="0" w:color="auto"/>
          </w:divBdr>
        </w:div>
        <w:div w:id="2095587018">
          <w:marLeft w:val="640"/>
          <w:marRight w:val="0"/>
          <w:marTop w:val="0"/>
          <w:marBottom w:val="0"/>
          <w:divBdr>
            <w:top w:val="none" w:sz="0" w:space="0" w:color="auto"/>
            <w:left w:val="none" w:sz="0" w:space="0" w:color="auto"/>
            <w:bottom w:val="none" w:sz="0" w:space="0" w:color="auto"/>
            <w:right w:val="none" w:sz="0" w:space="0" w:color="auto"/>
          </w:divBdr>
        </w:div>
        <w:div w:id="2099011985">
          <w:marLeft w:val="640"/>
          <w:marRight w:val="0"/>
          <w:marTop w:val="0"/>
          <w:marBottom w:val="0"/>
          <w:divBdr>
            <w:top w:val="none" w:sz="0" w:space="0" w:color="auto"/>
            <w:left w:val="none" w:sz="0" w:space="0" w:color="auto"/>
            <w:bottom w:val="none" w:sz="0" w:space="0" w:color="auto"/>
            <w:right w:val="none" w:sz="0" w:space="0" w:color="auto"/>
          </w:divBdr>
        </w:div>
        <w:div w:id="2099405059">
          <w:marLeft w:val="640"/>
          <w:marRight w:val="0"/>
          <w:marTop w:val="0"/>
          <w:marBottom w:val="0"/>
          <w:divBdr>
            <w:top w:val="none" w:sz="0" w:space="0" w:color="auto"/>
            <w:left w:val="none" w:sz="0" w:space="0" w:color="auto"/>
            <w:bottom w:val="none" w:sz="0" w:space="0" w:color="auto"/>
            <w:right w:val="none" w:sz="0" w:space="0" w:color="auto"/>
          </w:divBdr>
        </w:div>
        <w:div w:id="2110926410">
          <w:marLeft w:val="640"/>
          <w:marRight w:val="0"/>
          <w:marTop w:val="0"/>
          <w:marBottom w:val="0"/>
          <w:divBdr>
            <w:top w:val="none" w:sz="0" w:space="0" w:color="auto"/>
            <w:left w:val="none" w:sz="0" w:space="0" w:color="auto"/>
            <w:bottom w:val="none" w:sz="0" w:space="0" w:color="auto"/>
            <w:right w:val="none" w:sz="0" w:space="0" w:color="auto"/>
          </w:divBdr>
        </w:div>
        <w:div w:id="2119447366">
          <w:marLeft w:val="640"/>
          <w:marRight w:val="0"/>
          <w:marTop w:val="0"/>
          <w:marBottom w:val="0"/>
          <w:divBdr>
            <w:top w:val="none" w:sz="0" w:space="0" w:color="auto"/>
            <w:left w:val="none" w:sz="0" w:space="0" w:color="auto"/>
            <w:bottom w:val="none" w:sz="0" w:space="0" w:color="auto"/>
            <w:right w:val="none" w:sz="0" w:space="0" w:color="auto"/>
          </w:divBdr>
        </w:div>
        <w:div w:id="2134130740">
          <w:marLeft w:val="640"/>
          <w:marRight w:val="0"/>
          <w:marTop w:val="0"/>
          <w:marBottom w:val="0"/>
          <w:divBdr>
            <w:top w:val="none" w:sz="0" w:space="0" w:color="auto"/>
            <w:left w:val="none" w:sz="0" w:space="0" w:color="auto"/>
            <w:bottom w:val="none" w:sz="0" w:space="0" w:color="auto"/>
            <w:right w:val="none" w:sz="0" w:space="0" w:color="auto"/>
          </w:divBdr>
        </w:div>
      </w:divsChild>
    </w:div>
    <w:div w:id="479612452">
      <w:bodyDiv w:val="1"/>
      <w:marLeft w:val="0"/>
      <w:marRight w:val="0"/>
      <w:marTop w:val="0"/>
      <w:marBottom w:val="0"/>
      <w:divBdr>
        <w:top w:val="none" w:sz="0" w:space="0" w:color="auto"/>
        <w:left w:val="none" w:sz="0" w:space="0" w:color="auto"/>
        <w:bottom w:val="none" w:sz="0" w:space="0" w:color="auto"/>
        <w:right w:val="none" w:sz="0" w:space="0" w:color="auto"/>
      </w:divBdr>
      <w:divsChild>
        <w:div w:id="2821677">
          <w:marLeft w:val="640"/>
          <w:marRight w:val="0"/>
          <w:marTop w:val="0"/>
          <w:marBottom w:val="0"/>
          <w:divBdr>
            <w:top w:val="none" w:sz="0" w:space="0" w:color="auto"/>
            <w:left w:val="none" w:sz="0" w:space="0" w:color="auto"/>
            <w:bottom w:val="none" w:sz="0" w:space="0" w:color="auto"/>
            <w:right w:val="none" w:sz="0" w:space="0" w:color="auto"/>
          </w:divBdr>
        </w:div>
        <w:div w:id="25908170">
          <w:marLeft w:val="640"/>
          <w:marRight w:val="0"/>
          <w:marTop w:val="0"/>
          <w:marBottom w:val="0"/>
          <w:divBdr>
            <w:top w:val="none" w:sz="0" w:space="0" w:color="auto"/>
            <w:left w:val="none" w:sz="0" w:space="0" w:color="auto"/>
            <w:bottom w:val="none" w:sz="0" w:space="0" w:color="auto"/>
            <w:right w:val="none" w:sz="0" w:space="0" w:color="auto"/>
          </w:divBdr>
        </w:div>
        <w:div w:id="58208623">
          <w:marLeft w:val="640"/>
          <w:marRight w:val="0"/>
          <w:marTop w:val="0"/>
          <w:marBottom w:val="0"/>
          <w:divBdr>
            <w:top w:val="none" w:sz="0" w:space="0" w:color="auto"/>
            <w:left w:val="none" w:sz="0" w:space="0" w:color="auto"/>
            <w:bottom w:val="none" w:sz="0" w:space="0" w:color="auto"/>
            <w:right w:val="none" w:sz="0" w:space="0" w:color="auto"/>
          </w:divBdr>
        </w:div>
        <w:div w:id="92165479">
          <w:marLeft w:val="640"/>
          <w:marRight w:val="0"/>
          <w:marTop w:val="0"/>
          <w:marBottom w:val="0"/>
          <w:divBdr>
            <w:top w:val="none" w:sz="0" w:space="0" w:color="auto"/>
            <w:left w:val="none" w:sz="0" w:space="0" w:color="auto"/>
            <w:bottom w:val="none" w:sz="0" w:space="0" w:color="auto"/>
            <w:right w:val="none" w:sz="0" w:space="0" w:color="auto"/>
          </w:divBdr>
        </w:div>
        <w:div w:id="94714201">
          <w:marLeft w:val="640"/>
          <w:marRight w:val="0"/>
          <w:marTop w:val="0"/>
          <w:marBottom w:val="0"/>
          <w:divBdr>
            <w:top w:val="none" w:sz="0" w:space="0" w:color="auto"/>
            <w:left w:val="none" w:sz="0" w:space="0" w:color="auto"/>
            <w:bottom w:val="none" w:sz="0" w:space="0" w:color="auto"/>
            <w:right w:val="none" w:sz="0" w:space="0" w:color="auto"/>
          </w:divBdr>
        </w:div>
        <w:div w:id="105198855">
          <w:marLeft w:val="640"/>
          <w:marRight w:val="0"/>
          <w:marTop w:val="0"/>
          <w:marBottom w:val="0"/>
          <w:divBdr>
            <w:top w:val="none" w:sz="0" w:space="0" w:color="auto"/>
            <w:left w:val="none" w:sz="0" w:space="0" w:color="auto"/>
            <w:bottom w:val="none" w:sz="0" w:space="0" w:color="auto"/>
            <w:right w:val="none" w:sz="0" w:space="0" w:color="auto"/>
          </w:divBdr>
        </w:div>
        <w:div w:id="170491673">
          <w:marLeft w:val="640"/>
          <w:marRight w:val="0"/>
          <w:marTop w:val="0"/>
          <w:marBottom w:val="0"/>
          <w:divBdr>
            <w:top w:val="none" w:sz="0" w:space="0" w:color="auto"/>
            <w:left w:val="none" w:sz="0" w:space="0" w:color="auto"/>
            <w:bottom w:val="none" w:sz="0" w:space="0" w:color="auto"/>
            <w:right w:val="none" w:sz="0" w:space="0" w:color="auto"/>
          </w:divBdr>
        </w:div>
        <w:div w:id="185097591">
          <w:marLeft w:val="640"/>
          <w:marRight w:val="0"/>
          <w:marTop w:val="0"/>
          <w:marBottom w:val="0"/>
          <w:divBdr>
            <w:top w:val="none" w:sz="0" w:space="0" w:color="auto"/>
            <w:left w:val="none" w:sz="0" w:space="0" w:color="auto"/>
            <w:bottom w:val="none" w:sz="0" w:space="0" w:color="auto"/>
            <w:right w:val="none" w:sz="0" w:space="0" w:color="auto"/>
          </w:divBdr>
        </w:div>
        <w:div w:id="232276286">
          <w:marLeft w:val="640"/>
          <w:marRight w:val="0"/>
          <w:marTop w:val="0"/>
          <w:marBottom w:val="0"/>
          <w:divBdr>
            <w:top w:val="none" w:sz="0" w:space="0" w:color="auto"/>
            <w:left w:val="none" w:sz="0" w:space="0" w:color="auto"/>
            <w:bottom w:val="none" w:sz="0" w:space="0" w:color="auto"/>
            <w:right w:val="none" w:sz="0" w:space="0" w:color="auto"/>
          </w:divBdr>
        </w:div>
        <w:div w:id="259988912">
          <w:marLeft w:val="640"/>
          <w:marRight w:val="0"/>
          <w:marTop w:val="0"/>
          <w:marBottom w:val="0"/>
          <w:divBdr>
            <w:top w:val="none" w:sz="0" w:space="0" w:color="auto"/>
            <w:left w:val="none" w:sz="0" w:space="0" w:color="auto"/>
            <w:bottom w:val="none" w:sz="0" w:space="0" w:color="auto"/>
            <w:right w:val="none" w:sz="0" w:space="0" w:color="auto"/>
          </w:divBdr>
        </w:div>
        <w:div w:id="268781615">
          <w:marLeft w:val="640"/>
          <w:marRight w:val="0"/>
          <w:marTop w:val="0"/>
          <w:marBottom w:val="0"/>
          <w:divBdr>
            <w:top w:val="none" w:sz="0" w:space="0" w:color="auto"/>
            <w:left w:val="none" w:sz="0" w:space="0" w:color="auto"/>
            <w:bottom w:val="none" w:sz="0" w:space="0" w:color="auto"/>
            <w:right w:val="none" w:sz="0" w:space="0" w:color="auto"/>
          </w:divBdr>
        </w:div>
        <w:div w:id="273876256">
          <w:marLeft w:val="640"/>
          <w:marRight w:val="0"/>
          <w:marTop w:val="0"/>
          <w:marBottom w:val="0"/>
          <w:divBdr>
            <w:top w:val="none" w:sz="0" w:space="0" w:color="auto"/>
            <w:left w:val="none" w:sz="0" w:space="0" w:color="auto"/>
            <w:bottom w:val="none" w:sz="0" w:space="0" w:color="auto"/>
            <w:right w:val="none" w:sz="0" w:space="0" w:color="auto"/>
          </w:divBdr>
        </w:div>
        <w:div w:id="323583619">
          <w:marLeft w:val="640"/>
          <w:marRight w:val="0"/>
          <w:marTop w:val="0"/>
          <w:marBottom w:val="0"/>
          <w:divBdr>
            <w:top w:val="none" w:sz="0" w:space="0" w:color="auto"/>
            <w:left w:val="none" w:sz="0" w:space="0" w:color="auto"/>
            <w:bottom w:val="none" w:sz="0" w:space="0" w:color="auto"/>
            <w:right w:val="none" w:sz="0" w:space="0" w:color="auto"/>
          </w:divBdr>
        </w:div>
        <w:div w:id="325790386">
          <w:marLeft w:val="640"/>
          <w:marRight w:val="0"/>
          <w:marTop w:val="0"/>
          <w:marBottom w:val="0"/>
          <w:divBdr>
            <w:top w:val="none" w:sz="0" w:space="0" w:color="auto"/>
            <w:left w:val="none" w:sz="0" w:space="0" w:color="auto"/>
            <w:bottom w:val="none" w:sz="0" w:space="0" w:color="auto"/>
            <w:right w:val="none" w:sz="0" w:space="0" w:color="auto"/>
          </w:divBdr>
        </w:div>
        <w:div w:id="345136894">
          <w:marLeft w:val="640"/>
          <w:marRight w:val="0"/>
          <w:marTop w:val="0"/>
          <w:marBottom w:val="0"/>
          <w:divBdr>
            <w:top w:val="none" w:sz="0" w:space="0" w:color="auto"/>
            <w:left w:val="none" w:sz="0" w:space="0" w:color="auto"/>
            <w:bottom w:val="none" w:sz="0" w:space="0" w:color="auto"/>
            <w:right w:val="none" w:sz="0" w:space="0" w:color="auto"/>
          </w:divBdr>
        </w:div>
        <w:div w:id="364985087">
          <w:marLeft w:val="640"/>
          <w:marRight w:val="0"/>
          <w:marTop w:val="0"/>
          <w:marBottom w:val="0"/>
          <w:divBdr>
            <w:top w:val="none" w:sz="0" w:space="0" w:color="auto"/>
            <w:left w:val="none" w:sz="0" w:space="0" w:color="auto"/>
            <w:bottom w:val="none" w:sz="0" w:space="0" w:color="auto"/>
            <w:right w:val="none" w:sz="0" w:space="0" w:color="auto"/>
          </w:divBdr>
        </w:div>
        <w:div w:id="367796564">
          <w:marLeft w:val="640"/>
          <w:marRight w:val="0"/>
          <w:marTop w:val="0"/>
          <w:marBottom w:val="0"/>
          <w:divBdr>
            <w:top w:val="none" w:sz="0" w:space="0" w:color="auto"/>
            <w:left w:val="none" w:sz="0" w:space="0" w:color="auto"/>
            <w:bottom w:val="none" w:sz="0" w:space="0" w:color="auto"/>
            <w:right w:val="none" w:sz="0" w:space="0" w:color="auto"/>
          </w:divBdr>
        </w:div>
        <w:div w:id="375081922">
          <w:marLeft w:val="640"/>
          <w:marRight w:val="0"/>
          <w:marTop w:val="0"/>
          <w:marBottom w:val="0"/>
          <w:divBdr>
            <w:top w:val="none" w:sz="0" w:space="0" w:color="auto"/>
            <w:left w:val="none" w:sz="0" w:space="0" w:color="auto"/>
            <w:bottom w:val="none" w:sz="0" w:space="0" w:color="auto"/>
            <w:right w:val="none" w:sz="0" w:space="0" w:color="auto"/>
          </w:divBdr>
        </w:div>
        <w:div w:id="421418592">
          <w:marLeft w:val="640"/>
          <w:marRight w:val="0"/>
          <w:marTop w:val="0"/>
          <w:marBottom w:val="0"/>
          <w:divBdr>
            <w:top w:val="none" w:sz="0" w:space="0" w:color="auto"/>
            <w:left w:val="none" w:sz="0" w:space="0" w:color="auto"/>
            <w:bottom w:val="none" w:sz="0" w:space="0" w:color="auto"/>
            <w:right w:val="none" w:sz="0" w:space="0" w:color="auto"/>
          </w:divBdr>
        </w:div>
        <w:div w:id="436490445">
          <w:marLeft w:val="640"/>
          <w:marRight w:val="0"/>
          <w:marTop w:val="0"/>
          <w:marBottom w:val="0"/>
          <w:divBdr>
            <w:top w:val="none" w:sz="0" w:space="0" w:color="auto"/>
            <w:left w:val="none" w:sz="0" w:space="0" w:color="auto"/>
            <w:bottom w:val="none" w:sz="0" w:space="0" w:color="auto"/>
            <w:right w:val="none" w:sz="0" w:space="0" w:color="auto"/>
          </w:divBdr>
        </w:div>
        <w:div w:id="459036158">
          <w:marLeft w:val="640"/>
          <w:marRight w:val="0"/>
          <w:marTop w:val="0"/>
          <w:marBottom w:val="0"/>
          <w:divBdr>
            <w:top w:val="none" w:sz="0" w:space="0" w:color="auto"/>
            <w:left w:val="none" w:sz="0" w:space="0" w:color="auto"/>
            <w:bottom w:val="none" w:sz="0" w:space="0" w:color="auto"/>
            <w:right w:val="none" w:sz="0" w:space="0" w:color="auto"/>
          </w:divBdr>
        </w:div>
        <w:div w:id="539977530">
          <w:marLeft w:val="640"/>
          <w:marRight w:val="0"/>
          <w:marTop w:val="0"/>
          <w:marBottom w:val="0"/>
          <w:divBdr>
            <w:top w:val="none" w:sz="0" w:space="0" w:color="auto"/>
            <w:left w:val="none" w:sz="0" w:space="0" w:color="auto"/>
            <w:bottom w:val="none" w:sz="0" w:space="0" w:color="auto"/>
            <w:right w:val="none" w:sz="0" w:space="0" w:color="auto"/>
          </w:divBdr>
        </w:div>
        <w:div w:id="542251479">
          <w:marLeft w:val="640"/>
          <w:marRight w:val="0"/>
          <w:marTop w:val="0"/>
          <w:marBottom w:val="0"/>
          <w:divBdr>
            <w:top w:val="none" w:sz="0" w:space="0" w:color="auto"/>
            <w:left w:val="none" w:sz="0" w:space="0" w:color="auto"/>
            <w:bottom w:val="none" w:sz="0" w:space="0" w:color="auto"/>
            <w:right w:val="none" w:sz="0" w:space="0" w:color="auto"/>
          </w:divBdr>
        </w:div>
        <w:div w:id="548341085">
          <w:marLeft w:val="640"/>
          <w:marRight w:val="0"/>
          <w:marTop w:val="0"/>
          <w:marBottom w:val="0"/>
          <w:divBdr>
            <w:top w:val="none" w:sz="0" w:space="0" w:color="auto"/>
            <w:left w:val="none" w:sz="0" w:space="0" w:color="auto"/>
            <w:bottom w:val="none" w:sz="0" w:space="0" w:color="auto"/>
            <w:right w:val="none" w:sz="0" w:space="0" w:color="auto"/>
          </w:divBdr>
        </w:div>
        <w:div w:id="568345449">
          <w:marLeft w:val="640"/>
          <w:marRight w:val="0"/>
          <w:marTop w:val="0"/>
          <w:marBottom w:val="0"/>
          <w:divBdr>
            <w:top w:val="none" w:sz="0" w:space="0" w:color="auto"/>
            <w:left w:val="none" w:sz="0" w:space="0" w:color="auto"/>
            <w:bottom w:val="none" w:sz="0" w:space="0" w:color="auto"/>
            <w:right w:val="none" w:sz="0" w:space="0" w:color="auto"/>
          </w:divBdr>
        </w:div>
        <w:div w:id="604505475">
          <w:marLeft w:val="640"/>
          <w:marRight w:val="0"/>
          <w:marTop w:val="0"/>
          <w:marBottom w:val="0"/>
          <w:divBdr>
            <w:top w:val="none" w:sz="0" w:space="0" w:color="auto"/>
            <w:left w:val="none" w:sz="0" w:space="0" w:color="auto"/>
            <w:bottom w:val="none" w:sz="0" w:space="0" w:color="auto"/>
            <w:right w:val="none" w:sz="0" w:space="0" w:color="auto"/>
          </w:divBdr>
        </w:div>
        <w:div w:id="615139586">
          <w:marLeft w:val="640"/>
          <w:marRight w:val="0"/>
          <w:marTop w:val="0"/>
          <w:marBottom w:val="0"/>
          <w:divBdr>
            <w:top w:val="none" w:sz="0" w:space="0" w:color="auto"/>
            <w:left w:val="none" w:sz="0" w:space="0" w:color="auto"/>
            <w:bottom w:val="none" w:sz="0" w:space="0" w:color="auto"/>
            <w:right w:val="none" w:sz="0" w:space="0" w:color="auto"/>
          </w:divBdr>
        </w:div>
        <w:div w:id="636032279">
          <w:marLeft w:val="640"/>
          <w:marRight w:val="0"/>
          <w:marTop w:val="0"/>
          <w:marBottom w:val="0"/>
          <w:divBdr>
            <w:top w:val="none" w:sz="0" w:space="0" w:color="auto"/>
            <w:left w:val="none" w:sz="0" w:space="0" w:color="auto"/>
            <w:bottom w:val="none" w:sz="0" w:space="0" w:color="auto"/>
            <w:right w:val="none" w:sz="0" w:space="0" w:color="auto"/>
          </w:divBdr>
        </w:div>
        <w:div w:id="636450122">
          <w:marLeft w:val="640"/>
          <w:marRight w:val="0"/>
          <w:marTop w:val="0"/>
          <w:marBottom w:val="0"/>
          <w:divBdr>
            <w:top w:val="none" w:sz="0" w:space="0" w:color="auto"/>
            <w:left w:val="none" w:sz="0" w:space="0" w:color="auto"/>
            <w:bottom w:val="none" w:sz="0" w:space="0" w:color="auto"/>
            <w:right w:val="none" w:sz="0" w:space="0" w:color="auto"/>
          </w:divBdr>
        </w:div>
        <w:div w:id="647638343">
          <w:marLeft w:val="640"/>
          <w:marRight w:val="0"/>
          <w:marTop w:val="0"/>
          <w:marBottom w:val="0"/>
          <w:divBdr>
            <w:top w:val="none" w:sz="0" w:space="0" w:color="auto"/>
            <w:left w:val="none" w:sz="0" w:space="0" w:color="auto"/>
            <w:bottom w:val="none" w:sz="0" w:space="0" w:color="auto"/>
            <w:right w:val="none" w:sz="0" w:space="0" w:color="auto"/>
          </w:divBdr>
        </w:div>
        <w:div w:id="695079933">
          <w:marLeft w:val="640"/>
          <w:marRight w:val="0"/>
          <w:marTop w:val="0"/>
          <w:marBottom w:val="0"/>
          <w:divBdr>
            <w:top w:val="none" w:sz="0" w:space="0" w:color="auto"/>
            <w:left w:val="none" w:sz="0" w:space="0" w:color="auto"/>
            <w:bottom w:val="none" w:sz="0" w:space="0" w:color="auto"/>
            <w:right w:val="none" w:sz="0" w:space="0" w:color="auto"/>
          </w:divBdr>
        </w:div>
        <w:div w:id="700201773">
          <w:marLeft w:val="640"/>
          <w:marRight w:val="0"/>
          <w:marTop w:val="0"/>
          <w:marBottom w:val="0"/>
          <w:divBdr>
            <w:top w:val="none" w:sz="0" w:space="0" w:color="auto"/>
            <w:left w:val="none" w:sz="0" w:space="0" w:color="auto"/>
            <w:bottom w:val="none" w:sz="0" w:space="0" w:color="auto"/>
            <w:right w:val="none" w:sz="0" w:space="0" w:color="auto"/>
          </w:divBdr>
        </w:div>
        <w:div w:id="726031971">
          <w:marLeft w:val="640"/>
          <w:marRight w:val="0"/>
          <w:marTop w:val="0"/>
          <w:marBottom w:val="0"/>
          <w:divBdr>
            <w:top w:val="none" w:sz="0" w:space="0" w:color="auto"/>
            <w:left w:val="none" w:sz="0" w:space="0" w:color="auto"/>
            <w:bottom w:val="none" w:sz="0" w:space="0" w:color="auto"/>
            <w:right w:val="none" w:sz="0" w:space="0" w:color="auto"/>
          </w:divBdr>
        </w:div>
        <w:div w:id="755979132">
          <w:marLeft w:val="640"/>
          <w:marRight w:val="0"/>
          <w:marTop w:val="0"/>
          <w:marBottom w:val="0"/>
          <w:divBdr>
            <w:top w:val="none" w:sz="0" w:space="0" w:color="auto"/>
            <w:left w:val="none" w:sz="0" w:space="0" w:color="auto"/>
            <w:bottom w:val="none" w:sz="0" w:space="0" w:color="auto"/>
            <w:right w:val="none" w:sz="0" w:space="0" w:color="auto"/>
          </w:divBdr>
        </w:div>
        <w:div w:id="760763702">
          <w:marLeft w:val="640"/>
          <w:marRight w:val="0"/>
          <w:marTop w:val="0"/>
          <w:marBottom w:val="0"/>
          <w:divBdr>
            <w:top w:val="none" w:sz="0" w:space="0" w:color="auto"/>
            <w:left w:val="none" w:sz="0" w:space="0" w:color="auto"/>
            <w:bottom w:val="none" w:sz="0" w:space="0" w:color="auto"/>
            <w:right w:val="none" w:sz="0" w:space="0" w:color="auto"/>
          </w:divBdr>
        </w:div>
        <w:div w:id="761030947">
          <w:marLeft w:val="640"/>
          <w:marRight w:val="0"/>
          <w:marTop w:val="0"/>
          <w:marBottom w:val="0"/>
          <w:divBdr>
            <w:top w:val="none" w:sz="0" w:space="0" w:color="auto"/>
            <w:left w:val="none" w:sz="0" w:space="0" w:color="auto"/>
            <w:bottom w:val="none" w:sz="0" w:space="0" w:color="auto"/>
            <w:right w:val="none" w:sz="0" w:space="0" w:color="auto"/>
          </w:divBdr>
        </w:div>
        <w:div w:id="803305086">
          <w:marLeft w:val="640"/>
          <w:marRight w:val="0"/>
          <w:marTop w:val="0"/>
          <w:marBottom w:val="0"/>
          <w:divBdr>
            <w:top w:val="none" w:sz="0" w:space="0" w:color="auto"/>
            <w:left w:val="none" w:sz="0" w:space="0" w:color="auto"/>
            <w:bottom w:val="none" w:sz="0" w:space="0" w:color="auto"/>
            <w:right w:val="none" w:sz="0" w:space="0" w:color="auto"/>
          </w:divBdr>
        </w:div>
        <w:div w:id="889609332">
          <w:marLeft w:val="640"/>
          <w:marRight w:val="0"/>
          <w:marTop w:val="0"/>
          <w:marBottom w:val="0"/>
          <w:divBdr>
            <w:top w:val="none" w:sz="0" w:space="0" w:color="auto"/>
            <w:left w:val="none" w:sz="0" w:space="0" w:color="auto"/>
            <w:bottom w:val="none" w:sz="0" w:space="0" w:color="auto"/>
            <w:right w:val="none" w:sz="0" w:space="0" w:color="auto"/>
          </w:divBdr>
        </w:div>
        <w:div w:id="934825074">
          <w:marLeft w:val="640"/>
          <w:marRight w:val="0"/>
          <w:marTop w:val="0"/>
          <w:marBottom w:val="0"/>
          <w:divBdr>
            <w:top w:val="none" w:sz="0" w:space="0" w:color="auto"/>
            <w:left w:val="none" w:sz="0" w:space="0" w:color="auto"/>
            <w:bottom w:val="none" w:sz="0" w:space="0" w:color="auto"/>
            <w:right w:val="none" w:sz="0" w:space="0" w:color="auto"/>
          </w:divBdr>
        </w:div>
        <w:div w:id="970281801">
          <w:marLeft w:val="640"/>
          <w:marRight w:val="0"/>
          <w:marTop w:val="0"/>
          <w:marBottom w:val="0"/>
          <w:divBdr>
            <w:top w:val="none" w:sz="0" w:space="0" w:color="auto"/>
            <w:left w:val="none" w:sz="0" w:space="0" w:color="auto"/>
            <w:bottom w:val="none" w:sz="0" w:space="0" w:color="auto"/>
            <w:right w:val="none" w:sz="0" w:space="0" w:color="auto"/>
          </w:divBdr>
        </w:div>
        <w:div w:id="988898687">
          <w:marLeft w:val="640"/>
          <w:marRight w:val="0"/>
          <w:marTop w:val="0"/>
          <w:marBottom w:val="0"/>
          <w:divBdr>
            <w:top w:val="none" w:sz="0" w:space="0" w:color="auto"/>
            <w:left w:val="none" w:sz="0" w:space="0" w:color="auto"/>
            <w:bottom w:val="none" w:sz="0" w:space="0" w:color="auto"/>
            <w:right w:val="none" w:sz="0" w:space="0" w:color="auto"/>
          </w:divBdr>
        </w:div>
        <w:div w:id="1016687637">
          <w:marLeft w:val="640"/>
          <w:marRight w:val="0"/>
          <w:marTop w:val="0"/>
          <w:marBottom w:val="0"/>
          <w:divBdr>
            <w:top w:val="none" w:sz="0" w:space="0" w:color="auto"/>
            <w:left w:val="none" w:sz="0" w:space="0" w:color="auto"/>
            <w:bottom w:val="none" w:sz="0" w:space="0" w:color="auto"/>
            <w:right w:val="none" w:sz="0" w:space="0" w:color="auto"/>
          </w:divBdr>
        </w:div>
        <w:div w:id="1029719260">
          <w:marLeft w:val="640"/>
          <w:marRight w:val="0"/>
          <w:marTop w:val="0"/>
          <w:marBottom w:val="0"/>
          <w:divBdr>
            <w:top w:val="none" w:sz="0" w:space="0" w:color="auto"/>
            <w:left w:val="none" w:sz="0" w:space="0" w:color="auto"/>
            <w:bottom w:val="none" w:sz="0" w:space="0" w:color="auto"/>
            <w:right w:val="none" w:sz="0" w:space="0" w:color="auto"/>
          </w:divBdr>
        </w:div>
        <w:div w:id="1043596818">
          <w:marLeft w:val="640"/>
          <w:marRight w:val="0"/>
          <w:marTop w:val="0"/>
          <w:marBottom w:val="0"/>
          <w:divBdr>
            <w:top w:val="none" w:sz="0" w:space="0" w:color="auto"/>
            <w:left w:val="none" w:sz="0" w:space="0" w:color="auto"/>
            <w:bottom w:val="none" w:sz="0" w:space="0" w:color="auto"/>
            <w:right w:val="none" w:sz="0" w:space="0" w:color="auto"/>
          </w:divBdr>
        </w:div>
        <w:div w:id="1047951404">
          <w:marLeft w:val="640"/>
          <w:marRight w:val="0"/>
          <w:marTop w:val="0"/>
          <w:marBottom w:val="0"/>
          <w:divBdr>
            <w:top w:val="none" w:sz="0" w:space="0" w:color="auto"/>
            <w:left w:val="none" w:sz="0" w:space="0" w:color="auto"/>
            <w:bottom w:val="none" w:sz="0" w:space="0" w:color="auto"/>
            <w:right w:val="none" w:sz="0" w:space="0" w:color="auto"/>
          </w:divBdr>
        </w:div>
        <w:div w:id="1137380394">
          <w:marLeft w:val="640"/>
          <w:marRight w:val="0"/>
          <w:marTop w:val="0"/>
          <w:marBottom w:val="0"/>
          <w:divBdr>
            <w:top w:val="none" w:sz="0" w:space="0" w:color="auto"/>
            <w:left w:val="none" w:sz="0" w:space="0" w:color="auto"/>
            <w:bottom w:val="none" w:sz="0" w:space="0" w:color="auto"/>
            <w:right w:val="none" w:sz="0" w:space="0" w:color="auto"/>
          </w:divBdr>
        </w:div>
        <w:div w:id="1158574415">
          <w:marLeft w:val="640"/>
          <w:marRight w:val="0"/>
          <w:marTop w:val="0"/>
          <w:marBottom w:val="0"/>
          <w:divBdr>
            <w:top w:val="none" w:sz="0" w:space="0" w:color="auto"/>
            <w:left w:val="none" w:sz="0" w:space="0" w:color="auto"/>
            <w:bottom w:val="none" w:sz="0" w:space="0" w:color="auto"/>
            <w:right w:val="none" w:sz="0" w:space="0" w:color="auto"/>
          </w:divBdr>
        </w:div>
        <w:div w:id="1217276877">
          <w:marLeft w:val="640"/>
          <w:marRight w:val="0"/>
          <w:marTop w:val="0"/>
          <w:marBottom w:val="0"/>
          <w:divBdr>
            <w:top w:val="none" w:sz="0" w:space="0" w:color="auto"/>
            <w:left w:val="none" w:sz="0" w:space="0" w:color="auto"/>
            <w:bottom w:val="none" w:sz="0" w:space="0" w:color="auto"/>
            <w:right w:val="none" w:sz="0" w:space="0" w:color="auto"/>
          </w:divBdr>
        </w:div>
        <w:div w:id="1254775076">
          <w:marLeft w:val="640"/>
          <w:marRight w:val="0"/>
          <w:marTop w:val="0"/>
          <w:marBottom w:val="0"/>
          <w:divBdr>
            <w:top w:val="none" w:sz="0" w:space="0" w:color="auto"/>
            <w:left w:val="none" w:sz="0" w:space="0" w:color="auto"/>
            <w:bottom w:val="none" w:sz="0" w:space="0" w:color="auto"/>
            <w:right w:val="none" w:sz="0" w:space="0" w:color="auto"/>
          </w:divBdr>
        </w:div>
        <w:div w:id="1263412000">
          <w:marLeft w:val="640"/>
          <w:marRight w:val="0"/>
          <w:marTop w:val="0"/>
          <w:marBottom w:val="0"/>
          <w:divBdr>
            <w:top w:val="none" w:sz="0" w:space="0" w:color="auto"/>
            <w:left w:val="none" w:sz="0" w:space="0" w:color="auto"/>
            <w:bottom w:val="none" w:sz="0" w:space="0" w:color="auto"/>
            <w:right w:val="none" w:sz="0" w:space="0" w:color="auto"/>
          </w:divBdr>
        </w:div>
        <w:div w:id="1279684582">
          <w:marLeft w:val="640"/>
          <w:marRight w:val="0"/>
          <w:marTop w:val="0"/>
          <w:marBottom w:val="0"/>
          <w:divBdr>
            <w:top w:val="none" w:sz="0" w:space="0" w:color="auto"/>
            <w:left w:val="none" w:sz="0" w:space="0" w:color="auto"/>
            <w:bottom w:val="none" w:sz="0" w:space="0" w:color="auto"/>
            <w:right w:val="none" w:sz="0" w:space="0" w:color="auto"/>
          </w:divBdr>
        </w:div>
        <w:div w:id="1330910831">
          <w:marLeft w:val="640"/>
          <w:marRight w:val="0"/>
          <w:marTop w:val="0"/>
          <w:marBottom w:val="0"/>
          <w:divBdr>
            <w:top w:val="none" w:sz="0" w:space="0" w:color="auto"/>
            <w:left w:val="none" w:sz="0" w:space="0" w:color="auto"/>
            <w:bottom w:val="none" w:sz="0" w:space="0" w:color="auto"/>
            <w:right w:val="none" w:sz="0" w:space="0" w:color="auto"/>
          </w:divBdr>
        </w:div>
        <w:div w:id="1331523471">
          <w:marLeft w:val="640"/>
          <w:marRight w:val="0"/>
          <w:marTop w:val="0"/>
          <w:marBottom w:val="0"/>
          <w:divBdr>
            <w:top w:val="none" w:sz="0" w:space="0" w:color="auto"/>
            <w:left w:val="none" w:sz="0" w:space="0" w:color="auto"/>
            <w:bottom w:val="none" w:sz="0" w:space="0" w:color="auto"/>
            <w:right w:val="none" w:sz="0" w:space="0" w:color="auto"/>
          </w:divBdr>
        </w:div>
        <w:div w:id="1371610078">
          <w:marLeft w:val="640"/>
          <w:marRight w:val="0"/>
          <w:marTop w:val="0"/>
          <w:marBottom w:val="0"/>
          <w:divBdr>
            <w:top w:val="none" w:sz="0" w:space="0" w:color="auto"/>
            <w:left w:val="none" w:sz="0" w:space="0" w:color="auto"/>
            <w:bottom w:val="none" w:sz="0" w:space="0" w:color="auto"/>
            <w:right w:val="none" w:sz="0" w:space="0" w:color="auto"/>
          </w:divBdr>
        </w:div>
        <w:div w:id="1437822232">
          <w:marLeft w:val="640"/>
          <w:marRight w:val="0"/>
          <w:marTop w:val="0"/>
          <w:marBottom w:val="0"/>
          <w:divBdr>
            <w:top w:val="none" w:sz="0" w:space="0" w:color="auto"/>
            <w:left w:val="none" w:sz="0" w:space="0" w:color="auto"/>
            <w:bottom w:val="none" w:sz="0" w:space="0" w:color="auto"/>
            <w:right w:val="none" w:sz="0" w:space="0" w:color="auto"/>
          </w:divBdr>
        </w:div>
        <w:div w:id="1472481261">
          <w:marLeft w:val="640"/>
          <w:marRight w:val="0"/>
          <w:marTop w:val="0"/>
          <w:marBottom w:val="0"/>
          <w:divBdr>
            <w:top w:val="none" w:sz="0" w:space="0" w:color="auto"/>
            <w:left w:val="none" w:sz="0" w:space="0" w:color="auto"/>
            <w:bottom w:val="none" w:sz="0" w:space="0" w:color="auto"/>
            <w:right w:val="none" w:sz="0" w:space="0" w:color="auto"/>
          </w:divBdr>
        </w:div>
        <w:div w:id="1487354993">
          <w:marLeft w:val="640"/>
          <w:marRight w:val="0"/>
          <w:marTop w:val="0"/>
          <w:marBottom w:val="0"/>
          <w:divBdr>
            <w:top w:val="none" w:sz="0" w:space="0" w:color="auto"/>
            <w:left w:val="none" w:sz="0" w:space="0" w:color="auto"/>
            <w:bottom w:val="none" w:sz="0" w:space="0" w:color="auto"/>
            <w:right w:val="none" w:sz="0" w:space="0" w:color="auto"/>
          </w:divBdr>
        </w:div>
        <w:div w:id="1491599892">
          <w:marLeft w:val="640"/>
          <w:marRight w:val="0"/>
          <w:marTop w:val="0"/>
          <w:marBottom w:val="0"/>
          <w:divBdr>
            <w:top w:val="none" w:sz="0" w:space="0" w:color="auto"/>
            <w:left w:val="none" w:sz="0" w:space="0" w:color="auto"/>
            <w:bottom w:val="none" w:sz="0" w:space="0" w:color="auto"/>
            <w:right w:val="none" w:sz="0" w:space="0" w:color="auto"/>
          </w:divBdr>
        </w:div>
        <w:div w:id="1495951418">
          <w:marLeft w:val="640"/>
          <w:marRight w:val="0"/>
          <w:marTop w:val="0"/>
          <w:marBottom w:val="0"/>
          <w:divBdr>
            <w:top w:val="none" w:sz="0" w:space="0" w:color="auto"/>
            <w:left w:val="none" w:sz="0" w:space="0" w:color="auto"/>
            <w:bottom w:val="none" w:sz="0" w:space="0" w:color="auto"/>
            <w:right w:val="none" w:sz="0" w:space="0" w:color="auto"/>
          </w:divBdr>
        </w:div>
        <w:div w:id="1558475325">
          <w:marLeft w:val="640"/>
          <w:marRight w:val="0"/>
          <w:marTop w:val="0"/>
          <w:marBottom w:val="0"/>
          <w:divBdr>
            <w:top w:val="none" w:sz="0" w:space="0" w:color="auto"/>
            <w:left w:val="none" w:sz="0" w:space="0" w:color="auto"/>
            <w:bottom w:val="none" w:sz="0" w:space="0" w:color="auto"/>
            <w:right w:val="none" w:sz="0" w:space="0" w:color="auto"/>
          </w:divBdr>
        </w:div>
        <w:div w:id="1565725066">
          <w:marLeft w:val="640"/>
          <w:marRight w:val="0"/>
          <w:marTop w:val="0"/>
          <w:marBottom w:val="0"/>
          <w:divBdr>
            <w:top w:val="none" w:sz="0" w:space="0" w:color="auto"/>
            <w:left w:val="none" w:sz="0" w:space="0" w:color="auto"/>
            <w:bottom w:val="none" w:sz="0" w:space="0" w:color="auto"/>
            <w:right w:val="none" w:sz="0" w:space="0" w:color="auto"/>
          </w:divBdr>
        </w:div>
        <w:div w:id="1591544946">
          <w:marLeft w:val="640"/>
          <w:marRight w:val="0"/>
          <w:marTop w:val="0"/>
          <w:marBottom w:val="0"/>
          <w:divBdr>
            <w:top w:val="none" w:sz="0" w:space="0" w:color="auto"/>
            <w:left w:val="none" w:sz="0" w:space="0" w:color="auto"/>
            <w:bottom w:val="none" w:sz="0" w:space="0" w:color="auto"/>
            <w:right w:val="none" w:sz="0" w:space="0" w:color="auto"/>
          </w:divBdr>
        </w:div>
        <w:div w:id="1630547844">
          <w:marLeft w:val="640"/>
          <w:marRight w:val="0"/>
          <w:marTop w:val="0"/>
          <w:marBottom w:val="0"/>
          <w:divBdr>
            <w:top w:val="none" w:sz="0" w:space="0" w:color="auto"/>
            <w:left w:val="none" w:sz="0" w:space="0" w:color="auto"/>
            <w:bottom w:val="none" w:sz="0" w:space="0" w:color="auto"/>
            <w:right w:val="none" w:sz="0" w:space="0" w:color="auto"/>
          </w:divBdr>
        </w:div>
        <w:div w:id="1646087493">
          <w:marLeft w:val="640"/>
          <w:marRight w:val="0"/>
          <w:marTop w:val="0"/>
          <w:marBottom w:val="0"/>
          <w:divBdr>
            <w:top w:val="none" w:sz="0" w:space="0" w:color="auto"/>
            <w:left w:val="none" w:sz="0" w:space="0" w:color="auto"/>
            <w:bottom w:val="none" w:sz="0" w:space="0" w:color="auto"/>
            <w:right w:val="none" w:sz="0" w:space="0" w:color="auto"/>
          </w:divBdr>
        </w:div>
        <w:div w:id="1650788510">
          <w:marLeft w:val="640"/>
          <w:marRight w:val="0"/>
          <w:marTop w:val="0"/>
          <w:marBottom w:val="0"/>
          <w:divBdr>
            <w:top w:val="none" w:sz="0" w:space="0" w:color="auto"/>
            <w:left w:val="none" w:sz="0" w:space="0" w:color="auto"/>
            <w:bottom w:val="none" w:sz="0" w:space="0" w:color="auto"/>
            <w:right w:val="none" w:sz="0" w:space="0" w:color="auto"/>
          </w:divBdr>
        </w:div>
        <w:div w:id="1659116205">
          <w:marLeft w:val="640"/>
          <w:marRight w:val="0"/>
          <w:marTop w:val="0"/>
          <w:marBottom w:val="0"/>
          <w:divBdr>
            <w:top w:val="none" w:sz="0" w:space="0" w:color="auto"/>
            <w:left w:val="none" w:sz="0" w:space="0" w:color="auto"/>
            <w:bottom w:val="none" w:sz="0" w:space="0" w:color="auto"/>
            <w:right w:val="none" w:sz="0" w:space="0" w:color="auto"/>
          </w:divBdr>
        </w:div>
        <w:div w:id="1730108653">
          <w:marLeft w:val="640"/>
          <w:marRight w:val="0"/>
          <w:marTop w:val="0"/>
          <w:marBottom w:val="0"/>
          <w:divBdr>
            <w:top w:val="none" w:sz="0" w:space="0" w:color="auto"/>
            <w:left w:val="none" w:sz="0" w:space="0" w:color="auto"/>
            <w:bottom w:val="none" w:sz="0" w:space="0" w:color="auto"/>
            <w:right w:val="none" w:sz="0" w:space="0" w:color="auto"/>
          </w:divBdr>
        </w:div>
        <w:div w:id="1733894457">
          <w:marLeft w:val="640"/>
          <w:marRight w:val="0"/>
          <w:marTop w:val="0"/>
          <w:marBottom w:val="0"/>
          <w:divBdr>
            <w:top w:val="none" w:sz="0" w:space="0" w:color="auto"/>
            <w:left w:val="none" w:sz="0" w:space="0" w:color="auto"/>
            <w:bottom w:val="none" w:sz="0" w:space="0" w:color="auto"/>
            <w:right w:val="none" w:sz="0" w:space="0" w:color="auto"/>
          </w:divBdr>
        </w:div>
        <w:div w:id="1737509716">
          <w:marLeft w:val="640"/>
          <w:marRight w:val="0"/>
          <w:marTop w:val="0"/>
          <w:marBottom w:val="0"/>
          <w:divBdr>
            <w:top w:val="none" w:sz="0" w:space="0" w:color="auto"/>
            <w:left w:val="none" w:sz="0" w:space="0" w:color="auto"/>
            <w:bottom w:val="none" w:sz="0" w:space="0" w:color="auto"/>
            <w:right w:val="none" w:sz="0" w:space="0" w:color="auto"/>
          </w:divBdr>
        </w:div>
        <w:div w:id="1737969083">
          <w:marLeft w:val="640"/>
          <w:marRight w:val="0"/>
          <w:marTop w:val="0"/>
          <w:marBottom w:val="0"/>
          <w:divBdr>
            <w:top w:val="none" w:sz="0" w:space="0" w:color="auto"/>
            <w:left w:val="none" w:sz="0" w:space="0" w:color="auto"/>
            <w:bottom w:val="none" w:sz="0" w:space="0" w:color="auto"/>
            <w:right w:val="none" w:sz="0" w:space="0" w:color="auto"/>
          </w:divBdr>
        </w:div>
        <w:div w:id="1764109645">
          <w:marLeft w:val="640"/>
          <w:marRight w:val="0"/>
          <w:marTop w:val="0"/>
          <w:marBottom w:val="0"/>
          <w:divBdr>
            <w:top w:val="none" w:sz="0" w:space="0" w:color="auto"/>
            <w:left w:val="none" w:sz="0" w:space="0" w:color="auto"/>
            <w:bottom w:val="none" w:sz="0" w:space="0" w:color="auto"/>
            <w:right w:val="none" w:sz="0" w:space="0" w:color="auto"/>
          </w:divBdr>
        </w:div>
        <w:div w:id="1771854715">
          <w:marLeft w:val="640"/>
          <w:marRight w:val="0"/>
          <w:marTop w:val="0"/>
          <w:marBottom w:val="0"/>
          <w:divBdr>
            <w:top w:val="none" w:sz="0" w:space="0" w:color="auto"/>
            <w:left w:val="none" w:sz="0" w:space="0" w:color="auto"/>
            <w:bottom w:val="none" w:sz="0" w:space="0" w:color="auto"/>
            <w:right w:val="none" w:sz="0" w:space="0" w:color="auto"/>
          </w:divBdr>
        </w:div>
        <w:div w:id="1803814248">
          <w:marLeft w:val="640"/>
          <w:marRight w:val="0"/>
          <w:marTop w:val="0"/>
          <w:marBottom w:val="0"/>
          <w:divBdr>
            <w:top w:val="none" w:sz="0" w:space="0" w:color="auto"/>
            <w:left w:val="none" w:sz="0" w:space="0" w:color="auto"/>
            <w:bottom w:val="none" w:sz="0" w:space="0" w:color="auto"/>
            <w:right w:val="none" w:sz="0" w:space="0" w:color="auto"/>
          </w:divBdr>
        </w:div>
        <w:div w:id="1805268128">
          <w:marLeft w:val="640"/>
          <w:marRight w:val="0"/>
          <w:marTop w:val="0"/>
          <w:marBottom w:val="0"/>
          <w:divBdr>
            <w:top w:val="none" w:sz="0" w:space="0" w:color="auto"/>
            <w:left w:val="none" w:sz="0" w:space="0" w:color="auto"/>
            <w:bottom w:val="none" w:sz="0" w:space="0" w:color="auto"/>
            <w:right w:val="none" w:sz="0" w:space="0" w:color="auto"/>
          </w:divBdr>
        </w:div>
        <w:div w:id="1808162857">
          <w:marLeft w:val="640"/>
          <w:marRight w:val="0"/>
          <w:marTop w:val="0"/>
          <w:marBottom w:val="0"/>
          <w:divBdr>
            <w:top w:val="none" w:sz="0" w:space="0" w:color="auto"/>
            <w:left w:val="none" w:sz="0" w:space="0" w:color="auto"/>
            <w:bottom w:val="none" w:sz="0" w:space="0" w:color="auto"/>
            <w:right w:val="none" w:sz="0" w:space="0" w:color="auto"/>
          </w:divBdr>
        </w:div>
        <w:div w:id="1820076009">
          <w:marLeft w:val="640"/>
          <w:marRight w:val="0"/>
          <w:marTop w:val="0"/>
          <w:marBottom w:val="0"/>
          <w:divBdr>
            <w:top w:val="none" w:sz="0" w:space="0" w:color="auto"/>
            <w:left w:val="none" w:sz="0" w:space="0" w:color="auto"/>
            <w:bottom w:val="none" w:sz="0" w:space="0" w:color="auto"/>
            <w:right w:val="none" w:sz="0" w:space="0" w:color="auto"/>
          </w:divBdr>
        </w:div>
        <w:div w:id="1821918287">
          <w:marLeft w:val="640"/>
          <w:marRight w:val="0"/>
          <w:marTop w:val="0"/>
          <w:marBottom w:val="0"/>
          <w:divBdr>
            <w:top w:val="none" w:sz="0" w:space="0" w:color="auto"/>
            <w:left w:val="none" w:sz="0" w:space="0" w:color="auto"/>
            <w:bottom w:val="none" w:sz="0" w:space="0" w:color="auto"/>
            <w:right w:val="none" w:sz="0" w:space="0" w:color="auto"/>
          </w:divBdr>
        </w:div>
        <w:div w:id="1821918973">
          <w:marLeft w:val="640"/>
          <w:marRight w:val="0"/>
          <w:marTop w:val="0"/>
          <w:marBottom w:val="0"/>
          <w:divBdr>
            <w:top w:val="none" w:sz="0" w:space="0" w:color="auto"/>
            <w:left w:val="none" w:sz="0" w:space="0" w:color="auto"/>
            <w:bottom w:val="none" w:sz="0" w:space="0" w:color="auto"/>
            <w:right w:val="none" w:sz="0" w:space="0" w:color="auto"/>
          </w:divBdr>
        </w:div>
        <w:div w:id="1822037204">
          <w:marLeft w:val="640"/>
          <w:marRight w:val="0"/>
          <w:marTop w:val="0"/>
          <w:marBottom w:val="0"/>
          <w:divBdr>
            <w:top w:val="none" w:sz="0" w:space="0" w:color="auto"/>
            <w:left w:val="none" w:sz="0" w:space="0" w:color="auto"/>
            <w:bottom w:val="none" w:sz="0" w:space="0" w:color="auto"/>
            <w:right w:val="none" w:sz="0" w:space="0" w:color="auto"/>
          </w:divBdr>
        </w:div>
        <w:div w:id="1848057685">
          <w:marLeft w:val="640"/>
          <w:marRight w:val="0"/>
          <w:marTop w:val="0"/>
          <w:marBottom w:val="0"/>
          <w:divBdr>
            <w:top w:val="none" w:sz="0" w:space="0" w:color="auto"/>
            <w:left w:val="none" w:sz="0" w:space="0" w:color="auto"/>
            <w:bottom w:val="none" w:sz="0" w:space="0" w:color="auto"/>
            <w:right w:val="none" w:sz="0" w:space="0" w:color="auto"/>
          </w:divBdr>
        </w:div>
        <w:div w:id="1879732359">
          <w:marLeft w:val="640"/>
          <w:marRight w:val="0"/>
          <w:marTop w:val="0"/>
          <w:marBottom w:val="0"/>
          <w:divBdr>
            <w:top w:val="none" w:sz="0" w:space="0" w:color="auto"/>
            <w:left w:val="none" w:sz="0" w:space="0" w:color="auto"/>
            <w:bottom w:val="none" w:sz="0" w:space="0" w:color="auto"/>
            <w:right w:val="none" w:sz="0" w:space="0" w:color="auto"/>
          </w:divBdr>
        </w:div>
        <w:div w:id="1885362200">
          <w:marLeft w:val="640"/>
          <w:marRight w:val="0"/>
          <w:marTop w:val="0"/>
          <w:marBottom w:val="0"/>
          <w:divBdr>
            <w:top w:val="none" w:sz="0" w:space="0" w:color="auto"/>
            <w:left w:val="none" w:sz="0" w:space="0" w:color="auto"/>
            <w:bottom w:val="none" w:sz="0" w:space="0" w:color="auto"/>
            <w:right w:val="none" w:sz="0" w:space="0" w:color="auto"/>
          </w:divBdr>
        </w:div>
        <w:div w:id="1896964955">
          <w:marLeft w:val="640"/>
          <w:marRight w:val="0"/>
          <w:marTop w:val="0"/>
          <w:marBottom w:val="0"/>
          <w:divBdr>
            <w:top w:val="none" w:sz="0" w:space="0" w:color="auto"/>
            <w:left w:val="none" w:sz="0" w:space="0" w:color="auto"/>
            <w:bottom w:val="none" w:sz="0" w:space="0" w:color="auto"/>
            <w:right w:val="none" w:sz="0" w:space="0" w:color="auto"/>
          </w:divBdr>
        </w:div>
        <w:div w:id="1904098016">
          <w:marLeft w:val="640"/>
          <w:marRight w:val="0"/>
          <w:marTop w:val="0"/>
          <w:marBottom w:val="0"/>
          <w:divBdr>
            <w:top w:val="none" w:sz="0" w:space="0" w:color="auto"/>
            <w:left w:val="none" w:sz="0" w:space="0" w:color="auto"/>
            <w:bottom w:val="none" w:sz="0" w:space="0" w:color="auto"/>
            <w:right w:val="none" w:sz="0" w:space="0" w:color="auto"/>
          </w:divBdr>
        </w:div>
        <w:div w:id="1925646172">
          <w:marLeft w:val="640"/>
          <w:marRight w:val="0"/>
          <w:marTop w:val="0"/>
          <w:marBottom w:val="0"/>
          <w:divBdr>
            <w:top w:val="none" w:sz="0" w:space="0" w:color="auto"/>
            <w:left w:val="none" w:sz="0" w:space="0" w:color="auto"/>
            <w:bottom w:val="none" w:sz="0" w:space="0" w:color="auto"/>
            <w:right w:val="none" w:sz="0" w:space="0" w:color="auto"/>
          </w:divBdr>
        </w:div>
        <w:div w:id="1941596561">
          <w:marLeft w:val="640"/>
          <w:marRight w:val="0"/>
          <w:marTop w:val="0"/>
          <w:marBottom w:val="0"/>
          <w:divBdr>
            <w:top w:val="none" w:sz="0" w:space="0" w:color="auto"/>
            <w:left w:val="none" w:sz="0" w:space="0" w:color="auto"/>
            <w:bottom w:val="none" w:sz="0" w:space="0" w:color="auto"/>
            <w:right w:val="none" w:sz="0" w:space="0" w:color="auto"/>
          </w:divBdr>
        </w:div>
        <w:div w:id="1985962468">
          <w:marLeft w:val="640"/>
          <w:marRight w:val="0"/>
          <w:marTop w:val="0"/>
          <w:marBottom w:val="0"/>
          <w:divBdr>
            <w:top w:val="none" w:sz="0" w:space="0" w:color="auto"/>
            <w:left w:val="none" w:sz="0" w:space="0" w:color="auto"/>
            <w:bottom w:val="none" w:sz="0" w:space="0" w:color="auto"/>
            <w:right w:val="none" w:sz="0" w:space="0" w:color="auto"/>
          </w:divBdr>
        </w:div>
        <w:div w:id="2062318117">
          <w:marLeft w:val="640"/>
          <w:marRight w:val="0"/>
          <w:marTop w:val="0"/>
          <w:marBottom w:val="0"/>
          <w:divBdr>
            <w:top w:val="none" w:sz="0" w:space="0" w:color="auto"/>
            <w:left w:val="none" w:sz="0" w:space="0" w:color="auto"/>
            <w:bottom w:val="none" w:sz="0" w:space="0" w:color="auto"/>
            <w:right w:val="none" w:sz="0" w:space="0" w:color="auto"/>
          </w:divBdr>
        </w:div>
        <w:div w:id="2072457425">
          <w:marLeft w:val="640"/>
          <w:marRight w:val="0"/>
          <w:marTop w:val="0"/>
          <w:marBottom w:val="0"/>
          <w:divBdr>
            <w:top w:val="none" w:sz="0" w:space="0" w:color="auto"/>
            <w:left w:val="none" w:sz="0" w:space="0" w:color="auto"/>
            <w:bottom w:val="none" w:sz="0" w:space="0" w:color="auto"/>
            <w:right w:val="none" w:sz="0" w:space="0" w:color="auto"/>
          </w:divBdr>
        </w:div>
        <w:div w:id="2118980431">
          <w:marLeft w:val="640"/>
          <w:marRight w:val="0"/>
          <w:marTop w:val="0"/>
          <w:marBottom w:val="0"/>
          <w:divBdr>
            <w:top w:val="none" w:sz="0" w:space="0" w:color="auto"/>
            <w:left w:val="none" w:sz="0" w:space="0" w:color="auto"/>
            <w:bottom w:val="none" w:sz="0" w:space="0" w:color="auto"/>
            <w:right w:val="none" w:sz="0" w:space="0" w:color="auto"/>
          </w:divBdr>
        </w:div>
      </w:divsChild>
    </w:div>
    <w:div w:id="490411524">
      <w:bodyDiv w:val="1"/>
      <w:marLeft w:val="0"/>
      <w:marRight w:val="0"/>
      <w:marTop w:val="0"/>
      <w:marBottom w:val="0"/>
      <w:divBdr>
        <w:top w:val="none" w:sz="0" w:space="0" w:color="auto"/>
        <w:left w:val="none" w:sz="0" w:space="0" w:color="auto"/>
        <w:bottom w:val="none" w:sz="0" w:space="0" w:color="auto"/>
        <w:right w:val="none" w:sz="0" w:space="0" w:color="auto"/>
      </w:divBdr>
    </w:div>
    <w:div w:id="515383000">
      <w:bodyDiv w:val="1"/>
      <w:marLeft w:val="0"/>
      <w:marRight w:val="0"/>
      <w:marTop w:val="0"/>
      <w:marBottom w:val="0"/>
      <w:divBdr>
        <w:top w:val="none" w:sz="0" w:space="0" w:color="auto"/>
        <w:left w:val="none" w:sz="0" w:space="0" w:color="auto"/>
        <w:bottom w:val="none" w:sz="0" w:space="0" w:color="auto"/>
        <w:right w:val="none" w:sz="0" w:space="0" w:color="auto"/>
      </w:divBdr>
      <w:divsChild>
        <w:div w:id="32930790">
          <w:marLeft w:val="640"/>
          <w:marRight w:val="0"/>
          <w:marTop w:val="0"/>
          <w:marBottom w:val="0"/>
          <w:divBdr>
            <w:top w:val="none" w:sz="0" w:space="0" w:color="auto"/>
            <w:left w:val="none" w:sz="0" w:space="0" w:color="auto"/>
            <w:bottom w:val="none" w:sz="0" w:space="0" w:color="auto"/>
            <w:right w:val="none" w:sz="0" w:space="0" w:color="auto"/>
          </w:divBdr>
        </w:div>
        <w:div w:id="51542723">
          <w:marLeft w:val="640"/>
          <w:marRight w:val="0"/>
          <w:marTop w:val="0"/>
          <w:marBottom w:val="0"/>
          <w:divBdr>
            <w:top w:val="none" w:sz="0" w:space="0" w:color="auto"/>
            <w:left w:val="none" w:sz="0" w:space="0" w:color="auto"/>
            <w:bottom w:val="none" w:sz="0" w:space="0" w:color="auto"/>
            <w:right w:val="none" w:sz="0" w:space="0" w:color="auto"/>
          </w:divBdr>
        </w:div>
        <w:div w:id="58866947">
          <w:marLeft w:val="640"/>
          <w:marRight w:val="0"/>
          <w:marTop w:val="0"/>
          <w:marBottom w:val="0"/>
          <w:divBdr>
            <w:top w:val="none" w:sz="0" w:space="0" w:color="auto"/>
            <w:left w:val="none" w:sz="0" w:space="0" w:color="auto"/>
            <w:bottom w:val="none" w:sz="0" w:space="0" w:color="auto"/>
            <w:right w:val="none" w:sz="0" w:space="0" w:color="auto"/>
          </w:divBdr>
        </w:div>
        <w:div w:id="100152168">
          <w:marLeft w:val="640"/>
          <w:marRight w:val="0"/>
          <w:marTop w:val="0"/>
          <w:marBottom w:val="0"/>
          <w:divBdr>
            <w:top w:val="none" w:sz="0" w:space="0" w:color="auto"/>
            <w:left w:val="none" w:sz="0" w:space="0" w:color="auto"/>
            <w:bottom w:val="none" w:sz="0" w:space="0" w:color="auto"/>
            <w:right w:val="none" w:sz="0" w:space="0" w:color="auto"/>
          </w:divBdr>
        </w:div>
        <w:div w:id="105588226">
          <w:marLeft w:val="640"/>
          <w:marRight w:val="0"/>
          <w:marTop w:val="0"/>
          <w:marBottom w:val="0"/>
          <w:divBdr>
            <w:top w:val="none" w:sz="0" w:space="0" w:color="auto"/>
            <w:left w:val="none" w:sz="0" w:space="0" w:color="auto"/>
            <w:bottom w:val="none" w:sz="0" w:space="0" w:color="auto"/>
            <w:right w:val="none" w:sz="0" w:space="0" w:color="auto"/>
          </w:divBdr>
        </w:div>
        <w:div w:id="106245319">
          <w:marLeft w:val="640"/>
          <w:marRight w:val="0"/>
          <w:marTop w:val="0"/>
          <w:marBottom w:val="0"/>
          <w:divBdr>
            <w:top w:val="none" w:sz="0" w:space="0" w:color="auto"/>
            <w:left w:val="none" w:sz="0" w:space="0" w:color="auto"/>
            <w:bottom w:val="none" w:sz="0" w:space="0" w:color="auto"/>
            <w:right w:val="none" w:sz="0" w:space="0" w:color="auto"/>
          </w:divBdr>
        </w:div>
        <w:div w:id="107699500">
          <w:marLeft w:val="640"/>
          <w:marRight w:val="0"/>
          <w:marTop w:val="0"/>
          <w:marBottom w:val="0"/>
          <w:divBdr>
            <w:top w:val="none" w:sz="0" w:space="0" w:color="auto"/>
            <w:left w:val="none" w:sz="0" w:space="0" w:color="auto"/>
            <w:bottom w:val="none" w:sz="0" w:space="0" w:color="auto"/>
            <w:right w:val="none" w:sz="0" w:space="0" w:color="auto"/>
          </w:divBdr>
        </w:div>
        <w:div w:id="120198109">
          <w:marLeft w:val="640"/>
          <w:marRight w:val="0"/>
          <w:marTop w:val="0"/>
          <w:marBottom w:val="0"/>
          <w:divBdr>
            <w:top w:val="none" w:sz="0" w:space="0" w:color="auto"/>
            <w:left w:val="none" w:sz="0" w:space="0" w:color="auto"/>
            <w:bottom w:val="none" w:sz="0" w:space="0" w:color="auto"/>
            <w:right w:val="none" w:sz="0" w:space="0" w:color="auto"/>
          </w:divBdr>
        </w:div>
        <w:div w:id="125701174">
          <w:marLeft w:val="640"/>
          <w:marRight w:val="0"/>
          <w:marTop w:val="0"/>
          <w:marBottom w:val="0"/>
          <w:divBdr>
            <w:top w:val="none" w:sz="0" w:space="0" w:color="auto"/>
            <w:left w:val="none" w:sz="0" w:space="0" w:color="auto"/>
            <w:bottom w:val="none" w:sz="0" w:space="0" w:color="auto"/>
            <w:right w:val="none" w:sz="0" w:space="0" w:color="auto"/>
          </w:divBdr>
        </w:div>
        <w:div w:id="128255649">
          <w:marLeft w:val="640"/>
          <w:marRight w:val="0"/>
          <w:marTop w:val="0"/>
          <w:marBottom w:val="0"/>
          <w:divBdr>
            <w:top w:val="none" w:sz="0" w:space="0" w:color="auto"/>
            <w:left w:val="none" w:sz="0" w:space="0" w:color="auto"/>
            <w:bottom w:val="none" w:sz="0" w:space="0" w:color="auto"/>
            <w:right w:val="none" w:sz="0" w:space="0" w:color="auto"/>
          </w:divBdr>
        </w:div>
        <w:div w:id="150299262">
          <w:marLeft w:val="640"/>
          <w:marRight w:val="0"/>
          <w:marTop w:val="0"/>
          <w:marBottom w:val="0"/>
          <w:divBdr>
            <w:top w:val="none" w:sz="0" w:space="0" w:color="auto"/>
            <w:left w:val="none" w:sz="0" w:space="0" w:color="auto"/>
            <w:bottom w:val="none" w:sz="0" w:space="0" w:color="auto"/>
            <w:right w:val="none" w:sz="0" w:space="0" w:color="auto"/>
          </w:divBdr>
        </w:div>
        <w:div w:id="165754104">
          <w:marLeft w:val="640"/>
          <w:marRight w:val="0"/>
          <w:marTop w:val="0"/>
          <w:marBottom w:val="0"/>
          <w:divBdr>
            <w:top w:val="none" w:sz="0" w:space="0" w:color="auto"/>
            <w:left w:val="none" w:sz="0" w:space="0" w:color="auto"/>
            <w:bottom w:val="none" w:sz="0" w:space="0" w:color="auto"/>
            <w:right w:val="none" w:sz="0" w:space="0" w:color="auto"/>
          </w:divBdr>
        </w:div>
        <w:div w:id="198713602">
          <w:marLeft w:val="640"/>
          <w:marRight w:val="0"/>
          <w:marTop w:val="0"/>
          <w:marBottom w:val="0"/>
          <w:divBdr>
            <w:top w:val="none" w:sz="0" w:space="0" w:color="auto"/>
            <w:left w:val="none" w:sz="0" w:space="0" w:color="auto"/>
            <w:bottom w:val="none" w:sz="0" w:space="0" w:color="auto"/>
            <w:right w:val="none" w:sz="0" w:space="0" w:color="auto"/>
          </w:divBdr>
        </w:div>
        <w:div w:id="258952143">
          <w:marLeft w:val="640"/>
          <w:marRight w:val="0"/>
          <w:marTop w:val="0"/>
          <w:marBottom w:val="0"/>
          <w:divBdr>
            <w:top w:val="none" w:sz="0" w:space="0" w:color="auto"/>
            <w:left w:val="none" w:sz="0" w:space="0" w:color="auto"/>
            <w:bottom w:val="none" w:sz="0" w:space="0" w:color="auto"/>
            <w:right w:val="none" w:sz="0" w:space="0" w:color="auto"/>
          </w:divBdr>
        </w:div>
        <w:div w:id="262344567">
          <w:marLeft w:val="640"/>
          <w:marRight w:val="0"/>
          <w:marTop w:val="0"/>
          <w:marBottom w:val="0"/>
          <w:divBdr>
            <w:top w:val="none" w:sz="0" w:space="0" w:color="auto"/>
            <w:left w:val="none" w:sz="0" w:space="0" w:color="auto"/>
            <w:bottom w:val="none" w:sz="0" w:space="0" w:color="auto"/>
            <w:right w:val="none" w:sz="0" w:space="0" w:color="auto"/>
          </w:divBdr>
        </w:div>
        <w:div w:id="287779147">
          <w:marLeft w:val="640"/>
          <w:marRight w:val="0"/>
          <w:marTop w:val="0"/>
          <w:marBottom w:val="0"/>
          <w:divBdr>
            <w:top w:val="none" w:sz="0" w:space="0" w:color="auto"/>
            <w:left w:val="none" w:sz="0" w:space="0" w:color="auto"/>
            <w:bottom w:val="none" w:sz="0" w:space="0" w:color="auto"/>
            <w:right w:val="none" w:sz="0" w:space="0" w:color="auto"/>
          </w:divBdr>
        </w:div>
        <w:div w:id="305857426">
          <w:marLeft w:val="640"/>
          <w:marRight w:val="0"/>
          <w:marTop w:val="0"/>
          <w:marBottom w:val="0"/>
          <w:divBdr>
            <w:top w:val="none" w:sz="0" w:space="0" w:color="auto"/>
            <w:left w:val="none" w:sz="0" w:space="0" w:color="auto"/>
            <w:bottom w:val="none" w:sz="0" w:space="0" w:color="auto"/>
            <w:right w:val="none" w:sz="0" w:space="0" w:color="auto"/>
          </w:divBdr>
        </w:div>
        <w:div w:id="327485714">
          <w:marLeft w:val="640"/>
          <w:marRight w:val="0"/>
          <w:marTop w:val="0"/>
          <w:marBottom w:val="0"/>
          <w:divBdr>
            <w:top w:val="none" w:sz="0" w:space="0" w:color="auto"/>
            <w:left w:val="none" w:sz="0" w:space="0" w:color="auto"/>
            <w:bottom w:val="none" w:sz="0" w:space="0" w:color="auto"/>
            <w:right w:val="none" w:sz="0" w:space="0" w:color="auto"/>
          </w:divBdr>
        </w:div>
        <w:div w:id="356582120">
          <w:marLeft w:val="640"/>
          <w:marRight w:val="0"/>
          <w:marTop w:val="0"/>
          <w:marBottom w:val="0"/>
          <w:divBdr>
            <w:top w:val="none" w:sz="0" w:space="0" w:color="auto"/>
            <w:left w:val="none" w:sz="0" w:space="0" w:color="auto"/>
            <w:bottom w:val="none" w:sz="0" w:space="0" w:color="auto"/>
            <w:right w:val="none" w:sz="0" w:space="0" w:color="auto"/>
          </w:divBdr>
        </w:div>
        <w:div w:id="371534948">
          <w:marLeft w:val="640"/>
          <w:marRight w:val="0"/>
          <w:marTop w:val="0"/>
          <w:marBottom w:val="0"/>
          <w:divBdr>
            <w:top w:val="none" w:sz="0" w:space="0" w:color="auto"/>
            <w:left w:val="none" w:sz="0" w:space="0" w:color="auto"/>
            <w:bottom w:val="none" w:sz="0" w:space="0" w:color="auto"/>
            <w:right w:val="none" w:sz="0" w:space="0" w:color="auto"/>
          </w:divBdr>
        </w:div>
        <w:div w:id="395512623">
          <w:marLeft w:val="640"/>
          <w:marRight w:val="0"/>
          <w:marTop w:val="0"/>
          <w:marBottom w:val="0"/>
          <w:divBdr>
            <w:top w:val="none" w:sz="0" w:space="0" w:color="auto"/>
            <w:left w:val="none" w:sz="0" w:space="0" w:color="auto"/>
            <w:bottom w:val="none" w:sz="0" w:space="0" w:color="auto"/>
            <w:right w:val="none" w:sz="0" w:space="0" w:color="auto"/>
          </w:divBdr>
        </w:div>
        <w:div w:id="423188373">
          <w:marLeft w:val="640"/>
          <w:marRight w:val="0"/>
          <w:marTop w:val="0"/>
          <w:marBottom w:val="0"/>
          <w:divBdr>
            <w:top w:val="none" w:sz="0" w:space="0" w:color="auto"/>
            <w:left w:val="none" w:sz="0" w:space="0" w:color="auto"/>
            <w:bottom w:val="none" w:sz="0" w:space="0" w:color="auto"/>
            <w:right w:val="none" w:sz="0" w:space="0" w:color="auto"/>
          </w:divBdr>
        </w:div>
        <w:div w:id="457996814">
          <w:marLeft w:val="640"/>
          <w:marRight w:val="0"/>
          <w:marTop w:val="0"/>
          <w:marBottom w:val="0"/>
          <w:divBdr>
            <w:top w:val="none" w:sz="0" w:space="0" w:color="auto"/>
            <w:left w:val="none" w:sz="0" w:space="0" w:color="auto"/>
            <w:bottom w:val="none" w:sz="0" w:space="0" w:color="auto"/>
            <w:right w:val="none" w:sz="0" w:space="0" w:color="auto"/>
          </w:divBdr>
        </w:div>
        <w:div w:id="530874108">
          <w:marLeft w:val="640"/>
          <w:marRight w:val="0"/>
          <w:marTop w:val="0"/>
          <w:marBottom w:val="0"/>
          <w:divBdr>
            <w:top w:val="none" w:sz="0" w:space="0" w:color="auto"/>
            <w:left w:val="none" w:sz="0" w:space="0" w:color="auto"/>
            <w:bottom w:val="none" w:sz="0" w:space="0" w:color="auto"/>
            <w:right w:val="none" w:sz="0" w:space="0" w:color="auto"/>
          </w:divBdr>
        </w:div>
        <w:div w:id="546528765">
          <w:marLeft w:val="640"/>
          <w:marRight w:val="0"/>
          <w:marTop w:val="0"/>
          <w:marBottom w:val="0"/>
          <w:divBdr>
            <w:top w:val="none" w:sz="0" w:space="0" w:color="auto"/>
            <w:left w:val="none" w:sz="0" w:space="0" w:color="auto"/>
            <w:bottom w:val="none" w:sz="0" w:space="0" w:color="auto"/>
            <w:right w:val="none" w:sz="0" w:space="0" w:color="auto"/>
          </w:divBdr>
        </w:div>
        <w:div w:id="556748553">
          <w:marLeft w:val="640"/>
          <w:marRight w:val="0"/>
          <w:marTop w:val="0"/>
          <w:marBottom w:val="0"/>
          <w:divBdr>
            <w:top w:val="none" w:sz="0" w:space="0" w:color="auto"/>
            <w:left w:val="none" w:sz="0" w:space="0" w:color="auto"/>
            <w:bottom w:val="none" w:sz="0" w:space="0" w:color="auto"/>
            <w:right w:val="none" w:sz="0" w:space="0" w:color="auto"/>
          </w:divBdr>
        </w:div>
        <w:div w:id="601035837">
          <w:marLeft w:val="640"/>
          <w:marRight w:val="0"/>
          <w:marTop w:val="0"/>
          <w:marBottom w:val="0"/>
          <w:divBdr>
            <w:top w:val="none" w:sz="0" w:space="0" w:color="auto"/>
            <w:left w:val="none" w:sz="0" w:space="0" w:color="auto"/>
            <w:bottom w:val="none" w:sz="0" w:space="0" w:color="auto"/>
            <w:right w:val="none" w:sz="0" w:space="0" w:color="auto"/>
          </w:divBdr>
        </w:div>
        <w:div w:id="640041050">
          <w:marLeft w:val="640"/>
          <w:marRight w:val="0"/>
          <w:marTop w:val="0"/>
          <w:marBottom w:val="0"/>
          <w:divBdr>
            <w:top w:val="none" w:sz="0" w:space="0" w:color="auto"/>
            <w:left w:val="none" w:sz="0" w:space="0" w:color="auto"/>
            <w:bottom w:val="none" w:sz="0" w:space="0" w:color="auto"/>
            <w:right w:val="none" w:sz="0" w:space="0" w:color="auto"/>
          </w:divBdr>
        </w:div>
        <w:div w:id="682825632">
          <w:marLeft w:val="640"/>
          <w:marRight w:val="0"/>
          <w:marTop w:val="0"/>
          <w:marBottom w:val="0"/>
          <w:divBdr>
            <w:top w:val="none" w:sz="0" w:space="0" w:color="auto"/>
            <w:left w:val="none" w:sz="0" w:space="0" w:color="auto"/>
            <w:bottom w:val="none" w:sz="0" w:space="0" w:color="auto"/>
            <w:right w:val="none" w:sz="0" w:space="0" w:color="auto"/>
          </w:divBdr>
        </w:div>
        <w:div w:id="714811215">
          <w:marLeft w:val="640"/>
          <w:marRight w:val="0"/>
          <w:marTop w:val="0"/>
          <w:marBottom w:val="0"/>
          <w:divBdr>
            <w:top w:val="none" w:sz="0" w:space="0" w:color="auto"/>
            <w:left w:val="none" w:sz="0" w:space="0" w:color="auto"/>
            <w:bottom w:val="none" w:sz="0" w:space="0" w:color="auto"/>
            <w:right w:val="none" w:sz="0" w:space="0" w:color="auto"/>
          </w:divBdr>
        </w:div>
        <w:div w:id="714889731">
          <w:marLeft w:val="640"/>
          <w:marRight w:val="0"/>
          <w:marTop w:val="0"/>
          <w:marBottom w:val="0"/>
          <w:divBdr>
            <w:top w:val="none" w:sz="0" w:space="0" w:color="auto"/>
            <w:left w:val="none" w:sz="0" w:space="0" w:color="auto"/>
            <w:bottom w:val="none" w:sz="0" w:space="0" w:color="auto"/>
            <w:right w:val="none" w:sz="0" w:space="0" w:color="auto"/>
          </w:divBdr>
        </w:div>
        <w:div w:id="728000161">
          <w:marLeft w:val="640"/>
          <w:marRight w:val="0"/>
          <w:marTop w:val="0"/>
          <w:marBottom w:val="0"/>
          <w:divBdr>
            <w:top w:val="none" w:sz="0" w:space="0" w:color="auto"/>
            <w:left w:val="none" w:sz="0" w:space="0" w:color="auto"/>
            <w:bottom w:val="none" w:sz="0" w:space="0" w:color="auto"/>
            <w:right w:val="none" w:sz="0" w:space="0" w:color="auto"/>
          </w:divBdr>
        </w:div>
        <w:div w:id="728529746">
          <w:marLeft w:val="640"/>
          <w:marRight w:val="0"/>
          <w:marTop w:val="0"/>
          <w:marBottom w:val="0"/>
          <w:divBdr>
            <w:top w:val="none" w:sz="0" w:space="0" w:color="auto"/>
            <w:left w:val="none" w:sz="0" w:space="0" w:color="auto"/>
            <w:bottom w:val="none" w:sz="0" w:space="0" w:color="auto"/>
            <w:right w:val="none" w:sz="0" w:space="0" w:color="auto"/>
          </w:divBdr>
        </w:div>
        <w:div w:id="732655624">
          <w:marLeft w:val="640"/>
          <w:marRight w:val="0"/>
          <w:marTop w:val="0"/>
          <w:marBottom w:val="0"/>
          <w:divBdr>
            <w:top w:val="none" w:sz="0" w:space="0" w:color="auto"/>
            <w:left w:val="none" w:sz="0" w:space="0" w:color="auto"/>
            <w:bottom w:val="none" w:sz="0" w:space="0" w:color="auto"/>
            <w:right w:val="none" w:sz="0" w:space="0" w:color="auto"/>
          </w:divBdr>
        </w:div>
        <w:div w:id="777063643">
          <w:marLeft w:val="640"/>
          <w:marRight w:val="0"/>
          <w:marTop w:val="0"/>
          <w:marBottom w:val="0"/>
          <w:divBdr>
            <w:top w:val="none" w:sz="0" w:space="0" w:color="auto"/>
            <w:left w:val="none" w:sz="0" w:space="0" w:color="auto"/>
            <w:bottom w:val="none" w:sz="0" w:space="0" w:color="auto"/>
            <w:right w:val="none" w:sz="0" w:space="0" w:color="auto"/>
          </w:divBdr>
        </w:div>
        <w:div w:id="808867340">
          <w:marLeft w:val="640"/>
          <w:marRight w:val="0"/>
          <w:marTop w:val="0"/>
          <w:marBottom w:val="0"/>
          <w:divBdr>
            <w:top w:val="none" w:sz="0" w:space="0" w:color="auto"/>
            <w:left w:val="none" w:sz="0" w:space="0" w:color="auto"/>
            <w:bottom w:val="none" w:sz="0" w:space="0" w:color="auto"/>
            <w:right w:val="none" w:sz="0" w:space="0" w:color="auto"/>
          </w:divBdr>
        </w:div>
        <w:div w:id="808942050">
          <w:marLeft w:val="640"/>
          <w:marRight w:val="0"/>
          <w:marTop w:val="0"/>
          <w:marBottom w:val="0"/>
          <w:divBdr>
            <w:top w:val="none" w:sz="0" w:space="0" w:color="auto"/>
            <w:left w:val="none" w:sz="0" w:space="0" w:color="auto"/>
            <w:bottom w:val="none" w:sz="0" w:space="0" w:color="auto"/>
            <w:right w:val="none" w:sz="0" w:space="0" w:color="auto"/>
          </w:divBdr>
        </w:div>
        <w:div w:id="822771495">
          <w:marLeft w:val="640"/>
          <w:marRight w:val="0"/>
          <w:marTop w:val="0"/>
          <w:marBottom w:val="0"/>
          <w:divBdr>
            <w:top w:val="none" w:sz="0" w:space="0" w:color="auto"/>
            <w:left w:val="none" w:sz="0" w:space="0" w:color="auto"/>
            <w:bottom w:val="none" w:sz="0" w:space="0" w:color="auto"/>
            <w:right w:val="none" w:sz="0" w:space="0" w:color="auto"/>
          </w:divBdr>
        </w:div>
        <w:div w:id="827475428">
          <w:marLeft w:val="640"/>
          <w:marRight w:val="0"/>
          <w:marTop w:val="0"/>
          <w:marBottom w:val="0"/>
          <w:divBdr>
            <w:top w:val="none" w:sz="0" w:space="0" w:color="auto"/>
            <w:left w:val="none" w:sz="0" w:space="0" w:color="auto"/>
            <w:bottom w:val="none" w:sz="0" w:space="0" w:color="auto"/>
            <w:right w:val="none" w:sz="0" w:space="0" w:color="auto"/>
          </w:divBdr>
        </w:div>
        <w:div w:id="836769339">
          <w:marLeft w:val="640"/>
          <w:marRight w:val="0"/>
          <w:marTop w:val="0"/>
          <w:marBottom w:val="0"/>
          <w:divBdr>
            <w:top w:val="none" w:sz="0" w:space="0" w:color="auto"/>
            <w:left w:val="none" w:sz="0" w:space="0" w:color="auto"/>
            <w:bottom w:val="none" w:sz="0" w:space="0" w:color="auto"/>
            <w:right w:val="none" w:sz="0" w:space="0" w:color="auto"/>
          </w:divBdr>
        </w:div>
        <w:div w:id="842624324">
          <w:marLeft w:val="640"/>
          <w:marRight w:val="0"/>
          <w:marTop w:val="0"/>
          <w:marBottom w:val="0"/>
          <w:divBdr>
            <w:top w:val="none" w:sz="0" w:space="0" w:color="auto"/>
            <w:left w:val="none" w:sz="0" w:space="0" w:color="auto"/>
            <w:bottom w:val="none" w:sz="0" w:space="0" w:color="auto"/>
            <w:right w:val="none" w:sz="0" w:space="0" w:color="auto"/>
          </w:divBdr>
        </w:div>
        <w:div w:id="849417592">
          <w:marLeft w:val="640"/>
          <w:marRight w:val="0"/>
          <w:marTop w:val="0"/>
          <w:marBottom w:val="0"/>
          <w:divBdr>
            <w:top w:val="none" w:sz="0" w:space="0" w:color="auto"/>
            <w:left w:val="none" w:sz="0" w:space="0" w:color="auto"/>
            <w:bottom w:val="none" w:sz="0" w:space="0" w:color="auto"/>
            <w:right w:val="none" w:sz="0" w:space="0" w:color="auto"/>
          </w:divBdr>
        </w:div>
        <w:div w:id="860515640">
          <w:marLeft w:val="640"/>
          <w:marRight w:val="0"/>
          <w:marTop w:val="0"/>
          <w:marBottom w:val="0"/>
          <w:divBdr>
            <w:top w:val="none" w:sz="0" w:space="0" w:color="auto"/>
            <w:left w:val="none" w:sz="0" w:space="0" w:color="auto"/>
            <w:bottom w:val="none" w:sz="0" w:space="0" w:color="auto"/>
            <w:right w:val="none" w:sz="0" w:space="0" w:color="auto"/>
          </w:divBdr>
        </w:div>
        <w:div w:id="863246894">
          <w:marLeft w:val="640"/>
          <w:marRight w:val="0"/>
          <w:marTop w:val="0"/>
          <w:marBottom w:val="0"/>
          <w:divBdr>
            <w:top w:val="none" w:sz="0" w:space="0" w:color="auto"/>
            <w:left w:val="none" w:sz="0" w:space="0" w:color="auto"/>
            <w:bottom w:val="none" w:sz="0" w:space="0" w:color="auto"/>
            <w:right w:val="none" w:sz="0" w:space="0" w:color="auto"/>
          </w:divBdr>
        </w:div>
        <w:div w:id="867527460">
          <w:marLeft w:val="640"/>
          <w:marRight w:val="0"/>
          <w:marTop w:val="0"/>
          <w:marBottom w:val="0"/>
          <w:divBdr>
            <w:top w:val="none" w:sz="0" w:space="0" w:color="auto"/>
            <w:left w:val="none" w:sz="0" w:space="0" w:color="auto"/>
            <w:bottom w:val="none" w:sz="0" w:space="0" w:color="auto"/>
            <w:right w:val="none" w:sz="0" w:space="0" w:color="auto"/>
          </w:divBdr>
        </w:div>
        <w:div w:id="876743955">
          <w:marLeft w:val="640"/>
          <w:marRight w:val="0"/>
          <w:marTop w:val="0"/>
          <w:marBottom w:val="0"/>
          <w:divBdr>
            <w:top w:val="none" w:sz="0" w:space="0" w:color="auto"/>
            <w:left w:val="none" w:sz="0" w:space="0" w:color="auto"/>
            <w:bottom w:val="none" w:sz="0" w:space="0" w:color="auto"/>
            <w:right w:val="none" w:sz="0" w:space="0" w:color="auto"/>
          </w:divBdr>
        </w:div>
        <w:div w:id="904679416">
          <w:marLeft w:val="640"/>
          <w:marRight w:val="0"/>
          <w:marTop w:val="0"/>
          <w:marBottom w:val="0"/>
          <w:divBdr>
            <w:top w:val="none" w:sz="0" w:space="0" w:color="auto"/>
            <w:left w:val="none" w:sz="0" w:space="0" w:color="auto"/>
            <w:bottom w:val="none" w:sz="0" w:space="0" w:color="auto"/>
            <w:right w:val="none" w:sz="0" w:space="0" w:color="auto"/>
          </w:divBdr>
        </w:div>
        <w:div w:id="909580563">
          <w:marLeft w:val="640"/>
          <w:marRight w:val="0"/>
          <w:marTop w:val="0"/>
          <w:marBottom w:val="0"/>
          <w:divBdr>
            <w:top w:val="none" w:sz="0" w:space="0" w:color="auto"/>
            <w:left w:val="none" w:sz="0" w:space="0" w:color="auto"/>
            <w:bottom w:val="none" w:sz="0" w:space="0" w:color="auto"/>
            <w:right w:val="none" w:sz="0" w:space="0" w:color="auto"/>
          </w:divBdr>
        </w:div>
        <w:div w:id="986591176">
          <w:marLeft w:val="640"/>
          <w:marRight w:val="0"/>
          <w:marTop w:val="0"/>
          <w:marBottom w:val="0"/>
          <w:divBdr>
            <w:top w:val="none" w:sz="0" w:space="0" w:color="auto"/>
            <w:left w:val="none" w:sz="0" w:space="0" w:color="auto"/>
            <w:bottom w:val="none" w:sz="0" w:space="0" w:color="auto"/>
            <w:right w:val="none" w:sz="0" w:space="0" w:color="auto"/>
          </w:divBdr>
        </w:div>
        <w:div w:id="1003312840">
          <w:marLeft w:val="640"/>
          <w:marRight w:val="0"/>
          <w:marTop w:val="0"/>
          <w:marBottom w:val="0"/>
          <w:divBdr>
            <w:top w:val="none" w:sz="0" w:space="0" w:color="auto"/>
            <w:left w:val="none" w:sz="0" w:space="0" w:color="auto"/>
            <w:bottom w:val="none" w:sz="0" w:space="0" w:color="auto"/>
            <w:right w:val="none" w:sz="0" w:space="0" w:color="auto"/>
          </w:divBdr>
        </w:div>
        <w:div w:id="1027636253">
          <w:marLeft w:val="640"/>
          <w:marRight w:val="0"/>
          <w:marTop w:val="0"/>
          <w:marBottom w:val="0"/>
          <w:divBdr>
            <w:top w:val="none" w:sz="0" w:space="0" w:color="auto"/>
            <w:left w:val="none" w:sz="0" w:space="0" w:color="auto"/>
            <w:bottom w:val="none" w:sz="0" w:space="0" w:color="auto"/>
            <w:right w:val="none" w:sz="0" w:space="0" w:color="auto"/>
          </w:divBdr>
        </w:div>
        <w:div w:id="1099063593">
          <w:marLeft w:val="640"/>
          <w:marRight w:val="0"/>
          <w:marTop w:val="0"/>
          <w:marBottom w:val="0"/>
          <w:divBdr>
            <w:top w:val="none" w:sz="0" w:space="0" w:color="auto"/>
            <w:left w:val="none" w:sz="0" w:space="0" w:color="auto"/>
            <w:bottom w:val="none" w:sz="0" w:space="0" w:color="auto"/>
            <w:right w:val="none" w:sz="0" w:space="0" w:color="auto"/>
          </w:divBdr>
        </w:div>
        <w:div w:id="1117869052">
          <w:marLeft w:val="640"/>
          <w:marRight w:val="0"/>
          <w:marTop w:val="0"/>
          <w:marBottom w:val="0"/>
          <w:divBdr>
            <w:top w:val="none" w:sz="0" w:space="0" w:color="auto"/>
            <w:left w:val="none" w:sz="0" w:space="0" w:color="auto"/>
            <w:bottom w:val="none" w:sz="0" w:space="0" w:color="auto"/>
            <w:right w:val="none" w:sz="0" w:space="0" w:color="auto"/>
          </w:divBdr>
        </w:div>
        <w:div w:id="1165436661">
          <w:marLeft w:val="640"/>
          <w:marRight w:val="0"/>
          <w:marTop w:val="0"/>
          <w:marBottom w:val="0"/>
          <w:divBdr>
            <w:top w:val="none" w:sz="0" w:space="0" w:color="auto"/>
            <w:left w:val="none" w:sz="0" w:space="0" w:color="auto"/>
            <w:bottom w:val="none" w:sz="0" w:space="0" w:color="auto"/>
            <w:right w:val="none" w:sz="0" w:space="0" w:color="auto"/>
          </w:divBdr>
        </w:div>
        <w:div w:id="1166819271">
          <w:marLeft w:val="640"/>
          <w:marRight w:val="0"/>
          <w:marTop w:val="0"/>
          <w:marBottom w:val="0"/>
          <w:divBdr>
            <w:top w:val="none" w:sz="0" w:space="0" w:color="auto"/>
            <w:left w:val="none" w:sz="0" w:space="0" w:color="auto"/>
            <w:bottom w:val="none" w:sz="0" w:space="0" w:color="auto"/>
            <w:right w:val="none" w:sz="0" w:space="0" w:color="auto"/>
          </w:divBdr>
        </w:div>
        <w:div w:id="1186750808">
          <w:marLeft w:val="640"/>
          <w:marRight w:val="0"/>
          <w:marTop w:val="0"/>
          <w:marBottom w:val="0"/>
          <w:divBdr>
            <w:top w:val="none" w:sz="0" w:space="0" w:color="auto"/>
            <w:left w:val="none" w:sz="0" w:space="0" w:color="auto"/>
            <w:bottom w:val="none" w:sz="0" w:space="0" w:color="auto"/>
            <w:right w:val="none" w:sz="0" w:space="0" w:color="auto"/>
          </w:divBdr>
        </w:div>
        <w:div w:id="1202476936">
          <w:marLeft w:val="640"/>
          <w:marRight w:val="0"/>
          <w:marTop w:val="0"/>
          <w:marBottom w:val="0"/>
          <w:divBdr>
            <w:top w:val="none" w:sz="0" w:space="0" w:color="auto"/>
            <w:left w:val="none" w:sz="0" w:space="0" w:color="auto"/>
            <w:bottom w:val="none" w:sz="0" w:space="0" w:color="auto"/>
            <w:right w:val="none" w:sz="0" w:space="0" w:color="auto"/>
          </w:divBdr>
        </w:div>
        <w:div w:id="1238246569">
          <w:marLeft w:val="640"/>
          <w:marRight w:val="0"/>
          <w:marTop w:val="0"/>
          <w:marBottom w:val="0"/>
          <w:divBdr>
            <w:top w:val="none" w:sz="0" w:space="0" w:color="auto"/>
            <w:left w:val="none" w:sz="0" w:space="0" w:color="auto"/>
            <w:bottom w:val="none" w:sz="0" w:space="0" w:color="auto"/>
            <w:right w:val="none" w:sz="0" w:space="0" w:color="auto"/>
          </w:divBdr>
        </w:div>
        <w:div w:id="1335112211">
          <w:marLeft w:val="640"/>
          <w:marRight w:val="0"/>
          <w:marTop w:val="0"/>
          <w:marBottom w:val="0"/>
          <w:divBdr>
            <w:top w:val="none" w:sz="0" w:space="0" w:color="auto"/>
            <w:left w:val="none" w:sz="0" w:space="0" w:color="auto"/>
            <w:bottom w:val="none" w:sz="0" w:space="0" w:color="auto"/>
            <w:right w:val="none" w:sz="0" w:space="0" w:color="auto"/>
          </w:divBdr>
        </w:div>
        <w:div w:id="1340963744">
          <w:marLeft w:val="640"/>
          <w:marRight w:val="0"/>
          <w:marTop w:val="0"/>
          <w:marBottom w:val="0"/>
          <w:divBdr>
            <w:top w:val="none" w:sz="0" w:space="0" w:color="auto"/>
            <w:left w:val="none" w:sz="0" w:space="0" w:color="auto"/>
            <w:bottom w:val="none" w:sz="0" w:space="0" w:color="auto"/>
            <w:right w:val="none" w:sz="0" w:space="0" w:color="auto"/>
          </w:divBdr>
        </w:div>
        <w:div w:id="1364598041">
          <w:marLeft w:val="640"/>
          <w:marRight w:val="0"/>
          <w:marTop w:val="0"/>
          <w:marBottom w:val="0"/>
          <w:divBdr>
            <w:top w:val="none" w:sz="0" w:space="0" w:color="auto"/>
            <w:left w:val="none" w:sz="0" w:space="0" w:color="auto"/>
            <w:bottom w:val="none" w:sz="0" w:space="0" w:color="auto"/>
            <w:right w:val="none" w:sz="0" w:space="0" w:color="auto"/>
          </w:divBdr>
        </w:div>
        <w:div w:id="1413501127">
          <w:marLeft w:val="640"/>
          <w:marRight w:val="0"/>
          <w:marTop w:val="0"/>
          <w:marBottom w:val="0"/>
          <w:divBdr>
            <w:top w:val="none" w:sz="0" w:space="0" w:color="auto"/>
            <w:left w:val="none" w:sz="0" w:space="0" w:color="auto"/>
            <w:bottom w:val="none" w:sz="0" w:space="0" w:color="auto"/>
            <w:right w:val="none" w:sz="0" w:space="0" w:color="auto"/>
          </w:divBdr>
        </w:div>
        <w:div w:id="1423796569">
          <w:marLeft w:val="640"/>
          <w:marRight w:val="0"/>
          <w:marTop w:val="0"/>
          <w:marBottom w:val="0"/>
          <w:divBdr>
            <w:top w:val="none" w:sz="0" w:space="0" w:color="auto"/>
            <w:left w:val="none" w:sz="0" w:space="0" w:color="auto"/>
            <w:bottom w:val="none" w:sz="0" w:space="0" w:color="auto"/>
            <w:right w:val="none" w:sz="0" w:space="0" w:color="auto"/>
          </w:divBdr>
        </w:div>
        <w:div w:id="1438406967">
          <w:marLeft w:val="640"/>
          <w:marRight w:val="0"/>
          <w:marTop w:val="0"/>
          <w:marBottom w:val="0"/>
          <w:divBdr>
            <w:top w:val="none" w:sz="0" w:space="0" w:color="auto"/>
            <w:left w:val="none" w:sz="0" w:space="0" w:color="auto"/>
            <w:bottom w:val="none" w:sz="0" w:space="0" w:color="auto"/>
            <w:right w:val="none" w:sz="0" w:space="0" w:color="auto"/>
          </w:divBdr>
        </w:div>
        <w:div w:id="1469283041">
          <w:marLeft w:val="640"/>
          <w:marRight w:val="0"/>
          <w:marTop w:val="0"/>
          <w:marBottom w:val="0"/>
          <w:divBdr>
            <w:top w:val="none" w:sz="0" w:space="0" w:color="auto"/>
            <w:left w:val="none" w:sz="0" w:space="0" w:color="auto"/>
            <w:bottom w:val="none" w:sz="0" w:space="0" w:color="auto"/>
            <w:right w:val="none" w:sz="0" w:space="0" w:color="auto"/>
          </w:divBdr>
        </w:div>
        <w:div w:id="1483307251">
          <w:marLeft w:val="640"/>
          <w:marRight w:val="0"/>
          <w:marTop w:val="0"/>
          <w:marBottom w:val="0"/>
          <w:divBdr>
            <w:top w:val="none" w:sz="0" w:space="0" w:color="auto"/>
            <w:left w:val="none" w:sz="0" w:space="0" w:color="auto"/>
            <w:bottom w:val="none" w:sz="0" w:space="0" w:color="auto"/>
            <w:right w:val="none" w:sz="0" w:space="0" w:color="auto"/>
          </w:divBdr>
        </w:div>
        <w:div w:id="1517233614">
          <w:marLeft w:val="640"/>
          <w:marRight w:val="0"/>
          <w:marTop w:val="0"/>
          <w:marBottom w:val="0"/>
          <w:divBdr>
            <w:top w:val="none" w:sz="0" w:space="0" w:color="auto"/>
            <w:left w:val="none" w:sz="0" w:space="0" w:color="auto"/>
            <w:bottom w:val="none" w:sz="0" w:space="0" w:color="auto"/>
            <w:right w:val="none" w:sz="0" w:space="0" w:color="auto"/>
          </w:divBdr>
        </w:div>
        <w:div w:id="1525245991">
          <w:marLeft w:val="640"/>
          <w:marRight w:val="0"/>
          <w:marTop w:val="0"/>
          <w:marBottom w:val="0"/>
          <w:divBdr>
            <w:top w:val="none" w:sz="0" w:space="0" w:color="auto"/>
            <w:left w:val="none" w:sz="0" w:space="0" w:color="auto"/>
            <w:bottom w:val="none" w:sz="0" w:space="0" w:color="auto"/>
            <w:right w:val="none" w:sz="0" w:space="0" w:color="auto"/>
          </w:divBdr>
        </w:div>
        <w:div w:id="1527408042">
          <w:marLeft w:val="640"/>
          <w:marRight w:val="0"/>
          <w:marTop w:val="0"/>
          <w:marBottom w:val="0"/>
          <w:divBdr>
            <w:top w:val="none" w:sz="0" w:space="0" w:color="auto"/>
            <w:left w:val="none" w:sz="0" w:space="0" w:color="auto"/>
            <w:bottom w:val="none" w:sz="0" w:space="0" w:color="auto"/>
            <w:right w:val="none" w:sz="0" w:space="0" w:color="auto"/>
          </w:divBdr>
        </w:div>
        <w:div w:id="1539198844">
          <w:marLeft w:val="640"/>
          <w:marRight w:val="0"/>
          <w:marTop w:val="0"/>
          <w:marBottom w:val="0"/>
          <w:divBdr>
            <w:top w:val="none" w:sz="0" w:space="0" w:color="auto"/>
            <w:left w:val="none" w:sz="0" w:space="0" w:color="auto"/>
            <w:bottom w:val="none" w:sz="0" w:space="0" w:color="auto"/>
            <w:right w:val="none" w:sz="0" w:space="0" w:color="auto"/>
          </w:divBdr>
        </w:div>
        <w:div w:id="1542397538">
          <w:marLeft w:val="640"/>
          <w:marRight w:val="0"/>
          <w:marTop w:val="0"/>
          <w:marBottom w:val="0"/>
          <w:divBdr>
            <w:top w:val="none" w:sz="0" w:space="0" w:color="auto"/>
            <w:left w:val="none" w:sz="0" w:space="0" w:color="auto"/>
            <w:bottom w:val="none" w:sz="0" w:space="0" w:color="auto"/>
            <w:right w:val="none" w:sz="0" w:space="0" w:color="auto"/>
          </w:divBdr>
        </w:div>
        <w:div w:id="1556817132">
          <w:marLeft w:val="640"/>
          <w:marRight w:val="0"/>
          <w:marTop w:val="0"/>
          <w:marBottom w:val="0"/>
          <w:divBdr>
            <w:top w:val="none" w:sz="0" w:space="0" w:color="auto"/>
            <w:left w:val="none" w:sz="0" w:space="0" w:color="auto"/>
            <w:bottom w:val="none" w:sz="0" w:space="0" w:color="auto"/>
            <w:right w:val="none" w:sz="0" w:space="0" w:color="auto"/>
          </w:divBdr>
        </w:div>
        <w:div w:id="1557205411">
          <w:marLeft w:val="640"/>
          <w:marRight w:val="0"/>
          <w:marTop w:val="0"/>
          <w:marBottom w:val="0"/>
          <w:divBdr>
            <w:top w:val="none" w:sz="0" w:space="0" w:color="auto"/>
            <w:left w:val="none" w:sz="0" w:space="0" w:color="auto"/>
            <w:bottom w:val="none" w:sz="0" w:space="0" w:color="auto"/>
            <w:right w:val="none" w:sz="0" w:space="0" w:color="auto"/>
          </w:divBdr>
        </w:div>
        <w:div w:id="1668941207">
          <w:marLeft w:val="640"/>
          <w:marRight w:val="0"/>
          <w:marTop w:val="0"/>
          <w:marBottom w:val="0"/>
          <w:divBdr>
            <w:top w:val="none" w:sz="0" w:space="0" w:color="auto"/>
            <w:left w:val="none" w:sz="0" w:space="0" w:color="auto"/>
            <w:bottom w:val="none" w:sz="0" w:space="0" w:color="auto"/>
            <w:right w:val="none" w:sz="0" w:space="0" w:color="auto"/>
          </w:divBdr>
        </w:div>
        <w:div w:id="1696688980">
          <w:marLeft w:val="640"/>
          <w:marRight w:val="0"/>
          <w:marTop w:val="0"/>
          <w:marBottom w:val="0"/>
          <w:divBdr>
            <w:top w:val="none" w:sz="0" w:space="0" w:color="auto"/>
            <w:left w:val="none" w:sz="0" w:space="0" w:color="auto"/>
            <w:bottom w:val="none" w:sz="0" w:space="0" w:color="auto"/>
            <w:right w:val="none" w:sz="0" w:space="0" w:color="auto"/>
          </w:divBdr>
        </w:div>
        <w:div w:id="1755281528">
          <w:marLeft w:val="640"/>
          <w:marRight w:val="0"/>
          <w:marTop w:val="0"/>
          <w:marBottom w:val="0"/>
          <w:divBdr>
            <w:top w:val="none" w:sz="0" w:space="0" w:color="auto"/>
            <w:left w:val="none" w:sz="0" w:space="0" w:color="auto"/>
            <w:bottom w:val="none" w:sz="0" w:space="0" w:color="auto"/>
            <w:right w:val="none" w:sz="0" w:space="0" w:color="auto"/>
          </w:divBdr>
        </w:div>
        <w:div w:id="1798066355">
          <w:marLeft w:val="640"/>
          <w:marRight w:val="0"/>
          <w:marTop w:val="0"/>
          <w:marBottom w:val="0"/>
          <w:divBdr>
            <w:top w:val="none" w:sz="0" w:space="0" w:color="auto"/>
            <w:left w:val="none" w:sz="0" w:space="0" w:color="auto"/>
            <w:bottom w:val="none" w:sz="0" w:space="0" w:color="auto"/>
            <w:right w:val="none" w:sz="0" w:space="0" w:color="auto"/>
          </w:divBdr>
        </w:div>
        <w:div w:id="1804424830">
          <w:marLeft w:val="640"/>
          <w:marRight w:val="0"/>
          <w:marTop w:val="0"/>
          <w:marBottom w:val="0"/>
          <w:divBdr>
            <w:top w:val="none" w:sz="0" w:space="0" w:color="auto"/>
            <w:left w:val="none" w:sz="0" w:space="0" w:color="auto"/>
            <w:bottom w:val="none" w:sz="0" w:space="0" w:color="auto"/>
            <w:right w:val="none" w:sz="0" w:space="0" w:color="auto"/>
          </w:divBdr>
        </w:div>
        <w:div w:id="1825006727">
          <w:marLeft w:val="640"/>
          <w:marRight w:val="0"/>
          <w:marTop w:val="0"/>
          <w:marBottom w:val="0"/>
          <w:divBdr>
            <w:top w:val="none" w:sz="0" w:space="0" w:color="auto"/>
            <w:left w:val="none" w:sz="0" w:space="0" w:color="auto"/>
            <w:bottom w:val="none" w:sz="0" w:space="0" w:color="auto"/>
            <w:right w:val="none" w:sz="0" w:space="0" w:color="auto"/>
          </w:divBdr>
        </w:div>
        <w:div w:id="1847554572">
          <w:marLeft w:val="640"/>
          <w:marRight w:val="0"/>
          <w:marTop w:val="0"/>
          <w:marBottom w:val="0"/>
          <w:divBdr>
            <w:top w:val="none" w:sz="0" w:space="0" w:color="auto"/>
            <w:left w:val="none" w:sz="0" w:space="0" w:color="auto"/>
            <w:bottom w:val="none" w:sz="0" w:space="0" w:color="auto"/>
            <w:right w:val="none" w:sz="0" w:space="0" w:color="auto"/>
          </w:divBdr>
        </w:div>
        <w:div w:id="1891182394">
          <w:marLeft w:val="640"/>
          <w:marRight w:val="0"/>
          <w:marTop w:val="0"/>
          <w:marBottom w:val="0"/>
          <w:divBdr>
            <w:top w:val="none" w:sz="0" w:space="0" w:color="auto"/>
            <w:left w:val="none" w:sz="0" w:space="0" w:color="auto"/>
            <w:bottom w:val="none" w:sz="0" w:space="0" w:color="auto"/>
            <w:right w:val="none" w:sz="0" w:space="0" w:color="auto"/>
          </w:divBdr>
        </w:div>
        <w:div w:id="1923024131">
          <w:marLeft w:val="640"/>
          <w:marRight w:val="0"/>
          <w:marTop w:val="0"/>
          <w:marBottom w:val="0"/>
          <w:divBdr>
            <w:top w:val="none" w:sz="0" w:space="0" w:color="auto"/>
            <w:left w:val="none" w:sz="0" w:space="0" w:color="auto"/>
            <w:bottom w:val="none" w:sz="0" w:space="0" w:color="auto"/>
            <w:right w:val="none" w:sz="0" w:space="0" w:color="auto"/>
          </w:divBdr>
        </w:div>
        <w:div w:id="1977297213">
          <w:marLeft w:val="640"/>
          <w:marRight w:val="0"/>
          <w:marTop w:val="0"/>
          <w:marBottom w:val="0"/>
          <w:divBdr>
            <w:top w:val="none" w:sz="0" w:space="0" w:color="auto"/>
            <w:left w:val="none" w:sz="0" w:space="0" w:color="auto"/>
            <w:bottom w:val="none" w:sz="0" w:space="0" w:color="auto"/>
            <w:right w:val="none" w:sz="0" w:space="0" w:color="auto"/>
          </w:divBdr>
        </w:div>
        <w:div w:id="2019113583">
          <w:marLeft w:val="640"/>
          <w:marRight w:val="0"/>
          <w:marTop w:val="0"/>
          <w:marBottom w:val="0"/>
          <w:divBdr>
            <w:top w:val="none" w:sz="0" w:space="0" w:color="auto"/>
            <w:left w:val="none" w:sz="0" w:space="0" w:color="auto"/>
            <w:bottom w:val="none" w:sz="0" w:space="0" w:color="auto"/>
            <w:right w:val="none" w:sz="0" w:space="0" w:color="auto"/>
          </w:divBdr>
        </w:div>
        <w:div w:id="2022589695">
          <w:marLeft w:val="640"/>
          <w:marRight w:val="0"/>
          <w:marTop w:val="0"/>
          <w:marBottom w:val="0"/>
          <w:divBdr>
            <w:top w:val="none" w:sz="0" w:space="0" w:color="auto"/>
            <w:left w:val="none" w:sz="0" w:space="0" w:color="auto"/>
            <w:bottom w:val="none" w:sz="0" w:space="0" w:color="auto"/>
            <w:right w:val="none" w:sz="0" w:space="0" w:color="auto"/>
          </w:divBdr>
        </w:div>
        <w:div w:id="2092971523">
          <w:marLeft w:val="640"/>
          <w:marRight w:val="0"/>
          <w:marTop w:val="0"/>
          <w:marBottom w:val="0"/>
          <w:divBdr>
            <w:top w:val="none" w:sz="0" w:space="0" w:color="auto"/>
            <w:left w:val="none" w:sz="0" w:space="0" w:color="auto"/>
            <w:bottom w:val="none" w:sz="0" w:space="0" w:color="auto"/>
            <w:right w:val="none" w:sz="0" w:space="0" w:color="auto"/>
          </w:divBdr>
        </w:div>
        <w:div w:id="2120635353">
          <w:marLeft w:val="640"/>
          <w:marRight w:val="0"/>
          <w:marTop w:val="0"/>
          <w:marBottom w:val="0"/>
          <w:divBdr>
            <w:top w:val="none" w:sz="0" w:space="0" w:color="auto"/>
            <w:left w:val="none" w:sz="0" w:space="0" w:color="auto"/>
            <w:bottom w:val="none" w:sz="0" w:space="0" w:color="auto"/>
            <w:right w:val="none" w:sz="0" w:space="0" w:color="auto"/>
          </w:divBdr>
        </w:div>
        <w:div w:id="2131435602">
          <w:marLeft w:val="640"/>
          <w:marRight w:val="0"/>
          <w:marTop w:val="0"/>
          <w:marBottom w:val="0"/>
          <w:divBdr>
            <w:top w:val="none" w:sz="0" w:space="0" w:color="auto"/>
            <w:left w:val="none" w:sz="0" w:space="0" w:color="auto"/>
            <w:bottom w:val="none" w:sz="0" w:space="0" w:color="auto"/>
            <w:right w:val="none" w:sz="0" w:space="0" w:color="auto"/>
          </w:divBdr>
        </w:div>
        <w:div w:id="2131585519">
          <w:marLeft w:val="640"/>
          <w:marRight w:val="0"/>
          <w:marTop w:val="0"/>
          <w:marBottom w:val="0"/>
          <w:divBdr>
            <w:top w:val="none" w:sz="0" w:space="0" w:color="auto"/>
            <w:left w:val="none" w:sz="0" w:space="0" w:color="auto"/>
            <w:bottom w:val="none" w:sz="0" w:space="0" w:color="auto"/>
            <w:right w:val="none" w:sz="0" w:space="0" w:color="auto"/>
          </w:divBdr>
        </w:div>
        <w:div w:id="2143645321">
          <w:marLeft w:val="640"/>
          <w:marRight w:val="0"/>
          <w:marTop w:val="0"/>
          <w:marBottom w:val="0"/>
          <w:divBdr>
            <w:top w:val="none" w:sz="0" w:space="0" w:color="auto"/>
            <w:left w:val="none" w:sz="0" w:space="0" w:color="auto"/>
            <w:bottom w:val="none" w:sz="0" w:space="0" w:color="auto"/>
            <w:right w:val="none" w:sz="0" w:space="0" w:color="auto"/>
          </w:divBdr>
        </w:div>
      </w:divsChild>
    </w:div>
    <w:div w:id="551969285">
      <w:bodyDiv w:val="1"/>
      <w:marLeft w:val="0"/>
      <w:marRight w:val="0"/>
      <w:marTop w:val="0"/>
      <w:marBottom w:val="0"/>
      <w:divBdr>
        <w:top w:val="none" w:sz="0" w:space="0" w:color="auto"/>
        <w:left w:val="none" w:sz="0" w:space="0" w:color="auto"/>
        <w:bottom w:val="none" w:sz="0" w:space="0" w:color="auto"/>
        <w:right w:val="none" w:sz="0" w:space="0" w:color="auto"/>
      </w:divBdr>
      <w:divsChild>
        <w:div w:id="32124883">
          <w:marLeft w:val="640"/>
          <w:marRight w:val="0"/>
          <w:marTop w:val="0"/>
          <w:marBottom w:val="0"/>
          <w:divBdr>
            <w:top w:val="none" w:sz="0" w:space="0" w:color="auto"/>
            <w:left w:val="none" w:sz="0" w:space="0" w:color="auto"/>
            <w:bottom w:val="none" w:sz="0" w:space="0" w:color="auto"/>
            <w:right w:val="none" w:sz="0" w:space="0" w:color="auto"/>
          </w:divBdr>
        </w:div>
        <w:div w:id="46924903">
          <w:marLeft w:val="640"/>
          <w:marRight w:val="0"/>
          <w:marTop w:val="0"/>
          <w:marBottom w:val="0"/>
          <w:divBdr>
            <w:top w:val="none" w:sz="0" w:space="0" w:color="auto"/>
            <w:left w:val="none" w:sz="0" w:space="0" w:color="auto"/>
            <w:bottom w:val="none" w:sz="0" w:space="0" w:color="auto"/>
            <w:right w:val="none" w:sz="0" w:space="0" w:color="auto"/>
          </w:divBdr>
        </w:div>
        <w:div w:id="88308004">
          <w:marLeft w:val="640"/>
          <w:marRight w:val="0"/>
          <w:marTop w:val="0"/>
          <w:marBottom w:val="0"/>
          <w:divBdr>
            <w:top w:val="none" w:sz="0" w:space="0" w:color="auto"/>
            <w:left w:val="none" w:sz="0" w:space="0" w:color="auto"/>
            <w:bottom w:val="none" w:sz="0" w:space="0" w:color="auto"/>
            <w:right w:val="none" w:sz="0" w:space="0" w:color="auto"/>
          </w:divBdr>
        </w:div>
        <w:div w:id="107819541">
          <w:marLeft w:val="640"/>
          <w:marRight w:val="0"/>
          <w:marTop w:val="0"/>
          <w:marBottom w:val="0"/>
          <w:divBdr>
            <w:top w:val="none" w:sz="0" w:space="0" w:color="auto"/>
            <w:left w:val="none" w:sz="0" w:space="0" w:color="auto"/>
            <w:bottom w:val="none" w:sz="0" w:space="0" w:color="auto"/>
            <w:right w:val="none" w:sz="0" w:space="0" w:color="auto"/>
          </w:divBdr>
        </w:div>
        <w:div w:id="124736273">
          <w:marLeft w:val="640"/>
          <w:marRight w:val="0"/>
          <w:marTop w:val="0"/>
          <w:marBottom w:val="0"/>
          <w:divBdr>
            <w:top w:val="none" w:sz="0" w:space="0" w:color="auto"/>
            <w:left w:val="none" w:sz="0" w:space="0" w:color="auto"/>
            <w:bottom w:val="none" w:sz="0" w:space="0" w:color="auto"/>
            <w:right w:val="none" w:sz="0" w:space="0" w:color="auto"/>
          </w:divBdr>
        </w:div>
        <w:div w:id="139157239">
          <w:marLeft w:val="640"/>
          <w:marRight w:val="0"/>
          <w:marTop w:val="0"/>
          <w:marBottom w:val="0"/>
          <w:divBdr>
            <w:top w:val="none" w:sz="0" w:space="0" w:color="auto"/>
            <w:left w:val="none" w:sz="0" w:space="0" w:color="auto"/>
            <w:bottom w:val="none" w:sz="0" w:space="0" w:color="auto"/>
            <w:right w:val="none" w:sz="0" w:space="0" w:color="auto"/>
          </w:divBdr>
        </w:div>
        <w:div w:id="146829457">
          <w:marLeft w:val="640"/>
          <w:marRight w:val="0"/>
          <w:marTop w:val="0"/>
          <w:marBottom w:val="0"/>
          <w:divBdr>
            <w:top w:val="none" w:sz="0" w:space="0" w:color="auto"/>
            <w:left w:val="none" w:sz="0" w:space="0" w:color="auto"/>
            <w:bottom w:val="none" w:sz="0" w:space="0" w:color="auto"/>
            <w:right w:val="none" w:sz="0" w:space="0" w:color="auto"/>
          </w:divBdr>
        </w:div>
        <w:div w:id="208344984">
          <w:marLeft w:val="640"/>
          <w:marRight w:val="0"/>
          <w:marTop w:val="0"/>
          <w:marBottom w:val="0"/>
          <w:divBdr>
            <w:top w:val="none" w:sz="0" w:space="0" w:color="auto"/>
            <w:left w:val="none" w:sz="0" w:space="0" w:color="auto"/>
            <w:bottom w:val="none" w:sz="0" w:space="0" w:color="auto"/>
            <w:right w:val="none" w:sz="0" w:space="0" w:color="auto"/>
          </w:divBdr>
        </w:div>
        <w:div w:id="210583724">
          <w:marLeft w:val="640"/>
          <w:marRight w:val="0"/>
          <w:marTop w:val="0"/>
          <w:marBottom w:val="0"/>
          <w:divBdr>
            <w:top w:val="none" w:sz="0" w:space="0" w:color="auto"/>
            <w:left w:val="none" w:sz="0" w:space="0" w:color="auto"/>
            <w:bottom w:val="none" w:sz="0" w:space="0" w:color="auto"/>
            <w:right w:val="none" w:sz="0" w:space="0" w:color="auto"/>
          </w:divBdr>
        </w:div>
        <w:div w:id="226305435">
          <w:marLeft w:val="640"/>
          <w:marRight w:val="0"/>
          <w:marTop w:val="0"/>
          <w:marBottom w:val="0"/>
          <w:divBdr>
            <w:top w:val="none" w:sz="0" w:space="0" w:color="auto"/>
            <w:left w:val="none" w:sz="0" w:space="0" w:color="auto"/>
            <w:bottom w:val="none" w:sz="0" w:space="0" w:color="auto"/>
            <w:right w:val="none" w:sz="0" w:space="0" w:color="auto"/>
          </w:divBdr>
        </w:div>
        <w:div w:id="226645668">
          <w:marLeft w:val="640"/>
          <w:marRight w:val="0"/>
          <w:marTop w:val="0"/>
          <w:marBottom w:val="0"/>
          <w:divBdr>
            <w:top w:val="none" w:sz="0" w:space="0" w:color="auto"/>
            <w:left w:val="none" w:sz="0" w:space="0" w:color="auto"/>
            <w:bottom w:val="none" w:sz="0" w:space="0" w:color="auto"/>
            <w:right w:val="none" w:sz="0" w:space="0" w:color="auto"/>
          </w:divBdr>
        </w:div>
        <w:div w:id="264851982">
          <w:marLeft w:val="640"/>
          <w:marRight w:val="0"/>
          <w:marTop w:val="0"/>
          <w:marBottom w:val="0"/>
          <w:divBdr>
            <w:top w:val="none" w:sz="0" w:space="0" w:color="auto"/>
            <w:left w:val="none" w:sz="0" w:space="0" w:color="auto"/>
            <w:bottom w:val="none" w:sz="0" w:space="0" w:color="auto"/>
            <w:right w:val="none" w:sz="0" w:space="0" w:color="auto"/>
          </w:divBdr>
        </w:div>
        <w:div w:id="358507067">
          <w:marLeft w:val="640"/>
          <w:marRight w:val="0"/>
          <w:marTop w:val="0"/>
          <w:marBottom w:val="0"/>
          <w:divBdr>
            <w:top w:val="none" w:sz="0" w:space="0" w:color="auto"/>
            <w:left w:val="none" w:sz="0" w:space="0" w:color="auto"/>
            <w:bottom w:val="none" w:sz="0" w:space="0" w:color="auto"/>
            <w:right w:val="none" w:sz="0" w:space="0" w:color="auto"/>
          </w:divBdr>
        </w:div>
        <w:div w:id="364865339">
          <w:marLeft w:val="640"/>
          <w:marRight w:val="0"/>
          <w:marTop w:val="0"/>
          <w:marBottom w:val="0"/>
          <w:divBdr>
            <w:top w:val="none" w:sz="0" w:space="0" w:color="auto"/>
            <w:left w:val="none" w:sz="0" w:space="0" w:color="auto"/>
            <w:bottom w:val="none" w:sz="0" w:space="0" w:color="auto"/>
            <w:right w:val="none" w:sz="0" w:space="0" w:color="auto"/>
          </w:divBdr>
        </w:div>
        <w:div w:id="433205659">
          <w:marLeft w:val="640"/>
          <w:marRight w:val="0"/>
          <w:marTop w:val="0"/>
          <w:marBottom w:val="0"/>
          <w:divBdr>
            <w:top w:val="none" w:sz="0" w:space="0" w:color="auto"/>
            <w:left w:val="none" w:sz="0" w:space="0" w:color="auto"/>
            <w:bottom w:val="none" w:sz="0" w:space="0" w:color="auto"/>
            <w:right w:val="none" w:sz="0" w:space="0" w:color="auto"/>
          </w:divBdr>
        </w:div>
        <w:div w:id="468324359">
          <w:marLeft w:val="640"/>
          <w:marRight w:val="0"/>
          <w:marTop w:val="0"/>
          <w:marBottom w:val="0"/>
          <w:divBdr>
            <w:top w:val="none" w:sz="0" w:space="0" w:color="auto"/>
            <w:left w:val="none" w:sz="0" w:space="0" w:color="auto"/>
            <w:bottom w:val="none" w:sz="0" w:space="0" w:color="auto"/>
            <w:right w:val="none" w:sz="0" w:space="0" w:color="auto"/>
          </w:divBdr>
        </w:div>
        <w:div w:id="485511389">
          <w:marLeft w:val="640"/>
          <w:marRight w:val="0"/>
          <w:marTop w:val="0"/>
          <w:marBottom w:val="0"/>
          <w:divBdr>
            <w:top w:val="none" w:sz="0" w:space="0" w:color="auto"/>
            <w:left w:val="none" w:sz="0" w:space="0" w:color="auto"/>
            <w:bottom w:val="none" w:sz="0" w:space="0" w:color="auto"/>
            <w:right w:val="none" w:sz="0" w:space="0" w:color="auto"/>
          </w:divBdr>
        </w:div>
        <w:div w:id="528492344">
          <w:marLeft w:val="640"/>
          <w:marRight w:val="0"/>
          <w:marTop w:val="0"/>
          <w:marBottom w:val="0"/>
          <w:divBdr>
            <w:top w:val="none" w:sz="0" w:space="0" w:color="auto"/>
            <w:left w:val="none" w:sz="0" w:space="0" w:color="auto"/>
            <w:bottom w:val="none" w:sz="0" w:space="0" w:color="auto"/>
            <w:right w:val="none" w:sz="0" w:space="0" w:color="auto"/>
          </w:divBdr>
        </w:div>
        <w:div w:id="564074743">
          <w:marLeft w:val="640"/>
          <w:marRight w:val="0"/>
          <w:marTop w:val="0"/>
          <w:marBottom w:val="0"/>
          <w:divBdr>
            <w:top w:val="none" w:sz="0" w:space="0" w:color="auto"/>
            <w:left w:val="none" w:sz="0" w:space="0" w:color="auto"/>
            <w:bottom w:val="none" w:sz="0" w:space="0" w:color="auto"/>
            <w:right w:val="none" w:sz="0" w:space="0" w:color="auto"/>
          </w:divBdr>
        </w:div>
        <w:div w:id="589654730">
          <w:marLeft w:val="640"/>
          <w:marRight w:val="0"/>
          <w:marTop w:val="0"/>
          <w:marBottom w:val="0"/>
          <w:divBdr>
            <w:top w:val="none" w:sz="0" w:space="0" w:color="auto"/>
            <w:left w:val="none" w:sz="0" w:space="0" w:color="auto"/>
            <w:bottom w:val="none" w:sz="0" w:space="0" w:color="auto"/>
            <w:right w:val="none" w:sz="0" w:space="0" w:color="auto"/>
          </w:divBdr>
        </w:div>
        <w:div w:id="590897618">
          <w:marLeft w:val="640"/>
          <w:marRight w:val="0"/>
          <w:marTop w:val="0"/>
          <w:marBottom w:val="0"/>
          <w:divBdr>
            <w:top w:val="none" w:sz="0" w:space="0" w:color="auto"/>
            <w:left w:val="none" w:sz="0" w:space="0" w:color="auto"/>
            <w:bottom w:val="none" w:sz="0" w:space="0" w:color="auto"/>
            <w:right w:val="none" w:sz="0" w:space="0" w:color="auto"/>
          </w:divBdr>
        </w:div>
        <w:div w:id="611398778">
          <w:marLeft w:val="640"/>
          <w:marRight w:val="0"/>
          <w:marTop w:val="0"/>
          <w:marBottom w:val="0"/>
          <w:divBdr>
            <w:top w:val="none" w:sz="0" w:space="0" w:color="auto"/>
            <w:left w:val="none" w:sz="0" w:space="0" w:color="auto"/>
            <w:bottom w:val="none" w:sz="0" w:space="0" w:color="auto"/>
            <w:right w:val="none" w:sz="0" w:space="0" w:color="auto"/>
          </w:divBdr>
        </w:div>
        <w:div w:id="618074989">
          <w:marLeft w:val="640"/>
          <w:marRight w:val="0"/>
          <w:marTop w:val="0"/>
          <w:marBottom w:val="0"/>
          <w:divBdr>
            <w:top w:val="none" w:sz="0" w:space="0" w:color="auto"/>
            <w:left w:val="none" w:sz="0" w:space="0" w:color="auto"/>
            <w:bottom w:val="none" w:sz="0" w:space="0" w:color="auto"/>
            <w:right w:val="none" w:sz="0" w:space="0" w:color="auto"/>
          </w:divBdr>
        </w:div>
        <w:div w:id="697779731">
          <w:marLeft w:val="640"/>
          <w:marRight w:val="0"/>
          <w:marTop w:val="0"/>
          <w:marBottom w:val="0"/>
          <w:divBdr>
            <w:top w:val="none" w:sz="0" w:space="0" w:color="auto"/>
            <w:left w:val="none" w:sz="0" w:space="0" w:color="auto"/>
            <w:bottom w:val="none" w:sz="0" w:space="0" w:color="auto"/>
            <w:right w:val="none" w:sz="0" w:space="0" w:color="auto"/>
          </w:divBdr>
        </w:div>
        <w:div w:id="741369378">
          <w:marLeft w:val="640"/>
          <w:marRight w:val="0"/>
          <w:marTop w:val="0"/>
          <w:marBottom w:val="0"/>
          <w:divBdr>
            <w:top w:val="none" w:sz="0" w:space="0" w:color="auto"/>
            <w:left w:val="none" w:sz="0" w:space="0" w:color="auto"/>
            <w:bottom w:val="none" w:sz="0" w:space="0" w:color="auto"/>
            <w:right w:val="none" w:sz="0" w:space="0" w:color="auto"/>
          </w:divBdr>
        </w:div>
        <w:div w:id="753356744">
          <w:marLeft w:val="640"/>
          <w:marRight w:val="0"/>
          <w:marTop w:val="0"/>
          <w:marBottom w:val="0"/>
          <w:divBdr>
            <w:top w:val="none" w:sz="0" w:space="0" w:color="auto"/>
            <w:left w:val="none" w:sz="0" w:space="0" w:color="auto"/>
            <w:bottom w:val="none" w:sz="0" w:space="0" w:color="auto"/>
            <w:right w:val="none" w:sz="0" w:space="0" w:color="auto"/>
          </w:divBdr>
        </w:div>
        <w:div w:id="772868356">
          <w:marLeft w:val="640"/>
          <w:marRight w:val="0"/>
          <w:marTop w:val="0"/>
          <w:marBottom w:val="0"/>
          <w:divBdr>
            <w:top w:val="none" w:sz="0" w:space="0" w:color="auto"/>
            <w:left w:val="none" w:sz="0" w:space="0" w:color="auto"/>
            <w:bottom w:val="none" w:sz="0" w:space="0" w:color="auto"/>
            <w:right w:val="none" w:sz="0" w:space="0" w:color="auto"/>
          </w:divBdr>
        </w:div>
        <w:div w:id="824782872">
          <w:marLeft w:val="640"/>
          <w:marRight w:val="0"/>
          <w:marTop w:val="0"/>
          <w:marBottom w:val="0"/>
          <w:divBdr>
            <w:top w:val="none" w:sz="0" w:space="0" w:color="auto"/>
            <w:left w:val="none" w:sz="0" w:space="0" w:color="auto"/>
            <w:bottom w:val="none" w:sz="0" w:space="0" w:color="auto"/>
            <w:right w:val="none" w:sz="0" w:space="0" w:color="auto"/>
          </w:divBdr>
        </w:div>
        <w:div w:id="826899599">
          <w:marLeft w:val="640"/>
          <w:marRight w:val="0"/>
          <w:marTop w:val="0"/>
          <w:marBottom w:val="0"/>
          <w:divBdr>
            <w:top w:val="none" w:sz="0" w:space="0" w:color="auto"/>
            <w:left w:val="none" w:sz="0" w:space="0" w:color="auto"/>
            <w:bottom w:val="none" w:sz="0" w:space="0" w:color="auto"/>
            <w:right w:val="none" w:sz="0" w:space="0" w:color="auto"/>
          </w:divBdr>
        </w:div>
        <w:div w:id="828054424">
          <w:marLeft w:val="640"/>
          <w:marRight w:val="0"/>
          <w:marTop w:val="0"/>
          <w:marBottom w:val="0"/>
          <w:divBdr>
            <w:top w:val="none" w:sz="0" w:space="0" w:color="auto"/>
            <w:left w:val="none" w:sz="0" w:space="0" w:color="auto"/>
            <w:bottom w:val="none" w:sz="0" w:space="0" w:color="auto"/>
            <w:right w:val="none" w:sz="0" w:space="0" w:color="auto"/>
          </w:divBdr>
        </w:div>
        <w:div w:id="854880301">
          <w:marLeft w:val="640"/>
          <w:marRight w:val="0"/>
          <w:marTop w:val="0"/>
          <w:marBottom w:val="0"/>
          <w:divBdr>
            <w:top w:val="none" w:sz="0" w:space="0" w:color="auto"/>
            <w:left w:val="none" w:sz="0" w:space="0" w:color="auto"/>
            <w:bottom w:val="none" w:sz="0" w:space="0" w:color="auto"/>
            <w:right w:val="none" w:sz="0" w:space="0" w:color="auto"/>
          </w:divBdr>
        </w:div>
        <w:div w:id="878857109">
          <w:marLeft w:val="640"/>
          <w:marRight w:val="0"/>
          <w:marTop w:val="0"/>
          <w:marBottom w:val="0"/>
          <w:divBdr>
            <w:top w:val="none" w:sz="0" w:space="0" w:color="auto"/>
            <w:left w:val="none" w:sz="0" w:space="0" w:color="auto"/>
            <w:bottom w:val="none" w:sz="0" w:space="0" w:color="auto"/>
            <w:right w:val="none" w:sz="0" w:space="0" w:color="auto"/>
          </w:divBdr>
        </w:div>
        <w:div w:id="921524633">
          <w:marLeft w:val="640"/>
          <w:marRight w:val="0"/>
          <w:marTop w:val="0"/>
          <w:marBottom w:val="0"/>
          <w:divBdr>
            <w:top w:val="none" w:sz="0" w:space="0" w:color="auto"/>
            <w:left w:val="none" w:sz="0" w:space="0" w:color="auto"/>
            <w:bottom w:val="none" w:sz="0" w:space="0" w:color="auto"/>
            <w:right w:val="none" w:sz="0" w:space="0" w:color="auto"/>
          </w:divBdr>
        </w:div>
        <w:div w:id="927615465">
          <w:marLeft w:val="640"/>
          <w:marRight w:val="0"/>
          <w:marTop w:val="0"/>
          <w:marBottom w:val="0"/>
          <w:divBdr>
            <w:top w:val="none" w:sz="0" w:space="0" w:color="auto"/>
            <w:left w:val="none" w:sz="0" w:space="0" w:color="auto"/>
            <w:bottom w:val="none" w:sz="0" w:space="0" w:color="auto"/>
            <w:right w:val="none" w:sz="0" w:space="0" w:color="auto"/>
          </w:divBdr>
        </w:div>
        <w:div w:id="977034803">
          <w:marLeft w:val="640"/>
          <w:marRight w:val="0"/>
          <w:marTop w:val="0"/>
          <w:marBottom w:val="0"/>
          <w:divBdr>
            <w:top w:val="none" w:sz="0" w:space="0" w:color="auto"/>
            <w:left w:val="none" w:sz="0" w:space="0" w:color="auto"/>
            <w:bottom w:val="none" w:sz="0" w:space="0" w:color="auto"/>
            <w:right w:val="none" w:sz="0" w:space="0" w:color="auto"/>
          </w:divBdr>
        </w:div>
        <w:div w:id="979260715">
          <w:marLeft w:val="640"/>
          <w:marRight w:val="0"/>
          <w:marTop w:val="0"/>
          <w:marBottom w:val="0"/>
          <w:divBdr>
            <w:top w:val="none" w:sz="0" w:space="0" w:color="auto"/>
            <w:left w:val="none" w:sz="0" w:space="0" w:color="auto"/>
            <w:bottom w:val="none" w:sz="0" w:space="0" w:color="auto"/>
            <w:right w:val="none" w:sz="0" w:space="0" w:color="auto"/>
          </w:divBdr>
        </w:div>
        <w:div w:id="993922040">
          <w:marLeft w:val="640"/>
          <w:marRight w:val="0"/>
          <w:marTop w:val="0"/>
          <w:marBottom w:val="0"/>
          <w:divBdr>
            <w:top w:val="none" w:sz="0" w:space="0" w:color="auto"/>
            <w:left w:val="none" w:sz="0" w:space="0" w:color="auto"/>
            <w:bottom w:val="none" w:sz="0" w:space="0" w:color="auto"/>
            <w:right w:val="none" w:sz="0" w:space="0" w:color="auto"/>
          </w:divBdr>
        </w:div>
        <w:div w:id="1016158465">
          <w:marLeft w:val="640"/>
          <w:marRight w:val="0"/>
          <w:marTop w:val="0"/>
          <w:marBottom w:val="0"/>
          <w:divBdr>
            <w:top w:val="none" w:sz="0" w:space="0" w:color="auto"/>
            <w:left w:val="none" w:sz="0" w:space="0" w:color="auto"/>
            <w:bottom w:val="none" w:sz="0" w:space="0" w:color="auto"/>
            <w:right w:val="none" w:sz="0" w:space="0" w:color="auto"/>
          </w:divBdr>
        </w:div>
        <w:div w:id="1049845401">
          <w:marLeft w:val="640"/>
          <w:marRight w:val="0"/>
          <w:marTop w:val="0"/>
          <w:marBottom w:val="0"/>
          <w:divBdr>
            <w:top w:val="none" w:sz="0" w:space="0" w:color="auto"/>
            <w:left w:val="none" w:sz="0" w:space="0" w:color="auto"/>
            <w:bottom w:val="none" w:sz="0" w:space="0" w:color="auto"/>
            <w:right w:val="none" w:sz="0" w:space="0" w:color="auto"/>
          </w:divBdr>
        </w:div>
        <w:div w:id="1058626334">
          <w:marLeft w:val="640"/>
          <w:marRight w:val="0"/>
          <w:marTop w:val="0"/>
          <w:marBottom w:val="0"/>
          <w:divBdr>
            <w:top w:val="none" w:sz="0" w:space="0" w:color="auto"/>
            <w:left w:val="none" w:sz="0" w:space="0" w:color="auto"/>
            <w:bottom w:val="none" w:sz="0" w:space="0" w:color="auto"/>
            <w:right w:val="none" w:sz="0" w:space="0" w:color="auto"/>
          </w:divBdr>
        </w:div>
        <w:div w:id="1062673875">
          <w:marLeft w:val="640"/>
          <w:marRight w:val="0"/>
          <w:marTop w:val="0"/>
          <w:marBottom w:val="0"/>
          <w:divBdr>
            <w:top w:val="none" w:sz="0" w:space="0" w:color="auto"/>
            <w:left w:val="none" w:sz="0" w:space="0" w:color="auto"/>
            <w:bottom w:val="none" w:sz="0" w:space="0" w:color="auto"/>
            <w:right w:val="none" w:sz="0" w:space="0" w:color="auto"/>
          </w:divBdr>
        </w:div>
        <w:div w:id="1063335014">
          <w:marLeft w:val="640"/>
          <w:marRight w:val="0"/>
          <w:marTop w:val="0"/>
          <w:marBottom w:val="0"/>
          <w:divBdr>
            <w:top w:val="none" w:sz="0" w:space="0" w:color="auto"/>
            <w:left w:val="none" w:sz="0" w:space="0" w:color="auto"/>
            <w:bottom w:val="none" w:sz="0" w:space="0" w:color="auto"/>
            <w:right w:val="none" w:sz="0" w:space="0" w:color="auto"/>
          </w:divBdr>
        </w:div>
        <w:div w:id="1071851302">
          <w:marLeft w:val="640"/>
          <w:marRight w:val="0"/>
          <w:marTop w:val="0"/>
          <w:marBottom w:val="0"/>
          <w:divBdr>
            <w:top w:val="none" w:sz="0" w:space="0" w:color="auto"/>
            <w:left w:val="none" w:sz="0" w:space="0" w:color="auto"/>
            <w:bottom w:val="none" w:sz="0" w:space="0" w:color="auto"/>
            <w:right w:val="none" w:sz="0" w:space="0" w:color="auto"/>
          </w:divBdr>
        </w:div>
        <w:div w:id="1080636996">
          <w:marLeft w:val="640"/>
          <w:marRight w:val="0"/>
          <w:marTop w:val="0"/>
          <w:marBottom w:val="0"/>
          <w:divBdr>
            <w:top w:val="none" w:sz="0" w:space="0" w:color="auto"/>
            <w:left w:val="none" w:sz="0" w:space="0" w:color="auto"/>
            <w:bottom w:val="none" w:sz="0" w:space="0" w:color="auto"/>
            <w:right w:val="none" w:sz="0" w:space="0" w:color="auto"/>
          </w:divBdr>
        </w:div>
        <w:div w:id="1111316268">
          <w:marLeft w:val="640"/>
          <w:marRight w:val="0"/>
          <w:marTop w:val="0"/>
          <w:marBottom w:val="0"/>
          <w:divBdr>
            <w:top w:val="none" w:sz="0" w:space="0" w:color="auto"/>
            <w:left w:val="none" w:sz="0" w:space="0" w:color="auto"/>
            <w:bottom w:val="none" w:sz="0" w:space="0" w:color="auto"/>
            <w:right w:val="none" w:sz="0" w:space="0" w:color="auto"/>
          </w:divBdr>
        </w:div>
        <w:div w:id="1133448302">
          <w:marLeft w:val="640"/>
          <w:marRight w:val="0"/>
          <w:marTop w:val="0"/>
          <w:marBottom w:val="0"/>
          <w:divBdr>
            <w:top w:val="none" w:sz="0" w:space="0" w:color="auto"/>
            <w:left w:val="none" w:sz="0" w:space="0" w:color="auto"/>
            <w:bottom w:val="none" w:sz="0" w:space="0" w:color="auto"/>
            <w:right w:val="none" w:sz="0" w:space="0" w:color="auto"/>
          </w:divBdr>
        </w:div>
        <w:div w:id="1135290193">
          <w:marLeft w:val="640"/>
          <w:marRight w:val="0"/>
          <w:marTop w:val="0"/>
          <w:marBottom w:val="0"/>
          <w:divBdr>
            <w:top w:val="none" w:sz="0" w:space="0" w:color="auto"/>
            <w:left w:val="none" w:sz="0" w:space="0" w:color="auto"/>
            <w:bottom w:val="none" w:sz="0" w:space="0" w:color="auto"/>
            <w:right w:val="none" w:sz="0" w:space="0" w:color="auto"/>
          </w:divBdr>
        </w:div>
        <w:div w:id="1158419332">
          <w:marLeft w:val="640"/>
          <w:marRight w:val="0"/>
          <w:marTop w:val="0"/>
          <w:marBottom w:val="0"/>
          <w:divBdr>
            <w:top w:val="none" w:sz="0" w:space="0" w:color="auto"/>
            <w:left w:val="none" w:sz="0" w:space="0" w:color="auto"/>
            <w:bottom w:val="none" w:sz="0" w:space="0" w:color="auto"/>
            <w:right w:val="none" w:sz="0" w:space="0" w:color="auto"/>
          </w:divBdr>
        </w:div>
        <w:div w:id="1172799385">
          <w:marLeft w:val="640"/>
          <w:marRight w:val="0"/>
          <w:marTop w:val="0"/>
          <w:marBottom w:val="0"/>
          <w:divBdr>
            <w:top w:val="none" w:sz="0" w:space="0" w:color="auto"/>
            <w:left w:val="none" w:sz="0" w:space="0" w:color="auto"/>
            <w:bottom w:val="none" w:sz="0" w:space="0" w:color="auto"/>
            <w:right w:val="none" w:sz="0" w:space="0" w:color="auto"/>
          </w:divBdr>
        </w:div>
        <w:div w:id="1212300965">
          <w:marLeft w:val="640"/>
          <w:marRight w:val="0"/>
          <w:marTop w:val="0"/>
          <w:marBottom w:val="0"/>
          <w:divBdr>
            <w:top w:val="none" w:sz="0" w:space="0" w:color="auto"/>
            <w:left w:val="none" w:sz="0" w:space="0" w:color="auto"/>
            <w:bottom w:val="none" w:sz="0" w:space="0" w:color="auto"/>
            <w:right w:val="none" w:sz="0" w:space="0" w:color="auto"/>
          </w:divBdr>
        </w:div>
        <w:div w:id="1215047986">
          <w:marLeft w:val="640"/>
          <w:marRight w:val="0"/>
          <w:marTop w:val="0"/>
          <w:marBottom w:val="0"/>
          <w:divBdr>
            <w:top w:val="none" w:sz="0" w:space="0" w:color="auto"/>
            <w:left w:val="none" w:sz="0" w:space="0" w:color="auto"/>
            <w:bottom w:val="none" w:sz="0" w:space="0" w:color="auto"/>
            <w:right w:val="none" w:sz="0" w:space="0" w:color="auto"/>
          </w:divBdr>
        </w:div>
        <w:div w:id="1242301275">
          <w:marLeft w:val="640"/>
          <w:marRight w:val="0"/>
          <w:marTop w:val="0"/>
          <w:marBottom w:val="0"/>
          <w:divBdr>
            <w:top w:val="none" w:sz="0" w:space="0" w:color="auto"/>
            <w:left w:val="none" w:sz="0" w:space="0" w:color="auto"/>
            <w:bottom w:val="none" w:sz="0" w:space="0" w:color="auto"/>
            <w:right w:val="none" w:sz="0" w:space="0" w:color="auto"/>
          </w:divBdr>
        </w:div>
        <w:div w:id="1266159482">
          <w:marLeft w:val="640"/>
          <w:marRight w:val="0"/>
          <w:marTop w:val="0"/>
          <w:marBottom w:val="0"/>
          <w:divBdr>
            <w:top w:val="none" w:sz="0" w:space="0" w:color="auto"/>
            <w:left w:val="none" w:sz="0" w:space="0" w:color="auto"/>
            <w:bottom w:val="none" w:sz="0" w:space="0" w:color="auto"/>
            <w:right w:val="none" w:sz="0" w:space="0" w:color="auto"/>
          </w:divBdr>
        </w:div>
        <w:div w:id="1303316925">
          <w:marLeft w:val="640"/>
          <w:marRight w:val="0"/>
          <w:marTop w:val="0"/>
          <w:marBottom w:val="0"/>
          <w:divBdr>
            <w:top w:val="none" w:sz="0" w:space="0" w:color="auto"/>
            <w:left w:val="none" w:sz="0" w:space="0" w:color="auto"/>
            <w:bottom w:val="none" w:sz="0" w:space="0" w:color="auto"/>
            <w:right w:val="none" w:sz="0" w:space="0" w:color="auto"/>
          </w:divBdr>
        </w:div>
        <w:div w:id="1308511286">
          <w:marLeft w:val="640"/>
          <w:marRight w:val="0"/>
          <w:marTop w:val="0"/>
          <w:marBottom w:val="0"/>
          <w:divBdr>
            <w:top w:val="none" w:sz="0" w:space="0" w:color="auto"/>
            <w:left w:val="none" w:sz="0" w:space="0" w:color="auto"/>
            <w:bottom w:val="none" w:sz="0" w:space="0" w:color="auto"/>
            <w:right w:val="none" w:sz="0" w:space="0" w:color="auto"/>
          </w:divBdr>
        </w:div>
        <w:div w:id="1314333881">
          <w:marLeft w:val="640"/>
          <w:marRight w:val="0"/>
          <w:marTop w:val="0"/>
          <w:marBottom w:val="0"/>
          <w:divBdr>
            <w:top w:val="none" w:sz="0" w:space="0" w:color="auto"/>
            <w:left w:val="none" w:sz="0" w:space="0" w:color="auto"/>
            <w:bottom w:val="none" w:sz="0" w:space="0" w:color="auto"/>
            <w:right w:val="none" w:sz="0" w:space="0" w:color="auto"/>
          </w:divBdr>
        </w:div>
        <w:div w:id="1356687849">
          <w:marLeft w:val="640"/>
          <w:marRight w:val="0"/>
          <w:marTop w:val="0"/>
          <w:marBottom w:val="0"/>
          <w:divBdr>
            <w:top w:val="none" w:sz="0" w:space="0" w:color="auto"/>
            <w:left w:val="none" w:sz="0" w:space="0" w:color="auto"/>
            <w:bottom w:val="none" w:sz="0" w:space="0" w:color="auto"/>
            <w:right w:val="none" w:sz="0" w:space="0" w:color="auto"/>
          </w:divBdr>
        </w:div>
        <w:div w:id="1392731622">
          <w:marLeft w:val="640"/>
          <w:marRight w:val="0"/>
          <w:marTop w:val="0"/>
          <w:marBottom w:val="0"/>
          <w:divBdr>
            <w:top w:val="none" w:sz="0" w:space="0" w:color="auto"/>
            <w:left w:val="none" w:sz="0" w:space="0" w:color="auto"/>
            <w:bottom w:val="none" w:sz="0" w:space="0" w:color="auto"/>
            <w:right w:val="none" w:sz="0" w:space="0" w:color="auto"/>
          </w:divBdr>
        </w:div>
        <w:div w:id="1399017273">
          <w:marLeft w:val="640"/>
          <w:marRight w:val="0"/>
          <w:marTop w:val="0"/>
          <w:marBottom w:val="0"/>
          <w:divBdr>
            <w:top w:val="none" w:sz="0" w:space="0" w:color="auto"/>
            <w:left w:val="none" w:sz="0" w:space="0" w:color="auto"/>
            <w:bottom w:val="none" w:sz="0" w:space="0" w:color="auto"/>
            <w:right w:val="none" w:sz="0" w:space="0" w:color="auto"/>
          </w:divBdr>
        </w:div>
        <w:div w:id="1401059098">
          <w:marLeft w:val="640"/>
          <w:marRight w:val="0"/>
          <w:marTop w:val="0"/>
          <w:marBottom w:val="0"/>
          <w:divBdr>
            <w:top w:val="none" w:sz="0" w:space="0" w:color="auto"/>
            <w:left w:val="none" w:sz="0" w:space="0" w:color="auto"/>
            <w:bottom w:val="none" w:sz="0" w:space="0" w:color="auto"/>
            <w:right w:val="none" w:sz="0" w:space="0" w:color="auto"/>
          </w:divBdr>
        </w:div>
        <w:div w:id="1403143638">
          <w:marLeft w:val="640"/>
          <w:marRight w:val="0"/>
          <w:marTop w:val="0"/>
          <w:marBottom w:val="0"/>
          <w:divBdr>
            <w:top w:val="none" w:sz="0" w:space="0" w:color="auto"/>
            <w:left w:val="none" w:sz="0" w:space="0" w:color="auto"/>
            <w:bottom w:val="none" w:sz="0" w:space="0" w:color="auto"/>
            <w:right w:val="none" w:sz="0" w:space="0" w:color="auto"/>
          </w:divBdr>
        </w:div>
        <w:div w:id="1405298659">
          <w:marLeft w:val="640"/>
          <w:marRight w:val="0"/>
          <w:marTop w:val="0"/>
          <w:marBottom w:val="0"/>
          <w:divBdr>
            <w:top w:val="none" w:sz="0" w:space="0" w:color="auto"/>
            <w:left w:val="none" w:sz="0" w:space="0" w:color="auto"/>
            <w:bottom w:val="none" w:sz="0" w:space="0" w:color="auto"/>
            <w:right w:val="none" w:sz="0" w:space="0" w:color="auto"/>
          </w:divBdr>
        </w:div>
        <w:div w:id="1443837042">
          <w:marLeft w:val="640"/>
          <w:marRight w:val="0"/>
          <w:marTop w:val="0"/>
          <w:marBottom w:val="0"/>
          <w:divBdr>
            <w:top w:val="none" w:sz="0" w:space="0" w:color="auto"/>
            <w:left w:val="none" w:sz="0" w:space="0" w:color="auto"/>
            <w:bottom w:val="none" w:sz="0" w:space="0" w:color="auto"/>
            <w:right w:val="none" w:sz="0" w:space="0" w:color="auto"/>
          </w:divBdr>
        </w:div>
        <w:div w:id="1450590562">
          <w:marLeft w:val="640"/>
          <w:marRight w:val="0"/>
          <w:marTop w:val="0"/>
          <w:marBottom w:val="0"/>
          <w:divBdr>
            <w:top w:val="none" w:sz="0" w:space="0" w:color="auto"/>
            <w:left w:val="none" w:sz="0" w:space="0" w:color="auto"/>
            <w:bottom w:val="none" w:sz="0" w:space="0" w:color="auto"/>
            <w:right w:val="none" w:sz="0" w:space="0" w:color="auto"/>
          </w:divBdr>
        </w:div>
        <w:div w:id="1462923718">
          <w:marLeft w:val="640"/>
          <w:marRight w:val="0"/>
          <w:marTop w:val="0"/>
          <w:marBottom w:val="0"/>
          <w:divBdr>
            <w:top w:val="none" w:sz="0" w:space="0" w:color="auto"/>
            <w:left w:val="none" w:sz="0" w:space="0" w:color="auto"/>
            <w:bottom w:val="none" w:sz="0" w:space="0" w:color="auto"/>
            <w:right w:val="none" w:sz="0" w:space="0" w:color="auto"/>
          </w:divBdr>
        </w:div>
        <w:div w:id="1471551871">
          <w:marLeft w:val="640"/>
          <w:marRight w:val="0"/>
          <w:marTop w:val="0"/>
          <w:marBottom w:val="0"/>
          <w:divBdr>
            <w:top w:val="none" w:sz="0" w:space="0" w:color="auto"/>
            <w:left w:val="none" w:sz="0" w:space="0" w:color="auto"/>
            <w:bottom w:val="none" w:sz="0" w:space="0" w:color="auto"/>
            <w:right w:val="none" w:sz="0" w:space="0" w:color="auto"/>
          </w:divBdr>
        </w:div>
        <w:div w:id="1475366162">
          <w:marLeft w:val="640"/>
          <w:marRight w:val="0"/>
          <w:marTop w:val="0"/>
          <w:marBottom w:val="0"/>
          <w:divBdr>
            <w:top w:val="none" w:sz="0" w:space="0" w:color="auto"/>
            <w:left w:val="none" w:sz="0" w:space="0" w:color="auto"/>
            <w:bottom w:val="none" w:sz="0" w:space="0" w:color="auto"/>
            <w:right w:val="none" w:sz="0" w:space="0" w:color="auto"/>
          </w:divBdr>
        </w:div>
        <w:div w:id="1496337393">
          <w:marLeft w:val="640"/>
          <w:marRight w:val="0"/>
          <w:marTop w:val="0"/>
          <w:marBottom w:val="0"/>
          <w:divBdr>
            <w:top w:val="none" w:sz="0" w:space="0" w:color="auto"/>
            <w:left w:val="none" w:sz="0" w:space="0" w:color="auto"/>
            <w:bottom w:val="none" w:sz="0" w:space="0" w:color="auto"/>
            <w:right w:val="none" w:sz="0" w:space="0" w:color="auto"/>
          </w:divBdr>
        </w:div>
        <w:div w:id="1531337000">
          <w:marLeft w:val="640"/>
          <w:marRight w:val="0"/>
          <w:marTop w:val="0"/>
          <w:marBottom w:val="0"/>
          <w:divBdr>
            <w:top w:val="none" w:sz="0" w:space="0" w:color="auto"/>
            <w:left w:val="none" w:sz="0" w:space="0" w:color="auto"/>
            <w:bottom w:val="none" w:sz="0" w:space="0" w:color="auto"/>
            <w:right w:val="none" w:sz="0" w:space="0" w:color="auto"/>
          </w:divBdr>
        </w:div>
        <w:div w:id="1551915238">
          <w:marLeft w:val="640"/>
          <w:marRight w:val="0"/>
          <w:marTop w:val="0"/>
          <w:marBottom w:val="0"/>
          <w:divBdr>
            <w:top w:val="none" w:sz="0" w:space="0" w:color="auto"/>
            <w:left w:val="none" w:sz="0" w:space="0" w:color="auto"/>
            <w:bottom w:val="none" w:sz="0" w:space="0" w:color="auto"/>
            <w:right w:val="none" w:sz="0" w:space="0" w:color="auto"/>
          </w:divBdr>
        </w:div>
        <w:div w:id="1553073233">
          <w:marLeft w:val="640"/>
          <w:marRight w:val="0"/>
          <w:marTop w:val="0"/>
          <w:marBottom w:val="0"/>
          <w:divBdr>
            <w:top w:val="none" w:sz="0" w:space="0" w:color="auto"/>
            <w:left w:val="none" w:sz="0" w:space="0" w:color="auto"/>
            <w:bottom w:val="none" w:sz="0" w:space="0" w:color="auto"/>
            <w:right w:val="none" w:sz="0" w:space="0" w:color="auto"/>
          </w:divBdr>
        </w:div>
        <w:div w:id="1558708578">
          <w:marLeft w:val="640"/>
          <w:marRight w:val="0"/>
          <w:marTop w:val="0"/>
          <w:marBottom w:val="0"/>
          <w:divBdr>
            <w:top w:val="none" w:sz="0" w:space="0" w:color="auto"/>
            <w:left w:val="none" w:sz="0" w:space="0" w:color="auto"/>
            <w:bottom w:val="none" w:sz="0" w:space="0" w:color="auto"/>
            <w:right w:val="none" w:sz="0" w:space="0" w:color="auto"/>
          </w:divBdr>
        </w:div>
        <w:div w:id="1562907004">
          <w:marLeft w:val="640"/>
          <w:marRight w:val="0"/>
          <w:marTop w:val="0"/>
          <w:marBottom w:val="0"/>
          <w:divBdr>
            <w:top w:val="none" w:sz="0" w:space="0" w:color="auto"/>
            <w:left w:val="none" w:sz="0" w:space="0" w:color="auto"/>
            <w:bottom w:val="none" w:sz="0" w:space="0" w:color="auto"/>
            <w:right w:val="none" w:sz="0" w:space="0" w:color="auto"/>
          </w:divBdr>
        </w:div>
        <w:div w:id="1570337045">
          <w:marLeft w:val="640"/>
          <w:marRight w:val="0"/>
          <w:marTop w:val="0"/>
          <w:marBottom w:val="0"/>
          <w:divBdr>
            <w:top w:val="none" w:sz="0" w:space="0" w:color="auto"/>
            <w:left w:val="none" w:sz="0" w:space="0" w:color="auto"/>
            <w:bottom w:val="none" w:sz="0" w:space="0" w:color="auto"/>
            <w:right w:val="none" w:sz="0" w:space="0" w:color="auto"/>
          </w:divBdr>
        </w:div>
        <w:div w:id="1574970283">
          <w:marLeft w:val="640"/>
          <w:marRight w:val="0"/>
          <w:marTop w:val="0"/>
          <w:marBottom w:val="0"/>
          <w:divBdr>
            <w:top w:val="none" w:sz="0" w:space="0" w:color="auto"/>
            <w:left w:val="none" w:sz="0" w:space="0" w:color="auto"/>
            <w:bottom w:val="none" w:sz="0" w:space="0" w:color="auto"/>
            <w:right w:val="none" w:sz="0" w:space="0" w:color="auto"/>
          </w:divBdr>
        </w:div>
        <w:div w:id="1586037207">
          <w:marLeft w:val="640"/>
          <w:marRight w:val="0"/>
          <w:marTop w:val="0"/>
          <w:marBottom w:val="0"/>
          <w:divBdr>
            <w:top w:val="none" w:sz="0" w:space="0" w:color="auto"/>
            <w:left w:val="none" w:sz="0" w:space="0" w:color="auto"/>
            <w:bottom w:val="none" w:sz="0" w:space="0" w:color="auto"/>
            <w:right w:val="none" w:sz="0" w:space="0" w:color="auto"/>
          </w:divBdr>
        </w:div>
        <w:div w:id="1603151217">
          <w:marLeft w:val="640"/>
          <w:marRight w:val="0"/>
          <w:marTop w:val="0"/>
          <w:marBottom w:val="0"/>
          <w:divBdr>
            <w:top w:val="none" w:sz="0" w:space="0" w:color="auto"/>
            <w:left w:val="none" w:sz="0" w:space="0" w:color="auto"/>
            <w:bottom w:val="none" w:sz="0" w:space="0" w:color="auto"/>
            <w:right w:val="none" w:sz="0" w:space="0" w:color="auto"/>
          </w:divBdr>
        </w:div>
        <w:div w:id="1622416333">
          <w:marLeft w:val="640"/>
          <w:marRight w:val="0"/>
          <w:marTop w:val="0"/>
          <w:marBottom w:val="0"/>
          <w:divBdr>
            <w:top w:val="none" w:sz="0" w:space="0" w:color="auto"/>
            <w:left w:val="none" w:sz="0" w:space="0" w:color="auto"/>
            <w:bottom w:val="none" w:sz="0" w:space="0" w:color="auto"/>
            <w:right w:val="none" w:sz="0" w:space="0" w:color="auto"/>
          </w:divBdr>
        </w:div>
        <w:div w:id="1623339023">
          <w:marLeft w:val="640"/>
          <w:marRight w:val="0"/>
          <w:marTop w:val="0"/>
          <w:marBottom w:val="0"/>
          <w:divBdr>
            <w:top w:val="none" w:sz="0" w:space="0" w:color="auto"/>
            <w:left w:val="none" w:sz="0" w:space="0" w:color="auto"/>
            <w:bottom w:val="none" w:sz="0" w:space="0" w:color="auto"/>
            <w:right w:val="none" w:sz="0" w:space="0" w:color="auto"/>
          </w:divBdr>
        </w:div>
        <w:div w:id="1650669042">
          <w:marLeft w:val="640"/>
          <w:marRight w:val="0"/>
          <w:marTop w:val="0"/>
          <w:marBottom w:val="0"/>
          <w:divBdr>
            <w:top w:val="none" w:sz="0" w:space="0" w:color="auto"/>
            <w:left w:val="none" w:sz="0" w:space="0" w:color="auto"/>
            <w:bottom w:val="none" w:sz="0" w:space="0" w:color="auto"/>
            <w:right w:val="none" w:sz="0" w:space="0" w:color="auto"/>
          </w:divBdr>
        </w:div>
        <w:div w:id="1654485586">
          <w:marLeft w:val="640"/>
          <w:marRight w:val="0"/>
          <w:marTop w:val="0"/>
          <w:marBottom w:val="0"/>
          <w:divBdr>
            <w:top w:val="none" w:sz="0" w:space="0" w:color="auto"/>
            <w:left w:val="none" w:sz="0" w:space="0" w:color="auto"/>
            <w:bottom w:val="none" w:sz="0" w:space="0" w:color="auto"/>
            <w:right w:val="none" w:sz="0" w:space="0" w:color="auto"/>
          </w:divBdr>
        </w:div>
        <w:div w:id="1682857412">
          <w:marLeft w:val="640"/>
          <w:marRight w:val="0"/>
          <w:marTop w:val="0"/>
          <w:marBottom w:val="0"/>
          <w:divBdr>
            <w:top w:val="none" w:sz="0" w:space="0" w:color="auto"/>
            <w:left w:val="none" w:sz="0" w:space="0" w:color="auto"/>
            <w:bottom w:val="none" w:sz="0" w:space="0" w:color="auto"/>
            <w:right w:val="none" w:sz="0" w:space="0" w:color="auto"/>
          </w:divBdr>
        </w:div>
        <w:div w:id="1725329757">
          <w:marLeft w:val="640"/>
          <w:marRight w:val="0"/>
          <w:marTop w:val="0"/>
          <w:marBottom w:val="0"/>
          <w:divBdr>
            <w:top w:val="none" w:sz="0" w:space="0" w:color="auto"/>
            <w:left w:val="none" w:sz="0" w:space="0" w:color="auto"/>
            <w:bottom w:val="none" w:sz="0" w:space="0" w:color="auto"/>
            <w:right w:val="none" w:sz="0" w:space="0" w:color="auto"/>
          </w:divBdr>
        </w:div>
        <w:div w:id="1735275909">
          <w:marLeft w:val="640"/>
          <w:marRight w:val="0"/>
          <w:marTop w:val="0"/>
          <w:marBottom w:val="0"/>
          <w:divBdr>
            <w:top w:val="none" w:sz="0" w:space="0" w:color="auto"/>
            <w:left w:val="none" w:sz="0" w:space="0" w:color="auto"/>
            <w:bottom w:val="none" w:sz="0" w:space="0" w:color="auto"/>
            <w:right w:val="none" w:sz="0" w:space="0" w:color="auto"/>
          </w:divBdr>
        </w:div>
        <w:div w:id="1775779639">
          <w:marLeft w:val="640"/>
          <w:marRight w:val="0"/>
          <w:marTop w:val="0"/>
          <w:marBottom w:val="0"/>
          <w:divBdr>
            <w:top w:val="none" w:sz="0" w:space="0" w:color="auto"/>
            <w:left w:val="none" w:sz="0" w:space="0" w:color="auto"/>
            <w:bottom w:val="none" w:sz="0" w:space="0" w:color="auto"/>
            <w:right w:val="none" w:sz="0" w:space="0" w:color="auto"/>
          </w:divBdr>
        </w:div>
        <w:div w:id="1817726071">
          <w:marLeft w:val="640"/>
          <w:marRight w:val="0"/>
          <w:marTop w:val="0"/>
          <w:marBottom w:val="0"/>
          <w:divBdr>
            <w:top w:val="none" w:sz="0" w:space="0" w:color="auto"/>
            <w:left w:val="none" w:sz="0" w:space="0" w:color="auto"/>
            <w:bottom w:val="none" w:sz="0" w:space="0" w:color="auto"/>
            <w:right w:val="none" w:sz="0" w:space="0" w:color="auto"/>
          </w:divBdr>
        </w:div>
        <w:div w:id="1818103918">
          <w:marLeft w:val="640"/>
          <w:marRight w:val="0"/>
          <w:marTop w:val="0"/>
          <w:marBottom w:val="0"/>
          <w:divBdr>
            <w:top w:val="none" w:sz="0" w:space="0" w:color="auto"/>
            <w:left w:val="none" w:sz="0" w:space="0" w:color="auto"/>
            <w:bottom w:val="none" w:sz="0" w:space="0" w:color="auto"/>
            <w:right w:val="none" w:sz="0" w:space="0" w:color="auto"/>
          </w:divBdr>
        </w:div>
        <w:div w:id="1818955038">
          <w:marLeft w:val="640"/>
          <w:marRight w:val="0"/>
          <w:marTop w:val="0"/>
          <w:marBottom w:val="0"/>
          <w:divBdr>
            <w:top w:val="none" w:sz="0" w:space="0" w:color="auto"/>
            <w:left w:val="none" w:sz="0" w:space="0" w:color="auto"/>
            <w:bottom w:val="none" w:sz="0" w:space="0" w:color="auto"/>
            <w:right w:val="none" w:sz="0" w:space="0" w:color="auto"/>
          </w:divBdr>
        </w:div>
        <w:div w:id="1831096393">
          <w:marLeft w:val="640"/>
          <w:marRight w:val="0"/>
          <w:marTop w:val="0"/>
          <w:marBottom w:val="0"/>
          <w:divBdr>
            <w:top w:val="none" w:sz="0" w:space="0" w:color="auto"/>
            <w:left w:val="none" w:sz="0" w:space="0" w:color="auto"/>
            <w:bottom w:val="none" w:sz="0" w:space="0" w:color="auto"/>
            <w:right w:val="none" w:sz="0" w:space="0" w:color="auto"/>
          </w:divBdr>
        </w:div>
        <w:div w:id="1870602759">
          <w:marLeft w:val="640"/>
          <w:marRight w:val="0"/>
          <w:marTop w:val="0"/>
          <w:marBottom w:val="0"/>
          <w:divBdr>
            <w:top w:val="none" w:sz="0" w:space="0" w:color="auto"/>
            <w:left w:val="none" w:sz="0" w:space="0" w:color="auto"/>
            <w:bottom w:val="none" w:sz="0" w:space="0" w:color="auto"/>
            <w:right w:val="none" w:sz="0" w:space="0" w:color="auto"/>
          </w:divBdr>
        </w:div>
        <w:div w:id="1898273520">
          <w:marLeft w:val="640"/>
          <w:marRight w:val="0"/>
          <w:marTop w:val="0"/>
          <w:marBottom w:val="0"/>
          <w:divBdr>
            <w:top w:val="none" w:sz="0" w:space="0" w:color="auto"/>
            <w:left w:val="none" w:sz="0" w:space="0" w:color="auto"/>
            <w:bottom w:val="none" w:sz="0" w:space="0" w:color="auto"/>
            <w:right w:val="none" w:sz="0" w:space="0" w:color="auto"/>
          </w:divBdr>
        </w:div>
        <w:div w:id="1937401757">
          <w:marLeft w:val="640"/>
          <w:marRight w:val="0"/>
          <w:marTop w:val="0"/>
          <w:marBottom w:val="0"/>
          <w:divBdr>
            <w:top w:val="none" w:sz="0" w:space="0" w:color="auto"/>
            <w:left w:val="none" w:sz="0" w:space="0" w:color="auto"/>
            <w:bottom w:val="none" w:sz="0" w:space="0" w:color="auto"/>
            <w:right w:val="none" w:sz="0" w:space="0" w:color="auto"/>
          </w:divBdr>
        </w:div>
        <w:div w:id="1954244270">
          <w:marLeft w:val="640"/>
          <w:marRight w:val="0"/>
          <w:marTop w:val="0"/>
          <w:marBottom w:val="0"/>
          <w:divBdr>
            <w:top w:val="none" w:sz="0" w:space="0" w:color="auto"/>
            <w:left w:val="none" w:sz="0" w:space="0" w:color="auto"/>
            <w:bottom w:val="none" w:sz="0" w:space="0" w:color="auto"/>
            <w:right w:val="none" w:sz="0" w:space="0" w:color="auto"/>
          </w:divBdr>
        </w:div>
        <w:div w:id="1973244258">
          <w:marLeft w:val="640"/>
          <w:marRight w:val="0"/>
          <w:marTop w:val="0"/>
          <w:marBottom w:val="0"/>
          <w:divBdr>
            <w:top w:val="none" w:sz="0" w:space="0" w:color="auto"/>
            <w:left w:val="none" w:sz="0" w:space="0" w:color="auto"/>
            <w:bottom w:val="none" w:sz="0" w:space="0" w:color="auto"/>
            <w:right w:val="none" w:sz="0" w:space="0" w:color="auto"/>
          </w:divBdr>
        </w:div>
        <w:div w:id="1981642422">
          <w:marLeft w:val="640"/>
          <w:marRight w:val="0"/>
          <w:marTop w:val="0"/>
          <w:marBottom w:val="0"/>
          <w:divBdr>
            <w:top w:val="none" w:sz="0" w:space="0" w:color="auto"/>
            <w:left w:val="none" w:sz="0" w:space="0" w:color="auto"/>
            <w:bottom w:val="none" w:sz="0" w:space="0" w:color="auto"/>
            <w:right w:val="none" w:sz="0" w:space="0" w:color="auto"/>
          </w:divBdr>
        </w:div>
        <w:div w:id="2018002310">
          <w:marLeft w:val="640"/>
          <w:marRight w:val="0"/>
          <w:marTop w:val="0"/>
          <w:marBottom w:val="0"/>
          <w:divBdr>
            <w:top w:val="none" w:sz="0" w:space="0" w:color="auto"/>
            <w:left w:val="none" w:sz="0" w:space="0" w:color="auto"/>
            <w:bottom w:val="none" w:sz="0" w:space="0" w:color="auto"/>
            <w:right w:val="none" w:sz="0" w:space="0" w:color="auto"/>
          </w:divBdr>
        </w:div>
        <w:div w:id="2125466018">
          <w:marLeft w:val="640"/>
          <w:marRight w:val="0"/>
          <w:marTop w:val="0"/>
          <w:marBottom w:val="0"/>
          <w:divBdr>
            <w:top w:val="none" w:sz="0" w:space="0" w:color="auto"/>
            <w:left w:val="none" w:sz="0" w:space="0" w:color="auto"/>
            <w:bottom w:val="none" w:sz="0" w:space="0" w:color="auto"/>
            <w:right w:val="none" w:sz="0" w:space="0" w:color="auto"/>
          </w:divBdr>
        </w:div>
      </w:divsChild>
    </w:div>
    <w:div w:id="553273870">
      <w:bodyDiv w:val="1"/>
      <w:marLeft w:val="0"/>
      <w:marRight w:val="0"/>
      <w:marTop w:val="0"/>
      <w:marBottom w:val="0"/>
      <w:divBdr>
        <w:top w:val="none" w:sz="0" w:space="0" w:color="auto"/>
        <w:left w:val="none" w:sz="0" w:space="0" w:color="auto"/>
        <w:bottom w:val="none" w:sz="0" w:space="0" w:color="auto"/>
        <w:right w:val="none" w:sz="0" w:space="0" w:color="auto"/>
      </w:divBdr>
      <w:divsChild>
        <w:div w:id="5637203">
          <w:marLeft w:val="640"/>
          <w:marRight w:val="0"/>
          <w:marTop w:val="0"/>
          <w:marBottom w:val="0"/>
          <w:divBdr>
            <w:top w:val="none" w:sz="0" w:space="0" w:color="auto"/>
            <w:left w:val="none" w:sz="0" w:space="0" w:color="auto"/>
            <w:bottom w:val="none" w:sz="0" w:space="0" w:color="auto"/>
            <w:right w:val="none" w:sz="0" w:space="0" w:color="auto"/>
          </w:divBdr>
        </w:div>
        <w:div w:id="7559592">
          <w:marLeft w:val="640"/>
          <w:marRight w:val="0"/>
          <w:marTop w:val="0"/>
          <w:marBottom w:val="0"/>
          <w:divBdr>
            <w:top w:val="none" w:sz="0" w:space="0" w:color="auto"/>
            <w:left w:val="none" w:sz="0" w:space="0" w:color="auto"/>
            <w:bottom w:val="none" w:sz="0" w:space="0" w:color="auto"/>
            <w:right w:val="none" w:sz="0" w:space="0" w:color="auto"/>
          </w:divBdr>
        </w:div>
        <w:div w:id="10573549">
          <w:marLeft w:val="640"/>
          <w:marRight w:val="0"/>
          <w:marTop w:val="0"/>
          <w:marBottom w:val="0"/>
          <w:divBdr>
            <w:top w:val="none" w:sz="0" w:space="0" w:color="auto"/>
            <w:left w:val="none" w:sz="0" w:space="0" w:color="auto"/>
            <w:bottom w:val="none" w:sz="0" w:space="0" w:color="auto"/>
            <w:right w:val="none" w:sz="0" w:space="0" w:color="auto"/>
          </w:divBdr>
        </w:div>
        <w:div w:id="74933779">
          <w:marLeft w:val="640"/>
          <w:marRight w:val="0"/>
          <w:marTop w:val="0"/>
          <w:marBottom w:val="0"/>
          <w:divBdr>
            <w:top w:val="none" w:sz="0" w:space="0" w:color="auto"/>
            <w:left w:val="none" w:sz="0" w:space="0" w:color="auto"/>
            <w:bottom w:val="none" w:sz="0" w:space="0" w:color="auto"/>
            <w:right w:val="none" w:sz="0" w:space="0" w:color="auto"/>
          </w:divBdr>
        </w:div>
        <w:div w:id="119150134">
          <w:marLeft w:val="640"/>
          <w:marRight w:val="0"/>
          <w:marTop w:val="0"/>
          <w:marBottom w:val="0"/>
          <w:divBdr>
            <w:top w:val="none" w:sz="0" w:space="0" w:color="auto"/>
            <w:left w:val="none" w:sz="0" w:space="0" w:color="auto"/>
            <w:bottom w:val="none" w:sz="0" w:space="0" w:color="auto"/>
            <w:right w:val="none" w:sz="0" w:space="0" w:color="auto"/>
          </w:divBdr>
        </w:div>
        <w:div w:id="128397213">
          <w:marLeft w:val="640"/>
          <w:marRight w:val="0"/>
          <w:marTop w:val="0"/>
          <w:marBottom w:val="0"/>
          <w:divBdr>
            <w:top w:val="none" w:sz="0" w:space="0" w:color="auto"/>
            <w:left w:val="none" w:sz="0" w:space="0" w:color="auto"/>
            <w:bottom w:val="none" w:sz="0" w:space="0" w:color="auto"/>
            <w:right w:val="none" w:sz="0" w:space="0" w:color="auto"/>
          </w:divBdr>
        </w:div>
        <w:div w:id="148446821">
          <w:marLeft w:val="640"/>
          <w:marRight w:val="0"/>
          <w:marTop w:val="0"/>
          <w:marBottom w:val="0"/>
          <w:divBdr>
            <w:top w:val="none" w:sz="0" w:space="0" w:color="auto"/>
            <w:left w:val="none" w:sz="0" w:space="0" w:color="auto"/>
            <w:bottom w:val="none" w:sz="0" w:space="0" w:color="auto"/>
            <w:right w:val="none" w:sz="0" w:space="0" w:color="auto"/>
          </w:divBdr>
        </w:div>
        <w:div w:id="189492153">
          <w:marLeft w:val="640"/>
          <w:marRight w:val="0"/>
          <w:marTop w:val="0"/>
          <w:marBottom w:val="0"/>
          <w:divBdr>
            <w:top w:val="none" w:sz="0" w:space="0" w:color="auto"/>
            <w:left w:val="none" w:sz="0" w:space="0" w:color="auto"/>
            <w:bottom w:val="none" w:sz="0" w:space="0" w:color="auto"/>
            <w:right w:val="none" w:sz="0" w:space="0" w:color="auto"/>
          </w:divBdr>
        </w:div>
        <w:div w:id="216010168">
          <w:marLeft w:val="640"/>
          <w:marRight w:val="0"/>
          <w:marTop w:val="0"/>
          <w:marBottom w:val="0"/>
          <w:divBdr>
            <w:top w:val="none" w:sz="0" w:space="0" w:color="auto"/>
            <w:left w:val="none" w:sz="0" w:space="0" w:color="auto"/>
            <w:bottom w:val="none" w:sz="0" w:space="0" w:color="auto"/>
            <w:right w:val="none" w:sz="0" w:space="0" w:color="auto"/>
          </w:divBdr>
        </w:div>
        <w:div w:id="217790211">
          <w:marLeft w:val="640"/>
          <w:marRight w:val="0"/>
          <w:marTop w:val="0"/>
          <w:marBottom w:val="0"/>
          <w:divBdr>
            <w:top w:val="none" w:sz="0" w:space="0" w:color="auto"/>
            <w:left w:val="none" w:sz="0" w:space="0" w:color="auto"/>
            <w:bottom w:val="none" w:sz="0" w:space="0" w:color="auto"/>
            <w:right w:val="none" w:sz="0" w:space="0" w:color="auto"/>
          </w:divBdr>
        </w:div>
        <w:div w:id="268440579">
          <w:marLeft w:val="640"/>
          <w:marRight w:val="0"/>
          <w:marTop w:val="0"/>
          <w:marBottom w:val="0"/>
          <w:divBdr>
            <w:top w:val="none" w:sz="0" w:space="0" w:color="auto"/>
            <w:left w:val="none" w:sz="0" w:space="0" w:color="auto"/>
            <w:bottom w:val="none" w:sz="0" w:space="0" w:color="auto"/>
            <w:right w:val="none" w:sz="0" w:space="0" w:color="auto"/>
          </w:divBdr>
        </w:div>
        <w:div w:id="323051190">
          <w:marLeft w:val="640"/>
          <w:marRight w:val="0"/>
          <w:marTop w:val="0"/>
          <w:marBottom w:val="0"/>
          <w:divBdr>
            <w:top w:val="none" w:sz="0" w:space="0" w:color="auto"/>
            <w:left w:val="none" w:sz="0" w:space="0" w:color="auto"/>
            <w:bottom w:val="none" w:sz="0" w:space="0" w:color="auto"/>
            <w:right w:val="none" w:sz="0" w:space="0" w:color="auto"/>
          </w:divBdr>
        </w:div>
        <w:div w:id="329257973">
          <w:marLeft w:val="640"/>
          <w:marRight w:val="0"/>
          <w:marTop w:val="0"/>
          <w:marBottom w:val="0"/>
          <w:divBdr>
            <w:top w:val="none" w:sz="0" w:space="0" w:color="auto"/>
            <w:left w:val="none" w:sz="0" w:space="0" w:color="auto"/>
            <w:bottom w:val="none" w:sz="0" w:space="0" w:color="auto"/>
            <w:right w:val="none" w:sz="0" w:space="0" w:color="auto"/>
          </w:divBdr>
        </w:div>
        <w:div w:id="344133375">
          <w:marLeft w:val="640"/>
          <w:marRight w:val="0"/>
          <w:marTop w:val="0"/>
          <w:marBottom w:val="0"/>
          <w:divBdr>
            <w:top w:val="none" w:sz="0" w:space="0" w:color="auto"/>
            <w:left w:val="none" w:sz="0" w:space="0" w:color="auto"/>
            <w:bottom w:val="none" w:sz="0" w:space="0" w:color="auto"/>
            <w:right w:val="none" w:sz="0" w:space="0" w:color="auto"/>
          </w:divBdr>
        </w:div>
        <w:div w:id="350953450">
          <w:marLeft w:val="640"/>
          <w:marRight w:val="0"/>
          <w:marTop w:val="0"/>
          <w:marBottom w:val="0"/>
          <w:divBdr>
            <w:top w:val="none" w:sz="0" w:space="0" w:color="auto"/>
            <w:left w:val="none" w:sz="0" w:space="0" w:color="auto"/>
            <w:bottom w:val="none" w:sz="0" w:space="0" w:color="auto"/>
            <w:right w:val="none" w:sz="0" w:space="0" w:color="auto"/>
          </w:divBdr>
        </w:div>
        <w:div w:id="355158859">
          <w:marLeft w:val="640"/>
          <w:marRight w:val="0"/>
          <w:marTop w:val="0"/>
          <w:marBottom w:val="0"/>
          <w:divBdr>
            <w:top w:val="none" w:sz="0" w:space="0" w:color="auto"/>
            <w:left w:val="none" w:sz="0" w:space="0" w:color="auto"/>
            <w:bottom w:val="none" w:sz="0" w:space="0" w:color="auto"/>
            <w:right w:val="none" w:sz="0" w:space="0" w:color="auto"/>
          </w:divBdr>
        </w:div>
        <w:div w:id="356733303">
          <w:marLeft w:val="640"/>
          <w:marRight w:val="0"/>
          <w:marTop w:val="0"/>
          <w:marBottom w:val="0"/>
          <w:divBdr>
            <w:top w:val="none" w:sz="0" w:space="0" w:color="auto"/>
            <w:left w:val="none" w:sz="0" w:space="0" w:color="auto"/>
            <w:bottom w:val="none" w:sz="0" w:space="0" w:color="auto"/>
            <w:right w:val="none" w:sz="0" w:space="0" w:color="auto"/>
          </w:divBdr>
        </w:div>
        <w:div w:id="411902233">
          <w:marLeft w:val="640"/>
          <w:marRight w:val="0"/>
          <w:marTop w:val="0"/>
          <w:marBottom w:val="0"/>
          <w:divBdr>
            <w:top w:val="none" w:sz="0" w:space="0" w:color="auto"/>
            <w:left w:val="none" w:sz="0" w:space="0" w:color="auto"/>
            <w:bottom w:val="none" w:sz="0" w:space="0" w:color="auto"/>
            <w:right w:val="none" w:sz="0" w:space="0" w:color="auto"/>
          </w:divBdr>
        </w:div>
        <w:div w:id="427312702">
          <w:marLeft w:val="640"/>
          <w:marRight w:val="0"/>
          <w:marTop w:val="0"/>
          <w:marBottom w:val="0"/>
          <w:divBdr>
            <w:top w:val="none" w:sz="0" w:space="0" w:color="auto"/>
            <w:left w:val="none" w:sz="0" w:space="0" w:color="auto"/>
            <w:bottom w:val="none" w:sz="0" w:space="0" w:color="auto"/>
            <w:right w:val="none" w:sz="0" w:space="0" w:color="auto"/>
          </w:divBdr>
        </w:div>
        <w:div w:id="463354009">
          <w:marLeft w:val="640"/>
          <w:marRight w:val="0"/>
          <w:marTop w:val="0"/>
          <w:marBottom w:val="0"/>
          <w:divBdr>
            <w:top w:val="none" w:sz="0" w:space="0" w:color="auto"/>
            <w:left w:val="none" w:sz="0" w:space="0" w:color="auto"/>
            <w:bottom w:val="none" w:sz="0" w:space="0" w:color="auto"/>
            <w:right w:val="none" w:sz="0" w:space="0" w:color="auto"/>
          </w:divBdr>
        </w:div>
        <w:div w:id="482429891">
          <w:marLeft w:val="640"/>
          <w:marRight w:val="0"/>
          <w:marTop w:val="0"/>
          <w:marBottom w:val="0"/>
          <w:divBdr>
            <w:top w:val="none" w:sz="0" w:space="0" w:color="auto"/>
            <w:left w:val="none" w:sz="0" w:space="0" w:color="auto"/>
            <w:bottom w:val="none" w:sz="0" w:space="0" w:color="auto"/>
            <w:right w:val="none" w:sz="0" w:space="0" w:color="auto"/>
          </w:divBdr>
        </w:div>
        <w:div w:id="611089931">
          <w:marLeft w:val="640"/>
          <w:marRight w:val="0"/>
          <w:marTop w:val="0"/>
          <w:marBottom w:val="0"/>
          <w:divBdr>
            <w:top w:val="none" w:sz="0" w:space="0" w:color="auto"/>
            <w:left w:val="none" w:sz="0" w:space="0" w:color="auto"/>
            <w:bottom w:val="none" w:sz="0" w:space="0" w:color="auto"/>
            <w:right w:val="none" w:sz="0" w:space="0" w:color="auto"/>
          </w:divBdr>
        </w:div>
        <w:div w:id="627660965">
          <w:marLeft w:val="640"/>
          <w:marRight w:val="0"/>
          <w:marTop w:val="0"/>
          <w:marBottom w:val="0"/>
          <w:divBdr>
            <w:top w:val="none" w:sz="0" w:space="0" w:color="auto"/>
            <w:left w:val="none" w:sz="0" w:space="0" w:color="auto"/>
            <w:bottom w:val="none" w:sz="0" w:space="0" w:color="auto"/>
            <w:right w:val="none" w:sz="0" w:space="0" w:color="auto"/>
          </w:divBdr>
        </w:div>
        <w:div w:id="670061013">
          <w:marLeft w:val="640"/>
          <w:marRight w:val="0"/>
          <w:marTop w:val="0"/>
          <w:marBottom w:val="0"/>
          <w:divBdr>
            <w:top w:val="none" w:sz="0" w:space="0" w:color="auto"/>
            <w:left w:val="none" w:sz="0" w:space="0" w:color="auto"/>
            <w:bottom w:val="none" w:sz="0" w:space="0" w:color="auto"/>
            <w:right w:val="none" w:sz="0" w:space="0" w:color="auto"/>
          </w:divBdr>
        </w:div>
        <w:div w:id="680819025">
          <w:marLeft w:val="640"/>
          <w:marRight w:val="0"/>
          <w:marTop w:val="0"/>
          <w:marBottom w:val="0"/>
          <w:divBdr>
            <w:top w:val="none" w:sz="0" w:space="0" w:color="auto"/>
            <w:left w:val="none" w:sz="0" w:space="0" w:color="auto"/>
            <w:bottom w:val="none" w:sz="0" w:space="0" w:color="auto"/>
            <w:right w:val="none" w:sz="0" w:space="0" w:color="auto"/>
          </w:divBdr>
        </w:div>
        <w:div w:id="688722421">
          <w:marLeft w:val="640"/>
          <w:marRight w:val="0"/>
          <w:marTop w:val="0"/>
          <w:marBottom w:val="0"/>
          <w:divBdr>
            <w:top w:val="none" w:sz="0" w:space="0" w:color="auto"/>
            <w:left w:val="none" w:sz="0" w:space="0" w:color="auto"/>
            <w:bottom w:val="none" w:sz="0" w:space="0" w:color="auto"/>
            <w:right w:val="none" w:sz="0" w:space="0" w:color="auto"/>
          </w:divBdr>
        </w:div>
        <w:div w:id="691416838">
          <w:marLeft w:val="640"/>
          <w:marRight w:val="0"/>
          <w:marTop w:val="0"/>
          <w:marBottom w:val="0"/>
          <w:divBdr>
            <w:top w:val="none" w:sz="0" w:space="0" w:color="auto"/>
            <w:left w:val="none" w:sz="0" w:space="0" w:color="auto"/>
            <w:bottom w:val="none" w:sz="0" w:space="0" w:color="auto"/>
            <w:right w:val="none" w:sz="0" w:space="0" w:color="auto"/>
          </w:divBdr>
        </w:div>
        <w:div w:id="692657473">
          <w:marLeft w:val="640"/>
          <w:marRight w:val="0"/>
          <w:marTop w:val="0"/>
          <w:marBottom w:val="0"/>
          <w:divBdr>
            <w:top w:val="none" w:sz="0" w:space="0" w:color="auto"/>
            <w:left w:val="none" w:sz="0" w:space="0" w:color="auto"/>
            <w:bottom w:val="none" w:sz="0" w:space="0" w:color="auto"/>
            <w:right w:val="none" w:sz="0" w:space="0" w:color="auto"/>
          </w:divBdr>
        </w:div>
        <w:div w:id="712656685">
          <w:marLeft w:val="640"/>
          <w:marRight w:val="0"/>
          <w:marTop w:val="0"/>
          <w:marBottom w:val="0"/>
          <w:divBdr>
            <w:top w:val="none" w:sz="0" w:space="0" w:color="auto"/>
            <w:left w:val="none" w:sz="0" w:space="0" w:color="auto"/>
            <w:bottom w:val="none" w:sz="0" w:space="0" w:color="auto"/>
            <w:right w:val="none" w:sz="0" w:space="0" w:color="auto"/>
          </w:divBdr>
        </w:div>
        <w:div w:id="712969131">
          <w:marLeft w:val="640"/>
          <w:marRight w:val="0"/>
          <w:marTop w:val="0"/>
          <w:marBottom w:val="0"/>
          <w:divBdr>
            <w:top w:val="none" w:sz="0" w:space="0" w:color="auto"/>
            <w:left w:val="none" w:sz="0" w:space="0" w:color="auto"/>
            <w:bottom w:val="none" w:sz="0" w:space="0" w:color="auto"/>
            <w:right w:val="none" w:sz="0" w:space="0" w:color="auto"/>
          </w:divBdr>
        </w:div>
        <w:div w:id="720902879">
          <w:marLeft w:val="640"/>
          <w:marRight w:val="0"/>
          <w:marTop w:val="0"/>
          <w:marBottom w:val="0"/>
          <w:divBdr>
            <w:top w:val="none" w:sz="0" w:space="0" w:color="auto"/>
            <w:left w:val="none" w:sz="0" w:space="0" w:color="auto"/>
            <w:bottom w:val="none" w:sz="0" w:space="0" w:color="auto"/>
            <w:right w:val="none" w:sz="0" w:space="0" w:color="auto"/>
          </w:divBdr>
        </w:div>
        <w:div w:id="729427782">
          <w:marLeft w:val="640"/>
          <w:marRight w:val="0"/>
          <w:marTop w:val="0"/>
          <w:marBottom w:val="0"/>
          <w:divBdr>
            <w:top w:val="none" w:sz="0" w:space="0" w:color="auto"/>
            <w:left w:val="none" w:sz="0" w:space="0" w:color="auto"/>
            <w:bottom w:val="none" w:sz="0" w:space="0" w:color="auto"/>
            <w:right w:val="none" w:sz="0" w:space="0" w:color="auto"/>
          </w:divBdr>
        </w:div>
        <w:div w:id="729891126">
          <w:marLeft w:val="640"/>
          <w:marRight w:val="0"/>
          <w:marTop w:val="0"/>
          <w:marBottom w:val="0"/>
          <w:divBdr>
            <w:top w:val="none" w:sz="0" w:space="0" w:color="auto"/>
            <w:left w:val="none" w:sz="0" w:space="0" w:color="auto"/>
            <w:bottom w:val="none" w:sz="0" w:space="0" w:color="auto"/>
            <w:right w:val="none" w:sz="0" w:space="0" w:color="auto"/>
          </w:divBdr>
        </w:div>
        <w:div w:id="734281230">
          <w:marLeft w:val="640"/>
          <w:marRight w:val="0"/>
          <w:marTop w:val="0"/>
          <w:marBottom w:val="0"/>
          <w:divBdr>
            <w:top w:val="none" w:sz="0" w:space="0" w:color="auto"/>
            <w:left w:val="none" w:sz="0" w:space="0" w:color="auto"/>
            <w:bottom w:val="none" w:sz="0" w:space="0" w:color="auto"/>
            <w:right w:val="none" w:sz="0" w:space="0" w:color="auto"/>
          </w:divBdr>
        </w:div>
        <w:div w:id="745304702">
          <w:marLeft w:val="640"/>
          <w:marRight w:val="0"/>
          <w:marTop w:val="0"/>
          <w:marBottom w:val="0"/>
          <w:divBdr>
            <w:top w:val="none" w:sz="0" w:space="0" w:color="auto"/>
            <w:left w:val="none" w:sz="0" w:space="0" w:color="auto"/>
            <w:bottom w:val="none" w:sz="0" w:space="0" w:color="auto"/>
            <w:right w:val="none" w:sz="0" w:space="0" w:color="auto"/>
          </w:divBdr>
        </w:div>
        <w:div w:id="828835694">
          <w:marLeft w:val="640"/>
          <w:marRight w:val="0"/>
          <w:marTop w:val="0"/>
          <w:marBottom w:val="0"/>
          <w:divBdr>
            <w:top w:val="none" w:sz="0" w:space="0" w:color="auto"/>
            <w:left w:val="none" w:sz="0" w:space="0" w:color="auto"/>
            <w:bottom w:val="none" w:sz="0" w:space="0" w:color="auto"/>
            <w:right w:val="none" w:sz="0" w:space="0" w:color="auto"/>
          </w:divBdr>
        </w:div>
        <w:div w:id="846211563">
          <w:marLeft w:val="640"/>
          <w:marRight w:val="0"/>
          <w:marTop w:val="0"/>
          <w:marBottom w:val="0"/>
          <w:divBdr>
            <w:top w:val="none" w:sz="0" w:space="0" w:color="auto"/>
            <w:left w:val="none" w:sz="0" w:space="0" w:color="auto"/>
            <w:bottom w:val="none" w:sz="0" w:space="0" w:color="auto"/>
            <w:right w:val="none" w:sz="0" w:space="0" w:color="auto"/>
          </w:divBdr>
        </w:div>
        <w:div w:id="855315881">
          <w:marLeft w:val="640"/>
          <w:marRight w:val="0"/>
          <w:marTop w:val="0"/>
          <w:marBottom w:val="0"/>
          <w:divBdr>
            <w:top w:val="none" w:sz="0" w:space="0" w:color="auto"/>
            <w:left w:val="none" w:sz="0" w:space="0" w:color="auto"/>
            <w:bottom w:val="none" w:sz="0" w:space="0" w:color="auto"/>
            <w:right w:val="none" w:sz="0" w:space="0" w:color="auto"/>
          </w:divBdr>
        </w:div>
        <w:div w:id="864709851">
          <w:marLeft w:val="640"/>
          <w:marRight w:val="0"/>
          <w:marTop w:val="0"/>
          <w:marBottom w:val="0"/>
          <w:divBdr>
            <w:top w:val="none" w:sz="0" w:space="0" w:color="auto"/>
            <w:left w:val="none" w:sz="0" w:space="0" w:color="auto"/>
            <w:bottom w:val="none" w:sz="0" w:space="0" w:color="auto"/>
            <w:right w:val="none" w:sz="0" w:space="0" w:color="auto"/>
          </w:divBdr>
        </w:div>
        <w:div w:id="940918517">
          <w:marLeft w:val="640"/>
          <w:marRight w:val="0"/>
          <w:marTop w:val="0"/>
          <w:marBottom w:val="0"/>
          <w:divBdr>
            <w:top w:val="none" w:sz="0" w:space="0" w:color="auto"/>
            <w:left w:val="none" w:sz="0" w:space="0" w:color="auto"/>
            <w:bottom w:val="none" w:sz="0" w:space="0" w:color="auto"/>
            <w:right w:val="none" w:sz="0" w:space="0" w:color="auto"/>
          </w:divBdr>
        </w:div>
        <w:div w:id="970282369">
          <w:marLeft w:val="640"/>
          <w:marRight w:val="0"/>
          <w:marTop w:val="0"/>
          <w:marBottom w:val="0"/>
          <w:divBdr>
            <w:top w:val="none" w:sz="0" w:space="0" w:color="auto"/>
            <w:left w:val="none" w:sz="0" w:space="0" w:color="auto"/>
            <w:bottom w:val="none" w:sz="0" w:space="0" w:color="auto"/>
            <w:right w:val="none" w:sz="0" w:space="0" w:color="auto"/>
          </w:divBdr>
        </w:div>
        <w:div w:id="970942955">
          <w:marLeft w:val="640"/>
          <w:marRight w:val="0"/>
          <w:marTop w:val="0"/>
          <w:marBottom w:val="0"/>
          <w:divBdr>
            <w:top w:val="none" w:sz="0" w:space="0" w:color="auto"/>
            <w:left w:val="none" w:sz="0" w:space="0" w:color="auto"/>
            <w:bottom w:val="none" w:sz="0" w:space="0" w:color="auto"/>
            <w:right w:val="none" w:sz="0" w:space="0" w:color="auto"/>
          </w:divBdr>
        </w:div>
        <w:div w:id="987780703">
          <w:marLeft w:val="640"/>
          <w:marRight w:val="0"/>
          <w:marTop w:val="0"/>
          <w:marBottom w:val="0"/>
          <w:divBdr>
            <w:top w:val="none" w:sz="0" w:space="0" w:color="auto"/>
            <w:left w:val="none" w:sz="0" w:space="0" w:color="auto"/>
            <w:bottom w:val="none" w:sz="0" w:space="0" w:color="auto"/>
            <w:right w:val="none" w:sz="0" w:space="0" w:color="auto"/>
          </w:divBdr>
        </w:div>
        <w:div w:id="990788447">
          <w:marLeft w:val="640"/>
          <w:marRight w:val="0"/>
          <w:marTop w:val="0"/>
          <w:marBottom w:val="0"/>
          <w:divBdr>
            <w:top w:val="none" w:sz="0" w:space="0" w:color="auto"/>
            <w:left w:val="none" w:sz="0" w:space="0" w:color="auto"/>
            <w:bottom w:val="none" w:sz="0" w:space="0" w:color="auto"/>
            <w:right w:val="none" w:sz="0" w:space="0" w:color="auto"/>
          </w:divBdr>
        </w:div>
        <w:div w:id="995960182">
          <w:marLeft w:val="640"/>
          <w:marRight w:val="0"/>
          <w:marTop w:val="0"/>
          <w:marBottom w:val="0"/>
          <w:divBdr>
            <w:top w:val="none" w:sz="0" w:space="0" w:color="auto"/>
            <w:left w:val="none" w:sz="0" w:space="0" w:color="auto"/>
            <w:bottom w:val="none" w:sz="0" w:space="0" w:color="auto"/>
            <w:right w:val="none" w:sz="0" w:space="0" w:color="auto"/>
          </w:divBdr>
        </w:div>
        <w:div w:id="1002464903">
          <w:marLeft w:val="640"/>
          <w:marRight w:val="0"/>
          <w:marTop w:val="0"/>
          <w:marBottom w:val="0"/>
          <w:divBdr>
            <w:top w:val="none" w:sz="0" w:space="0" w:color="auto"/>
            <w:left w:val="none" w:sz="0" w:space="0" w:color="auto"/>
            <w:bottom w:val="none" w:sz="0" w:space="0" w:color="auto"/>
            <w:right w:val="none" w:sz="0" w:space="0" w:color="auto"/>
          </w:divBdr>
        </w:div>
        <w:div w:id="1002514092">
          <w:marLeft w:val="640"/>
          <w:marRight w:val="0"/>
          <w:marTop w:val="0"/>
          <w:marBottom w:val="0"/>
          <w:divBdr>
            <w:top w:val="none" w:sz="0" w:space="0" w:color="auto"/>
            <w:left w:val="none" w:sz="0" w:space="0" w:color="auto"/>
            <w:bottom w:val="none" w:sz="0" w:space="0" w:color="auto"/>
            <w:right w:val="none" w:sz="0" w:space="0" w:color="auto"/>
          </w:divBdr>
        </w:div>
        <w:div w:id="1003120541">
          <w:marLeft w:val="640"/>
          <w:marRight w:val="0"/>
          <w:marTop w:val="0"/>
          <w:marBottom w:val="0"/>
          <w:divBdr>
            <w:top w:val="none" w:sz="0" w:space="0" w:color="auto"/>
            <w:left w:val="none" w:sz="0" w:space="0" w:color="auto"/>
            <w:bottom w:val="none" w:sz="0" w:space="0" w:color="auto"/>
            <w:right w:val="none" w:sz="0" w:space="0" w:color="auto"/>
          </w:divBdr>
        </w:div>
        <w:div w:id="1048379548">
          <w:marLeft w:val="640"/>
          <w:marRight w:val="0"/>
          <w:marTop w:val="0"/>
          <w:marBottom w:val="0"/>
          <w:divBdr>
            <w:top w:val="none" w:sz="0" w:space="0" w:color="auto"/>
            <w:left w:val="none" w:sz="0" w:space="0" w:color="auto"/>
            <w:bottom w:val="none" w:sz="0" w:space="0" w:color="auto"/>
            <w:right w:val="none" w:sz="0" w:space="0" w:color="auto"/>
          </w:divBdr>
        </w:div>
        <w:div w:id="1049573505">
          <w:marLeft w:val="640"/>
          <w:marRight w:val="0"/>
          <w:marTop w:val="0"/>
          <w:marBottom w:val="0"/>
          <w:divBdr>
            <w:top w:val="none" w:sz="0" w:space="0" w:color="auto"/>
            <w:left w:val="none" w:sz="0" w:space="0" w:color="auto"/>
            <w:bottom w:val="none" w:sz="0" w:space="0" w:color="auto"/>
            <w:right w:val="none" w:sz="0" w:space="0" w:color="auto"/>
          </w:divBdr>
        </w:div>
        <w:div w:id="1053432519">
          <w:marLeft w:val="640"/>
          <w:marRight w:val="0"/>
          <w:marTop w:val="0"/>
          <w:marBottom w:val="0"/>
          <w:divBdr>
            <w:top w:val="none" w:sz="0" w:space="0" w:color="auto"/>
            <w:left w:val="none" w:sz="0" w:space="0" w:color="auto"/>
            <w:bottom w:val="none" w:sz="0" w:space="0" w:color="auto"/>
            <w:right w:val="none" w:sz="0" w:space="0" w:color="auto"/>
          </w:divBdr>
        </w:div>
        <w:div w:id="1059479395">
          <w:marLeft w:val="640"/>
          <w:marRight w:val="0"/>
          <w:marTop w:val="0"/>
          <w:marBottom w:val="0"/>
          <w:divBdr>
            <w:top w:val="none" w:sz="0" w:space="0" w:color="auto"/>
            <w:left w:val="none" w:sz="0" w:space="0" w:color="auto"/>
            <w:bottom w:val="none" w:sz="0" w:space="0" w:color="auto"/>
            <w:right w:val="none" w:sz="0" w:space="0" w:color="auto"/>
          </w:divBdr>
        </w:div>
        <w:div w:id="1113935338">
          <w:marLeft w:val="640"/>
          <w:marRight w:val="0"/>
          <w:marTop w:val="0"/>
          <w:marBottom w:val="0"/>
          <w:divBdr>
            <w:top w:val="none" w:sz="0" w:space="0" w:color="auto"/>
            <w:left w:val="none" w:sz="0" w:space="0" w:color="auto"/>
            <w:bottom w:val="none" w:sz="0" w:space="0" w:color="auto"/>
            <w:right w:val="none" w:sz="0" w:space="0" w:color="auto"/>
          </w:divBdr>
        </w:div>
        <w:div w:id="1189372432">
          <w:marLeft w:val="640"/>
          <w:marRight w:val="0"/>
          <w:marTop w:val="0"/>
          <w:marBottom w:val="0"/>
          <w:divBdr>
            <w:top w:val="none" w:sz="0" w:space="0" w:color="auto"/>
            <w:left w:val="none" w:sz="0" w:space="0" w:color="auto"/>
            <w:bottom w:val="none" w:sz="0" w:space="0" w:color="auto"/>
            <w:right w:val="none" w:sz="0" w:space="0" w:color="auto"/>
          </w:divBdr>
        </w:div>
        <w:div w:id="1233126521">
          <w:marLeft w:val="640"/>
          <w:marRight w:val="0"/>
          <w:marTop w:val="0"/>
          <w:marBottom w:val="0"/>
          <w:divBdr>
            <w:top w:val="none" w:sz="0" w:space="0" w:color="auto"/>
            <w:left w:val="none" w:sz="0" w:space="0" w:color="auto"/>
            <w:bottom w:val="none" w:sz="0" w:space="0" w:color="auto"/>
            <w:right w:val="none" w:sz="0" w:space="0" w:color="auto"/>
          </w:divBdr>
        </w:div>
        <w:div w:id="1252347468">
          <w:marLeft w:val="640"/>
          <w:marRight w:val="0"/>
          <w:marTop w:val="0"/>
          <w:marBottom w:val="0"/>
          <w:divBdr>
            <w:top w:val="none" w:sz="0" w:space="0" w:color="auto"/>
            <w:left w:val="none" w:sz="0" w:space="0" w:color="auto"/>
            <w:bottom w:val="none" w:sz="0" w:space="0" w:color="auto"/>
            <w:right w:val="none" w:sz="0" w:space="0" w:color="auto"/>
          </w:divBdr>
        </w:div>
        <w:div w:id="1305157829">
          <w:marLeft w:val="640"/>
          <w:marRight w:val="0"/>
          <w:marTop w:val="0"/>
          <w:marBottom w:val="0"/>
          <w:divBdr>
            <w:top w:val="none" w:sz="0" w:space="0" w:color="auto"/>
            <w:left w:val="none" w:sz="0" w:space="0" w:color="auto"/>
            <w:bottom w:val="none" w:sz="0" w:space="0" w:color="auto"/>
            <w:right w:val="none" w:sz="0" w:space="0" w:color="auto"/>
          </w:divBdr>
        </w:div>
        <w:div w:id="1306203227">
          <w:marLeft w:val="640"/>
          <w:marRight w:val="0"/>
          <w:marTop w:val="0"/>
          <w:marBottom w:val="0"/>
          <w:divBdr>
            <w:top w:val="none" w:sz="0" w:space="0" w:color="auto"/>
            <w:left w:val="none" w:sz="0" w:space="0" w:color="auto"/>
            <w:bottom w:val="none" w:sz="0" w:space="0" w:color="auto"/>
            <w:right w:val="none" w:sz="0" w:space="0" w:color="auto"/>
          </w:divBdr>
        </w:div>
        <w:div w:id="1316684388">
          <w:marLeft w:val="640"/>
          <w:marRight w:val="0"/>
          <w:marTop w:val="0"/>
          <w:marBottom w:val="0"/>
          <w:divBdr>
            <w:top w:val="none" w:sz="0" w:space="0" w:color="auto"/>
            <w:left w:val="none" w:sz="0" w:space="0" w:color="auto"/>
            <w:bottom w:val="none" w:sz="0" w:space="0" w:color="auto"/>
            <w:right w:val="none" w:sz="0" w:space="0" w:color="auto"/>
          </w:divBdr>
        </w:div>
        <w:div w:id="1336497583">
          <w:marLeft w:val="640"/>
          <w:marRight w:val="0"/>
          <w:marTop w:val="0"/>
          <w:marBottom w:val="0"/>
          <w:divBdr>
            <w:top w:val="none" w:sz="0" w:space="0" w:color="auto"/>
            <w:left w:val="none" w:sz="0" w:space="0" w:color="auto"/>
            <w:bottom w:val="none" w:sz="0" w:space="0" w:color="auto"/>
            <w:right w:val="none" w:sz="0" w:space="0" w:color="auto"/>
          </w:divBdr>
        </w:div>
        <w:div w:id="1364206889">
          <w:marLeft w:val="640"/>
          <w:marRight w:val="0"/>
          <w:marTop w:val="0"/>
          <w:marBottom w:val="0"/>
          <w:divBdr>
            <w:top w:val="none" w:sz="0" w:space="0" w:color="auto"/>
            <w:left w:val="none" w:sz="0" w:space="0" w:color="auto"/>
            <w:bottom w:val="none" w:sz="0" w:space="0" w:color="auto"/>
            <w:right w:val="none" w:sz="0" w:space="0" w:color="auto"/>
          </w:divBdr>
        </w:div>
        <w:div w:id="1375077396">
          <w:marLeft w:val="640"/>
          <w:marRight w:val="0"/>
          <w:marTop w:val="0"/>
          <w:marBottom w:val="0"/>
          <w:divBdr>
            <w:top w:val="none" w:sz="0" w:space="0" w:color="auto"/>
            <w:left w:val="none" w:sz="0" w:space="0" w:color="auto"/>
            <w:bottom w:val="none" w:sz="0" w:space="0" w:color="auto"/>
            <w:right w:val="none" w:sz="0" w:space="0" w:color="auto"/>
          </w:divBdr>
        </w:div>
        <w:div w:id="1419058805">
          <w:marLeft w:val="640"/>
          <w:marRight w:val="0"/>
          <w:marTop w:val="0"/>
          <w:marBottom w:val="0"/>
          <w:divBdr>
            <w:top w:val="none" w:sz="0" w:space="0" w:color="auto"/>
            <w:left w:val="none" w:sz="0" w:space="0" w:color="auto"/>
            <w:bottom w:val="none" w:sz="0" w:space="0" w:color="auto"/>
            <w:right w:val="none" w:sz="0" w:space="0" w:color="auto"/>
          </w:divBdr>
        </w:div>
        <w:div w:id="1428235425">
          <w:marLeft w:val="640"/>
          <w:marRight w:val="0"/>
          <w:marTop w:val="0"/>
          <w:marBottom w:val="0"/>
          <w:divBdr>
            <w:top w:val="none" w:sz="0" w:space="0" w:color="auto"/>
            <w:left w:val="none" w:sz="0" w:space="0" w:color="auto"/>
            <w:bottom w:val="none" w:sz="0" w:space="0" w:color="auto"/>
            <w:right w:val="none" w:sz="0" w:space="0" w:color="auto"/>
          </w:divBdr>
        </w:div>
        <w:div w:id="1438714777">
          <w:marLeft w:val="640"/>
          <w:marRight w:val="0"/>
          <w:marTop w:val="0"/>
          <w:marBottom w:val="0"/>
          <w:divBdr>
            <w:top w:val="none" w:sz="0" w:space="0" w:color="auto"/>
            <w:left w:val="none" w:sz="0" w:space="0" w:color="auto"/>
            <w:bottom w:val="none" w:sz="0" w:space="0" w:color="auto"/>
            <w:right w:val="none" w:sz="0" w:space="0" w:color="auto"/>
          </w:divBdr>
        </w:div>
        <w:div w:id="1463889930">
          <w:marLeft w:val="640"/>
          <w:marRight w:val="0"/>
          <w:marTop w:val="0"/>
          <w:marBottom w:val="0"/>
          <w:divBdr>
            <w:top w:val="none" w:sz="0" w:space="0" w:color="auto"/>
            <w:left w:val="none" w:sz="0" w:space="0" w:color="auto"/>
            <w:bottom w:val="none" w:sz="0" w:space="0" w:color="auto"/>
            <w:right w:val="none" w:sz="0" w:space="0" w:color="auto"/>
          </w:divBdr>
        </w:div>
        <w:div w:id="1477646809">
          <w:marLeft w:val="640"/>
          <w:marRight w:val="0"/>
          <w:marTop w:val="0"/>
          <w:marBottom w:val="0"/>
          <w:divBdr>
            <w:top w:val="none" w:sz="0" w:space="0" w:color="auto"/>
            <w:left w:val="none" w:sz="0" w:space="0" w:color="auto"/>
            <w:bottom w:val="none" w:sz="0" w:space="0" w:color="auto"/>
            <w:right w:val="none" w:sz="0" w:space="0" w:color="auto"/>
          </w:divBdr>
        </w:div>
        <w:div w:id="1492791176">
          <w:marLeft w:val="640"/>
          <w:marRight w:val="0"/>
          <w:marTop w:val="0"/>
          <w:marBottom w:val="0"/>
          <w:divBdr>
            <w:top w:val="none" w:sz="0" w:space="0" w:color="auto"/>
            <w:left w:val="none" w:sz="0" w:space="0" w:color="auto"/>
            <w:bottom w:val="none" w:sz="0" w:space="0" w:color="auto"/>
            <w:right w:val="none" w:sz="0" w:space="0" w:color="auto"/>
          </w:divBdr>
        </w:div>
        <w:div w:id="1511018276">
          <w:marLeft w:val="640"/>
          <w:marRight w:val="0"/>
          <w:marTop w:val="0"/>
          <w:marBottom w:val="0"/>
          <w:divBdr>
            <w:top w:val="none" w:sz="0" w:space="0" w:color="auto"/>
            <w:left w:val="none" w:sz="0" w:space="0" w:color="auto"/>
            <w:bottom w:val="none" w:sz="0" w:space="0" w:color="auto"/>
            <w:right w:val="none" w:sz="0" w:space="0" w:color="auto"/>
          </w:divBdr>
        </w:div>
        <w:div w:id="1523401963">
          <w:marLeft w:val="640"/>
          <w:marRight w:val="0"/>
          <w:marTop w:val="0"/>
          <w:marBottom w:val="0"/>
          <w:divBdr>
            <w:top w:val="none" w:sz="0" w:space="0" w:color="auto"/>
            <w:left w:val="none" w:sz="0" w:space="0" w:color="auto"/>
            <w:bottom w:val="none" w:sz="0" w:space="0" w:color="auto"/>
            <w:right w:val="none" w:sz="0" w:space="0" w:color="auto"/>
          </w:divBdr>
        </w:div>
        <w:div w:id="1564759644">
          <w:marLeft w:val="640"/>
          <w:marRight w:val="0"/>
          <w:marTop w:val="0"/>
          <w:marBottom w:val="0"/>
          <w:divBdr>
            <w:top w:val="none" w:sz="0" w:space="0" w:color="auto"/>
            <w:left w:val="none" w:sz="0" w:space="0" w:color="auto"/>
            <w:bottom w:val="none" w:sz="0" w:space="0" w:color="auto"/>
            <w:right w:val="none" w:sz="0" w:space="0" w:color="auto"/>
          </w:divBdr>
        </w:div>
        <w:div w:id="1623921289">
          <w:marLeft w:val="640"/>
          <w:marRight w:val="0"/>
          <w:marTop w:val="0"/>
          <w:marBottom w:val="0"/>
          <w:divBdr>
            <w:top w:val="none" w:sz="0" w:space="0" w:color="auto"/>
            <w:left w:val="none" w:sz="0" w:space="0" w:color="auto"/>
            <w:bottom w:val="none" w:sz="0" w:space="0" w:color="auto"/>
            <w:right w:val="none" w:sz="0" w:space="0" w:color="auto"/>
          </w:divBdr>
        </w:div>
        <w:div w:id="1628244270">
          <w:marLeft w:val="640"/>
          <w:marRight w:val="0"/>
          <w:marTop w:val="0"/>
          <w:marBottom w:val="0"/>
          <w:divBdr>
            <w:top w:val="none" w:sz="0" w:space="0" w:color="auto"/>
            <w:left w:val="none" w:sz="0" w:space="0" w:color="auto"/>
            <w:bottom w:val="none" w:sz="0" w:space="0" w:color="auto"/>
            <w:right w:val="none" w:sz="0" w:space="0" w:color="auto"/>
          </w:divBdr>
        </w:div>
        <w:div w:id="1657034351">
          <w:marLeft w:val="640"/>
          <w:marRight w:val="0"/>
          <w:marTop w:val="0"/>
          <w:marBottom w:val="0"/>
          <w:divBdr>
            <w:top w:val="none" w:sz="0" w:space="0" w:color="auto"/>
            <w:left w:val="none" w:sz="0" w:space="0" w:color="auto"/>
            <w:bottom w:val="none" w:sz="0" w:space="0" w:color="auto"/>
            <w:right w:val="none" w:sz="0" w:space="0" w:color="auto"/>
          </w:divBdr>
        </w:div>
        <w:div w:id="1664970452">
          <w:marLeft w:val="640"/>
          <w:marRight w:val="0"/>
          <w:marTop w:val="0"/>
          <w:marBottom w:val="0"/>
          <w:divBdr>
            <w:top w:val="none" w:sz="0" w:space="0" w:color="auto"/>
            <w:left w:val="none" w:sz="0" w:space="0" w:color="auto"/>
            <w:bottom w:val="none" w:sz="0" w:space="0" w:color="auto"/>
            <w:right w:val="none" w:sz="0" w:space="0" w:color="auto"/>
          </w:divBdr>
        </w:div>
        <w:div w:id="1671365794">
          <w:marLeft w:val="640"/>
          <w:marRight w:val="0"/>
          <w:marTop w:val="0"/>
          <w:marBottom w:val="0"/>
          <w:divBdr>
            <w:top w:val="none" w:sz="0" w:space="0" w:color="auto"/>
            <w:left w:val="none" w:sz="0" w:space="0" w:color="auto"/>
            <w:bottom w:val="none" w:sz="0" w:space="0" w:color="auto"/>
            <w:right w:val="none" w:sz="0" w:space="0" w:color="auto"/>
          </w:divBdr>
        </w:div>
        <w:div w:id="1672872038">
          <w:marLeft w:val="640"/>
          <w:marRight w:val="0"/>
          <w:marTop w:val="0"/>
          <w:marBottom w:val="0"/>
          <w:divBdr>
            <w:top w:val="none" w:sz="0" w:space="0" w:color="auto"/>
            <w:left w:val="none" w:sz="0" w:space="0" w:color="auto"/>
            <w:bottom w:val="none" w:sz="0" w:space="0" w:color="auto"/>
            <w:right w:val="none" w:sz="0" w:space="0" w:color="auto"/>
          </w:divBdr>
        </w:div>
        <w:div w:id="1696929643">
          <w:marLeft w:val="640"/>
          <w:marRight w:val="0"/>
          <w:marTop w:val="0"/>
          <w:marBottom w:val="0"/>
          <w:divBdr>
            <w:top w:val="none" w:sz="0" w:space="0" w:color="auto"/>
            <w:left w:val="none" w:sz="0" w:space="0" w:color="auto"/>
            <w:bottom w:val="none" w:sz="0" w:space="0" w:color="auto"/>
            <w:right w:val="none" w:sz="0" w:space="0" w:color="auto"/>
          </w:divBdr>
        </w:div>
        <w:div w:id="1702782398">
          <w:marLeft w:val="640"/>
          <w:marRight w:val="0"/>
          <w:marTop w:val="0"/>
          <w:marBottom w:val="0"/>
          <w:divBdr>
            <w:top w:val="none" w:sz="0" w:space="0" w:color="auto"/>
            <w:left w:val="none" w:sz="0" w:space="0" w:color="auto"/>
            <w:bottom w:val="none" w:sz="0" w:space="0" w:color="auto"/>
            <w:right w:val="none" w:sz="0" w:space="0" w:color="auto"/>
          </w:divBdr>
        </w:div>
        <w:div w:id="1733965724">
          <w:marLeft w:val="640"/>
          <w:marRight w:val="0"/>
          <w:marTop w:val="0"/>
          <w:marBottom w:val="0"/>
          <w:divBdr>
            <w:top w:val="none" w:sz="0" w:space="0" w:color="auto"/>
            <w:left w:val="none" w:sz="0" w:space="0" w:color="auto"/>
            <w:bottom w:val="none" w:sz="0" w:space="0" w:color="auto"/>
            <w:right w:val="none" w:sz="0" w:space="0" w:color="auto"/>
          </w:divBdr>
        </w:div>
        <w:div w:id="1758558163">
          <w:marLeft w:val="640"/>
          <w:marRight w:val="0"/>
          <w:marTop w:val="0"/>
          <w:marBottom w:val="0"/>
          <w:divBdr>
            <w:top w:val="none" w:sz="0" w:space="0" w:color="auto"/>
            <w:left w:val="none" w:sz="0" w:space="0" w:color="auto"/>
            <w:bottom w:val="none" w:sz="0" w:space="0" w:color="auto"/>
            <w:right w:val="none" w:sz="0" w:space="0" w:color="auto"/>
          </w:divBdr>
        </w:div>
        <w:div w:id="1807620144">
          <w:marLeft w:val="640"/>
          <w:marRight w:val="0"/>
          <w:marTop w:val="0"/>
          <w:marBottom w:val="0"/>
          <w:divBdr>
            <w:top w:val="none" w:sz="0" w:space="0" w:color="auto"/>
            <w:left w:val="none" w:sz="0" w:space="0" w:color="auto"/>
            <w:bottom w:val="none" w:sz="0" w:space="0" w:color="auto"/>
            <w:right w:val="none" w:sz="0" w:space="0" w:color="auto"/>
          </w:divBdr>
        </w:div>
        <w:div w:id="1817141666">
          <w:marLeft w:val="640"/>
          <w:marRight w:val="0"/>
          <w:marTop w:val="0"/>
          <w:marBottom w:val="0"/>
          <w:divBdr>
            <w:top w:val="none" w:sz="0" w:space="0" w:color="auto"/>
            <w:left w:val="none" w:sz="0" w:space="0" w:color="auto"/>
            <w:bottom w:val="none" w:sz="0" w:space="0" w:color="auto"/>
            <w:right w:val="none" w:sz="0" w:space="0" w:color="auto"/>
          </w:divBdr>
        </w:div>
        <w:div w:id="1881628428">
          <w:marLeft w:val="640"/>
          <w:marRight w:val="0"/>
          <w:marTop w:val="0"/>
          <w:marBottom w:val="0"/>
          <w:divBdr>
            <w:top w:val="none" w:sz="0" w:space="0" w:color="auto"/>
            <w:left w:val="none" w:sz="0" w:space="0" w:color="auto"/>
            <w:bottom w:val="none" w:sz="0" w:space="0" w:color="auto"/>
            <w:right w:val="none" w:sz="0" w:space="0" w:color="auto"/>
          </w:divBdr>
        </w:div>
        <w:div w:id="1909806566">
          <w:marLeft w:val="640"/>
          <w:marRight w:val="0"/>
          <w:marTop w:val="0"/>
          <w:marBottom w:val="0"/>
          <w:divBdr>
            <w:top w:val="none" w:sz="0" w:space="0" w:color="auto"/>
            <w:left w:val="none" w:sz="0" w:space="0" w:color="auto"/>
            <w:bottom w:val="none" w:sz="0" w:space="0" w:color="auto"/>
            <w:right w:val="none" w:sz="0" w:space="0" w:color="auto"/>
          </w:divBdr>
        </w:div>
        <w:div w:id="1910264879">
          <w:marLeft w:val="640"/>
          <w:marRight w:val="0"/>
          <w:marTop w:val="0"/>
          <w:marBottom w:val="0"/>
          <w:divBdr>
            <w:top w:val="none" w:sz="0" w:space="0" w:color="auto"/>
            <w:left w:val="none" w:sz="0" w:space="0" w:color="auto"/>
            <w:bottom w:val="none" w:sz="0" w:space="0" w:color="auto"/>
            <w:right w:val="none" w:sz="0" w:space="0" w:color="auto"/>
          </w:divBdr>
        </w:div>
        <w:div w:id="1928073092">
          <w:marLeft w:val="640"/>
          <w:marRight w:val="0"/>
          <w:marTop w:val="0"/>
          <w:marBottom w:val="0"/>
          <w:divBdr>
            <w:top w:val="none" w:sz="0" w:space="0" w:color="auto"/>
            <w:left w:val="none" w:sz="0" w:space="0" w:color="auto"/>
            <w:bottom w:val="none" w:sz="0" w:space="0" w:color="auto"/>
            <w:right w:val="none" w:sz="0" w:space="0" w:color="auto"/>
          </w:divBdr>
        </w:div>
        <w:div w:id="1943299044">
          <w:marLeft w:val="640"/>
          <w:marRight w:val="0"/>
          <w:marTop w:val="0"/>
          <w:marBottom w:val="0"/>
          <w:divBdr>
            <w:top w:val="none" w:sz="0" w:space="0" w:color="auto"/>
            <w:left w:val="none" w:sz="0" w:space="0" w:color="auto"/>
            <w:bottom w:val="none" w:sz="0" w:space="0" w:color="auto"/>
            <w:right w:val="none" w:sz="0" w:space="0" w:color="auto"/>
          </w:divBdr>
        </w:div>
        <w:div w:id="1947887138">
          <w:marLeft w:val="640"/>
          <w:marRight w:val="0"/>
          <w:marTop w:val="0"/>
          <w:marBottom w:val="0"/>
          <w:divBdr>
            <w:top w:val="none" w:sz="0" w:space="0" w:color="auto"/>
            <w:left w:val="none" w:sz="0" w:space="0" w:color="auto"/>
            <w:bottom w:val="none" w:sz="0" w:space="0" w:color="auto"/>
            <w:right w:val="none" w:sz="0" w:space="0" w:color="auto"/>
          </w:divBdr>
        </w:div>
        <w:div w:id="1996177425">
          <w:marLeft w:val="640"/>
          <w:marRight w:val="0"/>
          <w:marTop w:val="0"/>
          <w:marBottom w:val="0"/>
          <w:divBdr>
            <w:top w:val="none" w:sz="0" w:space="0" w:color="auto"/>
            <w:left w:val="none" w:sz="0" w:space="0" w:color="auto"/>
            <w:bottom w:val="none" w:sz="0" w:space="0" w:color="auto"/>
            <w:right w:val="none" w:sz="0" w:space="0" w:color="auto"/>
          </w:divBdr>
        </w:div>
        <w:div w:id="2004040037">
          <w:marLeft w:val="640"/>
          <w:marRight w:val="0"/>
          <w:marTop w:val="0"/>
          <w:marBottom w:val="0"/>
          <w:divBdr>
            <w:top w:val="none" w:sz="0" w:space="0" w:color="auto"/>
            <w:left w:val="none" w:sz="0" w:space="0" w:color="auto"/>
            <w:bottom w:val="none" w:sz="0" w:space="0" w:color="auto"/>
            <w:right w:val="none" w:sz="0" w:space="0" w:color="auto"/>
          </w:divBdr>
        </w:div>
        <w:div w:id="2025087600">
          <w:marLeft w:val="640"/>
          <w:marRight w:val="0"/>
          <w:marTop w:val="0"/>
          <w:marBottom w:val="0"/>
          <w:divBdr>
            <w:top w:val="none" w:sz="0" w:space="0" w:color="auto"/>
            <w:left w:val="none" w:sz="0" w:space="0" w:color="auto"/>
            <w:bottom w:val="none" w:sz="0" w:space="0" w:color="auto"/>
            <w:right w:val="none" w:sz="0" w:space="0" w:color="auto"/>
          </w:divBdr>
        </w:div>
        <w:div w:id="2043826394">
          <w:marLeft w:val="640"/>
          <w:marRight w:val="0"/>
          <w:marTop w:val="0"/>
          <w:marBottom w:val="0"/>
          <w:divBdr>
            <w:top w:val="none" w:sz="0" w:space="0" w:color="auto"/>
            <w:left w:val="none" w:sz="0" w:space="0" w:color="auto"/>
            <w:bottom w:val="none" w:sz="0" w:space="0" w:color="auto"/>
            <w:right w:val="none" w:sz="0" w:space="0" w:color="auto"/>
          </w:divBdr>
        </w:div>
        <w:div w:id="2064020217">
          <w:marLeft w:val="640"/>
          <w:marRight w:val="0"/>
          <w:marTop w:val="0"/>
          <w:marBottom w:val="0"/>
          <w:divBdr>
            <w:top w:val="none" w:sz="0" w:space="0" w:color="auto"/>
            <w:left w:val="none" w:sz="0" w:space="0" w:color="auto"/>
            <w:bottom w:val="none" w:sz="0" w:space="0" w:color="auto"/>
            <w:right w:val="none" w:sz="0" w:space="0" w:color="auto"/>
          </w:divBdr>
        </w:div>
        <w:div w:id="2085492638">
          <w:marLeft w:val="640"/>
          <w:marRight w:val="0"/>
          <w:marTop w:val="0"/>
          <w:marBottom w:val="0"/>
          <w:divBdr>
            <w:top w:val="none" w:sz="0" w:space="0" w:color="auto"/>
            <w:left w:val="none" w:sz="0" w:space="0" w:color="auto"/>
            <w:bottom w:val="none" w:sz="0" w:space="0" w:color="auto"/>
            <w:right w:val="none" w:sz="0" w:space="0" w:color="auto"/>
          </w:divBdr>
        </w:div>
        <w:div w:id="2103061584">
          <w:marLeft w:val="640"/>
          <w:marRight w:val="0"/>
          <w:marTop w:val="0"/>
          <w:marBottom w:val="0"/>
          <w:divBdr>
            <w:top w:val="none" w:sz="0" w:space="0" w:color="auto"/>
            <w:left w:val="none" w:sz="0" w:space="0" w:color="auto"/>
            <w:bottom w:val="none" w:sz="0" w:space="0" w:color="auto"/>
            <w:right w:val="none" w:sz="0" w:space="0" w:color="auto"/>
          </w:divBdr>
        </w:div>
        <w:div w:id="2124029261">
          <w:marLeft w:val="640"/>
          <w:marRight w:val="0"/>
          <w:marTop w:val="0"/>
          <w:marBottom w:val="0"/>
          <w:divBdr>
            <w:top w:val="none" w:sz="0" w:space="0" w:color="auto"/>
            <w:left w:val="none" w:sz="0" w:space="0" w:color="auto"/>
            <w:bottom w:val="none" w:sz="0" w:space="0" w:color="auto"/>
            <w:right w:val="none" w:sz="0" w:space="0" w:color="auto"/>
          </w:divBdr>
        </w:div>
        <w:div w:id="2133665839">
          <w:marLeft w:val="640"/>
          <w:marRight w:val="0"/>
          <w:marTop w:val="0"/>
          <w:marBottom w:val="0"/>
          <w:divBdr>
            <w:top w:val="none" w:sz="0" w:space="0" w:color="auto"/>
            <w:left w:val="none" w:sz="0" w:space="0" w:color="auto"/>
            <w:bottom w:val="none" w:sz="0" w:space="0" w:color="auto"/>
            <w:right w:val="none" w:sz="0" w:space="0" w:color="auto"/>
          </w:divBdr>
        </w:div>
        <w:div w:id="2143765420">
          <w:marLeft w:val="640"/>
          <w:marRight w:val="0"/>
          <w:marTop w:val="0"/>
          <w:marBottom w:val="0"/>
          <w:divBdr>
            <w:top w:val="none" w:sz="0" w:space="0" w:color="auto"/>
            <w:left w:val="none" w:sz="0" w:space="0" w:color="auto"/>
            <w:bottom w:val="none" w:sz="0" w:space="0" w:color="auto"/>
            <w:right w:val="none" w:sz="0" w:space="0" w:color="auto"/>
          </w:divBdr>
        </w:div>
      </w:divsChild>
    </w:div>
    <w:div w:id="555162997">
      <w:bodyDiv w:val="1"/>
      <w:marLeft w:val="0"/>
      <w:marRight w:val="0"/>
      <w:marTop w:val="0"/>
      <w:marBottom w:val="0"/>
      <w:divBdr>
        <w:top w:val="none" w:sz="0" w:space="0" w:color="auto"/>
        <w:left w:val="none" w:sz="0" w:space="0" w:color="auto"/>
        <w:bottom w:val="none" w:sz="0" w:space="0" w:color="auto"/>
        <w:right w:val="none" w:sz="0" w:space="0" w:color="auto"/>
      </w:divBdr>
      <w:divsChild>
        <w:div w:id="4989436">
          <w:marLeft w:val="640"/>
          <w:marRight w:val="0"/>
          <w:marTop w:val="0"/>
          <w:marBottom w:val="0"/>
          <w:divBdr>
            <w:top w:val="none" w:sz="0" w:space="0" w:color="auto"/>
            <w:left w:val="none" w:sz="0" w:space="0" w:color="auto"/>
            <w:bottom w:val="none" w:sz="0" w:space="0" w:color="auto"/>
            <w:right w:val="none" w:sz="0" w:space="0" w:color="auto"/>
          </w:divBdr>
        </w:div>
        <w:div w:id="19208789">
          <w:marLeft w:val="640"/>
          <w:marRight w:val="0"/>
          <w:marTop w:val="0"/>
          <w:marBottom w:val="0"/>
          <w:divBdr>
            <w:top w:val="none" w:sz="0" w:space="0" w:color="auto"/>
            <w:left w:val="none" w:sz="0" w:space="0" w:color="auto"/>
            <w:bottom w:val="none" w:sz="0" w:space="0" w:color="auto"/>
            <w:right w:val="none" w:sz="0" w:space="0" w:color="auto"/>
          </w:divBdr>
        </w:div>
        <w:div w:id="40205885">
          <w:marLeft w:val="640"/>
          <w:marRight w:val="0"/>
          <w:marTop w:val="0"/>
          <w:marBottom w:val="0"/>
          <w:divBdr>
            <w:top w:val="none" w:sz="0" w:space="0" w:color="auto"/>
            <w:left w:val="none" w:sz="0" w:space="0" w:color="auto"/>
            <w:bottom w:val="none" w:sz="0" w:space="0" w:color="auto"/>
            <w:right w:val="none" w:sz="0" w:space="0" w:color="auto"/>
          </w:divBdr>
        </w:div>
        <w:div w:id="53434290">
          <w:marLeft w:val="640"/>
          <w:marRight w:val="0"/>
          <w:marTop w:val="0"/>
          <w:marBottom w:val="0"/>
          <w:divBdr>
            <w:top w:val="none" w:sz="0" w:space="0" w:color="auto"/>
            <w:left w:val="none" w:sz="0" w:space="0" w:color="auto"/>
            <w:bottom w:val="none" w:sz="0" w:space="0" w:color="auto"/>
            <w:right w:val="none" w:sz="0" w:space="0" w:color="auto"/>
          </w:divBdr>
        </w:div>
        <w:div w:id="94331447">
          <w:marLeft w:val="640"/>
          <w:marRight w:val="0"/>
          <w:marTop w:val="0"/>
          <w:marBottom w:val="0"/>
          <w:divBdr>
            <w:top w:val="none" w:sz="0" w:space="0" w:color="auto"/>
            <w:left w:val="none" w:sz="0" w:space="0" w:color="auto"/>
            <w:bottom w:val="none" w:sz="0" w:space="0" w:color="auto"/>
            <w:right w:val="none" w:sz="0" w:space="0" w:color="auto"/>
          </w:divBdr>
        </w:div>
        <w:div w:id="121732013">
          <w:marLeft w:val="640"/>
          <w:marRight w:val="0"/>
          <w:marTop w:val="0"/>
          <w:marBottom w:val="0"/>
          <w:divBdr>
            <w:top w:val="none" w:sz="0" w:space="0" w:color="auto"/>
            <w:left w:val="none" w:sz="0" w:space="0" w:color="auto"/>
            <w:bottom w:val="none" w:sz="0" w:space="0" w:color="auto"/>
            <w:right w:val="none" w:sz="0" w:space="0" w:color="auto"/>
          </w:divBdr>
        </w:div>
        <w:div w:id="127360618">
          <w:marLeft w:val="640"/>
          <w:marRight w:val="0"/>
          <w:marTop w:val="0"/>
          <w:marBottom w:val="0"/>
          <w:divBdr>
            <w:top w:val="none" w:sz="0" w:space="0" w:color="auto"/>
            <w:left w:val="none" w:sz="0" w:space="0" w:color="auto"/>
            <w:bottom w:val="none" w:sz="0" w:space="0" w:color="auto"/>
            <w:right w:val="none" w:sz="0" w:space="0" w:color="auto"/>
          </w:divBdr>
        </w:div>
        <w:div w:id="133957678">
          <w:marLeft w:val="640"/>
          <w:marRight w:val="0"/>
          <w:marTop w:val="0"/>
          <w:marBottom w:val="0"/>
          <w:divBdr>
            <w:top w:val="none" w:sz="0" w:space="0" w:color="auto"/>
            <w:left w:val="none" w:sz="0" w:space="0" w:color="auto"/>
            <w:bottom w:val="none" w:sz="0" w:space="0" w:color="auto"/>
            <w:right w:val="none" w:sz="0" w:space="0" w:color="auto"/>
          </w:divBdr>
        </w:div>
        <w:div w:id="178592416">
          <w:marLeft w:val="640"/>
          <w:marRight w:val="0"/>
          <w:marTop w:val="0"/>
          <w:marBottom w:val="0"/>
          <w:divBdr>
            <w:top w:val="none" w:sz="0" w:space="0" w:color="auto"/>
            <w:left w:val="none" w:sz="0" w:space="0" w:color="auto"/>
            <w:bottom w:val="none" w:sz="0" w:space="0" w:color="auto"/>
            <w:right w:val="none" w:sz="0" w:space="0" w:color="auto"/>
          </w:divBdr>
        </w:div>
        <w:div w:id="179709231">
          <w:marLeft w:val="640"/>
          <w:marRight w:val="0"/>
          <w:marTop w:val="0"/>
          <w:marBottom w:val="0"/>
          <w:divBdr>
            <w:top w:val="none" w:sz="0" w:space="0" w:color="auto"/>
            <w:left w:val="none" w:sz="0" w:space="0" w:color="auto"/>
            <w:bottom w:val="none" w:sz="0" w:space="0" w:color="auto"/>
            <w:right w:val="none" w:sz="0" w:space="0" w:color="auto"/>
          </w:divBdr>
        </w:div>
        <w:div w:id="180823421">
          <w:marLeft w:val="640"/>
          <w:marRight w:val="0"/>
          <w:marTop w:val="0"/>
          <w:marBottom w:val="0"/>
          <w:divBdr>
            <w:top w:val="none" w:sz="0" w:space="0" w:color="auto"/>
            <w:left w:val="none" w:sz="0" w:space="0" w:color="auto"/>
            <w:bottom w:val="none" w:sz="0" w:space="0" w:color="auto"/>
            <w:right w:val="none" w:sz="0" w:space="0" w:color="auto"/>
          </w:divBdr>
        </w:div>
        <w:div w:id="199711363">
          <w:marLeft w:val="640"/>
          <w:marRight w:val="0"/>
          <w:marTop w:val="0"/>
          <w:marBottom w:val="0"/>
          <w:divBdr>
            <w:top w:val="none" w:sz="0" w:space="0" w:color="auto"/>
            <w:left w:val="none" w:sz="0" w:space="0" w:color="auto"/>
            <w:bottom w:val="none" w:sz="0" w:space="0" w:color="auto"/>
            <w:right w:val="none" w:sz="0" w:space="0" w:color="auto"/>
          </w:divBdr>
        </w:div>
        <w:div w:id="222371275">
          <w:marLeft w:val="640"/>
          <w:marRight w:val="0"/>
          <w:marTop w:val="0"/>
          <w:marBottom w:val="0"/>
          <w:divBdr>
            <w:top w:val="none" w:sz="0" w:space="0" w:color="auto"/>
            <w:left w:val="none" w:sz="0" w:space="0" w:color="auto"/>
            <w:bottom w:val="none" w:sz="0" w:space="0" w:color="auto"/>
            <w:right w:val="none" w:sz="0" w:space="0" w:color="auto"/>
          </w:divBdr>
        </w:div>
        <w:div w:id="247933639">
          <w:marLeft w:val="640"/>
          <w:marRight w:val="0"/>
          <w:marTop w:val="0"/>
          <w:marBottom w:val="0"/>
          <w:divBdr>
            <w:top w:val="none" w:sz="0" w:space="0" w:color="auto"/>
            <w:left w:val="none" w:sz="0" w:space="0" w:color="auto"/>
            <w:bottom w:val="none" w:sz="0" w:space="0" w:color="auto"/>
            <w:right w:val="none" w:sz="0" w:space="0" w:color="auto"/>
          </w:divBdr>
        </w:div>
        <w:div w:id="269708733">
          <w:marLeft w:val="640"/>
          <w:marRight w:val="0"/>
          <w:marTop w:val="0"/>
          <w:marBottom w:val="0"/>
          <w:divBdr>
            <w:top w:val="none" w:sz="0" w:space="0" w:color="auto"/>
            <w:left w:val="none" w:sz="0" w:space="0" w:color="auto"/>
            <w:bottom w:val="none" w:sz="0" w:space="0" w:color="auto"/>
            <w:right w:val="none" w:sz="0" w:space="0" w:color="auto"/>
          </w:divBdr>
        </w:div>
        <w:div w:id="272057649">
          <w:marLeft w:val="640"/>
          <w:marRight w:val="0"/>
          <w:marTop w:val="0"/>
          <w:marBottom w:val="0"/>
          <w:divBdr>
            <w:top w:val="none" w:sz="0" w:space="0" w:color="auto"/>
            <w:left w:val="none" w:sz="0" w:space="0" w:color="auto"/>
            <w:bottom w:val="none" w:sz="0" w:space="0" w:color="auto"/>
            <w:right w:val="none" w:sz="0" w:space="0" w:color="auto"/>
          </w:divBdr>
        </w:div>
        <w:div w:id="298846742">
          <w:marLeft w:val="640"/>
          <w:marRight w:val="0"/>
          <w:marTop w:val="0"/>
          <w:marBottom w:val="0"/>
          <w:divBdr>
            <w:top w:val="none" w:sz="0" w:space="0" w:color="auto"/>
            <w:left w:val="none" w:sz="0" w:space="0" w:color="auto"/>
            <w:bottom w:val="none" w:sz="0" w:space="0" w:color="auto"/>
            <w:right w:val="none" w:sz="0" w:space="0" w:color="auto"/>
          </w:divBdr>
        </w:div>
        <w:div w:id="334647888">
          <w:marLeft w:val="640"/>
          <w:marRight w:val="0"/>
          <w:marTop w:val="0"/>
          <w:marBottom w:val="0"/>
          <w:divBdr>
            <w:top w:val="none" w:sz="0" w:space="0" w:color="auto"/>
            <w:left w:val="none" w:sz="0" w:space="0" w:color="auto"/>
            <w:bottom w:val="none" w:sz="0" w:space="0" w:color="auto"/>
            <w:right w:val="none" w:sz="0" w:space="0" w:color="auto"/>
          </w:divBdr>
        </w:div>
        <w:div w:id="340471135">
          <w:marLeft w:val="640"/>
          <w:marRight w:val="0"/>
          <w:marTop w:val="0"/>
          <w:marBottom w:val="0"/>
          <w:divBdr>
            <w:top w:val="none" w:sz="0" w:space="0" w:color="auto"/>
            <w:left w:val="none" w:sz="0" w:space="0" w:color="auto"/>
            <w:bottom w:val="none" w:sz="0" w:space="0" w:color="auto"/>
            <w:right w:val="none" w:sz="0" w:space="0" w:color="auto"/>
          </w:divBdr>
        </w:div>
        <w:div w:id="367873858">
          <w:marLeft w:val="640"/>
          <w:marRight w:val="0"/>
          <w:marTop w:val="0"/>
          <w:marBottom w:val="0"/>
          <w:divBdr>
            <w:top w:val="none" w:sz="0" w:space="0" w:color="auto"/>
            <w:left w:val="none" w:sz="0" w:space="0" w:color="auto"/>
            <w:bottom w:val="none" w:sz="0" w:space="0" w:color="auto"/>
            <w:right w:val="none" w:sz="0" w:space="0" w:color="auto"/>
          </w:divBdr>
        </w:div>
        <w:div w:id="368192306">
          <w:marLeft w:val="640"/>
          <w:marRight w:val="0"/>
          <w:marTop w:val="0"/>
          <w:marBottom w:val="0"/>
          <w:divBdr>
            <w:top w:val="none" w:sz="0" w:space="0" w:color="auto"/>
            <w:left w:val="none" w:sz="0" w:space="0" w:color="auto"/>
            <w:bottom w:val="none" w:sz="0" w:space="0" w:color="auto"/>
            <w:right w:val="none" w:sz="0" w:space="0" w:color="auto"/>
          </w:divBdr>
        </w:div>
        <w:div w:id="383912554">
          <w:marLeft w:val="640"/>
          <w:marRight w:val="0"/>
          <w:marTop w:val="0"/>
          <w:marBottom w:val="0"/>
          <w:divBdr>
            <w:top w:val="none" w:sz="0" w:space="0" w:color="auto"/>
            <w:left w:val="none" w:sz="0" w:space="0" w:color="auto"/>
            <w:bottom w:val="none" w:sz="0" w:space="0" w:color="auto"/>
            <w:right w:val="none" w:sz="0" w:space="0" w:color="auto"/>
          </w:divBdr>
        </w:div>
        <w:div w:id="399013392">
          <w:marLeft w:val="640"/>
          <w:marRight w:val="0"/>
          <w:marTop w:val="0"/>
          <w:marBottom w:val="0"/>
          <w:divBdr>
            <w:top w:val="none" w:sz="0" w:space="0" w:color="auto"/>
            <w:left w:val="none" w:sz="0" w:space="0" w:color="auto"/>
            <w:bottom w:val="none" w:sz="0" w:space="0" w:color="auto"/>
            <w:right w:val="none" w:sz="0" w:space="0" w:color="auto"/>
          </w:divBdr>
        </w:div>
        <w:div w:id="408507992">
          <w:marLeft w:val="640"/>
          <w:marRight w:val="0"/>
          <w:marTop w:val="0"/>
          <w:marBottom w:val="0"/>
          <w:divBdr>
            <w:top w:val="none" w:sz="0" w:space="0" w:color="auto"/>
            <w:left w:val="none" w:sz="0" w:space="0" w:color="auto"/>
            <w:bottom w:val="none" w:sz="0" w:space="0" w:color="auto"/>
            <w:right w:val="none" w:sz="0" w:space="0" w:color="auto"/>
          </w:divBdr>
        </w:div>
        <w:div w:id="440147390">
          <w:marLeft w:val="640"/>
          <w:marRight w:val="0"/>
          <w:marTop w:val="0"/>
          <w:marBottom w:val="0"/>
          <w:divBdr>
            <w:top w:val="none" w:sz="0" w:space="0" w:color="auto"/>
            <w:left w:val="none" w:sz="0" w:space="0" w:color="auto"/>
            <w:bottom w:val="none" w:sz="0" w:space="0" w:color="auto"/>
            <w:right w:val="none" w:sz="0" w:space="0" w:color="auto"/>
          </w:divBdr>
        </w:div>
        <w:div w:id="465315431">
          <w:marLeft w:val="640"/>
          <w:marRight w:val="0"/>
          <w:marTop w:val="0"/>
          <w:marBottom w:val="0"/>
          <w:divBdr>
            <w:top w:val="none" w:sz="0" w:space="0" w:color="auto"/>
            <w:left w:val="none" w:sz="0" w:space="0" w:color="auto"/>
            <w:bottom w:val="none" w:sz="0" w:space="0" w:color="auto"/>
            <w:right w:val="none" w:sz="0" w:space="0" w:color="auto"/>
          </w:divBdr>
        </w:div>
        <w:div w:id="470557199">
          <w:marLeft w:val="640"/>
          <w:marRight w:val="0"/>
          <w:marTop w:val="0"/>
          <w:marBottom w:val="0"/>
          <w:divBdr>
            <w:top w:val="none" w:sz="0" w:space="0" w:color="auto"/>
            <w:left w:val="none" w:sz="0" w:space="0" w:color="auto"/>
            <w:bottom w:val="none" w:sz="0" w:space="0" w:color="auto"/>
            <w:right w:val="none" w:sz="0" w:space="0" w:color="auto"/>
          </w:divBdr>
        </w:div>
        <w:div w:id="498275954">
          <w:marLeft w:val="640"/>
          <w:marRight w:val="0"/>
          <w:marTop w:val="0"/>
          <w:marBottom w:val="0"/>
          <w:divBdr>
            <w:top w:val="none" w:sz="0" w:space="0" w:color="auto"/>
            <w:left w:val="none" w:sz="0" w:space="0" w:color="auto"/>
            <w:bottom w:val="none" w:sz="0" w:space="0" w:color="auto"/>
            <w:right w:val="none" w:sz="0" w:space="0" w:color="auto"/>
          </w:divBdr>
        </w:div>
        <w:div w:id="500051094">
          <w:marLeft w:val="640"/>
          <w:marRight w:val="0"/>
          <w:marTop w:val="0"/>
          <w:marBottom w:val="0"/>
          <w:divBdr>
            <w:top w:val="none" w:sz="0" w:space="0" w:color="auto"/>
            <w:left w:val="none" w:sz="0" w:space="0" w:color="auto"/>
            <w:bottom w:val="none" w:sz="0" w:space="0" w:color="auto"/>
            <w:right w:val="none" w:sz="0" w:space="0" w:color="auto"/>
          </w:divBdr>
        </w:div>
        <w:div w:id="501357519">
          <w:marLeft w:val="640"/>
          <w:marRight w:val="0"/>
          <w:marTop w:val="0"/>
          <w:marBottom w:val="0"/>
          <w:divBdr>
            <w:top w:val="none" w:sz="0" w:space="0" w:color="auto"/>
            <w:left w:val="none" w:sz="0" w:space="0" w:color="auto"/>
            <w:bottom w:val="none" w:sz="0" w:space="0" w:color="auto"/>
            <w:right w:val="none" w:sz="0" w:space="0" w:color="auto"/>
          </w:divBdr>
        </w:div>
        <w:div w:id="520627491">
          <w:marLeft w:val="640"/>
          <w:marRight w:val="0"/>
          <w:marTop w:val="0"/>
          <w:marBottom w:val="0"/>
          <w:divBdr>
            <w:top w:val="none" w:sz="0" w:space="0" w:color="auto"/>
            <w:left w:val="none" w:sz="0" w:space="0" w:color="auto"/>
            <w:bottom w:val="none" w:sz="0" w:space="0" w:color="auto"/>
            <w:right w:val="none" w:sz="0" w:space="0" w:color="auto"/>
          </w:divBdr>
        </w:div>
        <w:div w:id="544370283">
          <w:marLeft w:val="640"/>
          <w:marRight w:val="0"/>
          <w:marTop w:val="0"/>
          <w:marBottom w:val="0"/>
          <w:divBdr>
            <w:top w:val="none" w:sz="0" w:space="0" w:color="auto"/>
            <w:left w:val="none" w:sz="0" w:space="0" w:color="auto"/>
            <w:bottom w:val="none" w:sz="0" w:space="0" w:color="auto"/>
            <w:right w:val="none" w:sz="0" w:space="0" w:color="auto"/>
          </w:divBdr>
        </w:div>
        <w:div w:id="552035115">
          <w:marLeft w:val="640"/>
          <w:marRight w:val="0"/>
          <w:marTop w:val="0"/>
          <w:marBottom w:val="0"/>
          <w:divBdr>
            <w:top w:val="none" w:sz="0" w:space="0" w:color="auto"/>
            <w:left w:val="none" w:sz="0" w:space="0" w:color="auto"/>
            <w:bottom w:val="none" w:sz="0" w:space="0" w:color="auto"/>
            <w:right w:val="none" w:sz="0" w:space="0" w:color="auto"/>
          </w:divBdr>
        </w:div>
        <w:div w:id="557474290">
          <w:marLeft w:val="640"/>
          <w:marRight w:val="0"/>
          <w:marTop w:val="0"/>
          <w:marBottom w:val="0"/>
          <w:divBdr>
            <w:top w:val="none" w:sz="0" w:space="0" w:color="auto"/>
            <w:left w:val="none" w:sz="0" w:space="0" w:color="auto"/>
            <w:bottom w:val="none" w:sz="0" w:space="0" w:color="auto"/>
            <w:right w:val="none" w:sz="0" w:space="0" w:color="auto"/>
          </w:divBdr>
        </w:div>
        <w:div w:id="563685175">
          <w:marLeft w:val="640"/>
          <w:marRight w:val="0"/>
          <w:marTop w:val="0"/>
          <w:marBottom w:val="0"/>
          <w:divBdr>
            <w:top w:val="none" w:sz="0" w:space="0" w:color="auto"/>
            <w:left w:val="none" w:sz="0" w:space="0" w:color="auto"/>
            <w:bottom w:val="none" w:sz="0" w:space="0" w:color="auto"/>
            <w:right w:val="none" w:sz="0" w:space="0" w:color="auto"/>
          </w:divBdr>
        </w:div>
        <w:div w:id="581526764">
          <w:marLeft w:val="640"/>
          <w:marRight w:val="0"/>
          <w:marTop w:val="0"/>
          <w:marBottom w:val="0"/>
          <w:divBdr>
            <w:top w:val="none" w:sz="0" w:space="0" w:color="auto"/>
            <w:left w:val="none" w:sz="0" w:space="0" w:color="auto"/>
            <w:bottom w:val="none" w:sz="0" w:space="0" w:color="auto"/>
            <w:right w:val="none" w:sz="0" w:space="0" w:color="auto"/>
          </w:divBdr>
        </w:div>
        <w:div w:id="585772950">
          <w:marLeft w:val="640"/>
          <w:marRight w:val="0"/>
          <w:marTop w:val="0"/>
          <w:marBottom w:val="0"/>
          <w:divBdr>
            <w:top w:val="none" w:sz="0" w:space="0" w:color="auto"/>
            <w:left w:val="none" w:sz="0" w:space="0" w:color="auto"/>
            <w:bottom w:val="none" w:sz="0" w:space="0" w:color="auto"/>
            <w:right w:val="none" w:sz="0" w:space="0" w:color="auto"/>
          </w:divBdr>
        </w:div>
        <w:div w:id="589847789">
          <w:marLeft w:val="640"/>
          <w:marRight w:val="0"/>
          <w:marTop w:val="0"/>
          <w:marBottom w:val="0"/>
          <w:divBdr>
            <w:top w:val="none" w:sz="0" w:space="0" w:color="auto"/>
            <w:left w:val="none" w:sz="0" w:space="0" w:color="auto"/>
            <w:bottom w:val="none" w:sz="0" w:space="0" w:color="auto"/>
            <w:right w:val="none" w:sz="0" w:space="0" w:color="auto"/>
          </w:divBdr>
        </w:div>
        <w:div w:id="590511631">
          <w:marLeft w:val="640"/>
          <w:marRight w:val="0"/>
          <w:marTop w:val="0"/>
          <w:marBottom w:val="0"/>
          <w:divBdr>
            <w:top w:val="none" w:sz="0" w:space="0" w:color="auto"/>
            <w:left w:val="none" w:sz="0" w:space="0" w:color="auto"/>
            <w:bottom w:val="none" w:sz="0" w:space="0" w:color="auto"/>
            <w:right w:val="none" w:sz="0" w:space="0" w:color="auto"/>
          </w:divBdr>
        </w:div>
        <w:div w:id="636879235">
          <w:marLeft w:val="640"/>
          <w:marRight w:val="0"/>
          <w:marTop w:val="0"/>
          <w:marBottom w:val="0"/>
          <w:divBdr>
            <w:top w:val="none" w:sz="0" w:space="0" w:color="auto"/>
            <w:left w:val="none" w:sz="0" w:space="0" w:color="auto"/>
            <w:bottom w:val="none" w:sz="0" w:space="0" w:color="auto"/>
            <w:right w:val="none" w:sz="0" w:space="0" w:color="auto"/>
          </w:divBdr>
        </w:div>
        <w:div w:id="657462082">
          <w:marLeft w:val="640"/>
          <w:marRight w:val="0"/>
          <w:marTop w:val="0"/>
          <w:marBottom w:val="0"/>
          <w:divBdr>
            <w:top w:val="none" w:sz="0" w:space="0" w:color="auto"/>
            <w:left w:val="none" w:sz="0" w:space="0" w:color="auto"/>
            <w:bottom w:val="none" w:sz="0" w:space="0" w:color="auto"/>
            <w:right w:val="none" w:sz="0" w:space="0" w:color="auto"/>
          </w:divBdr>
        </w:div>
        <w:div w:id="662122766">
          <w:marLeft w:val="640"/>
          <w:marRight w:val="0"/>
          <w:marTop w:val="0"/>
          <w:marBottom w:val="0"/>
          <w:divBdr>
            <w:top w:val="none" w:sz="0" w:space="0" w:color="auto"/>
            <w:left w:val="none" w:sz="0" w:space="0" w:color="auto"/>
            <w:bottom w:val="none" w:sz="0" w:space="0" w:color="auto"/>
            <w:right w:val="none" w:sz="0" w:space="0" w:color="auto"/>
          </w:divBdr>
        </w:div>
        <w:div w:id="708838682">
          <w:marLeft w:val="640"/>
          <w:marRight w:val="0"/>
          <w:marTop w:val="0"/>
          <w:marBottom w:val="0"/>
          <w:divBdr>
            <w:top w:val="none" w:sz="0" w:space="0" w:color="auto"/>
            <w:left w:val="none" w:sz="0" w:space="0" w:color="auto"/>
            <w:bottom w:val="none" w:sz="0" w:space="0" w:color="auto"/>
            <w:right w:val="none" w:sz="0" w:space="0" w:color="auto"/>
          </w:divBdr>
        </w:div>
        <w:div w:id="719937858">
          <w:marLeft w:val="640"/>
          <w:marRight w:val="0"/>
          <w:marTop w:val="0"/>
          <w:marBottom w:val="0"/>
          <w:divBdr>
            <w:top w:val="none" w:sz="0" w:space="0" w:color="auto"/>
            <w:left w:val="none" w:sz="0" w:space="0" w:color="auto"/>
            <w:bottom w:val="none" w:sz="0" w:space="0" w:color="auto"/>
            <w:right w:val="none" w:sz="0" w:space="0" w:color="auto"/>
          </w:divBdr>
        </w:div>
        <w:div w:id="744886659">
          <w:marLeft w:val="640"/>
          <w:marRight w:val="0"/>
          <w:marTop w:val="0"/>
          <w:marBottom w:val="0"/>
          <w:divBdr>
            <w:top w:val="none" w:sz="0" w:space="0" w:color="auto"/>
            <w:left w:val="none" w:sz="0" w:space="0" w:color="auto"/>
            <w:bottom w:val="none" w:sz="0" w:space="0" w:color="auto"/>
            <w:right w:val="none" w:sz="0" w:space="0" w:color="auto"/>
          </w:divBdr>
        </w:div>
        <w:div w:id="759912527">
          <w:marLeft w:val="640"/>
          <w:marRight w:val="0"/>
          <w:marTop w:val="0"/>
          <w:marBottom w:val="0"/>
          <w:divBdr>
            <w:top w:val="none" w:sz="0" w:space="0" w:color="auto"/>
            <w:left w:val="none" w:sz="0" w:space="0" w:color="auto"/>
            <w:bottom w:val="none" w:sz="0" w:space="0" w:color="auto"/>
            <w:right w:val="none" w:sz="0" w:space="0" w:color="auto"/>
          </w:divBdr>
        </w:div>
        <w:div w:id="764693487">
          <w:marLeft w:val="640"/>
          <w:marRight w:val="0"/>
          <w:marTop w:val="0"/>
          <w:marBottom w:val="0"/>
          <w:divBdr>
            <w:top w:val="none" w:sz="0" w:space="0" w:color="auto"/>
            <w:left w:val="none" w:sz="0" w:space="0" w:color="auto"/>
            <w:bottom w:val="none" w:sz="0" w:space="0" w:color="auto"/>
            <w:right w:val="none" w:sz="0" w:space="0" w:color="auto"/>
          </w:divBdr>
        </w:div>
        <w:div w:id="767582584">
          <w:marLeft w:val="640"/>
          <w:marRight w:val="0"/>
          <w:marTop w:val="0"/>
          <w:marBottom w:val="0"/>
          <w:divBdr>
            <w:top w:val="none" w:sz="0" w:space="0" w:color="auto"/>
            <w:left w:val="none" w:sz="0" w:space="0" w:color="auto"/>
            <w:bottom w:val="none" w:sz="0" w:space="0" w:color="auto"/>
            <w:right w:val="none" w:sz="0" w:space="0" w:color="auto"/>
          </w:divBdr>
        </w:div>
        <w:div w:id="769474447">
          <w:marLeft w:val="640"/>
          <w:marRight w:val="0"/>
          <w:marTop w:val="0"/>
          <w:marBottom w:val="0"/>
          <w:divBdr>
            <w:top w:val="none" w:sz="0" w:space="0" w:color="auto"/>
            <w:left w:val="none" w:sz="0" w:space="0" w:color="auto"/>
            <w:bottom w:val="none" w:sz="0" w:space="0" w:color="auto"/>
            <w:right w:val="none" w:sz="0" w:space="0" w:color="auto"/>
          </w:divBdr>
        </w:div>
        <w:div w:id="783617011">
          <w:marLeft w:val="640"/>
          <w:marRight w:val="0"/>
          <w:marTop w:val="0"/>
          <w:marBottom w:val="0"/>
          <w:divBdr>
            <w:top w:val="none" w:sz="0" w:space="0" w:color="auto"/>
            <w:left w:val="none" w:sz="0" w:space="0" w:color="auto"/>
            <w:bottom w:val="none" w:sz="0" w:space="0" w:color="auto"/>
            <w:right w:val="none" w:sz="0" w:space="0" w:color="auto"/>
          </w:divBdr>
        </w:div>
        <w:div w:id="789281916">
          <w:marLeft w:val="640"/>
          <w:marRight w:val="0"/>
          <w:marTop w:val="0"/>
          <w:marBottom w:val="0"/>
          <w:divBdr>
            <w:top w:val="none" w:sz="0" w:space="0" w:color="auto"/>
            <w:left w:val="none" w:sz="0" w:space="0" w:color="auto"/>
            <w:bottom w:val="none" w:sz="0" w:space="0" w:color="auto"/>
            <w:right w:val="none" w:sz="0" w:space="0" w:color="auto"/>
          </w:divBdr>
        </w:div>
        <w:div w:id="800417788">
          <w:marLeft w:val="640"/>
          <w:marRight w:val="0"/>
          <w:marTop w:val="0"/>
          <w:marBottom w:val="0"/>
          <w:divBdr>
            <w:top w:val="none" w:sz="0" w:space="0" w:color="auto"/>
            <w:left w:val="none" w:sz="0" w:space="0" w:color="auto"/>
            <w:bottom w:val="none" w:sz="0" w:space="0" w:color="auto"/>
            <w:right w:val="none" w:sz="0" w:space="0" w:color="auto"/>
          </w:divBdr>
        </w:div>
        <w:div w:id="811672959">
          <w:marLeft w:val="640"/>
          <w:marRight w:val="0"/>
          <w:marTop w:val="0"/>
          <w:marBottom w:val="0"/>
          <w:divBdr>
            <w:top w:val="none" w:sz="0" w:space="0" w:color="auto"/>
            <w:left w:val="none" w:sz="0" w:space="0" w:color="auto"/>
            <w:bottom w:val="none" w:sz="0" w:space="0" w:color="auto"/>
            <w:right w:val="none" w:sz="0" w:space="0" w:color="auto"/>
          </w:divBdr>
        </w:div>
        <w:div w:id="815729219">
          <w:marLeft w:val="640"/>
          <w:marRight w:val="0"/>
          <w:marTop w:val="0"/>
          <w:marBottom w:val="0"/>
          <w:divBdr>
            <w:top w:val="none" w:sz="0" w:space="0" w:color="auto"/>
            <w:left w:val="none" w:sz="0" w:space="0" w:color="auto"/>
            <w:bottom w:val="none" w:sz="0" w:space="0" w:color="auto"/>
            <w:right w:val="none" w:sz="0" w:space="0" w:color="auto"/>
          </w:divBdr>
        </w:div>
        <w:div w:id="845023936">
          <w:marLeft w:val="640"/>
          <w:marRight w:val="0"/>
          <w:marTop w:val="0"/>
          <w:marBottom w:val="0"/>
          <w:divBdr>
            <w:top w:val="none" w:sz="0" w:space="0" w:color="auto"/>
            <w:left w:val="none" w:sz="0" w:space="0" w:color="auto"/>
            <w:bottom w:val="none" w:sz="0" w:space="0" w:color="auto"/>
            <w:right w:val="none" w:sz="0" w:space="0" w:color="auto"/>
          </w:divBdr>
        </w:div>
        <w:div w:id="876309216">
          <w:marLeft w:val="640"/>
          <w:marRight w:val="0"/>
          <w:marTop w:val="0"/>
          <w:marBottom w:val="0"/>
          <w:divBdr>
            <w:top w:val="none" w:sz="0" w:space="0" w:color="auto"/>
            <w:left w:val="none" w:sz="0" w:space="0" w:color="auto"/>
            <w:bottom w:val="none" w:sz="0" w:space="0" w:color="auto"/>
            <w:right w:val="none" w:sz="0" w:space="0" w:color="auto"/>
          </w:divBdr>
        </w:div>
        <w:div w:id="878474060">
          <w:marLeft w:val="640"/>
          <w:marRight w:val="0"/>
          <w:marTop w:val="0"/>
          <w:marBottom w:val="0"/>
          <w:divBdr>
            <w:top w:val="none" w:sz="0" w:space="0" w:color="auto"/>
            <w:left w:val="none" w:sz="0" w:space="0" w:color="auto"/>
            <w:bottom w:val="none" w:sz="0" w:space="0" w:color="auto"/>
            <w:right w:val="none" w:sz="0" w:space="0" w:color="auto"/>
          </w:divBdr>
        </w:div>
        <w:div w:id="895312978">
          <w:marLeft w:val="640"/>
          <w:marRight w:val="0"/>
          <w:marTop w:val="0"/>
          <w:marBottom w:val="0"/>
          <w:divBdr>
            <w:top w:val="none" w:sz="0" w:space="0" w:color="auto"/>
            <w:left w:val="none" w:sz="0" w:space="0" w:color="auto"/>
            <w:bottom w:val="none" w:sz="0" w:space="0" w:color="auto"/>
            <w:right w:val="none" w:sz="0" w:space="0" w:color="auto"/>
          </w:divBdr>
        </w:div>
        <w:div w:id="899368295">
          <w:marLeft w:val="640"/>
          <w:marRight w:val="0"/>
          <w:marTop w:val="0"/>
          <w:marBottom w:val="0"/>
          <w:divBdr>
            <w:top w:val="none" w:sz="0" w:space="0" w:color="auto"/>
            <w:left w:val="none" w:sz="0" w:space="0" w:color="auto"/>
            <w:bottom w:val="none" w:sz="0" w:space="0" w:color="auto"/>
            <w:right w:val="none" w:sz="0" w:space="0" w:color="auto"/>
          </w:divBdr>
        </w:div>
        <w:div w:id="936517969">
          <w:marLeft w:val="640"/>
          <w:marRight w:val="0"/>
          <w:marTop w:val="0"/>
          <w:marBottom w:val="0"/>
          <w:divBdr>
            <w:top w:val="none" w:sz="0" w:space="0" w:color="auto"/>
            <w:left w:val="none" w:sz="0" w:space="0" w:color="auto"/>
            <w:bottom w:val="none" w:sz="0" w:space="0" w:color="auto"/>
            <w:right w:val="none" w:sz="0" w:space="0" w:color="auto"/>
          </w:divBdr>
        </w:div>
        <w:div w:id="948390781">
          <w:marLeft w:val="640"/>
          <w:marRight w:val="0"/>
          <w:marTop w:val="0"/>
          <w:marBottom w:val="0"/>
          <w:divBdr>
            <w:top w:val="none" w:sz="0" w:space="0" w:color="auto"/>
            <w:left w:val="none" w:sz="0" w:space="0" w:color="auto"/>
            <w:bottom w:val="none" w:sz="0" w:space="0" w:color="auto"/>
            <w:right w:val="none" w:sz="0" w:space="0" w:color="auto"/>
          </w:divBdr>
        </w:div>
        <w:div w:id="957830313">
          <w:marLeft w:val="640"/>
          <w:marRight w:val="0"/>
          <w:marTop w:val="0"/>
          <w:marBottom w:val="0"/>
          <w:divBdr>
            <w:top w:val="none" w:sz="0" w:space="0" w:color="auto"/>
            <w:left w:val="none" w:sz="0" w:space="0" w:color="auto"/>
            <w:bottom w:val="none" w:sz="0" w:space="0" w:color="auto"/>
            <w:right w:val="none" w:sz="0" w:space="0" w:color="auto"/>
          </w:divBdr>
        </w:div>
        <w:div w:id="976299866">
          <w:marLeft w:val="640"/>
          <w:marRight w:val="0"/>
          <w:marTop w:val="0"/>
          <w:marBottom w:val="0"/>
          <w:divBdr>
            <w:top w:val="none" w:sz="0" w:space="0" w:color="auto"/>
            <w:left w:val="none" w:sz="0" w:space="0" w:color="auto"/>
            <w:bottom w:val="none" w:sz="0" w:space="0" w:color="auto"/>
            <w:right w:val="none" w:sz="0" w:space="0" w:color="auto"/>
          </w:divBdr>
        </w:div>
        <w:div w:id="978655815">
          <w:marLeft w:val="640"/>
          <w:marRight w:val="0"/>
          <w:marTop w:val="0"/>
          <w:marBottom w:val="0"/>
          <w:divBdr>
            <w:top w:val="none" w:sz="0" w:space="0" w:color="auto"/>
            <w:left w:val="none" w:sz="0" w:space="0" w:color="auto"/>
            <w:bottom w:val="none" w:sz="0" w:space="0" w:color="auto"/>
            <w:right w:val="none" w:sz="0" w:space="0" w:color="auto"/>
          </w:divBdr>
        </w:div>
        <w:div w:id="1003357396">
          <w:marLeft w:val="640"/>
          <w:marRight w:val="0"/>
          <w:marTop w:val="0"/>
          <w:marBottom w:val="0"/>
          <w:divBdr>
            <w:top w:val="none" w:sz="0" w:space="0" w:color="auto"/>
            <w:left w:val="none" w:sz="0" w:space="0" w:color="auto"/>
            <w:bottom w:val="none" w:sz="0" w:space="0" w:color="auto"/>
            <w:right w:val="none" w:sz="0" w:space="0" w:color="auto"/>
          </w:divBdr>
        </w:div>
        <w:div w:id="1023478592">
          <w:marLeft w:val="640"/>
          <w:marRight w:val="0"/>
          <w:marTop w:val="0"/>
          <w:marBottom w:val="0"/>
          <w:divBdr>
            <w:top w:val="none" w:sz="0" w:space="0" w:color="auto"/>
            <w:left w:val="none" w:sz="0" w:space="0" w:color="auto"/>
            <w:bottom w:val="none" w:sz="0" w:space="0" w:color="auto"/>
            <w:right w:val="none" w:sz="0" w:space="0" w:color="auto"/>
          </w:divBdr>
        </w:div>
        <w:div w:id="1027756352">
          <w:marLeft w:val="640"/>
          <w:marRight w:val="0"/>
          <w:marTop w:val="0"/>
          <w:marBottom w:val="0"/>
          <w:divBdr>
            <w:top w:val="none" w:sz="0" w:space="0" w:color="auto"/>
            <w:left w:val="none" w:sz="0" w:space="0" w:color="auto"/>
            <w:bottom w:val="none" w:sz="0" w:space="0" w:color="auto"/>
            <w:right w:val="none" w:sz="0" w:space="0" w:color="auto"/>
          </w:divBdr>
        </w:div>
        <w:div w:id="1048990514">
          <w:marLeft w:val="640"/>
          <w:marRight w:val="0"/>
          <w:marTop w:val="0"/>
          <w:marBottom w:val="0"/>
          <w:divBdr>
            <w:top w:val="none" w:sz="0" w:space="0" w:color="auto"/>
            <w:left w:val="none" w:sz="0" w:space="0" w:color="auto"/>
            <w:bottom w:val="none" w:sz="0" w:space="0" w:color="auto"/>
            <w:right w:val="none" w:sz="0" w:space="0" w:color="auto"/>
          </w:divBdr>
        </w:div>
        <w:div w:id="1112821697">
          <w:marLeft w:val="640"/>
          <w:marRight w:val="0"/>
          <w:marTop w:val="0"/>
          <w:marBottom w:val="0"/>
          <w:divBdr>
            <w:top w:val="none" w:sz="0" w:space="0" w:color="auto"/>
            <w:left w:val="none" w:sz="0" w:space="0" w:color="auto"/>
            <w:bottom w:val="none" w:sz="0" w:space="0" w:color="auto"/>
            <w:right w:val="none" w:sz="0" w:space="0" w:color="auto"/>
          </w:divBdr>
        </w:div>
        <w:div w:id="1165125436">
          <w:marLeft w:val="640"/>
          <w:marRight w:val="0"/>
          <w:marTop w:val="0"/>
          <w:marBottom w:val="0"/>
          <w:divBdr>
            <w:top w:val="none" w:sz="0" w:space="0" w:color="auto"/>
            <w:left w:val="none" w:sz="0" w:space="0" w:color="auto"/>
            <w:bottom w:val="none" w:sz="0" w:space="0" w:color="auto"/>
            <w:right w:val="none" w:sz="0" w:space="0" w:color="auto"/>
          </w:divBdr>
        </w:div>
        <w:div w:id="1184326659">
          <w:marLeft w:val="640"/>
          <w:marRight w:val="0"/>
          <w:marTop w:val="0"/>
          <w:marBottom w:val="0"/>
          <w:divBdr>
            <w:top w:val="none" w:sz="0" w:space="0" w:color="auto"/>
            <w:left w:val="none" w:sz="0" w:space="0" w:color="auto"/>
            <w:bottom w:val="none" w:sz="0" w:space="0" w:color="auto"/>
            <w:right w:val="none" w:sz="0" w:space="0" w:color="auto"/>
          </w:divBdr>
        </w:div>
        <w:div w:id="1247377446">
          <w:marLeft w:val="640"/>
          <w:marRight w:val="0"/>
          <w:marTop w:val="0"/>
          <w:marBottom w:val="0"/>
          <w:divBdr>
            <w:top w:val="none" w:sz="0" w:space="0" w:color="auto"/>
            <w:left w:val="none" w:sz="0" w:space="0" w:color="auto"/>
            <w:bottom w:val="none" w:sz="0" w:space="0" w:color="auto"/>
            <w:right w:val="none" w:sz="0" w:space="0" w:color="auto"/>
          </w:divBdr>
        </w:div>
        <w:div w:id="1310212455">
          <w:marLeft w:val="640"/>
          <w:marRight w:val="0"/>
          <w:marTop w:val="0"/>
          <w:marBottom w:val="0"/>
          <w:divBdr>
            <w:top w:val="none" w:sz="0" w:space="0" w:color="auto"/>
            <w:left w:val="none" w:sz="0" w:space="0" w:color="auto"/>
            <w:bottom w:val="none" w:sz="0" w:space="0" w:color="auto"/>
            <w:right w:val="none" w:sz="0" w:space="0" w:color="auto"/>
          </w:divBdr>
        </w:div>
        <w:div w:id="1318612120">
          <w:marLeft w:val="640"/>
          <w:marRight w:val="0"/>
          <w:marTop w:val="0"/>
          <w:marBottom w:val="0"/>
          <w:divBdr>
            <w:top w:val="none" w:sz="0" w:space="0" w:color="auto"/>
            <w:left w:val="none" w:sz="0" w:space="0" w:color="auto"/>
            <w:bottom w:val="none" w:sz="0" w:space="0" w:color="auto"/>
            <w:right w:val="none" w:sz="0" w:space="0" w:color="auto"/>
          </w:divBdr>
        </w:div>
        <w:div w:id="1344746242">
          <w:marLeft w:val="640"/>
          <w:marRight w:val="0"/>
          <w:marTop w:val="0"/>
          <w:marBottom w:val="0"/>
          <w:divBdr>
            <w:top w:val="none" w:sz="0" w:space="0" w:color="auto"/>
            <w:left w:val="none" w:sz="0" w:space="0" w:color="auto"/>
            <w:bottom w:val="none" w:sz="0" w:space="0" w:color="auto"/>
            <w:right w:val="none" w:sz="0" w:space="0" w:color="auto"/>
          </w:divBdr>
        </w:div>
        <w:div w:id="1356076391">
          <w:marLeft w:val="640"/>
          <w:marRight w:val="0"/>
          <w:marTop w:val="0"/>
          <w:marBottom w:val="0"/>
          <w:divBdr>
            <w:top w:val="none" w:sz="0" w:space="0" w:color="auto"/>
            <w:left w:val="none" w:sz="0" w:space="0" w:color="auto"/>
            <w:bottom w:val="none" w:sz="0" w:space="0" w:color="auto"/>
            <w:right w:val="none" w:sz="0" w:space="0" w:color="auto"/>
          </w:divBdr>
        </w:div>
        <w:div w:id="1382055250">
          <w:marLeft w:val="640"/>
          <w:marRight w:val="0"/>
          <w:marTop w:val="0"/>
          <w:marBottom w:val="0"/>
          <w:divBdr>
            <w:top w:val="none" w:sz="0" w:space="0" w:color="auto"/>
            <w:left w:val="none" w:sz="0" w:space="0" w:color="auto"/>
            <w:bottom w:val="none" w:sz="0" w:space="0" w:color="auto"/>
            <w:right w:val="none" w:sz="0" w:space="0" w:color="auto"/>
          </w:divBdr>
        </w:div>
        <w:div w:id="1400598009">
          <w:marLeft w:val="640"/>
          <w:marRight w:val="0"/>
          <w:marTop w:val="0"/>
          <w:marBottom w:val="0"/>
          <w:divBdr>
            <w:top w:val="none" w:sz="0" w:space="0" w:color="auto"/>
            <w:left w:val="none" w:sz="0" w:space="0" w:color="auto"/>
            <w:bottom w:val="none" w:sz="0" w:space="0" w:color="auto"/>
            <w:right w:val="none" w:sz="0" w:space="0" w:color="auto"/>
          </w:divBdr>
        </w:div>
        <w:div w:id="1424913560">
          <w:marLeft w:val="640"/>
          <w:marRight w:val="0"/>
          <w:marTop w:val="0"/>
          <w:marBottom w:val="0"/>
          <w:divBdr>
            <w:top w:val="none" w:sz="0" w:space="0" w:color="auto"/>
            <w:left w:val="none" w:sz="0" w:space="0" w:color="auto"/>
            <w:bottom w:val="none" w:sz="0" w:space="0" w:color="auto"/>
            <w:right w:val="none" w:sz="0" w:space="0" w:color="auto"/>
          </w:divBdr>
        </w:div>
        <w:div w:id="1431311596">
          <w:marLeft w:val="640"/>
          <w:marRight w:val="0"/>
          <w:marTop w:val="0"/>
          <w:marBottom w:val="0"/>
          <w:divBdr>
            <w:top w:val="none" w:sz="0" w:space="0" w:color="auto"/>
            <w:left w:val="none" w:sz="0" w:space="0" w:color="auto"/>
            <w:bottom w:val="none" w:sz="0" w:space="0" w:color="auto"/>
            <w:right w:val="none" w:sz="0" w:space="0" w:color="auto"/>
          </w:divBdr>
        </w:div>
        <w:div w:id="1546604337">
          <w:marLeft w:val="640"/>
          <w:marRight w:val="0"/>
          <w:marTop w:val="0"/>
          <w:marBottom w:val="0"/>
          <w:divBdr>
            <w:top w:val="none" w:sz="0" w:space="0" w:color="auto"/>
            <w:left w:val="none" w:sz="0" w:space="0" w:color="auto"/>
            <w:bottom w:val="none" w:sz="0" w:space="0" w:color="auto"/>
            <w:right w:val="none" w:sz="0" w:space="0" w:color="auto"/>
          </w:divBdr>
        </w:div>
        <w:div w:id="1582908439">
          <w:marLeft w:val="640"/>
          <w:marRight w:val="0"/>
          <w:marTop w:val="0"/>
          <w:marBottom w:val="0"/>
          <w:divBdr>
            <w:top w:val="none" w:sz="0" w:space="0" w:color="auto"/>
            <w:left w:val="none" w:sz="0" w:space="0" w:color="auto"/>
            <w:bottom w:val="none" w:sz="0" w:space="0" w:color="auto"/>
            <w:right w:val="none" w:sz="0" w:space="0" w:color="auto"/>
          </w:divBdr>
        </w:div>
        <w:div w:id="1589654075">
          <w:marLeft w:val="640"/>
          <w:marRight w:val="0"/>
          <w:marTop w:val="0"/>
          <w:marBottom w:val="0"/>
          <w:divBdr>
            <w:top w:val="none" w:sz="0" w:space="0" w:color="auto"/>
            <w:left w:val="none" w:sz="0" w:space="0" w:color="auto"/>
            <w:bottom w:val="none" w:sz="0" w:space="0" w:color="auto"/>
            <w:right w:val="none" w:sz="0" w:space="0" w:color="auto"/>
          </w:divBdr>
        </w:div>
        <w:div w:id="1616014135">
          <w:marLeft w:val="640"/>
          <w:marRight w:val="0"/>
          <w:marTop w:val="0"/>
          <w:marBottom w:val="0"/>
          <w:divBdr>
            <w:top w:val="none" w:sz="0" w:space="0" w:color="auto"/>
            <w:left w:val="none" w:sz="0" w:space="0" w:color="auto"/>
            <w:bottom w:val="none" w:sz="0" w:space="0" w:color="auto"/>
            <w:right w:val="none" w:sz="0" w:space="0" w:color="auto"/>
          </w:divBdr>
        </w:div>
        <w:div w:id="1619989580">
          <w:marLeft w:val="640"/>
          <w:marRight w:val="0"/>
          <w:marTop w:val="0"/>
          <w:marBottom w:val="0"/>
          <w:divBdr>
            <w:top w:val="none" w:sz="0" w:space="0" w:color="auto"/>
            <w:left w:val="none" w:sz="0" w:space="0" w:color="auto"/>
            <w:bottom w:val="none" w:sz="0" w:space="0" w:color="auto"/>
            <w:right w:val="none" w:sz="0" w:space="0" w:color="auto"/>
          </w:divBdr>
        </w:div>
        <w:div w:id="1625186832">
          <w:marLeft w:val="640"/>
          <w:marRight w:val="0"/>
          <w:marTop w:val="0"/>
          <w:marBottom w:val="0"/>
          <w:divBdr>
            <w:top w:val="none" w:sz="0" w:space="0" w:color="auto"/>
            <w:left w:val="none" w:sz="0" w:space="0" w:color="auto"/>
            <w:bottom w:val="none" w:sz="0" w:space="0" w:color="auto"/>
            <w:right w:val="none" w:sz="0" w:space="0" w:color="auto"/>
          </w:divBdr>
        </w:div>
        <w:div w:id="1640115698">
          <w:marLeft w:val="640"/>
          <w:marRight w:val="0"/>
          <w:marTop w:val="0"/>
          <w:marBottom w:val="0"/>
          <w:divBdr>
            <w:top w:val="none" w:sz="0" w:space="0" w:color="auto"/>
            <w:left w:val="none" w:sz="0" w:space="0" w:color="auto"/>
            <w:bottom w:val="none" w:sz="0" w:space="0" w:color="auto"/>
            <w:right w:val="none" w:sz="0" w:space="0" w:color="auto"/>
          </w:divBdr>
        </w:div>
        <w:div w:id="1673531878">
          <w:marLeft w:val="640"/>
          <w:marRight w:val="0"/>
          <w:marTop w:val="0"/>
          <w:marBottom w:val="0"/>
          <w:divBdr>
            <w:top w:val="none" w:sz="0" w:space="0" w:color="auto"/>
            <w:left w:val="none" w:sz="0" w:space="0" w:color="auto"/>
            <w:bottom w:val="none" w:sz="0" w:space="0" w:color="auto"/>
            <w:right w:val="none" w:sz="0" w:space="0" w:color="auto"/>
          </w:divBdr>
        </w:div>
        <w:div w:id="1687486567">
          <w:marLeft w:val="640"/>
          <w:marRight w:val="0"/>
          <w:marTop w:val="0"/>
          <w:marBottom w:val="0"/>
          <w:divBdr>
            <w:top w:val="none" w:sz="0" w:space="0" w:color="auto"/>
            <w:left w:val="none" w:sz="0" w:space="0" w:color="auto"/>
            <w:bottom w:val="none" w:sz="0" w:space="0" w:color="auto"/>
            <w:right w:val="none" w:sz="0" w:space="0" w:color="auto"/>
          </w:divBdr>
        </w:div>
        <w:div w:id="1691760728">
          <w:marLeft w:val="640"/>
          <w:marRight w:val="0"/>
          <w:marTop w:val="0"/>
          <w:marBottom w:val="0"/>
          <w:divBdr>
            <w:top w:val="none" w:sz="0" w:space="0" w:color="auto"/>
            <w:left w:val="none" w:sz="0" w:space="0" w:color="auto"/>
            <w:bottom w:val="none" w:sz="0" w:space="0" w:color="auto"/>
            <w:right w:val="none" w:sz="0" w:space="0" w:color="auto"/>
          </w:divBdr>
        </w:div>
        <w:div w:id="1722752276">
          <w:marLeft w:val="640"/>
          <w:marRight w:val="0"/>
          <w:marTop w:val="0"/>
          <w:marBottom w:val="0"/>
          <w:divBdr>
            <w:top w:val="none" w:sz="0" w:space="0" w:color="auto"/>
            <w:left w:val="none" w:sz="0" w:space="0" w:color="auto"/>
            <w:bottom w:val="none" w:sz="0" w:space="0" w:color="auto"/>
            <w:right w:val="none" w:sz="0" w:space="0" w:color="auto"/>
          </w:divBdr>
        </w:div>
        <w:div w:id="1770080090">
          <w:marLeft w:val="640"/>
          <w:marRight w:val="0"/>
          <w:marTop w:val="0"/>
          <w:marBottom w:val="0"/>
          <w:divBdr>
            <w:top w:val="none" w:sz="0" w:space="0" w:color="auto"/>
            <w:left w:val="none" w:sz="0" w:space="0" w:color="auto"/>
            <w:bottom w:val="none" w:sz="0" w:space="0" w:color="auto"/>
            <w:right w:val="none" w:sz="0" w:space="0" w:color="auto"/>
          </w:divBdr>
        </w:div>
        <w:div w:id="1816020607">
          <w:marLeft w:val="640"/>
          <w:marRight w:val="0"/>
          <w:marTop w:val="0"/>
          <w:marBottom w:val="0"/>
          <w:divBdr>
            <w:top w:val="none" w:sz="0" w:space="0" w:color="auto"/>
            <w:left w:val="none" w:sz="0" w:space="0" w:color="auto"/>
            <w:bottom w:val="none" w:sz="0" w:space="0" w:color="auto"/>
            <w:right w:val="none" w:sz="0" w:space="0" w:color="auto"/>
          </w:divBdr>
        </w:div>
        <w:div w:id="1818839303">
          <w:marLeft w:val="640"/>
          <w:marRight w:val="0"/>
          <w:marTop w:val="0"/>
          <w:marBottom w:val="0"/>
          <w:divBdr>
            <w:top w:val="none" w:sz="0" w:space="0" w:color="auto"/>
            <w:left w:val="none" w:sz="0" w:space="0" w:color="auto"/>
            <w:bottom w:val="none" w:sz="0" w:space="0" w:color="auto"/>
            <w:right w:val="none" w:sz="0" w:space="0" w:color="auto"/>
          </w:divBdr>
        </w:div>
        <w:div w:id="1886024270">
          <w:marLeft w:val="640"/>
          <w:marRight w:val="0"/>
          <w:marTop w:val="0"/>
          <w:marBottom w:val="0"/>
          <w:divBdr>
            <w:top w:val="none" w:sz="0" w:space="0" w:color="auto"/>
            <w:left w:val="none" w:sz="0" w:space="0" w:color="auto"/>
            <w:bottom w:val="none" w:sz="0" w:space="0" w:color="auto"/>
            <w:right w:val="none" w:sz="0" w:space="0" w:color="auto"/>
          </w:divBdr>
        </w:div>
        <w:div w:id="1996645959">
          <w:marLeft w:val="640"/>
          <w:marRight w:val="0"/>
          <w:marTop w:val="0"/>
          <w:marBottom w:val="0"/>
          <w:divBdr>
            <w:top w:val="none" w:sz="0" w:space="0" w:color="auto"/>
            <w:left w:val="none" w:sz="0" w:space="0" w:color="auto"/>
            <w:bottom w:val="none" w:sz="0" w:space="0" w:color="auto"/>
            <w:right w:val="none" w:sz="0" w:space="0" w:color="auto"/>
          </w:divBdr>
        </w:div>
        <w:div w:id="2066296943">
          <w:marLeft w:val="640"/>
          <w:marRight w:val="0"/>
          <w:marTop w:val="0"/>
          <w:marBottom w:val="0"/>
          <w:divBdr>
            <w:top w:val="none" w:sz="0" w:space="0" w:color="auto"/>
            <w:left w:val="none" w:sz="0" w:space="0" w:color="auto"/>
            <w:bottom w:val="none" w:sz="0" w:space="0" w:color="auto"/>
            <w:right w:val="none" w:sz="0" w:space="0" w:color="auto"/>
          </w:divBdr>
        </w:div>
        <w:div w:id="2068456805">
          <w:marLeft w:val="640"/>
          <w:marRight w:val="0"/>
          <w:marTop w:val="0"/>
          <w:marBottom w:val="0"/>
          <w:divBdr>
            <w:top w:val="none" w:sz="0" w:space="0" w:color="auto"/>
            <w:left w:val="none" w:sz="0" w:space="0" w:color="auto"/>
            <w:bottom w:val="none" w:sz="0" w:space="0" w:color="auto"/>
            <w:right w:val="none" w:sz="0" w:space="0" w:color="auto"/>
          </w:divBdr>
        </w:div>
        <w:div w:id="2081710452">
          <w:marLeft w:val="640"/>
          <w:marRight w:val="0"/>
          <w:marTop w:val="0"/>
          <w:marBottom w:val="0"/>
          <w:divBdr>
            <w:top w:val="none" w:sz="0" w:space="0" w:color="auto"/>
            <w:left w:val="none" w:sz="0" w:space="0" w:color="auto"/>
            <w:bottom w:val="none" w:sz="0" w:space="0" w:color="auto"/>
            <w:right w:val="none" w:sz="0" w:space="0" w:color="auto"/>
          </w:divBdr>
        </w:div>
        <w:div w:id="2094887911">
          <w:marLeft w:val="640"/>
          <w:marRight w:val="0"/>
          <w:marTop w:val="0"/>
          <w:marBottom w:val="0"/>
          <w:divBdr>
            <w:top w:val="none" w:sz="0" w:space="0" w:color="auto"/>
            <w:left w:val="none" w:sz="0" w:space="0" w:color="auto"/>
            <w:bottom w:val="none" w:sz="0" w:space="0" w:color="auto"/>
            <w:right w:val="none" w:sz="0" w:space="0" w:color="auto"/>
          </w:divBdr>
        </w:div>
        <w:div w:id="2116172446">
          <w:marLeft w:val="640"/>
          <w:marRight w:val="0"/>
          <w:marTop w:val="0"/>
          <w:marBottom w:val="0"/>
          <w:divBdr>
            <w:top w:val="none" w:sz="0" w:space="0" w:color="auto"/>
            <w:left w:val="none" w:sz="0" w:space="0" w:color="auto"/>
            <w:bottom w:val="none" w:sz="0" w:space="0" w:color="auto"/>
            <w:right w:val="none" w:sz="0" w:space="0" w:color="auto"/>
          </w:divBdr>
        </w:div>
        <w:div w:id="2122256330">
          <w:marLeft w:val="640"/>
          <w:marRight w:val="0"/>
          <w:marTop w:val="0"/>
          <w:marBottom w:val="0"/>
          <w:divBdr>
            <w:top w:val="none" w:sz="0" w:space="0" w:color="auto"/>
            <w:left w:val="none" w:sz="0" w:space="0" w:color="auto"/>
            <w:bottom w:val="none" w:sz="0" w:space="0" w:color="auto"/>
            <w:right w:val="none" w:sz="0" w:space="0" w:color="auto"/>
          </w:divBdr>
        </w:div>
        <w:div w:id="2129424256">
          <w:marLeft w:val="640"/>
          <w:marRight w:val="0"/>
          <w:marTop w:val="0"/>
          <w:marBottom w:val="0"/>
          <w:divBdr>
            <w:top w:val="none" w:sz="0" w:space="0" w:color="auto"/>
            <w:left w:val="none" w:sz="0" w:space="0" w:color="auto"/>
            <w:bottom w:val="none" w:sz="0" w:space="0" w:color="auto"/>
            <w:right w:val="none" w:sz="0" w:space="0" w:color="auto"/>
          </w:divBdr>
        </w:div>
      </w:divsChild>
    </w:div>
    <w:div w:id="560210060">
      <w:bodyDiv w:val="1"/>
      <w:marLeft w:val="0"/>
      <w:marRight w:val="0"/>
      <w:marTop w:val="0"/>
      <w:marBottom w:val="0"/>
      <w:divBdr>
        <w:top w:val="none" w:sz="0" w:space="0" w:color="auto"/>
        <w:left w:val="none" w:sz="0" w:space="0" w:color="auto"/>
        <w:bottom w:val="none" w:sz="0" w:space="0" w:color="auto"/>
        <w:right w:val="none" w:sz="0" w:space="0" w:color="auto"/>
      </w:divBdr>
      <w:divsChild>
        <w:div w:id="10500897">
          <w:marLeft w:val="640"/>
          <w:marRight w:val="0"/>
          <w:marTop w:val="0"/>
          <w:marBottom w:val="0"/>
          <w:divBdr>
            <w:top w:val="none" w:sz="0" w:space="0" w:color="auto"/>
            <w:left w:val="none" w:sz="0" w:space="0" w:color="auto"/>
            <w:bottom w:val="none" w:sz="0" w:space="0" w:color="auto"/>
            <w:right w:val="none" w:sz="0" w:space="0" w:color="auto"/>
          </w:divBdr>
        </w:div>
        <w:div w:id="21395597">
          <w:marLeft w:val="640"/>
          <w:marRight w:val="0"/>
          <w:marTop w:val="0"/>
          <w:marBottom w:val="0"/>
          <w:divBdr>
            <w:top w:val="none" w:sz="0" w:space="0" w:color="auto"/>
            <w:left w:val="none" w:sz="0" w:space="0" w:color="auto"/>
            <w:bottom w:val="none" w:sz="0" w:space="0" w:color="auto"/>
            <w:right w:val="none" w:sz="0" w:space="0" w:color="auto"/>
          </w:divBdr>
        </w:div>
        <w:div w:id="43799358">
          <w:marLeft w:val="640"/>
          <w:marRight w:val="0"/>
          <w:marTop w:val="0"/>
          <w:marBottom w:val="0"/>
          <w:divBdr>
            <w:top w:val="none" w:sz="0" w:space="0" w:color="auto"/>
            <w:left w:val="none" w:sz="0" w:space="0" w:color="auto"/>
            <w:bottom w:val="none" w:sz="0" w:space="0" w:color="auto"/>
            <w:right w:val="none" w:sz="0" w:space="0" w:color="auto"/>
          </w:divBdr>
        </w:div>
        <w:div w:id="90275169">
          <w:marLeft w:val="640"/>
          <w:marRight w:val="0"/>
          <w:marTop w:val="0"/>
          <w:marBottom w:val="0"/>
          <w:divBdr>
            <w:top w:val="none" w:sz="0" w:space="0" w:color="auto"/>
            <w:left w:val="none" w:sz="0" w:space="0" w:color="auto"/>
            <w:bottom w:val="none" w:sz="0" w:space="0" w:color="auto"/>
            <w:right w:val="none" w:sz="0" w:space="0" w:color="auto"/>
          </w:divBdr>
        </w:div>
        <w:div w:id="94863029">
          <w:marLeft w:val="640"/>
          <w:marRight w:val="0"/>
          <w:marTop w:val="0"/>
          <w:marBottom w:val="0"/>
          <w:divBdr>
            <w:top w:val="none" w:sz="0" w:space="0" w:color="auto"/>
            <w:left w:val="none" w:sz="0" w:space="0" w:color="auto"/>
            <w:bottom w:val="none" w:sz="0" w:space="0" w:color="auto"/>
            <w:right w:val="none" w:sz="0" w:space="0" w:color="auto"/>
          </w:divBdr>
        </w:div>
        <w:div w:id="111287409">
          <w:marLeft w:val="640"/>
          <w:marRight w:val="0"/>
          <w:marTop w:val="0"/>
          <w:marBottom w:val="0"/>
          <w:divBdr>
            <w:top w:val="none" w:sz="0" w:space="0" w:color="auto"/>
            <w:left w:val="none" w:sz="0" w:space="0" w:color="auto"/>
            <w:bottom w:val="none" w:sz="0" w:space="0" w:color="auto"/>
            <w:right w:val="none" w:sz="0" w:space="0" w:color="auto"/>
          </w:divBdr>
        </w:div>
        <w:div w:id="128401833">
          <w:marLeft w:val="640"/>
          <w:marRight w:val="0"/>
          <w:marTop w:val="0"/>
          <w:marBottom w:val="0"/>
          <w:divBdr>
            <w:top w:val="none" w:sz="0" w:space="0" w:color="auto"/>
            <w:left w:val="none" w:sz="0" w:space="0" w:color="auto"/>
            <w:bottom w:val="none" w:sz="0" w:space="0" w:color="auto"/>
            <w:right w:val="none" w:sz="0" w:space="0" w:color="auto"/>
          </w:divBdr>
        </w:div>
        <w:div w:id="151721805">
          <w:marLeft w:val="640"/>
          <w:marRight w:val="0"/>
          <w:marTop w:val="0"/>
          <w:marBottom w:val="0"/>
          <w:divBdr>
            <w:top w:val="none" w:sz="0" w:space="0" w:color="auto"/>
            <w:left w:val="none" w:sz="0" w:space="0" w:color="auto"/>
            <w:bottom w:val="none" w:sz="0" w:space="0" w:color="auto"/>
            <w:right w:val="none" w:sz="0" w:space="0" w:color="auto"/>
          </w:divBdr>
        </w:div>
        <w:div w:id="160118979">
          <w:marLeft w:val="640"/>
          <w:marRight w:val="0"/>
          <w:marTop w:val="0"/>
          <w:marBottom w:val="0"/>
          <w:divBdr>
            <w:top w:val="none" w:sz="0" w:space="0" w:color="auto"/>
            <w:left w:val="none" w:sz="0" w:space="0" w:color="auto"/>
            <w:bottom w:val="none" w:sz="0" w:space="0" w:color="auto"/>
            <w:right w:val="none" w:sz="0" w:space="0" w:color="auto"/>
          </w:divBdr>
        </w:div>
        <w:div w:id="174274254">
          <w:marLeft w:val="640"/>
          <w:marRight w:val="0"/>
          <w:marTop w:val="0"/>
          <w:marBottom w:val="0"/>
          <w:divBdr>
            <w:top w:val="none" w:sz="0" w:space="0" w:color="auto"/>
            <w:left w:val="none" w:sz="0" w:space="0" w:color="auto"/>
            <w:bottom w:val="none" w:sz="0" w:space="0" w:color="auto"/>
            <w:right w:val="none" w:sz="0" w:space="0" w:color="auto"/>
          </w:divBdr>
        </w:div>
        <w:div w:id="215246376">
          <w:marLeft w:val="640"/>
          <w:marRight w:val="0"/>
          <w:marTop w:val="0"/>
          <w:marBottom w:val="0"/>
          <w:divBdr>
            <w:top w:val="none" w:sz="0" w:space="0" w:color="auto"/>
            <w:left w:val="none" w:sz="0" w:space="0" w:color="auto"/>
            <w:bottom w:val="none" w:sz="0" w:space="0" w:color="auto"/>
            <w:right w:val="none" w:sz="0" w:space="0" w:color="auto"/>
          </w:divBdr>
        </w:div>
        <w:div w:id="241795024">
          <w:marLeft w:val="640"/>
          <w:marRight w:val="0"/>
          <w:marTop w:val="0"/>
          <w:marBottom w:val="0"/>
          <w:divBdr>
            <w:top w:val="none" w:sz="0" w:space="0" w:color="auto"/>
            <w:left w:val="none" w:sz="0" w:space="0" w:color="auto"/>
            <w:bottom w:val="none" w:sz="0" w:space="0" w:color="auto"/>
            <w:right w:val="none" w:sz="0" w:space="0" w:color="auto"/>
          </w:divBdr>
        </w:div>
        <w:div w:id="264535892">
          <w:marLeft w:val="640"/>
          <w:marRight w:val="0"/>
          <w:marTop w:val="0"/>
          <w:marBottom w:val="0"/>
          <w:divBdr>
            <w:top w:val="none" w:sz="0" w:space="0" w:color="auto"/>
            <w:left w:val="none" w:sz="0" w:space="0" w:color="auto"/>
            <w:bottom w:val="none" w:sz="0" w:space="0" w:color="auto"/>
            <w:right w:val="none" w:sz="0" w:space="0" w:color="auto"/>
          </w:divBdr>
        </w:div>
        <w:div w:id="301665402">
          <w:marLeft w:val="640"/>
          <w:marRight w:val="0"/>
          <w:marTop w:val="0"/>
          <w:marBottom w:val="0"/>
          <w:divBdr>
            <w:top w:val="none" w:sz="0" w:space="0" w:color="auto"/>
            <w:left w:val="none" w:sz="0" w:space="0" w:color="auto"/>
            <w:bottom w:val="none" w:sz="0" w:space="0" w:color="auto"/>
            <w:right w:val="none" w:sz="0" w:space="0" w:color="auto"/>
          </w:divBdr>
        </w:div>
        <w:div w:id="322782148">
          <w:marLeft w:val="640"/>
          <w:marRight w:val="0"/>
          <w:marTop w:val="0"/>
          <w:marBottom w:val="0"/>
          <w:divBdr>
            <w:top w:val="none" w:sz="0" w:space="0" w:color="auto"/>
            <w:left w:val="none" w:sz="0" w:space="0" w:color="auto"/>
            <w:bottom w:val="none" w:sz="0" w:space="0" w:color="auto"/>
            <w:right w:val="none" w:sz="0" w:space="0" w:color="auto"/>
          </w:divBdr>
        </w:div>
        <w:div w:id="329455506">
          <w:marLeft w:val="640"/>
          <w:marRight w:val="0"/>
          <w:marTop w:val="0"/>
          <w:marBottom w:val="0"/>
          <w:divBdr>
            <w:top w:val="none" w:sz="0" w:space="0" w:color="auto"/>
            <w:left w:val="none" w:sz="0" w:space="0" w:color="auto"/>
            <w:bottom w:val="none" w:sz="0" w:space="0" w:color="auto"/>
            <w:right w:val="none" w:sz="0" w:space="0" w:color="auto"/>
          </w:divBdr>
        </w:div>
        <w:div w:id="342317998">
          <w:marLeft w:val="640"/>
          <w:marRight w:val="0"/>
          <w:marTop w:val="0"/>
          <w:marBottom w:val="0"/>
          <w:divBdr>
            <w:top w:val="none" w:sz="0" w:space="0" w:color="auto"/>
            <w:left w:val="none" w:sz="0" w:space="0" w:color="auto"/>
            <w:bottom w:val="none" w:sz="0" w:space="0" w:color="auto"/>
            <w:right w:val="none" w:sz="0" w:space="0" w:color="auto"/>
          </w:divBdr>
        </w:div>
        <w:div w:id="366419974">
          <w:marLeft w:val="640"/>
          <w:marRight w:val="0"/>
          <w:marTop w:val="0"/>
          <w:marBottom w:val="0"/>
          <w:divBdr>
            <w:top w:val="none" w:sz="0" w:space="0" w:color="auto"/>
            <w:left w:val="none" w:sz="0" w:space="0" w:color="auto"/>
            <w:bottom w:val="none" w:sz="0" w:space="0" w:color="auto"/>
            <w:right w:val="none" w:sz="0" w:space="0" w:color="auto"/>
          </w:divBdr>
        </w:div>
        <w:div w:id="396899478">
          <w:marLeft w:val="640"/>
          <w:marRight w:val="0"/>
          <w:marTop w:val="0"/>
          <w:marBottom w:val="0"/>
          <w:divBdr>
            <w:top w:val="none" w:sz="0" w:space="0" w:color="auto"/>
            <w:left w:val="none" w:sz="0" w:space="0" w:color="auto"/>
            <w:bottom w:val="none" w:sz="0" w:space="0" w:color="auto"/>
            <w:right w:val="none" w:sz="0" w:space="0" w:color="auto"/>
          </w:divBdr>
        </w:div>
        <w:div w:id="398868764">
          <w:marLeft w:val="640"/>
          <w:marRight w:val="0"/>
          <w:marTop w:val="0"/>
          <w:marBottom w:val="0"/>
          <w:divBdr>
            <w:top w:val="none" w:sz="0" w:space="0" w:color="auto"/>
            <w:left w:val="none" w:sz="0" w:space="0" w:color="auto"/>
            <w:bottom w:val="none" w:sz="0" w:space="0" w:color="auto"/>
            <w:right w:val="none" w:sz="0" w:space="0" w:color="auto"/>
          </w:divBdr>
        </w:div>
        <w:div w:id="404763650">
          <w:marLeft w:val="640"/>
          <w:marRight w:val="0"/>
          <w:marTop w:val="0"/>
          <w:marBottom w:val="0"/>
          <w:divBdr>
            <w:top w:val="none" w:sz="0" w:space="0" w:color="auto"/>
            <w:left w:val="none" w:sz="0" w:space="0" w:color="auto"/>
            <w:bottom w:val="none" w:sz="0" w:space="0" w:color="auto"/>
            <w:right w:val="none" w:sz="0" w:space="0" w:color="auto"/>
          </w:divBdr>
        </w:div>
        <w:div w:id="419639093">
          <w:marLeft w:val="640"/>
          <w:marRight w:val="0"/>
          <w:marTop w:val="0"/>
          <w:marBottom w:val="0"/>
          <w:divBdr>
            <w:top w:val="none" w:sz="0" w:space="0" w:color="auto"/>
            <w:left w:val="none" w:sz="0" w:space="0" w:color="auto"/>
            <w:bottom w:val="none" w:sz="0" w:space="0" w:color="auto"/>
            <w:right w:val="none" w:sz="0" w:space="0" w:color="auto"/>
          </w:divBdr>
        </w:div>
        <w:div w:id="462769002">
          <w:marLeft w:val="640"/>
          <w:marRight w:val="0"/>
          <w:marTop w:val="0"/>
          <w:marBottom w:val="0"/>
          <w:divBdr>
            <w:top w:val="none" w:sz="0" w:space="0" w:color="auto"/>
            <w:left w:val="none" w:sz="0" w:space="0" w:color="auto"/>
            <w:bottom w:val="none" w:sz="0" w:space="0" w:color="auto"/>
            <w:right w:val="none" w:sz="0" w:space="0" w:color="auto"/>
          </w:divBdr>
        </w:div>
        <w:div w:id="482544727">
          <w:marLeft w:val="640"/>
          <w:marRight w:val="0"/>
          <w:marTop w:val="0"/>
          <w:marBottom w:val="0"/>
          <w:divBdr>
            <w:top w:val="none" w:sz="0" w:space="0" w:color="auto"/>
            <w:left w:val="none" w:sz="0" w:space="0" w:color="auto"/>
            <w:bottom w:val="none" w:sz="0" w:space="0" w:color="auto"/>
            <w:right w:val="none" w:sz="0" w:space="0" w:color="auto"/>
          </w:divBdr>
        </w:div>
        <w:div w:id="524297076">
          <w:marLeft w:val="640"/>
          <w:marRight w:val="0"/>
          <w:marTop w:val="0"/>
          <w:marBottom w:val="0"/>
          <w:divBdr>
            <w:top w:val="none" w:sz="0" w:space="0" w:color="auto"/>
            <w:left w:val="none" w:sz="0" w:space="0" w:color="auto"/>
            <w:bottom w:val="none" w:sz="0" w:space="0" w:color="auto"/>
            <w:right w:val="none" w:sz="0" w:space="0" w:color="auto"/>
          </w:divBdr>
        </w:div>
        <w:div w:id="544751949">
          <w:marLeft w:val="640"/>
          <w:marRight w:val="0"/>
          <w:marTop w:val="0"/>
          <w:marBottom w:val="0"/>
          <w:divBdr>
            <w:top w:val="none" w:sz="0" w:space="0" w:color="auto"/>
            <w:left w:val="none" w:sz="0" w:space="0" w:color="auto"/>
            <w:bottom w:val="none" w:sz="0" w:space="0" w:color="auto"/>
            <w:right w:val="none" w:sz="0" w:space="0" w:color="auto"/>
          </w:divBdr>
        </w:div>
        <w:div w:id="555170064">
          <w:marLeft w:val="640"/>
          <w:marRight w:val="0"/>
          <w:marTop w:val="0"/>
          <w:marBottom w:val="0"/>
          <w:divBdr>
            <w:top w:val="none" w:sz="0" w:space="0" w:color="auto"/>
            <w:left w:val="none" w:sz="0" w:space="0" w:color="auto"/>
            <w:bottom w:val="none" w:sz="0" w:space="0" w:color="auto"/>
            <w:right w:val="none" w:sz="0" w:space="0" w:color="auto"/>
          </w:divBdr>
        </w:div>
        <w:div w:id="583416629">
          <w:marLeft w:val="640"/>
          <w:marRight w:val="0"/>
          <w:marTop w:val="0"/>
          <w:marBottom w:val="0"/>
          <w:divBdr>
            <w:top w:val="none" w:sz="0" w:space="0" w:color="auto"/>
            <w:left w:val="none" w:sz="0" w:space="0" w:color="auto"/>
            <w:bottom w:val="none" w:sz="0" w:space="0" w:color="auto"/>
            <w:right w:val="none" w:sz="0" w:space="0" w:color="auto"/>
          </w:divBdr>
        </w:div>
        <w:div w:id="590359871">
          <w:marLeft w:val="640"/>
          <w:marRight w:val="0"/>
          <w:marTop w:val="0"/>
          <w:marBottom w:val="0"/>
          <w:divBdr>
            <w:top w:val="none" w:sz="0" w:space="0" w:color="auto"/>
            <w:left w:val="none" w:sz="0" w:space="0" w:color="auto"/>
            <w:bottom w:val="none" w:sz="0" w:space="0" w:color="auto"/>
            <w:right w:val="none" w:sz="0" w:space="0" w:color="auto"/>
          </w:divBdr>
        </w:div>
        <w:div w:id="625162461">
          <w:marLeft w:val="640"/>
          <w:marRight w:val="0"/>
          <w:marTop w:val="0"/>
          <w:marBottom w:val="0"/>
          <w:divBdr>
            <w:top w:val="none" w:sz="0" w:space="0" w:color="auto"/>
            <w:left w:val="none" w:sz="0" w:space="0" w:color="auto"/>
            <w:bottom w:val="none" w:sz="0" w:space="0" w:color="auto"/>
            <w:right w:val="none" w:sz="0" w:space="0" w:color="auto"/>
          </w:divBdr>
        </w:div>
        <w:div w:id="657265935">
          <w:marLeft w:val="640"/>
          <w:marRight w:val="0"/>
          <w:marTop w:val="0"/>
          <w:marBottom w:val="0"/>
          <w:divBdr>
            <w:top w:val="none" w:sz="0" w:space="0" w:color="auto"/>
            <w:left w:val="none" w:sz="0" w:space="0" w:color="auto"/>
            <w:bottom w:val="none" w:sz="0" w:space="0" w:color="auto"/>
            <w:right w:val="none" w:sz="0" w:space="0" w:color="auto"/>
          </w:divBdr>
        </w:div>
        <w:div w:id="671951016">
          <w:marLeft w:val="640"/>
          <w:marRight w:val="0"/>
          <w:marTop w:val="0"/>
          <w:marBottom w:val="0"/>
          <w:divBdr>
            <w:top w:val="none" w:sz="0" w:space="0" w:color="auto"/>
            <w:left w:val="none" w:sz="0" w:space="0" w:color="auto"/>
            <w:bottom w:val="none" w:sz="0" w:space="0" w:color="auto"/>
            <w:right w:val="none" w:sz="0" w:space="0" w:color="auto"/>
          </w:divBdr>
        </w:div>
        <w:div w:id="684289647">
          <w:marLeft w:val="640"/>
          <w:marRight w:val="0"/>
          <w:marTop w:val="0"/>
          <w:marBottom w:val="0"/>
          <w:divBdr>
            <w:top w:val="none" w:sz="0" w:space="0" w:color="auto"/>
            <w:left w:val="none" w:sz="0" w:space="0" w:color="auto"/>
            <w:bottom w:val="none" w:sz="0" w:space="0" w:color="auto"/>
            <w:right w:val="none" w:sz="0" w:space="0" w:color="auto"/>
          </w:divBdr>
        </w:div>
        <w:div w:id="705910318">
          <w:marLeft w:val="640"/>
          <w:marRight w:val="0"/>
          <w:marTop w:val="0"/>
          <w:marBottom w:val="0"/>
          <w:divBdr>
            <w:top w:val="none" w:sz="0" w:space="0" w:color="auto"/>
            <w:left w:val="none" w:sz="0" w:space="0" w:color="auto"/>
            <w:bottom w:val="none" w:sz="0" w:space="0" w:color="auto"/>
            <w:right w:val="none" w:sz="0" w:space="0" w:color="auto"/>
          </w:divBdr>
        </w:div>
        <w:div w:id="711997783">
          <w:marLeft w:val="640"/>
          <w:marRight w:val="0"/>
          <w:marTop w:val="0"/>
          <w:marBottom w:val="0"/>
          <w:divBdr>
            <w:top w:val="none" w:sz="0" w:space="0" w:color="auto"/>
            <w:left w:val="none" w:sz="0" w:space="0" w:color="auto"/>
            <w:bottom w:val="none" w:sz="0" w:space="0" w:color="auto"/>
            <w:right w:val="none" w:sz="0" w:space="0" w:color="auto"/>
          </w:divBdr>
        </w:div>
        <w:div w:id="741147638">
          <w:marLeft w:val="640"/>
          <w:marRight w:val="0"/>
          <w:marTop w:val="0"/>
          <w:marBottom w:val="0"/>
          <w:divBdr>
            <w:top w:val="none" w:sz="0" w:space="0" w:color="auto"/>
            <w:left w:val="none" w:sz="0" w:space="0" w:color="auto"/>
            <w:bottom w:val="none" w:sz="0" w:space="0" w:color="auto"/>
            <w:right w:val="none" w:sz="0" w:space="0" w:color="auto"/>
          </w:divBdr>
        </w:div>
        <w:div w:id="741949217">
          <w:marLeft w:val="640"/>
          <w:marRight w:val="0"/>
          <w:marTop w:val="0"/>
          <w:marBottom w:val="0"/>
          <w:divBdr>
            <w:top w:val="none" w:sz="0" w:space="0" w:color="auto"/>
            <w:left w:val="none" w:sz="0" w:space="0" w:color="auto"/>
            <w:bottom w:val="none" w:sz="0" w:space="0" w:color="auto"/>
            <w:right w:val="none" w:sz="0" w:space="0" w:color="auto"/>
          </w:divBdr>
        </w:div>
        <w:div w:id="745230210">
          <w:marLeft w:val="640"/>
          <w:marRight w:val="0"/>
          <w:marTop w:val="0"/>
          <w:marBottom w:val="0"/>
          <w:divBdr>
            <w:top w:val="none" w:sz="0" w:space="0" w:color="auto"/>
            <w:left w:val="none" w:sz="0" w:space="0" w:color="auto"/>
            <w:bottom w:val="none" w:sz="0" w:space="0" w:color="auto"/>
            <w:right w:val="none" w:sz="0" w:space="0" w:color="auto"/>
          </w:divBdr>
        </w:div>
        <w:div w:id="751003200">
          <w:marLeft w:val="640"/>
          <w:marRight w:val="0"/>
          <w:marTop w:val="0"/>
          <w:marBottom w:val="0"/>
          <w:divBdr>
            <w:top w:val="none" w:sz="0" w:space="0" w:color="auto"/>
            <w:left w:val="none" w:sz="0" w:space="0" w:color="auto"/>
            <w:bottom w:val="none" w:sz="0" w:space="0" w:color="auto"/>
            <w:right w:val="none" w:sz="0" w:space="0" w:color="auto"/>
          </w:divBdr>
        </w:div>
        <w:div w:id="764349896">
          <w:marLeft w:val="640"/>
          <w:marRight w:val="0"/>
          <w:marTop w:val="0"/>
          <w:marBottom w:val="0"/>
          <w:divBdr>
            <w:top w:val="none" w:sz="0" w:space="0" w:color="auto"/>
            <w:left w:val="none" w:sz="0" w:space="0" w:color="auto"/>
            <w:bottom w:val="none" w:sz="0" w:space="0" w:color="auto"/>
            <w:right w:val="none" w:sz="0" w:space="0" w:color="auto"/>
          </w:divBdr>
        </w:div>
        <w:div w:id="785123318">
          <w:marLeft w:val="640"/>
          <w:marRight w:val="0"/>
          <w:marTop w:val="0"/>
          <w:marBottom w:val="0"/>
          <w:divBdr>
            <w:top w:val="none" w:sz="0" w:space="0" w:color="auto"/>
            <w:left w:val="none" w:sz="0" w:space="0" w:color="auto"/>
            <w:bottom w:val="none" w:sz="0" w:space="0" w:color="auto"/>
            <w:right w:val="none" w:sz="0" w:space="0" w:color="auto"/>
          </w:divBdr>
        </w:div>
        <w:div w:id="794060029">
          <w:marLeft w:val="640"/>
          <w:marRight w:val="0"/>
          <w:marTop w:val="0"/>
          <w:marBottom w:val="0"/>
          <w:divBdr>
            <w:top w:val="none" w:sz="0" w:space="0" w:color="auto"/>
            <w:left w:val="none" w:sz="0" w:space="0" w:color="auto"/>
            <w:bottom w:val="none" w:sz="0" w:space="0" w:color="auto"/>
            <w:right w:val="none" w:sz="0" w:space="0" w:color="auto"/>
          </w:divBdr>
        </w:div>
        <w:div w:id="832254717">
          <w:marLeft w:val="640"/>
          <w:marRight w:val="0"/>
          <w:marTop w:val="0"/>
          <w:marBottom w:val="0"/>
          <w:divBdr>
            <w:top w:val="none" w:sz="0" w:space="0" w:color="auto"/>
            <w:left w:val="none" w:sz="0" w:space="0" w:color="auto"/>
            <w:bottom w:val="none" w:sz="0" w:space="0" w:color="auto"/>
            <w:right w:val="none" w:sz="0" w:space="0" w:color="auto"/>
          </w:divBdr>
        </w:div>
        <w:div w:id="838426009">
          <w:marLeft w:val="640"/>
          <w:marRight w:val="0"/>
          <w:marTop w:val="0"/>
          <w:marBottom w:val="0"/>
          <w:divBdr>
            <w:top w:val="none" w:sz="0" w:space="0" w:color="auto"/>
            <w:left w:val="none" w:sz="0" w:space="0" w:color="auto"/>
            <w:bottom w:val="none" w:sz="0" w:space="0" w:color="auto"/>
            <w:right w:val="none" w:sz="0" w:space="0" w:color="auto"/>
          </w:divBdr>
        </w:div>
        <w:div w:id="887111575">
          <w:marLeft w:val="640"/>
          <w:marRight w:val="0"/>
          <w:marTop w:val="0"/>
          <w:marBottom w:val="0"/>
          <w:divBdr>
            <w:top w:val="none" w:sz="0" w:space="0" w:color="auto"/>
            <w:left w:val="none" w:sz="0" w:space="0" w:color="auto"/>
            <w:bottom w:val="none" w:sz="0" w:space="0" w:color="auto"/>
            <w:right w:val="none" w:sz="0" w:space="0" w:color="auto"/>
          </w:divBdr>
        </w:div>
        <w:div w:id="889342164">
          <w:marLeft w:val="640"/>
          <w:marRight w:val="0"/>
          <w:marTop w:val="0"/>
          <w:marBottom w:val="0"/>
          <w:divBdr>
            <w:top w:val="none" w:sz="0" w:space="0" w:color="auto"/>
            <w:left w:val="none" w:sz="0" w:space="0" w:color="auto"/>
            <w:bottom w:val="none" w:sz="0" w:space="0" w:color="auto"/>
            <w:right w:val="none" w:sz="0" w:space="0" w:color="auto"/>
          </w:divBdr>
        </w:div>
        <w:div w:id="895746963">
          <w:marLeft w:val="640"/>
          <w:marRight w:val="0"/>
          <w:marTop w:val="0"/>
          <w:marBottom w:val="0"/>
          <w:divBdr>
            <w:top w:val="none" w:sz="0" w:space="0" w:color="auto"/>
            <w:left w:val="none" w:sz="0" w:space="0" w:color="auto"/>
            <w:bottom w:val="none" w:sz="0" w:space="0" w:color="auto"/>
            <w:right w:val="none" w:sz="0" w:space="0" w:color="auto"/>
          </w:divBdr>
        </w:div>
        <w:div w:id="904098632">
          <w:marLeft w:val="640"/>
          <w:marRight w:val="0"/>
          <w:marTop w:val="0"/>
          <w:marBottom w:val="0"/>
          <w:divBdr>
            <w:top w:val="none" w:sz="0" w:space="0" w:color="auto"/>
            <w:left w:val="none" w:sz="0" w:space="0" w:color="auto"/>
            <w:bottom w:val="none" w:sz="0" w:space="0" w:color="auto"/>
            <w:right w:val="none" w:sz="0" w:space="0" w:color="auto"/>
          </w:divBdr>
        </w:div>
        <w:div w:id="924610300">
          <w:marLeft w:val="640"/>
          <w:marRight w:val="0"/>
          <w:marTop w:val="0"/>
          <w:marBottom w:val="0"/>
          <w:divBdr>
            <w:top w:val="none" w:sz="0" w:space="0" w:color="auto"/>
            <w:left w:val="none" w:sz="0" w:space="0" w:color="auto"/>
            <w:bottom w:val="none" w:sz="0" w:space="0" w:color="auto"/>
            <w:right w:val="none" w:sz="0" w:space="0" w:color="auto"/>
          </w:divBdr>
        </w:div>
        <w:div w:id="958993793">
          <w:marLeft w:val="640"/>
          <w:marRight w:val="0"/>
          <w:marTop w:val="0"/>
          <w:marBottom w:val="0"/>
          <w:divBdr>
            <w:top w:val="none" w:sz="0" w:space="0" w:color="auto"/>
            <w:left w:val="none" w:sz="0" w:space="0" w:color="auto"/>
            <w:bottom w:val="none" w:sz="0" w:space="0" w:color="auto"/>
            <w:right w:val="none" w:sz="0" w:space="0" w:color="auto"/>
          </w:divBdr>
        </w:div>
        <w:div w:id="1003626272">
          <w:marLeft w:val="640"/>
          <w:marRight w:val="0"/>
          <w:marTop w:val="0"/>
          <w:marBottom w:val="0"/>
          <w:divBdr>
            <w:top w:val="none" w:sz="0" w:space="0" w:color="auto"/>
            <w:left w:val="none" w:sz="0" w:space="0" w:color="auto"/>
            <w:bottom w:val="none" w:sz="0" w:space="0" w:color="auto"/>
            <w:right w:val="none" w:sz="0" w:space="0" w:color="auto"/>
          </w:divBdr>
        </w:div>
        <w:div w:id="1016731540">
          <w:marLeft w:val="640"/>
          <w:marRight w:val="0"/>
          <w:marTop w:val="0"/>
          <w:marBottom w:val="0"/>
          <w:divBdr>
            <w:top w:val="none" w:sz="0" w:space="0" w:color="auto"/>
            <w:left w:val="none" w:sz="0" w:space="0" w:color="auto"/>
            <w:bottom w:val="none" w:sz="0" w:space="0" w:color="auto"/>
            <w:right w:val="none" w:sz="0" w:space="0" w:color="auto"/>
          </w:divBdr>
        </w:div>
        <w:div w:id="1040402785">
          <w:marLeft w:val="640"/>
          <w:marRight w:val="0"/>
          <w:marTop w:val="0"/>
          <w:marBottom w:val="0"/>
          <w:divBdr>
            <w:top w:val="none" w:sz="0" w:space="0" w:color="auto"/>
            <w:left w:val="none" w:sz="0" w:space="0" w:color="auto"/>
            <w:bottom w:val="none" w:sz="0" w:space="0" w:color="auto"/>
            <w:right w:val="none" w:sz="0" w:space="0" w:color="auto"/>
          </w:divBdr>
        </w:div>
        <w:div w:id="1061363403">
          <w:marLeft w:val="640"/>
          <w:marRight w:val="0"/>
          <w:marTop w:val="0"/>
          <w:marBottom w:val="0"/>
          <w:divBdr>
            <w:top w:val="none" w:sz="0" w:space="0" w:color="auto"/>
            <w:left w:val="none" w:sz="0" w:space="0" w:color="auto"/>
            <w:bottom w:val="none" w:sz="0" w:space="0" w:color="auto"/>
            <w:right w:val="none" w:sz="0" w:space="0" w:color="auto"/>
          </w:divBdr>
        </w:div>
        <w:div w:id="1061564584">
          <w:marLeft w:val="640"/>
          <w:marRight w:val="0"/>
          <w:marTop w:val="0"/>
          <w:marBottom w:val="0"/>
          <w:divBdr>
            <w:top w:val="none" w:sz="0" w:space="0" w:color="auto"/>
            <w:left w:val="none" w:sz="0" w:space="0" w:color="auto"/>
            <w:bottom w:val="none" w:sz="0" w:space="0" w:color="auto"/>
            <w:right w:val="none" w:sz="0" w:space="0" w:color="auto"/>
          </w:divBdr>
        </w:div>
        <w:div w:id="1069303255">
          <w:marLeft w:val="640"/>
          <w:marRight w:val="0"/>
          <w:marTop w:val="0"/>
          <w:marBottom w:val="0"/>
          <w:divBdr>
            <w:top w:val="none" w:sz="0" w:space="0" w:color="auto"/>
            <w:left w:val="none" w:sz="0" w:space="0" w:color="auto"/>
            <w:bottom w:val="none" w:sz="0" w:space="0" w:color="auto"/>
            <w:right w:val="none" w:sz="0" w:space="0" w:color="auto"/>
          </w:divBdr>
        </w:div>
        <w:div w:id="1103107040">
          <w:marLeft w:val="640"/>
          <w:marRight w:val="0"/>
          <w:marTop w:val="0"/>
          <w:marBottom w:val="0"/>
          <w:divBdr>
            <w:top w:val="none" w:sz="0" w:space="0" w:color="auto"/>
            <w:left w:val="none" w:sz="0" w:space="0" w:color="auto"/>
            <w:bottom w:val="none" w:sz="0" w:space="0" w:color="auto"/>
            <w:right w:val="none" w:sz="0" w:space="0" w:color="auto"/>
          </w:divBdr>
        </w:div>
        <w:div w:id="1106118032">
          <w:marLeft w:val="640"/>
          <w:marRight w:val="0"/>
          <w:marTop w:val="0"/>
          <w:marBottom w:val="0"/>
          <w:divBdr>
            <w:top w:val="none" w:sz="0" w:space="0" w:color="auto"/>
            <w:left w:val="none" w:sz="0" w:space="0" w:color="auto"/>
            <w:bottom w:val="none" w:sz="0" w:space="0" w:color="auto"/>
            <w:right w:val="none" w:sz="0" w:space="0" w:color="auto"/>
          </w:divBdr>
        </w:div>
        <w:div w:id="1106269434">
          <w:marLeft w:val="640"/>
          <w:marRight w:val="0"/>
          <w:marTop w:val="0"/>
          <w:marBottom w:val="0"/>
          <w:divBdr>
            <w:top w:val="none" w:sz="0" w:space="0" w:color="auto"/>
            <w:left w:val="none" w:sz="0" w:space="0" w:color="auto"/>
            <w:bottom w:val="none" w:sz="0" w:space="0" w:color="auto"/>
            <w:right w:val="none" w:sz="0" w:space="0" w:color="auto"/>
          </w:divBdr>
        </w:div>
        <w:div w:id="1117603285">
          <w:marLeft w:val="640"/>
          <w:marRight w:val="0"/>
          <w:marTop w:val="0"/>
          <w:marBottom w:val="0"/>
          <w:divBdr>
            <w:top w:val="none" w:sz="0" w:space="0" w:color="auto"/>
            <w:left w:val="none" w:sz="0" w:space="0" w:color="auto"/>
            <w:bottom w:val="none" w:sz="0" w:space="0" w:color="auto"/>
            <w:right w:val="none" w:sz="0" w:space="0" w:color="auto"/>
          </w:divBdr>
        </w:div>
        <w:div w:id="1143739858">
          <w:marLeft w:val="640"/>
          <w:marRight w:val="0"/>
          <w:marTop w:val="0"/>
          <w:marBottom w:val="0"/>
          <w:divBdr>
            <w:top w:val="none" w:sz="0" w:space="0" w:color="auto"/>
            <w:left w:val="none" w:sz="0" w:space="0" w:color="auto"/>
            <w:bottom w:val="none" w:sz="0" w:space="0" w:color="auto"/>
            <w:right w:val="none" w:sz="0" w:space="0" w:color="auto"/>
          </w:divBdr>
        </w:div>
        <w:div w:id="1147820076">
          <w:marLeft w:val="640"/>
          <w:marRight w:val="0"/>
          <w:marTop w:val="0"/>
          <w:marBottom w:val="0"/>
          <w:divBdr>
            <w:top w:val="none" w:sz="0" w:space="0" w:color="auto"/>
            <w:left w:val="none" w:sz="0" w:space="0" w:color="auto"/>
            <w:bottom w:val="none" w:sz="0" w:space="0" w:color="auto"/>
            <w:right w:val="none" w:sz="0" w:space="0" w:color="auto"/>
          </w:divBdr>
        </w:div>
        <w:div w:id="1151871803">
          <w:marLeft w:val="640"/>
          <w:marRight w:val="0"/>
          <w:marTop w:val="0"/>
          <w:marBottom w:val="0"/>
          <w:divBdr>
            <w:top w:val="none" w:sz="0" w:space="0" w:color="auto"/>
            <w:left w:val="none" w:sz="0" w:space="0" w:color="auto"/>
            <w:bottom w:val="none" w:sz="0" w:space="0" w:color="auto"/>
            <w:right w:val="none" w:sz="0" w:space="0" w:color="auto"/>
          </w:divBdr>
        </w:div>
        <w:div w:id="1157964023">
          <w:marLeft w:val="640"/>
          <w:marRight w:val="0"/>
          <w:marTop w:val="0"/>
          <w:marBottom w:val="0"/>
          <w:divBdr>
            <w:top w:val="none" w:sz="0" w:space="0" w:color="auto"/>
            <w:left w:val="none" w:sz="0" w:space="0" w:color="auto"/>
            <w:bottom w:val="none" w:sz="0" w:space="0" w:color="auto"/>
            <w:right w:val="none" w:sz="0" w:space="0" w:color="auto"/>
          </w:divBdr>
        </w:div>
        <w:div w:id="1170873149">
          <w:marLeft w:val="640"/>
          <w:marRight w:val="0"/>
          <w:marTop w:val="0"/>
          <w:marBottom w:val="0"/>
          <w:divBdr>
            <w:top w:val="none" w:sz="0" w:space="0" w:color="auto"/>
            <w:left w:val="none" w:sz="0" w:space="0" w:color="auto"/>
            <w:bottom w:val="none" w:sz="0" w:space="0" w:color="auto"/>
            <w:right w:val="none" w:sz="0" w:space="0" w:color="auto"/>
          </w:divBdr>
        </w:div>
        <w:div w:id="1194803900">
          <w:marLeft w:val="640"/>
          <w:marRight w:val="0"/>
          <w:marTop w:val="0"/>
          <w:marBottom w:val="0"/>
          <w:divBdr>
            <w:top w:val="none" w:sz="0" w:space="0" w:color="auto"/>
            <w:left w:val="none" w:sz="0" w:space="0" w:color="auto"/>
            <w:bottom w:val="none" w:sz="0" w:space="0" w:color="auto"/>
            <w:right w:val="none" w:sz="0" w:space="0" w:color="auto"/>
          </w:divBdr>
        </w:div>
        <w:div w:id="1221281603">
          <w:marLeft w:val="640"/>
          <w:marRight w:val="0"/>
          <w:marTop w:val="0"/>
          <w:marBottom w:val="0"/>
          <w:divBdr>
            <w:top w:val="none" w:sz="0" w:space="0" w:color="auto"/>
            <w:left w:val="none" w:sz="0" w:space="0" w:color="auto"/>
            <w:bottom w:val="none" w:sz="0" w:space="0" w:color="auto"/>
            <w:right w:val="none" w:sz="0" w:space="0" w:color="auto"/>
          </w:divBdr>
        </w:div>
        <w:div w:id="1252085157">
          <w:marLeft w:val="640"/>
          <w:marRight w:val="0"/>
          <w:marTop w:val="0"/>
          <w:marBottom w:val="0"/>
          <w:divBdr>
            <w:top w:val="none" w:sz="0" w:space="0" w:color="auto"/>
            <w:left w:val="none" w:sz="0" w:space="0" w:color="auto"/>
            <w:bottom w:val="none" w:sz="0" w:space="0" w:color="auto"/>
            <w:right w:val="none" w:sz="0" w:space="0" w:color="auto"/>
          </w:divBdr>
        </w:div>
        <w:div w:id="1317219505">
          <w:marLeft w:val="640"/>
          <w:marRight w:val="0"/>
          <w:marTop w:val="0"/>
          <w:marBottom w:val="0"/>
          <w:divBdr>
            <w:top w:val="none" w:sz="0" w:space="0" w:color="auto"/>
            <w:left w:val="none" w:sz="0" w:space="0" w:color="auto"/>
            <w:bottom w:val="none" w:sz="0" w:space="0" w:color="auto"/>
            <w:right w:val="none" w:sz="0" w:space="0" w:color="auto"/>
          </w:divBdr>
        </w:div>
        <w:div w:id="1322126585">
          <w:marLeft w:val="640"/>
          <w:marRight w:val="0"/>
          <w:marTop w:val="0"/>
          <w:marBottom w:val="0"/>
          <w:divBdr>
            <w:top w:val="none" w:sz="0" w:space="0" w:color="auto"/>
            <w:left w:val="none" w:sz="0" w:space="0" w:color="auto"/>
            <w:bottom w:val="none" w:sz="0" w:space="0" w:color="auto"/>
            <w:right w:val="none" w:sz="0" w:space="0" w:color="auto"/>
          </w:divBdr>
        </w:div>
        <w:div w:id="1331982821">
          <w:marLeft w:val="640"/>
          <w:marRight w:val="0"/>
          <w:marTop w:val="0"/>
          <w:marBottom w:val="0"/>
          <w:divBdr>
            <w:top w:val="none" w:sz="0" w:space="0" w:color="auto"/>
            <w:left w:val="none" w:sz="0" w:space="0" w:color="auto"/>
            <w:bottom w:val="none" w:sz="0" w:space="0" w:color="auto"/>
            <w:right w:val="none" w:sz="0" w:space="0" w:color="auto"/>
          </w:divBdr>
        </w:div>
        <w:div w:id="1337074754">
          <w:marLeft w:val="640"/>
          <w:marRight w:val="0"/>
          <w:marTop w:val="0"/>
          <w:marBottom w:val="0"/>
          <w:divBdr>
            <w:top w:val="none" w:sz="0" w:space="0" w:color="auto"/>
            <w:left w:val="none" w:sz="0" w:space="0" w:color="auto"/>
            <w:bottom w:val="none" w:sz="0" w:space="0" w:color="auto"/>
            <w:right w:val="none" w:sz="0" w:space="0" w:color="auto"/>
          </w:divBdr>
        </w:div>
        <w:div w:id="1345860100">
          <w:marLeft w:val="640"/>
          <w:marRight w:val="0"/>
          <w:marTop w:val="0"/>
          <w:marBottom w:val="0"/>
          <w:divBdr>
            <w:top w:val="none" w:sz="0" w:space="0" w:color="auto"/>
            <w:left w:val="none" w:sz="0" w:space="0" w:color="auto"/>
            <w:bottom w:val="none" w:sz="0" w:space="0" w:color="auto"/>
            <w:right w:val="none" w:sz="0" w:space="0" w:color="auto"/>
          </w:divBdr>
        </w:div>
        <w:div w:id="1415467469">
          <w:marLeft w:val="640"/>
          <w:marRight w:val="0"/>
          <w:marTop w:val="0"/>
          <w:marBottom w:val="0"/>
          <w:divBdr>
            <w:top w:val="none" w:sz="0" w:space="0" w:color="auto"/>
            <w:left w:val="none" w:sz="0" w:space="0" w:color="auto"/>
            <w:bottom w:val="none" w:sz="0" w:space="0" w:color="auto"/>
            <w:right w:val="none" w:sz="0" w:space="0" w:color="auto"/>
          </w:divBdr>
        </w:div>
        <w:div w:id="1469396451">
          <w:marLeft w:val="640"/>
          <w:marRight w:val="0"/>
          <w:marTop w:val="0"/>
          <w:marBottom w:val="0"/>
          <w:divBdr>
            <w:top w:val="none" w:sz="0" w:space="0" w:color="auto"/>
            <w:left w:val="none" w:sz="0" w:space="0" w:color="auto"/>
            <w:bottom w:val="none" w:sz="0" w:space="0" w:color="auto"/>
            <w:right w:val="none" w:sz="0" w:space="0" w:color="auto"/>
          </w:divBdr>
        </w:div>
        <w:div w:id="1470124369">
          <w:marLeft w:val="640"/>
          <w:marRight w:val="0"/>
          <w:marTop w:val="0"/>
          <w:marBottom w:val="0"/>
          <w:divBdr>
            <w:top w:val="none" w:sz="0" w:space="0" w:color="auto"/>
            <w:left w:val="none" w:sz="0" w:space="0" w:color="auto"/>
            <w:bottom w:val="none" w:sz="0" w:space="0" w:color="auto"/>
            <w:right w:val="none" w:sz="0" w:space="0" w:color="auto"/>
          </w:divBdr>
        </w:div>
        <w:div w:id="1510564979">
          <w:marLeft w:val="640"/>
          <w:marRight w:val="0"/>
          <w:marTop w:val="0"/>
          <w:marBottom w:val="0"/>
          <w:divBdr>
            <w:top w:val="none" w:sz="0" w:space="0" w:color="auto"/>
            <w:left w:val="none" w:sz="0" w:space="0" w:color="auto"/>
            <w:bottom w:val="none" w:sz="0" w:space="0" w:color="auto"/>
            <w:right w:val="none" w:sz="0" w:space="0" w:color="auto"/>
          </w:divBdr>
        </w:div>
        <w:div w:id="1583492829">
          <w:marLeft w:val="640"/>
          <w:marRight w:val="0"/>
          <w:marTop w:val="0"/>
          <w:marBottom w:val="0"/>
          <w:divBdr>
            <w:top w:val="none" w:sz="0" w:space="0" w:color="auto"/>
            <w:left w:val="none" w:sz="0" w:space="0" w:color="auto"/>
            <w:bottom w:val="none" w:sz="0" w:space="0" w:color="auto"/>
            <w:right w:val="none" w:sz="0" w:space="0" w:color="auto"/>
          </w:divBdr>
        </w:div>
        <w:div w:id="1602184154">
          <w:marLeft w:val="640"/>
          <w:marRight w:val="0"/>
          <w:marTop w:val="0"/>
          <w:marBottom w:val="0"/>
          <w:divBdr>
            <w:top w:val="none" w:sz="0" w:space="0" w:color="auto"/>
            <w:left w:val="none" w:sz="0" w:space="0" w:color="auto"/>
            <w:bottom w:val="none" w:sz="0" w:space="0" w:color="auto"/>
            <w:right w:val="none" w:sz="0" w:space="0" w:color="auto"/>
          </w:divBdr>
        </w:div>
        <w:div w:id="1642268519">
          <w:marLeft w:val="640"/>
          <w:marRight w:val="0"/>
          <w:marTop w:val="0"/>
          <w:marBottom w:val="0"/>
          <w:divBdr>
            <w:top w:val="none" w:sz="0" w:space="0" w:color="auto"/>
            <w:left w:val="none" w:sz="0" w:space="0" w:color="auto"/>
            <w:bottom w:val="none" w:sz="0" w:space="0" w:color="auto"/>
            <w:right w:val="none" w:sz="0" w:space="0" w:color="auto"/>
          </w:divBdr>
        </w:div>
        <w:div w:id="1643776882">
          <w:marLeft w:val="640"/>
          <w:marRight w:val="0"/>
          <w:marTop w:val="0"/>
          <w:marBottom w:val="0"/>
          <w:divBdr>
            <w:top w:val="none" w:sz="0" w:space="0" w:color="auto"/>
            <w:left w:val="none" w:sz="0" w:space="0" w:color="auto"/>
            <w:bottom w:val="none" w:sz="0" w:space="0" w:color="auto"/>
            <w:right w:val="none" w:sz="0" w:space="0" w:color="auto"/>
          </w:divBdr>
        </w:div>
        <w:div w:id="1673921044">
          <w:marLeft w:val="640"/>
          <w:marRight w:val="0"/>
          <w:marTop w:val="0"/>
          <w:marBottom w:val="0"/>
          <w:divBdr>
            <w:top w:val="none" w:sz="0" w:space="0" w:color="auto"/>
            <w:left w:val="none" w:sz="0" w:space="0" w:color="auto"/>
            <w:bottom w:val="none" w:sz="0" w:space="0" w:color="auto"/>
            <w:right w:val="none" w:sz="0" w:space="0" w:color="auto"/>
          </w:divBdr>
        </w:div>
        <w:div w:id="1679237857">
          <w:marLeft w:val="640"/>
          <w:marRight w:val="0"/>
          <w:marTop w:val="0"/>
          <w:marBottom w:val="0"/>
          <w:divBdr>
            <w:top w:val="none" w:sz="0" w:space="0" w:color="auto"/>
            <w:left w:val="none" w:sz="0" w:space="0" w:color="auto"/>
            <w:bottom w:val="none" w:sz="0" w:space="0" w:color="auto"/>
            <w:right w:val="none" w:sz="0" w:space="0" w:color="auto"/>
          </w:divBdr>
        </w:div>
        <w:div w:id="1692874430">
          <w:marLeft w:val="640"/>
          <w:marRight w:val="0"/>
          <w:marTop w:val="0"/>
          <w:marBottom w:val="0"/>
          <w:divBdr>
            <w:top w:val="none" w:sz="0" w:space="0" w:color="auto"/>
            <w:left w:val="none" w:sz="0" w:space="0" w:color="auto"/>
            <w:bottom w:val="none" w:sz="0" w:space="0" w:color="auto"/>
            <w:right w:val="none" w:sz="0" w:space="0" w:color="auto"/>
          </w:divBdr>
        </w:div>
        <w:div w:id="1719430170">
          <w:marLeft w:val="640"/>
          <w:marRight w:val="0"/>
          <w:marTop w:val="0"/>
          <w:marBottom w:val="0"/>
          <w:divBdr>
            <w:top w:val="none" w:sz="0" w:space="0" w:color="auto"/>
            <w:left w:val="none" w:sz="0" w:space="0" w:color="auto"/>
            <w:bottom w:val="none" w:sz="0" w:space="0" w:color="auto"/>
            <w:right w:val="none" w:sz="0" w:space="0" w:color="auto"/>
          </w:divBdr>
        </w:div>
        <w:div w:id="1736972688">
          <w:marLeft w:val="640"/>
          <w:marRight w:val="0"/>
          <w:marTop w:val="0"/>
          <w:marBottom w:val="0"/>
          <w:divBdr>
            <w:top w:val="none" w:sz="0" w:space="0" w:color="auto"/>
            <w:left w:val="none" w:sz="0" w:space="0" w:color="auto"/>
            <w:bottom w:val="none" w:sz="0" w:space="0" w:color="auto"/>
            <w:right w:val="none" w:sz="0" w:space="0" w:color="auto"/>
          </w:divBdr>
        </w:div>
        <w:div w:id="1740905179">
          <w:marLeft w:val="640"/>
          <w:marRight w:val="0"/>
          <w:marTop w:val="0"/>
          <w:marBottom w:val="0"/>
          <w:divBdr>
            <w:top w:val="none" w:sz="0" w:space="0" w:color="auto"/>
            <w:left w:val="none" w:sz="0" w:space="0" w:color="auto"/>
            <w:bottom w:val="none" w:sz="0" w:space="0" w:color="auto"/>
            <w:right w:val="none" w:sz="0" w:space="0" w:color="auto"/>
          </w:divBdr>
        </w:div>
        <w:div w:id="1744987499">
          <w:marLeft w:val="640"/>
          <w:marRight w:val="0"/>
          <w:marTop w:val="0"/>
          <w:marBottom w:val="0"/>
          <w:divBdr>
            <w:top w:val="none" w:sz="0" w:space="0" w:color="auto"/>
            <w:left w:val="none" w:sz="0" w:space="0" w:color="auto"/>
            <w:bottom w:val="none" w:sz="0" w:space="0" w:color="auto"/>
            <w:right w:val="none" w:sz="0" w:space="0" w:color="auto"/>
          </w:divBdr>
        </w:div>
        <w:div w:id="1760369910">
          <w:marLeft w:val="640"/>
          <w:marRight w:val="0"/>
          <w:marTop w:val="0"/>
          <w:marBottom w:val="0"/>
          <w:divBdr>
            <w:top w:val="none" w:sz="0" w:space="0" w:color="auto"/>
            <w:left w:val="none" w:sz="0" w:space="0" w:color="auto"/>
            <w:bottom w:val="none" w:sz="0" w:space="0" w:color="auto"/>
            <w:right w:val="none" w:sz="0" w:space="0" w:color="auto"/>
          </w:divBdr>
        </w:div>
        <w:div w:id="1775632821">
          <w:marLeft w:val="640"/>
          <w:marRight w:val="0"/>
          <w:marTop w:val="0"/>
          <w:marBottom w:val="0"/>
          <w:divBdr>
            <w:top w:val="none" w:sz="0" w:space="0" w:color="auto"/>
            <w:left w:val="none" w:sz="0" w:space="0" w:color="auto"/>
            <w:bottom w:val="none" w:sz="0" w:space="0" w:color="auto"/>
            <w:right w:val="none" w:sz="0" w:space="0" w:color="auto"/>
          </w:divBdr>
        </w:div>
        <w:div w:id="1791629053">
          <w:marLeft w:val="640"/>
          <w:marRight w:val="0"/>
          <w:marTop w:val="0"/>
          <w:marBottom w:val="0"/>
          <w:divBdr>
            <w:top w:val="none" w:sz="0" w:space="0" w:color="auto"/>
            <w:left w:val="none" w:sz="0" w:space="0" w:color="auto"/>
            <w:bottom w:val="none" w:sz="0" w:space="0" w:color="auto"/>
            <w:right w:val="none" w:sz="0" w:space="0" w:color="auto"/>
          </w:divBdr>
        </w:div>
        <w:div w:id="1840391019">
          <w:marLeft w:val="640"/>
          <w:marRight w:val="0"/>
          <w:marTop w:val="0"/>
          <w:marBottom w:val="0"/>
          <w:divBdr>
            <w:top w:val="none" w:sz="0" w:space="0" w:color="auto"/>
            <w:left w:val="none" w:sz="0" w:space="0" w:color="auto"/>
            <w:bottom w:val="none" w:sz="0" w:space="0" w:color="auto"/>
            <w:right w:val="none" w:sz="0" w:space="0" w:color="auto"/>
          </w:divBdr>
        </w:div>
        <w:div w:id="1920407272">
          <w:marLeft w:val="640"/>
          <w:marRight w:val="0"/>
          <w:marTop w:val="0"/>
          <w:marBottom w:val="0"/>
          <w:divBdr>
            <w:top w:val="none" w:sz="0" w:space="0" w:color="auto"/>
            <w:left w:val="none" w:sz="0" w:space="0" w:color="auto"/>
            <w:bottom w:val="none" w:sz="0" w:space="0" w:color="auto"/>
            <w:right w:val="none" w:sz="0" w:space="0" w:color="auto"/>
          </w:divBdr>
        </w:div>
        <w:div w:id="1924025456">
          <w:marLeft w:val="640"/>
          <w:marRight w:val="0"/>
          <w:marTop w:val="0"/>
          <w:marBottom w:val="0"/>
          <w:divBdr>
            <w:top w:val="none" w:sz="0" w:space="0" w:color="auto"/>
            <w:left w:val="none" w:sz="0" w:space="0" w:color="auto"/>
            <w:bottom w:val="none" w:sz="0" w:space="0" w:color="auto"/>
            <w:right w:val="none" w:sz="0" w:space="0" w:color="auto"/>
          </w:divBdr>
        </w:div>
        <w:div w:id="1930119001">
          <w:marLeft w:val="640"/>
          <w:marRight w:val="0"/>
          <w:marTop w:val="0"/>
          <w:marBottom w:val="0"/>
          <w:divBdr>
            <w:top w:val="none" w:sz="0" w:space="0" w:color="auto"/>
            <w:left w:val="none" w:sz="0" w:space="0" w:color="auto"/>
            <w:bottom w:val="none" w:sz="0" w:space="0" w:color="auto"/>
            <w:right w:val="none" w:sz="0" w:space="0" w:color="auto"/>
          </w:divBdr>
        </w:div>
        <w:div w:id="1941522248">
          <w:marLeft w:val="640"/>
          <w:marRight w:val="0"/>
          <w:marTop w:val="0"/>
          <w:marBottom w:val="0"/>
          <w:divBdr>
            <w:top w:val="none" w:sz="0" w:space="0" w:color="auto"/>
            <w:left w:val="none" w:sz="0" w:space="0" w:color="auto"/>
            <w:bottom w:val="none" w:sz="0" w:space="0" w:color="auto"/>
            <w:right w:val="none" w:sz="0" w:space="0" w:color="auto"/>
          </w:divBdr>
        </w:div>
        <w:div w:id="1941718175">
          <w:marLeft w:val="640"/>
          <w:marRight w:val="0"/>
          <w:marTop w:val="0"/>
          <w:marBottom w:val="0"/>
          <w:divBdr>
            <w:top w:val="none" w:sz="0" w:space="0" w:color="auto"/>
            <w:left w:val="none" w:sz="0" w:space="0" w:color="auto"/>
            <w:bottom w:val="none" w:sz="0" w:space="0" w:color="auto"/>
            <w:right w:val="none" w:sz="0" w:space="0" w:color="auto"/>
          </w:divBdr>
        </w:div>
        <w:div w:id="1965649866">
          <w:marLeft w:val="640"/>
          <w:marRight w:val="0"/>
          <w:marTop w:val="0"/>
          <w:marBottom w:val="0"/>
          <w:divBdr>
            <w:top w:val="none" w:sz="0" w:space="0" w:color="auto"/>
            <w:left w:val="none" w:sz="0" w:space="0" w:color="auto"/>
            <w:bottom w:val="none" w:sz="0" w:space="0" w:color="auto"/>
            <w:right w:val="none" w:sz="0" w:space="0" w:color="auto"/>
          </w:divBdr>
        </w:div>
        <w:div w:id="1985348164">
          <w:marLeft w:val="640"/>
          <w:marRight w:val="0"/>
          <w:marTop w:val="0"/>
          <w:marBottom w:val="0"/>
          <w:divBdr>
            <w:top w:val="none" w:sz="0" w:space="0" w:color="auto"/>
            <w:left w:val="none" w:sz="0" w:space="0" w:color="auto"/>
            <w:bottom w:val="none" w:sz="0" w:space="0" w:color="auto"/>
            <w:right w:val="none" w:sz="0" w:space="0" w:color="auto"/>
          </w:divBdr>
        </w:div>
        <w:div w:id="2070572936">
          <w:marLeft w:val="640"/>
          <w:marRight w:val="0"/>
          <w:marTop w:val="0"/>
          <w:marBottom w:val="0"/>
          <w:divBdr>
            <w:top w:val="none" w:sz="0" w:space="0" w:color="auto"/>
            <w:left w:val="none" w:sz="0" w:space="0" w:color="auto"/>
            <w:bottom w:val="none" w:sz="0" w:space="0" w:color="auto"/>
            <w:right w:val="none" w:sz="0" w:space="0" w:color="auto"/>
          </w:divBdr>
        </w:div>
      </w:divsChild>
    </w:div>
    <w:div w:id="560213496">
      <w:bodyDiv w:val="1"/>
      <w:marLeft w:val="0"/>
      <w:marRight w:val="0"/>
      <w:marTop w:val="0"/>
      <w:marBottom w:val="0"/>
      <w:divBdr>
        <w:top w:val="none" w:sz="0" w:space="0" w:color="auto"/>
        <w:left w:val="none" w:sz="0" w:space="0" w:color="auto"/>
        <w:bottom w:val="none" w:sz="0" w:space="0" w:color="auto"/>
        <w:right w:val="none" w:sz="0" w:space="0" w:color="auto"/>
      </w:divBdr>
      <w:divsChild>
        <w:div w:id="4021023">
          <w:marLeft w:val="640"/>
          <w:marRight w:val="0"/>
          <w:marTop w:val="0"/>
          <w:marBottom w:val="0"/>
          <w:divBdr>
            <w:top w:val="none" w:sz="0" w:space="0" w:color="auto"/>
            <w:left w:val="none" w:sz="0" w:space="0" w:color="auto"/>
            <w:bottom w:val="none" w:sz="0" w:space="0" w:color="auto"/>
            <w:right w:val="none" w:sz="0" w:space="0" w:color="auto"/>
          </w:divBdr>
        </w:div>
        <w:div w:id="9840203">
          <w:marLeft w:val="640"/>
          <w:marRight w:val="0"/>
          <w:marTop w:val="0"/>
          <w:marBottom w:val="0"/>
          <w:divBdr>
            <w:top w:val="none" w:sz="0" w:space="0" w:color="auto"/>
            <w:left w:val="none" w:sz="0" w:space="0" w:color="auto"/>
            <w:bottom w:val="none" w:sz="0" w:space="0" w:color="auto"/>
            <w:right w:val="none" w:sz="0" w:space="0" w:color="auto"/>
          </w:divBdr>
        </w:div>
        <w:div w:id="11541071">
          <w:marLeft w:val="640"/>
          <w:marRight w:val="0"/>
          <w:marTop w:val="0"/>
          <w:marBottom w:val="0"/>
          <w:divBdr>
            <w:top w:val="none" w:sz="0" w:space="0" w:color="auto"/>
            <w:left w:val="none" w:sz="0" w:space="0" w:color="auto"/>
            <w:bottom w:val="none" w:sz="0" w:space="0" w:color="auto"/>
            <w:right w:val="none" w:sz="0" w:space="0" w:color="auto"/>
          </w:divBdr>
        </w:div>
        <w:div w:id="39935853">
          <w:marLeft w:val="640"/>
          <w:marRight w:val="0"/>
          <w:marTop w:val="0"/>
          <w:marBottom w:val="0"/>
          <w:divBdr>
            <w:top w:val="none" w:sz="0" w:space="0" w:color="auto"/>
            <w:left w:val="none" w:sz="0" w:space="0" w:color="auto"/>
            <w:bottom w:val="none" w:sz="0" w:space="0" w:color="auto"/>
            <w:right w:val="none" w:sz="0" w:space="0" w:color="auto"/>
          </w:divBdr>
        </w:div>
        <w:div w:id="41097089">
          <w:marLeft w:val="640"/>
          <w:marRight w:val="0"/>
          <w:marTop w:val="0"/>
          <w:marBottom w:val="0"/>
          <w:divBdr>
            <w:top w:val="none" w:sz="0" w:space="0" w:color="auto"/>
            <w:left w:val="none" w:sz="0" w:space="0" w:color="auto"/>
            <w:bottom w:val="none" w:sz="0" w:space="0" w:color="auto"/>
            <w:right w:val="none" w:sz="0" w:space="0" w:color="auto"/>
          </w:divBdr>
        </w:div>
        <w:div w:id="77216884">
          <w:marLeft w:val="640"/>
          <w:marRight w:val="0"/>
          <w:marTop w:val="0"/>
          <w:marBottom w:val="0"/>
          <w:divBdr>
            <w:top w:val="none" w:sz="0" w:space="0" w:color="auto"/>
            <w:left w:val="none" w:sz="0" w:space="0" w:color="auto"/>
            <w:bottom w:val="none" w:sz="0" w:space="0" w:color="auto"/>
            <w:right w:val="none" w:sz="0" w:space="0" w:color="auto"/>
          </w:divBdr>
        </w:div>
        <w:div w:id="106705838">
          <w:marLeft w:val="640"/>
          <w:marRight w:val="0"/>
          <w:marTop w:val="0"/>
          <w:marBottom w:val="0"/>
          <w:divBdr>
            <w:top w:val="none" w:sz="0" w:space="0" w:color="auto"/>
            <w:left w:val="none" w:sz="0" w:space="0" w:color="auto"/>
            <w:bottom w:val="none" w:sz="0" w:space="0" w:color="auto"/>
            <w:right w:val="none" w:sz="0" w:space="0" w:color="auto"/>
          </w:divBdr>
        </w:div>
        <w:div w:id="114982095">
          <w:marLeft w:val="640"/>
          <w:marRight w:val="0"/>
          <w:marTop w:val="0"/>
          <w:marBottom w:val="0"/>
          <w:divBdr>
            <w:top w:val="none" w:sz="0" w:space="0" w:color="auto"/>
            <w:left w:val="none" w:sz="0" w:space="0" w:color="auto"/>
            <w:bottom w:val="none" w:sz="0" w:space="0" w:color="auto"/>
            <w:right w:val="none" w:sz="0" w:space="0" w:color="auto"/>
          </w:divBdr>
        </w:div>
        <w:div w:id="169297579">
          <w:marLeft w:val="640"/>
          <w:marRight w:val="0"/>
          <w:marTop w:val="0"/>
          <w:marBottom w:val="0"/>
          <w:divBdr>
            <w:top w:val="none" w:sz="0" w:space="0" w:color="auto"/>
            <w:left w:val="none" w:sz="0" w:space="0" w:color="auto"/>
            <w:bottom w:val="none" w:sz="0" w:space="0" w:color="auto"/>
            <w:right w:val="none" w:sz="0" w:space="0" w:color="auto"/>
          </w:divBdr>
        </w:div>
        <w:div w:id="176429988">
          <w:marLeft w:val="640"/>
          <w:marRight w:val="0"/>
          <w:marTop w:val="0"/>
          <w:marBottom w:val="0"/>
          <w:divBdr>
            <w:top w:val="none" w:sz="0" w:space="0" w:color="auto"/>
            <w:left w:val="none" w:sz="0" w:space="0" w:color="auto"/>
            <w:bottom w:val="none" w:sz="0" w:space="0" w:color="auto"/>
            <w:right w:val="none" w:sz="0" w:space="0" w:color="auto"/>
          </w:divBdr>
        </w:div>
        <w:div w:id="243151587">
          <w:marLeft w:val="640"/>
          <w:marRight w:val="0"/>
          <w:marTop w:val="0"/>
          <w:marBottom w:val="0"/>
          <w:divBdr>
            <w:top w:val="none" w:sz="0" w:space="0" w:color="auto"/>
            <w:left w:val="none" w:sz="0" w:space="0" w:color="auto"/>
            <w:bottom w:val="none" w:sz="0" w:space="0" w:color="auto"/>
            <w:right w:val="none" w:sz="0" w:space="0" w:color="auto"/>
          </w:divBdr>
        </w:div>
        <w:div w:id="249967250">
          <w:marLeft w:val="640"/>
          <w:marRight w:val="0"/>
          <w:marTop w:val="0"/>
          <w:marBottom w:val="0"/>
          <w:divBdr>
            <w:top w:val="none" w:sz="0" w:space="0" w:color="auto"/>
            <w:left w:val="none" w:sz="0" w:space="0" w:color="auto"/>
            <w:bottom w:val="none" w:sz="0" w:space="0" w:color="auto"/>
            <w:right w:val="none" w:sz="0" w:space="0" w:color="auto"/>
          </w:divBdr>
        </w:div>
        <w:div w:id="293800416">
          <w:marLeft w:val="640"/>
          <w:marRight w:val="0"/>
          <w:marTop w:val="0"/>
          <w:marBottom w:val="0"/>
          <w:divBdr>
            <w:top w:val="none" w:sz="0" w:space="0" w:color="auto"/>
            <w:left w:val="none" w:sz="0" w:space="0" w:color="auto"/>
            <w:bottom w:val="none" w:sz="0" w:space="0" w:color="auto"/>
            <w:right w:val="none" w:sz="0" w:space="0" w:color="auto"/>
          </w:divBdr>
        </w:div>
        <w:div w:id="302393360">
          <w:marLeft w:val="640"/>
          <w:marRight w:val="0"/>
          <w:marTop w:val="0"/>
          <w:marBottom w:val="0"/>
          <w:divBdr>
            <w:top w:val="none" w:sz="0" w:space="0" w:color="auto"/>
            <w:left w:val="none" w:sz="0" w:space="0" w:color="auto"/>
            <w:bottom w:val="none" w:sz="0" w:space="0" w:color="auto"/>
            <w:right w:val="none" w:sz="0" w:space="0" w:color="auto"/>
          </w:divBdr>
        </w:div>
        <w:div w:id="314727307">
          <w:marLeft w:val="640"/>
          <w:marRight w:val="0"/>
          <w:marTop w:val="0"/>
          <w:marBottom w:val="0"/>
          <w:divBdr>
            <w:top w:val="none" w:sz="0" w:space="0" w:color="auto"/>
            <w:left w:val="none" w:sz="0" w:space="0" w:color="auto"/>
            <w:bottom w:val="none" w:sz="0" w:space="0" w:color="auto"/>
            <w:right w:val="none" w:sz="0" w:space="0" w:color="auto"/>
          </w:divBdr>
        </w:div>
        <w:div w:id="346518921">
          <w:marLeft w:val="640"/>
          <w:marRight w:val="0"/>
          <w:marTop w:val="0"/>
          <w:marBottom w:val="0"/>
          <w:divBdr>
            <w:top w:val="none" w:sz="0" w:space="0" w:color="auto"/>
            <w:left w:val="none" w:sz="0" w:space="0" w:color="auto"/>
            <w:bottom w:val="none" w:sz="0" w:space="0" w:color="auto"/>
            <w:right w:val="none" w:sz="0" w:space="0" w:color="auto"/>
          </w:divBdr>
        </w:div>
        <w:div w:id="349842213">
          <w:marLeft w:val="640"/>
          <w:marRight w:val="0"/>
          <w:marTop w:val="0"/>
          <w:marBottom w:val="0"/>
          <w:divBdr>
            <w:top w:val="none" w:sz="0" w:space="0" w:color="auto"/>
            <w:left w:val="none" w:sz="0" w:space="0" w:color="auto"/>
            <w:bottom w:val="none" w:sz="0" w:space="0" w:color="auto"/>
            <w:right w:val="none" w:sz="0" w:space="0" w:color="auto"/>
          </w:divBdr>
        </w:div>
        <w:div w:id="402027468">
          <w:marLeft w:val="640"/>
          <w:marRight w:val="0"/>
          <w:marTop w:val="0"/>
          <w:marBottom w:val="0"/>
          <w:divBdr>
            <w:top w:val="none" w:sz="0" w:space="0" w:color="auto"/>
            <w:left w:val="none" w:sz="0" w:space="0" w:color="auto"/>
            <w:bottom w:val="none" w:sz="0" w:space="0" w:color="auto"/>
            <w:right w:val="none" w:sz="0" w:space="0" w:color="auto"/>
          </w:divBdr>
        </w:div>
        <w:div w:id="414664647">
          <w:marLeft w:val="640"/>
          <w:marRight w:val="0"/>
          <w:marTop w:val="0"/>
          <w:marBottom w:val="0"/>
          <w:divBdr>
            <w:top w:val="none" w:sz="0" w:space="0" w:color="auto"/>
            <w:left w:val="none" w:sz="0" w:space="0" w:color="auto"/>
            <w:bottom w:val="none" w:sz="0" w:space="0" w:color="auto"/>
            <w:right w:val="none" w:sz="0" w:space="0" w:color="auto"/>
          </w:divBdr>
        </w:div>
        <w:div w:id="414788897">
          <w:marLeft w:val="640"/>
          <w:marRight w:val="0"/>
          <w:marTop w:val="0"/>
          <w:marBottom w:val="0"/>
          <w:divBdr>
            <w:top w:val="none" w:sz="0" w:space="0" w:color="auto"/>
            <w:left w:val="none" w:sz="0" w:space="0" w:color="auto"/>
            <w:bottom w:val="none" w:sz="0" w:space="0" w:color="auto"/>
            <w:right w:val="none" w:sz="0" w:space="0" w:color="auto"/>
          </w:divBdr>
        </w:div>
        <w:div w:id="426462723">
          <w:marLeft w:val="640"/>
          <w:marRight w:val="0"/>
          <w:marTop w:val="0"/>
          <w:marBottom w:val="0"/>
          <w:divBdr>
            <w:top w:val="none" w:sz="0" w:space="0" w:color="auto"/>
            <w:left w:val="none" w:sz="0" w:space="0" w:color="auto"/>
            <w:bottom w:val="none" w:sz="0" w:space="0" w:color="auto"/>
            <w:right w:val="none" w:sz="0" w:space="0" w:color="auto"/>
          </w:divBdr>
        </w:div>
        <w:div w:id="526257121">
          <w:marLeft w:val="640"/>
          <w:marRight w:val="0"/>
          <w:marTop w:val="0"/>
          <w:marBottom w:val="0"/>
          <w:divBdr>
            <w:top w:val="none" w:sz="0" w:space="0" w:color="auto"/>
            <w:left w:val="none" w:sz="0" w:space="0" w:color="auto"/>
            <w:bottom w:val="none" w:sz="0" w:space="0" w:color="auto"/>
            <w:right w:val="none" w:sz="0" w:space="0" w:color="auto"/>
          </w:divBdr>
        </w:div>
        <w:div w:id="554006959">
          <w:marLeft w:val="640"/>
          <w:marRight w:val="0"/>
          <w:marTop w:val="0"/>
          <w:marBottom w:val="0"/>
          <w:divBdr>
            <w:top w:val="none" w:sz="0" w:space="0" w:color="auto"/>
            <w:left w:val="none" w:sz="0" w:space="0" w:color="auto"/>
            <w:bottom w:val="none" w:sz="0" w:space="0" w:color="auto"/>
            <w:right w:val="none" w:sz="0" w:space="0" w:color="auto"/>
          </w:divBdr>
        </w:div>
        <w:div w:id="603803730">
          <w:marLeft w:val="640"/>
          <w:marRight w:val="0"/>
          <w:marTop w:val="0"/>
          <w:marBottom w:val="0"/>
          <w:divBdr>
            <w:top w:val="none" w:sz="0" w:space="0" w:color="auto"/>
            <w:left w:val="none" w:sz="0" w:space="0" w:color="auto"/>
            <w:bottom w:val="none" w:sz="0" w:space="0" w:color="auto"/>
            <w:right w:val="none" w:sz="0" w:space="0" w:color="auto"/>
          </w:divBdr>
        </w:div>
        <w:div w:id="662271908">
          <w:marLeft w:val="640"/>
          <w:marRight w:val="0"/>
          <w:marTop w:val="0"/>
          <w:marBottom w:val="0"/>
          <w:divBdr>
            <w:top w:val="none" w:sz="0" w:space="0" w:color="auto"/>
            <w:left w:val="none" w:sz="0" w:space="0" w:color="auto"/>
            <w:bottom w:val="none" w:sz="0" w:space="0" w:color="auto"/>
            <w:right w:val="none" w:sz="0" w:space="0" w:color="auto"/>
          </w:divBdr>
        </w:div>
        <w:div w:id="684556030">
          <w:marLeft w:val="640"/>
          <w:marRight w:val="0"/>
          <w:marTop w:val="0"/>
          <w:marBottom w:val="0"/>
          <w:divBdr>
            <w:top w:val="none" w:sz="0" w:space="0" w:color="auto"/>
            <w:left w:val="none" w:sz="0" w:space="0" w:color="auto"/>
            <w:bottom w:val="none" w:sz="0" w:space="0" w:color="auto"/>
            <w:right w:val="none" w:sz="0" w:space="0" w:color="auto"/>
          </w:divBdr>
        </w:div>
        <w:div w:id="695350949">
          <w:marLeft w:val="640"/>
          <w:marRight w:val="0"/>
          <w:marTop w:val="0"/>
          <w:marBottom w:val="0"/>
          <w:divBdr>
            <w:top w:val="none" w:sz="0" w:space="0" w:color="auto"/>
            <w:left w:val="none" w:sz="0" w:space="0" w:color="auto"/>
            <w:bottom w:val="none" w:sz="0" w:space="0" w:color="auto"/>
            <w:right w:val="none" w:sz="0" w:space="0" w:color="auto"/>
          </w:divBdr>
        </w:div>
        <w:div w:id="703403926">
          <w:marLeft w:val="640"/>
          <w:marRight w:val="0"/>
          <w:marTop w:val="0"/>
          <w:marBottom w:val="0"/>
          <w:divBdr>
            <w:top w:val="none" w:sz="0" w:space="0" w:color="auto"/>
            <w:left w:val="none" w:sz="0" w:space="0" w:color="auto"/>
            <w:bottom w:val="none" w:sz="0" w:space="0" w:color="auto"/>
            <w:right w:val="none" w:sz="0" w:space="0" w:color="auto"/>
          </w:divBdr>
        </w:div>
        <w:div w:id="713043239">
          <w:marLeft w:val="640"/>
          <w:marRight w:val="0"/>
          <w:marTop w:val="0"/>
          <w:marBottom w:val="0"/>
          <w:divBdr>
            <w:top w:val="none" w:sz="0" w:space="0" w:color="auto"/>
            <w:left w:val="none" w:sz="0" w:space="0" w:color="auto"/>
            <w:bottom w:val="none" w:sz="0" w:space="0" w:color="auto"/>
            <w:right w:val="none" w:sz="0" w:space="0" w:color="auto"/>
          </w:divBdr>
        </w:div>
        <w:div w:id="752051530">
          <w:marLeft w:val="640"/>
          <w:marRight w:val="0"/>
          <w:marTop w:val="0"/>
          <w:marBottom w:val="0"/>
          <w:divBdr>
            <w:top w:val="none" w:sz="0" w:space="0" w:color="auto"/>
            <w:left w:val="none" w:sz="0" w:space="0" w:color="auto"/>
            <w:bottom w:val="none" w:sz="0" w:space="0" w:color="auto"/>
            <w:right w:val="none" w:sz="0" w:space="0" w:color="auto"/>
          </w:divBdr>
        </w:div>
        <w:div w:id="797720973">
          <w:marLeft w:val="640"/>
          <w:marRight w:val="0"/>
          <w:marTop w:val="0"/>
          <w:marBottom w:val="0"/>
          <w:divBdr>
            <w:top w:val="none" w:sz="0" w:space="0" w:color="auto"/>
            <w:left w:val="none" w:sz="0" w:space="0" w:color="auto"/>
            <w:bottom w:val="none" w:sz="0" w:space="0" w:color="auto"/>
            <w:right w:val="none" w:sz="0" w:space="0" w:color="auto"/>
          </w:divBdr>
        </w:div>
        <w:div w:id="813377244">
          <w:marLeft w:val="640"/>
          <w:marRight w:val="0"/>
          <w:marTop w:val="0"/>
          <w:marBottom w:val="0"/>
          <w:divBdr>
            <w:top w:val="none" w:sz="0" w:space="0" w:color="auto"/>
            <w:left w:val="none" w:sz="0" w:space="0" w:color="auto"/>
            <w:bottom w:val="none" w:sz="0" w:space="0" w:color="auto"/>
            <w:right w:val="none" w:sz="0" w:space="0" w:color="auto"/>
          </w:divBdr>
        </w:div>
        <w:div w:id="829520722">
          <w:marLeft w:val="640"/>
          <w:marRight w:val="0"/>
          <w:marTop w:val="0"/>
          <w:marBottom w:val="0"/>
          <w:divBdr>
            <w:top w:val="none" w:sz="0" w:space="0" w:color="auto"/>
            <w:left w:val="none" w:sz="0" w:space="0" w:color="auto"/>
            <w:bottom w:val="none" w:sz="0" w:space="0" w:color="auto"/>
            <w:right w:val="none" w:sz="0" w:space="0" w:color="auto"/>
          </w:divBdr>
        </w:div>
        <w:div w:id="876048418">
          <w:marLeft w:val="640"/>
          <w:marRight w:val="0"/>
          <w:marTop w:val="0"/>
          <w:marBottom w:val="0"/>
          <w:divBdr>
            <w:top w:val="none" w:sz="0" w:space="0" w:color="auto"/>
            <w:left w:val="none" w:sz="0" w:space="0" w:color="auto"/>
            <w:bottom w:val="none" w:sz="0" w:space="0" w:color="auto"/>
            <w:right w:val="none" w:sz="0" w:space="0" w:color="auto"/>
          </w:divBdr>
        </w:div>
        <w:div w:id="895628060">
          <w:marLeft w:val="640"/>
          <w:marRight w:val="0"/>
          <w:marTop w:val="0"/>
          <w:marBottom w:val="0"/>
          <w:divBdr>
            <w:top w:val="none" w:sz="0" w:space="0" w:color="auto"/>
            <w:left w:val="none" w:sz="0" w:space="0" w:color="auto"/>
            <w:bottom w:val="none" w:sz="0" w:space="0" w:color="auto"/>
            <w:right w:val="none" w:sz="0" w:space="0" w:color="auto"/>
          </w:divBdr>
        </w:div>
        <w:div w:id="899370109">
          <w:marLeft w:val="640"/>
          <w:marRight w:val="0"/>
          <w:marTop w:val="0"/>
          <w:marBottom w:val="0"/>
          <w:divBdr>
            <w:top w:val="none" w:sz="0" w:space="0" w:color="auto"/>
            <w:left w:val="none" w:sz="0" w:space="0" w:color="auto"/>
            <w:bottom w:val="none" w:sz="0" w:space="0" w:color="auto"/>
            <w:right w:val="none" w:sz="0" w:space="0" w:color="auto"/>
          </w:divBdr>
        </w:div>
        <w:div w:id="930160707">
          <w:marLeft w:val="640"/>
          <w:marRight w:val="0"/>
          <w:marTop w:val="0"/>
          <w:marBottom w:val="0"/>
          <w:divBdr>
            <w:top w:val="none" w:sz="0" w:space="0" w:color="auto"/>
            <w:left w:val="none" w:sz="0" w:space="0" w:color="auto"/>
            <w:bottom w:val="none" w:sz="0" w:space="0" w:color="auto"/>
            <w:right w:val="none" w:sz="0" w:space="0" w:color="auto"/>
          </w:divBdr>
        </w:div>
        <w:div w:id="966396977">
          <w:marLeft w:val="640"/>
          <w:marRight w:val="0"/>
          <w:marTop w:val="0"/>
          <w:marBottom w:val="0"/>
          <w:divBdr>
            <w:top w:val="none" w:sz="0" w:space="0" w:color="auto"/>
            <w:left w:val="none" w:sz="0" w:space="0" w:color="auto"/>
            <w:bottom w:val="none" w:sz="0" w:space="0" w:color="auto"/>
            <w:right w:val="none" w:sz="0" w:space="0" w:color="auto"/>
          </w:divBdr>
        </w:div>
        <w:div w:id="970404635">
          <w:marLeft w:val="640"/>
          <w:marRight w:val="0"/>
          <w:marTop w:val="0"/>
          <w:marBottom w:val="0"/>
          <w:divBdr>
            <w:top w:val="none" w:sz="0" w:space="0" w:color="auto"/>
            <w:left w:val="none" w:sz="0" w:space="0" w:color="auto"/>
            <w:bottom w:val="none" w:sz="0" w:space="0" w:color="auto"/>
            <w:right w:val="none" w:sz="0" w:space="0" w:color="auto"/>
          </w:divBdr>
        </w:div>
        <w:div w:id="993336866">
          <w:marLeft w:val="640"/>
          <w:marRight w:val="0"/>
          <w:marTop w:val="0"/>
          <w:marBottom w:val="0"/>
          <w:divBdr>
            <w:top w:val="none" w:sz="0" w:space="0" w:color="auto"/>
            <w:left w:val="none" w:sz="0" w:space="0" w:color="auto"/>
            <w:bottom w:val="none" w:sz="0" w:space="0" w:color="auto"/>
            <w:right w:val="none" w:sz="0" w:space="0" w:color="auto"/>
          </w:divBdr>
        </w:div>
        <w:div w:id="1037240267">
          <w:marLeft w:val="640"/>
          <w:marRight w:val="0"/>
          <w:marTop w:val="0"/>
          <w:marBottom w:val="0"/>
          <w:divBdr>
            <w:top w:val="none" w:sz="0" w:space="0" w:color="auto"/>
            <w:left w:val="none" w:sz="0" w:space="0" w:color="auto"/>
            <w:bottom w:val="none" w:sz="0" w:space="0" w:color="auto"/>
            <w:right w:val="none" w:sz="0" w:space="0" w:color="auto"/>
          </w:divBdr>
        </w:div>
        <w:div w:id="1040939635">
          <w:marLeft w:val="640"/>
          <w:marRight w:val="0"/>
          <w:marTop w:val="0"/>
          <w:marBottom w:val="0"/>
          <w:divBdr>
            <w:top w:val="none" w:sz="0" w:space="0" w:color="auto"/>
            <w:left w:val="none" w:sz="0" w:space="0" w:color="auto"/>
            <w:bottom w:val="none" w:sz="0" w:space="0" w:color="auto"/>
            <w:right w:val="none" w:sz="0" w:space="0" w:color="auto"/>
          </w:divBdr>
        </w:div>
        <w:div w:id="1043290797">
          <w:marLeft w:val="640"/>
          <w:marRight w:val="0"/>
          <w:marTop w:val="0"/>
          <w:marBottom w:val="0"/>
          <w:divBdr>
            <w:top w:val="none" w:sz="0" w:space="0" w:color="auto"/>
            <w:left w:val="none" w:sz="0" w:space="0" w:color="auto"/>
            <w:bottom w:val="none" w:sz="0" w:space="0" w:color="auto"/>
            <w:right w:val="none" w:sz="0" w:space="0" w:color="auto"/>
          </w:divBdr>
        </w:div>
        <w:div w:id="1099065565">
          <w:marLeft w:val="640"/>
          <w:marRight w:val="0"/>
          <w:marTop w:val="0"/>
          <w:marBottom w:val="0"/>
          <w:divBdr>
            <w:top w:val="none" w:sz="0" w:space="0" w:color="auto"/>
            <w:left w:val="none" w:sz="0" w:space="0" w:color="auto"/>
            <w:bottom w:val="none" w:sz="0" w:space="0" w:color="auto"/>
            <w:right w:val="none" w:sz="0" w:space="0" w:color="auto"/>
          </w:divBdr>
        </w:div>
        <w:div w:id="1141071611">
          <w:marLeft w:val="640"/>
          <w:marRight w:val="0"/>
          <w:marTop w:val="0"/>
          <w:marBottom w:val="0"/>
          <w:divBdr>
            <w:top w:val="none" w:sz="0" w:space="0" w:color="auto"/>
            <w:left w:val="none" w:sz="0" w:space="0" w:color="auto"/>
            <w:bottom w:val="none" w:sz="0" w:space="0" w:color="auto"/>
            <w:right w:val="none" w:sz="0" w:space="0" w:color="auto"/>
          </w:divBdr>
        </w:div>
        <w:div w:id="1146817069">
          <w:marLeft w:val="640"/>
          <w:marRight w:val="0"/>
          <w:marTop w:val="0"/>
          <w:marBottom w:val="0"/>
          <w:divBdr>
            <w:top w:val="none" w:sz="0" w:space="0" w:color="auto"/>
            <w:left w:val="none" w:sz="0" w:space="0" w:color="auto"/>
            <w:bottom w:val="none" w:sz="0" w:space="0" w:color="auto"/>
            <w:right w:val="none" w:sz="0" w:space="0" w:color="auto"/>
          </w:divBdr>
        </w:div>
        <w:div w:id="1160465036">
          <w:marLeft w:val="640"/>
          <w:marRight w:val="0"/>
          <w:marTop w:val="0"/>
          <w:marBottom w:val="0"/>
          <w:divBdr>
            <w:top w:val="none" w:sz="0" w:space="0" w:color="auto"/>
            <w:left w:val="none" w:sz="0" w:space="0" w:color="auto"/>
            <w:bottom w:val="none" w:sz="0" w:space="0" w:color="auto"/>
            <w:right w:val="none" w:sz="0" w:space="0" w:color="auto"/>
          </w:divBdr>
        </w:div>
        <w:div w:id="1207336670">
          <w:marLeft w:val="640"/>
          <w:marRight w:val="0"/>
          <w:marTop w:val="0"/>
          <w:marBottom w:val="0"/>
          <w:divBdr>
            <w:top w:val="none" w:sz="0" w:space="0" w:color="auto"/>
            <w:left w:val="none" w:sz="0" w:space="0" w:color="auto"/>
            <w:bottom w:val="none" w:sz="0" w:space="0" w:color="auto"/>
            <w:right w:val="none" w:sz="0" w:space="0" w:color="auto"/>
          </w:divBdr>
        </w:div>
        <w:div w:id="1208028617">
          <w:marLeft w:val="640"/>
          <w:marRight w:val="0"/>
          <w:marTop w:val="0"/>
          <w:marBottom w:val="0"/>
          <w:divBdr>
            <w:top w:val="none" w:sz="0" w:space="0" w:color="auto"/>
            <w:left w:val="none" w:sz="0" w:space="0" w:color="auto"/>
            <w:bottom w:val="none" w:sz="0" w:space="0" w:color="auto"/>
            <w:right w:val="none" w:sz="0" w:space="0" w:color="auto"/>
          </w:divBdr>
        </w:div>
        <w:div w:id="1235621739">
          <w:marLeft w:val="640"/>
          <w:marRight w:val="0"/>
          <w:marTop w:val="0"/>
          <w:marBottom w:val="0"/>
          <w:divBdr>
            <w:top w:val="none" w:sz="0" w:space="0" w:color="auto"/>
            <w:left w:val="none" w:sz="0" w:space="0" w:color="auto"/>
            <w:bottom w:val="none" w:sz="0" w:space="0" w:color="auto"/>
            <w:right w:val="none" w:sz="0" w:space="0" w:color="auto"/>
          </w:divBdr>
        </w:div>
        <w:div w:id="1261328672">
          <w:marLeft w:val="640"/>
          <w:marRight w:val="0"/>
          <w:marTop w:val="0"/>
          <w:marBottom w:val="0"/>
          <w:divBdr>
            <w:top w:val="none" w:sz="0" w:space="0" w:color="auto"/>
            <w:left w:val="none" w:sz="0" w:space="0" w:color="auto"/>
            <w:bottom w:val="none" w:sz="0" w:space="0" w:color="auto"/>
            <w:right w:val="none" w:sz="0" w:space="0" w:color="auto"/>
          </w:divBdr>
        </w:div>
        <w:div w:id="1274484010">
          <w:marLeft w:val="640"/>
          <w:marRight w:val="0"/>
          <w:marTop w:val="0"/>
          <w:marBottom w:val="0"/>
          <w:divBdr>
            <w:top w:val="none" w:sz="0" w:space="0" w:color="auto"/>
            <w:left w:val="none" w:sz="0" w:space="0" w:color="auto"/>
            <w:bottom w:val="none" w:sz="0" w:space="0" w:color="auto"/>
            <w:right w:val="none" w:sz="0" w:space="0" w:color="auto"/>
          </w:divBdr>
        </w:div>
        <w:div w:id="1286886668">
          <w:marLeft w:val="640"/>
          <w:marRight w:val="0"/>
          <w:marTop w:val="0"/>
          <w:marBottom w:val="0"/>
          <w:divBdr>
            <w:top w:val="none" w:sz="0" w:space="0" w:color="auto"/>
            <w:left w:val="none" w:sz="0" w:space="0" w:color="auto"/>
            <w:bottom w:val="none" w:sz="0" w:space="0" w:color="auto"/>
            <w:right w:val="none" w:sz="0" w:space="0" w:color="auto"/>
          </w:divBdr>
        </w:div>
        <w:div w:id="1353727232">
          <w:marLeft w:val="640"/>
          <w:marRight w:val="0"/>
          <w:marTop w:val="0"/>
          <w:marBottom w:val="0"/>
          <w:divBdr>
            <w:top w:val="none" w:sz="0" w:space="0" w:color="auto"/>
            <w:left w:val="none" w:sz="0" w:space="0" w:color="auto"/>
            <w:bottom w:val="none" w:sz="0" w:space="0" w:color="auto"/>
            <w:right w:val="none" w:sz="0" w:space="0" w:color="auto"/>
          </w:divBdr>
        </w:div>
        <w:div w:id="1379276911">
          <w:marLeft w:val="640"/>
          <w:marRight w:val="0"/>
          <w:marTop w:val="0"/>
          <w:marBottom w:val="0"/>
          <w:divBdr>
            <w:top w:val="none" w:sz="0" w:space="0" w:color="auto"/>
            <w:left w:val="none" w:sz="0" w:space="0" w:color="auto"/>
            <w:bottom w:val="none" w:sz="0" w:space="0" w:color="auto"/>
            <w:right w:val="none" w:sz="0" w:space="0" w:color="auto"/>
          </w:divBdr>
        </w:div>
        <w:div w:id="1414276425">
          <w:marLeft w:val="640"/>
          <w:marRight w:val="0"/>
          <w:marTop w:val="0"/>
          <w:marBottom w:val="0"/>
          <w:divBdr>
            <w:top w:val="none" w:sz="0" w:space="0" w:color="auto"/>
            <w:left w:val="none" w:sz="0" w:space="0" w:color="auto"/>
            <w:bottom w:val="none" w:sz="0" w:space="0" w:color="auto"/>
            <w:right w:val="none" w:sz="0" w:space="0" w:color="auto"/>
          </w:divBdr>
        </w:div>
        <w:div w:id="1415476399">
          <w:marLeft w:val="640"/>
          <w:marRight w:val="0"/>
          <w:marTop w:val="0"/>
          <w:marBottom w:val="0"/>
          <w:divBdr>
            <w:top w:val="none" w:sz="0" w:space="0" w:color="auto"/>
            <w:left w:val="none" w:sz="0" w:space="0" w:color="auto"/>
            <w:bottom w:val="none" w:sz="0" w:space="0" w:color="auto"/>
            <w:right w:val="none" w:sz="0" w:space="0" w:color="auto"/>
          </w:divBdr>
        </w:div>
        <w:div w:id="1499543919">
          <w:marLeft w:val="640"/>
          <w:marRight w:val="0"/>
          <w:marTop w:val="0"/>
          <w:marBottom w:val="0"/>
          <w:divBdr>
            <w:top w:val="none" w:sz="0" w:space="0" w:color="auto"/>
            <w:left w:val="none" w:sz="0" w:space="0" w:color="auto"/>
            <w:bottom w:val="none" w:sz="0" w:space="0" w:color="auto"/>
            <w:right w:val="none" w:sz="0" w:space="0" w:color="auto"/>
          </w:divBdr>
        </w:div>
        <w:div w:id="1506087098">
          <w:marLeft w:val="640"/>
          <w:marRight w:val="0"/>
          <w:marTop w:val="0"/>
          <w:marBottom w:val="0"/>
          <w:divBdr>
            <w:top w:val="none" w:sz="0" w:space="0" w:color="auto"/>
            <w:left w:val="none" w:sz="0" w:space="0" w:color="auto"/>
            <w:bottom w:val="none" w:sz="0" w:space="0" w:color="auto"/>
            <w:right w:val="none" w:sz="0" w:space="0" w:color="auto"/>
          </w:divBdr>
        </w:div>
        <w:div w:id="1534922536">
          <w:marLeft w:val="640"/>
          <w:marRight w:val="0"/>
          <w:marTop w:val="0"/>
          <w:marBottom w:val="0"/>
          <w:divBdr>
            <w:top w:val="none" w:sz="0" w:space="0" w:color="auto"/>
            <w:left w:val="none" w:sz="0" w:space="0" w:color="auto"/>
            <w:bottom w:val="none" w:sz="0" w:space="0" w:color="auto"/>
            <w:right w:val="none" w:sz="0" w:space="0" w:color="auto"/>
          </w:divBdr>
        </w:div>
        <w:div w:id="1568229393">
          <w:marLeft w:val="640"/>
          <w:marRight w:val="0"/>
          <w:marTop w:val="0"/>
          <w:marBottom w:val="0"/>
          <w:divBdr>
            <w:top w:val="none" w:sz="0" w:space="0" w:color="auto"/>
            <w:left w:val="none" w:sz="0" w:space="0" w:color="auto"/>
            <w:bottom w:val="none" w:sz="0" w:space="0" w:color="auto"/>
            <w:right w:val="none" w:sz="0" w:space="0" w:color="auto"/>
          </w:divBdr>
        </w:div>
        <w:div w:id="1586113608">
          <w:marLeft w:val="640"/>
          <w:marRight w:val="0"/>
          <w:marTop w:val="0"/>
          <w:marBottom w:val="0"/>
          <w:divBdr>
            <w:top w:val="none" w:sz="0" w:space="0" w:color="auto"/>
            <w:left w:val="none" w:sz="0" w:space="0" w:color="auto"/>
            <w:bottom w:val="none" w:sz="0" w:space="0" w:color="auto"/>
            <w:right w:val="none" w:sz="0" w:space="0" w:color="auto"/>
          </w:divBdr>
        </w:div>
        <w:div w:id="1600748856">
          <w:marLeft w:val="640"/>
          <w:marRight w:val="0"/>
          <w:marTop w:val="0"/>
          <w:marBottom w:val="0"/>
          <w:divBdr>
            <w:top w:val="none" w:sz="0" w:space="0" w:color="auto"/>
            <w:left w:val="none" w:sz="0" w:space="0" w:color="auto"/>
            <w:bottom w:val="none" w:sz="0" w:space="0" w:color="auto"/>
            <w:right w:val="none" w:sz="0" w:space="0" w:color="auto"/>
          </w:divBdr>
        </w:div>
        <w:div w:id="1609770678">
          <w:marLeft w:val="640"/>
          <w:marRight w:val="0"/>
          <w:marTop w:val="0"/>
          <w:marBottom w:val="0"/>
          <w:divBdr>
            <w:top w:val="none" w:sz="0" w:space="0" w:color="auto"/>
            <w:left w:val="none" w:sz="0" w:space="0" w:color="auto"/>
            <w:bottom w:val="none" w:sz="0" w:space="0" w:color="auto"/>
            <w:right w:val="none" w:sz="0" w:space="0" w:color="auto"/>
          </w:divBdr>
        </w:div>
        <w:div w:id="1620181288">
          <w:marLeft w:val="640"/>
          <w:marRight w:val="0"/>
          <w:marTop w:val="0"/>
          <w:marBottom w:val="0"/>
          <w:divBdr>
            <w:top w:val="none" w:sz="0" w:space="0" w:color="auto"/>
            <w:left w:val="none" w:sz="0" w:space="0" w:color="auto"/>
            <w:bottom w:val="none" w:sz="0" w:space="0" w:color="auto"/>
            <w:right w:val="none" w:sz="0" w:space="0" w:color="auto"/>
          </w:divBdr>
        </w:div>
        <w:div w:id="1668558790">
          <w:marLeft w:val="640"/>
          <w:marRight w:val="0"/>
          <w:marTop w:val="0"/>
          <w:marBottom w:val="0"/>
          <w:divBdr>
            <w:top w:val="none" w:sz="0" w:space="0" w:color="auto"/>
            <w:left w:val="none" w:sz="0" w:space="0" w:color="auto"/>
            <w:bottom w:val="none" w:sz="0" w:space="0" w:color="auto"/>
            <w:right w:val="none" w:sz="0" w:space="0" w:color="auto"/>
          </w:divBdr>
        </w:div>
        <w:div w:id="1669407563">
          <w:marLeft w:val="640"/>
          <w:marRight w:val="0"/>
          <w:marTop w:val="0"/>
          <w:marBottom w:val="0"/>
          <w:divBdr>
            <w:top w:val="none" w:sz="0" w:space="0" w:color="auto"/>
            <w:left w:val="none" w:sz="0" w:space="0" w:color="auto"/>
            <w:bottom w:val="none" w:sz="0" w:space="0" w:color="auto"/>
            <w:right w:val="none" w:sz="0" w:space="0" w:color="auto"/>
          </w:divBdr>
        </w:div>
        <w:div w:id="1702777788">
          <w:marLeft w:val="640"/>
          <w:marRight w:val="0"/>
          <w:marTop w:val="0"/>
          <w:marBottom w:val="0"/>
          <w:divBdr>
            <w:top w:val="none" w:sz="0" w:space="0" w:color="auto"/>
            <w:left w:val="none" w:sz="0" w:space="0" w:color="auto"/>
            <w:bottom w:val="none" w:sz="0" w:space="0" w:color="auto"/>
            <w:right w:val="none" w:sz="0" w:space="0" w:color="auto"/>
          </w:divBdr>
        </w:div>
        <w:div w:id="1733625523">
          <w:marLeft w:val="640"/>
          <w:marRight w:val="0"/>
          <w:marTop w:val="0"/>
          <w:marBottom w:val="0"/>
          <w:divBdr>
            <w:top w:val="none" w:sz="0" w:space="0" w:color="auto"/>
            <w:left w:val="none" w:sz="0" w:space="0" w:color="auto"/>
            <w:bottom w:val="none" w:sz="0" w:space="0" w:color="auto"/>
            <w:right w:val="none" w:sz="0" w:space="0" w:color="auto"/>
          </w:divBdr>
        </w:div>
        <w:div w:id="1758360921">
          <w:marLeft w:val="640"/>
          <w:marRight w:val="0"/>
          <w:marTop w:val="0"/>
          <w:marBottom w:val="0"/>
          <w:divBdr>
            <w:top w:val="none" w:sz="0" w:space="0" w:color="auto"/>
            <w:left w:val="none" w:sz="0" w:space="0" w:color="auto"/>
            <w:bottom w:val="none" w:sz="0" w:space="0" w:color="auto"/>
            <w:right w:val="none" w:sz="0" w:space="0" w:color="auto"/>
          </w:divBdr>
        </w:div>
        <w:div w:id="1814103158">
          <w:marLeft w:val="640"/>
          <w:marRight w:val="0"/>
          <w:marTop w:val="0"/>
          <w:marBottom w:val="0"/>
          <w:divBdr>
            <w:top w:val="none" w:sz="0" w:space="0" w:color="auto"/>
            <w:left w:val="none" w:sz="0" w:space="0" w:color="auto"/>
            <w:bottom w:val="none" w:sz="0" w:space="0" w:color="auto"/>
            <w:right w:val="none" w:sz="0" w:space="0" w:color="auto"/>
          </w:divBdr>
        </w:div>
        <w:div w:id="1832406487">
          <w:marLeft w:val="640"/>
          <w:marRight w:val="0"/>
          <w:marTop w:val="0"/>
          <w:marBottom w:val="0"/>
          <w:divBdr>
            <w:top w:val="none" w:sz="0" w:space="0" w:color="auto"/>
            <w:left w:val="none" w:sz="0" w:space="0" w:color="auto"/>
            <w:bottom w:val="none" w:sz="0" w:space="0" w:color="auto"/>
            <w:right w:val="none" w:sz="0" w:space="0" w:color="auto"/>
          </w:divBdr>
        </w:div>
        <w:div w:id="1843201819">
          <w:marLeft w:val="640"/>
          <w:marRight w:val="0"/>
          <w:marTop w:val="0"/>
          <w:marBottom w:val="0"/>
          <w:divBdr>
            <w:top w:val="none" w:sz="0" w:space="0" w:color="auto"/>
            <w:left w:val="none" w:sz="0" w:space="0" w:color="auto"/>
            <w:bottom w:val="none" w:sz="0" w:space="0" w:color="auto"/>
            <w:right w:val="none" w:sz="0" w:space="0" w:color="auto"/>
          </w:divBdr>
        </w:div>
        <w:div w:id="1881749461">
          <w:marLeft w:val="640"/>
          <w:marRight w:val="0"/>
          <w:marTop w:val="0"/>
          <w:marBottom w:val="0"/>
          <w:divBdr>
            <w:top w:val="none" w:sz="0" w:space="0" w:color="auto"/>
            <w:left w:val="none" w:sz="0" w:space="0" w:color="auto"/>
            <w:bottom w:val="none" w:sz="0" w:space="0" w:color="auto"/>
            <w:right w:val="none" w:sz="0" w:space="0" w:color="auto"/>
          </w:divBdr>
        </w:div>
        <w:div w:id="1916161280">
          <w:marLeft w:val="640"/>
          <w:marRight w:val="0"/>
          <w:marTop w:val="0"/>
          <w:marBottom w:val="0"/>
          <w:divBdr>
            <w:top w:val="none" w:sz="0" w:space="0" w:color="auto"/>
            <w:left w:val="none" w:sz="0" w:space="0" w:color="auto"/>
            <w:bottom w:val="none" w:sz="0" w:space="0" w:color="auto"/>
            <w:right w:val="none" w:sz="0" w:space="0" w:color="auto"/>
          </w:divBdr>
        </w:div>
        <w:div w:id="1925147072">
          <w:marLeft w:val="640"/>
          <w:marRight w:val="0"/>
          <w:marTop w:val="0"/>
          <w:marBottom w:val="0"/>
          <w:divBdr>
            <w:top w:val="none" w:sz="0" w:space="0" w:color="auto"/>
            <w:left w:val="none" w:sz="0" w:space="0" w:color="auto"/>
            <w:bottom w:val="none" w:sz="0" w:space="0" w:color="auto"/>
            <w:right w:val="none" w:sz="0" w:space="0" w:color="auto"/>
          </w:divBdr>
        </w:div>
        <w:div w:id="1928151466">
          <w:marLeft w:val="640"/>
          <w:marRight w:val="0"/>
          <w:marTop w:val="0"/>
          <w:marBottom w:val="0"/>
          <w:divBdr>
            <w:top w:val="none" w:sz="0" w:space="0" w:color="auto"/>
            <w:left w:val="none" w:sz="0" w:space="0" w:color="auto"/>
            <w:bottom w:val="none" w:sz="0" w:space="0" w:color="auto"/>
            <w:right w:val="none" w:sz="0" w:space="0" w:color="auto"/>
          </w:divBdr>
        </w:div>
        <w:div w:id="1943951881">
          <w:marLeft w:val="640"/>
          <w:marRight w:val="0"/>
          <w:marTop w:val="0"/>
          <w:marBottom w:val="0"/>
          <w:divBdr>
            <w:top w:val="none" w:sz="0" w:space="0" w:color="auto"/>
            <w:left w:val="none" w:sz="0" w:space="0" w:color="auto"/>
            <w:bottom w:val="none" w:sz="0" w:space="0" w:color="auto"/>
            <w:right w:val="none" w:sz="0" w:space="0" w:color="auto"/>
          </w:divBdr>
        </w:div>
        <w:div w:id="1950231989">
          <w:marLeft w:val="640"/>
          <w:marRight w:val="0"/>
          <w:marTop w:val="0"/>
          <w:marBottom w:val="0"/>
          <w:divBdr>
            <w:top w:val="none" w:sz="0" w:space="0" w:color="auto"/>
            <w:left w:val="none" w:sz="0" w:space="0" w:color="auto"/>
            <w:bottom w:val="none" w:sz="0" w:space="0" w:color="auto"/>
            <w:right w:val="none" w:sz="0" w:space="0" w:color="auto"/>
          </w:divBdr>
        </w:div>
        <w:div w:id="1956210155">
          <w:marLeft w:val="640"/>
          <w:marRight w:val="0"/>
          <w:marTop w:val="0"/>
          <w:marBottom w:val="0"/>
          <w:divBdr>
            <w:top w:val="none" w:sz="0" w:space="0" w:color="auto"/>
            <w:left w:val="none" w:sz="0" w:space="0" w:color="auto"/>
            <w:bottom w:val="none" w:sz="0" w:space="0" w:color="auto"/>
            <w:right w:val="none" w:sz="0" w:space="0" w:color="auto"/>
          </w:divBdr>
        </w:div>
        <w:div w:id="1960723438">
          <w:marLeft w:val="640"/>
          <w:marRight w:val="0"/>
          <w:marTop w:val="0"/>
          <w:marBottom w:val="0"/>
          <w:divBdr>
            <w:top w:val="none" w:sz="0" w:space="0" w:color="auto"/>
            <w:left w:val="none" w:sz="0" w:space="0" w:color="auto"/>
            <w:bottom w:val="none" w:sz="0" w:space="0" w:color="auto"/>
            <w:right w:val="none" w:sz="0" w:space="0" w:color="auto"/>
          </w:divBdr>
        </w:div>
        <w:div w:id="1965695464">
          <w:marLeft w:val="640"/>
          <w:marRight w:val="0"/>
          <w:marTop w:val="0"/>
          <w:marBottom w:val="0"/>
          <w:divBdr>
            <w:top w:val="none" w:sz="0" w:space="0" w:color="auto"/>
            <w:left w:val="none" w:sz="0" w:space="0" w:color="auto"/>
            <w:bottom w:val="none" w:sz="0" w:space="0" w:color="auto"/>
            <w:right w:val="none" w:sz="0" w:space="0" w:color="auto"/>
          </w:divBdr>
        </w:div>
        <w:div w:id="1974558692">
          <w:marLeft w:val="640"/>
          <w:marRight w:val="0"/>
          <w:marTop w:val="0"/>
          <w:marBottom w:val="0"/>
          <w:divBdr>
            <w:top w:val="none" w:sz="0" w:space="0" w:color="auto"/>
            <w:left w:val="none" w:sz="0" w:space="0" w:color="auto"/>
            <w:bottom w:val="none" w:sz="0" w:space="0" w:color="auto"/>
            <w:right w:val="none" w:sz="0" w:space="0" w:color="auto"/>
          </w:divBdr>
        </w:div>
        <w:div w:id="2000032781">
          <w:marLeft w:val="640"/>
          <w:marRight w:val="0"/>
          <w:marTop w:val="0"/>
          <w:marBottom w:val="0"/>
          <w:divBdr>
            <w:top w:val="none" w:sz="0" w:space="0" w:color="auto"/>
            <w:left w:val="none" w:sz="0" w:space="0" w:color="auto"/>
            <w:bottom w:val="none" w:sz="0" w:space="0" w:color="auto"/>
            <w:right w:val="none" w:sz="0" w:space="0" w:color="auto"/>
          </w:divBdr>
        </w:div>
        <w:div w:id="2002737380">
          <w:marLeft w:val="640"/>
          <w:marRight w:val="0"/>
          <w:marTop w:val="0"/>
          <w:marBottom w:val="0"/>
          <w:divBdr>
            <w:top w:val="none" w:sz="0" w:space="0" w:color="auto"/>
            <w:left w:val="none" w:sz="0" w:space="0" w:color="auto"/>
            <w:bottom w:val="none" w:sz="0" w:space="0" w:color="auto"/>
            <w:right w:val="none" w:sz="0" w:space="0" w:color="auto"/>
          </w:divBdr>
        </w:div>
        <w:div w:id="2017491736">
          <w:marLeft w:val="640"/>
          <w:marRight w:val="0"/>
          <w:marTop w:val="0"/>
          <w:marBottom w:val="0"/>
          <w:divBdr>
            <w:top w:val="none" w:sz="0" w:space="0" w:color="auto"/>
            <w:left w:val="none" w:sz="0" w:space="0" w:color="auto"/>
            <w:bottom w:val="none" w:sz="0" w:space="0" w:color="auto"/>
            <w:right w:val="none" w:sz="0" w:space="0" w:color="auto"/>
          </w:divBdr>
        </w:div>
        <w:div w:id="2047679937">
          <w:marLeft w:val="640"/>
          <w:marRight w:val="0"/>
          <w:marTop w:val="0"/>
          <w:marBottom w:val="0"/>
          <w:divBdr>
            <w:top w:val="none" w:sz="0" w:space="0" w:color="auto"/>
            <w:left w:val="none" w:sz="0" w:space="0" w:color="auto"/>
            <w:bottom w:val="none" w:sz="0" w:space="0" w:color="auto"/>
            <w:right w:val="none" w:sz="0" w:space="0" w:color="auto"/>
          </w:divBdr>
        </w:div>
        <w:div w:id="2053068285">
          <w:marLeft w:val="640"/>
          <w:marRight w:val="0"/>
          <w:marTop w:val="0"/>
          <w:marBottom w:val="0"/>
          <w:divBdr>
            <w:top w:val="none" w:sz="0" w:space="0" w:color="auto"/>
            <w:left w:val="none" w:sz="0" w:space="0" w:color="auto"/>
            <w:bottom w:val="none" w:sz="0" w:space="0" w:color="auto"/>
            <w:right w:val="none" w:sz="0" w:space="0" w:color="auto"/>
          </w:divBdr>
        </w:div>
        <w:div w:id="2057122976">
          <w:marLeft w:val="640"/>
          <w:marRight w:val="0"/>
          <w:marTop w:val="0"/>
          <w:marBottom w:val="0"/>
          <w:divBdr>
            <w:top w:val="none" w:sz="0" w:space="0" w:color="auto"/>
            <w:left w:val="none" w:sz="0" w:space="0" w:color="auto"/>
            <w:bottom w:val="none" w:sz="0" w:space="0" w:color="auto"/>
            <w:right w:val="none" w:sz="0" w:space="0" w:color="auto"/>
          </w:divBdr>
        </w:div>
        <w:div w:id="2066567222">
          <w:marLeft w:val="640"/>
          <w:marRight w:val="0"/>
          <w:marTop w:val="0"/>
          <w:marBottom w:val="0"/>
          <w:divBdr>
            <w:top w:val="none" w:sz="0" w:space="0" w:color="auto"/>
            <w:left w:val="none" w:sz="0" w:space="0" w:color="auto"/>
            <w:bottom w:val="none" w:sz="0" w:space="0" w:color="auto"/>
            <w:right w:val="none" w:sz="0" w:space="0" w:color="auto"/>
          </w:divBdr>
        </w:div>
        <w:div w:id="2081827810">
          <w:marLeft w:val="640"/>
          <w:marRight w:val="0"/>
          <w:marTop w:val="0"/>
          <w:marBottom w:val="0"/>
          <w:divBdr>
            <w:top w:val="none" w:sz="0" w:space="0" w:color="auto"/>
            <w:left w:val="none" w:sz="0" w:space="0" w:color="auto"/>
            <w:bottom w:val="none" w:sz="0" w:space="0" w:color="auto"/>
            <w:right w:val="none" w:sz="0" w:space="0" w:color="auto"/>
          </w:divBdr>
        </w:div>
      </w:divsChild>
    </w:div>
    <w:div w:id="568275385">
      <w:bodyDiv w:val="1"/>
      <w:marLeft w:val="0"/>
      <w:marRight w:val="0"/>
      <w:marTop w:val="0"/>
      <w:marBottom w:val="0"/>
      <w:divBdr>
        <w:top w:val="none" w:sz="0" w:space="0" w:color="auto"/>
        <w:left w:val="none" w:sz="0" w:space="0" w:color="auto"/>
        <w:bottom w:val="none" w:sz="0" w:space="0" w:color="auto"/>
        <w:right w:val="none" w:sz="0" w:space="0" w:color="auto"/>
      </w:divBdr>
      <w:divsChild>
        <w:div w:id="52513408">
          <w:marLeft w:val="640"/>
          <w:marRight w:val="0"/>
          <w:marTop w:val="0"/>
          <w:marBottom w:val="0"/>
          <w:divBdr>
            <w:top w:val="none" w:sz="0" w:space="0" w:color="auto"/>
            <w:left w:val="none" w:sz="0" w:space="0" w:color="auto"/>
            <w:bottom w:val="none" w:sz="0" w:space="0" w:color="auto"/>
            <w:right w:val="none" w:sz="0" w:space="0" w:color="auto"/>
          </w:divBdr>
        </w:div>
        <w:div w:id="55130499">
          <w:marLeft w:val="640"/>
          <w:marRight w:val="0"/>
          <w:marTop w:val="0"/>
          <w:marBottom w:val="0"/>
          <w:divBdr>
            <w:top w:val="none" w:sz="0" w:space="0" w:color="auto"/>
            <w:left w:val="none" w:sz="0" w:space="0" w:color="auto"/>
            <w:bottom w:val="none" w:sz="0" w:space="0" w:color="auto"/>
            <w:right w:val="none" w:sz="0" w:space="0" w:color="auto"/>
          </w:divBdr>
        </w:div>
        <w:div w:id="70009212">
          <w:marLeft w:val="640"/>
          <w:marRight w:val="0"/>
          <w:marTop w:val="0"/>
          <w:marBottom w:val="0"/>
          <w:divBdr>
            <w:top w:val="none" w:sz="0" w:space="0" w:color="auto"/>
            <w:left w:val="none" w:sz="0" w:space="0" w:color="auto"/>
            <w:bottom w:val="none" w:sz="0" w:space="0" w:color="auto"/>
            <w:right w:val="none" w:sz="0" w:space="0" w:color="auto"/>
          </w:divBdr>
        </w:div>
        <w:div w:id="81144627">
          <w:marLeft w:val="640"/>
          <w:marRight w:val="0"/>
          <w:marTop w:val="0"/>
          <w:marBottom w:val="0"/>
          <w:divBdr>
            <w:top w:val="none" w:sz="0" w:space="0" w:color="auto"/>
            <w:left w:val="none" w:sz="0" w:space="0" w:color="auto"/>
            <w:bottom w:val="none" w:sz="0" w:space="0" w:color="auto"/>
            <w:right w:val="none" w:sz="0" w:space="0" w:color="auto"/>
          </w:divBdr>
        </w:div>
        <w:div w:id="90859506">
          <w:marLeft w:val="640"/>
          <w:marRight w:val="0"/>
          <w:marTop w:val="0"/>
          <w:marBottom w:val="0"/>
          <w:divBdr>
            <w:top w:val="none" w:sz="0" w:space="0" w:color="auto"/>
            <w:left w:val="none" w:sz="0" w:space="0" w:color="auto"/>
            <w:bottom w:val="none" w:sz="0" w:space="0" w:color="auto"/>
            <w:right w:val="none" w:sz="0" w:space="0" w:color="auto"/>
          </w:divBdr>
        </w:div>
        <w:div w:id="125128035">
          <w:marLeft w:val="640"/>
          <w:marRight w:val="0"/>
          <w:marTop w:val="0"/>
          <w:marBottom w:val="0"/>
          <w:divBdr>
            <w:top w:val="none" w:sz="0" w:space="0" w:color="auto"/>
            <w:left w:val="none" w:sz="0" w:space="0" w:color="auto"/>
            <w:bottom w:val="none" w:sz="0" w:space="0" w:color="auto"/>
            <w:right w:val="none" w:sz="0" w:space="0" w:color="auto"/>
          </w:divBdr>
        </w:div>
        <w:div w:id="130295037">
          <w:marLeft w:val="640"/>
          <w:marRight w:val="0"/>
          <w:marTop w:val="0"/>
          <w:marBottom w:val="0"/>
          <w:divBdr>
            <w:top w:val="none" w:sz="0" w:space="0" w:color="auto"/>
            <w:left w:val="none" w:sz="0" w:space="0" w:color="auto"/>
            <w:bottom w:val="none" w:sz="0" w:space="0" w:color="auto"/>
            <w:right w:val="none" w:sz="0" w:space="0" w:color="auto"/>
          </w:divBdr>
        </w:div>
        <w:div w:id="143935091">
          <w:marLeft w:val="640"/>
          <w:marRight w:val="0"/>
          <w:marTop w:val="0"/>
          <w:marBottom w:val="0"/>
          <w:divBdr>
            <w:top w:val="none" w:sz="0" w:space="0" w:color="auto"/>
            <w:left w:val="none" w:sz="0" w:space="0" w:color="auto"/>
            <w:bottom w:val="none" w:sz="0" w:space="0" w:color="auto"/>
            <w:right w:val="none" w:sz="0" w:space="0" w:color="auto"/>
          </w:divBdr>
        </w:div>
        <w:div w:id="217978757">
          <w:marLeft w:val="640"/>
          <w:marRight w:val="0"/>
          <w:marTop w:val="0"/>
          <w:marBottom w:val="0"/>
          <w:divBdr>
            <w:top w:val="none" w:sz="0" w:space="0" w:color="auto"/>
            <w:left w:val="none" w:sz="0" w:space="0" w:color="auto"/>
            <w:bottom w:val="none" w:sz="0" w:space="0" w:color="auto"/>
            <w:right w:val="none" w:sz="0" w:space="0" w:color="auto"/>
          </w:divBdr>
        </w:div>
        <w:div w:id="271132876">
          <w:marLeft w:val="640"/>
          <w:marRight w:val="0"/>
          <w:marTop w:val="0"/>
          <w:marBottom w:val="0"/>
          <w:divBdr>
            <w:top w:val="none" w:sz="0" w:space="0" w:color="auto"/>
            <w:left w:val="none" w:sz="0" w:space="0" w:color="auto"/>
            <w:bottom w:val="none" w:sz="0" w:space="0" w:color="auto"/>
            <w:right w:val="none" w:sz="0" w:space="0" w:color="auto"/>
          </w:divBdr>
        </w:div>
        <w:div w:id="304041932">
          <w:marLeft w:val="640"/>
          <w:marRight w:val="0"/>
          <w:marTop w:val="0"/>
          <w:marBottom w:val="0"/>
          <w:divBdr>
            <w:top w:val="none" w:sz="0" w:space="0" w:color="auto"/>
            <w:left w:val="none" w:sz="0" w:space="0" w:color="auto"/>
            <w:bottom w:val="none" w:sz="0" w:space="0" w:color="auto"/>
            <w:right w:val="none" w:sz="0" w:space="0" w:color="auto"/>
          </w:divBdr>
        </w:div>
        <w:div w:id="305087233">
          <w:marLeft w:val="640"/>
          <w:marRight w:val="0"/>
          <w:marTop w:val="0"/>
          <w:marBottom w:val="0"/>
          <w:divBdr>
            <w:top w:val="none" w:sz="0" w:space="0" w:color="auto"/>
            <w:left w:val="none" w:sz="0" w:space="0" w:color="auto"/>
            <w:bottom w:val="none" w:sz="0" w:space="0" w:color="auto"/>
            <w:right w:val="none" w:sz="0" w:space="0" w:color="auto"/>
          </w:divBdr>
        </w:div>
        <w:div w:id="327026770">
          <w:marLeft w:val="640"/>
          <w:marRight w:val="0"/>
          <w:marTop w:val="0"/>
          <w:marBottom w:val="0"/>
          <w:divBdr>
            <w:top w:val="none" w:sz="0" w:space="0" w:color="auto"/>
            <w:left w:val="none" w:sz="0" w:space="0" w:color="auto"/>
            <w:bottom w:val="none" w:sz="0" w:space="0" w:color="auto"/>
            <w:right w:val="none" w:sz="0" w:space="0" w:color="auto"/>
          </w:divBdr>
        </w:div>
        <w:div w:id="336228069">
          <w:marLeft w:val="640"/>
          <w:marRight w:val="0"/>
          <w:marTop w:val="0"/>
          <w:marBottom w:val="0"/>
          <w:divBdr>
            <w:top w:val="none" w:sz="0" w:space="0" w:color="auto"/>
            <w:left w:val="none" w:sz="0" w:space="0" w:color="auto"/>
            <w:bottom w:val="none" w:sz="0" w:space="0" w:color="auto"/>
            <w:right w:val="none" w:sz="0" w:space="0" w:color="auto"/>
          </w:divBdr>
        </w:div>
        <w:div w:id="369838396">
          <w:marLeft w:val="640"/>
          <w:marRight w:val="0"/>
          <w:marTop w:val="0"/>
          <w:marBottom w:val="0"/>
          <w:divBdr>
            <w:top w:val="none" w:sz="0" w:space="0" w:color="auto"/>
            <w:left w:val="none" w:sz="0" w:space="0" w:color="auto"/>
            <w:bottom w:val="none" w:sz="0" w:space="0" w:color="auto"/>
            <w:right w:val="none" w:sz="0" w:space="0" w:color="auto"/>
          </w:divBdr>
        </w:div>
        <w:div w:id="401754490">
          <w:marLeft w:val="640"/>
          <w:marRight w:val="0"/>
          <w:marTop w:val="0"/>
          <w:marBottom w:val="0"/>
          <w:divBdr>
            <w:top w:val="none" w:sz="0" w:space="0" w:color="auto"/>
            <w:left w:val="none" w:sz="0" w:space="0" w:color="auto"/>
            <w:bottom w:val="none" w:sz="0" w:space="0" w:color="auto"/>
            <w:right w:val="none" w:sz="0" w:space="0" w:color="auto"/>
          </w:divBdr>
        </w:div>
        <w:div w:id="468984691">
          <w:marLeft w:val="640"/>
          <w:marRight w:val="0"/>
          <w:marTop w:val="0"/>
          <w:marBottom w:val="0"/>
          <w:divBdr>
            <w:top w:val="none" w:sz="0" w:space="0" w:color="auto"/>
            <w:left w:val="none" w:sz="0" w:space="0" w:color="auto"/>
            <w:bottom w:val="none" w:sz="0" w:space="0" w:color="auto"/>
            <w:right w:val="none" w:sz="0" w:space="0" w:color="auto"/>
          </w:divBdr>
        </w:div>
        <w:div w:id="479537399">
          <w:marLeft w:val="640"/>
          <w:marRight w:val="0"/>
          <w:marTop w:val="0"/>
          <w:marBottom w:val="0"/>
          <w:divBdr>
            <w:top w:val="none" w:sz="0" w:space="0" w:color="auto"/>
            <w:left w:val="none" w:sz="0" w:space="0" w:color="auto"/>
            <w:bottom w:val="none" w:sz="0" w:space="0" w:color="auto"/>
            <w:right w:val="none" w:sz="0" w:space="0" w:color="auto"/>
          </w:divBdr>
        </w:div>
        <w:div w:id="480855335">
          <w:marLeft w:val="640"/>
          <w:marRight w:val="0"/>
          <w:marTop w:val="0"/>
          <w:marBottom w:val="0"/>
          <w:divBdr>
            <w:top w:val="none" w:sz="0" w:space="0" w:color="auto"/>
            <w:left w:val="none" w:sz="0" w:space="0" w:color="auto"/>
            <w:bottom w:val="none" w:sz="0" w:space="0" w:color="auto"/>
            <w:right w:val="none" w:sz="0" w:space="0" w:color="auto"/>
          </w:divBdr>
        </w:div>
        <w:div w:id="484052636">
          <w:marLeft w:val="640"/>
          <w:marRight w:val="0"/>
          <w:marTop w:val="0"/>
          <w:marBottom w:val="0"/>
          <w:divBdr>
            <w:top w:val="none" w:sz="0" w:space="0" w:color="auto"/>
            <w:left w:val="none" w:sz="0" w:space="0" w:color="auto"/>
            <w:bottom w:val="none" w:sz="0" w:space="0" w:color="auto"/>
            <w:right w:val="none" w:sz="0" w:space="0" w:color="auto"/>
          </w:divBdr>
        </w:div>
        <w:div w:id="521743351">
          <w:marLeft w:val="640"/>
          <w:marRight w:val="0"/>
          <w:marTop w:val="0"/>
          <w:marBottom w:val="0"/>
          <w:divBdr>
            <w:top w:val="none" w:sz="0" w:space="0" w:color="auto"/>
            <w:left w:val="none" w:sz="0" w:space="0" w:color="auto"/>
            <w:bottom w:val="none" w:sz="0" w:space="0" w:color="auto"/>
            <w:right w:val="none" w:sz="0" w:space="0" w:color="auto"/>
          </w:divBdr>
        </w:div>
        <w:div w:id="529030619">
          <w:marLeft w:val="640"/>
          <w:marRight w:val="0"/>
          <w:marTop w:val="0"/>
          <w:marBottom w:val="0"/>
          <w:divBdr>
            <w:top w:val="none" w:sz="0" w:space="0" w:color="auto"/>
            <w:left w:val="none" w:sz="0" w:space="0" w:color="auto"/>
            <w:bottom w:val="none" w:sz="0" w:space="0" w:color="auto"/>
            <w:right w:val="none" w:sz="0" w:space="0" w:color="auto"/>
          </w:divBdr>
        </w:div>
        <w:div w:id="545218395">
          <w:marLeft w:val="640"/>
          <w:marRight w:val="0"/>
          <w:marTop w:val="0"/>
          <w:marBottom w:val="0"/>
          <w:divBdr>
            <w:top w:val="none" w:sz="0" w:space="0" w:color="auto"/>
            <w:left w:val="none" w:sz="0" w:space="0" w:color="auto"/>
            <w:bottom w:val="none" w:sz="0" w:space="0" w:color="auto"/>
            <w:right w:val="none" w:sz="0" w:space="0" w:color="auto"/>
          </w:divBdr>
        </w:div>
        <w:div w:id="619534376">
          <w:marLeft w:val="640"/>
          <w:marRight w:val="0"/>
          <w:marTop w:val="0"/>
          <w:marBottom w:val="0"/>
          <w:divBdr>
            <w:top w:val="none" w:sz="0" w:space="0" w:color="auto"/>
            <w:left w:val="none" w:sz="0" w:space="0" w:color="auto"/>
            <w:bottom w:val="none" w:sz="0" w:space="0" w:color="auto"/>
            <w:right w:val="none" w:sz="0" w:space="0" w:color="auto"/>
          </w:divBdr>
        </w:div>
        <w:div w:id="659891898">
          <w:marLeft w:val="640"/>
          <w:marRight w:val="0"/>
          <w:marTop w:val="0"/>
          <w:marBottom w:val="0"/>
          <w:divBdr>
            <w:top w:val="none" w:sz="0" w:space="0" w:color="auto"/>
            <w:left w:val="none" w:sz="0" w:space="0" w:color="auto"/>
            <w:bottom w:val="none" w:sz="0" w:space="0" w:color="auto"/>
            <w:right w:val="none" w:sz="0" w:space="0" w:color="auto"/>
          </w:divBdr>
        </w:div>
        <w:div w:id="664893320">
          <w:marLeft w:val="640"/>
          <w:marRight w:val="0"/>
          <w:marTop w:val="0"/>
          <w:marBottom w:val="0"/>
          <w:divBdr>
            <w:top w:val="none" w:sz="0" w:space="0" w:color="auto"/>
            <w:left w:val="none" w:sz="0" w:space="0" w:color="auto"/>
            <w:bottom w:val="none" w:sz="0" w:space="0" w:color="auto"/>
            <w:right w:val="none" w:sz="0" w:space="0" w:color="auto"/>
          </w:divBdr>
        </w:div>
        <w:div w:id="694967999">
          <w:marLeft w:val="640"/>
          <w:marRight w:val="0"/>
          <w:marTop w:val="0"/>
          <w:marBottom w:val="0"/>
          <w:divBdr>
            <w:top w:val="none" w:sz="0" w:space="0" w:color="auto"/>
            <w:left w:val="none" w:sz="0" w:space="0" w:color="auto"/>
            <w:bottom w:val="none" w:sz="0" w:space="0" w:color="auto"/>
            <w:right w:val="none" w:sz="0" w:space="0" w:color="auto"/>
          </w:divBdr>
        </w:div>
        <w:div w:id="736170634">
          <w:marLeft w:val="640"/>
          <w:marRight w:val="0"/>
          <w:marTop w:val="0"/>
          <w:marBottom w:val="0"/>
          <w:divBdr>
            <w:top w:val="none" w:sz="0" w:space="0" w:color="auto"/>
            <w:left w:val="none" w:sz="0" w:space="0" w:color="auto"/>
            <w:bottom w:val="none" w:sz="0" w:space="0" w:color="auto"/>
            <w:right w:val="none" w:sz="0" w:space="0" w:color="auto"/>
          </w:divBdr>
        </w:div>
        <w:div w:id="738796233">
          <w:marLeft w:val="640"/>
          <w:marRight w:val="0"/>
          <w:marTop w:val="0"/>
          <w:marBottom w:val="0"/>
          <w:divBdr>
            <w:top w:val="none" w:sz="0" w:space="0" w:color="auto"/>
            <w:left w:val="none" w:sz="0" w:space="0" w:color="auto"/>
            <w:bottom w:val="none" w:sz="0" w:space="0" w:color="auto"/>
            <w:right w:val="none" w:sz="0" w:space="0" w:color="auto"/>
          </w:divBdr>
        </w:div>
        <w:div w:id="753743290">
          <w:marLeft w:val="640"/>
          <w:marRight w:val="0"/>
          <w:marTop w:val="0"/>
          <w:marBottom w:val="0"/>
          <w:divBdr>
            <w:top w:val="none" w:sz="0" w:space="0" w:color="auto"/>
            <w:left w:val="none" w:sz="0" w:space="0" w:color="auto"/>
            <w:bottom w:val="none" w:sz="0" w:space="0" w:color="auto"/>
            <w:right w:val="none" w:sz="0" w:space="0" w:color="auto"/>
          </w:divBdr>
        </w:div>
        <w:div w:id="796873809">
          <w:marLeft w:val="640"/>
          <w:marRight w:val="0"/>
          <w:marTop w:val="0"/>
          <w:marBottom w:val="0"/>
          <w:divBdr>
            <w:top w:val="none" w:sz="0" w:space="0" w:color="auto"/>
            <w:left w:val="none" w:sz="0" w:space="0" w:color="auto"/>
            <w:bottom w:val="none" w:sz="0" w:space="0" w:color="auto"/>
            <w:right w:val="none" w:sz="0" w:space="0" w:color="auto"/>
          </w:divBdr>
        </w:div>
        <w:div w:id="802232031">
          <w:marLeft w:val="640"/>
          <w:marRight w:val="0"/>
          <w:marTop w:val="0"/>
          <w:marBottom w:val="0"/>
          <w:divBdr>
            <w:top w:val="none" w:sz="0" w:space="0" w:color="auto"/>
            <w:left w:val="none" w:sz="0" w:space="0" w:color="auto"/>
            <w:bottom w:val="none" w:sz="0" w:space="0" w:color="auto"/>
            <w:right w:val="none" w:sz="0" w:space="0" w:color="auto"/>
          </w:divBdr>
        </w:div>
        <w:div w:id="831215148">
          <w:marLeft w:val="640"/>
          <w:marRight w:val="0"/>
          <w:marTop w:val="0"/>
          <w:marBottom w:val="0"/>
          <w:divBdr>
            <w:top w:val="none" w:sz="0" w:space="0" w:color="auto"/>
            <w:left w:val="none" w:sz="0" w:space="0" w:color="auto"/>
            <w:bottom w:val="none" w:sz="0" w:space="0" w:color="auto"/>
            <w:right w:val="none" w:sz="0" w:space="0" w:color="auto"/>
          </w:divBdr>
        </w:div>
        <w:div w:id="835346815">
          <w:marLeft w:val="640"/>
          <w:marRight w:val="0"/>
          <w:marTop w:val="0"/>
          <w:marBottom w:val="0"/>
          <w:divBdr>
            <w:top w:val="none" w:sz="0" w:space="0" w:color="auto"/>
            <w:left w:val="none" w:sz="0" w:space="0" w:color="auto"/>
            <w:bottom w:val="none" w:sz="0" w:space="0" w:color="auto"/>
            <w:right w:val="none" w:sz="0" w:space="0" w:color="auto"/>
          </w:divBdr>
        </w:div>
        <w:div w:id="839778797">
          <w:marLeft w:val="640"/>
          <w:marRight w:val="0"/>
          <w:marTop w:val="0"/>
          <w:marBottom w:val="0"/>
          <w:divBdr>
            <w:top w:val="none" w:sz="0" w:space="0" w:color="auto"/>
            <w:left w:val="none" w:sz="0" w:space="0" w:color="auto"/>
            <w:bottom w:val="none" w:sz="0" w:space="0" w:color="auto"/>
            <w:right w:val="none" w:sz="0" w:space="0" w:color="auto"/>
          </w:divBdr>
        </w:div>
        <w:div w:id="883448760">
          <w:marLeft w:val="640"/>
          <w:marRight w:val="0"/>
          <w:marTop w:val="0"/>
          <w:marBottom w:val="0"/>
          <w:divBdr>
            <w:top w:val="none" w:sz="0" w:space="0" w:color="auto"/>
            <w:left w:val="none" w:sz="0" w:space="0" w:color="auto"/>
            <w:bottom w:val="none" w:sz="0" w:space="0" w:color="auto"/>
            <w:right w:val="none" w:sz="0" w:space="0" w:color="auto"/>
          </w:divBdr>
        </w:div>
        <w:div w:id="901715371">
          <w:marLeft w:val="640"/>
          <w:marRight w:val="0"/>
          <w:marTop w:val="0"/>
          <w:marBottom w:val="0"/>
          <w:divBdr>
            <w:top w:val="none" w:sz="0" w:space="0" w:color="auto"/>
            <w:left w:val="none" w:sz="0" w:space="0" w:color="auto"/>
            <w:bottom w:val="none" w:sz="0" w:space="0" w:color="auto"/>
            <w:right w:val="none" w:sz="0" w:space="0" w:color="auto"/>
          </w:divBdr>
        </w:div>
        <w:div w:id="912156040">
          <w:marLeft w:val="640"/>
          <w:marRight w:val="0"/>
          <w:marTop w:val="0"/>
          <w:marBottom w:val="0"/>
          <w:divBdr>
            <w:top w:val="none" w:sz="0" w:space="0" w:color="auto"/>
            <w:left w:val="none" w:sz="0" w:space="0" w:color="auto"/>
            <w:bottom w:val="none" w:sz="0" w:space="0" w:color="auto"/>
            <w:right w:val="none" w:sz="0" w:space="0" w:color="auto"/>
          </w:divBdr>
        </w:div>
        <w:div w:id="940335303">
          <w:marLeft w:val="640"/>
          <w:marRight w:val="0"/>
          <w:marTop w:val="0"/>
          <w:marBottom w:val="0"/>
          <w:divBdr>
            <w:top w:val="none" w:sz="0" w:space="0" w:color="auto"/>
            <w:left w:val="none" w:sz="0" w:space="0" w:color="auto"/>
            <w:bottom w:val="none" w:sz="0" w:space="0" w:color="auto"/>
            <w:right w:val="none" w:sz="0" w:space="0" w:color="auto"/>
          </w:divBdr>
        </w:div>
        <w:div w:id="946430962">
          <w:marLeft w:val="640"/>
          <w:marRight w:val="0"/>
          <w:marTop w:val="0"/>
          <w:marBottom w:val="0"/>
          <w:divBdr>
            <w:top w:val="none" w:sz="0" w:space="0" w:color="auto"/>
            <w:left w:val="none" w:sz="0" w:space="0" w:color="auto"/>
            <w:bottom w:val="none" w:sz="0" w:space="0" w:color="auto"/>
            <w:right w:val="none" w:sz="0" w:space="0" w:color="auto"/>
          </w:divBdr>
        </w:div>
        <w:div w:id="968049467">
          <w:marLeft w:val="640"/>
          <w:marRight w:val="0"/>
          <w:marTop w:val="0"/>
          <w:marBottom w:val="0"/>
          <w:divBdr>
            <w:top w:val="none" w:sz="0" w:space="0" w:color="auto"/>
            <w:left w:val="none" w:sz="0" w:space="0" w:color="auto"/>
            <w:bottom w:val="none" w:sz="0" w:space="0" w:color="auto"/>
            <w:right w:val="none" w:sz="0" w:space="0" w:color="auto"/>
          </w:divBdr>
        </w:div>
        <w:div w:id="995303356">
          <w:marLeft w:val="640"/>
          <w:marRight w:val="0"/>
          <w:marTop w:val="0"/>
          <w:marBottom w:val="0"/>
          <w:divBdr>
            <w:top w:val="none" w:sz="0" w:space="0" w:color="auto"/>
            <w:left w:val="none" w:sz="0" w:space="0" w:color="auto"/>
            <w:bottom w:val="none" w:sz="0" w:space="0" w:color="auto"/>
            <w:right w:val="none" w:sz="0" w:space="0" w:color="auto"/>
          </w:divBdr>
        </w:div>
        <w:div w:id="1027755793">
          <w:marLeft w:val="640"/>
          <w:marRight w:val="0"/>
          <w:marTop w:val="0"/>
          <w:marBottom w:val="0"/>
          <w:divBdr>
            <w:top w:val="none" w:sz="0" w:space="0" w:color="auto"/>
            <w:left w:val="none" w:sz="0" w:space="0" w:color="auto"/>
            <w:bottom w:val="none" w:sz="0" w:space="0" w:color="auto"/>
            <w:right w:val="none" w:sz="0" w:space="0" w:color="auto"/>
          </w:divBdr>
        </w:div>
        <w:div w:id="1056128250">
          <w:marLeft w:val="640"/>
          <w:marRight w:val="0"/>
          <w:marTop w:val="0"/>
          <w:marBottom w:val="0"/>
          <w:divBdr>
            <w:top w:val="none" w:sz="0" w:space="0" w:color="auto"/>
            <w:left w:val="none" w:sz="0" w:space="0" w:color="auto"/>
            <w:bottom w:val="none" w:sz="0" w:space="0" w:color="auto"/>
            <w:right w:val="none" w:sz="0" w:space="0" w:color="auto"/>
          </w:divBdr>
        </w:div>
        <w:div w:id="1083142629">
          <w:marLeft w:val="640"/>
          <w:marRight w:val="0"/>
          <w:marTop w:val="0"/>
          <w:marBottom w:val="0"/>
          <w:divBdr>
            <w:top w:val="none" w:sz="0" w:space="0" w:color="auto"/>
            <w:left w:val="none" w:sz="0" w:space="0" w:color="auto"/>
            <w:bottom w:val="none" w:sz="0" w:space="0" w:color="auto"/>
            <w:right w:val="none" w:sz="0" w:space="0" w:color="auto"/>
          </w:divBdr>
        </w:div>
        <w:div w:id="1090588837">
          <w:marLeft w:val="640"/>
          <w:marRight w:val="0"/>
          <w:marTop w:val="0"/>
          <w:marBottom w:val="0"/>
          <w:divBdr>
            <w:top w:val="none" w:sz="0" w:space="0" w:color="auto"/>
            <w:left w:val="none" w:sz="0" w:space="0" w:color="auto"/>
            <w:bottom w:val="none" w:sz="0" w:space="0" w:color="auto"/>
            <w:right w:val="none" w:sz="0" w:space="0" w:color="auto"/>
          </w:divBdr>
        </w:div>
        <w:div w:id="1094588335">
          <w:marLeft w:val="640"/>
          <w:marRight w:val="0"/>
          <w:marTop w:val="0"/>
          <w:marBottom w:val="0"/>
          <w:divBdr>
            <w:top w:val="none" w:sz="0" w:space="0" w:color="auto"/>
            <w:left w:val="none" w:sz="0" w:space="0" w:color="auto"/>
            <w:bottom w:val="none" w:sz="0" w:space="0" w:color="auto"/>
            <w:right w:val="none" w:sz="0" w:space="0" w:color="auto"/>
          </w:divBdr>
        </w:div>
        <w:div w:id="1111899387">
          <w:marLeft w:val="640"/>
          <w:marRight w:val="0"/>
          <w:marTop w:val="0"/>
          <w:marBottom w:val="0"/>
          <w:divBdr>
            <w:top w:val="none" w:sz="0" w:space="0" w:color="auto"/>
            <w:left w:val="none" w:sz="0" w:space="0" w:color="auto"/>
            <w:bottom w:val="none" w:sz="0" w:space="0" w:color="auto"/>
            <w:right w:val="none" w:sz="0" w:space="0" w:color="auto"/>
          </w:divBdr>
        </w:div>
        <w:div w:id="1172646575">
          <w:marLeft w:val="640"/>
          <w:marRight w:val="0"/>
          <w:marTop w:val="0"/>
          <w:marBottom w:val="0"/>
          <w:divBdr>
            <w:top w:val="none" w:sz="0" w:space="0" w:color="auto"/>
            <w:left w:val="none" w:sz="0" w:space="0" w:color="auto"/>
            <w:bottom w:val="none" w:sz="0" w:space="0" w:color="auto"/>
            <w:right w:val="none" w:sz="0" w:space="0" w:color="auto"/>
          </w:divBdr>
        </w:div>
        <w:div w:id="1177577253">
          <w:marLeft w:val="640"/>
          <w:marRight w:val="0"/>
          <w:marTop w:val="0"/>
          <w:marBottom w:val="0"/>
          <w:divBdr>
            <w:top w:val="none" w:sz="0" w:space="0" w:color="auto"/>
            <w:left w:val="none" w:sz="0" w:space="0" w:color="auto"/>
            <w:bottom w:val="none" w:sz="0" w:space="0" w:color="auto"/>
            <w:right w:val="none" w:sz="0" w:space="0" w:color="auto"/>
          </w:divBdr>
        </w:div>
        <w:div w:id="1205630755">
          <w:marLeft w:val="640"/>
          <w:marRight w:val="0"/>
          <w:marTop w:val="0"/>
          <w:marBottom w:val="0"/>
          <w:divBdr>
            <w:top w:val="none" w:sz="0" w:space="0" w:color="auto"/>
            <w:left w:val="none" w:sz="0" w:space="0" w:color="auto"/>
            <w:bottom w:val="none" w:sz="0" w:space="0" w:color="auto"/>
            <w:right w:val="none" w:sz="0" w:space="0" w:color="auto"/>
          </w:divBdr>
        </w:div>
        <w:div w:id="1254826698">
          <w:marLeft w:val="640"/>
          <w:marRight w:val="0"/>
          <w:marTop w:val="0"/>
          <w:marBottom w:val="0"/>
          <w:divBdr>
            <w:top w:val="none" w:sz="0" w:space="0" w:color="auto"/>
            <w:left w:val="none" w:sz="0" w:space="0" w:color="auto"/>
            <w:bottom w:val="none" w:sz="0" w:space="0" w:color="auto"/>
            <w:right w:val="none" w:sz="0" w:space="0" w:color="auto"/>
          </w:divBdr>
        </w:div>
        <w:div w:id="1255549440">
          <w:marLeft w:val="640"/>
          <w:marRight w:val="0"/>
          <w:marTop w:val="0"/>
          <w:marBottom w:val="0"/>
          <w:divBdr>
            <w:top w:val="none" w:sz="0" w:space="0" w:color="auto"/>
            <w:left w:val="none" w:sz="0" w:space="0" w:color="auto"/>
            <w:bottom w:val="none" w:sz="0" w:space="0" w:color="auto"/>
            <w:right w:val="none" w:sz="0" w:space="0" w:color="auto"/>
          </w:divBdr>
        </w:div>
        <w:div w:id="1268659978">
          <w:marLeft w:val="640"/>
          <w:marRight w:val="0"/>
          <w:marTop w:val="0"/>
          <w:marBottom w:val="0"/>
          <w:divBdr>
            <w:top w:val="none" w:sz="0" w:space="0" w:color="auto"/>
            <w:left w:val="none" w:sz="0" w:space="0" w:color="auto"/>
            <w:bottom w:val="none" w:sz="0" w:space="0" w:color="auto"/>
            <w:right w:val="none" w:sz="0" w:space="0" w:color="auto"/>
          </w:divBdr>
        </w:div>
        <w:div w:id="1283804799">
          <w:marLeft w:val="640"/>
          <w:marRight w:val="0"/>
          <w:marTop w:val="0"/>
          <w:marBottom w:val="0"/>
          <w:divBdr>
            <w:top w:val="none" w:sz="0" w:space="0" w:color="auto"/>
            <w:left w:val="none" w:sz="0" w:space="0" w:color="auto"/>
            <w:bottom w:val="none" w:sz="0" w:space="0" w:color="auto"/>
            <w:right w:val="none" w:sz="0" w:space="0" w:color="auto"/>
          </w:divBdr>
        </w:div>
        <w:div w:id="1306397511">
          <w:marLeft w:val="640"/>
          <w:marRight w:val="0"/>
          <w:marTop w:val="0"/>
          <w:marBottom w:val="0"/>
          <w:divBdr>
            <w:top w:val="none" w:sz="0" w:space="0" w:color="auto"/>
            <w:left w:val="none" w:sz="0" w:space="0" w:color="auto"/>
            <w:bottom w:val="none" w:sz="0" w:space="0" w:color="auto"/>
            <w:right w:val="none" w:sz="0" w:space="0" w:color="auto"/>
          </w:divBdr>
        </w:div>
        <w:div w:id="1389764260">
          <w:marLeft w:val="640"/>
          <w:marRight w:val="0"/>
          <w:marTop w:val="0"/>
          <w:marBottom w:val="0"/>
          <w:divBdr>
            <w:top w:val="none" w:sz="0" w:space="0" w:color="auto"/>
            <w:left w:val="none" w:sz="0" w:space="0" w:color="auto"/>
            <w:bottom w:val="none" w:sz="0" w:space="0" w:color="auto"/>
            <w:right w:val="none" w:sz="0" w:space="0" w:color="auto"/>
          </w:divBdr>
        </w:div>
        <w:div w:id="1418745751">
          <w:marLeft w:val="640"/>
          <w:marRight w:val="0"/>
          <w:marTop w:val="0"/>
          <w:marBottom w:val="0"/>
          <w:divBdr>
            <w:top w:val="none" w:sz="0" w:space="0" w:color="auto"/>
            <w:left w:val="none" w:sz="0" w:space="0" w:color="auto"/>
            <w:bottom w:val="none" w:sz="0" w:space="0" w:color="auto"/>
            <w:right w:val="none" w:sz="0" w:space="0" w:color="auto"/>
          </w:divBdr>
        </w:div>
        <w:div w:id="1461650134">
          <w:marLeft w:val="640"/>
          <w:marRight w:val="0"/>
          <w:marTop w:val="0"/>
          <w:marBottom w:val="0"/>
          <w:divBdr>
            <w:top w:val="none" w:sz="0" w:space="0" w:color="auto"/>
            <w:left w:val="none" w:sz="0" w:space="0" w:color="auto"/>
            <w:bottom w:val="none" w:sz="0" w:space="0" w:color="auto"/>
            <w:right w:val="none" w:sz="0" w:space="0" w:color="auto"/>
          </w:divBdr>
        </w:div>
        <w:div w:id="1468400013">
          <w:marLeft w:val="640"/>
          <w:marRight w:val="0"/>
          <w:marTop w:val="0"/>
          <w:marBottom w:val="0"/>
          <w:divBdr>
            <w:top w:val="none" w:sz="0" w:space="0" w:color="auto"/>
            <w:left w:val="none" w:sz="0" w:space="0" w:color="auto"/>
            <w:bottom w:val="none" w:sz="0" w:space="0" w:color="auto"/>
            <w:right w:val="none" w:sz="0" w:space="0" w:color="auto"/>
          </w:divBdr>
        </w:div>
        <w:div w:id="1550655027">
          <w:marLeft w:val="640"/>
          <w:marRight w:val="0"/>
          <w:marTop w:val="0"/>
          <w:marBottom w:val="0"/>
          <w:divBdr>
            <w:top w:val="none" w:sz="0" w:space="0" w:color="auto"/>
            <w:left w:val="none" w:sz="0" w:space="0" w:color="auto"/>
            <w:bottom w:val="none" w:sz="0" w:space="0" w:color="auto"/>
            <w:right w:val="none" w:sz="0" w:space="0" w:color="auto"/>
          </w:divBdr>
        </w:div>
        <w:div w:id="1554460104">
          <w:marLeft w:val="640"/>
          <w:marRight w:val="0"/>
          <w:marTop w:val="0"/>
          <w:marBottom w:val="0"/>
          <w:divBdr>
            <w:top w:val="none" w:sz="0" w:space="0" w:color="auto"/>
            <w:left w:val="none" w:sz="0" w:space="0" w:color="auto"/>
            <w:bottom w:val="none" w:sz="0" w:space="0" w:color="auto"/>
            <w:right w:val="none" w:sz="0" w:space="0" w:color="auto"/>
          </w:divBdr>
        </w:div>
        <w:div w:id="1574390023">
          <w:marLeft w:val="640"/>
          <w:marRight w:val="0"/>
          <w:marTop w:val="0"/>
          <w:marBottom w:val="0"/>
          <w:divBdr>
            <w:top w:val="none" w:sz="0" w:space="0" w:color="auto"/>
            <w:left w:val="none" w:sz="0" w:space="0" w:color="auto"/>
            <w:bottom w:val="none" w:sz="0" w:space="0" w:color="auto"/>
            <w:right w:val="none" w:sz="0" w:space="0" w:color="auto"/>
          </w:divBdr>
        </w:div>
        <w:div w:id="1609238610">
          <w:marLeft w:val="640"/>
          <w:marRight w:val="0"/>
          <w:marTop w:val="0"/>
          <w:marBottom w:val="0"/>
          <w:divBdr>
            <w:top w:val="none" w:sz="0" w:space="0" w:color="auto"/>
            <w:left w:val="none" w:sz="0" w:space="0" w:color="auto"/>
            <w:bottom w:val="none" w:sz="0" w:space="0" w:color="auto"/>
            <w:right w:val="none" w:sz="0" w:space="0" w:color="auto"/>
          </w:divBdr>
        </w:div>
        <w:div w:id="1677346056">
          <w:marLeft w:val="640"/>
          <w:marRight w:val="0"/>
          <w:marTop w:val="0"/>
          <w:marBottom w:val="0"/>
          <w:divBdr>
            <w:top w:val="none" w:sz="0" w:space="0" w:color="auto"/>
            <w:left w:val="none" w:sz="0" w:space="0" w:color="auto"/>
            <w:bottom w:val="none" w:sz="0" w:space="0" w:color="auto"/>
            <w:right w:val="none" w:sz="0" w:space="0" w:color="auto"/>
          </w:divBdr>
        </w:div>
        <w:div w:id="1725105583">
          <w:marLeft w:val="640"/>
          <w:marRight w:val="0"/>
          <w:marTop w:val="0"/>
          <w:marBottom w:val="0"/>
          <w:divBdr>
            <w:top w:val="none" w:sz="0" w:space="0" w:color="auto"/>
            <w:left w:val="none" w:sz="0" w:space="0" w:color="auto"/>
            <w:bottom w:val="none" w:sz="0" w:space="0" w:color="auto"/>
            <w:right w:val="none" w:sz="0" w:space="0" w:color="auto"/>
          </w:divBdr>
        </w:div>
        <w:div w:id="1758794516">
          <w:marLeft w:val="640"/>
          <w:marRight w:val="0"/>
          <w:marTop w:val="0"/>
          <w:marBottom w:val="0"/>
          <w:divBdr>
            <w:top w:val="none" w:sz="0" w:space="0" w:color="auto"/>
            <w:left w:val="none" w:sz="0" w:space="0" w:color="auto"/>
            <w:bottom w:val="none" w:sz="0" w:space="0" w:color="auto"/>
            <w:right w:val="none" w:sz="0" w:space="0" w:color="auto"/>
          </w:divBdr>
        </w:div>
        <w:div w:id="1809663061">
          <w:marLeft w:val="640"/>
          <w:marRight w:val="0"/>
          <w:marTop w:val="0"/>
          <w:marBottom w:val="0"/>
          <w:divBdr>
            <w:top w:val="none" w:sz="0" w:space="0" w:color="auto"/>
            <w:left w:val="none" w:sz="0" w:space="0" w:color="auto"/>
            <w:bottom w:val="none" w:sz="0" w:space="0" w:color="auto"/>
            <w:right w:val="none" w:sz="0" w:space="0" w:color="auto"/>
          </w:divBdr>
        </w:div>
        <w:div w:id="1824852323">
          <w:marLeft w:val="640"/>
          <w:marRight w:val="0"/>
          <w:marTop w:val="0"/>
          <w:marBottom w:val="0"/>
          <w:divBdr>
            <w:top w:val="none" w:sz="0" w:space="0" w:color="auto"/>
            <w:left w:val="none" w:sz="0" w:space="0" w:color="auto"/>
            <w:bottom w:val="none" w:sz="0" w:space="0" w:color="auto"/>
            <w:right w:val="none" w:sz="0" w:space="0" w:color="auto"/>
          </w:divBdr>
        </w:div>
        <w:div w:id="1886259972">
          <w:marLeft w:val="640"/>
          <w:marRight w:val="0"/>
          <w:marTop w:val="0"/>
          <w:marBottom w:val="0"/>
          <w:divBdr>
            <w:top w:val="none" w:sz="0" w:space="0" w:color="auto"/>
            <w:left w:val="none" w:sz="0" w:space="0" w:color="auto"/>
            <w:bottom w:val="none" w:sz="0" w:space="0" w:color="auto"/>
            <w:right w:val="none" w:sz="0" w:space="0" w:color="auto"/>
          </w:divBdr>
        </w:div>
        <w:div w:id="1886326725">
          <w:marLeft w:val="640"/>
          <w:marRight w:val="0"/>
          <w:marTop w:val="0"/>
          <w:marBottom w:val="0"/>
          <w:divBdr>
            <w:top w:val="none" w:sz="0" w:space="0" w:color="auto"/>
            <w:left w:val="none" w:sz="0" w:space="0" w:color="auto"/>
            <w:bottom w:val="none" w:sz="0" w:space="0" w:color="auto"/>
            <w:right w:val="none" w:sz="0" w:space="0" w:color="auto"/>
          </w:divBdr>
        </w:div>
        <w:div w:id="1908804897">
          <w:marLeft w:val="640"/>
          <w:marRight w:val="0"/>
          <w:marTop w:val="0"/>
          <w:marBottom w:val="0"/>
          <w:divBdr>
            <w:top w:val="none" w:sz="0" w:space="0" w:color="auto"/>
            <w:left w:val="none" w:sz="0" w:space="0" w:color="auto"/>
            <w:bottom w:val="none" w:sz="0" w:space="0" w:color="auto"/>
            <w:right w:val="none" w:sz="0" w:space="0" w:color="auto"/>
          </w:divBdr>
        </w:div>
        <w:div w:id="1914003377">
          <w:marLeft w:val="640"/>
          <w:marRight w:val="0"/>
          <w:marTop w:val="0"/>
          <w:marBottom w:val="0"/>
          <w:divBdr>
            <w:top w:val="none" w:sz="0" w:space="0" w:color="auto"/>
            <w:left w:val="none" w:sz="0" w:space="0" w:color="auto"/>
            <w:bottom w:val="none" w:sz="0" w:space="0" w:color="auto"/>
            <w:right w:val="none" w:sz="0" w:space="0" w:color="auto"/>
          </w:divBdr>
        </w:div>
        <w:div w:id="1932277044">
          <w:marLeft w:val="640"/>
          <w:marRight w:val="0"/>
          <w:marTop w:val="0"/>
          <w:marBottom w:val="0"/>
          <w:divBdr>
            <w:top w:val="none" w:sz="0" w:space="0" w:color="auto"/>
            <w:left w:val="none" w:sz="0" w:space="0" w:color="auto"/>
            <w:bottom w:val="none" w:sz="0" w:space="0" w:color="auto"/>
            <w:right w:val="none" w:sz="0" w:space="0" w:color="auto"/>
          </w:divBdr>
        </w:div>
        <w:div w:id="1938630783">
          <w:marLeft w:val="640"/>
          <w:marRight w:val="0"/>
          <w:marTop w:val="0"/>
          <w:marBottom w:val="0"/>
          <w:divBdr>
            <w:top w:val="none" w:sz="0" w:space="0" w:color="auto"/>
            <w:left w:val="none" w:sz="0" w:space="0" w:color="auto"/>
            <w:bottom w:val="none" w:sz="0" w:space="0" w:color="auto"/>
            <w:right w:val="none" w:sz="0" w:space="0" w:color="auto"/>
          </w:divBdr>
        </w:div>
        <w:div w:id="2001736654">
          <w:marLeft w:val="640"/>
          <w:marRight w:val="0"/>
          <w:marTop w:val="0"/>
          <w:marBottom w:val="0"/>
          <w:divBdr>
            <w:top w:val="none" w:sz="0" w:space="0" w:color="auto"/>
            <w:left w:val="none" w:sz="0" w:space="0" w:color="auto"/>
            <w:bottom w:val="none" w:sz="0" w:space="0" w:color="auto"/>
            <w:right w:val="none" w:sz="0" w:space="0" w:color="auto"/>
          </w:divBdr>
        </w:div>
        <w:div w:id="2056350742">
          <w:marLeft w:val="640"/>
          <w:marRight w:val="0"/>
          <w:marTop w:val="0"/>
          <w:marBottom w:val="0"/>
          <w:divBdr>
            <w:top w:val="none" w:sz="0" w:space="0" w:color="auto"/>
            <w:left w:val="none" w:sz="0" w:space="0" w:color="auto"/>
            <w:bottom w:val="none" w:sz="0" w:space="0" w:color="auto"/>
            <w:right w:val="none" w:sz="0" w:space="0" w:color="auto"/>
          </w:divBdr>
        </w:div>
        <w:div w:id="2080864328">
          <w:marLeft w:val="640"/>
          <w:marRight w:val="0"/>
          <w:marTop w:val="0"/>
          <w:marBottom w:val="0"/>
          <w:divBdr>
            <w:top w:val="none" w:sz="0" w:space="0" w:color="auto"/>
            <w:left w:val="none" w:sz="0" w:space="0" w:color="auto"/>
            <w:bottom w:val="none" w:sz="0" w:space="0" w:color="auto"/>
            <w:right w:val="none" w:sz="0" w:space="0" w:color="auto"/>
          </w:divBdr>
        </w:div>
        <w:div w:id="2094156274">
          <w:marLeft w:val="640"/>
          <w:marRight w:val="0"/>
          <w:marTop w:val="0"/>
          <w:marBottom w:val="0"/>
          <w:divBdr>
            <w:top w:val="none" w:sz="0" w:space="0" w:color="auto"/>
            <w:left w:val="none" w:sz="0" w:space="0" w:color="auto"/>
            <w:bottom w:val="none" w:sz="0" w:space="0" w:color="auto"/>
            <w:right w:val="none" w:sz="0" w:space="0" w:color="auto"/>
          </w:divBdr>
        </w:div>
        <w:div w:id="2141344068">
          <w:marLeft w:val="640"/>
          <w:marRight w:val="0"/>
          <w:marTop w:val="0"/>
          <w:marBottom w:val="0"/>
          <w:divBdr>
            <w:top w:val="none" w:sz="0" w:space="0" w:color="auto"/>
            <w:left w:val="none" w:sz="0" w:space="0" w:color="auto"/>
            <w:bottom w:val="none" w:sz="0" w:space="0" w:color="auto"/>
            <w:right w:val="none" w:sz="0" w:space="0" w:color="auto"/>
          </w:divBdr>
        </w:div>
      </w:divsChild>
    </w:div>
    <w:div w:id="589387120">
      <w:bodyDiv w:val="1"/>
      <w:marLeft w:val="0"/>
      <w:marRight w:val="0"/>
      <w:marTop w:val="0"/>
      <w:marBottom w:val="0"/>
      <w:divBdr>
        <w:top w:val="none" w:sz="0" w:space="0" w:color="auto"/>
        <w:left w:val="none" w:sz="0" w:space="0" w:color="auto"/>
        <w:bottom w:val="none" w:sz="0" w:space="0" w:color="auto"/>
        <w:right w:val="none" w:sz="0" w:space="0" w:color="auto"/>
      </w:divBdr>
      <w:divsChild>
        <w:div w:id="89090584">
          <w:marLeft w:val="640"/>
          <w:marRight w:val="0"/>
          <w:marTop w:val="0"/>
          <w:marBottom w:val="0"/>
          <w:divBdr>
            <w:top w:val="none" w:sz="0" w:space="0" w:color="auto"/>
            <w:left w:val="none" w:sz="0" w:space="0" w:color="auto"/>
            <w:bottom w:val="none" w:sz="0" w:space="0" w:color="auto"/>
            <w:right w:val="none" w:sz="0" w:space="0" w:color="auto"/>
          </w:divBdr>
        </w:div>
        <w:div w:id="93524300">
          <w:marLeft w:val="640"/>
          <w:marRight w:val="0"/>
          <w:marTop w:val="0"/>
          <w:marBottom w:val="0"/>
          <w:divBdr>
            <w:top w:val="none" w:sz="0" w:space="0" w:color="auto"/>
            <w:left w:val="none" w:sz="0" w:space="0" w:color="auto"/>
            <w:bottom w:val="none" w:sz="0" w:space="0" w:color="auto"/>
            <w:right w:val="none" w:sz="0" w:space="0" w:color="auto"/>
          </w:divBdr>
        </w:div>
        <w:div w:id="113908934">
          <w:marLeft w:val="640"/>
          <w:marRight w:val="0"/>
          <w:marTop w:val="0"/>
          <w:marBottom w:val="0"/>
          <w:divBdr>
            <w:top w:val="none" w:sz="0" w:space="0" w:color="auto"/>
            <w:left w:val="none" w:sz="0" w:space="0" w:color="auto"/>
            <w:bottom w:val="none" w:sz="0" w:space="0" w:color="auto"/>
            <w:right w:val="none" w:sz="0" w:space="0" w:color="auto"/>
          </w:divBdr>
        </w:div>
        <w:div w:id="115414717">
          <w:marLeft w:val="640"/>
          <w:marRight w:val="0"/>
          <w:marTop w:val="0"/>
          <w:marBottom w:val="0"/>
          <w:divBdr>
            <w:top w:val="none" w:sz="0" w:space="0" w:color="auto"/>
            <w:left w:val="none" w:sz="0" w:space="0" w:color="auto"/>
            <w:bottom w:val="none" w:sz="0" w:space="0" w:color="auto"/>
            <w:right w:val="none" w:sz="0" w:space="0" w:color="auto"/>
          </w:divBdr>
        </w:div>
        <w:div w:id="155730844">
          <w:marLeft w:val="640"/>
          <w:marRight w:val="0"/>
          <w:marTop w:val="0"/>
          <w:marBottom w:val="0"/>
          <w:divBdr>
            <w:top w:val="none" w:sz="0" w:space="0" w:color="auto"/>
            <w:left w:val="none" w:sz="0" w:space="0" w:color="auto"/>
            <w:bottom w:val="none" w:sz="0" w:space="0" w:color="auto"/>
            <w:right w:val="none" w:sz="0" w:space="0" w:color="auto"/>
          </w:divBdr>
        </w:div>
        <w:div w:id="158153110">
          <w:marLeft w:val="640"/>
          <w:marRight w:val="0"/>
          <w:marTop w:val="0"/>
          <w:marBottom w:val="0"/>
          <w:divBdr>
            <w:top w:val="none" w:sz="0" w:space="0" w:color="auto"/>
            <w:left w:val="none" w:sz="0" w:space="0" w:color="auto"/>
            <w:bottom w:val="none" w:sz="0" w:space="0" w:color="auto"/>
            <w:right w:val="none" w:sz="0" w:space="0" w:color="auto"/>
          </w:divBdr>
        </w:div>
        <w:div w:id="173807952">
          <w:marLeft w:val="640"/>
          <w:marRight w:val="0"/>
          <w:marTop w:val="0"/>
          <w:marBottom w:val="0"/>
          <w:divBdr>
            <w:top w:val="none" w:sz="0" w:space="0" w:color="auto"/>
            <w:left w:val="none" w:sz="0" w:space="0" w:color="auto"/>
            <w:bottom w:val="none" w:sz="0" w:space="0" w:color="auto"/>
            <w:right w:val="none" w:sz="0" w:space="0" w:color="auto"/>
          </w:divBdr>
        </w:div>
        <w:div w:id="255017724">
          <w:marLeft w:val="640"/>
          <w:marRight w:val="0"/>
          <w:marTop w:val="0"/>
          <w:marBottom w:val="0"/>
          <w:divBdr>
            <w:top w:val="none" w:sz="0" w:space="0" w:color="auto"/>
            <w:left w:val="none" w:sz="0" w:space="0" w:color="auto"/>
            <w:bottom w:val="none" w:sz="0" w:space="0" w:color="auto"/>
            <w:right w:val="none" w:sz="0" w:space="0" w:color="auto"/>
          </w:divBdr>
        </w:div>
        <w:div w:id="269245075">
          <w:marLeft w:val="640"/>
          <w:marRight w:val="0"/>
          <w:marTop w:val="0"/>
          <w:marBottom w:val="0"/>
          <w:divBdr>
            <w:top w:val="none" w:sz="0" w:space="0" w:color="auto"/>
            <w:left w:val="none" w:sz="0" w:space="0" w:color="auto"/>
            <w:bottom w:val="none" w:sz="0" w:space="0" w:color="auto"/>
            <w:right w:val="none" w:sz="0" w:space="0" w:color="auto"/>
          </w:divBdr>
        </w:div>
        <w:div w:id="297033785">
          <w:marLeft w:val="640"/>
          <w:marRight w:val="0"/>
          <w:marTop w:val="0"/>
          <w:marBottom w:val="0"/>
          <w:divBdr>
            <w:top w:val="none" w:sz="0" w:space="0" w:color="auto"/>
            <w:left w:val="none" w:sz="0" w:space="0" w:color="auto"/>
            <w:bottom w:val="none" w:sz="0" w:space="0" w:color="auto"/>
            <w:right w:val="none" w:sz="0" w:space="0" w:color="auto"/>
          </w:divBdr>
        </w:div>
        <w:div w:id="298649398">
          <w:marLeft w:val="640"/>
          <w:marRight w:val="0"/>
          <w:marTop w:val="0"/>
          <w:marBottom w:val="0"/>
          <w:divBdr>
            <w:top w:val="none" w:sz="0" w:space="0" w:color="auto"/>
            <w:left w:val="none" w:sz="0" w:space="0" w:color="auto"/>
            <w:bottom w:val="none" w:sz="0" w:space="0" w:color="auto"/>
            <w:right w:val="none" w:sz="0" w:space="0" w:color="auto"/>
          </w:divBdr>
        </w:div>
        <w:div w:id="305009286">
          <w:marLeft w:val="640"/>
          <w:marRight w:val="0"/>
          <w:marTop w:val="0"/>
          <w:marBottom w:val="0"/>
          <w:divBdr>
            <w:top w:val="none" w:sz="0" w:space="0" w:color="auto"/>
            <w:left w:val="none" w:sz="0" w:space="0" w:color="auto"/>
            <w:bottom w:val="none" w:sz="0" w:space="0" w:color="auto"/>
            <w:right w:val="none" w:sz="0" w:space="0" w:color="auto"/>
          </w:divBdr>
        </w:div>
        <w:div w:id="306932137">
          <w:marLeft w:val="640"/>
          <w:marRight w:val="0"/>
          <w:marTop w:val="0"/>
          <w:marBottom w:val="0"/>
          <w:divBdr>
            <w:top w:val="none" w:sz="0" w:space="0" w:color="auto"/>
            <w:left w:val="none" w:sz="0" w:space="0" w:color="auto"/>
            <w:bottom w:val="none" w:sz="0" w:space="0" w:color="auto"/>
            <w:right w:val="none" w:sz="0" w:space="0" w:color="auto"/>
          </w:divBdr>
        </w:div>
        <w:div w:id="312687233">
          <w:marLeft w:val="640"/>
          <w:marRight w:val="0"/>
          <w:marTop w:val="0"/>
          <w:marBottom w:val="0"/>
          <w:divBdr>
            <w:top w:val="none" w:sz="0" w:space="0" w:color="auto"/>
            <w:left w:val="none" w:sz="0" w:space="0" w:color="auto"/>
            <w:bottom w:val="none" w:sz="0" w:space="0" w:color="auto"/>
            <w:right w:val="none" w:sz="0" w:space="0" w:color="auto"/>
          </w:divBdr>
        </w:div>
        <w:div w:id="332999008">
          <w:marLeft w:val="640"/>
          <w:marRight w:val="0"/>
          <w:marTop w:val="0"/>
          <w:marBottom w:val="0"/>
          <w:divBdr>
            <w:top w:val="none" w:sz="0" w:space="0" w:color="auto"/>
            <w:left w:val="none" w:sz="0" w:space="0" w:color="auto"/>
            <w:bottom w:val="none" w:sz="0" w:space="0" w:color="auto"/>
            <w:right w:val="none" w:sz="0" w:space="0" w:color="auto"/>
          </w:divBdr>
        </w:div>
        <w:div w:id="339742910">
          <w:marLeft w:val="640"/>
          <w:marRight w:val="0"/>
          <w:marTop w:val="0"/>
          <w:marBottom w:val="0"/>
          <w:divBdr>
            <w:top w:val="none" w:sz="0" w:space="0" w:color="auto"/>
            <w:left w:val="none" w:sz="0" w:space="0" w:color="auto"/>
            <w:bottom w:val="none" w:sz="0" w:space="0" w:color="auto"/>
            <w:right w:val="none" w:sz="0" w:space="0" w:color="auto"/>
          </w:divBdr>
        </w:div>
        <w:div w:id="384330890">
          <w:marLeft w:val="640"/>
          <w:marRight w:val="0"/>
          <w:marTop w:val="0"/>
          <w:marBottom w:val="0"/>
          <w:divBdr>
            <w:top w:val="none" w:sz="0" w:space="0" w:color="auto"/>
            <w:left w:val="none" w:sz="0" w:space="0" w:color="auto"/>
            <w:bottom w:val="none" w:sz="0" w:space="0" w:color="auto"/>
            <w:right w:val="none" w:sz="0" w:space="0" w:color="auto"/>
          </w:divBdr>
        </w:div>
        <w:div w:id="394745298">
          <w:marLeft w:val="640"/>
          <w:marRight w:val="0"/>
          <w:marTop w:val="0"/>
          <w:marBottom w:val="0"/>
          <w:divBdr>
            <w:top w:val="none" w:sz="0" w:space="0" w:color="auto"/>
            <w:left w:val="none" w:sz="0" w:space="0" w:color="auto"/>
            <w:bottom w:val="none" w:sz="0" w:space="0" w:color="auto"/>
            <w:right w:val="none" w:sz="0" w:space="0" w:color="auto"/>
          </w:divBdr>
        </w:div>
        <w:div w:id="423498855">
          <w:marLeft w:val="640"/>
          <w:marRight w:val="0"/>
          <w:marTop w:val="0"/>
          <w:marBottom w:val="0"/>
          <w:divBdr>
            <w:top w:val="none" w:sz="0" w:space="0" w:color="auto"/>
            <w:left w:val="none" w:sz="0" w:space="0" w:color="auto"/>
            <w:bottom w:val="none" w:sz="0" w:space="0" w:color="auto"/>
            <w:right w:val="none" w:sz="0" w:space="0" w:color="auto"/>
          </w:divBdr>
        </w:div>
        <w:div w:id="463233770">
          <w:marLeft w:val="640"/>
          <w:marRight w:val="0"/>
          <w:marTop w:val="0"/>
          <w:marBottom w:val="0"/>
          <w:divBdr>
            <w:top w:val="none" w:sz="0" w:space="0" w:color="auto"/>
            <w:left w:val="none" w:sz="0" w:space="0" w:color="auto"/>
            <w:bottom w:val="none" w:sz="0" w:space="0" w:color="auto"/>
            <w:right w:val="none" w:sz="0" w:space="0" w:color="auto"/>
          </w:divBdr>
        </w:div>
        <w:div w:id="484396097">
          <w:marLeft w:val="640"/>
          <w:marRight w:val="0"/>
          <w:marTop w:val="0"/>
          <w:marBottom w:val="0"/>
          <w:divBdr>
            <w:top w:val="none" w:sz="0" w:space="0" w:color="auto"/>
            <w:left w:val="none" w:sz="0" w:space="0" w:color="auto"/>
            <w:bottom w:val="none" w:sz="0" w:space="0" w:color="auto"/>
            <w:right w:val="none" w:sz="0" w:space="0" w:color="auto"/>
          </w:divBdr>
        </w:div>
        <w:div w:id="582643292">
          <w:marLeft w:val="640"/>
          <w:marRight w:val="0"/>
          <w:marTop w:val="0"/>
          <w:marBottom w:val="0"/>
          <w:divBdr>
            <w:top w:val="none" w:sz="0" w:space="0" w:color="auto"/>
            <w:left w:val="none" w:sz="0" w:space="0" w:color="auto"/>
            <w:bottom w:val="none" w:sz="0" w:space="0" w:color="auto"/>
            <w:right w:val="none" w:sz="0" w:space="0" w:color="auto"/>
          </w:divBdr>
        </w:div>
        <w:div w:id="586117310">
          <w:marLeft w:val="640"/>
          <w:marRight w:val="0"/>
          <w:marTop w:val="0"/>
          <w:marBottom w:val="0"/>
          <w:divBdr>
            <w:top w:val="none" w:sz="0" w:space="0" w:color="auto"/>
            <w:left w:val="none" w:sz="0" w:space="0" w:color="auto"/>
            <w:bottom w:val="none" w:sz="0" w:space="0" w:color="auto"/>
            <w:right w:val="none" w:sz="0" w:space="0" w:color="auto"/>
          </w:divBdr>
        </w:div>
        <w:div w:id="638458296">
          <w:marLeft w:val="640"/>
          <w:marRight w:val="0"/>
          <w:marTop w:val="0"/>
          <w:marBottom w:val="0"/>
          <w:divBdr>
            <w:top w:val="none" w:sz="0" w:space="0" w:color="auto"/>
            <w:left w:val="none" w:sz="0" w:space="0" w:color="auto"/>
            <w:bottom w:val="none" w:sz="0" w:space="0" w:color="auto"/>
            <w:right w:val="none" w:sz="0" w:space="0" w:color="auto"/>
          </w:divBdr>
        </w:div>
        <w:div w:id="651494769">
          <w:marLeft w:val="640"/>
          <w:marRight w:val="0"/>
          <w:marTop w:val="0"/>
          <w:marBottom w:val="0"/>
          <w:divBdr>
            <w:top w:val="none" w:sz="0" w:space="0" w:color="auto"/>
            <w:left w:val="none" w:sz="0" w:space="0" w:color="auto"/>
            <w:bottom w:val="none" w:sz="0" w:space="0" w:color="auto"/>
            <w:right w:val="none" w:sz="0" w:space="0" w:color="auto"/>
          </w:divBdr>
        </w:div>
        <w:div w:id="655955918">
          <w:marLeft w:val="640"/>
          <w:marRight w:val="0"/>
          <w:marTop w:val="0"/>
          <w:marBottom w:val="0"/>
          <w:divBdr>
            <w:top w:val="none" w:sz="0" w:space="0" w:color="auto"/>
            <w:left w:val="none" w:sz="0" w:space="0" w:color="auto"/>
            <w:bottom w:val="none" w:sz="0" w:space="0" w:color="auto"/>
            <w:right w:val="none" w:sz="0" w:space="0" w:color="auto"/>
          </w:divBdr>
        </w:div>
        <w:div w:id="670716812">
          <w:marLeft w:val="640"/>
          <w:marRight w:val="0"/>
          <w:marTop w:val="0"/>
          <w:marBottom w:val="0"/>
          <w:divBdr>
            <w:top w:val="none" w:sz="0" w:space="0" w:color="auto"/>
            <w:left w:val="none" w:sz="0" w:space="0" w:color="auto"/>
            <w:bottom w:val="none" w:sz="0" w:space="0" w:color="auto"/>
            <w:right w:val="none" w:sz="0" w:space="0" w:color="auto"/>
          </w:divBdr>
        </w:div>
        <w:div w:id="743377340">
          <w:marLeft w:val="640"/>
          <w:marRight w:val="0"/>
          <w:marTop w:val="0"/>
          <w:marBottom w:val="0"/>
          <w:divBdr>
            <w:top w:val="none" w:sz="0" w:space="0" w:color="auto"/>
            <w:left w:val="none" w:sz="0" w:space="0" w:color="auto"/>
            <w:bottom w:val="none" w:sz="0" w:space="0" w:color="auto"/>
            <w:right w:val="none" w:sz="0" w:space="0" w:color="auto"/>
          </w:divBdr>
        </w:div>
        <w:div w:id="807166861">
          <w:marLeft w:val="640"/>
          <w:marRight w:val="0"/>
          <w:marTop w:val="0"/>
          <w:marBottom w:val="0"/>
          <w:divBdr>
            <w:top w:val="none" w:sz="0" w:space="0" w:color="auto"/>
            <w:left w:val="none" w:sz="0" w:space="0" w:color="auto"/>
            <w:bottom w:val="none" w:sz="0" w:space="0" w:color="auto"/>
            <w:right w:val="none" w:sz="0" w:space="0" w:color="auto"/>
          </w:divBdr>
        </w:div>
        <w:div w:id="834566027">
          <w:marLeft w:val="640"/>
          <w:marRight w:val="0"/>
          <w:marTop w:val="0"/>
          <w:marBottom w:val="0"/>
          <w:divBdr>
            <w:top w:val="none" w:sz="0" w:space="0" w:color="auto"/>
            <w:left w:val="none" w:sz="0" w:space="0" w:color="auto"/>
            <w:bottom w:val="none" w:sz="0" w:space="0" w:color="auto"/>
            <w:right w:val="none" w:sz="0" w:space="0" w:color="auto"/>
          </w:divBdr>
        </w:div>
        <w:div w:id="864560279">
          <w:marLeft w:val="640"/>
          <w:marRight w:val="0"/>
          <w:marTop w:val="0"/>
          <w:marBottom w:val="0"/>
          <w:divBdr>
            <w:top w:val="none" w:sz="0" w:space="0" w:color="auto"/>
            <w:left w:val="none" w:sz="0" w:space="0" w:color="auto"/>
            <w:bottom w:val="none" w:sz="0" w:space="0" w:color="auto"/>
            <w:right w:val="none" w:sz="0" w:space="0" w:color="auto"/>
          </w:divBdr>
        </w:div>
        <w:div w:id="871115761">
          <w:marLeft w:val="640"/>
          <w:marRight w:val="0"/>
          <w:marTop w:val="0"/>
          <w:marBottom w:val="0"/>
          <w:divBdr>
            <w:top w:val="none" w:sz="0" w:space="0" w:color="auto"/>
            <w:left w:val="none" w:sz="0" w:space="0" w:color="auto"/>
            <w:bottom w:val="none" w:sz="0" w:space="0" w:color="auto"/>
            <w:right w:val="none" w:sz="0" w:space="0" w:color="auto"/>
          </w:divBdr>
        </w:div>
        <w:div w:id="897939164">
          <w:marLeft w:val="640"/>
          <w:marRight w:val="0"/>
          <w:marTop w:val="0"/>
          <w:marBottom w:val="0"/>
          <w:divBdr>
            <w:top w:val="none" w:sz="0" w:space="0" w:color="auto"/>
            <w:left w:val="none" w:sz="0" w:space="0" w:color="auto"/>
            <w:bottom w:val="none" w:sz="0" w:space="0" w:color="auto"/>
            <w:right w:val="none" w:sz="0" w:space="0" w:color="auto"/>
          </w:divBdr>
        </w:div>
        <w:div w:id="904026962">
          <w:marLeft w:val="640"/>
          <w:marRight w:val="0"/>
          <w:marTop w:val="0"/>
          <w:marBottom w:val="0"/>
          <w:divBdr>
            <w:top w:val="none" w:sz="0" w:space="0" w:color="auto"/>
            <w:left w:val="none" w:sz="0" w:space="0" w:color="auto"/>
            <w:bottom w:val="none" w:sz="0" w:space="0" w:color="auto"/>
            <w:right w:val="none" w:sz="0" w:space="0" w:color="auto"/>
          </w:divBdr>
        </w:div>
        <w:div w:id="911279549">
          <w:marLeft w:val="640"/>
          <w:marRight w:val="0"/>
          <w:marTop w:val="0"/>
          <w:marBottom w:val="0"/>
          <w:divBdr>
            <w:top w:val="none" w:sz="0" w:space="0" w:color="auto"/>
            <w:left w:val="none" w:sz="0" w:space="0" w:color="auto"/>
            <w:bottom w:val="none" w:sz="0" w:space="0" w:color="auto"/>
            <w:right w:val="none" w:sz="0" w:space="0" w:color="auto"/>
          </w:divBdr>
        </w:div>
        <w:div w:id="941381185">
          <w:marLeft w:val="640"/>
          <w:marRight w:val="0"/>
          <w:marTop w:val="0"/>
          <w:marBottom w:val="0"/>
          <w:divBdr>
            <w:top w:val="none" w:sz="0" w:space="0" w:color="auto"/>
            <w:left w:val="none" w:sz="0" w:space="0" w:color="auto"/>
            <w:bottom w:val="none" w:sz="0" w:space="0" w:color="auto"/>
            <w:right w:val="none" w:sz="0" w:space="0" w:color="auto"/>
          </w:divBdr>
        </w:div>
        <w:div w:id="961690303">
          <w:marLeft w:val="640"/>
          <w:marRight w:val="0"/>
          <w:marTop w:val="0"/>
          <w:marBottom w:val="0"/>
          <w:divBdr>
            <w:top w:val="none" w:sz="0" w:space="0" w:color="auto"/>
            <w:left w:val="none" w:sz="0" w:space="0" w:color="auto"/>
            <w:bottom w:val="none" w:sz="0" w:space="0" w:color="auto"/>
            <w:right w:val="none" w:sz="0" w:space="0" w:color="auto"/>
          </w:divBdr>
        </w:div>
        <w:div w:id="970136980">
          <w:marLeft w:val="640"/>
          <w:marRight w:val="0"/>
          <w:marTop w:val="0"/>
          <w:marBottom w:val="0"/>
          <w:divBdr>
            <w:top w:val="none" w:sz="0" w:space="0" w:color="auto"/>
            <w:left w:val="none" w:sz="0" w:space="0" w:color="auto"/>
            <w:bottom w:val="none" w:sz="0" w:space="0" w:color="auto"/>
            <w:right w:val="none" w:sz="0" w:space="0" w:color="auto"/>
          </w:divBdr>
        </w:div>
        <w:div w:id="1018510266">
          <w:marLeft w:val="640"/>
          <w:marRight w:val="0"/>
          <w:marTop w:val="0"/>
          <w:marBottom w:val="0"/>
          <w:divBdr>
            <w:top w:val="none" w:sz="0" w:space="0" w:color="auto"/>
            <w:left w:val="none" w:sz="0" w:space="0" w:color="auto"/>
            <w:bottom w:val="none" w:sz="0" w:space="0" w:color="auto"/>
            <w:right w:val="none" w:sz="0" w:space="0" w:color="auto"/>
          </w:divBdr>
        </w:div>
        <w:div w:id="1064109232">
          <w:marLeft w:val="640"/>
          <w:marRight w:val="0"/>
          <w:marTop w:val="0"/>
          <w:marBottom w:val="0"/>
          <w:divBdr>
            <w:top w:val="none" w:sz="0" w:space="0" w:color="auto"/>
            <w:left w:val="none" w:sz="0" w:space="0" w:color="auto"/>
            <w:bottom w:val="none" w:sz="0" w:space="0" w:color="auto"/>
            <w:right w:val="none" w:sz="0" w:space="0" w:color="auto"/>
          </w:divBdr>
        </w:div>
        <w:div w:id="1072964210">
          <w:marLeft w:val="640"/>
          <w:marRight w:val="0"/>
          <w:marTop w:val="0"/>
          <w:marBottom w:val="0"/>
          <w:divBdr>
            <w:top w:val="none" w:sz="0" w:space="0" w:color="auto"/>
            <w:left w:val="none" w:sz="0" w:space="0" w:color="auto"/>
            <w:bottom w:val="none" w:sz="0" w:space="0" w:color="auto"/>
            <w:right w:val="none" w:sz="0" w:space="0" w:color="auto"/>
          </w:divBdr>
        </w:div>
        <w:div w:id="1082602701">
          <w:marLeft w:val="640"/>
          <w:marRight w:val="0"/>
          <w:marTop w:val="0"/>
          <w:marBottom w:val="0"/>
          <w:divBdr>
            <w:top w:val="none" w:sz="0" w:space="0" w:color="auto"/>
            <w:left w:val="none" w:sz="0" w:space="0" w:color="auto"/>
            <w:bottom w:val="none" w:sz="0" w:space="0" w:color="auto"/>
            <w:right w:val="none" w:sz="0" w:space="0" w:color="auto"/>
          </w:divBdr>
        </w:div>
        <w:div w:id="1094404415">
          <w:marLeft w:val="640"/>
          <w:marRight w:val="0"/>
          <w:marTop w:val="0"/>
          <w:marBottom w:val="0"/>
          <w:divBdr>
            <w:top w:val="none" w:sz="0" w:space="0" w:color="auto"/>
            <w:left w:val="none" w:sz="0" w:space="0" w:color="auto"/>
            <w:bottom w:val="none" w:sz="0" w:space="0" w:color="auto"/>
            <w:right w:val="none" w:sz="0" w:space="0" w:color="auto"/>
          </w:divBdr>
        </w:div>
        <w:div w:id="1109812061">
          <w:marLeft w:val="640"/>
          <w:marRight w:val="0"/>
          <w:marTop w:val="0"/>
          <w:marBottom w:val="0"/>
          <w:divBdr>
            <w:top w:val="none" w:sz="0" w:space="0" w:color="auto"/>
            <w:left w:val="none" w:sz="0" w:space="0" w:color="auto"/>
            <w:bottom w:val="none" w:sz="0" w:space="0" w:color="auto"/>
            <w:right w:val="none" w:sz="0" w:space="0" w:color="auto"/>
          </w:divBdr>
        </w:div>
        <w:div w:id="1127746586">
          <w:marLeft w:val="640"/>
          <w:marRight w:val="0"/>
          <w:marTop w:val="0"/>
          <w:marBottom w:val="0"/>
          <w:divBdr>
            <w:top w:val="none" w:sz="0" w:space="0" w:color="auto"/>
            <w:left w:val="none" w:sz="0" w:space="0" w:color="auto"/>
            <w:bottom w:val="none" w:sz="0" w:space="0" w:color="auto"/>
            <w:right w:val="none" w:sz="0" w:space="0" w:color="auto"/>
          </w:divBdr>
        </w:div>
        <w:div w:id="1130444055">
          <w:marLeft w:val="640"/>
          <w:marRight w:val="0"/>
          <w:marTop w:val="0"/>
          <w:marBottom w:val="0"/>
          <w:divBdr>
            <w:top w:val="none" w:sz="0" w:space="0" w:color="auto"/>
            <w:left w:val="none" w:sz="0" w:space="0" w:color="auto"/>
            <w:bottom w:val="none" w:sz="0" w:space="0" w:color="auto"/>
            <w:right w:val="none" w:sz="0" w:space="0" w:color="auto"/>
          </w:divBdr>
        </w:div>
        <w:div w:id="1158837078">
          <w:marLeft w:val="640"/>
          <w:marRight w:val="0"/>
          <w:marTop w:val="0"/>
          <w:marBottom w:val="0"/>
          <w:divBdr>
            <w:top w:val="none" w:sz="0" w:space="0" w:color="auto"/>
            <w:left w:val="none" w:sz="0" w:space="0" w:color="auto"/>
            <w:bottom w:val="none" w:sz="0" w:space="0" w:color="auto"/>
            <w:right w:val="none" w:sz="0" w:space="0" w:color="auto"/>
          </w:divBdr>
        </w:div>
        <w:div w:id="1168982731">
          <w:marLeft w:val="640"/>
          <w:marRight w:val="0"/>
          <w:marTop w:val="0"/>
          <w:marBottom w:val="0"/>
          <w:divBdr>
            <w:top w:val="none" w:sz="0" w:space="0" w:color="auto"/>
            <w:left w:val="none" w:sz="0" w:space="0" w:color="auto"/>
            <w:bottom w:val="none" w:sz="0" w:space="0" w:color="auto"/>
            <w:right w:val="none" w:sz="0" w:space="0" w:color="auto"/>
          </w:divBdr>
        </w:div>
        <w:div w:id="1221214968">
          <w:marLeft w:val="640"/>
          <w:marRight w:val="0"/>
          <w:marTop w:val="0"/>
          <w:marBottom w:val="0"/>
          <w:divBdr>
            <w:top w:val="none" w:sz="0" w:space="0" w:color="auto"/>
            <w:left w:val="none" w:sz="0" w:space="0" w:color="auto"/>
            <w:bottom w:val="none" w:sz="0" w:space="0" w:color="auto"/>
            <w:right w:val="none" w:sz="0" w:space="0" w:color="auto"/>
          </w:divBdr>
        </w:div>
        <w:div w:id="1231505199">
          <w:marLeft w:val="640"/>
          <w:marRight w:val="0"/>
          <w:marTop w:val="0"/>
          <w:marBottom w:val="0"/>
          <w:divBdr>
            <w:top w:val="none" w:sz="0" w:space="0" w:color="auto"/>
            <w:left w:val="none" w:sz="0" w:space="0" w:color="auto"/>
            <w:bottom w:val="none" w:sz="0" w:space="0" w:color="auto"/>
            <w:right w:val="none" w:sz="0" w:space="0" w:color="auto"/>
          </w:divBdr>
        </w:div>
        <w:div w:id="1247611610">
          <w:marLeft w:val="640"/>
          <w:marRight w:val="0"/>
          <w:marTop w:val="0"/>
          <w:marBottom w:val="0"/>
          <w:divBdr>
            <w:top w:val="none" w:sz="0" w:space="0" w:color="auto"/>
            <w:left w:val="none" w:sz="0" w:space="0" w:color="auto"/>
            <w:bottom w:val="none" w:sz="0" w:space="0" w:color="auto"/>
            <w:right w:val="none" w:sz="0" w:space="0" w:color="auto"/>
          </w:divBdr>
        </w:div>
        <w:div w:id="1273053791">
          <w:marLeft w:val="640"/>
          <w:marRight w:val="0"/>
          <w:marTop w:val="0"/>
          <w:marBottom w:val="0"/>
          <w:divBdr>
            <w:top w:val="none" w:sz="0" w:space="0" w:color="auto"/>
            <w:left w:val="none" w:sz="0" w:space="0" w:color="auto"/>
            <w:bottom w:val="none" w:sz="0" w:space="0" w:color="auto"/>
            <w:right w:val="none" w:sz="0" w:space="0" w:color="auto"/>
          </w:divBdr>
        </w:div>
        <w:div w:id="1279334245">
          <w:marLeft w:val="640"/>
          <w:marRight w:val="0"/>
          <w:marTop w:val="0"/>
          <w:marBottom w:val="0"/>
          <w:divBdr>
            <w:top w:val="none" w:sz="0" w:space="0" w:color="auto"/>
            <w:left w:val="none" w:sz="0" w:space="0" w:color="auto"/>
            <w:bottom w:val="none" w:sz="0" w:space="0" w:color="auto"/>
            <w:right w:val="none" w:sz="0" w:space="0" w:color="auto"/>
          </w:divBdr>
        </w:div>
        <w:div w:id="1307513639">
          <w:marLeft w:val="640"/>
          <w:marRight w:val="0"/>
          <w:marTop w:val="0"/>
          <w:marBottom w:val="0"/>
          <w:divBdr>
            <w:top w:val="none" w:sz="0" w:space="0" w:color="auto"/>
            <w:left w:val="none" w:sz="0" w:space="0" w:color="auto"/>
            <w:bottom w:val="none" w:sz="0" w:space="0" w:color="auto"/>
            <w:right w:val="none" w:sz="0" w:space="0" w:color="auto"/>
          </w:divBdr>
        </w:div>
        <w:div w:id="1310595268">
          <w:marLeft w:val="640"/>
          <w:marRight w:val="0"/>
          <w:marTop w:val="0"/>
          <w:marBottom w:val="0"/>
          <w:divBdr>
            <w:top w:val="none" w:sz="0" w:space="0" w:color="auto"/>
            <w:left w:val="none" w:sz="0" w:space="0" w:color="auto"/>
            <w:bottom w:val="none" w:sz="0" w:space="0" w:color="auto"/>
            <w:right w:val="none" w:sz="0" w:space="0" w:color="auto"/>
          </w:divBdr>
        </w:div>
        <w:div w:id="1315453086">
          <w:marLeft w:val="640"/>
          <w:marRight w:val="0"/>
          <w:marTop w:val="0"/>
          <w:marBottom w:val="0"/>
          <w:divBdr>
            <w:top w:val="none" w:sz="0" w:space="0" w:color="auto"/>
            <w:left w:val="none" w:sz="0" w:space="0" w:color="auto"/>
            <w:bottom w:val="none" w:sz="0" w:space="0" w:color="auto"/>
            <w:right w:val="none" w:sz="0" w:space="0" w:color="auto"/>
          </w:divBdr>
        </w:div>
        <w:div w:id="1331785873">
          <w:marLeft w:val="640"/>
          <w:marRight w:val="0"/>
          <w:marTop w:val="0"/>
          <w:marBottom w:val="0"/>
          <w:divBdr>
            <w:top w:val="none" w:sz="0" w:space="0" w:color="auto"/>
            <w:left w:val="none" w:sz="0" w:space="0" w:color="auto"/>
            <w:bottom w:val="none" w:sz="0" w:space="0" w:color="auto"/>
            <w:right w:val="none" w:sz="0" w:space="0" w:color="auto"/>
          </w:divBdr>
        </w:div>
        <w:div w:id="1360156458">
          <w:marLeft w:val="640"/>
          <w:marRight w:val="0"/>
          <w:marTop w:val="0"/>
          <w:marBottom w:val="0"/>
          <w:divBdr>
            <w:top w:val="none" w:sz="0" w:space="0" w:color="auto"/>
            <w:left w:val="none" w:sz="0" w:space="0" w:color="auto"/>
            <w:bottom w:val="none" w:sz="0" w:space="0" w:color="auto"/>
            <w:right w:val="none" w:sz="0" w:space="0" w:color="auto"/>
          </w:divBdr>
        </w:div>
        <w:div w:id="1369259570">
          <w:marLeft w:val="640"/>
          <w:marRight w:val="0"/>
          <w:marTop w:val="0"/>
          <w:marBottom w:val="0"/>
          <w:divBdr>
            <w:top w:val="none" w:sz="0" w:space="0" w:color="auto"/>
            <w:left w:val="none" w:sz="0" w:space="0" w:color="auto"/>
            <w:bottom w:val="none" w:sz="0" w:space="0" w:color="auto"/>
            <w:right w:val="none" w:sz="0" w:space="0" w:color="auto"/>
          </w:divBdr>
        </w:div>
        <w:div w:id="1389842551">
          <w:marLeft w:val="640"/>
          <w:marRight w:val="0"/>
          <w:marTop w:val="0"/>
          <w:marBottom w:val="0"/>
          <w:divBdr>
            <w:top w:val="none" w:sz="0" w:space="0" w:color="auto"/>
            <w:left w:val="none" w:sz="0" w:space="0" w:color="auto"/>
            <w:bottom w:val="none" w:sz="0" w:space="0" w:color="auto"/>
            <w:right w:val="none" w:sz="0" w:space="0" w:color="auto"/>
          </w:divBdr>
        </w:div>
        <w:div w:id="1409645094">
          <w:marLeft w:val="640"/>
          <w:marRight w:val="0"/>
          <w:marTop w:val="0"/>
          <w:marBottom w:val="0"/>
          <w:divBdr>
            <w:top w:val="none" w:sz="0" w:space="0" w:color="auto"/>
            <w:left w:val="none" w:sz="0" w:space="0" w:color="auto"/>
            <w:bottom w:val="none" w:sz="0" w:space="0" w:color="auto"/>
            <w:right w:val="none" w:sz="0" w:space="0" w:color="auto"/>
          </w:divBdr>
        </w:div>
        <w:div w:id="1411149957">
          <w:marLeft w:val="640"/>
          <w:marRight w:val="0"/>
          <w:marTop w:val="0"/>
          <w:marBottom w:val="0"/>
          <w:divBdr>
            <w:top w:val="none" w:sz="0" w:space="0" w:color="auto"/>
            <w:left w:val="none" w:sz="0" w:space="0" w:color="auto"/>
            <w:bottom w:val="none" w:sz="0" w:space="0" w:color="auto"/>
            <w:right w:val="none" w:sz="0" w:space="0" w:color="auto"/>
          </w:divBdr>
        </w:div>
        <w:div w:id="1429349521">
          <w:marLeft w:val="640"/>
          <w:marRight w:val="0"/>
          <w:marTop w:val="0"/>
          <w:marBottom w:val="0"/>
          <w:divBdr>
            <w:top w:val="none" w:sz="0" w:space="0" w:color="auto"/>
            <w:left w:val="none" w:sz="0" w:space="0" w:color="auto"/>
            <w:bottom w:val="none" w:sz="0" w:space="0" w:color="auto"/>
            <w:right w:val="none" w:sz="0" w:space="0" w:color="auto"/>
          </w:divBdr>
        </w:div>
        <w:div w:id="1469660671">
          <w:marLeft w:val="640"/>
          <w:marRight w:val="0"/>
          <w:marTop w:val="0"/>
          <w:marBottom w:val="0"/>
          <w:divBdr>
            <w:top w:val="none" w:sz="0" w:space="0" w:color="auto"/>
            <w:left w:val="none" w:sz="0" w:space="0" w:color="auto"/>
            <w:bottom w:val="none" w:sz="0" w:space="0" w:color="auto"/>
            <w:right w:val="none" w:sz="0" w:space="0" w:color="auto"/>
          </w:divBdr>
        </w:div>
        <w:div w:id="1479109805">
          <w:marLeft w:val="640"/>
          <w:marRight w:val="0"/>
          <w:marTop w:val="0"/>
          <w:marBottom w:val="0"/>
          <w:divBdr>
            <w:top w:val="none" w:sz="0" w:space="0" w:color="auto"/>
            <w:left w:val="none" w:sz="0" w:space="0" w:color="auto"/>
            <w:bottom w:val="none" w:sz="0" w:space="0" w:color="auto"/>
            <w:right w:val="none" w:sz="0" w:space="0" w:color="auto"/>
          </w:divBdr>
        </w:div>
        <w:div w:id="1530415048">
          <w:marLeft w:val="640"/>
          <w:marRight w:val="0"/>
          <w:marTop w:val="0"/>
          <w:marBottom w:val="0"/>
          <w:divBdr>
            <w:top w:val="none" w:sz="0" w:space="0" w:color="auto"/>
            <w:left w:val="none" w:sz="0" w:space="0" w:color="auto"/>
            <w:bottom w:val="none" w:sz="0" w:space="0" w:color="auto"/>
            <w:right w:val="none" w:sz="0" w:space="0" w:color="auto"/>
          </w:divBdr>
        </w:div>
        <w:div w:id="1553422910">
          <w:marLeft w:val="640"/>
          <w:marRight w:val="0"/>
          <w:marTop w:val="0"/>
          <w:marBottom w:val="0"/>
          <w:divBdr>
            <w:top w:val="none" w:sz="0" w:space="0" w:color="auto"/>
            <w:left w:val="none" w:sz="0" w:space="0" w:color="auto"/>
            <w:bottom w:val="none" w:sz="0" w:space="0" w:color="auto"/>
            <w:right w:val="none" w:sz="0" w:space="0" w:color="auto"/>
          </w:divBdr>
        </w:div>
        <w:div w:id="1582133234">
          <w:marLeft w:val="640"/>
          <w:marRight w:val="0"/>
          <w:marTop w:val="0"/>
          <w:marBottom w:val="0"/>
          <w:divBdr>
            <w:top w:val="none" w:sz="0" w:space="0" w:color="auto"/>
            <w:left w:val="none" w:sz="0" w:space="0" w:color="auto"/>
            <w:bottom w:val="none" w:sz="0" w:space="0" w:color="auto"/>
            <w:right w:val="none" w:sz="0" w:space="0" w:color="auto"/>
          </w:divBdr>
        </w:div>
        <w:div w:id="1586650471">
          <w:marLeft w:val="640"/>
          <w:marRight w:val="0"/>
          <w:marTop w:val="0"/>
          <w:marBottom w:val="0"/>
          <w:divBdr>
            <w:top w:val="none" w:sz="0" w:space="0" w:color="auto"/>
            <w:left w:val="none" w:sz="0" w:space="0" w:color="auto"/>
            <w:bottom w:val="none" w:sz="0" w:space="0" w:color="auto"/>
            <w:right w:val="none" w:sz="0" w:space="0" w:color="auto"/>
          </w:divBdr>
        </w:div>
        <w:div w:id="1594048975">
          <w:marLeft w:val="640"/>
          <w:marRight w:val="0"/>
          <w:marTop w:val="0"/>
          <w:marBottom w:val="0"/>
          <w:divBdr>
            <w:top w:val="none" w:sz="0" w:space="0" w:color="auto"/>
            <w:left w:val="none" w:sz="0" w:space="0" w:color="auto"/>
            <w:bottom w:val="none" w:sz="0" w:space="0" w:color="auto"/>
            <w:right w:val="none" w:sz="0" w:space="0" w:color="auto"/>
          </w:divBdr>
        </w:div>
        <w:div w:id="1597664902">
          <w:marLeft w:val="640"/>
          <w:marRight w:val="0"/>
          <w:marTop w:val="0"/>
          <w:marBottom w:val="0"/>
          <w:divBdr>
            <w:top w:val="none" w:sz="0" w:space="0" w:color="auto"/>
            <w:left w:val="none" w:sz="0" w:space="0" w:color="auto"/>
            <w:bottom w:val="none" w:sz="0" w:space="0" w:color="auto"/>
            <w:right w:val="none" w:sz="0" w:space="0" w:color="auto"/>
          </w:divBdr>
        </w:div>
        <w:div w:id="1603758913">
          <w:marLeft w:val="640"/>
          <w:marRight w:val="0"/>
          <w:marTop w:val="0"/>
          <w:marBottom w:val="0"/>
          <w:divBdr>
            <w:top w:val="none" w:sz="0" w:space="0" w:color="auto"/>
            <w:left w:val="none" w:sz="0" w:space="0" w:color="auto"/>
            <w:bottom w:val="none" w:sz="0" w:space="0" w:color="auto"/>
            <w:right w:val="none" w:sz="0" w:space="0" w:color="auto"/>
          </w:divBdr>
        </w:div>
        <w:div w:id="1623151854">
          <w:marLeft w:val="640"/>
          <w:marRight w:val="0"/>
          <w:marTop w:val="0"/>
          <w:marBottom w:val="0"/>
          <w:divBdr>
            <w:top w:val="none" w:sz="0" w:space="0" w:color="auto"/>
            <w:left w:val="none" w:sz="0" w:space="0" w:color="auto"/>
            <w:bottom w:val="none" w:sz="0" w:space="0" w:color="auto"/>
            <w:right w:val="none" w:sz="0" w:space="0" w:color="auto"/>
          </w:divBdr>
        </w:div>
        <w:div w:id="1624381109">
          <w:marLeft w:val="640"/>
          <w:marRight w:val="0"/>
          <w:marTop w:val="0"/>
          <w:marBottom w:val="0"/>
          <w:divBdr>
            <w:top w:val="none" w:sz="0" w:space="0" w:color="auto"/>
            <w:left w:val="none" w:sz="0" w:space="0" w:color="auto"/>
            <w:bottom w:val="none" w:sz="0" w:space="0" w:color="auto"/>
            <w:right w:val="none" w:sz="0" w:space="0" w:color="auto"/>
          </w:divBdr>
        </w:div>
        <w:div w:id="1667660446">
          <w:marLeft w:val="640"/>
          <w:marRight w:val="0"/>
          <w:marTop w:val="0"/>
          <w:marBottom w:val="0"/>
          <w:divBdr>
            <w:top w:val="none" w:sz="0" w:space="0" w:color="auto"/>
            <w:left w:val="none" w:sz="0" w:space="0" w:color="auto"/>
            <w:bottom w:val="none" w:sz="0" w:space="0" w:color="auto"/>
            <w:right w:val="none" w:sz="0" w:space="0" w:color="auto"/>
          </w:divBdr>
        </w:div>
        <w:div w:id="1695494448">
          <w:marLeft w:val="640"/>
          <w:marRight w:val="0"/>
          <w:marTop w:val="0"/>
          <w:marBottom w:val="0"/>
          <w:divBdr>
            <w:top w:val="none" w:sz="0" w:space="0" w:color="auto"/>
            <w:left w:val="none" w:sz="0" w:space="0" w:color="auto"/>
            <w:bottom w:val="none" w:sz="0" w:space="0" w:color="auto"/>
            <w:right w:val="none" w:sz="0" w:space="0" w:color="auto"/>
          </w:divBdr>
        </w:div>
        <w:div w:id="1765757216">
          <w:marLeft w:val="640"/>
          <w:marRight w:val="0"/>
          <w:marTop w:val="0"/>
          <w:marBottom w:val="0"/>
          <w:divBdr>
            <w:top w:val="none" w:sz="0" w:space="0" w:color="auto"/>
            <w:left w:val="none" w:sz="0" w:space="0" w:color="auto"/>
            <w:bottom w:val="none" w:sz="0" w:space="0" w:color="auto"/>
            <w:right w:val="none" w:sz="0" w:space="0" w:color="auto"/>
          </w:divBdr>
        </w:div>
        <w:div w:id="1832132678">
          <w:marLeft w:val="640"/>
          <w:marRight w:val="0"/>
          <w:marTop w:val="0"/>
          <w:marBottom w:val="0"/>
          <w:divBdr>
            <w:top w:val="none" w:sz="0" w:space="0" w:color="auto"/>
            <w:left w:val="none" w:sz="0" w:space="0" w:color="auto"/>
            <w:bottom w:val="none" w:sz="0" w:space="0" w:color="auto"/>
            <w:right w:val="none" w:sz="0" w:space="0" w:color="auto"/>
          </w:divBdr>
        </w:div>
        <w:div w:id="1848519932">
          <w:marLeft w:val="640"/>
          <w:marRight w:val="0"/>
          <w:marTop w:val="0"/>
          <w:marBottom w:val="0"/>
          <w:divBdr>
            <w:top w:val="none" w:sz="0" w:space="0" w:color="auto"/>
            <w:left w:val="none" w:sz="0" w:space="0" w:color="auto"/>
            <w:bottom w:val="none" w:sz="0" w:space="0" w:color="auto"/>
            <w:right w:val="none" w:sz="0" w:space="0" w:color="auto"/>
          </w:divBdr>
        </w:div>
        <w:div w:id="1905138798">
          <w:marLeft w:val="640"/>
          <w:marRight w:val="0"/>
          <w:marTop w:val="0"/>
          <w:marBottom w:val="0"/>
          <w:divBdr>
            <w:top w:val="none" w:sz="0" w:space="0" w:color="auto"/>
            <w:left w:val="none" w:sz="0" w:space="0" w:color="auto"/>
            <w:bottom w:val="none" w:sz="0" w:space="0" w:color="auto"/>
            <w:right w:val="none" w:sz="0" w:space="0" w:color="auto"/>
          </w:divBdr>
        </w:div>
        <w:div w:id="1968462810">
          <w:marLeft w:val="640"/>
          <w:marRight w:val="0"/>
          <w:marTop w:val="0"/>
          <w:marBottom w:val="0"/>
          <w:divBdr>
            <w:top w:val="none" w:sz="0" w:space="0" w:color="auto"/>
            <w:left w:val="none" w:sz="0" w:space="0" w:color="auto"/>
            <w:bottom w:val="none" w:sz="0" w:space="0" w:color="auto"/>
            <w:right w:val="none" w:sz="0" w:space="0" w:color="auto"/>
          </w:divBdr>
        </w:div>
        <w:div w:id="1991399317">
          <w:marLeft w:val="640"/>
          <w:marRight w:val="0"/>
          <w:marTop w:val="0"/>
          <w:marBottom w:val="0"/>
          <w:divBdr>
            <w:top w:val="none" w:sz="0" w:space="0" w:color="auto"/>
            <w:left w:val="none" w:sz="0" w:space="0" w:color="auto"/>
            <w:bottom w:val="none" w:sz="0" w:space="0" w:color="auto"/>
            <w:right w:val="none" w:sz="0" w:space="0" w:color="auto"/>
          </w:divBdr>
        </w:div>
        <w:div w:id="2012023474">
          <w:marLeft w:val="640"/>
          <w:marRight w:val="0"/>
          <w:marTop w:val="0"/>
          <w:marBottom w:val="0"/>
          <w:divBdr>
            <w:top w:val="none" w:sz="0" w:space="0" w:color="auto"/>
            <w:left w:val="none" w:sz="0" w:space="0" w:color="auto"/>
            <w:bottom w:val="none" w:sz="0" w:space="0" w:color="auto"/>
            <w:right w:val="none" w:sz="0" w:space="0" w:color="auto"/>
          </w:divBdr>
        </w:div>
        <w:div w:id="2020305037">
          <w:marLeft w:val="640"/>
          <w:marRight w:val="0"/>
          <w:marTop w:val="0"/>
          <w:marBottom w:val="0"/>
          <w:divBdr>
            <w:top w:val="none" w:sz="0" w:space="0" w:color="auto"/>
            <w:left w:val="none" w:sz="0" w:space="0" w:color="auto"/>
            <w:bottom w:val="none" w:sz="0" w:space="0" w:color="auto"/>
            <w:right w:val="none" w:sz="0" w:space="0" w:color="auto"/>
          </w:divBdr>
        </w:div>
        <w:div w:id="2031682193">
          <w:marLeft w:val="640"/>
          <w:marRight w:val="0"/>
          <w:marTop w:val="0"/>
          <w:marBottom w:val="0"/>
          <w:divBdr>
            <w:top w:val="none" w:sz="0" w:space="0" w:color="auto"/>
            <w:left w:val="none" w:sz="0" w:space="0" w:color="auto"/>
            <w:bottom w:val="none" w:sz="0" w:space="0" w:color="auto"/>
            <w:right w:val="none" w:sz="0" w:space="0" w:color="auto"/>
          </w:divBdr>
        </w:div>
        <w:div w:id="2032602266">
          <w:marLeft w:val="640"/>
          <w:marRight w:val="0"/>
          <w:marTop w:val="0"/>
          <w:marBottom w:val="0"/>
          <w:divBdr>
            <w:top w:val="none" w:sz="0" w:space="0" w:color="auto"/>
            <w:left w:val="none" w:sz="0" w:space="0" w:color="auto"/>
            <w:bottom w:val="none" w:sz="0" w:space="0" w:color="auto"/>
            <w:right w:val="none" w:sz="0" w:space="0" w:color="auto"/>
          </w:divBdr>
        </w:div>
      </w:divsChild>
    </w:div>
    <w:div w:id="599682684">
      <w:bodyDiv w:val="1"/>
      <w:marLeft w:val="0"/>
      <w:marRight w:val="0"/>
      <w:marTop w:val="0"/>
      <w:marBottom w:val="0"/>
      <w:divBdr>
        <w:top w:val="none" w:sz="0" w:space="0" w:color="auto"/>
        <w:left w:val="none" w:sz="0" w:space="0" w:color="auto"/>
        <w:bottom w:val="none" w:sz="0" w:space="0" w:color="auto"/>
        <w:right w:val="none" w:sz="0" w:space="0" w:color="auto"/>
      </w:divBdr>
      <w:divsChild>
        <w:div w:id="5258529">
          <w:marLeft w:val="640"/>
          <w:marRight w:val="0"/>
          <w:marTop w:val="0"/>
          <w:marBottom w:val="0"/>
          <w:divBdr>
            <w:top w:val="none" w:sz="0" w:space="0" w:color="auto"/>
            <w:left w:val="none" w:sz="0" w:space="0" w:color="auto"/>
            <w:bottom w:val="none" w:sz="0" w:space="0" w:color="auto"/>
            <w:right w:val="none" w:sz="0" w:space="0" w:color="auto"/>
          </w:divBdr>
        </w:div>
        <w:div w:id="12728034">
          <w:marLeft w:val="640"/>
          <w:marRight w:val="0"/>
          <w:marTop w:val="0"/>
          <w:marBottom w:val="0"/>
          <w:divBdr>
            <w:top w:val="none" w:sz="0" w:space="0" w:color="auto"/>
            <w:left w:val="none" w:sz="0" w:space="0" w:color="auto"/>
            <w:bottom w:val="none" w:sz="0" w:space="0" w:color="auto"/>
            <w:right w:val="none" w:sz="0" w:space="0" w:color="auto"/>
          </w:divBdr>
        </w:div>
        <w:div w:id="38895393">
          <w:marLeft w:val="640"/>
          <w:marRight w:val="0"/>
          <w:marTop w:val="0"/>
          <w:marBottom w:val="0"/>
          <w:divBdr>
            <w:top w:val="none" w:sz="0" w:space="0" w:color="auto"/>
            <w:left w:val="none" w:sz="0" w:space="0" w:color="auto"/>
            <w:bottom w:val="none" w:sz="0" w:space="0" w:color="auto"/>
            <w:right w:val="none" w:sz="0" w:space="0" w:color="auto"/>
          </w:divBdr>
        </w:div>
        <w:div w:id="57288950">
          <w:marLeft w:val="640"/>
          <w:marRight w:val="0"/>
          <w:marTop w:val="0"/>
          <w:marBottom w:val="0"/>
          <w:divBdr>
            <w:top w:val="none" w:sz="0" w:space="0" w:color="auto"/>
            <w:left w:val="none" w:sz="0" w:space="0" w:color="auto"/>
            <w:bottom w:val="none" w:sz="0" w:space="0" w:color="auto"/>
            <w:right w:val="none" w:sz="0" w:space="0" w:color="auto"/>
          </w:divBdr>
        </w:div>
        <w:div w:id="72431631">
          <w:marLeft w:val="640"/>
          <w:marRight w:val="0"/>
          <w:marTop w:val="0"/>
          <w:marBottom w:val="0"/>
          <w:divBdr>
            <w:top w:val="none" w:sz="0" w:space="0" w:color="auto"/>
            <w:left w:val="none" w:sz="0" w:space="0" w:color="auto"/>
            <w:bottom w:val="none" w:sz="0" w:space="0" w:color="auto"/>
            <w:right w:val="none" w:sz="0" w:space="0" w:color="auto"/>
          </w:divBdr>
        </w:div>
        <w:div w:id="76370947">
          <w:marLeft w:val="640"/>
          <w:marRight w:val="0"/>
          <w:marTop w:val="0"/>
          <w:marBottom w:val="0"/>
          <w:divBdr>
            <w:top w:val="none" w:sz="0" w:space="0" w:color="auto"/>
            <w:left w:val="none" w:sz="0" w:space="0" w:color="auto"/>
            <w:bottom w:val="none" w:sz="0" w:space="0" w:color="auto"/>
            <w:right w:val="none" w:sz="0" w:space="0" w:color="auto"/>
          </w:divBdr>
        </w:div>
        <w:div w:id="79831988">
          <w:marLeft w:val="640"/>
          <w:marRight w:val="0"/>
          <w:marTop w:val="0"/>
          <w:marBottom w:val="0"/>
          <w:divBdr>
            <w:top w:val="none" w:sz="0" w:space="0" w:color="auto"/>
            <w:left w:val="none" w:sz="0" w:space="0" w:color="auto"/>
            <w:bottom w:val="none" w:sz="0" w:space="0" w:color="auto"/>
            <w:right w:val="none" w:sz="0" w:space="0" w:color="auto"/>
          </w:divBdr>
        </w:div>
        <w:div w:id="85852812">
          <w:marLeft w:val="640"/>
          <w:marRight w:val="0"/>
          <w:marTop w:val="0"/>
          <w:marBottom w:val="0"/>
          <w:divBdr>
            <w:top w:val="none" w:sz="0" w:space="0" w:color="auto"/>
            <w:left w:val="none" w:sz="0" w:space="0" w:color="auto"/>
            <w:bottom w:val="none" w:sz="0" w:space="0" w:color="auto"/>
            <w:right w:val="none" w:sz="0" w:space="0" w:color="auto"/>
          </w:divBdr>
        </w:div>
        <w:div w:id="108742945">
          <w:marLeft w:val="640"/>
          <w:marRight w:val="0"/>
          <w:marTop w:val="0"/>
          <w:marBottom w:val="0"/>
          <w:divBdr>
            <w:top w:val="none" w:sz="0" w:space="0" w:color="auto"/>
            <w:left w:val="none" w:sz="0" w:space="0" w:color="auto"/>
            <w:bottom w:val="none" w:sz="0" w:space="0" w:color="auto"/>
            <w:right w:val="none" w:sz="0" w:space="0" w:color="auto"/>
          </w:divBdr>
        </w:div>
        <w:div w:id="114257789">
          <w:marLeft w:val="640"/>
          <w:marRight w:val="0"/>
          <w:marTop w:val="0"/>
          <w:marBottom w:val="0"/>
          <w:divBdr>
            <w:top w:val="none" w:sz="0" w:space="0" w:color="auto"/>
            <w:left w:val="none" w:sz="0" w:space="0" w:color="auto"/>
            <w:bottom w:val="none" w:sz="0" w:space="0" w:color="auto"/>
            <w:right w:val="none" w:sz="0" w:space="0" w:color="auto"/>
          </w:divBdr>
        </w:div>
        <w:div w:id="127237884">
          <w:marLeft w:val="640"/>
          <w:marRight w:val="0"/>
          <w:marTop w:val="0"/>
          <w:marBottom w:val="0"/>
          <w:divBdr>
            <w:top w:val="none" w:sz="0" w:space="0" w:color="auto"/>
            <w:left w:val="none" w:sz="0" w:space="0" w:color="auto"/>
            <w:bottom w:val="none" w:sz="0" w:space="0" w:color="auto"/>
            <w:right w:val="none" w:sz="0" w:space="0" w:color="auto"/>
          </w:divBdr>
        </w:div>
        <w:div w:id="150143808">
          <w:marLeft w:val="640"/>
          <w:marRight w:val="0"/>
          <w:marTop w:val="0"/>
          <w:marBottom w:val="0"/>
          <w:divBdr>
            <w:top w:val="none" w:sz="0" w:space="0" w:color="auto"/>
            <w:left w:val="none" w:sz="0" w:space="0" w:color="auto"/>
            <w:bottom w:val="none" w:sz="0" w:space="0" w:color="auto"/>
            <w:right w:val="none" w:sz="0" w:space="0" w:color="auto"/>
          </w:divBdr>
        </w:div>
        <w:div w:id="184485160">
          <w:marLeft w:val="640"/>
          <w:marRight w:val="0"/>
          <w:marTop w:val="0"/>
          <w:marBottom w:val="0"/>
          <w:divBdr>
            <w:top w:val="none" w:sz="0" w:space="0" w:color="auto"/>
            <w:left w:val="none" w:sz="0" w:space="0" w:color="auto"/>
            <w:bottom w:val="none" w:sz="0" w:space="0" w:color="auto"/>
            <w:right w:val="none" w:sz="0" w:space="0" w:color="auto"/>
          </w:divBdr>
        </w:div>
        <w:div w:id="203057412">
          <w:marLeft w:val="640"/>
          <w:marRight w:val="0"/>
          <w:marTop w:val="0"/>
          <w:marBottom w:val="0"/>
          <w:divBdr>
            <w:top w:val="none" w:sz="0" w:space="0" w:color="auto"/>
            <w:left w:val="none" w:sz="0" w:space="0" w:color="auto"/>
            <w:bottom w:val="none" w:sz="0" w:space="0" w:color="auto"/>
            <w:right w:val="none" w:sz="0" w:space="0" w:color="auto"/>
          </w:divBdr>
        </w:div>
        <w:div w:id="211429498">
          <w:marLeft w:val="640"/>
          <w:marRight w:val="0"/>
          <w:marTop w:val="0"/>
          <w:marBottom w:val="0"/>
          <w:divBdr>
            <w:top w:val="none" w:sz="0" w:space="0" w:color="auto"/>
            <w:left w:val="none" w:sz="0" w:space="0" w:color="auto"/>
            <w:bottom w:val="none" w:sz="0" w:space="0" w:color="auto"/>
            <w:right w:val="none" w:sz="0" w:space="0" w:color="auto"/>
          </w:divBdr>
        </w:div>
        <w:div w:id="236788719">
          <w:marLeft w:val="640"/>
          <w:marRight w:val="0"/>
          <w:marTop w:val="0"/>
          <w:marBottom w:val="0"/>
          <w:divBdr>
            <w:top w:val="none" w:sz="0" w:space="0" w:color="auto"/>
            <w:left w:val="none" w:sz="0" w:space="0" w:color="auto"/>
            <w:bottom w:val="none" w:sz="0" w:space="0" w:color="auto"/>
            <w:right w:val="none" w:sz="0" w:space="0" w:color="auto"/>
          </w:divBdr>
        </w:div>
        <w:div w:id="261299912">
          <w:marLeft w:val="640"/>
          <w:marRight w:val="0"/>
          <w:marTop w:val="0"/>
          <w:marBottom w:val="0"/>
          <w:divBdr>
            <w:top w:val="none" w:sz="0" w:space="0" w:color="auto"/>
            <w:left w:val="none" w:sz="0" w:space="0" w:color="auto"/>
            <w:bottom w:val="none" w:sz="0" w:space="0" w:color="auto"/>
            <w:right w:val="none" w:sz="0" w:space="0" w:color="auto"/>
          </w:divBdr>
        </w:div>
        <w:div w:id="261377142">
          <w:marLeft w:val="640"/>
          <w:marRight w:val="0"/>
          <w:marTop w:val="0"/>
          <w:marBottom w:val="0"/>
          <w:divBdr>
            <w:top w:val="none" w:sz="0" w:space="0" w:color="auto"/>
            <w:left w:val="none" w:sz="0" w:space="0" w:color="auto"/>
            <w:bottom w:val="none" w:sz="0" w:space="0" w:color="auto"/>
            <w:right w:val="none" w:sz="0" w:space="0" w:color="auto"/>
          </w:divBdr>
        </w:div>
        <w:div w:id="291908307">
          <w:marLeft w:val="640"/>
          <w:marRight w:val="0"/>
          <w:marTop w:val="0"/>
          <w:marBottom w:val="0"/>
          <w:divBdr>
            <w:top w:val="none" w:sz="0" w:space="0" w:color="auto"/>
            <w:left w:val="none" w:sz="0" w:space="0" w:color="auto"/>
            <w:bottom w:val="none" w:sz="0" w:space="0" w:color="auto"/>
            <w:right w:val="none" w:sz="0" w:space="0" w:color="auto"/>
          </w:divBdr>
        </w:div>
        <w:div w:id="302392462">
          <w:marLeft w:val="640"/>
          <w:marRight w:val="0"/>
          <w:marTop w:val="0"/>
          <w:marBottom w:val="0"/>
          <w:divBdr>
            <w:top w:val="none" w:sz="0" w:space="0" w:color="auto"/>
            <w:left w:val="none" w:sz="0" w:space="0" w:color="auto"/>
            <w:bottom w:val="none" w:sz="0" w:space="0" w:color="auto"/>
            <w:right w:val="none" w:sz="0" w:space="0" w:color="auto"/>
          </w:divBdr>
        </w:div>
        <w:div w:id="321589441">
          <w:marLeft w:val="640"/>
          <w:marRight w:val="0"/>
          <w:marTop w:val="0"/>
          <w:marBottom w:val="0"/>
          <w:divBdr>
            <w:top w:val="none" w:sz="0" w:space="0" w:color="auto"/>
            <w:left w:val="none" w:sz="0" w:space="0" w:color="auto"/>
            <w:bottom w:val="none" w:sz="0" w:space="0" w:color="auto"/>
            <w:right w:val="none" w:sz="0" w:space="0" w:color="auto"/>
          </w:divBdr>
        </w:div>
        <w:div w:id="414716520">
          <w:marLeft w:val="640"/>
          <w:marRight w:val="0"/>
          <w:marTop w:val="0"/>
          <w:marBottom w:val="0"/>
          <w:divBdr>
            <w:top w:val="none" w:sz="0" w:space="0" w:color="auto"/>
            <w:left w:val="none" w:sz="0" w:space="0" w:color="auto"/>
            <w:bottom w:val="none" w:sz="0" w:space="0" w:color="auto"/>
            <w:right w:val="none" w:sz="0" w:space="0" w:color="auto"/>
          </w:divBdr>
        </w:div>
        <w:div w:id="422118013">
          <w:marLeft w:val="640"/>
          <w:marRight w:val="0"/>
          <w:marTop w:val="0"/>
          <w:marBottom w:val="0"/>
          <w:divBdr>
            <w:top w:val="none" w:sz="0" w:space="0" w:color="auto"/>
            <w:left w:val="none" w:sz="0" w:space="0" w:color="auto"/>
            <w:bottom w:val="none" w:sz="0" w:space="0" w:color="auto"/>
            <w:right w:val="none" w:sz="0" w:space="0" w:color="auto"/>
          </w:divBdr>
        </w:div>
        <w:div w:id="425541092">
          <w:marLeft w:val="640"/>
          <w:marRight w:val="0"/>
          <w:marTop w:val="0"/>
          <w:marBottom w:val="0"/>
          <w:divBdr>
            <w:top w:val="none" w:sz="0" w:space="0" w:color="auto"/>
            <w:left w:val="none" w:sz="0" w:space="0" w:color="auto"/>
            <w:bottom w:val="none" w:sz="0" w:space="0" w:color="auto"/>
            <w:right w:val="none" w:sz="0" w:space="0" w:color="auto"/>
          </w:divBdr>
        </w:div>
        <w:div w:id="440034169">
          <w:marLeft w:val="640"/>
          <w:marRight w:val="0"/>
          <w:marTop w:val="0"/>
          <w:marBottom w:val="0"/>
          <w:divBdr>
            <w:top w:val="none" w:sz="0" w:space="0" w:color="auto"/>
            <w:left w:val="none" w:sz="0" w:space="0" w:color="auto"/>
            <w:bottom w:val="none" w:sz="0" w:space="0" w:color="auto"/>
            <w:right w:val="none" w:sz="0" w:space="0" w:color="auto"/>
          </w:divBdr>
        </w:div>
        <w:div w:id="455611834">
          <w:marLeft w:val="640"/>
          <w:marRight w:val="0"/>
          <w:marTop w:val="0"/>
          <w:marBottom w:val="0"/>
          <w:divBdr>
            <w:top w:val="none" w:sz="0" w:space="0" w:color="auto"/>
            <w:left w:val="none" w:sz="0" w:space="0" w:color="auto"/>
            <w:bottom w:val="none" w:sz="0" w:space="0" w:color="auto"/>
            <w:right w:val="none" w:sz="0" w:space="0" w:color="auto"/>
          </w:divBdr>
        </w:div>
        <w:div w:id="472674117">
          <w:marLeft w:val="640"/>
          <w:marRight w:val="0"/>
          <w:marTop w:val="0"/>
          <w:marBottom w:val="0"/>
          <w:divBdr>
            <w:top w:val="none" w:sz="0" w:space="0" w:color="auto"/>
            <w:left w:val="none" w:sz="0" w:space="0" w:color="auto"/>
            <w:bottom w:val="none" w:sz="0" w:space="0" w:color="auto"/>
            <w:right w:val="none" w:sz="0" w:space="0" w:color="auto"/>
          </w:divBdr>
        </w:div>
        <w:div w:id="488404681">
          <w:marLeft w:val="640"/>
          <w:marRight w:val="0"/>
          <w:marTop w:val="0"/>
          <w:marBottom w:val="0"/>
          <w:divBdr>
            <w:top w:val="none" w:sz="0" w:space="0" w:color="auto"/>
            <w:left w:val="none" w:sz="0" w:space="0" w:color="auto"/>
            <w:bottom w:val="none" w:sz="0" w:space="0" w:color="auto"/>
            <w:right w:val="none" w:sz="0" w:space="0" w:color="auto"/>
          </w:divBdr>
        </w:div>
        <w:div w:id="501625489">
          <w:marLeft w:val="640"/>
          <w:marRight w:val="0"/>
          <w:marTop w:val="0"/>
          <w:marBottom w:val="0"/>
          <w:divBdr>
            <w:top w:val="none" w:sz="0" w:space="0" w:color="auto"/>
            <w:left w:val="none" w:sz="0" w:space="0" w:color="auto"/>
            <w:bottom w:val="none" w:sz="0" w:space="0" w:color="auto"/>
            <w:right w:val="none" w:sz="0" w:space="0" w:color="auto"/>
          </w:divBdr>
        </w:div>
        <w:div w:id="527916150">
          <w:marLeft w:val="640"/>
          <w:marRight w:val="0"/>
          <w:marTop w:val="0"/>
          <w:marBottom w:val="0"/>
          <w:divBdr>
            <w:top w:val="none" w:sz="0" w:space="0" w:color="auto"/>
            <w:left w:val="none" w:sz="0" w:space="0" w:color="auto"/>
            <w:bottom w:val="none" w:sz="0" w:space="0" w:color="auto"/>
            <w:right w:val="none" w:sz="0" w:space="0" w:color="auto"/>
          </w:divBdr>
        </w:div>
        <w:div w:id="532576512">
          <w:marLeft w:val="640"/>
          <w:marRight w:val="0"/>
          <w:marTop w:val="0"/>
          <w:marBottom w:val="0"/>
          <w:divBdr>
            <w:top w:val="none" w:sz="0" w:space="0" w:color="auto"/>
            <w:left w:val="none" w:sz="0" w:space="0" w:color="auto"/>
            <w:bottom w:val="none" w:sz="0" w:space="0" w:color="auto"/>
            <w:right w:val="none" w:sz="0" w:space="0" w:color="auto"/>
          </w:divBdr>
        </w:div>
        <w:div w:id="539826882">
          <w:marLeft w:val="640"/>
          <w:marRight w:val="0"/>
          <w:marTop w:val="0"/>
          <w:marBottom w:val="0"/>
          <w:divBdr>
            <w:top w:val="none" w:sz="0" w:space="0" w:color="auto"/>
            <w:left w:val="none" w:sz="0" w:space="0" w:color="auto"/>
            <w:bottom w:val="none" w:sz="0" w:space="0" w:color="auto"/>
            <w:right w:val="none" w:sz="0" w:space="0" w:color="auto"/>
          </w:divBdr>
        </w:div>
        <w:div w:id="562909834">
          <w:marLeft w:val="640"/>
          <w:marRight w:val="0"/>
          <w:marTop w:val="0"/>
          <w:marBottom w:val="0"/>
          <w:divBdr>
            <w:top w:val="none" w:sz="0" w:space="0" w:color="auto"/>
            <w:left w:val="none" w:sz="0" w:space="0" w:color="auto"/>
            <w:bottom w:val="none" w:sz="0" w:space="0" w:color="auto"/>
            <w:right w:val="none" w:sz="0" w:space="0" w:color="auto"/>
          </w:divBdr>
        </w:div>
        <w:div w:id="563566728">
          <w:marLeft w:val="640"/>
          <w:marRight w:val="0"/>
          <w:marTop w:val="0"/>
          <w:marBottom w:val="0"/>
          <w:divBdr>
            <w:top w:val="none" w:sz="0" w:space="0" w:color="auto"/>
            <w:left w:val="none" w:sz="0" w:space="0" w:color="auto"/>
            <w:bottom w:val="none" w:sz="0" w:space="0" w:color="auto"/>
            <w:right w:val="none" w:sz="0" w:space="0" w:color="auto"/>
          </w:divBdr>
        </w:div>
        <w:div w:id="644746265">
          <w:marLeft w:val="640"/>
          <w:marRight w:val="0"/>
          <w:marTop w:val="0"/>
          <w:marBottom w:val="0"/>
          <w:divBdr>
            <w:top w:val="none" w:sz="0" w:space="0" w:color="auto"/>
            <w:left w:val="none" w:sz="0" w:space="0" w:color="auto"/>
            <w:bottom w:val="none" w:sz="0" w:space="0" w:color="auto"/>
            <w:right w:val="none" w:sz="0" w:space="0" w:color="auto"/>
          </w:divBdr>
        </w:div>
        <w:div w:id="662587607">
          <w:marLeft w:val="640"/>
          <w:marRight w:val="0"/>
          <w:marTop w:val="0"/>
          <w:marBottom w:val="0"/>
          <w:divBdr>
            <w:top w:val="none" w:sz="0" w:space="0" w:color="auto"/>
            <w:left w:val="none" w:sz="0" w:space="0" w:color="auto"/>
            <w:bottom w:val="none" w:sz="0" w:space="0" w:color="auto"/>
            <w:right w:val="none" w:sz="0" w:space="0" w:color="auto"/>
          </w:divBdr>
        </w:div>
        <w:div w:id="690645203">
          <w:marLeft w:val="640"/>
          <w:marRight w:val="0"/>
          <w:marTop w:val="0"/>
          <w:marBottom w:val="0"/>
          <w:divBdr>
            <w:top w:val="none" w:sz="0" w:space="0" w:color="auto"/>
            <w:left w:val="none" w:sz="0" w:space="0" w:color="auto"/>
            <w:bottom w:val="none" w:sz="0" w:space="0" w:color="auto"/>
            <w:right w:val="none" w:sz="0" w:space="0" w:color="auto"/>
          </w:divBdr>
        </w:div>
        <w:div w:id="733283761">
          <w:marLeft w:val="640"/>
          <w:marRight w:val="0"/>
          <w:marTop w:val="0"/>
          <w:marBottom w:val="0"/>
          <w:divBdr>
            <w:top w:val="none" w:sz="0" w:space="0" w:color="auto"/>
            <w:left w:val="none" w:sz="0" w:space="0" w:color="auto"/>
            <w:bottom w:val="none" w:sz="0" w:space="0" w:color="auto"/>
            <w:right w:val="none" w:sz="0" w:space="0" w:color="auto"/>
          </w:divBdr>
        </w:div>
        <w:div w:id="749228689">
          <w:marLeft w:val="640"/>
          <w:marRight w:val="0"/>
          <w:marTop w:val="0"/>
          <w:marBottom w:val="0"/>
          <w:divBdr>
            <w:top w:val="none" w:sz="0" w:space="0" w:color="auto"/>
            <w:left w:val="none" w:sz="0" w:space="0" w:color="auto"/>
            <w:bottom w:val="none" w:sz="0" w:space="0" w:color="auto"/>
            <w:right w:val="none" w:sz="0" w:space="0" w:color="auto"/>
          </w:divBdr>
        </w:div>
        <w:div w:id="787701434">
          <w:marLeft w:val="640"/>
          <w:marRight w:val="0"/>
          <w:marTop w:val="0"/>
          <w:marBottom w:val="0"/>
          <w:divBdr>
            <w:top w:val="none" w:sz="0" w:space="0" w:color="auto"/>
            <w:left w:val="none" w:sz="0" w:space="0" w:color="auto"/>
            <w:bottom w:val="none" w:sz="0" w:space="0" w:color="auto"/>
            <w:right w:val="none" w:sz="0" w:space="0" w:color="auto"/>
          </w:divBdr>
        </w:div>
        <w:div w:id="805397369">
          <w:marLeft w:val="640"/>
          <w:marRight w:val="0"/>
          <w:marTop w:val="0"/>
          <w:marBottom w:val="0"/>
          <w:divBdr>
            <w:top w:val="none" w:sz="0" w:space="0" w:color="auto"/>
            <w:left w:val="none" w:sz="0" w:space="0" w:color="auto"/>
            <w:bottom w:val="none" w:sz="0" w:space="0" w:color="auto"/>
            <w:right w:val="none" w:sz="0" w:space="0" w:color="auto"/>
          </w:divBdr>
        </w:div>
        <w:div w:id="811099680">
          <w:marLeft w:val="640"/>
          <w:marRight w:val="0"/>
          <w:marTop w:val="0"/>
          <w:marBottom w:val="0"/>
          <w:divBdr>
            <w:top w:val="none" w:sz="0" w:space="0" w:color="auto"/>
            <w:left w:val="none" w:sz="0" w:space="0" w:color="auto"/>
            <w:bottom w:val="none" w:sz="0" w:space="0" w:color="auto"/>
            <w:right w:val="none" w:sz="0" w:space="0" w:color="auto"/>
          </w:divBdr>
        </w:div>
        <w:div w:id="816342127">
          <w:marLeft w:val="640"/>
          <w:marRight w:val="0"/>
          <w:marTop w:val="0"/>
          <w:marBottom w:val="0"/>
          <w:divBdr>
            <w:top w:val="none" w:sz="0" w:space="0" w:color="auto"/>
            <w:left w:val="none" w:sz="0" w:space="0" w:color="auto"/>
            <w:bottom w:val="none" w:sz="0" w:space="0" w:color="auto"/>
            <w:right w:val="none" w:sz="0" w:space="0" w:color="auto"/>
          </w:divBdr>
        </w:div>
        <w:div w:id="841705230">
          <w:marLeft w:val="640"/>
          <w:marRight w:val="0"/>
          <w:marTop w:val="0"/>
          <w:marBottom w:val="0"/>
          <w:divBdr>
            <w:top w:val="none" w:sz="0" w:space="0" w:color="auto"/>
            <w:left w:val="none" w:sz="0" w:space="0" w:color="auto"/>
            <w:bottom w:val="none" w:sz="0" w:space="0" w:color="auto"/>
            <w:right w:val="none" w:sz="0" w:space="0" w:color="auto"/>
          </w:divBdr>
        </w:div>
        <w:div w:id="843478568">
          <w:marLeft w:val="640"/>
          <w:marRight w:val="0"/>
          <w:marTop w:val="0"/>
          <w:marBottom w:val="0"/>
          <w:divBdr>
            <w:top w:val="none" w:sz="0" w:space="0" w:color="auto"/>
            <w:left w:val="none" w:sz="0" w:space="0" w:color="auto"/>
            <w:bottom w:val="none" w:sz="0" w:space="0" w:color="auto"/>
            <w:right w:val="none" w:sz="0" w:space="0" w:color="auto"/>
          </w:divBdr>
        </w:div>
        <w:div w:id="873931269">
          <w:marLeft w:val="640"/>
          <w:marRight w:val="0"/>
          <w:marTop w:val="0"/>
          <w:marBottom w:val="0"/>
          <w:divBdr>
            <w:top w:val="none" w:sz="0" w:space="0" w:color="auto"/>
            <w:left w:val="none" w:sz="0" w:space="0" w:color="auto"/>
            <w:bottom w:val="none" w:sz="0" w:space="0" w:color="auto"/>
            <w:right w:val="none" w:sz="0" w:space="0" w:color="auto"/>
          </w:divBdr>
        </w:div>
        <w:div w:id="889536155">
          <w:marLeft w:val="640"/>
          <w:marRight w:val="0"/>
          <w:marTop w:val="0"/>
          <w:marBottom w:val="0"/>
          <w:divBdr>
            <w:top w:val="none" w:sz="0" w:space="0" w:color="auto"/>
            <w:left w:val="none" w:sz="0" w:space="0" w:color="auto"/>
            <w:bottom w:val="none" w:sz="0" w:space="0" w:color="auto"/>
            <w:right w:val="none" w:sz="0" w:space="0" w:color="auto"/>
          </w:divBdr>
        </w:div>
        <w:div w:id="959914509">
          <w:marLeft w:val="640"/>
          <w:marRight w:val="0"/>
          <w:marTop w:val="0"/>
          <w:marBottom w:val="0"/>
          <w:divBdr>
            <w:top w:val="none" w:sz="0" w:space="0" w:color="auto"/>
            <w:left w:val="none" w:sz="0" w:space="0" w:color="auto"/>
            <w:bottom w:val="none" w:sz="0" w:space="0" w:color="auto"/>
            <w:right w:val="none" w:sz="0" w:space="0" w:color="auto"/>
          </w:divBdr>
        </w:div>
        <w:div w:id="964578018">
          <w:marLeft w:val="640"/>
          <w:marRight w:val="0"/>
          <w:marTop w:val="0"/>
          <w:marBottom w:val="0"/>
          <w:divBdr>
            <w:top w:val="none" w:sz="0" w:space="0" w:color="auto"/>
            <w:left w:val="none" w:sz="0" w:space="0" w:color="auto"/>
            <w:bottom w:val="none" w:sz="0" w:space="0" w:color="auto"/>
            <w:right w:val="none" w:sz="0" w:space="0" w:color="auto"/>
          </w:divBdr>
        </w:div>
        <w:div w:id="1009285542">
          <w:marLeft w:val="640"/>
          <w:marRight w:val="0"/>
          <w:marTop w:val="0"/>
          <w:marBottom w:val="0"/>
          <w:divBdr>
            <w:top w:val="none" w:sz="0" w:space="0" w:color="auto"/>
            <w:left w:val="none" w:sz="0" w:space="0" w:color="auto"/>
            <w:bottom w:val="none" w:sz="0" w:space="0" w:color="auto"/>
            <w:right w:val="none" w:sz="0" w:space="0" w:color="auto"/>
          </w:divBdr>
        </w:div>
        <w:div w:id="1021207433">
          <w:marLeft w:val="640"/>
          <w:marRight w:val="0"/>
          <w:marTop w:val="0"/>
          <w:marBottom w:val="0"/>
          <w:divBdr>
            <w:top w:val="none" w:sz="0" w:space="0" w:color="auto"/>
            <w:left w:val="none" w:sz="0" w:space="0" w:color="auto"/>
            <w:bottom w:val="none" w:sz="0" w:space="0" w:color="auto"/>
            <w:right w:val="none" w:sz="0" w:space="0" w:color="auto"/>
          </w:divBdr>
        </w:div>
        <w:div w:id="1039939778">
          <w:marLeft w:val="640"/>
          <w:marRight w:val="0"/>
          <w:marTop w:val="0"/>
          <w:marBottom w:val="0"/>
          <w:divBdr>
            <w:top w:val="none" w:sz="0" w:space="0" w:color="auto"/>
            <w:left w:val="none" w:sz="0" w:space="0" w:color="auto"/>
            <w:bottom w:val="none" w:sz="0" w:space="0" w:color="auto"/>
            <w:right w:val="none" w:sz="0" w:space="0" w:color="auto"/>
          </w:divBdr>
        </w:div>
        <w:div w:id="1075470637">
          <w:marLeft w:val="640"/>
          <w:marRight w:val="0"/>
          <w:marTop w:val="0"/>
          <w:marBottom w:val="0"/>
          <w:divBdr>
            <w:top w:val="none" w:sz="0" w:space="0" w:color="auto"/>
            <w:left w:val="none" w:sz="0" w:space="0" w:color="auto"/>
            <w:bottom w:val="none" w:sz="0" w:space="0" w:color="auto"/>
            <w:right w:val="none" w:sz="0" w:space="0" w:color="auto"/>
          </w:divBdr>
        </w:div>
        <w:div w:id="1082720729">
          <w:marLeft w:val="640"/>
          <w:marRight w:val="0"/>
          <w:marTop w:val="0"/>
          <w:marBottom w:val="0"/>
          <w:divBdr>
            <w:top w:val="none" w:sz="0" w:space="0" w:color="auto"/>
            <w:left w:val="none" w:sz="0" w:space="0" w:color="auto"/>
            <w:bottom w:val="none" w:sz="0" w:space="0" w:color="auto"/>
            <w:right w:val="none" w:sz="0" w:space="0" w:color="auto"/>
          </w:divBdr>
        </w:div>
        <w:div w:id="1114400433">
          <w:marLeft w:val="640"/>
          <w:marRight w:val="0"/>
          <w:marTop w:val="0"/>
          <w:marBottom w:val="0"/>
          <w:divBdr>
            <w:top w:val="none" w:sz="0" w:space="0" w:color="auto"/>
            <w:left w:val="none" w:sz="0" w:space="0" w:color="auto"/>
            <w:bottom w:val="none" w:sz="0" w:space="0" w:color="auto"/>
            <w:right w:val="none" w:sz="0" w:space="0" w:color="auto"/>
          </w:divBdr>
        </w:div>
        <w:div w:id="1118791346">
          <w:marLeft w:val="640"/>
          <w:marRight w:val="0"/>
          <w:marTop w:val="0"/>
          <w:marBottom w:val="0"/>
          <w:divBdr>
            <w:top w:val="none" w:sz="0" w:space="0" w:color="auto"/>
            <w:left w:val="none" w:sz="0" w:space="0" w:color="auto"/>
            <w:bottom w:val="none" w:sz="0" w:space="0" w:color="auto"/>
            <w:right w:val="none" w:sz="0" w:space="0" w:color="auto"/>
          </w:divBdr>
        </w:div>
        <w:div w:id="1124035043">
          <w:marLeft w:val="640"/>
          <w:marRight w:val="0"/>
          <w:marTop w:val="0"/>
          <w:marBottom w:val="0"/>
          <w:divBdr>
            <w:top w:val="none" w:sz="0" w:space="0" w:color="auto"/>
            <w:left w:val="none" w:sz="0" w:space="0" w:color="auto"/>
            <w:bottom w:val="none" w:sz="0" w:space="0" w:color="auto"/>
            <w:right w:val="none" w:sz="0" w:space="0" w:color="auto"/>
          </w:divBdr>
        </w:div>
        <w:div w:id="1132559159">
          <w:marLeft w:val="640"/>
          <w:marRight w:val="0"/>
          <w:marTop w:val="0"/>
          <w:marBottom w:val="0"/>
          <w:divBdr>
            <w:top w:val="none" w:sz="0" w:space="0" w:color="auto"/>
            <w:left w:val="none" w:sz="0" w:space="0" w:color="auto"/>
            <w:bottom w:val="none" w:sz="0" w:space="0" w:color="auto"/>
            <w:right w:val="none" w:sz="0" w:space="0" w:color="auto"/>
          </w:divBdr>
        </w:div>
        <w:div w:id="1134056152">
          <w:marLeft w:val="640"/>
          <w:marRight w:val="0"/>
          <w:marTop w:val="0"/>
          <w:marBottom w:val="0"/>
          <w:divBdr>
            <w:top w:val="none" w:sz="0" w:space="0" w:color="auto"/>
            <w:left w:val="none" w:sz="0" w:space="0" w:color="auto"/>
            <w:bottom w:val="none" w:sz="0" w:space="0" w:color="auto"/>
            <w:right w:val="none" w:sz="0" w:space="0" w:color="auto"/>
          </w:divBdr>
        </w:div>
        <w:div w:id="1151600609">
          <w:marLeft w:val="640"/>
          <w:marRight w:val="0"/>
          <w:marTop w:val="0"/>
          <w:marBottom w:val="0"/>
          <w:divBdr>
            <w:top w:val="none" w:sz="0" w:space="0" w:color="auto"/>
            <w:left w:val="none" w:sz="0" w:space="0" w:color="auto"/>
            <w:bottom w:val="none" w:sz="0" w:space="0" w:color="auto"/>
            <w:right w:val="none" w:sz="0" w:space="0" w:color="auto"/>
          </w:divBdr>
        </w:div>
        <w:div w:id="1224489394">
          <w:marLeft w:val="640"/>
          <w:marRight w:val="0"/>
          <w:marTop w:val="0"/>
          <w:marBottom w:val="0"/>
          <w:divBdr>
            <w:top w:val="none" w:sz="0" w:space="0" w:color="auto"/>
            <w:left w:val="none" w:sz="0" w:space="0" w:color="auto"/>
            <w:bottom w:val="none" w:sz="0" w:space="0" w:color="auto"/>
            <w:right w:val="none" w:sz="0" w:space="0" w:color="auto"/>
          </w:divBdr>
        </w:div>
        <w:div w:id="1229144210">
          <w:marLeft w:val="640"/>
          <w:marRight w:val="0"/>
          <w:marTop w:val="0"/>
          <w:marBottom w:val="0"/>
          <w:divBdr>
            <w:top w:val="none" w:sz="0" w:space="0" w:color="auto"/>
            <w:left w:val="none" w:sz="0" w:space="0" w:color="auto"/>
            <w:bottom w:val="none" w:sz="0" w:space="0" w:color="auto"/>
            <w:right w:val="none" w:sz="0" w:space="0" w:color="auto"/>
          </w:divBdr>
        </w:div>
        <w:div w:id="1243489596">
          <w:marLeft w:val="640"/>
          <w:marRight w:val="0"/>
          <w:marTop w:val="0"/>
          <w:marBottom w:val="0"/>
          <w:divBdr>
            <w:top w:val="none" w:sz="0" w:space="0" w:color="auto"/>
            <w:left w:val="none" w:sz="0" w:space="0" w:color="auto"/>
            <w:bottom w:val="none" w:sz="0" w:space="0" w:color="auto"/>
            <w:right w:val="none" w:sz="0" w:space="0" w:color="auto"/>
          </w:divBdr>
        </w:div>
        <w:div w:id="1247501287">
          <w:marLeft w:val="640"/>
          <w:marRight w:val="0"/>
          <w:marTop w:val="0"/>
          <w:marBottom w:val="0"/>
          <w:divBdr>
            <w:top w:val="none" w:sz="0" w:space="0" w:color="auto"/>
            <w:left w:val="none" w:sz="0" w:space="0" w:color="auto"/>
            <w:bottom w:val="none" w:sz="0" w:space="0" w:color="auto"/>
            <w:right w:val="none" w:sz="0" w:space="0" w:color="auto"/>
          </w:divBdr>
        </w:div>
        <w:div w:id="1276524413">
          <w:marLeft w:val="640"/>
          <w:marRight w:val="0"/>
          <w:marTop w:val="0"/>
          <w:marBottom w:val="0"/>
          <w:divBdr>
            <w:top w:val="none" w:sz="0" w:space="0" w:color="auto"/>
            <w:left w:val="none" w:sz="0" w:space="0" w:color="auto"/>
            <w:bottom w:val="none" w:sz="0" w:space="0" w:color="auto"/>
            <w:right w:val="none" w:sz="0" w:space="0" w:color="auto"/>
          </w:divBdr>
        </w:div>
        <w:div w:id="1332756347">
          <w:marLeft w:val="640"/>
          <w:marRight w:val="0"/>
          <w:marTop w:val="0"/>
          <w:marBottom w:val="0"/>
          <w:divBdr>
            <w:top w:val="none" w:sz="0" w:space="0" w:color="auto"/>
            <w:left w:val="none" w:sz="0" w:space="0" w:color="auto"/>
            <w:bottom w:val="none" w:sz="0" w:space="0" w:color="auto"/>
            <w:right w:val="none" w:sz="0" w:space="0" w:color="auto"/>
          </w:divBdr>
        </w:div>
        <w:div w:id="1348168781">
          <w:marLeft w:val="640"/>
          <w:marRight w:val="0"/>
          <w:marTop w:val="0"/>
          <w:marBottom w:val="0"/>
          <w:divBdr>
            <w:top w:val="none" w:sz="0" w:space="0" w:color="auto"/>
            <w:left w:val="none" w:sz="0" w:space="0" w:color="auto"/>
            <w:bottom w:val="none" w:sz="0" w:space="0" w:color="auto"/>
            <w:right w:val="none" w:sz="0" w:space="0" w:color="auto"/>
          </w:divBdr>
        </w:div>
        <w:div w:id="1363894169">
          <w:marLeft w:val="640"/>
          <w:marRight w:val="0"/>
          <w:marTop w:val="0"/>
          <w:marBottom w:val="0"/>
          <w:divBdr>
            <w:top w:val="none" w:sz="0" w:space="0" w:color="auto"/>
            <w:left w:val="none" w:sz="0" w:space="0" w:color="auto"/>
            <w:bottom w:val="none" w:sz="0" w:space="0" w:color="auto"/>
            <w:right w:val="none" w:sz="0" w:space="0" w:color="auto"/>
          </w:divBdr>
        </w:div>
        <w:div w:id="1381248240">
          <w:marLeft w:val="640"/>
          <w:marRight w:val="0"/>
          <w:marTop w:val="0"/>
          <w:marBottom w:val="0"/>
          <w:divBdr>
            <w:top w:val="none" w:sz="0" w:space="0" w:color="auto"/>
            <w:left w:val="none" w:sz="0" w:space="0" w:color="auto"/>
            <w:bottom w:val="none" w:sz="0" w:space="0" w:color="auto"/>
            <w:right w:val="none" w:sz="0" w:space="0" w:color="auto"/>
          </w:divBdr>
        </w:div>
        <w:div w:id="1390807213">
          <w:marLeft w:val="640"/>
          <w:marRight w:val="0"/>
          <w:marTop w:val="0"/>
          <w:marBottom w:val="0"/>
          <w:divBdr>
            <w:top w:val="none" w:sz="0" w:space="0" w:color="auto"/>
            <w:left w:val="none" w:sz="0" w:space="0" w:color="auto"/>
            <w:bottom w:val="none" w:sz="0" w:space="0" w:color="auto"/>
            <w:right w:val="none" w:sz="0" w:space="0" w:color="auto"/>
          </w:divBdr>
        </w:div>
        <w:div w:id="1401556702">
          <w:marLeft w:val="640"/>
          <w:marRight w:val="0"/>
          <w:marTop w:val="0"/>
          <w:marBottom w:val="0"/>
          <w:divBdr>
            <w:top w:val="none" w:sz="0" w:space="0" w:color="auto"/>
            <w:left w:val="none" w:sz="0" w:space="0" w:color="auto"/>
            <w:bottom w:val="none" w:sz="0" w:space="0" w:color="auto"/>
            <w:right w:val="none" w:sz="0" w:space="0" w:color="auto"/>
          </w:divBdr>
        </w:div>
        <w:div w:id="1417048792">
          <w:marLeft w:val="640"/>
          <w:marRight w:val="0"/>
          <w:marTop w:val="0"/>
          <w:marBottom w:val="0"/>
          <w:divBdr>
            <w:top w:val="none" w:sz="0" w:space="0" w:color="auto"/>
            <w:left w:val="none" w:sz="0" w:space="0" w:color="auto"/>
            <w:bottom w:val="none" w:sz="0" w:space="0" w:color="auto"/>
            <w:right w:val="none" w:sz="0" w:space="0" w:color="auto"/>
          </w:divBdr>
        </w:div>
        <w:div w:id="1440687053">
          <w:marLeft w:val="640"/>
          <w:marRight w:val="0"/>
          <w:marTop w:val="0"/>
          <w:marBottom w:val="0"/>
          <w:divBdr>
            <w:top w:val="none" w:sz="0" w:space="0" w:color="auto"/>
            <w:left w:val="none" w:sz="0" w:space="0" w:color="auto"/>
            <w:bottom w:val="none" w:sz="0" w:space="0" w:color="auto"/>
            <w:right w:val="none" w:sz="0" w:space="0" w:color="auto"/>
          </w:divBdr>
        </w:div>
        <w:div w:id="1548951379">
          <w:marLeft w:val="640"/>
          <w:marRight w:val="0"/>
          <w:marTop w:val="0"/>
          <w:marBottom w:val="0"/>
          <w:divBdr>
            <w:top w:val="none" w:sz="0" w:space="0" w:color="auto"/>
            <w:left w:val="none" w:sz="0" w:space="0" w:color="auto"/>
            <w:bottom w:val="none" w:sz="0" w:space="0" w:color="auto"/>
            <w:right w:val="none" w:sz="0" w:space="0" w:color="auto"/>
          </w:divBdr>
        </w:div>
        <w:div w:id="1598557549">
          <w:marLeft w:val="640"/>
          <w:marRight w:val="0"/>
          <w:marTop w:val="0"/>
          <w:marBottom w:val="0"/>
          <w:divBdr>
            <w:top w:val="none" w:sz="0" w:space="0" w:color="auto"/>
            <w:left w:val="none" w:sz="0" w:space="0" w:color="auto"/>
            <w:bottom w:val="none" w:sz="0" w:space="0" w:color="auto"/>
            <w:right w:val="none" w:sz="0" w:space="0" w:color="auto"/>
          </w:divBdr>
        </w:div>
        <w:div w:id="1618949053">
          <w:marLeft w:val="640"/>
          <w:marRight w:val="0"/>
          <w:marTop w:val="0"/>
          <w:marBottom w:val="0"/>
          <w:divBdr>
            <w:top w:val="none" w:sz="0" w:space="0" w:color="auto"/>
            <w:left w:val="none" w:sz="0" w:space="0" w:color="auto"/>
            <w:bottom w:val="none" w:sz="0" w:space="0" w:color="auto"/>
            <w:right w:val="none" w:sz="0" w:space="0" w:color="auto"/>
          </w:divBdr>
        </w:div>
        <w:div w:id="1621961067">
          <w:marLeft w:val="640"/>
          <w:marRight w:val="0"/>
          <w:marTop w:val="0"/>
          <w:marBottom w:val="0"/>
          <w:divBdr>
            <w:top w:val="none" w:sz="0" w:space="0" w:color="auto"/>
            <w:left w:val="none" w:sz="0" w:space="0" w:color="auto"/>
            <w:bottom w:val="none" w:sz="0" w:space="0" w:color="auto"/>
            <w:right w:val="none" w:sz="0" w:space="0" w:color="auto"/>
          </w:divBdr>
        </w:div>
        <w:div w:id="1642881599">
          <w:marLeft w:val="640"/>
          <w:marRight w:val="0"/>
          <w:marTop w:val="0"/>
          <w:marBottom w:val="0"/>
          <w:divBdr>
            <w:top w:val="none" w:sz="0" w:space="0" w:color="auto"/>
            <w:left w:val="none" w:sz="0" w:space="0" w:color="auto"/>
            <w:bottom w:val="none" w:sz="0" w:space="0" w:color="auto"/>
            <w:right w:val="none" w:sz="0" w:space="0" w:color="auto"/>
          </w:divBdr>
        </w:div>
        <w:div w:id="1646272518">
          <w:marLeft w:val="640"/>
          <w:marRight w:val="0"/>
          <w:marTop w:val="0"/>
          <w:marBottom w:val="0"/>
          <w:divBdr>
            <w:top w:val="none" w:sz="0" w:space="0" w:color="auto"/>
            <w:left w:val="none" w:sz="0" w:space="0" w:color="auto"/>
            <w:bottom w:val="none" w:sz="0" w:space="0" w:color="auto"/>
            <w:right w:val="none" w:sz="0" w:space="0" w:color="auto"/>
          </w:divBdr>
        </w:div>
        <w:div w:id="1679311889">
          <w:marLeft w:val="640"/>
          <w:marRight w:val="0"/>
          <w:marTop w:val="0"/>
          <w:marBottom w:val="0"/>
          <w:divBdr>
            <w:top w:val="none" w:sz="0" w:space="0" w:color="auto"/>
            <w:left w:val="none" w:sz="0" w:space="0" w:color="auto"/>
            <w:bottom w:val="none" w:sz="0" w:space="0" w:color="auto"/>
            <w:right w:val="none" w:sz="0" w:space="0" w:color="auto"/>
          </w:divBdr>
        </w:div>
        <w:div w:id="1714382102">
          <w:marLeft w:val="640"/>
          <w:marRight w:val="0"/>
          <w:marTop w:val="0"/>
          <w:marBottom w:val="0"/>
          <w:divBdr>
            <w:top w:val="none" w:sz="0" w:space="0" w:color="auto"/>
            <w:left w:val="none" w:sz="0" w:space="0" w:color="auto"/>
            <w:bottom w:val="none" w:sz="0" w:space="0" w:color="auto"/>
            <w:right w:val="none" w:sz="0" w:space="0" w:color="auto"/>
          </w:divBdr>
        </w:div>
        <w:div w:id="1766684171">
          <w:marLeft w:val="640"/>
          <w:marRight w:val="0"/>
          <w:marTop w:val="0"/>
          <w:marBottom w:val="0"/>
          <w:divBdr>
            <w:top w:val="none" w:sz="0" w:space="0" w:color="auto"/>
            <w:left w:val="none" w:sz="0" w:space="0" w:color="auto"/>
            <w:bottom w:val="none" w:sz="0" w:space="0" w:color="auto"/>
            <w:right w:val="none" w:sz="0" w:space="0" w:color="auto"/>
          </w:divBdr>
        </w:div>
        <w:div w:id="1800342979">
          <w:marLeft w:val="640"/>
          <w:marRight w:val="0"/>
          <w:marTop w:val="0"/>
          <w:marBottom w:val="0"/>
          <w:divBdr>
            <w:top w:val="none" w:sz="0" w:space="0" w:color="auto"/>
            <w:left w:val="none" w:sz="0" w:space="0" w:color="auto"/>
            <w:bottom w:val="none" w:sz="0" w:space="0" w:color="auto"/>
            <w:right w:val="none" w:sz="0" w:space="0" w:color="auto"/>
          </w:divBdr>
        </w:div>
        <w:div w:id="1803495263">
          <w:marLeft w:val="640"/>
          <w:marRight w:val="0"/>
          <w:marTop w:val="0"/>
          <w:marBottom w:val="0"/>
          <w:divBdr>
            <w:top w:val="none" w:sz="0" w:space="0" w:color="auto"/>
            <w:left w:val="none" w:sz="0" w:space="0" w:color="auto"/>
            <w:bottom w:val="none" w:sz="0" w:space="0" w:color="auto"/>
            <w:right w:val="none" w:sz="0" w:space="0" w:color="auto"/>
          </w:divBdr>
        </w:div>
        <w:div w:id="1815372164">
          <w:marLeft w:val="640"/>
          <w:marRight w:val="0"/>
          <w:marTop w:val="0"/>
          <w:marBottom w:val="0"/>
          <w:divBdr>
            <w:top w:val="none" w:sz="0" w:space="0" w:color="auto"/>
            <w:left w:val="none" w:sz="0" w:space="0" w:color="auto"/>
            <w:bottom w:val="none" w:sz="0" w:space="0" w:color="auto"/>
            <w:right w:val="none" w:sz="0" w:space="0" w:color="auto"/>
          </w:divBdr>
        </w:div>
        <w:div w:id="1826579847">
          <w:marLeft w:val="640"/>
          <w:marRight w:val="0"/>
          <w:marTop w:val="0"/>
          <w:marBottom w:val="0"/>
          <w:divBdr>
            <w:top w:val="none" w:sz="0" w:space="0" w:color="auto"/>
            <w:left w:val="none" w:sz="0" w:space="0" w:color="auto"/>
            <w:bottom w:val="none" w:sz="0" w:space="0" w:color="auto"/>
            <w:right w:val="none" w:sz="0" w:space="0" w:color="auto"/>
          </w:divBdr>
        </w:div>
        <w:div w:id="1828397507">
          <w:marLeft w:val="640"/>
          <w:marRight w:val="0"/>
          <w:marTop w:val="0"/>
          <w:marBottom w:val="0"/>
          <w:divBdr>
            <w:top w:val="none" w:sz="0" w:space="0" w:color="auto"/>
            <w:left w:val="none" w:sz="0" w:space="0" w:color="auto"/>
            <w:bottom w:val="none" w:sz="0" w:space="0" w:color="auto"/>
            <w:right w:val="none" w:sz="0" w:space="0" w:color="auto"/>
          </w:divBdr>
        </w:div>
        <w:div w:id="1834487217">
          <w:marLeft w:val="640"/>
          <w:marRight w:val="0"/>
          <w:marTop w:val="0"/>
          <w:marBottom w:val="0"/>
          <w:divBdr>
            <w:top w:val="none" w:sz="0" w:space="0" w:color="auto"/>
            <w:left w:val="none" w:sz="0" w:space="0" w:color="auto"/>
            <w:bottom w:val="none" w:sz="0" w:space="0" w:color="auto"/>
            <w:right w:val="none" w:sz="0" w:space="0" w:color="auto"/>
          </w:divBdr>
        </w:div>
        <w:div w:id="1865362436">
          <w:marLeft w:val="640"/>
          <w:marRight w:val="0"/>
          <w:marTop w:val="0"/>
          <w:marBottom w:val="0"/>
          <w:divBdr>
            <w:top w:val="none" w:sz="0" w:space="0" w:color="auto"/>
            <w:left w:val="none" w:sz="0" w:space="0" w:color="auto"/>
            <w:bottom w:val="none" w:sz="0" w:space="0" w:color="auto"/>
            <w:right w:val="none" w:sz="0" w:space="0" w:color="auto"/>
          </w:divBdr>
        </w:div>
        <w:div w:id="1898665367">
          <w:marLeft w:val="640"/>
          <w:marRight w:val="0"/>
          <w:marTop w:val="0"/>
          <w:marBottom w:val="0"/>
          <w:divBdr>
            <w:top w:val="none" w:sz="0" w:space="0" w:color="auto"/>
            <w:left w:val="none" w:sz="0" w:space="0" w:color="auto"/>
            <w:bottom w:val="none" w:sz="0" w:space="0" w:color="auto"/>
            <w:right w:val="none" w:sz="0" w:space="0" w:color="auto"/>
          </w:divBdr>
        </w:div>
        <w:div w:id="1983191113">
          <w:marLeft w:val="640"/>
          <w:marRight w:val="0"/>
          <w:marTop w:val="0"/>
          <w:marBottom w:val="0"/>
          <w:divBdr>
            <w:top w:val="none" w:sz="0" w:space="0" w:color="auto"/>
            <w:left w:val="none" w:sz="0" w:space="0" w:color="auto"/>
            <w:bottom w:val="none" w:sz="0" w:space="0" w:color="auto"/>
            <w:right w:val="none" w:sz="0" w:space="0" w:color="auto"/>
          </w:divBdr>
        </w:div>
        <w:div w:id="2020621312">
          <w:marLeft w:val="640"/>
          <w:marRight w:val="0"/>
          <w:marTop w:val="0"/>
          <w:marBottom w:val="0"/>
          <w:divBdr>
            <w:top w:val="none" w:sz="0" w:space="0" w:color="auto"/>
            <w:left w:val="none" w:sz="0" w:space="0" w:color="auto"/>
            <w:bottom w:val="none" w:sz="0" w:space="0" w:color="auto"/>
            <w:right w:val="none" w:sz="0" w:space="0" w:color="auto"/>
          </w:divBdr>
        </w:div>
        <w:div w:id="2021656348">
          <w:marLeft w:val="640"/>
          <w:marRight w:val="0"/>
          <w:marTop w:val="0"/>
          <w:marBottom w:val="0"/>
          <w:divBdr>
            <w:top w:val="none" w:sz="0" w:space="0" w:color="auto"/>
            <w:left w:val="none" w:sz="0" w:space="0" w:color="auto"/>
            <w:bottom w:val="none" w:sz="0" w:space="0" w:color="auto"/>
            <w:right w:val="none" w:sz="0" w:space="0" w:color="auto"/>
          </w:divBdr>
        </w:div>
        <w:div w:id="2028828296">
          <w:marLeft w:val="640"/>
          <w:marRight w:val="0"/>
          <w:marTop w:val="0"/>
          <w:marBottom w:val="0"/>
          <w:divBdr>
            <w:top w:val="none" w:sz="0" w:space="0" w:color="auto"/>
            <w:left w:val="none" w:sz="0" w:space="0" w:color="auto"/>
            <w:bottom w:val="none" w:sz="0" w:space="0" w:color="auto"/>
            <w:right w:val="none" w:sz="0" w:space="0" w:color="auto"/>
          </w:divBdr>
        </w:div>
        <w:div w:id="2046060895">
          <w:marLeft w:val="640"/>
          <w:marRight w:val="0"/>
          <w:marTop w:val="0"/>
          <w:marBottom w:val="0"/>
          <w:divBdr>
            <w:top w:val="none" w:sz="0" w:space="0" w:color="auto"/>
            <w:left w:val="none" w:sz="0" w:space="0" w:color="auto"/>
            <w:bottom w:val="none" w:sz="0" w:space="0" w:color="auto"/>
            <w:right w:val="none" w:sz="0" w:space="0" w:color="auto"/>
          </w:divBdr>
        </w:div>
        <w:div w:id="2092041682">
          <w:marLeft w:val="640"/>
          <w:marRight w:val="0"/>
          <w:marTop w:val="0"/>
          <w:marBottom w:val="0"/>
          <w:divBdr>
            <w:top w:val="none" w:sz="0" w:space="0" w:color="auto"/>
            <w:left w:val="none" w:sz="0" w:space="0" w:color="auto"/>
            <w:bottom w:val="none" w:sz="0" w:space="0" w:color="auto"/>
            <w:right w:val="none" w:sz="0" w:space="0" w:color="auto"/>
          </w:divBdr>
        </w:div>
        <w:div w:id="2130273495">
          <w:marLeft w:val="640"/>
          <w:marRight w:val="0"/>
          <w:marTop w:val="0"/>
          <w:marBottom w:val="0"/>
          <w:divBdr>
            <w:top w:val="none" w:sz="0" w:space="0" w:color="auto"/>
            <w:left w:val="none" w:sz="0" w:space="0" w:color="auto"/>
            <w:bottom w:val="none" w:sz="0" w:space="0" w:color="auto"/>
            <w:right w:val="none" w:sz="0" w:space="0" w:color="auto"/>
          </w:divBdr>
        </w:div>
      </w:divsChild>
    </w:div>
    <w:div w:id="625113912">
      <w:bodyDiv w:val="1"/>
      <w:marLeft w:val="0"/>
      <w:marRight w:val="0"/>
      <w:marTop w:val="0"/>
      <w:marBottom w:val="0"/>
      <w:divBdr>
        <w:top w:val="none" w:sz="0" w:space="0" w:color="auto"/>
        <w:left w:val="none" w:sz="0" w:space="0" w:color="auto"/>
        <w:bottom w:val="none" w:sz="0" w:space="0" w:color="auto"/>
        <w:right w:val="none" w:sz="0" w:space="0" w:color="auto"/>
      </w:divBdr>
      <w:divsChild>
        <w:div w:id="20014491">
          <w:marLeft w:val="640"/>
          <w:marRight w:val="0"/>
          <w:marTop w:val="0"/>
          <w:marBottom w:val="0"/>
          <w:divBdr>
            <w:top w:val="none" w:sz="0" w:space="0" w:color="auto"/>
            <w:left w:val="none" w:sz="0" w:space="0" w:color="auto"/>
            <w:bottom w:val="none" w:sz="0" w:space="0" w:color="auto"/>
            <w:right w:val="none" w:sz="0" w:space="0" w:color="auto"/>
          </w:divBdr>
        </w:div>
        <w:div w:id="45225220">
          <w:marLeft w:val="640"/>
          <w:marRight w:val="0"/>
          <w:marTop w:val="0"/>
          <w:marBottom w:val="0"/>
          <w:divBdr>
            <w:top w:val="none" w:sz="0" w:space="0" w:color="auto"/>
            <w:left w:val="none" w:sz="0" w:space="0" w:color="auto"/>
            <w:bottom w:val="none" w:sz="0" w:space="0" w:color="auto"/>
            <w:right w:val="none" w:sz="0" w:space="0" w:color="auto"/>
          </w:divBdr>
        </w:div>
        <w:div w:id="62725074">
          <w:marLeft w:val="640"/>
          <w:marRight w:val="0"/>
          <w:marTop w:val="0"/>
          <w:marBottom w:val="0"/>
          <w:divBdr>
            <w:top w:val="none" w:sz="0" w:space="0" w:color="auto"/>
            <w:left w:val="none" w:sz="0" w:space="0" w:color="auto"/>
            <w:bottom w:val="none" w:sz="0" w:space="0" w:color="auto"/>
            <w:right w:val="none" w:sz="0" w:space="0" w:color="auto"/>
          </w:divBdr>
        </w:div>
        <w:div w:id="78988932">
          <w:marLeft w:val="640"/>
          <w:marRight w:val="0"/>
          <w:marTop w:val="0"/>
          <w:marBottom w:val="0"/>
          <w:divBdr>
            <w:top w:val="none" w:sz="0" w:space="0" w:color="auto"/>
            <w:left w:val="none" w:sz="0" w:space="0" w:color="auto"/>
            <w:bottom w:val="none" w:sz="0" w:space="0" w:color="auto"/>
            <w:right w:val="none" w:sz="0" w:space="0" w:color="auto"/>
          </w:divBdr>
        </w:div>
        <w:div w:id="102654324">
          <w:marLeft w:val="640"/>
          <w:marRight w:val="0"/>
          <w:marTop w:val="0"/>
          <w:marBottom w:val="0"/>
          <w:divBdr>
            <w:top w:val="none" w:sz="0" w:space="0" w:color="auto"/>
            <w:left w:val="none" w:sz="0" w:space="0" w:color="auto"/>
            <w:bottom w:val="none" w:sz="0" w:space="0" w:color="auto"/>
            <w:right w:val="none" w:sz="0" w:space="0" w:color="auto"/>
          </w:divBdr>
        </w:div>
        <w:div w:id="135536676">
          <w:marLeft w:val="640"/>
          <w:marRight w:val="0"/>
          <w:marTop w:val="0"/>
          <w:marBottom w:val="0"/>
          <w:divBdr>
            <w:top w:val="none" w:sz="0" w:space="0" w:color="auto"/>
            <w:left w:val="none" w:sz="0" w:space="0" w:color="auto"/>
            <w:bottom w:val="none" w:sz="0" w:space="0" w:color="auto"/>
            <w:right w:val="none" w:sz="0" w:space="0" w:color="auto"/>
          </w:divBdr>
        </w:div>
        <w:div w:id="161704297">
          <w:marLeft w:val="640"/>
          <w:marRight w:val="0"/>
          <w:marTop w:val="0"/>
          <w:marBottom w:val="0"/>
          <w:divBdr>
            <w:top w:val="none" w:sz="0" w:space="0" w:color="auto"/>
            <w:left w:val="none" w:sz="0" w:space="0" w:color="auto"/>
            <w:bottom w:val="none" w:sz="0" w:space="0" w:color="auto"/>
            <w:right w:val="none" w:sz="0" w:space="0" w:color="auto"/>
          </w:divBdr>
        </w:div>
        <w:div w:id="166596553">
          <w:marLeft w:val="640"/>
          <w:marRight w:val="0"/>
          <w:marTop w:val="0"/>
          <w:marBottom w:val="0"/>
          <w:divBdr>
            <w:top w:val="none" w:sz="0" w:space="0" w:color="auto"/>
            <w:left w:val="none" w:sz="0" w:space="0" w:color="auto"/>
            <w:bottom w:val="none" w:sz="0" w:space="0" w:color="auto"/>
            <w:right w:val="none" w:sz="0" w:space="0" w:color="auto"/>
          </w:divBdr>
        </w:div>
        <w:div w:id="174199898">
          <w:marLeft w:val="640"/>
          <w:marRight w:val="0"/>
          <w:marTop w:val="0"/>
          <w:marBottom w:val="0"/>
          <w:divBdr>
            <w:top w:val="none" w:sz="0" w:space="0" w:color="auto"/>
            <w:left w:val="none" w:sz="0" w:space="0" w:color="auto"/>
            <w:bottom w:val="none" w:sz="0" w:space="0" w:color="auto"/>
            <w:right w:val="none" w:sz="0" w:space="0" w:color="auto"/>
          </w:divBdr>
        </w:div>
        <w:div w:id="212087879">
          <w:marLeft w:val="640"/>
          <w:marRight w:val="0"/>
          <w:marTop w:val="0"/>
          <w:marBottom w:val="0"/>
          <w:divBdr>
            <w:top w:val="none" w:sz="0" w:space="0" w:color="auto"/>
            <w:left w:val="none" w:sz="0" w:space="0" w:color="auto"/>
            <w:bottom w:val="none" w:sz="0" w:space="0" w:color="auto"/>
            <w:right w:val="none" w:sz="0" w:space="0" w:color="auto"/>
          </w:divBdr>
        </w:div>
        <w:div w:id="294679444">
          <w:marLeft w:val="640"/>
          <w:marRight w:val="0"/>
          <w:marTop w:val="0"/>
          <w:marBottom w:val="0"/>
          <w:divBdr>
            <w:top w:val="none" w:sz="0" w:space="0" w:color="auto"/>
            <w:left w:val="none" w:sz="0" w:space="0" w:color="auto"/>
            <w:bottom w:val="none" w:sz="0" w:space="0" w:color="auto"/>
            <w:right w:val="none" w:sz="0" w:space="0" w:color="auto"/>
          </w:divBdr>
        </w:div>
        <w:div w:id="326253269">
          <w:marLeft w:val="640"/>
          <w:marRight w:val="0"/>
          <w:marTop w:val="0"/>
          <w:marBottom w:val="0"/>
          <w:divBdr>
            <w:top w:val="none" w:sz="0" w:space="0" w:color="auto"/>
            <w:left w:val="none" w:sz="0" w:space="0" w:color="auto"/>
            <w:bottom w:val="none" w:sz="0" w:space="0" w:color="auto"/>
            <w:right w:val="none" w:sz="0" w:space="0" w:color="auto"/>
          </w:divBdr>
        </w:div>
        <w:div w:id="380636347">
          <w:marLeft w:val="640"/>
          <w:marRight w:val="0"/>
          <w:marTop w:val="0"/>
          <w:marBottom w:val="0"/>
          <w:divBdr>
            <w:top w:val="none" w:sz="0" w:space="0" w:color="auto"/>
            <w:left w:val="none" w:sz="0" w:space="0" w:color="auto"/>
            <w:bottom w:val="none" w:sz="0" w:space="0" w:color="auto"/>
            <w:right w:val="none" w:sz="0" w:space="0" w:color="auto"/>
          </w:divBdr>
        </w:div>
        <w:div w:id="424107642">
          <w:marLeft w:val="640"/>
          <w:marRight w:val="0"/>
          <w:marTop w:val="0"/>
          <w:marBottom w:val="0"/>
          <w:divBdr>
            <w:top w:val="none" w:sz="0" w:space="0" w:color="auto"/>
            <w:left w:val="none" w:sz="0" w:space="0" w:color="auto"/>
            <w:bottom w:val="none" w:sz="0" w:space="0" w:color="auto"/>
            <w:right w:val="none" w:sz="0" w:space="0" w:color="auto"/>
          </w:divBdr>
        </w:div>
        <w:div w:id="456997062">
          <w:marLeft w:val="640"/>
          <w:marRight w:val="0"/>
          <w:marTop w:val="0"/>
          <w:marBottom w:val="0"/>
          <w:divBdr>
            <w:top w:val="none" w:sz="0" w:space="0" w:color="auto"/>
            <w:left w:val="none" w:sz="0" w:space="0" w:color="auto"/>
            <w:bottom w:val="none" w:sz="0" w:space="0" w:color="auto"/>
            <w:right w:val="none" w:sz="0" w:space="0" w:color="auto"/>
          </w:divBdr>
        </w:div>
        <w:div w:id="466626603">
          <w:marLeft w:val="640"/>
          <w:marRight w:val="0"/>
          <w:marTop w:val="0"/>
          <w:marBottom w:val="0"/>
          <w:divBdr>
            <w:top w:val="none" w:sz="0" w:space="0" w:color="auto"/>
            <w:left w:val="none" w:sz="0" w:space="0" w:color="auto"/>
            <w:bottom w:val="none" w:sz="0" w:space="0" w:color="auto"/>
            <w:right w:val="none" w:sz="0" w:space="0" w:color="auto"/>
          </w:divBdr>
        </w:div>
        <w:div w:id="479470035">
          <w:marLeft w:val="640"/>
          <w:marRight w:val="0"/>
          <w:marTop w:val="0"/>
          <w:marBottom w:val="0"/>
          <w:divBdr>
            <w:top w:val="none" w:sz="0" w:space="0" w:color="auto"/>
            <w:left w:val="none" w:sz="0" w:space="0" w:color="auto"/>
            <w:bottom w:val="none" w:sz="0" w:space="0" w:color="auto"/>
            <w:right w:val="none" w:sz="0" w:space="0" w:color="auto"/>
          </w:divBdr>
        </w:div>
        <w:div w:id="506558020">
          <w:marLeft w:val="640"/>
          <w:marRight w:val="0"/>
          <w:marTop w:val="0"/>
          <w:marBottom w:val="0"/>
          <w:divBdr>
            <w:top w:val="none" w:sz="0" w:space="0" w:color="auto"/>
            <w:left w:val="none" w:sz="0" w:space="0" w:color="auto"/>
            <w:bottom w:val="none" w:sz="0" w:space="0" w:color="auto"/>
            <w:right w:val="none" w:sz="0" w:space="0" w:color="auto"/>
          </w:divBdr>
        </w:div>
        <w:div w:id="607590640">
          <w:marLeft w:val="640"/>
          <w:marRight w:val="0"/>
          <w:marTop w:val="0"/>
          <w:marBottom w:val="0"/>
          <w:divBdr>
            <w:top w:val="none" w:sz="0" w:space="0" w:color="auto"/>
            <w:left w:val="none" w:sz="0" w:space="0" w:color="auto"/>
            <w:bottom w:val="none" w:sz="0" w:space="0" w:color="auto"/>
            <w:right w:val="none" w:sz="0" w:space="0" w:color="auto"/>
          </w:divBdr>
        </w:div>
        <w:div w:id="623384154">
          <w:marLeft w:val="640"/>
          <w:marRight w:val="0"/>
          <w:marTop w:val="0"/>
          <w:marBottom w:val="0"/>
          <w:divBdr>
            <w:top w:val="none" w:sz="0" w:space="0" w:color="auto"/>
            <w:left w:val="none" w:sz="0" w:space="0" w:color="auto"/>
            <w:bottom w:val="none" w:sz="0" w:space="0" w:color="auto"/>
            <w:right w:val="none" w:sz="0" w:space="0" w:color="auto"/>
          </w:divBdr>
        </w:div>
        <w:div w:id="633101052">
          <w:marLeft w:val="640"/>
          <w:marRight w:val="0"/>
          <w:marTop w:val="0"/>
          <w:marBottom w:val="0"/>
          <w:divBdr>
            <w:top w:val="none" w:sz="0" w:space="0" w:color="auto"/>
            <w:left w:val="none" w:sz="0" w:space="0" w:color="auto"/>
            <w:bottom w:val="none" w:sz="0" w:space="0" w:color="auto"/>
            <w:right w:val="none" w:sz="0" w:space="0" w:color="auto"/>
          </w:divBdr>
        </w:div>
        <w:div w:id="639653210">
          <w:marLeft w:val="640"/>
          <w:marRight w:val="0"/>
          <w:marTop w:val="0"/>
          <w:marBottom w:val="0"/>
          <w:divBdr>
            <w:top w:val="none" w:sz="0" w:space="0" w:color="auto"/>
            <w:left w:val="none" w:sz="0" w:space="0" w:color="auto"/>
            <w:bottom w:val="none" w:sz="0" w:space="0" w:color="auto"/>
            <w:right w:val="none" w:sz="0" w:space="0" w:color="auto"/>
          </w:divBdr>
        </w:div>
        <w:div w:id="675501270">
          <w:marLeft w:val="640"/>
          <w:marRight w:val="0"/>
          <w:marTop w:val="0"/>
          <w:marBottom w:val="0"/>
          <w:divBdr>
            <w:top w:val="none" w:sz="0" w:space="0" w:color="auto"/>
            <w:left w:val="none" w:sz="0" w:space="0" w:color="auto"/>
            <w:bottom w:val="none" w:sz="0" w:space="0" w:color="auto"/>
            <w:right w:val="none" w:sz="0" w:space="0" w:color="auto"/>
          </w:divBdr>
        </w:div>
        <w:div w:id="683941307">
          <w:marLeft w:val="640"/>
          <w:marRight w:val="0"/>
          <w:marTop w:val="0"/>
          <w:marBottom w:val="0"/>
          <w:divBdr>
            <w:top w:val="none" w:sz="0" w:space="0" w:color="auto"/>
            <w:left w:val="none" w:sz="0" w:space="0" w:color="auto"/>
            <w:bottom w:val="none" w:sz="0" w:space="0" w:color="auto"/>
            <w:right w:val="none" w:sz="0" w:space="0" w:color="auto"/>
          </w:divBdr>
        </w:div>
        <w:div w:id="696007561">
          <w:marLeft w:val="640"/>
          <w:marRight w:val="0"/>
          <w:marTop w:val="0"/>
          <w:marBottom w:val="0"/>
          <w:divBdr>
            <w:top w:val="none" w:sz="0" w:space="0" w:color="auto"/>
            <w:left w:val="none" w:sz="0" w:space="0" w:color="auto"/>
            <w:bottom w:val="none" w:sz="0" w:space="0" w:color="auto"/>
            <w:right w:val="none" w:sz="0" w:space="0" w:color="auto"/>
          </w:divBdr>
        </w:div>
        <w:div w:id="721102846">
          <w:marLeft w:val="640"/>
          <w:marRight w:val="0"/>
          <w:marTop w:val="0"/>
          <w:marBottom w:val="0"/>
          <w:divBdr>
            <w:top w:val="none" w:sz="0" w:space="0" w:color="auto"/>
            <w:left w:val="none" w:sz="0" w:space="0" w:color="auto"/>
            <w:bottom w:val="none" w:sz="0" w:space="0" w:color="auto"/>
            <w:right w:val="none" w:sz="0" w:space="0" w:color="auto"/>
          </w:divBdr>
        </w:div>
        <w:div w:id="747313853">
          <w:marLeft w:val="640"/>
          <w:marRight w:val="0"/>
          <w:marTop w:val="0"/>
          <w:marBottom w:val="0"/>
          <w:divBdr>
            <w:top w:val="none" w:sz="0" w:space="0" w:color="auto"/>
            <w:left w:val="none" w:sz="0" w:space="0" w:color="auto"/>
            <w:bottom w:val="none" w:sz="0" w:space="0" w:color="auto"/>
            <w:right w:val="none" w:sz="0" w:space="0" w:color="auto"/>
          </w:divBdr>
        </w:div>
        <w:div w:id="757680650">
          <w:marLeft w:val="640"/>
          <w:marRight w:val="0"/>
          <w:marTop w:val="0"/>
          <w:marBottom w:val="0"/>
          <w:divBdr>
            <w:top w:val="none" w:sz="0" w:space="0" w:color="auto"/>
            <w:left w:val="none" w:sz="0" w:space="0" w:color="auto"/>
            <w:bottom w:val="none" w:sz="0" w:space="0" w:color="auto"/>
            <w:right w:val="none" w:sz="0" w:space="0" w:color="auto"/>
          </w:divBdr>
        </w:div>
        <w:div w:id="776563652">
          <w:marLeft w:val="640"/>
          <w:marRight w:val="0"/>
          <w:marTop w:val="0"/>
          <w:marBottom w:val="0"/>
          <w:divBdr>
            <w:top w:val="none" w:sz="0" w:space="0" w:color="auto"/>
            <w:left w:val="none" w:sz="0" w:space="0" w:color="auto"/>
            <w:bottom w:val="none" w:sz="0" w:space="0" w:color="auto"/>
            <w:right w:val="none" w:sz="0" w:space="0" w:color="auto"/>
          </w:divBdr>
        </w:div>
        <w:div w:id="807163608">
          <w:marLeft w:val="640"/>
          <w:marRight w:val="0"/>
          <w:marTop w:val="0"/>
          <w:marBottom w:val="0"/>
          <w:divBdr>
            <w:top w:val="none" w:sz="0" w:space="0" w:color="auto"/>
            <w:left w:val="none" w:sz="0" w:space="0" w:color="auto"/>
            <w:bottom w:val="none" w:sz="0" w:space="0" w:color="auto"/>
            <w:right w:val="none" w:sz="0" w:space="0" w:color="auto"/>
          </w:divBdr>
        </w:div>
        <w:div w:id="865872427">
          <w:marLeft w:val="640"/>
          <w:marRight w:val="0"/>
          <w:marTop w:val="0"/>
          <w:marBottom w:val="0"/>
          <w:divBdr>
            <w:top w:val="none" w:sz="0" w:space="0" w:color="auto"/>
            <w:left w:val="none" w:sz="0" w:space="0" w:color="auto"/>
            <w:bottom w:val="none" w:sz="0" w:space="0" w:color="auto"/>
            <w:right w:val="none" w:sz="0" w:space="0" w:color="auto"/>
          </w:divBdr>
        </w:div>
        <w:div w:id="877543220">
          <w:marLeft w:val="640"/>
          <w:marRight w:val="0"/>
          <w:marTop w:val="0"/>
          <w:marBottom w:val="0"/>
          <w:divBdr>
            <w:top w:val="none" w:sz="0" w:space="0" w:color="auto"/>
            <w:left w:val="none" w:sz="0" w:space="0" w:color="auto"/>
            <w:bottom w:val="none" w:sz="0" w:space="0" w:color="auto"/>
            <w:right w:val="none" w:sz="0" w:space="0" w:color="auto"/>
          </w:divBdr>
        </w:div>
        <w:div w:id="915089733">
          <w:marLeft w:val="640"/>
          <w:marRight w:val="0"/>
          <w:marTop w:val="0"/>
          <w:marBottom w:val="0"/>
          <w:divBdr>
            <w:top w:val="none" w:sz="0" w:space="0" w:color="auto"/>
            <w:left w:val="none" w:sz="0" w:space="0" w:color="auto"/>
            <w:bottom w:val="none" w:sz="0" w:space="0" w:color="auto"/>
            <w:right w:val="none" w:sz="0" w:space="0" w:color="auto"/>
          </w:divBdr>
        </w:div>
        <w:div w:id="922027962">
          <w:marLeft w:val="640"/>
          <w:marRight w:val="0"/>
          <w:marTop w:val="0"/>
          <w:marBottom w:val="0"/>
          <w:divBdr>
            <w:top w:val="none" w:sz="0" w:space="0" w:color="auto"/>
            <w:left w:val="none" w:sz="0" w:space="0" w:color="auto"/>
            <w:bottom w:val="none" w:sz="0" w:space="0" w:color="auto"/>
            <w:right w:val="none" w:sz="0" w:space="0" w:color="auto"/>
          </w:divBdr>
        </w:div>
        <w:div w:id="954170771">
          <w:marLeft w:val="640"/>
          <w:marRight w:val="0"/>
          <w:marTop w:val="0"/>
          <w:marBottom w:val="0"/>
          <w:divBdr>
            <w:top w:val="none" w:sz="0" w:space="0" w:color="auto"/>
            <w:left w:val="none" w:sz="0" w:space="0" w:color="auto"/>
            <w:bottom w:val="none" w:sz="0" w:space="0" w:color="auto"/>
            <w:right w:val="none" w:sz="0" w:space="0" w:color="auto"/>
          </w:divBdr>
        </w:div>
        <w:div w:id="957029706">
          <w:marLeft w:val="640"/>
          <w:marRight w:val="0"/>
          <w:marTop w:val="0"/>
          <w:marBottom w:val="0"/>
          <w:divBdr>
            <w:top w:val="none" w:sz="0" w:space="0" w:color="auto"/>
            <w:left w:val="none" w:sz="0" w:space="0" w:color="auto"/>
            <w:bottom w:val="none" w:sz="0" w:space="0" w:color="auto"/>
            <w:right w:val="none" w:sz="0" w:space="0" w:color="auto"/>
          </w:divBdr>
        </w:div>
        <w:div w:id="972635931">
          <w:marLeft w:val="640"/>
          <w:marRight w:val="0"/>
          <w:marTop w:val="0"/>
          <w:marBottom w:val="0"/>
          <w:divBdr>
            <w:top w:val="none" w:sz="0" w:space="0" w:color="auto"/>
            <w:left w:val="none" w:sz="0" w:space="0" w:color="auto"/>
            <w:bottom w:val="none" w:sz="0" w:space="0" w:color="auto"/>
            <w:right w:val="none" w:sz="0" w:space="0" w:color="auto"/>
          </w:divBdr>
        </w:div>
        <w:div w:id="1003699243">
          <w:marLeft w:val="640"/>
          <w:marRight w:val="0"/>
          <w:marTop w:val="0"/>
          <w:marBottom w:val="0"/>
          <w:divBdr>
            <w:top w:val="none" w:sz="0" w:space="0" w:color="auto"/>
            <w:left w:val="none" w:sz="0" w:space="0" w:color="auto"/>
            <w:bottom w:val="none" w:sz="0" w:space="0" w:color="auto"/>
            <w:right w:val="none" w:sz="0" w:space="0" w:color="auto"/>
          </w:divBdr>
        </w:div>
        <w:div w:id="1035538894">
          <w:marLeft w:val="640"/>
          <w:marRight w:val="0"/>
          <w:marTop w:val="0"/>
          <w:marBottom w:val="0"/>
          <w:divBdr>
            <w:top w:val="none" w:sz="0" w:space="0" w:color="auto"/>
            <w:left w:val="none" w:sz="0" w:space="0" w:color="auto"/>
            <w:bottom w:val="none" w:sz="0" w:space="0" w:color="auto"/>
            <w:right w:val="none" w:sz="0" w:space="0" w:color="auto"/>
          </w:divBdr>
        </w:div>
        <w:div w:id="1087456970">
          <w:marLeft w:val="640"/>
          <w:marRight w:val="0"/>
          <w:marTop w:val="0"/>
          <w:marBottom w:val="0"/>
          <w:divBdr>
            <w:top w:val="none" w:sz="0" w:space="0" w:color="auto"/>
            <w:left w:val="none" w:sz="0" w:space="0" w:color="auto"/>
            <w:bottom w:val="none" w:sz="0" w:space="0" w:color="auto"/>
            <w:right w:val="none" w:sz="0" w:space="0" w:color="auto"/>
          </w:divBdr>
        </w:div>
        <w:div w:id="1092700507">
          <w:marLeft w:val="640"/>
          <w:marRight w:val="0"/>
          <w:marTop w:val="0"/>
          <w:marBottom w:val="0"/>
          <w:divBdr>
            <w:top w:val="none" w:sz="0" w:space="0" w:color="auto"/>
            <w:left w:val="none" w:sz="0" w:space="0" w:color="auto"/>
            <w:bottom w:val="none" w:sz="0" w:space="0" w:color="auto"/>
            <w:right w:val="none" w:sz="0" w:space="0" w:color="auto"/>
          </w:divBdr>
        </w:div>
        <w:div w:id="1100955910">
          <w:marLeft w:val="640"/>
          <w:marRight w:val="0"/>
          <w:marTop w:val="0"/>
          <w:marBottom w:val="0"/>
          <w:divBdr>
            <w:top w:val="none" w:sz="0" w:space="0" w:color="auto"/>
            <w:left w:val="none" w:sz="0" w:space="0" w:color="auto"/>
            <w:bottom w:val="none" w:sz="0" w:space="0" w:color="auto"/>
            <w:right w:val="none" w:sz="0" w:space="0" w:color="auto"/>
          </w:divBdr>
        </w:div>
        <w:div w:id="1134910166">
          <w:marLeft w:val="640"/>
          <w:marRight w:val="0"/>
          <w:marTop w:val="0"/>
          <w:marBottom w:val="0"/>
          <w:divBdr>
            <w:top w:val="none" w:sz="0" w:space="0" w:color="auto"/>
            <w:left w:val="none" w:sz="0" w:space="0" w:color="auto"/>
            <w:bottom w:val="none" w:sz="0" w:space="0" w:color="auto"/>
            <w:right w:val="none" w:sz="0" w:space="0" w:color="auto"/>
          </w:divBdr>
        </w:div>
        <w:div w:id="1147210923">
          <w:marLeft w:val="640"/>
          <w:marRight w:val="0"/>
          <w:marTop w:val="0"/>
          <w:marBottom w:val="0"/>
          <w:divBdr>
            <w:top w:val="none" w:sz="0" w:space="0" w:color="auto"/>
            <w:left w:val="none" w:sz="0" w:space="0" w:color="auto"/>
            <w:bottom w:val="none" w:sz="0" w:space="0" w:color="auto"/>
            <w:right w:val="none" w:sz="0" w:space="0" w:color="auto"/>
          </w:divBdr>
        </w:div>
        <w:div w:id="1162504108">
          <w:marLeft w:val="640"/>
          <w:marRight w:val="0"/>
          <w:marTop w:val="0"/>
          <w:marBottom w:val="0"/>
          <w:divBdr>
            <w:top w:val="none" w:sz="0" w:space="0" w:color="auto"/>
            <w:left w:val="none" w:sz="0" w:space="0" w:color="auto"/>
            <w:bottom w:val="none" w:sz="0" w:space="0" w:color="auto"/>
            <w:right w:val="none" w:sz="0" w:space="0" w:color="auto"/>
          </w:divBdr>
        </w:div>
        <w:div w:id="1176576112">
          <w:marLeft w:val="640"/>
          <w:marRight w:val="0"/>
          <w:marTop w:val="0"/>
          <w:marBottom w:val="0"/>
          <w:divBdr>
            <w:top w:val="none" w:sz="0" w:space="0" w:color="auto"/>
            <w:left w:val="none" w:sz="0" w:space="0" w:color="auto"/>
            <w:bottom w:val="none" w:sz="0" w:space="0" w:color="auto"/>
            <w:right w:val="none" w:sz="0" w:space="0" w:color="auto"/>
          </w:divBdr>
        </w:div>
        <w:div w:id="1204636552">
          <w:marLeft w:val="640"/>
          <w:marRight w:val="0"/>
          <w:marTop w:val="0"/>
          <w:marBottom w:val="0"/>
          <w:divBdr>
            <w:top w:val="none" w:sz="0" w:space="0" w:color="auto"/>
            <w:left w:val="none" w:sz="0" w:space="0" w:color="auto"/>
            <w:bottom w:val="none" w:sz="0" w:space="0" w:color="auto"/>
            <w:right w:val="none" w:sz="0" w:space="0" w:color="auto"/>
          </w:divBdr>
        </w:div>
        <w:div w:id="1206063704">
          <w:marLeft w:val="640"/>
          <w:marRight w:val="0"/>
          <w:marTop w:val="0"/>
          <w:marBottom w:val="0"/>
          <w:divBdr>
            <w:top w:val="none" w:sz="0" w:space="0" w:color="auto"/>
            <w:left w:val="none" w:sz="0" w:space="0" w:color="auto"/>
            <w:bottom w:val="none" w:sz="0" w:space="0" w:color="auto"/>
            <w:right w:val="none" w:sz="0" w:space="0" w:color="auto"/>
          </w:divBdr>
        </w:div>
        <w:div w:id="1213693773">
          <w:marLeft w:val="640"/>
          <w:marRight w:val="0"/>
          <w:marTop w:val="0"/>
          <w:marBottom w:val="0"/>
          <w:divBdr>
            <w:top w:val="none" w:sz="0" w:space="0" w:color="auto"/>
            <w:left w:val="none" w:sz="0" w:space="0" w:color="auto"/>
            <w:bottom w:val="none" w:sz="0" w:space="0" w:color="auto"/>
            <w:right w:val="none" w:sz="0" w:space="0" w:color="auto"/>
          </w:divBdr>
        </w:div>
        <w:div w:id="1217276491">
          <w:marLeft w:val="640"/>
          <w:marRight w:val="0"/>
          <w:marTop w:val="0"/>
          <w:marBottom w:val="0"/>
          <w:divBdr>
            <w:top w:val="none" w:sz="0" w:space="0" w:color="auto"/>
            <w:left w:val="none" w:sz="0" w:space="0" w:color="auto"/>
            <w:bottom w:val="none" w:sz="0" w:space="0" w:color="auto"/>
            <w:right w:val="none" w:sz="0" w:space="0" w:color="auto"/>
          </w:divBdr>
        </w:div>
        <w:div w:id="1231041717">
          <w:marLeft w:val="640"/>
          <w:marRight w:val="0"/>
          <w:marTop w:val="0"/>
          <w:marBottom w:val="0"/>
          <w:divBdr>
            <w:top w:val="none" w:sz="0" w:space="0" w:color="auto"/>
            <w:left w:val="none" w:sz="0" w:space="0" w:color="auto"/>
            <w:bottom w:val="none" w:sz="0" w:space="0" w:color="auto"/>
            <w:right w:val="none" w:sz="0" w:space="0" w:color="auto"/>
          </w:divBdr>
        </w:div>
        <w:div w:id="1276474355">
          <w:marLeft w:val="640"/>
          <w:marRight w:val="0"/>
          <w:marTop w:val="0"/>
          <w:marBottom w:val="0"/>
          <w:divBdr>
            <w:top w:val="none" w:sz="0" w:space="0" w:color="auto"/>
            <w:left w:val="none" w:sz="0" w:space="0" w:color="auto"/>
            <w:bottom w:val="none" w:sz="0" w:space="0" w:color="auto"/>
            <w:right w:val="none" w:sz="0" w:space="0" w:color="auto"/>
          </w:divBdr>
        </w:div>
        <w:div w:id="1291980055">
          <w:marLeft w:val="640"/>
          <w:marRight w:val="0"/>
          <w:marTop w:val="0"/>
          <w:marBottom w:val="0"/>
          <w:divBdr>
            <w:top w:val="none" w:sz="0" w:space="0" w:color="auto"/>
            <w:left w:val="none" w:sz="0" w:space="0" w:color="auto"/>
            <w:bottom w:val="none" w:sz="0" w:space="0" w:color="auto"/>
            <w:right w:val="none" w:sz="0" w:space="0" w:color="auto"/>
          </w:divBdr>
        </w:div>
        <w:div w:id="1313412054">
          <w:marLeft w:val="640"/>
          <w:marRight w:val="0"/>
          <w:marTop w:val="0"/>
          <w:marBottom w:val="0"/>
          <w:divBdr>
            <w:top w:val="none" w:sz="0" w:space="0" w:color="auto"/>
            <w:left w:val="none" w:sz="0" w:space="0" w:color="auto"/>
            <w:bottom w:val="none" w:sz="0" w:space="0" w:color="auto"/>
            <w:right w:val="none" w:sz="0" w:space="0" w:color="auto"/>
          </w:divBdr>
        </w:div>
        <w:div w:id="1314137583">
          <w:marLeft w:val="640"/>
          <w:marRight w:val="0"/>
          <w:marTop w:val="0"/>
          <w:marBottom w:val="0"/>
          <w:divBdr>
            <w:top w:val="none" w:sz="0" w:space="0" w:color="auto"/>
            <w:left w:val="none" w:sz="0" w:space="0" w:color="auto"/>
            <w:bottom w:val="none" w:sz="0" w:space="0" w:color="auto"/>
            <w:right w:val="none" w:sz="0" w:space="0" w:color="auto"/>
          </w:divBdr>
        </w:div>
        <w:div w:id="1325432059">
          <w:marLeft w:val="640"/>
          <w:marRight w:val="0"/>
          <w:marTop w:val="0"/>
          <w:marBottom w:val="0"/>
          <w:divBdr>
            <w:top w:val="none" w:sz="0" w:space="0" w:color="auto"/>
            <w:left w:val="none" w:sz="0" w:space="0" w:color="auto"/>
            <w:bottom w:val="none" w:sz="0" w:space="0" w:color="auto"/>
            <w:right w:val="none" w:sz="0" w:space="0" w:color="auto"/>
          </w:divBdr>
        </w:div>
        <w:div w:id="1372921813">
          <w:marLeft w:val="640"/>
          <w:marRight w:val="0"/>
          <w:marTop w:val="0"/>
          <w:marBottom w:val="0"/>
          <w:divBdr>
            <w:top w:val="none" w:sz="0" w:space="0" w:color="auto"/>
            <w:left w:val="none" w:sz="0" w:space="0" w:color="auto"/>
            <w:bottom w:val="none" w:sz="0" w:space="0" w:color="auto"/>
            <w:right w:val="none" w:sz="0" w:space="0" w:color="auto"/>
          </w:divBdr>
        </w:div>
        <w:div w:id="1377705095">
          <w:marLeft w:val="640"/>
          <w:marRight w:val="0"/>
          <w:marTop w:val="0"/>
          <w:marBottom w:val="0"/>
          <w:divBdr>
            <w:top w:val="none" w:sz="0" w:space="0" w:color="auto"/>
            <w:left w:val="none" w:sz="0" w:space="0" w:color="auto"/>
            <w:bottom w:val="none" w:sz="0" w:space="0" w:color="auto"/>
            <w:right w:val="none" w:sz="0" w:space="0" w:color="auto"/>
          </w:divBdr>
        </w:div>
        <w:div w:id="1417903772">
          <w:marLeft w:val="640"/>
          <w:marRight w:val="0"/>
          <w:marTop w:val="0"/>
          <w:marBottom w:val="0"/>
          <w:divBdr>
            <w:top w:val="none" w:sz="0" w:space="0" w:color="auto"/>
            <w:left w:val="none" w:sz="0" w:space="0" w:color="auto"/>
            <w:bottom w:val="none" w:sz="0" w:space="0" w:color="auto"/>
            <w:right w:val="none" w:sz="0" w:space="0" w:color="auto"/>
          </w:divBdr>
        </w:div>
        <w:div w:id="1430616356">
          <w:marLeft w:val="640"/>
          <w:marRight w:val="0"/>
          <w:marTop w:val="0"/>
          <w:marBottom w:val="0"/>
          <w:divBdr>
            <w:top w:val="none" w:sz="0" w:space="0" w:color="auto"/>
            <w:left w:val="none" w:sz="0" w:space="0" w:color="auto"/>
            <w:bottom w:val="none" w:sz="0" w:space="0" w:color="auto"/>
            <w:right w:val="none" w:sz="0" w:space="0" w:color="auto"/>
          </w:divBdr>
        </w:div>
        <w:div w:id="1476410617">
          <w:marLeft w:val="640"/>
          <w:marRight w:val="0"/>
          <w:marTop w:val="0"/>
          <w:marBottom w:val="0"/>
          <w:divBdr>
            <w:top w:val="none" w:sz="0" w:space="0" w:color="auto"/>
            <w:left w:val="none" w:sz="0" w:space="0" w:color="auto"/>
            <w:bottom w:val="none" w:sz="0" w:space="0" w:color="auto"/>
            <w:right w:val="none" w:sz="0" w:space="0" w:color="auto"/>
          </w:divBdr>
        </w:div>
        <w:div w:id="1480534816">
          <w:marLeft w:val="640"/>
          <w:marRight w:val="0"/>
          <w:marTop w:val="0"/>
          <w:marBottom w:val="0"/>
          <w:divBdr>
            <w:top w:val="none" w:sz="0" w:space="0" w:color="auto"/>
            <w:left w:val="none" w:sz="0" w:space="0" w:color="auto"/>
            <w:bottom w:val="none" w:sz="0" w:space="0" w:color="auto"/>
            <w:right w:val="none" w:sz="0" w:space="0" w:color="auto"/>
          </w:divBdr>
        </w:div>
        <w:div w:id="1514413941">
          <w:marLeft w:val="640"/>
          <w:marRight w:val="0"/>
          <w:marTop w:val="0"/>
          <w:marBottom w:val="0"/>
          <w:divBdr>
            <w:top w:val="none" w:sz="0" w:space="0" w:color="auto"/>
            <w:left w:val="none" w:sz="0" w:space="0" w:color="auto"/>
            <w:bottom w:val="none" w:sz="0" w:space="0" w:color="auto"/>
            <w:right w:val="none" w:sz="0" w:space="0" w:color="auto"/>
          </w:divBdr>
        </w:div>
        <w:div w:id="1518041812">
          <w:marLeft w:val="640"/>
          <w:marRight w:val="0"/>
          <w:marTop w:val="0"/>
          <w:marBottom w:val="0"/>
          <w:divBdr>
            <w:top w:val="none" w:sz="0" w:space="0" w:color="auto"/>
            <w:left w:val="none" w:sz="0" w:space="0" w:color="auto"/>
            <w:bottom w:val="none" w:sz="0" w:space="0" w:color="auto"/>
            <w:right w:val="none" w:sz="0" w:space="0" w:color="auto"/>
          </w:divBdr>
        </w:div>
        <w:div w:id="1518614860">
          <w:marLeft w:val="640"/>
          <w:marRight w:val="0"/>
          <w:marTop w:val="0"/>
          <w:marBottom w:val="0"/>
          <w:divBdr>
            <w:top w:val="none" w:sz="0" w:space="0" w:color="auto"/>
            <w:left w:val="none" w:sz="0" w:space="0" w:color="auto"/>
            <w:bottom w:val="none" w:sz="0" w:space="0" w:color="auto"/>
            <w:right w:val="none" w:sz="0" w:space="0" w:color="auto"/>
          </w:divBdr>
        </w:div>
        <w:div w:id="1578128743">
          <w:marLeft w:val="640"/>
          <w:marRight w:val="0"/>
          <w:marTop w:val="0"/>
          <w:marBottom w:val="0"/>
          <w:divBdr>
            <w:top w:val="none" w:sz="0" w:space="0" w:color="auto"/>
            <w:left w:val="none" w:sz="0" w:space="0" w:color="auto"/>
            <w:bottom w:val="none" w:sz="0" w:space="0" w:color="auto"/>
            <w:right w:val="none" w:sz="0" w:space="0" w:color="auto"/>
          </w:divBdr>
        </w:div>
        <w:div w:id="1585604124">
          <w:marLeft w:val="640"/>
          <w:marRight w:val="0"/>
          <w:marTop w:val="0"/>
          <w:marBottom w:val="0"/>
          <w:divBdr>
            <w:top w:val="none" w:sz="0" w:space="0" w:color="auto"/>
            <w:left w:val="none" w:sz="0" w:space="0" w:color="auto"/>
            <w:bottom w:val="none" w:sz="0" w:space="0" w:color="auto"/>
            <w:right w:val="none" w:sz="0" w:space="0" w:color="auto"/>
          </w:divBdr>
        </w:div>
        <w:div w:id="1594431943">
          <w:marLeft w:val="640"/>
          <w:marRight w:val="0"/>
          <w:marTop w:val="0"/>
          <w:marBottom w:val="0"/>
          <w:divBdr>
            <w:top w:val="none" w:sz="0" w:space="0" w:color="auto"/>
            <w:left w:val="none" w:sz="0" w:space="0" w:color="auto"/>
            <w:bottom w:val="none" w:sz="0" w:space="0" w:color="auto"/>
            <w:right w:val="none" w:sz="0" w:space="0" w:color="auto"/>
          </w:divBdr>
        </w:div>
        <w:div w:id="1812475627">
          <w:marLeft w:val="640"/>
          <w:marRight w:val="0"/>
          <w:marTop w:val="0"/>
          <w:marBottom w:val="0"/>
          <w:divBdr>
            <w:top w:val="none" w:sz="0" w:space="0" w:color="auto"/>
            <w:left w:val="none" w:sz="0" w:space="0" w:color="auto"/>
            <w:bottom w:val="none" w:sz="0" w:space="0" w:color="auto"/>
            <w:right w:val="none" w:sz="0" w:space="0" w:color="auto"/>
          </w:divBdr>
        </w:div>
        <w:div w:id="1812792138">
          <w:marLeft w:val="640"/>
          <w:marRight w:val="0"/>
          <w:marTop w:val="0"/>
          <w:marBottom w:val="0"/>
          <w:divBdr>
            <w:top w:val="none" w:sz="0" w:space="0" w:color="auto"/>
            <w:left w:val="none" w:sz="0" w:space="0" w:color="auto"/>
            <w:bottom w:val="none" w:sz="0" w:space="0" w:color="auto"/>
            <w:right w:val="none" w:sz="0" w:space="0" w:color="auto"/>
          </w:divBdr>
        </w:div>
        <w:div w:id="1822650641">
          <w:marLeft w:val="640"/>
          <w:marRight w:val="0"/>
          <w:marTop w:val="0"/>
          <w:marBottom w:val="0"/>
          <w:divBdr>
            <w:top w:val="none" w:sz="0" w:space="0" w:color="auto"/>
            <w:left w:val="none" w:sz="0" w:space="0" w:color="auto"/>
            <w:bottom w:val="none" w:sz="0" w:space="0" w:color="auto"/>
            <w:right w:val="none" w:sz="0" w:space="0" w:color="auto"/>
          </w:divBdr>
        </w:div>
        <w:div w:id="1867983612">
          <w:marLeft w:val="640"/>
          <w:marRight w:val="0"/>
          <w:marTop w:val="0"/>
          <w:marBottom w:val="0"/>
          <w:divBdr>
            <w:top w:val="none" w:sz="0" w:space="0" w:color="auto"/>
            <w:left w:val="none" w:sz="0" w:space="0" w:color="auto"/>
            <w:bottom w:val="none" w:sz="0" w:space="0" w:color="auto"/>
            <w:right w:val="none" w:sz="0" w:space="0" w:color="auto"/>
          </w:divBdr>
        </w:div>
        <w:div w:id="1909881810">
          <w:marLeft w:val="640"/>
          <w:marRight w:val="0"/>
          <w:marTop w:val="0"/>
          <w:marBottom w:val="0"/>
          <w:divBdr>
            <w:top w:val="none" w:sz="0" w:space="0" w:color="auto"/>
            <w:left w:val="none" w:sz="0" w:space="0" w:color="auto"/>
            <w:bottom w:val="none" w:sz="0" w:space="0" w:color="auto"/>
            <w:right w:val="none" w:sz="0" w:space="0" w:color="auto"/>
          </w:divBdr>
        </w:div>
        <w:div w:id="1912538669">
          <w:marLeft w:val="640"/>
          <w:marRight w:val="0"/>
          <w:marTop w:val="0"/>
          <w:marBottom w:val="0"/>
          <w:divBdr>
            <w:top w:val="none" w:sz="0" w:space="0" w:color="auto"/>
            <w:left w:val="none" w:sz="0" w:space="0" w:color="auto"/>
            <w:bottom w:val="none" w:sz="0" w:space="0" w:color="auto"/>
            <w:right w:val="none" w:sz="0" w:space="0" w:color="auto"/>
          </w:divBdr>
        </w:div>
        <w:div w:id="1916355005">
          <w:marLeft w:val="640"/>
          <w:marRight w:val="0"/>
          <w:marTop w:val="0"/>
          <w:marBottom w:val="0"/>
          <w:divBdr>
            <w:top w:val="none" w:sz="0" w:space="0" w:color="auto"/>
            <w:left w:val="none" w:sz="0" w:space="0" w:color="auto"/>
            <w:bottom w:val="none" w:sz="0" w:space="0" w:color="auto"/>
            <w:right w:val="none" w:sz="0" w:space="0" w:color="auto"/>
          </w:divBdr>
        </w:div>
        <w:div w:id="1952668229">
          <w:marLeft w:val="640"/>
          <w:marRight w:val="0"/>
          <w:marTop w:val="0"/>
          <w:marBottom w:val="0"/>
          <w:divBdr>
            <w:top w:val="none" w:sz="0" w:space="0" w:color="auto"/>
            <w:left w:val="none" w:sz="0" w:space="0" w:color="auto"/>
            <w:bottom w:val="none" w:sz="0" w:space="0" w:color="auto"/>
            <w:right w:val="none" w:sz="0" w:space="0" w:color="auto"/>
          </w:divBdr>
        </w:div>
        <w:div w:id="1966810254">
          <w:marLeft w:val="640"/>
          <w:marRight w:val="0"/>
          <w:marTop w:val="0"/>
          <w:marBottom w:val="0"/>
          <w:divBdr>
            <w:top w:val="none" w:sz="0" w:space="0" w:color="auto"/>
            <w:left w:val="none" w:sz="0" w:space="0" w:color="auto"/>
            <w:bottom w:val="none" w:sz="0" w:space="0" w:color="auto"/>
            <w:right w:val="none" w:sz="0" w:space="0" w:color="auto"/>
          </w:divBdr>
        </w:div>
        <w:div w:id="1971396400">
          <w:marLeft w:val="640"/>
          <w:marRight w:val="0"/>
          <w:marTop w:val="0"/>
          <w:marBottom w:val="0"/>
          <w:divBdr>
            <w:top w:val="none" w:sz="0" w:space="0" w:color="auto"/>
            <w:left w:val="none" w:sz="0" w:space="0" w:color="auto"/>
            <w:bottom w:val="none" w:sz="0" w:space="0" w:color="auto"/>
            <w:right w:val="none" w:sz="0" w:space="0" w:color="auto"/>
          </w:divBdr>
        </w:div>
        <w:div w:id="2013603197">
          <w:marLeft w:val="640"/>
          <w:marRight w:val="0"/>
          <w:marTop w:val="0"/>
          <w:marBottom w:val="0"/>
          <w:divBdr>
            <w:top w:val="none" w:sz="0" w:space="0" w:color="auto"/>
            <w:left w:val="none" w:sz="0" w:space="0" w:color="auto"/>
            <w:bottom w:val="none" w:sz="0" w:space="0" w:color="auto"/>
            <w:right w:val="none" w:sz="0" w:space="0" w:color="auto"/>
          </w:divBdr>
        </w:div>
        <w:div w:id="2019697694">
          <w:marLeft w:val="640"/>
          <w:marRight w:val="0"/>
          <w:marTop w:val="0"/>
          <w:marBottom w:val="0"/>
          <w:divBdr>
            <w:top w:val="none" w:sz="0" w:space="0" w:color="auto"/>
            <w:left w:val="none" w:sz="0" w:space="0" w:color="auto"/>
            <w:bottom w:val="none" w:sz="0" w:space="0" w:color="auto"/>
            <w:right w:val="none" w:sz="0" w:space="0" w:color="auto"/>
          </w:divBdr>
        </w:div>
        <w:div w:id="2110616169">
          <w:marLeft w:val="640"/>
          <w:marRight w:val="0"/>
          <w:marTop w:val="0"/>
          <w:marBottom w:val="0"/>
          <w:divBdr>
            <w:top w:val="none" w:sz="0" w:space="0" w:color="auto"/>
            <w:left w:val="none" w:sz="0" w:space="0" w:color="auto"/>
            <w:bottom w:val="none" w:sz="0" w:space="0" w:color="auto"/>
            <w:right w:val="none" w:sz="0" w:space="0" w:color="auto"/>
          </w:divBdr>
        </w:div>
        <w:div w:id="2124107526">
          <w:marLeft w:val="640"/>
          <w:marRight w:val="0"/>
          <w:marTop w:val="0"/>
          <w:marBottom w:val="0"/>
          <w:divBdr>
            <w:top w:val="none" w:sz="0" w:space="0" w:color="auto"/>
            <w:left w:val="none" w:sz="0" w:space="0" w:color="auto"/>
            <w:bottom w:val="none" w:sz="0" w:space="0" w:color="auto"/>
            <w:right w:val="none" w:sz="0" w:space="0" w:color="auto"/>
          </w:divBdr>
        </w:div>
        <w:div w:id="2139030452">
          <w:marLeft w:val="640"/>
          <w:marRight w:val="0"/>
          <w:marTop w:val="0"/>
          <w:marBottom w:val="0"/>
          <w:divBdr>
            <w:top w:val="none" w:sz="0" w:space="0" w:color="auto"/>
            <w:left w:val="none" w:sz="0" w:space="0" w:color="auto"/>
            <w:bottom w:val="none" w:sz="0" w:space="0" w:color="auto"/>
            <w:right w:val="none" w:sz="0" w:space="0" w:color="auto"/>
          </w:divBdr>
        </w:div>
      </w:divsChild>
    </w:div>
    <w:div w:id="647245228">
      <w:bodyDiv w:val="1"/>
      <w:marLeft w:val="0"/>
      <w:marRight w:val="0"/>
      <w:marTop w:val="0"/>
      <w:marBottom w:val="0"/>
      <w:divBdr>
        <w:top w:val="none" w:sz="0" w:space="0" w:color="auto"/>
        <w:left w:val="none" w:sz="0" w:space="0" w:color="auto"/>
        <w:bottom w:val="none" w:sz="0" w:space="0" w:color="auto"/>
        <w:right w:val="none" w:sz="0" w:space="0" w:color="auto"/>
      </w:divBdr>
      <w:divsChild>
        <w:div w:id="4327442">
          <w:marLeft w:val="640"/>
          <w:marRight w:val="0"/>
          <w:marTop w:val="0"/>
          <w:marBottom w:val="0"/>
          <w:divBdr>
            <w:top w:val="none" w:sz="0" w:space="0" w:color="auto"/>
            <w:left w:val="none" w:sz="0" w:space="0" w:color="auto"/>
            <w:bottom w:val="none" w:sz="0" w:space="0" w:color="auto"/>
            <w:right w:val="none" w:sz="0" w:space="0" w:color="auto"/>
          </w:divBdr>
        </w:div>
        <w:div w:id="51083745">
          <w:marLeft w:val="640"/>
          <w:marRight w:val="0"/>
          <w:marTop w:val="0"/>
          <w:marBottom w:val="0"/>
          <w:divBdr>
            <w:top w:val="none" w:sz="0" w:space="0" w:color="auto"/>
            <w:left w:val="none" w:sz="0" w:space="0" w:color="auto"/>
            <w:bottom w:val="none" w:sz="0" w:space="0" w:color="auto"/>
            <w:right w:val="none" w:sz="0" w:space="0" w:color="auto"/>
          </w:divBdr>
        </w:div>
        <w:div w:id="76292717">
          <w:marLeft w:val="640"/>
          <w:marRight w:val="0"/>
          <w:marTop w:val="0"/>
          <w:marBottom w:val="0"/>
          <w:divBdr>
            <w:top w:val="none" w:sz="0" w:space="0" w:color="auto"/>
            <w:left w:val="none" w:sz="0" w:space="0" w:color="auto"/>
            <w:bottom w:val="none" w:sz="0" w:space="0" w:color="auto"/>
            <w:right w:val="none" w:sz="0" w:space="0" w:color="auto"/>
          </w:divBdr>
        </w:div>
        <w:div w:id="97338203">
          <w:marLeft w:val="640"/>
          <w:marRight w:val="0"/>
          <w:marTop w:val="0"/>
          <w:marBottom w:val="0"/>
          <w:divBdr>
            <w:top w:val="none" w:sz="0" w:space="0" w:color="auto"/>
            <w:left w:val="none" w:sz="0" w:space="0" w:color="auto"/>
            <w:bottom w:val="none" w:sz="0" w:space="0" w:color="auto"/>
            <w:right w:val="none" w:sz="0" w:space="0" w:color="auto"/>
          </w:divBdr>
        </w:div>
        <w:div w:id="122044055">
          <w:marLeft w:val="640"/>
          <w:marRight w:val="0"/>
          <w:marTop w:val="0"/>
          <w:marBottom w:val="0"/>
          <w:divBdr>
            <w:top w:val="none" w:sz="0" w:space="0" w:color="auto"/>
            <w:left w:val="none" w:sz="0" w:space="0" w:color="auto"/>
            <w:bottom w:val="none" w:sz="0" w:space="0" w:color="auto"/>
            <w:right w:val="none" w:sz="0" w:space="0" w:color="auto"/>
          </w:divBdr>
        </w:div>
        <w:div w:id="124661379">
          <w:marLeft w:val="640"/>
          <w:marRight w:val="0"/>
          <w:marTop w:val="0"/>
          <w:marBottom w:val="0"/>
          <w:divBdr>
            <w:top w:val="none" w:sz="0" w:space="0" w:color="auto"/>
            <w:left w:val="none" w:sz="0" w:space="0" w:color="auto"/>
            <w:bottom w:val="none" w:sz="0" w:space="0" w:color="auto"/>
            <w:right w:val="none" w:sz="0" w:space="0" w:color="auto"/>
          </w:divBdr>
        </w:div>
        <w:div w:id="138302893">
          <w:marLeft w:val="640"/>
          <w:marRight w:val="0"/>
          <w:marTop w:val="0"/>
          <w:marBottom w:val="0"/>
          <w:divBdr>
            <w:top w:val="none" w:sz="0" w:space="0" w:color="auto"/>
            <w:left w:val="none" w:sz="0" w:space="0" w:color="auto"/>
            <w:bottom w:val="none" w:sz="0" w:space="0" w:color="auto"/>
            <w:right w:val="none" w:sz="0" w:space="0" w:color="auto"/>
          </w:divBdr>
        </w:div>
        <w:div w:id="166555408">
          <w:marLeft w:val="640"/>
          <w:marRight w:val="0"/>
          <w:marTop w:val="0"/>
          <w:marBottom w:val="0"/>
          <w:divBdr>
            <w:top w:val="none" w:sz="0" w:space="0" w:color="auto"/>
            <w:left w:val="none" w:sz="0" w:space="0" w:color="auto"/>
            <w:bottom w:val="none" w:sz="0" w:space="0" w:color="auto"/>
            <w:right w:val="none" w:sz="0" w:space="0" w:color="auto"/>
          </w:divBdr>
        </w:div>
        <w:div w:id="181742995">
          <w:marLeft w:val="640"/>
          <w:marRight w:val="0"/>
          <w:marTop w:val="0"/>
          <w:marBottom w:val="0"/>
          <w:divBdr>
            <w:top w:val="none" w:sz="0" w:space="0" w:color="auto"/>
            <w:left w:val="none" w:sz="0" w:space="0" w:color="auto"/>
            <w:bottom w:val="none" w:sz="0" w:space="0" w:color="auto"/>
            <w:right w:val="none" w:sz="0" w:space="0" w:color="auto"/>
          </w:divBdr>
        </w:div>
        <w:div w:id="184632362">
          <w:marLeft w:val="640"/>
          <w:marRight w:val="0"/>
          <w:marTop w:val="0"/>
          <w:marBottom w:val="0"/>
          <w:divBdr>
            <w:top w:val="none" w:sz="0" w:space="0" w:color="auto"/>
            <w:left w:val="none" w:sz="0" w:space="0" w:color="auto"/>
            <w:bottom w:val="none" w:sz="0" w:space="0" w:color="auto"/>
            <w:right w:val="none" w:sz="0" w:space="0" w:color="auto"/>
          </w:divBdr>
        </w:div>
        <w:div w:id="201789632">
          <w:marLeft w:val="640"/>
          <w:marRight w:val="0"/>
          <w:marTop w:val="0"/>
          <w:marBottom w:val="0"/>
          <w:divBdr>
            <w:top w:val="none" w:sz="0" w:space="0" w:color="auto"/>
            <w:left w:val="none" w:sz="0" w:space="0" w:color="auto"/>
            <w:bottom w:val="none" w:sz="0" w:space="0" w:color="auto"/>
            <w:right w:val="none" w:sz="0" w:space="0" w:color="auto"/>
          </w:divBdr>
        </w:div>
        <w:div w:id="232667799">
          <w:marLeft w:val="640"/>
          <w:marRight w:val="0"/>
          <w:marTop w:val="0"/>
          <w:marBottom w:val="0"/>
          <w:divBdr>
            <w:top w:val="none" w:sz="0" w:space="0" w:color="auto"/>
            <w:left w:val="none" w:sz="0" w:space="0" w:color="auto"/>
            <w:bottom w:val="none" w:sz="0" w:space="0" w:color="auto"/>
            <w:right w:val="none" w:sz="0" w:space="0" w:color="auto"/>
          </w:divBdr>
        </w:div>
        <w:div w:id="258416276">
          <w:marLeft w:val="640"/>
          <w:marRight w:val="0"/>
          <w:marTop w:val="0"/>
          <w:marBottom w:val="0"/>
          <w:divBdr>
            <w:top w:val="none" w:sz="0" w:space="0" w:color="auto"/>
            <w:left w:val="none" w:sz="0" w:space="0" w:color="auto"/>
            <w:bottom w:val="none" w:sz="0" w:space="0" w:color="auto"/>
            <w:right w:val="none" w:sz="0" w:space="0" w:color="auto"/>
          </w:divBdr>
        </w:div>
        <w:div w:id="267350064">
          <w:marLeft w:val="640"/>
          <w:marRight w:val="0"/>
          <w:marTop w:val="0"/>
          <w:marBottom w:val="0"/>
          <w:divBdr>
            <w:top w:val="none" w:sz="0" w:space="0" w:color="auto"/>
            <w:left w:val="none" w:sz="0" w:space="0" w:color="auto"/>
            <w:bottom w:val="none" w:sz="0" w:space="0" w:color="auto"/>
            <w:right w:val="none" w:sz="0" w:space="0" w:color="auto"/>
          </w:divBdr>
        </w:div>
        <w:div w:id="282269453">
          <w:marLeft w:val="640"/>
          <w:marRight w:val="0"/>
          <w:marTop w:val="0"/>
          <w:marBottom w:val="0"/>
          <w:divBdr>
            <w:top w:val="none" w:sz="0" w:space="0" w:color="auto"/>
            <w:left w:val="none" w:sz="0" w:space="0" w:color="auto"/>
            <w:bottom w:val="none" w:sz="0" w:space="0" w:color="auto"/>
            <w:right w:val="none" w:sz="0" w:space="0" w:color="auto"/>
          </w:divBdr>
        </w:div>
        <w:div w:id="291375452">
          <w:marLeft w:val="640"/>
          <w:marRight w:val="0"/>
          <w:marTop w:val="0"/>
          <w:marBottom w:val="0"/>
          <w:divBdr>
            <w:top w:val="none" w:sz="0" w:space="0" w:color="auto"/>
            <w:left w:val="none" w:sz="0" w:space="0" w:color="auto"/>
            <w:bottom w:val="none" w:sz="0" w:space="0" w:color="auto"/>
            <w:right w:val="none" w:sz="0" w:space="0" w:color="auto"/>
          </w:divBdr>
        </w:div>
        <w:div w:id="312955559">
          <w:marLeft w:val="640"/>
          <w:marRight w:val="0"/>
          <w:marTop w:val="0"/>
          <w:marBottom w:val="0"/>
          <w:divBdr>
            <w:top w:val="none" w:sz="0" w:space="0" w:color="auto"/>
            <w:left w:val="none" w:sz="0" w:space="0" w:color="auto"/>
            <w:bottom w:val="none" w:sz="0" w:space="0" w:color="auto"/>
            <w:right w:val="none" w:sz="0" w:space="0" w:color="auto"/>
          </w:divBdr>
        </w:div>
        <w:div w:id="363215380">
          <w:marLeft w:val="640"/>
          <w:marRight w:val="0"/>
          <w:marTop w:val="0"/>
          <w:marBottom w:val="0"/>
          <w:divBdr>
            <w:top w:val="none" w:sz="0" w:space="0" w:color="auto"/>
            <w:left w:val="none" w:sz="0" w:space="0" w:color="auto"/>
            <w:bottom w:val="none" w:sz="0" w:space="0" w:color="auto"/>
            <w:right w:val="none" w:sz="0" w:space="0" w:color="auto"/>
          </w:divBdr>
        </w:div>
        <w:div w:id="373238685">
          <w:marLeft w:val="640"/>
          <w:marRight w:val="0"/>
          <w:marTop w:val="0"/>
          <w:marBottom w:val="0"/>
          <w:divBdr>
            <w:top w:val="none" w:sz="0" w:space="0" w:color="auto"/>
            <w:left w:val="none" w:sz="0" w:space="0" w:color="auto"/>
            <w:bottom w:val="none" w:sz="0" w:space="0" w:color="auto"/>
            <w:right w:val="none" w:sz="0" w:space="0" w:color="auto"/>
          </w:divBdr>
        </w:div>
        <w:div w:id="397897679">
          <w:marLeft w:val="640"/>
          <w:marRight w:val="0"/>
          <w:marTop w:val="0"/>
          <w:marBottom w:val="0"/>
          <w:divBdr>
            <w:top w:val="none" w:sz="0" w:space="0" w:color="auto"/>
            <w:left w:val="none" w:sz="0" w:space="0" w:color="auto"/>
            <w:bottom w:val="none" w:sz="0" w:space="0" w:color="auto"/>
            <w:right w:val="none" w:sz="0" w:space="0" w:color="auto"/>
          </w:divBdr>
        </w:div>
        <w:div w:id="406613167">
          <w:marLeft w:val="640"/>
          <w:marRight w:val="0"/>
          <w:marTop w:val="0"/>
          <w:marBottom w:val="0"/>
          <w:divBdr>
            <w:top w:val="none" w:sz="0" w:space="0" w:color="auto"/>
            <w:left w:val="none" w:sz="0" w:space="0" w:color="auto"/>
            <w:bottom w:val="none" w:sz="0" w:space="0" w:color="auto"/>
            <w:right w:val="none" w:sz="0" w:space="0" w:color="auto"/>
          </w:divBdr>
        </w:div>
        <w:div w:id="415247190">
          <w:marLeft w:val="640"/>
          <w:marRight w:val="0"/>
          <w:marTop w:val="0"/>
          <w:marBottom w:val="0"/>
          <w:divBdr>
            <w:top w:val="none" w:sz="0" w:space="0" w:color="auto"/>
            <w:left w:val="none" w:sz="0" w:space="0" w:color="auto"/>
            <w:bottom w:val="none" w:sz="0" w:space="0" w:color="auto"/>
            <w:right w:val="none" w:sz="0" w:space="0" w:color="auto"/>
          </w:divBdr>
        </w:div>
        <w:div w:id="447895063">
          <w:marLeft w:val="640"/>
          <w:marRight w:val="0"/>
          <w:marTop w:val="0"/>
          <w:marBottom w:val="0"/>
          <w:divBdr>
            <w:top w:val="none" w:sz="0" w:space="0" w:color="auto"/>
            <w:left w:val="none" w:sz="0" w:space="0" w:color="auto"/>
            <w:bottom w:val="none" w:sz="0" w:space="0" w:color="auto"/>
            <w:right w:val="none" w:sz="0" w:space="0" w:color="auto"/>
          </w:divBdr>
        </w:div>
        <w:div w:id="451481489">
          <w:marLeft w:val="640"/>
          <w:marRight w:val="0"/>
          <w:marTop w:val="0"/>
          <w:marBottom w:val="0"/>
          <w:divBdr>
            <w:top w:val="none" w:sz="0" w:space="0" w:color="auto"/>
            <w:left w:val="none" w:sz="0" w:space="0" w:color="auto"/>
            <w:bottom w:val="none" w:sz="0" w:space="0" w:color="auto"/>
            <w:right w:val="none" w:sz="0" w:space="0" w:color="auto"/>
          </w:divBdr>
        </w:div>
        <w:div w:id="480535418">
          <w:marLeft w:val="640"/>
          <w:marRight w:val="0"/>
          <w:marTop w:val="0"/>
          <w:marBottom w:val="0"/>
          <w:divBdr>
            <w:top w:val="none" w:sz="0" w:space="0" w:color="auto"/>
            <w:left w:val="none" w:sz="0" w:space="0" w:color="auto"/>
            <w:bottom w:val="none" w:sz="0" w:space="0" w:color="auto"/>
            <w:right w:val="none" w:sz="0" w:space="0" w:color="auto"/>
          </w:divBdr>
        </w:div>
        <w:div w:id="484399962">
          <w:marLeft w:val="640"/>
          <w:marRight w:val="0"/>
          <w:marTop w:val="0"/>
          <w:marBottom w:val="0"/>
          <w:divBdr>
            <w:top w:val="none" w:sz="0" w:space="0" w:color="auto"/>
            <w:left w:val="none" w:sz="0" w:space="0" w:color="auto"/>
            <w:bottom w:val="none" w:sz="0" w:space="0" w:color="auto"/>
            <w:right w:val="none" w:sz="0" w:space="0" w:color="auto"/>
          </w:divBdr>
        </w:div>
        <w:div w:id="532809032">
          <w:marLeft w:val="640"/>
          <w:marRight w:val="0"/>
          <w:marTop w:val="0"/>
          <w:marBottom w:val="0"/>
          <w:divBdr>
            <w:top w:val="none" w:sz="0" w:space="0" w:color="auto"/>
            <w:left w:val="none" w:sz="0" w:space="0" w:color="auto"/>
            <w:bottom w:val="none" w:sz="0" w:space="0" w:color="auto"/>
            <w:right w:val="none" w:sz="0" w:space="0" w:color="auto"/>
          </w:divBdr>
        </w:div>
        <w:div w:id="601886546">
          <w:marLeft w:val="640"/>
          <w:marRight w:val="0"/>
          <w:marTop w:val="0"/>
          <w:marBottom w:val="0"/>
          <w:divBdr>
            <w:top w:val="none" w:sz="0" w:space="0" w:color="auto"/>
            <w:left w:val="none" w:sz="0" w:space="0" w:color="auto"/>
            <w:bottom w:val="none" w:sz="0" w:space="0" w:color="auto"/>
            <w:right w:val="none" w:sz="0" w:space="0" w:color="auto"/>
          </w:divBdr>
        </w:div>
        <w:div w:id="601955170">
          <w:marLeft w:val="640"/>
          <w:marRight w:val="0"/>
          <w:marTop w:val="0"/>
          <w:marBottom w:val="0"/>
          <w:divBdr>
            <w:top w:val="none" w:sz="0" w:space="0" w:color="auto"/>
            <w:left w:val="none" w:sz="0" w:space="0" w:color="auto"/>
            <w:bottom w:val="none" w:sz="0" w:space="0" w:color="auto"/>
            <w:right w:val="none" w:sz="0" w:space="0" w:color="auto"/>
          </w:divBdr>
        </w:div>
        <w:div w:id="632635765">
          <w:marLeft w:val="640"/>
          <w:marRight w:val="0"/>
          <w:marTop w:val="0"/>
          <w:marBottom w:val="0"/>
          <w:divBdr>
            <w:top w:val="none" w:sz="0" w:space="0" w:color="auto"/>
            <w:left w:val="none" w:sz="0" w:space="0" w:color="auto"/>
            <w:bottom w:val="none" w:sz="0" w:space="0" w:color="auto"/>
            <w:right w:val="none" w:sz="0" w:space="0" w:color="auto"/>
          </w:divBdr>
        </w:div>
        <w:div w:id="671950531">
          <w:marLeft w:val="640"/>
          <w:marRight w:val="0"/>
          <w:marTop w:val="0"/>
          <w:marBottom w:val="0"/>
          <w:divBdr>
            <w:top w:val="none" w:sz="0" w:space="0" w:color="auto"/>
            <w:left w:val="none" w:sz="0" w:space="0" w:color="auto"/>
            <w:bottom w:val="none" w:sz="0" w:space="0" w:color="auto"/>
            <w:right w:val="none" w:sz="0" w:space="0" w:color="auto"/>
          </w:divBdr>
        </w:div>
        <w:div w:id="682240550">
          <w:marLeft w:val="640"/>
          <w:marRight w:val="0"/>
          <w:marTop w:val="0"/>
          <w:marBottom w:val="0"/>
          <w:divBdr>
            <w:top w:val="none" w:sz="0" w:space="0" w:color="auto"/>
            <w:left w:val="none" w:sz="0" w:space="0" w:color="auto"/>
            <w:bottom w:val="none" w:sz="0" w:space="0" w:color="auto"/>
            <w:right w:val="none" w:sz="0" w:space="0" w:color="auto"/>
          </w:divBdr>
        </w:div>
        <w:div w:id="709649642">
          <w:marLeft w:val="640"/>
          <w:marRight w:val="0"/>
          <w:marTop w:val="0"/>
          <w:marBottom w:val="0"/>
          <w:divBdr>
            <w:top w:val="none" w:sz="0" w:space="0" w:color="auto"/>
            <w:left w:val="none" w:sz="0" w:space="0" w:color="auto"/>
            <w:bottom w:val="none" w:sz="0" w:space="0" w:color="auto"/>
            <w:right w:val="none" w:sz="0" w:space="0" w:color="auto"/>
          </w:divBdr>
        </w:div>
        <w:div w:id="711074342">
          <w:marLeft w:val="640"/>
          <w:marRight w:val="0"/>
          <w:marTop w:val="0"/>
          <w:marBottom w:val="0"/>
          <w:divBdr>
            <w:top w:val="none" w:sz="0" w:space="0" w:color="auto"/>
            <w:left w:val="none" w:sz="0" w:space="0" w:color="auto"/>
            <w:bottom w:val="none" w:sz="0" w:space="0" w:color="auto"/>
            <w:right w:val="none" w:sz="0" w:space="0" w:color="auto"/>
          </w:divBdr>
        </w:div>
        <w:div w:id="728891506">
          <w:marLeft w:val="640"/>
          <w:marRight w:val="0"/>
          <w:marTop w:val="0"/>
          <w:marBottom w:val="0"/>
          <w:divBdr>
            <w:top w:val="none" w:sz="0" w:space="0" w:color="auto"/>
            <w:left w:val="none" w:sz="0" w:space="0" w:color="auto"/>
            <w:bottom w:val="none" w:sz="0" w:space="0" w:color="auto"/>
            <w:right w:val="none" w:sz="0" w:space="0" w:color="auto"/>
          </w:divBdr>
        </w:div>
        <w:div w:id="730425136">
          <w:marLeft w:val="640"/>
          <w:marRight w:val="0"/>
          <w:marTop w:val="0"/>
          <w:marBottom w:val="0"/>
          <w:divBdr>
            <w:top w:val="none" w:sz="0" w:space="0" w:color="auto"/>
            <w:left w:val="none" w:sz="0" w:space="0" w:color="auto"/>
            <w:bottom w:val="none" w:sz="0" w:space="0" w:color="auto"/>
            <w:right w:val="none" w:sz="0" w:space="0" w:color="auto"/>
          </w:divBdr>
        </w:div>
        <w:div w:id="734623897">
          <w:marLeft w:val="640"/>
          <w:marRight w:val="0"/>
          <w:marTop w:val="0"/>
          <w:marBottom w:val="0"/>
          <w:divBdr>
            <w:top w:val="none" w:sz="0" w:space="0" w:color="auto"/>
            <w:left w:val="none" w:sz="0" w:space="0" w:color="auto"/>
            <w:bottom w:val="none" w:sz="0" w:space="0" w:color="auto"/>
            <w:right w:val="none" w:sz="0" w:space="0" w:color="auto"/>
          </w:divBdr>
        </w:div>
        <w:div w:id="758016325">
          <w:marLeft w:val="640"/>
          <w:marRight w:val="0"/>
          <w:marTop w:val="0"/>
          <w:marBottom w:val="0"/>
          <w:divBdr>
            <w:top w:val="none" w:sz="0" w:space="0" w:color="auto"/>
            <w:left w:val="none" w:sz="0" w:space="0" w:color="auto"/>
            <w:bottom w:val="none" w:sz="0" w:space="0" w:color="auto"/>
            <w:right w:val="none" w:sz="0" w:space="0" w:color="auto"/>
          </w:divBdr>
        </w:div>
        <w:div w:id="761536146">
          <w:marLeft w:val="640"/>
          <w:marRight w:val="0"/>
          <w:marTop w:val="0"/>
          <w:marBottom w:val="0"/>
          <w:divBdr>
            <w:top w:val="none" w:sz="0" w:space="0" w:color="auto"/>
            <w:left w:val="none" w:sz="0" w:space="0" w:color="auto"/>
            <w:bottom w:val="none" w:sz="0" w:space="0" w:color="auto"/>
            <w:right w:val="none" w:sz="0" w:space="0" w:color="auto"/>
          </w:divBdr>
        </w:div>
        <w:div w:id="765662506">
          <w:marLeft w:val="640"/>
          <w:marRight w:val="0"/>
          <w:marTop w:val="0"/>
          <w:marBottom w:val="0"/>
          <w:divBdr>
            <w:top w:val="none" w:sz="0" w:space="0" w:color="auto"/>
            <w:left w:val="none" w:sz="0" w:space="0" w:color="auto"/>
            <w:bottom w:val="none" w:sz="0" w:space="0" w:color="auto"/>
            <w:right w:val="none" w:sz="0" w:space="0" w:color="auto"/>
          </w:divBdr>
        </w:div>
        <w:div w:id="773327800">
          <w:marLeft w:val="640"/>
          <w:marRight w:val="0"/>
          <w:marTop w:val="0"/>
          <w:marBottom w:val="0"/>
          <w:divBdr>
            <w:top w:val="none" w:sz="0" w:space="0" w:color="auto"/>
            <w:left w:val="none" w:sz="0" w:space="0" w:color="auto"/>
            <w:bottom w:val="none" w:sz="0" w:space="0" w:color="auto"/>
            <w:right w:val="none" w:sz="0" w:space="0" w:color="auto"/>
          </w:divBdr>
        </w:div>
        <w:div w:id="780029902">
          <w:marLeft w:val="640"/>
          <w:marRight w:val="0"/>
          <w:marTop w:val="0"/>
          <w:marBottom w:val="0"/>
          <w:divBdr>
            <w:top w:val="none" w:sz="0" w:space="0" w:color="auto"/>
            <w:left w:val="none" w:sz="0" w:space="0" w:color="auto"/>
            <w:bottom w:val="none" w:sz="0" w:space="0" w:color="auto"/>
            <w:right w:val="none" w:sz="0" w:space="0" w:color="auto"/>
          </w:divBdr>
        </w:div>
        <w:div w:id="803353343">
          <w:marLeft w:val="640"/>
          <w:marRight w:val="0"/>
          <w:marTop w:val="0"/>
          <w:marBottom w:val="0"/>
          <w:divBdr>
            <w:top w:val="none" w:sz="0" w:space="0" w:color="auto"/>
            <w:left w:val="none" w:sz="0" w:space="0" w:color="auto"/>
            <w:bottom w:val="none" w:sz="0" w:space="0" w:color="auto"/>
            <w:right w:val="none" w:sz="0" w:space="0" w:color="auto"/>
          </w:divBdr>
        </w:div>
        <w:div w:id="807743625">
          <w:marLeft w:val="640"/>
          <w:marRight w:val="0"/>
          <w:marTop w:val="0"/>
          <w:marBottom w:val="0"/>
          <w:divBdr>
            <w:top w:val="none" w:sz="0" w:space="0" w:color="auto"/>
            <w:left w:val="none" w:sz="0" w:space="0" w:color="auto"/>
            <w:bottom w:val="none" w:sz="0" w:space="0" w:color="auto"/>
            <w:right w:val="none" w:sz="0" w:space="0" w:color="auto"/>
          </w:divBdr>
        </w:div>
        <w:div w:id="818233911">
          <w:marLeft w:val="640"/>
          <w:marRight w:val="0"/>
          <w:marTop w:val="0"/>
          <w:marBottom w:val="0"/>
          <w:divBdr>
            <w:top w:val="none" w:sz="0" w:space="0" w:color="auto"/>
            <w:left w:val="none" w:sz="0" w:space="0" w:color="auto"/>
            <w:bottom w:val="none" w:sz="0" w:space="0" w:color="auto"/>
            <w:right w:val="none" w:sz="0" w:space="0" w:color="auto"/>
          </w:divBdr>
        </w:div>
        <w:div w:id="866019450">
          <w:marLeft w:val="640"/>
          <w:marRight w:val="0"/>
          <w:marTop w:val="0"/>
          <w:marBottom w:val="0"/>
          <w:divBdr>
            <w:top w:val="none" w:sz="0" w:space="0" w:color="auto"/>
            <w:left w:val="none" w:sz="0" w:space="0" w:color="auto"/>
            <w:bottom w:val="none" w:sz="0" w:space="0" w:color="auto"/>
            <w:right w:val="none" w:sz="0" w:space="0" w:color="auto"/>
          </w:divBdr>
        </w:div>
        <w:div w:id="866330718">
          <w:marLeft w:val="640"/>
          <w:marRight w:val="0"/>
          <w:marTop w:val="0"/>
          <w:marBottom w:val="0"/>
          <w:divBdr>
            <w:top w:val="none" w:sz="0" w:space="0" w:color="auto"/>
            <w:left w:val="none" w:sz="0" w:space="0" w:color="auto"/>
            <w:bottom w:val="none" w:sz="0" w:space="0" w:color="auto"/>
            <w:right w:val="none" w:sz="0" w:space="0" w:color="auto"/>
          </w:divBdr>
        </w:div>
        <w:div w:id="870843550">
          <w:marLeft w:val="640"/>
          <w:marRight w:val="0"/>
          <w:marTop w:val="0"/>
          <w:marBottom w:val="0"/>
          <w:divBdr>
            <w:top w:val="none" w:sz="0" w:space="0" w:color="auto"/>
            <w:left w:val="none" w:sz="0" w:space="0" w:color="auto"/>
            <w:bottom w:val="none" w:sz="0" w:space="0" w:color="auto"/>
            <w:right w:val="none" w:sz="0" w:space="0" w:color="auto"/>
          </w:divBdr>
        </w:div>
        <w:div w:id="879782459">
          <w:marLeft w:val="640"/>
          <w:marRight w:val="0"/>
          <w:marTop w:val="0"/>
          <w:marBottom w:val="0"/>
          <w:divBdr>
            <w:top w:val="none" w:sz="0" w:space="0" w:color="auto"/>
            <w:left w:val="none" w:sz="0" w:space="0" w:color="auto"/>
            <w:bottom w:val="none" w:sz="0" w:space="0" w:color="auto"/>
            <w:right w:val="none" w:sz="0" w:space="0" w:color="auto"/>
          </w:divBdr>
        </w:div>
        <w:div w:id="880440722">
          <w:marLeft w:val="640"/>
          <w:marRight w:val="0"/>
          <w:marTop w:val="0"/>
          <w:marBottom w:val="0"/>
          <w:divBdr>
            <w:top w:val="none" w:sz="0" w:space="0" w:color="auto"/>
            <w:left w:val="none" w:sz="0" w:space="0" w:color="auto"/>
            <w:bottom w:val="none" w:sz="0" w:space="0" w:color="auto"/>
            <w:right w:val="none" w:sz="0" w:space="0" w:color="auto"/>
          </w:divBdr>
        </w:div>
        <w:div w:id="894436725">
          <w:marLeft w:val="640"/>
          <w:marRight w:val="0"/>
          <w:marTop w:val="0"/>
          <w:marBottom w:val="0"/>
          <w:divBdr>
            <w:top w:val="none" w:sz="0" w:space="0" w:color="auto"/>
            <w:left w:val="none" w:sz="0" w:space="0" w:color="auto"/>
            <w:bottom w:val="none" w:sz="0" w:space="0" w:color="auto"/>
            <w:right w:val="none" w:sz="0" w:space="0" w:color="auto"/>
          </w:divBdr>
        </w:div>
        <w:div w:id="953680754">
          <w:marLeft w:val="640"/>
          <w:marRight w:val="0"/>
          <w:marTop w:val="0"/>
          <w:marBottom w:val="0"/>
          <w:divBdr>
            <w:top w:val="none" w:sz="0" w:space="0" w:color="auto"/>
            <w:left w:val="none" w:sz="0" w:space="0" w:color="auto"/>
            <w:bottom w:val="none" w:sz="0" w:space="0" w:color="auto"/>
            <w:right w:val="none" w:sz="0" w:space="0" w:color="auto"/>
          </w:divBdr>
        </w:div>
        <w:div w:id="957487520">
          <w:marLeft w:val="640"/>
          <w:marRight w:val="0"/>
          <w:marTop w:val="0"/>
          <w:marBottom w:val="0"/>
          <w:divBdr>
            <w:top w:val="none" w:sz="0" w:space="0" w:color="auto"/>
            <w:left w:val="none" w:sz="0" w:space="0" w:color="auto"/>
            <w:bottom w:val="none" w:sz="0" w:space="0" w:color="auto"/>
            <w:right w:val="none" w:sz="0" w:space="0" w:color="auto"/>
          </w:divBdr>
        </w:div>
        <w:div w:id="960841990">
          <w:marLeft w:val="640"/>
          <w:marRight w:val="0"/>
          <w:marTop w:val="0"/>
          <w:marBottom w:val="0"/>
          <w:divBdr>
            <w:top w:val="none" w:sz="0" w:space="0" w:color="auto"/>
            <w:left w:val="none" w:sz="0" w:space="0" w:color="auto"/>
            <w:bottom w:val="none" w:sz="0" w:space="0" w:color="auto"/>
            <w:right w:val="none" w:sz="0" w:space="0" w:color="auto"/>
          </w:divBdr>
        </w:div>
        <w:div w:id="984505239">
          <w:marLeft w:val="640"/>
          <w:marRight w:val="0"/>
          <w:marTop w:val="0"/>
          <w:marBottom w:val="0"/>
          <w:divBdr>
            <w:top w:val="none" w:sz="0" w:space="0" w:color="auto"/>
            <w:left w:val="none" w:sz="0" w:space="0" w:color="auto"/>
            <w:bottom w:val="none" w:sz="0" w:space="0" w:color="auto"/>
            <w:right w:val="none" w:sz="0" w:space="0" w:color="auto"/>
          </w:divBdr>
        </w:div>
        <w:div w:id="1022782106">
          <w:marLeft w:val="640"/>
          <w:marRight w:val="0"/>
          <w:marTop w:val="0"/>
          <w:marBottom w:val="0"/>
          <w:divBdr>
            <w:top w:val="none" w:sz="0" w:space="0" w:color="auto"/>
            <w:left w:val="none" w:sz="0" w:space="0" w:color="auto"/>
            <w:bottom w:val="none" w:sz="0" w:space="0" w:color="auto"/>
            <w:right w:val="none" w:sz="0" w:space="0" w:color="auto"/>
          </w:divBdr>
        </w:div>
        <w:div w:id="1031957001">
          <w:marLeft w:val="640"/>
          <w:marRight w:val="0"/>
          <w:marTop w:val="0"/>
          <w:marBottom w:val="0"/>
          <w:divBdr>
            <w:top w:val="none" w:sz="0" w:space="0" w:color="auto"/>
            <w:left w:val="none" w:sz="0" w:space="0" w:color="auto"/>
            <w:bottom w:val="none" w:sz="0" w:space="0" w:color="auto"/>
            <w:right w:val="none" w:sz="0" w:space="0" w:color="auto"/>
          </w:divBdr>
        </w:div>
        <w:div w:id="1061174159">
          <w:marLeft w:val="640"/>
          <w:marRight w:val="0"/>
          <w:marTop w:val="0"/>
          <w:marBottom w:val="0"/>
          <w:divBdr>
            <w:top w:val="none" w:sz="0" w:space="0" w:color="auto"/>
            <w:left w:val="none" w:sz="0" w:space="0" w:color="auto"/>
            <w:bottom w:val="none" w:sz="0" w:space="0" w:color="auto"/>
            <w:right w:val="none" w:sz="0" w:space="0" w:color="auto"/>
          </w:divBdr>
        </w:div>
        <w:div w:id="1072775186">
          <w:marLeft w:val="640"/>
          <w:marRight w:val="0"/>
          <w:marTop w:val="0"/>
          <w:marBottom w:val="0"/>
          <w:divBdr>
            <w:top w:val="none" w:sz="0" w:space="0" w:color="auto"/>
            <w:left w:val="none" w:sz="0" w:space="0" w:color="auto"/>
            <w:bottom w:val="none" w:sz="0" w:space="0" w:color="auto"/>
            <w:right w:val="none" w:sz="0" w:space="0" w:color="auto"/>
          </w:divBdr>
        </w:div>
        <w:div w:id="1080442202">
          <w:marLeft w:val="640"/>
          <w:marRight w:val="0"/>
          <w:marTop w:val="0"/>
          <w:marBottom w:val="0"/>
          <w:divBdr>
            <w:top w:val="none" w:sz="0" w:space="0" w:color="auto"/>
            <w:left w:val="none" w:sz="0" w:space="0" w:color="auto"/>
            <w:bottom w:val="none" w:sz="0" w:space="0" w:color="auto"/>
            <w:right w:val="none" w:sz="0" w:space="0" w:color="auto"/>
          </w:divBdr>
        </w:div>
        <w:div w:id="1081101326">
          <w:marLeft w:val="640"/>
          <w:marRight w:val="0"/>
          <w:marTop w:val="0"/>
          <w:marBottom w:val="0"/>
          <w:divBdr>
            <w:top w:val="none" w:sz="0" w:space="0" w:color="auto"/>
            <w:left w:val="none" w:sz="0" w:space="0" w:color="auto"/>
            <w:bottom w:val="none" w:sz="0" w:space="0" w:color="auto"/>
            <w:right w:val="none" w:sz="0" w:space="0" w:color="auto"/>
          </w:divBdr>
        </w:div>
        <w:div w:id="1082414120">
          <w:marLeft w:val="640"/>
          <w:marRight w:val="0"/>
          <w:marTop w:val="0"/>
          <w:marBottom w:val="0"/>
          <w:divBdr>
            <w:top w:val="none" w:sz="0" w:space="0" w:color="auto"/>
            <w:left w:val="none" w:sz="0" w:space="0" w:color="auto"/>
            <w:bottom w:val="none" w:sz="0" w:space="0" w:color="auto"/>
            <w:right w:val="none" w:sz="0" w:space="0" w:color="auto"/>
          </w:divBdr>
        </w:div>
        <w:div w:id="1107231608">
          <w:marLeft w:val="640"/>
          <w:marRight w:val="0"/>
          <w:marTop w:val="0"/>
          <w:marBottom w:val="0"/>
          <w:divBdr>
            <w:top w:val="none" w:sz="0" w:space="0" w:color="auto"/>
            <w:left w:val="none" w:sz="0" w:space="0" w:color="auto"/>
            <w:bottom w:val="none" w:sz="0" w:space="0" w:color="auto"/>
            <w:right w:val="none" w:sz="0" w:space="0" w:color="auto"/>
          </w:divBdr>
        </w:div>
        <w:div w:id="1174346646">
          <w:marLeft w:val="640"/>
          <w:marRight w:val="0"/>
          <w:marTop w:val="0"/>
          <w:marBottom w:val="0"/>
          <w:divBdr>
            <w:top w:val="none" w:sz="0" w:space="0" w:color="auto"/>
            <w:left w:val="none" w:sz="0" w:space="0" w:color="auto"/>
            <w:bottom w:val="none" w:sz="0" w:space="0" w:color="auto"/>
            <w:right w:val="none" w:sz="0" w:space="0" w:color="auto"/>
          </w:divBdr>
        </w:div>
        <w:div w:id="1234582406">
          <w:marLeft w:val="640"/>
          <w:marRight w:val="0"/>
          <w:marTop w:val="0"/>
          <w:marBottom w:val="0"/>
          <w:divBdr>
            <w:top w:val="none" w:sz="0" w:space="0" w:color="auto"/>
            <w:left w:val="none" w:sz="0" w:space="0" w:color="auto"/>
            <w:bottom w:val="none" w:sz="0" w:space="0" w:color="auto"/>
            <w:right w:val="none" w:sz="0" w:space="0" w:color="auto"/>
          </w:divBdr>
        </w:div>
        <w:div w:id="1263756770">
          <w:marLeft w:val="640"/>
          <w:marRight w:val="0"/>
          <w:marTop w:val="0"/>
          <w:marBottom w:val="0"/>
          <w:divBdr>
            <w:top w:val="none" w:sz="0" w:space="0" w:color="auto"/>
            <w:left w:val="none" w:sz="0" w:space="0" w:color="auto"/>
            <w:bottom w:val="none" w:sz="0" w:space="0" w:color="auto"/>
            <w:right w:val="none" w:sz="0" w:space="0" w:color="auto"/>
          </w:divBdr>
        </w:div>
        <w:div w:id="1265456899">
          <w:marLeft w:val="640"/>
          <w:marRight w:val="0"/>
          <w:marTop w:val="0"/>
          <w:marBottom w:val="0"/>
          <w:divBdr>
            <w:top w:val="none" w:sz="0" w:space="0" w:color="auto"/>
            <w:left w:val="none" w:sz="0" w:space="0" w:color="auto"/>
            <w:bottom w:val="none" w:sz="0" w:space="0" w:color="auto"/>
            <w:right w:val="none" w:sz="0" w:space="0" w:color="auto"/>
          </w:divBdr>
        </w:div>
        <w:div w:id="1279678759">
          <w:marLeft w:val="640"/>
          <w:marRight w:val="0"/>
          <w:marTop w:val="0"/>
          <w:marBottom w:val="0"/>
          <w:divBdr>
            <w:top w:val="none" w:sz="0" w:space="0" w:color="auto"/>
            <w:left w:val="none" w:sz="0" w:space="0" w:color="auto"/>
            <w:bottom w:val="none" w:sz="0" w:space="0" w:color="auto"/>
            <w:right w:val="none" w:sz="0" w:space="0" w:color="auto"/>
          </w:divBdr>
        </w:div>
        <w:div w:id="1319504435">
          <w:marLeft w:val="640"/>
          <w:marRight w:val="0"/>
          <w:marTop w:val="0"/>
          <w:marBottom w:val="0"/>
          <w:divBdr>
            <w:top w:val="none" w:sz="0" w:space="0" w:color="auto"/>
            <w:left w:val="none" w:sz="0" w:space="0" w:color="auto"/>
            <w:bottom w:val="none" w:sz="0" w:space="0" w:color="auto"/>
            <w:right w:val="none" w:sz="0" w:space="0" w:color="auto"/>
          </w:divBdr>
        </w:div>
        <w:div w:id="1398819097">
          <w:marLeft w:val="640"/>
          <w:marRight w:val="0"/>
          <w:marTop w:val="0"/>
          <w:marBottom w:val="0"/>
          <w:divBdr>
            <w:top w:val="none" w:sz="0" w:space="0" w:color="auto"/>
            <w:left w:val="none" w:sz="0" w:space="0" w:color="auto"/>
            <w:bottom w:val="none" w:sz="0" w:space="0" w:color="auto"/>
            <w:right w:val="none" w:sz="0" w:space="0" w:color="auto"/>
          </w:divBdr>
        </w:div>
        <w:div w:id="1468276075">
          <w:marLeft w:val="640"/>
          <w:marRight w:val="0"/>
          <w:marTop w:val="0"/>
          <w:marBottom w:val="0"/>
          <w:divBdr>
            <w:top w:val="none" w:sz="0" w:space="0" w:color="auto"/>
            <w:left w:val="none" w:sz="0" w:space="0" w:color="auto"/>
            <w:bottom w:val="none" w:sz="0" w:space="0" w:color="auto"/>
            <w:right w:val="none" w:sz="0" w:space="0" w:color="auto"/>
          </w:divBdr>
        </w:div>
        <w:div w:id="1556045060">
          <w:marLeft w:val="640"/>
          <w:marRight w:val="0"/>
          <w:marTop w:val="0"/>
          <w:marBottom w:val="0"/>
          <w:divBdr>
            <w:top w:val="none" w:sz="0" w:space="0" w:color="auto"/>
            <w:left w:val="none" w:sz="0" w:space="0" w:color="auto"/>
            <w:bottom w:val="none" w:sz="0" w:space="0" w:color="auto"/>
            <w:right w:val="none" w:sz="0" w:space="0" w:color="auto"/>
          </w:divBdr>
        </w:div>
        <w:div w:id="1609318038">
          <w:marLeft w:val="640"/>
          <w:marRight w:val="0"/>
          <w:marTop w:val="0"/>
          <w:marBottom w:val="0"/>
          <w:divBdr>
            <w:top w:val="none" w:sz="0" w:space="0" w:color="auto"/>
            <w:left w:val="none" w:sz="0" w:space="0" w:color="auto"/>
            <w:bottom w:val="none" w:sz="0" w:space="0" w:color="auto"/>
            <w:right w:val="none" w:sz="0" w:space="0" w:color="auto"/>
          </w:divBdr>
        </w:div>
        <w:div w:id="1610503899">
          <w:marLeft w:val="640"/>
          <w:marRight w:val="0"/>
          <w:marTop w:val="0"/>
          <w:marBottom w:val="0"/>
          <w:divBdr>
            <w:top w:val="none" w:sz="0" w:space="0" w:color="auto"/>
            <w:left w:val="none" w:sz="0" w:space="0" w:color="auto"/>
            <w:bottom w:val="none" w:sz="0" w:space="0" w:color="auto"/>
            <w:right w:val="none" w:sz="0" w:space="0" w:color="auto"/>
          </w:divBdr>
        </w:div>
        <w:div w:id="1628971619">
          <w:marLeft w:val="640"/>
          <w:marRight w:val="0"/>
          <w:marTop w:val="0"/>
          <w:marBottom w:val="0"/>
          <w:divBdr>
            <w:top w:val="none" w:sz="0" w:space="0" w:color="auto"/>
            <w:left w:val="none" w:sz="0" w:space="0" w:color="auto"/>
            <w:bottom w:val="none" w:sz="0" w:space="0" w:color="auto"/>
            <w:right w:val="none" w:sz="0" w:space="0" w:color="auto"/>
          </w:divBdr>
        </w:div>
        <w:div w:id="1652447663">
          <w:marLeft w:val="640"/>
          <w:marRight w:val="0"/>
          <w:marTop w:val="0"/>
          <w:marBottom w:val="0"/>
          <w:divBdr>
            <w:top w:val="none" w:sz="0" w:space="0" w:color="auto"/>
            <w:left w:val="none" w:sz="0" w:space="0" w:color="auto"/>
            <w:bottom w:val="none" w:sz="0" w:space="0" w:color="auto"/>
            <w:right w:val="none" w:sz="0" w:space="0" w:color="auto"/>
          </w:divBdr>
        </w:div>
        <w:div w:id="1708721877">
          <w:marLeft w:val="640"/>
          <w:marRight w:val="0"/>
          <w:marTop w:val="0"/>
          <w:marBottom w:val="0"/>
          <w:divBdr>
            <w:top w:val="none" w:sz="0" w:space="0" w:color="auto"/>
            <w:left w:val="none" w:sz="0" w:space="0" w:color="auto"/>
            <w:bottom w:val="none" w:sz="0" w:space="0" w:color="auto"/>
            <w:right w:val="none" w:sz="0" w:space="0" w:color="auto"/>
          </w:divBdr>
        </w:div>
        <w:div w:id="1727533863">
          <w:marLeft w:val="640"/>
          <w:marRight w:val="0"/>
          <w:marTop w:val="0"/>
          <w:marBottom w:val="0"/>
          <w:divBdr>
            <w:top w:val="none" w:sz="0" w:space="0" w:color="auto"/>
            <w:left w:val="none" w:sz="0" w:space="0" w:color="auto"/>
            <w:bottom w:val="none" w:sz="0" w:space="0" w:color="auto"/>
            <w:right w:val="none" w:sz="0" w:space="0" w:color="auto"/>
          </w:divBdr>
        </w:div>
        <w:div w:id="1730809982">
          <w:marLeft w:val="640"/>
          <w:marRight w:val="0"/>
          <w:marTop w:val="0"/>
          <w:marBottom w:val="0"/>
          <w:divBdr>
            <w:top w:val="none" w:sz="0" w:space="0" w:color="auto"/>
            <w:left w:val="none" w:sz="0" w:space="0" w:color="auto"/>
            <w:bottom w:val="none" w:sz="0" w:space="0" w:color="auto"/>
            <w:right w:val="none" w:sz="0" w:space="0" w:color="auto"/>
          </w:divBdr>
        </w:div>
        <w:div w:id="1738017030">
          <w:marLeft w:val="640"/>
          <w:marRight w:val="0"/>
          <w:marTop w:val="0"/>
          <w:marBottom w:val="0"/>
          <w:divBdr>
            <w:top w:val="none" w:sz="0" w:space="0" w:color="auto"/>
            <w:left w:val="none" w:sz="0" w:space="0" w:color="auto"/>
            <w:bottom w:val="none" w:sz="0" w:space="0" w:color="auto"/>
            <w:right w:val="none" w:sz="0" w:space="0" w:color="auto"/>
          </w:divBdr>
        </w:div>
        <w:div w:id="1749384920">
          <w:marLeft w:val="640"/>
          <w:marRight w:val="0"/>
          <w:marTop w:val="0"/>
          <w:marBottom w:val="0"/>
          <w:divBdr>
            <w:top w:val="none" w:sz="0" w:space="0" w:color="auto"/>
            <w:left w:val="none" w:sz="0" w:space="0" w:color="auto"/>
            <w:bottom w:val="none" w:sz="0" w:space="0" w:color="auto"/>
            <w:right w:val="none" w:sz="0" w:space="0" w:color="auto"/>
          </w:divBdr>
        </w:div>
        <w:div w:id="1766917433">
          <w:marLeft w:val="640"/>
          <w:marRight w:val="0"/>
          <w:marTop w:val="0"/>
          <w:marBottom w:val="0"/>
          <w:divBdr>
            <w:top w:val="none" w:sz="0" w:space="0" w:color="auto"/>
            <w:left w:val="none" w:sz="0" w:space="0" w:color="auto"/>
            <w:bottom w:val="none" w:sz="0" w:space="0" w:color="auto"/>
            <w:right w:val="none" w:sz="0" w:space="0" w:color="auto"/>
          </w:divBdr>
        </w:div>
        <w:div w:id="1770271529">
          <w:marLeft w:val="640"/>
          <w:marRight w:val="0"/>
          <w:marTop w:val="0"/>
          <w:marBottom w:val="0"/>
          <w:divBdr>
            <w:top w:val="none" w:sz="0" w:space="0" w:color="auto"/>
            <w:left w:val="none" w:sz="0" w:space="0" w:color="auto"/>
            <w:bottom w:val="none" w:sz="0" w:space="0" w:color="auto"/>
            <w:right w:val="none" w:sz="0" w:space="0" w:color="auto"/>
          </w:divBdr>
        </w:div>
        <w:div w:id="1799950605">
          <w:marLeft w:val="640"/>
          <w:marRight w:val="0"/>
          <w:marTop w:val="0"/>
          <w:marBottom w:val="0"/>
          <w:divBdr>
            <w:top w:val="none" w:sz="0" w:space="0" w:color="auto"/>
            <w:left w:val="none" w:sz="0" w:space="0" w:color="auto"/>
            <w:bottom w:val="none" w:sz="0" w:space="0" w:color="auto"/>
            <w:right w:val="none" w:sz="0" w:space="0" w:color="auto"/>
          </w:divBdr>
        </w:div>
        <w:div w:id="1844784968">
          <w:marLeft w:val="640"/>
          <w:marRight w:val="0"/>
          <w:marTop w:val="0"/>
          <w:marBottom w:val="0"/>
          <w:divBdr>
            <w:top w:val="none" w:sz="0" w:space="0" w:color="auto"/>
            <w:left w:val="none" w:sz="0" w:space="0" w:color="auto"/>
            <w:bottom w:val="none" w:sz="0" w:space="0" w:color="auto"/>
            <w:right w:val="none" w:sz="0" w:space="0" w:color="auto"/>
          </w:divBdr>
        </w:div>
        <w:div w:id="1873374442">
          <w:marLeft w:val="640"/>
          <w:marRight w:val="0"/>
          <w:marTop w:val="0"/>
          <w:marBottom w:val="0"/>
          <w:divBdr>
            <w:top w:val="none" w:sz="0" w:space="0" w:color="auto"/>
            <w:left w:val="none" w:sz="0" w:space="0" w:color="auto"/>
            <w:bottom w:val="none" w:sz="0" w:space="0" w:color="auto"/>
            <w:right w:val="none" w:sz="0" w:space="0" w:color="auto"/>
          </w:divBdr>
        </w:div>
        <w:div w:id="1883209584">
          <w:marLeft w:val="640"/>
          <w:marRight w:val="0"/>
          <w:marTop w:val="0"/>
          <w:marBottom w:val="0"/>
          <w:divBdr>
            <w:top w:val="none" w:sz="0" w:space="0" w:color="auto"/>
            <w:left w:val="none" w:sz="0" w:space="0" w:color="auto"/>
            <w:bottom w:val="none" w:sz="0" w:space="0" w:color="auto"/>
            <w:right w:val="none" w:sz="0" w:space="0" w:color="auto"/>
          </w:divBdr>
        </w:div>
        <w:div w:id="1905338624">
          <w:marLeft w:val="640"/>
          <w:marRight w:val="0"/>
          <w:marTop w:val="0"/>
          <w:marBottom w:val="0"/>
          <w:divBdr>
            <w:top w:val="none" w:sz="0" w:space="0" w:color="auto"/>
            <w:left w:val="none" w:sz="0" w:space="0" w:color="auto"/>
            <w:bottom w:val="none" w:sz="0" w:space="0" w:color="auto"/>
            <w:right w:val="none" w:sz="0" w:space="0" w:color="auto"/>
          </w:divBdr>
        </w:div>
        <w:div w:id="1956978849">
          <w:marLeft w:val="640"/>
          <w:marRight w:val="0"/>
          <w:marTop w:val="0"/>
          <w:marBottom w:val="0"/>
          <w:divBdr>
            <w:top w:val="none" w:sz="0" w:space="0" w:color="auto"/>
            <w:left w:val="none" w:sz="0" w:space="0" w:color="auto"/>
            <w:bottom w:val="none" w:sz="0" w:space="0" w:color="auto"/>
            <w:right w:val="none" w:sz="0" w:space="0" w:color="auto"/>
          </w:divBdr>
        </w:div>
        <w:div w:id="1976328059">
          <w:marLeft w:val="640"/>
          <w:marRight w:val="0"/>
          <w:marTop w:val="0"/>
          <w:marBottom w:val="0"/>
          <w:divBdr>
            <w:top w:val="none" w:sz="0" w:space="0" w:color="auto"/>
            <w:left w:val="none" w:sz="0" w:space="0" w:color="auto"/>
            <w:bottom w:val="none" w:sz="0" w:space="0" w:color="auto"/>
            <w:right w:val="none" w:sz="0" w:space="0" w:color="auto"/>
          </w:divBdr>
        </w:div>
        <w:div w:id="1976447431">
          <w:marLeft w:val="640"/>
          <w:marRight w:val="0"/>
          <w:marTop w:val="0"/>
          <w:marBottom w:val="0"/>
          <w:divBdr>
            <w:top w:val="none" w:sz="0" w:space="0" w:color="auto"/>
            <w:left w:val="none" w:sz="0" w:space="0" w:color="auto"/>
            <w:bottom w:val="none" w:sz="0" w:space="0" w:color="auto"/>
            <w:right w:val="none" w:sz="0" w:space="0" w:color="auto"/>
          </w:divBdr>
        </w:div>
        <w:div w:id="1989629331">
          <w:marLeft w:val="640"/>
          <w:marRight w:val="0"/>
          <w:marTop w:val="0"/>
          <w:marBottom w:val="0"/>
          <w:divBdr>
            <w:top w:val="none" w:sz="0" w:space="0" w:color="auto"/>
            <w:left w:val="none" w:sz="0" w:space="0" w:color="auto"/>
            <w:bottom w:val="none" w:sz="0" w:space="0" w:color="auto"/>
            <w:right w:val="none" w:sz="0" w:space="0" w:color="auto"/>
          </w:divBdr>
        </w:div>
        <w:div w:id="2005429530">
          <w:marLeft w:val="640"/>
          <w:marRight w:val="0"/>
          <w:marTop w:val="0"/>
          <w:marBottom w:val="0"/>
          <w:divBdr>
            <w:top w:val="none" w:sz="0" w:space="0" w:color="auto"/>
            <w:left w:val="none" w:sz="0" w:space="0" w:color="auto"/>
            <w:bottom w:val="none" w:sz="0" w:space="0" w:color="auto"/>
            <w:right w:val="none" w:sz="0" w:space="0" w:color="auto"/>
          </w:divBdr>
        </w:div>
        <w:div w:id="2016880549">
          <w:marLeft w:val="640"/>
          <w:marRight w:val="0"/>
          <w:marTop w:val="0"/>
          <w:marBottom w:val="0"/>
          <w:divBdr>
            <w:top w:val="none" w:sz="0" w:space="0" w:color="auto"/>
            <w:left w:val="none" w:sz="0" w:space="0" w:color="auto"/>
            <w:bottom w:val="none" w:sz="0" w:space="0" w:color="auto"/>
            <w:right w:val="none" w:sz="0" w:space="0" w:color="auto"/>
          </w:divBdr>
        </w:div>
        <w:div w:id="2030444573">
          <w:marLeft w:val="640"/>
          <w:marRight w:val="0"/>
          <w:marTop w:val="0"/>
          <w:marBottom w:val="0"/>
          <w:divBdr>
            <w:top w:val="none" w:sz="0" w:space="0" w:color="auto"/>
            <w:left w:val="none" w:sz="0" w:space="0" w:color="auto"/>
            <w:bottom w:val="none" w:sz="0" w:space="0" w:color="auto"/>
            <w:right w:val="none" w:sz="0" w:space="0" w:color="auto"/>
          </w:divBdr>
        </w:div>
        <w:div w:id="2082865356">
          <w:marLeft w:val="640"/>
          <w:marRight w:val="0"/>
          <w:marTop w:val="0"/>
          <w:marBottom w:val="0"/>
          <w:divBdr>
            <w:top w:val="none" w:sz="0" w:space="0" w:color="auto"/>
            <w:left w:val="none" w:sz="0" w:space="0" w:color="auto"/>
            <w:bottom w:val="none" w:sz="0" w:space="0" w:color="auto"/>
            <w:right w:val="none" w:sz="0" w:space="0" w:color="auto"/>
          </w:divBdr>
        </w:div>
        <w:div w:id="2106729271">
          <w:marLeft w:val="640"/>
          <w:marRight w:val="0"/>
          <w:marTop w:val="0"/>
          <w:marBottom w:val="0"/>
          <w:divBdr>
            <w:top w:val="none" w:sz="0" w:space="0" w:color="auto"/>
            <w:left w:val="none" w:sz="0" w:space="0" w:color="auto"/>
            <w:bottom w:val="none" w:sz="0" w:space="0" w:color="auto"/>
            <w:right w:val="none" w:sz="0" w:space="0" w:color="auto"/>
          </w:divBdr>
        </w:div>
      </w:divsChild>
    </w:div>
    <w:div w:id="666905339">
      <w:bodyDiv w:val="1"/>
      <w:marLeft w:val="0"/>
      <w:marRight w:val="0"/>
      <w:marTop w:val="0"/>
      <w:marBottom w:val="0"/>
      <w:divBdr>
        <w:top w:val="none" w:sz="0" w:space="0" w:color="auto"/>
        <w:left w:val="none" w:sz="0" w:space="0" w:color="auto"/>
        <w:bottom w:val="none" w:sz="0" w:space="0" w:color="auto"/>
        <w:right w:val="none" w:sz="0" w:space="0" w:color="auto"/>
      </w:divBdr>
    </w:div>
    <w:div w:id="699934885">
      <w:bodyDiv w:val="1"/>
      <w:marLeft w:val="0"/>
      <w:marRight w:val="0"/>
      <w:marTop w:val="0"/>
      <w:marBottom w:val="0"/>
      <w:divBdr>
        <w:top w:val="none" w:sz="0" w:space="0" w:color="auto"/>
        <w:left w:val="none" w:sz="0" w:space="0" w:color="auto"/>
        <w:bottom w:val="none" w:sz="0" w:space="0" w:color="auto"/>
        <w:right w:val="none" w:sz="0" w:space="0" w:color="auto"/>
      </w:divBdr>
      <w:divsChild>
        <w:div w:id="6373188">
          <w:marLeft w:val="640"/>
          <w:marRight w:val="0"/>
          <w:marTop w:val="0"/>
          <w:marBottom w:val="0"/>
          <w:divBdr>
            <w:top w:val="none" w:sz="0" w:space="0" w:color="auto"/>
            <w:left w:val="none" w:sz="0" w:space="0" w:color="auto"/>
            <w:bottom w:val="none" w:sz="0" w:space="0" w:color="auto"/>
            <w:right w:val="none" w:sz="0" w:space="0" w:color="auto"/>
          </w:divBdr>
        </w:div>
        <w:div w:id="11302728">
          <w:marLeft w:val="640"/>
          <w:marRight w:val="0"/>
          <w:marTop w:val="0"/>
          <w:marBottom w:val="0"/>
          <w:divBdr>
            <w:top w:val="none" w:sz="0" w:space="0" w:color="auto"/>
            <w:left w:val="none" w:sz="0" w:space="0" w:color="auto"/>
            <w:bottom w:val="none" w:sz="0" w:space="0" w:color="auto"/>
            <w:right w:val="none" w:sz="0" w:space="0" w:color="auto"/>
          </w:divBdr>
        </w:div>
        <w:div w:id="53285883">
          <w:marLeft w:val="640"/>
          <w:marRight w:val="0"/>
          <w:marTop w:val="0"/>
          <w:marBottom w:val="0"/>
          <w:divBdr>
            <w:top w:val="none" w:sz="0" w:space="0" w:color="auto"/>
            <w:left w:val="none" w:sz="0" w:space="0" w:color="auto"/>
            <w:bottom w:val="none" w:sz="0" w:space="0" w:color="auto"/>
            <w:right w:val="none" w:sz="0" w:space="0" w:color="auto"/>
          </w:divBdr>
        </w:div>
        <w:div w:id="64449569">
          <w:marLeft w:val="640"/>
          <w:marRight w:val="0"/>
          <w:marTop w:val="0"/>
          <w:marBottom w:val="0"/>
          <w:divBdr>
            <w:top w:val="none" w:sz="0" w:space="0" w:color="auto"/>
            <w:left w:val="none" w:sz="0" w:space="0" w:color="auto"/>
            <w:bottom w:val="none" w:sz="0" w:space="0" w:color="auto"/>
            <w:right w:val="none" w:sz="0" w:space="0" w:color="auto"/>
          </w:divBdr>
        </w:div>
        <w:div w:id="107432593">
          <w:marLeft w:val="640"/>
          <w:marRight w:val="0"/>
          <w:marTop w:val="0"/>
          <w:marBottom w:val="0"/>
          <w:divBdr>
            <w:top w:val="none" w:sz="0" w:space="0" w:color="auto"/>
            <w:left w:val="none" w:sz="0" w:space="0" w:color="auto"/>
            <w:bottom w:val="none" w:sz="0" w:space="0" w:color="auto"/>
            <w:right w:val="none" w:sz="0" w:space="0" w:color="auto"/>
          </w:divBdr>
        </w:div>
        <w:div w:id="108471164">
          <w:marLeft w:val="640"/>
          <w:marRight w:val="0"/>
          <w:marTop w:val="0"/>
          <w:marBottom w:val="0"/>
          <w:divBdr>
            <w:top w:val="none" w:sz="0" w:space="0" w:color="auto"/>
            <w:left w:val="none" w:sz="0" w:space="0" w:color="auto"/>
            <w:bottom w:val="none" w:sz="0" w:space="0" w:color="auto"/>
            <w:right w:val="none" w:sz="0" w:space="0" w:color="auto"/>
          </w:divBdr>
        </w:div>
        <w:div w:id="111216521">
          <w:marLeft w:val="640"/>
          <w:marRight w:val="0"/>
          <w:marTop w:val="0"/>
          <w:marBottom w:val="0"/>
          <w:divBdr>
            <w:top w:val="none" w:sz="0" w:space="0" w:color="auto"/>
            <w:left w:val="none" w:sz="0" w:space="0" w:color="auto"/>
            <w:bottom w:val="none" w:sz="0" w:space="0" w:color="auto"/>
            <w:right w:val="none" w:sz="0" w:space="0" w:color="auto"/>
          </w:divBdr>
        </w:div>
        <w:div w:id="144900793">
          <w:marLeft w:val="640"/>
          <w:marRight w:val="0"/>
          <w:marTop w:val="0"/>
          <w:marBottom w:val="0"/>
          <w:divBdr>
            <w:top w:val="none" w:sz="0" w:space="0" w:color="auto"/>
            <w:left w:val="none" w:sz="0" w:space="0" w:color="auto"/>
            <w:bottom w:val="none" w:sz="0" w:space="0" w:color="auto"/>
            <w:right w:val="none" w:sz="0" w:space="0" w:color="auto"/>
          </w:divBdr>
        </w:div>
        <w:div w:id="147522766">
          <w:marLeft w:val="640"/>
          <w:marRight w:val="0"/>
          <w:marTop w:val="0"/>
          <w:marBottom w:val="0"/>
          <w:divBdr>
            <w:top w:val="none" w:sz="0" w:space="0" w:color="auto"/>
            <w:left w:val="none" w:sz="0" w:space="0" w:color="auto"/>
            <w:bottom w:val="none" w:sz="0" w:space="0" w:color="auto"/>
            <w:right w:val="none" w:sz="0" w:space="0" w:color="auto"/>
          </w:divBdr>
        </w:div>
        <w:div w:id="190610651">
          <w:marLeft w:val="640"/>
          <w:marRight w:val="0"/>
          <w:marTop w:val="0"/>
          <w:marBottom w:val="0"/>
          <w:divBdr>
            <w:top w:val="none" w:sz="0" w:space="0" w:color="auto"/>
            <w:left w:val="none" w:sz="0" w:space="0" w:color="auto"/>
            <w:bottom w:val="none" w:sz="0" w:space="0" w:color="auto"/>
            <w:right w:val="none" w:sz="0" w:space="0" w:color="auto"/>
          </w:divBdr>
        </w:div>
        <w:div w:id="196431346">
          <w:marLeft w:val="640"/>
          <w:marRight w:val="0"/>
          <w:marTop w:val="0"/>
          <w:marBottom w:val="0"/>
          <w:divBdr>
            <w:top w:val="none" w:sz="0" w:space="0" w:color="auto"/>
            <w:left w:val="none" w:sz="0" w:space="0" w:color="auto"/>
            <w:bottom w:val="none" w:sz="0" w:space="0" w:color="auto"/>
            <w:right w:val="none" w:sz="0" w:space="0" w:color="auto"/>
          </w:divBdr>
        </w:div>
        <w:div w:id="217254385">
          <w:marLeft w:val="640"/>
          <w:marRight w:val="0"/>
          <w:marTop w:val="0"/>
          <w:marBottom w:val="0"/>
          <w:divBdr>
            <w:top w:val="none" w:sz="0" w:space="0" w:color="auto"/>
            <w:left w:val="none" w:sz="0" w:space="0" w:color="auto"/>
            <w:bottom w:val="none" w:sz="0" w:space="0" w:color="auto"/>
            <w:right w:val="none" w:sz="0" w:space="0" w:color="auto"/>
          </w:divBdr>
        </w:div>
        <w:div w:id="245847695">
          <w:marLeft w:val="640"/>
          <w:marRight w:val="0"/>
          <w:marTop w:val="0"/>
          <w:marBottom w:val="0"/>
          <w:divBdr>
            <w:top w:val="none" w:sz="0" w:space="0" w:color="auto"/>
            <w:left w:val="none" w:sz="0" w:space="0" w:color="auto"/>
            <w:bottom w:val="none" w:sz="0" w:space="0" w:color="auto"/>
            <w:right w:val="none" w:sz="0" w:space="0" w:color="auto"/>
          </w:divBdr>
        </w:div>
        <w:div w:id="249126368">
          <w:marLeft w:val="640"/>
          <w:marRight w:val="0"/>
          <w:marTop w:val="0"/>
          <w:marBottom w:val="0"/>
          <w:divBdr>
            <w:top w:val="none" w:sz="0" w:space="0" w:color="auto"/>
            <w:left w:val="none" w:sz="0" w:space="0" w:color="auto"/>
            <w:bottom w:val="none" w:sz="0" w:space="0" w:color="auto"/>
            <w:right w:val="none" w:sz="0" w:space="0" w:color="auto"/>
          </w:divBdr>
        </w:div>
        <w:div w:id="306784364">
          <w:marLeft w:val="640"/>
          <w:marRight w:val="0"/>
          <w:marTop w:val="0"/>
          <w:marBottom w:val="0"/>
          <w:divBdr>
            <w:top w:val="none" w:sz="0" w:space="0" w:color="auto"/>
            <w:left w:val="none" w:sz="0" w:space="0" w:color="auto"/>
            <w:bottom w:val="none" w:sz="0" w:space="0" w:color="auto"/>
            <w:right w:val="none" w:sz="0" w:space="0" w:color="auto"/>
          </w:divBdr>
        </w:div>
        <w:div w:id="353265071">
          <w:marLeft w:val="640"/>
          <w:marRight w:val="0"/>
          <w:marTop w:val="0"/>
          <w:marBottom w:val="0"/>
          <w:divBdr>
            <w:top w:val="none" w:sz="0" w:space="0" w:color="auto"/>
            <w:left w:val="none" w:sz="0" w:space="0" w:color="auto"/>
            <w:bottom w:val="none" w:sz="0" w:space="0" w:color="auto"/>
            <w:right w:val="none" w:sz="0" w:space="0" w:color="auto"/>
          </w:divBdr>
        </w:div>
        <w:div w:id="402063711">
          <w:marLeft w:val="640"/>
          <w:marRight w:val="0"/>
          <w:marTop w:val="0"/>
          <w:marBottom w:val="0"/>
          <w:divBdr>
            <w:top w:val="none" w:sz="0" w:space="0" w:color="auto"/>
            <w:left w:val="none" w:sz="0" w:space="0" w:color="auto"/>
            <w:bottom w:val="none" w:sz="0" w:space="0" w:color="auto"/>
            <w:right w:val="none" w:sz="0" w:space="0" w:color="auto"/>
          </w:divBdr>
        </w:div>
        <w:div w:id="420175821">
          <w:marLeft w:val="640"/>
          <w:marRight w:val="0"/>
          <w:marTop w:val="0"/>
          <w:marBottom w:val="0"/>
          <w:divBdr>
            <w:top w:val="none" w:sz="0" w:space="0" w:color="auto"/>
            <w:left w:val="none" w:sz="0" w:space="0" w:color="auto"/>
            <w:bottom w:val="none" w:sz="0" w:space="0" w:color="auto"/>
            <w:right w:val="none" w:sz="0" w:space="0" w:color="auto"/>
          </w:divBdr>
        </w:div>
        <w:div w:id="427584805">
          <w:marLeft w:val="640"/>
          <w:marRight w:val="0"/>
          <w:marTop w:val="0"/>
          <w:marBottom w:val="0"/>
          <w:divBdr>
            <w:top w:val="none" w:sz="0" w:space="0" w:color="auto"/>
            <w:left w:val="none" w:sz="0" w:space="0" w:color="auto"/>
            <w:bottom w:val="none" w:sz="0" w:space="0" w:color="auto"/>
            <w:right w:val="none" w:sz="0" w:space="0" w:color="auto"/>
          </w:divBdr>
        </w:div>
        <w:div w:id="440732885">
          <w:marLeft w:val="640"/>
          <w:marRight w:val="0"/>
          <w:marTop w:val="0"/>
          <w:marBottom w:val="0"/>
          <w:divBdr>
            <w:top w:val="none" w:sz="0" w:space="0" w:color="auto"/>
            <w:left w:val="none" w:sz="0" w:space="0" w:color="auto"/>
            <w:bottom w:val="none" w:sz="0" w:space="0" w:color="auto"/>
            <w:right w:val="none" w:sz="0" w:space="0" w:color="auto"/>
          </w:divBdr>
        </w:div>
        <w:div w:id="458959496">
          <w:marLeft w:val="640"/>
          <w:marRight w:val="0"/>
          <w:marTop w:val="0"/>
          <w:marBottom w:val="0"/>
          <w:divBdr>
            <w:top w:val="none" w:sz="0" w:space="0" w:color="auto"/>
            <w:left w:val="none" w:sz="0" w:space="0" w:color="auto"/>
            <w:bottom w:val="none" w:sz="0" w:space="0" w:color="auto"/>
            <w:right w:val="none" w:sz="0" w:space="0" w:color="auto"/>
          </w:divBdr>
        </w:div>
        <w:div w:id="478570836">
          <w:marLeft w:val="640"/>
          <w:marRight w:val="0"/>
          <w:marTop w:val="0"/>
          <w:marBottom w:val="0"/>
          <w:divBdr>
            <w:top w:val="none" w:sz="0" w:space="0" w:color="auto"/>
            <w:left w:val="none" w:sz="0" w:space="0" w:color="auto"/>
            <w:bottom w:val="none" w:sz="0" w:space="0" w:color="auto"/>
            <w:right w:val="none" w:sz="0" w:space="0" w:color="auto"/>
          </w:divBdr>
        </w:div>
        <w:div w:id="495607083">
          <w:marLeft w:val="640"/>
          <w:marRight w:val="0"/>
          <w:marTop w:val="0"/>
          <w:marBottom w:val="0"/>
          <w:divBdr>
            <w:top w:val="none" w:sz="0" w:space="0" w:color="auto"/>
            <w:left w:val="none" w:sz="0" w:space="0" w:color="auto"/>
            <w:bottom w:val="none" w:sz="0" w:space="0" w:color="auto"/>
            <w:right w:val="none" w:sz="0" w:space="0" w:color="auto"/>
          </w:divBdr>
        </w:div>
        <w:div w:id="509947275">
          <w:marLeft w:val="640"/>
          <w:marRight w:val="0"/>
          <w:marTop w:val="0"/>
          <w:marBottom w:val="0"/>
          <w:divBdr>
            <w:top w:val="none" w:sz="0" w:space="0" w:color="auto"/>
            <w:left w:val="none" w:sz="0" w:space="0" w:color="auto"/>
            <w:bottom w:val="none" w:sz="0" w:space="0" w:color="auto"/>
            <w:right w:val="none" w:sz="0" w:space="0" w:color="auto"/>
          </w:divBdr>
        </w:div>
        <w:div w:id="517162884">
          <w:marLeft w:val="640"/>
          <w:marRight w:val="0"/>
          <w:marTop w:val="0"/>
          <w:marBottom w:val="0"/>
          <w:divBdr>
            <w:top w:val="none" w:sz="0" w:space="0" w:color="auto"/>
            <w:left w:val="none" w:sz="0" w:space="0" w:color="auto"/>
            <w:bottom w:val="none" w:sz="0" w:space="0" w:color="auto"/>
            <w:right w:val="none" w:sz="0" w:space="0" w:color="auto"/>
          </w:divBdr>
        </w:div>
        <w:div w:id="528226831">
          <w:marLeft w:val="640"/>
          <w:marRight w:val="0"/>
          <w:marTop w:val="0"/>
          <w:marBottom w:val="0"/>
          <w:divBdr>
            <w:top w:val="none" w:sz="0" w:space="0" w:color="auto"/>
            <w:left w:val="none" w:sz="0" w:space="0" w:color="auto"/>
            <w:bottom w:val="none" w:sz="0" w:space="0" w:color="auto"/>
            <w:right w:val="none" w:sz="0" w:space="0" w:color="auto"/>
          </w:divBdr>
        </w:div>
        <w:div w:id="578247019">
          <w:marLeft w:val="640"/>
          <w:marRight w:val="0"/>
          <w:marTop w:val="0"/>
          <w:marBottom w:val="0"/>
          <w:divBdr>
            <w:top w:val="none" w:sz="0" w:space="0" w:color="auto"/>
            <w:left w:val="none" w:sz="0" w:space="0" w:color="auto"/>
            <w:bottom w:val="none" w:sz="0" w:space="0" w:color="auto"/>
            <w:right w:val="none" w:sz="0" w:space="0" w:color="auto"/>
          </w:divBdr>
        </w:div>
        <w:div w:id="621811673">
          <w:marLeft w:val="640"/>
          <w:marRight w:val="0"/>
          <w:marTop w:val="0"/>
          <w:marBottom w:val="0"/>
          <w:divBdr>
            <w:top w:val="none" w:sz="0" w:space="0" w:color="auto"/>
            <w:left w:val="none" w:sz="0" w:space="0" w:color="auto"/>
            <w:bottom w:val="none" w:sz="0" w:space="0" w:color="auto"/>
            <w:right w:val="none" w:sz="0" w:space="0" w:color="auto"/>
          </w:divBdr>
        </w:div>
        <w:div w:id="653336254">
          <w:marLeft w:val="640"/>
          <w:marRight w:val="0"/>
          <w:marTop w:val="0"/>
          <w:marBottom w:val="0"/>
          <w:divBdr>
            <w:top w:val="none" w:sz="0" w:space="0" w:color="auto"/>
            <w:left w:val="none" w:sz="0" w:space="0" w:color="auto"/>
            <w:bottom w:val="none" w:sz="0" w:space="0" w:color="auto"/>
            <w:right w:val="none" w:sz="0" w:space="0" w:color="auto"/>
          </w:divBdr>
        </w:div>
        <w:div w:id="664551792">
          <w:marLeft w:val="640"/>
          <w:marRight w:val="0"/>
          <w:marTop w:val="0"/>
          <w:marBottom w:val="0"/>
          <w:divBdr>
            <w:top w:val="none" w:sz="0" w:space="0" w:color="auto"/>
            <w:left w:val="none" w:sz="0" w:space="0" w:color="auto"/>
            <w:bottom w:val="none" w:sz="0" w:space="0" w:color="auto"/>
            <w:right w:val="none" w:sz="0" w:space="0" w:color="auto"/>
          </w:divBdr>
        </w:div>
        <w:div w:id="668675768">
          <w:marLeft w:val="640"/>
          <w:marRight w:val="0"/>
          <w:marTop w:val="0"/>
          <w:marBottom w:val="0"/>
          <w:divBdr>
            <w:top w:val="none" w:sz="0" w:space="0" w:color="auto"/>
            <w:left w:val="none" w:sz="0" w:space="0" w:color="auto"/>
            <w:bottom w:val="none" w:sz="0" w:space="0" w:color="auto"/>
            <w:right w:val="none" w:sz="0" w:space="0" w:color="auto"/>
          </w:divBdr>
        </w:div>
        <w:div w:id="674578707">
          <w:marLeft w:val="640"/>
          <w:marRight w:val="0"/>
          <w:marTop w:val="0"/>
          <w:marBottom w:val="0"/>
          <w:divBdr>
            <w:top w:val="none" w:sz="0" w:space="0" w:color="auto"/>
            <w:left w:val="none" w:sz="0" w:space="0" w:color="auto"/>
            <w:bottom w:val="none" w:sz="0" w:space="0" w:color="auto"/>
            <w:right w:val="none" w:sz="0" w:space="0" w:color="auto"/>
          </w:divBdr>
        </w:div>
        <w:div w:id="690374826">
          <w:marLeft w:val="640"/>
          <w:marRight w:val="0"/>
          <w:marTop w:val="0"/>
          <w:marBottom w:val="0"/>
          <w:divBdr>
            <w:top w:val="none" w:sz="0" w:space="0" w:color="auto"/>
            <w:left w:val="none" w:sz="0" w:space="0" w:color="auto"/>
            <w:bottom w:val="none" w:sz="0" w:space="0" w:color="auto"/>
            <w:right w:val="none" w:sz="0" w:space="0" w:color="auto"/>
          </w:divBdr>
        </w:div>
        <w:div w:id="742609262">
          <w:marLeft w:val="640"/>
          <w:marRight w:val="0"/>
          <w:marTop w:val="0"/>
          <w:marBottom w:val="0"/>
          <w:divBdr>
            <w:top w:val="none" w:sz="0" w:space="0" w:color="auto"/>
            <w:left w:val="none" w:sz="0" w:space="0" w:color="auto"/>
            <w:bottom w:val="none" w:sz="0" w:space="0" w:color="auto"/>
            <w:right w:val="none" w:sz="0" w:space="0" w:color="auto"/>
          </w:divBdr>
        </w:div>
        <w:div w:id="754789990">
          <w:marLeft w:val="640"/>
          <w:marRight w:val="0"/>
          <w:marTop w:val="0"/>
          <w:marBottom w:val="0"/>
          <w:divBdr>
            <w:top w:val="none" w:sz="0" w:space="0" w:color="auto"/>
            <w:left w:val="none" w:sz="0" w:space="0" w:color="auto"/>
            <w:bottom w:val="none" w:sz="0" w:space="0" w:color="auto"/>
            <w:right w:val="none" w:sz="0" w:space="0" w:color="auto"/>
          </w:divBdr>
        </w:div>
        <w:div w:id="775558356">
          <w:marLeft w:val="640"/>
          <w:marRight w:val="0"/>
          <w:marTop w:val="0"/>
          <w:marBottom w:val="0"/>
          <w:divBdr>
            <w:top w:val="none" w:sz="0" w:space="0" w:color="auto"/>
            <w:left w:val="none" w:sz="0" w:space="0" w:color="auto"/>
            <w:bottom w:val="none" w:sz="0" w:space="0" w:color="auto"/>
            <w:right w:val="none" w:sz="0" w:space="0" w:color="auto"/>
          </w:divBdr>
        </w:div>
        <w:div w:id="823356128">
          <w:marLeft w:val="640"/>
          <w:marRight w:val="0"/>
          <w:marTop w:val="0"/>
          <w:marBottom w:val="0"/>
          <w:divBdr>
            <w:top w:val="none" w:sz="0" w:space="0" w:color="auto"/>
            <w:left w:val="none" w:sz="0" w:space="0" w:color="auto"/>
            <w:bottom w:val="none" w:sz="0" w:space="0" w:color="auto"/>
            <w:right w:val="none" w:sz="0" w:space="0" w:color="auto"/>
          </w:divBdr>
        </w:div>
        <w:div w:id="853419417">
          <w:marLeft w:val="640"/>
          <w:marRight w:val="0"/>
          <w:marTop w:val="0"/>
          <w:marBottom w:val="0"/>
          <w:divBdr>
            <w:top w:val="none" w:sz="0" w:space="0" w:color="auto"/>
            <w:left w:val="none" w:sz="0" w:space="0" w:color="auto"/>
            <w:bottom w:val="none" w:sz="0" w:space="0" w:color="auto"/>
            <w:right w:val="none" w:sz="0" w:space="0" w:color="auto"/>
          </w:divBdr>
        </w:div>
        <w:div w:id="858590382">
          <w:marLeft w:val="640"/>
          <w:marRight w:val="0"/>
          <w:marTop w:val="0"/>
          <w:marBottom w:val="0"/>
          <w:divBdr>
            <w:top w:val="none" w:sz="0" w:space="0" w:color="auto"/>
            <w:left w:val="none" w:sz="0" w:space="0" w:color="auto"/>
            <w:bottom w:val="none" w:sz="0" w:space="0" w:color="auto"/>
            <w:right w:val="none" w:sz="0" w:space="0" w:color="auto"/>
          </w:divBdr>
        </w:div>
        <w:div w:id="867836770">
          <w:marLeft w:val="640"/>
          <w:marRight w:val="0"/>
          <w:marTop w:val="0"/>
          <w:marBottom w:val="0"/>
          <w:divBdr>
            <w:top w:val="none" w:sz="0" w:space="0" w:color="auto"/>
            <w:left w:val="none" w:sz="0" w:space="0" w:color="auto"/>
            <w:bottom w:val="none" w:sz="0" w:space="0" w:color="auto"/>
            <w:right w:val="none" w:sz="0" w:space="0" w:color="auto"/>
          </w:divBdr>
        </w:div>
        <w:div w:id="905139875">
          <w:marLeft w:val="640"/>
          <w:marRight w:val="0"/>
          <w:marTop w:val="0"/>
          <w:marBottom w:val="0"/>
          <w:divBdr>
            <w:top w:val="none" w:sz="0" w:space="0" w:color="auto"/>
            <w:left w:val="none" w:sz="0" w:space="0" w:color="auto"/>
            <w:bottom w:val="none" w:sz="0" w:space="0" w:color="auto"/>
            <w:right w:val="none" w:sz="0" w:space="0" w:color="auto"/>
          </w:divBdr>
        </w:div>
        <w:div w:id="951281090">
          <w:marLeft w:val="640"/>
          <w:marRight w:val="0"/>
          <w:marTop w:val="0"/>
          <w:marBottom w:val="0"/>
          <w:divBdr>
            <w:top w:val="none" w:sz="0" w:space="0" w:color="auto"/>
            <w:left w:val="none" w:sz="0" w:space="0" w:color="auto"/>
            <w:bottom w:val="none" w:sz="0" w:space="0" w:color="auto"/>
            <w:right w:val="none" w:sz="0" w:space="0" w:color="auto"/>
          </w:divBdr>
        </w:div>
        <w:div w:id="972830526">
          <w:marLeft w:val="640"/>
          <w:marRight w:val="0"/>
          <w:marTop w:val="0"/>
          <w:marBottom w:val="0"/>
          <w:divBdr>
            <w:top w:val="none" w:sz="0" w:space="0" w:color="auto"/>
            <w:left w:val="none" w:sz="0" w:space="0" w:color="auto"/>
            <w:bottom w:val="none" w:sz="0" w:space="0" w:color="auto"/>
            <w:right w:val="none" w:sz="0" w:space="0" w:color="auto"/>
          </w:divBdr>
        </w:div>
        <w:div w:id="974800226">
          <w:marLeft w:val="640"/>
          <w:marRight w:val="0"/>
          <w:marTop w:val="0"/>
          <w:marBottom w:val="0"/>
          <w:divBdr>
            <w:top w:val="none" w:sz="0" w:space="0" w:color="auto"/>
            <w:left w:val="none" w:sz="0" w:space="0" w:color="auto"/>
            <w:bottom w:val="none" w:sz="0" w:space="0" w:color="auto"/>
            <w:right w:val="none" w:sz="0" w:space="0" w:color="auto"/>
          </w:divBdr>
        </w:div>
        <w:div w:id="995382995">
          <w:marLeft w:val="640"/>
          <w:marRight w:val="0"/>
          <w:marTop w:val="0"/>
          <w:marBottom w:val="0"/>
          <w:divBdr>
            <w:top w:val="none" w:sz="0" w:space="0" w:color="auto"/>
            <w:left w:val="none" w:sz="0" w:space="0" w:color="auto"/>
            <w:bottom w:val="none" w:sz="0" w:space="0" w:color="auto"/>
            <w:right w:val="none" w:sz="0" w:space="0" w:color="auto"/>
          </w:divBdr>
        </w:div>
        <w:div w:id="997424210">
          <w:marLeft w:val="640"/>
          <w:marRight w:val="0"/>
          <w:marTop w:val="0"/>
          <w:marBottom w:val="0"/>
          <w:divBdr>
            <w:top w:val="none" w:sz="0" w:space="0" w:color="auto"/>
            <w:left w:val="none" w:sz="0" w:space="0" w:color="auto"/>
            <w:bottom w:val="none" w:sz="0" w:space="0" w:color="auto"/>
            <w:right w:val="none" w:sz="0" w:space="0" w:color="auto"/>
          </w:divBdr>
        </w:div>
        <w:div w:id="1012219446">
          <w:marLeft w:val="640"/>
          <w:marRight w:val="0"/>
          <w:marTop w:val="0"/>
          <w:marBottom w:val="0"/>
          <w:divBdr>
            <w:top w:val="none" w:sz="0" w:space="0" w:color="auto"/>
            <w:left w:val="none" w:sz="0" w:space="0" w:color="auto"/>
            <w:bottom w:val="none" w:sz="0" w:space="0" w:color="auto"/>
            <w:right w:val="none" w:sz="0" w:space="0" w:color="auto"/>
          </w:divBdr>
        </w:div>
        <w:div w:id="1043017581">
          <w:marLeft w:val="640"/>
          <w:marRight w:val="0"/>
          <w:marTop w:val="0"/>
          <w:marBottom w:val="0"/>
          <w:divBdr>
            <w:top w:val="none" w:sz="0" w:space="0" w:color="auto"/>
            <w:left w:val="none" w:sz="0" w:space="0" w:color="auto"/>
            <w:bottom w:val="none" w:sz="0" w:space="0" w:color="auto"/>
            <w:right w:val="none" w:sz="0" w:space="0" w:color="auto"/>
          </w:divBdr>
        </w:div>
        <w:div w:id="1045835966">
          <w:marLeft w:val="640"/>
          <w:marRight w:val="0"/>
          <w:marTop w:val="0"/>
          <w:marBottom w:val="0"/>
          <w:divBdr>
            <w:top w:val="none" w:sz="0" w:space="0" w:color="auto"/>
            <w:left w:val="none" w:sz="0" w:space="0" w:color="auto"/>
            <w:bottom w:val="none" w:sz="0" w:space="0" w:color="auto"/>
            <w:right w:val="none" w:sz="0" w:space="0" w:color="auto"/>
          </w:divBdr>
        </w:div>
        <w:div w:id="1050301371">
          <w:marLeft w:val="640"/>
          <w:marRight w:val="0"/>
          <w:marTop w:val="0"/>
          <w:marBottom w:val="0"/>
          <w:divBdr>
            <w:top w:val="none" w:sz="0" w:space="0" w:color="auto"/>
            <w:left w:val="none" w:sz="0" w:space="0" w:color="auto"/>
            <w:bottom w:val="none" w:sz="0" w:space="0" w:color="auto"/>
            <w:right w:val="none" w:sz="0" w:space="0" w:color="auto"/>
          </w:divBdr>
        </w:div>
        <w:div w:id="1088230812">
          <w:marLeft w:val="640"/>
          <w:marRight w:val="0"/>
          <w:marTop w:val="0"/>
          <w:marBottom w:val="0"/>
          <w:divBdr>
            <w:top w:val="none" w:sz="0" w:space="0" w:color="auto"/>
            <w:left w:val="none" w:sz="0" w:space="0" w:color="auto"/>
            <w:bottom w:val="none" w:sz="0" w:space="0" w:color="auto"/>
            <w:right w:val="none" w:sz="0" w:space="0" w:color="auto"/>
          </w:divBdr>
        </w:div>
        <w:div w:id="1122193556">
          <w:marLeft w:val="640"/>
          <w:marRight w:val="0"/>
          <w:marTop w:val="0"/>
          <w:marBottom w:val="0"/>
          <w:divBdr>
            <w:top w:val="none" w:sz="0" w:space="0" w:color="auto"/>
            <w:left w:val="none" w:sz="0" w:space="0" w:color="auto"/>
            <w:bottom w:val="none" w:sz="0" w:space="0" w:color="auto"/>
            <w:right w:val="none" w:sz="0" w:space="0" w:color="auto"/>
          </w:divBdr>
        </w:div>
        <w:div w:id="1148716126">
          <w:marLeft w:val="640"/>
          <w:marRight w:val="0"/>
          <w:marTop w:val="0"/>
          <w:marBottom w:val="0"/>
          <w:divBdr>
            <w:top w:val="none" w:sz="0" w:space="0" w:color="auto"/>
            <w:left w:val="none" w:sz="0" w:space="0" w:color="auto"/>
            <w:bottom w:val="none" w:sz="0" w:space="0" w:color="auto"/>
            <w:right w:val="none" w:sz="0" w:space="0" w:color="auto"/>
          </w:divBdr>
        </w:div>
        <w:div w:id="1152254863">
          <w:marLeft w:val="640"/>
          <w:marRight w:val="0"/>
          <w:marTop w:val="0"/>
          <w:marBottom w:val="0"/>
          <w:divBdr>
            <w:top w:val="none" w:sz="0" w:space="0" w:color="auto"/>
            <w:left w:val="none" w:sz="0" w:space="0" w:color="auto"/>
            <w:bottom w:val="none" w:sz="0" w:space="0" w:color="auto"/>
            <w:right w:val="none" w:sz="0" w:space="0" w:color="auto"/>
          </w:divBdr>
        </w:div>
        <w:div w:id="1169981012">
          <w:marLeft w:val="640"/>
          <w:marRight w:val="0"/>
          <w:marTop w:val="0"/>
          <w:marBottom w:val="0"/>
          <w:divBdr>
            <w:top w:val="none" w:sz="0" w:space="0" w:color="auto"/>
            <w:left w:val="none" w:sz="0" w:space="0" w:color="auto"/>
            <w:bottom w:val="none" w:sz="0" w:space="0" w:color="auto"/>
            <w:right w:val="none" w:sz="0" w:space="0" w:color="auto"/>
          </w:divBdr>
        </w:div>
        <w:div w:id="1211070753">
          <w:marLeft w:val="640"/>
          <w:marRight w:val="0"/>
          <w:marTop w:val="0"/>
          <w:marBottom w:val="0"/>
          <w:divBdr>
            <w:top w:val="none" w:sz="0" w:space="0" w:color="auto"/>
            <w:left w:val="none" w:sz="0" w:space="0" w:color="auto"/>
            <w:bottom w:val="none" w:sz="0" w:space="0" w:color="auto"/>
            <w:right w:val="none" w:sz="0" w:space="0" w:color="auto"/>
          </w:divBdr>
        </w:div>
        <w:div w:id="1244031413">
          <w:marLeft w:val="640"/>
          <w:marRight w:val="0"/>
          <w:marTop w:val="0"/>
          <w:marBottom w:val="0"/>
          <w:divBdr>
            <w:top w:val="none" w:sz="0" w:space="0" w:color="auto"/>
            <w:left w:val="none" w:sz="0" w:space="0" w:color="auto"/>
            <w:bottom w:val="none" w:sz="0" w:space="0" w:color="auto"/>
            <w:right w:val="none" w:sz="0" w:space="0" w:color="auto"/>
          </w:divBdr>
        </w:div>
        <w:div w:id="1249802806">
          <w:marLeft w:val="640"/>
          <w:marRight w:val="0"/>
          <w:marTop w:val="0"/>
          <w:marBottom w:val="0"/>
          <w:divBdr>
            <w:top w:val="none" w:sz="0" w:space="0" w:color="auto"/>
            <w:left w:val="none" w:sz="0" w:space="0" w:color="auto"/>
            <w:bottom w:val="none" w:sz="0" w:space="0" w:color="auto"/>
            <w:right w:val="none" w:sz="0" w:space="0" w:color="auto"/>
          </w:divBdr>
        </w:div>
        <w:div w:id="1269891187">
          <w:marLeft w:val="640"/>
          <w:marRight w:val="0"/>
          <w:marTop w:val="0"/>
          <w:marBottom w:val="0"/>
          <w:divBdr>
            <w:top w:val="none" w:sz="0" w:space="0" w:color="auto"/>
            <w:left w:val="none" w:sz="0" w:space="0" w:color="auto"/>
            <w:bottom w:val="none" w:sz="0" w:space="0" w:color="auto"/>
            <w:right w:val="none" w:sz="0" w:space="0" w:color="auto"/>
          </w:divBdr>
        </w:div>
        <w:div w:id="1311982921">
          <w:marLeft w:val="640"/>
          <w:marRight w:val="0"/>
          <w:marTop w:val="0"/>
          <w:marBottom w:val="0"/>
          <w:divBdr>
            <w:top w:val="none" w:sz="0" w:space="0" w:color="auto"/>
            <w:left w:val="none" w:sz="0" w:space="0" w:color="auto"/>
            <w:bottom w:val="none" w:sz="0" w:space="0" w:color="auto"/>
            <w:right w:val="none" w:sz="0" w:space="0" w:color="auto"/>
          </w:divBdr>
        </w:div>
        <w:div w:id="1316028661">
          <w:marLeft w:val="640"/>
          <w:marRight w:val="0"/>
          <w:marTop w:val="0"/>
          <w:marBottom w:val="0"/>
          <w:divBdr>
            <w:top w:val="none" w:sz="0" w:space="0" w:color="auto"/>
            <w:left w:val="none" w:sz="0" w:space="0" w:color="auto"/>
            <w:bottom w:val="none" w:sz="0" w:space="0" w:color="auto"/>
            <w:right w:val="none" w:sz="0" w:space="0" w:color="auto"/>
          </w:divBdr>
        </w:div>
        <w:div w:id="1318874352">
          <w:marLeft w:val="640"/>
          <w:marRight w:val="0"/>
          <w:marTop w:val="0"/>
          <w:marBottom w:val="0"/>
          <w:divBdr>
            <w:top w:val="none" w:sz="0" w:space="0" w:color="auto"/>
            <w:left w:val="none" w:sz="0" w:space="0" w:color="auto"/>
            <w:bottom w:val="none" w:sz="0" w:space="0" w:color="auto"/>
            <w:right w:val="none" w:sz="0" w:space="0" w:color="auto"/>
          </w:divBdr>
        </w:div>
        <w:div w:id="1360357308">
          <w:marLeft w:val="640"/>
          <w:marRight w:val="0"/>
          <w:marTop w:val="0"/>
          <w:marBottom w:val="0"/>
          <w:divBdr>
            <w:top w:val="none" w:sz="0" w:space="0" w:color="auto"/>
            <w:left w:val="none" w:sz="0" w:space="0" w:color="auto"/>
            <w:bottom w:val="none" w:sz="0" w:space="0" w:color="auto"/>
            <w:right w:val="none" w:sz="0" w:space="0" w:color="auto"/>
          </w:divBdr>
        </w:div>
        <w:div w:id="1397783943">
          <w:marLeft w:val="640"/>
          <w:marRight w:val="0"/>
          <w:marTop w:val="0"/>
          <w:marBottom w:val="0"/>
          <w:divBdr>
            <w:top w:val="none" w:sz="0" w:space="0" w:color="auto"/>
            <w:left w:val="none" w:sz="0" w:space="0" w:color="auto"/>
            <w:bottom w:val="none" w:sz="0" w:space="0" w:color="auto"/>
            <w:right w:val="none" w:sz="0" w:space="0" w:color="auto"/>
          </w:divBdr>
        </w:div>
        <w:div w:id="1428696808">
          <w:marLeft w:val="640"/>
          <w:marRight w:val="0"/>
          <w:marTop w:val="0"/>
          <w:marBottom w:val="0"/>
          <w:divBdr>
            <w:top w:val="none" w:sz="0" w:space="0" w:color="auto"/>
            <w:left w:val="none" w:sz="0" w:space="0" w:color="auto"/>
            <w:bottom w:val="none" w:sz="0" w:space="0" w:color="auto"/>
            <w:right w:val="none" w:sz="0" w:space="0" w:color="auto"/>
          </w:divBdr>
        </w:div>
        <w:div w:id="1452700173">
          <w:marLeft w:val="640"/>
          <w:marRight w:val="0"/>
          <w:marTop w:val="0"/>
          <w:marBottom w:val="0"/>
          <w:divBdr>
            <w:top w:val="none" w:sz="0" w:space="0" w:color="auto"/>
            <w:left w:val="none" w:sz="0" w:space="0" w:color="auto"/>
            <w:bottom w:val="none" w:sz="0" w:space="0" w:color="auto"/>
            <w:right w:val="none" w:sz="0" w:space="0" w:color="auto"/>
          </w:divBdr>
        </w:div>
        <w:div w:id="1464273538">
          <w:marLeft w:val="640"/>
          <w:marRight w:val="0"/>
          <w:marTop w:val="0"/>
          <w:marBottom w:val="0"/>
          <w:divBdr>
            <w:top w:val="none" w:sz="0" w:space="0" w:color="auto"/>
            <w:left w:val="none" w:sz="0" w:space="0" w:color="auto"/>
            <w:bottom w:val="none" w:sz="0" w:space="0" w:color="auto"/>
            <w:right w:val="none" w:sz="0" w:space="0" w:color="auto"/>
          </w:divBdr>
        </w:div>
        <w:div w:id="1488009534">
          <w:marLeft w:val="640"/>
          <w:marRight w:val="0"/>
          <w:marTop w:val="0"/>
          <w:marBottom w:val="0"/>
          <w:divBdr>
            <w:top w:val="none" w:sz="0" w:space="0" w:color="auto"/>
            <w:left w:val="none" w:sz="0" w:space="0" w:color="auto"/>
            <w:bottom w:val="none" w:sz="0" w:space="0" w:color="auto"/>
            <w:right w:val="none" w:sz="0" w:space="0" w:color="auto"/>
          </w:divBdr>
        </w:div>
        <w:div w:id="1488783458">
          <w:marLeft w:val="640"/>
          <w:marRight w:val="0"/>
          <w:marTop w:val="0"/>
          <w:marBottom w:val="0"/>
          <w:divBdr>
            <w:top w:val="none" w:sz="0" w:space="0" w:color="auto"/>
            <w:left w:val="none" w:sz="0" w:space="0" w:color="auto"/>
            <w:bottom w:val="none" w:sz="0" w:space="0" w:color="auto"/>
            <w:right w:val="none" w:sz="0" w:space="0" w:color="auto"/>
          </w:divBdr>
        </w:div>
        <w:div w:id="1517109595">
          <w:marLeft w:val="640"/>
          <w:marRight w:val="0"/>
          <w:marTop w:val="0"/>
          <w:marBottom w:val="0"/>
          <w:divBdr>
            <w:top w:val="none" w:sz="0" w:space="0" w:color="auto"/>
            <w:left w:val="none" w:sz="0" w:space="0" w:color="auto"/>
            <w:bottom w:val="none" w:sz="0" w:space="0" w:color="auto"/>
            <w:right w:val="none" w:sz="0" w:space="0" w:color="auto"/>
          </w:divBdr>
        </w:div>
        <w:div w:id="1551499658">
          <w:marLeft w:val="640"/>
          <w:marRight w:val="0"/>
          <w:marTop w:val="0"/>
          <w:marBottom w:val="0"/>
          <w:divBdr>
            <w:top w:val="none" w:sz="0" w:space="0" w:color="auto"/>
            <w:left w:val="none" w:sz="0" w:space="0" w:color="auto"/>
            <w:bottom w:val="none" w:sz="0" w:space="0" w:color="auto"/>
            <w:right w:val="none" w:sz="0" w:space="0" w:color="auto"/>
          </w:divBdr>
        </w:div>
        <w:div w:id="1572155445">
          <w:marLeft w:val="640"/>
          <w:marRight w:val="0"/>
          <w:marTop w:val="0"/>
          <w:marBottom w:val="0"/>
          <w:divBdr>
            <w:top w:val="none" w:sz="0" w:space="0" w:color="auto"/>
            <w:left w:val="none" w:sz="0" w:space="0" w:color="auto"/>
            <w:bottom w:val="none" w:sz="0" w:space="0" w:color="auto"/>
            <w:right w:val="none" w:sz="0" w:space="0" w:color="auto"/>
          </w:divBdr>
        </w:div>
        <w:div w:id="1575626195">
          <w:marLeft w:val="640"/>
          <w:marRight w:val="0"/>
          <w:marTop w:val="0"/>
          <w:marBottom w:val="0"/>
          <w:divBdr>
            <w:top w:val="none" w:sz="0" w:space="0" w:color="auto"/>
            <w:left w:val="none" w:sz="0" w:space="0" w:color="auto"/>
            <w:bottom w:val="none" w:sz="0" w:space="0" w:color="auto"/>
            <w:right w:val="none" w:sz="0" w:space="0" w:color="auto"/>
          </w:divBdr>
        </w:div>
        <w:div w:id="1579051938">
          <w:marLeft w:val="640"/>
          <w:marRight w:val="0"/>
          <w:marTop w:val="0"/>
          <w:marBottom w:val="0"/>
          <w:divBdr>
            <w:top w:val="none" w:sz="0" w:space="0" w:color="auto"/>
            <w:left w:val="none" w:sz="0" w:space="0" w:color="auto"/>
            <w:bottom w:val="none" w:sz="0" w:space="0" w:color="auto"/>
            <w:right w:val="none" w:sz="0" w:space="0" w:color="auto"/>
          </w:divBdr>
        </w:div>
        <w:div w:id="1581257935">
          <w:marLeft w:val="640"/>
          <w:marRight w:val="0"/>
          <w:marTop w:val="0"/>
          <w:marBottom w:val="0"/>
          <w:divBdr>
            <w:top w:val="none" w:sz="0" w:space="0" w:color="auto"/>
            <w:left w:val="none" w:sz="0" w:space="0" w:color="auto"/>
            <w:bottom w:val="none" w:sz="0" w:space="0" w:color="auto"/>
            <w:right w:val="none" w:sz="0" w:space="0" w:color="auto"/>
          </w:divBdr>
        </w:div>
        <w:div w:id="1590432707">
          <w:marLeft w:val="640"/>
          <w:marRight w:val="0"/>
          <w:marTop w:val="0"/>
          <w:marBottom w:val="0"/>
          <w:divBdr>
            <w:top w:val="none" w:sz="0" w:space="0" w:color="auto"/>
            <w:left w:val="none" w:sz="0" w:space="0" w:color="auto"/>
            <w:bottom w:val="none" w:sz="0" w:space="0" w:color="auto"/>
            <w:right w:val="none" w:sz="0" w:space="0" w:color="auto"/>
          </w:divBdr>
        </w:div>
        <w:div w:id="1599169917">
          <w:marLeft w:val="640"/>
          <w:marRight w:val="0"/>
          <w:marTop w:val="0"/>
          <w:marBottom w:val="0"/>
          <w:divBdr>
            <w:top w:val="none" w:sz="0" w:space="0" w:color="auto"/>
            <w:left w:val="none" w:sz="0" w:space="0" w:color="auto"/>
            <w:bottom w:val="none" w:sz="0" w:space="0" w:color="auto"/>
            <w:right w:val="none" w:sz="0" w:space="0" w:color="auto"/>
          </w:divBdr>
        </w:div>
        <w:div w:id="1619029154">
          <w:marLeft w:val="640"/>
          <w:marRight w:val="0"/>
          <w:marTop w:val="0"/>
          <w:marBottom w:val="0"/>
          <w:divBdr>
            <w:top w:val="none" w:sz="0" w:space="0" w:color="auto"/>
            <w:left w:val="none" w:sz="0" w:space="0" w:color="auto"/>
            <w:bottom w:val="none" w:sz="0" w:space="0" w:color="auto"/>
            <w:right w:val="none" w:sz="0" w:space="0" w:color="auto"/>
          </w:divBdr>
        </w:div>
        <w:div w:id="1642419655">
          <w:marLeft w:val="640"/>
          <w:marRight w:val="0"/>
          <w:marTop w:val="0"/>
          <w:marBottom w:val="0"/>
          <w:divBdr>
            <w:top w:val="none" w:sz="0" w:space="0" w:color="auto"/>
            <w:left w:val="none" w:sz="0" w:space="0" w:color="auto"/>
            <w:bottom w:val="none" w:sz="0" w:space="0" w:color="auto"/>
            <w:right w:val="none" w:sz="0" w:space="0" w:color="auto"/>
          </w:divBdr>
        </w:div>
        <w:div w:id="1666977782">
          <w:marLeft w:val="640"/>
          <w:marRight w:val="0"/>
          <w:marTop w:val="0"/>
          <w:marBottom w:val="0"/>
          <w:divBdr>
            <w:top w:val="none" w:sz="0" w:space="0" w:color="auto"/>
            <w:left w:val="none" w:sz="0" w:space="0" w:color="auto"/>
            <w:bottom w:val="none" w:sz="0" w:space="0" w:color="auto"/>
            <w:right w:val="none" w:sz="0" w:space="0" w:color="auto"/>
          </w:divBdr>
        </w:div>
        <w:div w:id="1670790027">
          <w:marLeft w:val="640"/>
          <w:marRight w:val="0"/>
          <w:marTop w:val="0"/>
          <w:marBottom w:val="0"/>
          <w:divBdr>
            <w:top w:val="none" w:sz="0" w:space="0" w:color="auto"/>
            <w:left w:val="none" w:sz="0" w:space="0" w:color="auto"/>
            <w:bottom w:val="none" w:sz="0" w:space="0" w:color="auto"/>
            <w:right w:val="none" w:sz="0" w:space="0" w:color="auto"/>
          </w:divBdr>
        </w:div>
        <w:div w:id="1673138400">
          <w:marLeft w:val="640"/>
          <w:marRight w:val="0"/>
          <w:marTop w:val="0"/>
          <w:marBottom w:val="0"/>
          <w:divBdr>
            <w:top w:val="none" w:sz="0" w:space="0" w:color="auto"/>
            <w:left w:val="none" w:sz="0" w:space="0" w:color="auto"/>
            <w:bottom w:val="none" w:sz="0" w:space="0" w:color="auto"/>
            <w:right w:val="none" w:sz="0" w:space="0" w:color="auto"/>
          </w:divBdr>
        </w:div>
        <w:div w:id="1688484094">
          <w:marLeft w:val="640"/>
          <w:marRight w:val="0"/>
          <w:marTop w:val="0"/>
          <w:marBottom w:val="0"/>
          <w:divBdr>
            <w:top w:val="none" w:sz="0" w:space="0" w:color="auto"/>
            <w:left w:val="none" w:sz="0" w:space="0" w:color="auto"/>
            <w:bottom w:val="none" w:sz="0" w:space="0" w:color="auto"/>
            <w:right w:val="none" w:sz="0" w:space="0" w:color="auto"/>
          </w:divBdr>
        </w:div>
        <w:div w:id="1716003328">
          <w:marLeft w:val="640"/>
          <w:marRight w:val="0"/>
          <w:marTop w:val="0"/>
          <w:marBottom w:val="0"/>
          <w:divBdr>
            <w:top w:val="none" w:sz="0" w:space="0" w:color="auto"/>
            <w:left w:val="none" w:sz="0" w:space="0" w:color="auto"/>
            <w:bottom w:val="none" w:sz="0" w:space="0" w:color="auto"/>
            <w:right w:val="none" w:sz="0" w:space="0" w:color="auto"/>
          </w:divBdr>
        </w:div>
        <w:div w:id="1727996966">
          <w:marLeft w:val="640"/>
          <w:marRight w:val="0"/>
          <w:marTop w:val="0"/>
          <w:marBottom w:val="0"/>
          <w:divBdr>
            <w:top w:val="none" w:sz="0" w:space="0" w:color="auto"/>
            <w:left w:val="none" w:sz="0" w:space="0" w:color="auto"/>
            <w:bottom w:val="none" w:sz="0" w:space="0" w:color="auto"/>
            <w:right w:val="none" w:sz="0" w:space="0" w:color="auto"/>
          </w:divBdr>
        </w:div>
        <w:div w:id="1737700388">
          <w:marLeft w:val="640"/>
          <w:marRight w:val="0"/>
          <w:marTop w:val="0"/>
          <w:marBottom w:val="0"/>
          <w:divBdr>
            <w:top w:val="none" w:sz="0" w:space="0" w:color="auto"/>
            <w:left w:val="none" w:sz="0" w:space="0" w:color="auto"/>
            <w:bottom w:val="none" w:sz="0" w:space="0" w:color="auto"/>
            <w:right w:val="none" w:sz="0" w:space="0" w:color="auto"/>
          </w:divBdr>
        </w:div>
        <w:div w:id="1738088267">
          <w:marLeft w:val="640"/>
          <w:marRight w:val="0"/>
          <w:marTop w:val="0"/>
          <w:marBottom w:val="0"/>
          <w:divBdr>
            <w:top w:val="none" w:sz="0" w:space="0" w:color="auto"/>
            <w:left w:val="none" w:sz="0" w:space="0" w:color="auto"/>
            <w:bottom w:val="none" w:sz="0" w:space="0" w:color="auto"/>
            <w:right w:val="none" w:sz="0" w:space="0" w:color="auto"/>
          </w:divBdr>
        </w:div>
        <w:div w:id="1795052492">
          <w:marLeft w:val="640"/>
          <w:marRight w:val="0"/>
          <w:marTop w:val="0"/>
          <w:marBottom w:val="0"/>
          <w:divBdr>
            <w:top w:val="none" w:sz="0" w:space="0" w:color="auto"/>
            <w:left w:val="none" w:sz="0" w:space="0" w:color="auto"/>
            <w:bottom w:val="none" w:sz="0" w:space="0" w:color="auto"/>
            <w:right w:val="none" w:sz="0" w:space="0" w:color="auto"/>
          </w:divBdr>
        </w:div>
        <w:div w:id="1798138836">
          <w:marLeft w:val="640"/>
          <w:marRight w:val="0"/>
          <w:marTop w:val="0"/>
          <w:marBottom w:val="0"/>
          <w:divBdr>
            <w:top w:val="none" w:sz="0" w:space="0" w:color="auto"/>
            <w:left w:val="none" w:sz="0" w:space="0" w:color="auto"/>
            <w:bottom w:val="none" w:sz="0" w:space="0" w:color="auto"/>
            <w:right w:val="none" w:sz="0" w:space="0" w:color="auto"/>
          </w:divBdr>
        </w:div>
        <w:div w:id="1808354411">
          <w:marLeft w:val="640"/>
          <w:marRight w:val="0"/>
          <w:marTop w:val="0"/>
          <w:marBottom w:val="0"/>
          <w:divBdr>
            <w:top w:val="none" w:sz="0" w:space="0" w:color="auto"/>
            <w:left w:val="none" w:sz="0" w:space="0" w:color="auto"/>
            <w:bottom w:val="none" w:sz="0" w:space="0" w:color="auto"/>
            <w:right w:val="none" w:sz="0" w:space="0" w:color="auto"/>
          </w:divBdr>
        </w:div>
        <w:div w:id="1819564633">
          <w:marLeft w:val="640"/>
          <w:marRight w:val="0"/>
          <w:marTop w:val="0"/>
          <w:marBottom w:val="0"/>
          <w:divBdr>
            <w:top w:val="none" w:sz="0" w:space="0" w:color="auto"/>
            <w:left w:val="none" w:sz="0" w:space="0" w:color="auto"/>
            <w:bottom w:val="none" w:sz="0" w:space="0" w:color="auto"/>
            <w:right w:val="none" w:sz="0" w:space="0" w:color="auto"/>
          </w:divBdr>
        </w:div>
        <w:div w:id="1835534995">
          <w:marLeft w:val="640"/>
          <w:marRight w:val="0"/>
          <w:marTop w:val="0"/>
          <w:marBottom w:val="0"/>
          <w:divBdr>
            <w:top w:val="none" w:sz="0" w:space="0" w:color="auto"/>
            <w:left w:val="none" w:sz="0" w:space="0" w:color="auto"/>
            <w:bottom w:val="none" w:sz="0" w:space="0" w:color="auto"/>
            <w:right w:val="none" w:sz="0" w:space="0" w:color="auto"/>
          </w:divBdr>
        </w:div>
        <w:div w:id="1851944063">
          <w:marLeft w:val="640"/>
          <w:marRight w:val="0"/>
          <w:marTop w:val="0"/>
          <w:marBottom w:val="0"/>
          <w:divBdr>
            <w:top w:val="none" w:sz="0" w:space="0" w:color="auto"/>
            <w:left w:val="none" w:sz="0" w:space="0" w:color="auto"/>
            <w:bottom w:val="none" w:sz="0" w:space="0" w:color="auto"/>
            <w:right w:val="none" w:sz="0" w:space="0" w:color="auto"/>
          </w:divBdr>
        </w:div>
        <w:div w:id="1877237103">
          <w:marLeft w:val="640"/>
          <w:marRight w:val="0"/>
          <w:marTop w:val="0"/>
          <w:marBottom w:val="0"/>
          <w:divBdr>
            <w:top w:val="none" w:sz="0" w:space="0" w:color="auto"/>
            <w:left w:val="none" w:sz="0" w:space="0" w:color="auto"/>
            <w:bottom w:val="none" w:sz="0" w:space="0" w:color="auto"/>
            <w:right w:val="none" w:sz="0" w:space="0" w:color="auto"/>
          </w:divBdr>
        </w:div>
        <w:div w:id="1889998146">
          <w:marLeft w:val="640"/>
          <w:marRight w:val="0"/>
          <w:marTop w:val="0"/>
          <w:marBottom w:val="0"/>
          <w:divBdr>
            <w:top w:val="none" w:sz="0" w:space="0" w:color="auto"/>
            <w:left w:val="none" w:sz="0" w:space="0" w:color="auto"/>
            <w:bottom w:val="none" w:sz="0" w:space="0" w:color="auto"/>
            <w:right w:val="none" w:sz="0" w:space="0" w:color="auto"/>
          </w:divBdr>
        </w:div>
        <w:div w:id="1890534467">
          <w:marLeft w:val="640"/>
          <w:marRight w:val="0"/>
          <w:marTop w:val="0"/>
          <w:marBottom w:val="0"/>
          <w:divBdr>
            <w:top w:val="none" w:sz="0" w:space="0" w:color="auto"/>
            <w:left w:val="none" w:sz="0" w:space="0" w:color="auto"/>
            <w:bottom w:val="none" w:sz="0" w:space="0" w:color="auto"/>
            <w:right w:val="none" w:sz="0" w:space="0" w:color="auto"/>
          </w:divBdr>
        </w:div>
        <w:div w:id="1891112418">
          <w:marLeft w:val="640"/>
          <w:marRight w:val="0"/>
          <w:marTop w:val="0"/>
          <w:marBottom w:val="0"/>
          <w:divBdr>
            <w:top w:val="none" w:sz="0" w:space="0" w:color="auto"/>
            <w:left w:val="none" w:sz="0" w:space="0" w:color="auto"/>
            <w:bottom w:val="none" w:sz="0" w:space="0" w:color="auto"/>
            <w:right w:val="none" w:sz="0" w:space="0" w:color="auto"/>
          </w:divBdr>
        </w:div>
        <w:div w:id="1947346305">
          <w:marLeft w:val="640"/>
          <w:marRight w:val="0"/>
          <w:marTop w:val="0"/>
          <w:marBottom w:val="0"/>
          <w:divBdr>
            <w:top w:val="none" w:sz="0" w:space="0" w:color="auto"/>
            <w:left w:val="none" w:sz="0" w:space="0" w:color="auto"/>
            <w:bottom w:val="none" w:sz="0" w:space="0" w:color="auto"/>
            <w:right w:val="none" w:sz="0" w:space="0" w:color="auto"/>
          </w:divBdr>
        </w:div>
        <w:div w:id="1962573607">
          <w:marLeft w:val="640"/>
          <w:marRight w:val="0"/>
          <w:marTop w:val="0"/>
          <w:marBottom w:val="0"/>
          <w:divBdr>
            <w:top w:val="none" w:sz="0" w:space="0" w:color="auto"/>
            <w:left w:val="none" w:sz="0" w:space="0" w:color="auto"/>
            <w:bottom w:val="none" w:sz="0" w:space="0" w:color="auto"/>
            <w:right w:val="none" w:sz="0" w:space="0" w:color="auto"/>
          </w:divBdr>
        </w:div>
        <w:div w:id="1971328015">
          <w:marLeft w:val="640"/>
          <w:marRight w:val="0"/>
          <w:marTop w:val="0"/>
          <w:marBottom w:val="0"/>
          <w:divBdr>
            <w:top w:val="none" w:sz="0" w:space="0" w:color="auto"/>
            <w:left w:val="none" w:sz="0" w:space="0" w:color="auto"/>
            <w:bottom w:val="none" w:sz="0" w:space="0" w:color="auto"/>
            <w:right w:val="none" w:sz="0" w:space="0" w:color="auto"/>
          </w:divBdr>
        </w:div>
        <w:div w:id="1991052924">
          <w:marLeft w:val="640"/>
          <w:marRight w:val="0"/>
          <w:marTop w:val="0"/>
          <w:marBottom w:val="0"/>
          <w:divBdr>
            <w:top w:val="none" w:sz="0" w:space="0" w:color="auto"/>
            <w:left w:val="none" w:sz="0" w:space="0" w:color="auto"/>
            <w:bottom w:val="none" w:sz="0" w:space="0" w:color="auto"/>
            <w:right w:val="none" w:sz="0" w:space="0" w:color="auto"/>
          </w:divBdr>
        </w:div>
        <w:div w:id="2053068631">
          <w:marLeft w:val="640"/>
          <w:marRight w:val="0"/>
          <w:marTop w:val="0"/>
          <w:marBottom w:val="0"/>
          <w:divBdr>
            <w:top w:val="none" w:sz="0" w:space="0" w:color="auto"/>
            <w:left w:val="none" w:sz="0" w:space="0" w:color="auto"/>
            <w:bottom w:val="none" w:sz="0" w:space="0" w:color="auto"/>
            <w:right w:val="none" w:sz="0" w:space="0" w:color="auto"/>
          </w:divBdr>
        </w:div>
        <w:div w:id="2137751151">
          <w:marLeft w:val="640"/>
          <w:marRight w:val="0"/>
          <w:marTop w:val="0"/>
          <w:marBottom w:val="0"/>
          <w:divBdr>
            <w:top w:val="none" w:sz="0" w:space="0" w:color="auto"/>
            <w:left w:val="none" w:sz="0" w:space="0" w:color="auto"/>
            <w:bottom w:val="none" w:sz="0" w:space="0" w:color="auto"/>
            <w:right w:val="none" w:sz="0" w:space="0" w:color="auto"/>
          </w:divBdr>
        </w:div>
      </w:divsChild>
    </w:div>
    <w:div w:id="719524935">
      <w:bodyDiv w:val="1"/>
      <w:marLeft w:val="0"/>
      <w:marRight w:val="0"/>
      <w:marTop w:val="0"/>
      <w:marBottom w:val="0"/>
      <w:divBdr>
        <w:top w:val="none" w:sz="0" w:space="0" w:color="auto"/>
        <w:left w:val="none" w:sz="0" w:space="0" w:color="auto"/>
        <w:bottom w:val="none" w:sz="0" w:space="0" w:color="auto"/>
        <w:right w:val="none" w:sz="0" w:space="0" w:color="auto"/>
      </w:divBdr>
      <w:divsChild>
        <w:div w:id="20980879">
          <w:marLeft w:val="640"/>
          <w:marRight w:val="0"/>
          <w:marTop w:val="0"/>
          <w:marBottom w:val="0"/>
          <w:divBdr>
            <w:top w:val="none" w:sz="0" w:space="0" w:color="auto"/>
            <w:left w:val="none" w:sz="0" w:space="0" w:color="auto"/>
            <w:bottom w:val="none" w:sz="0" w:space="0" w:color="auto"/>
            <w:right w:val="none" w:sz="0" w:space="0" w:color="auto"/>
          </w:divBdr>
        </w:div>
        <w:div w:id="56707419">
          <w:marLeft w:val="640"/>
          <w:marRight w:val="0"/>
          <w:marTop w:val="0"/>
          <w:marBottom w:val="0"/>
          <w:divBdr>
            <w:top w:val="none" w:sz="0" w:space="0" w:color="auto"/>
            <w:left w:val="none" w:sz="0" w:space="0" w:color="auto"/>
            <w:bottom w:val="none" w:sz="0" w:space="0" w:color="auto"/>
            <w:right w:val="none" w:sz="0" w:space="0" w:color="auto"/>
          </w:divBdr>
        </w:div>
        <w:div w:id="78210590">
          <w:marLeft w:val="640"/>
          <w:marRight w:val="0"/>
          <w:marTop w:val="0"/>
          <w:marBottom w:val="0"/>
          <w:divBdr>
            <w:top w:val="none" w:sz="0" w:space="0" w:color="auto"/>
            <w:left w:val="none" w:sz="0" w:space="0" w:color="auto"/>
            <w:bottom w:val="none" w:sz="0" w:space="0" w:color="auto"/>
            <w:right w:val="none" w:sz="0" w:space="0" w:color="auto"/>
          </w:divBdr>
        </w:div>
        <w:div w:id="79569762">
          <w:marLeft w:val="640"/>
          <w:marRight w:val="0"/>
          <w:marTop w:val="0"/>
          <w:marBottom w:val="0"/>
          <w:divBdr>
            <w:top w:val="none" w:sz="0" w:space="0" w:color="auto"/>
            <w:left w:val="none" w:sz="0" w:space="0" w:color="auto"/>
            <w:bottom w:val="none" w:sz="0" w:space="0" w:color="auto"/>
            <w:right w:val="none" w:sz="0" w:space="0" w:color="auto"/>
          </w:divBdr>
        </w:div>
        <w:div w:id="109707505">
          <w:marLeft w:val="640"/>
          <w:marRight w:val="0"/>
          <w:marTop w:val="0"/>
          <w:marBottom w:val="0"/>
          <w:divBdr>
            <w:top w:val="none" w:sz="0" w:space="0" w:color="auto"/>
            <w:left w:val="none" w:sz="0" w:space="0" w:color="auto"/>
            <w:bottom w:val="none" w:sz="0" w:space="0" w:color="auto"/>
            <w:right w:val="none" w:sz="0" w:space="0" w:color="auto"/>
          </w:divBdr>
        </w:div>
        <w:div w:id="114909064">
          <w:marLeft w:val="640"/>
          <w:marRight w:val="0"/>
          <w:marTop w:val="0"/>
          <w:marBottom w:val="0"/>
          <w:divBdr>
            <w:top w:val="none" w:sz="0" w:space="0" w:color="auto"/>
            <w:left w:val="none" w:sz="0" w:space="0" w:color="auto"/>
            <w:bottom w:val="none" w:sz="0" w:space="0" w:color="auto"/>
            <w:right w:val="none" w:sz="0" w:space="0" w:color="auto"/>
          </w:divBdr>
        </w:div>
        <w:div w:id="121463111">
          <w:marLeft w:val="640"/>
          <w:marRight w:val="0"/>
          <w:marTop w:val="0"/>
          <w:marBottom w:val="0"/>
          <w:divBdr>
            <w:top w:val="none" w:sz="0" w:space="0" w:color="auto"/>
            <w:left w:val="none" w:sz="0" w:space="0" w:color="auto"/>
            <w:bottom w:val="none" w:sz="0" w:space="0" w:color="auto"/>
            <w:right w:val="none" w:sz="0" w:space="0" w:color="auto"/>
          </w:divBdr>
        </w:div>
        <w:div w:id="140973442">
          <w:marLeft w:val="640"/>
          <w:marRight w:val="0"/>
          <w:marTop w:val="0"/>
          <w:marBottom w:val="0"/>
          <w:divBdr>
            <w:top w:val="none" w:sz="0" w:space="0" w:color="auto"/>
            <w:left w:val="none" w:sz="0" w:space="0" w:color="auto"/>
            <w:bottom w:val="none" w:sz="0" w:space="0" w:color="auto"/>
            <w:right w:val="none" w:sz="0" w:space="0" w:color="auto"/>
          </w:divBdr>
        </w:div>
        <w:div w:id="172841633">
          <w:marLeft w:val="640"/>
          <w:marRight w:val="0"/>
          <w:marTop w:val="0"/>
          <w:marBottom w:val="0"/>
          <w:divBdr>
            <w:top w:val="none" w:sz="0" w:space="0" w:color="auto"/>
            <w:left w:val="none" w:sz="0" w:space="0" w:color="auto"/>
            <w:bottom w:val="none" w:sz="0" w:space="0" w:color="auto"/>
            <w:right w:val="none" w:sz="0" w:space="0" w:color="auto"/>
          </w:divBdr>
        </w:div>
        <w:div w:id="178009542">
          <w:marLeft w:val="640"/>
          <w:marRight w:val="0"/>
          <w:marTop w:val="0"/>
          <w:marBottom w:val="0"/>
          <w:divBdr>
            <w:top w:val="none" w:sz="0" w:space="0" w:color="auto"/>
            <w:left w:val="none" w:sz="0" w:space="0" w:color="auto"/>
            <w:bottom w:val="none" w:sz="0" w:space="0" w:color="auto"/>
            <w:right w:val="none" w:sz="0" w:space="0" w:color="auto"/>
          </w:divBdr>
        </w:div>
        <w:div w:id="193277948">
          <w:marLeft w:val="640"/>
          <w:marRight w:val="0"/>
          <w:marTop w:val="0"/>
          <w:marBottom w:val="0"/>
          <w:divBdr>
            <w:top w:val="none" w:sz="0" w:space="0" w:color="auto"/>
            <w:left w:val="none" w:sz="0" w:space="0" w:color="auto"/>
            <w:bottom w:val="none" w:sz="0" w:space="0" w:color="auto"/>
            <w:right w:val="none" w:sz="0" w:space="0" w:color="auto"/>
          </w:divBdr>
        </w:div>
        <w:div w:id="231888806">
          <w:marLeft w:val="640"/>
          <w:marRight w:val="0"/>
          <w:marTop w:val="0"/>
          <w:marBottom w:val="0"/>
          <w:divBdr>
            <w:top w:val="none" w:sz="0" w:space="0" w:color="auto"/>
            <w:left w:val="none" w:sz="0" w:space="0" w:color="auto"/>
            <w:bottom w:val="none" w:sz="0" w:space="0" w:color="auto"/>
            <w:right w:val="none" w:sz="0" w:space="0" w:color="auto"/>
          </w:divBdr>
        </w:div>
        <w:div w:id="236407024">
          <w:marLeft w:val="640"/>
          <w:marRight w:val="0"/>
          <w:marTop w:val="0"/>
          <w:marBottom w:val="0"/>
          <w:divBdr>
            <w:top w:val="none" w:sz="0" w:space="0" w:color="auto"/>
            <w:left w:val="none" w:sz="0" w:space="0" w:color="auto"/>
            <w:bottom w:val="none" w:sz="0" w:space="0" w:color="auto"/>
            <w:right w:val="none" w:sz="0" w:space="0" w:color="auto"/>
          </w:divBdr>
        </w:div>
        <w:div w:id="298582543">
          <w:marLeft w:val="640"/>
          <w:marRight w:val="0"/>
          <w:marTop w:val="0"/>
          <w:marBottom w:val="0"/>
          <w:divBdr>
            <w:top w:val="none" w:sz="0" w:space="0" w:color="auto"/>
            <w:left w:val="none" w:sz="0" w:space="0" w:color="auto"/>
            <w:bottom w:val="none" w:sz="0" w:space="0" w:color="auto"/>
            <w:right w:val="none" w:sz="0" w:space="0" w:color="auto"/>
          </w:divBdr>
        </w:div>
        <w:div w:id="316763471">
          <w:marLeft w:val="640"/>
          <w:marRight w:val="0"/>
          <w:marTop w:val="0"/>
          <w:marBottom w:val="0"/>
          <w:divBdr>
            <w:top w:val="none" w:sz="0" w:space="0" w:color="auto"/>
            <w:left w:val="none" w:sz="0" w:space="0" w:color="auto"/>
            <w:bottom w:val="none" w:sz="0" w:space="0" w:color="auto"/>
            <w:right w:val="none" w:sz="0" w:space="0" w:color="auto"/>
          </w:divBdr>
        </w:div>
        <w:div w:id="332101027">
          <w:marLeft w:val="640"/>
          <w:marRight w:val="0"/>
          <w:marTop w:val="0"/>
          <w:marBottom w:val="0"/>
          <w:divBdr>
            <w:top w:val="none" w:sz="0" w:space="0" w:color="auto"/>
            <w:left w:val="none" w:sz="0" w:space="0" w:color="auto"/>
            <w:bottom w:val="none" w:sz="0" w:space="0" w:color="auto"/>
            <w:right w:val="none" w:sz="0" w:space="0" w:color="auto"/>
          </w:divBdr>
        </w:div>
        <w:div w:id="354233685">
          <w:marLeft w:val="640"/>
          <w:marRight w:val="0"/>
          <w:marTop w:val="0"/>
          <w:marBottom w:val="0"/>
          <w:divBdr>
            <w:top w:val="none" w:sz="0" w:space="0" w:color="auto"/>
            <w:left w:val="none" w:sz="0" w:space="0" w:color="auto"/>
            <w:bottom w:val="none" w:sz="0" w:space="0" w:color="auto"/>
            <w:right w:val="none" w:sz="0" w:space="0" w:color="auto"/>
          </w:divBdr>
        </w:div>
        <w:div w:id="354426969">
          <w:marLeft w:val="640"/>
          <w:marRight w:val="0"/>
          <w:marTop w:val="0"/>
          <w:marBottom w:val="0"/>
          <w:divBdr>
            <w:top w:val="none" w:sz="0" w:space="0" w:color="auto"/>
            <w:left w:val="none" w:sz="0" w:space="0" w:color="auto"/>
            <w:bottom w:val="none" w:sz="0" w:space="0" w:color="auto"/>
            <w:right w:val="none" w:sz="0" w:space="0" w:color="auto"/>
          </w:divBdr>
        </w:div>
        <w:div w:id="370107795">
          <w:marLeft w:val="640"/>
          <w:marRight w:val="0"/>
          <w:marTop w:val="0"/>
          <w:marBottom w:val="0"/>
          <w:divBdr>
            <w:top w:val="none" w:sz="0" w:space="0" w:color="auto"/>
            <w:left w:val="none" w:sz="0" w:space="0" w:color="auto"/>
            <w:bottom w:val="none" w:sz="0" w:space="0" w:color="auto"/>
            <w:right w:val="none" w:sz="0" w:space="0" w:color="auto"/>
          </w:divBdr>
        </w:div>
        <w:div w:id="372777632">
          <w:marLeft w:val="640"/>
          <w:marRight w:val="0"/>
          <w:marTop w:val="0"/>
          <w:marBottom w:val="0"/>
          <w:divBdr>
            <w:top w:val="none" w:sz="0" w:space="0" w:color="auto"/>
            <w:left w:val="none" w:sz="0" w:space="0" w:color="auto"/>
            <w:bottom w:val="none" w:sz="0" w:space="0" w:color="auto"/>
            <w:right w:val="none" w:sz="0" w:space="0" w:color="auto"/>
          </w:divBdr>
        </w:div>
        <w:div w:id="417479039">
          <w:marLeft w:val="640"/>
          <w:marRight w:val="0"/>
          <w:marTop w:val="0"/>
          <w:marBottom w:val="0"/>
          <w:divBdr>
            <w:top w:val="none" w:sz="0" w:space="0" w:color="auto"/>
            <w:left w:val="none" w:sz="0" w:space="0" w:color="auto"/>
            <w:bottom w:val="none" w:sz="0" w:space="0" w:color="auto"/>
            <w:right w:val="none" w:sz="0" w:space="0" w:color="auto"/>
          </w:divBdr>
        </w:div>
        <w:div w:id="421343720">
          <w:marLeft w:val="640"/>
          <w:marRight w:val="0"/>
          <w:marTop w:val="0"/>
          <w:marBottom w:val="0"/>
          <w:divBdr>
            <w:top w:val="none" w:sz="0" w:space="0" w:color="auto"/>
            <w:left w:val="none" w:sz="0" w:space="0" w:color="auto"/>
            <w:bottom w:val="none" w:sz="0" w:space="0" w:color="auto"/>
            <w:right w:val="none" w:sz="0" w:space="0" w:color="auto"/>
          </w:divBdr>
        </w:div>
        <w:div w:id="451827011">
          <w:marLeft w:val="640"/>
          <w:marRight w:val="0"/>
          <w:marTop w:val="0"/>
          <w:marBottom w:val="0"/>
          <w:divBdr>
            <w:top w:val="none" w:sz="0" w:space="0" w:color="auto"/>
            <w:left w:val="none" w:sz="0" w:space="0" w:color="auto"/>
            <w:bottom w:val="none" w:sz="0" w:space="0" w:color="auto"/>
            <w:right w:val="none" w:sz="0" w:space="0" w:color="auto"/>
          </w:divBdr>
        </w:div>
        <w:div w:id="506822347">
          <w:marLeft w:val="640"/>
          <w:marRight w:val="0"/>
          <w:marTop w:val="0"/>
          <w:marBottom w:val="0"/>
          <w:divBdr>
            <w:top w:val="none" w:sz="0" w:space="0" w:color="auto"/>
            <w:left w:val="none" w:sz="0" w:space="0" w:color="auto"/>
            <w:bottom w:val="none" w:sz="0" w:space="0" w:color="auto"/>
            <w:right w:val="none" w:sz="0" w:space="0" w:color="auto"/>
          </w:divBdr>
        </w:div>
        <w:div w:id="557209925">
          <w:marLeft w:val="640"/>
          <w:marRight w:val="0"/>
          <w:marTop w:val="0"/>
          <w:marBottom w:val="0"/>
          <w:divBdr>
            <w:top w:val="none" w:sz="0" w:space="0" w:color="auto"/>
            <w:left w:val="none" w:sz="0" w:space="0" w:color="auto"/>
            <w:bottom w:val="none" w:sz="0" w:space="0" w:color="auto"/>
            <w:right w:val="none" w:sz="0" w:space="0" w:color="auto"/>
          </w:divBdr>
        </w:div>
        <w:div w:id="609506745">
          <w:marLeft w:val="640"/>
          <w:marRight w:val="0"/>
          <w:marTop w:val="0"/>
          <w:marBottom w:val="0"/>
          <w:divBdr>
            <w:top w:val="none" w:sz="0" w:space="0" w:color="auto"/>
            <w:left w:val="none" w:sz="0" w:space="0" w:color="auto"/>
            <w:bottom w:val="none" w:sz="0" w:space="0" w:color="auto"/>
            <w:right w:val="none" w:sz="0" w:space="0" w:color="auto"/>
          </w:divBdr>
        </w:div>
        <w:div w:id="637151040">
          <w:marLeft w:val="640"/>
          <w:marRight w:val="0"/>
          <w:marTop w:val="0"/>
          <w:marBottom w:val="0"/>
          <w:divBdr>
            <w:top w:val="none" w:sz="0" w:space="0" w:color="auto"/>
            <w:left w:val="none" w:sz="0" w:space="0" w:color="auto"/>
            <w:bottom w:val="none" w:sz="0" w:space="0" w:color="auto"/>
            <w:right w:val="none" w:sz="0" w:space="0" w:color="auto"/>
          </w:divBdr>
        </w:div>
        <w:div w:id="649747695">
          <w:marLeft w:val="640"/>
          <w:marRight w:val="0"/>
          <w:marTop w:val="0"/>
          <w:marBottom w:val="0"/>
          <w:divBdr>
            <w:top w:val="none" w:sz="0" w:space="0" w:color="auto"/>
            <w:left w:val="none" w:sz="0" w:space="0" w:color="auto"/>
            <w:bottom w:val="none" w:sz="0" w:space="0" w:color="auto"/>
            <w:right w:val="none" w:sz="0" w:space="0" w:color="auto"/>
          </w:divBdr>
        </w:div>
        <w:div w:id="685526124">
          <w:marLeft w:val="640"/>
          <w:marRight w:val="0"/>
          <w:marTop w:val="0"/>
          <w:marBottom w:val="0"/>
          <w:divBdr>
            <w:top w:val="none" w:sz="0" w:space="0" w:color="auto"/>
            <w:left w:val="none" w:sz="0" w:space="0" w:color="auto"/>
            <w:bottom w:val="none" w:sz="0" w:space="0" w:color="auto"/>
            <w:right w:val="none" w:sz="0" w:space="0" w:color="auto"/>
          </w:divBdr>
        </w:div>
        <w:div w:id="702512566">
          <w:marLeft w:val="640"/>
          <w:marRight w:val="0"/>
          <w:marTop w:val="0"/>
          <w:marBottom w:val="0"/>
          <w:divBdr>
            <w:top w:val="none" w:sz="0" w:space="0" w:color="auto"/>
            <w:left w:val="none" w:sz="0" w:space="0" w:color="auto"/>
            <w:bottom w:val="none" w:sz="0" w:space="0" w:color="auto"/>
            <w:right w:val="none" w:sz="0" w:space="0" w:color="auto"/>
          </w:divBdr>
        </w:div>
        <w:div w:id="716928017">
          <w:marLeft w:val="640"/>
          <w:marRight w:val="0"/>
          <w:marTop w:val="0"/>
          <w:marBottom w:val="0"/>
          <w:divBdr>
            <w:top w:val="none" w:sz="0" w:space="0" w:color="auto"/>
            <w:left w:val="none" w:sz="0" w:space="0" w:color="auto"/>
            <w:bottom w:val="none" w:sz="0" w:space="0" w:color="auto"/>
            <w:right w:val="none" w:sz="0" w:space="0" w:color="auto"/>
          </w:divBdr>
        </w:div>
        <w:div w:id="723025435">
          <w:marLeft w:val="640"/>
          <w:marRight w:val="0"/>
          <w:marTop w:val="0"/>
          <w:marBottom w:val="0"/>
          <w:divBdr>
            <w:top w:val="none" w:sz="0" w:space="0" w:color="auto"/>
            <w:left w:val="none" w:sz="0" w:space="0" w:color="auto"/>
            <w:bottom w:val="none" w:sz="0" w:space="0" w:color="auto"/>
            <w:right w:val="none" w:sz="0" w:space="0" w:color="auto"/>
          </w:divBdr>
        </w:div>
        <w:div w:id="723524372">
          <w:marLeft w:val="640"/>
          <w:marRight w:val="0"/>
          <w:marTop w:val="0"/>
          <w:marBottom w:val="0"/>
          <w:divBdr>
            <w:top w:val="none" w:sz="0" w:space="0" w:color="auto"/>
            <w:left w:val="none" w:sz="0" w:space="0" w:color="auto"/>
            <w:bottom w:val="none" w:sz="0" w:space="0" w:color="auto"/>
            <w:right w:val="none" w:sz="0" w:space="0" w:color="auto"/>
          </w:divBdr>
        </w:div>
        <w:div w:id="772284965">
          <w:marLeft w:val="640"/>
          <w:marRight w:val="0"/>
          <w:marTop w:val="0"/>
          <w:marBottom w:val="0"/>
          <w:divBdr>
            <w:top w:val="none" w:sz="0" w:space="0" w:color="auto"/>
            <w:left w:val="none" w:sz="0" w:space="0" w:color="auto"/>
            <w:bottom w:val="none" w:sz="0" w:space="0" w:color="auto"/>
            <w:right w:val="none" w:sz="0" w:space="0" w:color="auto"/>
          </w:divBdr>
        </w:div>
        <w:div w:id="776293261">
          <w:marLeft w:val="640"/>
          <w:marRight w:val="0"/>
          <w:marTop w:val="0"/>
          <w:marBottom w:val="0"/>
          <w:divBdr>
            <w:top w:val="none" w:sz="0" w:space="0" w:color="auto"/>
            <w:left w:val="none" w:sz="0" w:space="0" w:color="auto"/>
            <w:bottom w:val="none" w:sz="0" w:space="0" w:color="auto"/>
            <w:right w:val="none" w:sz="0" w:space="0" w:color="auto"/>
          </w:divBdr>
        </w:div>
        <w:div w:id="802651295">
          <w:marLeft w:val="640"/>
          <w:marRight w:val="0"/>
          <w:marTop w:val="0"/>
          <w:marBottom w:val="0"/>
          <w:divBdr>
            <w:top w:val="none" w:sz="0" w:space="0" w:color="auto"/>
            <w:left w:val="none" w:sz="0" w:space="0" w:color="auto"/>
            <w:bottom w:val="none" w:sz="0" w:space="0" w:color="auto"/>
            <w:right w:val="none" w:sz="0" w:space="0" w:color="auto"/>
          </w:divBdr>
        </w:div>
        <w:div w:id="853038548">
          <w:marLeft w:val="640"/>
          <w:marRight w:val="0"/>
          <w:marTop w:val="0"/>
          <w:marBottom w:val="0"/>
          <w:divBdr>
            <w:top w:val="none" w:sz="0" w:space="0" w:color="auto"/>
            <w:left w:val="none" w:sz="0" w:space="0" w:color="auto"/>
            <w:bottom w:val="none" w:sz="0" w:space="0" w:color="auto"/>
            <w:right w:val="none" w:sz="0" w:space="0" w:color="auto"/>
          </w:divBdr>
        </w:div>
        <w:div w:id="854882636">
          <w:marLeft w:val="640"/>
          <w:marRight w:val="0"/>
          <w:marTop w:val="0"/>
          <w:marBottom w:val="0"/>
          <w:divBdr>
            <w:top w:val="none" w:sz="0" w:space="0" w:color="auto"/>
            <w:left w:val="none" w:sz="0" w:space="0" w:color="auto"/>
            <w:bottom w:val="none" w:sz="0" w:space="0" w:color="auto"/>
            <w:right w:val="none" w:sz="0" w:space="0" w:color="auto"/>
          </w:divBdr>
        </w:div>
        <w:div w:id="873927566">
          <w:marLeft w:val="640"/>
          <w:marRight w:val="0"/>
          <w:marTop w:val="0"/>
          <w:marBottom w:val="0"/>
          <w:divBdr>
            <w:top w:val="none" w:sz="0" w:space="0" w:color="auto"/>
            <w:left w:val="none" w:sz="0" w:space="0" w:color="auto"/>
            <w:bottom w:val="none" w:sz="0" w:space="0" w:color="auto"/>
            <w:right w:val="none" w:sz="0" w:space="0" w:color="auto"/>
          </w:divBdr>
        </w:div>
        <w:div w:id="891306206">
          <w:marLeft w:val="640"/>
          <w:marRight w:val="0"/>
          <w:marTop w:val="0"/>
          <w:marBottom w:val="0"/>
          <w:divBdr>
            <w:top w:val="none" w:sz="0" w:space="0" w:color="auto"/>
            <w:left w:val="none" w:sz="0" w:space="0" w:color="auto"/>
            <w:bottom w:val="none" w:sz="0" w:space="0" w:color="auto"/>
            <w:right w:val="none" w:sz="0" w:space="0" w:color="auto"/>
          </w:divBdr>
        </w:div>
        <w:div w:id="903759570">
          <w:marLeft w:val="640"/>
          <w:marRight w:val="0"/>
          <w:marTop w:val="0"/>
          <w:marBottom w:val="0"/>
          <w:divBdr>
            <w:top w:val="none" w:sz="0" w:space="0" w:color="auto"/>
            <w:left w:val="none" w:sz="0" w:space="0" w:color="auto"/>
            <w:bottom w:val="none" w:sz="0" w:space="0" w:color="auto"/>
            <w:right w:val="none" w:sz="0" w:space="0" w:color="auto"/>
          </w:divBdr>
        </w:div>
        <w:div w:id="914819630">
          <w:marLeft w:val="640"/>
          <w:marRight w:val="0"/>
          <w:marTop w:val="0"/>
          <w:marBottom w:val="0"/>
          <w:divBdr>
            <w:top w:val="none" w:sz="0" w:space="0" w:color="auto"/>
            <w:left w:val="none" w:sz="0" w:space="0" w:color="auto"/>
            <w:bottom w:val="none" w:sz="0" w:space="0" w:color="auto"/>
            <w:right w:val="none" w:sz="0" w:space="0" w:color="auto"/>
          </w:divBdr>
        </w:div>
        <w:div w:id="922762472">
          <w:marLeft w:val="640"/>
          <w:marRight w:val="0"/>
          <w:marTop w:val="0"/>
          <w:marBottom w:val="0"/>
          <w:divBdr>
            <w:top w:val="none" w:sz="0" w:space="0" w:color="auto"/>
            <w:left w:val="none" w:sz="0" w:space="0" w:color="auto"/>
            <w:bottom w:val="none" w:sz="0" w:space="0" w:color="auto"/>
            <w:right w:val="none" w:sz="0" w:space="0" w:color="auto"/>
          </w:divBdr>
        </w:div>
        <w:div w:id="945962558">
          <w:marLeft w:val="640"/>
          <w:marRight w:val="0"/>
          <w:marTop w:val="0"/>
          <w:marBottom w:val="0"/>
          <w:divBdr>
            <w:top w:val="none" w:sz="0" w:space="0" w:color="auto"/>
            <w:left w:val="none" w:sz="0" w:space="0" w:color="auto"/>
            <w:bottom w:val="none" w:sz="0" w:space="0" w:color="auto"/>
            <w:right w:val="none" w:sz="0" w:space="0" w:color="auto"/>
          </w:divBdr>
        </w:div>
        <w:div w:id="957566067">
          <w:marLeft w:val="640"/>
          <w:marRight w:val="0"/>
          <w:marTop w:val="0"/>
          <w:marBottom w:val="0"/>
          <w:divBdr>
            <w:top w:val="none" w:sz="0" w:space="0" w:color="auto"/>
            <w:left w:val="none" w:sz="0" w:space="0" w:color="auto"/>
            <w:bottom w:val="none" w:sz="0" w:space="0" w:color="auto"/>
            <w:right w:val="none" w:sz="0" w:space="0" w:color="auto"/>
          </w:divBdr>
        </w:div>
        <w:div w:id="964502850">
          <w:marLeft w:val="640"/>
          <w:marRight w:val="0"/>
          <w:marTop w:val="0"/>
          <w:marBottom w:val="0"/>
          <w:divBdr>
            <w:top w:val="none" w:sz="0" w:space="0" w:color="auto"/>
            <w:left w:val="none" w:sz="0" w:space="0" w:color="auto"/>
            <w:bottom w:val="none" w:sz="0" w:space="0" w:color="auto"/>
            <w:right w:val="none" w:sz="0" w:space="0" w:color="auto"/>
          </w:divBdr>
        </w:div>
        <w:div w:id="968632213">
          <w:marLeft w:val="640"/>
          <w:marRight w:val="0"/>
          <w:marTop w:val="0"/>
          <w:marBottom w:val="0"/>
          <w:divBdr>
            <w:top w:val="none" w:sz="0" w:space="0" w:color="auto"/>
            <w:left w:val="none" w:sz="0" w:space="0" w:color="auto"/>
            <w:bottom w:val="none" w:sz="0" w:space="0" w:color="auto"/>
            <w:right w:val="none" w:sz="0" w:space="0" w:color="auto"/>
          </w:divBdr>
        </w:div>
        <w:div w:id="1014499603">
          <w:marLeft w:val="640"/>
          <w:marRight w:val="0"/>
          <w:marTop w:val="0"/>
          <w:marBottom w:val="0"/>
          <w:divBdr>
            <w:top w:val="none" w:sz="0" w:space="0" w:color="auto"/>
            <w:left w:val="none" w:sz="0" w:space="0" w:color="auto"/>
            <w:bottom w:val="none" w:sz="0" w:space="0" w:color="auto"/>
            <w:right w:val="none" w:sz="0" w:space="0" w:color="auto"/>
          </w:divBdr>
        </w:div>
        <w:div w:id="1050614109">
          <w:marLeft w:val="640"/>
          <w:marRight w:val="0"/>
          <w:marTop w:val="0"/>
          <w:marBottom w:val="0"/>
          <w:divBdr>
            <w:top w:val="none" w:sz="0" w:space="0" w:color="auto"/>
            <w:left w:val="none" w:sz="0" w:space="0" w:color="auto"/>
            <w:bottom w:val="none" w:sz="0" w:space="0" w:color="auto"/>
            <w:right w:val="none" w:sz="0" w:space="0" w:color="auto"/>
          </w:divBdr>
        </w:div>
        <w:div w:id="1161585749">
          <w:marLeft w:val="640"/>
          <w:marRight w:val="0"/>
          <w:marTop w:val="0"/>
          <w:marBottom w:val="0"/>
          <w:divBdr>
            <w:top w:val="none" w:sz="0" w:space="0" w:color="auto"/>
            <w:left w:val="none" w:sz="0" w:space="0" w:color="auto"/>
            <w:bottom w:val="none" w:sz="0" w:space="0" w:color="auto"/>
            <w:right w:val="none" w:sz="0" w:space="0" w:color="auto"/>
          </w:divBdr>
        </w:div>
        <w:div w:id="1202672454">
          <w:marLeft w:val="640"/>
          <w:marRight w:val="0"/>
          <w:marTop w:val="0"/>
          <w:marBottom w:val="0"/>
          <w:divBdr>
            <w:top w:val="none" w:sz="0" w:space="0" w:color="auto"/>
            <w:left w:val="none" w:sz="0" w:space="0" w:color="auto"/>
            <w:bottom w:val="none" w:sz="0" w:space="0" w:color="auto"/>
            <w:right w:val="none" w:sz="0" w:space="0" w:color="auto"/>
          </w:divBdr>
        </w:div>
        <w:div w:id="1208448103">
          <w:marLeft w:val="640"/>
          <w:marRight w:val="0"/>
          <w:marTop w:val="0"/>
          <w:marBottom w:val="0"/>
          <w:divBdr>
            <w:top w:val="none" w:sz="0" w:space="0" w:color="auto"/>
            <w:left w:val="none" w:sz="0" w:space="0" w:color="auto"/>
            <w:bottom w:val="none" w:sz="0" w:space="0" w:color="auto"/>
            <w:right w:val="none" w:sz="0" w:space="0" w:color="auto"/>
          </w:divBdr>
        </w:div>
        <w:div w:id="1283196613">
          <w:marLeft w:val="640"/>
          <w:marRight w:val="0"/>
          <w:marTop w:val="0"/>
          <w:marBottom w:val="0"/>
          <w:divBdr>
            <w:top w:val="none" w:sz="0" w:space="0" w:color="auto"/>
            <w:left w:val="none" w:sz="0" w:space="0" w:color="auto"/>
            <w:bottom w:val="none" w:sz="0" w:space="0" w:color="auto"/>
            <w:right w:val="none" w:sz="0" w:space="0" w:color="auto"/>
          </w:divBdr>
        </w:div>
        <w:div w:id="1286085565">
          <w:marLeft w:val="640"/>
          <w:marRight w:val="0"/>
          <w:marTop w:val="0"/>
          <w:marBottom w:val="0"/>
          <w:divBdr>
            <w:top w:val="none" w:sz="0" w:space="0" w:color="auto"/>
            <w:left w:val="none" w:sz="0" w:space="0" w:color="auto"/>
            <w:bottom w:val="none" w:sz="0" w:space="0" w:color="auto"/>
            <w:right w:val="none" w:sz="0" w:space="0" w:color="auto"/>
          </w:divBdr>
        </w:div>
        <w:div w:id="1289387826">
          <w:marLeft w:val="640"/>
          <w:marRight w:val="0"/>
          <w:marTop w:val="0"/>
          <w:marBottom w:val="0"/>
          <w:divBdr>
            <w:top w:val="none" w:sz="0" w:space="0" w:color="auto"/>
            <w:left w:val="none" w:sz="0" w:space="0" w:color="auto"/>
            <w:bottom w:val="none" w:sz="0" w:space="0" w:color="auto"/>
            <w:right w:val="none" w:sz="0" w:space="0" w:color="auto"/>
          </w:divBdr>
        </w:div>
        <w:div w:id="1298682224">
          <w:marLeft w:val="640"/>
          <w:marRight w:val="0"/>
          <w:marTop w:val="0"/>
          <w:marBottom w:val="0"/>
          <w:divBdr>
            <w:top w:val="none" w:sz="0" w:space="0" w:color="auto"/>
            <w:left w:val="none" w:sz="0" w:space="0" w:color="auto"/>
            <w:bottom w:val="none" w:sz="0" w:space="0" w:color="auto"/>
            <w:right w:val="none" w:sz="0" w:space="0" w:color="auto"/>
          </w:divBdr>
        </w:div>
        <w:div w:id="1306928573">
          <w:marLeft w:val="640"/>
          <w:marRight w:val="0"/>
          <w:marTop w:val="0"/>
          <w:marBottom w:val="0"/>
          <w:divBdr>
            <w:top w:val="none" w:sz="0" w:space="0" w:color="auto"/>
            <w:left w:val="none" w:sz="0" w:space="0" w:color="auto"/>
            <w:bottom w:val="none" w:sz="0" w:space="0" w:color="auto"/>
            <w:right w:val="none" w:sz="0" w:space="0" w:color="auto"/>
          </w:divBdr>
        </w:div>
        <w:div w:id="1317494916">
          <w:marLeft w:val="640"/>
          <w:marRight w:val="0"/>
          <w:marTop w:val="0"/>
          <w:marBottom w:val="0"/>
          <w:divBdr>
            <w:top w:val="none" w:sz="0" w:space="0" w:color="auto"/>
            <w:left w:val="none" w:sz="0" w:space="0" w:color="auto"/>
            <w:bottom w:val="none" w:sz="0" w:space="0" w:color="auto"/>
            <w:right w:val="none" w:sz="0" w:space="0" w:color="auto"/>
          </w:divBdr>
        </w:div>
        <w:div w:id="1336611865">
          <w:marLeft w:val="640"/>
          <w:marRight w:val="0"/>
          <w:marTop w:val="0"/>
          <w:marBottom w:val="0"/>
          <w:divBdr>
            <w:top w:val="none" w:sz="0" w:space="0" w:color="auto"/>
            <w:left w:val="none" w:sz="0" w:space="0" w:color="auto"/>
            <w:bottom w:val="none" w:sz="0" w:space="0" w:color="auto"/>
            <w:right w:val="none" w:sz="0" w:space="0" w:color="auto"/>
          </w:divBdr>
        </w:div>
        <w:div w:id="1338188263">
          <w:marLeft w:val="640"/>
          <w:marRight w:val="0"/>
          <w:marTop w:val="0"/>
          <w:marBottom w:val="0"/>
          <w:divBdr>
            <w:top w:val="none" w:sz="0" w:space="0" w:color="auto"/>
            <w:left w:val="none" w:sz="0" w:space="0" w:color="auto"/>
            <w:bottom w:val="none" w:sz="0" w:space="0" w:color="auto"/>
            <w:right w:val="none" w:sz="0" w:space="0" w:color="auto"/>
          </w:divBdr>
        </w:div>
        <w:div w:id="1365711788">
          <w:marLeft w:val="640"/>
          <w:marRight w:val="0"/>
          <w:marTop w:val="0"/>
          <w:marBottom w:val="0"/>
          <w:divBdr>
            <w:top w:val="none" w:sz="0" w:space="0" w:color="auto"/>
            <w:left w:val="none" w:sz="0" w:space="0" w:color="auto"/>
            <w:bottom w:val="none" w:sz="0" w:space="0" w:color="auto"/>
            <w:right w:val="none" w:sz="0" w:space="0" w:color="auto"/>
          </w:divBdr>
        </w:div>
        <w:div w:id="1461145990">
          <w:marLeft w:val="640"/>
          <w:marRight w:val="0"/>
          <w:marTop w:val="0"/>
          <w:marBottom w:val="0"/>
          <w:divBdr>
            <w:top w:val="none" w:sz="0" w:space="0" w:color="auto"/>
            <w:left w:val="none" w:sz="0" w:space="0" w:color="auto"/>
            <w:bottom w:val="none" w:sz="0" w:space="0" w:color="auto"/>
            <w:right w:val="none" w:sz="0" w:space="0" w:color="auto"/>
          </w:divBdr>
        </w:div>
        <w:div w:id="1472015233">
          <w:marLeft w:val="640"/>
          <w:marRight w:val="0"/>
          <w:marTop w:val="0"/>
          <w:marBottom w:val="0"/>
          <w:divBdr>
            <w:top w:val="none" w:sz="0" w:space="0" w:color="auto"/>
            <w:left w:val="none" w:sz="0" w:space="0" w:color="auto"/>
            <w:bottom w:val="none" w:sz="0" w:space="0" w:color="auto"/>
            <w:right w:val="none" w:sz="0" w:space="0" w:color="auto"/>
          </w:divBdr>
        </w:div>
        <w:div w:id="1491405509">
          <w:marLeft w:val="640"/>
          <w:marRight w:val="0"/>
          <w:marTop w:val="0"/>
          <w:marBottom w:val="0"/>
          <w:divBdr>
            <w:top w:val="none" w:sz="0" w:space="0" w:color="auto"/>
            <w:left w:val="none" w:sz="0" w:space="0" w:color="auto"/>
            <w:bottom w:val="none" w:sz="0" w:space="0" w:color="auto"/>
            <w:right w:val="none" w:sz="0" w:space="0" w:color="auto"/>
          </w:divBdr>
        </w:div>
        <w:div w:id="1540971885">
          <w:marLeft w:val="640"/>
          <w:marRight w:val="0"/>
          <w:marTop w:val="0"/>
          <w:marBottom w:val="0"/>
          <w:divBdr>
            <w:top w:val="none" w:sz="0" w:space="0" w:color="auto"/>
            <w:left w:val="none" w:sz="0" w:space="0" w:color="auto"/>
            <w:bottom w:val="none" w:sz="0" w:space="0" w:color="auto"/>
            <w:right w:val="none" w:sz="0" w:space="0" w:color="auto"/>
          </w:divBdr>
        </w:div>
        <w:div w:id="1561094927">
          <w:marLeft w:val="640"/>
          <w:marRight w:val="0"/>
          <w:marTop w:val="0"/>
          <w:marBottom w:val="0"/>
          <w:divBdr>
            <w:top w:val="none" w:sz="0" w:space="0" w:color="auto"/>
            <w:left w:val="none" w:sz="0" w:space="0" w:color="auto"/>
            <w:bottom w:val="none" w:sz="0" w:space="0" w:color="auto"/>
            <w:right w:val="none" w:sz="0" w:space="0" w:color="auto"/>
          </w:divBdr>
        </w:div>
        <w:div w:id="1562249803">
          <w:marLeft w:val="640"/>
          <w:marRight w:val="0"/>
          <w:marTop w:val="0"/>
          <w:marBottom w:val="0"/>
          <w:divBdr>
            <w:top w:val="none" w:sz="0" w:space="0" w:color="auto"/>
            <w:left w:val="none" w:sz="0" w:space="0" w:color="auto"/>
            <w:bottom w:val="none" w:sz="0" w:space="0" w:color="auto"/>
            <w:right w:val="none" w:sz="0" w:space="0" w:color="auto"/>
          </w:divBdr>
        </w:div>
        <w:div w:id="1564095198">
          <w:marLeft w:val="640"/>
          <w:marRight w:val="0"/>
          <w:marTop w:val="0"/>
          <w:marBottom w:val="0"/>
          <w:divBdr>
            <w:top w:val="none" w:sz="0" w:space="0" w:color="auto"/>
            <w:left w:val="none" w:sz="0" w:space="0" w:color="auto"/>
            <w:bottom w:val="none" w:sz="0" w:space="0" w:color="auto"/>
            <w:right w:val="none" w:sz="0" w:space="0" w:color="auto"/>
          </w:divBdr>
        </w:div>
        <w:div w:id="1571572034">
          <w:marLeft w:val="640"/>
          <w:marRight w:val="0"/>
          <w:marTop w:val="0"/>
          <w:marBottom w:val="0"/>
          <w:divBdr>
            <w:top w:val="none" w:sz="0" w:space="0" w:color="auto"/>
            <w:left w:val="none" w:sz="0" w:space="0" w:color="auto"/>
            <w:bottom w:val="none" w:sz="0" w:space="0" w:color="auto"/>
            <w:right w:val="none" w:sz="0" w:space="0" w:color="auto"/>
          </w:divBdr>
        </w:div>
        <w:div w:id="1587614544">
          <w:marLeft w:val="640"/>
          <w:marRight w:val="0"/>
          <w:marTop w:val="0"/>
          <w:marBottom w:val="0"/>
          <w:divBdr>
            <w:top w:val="none" w:sz="0" w:space="0" w:color="auto"/>
            <w:left w:val="none" w:sz="0" w:space="0" w:color="auto"/>
            <w:bottom w:val="none" w:sz="0" w:space="0" w:color="auto"/>
            <w:right w:val="none" w:sz="0" w:space="0" w:color="auto"/>
          </w:divBdr>
        </w:div>
        <w:div w:id="1620985333">
          <w:marLeft w:val="640"/>
          <w:marRight w:val="0"/>
          <w:marTop w:val="0"/>
          <w:marBottom w:val="0"/>
          <w:divBdr>
            <w:top w:val="none" w:sz="0" w:space="0" w:color="auto"/>
            <w:left w:val="none" w:sz="0" w:space="0" w:color="auto"/>
            <w:bottom w:val="none" w:sz="0" w:space="0" w:color="auto"/>
            <w:right w:val="none" w:sz="0" w:space="0" w:color="auto"/>
          </w:divBdr>
        </w:div>
        <w:div w:id="1666132202">
          <w:marLeft w:val="640"/>
          <w:marRight w:val="0"/>
          <w:marTop w:val="0"/>
          <w:marBottom w:val="0"/>
          <w:divBdr>
            <w:top w:val="none" w:sz="0" w:space="0" w:color="auto"/>
            <w:left w:val="none" w:sz="0" w:space="0" w:color="auto"/>
            <w:bottom w:val="none" w:sz="0" w:space="0" w:color="auto"/>
            <w:right w:val="none" w:sz="0" w:space="0" w:color="auto"/>
          </w:divBdr>
        </w:div>
        <w:div w:id="1687712921">
          <w:marLeft w:val="640"/>
          <w:marRight w:val="0"/>
          <w:marTop w:val="0"/>
          <w:marBottom w:val="0"/>
          <w:divBdr>
            <w:top w:val="none" w:sz="0" w:space="0" w:color="auto"/>
            <w:left w:val="none" w:sz="0" w:space="0" w:color="auto"/>
            <w:bottom w:val="none" w:sz="0" w:space="0" w:color="auto"/>
            <w:right w:val="none" w:sz="0" w:space="0" w:color="auto"/>
          </w:divBdr>
        </w:div>
        <w:div w:id="1688753264">
          <w:marLeft w:val="640"/>
          <w:marRight w:val="0"/>
          <w:marTop w:val="0"/>
          <w:marBottom w:val="0"/>
          <w:divBdr>
            <w:top w:val="none" w:sz="0" w:space="0" w:color="auto"/>
            <w:left w:val="none" w:sz="0" w:space="0" w:color="auto"/>
            <w:bottom w:val="none" w:sz="0" w:space="0" w:color="auto"/>
            <w:right w:val="none" w:sz="0" w:space="0" w:color="auto"/>
          </w:divBdr>
        </w:div>
        <w:div w:id="1699814323">
          <w:marLeft w:val="640"/>
          <w:marRight w:val="0"/>
          <w:marTop w:val="0"/>
          <w:marBottom w:val="0"/>
          <w:divBdr>
            <w:top w:val="none" w:sz="0" w:space="0" w:color="auto"/>
            <w:left w:val="none" w:sz="0" w:space="0" w:color="auto"/>
            <w:bottom w:val="none" w:sz="0" w:space="0" w:color="auto"/>
            <w:right w:val="none" w:sz="0" w:space="0" w:color="auto"/>
          </w:divBdr>
        </w:div>
        <w:div w:id="1771468264">
          <w:marLeft w:val="640"/>
          <w:marRight w:val="0"/>
          <w:marTop w:val="0"/>
          <w:marBottom w:val="0"/>
          <w:divBdr>
            <w:top w:val="none" w:sz="0" w:space="0" w:color="auto"/>
            <w:left w:val="none" w:sz="0" w:space="0" w:color="auto"/>
            <w:bottom w:val="none" w:sz="0" w:space="0" w:color="auto"/>
            <w:right w:val="none" w:sz="0" w:space="0" w:color="auto"/>
          </w:divBdr>
        </w:div>
        <w:div w:id="1782914083">
          <w:marLeft w:val="640"/>
          <w:marRight w:val="0"/>
          <w:marTop w:val="0"/>
          <w:marBottom w:val="0"/>
          <w:divBdr>
            <w:top w:val="none" w:sz="0" w:space="0" w:color="auto"/>
            <w:left w:val="none" w:sz="0" w:space="0" w:color="auto"/>
            <w:bottom w:val="none" w:sz="0" w:space="0" w:color="auto"/>
            <w:right w:val="none" w:sz="0" w:space="0" w:color="auto"/>
          </w:divBdr>
        </w:div>
        <w:div w:id="1796023155">
          <w:marLeft w:val="640"/>
          <w:marRight w:val="0"/>
          <w:marTop w:val="0"/>
          <w:marBottom w:val="0"/>
          <w:divBdr>
            <w:top w:val="none" w:sz="0" w:space="0" w:color="auto"/>
            <w:left w:val="none" w:sz="0" w:space="0" w:color="auto"/>
            <w:bottom w:val="none" w:sz="0" w:space="0" w:color="auto"/>
            <w:right w:val="none" w:sz="0" w:space="0" w:color="auto"/>
          </w:divBdr>
        </w:div>
        <w:div w:id="1819178377">
          <w:marLeft w:val="640"/>
          <w:marRight w:val="0"/>
          <w:marTop w:val="0"/>
          <w:marBottom w:val="0"/>
          <w:divBdr>
            <w:top w:val="none" w:sz="0" w:space="0" w:color="auto"/>
            <w:left w:val="none" w:sz="0" w:space="0" w:color="auto"/>
            <w:bottom w:val="none" w:sz="0" w:space="0" w:color="auto"/>
            <w:right w:val="none" w:sz="0" w:space="0" w:color="auto"/>
          </w:divBdr>
        </w:div>
        <w:div w:id="1854950783">
          <w:marLeft w:val="640"/>
          <w:marRight w:val="0"/>
          <w:marTop w:val="0"/>
          <w:marBottom w:val="0"/>
          <w:divBdr>
            <w:top w:val="none" w:sz="0" w:space="0" w:color="auto"/>
            <w:left w:val="none" w:sz="0" w:space="0" w:color="auto"/>
            <w:bottom w:val="none" w:sz="0" w:space="0" w:color="auto"/>
            <w:right w:val="none" w:sz="0" w:space="0" w:color="auto"/>
          </w:divBdr>
        </w:div>
        <w:div w:id="1872302025">
          <w:marLeft w:val="640"/>
          <w:marRight w:val="0"/>
          <w:marTop w:val="0"/>
          <w:marBottom w:val="0"/>
          <w:divBdr>
            <w:top w:val="none" w:sz="0" w:space="0" w:color="auto"/>
            <w:left w:val="none" w:sz="0" w:space="0" w:color="auto"/>
            <w:bottom w:val="none" w:sz="0" w:space="0" w:color="auto"/>
            <w:right w:val="none" w:sz="0" w:space="0" w:color="auto"/>
          </w:divBdr>
        </w:div>
        <w:div w:id="1914509124">
          <w:marLeft w:val="640"/>
          <w:marRight w:val="0"/>
          <w:marTop w:val="0"/>
          <w:marBottom w:val="0"/>
          <w:divBdr>
            <w:top w:val="none" w:sz="0" w:space="0" w:color="auto"/>
            <w:left w:val="none" w:sz="0" w:space="0" w:color="auto"/>
            <w:bottom w:val="none" w:sz="0" w:space="0" w:color="auto"/>
            <w:right w:val="none" w:sz="0" w:space="0" w:color="auto"/>
          </w:divBdr>
        </w:div>
        <w:div w:id="1941061481">
          <w:marLeft w:val="640"/>
          <w:marRight w:val="0"/>
          <w:marTop w:val="0"/>
          <w:marBottom w:val="0"/>
          <w:divBdr>
            <w:top w:val="none" w:sz="0" w:space="0" w:color="auto"/>
            <w:left w:val="none" w:sz="0" w:space="0" w:color="auto"/>
            <w:bottom w:val="none" w:sz="0" w:space="0" w:color="auto"/>
            <w:right w:val="none" w:sz="0" w:space="0" w:color="auto"/>
          </w:divBdr>
        </w:div>
        <w:div w:id="1994988179">
          <w:marLeft w:val="640"/>
          <w:marRight w:val="0"/>
          <w:marTop w:val="0"/>
          <w:marBottom w:val="0"/>
          <w:divBdr>
            <w:top w:val="none" w:sz="0" w:space="0" w:color="auto"/>
            <w:left w:val="none" w:sz="0" w:space="0" w:color="auto"/>
            <w:bottom w:val="none" w:sz="0" w:space="0" w:color="auto"/>
            <w:right w:val="none" w:sz="0" w:space="0" w:color="auto"/>
          </w:divBdr>
        </w:div>
        <w:div w:id="2005236313">
          <w:marLeft w:val="640"/>
          <w:marRight w:val="0"/>
          <w:marTop w:val="0"/>
          <w:marBottom w:val="0"/>
          <w:divBdr>
            <w:top w:val="none" w:sz="0" w:space="0" w:color="auto"/>
            <w:left w:val="none" w:sz="0" w:space="0" w:color="auto"/>
            <w:bottom w:val="none" w:sz="0" w:space="0" w:color="auto"/>
            <w:right w:val="none" w:sz="0" w:space="0" w:color="auto"/>
          </w:divBdr>
        </w:div>
        <w:div w:id="2025862341">
          <w:marLeft w:val="640"/>
          <w:marRight w:val="0"/>
          <w:marTop w:val="0"/>
          <w:marBottom w:val="0"/>
          <w:divBdr>
            <w:top w:val="none" w:sz="0" w:space="0" w:color="auto"/>
            <w:left w:val="none" w:sz="0" w:space="0" w:color="auto"/>
            <w:bottom w:val="none" w:sz="0" w:space="0" w:color="auto"/>
            <w:right w:val="none" w:sz="0" w:space="0" w:color="auto"/>
          </w:divBdr>
        </w:div>
        <w:div w:id="2047095093">
          <w:marLeft w:val="640"/>
          <w:marRight w:val="0"/>
          <w:marTop w:val="0"/>
          <w:marBottom w:val="0"/>
          <w:divBdr>
            <w:top w:val="none" w:sz="0" w:space="0" w:color="auto"/>
            <w:left w:val="none" w:sz="0" w:space="0" w:color="auto"/>
            <w:bottom w:val="none" w:sz="0" w:space="0" w:color="auto"/>
            <w:right w:val="none" w:sz="0" w:space="0" w:color="auto"/>
          </w:divBdr>
        </w:div>
        <w:div w:id="2059814020">
          <w:marLeft w:val="640"/>
          <w:marRight w:val="0"/>
          <w:marTop w:val="0"/>
          <w:marBottom w:val="0"/>
          <w:divBdr>
            <w:top w:val="none" w:sz="0" w:space="0" w:color="auto"/>
            <w:left w:val="none" w:sz="0" w:space="0" w:color="auto"/>
            <w:bottom w:val="none" w:sz="0" w:space="0" w:color="auto"/>
            <w:right w:val="none" w:sz="0" w:space="0" w:color="auto"/>
          </w:divBdr>
        </w:div>
        <w:div w:id="2100714576">
          <w:marLeft w:val="640"/>
          <w:marRight w:val="0"/>
          <w:marTop w:val="0"/>
          <w:marBottom w:val="0"/>
          <w:divBdr>
            <w:top w:val="none" w:sz="0" w:space="0" w:color="auto"/>
            <w:left w:val="none" w:sz="0" w:space="0" w:color="auto"/>
            <w:bottom w:val="none" w:sz="0" w:space="0" w:color="auto"/>
            <w:right w:val="none" w:sz="0" w:space="0" w:color="auto"/>
          </w:divBdr>
        </w:div>
        <w:div w:id="2141145471">
          <w:marLeft w:val="640"/>
          <w:marRight w:val="0"/>
          <w:marTop w:val="0"/>
          <w:marBottom w:val="0"/>
          <w:divBdr>
            <w:top w:val="none" w:sz="0" w:space="0" w:color="auto"/>
            <w:left w:val="none" w:sz="0" w:space="0" w:color="auto"/>
            <w:bottom w:val="none" w:sz="0" w:space="0" w:color="auto"/>
            <w:right w:val="none" w:sz="0" w:space="0" w:color="auto"/>
          </w:divBdr>
        </w:div>
        <w:div w:id="2146463541">
          <w:marLeft w:val="640"/>
          <w:marRight w:val="0"/>
          <w:marTop w:val="0"/>
          <w:marBottom w:val="0"/>
          <w:divBdr>
            <w:top w:val="none" w:sz="0" w:space="0" w:color="auto"/>
            <w:left w:val="none" w:sz="0" w:space="0" w:color="auto"/>
            <w:bottom w:val="none" w:sz="0" w:space="0" w:color="auto"/>
            <w:right w:val="none" w:sz="0" w:space="0" w:color="auto"/>
          </w:divBdr>
        </w:div>
      </w:divsChild>
    </w:div>
    <w:div w:id="720055486">
      <w:bodyDiv w:val="1"/>
      <w:marLeft w:val="0"/>
      <w:marRight w:val="0"/>
      <w:marTop w:val="0"/>
      <w:marBottom w:val="0"/>
      <w:divBdr>
        <w:top w:val="none" w:sz="0" w:space="0" w:color="auto"/>
        <w:left w:val="none" w:sz="0" w:space="0" w:color="auto"/>
        <w:bottom w:val="none" w:sz="0" w:space="0" w:color="auto"/>
        <w:right w:val="none" w:sz="0" w:space="0" w:color="auto"/>
      </w:divBdr>
      <w:divsChild>
        <w:div w:id="50547125">
          <w:marLeft w:val="640"/>
          <w:marRight w:val="0"/>
          <w:marTop w:val="0"/>
          <w:marBottom w:val="0"/>
          <w:divBdr>
            <w:top w:val="none" w:sz="0" w:space="0" w:color="auto"/>
            <w:left w:val="none" w:sz="0" w:space="0" w:color="auto"/>
            <w:bottom w:val="none" w:sz="0" w:space="0" w:color="auto"/>
            <w:right w:val="none" w:sz="0" w:space="0" w:color="auto"/>
          </w:divBdr>
        </w:div>
        <w:div w:id="56710990">
          <w:marLeft w:val="640"/>
          <w:marRight w:val="0"/>
          <w:marTop w:val="0"/>
          <w:marBottom w:val="0"/>
          <w:divBdr>
            <w:top w:val="none" w:sz="0" w:space="0" w:color="auto"/>
            <w:left w:val="none" w:sz="0" w:space="0" w:color="auto"/>
            <w:bottom w:val="none" w:sz="0" w:space="0" w:color="auto"/>
            <w:right w:val="none" w:sz="0" w:space="0" w:color="auto"/>
          </w:divBdr>
        </w:div>
        <w:div w:id="57754788">
          <w:marLeft w:val="640"/>
          <w:marRight w:val="0"/>
          <w:marTop w:val="0"/>
          <w:marBottom w:val="0"/>
          <w:divBdr>
            <w:top w:val="none" w:sz="0" w:space="0" w:color="auto"/>
            <w:left w:val="none" w:sz="0" w:space="0" w:color="auto"/>
            <w:bottom w:val="none" w:sz="0" w:space="0" w:color="auto"/>
            <w:right w:val="none" w:sz="0" w:space="0" w:color="auto"/>
          </w:divBdr>
        </w:div>
        <w:div w:id="67074462">
          <w:marLeft w:val="640"/>
          <w:marRight w:val="0"/>
          <w:marTop w:val="0"/>
          <w:marBottom w:val="0"/>
          <w:divBdr>
            <w:top w:val="none" w:sz="0" w:space="0" w:color="auto"/>
            <w:left w:val="none" w:sz="0" w:space="0" w:color="auto"/>
            <w:bottom w:val="none" w:sz="0" w:space="0" w:color="auto"/>
            <w:right w:val="none" w:sz="0" w:space="0" w:color="auto"/>
          </w:divBdr>
        </w:div>
        <w:div w:id="72944442">
          <w:marLeft w:val="640"/>
          <w:marRight w:val="0"/>
          <w:marTop w:val="0"/>
          <w:marBottom w:val="0"/>
          <w:divBdr>
            <w:top w:val="none" w:sz="0" w:space="0" w:color="auto"/>
            <w:left w:val="none" w:sz="0" w:space="0" w:color="auto"/>
            <w:bottom w:val="none" w:sz="0" w:space="0" w:color="auto"/>
            <w:right w:val="none" w:sz="0" w:space="0" w:color="auto"/>
          </w:divBdr>
        </w:div>
        <w:div w:id="74321777">
          <w:marLeft w:val="640"/>
          <w:marRight w:val="0"/>
          <w:marTop w:val="0"/>
          <w:marBottom w:val="0"/>
          <w:divBdr>
            <w:top w:val="none" w:sz="0" w:space="0" w:color="auto"/>
            <w:left w:val="none" w:sz="0" w:space="0" w:color="auto"/>
            <w:bottom w:val="none" w:sz="0" w:space="0" w:color="auto"/>
            <w:right w:val="none" w:sz="0" w:space="0" w:color="auto"/>
          </w:divBdr>
        </w:div>
        <w:div w:id="74471718">
          <w:marLeft w:val="640"/>
          <w:marRight w:val="0"/>
          <w:marTop w:val="0"/>
          <w:marBottom w:val="0"/>
          <w:divBdr>
            <w:top w:val="none" w:sz="0" w:space="0" w:color="auto"/>
            <w:left w:val="none" w:sz="0" w:space="0" w:color="auto"/>
            <w:bottom w:val="none" w:sz="0" w:space="0" w:color="auto"/>
            <w:right w:val="none" w:sz="0" w:space="0" w:color="auto"/>
          </w:divBdr>
        </w:div>
        <w:div w:id="97481575">
          <w:marLeft w:val="640"/>
          <w:marRight w:val="0"/>
          <w:marTop w:val="0"/>
          <w:marBottom w:val="0"/>
          <w:divBdr>
            <w:top w:val="none" w:sz="0" w:space="0" w:color="auto"/>
            <w:left w:val="none" w:sz="0" w:space="0" w:color="auto"/>
            <w:bottom w:val="none" w:sz="0" w:space="0" w:color="auto"/>
            <w:right w:val="none" w:sz="0" w:space="0" w:color="auto"/>
          </w:divBdr>
        </w:div>
        <w:div w:id="98575682">
          <w:marLeft w:val="640"/>
          <w:marRight w:val="0"/>
          <w:marTop w:val="0"/>
          <w:marBottom w:val="0"/>
          <w:divBdr>
            <w:top w:val="none" w:sz="0" w:space="0" w:color="auto"/>
            <w:left w:val="none" w:sz="0" w:space="0" w:color="auto"/>
            <w:bottom w:val="none" w:sz="0" w:space="0" w:color="auto"/>
            <w:right w:val="none" w:sz="0" w:space="0" w:color="auto"/>
          </w:divBdr>
        </w:div>
        <w:div w:id="130944884">
          <w:marLeft w:val="640"/>
          <w:marRight w:val="0"/>
          <w:marTop w:val="0"/>
          <w:marBottom w:val="0"/>
          <w:divBdr>
            <w:top w:val="none" w:sz="0" w:space="0" w:color="auto"/>
            <w:left w:val="none" w:sz="0" w:space="0" w:color="auto"/>
            <w:bottom w:val="none" w:sz="0" w:space="0" w:color="auto"/>
            <w:right w:val="none" w:sz="0" w:space="0" w:color="auto"/>
          </w:divBdr>
        </w:div>
        <w:div w:id="145905811">
          <w:marLeft w:val="640"/>
          <w:marRight w:val="0"/>
          <w:marTop w:val="0"/>
          <w:marBottom w:val="0"/>
          <w:divBdr>
            <w:top w:val="none" w:sz="0" w:space="0" w:color="auto"/>
            <w:left w:val="none" w:sz="0" w:space="0" w:color="auto"/>
            <w:bottom w:val="none" w:sz="0" w:space="0" w:color="auto"/>
            <w:right w:val="none" w:sz="0" w:space="0" w:color="auto"/>
          </w:divBdr>
        </w:div>
        <w:div w:id="226840242">
          <w:marLeft w:val="640"/>
          <w:marRight w:val="0"/>
          <w:marTop w:val="0"/>
          <w:marBottom w:val="0"/>
          <w:divBdr>
            <w:top w:val="none" w:sz="0" w:space="0" w:color="auto"/>
            <w:left w:val="none" w:sz="0" w:space="0" w:color="auto"/>
            <w:bottom w:val="none" w:sz="0" w:space="0" w:color="auto"/>
            <w:right w:val="none" w:sz="0" w:space="0" w:color="auto"/>
          </w:divBdr>
        </w:div>
        <w:div w:id="271744125">
          <w:marLeft w:val="640"/>
          <w:marRight w:val="0"/>
          <w:marTop w:val="0"/>
          <w:marBottom w:val="0"/>
          <w:divBdr>
            <w:top w:val="none" w:sz="0" w:space="0" w:color="auto"/>
            <w:left w:val="none" w:sz="0" w:space="0" w:color="auto"/>
            <w:bottom w:val="none" w:sz="0" w:space="0" w:color="auto"/>
            <w:right w:val="none" w:sz="0" w:space="0" w:color="auto"/>
          </w:divBdr>
        </w:div>
        <w:div w:id="304358452">
          <w:marLeft w:val="640"/>
          <w:marRight w:val="0"/>
          <w:marTop w:val="0"/>
          <w:marBottom w:val="0"/>
          <w:divBdr>
            <w:top w:val="none" w:sz="0" w:space="0" w:color="auto"/>
            <w:left w:val="none" w:sz="0" w:space="0" w:color="auto"/>
            <w:bottom w:val="none" w:sz="0" w:space="0" w:color="auto"/>
            <w:right w:val="none" w:sz="0" w:space="0" w:color="auto"/>
          </w:divBdr>
        </w:div>
        <w:div w:id="340133597">
          <w:marLeft w:val="640"/>
          <w:marRight w:val="0"/>
          <w:marTop w:val="0"/>
          <w:marBottom w:val="0"/>
          <w:divBdr>
            <w:top w:val="none" w:sz="0" w:space="0" w:color="auto"/>
            <w:left w:val="none" w:sz="0" w:space="0" w:color="auto"/>
            <w:bottom w:val="none" w:sz="0" w:space="0" w:color="auto"/>
            <w:right w:val="none" w:sz="0" w:space="0" w:color="auto"/>
          </w:divBdr>
        </w:div>
        <w:div w:id="344477321">
          <w:marLeft w:val="640"/>
          <w:marRight w:val="0"/>
          <w:marTop w:val="0"/>
          <w:marBottom w:val="0"/>
          <w:divBdr>
            <w:top w:val="none" w:sz="0" w:space="0" w:color="auto"/>
            <w:left w:val="none" w:sz="0" w:space="0" w:color="auto"/>
            <w:bottom w:val="none" w:sz="0" w:space="0" w:color="auto"/>
            <w:right w:val="none" w:sz="0" w:space="0" w:color="auto"/>
          </w:divBdr>
        </w:div>
        <w:div w:id="356809605">
          <w:marLeft w:val="640"/>
          <w:marRight w:val="0"/>
          <w:marTop w:val="0"/>
          <w:marBottom w:val="0"/>
          <w:divBdr>
            <w:top w:val="none" w:sz="0" w:space="0" w:color="auto"/>
            <w:left w:val="none" w:sz="0" w:space="0" w:color="auto"/>
            <w:bottom w:val="none" w:sz="0" w:space="0" w:color="auto"/>
            <w:right w:val="none" w:sz="0" w:space="0" w:color="auto"/>
          </w:divBdr>
        </w:div>
        <w:div w:id="378096090">
          <w:marLeft w:val="640"/>
          <w:marRight w:val="0"/>
          <w:marTop w:val="0"/>
          <w:marBottom w:val="0"/>
          <w:divBdr>
            <w:top w:val="none" w:sz="0" w:space="0" w:color="auto"/>
            <w:left w:val="none" w:sz="0" w:space="0" w:color="auto"/>
            <w:bottom w:val="none" w:sz="0" w:space="0" w:color="auto"/>
            <w:right w:val="none" w:sz="0" w:space="0" w:color="auto"/>
          </w:divBdr>
        </w:div>
        <w:div w:id="387186751">
          <w:marLeft w:val="640"/>
          <w:marRight w:val="0"/>
          <w:marTop w:val="0"/>
          <w:marBottom w:val="0"/>
          <w:divBdr>
            <w:top w:val="none" w:sz="0" w:space="0" w:color="auto"/>
            <w:left w:val="none" w:sz="0" w:space="0" w:color="auto"/>
            <w:bottom w:val="none" w:sz="0" w:space="0" w:color="auto"/>
            <w:right w:val="none" w:sz="0" w:space="0" w:color="auto"/>
          </w:divBdr>
        </w:div>
        <w:div w:id="391660858">
          <w:marLeft w:val="640"/>
          <w:marRight w:val="0"/>
          <w:marTop w:val="0"/>
          <w:marBottom w:val="0"/>
          <w:divBdr>
            <w:top w:val="none" w:sz="0" w:space="0" w:color="auto"/>
            <w:left w:val="none" w:sz="0" w:space="0" w:color="auto"/>
            <w:bottom w:val="none" w:sz="0" w:space="0" w:color="auto"/>
            <w:right w:val="none" w:sz="0" w:space="0" w:color="auto"/>
          </w:divBdr>
        </w:div>
        <w:div w:id="423496254">
          <w:marLeft w:val="640"/>
          <w:marRight w:val="0"/>
          <w:marTop w:val="0"/>
          <w:marBottom w:val="0"/>
          <w:divBdr>
            <w:top w:val="none" w:sz="0" w:space="0" w:color="auto"/>
            <w:left w:val="none" w:sz="0" w:space="0" w:color="auto"/>
            <w:bottom w:val="none" w:sz="0" w:space="0" w:color="auto"/>
            <w:right w:val="none" w:sz="0" w:space="0" w:color="auto"/>
          </w:divBdr>
        </w:div>
        <w:div w:id="466823461">
          <w:marLeft w:val="640"/>
          <w:marRight w:val="0"/>
          <w:marTop w:val="0"/>
          <w:marBottom w:val="0"/>
          <w:divBdr>
            <w:top w:val="none" w:sz="0" w:space="0" w:color="auto"/>
            <w:left w:val="none" w:sz="0" w:space="0" w:color="auto"/>
            <w:bottom w:val="none" w:sz="0" w:space="0" w:color="auto"/>
            <w:right w:val="none" w:sz="0" w:space="0" w:color="auto"/>
          </w:divBdr>
        </w:div>
        <w:div w:id="570383822">
          <w:marLeft w:val="640"/>
          <w:marRight w:val="0"/>
          <w:marTop w:val="0"/>
          <w:marBottom w:val="0"/>
          <w:divBdr>
            <w:top w:val="none" w:sz="0" w:space="0" w:color="auto"/>
            <w:left w:val="none" w:sz="0" w:space="0" w:color="auto"/>
            <w:bottom w:val="none" w:sz="0" w:space="0" w:color="auto"/>
            <w:right w:val="none" w:sz="0" w:space="0" w:color="auto"/>
          </w:divBdr>
        </w:div>
        <w:div w:id="599722447">
          <w:marLeft w:val="640"/>
          <w:marRight w:val="0"/>
          <w:marTop w:val="0"/>
          <w:marBottom w:val="0"/>
          <w:divBdr>
            <w:top w:val="none" w:sz="0" w:space="0" w:color="auto"/>
            <w:left w:val="none" w:sz="0" w:space="0" w:color="auto"/>
            <w:bottom w:val="none" w:sz="0" w:space="0" w:color="auto"/>
            <w:right w:val="none" w:sz="0" w:space="0" w:color="auto"/>
          </w:divBdr>
        </w:div>
        <w:div w:id="651183240">
          <w:marLeft w:val="640"/>
          <w:marRight w:val="0"/>
          <w:marTop w:val="0"/>
          <w:marBottom w:val="0"/>
          <w:divBdr>
            <w:top w:val="none" w:sz="0" w:space="0" w:color="auto"/>
            <w:left w:val="none" w:sz="0" w:space="0" w:color="auto"/>
            <w:bottom w:val="none" w:sz="0" w:space="0" w:color="auto"/>
            <w:right w:val="none" w:sz="0" w:space="0" w:color="auto"/>
          </w:divBdr>
        </w:div>
        <w:div w:id="666592797">
          <w:marLeft w:val="640"/>
          <w:marRight w:val="0"/>
          <w:marTop w:val="0"/>
          <w:marBottom w:val="0"/>
          <w:divBdr>
            <w:top w:val="none" w:sz="0" w:space="0" w:color="auto"/>
            <w:left w:val="none" w:sz="0" w:space="0" w:color="auto"/>
            <w:bottom w:val="none" w:sz="0" w:space="0" w:color="auto"/>
            <w:right w:val="none" w:sz="0" w:space="0" w:color="auto"/>
          </w:divBdr>
        </w:div>
        <w:div w:id="670647498">
          <w:marLeft w:val="640"/>
          <w:marRight w:val="0"/>
          <w:marTop w:val="0"/>
          <w:marBottom w:val="0"/>
          <w:divBdr>
            <w:top w:val="none" w:sz="0" w:space="0" w:color="auto"/>
            <w:left w:val="none" w:sz="0" w:space="0" w:color="auto"/>
            <w:bottom w:val="none" w:sz="0" w:space="0" w:color="auto"/>
            <w:right w:val="none" w:sz="0" w:space="0" w:color="auto"/>
          </w:divBdr>
        </w:div>
        <w:div w:id="704208425">
          <w:marLeft w:val="640"/>
          <w:marRight w:val="0"/>
          <w:marTop w:val="0"/>
          <w:marBottom w:val="0"/>
          <w:divBdr>
            <w:top w:val="none" w:sz="0" w:space="0" w:color="auto"/>
            <w:left w:val="none" w:sz="0" w:space="0" w:color="auto"/>
            <w:bottom w:val="none" w:sz="0" w:space="0" w:color="auto"/>
            <w:right w:val="none" w:sz="0" w:space="0" w:color="auto"/>
          </w:divBdr>
        </w:div>
        <w:div w:id="711614475">
          <w:marLeft w:val="640"/>
          <w:marRight w:val="0"/>
          <w:marTop w:val="0"/>
          <w:marBottom w:val="0"/>
          <w:divBdr>
            <w:top w:val="none" w:sz="0" w:space="0" w:color="auto"/>
            <w:left w:val="none" w:sz="0" w:space="0" w:color="auto"/>
            <w:bottom w:val="none" w:sz="0" w:space="0" w:color="auto"/>
            <w:right w:val="none" w:sz="0" w:space="0" w:color="auto"/>
          </w:divBdr>
        </w:div>
        <w:div w:id="720203401">
          <w:marLeft w:val="640"/>
          <w:marRight w:val="0"/>
          <w:marTop w:val="0"/>
          <w:marBottom w:val="0"/>
          <w:divBdr>
            <w:top w:val="none" w:sz="0" w:space="0" w:color="auto"/>
            <w:left w:val="none" w:sz="0" w:space="0" w:color="auto"/>
            <w:bottom w:val="none" w:sz="0" w:space="0" w:color="auto"/>
            <w:right w:val="none" w:sz="0" w:space="0" w:color="auto"/>
          </w:divBdr>
        </w:div>
        <w:div w:id="739324567">
          <w:marLeft w:val="640"/>
          <w:marRight w:val="0"/>
          <w:marTop w:val="0"/>
          <w:marBottom w:val="0"/>
          <w:divBdr>
            <w:top w:val="none" w:sz="0" w:space="0" w:color="auto"/>
            <w:left w:val="none" w:sz="0" w:space="0" w:color="auto"/>
            <w:bottom w:val="none" w:sz="0" w:space="0" w:color="auto"/>
            <w:right w:val="none" w:sz="0" w:space="0" w:color="auto"/>
          </w:divBdr>
        </w:div>
        <w:div w:id="820074755">
          <w:marLeft w:val="640"/>
          <w:marRight w:val="0"/>
          <w:marTop w:val="0"/>
          <w:marBottom w:val="0"/>
          <w:divBdr>
            <w:top w:val="none" w:sz="0" w:space="0" w:color="auto"/>
            <w:left w:val="none" w:sz="0" w:space="0" w:color="auto"/>
            <w:bottom w:val="none" w:sz="0" w:space="0" w:color="auto"/>
            <w:right w:val="none" w:sz="0" w:space="0" w:color="auto"/>
          </w:divBdr>
        </w:div>
        <w:div w:id="824513470">
          <w:marLeft w:val="640"/>
          <w:marRight w:val="0"/>
          <w:marTop w:val="0"/>
          <w:marBottom w:val="0"/>
          <w:divBdr>
            <w:top w:val="none" w:sz="0" w:space="0" w:color="auto"/>
            <w:left w:val="none" w:sz="0" w:space="0" w:color="auto"/>
            <w:bottom w:val="none" w:sz="0" w:space="0" w:color="auto"/>
            <w:right w:val="none" w:sz="0" w:space="0" w:color="auto"/>
          </w:divBdr>
        </w:div>
        <w:div w:id="824862649">
          <w:marLeft w:val="640"/>
          <w:marRight w:val="0"/>
          <w:marTop w:val="0"/>
          <w:marBottom w:val="0"/>
          <w:divBdr>
            <w:top w:val="none" w:sz="0" w:space="0" w:color="auto"/>
            <w:left w:val="none" w:sz="0" w:space="0" w:color="auto"/>
            <w:bottom w:val="none" w:sz="0" w:space="0" w:color="auto"/>
            <w:right w:val="none" w:sz="0" w:space="0" w:color="auto"/>
          </w:divBdr>
        </w:div>
        <w:div w:id="884029874">
          <w:marLeft w:val="640"/>
          <w:marRight w:val="0"/>
          <w:marTop w:val="0"/>
          <w:marBottom w:val="0"/>
          <w:divBdr>
            <w:top w:val="none" w:sz="0" w:space="0" w:color="auto"/>
            <w:left w:val="none" w:sz="0" w:space="0" w:color="auto"/>
            <w:bottom w:val="none" w:sz="0" w:space="0" w:color="auto"/>
            <w:right w:val="none" w:sz="0" w:space="0" w:color="auto"/>
          </w:divBdr>
        </w:div>
        <w:div w:id="906107456">
          <w:marLeft w:val="640"/>
          <w:marRight w:val="0"/>
          <w:marTop w:val="0"/>
          <w:marBottom w:val="0"/>
          <w:divBdr>
            <w:top w:val="none" w:sz="0" w:space="0" w:color="auto"/>
            <w:left w:val="none" w:sz="0" w:space="0" w:color="auto"/>
            <w:bottom w:val="none" w:sz="0" w:space="0" w:color="auto"/>
            <w:right w:val="none" w:sz="0" w:space="0" w:color="auto"/>
          </w:divBdr>
        </w:div>
        <w:div w:id="931817549">
          <w:marLeft w:val="640"/>
          <w:marRight w:val="0"/>
          <w:marTop w:val="0"/>
          <w:marBottom w:val="0"/>
          <w:divBdr>
            <w:top w:val="none" w:sz="0" w:space="0" w:color="auto"/>
            <w:left w:val="none" w:sz="0" w:space="0" w:color="auto"/>
            <w:bottom w:val="none" w:sz="0" w:space="0" w:color="auto"/>
            <w:right w:val="none" w:sz="0" w:space="0" w:color="auto"/>
          </w:divBdr>
        </w:div>
        <w:div w:id="943803097">
          <w:marLeft w:val="640"/>
          <w:marRight w:val="0"/>
          <w:marTop w:val="0"/>
          <w:marBottom w:val="0"/>
          <w:divBdr>
            <w:top w:val="none" w:sz="0" w:space="0" w:color="auto"/>
            <w:left w:val="none" w:sz="0" w:space="0" w:color="auto"/>
            <w:bottom w:val="none" w:sz="0" w:space="0" w:color="auto"/>
            <w:right w:val="none" w:sz="0" w:space="0" w:color="auto"/>
          </w:divBdr>
        </w:div>
        <w:div w:id="992834162">
          <w:marLeft w:val="640"/>
          <w:marRight w:val="0"/>
          <w:marTop w:val="0"/>
          <w:marBottom w:val="0"/>
          <w:divBdr>
            <w:top w:val="none" w:sz="0" w:space="0" w:color="auto"/>
            <w:left w:val="none" w:sz="0" w:space="0" w:color="auto"/>
            <w:bottom w:val="none" w:sz="0" w:space="0" w:color="auto"/>
            <w:right w:val="none" w:sz="0" w:space="0" w:color="auto"/>
          </w:divBdr>
        </w:div>
        <w:div w:id="1034765269">
          <w:marLeft w:val="640"/>
          <w:marRight w:val="0"/>
          <w:marTop w:val="0"/>
          <w:marBottom w:val="0"/>
          <w:divBdr>
            <w:top w:val="none" w:sz="0" w:space="0" w:color="auto"/>
            <w:left w:val="none" w:sz="0" w:space="0" w:color="auto"/>
            <w:bottom w:val="none" w:sz="0" w:space="0" w:color="auto"/>
            <w:right w:val="none" w:sz="0" w:space="0" w:color="auto"/>
          </w:divBdr>
        </w:div>
        <w:div w:id="1039010502">
          <w:marLeft w:val="640"/>
          <w:marRight w:val="0"/>
          <w:marTop w:val="0"/>
          <w:marBottom w:val="0"/>
          <w:divBdr>
            <w:top w:val="none" w:sz="0" w:space="0" w:color="auto"/>
            <w:left w:val="none" w:sz="0" w:space="0" w:color="auto"/>
            <w:bottom w:val="none" w:sz="0" w:space="0" w:color="auto"/>
            <w:right w:val="none" w:sz="0" w:space="0" w:color="auto"/>
          </w:divBdr>
        </w:div>
        <w:div w:id="1044403175">
          <w:marLeft w:val="640"/>
          <w:marRight w:val="0"/>
          <w:marTop w:val="0"/>
          <w:marBottom w:val="0"/>
          <w:divBdr>
            <w:top w:val="none" w:sz="0" w:space="0" w:color="auto"/>
            <w:left w:val="none" w:sz="0" w:space="0" w:color="auto"/>
            <w:bottom w:val="none" w:sz="0" w:space="0" w:color="auto"/>
            <w:right w:val="none" w:sz="0" w:space="0" w:color="auto"/>
          </w:divBdr>
        </w:div>
        <w:div w:id="1048841293">
          <w:marLeft w:val="640"/>
          <w:marRight w:val="0"/>
          <w:marTop w:val="0"/>
          <w:marBottom w:val="0"/>
          <w:divBdr>
            <w:top w:val="none" w:sz="0" w:space="0" w:color="auto"/>
            <w:left w:val="none" w:sz="0" w:space="0" w:color="auto"/>
            <w:bottom w:val="none" w:sz="0" w:space="0" w:color="auto"/>
            <w:right w:val="none" w:sz="0" w:space="0" w:color="auto"/>
          </w:divBdr>
        </w:div>
        <w:div w:id="1055011119">
          <w:marLeft w:val="640"/>
          <w:marRight w:val="0"/>
          <w:marTop w:val="0"/>
          <w:marBottom w:val="0"/>
          <w:divBdr>
            <w:top w:val="none" w:sz="0" w:space="0" w:color="auto"/>
            <w:left w:val="none" w:sz="0" w:space="0" w:color="auto"/>
            <w:bottom w:val="none" w:sz="0" w:space="0" w:color="auto"/>
            <w:right w:val="none" w:sz="0" w:space="0" w:color="auto"/>
          </w:divBdr>
        </w:div>
        <w:div w:id="1110973868">
          <w:marLeft w:val="640"/>
          <w:marRight w:val="0"/>
          <w:marTop w:val="0"/>
          <w:marBottom w:val="0"/>
          <w:divBdr>
            <w:top w:val="none" w:sz="0" w:space="0" w:color="auto"/>
            <w:left w:val="none" w:sz="0" w:space="0" w:color="auto"/>
            <w:bottom w:val="none" w:sz="0" w:space="0" w:color="auto"/>
            <w:right w:val="none" w:sz="0" w:space="0" w:color="auto"/>
          </w:divBdr>
        </w:div>
        <w:div w:id="1113016437">
          <w:marLeft w:val="640"/>
          <w:marRight w:val="0"/>
          <w:marTop w:val="0"/>
          <w:marBottom w:val="0"/>
          <w:divBdr>
            <w:top w:val="none" w:sz="0" w:space="0" w:color="auto"/>
            <w:left w:val="none" w:sz="0" w:space="0" w:color="auto"/>
            <w:bottom w:val="none" w:sz="0" w:space="0" w:color="auto"/>
            <w:right w:val="none" w:sz="0" w:space="0" w:color="auto"/>
          </w:divBdr>
        </w:div>
        <w:div w:id="1131099384">
          <w:marLeft w:val="640"/>
          <w:marRight w:val="0"/>
          <w:marTop w:val="0"/>
          <w:marBottom w:val="0"/>
          <w:divBdr>
            <w:top w:val="none" w:sz="0" w:space="0" w:color="auto"/>
            <w:left w:val="none" w:sz="0" w:space="0" w:color="auto"/>
            <w:bottom w:val="none" w:sz="0" w:space="0" w:color="auto"/>
            <w:right w:val="none" w:sz="0" w:space="0" w:color="auto"/>
          </w:divBdr>
        </w:div>
        <w:div w:id="1138955200">
          <w:marLeft w:val="640"/>
          <w:marRight w:val="0"/>
          <w:marTop w:val="0"/>
          <w:marBottom w:val="0"/>
          <w:divBdr>
            <w:top w:val="none" w:sz="0" w:space="0" w:color="auto"/>
            <w:left w:val="none" w:sz="0" w:space="0" w:color="auto"/>
            <w:bottom w:val="none" w:sz="0" w:space="0" w:color="auto"/>
            <w:right w:val="none" w:sz="0" w:space="0" w:color="auto"/>
          </w:divBdr>
        </w:div>
        <w:div w:id="1166822944">
          <w:marLeft w:val="640"/>
          <w:marRight w:val="0"/>
          <w:marTop w:val="0"/>
          <w:marBottom w:val="0"/>
          <w:divBdr>
            <w:top w:val="none" w:sz="0" w:space="0" w:color="auto"/>
            <w:left w:val="none" w:sz="0" w:space="0" w:color="auto"/>
            <w:bottom w:val="none" w:sz="0" w:space="0" w:color="auto"/>
            <w:right w:val="none" w:sz="0" w:space="0" w:color="auto"/>
          </w:divBdr>
        </w:div>
        <w:div w:id="1223760206">
          <w:marLeft w:val="640"/>
          <w:marRight w:val="0"/>
          <w:marTop w:val="0"/>
          <w:marBottom w:val="0"/>
          <w:divBdr>
            <w:top w:val="none" w:sz="0" w:space="0" w:color="auto"/>
            <w:left w:val="none" w:sz="0" w:space="0" w:color="auto"/>
            <w:bottom w:val="none" w:sz="0" w:space="0" w:color="auto"/>
            <w:right w:val="none" w:sz="0" w:space="0" w:color="auto"/>
          </w:divBdr>
        </w:div>
        <w:div w:id="1236935642">
          <w:marLeft w:val="640"/>
          <w:marRight w:val="0"/>
          <w:marTop w:val="0"/>
          <w:marBottom w:val="0"/>
          <w:divBdr>
            <w:top w:val="none" w:sz="0" w:space="0" w:color="auto"/>
            <w:left w:val="none" w:sz="0" w:space="0" w:color="auto"/>
            <w:bottom w:val="none" w:sz="0" w:space="0" w:color="auto"/>
            <w:right w:val="none" w:sz="0" w:space="0" w:color="auto"/>
          </w:divBdr>
        </w:div>
        <w:div w:id="1270503703">
          <w:marLeft w:val="640"/>
          <w:marRight w:val="0"/>
          <w:marTop w:val="0"/>
          <w:marBottom w:val="0"/>
          <w:divBdr>
            <w:top w:val="none" w:sz="0" w:space="0" w:color="auto"/>
            <w:left w:val="none" w:sz="0" w:space="0" w:color="auto"/>
            <w:bottom w:val="none" w:sz="0" w:space="0" w:color="auto"/>
            <w:right w:val="none" w:sz="0" w:space="0" w:color="auto"/>
          </w:divBdr>
        </w:div>
        <w:div w:id="1294287767">
          <w:marLeft w:val="640"/>
          <w:marRight w:val="0"/>
          <w:marTop w:val="0"/>
          <w:marBottom w:val="0"/>
          <w:divBdr>
            <w:top w:val="none" w:sz="0" w:space="0" w:color="auto"/>
            <w:left w:val="none" w:sz="0" w:space="0" w:color="auto"/>
            <w:bottom w:val="none" w:sz="0" w:space="0" w:color="auto"/>
            <w:right w:val="none" w:sz="0" w:space="0" w:color="auto"/>
          </w:divBdr>
        </w:div>
        <w:div w:id="1297835974">
          <w:marLeft w:val="640"/>
          <w:marRight w:val="0"/>
          <w:marTop w:val="0"/>
          <w:marBottom w:val="0"/>
          <w:divBdr>
            <w:top w:val="none" w:sz="0" w:space="0" w:color="auto"/>
            <w:left w:val="none" w:sz="0" w:space="0" w:color="auto"/>
            <w:bottom w:val="none" w:sz="0" w:space="0" w:color="auto"/>
            <w:right w:val="none" w:sz="0" w:space="0" w:color="auto"/>
          </w:divBdr>
        </w:div>
        <w:div w:id="1322154125">
          <w:marLeft w:val="640"/>
          <w:marRight w:val="0"/>
          <w:marTop w:val="0"/>
          <w:marBottom w:val="0"/>
          <w:divBdr>
            <w:top w:val="none" w:sz="0" w:space="0" w:color="auto"/>
            <w:left w:val="none" w:sz="0" w:space="0" w:color="auto"/>
            <w:bottom w:val="none" w:sz="0" w:space="0" w:color="auto"/>
            <w:right w:val="none" w:sz="0" w:space="0" w:color="auto"/>
          </w:divBdr>
        </w:div>
        <w:div w:id="1324313371">
          <w:marLeft w:val="640"/>
          <w:marRight w:val="0"/>
          <w:marTop w:val="0"/>
          <w:marBottom w:val="0"/>
          <w:divBdr>
            <w:top w:val="none" w:sz="0" w:space="0" w:color="auto"/>
            <w:left w:val="none" w:sz="0" w:space="0" w:color="auto"/>
            <w:bottom w:val="none" w:sz="0" w:space="0" w:color="auto"/>
            <w:right w:val="none" w:sz="0" w:space="0" w:color="auto"/>
          </w:divBdr>
        </w:div>
        <w:div w:id="1356926361">
          <w:marLeft w:val="640"/>
          <w:marRight w:val="0"/>
          <w:marTop w:val="0"/>
          <w:marBottom w:val="0"/>
          <w:divBdr>
            <w:top w:val="none" w:sz="0" w:space="0" w:color="auto"/>
            <w:left w:val="none" w:sz="0" w:space="0" w:color="auto"/>
            <w:bottom w:val="none" w:sz="0" w:space="0" w:color="auto"/>
            <w:right w:val="none" w:sz="0" w:space="0" w:color="auto"/>
          </w:divBdr>
        </w:div>
        <w:div w:id="1363745743">
          <w:marLeft w:val="640"/>
          <w:marRight w:val="0"/>
          <w:marTop w:val="0"/>
          <w:marBottom w:val="0"/>
          <w:divBdr>
            <w:top w:val="none" w:sz="0" w:space="0" w:color="auto"/>
            <w:left w:val="none" w:sz="0" w:space="0" w:color="auto"/>
            <w:bottom w:val="none" w:sz="0" w:space="0" w:color="auto"/>
            <w:right w:val="none" w:sz="0" w:space="0" w:color="auto"/>
          </w:divBdr>
        </w:div>
        <w:div w:id="1399402857">
          <w:marLeft w:val="640"/>
          <w:marRight w:val="0"/>
          <w:marTop w:val="0"/>
          <w:marBottom w:val="0"/>
          <w:divBdr>
            <w:top w:val="none" w:sz="0" w:space="0" w:color="auto"/>
            <w:left w:val="none" w:sz="0" w:space="0" w:color="auto"/>
            <w:bottom w:val="none" w:sz="0" w:space="0" w:color="auto"/>
            <w:right w:val="none" w:sz="0" w:space="0" w:color="auto"/>
          </w:divBdr>
        </w:div>
        <w:div w:id="1422799580">
          <w:marLeft w:val="640"/>
          <w:marRight w:val="0"/>
          <w:marTop w:val="0"/>
          <w:marBottom w:val="0"/>
          <w:divBdr>
            <w:top w:val="none" w:sz="0" w:space="0" w:color="auto"/>
            <w:left w:val="none" w:sz="0" w:space="0" w:color="auto"/>
            <w:bottom w:val="none" w:sz="0" w:space="0" w:color="auto"/>
            <w:right w:val="none" w:sz="0" w:space="0" w:color="auto"/>
          </w:divBdr>
        </w:div>
        <w:div w:id="1426532909">
          <w:marLeft w:val="640"/>
          <w:marRight w:val="0"/>
          <w:marTop w:val="0"/>
          <w:marBottom w:val="0"/>
          <w:divBdr>
            <w:top w:val="none" w:sz="0" w:space="0" w:color="auto"/>
            <w:left w:val="none" w:sz="0" w:space="0" w:color="auto"/>
            <w:bottom w:val="none" w:sz="0" w:space="0" w:color="auto"/>
            <w:right w:val="none" w:sz="0" w:space="0" w:color="auto"/>
          </w:divBdr>
        </w:div>
        <w:div w:id="1497644345">
          <w:marLeft w:val="640"/>
          <w:marRight w:val="0"/>
          <w:marTop w:val="0"/>
          <w:marBottom w:val="0"/>
          <w:divBdr>
            <w:top w:val="none" w:sz="0" w:space="0" w:color="auto"/>
            <w:left w:val="none" w:sz="0" w:space="0" w:color="auto"/>
            <w:bottom w:val="none" w:sz="0" w:space="0" w:color="auto"/>
            <w:right w:val="none" w:sz="0" w:space="0" w:color="auto"/>
          </w:divBdr>
        </w:div>
        <w:div w:id="1506480299">
          <w:marLeft w:val="640"/>
          <w:marRight w:val="0"/>
          <w:marTop w:val="0"/>
          <w:marBottom w:val="0"/>
          <w:divBdr>
            <w:top w:val="none" w:sz="0" w:space="0" w:color="auto"/>
            <w:left w:val="none" w:sz="0" w:space="0" w:color="auto"/>
            <w:bottom w:val="none" w:sz="0" w:space="0" w:color="auto"/>
            <w:right w:val="none" w:sz="0" w:space="0" w:color="auto"/>
          </w:divBdr>
        </w:div>
        <w:div w:id="1525943064">
          <w:marLeft w:val="640"/>
          <w:marRight w:val="0"/>
          <w:marTop w:val="0"/>
          <w:marBottom w:val="0"/>
          <w:divBdr>
            <w:top w:val="none" w:sz="0" w:space="0" w:color="auto"/>
            <w:left w:val="none" w:sz="0" w:space="0" w:color="auto"/>
            <w:bottom w:val="none" w:sz="0" w:space="0" w:color="auto"/>
            <w:right w:val="none" w:sz="0" w:space="0" w:color="auto"/>
          </w:divBdr>
        </w:div>
        <w:div w:id="1534730160">
          <w:marLeft w:val="640"/>
          <w:marRight w:val="0"/>
          <w:marTop w:val="0"/>
          <w:marBottom w:val="0"/>
          <w:divBdr>
            <w:top w:val="none" w:sz="0" w:space="0" w:color="auto"/>
            <w:left w:val="none" w:sz="0" w:space="0" w:color="auto"/>
            <w:bottom w:val="none" w:sz="0" w:space="0" w:color="auto"/>
            <w:right w:val="none" w:sz="0" w:space="0" w:color="auto"/>
          </w:divBdr>
        </w:div>
        <w:div w:id="1559590079">
          <w:marLeft w:val="640"/>
          <w:marRight w:val="0"/>
          <w:marTop w:val="0"/>
          <w:marBottom w:val="0"/>
          <w:divBdr>
            <w:top w:val="none" w:sz="0" w:space="0" w:color="auto"/>
            <w:left w:val="none" w:sz="0" w:space="0" w:color="auto"/>
            <w:bottom w:val="none" w:sz="0" w:space="0" w:color="auto"/>
            <w:right w:val="none" w:sz="0" w:space="0" w:color="auto"/>
          </w:divBdr>
        </w:div>
        <w:div w:id="1572497525">
          <w:marLeft w:val="640"/>
          <w:marRight w:val="0"/>
          <w:marTop w:val="0"/>
          <w:marBottom w:val="0"/>
          <w:divBdr>
            <w:top w:val="none" w:sz="0" w:space="0" w:color="auto"/>
            <w:left w:val="none" w:sz="0" w:space="0" w:color="auto"/>
            <w:bottom w:val="none" w:sz="0" w:space="0" w:color="auto"/>
            <w:right w:val="none" w:sz="0" w:space="0" w:color="auto"/>
          </w:divBdr>
        </w:div>
        <w:div w:id="1576546033">
          <w:marLeft w:val="640"/>
          <w:marRight w:val="0"/>
          <w:marTop w:val="0"/>
          <w:marBottom w:val="0"/>
          <w:divBdr>
            <w:top w:val="none" w:sz="0" w:space="0" w:color="auto"/>
            <w:left w:val="none" w:sz="0" w:space="0" w:color="auto"/>
            <w:bottom w:val="none" w:sz="0" w:space="0" w:color="auto"/>
            <w:right w:val="none" w:sz="0" w:space="0" w:color="auto"/>
          </w:divBdr>
        </w:div>
        <w:div w:id="1594627325">
          <w:marLeft w:val="640"/>
          <w:marRight w:val="0"/>
          <w:marTop w:val="0"/>
          <w:marBottom w:val="0"/>
          <w:divBdr>
            <w:top w:val="none" w:sz="0" w:space="0" w:color="auto"/>
            <w:left w:val="none" w:sz="0" w:space="0" w:color="auto"/>
            <w:bottom w:val="none" w:sz="0" w:space="0" w:color="auto"/>
            <w:right w:val="none" w:sz="0" w:space="0" w:color="auto"/>
          </w:divBdr>
        </w:div>
        <w:div w:id="1616935930">
          <w:marLeft w:val="640"/>
          <w:marRight w:val="0"/>
          <w:marTop w:val="0"/>
          <w:marBottom w:val="0"/>
          <w:divBdr>
            <w:top w:val="none" w:sz="0" w:space="0" w:color="auto"/>
            <w:left w:val="none" w:sz="0" w:space="0" w:color="auto"/>
            <w:bottom w:val="none" w:sz="0" w:space="0" w:color="auto"/>
            <w:right w:val="none" w:sz="0" w:space="0" w:color="auto"/>
          </w:divBdr>
        </w:div>
        <w:div w:id="1617443996">
          <w:marLeft w:val="640"/>
          <w:marRight w:val="0"/>
          <w:marTop w:val="0"/>
          <w:marBottom w:val="0"/>
          <w:divBdr>
            <w:top w:val="none" w:sz="0" w:space="0" w:color="auto"/>
            <w:left w:val="none" w:sz="0" w:space="0" w:color="auto"/>
            <w:bottom w:val="none" w:sz="0" w:space="0" w:color="auto"/>
            <w:right w:val="none" w:sz="0" w:space="0" w:color="auto"/>
          </w:divBdr>
        </w:div>
        <w:div w:id="1618415104">
          <w:marLeft w:val="640"/>
          <w:marRight w:val="0"/>
          <w:marTop w:val="0"/>
          <w:marBottom w:val="0"/>
          <w:divBdr>
            <w:top w:val="none" w:sz="0" w:space="0" w:color="auto"/>
            <w:left w:val="none" w:sz="0" w:space="0" w:color="auto"/>
            <w:bottom w:val="none" w:sz="0" w:space="0" w:color="auto"/>
            <w:right w:val="none" w:sz="0" w:space="0" w:color="auto"/>
          </w:divBdr>
        </w:div>
        <w:div w:id="1626695184">
          <w:marLeft w:val="640"/>
          <w:marRight w:val="0"/>
          <w:marTop w:val="0"/>
          <w:marBottom w:val="0"/>
          <w:divBdr>
            <w:top w:val="none" w:sz="0" w:space="0" w:color="auto"/>
            <w:left w:val="none" w:sz="0" w:space="0" w:color="auto"/>
            <w:bottom w:val="none" w:sz="0" w:space="0" w:color="auto"/>
            <w:right w:val="none" w:sz="0" w:space="0" w:color="auto"/>
          </w:divBdr>
        </w:div>
        <w:div w:id="1643850321">
          <w:marLeft w:val="640"/>
          <w:marRight w:val="0"/>
          <w:marTop w:val="0"/>
          <w:marBottom w:val="0"/>
          <w:divBdr>
            <w:top w:val="none" w:sz="0" w:space="0" w:color="auto"/>
            <w:left w:val="none" w:sz="0" w:space="0" w:color="auto"/>
            <w:bottom w:val="none" w:sz="0" w:space="0" w:color="auto"/>
            <w:right w:val="none" w:sz="0" w:space="0" w:color="auto"/>
          </w:divBdr>
        </w:div>
        <w:div w:id="1645039599">
          <w:marLeft w:val="640"/>
          <w:marRight w:val="0"/>
          <w:marTop w:val="0"/>
          <w:marBottom w:val="0"/>
          <w:divBdr>
            <w:top w:val="none" w:sz="0" w:space="0" w:color="auto"/>
            <w:left w:val="none" w:sz="0" w:space="0" w:color="auto"/>
            <w:bottom w:val="none" w:sz="0" w:space="0" w:color="auto"/>
            <w:right w:val="none" w:sz="0" w:space="0" w:color="auto"/>
          </w:divBdr>
        </w:div>
        <w:div w:id="1658848589">
          <w:marLeft w:val="640"/>
          <w:marRight w:val="0"/>
          <w:marTop w:val="0"/>
          <w:marBottom w:val="0"/>
          <w:divBdr>
            <w:top w:val="none" w:sz="0" w:space="0" w:color="auto"/>
            <w:left w:val="none" w:sz="0" w:space="0" w:color="auto"/>
            <w:bottom w:val="none" w:sz="0" w:space="0" w:color="auto"/>
            <w:right w:val="none" w:sz="0" w:space="0" w:color="auto"/>
          </w:divBdr>
        </w:div>
        <w:div w:id="1666742782">
          <w:marLeft w:val="640"/>
          <w:marRight w:val="0"/>
          <w:marTop w:val="0"/>
          <w:marBottom w:val="0"/>
          <w:divBdr>
            <w:top w:val="none" w:sz="0" w:space="0" w:color="auto"/>
            <w:left w:val="none" w:sz="0" w:space="0" w:color="auto"/>
            <w:bottom w:val="none" w:sz="0" w:space="0" w:color="auto"/>
            <w:right w:val="none" w:sz="0" w:space="0" w:color="auto"/>
          </w:divBdr>
        </w:div>
        <w:div w:id="1682126527">
          <w:marLeft w:val="640"/>
          <w:marRight w:val="0"/>
          <w:marTop w:val="0"/>
          <w:marBottom w:val="0"/>
          <w:divBdr>
            <w:top w:val="none" w:sz="0" w:space="0" w:color="auto"/>
            <w:left w:val="none" w:sz="0" w:space="0" w:color="auto"/>
            <w:bottom w:val="none" w:sz="0" w:space="0" w:color="auto"/>
            <w:right w:val="none" w:sz="0" w:space="0" w:color="auto"/>
          </w:divBdr>
        </w:div>
        <w:div w:id="1719933463">
          <w:marLeft w:val="640"/>
          <w:marRight w:val="0"/>
          <w:marTop w:val="0"/>
          <w:marBottom w:val="0"/>
          <w:divBdr>
            <w:top w:val="none" w:sz="0" w:space="0" w:color="auto"/>
            <w:left w:val="none" w:sz="0" w:space="0" w:color="auto"/>
            <w:bottom w:val="none" w:sz="0" w:space="0" w:color="auto"/>
            <w:right w:val="none" w:sz="0" w:space="0" w:color="auto"/>
          </w:divBdr>
        </w:div>
        <w:div w:id="1738473539">
          <w:marLeft w:val="640"/>
          <w:marRight w:val="0"/>
          <w:marTop w:val="0"/>
          <w:marBottom w:val="0"/>
          <w:divBdr>
            <w:top w:val="none" w:sz="0" w:space="0" w:color="auto"/>
            <w:left w:val="none" w:sz="0" w:space="0" w:color="auto"/>
            <w:bottom w:val="none" w:sz="0" w:space="0" w:color="auto"/>
            <w:right w:val="none" w:sz="0" w:space="0" w:color="auto"/>
          </w:divBdr>
        </w:div>
        <w:div w:id="1757826452">
          <w:marLeft w:val="640"/>
          <w:marRight w:val="0"/>
          <w:marTop w:val="0"/>
          <w:marBottom w:val="0"/>
          <w:divBdr>
            <w:top w:val="none" w:sz="0" w:space="0" w:color="auto"/>
            <w:left w:val="none" w:sz="0" w:space="0" w:color="auto"/>
            <w:bottom w:val="none" w:sz="0" w:space="0" w:color="auto"/>
            <w:right w:val="none" w:sz="0" w:space="0" w:color="auto"/>
          </w:divBdr>
        </w:div>
        <w:div w:id="1772510105">
          <w:marLeft w:val="640"/>
          <w:marRight w:val="0"/>
          <w:marTop w:val="0"/>
          <w:marBottom w:val="0"/>
          <w:divBdr>
            <w:top w:val="none" w:sz="0" w:space="0" w:color="auto"/>
            <w:left w:val="none" w:sz="0" w:space="0" w:color="auto"/>
            <w:bottom w:val="none" w:sz="0" w:space="0" w:color="auto"/>
            <w:right w:val="none" w:sz="0" w:space="0" w:color="auto"/>
          </w:divBdr>
        </w:div>
        <w:div w:id="1789885474">
          <w:marLeft w:val="640"/>
          <w:marRight w:val="0"/>
          <w:marTop w:val="0"/>
          <w:marBottom w:val="0"/>
          <w:divBdr>
            <w:top w:val="none" w:sz="0" w:space="0" w:color="auto"/>
            <w:left w:val="none" w:sz="0" w:space="0" w:color="auto"/>
            <w:bottom w:val="none" w:sz="0" w:space="0" w:color="auto"/>
            <w:right w:val="none" w:sz="0" w:space="0" w:color="auto"/>
          </w:divBdr>
        </w:div>
        <w:div w:id="1790277381">
          <w:marLeft w:val="640"/>
          <w:marRight w:val="0"/>
          <w:marTop w:val="0"/>
          <w:marBottom w:val="0"/>
          <w:divBdr>
            <w:top w:val="none" w:sz="0" w:space="0" w:color="auto"/>
            <w:left w:val="none" w:sz="0" w:space="0" w:color="auto"/>
            <w:bottom w:val="none" w:sz="0" w:space="0" w:color="auto"/>
            <w:right w:val="none" w:sz="0" w:space="0" w:color="auto"/>
          </w:divBdr>
        </w:div>
        <w:div w:id="1793330640">
          <w:marLeft w:val="640"/>
          <w:marRight w:val="0"/>
          <w:marTop w:val="0"/>
          <w:marBottom w:val="0"/>
          <w:divBdr>
            <w:top w:val="none" w:sz="0" w:space="0" w:color="auto"/>
            <w:left w:val="none" w:sz="0" w:space="0" w:color="auto"/>
            <w:bottom w:val="none" w:sz="0" w:space="0" w:color="auto"/>
            <w:right w:val="none" w:sz="0" w:space="0" w:color="auto"/>
          </w:divBdr>
        </w:div>
        <w:div w:id="1795101473">
          <w:marLeft w:val="640"/>
          <w:marRight w:val="0"/>
          <w:marTop w:val="0"/>
          <w:marBottom w:val="0"/>
          <w:divBdr>
            <w:top w:val="none" w:sz="0" w:space="0" w:color="auto"/>
            <w:left w:val="none" w:sz="0" w:space="0" w:color="auto"/>
            <w:bottom w:val="none" w:sz="0" w:space="0" w:color="auto"/>
            <w:right w:val="none" w:sz="0" w:space="0" w:color="auto"/>
          </w:divBdr>
        </w:div>
        <w:div w:id="1802768653">
          <w:marLeft w:val="640"/>
          <w:marRight w:val="0"/>
          <w:marTop w:val="0"/>
          <w:marBottom w:val="0"/>
          <w:divBdr>
            <w:top w:val="none" w:sz="0" w:space="0" w:color="auto"/>
            <w:left w:val="none" w:sz="0" w:space="0" w:color="auto"/>
            <w:bottom w:val="none" w:sz="0" w:space="0" w:color="auto"/>
            <w:right w:val="none" w:sz="0" w:space="0" w:color="auto"/>
          </w:divBdr>
        </w:div>
        <w:div w:id="1804039498">
          <w:marLeft w:val="640"/>
          <w:marRight w:val="0"/>
          <w:marTop w:val="0"/>
          <w:marBottom w:val="0"/>
          <w:divBdr>
            <w:top w:val="none" w:sz="0" w:space="0" w:color="auto"/>
            <w:left w:val="none" w:sz="0" w:space="0" w:color="auto"/>
            <w:bottom w:val="none" w:sz="0" w:space="0" w:color="auto"/>
            <w:right w:val="none" w:sz="0" w:space="0" w:color="auto"/>
          </w:divBdr>
        </w:div>
        <w:div w:id="1807308380">
          <w:marLeft w:val="640"/>
          <w:marRight w:val="0"/>
          <w:marTop w:val="0"/>
          <w:marBottom w:val="0"/>
          <w:divBdr>
            <w:top w:val="none" w:sz="0" w:space="0" w:color="auto"/>
            <w:left w:val="none" w:sz="0" w:space="0" w:color="auto"/>
            <w:bottom w:val="none" w:sz="0" w:space="0" w:color="auto"/>
            <w:right w:val="none" w:sz="0" w:space="0" w:color="auto"/>
          </w:divBdr>
        </w:div>
        <w:div w:id="1820799944">
          <w:marLeft w:val="640"/>
          <w:marRight w:val="0"/>
          <w:marTop w:val="0"/>
          <w:marBottom w:val="0"/>
          <w:divBdr>
            <w:top w:val="none" w:sz="0" w:space="0" w:color="auto"/>
            <w:left w:val="none" w:sz="0" w:space="0" w:color="auto"/>
            <w:bottom w:val="none" w:sz="0" w:space="0" w:color="auto"/>
            <w:right w:val="none" w:sz="0" w:space="0" w:color="auto"/>
          </w:divBdr>
        </w:div>
        <w:div w:id="1823735812">
          <w:marLeft w:val="640"/>
          <w:marRight w:val="0"/>
          <w:marTop w:val="0"/>
          <w:marBottom w:val="0"/>
          <w:divBdr>
            <w:top w:val="none" w:sz="0" w:space="0" w:color="auto"/>
            <w:left w:val="none" w:sz="0" w:space="0" w:color="auto"/>
            <w:bottom w:val="none" w:sz="0" w:space="0" w:color="auto"/>
            <w:right w:val="none" w:sz="0" w:space="0" w:color="auto"/>
          </w:divBdr>
        </w:div>
        <w:div w:id="1993675613">
          <w:marLeft w:val="640"/>
          <w:marRight w:val="0"/>
          <w:marTop w:val="0"/>
          <w:marBottom w:val="0"/>
          <w:divBdr>
            <w:top w:val="none" w:sz="0" w:space="0" w:color="auto"/>
            <w:left w:val="none" w:sz="0" w:space="0" w:color="auto"/>
            <w:bottom w:val="none" w:sz="0" w:space="0" w:color="auto"/>
            <w:right w:val="none" w:sz="0" w:space="0" w:color="auto"/>
          </w:divBdr>
        </w:div>
        <w:div w:id="1997149922">
          <w:marLeft w:val="640"/>
          <w:marRight w:val="0"/>
          <w:marTop w:val="0"/>
          <w:marBottom w:val="0"/>
          <w:divBdr>
            <w:top w:val="none" w:sz="0" w:space="0" w:color="auto"/>
            <w:left w:val="none" w:sz="0" w:space="0" w:color="auto"/>
            <w:bottom w:val="none" w:sz="0" w:space="0" w:color="auto"/>
            <w:right w:val="none" w:sz="0" w:space="0" w:color="auto"/>
          </w:divBdr>
        </w:div>
        <w:div w:id="2017074116">
          <w:marLeft w:val="640"/>
          <w:marRight w:val="0"/>
          <w:marTop w:val="0"/>
          <w:marBottom w:val="0"/>
          <w:divBdr>
            <w:top w:val="none" w:sz="0" w:space="0" w:color="auto"/>
            <w:left w:val="none" w:sz="0" w:space="0" w:color="auto"/>
            <w:bottom w:val="none" w:sz="0" w:space="0" w:color="auto"/>
            <w:right w:val="none" w:sz="0" w:space="0" w:color="auto"/>
          </w:divBdr>
        </w:div>
        <w:div w:id="2068991643">
          <w:marLeft w:val="640"/>
          <w:marRight w:val="0"/>
          <w:marTop w:val="0"/>
          <w:marBottom w:val="0"/>
          <w:divBdr>
            <w:top w:val="none" w:sz="0" w:space="0" w:color="auto"/>
            <w:left w:val="none" w:sz="0" w:space="0" w:color="auto"/>
            <w:bottom w:val="none" w:sz="0" w:space="0" w:color="auto"/>
            <w:right w:val="none" w:sz="0" w:space="0" w:color="auto"/>
          </w:divBdr>
        </w:div>
        <w:div w:id="2080320747">
          <w:marLeft w:val="640"/>
          <w:marRight w:val="0"/>
          <w:marTop w:val="0"/>
          <w:marBottom w:val="0"/>
          <w:divBdr>
            <w:top w:val="none" w:sz="0" w:space="0" w:color="auto"/>
            <w:left w:val="none" w:sz="0" w:space="0" w:color="auto"/>
            <w:bottom w:val="none" w:sz="0" w:space="0" w:color="auto"/>
            <w:right w:val="none" w:sz="0" w:space="0" w:color="auto"/>
          </w:divBdr>
        </w:div>
        <w:div w:id="2087914779">
          <w:marLeft w:val="640"/>
          <w:marRight w:val="0"/>
          <w:marTop w:val="0"/>
          <w:marBottom w:val="0"/>
          <w:divBdr>
            <w:top w:val="none" w:sz="0" w:space="0" w:color="auto"/>
            <w:left w:val="none" w:sz="0" w:space="0" w:color="auto"/>
            <w:bottom w:val="none" w:sz="0" w:space="0" w:color="auto"/>
            <w:right w:val="none" w:sz="0" w:space="0" w:color="auto"/>
          </w:divBdr>
        </w:div>
      </w:divsChild>
    </w:div>
    <w:div w:id="724598446">
      <w:bodyDiv w:val="1"/>
      <w:marLeft w:val="0"/>
      <w:marRight w:val="0"/>
      <w:marTop w:val="0"/>
      <w:marBottom w:val="0"/>
      <w:divBdr>
        <w:top w:val="none" w:sz="0" w:space="0" w:color="auto"/>
        <w:left w:val="none" w:sz="0" w:space="0" w:color="auto"/>
        <w:bottom w:val="none" w:sz="0" w:space="0" w:color="auto"/>
        <w:right w:val="none" w:sz="0" w:space="0" w:color="auto"/>
      </w:divBdr>
    </w:div>
    <w:div w:id="748118980">
      <w:bodyDiv w:val="1"/>
      <w:marLeft w:val="0"/>
      <w:marRight w:val="0"/>
      <w:marTop w:val="0"/>
      <w:marBottom w:val="0"/>
      <w:divBdr>
        <w:top w:val="none" w:sz="0" w:space="0" w:color="auto"/>
        <w:left w:val="none" w:sz="0" w:space="0" w:color="auto"/>
        <w:bottom w:val="none" w:sz="0" w:space="0" w:color="auto"/>
        <w:right w:val="none" w:sz="0" w:space="0" w:color="auto"/>
      </w:divBdr>
      <w:divsChild>
        <w:div w:id="13697750">
          <w:marLeft w:val="640"/>
          <w:marRight w:val="0"/>
          <w:marTop w:val="0"/>
          <w:marBottom w:val="0"/>
          <w:divBdr>
            <w:top w:val="none" w:sz="0" w:space="0" w:color="auto"/>
            <w:left w:val="none" w:sz="0" w:space="0" w:color="auto"/>
            <w:bottom w:val="none" w:sz="0" w:space="0" w:color="auto"/>
            <w:right w:val="none" w:sz="0" w:space="0" w:color="auto"/>
          </w:divBdr>
        </w:div>
        <w:div w:id="34669359">
          <w:marLeft w:val="640"/>
          <w:marRight w:val="0"/>
          <w:marTop w:val="0"/>
          <w:marBottom w:val="0"/>
          <w:divBdr>
            <w:top w:val="none" w:sz="0" w:space="0" w:color="auto"/>
            <w:left w:val="none" w:sz="0" w:space="0" w:color="auto"/>
            <w:bottom w:val="none" w:sz="0" w:space="0" w:color="auto"/>
            <w:right w:val="none" w:sz="0" w:space="0" w:color="auto"/>
          </w:divBdr>
        </w:div>
        <w:div w:id="47149197">
          <w:marLeft w:val="640"/>
          <w:marRight w:val="0"/>
          <w:marTop w:val="0"/>
          <w:marBottom w:val="0"/>
          <w:divBdr>
            <w:top w:val="none" w:sz="0" w:space="0" w:color="auto"/>
            <w:left w:val="none" w:sz="0" w:space="0" w:color="auto"/>
            <w:bottom w:val="none" w:sz="0" w:space="0" w:color="auto"/>
            <w:right w:val="none" w:sz="0" w:space="0" w:color="auto"/>
          </w:divBdr>
        </w:div>
        <w:div w:id="57023730">
          <w:marLeft w:val="640"/>
          <w:marRight w:val="0"/>
          <w:marTop w:val="0"/>
          <w:marBottom w:val="0"/>
          <w:divBdr>
            <w:top w:val="none" w:sz="0" w:space="0" w:color="auto"/>
            <w:left w:val="none" w:sz="0" w:space="0" w:color="auto"/>
            <w:bottom w:val="none" w:sz="0" w:space="0" w:color="auto"/>
            <w:right w:val="none" w:sz="0" w:space="0" w:color="auto"/>
          </w:divBdr>
        </w:div>
        <w:div w:id="59327639">
          <w:marLeft w:val="640"/>
          <w:marRight w:val="0"/>
          <w:marTop w:val="0"/>
          <w:marBottom w:val="0"/>
          <w:divBdr>
            <w:top w:val="none" w:sz="0" w:space="0" w:color="auto"/>
            <w:left w:val="none" w:sz="0" w:space="0" w:color="auto"/>
            <w:bottom w:val="none" w:sz="0" w:space="0" w:color="auto"/>
            <w:right w:val="none" w:sz="0" w:space="0" w:color="auto"/>
          </w:divBdr>
        </w:div>
        <w:div w:id="100808913">
          <w:marLeft w:val="640"/>
          <w:marRight w:val="0"/>
          <w:marTop w:val="0"/>
          <w:marBottom w:val="0"/>
          <w:divBdr>
            <w:top w:val="none" w:sz="0" w:space="0" w:color="auto"/>
            <w:left w:val="none" w:sz="0" w:space="0" w:color="auto"/>
            <w:bottom w:val="none" w:sz="0" w:space="0" w:color="auto"/>
            <w:right w:val="none" w:sz="0" w:space="0" w:color="auto"/>
          </w:divBdr>
        </w:div>
        <w:div w:id="158812568">
          <w:marLeft w:val="640"/>
          <w:marRight w:val="0"/>
          <w:marTop w:val="0"/>
          <w:marBottom w:val="0"/>
          <w:divBdr>
            <w:top w:val="none" w:sz="0" w:space="0" w:color="auto"/>
            <w:left w:val="none" w:sz="0" w:space="0" w:color="auto"/>
            <w:bottom w:val="none" w:sz="0" w:space="0" w:color="auto"/>
            <w:right w:val="none" w:sz="0" w:space="0" w:color="auto"/>
          </w:divBdr>
        </w:div>
        <w:div w:id="194084426">
          <w:marLeft w:val="640"/>
          <w:marRight w:val="0"/>
          <w:marTop w:val="0"/>
          <w:marBottom w:val="0"/>
          <w:divBdr>
            <w:top w:val="none" w:sz="0" w:space="0" w:color="auto"/>
            <w:left w:val="none" w:sz="0" w:space="0" w:color="auto"/>
            <w:bottom w:val="none" w:sz="0" w:space="0" w:color="auto"/>
            <w:right w:val="none" w:sz="0" w:space="0" w:color="auto"/>
          </w:divBdr>
        </w:div>
        <w:div w:id="198784163">
          <w:marLeft w:val="640"/>
          <w:marRight w:val="0"/>
          <w:marTop w:val="0"/>
          <w:marBottom w:val="0"/>
          <w:divBdr>
            <w:top w:val="none" w:sz="0" w:space="0" w:color="auto"/>
            <w:left w:val="none" w:sz="0" w:space="0" w:color="auto"/>
            <w:bottom w:val="none" w:sz="0" w:space="0" w:color="auto"/>
            <w:right w:val="none" w:sz="0" w:space="0" w:color="auto"/>
          </w:divBdr>
        </w:div>
        <w:div w:id="215702424">
          <w:marLeft w:val="640"/>
          <w:marRight w:val="0"/>
          <w:marTop w:val="0"/>
          <w:marBottom w:val="0"/>
          <w:divBdr>
            <w:top w:val="none" w:sz="0" w:space="0" w:color="auto"/>
            <w:left w:val="none" w:sz="0" w:space="0" w:color="auto"/>
            <w:bottom w:val="none" w:sz="0" w:space="0" w:color="auto"/>
            <w:right w:val="none" w:sz="0" w:space="0" w:color="auto"/>
          </w:divBdr>
        </w:div>
        <w:div w:id="230701310">
          <w:marLeft w:val="640"/>
          <w:marRight w:val="0"/>
          <w:marTop w:val="0"/>
          <w:marBottom w:val="0"/>
          <w:divBdr>
            <w:top w:val="none" w:sz="0" w:space="0" w:color="auto"/>
            <w:left w:val="none" w:sz="0" w:space="0" w:color="auto"/>
            <w:bottom w:val="none" w:sz="0" w:space="0" w:color="auto"/>
            <w:right w:val="none" w:sz="0" w:space="0" w:color="auto"/>
          </w:divBdr>
        </w:div>
        <w:div w:id="234436834">
          <w:marLeft w:val="640"/>
          <w:marRight w:val="0"/>
          <w:marTop w:val="0"/>
          <w:marBottom w:val="0"/>
          <w:divBdr>
            <w:top w:val="none" w:sz="0" w:space="0" w:color="auto"/>
            <w:left w:val="none" w:sz="0" w:space="0" w:color="auto"/>
            <w:bottom w:val="none" w:sz="0" w:space="0" w:color="auto"/>
            <w:right w:val="none" w:sz="0" w:space="0" w:color="auto"/>
          </w:divBdr>
        </w:div>
        <w:div w:id="248739280">
          <w:marLeft w:val="640"/>
          <w:marRight w:val="0"/>
          <w:marTop w:val="0"/>
          <w:marBottom w:val="0"/>
          <w:divBdr>
            <w:top w:val="none" w:sz="0" w:space="0" w:color="auto"/>
            <w:left w:val="none" w:sz="0" w:space="0" w:color="auto"/>
            <w:bottom w:val="none" w:sz="0" w:space="0" w:color="auto"/>
            <w:right w:val="none" w:sz="0" w:space="0" w:color="auto"/>
          </w:divBdr>
        </w:div>
        <w:div w:id="282156993">
          <w:marLeft w:val="640"/>
          <w:marRight w:val="0"/>
          <w:marTop w:val="0"/>
          <w:marBottom w:val="0"/>
          <w:divBdr>
            <w:top w:val="none" w:sz="0" w:space="0" w:color="auto"/>
            <w:left w:val="none" w:sz="0" w:space="0" w:color="auto"/>
            <w:bottom w:val="none" w:sz="0" w:space="0" w:color="auto"/>
            <w:right w:val="none" w:sz="0" w:space="0" w:color="auto"/>
          </w:divBdr>
        </w:div>
        <w:div w:id="290481246">
          <w:marLeft w:val="640"/>
          <w:marRight w:val="0"/>
          <w:marTop w:val="0"/>
          <w:marBottom w:val="0"/>
          <w:divBdr>
            <w:top w:val="none" w:sz="0" w:space="0" w:color="auto"/>
            <w:left w:val="none" w:sz="0" w:space="0" w:color="auto"/>
            <w:bottom w:val="none" w:sz="0" w:space="0" w:color="auto"/>
            <w:right w:val="none" w:sz="0" w:space="0" w:color="auto"/>
          </w:divBdr>
        </w:div>
        <w:div w:id="290522112">
          <w:marLeft w:val="640"/>
          <w:marRight w:val="0"/>
          <w:marTop w:val="0"/>
          <w:marBottom w:val="0"/>
          <w:divBdr>
            <w:top w:val="none" w:sz="0" w:space="0" w:color="auto"/>
            <w:left w:val="none" w:sz="0" w:space="0" w:color="auto"/>
            <w:bottom w:val="none" w:sz="0" w:space="0" w:color="auto"/>
            <w:right w:val="none" w:sz="0" w:space="0" w:color="auto"/>
          </w:divBdr>
        </w:div>
        <w:div w:id="325982642">
          <w:marLeft w:val="640"/>
          <w:marRight w:val="0"/>
          <w:marTop w:val="0"/>
          <w:marBottom w:val="0"/>
          <w:divBdr>
            <w:top w:val="none" w:sz="0" w:space="0" w:color="auto"/>
            <w:left w:val="none" w:sz="0" w:space="0" w:color="auto"/>
            <w:bottom w:val="none" w:sz="0" w:space="0" w:color="auto"/>
            <w:right w:val="none" w:sz="0" w:space="0" w:color="auto"/>
          </w:divBdr>
        </w:div>
        <w:div w:id="379205437">
          <w:marLeft w:val="640"/>
          <w:marRight w:val="0"/>
          <w:marTop w:val="0"/>
          <w:marBottom w:val="0"/>
          <w:divBdr>
            <w:top w:val="none" w:sz="0" w:space="0" w:color="auto"/>
            <w:left w:val="none" w:sz="0" w:space="0" w:color="auto"/>
            <w:bottom w:val="none" w:sz="0" w:space="0" w:color="auto"/>
            <w:right w:val="none" w:sz="0" w:space="0" w:color="auto"/>
          </w:divBdr>
        </w:div>
        <w:div w:id="407970261">
          <w:marLeft w:val="640"/>
          <w:marRight w:val="0"/>
          <w:marTop w:val="0"/>
          <w:marBottom w:val="0"/>
          <w:divBdr>
            <w:top w:val="none" w:sz="0" w:space="0" w:color="auto"/>
            <w:left w:val="none" w:sz="0" w:space="0" w:color="auto"/>
            <w:bottom w:val="none" w:sz="0" w:space="0" w:color="auto"/>
            <w:right w:val="none" w:sz="0" w:space="0" w:color="auto"/>
          </w:divBdr>
        </w:div>
        <w:div w:id="423691900">
          <w:marLeft w:val="640"/>
          <w:marRight w:val="0"/>
          <w:marTop w:val="0"/>
          <w:marBottom w:val="0"/>
          <w:divBdr>
            <w:top w:val="none" w:sz="0" w:space="0" w:color="auto"/>
            <w:left w:val="none" w:sz="0" w:space="0" w:color="auto"/>
            <w:bottom w:val="none" w:sz="0" w:space="0" w:color="auto"/>
            <w:right w:val="none" w:sz="0" w:space="0" w:color="auto"/>
          </w:divBdr>
        </w:div>
        <w:div w:id="452747256">
          <w:marLeft w:val="640"/>
          <w:marRight w:val="0"/>
          <w:marTop w:val="0"/>
          <w:marBottom w:val="0"/>
          <w:divBdr>
            <w:top w:val="none" w:sz="0" w:space="0" w:color="auto"/>
            <w:left w:val="none" w:sz="0" w:space="0" w:color="auto"/>
            <w:bottom w:val="none" w:sz="0" w:space="0" w:color="auto"/>
            <w:right w:val="none" w:sz="0" w:space="0" w:color="auto"/>
          </w:divBdr>
        </w:div>
        <w:div w:id="478304427">
          <w:marLeft w:val="640"/>
          <w:marRight w:val="0"/>
          <w:marTop w:val="0"/>
          <w:marBottom w:val="0"/>
          <w:divBdr>
            <w:top w:val="none" w:sz="0" w:space="0" w:color="auto"/>
            <w:left w:val="none" w:sz="0" w:space="0" w:color="auto"/>
            <w:bottom w:val="none" w:sz="0" w:space="0" w:color="auto"/>
            <w:right w:val="none" w:sz="0" w:space="0" w:color="auto"/>
          </w:divBdr>
        </w:div>
        <w:div w:id="482703215">
          <w:marLeft w:val="640"/>
          <w:marRight w:val="0"/>
          <w:marTop w:val="0"/>
          <w:marBottom w:val="0"/>
          <w:divBdr>
            <w:top w:val="none" w:sz="0" w:space="0" w:color="auto"/>
            <w:left w:val="none" w:sz="0" w:space="0" w:color="auto"/>
            <w:bottom w:val="none" w:sz="0" w:space="0" w:color="auto"/>
            <w:right w:val="none" w:sz="0" w:space="0" w:color="auto"/>
          </w:divBdr>
        </w:div>
        <w:div w:id="535898511">
          <w:marLeft w:val="640"/>
          <w:marRight w:val="0"/>
          <w:marTop w:val="0"/>
          <w:marBottom w:val="0"/>
          <w:divBdr>
            <w:top w:val="none" w:sz="0" w:space="0" w:color="auto"/>
            <w:left w:val="none" w:sz="0" w:space="0" w:color="auto"/>
            <w:bottom w:val="none" w:sz="0" w:space="0" w:color="auto"/>
            <w:right w:val="none" w:sz="0" w:space="0" w:color="auto"/>
          </w:divBdr>
        </w:div>
        <w:div w:id="595552976">
          <w:marLeft w:val="640"/>
          <w:marRight w:val="0"/>
          <w:marTop w:val="0"/>
          <w:marBottom w:val="0"/>
          <w:divBdr>
            <w:top w:val="none" w:sz="0" w:space="0" w:color="auto"/>
            <w:left w:val="none" w:sz="0" w:space="0" w:color="auto"/>
            <w:bottom w:val="none" w:sz="0" w:space="0" w:color="auto"/>
            <w:right w:val="none" w:sz="0" w:space="0" w:color="auto"/>
          </w:divBdr>
        </w:div>
        <w:div w:id="676226535">
          <w:marLeft w:val="640"/>
          <w:marRight w:val="0"/>
          <w:marTop w:val="0"/>
          <w:marBottom w:val="0"/>
          <w:divBdr>
            <w:top w:val="none" w:sz="0" w:space="0" w:color="auto"/>
            <w:left w:val="none" w:sz="0" w:space="0" w:color="auto"/>
            <w:bottom w:val="none" w:sz="0" w:space="0" w:color="auto"/>
            <w:right w:val="none" w:sz="0" w:space="0" w:color="auto"/>
          </w:divBdr>
        </w:div>
        <w:div w:id="680159537">
          <w:marLeft w:val="640"/>
          <w:marRight w:val="0"/>
          <w:marTop w:val="0"/>
          <w:marBottom w:val="0"/>
          <w:divBdr>
            <w:top w:val="none" w:sz="0" w:space="0" w:color="auto"/>
            <w:left w:val="none" w:sz="0" w:space="0" w:color="auto"/>
            <w:bottom w:val="none" w:sz="0" w:space="0" w:color="auto"/>
            <w:right w:val="none" w:sz="0" w:space="0" w:color="auto"/>
          </w:divBdr>
        </w:div>
        <w:div w:id="713239786">
          <w:marLeft w:val="640"/>
          <w:marRight w:val="0"/>
          <w:marTop w:val="0"/>
          <w:marBottom w:val="0"/>
          <w:divBdr>
            <w:top w:val="none" w:sz="0" w:space="0" w:color="auto"/>
            <w:left w:val="none" w:sz="0" w:space="0" w:color="auto"/>
            <w:bottom w:val="none" w:sz="0" w:space="0" w:color="auto"/>
            <w:right w:val="none" w:sz="0" w:space="0" w:color="auto"/>
          </w:divBdr>
        </w:div>
        <w:div w:id="781728720">
          <w:marLeft w:val="640"/>
          <w:marRight w:val="0"/>
          <w:marTop w:val="0"/>
          <w:marBottom w:val="0"/>
          <w:divBdr>
            <w:top w:val="none" w:sz="0" w:space="0" w:color="auto"/>
            <w:left w:val="none" w:sz="0" w:space="0" w:color="auto"/>
            <w:bottom w:val="none" w:sz="0" w:space="0" w:color="auto"/>
            <w:right w:val="none" w:sz="0" w:space="0" w:color="auto"/>
          </w:divBdr>
        </w:div>
        <w:div w:id="792599254">
          <w:marLeft w:val="640"/>
          <w:marRight w:val="0"/>
          <w:marTop w:val="0"/>
          <w:marBottom w:val="0"/>
          <w:divBdr>
            <w:top w:val="none" w:sz="0" w:space="0" w:color="auto"/>
            <w:left w:val="none" w:sz="0" w:space="0" w:color="auto"/>
            <w:bottom w:val="none" w:sz="0" w:space="0" w:color="auto"/>
            <w:right w:val="none" w:sz="0" w:space="0" w:color="auto"/>
          </w:divBdr>
        </w:div>
        <w:div w:id="797186676">
          <w:marLeft w:val="640"/>
          <w:marRight w:val="0"/>
          <w:marTop w:val="0"/>
          <w:marBottom w:val="0"/>
          <w:divBdr>
            <w:top w:val="none" w:sz="0" w:space="0" w:color="auto"/>
            <w:left w:val="none" w:sz="0" w:space="0" w:color="auto"/>
            <w:bottom w:val="none" w:sz="0" w:space="0" w:color="auto"/>
            <w:right w:val="none" w:sz="0" w:space="0" w:color="auto"/>
          </w:divBdr>
        </w:div>
        <w:div w:id="825049138">
          <w:marLeft w:val="640"/>
          <w:marRight w:val="0"/>
          <w:marTop w:val="0"/>
          <w:marBottom w:val="0"/>
          <w:divBdr>
            <w:top w:val="none" w:sz="0" w:space="0" w:color="auto"/>
            <w:left w:val="none" w:sz="0" w:space="0" w:color="auto"/>
            <w:bottom w:val="none" w:sz="0" w:space="0" w:color="auto"/>
            <w:right w:val="none" w:sz="0" w:space="0" w:color="auto"/>
          </w:divBdr>
        </w:div>
        <w:div w:id="826745388">
          <w:marLeft w:val="640"/>
          <w:marRight w:val="0"/>
          <w:marTop w:val="0"/>
          <w:marBottom w:val="0"/>
          <w:divBdr>
            <w:top w:val="none" w:sz="0" w:space="0" w:color="auto"/>
            <w:left w:val="none" w:sz="0" w:space="0" w:color="auto"/>
            <w:bottom w:val="none" w:sz="0" w:space="0" w:color="auto"/>
            <w:right w:val="none" w:sz="0" w:space="0" w:color="auto"/>
          </w:divBdr>
        </w:div>
        <w:div w:id="914438924">
          <w:marLeft w:val="640"/>
          <w:marRight w:val="0"/>
          <w:marTop w:val="0"/>
          <w:marBottom w:val="0"/>
          <w:divBdr>
            <w:top w:val="none" w:sz="0" w:space="0" w:color="auto"/>
            <w:left w:val="none" w:sz="0" w:space="0" w:color="auto"/>
            <w:bottom w:val="none" w:sz="0" w:space="0" w:color="auto"/>
            <w:right w:val="none" w:sz="0" w:space="0" w:color="auto"/>
          </w:divBdr>
        </w:div>
        <w:div w:id="949581986">
          <w:marLeft w:val="640"/>
          <w:marRight w:val="0"/>
          <w:marTop w:val="0"/>
          <w:marBottom w:val="0"/>
          <w:divBdr>
            <w:top w:val="none" w:sz="0" w:space="0" w:color="auto"/>
            <w:left w:val="none" w:sz="0" w:space="0" w:color="auto"/>
            <w:bottom w:val="none" w:sz="0" w:space="0" w:color="auto"/>
            <w:right w:val="none" w:sz="0" w:space="0" w:color="auto"/>
          </w:divBdr>
        </w:div>
        <w:div w:id="981806984">
          <w:marLeft w:val="640"/>
          <w:marRight w:val="0"/>
          <w:marTop w:val="0"/>
          <w:marBottom w:val="0"/>
          <w:divBdr>
            <w:top w:val="none" w:sz="0" w:space="0" w:color="auto"/>
            <w:left w:val="none" w:sz="0" w:space="0" w:color="auto"/>
            <w:bottom w:val="none" w:sz="0" w:space="0" w:color="auto"/>
            <w:right w:val="none" w:sz="0" w:space="0" w:color="auto"/>
          </w:divBdr>
        </w:div>
        <w:div w:id="1025715912">
          <w:marLeft w:val="640"/>
          <w:marRight w:val="0"/>
          <w:marTop w:val="0"/>
          <w:marBottom w:val="0"/>
          <w:divBdr>
            <w:top w:val="none" w:sz="0" w:space="0" w:color="auto"/>
            <w:left w:val="none" w:sz="0" w:space="0" w:color="auto"/>
            <w:bottom w:val="none" w:sz="0" w:space="0" w:color="auto"/>
            <w:right w:val="none" w:sz="0" w:space="0" w:color="auto"/>
          </w:divBdr>
        </w:div>
        <w:div w:id="1033269038">
          <w:marLeft w:val="640"/>
          <w:marRight w:val="0"/>
          <w:marTop w:val="0"/>
          <w:marBottom w:val="0"/>
          <w:divBdr>
            <w:top w:val="none" w:sz="0" w:space="0" w:color="auto"/>
            <w:left w:val="none" w:sz="0" w:space="0" w:color="auto"/>
            <w:bottom w:val="none" w:sz="0" w:space="0" w:color="auto"/>
            <w:right w:val="none" w:sz="0" w:space="0" w:color="auto"/>
          </w:divBdr>
        </w:div>
        <w:div w:id="1037504569">
          <w:marLeft w:val="640"/>
          <w:marRight w:val="0"/>
          <w:marTop w:val="0"/>
          <w:marBottom w:val="0"/>
          <w:divBdr>
            <w:top w:val="none" w:sz="0" w:space="0" w:color="auto"/>
            <w:left w:val="none" w:sz="0" w:space="0" w:color="auto"/>
            <w:bottom w:val="none" w:sz="0" w:space="0" w:color="auto"/>
            <w:right w:val="none" w:sz="0" w:space="0" w:color="auto"/>
          </w:divBdr>
        </w:div>
        <w:div w:id="1044253868">
          <w:marLeft w:val="640"/>
          <w:marRight w:val="0"/>
          <w:marTop w:val="0"/>
          <w:marBottom w:val="0"/>
          <w:divBdr>
            <w:top w:val="none" w:sz="0" w:space="0" w:color="auto"/>
            <w:left w:val="none" w:sz="0" w:space="0" w:color="auto"/>
            <w:bottom w:val="none" w:sz="0" w:space="0" w:color="auto"/>
            <w:right w:val="none" w:sz="0" w:space="0" w:color="auto"/>
          </w:divBdr>
        </w:div>
        <w:div w:id="1069154852">
          <w:marLeft w:val="640"/>
          <w:marRight w:val="0"/>
          <w:marTop w:val="0"/>
          <w:marBottom w:val="0"/>
          <w:divBdr>
            <w:top w:val="none" w:sz="0" w:space="0" w:color="auto"/>
            <w:left w:val="none" w:sz="0" w:space="0" w:color="auto"/>
            <w:bottom w:val="none" w:sz="0" w:space="0" w:color="auto"/>
            <w:right w:val="none" w:sz="0" w:space="0" w:color="auto"/>
          </w:divBdr>
        </w:div>
        <w:div w:id="1073507916">
          <w:marLeft w:val="640"/>
          <w:marRight w:val="0"/>
          <w:marTop w:val="0"/>
          <w:marBottom w:val="0"/>
          <w:divBdr>
            <w:top w:val="none" w:sz="0" w:space="0" w:color="auto"/>
            <w:left w:val="none" w:sz="0" w:space="0" w:color="auto"/>
            <w:bottom w:val="none" w:sz="0" w:space="0" w:color="auto"/>
            <w:right w:val="none" w:sz="0" w:space="0" w:color="auto"/>
          </w:divBdr>
        </w:div>
        <w:div w:id="1167788513">
          <w:marLeft w:val="640"/>
          <w:marRight w:val="0"/>
          <w:marTop w:val="0"/>
          <w:marBottom w:val="0"/>
          <w:divBdr>
            <w:top w:val="none" w:sz="0" w:space="0" w:color="auto"/>
            <w:left w:val="none" w:sz="0" w:space="0" w:color="auto"/>
            <w:bottom w:val="none" w:sz="0" w:space="0" w:color="auto"/>
            <w:right w:val="none" w:sz="0" w:space="0" w:color="auto"/>
          </w:divBdr>
        </w:div>
        <w:div w:id="1191452018">
          <w:marLeft w:val="640"/>
          <w:marRight w:val="0"/>
          <w:marTop w:val="0"/>
          <w:marBottom w:val="0"/>
          <w:divBdr>
            <w:top w:val="none" w:sz="0" w:space="0" w:color="auto"/>
            <w:left w:val="none" w:sz="0" w:space="0" w:color="auto"/>
            <w:bottom w:val="none" w:sz="0" w:space="0" w:color="auto"/>
            <w:right w:val="none" w:sz="0" w:space="0" w:color="auto"/>
          </w:divBdr>
        </w:div>
        <w:div w:id="1204561871">
          <w:marLeft w:val="640"/>
          <w:marRight w:val="0"/>
          <w:marTop w:val="0"/>
          <w:marBottom w:val="0"/>
          <w:divBdr>
            <w:top w:val="none" w:sz="0" w:space="0" w:color="auto"/>
            <w:left w:val="none" w:sz="0" w:space="0" w:color="auto"/>
            <w:bottom w:val="none" w:sz="0" w:space="0" w:color="auto"/>
            <w:right w:val="none" w:sz="0" w:space="0" w:color="auto"/>
          </w:divBdr>
        </w:div>
        <w:div w:id="1233349112">
          <w:marLeft w:val="640"/>
          <w:marRight w:val="0"/>
          <w:marTop w:val="0"/>
          <w:marBottom w:val="0"/>
          <w:divBdr>
            <w:top w:val="none" w:sz="0" w:space="0" w:color="auto"/>
            <w:left w:val="none" w:sz="0" w:space="0" w:color="auto"/>
            <w:bottom w:val="none" w:sz="0" w:space="0" w:color="auto"/>
            <w:right w:val="none" w:sz="0" w:space="0" w:color="auto"/>
          </w:divBdr>
        </w:div>
        <w:div w:id="1251507286">
          <w:marLeft w:val="640"/>
          <w:marRight w:val="0"/>
          <w:marTop w:val="0"/>
          <w:marBottom w:val="0"/>
          <w:divBdr>
            <w:top w:val="none" w:sz="0" w:space="0" w:color="auto"/>
            <w:left w:val="none" w:sz="0" w:space="0" w:color="auto"/>
            <w:bottom w:val="none" w:sz="0" w:space="0" w:color="auto"/>
            <w:right w:val="none" w:sz="0" w:space="0" w:color="auto"/>
          </w:divBdr>
        </w:div>
        <w:div w:id="1274022319">
          <w:marLeft w:val="640"/>
          <w:marRight w:val="0"/>
          <w:marTop w:val="0"/>
          <w:marBottom w:val="0"/>
          <w:divBdr>
            <w:top w:val="none" w:sz="0" w:space="0" w:color="auto"/>
            <w:left w:val="none" w:sz="0" w:space="0" w:color="auto"/>
            <w:bottom w:val="none" w:sz="0" w:space="0" w:color="auto"/>
            <w:right w:val="none" w:sz="0" w:space="0" w:color="auto"/>
          </w:divBdr>
        </w:div>
        <w:div w:id="1283920259">
          <w:marLeft w:val="640"/>
          <w:marRight w:val="0"/>
          <w:marTop w:val="0"/>
          <w:marBottom w:val="0"/>
          <w:divBdr>
            <w:top w:val="none" w:sz="0" w:space="0" w:color="auto"/>
            <w:left w:val="none" w:sz="0" w:space="0" w:color="auto"/>
            <w:bottom w:val="none" w:sz="0" w:space="0" w:color="auto"/>
            <w:right w:val="none" w:sz="0" w:space="0" w:color="auto"/>
          </w:divBdr>
        </w:div>
        <w:div w:id="1335065766">
          <w:marLeft w:val="640"/>
          <w:marRight w:val="0"/>
          <w:marTop w:val="0"/>
          <w:marBottom w:val="0"/>
          <w:divBdr>
            <w:top w:val="none" w:sz="0" w:space="0" w:color="auto"/>
            <w:left w:val="none" w:sz="0" w:space="0" w:color="auto"/>
            <w:bottom w:val="none" w:sz="0" w:space="0" w:color="auto"/>
            <w:right w:val="none" w:sz="0" w:space="0" w:color="auto"/>
          </w:divBdr>
        </w:div>
        <w:div w:id="1348672744">
          <w:marLeft w:val="640"/>
          <w:marRight w:val="0"/>
          <w:marTop w:val="0"/>
          <w:marBottom w:val="0"/>
          <w:divBdr>
            <w:top w:val="none" w:sz="0" w:space="0" w:color="auto"/>
            <w:left w:val="none" w:sz="0" w:space="0" w:color="auto"/>
            <w:bottom w:val="none" w:sz="0" w:space="0" w:color="auto"/>
            <w:right w:val="none" w:sz="0" w:space="0" w:color="auto"/>
          </w:divBdr>
        </w:div>
        <w:div w:id="1382559065">
          <w:marLeft w:val="640"/>
          <w:marRight w:val="0"/>
          <w:marTop w:val="0"/>
          <w:marBottom w:val="0"/>
          <w:divBdr>
            <w:top w:val="none" w:sz="0" w:space="0" w:color="auto"/>
            <w:left w:val="none" w:sz="0" w:space="0" w:color="auto"/>
            <w:bottom w:val="none" w:sz="0" w:space="0" w:color="auto"/>
            <w:right w:val="none" w:sz="0" w:space="0" w:color="auto"/>
          </w:divBdr>
        </w:div>
        <w:div w:id="1392733220">
          <w:marLeft w:val="640"/>
          <w:marRight w:val="0"/>
          <w:marTop w:val="0"/>
          <w:marBottom w:val="0"/>
          <w:divBdr>
            <w:top w:val="none" w:sz="0" w:space="0" w:color="auto"/>
            <w:left w:val="none" w:sz="0" w:space="0" w:color="auto"/>
            <w:bottom w:val="none" w:sz="0" w:space="0" w:color="auto"/>
            <w:right w:val="none" w:sz="0" w:space="0" w:color="auto"/>
          </w:divBdr>
        </w:div>
        <w:div w:id="1455444881">
          <w:marLeft w:val="640"/>
          <w:marRight w:val="0"/>
          <w:marTop w:val="0"/>
          <w:marBottom w:val="0"/>
          <w:divBdr>
            <w:top w:val="none" w:sz="0" w:space="0" w:color="auto"/>
            <w:left w:val="none" w:sz="0" w:space="0" w:color="auto"/>
            <w:bottom w:val="none" w:sz="0" w:space="0" w:color="auto"/>
            <w:right w:val="none" w:sz="0" w:space="0" w:color="auto"/>
          </w:divBdr>
        </w:div>
        <w:div w:id="1459756286">
          <w:marLeft w:val="640"/>
          <w:marRight w:val="0"/>
          <w:marTop w:val="0"/>
          <w:marBottom w:val="0"/>
          <w:divBdr>
            <w:top w:val="none" w:sz="0" w:space="0" w:color="auto"/>
            <w:left w:val="none" w:sz="0" w:space="0" w:color="auto"/>
            <w:bottom w:val="none" w:sz="0" w:space="0" w:color="auto"/>
            <w:right w:val="none" w:sz="0" w:space="0" w:color="auto"/>
          </w:divBdr>
        </w:div>
        <w:div w:id="1479882400">
          <w:marLeft w:val="640"/>
          <w:marRight w:val="0"/>
          <w:marTop w:val="0"/>
          <w:marBottom w:val="0"/>
          <w:divBdr>
            <w:top w:val="none" w:sz="0" w:space="0" w:color="auto"/>
            <w:left w:val="none" w:sz="0" w:space="0" w:color="auto"/>
            <w:bottom w:val="none" w:sz="0" w:space="0" w:color="auto"/>
            <w:right w:val="none" w:sz="0" w:space="0" w:color="auto"/>
          </w:divBdr>
        </w:div>
        <w:div w:id="1482388268">
          <w:marLeft w:val="640"/>
          <w:marRight w:val="0"/>
          <w:marTop w:val="0"/>
          <w:marBottom w:val="0"/>
          <w:divBdr>
            <w:top w:val="none" w:sz="0" w:space="0" w:color="auto"/>
            <w:left w:val="none" w:sz="0" w:space="0" w:color="auto"/>
            <w:bottom w:val="none" w:sz="0" w:space="0" w:color="auto"/>
            <w:right w:val="none" w:sz="0" w:space="0" w:color="auto"/>
          </w:divBdr>
        </w:div>
        <w:div w:id="1516574108">
          <w:marLeft w:val="640"/>
          <w:marRight w:val="0"/>
          <w:marTop w:val="0"/>
          <w:marBottom w:val="0"/>
          <w:divBdr>
            <w:top w:val="none" w:sz="0" w:space="0" w:color="auto"/>
            <w:left w:val="none" w:sz="0" w:space="0" w:color="auto"/>
            <w:bottom w:val="none" w:sz="0" w:space="0" w:color="auto"/>
            <w:right w:val="none" w:sz="0" w:space="0" w:color="auto"/>
          </w:divBdr>
        </w:div>
        <w:div w:id="1520465949">
          <w:marLeft w:val="640"/>
          <w:marRight w:val="0"/>
          <w:marTop w:val="0"/>
          <w:marBottom w:val="0"/>
          <w:divBdr>
            <w:top w:val="none" w:sz="0" w:space="0" w:color="auto"/>
            <w:left w:val="none" w:sz="0" w:space="0" w:color="auto"/>
            <w:bottom w:val="none" w:sz="0" w:space="0" w:color="auto"/>
            <w:right w:val="none" w:sz="0" w:space="0" w:color="auto"/>
          </w:divBdr>
        </w:div>
        <w:div w:id="1569801862">
          <w:marLeft w:val="640"/>
          <w:marRight w:val="0"/>
          <w:marTop w:val="0"/>
          <w:marBottom w:val="0"/>
          <w:divBdr>
            <w:top w:val="none" w:sz="0" w:space="0" w:color="auto"/>
            <w:left w:val="none" w:sz="0" w:space="0" w:color="auto"/>
            <w:bottom w:val="none" w:sz="0" w:space="0" w:color="auto"/>
            <w:right w:val="none" w:sz="0" w:space="0" w:color="auto"/>
          </w:divBdr>
        </w:div>
        <w:div w:id="1577395161">
          <w:marLeft w:val="640"/>
          <w:marRight w:val="0"/>
          <w:marTop w:val="0"/>
          <w:marBottom w:val="0"/>
          <w:divBdr>
            <w:top w:val="none" w:sz="0" w:space="0" w:color="auto"/>
            <w:left w:val="none" w:sz="0" w:space="0" w:color="auto"/>
            <w:bottom w:val="none" w:sz="0" w:space="0" w:color="auto"/>
            <w:right w:val="none" w:sz="0" w:space="0" w:color="auto"/>
          </w:divBdr>
        </w:div>
        <w:div w:id="1637681323">
          <w:marLeft w:val="640"/>
          <w:marRight w:val="0"/>
          <w:marTop w:val="0"/>
          <w:marBottom w:val="0"/>
          <w:divBdr>
            <w:top w:val="none" w:sz="0" w:space="0" w:color="auto"/>
            <w:left w:val="none" w:sz="0" w:space="0" w:color="auto"/>
            <w:bottom w:val="none" w:sz="0" w:space="0" w:color="auto"/>
            <w:right w:val="none" w:sz="0" w:space="0" w:color="auto"/>
          </w:divBdr>
        </w:div>
        <w:div w:id="1643391604">
          <w:marLeft w:val="640"/>
          <w:marRight w:val="0"/>
          <w:marTop w:val="0"/>
          <w:marBottom w:val="0"/>
          <w:divBdr>
            <w:top w:val="none" w:sz="0" w:space="0" w:color="auto"/>
            <w:left w:val="none" w:sz="0" w:space="0" w:color="auto"/>
            <w:bottom w:val="none" w:sz="0" w:space="0" w:color="auto"/>
            <w:right w:val="none" w:sz="0" w:space="0" w:color="auto"/>
          </w:divBdr>
        </w:div>
        <w:div w:id="1656641494">
          <w:marLeft w:val="640"/>
          <w:marRight w:val="0"/>
          <w:marTop w:val="0"/>
          <w:marBottom w:val="0"/>
          <w:divBdr>
            <w:top w:val="none" w:sz="0" w:space="0" w:color="auto"/>
            <w:left w:val="none" w:sz="0" w:space="0" w:color="auto"/>
            <w:bottom w:val="none" w:sz="0" w:space="0" w:color="auto"/>
            <w:right w:val="none" w:sz="0" w:space="0" w:color="auto"/>
          </w:divBdr>
        </w:div>
        <w:div w:id="1676033044">
          <w:marLeft w:val="640"/>
          <w:marRight w:val="0"/>
          <w:marTop w:val="0"/>
          <w:marBottom w:val="0"/>
          <w:divBdr>
            <w:top w:val="none" w:sz="0" w:space="0" w:color="auto"/>
            <w:left w:val="none" w:sz="0" w:space="0" w:color="auto"/>
            <w:bottom w:val="none" w:sz="0" w:space="0" w:color="auto"/>
            <w:right w:val="none" w:sz="0" w:space="0" w:color="auto"/>
          </w:divBdr>
        </w:div>
        <w:div w:id="1689024794">
          <w:marLeft w:val="640"/>
          <w:marRight w:val="0"/>
          <w:marTop w:val="0"/>
          <w:marBottom w:val="0"/>
          <w:divBdr>
            <w:top w:val="none" w:sz="0" w:space="0" w:color="auto"/>
            <w:left w:val="none" w:sz="0" w:space="0" w:color="auto"/>
            <w:bottom w:val="none" w:sz="0" w:space="0" w:color="auto"/>
            <w:right w:val="none" w:sz="0" w:space="0" w:color="auto"/>
          </w:divBdr>
        </w:div>
        <w:div w:id="1732193370">
          <w:marLeft w:val="640"/>
          <w:marRight w:val="0"/>
          <w:marTop w:val="0"/>
          <w:marBottom w:val="0"/>
          <w:divBdr>
            <w:top w:val="none" w:sz="0" w:space="0" w:color="auto"/>
            <w:left w:val="none" w:sz="0" w:space="0" w:color="auto"/>
            <w:bottom w:val="none" w:sz="0" w:space="0" w:color="auto"/>
            <w:right w:val="none" w:sz="0" w:space="0" w:color="auto"/>
          </w:divBdr>
        </w:div>
        <w:div w:id="1757940351">
          <w:marLeft w:val="640"/>
          <w:marRight w:val="0"/>
          <w:marTop w:val="0"/>
          <w:marBottom w:val="0"/>
          <w:divBdr>
            <w:top w:val="none" w:sz="0" w:space="0" w:color="auto"/>
            <w:left w:val="none" w:sz="0" w:space="0" w:color="auto"/>
            <w:bottom w:val="none" w:sz="0" w:space="0" w:color="auto"/>
            <w:right w:val="none" w:sz="0" w:space="0" w:color="auto"/>
          </w:divBdr>
        </w:div>
        <w:div w:id="1769425237">
          <w:marLeft w:val="640"/>
          <w:marRight w:val="0"/>
          <w:marTop w:val="0"/>
          <w:marBottom w:val="0"/>
          <w:divBdr>
            <w:top w:val="none" w:sz="0" w:space="0" w:color="auto"/>
            <w:left w:val="none" w:sz="0" w:space="0" w:color="auto"/>
            <w:bottom w:val="none" w:sz="0" w:space="0" w:color="auto"/>
            <w:right w:val="none" w:sz="0" w:space="0" w:color="auto"/>
          </w:divBdr>
        </w:div>
        <w:div w:id="1801876859">
          <w:marLeft w:val="640"/>
          <w:marRight w:val="0"/>
          <w:marTop w:val="0"/>
          <w:marBottom w:val="0"/>
          <w:divBdr>
            <w:top w:val="none" w:sz="0" w:space="0" w:color="auto"/>
            <w:left w:val="none" w:sz="0" w:space="0" w:color="auto"/>
            <w:bottom w:val="none" w:sz="0" w:space="0" w:color="auto"/>
            <w:right w:val="none" w:sz="0" w:space="0" w:color="auto"/>
          </w:divBdr>
        </w:div>
        <w:div w:id="1809277785">
          <w:marLeft w:val="640"/>
          <w:marRight w:val="0"/>
          <w:marTop w:val="0"/>
          <w:marBottom w:val="0"/>
          <w:divBdr>
            <w:top w:val="none" w:sz="0" w:space="0" w:color="auto"/>
            <w:left w:val="none" w:sz="0" w:space="0" w:color="auto"/>
            <w:bottom w:val="none" w:sz="0" w:space="0" w:color="auto"/>
            <w:right w:val="none" w:sz="0" w:space="0" w:color="auto"/>
          </w:divBdr>
        </w:div>
        <w:div w:id="1852136552">
          <w:marLeft w:val="640"/>
          <w:marRight w:val="0"/>
          <w:marTop w:val="0"/>
          <w:marBottom w:val="0"/>
          <w:divBdr>
            <w:top w:val="none" w:sz="0" w:space="0" w:color="auto"/>
            <w:left w:val="none" w:sz="0" w:space="0" w:color="auto"/>
            <w:bottom w:val="none" w:sz="0" w:space="0" w:color="auto"/>
            <w:right w:val="none" w:sz="0" w:space="0" w:color="auto"/>
          </w:divBdr>
        </w:div>
        <w:div w:id="1863206745">
          <w:marLeft w:val="640"/>
          <w:marRight w:val="0"/>
          <w:marTop w:val="0"/>
          <w:marBottom w:val="0"/>
          <w:divBdr>
            <w:top w:val="none" w:sz="0" w:space="0" w:color="auto"/>
            <w:left w:val="none" w:sz="0" w:space="0" w:color="auto"/>
            <w:bottom w:val="none" w:sz="0" w:space="0" w:color="auto"/>
            <w:right w:val="none" w:sz="0" w:space="0" w:color="auto"/>
          </w:divBdr>
        </w:div>
        <w:div w:id="1863589457">
          <w:marLeft w:val="640"/>
          <w:marRight w:val="0"/>
          <w:marTop w:val="0"/>
          <w:marBottom w:val="0"/>
          <w:divBdr>
            <w:top w:val="none" w:sz="0" w:space="0" w:color="auto"/>
            <w:left w:val="none" w:sz="0" w:space="0" w:color="auto"/>
            <w:bottom w:val="none" w:sz="0" w:space="0" w:color="auto"/>
            <w:right w:val="none" w:sz="0" w:space="0" w:color="auto"/>
          </w:divBdr>
        </w:div>
        <w:div w:id="1864704819">
          <w:marLeft w:val="640"/>
          <w:marRight w:val="0"/>
          <w:marTop w:val="0"/>
          <w:marBottom w:val="0"/>
          <w:divBdr>
            <w:top w:val="none" w:sz="0" w:space="0" w:color="auto"/>
            <w:left w:val="none" w:sz="0" w:space="0" w:color="auto"/>
            <w:bottom w:val="none" w:sz="0" w:space="0" w:color="auto"/>
            <w:right w:val="none" w:sz="0" w:space="0" w:color="auto"/>
          </w:divBdr>
        </w:div>
        <w:div w:id="1883129207">
          <w:marLeft w:val="640"/>
          <w:marRight w:val="0"/>
          <w:marTop w:val="0"/>
          <w:marBottom w:val="0"/>
          <w:divBdr>
            <w:top w:val="none" w:sz="0" w:space="0" w:color="auto"/>
            <w:left w:val="none" w:sz="0" w:space="0" w:color="auto"/>
            <w:bottom w:val="none" w:sz="0" w:space="0" w:color="auto"/>
            <w:right w:val="none" w:sz="0" w:space="0" w:color="auto"/>
          </w:divBdr>
        </w:div>
        <w:div w:id="1912890998">
          <w:marLeft w:val="640"/>
          <w:marRight w:val="0"/>
          <w:marTop w:val="0"/>
          <w:marBottom w:val="0"/>
          <w:divBdr>
            <w:top w:val="none" w:sz="0" w:space="0" w:color="auto"/>
            <w:left w:val="none" w:sz="0" w:space="0" w:color="auto"/>
            <w:bottom w:val="none" w:sz="0" w:space="0" w:color="auto"/>
            <w:right w:val="none" w:sz="0" w:space="0" w:color="auto"/>
          </w:divBdr>
        </w:div>
        <w:div w:id="1954172432">
          <w:marLeft w:val="640"/>
          <w:marRight w:val="0"/>
          <w:marTop w:val="0"/>
          <w:marBottom w:val="0"/>
          <w:divBdr>
            <w:top w:val="none" w:sz="0" w:space="0" w:color="auto"/>
            <w:left w:val="none" w:sz="0" w:space="0" w:color="auto"/>
            <w:bottom w:val="none" w:sz="0" w:space="0" w:color="auto"/>
            <w:right w:val="none" w:sz="0" w:space="0" w:color="auto"/>
          </w:divBdr>
        </w:div>
        <w:div w:id="1967539072">
          <w:marLeft w:val="640"/>
          <w:marRight w:val="0"/>
          <w:marTop w:val="0"/>
          <w:marBottom w:val="0"/>
          <w:divBdr>
            <w:top w:val="none" w:sz="0" w:space="0" w:color="auto"/>
            <w:left w:val="none" w:sz="0" w:space="0" w:color="auto"/>
            <w:bottom w:val="none" w:sz="0" w:space="0" w:color="auto"/>
            <w:right w:val="none" w:sz="0" w:space="0" w:color="auto"/>
          </w:divBdr>
        </w:div>
        <w:div w:id="2041740289">
          <w:marLeft w:val="640"/>
          <w:marRight w:val="0"/>
          <w:marTop w:val="0"/>
          <w:marBottom w:val="0"/>
          <w:divBdr>
            <w:top w:val="none" w:sz="0" w:space="0" w:color="auto"/>
            <w:left w:val="none" w:sz="0" w:space="0" w:color="auto"/>
            <w:bottom w:val="none" w:sz="0" w:space="0" w:color="auto"/>
            <w:right w:val="none" w:sz="0" w:space="0" w:color="auto"/>
          </w:divBdr>
        </w:div>
        <w:div w:id="2070221858">
          <w:marLeft w:val="640"/>
          <w:marRight w:val="0"/>
          <w:marTop w:val="0"/>
          <w:marBottom w:val="0"/>
          <w:divBdr>
            <w:top w:val="none" w:sz="0" w:space="0" w:color="auto"/>
            <w:left w:val="none" w:sz="0" w:space="0" w:color="auto"/>
            <w:bottom w:val="none" w:sz="0" w:space="0" w:color="auto"/>
            <w:right w:val="none" w:sz="0" w:space="0" w:color="auto"/>
          </w:divBdr>
        </w:div>
        <w:div w:id="2072462647">
          <w:marLeft w:val="640"/>
          <w:marRight w:val="0"/>
          <w:marTop w:val="0"/>
          <w:marBottom w:val="0"/>
          <w:divBdr>
            <w:top w:val="none" w:sz="0" w:space="0" w:color="auto"/>
            <w:left w:val="none" w:sz="0" w:space="0" w:color="auto"/>
            <w:bottom w:val="none" w:sz="0" w:space="0" w:color="auto"/>
            <w:right w:val="none" w:sz="0" w:space="0" w:color="auto"/>
          </w:divBdr>
        </w:div>
        <w:div w:id="2096126102">
          <w:marLeft w:val="640"/>
          <w:marRight w:val="0"/>
          <w:marTop w:val="0"/>
          <w:marBottom w:val="0"/>
          <w:divBdr>
            <w:top w:val="none" w:sz="0" w:space="0" w:color="auto"/>
            <w:left w:val="none" w:sz="0" w:space="0" w:color="auto"/>
            <w:bottom w:val="none" w:sz="0" w:space="0" w:color="auto"/>
            <w:right w:val="none" w:sz="0" w:space="0" w:color="auto"/>
          </w:divBdr>
        </w:div>
        <w:div w:id="2118140348">
          <w:marLeft w:val="640"/>
          <w:marRight w:val="0"/>
          <w:marTop w:val="0"/>
          <w:marBottom w:val="0"/>
          <w:divBdr>
            <w:top w:val="none" w:sz="0" w:space="0" w:color="auto"/>
            <w:left w:val="none" w:sz="0" w:space="0" w:color="auto"/>
            <w:bottom w:val="none" w:sz="0" w:space="0" w:color="auto"/>
            <w:right w:val="none" w:sz="0" w:space="0" w:color="auto"/>
          </w:divBdr>
        </w:div>
        <w:div w:id="2134397334">
          <w:marLeft w:val="640"/>
          <w:marRight w:val="0"/>
          <w:marTop w:val="0"/>
          <w:marBottom w:val="0"/>
          <w:divBdr>
            <w:top w:val="none" w:sz="0" w:space="0" w:color="auto"/>
            <w:left w:val="none" w:sz="0" w:space="0" w:color="auto"/>
            <w:bottom w:val="none" w:sz="0" w:space="0" w:color="auto"/>
            <w:right w:val="none" w:sz="0" w:space="0" w:color="auto"/>
          </w:divBdr>
        </w:div>
        <w:div w:id="2141681876">
          <w:marLeft w:val="640"/>
          <w:marRight w:val="0"/>
          <w:marTop w:val="0"/>
          <w:marBottom w:val="0"/>
          <w:divBdr>
            <w:top w:val="none" w:sz="0" w:space="0" w:color="auto"/>
            <w:left w:val="none" w:sz="0" w:space="0" w:color="auto"/>
            <w:bottom w:val="none" w:sz="0" w:space="0" w:color="auto"/>
            <w:right w:val="none" w:sz="0" w:space="0" w:color="auto"/>
          </w:divBdr>
        </w:div>
      </w:divsChild>
    </w:div>
    <w:div w:id="763527163">
      <w:bodyDiv w:val="1"/>
      <w:marLeft w:val="0"/>
      <w:marRight w:val="0"/>
      <w:marTop w:val="0"/>
      <w:marBottom w:val="0"/>
      <w:divBdr>
        <w:top w:val="none" w:sz="0" w:space="0" w:color="auto"/>
        <w:left w:val="none" w:sz="0" w:space="0" w:color="auto"/>
        <w:bottom w:val="none" w:sz="0" w:space="0" w:color="auto"/>
        <w:right w:val="none" w:sz="0" w:space="0" w:color="auto"/>
      </w:divBdr>
      <w:divsChild>
        <w:div w:id="9843460">
          <w:marLeft w:val="640"/>
          <w:marRight w:val="0"/>
          <w:marTop w:val="0"/>
          <w:marBottom w:val="0"/>
          <w:divBdr>
            <w:top w:val="none" w:sz="0" w:space="0" w:color="auto"/>
            <w:left w:val="none" w:sz="0" w:space="0" w:color="auto"/>
            <w:bottom w:val="none" w:sz="0" w:space="0" w:color="auto"/>
            <w:right w:val="none" w:sz="0" w:space="0" w:color="auto"/>
          </w:divBdr>
        </w:div>
        <w:div w:id="40592445">
          <w:marLeft w:val="640"/>
          <w:marRight w:val="0"/>
          <w:marTop w:val="0"/>
          <w:marBottom w:val="0"/>
          <w:divBdr>
            <w:top w:val="none" w:sz="0" w:space="0" w:color="auto"/>
            <w:left w:val="none" w:sz="0" w:space="0" w:color="auto"/>
            <w:bottom w:val="none" w:sz="0" w:space="0" w:color="auto"/>
            <w:right w:val="none" w:sz="0" w:space="0" w:color="auto"/>
          </w:divBdr>
        </w:div>
        <w:div w:id="56976021">
          <w:marLeft w:val="640"/>
          <w:marRight w:val="0"/>
          <w:marTop w:val="0"/>
          <w:marBottom w:val="0"/>
          <w:divBdr>
            <w:top w:val="none" w:sz="0" w:space="0" w:color="auto"/>
            <w:left w:val="none" w:sz="0" w:space="0" w:color="auto"/>
            <w:bottom w:val="none" w:sz="0" w:space="0" w:color="auto"/>
            <w:right w:val="none" w:sz="0" w:space="0" w:color="auto"/>
          </w:divBdr>
        </w:div>
        <w:div w:id="103960460">
          <w:marLeft w:val="640"/>
          <w:marRight w:val="0"/>
          <w:marTop w:val="0"/>
          <w:marBottom w:val="0"/>
          <w:divBdr>
            <w:top w:val="none" w:sz="0" w:space="0" w:color="auto"/>
            <w:left w:val="none" w:sz="0" w:space="0" w:color="auto"/>
            <w:bottom w:val="none" w:sz="0" w:space="0" w:color="auto"/>
            <w:right w:val="none" w:sz="0" w:space="0" w:color="auto"/>
          </w:divBdr>
        </w:div>
        <w:div w:id="119766675">
          <w:marLeft w:val="640"/>
          <w:marRight w:val="0"/>
          <w:marTop w:val="0"/>
          <w:marBottom w:val="0"/>
          <w:divBdr>
            <w:top w:val="none" w:sz="0" w:space="0" w:color="auto"/>
            <w:left w:val="none" w:sz="0" w:space="0" w:color="auto"/>
            <w:bottom w:val="none" w:sz="0" w:space="0" w:color="auto"/>
            <w:right w:val="none" w:sz="0" w:space="0" w:color="auto"/>
          </w:divBdr>
        </w:div>
        <w:div w:id="143133499">
          <w:marLeft w:val="640"/>
          <w:marRight w:val="0"/>
          <w:marTop w:val="0"/>
          <w:marBottom w:val="0"/>
          <w:divBdr>
            <w:top w:val="none" w:sz="0" w:space="0" w:color="auto"/>
            <w:left w:val="none" w:sz="0" w:space="0" w:color="auto"/>
            <w:bottom w:val="none" w:sz="0" w:space="0" w:color="auto"/>
            <w:right w:val="none" w:sz="0" w:space="0" w:color="auto"/>
          </w:divBdr>
        </w:div>
        <w:div w:id="194805595">
          <w:marLeft w:val="640"/>
          <w:marRight w:val="0"/>
          <w:marTop w:val="0"/>
          <w:marBottom w:val="0"/>
          <w:divBdr>
            <w:top w:val="none" w:sz="0" w:space="0" w:color="auto"/>
            <w:left w:val="none" w:sz="0" w:space="0" w:color="auto"/>
            <w:bottom w:val="none" w:sz="0" w:space="0" w:color="auto"/>
            <w:right w:val="none" w:sz="0" w:space="0" w:color="auto"/>
          </w:divBdr>
        </w:div>
        <w:div w:id="275790892">
          <w:marLeft w:val="640"/>
          <w:marRight w:val="0"/>
          <w:marTop w:val="0"/>
          <w:marBottom w:val="0"/>
          <w:divBdr>
            <w:top w:val="none" w:sz="0" w:space="0" w:color="auto"/>
            <w:left w:val="none" w:sz="0" w:space="0" w:color="auto"/>
            <w:bottom w:val="none" w:sz="0" w:space="0" w:color="auto"/>
            <w:right w:val="none" w:sz="0" w:space="0" w:color="auto"/>
          </w:divBdr>
        </w:div>
        <w:div w:id="304313938">
          <w:marLeft w:val="640"/>
          <w:marRight w:val="0"/>
          <w:marTop w:val="0"/>
          <w:marBottom w:val="0"/>
          <w:divBdr>
            <w:top w:val="none" w:sz="0" w:space="0" w:color="auto"/>
            <w:left w:val="none" w:sz="0" w:space="0" w:color="auto"/>
            <w:bottom w:val="none" w:sz="0" w:space="0" w:color="auto"/>
            <w:right w:val="none" w:sz="0" w:space="0" w:color="auto"/>
          </w:divBdr>
        </w:div>
        <w:div w:id="316804959">
          <w:marLeft w:val="640"/>
          <w:marRight w:val="0"/>
          <w:marTop w:val="0"/>
          <w:marBottom w:val="0"/>
          <w:divBdr>
            <w:top w:val="none" w:sz="0" w:space="0" w:color="auto"/>
            <w:left w:val="none" w:sz="0" w:space="0" w:color="auto"/>
            <w:bottom w:val="none" w:sz="0" w:space="0" w:color="auto"/>
            <w:right w:val="none" w:sz="0" w:space="0" w:color="auto"/>
          </w:divBdr>
        </w:div>
        <w:div w:id="355081848">
          <w:marLeft w:val="640"/>
          <w:marRight w:val="0"/>
          <w:marTop w:val="0"/>
          <w:marBottom w:val="0"/>
          <w:divBdr>
            <w:top w:val="none" w:sz="0" w:space="0" w:color="auto"/>
            <w:left w:val="none" w:sz="0" w:space="0" w:color="auto"/>
            <w:bottom w:val="none" w:sz="0" w:space="0" w:color="auto"/>
            <w:right w:val="none" w:sz="0" w:space="0" w:color="auto"/>
          </w:divBdr>
        </w:div>
        <w:div w:id="374231245">
          <w:marLeft w:val="640"/>
          <w:marRight w:val="0"/>
          <w:marTop w:val="0"/>
          <w:marBottom w:val="0"/>
          <w:divBdr>
            <w:top w:val="none" w:sz="0" w:space="0" w:color="auto"/>
            <w:left w:val="none" w:sz="0" w:space="0" w:color="auto"/>
            <w:bottom w:val="none" w:sz="0" w:space="0" w:color="auto"/>
            <w:right w:val="none" w:sz="0" w:space="0" w:color="auto"/>
          </w:divBdr>
        </w:div>
        <w:div w:id="390158549">
          <w:marLeft w:val="640"/>
          <w:marRight w:val="0"/>
          <w:marTop w:val="0"/>
          <w:marBottom w:val="0"/>
          <w:divBdr>
            <w:top w:val="none" w:sz="0" w:space="0" w:color="auto"/>
            <w:left w:val="none" w:sz="0" w:space="0" w:color="auto"/>
            <w:bottom w:val="none" w:sz="0" w:space="0" w:color="auto"/>
            <w:right w:val="none" w:sz="0" w:space="0" w:color="auto"/>
          </w:divBdr>
        </w:div>
        <w:div w:id="394400708">
          <w:marLeft w:val="640"/>
          <w:marRight w:val="0"/>
          <w:marTop w:val="0"/>
          <w:marBottom w:val="0"/>
          <w:divBdr>
            <w:top w:val="none" w:sz="0" w:space="0" w:color="auto"/>
            <w:left w:val="none" w:sz="0" w:space="0" w:color="auto"/>
            <w:bottom w:val="none" w:sz="0" w:space="0" w:color="auto"/>
            <w:right w:val="none" w:sz="0" w:space="0" w:color="auto"/>
          </w:divBdr>
        </w:div>
        <w:div w:id="404299824">
          <w:marLeft w:val="640"/>
          <w:marRight w:val="0"/>
          <w:marTop w:val="0"/>
          <w:marBottom w:val="0"/>
          <w:divBdr>
            <w:top w:val="none" w:sz="0" w:space="0" w:color="auto"/>
            <w:left w:val="none" w:sz="0" w:space="0" w:color="auto"/>
            <w:bottom w:val="none" w:sz="0" w:space="0" w:color="auto"/>
            <w:right w:val="none" w:sz="0" w:space="0" w:color="auto"/>
          </w:divBdr>
        </w:div>
        <w:div w:id="420444835">
          <w:marLeft w:val="640"/>
          <w:marRight w:val="0"/>
          <w:marTop w:val="0"/>
          <w:marBottom w:val="0"/>
          <w:divBdr>
            <w:top w:val="none" w:sz="0" w:space="0" w:color="auto"/>
            <w:left w:val="none" w:sz="0" w:space="0" w:color="auto"/>
            <w:bottom w:val="none" w:sz="0" w:space="0" w:color="auto"/>
            <w:right w:val="none" w:sz="0" w:space="0" w:color="auto"/>
          </w:divBdr>
        </w:div>
        <w:div w:id="423690682">
          <w:marLeft w:val="640"/>
          <w:marRight w:val="0"/>
          <w:marTop w:val="0"/>
          <w:marBottom w:val="0"/>
          <w:divBdr>
            <w:top w:val="none" w:sz="0" w:space="0" w:color="auto"/>
            <w:left w:val="none" w:sz="0" w:space="0" w:color="auto"/>
            <w:bottom w:val="none" w:sz="0" w:space="0" w:color="auto"/>
            <w:right w:val="none" w:sz="0" w:space="0" w:color="auto"/>
          </w:divBdr>
        </w:div>
        <w:div w:id="434598103">
          <w:marLeft w:val="640"/>
          <w:marRight w:val="0"/>
          <w:marTop w:val="0"/>
          <w:marBottom w:val="0"/>
          <w:divBdr>
            <w:top w:val="none" w:sz="0" w:space="0" w:color="auto"/>
            <w:left w:val="none" w:sz="0" w:space="0" w:color="auto"/>
            <w:bottom w:val="none" w:sz="0" w:space="0" w:color="auto"/>
            <w:right w:val="none" w:sz="0" w:space="0" w:color="auto"/>
          </w:divBdr>
        </w:div>
        <w:div w:id="435488275">
          <w:marLeft w:val="640"/>
          <w:marRight w:val="0"/>
          <w:marTop w:val="0"/>
          <w:marBottom w:val="0"/>
          <w:divBdr>
            <w:top w:val="none" w:sz="0" w:space="0" w:color="auto"/>
            <w:left w:val="none" w:sz="0" w:space="0" w:color="auto"/>
            <w:bottom w:val="none" w:sz="0" w:space="0" w:color="auto"/>
            <w:right w:val="none" w:sz="0" w:space="0" w:color="auto"/>
          </w:divBdr>
        </w:div>
        <w:div w:id="448664940">
          <w:marLeft w:val="640"/>
          <w:marRight w:val="0"/>
          <w:marTop w:val="0"/>
          <w:marBottom w:val="0"/>
          <w:divBdr>
            <w:top w:val="none" w:sz="0" w:space="0" w:color="auto"/>
            <w:left w:val="none" w:sz="0" w:space="0" w:color="auto"/>
            <w:bottom w:val="none" w:sz="0" w:space="0" w:color="auto"/>
            <w:right w:val="none" w:sz="0" w:space="0" w:color="auto"/>
          </w:divBdr>
        </w:div>
        <w:div w:id="475032313">
          <w:marLeft w:val="640"/>
          <w:marRight w:val="0"/>
          <w:marTop w:val="0"/>
          <w:marBottom w:val="0"/>
          <w:divBdr>
            <w:top w:val="none" w:sz="0" w:space="0" w:color="auto"/>
            <w:left w:val="none" w:sz="0" w:space="0" w:color="auto"/>
            <w:bottom w:val="none" w:sz="0" w:space="0" w:color="auto"/>
            <w:right w:val="none" w:sz="0" w:space="0" w:color="auto"/>
          </w:divBdr>
        </w:div>
        <w:div w:id="507596548">
          <w:marLeft w:val="640"/>
          <w:marRight w:val="0"/>
          <w:marTop w:val="0"/>
          <w:marBottom w:val="0"/>
          <w:divBdr>
            <w:top w:val="none" w:sz="0" w:space="0" w:color="auto"/>
            <w:left w:val="none" w:sz="0" w:space="0" w:color="auto"/>
            <w:bottom w:val="none" w:sz="0" w:space="0" w:color="auto"/>
            <w:right w:val="none" w:sz="0" w:space="0" w:color="auto"/>
          </w:divBdr>
        </w:div>
        <w:div w:id="540092534">
          <w:marLeft w:val="640"/>
          <w:marRight w:val="0"/>
          <w:marTop w:val="0"/>
          <w:marBottom w:val="0"/>
          <w:divBdr>
            <w:top w:val="none" w:sz="0" w:space="0" w:color="auto"/>
            <w:left w:val="none" w:sz="0" w:space="0" w:color="auto"/>
            <w:bottom w:val="none" w:sz="0" w:space="0" w:color="auto"/>
            <w:right w:val="none" w:sz="0" w:space="0" w:color="auto"/>
          </w:divBdr>
        </w:div>
        <w:div w:id="603540834">
          <w:marLeft w:val="640"/>
          <w:marRight w:val="0"/>
          <w:marTop w:val="0"/>
          <w:marBottom w:val="0"/>
          <w:divBdr>
            <w:top w:val="none" w:sz="0" w:space="0" w:color="auto"/>
            <w:left w:val="none" w:sz="0" w:space="0" w:color="auto"/>
            <w:bottom w:val="none" w:sz="0" w:space="0" w:color="auto"/>
            <w:right w:val="none" w:sz="0" w:space="0" w:color="auto"/>
          </w:divBdr>
        </w:div>
        <w:div w:id="627013075">
          <w:marLeft w:val="640"/>
          <w:marRight w:val="0"/>
          <w:marTop w:val="0"/>
          <w:marBottom w:val="0"/>
          <w:divBdr>
            <w:top w:val="none" w:sz="0" w:space="0" w:color="auto"/>
            <w:left w:val="none" w:sz="0" w:space="0" w:color="auto"/>
            <w:bottom w:val="none" w:sz="0" w:space="0" w:color="auto"/>
            <w:right w:val="none" w:sz="0" w:space="0" w:color="auto"/>
          </w:divBdr>
        </w:div>
        <w:div w:id="653801460">
          <w:marLeft w:val="640"/>
          <w:marRight w:val="0"/>
          <w:marTop w:val="0"/>
          <w:marBottom w:val="0"/>
          <w:divBdr>
            <w:top w:val="none" w:sz="0" w:space="0" w:color="auto"/>
            <w:left w:val="none" w:sz="0" w:space="0" w:color="auto"/>
            <w:bottom w:val="none" w:sz="0" w:space="0" w:color="auto"/>
            <w:right w:val="none" w:sz="0" w:space="0" w:color="auto"/>
          </w:divBdr>
        </w:div>
        <w:div w:id="668410737">
          <w:marLeft w:val="640"/>
          <w:marRight w:val="0"/>
          <w:marTop w:val="0"/>
          <w:marBottom w:val="0"/>
          <w:divBdr>
            <w:top w:val="none" w:sz="0" w:space="0" w:color="auto"/>
            <w:left w:val="none" w:sz="0" w:space="0" w:color="auto"/>
            <w:bottom w:val="none" w:sz="0" w:space="0" w:color="auto"/>
            <w:right w:val="none" w:sz="0" w:space="0" w:color="auto"/>
          </w:divBdr>
        </w:div>
        <w:div w:id="675116609">
          <w:marLeft w:val="640"/>
          <w:marRight w:val="0"/>
          <w:marTop w:val="0"/>
          <w:marBottom w:val="0"/>
          <w:divBdr>
            <w:top w:val="none" w:sz="0" w:space="0" w:color="auto"/>
            <w:left w:val="none" w:sz="0" w:space="0" w:color="auto"/>
            <w:bottom w:val="none" w:sz="0" w:space="0" w:color="auto"/>
            <w:right w:val="none" w:sz="0" w:space="0" w:color="auto"/>
          </w:divBdr>
        </w:div>
        <w:div w:id="752050529">
          <w:marLeft w:val="640"/>
          <w:marRight w:val="0"/>
          <w:marTop w:val="0"/>
          <w:marBottom w:val="0"/>
          <w:divBdr>
            <w:top w:val="none" w:sz="0" w:space="0" w:color="auto"/>
            <w:left w:val="none" w:sz="0" w:space="0" w:color="auto"/>
            <w:bottom w:val="none" w:sz="0" w:space="0" w:color="auto"/>
            <w:right w:val="none" w:sz="0" w:space="0" w:color="auto"/>
          </w:divBdr>
        </w:div>
        <w:div w:id="813062420">
          <w:marLeft w:val="640"/>
          <w:marRight w:val="0"/>
          <w:marTop w:val="0"/>
          <w:marBottom w:val="0"/>
          <w:divBdr>
            <w:top w:val="none" w:sz="0" w:space="0" w:color="auto"/>
            <w:left w:val="none" w:sz="0" w:space="0" w:color="auto"/>
            <w:bottom w:val="none" w:sz="0" w:space="0" w:color="auto"/>
            <w:right w:val="none" w:sz="0" w:space="0" w:color="auto"/>
          </w:divBdr>
        </w:div>
        <w:div w:id="832918666">
          <w:marLeft w:val="640"/>
          <w:marRight w:val="0"/>
          <w:marTop w:val="0"/>
          <w:marBottom w:val="0"/>
          <w:divBdr>
            <w:top w:val="none" w:sz="0" w:space="0" w:color="auto"/>
            <w:left w:val="none" w:sz="0" w:space="0" w:color="auto"/>
            <w:bottom w:val="none" w:sz="0" w:space="0" w:color="auto"/>
            <w:right w:val="none" w:sz="0" w:space="0" w:color="auto"/>
          </w:divBdr>
        </w:div>
        <w:div w:id="847716956">
          <w:marLeft w:val="640"/>
          <w:marRight w:val="0"/>
          <w:marTop w:val="0"/>
          <w:marBottom w:val="0"/>
          <w:divBdr>
            <w:top w:val="none" w:sz="0" w:space="0" w:color="auto"/>
            <w:left w:val="none" w:sz="0" w:space="0" w:color="auto"/>
            <w:bottom w:val="none" w:sz="0" w:space="0" w:color="auto"/>
            <w:right w:val="none" w:sz="0" w:space="0" w:color="auto"/>
          </w:divBdr>
        </w:div>
        <w:div w:id="881943029">
          <w:marLeft w:val="640"/>
          <w:marRight w:val="0"/>
          <w:marTop w:val="0"/>
          <w:marBottom w:val="0"/>
          <w:divBdr>
            <w:top w:val="none" w:sz="0" w:space="0" w:color="auto"/>
            <w:left w:val="none" w:sz="0" w:space="0" w:color="auto"/>
            <w:bottom w:val="none" w:sz="0" w:space="0" w:color="auto"/>
            <w:right w:val="none" w:sz="0" w:space="0" w:color="auto"/>
          </w:divBdr>
        </w:div>
        <w:div w:id="907836314">
          <w:marLeft w:val="640"/>
          <w:marRight w:val="0"/>
          <w:marTop w:val="0"/>
          <w:marBottom w:val="0"/>
          <w:divBdr>
            <w:top w:val="none" w:sz="0" w:space="0" w:color="auto"/>
            <w:left w:val="none" w:sz="0" w:space="0" w:color="auto"/>
            <w:bottom w:val="none" w:sz="0" w:space="0" w:color="auto"/>
            <w:right w:val="none" w:sz="0" w:space="0" w:color="auto"/>
          </w:divBdr>
        </w:div>
        <w:div w:id="983503688">
          <w:marLeft w:val="640"/>
          <w:marRight w:val="0"/>
          <w:marTop w:val="0"/>
          <w:marBottom w:val="0"/>
          <w:divBdr>
            <w:top w:val="none" w:sz="0" w:space="0" w:color="auto"/>
            <w:left w:val="none" w:sz="0" w:space="0" w:color="auto"/>
            <w:bottom w:val="none" w:sz="0" w:space="0" w:color="auto"/>
            <w:right w:val="none" w:sz="0" w:space="0" w:color="auto"/>
          </w:divBdr>
        </w:div>
        <w:div w:id="984819792">
          <w:marLeft w:val="640"/>
          <w:marRight w:val="0"/>
          <w:marTop w:val="0"/>
          <w:marBottom w:val="0"/>
          <w:divBdr>
            <w:top w:val="none" w:sz="0" w:space="0" w:color="auto"/>
            <w:left w:val="none" w:sz="0" w:space="0" w:color="auto"/>
            <w:bottom w:val="none" w:sz="0" w:space="0" w:color="auto"/>
            <w:right w:val="none" w:sz="0" w:space="0" w:color="auto"/>
          </w:divBdr>
        </w:div>
        <w:div w:id="985864369">
          <w:marLeft w:val="640"/>
          <w:marRight w:val="0"/>
          <w:marTop w:val="0"/>
          <w:marBottom w:val="0"/>
          <w:divBdr>
            <w:top w:val="none" w:sz="0" w:space="0" w:color="auto"/>
            <w:left w:val="none" w:sz="0" w:space="0" w:color="auto"/>
            <w:bottom w:val="none" w:sz="0" w:space="0" w:color="auto"/>
            <w:right w:val="none" w:sz="0" w:space="0" w:color="auto"/>
          </w:divBdr>
        </w:div>
        <w:div w:id="991524470">
          <w:marLeft w:val="640"/>
          <w:marRight w:val="0"/>
          <w:marTop w:val="0"/>
          <w:marBottom w:val="0"/>
          <w:divBdr>
            <w:top w:val="none" w:sz="0" w:space="0" w:color="auto"/>
            <w:left w:val="none" w:sz="0" w:space="0" w:color="auto"/>
            <w:bottom w:val="none" w:sz="0" w:space="0" w:color="auto"/>
            <w:right w:val="none" w:sz="0" w:space="0" w:color="auto"/>
          </w:divBdr>
        </w:div>
        <w:div w:id="998072917">
          <w:marLeft w:val="640"/>
          <w:marRight w:val="0"/>
          <w:marTop w:val="0"/>
          <w:marBottom w:val="0"/>
          <w:divBdr>
            <w:top w:val="none" w:sz="0" w:space="0" w:color="auto"/>
            <w:left w:val="none" w:sz="0" w:space="0" w:color="auto"/>
            <w:bottom w:val="none" w:sz="0" w:space="0" w:color="auto"/>
            <w:right w:val="none" w:sz="0" w:space="0" w:color="auto"/>
          </w:divBdr>
        </w:div>
        <w:div w:id="1003976042">
          <w:marLeft w:val="640"/>
          <w:marRight w:val="0"/>
          <w:marTop w:val="0"/>
          <w:marBottom w:val="0"/>
          <w:divBdr>
            <w:top w:val="none" w:sz="0" w:space="0" w:color="auto"/>
            <w:left w:val="none" w:sz="0" w:space="0" w:color="auto"/>
            <w:bottom w:val="none" w:sz="0" w:space="0" w:color="auto"/>
            <w:right w:val="none" w:sz="0" w:space="0" w:color="auto"/>
          </w:divBdr>
        </w:div>
        <w:div w:id="1045837558">
          <w:marLeft w:val="640"/>
          <w:marRight w:val="0"/>
          <w:marTop w:val="0"/>
          <w:marBottom w:val="0"/>
          <w:divBdr>
            <w:top w:val="none" w:sz="0" w:space="0" w:color="auto"/>
            <w:left w:val="none" w:sz="0" w:space="0" w:color="auto"/>
            <w:bottom w:val="none" w:sz="0" w:space="0" w:color="auto"/>
            <w:right w:val="none" w:sz="0" w:space="0" w:color="auto"/>
          </w:divBdr>
        </w:div>
        <w:div w:id="1094321877">
          <w:marLeft w:val="640"/>
          <w:marRight w:val="0"/>
          <w:marTop w:val="0"/>
          <w:marBottom w:val="0"/>
          <w:divBdr>
            <w:top w:val="none" w:sz="0" w:space="0" w:color="auto"/>
            <w:left w:val="none" w:sz="0" w:space="0" w:color="auto"/>
            <w:bottom w:val="none" w:sz="0" w:space="0" w:color="auto"/>
            <w:right w:val="none" w:sz="0" w:space="0" w:color="auto"/>
          </w:divBdr>
        </w:div>
        <w:div w:id="1115708953">
          <w:marLeft w:val="640"/>
          <w:marRight w:val="0"/>
          <w:marTop w:val="0"/>
          <w:marBottom w:val="0"/>
          <w:divBdr>
            <w:top w:val="none" w:sz="0" w:space="0" w:color="auto"/>
            <w:left w:val="none" w:sz="0" w:space="0" w:color="auto"/>
            <w:bottom w:val="none" w:sz="0" w:space="0" w:color="auto"/>
            <w:right w:val="none" w:sz="0" w:space="0" w:color="auto"/>
          </w:divBdr>
        </w:div>
        <w:div w:id="1134101561">
          <w:marLeft w:val="640"/>
          <w:marRight w:val="0"/>
          <w:marTop w:val="0"/>
          <w:marBottom w:val="0"/>
          <w:divBdr>
            <w:top w:val="none" w:sz="0" w:space="0" w:color="auto"/>
            <w:left w:val="none" w:sz="0" w:space="0" w:color="auto"/>
            <w:bottom w:val="none" w:sz="0" w:space="0" w:color="auto"/>
            <w:right w:val="none" w:sz="0" w:space="0" w:color="auto"/>
          </w:divBdr>
        </w:div>
        <w:div w:id="1134567067">
          <w:marLeft w:val="640"/>
          <w:marRight w:val="0"/>
          <w:marTop w:val="0"/>
          <w:marBottom w:val="0"/>
          <w:divBdr>
            <w:top w:val="none" w:sz="0" w:space="0" w:color="auto"/>
            <w:left w:val="none" w:sz="0" w:space="0" w:color="auto"/>
            <w:bottom w:val="none" w:sz="0" w:space="0" w:color="auto"/>
            <w:right w:val="none" w:sz="0" w:space="0" w:color="auto"/>
          </w:divBdr>
        </w:div>
        <w:div w:id="1145660019">
          <w:marLeft w:val="640"/>
          <w:marRight w:val="0"/>
          <w:marTop w:val="0"/>
          <w:marBottom w:val="0"/>
          <w:divBdr>
            <w:top w:val="none" w:sz="0" w:space="0" w:color="auto"/>
            <w:left w:val="none" w:sz="0" w:space="0" w:color="auto"/>
            <w:bottom w:val="none" w:sz="0" w:space="0" w:color="auto"/>
            <w:right w:val="none" w:sz="0" w:space="0" w:color="auto"/>
          </w:divBdr>
        </w:div>
        <w:div w:id="1160076916">
          <w:marLeft w:val="640"/>
          <w:marRight w:val="0"/>
          <w:marTop w:val="0"/>
          <w:marBottom w:val="0"/>
          <w:divBdr>
            <w:top w:val="none" w:sz="0" w:space="0" w:color="auto"/>
            <w:left w:val="none" w:sz="0" w:space="0" w:color="auto"/>
            <w:bottom w:val="none" w:sz="0" w:space="0" w:color="auto"/>
            <w:right w:val="none" w:sz="0" w:space="0" w:color="auto"/>
          </w:divBdr>
        </w:div>
        <w:div w:id="1167093726">
          <w:marLeft w:val="640"/>
          <w:marRight w:val="0"/>
          <w:marTop w:val="0"/>
          <w:marBottom w:val="0"/>
          <w:divBdr>
            <w:top w:val="none" w:sz="0" w:space="0" w:color="auto"/>
            <w:left w:val="none" w:sz="0" w:space="0" w:color="auto"/>
            <w:bottom w:val="none" w:sz="0" w:space="0" w:color="auto"/>
            <w:right w:val="none" w:sz="0" w:space="0" w:color="auto"/>
          </w:divBdr>
        </w:div>
        <w:div w:id="1170096181">
          <w:marLeft w:val="640"/>
          <w:marRight w:val="0"/>
          <w:marTop w:val="0"/>
          <w:marBottom w:val="0"/>
          <w:divBdr>
            <w:top w:val="none" w:sz="0" w:space="0" w:color="auto"/>
            <w:left w:val="none" w:sz="0" w:space="0" w:color="auto"/>
            <w:bottom w:val="none" w:sz="0" w:space="0" w:color="auto"/>
            <w:right w:val="none" w:sz="0" w:space="0" w:color="auto"/>
          </w:divBdr>
        </w:div>
        <w:div w:id="1170802174">
          <w:marLeft w:val="640"/>
          <w:marRight w:val="0"/>
          <w:marTop w:val="0"/>
          <w:marBottom w:val="0"/>
          <w:divBdr>
            <w:top w:val="none" w:sz="0" w:space="0" w:color="auto"/>
            <w:left w:val="none" w:sz="0" w:space="0" w:color="auto"/>
            <w:bottom w:val="none" w:sz="0" w:space="0" w:color="auto"/>
            <w:right w:val="none" w:sz="0" w:space="0" w:color="auto"/>
          </w:divBdr>
        </w:div>
        <w:div w:id="1171484471">
          <w:marLeft w:val="640"/>
          <w:marRight w:val="0"/>
          <w:marTop w:val="0"/>
          <w:marBottom w:val="0"/>
          <w:divBdr>
            <w:top w:val="none" w:sz="0" w:space="0" w:color="auto"/>
            <w:left w:val="none" w:sz="0" w:space="0" w:color="auto"/>
            <w:bottom w:val="none" w:sz="0" w:space="0" w:color="auto"/>
            <w:right w:val="none" w:sz="0" w:space="0" w:color="auto"/>
          </w:divBdr>
        </w:div>
        <w:div w:id="1174564952">
          <w:marLeft w:val="640"/>
          <w:marRight w:val="0"/>
          <w:marTop w:val="0"/>
          <w:marBottom w:val="0"/>
          <w:divBdr>
            <w:top w:val="none" w:sz="0" w:space="0" w:color="auto"/>
            <w:left w:val="none" w:sz="0" w:space="0" w:color="auto"/>
            <w:bottom w:val="none" w:sz="0" w:space="0" w:color="auto"/>
            <w:right w:val="none" w:sz="0" w:space="0" w:color="auto"/>
          </w:divBdr>
        </w:div>
        <w:div w:id="1202665683">
          <w:marLeft w:val="640"/>
          <w:marRight w:val="0"/>
          <w:marTop w:val="0"/>
          <w:marBottom w:val="0"/>
          <w:divBdr>
            <w:top w:val="none" w:sz="0" w:space="0" w:color="auto"/>
            <w:left w:val="none" w:sz="0" w:space="0" w:color="auto"/>
            <w:bottom w:val="none" w:sz="0" w:space="0" w:color="auto"/>
            <w:right w:val="none" w:sz="0" w:space="0" w:color="auto"/>
          </w:divBdr>
        </w:div>
        <w:div w:id="1205827947">
          <w:marLeft w:val="640"/>
          <w:marRight w:val="0"/>
          <w:marTop w:val="0"/>
          <w:marBottom w:val="0"/>
          <w:divBdr>
            <w:top w:val="none" w:sz="0" w:space="0" w:color="auto"/>
            <w:left w:val="none" w:sz="0" w:space="0" w:color="auto"/>
            <w:bottom w:val="none" w:sz="0" w:space="0" w:color="auto"/>
            <w:right w:val="none" w:sz="0" w:space="0" w:color="auto"/>
          </w:divBdr>
        </w:div>
        <w:div w:id="1207984726">
          <w:marLeft w:val="640"/>
          <w:marRight w:val="0"/>
          <w:marTop w:val="0"/>
          <w:marBottom w:val="0"/>
          <w:divBdr>
            <w:top w:val="none" w:sz="0" w:space="0" w:color="auto"/>
            <w:left w:val="none" w:sz="0" w:space="0" w:color="auto"/>
            <w:bottom w:val="none" w:sz="0" w:space="0" w:color="auto"/>
            <w:right w:val="none" w:sz="0" w:space="0" w:color="auto"/>
          </w:divBdr>
        </w:div>
        <w:div w:id="1232427187">
          <w:marLeft w:val="640"/>
          <w:marRight w:val="0"/>
          <w:marTop w:val="0"/>
          <w:marBottom w:val="0"/>
          <w:divBdr>
            <w:top w:val="none" w:sz="0" w:space="0" w:color="auto"/>
            <w:left w:val="none" w:sz="0" w:space="0" w:color="auto"/>
            <w:bottom w:val="none" w:sz="0" w:space="0" w:color="auto"/>
            <w:right w:val="none" w:sz="0" w:space="0" w:color="auto"/>
          </w:divBdr>
        </w:div>
        <w:div w:id="1259607447">
          <w:marLeft w:val="640"/>
          <w:marRight w:val="0"/>
          <w:marTop w:val="0"/>
          <w:marBottom w:val="0"/>
          <w:divBdr>
            <w:top w:val="none" w:sz="0" w:space="0" w:color="auto"/>
            <w:left w:val="none" w:sz="0" w:space="0" w:color="auto"/>
            <w:bottom w:val="none" w:sz="0" w:space="0" w:color="auto"/>
            <w:right w:val="none" w:sz="0" w:space="0" w:color="auto"/>
          </w:divBdr>
        </w:div>
        <w:div w:id="1281575186">
          <w:marLeft w:val="640"/>
          <w:marRight w:val="0"/>
          <w:marTop w:val="0"/>
          <w:marBottom w:val="0"/>
          <w:divBdr>
            <w:top w:val="none" w:sz="0" w:space="0" w:color="auto"/>
            <w:left w:val="none" w:sz="0" w:space="0" w:color="auto"/>
            <w:bottom w:val="none" w:sz="0" w:space="0" w:color="auto"/>
            <w:right w:val="none" w:sz="0" w:space="0" w:color="auto"/>
          </w:divBdr>
        </w:div>
        <w:div w:id="1328821258">
          <w:marLeft w:val="640"/>
          <w:marRight w:val="0"/>
          <w:marTop w:val="0"/>
          <w:marBottom w:val="0"/>
          <w:divBdr>
            <w:top w:val="none" w:sz="0" w:space="0" w:color="auto"/>
            <w:left w:val="none" w:sz="0" w:space="0" w:color="auto"/>
            <w:bottom w:val="none" w:sz="0" w:space="0" w:color="auto"/>
            <w:right w:val="none" w:sz="0" w:space="0" w:color="auto"/>
          </w:divBdr>
        </w:div>
        <w:div w:id="1358039937">
          <w:marLeft w:val="640"/>
          <w:marRight w:val="0"/>
          <w:marTop w:val="0"/>
          <w:marBottom w:val="0"/>
          <w:divBdr>
            <w:top w:val="none" w:sz="0" w:space="0" w:color="auto"/>
            <w:left w:val="none" w:sz="0" w:space="0" w:color="auto"/>
            <w:bottom w:val="none" w:sz="0" w:space="0" w:color="auto"/>
            <w:right w:val="none" w:sz="0" w:space="0" w:color="auto"/>
          </w:divBdr>
        </w:div>
        <w:div w:id="1358196246">
          <w:marLeft w:val="640"/>
          <w:marRight w:val="0"/>
          <w:marTop w:val="0"/>
          <w:marBottom w:val="0"/>
          <w:divBdr>
            <w:top w:val="none" w:sz="0" w:space="0" w:color="auto"/>
            <w:left w:val="none" w:sz="0" w:space="0" w:color="auto"/>
            <w:bottom w:val="none" w:sz="0" w:space="0" w:color="auto"/>
            <w:right w:val="none" w:sz="0" w:space="0" w:color="auto"/>
          </w:divBdr>
        </w:div>
        <w:div w:id="1383871397">
          <w:marLeft w:val="640"/>
          <w:marRight w:val="0"/>
          <w:marTop w:val="0"/>
          <w:marBottom w:val="0"/>
          <w:divBdr>
            <w:top w:val="none" w:sz="0" w:space="0" w:color="auto"/>
            <w:left w:val="none" w:sz="0" w:space="0" w:color="auto"/>
            <w:bottom w:val="none" w:sz="0" w:space="0" w:color="auto"/>
            <w:right w:val="none" w:sz="0" w:space="0" w:color="auto"/>
          </w:divBdr>
        </w:div>
        <w:div w:id="1406683673">
          <w:marLeft w:val="640"/>
          <w:marRight w:val="0"/>
          <w:marTop w:val="0"/>
          <w:marBottom w:val="0"/>
          <w:divBdr>
            <w:top w:val="none" w:sz="0" w:space="0" w:color="auto"/>
            <w:left w:val="none" w:sz="0" w:space="0" w:color="auto"/>
            <w:bottom w:val="none" w:sz="0" w:space="0" w:color="auto"/>
            <w:right w:val="none" w:sz="0" w:space="0" w:color="auto"/>
          </w:divBdr>
        </w:div>
        <w:div w:id="1424111144">
          <w:marLeft w:val="640"/>
          <w:marRight w:val="0"/>
          <w:marTop w:val="0"/>
          <w:marBottom w:val="0"/>
          <w:divBdr>
            <w:top w:val="none" w:sz="0" w:space="0" w:color="auto"/>
            <w:left w:val="none" w:sz="0" w:space="0" w:color="auto"/>
            <w:bottom w:val="none" w:sz="0" w:space="0" w:color="auto"/>
            <w:right w:val="none" w:sz="0" w:space="0" w:color="auto"/>
          </w:divBdr>
        </w:div>
        <w:div w:id="1449206191">
          <w:marLeft w:val="640"/>
          <w:marRight w:val="0"/>
          <w:marTop w:val="0"/>
          <w:marBottom w:val="0"/>
          <w:divBdr>
            <w:top w:val="none" w:sz="0" w:space="0" w:color="auto"/>
            <w:left w:val="none" w:sz="0" w:space="0" w:color="auto"/>
            <w:bottom w:val="none" w:sz="0" w:space="0" w:color="auto"/>
            <w:right w:val="none" w:sz="0" w:space="0" w:color="auto"/>
          </w:divBdr>
        </w:div>
        <w:div w:id="1451513316">
          <w:marLeft w:val="640"/>
          <w:marRight w:val="0"/>
          <w:marTop w:val="0"/>
          <w:marBottom w:val="0"/>
          <w:divBdr>
            <w:top w:val="none" w:sz="0" w:space="0" w:color="auto"/>
            <w:left w:val="none" w:sz="0" w:space="0" w:color="auto"/>
            <w:bottom w:val="none" w:sz="0" w:space="0" w:color="auto"/>
            <w:right w:val="none" w:sz="0" w:space="0" w:color="auto"/>
          </w:divBdr>
        </w:div>
        <w:div w:id="1464731018">
          <w:marLeft w:val="640"/>
          <w:marRight w:val="0"/>
          <w:marTop w:val="0"/>
          <w:marBottom w:val="0"/>
          <w:divBdr>
            <w:top w:val="none" w:sz="0" w:space="0" w:color="auto"/>
            <w:left w:val="none" w:sz="0" w:space="0" w:color="auto"/>
            <w:bottom w:val="none" w:sz="0" w:space="0" w:color="auto"/>
            <w:right w:val="none" w:sz="0" w:space="0" w:color="auto"/>
          </w:divBdr>
        </w:div>
        <w:div w:id="1472752493">
          <w:marLeft w:val="640"/>
          <w:marRight w:val="0"/>
          <w:marTop w:val="0"/>
          <w:marBottom w:val="0"/>
          <w:divBdr>
            <w:top w:val="none" w:sz="0" w:space="0" w:color="auto"/>
            <w:left w:val="none" w:sz="0" w:space="0" w:color="auto"/>
            <w:bottom w:val="none" w:sz="0" w:space="0" w:color="auto"/>
            <w:right w:val="none" w:sz="0" w:space="0" w:color="auto"/>
          </w:divBdr>
        </w:div>
        <w:div w:id="1484541195">
          <w:marLeft w:val="640"/>
          <w:marRight w:val="0"/>
          <w:marTop w:val="0"/>
          <w:marBottom w:val="0"/>
          <w:divBdr>
            <w:top w:val="none" w:sz="0" w:space="0" w:color="auto"/>
            <w:left w:val="none" w:sz="0" w:space="0" w:color="auto"/>
            <w:bottom w:val="none" w:sz="0" w:space="0" w:color="auto"/>
            <w:right w:val="none" w:sz="0" w:space="0" w:color="auto"/>
          </w:divBdr>
        </w:div>
        <w:div w:id="1501308500">
          <w:marLeft w:val="640"/>
          <w:marRight w:val="0"/>
          <w:marTop w:val="0"/>
          <w:marBottom w:val="0"/>
          <w:divBdr>
            <w:top w:val="none" w:sz="0" w:space="0" w:color="auto"/>
            <w:left w:val="none" w:sz="0" w:space="0" w:color="auto"/>
            <w:bottom w:val="none" w:sz="0" w:space="0" w:color="auto"/>
            <w:right w:val="none" w:sz="0" w:space="0" w:color="auto"/>
          </w:divBdr>
        </w:div>
        <w:div w:id="1626306869">
          <w:marLeft w:val="640"/>
          <w:marRight w:val="0"/>
          <w:marTop w:val="0"/>
          <w:marBottom w:val="0"/>
          <w:divBdr>
            <w:top w:val="none" w:sz="0" w:space="0" w:color="auto"/>
            <w:left w:val="none" w:sz="0" w:space="0" w:color="auto"/>
            <w:bottom w:val="none" w:sz="0" w:space="0" w:color="auto"/>
            <w:right w:val="none" w:sz="0" w:space="0" w:color="auto"/>
          </w:divBdr>
        </w:div>
        <w:div w:id="1638728195">
          <w:marLeft w:val="640"/>
          <w:marRight w:val="0"/>
          <w:marTop w:val="0"/>
          <w:marBottom w:val="0"/>
          <w:divBdr>
            <w:top w:val="none" w:sz="0" w:space="0" w:color="auto"/>
            <w:left w:val="none" w:sz="0" w:space="0" w:color="auto"/>
            <w:bottom w:val="none" w:sz="0" w:space="0" w:color="auto"/>
            <w:right w:val="none" w:sz="0" w:space="0" w:color="auto"/>
          </w:divBdr>
        </w:div>
        <w:div w:id="1701784858">
          <w:marLeft w:val="640"/>
          <w:marRight w:val="0"/>
          <w:marTop w:val="0"/>
          <w:marBottom w:val="0"/>
          <w:divBdr>
            <w:top w:val="none" w:sz="0" w:space="0" w:color="auto"/>
            <w:left w:val="none" w:sz="0" w:space="0" w:color="auto"/>
            <w:bottom w:val="none" w:sz="0" w:space="0" w:color="auto"/>
            <w:right w:val="none" w:sz="0" w:space="0" w:color="auto"/>
          </w:divBdr>
        </w:div>
        <w:div w:id="1706632203">
          <w:marLeft w:val="640"/>
          <w:marRight w:val="0"/>
          <w:marTop w:val="0"/>
          <w:marBottom w:val="0"/>
          <w:divBdr>
            <w:top w:val="none" w:sz="0" w:space="0" w:color="auto"/>
            <w:left w:val="none" w:sz="0" w:space="0" w:color="auto"/>
            <w:bottom w:val="none" w:sz="0" w:space="0" w:color="auto"/>
            <w:right w:val="none" w:sz="0" w:space="0" w:color="auto"/>
          </w:divBdr>
        </w:div>
        <w:div w:id="1711953626">
          <w:marLeft w:val="640"/>
          <w:marRight w:val="0"/>
          <w:marTop w:val="0"/>
          <w:marBottom w:val="0"/>
          <w:divBdr>
            <w:top w:val="none" w:sz="0" w:space="0" w:color="auto"/>
            <w:left w:val="none" w:sz="0" w:space="0" w:color="auto"/>
            <w:bottom w:val="none" w:sz="0" w:space="0" w:color="auto"/>
            <w:right w:val="none" w:sz="0" w:space="0" w:color="auto"/>
          </w:divBdr>
        </w:div>
        <w:div w:id="1747460961">
          <w:marLeft w:val="640"/>
          <w:marRight w:val="0"/>
          <w:marTop w:val="0"/>
          <w:marBottom w:val="0"/>
          <w:divBdr>
            <w:top w:val="none" w:sz="0" w:space="0" w:color="auto"/>
            <w:left w:val="none" w:sz="0" w:space="0" w:color="auto"/>
            <w:bottom w:val="none" w:sz="0" w:space="0" w:color="auto"/>
            <w:right w:val="none" w:sz="0" w:space="0" w:color="auto"/>
          </w:divBdr>
        </w:div>
        <w:div w:id="1759868960">
          <w:marLeft w:val="640"/>
          <w:marRight w:val="0"/>
          <w:marTop w:val="0"/>
          <w:marBottom w:val="0"/>
          <w:divBdr>
            <w:top w:val="none" w:sz="0" w:space="0" w:color="auto"/>
            <w:left w:val="none" w:sz="0" w:space="0" w:color="auto"/>
            <w:bottom w:val="none" w:sz="0" w:space="0" w:color="auto"/>
            <w:right w:val="none" w:sz="0" w:space="0" w:color="auto"/>
          </w:divBdr>
        </w:div>
        <w:div w:id="1763184083">
          <w:marLeft w:val="640"/>
          <w:marRight w:val="0"/>
          <w:marTop w:val="0"/>
          <w:marBottom w:val="0"/>
          <w:divBdr>
            <w:top w:val="none" w:sz="0" w:space="0" w:color="auto"/>
            <w:left w:val="none" w:sz="0" w:space="0" w:color="auto"/>
            <w:bottom w:val="none" w:sz="0" w:space="0" w:color="auto"/>
            <w:right w:val="none" w:sz="0" w:space="0" w:color="auto"/>
          </w:divBdr>
        </w:div>
        <w:div w:id="1767075932">
          <w:marLeft w:val="640"/>
          <w:marRight w:val="0"/>
          <w:marTop w:val="0"/>
          <w:marBottom w:val="0"/>
          <w:divBdr>
            <w:top w:val="none" w:sz="0" w:space="0" w:color="auto"/>
            <w:left w:val="none" w:sz="0" w:space="0" w:color="auto"/>
            <w:bottom w:val="none" w:sz="0" w:space="0" w:color="auto"/>
            <w:right w:val="none" w:sz="0" w:space="0" w:color="auto"/>
          </w:divBdr>
        </w:div>
        <w:div w:id="1777554170">
          <w:marLeft w:val="640"/>
          <w:marRight w:val="0"/>
          <w:marTop w:val="0"/>
          <w:marBottom w:val="0"/>
          <w:divBdr>
            <w:top w:val="none" w:sz="0" w:space="0" w:color="auto"/>
            <w:left w:val="none" w:sz="0" w:space="0" w:color="auto"/>
            <w:bottom w:val="none" w:sz="0" w:space="0" w:color="auto"/>
            <w:right w:val="none" w:sz="0" w:space="0" w:color="auto"/>
          </w:divBdr>
        </w:div>
        <w:div w:id="1780369074">
          <w:marLeft w:val="640"/>
          <w:marRight w:val="0"/>
          <w:marTop w:val="0"/>
          <w:marBottom w:val="0"/>
          <w:divBdr>
            <w:top w:val="none" w:sz="0" w:space="0" w:color="auto"/>
            <w:left w:val="none" w:sz="0" w:space="0" w:color="auto"/>
            <w:bottom w:val="none" w:sz="0" w:space="0" w:color="auto"/>
            <w:right w:val="none" w:sz="0" w:space="0" w:color="auto"/>
          </w:divBdr>
        </w:div>
        <w:div w:id="1784111683">
          <w:marLeft w:val="640"/>
          <w:marRight w:val="0"/>
          <w:marTop w:val="0"/>
          <w:marBottom w:val="0"/>
          <w:divBdr>
            <w:top w:val="none" w:sz="0" w:space="0" w:color="auto"/>
            <w:left w:val="none" w:sz="0" w:space="0" w:color="auto"/>
            <w:bottom w:val="none" w:sz="0" w:space="0" w:color="auto"/>
            <w:right w:val="none" w:sz="0" w:space="0" w:color="auto"/>
          </w:divBdr>
        </w:div>
        <w:div w:id="1811946662">
          <w:marLeft w:val="640"/>
          <w:marRight w:val="0"/>
          <w:marTop w:val="0"/>
          <w:marBottom w:val="0"/>
          <w:divBdr>
            <w:top w:val="none" w:sz="0" w:space="0" w:color="auto"/>
            <w:left w:val="none" w:sz="0" w:space="0" w:color="auto"/>
            <w:bottom w:val="none" w:sz="0" w:space="0" w:color="auto"/>
            <w:right w:val="none" w:sz="0" w:space="0" w:color="auto"/>
          </w:divBdr>
        </w:div>
        <w:div w:id="1826774278">
          <w:marLeft w:val="640"/>
          <w:marRight w:val="0"/>
          <w:marTop w:val="0"/>
          <w:marBottom w:val="0"/>
          <w:divBdr>
            <w:top w:val="none" w:sz="0" w:space="0" w:color="auto"/>
            <w:left w:val="none" w:sz="0" w:space="0" w:color="auto"/>
            <w:bottom w:val="none" w:sz="0" w:space="0" w:color="auto"/>
            <w:right w:val="none" w:sz="0" w:space="0" w:color="auto"/>
          </w:divBdr>
        </w:div>
        <w:div w:id="1839345746">
          <w:marLeft w:val="640"/>
          <w:marRight w:val="0"/>
          <w:marTop w:val="0"/>
          <w:marBottom w:val="0"/>
          <w:divBdr>
            <w:top w:val="none" w:sz="0" w:space="0" w:color="auto"/>
            <w:left w:val="none" w:sz="0" w:space="0" w:color="auto"/>
            <w:bottom w:val="none" w:sz="0" w:space="0" w:color="auto"/>
            <w:right w:val="none" w:sz="0" w:space="0" w:color="auto"/>
          </w:divBdr>
        </w:div>
        <w:div w:id="1855413577">
          <w:marLeft w:val="640"/>
          <w:marRight w:val="0"/>
          <w:marTop w:val="0"/>
          <w:marBottom w:val="0"/>
          <w:divBdr>
            <w:top w:val="none" w:sz="0" w:space="0" w:color="auto"/>
            <w:left w:val="none" w:sz="0" w:space="0" w:color="auto"/>
            <w:bottom w:val="none" w:sz="0" w:space="0" w:color="auto"/>
            <w:right w:val="none" w:sz="0" w:space="0" w:color="auto"/>
          </w:divBdr>
        </w:div>
        <w:div w:id="1864203389">
          <w:marLeft w:val="640"/>
          <w:marRight w:val="0"/>
          <w:marTop w:val="0"/>
          <w:marBottom w:val="0"/>
          <w:divBdr>
            <w:top w:val="none" w:sz="0" w:space="0" w:color="auto"/>
            <w:left w:val="none" w:sz="0" w:space="0" w:color="auto"/>
            <w:bottom w:val="none" w:sz="0" w:space="0" w:color="auto"/>
            <w:right w:val="none" w:sz="0" w:space="0" w:color="auto"/>
          </w:divBdr>
        </w:div>
        <w:div w:id="1954089224">
          <w:marLeft w:val="640"/>
          <w:marRight w:val="0"/>
          <w:marTop w:val="0"/>
          <w:marBottom w:val="0"/>
          <w:divBdr>
            <w:top w:val="none" w:sz="0" w:space="0" w:color="auto"/>
            <w:left w:val="none" w:sz="0" w:space="0" w:color="auto"/>
            <w:bottom w:val="none" w:sz="0" w:space="0" w:color="auto"/>
            <w:right w:val="none" w:sz="0" w:space="0" w:color="auto"/>
          </w:divBdr>
        </w:div>
        <w:div w:id="1959986069">
          <w:marLeft w:val="640"/>
          <w:marRight w:val="0"/>
          <w:marTop w:val="0"/>
          <w:marBottom w:val="0"/>
          <w:divBdr>
            <w:top w:val="none" w:sz="0" w:space="0" w:color="auto"/>
            <w:left w:val="none" w:sz="0" w:space="0" w:color="auto"/>
            <w:bottom w:val="none" w:sz="0" w:space="0" w:color="auto"/>
            <w:right w:val="none" w:sz="0" w:space="0" w:color="auto"/>
          </w:divBdr>
        </w:div>
        <w:div w:id="1967080750">
          <w:marLeft w:val="640"/>
          <w:marRight w:val="0"/>
          <w:marTop w:val="0"/>
          <w:marBottom w:val="0"/>
          <w:divBdr>
            <w:top w:val="none" w:sz="0" w:space="0" w:color="auto"/>
            <w:left w:val="none" w:sz="0" w:space="0" w:color="auto"/>
            <w:bottom w:val="none" w:sz="0" w:space="0" w:color="auto"/>
            <w:right w:val="none" w:sz="0" w:space="0" w:color="auto"/>
          </w:divBdr>
        </w:div>
        <w:div w:id="1969626312">
          <w:marLeft w:val="640"/>
          <w:marRight w:val="0"/>
          <w:marTop w:val="0"/>
          <w:marBottom w:val="0"/>
          <w:divBdr>
            <w:top w:val="none" w:sz="0" w:space="0" w:color="auto"/>
            <w:left w:val="none" w:sz="0" w:space="0" w:color="auto"/>
            <w:bottom w:val="none" w:sz="0" w:space="0" w:color="auto"/>
            <w:right w:val="none" w:sz="0" w:space="0" w:color="auto"/>
          </w:divBdr>
        </w:div>
        <w:div w:id="2074499632">
          <w:marLeft w:val="640"/>
          <w:marRight w:val="0"/>
          <w:marTop w:val="0"/>
          <w:marBottom w:val="0"/>
          <w:divBdr>
            <w:top w:val="none" w:sz="0" w:space="0" w:color="auto"/>
            <w:left w:val="none" w:sz="0" w:space="0" w:color="auto"/>
            <w:bottom w:val="none" w:sz="0" w:space="0" w:color="auto"/>
            <w:right w:val="none" w:sz="0" w:space="0" w:color="auto"/>
          </w:divBdr>
        </w:div>
        <w:div w:id="2075078967">
          <w:marLeft w:val="640"/>
          <w:marRight w:val="0"/>
          <w:marTop w:val="0"/>
          <w:marBottom w:val="0"/>
          <w:divBdr>
            <w:top w:val="none" w:sz="0" w:space="0" w:color="auto"/>
            <w:left w:val="none" w:sz="0" w:space="0" w:color="auto"/>
            <w:bottom w:val="none" w:sz="0" w:space="0" w:color="auto"/>
            <w:right w:val="none" w:sz="0" w:space="0" w:color="auto"/>
          </w:divBdr>
        </w:div>
        <w:div w:id="2089034985">
          <w:marLeft w:val="640"/>
          <w:marRight w:val="0"/>
          <w:marTop w:val="0"/>
          <w:marBottom w:val="0"/>
          <w:divBdr>
            <w:top w:val="none" w:sz="0" w:space="0" w:color="auto"/>
            <w:left w:val="none" w:sz="0" w:space="0" w:color="auto"/>
            <w:bottom w:val="none" w:sz="0" w:space="0" w:color="auto"/>
            <w:right w:val="none" w:sz="0" w:space="0" w:color="auto"/>
          </w:divBdr>
        </w:div>
        <w:div w:id="2100756622">
          <w:marLeft w:val="640"/>
          <w:marRight w:val="0"/>
          <w:marTop w:val="0"/>
          <w:marBottom w:val="0"/>
          <w:divBdr>
            <w:top w:val="none" w:sz="0" w:space="0" w:color="auto"/>
            <w:left w:val="none" w:sz="0" w:space="0" w:color="auto"/>
            <w:bottom w:val="none" w:sz="0" w:space="0" w:color="auto"/>
            <w:right w:val="none" w:sz="0" w:space="0" w:color="auto"/>
          </w:divBdr>
        </w:div>
      </w:divsChild>
    </w:div>
    <w:div w:id="767165671">
      <w:bodyDiv w:val="1"/>
      <w:marLeft w:val="0"/>
      <w:marRight w:val="0"/>
      <w:marTop w:val="0"/>
      <w:marBottom w:val="0"/>
      <w:divBdr>
        <w:top w:val="none" w:sz="0" w:space="0" w:color="auto"/>
        <w:left w:val="none" w:sz="0" w:space="0" w:color="auto"/>
        <w:bottom w:val="none" w:sz="0" w:space="0" w:color="auto"/>
        <w:right w:val="none" w:sz="0" w:space="0" w:color="auto"/>
      </w:divBdr>
      <w:divsChild>
        <w:div w:id="9181142">
          <w:marLeft w:val="640"/>
          <w:marRight w:val="0"/>
          <w:marTop w:val="0"/>
          <w:marBottom w:val="0"/>
          <w:divBdr>
            <w:top w:val="none" w:sz="0" w:space="0" w:color="auto"/>
            <w:left w:val="none" w:sz="0" w:space="0" w:color="auto"/>
            <w:bottom w:val="none" w:sz="0" w:space="0" w:color="auto"/>
            <w:right w:val="none" w:sz="0" w:space="0" w:color="auto"/>
          </w:divBdr>
        </w:div>
        <w:div w:id="39091363">
          <w:marLeft w:val="640"/>
          <w:marRight w:val="0"/>
          <w:marTop w:val="0"/>
          <w:marBottom w:val="0"/>
          <w:divBdr>
            <w:top w:val="none" w:sz="0" w:space="0" w:color="auto"/>
            <w:left w:val="none" w:sz="0" w:space="0" w:color="auto"/>
            <w:bottom w:val="none" w:sz="0" w:space="0" w:color="auto"/>
            <w:right w:val="none" w:sz="0" w:space="0" w:color="auto"/>
          </w:divBdr>
        </w:div>
        <w:div w:id="40595131">
          <w:marLeft w:val="640"/>
          <w:marRight w:val="0"/>
          <w:marTop w:val="0"/>
          <w:marBottom w:val="0"/>
          <w:divBdr>
            <w:top w:val="none" w:sz="0" w:space="0" w:color="auto"/>
            <w:left w:val="none" w:sz="0" w:space="0" w:color="auto"/>
            <w:bottom w:val="none" w:sz="0" w:space="0" w:color="auto"/>
            <w:right w:val="none" w:sz="0" w:space="0" w:color="auto"/>
          </w:divBdr>
        </w:div>
        <w:div w:id="59644207">
          <w:marLeft w:val="640"/>
          <w:marRight w:val="0"/>
          <w:marTop w:val="0"/>
          <w:marBottom w:val="0"/>
          <w:divBdr>
            <w:top w:val="none" w:sz="0" w:space="0" w:color="auto"/>
            <w:left w:val="none" w:sz="0" w:space="0" w:color="auto"/>
            <w:bottom w:val="none" w:sz="0" w:space="0" w:color="auto"/>
            <w:right w:val="none" w:sz="0" w:space="0" w:color="auto"/>
          </w:divBdr>
        </w:div>
        <w:div w:id="96102824">
          <w:marLeft w:val="640"/>
          <w:marRight w:val="0"/>
          <w:marTop w:val="0"/>
          <w:marBottom w:val="0"/>
          <w:divBdr>
            <w:top w:val="none" w:sz="0" w:space="0" w:color="auto"/>
            <w:left w:val="none" w:sz="0" w:space="0" w:color="auto"/>
            <w:bottom w:val="none" w:sz="0" w:space="0" w:color="auto"/>
            <w:right w:val="none" w:sz="0" w:space="0" w:color="auto"/>
          </w:divBdr>
        </w:div>
        <w:div w:id="113211809">
          <w:marLeft w:val="640"/>
          <w:marRight w:val="0"/>
          <w:marTop w:val="0"/>
          <w:marBottom w:val="0"/>
          <w:divBdr>
            <w:top w:val="none" w:sz="0" w:space="0" w:color="auto"/>
            <w:left w:val="none" w:sz="0" w:space="0" w:color="auto"/>
            <w:bottom w:val="none" w:sz="0" w:space="0" w:color="auto"/>
            <w:right w:val="none" w:sz="0" w:space="0" w:color="auto"/>
          </w:divBdr>
        </w:div>
        <w:div w:id="130372407">
          <w:marLeft w:val="640"/>
          <w:marRight w:val="0"/>
          <w:marTop w:val="0"/>
          <w:marBottom w:val="0"/>
          <w:divBdr>
            <w:top w:val="none" w:sz="0" w:space="0" w:color="auto"/>
            <w:left w:val="none" w:sz="0" w:space="0" w:color="auto"/>
            <w:bottom w:val="none" w:sz="0" w:space="0" w:color="auto"/>
            <w:right w:val="none" w:sz="0" w:space="0" w:color="auto"/>
          </w:divBdr>
        </w:div>
        <w:div w:id="166409992">
          <w:marLeft w:val="640"/>
          <w:marRight w:val="0"/>
          <w:marTop w:val="0"/>
          <w:marBottom w:val="0"/>
          <w:divBdr>
            <w:top w:val="none" w:sz="0" w:space="0" w:color="auto"/>
            <w:left w:val="none" w:sz="0" w:space="0" w:color="auto"/>
            <w:bottom w:val="none" w:sz="0" w:space="0" w:color="auto"/>
            <w:right w:val="none" w:sz="0" w:space="0" w:color="auto"/>
          </w:divBdr>
        </w:div>
        <w:div w:id="171726866">
          <w:marLeft w:val="640"/>
          <w:marRight w:val="0"/>
          <w:marTop w:val="0"/>
          <w:marBottom w:val="0"/>
          <w:divBdr>
            <w:top w:val="none" w:sz="0" w:space="0" w:color="auto"/>
            <w:left w:val="none" w:sz="0" w:space="0" w:color="auto"/>
            <w:bottom w:val="none" w:sz="0" w:space="0" w:color="auto"/>
            <w:right w:val="none" w:sz="0" w:space="0" w:color="auto"/>
          </w:divBdr>
        </w:div>
        <w:div w:id="203177206">
          <w:marLeft w:val="640"/>
          <w:marRight w:val="0"/>
          <w:marTop w:val="0"/>
          <w:marBottom w:val="0"/>
          <w:divBdr>
            <w:top w:val="none" w:sz="0" w:space="0" w:color="auto"/>
            <w:left w:val="none" w:sz="0" w:space="0" w:color="auto"/>
            <w:bottom w:val="none" w:sz="0" w:space="0" w:color="auto"/>
            <w:right w:val="none" w:sz="0" w:space="0" w:color="auto"/>
          </w:divBdr>
        </w:div>
        <w:div w:id="206339517">
          <w:marLeft w:val="640"/>
          <w:marRight w:val="0"/>
          <w:marTop w:val="0"/>
          <w:marBottom w:val="0"/>
          <w:divBdr>
            <w:top w:val="none" w:sz="0" w:space="0" w:color="auto"/>
            <w:left w:val="none" w:sz="0" w:space="0" w:color="auto"/>
            <w:bottom w:val="none" w:sz="0" w:space="0" w:color="auto"/>
            <w:right w:val="none" w:sz="0" w:space="0" w:color="auto"/>
          </w:divBdr>
        </w:div>
        <w:div w:id="212887249">
          <w:marLeft w:val="640"/>
          <w:marRight w:val="0"/>
          <w:marTop w:val="0"/>
          <w:marBottom w:val="0"/>
          <w:divBdr>
            <w:top w:val="none" w:sz="0" w:space="0" w:color="auto"/>
            <w:left w:val="none" w:sz="0" w:space="0" w:color="auto"/>
            <w:bottom w:val="none" w:sz="0" w:space="0" w:color="auto"/>
            <w:right w:val="none" w:sz="0" w:space="0" w:color="auto"/>
          </w:divBdr>
        </w:div>
        <w:div w:id="247813648">
          <w:marLeft w:val="640"/>
          <w:marRight w:val="0"/>
          <w:marTop w:val="0"/>
          <w:marBottom w:val="0"/>
          <w:divBdr>
            <w:top w:val="none" w:sz="0" w:space="0" w:color="auto"/>
            <w:left w:val="none" w:sz="0" w:space="0" w:color="auto"/>
            <w:bottom w:val="none" w:sz="0" w:space="0" w:color="auto"/>
            <w:right w:val="none" w:sz="0" w:space="0" w:color="auto"/>
          </w:divBdr>
        </w:div>
        <w:div w:id="248386898">
          <w:marLeft w:val="640"/>
          <w:marRight w:val="0"/>
          <w:marTop w:val="0"/>
          <w:marBottom w:val="0"/>
          <w:divBdr>
            <w:top w:val="none" w:sz="0" w:space="0" w:color="auto"/>
            <w:left w:val="none" w:sz="0" w:space="0" w:color="auto"/>
            <w:bottom w:val="none" w:sz="0" w:space="0" w:color="auto"/>
            <w:right w:val="none" w:sz="0" w:space="0" w:color="auto"/>
          </w:divBdr>
        </w:div>
        <w:div w:id="272325995">
          <w:marLeft w:val="640"/>
          <w:marRight w:val="0"/>
          <w:marTop w:val="0"/>
          <w:marBottom w:val="0"/>
          <w:divBdr>
            <w:top w:val="none" w:sz="0" w:space="0" w:color="auto"/>
            <w:left w:val="none" w:sz="0" w:space="0" w:color="auto"/>
            <w:bottom w:val="none" w:sz="0" w:space="0" w:color="auto"/>
            <w:right w:val="none" w:sz="0" w:space="0" w:color="auto"/>
          </w:divBdr>
        </w:div>
        <w:div w:id="349184138">
          <w:marLeft w:val="640"/>
          <w:marRight w:val="0"/>
          <w:marTop w:val="0"/>
          <w:marBottom w:val="0"/>
          <w:divBdr>
            <w:top w:val="none" w:sz="0" w:space="0" w:color="auto"/>
            <w:left w:val="none" w:sz="0" w:space="0" w:color="auto"/>
            <w:bottom w:val="none" w:sz="0" w:space="0" w:color="auto"/>
            <w:right w:val="none" w:sz="0" w:space="0" w:color="auto"/>
          </w:divBdr>
        </w:div>
        <w:div w:id="382102467">
          <w:marLeft w:val="640"/>
          <w:marRight w:val="0"/>
          <w:marTop w:val="0"/>
          <w:marBottom w:val="0"/>
          <w:divBdr>
            <w:top w:val="none" w:sz="0" w:space="0" w:color="auto"/>
            <w:left w:val="none" w:sz="0" w:space="0" w:color="auto"/>
            <w:bottom w:val="none" w:sz="0" w:space="0" w:color="auto"/>
            <w:right w:val="none" w:sz="0" w:space="0" w:color="auto"/>
          </w:divBdr>
        </w:div>
        <w:div w:id="397637169">
          <w:marLeft w:val="640"/>
          <w:marRight w:val="0"/>
          <w:marTop w:val="0"/>
          <w:marBottom w:val="0"/>
          <w:divBdr>
            <w:top w:val="none" w:sz="0" w:space="0" w:color="auto"/>
            <w:left w:val="none" w:sz="0" w:space="0" w:color="auto"/>
            <w:bottom w:val="none" w:sz="0" w:space="0" w:color="auto"/>
            <w:right w:val="none" w:sz="0" w:space="0" w:color="auto"/>
          </w:divBdr>
        </w:div>
        <w:div w:id="433214946">
          <w:marLeft w:val="640"/>
          <w:marRight w:val="0"/>
          <w:marTop w:val="0"/>
          <w:marBottom w:val="0"/>
          <w:divBdr>
            <w:top w:val="none" w:sz="0" w:space="0" w:color="auto"/>
            <w:left w:val="none" w:sz="0" w:space="0" w:color="auto"/>
            <w:bottom w:val="none" w:sz="0" w:space="0" w:color="auto"/>
            <w:right w:val="none" w:sz="0" w:space="0" w:color="auto"/>
          </w:divBdr>
        </w:div>
        <w:div w:id="456798352">
          <w:marLeft w:val="640"/>
          <w:marRight w:val="0"/>
          <w:marTop w:val="0"/>
          <w:marBottom w:val="0"/>
          <w:divBdr>
            <w:top w:val="none" w:sz="0" w:space="0" w:color="auto"/>
            <w:left w:val="none" w:sz="0" w:space="0" w:color="auto"/>
            <w:bottom w:val="none" w:sz="0" w:space="0" w:color="auto"/>
            <w:right w:val="none" w:sz="0" w:space="0" w:color="auto"/>
          </w:divBdr>
        </w:div>
        <w:div w:id="555242380">
          <w:marLeft w:val="640"/>
          <w:marRight w:val="0"/>
          <w:marTop w:val="0"/>
          <w:marBottom w:val="0"/>
          <w:divBdr>
            <w:top w:val="none" w:sz="0" w:space="0" w:color="auto"/>
            <w:left w:val="none" w:sz="0" w:space="0" w:color="auto"/>
            <w:bottom w:val="none" w:sz="0" w:space="0" w:color="auto"/>
            <w:right w:val="none" w:sz="0" w:space="0" w:color="auto"/>
          </w:divBdr>
        </w:div>
        <w:div w:id="562790397">
          <w:marLeft w:val="640"/>
          <w:marRight w:val="0"/>
          <w:marTop w:val="0"/>
          <w:marBottom w:val="0"/>
          <w:divBdr>
            <w:top w:val="none" w:sz="0" w:space="0" w:color="auto"/>
            <w:left w:val="none" w:sz="0" w:space="0" w:color="auto"/>
            <w:bottom w:val="none" w:sz="0" w:space="0" w:color="auto"/>
            <w:right w:val="none" w:sz="0" w:space="0" w:color="auto"/>
          </w:divBdr>
        </w:div>
        <w:div w:id="605120581">
          <w:marLeft w:val="640"/>
          <w:marRight w:val="0"/>
          <w:marTop w:val="0"/>
          <w:marBottom w:val="0"/>
          <w:divBdr>
            <w:top w:val="none" w:sz="0" w:space="0" w:color="auto"/>
            <w:left w:val="none" w:sz="0" w:space="0" w:color="auto"/>
            <w:bottom w:val="none" w:sz="0" w:space="0" w:color="auto"/>
            <w:right w:val="none" w:sz="0" w:space="0" w:color="auto"/>
          </w:divBdr>
        </w:div>
        <w:div w:id="620113893">
          <w:marLeft w:val="640"/>
          <w:marRight w:val="0"/>
          <w:marTop w:val="0"/>
          <w:marBottom w:val="0"/>
          <w:divBdr>
            <w:top w:val="none" w:sz="0" w:space="0" w:color="auto"/>
            <w:left w:val="none" w:sz="0" w:space="0" w:color="auto"/>
            <w:bottom w:val="none" w:sz="0" w:space="0" w:color="auto"/>
            <w:right w:val="none" w:sz="0" w:space="0" w:color="auto"/>
          </w:divBdr>
        </w:div>
        <w:div w:id="644316489">
          <w:marLeft w:val="640"/>
          <w:marRight w:val="0"/>
          <w:marTop w:val="0"/>
          <w:marBottom w:val="0"/>
          <w:divBdr>
            <w:top w:val="none" w:sz="0" w:space="0" w:color="auto"/>
            <w:left w:val="none" w:sz="0" w:space="0" w:color="auto"/>
            <w:bottom w:val="none" w:sz="0" w:space="0" w:color="auto"/>
            <w:right w:val="none" w:sz="0" w:space="0" w:color="auto"/>
          </w:divBdr>
        </w:div>
        <w:div w:id="660813073">
          <w:marLeft w:val="640"/>
          <w:marRight w:val="0"/>
          <w:marTop w:val="0"/>
          <w:marBottom w:val="0"/>
          <w:divBdr>
            <w:top w:val="none" w:sz="0" w:space="0" w:color="auto"/>
            <w:left w:val="none" w:sz="0" w:space="0" w:color="auto"/>
            <w:bottom w:val="none" w:sz="0" w:space="0" w:color="auto"/>
            <w:right w:val="none" w:sz="0" w:space="0" w:color="auto"/>
          </w:divBdr>
        </w:div>
        <w:div w:id="703285209">
          <w:marLeft w:val="640"/>
          <w:marRight w:val="0"/>
          <w:marTop w:val="0"/>
          <w:marBottom w:val="0"/>
          <w:divBdr>
            <w:top w:val="none" w:sz="0" w:space="0" w:color="auto"/>
            <w:left w:val="none" w:sz="0" w:space="0" w:color="auto"/>
            <w:bottom w:val="none" w:sz="0" w:space="0" w:color="auto"/>
            <w:right w:val="none" w:sz="0" w:space="0" w:color="auto"/>
          </w:divBdr>
        </w:div>
        <w:div w:id="704408323">
          <w:marLeft w:val="640"/>
          <w:marRight w:val="0"/>
          <w:marTop w:val="0"/>
          <w:marBottom w:val="0"/>
          <w:divBdr>
            <w:top w:val="none" w:sz="0" w:space="0" w:color="auto"/>
            <w:left w:val="none" w:sz="0" w:space="0" w:color="auto"/>
            <w:bottom w:val="none" w:sz="0" w:space="0" w:color="auto"/>
            <w:right w:val="none" w:sz="0" w:space="0" w:color="auto"/>
          </w:divBdr>
        </w:div>
        <w:div w:id="705758067">
          <w:marLeft w:val="640"/>
          <w:marRight w:val="0"/>
          <w:marTop w:val="0"/>
          <w:marBottom w:val="0"/>
          <w:divBdr>
            <w:top w:val="none" w:sz="0" w:space="0" w:color="auto"/>
            <w:left w:val="none" w:sz="0" w:space="0" w:color="auto"/>
            <w:bottom w:val="none" w:sz="0" w:space="0" w:color="auto"/>
            <w:right w:val="none" w:sz="0" w:space="0" w:color="auto"/>
          </w:divBdr>
        </w:div>
        <w:div w:id="747994461">
          <w:marLeft w:val="640"/>
          <w:marRight w:val="0"/>
          <w:marTop w:val="0"/>
          <w:marBottom w:val="0"/>
          <w:divBdr>
            <w:top w:val="none" w:sz="0" w:space="0" w:color="auto"/>
            <w:left w:val="none" w:sz="0" w:space="0" w:color="auto"/>
            <w:bottom w:val="none" w:sz="0" w:space="0" w:color="auto"/>
            <w:right w:val="none" w:sz="0" w:space="0" w:color="auto"/>
          </w:divBdr>
        </w:div>
        <w:div w:id="776756530">
          <w:marLeft w:val="640"/>
          <w:marRight w:val="0"/>
          <w:marTop w:val="0"/>
          <w:marBottom w:val="0"/>
          <w:divBdr>
            <w:top w:val="none" w:sz="0" w:space="0" w:color="auto"/>
            <w:left w:val="none" w:sz="0" w:space="0" w:color="auto"/>
            <w:bottom w:val="none" w:sz="0" w:space="0" w:color="auto"/>
            <w:right w:val="none" w:sz="0" w:space="0" w:color="auto"/>
          </w:divBdr>
        </w:div>
        <w:div w:id="811755546">
          <w:marLeft w:val="640"/>
          <w:marRight w:val="0"/>
          <w:marTop w:val="0"/>
          <w:marBottom w:val="0"/>
          <w:divBdr>
            <w:top w:val="none" w:sz="0" w:space="0" w:color="auto"/>
            <w:left w:val="none" w:sz="0" w:space="0" w:color="auto"/>
            <w:bottom w:val="none" w:sz="0" w:space="0" w:color="auto"/>
            <w:right w:val="none" w:sz="0" w:space="0" w:color="auto"/>
          </w:divBdr>
        </w:div>
        <w:div w:id="813916044">
          <w:marLeft w:val="640"/>
          <w:marRight w:val="0"/>
          <w:marTop w:val="0"/>
          <w:marBottom w:val="0"/>
          <w:divBdr>
            <w:top w:val="none" w:sz="0" w:space="0" w:color="auto"/>
            <w:left w:val="none" w:sz="0" w:space="0" w:color="auto"/>
            <w:bottom w:val="none" w:sz="0" w:space="0" w:color="auto"/>
            <w:right w:val="none" w:sz="0" w:space="0" w:color="auto"/>
          </w:divBdr>
        </w:div>
        <w:div w:id="825973884">
          <w:marLeft w:val="640"/>
          <w:marRight w:val="0"/>
          <w:marTop w:val="0"/>
          <w:marBottom w:val="0"/>
          <w:divBdr>
            <w:top w:val="none" w:sz="0" w:space="0" w:color="auto"/>
            <w:left w:val="none" w:sz="0" w:space="0" w:color="auto"/>
            <w:bottom w:val="none" w:sz="0" w:space="0" w:color="auto"/>
            <w:right w:val="none" w:sz="0" w:space="0" w:color="auto"/>
          </w:divBdr>
        </w:div>
        <w:div w:id="851803395">
          <w:marLeft w:val="640"/>
          <w:marRight w:val="0"/>
          <w:marTop w:val="0"/>
          <w:marBottom w:val="0"/>
          <w:divBdr>
            <w:top w:val="none" w:sz="0" w:space="0" w:color="auto"/>
            <w:left w:val="none" w:sz="0" w:space="0" w:color="auto"/>
            <w:bottom w:val="none" w:sz="0" w:space="0" w:color="auto"/>
            <w:right w:val="none" w:sz="0" w:space="0" w:color="auto"/>
          </w:divBdr>
        </w:div>
        <w:div w:id="852260644">
          <w:marLeft w:val="640"/>
          <w:marRight w:val="0"/>
          <w:marTop w:val="0"/>
          <w:marBottom w:val="0"/>
          <w:divBdr>
            <w:top w:val="none" w:sz="0" w:space="0" w:color="auto"/>
            <w:left w:val="none" w:sz="0" w:space="0" w:color="auto"/>
            <w:bottom w:val="none" w:sz="0" w:space="0" w:color="auto"/>
            <w:right w:val="none" w:sz="0" w:space="0" w:color="auto"/>
          </w:divBdr>
        </w:div>
        <w:div w:id="868489284">
          <w:marLeft w:val="640"/>
          <w:marRight w:val="0"/>
          <w:marTop w:val="0"/>
          <w:marBottom w:val="0"/>
          <w:divBdr>
            <w:top w:val="none" w:sz="0" w:space="0" w:color="auto"/>
            <w:left w:val="none" w:sz="0" w:space="0" w:color="auto"/>
            <w:bottom w:val="none" w:sz="0" w:space="0" w:color="auto"/>
            <w:right w:val="none" w:sz="0" w:space="0" w:color="auto"/>
          </w:divBdr>
        </w:div>
        <w:div w:id="878786951">
          <w:marLeft w:val="640"/>
          <w:marRight w:val="0"/>
          <w:marTop w:val="0"/>
          <w:marBottom w:val="0"/>
          <w:divBdr>
            <w:top w:val="none" w:sz="0" w:space="0" w:color="auto"/>
            <w:left w:val="none" w:sz="0" w:space="0" w:color="auto"/>
            <w:bottom w:val="none" w:sz="0" w:space="0" w:color="auto"/>
            <w:right w:val="none" w:sz="0" w:space="0" w:color="auto"/>
          </w:divBdr>
        </w:div>
        <w:div w:id="963391130">
          <w:marLeft w:val="640"/>
          <w:marRight w:val="0"/>
          <w:marTop w:val="0"/>
          <w:marBottom w:val="0"/>
          <w:divBdr>
            <w:top w:val="none" w:sz="0" w:space="0" w:color="auto"/>
            <w:left w:val="none" w:sz="0" w:space="0" w:color="auto"/>
            <w:bottom w:val="none" w:sz="0" w:space="0" w:color="auto"/>
            <w:right w:val="none" w:sz="0" w:space="0" w:color="auto"/>
          </w:divBdr>
        </w:div>
        <w:div w:id="993029737">
          <w:marLeft w:val="640"/>
          <w:marRight w:val="0"/>
          <w:marTop w:val="0"/>
          <w:marBottom w:val="0"/>
          <w:divBdr>
            <w:top w:val="none" w:sz="0" w:space="0" w:color="auto"/>
            <w:left w:val="none" w:sz="0" w:space="0" w:color="auto"/>
            <w:bottom w:val="none" w:sz="0" w:space="0" w:color="auto"/>
            <w:right w:val="none" w:sz="0" w:space="0" w:color="auto"/>
          </w:divBdr>
        </w:div>
        <w:div w:id="1032801967">
          <w:marLeft w:val="640"/>
          <w:marRight w:val="0"/>
          <w:marTop w:val="0"/>
          <w:marBottom w:val="0"/>
          <w:divBdr>
            <w:top w:val="none" w:sz="0" w:space="0" w:color="auto"/>
            <w:left w:val="none" w:sz="0" w:space="0" w:color="auto"/>
            <w:bottom w:val="none" w:sz="0" w:space="0" w:color="auto"/>
            <w:right w:val="none" w:sz="0" w:space="0" w:color="auto"/>
          </w:divBdr>
        </w:div>
        <w:div w:id="1034573989">
          <w:marLeft w:val="640"/>
          <w:marRight w:val="0"/>
          <w:marTop w:val="0"/>
          <w:marBottom w:val="0"/>
          <w:divBdr>
            <w:top w:val="none" w:sz="0" w:space="0" w:color="auto"/>
            <w:left w:val="none" w:sz="0" w:space="0" w:color="auto"/>
            <w:bottom w:val="none" w:sz="0" w:space="0" w:color="auto"/>
            <w:right w:val="none" w:sz="0" w:space="0" w:color="auto"/>
          </w:divBdr>
        </w:div>
        <w:div w:id="1038704092">
          <w:marLeft w:val="640"/>
          <w:marRight w:val="0"/>
          <w:marTop w:val="0"/>
          <w:marBottom w:val="0"/>
          <w:divBdr>
            <w:top w:val="none" w:sz="0" w:space="0" w:color="auto"/>
            <w:left w:val="none" w:sz="0" w:space="0" w:color="auto"/>
            <w:bottom w:val="none" w:sz="0" w:space="0" w:color="auto"/>
            <w:right w:val="none" w:sz="0" w:space="0" w:color="auto"/>
          </w:divBdr>
        </w:div>
        <w:div w:id="1054431064">
          <w:marLeft w:val="640"/>
          <w:marRight w:val="0"/>
          <w:marTop w:val="0"/>
          <w:marBottom w:val="0"/>
          <w:divBdr>
            <w:top w:val="none" w:sz="0" w:space="0" w:color="auto"/>
            <w:left w:val="none" w:sz="0" w:space="0" w:color="auto"/>
            <w:bottom w:val="none" w:sz="0" w:space="0" w:color="auto"/>
            <w:right w:val="none" w:sz="0" w:space="0" w:color="auto"/>
          </w:divBdr>
        </w:div>
        <w:div w:id="1080637484">
          <w:marLeft w:val="640"/>
          <w:marRight w:val="0"/>
          <w:marTop w:val="0"/>
          <w:marBottom w:val="0"/>
          <w:divBdr>
            <w:top w:val="none" w:sz="0" w:space="0" w:color="auto"/>
            <w:left w:val="none" w:sz="0" w:space="0" w:color="auto"/>
            <w:bottom w:val="none" w:sz="0" w:space="0" w:color="auto"/>
            <w:right w:val="none" w:sz="0" w:space="0" w:color="auto"/>
          </w:divBdr>
        </w:div>
        <w:div w:id="1108043488">
          <w:marLeft w:val="640"/>
          <w:marRight w:val="0"/>
          <w:marTop w:val="0"/>
          <w:marBottom w:val="0"/>
          <w:divBdr>
            <w:top w:val="none" w:sz="0" w:space="0" w:color="auto"/>
            <w:left w:val="none" w:sz="0" w:space="0" w:color="auto"/>
            <w:bottom w:val="none" w:sz="0" w:space="0" w:color="auto"/>
            <w:right w:val="none" w:sz="0" w:space="0" w:color="auto"/>
          </w:divBdr>
        </w:div>
        <w:div w:id="1125998899">
          <w:marLeft w:val="640"/>
          <w:marRight w:val="0"/>
          <w:marTop w:val="0"/>
          <w:marBottom w:val="0"/>
          <w:divBdr>
            <w:top w:val="none" w:sz="0" w:space="0" w:color="auto"/>
            <w:left w:val="none" w:sz="0" w:space="0" w:color="auto"/>
            <w:bottom w:val="none" w:sz="0" w:space="0" w:color="auto"/>
            <w:right w:val="none" w:sz="0" w:space="0" w:color="auto"/>
          </w:divBdr>
        </w:div>
        <w:div w:id="1133328312">
          <w:marLeft w:val="640"/>
          <w:marRight w:val="0"/>
          <w:marTop w:val="0"/>
          <w:marBottom w:val="0"/>
          <w:divBdr>
            <w:top w:val="none" w:sz="0" w:space="0" w:color="auto"/>
            <w:left w:val="none" w:sz="0" w:space="0" w:color="auto"/>
            <w:bottom w:val="none" w:sz="0" w:space="0" w:color="auto"/>
            <w:right w:val="none" w:sz="0" w:space="0" w:color="auto"/>
          </w:divBdr>
        </w:div>
        <w:div w:id="1134905328">
          <w:marLeft w:val="640"/>
          <w:marRight w:val="0"/>
          <w:marTop w:val="0"/>
          <w:marBottom w:val="0"/>
          <w:divBdr>
            <w:top w:val="none" w:sz="0" w:space="0" w:color="auto"/>
            <w:left w:val="none" w:sz="0" w:space="0" w:color="auto"/>
            <w:bottom w:val="none" w:sz="0" w:space="0" w:color="auto"/>
            <w:right w:val="none" w:sz="0" w:space="0" w:color="auto"/>
          </w:divBdr>
        </w:div>
        <w:div w:id="1138104843">
          <w:marLeft w:val="640"/>
          <w:marRight w:val="0"/>
          <w:marTop w:val="0"/>
          <w:marBottom w:val="0"/>
          <w:divBdr>
            <w:top w:val="none" w:sz="0" w:space="0" w:color="auto"/>
            <w:left w:val="none" w:sz="0" w:space="0" w:color="auto"/>
            <w:bottom w:val="none" w:sz="0" w:space="0" w:color="auto"/>
            <w:right w:val="none" w:sz="0" w:space="0" w:color="auto"/>
          </w:divBdr>
        </w:div>
        <w:div w:id="1166818255">
          <w:marLeft w:val="640"/>
          <w:marRight w:val="0"/>
          <w:marTop w:val="0"/>
          <w:marBottom w:val="0"/>
          <w:divBdr>
            <w:top w:val="none" w:sz="0" w:space="0" w:color="auto"/>
            <w:left w:val="none" w:sz="0" w:space="0" w:color="auto"/>
            <w:bottom w:val="none" w:sz="0" w:space="0" w:color="auto"/>
            <w:right w:val="none" w:sz="0" w:space="0" w:color="auto"/>
          </w:divBdr>
        </w:div>
        <w:div w:id="1167750428">
          <w:marLeft w:val="640"/>
          <w:marRight w:val="0"/>
          <w:marTop w:val="0"/>
          <w:marBottom w:val="0"/>
          <w:divBdr>
            <w:top w:val="none" w:sz="0" w:space="0" w:color="auto"/>
            <w:left w:val="none" w:sz="0" w:space="0" w:color="auto"/>
            <w:bottom w:val="none" w:sz="0" w:space="0" w:color="auto"/>
            <w:right w:val="none" w:sz="0" w:space="0" w:color="auto"/>
          </w:divBdr>
        </w:div>
        <w:div w:id="1209218828">
          <w:marLeft w:val="640"/>
          <w:marRight w:val="0"/>
          <w:marTop w:val="0"/>
          <w:marBottom w:val="0"/>
          <w:divBdr>
            <w:top w:val="none" w:sz="0" w:space="0" w:color="auto"/>
            <w:left w:val="none" w:sz="0" w:space="0" w:color="auto"/>
            <w:bottom w:val="none" w:sz="0" w:space="0" w:color="auto"/>
            <w:right w:val="none" w:sz="0" w:space="0" w:color="auto"/>
          </w:divBdr>
        </w:div>
        <w:div w:id="1219977522">
          <w:marLeft w:val="640"/>
          <w:marRight w:val="0"/>
          <w:marTop w:val="0"/>
          <w:marBottom w:val="0"/>
          <w:divBdr>
            <w:top w:val="none" w:sz="0" w:space="0" w:color="auto"/>
            <w:left w:val="none" w:sz="0" w:space="0" w:color="auto"/>
            <w:bottom w:val="none" w:sz="0" w:space="0" w:color="auto"/>
            <w:right w:val="none" w:sz="0" w:space="0" w:color="auto"/>
          </w:divBdr>
        </w:div>
        <w:div w:id="1237209343">
          <w:marLeft w:val="640"/>
          <w:marRight w:val="0"/>
          <w:marTop w:val="0"/>
          <w:marBottom w:val="0"/>
          <w:divBdr>
            <w:top w:val="none" w:sz="0" w:space="0" w:color="auto"/>
            <w:left w:val="none" w:sz="0" w:space="0" w:color="auto"/>
            <w:bottom w:val="none" w:sz="0" w:space="0" w:color="auto"/>
            <w:right w:val="none" w:sz="0" w:space="0" w:color="auto"/>
          </w:divBdr>
        </w:div>
        <w:div w:id="1248030430">
          <w:marLeft w:val="640"/>
          <w:marRight w:val="0"/>
          <w:marTop w:val="0"/>
          <w:marBottom w:val="0"/>
          <w:divBdr>
            <w:top w:val="none" w:sz="0" w:space="0" w:color="auto"/>
            <w:left w:val="none" w:sz="0" w:space="0" w:color="auto"/>
            <w:bottom w:val="none" w:sz="0" w:space="0" w:color="auto"/>
            <w:right w:val="none" w:sz="0" w:space="0" w:color="auto"/>
          </w:divBdr>
        </w:div>
        <w:div w:id="1255700044">
          <w:marLeft w:val="640"/>
          <w:marRight w:val="0"/>
          <w:marTop w:val="0"/>
          <w:marBottom w:val="0"/>
          <w:divBdr>
            <w:top w:val="none" w:sz="0" w:space="0" w:color="auto"/>
            <w:left w:val="none" w:sz="0" w:space="0" w:color="auto"/>
            <w:bottom w:val="none" w:sz="0" w:space="0" w:color="auto"/>
            <w:right w:val="none" w:sz="0" w:space="0" w:color="auto"/>
          </w:divBdr>
        </w:div>
        <w:div w:id="1256205654">
          <w:marLeft w:val="640"/>
          <w:marRight w:val="0"/>
          <w:marTop w:val="0"/>
          <w:marBottom w:val="0"/>
          <w:divBdr>
            <w:top w:val="none" w:sz="0" w:space="0" w:color="auto"/>
            <w:left w:val="none" w:sz="0" w:space="0" w:color="auto"/>
            <w:bottom w:val="none" w:sz="0" w:space="0" w:color="auto"/>
            <w:right w:val="none" w:sz="0" w:space="0" w:color="auto"/>
          </w:divBdr>
        </w:div>
        <w:div w:id="1297832315">
          <w:marLeft w:val="640"/>
          <w:marRight w:val="0"/>
          <w:marTop w:val="0"/>
          <w:marBottom w:val="0"/>
          <w:divBdr>
            <w:top w:val="none" w:sz="0" w:space="0" w:color="auto"/>
            <w:left w:val="none" w:sz="0" w:space="0" w:color="auto"/>
            <w:bottom w:val="none" w:sz="0" w:space="0" w:color="auto"/>
            <w:right w:val="none" w:sz="0" w:space="0" w:color="auto"/>
          </w:divBdr>
        </w:div>
        <w:div w:id="1312710090">
          <w:marLeft w:val="640"/>
          <w:marRight w:val="0"/>
          <w:marTop w:val="0"/>
          <w:marBottom w:val="0"/>
          <w:divBdr>
            <w:top w:val="none" w:sz="0" w:space="0" w:color="auto"/>
            <w:left w:val="none" w:sz="0" w:space="0" w:color="auto"/>
            <w:bottom w:val="none" w:sz="0" w:space="0" w:color="auto"/>
            <w:right w:val="none" w:sz="0" w:space="0" w:color="auto"/>
          </w:divBdr>
        </w:div>
        <w:div w:id="1323005812">
          <w:marLeft w:val="640"/>
          <w:marRight w:val="0"/>
          <w:marTop w:val="0"/>
          <w:marBottom w:val="0"/>
          <w:divBdr>
            <w:top w:val="none" w:sz="0" w:space="0" w:color="auto"/>
            <w:left w:val="none" w:sz="0" w:space="0" w:color="auto"/>
            <w:bottom w:val="none" w:sz="0" w:space="0" w:color="auto"/>
            <w:right w:val="none" w:sz="0" w:space="0" w:color="auto"/>
          </w:divBdr>
        </w:div>
        <w:div w:id="1353993563">
          <w:marLeft w:val="640"/>
          <w:marRight w:val="0"/>
          <w:marTop w:val="0"/>
          <w:marBottom w:val="0"/>
          <w:divBdr>
            <w:top w:val="none" w:sz="0" w:space="0" w:color="auto"/>
            <w:left w:val="none" w:sz="0" w:space="0" w:color="auto"/>
            <w:bottom w:val="none" w:sz="0" w:space="0" w:color="auto"/>
            <w:right w:val="none" w:sz="0" w:space="0" w:color="auto"/>
          </w:divBdr>
        </w:div>
        <w:div w:id="1362433383">
          <w:marLeft w:val="640"/>
          <w:marRight w:val="0"/>
          <w:marTop w:val="0"/>
          <w:marBottom w:val="0"/>
          <w:divBdr>
            <w:top w:val="none" w:sz="0" w:space="0" w:color="auto"/>
            <w:left w:val="none" w:sz="0" w:space="0" w:color="auto"/>
            <w:bottom w:val="none" w:sz="0" w:space="0" w:color="auto"/>
            <w:right w:val="none" w:sz="0" w:space="0" w:color="auto"/>
          </w:divBdr>
        </w:div>
        <w:div w:id="1383753643">
          <w:marLeft w:val="640"/>
          <w:marRight w:val="0"/>
          <w:marTop w:val="0"/>
          <w:marBottom w:val="0"/>
          <w:divBdr>
            <w:top w:val="none" w:sz="0" w:space="0" w:color="auto"/>
            <w:left w:val="none" w:sz="0" w:space="0" w:color="auto"/>
            <w:bottom w:val="none" w:sz="0" w:space="0" w:color="auto"/>
            <w:right w:val="none" w:sz="0" w:space="0" w:color="auto"/>
          </w:divBdr>
        </w:div>
        <w:div w:id="1413627821">
          <w:marLeft w:val="640"/>
          <w:marRight w:val="0"/>
          <w:marTop w:val="0"/>
          <w:marBottom w:val="0"/>
          <w:divBdr>
            <w:top w:val="none" w:sz="0" w:space="0" w:color="auto"/>
            <w:left w:val="none" w:sz="0" w:space="0" w:color="auto"/>
            <w:bottom w:val="none" w:sz="0" w:space="0" w:color="auto"/>
            <w:right w:val="none" w:sz="0" w:space="0" w:color="auto"/>
          </w:divBdr>
        </w:div>
        <w:div w:id="1420638705">
          <w:marLeft w:val="640"/>
          <w:marRight w:val="0"/>
          <w:marTop w:val="0"/>
          <w:marBottom w:val="0"/>
          <w:divBdr>
            <w:top w:val="none" w:sz="0" w:space="0" w:color="auto"/>
            <w:left w:val="none" w:sz="0" w:space="0" w:color="auto"/>
            <w:bottom w:val="none" w:sz="0" w:space="0" w:color="auto"/>
            <w:right w:val="none" w:sz="0" w:space="0" w:color="auto"/>
          </w:divBdr>
        </w:div>
        <w:div w:id="1428113447">
          <w:marLeft w:val="640"/>
          <w:marRight w:val="0"/>
          <w:marTop w:val="0"/>
          <w:marBottom w:val="0"/>
          <w:divBdr>
            <w:top w:val="none" w:sz="0" w:space="0" w:color="auto"/>
            <w:left w:val="none" w:sz="0" w:space="0" w:color="auto"/>
            <w:bottom w:val="none" w:sz="0" w:space="0" w:color="auto"/>
            <w:right w:val="none" w:sz="0" w:space="0" w:color="auto"/>
          </w:divBdr>
        </w:div>
        <w:div w:id="1469012210">
          <w:marLeft w:val="640"/>
          <w:marRight w:val="0"/>
          <w:marTop w:val="0"/>
          <w:marBottom w:val="0"/>
          <w:divBdr>
            <w:top w:val="none" w:sz="0" w:space="0" w:color="auto"/>
            <w:left w:val="none" w:sz="0" w:space="0" w:color="auto"/>
            <w:bottom w:val="none" w:sz="0" w:space="0" w:color="auto"/>
            <w:right w:val="none" w:sz="0" w:space="0" w:color="auto"/>
          </w:divBdr>
        </w:div>
        <w:div w:id="1471945323">
          <w:marLeft w:val="640"/>
          <w:marRight w:val="0"/>
          <w:marTop w:val="0"/>
          <w:marBottom w:val="0"/>
          <w:divBdr>
            <w:top w:val="none" w:sz="0" w:space="0" w:color="auto"/>
            <w:left w:val="none" w:sz="0" w:space="0" w:color="auto"/>
            <w:bottom w:val="none" w:sz="0" w:space="0" w:color="auto"/>
            <w:right w:val="none" w:sz="0" w:space="0" w:color="auto"/>
          </w:divBdr>
        </w:div>
        <w:div w:id="1504583779">
          <w:marLeft w:val="640"/>
          <w:marRight w:val="0"/>
          <w:marTop w:val="0"/>
          <w:marBottom w:val="0"/>
          <w:divBdr>
            <w:top w:val="none" w:sz="0" w:space="0" w:color="auto"/>
            <w:left w:val="none" w:sz="0" w:space="0" w:color="auto"/>
            <w:bottom w:val="none" w:sz="0" w:space="0" w:color="auto"/>
            <w:right w:val="none" w:sz="0" w:space="0" w:color="auto"/>
          </w:divBdr>
        </w:div>
        <w:div w:id="1539657000">
          <w:marLeft w:val="640"/>
          <w:marRight w:val="0"/>
          <w:marTop w:val="0"/>
          <w:marBottom w:val="0"/>
          <w:divBdr>
            <w:top w:val="none" w:sz="0" w:space="0" w:color="auto"/>
            <w:left w:val="none" w:sz="0" w:space="0" w:color="auto"/>
            <w:bottom w:val="none" w:sz="0" w:space="0" w:color="auto"/>
            <w:right w:val="none" w:sz="0" w:space="0" w:color="auto"/>
          </w:divBdr>
        </w:div>
        <w:div w:id="1569150265">
          <w:marLeft w:val="640"/>
          <w:marRight w:val="0"/>
          <w:marTop w:val="0"/>
          <w:marBottom w:val="0"/>
          <w:divBdr>
            <w:top w:val="none" w:sz="0" w:space="0" w:color="auto"/>
            <w:left w:val="none" w:sz="0" w:space="0" w:color="auto"/>
            <w:bottom w:val="none" w:sz="0" w:space="0" w:color="auto"/>
            <w:right w:val="none" w:sz="0" w:space="0" w:color="auto"/>
          </w:divBdr>
        </w:div>
        <w:div w:id="1571041326">
          <w:marLeft w:val="640"/>
          <w:marRight w:val="0"/>
          <w:marTop w:val="0"/>
          <w:marBottom w:val="0"/>
          <w:divBdr>
            <w:top w:val="none" w:sz="0" w:space="0" w:color="auto"/>
            <w:left w:val="none" w:sz="0" w:space="0" w:color="auto"/>
            <w:bottom w:val="none" w:sz="0" w:space="0" w:color="auto"/>
            <w:right w:val="none" w:sz="0" w:space="0" w:color="auto"/>
          </w:divBdr>
        </w:div>
        <w:div w:id="1632979364">
          <w:marLeft w:val="640"/>
          <w:marRight w:val="0"/>
          <w:marTop w:val="0"/>
          <w:marBottom w:val="0"/>
          <w:divBdr>
            <w:top w:val="none" w:sz="0" w:space="0" w:color="auto"/>
            <w:left w:val="none" w:sz="0" w:space="0" w:color="auto"/>
            <w:bottom w:val="none" w:sz="0" w:space="0" w:color="auto"/>
            <w:right w:val="none" w:sz="0" w:space="0" w:color="auto"/>
          </w:divBdr>
        </w:div>
        <w:div w:id="1637100847">
          <w:marLeft w:val="640"/>
          <w:marRight w:val="0"/>
          <w:marTop w:val="0"/>
          <w:marBottom w:val="0"/>
          <w:divBdr>
            <w:top w:val="none" w:sz="0" w:space="0" w:color="auto"/>
            <w:left w:val="none" w:sz="0" w:space="0" w:color="auto"/>
            <w:bottom w:val="none" w:sz="0" w:space="0" w:color="auto"/>
            <w:right w:val="none" w:sz="0" w:space="0" w:color="auto"/>
          </w:divBdr>
        </w:div>
        <w:div w:id="1661540270">
          <w:marLeft w:val="640"/>
          <w:marRight w:val="0"/>
          <w:marTop w:val="0"/>
          <w:marBottom w:val="0"/>
          <w:divBdr>
            <w:top w:val="none" w:sz="0" w:space="0" w:color="auto"/>
            <w:left w:val="none" w:sz="0" w:space="0" w:color="auto"/>
            <w:bottom w:val="none" w:sz="0" w:space="0" w:color="auto"/>
            <w:right w:val="none" w:sz="0" w:space="0" w:color="auto"/>
          </w:divBdr>
        </w:div>
        <w:div w:id="1672760708">
          <w:marLeft w:val="640"/>
          <w:marRight w:val="0"/>
          <w:marTop w:val="0"/>
          <w:marBottom w:val="0"/>
          <w:divBdr>
            <w:top w:val="none" w:sz="0" w:space="0" w:color="auto"/>
            <w:left w:val="none" w:sz="0" w:space="0" w:color="auto"/>
            <w:bottom w:val="none" w:sz="0" w:space="0" w:color="auto"/>
            <w:right w:val="none" w:sz="0" w:space="0" w:color="auto"/>
          </w:divBdr>
        </w:div>
        <w:div w:id="1673141096">
          <w:marLeft w:val="640"/>
          <w:marRight w:val="0"/>
          <w:marTop w:val="0"/>
          <w:marBottom w:val="0"/>
          <w:divBdr>
            <w:top w:val="none" w:sz="0" w:space="0" w:color="auto"/>
            <w:left w:val="none" w:sz="0" w:space="0" w:color="auto"/>
            <w:bottom w:val="none" w:sz="0" w:space="0" w:color="auto"/>
            <w:right w:val="none" w:sz="0" w:space="0" w:color="auto"/>
          </w:divBdr>
        </w:div>
        <w:div w:id="1673754102">
          <w:marLeft w:val="640"/>
          <w:marRight w:val="0"/>
          <w:marTop w:val="0"/>
          <w:marBottom w:val="0"/>
          <w:divBdr>
            <w:top w:val="none" w:sz="0" w:space="0" w:color="auto"/>
            <w:left w:val="none" w:sz="0" w:space="0" w:color="auto"/>
            <w:bottom w:val="none" w:sz="0" w:space="0" w:color="auto"/>
            <w:right w:val="none" w:sz="0" w:space="0" w:color="auto"/>
          </w:divBdr>
        </w:div>
        <w:div w:id="1686520501">
          <w:marLeft w:val="640"/>
          <w:marRight w:val="0"/>
          <w:marTop w:val="0"/>
          <w:marBottom w:val="0"/>
          <w:divBdr>
            <w:top w:val="none" w:sz="0" w:space="0" w:color="auto"/>
            <w:left w:val="none" w:sz="0" w:space="0" w:color="auto"/>
            <w:bottom w:val="none" w:sz="0" w:space="0" w:color="auto"/>
            <w:right w:val="none" w:sz="0" w:space="0" w:color="auto"/>
          </w:divBdr>
        </w:div>
        <w:div w:id="1691174881">
          <w:marLeft w:val="640"/>
          <w:marRight w:val="0"/>
          <w:marTop w:val="0"/>
          <w:marBottom w:val="0"/>
          <w:divBdr>
            <w:top w:val="none" w:sz="0" w:space="0" w:color="auto"/>
            <w:left w:val="none" w:sz="0" w:space="0" w:color="auto"/>
            <w:bottom w:val="none" w:sz="0" w:space="0" w:color="auto"/>
            <w:right w:val="none" w:sz="0" w:space="0" w:color="auto"/>
          </w:divBdr>
        </w:div>
        <w:div w:id="1718897125">
          <w:marLeft w:val="640"/>
          <w:marRight w:val="0"/>
          <w:marTop w:val="0"/>
          <w:marBottom w:val="0"/>
          <w:divBdr>
            <w:top w:val="none" w:sz="0" w:space="0" w:color="auto"/>
            <w:left w:val="none" w:sz="0" w:space="0" w:color="auto"/>
            <w:bottom w:val="none" w:sz="0" w:space="0" w:color="auto"/>
            <w:right w:val="none" w:sz="0" w:space="0" w:color="auto"/>
          </w:divBdr>
        </w:div>
        <w:div w:id="1719740953">
          <w:marLeft w:val="640"/>
          <w:marRight w:val="0"/>
          <w:marTop w:val="0"/>
          <w:marBottom w:val="0"/>
          <w:divBdr>
            <w:top w:val="none" w:sz="0" w:space="0" w:color="auto"/>
            <w:left w:val="none" w:sz="0" w:space="0" w:color="auto"/>
            <w:bottom w:val="none" w:sz="0" w:space="0" w:color="auto"/>
            <w:right w:val="none" w:sz="0" w:space="0" w:color="auto"/>
          </w:divBdr>
        </w:div>
        <w:div w:id="1750997310">
          <w:marLeft w:val="640"/>
          <w:marRight w:val="0"/>
          <w:marTop w:val="0"/>
          <w:marBottom w:val="0"/>
          <w:divBdr>
            <w:top w:val="none" w:sz="0" w:space="0" w:color="auto"/>
            <w:left w:val="none" w:sz="0" w:space="0" w:color="auto"/>
            <w:bottom w:val="none" w:sz="0" w:space="0" w:color="auto"/>
            <w:right w:val="none" w:sz="0" w:space="0" w:color="auto"/>
          </w:divBdr>
        </w:div>
        <w:div w:id="1753233917">
          <w:marLeft w:val="640"/>
          <w:marRight w:val="0"/>
          <w:marTop w:val="0"/>
          <w:marBottom w:val="0"/>
          <w:divBdr>
            <w:top w:val="none" w:sz="0" w:space="0" w:color="auto"/>
            <w:left w:val="none" w:sz="0" w:space="0" w:color="auto"/>
            <w:bottom w:val="none" w:sz="0" w:space="0" w:color="auto"/>
            <w:right w:val="none" w:sz="0" w:space="0" w:color="auto"/>
          </w:divBdr>
        </w:div>
        <w:div w:id="1774322026">
          <w:marLeft w:val="640"/>
          <w:marRight w:val="0"/>
          <w:marTop w:val="0"/>
          <w:marBottom w:val="0"/>
          <w:divBdr>
            <w:top w:val="none" w:sz="0" w:space="0" w:color="auto"/>
            <w:left w:val="none" w:sz="0" w:space="0" w:color="auto"/>
            <w:bottom w:val="none" w:sz="0" w:space="0" w:color="auto"/>
            <w:right w:val="none" w:sz="0" w:space="0" w:color="auto"/>
          </w:divBdr>
        </w:div>
        <w:div w:id="1821265714">
          <w:marLeft w:val="640"/>
          <w:marRight w:val="0"/>
          <w:marTop w:val="0"/>
          <w:marBottom w:val="0"/>
          <w:divBdr>
            <w:top w:val="none" w:sz="0" w:space="0" w:color="auto"/>
            <w:left w:val="none" w:sz="0" w:space="0" w:color="auto"/>
            <w:bottom w:val="none" w:sz="0" w:space="0" w:color="auto"/>
            <w:right w:val="none" w:sz="0" w:space="0" w:color="auto"/>
          </w:divBdr>
        </w:div>
        <w:div w:id="1822312586">
          <w:marLeft w:val="640"/>
          <w:marRight w:val="0"/>
          <w:marTop w:val="0"/>
          <w:marBottom w:val="0"/>
          <w:divBdr>
            <w:top w:val="none" w:sz="0" w:space="0" w:color="auto"/>
            <w:left w:val="none" w:sz="0" w:space="0" w:color="auto"/>
            <w:bottom w:val="none" w:sz="0" w:space="0" w:color="auto"/>
            <w:right w:val="none" w:sz="0" w:space="0" w:color="auto"/>
          </w:divBdr>
        </w:div>
        <w:div w:id="1863089264">
          <w:marLeft w:val="640"/>
          <w:marRight w:val="0"/>
          <w:marTop w:val="0"/>
          <w:marBottom w:val="0"/>
          <w:divBdr>
            <w:top w:val="none" w:sz="0" w:space="0" w:color="auto"/>
            <w:left w:val="none" w:sz="0" w:space="0" w:color="auto"/>
            <w:bottom w:val="none" w:sz="0" w:space="0" w:color="auto"/>
            <w:right w:val="none" w:sz="0" w:space="0" w:color="auto"/>
          </w:divBdr>
        </w:div>
        <w:div w:id="1892033092">
          <w:marLeft w:val="640"/>
          <w:marRight w:val="0"/>
          <w:marTop w:val="0"/>
          <w:marBottom w:val="0"/>
          <w:divBdr>
            <w:top w:val="none" w:sz="0" w:space="0" w:color="auto"/>
            <w:left w:val="none" w:sz="0" w:space="0" w:color="auto"/>
            <w:bottom w:val="none" w:sz="0" w:space="0" w:color="auto"/>
            <w:right w:val="none" w:sz="0" w:space="0" w:color="auto"/>
          </w:divBdr>
        </w:div>
        <w:div w:id="1896626031">
          <w:marLeft w:val="640"/>
          <w:marRight w:val="0"/>
          <w:marTop w:val="0"/>
          <w:marBottom w:val="0"/>
          <w:divBdr>
            <w:top w:val="none" w:sz="0" w:space="0" w:color="auto"/>
            <w:left w:val="none" w:sz="0" w:space="0" w:color="auto"/>
            <w:bottom w:val="none" w:sz="0" w:space="0" w:color="auto"/>
            <w:right w:val="none" w:sz="0" w:space="0" w:color="auto"/>
          </w:divBdr>
        </w:div>
        <w:div w:id="1900431770">
          <w:marLeft w:val="640"/>
          <w:marRight w:val="0"/>
          <w:marTop w:val="0"/>
          <w:marBottom w:val="0"/>
          <w:divBdr>
            <w:top w:val="none" w:sz="0" w:space="0" w:color="auto"/>
            <w:left w:val="none" w:sz="0" w:space="0" w:color="auto"/>
            <w:bottom w:val="none" w:sz="0" w:space="0" w:color="auto"/>
            <w:right w:val="none" w:sz="0" w:space="0" w:color="auto"/>
          </w:divBdr>
        </w:div>
        <w:div w:id="1918394473">
          <w:marLeft w:val="640"/>
          <w:marRight w:val="0"/>
          <w:marTop w:val="0"/>
          <w:marBottom w:val="0"/>
          <w:divBdr>
            <w:top w:val="none" w:sz="0" w:space="0" w:color="auto"/>
            <w:left w:val="none" w:sz="0" w:space="0" w:color="auto"/>
            <w:bottom w:val="none" w:sz="0" w:space="0" w:color="auto"/>
            <w:right w:val="none" w:sz="0" w:space="0" w:color="auto"/>
          </w:divBdr>
        </w:div>
        <w:div w:id="1924220100">
          <w:marLeft w:val="640"/>
          <w:marRight w:val="0"/>
          <w:marTop w:val="0"/>
          <w:marBottom w:val="0"/>
          <w:divBdr>
            <w:top w:val="none" w:sz="0" w:space="0" w:color="auto"/>
            <w:left w:val="none" w:sz="0" w:space="0" w:color="auto"/>
            <w:bottom w:val="none" w:sz="0" w:space="0" w:color="auto"/>
            <w:right w:val="none" w:sz="0" w:space="0" w:color="auto"/>
          </w:divBdr>
        </w:div>
        <w:div w:id="1984920315">
          <w:marLeft w:val="640"/>
          <w:marRight w:val="0"/>
          <w:marTop w:val="0"/>
          <w:marBottom w:val="0"/>
          <w:divBdr>
            <w:top w:val="none" w:sz="0" w:space="0" w:color="auto"/>
            <w:left w:val="none" w:sz="0" w:space="0" w:color="auto"/>
            <w:bottom w:val="none" w:sz="0" w:space="0" w:color="auto"/>
            <w:right w:val="none" w:sz="0" w:space="0" w:color="auto"/>
          </w:divBdr>
        </w:div>
        <w:div w:id="2012482942">
          <w:marLeft w:val="640"/>
          <w:marRight w:val="0"/>
          <w:marTop w:val="0"/>
          <w:marBottom w:val="0"/>
          <w:divBdr>
            <w:top w:val="none" w:sz="0" w:space="0" w:color="auto"/>
            <w:left w:val="none" w:sz="0" w:space="0" w:color="auto"/>
            <w:bottom w:val="none" w:sz="0" w:space="0" w:color="auto"/>
            <w:right w:val="none" w:sz="0" w:space="0" w:color="auto"/>
          </w:divBdr>
        </w:div>
        <w:div w:id="2033847005">
          <w:marLeft w:val="640"/>
          <w:marRight w:val="0"/>
          <w:marTop w:val="0"/>
          <w:marBottom w:val="0"/>
          <w:divBdr>
            <w:top w:val="none" w:sz="0" w:space="0" w:color="auto"/>
            <w:left w:val="none" w:sz="0" w:space="0" w:color="auto"/>
            <w:bottom w:val="none" w:sz="0" w:space="0" w:color="auto"/>
            <w:right w:val="none" w:sz="0" w:space="0" w:color="auto"/>
          </w:divBdr>
        </w:div>
        <w:div w:id="2042978053">
          <w:marLeft w:val="640"/>
          <w:marRight w:val="0"/>
          <w:marTop w:val="0"/>
          <w:marBottom w:val="0"/>
          <w:divBdr>
            <w:top w:val="none" w:sz="0" w:space="0" w:color="auto"/>
            <w:left w:val="none" w:sz="0" w:space="0" w:color="auto"/>
            <w:bottom w:val="none" w:sz="0" w:space="0" w:color="auto"/>
            <w:right w:val="none" w:sz="0" w:space="0" w:color="auto"/>
          </w:divBdr>
        </w:div>
        <w:div w:id="2043555059">
          <w:marLeft w:val="640"/>
          <w:marRight w:val="0"/>
          <w:marTop w:val="0"/>
          <w:marBottom w:val="0"/>
          <w:divBdr>
            <w:top w:val="none" w:sz="0" w:space="0" w:color="auto"/>
            <w:left w:val="none" w:sz="0" w:space="0" w:color="auto"/>
            <w:bottom w:val="none" w:sz="0" w:space="0" w:color="auto"/>
            <w:right w:val="none" w:sz="0" w:space="0" w:color="auto"/>
          </w:divBdr>
        </w:div>
        <w:div w:id="2046363799">
          <w:marLeft w:val="640"/>
          <w:marRight w:val="0"/>
          <w:marTop w:val="0"/>
          <w:marBottom w:val="0"/>
          <w:divBdr>
            <w:top w:val="none" w:sz="0" w:space="0" w:color="auto"/>
            <w:left w:val="none" w:sz="0" w:space="0" w:color="auto"/>
            <w:bottom w:val="none" w:sz="0" w:space="0" w:color="auto"/>
            <w:right w:val="none" w:sz="0" w:space="0" w:color="auto"/>
          </w:divBdr>
        </w:div>
        <w:div w:id="2047678029">
          <w:marLeft w:val="640"/>
          <w:marRight w:val="0"/>
          <w:marTop w:val="0"/>
          <w:marBottom w:val="0"/>
          <w:divBdr>
            <w:top w:val="none" w:sz="0" w:space="0" w:color="auto"/>
            <w:left w:val="none" w:sz="0" w:space="0" w:color="auto"/>
            <w:bottom w:val="none" w:sz="0" w:space="0" w:color="auto"/>
            <w:right w:val="none" w:sz="0" w:space="0" w:color="auto"/>
          </w:divBdr>
        </w:div>
        <w:div w:id="2065595894">
          <w:marLeft w:val="640"/>
          <w:marRight w:val="0"/>
          <w:marTop w:val="0"/>
          <w:marBottom w:val="0"/>
          <w:divBdr>
            <w:top w:val="none" w:sz="0" w:space="0" w:color="auto"/>
            <w:left w:val="none" w:sz="0" w:space="0" w:color="auto"/>
            <w:bottom w:val="none" w:sz="0" w:space="0" w:color="auto"/>
            <w:right w:val="none" w:sz="0" w:space="0" w:color="auto"/>
          </w:divBdr>
        </w:div>
        <w:div w:id="2081756059">
          <w:marLeft w:val="640"/>
          <w:marRight w:val="0"/>
          <w:marTop w:val="0"/>
          <w:marBottom w:val="0"/>
          <w:divBdr>
            <w:top w:val="none" w:sz="0" w:space="0" w:color="auto"/>
            <w:left w:val="none" w:sz="0" w:space="0" w:color="auto"/>
            <w:bottom w:val="none" w:sz="0" w:space="0" w:color="auto"/>
            <w:right w:val="none" w:sz="0" w:space="0" w:color="auto"/>
          </w:divBdr>
        </w:div>
        <w:div w:id="2099981090">
          <w:marLeft w:val="640"/>
          <w:marRight w:val="0"/>
          <w:marTop w:val="0"/>
          <w:marBottom w:val="0"/>
          <w:divBdr>
            <w:top w:val="none" w:sz="0" w:space="0" w:color="auto"/>
            <w:left w:val="none" w:sz="0" w:space="0" w:color="auto"/>
            <w:bottom w:val="none" w:sz="0" w:space="0" w:color="auto"/>
            <w:right w:val="none" w:sz="0" w:space="0" w:color="auto"/>
          </w:divBdr>
        </w:div>
      </w:divsChild>
    </w:div>
    <w:div w:id="773869656">
      <w:bodyDiv w:val="1"/>
      <w:marLeft w:val="0"/>
      <w:marRight w:val="0"/>
      <w:marTop w:val="0"/>
      <w:marBottom w:val="0"/>
      <w:divBdr>
        <w:top w:val="none" w:sz="0" w:space="0" w:color="auto"/>
        <w:left w:val="none" w:sz="0" w:space="0" w:color="auto"/>
        <w:bottom w:val="none" w:sz="0" w:space="0" w:color="auto"/>
        <w:right w:val="none" w:sz="0" w:space="0" w:color="auto"/>
      </w:divBdr>
      <w:divsChild>
        <w:div w:id="5720086">
          <w:marLeft w:val="640"/>
          <w:marRight w:val="0"/>
          <w:marTop w:val="0"/>
          <w:marBottom w:val="0"/>
          <w:divBdr>
            <w:top w:val="none" w:sz="0" w:space="0" w:color="auto"/>
            <w:left w:val="none" w:sz="0" w:space="0" w:color="auto"/>
            <w:bottom w:val="none" w:sz="0" w:space="0" w:color="auto"/>
            <w:right w:val="none" w:sz="0" w:space="0" w:color="auto"/>
          </w:divBdr>
        </w:div>
        <w:div w:id="8023239">
          <w:marLeft w:val="640"/>
          <w:marRight w:val="0"/>
          <w:marTop w:val="0"/>
          <w:marBottom w:val="0"/>
          <w:divBdr>
            <w:top w:val="none" w:sz="0" w:space="0" w:color="auto"/>
            <w:left w:val="none" w:sz="0" w:space="0" w:color="auto"/>
            <w:bottom w:val="none" w:sz="0" w:space="0" w:color="auto"/>
            <w:right w:val="none" w:sz="0" w:space="0" w:color="auto"/>
          </w:divBdr>
        </w:div>
        <w:div w:id="17969724">
          <w:marLeft w:val="640"/>
          <w:marRight w:val="0"/>
          <w:marTop w:val="0"/>
          <w:marBottom w:val="0"/>
          <w:divBdr>
            <w:top w:val="none" w:sz="0" w:space="0" w:color="auto"/>
            <w:left w:val="none" w:sz="0" w:space="0" w:color="auto"/>
            <w:bottom w:val="none" w:sz="0" w:space="0" w:color="auto"/>
            <w:right w:val="none" w:sz="0" w:space="0" w:color="auto"/>
          </w:divBdr>
        </w:div>
        <w:div w:id="25840563">
          <w:marLeft w:val="640"/>
          <w:marRight w:val="0"/>
          <w:marTop w:val="0"/>
          <w:marBottom w:val="0"/>
          <w:divBdr>
            <w:top w:val="none" w:sz="0" w:space="0" w:color="auto"/>
            <w:left w:val="none" w:sz="0" w:space="0" w:color="auto"/>
            <w:bottom w:val="none" w:sz="0" w:space="0" w:color="auto"/>
            <w:right w:val="none" w:sz="0" w:space="0" w:color="auto"/>
          </w:divBdr>
        </w:div>
        <w:div w:id="32389255">
          <w:marLeft w:val="640"/>
          <w:marRight w:val="0"/>
          <w:marTop w:val="0"/>
          <w:marBottom w:val="0"/>
          <w:divBdr>
            <w:top w:val="none" w:sz="0" w:space="0" w:color="auto"/>
            <w:left w:val="none" w:sz="0" w:space="0" w:color="auto"/>
            <w:bottom w:val="none" w:sz="0" w:space="0" w:color="auto"/>
            <w:right w:val="none" w:sz="0" w:space="0" w:color="auto"/>
          </w:divBdr>
        </w:div>
        <w:div w:id="49765260">
          <w:marLeft w:val="640"/>
          <w:marRight w:val="0"/>
          <w:marTop w:val="0"/>
          <w:marBottom w:val="0"/>
          <w:divBdr>
            <w:top w:val="none" w:sz="0" w:space="0" w:color="auto"/>
            <w:left w:val="none" w:sz="0" w:space="0" w:color="auto"/>
            <w:bottom w:val="none" w:sz="0" w:space="0" w:color="auto"/>
            <w:right w:val="none" w:sz="0" w:space="0" w:color="auto"/>
          </w:divBdr>
        </w:div>
        <w:div w:id="51464406">
          <w:marLeft w:val="640"/>
          <w:marRight w:val="0"/>
          <w:marTop w:val="0"/>
          <w:marBottom w:val="0"/>
          <w:divBdr>
            <w:top w:val="none" w:sz="0" w:space="0" w:color="auto"/>
            <w:left w:val="none" w:sz="0" w:space="0" w:color="auto"/>
            <w:bottom w:val="none" w:sz="0" w:space="0" w:color="auto"/>
            <w:right w:val="none" w:sz="0" w:space="0" w:color="auto"/>
          </w:divBdr>
        </w:div>
        <w:div w:id="57436254">
          <w:marLeft w:val="640"/>
          <w:marRight w:val="0"/>
          <w:marTop w:val="0"/>
          <w:marBottom w:val="0"/>
          <w:divBdr>
            <w:top w:val="none" w:sz="0" w:space="0" w:color="auto"/>
            <w:left w:val="none" w:sz="0" w:space="0" w:color="auto"/>
            <w:bottom w:val="none" w:sz="0" w:space="0" w:color="auto"/>
            <w:right w:val="none" w:sz="0" w:space="0" w:color="auto"/>
          </w:divBdr>
        </w:div>
        <w:div w:id="60296185">
          <w:marLeft w:val="640"/>
          <w:marRight w:val="0"/>
          <w:marTop w:val="0"/>
          <w:marBottom w:val="0"/>
          <w:divBdr>
            <w:top w:val="none" w:sz="0" w:space="0" w:color="auto"/>
            <w:left w:val="none" w:sz="0" w:space="0" w:color="auto"/>
            <w:bottom w:val="none" w:sz="0" w:space="0" w:color="auto"/>
            <w:right w:val="none" w:sz="0" w:space="0" w:color="auto"/>
          </w:divBdr>
        </w:div>
        <w:div w:id="85420576">
          <w:marLeft w:val="640"/>
          <w:marRight w:val="0"/>
          <w:marTop w:val="0"/>
          <w:marBottom w:val="0"/>
          <w:divBdr>
            <w:top w:val="none" w:sz="0" w:space="0" w:color="auto"/>
            <w:left w:val="none" w:sz="0" w:space="0" w:color="auto"/>
            <w:bottom w:val="none" w:sz="0" w:space="0" w:color="auto"/>
            <w:right w:val="none" w:sz="0" w:space="0" w:color="auto"/>
          </w:divBdr>
        </w:div>
        <w:div w:id="94330988">
          <w:marLeft w:val="640"/>
          <w:marRight w:val="0"/>
          <w:marTop w:val="0"/>
          <w:marBottom w:val="0"/>
          <w:divBdr>
            <w:top w:val="none" w:sz="0" w:space="0" w:color="auto"/>
            <w:left w:val="none" w:sz="0" w:space="0" w:color="auto"/>
            <w:bottom w:val="none" w:sz="0" w:space="0" w:color="auto"/>
            <w:right w:val="none" w:sz="0" w:space="0" w:color="auto"/>
          </w:divBdr>
        </w:div>
        <w:div w:id="130832973">
          <w:marLeft w:val="640"/>
          <w:marRight w:val="0"/>
          <w:marTop w:val="0"/>
          <w:marBottom w:val="0"/>
          <w:divBdr>
            <w:top w:val="none" w:sz="0" w:space="0" w:color="auto"/>
            <w:left w:val="none" w:sz="0" w:space="0" w:color="auto"/>
            <w:bottom w:val="none" w:sz="0" w:space="0" w:color="auto"/>
            <w:right w:val="none" w:sz="0" w:space="0" w:color="auto"/>
          </w:divBdr>
        </w:div>
        <w:div w:id="162090344">
          <w:marLeft w:val="640"/>
          <w:marRight w:val="0"/>
          <w:marTop w:val="0"/>
          <w:marBottom w:val="0"/>
          <w:divBdr>
            <w:top w:val="none" w:sz="0" w:space="0" w:color="auto"/>
            <w:left w:val="none" w:sz="0" w:space="0" w:color="auto"/>
            <w:bottom w:val="none" w:sz="0" w:space="0" w:color="auto"/>
            <w:right w:val="none" w:sz="0" w:space="0" w:color="auto"/>
          </w:divBdr>
        </w:div>
        <w:div w:id="193076053">
          <w:marLeft w:val="640"/>
          <w:marRight w:val="0"/>
          <w:marTop w:val="0"/>
          <w:marBottom w:val="0"/>
          <w:divBdr>
            <w:top w:val="none" w:sz="0" w:space="0" w:color="auto"/>
            <w:left w:val="none" w:sz="0" w:space="0" w:color="auto"/>
            <w:bottom w:val="none" w:sz="0" w:space="0" w:color="auto"/>
            <w:right w:val="none" w:sz="0" w:space="0" w:color="auto"/>
          </w:divBdr>
        </w:div>
        <w:div w:id="225185080">
          <w:marLeft w:val="640"/>
          <w:marRight w:val="0"/>
          <w:marTop w:val="0"/>
          <w:marBottom w:val="0"/>
          <w:divBdr>
            <w:top w:val="none" w:sz="0" w:space="0" w:color="auto"/>
            <w:left w:val="none" w:sz="0" w:space="0" w:color="auto"/>
            <w:bottom w:val="none" w:sz="0" w:space="0" w:color="auto"/>
            <w:right w:val="none" w:sz="0" w:space="0" w:color="auto"/>
          </w:divBdr>
        </w:div>
        <w:div w:id="228536274">
          <w:marLeft w:val="640"/>
          <w:marRight w:val="0"/>
          <w:marTop w:val="0"/>
          <w:marBottom w:val="0"/>
          <w:divBdr>
            <w:top w:val="none" w:sz="0" w:space="0" w:color="auto"/>
            <w:left w:val="none" w:sz="0" w:space="0" w:color="auto"/>
            <w:bottom w:val="none" w:sz="0" w:space="0" w:color="auto"/>
            <w:right w:val="none" w:sz="0" w:space="0" w:color="auto"/>
          </w:divBdr>
        </w:div>
        <w:div w:id="231545736">
          <w:marLeft w:val="640"/>
          <w:marRight w:val="0"/>
          <w:marTop w:val="0"/>
          <w:marBottom w:val="0"/>
          <w:divBdr>
            <w:top w:val="none" w:sz="0" w:space="0" w:color="auto"/>
            <w:left w:val="none" w:sz="0" w:space="0" w:color="auto"/>
            <w:bottom w:val="none" w:sz="0" w:space="0" w:color="auto"/>
            <w:right w:val="none" w:sz="0" w:space="0" w:color="auto"/>
          </w:divBdr>
        </w:div>
        <w:div w:id="288704606">
          <w:marLeft w:val="640"/>
          <w:marRight w:val="0"/>
          <w:marTop w:val="0"/>
          <w:marBottom w:val="0"/>
          <w:divBdr>
            <w:top w:val="none" w:sz="0" w:space="0" w:color="auto"/>
            <w:left w:val="none" w:sz="0" w:space="0" w:color="auto"/>
            <w:bottom w:val="none" w:sz="0" w:space="0" w:color="auto"/>
            <w:right w:val="none" w:sz="0" w:space="0" w:color="auto"/>
          </w:divBdr>
        </w:div>
        <w:div w:id="304093054">
          <w:marLeft w:val="640"/>
          <w:marRight w:val="0"/>
          <w:marTop w:val="0"/>
          <w:marBottom w:val="0"/>
          <w:divBdr>
            <w:top w:val="none" w:sz="0" w:space="0" w:color="auto"/>
            <w:left w:val="none" w:sz="0" w:space="0" w:color="auto"/>
            <w:bottom w:val="none" w:sz="0" w:space="0" w:color="auto"/>
            <w:right w:val="none" w:sz="0" w:space="0" w:color="auto"/>
          </w:divBdr>
        </w:div>
        <w:div w:id="407725179">
          <w:marLeft w:val="640"/>
          <w:marRight w:val="0"/>
          <w:marTop w:val="0"/>
          <w:marBottom w:val="0"/>
          <w:divBdr>
            <w:top w:val="none" w:sz="0" w:space="0" w:color="auto"/>
            <w:left w:val="none" w:sz="0" w:space="0" w:color="auto"/>
            <w:bottom w:val="none" w:sz="0" w:space="0" w:color="auto"/>
            <w:right w:val="none" w:sz="0" w:space="0" w:color="auto"/>
          </w:divBdr>
        </w:div>
        <w:div w:id="438991659">
          <w:marLeft w:val="640"/>
          <w:marRight w:val="0"/>
          <w:marTop w:val="0"/>
          <w:marBottom w:val="0"/>
          <w:divBdr>
            <w:top w:val="none" w:sz="0" w:space="0" w:color="auto"/>
            <w:left w:val="none" w:sz="0" w:space="0" w:color="auto"/>
            <w:bottom w:val="none" w:sz="0" w:space="0" w:color="auto"/>
            <w:right w:val="none" w:sz="0" w:space="0" w:color="auto"/>
          </w:divBdr>
        </w:div>
        <w:div w:id="444420845">
          <w:marLeft w:val="640"/>
          <w:marRight w:val="0"/>
          <w:marTop w:val="0"/>
          <w:marBottom w:val="0"/>
          <w:divBdr>
            <w:top w:val="none" w:sz="0" w:space="0" w:color="auto"/>
            <w:left w:val="none" w:sz="0" w:space="0" w:color="auto"/>
            <w:bottom w:val="none" w:sz="0" w:space="0" w:color="auto"/>
            <w:right w:val="none" w:sz="0" w:space="0" w:color="auto"/>
          </w:divBdr>
        </w:div>
        <w:div w:id="517500072">
          <w:marLeft w:val="640"/>
          <w:marRight w:val="0"/>
          <w:marTop w:val="0"/>
          <w:marBottom w:val="0"/>
          <w:divBdr>
            <w:top w:val="none" w:sz="0" w:space="0" w:color="auto"/>
            <w:left w:val="none" w:sz="0" w:space="0" w:color="auto"/>
            <w:bottom w:val="none" w:sz="0" w:space="0" w:color="auto"/>
            <w:right w:val="none" w:sz="0" w:space="0" w:color="auto"/>
          </w:divBdr>
        </w:div>
        <w:div w:id="551775386">
          <w:marLeft w:val="640"/>
          <w:marRight w:val="0"/>
          <w:marTop w:val="0"/>
          <w:marBottom w:val="0"/>
          <w:divBdr>
            <w:top w:val="none" w:sz="0" w:space="0" w:color="auto"/>
            <w:left w:val="none" w:sz="0" w:space="0" w:color="auto"/>
            <w:bottom w:val="none" w:sz="0" w:space="0" w:color="auto"/>
            <w:right w:val="none" w:sz="0" w:space="0" w:color="auto"/>
          </w:divBdr>
        </w:div>
        <w:div w:id="562836854">
          <w:marLeft w:val="640"/>
          <w:marRight w:val="0"/>
          <w:marTop w:val="0"/>
          <w:marBottom w:val="0"/>
          <w:divBdr>
            <w:top w:val="none" w:sz="0" w:space="0" w:color="auto"/>
            <w:left w:val="none" w:sz="0" w:space="0" w:color="auto"/>
            <w:bottom w:val="none" w:sz="0" w:space="0" w:color="auto"/>
            <w:right w:val="none" w:sz="0" w:space="0" w:color="auto"/>
          </w:divBdr>
        </w:div>
        <w:div w:id="563100028">
          <w:marLeft w:val="640"/>
          <w:marRight w:val="0"/>
          <w:marTop w:val="0"/>
          <w:marBottom w:val="0"/>
          <w:divBdr>
            <w:top w:val="none" w:sz="0" w:space="0" w:color="auto"/>
            <w:left w:val="none" w:sz="0" w:space="0" w:color="auto"/>
            <w:bottom w:val="none" w:sz="0" w:space="0" w:color="auto"/>
            <w:right w:val="none" w:sz="0" w:space="0" w:color="auto"/>
          </w:divBdr>
        </w:div>
        <w:div w:id="566304519">
          <w:marLeft w:val="640"/>
          <w:marRight w:val="0"/>
          <w:marTop w:val="0"/>
          <w:marBottom w:val="0"/>
          <w:divBdr>
            <w:top w:val="none" w:sz="0" w:space="0" w:color="auto"/>
            <w:left w:val="none" w:sz="0" w:space="0" w:color="auto"/>
            <w:bottom w:val="none" w:sz="0" w:space="0" w:color="auto"/>
            <w:right w:val="none" w:sz="0" w:space="0" w:color="auto"/>
          </w:divBdr>
        </w:div>
        <w:div w:id="597249662">
          <w:marLeft w:val="640"/>
          <w:marRight w:val="0"/>
          <w:marTop w:val="0"/>
          <w:marBottom w:val="0"/>
          <w:divBdr>
            <w:top w:val="none" w:sz="0" w:space="0" w:color="auto"/>
            <w:left w:val="none" w:sz="0" w:space="0" w:color="auto"/>
            <w:bottom w:val="none" w:sz="0" w:space="0" w:color="auto"/>
            <w:right w:val="none" w:sz="0" w:space="0" w:color="auto"/>
          </w:divBdr>
        </w:div>
        <w:div w:id="601424525">
          <w:marLeft w:val="640"/>
          <w:marRight w:val="0"/>
          <w:marTop w:val="0"/>
          <w:marBottom w:val="0"/>
          <w:divBdr>
            <w:top w:val="none" w:sz="0" w:space="0" w:color="auto"/>
            <w:left w:val="none" w:sz="0" w:space="0" w:color="auto"/>
            <w:bottom w:val="none" w:sz="0" w:space="0" w:color="auto"/>
            <w:right w:val="none" w:sz="0" w:space="0" w:color="auto"/>
          </w:divBdr>
        </w:div>
        <w:div w:id="640230482">
          <w:marLeft w:val="640"/>
          <w:marRight w:val="0"/>
          <w:marTop w:val="0"/>
          <w:marBottom w:val="0"/>
          <w:divBdr>
            <w:top w:val="none" w:sz="0" w:space="0" w:color="auto"/>
            <w:left w:val="none" w:sz="0" w:space="0" w:color="auto"/>
            <w:bottom w:val="none" w:sz="0" w:space="0" w:color="auto"/>
            <w:right w:val="none" w:sz="0" w:space="0" w:color="auto"/>
          </w:divBdr>
        </w:div>
        <w:div w:id="655033856">
          <w:marLeft w:val="640"/>
          <w:marRight w:val="0"/>
          <w:marTop w:val="0"/>
          <w:marBottom w:val="0"/>
          <w:divBdr>
            <w:top w:val="none" w:sz="0" w:space="0" w:color="auto"/>
            <w:left w:val="none" w:sz="0" w:space="0" w:color="auto"/>
            <w:bottom w:val="none" w:sz="0" w:space="0" w:color="auto"/>
            <w:right w:val="none" w:sz="0" w:space="0" w:color="auto"/>
          </w:divBdr>
        </w:div>
        <w:div w:id="691228689">
          <w:marLeft w:val="640"/>
          <w:marRight w:val="0"/>
          <w:marTop w:val="0"/>
          <w:marBottom w:val="0"/>
          <w:divBdr>
            <w:top w:val="none" w:sz="0" w:space="0" w:color="auto"/>
            <w:left w:val="none" w:sz="0" w:space="0" w:color="auto"/>
            <w:bottom w:val="none" w:sz="0" w:space="0" w:color="auto"/>
            <w:right w:val="none" w:sz="0" w:space="0" w:color="auto"/>
          </w:divBdr>
        </w:div>
        <w:div w:id="701708141">
          <w:marLeft w:val="640"/>
          <w:marRight w:val="0"/>
          <w:marTop w:val="0"/>
          <w:marBottom w:val="0"/>
          <w:divBdr>
            <w:top w:val="none" w:sz="0" w:space="0" w:color="auto"/>
            <w:left w:val="none" w:sz="0" w:space="0" w:color="auto"/>
            <w:bottom w:val="none" w:sz="0" w:space="0" w:color="auto"/>
            <w:right w:val="none" w:sz="0" w:space="0" w:color="auto"/>
          </w:divBdr>
        </w:div>
        <w:div w:id="720787637">
          <w:marLeft w:val="640"/>
          <w:marRight w:val="0"/>
          <w:marTop w:val="0"/>
          <w:marBottom w:val="0"/>
          <w:divBdr>
            <w:top w:val="none" w:sz="0" w:space="0" w:color="auto"/>
            <w:left w:val="none" w:sz="0" w:space="0" w:color="auto"/>
            <w:bottom w:val="none" w:sz="0" w:space="0" w:color="auto"/>
            <w:right w:val="none" w:sz="0" w:space="0" w:color="auto"/>
          </w:divBdr>
        </w:div>
        <w:div w:id="731776274">
          <w:marLeft w:val="640"/>
          <w:marRight w:val="0"/>
          <w:marTop w:val="0"/>
          <w:marBottom w:val="0"/>
          <w:divBdr>
            <w:top w:val="none" w:sz="0" w:space="0" w:color="auto"/>
            <w:left w:val="none" w:sz="0" w:space="0" w:color="auto"/>
            <w:bottom w:val="none" w:sz="0" w:space="0" w:color="auto"/>
            <w:right w:val="none" w:sz="0" w:space="0" w:color="auto"/>
          </w:divBdr>
        </w:div>
        <w:div w:id="757558121">
          <w:marLeft w:val="640"/>
          <w:marRight w:val="0"/>
          <w:marTop w:val="0"/>
          <w:marBottom w:val="0"/>
          <w:divBdr>
            <w:top w:val="none" w:sz="0" w:space="0" w:color="auto"/>
            <w:left w:val="none" w:sz="0" w:space="0" w:color="auto"/>
            <w:bottom w:val="none" w:sz="0" w:space="0" w:color="auto"/>
            <w:right w:val="none" w:sz="0" w:space="0" w:color="auto"/>
          </w:divBdr>
        </w:div>
        <w:div w:id="774206021">
          <w:marLeft w:val="640"/>
          <w:marRight w:val="0"/>
          <w:marTop w:val="0"/>
          <w:marBottom w:val="0"/>
          <w:divBdr>
            <w:top w:val="none" w:sz="0" w:space="0" w:color="auto"/>
            <w:left w:val="none" w:sz="0" w:space="0" w:color="auto"/>
            <w:bottom w:val="none" w:sz="0" w:space="0" w:color="auto"/>
            <w:right w:val="none" w:sz="0" w:space="0" w:color="auto"/>
          </w:divBdr>
        </w:div>
        <w:div w:id="785196165">
          <w:marLeft w:val="640"/>
          <w:marRight w:val="0"/>
          <w:marTop w:val="0"/>
          <w:marBottom w:val="0"/>
          <w:divBdr>
            <w:top w:val="none" w:sz="0" w:space="0" w:color="auto"/>
            <w:left w:val="none" w:sz="0" w:space="0" w:color="auto"/>
            <w:bottom w:val="none" w:sz="0" w:space="0" w:color="auto"/>
            <w:right w:val="none" w:sz="0" w:space="0" w:color="auto"/>
          </w:divBdr>
        </w:div>
        <w:div w:id="825585678">
          <w:marLeft w:val="640"/>
          <w:marRight w:val="0"/>
          <w:marTop w:val="0"/>
          <w:marBottom w:val="0"/>
          <w:divBdr>
            <w:top w:val="none" w:sz="0" w:space="0" w:color="auto"/>
            <w:left w:val="none" w:sz="0" w:space="0" w:color="auto"/>
            <w:bottom w:val="none" w:sz="0" w:space="0" w:color="auto"/>
            <w:right w:val="none" w:sz="0" w:space="0" w:color="auto"/>
          </w:divBdr>
        </w:div>
        <w:div w:id="846406712">
          <w:marLeft w:val="640"/>
          <w:marRight w:val="0"/>
          <w:marTop w:val="0"/>
          <w:marBottom w:val="0"/>
          <w:divBdr>
            <w:top w:val="none" w:sz="0" w:space="0" w:color="auto"/>
            <w:left w:val="none" w:sz="0" w:space="0" w:color="auto"/>
            <w:bottom w:val="none" w:sz="0" w:space="0" w:color="auto"/>
            <w:right w:val="none" w:sz="0" w:space="0" w:color="auto"/>
          </w:divBdr>
        </w:div>
        <w:div w:id="857351394">
          <w:marLeft w:val="640"/>
          <w:marRight w:val="0"/>
          <w:marTop w:val="0"/>
          <w:marBottom w:val="0"/>
          <w:divBdr>
            <w:top w:val="none" w:sz="0" w:space="0" w:color="auto"/>
            <w:left w:val="none" w:sz="0" w:space="0" w:color="auto"/>
            <w:bottom w:val="none" w:sz="0" w:space="0" w:color="auto"/>
            <w:right w:val="none" w:sz="0" w:space="0" w:color="auto"/>
          </w:divBdr>
        </w:div>
        <w:div w:id="864366250">
          <w:marLeft w:val="640"/>
          <w:marRight w:val="0"/>
          <w:marTop w:val="0"/>
          <w:marBottom w:val="0"/>
          <w:divBdr>
            <w:top w:val="none" w:sz="0" w:space="0" w:color="auto"/>
            <w:left w:val="none" w:sz="0" w:space="0" w:color="auto"/>
            <w:bottom w:val="none" w:sz="0" w:space="0" w:color="auto"/>
            <w:right w:val="none" w:sz="0" w:space="0" w:color="auto"/>
          </w:divBdr>
        </w:div>
        <w:div w:id="869225961">
          <w:marLeft w:val="640"/>
          <w:marRight w:val="0"/>
          <w:marTop w:val="0"/>
          <w:marBottom w:val="0"/>
          <w:divBdr>
            <w:top w:val="none" w:sz="0" w:space="0" w:color="auto"/>
            <w:left w:val="none" w:sz="0" w:space="0" w:color="auto"/>
            <w:bottom w:val="none" w:sz="0" w:space="0" w:color="auto"/>
            <w:right w:val="none" w:sz="0" w:space="0" w:color="auto"/>
          </w:divBdr>
        </w:div>
        <w:div w:id="871844185">
          <w:marLeft w:val="640"/>
          <w:marRight w:val="0"/>
          <w:marTop w:val="0"/>
          <w:marBottom w:val="0"/>
          <w:divBdr>
            <w:top w:val="none" w:sz="0" w:space="0" w:color="auto"/>
            <w:left w:val="none" w:sz="0" w:space="0" w:color="auto"/>
            <w:bottom w:val="none" w:sz="0" w:space="0" w:color="auto"/>
            <w:right w:val="none" w:sz="0" w:space="0" w:color="auto"/>
          </w:divBdr>
        </w:div>
        <w:div w:id="877860402">
          <w:marLeft w:val="640"/>
          <w:marRight w:val="0"/>
          <w:marTop w:val="0"/>
          <w:marBottom w:val="0"/>
          <w:divBdr>
            <w:top w:val="none" w:sz="0" w:space="0" w:color="auto"/>
            <w:left w:val="none" w:sz="0" w:space="0" w:color="auto"/>
            <w:bottom w:val="none" w:sz="0" w:space="0" w:color="auto"/>
            <w:right w:val="none" w:sz="0" w:space="0" w:color="auto"/>
          </w:divBdr>
        </w:div>
        <w:div w:id="918909216">
          <w:marLeft w:val="640"/>
          <w:marRight w:val="0"/>
          <w:marTop w:val="0"/>
          <w:marBottom w:val="0"/>
          <w:divBdr>
            <w:top w:val="none" w:sz="0" w:space="0" w:color="auto"/>
            <w:left w:val="none" w:sz="0" w:space="0" w:color="auto"/>
            <w:bottom w:val="none" w:sz="0" w:space="0" w:color="auto"/>
            <w:right w:val="none" w:sz="0" w:space="0" w:color="auto"/>
          </w:divBdr>
        </w:div>
        <w:div w:id="1026562462">
          <w:marLeft w:val="640"/>
          <w:marRight w:val="0"/>
          <w:marTop w:val="0"/>
          <w:marBottom w:val="0"/>
          <w:divBdr>
            <w:top w:val="none" w:sz="0" w:space="0" w:color="auto"/>
            <w:left w:val="none" w:sz="0" w:space="0" w:color="auto"/>
            <w:bottom w:val="none" w:sz="0" w:space="0" w:color="auto"/>
            <w:right w:val="none" w:sz="0" w:space="0" w:color="auto"/>
          </w:divBdr>
        </w:div>
        <w:div w:id="1029068730">
          <w:marLeft w:val="640"/>
          <w:marRight w:val="0"/>
          <w:marTop w:val="0"/>
          <w:marBottom w:val="0"/>
          <w:divBdr>
            <w:top w:val="none" w:sz="0" w:space="0" w:color="auto"/>
            <w:left w:val="none" w:sz="0" w:space="0" w:color="auto"/>
            <w:bottom w:val="none" w:sz="0" w:space="0" w:color="auto"/>
            <w:right w:val="none" w:sz="0" w:space="0" w:color="auto"/>
          </w:divBdr>
        </w:div>
        <w:div w:id="1114708790">
          <w:marLeft w:val="640"/>
          <w:marRight w:val="0"/>
          <w:marTop w:val="0"/>
          <w:marBottom w:val="0"/>
          <w:divBdr>
            <w:top w:val="none" w:sz="0" w:space="0" w:color="auto"/>
            <w:left w:val="none" w:sz="0" w:space="0" w:color="auto"/>
            <w:bottom w:val="none" w:sz="0" w:space="0" w:color="auto"/>
            <w:right w:val="none" w:sz="0" w:space="0" w:color="auto"/>
          </w:divBdr>
        </w:div>
        <w:div w:id="1138032777">
          <w:marLeft w:val="640"/>
          <w:marRight w:val="0"/>
          <w:marTop w:val="0"/>
          <w:marBottom w:val="0"/>
          <w:divBdr>
            <w:top w:val="none" w:sz="0" w:space="0" w:color="auto"/>
            <w:left w:val="none" w:sz="0" w:space="0" w:color="auto"/>
            <w:bottom w:val="none" w:sz="0" w:space="0" w:color="auto"/>
            <w:right w:val="none" w:sz="0" w:space="0" w:color="auto"/>
          </w:divBdr>
        </w:div>
        <w:div w:id="1168204568">
          <w:marLeft w:val="640"/>
          <w:marRight w:val="0"/>
          <w:marTop w:val="0"/>
          <w:marBottom w:val="0"/>
          <w:divBdr>
            <w:top w:val="none" w:sz="0" w:space="0" w:color="auto"/>
            <w:left w:val="none" w:sz="0" w:space="0" w:color="auto"/>
            <w:bottom w:val="none" w:sz="0" w:space="0" w:color="auto"/>
            <w:right w:val="none" w:sz="0" w:space="0" w:color="auto"/>
          </w:divBdr>
        </w:div>
        <w:div w:id="1200823053">
          <w:marLeft w:val="640"/>
          <w:marRight w:val="0"/>
          <w:marTop w:val="0"/>
          <w:marBottom w:val="0"/>
          <w:divBdr>
            <w:top w:val="none" w:sz="0" w:space="0" w:color="auto"/>
            <w:left w:val="none" w:sz="0" w:space="0" w:color="auto"/>
            <w:bottom w:val="none" w:sz="0" w:space="0" w:color="auto"/>
            <w:right w:val="none" w:sz="0" w:space="0" w:color="auto"/>
          </w:divBdr>
        </w:div>
        <w:div w:id="1201016132">
          <w:marLeft w:val="640"/>
          <w:marRight w:val="0"/>
          <w:marTop w:val="0"/>
          <w:marBottom w:val="0"/>
          <w:divBdr>
            <w:top w:val="none" w:sz="0" w:space="0" w:color="auto"/>
            <w:left w:val="none" w:sz="0" w:space="0" w:color="auto"/>
            <w:bottom w:val="none" w:sz="0" w:space="0" w:color="auto"/>
            <w:right w:val="none" w:sz="0" w:space="0" w:color="auto"/>
          </w:divBdr>
        </w:div>
        <w:div w:id="1256547789">
          <w:marLeft w:val="640"/>
          <w:marRight w:val="0"/>
          <w:marTop w:val="0"/>
          <w:marBottom w:val="0"/>
          <w:divBdr>
            <w:top w:val="none" w:sz="0" w:space="0" w:color="auto"/>
            <w:left w:val="none" w:sz="0" w:space="0" w:color="auto"/>
            <w:bottom w:val="none" w:sz="0" w:space="0" w:color="auto"/>
            <w:right w:val="none" w:sz="0" w:space="0" w:color="auto"/>
          </w:divBdr>
        </w:div>
        <w:div w:id="1258060077">
          <w:marLeft w:val="640"/>
          <w:marRight w:val="0"/>
          <w:marTop w:val="0"/>
          <w:marBottom w:val="0"/>
          <w:divBdr>
            <w:top w:val="none" w:sz="0" w:space="0" w:color="auto"/>
            <w:left w:val="none" w:sz="0" w:space="0" w:color="auto"/>
            <w:bottom w:val="none" w:sz="0" w:space="0" w:color="auto"/>
            <w:right w:val="none" w:sz="0" w:space="0" w:color="auto"/>
          </w:divBdr>
        </w:div>
        <w:div w:id="1260522180">
          <w:marLeft w:val="640"/>
          <w:marRight w:val="0"/>
          <w:marTop w:val="0"/>
          <w:marBottom w:val="0"/>
          <w:divBdr>
            <w:top w:val="none" w:sz="0" w:space="0" w:color="auto"/>
            <w:left w:val="none" w:sz="0" w:space="0" w:color="auto"/>
            <w:bottom w:val="none" w:sz="0" w:space="0" w:color="auto"/>
            <w:right w:val="none" w:sz="0" w:space="0" w:color="auto"/>
          </w:divBdr>
        </w:div>
        <w:div w:id="1273629395">
          <w:marLeft w:val="640"/>
          <w:marRight w:val="0"/>
          <w:marTop w:val="0"/>
          <w:marBottom w:val="0"/>
          <w:divBdr>
            <w:top w:val="none" w:sz="0" w:space="0" w:color="auto"/>
            <w:left w:val="none" w:sz="0" w:space="0" w:color="auto"/>
            <w:bottom w:val="none" w:sz="0" w:space="0" w:color="auto"/>
            <w:right w:val="none" w:sz="0" w:space="0" w:color="auto"/>
          </w:divBdr>
        </w:div>
        <w:div w:id="1289093167">
          <w:marLeft w:val="640"/>
          <w:marRight w:val="0"/>
          <w:marTop w:val="0"/>
          <w:marBottom w:val="0"/>
          <w:divBdr>
            <w:top w:val="none" w:sz="0" w:space="0" w:color="auto"/>
            <w:left w:val="none" w:sz="0" w:space="0" w:color="auto"/>
            <w:bottom w:val="none" w:sz="0" w:space="0" w:color="auto"/>
            <w:right w:val="none" w:sz="0" w:space="0" w:color="auto"/>
          </w:divBdr>
        </w:div>
        <w:div w:id="1318192059">
          <w:marLeft w:val="640"/>
          <w:marRight w:val="0"/>
          <w:marTop w:val="0"/>
          <w:marBottom w:val="0"/>
          <w:divBdr>
            <w:top w:val="none" w:sz="0" w:space="0" w:color="auto"/>
            <w:left w:val="none" w:sz="0" w:space="0" w:color="auto"/>
            <w:bottom w:val="none" w:sz="0" w:space="0" w:color="auto"/>
            <w:right w:val="none" w:sz="0" w:space="0" w:color="auto"/>
          </w:divBdr>
        </w:div>
        <w:div w:id="1321690867">
          <w:marLeft w:val="640"/>
          <w:marRight w:val="0"/>
          <w:marTop w:val="0"/>
          <w:marBottom w:val="0"/>
          <w:divBdr>
            <w:top w:val="none" w:sz="0" w:space="0" w:color="auto"/>
            <w:left w:val="none" w:sz="0" w:space="0" w:color="auto"/>
            <w:bottom w:val="none" w:sz="0" w:space="0" w:color="auto"/>
            <w:right w:val="none" w:sz="0" w:space="0" w:color="auto"/>
          </w:divBdr>
        </w:div>
        <w:div w:id="1324091310">
          <w:marLeft w:val="640"/>
          <w:marRight w:val="0"/>
          <w:marTop w:val="0"/>
          <w:marBottom w:val="0"/>
          <w:divBdr>
            <w:top w:val="none" w:sz="0" w:space="0" w:color="auto"/>
            <w:left w:val="none" w:sz="0" w:space="0" w:color="auto"/>
            <w:bottom w:val="none" w:sz="0" w:space="0" w:color="auto"/>
            <w:right w:val="none" w:sz="0" w:space="0" w:color="auto"/>
          </w:divBdr>
        </w:div>
        <w:div w:id="1432891142">
          <w:marLeft w:val="640"/>
          <w:marRight w:val="0"/>
          <w:marTop w:val="0"/>
          <w:marBottom w:val="0"/>
          <w:divBdr>
            <w:top w:val="none" w:sz="0" w:space="0" w:color="auto"/>
            <w:left w:val="none" w:sz="0" w:space="0" w:color="auto"/>
            <w:bottom w:val="none" w:sz="0" w:space="0" w:color="auto"/>
            <w:right w:val="none" w:sz="0" w:space="0" w:color="auto"/>
          </w:divBdr>
        </w:div>
        <w:div w:id="1441535783">
          <w:marLeft w:val="640"/>
          <w:marRight w:val="0"/>
          <w:marTop w:val="0"/>
          <w:marBottom w:val="0"/>
          <w:divBdr>
            <w:top w:val="none" w:sz="0" w:space="0" w:color="auto"/>
            <w:left w:val="none" w:sz="0" w:space="0" w:color="auto"/>
            <w:bottom w:val="none" w:sz="0" w:space="0" w:color="auto"/>
            <w:right w:val="none" w:sz="0" w:space="0" w:color="auto"/>
          </w:divBdr>
        </w:div>
        <w:div w:id="1463353478">
          <w:marLeft w:val="640"/>
          <w:marRight w:val="0"/>
          <w:marTop w:val="0"/>
          <w:marBottom w:val="0"/>
          <w:divBdr>
            <w:top w:val="none" w:sz="0" w:space="0" w:color="auto"/>
            <w:left w:val="none" w:sz="0" w:space="0" w:color="auto"/>
            <w:bottom w:val="none" w:sz="0" w:space="0" w:color="auto"/>
            <w:right w:val="none" w:sz="0" w:space="0" w:color="auto"/>
          </w:divBdr>
        </w:div>
        <w:div w:id="1500123459">
          <w:marLeft w:val="640"/>
          <w:marRight w:val="0"/>
          <w:marTop w:val="0"/>
          <w:marBottom w:val="0"/>
          <w:divBdr>
            <w:top w:val="none" w:sz="0" w:space="0" w:color="auto"/>
            <w:left w:val="none" w:sz="0" w:space="0" w:color="auto"/>
            <w:bottom w:val="none" w:sz="0" w:space="0" w:color="auto"/>
            <w:right w:val="none" w:sz="0" w:space="0" w:color="auto"/>
          </w:divBdr>
        </w:div>
        <w:div w:id="1526167241">
          <w:marLeft w:val="640"/>
          <w:marRight w:val="0"/>
          <w:marTop w:val="0"/>
          <w:marBottom w:val="0"/>
          <w:divBdr>
            <w:top w:val="none" w:sz="0" w:space="0" w:color="auto"/>
            <w:left w:val="none" w:sz="0" w:space="0" w:color="auto"/>
            <w:bottom w:val="none" w:sz="0" w:space="0" w:color="auto"/>
            <w:right w:val="none" w:sz="0" w:space="0" w:color="auto"/>
          </w:divBdr>
        </w:div>
        <w:div w:id="1562135277">
          <w:marLeft w:val="640"/>
          <w:marRight w:val="0"/>
          <w:marTop w:val="0"/>
          <w:marBottom w:val="0"/>
          <w:divBdr>
            <w:top w:val="none" w:sz="0" w:space="0" w:color="auto"/>
            <w:left w:val="none" w:sz="0" w:space="0" w:color="auto"/>
            <w:bottom w:val="none" w:sz="0" w:space="0" w:color="auto"/>
            <w:right w:val="none" w:sz="0" w:space="0" w:color="auto"/>
          </w:divBdr>
        </w:div>
        <w:div w:id="1570454679">
          <w:marLeft w:val="640"/>
          <w:marRight w:val="0"/>
          <w:marTop w:val="0"/>
          <w:marBottom w:val="0"/>
          <w:divBdr>
            <w:top w:val="none" w:sz="0" w:space="0" w:color="auto"/>
            <w:left w:val="none" w:sz="0" w:space="0" w:color="auto"/>
            <w:bottom w:val="none" w:sz="0" w:space="0" w:color="auto"/>
            <w:right w:val="none" w:sz="0" w:space="0" w:color="auto"/>
          </w:divBdr>
        </w:div>
        <w:div w:id="1572933451">
          <w:marLeft w:val="640"/>
          <w:marRight w:val="0"/>
          <w:marTop w:val="0"/>
          <w:marBottom w:val="0"/>
          <w:divBdr>
            <w:top w:val="none" w:sz="0" w:space="0" w:color="auto"/>
            <w:left w:val="none" w:sz="0" w:space="0" w:color="auto"/>
            <w:bottom w:val="none" w:sz="0" w:space="0" w:color="auto"/>
            <w:right w:val="none" w:sz="0" w:space="0" w:color="auto"/>
          </w:divBdr>
        </w:div>
        <w:div w:id="1662082110">
          <w:marLeft w:val="640"/>
          <w:marRight w:val="0"/>
          <w:marTop w:val="0"/>
          <w:marBottom w:val="0"/>
          <w:divBdr>
            <w:top w:val="none" w:sz="0" w:space="0" w:color="auto"/>
            <w:left w:val="none" w:sz="0" w:space="0" w:color="auto"/>
            <w:bottom w:val="none" w:sz="0" w:space="0" w:color="auto"/>
            <w:right w:val="none" w:sz="0" w:space="0" w:color="auto"/>
          </w:divBdr>
        </w:div>
        <w:div w:id="1662343963">
          <w:marLeft w:val="640"/>
          <w:marRight w:val="0"/>
          <w:marTop w:val="0"/>
          <w:marBottom w:val="0"/>
          <w:divBdr>
            <w:top w:val="none" w:sz="0" w:space="0" w:color="auto"/>
            <w:left w:val="none" w:sz="0" w:space="0" w:color="auto"/>
            <w:bottom w:val="none" w:sz="0" w:space="0" w:color="auto"/>
            <w:right w:val="none" w:sz="0" w:space="0" w:color="auto"/>
          </w:divBdr>
        </w:div>
        <w:div w:id="1684479468">
          <w:marLeft w:val="640"/>
          <w:marRight w:val="0"/>
          <w:marTop w:val="0"/>
          <w:marBottom w:val="0"/>
          <w:divBdr>
            <w:top w:val="none" w:sz="0" w:space="0" w:color="auto"/>
            <w:left w:val="none" w:sz="0" w:space="0" w:color="auto"/>
            <w:bottom w:val="none" w:sz="0" w:space="0" w:color="auto"/>
            <w:right w:val="none" w:sz="0" w:space="0" w:color="auto"/>
          </w:divBdr>
        </w:div>
        <w:div w:id="1704666505">
          <w:marLeft w:val="640"/>
          <w:marRight w:val="0"/>
          <w:marTop w:val="0"/>
          <w:marBottom w:val="0"/>
          <w:divBdr>
            <w:top w:val="none" w:sz="0" w:space="0" w:color="auto"/>
            <w:left w:val="none" w:sz="0" w:space="0" w:color="auto"/>
            <w:bottom w:val="none" w:sz="0" w:space="0" w:color="auto"/>
            <w:right w:val="none" w:sz="0" w:space="0" w:color="auto"/>
          </w:divBdr>
        </w:div>
        <w:div w:id="1708067034">
          <w:marLeft w:val="640"/>
          <w:marRight w:val="0"/>
          <w:marTop w:val="0"/>
          <w:marBottom w:val="0"/>
          <w:divBdr>
            <w:top w:val="none" w:sz="0" w:space="0" w:color="auto"/>
            <w:left w:val="none" w:sz="0" w:space="0" w:color="auto"/>
            <w:bottom w:val="none" w:sz="0" w:space="0" w:color="auto"/>
            <w:right w:val="none" w:sz="0" w:space="0" w:color="auto"/>
          </w:divBdr>
        </w:div>
        <w:div w:id="1711684516">
          <w:marLeft w:val="640"/>
          <w:marRight w:val="0"/>
          <w:marTop w:val="0"/>
          <w:marBottom w:val="0"/>
          <w:divBdr>
            <w:top w:val="none" w:sz="0" w:space="0" w:color="auto"/>
            <w:left w:val="none" w:sz="0" w:space="0" w:color="auto"/>
            <w:bottom w:val="none" w:sz="0" w:space="0" w:color="auto"/>
            <w:right w:val="none" w:sz="0" w:space="0" w:color="auto"/>
          </w:divBdr>
        </w:div>
        <w:div w:id="1763911561">
          <w:marLeft w:val="640"/>
          <w:marRight w:val="0"/>
          <w:marTop w:val="0"/>
          <w:marBottom w:val="0"/>
          <w:divBdr>
            <w:top w:val="none" w:sz="0" w:space="0" w:color="auto"/>
            <w:left w:val="none" w:sz="0" w:space="0" w:color="auto"/>
            <w:bottom w:val="none" w:sz="0" w:space="0" w:color="auto"/>
            <w:right w:val="none" w:sz="0" w:space="0" w:color="auto"/>
          </w:divBdr>
        </w:div>
        <w:div w:id="1800417555">
          <w:marLeft w:val="640"/>
          <w:marRight w:val="0"/>
          <w:marTop w:val="0"/>
          <w:marBottom w:val="0"/>
          <w:divBdr>
            <w:top w:val="none" w:sz="0" w:space="0" w:color="auto"/>
            <w:left w:val="none" w:sz="0" w:space="0" w:color="auto"/>
            <w:bottom w:val="none" w:sz="0" w:space="0" w:color="auto"/>
            <w:right w:val="none" w:sz="0" w:space="0" w:color="auto"/>
          </w:divBdr>
        </w:div>
        <w:div w:id="1813717497">
          <w:marLeft w:val="640"/>
          <w:marRight w:val="0"/>
          <w:marTop w:val="0"/>
          <w:marBottom w:val="0"/>
          <w:divBdr>
            <w:top w:val="none" w:sz="0" w:space="0" w:color="auto"/>
            <w:left w:val="none" w:sz="0" w:space="0" w:color="auto"/>
            <w:bottom w:val="none" w:sz="0" w:space="0" w:color="auto"/>
            <w:right w:val="none" w:sz="0" w:space="0" w:color="auto"/>
          </w:divBdr>
        </w:div>
        <w:div w:id="1837915357">
          <w:marLeft w:val="640"/>
          <w:marRight w:val="0"/>
          <w:marTop w:val="0"/>
          <w:marBottom w:val="0"/>
          <w:divBdr>
            <w:top w:val="none" w:sz="0" w:space="0" w:color="auto"/>
            <w:left w:val="none" w:sz="0" w:space="0" w:color="auto"/>
            <w:bottom w:val="none" w:sz="0" w:space="0" w:color="auto"/>
            <w:right w:val="none" w:sz="0" w:space="0" w:color="auto"/>
          </w:divBdr>
        </w:div>
        <w:div w:id="1885289069">
          <w:marLeft w:val="640"/>
          <w:marRight w:val="0"/>
          <w:marTop w:val="0"/>
          <w:marBottom w:val="0"/>
          <w:divBdr>
            <w:top w:val="none" w:sz="0" w:space="0" w:color="auto"/>
            <w:left w:val="none" w:sz="0" w:space="0" w:color="auto"/>
            <w:bottom w:val="none" w:sz="0" w:space="0" w:color="auto"/>
            <w:right w:val="none" w:sz="0" w:space="0" w:color="auto"/>
          </w:divBdr>
        </w:div>
        <w:div w:id="1888683585">
          <w:marLeft w:val="640"/>
          <w:marRight w:val="0"/>
          <w:marTop w:val="0"/>
          <w:marBottom w:val="0"/>
          <w:divBdr>
            <w:top w:val="none" w:sz="0" w:space="0" w:color="auto"/>
            <w:left w:val="none" w:sz="0" w:space="0" w:color="auto"/>
            <w:bottom w:val="none" w:sz="0" w:space="0" w:color="auto"/>
            <w:right w:val="none" w:sz="0" w:space="0" w:color="auto"/>
          </w:divBdr>
        </w:div>
        <w:div w:id="1929465049">
          <w:marLeft w:val="640"/>
          <w:marRight w:val="0"/>
          <w:marTop w:val="0"/>
          <w:marBottom w:val="0"/>
          <w:divBdr>
            <w:top w:val="none" w:sz="0" w:space="0" w:color="auto"/>
            <w:left w:val="none" w:sz="0" w:space="0" w:color="auto"/>
            <w:bottom w:val="none" w:sz="0" w:space="0" w:color="auto"/>
            <w:right w:val="none" w:sz="0" w:space="0" w:color="auto"/>
          </w:divBdr>
        </w:div>
        <w:div w:id="1984651851">
          <w:marLeft w:val="640"/>
          <w:marRight w:val="0"/>
          <w:marTop w:val="0"/>
          <w:marBottom w:val="0"/>
          <w:divBdr>
            <w:top w:val="none" w:sz="0" w:space="0" w:color="auto"/>
            <w:left w:val="none" w:sz="0" w:space="0" w:color="auto"/>
            <w:bottom w:val="none" w:sz="0" w:space="0" w:color="auto"/>
            <w:right w:val="none" w:sz="0" w:space="0" w:color="auto"/>
          </w:divBdr>
        </w:div>
        <w:div w:id="2029061931">
          <w:marLeft w:val="640"/>
          <w:marRight w:val="0"/>
          <w:marTop w:val="0"/>
          <w:marBottom w:val="0"/>
          <w:divBdr>
            <w:top w:val="none" w:sz="0" w:space="0" w:color="auto"/>
            <w:left w:val="none" w:sz="0" w:space="0" w:color="auto"/>
            <w:bottom w:val="none" w:sz="0" w:space="0" w:color="auto"/>
            <w:right w:val="none" w:sz="0" w:space="0" w:color="auto"/>
          </w:divBdr>
        </w:div>
        <w:div w:id="2042393384">
          <w:marLeft w:val="640"/>
          <w:marRight w:val="0"/>
          <w:marTop w:val="0"/>
          <w:marBottom w:val="0"/>
          <w:divBdr>
            <w:top w:val="none" w:sz="0" w:space="0" w:color="auto"/>
            <w:left w:val="none" w:sz="0" w:space="0" w:color="auto"/>
            <w:bottom w:val="none" w:sz="0" w:space="0" w:color="auto"/>
            <w:right w:val="none" w:sz="0" w:space="0" w:color="auto"/>
          </w:divBdr>
        </w:div>
        <w:div w:id="2076312704">
          <w:marLeft w:val="640"/>
          <w:marRight w:val="0"/>
          <w:marTop w:val="0"/>
          <w:marBottom w:val="0"/>
          <w:divBdr>
            <w:top w:val="none" w:sz="0" w:space="0" w:color="auto"/>
            <w:left w:val="none" w:sz="0" w:space="0" w:color="auto"/>
            <w:bottom w:val="none" w:sz="0" w:space="0" w:color="auto"/>
            <w:right w:val="none" w:sz="0" w:space="0" w:color="auto"/>
          </w:divBdr>
        </w:div>
        <w:div w:id="2088919016">
          <w:marLeft w:val="640"/>
          <w:marRight w:val="0"/>
          <w:marTop w:val="0"/>
          <w:marBottom w:val="0"/>
          <w:divBdr>
            <w:top w:val="none" w:sz="0" w:space="0" w:color="auto"/>
            <w:left w:val="none" w:sz="0" w:space="0" w:color="auto"/>
            <w:bottom w:val="none" w:sz="0" w:space="0" w:color="auto"/>
            <w:right w:val="none" w:sz="0" w:space="0" w:color="auto"/>
          </w:divBdr>
        </w:div>
        <w:div w:id="2090878805">
          <w:marLeft w:val="640"/>
          <w:marRight w:val="0"/>
          <w:marTop w:val="0"/>
          <w:marBottom w:val="0"/>
          <w:divBdr>
            <w:top w:val="none" w:sz="0" w:space="0" w:color="auto"/>
            <w:left w:val="none" w:sz="0" w:space="0" w:color="auto"/>
            <w:bottom w:val="none" w:sz="0" w:space="0" w:color="auto"/>
            <w:right w:val="none" w:sz="0" w:space="0" w:color="auto"/>
          </w:divBdr>
        </w:div>
        <w:div w:id="2092458365">
          <w:marLeft w:val="640"/>
          <w:marRight w:val="0"/>
          <w:marTop w:val="0"/>
          <w:marBottom w:val="0"/>
          <w:divBdr>
            <w:top w:val="none" w:sz="0" w:space="0" w:color="auto"/>
            <w:left w:val="none" w:sz="0" w:space="0" w:color="auto"/>
            <w:bottom w:val="none" w:sz="0" w:space="0" w:color="auto"/>
            <w:right w:val="none" w:sz="0" w:space="0" w:color="auto"/>
          </w:divBdr>
        </w:div>
        <w:div w:id="2129396674">
          <w:marLeft w:val="640"/>
          <w:marRight w:val="0"/>
          <w:marTop w:val="0"/>
          <w:marBottom w:val="0"/>
          <w:divBdr>
            <w:top w:val="none" w:sz="0" w:space="0" w:color="auto"/>
            <w:left w:val="none" w:sz="0" w:space="0" w:color="auto"/>
            <w:bottom w:val="none" w:sz="0" w:space="0" w:color="auto"/>
            <w:right w:val="none" w:sz="0" w:space="0" w:color="auto"/>
          </w:divBdr>
        </w:div>
      </w:divsChild>
    </w:div>
    <w:div w:id="796147713">
      <w:bodyDiv w:val="1"/>
      <w:marLeft w:val="0"/>
      <w:marRight w:val="0"/>
      <w:marTop w:val="0"/>
      <w:marBottom w:val="0"/>
      <w:divBdr>
        <w:top w:val="none" w:sz="0" w:space="0" w:color="auto"/>
        <w:left w:val="none" w:sz="0" w:space="0" w:color="auto"/>
        <w:bottom w:val="none" w:sz="0" w:space="0" w:color="auto"/>
        <w:right w:val="none" w:sz="0" w:space="0" w:color="auto"/>
      </w:divBdr>
      <w:divsChild>
        <w:div w:id="7493186">
          <w:marLeft w:val="640"/>
          <w:marRight w:val="0"/>
          <w:marTop w:val="0"/>
          <w:marBottom w:val="0"/>
          <w:divBdr>
            <w:top w:val="none" w:sz="0" w:space="0" w:color="auto"/>
            <w:left w:val="none" w:sz="0" w:space="0" w:color="auto"/>
            <w:bottom w:val="none" w:sz="0" w:space="0" w:color="auto"/>
            <w:right w:val="none" w:sz="0" w:space="0" w:color="auto"/>
          </w:divBdr>
        </w:div>
        <w:div w:id="51469406">
          <w:marLeft w:val="640"/>
          <w:marRight w:val="0"/>
          <w:marTop w:val="0"/>
          <w:marBottom w:val="0"/>
          <w:divBdr>
            <w:top w:val="none" w:sz="0" w:space="0" w:color="auto"/>
            <w:left w:val="none" w:sz="0" w:space="0" w:color="auto"/>
            <w:bottom w:val="none" w:sz="0" w:space="0" w:color="auto"/>
            <w:right w:val="none" w:sz="0" w:space="0" w:color="auto"/>
          </w:divBdr>
        </w:div>
        <w:div w:id="57019213">
          <w:marLeft w:val="640"/>
          <w:marRight w:val="0"/>
          <w:marTop w:val="0"/>
          <w:marBottom w:val="0"/>
          <w:divBdr>
            <w:top w:val="none" w:sz="0" w:space="0" w:color="auto"/>
            <w:left w:val="none" w:sz="0" w:space="0" w:color="auto"/>
            <w:bottom w:val="none" w:sz="0" w:space="0" w:color="auto"/>
            <w:right w:val="none" w:sz="0" w:space="0" w:color="auto"/>
          </w:divBdr>
        </w:div>
        <w:div w:id="86704824">
          <w:marLeft w:val="640"/>
          <w:marRight w:val="0"/>
          <w:marTop w:val="0"/>
          <w:marBottom w:val="0"/>
          <w:divBdr>
            <w:top w:val="none" w:sz="0" w:space="0" w:color="auto"/>
            <w:left w:val="none" w:sz="0" w:space="0" w:color="auto"/>
            <w:bottom w:val="none" w:sz="0" w:space="0" w:color="auto"/>
            <w:right w:val="none" w:sz="0" w:space="0" w:color="auto"/>
          </w:divBdr>
        </w:div>
        <w:div w:id="109862310">
          <w:marLeft w:val="640"/>
          <w:marRight w:val="0"/>
          <w:marTop w:val="0"/>
          <w:marBottom w:val="0"/>
          <w:divBdr>
            <w:top w:val="none" w:sz="0" w:space="0" w:color="auto"/>
            <w:left w:val="none" w:sz="0" w:space="0" w:color="auto"/>
            <w:bottom w:val="none" w:sz="0" w:space="0" w:color="auto"/>
            <w:right w:val="none" w:sz="0" w:space="0" w:color="auto"/>
          </w:divBdr>
        </w:div>
        <w:div w:id="179201137">
          <w:marLeft w:val="640"/>
          <w:marRight w:val="0"/>
          <w:marTop w:val="0"/>
          <w:marBottom w:val="0"/>
          <w:divBdr>
            <w:top w:val="none" w:sz="0" w:space="0" w:color="auto"/>
            <w:left w:val="none" w:sz="0" w:space="0" w:color="auto"/>
            <w:bottom w:val="none" w:sz="0" w:space="0" w:color="auto"/>
            <w:right w:val="none" w:sz="0" w:space="0" w:color="auto"/>
          </w:divBdr>
        </w:div>
        <w:div w:id="185949387">
          <w:marLeft w:val="640"/>
          <w:marRight w:val="0"/>
          <w:marTop w:val="0"/>
          <w:marBottom w:val="0"/>
          <w:divBdr>
            <w:top w:val="none" w:sz="0" w:space="0" w:color="auto"/>
            <w:left w:val="none" w:sz="0" w:space="0" w:color="auto"/>
            <w:bottom w:val="none" w:sz="0" w:space="0" w:color="auto"/>
            <w:right w:val="none" w:sz="0" w:space="0" w:color="auto"/>
          </w:divBdr>
        </w:div>
        <w:div w:id="190192115">
          <w:marLeft w:val="640"/>
          <w:marRight w:val="0"/>
          <w:marTop w:val="0"/>
          <w:marBottom w:val="0"/>
          <w:divBdr>
            <w:top w:val="none" w:sz="0" w:space="0" w:color="auto"/>
            <w:left w:val="none" w:sz="0" w:space="0" w:color="auto"/>
            <w:bottom w:val="none" w:sz="0" w:space="0" w:color="auto"/>
            <w:right w:val="none" w:sz="0" w:space="0" w:color="auto"/>
          </w:divBdr>
        </w:div>
        <w:div w:id="192348234">
          <w:marLeft w:val="640"/>
          <w:marRight w:val="0"/>
          <w:marTop w:val="0"/>
          <w:marBottom w:val="0"/>
          <w:divBdr>
            <w:top w:val="none" w:sz="0" w:space="0" w:color="auto"/>
            <w:left w:val="none" w:sz="0" w:space="0" w:color="auto"/>
            <w:bottom w:val="none" w:sz="0" w:space="0" w:color="auto"/>
            <w:right w:val="none" w:sz="0" w:space="0" w:color="auto"/>
          </w:divBdr>
        </w:div>
        <w:div w:id="234291562">
          <w:marLeft w:val="640"/>
          <w:marRight w:val="0"/>
          <w:marTop w:val="0"/>
          <w:marBottom w:val="0"/>
          <w:divBdr>
            <w:top w:val="none" w:sz="0" w:space="0" w:color="auto"/>
            <w:left w:val="none" w:sz="0" w:space="0" w:color="auto"/>
            <w:bottom w:val="none" w:sz="0" w:space="0" w:color="auto"/>
            <w:right w:val="none" w:sz="0" w:space="0" w:color="auto"/>
          </w:divBdr>
        </w:div>
        <w:div w:id="238101128">
          <w:marLeft w:val="640"/>
          <w:marRight w:val="0"/>
          <w:marTop w:val="0"/>
          <w:marBottom w:val="0"/>
          <w:divBdr>
            <w:top w:val="none" w:sz="0" w:space="0" w:color="auto"/>
            <w:left w:val="none" w:sz="0" w:space="0" w:color="auto"/>
            <w:bottom w:val="none" w:sz="0" w:space="0" w:color="auto"/>
            <w:right w:val="none" w:sz="0" w:space="0" w:color="auto"/>
          </w:divBdr>
        </w:div>
        <w:div w:id="248585774">
          <w:marLeft w:val="640"/>
          <w:marRight w:val="0"/>
          <w:marTop w:val="0"/>
          <w:marBottom w:val="0"/>
          <w:divBdr>
            <w:top w:val="none" w:sz="0" w:space="0" w:color="auto"/>
            <w:left w:val="none" w:sz="0" w:space="0" w:color="auto"/>
            <w:bottom w:val="none" w:sz="0" w:space="0" w:color="auto"/>
            <w:right w:val="none" w:sz="0" w:space="0" w:color="auto"/>
          </w:divBdr>
        </w:div>
        <w:div w:id="253323249">
          <w:marLeft w:val="640"/>
          <w:marRight w:val="0"/>
          <w:marTop w:val="0"/>
          <w:marBottom w:val="0"/>
          <w:divBdr>
            <w:top w:val="none" w:sz="0" w:space="0" w:color="auto"/>
            <w:left w:val="none" w:sz="0" w:space="0" w:color="auto"/>
            <w:bottom w:val="none" w:sz="0" w:space="0" w:color="auto"/>
            <w:right w:val="none" w:sz="0" w:space="0" w:color="auto"/>
          </w:divBdr>
        </w:div>
        <w:div w:id="253978148">
          <w:marLeft w:val="640"/>
          <w:marRight w:val="0"/>
          <w:marTop w:val="0"/>
          <w:marBottom w:val="0"/>
          <w:divBdr>
            <w:top w:val="none" w:sz="0" w:space="0" w:color="auto"/>
            <w:left w:val="none" w:sz="0" w:space="0" w:color="auto"/>
            <w:bottom w:val="none" w:sz="0" w:space="0" w:color="auto"/>
            <w:right w:val="none" w:sz="0" w:space="0" w:color="auto"/>
          </w:divBdr>
        </w:div>
        <w:div w:id="254897131">
          <w:marLeft w:val="640"/>
          <w:marRight w:val="0"/>
          <w:marTop w:val="0"/>
          <w:marBottom w:val="0"/>
          <w:divBdr>
            <w:top w:val="none" w:sz="0" w:space="0" w:color="auto"/>
            <w:left w:val="none" w:sz="0" w:space="0" w:color="auto"/>
            <w:bottom w:val="none" w:sz="0" w:space="0" w:color="auto"/>
            <w:right w:val="none" w:sz="0" w:space="0" w:color="auto"/>
          </w:divBdr>
        </w:div>
        <w:div w:id="287442981">
          <w:marLeft w:val="640"/>
          <w:marRight w:val="0"/>
          <w:marTop w:val="0"/>
          <w:marBottom w:val="0"/>
          <w:divBdr>
            <w:top w:val="none" w:sz="0" w:space="0" w:color="auto"/>
            <w:left w:val="none" w:sz="0" w:space="0" w:color="auto"/>
            <w:bottom w:val="none" w:sz="0" w:space="0" w:color="auto"/>
            <w:right w:val="none" w:sz="0" w:space="0" w:color="auto"/>
          </w:divBdr>
        </w:div>
        <w:div w:id="300380841">
          <w:marLeft w:val="640"/>
          <w:marRight w:val="0"/>
          <w:marTop w:val="0"/>
          <w:marBottom w:val="0"/>
          <w:divBdr>
            <w:top w:val="none" w:sz="0" w:space="0" w:color="auto"/>
            <w:left w:val="none" w:sz="0" w:space="0" w:color="auto"/>
            <w:bottom w:val="none" w:sz="0" w:space="0" w:color="auto"/>
            <w:right w:val="none" w:sz="0" w:space="0" w:color="auto"/>
          </w:divBdr>
        </w:div>
        <w:div w:id="306395616">
          <w:marLeft w:val="640"/>
          <w:marRight w:val="0"/>
          <w:marTop w:val="0"/>
          <w:marBottom w:val="0"/>
          <w:divBdr>
            <w:top w:val="none" w:sz="0" w:space="0" w:color="auto"/>
            <w:left w:val="none" w:sz="0" w:space="0" w:color="auto"/>
            <w:bottom w:val="none" w:sz="0" w:space="0" w:color="auto"/>
            <w:right w:val="none" w:sz="0" w:space="0" w:color="auto"/>
          </w:divBdr>
        </w:div>
        <w:div w:id="311908176">
          <w:marLeft w:val="640"/>
          <w:marRight w:val="0"/>
          <w:marTop w:val="0"/>
          <w:marBottom w:val="0"/>
          <w:divBdr>
            <w:top w:val="none" w:sz="0" w:space="0" w:color="auto"/>
            <w:left w:val="none" w:sz="0" w:space="0" w:color="auto"/>
            <w:bottom w:val="none" w:sz="0" w:space="0" w:color="auto"/>
            <w:right w:val="none" w:sz="0" w:space="0" w:color="auto"/>
          </w:divBdr>
        </w:div>
        <w:div w:id="333269904">
          <w:marLeft w:val="640"/>
          <w:marRight w:val="0"/>
          <w:marTop w:val="0"/>
          <w:marBottom w:val="0"/>
          <w:divBdr>
            <w:top w:val="none" w:sz="0" w:space="0" w:color="auto"/>
            <w:left w:val="none" w:sz="0" w:space="0" w:color="auto"/>
            <w:bottom w:val="none" w:sz="0" w:space="0" w:color="auto"/>
            <w:right w:val="none" w:sz="0" w:space="0" w:color="auto"/>
          </w:divBdr>
        </w:div>
        <w:div w:id="354767188">
          <w:marLeft w:val="640"/>
          <w:marRight w:val="0"/>
          <w:marTop w:val="0"/>
          <w:marBottom w:val="0"/>
          <w:divBdr>
            <w:top w:val="none" w:sz="0" w:space="0" w:color="auto"/>
            <w:left w:val="none" w:sz="0" w:space="0" w:color="auto"/>
            <w:bottom w:val="none" w:sz="0" w:space="0" w:color="auto"/>
            <w:right w:val="none" w:sz="0" w:space="0" w:color="auto"/>
          </w:divBdr>
        </w:div>
        <w:div w:id="374080376">
          <w:marLeft w:val="640"/>
          <w:marRight w:val="0"/>
          <w:marTop w:val="0"/>
          <w:marBottom w:val="0"/>
          <w:divBdr>
            <w:top w:val="none" w:sz="0" w:space="0" w:color="auto"/>
            <w:left w:val="none" w:sz="0" w:space="0" w:color="auto"/>
            <w:bottom w:val="none" w:sz="0" w:space="0" w:color="auto"/>
            <w:right w:val="none" w:sz="0" w:space="0" w:color="auto"/>
          </w:divBdr>
        </w:div>
        <w:div w:id="450515490">
          <w:marLeft w:val="640"/>
          <w:marRight w:val="0"/>
          <w:marTop w:val="0"/>
          <w:marBottom w:val="0"/>
          <w:divBdr>
            <w:top w:val="none" w:sz="0" w:space="0" w:color="auto"/>
            <w:left w:val="none" w:sz="0" w:space="0" w:color="auto"/>
            <w:bottom w:val="none" w:sz="0" w:space="0" w:color="auto"/>
            <w:right w:val="none" w:sz="0" w:space="0" w:color="auto"/>
          </w:divBdr>
        </w:div>
        <w:div w:id="452094865">
          <w:marLeft w:val="640"/>
          <w:marRight w:val="0"/>
          <w:marTop w:val="0"/>
          <w:marBottom w:val="0"/>
          <w:divBdr>
            <w:top w:val="none" w:sz="0" w:space="0" w:color="auto"/>
            <w:left w:val="none" w:sz="0" w:space="0" w:color="auto"/>
            <w:bottom w:val="none" w:sz="0" w:space="0" w:color="auto"/>
            <w:right w:val="none" w:sz="0" w:space="0" w:color="auto"/>
          </w:divBdr>
        </w:div>
        <w:div w:id="479006312">
          <w:marLeft w:val="640"/>
          <w:marRight w:val="0"/>
          <w:marTop w:val="0"/>
          <w:marBottom w:val="0"/>
          <w:divBdr>
            <w:top w:val="none" w:sz="0" w:space="0" w:color="auto"/>
            <w:left w:val="none" w:sz="0" w:space="0" w:color="auto"/>
            <w:bottom w:val="none" w:sz="0" w:space="0" w:color="auto"/>
            <w:right w:val="none" w:sz="0" w:space="0" w:color="auto"/>
          </w:divBdr>
        </w:div>
        <w:div w:id="479200056">
          <w:marLeft w:val="640"/>
          <w:marRight w:val="0"/>
          <w:marTop w:val="0"/>
          <w:marBottom w:val="0"/>
          <w:divBdr>
            <w:top w:val="none" w:sz="0" w:space="0" w:color="auto"/>
            <w:left w:val="none" w:sz="0" w:space="0" w:color="auto"/>
            <w:bottom w:val="none" w:sz="0" w:space="0" w:color="auto"/>
            <w:right w:val="none" w:sz="0" w:space="0" w:color="auto"/>
          </w:divBdr>
        </w:div>
        <w:div w:id="490759721">
          <w:marLeft w:val="640"/>
          <w:marRight w:val="0"/>
          <w:marTop w:val="0"/>
          <w:marBottom w:val="0"/>
          <w:divBdr>
            <w:top w:val="none" w:sz="0" w:space="0" w:color="auto"/>
            <w:left w:val="none" w:sz="0" w:space="0" w:color="auto"/>
            <w:bottom w:val="none" w:sz="0" w:space="0" w:color="auto"/>
            <w:right w:val="none" w:sz="0" w:space="0" w:color="auto"/>
          </w:divBdr>
        </w:div>
        <w:div w:id="510147550">
          <w:marLeft w:val="640"/>
          <w:marRight w:val="0"/>
          <w:marTop w:val="0"/>
          <w:marBottom w:val="0"/>
          <w:divBdr>
            <w:top w:val="none" w:sz="0" w:space="0" w:color="auto"/>
            <w:left w:val="none" w:sz="0" w:space="0" w:color="auto"/>
            <w:bottom w:val="none" w:sz="0" w:space="0" w:color="auto"/>
            <w:right w:val="none" w:sz="0" w:space="0" w:color="auto"/>
          </w:divBdr>
        </w:div>
        <w:div w:id="550581833">
          <w:marLeft w:val="640"/>
          <w:marRight w:val="0"/>
          <w:marTop w:val="0"/>
          <w:marBottom w:val="0"/>
          <w:divBdr>
            <w:top w:val="none" w:sz="0" w:space="0" w:color="auto"/>
            <w:left w:val="none" w:sz="0" w:space="0" w:color="auto"/>
            <w:bottom w:val="none" w:sz="0" w:space="0" w:color="auto"/>
            <w:right w:val="none" w:sz="0" w:space="0" w:color="auto"/>
          </w:divBdr>
        </w:div>
        <w:div w:id="567425515">
          <w:marLeft w:val="640"/>
          <w:marRight w:val="0"/>
          <w:marTop w:val="0"/>
          <w:marBottom w:val="0"/>
          <w:divBdr>
            <w:top w:val="none" w:sz="0" w:space="0" w:color="auto"/>
            <w:left w:val="none" w:sz="0" w:space="0" w:color="auto"/>
            <w:bottom w:val="none" w:sz="0" w:space="0" w:color="auto"/>
            <w:right w:val="none" w:sz="0" w:space="0" w:color="auto"/>
          </w:divBdr>
        </w:div>
        <w:div w:id="573667728">
          <w:marLeft w:val="640"/>
          <w:marRight w:val="0"/>
          <w:marTop w:val="0"/>
          <w:marBottom w:val="0"/>
          <w:divBdr>
            <w:top w:val="none" w:sz="0" w:space="0" w:color="auto"/>
            <w:left w:val="none" w:sz="0" w:space="0" w:color="auto"/>
            <w:bottom w:val="none" w:sz="0" w:space="0" w:color="auto"/>
            <w:right w:val="none" w:sz="0" w:space="0" w:color="auto"/>
          </w:divBdr>
        </w:div>
        <w:div w:id="577523940">
          <w:marLeft w:val="640"/>
          <w:marRight w:val="0"/>
          <w:marTop w:val="0"/>
          <w:marBottom w:val="0"/>
          <w:divBdr>
            <w:top w:val="none" w:sz="0" w:space="0" w:color="auto"/>
            <w:left w:val="none" w:sz="0" w:space="0" w:color="auto"/>
            <w:bottom w:val="none" w:sz="0" w:space="0" w:color="auto"/>
            <w:right w:val="none" w:sz="0" w:space="0" w:color="auto"/>
          </w:divBdr>
        </w:div>
        <w:div w:id="624627694">
          <w:marLeft w:val="640"/>
          <w:marRight w:val="0"/>
          <w:marTop w:val="0"/>
          <w:marBottom w:val="0"/>
          <w:divBdr>
            <w:top w:val="none" w:sz="0" w:space="0" w:color="auto"/>
            <w:left w:val="none" w:sz="0" w:space="0" w:color="auto"/>
            <w:bottom w:val="none" w:sz="0" w:space="0" w:color="auto"/>
            <w:right w:val="none" w:sz="0" w:space="0" w:color="auto"/>
          </w:divBdr>
        </w:div>
        <w:div w:id="673924289">
          <w:marLeft w:val="640"/>
          <w:marRight w:val="0"/>
          <w:marTop w:val="0"/>
          <w:marBottom w:val="0"/>
          <w:divBdr>
            <w:top w:val="none" w:sz="0" w:space="0" w:color="auto"/>
            <w:left w:val="none" w:sz="0" w:space="0" w:color="auto"/>
            <w:bottom w:val="none" w:sz="0" w:space="0" w:color="auto"/>
            <w:right w:val="none" w:sz="0" w:space="0" w:color="auto"/>
          </w:divBdr>
        </w:div>
        <w:div w:id="746658290">
          <w:marLeft w:val="640"/>
          <w:marRight w:val="0"/>
          <w:marTop w:val="0"/>
          <w:marBottom w:val="0"/>
          <w:divBdr>
            <w:top w:val="none" w:sz="0" w:space="0" w:color="auto"/>
            <w:left w:val="none" w:sz="0" w:space="0" w:color="auto"/>
            <w:bottom w:val="none" w:sz="0" w:space="0" w:color="auto"/>
            <w:right w:val="none" w:sz="0" w:space="0" w:color="auto"/>
          </w:divBdr>
        </w:div>
        <w:div w:id="752552299">
          <w:marLeft w:val="640"/>
          <w:marRight w:val="0"/>
          <w:marTop w:val="0"/>
          <w:marBottom w:val="0"/>
          <w:divBdr>
            <w:top w:val="none" w:sz="0" w:space="0" w:color="auto"/>
            <w:left w:val="none" w:sz="0" w:space="0" w:color="auto"/>
            <w:bottom w:val="none" w:sz="0" w:space="0" w:color="auto"/>
            <w:right w:val="none" w:sz="0" w:space="0" w:color="auto"/>
          </w:divBdr>
        </w:div>
        <w:div w:id="757288238">
          <w:marLeft w:val="640"/>
          <w:marRight w:val="0"/>
          <w:marTop w:val="0"/>
          <w:marBottom w:val="0"/>
          <w:divBdr>
            <w:top w:val="none" w:sz="0" w:space="0" w:color="auto"/>
            <w:left w:val="none" w:sz="0" w:space="0" w:color="auto"/>
            <w:bottom w:val="none" w:sz="0" w:space="0" w:color="auto"/>
            <w:right w:val="none" w:sz="0" w:space="0" w:color="auto"/>
          </w:divBdr>
        </w:div>
        <w:div w:id="759831600">
          <w:marLeft w:val="640"/>
          <w:marRight w:val="0"/>
          <w:marTop w:val="0"/>
          <w:marBottom w:val="0"/>
          <w:divBdr>
            <w:top w:val="none" w:sz="0" w:space="0" w:color="auto"/>
            <w:left w:val="none" w:sz="0" w:space="0" w:color="auto"/>
            <w:bottom w:val="none" w:sz="0" w:space="0" w:color="auto"/>
            <w:right w:val="none" w:sz="0" w:space="0" w:color="auto"/>
          </w:divBdr>
        </w:div>
        <w:div w:id="794175828">
          <w:marLeft w:val="640"/>
          <w:marRight w:val="0"/>
          <w:marTop w:val="0"/>
          <w:marBottom w:val="0"/>
          <w:divBdr>
            <w:top w:val="none" w:sz="0" w:space="0" w:color="auto"/>
            <w:left w:val="none" w:sz="0" w:space="0" w:color="auto"/>
            <w:bottom w:val="none" w:sz="0" w:space="0" w:color="auto"/>
            <w:right w:val="none" w:sz="0" w:space="0" w:color="auto"/>
          </w:divBdr>
        </w:div>
        <w:div w:id="825978064">
          <w:marLeft w:val="640"/>
          <w:marRight w:val="0"/>
          <w:marTop w:val="0"/>
          <w:marBottom w:val="0"/>
          <w:divBdr>
            <w:top w:val="none" w:sz="0" w:space="0" w:color="auto"/>
            <w:left w:val="none" w:sz="0" w:space="0" w:color="auto"/>
            <w:bottom w:val="none" w:sz="0" w:space="0" w:color="auto"/>
            <w:right w:val="none" w:sz="0" w:space="0" w:color="auto"/>
          </w:divBdr>
        </w:div>
        <w:div w:id="826826190">
          <w:marLeft w:val="640"/>
          <w:marRight w:val="0"/>
          <w:marTop w:val="0"/>
          <w:marBottom w:val="0"/>
          <w:divBdr>
            <w:top w:val="none" w:sz="0" w:space="0" w:color="auto"/>
            <w:left w:val="none" w:sz="0" w:space="0" w:color="auto"/>
            <w:bottom w:val="none" w:sz="0" w:space="0" w:color="auto"/>
            <w:right w:val="none" w:sz="0" w:space="0" w:color="auto"/>
          </w:divBdr>
        </w:div>
        <w:div w:id="846944161">
          <w:marLeft w:val="640"/>
          <w:marRight w:val="0"/>
          <w:marTop w:val="0"/>
          <w:marBottom w:val="0"/>
          <w:divBdr>
            <w:top w:val="none" w:sz="0" w:space="0" w:color="auto"/>
            <w:left w:val="none" w:sz="0" w:space="0" w:color="auto"/>
            <w:bottom w:val="none" w:sz="0" w:space="0" w:color="auto"/>
            <w:right w:val="none" w:sz="0" w:space="0" w:color="auto"/>
          </w:divBdr>
        </w:div>
        <w:div w:id="876048931">
          <w:marLeft w:val="640"/>
          <w:marRight w:val="0"/>
          <w:marTop w:val="0"/>
          <w:marBottom w:val="0"/>
          <w:divBdr>
            <w:top w:val="none" w:sz="0" w:space="0" w:color="auto"/>
            <w:left w:val="none" w:sz="0" w:space="0" w:color="auto"/>
            <w:bottom w:val="none" w:sz="0" w:space="0" w:color="auto"/>
            <w:right w:val="none" w:sz="0" w:space="0" w:color="auto"/>
          </w:divBdr>
        </w:div>
        <w:div w:id="920334053">
          <w:marLeft w:val="640"/>
          <w:marRight w:val="0"/>
          <w:marTop w:val="0"/>
          <w:marBottom w:val="0"/>
          <w:divBdr>
            <w:top w:val="none" w:sz="0" w:space="0" w:color="auto"/>
            <w:left w:val="none" w:sz="0" w:space="0" w:color="auto"/>
            <w:bottom w:val="none" w:sz="0" w:space="0" w:color="auto"/>
            <w:right w:val="none" w:sz="0" w:space="0" w:color="auto"/>
          </w:divBdr>
        </w:div>
        <w:div w:id="934358545">
          <w:marLeft w:val="640"/>
          <w:marRight w:val="0"/>
          <w:marTop w:val="0"/>
          <w:marBottom w:val="0"/>
          <w:divBdr>
            <w:top w:val="none" w:sz="0" w:space="0" w:color="auto"/>
            <w:left w:val="none" w:sz="0" w:space="0" w:color="auto"/>
            <w:bottom w:val="none" w:sz="0" w:space="0" w:color="auto"/>
            <w:right w:val="none" w:sz="0" w:space="0" w:color="auto"/>
          </w:divBdr>
        </w:div>
        <w:div w:id="952596527">
          <w:marLeft w:val="640"/>
          <w:marRight w:val="0"/>
          <w:marTop w:val="0"/>
          <w:marBottom w:val="0"/>
          <w:divBdr>
            <w:top w:val="none" w:sz="0" w:space="0" w:color="auto"/>
            <w:left w:val="none" w:sz="0" w:space="0" w:color="auto"/>
            <w:bottom w:val="none" w:sz="0" w:space="0" w:color="auto"/>
            <w:right w:val="none" w:sz="0" w:space="0" w:color="auto"/>
          </w:divBdr>
        </w:div>
        <w:div w:id="955674241">
          <w:marLeft w:val="640"/>
          <w:marRight w:val="0"/>
          <w:marTop w:val="0"/>
          <w:marBottom w:val="0"/>
          <w:divBdr>
            <w:top w:val="none" w:sz="0" w:space="0" w:color="auto"/>
            <w:left w:val="none" w:sz="0" w:space="0" w:color="auto"/>
            <w:bottom w:val="none" w:sz="0" w:space="0" w:color="auto"/>
            <w:right w:val="none" w:sz="0" w:space="0" w:color="auto"/>
          </w:divBdr>
        </w:div>
        <w:div w:id="974990256">
          <w:marLeft w:val="640"/>
          <w:marRight w:val="0"/>
          <w:marTop w:val="0"/>
          <w:marBottom w:val="0"/>
          <w:divBdr>
            <w:top w:val="none" w:sz="0" w:space="0" w:color="auto"/>
            <w:left w:val="none" w:sz="0" w:space="0" w:color="auto"/>
            <w:bottom w:val="none" w:sz="0" w:space="0" w:color="auto"/>
            <w:right w:val="none" w:sz="0" w:space="0" w:color="auto"/>
          </w:divBdr>
        </w:div>
        <w:div w:id="1013923467">
          <w:marLeft w:val="640"/>
          <w:marRight w:val="0"/>
          <w:marTop w:val="0"/>
          <w:marBottom w:val="0"/>
          <w:divBdr>
            <w:top w:val="none" w:sz="0" w:space="0" w:color="auto"/>
            <w:left w:val="none" w:sz="0" w:space="0" w:color="auto"/>
            <w:bottom w:val="none" w:sz="0" w:space="0" w:color="auto"/>
            <w:right w:val="none" w:sz="0" w:space="0" w:color="auto"/>
          </w:divBdr>
        </w:div>
        <w:div w:id="1027368037">
          <w:marLeft w:val="640"/>
          <w:marRight w:val="0"/>
          <w:marTop w:val="0"/>
          <w:marBottom w:val="0"/>
          <w:divBdr>
            <w:top w:val="none" w:sz="0" w:space="0" w:color="auto"/>
            <w:left w:val="none" w:sz="0" w:space="0" w:color="auto"/>
            <w:bottom w:val="none" w:sz="0" w:space="0" w:color="auto"/>
            <w:right w:val="none" w:sz="0" w:space="0" w:color="auto"/>
          </w:divBdr>
        </w:div>
        <w:div w:id="1082720572">
          <w:marLeft w:val="640"/>
          <w:marRight w:val="0"/>
          <w:marTop w:val="0"/>
          <w:marBottom w:val="0"/>
          <w:divBdr>
            <w:top w:val="none" w:sz="0" w:space="0" w:color="auto"/>
            <w:left w:val="none" w:sz="0" w:space="0" w:color="auto"/>
            <w:bottom w:val="none" w:sz="0" w:space="0" w:color="auto"/>
            <w:right w:val="none" w:sz="0" w:space="0" w:color="auto"/>
          </w:divBdr>
        </w:div>
        <w:div w:id="1101414832">
          <w:marLeft w:val="640"/>
          <w:marRight w:val="0"/>
          <w:marTop w:val="0"/>
          <w:marBottom w:val="0"/>
          <w:divBdr>
            <w:top w:val="none" w:sz="0" w:space="0" w:color="auto"/>
            <w:left w:val="none" w:sz="0" w:space="0" w:color="auto"/>
            <w:bottom w:val="none" w:sz="0" w:space="0" w:color="auto"/>
            <w:right w:val="none" w:sz="0" w:space="0" w:color="auto"/>
          </w:divBdr>
        </w:div>
        <w:div w:id="1106778365">
          <w:marLeft w:val="640"/>
          <w:marRight w:val="0"/>
          <w:marTop w:val="0"/>
          <w:marBottom w:val="0"/>
          <w:divBdr>
            <w:top w:val="none" w:sz="0" w:space="0" w:color="auto"/>
            <w:left w:val="none" w:sz="0" w:space="0" w:color="auto"/>
            <w:bottom w:val="none" w:sz="0" w:space="0" w:color="auto"/>
            <w:right w:val="none" w:sz="0" w:space="0" w:color="auto"/>
          </w:divBdr>
        </w:div>
        <w:div w:id="1139345797">
          <w:marLeft w:val="640"/>
          <w:marRight w:val="0"/>
          <w:marTop w:val="0"/>
          <w:marBottom w:val="0"/>
          <w:divBdr>
            <w:top w:val="none" w:sz="0" w:space="0" w:color="auto"/>
            <w:left w:val="none" w:sz="0" w:space="0" w:color="auto"/>
            <w:bottom w:val="none" w:sz="0" w:space="0" w:color="auto"/>
            <w:right w:val="none" w:sz="0" w:space="0" w:color="auto"/>
          </w:divBdr>
        </w:div>
        <w:div w:id="1139759362">
          <w:marLeft w:val="640"/>
          <w:marRight w:val="0"/>
          <w:marTop w:val="0"/>
          <w:marBottom w:val="0"/>
          <w:divBdr>
            <w:top w:val="none" w:sz="0" w:space="0" w:color="auto"/>
            <w:left w:val="none" w:sz="0" w:space="0" w:color="auto"/>
            <w:bottom w:val="none" w:sz="0" w:space="0" w:color="auto"/>
            <w:right w:val="none" w:sz="0" w:space="0" w:color="auto"/>
          </w:divBdr>
        </w:div>
        <w:div w:id="1144199046">
          <w:marLeft w:val="640"/>
          <w:marRight w:val="0"/>
          <w:marTop w:val="0"/>
          <w:marBottom w:val="0"/>
          <w:divBdr>
            <w:top w:val="none" w:sz="0" w:space="0" w:color="auto"/>
            <w:left w:val="none" w:sz="0" w:space="0" w:color="auto"/>
            <w:bottom w:val="none" w:sz="0" w:space="0" w:color="auto"/>
            <w:right w:val="none" w:sz="0" w:space="0" w:color="auto"/>
          </w:divBdr>
        </w:div>
        <w:div w:id="1208570370">
          <w:marLeft w:val="640"/>
          <w:marRight w:val="0"/>
          <w:marTop w:val="0"/>
          <w:marBottom w:val="0"/>
          <w:divBdr>
            <w:top w:val="none" w:sz="0" w:space="0" w:color="auto"/>
            <w:left w:val="none" w:sz="0" w:space="0" w:color="auto"/>
            <w:bottom w:val="none" w:sz="0" w:space="0" w:color="auto"/>
            <w:right w:val="none" w:sz="0" w:space="0" w:color="auto"/>
          </w:divBdr>
        </w:div>
        <w:div w:id="1226993442">
          <w:marLeft w:val="640"/>
          <w:marRight w:val="0"/>
          <w:marTop w:val="0"/>
          <w:marBottom w:val="0"/>
          <w:divBdr>
            <w:top w:val="none" w:sz="0" w:space="0" w:color="auto"/>
            <w:left w:val="none" w:sz="0" w:space="0" w:color="auto"/>
            <w:bottom w:val="none" w:sz="0" w:space="0" w:color="auto"/>
            <w:right w:val="none" w:sz="0" w:space="0" w:color="auto"/>
          </w:divBdr>
        </w:div>
        <w:div w:id="1228420035">
          <w:marLeft w:val="640"/>
          <w:marRight w:val="0"/>
          <w:marTop w:val="0"/>
          <w:marBottom w:val="0"/>
          <w:divBdr>
            <w:top w:val="none" w:sz="0" w:space="0" w:color="auto"/>
            <w:left w:val="none" w:sz="0" w:space="0" w:color="auto"/>
            <w:bottom w:val="none" w:sz="0" w:space="0" w:color="auto"/>
            <w:right w:val="none" w:sz="0" w:space="0" w:color="auto"/>
          </w:divBdr>
        </w:div>
        <w:div w:id="1272401589">
          <w:marLeft w:val="640"/>
          <w:marRight w:val="0"/>
          <w:marTop w:val="0"/>
          <w:marBottom w:val="0"/>
          <w:divBdr>
            <w:top w:val="none" w:sz="0" w:space="0" w:color="auto"/>
            <w:left w:val="none" w:sz="0" w:space="0" w:color="auto"/>
            <w:bottom w:val="none" w:sz="0" w:space="0" w:color="auto"/>
            <w:right w:val="none" w:sz="0" w:space="0" w:color="auto"/>
          </w:divBdr>
        </w:div>
        <w:div w:id="1274285122">
          <w:marLeft w:val="640"/>
          <w:marRight w:val="0"/>
          <w:marTop w:val="0"/>
          <w:marBottom w:val="0"/>
          <w:divBdr>
            <w:top w:val="none" w:sz="0" w:space="0" w:color="auto"/>
            <w:left w:val="none" w:sz="0" w:space="0" w:color="auto"/>
            <w:bottom w:val="none" w:sz="0" w:space="0" w:color="auto"/>
            <w:right w:val="none" w:sz="0" w:space="0" w:color="auto"/>
          </w:divBdr>
        </w:div>
        <w:div w:id="1289629538">
          <w:marLeft w:val="640"/>
          <w:marRight w:val="0"/>
          <w:marTop w:val="0"/>
          <w:marBottom w:val="0"/>
          <w:divBdr>
            <w:top w:val="none" w:sz="0" w:space="0" w:color="auto"/>
            <w:left w:val="none" w:sz="0" w:space="0" w:color="auto"/>
            <w:bottom w:val="none" w:sz="0" w:space="0" w:color="auto"/>
            <w:right w:val="none" w:sz="0" w:space="0" w:color="auto"/>
          </w:divBdr>
        </w:div>
        <w:div w:id="1292398894">
          <w:marLeft w:val="640"/>
          <w:marRight w:val="0"/>
          <w:marTop w:val="0"/>
          <w:marBottom w:val="0"/>
          <w:divBdr>
            <w:top w:val="none" w:sz="0" w:space="0" w:color="auto"/>
            <w:left w:val="none" w:sz="0" w:space="0" w:color="auto"/>
            <w:bottom w:val="none" w:sz="0" w:space="0" w:color="auto"/>
            <w:right w:val="none" w:sz="0" w:space="0" w:color="auto"/>
          </w:divBdr>
        </w:div>
        <w:div w:id="1320622710">
          <w:marLeft w:val="640"/>
          <w:marRight w:val="0"/>
          <w:marTop w:val="0"/>
          <w:marBottom w:val="0"/>
          <w:divBdr>
            <w:top w:val="none" w:sz="0" w:space="0" w:color="auto"/>
            <w:left w:val="none" w:sz="0" w:space="0" w:color="auto"/>
            <w:bottom w:val="none" w:sz="0" w:space="0" w:color="auto"/>
            <w:right w:val="none" w:sz="0" w:space="0" w:color="auto"/>
          </w:divBdr>
        </w:div>
        <w:div w:id="1333097712">
          <w:marLeft w:val="640"/>
          <w:marRight w:val="0"/>
          <w:marTop w:val="0"/>
          <w:marBottom w:val="0"/>
          <w:divBdr>
            <w:top w:val="none" w:sz="0" w:space="0" w:color="auto"/>
            <w:left w:val="none" w:sz="0" w:space="0" w:color="auto"/>
            <w:bottom w:val="none" w:sz="0" w:space="0" w:color="auto"/>
            <w:right w:val="none" w:sz="0" w:space="0" w:color="auto"/>
          </w:divBdr>
        </w:div>
        <w:div w:id="1339305411">
          <w:marLeft w:val="640"/>
          <w:marRight w:val="0"/>
          <w:marTop w:val="0"/>
          <w:marBottom w:val="0"/>
          <w:divBdr>
            <w:top w:val="none" w:sz="0" w:space="0" w:color="auto"/>
            <w:left w:val="none" w:sz="0" w:space="0" w:color="auto"/>
            <w:bottom w:val="none" w:sz="0" w:space="0" w:color="auto"/>
            <w:right w:val="none" w:sz="0" w:space="0" w:color="auto"/>
          </w:divBdr>
        </w:div>
        <w:div w:id="1346904717">
          <w:marLeft w:val="640"/>
          <w:marRight w:val="0"/>
          <w:marTop w:val="0"/>
          <w:marBottom w:val="0"/>
          <w:divBdr>
            <w:top w:val="none" w:sz="0" w:space="0" w:color="auto"/>
            <w:left w:val="none" w:sz="0" w:space="0" w:color="auto"/>
            <w:bottom w:val="none" w:sz="0" w:space="0" w:color="auto"/>
            <w:right w:val="none" w:sz="0" w:space="0" w:color="auto"/>
          </w:divBdr>
        </w:div>
        <w:div w:id="1361316921">
          <w:marLeft w:val="640"/>
          <w:marRight w:val="0"/>
          <w:marTop w:val="0"/>
          <w:marBottom w:val="0"/>
          <w:divBdr>
            <w:top w:val="none" w:sz="0" w:space="0" w:color="auto"/>
            <w:left w:val="none" w:sz="0" w:space="0" w:color="auto"/>
            <w:bottom w:val="none" w:sz="0" w:space="0" w:color="auto"/>
            <w:right w:val="none" w:sz="0" w:space="0" w:color="auto"/>
          </w:divBdr>
        </w:div>
        <w:div w:id="1372531036">
          <w:marLeft w:val="640"/>
          <w:marRight w:val="0"/>
          <w:marTop w:val="0"/>
          <w:marBottom w:val="0"/>
          <w:divBdr>
            <w:top w:val="none" w:sz="0" w:space="0" w:color="auto"/>
            <w:left w:val="none" w:sz="0" w:space="0" w:color="auto"/>
            <w:bottom w:val="none" w:sz="0" w:space="0" w:color="auto"/>
            <w:right w:val="none" w:sz="0" w:space="0" w:color="auto"/>
          </w:divBdr>
        </w:div>
        <w:div w:id="1382973269">
          <w:marLeft w:val="640"/>
          <w:marRight w:val="0"/>
          <w:marTop w:val="0"/>
          <w:marBottom w:val="0"/>
          <w:divBdr>
            <w:top w:val="none" w:sz="0" w:space="0" w:color="auto"/>
            <w:left w:val="none" w:sz="0" w:space="0" w:color="auto"/>
            <w:bottom w:val="none" w:sz="0" w:space="0" w:color="auto"/>
            <w:right w:val="none" w:sz="0" w:space="0" w:color="auto"/>
          </w:divBdr>
        </w:div>
        <w:div w:id="1393965175">
          <w:marLeft w:val="640"/>
          <w:marRight w:val="0"/>
          <w:marTop w:val="0"/>
          <w:marBottom w:val="0"/>
          <w:divBdr>
            <w:top w:val="none" w:sz="0" w:space="0" w:color="auto"/>
            <w:left w:val="none" w:sz="0" w:space="0" w:color="auto"/>
            <w:bottom w:val="none" w:sz="0" w:space="0" w:color="auto"/>
            <w:right w:val="none" w:sz="0" w:space="0" w:color="auto"/>
          </w:divBdr>
        </w:div>
        <w:div w:id="1411199650">
          <w:marLeft w:val="640"/>
          <w:marRight w:val="0"/>
          <w:marTop w:val="0"/>
          <w:marBottom w:val="0"/>
          <w:divBdr>
            <w:top w:val="none" w:sz="0" w:space="0" w:color="auto"/>
            <w:left w:val="none" w:sz="0" w:space="0" w:color="auto"/>
            <w:bottom w:val="none" w:sz="0" w:space="0" w:color="auto"/>
            <w:right w:val="none" w:sz="0" w:space="0" w:color="auto"/>
          </w:divBdr>
        </w:div>
        <w:div w:id="1424642808">
          <w:marLeft w:val="640"/>
          <w:marRight w:val="0"/>
          <w:marTop w:val="0"/>
          <w:marBottom w:val="0"/>
          <w:divBdr>
            <w:top w:val="none" w:sz="0" w:space="0" w:color="auto"/>
            <w:left w:val="none" w:sz="0" w:space="0" w:color="auto"/>
            <w:bottom w:val="none" w:sz="0" w:space="0" w:color="auto"/>
            <w:right w:val="none" w:sz="0" w:space="0" w:color="auto"/>
          </w:divBdr>
        </w:div>
        <w:div w:id="1437864782">
          <w:marLeft w:val="640"/>
          <w:marRight w:val="0"/>
          <w:marTop w:val="0"/>
          <w:marBottom w:val="0"/>
          <w:divBdr>
            <w:top w:val="none" w:sz="0" w:space="0" w:color="auto"/>
            <w:left w:val="none" w:sz="0" w:space="0" w:color="auto"/>
            <w:bottom w:val="none" w:sz="0" w:space="0" w:color="auto"/>
            <w:right w:val="none" w:sz="0" w:space="0" w:color="auto"/>
          </w:divBdr>
        </w:div>
        <w:div w:id="1470825898">
          <w:marLeft w:val="640"/>
          <w:marRight w:val="0"/>
          <w:marTop w:val="0"/>
          <w:marBottom w:val="0"/>
          <w:divBdr>
            <w:top w:val="none" w:sz="0" w:space="0" w:color="auto"/>
            <w:left w:val="none" w:sz="0" w:space="0" w:color="auto"/>
            <w:bottom w:val="none" w:sz="0" w:space="0" w:color="auto"/>
            <w:right w:val="none" w:sz="0" w:space="0" w:color="auto"/>
          </w:divBdr>
        </w:div>
        <w:div w:id="1490904728">
          <w:marLeft w:val="640"/>
          <w:marRight w:val="0"/>
          <w:marTop w:val="0"/>
          <w:marBottom w:val="0"/>
          <w:divBdr>
            <w:top w:val="none" w:sz="0" w:space="0" w:color="auto"/>
            <w:left w:val="none" w:sz="0" w:space="0" w:color="auto"/>
            <w:bottom w:val="none" w:sz="0" w:space="0" w:color="auto"/>
            <w:right w:val="none" w:sz="0" w:space="0" w:color="auto"/>
          </w:divBdr>
        </w:div>
        <w:div w:id="1500002265">
          <w:marLeft w:val="640"/>
          <w:marRight w:val="0"/>
          <w:marTop w:val="0"/>
          <w:marBottom w:val="0"/>
          <w:divBdr>
            <w:top w:val="none" w:sz="0" w:space="0" w:color="auto"/>
            <w:left w:val="none" w:sz="0" w:space="0" w:color="auto"/>
            <w:bottom w:val="none" w:sz="0" w:space="0" w:color="auto"/>
            <w:right w:val="none" w:sz="0" w:space="0" w:color="auto"/>
          </w:divBdr>
        </w:div>
        <w:div w:id="1509372561">
          <w:marLeft w:val="640"/>
          <w:marRight w:val="0"/>
          <w:marTop w:val="0"/>
          <w:marBottom w:val="0"/>
          <w:divBdr>
            <w:top w:val="none" w:sz="0" w:space="0" w:color="auto"/>
            <w:left w:val="none" w:sz="0" w:space="0" w:color="auto"/>
            <w:bottom w:val="none" w:sz="0" w:space="0" w:color="auto"/>
            <w:right w:val="none" w:sz="0" w:space="0" w:color="auto"/>
          </w:divBdr>
        </w:div>
        <w:div w:id="1524827482">
          <w:marLeft w:val="640"/>
          <w:marRight w:val="0"/>
          <w:marTop w:val="0"/>
          <w:marBottom w:val="0"/>
          <w:divBdr>
            <w:top w:val="none" w:sz="0" w:space="0" w:color="auto"/>
            <w:left w:val="none" w:sz="0" w:space="0" w:color="auto"/>
            <w:bottom w:val="none" w:sz="0" w:space="0" w:color="auto"/>
            <w:right w:val="none" w:sz="0" w:space="0" w:color="auto"/>
          </w:divBdr>
        </w:div>
        <w:div w:id="1543833162">
          <w:marLeft w:val="640"/>
          <w:marRight w:val="0"/>
          <w:marTop w:val="0"/>
          <w:marBottom w:val="0"/>
          <w:divBdr>
            <w:top w:val="none" w:sz="0" w:space="0" w:color="auto"/>
            <w:left w:val="none" w:sz="0" w:space="0" w:color="auto"/>
            <w:bottom w:val="none" w:sz="0" w:space="0" w:color="auto"/>
            <w:right w:val="none" w:sz="0" w:space="0" w:color="auto"/>
          </w:divBdr>
        </w:div>
        <w:div w:id="1587156448">
          <w:marLeft w:val="640"/>
          <w:marRight w:val="0"/>
          <w:marTop w:val="0"/>
          <w:marBottom w:val="0"/>
          <w:divBdr>
            <w:top w:val="none" w:sz="0" w:space="0" w:color="auto"/>
            <w:left w:val="none" w:sz="0" w:space="0" w:color="auto"/>
            <w:bottom w:val="none" w:sz="0" w:space="0" w:color="auto"/>
            <w:right w:val="none" w:sz="0" w:space="0" w:color="auto"/>
          </w:divBdr>
        </w:div>
        <w:div w:id="1590428785">
          <w:marLeft w:val="640"/>
          <w:marRight w:val="0"/>
          <w:marTop w:val="0"/>
          <w:marBottom w:val="0"/>
          <w:divBdr>
            <w:top w:val="none" w:sz="0" w:space="0" w:color="auto"/>
            <w:left w:val="none" w:sz="0" w:space="0" w:color="auto"/>
            <w:bottom w:val="none" w:sz="0" w:space="0" w:color="auto"/>
            <w:right w:val="none" w:sz="0" w:space="0" w:color="auto"/>
          </w:divBdr>
        </w:div>
        <w:div w:id="1595358094">
          <w:marLeft w:val="640"/>
          <w:marRight w:val="0"/>
          <w:marTop w:val="0"/>
          <w:marBottom w:val="0"/>
          <w:divBdr>
            <w:top w:val="none" w:sz="0" w:space="0" w:color="auto"/>
            <w:left w:val="none" w:sz="0" w:space="0" w:color="auto"/>
            <w:bottom w:val="none" w:sz="0" w:space="0" w:color="auto"/>
            <w:right w:val="none" w:sz="0" w:space="0" w:color="auto"/>
          </w:divBdr>
        </w:div>
        <w:div w:id="1616521880">
          <w:marLeft w:val="640"/>
          <w:marRight w:val="0"/>
          <w:marTop w:val="0"/>
          <w:marBottom w:val="0"/>
          <w:divBdr>
            <w:top w:val="none" w:sz="0" w:space="0" w:color="auto"/>
            <w:left w:val="none" w:sz="0" w:space="0" w:color="auto"/>
            <w:bottom w:val="none" w:sz="0" w:space="0" w:color="auto"/>
            <w:right w:val="none" w:sz="0" w:space="0" w:color="auto"/>
          </w:divBdr>
        </w:div>
        <w:div w:id="1626815938">
          <w:marLeft w:val="640"/>
          <w:marRight w:val="0"/>
          <w:marTop w:val="0"/>
          <w:marBottom w:val="0"/>
          <w:divBdr>
            <w:top w:val="none" w:sz="0" w:space="0" w:color="auto"/>
            <w:left w:val="none" w:sz="0" w:space="0" w:color="auto"/>
            <w:bottom w:val="none" w:sz="0" w:space="0" w:color="auto"/>
            <w:right w:val="none" w:sz="0" w:space="0" w:color="auto"/>
          </w:divBdr>
        </w:div>
        <w:div w:id="1645112455">
          <w:marLeft w:val="640"/>
          <w:marRight w:val="0"/>
          <w:marTop w:val="0"/>
          <w:marBottom w:val="0"/>
          <w:divBdr>
            <w:top w:val="none" w:sz="0" w:space="0" w:color="auto"/>
            <w:left w:val="none" w:sz="0" w:space="0" w:color="auto"/>
            <w:bottom w:val="none" w:sz="0" w:space="0" w:color="auto"/>
            <w:right w:val="none" w:sz="0" w:space="0" w:color="auto"/>
          </w:divBdr>
        </w:div>
        <w:div w:id="1657950068">
          <w:marLeft w:val="640"/>
          <w:marRight w:val="0"/>
          <w:marTop w:val="0"/>
          <w:marBottom w:val="0"/>
          <w:divBdr>
            <w:top w:val="none" w:sz="0" w:space="0" w:color="auto"/>
            <w:left w:val="none" w:sz="0" w:space="0" w:color="auto"/>
            <w:bottom w:val="none" w:sz="0" w:space="0" w:color="auto"/>
            <w:right w:val="none" w:sz="0" w:space="0" w:color="auto"/>
          </w:divBdr>
        </w:div>
        <w:div w:id="1717924091">
          <w:marLeft w:val="640"/>
          <w:marRight w:val="0"/>
          <w:marTop w:val="0"/>
          <w:marBottom w:val="0"/>
          <w:divBdr>
            <w:top w:val="none" w:sz="0" w:space="0" w:color="auto"/>
            <w:left w:val="none" w:sz="0" w:space="0" w:color="auto"/>
            <w:bottom w:val="none" w:sz="0" w:space="0" w:color="auto"/>
            <w:right w:val="none" w:sz="0" w:space="0" w:color="auto"/>
          </w:divBdr>
        </w:div>
        <w:div w:id="1750032329">
          <w:marLeft w:val="640"/>
          <w:marRight w:val="0"/>
          <w:marTop w:val="0"/>
          <w:marBottom w:val="0"/>
          <w:divBdr>
            <w:top w:val="none" w:sz="0" w:space="0" w:color="auto"/>
            <w:left w:val="none" w:sz="0" w:space="0" w:color="auto"/>
            <w:bottom w:val="none" w:sz="0" w:space="0" w:color="auto"/>
            <w:right w:val="none" w:sz="0" w:space="0" w:color="auto"/>
          </w:divBdr>
        </w:div>
        <w:div w:id="1760910502">
          <w:marLeft w:val="640"/>
          <w:marRight w:val="0"/>
          <w:marTop w:val="0"/>
          <w:marBottom w:val="0"/>
          <w:divBdr>
            <w:top w:val="none" w:sz="0" w:space="0" w:color="auto"/>
            <w:left w:val="none" w:sz="0" w:space="0" w:color="auto"/>
            <w:bottom w:val="none" w:sz="0" w:space="0" w:color="auto"/>
            <w:right w:val="none" w:sz="0" w:space="0" w:color="auto"/>
          </w:divBdr>
        </w:div>
        <w:div w:id="1763601844">
          <w:marLeft w:val="640"/>
          <w:marRight w:val="0"/>
          <w:marTop w:val="0"/>
          <w:marBottom w:val="0"/>
          <w:divBdr>
            <w:top w:val="none" w:sz="0" w:space="0" w:color="auto"/>
            <w:left w:val="none" w:sz="0" w:space="0" w:color="auto"/>
            <w:bottom w:val="none" w:sz="0" w:space="0" w:color="auto"/>
            <w:right w:val="none" w:sz="0" w:space="0" w:color="auto"/>
          </w:divBdr>
        </w:div>
        <w:div w:id="1843549238">
          <w:marLeft w:val="640"/>
          <w:marRight w:val="0"/>
          <w:marTop w:val="0"/>
          <w:marBottom w:val="0"/>
          <w:divBdr>
            <w:top w:val="none" w:sz="0" w:space="0" w:color="auto"/>
            <w:left w:val="none" w:sz="0" w:space="0" w:color="auto"/>
            <w:bottom w:val="none" w:sz="0" w:space="0" w:color="auto"/>
            <w:right w:val="none" w:sz="0" w:space="0" w:color="auto"/>
          </w:divBdr>
        </w:div>
        <w:div w:id="1867478073">
          <w:marLeft w:val="640"/>
          <w:marRight w:val="0"/>
          <w:marTop w:val="0"/>
          <w:marBottom w:val="0"/>
          <w:divBdr>
            <w:top w:val="none" w:sz="0" w:space="0" w:color="auto"/>
            <w:left w:val="none" w:sz="0" w:space="0" w:color="auto"/>
            <w:bottom w:val="none" w:sz="0" w:space="0" w:color="auto"/>
            <w:right w:val="none" w:sz="0" w:space="0" w:color="auto"/>
          </w:divBdr>
        </w:div>
        <w:div w:id="1877280019">
          <w:marLeft w:val="640"/>
          <w:marRight w:val="0"/>
          <w:marTop w:val="0"/>
          <w:marBottom w:val="0"/>
          <w:divBdr>
            <w:top w:val="none" w:sz="0" w:space="0" w:color="auto"/>
            <w:left w:val="none" w:sz="0" w:space="0" w:color="auto"/>
            <w:bottom w:val="none" w:sz="0" w:space="0" w:color="auto"/>
            <w:right w:val="none" w:sz="0" w:space="0" w:color="auto"/>
          </w:divBdr>
        </w:div>
        <w:div w:id="1896627052">
          <w:marLeft w:val="640"/>
          <w:marRight w:val="0"/>
          <w:marTop w:val="0"/>
          <w:marBottom w:val="0"/>
          <w:divBdr>
            <w:top w:val="none" w:sz="0" w:space="0" w:color="auto"/>
            <w:left w:val="none" w:sz="0" w:space="0" w:color="auto"/>
            <w:bottom w:val="none" w:sz="0" w:space="0" w:color="auto"/>
            <w:right w:val="none" w:sz="0" w:space="0" w:color="auto"/>
          </w:divBdr>
        </w:div>
        <w:div w:id="1912931950">
          <w:marLeft w:val="640"/>
          <w:marRight w:val="0"/>
          <w:marTop w:val="0"/>
          <w:marBottom w:val="0"/>
          <w:divBdr>
            <w:top w:val="none" w:sz="0" w:space="0" w:color="auto"/>
            <w:left w:val="none" w:sz="0" w:space="0" w:color="auto"/>
            <w:bottom w:val="none" w:sz="0" w:space="0" w:color="auto"/>
            <w:right w:val="none" w:sz="0" w:space="0" w:color="auto"/>
          </w:divBdr>
        </w:div>
        <w:div w:id="2040859649">
          <w:marLeft w:val="640"/>
          <w:marRight w:val="0"/>
          <w:marTop w:val="0"/>
          <w:marBottom w:val="0"/>
          <w:divBdr>
            <w:top w:val="none" w:sz="0" w:space="0" w:color="auto"/>
            <w:left w:val="none" w:sz="0" w:space="0" w:color="auto"/>
            <w:bottom w:val="none" w:sz="0" w:space="0" w:color="auto"/>
            <w:right w:val="none" w:sz="0" w:space="0" w:color="auto"/>
          </w:divBdr>
        </w:div>
        <w:div w:id="2042630800">
          <w:marLeft w:val="640"/>
          <w:marRight w:val="0"/>
          <w:marTop w:val="0"/>
          <w:marBottom w:val="0"/>
          <w:divBdr>
            <w:top w:val="none" w:sz="0" w:space="0" w:color="auto"/>
            <w:left w:val="none" w:sz="0" w:space="0" w:color="auto"/>
            <w:bottom w:val="none" w:sz="0" w:space="0" w:color="auto"/>
            <w:right w:val="none" w:sz="0" w:space="0" w:color="auto"/>
          </w:divBdr>
        </w:div>
        <w:div w:id="2067295081">
          <w:marLeft w:val="640"/>
          <w:marRight w:val="0"/>
          <w:marTop w:val="0"/>
          <w:marBottom w:val="0"/>
          <w:divBdr>
            <w:top w:val="none" w:sz="0" w:space="0" w:color="auto"/>
            <w:left w:val="none" w:sz="0" w:space="0" w:color="auto"/>
            <w:bottom w:val="none" w:sz="0" w:space="0" w:color="auto"/>
            <w:right w:val="none" w:sz="0" w:space="0" w:color="auto"/>
          </w:divBdr>
        </w:div>
        <w:div w:id="2077779009">
          <w:marLeft w:val="640"/>
          <w:marRight w:val="0"/>
          <w:marTop w:val="0"/>
          <w:marBottom w:val="0"/>
          <w:divBdr>
            <w:top w:val="none" w:sz="0" w:space="0" w:color="auto"/>
            <w:left w:val="none" w:sz="0" w:space="0" w:color="auto"/>
            <w:bottom w:val="none" w:sz="0" w:space="0" w:color="auto"/>
            <w:right w:val="none" w:sz="0" w:space="0" w:color="auto"/>
          </w:divBdr>
        </w:div>
        <w:div w:id="2083409983">
          <w:marLeft w:val="640"/>
          <w:marRight w:val="0"/>
          <w:marTop w:val="0"/>
          <w:marBottom w:val="0"/>
          <w:divBdr>
            <w:top w:val="none" w:sz="0" w:space="0" w:color="auto"/>
            <w:left w:val="none" w:sz="0" w:space="0" w:color="auto"/>
            <w:bottom w:val="none" w:sz="0" w:space="0" w:color="auto"/>
            <w:right w:val="none" w:sz="0" w:space="0" w:color="auto"/>
          </w:divBdr>
        </w:div>
        <w:div w:id="2099061472">
          <w:marLeft w:val="640"/>
          <w:marRight w:val="0"/>
          <w:marTop w:val="0"/>
          <w:marBottom w:val="0"/>
          <w:divBdr>
            <w:top w:val="none" w:sz="0" w:space="0" w:color="auto"/>
            <w:left w:val="none" w:sz="0" w:space="0" w:color="auto"/>
            <w:bottom w:val="none" w:sz="0" w:space="0" w:color="auto"/>
            <w:right w:val="none" w:sz="0" w:space="0" w:color="auto"/>
          </w:divBdr>
        </w:div>
        <w:div w:id="2099404922">
          <w:marLeft w:val="640"/>
          <w:marRight w:val="0"/>
          <w:marTop w:val="0"/>
          <w:marBottom w:val="0"/>
          <w:divBdr>
            <w:top w:val="none" w:sz="0" w:space="0" w:color="auto"/>
            <w:left w:val="none" w:sz="0" w:space="0" w:color="auto"/>
            <w:bottom w:val="none" w:sz="0" w:space="0" w:color="auto"/>
            <w:right w:val="none" w:sz="0" w:space="0" w:color="auto"/>
          </w:divBdr>
        </w:div>
        <w:div w:id="2110344374">
          <w:marLeft w:val="640"/>
          <w:marRight w:val="0"/>
          <w:marTop w:val="0"/>
          <w:marBottom w:val="0"/>
          <w:divBdr>
            <w:top w:val="none" w:sz="0" w:space="0" w:color="auto"/>
            <w:left w:val="none" w:sz="0" w:space="0" w:color="auto"/>
            <w:bottom w:val="none" w:sz="0" w:space="0" w:color="auto"/>
            <w:right w:val="none" w:sz="0" w:space="0" w:color="auto"/>
          </w:divBdr>
        </w:div>
        <w:div w:id="2140369061">
          <w:marLeft w:val="640"/>
          <w:marRight w:val="0"/>
          <w:marTop w:val="0"/>
          <w:marBottom w:val="0"/>
          <w:divBdr>
            <w:top w:val="none" w:sz="0" w:space="0" w:color="auto"/>
            <w:left w:val="none" w:sz="0" w:space="0" w:color="auto"/>
            <w:bottom w:val="none" w:sz="0" w:space="0" w:color="auto"/>
            <w:right w:val="none" w:sz="0" w:space="0" w:color="auto"/>
          </w:divBdr>
        </w:div>
      </w:divsChild>
    </w:div>
    <w:div w:id="799498565">
      <w:bodyDiv w:val="1"/>
      <w:marLeft w:val="0"/>
      <w:marRight w:val="0"/>
      <w:marTop w:val="0"/>
      <w:marBottom w:val="0"/>
      <w:divBdr>
        <w:top w:val="none" w:sz="0" w:space="0" w:color="auto"/>
        <w:left w:val="none" w:sz="0" w:space="0" w:color="auto"/>
        <w:bottom w:val="none" w:sz="0" w:space="0" w:color="auto"/>
        <w:right w:val="none" w:sz="0" w:space="0" w:color="auto"/>
      </w:divBdr>
      <w:divsChild>
        <w:div w:id="54789919">
          <w:marLeft w:val="640"/>
          <w:marRight w:val="0"/>
          <w:marTop w:val="0"/>
          <w:marBottom w:val="0"/>
          <w:divBdr>
            <w:top w:val="none" w:sz="0" w:space="0" w:color="auto"/>
            <w:left w:val="none" w:sz="0" w:space="0" w:color="auto"/>
            <w:bottom w:val="none" w:sz="0" w:space="0" w:color="auto"/>
            <w:right w:val="none" w:sz="0" w:space="0" w:color="auto"/>
          </w:divBdr>
        </w:div>
        <w:div w:id="68356210">
          <w:marLeft w:val="640"/>
          <w:marRight w:val="0"/>
          <w:marTop w:val="0"/>
          <w:marBottom w:val="0"/>
          <w:divBdr>
            <w:top w:val="none" w:sz="0" w:space="0" w:color="auto"/>
            <w:left w:val="none" w:sz="0" w:space="0" w:color="auto"/>
            <w:bottom w:val="none" w:sz="0" w:space="0" w:color="auto"/>
            <w:right w:val="none" w:sz="0" w:space="0" w:color="auto"/>
          </w:divBdr>
        </w:div>
        <w:div w:id="93718636">
          <w:marLeft w:val="640"/>
          <w:marRight w:val="0"/>
          <w:marTop w:val="0"/>
          <w:marBottom w:val="0"/>
          <w:divBdr>
            <w:top w:val="none" w:sz="0" w:space="0" w:color="auto"/>
            <w:left w:val="none" w:sz="0" w:space="0" w:color="auto"/>
            <w:bottom w:val="none" w:sz="0" w:space="0" w:color="auto"/>
            <w:right w:val="none" w:sz="0" w:space="0" w:color="auto"/>
          </w:divBdr>
        </w:div>
        <w:div w:id="131488128">
          <w:marLeft w:val="640"/>
          <w:marRight w:val="0"/>
          <w:marTop w:val="0"/>
          <w:marBottom w:val="0"/>
          <w:divBdr>
            <w:top w:val="none" w:sz="0" w:space="0" w:color="auto"/>
            <w:left w:val="none" w:sz="0" w:space="0" w:color="auto"/>
            <w:bottom w:val="none" w:sz="0" w:space="0" w:color="auto"/>
            <w:right w:val="none" w:sz="0" w:space="0" w:color="auto"/>
          </w:divBdr>
        </w:div>
        <w:div w:id="159975011">
          <w:marLeft w:val="640"/>
          <w:marRight w:val="0"/>
          <w:marTop w:val="0"/>
          <w:marBottom w:val="0"/>
          <w:divBdr>
            <w:top w:val="none" w:sz="0" w:space="0" w:color="auto"/>
            <w:left w:val="none" w:sz="0" w:space="0" w:color="auto"/>
            <w:bottom w:val="none" w:sz="0" w:space="0" w:color="auto"/>
            <w:right w:val="none" w:sz="0" w:space="0" w:color="auto"/>
          </w:divBdr>
        </w:div>
        <w:div w:id="201555408">
          <w:marLeft w:val="640"/>
          <w:marRight w:val="0"/>
          <w:marTop w:val="0"/>
          <w:marBottom w:val="0"/>
          <w:divBdr>
            <w:top w:val="none" w:sz="0" w:space="0" w:color="auto"/>
            <w:left w:val="none" w:sz="0" w:space="0" w:color="auto"/>
            <w:bottom w:val="none" w:sz="0" w:space="0" w:color="auto"/>
            <w:right w:val="none" w:sz="0" w:space="0" w:color="auto"/>
          </w:divBdr>
        </w:div>
        <w:div w:id="208417670">
          <w:marLeft w:val="640"/>
          <w:marRight w:val="0"/>
          <w:marTop w:val="0"/>
          <w:marBottom w:val="0"/>
          <w:divBdr>
            <w:top w:val="none" w:sz="0" w:space="0" w:color="auto"/>
            <w:left w:val="none" w:sz="0" w:space="0" w:color="auto"/>
            <w:bottom w:val="none" w:sz="0" w:space="0" w:color="auto"/>
            <w:right w:val="none" w:sz="0" w:space="0" w:color="auto"/>
          </w:divBdr>
        </w:div>
        <w:div w:id="224921632">
          <w:marLeft w:val="640"/>
          <w:marRight w:val="0"/>
          <w:marTop w:val="0"/>
          <w:marBottom w:val="0"/>
          <w:divBdr>
            <w:top w:val="none" w:sz="0" w:space="0" w:color="auto"/>
            <w:left w:val="none" w:sz="0" w:space="0" w:color="auto"/>
            <w:bottom w:val="none" w:sz="0" w:space="0" w:color="auto"/>
            <w:right w:val="none" w:sz="0" w:space="0" w:color="auto"/>
          </w:divBdr>
        </w:div>
        <w:div w:id="282538955">
          <w:marLeft w:val="640"/>
          <w:marRight w:val="0"/>
          <w:marTop w:val="0"/>
          <w:marBottom w:val="0"/>
          <w:divBdr>
            <w:top w:val="none" w:sz="0" w:space="0" w:color="auto"/>
            <w:left w:val="none" w:sz="0" w:space="0" w:color="auto"/>
            <w:bottom w:val="none" w:sz="0" w:space="0" w:color="auto"/>
            <w:right w:val="none" w:sz="0" w:space="0" w:color="auto"/>
          </w:divBdr>
        </w:div>
        <w:div w:id="311716960">
          <w:marLeft w:val="640"/>
          <w:marRight w:val="0"/>
          <w:marTop w:val="0"/>
          <w:marBottom w:val="0"/>
          <w:divBdr>
            <w:top w:val="none" w:sz="0" w:space="0" w:color="auto"/>
            <w:left w:val="none" w:sz="0" w:space="0" w:color="auto"/>
            <w:bottom w:val="none" w:sz="0" w:space="0" w:color="auto"/>
            <w:right w:val="none" w:sz="0" w:space="0" w:color="auto"/>
          </w:divBdr>
        </w:div>
        <w:div w:id="315765876">
          <w:marLeft w:val="640"/>
          <w:marRight w:val="0"/>
          <w:marTop w:val="0"/>
          <w:marBottom w:val="0"/>
          <w:divBdr>
            <w:top w:val="none" w:sz="0" w:space="0" w:color="auto"/>
            <w:left w:val="none" w:sz="0" w:space="0" w:color="auto"/>
            <w:bottom w:val="none" w:sz="0" w:space="0" w:color="auto"/>
            <w:right w:val="none" w:sz="0" w:space="0" w:color="auto"/>
          </w:divBdr>
        </w:div>
        <w:div w:id="387147969">
          <w:marLeft w:val="640"/>
          <w:marRight w:val="0"/>
          <w:marTop w:val="0"/>
          <w:marBottom w:val="0"/>
          <w:divBdr>
            <w:top w:val="none" w:sz="0" w:space="0" w:color="auto"/>
            <w:left w:val="none" w:sz="0" w:space="0" w:color="auto"/>
            <w:bottom w:val="none" w:sz="0" w:space="0" w:color="auto"/>
            <w:right w:val="none" w:sz="0" w:space="0" w:color="auto"/>
          </w:divBdr>
        </w:div>
        <w:div w:id="392460678">
          <w:marLeft w:val="640"/>
          <w:marRight w:val="0"/>
          <w:marTop w:val="0"/>
          <w:marBottom w:val="0"/>
          <w:divBdr>
            <w:top w:val="none" w:sz="0" w:space="0" w:color="auto"/>
            <w:left w:val="none" w:sz="0" w:space="0" w:color="auto"/>
            <w:bottom w:val="none" w:sz="0" w:space="0" w:color="auto"/>
            <w:right w:val="none" w:sz="0" w:space="0" w:color="auto"/>
          </w:divBdr>
        </w:div>
        <w:div w:id="392588291">
          <w:marLeft w:val="640"/>
          <w:marRight w:val="0"/>
          <w:marTop w:val="0"/>
          <w:marBottom w:val="0"/>
          <w:divBdr>
            <w:top w:val="none" w:sz="0" w:space="0" w:color="auto"/>
            <w:left w:val="none" w:sz="0" w:space="0" w:color="auto"/>
            <w:bottom w:val="none" w:sz="0" w:space="0" w:color="auto"/>
            <w:right w:val="none" w:sz="0" w:space="0" w:color="auto"/>
          </w:divBdr>
        </w:div>
        <w:div w:id="395977115">
          <w:marLeft w:val="640"/>
          <w:marRight w:val="0"/>
          <w:marTop w:val="0"/>
          <w:marBottom w:val="0"/>
          <w:divBdr>
            <w:top w:val="none" w:sz="0" w:space="0" w:color="auto"/>
            <w:left w:val="none" w:sz="0" w:space="0" w:color="auto"/>
            <w:bottom w:val="none" w:sz="0" w:space="0" w:color="auto"/>
            <w:right w:val="none" w:sz="0" w:space="0" w:color="auto"/>
          </w:divBdr>
        </w:div>
        <w:div w:id="445122700">
          <w:marLeft w:val="640"/>
          <w:marRight w:val="0"/>
          <w:marTop w:val="0"/>
          <w:marBottom w:val="0"/>
          <w:divBdr>
            <w:top w:val="none" w:sz="0" w:space="0" w:color="auto"/>
            <w:left w:val="none" w:sz="0" w:space="0" w:color="auto"/>
            <w:bottom w:val="none" w:sz="0" w:space="0" w:color="auto"/>
            <w:right w:val="none" w:sz="0" w:space="0" w:color="auto"/>
          </w:divBdr>
        </w:div>
        <w:div w:id="469859794">
          <w:marLeft w:val="640"/>
          <w:marRight w:val="0"/>
          <w:marTop w:val="0"/>
          <w:marBottom w:val="0"/>
          <w:divBdr>
            <w:top w:val="none" w:sz="0" w:space="0" w:color="auto"/>
            <w:left w:val="none" w:sz="0" w:space="0" w:color="auto"/>
            <w:bottom w:val="none" w:sz="0" w:space="0" w:color="auto"/>
            <w:right w:val="none" w:sz="0" w:space="0" w:color="auto"/>
          </w:divBdr>
        </w:div>
        <w:div w:id="485708929">
          <w:marLeft w:val="640"/>
          <w:marRight w:val="0"/>
          <w:marTop w:val="0"/>
          <w:marBottom w:val="0"/>
          <w:divBdr>
            <w:top w:val="none" w:sz="0" w:space="0" w:color="auto"/>
            <w:left w:val="none" w:sz="0" w:space="0" w:color="auto"/>
            <w:bottom w:val="none" w:sz="0" w:space="0" w:color="auto"/>
            <w:right w:val="none" w:sz="0" w:space="0" w:color="auto"/>
          </w:divBdr>
        </w:div>
        <w:div w:id="491916862">
          <w:marLeft w:val="640"/>
          <w:marRight w:val="0"/>
          <w:marTop w:val="0"/>
          <w:marBottom w:val="0"/>
          <w:divBdr>
            <w:top w:val="none" w:sz="0" w:space="0" w:color="auto"/>
            <w:left w:val="none" w:sz="0" w:space="0" w:color="auto"/>
            <w:bottom w:val="none" w:sz="0" w:space="0" w:color="auto"/>
            <w:right w:val="none" w:sz="0" w:space="0" w:color="auto"/>
          </w:divBdr>
        </w:div>
        <w:div w:id="498081612">
          <w:marLeft w:val="640"/>
          <w:marRight w:val="0"/>
          <w:marTop w:val="0"/>
          <w:marBottom w:val="0"/>
          <w:divBdr>
            <w:top w:val="none" w:sz="0" w:space="0" w:color="auto"/>
            <w:left w:val="none" w:sz="0" w:space="0" w:color="auto"/>
            <w:bottom w:val="none" w:sz="0" w:space="0" w:color="auto"/>
            <w:right w:val="none" w:sz="0" w:space="0" w:color="auto"/>
          </w:divBdr>
        </w:div>
        <w:div w:id="517500186">
          <w:marLeft w:val="640"/>
          <w:marRight w:val="0"/>
          <w:marTop w:val="0"/>
          <w:marBottom w:val="0"/>
          <w:divBdr>
            <w:top w:val="none" w:sz="0" w:space="0" w:color="auto"/>
            <w:left w:val="none" w:sz="0" w:space="0" w:color="auto"/>
            <w:bottom w:val="none" w:sz="0" w:space="0" w:color="auto"/>
            <w:right w:val="none" w:sz="0" w:space="0" w:color="auto"/>
          </w:divBdr>
        </w:div>
        <w:div w:id="521626264">
          <w:marLeft w:val="640"/>
          <w:marRight w:val="0"/>
          <w:marTop w:val="0"/>
          <w:marBottom w:val="0"/>
          <w:divBdr>
            <w:top w:val="none" w:sz="0" w:space="0" w:color="auto"/>
            <w:left w:val="none" w:sz="0" w:space="0" w:color="auto"/>
            <w:bottom w:val="none" w:sz="0" w:space="0" w:color="auto"/>
            <w:right w:val="none" w:sz="0" w:space="0" w:color="auto"/>
          </w:divBdr>
        </w:div>
        <w:div w:id="627206503">
          <w:marLeft w:val="640"/>
          <w:marRight w:val="0"/>
          <w:marTop w:val="0"/>
          <w:marBottom w:val="0"/>
          <w:divBdr>
            <w:top w:val="none" w:sz="0" w:space="0" w:color="auto"/>
            <w:left w:val="none" w:sz="0" w:space="0" w:color="auto"/>
            <w:bottom w:val="none" w:sz="0" w:space="0" w:color="auto"/>
            <w:right w:val="none" w:sz="0" w:space="0" w:color="auto"/>
          </w:divBdr>
        </w:div>
        <w:div w:id="649941444">
          <w:marLeft w:val="640"/>
          <w:marRight w:val="0"/>
          <w:marTop w:val="0"/>
          <w:marBottom w:val="0"/>
          <w:divBdr>
            <w:top w:val="none" w:sz="0" w:space="0" w:color="auto"/>
            <w:left w:val="none" w:sz="0" w:space="0" w:color="auto"/>
            <w:bottom w:val="none" w:sz="0" w:space="0" w:color="auto"/>
            <w:right w:val="none" w:sz="0" w:space="0" w:color="auto"/>
          </w:divBdr>
        </w:div>
        <w:div w:id="666595410">
          <w:marLeft w:val="640"/>
          <w:marRight w:val="0"/>
          <w:marTop w:val="0"/>
          <w:marBottom w:val="0"/>
          <w:divBdr>
            <w:top w:val="none" w:sz="0" w:space="0" w:color="auto"/>
            <w:left w:val="none" w:sz="0" w:space="0" w:color="auto"/>
            <w:bottom w:val="none" w:sz="0" w:space="0" w:color="auto"/>
            <w:right w:val="none" w:sz="0" w:space="0" w:color="auto"/>
          </w:divBdr>
        </w:div>
        <w:div w:id="682516140">
          <w:marLeft w:val="640"/>
          <w:marRight w:val="0"/>
          <w:marTop w:val="0"/>
          <w:marBottom w:val="0"/>
          <w:divBdr>
            <w:top w:val="none" w:sz="0" w:space="0" w:color="auto"/>
            <w:left w:val="none" w:sz="0" w:space="0" w:color="auto"/>
            <w:bottom w:val="none" w:sz="0" w:space="0" w:color="auto"/>
            <w:right w:val="none" w:sz="0" w:space="0" w:color="auto"/>
          </w:divBdr>
        </w:div>
        <w:div w:id="684791625">
          <w:marLeft w:val="640"/>
          <w:marRight w:val="0"/>
          <w:marTop w:val="0"/>
          <w:marBottom w:val="0"/>
          <w:divBdr>
            <w:top w:val="none" w:sz="0" w:space="0" w:color="auto"/>
            <w:left w:val="none" w:sz="0" w:space="0" w:color="auto"/>
            <w:bottom w:val="none" w:sz="0" w:space="0" w:color="auto"/>
            <w:right w:val="none" w:sz="0" w:space="0" w:color="auto"/>
          </w:divBdr>
        </w:div>
        <w:div w:id="693388915">
          <w:marLeft w:val="640"/>
          <w:marRight w:val="0"/>
          <w:marTop w:val="0"/>
          <w:marBottom w:val="0"/>
          <w:divBdr>
            <w:top w:val="none" w:sz="0" w:space="0" w:color="auto"/>
            <w:left w:val="none" w:sz="0" w:space="0" w:color="auto"/>
            <w:bottom w:val="none" w:sz="0" w:space="0" w:color="auto"/>
            <w:right w:val="none" w:sz="0" w:space="0" w:color="auto"/>
          </w:divBdr>
        </w:div>
        <w:div w:id="726732716">
          <w:marLeft w:val="640"/>
          <w:marRight w:val="0"/>
          <w:marTop w:val="0"/>
          <w:marBottom w:val="0"/>
          <w:divBdr>
            <w:top w:val="none" w:sz="0" w:space="0" w:color="auto"/>
            <w:left w:val="none" w:sz="0" w:space="0" w:color="auto"/>
            <w:bottom w:val="none" w:sz="0" w:space="0" w:color="auto"/>
            <w:right w:val="none" w:sz="0" w:space="0" w:color="auto"/>
          </w:divBdr>
        </w:div>
        <w:div w:id="728959060">
          <w:marLeft w:val="640"/>
          <w:marRight w:val="0"/>
          <w:marTop w:val="0"/>
          <w:marBottom w:val="0"/>
          <w:divBdr>
            <w:top w:val="none" w:sz="0" w:space="0" w:color="auto"/>
            <w:left w:val="none" w:sz="0" w:space="0" w:color="auto"/>
            <w:bottom w:val="none" w:sz="0" w:space="0" w:color="auto"/>
            <w:right w:val="none" w:sz="0" w:space="0" w:color="auto"/>
          </w:divBdr>
        </w:div>
        <w:div w:id="744914597">
          <w:marLeft w:val="640"/>
          <w:marRight w:val="0"/>
          <w:marTop w:val="0"/>
          <w:marBottom w:val="0"/>
          <w:divBdr>
            <w:top w:val="none" w:sz="0" w:space="0" w:color="auto"/>
            <w:left w:val="none" w:sz="0" w:space="0" w:color="auto"/>
            <w:bottom w:val="none" w:sz="0" w:space="0" w:color="auto"/>
            <w:right w:val="none" w:sz="0" w:space="0" w:color="auto"/>
          </w:divBdr>
        </w:div>
        <w:div w:id="751194690">
          <w:marLeft w:val="640"/>
          <w:marRight w:val="0"/>
          <w:marTop w:val="0"/>
          <w:marBottom w:val="0"/>
          <w:divBdr>
            <w:top w:val="none" w:sz="0" w:space="0" w:color="auto"/>
            <w:left w:val="none" w:sz="0" w:space="0" w:color="auto"/>
            <w:bottom w:val="none" w:sz="0" w:space="0" w:color="auto"/>
            <w:right w:val="none" w:sz="0" w:space="0" w:color="auto"/>
          </w:divBdr>
        </w:div>
        <w:div w:id="754939787">
          <w:marLeft w:val="640"/>
          <w:marRight w:val="0"/>
          <w:marTop w:val="0"/>
          <w:marBottom w:val="0"/>
          <w:divBdr>
            <w:top w:val="none" w:sz="0" w:space="0" w:color="auto"/>
            <w:left w:val="none" w:sz="0" w:space="0" w:color="auto"/>
            <w:bottom w:val="none" w:sz="0" w:space="0" w:color="auto"/>
            <w:right w:val="none" w:sz="0" w:space="0" w:color="auto"/>
          </w:divBdr>
        </w:div>
        <w:div w:id="757867810">
          <w:marLeft w:val="640"/>
          <w:marRight w:val="0"/>
          <w:marTop w:val="0"/>
          <w:marBottom w:val="0"/>
          <w:divBdr>
            <w:top w:val="none" w:sz="0" w:space="0" w:color="auto"/>
            <w:left w:val="none" w:sz="0" w:space="0" w:color="auto"/>
            <w:bottom w:val="none" w:sz="0" w:space="0" w:color="auto"/>
            <w:right w:val="none" w:sz="0" w:space="0" w:color="auto"/>
          </w:divBdr>
        </w:div>
        <w:div w:id="765157620">
          <w:marLeft w:val="640"/>
          <w:marRight w:val="0"/>
          <w:marTop w:val="0"/>
          <w:marBottom w:val="0"/>
          <w:divBdr>
            <w:top w:val="none" w:sz="0" w:space="0" w:color="auto"/>
            <w:left w:val="none" w:sz="0" w:space="0" w:color="auto"/>
            <w:bottom w:val="none" w:sz="0" w:space="0" w:color="auto"/>
            <w:right w:val="none" w:sz="0" w:space="0" w:color="auto"/>
          </w:divBdr>
        </w:div>
        <w:div w:id="785197321">
          <w:marLeft w:val="640"/>
          <w:marRight w:val="0"/>
          <w:marTop w:val="0"/>
          <w:marBottom w:val="0"/>
          <w:divBdr>
            <w:top w:val="none" w:sz="0" w:space="0" w:color="auto"/>
            <w:left w:val="none" w:sz="0" w:space="0" w:color="auto"/>
            <w:bottom w:val="none" w:sz="0" w:space="0" w:color="auto"/>
            <w:right w:val="none" w:sz="0" w:space="0" w:color="auto"/>
          </w:divBdr>
        </w:div>
        <w:div w:id="790712535">
          <w:marLeft w:val="640"/>
          <w:marRight w:val="0"/>
          <w:marTop w:val="0"/>
          <w:marBottom w:val="0"/>
          <w:divBdr>
            <w:top w:val="none" w:sz="0" w:space="0" w:color="auto"/>
            <w:left w:val="none" w:sz="0" w:space="0" w:color="auto"/>
            <w:bottom w:val="none" w:sz="0" w:space="0" w:color="auto"/>
            <w:right w:val="none" w:sz="0" w:space="0" w:color="auto"/>
          </w:divBdr>
        </w:div>
        <w:div w:id="816260666">
          <w:marLeft w:val="640"/>
          <w:marRight w:val="0"/>
          <w:marTop w:val="0"/>
          <w:marBottom w:val="0"/>
          <w:divBdr>
            <w:top w:val="none" w:sz="0" w:space="0" w:color="auto"/>
            <w:left w:val="none" w:sz="0" w:space="0" w:color="auto"/>
            <w:bottom w:val="none" w:sz="0" w:space="0" w:color="auto"/>
            <w:right w:val="none" w:sz="0" w:space="0" w:color="auto"/>
          </w:divBdr>
        </w:div>
        <w:div w:id="825509527">
          <w:marLeft w:val="640"/>
          <w:marRight w:val="0"/>
          <w:marTop w:val="0"/>
          <w:marBottom w:val="0"/>
          <w:divBdr>
            <w:top w:val="none" w:sz="0" w:space="0" w:color="auto"/>
            <w:left w:val="none" w:sz="0" w:space="0" w:color="auto"/>
            <w:bottom w:val="none" w:sz="0" w:space="0" w:color="auto"/>
            <w:right w:val="none" w:sz="0" w:space="0" w:color="auto"/>
          </w:divBdr>
        </w:div>
        <w:div w:id="843130781">
          <w:marLeft w:val="640"/>
          <w:marRight w:val="0"/>
          <w:marTop w:val="0"/>
          <w:marBottom w:val="0"/>
          <w:divBdr>
            <w:top w:val="none" w:sz="0" w:space="0" w:color="auto"/>
            <w:left w:val="none" w:sz="0" w:space="0" w:color="auto"/>
            <w:bottom w:val="none" w:sz="0" w:space="0" w:color="auto"/>
            <w:right w:val="none" w:sz="0" w:space="0" w:color="auto"/>
          </w:divBdr>
        </w:div>
        <w:div w:id="874196820">
          <w:marLeft w:val="640"/>
          <w:marRight w:val="0"/>
          <w:marTop w:val="0"/>
          <w:marBottom w:val="0"/>
          <w:divBdr>
            <w:top w:val="none" w:sz="0" w:space="0" w:color="auto"/>
            <w:left w:val="none" w:sz="0" w:space="0" w:color="auto"/>
            <w:bottom w:val="none" w:sz="0" w:space="0" w:color="auto"/>
            <w:right w:val="none" w:sz="0" w:space="0" w:color="auto"/>
          </w:divBdr>
        </w:div>
        <w:div w:id="882718169">
          <w:marLeft w:val="640"/>
          <w:marRight w:val="0"/>
          <w:marTop w:val="0"/>
          <w:marBottom w:val="0"/>
          <w:divBdr>
            <w:top w:val="none" w:sz="0" w:space="0" w:color="auto"/>
            <w:left w:val="none" w:sz="0" w:space="0" w:color="auto"/>
            <w:bottom w:val="none" w:sz="0" w:space="0" w:color="auto"/>
            <w:right w:val="none" w:sz="0" w:space="0" w:color="auto"/>
          </w:divBdr>
        </w:div>
        <w:div w:id="885750956">
          <w:marLeft w:val="640"/>
          <w:marRight w:val="0"/>
          <w:marTop w:val="0"/>
          <w:marBottom w:val="0"/>
          <w:divBdr>
            <w:top w:val="none" w:sz="0" w:space="0" w:color="auto"/>
            <w:left w:val="none" w:sz="0" w:space="0" w:color="auto"/>
            <w:bottom w:val="none" w:sz="0" w:space="0" w:color="auto"/>
            <w:right w:val="none" w:sz="0" w:space="0" w:color="auto"/>
          </w:divBdr>
        </w:div>
        <w:div w:id="920262328">
          <w:marLeft w:val="640"/>
          <w:marRight w:val="0"/>
          <w:marTop w:val="0"/>
          <w:marBottom w:val="0"/>
          <w:divBdr>
            <w:top w:val="none" w:sz="0" w:space="0" w:color="auto"/>
            <w:left w:val="none" w:sz="0" w:space="0" w:color="auto"/>
            <w:bottom w:val="none" w:sz="0" w:space="0" w:color="auto"/>
            <w:right w:val="none" w:sz="0" w:space="0" w:color="auto"/>
          </w:divBdr>
        </w:div>
        <w:div w:id="921335874">
          <w:marLeft w:val="640"/>
          <w:marRight w:val="0"/>
          <w:marTop w:val="0"/>
          <w:marBottom w:val="0"/>
          <w:divBdr>
            <w:top w:val="none" w:sz="0" w:space="0" w:color="auto"/>
            <w:left w:val="none" w:sz="0" w:space="0" w:color="auto"/>
            <w:bottom w:val="none" w:sz="0" w:space="0" w:color="auto"/>
            <w:right w:val="none" w:sz="0" w:space="0" w:color="auto"/>
          </w:divBdr>
        </w:div>
        <w:div w:id="927881704">
          <w:marLeft w:val="640"/>
          <w:marRight w:val="0"/>
          <w:marTop w:val="0"/>
          <w:marBottom w:val="0"/>
          <w:divBdr>
            <w:top w:val="none" w:sz="0" w:space="0" w:color="auto"/>
            <w:left w:val="none" w:sz="0" w:space="0" w:color="auto"/>
            <w:bottom w:val="none" w:sz="0" w:space="0" w:color="auto"/>
            <w:right w:val="none" w:sz="0" w:space="0" w:color="auto"/>
          </w:divBdr>
        </w:div>
        <w:div w:id="950357441">
          <w:marLeft w:val="640"/>
          <w:marRight w:val="0"/>
          <w:marTop w:val="0"/>
          <w:marBottom w:val="0"/>
          <w:divBdr>
            <w:top w:val="none" w:sz="0" w:space="0" w:color="auto"/>
            <w:left w:val="none" w:sz="0" w:space="0" w:color="auto"/>
            <w:bottom w:val="none" w:sz="0" w:space="0" w:color="auto"/>
            <w:right w:val="none" w:sz="0" w:space="0" w:color="auto"/>
          </w:divBdr>
        </w:div>
        <w:div w:id="986741992">
          <w:marLeft w:val="640"/>
          <w:marRight w:val="0"/>
          <w:marTop w:val="0"/>
          <w:marBottom w:val="0"/>
          <w:divBdr>
            <w:top w:val="none" w:sz="0" w:space="0" w:color="auto"/>
            <w:left w:val="none" w:sz="0" w:space="0" w:color="auto"/>
            <w:bottom w:val="none" w:sz="0" w:space="0" w:color="auto"/>
            <w:right w:val="none" w:sz="0" w:space="0" w:color="auto"/>
          </w:divBdr>
        </w:div>
        <w:div w:id="996494743">
          <w:marLeft w:val="640"/>
          <w:marRight w:val="0"/>
          <w:marTop w:val="0"/>
          <w:marBottom w:val="0"/>
          <w:divBdr>
            <w:top w:val="none" w:sz="0" w:space="0" w:color="auto"/>
            <w:left w:val="none" w:sz="0" w:space="0" w:color="auto"/>
            <w:bottom w:val="none" w:sz="0" w:space="0" w:color="auto"/>
            <w:right w:val="none" w:sz="0" w:space="0" w:color="auto"/>
          </w:divBdr>
        </w:div>
        <w:div w:id="1026522468">
          <w:marLeft w:val="640"/>
          <w:marRight w:val="0"/>
          <w:marTop w:val="0"/>
          <w:marBottom w:val="0"/>
          <w:divBdr>
            <w:top w:val="none" w:sz="0" w:space="0" w:color="auto"/>
            <w:left w:val="none" w:sz="0" w:space="0" w:color="auto"/>
            <w:bottom w:val="none" w:sz="0" w:space="0" w:color="auto"/>
            <w:right w:val="none" w:sz="0" w:space="0" w:color="auto"/>
          </w:divBdr>
        </w:div>
        <w:div w:id="1079714086">
          <w:marLeft w:val="640"/>
          <w:marRight w:val="0"/>
          <w:marTop w:val="0"/>
          <w:marBottom w:val="0"/>
          <w:divBdr>
            <w:top w:val="none" w:sz="0" w:space="0" w:color="auto"/>
            <w:left w:val="none" w:sz="0" w:space="0" w:color="auto"/>
            <w:bottom w:val="none" w:sz="0" w:space="0" w:color="auto"/>
            <w:right w:val="none" w:sz="0" w:space="0" w:color="auto"/>
          </w:divBdr>
        </w:div>
        <w:div w:id="1108886715">
          <w:marLeft w:val="640"/>
          <w:marRight w:val="0"/>
          <w:marTop w:val="0"/>
          <w:marBottom w:val="0"/>
          <w:divBdr>
            <w:top w:val="none" w:sz="0" w:space="0" w:color="auto"/>
            <w:left w:val="none" w:sz="0" w:space="0" w:color="auto"/>
            <w:bottom w:val="none" w:sz="0" w:space="0" w:color="auto"/>
            <w:right w:val="none" w:sz="0" w:space="0" w:color="auto"/>
          </w:divBdr>
        </w:div>
        <w:div w:id="1116409804">
          <w:marLeft w:val="640"/>
          <w:marRight w:val="0"/>
          <w:marTop w:val="0"/>
          <w:marBottom w:val="0"/>
          <w:divBdr>
            <w:top w:val="none" w:sz="0" w:space="0" w:color="auto"/>
            <w:left w:val="none" w:sz="0" w:space="0" w:color="auto"/>
            <w:bottom w:val="none" w:sz="0" w:space="0" w:color="auto"/>
            <w:right w:val="none" w:sz="0" w:space="0" w:color="auto"/>
          </w:divBdr>
        </w:div>
        <w:div w:id="1149202995">
          <w:marLeft w:val="640"/>
          <w:marRight w:val="0"/>
          <w:marTop w:val="0"/>
          <w:marBottom w:val="0"/>
          <w:divBdr>
            <w:top w:val="none" w:sz="0" w:space="0" w:color="auto"/>
            <w:left w:val="none" w:sz="0" w:space="0" w:color="auto"/>
            <w:bottom w:val="none" w:sz="0" w:space="0" w:color="auto"/>
            <w:right w:val="none" w:sz="0" w:space="0" w:color="auto"/>
          </w:divBdr>
        </w:div>
        <w:div w:id="1181314816">
          <w:marLeft w:val="640"/>
          <w:marRight w:val="0"/>
          <w:marTop w:val="0"/>
          <w:marBottom w:val="0"/>
          <w:divBdr>
            <w:top w:val="none" w:sz="0" w:space="0" w:color="auto"/>
            <w:left w:val="none" w:sz="0" w:space="0" w:color="auto"/>
            <w:bottom w:val="none" w:sz="0" w:space="0" w:color="auto"/>
            <w:right w:val="none" w:sz="0" w:space="0" w:color="auto"/>
          </w:divBdr>
        </w:div>
        <w:div w:id="1260985515">
          <w:marLeft w:val="640"/>
          <w:marRight w:val="0"/>
          <w:marTop w:val="0"/>
          <w:marBottom w:val="0"/>
          <w:divBdr>
            <w:top w:val="none" w:sz="0" w:space="0" w:color="auto"/>
            <w:left w:val="none" w:sz="0" w:space="0" w:color="auto"/>
            <w:bottom w:val="none" w:sz="0" w:space="0" w:color="auto"/>
            <w:right w:val="none" w:sz="0" w:space="0" w:color="auto"/>
          </w:divBdr>
        </w:div>
        <w:div w:id="1262295865">
          <w:marLeft w:val="640"/>
          <w:marRight w:val="0"/>
          <w:marTop w:val="0"/>
          <w:marBottom w:val="0"/>
          <w:divBdr>
            <w:top w:val="none" w:sz="0" w:space="0" w:color="auto"/>
            <w:left w:val="none" w:sz="0" w:space="0" w:color="auto"/>
            <w:bottom w:val="none" w:sz="0" w:space="0" w:color="auto"/>
            <w:right w:val="none" w:sz="0" w:space="0" w:color="auto"/>
          </w:divBdr>
        </w:div>
        <w:div w:id="1272127051">
          <w:marLeft w:val="640"/>
          <w:marRight w:val="0"/>
          <w:marTop w:val="0"/>
          <w:marBottom w:val="0"/>
          <w:divBdr>
            <w:top w:val="none" w:sz="0" w:space="0" w:color="auto"/>
            <w:left w:val="none" w:sz="0" w:space="0" w:color="auto"/>
            <w:bottom w:val="none" w:sz="0" w:space="0" w:color="auto"/>
            <w:right w:val="none" w:sz="0" w:space="0" w:color="auto"/>
          </w:divBdr>
        </w:div>
        <w:div w:id="1282956702">
          <w:marLeft w:val="640"/>
          <w:marRight w:val="0"/>
          <w:marTop w:val="0"/>
          <w:marBottom w:val="0"/>
          <w:divBdr>
            <w:top w:val="none" w:sz="0" w:space="0" w:color="auto"/>
            <w:left w:val="none" w:sz="0" w:space="0" w:color="auto"/>
            <w:bottom w:val="none" w:sz="0" w:space="0" w:color="auto"/>
            <w:right w:val="none" w:sz="0" w:space="0" w:color="auto"/>
          </w:divBdr>
        </w:div>
        <w:div w:id="1339424961">
          <w:marLeft w:val="640"/>
          <w:marRight w:val="0"/>
          <w:marTop w:val="0"/>
          <w:marBottom w:val="0"/>
          <w:divBdr>
            <w:top w:val="none" w:sz="0" w:space="0" w:color="auto"/>
            <w:left w:val="none" w:sz="0" w:space="0" w:color="auto"/>
            <w:bottom w:val="none" w:sz="0" w:space="0" w:color="auto"/>
            <w:right w:val="none" w:sz="0" w:space="0" w:color="auto"/>
          </w:divBdr>
        </w:div>
        <w:div w:id="1395932720">
          <w:marLeft w:val="640"/>
          <w:marRight w:val="0"/>
          <w:marTop w:val="0"/>
          <w:marBottom w:val="0"/>
          <w:divBdr>
            <w:top w:val="none" w:sz="0" w:space="0" w:color="auto"/>
            <w:left w:val="none" w:sz="0" w:space="0" w:color="auto"/>
            <w:bottom w:val="none" w:sz="0" w:space="0" w:color="auto"/>
            <w:right w:val="none" w:sz="0" w:space="0" w:color="auto"/>
          </w:divBdr>
        </w:div>
        <w:div w:id="1403723040">
          <w:marLeft w:val="640"/>
          <w:marRight w:val="0"/>
          <w:marTop w:val="0"/>
          <w:marBottom w:val="0"/>
          <w:divBdr>
            <w:top w:val="none" w:sz="0" w:space="0" w:color="auto"/>
            <w:left w:val="none" w:sz="0" w:space="0" w:color="auto"/>
            <w:bottom w:val="none" w:sz="0" w:space="0" w:color="auto"/>
            <w:right w:val="none" w:sz="0" w:space="0" w:color="auto"/>
          </w:divBdr>
        </w:div>
        <w:div w:id="1410466227">
          <w:marLeft w:val="640"/>
          <w:marRight w:val="0"/>
          <w:marTop w:val="0"/>
          <w:marBottom w:val="0"/>
          <w:divBdr>
            <w:top w:val="none" w:sz="0" w:space="0" w:color="auto"/>
            <w:left w:val="none" w:sz="0" w:space="0" w:color="auto"/>
            <w:bottom w:val="none" w:sz="0" w:space="0" w:color="auto"/>
            <w:right w:val="none" w:sz="0" w:space="0" w:color="auto"/>
          </w:divBdr>
        </w:div>
        <w:div w:id="1463157186">
          <w:marLeft w:val="640"/>
          <w:marRight w:val="0"/>
          <w:marTop w:val="0"/>
          <w:marBottom w:val="0"/>
          <w:divBdr>
            <w:top w:val="none" w:sz="0" w:space="0" w:color="auto"/>
            <w:left w:val="none" w:sz="0" w:space="0" w:color="auto"/>
            <w:bottom w:val="none" w:sz="0" w:space="0" w:color="auto"/>
            <w:right w:val="none" w:sz="0" w:space="0" w:color="auto"/>
          </w:divBdr>
        </w:div>
        <w:div w:id="1508324398">
          <w:marLeft w:val="640"/>
          <w:marRight w:val="0"/>
          <w:marTop w:val="0"/>
          <w:marBottom w:val="0"/>
          <w:divBdr>
            <w:top w:val="none" w:sz="0" w:space="0" w:color="auto"/>
            <w:left w:val="none" w:sz="0" w:space="0" w:color="auto"/>
            <w:bottom w:val="none" w:sz="0" w:space="0" w:color="auto"/>
            <w:right w:val="none" w:sz="0" w:space="0" w:color="auto"/>
          </w:divBdr>
        </w:div>
        <w:div w:id="1510637278">
          <w:marLeft w:val="640"/>
          <w:marRight w:val="0"/>
          <w:marTop w:val="0"/>
          <w:marBottom w:val="0"/>
          <w:divBdr>
            <w:top w:val="none" w:sz="0" w:space="0" w:color="auto"/>
            <w:left w:val="none" w:sz="0" w:space="0" w:color="auto"/>
            <w:bottom w:val="none" w:sz="0" w:space="0" w:color="auto"/>
            <w:right w:val="none" w:sz="0" w:space="0" w:color="auto"/>
          </w:divBdr>
        </w:div>
        <w:div w:id="1512405972">
          <w:marLeft w:val="640"/>
          <w:marRight w:val="0"/>
          <w:marTop w:val="0"/>
          <w:marBottom w:val="0"/>
          <w:divBdr>
            <w:top w:val="none" w:sz="0" w:space="0" w:color="auto"/>
            <w:left w:val="none" w:sz="0" w:space="0" w:color="auto"/>
            <w:bottom w:val="none" w:sz="0" w:space="0" w:color="auto"/>
            <w:right w:val="none" w:sz="0" w:space="0" w:color="auto"/>
          </w:divBdr>
        </w:div>
        <w:div w:id="1515877275">
          <w:marLeft w:val="640"/>
          <w:marRight w:val="0"/>
          <w:marTop w:val="0"/>
          <w:marBottom w:val="0"/>
          <w:divBdr>
            <w:top w:val="none" w:sz="0" w:space="0" w:color="auto"/>
            <w:left w:val="none" w:sz="0" w:space="0" w:color="auto"/>
            <w:bottom w:val="none" w:sz="0" w:space="0" w:color="auto"/>
            <w:right w:val="none" w:sz="0" w:space="0" w:color="auto"/>
          </w:divBdr>
        </w:div>
        <w:div w:id="1544906998">
          <w:marLeft w:val="640"/>
          <w:marRight w:val="0"/>
          <w:marTop w:val="0"/>
          <w:marBottom w:val="0"/>
          <w:divBdr>
            <w:top w:val="none" w:sz="0" w:space="0" w:color="auto"/>
            <w:left w:val="none" w:sz="0" w:space="0" w:color="auto"/>
            <w:bottom w:val="none" w:sz="0" w:space="0" w:color="auto"/>
            <w:right w:val="none" w:sz="0" w:space="0" w:color="auto"/>
          </w:divBdr>
        </w:div>
        <w:div w:id="1571768029">
          <w:marLeft w:val="640"/>
          <w:marRight w:val="0"/>
          <w:marTop w:val="0"/>
          <w:marBottom w:val="0"/>
          <w:divBdr>
            <w:top w:val="none" w:sz="0" w:space="0" w:color="auto"/>
            <w:left w:val="none" w:sz="0" w:space="0" w:color="auto"/>
            <w:bottom w:val="none" w:sz="0" w:space="0" w:color="auto"/>
            <w:right w:val="none" w:sz="0" w:space="0" w:color="auto"/>
          </w:divBdr>
        </w:div>
        <w:div w:id="1575505507">
          <w:marLeft w:val="640"/>
          <w:marRight w:val="0"/>
          <w:marTop w:val="0"/>
          <w:marBottom w:val="0"/>
          <w:divBdr>
            <w:top w:val="none" w:sz="0" w:space="0" w:color="auto"/>
            <w:left w:val="none" w:sz="0" w:space="0" w:color="auto"/>
            <w:bottom w:val="none" w:sz="0" w:space="0" w:color="auto"/>
            <w:right w:val="none" w:sz="0" w:space="0" w:color="auto"/>
          </w:divBdr>
        </w:div>
        <w:div w:id="1590626544">
          <w:marLeft w:val="640"/>
          <w:marRight w:val="0"/>
          <w:marTop w:val="0"/>
          <w:marBottom w:val="0"/>
          <w:divBdr>
            <w:top w:val="none" w:sz="0" w:space="0" w:color="auto"/>
            <w:left w:val="none" w:sz="0" w:space="0" w:color="auto"/>
            <w:bottom w:val="none" w:sz="0" w:space="0" w:color="auto"/>
            <w:right w:val="none" w:sz="0" w:space="0" w:color="auto"/>
          </w:divBdr>
        </w:div>
        <w:div w:id="1594388318">
          <w:marLeft w:val="640"/>
          <w:marRight w:val="0"/>
          <w:marTop w:val="0"/>
          <w:marBottom w:val="0"/>
          <w:divBdr>
            <w:top w:val="none" w:sz="0" w:space="0" w:color="auto"/>
            <w:left w:val="none" w:sz="0" w:space="0" w:color="auto"/>
            <w:bottom w:val="none" w:sz="0" w:space="0" w:color="auto"/>
            <w:right w:val="none" w:sz="0" w:space="0" w:color="auto"/>
          </w:divBdr>
        </w:div>
        <w:div w:id="1597665868">
          <w:marLeft w:val="640"/>
          <w:marRight w:val="0"/>
          <w:marTop w:val="0"/>
          <w:marBottom w:val="0"/>
          <w:divBdr>
            <w:top w:val="none" w:sz="0" w:space="0" w:color="auto"/>
            <w:left w:val="none" w:sz="0" w:space="0" w:color="auto"/>
            <w:bottom w:val="none" w:sz="0" w:space="0" w:color="auto"/>
            <w:right w:val="none" w:sz="0" w:space="0" w:color="auto"/>
          </w:divBdr>
        </w:div>
        <w:div w:id="1621258057">
          <w:marLeft w:val="640"/>
          <w:marRight w:val="0"/>
          <w:marTop w:val="0"/>
          <w:marBottom w:val="0"/>
          <w:divBdr>
            <w:top w:val="none" w:sz="0" w:space="0" w:color="auto"/>
            <w:left w:val="none" w:sz="0" w:space="0" w:color="auto"/>
            <w:bottom w:val="none" w:sz="0" w:space="0" w:color="auto"/>
            <w:right w:val="none" w:sz="0" w:space="0" w:color="auto"/>
          </w:divBdr>
        </w:div>
        <w:div w:id="1625312309">
          <w:marLeft w:val="640"/>
          <w:marRight w:val="0"/>
          <w:marTop w:val="0"/>
          <w:marBottom w:val="0"/>
          <w:divBdr>
            <w:top w:val="none" w:sz="0" w:space="0" w:color="auto"/>
            <w:left w:val="none" w:sz="0" w:space="0" w:color="auto"/>
            <w:bottom w:val="none" w:sz="0" w:space="0" w:color="auto"/>
            <w:right w:val="none" w:sz="0" w:space="0" w:color="auto"/>
          </w:divBdr>
        </w:div>
        <w:div w:id="1743136317">
          <w:marLeft w:val="640"/>
          <w:marRight w:val="0"/>
          <w:marTop w:val="0"/>
          <w:marBottom w:val="0"/>
          <w:divBdr>
            <w:top w:val="none" w:sz="0" w:space="0" w:color="auto"/>
            <w:left w:val="none" w:sz="0" w:space="0" w:color="auto"/>
            <w:bottom w:val="none" w:sz="0" w:space="0" w:color="auto"/>
            <w:right w:val="none" w:sz="0" w:space="0" w:color="auto"/>
          </w:divBdr>
        </w:div>
        <w:div w:id="1774473235">
          <w:marLeft w:val="640"/>
          <w:marRight w:val="0"/>
          <w:marTop w:val="0"/>
          <w:marBottom w:val="0"/>
          <w:divBdr>
            <w:top w:val="none" w:sz="0" w:space="0" w:color="auto"/>
            <w:left w:val="none" w:sz="0" w:space="0" w:color="auto"/>
            <w:bottom w:val="none" w:sz="0" w:space="0" w:color="auto"/>
            <w:right w:val="none" w:sz="0" w:space="0" w:color="auto"/>
          </w:divBdr>
        </w:div>
        <w:div w:id="1841117216">
          <w:marLeft w:val="640"/>
          <w:marRight w:val="0"/>
          <w:marTop w:val="0"/>
          <w:marBottom w:val="0"/>
          <w:divBdr>
            <w:top w:val="none" w:sz="0" w:space="0" w:color="auto"/>
            <w:left w:val="none" w:sz="0" w:space="0" w:color="auto"/>
            <w:bottom w:val="none" w:sz="0" w:space="0" w:color="auto"/>
            <w:right w:val="none" w:sz="0" w:space="0" w:color="auto"/>
          </w:divBdr>
        </w:div>
        <w:div w:id="1858886201">
          <w:marLeft w:val="640"/>
          <w:marRight w:val="0"/>
          <w:marTop w:val="0"/>
          <w:marBottom w:val="0"/>
          <w:divBdr>
            <w:top w:val="none" w:sz="0" w:space="0" w:color="auto"/>
            <w:left w:val="none" w:sz="0" w:space="0" w:color="auto"/>
            <w:bottom w:val="none" w:sz="0" w:space="0" w:color="auto"/>
            <w:right w:val="none" w:sz="0" w:space="0" w:color="auto"/>
          </w:divBdr>
        </w:div>
        <w:div w:id="1863474755">
          <w:marLeft w:val="640"/>
          <w:marRight w:val="0"/>
          <w:marTop w:val="0"/>
          <w:marBottom w:val="0"/>
          <w:divBdr>
            <w:top w:val="none" w:sz="0" w:space="0" w:color="auto"/>
            <w:left w:val="none" w:sz="0" w:space="0" w:color="auto"/>
            <w:bottom w:val="none" w:sz="0" w:space="0" w:color="auto"/>
            <w:right w:val="none" w:sz="0" w:space="0" w:color="auto"/>
          </w:divBdr>
        </w:div>
        <w:div w:id="1879388659">
          <w:marLeft w:val="640"/>
          <w:marRight w:val="0"/>
          <w:marTop w:val="0"/>
          <w:marBottom w:val="0"/>
          <w:divBdr>
            <w:top w:val="none" w:sz="0" w:space="0" w:color="auto"/>
            <w:left w:val="none" w:sz="0" w:space="0" w:color="auto"/>
            <w:bottom w:val="none" w:sz="0" w:space="0" w:color="auto"/>
            <w:right w:val="none" w:sz="0" w:space="0" w:color="auto"/>
          </w:divBdr>
        </w:div>
        <w:div w:id="1899853707">
          <w:marLeft w:val="640"/>
          <w:marRight w:val="0"/>
          <w:marTop w:val="0"/>
          <w:marBottom w:val="0"/>
          <w:divBdr>
            <w:top w:val="none" w:sz="0" w:space="0" w:color="auto"/>
            <w:left w:val="none" w:sz="0" w:space="0" w:color="auto"/>
            <w:bottom w:val="none" w:sz="0" w:space="0" w:color="auto"/>
            <w:right w:val="none" w:sz="0" w:space="0" w:color="auto"/>
          </w:divBdr>
        </w:div>
        <w:div w:id="1905481723">
          <w:marLeft w:val="640"/>
          <w:marRight w:val="0"/>
          <w:marTop w:val="0"/>
          <w:marBottom w:val="0"/>
          <w:divBdr>
            <w:top w:val="none" w:sz="0" w:space="0" w:color="auto"/>
            <w:left w:val="none" w:sz="0" w:space="0" w:color="auto"/>
            <w:bottom w:val="none" w:sz="0" w:space="0" w:color="auto"/>
            <w:right w:val="none" w:sz="0" w:space="0" w:color="auto"/>
          </w:divBdr>
        </w:div>
        <w:div w:id="1910535633">
          <w:marLeft w:val="640"/>
          <w:marRight w:val="0"/>
          <w:marTop w:val="0"/>
          <w:marBottom w:val="0"/>
          <w:divBdr>
            <w:top w:val="none" w:sz="0" w:space="0" w:color="auto"/>
            <w:left w:val="none" w:sz="0" w:space="0" w:color="auto"/>
            <w:bottom w:val="none" w:sz="0" w:space="0" w:color="auto"/>
            <w:right w:val="none" w:sz="0" w:space="0" w:color="auto"/>
          </w:divBdr>
        </w:div>
        <w:div w:id="1917394921">
          <w:marLeft w:val="640"/>
          <w:marRight w:val="0"/>
          <w:marTop w:val="0"/>
          <w:marBottom w:val="0"/>
          <w:divBdr>
            <w:top w:val="none" w:sz="0" w:space="0" w:color="auto"/>
            <w:left w:val="none" w:sz="0" w:space="0" w:color="auto"/>
            <w:bottom w:val="none" w:sz="0" w:space="0" w:color="auto"/>
            <w:right w:val="none" w:sz="0" w:space="0" w:color="auto"/>
          </w:divBdr>
        </w:div>
        <w:div w:id="1917468246">
          <w:marLeft w:val="640"/>
          <w:marRight w:val="0"/>
          <w:marTop w:val="0"/>
          <w:marBottom w:val="0"/>
          <w:divBdr>
            <w:top w:val="none" w:sz="0" w:space="0" w:color="auto"/>
            <w:left w:val="none" w:sz="0" w:space="0" w:color="auto"/>
            <w:bottom w:val="none" w:sz="0" w:space="0" w:color="auto"/>
            <w:right w:val="none" w:sz="0" w:space="0" w:color="auto"/>
          </w:divBdr>
        </w:div>
        <w:div w:id="1923291530">
          <w:marLeft w:val="640"/>
          <w:marRight w:val="0"/>
          <w:marTop w:val="0"/>
          <w:marBottom w:val="0"/>
          <w:divBdr>
            <w:top w:val="none" w:sz="0" w:space="0" w:color="auto"/>
            <w:left w:val="none" w:sz="0" w:space="0" w:color="auto"/>
            <w:bottom w:val="none" w:sz="0" w:space="0" w:color="auto"/>
            <w:right w:val="none" w:sz="0" w:space="0" w:color="auto"/>
          </w:divBdr>
        </w:div>
        <w:div w:id="1965303107">
          <w:marLeft w:val="640"/>
          <w:marRight w:val="0"/>
          <w:marTop w:val="0"/>
          <w:marBottom w:val="0"/>
          <w:divBdr>
            <w:top w:val="none" w:sz="0" w:space="0" w:color="auto"/>
            <w:left w:val="none" w:sz="0" w:space="0" w:color="auto"/>
            <w:bottom w:val="none" w:sz="0" w:space="0" w:color="auto"/>
            <w:right w:val="none" w:sz="0" w:space="0" w:color="auto"/>
          </w:divBdr>
        </w:div>
        <w:div w:id="2011521267">
          <w:marLeft w:val="640"/>
          <w:marRight w:val="0"/>
          <w:marTop w:val="0"/>
          <w:marBottom w:val="0"/>
          <w:divBdr>
            <w:top w:val="none" w:sz="0" w:space="0" w:color="auto"/>
            <w:left w:val="none" w:sz="0" w:space="0" w:color="auto"/>
            <w:bottom w:val="none" w:sz="0" w:space="0" w:color="auto"/>
            <w:right w:val="none" w:sz="0" w:space="0" w:color="auto"/>
          </w:divBdr>
        </w:div>
        <w:div w:id="2023505257">
          <w:marLeft w:val="640"/>
          <w:marRight w:val="0"/>
          <w:marTop w:val="0"/>
          <w:marBottom w:val="0"/>
          <w:divBdr>
            <w:top w:val="none" w:sz="0" w:space="0" w:color="auto"/>
            <w:left w:val="none" w:sz="0" w:space="0" w:color="auto"/>
            <w:bottom w:val="none" w:sz="0" w:space="0" w:color="auto"/>
            <w:right w:val="none" w:sz="0" w:space="0" w:color="auto"/>
          </w:divBdr>
        </w:div>
        <w:div w:id="2076774914">
          <w:marLeft w:val="640"/>
          <w:marRight w:val="0"/>
          <w:marTop w:val="0"/>
          <w:marBottom w:val="0"/>
          <w:divBdr>
            <w:top w:val="none" w:sz="0" w:space="0" w:color="auto"/>
            <w:left w:val="none" w:sz="0" w:space="0" w:color="auto"/>
            <w:bottom w:val="none" w:sz="0" w:space="0" w:color="auto"/>
            <w:right w:val="none" w:sz="0" w:space="0" w:color="auto"/>
          </w:divBdr>
        </w:div>
        <w:div w:id="2115592251">
          <w:marLeft w:val="640"/>
          <w:marRight w:val="0"/>
          <w:marTop w:val="0"/>
          <w:marBottom w:val="0"/>
          <w:divBdr>
            <w:top w:val="none" w:sz="0" w:space="0" w:color="auto"/>
            <w:left w:val="none" w:sz="0" w:space="0" w:color="auto"/>
            <w:bottom w:val="none" w:sz="0" w:space="0" w:color="auto"/>
            <w:right w:val="none" w:sz="0" w:space="0" w:color="auto"/>
          </w:divBdr>
        </w:div>
        <w:div w:id="2129422418">
          <w:marLeft w:val="640"/>
          <w:marRight w:val="0"/>
          <w:marTop w:val="0"/>
          <w:marBottom w:val="0"/>
          <w:divBdr>
            <w:top w:val="none" w:sz="0" w:space="0" w:color="auto"/>
            <w:left w:val="none" w:sz="0" w:space="0" w:color="auto"/>
            <w:bottom w:val="none" w:sz="0" w:space="0" w:color="auto"/>
            <w:right w:val="none" w:sz="0" w:space="0" w:color="auto"/>
          </w:divBdr>
        </w:div>
        <w:div w:id="2133555966">
          <w:marLeft w:val="640"/>
          <w:marRight w:val="0"/>
          <w:marTop w:val="0"/>
          <w:marBottom w:val="0"/>
          <w:divBdr>
            <w:top w:val="none" w:sz="0" w:space="0" w:color="auto"/>
            <w:left w:val="none" w:sz="0" w:space="0" w:color="auto"/>
            <w:bottom w:val="none" w:sz="0" w:space="0" w:color="auto"/>
            <w:right w:val="none" w:sz="0" w:space="0" w:color="auto"/>
          </w:divBdr>
        </w:div>
        <w:div w:id="2144421841">
          <w:marLeft w:val="640"/>
          <w:marRight w:val="0"/>
          <w:marTop w:val="0"/>
          <w:marBottom w:val="0"/>
          <w:divBdr>
            <w:top w:val="none" w:sz="0" w:space="0" w:color="auto"/>
            <w:left w:val="none" w:sz="0" w:space="0" w:color="auto"/>
            <w:bottom w:val="none" w:sz="0" w:space="0" w:color="auto"/>
            <w:right w:val="none" w:sz="0" w:space="0" w:color="auto"/>
          </w:divBdr>
        </w:div>
      </w:divsChild>
    </w:div>
    <w:div w:id="804663105">
      <w:bodyDiv w:val="1"/>
      <w:marLeft w:val="0"/>
      <w:marRight w:val="0"/>
      <w:marTop w:val="0"/>
      <w:marBottom w:val="0"/>
      <w:divBdr>
        <w:top w:val="none" w:sz="0" w:space="0" w:color="auto"/>
        <w:left w:val="none" w:sz="0" w:space="0" w:color="auto"/>
        <w:bottom w:val="none" w:sz="0" w:space="0" w:color="auto"/>
        <w:right w:val="none" w:sz="0" w:space="0" w:color="auto"/>
      </w:divBdr>
      <w:divsChild>
        <w:div w:id="33505369">
          <w:marLeft w:val="640"/>
          <w:marRight w:val="0"/>
          <w:marTop w:val="0"/>
          <w:marBottom w:val="0"/>
          <w:divBdr>
            <w:top w:val="none" w:sz="0" w:space="0" w:color="auto"/>
            <w:left w:val="none" w:sz="0" w:space="0" w:color="auto"/>
            <w:bottom w:val="none" w:sz="0" w:space="0" w:color="auto"/>
            <w:right w:val="none" w:sz="0" w:space="0" w:color="auto"/>
          </w:divBdr>
        </w:div>
        <w:div w:id="33970157">
          <w:marLeft w:val="640"/>
          <w:marRight w:val="0"/>
          <w:marTop w:val="0"/>
          <w:marBottom w:val="0"/>
          <w:divBdr>
            <w:top w:val="none" w:sz="0" w:space="0" w:color="auto"/>
            <w:left w:val="none" w:sz="0" w:space="0" w:color="auto"/>
            <w:bottom w:val="none" w:sz="0" w:space="0" w:color="auto"/>
            <w:right w:val="none" w:sz="0" w:space="0" w:color="auto"/>
          </w:divBdr>
        </w:div>
        <w:div w:id="42800533">
          <w:marLeft w:val="640"/>
          <w:marRight w:val="0"/>
          <w:marTop w:val="0"/>
          <w:marBottom w:val="0"/>
          <w:divBdr>
            <w:top w:val="none" w:sz="0" w:space="0" w:color="auto"/>
            <w:left w:val="none" w:sz="0" w:space="0" w:color="auto"/>
            <w:bottom w:val="none" w:sz="0" w:space="0" w:color="auto"/>
            <w:right w:val="none" w:sz="0" w:space="0" w:color="auto"/>
          </w:divBdr>
        </w:div>
        <w:div w:id="48847347">
          <w:marLeft w:val="640"/>
          <w:marRight w:val="0"/>
          <w:marTop w:val="0"/>
          <w:marBottom w:val="0"/>
          <w:divBdr>
            <w:top w:val="none" w:sz="0" w:space="0" w:color="auto"/>
            <w:left w:val="none" w:sz="0" w:space="0" w:color="auto"/>
            <w:bottom w:val="none" w:sz="0" w:space="0" w:color="auto"/>
            <w:right w:val="none" w:sz="0" w:space="0" w:color="auto"/>
          </w:divBdr>
        </w:div>
        <w:div w:id="64769666">
          <w:marLeft w:val="640"/>
          <w:marRight w:val="0"/>
          <w:marTop w:val="0"/>
          <w:marBottom w:val="0"/>
          <w:divBdr>
            <w:top w:val="none" w:sz="0" w:space="0" w:color="auto"/>
            <w:left w:val="none" w:sz="0" w:space="0" w:color="auto"/>
            <w:bottom w:val="none" w:sz="0" w:space="0" w:color="auto"/>
            <w:right w:val="none" w:sz="0" w:space="0" w:color="auto"/>
          </w:divBdr>
        </w:div>
        <w:div w:id="84889706">
          <w:marLeft w:val="640"/>
          <w:marRight w:val="0"/>
          <w:marTop w:val="0"/>
          <w:marBottom w:val="0"/>
          <w:divBdr>
            <w:top w:val="none" w:sz="0" w:space="0" w:color="auto"/>
            <w:left w:val="none" w:sz="0" w:space="0" w:color="auto"/>
            <w:bottom w:val="none" w:sz="0" w:space="0" w:color="auto"/>
            <w:right w:val="none" w:sz="0" w:space="0" w:color="auto"/>
          </w:divBdr>
        </w:div>
        <w:div w:id="92366699">
          <w:marLeft w:val="640"/>
          <w:marRight w:val="0"/>
          <w:marTop w:val="0"/>
          <w:marBottom w:val="0"/>
          <w:divBdr>
            <w:top w:val="none" w:sz="0" w:space="0" w:color="auto"/>
            <w:left w:val="none" w:sz="0" w:space="0" w:color="auto"/>
            <w:bottom w:val="none" w:sz="0" w:space="0" w:color="auto"/>
            <w:right w:val="none" w:sz="0" w:space="0" w:color="auto"/>
          </w:divBdr>
        </w:div>
        <w:div w:id="113444471">
          <w:marLeft w:val="640"/>
          <w:marRight w:val="0"/>
          <w:marTop w:val="0"/>
          <w:marBottom w:val="0"/>
          <w:divBdr>
            <w:top w:val="none" w:sz="0" w:space="0" w:color="auto"/>
            <w:left w:val="none" w:sz="0" w:space="0" w:color="auto"/>
            <w:bottom w:val="none" w:sz="0" w:space="0" w:color="auto"/>
            <w:right w:val="none" w:sz="0" w:space="0" w:color="auto"/>
          </w:divBdr>
        </w:div>
        <w:div w:id="114180088">
          <w:marLeft w:val="640"/>
          <w:marRight w:val="0"/>
          <w:marTop w:val="0"/>
          <w:marBottom w:val="0"/>
          <w:divBdr>
            <w:top w:val="none" w:sz="0" w:space="0" w:color="auto"/>
            <w:left w:val="none" w:sz="0" w:space="0" w:color="auto"/>
            <w:bottom w:val="none" w:sz="0" w:space="0" w:color="auto"/>
            <w:right w:val="none" w:sz="0" w:space="0" w:color="auto"/>
          </w:divBdr>
        </w:div>
        <w:div w:id="122890645">
          <w:marLeft w:val="640"/>
          <w:marRight w:val="0"/>
          <w:marTop w:val="0"/>
          <w:marBottom w:val="0"/>
          <w:divBdr>
            <w:top w:val="none" w:sz="0" w:space="0" w:color="auto"/>
            <w:left w:val="none" w:sz="0" w:space="0" w:color="auto"/>
            <w:bottom w:val="none" w:sz="0" w:space="0" w:color="auto"/>
            <w:right w:val="none" w:sz="0" w:space="0" w:color="auto"/>
          </w:divBdr>
        </w:div>
        <w:div w:id="167403064">
          <w:marLeft w:val="640"/>
          <w:marRight w:val="0"/>
          <w:marTop w:val="0"/>
          <w:marBottom w:val="0"/>
          <w:divBdr>
            <w:top w:val="none" w:sz="0" w:space="0" w:color="auto"/>
            <w:left w:val="none" w:sz="0" w:space="0" w:color="auto"/>
            <w:bottom w:val="none" w:sz="0" w:space="0" w:color="auto"/>
            <w:right w:val="none" w:sz="0" w:space="0" w:color="auto"/>
          </w:divBdr>
        </w:div>
        <w:div w:id="203031395">
          <w:marLeft w:val="640"/>
          <w:marRight w:val="0"/>
          <w:marTop w:val="0"/>
          <w:marBottom w:val="0"/>
          <w:divBdr>
            <w:top w:val="none" w:sz="0" w:space="0" w:color="auto"/>
            <w:left w:val="none" w:sz="0" w:space="0" w:color="auto"/>
            <w:bottom w:val="none" w:sz="0" w:space="0" w:color="auto"/>
            <w:right w:val="none" w:sz="0" w:space="0" w:color="auto"/>
          </w:divBdr>
        </w:div>
        <w:div w:id="204683120">
          <w:marLeft w:val="640"/>
          <w:marRight w:val="0"/>
          <w:marTop w:val="0"/>
          <w:marBottom w:val="0"/>
          <w:divBdr>
            <w:top w:val="none" w:sz="0" w:space="0" w:color="auto"/>
            <w:left w:val="none" w:sz="0" w:space="0" w:color="auto"/>
            <w:bottom w:val="none" w:sz="0" w:space="0" w:color="auto"/>
            <w:right w:val="none" w:sz="0" w:space="0" w:color="auto"/>
          </w:divBdr>
        </w:div>
        <w:div w:id="285354050">
          <w:marLeft w:val="640"/>
          <w:marRight w:val="0"/>
          <w:marTop w:val="0"/>
          <w:marBottom w:val="0"/>
          <w:divBdr>
            <w:top w:val="none" w:sz="0" w:space="0" w:color="auto"/>
            <w:left w:val="none" w:sz="0" w:space="0" w:color="auto"/>
            <w:bottom w:val="none" w:sz="0" w:space="0" w:color="auto"/>
            <w:right w:val="none" w:sz="0" w:space="0" w:color="auto"/>
          </w:divBdr>
        </w:div>
        <w:div w:id="305091489">
          <w:marLeft w:val="640"/>
          <w:marRight w:val="0"/>
          <w:marTop w:val="0"/>
          <w:marBottom w:val="0"/>
          <w:divBdr>
            <w:top w:val="none" w:sz="0" w:space="0" w:color="auto"/>
            <w:left w:val="none" w:sz="0" w:space="0" w:color="auto"/>
            <w:bottom w:val="none" w:sz="0" w:space="0" w:color="auto"/>
            <w:right w:val="none" w:sz="0" w:space="0" w:color="auto"/>
          </w:divBdr>
        </w:div>
        <w:div w:id="305204336">
          <w:marLeft w:val="640"/>
          <w:marRight w:val="0"/>
          <w:marTop w:val="0"/>
          <w:marBottom w:val="0"/>
          <w:divBdr>
            <w:top w:val="none" w:sz="0" w:space="0" w:color="auto"/>
            <w:left w:val="none" w:sz="0" w:space="0" w:color="auto"/>
            <w:bottom w:val="none" w:sz="0" w:space="0" w:color="auto"/>
            <w:right w:val="none" w:sz="0" w:space="0" w:color="auto"/>
          </w:divBdr>
        </w:div>
        <w:div w:id="338505162">
          <w:marLeft w:val="640"/>
          <w:marRight w:val="0"/>
          <w:marTop w:val="0"/>
          <w:marBottom w:val="0"/>
          <w:divBdr>
            <w:top w:val="none" w:sz="0" w:space="0" w:color="auto"/>
            <w:left w:val="none" w:sz="0" w:space="0" w:color="auto"/>
            <w:bottom w:val="none" w:sz="0" w:space="0" w:color="auto"/>
            <w:right w:val="none" w:sz="0" w:space="0" w:color="auto"/>
          </w:divBdr>
        </w:div>
        <w:div w:id="367145638">
          <w:marLeft w:val="640"/>
          <w:marRight w:val="0"/>
          <w:marTop w:val="0"/>
          <w:marBottom w:val="0"/>
          <w:divBdr>
            <w:top w:val="none" w:sz="0" w:space="0" w:color="auto"/>
            <w:left w:val="none" w:sz="0" w:space="0" w:color="auto"/>
            <w:bottom w:val="none" w:sz="0" w:space="0" w:color="auto"/>
            <w:right w:val="none" w:sz="0" w:space="0" w:color="auto"/>
          </w:divBdr>
        </w:div>
        <w:div w:id="376780625">
          <w:marLeft w:val="640"/>
          <w:marRight w:val="0"/>
          <w:marTop w:val="0"/>
          <w:marBottom w:val="0"/>
          <w:divBdr>
            <w:top w:val="none" w:sz="0" w:space="0" w:color="auto"/>
            <w:left w:val="none" w:sz="0" w:space="0" w:color="auto"/>
            <w:bottom w:val="none" w:sz="0" w:space="0" w:color="auto"/>
            <w:right w:val="none" w:sz="0" w:space="0" w:color="auto"/>
          </w:divBdr>
        </w:div>
        <w:div w:id="385448665">
          <w:marLeft w:val="640"/>
          <w:marRight w:val="0"/>
          <w:marTop w:val="0"/>
          <w:marBottom w:val="0"/>
          <w:divBdr>
            <w:top w:val="none" w:sz="0" w:space="0" w:color="auto"/>
            <w:left w:val="none" w:sz="0" w:space="0" w:color="auto"/>
            <w:bottom w:val="none" w:sz="0" w:space="0" w:color="auto"/>
            <w:right w:val="none" w:sz="0" w:space="0" w:color="auto"/>
          </w:divBdr>
        </w:div>
        <w:div w:id="426390520">
          <w:marLeft w:val="640"/>
          <w:marRight w:val="0"/>
          <w:marTop w:val="0"/>
          <w:marBottom w:val="0"/>
          <w:divBdr>
            <w:top w:val="none" w:sz="0" w:space="0" w:color="auto"/>
            <w:left w:val="none" w:sz="0" w:space="0" w:color="auto"/>
            <w:bottom w:val="none" w:sz="0" w:space="0" w:color="auto"/>
            <w:right w:val="none" w:sz="0" w:space="0" w:color="auto"/>
          </w:divBdr>
        </w:div>
        <w:div w:id="461117564">
          <w:marLeft w:val="640"/>
          <w:marRight w:val="0"/>
          <w:marTop w:val="0"/>
          <w:marBottom w:val="0"/>
          <w:divBdr>
            <w:top w:val="none" w:sz="0" w:space="0" w:color="auto"/>
            <w:left w:val="none" w:sz="0" w:space="0" w:color="auto"/>
            <w:bottom w:val="none" w:sz="0" w:space="0" w:color="auto"/>
            <w:right w:val="none" w:sz="0" w:space="0" w:color="auto"/>
          </w:divBdr>
        </w:div>
        <w:div w:id="489256236">
          <w:marLeft w:val="640"/>
          <w:marRight w:val="0"/>
          <w:marTop w:val="0"/>
          <w:marBottom w:val="0"/>
          <w:divBdr>
            <w:top w:val="none" w:sz="0" w:space="0" w:color="auto"/>
            <w:left w:val="none" w:sz="0" w:space="0" w:color="auto"/>
            <w:bottom w:val="none" w:sz="0" w:space="0" w:color="auto"/>
            <w:right w:val="none" w:sz="0" w:space="0" w:color="auto"/>
          </w:divBdr>
        </w:div>
        <w:div w:id="491526205">
          <w:marLeft w:val="640"/>
          <w:marRight w:val="0"/>
          <w:marTop w:val="0"/>
          <w:marBottom w:val="0"/>
          <w:divBdr>
            <w:top w:val="none" w:sz="0" w:space="0" w:color="auto"/>
            <w:left w:val="none" w:sz="0" w:space="0" w:color="auto"/>
            <w:bottom w:val="none" w:sz="0" w:space="0" w:color="auto"/>
            <w:right w:val="none" w:sz="0" w:space="0" w:color="auto"/>
          </w:divBdr>
        </w:div>
        <w:div w:id="517937137">
          <w:marLeft w:val="640"/>
          <w:marRight w:val="0"/>
          <w:marTop w:val="0"/>
          <w:marBottom w:val="0"/>
          <w:divBdr>
            <w:top w:val="none" w:sz="0" w:space="0" w:color="auto"/>
            <w:left w:val="none" w:sz="0" w:space="0" w:color="auto"/>
            <w:bottom w:val="none" w:sz="0" w:space="0" w:color="auto"/>
            <w:right w:val="none" w:sz="0" w:space="0" w:color="auto"/>
          </w:divBdr>
        </w:div>
        <w:div w:id="529297289">
          <w:marLeft w:val="640"/>
          <w:marRight w:val="0"/>
          <w:marTop w:val="0"/>
          <w:marBottom w:val="0"/>
          <w:divBdr>
            <w:top w:val="none" w:sz="0" w:space="0" w:color="auto"/>
            <w:left w:val="none" w:sz="0" w:space="0" w:color="auto"/>
            <w:bottom w:val="none" w:sz="0" w:space="0" w:color="auto"/>
            <w:right w:val="none" w:sz="0" w:space="0" w:color="auto"/>
          </w:divBdr>
        </w:div>
        <w:div w:id="529877752">
          <w:marLeft w:val="640"/>
          <w:marRight w:val="0"/>
          <w:marTop w:val="0"/>
          <w:marBottom w:val="0"/>
          <w:divBdr>
            <w:top w:val="none" w:sz="0" w:space="0" w:color="auto"/>
            <w:left w:val="none" w:sz="0" w:space="0" w:color="auto"/>
            <w:bottom w:val="none" w:sz="0" w:space="0" w:color="auto"/>
            <w:right w:val="none" w:sz="0" w:space="0" w:color="auto"/>
          </w:divBdr>
        </w:div>
        <w:div w:id="545609694">
          <w:marLeft w:val="640"/>
          <w:marRight w:val="0"/>
          <w:marTop w:val="0"/>
          <w:marBottom w:val="0"/>
          <w:divBdr>
            <w:top w:val="none" w:sz="0" w:space="0" w:color="auto"/>
            <w:left w:val="none" w:sz="0" w:space="0" w:color="auto"/>
            <w:bottom w:val="none" w:sz="0" w:space="0" w:color="auto"/>
            <w:right w:val="none" w:sz="0" w:space="0" w:color="auto"/>
          </w:divBdr>
        </w:div>
        <w:div w:id="549076232">
          <w:marLeft w:val="640"/>
          <w:marRight w:val="0"/>
          <w:marTop w:val="0"/>
          <w:marBottom w:val="0"/>
          <w:divBdr>
            <w:top w:val="none" w:sz="0" w:space="0" w:color="auto"/>
            <w:left w:val="none" w:sz="0" w:space="0" w:color="auto"/>
            <w:bottom w:val="none" w:sz="0" w:space="0" w:color="auto"/>
            <w:right w:val="none" w:sz="0" w:space="0" w:color="auto"/>
          </w:divBdr>
        </w:div>
        <w:div w:id="579605137">
          <w:marLeft w:val="640"/>
          <w:marRight w:val="0"/>
          <w:marTop w:val="0"/>
          <w:marBottom w:val="0"/>
          <w:divBdr>
            <w:top w:val="none" w:sz="0" w:space="0" w:color="auto"/>
            <w:left w:val="none" w:sz="0" w:space="0" w:color="auto"/>
            <w:bottom w:val="none" w:sz="0" w:space="0" w:color="auto"/>
            <w:right w:val="none" w:sz="0" w:space="0" w:color="auto"/>
          </w:divBdr>
        </w:div>
        <w:div w:id="600138946">
          <w:marLeft w:val="640"/>
          <w:marRight w:val="0"/>
          <w:marTop w:val="0"/>
          <w:marBottom w:val="0"/>
          <w:divBdr>
            <w:top w:val="none" w:sz="0" w:space="0" w:color="auto"/>
            <w:left w:val="none" w:sz="0" w:space="0" w:color="auto"/>
            <w:bottom w:val="none" w:sz="0" w:space="0" w:color="auto"/>
            <w:right w:val="none" w:sz="0" w:space="0" w:color="auto"/>
          </w:divBdr>
        </w:div>
        <w:div w:id="614026338">
          <w:marLeft w:val="640"/>
          <w:marRight w:val="0"/>
          <w:marTop w:val="0"/>
          <w:marBottom w:val="0"/>
          <w:divBdr>
            <w:top w:val="none" w:sz="0" w:space="0" w:color="auto"/>
            <w:left w:val="none" w:sz="0" w:space="0" w:color="auto"/>
            <w:bottom w:val="none" w:sz="0" w:space="0" w:color="auto"/>
            <w:right w:val="none" w:sz="0" w:space="0" w:color="auto"/>
          </w:divBdr>
        </w:div>
        <w:div w:id="626205909">
          <w:marLeft w:val="640"/>
          <w:marRight w:val="0"/>
          <w:marTop w:val="0"/>
          <w:marBottom w:val="0"/>
          <w:divBdr>
            <w:top w:val="none" w:sz="0" w:space="0" w:color="auto"/>
            <w:left w:val="none" w:sz="0" w:space="0" w:color="auto"/>
            <w:bottom w:val="none" w:sz="0" w:space="0" w:color="auto"/>
            <w:right w:val="none" w:sz="0" w:space="0" w:color="auto"/>
          </w:divBdr>
        </w:div>
        <w:div w:id="643198361">
          <w:marLeft w:val="640"/>
          <w:marRight w:val="0"/>
          <w:marTop w:val="0"/>
          <w:marBottom w:val="0"/>
          <w:divBdr>
            <w:top w:val="none" w:sz="0" w:space="0" w:color="auto"/>
            <w:left w:val="none" w:sz="0" w:space="0" w:color="auto"/>
            <w:bottom w:val="none" w:sz="0" w:space="0" w:color="auto"/>
            <w:right w:val="none" w:sz="0" w:space="0" w:color="auto"/>
          </w:divBdr>
        </w:div>
        <w:div w:id="647173473">
          <w:marLeft w:val="640"/>
          <w:marRight w:val="0"/>
          <w:marTop w:val="0"/>
          <w:marBottom w:val="0"/>
          <w:divBdr>
            <w:top w:val="none" w:sz="0" w:space="0" w:color="auto"/>
            <w:left w:val="none" w:sz="0" w:space="0" w:color="auto"/>
            <w:bottom w:val="none" w:sz="0" w:space="0" w:color="auto"/>
            <w:right w:val="none" w:sz="0" w:space="0" w:color="auto"/>
          </w:divBdr>
        </w:div>
        <w:div w:id="647707279">
          <w:marLeft w:val="640"/>
          <w:marRight w:val="0"/>
          <w:marTop w:val="0"/>
          <w:marBottom w:val="0"/>
          <w:divBdr>
            <w:top w:val="none" w:sz="0" w:space="0" w:color="auto"/>
            <w:left w:val="none" w:sz="0" w:space="0" w:color="auto"/>
            <w:bottom w:val="none" w:sz="0" w:space="0" w:color="auto"/>
            <w:right w:val="none" w:sz="0" w:space="0" w:color="auto"/>
          </w:divBdr>
        </w:div>
        <w:div w:id="679550387">
          <w:marLeft w:val="640"/>
          <w:marRight w:val="0"/>
          <w:marTop w:val="0"/>
          <w:marBottom w:val="0"/>
          <w:divBdr>
            <w:top w:val="none" w:sz="0" w:space="0" w:color="auto"/>
            <w:left w:val="none" w:sz="0" w:space="0" w:color="auto"/>
            <w:bottom w:val="none" w:sz="0" w:space="0" w:color="auto"/>
            <w:right w:val="none" w:sz="0" w:space="0" w:color="auto"/>
          </w:divBdr>
        </w:div>
        <w:div w:id="711078816">
          <w:marLeft w:val="640"/>
          <w:marRight w:val="0"/>
          <w:marTop w:val="0"/>
          <w:marBottom w:val="0"/>
          <w:divBdr>
            <w:top w:val="none" w:sz="0" w:space="0" w:color="auto"/>
            <w:left w:val="none" w:sz="0" w:space="0" w:color="auto"/>
            <w:bottom w:val="none" w:sz="0" w:space="0" w:color="auto"/>
            <w:right w:val="none" w:sz="0" w:space="0" w:color="auto"/>
          </w:divBdr>
        </w:div>
        <w:div w:id="728725231">
          <w:marLeft w:val="640"/>
          <w:marRight w:val="0"/>
          <w:marTop w:val="0"/>
          <w:marBottom w:val="0"/>
          <w:divBdr>
            <w:top w:val="none" w:sz="0" w:space="0" w:color="auto"/>
            <w:left w:val="none" w:sz="0" w:space="0" w:color="auto"/>
            <w:bottom w:val="none" w:sz="0" w:space="0" w:color="auto"/>
            <w:right w:val="none" w:sz="0" w:space="0" w:color="auto"/>
          </w:divBdr>
        </w:div>
        <w:div w:id="742992051">
          <w:marLeft w:val="640"/>
          <w:marRight w:val="0"/>
          <w:marTop w:val="0"/>
          <w:marBottom w:val="0"/>
          <w:divBdr>
            <w:top w:val="none" w:sz="0" w:space="0" w:color="auto"/>
            <w:left w:val="none" w:sz="0" w:space="0" w:color="auto"/>
            <w:bottom w:val="none" w:sz="0" w:space="0" w:color="auto"/>
            <w:right w:val="none" w:sz="0" w:space="0" w:color="auto"/>
          </w:divBdr>
        </w:div>
        <w:div w:id="786000523">
          <w:marLeft w:val="640"/>
          <w:marRight w:val="0"/>
          <w:marTop w:val="0"/>
          <w:marBottom w:val="0"/>
          <w:divBdr>
            <w:top w:val="none" w:sz="0" w:space="0" w:color="auto"/>
            <w:left w:val="none" w:sz="0" w:space="0" w:color="auto"/>
            <w:bottom w:val="none" w:sz="0" w:space="0" w:color="auto"/>
            <w:right w:val="none" w:sz="0" w:space="0" w:color="auto"/>
          </w:divBdr>
        </w:div>
        <w:div w:id="791559383">
          <w:marLeft w:val="640"/>
          <w:marRight w:val="0"/>
          <w:marTop w:val="0"/>
          <w:marBottom w:val="0"/>
          <w:divBdr>
            <w:top w:val="none" w:sz="0" w:space="0" w:color="auto"/>
            <w:left w:val="none" w:sz="0" w:space="0" w:color="auto"/>
            <w:bottom w:val="none" w:sz="0" w:space="0" w:color="auto"/>
            <w:right w:val="none" w:sz="0" w:space="0" w:color="auto"/>
          </w:divBdr>
        </w:div>
        <w:div w:id="795951062">
          <w:marLeft w:val="640"/>
          <w:marRight w:val="0"/>
          <w:marTop w:val="0"/>
          <w:marBottom w:val="0"/>
          <w:divBdr>
            <w:top w:val="none" w:sz="0" w:space="0" w:color="auto"/>
            <w:left w:val="none" w:sz="0" w:space="0" w:color="auto"/>
            <w:bottom w:val="none" w:sz="0" w:space="0" w:color="auto"/>
            <w:right w:val="none" w:sz="0" w:space="0" w:color="auto"/>
          </w:divBdr>
        </w:div>
        <w:div w:id="796026878">
          <w:marLeft w:val="640"/>
          <w:marRight w:val="0"/>
          <w:marTop w:val="0"/>
          <w:marBottom w:val="0"/>
          <w:divBdr>
            <w:top w:val="none" w:sz="0" w:space="0" w:color="auto"/>
            <w:left w:val="none" w:sz="0" w:space="0" w:color="auto"/>
            <w:bottom w:val="none" w:sz="0" w:space="0" w:color="auto"/>
            <w:right w:val="none" w:sz="0" w:space="0" w:color="auto"/>
          </w:divBdr>
        </w:div>
        <w:div w:id="854732065">
          <w:marLeft w:val="640"/>
          <w:marRight w:val="0"/>
          <w:marTop w:val="0"/>
          <w:marBottom w:val="0"/>
          <w:divBdr>
            <w:top w:val="none" w:sz="0" w:space="0" w:color="auto"/>
            <w:left w:val="none" w:sz="0" w:space="0" w:color="auto"/>
            <w:bottom w:val="none" w:sz="0" w:space="0" w:color="auto"/>
            <w:right w:val="none" w:sz="0" w:space="0" w:color="auto"/>
          </w:divBdr>
        </w:div>
        <w:div w:id="870385136">
          <w:marLeft w:val="640"/>
          <w:marRight w:val="0"/>
          <w:marTop w:val="0"/>
          <w:marBottom w:val="0"/>
          <w:divBdr>
            <w:top w:val="none" w:sz="0" w:space="0" w:color="auto"/>
            <w:left w:val="none" w:sz="0" w:space="0" w:color="auto"/>
            <w:bottom w:val="none" w:sz="0" w:space="0" w:color="auto"/>
            <w:right w:val="none" w:sz="0" w:space="0" w:color="auto"/>
          </w:divBdr>
        </w:div>
        <w:div w:id="910119981">
          <w:marLeft w:val="640"/>
          <w:marRight w:val="0"/>
          <w:marTop w:val="0"/>
          <w:marBottom w:val="0"/>
          <w:divBdr>
            <w:top w:val="none" w:sz="0" w:space="0" w:color="auto"/>
            <w:left w:val="none" w:sz="0" w:space="0" w:color="auto"/>
            <w:bottom w:val="none" w:sz="0" w:space="0" w:color="auto"/>
            <w:right w:val="none" w:sz="0" w:space="0" w:color="auto"/>
          </w:divBdr>
        </w:div>
        <w:div w:id="935597542">
          <w:marLeft w:val="640"/>
          <w:marRight w:val="0"/>
          <w:marTop w:val="0"/>
          <w:marBottom w:val="0"/>
          <w:divBdr>
            <w:top w:val="none" w:sz="0" w:space="0" w:color="auto"/>
            <w:left w:val="none" w:sz="0" w:space="0" w:color="auto"/>
            <w:bottom w:val="none" w:sz="0" w:space="0" w:color="auto"/>
            <w:right w:val="none" w:sz="0" w:space="0" w:color="auto"/>
          </w:divBdr>
        </w:div>
        <w:div w:id="966929761">
          <w:marLeft w:val="640"/>
          <w:marRight w:val="0"/>
          <w:marTop w:val="0"/>
          <w:marBottom w:val="0"/>
          <w:divBdr>
            <w:top w:val="none" w:sz="0" w:space="0" w:color="auto"/>
            <w:left w:val="none" w:sz="0" w:space="0" w:color="auto"/>
            <w:bottom w:val="none" w:sz="0" w:space="0" w:color="auto"/>
            <w:right w:val="none" w:sz="0" w:space="0" w:color="auto"/>
          </w:divBdr>
        </w:div>
        <w:div w:id="974679845">
          <w:marLeft w:val="640"/>
          <w:marRight w:val="0"/>
          <w:marTop w:val="0"/>
          <w:marBottom w:val="0"/>
          <w:divBdr>
            <w:top w:val="none" w:sz="0" w:space="0" w:color="auto"/>
            <w:left w:val="none" w:sz="0" w:space="0" w:color="auto"/>
            <w:bottom w:val="none" w:sz="0" w:space="0" w:color="auto"/>
            <w:right w:val="none" w:sz="0" w:space="0" w:color="auto"/>
          </w:divBdr>
        </w:div>
        <w:div w:id="990984251">
          <w:marLeft w:val="640"/>
          <w:marRight w:val="0"/>
          <w:marTop w:val="0"/>
          <w:marBottom w:val="0"/>
          <w:divBdr>
            <w:top w:val="none" w:sz="0" w:space="0" w:color="auto"/>
            <w:left w:val="none" w:sz="0" w:space="0" w:color="auto"/>
            <w:bottom w:val="none" w:sz="0" w:space="0" w:color="auto"/>
            <w:right w:val="none" w:sz="0" w:space="0" w:color="auto"/>
          </w:divBdr>
        </w:div>
        <w:div w:id="1003508922">
          <w:marLeft w:val="640"/>
          <w:marRight w:val="0"/>
          <w:marTop w:val="0"/>
          <w:marBottom w:val="0"/>
          <w:divBdr>
            <w:top w:val="none" w:sz="0" w:space="0" w:color="auto"/>
            <w:left w:val="none" w:sz="0" w:space="0" w:color="auto"/>
            <w:bottom w:val="none" w:sz="0" w:space="0" w:color="auto"/>
            <w:right w:val="none" w:sz="0" w:space="0" w:color="auto"/>
          </w:divBdr>
        </w:div>
        <w:div w:id="1006327865">
          <w:marLeft w:val="640"/>
          <w:marRight w:val="0"/>
          <w:marTop w:val="0"/>
          <w:marBottom w:val="0"/>
          <w:divBdr>
            <w:top w:val="none" w:sz="0" w:space="0" w:color="auto"/>
            <w:left w:val="none" w:sz="0" w:space="0" w:color="auto"/>
            <w:bottom w:val="none" w:sz="0" w:space="0" w:color="auto"/>
            <w:right w:val="none" w:sz="0" w:space="0" w:color="auto"/>
          </w:divBdr>
        </w:div>
        <w:div w:id="1041055572">
          <w:marLeft w:val="640"/>
          <w:marRight w:val="0"/>
          <w:marTop w:val="0"/>
          <w:marBottom w:val="0"/>
          <w:divBdr>
            <w:top w:val="none" w:sz="0" w:space="0" w:color="auto"/>
            <w:left w:val="none" w:sz="0" w:space="0" w:color="auto"/>
            <w:bottom w:val="none" w:sz="0" w:space="0" w:color="auto"/>
            <w:right w:val="none" w:sz="0" w:space="0" w:color="auto"/>
          </w:divBdr>
        </w:div>
        <w:div w:id="1048529482">
          <w:marLeft w:val="640"/>
          <w:marRight w:val="0"/>
          <w:marTop w:val="0"/>
          <w:marBottom w:val="0"/>
          <w:divBdr>
            <w:top w:val="none" w:sz="0" w:space="0" w:color="auto"/>
            <w:left w:val="none" w:sz="0" w:space="0" w:color="auto"/>
            <w:bottom w:val="none" w:sz="0" w:space="0" w:color="auto"/>
            <w:right w:val="none" w:sz="0" w:space="0" w:color="auto"/>
          </w:divBdr>
        </w:div>
        <w:div w:id="1155221953">
          <w:marLeft w:val="640"/>
          <w:marRight w:val="0"/>
          <w:marTop w:val="0"/>
          <w:marBottom w:val="0"/>
          <w:divBdr>
            <w:top w:val="none" w:sz="0" w:space="0" w:color="auto"/>
            <w:left w:val="none" w:sz="0" w:space="0" w:color="auto"/>
            <w:bottom w:val="none" w:sz="0" w:space="0" w:color="auto"/>
            <w:right w:val="none" w:sz="0" w:space="0" w:color="auto"/>
          </w:divBdr>
        </w:div>
        <w:div w:id="1175849397">
          <w:marLeft w:val="640"/>
          <w:marRight w:val="0"/>
          <w:marTop w:val="0"/>
          <w:marBottom w:val="0"/>
          <w:divBdr>
            <w:top w:val="none" w:sz="0" w:space="0" w:color="auto"/>
            <w:left w:val="none" w:sz="0" w:space="0" w:color="auto"/>
            <w:bottom w:val="none" w:sz="0" w:space="0" w:color="auto"/>
            <w:right w:val="none" w:sz="0" w:space="0" w:color="auto"/>
          </w:divBdr>
        </w:div>
        <w:div w:id="1190533952">
          <w:marLeft w:val="640"/>
          <w:marRight w:val="0"/>
          <w:marTop w:val="0"/>
          <w:marBottom w:val="0"/>
          <w:divBdr>
            <w:top w:val="none" w:sz="0" w:space="0" w:color="auto"/>
            <w:left w:val="none" w:sz="0" w:space="0" w:color="auto"/>
            <w:bottom w:val="none" w:sz="0" w:space="0" w:color="auto"/>
            <w:right w:val="none" w:sz="0" w:space="0" w:color="auto"/>
          </w:divBdr>
        </w:div>
        <w:div w:id="1236017904">
          <w:marLeft w:val="640"/>
          <w:marRight w:val="0"/>
          <w:marTop w:val="0"/>
          <w:marBottom w:val="0"/>
          <w:divBdr>
            <w:top w:val="none" w:sz="0" w:space="0" w:color="auto"/>
            <w:left w:val="none" w:sz="0" w:space="0" w:color="auto"/>
            <w:bottom w:val="none" w:sz="0" w:space="0" w:color="auto"/>
            <w:right w:val="none" w:sz="0" w:space="0" w:color="auto"/>
          </w:divBdr>
        </w:div>
        <w:div w:id="1272586535">
          <w:marLeft w:val="640"/>
          <w:marRight w:val="0"/>
          <w:marTop w:val="0"/>
          <w:marBottom w:val="0"/>
          <w:divBdr>
            <w:top w:val="none" w:sz="0" w:space="0" w:color="auto"/>
            <w:left w:val="none" w:sz="0" w:space="0" w:color="auto"/>
            <w:bottom w:val="none" w:sz="0" w:space="0" w:color="auto"/>
            <w:right w:val="none" w:sz="0" w:space="0" w:color="auto"/>
          </w:divBdr>
        </w:div>
        <w:div w:id="1275551880">
          <w:marLeft w:val="640"/>
          <w:marRight w:val="0"/>
          <w:marTop w:val="0"/>
          <w:marBottom w:val="0"/>
          <w:divBdr>
            <w:top w:val="none" w:sz="0" w:space="0" w:color="auto"/>
            <w:left w:val="none" w:sz="0" w:space="0" w:color="auto"/>
            <w:bottom w:val="none" w:sz="0" w:space="0" w:color="auto"/>
            <w:right w:val="none" w:sz="0" w:space="0" w:color="auto"/>
          </w:divBdr>
        </w:div>
        <w:div w:id="1339768412">
          <w:marLeft w:val="640"/>
          <w:marRight w:val="0"/>
          <w:marTop w:val="0"/>
          <w:marBottom w:val="0"/>
          <w:divBdr>
            <w:top w:val="none" w:sz="0" w:space="0" w:color="auto"/>
            <w:left w:val="none" w:sz="0" w:space="0" w:color="auto"/>
            <w:bottom w:val="none" w:sz="0" w:space="0" w:color="auto"/>
            <w:right w:val="none" w:sz="0" w:space="0" w:color="auto"/>
          </w:divBdr>
        </w:div>
        <w:div w:id="1343511954">
          <w:marLeft w:val="640"/>
          <w:marRight w:val="0"/>
          <w:marTop w:val="0"/>
          <w:marBottom w:val="0"/>
          <w:divBdr>
            <w:top w:val="none" w:sz="0" w:space="0" w:color="auto"/>
            <w:left w:val="none" w:sz="0" w:space="0" w:color="auto"/>
            <w:bottom w:val="none" w:sz="0" w:space="0" w:color="auto"/>
            <w:right w:val="none" w:sz="0" w:space="0" w:color="auto"/>
          </w:divBdr>
        </w:div>
        <w:div w:id="1397245945">
          <w:marLeft w:val="640"/>
          <w:marRight w:val="0"/>
          <w:marTop w:val="0"/>
          <w:marBottom w:val="0"/>
          <w:divBdr>
            <w:top w:val="none" w:sz="0" w:space="0" w:color="auto"/>
            <w:left w:val="none" w:sz="0" w:space="0" w:color="auto"/>
            <w:bottom w:val="none" w:sz="0" w:space="0" w:color="auto"/>
            <w:right w:val="none" w:sz="0" w:space="0" w:color="auto"/>
          </w:divBdr>
        </w:div>
        <w:div w:id="1416169169">
          <w:marLeft w:val="640"/>
          <w:marRight w:val="0"/>
          <w:marTop w:val="0"/>
          <w:marBottom w:val="0"/>
          <w:divBdr>
            <w:top w:val="none" w:sz="0" w:space="0" w:color="auto"/>
            <w:left w:val="none" w:sz="0" w:space="0" w:color="auto"/>
            <w:bottom w:val="none" w:sz="0" w:space="0" w:color="auto"/>
            <w:right w:val="none" w:sz="0" w:space="0" w:color="auto"/>
          </w:divBdr>
        </w:div>
        <w:div w:id="1438259754">
          <w:marLeft w:val="640"/>
          <w:marRight w:val="0"/>
          <w:marTop w:val="0"/>
          <w:marBottom w:val="0"/>
          <w:divBdr>
            <w:top w:val="none" w:sz="0" w:space="0" w:color="auto"/>
            <w:left w:val="none" w:sz="0" w:space="0" w:color="auto"/>
            <w:bottom w:val="none" w:sz="0" w:space="0" w:color="auto"/>
            <w:right w:val="none" w:sz="0" w:space="0" w:color="auto"/>
          </w:divBdr>
        </w:div>
        <w:div w:id="1456101333">
          <w:marLeft w:val="640"/>
          <w:marRight w:val="0"/>
          <w:marTop w:val="0"/>
          <w:marBottom w:val="0"/>
          <w:divBdr>
            <w:top w:val="none" w:sz="0" w:space="0" w:color="auto"/>
            <w:left w:val="none" w:sz="0" w:space="0" w:color="auto"/>
            <w:bottom w:val="none" w:sz="0" w:space="0" w:color="auto"/>
            <w:right w:val="none" w:sz="0" w:space="0" w:color="auto"/>
          </w:divBdr>
        </w:div>
        <w:div w:id="1466460355">
          <w:marLeft w:val="640"/>
          <w:marRight w:val="0"/>
          <w:marTop w:val="0"/>
          <w:marBottom w:val="0"/>
          <w:divBdr>
            <w:top w:val="none" w:sz="0" w:space="0" w:color="auto"/>
            <w:left w:val="none" w:sz="0" w:space="0" w:color="auto"/>
            <w:bottom w:val="none" w:sz="0" w:space="0" w:color="auto"/>
            <w:right w:val="none" w:sz="0" w:space="0" w:color="auto"/>
          </w:divBdr>
        </w:div>
        <w:div w:id="1487626329">
          <w:marLeft w:val="640"/>
          <w:marRight w:val="0"/>
          <w:marTop w:val="0"/>
          <w:marBottom w:val="0"/>
          <w:divBdr>
            <w:top w:val="none" w:sz="0" w:space="0" w:color="auto"/>
            <w:left w:val="none" w:sz="0" w:space="0" w:color="auto"/>
            <w:bottom w:val="none" w:sz="0" w:space="0" w:color="auto"/>
            <w:right w:val="none" w:sz="0" w:space="0" w:color="auto"/>
          </w:divBdr>
        </w:div>
        <w:div w:id="1488790746">
          <w:marLeft w:val="640"/>
          <w:marRight w:val="0"/>
          <w:marTop w:val="0"/>
          <w:marBottom w:val="0"/>
          <w:divBdr>
            <w:top w:val="none" w:sz="0" w:space="0" w:color="auto"/>
            <w:left w:val="none" w:sz="0" w:space="0" w:color="auto"/>
            <w:bottom w:val="none" w:sz="0" w:space="0" w:color="auto"/>
            <w:right w:val="none" w:sz="0" w:space="0" w:color="auto"/>
          </w:divBdr>
        </w:div>
        <w:div w:id="1503541364">
          <w:marLeft w:val="640"/>
          <w:marRight w:val="0"/>
          <w:marTop w:val="0"/>
          <w:marBottom w:val="0"/>
          <w:divBdr>
            <w:top w:val="none" w:sz="0" w:space="0" w:color="auto"/>
            <w:left w:val="none" w:sz="0" w:space="0" w:color="auto"/>
            <w:bottom w:val="none" w:sz="0" w:space="0" w:color="auto"/>
            <w:right w:val="none" w:sz="0" w:space="0" w:color="auto"/>
          </w:divBdr>
        </w:div>
        <w:div w:id="1505709890">
          <w:marLeft w:val="640"/>
          <w:marRight w:val="0"/>
          <w:marTop w:val="0"/>
          <w:marBottom w:val="0"/>
          <w:divBdr>
            <w:top w:val="none" w:sz="0" w:space="0" w:color="auto"/>
            <w:left w:val="none" w:sz="0" w:space="0" w:color="auto"/>
            <w:bottom w:val="none" w:sz="0" w:space="0" w:color="auto"/>
            <w:right w:val="none" w:sz="0" w:space="0" w:color="auto"/>
          </w:divBdr>
        </w:div>
        <w:div w:id="1528785937">
          <w:marLeft w:val="640"/>
          <w:marRight w:val="0"/>
          <w:marTop w:val="0"/>
          <w:marBottom w:val="0"/>
          <w:divBdr>
            <w:top w:val="none" w:sz="0" w:space="0" w:color="auto"/>
            <w:left w:val="none" w:sz="0" w:space="0" w:color="auto"/>
            <w:bottom w:val="none" w:sz="0" w:space="0" w:color="auto"/>
            <w:right w:val="none" w:sz="0" w:space="0" w:color="auto"/>
          </w:divBdr>
        </w:div>
        <w:div w:id="1569806569">
          <w:marLeft w:val="640"/>
          <w:marRight w:val="0"/>
          <w:marTop w:val="0"/>
          <w:marBottom w:val="0"/>
          <w:divBdr>
            <w:top w:val="none" w:sz="0" w:space="0" w:color="auto"/>
            <w:left w:val="none" w:sz="0" w:space="0" w:color="auto"/>
            <w:bottom w:val="none" w:sz="0" w:space="0" w:color="auto"/>
            <w:right w:val="none" w:sz="0" w:space="0" w:color="auto"/>
          </w:divBdr>
        </w:div>
        <w:div w:id="1631587463">
          <w:marLeft w:val="640"/>
          <w:marRight w:val="0"/>
          <w:marTop w:val="0"/>
          <w:marBottom w:val="0"/>
          <w:divBdr>
            <w:top w:val="none" w:sz="0" w:space="0" w:color="auto"/>
            <w:left w:val="none" w:sz="0" w:space="0" w:color="auto"/>
            <w:bottom w:val="none" w:sz="0" w:space="0" w:color="auto"/>
            <w:right w:val="none" w:sz="0" w:space="0" w:color="auto"/>
          </w:divBdr>
        </w:div>
        <w:div w:id="1642540673">
          <w:marLeft w:val="640"/>
          <w:marRight w:val="0"/>
          <w:marTop w:val="0"/>
          <w:marBottom w:val="0"/>
          <w:divBdr>
            <w:top w:val="none" w:sz="0" w:space="0" w:color="auto"/>
            <w:left w:val="none" w:sz="0" w:space="0" w:color="auto"/>
            <w:bottom w:val="none" w:sz="0" w:space="0" w:color="auto"/>
            <w:right w:val="none" w:sz="0" w:space="0" w:color="auto"/>
          </w:divBdr>
        </w:div>
        <w:div w:id="1693720417">
          <w:marLeft w:val="640"/>
          <w:marRight w:val="0"/>
          <w:marTop w:val="0"/>
          <w:marBottom w:val="0"/>
          <w:divBdr>
            <w:top w:val="none" w:sz="0" w:space="0" w:color="auto"/>
            <w:left w:val="none" w:sz="0" w:space="0" w:color="auto"/>
            <w:bottom w:val="none" w:sz="0" w:space="0" w:color="auto"/>
            <w:right w:val="none" w:sz="0" w:space="0" w:color="auto"/>
          </w:divBdr>
        </w:div>
        <w:div w:id="1711489246">
          <w:marLeft w:val="640"/>
          <w:marRight w:val="0"/>
          <w:marTop w:val="0"/>
          <w:marBottom w:val="0"/>
          <w:divBdr>
            <w:top w:val="none" w:sz="0" w:space="0" w:color="auto"/>
            <w:left w:val="none" w:sz="0" w:space="0" w:color="auto"/>
            <w:bottom w:val="none" w:sz="0" w:space="0" w:color="auto"/>
            <w:right w:val="none" w:sz="0" w:space="0" w:color="auto"/>
          </w:divBdr>
        </w:div>
        <w:div w:id="1728988686">
          <w:marLeft w:val="640"/>
          <w:marRight w:val="0"/>
          <w:marTop w:val="0"/>
          <w:marBottom w:val="0"/>
          <w:divBdr>
            <w:top w:val="none" w:sz="0" w:space="0" w:color="auto"/>
            <w:left w:val="none" w:sz="0" w:space="0" w:color="auto"/>
            <w:bottom w:val="none" w:sz="0" w:space="0" w:color="auto"/>
            <w:right w:val="none" w:sz="0" w:space="0" w:color="auto"/>
          </w:divBdr>
        </w:div>
        <w:div w:id="1766611559">
          <w:marLeft w:val="640"/>
          <w:marRight w:val="0"/>
          <w:marTop w:val="0"/>
          <w:marBottom w:val="0"/>
          <w:divBdr>
            <w:top w:val="none" w:sz="0" w:space="0" w:color="auto"/>
            <w:left w:val="none" w:sz="0" w:space="0" w:color="auto"/>
            <w:bottom w:val="none" w:sz="0" w:space="0" w:color="auto"/>
            <w:right w:val="none" w:sz="0" w:space="0" w:color="auto"/>
          </w:divBdr>
        </w:div>
        <w:div w:id="1769425489">
          <w:marLeft w:val="640"/>
          <w:marRight w:val="0"/>
          <w:marTop w:val="0"/>
          <w:marBottom w:val="0"/>
          <w:divBdr>
            <w:top w:val="none" w:sz="0" w:space="0" w:color="auto"/>
            <w:left w:val="none" w:sz="0" w:space="0" w:color="auto"/>
            <w:bottom w:val="none" w:sz="0" w:space="0" w:color="auto"/>
            <w:right w:val="none" w:sz="0" w:space="0" w:color="auto"/>
          </w:divBdr>
        </w:div>
        <w:div w:id="1772315104">
          <w:marLeft w:val="640"/>
          <w:marRight w:val="0"/>
          <w:marTop w:val="0"/>
          <w:marBottom w:val="0"/>
          <w:divBdr>
            <w:top w:val="none" w:sz="0" w:space="0" w:color="auto"/>
            <w:left w:val="none" w:sz="0" w:space="0" w:color="auto"/>
            <w:bottom w:val="none" w:sz="0" w:space="0" w:color="auto"/>
            <w:right w:val="none" w:sz="0" w:space="0" w:color="auto"/>
          </w:divBdr>
        </w:div>
        <w:div w:id="1775176192">
          <w:marLeft w:val="640"/>
          <w:marRight w:val="0"/>
          <w:marTop w:val="0"/>
          <w:marBottom w:val="0"/>
          <w:divBdr>
            <w:top w:val="none" w:sz="0" w:space="0" w:color="auto"/>
            <w:left w:val="none" w:sz="0" w:space="0" w:color="auto"/>
            <w:bottom w:val="none" w:sz="0" w:space="0" w:color="auto"/>
            <w:right w:val="none" w:sz="0" w:space="0" w:color="auto"/>
          </w:divBdr>
        </w:div>
        <w:div w:id="1797869901">
          <w:marLeft w:val="640"/>
          <w:marRight w:val="0"/>
          <w:marTop w:val="0"/>
          <w:marBottom w:val="0"/>
          <w:divBdr>
            <w:top w:val="none" w:sz="0" w:space="0" w:color="auto"/>
            <w:left w:val="none" w:sz="0" w:space="0" w:color="auto"/>
            <w:bottom w:val="none" w:sz="0" w:space="0" w:color="auto"/>
            <w:right w:val="none" w:sz="0" w:space="0" w:color="auto"/>
          </w:divBdr>
        </w:div>
        <w:div w:id="1813864188">
          <w:marLeft w:val="640"/>
          <w:marRight w:val="0"/>
          <w:marTop w:val="0"/>
          <w:marBottom w:val="0"/>
          <w:divBdr>
            <w:top w:val="none" w:sz="0" w:space="0" w:color="auto"/>
            <w:left w:val="none" w:sz="0" w:space="0" w:color="auto"/>
            <w:bottom w:val="none" w:sz="0" w:space="0" w:color="auto"/>
            <w:right w:val="none" w:sz="0" w:space="0" w:color="auto"/>
          </w:divBdr>
        </w:div>
        <w:div w:id="1843163243">
          <w:marLeft w:val="640"/>
          <w:marRight w:val="0"/>
          <w:marTop w:val="0"/>
          <w:marBottom w:val="0"/>
          <w:divBdr>
            <w:top w:val="none" w:sz="0" w:space="0" w:color="auto"/>
            <w:left w:val="none" w:sz="0" w:space="0" w:color="auto"/>
            <w:bottom w:val="none" w:sz="0" w:space="0" w:color="auto"/>
            <w:right w:val="none" w:sz="0" w:space="0" w:color="auto"/>
          </w:divBdr>
        </w:div>
        <w:div w:id="1887057461">
          <w:marLeft w:val="640"/>
          <w:marRight w:val="0"/>
          <w:marTop w:val="0"/>
          <w:marBottom w:val="0"/>
          <w:divBdr>
            <w:top w:val="none" w:sz="0" w:space="0" w:color="auto"/>
            <w:left w:val="none" w:sz="0" w:space="0" w:color="auto"/>
            <w:bottom w:val="none" w:sz="0" w:space="0" w:color="auto"/>
            <w:right w:val="none" w:sz="0" w:space="0" w:color="auto"/>
          </w:divBdr>
        </w:div>
        <w:div w:id="1900432602">
          <w:marLeft w:val="640"/>
          <w:marRight w:val="0"/>
          <w:marTop w:val="0"/>
          <w:marBottom w:val="0"/>
          <w:divBdr>
            <w:top w:val="none" w:sz="0" w:space="0" w:color="auto"/>
            <w:left w:val="none" w:sz="0" w:space="0" w:color="auto"/>
            <w:bottom w:val="none" w:sz="0" w:space="0" w:color="auto"/>
            <w:right w:val="none" w:sz="0" w:space="0" w:color="auto"/>
          </w:divBdr>
        </w:div>
        <w:div w:id="1903514345">
          <w:marLeft w:val="640"/>
          <w:marRight w:val="0"/>
          <w:marTop w:val="0"/>
          <w:marBottom w:val="0"/>
          <w:divBdr>
            <w:top w:val="none" w:sz="0" w:space="0" w:color="auto"/>
            <w:left w:val="none" w:sz="0" w:space="0" w:color="auto"/>
            <w:bottom w:val="none" w:sz="0" w:space="0" w:color="auto"/>
            <w:right w:val="none" w:sz="0" w:space="0" w:color="auto"/>
          </w:divBdr>
        </w:div>
        <w:div w:id="1943342816">
          <w:marLeft w:val="640"/>
          <w:marRight w:val="0"/>
          <w:marTop w:val="0"/>
          <w:marBottom w:val="0"/>
          <w:divBdr>
            <w:top w:val="none" w:sz="0" w:space="0" w:color="auto"/>
            <w:left w:val="none" w:sz="0" w:space="0" w:color="auto"/>
            <w:bottom w:val="none" w:sz="0" w:space="0" w:color="auto"/>
            <w:right w:val="none" w:sz="0" w:space="0" w:color="auto"/>
          </w:divBdr>
        </w:div>
        <w:div w:id="1945503095">
          <w:marLeft w:val="640"/>
          <w:marRight w:val="0"/>
          <w:marTop w:val="0"/>
          <w:marBottom w:val="0"/>
          <w:divBdr>
            <w:top w:val="none" w:sz="0" w:space="0" w:color="auto"/>
            <w:left w:val="none" w:sz="0" w:space="0" w:color="auto"/>
            <w:bottom w:val="none" w:sz="0" w:space="0" w:color="auto"/>
            <w:right w:val="none" w:sz="0" w:space="0" w:color="auto"/>
          </w:divBdr>
        </w:div>
        <w:div w:id="1952011314">
          <w:marLeft w:val="640"/>
          <w:marRight w:val="0"/>
          <w:marTop w:val="0"/>
          <w:marBottom w:val="0"/>
          <w:divBdr>
            <w:top w:val="none" w:sz="0" w:space="0" w:color="auto"/>
            <w:left w:val="none" w:sz="0" w:space="0" w:color="auto"/>
            <w:bottom w:val="none" w:sz="0" w:space="0" w:color="auto"/>
            <w:right w:val="none" w:sz="0" w:space="0" w:color="auto"/>
          </w:divBdr>
        </w:div>
        <w:div w:id="1974171798">
          <w:marLeft w:val="640"/>
          <w:marRight w:val="0"/>
          <w:marTop w:val="0"/>
          <w:marBottom w:val="0"/>
          <w:divBdr>
            <w:top w:val="none" w:sz="0" w:space="0" w:color="auto"/>
            <w:left w:val="none" w:sz="0" w:space="0" w:color="auto"/>
            <w:bottom w:val="none" w:sz="0" w:space="0" w:color="auto"/>
            <w:right w:val="none" w:sz="0" w:space="0" w:color="auto"/>
          </w:divBdr>
        </w:div>
        <w:div w:id="1976525677">
          <w:marLeft w:val="640"/>
          <w:marRight w:val="0"/>
          <w:marTop w:val="0"/>
          <w:marBottom w:val="0"/>
          <w:divBdr>
            <w:top w:val="none" w:sz="0" w:space="0" w:color="auto"/>
            <w:left w:val="none" w:sz="0" w:space="0" w:color="auto"/>
            <w:bottom w:val="none" w:sz="0" w:space="0" w:color="auto"/>
            <w:right w:val="none" w:sz="0" w:space="0" w:color="auto"/>
          </w:divBdr>
        </w:div>
        <w:div w:id="2060938456">
          <w:marLeft w:val="640"/>
          <w:marRight w:val="0"/>
          <w:marTop w:val="0"/>
          <w:marBottom w:val="0"/>
          <w:divBdr>
            <w:top w:val="none" w:sz="0" w:space="0" w:color="auto"/>
            <w:left w:val="none" w:sz="0" w:space="0" w:color="auto"/>
            <w:bottom w:val="none" w:sz="0" w:space="0" w:color="auto"/>
            <w:right w:val="none" w:sz="0" w:space="0" w:color="auto"/>
          </w:divBdr>
        </w:div>
        <w:div w:id="2106068693">
          <w:marLeft w:val="640"/>
          <w:marRight w:val="0"/>
          <w:marTop w:val="0"/>
          <w:marBottom w:val="0"/>
          <w:divBdr>
            <w:top w:val="none" w:sz="0" w:space="0" w:color="auto"/>
            <w:left w:val="none" w:sz="0" w:space="0" w:color="auto"/>
            <w:bottom w:val="none" w:sz="0" w:space="0" w:color="auto"/>
            <w:right w:val="none" w:sz="0" w:space="0" w:color="auto"/>
          </w:divBdr>
        </w:div>
      </w:divsChild>
    </w:div>
    <w:div w:id="804808838">
      <w:bodyDiv w:val="1"/>
      <w:marLeft w:val="0"/>
      <w:marRight w:val="0"/>
      <w:marTop w:val="0"/>
      <w:marBottom w:val="0"/>
      <w:divBdr>
        <w:top w:val="none" w:sz="0" w:space="0" w:color="auto"/>
        <w:left w:val="none" w:sz="0" w:space="0" w:color="auto"/>
        <w:bottom w:val="none" w:sz="0" w:space="0" w:color="auto"/>
        <w:right w:val="none" w:sz="0" w:space="0" w:color="auto"/>
      </w:divBdr>
      <w:divsChild>
        <w:div w:id="60494301">
          <w:marLeft w:val="640"/>
          <w:marRight w:val="0"/>
          <w:marTop w:val="0"/>
          <w:marBottom w:val="0"/>
          <w:divBdr>
            <w:top w:val="none" w:sz="0" w:space="0" w:color="auto"/>
            <w:left w:val="none" w:sz="0" w:space="0" w:color="auto"/>
            <w:bottom w:val="none" w:sz="0" w:space="0" w:color="auto"/>
            <w:right w:val="none" w:sz="0" w:space="0" w:color="auto"/>
          </w:divBdr>
        </w:div>
        <w:div w:id="164059519">
          <w:marLeft w:val="640"/>
          <w:marRight w:val="0"/>
          <w:marTop w:val="0"/>
          <w:marBottom w:val="0"/>
          <w:divBdr>
            <w:top w:val="none" w:sz="0" w:space="0" w:color="auto"/>
            <w:left w:val="none" w:sz="0" w:space="0" w:color="auto"/>
            <w:bottom w:val="none" w:sz="0" w:space="0" w:color="auto"/>
            <w:right w:val="none" w:sz="0" w:space="0" w:color="auto"/>
          </w:divBdr>
        </w:div>
        <w:div w:id="167138495">
          <w:marLeft w:val="640"/>
          <w:marRight w:val="0"/>
          <w:marTop w:val="0"/>
          <w:marBottom w:val="0"/>
          <w:divBdr>
            <w:top w:val="none" w:sz="0" w:space="0" w:color="auto"/>
            <w:left w:val="none" w:sz="0" w:space="0" w:color="auto"/>
            <w:bottom w:val="none" w:sz="0" w:space="0" w:color="auto"/>
            <w:right w:val="none" w:sz="0" w:space="0" w:color="auto"/>
          </w:divBdr>
        </w:div>
        <w:div w:id="201210995">
          <w:marLeft w:val="640"/>
          <w:marRight w:val="0"/>
          <w:marTop w:val="0"/>
          <w:marBottom w:val="0"/>
          <w:divBdr>
            <w:top w:val="none" w:sz="0" w:space="0" w:color="auto"/>
            <w:left w:val="none" w:sz="0" w:space="0" w:color="auto"/>
            <w:bottom w:val="none" w:sz="0" w:space="0" w:color="auto"/>
            <w:right w:val="none" w:sz="0" w:space="0" w:color="auto"/>
          </w:divBdr>
        </w:div>
        <w:div w:id="233201770">
          <w:marLeft w:val="640"/>
          <w:marRight w:val="0"/>
          <w:marTop w:val="0"/>
          <w:marBottom w:val="0"/>
          <w:divBdr>
            <w:top w:val="none" w:sz="0" w:space="0" w:color="auto"/>
            <w:left w:val="none" w:sz="0" w:space="0" w:color="auto"/>
            <w:bottom w:val="none" w:sz="0" w:space="0" w:color="auto"/>
            <w:right w:val="none" w:sz="0" w:space="0" w:color="auto"/>
          </w:divBdr>
        </w:div>
        <w:div w:id="273296448">
          <w:marLeft w:val="640"/>
          <w:marRight w:val="0"/>
          <w:marTop w:val="0"/>
          <w:marBottom w:val="0"/>
          <w:divBdr>
            <w:top w:val="none" w:sz="0" w:space="0" w:color="auto"/>
            <w:left w:val="none" w:sz="0" w:space="0" w:color="auto"/>
            <w:bottom w:val="none" w:sz="0" w:space="0" w:color="auto"/>
            <w:right w:val="none" w:sz="0" w:space="0" w:color="auto"/>
          </w:divBdr>
        </w:div>
        <w:div w:id="284777513">
          <w:marLeft w:val="640"/>
          <w:marRight w:val="0"/>
          <w:marTop w:val="0"/>
          <w:marBottom w:val="0"/>
          <w:divBdr>
            <w:top w:val="none" w:sz="0" w:space="0" w:color="auto"/>
            <w:left w:val="none" w:sz="0" w:space="0" w:color="auto"/>
            <w:bottom w:val="none" w:sz="0" w:space="0" w:color="auto"/>
            <w:right w:val="none" w:sz="0" w:space="0" w:color="auto"/>
          </w:divBdr>
        </w:div>
        <w:div w:id="292567214">
          <w:marLeft w:val="640"/>
          <w:marRight w:val="0"/>
          <w:marTop w:val="0"/>
          <w:marBottom w:val="0"/>
          <w:divBdr>
            <w:top w:val="none" w:sz="0" w:space="0" w:color="auto"/>
            <w:left w:val="none" w:sz="0" w:space="0" w:color="auto"/>
            <w:bottom w:val="none" w:sz="0" w:space="0" w:color="auto"/>
            <w:right w:val="none" w:sz="0" w:space="0" w:color="auto"/>
          </w:divBdr>
        </w:div>
        <w:div w:id="333844075">
          <w:marLeft w:val="640"/>
          <w:marRight w:val="0"/>
          <w:marTop w:val="0"/>
          <w:marBottom w:val="0"/>
          <w:divBdr>
            <w:top w:val="none" w:sz="0" w:space="0" w:color="auto"/>
            <w:left w:val="none" w:sz="0" w:space="0" w:color="auto"/>
            <w:bottom w:val="none" w:sz="0" w:space="0" w:color="auto"/>
            <w:right w:val="none" w:sz="0" w:space="0" w:color="auto"/>
          </w:divBdr>
        </w:div>
        <w:div w:id="337587403">
          <w:marLeft w:val="640"/>
          <w:marRight w:val="0"/>
          <w:marTop w:val="0"/>
          <w:marBottom w:val="0"/>
          <w:divBdr>
            <w:top w:val="none" w:sz="0" w:space="0" w:color="auto"/>
            <w:left w:val="none" w:sz="0" w:space="0" w:color="auto"/>
            <w:bottom w:val="none" w:sz="0" w:space="0" w:color="auto"/>
            <w:right w:val="none" w:sz="0" w:space="0" w:color="auto"/>
          </w:divBdr>
        </w:div>
        <w:div w:id="348063467">
          <w:marLeft w:val="640"/>
          <w:marRight w:val="0"/>
          <w:marTop w:val="0"/>
          <w:marBottom w:val="0"/>
          <w:divBdr>
            <w:top w:val="none" w:sz="0" w:space="0" w:color="auto"/>
            <w:left w:val="none" w:sz="0" w:space="0" w:color="auto"/>
            <w:bottom w:val="none" w:sz="0" w:space="0" w:color="auto"/>
            <w:right w:val="none" w:sz="0" w:space="0" w:color="auto"/>
          </w:divBdr>
        </w:div>
        <w:div w:id="351420895">
          <w:marLeft w:val="640"/>
          <w:marRight w:val="0"/>
          <w:marTop w:val="0"/>
          <w:marBottom w:val="0"/>
          <w:divBdr>
            <w:top w:val="none" w:sz="0" w:space="0" w:color="auto"/>
            <w:left w:val="none" w:sz="0" w:space="0" w:color="auto"/>
            <w:bottom w:val="none" w:sz="0" w:space="0" w:color="auto"/>
            <w:right w:val="none" w:sz="0" w:space="0" w:color="auto"/>
          </w:divBdr>
        </w:div>
        <w:div w:id="376517301">
          <w:marLeft w:val="640"/>
          <w:marRight w:val="0"/>
          <w:marTop w:val="0"/>
          <w:marBottom w:val="0"/>
          <w:divBdr>
            <w:top w:val="none" w:sz="0" w:space="0" w:color="auto"/>
            <w:left w:val="none" w:sz="0" w:space="0" w:color="auto"/>
            <w:bottom w:val="none" w:sz="0" w:space="0" w:color="auto"/>
            <w:right w:val="none" w:sz="0" w:space="0" w:color="auto"/>
          </w:divBdr>
        </w:div>
        <w:div w:id="407045208">
          <w:marLeft w:val="640"/>
          <w:marRight w:val="0"/>
          <w:marTop w:val="0"/>
          <w:marBottom w:val="0"/>
          <w:divBdr>
            <w:top w:val="none" w:sz="0" w:space="0" w:color="auto"/>
            <w:left w:val="none" w:sz="0" w:space="0" w:color="auto"/>
            <w:bottom w:val="none" w:sz="0" w:space="0" w:color="auto"/>
            <w:right w:val="none" w:sz="0" w:space="0" w:color="auto"/>
          </w:divBdr>
        </w:div>
        <w:div w:id="409428733">
          <w:marLeft w:val="640"/>
          <w:marRight w:val="0"/>
          <w:marTop w:val="0"/>
          <w:marBottom w:val="0"/>
          <w:divBdr>
            <w:top w:val="none" w:sz="0" w:space="0" w:color="auto"/>
            <w:left w:val="none" w:sz="0" w:space="0" w:color="auto"/>
            <w:bottom w:val="none" w:sz="0" w:space="0" w:color="auto"/>
            <w:right w:val="none" w:sz="0" w:space="0" w:color="auto"/>
          </w:divBdr>
        </w:div>
        <w:div w:id="434516524">
          <w:marLeft w:val="640"/>
          <w:marRight w:val="0"/>
          <w:marTop w:val="0"/>
          <w:marBottom w:val="0"/>
          <w:divBdr>
            <w:top w:val="none" w:sz="0" w:space="0" w:color="auto"/>
            <w:left w:val="none" w:sz="0" w:space="0" w:color="auto"/>
            <w:bottom w:val="none" w:sz="0" w:space="0" w:color="auto"/>
            <w:right w:val="none" w:sz="0" w:space="0" w:color="auto"/>
          </w:divBdr>
        </w:div>
        <w:div w:id="442500188">
          <w:marLeft w:val="640"/>
          <w:marRight w:val="0"/>
          <w:marTop w:val="0"/>
          <w:marBottom w:val="0"/>
          <w:divBdr>
            <w:top w:val="none" w:sz="0" w:space="0" w:color="auto"/>
            <w:left w:val="none" w:sz="0" w:space="0" w:color="auto"/>
            <w:bottom w:val="none" w:sz="0" w:space="0" w:color="auto"/>
            <w:right w:val="none" w:sz="0" w:space="0" w:color="auto"/>
          </w:divBdr>
        </w:div>
        <w:div w:id="446631490">
          <w:marLeft w:val="640"/>
          <w:marRight w:val="0"/>
          <w:marTop w:val="0"/>
          <w:marBottom w:val="0"/>
          <w:divBdr>
            <w:top w:val="none" w:sz="0" w:space="0" w:color="auto"/>
            <w:left w:val="none" w:sz="0" w:space="0" w:color="auto"/>
            <w:bottom w:val="none" w:sz="0" w:space="0" w:color="auto"/>
            <w:right w:val="none" w:sz="0" w:space="0" w:color="auto"/>
          </w:divBdr>
        </w:div>
        <w:div w:id="451755544">
          <w:marLeft w:val="640"/>
          <w:marRight w:val="0"/>
          <w:marTop w:val="0"/>
          <w:marBottom w:val="0"/>
          <w:divBdr>
            <w:top w:val="none" w:sz="0" w:space="0" w:color="auto"/>
            <w:left w:val="none" w:sz="0" w:space="0" w:color="auto"/>
            <w:bottom w:val="none" w:sz="0" w:space="0" w:color="auto"/>
            <w:right w:val="none" w:sz="0" w:space="0" w:color="auto"/>
          </w:divBdr>
        </w:div>
        <w:div w:id="467742722">
          <w:marLeft w:val="640"/>
          <w:marRight w:val="0"/>
          <w:marTop w:val="0"/>
          <w:marBottom w:val="0"/>
          <w:divBdr>
            <w:top w:val="none" w:sz="0" w:space="0" w:color="auto"/>
            <w:left w:val="none" w:sz="0" w:space="0" w:color="auto"/>
            <w:bottom w:val="none" w:sz="0" w:space="0" w:color="auto"/>
            <w:right w:val="none" w:sz="0" w:space="0" w:color="auto"/>
          </w:divBdr>
        </w:div>
        <w:div w:id="518470619">
          <w:marLeft w:val="640"/>
          <w:marRight w:val="0"/>
          <w:marTop w:val="0"/>
          <w:marBottom w:val="0"/>
          <w:divBdr>
            <w:top w:val="none" w:sz="0" w:space="0" w:color="auto"/>
            <w:left w:val="none" w:sz="0" w:space="0" w:color="auto"/>
            <w:bottom w:val="none" w:sz="0" w:space="0" w:color="auto"/>
            <w:right w:val="none" w:sz="0" w:space="0" w:color="auto"/>
          </w:divBdr>
        </w:div>
        <w:div w:id="545414720">
          <w:marLeft w:val="640"/>
          <w:marRight w:val="0"/>
          <w:marTop w:val="0"/>
          <w:marBottom w:val="0"/>
          <w:divBdr>
            <w:top w:val="none" w:sz="0" w:space="0" w:color="auto"/>
            <w:left w:val="none" w:sz="0" w:space="0" w:color="auto"/>
            <w:bottom w:val="none" w:sz="0" w:space="0" w:color="auto"/>
            <w:right w:val="none" w:sz="0" w:space="0" w:color="auto"/>
          </w:divBdr>
        </w:div>
        <w:div w:id="568270012">
          <w:marLeft w:val="640"/>
          <w:marRight w:val="0"/>
          <w:marTop w:val="0"/>
          <w:marBottom w:val="0"/>
          <w:divBdr>
            <w:top w:val="none" w:sz="0" w:space="0" w:color="auto"/>
            <w:left w:val="none" w:sz="0" w:space="0" w:color="auto"/>
            <w:bottom w:val="none" w:sz="0" w:space="0" w:color="auto"/>
            <w:right w:val="none" w:sz="0" w:space="0" w:color="auto"/>
          </w:divBdr>
        </w:div>
        <w:div w:id="587351881">
          <w:marLeft w:val="640"/>
          <w:marRight w:val="0"/>
          <w:marTop w:val="0"/>
          <w:marBottom w:val="0"/>
          <w:divBdr>
            <w:top w:val="none" w:sz="0" w:space="0" w:color="auto"/>
            <w:left w:val="none" w:sz="0" w:space="0" w:color="auto"/>
            <w:bottom w:val="none" w:sz="0" w:space="0" w:color="auto"/>
            <w:right w:val="none" w:sz="0" w:space="0" w:color="auto"/>
          </w:divBdr>
        </w:div>
        <w:div w:id="588201485">
          <w:marLeft w:val="640"/>
          <w:marRight w:val="0"/>
          <w:marTop w:val="0"/>
          <w:marBottom w:val="0"/>
          <w:divBdr>
            <w:top w:val="none" w:sz="0" w:space="0" w:color="auto"/>
            <w:left w:val="none" w:sz="0" w:space="0" w:color="auto"/>
            <w:bottom w:val="none" w:sz="0" w:space="0" w:color="auto"/>
            <w:right w:val="none" w:sz="0" w:space="0" w:color="auto"/>
          </w:divBdr>
        </w:div>
        <w:div w:id="614750066">
          <w:marLeft w:val="640"/>
          <w:marRight w:val="0"/>
          <w:marTop w:val="0"/>
          <w:marBottom w:val="0"/>
          <w:divBdr>
            <w:top w:val="none" w:sz="0" w:space="0" w:color="auto"/>
            <w:left w:val="none" w:sz="0" w:space="0" w:color="auto"/>
            <w:bottom w:val="none" w:sz="0" w:space="0" w:color="auto"/>
            <w:right w:val="none" w:sz="0" w:space="0" w:color="auto"/>
          </w:divBdr>
        </w:div>
        <w:div w:id="624969693">
          <w:marLeft w:val="640"/>
          <w:marRight w:val="0"/>
          <w:marTop w:val="0"/>
          <w:marBottom w:val="0"/>
          <w:divBdr>
            <w:top w:val="none" w:sz="0" w:space="0" w:color="auto"/>
            <w:left w:val="none" w:sz="0" w:space="0" w:color="auto"/>
            <w:bottom w:val="none" w:sz="0" w:space="0" w:color="auto"/>
            <w:right w:val="none" w:sz="0" w:space="0" w:color="auto"/>
          </w:divBdr>
        </w:div>
        <w:div w:id="672420124">
          <w:marLeft w:val="640"/>
          <w:marRight w:val="0"/>
          <w:marTop w:val="0"/>
          <w:marBottom w:val="0"/>
          <w:divBdr>
            <w:top w:val="none" w:sz="0" w:space="0" w:color="auto"/>
            <w:left w:val="none" w:sz="0" w:space="0" w:color="auto"/>
            <w:bottom w:val="none" w:sz="0" w:space="0" w:color="auto"/>
            <w:right w:val="none" w:sz="0" w:space="0" w:color="auto"/>
          </w:divBdr>
        </w:div>
        <w:div w:id="678392218">
          <w:marLeft w:val="640"/>
          <w:marRight w:val="0"/>
          <w:marTop w:val="0"/>
          <w:marBottom w:val="0"/>
          <w:divBdr>
            <w:top w:val="none" w:sz="0" w:space="0" w:color="auto"/>
            <w:left w:val="none" w:sz="0" w:space="0" w:color="auto"/>
            <w:bottom w:val="none" w:sz="0" w:space="0" w:color="auto"/>
            <w:right w:val="none" w:sz="0" w:space="0" w:color="auto"/>
          </w:divBdr>
        </w:div>
        <w:div w:id="688678060">
          <w:marLeft w:val="640"/>
          <w:marRight w:val="0"/>
          <w:marTop w:val="0"/>
          <w:marBottom w:val="0"/>
          <w:divBdr>
            <w:top w:val="none" w:sz="0" w:space="0" w:color="auto"/>
            <w:left w:val="none" w:sz="0" w:space="0" w:color="auto"/>
            <w:bottom w:val="none" w:sz="0" w:space="0" w:color="auto"/>
            <w:right w:val="none" w:sz="0" w:space="0" w:color="auto"/>
          </w:divBdr>
        </w:div>
        <w:div w:id="697700018">
          <w:marLeft w:val="640"/>
          <w:marRight w:val="0"/>
          <w:marTop w:val="0"/>
          <w:marBottom w:val="0"/>
          <w:divBdr>
            <w:top w:val="none" w:sz="0" w:space="0" w:color="auto"/>
            <w:left w:val="none" w:sz="0" w:space="0" w:color="auto"/>
            <w:bottom w:val="none" w:sz="0" w:space="0" w:color="auto"/>
            <w:right w:val="none" w:sz="0" w:space="0" w:color="auto"/>
          </w:divBdr>
        </w:div>
        <w:div w:id="710959732">
          <w:marLeft w:val="640"/>
          <w:marRight w:val="0"/>
          <w:marTop w:val="0"/>
          <w:marBottom w:val="0"/>
          <w:divBdr>
            <w:top w:val="none" w:sz="0" w:space="0" w:color="auto"/>
            <w:left w:val="none" w:sz="0" w:space="0" w:color="auto"/>
            <w:bottom w:val="none" w:sz="0" w:space="0" w:color="auto"/>
            <w:right w:val="none" w:sz="0" w:space="0" w:color="auto"/>
          </w:divBdr>
        </w:div>
        <w:div w:id="762840354">
          <w:marLeft w:val="640"/>
          <w:marRight w:val="0"/>
          <w:marTop w:val="0"/>
          <w:marBottom w:val="0"/>
          <w:divBdr>
            <w:top w:val="none" w:sz="0" w:space="0" w:color="auto"/>
            <w:left w:val="none" w:sz="0" w:space="0" w:color="auto"/>
            <w:bottom w:val="none" w:sz="0" w:space="0" w:color="auto"/>
            <w:right w:val="none" w:sz="0" w:space="0" w:color="auto"/>
          </w:divBdr>
        </w:div>
        <w:div w:id="777530786">
          <w:marLeft w:val="640"/>
          <w:marRight w:val="0"/>
          <w:marTop w:val="0"/>
          <w:marBottom w:val="0"/>
          <w:divBdr>
            <w:top w:val="none" w:sz="0" w:space="0" w:color="auto"/>
            <w:left w:val="none" w:sz="0" w:space="0" w:color="auto"/>
            <w:bottom w:val="none" w:sz="0" w:space="0" w:color="auto"/>
            <w:right w:val="none" w:sz="0" w:space="0" w:color="auto"/>
          </w:divBdr>
        </w:div>
        <w:div w:id="781535048">
          <w:marLeft w:val="640"/>
          <w:marRight w:val="0"/>
          <w:marTop w:val="0"/>
          <w:marBottom w:val="0"/>
          <w:divBdr>
            <w:top w:val="none" w:sz="0" w:space="0" w:color="auto"/>
            <w:left w:val="none" w:sz="0" w:space="0" w:color="auto"/>
            <w:bottom w:val="none" w:sz="0" w:space="0" w:color="auto"/>
            <w:right w:val="none" w:sz="0" w:space="0" w:color="auto"/>
          </w:divBdr>
        </w:div>
        <w:div w:id="795221839">
          <w:marLeft w:val="640"/>
          <w:marRight w:val="0"/>
          <w:marTop w:val="0"/>
          <w:marBottom w:val="0"/>
          <w:divBdr>
            <w:top w:val="none" w:sz="0" w:space="0" w:color="auto"/>
            <w:left w:val="none" w:sz="0" w:space="0" w:color="auto"/>
            <w:bottom w:val="none" w:sz="0" w:space="0" w:color="auto"/>
            <w:right w:val="none" w:sz="0" w:space="0" w:color="auto"/>
          </w:divBdr>
        </w:div>
        <w:div w:id="814029138">
          <w:marLeft w:val="640"/>
          <w:marRight w:val="0"/>
          <w:marTop w:val="0"/>
          <w:marBottom w:val="0"/>
          <w:divBdr>
            <w:top w:val="none" w:sz="0" w:space="0" w:color="auto"/>
            <w:left w:val="none" w:sz="0" w:space="0" w:color="auto"/>
            <w:bottom w:val="none" w:sz="0" w:space="0" w:color="auto"/>
            <w:right w:val="none" w:sz="0" w:space="0" w:color="auto"/>
          </w:divBdr>
        </w:div>
        <w:div w:id="850222591">
          <w:marLeft w:val="640"/>
          <w:marRight w:val="0"/>
          <w:marTop w:val="0"/>
          <w:marBottom w:val="0"/>
          <w:divBdr>
            <w:top w:val="none" w:sz="0" w:space="0" w:color="auto"/>
            <w:left w:val="none" w:sz="0" w:space="0" w:color="auto"/>
            <w:bottom w:val="none" w:sz="0" w:space="0" w:color="auto"/>
            <w:right w:val="none" w:sz="0" w:space="0" w:color="auto"/>
          </w:divBdr>
        </w:div>
        <w:div w:id="853880118">
          <w:marLeft w:val="640"/>
          <w:marRight w:val="0"/>
          <w:marTop w:val="0"/>
          <w:marBottom w:val="0"/>
          <w:divBdr>
            <w:top w:val="none" w:sz="0" w:space="0" w:color="auto"/>
            <w:left w:val="none" w:sz="0" w:space="0" w:color="auto"/>
            <w:bottom w:val="none" w:sz="0" w:space="0" w:color="auto"/>
            <w:right w:val="none" w:sz="0" w:space="0" w:color="auto"/>
          </w:divBdr>
        </w:div>
        <w:div w:id="854462688">
          <w:marLeft w:val="640"/>
          <w:marRight w:val="0"/>
          <w:marTop w:val="0"/>
          <w:marBottom w:val="0"/>
          <w:divBdr>
            <w:top w:val="none" w:sz="0" w:space="0" w:color="auto"/>
            <w:left w:val="none" w:sz="0" w:space="0" w:color="auto"/>
            <w:bottom w:val="none" w:sz="0" w:space="0" w:color="auto"/>
            <w:right w:val="none" w:sz="0" w:space="0" w:color="auto"/>
          </w:divBdr>
        </w:div>
        <w:div w:id="889531437">
          <w:marLeft w:val="640"/>
          <w:marRight w:val="0"/>
          <w:marTop w:val="0"/>
          <w:marBottom w:val="0"/>
          <w:divBdr>
            <w:top w:val="none" w:sz="0" w:space="0" w:color="auto"/>
            <w:left w:val="none" w:sz="0" w:space="0" w:color="auto"/>
            <w:bottom w:val="none" w:sz="0" w:space="0" w:color="auto"/>
            <w:right w:val="none" w:sz="0" w:space="0" w:color="auto"/>
          </w:divBdr>
        </w:div>
        <w:div w:id="898900765">
          <w:marLeft w:val="640"/>
          <w:marRight w:val="0"/>
          <w:marTop w:val="0"/>
          <w:marBottom w:val="0"/>
          <w:divBdr>
            <w:top w:val="none" w:sz="0" w:space="0" w:color="auto"/>
            <w:left w:val="none" w:sz="0" w:space="0" w:color="auto"/>
            <w:bottom w:val="none" w:sz="0" w:space="0" w:color="auto"/>
            <w:right w:val="none" w:sz="0" w:space="0" w:color="auto"/>
          </w:divBdr>
        </w:div>
        <w:div w:id="906916546">
          <w:marLeft w:val="640"/>
          <w:marRight w:val="0"/>
          <w:marTop w:val="0"/>
          <w:marBottom w:val="0"/>
          <w:divBdr>
            <w:top w:val="none" w:sz="0" w:space="0" w:color="auto"/>
            <w:left w:val="none" w:sz="0" w:space="0" w:color="auto"/>
            <w:bottom w:val="none" w:sz="0" w:space="0" w:color="auto"/>
            <w:right w:val="none" w:sz="0" w:space="0" w:color="auto"/>
          </w:divBdr>
        </w:div>
        <w:div w:id="977733714">
          <w:marLeft w:val="640"/>
          <w:marRight w:val="0"/>
          <w:marTop w:val="0"/>
          <w:marBottom w:val="0"/>
          <w:divBdr>
            <w:top w:val="none" w:sz="0" w:space="0" w:color="auto"/>
            <w:left w:val="none" w:sz="0" w:space="0" w:color="auto"/>
            <w:bottom w:val="none" w:sz="0" w:space="0" w:color="auto"/>
            <w:right w:val="none" w:sz="0" w:space="0" w:color="auto"/>
          </w:divBdr>
        </w:div>
        <w:div w:id="982781374">
          <w:marLeft w:val="640"/>
          <w:marRight w:val="0"/>
          <w:marTop w:val="0"/>
          <w:marBottom w:val="0"/>
          <w:divBdr>
            <w:top w:val="none" w:sz="0" w:space="0" w:color="auto"/>
            <w:left w:val="none" w:sz="0" w:space="0" w:color="auto"/>
            <w:bottom w:val="none" w:sz="0" w:space="0" w:color="auto"/>
            <w:right w:val="none" w:sz="0" w:space="0" w:color="auto"/>
          </w:divBdr>
        </w:div>
        <w:div w:id="1022901856">
          <w:marLeft w:val="640"/>
          <w:marRight w:val="0"/>
          <w:marTop w:val="0"/>
          <w:marBottom w:val="0"/>
          <w:divBdr>
            <w:top w:val="none" w:sz="0" w:space="0" w:color="auto"/>
            <w:left w:val="none" w:sz="0" w:space="0" w:color="auto"/>
            <w:bottom w:val="none" w:sz="0" w:space="0" w:color="auto"/>
            <w:right w:val="none" w:sz="0" w:space="0" w:color="auto"/>
          </w:divBdr>
        </w:div>
        <w:div w:id="1030909387">
          <w:marLeft w:val="640"/>
          <w:marRight w:val="0"/>
          <w:marTop w:val="0"/>
          <w:marBottom w:val="0"/>
          <w:divBdr>
            <w:top w:val="none" w:sz="0" w:space="0" w:color="auto"/>
            <w:left w:val="none" w:sz="0" w:space="0" w:color="auto"/>
            <w:bottom w:val="none" w:sz="0" w:space="0" w:color="auto"/>
            <w:right w:val="none" w:sz="0" w:space="0" w:color="auto"/>
          </w:divBdr>
        </w:div>
        <w:div w:id="1042899547">
          <w:marLeft w:val="640"/>
          <w:marRight w:val="0"/>
          <w:marTop w:val="0"/>
          <w:marBottom w:val="0"/>
          <w:divBdr>
            <w:top w:val="none" w:sz="0" w:space="0" w:color="auto"/>
            <w:left w:val="none" w:sz="0" w:space="0" w:color="auto"/>
            <w:bottom w:val="none" w:sz="0" w:space="0" w:color="auto"/>
            <w:right w:val="none" w:sz="0" w:space="0" w:color="auto"/>
          </w:divBdr>
        </w:div>
        <w:div w:id="1047142212">
          <w:marLeft w:val="640"/>
          <w:marRight w:val="0"/>
          <w:marTop w:val="0"/>
          <w:marBottom w:val="0"/>
          <w:divBdr>
            <w:top w:val="none" w:sz="0" w:space="0" w:color="auto"/>
            <w:left w:val="none" w:sz="0" w:space="0" w:color="auto"/>
            <w:bottom w:val="none" w:sz="0" w:space="0" w:color="auto"/>
            <w:right w:val="none" w:sz="0" w:space="0" w:color="auto"/>
          </w:divBdr>
        </w:div>
        <w:div w:id="1087313127">
          <w:marLeft w:val="640"/>
          <w:marRight w:val="0"/>
          <w:marTop w:val="0"/>
          <w:marBottom w:val="0"/>
          <w:divBdr>
            <w:top w:val="none" w:sz="0" w:space="0" w:color="auto"/>
            <w:left w:val="none" w:sz="0" w:space="0" w:color="auto"/>
            <w:bottom w:val="none" w:sz="0" w:space="0" w:color="auto"/>
            <w:right w:val="none" w:sz="0" w:space="0" w:color="auto"/>
          </w:divBdr>
        </w:div>
        <w:div w:id="1117409940">
          <w:marLeft w:val="640"/>
          <w:marRight w:val="0"/>
          <w:marTop w:val="0"/>
          <w:marBottom w:val="0"/>
          <w:divBdr>
            <w:top w:val="none" w:sz="0" w:space="0" w:color="auto"/>
            <w:left w:val="none" w:sz="0" w:space="0" w:color="auto"/>
            <w:bottom w:val="none" w:sz="0" w:space="0" w:color="auto"/>
            <w:right w:val="none" w:sz="0" w:space="0" w:color="auto"/>
          </w:divBdr>
        </w:div>
        <w:div w:id="1121877404">
          <w:marLeft w:val="640"/>
          <w:marRight w:val="0"/>
          <w:marTop w:val="0"/>
          <w:marBottom w:val="0"/>
          <w:divBdr>
            <w:top w:val="none" w:sz="0" w:space="0" w:color="auto"/>
            <w:left w:val="none" w:sz="0" w:space="0" w:color="auto"/>
            <w:bottom w:val="none" w:sz="0" w:space="0" w:color="auto"/>
            <w:right w:val="none" w:sz="0" w:space="0" w:color="auto"/>
          </w:divBdr>
        </w:div>
        <w:div w:id="1132554716">
          <w:marLeft w:val="640"/>
          <w:marRight w:val="0"/>
          <w:marTop w:val="0"/>
          <w:marBottom w:val="0"/>
          <w:divBdr>
            <w:top w:val="none" w:sz="0" w:space="0" w:color="auto"/>
            <w:left w:val="none" w:sz="0" w:space="0" w:color="auto"/>
            <w:bottom w:val="none" w:sz="0" w:space="0" w:color="auto"/>
            <w:right w:val="none" w:sz="0" w:space="0" w:color="auto"/>
          </w:divBdr>
        </w:div>
        <w:div w:id="1183667720">
          <w:marLeft w:val="640"/>
          <w:marRight w:val="0"/>
          <w:marTop w:val="0"/>
          <w:marBottom w:val="0"/>
          <w:divBdr>
            <w:top w:val="none" w:sz="0" w:space="0" w:color="auto"/>
            <w:left w:val="none" w:sz="0" w:space="0" w:color="auto"/>
            <w:bottom w:val="none" w:sz="0" w:space="0" w:color="auto"/>
            <w:right w:val="none" w:sz="0" w:space="0" w:color="auto"/>
          </w:divBdr>
        </w:div>
        <w:div w:id="1238830501">
          <w:marLeft w:val="640"/>
          <w:marRight w:val="0"/>
          <w:marTop w:val="0"/>
          <w:marBottom w:val="0"/>
          <w:divBdr>
            <w:top w:val="none" w:sz="0" w:space="0" w:color="auto"/>
            <w:left w:val="none" w:sz="0" w:space="0" w:color="auto"/>
            <w:bottom w:val="none" w:sz="0" w:space="0" w:color="auto"/>
            <w:right w:val="none" w:sz="0" w:space="0" w:color="auto"/>
          </w:divBdr>
        </w:div>
        <w:div w:id="1243638398">
          <w:marLeft w:val="640"/>
          <w:marRight w:val="0"/>
          <w:marTop w:val="0"/>
          <w:marBottom w:val="0"/>
          <w:divBdr>
            <w:top w:val="none" w:sz="0" w:space="0" w:color="auto"/>
            <w:left w:val="none" w:sz="0" w:space="0" w:color="auto"/>
            <w:bottom w:val="none" w:sz="0" w:space="0" w:color="auto"/>
            <w:right w:val="none" w:sz="0" w:space="0" w:color="auto"/>
          </w:divBdr>
        </w:div>
        <w:div w:id="1258707861">
          <w:marLeft w:val="640"/>
          <w:marRight w:val="0"/>
          <w:marTop w:val="0"/>
          <w:marBottom w:val="0"/>
          <w:divBdr>
            <w:top w:val="none" w:sz="0" w:space="0" w:color="auto"/>
            <w:left w:val="none" w:sz="0" w:space="0" w:color="auto"/>
            <w:bottom w:val="none" w:sz="0" w:space="0" w:color="auto"/>
            <w:right w:val="none" w:sz="0" w:space="0" w:color="auto"/>
          </w:divBdr>
        </w:div>
        <w:div w:id="1260525426">
          <w:marLeft w:val="640"/>
          <w:marRight w:val="0"/>
          <w:marTop w:val="0"/>
          <w:marBottom w:val="0"/>
          <w:divBdr>
            <w:top w:val="none" w:sz="0" w:space="0" w:color="auto"/>
            <w:left w:val="none" w:sz="0" w:space="0" w:color="auto"/>
            <w:bottom w:val="none" w:sz="0" w:space="0" w:color="auto"/>
            <w:right w:val="none" w:sz="0" w:space="0" w:color="auto"/>
          </w:divBdr>
        </w:div>
        <w:div w:id="1287085088">
          <w:marLeft w:val="640"/>
          <w:marRight w:val="0"/>
          <w:marTop w:val="0"/>
          <w:marBottom w:val="0"/>
          <w:divBdr>
            <w:top w:val="none" w:sz="0" w:space="0" w:color="auto"/>
            <w:left w:val="none" w:sz="0" w:space="0" w:color="auto"/>
            <w:bottom w:val="none" w:sz="0" w:space="0" w:color="auto"/>
            <w:right w:val="none" w:sz="0" w:space="0" w:color="auto"/>
          </w:divBdr>
        </w:div>
        <w:div w:id="1308434853">
          <w:marLeft w:val="640"/>
          <w:marRight w:val="0"/>
          <w:marTop w:val="0"/>
          <w:marBottom w:val="0"/>
          <w:divBdr>
            <w:top w:val="none" w:sz="0" w:space="0" w:color="auto"/>
            <w:left w:val="none" w:sz="0" w:space="0" w:color="auto"/>
            <w:bottom w:val="none" w:sz="0" w:space="0" w:color="auto"/>
            <w:right w:val="none" w:sz="0" w:space="0" w:color="auto"/>
          </w:divBdr>
        </w:div>
        <w:div w:id="1314527553">
          <w:marLeft w:val="640"/>
          <w:marRight w:val="0"/>
          <w:marTop w:val="0"/>
          <w:marBottom w:val="0"/>
          <w:divBdr>
            <w:top w:val="none" w:sz="0" w:space="0" w:color="auto"/>
            <w:left w:val="none" w:sz="0" w:space="0" w:color="auto"/>
            <w:bottom w:val="none" w:sz="0" w:space="0" w:color="auto"/>
            <w:right w:val="none" w:sz="0" w:space="0" w:color="auto"/>
          </w:divBdr>
        </w:div>
        <w:div w:id="1322076756">
          <w:marLeft w:val="640"/>
          <w:marRight w:val="0"/>
          <w:marTop w:val="0"/>
          <w:marBottom w:val="0"/>
          <w:divBdr>
            <w:top w:val="none" w:sz="0" w:space="0" w:color="auto"/>
            <w:left w:val="none" w:sz="0" w:space="0" w:color="auto"/>
            <w:bottom w:val="none" w:sz="0" w:space="0" w:color="auto"/>
            <w:right w:val="none" w:sz="0" w:space="0" w:color="auto"/>
          </w:divBdr>
        </w:div>
        <w:div w:id="1339965239">
          <w:marLeft w:val="640"/>
          <w:marRight w:val="0"/>
          <w:marTop w:val="0"/>
          <w:marBottom w:val="0"/>
          <w:divBdr>
            <w:top w:val="none" w:sz="0" w:space="0" w:color="auto"/>
            <w:left w:val="none" w:sz="0" w:space="0" w:color="auto"/>
            <w:bottom w:val="none" w:sz="0" w:space="0" w:color="auto"/>
            <w:right w:val="none" w:sz="0" w:space="0" w:color="auto"/>
          </w:divBdr>
        </w:div>
        <w:div w:id="1363020925">
          <w:marLeft w:val="640"/>
          <w:marRight w:val="0"/>
          <w:marTop w:val="0"/>
          <w:marBottom w:val="0"/>
          <w:divBdr>
            <w:top w:val="none" w:sz="0" w:space="0" w:color="auto"/>
            <w:left w:val="none" w:sz="0" w:space="0" w:color="auto"/>
            <w:bottom w:val="none" w:sz="0" w:space="0" w:color="auto"/>
            <w:right w:val="none" w:sz="0" w:space="0" w:color="auto"/>
          </w:divBdr>
        </w:div>
        <w:div w:id="1374235067">
          <w:marLeft w:val="640"/>
          <w:marRight w:val="0"/>
          <w:marTop w:val="0"/>
          <w:marBottom w:val="0"/>
          <w:divBdr>
            <w:top w:val="none" w:sz="0" w:space="0" w:color="auto"/>
            <w:left w:val="none" w:sz="0" w:space="0" w:color="auto"/>
            <w:bottom w:val="none" w:sz="0" w:space="0" w:color="auto"/>
            <w:right w:val="none" w:sz="0" w:space="0" w:color="auto"/>
          </w:divBdr>
        </w:div>
        <w:div w:id="1459950715">
          <w:marLeft w:val="640"/>
          <w:marRight w:val="0"/>
          <w:marTop w:val="0"/>
          <w:marBottom w:val="0"/>
          <w:divBdr>
            <w:top w:val="none" w:sz="0" w:space="0" w:color="auto"/>
            <w:left w:val="none" w:sz="0" w:space="0" w:color="auto"/>
            <w:bottom w:val="none" w:sz="0" w:space="0" w:color="auto"/>
            <w:right w:val="none" w:sz="0" w:space="0" w:color="auto"/>
          </w:divBdr>
        </w:div>
        <w:div w:id="1477988838">
          <w:marLeft w:val="640"/>
          <w:marRight w:val="0"/>
          <w:marTop w:val="0"/>
          <w:marBottom w:val="0"/>
          <w:divBdr>
            <w:top w:val="none" w:sz="0" w:space="0" w:color="auto"/>
            <w:left w:val="none" w:sz="0" w:space="0" w:color="auto"/>
            <w:bottom w:val="none" w:sz="0" w:space="0" w:color="auto"/>
            <w:right w:val="none" w:sz="0" w:space="0" w:color="auto"/>
          </w:divBdr>
        </w:div>
        <w:div w:id="1478570426">
          <w:marLeft w:val="640"/>
          <w:marRight w:val="0"/>
          <w:marTop w:val="0"/>
          <w:marBottom w:val="0"/>
          <w:divBdr>
            <w:top w:val="none" w:sz="0" w:space="0" w:color="auto"/>
            <w:left w:val="none" w:sz="0" w:space="0" w:color="auto"/>
            <w:bottom w:val="none" w:sz="0" w:space="0" w:color="auto"/>
            <w:right w:val="none" w:sz="0" w:space="0" w:color="auto"/>
          </w:divBdr>
        </w:div>
        <w:div w:id="1488939541">
          <w:marLeft w:val="640"/>
          <w:marRight w:val="0"/>
          <w:marTop w:val="0"/>
          <w:marBottom w:val="0"/>
          <w:divBdr>
            <w:top w:val="none" w:sz="0" w:space="0" w:color="auto"/>
            <w:left w:val="none" w:sz="0" w:space="0" w:color="auto"/>
            <w:bottom w:val="none" w:sz="0" w:space="0" w:color="auto"/>
            <w:right w:val="none" w:sz="0" w:space="0" w:color="auto"/>
          </w:divBdr>
        </w:div>
        <w:div w:id="1534615132">
          <w:marLeft w:val="640"/>
          <w:marRight w:val="0"/>
          <w:marTop w:val="0"/>
          <w:marBottom w:val="0"/>
          <w:divBdr>
            <w:top w:val="none" w:sz="0" w:space="0" w:color="auto"/>
            <w:left w:val="none" w:sz="0" w:space="0" w:color="auto"/>
            <w:bottom w:val="none" w:sz="0" w:space="0" w:color="auto"/>
            <w:right w:val="none" w:sz="0" w:space="0" w:color="auto"/>
          </w:divBdr>
        </w:div>
        <w:div w:id="1540434188">
          <w:marLeft w:val="640"/>
          <w:marRight w:val="0"/>
          <w:marTop w:val="0"/>
          <w:marBottom w:val="0"/>
          <w:divBdr>
            <w:top w:val="none" w:sz="0" w:space="0" w:color="auto"/>
            <w:left w:val="none" w:sz="0" w:space="0" w:color="auto"/>
            <w:bottom w:val="none" w:sz="0" w:space="0" w:color="auto"/>
            <w:right w:val="none" w:sz="0" w:space="0" w:color="auto"/>
          </w:divBdr>
        </w:div>
        <w:div w:id="1552494219">
          <w:marLeft w:val="640"/>
          <w:marRight w:val="0"/>
          <w:marTop w:val="0"/>
          <w:marBottom w:val="0"/>
          <w:divBdr>
            <w:top w:val="none" w:sz="0" w:space="0" w:color="auto"/>
            <w:left w:val="none" w:sz="0" w:space="0" w:color="auto"/>
            <w:bottom w:val="none" w:sz="0" w:space="0" w:color="auto"/>
            <w:right w:val="none" w:sz="0" w:space="0" w:color="auto"/>
          </w:divBdr>
        </w:div>
        <w:div w:id="1633175667">
          <w:marLeft w:val="640"/>
          <w:marRight w:val="0"/>
          <w:marTop w:val="0"/>
          <w:marBottom w:val="0"/>
          <w:divBdr>
            <w:top w:val="none" w:sz="0" w:space="0" w:color="auto"/>
            <w:left w:val="none" w:sz="0" w:space="0" w:color="auto"/>
            <w:bottom w:val="none" w:sz="0" w:space="0" w:color="auto"/>
            <w:right w:val="none" w:sz="0" w:space="0" w:color="auto"/>
          </w:divBdr>
        </w:div>
        <w:div w:id="1640306874">
          <w:marLeft w:val="640"/>
          <w:marRight w:val="0"/>
          <w:marTop w:val="0"/>
          <w:marBottom w:val="0"/>
          <w:divBdr>
            <w:top w:val="none" w:sz="0" w:space="0" w:color="auto"/>
            <w:left w:val="none" w:sz="0" w:space="0" w:color="auto"/>
            <w:bottom w:val="none" w:sz="0" w:space="0" w:color="auto"/>
            <w:right w:val="none" w:sz="0" w:space="0" w:color="auto"/>
          </w:divBdr>
        </w:div>
        <w:div w:id="1642150358">
          <w:marLeft w:val="640"/>
          <w:marRight w:val="0"/>
          <w:marTop w:val="0"/>
          <w:marBottom w:val="0"/>
          <w:divBdr>
            <w:top w:val="none" w:sz="0" w:space="0" w:color="auto"/>
            <w:left w:val="none" w:sz="0" w:space="0" w:color="auto"/>
            <w:bottom w:val="none" w:sz="0" w:space="0" w:color="auto"/>
            <w:right w:val="none" w:sz="0" w:space="0" w:color="auto"/>
          </w:divBdr>
        </w:div>
        <w:div w:id="1660843341">
          <w:marLeft w:val="640"/>
          <w:marRight w:val="0"/>
          <w:marTop w:val="0"/>
          <w:marBottom w:val="0"/>
          <w:divBdr>
            <w:top w:val="none" w:sz="0" w:space="0" w:color="auto"/>
            <w:left w:val="none" w:sz="0" w:space="0" w:color="auto"/>
            <w:bottom w:val="none" w:sz="0" w:space="0" w:color="auto"/>
            <w:right w:val="none" w:sz="0" w:space="0" w:color="auto"/>
          </w:divBdr>
        </w:div>
        <w:div w:id="1702700930">
          <w:marLeft w:val="640"/>
          <w:marRight w:val="0"/>
          <w:marTop w:val="0"/>
          <w:marBottom w:val="0"/>
          <w:divBdr>
            <w:top w:val="none" w:sz="0" w:space="0" w:color="auto"/>
            <w:left w:val="none" w:sz="0" w:space="0" w:color="auto"/>
            <w:bottom w:val="none" w:sz="0" w:space="0" w:color="auto"/>
            <w:right w:val="none" w:sz="0" w:space="0" w:color="auto"/>
          </w:divBdr>
        </w:div>
        <w:div w:id="1731416816">
          <w:marLeft w:val="640"/>
          <w:marRight w:val="0"/>
          <w:marTop w:val="0"/>
          <w:marBottom w:val="0"/>
          <w:divBdr>
            <w:top w:val="none" w:sz="0" w:space="0" w:color="auto"/>
            <w:left w:val="none" w:sz="0" w:space="0" w:color="auto"/>
            <w:bottom w:val="none" w:sz="0" w:space="0" w:color="auto"/>
            <w:right w:val="none" w:sz="0" w:space="0" w:color="auto"/>
          </w:divBdr>
        </w:div>
        <w:div w:id="1738284041">
          <w:marLeft w:val="640"/>
          <w:marRight w:val="0"/>
          <w:marTop w:val="0"/>
          <w:marBottom w:val="0"/>
          <w:divBdr>
            <w:top w:val="none" w:sz="0" w:space="0" w:color="auto"/>
            <w:left w:val="none" w:sz="0" w:space="0" w:color="auto"/>
            <w:bottom w:val="none" w:sz="0" w:space="0" w:color="auto"/>
            <w:right w:val="none" w:sz="0" w:space="0" w:color="auto"/>
          </w:divBdr>
        </w:div>
        <w:div w:id="1741176098">
          <w:marLeft w:val="640"/>
          <w:marRight w:val="0"/>
          <w:marTop w:val="0"/>
          <w:marBottom w:val="0"/>
          <w:divBdr>
            <w:top w:val="none" w:sz="0" w:space="0" w:color="auto"/>
            <w:left w:val="none" w:sz="0" w:space="0" w:color="auto"/>
            <w:bottom w:val="none" w:sz="0" w:space="0" w:color="auto"/>
            <w:right w:val="none" w:sz="0" w:space="0" w:color="auto"/>
          </w:divBdr>
        </w:div>
        <w:div w:id="1752117843">
          <w:marLeft w:val="640"/>
          <w:marRight w:val="0"/>
          <w:marTop w:val="0"/>
          <w:marBottom w:val="0"/>
          <w:divBdr>
            <w:top w:val="none" w:sz="0" w:space="0" w:color="auto"/>
            <w:left w:val="none" w:sz="0" w:space="0" w:color="auto"/>
            <w:bottom w:val="none" w:sz="0" w:space="0" w:color="auto"/>
            <w:right w:val="none" w:sz="0" w:space="0" w:color="auto"/>
          </w:divBdr>
        </w:div>
        <w:div w:id="1800302625">
          <w:marLeft w:val="640"/>
          <w:marRight w:val="0"/>
          <w:marTop w:val="0"/>
          <w:marBottom w:val="0"/>
          <w:divBdr>
            <w:top w:val="none" w:sz="0" w:space="0" w:color="auto"/>
            <w:left w:val="none" w:sz="0" w:space="0" w:color="auto"/>
            <w:bottom w:val="none" w:sz="0" w:space="0" w:color="auto"/>
            <w:right w:val="none" w:sz="0" w:space="0" w:color="auto"/>
          </w:divBdr>
        </w:div>
        <w:div w:id="1826164175">
          <w:marLeft w:val="640"/>
          <w:marRight w:val="0"/>
          <w:marTop w:val="0"/>
          <w:marBottom w:val="0"/>
          <w:divBdr>
            <w:top w:val="none" w:sz="0" w:space="0" w:color="auto"/>
            <w:left w:val="none" w:sz="0" w:space="0" w:color="auto"/>
            <w:bottom w:val="none" w:sz="0" w:space="0" w:color="auto"/>
            <w:right w:val="none" w:sz="0" w:space="0" w:color="auto"/>
          </w:divBdr>
        </w:div>
        <w:div w:id="1875456078">
          <w:marLeft w:val="640"/>
          <w:marRight w:val="0"/>
          <w:marTop w:val="0"/>
          <w:marBottom w:val="0"/>
          <w:divBdr>
            <w:top w:val="none" w:sz="0" w:space="0" w:color="auto"/>
            <w:left w:val="none" w:sz="0" w:space="0" w:color="auto"/>
            <w:bottom w:val="none" w:sz="0" w:space="0" w:color="auto"/>
            <w:right w:val="none" w:sz="0" w:space="0" w:color="auto"/>
          </w:divBdr>
        </w:div>
        <w:div w:id="1891111123">
          <w:marLeft w:val="640"/>
          <w:marRight w:val="0"/>
          <w:marTop w:val="0"/>
          <w:marBottom w:val="0"/>
          <w:divBdr>
            <w:top w:val="none" w:sz="0" w:space="0" w:color="auto"/>
            <w:left w:val="none" w:sz="0" w:space="0" w:color="auto"/>
            <w:bottom w:val="none" w:sz="0" w:space="0" w:color="auto"/>
            <w:right w:val="none" w:sz="0" w:space="0" w:color="auto"/>
          </w:divBdr>
        </w:div>
        <w:div w:id="1892305033">
          <w:marLeft w:val="640"/>
          <w:marRight w:val="0"/>
          <w:marTop w:val="0"/>
          <w:marBottom w:val="0"/>
          <w:divBdr>
            <w:top w:val="none" w:sz="0" w:space="0" w:color="auto"/>
            <w:left w:val="none" w:sz="0" w:space="0" w:color="auto"/>
            <w:bottom w:val="none" w:sz="0" w:space="0" w:color="auto"/>
            <w:right w:val="none" w:sz="0" w:space="0" w:color="auto"/>
          </w:divBdr>
        </w:div>
        <w:div w:id="1896771125">
          <w:marLeft w:val="640"/>
          <w:marRight w:val="0"/>
          <w:marTop w:val="0"/>
          <w:marBottom w:val="0"/>
          <w:divBdr>
            <w:top w:val="none" w:sz="0" w:space="0" w:color="auto"/>
            <w:left w:val="none" w:sz="0" w:space="0" w:color="auto"/>
            <w:bottom w:val="none" w:sz="0" w:space="0" w:color="auto"/>
            <w:right w:val="none" w:sz="0" w:space="0" w:color="auto"/>
          </w:divBdr>
        </w:div>
        <w:div w:id="1913272405">
          <w:marLeft w:val="640"/>
          <w:marRight w:val="0"/>
          <w:marTop w:val="0"/>
          <w:marBottom w:val="0"/>
          <w:divBdr>
            <w:top w:val="none" w:sz="0" w:space="0" w:color="auto"/>
            <w:left w:val="none" w:sz="0" w:space="0" w:color="auto"/>
            <w:bottom w:val="none" w:sz="0" w:space="0" w:color="auto"/>
            <w:right w:val="none" w:sz="0" w:space="0" w:color="auto"/>
          </w:divBdr>
        </w:div>
        <w:div w:id="1933662544">
          <w:marLeft w:val="640"/>
          <w:marRight w:val="0"/>
          <w:marTop w:val="0"/>
          <w:marBottom w:val="0"/>
          <w:divBdr>
            <w:top w:val="none" w:sz="0" w:space="0" w:color="auto"/>
            <w:left w:val="none" w:sz="0" w:space="0" w:color="auto"/>
            <w:bottom w:val="none" w:sz="0" w:space="0" w:color="auto"/>
            <w:right w:val="none" w:sz="0" w:space="0" w:color="auto"/>
          </w:divBdr>
        </w:div>
        <w:div w:id="1951861879">
          <w:marLeft w:val="640"/>
          <w:marRight w:val="0"/>
          <w:marTop w:val="0"/>
          <w:marBottom w:val="0"/>
          <w:divBdr>
            <w:top w:val="none" w:sz="0" w:space="0" w:color="auto"/>
            <w:left w:val="none" w:sz="0" w:space="0" w:color="auto"/>
            <w:bottom w:val="none" w:sz="0" w:space="0" w:color="auto"/>
            <w:right w:val="none" w:sz="0" w:space="0" w:color="auto"/>
          </w:divBdr>
        </w:div>
        <w:div w:id="2001343886">
          <w:marLeft w:val="640"/>
          <w:marRight w:val="0"/>
          <w:marTop w:val="0"/>
          <w:marBottom w:val="0"/>
          <w:divBdr>
            <w:top w:val="none" w:sz="0" w:space="0" w:color="auto"/>
            <w:left w:val="none" w:sz="0" w:space="0" w:color="auto"/>
            <w:bottom w:val="none" w:sz="0" w:space="0" w:color="auto"/>
            <w:right w:val="none" w:sz="0" w:space="0" w:color="auto"/>
          </w:divBdr>
        </w:div>
        <w:div w:id="2026518519">
          <w:marLeft w:val="640"/>
          <w:marRight w:val="0"/>
          <w:marTop w:val="0"/>
          <w:marBottom w:val="0"/>
          <w:divBdr>
            <w:top w:val="none" w:sz="0" w:space="0" w:color="auto"/>
            <w:left w:val="none" w:sz="0" w:space="0" w:color="auto"/>
            <w:bottom w:val="none" w:sz="0" w:space="0" w:color="auto"/>
            <w:right w:val="none" w:sz="0" w:space="0" w:color="auto"/>
          </w:divBdr>
        </w:div>
        <w:div w:id="2033915266">
          <w:marLeft w:val="640"/>
          <w:marRight w:val="0"/>
          <w:marTop w:val="0"/>
          <w:marBottom w:val="0"/>
          <w:divBdr>
            <w:top w:val="none" w:sz="0" w:space="0" w:color="auto"/>
            <w:left w:val="none" w:sz="0" w:space="0" w:color="auto"/>
            <w:bottom w:val="none" w:sz="0" w:space="0" w:color="auto"/>
            <w:right w:val="none" w:sz="0" w:space="0" w:color="auto"/>
          </w:divBdr>
        </w:div>
        <w:div w:id="2034181653">
          <w:marLeft w:val="640"/>
          <w:marRight w:val="0"/>
          <w:marTop w:val="0"/>
          <w:marBottom w:val="0"/>
          <w:divBdr>
            <w:top w:val="none" w:sz="0" w:space="0" w:color="auto"/>
            <w:left w:val="none" w:sz="0" w:space="0" w:color="auto"/>
            <w:bottom w:val="none" w:sz="0" w:space="0" w:color="auto"/>
            <w:right w:val="none" w:sz="0" w:space="0" w:color="auto"/>
          </w:divBdr>
        </w:div>
        <w:div w:id="2054693330">
          <w:marLeft w:val="640"/>
          <w:marRight w:val="0"/>
          <w:marTop w:val="0"/>
          <w:marBottom w:val="0"/>
          <w:divBdr>
            <w:top w:val="none" w:sz="0" w:space="0" w:color="auto"/>
            <w:left w:val="none" w:sz="0" w:space="0" w:color="auto"/>
            <w:bottom w:val="none" w:sz="0" w:space="0" w:color="auto"/>
            <w:right w:val="none" w:sz="0" w:space="0" w:color="auto"/>
          </w:divBdr>
        </w:div>
        <w:div w:id="2094157246">
          <w:marLeft w:val="640"/>
          <w:marRight w:val="0"/>
          <w:marTop w:val="0"/>
          <w:marBottom w:val="0"/>
          <w:divBdr>
            <w:top w:val="none" w:sz="0" w:space="0" w:color="auto"/>
            <w:left w:val="none" w:sz="0" w:space="0" w:color="auto"/>
            <w:bottom w:val="none" w:sz="0" w:space="0" w:color="auto"/>
            <w:right w:val="none" w:sz="0" w:space="0" w:color="auto"/>
          </w:divBdr>
        </w:div>
        <w:div w:id="2099015241">
          <w:marLeft w:val="640"/>
          <w:marRight w:val="0"/>
          <w:marTop w:val="0"/>
          <w:marBottom w:val="0"/>
          <w:divBdr>
            <w:top w:val="none" w:sz="0" w:space="0" w:color="auto"/>
            <w:left w:val="none" w:sz="0" w:space="0" w:color="auto"/>
            <w:bottom w:val="none" w:sz="0" w:space="0" w:color="auto"/>
            <w:right w:val="none" w:sz="0" w:space="0" w:color="auto"/>
          </w:divBdr>
        </w:div>
        <w:div w:id="2109151759">
          <w:marLeft w:val="640"/>
          <w:marRight w:val="0"/>
          <w:marTop w:val="0"/>
          <w:marBottom w:val="0"/>
          <w:divBdr>
            <w:top w:val="none" w:sz="0" w:space="0" w:color="auto"/>
            <w:left w:val="none" w:sz="0" w:space="0" w:color="auto"/>
            <w:bottom w:val="none" w:sz="0" w:space="0" w:color="auto"/>
            <w:right w:val="none" w:sz="0" w:space="0" w:color="auto"/>
          </w:divBdr>
        </w:div>
        <w:div w:id="2130779696">
          <w:marLeft w:val="640"/>
          <w:marRight w:val="0"/>
          <w:marTop w:val="0"/>
          <w:marBottom w:val="0"/>
          <w:divBdr>
            <w:top w:val="none" w:sz="0" w:space="0" w:color="auto"/>
            <w:left w:val="none" w:sz="0" w:space="0" w:color="auto"/>
            <w:bottom w:val="none" w:sz="0" w:space="0" w:color="auto"/>
            <w:right w:val="none" w:sz="0" w:space="0" w:color="auto"/>
          </w:divBdr>
        </w:div>
        <w:div w:id="2133815513">
          <w:marLeft w:val="640"/>
          <w:marRight w:val="0"/>
          <w:marTop w:val="0"/>
          <w:marBottom w:val="0"/>
          <w:divBdr>
            <w:top w:val="none" w:sz="0" w:space="0" w:color="auto"/>
            <w:left w:val="none" w:sz="0" w:space="0" w:color="auto"/>
            <w:bottom w:val="none" w:sz="0" w:space="0" w:color="auto"/>
            <w:right w:val="none" w:sz="0" w:space="0" w:color="auto"/>
          </w:divBdr>
        </w:div>
        <w:div w:id="2146309871">
          <w:marLeft w:val="640"/>
          <w:marRight w:val="0"/>
          <w:marTop w:val="0"/>
          <w:marBottom w:val="0"/>
          <w:divBdr>
            <w:top w:val="none" w:sz="0" w:space="0" w:color="auto"/>
            <w:left w:val="none" w:sz="0" w:space="0" w:color="auto"/>
            <w:bottom w:val="none" w:sz="0" w:space="0" w:color="auto"/>
            <w:right w:val="none" w:sz="0" w:space="0" w:color="auto"/>
          </w:divBdr>
        </w:div>
      </w:divsChild>
    </w:div>
    <w:div w:id="805585559">
      <w:bodyDiv w:val="1"/>
      <w:marLeft w:val="0"/>
      <w:marRight w:val="0"/>
      <w:marTop w:val="0"/>
      <w:marBottom w:val="0"/>
      <w:divBdr>
        <w:top w:val="none" w:sz="0" w:space="0" w:color="auto"/>
        <w:left w:val="none" w:sz="0" w:space="0" w:color="auto"/>
        <w:bottom w:val="none" w:sz="0" w:space="0" w:color="auto"/>
        <w:right w:val="none" w:sz="0" w:space="0" w:color="auto"/>
      </w:divBdr>
      <w:divsChild>
        <w:div w:id="1051273">
          <w:marLeft w:val="640"/>
          <w:marRight w:val="0"/>
          <w:marTop w:val="0"/>
          <w:marBottom w:val="0"/>
          <w:divBdr>
            <w:top w:val="none" w:sz="0" w:space="0" w:color="auto"/>
            <w:left w:val="none" w:sz="0" w:space="0" w:color="auto"/>
            <w:bottom w:val="none" w:sz="0" w:space="0" w:color="auto"/>
            <w:right w:val="none" w:sz="0" w:space="0" w:color="auto"/>
          </w:divBdr>
        </w:div>
        <w:div w:id="10497983">
          <w:marLeft w:val="640"/>
          <w:marRight w:val="0"/>
          <w:marTop w:val="0"/>
          <w:marBottom w:val="0"/>
          <w:divBdr>
            <w:top w:val="none" w:sz="0" w:space="0" w:color="auto"/>
            <w:left w:val="none" w:sz="0" w:space="0" w:color="auto"/>
            <w:bottom w:val="none" w:sz="0" w:space="0" w:color="auto"/>
            <w:right w:val="none" w:sz="0" w:space="0" w:color="auto"/>
          </w:divBdr>
        </w:div>
        <w:div w:id="31006161">
          <w:marLeft w:val="640"/>
          <w:marRight w:val="0"/>
          <w:marTop w:val="0"/>
          <w:marBottom w:val="0"/>
          <w:divBdr>
            <w:top w:val="none" w:sz="0" w:space="0" w:color="auto"/>
            <w:left w:val="none" w:sz="0" w:space="0" w:color="auto"/>
            <w:bottom w:val="none" w:sz="0" w:space="0" w:color="auto"/>
            <w:right w:val="none" w:sz="0" w:space="0" w:color="auto"/>
          </w:divBdr>
        </w:div>
        <w:div w:id="43985960">
          <w:marLeft w:val="640"/>
          <w:marRight w:val="0"/>
          <w:marTop w:val="0"/>
          <w:marBottom w:val="0"/>
          <w:divBdr>
            <w:top w:val="none" w:sz="0" w:space="0" w:color="auto"/>
            <w:left w:val="none" w:sz="0" w:space="0" w:color="auto"/>
            <w:bottom w:val="none" w:sz="0" w:space="0" w:color="auto"/>
            <w:right w:val="none" w:sz="0" w:space="0" w:color="auto"/>
          </w:divBdr>
        </w:div>
        <w:div w:id="91897437">
          <w:marLeft w:val="640"/>
          <w:marRight w:val="0"/>
          <w:marTop w:val="0"/>
          <w:marBottom w:val="0"/>
          <w:divBdr>
            <w:top w:val="none" w:sz="0" w:space="0" w:color="auto"/>
            <w:left w:val="none" w:sz="0" w:space="0" w:color="auto"/>
            <w:bottom w:val="none" w:sz="0" w:space="0" w:color="auto"/>
            <w:right w:val="none" w:sz="0" w:space="0" w:color="auto"/>
          </w:divBdr>
        </w:div>
        <w:div w:id="98262196">
          <w:marLeft w:val="640"/>
          <w:marRight w:val="0"/>
          <w:marTop w:val="0"/>
          <w:marBottom w:val="0"/>
          <w:divBdr>
            <w:top w:val="none" w:sz="0" w:space="0" w:color="auto"/>
            <w:left w:val="none" w:sz="0" w:space="0" w:color="auto"/>
            <w:bottom w:val="none" w:sz="0" w:space="0" w:color="auto"/>
            <w:right w:val="none" w:sz="0" w:space="0" w:color="auto"/>
          </w:divBdr>
        </w:div>
        <w:div w:id="125052338">
          <w:marLeft w:val="640"/>
          <w:marRight w:val="0"/>
          <w:marTop w:val="0"/>
          <w:marBottom w:val="0"/>
          <w:divBdr>
            <w:top w:val="none" w:sz="0" w:space="0" w:color="auto"/>
            <w:left w:val="none" w:sz="0" w:space="0" w:color="auto"/>
            <w:bottom w:val="none" w:sz="0" w:space="0" w:color="auto"/>
            <w:right w:val="none" w:sz="0" w:space="0" w:color="auto"/>
          </w:divBdr>
        </w:div>
        <w:div w:id="129247105">
          <w:marLeft w:val="640"/>
          <w:marRight w:val="0"/>
          <w:marTop w:val="0"/>
          <w:marBottom w:val="0"/>
          <w:divBdr>
            <w:top w:val="none" w:sz="0" w:space="0" w:color="auto"/>
            <w:left w:val="none" w:sz="0" w:space="0" w:color="auto"/>
            <w:bottom w:val="none" w:sz="0" w:space="0" w:color="auto"/>
            <w:right w:val="none" w:sz="0" w:space="0" w:color="auto"/>
          </w:divBdr>
        </w:div>
        <w:div w:id="148375769">
          <w:marLeft w:val="640"/>
          <w:marRight w:val="0"/>
          <w:marTop w:val="0"/>
          <w:marBottom w:val="0"/>
          <w:divBdr>
            <w:top w:val="none" w:sz="0" w:space="0" w:color="auto"/>
            <w:left w:val="none" w:sz="0" w:space="0" w:color="auto"/>
            <w:bottom w:val="none" w:sz="0" w:space="0" w:color="auto"/>
            <w:right w:val="none" w:sz="0" w:space="0" w:color="auto"/>
          </w:divBdr>
        </w:div>
        <w:div w:id="262687489">
          <w:marLeft w:val="640"/>
          <w:marRight w:val="0"/>
          <w:marTop w:val="0"/>
          <w:marBottom w:val="0"/>
          <w:divBdr>
            <w:top w:val="none" w:sz="0" w:space="0" w:color="auto"/>
            <w:left w:val="none" w:sz="0" w:space="0" w:color="auto"/>
            <w:bottom w:val="none" w:sz="0" w:space="0" w:color="auto"/>
            <w:right w:val="none" w:sz="0" w:space="0" w:color="auto"/>
          </w:divBdr>
        </w:div>
        <w:div w:id="303000736">
          <w:marLeft w:val="640"/>
          <w:marRight w:val="0"/>
          <w:marTop w:val="0"/>
          <w:marBottom w:val="0"/>
          <w:divBdr>
            <w:top w:val="none" w:sz="0" w:space="0" w:color="auto"/>
            <w:left w:val="none" w:sz="0" w:space="0" w:color="auto"/>
            <w:bottom w:val="none" w:sz="0" w:space="0" w:color="auto"/>
            <w:right w:val="none" w:sz="0" w:space="0" w:color="auto"/>
          </w:divBdr>
        </w:div>
        <w:div w:id="304895888">
          <w:marLeft w:val="640"/>
          <w:marRight w:val="0"/>
          <w:marTop w:val="0"/>
          <w:marBottom w:val="0"/>
          <w:divBdr>
            <w:top w:val="none" w:sz="0" w:space="0" w:color="auto"/>
            <w:left w:val="none" w:sz="0" w:space="0" w:color="auto"/>
            <w:bottom w:val="none" w:sz="0" w:space="0" w:color="auto"/>
            <w:right w:val="none" w:sz="0" w:space="0" w:color="auto"/>
          </w:divBdr>
        </w:div>
        <w:div w:id="379132304">
          <w:marLeft w:val="640"/>
          <w:marRight w:val="0"/>
          <w:marTop w:val="0"/>
          <w:marBottom w:val="0"/>
          <w:divBdr>
            <w:top w:val="none" w:sz="0" w:space="0" w:color="auto"/>
            <w:left w:val="none" w:sz="0" w:space="0" w:color="auto"/>
            <w:bottom w:val="none" w:sz="0" w:space="0" w:color="auto"/>
            <w:right w:val="none" w:sz="0" w:space="0" w:color="auto"/>
          </w:divBdr>
        </w:div>
        <w:div w:id="413279719">
          <w:marLeft w:val="640"/>
          <w:marRight w:val="0"/>
          <w:marTop w:val="0"/>
          <w:marBottom w:val="0"/>
          <w:divBdr>
            <w:top w:val="none" w:sz="0" w:space="0" w:color="auto"/>
            <w:left w:val="none" w:sz="0" w:space="0" w:color="auto"/>
            <w:bottom w:val="none" w:sz="0" w:space="0" w:color="auto"/>
            <w:right w:val="none" w:sz="0" w:space="0" w:color="auto"/>
          </w:divBdr>
        </w:div>
        <w:div w:id="451555844">
          <w:marLeft w:val="640"/>
          <w:marRight w:val="0"/>
          <w:marTop w:val="0"/>
          <w:marBottom w:val="0"/>
          <w:divBdr>
            <w:top w:val="none" w:sz="0" w:space="0" w:color="auto"/>
            <w:left w:val="none" w:sz="0" w:space="0" w:color="auto"/>
            <w:bottom w:val="none" w:sz="0" w:space="0" w:color="auto"/>
            <w:right w:val="none" w:sz="0" w:space="0" w:color="auto"/>
          </w:divBdr>
        </w:div>
        <w:div w:id="479154973">
          <w:marLeft w:val="640"/>
          <w:marRight w:val="0"/>
          <w:marTop w:val="0"/>
          <w:marBottom w:val="0"/>
          <w:divBdr>
            <w:top w:val="none" w:sz="0" w:space="0" w:color="auto"/>
            <w:left w:val="none" w:sz="0" w:space="0" w:color="auto"/>
            <w:bottom w:val="none" w:sz="0" w:space="0" w:color="auto"/>
            <w:right w:val="none" w:sz="0" w:space="0" w:color="auto"/>
          </w:divBdr>
        </w:div>
        <w:div w:id="486555829">
          <w:marLeft w:val="640"/>
          <w:marRight w:val="0"/>
          <w:marTop w:val="0"/>
          <w:marBottom w:val="0"/>
          <w:divBdr>
            <w:top w:val="none" w:sz="0" w:space="0" w:color="auto"/>
            <w:left w:val="none" w:sz="0" w:space="0" w:color="auto"/>
            <w:bottom w:val="none" w:sz="0" w:space="0" w:color="auto"/>
            <w:right w:val="none" w:sz="0" w:space="0" w:color="auto"/>
          </w:divBdr>
        </w:div>
        <w:div w:id="514076931">
          <w:marLeft w:val="640"/>
          <w:marRight w:val="0"/>
          <w:marTop w:val="0"/>
          <w:marBottom w:val="0"/>
          <w:divBdr>
            <w:top w:val="none" w:sz="0" w:space="0" w:color="auto"/>
            <w:left w:val="none" w:sz="0" w:space="0" w:color="auto"/>
            <w:bottom w:val="none" w:sz="0" w:space="0" w:color="auto"/>
            <w:right w:val="none" w:sz="0" w:space="0" w:color="auto"/>
          </w:divBdr>
        </w:div>
        <w:div w:id="558522076">
          <w:marLeft w:val="640"/>
          <w:marRight w:val="0"/>
          <w:marTop w:val="0"/>
          <w:marBottom w:val="0"/>
          <w:divBdr>
            <w:top w:val="none" w:sz="0" w:space="0" w:color="auto"/>
            <w:left w:val="none" w:sz="0" w:space="0" w:color="auto"/>
            <w:bottom w:val="none" w:sz="0" w:space="0" w:color="auto"/>
            <w:right w:val="none" w:sz="0" w:space="0" w:color="auto"/>
          </w:divBdr>
        </w:div>
        <w:div w:id="578713198">
          <w:marLeft w:val="640"/>
          <w:marRight w:val="0"/>
          <w:marTop w:val="0"/>
          <w:marBottom w:val="0"/>
          <w:divBdr>
            <w:top w:val="none" w:sz="0" w:space="0" w:color="auto"/>
            <w:left w:val="none" w:sz="0" w:space="0" w:color="auto"/>
            <w:bottom w:val="none" w:sz="0" w:space="0" w:color="auto"/>
            <w:right w:val="none" w:sz="0" w:space="0" w:color="auto"/>
          </w:divBdr>
        </w:div>
        <w:div w:id="602032350">
          <w:marLeft w:val="640"/>
          <w:marRight w:val="0"/>
          <w:marTop w:val="0"/>
          <w:marBottom w:val="0"/>
          <w:divBdr>
            <w:top w:val="none" w:sz="0" w:space="0" w:color="auto"/>
            <w:left w:val="none" w:sz="0" w:space="0" w:color="auto"/>
            <w:bottom w:val="none" w:sz="0" w:space="0" w:color="auto"/>
            <w:right w:val="none" w:sz="0" w:space="0" w:color="auto"/>
          </w:divBdr>
        </w:div>
        <w:div w:id="630939708">
          <w:marLeft w:val="640"/>
          <w:marRight w:val="0"/>
          <w:marTop w:val="0"/>
          <w:marBottom w:val="0"/>
          <w:divBdr>
            <w:top w:val="none" w:sz="0" w:space="0" w:color="auto"/>
            <w:left w:val="none" w:sz="0" w:space="0" w:color="auto"/>
            <w:bottom w:val="none" w:sz="0" w:space="0" w:color="auto"/>
            <w:right w:val="none" w:sz="0" w:space="0" w:color="auto"/>
          </w:divBdr>
        </w:div>
        <w:div w:id="638221477">
          <w:marLeft w:val="640"/>
          <w:marRight w:val="0"/>
          <w:marTop w:val="0"/>
          <w:marBottom w:val="0"/>
          <w:divBdr>
            <w:top w:val="none" w:sz="0" w:space="0" w:color="auto"/>
            <w:left w:val="none" w:sz="0" w:space="0" w:color="auto"/>
            <w:bottom w:val="none" w:sz="0" w:space="0" w:color="auto"/>
            <w:right w:val="none" w:sz="0" w:space="0" w:color="auto"/>
          </w:divBdr>
        </w:div>
        <w:div w:id="677078175">
          <w:marLeft w:val="640"/>
          <w:marRight w:val="0"/>
          <w:marTop w:val="0"/>
          <w:marBottom w:val="0"/>
          <w:divBdr>
            <w:top w:val="none" w:sz="0" w:space="0" w:color="auto"/>
            <w:left w:val="none" w:sz="0" w:space="0" w:color="auto"/>
            <w:bottom w:val="none" w:sz="0" w:space="0" w:color="auto"/>
            <w:right w:val="none" w:sz="0" w:space="0" w:color="auto"/>
          </w:divBdr>
        </w:div>
        <w:div w:id="687802563">
          <w:marLeft w:val="640"/>
          <w:marRight w:val="0"/>
          <w:marTop w:val="0"/>
          <w:marBottom w:val="0"/>
          <w:divBdr>
            <w:top w:val="none" w:sz="0" w:space="0" w:color="auto"/>
            <w:left w:val="none" w:sz="0" w:space="0" w:color="auto"/>
            <w:bottom w:val="none" w:sz="0" w:space="0" w:color="auto"/>
            <w:right w:val="none" w:sz="0" w:space="0" w:color="auto"/>
          </w:divBdr>
        </w:div>
        <w:div w:id="697394899">
          <w:marLeft w:val="640"/>
          <w:marRight w:val="0"/>
          <w:marTop w:val="0"/>
          <w:marBottom w:val="0"/>
          <w:divBdr>
            <w:top w:val="none" w:sz="0" w:space="0" w:color="auto"/>
            <w:left w:val="none" w:sz="0" w:space="0" w:color="auto"/>
            <w:bottom w:val="none" w:sz="0" w:space="0" w:color="auto"/>
            <w:right w:val="none" w:sz="0" w:space="0" w:color="auto"/>
          </w:divBdr>
        </w:div>
        <w:div w:id="714087617">
          <w:marLeft w:val="640"/>
          <w:marRight w:val="0"/>
          <w:marTop w:val="0"/>
          <w:marBottom w:val="0"/>
          <w:divBdr>
            <w:top w:val="none" w:sz="0" w:space="0" w:color="auto"/>
            <w:left w:val="none" w:sz="0" w:space="0" w:color="auto"/>
            <w:bottom w:val="none" w:sz="0" w:space="0" w:color="auto"/>
            <w:right w:val="none" w:sz="0" w:space="0" w:color="auto"/>
          </w:divBdr>
        </w:div>
        <w:div w:id="729154242">
          <w:marLeft w:val="640"/>
          <w:marRight w:val="0"/>
          <w:marTop w:val="0"/>
          <w:marBottom w:val="0"/>
          <w:divBdr>
            <w:top w:val="none" w:sz="0" w:space="0" w:color="auto"/>
            <w:left w:val="none" w:sz="0" w:space="0" w:color="auto"/>
            <w:bottom w:val="none" w:sz="0" w:space="0" w:color="auto"/>
            <w:right w:val="none" w:sz="0" w:space="0" w:color="auto"/>
          </w:divBdr>
        </w:div>
        <w:div w:id="869755830">
          <w:marLeft w:val="640"/>
          <w:marRight w:val="0"/>
          <w:marTop w:val="0"/>
          <w:marBottom w:val="0"/>
          <w:divBdr>
            <w:top w:val="none" w:sz="0" w:space="0" w:color="auto"/>
            <w:left w:val="none" w:sz="0" w:space="0" w:color="auto"/>
            <w:bottom w:val="none" w:sz="0" w:space="0" w:color="auto"/>
            <w:right w:val="none" w:sz="0" w:space="0" w:color="auto"/>
          </w:divBdr>
        </w:div>
        <w:div w:id="874544931">
          <w:marLeft w:val="640"/>
          <w:marRight w:val="0"/>
          <w:marTop w:val="0"/>
          <w:marBottom w:val="0"/>
          <w:divBdr>
            <w:top w:val="none" w:sz="0" w:space="0" w:color="auto"/>
            <w:left w:val="none" w:sz="0" w:space="0" w:color="auto"/>
            <w:bottom w:val="none" w:sz="0" w:space="0" w:color="auto"/>
            <w:right w:val="none" w:sz="0" w:space="0" w:color="auto"/>
          </w:divBdr>
        </w:div>
        <w:div w:id="880165125">
          <w:marLeft w:val="640"/>
          <w:marRight w:val="0"/>
          <w:marTop w:val="0"/>
          <w:marBottom w:val="0"/>
          <w:divBdr>
            <w:top w:val="none" w:sz="0" w:space="0" w:color="auto"/>
            <w:left w:val="none" w:sz="0" w:space="0" w:color="auto"/>
            <w:bottom w:val="none" w:sz="0" w:space="0" w:color="auto"/>
            <w:right w:val="none" w:sz="0" w:space="0" w:color="auto"/>
          </w:divBdr>
        </w:div>
        <w:div w:id="939529760">
          <w:marLeft w:val="640"/>
          <w:marRight w:val="0"/>
          <w:marTop w:val="0"/>
          <w:marBottom w:val="0"/>
          <w:divBdr>
            <w:top w:val="none" w:sz="0" w:space="0" w:color="auto"/>
            <w:left w:val="none" w:sz="0" w:space="0" w:color="auto"/>
            <w:bottom w:val="none" w:sz="0" w:space="0" w:color="auto"/>
            <w:right w:val="none" w:sz="0" w:space="0" w:color="auto"/>
          </w:divBdr>
        </w:div>
        <w:div w:id="954629239">
          <w:marLeft w:val="640"/>
          <w:marRight w:val="0"/>
          <w:marTop w:val="0"/>
          <w:marBottom w:val="0"/>
          <w:divBdr>
            <w:top w:val="none" w:sz="0" w:space="0" w:color="auto"/>
            <w:left w:val="none" w:sz="0" w:space="0" w:color="auto"/>
            <w:bottom w:val="none" w:sz="0" w:space="0" w:color="auto"/>
            <w:right w:val="none" w:sz="0" w:space="0" w:color="auto"/>
          </w:divBdr>
        </w:div>
        <w:div w:id="999232272">
          <w:marLeft w:val="640"/>
          <w:marRight w:val="0"/>
          <w:marTop w:val="0"/>
          <w:marBottom w:val="0"/>
          <w:divBdr>
            <w:top w:val="none" w:sz="0" w:space="0" w:color="auto"/>
            <w:left w:val="none" w:sz="0" w:space="0" w:color="auto"/>
            <w:bottom w:val="none" w:sz="0" w:space="0" w:color="auto"/>
            <w:right w:val="none" w:sz="0" w:space="0" w:color="auto"/>
          </w:divBdr>
        </w:div>
        <w:div w:id="1005010972">
          <w:marLeft w:val="640"/>
          <w:marRight w:val="0"/>
          <w:marTop w:val="0"/>
          <w:marBottom w:val="0"/>
          <w:divBdr>
            <w:top w:val="none" w:sz="0" w:space="0" w:color="auto"/>
            <w:left w:val="none" w:sz="0" w:space="0" w:color="auto"/>
            <w:bottom w:val="none" w:sz="0" w:space="0" w:color="auto"/>
            <w:right w:val="none" w:sz="0" w:space="0" w:color="auto"/>
          </w:divBdr>
        </w:div>
        <w:div w:id="1013603847">
          <w:marLeft w:val="640"/>
          <w:marRight w:val="0"/>
          <w:marTop w:val="0"/>
          <w:marBottom w:val="0"/>
          <w:divBdr>
            <w:top w:val="none" w:sz="0" w:space="0" w:color="auto"/>
            <w:left w:val="none" w:sz="0" w:space="0" w:color="auto"/>
            <w:bottom w:val="none" w:sz="0" w:space="0" w:color="auto"/>
            <w:right w:val="none" w:sz="0" w:space="0" w:color="auto"/>
          </w:divBdr>
        </w:div>
        <w:div w:id="1027220432">
          <w:marLeft w:val="640"/>
          <w:marRight w:val="0"/>
          <w:marTop w:val="0"/>
          <w:marBottom w:val="0"/>
          <w:divBdr>
            <w:top w:val="none" w:sz="0" w:space="0" w:color="auto"/>
            <w:left w:val="none" w:sz="0" w:space="0" w:color="auto"/>
            <w:bottom w:val="none" w:sz="0" w:space="0" w:color="auto"/>
            <w:right w:val="none" w:sz="0" w:space="0" w:color="auto"/>
          </w:divBdr>
        </w:div>
        <w:div w:id="1037467593">
          <w:marLeft w:val="640"/>
          <w:marRight w:val="0"/>
          <w:marTop w:val="0"/>
          <w:marBottom w:val="0"/>
          <w:divBdr>
            <w:top w:val="none" w:sz="0" w:space="0" w:color="auto"/>
            <w:left w:val="none" w:sz="0" w:space="0" w:color="auto"/>
            <w:bottom w:val="none" w:sz="0" w:space="0" w:color="auto"/>
            <w:right w:val="none" w:sz="0" w:space="0" w:color="auto"/>
          </w:divBdr>
        </w:div>
        <w:div w:id="1046568345">
          <w:marLeft w:val="640"/>
          <w:marRight w:val="0"/>
          <w:marTop w:val="0"/>
          <w:marBottom w:val="0"/>
          <w:divBdr>
            <w:top w:val="none" w:sz="0" w:space="0" w:color="auto"/>
            <w:left w:val="none" w:sz="0" w:space="0" w:color="auto"/>
            <w:bottom w:val="none" w:sz="0" w:space="0" w:color="auto"/>
            <w:right w:val="none" w:sz="0" w:space="0" w:color="auto"/>
          </w:divBdr>
        </w:div>
        <w:div w:id="1053846911">
          <w:marLeft w:val="640"/>
          <w:marRight w:val="0"/>
          <w:marTop w:val="0"/>
          <w:marBottom w:val="0"/>
          <w:divBdr>
            <w:top w:val="none" w:sz="0" w:space="0" w:color="auto"/>
            <w:left w:val="none" w:sz="0" w:space="0" w:color="auto"/>
            <w:bottom w:val="none" w:sz="0" w:space="0" w:color="auto"/>
            <w:right w:val="none" w:sz="0" w:space="0" w:color="auto"/>
          </w:divBdr>
        </w:div>
        <w:div w:id="1063483952">
          <w:marLeft w:val="640"/>
          <w:marRight w:val="0"/>
          <w:marTop w:val="0"/>
          <w:marBottom w:val="0"/>
          <w:divBdr>
            <w:top w:val="none" w:sz="0" w:space="0" w:color="auto"/>
            <w:left w:val="none" w:sz="0" w:space="0" w:color="auto"/>
            <w:bottom w:val="none" w:sz="0" w:space="0" w:color="auto"/>
            <w:right w:val="none" w:sz="0" w:space="0" w:color="auto"/>
          </w:divBdr>
        </w:div>
        <w:div w:id="1091463577">
          <w:marLeft w:val="640"/>
          <w:marRight w:val="0"/>
          <w:marTop w:val="0"/>
          <w:marBottom w:val="0"/>
          <w:divBdr>
            <w:top w:val="none" w:sz="0" w:space="0" w:color="auto"/>
            <w:left w:val="none" w:sz="0" w:space="0" w:color="auto"/>
            <w:bottom w:val="none" w:sz="0" w:space="0" w:color="auto"/>
            <w:right w:val="none" w:sz="0" w:space="0" w:color="auto"/>
          </w:divBdr>
        </w:div>
        <w:div w:id="1116950005">
          <w:marLeft w:val="640"/>
          <w:marRight w:val="0"/>
          <w:marTop w:val="0"/>
          <w:marBottom w:val="0"/>
          <w:divBdr>
            <w:top w:val="none" w:sz="0" w:space="0" w:color="auto"/>
            <w:left w:val="none" w:sz="0" w:space="0" w:color="auto"/>
            <w:bottom w:val="none" w:sz="0" w:space="0" w:color="auto"/>
            <w:right w:val="none" w:sz="0" w:space="0" w:color="auto"/>
          </w:divBdr>
        </w:div>
        <w:div w:id="1123622830">
          <w:marLeft w:val="640"/>
          <w:marRight w:val="0"/>
          <w:marTop w:val="0"/>
          <w:marBottom w:val="0"/>
          <w:divBdr>
            <w:top w:val="none" w:sz="0" w:space="0" w:color="auto"/>
            <w:left w:val="none" w:sz="0" w:space="0" w:color="auto"/>
            <w:bottom w:val="none" w:sz="0" w:space="0" w:color="auto"/>
            <w:right w:val="none" w:sz="0" w:space="0" w:color="auto"/>
          </w:divBdr>
        </w:div>
        <w:div w:id="1171726033">
          <w:marLeft w:val="640"/>
          <w:marRight w:val="0"/>
          <w:marTop w:val="0"/>
          <w:marBottom w:val="0"/>
          <w:divBdr>
            <w:top w:val="none" w:sz="0" w:space="0" w:color="auto"/>
            <w:left w:val="none" w:sz="0" w:space="0" w:color="auto"/>
            <w:bottom w:val="none" w:sz="0" w:space="0" w:color="auto"/>
            <w:right w:val="none" w:sz="0" w:space="0" w:color="auto"/>
          </w:divBdr>
        </w:div>
        <w:div w:id="1208102673">
          <w:marLeft w:val="640"/>
          <w:marRight w:val="0"/>
          <w:marTop w:val="0"/>
          <w:marBottom w:val="0"/>
          <w:divBdr>
            <w:top w:val="none" w:sz="0" w:space="0" w:color="auto"/>
            <w:left w:val="none" w:sz="0" w:space="0" w:color="auto"/>
            <w:bottom w:val="none" w:sz="0" w:space="0" w:color="auto"/>
            <w:right w:val="none" w:sz="0" w:space="0" w:color="auto"/>
          </w:divBdr>
        </w:div>
        <w:div w:id="1214269302">
          <w:marLeft w:val="640"/>
          <w:marRight w:val="0"/>
          <w:marTop w:val="0"/>
          <w:marBottom w:val="0"/>
          <w:divBdr>
            <w:top w:val="none" w:sz="0" w:space="0" w:color="auto"/>
            <w:left w:val="none" w:sz="0" w:space="0" w:color="auto"/>
            <w:bottom w:val="none" w:sz="0" w:space="0" w:color="auto"/>
            <w:right w:val="none" w:sz="0" w:space="0" w:color="auto"/>
          </w:divBdr>
        </w:div>
        <w:div w:id="1269965337">
          <w:marLeft w:val="640"/>
          <w:marRight w:val="0"/>
          <w:marTop w:val="0"/>
          <w:marBottom w:val="0"/>
          <w:divBdr>
            <w:top w:val="none" w:sz="0" w:space="0" w:color="auto"/>
            <w:left w:val="none" w:sz="0" w:space="0" w:color="auto"/>
            <w:bottom w:val="none" w:sz="0" w:space="0" w:color="auto"/>
            <w:right w:val="none" w:sz="0" w:space="0" w:color="auto"/>
          </w:divBdr>
        </w:div>
        <w:div w:id="1271473019">
          <w:marLeft w:val="640"/>
          <w:marRight w:val="0"/>
          <w:marTop w:val="0"/>
          <w:marBottom w:val="0"/>
          <w:divBdr>
            <w:top w:val="none" w:sz="0" w:space="0" w:color="auto"/>
            <w:left w:val="none" w:sz="0" w:space="0" w:color="auto"/>
            <w:bottom w:val="none" w:sz="0" w:space="0" w:color="auto"/>
            <w:right w:val="none" w:sz="0" w:space="0" w:color="auto"/>
          </w:divBdr>
        </w:div>
        <w:div w:id="1273129665">
          <w:marLeft w:val="640"/>
          <w:marRight w:val="0"/>
          <w:marTop w:val="0"/>
          <w:marBottom w:val="0"/>
          <w:divBdr>
            <w:top w:val="none" w:sz="0" w:space="0" w:color="auto"/>
            <w:left w:val="none" w:sz="0" w:space="0" w:color="auto"/>
            <w:bottom w:val="none" w:sz="0" w:space="0" w:color="auto"/>
            <w:right w:val="none" w:sz="0" w:space="0" w:color="auto"/>
          </w:divBdr>
        </w:div>
        <w:div w:id="1277443642">
          <w:marLeft w:val="640"/>
          <w:marRight w:val="0"/>
          <w:marTop w:val="0"/>
          <w:marBottom w:val="0"/>
          <w:divBdr>
            <w:top w:val="none" w:sz="0" w:space="0" w:color="auto"/>
            <w:left w:val="none" w:sz="0" w:space="0" w:color="auto"/>
            <w:bottom w:val="none" w:sz="0" w:space="0" w:color="auto"/>
            <w:right w:val="none" w:sz="0" w:space="0" w:color="auto"/>
          </w:divBdr>
        </w:div>
        <w:div w:id="1298223721">
          <w:marLeft w:val="640"/>
          <w:marRight w:val="0"/>
          <w:marTop w:val="0"/>
          <w:marBottom w:val="0"/>
          <w:divBdr>
            <w:top w:val="none" w:sz="0" w:space="0" w:color="auto"/>
            <w:left w:val="none" w:sz="0" w:space="0" w:color="auto"/>
            <w:bottom w:val="none" w:sz="0" w:space="0" w:color="auto"/>
            <w:right w:val="none" w:sz="0" w:space="0" w:color="auto"/>
          </w:divBdr>
        </w:div>
        <w:div w:id="1311907107">
          <w:marLeft w:val="640"/>
          <w:marRight w:val="0"/>
          <w:marTop w:val="0"/>
          <w:marBottom w:val="0"/>
          <w:divBdr>
            <w:top w:val="none" w:sz="0" w:space="0" w:color="auto"/>
            <w:left w:val="none" w:sz="0" w:space="0" w:color="auto"/>
            <w:bottom w:val="none" w:sz="0" w:space="0" w:color="auto"/>
            <w:right w:val="none" w:sz="0" w:space="0" w:color="auto"/>
          </w:divBdr>
        </w:div>
        <w:div w:id="1350401747">
          <w:marLeft w:val="640"/>
          <w:marRight w:val="0"/>
          <w:marTop w:val="0"/>
          <w:marBottom w:val="0"/>
          <w:divBdr>
            <w:top w:val="none" w:sz="0" w:space="0" w:color="auto"/>
            <w:left w:val="none" w:sz="0" w:space="0" w:color="auto"/>
            <w:bottom w:val="none" w:sz="0" w:space="0" w:color="auto"/>
            <w:right w:val="none" w:sz="0" w:space="0" w:color="auto"/>
          </w:divBdr>
        </w:div>
        <w:div w:id="1381831420">
          <w:marLeft w:val="640"/>
          <w:marRight w:val="0"/>
          <w:marTop w:val="0"/>
          <w:marBottom w:val="0"/>
          <w:divBdr>
            <w:top w:val="none" w:sz="0" w:space="0" w:color="auto"/>
            <w:left w:val="none" w:sz="0" w:space="0" w:color="auto"/>
            <w:bottom w:val="none" w:sz="0" w:space="0" w:color="auto"/>
            <w:right w:val="none" w:sz="0" w:space="0" w:color="auto"/>
          </w:divBdr>
        </w:div>
        <w:div w:id="1443379618">
          <w:marLeft w:val="640"/>
          <w:marRight w:val="0"/>
          <w:marTop w:val="0"/>
          <w:marBottom w:val="0"/>
          <w:divBdr>
            <w:top w:val="none" w:sz="0" w:space="0" w:color="auto"/>
            <w:left w:val="none" w:sz="0" w:space="0" w:color="auto"/>
            <w:bottom w:val="none" w:sz="0" w:space="0" w:color="auto"/>
            <w:right w:val="none" w:sz="0" w:space="0" w:color="auto"/>
          </w:divBdr>
        </w:div>
        <w:div w:id="1446773431">
          <w:marLeft w:val="640"/>
          <w:marRight w:val="0"/>
          <w:marTop w:val="0"/>
          <w:marBottom w:val="0"/>
          <w:divBdr>
            <w:top w:val="none" w:sz="0" w:space="0" w:color="auto"/>
            <w:left w:val="none" w:sz="0" w:space="0" w:color="auto"/>
            <w:bottom w:val="none" w:sz="0" w:space="0" w:color="auto"/>
            <w:right w:val="none" w:sz="0" w:space="0" w:color="auto"/>
          </w:divBdr>
        </w:div>
        <w:div w:id="1506826506">
          <w:marLeft w:val="640"/>
          <w:marRight w:val="0"/>
          <w:marTop w:val="0"/>
          <w:marBottom w:val="0"/>
          <w:divBdr>
            <w:top w:val="none" w:sz="0" w:space="0" w:color="auto"/>
            <w:left w:val="none" w:sz="0" w:space="0" w:color="auto"/>
            <w:bottom w:val="none" w:sz="0" w:space="0" w:color="auto"/>
            <w:right w:val="none" w:sz="0" w:space="0" w:color="auto"/>
          </w:divBdr>
        </w:div>
        <w:div w:id="1517422545">
          <w:marLeft w:val="640"/>
          <w:marRight w:val="0"/>
          <w:marTop w:val="0"/>
          <w:marBottom w:val="0"/>
          <w:divBdr>
            <w:top w:val="none" w:sz="0" w:space="0" w:color="auto"/>
            <w:left w:val="none" w:sz="0" w:space="0" w:color="auto"/>
            <w:bottom w:val="none" w:sz="0" w:space="0" w:color="auto"/>
            <w:right w:val="none" w:sz="0" w:space="0" w:color="auto"/>
          </w:divBdr>
        </w:div>
        <w:div w:id="1527870580">
          <w:marLeft w:val="640"/>
          <w:marRight w:val="0"/>
          <w:marTop w:val="0"/>
          <w:marBottom w:val="0"/>
          <w:divBdr>
            <w:top w:val="none" w:sz="0" w:space="0" w:color="auto"/>
            <w:left w:val="none" w:sz="0" w:space="0" w:color="auto"/>
            <w:bottom w:val="none" w:sz="0" w:space="0" w:color="auto"/>
            <w:right w:val="none" w:sz="0" w:space="0" w:color="auto"/>
          </w:divBdr>
        </w:div>
        <w:div w:id="1569418965">
          <w:marLeft w:val="640"/>
          <w:marRight w:val="0"/>
          <w:marTop w:val="0"/>
          <w:marBottom w:val="0"/>
          <w:divBdr>
            <w:top w:val="none" w:sz="0" w:space="0" w:color="auto"/>
            <w:left w:val="none" w:sz="0" w:space="0" w:color="auto"/>
            <w:bottom w:val="none" w:sz="0" w:space="0" w:color="auto"/>
            <w:right w:val="none" w:sz="0" w:space="0" w:color="auto"/>
          </w:divBdr>
        </w:div>
        <w:div w:id="1577740835">
          <w:marLeft w:val="640"/>
          <w:marRight w:val="0"/>
          <w:marTop w:val="0"/>
          <w:marBottom w:val="0"/>
          <w:divBdr>
            <w:top w:val="none" w:sz="0" w:space="0" w:color="auto"/>
            <w:left w:val="none" w:sz="0" w:space="0" w:color="auto"/>
            <w:bottom w:val="none" w:sz="0" w:space="0" w:color="auto"/>
            <w:right w:val="none" w:sz="0" w:space="0" w:color="auto"/>
          </w:divBdr>
        </w:div>
        <w:div w:id="1589846694">
          <w:marLeft w:val="640"/>
          <w:marRight w:val="0"/>
          <w:marTop w:val="0"/>
          <w:marBottom w:val="0"/>
          <w:divBdr>
            <w:top w:val="none" w:sz="0" w:space="0" w:color="auto"/>
            <w:left w:val="none" w:sz="0" w:space="0" w:color="auto"/>
            <w:bottom w:val="none" w:sz="0" w:space="0" w:color="auto"/>
            <w:right w:val="none" w:sz="0" w:space="0" w:color="auto"/>
          </w:divBdr>
        </w:div>
        <w:div w:id="1597707454">
          <w:marLeft w:val="640"/>
          <w:marRight w:val="0"/>
          <w:marTop w:val="0"/>
          <w:marBottom w:val="0"/>
          <w:divBdr>
            <w:top w:val="none" w:sz="0" w:space="0" w:color="auto"/>
            <w:left w:val="none" w:sz="0" w:space="0" w:color="auto"/>
            <w:bottom w:val="none" w:sz="0" w:space="0" w:color="auto"/>
            <w:right w:val="none" w:sz="0" w:space="0" w:color="auto"/>
          </w:divBdr>
        </w:div>
        <w:div w:id="1610120439">
          <w:marLeft w:val="640"/>
          <w:marRight w:val="0"/>
          <w:marTop w:val="0"/>
          <w:marBottom w:val="0"/>
          <w:divBdr>
            <w:top w:val="none" w:sz="0" w:space="0" w:color="auto"/>
            <w:left w:val="none" w:sz="0" w:space="0" w:color="auto"/>
            <w:bottom w:val="none" w:sz="0" w:space="0" w:color="auto"/>
            <w:right w:val="none" w:sz="0" w:space="0" w:color="auto"/>
          </w:divBdr>
        </w:div>
        <w:div w:id="1662079785">
          <w:marLeft w:val="640"/>
          <w:marRight w:val="0"/>
          <w:marTop w:val="0"/>
          <w:marBottom w:val="0"/>
          <w:divBdr>
            <w:top w:val="none" w:sz="0" w:space="0" w:color="auto"/>
            <w:left w:val="none" w:sz="0" w:space="0" w:color="auto"/>
            <w:bottom w:val="none" w:sz="0" w:space="0" w:color="auto"/>
            <w:right w:val="none" w:sz="0" w:space="0" w:color="auto"/>
          </w:divBdr>
        </w:div>
        <w:div w:id="1676305628">
          <w:marLeft w:val="640"/>
          <w:marRight w:val="0"/>
          <w:marTop w:val="0"/>
          <w:marBottom w:val="0"/>
          <w:divBdr>
            <w:top w:val="none" w:sz="0" w:space="0" w:color="auto"/>
            <w:left w:val="none" w:sz="0" w:space="0" w:color="auto"/>
            <w:bottom w:val="none" w:sz="0" w:space="0" w:color="auto"/>
            <w:right w:val="none" w:sz="0" w:space="0" w:color="auto"/>
          </w:divBdr>
        </w:div>
        <w:div w:id="1727953021">
          <w:marLeft w:val="640"/>
          <w:marRight w:val="0"/>
          <w:marTop w:val="0"/>
          <w:marBottom w:val="0"/>
          <w:divBdr>
            <w:top w:val="none" w:sz="0" w:space="0" w:color="auto"/>
            <w:left w:val="none" w:sz="0" w:space="0" w:color="auto"/>
            <w:bottom w:val="none" w:sz="0" w:space="0" w:color="auto"/>
            <w:right w:val="none" w:sz="0" w:space="0" w:color="auto"/>
          </w:divBdr>
        </w:div>
        <w:div w:id="1742557261">
          <w:marLeft w:val="640"/>
          <w:marRight w:val="0"/>
          <w:marTop w:val="0"/>
          <w:marBottom w:val="0"/>
          <w:divBdr>
            <w:top w:val="none" w:sz="0" w:space="0" w:color="auto"/>
            <w:left w:val="none" w:sz="0" w:space="0" w:color="auto"/>
            <w:bottom w:val="none" w:sz="0" w:space="0" w:color="auto"/>
            <w:right w:val="none" w:sz="0" w:space="0" w:color="auto"/>
          </w:divBdr>
        </w:div>
        <w:div w:id="1800343645">
          <w:marLeft w:val="640"/>
          <w:marRight w:val="0"/>
          <w:marTop w:val="0"/>
          <w:marBottom w:val="0"/>
          <w:divBdr>
            <w:top w:val="none" w:sz="0" w:space="0" w:color="auto"/>
            <w:left w:val="none" w:sz="0" w:space="0" w:color="auto"/>
            <w:bottom w:val="none" w:sz="0" w:space="0" w:color="auto"/>
            <w:right w:val="none" w:sz="0" w:space="0" w:color="auto"/>
          </w:divBdr>
        </w:div>
        <w:div w:id="1820807246">
          <w:marLeft w:val="640"/>
          <w:marRight w:val="0"/>
          <w:marTop w:val="0"/>
          <w:marBottom w:val="0"/>
          <w:divBdr>
            <w:top w:val="none" w:sz="0" w:space="0" w:color="auto"/>
            <w:left w:val="none" w:sz="0" w:space="0" w:color="auto"/>
            <w:bottom w:val="none" w:sz="0" w:space="0" w:color="auto"/>
            <w:right w:val="none" w:sz="0" w:space="0" w:color="auto"/>
          </w:divBdr>
        </w:div>
        <w:div w:id="1826510341">
          <w:marLeft w:val="640"/>
          <w:marRight w:val="0"/>
          <w:marTop w:val="0"/>
          <w:marBottom w:val="0"/>
          <w:divBdr>
            <w:top w:val="none" w:sz="0" w:space="0" w:color="auto"/>
            <w:left w:val="none" w:sz="0" w:space="0" w:color="auto"/>
            <w:bottom w:val="none" w:sz="0" w:space="0" w:color="auto"/>
            <w:right w:val="none" w:sz="0" w:space="0" w:color="auto"/>
          </w:divBdr>
        </w:div>
        <w:div w:id="1881015044">
          <w:marLeft w:val="640"/>
          <w:marRight w:val="0"/>
          <w:marTop w:val="0"/>
          <w:marBottom w:val="0"/>
          <w:divBdr>
            <w:top w:val="none" w:sz="0" w:space="0" w:color="auto"/>
            <w:left w:val="none" w:sz="0" w:space="0" w:color="auto"/>
            <w:bottom w:val="none" w:sz="0" w:space="0" w:color="auto"/>
            <w:right w:val="none" w:sz="0" w:space="0" w:color="auto"/>
          </w:divBdr>
        </w:div>
        <w:div w:id="1890534512">
          <w:marLeft w:val="640"/>
          <w:marRight w:val="0"/>
          <w:marTop w:val="0"/>
          <w:marBottom w:val="0"/>
          <w:divBdr>
            <w:top w:val="none" w:sz="0" w:space="0" w:color="auto"/>
            <w:left w:val="none" w:sz="0" w:space="0" w:color="auto"/>
            <w:bottom w:val="none" w:sz="0" w:space="0" w:color="auto"/>
            <w:right w:val="none" w:sz="0" w:space="0" w:color="auto"/>
          </w:divBdr>
        </w:div>
        <w:div w:id="1921063688">
          <w:marLeft w:val="640"/>
          <w:marRight w:val="0"/>
          <w:marTop w:val="0"/>
          <w:marBottom w:val="0"/>
          <w:divBdr>
            <w:top w:val="none" w:sz="0" w:space="0" w:color="auto"/>
            <w:left w:val="none" w:sz="0" w:space="0" w:color="auto"/>
            <w:bottom w:val="none" w:sz="0" w:space="0" w:color="auto"/>
            <w:right w:val="none" w:sz="0" w:space="0" w:color="auto"/>
          </w:divBdr>
        </w:div>
        <w:div w:id="1929852400">
          <w:marLeft w:val="640"/>
          <w:marRight w:val="0"/>
          <w:marTop w:val="0"/>
          <w:marBottom w:val="0"/>
          <w:divBdr>
            <w:top w:val="none" w:sz="0" w:space="0" w:color="auto"/>
            <w:left w:val="none" w:sz="0" w:space="0" w:color="auto"/>
            <w:bottom w:val="none" w:sz="0" w:space="0" w:color="auto"/>
            <w:right w:val="none" w:sz="0" w:space="0" w:color="auto"/>
          </w:divBdr>
        </w:div>
        <w:div w:id="1941982192">
          <w:marLeft w:val="640"/>
          <w:marRight w:val="0"/>
          <w:marTop w:val="0"/>
          <w:marBottom w:val="0"/>
          <w:divBdr>
            <w:top w:val="none" w:sz="0" w:space="0" w:color="auto"/>
            <w:left w:val="none" w:sz="0" w:space="0" w:color="auto"/>
            <w:bottom w:val="none" w:sz="0" w:space="0" w:color="auto"/>
            <w:right w:val="none" w:sz="0" w:space="0" w:color="auto"/>
          </w:divBdr>
        </w:div>
        <w:div w:id="1969818699">
          <w:marLeft w:val="640"/>
          <w:marRight w:val="0"/>
          <w:marTop w:val="0"/>
          <w:marBottom w:val="0"/>
          <w:divBdr>
            <w:top w:val="none" w:sz="0" w:space="0" w:color="auto"/>
            <w:left w:val="none" w:sz="0" w:space="0" w:color="auto"/>
            <w:bottom w:val="none" w:sz="0" w:space="0" w:color="auto"/>
            <w:right w:val="none" w:sz="0" w:space="0" w:color="auto"/>
          </w:divBdr>
        </w:div>
        <w:div w:id="1992829550">
          <w:marLeft w:val="640"/>
          <w:marRight w:val="0"/>
          <w:marTop w:val="0"/>
          <w:marBottom w:val="0"/>
          <w:divBdr>
            <w:top w:val="none" w:sz="0" w:space="0" w:color="auto"/>
            <w:left w:val="none" w:sz="0" w:space="0" w:color="auto"/>
            <w:bottom w:val="none" w:sz="0" w:space="0" w:color="auto"/>
            <w:right w:val="none" w:sz="0" w:space="0" w:color="auto"/>
          </w:divBdr>
        </w:div>
        <w:div w:id="1994067353">
          <w:marLeft w:val="640"/>
          <w:marRight w:val="0"/>
          <w:marTop w:val="0"/>
          <w:marBottom w:val="0"/>
          <w:divBdr>
            <w:top w:val="none" w:sz="0" w:space="0" w:color="auto"/>
            <w:left w:val="none" w:sz="0" w:space="0" w:color="auto"/>
            <w:bottom w:val="none" w:sz="0" w:space="0" w:color="auto"/>
            <w:right w:val="none" w:sz="0" w:space="0" w:color="auto"/>
          </w:divBdr>
        </w:div>
        <w:div w:id="2017881984">
          <w:marLeft w:val="640"/>
          <w:marRight w:val="0"/>
          <w:marTop w:val="0"/>
          <w:marBottom w:val="0"/>
          <w:divBdr>
            <w:top w:val="none" w:sz="0" w:space="0" w:color="auto"/>
            <w:left w:val="none" w:sz="0" w:space="0" w:color="auto"/>
            <w:bottom w:val="none" w:sz="0" w:space="0" w:color="auto"/>
            <w:right w:val="none" w:sz="0" w:space="0" w:color="auto"/>
          </w:divBdr>
        </w:div>
        <w:div w:id="2018993175">
          <w:marLeft w:val="640"/>
          <w:marRight w:val="0"/>
          <w:marTop w:val="0"/>
          <w:marBottom w:val="0"/>
          <w:divBdr>
            <w:top w:val="none" w:sz="0" w:space="0" w:color="auto"/>
            <w:left w:val="none" w:sz="0" w:space="0" w:color="auto"/>
            <w:bottom w:val="none" w:sz="0" w:space="0" w:color="auto"/>
            <w:right w:val="none" w:sz="0" w:space="0" w:color="auto"/>
          </w:divBdr>
        </w:div>
        <w:div w:id="2051147066">
          <w:marLeft w:val="640"/>
          <w:marRight w:val="0"/>
          <w:marTop w:val="0"/>
          <w:marBottom w:val="0"/>
          <w:divBdr>
            <w:top w:val="none" w:sz="0" w:space="0" w:color="auto"/>
            <w:left w:val="none" w:sz="0" w:space="0" w:color="auto"/>
            <w:bottom w:val="none" w:sz="0" w:space="0" w:color="auto"/>
            <w:right w:val="none" w:sz="0" w:space="0" w:color="auto"/>
          </w:divBdr>
        </w:div>
        <w:div w:id="2055884411">
          <w:marLeft w:val="640"/>
          <w:marRight w:val="0"/>
          <w:marTop w:val="0"/>
          <w:marBottom w:val="0"/>
          <w:divBdr>
            <w:top w:val="none" w:sz="0" w:space="0" w:color="auto"/>
            <w:left w:val="none" w:sz="0" w:space="0" w:color="auto"/>
            <w:bottom w:val="none" w:sz="0" w:space="0" w:color="auto"/>
            <w:right w:val="none" w:sz="0" w:space="0" w:color="auto"/>
          </w:divBdr>
        </w:div>
        <w:div w:id="2069693176">
          <w:marLeft w:val="640"/>
          <w:marRight w:val="0"/>
          <w:marTop w:val="0"/>
          <w:marBottom w:val="0"/>
          <w:divBdr>
            <w:top w:val="none" w:sz="0" w:space="0" w:color="auto"/>
            <w:left w:val="none" w:sz="0" w:space="0" w:color="auto"/>
            <w:bottom w:val="none" w:sz="0" w:space="0" w:color="auto"/>
            <w:right w:val="none" w:sz="0" w:space="0" w:color="auto"/>
          </w:divBdr>
        </w:div>
        <w:div w:id="2113281414">
          <w:marLeft w:val="640"/>
          <w:marRight w:val="0"/>
          <w:marTop w:val="0"/>
          <w:marBottom w:val="0"/>
          <w:divBdr>
            <w:top w:val="none" w:sz="0" w:space="0" w:color="auto"/>
            <w:left w:val="none" w:sz="0" w:space="0" w:color="auto"/>
            <w:bottom w:val="none" w:sz="0" w:space="0" w:color="auto"/>
            <w:right w:val="none" w:sz="0" w:space="0" w:color="auto"/>
          </w:divBdr>
        </w:div>
      </w:divsChild>
    </w:div>
    <w:div w:id="827329649">
      <w:bodyDiv w:val="1"/>
      <w:marLeft w:val="0"/>
      <w:marRight w:val="0"/>
      <w:marTop w:val="0"/>
      <w:marBottom w:val="0"/>
      <w:divBdr>
        <w:top w:val="none" w:sz="0" w:space="0" w:color="auto"/>
        <w:left w:val="none" w:sz="0" w:space="0" w:color="auto"/>
        <w:bottom w:val="none" w:sz="0" w:space="0" w:color="auto"/>
        <w:right w:val="none" w:sz="0" w:space="0" w:color="auto"/>
      </w:divBdr>
      <w:divsChild>
        <w:div w:id="85686995">
          <w:marLeft w:val="0"/>
          <w:marRight w:val="0"/>
          <w:marTop w:val="0"/>
          <w:marBottom w:val="0"/>
          <w:divBdr>
            <w:top w:val="none" w:sz="0" w:space="0" w:color="auto"/>
            <w:left w:val="none" w:sz="0" w:space="0" w:color="auto"/>
            <w:bottom w:val="none" w:sz="0" w:space="0" w:color="auto"/>
            <w:right w:val="none" w:sz="0" w:space="0" w:color="auto"/>
          </w:divBdr>
          <w:divsChild>
            <w:div w:id="1639841845">
              <w:marLeft w:val="0"/>
              <w:marRight w:val="0"/>
              <w:marTop w:val="0"/>
              <w:marBottom w:val="0"/>
              <w:divBdr>
                <w:top w:val="none" w:sz="0" w:space="0" w:color="auto"/>
                <w:left w:val="none" w:sz="0" w:space="0" w:color="auto"/>
                <w:bottom w:val="none" w:sz="0" w:space="0" w:color="auto"/>
                <w:right w:val="none" w:sz="0" w:space="0" w:color="auto"/>
              </w:divBdr>
              <w:divsChild>
                <w:div w:id="790975406">
                  <w:marLeft w:val="0"/>
                  <w:marRight w:val="0"/>
                  <w:marTop w:val="0"/>
                  <w:marBottom w:val="0"/>
                  <w:divBdr>
                    <w:top w:val="none" w:sz="0" w:space="0" w:color="auto"/>
                    <w:left w:val="none" w:sz="0" w:space="0" w:color="auto"/>
                    <w:bottom w:val="none" w:sz="0" w:space="0" w:color="auto"/>
                    <w:right w:val="none" w:sz="0" w:space="0" w:color="auto"/>
                  </w:divBdr>
                  <w:divsChild>
                    <w:div w:id="874663199">
                      <w:marLeft w:val="0"/>
                      <w:marRight w:val="0"/>
                      <w:marTop w:val="0"/>
                      <w:marBottom w:val="0"/>
                      <w:divBdr>
                        <w:top w:val="none" w:sz="0" w:space="0" w:color="auto"/>
                        <w:left w:val="none" w:sz="0" w:space="0" w:color="auto"/>
                        <w:bottom w:val="none" w:sz="0" w:space="0" w:color="auto"/>
                        <w:right w:val="none" w:sz="0" w:space="0" w:color="auto"/>
                      </w:divBdr>
                      <w:divsChild>
                        <w:div w:id="157373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57500">
          <w:marLeft w:val="0"/>
          <w:marRight w:val="0"/>
          <w:marTop w:val="0"/>
          <w:marBottom w:val="0"/>
          <w:divBdr>
            <w:top w:val="none" w:sz="0" w:space="0" w:color="auto"/>
            <w:left w:val="none" w:sz="0" w:space="0" w:color="auto"/>
            <w:bottom w:val="none" w:sz="0" w:space="0" w:color="auto"/>
            <w:right w:val="none" w:sz="0" w:space="0" w:color="auto"/>
          </w:divBdr>
          <w:divsChild>
            <w:div w:id="354506537">
              <w:marLeft w:val="0"/>
              <w:marRight w:val="0"/>
              <w:marTop w:val="0"/>
              <w:marBottom w:val="0"/>
              <w:divBdr>
                <w:top w:val="none" w:sz="0" w:space="0" w:color="auto"/>
                <w:left w:val="none" w:sz="0" w:space="0" w:color="auto"/>
                <w:bottom w:val="none" w:sz="0" w:space="0" w:color="auto"/>
                <w:right w:val="none" w:sz="0" w:space="0" w:color="auto"/>
              </w:divBdr>
            </w:div>
            <w:div w:id="1353148250">
              <w:marLeft w:val="0"/>
              <w:marRight w:val="0"/>
              <w:marTop w:val="0"/>
              <w:marBottom w:val="0"/>
              <w:divBdr>
                <w:top w:val="none" w:sz="0" w:space="0" w:color="auto"/>
                <w:left w:val="none" w:sz="0" w:space="0" w:color="auto"/>
                <w:bottom w:val="none" w:sz="0" w:space="0" w:color="auto"/>
                <w:right w:val="none" w:sz="0" w:space="0" w:color="auto"/>
              </w:divBdr>
            </w:div>
          </w:divsChild>
        </w:div>
        <w:div w:id="224726673">
          <w:marLeft w:val="0"/>
          <w:marRight w:val="0"/>
          <w:marTop w:val="0"/>
          <w:marBottom w:val="0"/>
          <w:divBdr>
            <w:top w:val="none" w:sz="0" w:space="0" w:color="auto"/>
            <w:left w:val="none" w:sz="0" w:space="0" w:color="auto"/>
            <w:bottom w:val="none" w:sz="0" w:space="0" w:color="auto"/>
            <w:right w:val="none" w:sz="0" w:space="0" w:color="auto"/>
          </w:divBdr>
          <w:divsChild>
            <w:div w:id="269624566">
              <w:marLeft w:val="0"/>
              <w:marRight w:val="0"/>
              <w:marTop w:val="0"/>
              <w:marBottom w:val="0"/>
              <w:divBdr>
                <w:top w:val="none" w:sz="0" w:space="0" w:color="auto"/>
                <w:left w:val="none" w:sz="0" w:space="0" w:color="auto"/>
                <w:bottom w:val="none" w:sz="0" w:space="0" w:color="auto"/>
                <w:right w:val="none" w:sz="0" w:space="0" w:color="auto"/>
              </w:divBdr>
            </w:div>
            <w:div w:id="2004964642">
              <w:marLeft w:val="0"/>
              <w:marRight w:val="0"/>
              <w:marTop w:val="0"/>
              <w:marBottom w:val="0"/>
              <w:divBdr>
                <w:top w:val="none" w:sz="0" w:space="0" w:color="auto"/>
                <w:left w:val="none" w:sz="0" w:space="0" w:color="auto"/>
                <w:bottom w:val="none" w:sz="0" w:space="0" w:color="auto"/>
                <w:right w:val="none" w:sz="0" w:space="0" w:color="auto"/>
              </w:divBdr>
            </w:div>
          </w:divsChild>
        </w:div>
        <w:div w:id="292756811">
          <w:marLeft w:val="0"/>
          <w:marRight w:val="0"/>
          <w:marTop w:val="0"/>
          <w:marBottom w:val="0"/>
          <w:divBdr>
            <w:top w:val="none" w:sz="0" w:space="0" w:color="auto"/>
            <w:left w:val="none" w:sz="0" w:space="0" w:color="auto"/>
            <w:bottom w:val="none" w:sz="0" w:space="0" w:color="auto"/>
            <w:right w:val="none" w:sz="0" w:space="0" w:color="auto"/>
          </w:divBdr>
          <w:divsChild>
            <w:div w:id="1617250393">
              <w:marLeft w:val="0"/>
              <w:marRight w:val="0"/>
              <w:marTop w:val="0"/>
              <w:marBottom w:val="0"/>
              <w:divBdr>
                <w:top w:val="none" w:sz="0" w:space="0" w:color="auto"/>
                <w:left w:val="none" w:sz="0" w:space="0" w:color="auto"/>
                <w:bottom w:val="none" w:sz="0" w:space="0" w:color="auto"/>
                <w:right w:val="none" w:sz="0" w:space="0" w:color="auto"/>
              </w:divBdr>
            </w:div>
            <w:div w:id="2009937910">
              <w:marLeft w:val="0"/>
              <w:marRight w:val="0"/>
              <w:marTop w:val="0"/>
              <w:marBottom w:val="0"/>
              <w:divBdr>
                <w:top w:val="none" w:sz="0" w:space="0" w:color="auto"/>
                <w:left w:val="none" w:sz="0" w:space="0" w:color="auto"/>
                <w:bottom w:val="none" w:sz="0" w:space="0" w:color="auto"/>
                <w:right w:val="none" w:sz="0" w:space="0" w:color="auto"/>
              </w:divBdr>
            </w:div>
          </w:divsChild>
        </w:div>
        <w:div w:id="699668723">
          <w:marLeft w:val="0"/>
          <w:marRight w:val="0"/>
          <w:marTop w:val="0"/>
          <w:marBottom w:val="0"/>
          <w:divBdr>
            <w:top w:val="none" w:sz="0" w:space="0" w:color="auto"/>
            <w:left w:val="none" w:sz="0" w:space="0" w:color="auto"/>
            <w:bottom w:val="none" w:sz="0" w:space="0" w:color="auto"/>
            <w:right w:val="none" w:sz="0" w:space="0" w:color="auto"/>
          </w:divBdr>
          <w:divsChild>
            <w:div w:id="178668997">
              <w:marLeft w:val="0"/>
              <w:marRight w:val="0"/>
              <w:marTop w:val="0"/>
              <w:marBottom w:val="0"/>
              <w:divBdr>
                <w:top w:val="none" w:sz="0" w:space="0" w:color="auto"/>
                <w:left w:val="none" w:sz="0" w:space="0" w:color="auto"/>
                <w:bottom w:val="none" w:sz="0" w:space="0" w:color="auto"/>
                <w:right w:val="none" w:sz="0" w:space="0" w:color="auto"/>
              </w:divBdr>
              <w:divsChild>
                <w:div w:id="49160478">
                  <w:marLeft w:val="0"/>
                  <w:marRight w:val="0"/>
                  <w:marTop w:val="0"/>
                  <w:marBottom w:val="0"/>
                  <w:divBdr>
                    <w:top w:val="none" w:sz="0" w:space="0" w:color="auto"/>
                    <w:left w:val="none" w:sz="0" w:space="0" w:color="auto"/>
                    <w:bottom w:val="none" w:sz="0" w:space="0" w:color="auto"/>
                    <w:right w:val="none" w:sz="0" w:space="0" w:color="auto"/>
                  </w:divBdr>
                  <w:divsChild>
                    <w:div w:id="1139885351">
                      <w:marLeft w:val="0"/>
                      <w:marRight w:val="0"/>
                      <w:marTop w:val="0"/>
                      <w:marBottom w:val="0"/>
                      <w:divBdr>
                        <w:top w:val="none" w:sz="0" w:space="0" w:color="auto"/>
                        <w:left w:val="none" w:sz="0" w:space="0" w:color="auto"/>
                        <w:bottom w:val="none" w:sz="0" w:space="0" w:color="auto"/>
                        <w:right w:val="none" w:sz="0" w:space="0" w:color="auto"/>
                      </w:divBdr>
                      <w:divsChild>
                        <w:div w:id="71685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294028">
          <w:marLeft w:val="0"/>
          <w:marRight w:val="0"/>
          <w:marTop w:val="0"/>
          <w:marBottom w:val="0"/>
          <w:divBdr>
            <w:top w:val="none" w:sz="0" w:space="0" w:color="auto"/>
            <w:left w:val="none" w:sz="0" w:space="0" w:color="auto"/>
            <w:bottom w:val="none" w:sz="0" w:space="0" w:color="auto"/>
            <w:right w:val="none" w:sz="0" w:space="0" w:color="auto"/>
          </w:divBdr>
          <w:divsChild>
            <w:div w:id="707142583">
              <w:marLeft w:val="0"/>
              <w:marRight w:val="0"/>
              <w:marTop w:val="0"/>
              <w:marBottom w:val="0"/>
              <w:divBdr>
                <w:top w:val="none" w:sz="0" w:space="0" w:color="auto"/>
                <w:left w:val="none" w:sz="0" w:space="0" w:color="auto"/>
                <w:bottom w:val="none" w:sz="0" w:space="0" w:color="auto"/>
                <w:right w:val="none" w:sz="0" w:space="0" w:color="auto"/>
              </w:divBdr>
              <w:divsChild>
                <w:div w:id="111216688">
                  <w:marLeft w:val="0"/>
                  <w:marRight w:val="0"/>
                  <w:marTop w:val="0"/>
                  <w:marBottom w:val="0"/>
                  <w:divBdr>
                    <w:top w:val="none" w:sz="0" w:space="0" w:color="auto"/>
                    <w:left w:val="none" w:sz="0" w:space="0" w:color="auto"/>
                    <w:bottom w:val="none" w:sz="0" w:space="0" w:color="auto"/>
                    <w:right w:val="none" w:sz="0" w:space="0" w:color="auto"/>
                  </w:divBdr>
                  <w:divsChild>
                    <w:div w:id="2016956388">
                      <w:marLeft w:val="0"/>
                      <w:marRight w:val="0"/>
                      <w:marTop w:val="0"/>
                      <w:marBottom w:val="0"/>
                      <w:divBdr>
                        <w:top w:val="none" w:sz="0" w:space="0" w:color="auto"/>
                        <w:left w:val="none" w:sz="0" w:space="0" w:color="auto"/>
                        <w:bottom w:val="none" w:sz="0" w:space="0" w:color="auto"/>
                        <w:right w:val="none" w:sz="0" w:space="0" w:color="auto"/>
                      </w:divBdr>
                      <w:divsChild>
                        <w:div w:id="50968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347333">
              <w:marLeft w:val="0"/>
              <w:marRight w:val="0"/>
              <w:marTop w:val="0"/>
              <w:marBottom w:val="0"/>
              <w:divBdr>
                <w:top w:val="none" w:sz="0" w:space="0" w:color="auto"/>
                <w:left w:val="none" w:sz="0" w:space="0" w:color="auto"/>
                <w:bottom w:val="none" w:sz="0" w:space="0" w:color="auto"/>
                <w:right w:val="none" w:sz="0" w:space="0" w:color="auto"/>
              </w:divBdr>
              <w:divsChild>
                <w:div w:id="807670857">
                  <w:marLeft w:val="0"/>
                  <w:marRight w:val="0"/>
                  <w:marTop w:val="0"/>
                  <w:marBottom w:val="0"/>
                  <w:divBdr>
                    <w:top w:val="none" w:sz="0" w:space="0" w:color="auto"/>
                    <w:left w:val="none" w:sz="0" w:space="0" w:color="auto"/>
                    <w:bottom w:val="none" w:sz="0" w:space="0" w:color="auto"/>
                    <w:right w:val="none" w:sz="0" w:space="0" w:color="auto"/>
                  </w:divBdr>
                  <w:divsChild>
                    <w:div w:id="2126460973">
                      <w:marLeft w:val="0"/>
                      <w:marRight w:val="0"/>
                      <w:marTop w:val="0"/>
                      <w:marBottom w:val="0"/>
                      <w:divBdr>
                        <w:top w:val="none" w:sz="0" w:space="0" w:color="auto"/>
                        <w:left w:val="none" w:sz="0" w:space="0" w:color="auto"/>
                        <w:bottom w:val="none" w:sz="0" w:space="0" w:color="auto"/>
                        <w:right w:val="none" w:sz="0" w:space="0" w:color="auto"/>
                      </w:divBdr>
                      <w:divsChild>
                        <w:div w:id="154078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451548">
          <w:marLeft w:val="0"/>
          <w:marRight w:val="0"/>
          <w:marTop w:val="0"/>
          <w:marBottom w:val="0"/>
          <w:divBdr>
            <w:top w:val="none" w:sz="0" w:space="0" w:color="auto"/>
            <w:left w:val="none" w:sz="0" w:space="0" w:color="auto"/>
            <w:bottom w:val="none" w:sz="0" w:space="0" w:color="auto"/>
            <w:right w:val="none" w:sz="0" w:space="0" w:color="auto"/>
          </w:divBdr>
          <w:divsChild>
            <w:div w:id="1020738279">
              <w:marLeft w:val="0"/>
              <w:marRight w:val="0"/>
              <w:marTop w:val="0"/>
              <w:marBottom w:val="0"/>
              <w:divBdr>
                <w:top w:val="none" w:sz="0" w:space="0" w:color="auto"/>
                <w:left w:val="none" w:sz="0" w:space="0" w:color="auto"/>
                <w:bottom w:val="none" w:sz="0" w:space="0" w:color="auto"/>
                <w:right w:val="none" w:sz="0" w:space="0" w:color="auto"/>
              </w:divBdr>
              <w:divsChild>
                <w:div w:id="1124277615">
                  <w:marLeft w:val="0"/>
                  <w:marRight w:val="0"/>
                  <w:marTop w:val="0"/>
                  <w:marBottom w:val="0"/>
                  <w:divBdr>
                    <w:top w:val="none" w:sz="0" w:space="0" w:color="auto"/>
                    <w:left w:val="none" w:sz="0" w:space="0" w:color="auto"/>
                    <w:bottom w:val="none" w:sz="0" w:space="0" w:color="auto"/>
                    <w:right w:val="none" w:sz="0" w:space="0" w:color="auto"/>
                  </w:divBdr>
                  <w:divsChild>
                    <w:div w:id="609121663">
                      <w:marLeft w:val="0"/>
                      <w:marRight w:val="0"/>
                      <w:marTop w:val="0"/>
                      <w:marBottom w:val="0"/>
                      <w:divBdr>
                        <w:top w:val="none" w:sz="0" w:space="0" w:color="auto"/>
                        <w:left w:val="none" w:sz="0" w:space="0" w:color="auto"/>
                        <w:bottom w:val="none" w:sz="0" w:space="0" w:color="auto"/>
                        <w:right w:val="none" w:sz="0" w:space="0" w:color="auto"/>
                      </w:divBdr>
                      <w:divsChild>
                        <w:div w:id="176981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323468">
          <w:marLeft w:val="0"/>
          <w:marRight w:val="0"/>
          <w:marTop w:val="0"/>
          <w:marBottom w:val="0"/>
          <w:divBdr>
            <w:top w:val="none" w:sz="0" w:space="0" w:color="auto"/>
            <w:left w:val="none" w:sz="0" w:space="0" w:color="auto"/>
            <w:bottom w:val="none" w:sz="0" w:space="0" w:color="auto"/>
            <w:right w:val="none" w:sz="0" w:space="0" w:color="auto"/>
          </w:divBdr>
          <w:divsChild>
            <w:div w:id="459689244">
              <w:marLeft w:val="0"/>
              <w:marRight w:val="0"/>
              <w:marTop w:val="0"/>
              <w:marBottom w:val="0"/>
              <w:divBdr>
                <w:top w:val="none" w:sz="0" w:space="0" w:color="auto"/>
                <w:left w:val="none" w:sz="0" w:space="0" w:color="auto"/>
                <w:bottom w:val="none" w:sz="0" w:space="0" w:color="auto"/>
                <w:right w:val="none" w:sz="0" w:space="0" w:color="auto"/>
              </w:divBdr>
            </w:div>
            <w:div w:id="1996451335">
              <w:marLeft w:val="0"/>
              <w:marRight w:val="0"/>
              <w:marTop w:val="0"/>
              <w:marBottom w:val="0"/>
              <w:divBdr>
                <w:top w:val="none" w:sz="0" w:space="0" w:color="auto"/>
                <w:left w:val="none" w:sz="0" w:space="0" w:color="auto"/>
                <w:bottom w:val="none" w:sz="0" w:space="0" w:color="auto"/>
                <w:right w:val="none" w:sz="0" w:space="0" w:color="auto"/>
              </w:divBdr>
            </w:div>
          </w:divsChild>
        </w:div>
        <w:div w:id="1941796251">
          <w:marLeft w:val="0"/>
          <w:marRight w:val="0"/>
          <w:marTop w:val="0"/>
          <w:marBottom w:val="0"/>
          <w:divBdr>
            <w:top w:val="none" w:sz="0" w:space="0" w:color="auto"/>
            <w:left w:val="none" w:sz="0" w:space="0" w:color="auto"/>
            <w:bottom w:val="none" w:sz="0" w:space="0" w:color="auto"/>
            <w:right w:val="none" w:sz="0" w:space="0" w:color="auto"/>
          </w:divBdr>
          <w:divsChild>
            <w:div w:id="67768832">
              <w:marLeft w:val="0"/>
              <w:marRight w:val="0"/>
              <w:marTop w:val="0"/>
              <w:marBottom w:val="0"/>
              <w:divBdr>
                <w:top w:val="none" w:sz="0" w:space="0" w:color="auto"/>
                <w:left w:val="none" w:sz="0" w:space="0" w:color="auto"/>
                <w:bottom w:val="none" w:sz="0" w:space="0" w:color="auto"/>
                <w:right w:val="none" w:sz="0" w:space="0" w:color="auto"/>
              </w:divBdr>
            </w:div>
            <w:div w:id="370427151">
              <w:marLeft w:val="0"/>
              <w:marRight w:val="0"/>
              <w:marTop w:val="0"/>
              <w:marBottom w:val="0"/>
              <w:divBdr>
                <w:top w:val="none" w:sz="0" w:space="0" w:color="auto"/>
                <w:left w:val="none" w:sz="0" w:space="0" w:color="auto"/>
                <w:bottom w:val="none" w:sz="0" w:space="0" w:color="auto"/>
                <w:right w:val="none" w:sz="0" w:space="0" w:color="auto"/>
              </w:divBdr>
            </w:div>
          </w:divsChild>
        </w:div>
        <w:div w:id="2111855295">
          <w:marLeft w:val="0"/>
          <w:marRight w:val="0"/>
          <w:marTop w:val="0"/>
          <w:marBottom w:val="0"/>
          <w:divBdr>
            <w:top w:val="none" w:sz="0" w:space="0" w:color="auto"/>
            <w:left w:val="none" w:sz="0" w:space="0" w:color="auto"/>
            <w:bottom w:val="none" w:sz="0" w:space="0" w:color="auto"/>
            <w:right w:val="none" w:sz="0" w:space="0" w:color="auto"/>
          </w:divBdr>
          <w:divsChild>
            <w:div w:id="1265529153">
              <w:marLeft w:val="0"/>
              <w:marRight w:val="0"/>
              <w:marTop w:val="0"/>
              <w:marBottom w:val="0"/>
              <w:divBdr>
                <w:top w:val="none" w:sz="0" w:space="0" w:color="auto"/>
                <w:left w:val="none" w:sz="0" w:space="0" w:color="auto"/>
                <w:bottom w:val="none" w:sz="0" w:space="0" w:color="auto"/>
                <w:right w:val="none" w:sz="0" w:space="0" w:color="auto"/>
              </w:divBdr>
              <w:divsChild>
                <w:div w:id="1766875345">
                  <w:marLeft w:val="0"/>
                  <w:marRight w:val="0"/>
                  <w:marTop w:val="0"/>
                  <w:marBottom w:val="0"/>
                  <w:divBdr>
                    <w:top w:val="none" w:sz="0" w:space="0" w:color="auto"/>
                    <w:left w:val="none" w:sz="0" w:space="0" w:color="auto"/>
                    <w:bottom w:val="none" w:sz="0" w:space="0" w:color="auto"/>
                    <w:right w:val="none" w:sz="0" w:space="0" w:color="auto"/>
                  </w:divBdr>
                  <w:divsChild>
                    <w:div w:id="996764125">
                      <w:marLeft w:val="0"/>
                      <w:marRight w:val="0"/>
                      <w:marTop w:val="0"/>
                      <w:marBottom w:val="0"/>
                      <w:divBdr>
                        <w:top w:val="none" w:sz="0" w:space="0" w:color="auto"/>
                        <w:left w:val="none" w:sz="0" w:space="0" w:color="auto"/>
                        <w:bottom w:val="none" w:sz="0" w:space="0" w:color="auto"/>
                        <w:right w:val="none" w:sz="0" w:space="0" w:color="auto"/>
                      </w:divBdr>
                      <w:divsChild>
                        <w:div w:id="163132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2992078">
      <w:bodyDiv w:val="1"/>
      <w:marLeft w:val="0"/>
      <w:marRight w:val="0"/>
      <w:marTop w:val="0"/>
      <w:marBottom w:val="0"/>
      <w:divBdr>
        <w:top w:val="none" w:sz="0" w:space="0" w:color="auto"/>
        <w:left w:val="none" w:sz="0" w:space="0" w:color="auto"/>
        <w:bottom w:val="none" w:sz="0" w:space="0" w:color="auto"/>
        <w:right w:val="none" w:sz="0" w:space="0" w:color="auto"/>
      </w:divBdr>
      <w:divsChild>
        <w:div w:id="4942233">
          <w:marLeft w:val="640"/>
          <w:marRight w:val="0"/>
          <w:marTop w:val="0"/>
          <w:marBottom w:val="0"/>
          <w:divBdr>
            <w:top w:val="none" w:sz="0" w:space="0" w:color="auto"/>
            <w:left w:val="none" w:sz="0" w:space="0" w:color="auto"/>
            <w:bottom w:val="none" w:sz="0" w:space="0" w:color="auto"/>
            <w:right w:val="none" w:sz="0" w:space="0" w:color="auto"/>
          </w:divBdr>
        </w:div>
        <w:div w:id="76219463">
          <w:marLeft w:val="640"/>
          <w:marRight w:val="0"/>
          <w:marTop w:val="0"/>
          <w:marBottom w:val="0"/>
          <w:divBdr>
            <w:top w:val="none" w:sz="0" w:space="0" w:color="auto"/>
            <w:left w:val="none" w:sz="0" w:space="0" w:color="auto"/>
            <w:bottom w:val="none" w:sz="0" w:space="0" w:color="auto"/>
            <w:right w:val="none" w:sz="0" w:space="0" w:color="auto"/>
          </w:divBdr>
        </w:div>
        <w:div w:id="151680633">
          <w:marLeft w:val="640"/>
          <w:marRight w:val="0"/>
          <w:marTop w:val="0"/>
          <w:marBottom w:val="0"/>
          <w:divBdr>
            <w:top w:val="none" w:sz="0" w:space="0" w:color="auto"/>
            <w:left w:val="none" w:sz="0" w:space="0" w:color="auto"/>
            <w:bottom w:val="none" w:sz="0" w:space="0" w:color="auto"/>
            <w:right w:val="none" w:sz="0" w:space="0" w:color="auto"/>
          </w:divBdr>
        </w:div>
        <w:div w:id="225460816">
          <w:marLeft w:val="640"/>
          <w:marRight w:val="0"/>
          <w:marTop w:val="0"/>
          <w:marBottom w:val="0"/>
          <w:divBdr>
            <w:top w:val="none" w:sz="0" w:space="0" w:color="auto"/>
            <w:left w:val="none" w:sz="0" w:space="0" w:color="auto"/>
            <w:bottom w:val="none" w:sz="0" w:space="0" w:color="auto"/>
            <w:right w:val="none" w:sz="0" w:space="0" w:color="auto"/>
          </w:divBdr>
        </w:div>
        <w:div w:id="277878888">
          <w:marLeft w:val="640"/>
          <w:marRight w:val="0"/>
          <w:marTop w:val="0"/>
          <w:marBottom w:val="0"/>
          <w:divBdr>
            <w:top w:val="none" w:sz="0" w:space="0" w:color="auto"/>
            <w:left w:val="none" w:sz="0" w:space="0" w:color="auto"/>
            <w:bottom w:val="none" w:sz="0" w:space="0" w:color="auto"/>
            <w:right w:val="none" w:sz="0" w:space="0" w:color="auto"/>
          </w:divBdr>
        </w:div>
        <w:div w:id="297296103">
          <w:marLeft w:val="640"/>
          <w:marRight w:val="0"/>
          <w:marTop w:val="0"/>
          <w:marBottom w:val="0"/>
          <w:divBdr>
            <w:top w:val="none" w:sz="0" w:space="0" w:color="auto"/>
            <w:left w:val="none" w:sz="0" w:space="0" w:color="auto"/>
            <w:bottom w:val="none" w:sz="0" w:space="0" w:color="auto"/>
            <w:right w:val="none" w:sz="0" w:space="0" w:color="auto"/>
          </w:divBdr>
        </w:div>
        <w:div w:id="321129584">
          <w:marLeft w:val="640"/>
          <w:marRight w:val="0"/>
          <w:marTop w:val="0"/>
          <w:marBottom w:val="0"/>
          <w:divBdr>
            <w:top w:val="none" w:sz="0" w:space="0" w:color="auto"/>
            <w:left w:val="none" w:sz="0" w:space="0" w:color="auto"/>
            <w:bottom w:val="none" w:sz="0" w:space="0" w:color="auto"/>
            <w:right w:val="none" w:sz="0" w:space="0" w:color="auto"/>
          </w:divBdr>
        </w:div>
        <w:div w:id="339747334">
          <w:marLeft w:val="640"/>
          <w:marRight w:val="0"/>
          <w:marTop w:val="0"/>
          <w:marBottom w:val="0"/>
          <w:divBdr>
            <w:top w:val="none" w:sz="0" w:space="0" w:color="auto"/>
            <w:left w:val="none" w:sz="0" w:space="0" w:color="auto"/>
            <w:bottom w:val="none" w:sz="0" w:space="0" w:color="auto"/>
            <w:right w:val="none" w:sz="0" w:space="0" w:color="auto"/>
          </w:divBdr>
        </w:div>
        <w:div w:id="372929209">
          <w:marLeft w:val="640"/>
          <w:marRight w:val="0"/>
          <w:marTop w:val="0"/>
          <w:marBottom w:val="0"/>
          <w:divBdr>
            <w:top w:val="none" w:sz="0" w:space="0" w:color="auto"/>
            <w:left w:val="none" w:sz="0" w:space="0" w:color="auto"/>
            <w:bottom w:val="none" w:sz="0" w:space="0" w:color="auto"/>
            <w:right w:val="none" w:sz="0" w:space="0" w:color="auto"/>
          </w:divBdr>
        </w:div>
        <w:div w:id="471560003">
          <w:marLeft w:val="640"/>
          <w:marRight w:val="0"/>
          <w:marTop w:val="0"/>
          <w:marBottom w:val="0"/>
          <w:divBdr>
            <w:top w:val="none" w:sz="0" w:space="0" w:color="auto"/>
            <w:left w:val="none" w:sz="0" w:space="0" w:color="auto"/>
            <w:bottom w:val="none" w:sz="0" w:space="0" w:color="auto"/>
            <w:right w:val="none" w:sz="0" w:space="0" w:color="auto"/>
          </w:divBdr>
        </w:div>
        <w:div w:id="475025894">
          <w:marLeft w:val="640"/>
          <w:marRight w:val="0"/>
          <w:marTop w:val="0"/>
          <w:marBottom w:val="0"/>
          <w:divBdr>
            <w:top w:val="none" w:sz="0" w:space="0" w:color="auto"/>
            <w:left w:val="none" w:sz="0" w:space="0" w:color="auto"/>
            <w:bottom w:val="none" w:sz="0" w:space="0" w:color="auto"/>
            <w:right w:val="none" w:sz="0" w:space="0" w:color="auto"/>
          </w:divBdr>
        </w:div>
        <w:div w:id="489979193">
          <w:marLeft w:val="640"/>
          <w:marRight w:val="0"/>
          <w:marTop w:val="0"/>
          <w:marBottom w:val="0"/>
          <w:divBdr>
            <w:top w:val="none" w:sz="0" w:space="0" w:color="auto"/>
            <w:left w:val="none" w:sz="0" w:space="0" w:color="auto"/>
            <w:bottom w:val="none" w:sz="0" w:space="0" w:color="auto"/>
            <w:right w:val="none" w:sz="0" w:space="0" w:color="auto"/>
          </w:divBdr>
        </w:div>
        <w:div w:id="526140498">
          <w:marLeft w:val="640"/>
          <w:marRight w:val="0"/>
          <w:marTop w:val="0"/>
          <w:marBottom w:val="0"/>
          <w:divBdr>
            <w:top w:val="none" w:sz="0" w:space="0" w:color="auto"/>
            <w:left w:val="none" w:sz="0" w:space="0" w:color="auto"/>
            <w:bottom w:val="none" w:sz="0" w:space="0" w:color="auto"/>
            <w:right w:val="none" w:sz="0" w:space="0" w:color="auto"/>
          </w:divBdr>
        </w:div>
        <w:div w:id="536356371">
          <w:marLeft w:val="640"/>
          <w:marRight w:val="0"/>
          <w:marTop w:val="0"/>
          <w:marBottom w:val="0"/>
          <w:divBdr>
            <w:top w:val="none" w:sz="0" w:space="0" w:color="auto"/>
            <w:left w:val="none" w:sz="0" w:space="0" w:color="auto"/>
            <w:bottom w:val="none" w:sz="0" w:space="0" w:color="auto"/>
            <w:right w:val="none" w:sz="0" w:space="0" w:color="auto"/>
          </w:divBdr>
        </w:div>
        <w:div w:id="537934040">
          <w:marLeft w:val="640"/>
          <w:marRight w:val="0"/>
          <w:marTop w:val="0"/>
          <w:marBottom w:val="0"/>
          <w:divBdr>
            <w:top w:val="none" w:sz="0" w:space="0" w:color="auto"/>
            <w:left w:val="none" w:sz="0" w:space="0" w:color="auto"/>
            <w:bottom w:val="none" w:sz="0" w:space="0" w:color="auto"/>
            <w:right w:val="none" w:sz="0" w:space="0" w:color="auto"/>
          </w:divBdr>
        </w:div>
        <w:div w:id="556359730">
          <w:marLeft w:val="640"/>
          <w:marRight w:val="0"/>
          <w:marTop w:val="0"/>
          <w:marBottom w:val="0"/>
          <w:divBdr>
            <w:top w:val="none" w:sz="0" w:space="0" w:color="auto"/>
            <w:left w:val="none" w:sz="0" w:space="0" w:color="auto"/>
            <w:bottom w:val="none" w:sz="0" w:space="0" w:color="auto"/>
            <w:right w:val="none" w:sz="0" w:space="0" w:color="auto"/>
          </w:divBdr>
        </w:div>
        <w:div w:id="567037428">
          <w:marLeft w:val="640"/>
          <w:marRight w:val="0"/>
          <w:marTop w:val="0"/>
          <w:marBottom w:val="0"/>
          <w:divBdr>
            <w:top w:val="none" w:sz="0" w:space="0" w:color="auto"/>
            <w:left w:val="none" w:sz="0" w:space="0" w:color="auto"/>
            <w:bottom w:val="none" w:sz="0" w:space="0" w:color="auto"/>
            <w:right w:val="none" w:sz="0" w:space="0" w:color="auto"/>
          </w:divBdr>
        </w:div>
        <w:div w:id="600257711">
          <w:marLeft w:val="640"/>
          <w:marRight w:val="0"/>
          <w:marTop w:val="0"/>
          <w:marBottom w:val="0"/>
          <w:divBdr>
            <w:top w:val="none" w:sz="0" w:space="0" w:color="auto"/>
            <w:left w:val="none" w:sz="0" w:space="0" w:color="auto"/>
            <w:bottom w:val="none" w:sz="0" w:space="0" w:color="auto"/>
            <w:right w:val="none" w:sz="0" w:space="0" w:color="auto"/>
          </w:divBdr>
        </w:div>
        <w:div w:id="667296313">
          <w:marLeft w:val="640"/>
          <w:marRight w:val="0"/>
          <w:marTop w:val="0"/>
          <w:marBottom w:val="0"/>
          <w:divBdr>
            <w:top w:val="none" w:sz="0" w:space="0" w:color="auto"/>
            <w:left w:val="none" w:sz="0" w:space="0" w:color="auto"/>
            <w:bottom w:val="none" w:sz="0" w:space="0" w:color="auto"/>
            <w:right w:val="none" w:sz="0" w:space="0" w:color="auto"/>
          </w:divBdr>
        </w:div>
        <w:div w:id="678584550">
          <w:marLeft w:val="640"/>
          <w:marRight w:val="0"/>
          <w:marTop w:val="0"/>
          <w:marBottom w:val="0"/>
          <w:divBdr>
            <w:top w:val="none" w:sz="0" w:space="0" w:color="auto"/>
            <w:left w:val="none" w:sz="0" w:space="0" w:color="auto"/>
            <w:bottom w:val="none" w:sz="0" w:space="0" w:color="auto"/>
            <w:right w:val="none" w:sz="0" w:space="0" w:color="auto"/>
          </w:divBdr>
        </w:div>
        <w:div w:id="692416280">
          <w:marLeft w:val="640"/>
          <w:marRight w:val="0"/>
          <w:marTop w:val="0"/>
          <w:marBottom w:val="0"/>
          <w:divBdr>
            <w:top w:val="none" w:sz="0" w:space="0" w:color="auto"/>
            <w:left w:val="none" w:sz="0" w:space="0" w:color="auto"/>
            <w:bottom w:val="none" w:sz="0" w:space="0" w:color="auto"/>
            <w:right w:val="none" w:sz="0" w:space="0" w:color="auto"/>
          </w:divBdr>
        </w:div>
        <w:div w:id="711002645">
          <w:marLeft w:val="640"/>
          <w:marRight w:val="0"/>
          <w:marTop w:val="0"/>
          <w:marBottom w:val="0"/>
          <w:divBdr>
            <w:top w:val="none" w:sz="0" w:space="0" w:color="auto"/>
            <w:left w:val="none" w:sz="0" w:space="0" w:color="auto"/>
            <w:bottom w:val="none" w:sz="0" w:space="0" w:color="auto"/>
            <w:right w:val="none" w:sz="0" w:space="0" w:color="auto"/>
          </w:divBdr>
        </w:div>
        <w:div w:id="749740469">
          <w:marLeft w:val="640"/>
          <w:marRight w:val="0"/>
          <w:marTop w:val="0"/>
          <w:marBottom w:val="0"/>
          <w:divBdr>
            <w:top w:val="none" w:sz="0" w:space="0" w:color="auto"/>
            <w:left w:val="none" w:sz="0" w:space="0" w:color="auto"/>
            <w:bottom w:val="none" w:sz="0" w:space="0" w:color="auto"/>
            <w:right w:val="none" w:sz="0" w:space="0" w:color="auto"/>
          </w:divBdr>
        </w:div>
        <w:div w:id="830096468">
          <w:marLeft w:val="640"/>
          <w:marRight w:val="0"/>
          <w:marTop w:val="0"/>
          <w:marBottom w:val="0"/>
          <w:divBdr>
            <w:top w:val="none" w:sz="0" w:space="0" w:color="auto"/>
            <w:left w:val="none" w:sz="0" w:space="0" w:color="auto"/>
            <w:bottom w:val="none" w:sz="0" w:space="0" w:color="auto"/>
            <w:right w:val="none" w:sz="0" w:space="0" w:color="auto"/>
          </w:divBdr>
        </w:div>
        <w:div w:id="848830364">
          <w:marLeft w:val="640"/>
          <w:marRight w:val="0"/>
          <w:marTop w:val="0"/>
          <w:marBottom w:val="0"/>
          <w:divBdr>
            <w:top w:val="none" w:sz="0" w:space="0" w:color="auto"/>
            <w:left w:val="none" w:sz="0" w:space="0" w:color="auto"/>
            <w:bottom w:val="none" w:sz="0" w:space="0" w:color="auto"/>
            <w:right w:val="none" w:sz="0" w:space="0" w:color="auto"/>
          </w:divBdr>
        </w:div>
        <w:div w:id="859701353">
          <w:marLeft w:val="640"/>
          <w:marRight w:val="0"/>
          <w:marTop w:val="0"/>
          <w:marBottom w:val="0"/>
          <w:divBdr>
            <w:top w:val="none" w:sz="0" w:space="0" w:color="auto"/>
            <w:left w:val="none" w:sz="0" w:space="0" w:color="auto"/>
            <w:bottom w:val="none" w:sz="0" w:space="0" w:color="auto"/>
            <w:right w:val="none" w:sz="0" w:space="0" w:color="auto"/>
          </w:divBdr>
        </w:div>
        <w:div w:id="896357600">
          <w:marLeft w:val="640"/>
          <w:marRight w:val="0"/>
          <w:marTop w:val="0"/>
          <w:marBottom w:val="0"/>
          <w:divBdr>
            <w:top w:val="none" w:sz="0" w:space="0" w:color="auto"/>
            <w:left w:val="none" w:sz="0" w:space="0" w:color="auto"/>
            <w:bottom w:val="none" w:sz="0" w:space="0" w:color="auto"/>
            <w:right w:val="none" w:sz="0" w:space="0" w:color="auto"/>
          </w:divBdr>
        </w:div>
        <w:div w:id="917590734">
          <w:marLeft w:val="640"/>
          <w:marRight w:val="0"/>
          <w:marTop w:val="0"/>
          <w:marBottom w:val="0"/>
          <w:divBdr>
            <w:top w:val="none" w:sz="0" w:space="0" w:color="auto"/>
            <w:left w:val="none" w:sz="0" w:space="0" w:color="auto"/>
            <w:bottom w:val="none" w:sz="0" w:space="0" w:color="auto"/>
            <w:right w:val="none" w:sz="0" w:space="0" w:color="auto"/>
          </w:divBdr>
        </w:div>
        <w:div w:id="922834387">
          <w:marLeft w:val="640"/>
          <w:marRight w:val="0"/>
          <w:marTop w:val="0"/>
          <w:marBottom w:val="0"/>
          <w:divBdr>
            <w:top w:val="none" w:sz="0" w:space="0" w:color="auto"/>
            <w:left w:val="none" w:sz="0" w:space="0" w:color="auto"/>
            <w:bottom w:val="none" w:sz="0" w:space="0" w:color="auto"/>
            <w:right w:val="none" w:sz="0" w:space="0" w:color="auto"/>
          </w:divBdr>
        </w:div>
        <w:div w:id="930627551">
          <w:marLeft w:val="640"/>
          <w:marRight w:val="0"/>
          <w:marTop w:val="0"/>
          <w:marBottom w:val="0"/>
          <w:divBdr>
            <w:top w:val="none" w:sz="0" w:space="0" w:color="auto"/>
            <w:left w:val="none" w:sz="0" w:space="0" w:color="auto"/>
            <w:bottom w:val="none" w:sz="0" w:space="0" w:color="auto"/>
            <w:right w:val="none" w:sz="0" w:space="0" w:color="auto"/>
          </w:divBdr>
        </w:div>
        <w:div w:id="957105996">
          <w:marLeft w:val="640"/>
          <w:marRight w:val="0"/>
          <w:marTop w:val="0"/>
          <w:marBottom w:val="0"/>
          <w:divBdr>
            <w:top w:val="none" w:sz="0" w:space="0" w:color="auto"/>
            <w:left w:val="none" w:sz="0" w:space="0" w:color="auto"/>
            <w:bottom w:val="none" w:sz="0" w:space="0" w:color="auto"/>
            <w:right w:val="none" w:sz="0" w:space="0" w:color="auto"/>
          </w:divBdr>
        </w:div>
        <w:div w:id="968898816">
          <w:marLeft w:val="640"/>
          <w:marRight w:val="0"/>
          <w:marTop w:val="0"/>
          <w:marBottom w:val="0"/>
          <w:divBdr>
            <w:top w:val="none" w:sz="0" w:space="0" w:color="auto"/>
            <w:left w:val="none" w:sz="0" w:space="0" w:color="auto"/>
            <w:bottom w:val="none" w:sz="0" w:space="0" w:color="auto"/>
            <w:right w:val="none" w:sz="0" w:space="0" w:color="auto"/>
          </w:divBdr>
        </w:div>
        <w:div w:id="991255130">
          <w:marLeft w:val="640"/>
          <w:marRight w:val="0"/>
          <w:marTop w:val="0"/>
          <w:marBottom w:val="0"/>
          <w:divBdr>
            <w:top w:val="none" w:sz="0" w:space="0" w:color="auto"/>
            <w:left w:val="none" w:sz="0" w:space="0" w:color="auto"/>
            <w:bottom w:val="none" w:sz="0" w:space="0" w:color="auto"/>
            <w:right w:val="none" w:sz="0" w:space="0" w:color="auto"/>
          </w:divBdr>
        </w:div>
        <w:div w:id="1011028428">
          <w:marLeft w:val="640"/>
          <w:marRight w:val="0"/>
          <w:marTop w:val="0"/>
          <w:marBottom w:val="0"/>
          <w:divBdr>
            <w:top w:val="none" w:sz="0" w:space="0" w:color="auto"/>
            <w:left w:val="none" w:sz="0" w:space="0" w:color="auto"/>
            <w:bottom w:val="none" w:sz="0" w:space="0" w:color="auto"/>
            <w:right w:val="none" w:sz="0" w:space="0" w:color="auto"/>
          </w:divBdr>
        </w:div>
        <w:div w:id="1013460620">
          <w:marLeft w:val="640"/>
          <w:marRight w:val="0"/>
          <w:marTop w:val="0"/>
          <w:marBottom w:val="0"/>
          <w:divBdr>
            <w:top w:val="none" w:sz="0" w:space="0" w:color="auto"/>
            <w:left w:val="none" w:sz="0" w:space="0" w:color="auto"/>
            <w:bottom w:val="none" w:sz="0" w:space="0" w:color="auto"/>
            <w:right w:val="none" w:sz="0" w:space="0" w:color="auto"/>
          </w:divBdr>
        </w:div>
        <w:div w:id="1022558652">
          <w:marLeft w:val="640"/>
          <w:marRight w:val="0"/>
          <w:marTop w:val="0"/>
          <w:marBottom w:val="0"/>
          <w:divBdr>
            <w:top w:val="none" w:sz="0" w:space="0" w:color="auto"/>
            <w:left w:val="none" w:sz="0" w:space="0" w:color="auto"/>
            <w:bottom w:val="none" w:sz="0" w:space="0" w:color="auto"/>
            <w:right w:val="none" w:sz="0" w:space="0" w:color="auto"/>
          </w:divBdr>
        </w:div>
        <w:div w:id="1028794036">
          <w:marLeft w:val="640"/>
          <w:marRight w:val="0"/>
          <w:marTop w:val="0"/>
          <w:marBottom w:val="0"/>
          <w:divBdr>
            <w:top w:val="none" w:sz="0" w:space="0" w:color="auto"/>
            <w:left w:val="none" w:sz="0" w:space="0" w:color="auto"/>
            <w:bottom w:val="none" w:sz="0" w:space="0" w:color="auto"/>
            <w:right w:val="none" w:sz="0" w:space="0" w:color="auto"/>
          </w:divBdr>
        </w:div>
        <w:div w:id="1035545945">
          <w:marLeft w:val="640"/>
          <w:marRight w:val="0"/>
          <w:marTop w:val="0"/>
          <w:marBottom w:val="0"/>
          <w:divBdr>
            <w:top w:val="none" w:sz="0" w:space="0" w:color="auto"/>
            <w:left w:val="none" w:sz="0" w:space="0" w:color="auto"/>
            <w:bottom w:val="none" w:sz="0" w:space="0" w:color="auto"/>
            <w:right w:val="none" w:sz="0" w:space="0" w:color="auto"/>
          </w:divBdr>
        </w:div>
        <w:div w:id="1050685934">
          <w:marLeft w:val="640"/>
          <w:marRight w:val="0"/>
          <w:marTop w:val="0"/>
          <w:marBottom w:val="0"/>
          <w:divBdr>
            <w:top w:val="none" w:sz="0" w:space="0" w:color="auto"/>
            <w:left w:val="none" w:sz="0" w:space="0" w:color="auto"/>
            <w:bottom w:val="none" w:sz="0" w:space="0" w:color="auto"/>
            <w:right w:val="none" w:sz="0" w:space="0" w:color="auto"/>
          </w:divBdr>
        </w:div>
        <w:div w:id="1068647443">
          <w:marLeft w:val="640"/>
          <w:marRight w:val="0"/>
          <w:marTop w:val="0"/>
          <w:marBottom w:val="0"/>
          <w:divBdr>
            <w:top w:val="none" w:sz="0" w:space="0" w:color="auto"/>
            <w:left w:val="none" w:sz="0" w:space="0" w:color="auto"/>
            <w:bottom w:val="none" w:sz="0" w:space="0" w:color="auto"/>
            <w:right w:val="none" w:sz="0" w:space="0" w:color="auto"/>
          </w:divBdr>
        </w:div>
        <w:div w:id="1105465741">
          <w:marLeft w:val="640"/>
          <w:marRight w:val="0"/>
          <w:marTop w:val="0"/>
          <w:marBottom w:val="0"/>
          <w:divBdr>
            <w:top w:val="none" w:sz="0" w:space="0" w:color="auto"/>
            <w:left w:val="none" w:sz="0" w:space="0" w:color="auto"/>
            <w:bottom w:val="none" w:sz="0" w:space="0" w:color="auto"/>
            <w:right w:val="none" w:sz="0" w:space="0" w:color="auto"/>
          </w:divBdr>
        </w:div>
        <w:div w:id="1110048981">
          <w:marLeft w:val="640"/>
          <w:marRight w:val="0"/>
          <w:marTop w:val="0"/>
          <w:marBottom w:val="0"/>
          <w:divBdr>
            <w:top w:val="none" w:sz="0" w:space="0" w:color="auto"/>
            <w:left w:val="none" w:sz="0" w:space="0" w:color="auto"/>
            <w:bottom w:val="none" w:sz="0" w:space="0" w:color="auto"/>
            <w:right w:val="none" w:sz="0" w:space="0" w:color="auto"/>
          </w:divBdr>
        </w:div>
        <w:div w:id="1119955465">
          <w:marLeft w:val="640"/>
          <w:marRight w:val="0"/>
          <w:marTop w:val="0"/>
          <w:marBottom w:val="0"/>
          <w:divBdr>
            <w:top w:val="none" w:sz="0" w:space="0" w:color="auto"/>
            <w:left w:val="none" w:sz="0" w:space="0" w:color="auto"/>
            <w:bottom w:val="none" w:sz="0" w:space="0" w:color="auto"/>
            <w:right w:val="none" w:sz="0" w:space="0" w:color="auto"/>
          </w:divBdr>
        </w:div>
        <w:div w:id="1121342479">
          <w:marLeft w:val="640"/>
          <w:marRight w:val="0"/>
          <w:marTop w:val="0"/>
          <w:marBottom w:val="0"/>
          <w:divBdr>
            <w:top w:val="none" w:sz="0" w:space="0" w:color="auto"/>
            <w:left w:val="none" w:sz="0" w:space="0" w:color="auto"/>
            <w:bottom w:val="none" w:sz="0" w:space="0" w:color="auto"/>
            <w:right w:val="none" w:sz="0" w:space="0" w:color="auto"/>
          </w:divBdr>
        </w:div>
        <w:div w:id="1139149483">
          <w:marLeft w:val="640"/>
          <w:marRight w:val="0"/>
          <w:marTop w:val="0"/>
          <w:marBottom w:val="0"/>
          <w:divBdr>
            <w:top w:val="none" w:sz="0" w:space="0" w:color="auto"/>
            <w:left w:val="none" w:sz="0" w:space="0" w:color="auto"/>
            <w:bottom w:val="none" w:sz="0" w:space="0" w:color="auto"/>
            <w:right w:val="none" w:sz="0" w:space="0" w:color="auto"/>
          </w:divBdr>
        </w:div>
        <w:div w:id="1139297796">
          <w:marLeft w:val="640"/>
          <w:marRight w:val="0"/>
          <w:marTop w:val="0"/>
          <w:marBottom w:val="0"/>
          <w:divBdr>
            <w:top w:val="none" w:sz="0" w:space="0" w:color="auto"/>
            <w:left w:val="none" w:sz="0" w:space="0" w:color="auto"/>
            <w:bottom w:val="none" w:sz="0" w:space="0" w:color="auto"/>
            <w:right w:val="none" w:sz="0" w:space="0" w:color="auto"/>
          </w:divBdr>
        </w:div>
        <w:div w:id="1158040306">
          <w:marLeft w:val="640"/>
          <w:marRight w:val="0"/>
          <w:marTop w:val="0"/>
          <w:marBottom w:val="0"/>
          <w:divBdr>
            <w:top w:val="none" w:sz="0" w:space="0" w:color="auto"/>
            <w:left w:val="none" w:sz="0" w:space="0" w:color="auto"/>
            <w:bottom w:val="none" w:sz="0" w:space="0" w:color="auto"/>
            <w:right w:val="none" w:sz="0" w:space="0" w:color="auto"/>
          </w:divBdr>
        </w:div>
        <w:div w:id="1199781074">
          <w:marLeft w:val="640"/>
          <w:marRight w:val="0"/>
          <w:marTop w:val="0"/>
          <w:marBottom w:val="0"/>
          <w:divBdr>
            <w:top w:val="none" w:sz="0" w:space="0" w:color="auto"/>
            <w:left w:val="none" w:sz="0" w:space="0" w:color="auto"/>
            <w:bottom w:val="none" w:sz="0" w:space="0" w:color="auto"/>
            <w:right w:val="none" w:sz="0" w:space="0" w:color="auto"/>
          </w:divBdr>
        </w:div>
        <w:div w:id="1209683910">
          <w:marLeft w:val="640"/>
          <w:marRight w:val="0"/>
          <w:marTop w:val="0"/>
          <w:marBottom w:val="0"/>
          <w:divBdr>
            <w:top w:val="none" w:sz="0" w:space="0" w:color="auto"/>
            <w:left w:val="none" w:sz="0" w:space="0" w:color="auto"/>
            <w:bottom w:val="none" w:sz="0" w:space="0" w:color="auto"/>
            <w:right w:val="none" w:sz="0" w:space="0" w:color="auto"/>
          </w:divBdr>
        </w:div>
        <w:div w:id="1212037627">
          <w:marLeft w:val="640"/>
          <w:marRight w:val="0"/>
          <w:marTop w:val="0"/>
          <w:marBottom w:val="0"/>
          <w:divBdr>
            <w:top w:val="none" w:sz="0" w:space="0" w:color="auto"/>
            <w:left w:val="none" w:sz="0" w:space="0" w:color="auto"/>
            <w:bottom w:val="none" w:sz="0" w:space="0" w:color="auto"/>
            <w:right w:val="none" w:sz="0" w:space="0" w:color="auto"/>
          </w:divBdr>
        </w:div>
        <w:div w:id="1226525750">
          <w:marLeft w:val="640"/>
          <w:marRight w:val="0"/>
          <w:marTop w:val="0"/>
          <w:marBottom w:val="0"/>
          <w:divBdr>
            <w:top w:val="none" w:sz="0" w:space="0" w:color="auto"/>
            <w:left w:val="none" w:sz="0" w:space="0" w:color="auto"/>
            <w:bottom w:val="none" w:sz="0" w:space="0" w:color="auto"/>
            <w:right w:val="none" w:sz="0" w:space="0" w:color="auto"/>
          </w:divBdr>
        </w:div>
        <w:div w:id="1287660119">
          <w:marLeft w:val="640"/>
          <w:marRight w:val="0"/>
          <w:marTop w:val="0"/>
          <w:marBottom w:val="0"/>
          <w:divBdr>
            <w:top w:val="none" w:sz="0" w:space="0" w:color="auto"/>
            <w:left w:val="none" w:sz="0" w:space="0" w:color="auto"/>
            <w:bottom w:val="none" w:sz="0" w:space="0" w:color="auto"/>
            <w:right w:val="none" w:sz="0" w:space="0" w:color="auto"/>
          </w:divBdr>
        </w:div>
        <w:div w:id="1391882629">
          <w:marLeft w:val="640"/>
          <w:marRight w:val="0"/>
          <w:marTop w:val="0"/>
          <w:marBottom w:val="0"/>
          <w:divBdr>
            <w:top w:val="none" w:sz="0" w:space="0" w:color="auto"/>
            <w:left w:val="none" w:sz="0" w:space="0" w:color="auto"/>
            <w:bottom w:val="none" w:sz="0" w:space="0" w:color="auto"/>
            <w:right w:val="none" w:sz="0" w:space="0" w:color="auto"/>
          </w:divBdr>
        </w:div>
        <w:div w:id="1394813564">
          <w:marLeft w:val="640"/>
          <w:marRight w:val="0"/>
          <w:marTop w:val="0"/>
          <w:marBottom w:val="0"/>
          <w:divBdr>
            <w:top w:val="none" w:sz="0" w:space="0" w:color="auto"/>
            <w:left w:val="none" w:sz="0" w:space="0" w:color="auto"/>
            <w:bottom w:val="none" w:sz="0" w:space="0" w:color="auto"/>
            <w:right w:val="none" w:sz="0" w:space="0" w:color="auto"/>
          </w:divBdr>
        </w:div>
        <w:div w:id="1411198500">
          <w:marLeft w:val="640"/>
          <w:marRight w:val="0"/>
          <w:marTop w:val="0"/>
          <w:marBottom w:val="0"/>
          <w:divBdr>
            <w:top w:val="none" w:sz="0" w:space="0" w:color="auto"/>
            <w:left w:val="none" w:sz="0" w:space="0" w:color="auto"/>
            <w:bottom w:val="none" w:sz="0" w:space="0" w:color="auto"/>
            <w:right w:val="none" w:sz="0" w:space="0" w:color="auto"/>
          </w:divBdr>
        </w:div>
        <w:div w:id="1413311448">
          <w:marLeft w:val="640"/>
          <w:marRight w:val="0"/>
          <w:marTop w:val="0"/>
          <w:marBottom w:val="0"/>
          <w:divBdr>
            <w:top w:val="none" w:sz="0" w:space="0" w:color="auto"/>
            <w:left w:val="none" w:sz="0" w:space="0" w:color="auto"/>
            <w:bottom w:val="none" w:sz="0" w:space="0" w:color="auto"/>
            <w:right w:val="none" w:sz="0" w:space="0" w:color="auto"/>
          </w:divBdr>
        </w:div>
        <w:div w:id="1422288875">
          <w:marLeft w:val="640"/>
          <w:marRight w:val="0"/>
          <w:marTop w:val="0"/>
          <w:marBottom w:val="0"/>
          <w:divBdr>
            <w:top w:val="none" w:sz="0" w:space="0" w:color="auto"/>
            <w:left w:val="none" w:sz="0" w:space="0" w:color="auto"/>
            <w:bottom w:val="none" w:sz="0" w:space="0" w:color="auto"/>
            <w:right w:val="none" w:sz="0" w:space="0" w:color="auto"/>
          </w:divBdr>
        </w:div>
        <w:div w:id="1452242298">
          <w:marLeft w:val="640"/>
          <w:marRight w:val="0"/>
          <w:marTop w:val="0"/>
          <w:marBottom w:val="0"/>
          <w:divBdr>
            <w:top w:val="none" w:sz="0" w:space="0" w:color="auto"/>
            <w:left w:val="none" w:sz="0" w:space="0" w:color="auto"/>
            <w:bottom w:val="none" w:sz="0" w:space="0" w:color="auto"/>
            <w:right w:val="none" w:sz="0" w:space="0" w:color="auto"/>
          </w:divBdr>
        </w:div>
        <w:div w:id="1466506817">
          <w:marLeft w:val="640"/>
          <w:marRight w:val="0"/>
          <w:marTop w:val="0"/>
          <w:marBottom w:val="0"/>
          <w:divBdr>
            <w:top w:val="none" w:sz="0" w:space="0" w:color="auto"/>
            <w:left w:val="none" w:sz="0" w:space="0" w:color="auto"/>
            <w:bottom w:val="none" w:sz="0" w:space="0" w:color="auto"/>
            <w:right w:val="none" w:sz="0" w:space="0" w:color="auto"/>
          </w:divBdr>
        </w:div>
        <w:div w:id="1502307942">
          <w:marLeft w:val="640"/>
          <w:marRight w:val="0"/>
          <w:marTop w:val="0"/>
          <w:marBottom w:val="0"/>
          <w:divBdr>
            <w:top w:val="none" w:sz="0" w:space="0" w:color="auto"/>
            <w:left w:val="none" w:sz="0" w:space="0" w:color="auto"/>
            <w:bottom w:val="none" w:sz="0" w:space="0" w:color="auto"/>
            <w:right w:val="none" w:sz="0" w:space="0" w:color="auto"/>
          </w:divBdr>
        </w:div>
        <w:div w:id="1517159415">
          <w:marLeft w:val="640"/>
          <w:marRight w:val="0"/>
          <w:marTop w:val="0"/>
          <w:marBottom w:val="0"/>
          <w:divBdr>
            <w:top w:val="none" w:sz="0" w:space="0" w:color="auto"/>
            <w:left w:val="none" w:sz="0" w:space="0" w:color="auto"/>
            <w:bottom w:val="none" w:sz="0" w:space="0" w:color="auto"/>
            <w:right w:val="none" w:sz="0" w:space="0" w:color="auto"/>
          </w:divBdr>
        </w:div>
        <w:div w:id="1533227558">
          <w:marLeft w:val="640"/>
          <w:marRight w:val="0"/>
          <w:marTop w:val="0"/>
          <w:marBottom w:val="0"/>
          <w:divBdr>
            <w:top w:val="none" w:sz="0" w:space="0" w:color="auto"/>
            <w:left w:val="none" w:sz="0" w:space="0" w:color="auto"/>
            <w:bottom w:val="none" w:sz="0" w:space="0" w:color="auto"/>
            <w:right w:val="none" w:sz="0" w:space="0" w:color="auto"/>
          </w:divBdr>
        </w:div>
        <w:div w:id="1581788740">
          <w:marLeft w:val="640"/>
          <w:marRight w:val="0"/>
          <w:marTop w:val="0"/>
          <w:marBottom w:val="0"/>
          <w:divBdr>
            <w:top w:val="none" w:sz="0" w:space="0" w:color="auto"/>
            <w:left w:val="none" w:sz="0" w:space="0" w:color="auto"/>
            <w:bottom w:val="none" w:sz="0" w:space="0" w:color="auto"/>
            <w:right w:val="none" w:sz="0" w:space="0" w:color="auto"/>
          </w:divBdr>
        </w:div>
        <w:div w:id="1591965677">
          <w:marLeft w:val="640"/>
          <w:marRight w:val="0"/>
          <w:marTop w:val="0"/>
          <w:marBottom w:val="0"/>
          <w:divBdr>
            <w:top w:val="none" w:sz="0" w:space="0" w:color="auto"/>
            <w:left w:val="none" w:sz="0" w:space="0" w:color="auto"/>
            <w:bottom w:val="none" w:sz="0" w:space="0" w:color="auto"/>
            <w:right w:val="none" w:sz="0" w:space="0" w:color="auto"/>
          </w:divBdr>
        </w:div>
        <w:div w:id="1602911756">
          <w:marLeft w:val="640"/>
          <w:marRight w:val="0"/>
          <w:marTop w:val="0"/>
          <w:marBottom w:val="0"/>
          <w:divBdr>
            <w:top w:val="none" w:sz="0" w:space="0" w:color="auto"/>
            <w:left w:val="none" w:sz="0" w:space="0" w:color="auto"/>
            <w:bottom w:val="none" w:sz="0" w:space="0" w:color="auto"/>
            <w:right w:val="none" w:sz="0" w:space="0" w:color="auto"/>
          </w:divBdr>
        </w:div>
        <w:div w:id="1625425861">
          <w:marLeft w:val="640"/>
          <w:marRight w:val="0"/>
          <w:marTop w:val="0"/>
          <w:marBottom w:val="0"/>
          <w:divBdr>
            <w:top w:val="none" w:sz="0" w:space="0" w:color="auto"/>
            <w:left w:val="none" w:sz="0" w:space="0" w:color="auto"/>
            <w:bottom w:val="none" w:sz="0" w:space="0" w:color="auto"/>
            <w:right w:val="none" w:sz="0" w:space="0" w:color="auto"/>
          </w:divBdr>
        </w:div>
        <w:div w:id="1706977312">
          <w:marLeft w:val="640"/>
          <w:marRight w:val="0"/>
          <w:marTop w:val="0"/>
          <w:marBottom w:val="0"/>
          <w:divBdr>
            <w:top w:val="none" w:sz="0" w:space="0" w:color="auto"/>
            <w:left w:val="none" w:sz="0" w:space="0" w:color="auto"/>
            <w:bottom w:val="none" w:sz="0" w:space="0" w:color="auto"/>
            <w:right w:val="none" w:sz="0" w:space="0" w:color="auto"/>
          </w:divBdr>
        </w:div>
        <w:div w:id="1713339557">
          <w:marLeft w:val="640"/>
          <w:marRight w:val="0"/>
          <w:marTop w:val="0"/>
          <w:marBottom w:val="0"/>
          <w:divBdr>
            <w:top w:val="none" w:sz="0" w:space="0" w:color="auto"/>
            <w:left w:val="none" w:sz="0" w:space="0" w:color="auto"/>
            <w:bottom w:val="none" w:sz="0" w:space="0" w:color="auto"/>
            <w:right w:val="none" w:sz="0" w:space="0" w:color="auto"/>
          </w:divBdr>
        </w:div>
        <w:div w:id="1757943770">
          <w:marLeft w:val="640"/>
          <w:marRight w:val="0"/>
          <w:marTop w:val="0"/>
          <w:marBottom w:val="0"/>
          <w:divBdr>
            <w:top w:val="none" w:sz="0" w:space="0" w:color="auto"/>
            <w:left w:val="none" w:sz="0" w:space="0" w:color="auto"/>
            <w:bottom w:val="none" w:sz="0" w:space="0" w:color="auto"/>
            <w:right w:val="none" w:sz="0" w:space="0" w:color="auto"/>
          </w:divBdr>
        </w:div>
        <w:div w:id="1797022318">
          <w:marLeft w:val="640"/>
          <w:marRight w:val="0"/>
          <w:marTop w:val="0"/>
          <w:marBottom w:val="0"/>
          <w:divBdr>
            <w:top w:val="none" w:sz="0" w:space="0" w:color="auto"/>
            <w:left w:val="none" w:sz="0" w:space="0" w:color="auto"/>
            <w:bottom w:val="none" w:sz="0" w:space="0" w:color="auto"/>
            <w:right w:val="none" w:sz="0" w:space="0" w:color="auto"/>
          </w:divBdr>
        </w:div>
        <w:div w:id="1831408266">
          <w:marLeft w:val="640"/>
          <w:marRight w:val="0"/>
          <w:marTop w:val="0"/>
          <w:marBottom w:val="0"/>
          <w:divBdr>
            <w:top w:val="none" w:sz="0" w:space="0" w:color="auto"/>
            <w:left w:val="none" w:sz="0" w:space="0" w:color="auto"/>
            <w:bottom w:val="none" w:sz="0" w:space="0" w:color="auto"/>
            <w:right w:val="none" w:sz="0" w:space="0" w:color="auto"/>
          </w:divBdr>
        </w:div>
        <w:div w:id="1832211814">
          <w:marLeft w:val="640"/>
          <w:marRight w:val="0"/>
          <w:marTop w:val="0"/>
          <w:marBottom w:val="0"/>
          <w:divBdr>
            <w:top w:val="none" w:sz="0" w:space="0" w:color="auto"/>
            <w:left w:val="none" w:sz="0" w:space="0" w:color="auto"/>
            <w:bottom w:val="none" w:sz="0" w:space="0" w:color="auto"/>
            <w:right w:val="none" w:sz="0" w:space="0" w:color="auto"/>
          </w:divBdr>
        </w:div>
        <w:div w:id="1871717867">
          <w:marLeft w:val="640"/>
          <w:marRight w:val="0"/>
          <w:marTop w:val="0"/>
          <w:marBottom w:val="0"/>
          <w:divBdr>
            <w:top w:val="none" w:sz="0" w:space="0" w:color="auto"/>
            <w:left w:val="none" w:sz="0" w:space="0" w:color="auto"/>
            <w:bottom w:val="none" w:sz="0" w:space="0" w:color="auto"/>
            <w:right w:val="none" w:sz="0" w:space="0" w:color="auto"/>
          </w:divBdr>
        </w:div>
        <w:div w:id="1890721319">
          <w:marLeft w:val="640"/>
          <w:marRight w:val="0"/>
          <w:marTop w:val="0"/>
          <w:marBottom w:val="0"/>
          <w:divBdr>
            <w:top w:val="none" w:sz="0" w:space="0" w:color="auto"/>
            <w:left w:val="none" w:sz="0" w:space="0" w:color="auto"/>
            <w:bottom w:val="none" w:sz="0" w:space="0" w:color="auto"/>
            <w:right w:val="none" w:sz="0" w:space="0" w:color="auto"/>
          </w:divBdr>
        </w:div>
        <w:div w:id="1966690475">
          <w:marLeft w:val="640"/>
          <w:marRight w:val="0"/>
          <w:marTop w:val="0"/>
          <w:marBottom w:val="0"/>
          <w:divBdr>
            <w:top w:val="none" w:sz="0" w:space="0" w:color="auto"/>
            <w:left w:val="none" w:sz="0" w:space="0" w:color="auto"/>
            <w:bottom w:val="none" w:sz="0" w:space="0" w:color="auto"/>
            <w:right w:val="none" w:sz="0" w:space="0" w:color="auto"/>
          </w:divBdr>
        </w:div>
        <w:div w:id="1974946483">
          <w:marLeft w:val="640"/>
          <w:marRight w:val="0"/>
          <w:marTop w:val="0"/>
          <w:marBottom w:val="0"/>
          <w:divBdr>
            <w:top w:val="none" w:sz="0" w:space="0" w:color="auto"/>
            <w:left w:val="none" w:sz="0" w:space="0" w:color="auto"/>
            <w:bottom w:val="none" w:sz="0" w:space="0" w:color="auto"/>
            <w:right w:val="none" w:sz="0" w:space="0" w:color="auto"/>
          </w:divBdr>
        </w:div>
        <w:div w:id="2000839083">
          <w:marLeft w:val="640"/>
          <w:marRight w:val="0"/>
          <w:marTop w:val="0"/>
          <w:marBottom w:val="0"/>
          <w:divBdr>
            <w:top w:val="none" w:sz="0" w:space="0" w:color="auto"/>
            <w:left w:val="none" w:sz="0" w:space="0" w:color="auto"/>
            <w:bottom w:val="none" w:sz="0" w:space="0" w:color="auto"/>
            <w:right w:val="none" w:sz="0" w:space="0" w:color="auto"/>
          </w:divBdr>
        </w:div>
        <w:div w:id="2066443853">
          <w:marLeft w:val="640"/>
          <w:marRight w:val="0"/>
          <w:marTop w:val="0"/>
          <w:marBottom w:val="0"/>
          <w:divBdr>
            <w:top w:val="none" w:sz="0" w:space="0" w:color="auto"/>
            <w:left w:val="none" w:sz="0" w:space="0" w:color="auto"/>
            <w:bottom w:val="none" w:sz="0" w:space="0" w:color="auto"/>
            <w:right w:val="none" w:sz="0" w:space="0" w:color="auto"/>
          </w:divBdr>
        </w:div>
        <w:div w:id="2077389074">
          <w:marLeft w:val="640"/>
          <w:marRight w:val="0"/>
          <w:marTop w:val="0"/>
          <w:marBottom w:val="0"/>
          <w:divBdr>
            <w:top w:val="none" w:sz="0" w:space="0" w:color="auto"/>
            <w:left w:val="none" w:sz="0" w:space="0" w:color="auto"/>
            <w:bottom w:val="none" w:sz="0" w:space="0" w:color="auto"/>
            <w:right w:val="none" w:sz="0" w:space="0" w:color="auto"/>
          </w:divBdr>
        </w:div>
        <w:div w:id="2109084554">
          <w:marLeft w:val="640"/>
          <w:marRight w:val="0"/>
          <w:marTop w:val="0"/>
          <w:marBottom w:val="0"/>
          <w:divBdr>
            <w:top w:val="none" w:sz="0" w:space="0" w:color="auto"/>
            <w:left w:val="none" w:sz="0" w:space="0" w:color="auto"/>
            <w:bottom w:val="none" w:sz="0" w:space="0" w:color="auto"/>
            <w:right w:val="none" w:sz="0" w:space="0" w:color="auto"/>
          </w:divBdr>
        </w:div>
        <w:div w:id="2134203214">
          <w:marLeft w:val="640"/>
          <w:marRight w:val="0"/>
          <w:marTop w:val="0"/>
          <w:marBottom w:val="0"/>
          <w:divBdr>
            <w:top w:val="none" w:sz="0" w:space="0" w:color="auto"/>
            <w:left w:val="none" w:sz="0" w:space="0" w:color="auto"/>
            <w:bottom w:val="none" w:sz="0" w:space="0" w:color="auto"/>
            <w:right w:val="none" w:sz="0" w:space="0" w:color="auto"/>
          </w:divBdr>
        </w:div>
        <w:div w:id="2139032198">
          <w:marLeft w:val="640"/>
          <w:marRight w:val="0"/>
          <w:marTop w:val="0"/>
          <w:marBottom w:val="0"/>
          <w:divBdr>
            <w:top w:val="none" w:sz="0" w:space="0" w:color="auto"/>
            <w:left w:val="none" w:sz="0" w:space="0" w:color="auto"/>
            <w:bottom w:val="none" w:sz="0" w:space="0" w:color="auto"/>
            <w:right w:val="none" w:sz="0" w:space="0" w:color="auto"/>
          </w:divBdr>
        </w:div>
        <w:div w:id="2145806025">
          <w:marLeft w:val="640"/>
          <w:marRight w:val="0"/>
          <w:marTop w:val="0"/>
          <w:marBottom w:val="0"/>
          <w:divBdr>
            <w:top w:val="none" w:sz="0" w:space="0" w:color="auto"/>
            <w:left w:val="none" w:sz="0" w:space="0" w:color="auto"/>
            <w:bottom w:val="none" w:sz="0" w:space="0" w:color="auto"/>
            <w:right w:val="none" w:sz="0" w:space="0" w:color="auto"/>
          </w:divBdr>
        </w:div>
      </w:divsChild>
    </w:div>
    <w:div w:id="871260067">
      <w:bodyDiv w:val="1"/>
      <w:marLeft w:val="0"/>
      <w:marRight w:val="0"/>
      <w:marTop w:val="0"/>
      <w:marBottom w:val="0"/>
      <w:divBdr>
        <w:top w:val="none" w:sz="0" w:space="0" w:color="auto"/>
        <w:left w:val="none" w:sz="0" w:space="0" w:color="auto"/>
        <w:bottom w:val="none" w:sz="0" w:space="0" w:color="auto"/>
        <w:right w:val="none" w:sz="0" w:space="0" w:color="auto"/>
      </w:divBdr>
      <w:divsChild>
        <w:div w:id="8216805">
          <w:marLeft w:val="640"/>
          <w:marRight w:val="0"/>
          <w:marTop w:val="0"/>
          <w:marBottom w:val="0"/>
          <w:divBdr>
            <w:top w:val="none" w:sz="0" w:space="0" w:color="auto"/>
            <w:left w:val="none" w:sz="0" w:space="0" w:color="auto"/>
            <w:bottom w:val="none" w:sz="0" w:space="0" w:color="auto"/>
            <w:right w:val="none" w:sz="0" w:space="0" w:color="auto"/>
          </w:divBdr>
        </w:div>
        <w:div w:id="74211901">
          <w:marLeft w:val="640"/>
          <w:marRight w:val="0"/>
          <w:marTop w:val="0"/>
          <w:marBottom w:val="0"/>
          <w:divBdr>
            <w:top w:val="none" w:sz="0" w:space="0" w:color="auto"/>
            <w:left w:val="none" w:sz="0" w:space="0" w:color="auto"/>
            <w:bottom w:val="none" w:sz="0" w:space="0" w:color="auto"/>
            <w:right w:val="none" w:sz="0" w:space="0" w:color="auto"/>
          </w:divBdr>
        </w:div>
        <w:div w:id="78404249">
          <w:marLeft w:val="640"/>
          <w:marRight w:val="0"/>
          <w:marTop w:val="0"/>
          <w:marBottom w:val="0"/>
          <w:divBdr>
            <w:top w:val="none" w:sz="0" w:space="0" w:color="auto"/>
            <w:left w:val="none" w:sz="0" w:space="0" w:color="auto"/>
            <w:bottom w:val="none" w:sz="0" w:space="0" w:color="auto"/>
            <w:right w:val="none" w:sz="0" w:space="0" w:color="auto"/>
          </w:divBdr>
        </w:div>
        <w:div w:id="80806128">
          <w:marLeft w:val="640"/>
          <w:marRight w:val="0"/>
          <w:marTop w:val="0"/>
          <w:marBottom w:val="0"/>
          <w:divBdr>
            <w:top w:val="none" w:sz="0" w:space="0" w:color="auto"/>
            <w:left w:val="none" w:sz="0" w:space="0" w:color="auto"/>
            <w:bottom w:val="none" w:sz="0" w:space="0" w:color="auto"/>
            <w:right w:val="none" w:sz="0" w:space="0" w:color="auto"/>
          </w:divBdr>
        </w:div>
        <w:div w:id="112479103">
          <w:marLeft w:val="640"/>
          <w:marRight w:val="0"/>
          <w:marTop w:val="0"/>
          <w:marBottom w:val="0"/>
          <w:divBdr>
            <w:top w:val="none" w:sz="0" w:space="0" w:color="auto"/>
            <w:left w:val="none" w:sz="0" w:space="0" w:color="auto"/>
            <w:bottom w:val="none" w:sz="0" w:space="0" w:color="auto"/>
            <w:right w:val="none" w:sz="0" w:space="0" w:color="auto"/>
          </w:divBdr>
        </w:div>
        <w:div w:id="133720649">
          <w:marLeft w:val="640"/>
          <w:marRight w:val="0"/>
          <w:marTop w:val="0"/>
          <w:marBottom w:val="0"/>
          <w:divBdr>
            <w:top w:val="none" w:sz="0" w:space="0" w:color="auto"/>
            <w:left w:val="none" w:sz="0" w:space="0" w:color="auto"/>
            <w:bottom w:val="none" w:sz="0" w:space="0" w:color="auto"/>
            <w:right w:val="none" w:sz="0" w:space="0" w:color="auto"/>
          </w:divBdr>
        </w:div>
        <w:div w:id="136651375">
          <w:marLeft w:val="640"/>
          <w:marRight w:val="0"/>
          <w:marTop w:val="0"/>
          <w:marBottom w:val="0"/>
          <w:divBdr>
            <w:top w:val="none" w:sz="0" w:space="0" w:color="auto"/>
            <w:left w:val="none" w:sz="0" w:space="0" w:color="auto"/>
            <w:bottom w:val="none" w:sz="0" w:space="0" w:color="auto"/>
            <w:right w:val="none" w:sz="0" w:space="0" w:color="auto"/>
          </w:divBdr>
        </w:div>
        <w:div w:id="145057262">
          <w:marLeft w:val="640"/>
          <w:marRight w:val="0"/>
          <w:marTop w:val="0"/>
          <w:marBottom w:val="0"/>
          <w:divBdr>
            <w:top w:val="none" w:sz="0" w:space="0" w:color="auto"/>
            <w:left w:val="none" w:sz="0" w:space="0" w:color="auto"/>
            <w:bottom w:val="none" w:sz="0" w:space="0" w:color="auto"/>
            <w:right w:val="none" w:sz="0" w:space="0" w:color="auto"/>
          </w:divBdr>
        </w:div>
        <w:div w:id="146751148">
          <w:marLeft w:val="640"/>
          <w:marRight w:val="0"/>
          <w:marTop w:val="0"/>
          <w:marBottom w:val="0"/>
          <w:divBdr>
            <w:top w:val="none" w:sz="0" w:space="0" w:color="auto"/>
            <w:left w:val="none" w:sz="0" w:space="0" w:color="auto"/>
            <w:bottom w:val="none" w:sz="0" w:space="0" w:color="auto"/>
            <w:right w:val="none" w:sz="0" w:space="0" w:color="auto"/>
          </w:divBdr>
        </w:div>
        <w:div w:id="170680108">
          <w:marLeft w:val="640"/>
          <w:marRight w:val="0"/>
          <w:marTop w:val="0"/>
          <w:marBottom w:val="0"/>
          <w:divBdr>
            <w:top w:val="none" w:sz="0" w:space="0" w:color="auto"/>
            <w:left w:val="none" w:sz="0" w:space="0" w:color="auto"/>
            <w:bottom w:val="none" w:sz="0" w:space="0" w:color="auto"/>
            <w:right w:val="none" w:sz="0" w:space="0" w:color="auto"/>
          </w:divBdr>
        </w:div>
        <w:div w:id="204565634">
          <w:marLeft w:val="640"/>
          <w:marRight w:val="0"/>
          <w:marTop w:val="0"/>
          <w:marBottom w:val="0"/>
          <w:divBdr>
            <w:top w:val="none" w:sz="0" w:space="0" w:color="auto"/>
            <w:left w:val="none" w:sz="0" w:space="0" w:color="auto"/>
            <w:bottom w:val="none" w:sz="0" w:space="0" w:color="auto"/>
            <w:right w:val="none" w:sz="0" w:space="0" w:color="auto"/>
          </w:divBdr>
        </w:div>
        <w:div w:id="273557329">
          <w:marLeft w:val="640"/>
          <w:marRight w:val="0"/>
          <w:marTop w:val="0"/>
          <w:marBottom w:val="0"/>
          <w:divBdr>
            <w:top w:val="none" w:sz="0" w:space="0" w:color="auto"/>
            <w:left w:val="none" w:sz="0" w:space="0" w:color="auto"/>
            <w:bottom w:val="none" w:sz="0" w:space="0" w:color="auto"/>
            <w:right w:val="none" w:sz="0" w:space="0" w:color="auto"/>
          </w:divBdr>
        </w:div>
        <w:div w:id="296032531">
          <w:marLeft w:val="640"/>
          <w:marRight w:val="0"/>
          <w:marTop w:val="0"/>
          <w:marBottom w:val="0"/>
          <w:divBdr>
            <w:top w:val="none" w:sz="0" w:space="0" w:color="auto"/>
            <w:left w:val="none" w:sz="0" w:space="0" w:color="auto"/>
            <w:bottom w:val="none" w:sz="0" w:space="0" w:color="auto"/>
            <w:right w:val="none" w:sz="0" w:space="0" w:color="auto"/>
          </w:divBdr>
        </w:div>
        <w:div w:id="323707396">
          <w:marLeft w:val="640"/>
          <w:marRight w:val="0"/>
          <w:marTop w:val="0"/>
          <w:marBottom w:val="0"/>
          <w:divBdr>
            <w:top w:val="none" w:sz="0" w:space="0" w:color="auto"/>
            <w:left w:val="none" w:sz="0" w:space="0" w:color="auto"/>
            <w:bottom w:val="none" w:sz="0" w:space="0" w:color="auto"/>
            <w:right w:val="none" w:sz="0" w:space="0" w:color="auto"/>
          </w:divBdr>
        </w:div>
        <w:div w:id="327445850">
          <w:marLeft w:val="640"/>
          <w:marRight w:val="0"/>
          <w:marTop w:val="0"/>
          <w:marBottom w:val="0"/>
          <w:divBdr>
            <w:top w:val="none" w:sz="0" w:space="0" w:color="auto"/>
            <w:left w:val="none" w:sz="0" w:space="0" w:color="auto"/>
            <w:bottom w:val="none" w:sz="0" w:space="0" w:color="auto"/>
            <w:right w:val="none" w:sz="0" w:space="0" w:color="auto"/>
          </w:divBdr>
        </w:div>
        <w:div w:id="330832912">
          <w:marLeft w:val="640"/>
          <w:marRight w:val="0"/>
          <w:marTop w:val="0"/>
          <w:marBottom w:val="0"/>
          <w:divBdr>
            <w:top w:val="none" w:sz="0" w:space="0" w:color="auto"/>
            <w:left w:val="none" w:sz="0" w:space="0" w:color="auto"/>
            <w:bottom w:val="none" w:sz="0" w:space="0" w:color="auto"/>
            <w:right w:val="none" w:sz="0" w:space="0" w:color="auto"/>
          </w:divBdr>
        </w:div>
        <w:div w:id="354577105">
          <w:marLeft w:val="640"/>
          <w:marRight w:val="0"/>
          <w:marTop w:val="0"/>
          <w:marBottom w:val="0"/>
          <w:divBdr>
            <w:top w:val="none" w:sz="0" w:space="0" w:color="auto"/>
            <w:left w:val="none" w:sz="0" w:space="0" w:color="auto"/>
            <w:bottom w:val="none" w:sz="0" w:space="0" w:color="auto"/>
            <w:right w:val="none" w:sz="0" w:space="0" w:color="auto"/>
          </w:divBdr>
        </w:div>
        <w:div w:id="363596678">
          <w:marLeft w:val="640"/>
          <w:marRight w:val="0"/>
          <w:marTop w:val="0"/>
          <w:marBottom w:val="0"/>
          <w:divBdr>
            <w:top w:val="none" w:sz="0" w:space="0" w:color="auto"/>
            <w:left w:val="none" w:sz="0" w:space="0" w:color="auto"/>
            <w:bottom w:val="none" w:sz="0" w:space="0" w:color="auto"/>
            <w:right w:val="none" w:sz="0" w:space="0" w:color="auto"/>
          </w:divBdr>
        </w:div>
        <w:div w:id="373044559">
          <w:marLeft w:val="640"/>
          <w:marRight w:val="0"/>
          <w:marTop w:val="0"/>
          <w:marBottom w:val="0"/>
          <w:divBdr>
            <w:top w:val="none" w:sz="0" w:space="0" w:color="auto"/>
            <w:left w:val="none" w:sz="0" w:space="0" w:color="auto"/>
            <w:bottom w:val="none" w:sz="0" w:space="0" w:color="auto"/>
            <w:right w:val="none" w:sz="0" w:space="0" w:color="auto"/>
          </w:divBdr>
        </w:div>
        <w:div w:id="415783775">
          <w:marLeft w:val="640"/>
          <w:marRight w:val="0"/>
          <w:marTop w:val="0"/>
          <w:marBottom w:val="0"/>
          <w:divBdr>
            <w:top w:val="none" w:sz="0" w:space="0" w:color="auto"/>
            <w:left w:val="none" w:sz="0" w:space="0" w:color="auto"/>
            <w:bottom w:val="none" w:sz="0" w:space="0" w:color="auto"/>
            <w:right w:val="none" w:sz="0" w:space="0" w:color="auto"/>
          </w:divBdr>
        </w:div>
        <w:div w:id="430247869">
          <w:marLeft w:val="640"/>
          <w:marRight w:val="0"/>
          <w:marTop w:val="0"/>
          <w:marBottom w:val="0"/>
          <w:divBdr>
            <w:top w:val="none" w:sz="0" w:space="0" w:color="auto"/>
            <w:left w:val="none" w:sz="0" w:space="0" w:color="auto"/>
            <w:bottom w:val="none" w:sz="0" w:space="0" w:color="auto"/>
            <w:right w:val="none" w:sz="0" w:space="0" w:color="auto"/>
          </w:divBdr>
        </w:div>
        <w:div w:id="437485335">
          <w:marLeft w:val="640"/>
          <w:marRight w:val="0"/>
          <w:marTop w:val="0"/>
          <w:marBottom w:val="0"/>
          <w:divBdr>
            <w:top w:val="none" w:sz="0" w:space="0" w:color="auto"/>
            <w:left w:val="none" w:sz="0" w:space="0" w:color="auto"/>
            <w:bottom w:val="none" w:sz="0" w:space="0" w:color="auto"/>
            <w:right w:val="none" w:sz="0" w:space="0" w:color="auto"/>
          </w:divBdr>
        </w:div>
        <w:div w:id="488374894">
          <w:marLeft w:val="640"/>
          <w:marRight w:val="0"/>
          <w:marTop w:val="0"/>
          <w:marBottom w:val="0"/>
          <w:divBdr>
            <w:top w:val="none" w:sz="0" w:space="0" w:color="auto"/>
            <w:left w:val="none" w:sz="0" w:space="0" w:color="auto"/>
            <w:bottom w:val="none" w:sz="0" w:space="0" w:color="auto"/>
            <w:right w:val="none" w:sz="0" w:space="0" w:color="auto"/>
          </w:divBdr>
        </w:div>
        <w:div w:id="496308214">
          <w:marLeft w:val="640"/>
          <w:marRight w:val="0"/>
          <w:marTop w:val="0"/>
          <w:marBottom w:val="0"/>
          <w:divBdr>
            <w:top w:val="none" w:sz="0" w:space="0" w:color="auto"/>
            <w:left w:val="none" w:sz="0" w:space="0" w:color="auto"/>
            <w:bottom w:val="none" w:sz="0" w:space="0" w:color="auto"/>
            <w:right w:val="none" w:sz="0" w:space="0" w:color="auto"/>
          </w:divBdr>
        </w:div>
        <w:div w:id="555549164">
          <w:marLeft w:val="640"/>
          <w:marRight w:val="0"/>
          <w:marTop w:val="0"/>
          <w:marBottom w:val="0"/>
          <w:divBdr>
            <w:top w:val="none" w:sz="0" w:space="0" w:color="auto"/>
            <w:left w:val="none" w:sz="0" w:space="0" w:color="auto"/>
            <w:bottom w:val="none" w:sz="0" w:space="0" w:color="auto"/>
            <w:right w:val="none" w:sz="0" w:space="0" w:color="auto"/>
          </w:divBdr>
        </w:div>
        <w:div w:id="574322475">
          <w:marLeft w:val="640"/>
          <w:marRight w:val="0"/>
          <w:marTop w:val="0"/>
          <w:marBottom w:val="0"/>
          <w:divBdr>
            <w:top w:val="none" w:sz="0" w:space="0" w:color="auto"/>
            <w:left w:val="none" w:sz="0" w:space="0" w:color="auto"/>
            <w:bottom w:val="none" w:sz="0" w:space="0" w:color="auto"/>
            <w:right w:val="none" w:sz="0" w:space="0" w:color="auto"/>
          </w:divBdr>
        </w:div>
        <w:div w:id="580218165">
          <w:marLeft w:val="640"/>
          <w:marRight w:val="0"/>
          <w:marTop w:val="0"/>
          <w:marBottom w:val="0"/>
          <w:divBdr>
            <w:top w:val="none" w:sz="0" w:space="0" w:color="auto"/>
            <w:left w:val="none" w:sz="0" w:space="0" w:color="auto"/>
            <w:bottom w:val="none" w:sz="0" w:space="0" w:color="auto"/>
            <w:right w:val="none" w:sz="0" w:space="0" w:color="auto"/>
          </w:divBdr>
        </w:div>
        <w:div w:id="586616065">
          <w:marLeft w:val="640"/>
          <w:marRight w:val="0"/>
          <w:marTop w:val="0"/>
          <w:marBottom w:val="0"/>
          <w:divBdr>
            <w:top w:val="none" w:sz="0" w:space="0" w:color="auto"/>
            <w:left w:val="none" w:sz="0" w:space="0" w:color="auto"/>
            <w:bottom w:val="none" w:sz="0" w:space="0" w:color="auto"/>
            <w:right w:val="none" w:sz="0" w:space="0" w:color="auto"/>
          </w:divBdr>
        </w:div>
        <w:div w:id="588078496">
          <w:marLeft w:val="640"/>
          <w:marRight w:val="0"/>
          <w:marTop w:val="0"/>
          <w:marBottom w:val="0"/>
          <w:divBdr>
            <w:top w:val="none" w:sz="0" w:space="0" w:color="auto"/>
            <w:left w:val="none" w:sz="0" w:space="0" w:color="auto"/>
            <w:bottom w:val="none" w:sz="0" w:space="0" w:color="auto"/>
            <w:right w:val="none" w:sz="0" w:space="0" w:color="auto"/>
          </w:divBdr>
        </w:div>
        <w:div w:id="596913825">
          <w:marLeft w:val="640"/>
          <w:marRight w:val="0"/>
          <w:marTop w:val="0"/>
          <w:marBottom w:val="0"/>
          <w:divBdr>
            <w:top w:val="none" w:sz="0" w:space="0" w:color="auto"/>
            <w:left w:val="none" w:sz="0" w:space="0" w:color="auto"/>
            <w:bottom w:val="none" w:sz="0" w:space="0" w:color="auto"/>
            <w:right w:val="none" w:sz="0" w:space="0" w:color="auto"/>
          </w:divBdr>
        </w:div>
        <w:div w:id="600189036">
          <w:marLeft w:val="640"/>
          <w:marRight w:val="0"/>
          <w:marTop w:val="0"/>
          <w:marBottom w:val="0"/>
          <w:divBdr>
            <w:top w:val="none" w:sz="0" w:space="0" w:color="auto"/>
            <w:left w:val="none" w:sz="0" w:space="0" w:color="auto"/>
            <w:bottom w:val="none" w:sz="0" w:space="0" w:color="auto"/>
            <w:right w:val="none" w:sz="0" w:space="0" w:color="auto"/>
          </w:divBdr>
        </w:div>
        <w:div w:id="639503237">
          <w:marLeft w:val="640"/>
          <w:marRight w:val="0"/>
          <w:marTop w:val="0"/>
          <w:marBottom w:val="0"/>
          <w:divBdr>
            <w:top w:val="none" w:sz="0" w:space="0" w:color="auto"/>
            <w:left w:val="none" w:sz="0" w:space="0" w:color="auto"/>
            <w:bottom w:val="none" w:sz="0" w:space="0" w:color="auto"/>
            <w:right w:val="none" w:sz="0" w:space="0" w:color="auto"/>
          </w:divBdr>
        </w:div>
        <w:div w:id="660280036">
          <w:marLeft w:val="640"/>
          <w:marRight w:val="0"/>
          <w:marTop w:val="0"/>
          <w:marBottom w:val="0"/>
          <w:divBdr>
            <w:top w:val="none" w:sz="0" w:space="0" w:color="auto"/>
            <w:left w:val="none" w:sz="0" w:space="0" w:color="auto"/>
            <w:bottom w:val="none" w:sz="0" w:space="0" w:color="auto"/>
            <w:right w:val="none" w:sz="0" w:space="0" w:color="auto"/>
          </w:divBdr>
        </w:div>
        <w:div w:id="749431450">
          <w:marLeft w:val="640"/>
          <w:marRight w:val="0"/>
          <w:marTop w:val="0"/>
          <w:marBottom w:val="0"/>
          <w:divBdr>
            <w:top w:val="none" w:sz="0" w:space="0" w:color="auto"/>
            <w:left w:val="none" w:sz="0" w:space="0" w:color="auto"/>
            <w:bottom w:val="none" w:sz="0" w:space="0" w:color="auto"/>
            <w:right w:val="none" w:sz="0" w:space="0" w:color="auto"/>
          </w:divBdr>
        </w:div>
        <w:div w:id="788663469">
          <w:marLeft w:val="640"/>
          <w:marRight w:val="0"/>
          <w:marTop w:val="0"/>
          <w:marBottom w:val="0"/>
          <w:divBdr>
            <w:top w:val="none" w:sz="0" w:space="0" w:color="auto"/>
            <w:left w:val="none" w:sz="0" w:space="0" w:color="auto"/>
            <w:bottom w:val="none" w:sz="0" w:space="0" w:color="auto"/>
            <w:right w:val="none" w:sz="0" w:space="0" w:color="auto"/>
          </w:divBdr>
        </w:div>
        <w:div w:id="790246190">
          <w:marLeft w:val="640"/>
          <w:marRight w:val="0"/>
          <w:marTop w:val="0"/>
          <w:marBottom w:val="0"/>
          <w:divBdr>
            <w:top w:val="none" w:sz="0" w:space="0" w:color="auto"/>
            <w:left w:val="none" w:sz="0" w:space="0" w:color="auto"/>
            <w:bottom w:val="none" w:sz="0" w:space="0" w:color="auto"/>
            <w:right w:val="none" w:sz="0" w:space="0" w:color="auto"/>
          </w:divBdr>
        </w:div>
        <w:div w:id="793793147">
          <w:marLeft w:val="640"/>
          <w:marRight w:val="0"/>
          <w:marTop w:val="0"/>
          <w:marBottom w:val="0"/>
          <w:divBdr>
            <w:top w:val="none" w:sz="0" w:space="0" w:color="auto"/>
            <w:left w:val="none" w:sz="0" w:space="0" w:color="auto"/>
            <w:bottom w:val="none" w:sz="0" w:space="0" w:color="auto"/>
            <w:right w:val="none" w:sz="0" w:space="0" w:color="auto"/>
          </w:divBdr>
        </w:div>
        <w:div w:id="813569516">
          <w:marLeft w:val="640"/>
          <w:marRight w:val="0"/>
          <w:marTop w:val="0"/>
          <w:marBottom w:val="0"/>
          <w:divBdr>
            <w:top w:val="none" w:sz="0" w:space="0" w:color="auto"/>
            <w:left w:val="none" w:sz="0" w:space="0" w:color="auto"/>
            <w:bottom w:val="none" w:sz="0" w:space="0" w:color="auto"/>
            <w:right w:val="none" w:sz="0" w:space="0" w:color="auto"/>
          </w:divBdr>
        </w:div>
        <w:div w:id="836576625">
          <w:marLeft w:val="640"/>
          <w:marRight w:val="0"/>
          <w:marTop w:val="0"/>
          <w:marBottom w:val="0"/>
          <w:divBdr>
            <w:top w:val="none" w:sz="0" w:space="0" w:color="auto"/>
            <w:left w:val="none" w:sz="0" w:space="0" w:color="auto"/>
            <w:bottom w:val="none" w:sz="0" w:space="0" w:color="auto"/>
            <w:right w:val="none" w:sz="0" w:space="0" w:color="auto"/>
          </w:divBdr>
        </w:div>
        <w:div w:id="871961970">
          <w:marLeft w:val="640"/>
          <w:marRight w:val="0"/>
          <w:marTop w:val="0"/>
          <w:marBottom w:val="0"/>
          <w:divBdr>
            <w:top w:val="none" w:sz="0" w:space="0" w:color="auto"/>
            <w:left w:val="none" w:sz="0" w:space="0" w:color="auto"/>
            <w:bottom w:val="none" w:sz="0" w:space="0" w:color="auto"/>
            <w:right w:val="none" w:sz="0" w:space="0" w:color="auto"/>
          </w:divBdr>
        </w:div>
        <w:div w:id="881359308">
          <w:marLeft w:val="640"/>
          <w:marRight w:val="0"/>
          <w:marTop w:val="0"/>
          <w:marBottom w:val="0"/>
          <w:divBdr>
            <w:top w:val="none" w:sz="0" w:space="0" w:color="auto"/>
            <w:left w:val="none" w:sz="0" w:space="0" w:color="auto"/>
            <w:bottom w:val="none" w:sz="0" w:space="0" w:color="auto"/>
            <w:right w:val="none" w:sz="0" w:space="0" w:color="auto"/>
          </w:divBdr>
        </w:div>
        <w:div w:id="890194248">
          <w:marLeft w:val="640"/>
          <w:marRight w:val="0"/>
          <w:marTop w:val="0"/>
          <w:marBottom w:val="0"/>
          <w:divBdr>
            <w:top w:val="none" w:sz="0" w:space="0" w:color="auto"/>
            <w:left w:val="none" w:sz="0" w:space="0" w:color="auto"/>
            <w:bottom w:val="none" w:sz="0" w:space="0" w:color="auto"/>
            <w:right w:val="none" w:sz="0" w:space="0" w:color="auto"/>
          </w:divBdr>
        </w:div>
        <w:div w:id="943003649">
          <w:marLeft w:val="640"/>
          <w:marRight w:val="0"/>
          <w:marTop w:val="0"/>
          <w:marBottom w:val="0"/>
          <w:divBdr>
            <w:top w:val="none" w:sz="0" w:space="0" w:color="auto"/>
            <w:left w:val="none" w:sz="0" w:space="0" w:color="auto"/>
            <w:bottom w:val="none" w:sz="0" w:space="0" w:color="auto"/>
            <w:right w:val="none" w:sz="0" w:space="0" w:color="auto"/>
          </w:divBdr>
        </w:div>
        <w:div w:id="945045603">
          <w:marLeft w:val="640"/>
          <w:marRight w:val="0"/>
          <w:marTop w:val="0"/>
          <w:marBottom w:val="0"/>
          <w:divBdr>
            <w:top w:val="none" w:sz="0" w:space="0" w:color="auto"/>
            <w:left w:val="none" w:sz="0" w:space="0" w:color="auto"/>
            <w:bottom w:val="none" w:sz="0" w:space="0" w:color="auto"/>
            <w:right w:val="none" w:sz="0" w:space="0" w:color="auto"/>
          </w:divBdr>
        </w:div>
        <w:div w:id="988172097">
          <w:marLeft w:val="640"/>
          <w:marRight w:val="0"/>
          <w:marTop w:val="0"/>
          <w:marBottom w:val="0"/>
          <w:divBdr>
            <w:top w:val="none" w:sz="0" w:space="0" w:color="auto"/>
            <w:left w:val="none" w:sz="0" w:space="0" w:color="auto"/>
            <w:bottom w:val="none" w:sz="0" w:space="0" w:color="auto"/>
            <w:right w:val="none" w:sz="0" w:space="0" w:color="auto"/>
          </w:divBdr>
        </w:div>
        <w:div w:id="993794977">
          <w:marLeft w:val="640"/>
          <w:marRight w:val="0"/>
          <w:marTop w:val="0"/>
          <w:marBottom w:val="0"/>
          <w:divBdr>
            <w:top w:val="none" w:sz="0" w:space="0" w:color="auto"/>
            <w:left w:val="none" w:sz="0" w:space="0" w:color="auto"/>
            <w:bottom w:val="none" w:sz="0" w:space="0" w:color="auto"/>
            <w:right w:val="none" w:sz="0" w:space="0" w:color="auto"/>
          </w:divBdr>
        </w:div>
        <w:div w:id="1004089122">
          <w:marLeft w:val="640"/>
          <w:marRight w:val="0"/>
          <w:marTop w:val="0"/>
          <w:marBottom w:val="0"/>
          <w:divBdr>
            <w:top w:val="none" w:sz="0" w:space="0" w:color="auto"/>
            <w:left w:val="none" w:sz="0" w:space="0" w:color="auto"/>
            <w:bottom w:val="none" w:sz="0" w:space="0" w:color="auto"/>
            <w:right w:val="none" w:sz="0" w:space="0" w:color="auto"/>
          </w:divBdr>
        </w:div>
        <w:div w:id="1027415882">
          <w:marLeft w:val="640"/>
          <w:marRight w:val="0"/>
          <w:marTop w:val="0"/>
          <w:marBottom w:val="0"/>
          <w:divBdr>
            <w:top w:val="none" w:sz="0" w:space="0" w:color="auto"/>
            <w:left w:val="none" w:sz="0" w:space="0" w:color="auto"/>
            <w:bottom w:val="none" w:sz="0" w:space="0" w:color="auto"/>
            <w:right w:val="none" w:sz="0" w:space="0" w:color="auto"/>
          </w:divBdr>
        </w:div>
        <w:div w:id="1058015759">
          <w:marLeft w:val="640"/>
          <w:marRight w:val="0"/>
          <w:marTop w:val="0"/>
          <w:marBottom w:val="0"/>
          <w:divBdr>
            <w:top w:val="none" w:sz="0" w:space="0" w:color="auto"/>
            <w:left w:val="none" w:sz="0" w:space="0" w:color="auto"/>
            <w:bottom w:val="none" w:sz="0" w:space="0" w:color="auto"/>
            <w:right w:val="none" w:sz="0" w:space="0" w:color="auto"/>
          </w:divBdr>
        </w:div>
        <w:div w:id="1073551983">
          <w:marLeft w:val="640"/>
          <w:marRight w:val="0"/>
          <w:marTop w:val="0"/>
          <w:marBottom w:val="0"/>
          <w:divBdr>
            <w:top w:val="none" w:sz="0" w:space="0" w:color="auto"/>
            <w:left w:val="none" w:sz="0" w:space="0" w:color="auto"/>
            <w:bottom w:val="none" w:sz="0" w:space="0" w:color="auto"/>
            <w:right w:val="none" w:sz="0" w:space="0" w:color="auto"/>
          </w:divBdr>
        </w:div>
        <w:div w:id="1108740395">
          <w:marLeft w:val="640"/>
          <w:marRight w:val="0"/>
          <w:marTop w:val="0"/>
          <w:marBottom w:val="0"/>
          <w:divBdr>
            <w:top w:val="none" w:sz="0" w:space="0" w:color="auto"/>
            <w:left w:val="none" w:sz="0" w:space="0" w:color="auto"/>
            <w:bottom w:val="none" w:sz="0" w:space="0" w:color="auto"/>
            <w:right w:val="none" w:sz="0" w:space="0" w:color="auto"/>
          </w:divBdr>
        </w:div>
        <w:div w:id="1125848772">
          <w:marLeft w:val="640"/>
          <w:marRight w:val="0"/>
          <w:marTop w:val="0"/>
          <w:marBottom w:val="0"/>
          <w:divBdr>
            <w:top w:val="none" w:sz="0" w:space="0" w:color="auto"/>
            <w:left w:val="none" w:sz="0" w:space="0" w:color="auto"/>
            <w:bottom w:val="none" w:sz="0" w:space="0" w:color="auto"/>
            <w:right w:val="none" w:sz="0" w:space="0" w:color="auto"/>
          </w:divBdr>
        </w:div>
        <w:div w:id="1135217174">
          <w:marLeft w:val="640"/>
          <w:marRight w:val="0"/>
          <w:marTop w:val="0"/>
          <w:marBottom w:val="0"/>
          <w:divBdr>
            <w:top w:val="none" w:sz="0" w:space="0" w:color="auto"/>
            <w:left w:val="none" w:sz="0" w:space="0" w:color="auto"/>
            <w:bottom w:val="none" w:sz="0" w:space="0" w:color="auto"/>
            <w:right w:val="none" w:sz="0" w:space="0" w:color="auto"/>
          </w:divBdr>
        </w:div>
        <w:div w:id="1138954401">
          <w:marLeft w:val="640"/>
          <w:marRight w:val="0"/>
          <w:marTop w:val="0"/>
          <w:marBottom w:val="0"/>
          <w:divBdr>
            <w:top w:val="none" w:sz="0" w:space="0" w:color="auto"/>
            <w:left w:val="none" w:sz="0" w:space="0" w:color="auto"/>
            <w:bottom w:val="none" w:sz="0" w:space="0" w:color="auto"/>
            <w:right w:val="none" w:sz="0" w:space="0" w:color="auto"/>
          </w:divBdr>
        </w:div>
        <w:div w:id="1155299973">
          <w:marLeft w:val="640"/>
          <w:marRight w:val="0"/>
          <w:marTop w:val="0"/>
          <w:marBottom w:val="0"/>
          <w:divBdr>
            <w:top w:val="none" w:sz="0" w:space="0" w:color="auto"/>
            <w:left w:val="none" w:sz="0" w:space="0" w:color="auto"/>
            <w:bottom w:val="none" w:sz="0" w:space="0" w:color="auto"/>
            <w:right w:val="none" w:sz="0" w:space="0" w:color="auto"/>
          </w:divBdr>
        </w:div>
        <w:div w:id="1156458709">
          <w:marLeft w:val="640"/>
          <w:marRight w:val="0"/>
          <w:marTop w:val="0"/>
          <w:marBottom w:val="0"/>
          <w:divBdr>
            <w:top w:val="none" w:sz="0" w:space="0" w:color="auto"/>
            <w:left w:val="none" w:sz="0" w:space="0" w:color="auto"/>
            <w:bottom w:val="none" w:sz="0" w:space="0" w:color="auto"/>
            <w:right w:val="none" w:sz="0" w:space="0" w:color="auto"/>
          </w:divBdr>
        </w:div>
        <w:div w:id="1212645317">
          <w:marLeft w:val="640"/>
          <w:marRight w:val="0"/>
          <w:marTop w:val="0"/>
          <w:marBottom w:val="0"/>
          <w:divBdr>
            <w:top w:val="none" w:sz="0" w:space="0" w:color="auto"/>
            <w:left w:val="none" w:sz="0" w:space="0" w:color="auto"/>
            <w:bottom w:val="none" w:sz="0" w:space="0" w:color="auto"/>
            <w:right w:val="none" w:sz="0" w:space="0" w:color="auto"/>
          </w:divBdr>
        </w:div>
        <w:div w:id="1213347946">
          <w:marLeft w:val="640"/>
          <w:marRight w:val="0"/>
          <w:marTop w:val="0"/>
          <w:marBottom w:val="0"/>
          <w:divBdr>
            <w:top w:val="none" w:sz="0" w:space="0" w:color="auto"/>
            <w:left w:val="none" w:sz="0" w:space="0" w:color="auto"/>
            <w:bottom w:val="none" w:sz="0" w:space="0" w:color="auto"/>
            <w:right w:val="none" w:sz="0" w:space="0" w:color="auto"/>
          </w:divBdr>
        </w:div>
        <w:div w:id="1214543889">
          <w:marLeft w:val="640"/>
          <w:marRight w:val="0"/>
          <w:marTop w:val="0"/>
          <w:marBottom w:val="0"/>
          <w:divBdr>
            <w:top w:val="none" w:sz="0" w:space="0" w:color="auto"/>
            <w:left w:val="none" w:sz="0" w:space="0" w:color="auto"/>
            <w:bottom w:val="none" w:sz="0" w:space="0" w:color="auto"/>
            <w:right w:val="none" w:sz="0" w:space="0" w:color="auto"/>
          </w:divBdr>
        </w:div>
        <w:div w:id="1251737944">
          <w:marLeft w:val="640"/>
          <w:marRight w:val="0"/>
          <w:marTop w:val="0"/>
          <w:marBottom w:val="0"/>
          <w:divBdr>
            <w:top w:val="none" w:sz="0" w:space="0" w:color="auto"/>
            <w:left w:val="none" w:sz="0" w:space="0" w:color="auto"/>
            <w:bottom w:val="none" w:sz="0" w:space="0" w:color="auto"/>
            <w:right w:val="none" w:sz="0" w:space="0" w:color="auto"/>
          </w:divBdr>
        </w:div>
        <w:div w:id="1257516699">
          <w:marLeft w:val="640"/>
          <w:marRight w:val="0"/>
          <w:marTop w:val="0"/>
          <w:marBottom w:val="0"/>
          <w:divBdr>
            <w:top w:val="none" w:sz="0" w:space="0" w:color="auto"/>
            <w:left w:val="none" w:sz="0" w:space="0" w:color="auto"/>
            <w:bottom w:val="none" w:sz="0" w:space="0" w:color="auto"/>
            <w:right w:val="none" w:sz="0" w:space="0" w:color="auto"/>
          </w:divBdr>
        </w:div>
        <w:div w:id="1260602882">
          <w:marLeft w:val="640"/>
          <w:marRight w:val="0"/>
          <w:marTop w:val="0"/>
          <w:marBottom w:val="0"/>
          <w:divBdr>
            <w:top w:val="none" w:sz="0" w:space="0" w:color="auto"/>
            <w:left w:val="none" w:sz="0" w:space="0" w:color="auto"/>
            <w:bottom w:val="none" w:sz="0" w:space="0" w:color="auto"/>
            <w:right w:val="none" w:sz="0" w:space="0" w:color="auto"/>
          </w:divBdr>
        </w:div>
        <w:div w:id="1268580840">
          <w:marLeft w:val="640"/>
          <w:marRight w:val="0"/>
          <w:marTop w:val="0"/>
          <w:marBottom w:val="0"/>
          <w:divBdr>
            <w:top w:val="none" w:sz="0" w:space="0" w:color="auto"/>
            <w:left w:val="none" w:sz="0" w:space="0" w:color="auto"/>
            <w:bottom w:val="none" w:sz="0" w:space="0" w:color="auto"/>
            <w:right w:val="none" w:sz="0" w:space="0" w:color="auto"/>
          </w:divBdr>
        </w:div>
        <w:div w:id="1274357918">
          <w:marLeft w:val="640"/>
          <w:marRight w:val="0"/>
          <w:marTop w:val="0"/>
          <w:marBottom w:val="0"/>
          <w:divBdr>
            <w:top w:val="none" w:sz="0" w:space="0" w:color="auto"/>
            <w:left w:val="none" w:sz="0" w:space="0" w:color="auto"/>
            <w:bottom w:val="none" w:sz="0" w:space="0" w:color="auto"/>
            <w:right w:val="none" w:sz="0" w:space="0" w:color="auto"/>
          </w:divBdr>
        </w:div>
        <w:div w:id="1275016436">
          <w:marLeft w:val="640"/>
          <w:marRight w:val="0"/>
          <w:marTop w:val="0"/>
          <w:marBottom w:val="0"/>
          <w:divBdr>
            <w:top w:val="none" w:sz="0" w:space="0" w:color="auto"/>
            <w:left w:val="none" w:sz="0" w:space="0" w:color="auto"/>
            <w:bottom w:val="none" w:sz="0" w:space="0" w:color="auto"/>
            <w:right w:val="none" w:sz="0" w:space="0" w:color="auto"/>
          </w:divBdr>
        </w:div>
        <w:div w:id="1289511140">
          <w:marLeft w:val="640"/>
          <w:marRight w:val="0"/>
          <w:marTop w:val="0"/>
          <w:marBottom w:val="0"/>
          <w:divBdr>
            <w:top w:val="none" w:sz="0" w:space="0" w:color="auto"/>
            <w:left w:val="none" w:sz="0" w:space="0" w:color="auto"/>
            <w:bottom w:val="none" w:sz="0" w:space="0" w:color="auto"/>
            <w:right w:val="none" w:sz="0" w:space="0" w:color="auto"/>
          </w:divBdr>
        </w:div>
        <w:div w:id="1299727140">
          <w:marLeft w:val="640"/>
          <w:marRight w:val="0"/>
          <w:marTop w:val="0"/>
          <w:marBottom w:val="0"/>
          <w:divBdr>
            <w:top w:val="none" w:sz="0" w:space="0" w:color="auto"/>
            <w:left w:val="none" w:sz="0" w:space="0" w:color="auto"/>
            <w:bottom w:val="none" w:sz="0" w:space="0" w:color="auto"/>
            <w:right w:val="none" w:sz="0" w:space="0" w:color="auto"/>
          </w:divBdr>
        </w:div>
        <w:div w:id="1333679773">
          <w:marLeft w:val="640"/>
          <w:marRight w:val="0"/>
          <w:marTop w:val="0"/>
          <w:marBottom w:val="0"/>
          <w:divBdr>
            <w:top w:val="none" w:sz="0" w:space="0" w:color="auto"/>
            <w:left w:val="none" w:sz="0" w:space="0" w:color="auto"/>
            <w:bottom w:val="none" w:sz="0" w:space="0" w:color="auto"/>
            <w:right w:val="none" w:sz="0" w:space="0" w:color="auto"/>
          </w:divBdr>
        </w:div>
        <w:div w:id="1355230607">
          <w:marLeft w:val="640"/>
          <w:marRight w:val="0"/>
          <w:marTop w:val="0"/>
          <w:marBottom w:val="0"/>
          <w:divBdr>
            <w:top w:val="none" w:sz="0" w:space="0" w:color="auto"/>
            <w:left w:val="none" w:sz="0" w:space="0" w:color="auto"/>
            <w:bottom w:val="none" w:sz="0" w:space="0" w:color="auto"/>
            <w:right w:val="none" w:sz="0" w:space="0" w:color="auto"/>
          </w:divBdr>
        </w:div>
        <w:div w:id="1355232120">
          <w:marLeft w:val="640"/>
          <w:marRight w:val="0"/>
          <w:marTop w:val="0"/>
          <w:marBottom w:val="0"/>
          <w:divBdr>
            <w:top w:val="none" w:sz="0" w:space="0" w:color="auto"/>
            <w:left w:val="none" w:sz="0" w:space="0" w:color="auto"/>
            <w:bottom w:val="none" w:sz="0" w:space="0" w:color="auto"/>
            <w:right w:val="none" w:sz="0" w:space="0" w:color="auto"/>
          </w:divBdr>
        </w:div>
        <w:div w:id="1378436538">
          <w:marLeft w:val="640"/>
          <w:marRight w:val="0"/>
          <w:marTop w:val="0"/>
          <w:marBottom w:val="0"/>
          <w:divBdr>
            <w:top w:val="none" w:sz="0" w:space="0" w:color="auto"/>
            <w:left w:val="none" w:sz="0" w:space="0" w:color="auto"/>
            <w:bottom w:val="none" w:sz="0" w:space="0" w:color="auto"/>
            <w:right w:val="none" w:sz="0" w:space="0" w:color="auto"/>
          </w:divBdr>
        </w:div>
        <w:div w:id="1393191026">
          <w:marLeft w:val="640"/>
          <w:marRight w:val="0"/>
          <w:marTop w:val="0"/>
          <w:marBottom w:val="0"/>
          <w:divBdr>
            <w:top w:val="none" w:sz="0" w:space="0" w:color="auto"/>
            <w:left w:val="none" w:sz="0" w:space="0" w:color="auto"/>
            <w:bottom w:val="none" w:sz="0" w:space="0" w:color="auto"/>
            <w:right w:val="none" w:sz="0" w:space="0" w:color="auto"/>
          </w:divBdr>
        </w:div>
        <w:div w:id="1437945557">
          <w:marLeft w:val="640"/>
          <w:marRight w:val="0"/>
          <w:marTop w:val="0"/>
          <w:marBottom w:val="0"/>
          <w:divBdr>
            <w:top w:val="none" w:sz="0" w:space="0" w:color="auto"/>
            <w:left w:val="none" w:sz="0" w:space="0" w:color="auto"/>
            <w:bottom w:val="none" w:sz="0" w:space="0" w:color="auto"/>
            <w:right w:val="none" w:sz="0" w:space="0" w:color="auto"/>
          </w:divBdr>
        </w:div>
        <w:div w:id="1441415694">
          <w:marLeft w:val="640"/>
          <w:marRight w:val="0"/>
          <w:marTop w:val="0"/>
          <w:marBottom w:val="0"/>
          <w:divBdr>
            <w:top w:val="none" w:sz="0" w:space="0" w:color="auto"/>
            <w:left w:val="none" w:sz="0" w:space="0" w:color="auto"/>
            <w:bottom w:val="none" w:sz="0" w:space="0" w:color="auto"/>
            <w:right w:val="none" w:sz="0" w:space="0" w:color="auto"/>
          </w:divBdr>
        </w:div>
        <w:div w:id="1454324591">
          <w:marLeft w:val="640"/>
          <w:marRight w:val="0"/>
          <w:marTop w:val="0"/>
          <w:marBottom w:val="0"/>
          <w:divBdr>
            <w:top w:val="none" w:sz="0" w:space="0" w:color="auto"/>
            <w:left w:val="none" w:sz="0" w:space="0" w:color="auto"/>
            <w:bottom w:val="none" w:sz="0" w:space="0" w:color="auto"/>
            <w:right w:val="none" w:sz="0" w:space="0" w:color="auto"/>
          </w:divBdr>
        </w:div>
        <w:div w:id="1461068748">
          <w:marLeft w:val="640"/>
          <w:marRight w:val="0"/>
          <w:marTop w:val="0"/>
          <w:marBottom w:val="0"/>
          <w:divBdr>
            <w:top w:val="none" w:sz="0" w:space="0" w:color="auto"/>
            <w:left w:val="none" w:sz="0" w:space="0" w:color="auto"/>
            <w:bottom w:val="none" w:sz="0" w:space="0" w:color="auto"/>
            <w:right w:val="none" w:sz="0" w:space="0" w:color="auto"/>
          </w:divBdr>
        </w:div>
        <w:div w:id="1509521440">
          <w:marLeft w:val="640"/>
          <w:marRight w:val="0"/>
          <w:marTop w:val="0"/>
          <w:marBottom w:val="0"/>
          <w:divBdr>
            <w:top w:val="none" w:sz="0" w:space="0" w:color="auto"/>
            <w:left w:val="none" w:sz="0" w:space="0" w:color="auto"/>
            <w:bottom w:val="none" w:sz="0" w:space="0" w:color="auto"/>
            <w:right w:val="none" w:sz="0" w:space="0" w:color="auto"/>
          </w:divBdr>
        </w:div>
        <w:div w:id="1520776040">
          <w:marLeft w:val="640"/>
          <w:marRight w:val="0"/>
          <w:marTop w:val="0"/>
          <w:marBottom w:val="0"/>
          <w:divBdr>
            <w:top w:val="none" w:sz="0" w:space="0" w:color="auto"/>
            <w:left w:val="none" w:sz="0" w:space="0" w:color="auto"/>
            <w:bottom w:val="none" w:sz="0" w:space="0" w:color="auto"/>
            <w:right w:val="none" w:sz="0" w:space="0" w:color="auto"/>
          </w:divBdr>
        </w:div>
        <w:div w:id="1587763427">
          <w:marLeft w:val="640"/>
          <w:marRight w:val="0"/>
          <w:marTop w:val="0"/>
          <w:marBottom w:val="0"/>
          <w:divBdr>
            <w:top w:val="none" w:sz="0" w:space="0" w:color="auto"/>
            <w:left w:val="none" w:sz="0" w:space="0" w:color="auto"/>
            <w:bottom w:val="none" w:sz="0" w:space="0" w:color="auto"/>
            <w:right w:val="none" w:sz="0" w:space="0" w:color="auto"/>
          </w:divBdr>
        </w:div>
        <w:div w:id="1646157275">
          <w:marLeft w:val="640"/>
          <w:marRight w:val="0"/>
          <w:marTop w:val="0"/>
          <w:marBottom w:val="0"/>
          <w:divBdr>
            <w:top w:val="none" w:sz="0" w:space="0" w:color="auto"/>
            <w:left w:val="none" w:sz="0" w:space="0" w:color="auto"/>
            <w:bottom w:val="none" w:sz="0" w:space="0" w:color="auto"/>
            <w:right w:val="none" w:sz="0" w:space="0" w:color="auto"/>
          </w:divBdr>
        </w:div>
        <w:div w:id="1681853802">
          <w:marLeft w:val="640"/>
          <w:marRight w:val="0"/>
          <w:marTop w:val="0"/>
          <w:marBottom w:val="0"/>
          <w:divBdr>
            <w:top w:val="none" w:sz="0" w:space="0" w:color="auto"/>
            <w:left w:val="none" w:sz="0" w:space="0" w:color="auto"/>
            <w:bottom w:val="none" w:sz="0" w:space="0" w:color="auto"/>
            <w:right w:val="none" w:sz="0" w:space="0" w:color="auto"/>
          </w:divBdr>
        </w:div>
        <w:div w:id="1687516440">
          <w:marLeft w:val="640"/>
          <w:marRight w:val="0"/>
          <w:marTop w:val="0"/>
          <w:marBottom w:val="0"/>
          <w:divBdr>
            <w:top w:val="none" w:sz="0" w:space="0" w:color="auto"/>
            <w:left w:val="none" w:sz="0" w:space="0" w:color="auto"/>
            <w:bottom w:val="none" w:sz="0" w:space="0" w:color="auto"/>
            <w:right w:val="none" w:sz="0" w:space="0" w:color="auto"/>
          </w:divBdr>
        </w:div>
        <w:div w:id="1699620062">
          <w:marLeft w:val="640"/>
          <w:marRight w:val="0"/>
          <w:marTop w:val="0"/>
          <w:marBottom w:val="0"/>
          <w:divBdr>
            <w:top w:val="none" w:sz="0" w:space="0" w:color="auto"/>
            <w:left w:val="none" w:sz="0" w:space="0" w:color="auto"/>
            <w:bottom w:val="none" w:sz="0" w:space="0" w:color="auto"/>
            <w:right w:val="none" w:sz="0" w:space="0" w:color="auto"/>
          </w:divBdr>
        </w:div>
        <w:div w:id="1701320242">
          <w:marLeft w:val="640"/>
          <w:marRight w:val="0"/>
          <w:marTop w:val="0"/>
          <w:marBottom w:val="0"/>
          <w:divBdr>
            <w:top w:val="none" w:sz="0" w:space="0" w:color="auto"/>
            <w:left w:val="none" w:sz="0" w:space="0" w:color="auto"/>
            <w:bottom w:val="none" w:sz="0" w:space="0" w:color="auto"/>
            <w:right w:val="none" w:sz="0" w:space="0" w:color="auto"/>
          </w:divBdr>
        </w:div>
        <w:div w:id="1756516247">
          <w:marLeft w:val="640"/>
          <w:marRight w:val="0"/>
          <w:marTop w:val="0"/>
          <w:marBottom w:val="0"/>
          <w:divBdr>
            <w:top w:val="none" w:sz="0" w:space="0" w:color="auto"/>
            <w:left w:val="none" w:sz="0" w:space="0" w:color="auto"/>
            <w:bottom w:val="none" w:sz="0" w:space="0" w:color="auto"/>
            <w:right w:val="none" w:sz="0" w:space="0" w:color="auto"/>
          </w:divBdr>
        </w:div>
        <w:div w:id="1774398364">
          <w:marLeft w:val="640"/>
          <w:marRight w:val="0"/>
          <w:marTop w:val="0"/>
          <w:marBottom w:val="0"/>
          <w:divBdr>
            <w:top w:val="none" w:sz="0" w:space="0" w:color="auto"/>
            <w:left w:val="none" w:sz="0" w:space="0" w:color="auto"/>
            <w:bottom w:val="none" w:sz="0" w:space="0" w:color="auto"/>
            <w:right w:val="none" w:sz="0" w:space="0" w:color="auto"/>
          </w:divBdr>
        </w:div>
        <w:div w:id="1783109025">
          <w:marLeft w:val="640"/>
          <w:marRight w:val="0"/>
          <w:marTop w:val="0"/>
          <w:marBottom w:val="0"/>
          <w:divBdr>
            <w:top w:val="none" w:sz="0" w:space="0" w:color="auto"/>
            <w:left w:val="none" w:sz="0" w:space="0" w:color="auto"/>
            <w:bottom w:val="none" w:sz="0" w:space="0" w:color="auto"/>
            <w:right w:val="none" w:sz="0" w:space="0" w:color="auto"/>
          </w:divBdr>
        </w:div>
        <w:div w:id="1818718951">
          <w:marLeft w:val="640"/>
          <w:marRight w:val="0"/>
          <w:marTop w:val="0"/>
          <w:marBottom w:val="0"/>
          <w:divBdr>
            <w:top w:val="none" w:sz="0" w:space="0" w:color="auto"/>
            <w:left w:val="none" w:sz="0" w:space="0" w:color="auto"/>
            <w:bottom w:val="none" w:sz="0" w:space="0" w:color="auto"/>
            <w:right w:val="none" w:sz="0" w:space="0" w:color="auto"/>
          </w:divBdr>
        </w:div>
        <w:div w:id="1867866720">
          <w:marLeft w:val="640"/>
          <w:marRight w:val="0"/>
          <w:marTop w:val="0"/>
          <w:marBottom w:val="0"/>
          <w:divBdr>
            <w:top w:val="none" w:sz="0" w:space="0" w:color="auto"/>
            <w:left w:val="none" w:sz="0" w:space="0" w:color="auto"/>
            <w:bottom w:val="none" w:sz="0" w:space="0" w:color="auto"/>
            <w:right w:val="none" w:sz="0" w:space="0" w:color="auto"/>
          </w:divBdr>
        </w:div>
        <w:div w:id="1887835637">
          <w:marLeft w:val="640"/>
          <w:marRight w:val="0"/>
          <w:marTop w:val="0"/>
          <w:marBottom w:val="0"/>
          <w:divBdr>
            <w:top w:val="none" w:sz="0" w:space="0" w:color="auto"/>
            <w:left w:val="none" w:sz="0" w:space="0" w:color="auto"/>
            <w:bottom w:val="none" w:sz="0" w:space="0" w:color="auto"/>
            <w:right w:val="none" w:sz="0" w:space="0" w:color="auto"/>
          </w:divBdr>
        </w:div>
        <w:div w:id="1895702296">
          <w:marLeft w:val="640"/>
          <w:marRight w:val="0"/>
          <w:marTop w:val="0"/>
          <w:marBottom w:val="0"/>
          <w:divBdr>
            <w:top w:val="none" w:sz="0" w:space="0" w:color="auto"/>
            <w:left w:val="none" w:sz="0" w:space="0" w:color="auto"/>
            <w:bottom w:val="none" w:sz="0" w:space="0" w:color="auto"/>
            <w:right w:val="none" w:sz="0" w:space="0" w:color="auto"/>
          </w:divBdr>
        </w:div>
        <w:div w:id="1908758967">
          <w:marLeft w:val="640"/>
          <w:marRight w:val="0"/>
          <w:marTop w:val="0"/>
          <w:marBottom w:val="0"/>
          <w:divBdr>
            <w:top w:val="none" w:sz="0" w:space="0" w:color="auto"/>
            <w:left w:val="none" w:sz="0" w:space="0" w:color="auto"/>
            <w:bottom w:val="none" w:sz="0" w:space="0" w:color="auto"/>
            <w:right w:val="none" w:sz="0" w:space="0" w:color="auto"/>
          </w:divBdr>
        </w:div>
        <w:div w:id="1922252068">
          <w:marLeft w:val="640"/>
          <w:marRight w:val="0"/>
          <w:marTop w:val="0"/>
          <w:marBottom w:val="0"/>
          <w:divBdr>
            <w:top w:val="none" w:sz="0" w:space="0" w:color="auto"/>
            <w:left w:val="none" w:sz="0" w:space="0" w:color="auto"/>
            <w:bottom w:val="none" w:sz="0" w:space="0" w:color="auto"/>
            <w:right w:val="none" w:sz="0" w:space="0" w:color="auto"/>
          </w:divBdr>
        </w:div>
        <w:div w:id="1930120511">
          <w:marLeft w:val="640"/>
          <w:marRight w:val="0"/>
          <w:marTop w:val="0"/>
          <w:marBottom w:val="0"/>
          <w:divBdr>
            <w:top w:val="none" w:sz="0" w:space="0" w:color="auto"/>
            <w:left w:val="none" w:sz="0" w:space="0" w:color="auto"/>
            <w:bottom w:val="none" w:sz="0" w:space="0" w:color="auto"/>
            <w:right w:val="none" w:sz="0" w:space="0" w:color="auto"/>
          </w:divBdr>
        </w:div>
        <w:div w:id="1932932938">
          <w:marLeft w:val="640"/>
          <w:marRight w:val="0"/>
          <w:marTop w:val="0"/>
          <w:marBottom w:val="0"/>
          <w:divBdr>
            <w:top w:val="none" w:sz="0" w:space="0" w:color="auto"/>
            <w:left w:val="none" w:sz="0" w:space="0" w:color="auto"/>
            <w:bottom w:val="none" w:sz="0" w:space="0" w:color="auto"/>
            <w:right w:val="none" w:sz="0" w:space="0" w:color="auto"/>
          </w:divBdr>
        </w:div>
        <w:div w:id="1963000306">
          <w:marLeft w:val="640"/>
          <w:marRight w:val="0"/>
          <w:marTop w:val="0"/>
          <w:marBottom w:val="0"/>
          <w:divBdr>
            <w:top w:val="none" w:sz="0" w:space="0" w:color="auto"/>
            <w:left w:val="none" w:sz="0" w:space="0" w:color="auto"/>
            <w:bottom w:val="none" w:sz="0" w:space="0" w:color="auto"/>
            <w:right w:val="none" w:sz="0" w:space="0" w:color="auto"/>
          </w:divBdr>
        </w:div>
        <w:div w:id="2015260995">
          <w:marLeft w:val="640"/>
          <w:marRight w:val="0"/>
          <w:marTop w:val="0"/>
          <w:marBottom w:val="0"/>
          <w:divBdr>
            <w:top w:val="none" w:sz="0" w:space="0" w:color="auto"/>
            <w:left w:val="none" w:sz="0" w:space="0" w:color="auto"/>
            <w:bottom w:val="none" w:sz="0" w:space="0" w:color="auto"/>
            <w:right w:val="none" w:sz="0" w:space="0" w:color="auto"/>
          </w:divBdr>
        </w:div>
        <w:div w:id="2090692052">
          <w:marLeft w:val="640"/>
          <w:marRight w:val="0"/>
          <w:marTop w:val="0"/>
          <w:marBottom w:val="0"/>
          <w:divBdr>
            <w:top w:val="none" w:sz="0" w:space="0" w:color="auto"/>
            <w:left w:val="none" w:sz="0" w:space="0" w:color="auto"/>
            <w:bottom w:val="none" w:sz="0" w:space="0" w:color="auto"/>
            <w:right w:val="none" w:sz="0" w:space="0" w:color="auto"/>
          </w:divBdr>
        </w:div>
        <w:div w:id="2095083090">
          <w:marLeft w:val="640"/>
          <w:marRight w:val="0"/>
          <w:marTop w:val="0"/>
          <w:marBottom w:val="0"/>
          <w:divBdr>
            <w:top w:val="none" w:sz="0" w:space="0" w:color="auto"/>
            <w:left w:val="none" w:sz="0" w:space="0" w:color="auto"/>
            <w:bottom w:val="none" w:sz="0" w:space="0" w:color="auto"/>
            <w:right w:val="none" w:sz="0" w:space="0" w:color="auto"/>
          </w:divBdr>
        </w:div>
        <w:div w:id="2136214488">
          <w:marLeft w:val="640"/>
          <w:marRight w:val="0"/>
          <w:marTop w:val="0"/>
          <w:marBottom w:val="0"/>
          <w:divBdr>
            <w:top w:val="none" w:sz="0" w:space="0" w:color="auto"/>
            <w:left w:val="none" w:sz="0" w:space="0" w:color="auto"/>
            <w:bottom w:val="none" w:sz="0" w:space="0" w:color="auto"/>
            <w:right w:val="none" w:sz="0" w:space="0" w:color="auto"/>
          </w:divBdr>
        </w:div>
        <w:div w:id="2144614176">
          <w:marLeft w:val="640"/>
          <w:marRight w:val="0"/>
          <w:marTop w:val="0"/>
          <w:marBottom w:val="0"/>
          <w:divBdr>
            <w:top w:val="none" w:sz="0" w:space="0" w:color="auto"/>
            <w:left w:val="none" w:sz="0" w:space="0" w:color="auto"/>
            <w:bottom w:val="none" w:sz="0" w:space="0" w:color="auto"/>
            <w:right w:val="none" w:sz="0" w:space="0" w:color="auto"/>
          </w:divBdr>
        </w:div>
      </w:divsChild>
    </w:div>
    <w:div w:id="880826280">
      <w:bodyDiv w:val="1"/>
      <w:marLeft w:val="0"/>
      <w:marRight w:val="0"/>
      <w:marTop w:val="0"/>
      <w:marBottom w:val="0"/>
      <w:divBdr>
        <w:top w:val="none" w:sz="0" w:space="0" w:color="auto"/>
        <w:left w:val="none" w:sz="0" w:space="0" w:color="auto"/>
        <w:bottom w:val="none" w:sz="0" w:space="0" w:color="auto"/>
        <w:right w:val="none" w:sz="0" w:space="0" w:color="auto"/>
      </w:divBdr>
      <w:divsChild>
        <w:div w:id="61607916">
          <w:marLeft w:val="640"/>
          <w:marRight w:val="0"/>
          <w:marTop w:val="0"/>
          <w:marBottom w:val="0"/>
          <w:divBdr>
            <w:top w:val="none" w:sz="0" w:space="0" w:color="auto"/>
            <w:left w:val="none" w:sz="0" w:space="0" w:color="auto"/>
            <w:bottom w:val="none" w:sz="0" w:space="0" w:color="auto"/>
            <w:right w:val="none" w:sz="0" w:space="0" w:color="auto"/>
          </w:divBdr>
        </w:div>
        <w:div w:id="91634276">
          <w:marLeft w:val="640"/>
          <w:marRight w:val="0"/>
          <w:marTop w:val="0"/>
          <w:marBottom w:val="0"/>
          <w:divBdr>
            <w:top w:val="none" w:sz="0" w:space="0" w:color="auto"/>
            <w:left w:val="none" w:sz="0" w:space="0" w:color="auto"/>
            <w:bottom w:val="none" w:sz="0" w:space="0" w:color="auto"/>
            <w:right w:val="none" w:sz="0" w:space="0" w:color="auto"/>
          </w:divBdr>
        </w:div>
        <w:div w:id="120078726">
          <w:marLeft w:val="640"/>
          <w:marRight w:val="0"/>
          <w:marTop w:val="0"/>
          <w:marBottom w:val="0"/>
          <w:divBdr>
            <w:top w:val="none" w:sz="0" w:space="0" w:color="auto"/>
            <w:left w:val="none" w:sz="0" w:space="0" w:color="auto"/>
            <w:bottom w:val="none" w:sz="0" w:space="0" w:color="auto"/>
            <w:right w:val="none" w:sz="0" w:space="0" w:color="auto"/>
          </w:divBdr>
        </w:div>
        <w:div w:id="128285986">
          <w:marLeft w:val="640"/>
          <w:marRight w:val="0"/>
          <w:marTop w:val="0"/>
          <w:marBottom w:val="0"/>
          <w:divBdr>
            <w:top w:val="none" w:sz="0" w:space="0" w:color="auto"/>
            <w:left w:val="none" w:sz="0" w:space="0" w:color="auto"/>
            <w:bottom w:val="none" w:sz="0" w:space="0" w:color="auto"/>
            <w:right w:val="none" w:sz="0" w:space="0" w:color="auto"/>
          </w:divBdr>
        </w:div>
        <w:div w:id="152841524">
          <w:marLeft w:val="640"/>
          <w:marRight w:val="0"/>
          <w:marTop w:val="0"/>
          <w:marBottom w:val="0"/>
          <w:divBdr>
            <w:top w:val="none" w:sz="0" w:space="0" w:color="auto"/>
            <w:left w:val="none" w:sz="0" w:space="0" w:color="auto"/>
            <w:bottom w:val="none" w:sz="0" w:space="0" w:color="auto"/>
            <w:right w:val="none" w:sz="0" w:space="0" w:color="auto"/>
          </w:divBdr>
        </w:div>
        <w:div w:id="201094659">
          <w:marLeft w:val="640"/>
          <w:marRight w:val="0"/>
          <w:marTop w:val="0"/>
          <w:marBottom w:val="0"/>
          <w:divBdr>
            <w:top w:val="none" w:sz="0" w:space="0" w:color="auto"/>
            <w:left w:val="none" w:sz="0" w:space="0" w:color="auto"/>
            <w:bottom w:val="none" w:sz="0" w:space="0" w:color="auto"/>
            <w:right w:val="none" w:sz="0" w:space="0" w:color="auto"/>
          </w:divBdr>
        </w:div>
        <w:div w:id="232207746">
          <w:marLeft w:val="640"/>
          <w:marRight w:val="0"/>
          <w:marTop w:val="0"/>
          <w:marBottom w:val="0"/>
          <w:divBdr>
            <w:top w:val="none" w:sz="0" w:space="0" w:color="auto"/>
            <w:left w:val="none" w:sz="0" w:space="0" w:color="auto"/>
            <w:bottom w:val="none" w:sz="0" w:space="0" w:color="auto"/>
            <w:right w:val="none" w:sz="0" w:space="0" w:color="auto"/>
          </w:divBdr>
        </w:div>
        <w:div w:id="235939654">
          <w:marLeft w:val="640"/>
          <w:marRight w:val="0"/>
          <w:marTop w:val="0"/>
          <w:marBottom w:val="0"/>
          <w:divBdr>
            <w:top w:val="none" w:sz="0" w:space="0" w:color="auto"/>
            <w:left w:val="none" w:sz="0" w:space="0" w:color="auto"/>
            <w:bottom w:val="none" w:sz="0" w:space="0" w:color="auto"/>
            <w:right w:val="none" w:sz="0" w:space="0" w:color="auto"/>
          </w:divBdr>
        </w:div>
        <w:div w:id="252517074">
          <w:marLeft w:val="640"/>
          <w:marRight w:val="0"/>
          <w:marTop w:val="0"/>
          <w:marBottom w:val="0"/>
          <w:divBdr>
            <w:top w:val="none" w:sz="0" w:space="0" w:color="auto"/>
            <w:left w:val="none" w:sz="0" w:space="0" w:color="auto"/>
            <w:bottom w:val="none" w:sz="0" w:space="0" w:color="auto"/>
            <w:right w:val="none" w:sz="0" w:space="0" w:color="auto"/>
          </w:divBdr>
        </w:div>
        <w:div w:id="266037243">
          <w:marLeft w:val="640"/>
          <w:marRight w:val="0"/>
          <w:marTop w:val="0"/>
          <w:marBottom w:val="0"/>
          <w:divBdr>
            <w:top w:val="none" w:sz="0" w:space="0" w:color="auto"/>
            <w:left w:val="none" w:sz="0" w:space="0" w:color="auto"/>
            <w:bottom w:val="none" w:sz="0" w:space="0" w:color="auto"/>
            <w:right w:val="none" w:sz="0" w:space="0" w:color="auto"/>
          </w:divBdr>
        </w:div>
        <w:div w:id="305428326">
          <w:marLeft w:val="640"/>
          <w:marRight w:val="0"/>
          <w:marTop w:val="0"/>
          <w:marBottom w:val="0"/>
          <w:divBdr>
            <w:top w:val="none" w:sz="0" w:space="0" w:color="auto"/>
            <w:left w:val="none" w:sz="0" w:space="0" w:color="auto"/>
            <w:bottom w:val="none" w:sz="0" w:space="0" w:color="auto"/>
            <w:right w:val="none" w:sz="0" w:space="0" w:color="auto"/>
          </w:divBdr>
        </w:div>
        <w:div w:id="322858505">
          <w:marLeft w:val="640"/>
          <w:marRight w:val="0"/>
          <w:marTop w:val="0"/>
          <w:marBottom w:val="0"/>
          <w:divBdr>
            <w:top w:val="none" w:sz="0" w:space="0" w:color="auto"/>
            <w:left w:val="none" w:sz="0" w:space="0" w:color="auto"/>
            <w:bottom w:val="none" w:sz="0" w:space="0" w:color="auto"/>
            <w:right w:val="none" w:sz="0" w:space="0" w:color="auto"/>
          </w:divBdr>
        </w:div>
        <w:div w:id="367874292">
          <w:marLeft w:val="640"/>
          <w:marRight w:val="0"/>
          <w:marTop w:val="0"/>
          <w:marBottom w:val="0"/>
          <w:divBdr>
            <w:top w:val="none" w:sz="0" w:space="0" w:color="auto"/>
            <w:left w:val="none" w:sz="0" w:space="0" w:color="auto"/>
            <w:bottom w:val="none" w:sz="0" w:space="0" w:color="auto"/>
            <w:right w:val="none" w:sz="0" w:space="0" w:color="auto"/>
          </w:divBdr>
        </w:div>
        <w:div w:id="392388107">
          <w:marLeft w:val="640"/>
          <w:marRight w:val="0"/>
          <w:marTop w:val="0"/>
          <w:marBottom w:val="0"/>
          <w:divBdr>
            <w:top w:val="none" w:sz="0" w:space="0" w:color="auto"/>
            <w:left w:val="none" w:sz="0" w:space="0" w:color="auto"/>
            <w:bottom w:val="none" w:sz="0" w:space="0" w:color="auto"/>
            <w:right w:val="none" w:sz="0" w:space="0" w:color="auto"/>
          </w:divBdr>
        </w:div>
        <w:div w:id="400636421">
          <w:marLeft w:val="640"/>
          <w:marRight w:val="0"/>
          <w:marTop w:val="0"/>
          <w:marBottom w:val="0"/>
          <w:divBdr>
            <w:top w:val="none" w:sz="0" w:space="0" w:color="auto"/>
            <w:left w:val="none" w:sz="0" w:space="0" w:color="auto"/>
            <w:bottom w:val="none" w:sz="0" w:space="0" w:color="auto"/>
            <w:right w:val="none" w:sz="0" w:space="0" w:color="auto"/>
          </w:divBdr>
        </w:div>
        <w:div w:id="422998614">
          <w:marLeft w:val="640"/>
          <w:marRight w:val="0"/>
          <w:marTop w:val="0"/>
          <w:marBottom w:val="0"/>
          <w:divBdr>
            <w:top w:val="none" w:sz="0" w:space="0" w:color="auto"/>
            <w:left w:val="none" w:sz="0" w:space="0" w:color="auto"/>
            <w:bottom w:val="none" w:sz="0" w:space="0" w:color="auto"/>
            <w:right w:val="none" w:sz="0" w:space="0" w:color="auto"/>
          </w:divBdr>
        </w:div>
        <w:div w:id="450901655">
          <w:marLeft w:val="640"/>
          <w:marRight w:val="0"/>
          <w:marTop w:val="0"/>
          <w:marBottom w:val="0"/>
          <w:divBdr>
            <w:top w:val="none" w:sz="0" w:space="0" w:color="auto"/>
            <w:left w:val="none" w:sz="0" w:space="0" w:color="auto"/>
            <w:bottom w:val="none" w:sz="0" w:space="0" w:color="auto"/>
            <w:right w:val="none" w:sz="0" w:space="0" w:color="auto"/>
          </w:divBdr>
        </w:div>
        <w:div w:id="460347853">
          <w:marLeft w:val="640"/>
          <w:marRight w:val="0"/>
          <w:marTop w:val="0"/>
          <w:marBottom w:val="0"/>
          <w:divBdr>
            <w:top w:val="none" w:sz="0" w:space="0" w:color="auto"/>
            <w:left w:val="none" w:sz="0" w:space="0" w:color="auto"/>
            <w:bottom w:val="none" w:sz="0" w:space="0" w:color="auto"/>
            <w:right w:val="none" w:sz="0" w:space="0" w:color="auto"/>
          </w:divBdr>
        </w:div>
        <w:div w:id="479882436">
          <w:marLeft w:val="640"/>
          <w:marRight w:val="0"/>
          <w:marTop w:val="0"/>
          <w:marBottom w:val="0"/>
          <w:divBdr>
            <w:top w:val="none" w:sz="0" w:space="0" w:color="auto"/>
            <w:left w:val="none" w:sz="0" w:space="0" w:color="auto"/>
            <w:bottom w:val="none" w:sz="0" w:space="0" w:color="auto"/>
            <w:right w:val="none" w:sz="0" w:space="0" w:color="auto"/>
          </w:divBdr>
        </w:div>
        <w:div w:id="531694157">
          <w:marLeft w:val="640"/>
          <w:marRight w:val="0"/>
          <w:marTop w:val="0"/>
          <w:marBottom w:val="0"/>
          <w:divBdr>
            <w:top w:val="none" w:sz="0" w:space="0" w:color="auto"/>
            <w:left w:val="none" w:sz="0" w:space="0" w:color="auto"/>
            <w:bottom w:val="none" w:sz="0" w:space="0" w:color="auto"/>
            <w:right w:val="none" w:sz="0" w:space="0" w:color="auto"/>
          </w:divBdr>
        </w:div>
        <w:div w:id="531766665">
          <w:marLeft w:val="640"/>
          <w:marRight w:val="0"/>
          <w:marTop w:val="0"/>
          <w:marBottom w:val="0"/>
          <w:divBdr>
            <w:top w:val="none" w:sz="0" w:space="0" w:color="auto"/>
            <w:left w:val="none" w:sz="0" w:space="0" w:color="auto"/>
            <w:bottom w:val="none" w:sz="0" w:space="0" w:color="auto"/>
            <w:right w:val="none" w:sz="0" w:space="0" w:color="auto"/>
          </w:divBdr>
        </w:div>
        <w:div w:id="563027685">
          <w:marLeft w:val="640"/>
          <w:marRight w:val="0"/>
          <w:marTop w:val="0"/>
          <w:marBottom w:val="0"/>
          <w:divBdr>
            <w:top w:val="none" w:sz="0" w:space="0" w:color="auto"/>
            <w:left w:val="none" w:sz="0" w:space="0" w:color="auto"/>
            <w:bottom w:val="none" w:sz="0" w:space="0" w:color="auto"/>
            <w:right w:val="none" w:sz="0" w:space="0" w:color="auto"/>
          </w:divBdr>
        </w:div>
        <w:div w:id="584385514">
          <w:marLeft w:val="640"/>
          <w:marRight w:val="0"/>
          <w:marTop w:val="0"/>
          <w:marBottom w:val="0"/>
          <w:divBdr>
            <w:top w:val="none" w:sz="0" w:space="0" w:color="auto"/>
            <w:left w:val="none" w:sz="0" w:space="0" w:color="auto"/>
            <w:bottom w:val="none" w:sz="0" w:space="0" w:color="auto"/>
            <w:right w:val="none" w:sz="0" w:space="0" w:color="auto"/>
          </w:divBdr>
        </w:div>
        <w:div w:id="595214350">
          <w:marLeft w:val="640"/>
          <w:marRight w:val="0"/>
          <w:marTop w:val="0"/>
          <w:marBottom w:val="0"/>
          <w:divBdr>
            <w:top w:val="none" w:sz="0" w:space="0" w:color="auto"/>
            <w:left w:val="none" w:sz="0" w:space="0" w:color="auto"/>
            <w:bottom w:val="none" w:sz="0" w:space="0" w:color="auto"/>
            <w:right w:val="none" w:sz="0" w:space="0" w:color="auto"/>
          </w:divBdr>
        </w:div>
        <w:div w:id="618801643">
          <w:marLeft w:val="640"/>
          <w:marRight w:val="0"/>
          <w:marTop w:val="0"/>
          <w:marBottom w:val="0"/>
          <w:divBdr>
            <w:top w:val="none" w:sz="0" w:space="0" w:color="auto"/>
            <w:left w:val="none" w:sz="0" w:space="0" w:color="auto"/>
            <w:bottom w:val="none" w:sz="0" w:space="0" w:color="auto"/>
            <w:right w:val="none" w:sz="0" w:space="0" w:color="auto"/>
          </w:divBdr>
        </w:div>
        <w:div w:id="639043945">
          <w:marLeft w:val="640"/>
          <w:marRight w:val="0"/>
          <w:marTop w:val="0"/>
          <w:marBottom w:val="0"/>
          <w:divBdr>
            <w:top w:val="none" w:sz="0" w:space="0" w:color="auto"/>
            <w:left w:val="none" w:sz="0" w:space="0" w:color="auto"/>
            <w:bottom w:val="none" w:sz="0" w:space="0" w:color="auto"/>
            <w:right w:val="none" w:sz="0" w:space="0" w:color="auto"/>
          </w:divBdr>
        </w:div>
        <w:div w:id="644629963">
          <w:marLeft w:val="640"/>
          <w:marRight w:val="0"/>
          <w:marTop w:val="0"/>
          <w:marBottom w:val="0"/>
          <w:divBdr>
            <w:top w:val="none" w:sz="0" w:space="0" w:color="auto"/>
            <w:left w:val="none" w:sz="0" w:space="0" w:color="auto"/>
            <w:bottom w:val="none" w:sz="0" w:space="0" w:color="auto"/>
            <w:right w:val="none" w:sz="0" w:space="0" w:color="auto"/>
          </w:divBdr>
        </w:div>
        <w:div w:id="665742691">
          <w:marLeft w:val="640"/>
          <w:marRight w:val="0"/>
          <w:marTop w:val="0"/>
          <w:marBottom w:val="0"/>
          <w:divBdr>
            <w:top w:val="none" w:sz="0" w:space="0" w:color="auto"/>
            <w:left w:val="none" w:sz="0" w:space="0" w:color="auto"/>
            <w:bottom w:val="none" w:sz="0" w:space="0" w:color="auto"/>
            <w:right w:val="none" w:sz="0" w:space="0" w:color="auto"/>
          </w:divBdr>
        </w:div>
        <w:div w:id="676156828">
          <w:marLeft w:val="640"/>
          <w:marRight w:val="0"/>
          <w:marTop w:val="0"/>
          <w:marBottom w:val="0"/>
          <w:divBdr>
            <w:top w:val="none" w:sz="0" w:space="0" w:color="auto"/>
            <w:left w:val="none" w:sz="0" w:space="0" w:color="auto"/>
            <w:bottom w:val="none" w:sz="0" w:space="0" w:color="auto"/>
            <w:right w:val="none" w:sz="0" w:space="0" w:color="auto"/>
          </w:divBdr>
        </w:div>
        <w:div w:id="684867477">
          <w:marLeft w:val="640"/>
          <w:marRight w:val="0"/>
          <w:marTop w:val="0"/>
          <w:marBottom w:val="0"/>
          <w:divBdr>
            <w:top w:val="none" w:sz="0" w:space="0" w:color="auto"/>
            <w:left w:val="none" w:sz="0" w:space="0" w:color="auto"/>
            <w:bottom w:val="none" w:sz="0" w:space="0" w:color="auto"/>
            <w:right w:val="none" w:sz="0" w:space="0" w:color="auto"/>
          </w:divBdr>
        </w:div>
        <w:div w:id="751239191">
          <w:marLeft w:val="640"/>
          <w:marRight w:val="0"/>
          <w:marTop w:val="0"/>
          <w:marBottom w:val="0"/>
          <w:divBdr>
            <w:top w:val="none" w:sz="0" w:space="0" w:color="auto"/>
            <w:left w:val="none" w:sz="0" w:space="0" w:color="auto"/>
            <w:bottom w:val="none" w:sz="0" w:space="0" w:color="auto"/>
            <w:right w:val="none" w:sz="0" w:space="0" w:color="auto"/>
          </w:divBdr>
        </w:div>
        <w:div w:id="755130909">
          <w:marLeft w:val="640"/>
          <w:marRight w:val="0"/>
          <w:marTop w:val="0"/>
          <w:marBottom w:val="0"/>
          <w:divBdr>
            <w:top w:val="none" w:sz="0" w:space="0" w:color="auto"/>
            <w:left w:val="none" w:sz="0" w:space="0" w:color="auto"/>
            <w:bottom w:val="none" w:sz="0" w:space="0" w:color="auto"/>
            <w:right w:val="none" w:sz="0" w:space="0" w:color="auto"/>
          </w:divBdr>
        </w:div>
        <w:div w:id="787090911">
          <w:marLeft w:val="640"/>
          <w:marRight w:val="0"/>
          <w:marTop w:val="0"/>
          <w:marBottom w:val="0"/>
          <w:divBdr>
            <w:top w:val="none" w:sz="0" w:space="0" w:color="auto"/>
            <w:left w:val="none" w:sz="0" w:space="0" w:color="auto"/>
            <w:bottom w:val="none" w:sz="0" w:space="0" w:color="auto"/>
            <w:right w:val="none" w:sz="0" w:space="0" w:color="auto"/>
          </w:divBdr>
        </w:div>
        <w:div w:id="791292321">
          <w:marLeft w:val="640"/>
          <w:marRight w:val="0"/>
          <w:marTop w:val="0"/>
          <w:marBottom w:val="0"/>
          <w:divBdr>
            <w:top w:val="none" w:sz="0" w:space="0" w:color="auto"/>
            <w:left w:val="none" w:sz="0" w:space="0" w:color="auto"/>
            <w:bottom w:val="none" w:sz="0" w:space="0" w:color="auto"/>
            <w:right w:val="none" w:sz="0" w:space="0" w:color="auto"/>
          </w:divBdr>
        </w:div>
        <w:div w:id="793906835">
          <w:marLeft w:val="640"/>
          <w:marRight w:val="0"/>
          <w:marTop w:val="0"/>
          <w:marBottom w:val="0"/>
          <w:divBdr>
            <w:top w:val="none" w:sz="0" w:space="0" w:color="auto"/>
            <w:left w:val="none" w:sz="0" w:space="0" w:color="auto"/>
            <w:bottom w:val="none" w:sz="0" w:space="0" w:color="auto"/>
            <w:right w:val="none" w:sz="0" w:space="0" w:color="auto"/>
          </w:divBdr>
        </w:div>
        <w:div w:id="805971186">
          <w:marLeft w:val="640"/>
          <w:marRight w:val="0"/>
          <w:marTop w:val="0"/>
          <w:marBottom w:val="0"/>
          <w:divBdr>
            <w:top w:val="none" w:sz="0" w:space="0" w:color="auto"/>
            <w:left w:val="none" w:sz="0" w:space="0" w:color="auto"/>
            <w:bottom w:val="none" w:sz="0" w:space="0" w:color="auto"/>
            <w:right w:val="none" w:sz="0" w:space="0" w:color="auto"/>
          </w:divBdr>
        </w:div>
        <w:div w:id="808595736">
          <w:marLeft w:val="640"/>
          <w:marRight w:val="0"/>
          <w:marTop w:val="0"/>
          <w:marBottom w:val="0"/>
          <w:divBdr>
            <w:top w:val="none" w:sz="0" w:space="0" w:color="auto"/>
            <w:left w:val="none" w:sz="0" w:space="0" w:color="auto"/>
            <w:bottom w:val="none" w:sz="0" w:space="0" w:color="auto"/>
            <w:right w:val="none" w:sz="0" w:space="0" w:color="auto"/>
          </w:divBdr>
        </w:div>
        <w:div w:id="813714754">
          <w:marLeft w:val="640"/>
          <w:marRight w:val="0"/>
          <w:marTop w:val="0"/>
          <w:marBottom w:val="0"/>
          <w:divBdr>
            <w:top w:val="none" w:sz="0" w:space="0" w:color="auto"/>
            <w:left w:val="none" w:sz="0" w:space="0" w:color="auto"/>
            <w:bottom w:val="none" w:sz="0" w:space="0" w:color="auto"/>
            <w:right w:val="none" w:sz="0" w:space="0" w:color="auto"/>
          </w:divBdr>
        </w:div>
        <w:div w:id="816382923">
          <w:marLeft w:val="640"/>
          <w:marRight w:val="0"/>
          <w:marTop w:val="0"/>
          <w:marBottom w:val="0"/>
          <w:divBdr>
            <w:top w:val="none" w:sz="0" w:space="0" w:color="auto"/>
            <w:left w:val="none" w:sz="0" w:space="0" w:color="auto"/>
            <w:bottom w:val="none" w:sz="0" w:space="0" w:color="auto"/>
            <w:right w:val="none" w:sz="0" w:space="0" w:color="auto"/>
          </w:divBdr>
        </w:div>
        <w:div w:id="847214732">
          <w:marLeft w:val="640"/>
          <w:marRight w:val="0"/>
          <w:marTop w:val="0"/>
          <w:marBottom w:val="0"/>
          <w:divBdr>
            <w:top w:val="none" w:sz="0" w:space="0" w:color="auto"/>
            <w:left w:val="none" w:sz="0" w:space="0" w:color="auto"/>
            <w:bottom w:val="none" w:sz="0" w:space="0" w:color="auto"/>
            <w:right w:val="none" w:sz="0" w:space="0" w:color="auto"/>
          </w:divBdr>
        </w:div>
        <w:div w:id="854005246">
          <w:marLeft w:val="640"/>
          <w:marRight w:val="0"/>
          <w:marTop w:val="0"/>
          <w:marBottom w:val="0"/>
          <w:divBdr>
            <w:top w:val="none" w:sz="0" w:space="0" w:color="auto"/>
            <w:left w:val="none" w:sz="0" w:space="0" w:color="auto"/>
            <w:bottom w:val="none" w:sz="0" w:space="0" w:color="auto"/>
            <w:right w:val="none" w:sz="0" w:space="0" w:color="auto"/>
          </w:divBdr>
        </w:div>
        <w:div w:id="859970685">
          <w:marLeft w:val="640"/>
          <w:marRight w:val="0"/>
          <w:marTop w:val="0"/>
          <w:marBottom w:val="0"/>
          <w:divBdr>
            <w:top w:val="none" w:sz="0" w:space="0" w:color="auto"/>
            <w:left w:val="none" w:sz="0" w:space="0" w:color="auto"/>
            <w:bottom w:val="none" w:sz="0" w:space="0" w:color="auto"/>
            <w:right w:val="none" w:sz="0" w:space="0" w:color="auto"/>
          </w:divBdr>
        </w:div>
        <w:div w:id="874922726">
          <w:marLeft w:val="640"/>
          <w:marRight w:val="0"/>
          <w:marTop w:val="0"/>
          <w:marBottom w:val="0"/>
          <w:divBdr>
            <w:top w:val="none" w:sz="0" w:space="0" w:color="auto"/>
            <w:left w:val="none" w:sz="0" w:space="0" w:color="auto"/>
            <w:bottom w:val="none" w:sz="0" w:space="0" w:color="auto"/>
            <w:right w:val="none" w:sz="0" w:space="0" w:color="auto"/>
          </w:divBdr>
        </w:div>
        <w:div w:id="885530293">
          <w:marLeft w:val="640"/>
          <w:marRight w:val="0"/>
          <w:marTop w:val="0"/>
          <w:marBottom w:val="0"/>
          <w:divBdr>
            <w:top w:val="none" w:sz="0" w:space="0" w:color="auto"/>
            <w:left w:val="none" w:sz="0" w:space="0" w:color="auto"/>
            <w:bottom w:val="none" w:sz="0" w:space="0" w:color="auto"/>
            <w:right w:val="none" w:sz="0" w:space="0" w:color="auto"/>
          </w:divBdr>
        </w:div>
        <w:div w:id="886452685">
          <w:marLeft w:val="640"/>
          <w:marRight w:val="0"/>
          <w:marTop w:val="0"/>
          <w:marBottom w:val="0"/>
          <w:divBdr>
            <w:top w:val="none" w:sz="0" w:space="0" w:color="auto"/>
            <w:left w:val="none" w:sz="0" w:space="0" w:color="auto"/>
            <w:bottom w:val="none" w:sz="0" w:space="0" w:color="auto"/>
            <w:right w:val="none" w:sz="0" w:space="0" w:color="auto"/>
          </w:divBdr>
        </w:div>
        <w:div w:id="901138455">
          <w:marLeft w:val="640"/>
          <w:marRight w:val="0"/>
          <w:marTop w:val="0"/>
          <w:marBottom w:val="0"/>
          <w:divBdr>
            <w:top w:val="none" w:sz="0" w:space="0" w:color="auto"/>
            <w:left w:val="none" w:sz="0" w:space="0" w:color="auto"/>
            <w:bottom w:val="none" w:sz="0" w:space="0" w:color="auto"/>
            <w:right w:val="none" w:sz="0" w:space="0" w:color="auto"/>
          </w:divBdr>
        </w:div>
        <w:div w:id="924916643">
          <w:marLeft w:val="640"/>
          <w:marRight w:val="0"/>
          <w:marTop w:val="0"/>
          <w:marBottom w:val="0"/>
          <w:divBdr>
            <w:top w:val="none" w:sz="0" w:space="0" w:color="auto"/>
            <w:left w:val="none" w:sz="0" w:space="0" w:color="auto"/>
            <w:bottom w:val="none" w:sz="0" w:space="0" w:color="auto"/>
            <w:right w:val="none" w:sz="0" w:space="0" w:color="auto"/>
          </w:divBdr>
        </w:div>
        <w:div w:id="950628939">
          <w:marLeft w:val="640"/>
          <w:marRight w:val="0"/>
          <w:marTop w:val="0"/>
          <w:marBottom w:val="0"/>
          <w:divBdr>
            <w:top w:val="none" w:sz="0" w:space="0" w:color="auto"/>
            <w:left w:val="none" w:sz="0" w:space="0" w:color="auto"/>
            <w:bottom w:val="none" w:sz="0" w:space="0" w:color="auto"/>
            <w:right w:val="none" w:sz="0" w:space="0" w:color="auto"/>
          </w:divBdr>
        </w:div>
        <w:div w:id="954211679">
          <w:marLeft w:val="640"/>
          <w:marRight w:val="0"/>
          <w:marTop w:val="0"/>
          <w:marBottom w:val="0"/>
          <w:divBdr>
            <w:top w:val="none" w:sz="0" w:space="0" w:color="auto"/>
            <w:left w:val="none" w:sz="0" w:space="0" w:color="auto"/>
            <w:bottom w:val="none" w:sz="0" w:space="0" w:color="auto"/>
            <w:right w:val="none" w:sz="0" w:space="0" w:color="auto"/>
          </w:divBdr>
        </w:div>
        <w:div w:id="955987638">
          <w:marLeft w:val="640"/>
          <w:marRight w:val="0"/>
          <w:marTop w:val="0"/>
          <w:marBottom w:val="0"/>
          <w:divBdr>
            <w:top w:val="none" w:sz="0" w:space="0" w:color="auto"/>
            <w:left w:val="none" w:sz="0" w:space="0" w:color="auto"/>
            <w:bottom w:val="none" w:sz="0" w:space="0" w:color="auto"/>
            <w:right w:val="none" w:sz="0" w:space="0" w:color="auto"/>
          </w:divBdr>
        </w:div>
        <w:div w:id="957562627">
          <w:marLeft w:val="640"/>
          <w:marRight w:val="0"/>
          <w:marTop w:val="0"/>
          <w:marBottom w:val="0"/>
          <w:divBdr>
            <w:top w:val="none" w:sz="0" w:space="0" w:color="auto"/>
            <w:left w:val="none" w:sz="0" w:space="0" w:color="auto"/>
            <w:bottom w:val="none" w:sz="0" w:space="0" w:color="auto"/>
            <w:right w:val="none" w:sz="0" w:space="0" w:color="auto"/>
          </w:divBdr>
        </w:div>
        <w:div w:id="964115813">
          <w:marLeft w:val="640"/>
          <w:marRight w:val="0"/>
          <w:marTop w:val="0"/>
          <w:marBottom w:val="0"/>
          <w:divBdr>
            <w:top w:val="none" w:sz="0" w:space="0" w:color="auto"/>
            <w:left w:val="none" w:sz="0" w:space="0" w:color="auto"/>
            <w:bottom w:val="none" w:sz="0" w:space="0" w:color="auto"/>
            <w:right w:val="none" w:sz="0" w:space="0" w:color="auto"/>
          </w:divBdr>
        </w:div>
        <w:div w:id="987785406">
          <w:marLeft w:val="640"/>
          <w:marRight w:val="0"/>
          <w:marTop w:val="0"/>
          <w:marBottom w:val="0"/>
          <w:divBdr>
            <w:top w:val="none" w:sz="0" w:space="0" w:color="auto"/>
            <w:left w:val="none" w:sz="0" w:space="0" w:color="auto"/>
            <w:bottom w:val="none" w:sz="0" w:space="0" w:color="auto"/>
            <w:right w:val="none" w:sz="0" w:space="0" w:color="auto"/>
          </w:divBdr>
        </w:div>
        <w:div w:id="998731717">
          <w:marLeft w:val="640"/>
          <w:marRight w:val="0"/>
          <w:marTop w:val="0"/>
          <w:marBottom w:val="0"/>
          <w:divBdr>
            <w:top w:val="none" w:sz="0" w:space="0" w:color="auto"/>
            <w:left w:val="none" w:sz="0" w:space="0" w:color="auto"/>
            <w:bottom w:val="none" w:sz="0" w:space="0" w:color="auto"/>
            <w:right w:val="none" w:sz="0" w:space="0" w:color="auto"/>
          </w:divBdr>
        </w:div>
        <w:div w:id="1012611396">
          <w:marLeft w:val="640"/>
          <w:marRight w:val="0"/>
          <w:marTop w:val="0"/>
          <w:marBottom w:val="0"/>
          <w:divBdr>
            <w:top w:val="none" w:sz="0" w:space="0" w:color="auto"/>
            <w:left w:val="none" w:sz="0" w:space="0" w:color="auto"/>
            <w:bottom w:val="none" w:sz="0" w:space="0" w:color="auto"/>
            <w:right w:val="none" w:sz="0" w:space="0" w:color="auto"/>
          </w:divBdr>
        </w:div>
        <w:div w:id="1013648113">
          <w:marLeft w:val="640"/>
          <w:marRight w:val="0"/>
          <w:marTop w:val="0"/>
          <w:marBottom w:val="0"/>
          <w:divBdr>
            <w:top w:val="none" w:sz="0" w:space="0" w:color="auto"/>
            <w:left w:val="none" w:sz="0" w:space="0" w:color="auto"/>
            <w:bottom w:val="none" w:sz="0" w:space="0" w:color="auto"/>
            <w:right w:val="none" w:sz="0" w:space="0" w:color="auto"/>
          </w:divBdr>
        </w:div>
        <w:div w:id="1037662438">
          <w:marLeft w:val="640"/>
          <w:marRight w:val="0"/>
          <w:marTop w:val="0"/>
          <w:marBottom w:val="0"/>
          <w:divBdr>
            <w:top w:val="none" w:sz="0" w:space="0" w:color="auto"/>
            <w:left w:val="none" w:sz="0" w:space="0" w:color="auto"/>
            <w:bottom w:val="none" w:sz="0" w:space="0" w:color="auto"/>
            <w:right w:val="none" w:sz="0" w:space="0" w:color="auto"/>
          </w:divBdr>
        </w:div>
        <w:div w:id="1084451425">
          <w:marLeft w:val="640"/>
          <w:marRight w:val="0"/>
          <w:marTop w:val="0"/>
          <w:marBottom w:val="0"/>
          <w:divBdr>
            <w:top w:val="none" w:sz="0" w:space="0" w:color="auto"/>
            <w:left w:val="none" w:sz="0" w:space="0" w:color="auto"/>
            <w:bottom w:val="none" w:sz="0" w:space="0" w:color="auto"/>
            <w:right w:val="none" w:sz="0" w:space="0" w:color="auto"/>
          </w:divBdr>
        </w:div>
        <w:div w:id="1095710343">
          <w:marLeft w:val="640"/>
          <w:marRight w:val="0"/>
          <w:marTop w:val="0"/>
          <w:marBottom w:val="0"/>
          <w:divBdr>
            <w:top w:val="none" w:sz="0" w:space="0" w:color="auto"/>
            <w:left w:val="none" w:sz="0" w:space="0" w:color="auto"/>
            <w:bottom w:val="none" w:sz="0" w:space="0" w:color="auto"/>
            <w:right w:val="none" w:sz="0" w:space="0" w:color="auto"/>
          </w:divBdr>
        </w:div>
        <w:div w:id="1106000542">
          <w:marLeft w:val="640"/>
          <w:marRight w:val="0"/>
          <w:marTop w:val="0"/>
          <w:marBottom w:val="0"/>
          <w:divBdr>
            <w:top w:val="none" w:sz="0" w:space="0" w:color="auto"/>
            <w:left w:val="none" w:sz="0" w:space="0" w:color="auto"/>
            <w:bottom w:val="none" w:sz="0" w:space="0" w:color="auto"/>
            <w:right w:val="none" w:sz="0" w:space="0" w:color="auto"/>
          </w:divBdr>
        </w:div>
        <w:div w:id="1172721846">
          <w:marLeft w:val="640"/>
          <w:marRight w:val="0"/>
          <w:marTop w:val="0"/>
          <w:marBottom w:val="0"/>
          <w:divBdr>
            <w:top w:val="none" w:sz="0" w:space="0" w:color="auto"/>
            <w:left w:val="none" w:sz="0" w:space="0" w:color="auto"/>
            <w:bottom w:val="none" w:sz="0" w:space="0" w:color="auto"/>
            <w:right w:val="none" w:sz="0" w:space="0" w:color="auto"/>
          </w:divBdr>
        </w:div>
        <w:div w:id="1207520554">
          <w:marLeft w:val="640"/>
          <w:marRight w:val="0"/>
          <w:marTop w:val="0"/>
          <w:marBottom w:val="0"/>
          <w:divBdr>
            <w:top w:val="none" w:sz="0" w:space="0" w:color="auto"/>
            <w:left w:val="none" w:sz="0" w:space="0" w:color="auto"/>
            <w:bottom w:val="none" w:sz="0" w:space="0" w:color="auto"/>
            <w:right w:val="none" w:sz="0" w:space="0" w:color="auto"/>
          </w:divBdr>
        </w:div>
        <w:div w:id="1212965268">
          <w:marLeft w:val="640"/>
          <w:marRight w:val="0"/>
          <w:marTop w:val="0"/>
          <w:marBottom w:val="0"/>
          <w:divBdr>
            <w:top w:val="none" w:sz="0" w:space="0" w:color="auto"/>
            <w:left w:val="none" w:sz="0" w:space="0" w:color="auto"/>
            <w:bottom w:val="none" w:sz="0" w:space="0" w:color="auto"/>
            <w:right w:val="none" w:sz="0" w:space="0" w:color="auto"/>
          </w:divBdr>
        </w:div>
        <w:div w:id="1234968429">
          <w:marLeft w:val="640"/>
          <w:marRight w:val="0"/>
          <w:marTop w:val="0"/>
          <w:marBottom w:val="0"/>
          <w:divBdr>
            <w:top w:val="none" w:sz="0" w:space="0" w:color="auto"/>
            <w:left w:val="none" w:sz="0" w:space="0" w:color="auto"/>
            <w:bottom w:val="none" w:sz="0" w:space="0" w:color="auto"/>
            <w:right w:val="none" w:sz="0" w:space="0" w:color="auto"/>
          </w:divBdr>
        </w:div>
        <w:div w:id="1278754987">
          <w:marLeft w:val="640"/>
          <w:marRight w:val="0"/>
          <w:marTop w:val="0"/>
          <w:marBottom w:val="0"/>
          <w:divBdr>
            <w:top w:val="none" w:sz="0" w:space="0" w:color="auto"/>
            <w:left w:val="none" w:sz="0" w:space="0" w:color="auto"/>
            <w:bottom w:val="none" w:sz="0" w:space="0" w:color="auto"/>
            <w:right w:val="none" w:sz="0" w:space="0" w:color="auto"/>
          </w:divBdr>
        </w:div>
        <w:div w:id="1301031144">
          <w:marLeft w:val="640"/>
          <w:marRight w:val="0"/>
          <w:marTop w:val="0"/>
          <w:marBottom w:val="0"/>
          <w:divBdr>
            <w:top w:val="none" w:sz="0" w:space="0" w:color="auto"/>
            <w:left w:val="none" w:sz="0" w:space="0" w:color="auto"/>
            <w:bottom w:val="none" w:sz="0" w:space="0" w:color="auto"/>
            <w:right w:val="none" w:sz="0" w:space="0" w:color="auto"/>
          </w:divBdr>
        </w:div>
        <w:div w:id="1327434545">
          <w:marLeft w:val="640"/>
          <w:marRight w:val="0"/>
          <w:marTop w:val="0"/>
          <w:marBottom w:val="0"/>
          <w:divBdr>
            <w:top w:val="none" w:sz="0" w:space="0" w:color="auto"/>
            <w:left w:val="none" w:sz="0" w:space="0" w:color="auto"/>
            <w:bottom w:val="none" w:sz="0" w:space="0" w:color="auto"/>
            <w:right w:val="none" w:sz="0" w:space="0" w:color="auto"/>
          </w:divBdr>
        </w:div>
        <w:div w:id="1328436366">
          <w:marLeft w:val="640"/>
          <w:marRight w:val="0"/>
          <w:marTop w:val="0"/>
          <w:marBottom w:val="0"/>
          <w:divBdr>
            <w:top w:val="none" w:sz="0" w:space="0" w:color="auto"/>
            <w:left w:val="none" w:sz="0" w:space="0" w:color="auto"/>
            <w:bottom w:val="none" w:sz="0" w:space="0" w:color="auto"/>
            <w:right w:val="none" w:sz="0" w:space="0" w:color="auto"/>
          </w:divBdr>
        </w:div>
        <w:div w:id="1333221224">
          <w:marLeft w:val="640"/>
          <w:marRight w:val="0"/>
          <w:marTop w:val="0"/>
          <w:marBottom w:val="0"/>
          <w:divBdr>
            <w:top w:val="none" w:sz="0" w:space="0" w:color="auto"/>
            <w:left w:val="none" w:sz="0" w:space="0" w:color="auto"/>
            <w:bottom w:val="none" w:sz="0" w:space="0" w:color="auto"/>
            <w:right w:val="none" w:sz="0" w:space="0" w:color="auto"/>
          </w:divBdr>
        </w:div>
        <w:div w:id="1337417871">
          <w:marLeft w:val="640"/>
          <w:marRight w:val="0"/>
          <w:marTop w:val="0"/>
          <w:marBottom w:val="0"/>
          <w:divBdr>
            <w:top w:val="none" w:sz="0" w:space="0" w:color="auto"/>
            <w:left w:val="none" w:sz="0" w:space="0" w:color="auto"/>
            <w:bottom w:val="none" w:sz="0" w:space="0" w:color="auto"/>
            <w:right w:val="none" w:sz="0" w:space="0" w:color="auto"/>
          </w:divBdr>
        </w:div>
        <w:div w:id="1339771310">
          <w:marLeft w:val="640"/>
          <w:marRight w:val="0"/>
          <w:marTop w:val="0"/>
          <w:marBottom w:val="0"/>
          <w:divBdr>
            <w:top w:val="none" w:sz="0" w:space="0" w:color="auto"/>
            <w:left w:val="none" w:sz="0" w:space="0" w:color="auto"/>
            <w:bottom w:val="none" w:sz="0" w:space="0" w:color="auto"/>
            <w:right w:val="none" w:sz="0" w:space="0" w:color="auto"/>
          </w:divBdr>
        </w:div>
        <w:div w:id="1340236835">
          <w:marLeft w:val="640"/>
          <w:marRight w:val="0"/>
          <w:marTop w:val="0"/>
          <w:marBottom w:val="0"/>
          <w:divBdr>
            <w:top w:val="none" w:sz="0" w:space="0" w:color="auto"/>
            <w:left w:val="none" w:sz="0" w:space="0" w:color="auto"/>
            <w:bottom w:val="none" w:sz="0" w:space="0" w:color="auto"/>
            <w:right w:val="none" w:sz="0" w:space="0" w:color="auto"/>
          </w:divBdr>
        </w:div>
        <w:div w:id="1375158660">
          <w:marLeft w:val="640"/>
          <w:marRight w:val="0"/>
          <w:marTop w:val="0"/>
          <w:marBottom w:val="0"/>
          <w:divBdr>
            <w:top w:val="none" w:sz="0" w:space="0" w:color="auto"/>
            <w:left w:val="none" w:sz="0" w:space="0" w:color="auto"/>
            <w:bottom w:val="none" w:sz="0" w:space="0" w:color="auto"/>
            <w:right w:val="none" w:sz="0" w:space="0" w:color="auto"/>
          </w:divBdr>
        </w:div>
        <w:div w:id="1398362918">
          <w:marLeft w:val="640"/>
          <w:marRight w:val="0"/>
          <w:marTop w:val="0"/>
          <w:marBottom w:val="0"/>
          <w:divBdr>
            <w:top w:val="none" w:sz="0" w:space="0" w:color="auto"/>
            <w:left w:val="none" w:sz="0" w:space="0" w:color="auto"/>
            <w:bottom w:val="none" w:sz="0" w:space="0" w:color="auto"/>
            <w:right w:val="none" w:sz="0" w:space="0" w:color="auto"/>
          </w:divBdr>
        </w:div>
        <w:div w:id="1431197169">
          <w:marLeft w:val="640"/>
          <w:marRight w:val="0"/>
          <w:marTop w:val="0"/>
          <w:marBottom w:val="0"/>
          <w:divBdr>
            <w:top w:val="none" w:sz="0" w:space="0" w:color="auto"/>
            <w:left w:val="none" w:sz="0" w:space="0" w:color="auto"/>
            <w:bottom w:val="none" w:sz="0" w:space="0" w:color="auto"/>
            <w:right w:val="none" w:sz="0" w:space="0" w:color="auto"/>
          </w:divBdr>
        </w:div>
        <w:div w:id="1433016573">
          <w:marLeft w:val="640"/>
          <w:marRight w:val="0"/>
          <w:marTop w:val="0"/>
          <w:marBottom w:val="0"/>
          <w:divBdr>
            <w:top w:val="none" w:sz="0" w:space="0" w:color="auto"/>
            <w:left w:val="none" w:sz="0" w:space="0" w:color="auto"/>
            <w:bottom w:val="none" w:sz="0" w:space="0" w:color="auto"/>
            <w:right w:val="none" w:sz="0" w:space="0" w:color="auto"/>
          </w:divBdr>
        </w:div>
        <w:div w:id="1439907217">
          <w:marLeft w:val="640"/>
          <w:marRight w:val="0"/>
          <w:marTop w:val="0"/>
          <w:marBottom w:val="0"/>
          <w:divBdr>
            <w:top w:val="none" w:sz="0" w:space="0" w:color="auto"/>
            <w:left w:val="none" w:sz="0" w:space="0" w:color="auto"/>
            <w:bottom w:val="none" w:sz="0" w:space="0" w:color="auto"/>
            <w:right w:val="none" w:sz="0" w:space="0" w:color="auto"/>
          </w:divBdr>
        </w:div>
        <w:div w:id="1471551563">
          <w:marLeft w:val="640"/>
          <w:marRight w:val="0"/>
          <w:marTop w:val="0"/>
          <w:marBottom w:val="0"/>
          <w:divBdr>
            <w:top w:val="none" w:sz="0" w:space="0" w:color="auto"/>
            <w:left w:val="none" w:sz="0" w:space="0" w:color="auto"/>
            <w:bottom w:val="none" w:sz="0" w:space="0" w:color="auto"/>
            <w:right w:val="none" w:sz="0" w:space="0" w:color="auto"/>
          </w:divBdr>
        </w:div>
        <w:div w:id="1483622736">
          <w:marLeft w:val="640"/>
          <w:marRight w:val="0"/>
          <w:marTop w:val="0"/>
          <w:marBottom w:val="0"/>
          <w:divBdr>
            <w:top w:val="none" w:sz="0" w:space="0" w:color="auto"/>
            <w:left w:val="none" w:sz="0" w:space="0" w:color="auto"/>
            <w:bottom w:val="none" w:sz="0" w:space="0" w:color="auto"/>
            <w:right w:val="none" w:sz="0" w:space="0" w:color="auto"/>
          </w:divBdr>
        </w:div>
        <w:div w:id="1588541742">
          <w:marLeft w:val="640"/>
          <w:marRight w:val="0"/>
          <w:marTop w:val="0"/>
          <w:marBottom w:val="0"/>
          <w:divBdr>
            <w:top w:val="none" w:sz="0" w:space="0" w:color="auto"/>
            <w:left w:val="none" w:sz="0" w:space="0" w:color="auto"/>
            <w:bottom w:val="none" w:sz="0" w:space="0" w:color="auto"/>
            <w:right w:val="none" w:sz="0" w:space="0" w:color="auto"/>
          </w:divBdr>
        </w:div>
        <w:div w:id="1610161461">
          <w:marLeft w:val="640"/>
          <w:marRight w:val="0"/>
          <w:marTop w:val="0"/>
          <w:marBottom w:val="0"/>
          <w:divBdr>
            <w:top w:val="none" w:sz="0" w:space="0" w:color="auto"/>
            <w:left w:val="none" w:sz="0" w:space="0" w:color="auto"/>
            <w:bottom w:val="none" w:sz="0" w:space="0" w:color="auto"/>
            <w:right w:val="none" w:sz="0" w:space="0" w:color="auto"/>
          </w:divBdr>
        </w:div>
        <w:div w:id="1614556081">
          <w:marLeft w:val="640"/>
          <w:marRight w:val="0"/>
          <w:marTop w:val="0"/>
          <w:marBottom w:val="0"/>
          <w:divBdr>
            <w:top w:val="none" w:sz="0" w:space="0" w:color="auto"/>
            <w:left w:val="none" w:sz="0" w:space="0" w:color="auto"/>
            <w:bottom w:val="none" w:sz="0" w:space="0" w:color="auto"/>
            <w:right w:val="none" w:sz="0" w:space="0" w:color="auto"/>
          </w:divBdr>
        </w:div>
        <w:div w:id="1643659328">
          <w:marLeft w:val="640"/>
          <w:marRight w:val="0"/>
          <w:marTop w:val="0"/>
          <w:marBottom w:val="0"/>
          <w:divBdr>
            <w:top w:val="none" w:sz="0" w:space="0" w:color="auto"/>
            <w:left w:val="none" w:sz="0" w:space="0" w:color="auto"/>
            <w:bottom w:val="none" w:sz="0" w:space="0" w:color="auto"/>
            <w:right w:val="none" w:sz="0" w:space="0" w:color="auto"/>
          </w:divBdr>
        </w:div>
        <w:div w:id="1671757950">
          <w:marLeft w:val="640"/>
          <w:marRight w:val="0"/>
          <w:marTop w:val="0"/>
          <w:marBottom w:val="0"/>
          <w:divBdr>
            <w:top w:val="none" w:sz="0" w:space="0" w:color="auto"/>
            <w:left w:val="none" w:sz="0" w:space="0" w:color="auto"/>
            <w:bottom w:val="none" w:sz="0" w:space="0" w:color="auto"/>
            <w:right w:val="none" w:sz="0" w:space="0" w:color="auto"/>
          </w:divBdr>
        </w:div>
        <w:div w:id="1681202343">
          <w:marLeft w:val="640"/>
          <w:marRight w:val="0"/>
          <w:marTop w:val="0"/>
          <w:marBottom w:val="0"/>
          <w:divBdr>
            <w:top w:val="none" w:sz="0" w:space="0" w:color="auto"/>
            <w:left w:val="none" w:sz="0" w:space="0" w:color="auto"/>
            <w:bottom w:val="none" w:sz="0" w:space="0" w:color="auto"/>
            <w:right w:val="none" w:sz="0" w:space="0" w:color="auto"/>
          </w:divBdr>
        </w:div>
        <w:div w:id="1763527999">
          <w:marLeft w:val="640"/>
          <w:marRight w:val="0"/>
          <w:marTop w:val="0"/>
          <w:marBottom w:val="0"/>
          <w:divBdr>
            <w:top w:val="none" w:sz="0" w:space="0" w:color="auto"/>
            <w:left w:val="none" w:sz="0" w:space="0" w:color="auto"/>
            <w:bottom w:val="none" w:sz="0" w:space="0" w:color="auto"/>
            <w:right w:val="none" w:sz="0" w:space="0" w:color="auto"/>
          </w:divBdr>
        </w:div>
        <w:div w:id="1778136363">
          <w:marLeft w:val="640"/>
          <w:marRight w:val="0"/>
          <w:marTop w:val="0"/>
          <w:marBottom w:val="0"/>
          <w:divBdr>
            <w:top w:val="none" w:sz="0" w:space="0" w:color="auto"/>
            <w:left w:val="none" w:sz="0" w:space="0" w:color="auto"/>
            <w:bottom w:val="none" w:sz="0" w:space="0" w:color="auto"/>
            <w:right w:val="none" w:sz="0" w:space="0" w:color="auto"/>
          </w:divBdr>
        </w:div>
        <w:div w:id="1799839676">
          <w:marLeft w:val="640"/>
          <w:marRight w:val="0"/>
          <w:marTop w:val="0"/>
          <w:marBottom w:val="0"/>
          <w:divBdr>
            <w:top w:val="none" w:sz="0" w:space="0" w:color="auto"/>
            <w:left w:val="none" w:sz="0" w:space="0" w:color="auto"/>
            <w:bottom w:val="none" w:sz="0" w:space="0" w:color="auto"/>
            <w:right w:val="none" w:sz="0" w:space="0" w:color="auto"/>
          </w:divBdr>
        </w:div>
        <w:div w:id="1832720328">
          <w:marLeft w:val="640"/>
          <w:marRight w:val="0"/>
          <w:marTop w:val="0"/>
          <w:marBottom w:val="0"/>
          <w:divBdr>
            <w:top w:val="none" w:sz="0" w:space="0" w:color="auto"/>
            <w:left w:val="none" w:sz="0" w:space="0" w:color="auto"/>
            <w:bottom w:val="none" w:sz="0" w:space="0" w:color="auto"/>
            <w:right w:val="none" w:sz="0" w:space="0" w:color="auto"/>
          </w:divBdr>
        </w:div>
        <w:div w:id="1840266650">
          <w:marLeft w:val="640"/>
          <w:marRight w:val="0"/>
          <w:marTop w:val="0"/>
          <w:marBottom w:val="0"/>
          <w:divBdr>
            <w:top w:val="none" w:sz="0" w:space="0" w:color="auto"/>
            <w:left w:val="none" w:sz="0" w:space="0" w:color="auto"/>
            <w:bottom w:val="none" w:sz="0" w:space="0" w:color="auto"/>
            <w:right w:val="none" w:sz="0" w:space="0" w:color="auto"/>
          </w:divBdr>
        </w:div>
        <w:div w:id="1855026124">
          <w:marLeft w:val="640"/>
          <w:marRight w:val="0"/>
          <w:marTop w:val="0"/>
          <w:marBottom w:val="0"/>
          <w:divBdr>
            <w:top w:val="none" w:sz="0" w:space="0" w:color="auto"/>
            <w:left w:val="none" w:sz="0" w:space="0" w:color="auto"/>
            <w:bottom w:val="none" w:sz="0" w:space="0" w:color="auto"/>
            <w:right w:val="none" w:sz="0" w:space="0" w:color="auto"/>
          </w:divBdr>
        </w:div>
        <w:div w:id="1861893459">
          <w:marLeft w:val="640"/>
          <w:marRight w:val="0"/>
          <w:marTop w:val="0"/>
          <w:marBottom w:val="0"/>
          <w:divBdr>
            <w:top w:val="none" w:sz="0" w:space="0" w:color="auto"/>
            <w:left w:val="none" w:sz="0" w:space="0" w:color="auto"/>
            <w:bottom w:val="none" w:sz="0" w:space="0" w:color="auto"/>
            <w:right w:val="none" w:sz="0" w:space="0" w:color="auto"/>
          </w:divBdr>
        </w:div>
        <w:div w:id="1876261891">
          <w:marLeft w:val="640"/>
          <w:marRight w:val="0"/>
          <w:marTop w:val="0"/>
          <w:marBottom w:val="0"/>
          <w:divBdr>
            <w:top w:val="none" w:sz="0" w:space="0" w:color="auto"/>
            <w:left w:val="none" w:sz="0" w:space="0" w:color="auto"/>
            <w:bottom w:val="none" w:sz="0" w:space="0" w:color="auto"/>
            <w:right w:val="none" w:sz="0" w:space="0" w:color="auto"/>
          </w:divBdr>
        </w:div>
        <w:div w:id="1936741449">
          <w:marLeft w:val="640"/>
          <w:marRight w:val="0"/>
          <w:marTop w:val="0"/>
          <w:marBottom w:val="0"/>
          <w:divBdr>
            <w:top w:val="none" w:sz="0" w:space="0" w:color="auto"/>
            <w:left w:val="none" w:sz="0" w:space="0" w:color="auto"/>
            <w:bottom w:val="none" w:sz="0" w:space="0" w:color="auto"/>
            <w:right w:val="none" w:sz="0" w:space="0" w:color="auto"/>
          </w:divBdr>
        </w:div>
        <w:div w:id="1937211261">
          <w:marLeft w:val="640"/>
          <w:marRight w:val="0"/>
          <w:marTop w:val="0"/>
          <w:marBottom w:val="0"/>
          <w:divBdr>
            <w:top w:val="none" w:sz="0" w:space="0" w:color="auto"/>
            <w:left w:val="none" w:sz="0" w:space="0" w:color="auto"/>
            <w:bottom w:val="none" w:sz="0" w:space="0" w:color="auto"/>
            <w:right w:val="none" w:sz="0" w:space="0" w:color="auto"/>
          </w:divBdr>
        </w:div>
        <w:div w:id="1962415223">
          <w:marLeft w:val="640"/>
          <w:marRight w:val="0"/>
          <w:marTop w:val="0"/>
          <w:marBottom w:val="0"/>
          <w:divBdr>
            <w:top w:val="none" w:sz="0" w:space="0" w:color="auto"/>
            <w:left w:val="none" w:sz="0" w:space="0" w:color="auto"/>
            <w:bottom w:val="none" w:sz="0" w:space="0" w:color="auto"/>
            <w:right w:val="none" w:sz="0" w:space="0" w:color="auto"/>
          </w:divBdr>
        </w:div>
        <w:div w:id="1972249954">
          <w:marLeft w:val="640"/>
          <w:marRight w:val="0"/>
          <w:marTop w:val="0"/>
          <w:marBottom w:val="0"/>
          <w:divBdr>
            <w:top w:val="none" w:sz="0" w:space="0" w:color="auto"/>
            <w:left w:val="none" w:sz="0" w:space="0" w:color="auto"/>
            <w:bottom w:val="none" w:sz="0" w:space="0" w:color="auto"/>
            <w:right w:val="none" w:sz="0" w:space="0" w:color="auto"/>
          </w:divBdr>
        </w:div>
        <w:div w:id="1973245964">
          <w:marLeft w:val="640"/>
          <w:marRight w:val="0"/>
          <w:marTop w:val="0"/>
          <w:marBottom w:val="0"/>
          <w:divBdr>
            <w:top w:val="none" w:sz="0" w:space="0" w:color="auto"/>
            <w:left w:val="none" w:sz="0" w:space="0" w:color="auto"/>
            <w:bottom w:val="none" w:sz="0" w:space="0" w:color="auto"/>
            <w:right w:val="none" w:sz="0" w:space="0" w:color="auto"/>
          </w:divBdr>
        </w:div>
        <w:div w:id="1977223923">
          <w:marLeft w:val="640"/>
          <w:marRight w:val="0"/>
          <w:marTop w:val="0"/>
          <w:marBottom w:val="0"/>
          <w:divBdr>
            <w:top w:val="none" w:sz="0" w:space="0" w:color="auto"/>
            <w:left w:val="none" w:sz="0" w:space="0" w:color="auto"/>
            <w:bottom w:val="none" w:sz="0" w:space="0" w:color="auto"/>
            <w:right w:val="none" w:sz="0" w:space="0" w:color="auto"/>
          </w:divBdr>
        </w:div>
        <w:div w:id="2002812109">
          <w:marLeft w:val="640"/>
          <w:marRight w:val="0"/>
          <w:marTop w:val="0"/>
          <w:marBottom w:val="0"/>
          <w:divBdr>
            <w:top w:val="none" w:sz="0" w:space="0" w:color="auto"/>
            <w:left w:val="none" w:sz="0" w:space="0" w:color="auto"/>
            <w:bottom w:val="none" w:sz="0" w:space="0" w:color="auto"/>
            <w:right w:val="none" w:sz="0" w:space="0" w:color="auto"/>
          </w:divBdr>
        </w:div>
        <w:div w:id="2036348260">
          <w:marLeft w:val="640"/>
          <w:marRight w:val="0"/>
          <w:marTop w:val="0"/>
          <w:marBottom w:val="0"/>
          <w:divBdr>
            <w:top w:val="none" w:sz="0" w:space="0" w:color="auto"/>
            <w:left w:val="none" w:sz="0" w:space="0" w:color="auto"/>
            <w:bottom w:val="none" w:sz="0" w:space="0" w:color="auto"/>
            <w:right w:val="none" w:sz="0" w:space="0" w:color="auto"/>
          </w:divBdr>
        </w:div>
        <w:div w:id="2067877162">
          <w:marLeft w:val="640"/>
          <w:marRight w:val="0"/>
          <w:marTop w:val="0"/>
          <w:marBottom w:val="0"/>
          <w:divBdr>
            <w:top w:val="none" w:sz="0" w:space="0" w:color="auto"/>
            <w:left w:val="none" w:sz="0" w:space="0" w:color="auto"/>
            <w:bottom w:val="none" w:sz="0" w:space="0" w:color="auto"/>
            <w:right w:val="none" w:sz="0" w:space="0" w:color="auto"/>
          </w:divBdr>
        </w:div>
      </w:divsChild>
    </w:div>
    <w:div w:id="882867989">
      <w:bodyDiv w:val="1"/>
      <w:marLeft w:val="0"/>
      <w:marRight w:val="0"/>
      <w:marTop w:val="0"/>
      <w:marBottom w:val="0"/>
      <w:divBdr>
        <w:top w:val="none" w:sz="0" w:space="0" w:color="auto"/>
        <w:left w:val="none" w:sz="0" w:space="0" w:color="auto"/>
        <w:bottom w:val="none" w:sz="0" w:space="0" w:color="auto"/>
        <w:right w:val="none" w:sz="0" w:space="0" w:color="auto"/>
      </w:divBdr>
      <w:divsChild>
        <w:div w:id="108866726">
          <w:marLeft w:val="640"/>
          <w:marRight w:val="0"/>
          <w:marTop w:val="0"/>
          <w:marBottom w:val="0"/>
          <w:divBdr>
            <w:top w:val="none" w:sz="0" w:space="0" w:color="auto"/>
            <w:left w:val="none" w:sz="0" w:space="0" w:color="auto"/>
            <w:bottom w:val="none" w:sz="0" w:space="0" w:color="auto"/>
            <w:right w:val="none" w:sz="0" w:space="0" w:color="auto"/>
          </w:divBdr>
        </w:div>
        <w:div w:id="160892002">
          <w:marLeft w:val="640"/>
          <w:marRight w:val="0"/>
          <w:marTop w:val="0"/>
          <w:marBottom w:val="0"/>
          <w:divBdr>
            <w:top w:val="none" w:sz="0" w:space="0" w:color="auto"/>
            <w:left w:val="none" w:sz="0" w:space="0" w:color="auto"/>
            <w:bottom w:val="none" w:sz="0" w:space="0" w:color="auto"/>
            <w:right w:val="none" w:sz="0" w:space="0" w:color="auto"/>
          </w:divBdr>
        </w:div>
        <w:div w:id="186873018">
          <w:marLeft w:val="640"/>
          <w:marRight w:val="0"/>
          <w:marTop w:val="0"/>
          <w:marBottom w:val="0"/>
          <w:divBdr>
            <w:top w:val="none" w:sz="0" w:space="0" w:color="auto"/>
            <w:left w:val="none" w:sz="0" w:space="0" w:color="auto"/>
            <w:bottom w:val="none" w:sz="0" w:space="0" w:color="auto"/>
            <w:right w:val="none" w:sz="0" w:space="0" w:color="auto"/>
          </w:divBdr>
        </w:div>
        <w:div w:id="220144023">
          <w:marLeft w:val="640"/>
          <w:marRight w:val="0"/>
          <w:marTop w:val="0"/>
          <w:marBottom w:val="0"/>
          <w:divBdr>
            <w:top w:val="none" w:sz="0" w:space="0" w:color="auto"/>
            <w:left w:val="none" w:sz="0" w:space="0" w:color="auto"/>
            <w:bottom w:val="none" w:sz="0" w:space="0" w:color="auto"/>
            <w:right w:val="none" w:sz="0" w:space="0" w:color="auto"/>
          </w:divBdr>
        </w:div>
        <w:div w:id="233122188">
          <w:marLeft w:val="640"/>
          <w:marRight w:val="0"/>
          <w:marTop w:val="0"/>
          <w:marBottom w:val="0"/>
          <w:divBdr>
            <w:top w:val="none" w:sz="0" w:space="0" w:color="auto"/>
            <w:left w:val="none" w:sz="0" w:space="0" w:color="auto"/>
            <w:bottom w:val="none" w:sz="0" w:space="0" w:color="auto"/>
            <w:right w:val="none" w:sz="0" w:space="0" w:color="auto"/>
          </w:divBdr>
        </w:div>
        <w:div w:id="233702535">
          <w:marLeft w:val="640"/>
          <w:marRight w:val="0"/>
          <w:marTop w:val="0"/>
          <w:marBottom w:val="0"/>
          <w:divBdr>
            <w:top w:val="none" w:sz="0" w:space="0" w:color="auto"/>
            <w:left w:val="none" w:sz="0" w:space="0" w:color="auto"/>
            <w:bottom w:val="none" w:sz="0" w:space="0" w:color="auto"/>
            <w:right w:val="none" w:sz="0" w:space="0" w:color="auto"/>
          </w:divBdr>
        </w:div>
        <w:div w:id="347298685">
          <w:marLeft w:val="640"/>
          <w:marRight w:val="0"/>
          <w:marTop w:val="0"/>
          <w:marBottom w:val="0"/>
          <w:divBdr>
            <w:top w:val="none" w:sz="0" w:space="0" w:color="auto"/>
            <w:left w:val="none" w:sz="0" w:space="0" w:color="auto"/>
            <w:bottom w:val="none" w:sz="0" w:space="0" w:color="auto"/>
            <w:right w:val="none" w:sz="0" w:space="0" w:color="auto"/>
          </w:divBdr>
        </w:div>
        <w:div w:id="362635829">
          <w:marLeft w:val="640"/>
          <w:marRight w:val="0"/>
          <w:marTop w:val="0"/>
          <w:marBottom w:val="0"/>
          <w:divBdr>
            <w:top w:val="none" w:sz="0" w:space="0" w:color="auto"/>
            <w:left w:val="none" w:sz="0" w:space="0" w:color="auto"/>
            <w:bottom w:val="none" w:sz="0" w:space="0" w:color="auto"/>
            <w:right w:val="none" w:sz="0" w:space="0" w:color="auto"/>
          </w:divBdr>
        </w:div>
        <w:div w:id="383604054">
          <w:marLeft w:val="640"/>
          <w:marRight w:val="0"/>
          <w:marTop w:val="0"/>
          <w:marBottom w:val="0"/>
          <w:divBdr>
            <w:top w:val="none" w:sz="0" w:space="0" w:color="auto"/>
            <w:left w:val="none" w:sz="0" w:space="0" w:color="auto"/>
            <w:bottom w:val="none" w:sz="0" w:space="0" w:color="auto"/>
            <w:right w:val="none" w:sz="0" w:space="0" w:color="auto"/>
          </w:divBdr>
        </w:div>
        <w:div w:id="425157226">
          <w:marLeft w:val="640"/>
          <w:marRight w:val="0"/>
          <w:marTop w:val="0"/>
          <w:marBottom w:val="0"/>
          <w:divBdr>
            <w:top w:val="none" w:sz="0" w:space="0" w:color="auto"/>
            <w:left w:val="none" w:sz="0" w:space="0" w:color="auto"/>
            <w:bottom w:val="none" w:sz="0" w:space="0" w:color="auto"/>
            <w:right w:val="none" w:sz="0" w:space="0" w:color="auto"/>
          </w:divBdr>
        </w:div>
        <w:div w:id="436487366">
          <w:marLeft w:val="640"/>
          <w:marRight w:val="0"/>
          <w:marTop w:val="0"/>
          <w:marBottom w:val="0"/>
          <w:divBdr>
            <w:top w:val="none" w:sz="0" w:space="0" w:color="auto"/>
            <w:left w:val="none" w:sz="0" w:space="0" w:color="auto"/>
            <w:bottom w:val="none" w:sz="0" w:space="0" w:color="auto"/>
            <w:right w:val="none" w:sz="0" w:space="0" w:color="auto"/>
          </w:divBdr>
        </w:div>
        <w:div w:id="459304353">
          <w:marLeft w:val="640"/>
          <w:marRight w:val="0"/>
          <w:marTop w:val="0"/>
          <w:marBottom w:val="0"/>
          <w:divBdr>
            <w:top w:val="none" w:sz="0" w:space="0" w:color="auto"/>
            <w:left w:val="none" w:sz="0" w:space="0" w:color="auto"/>
            <w:bottom w:val="none" w:sz="0" w:space="0" w:color="auto"/>
            <w:right w:val="none" w:sz="0" w:space="0" w:color="auto"/>
          </w:divBdr>
        </w:div>
        <w:div w:id="477528032">
          <w:marLeft w:val="640"/>
          <w:marRight w:val="0"/>
          <w:marTop w:val="0"/>
          <w:marBottom w:val="0"/>
          <w:divBdr>
            <w:top w:val="none" w:sz="0" w:space="0" w:color="auto"/>
            <w:left w:val="none" w:sz="0" w:space="0" w:color="auto"/>
            <w:bottom w:val="none" w:sz="0" w:space="0" w:color="auto"/>
            <w:right w:val="none" w:sz="0" w:space="0" w:color="auto"/>
          </w:divBdr>
        </w:div>
        <w:div w:id="485783203">
          <w:marLeft w:val="640"/>
          <w:marRight w:val="0"/>
          <w:marTop w:val="0"/>
          <w:marBottom w:val="0"/>
          <w:divBdr>
            <w:top w:val="none" w:sz="0" w:space="0" w:color="auto"/>
            <w:left w:val="none" w:sz="0" w:space="0" w:color="auto"/>
            <w:bottom w:val="none" w:sz="0" w:space="0" w:color="auto"/>
            <w:right w:val="none" w:sz="0" w:space="0" w:color="auto"/>
          </w:divBdr>
        </w:div>
        <w:div w:id="497430664">
          <w:marLeft w:val="640"/>
          <w:marRight w:val="0"/>
          <w:marTop w:val="0"/>
          <w:marBottom w:val="0"/>
          <w:divBdr>
            <w:top w:val="none" w:sz="0" w:space="0" w:color="auto"/>
            <w:left w:val="none" w:sz="0" w:space="0" w:color="auto"/>
            <w:bottom w:val="none" w:sz="0" w:space="0" w:color="auto"/>
            <w:right w:val="none" w:sz="0" w:space="0" w:color="auto"/>
          </w:divBdr>
        </w:div>
        <w:div w:id="507868926">
          <w:marLeft w:val="640"/>
          <w:marRight w:val="0"/>
          <w:marTop w:val="0"/>
          <w:marBottom w:val="0"/>
          <w:divBdr>
            <w:top w:val="none" w:sz="0" w:space="0" w:color="auto"/>
            <w:left w:val="none" w:sz="0" w:space="0" w:color="auto"/>
            <w:bottom w:val="none" w:sz="0" w:space="0" w:color="auto"/>
            <w:right w:val="none" w:sz="0" w:space="0" w:color="auto"/>
          </w:divBdr>
        </w:div>
        <w:div w:id="550117552">
          <w:marLeft w:val="640"/>
          <w:marRight w:val="0"/>
          <w:marTop w:val="0"/>
          <w:marBottom w:val="0"/>
          <w:divBdr>
            <w:top w:val="none" w:sz="0" w:space="0" w:color="auto"/>
            <w:left w:val="none" w:sz="0" w:space="0" w:color="auto"/>
            <w:bottom w:val="none" w:sz="0" w:space="0" w:color="auto"/>
            <w:right w:val="none" w:sz="0" w:space="0" w:color="auto"/>
          </w:divBdr>
        </w:div>
        <w:div w:id="562714107">
          <w:marLeft w:val="640"/>
          <w:marRight w:val="0"/>
          <w:marTop w:val="0"/>
          <w:marBottom w:val="0"/>
          <w:divBdr>
            <w:top w:val="none" w:sz="0" w:space="0" w:color="auto"/>
            <w:left w:val="none" w:sz="0" w:space="0" w:color="auto"/>
            <w:bottom w:val="none" w:sz="0" w:space="0" w:color="auto"/>
            <w:right w:val="none" w:sz="0" w:space="0" w:color="auto"/>
          </w:divBdr>
        </w:div>
        <w:div w:id="583732056">
          <w:marLeft w:val="640"/>
          <w:marRight w:val="0"/>
          <w:marTop w:val="0"/>
          <w:marBottom w:val="0"/>
          <w:divBdr>
            <w:top w:val="none" w:sz="0" w:space="0" w:color="auto"/>
            <w:left w:val="none" w:sz="0" w:space="0" w:color="auto"/>
            <w:bottom w:val="none" w:sz="0" w:space="0" w:color="auto"/>
            <w:right w:val="none" w:sz="0" w:space="0" w:color="auto"/>
          </w:divBdr>
        </w:div>
        <w:div w:id="588469335">
          <w:marLeft w:val="640"/>
          <w:marRight w:val="0"/>
          <w:marTop w:val="0"/>
          <w:marBottom w:val="0"/>
          <w:divBdr>
            <w:top w:val="none" w:sz="0" w:space="0" w:color="auto"/>
            <w:left w:val="none" w:sz="0" w:space="0" w:color="auto"/>
            <w:bottom w:val="none" w:sz="0" w:space="0" w:color="auto"/>
            <w:right w:val="none" w:sz="0" w:space="0" w:color="auto"/>
          </w:divBdr>
        </w:div>
        <w:div w:id="589003996">
          <w:marLeft w:val="640"/>
          <w:marRight w:val="0"/>
          <w:marTop w:val="0"/>
          <w:marBottom w:val="0"/>
          <w:divBdr>
            <w:top w:val="none" w:sz="0" w:space="0" w:color="auto"/>
            <w:left w:val="none" w:sz="0" w:space="0" w:color="auto"/>
            <w:bottom w:val="none" w:sz="0" w:space="0" w:color="auto"/>
            <w:right w:val="none" w:sz="0" w:space="0" w:color="auto"/>
          </w:divBdr>
        </w:div>
        <w:div w:id="599921525">
          <w:marLeft w:val="640"/>
          <w:marRight w:val="0"/>
          <w:marTop w:val="0"/>
          <w:marBottom w:val="0"/>
          <w:divBdr>
            <w:top w:val="none" w:sz="0" w:space="0" w:color="auto"/>
            <w:left w:val="none" w:sz="0" w:space="0" w:color="auto"/>
            <w:bottom w:val="none" w:sz="0" w:space="0" w:color="auto"/>
            <w:right w:val="none" w:sz="0" w:space="0" w:color="auto"/>
          </w:divBdr>
        </w:div>
        <w:div w:id="652179262">
          <w:marLeft w:val="640"/>
          <w:marRight w:val="0"/>
          <w:marTop w:val="0"/>
          <w:marBottom w:val="0"/>
          <w:divBdr>
            <w:top w:val="none" w:sz="0" w:space="0" w:color="auto"/>
            <w:left w:val="none" w:sz="0" w:space="0" w:color="auto"/>
            <w:bottom w:val="none" w:sz="0" w:space="0" w:color="auto"/>
            <w:right w:val="none" w:sz="0" w:space="0" w:color="auto"/>
          </w:divBdr>
        </w:div>
        <w:div w:id="673921893">
          <w:marLeft w:val="640"/>
          <w:marRight w:val="0"/>
          <w:marTop w:val="0"/>
          <w:marBottom w:val="0"/>
          <w:divBdr>
            <w:top w:val="none" w:sz="0" w:space="0" w:color="auto"/>
            <w:left w:val="none" w:sz="0" w:space="0" w:color="auto"/>
            <w:bottom w:val="none" w:sz="0" w:space="0" w:color="auto"/>
            <w:right w:val="none" w:sz="0" w:space="0" w:color="auto"/>
          </w:divBdr>
        </w:div>
        <w:div w:id="676079905">
          <w:marLeft w:val="640"/>
          <w:marRight w:val="0"/>
          <w:marTop w:val="0"/>
          <w:marBottom w:val="0"/>
          <w:divBdr>
            <w:top w:val="none" w:sz="0" w:space="0" w:color="auto"/>
            <w:left w:val="none" w:sz="0" w:space="0" w:color="auto"/>
            <w:bottom w:val="none" w:sz="0" w:space="0" w:color="auto"/>
            <w:right w:val="none" w:sz="0" w:space="0" w:color="auto"/>
          </w:divBdr>
        </w:div>
        <w:div w:id="742028920">
          <w:marLeft w:val="640"/>
          <w:marRight w:val="0"/>
          <w:marTop w:val="0"/>
          <w:marBottom w:val="0"/>
          <w:divBdr>
            <w:top w:val="none" w:sz="0" w:space="0" w:color="auto"/>
            <w:left w:val="none" w:sz="0" w:space="0" w:color="auto"/>
            <w:bottom w:val="none" w:sz="0" w:space="0" w:color="auto"/>
            <w:right w:val="none" w:sz="0" w:space="0" w:color="auto"/>
          </w:divBdr>
        </w:div>
        <w:div w:id="742681706">
          <w:marLeft w:val="640"/>
          <w:marRight w:val="0"/>
          <w:marTop w:val="0"/>
          <w:marBottom w:val="0"/>
          <w:divBdr>
            <w:top w:val="none" w:sz="0" w:space="0" w:color="auto"/>
            <w:left w:val="none" w:sz="0" w:space="0" w:color="auto"/>
            <w:bottom w:val="none" w:sz="0" w:space="0" w:color="auto"/>
            <w:right w:val="none" w:sz="0" w:space="0" w:color="auto"/>
          </w:divBdr>
        </w:div>
        <w:div w:id="761608682">
          <w:marLeft w:val="640"/>
          <w:marRight w:val="0"/>
          <w:marTop w:val="0"/>
          <w:marBottom w:val="0"/>
          <w:divBdr>
            <w:top w:val="none" w:sz="0" w:space="0" w:color="auto"/>
            <w:left w:val="none" w:sz="0" w:space="0" w:color="auto"/>
            <w:bottom w:val="none" w:sz="0" w:space="0" w:color="auto"/>
            <w:right w:val="none" w:sz="0" w:space="0" w:color="auto"/>
          </w:divBdr>
        </w:div>
        <w:div w:id="838076549">
          <w:marLeft w:val="640"/>
          <w:marRight w:val="0"/>
          <w:marTop w:val="0"/>
          <w:marBottom w:val="0"/>
          <w:divBdr>
            <w:top w:val="none" w:sz="0" w:space="0" w:color="auto"/>
            <w:left w:val="none" w:sz="0" w:space="0" w:color="auto"/>
            <w:bottom w:val="none" w:sz="0" w:space="0" w:color="auto"/>
            <w:right w:val="none" w:sz="0" w:space="0" w:color="auto"/>
          </w:divBdr>
        </w:div>
        <w:div w:id="840319997">
          <w:marLeft w:val="640"/>
          <w:marRight w:val="0"/>
          <w:marTop w:val="0"/>
          <w:marBottom w:val="0"/>
          <w:divBdr>
            <w:top w:val="none" w:sz="0" w:space="0" w:color="auto"/>
            <w:left w:val="none" w:sz="0" w:space="0" w:color="auto"/>
            <w:bottom w:val="none" w:sz="0" w:space="0" w:color="auto"/>
            <w:right w:val="none" w:sz="0" w:space="0" w:color="auto"/>
          </w:divBdr>
        </w:div>
        <w:div w:id="874193997">
          <w:marLeft w:val="640"/>
          <w:marRight w:val="0"/>
          <w:marTop w:val="0"/>
          <w:marBottom w:val="0"/>
          <w:divBdr>
            <w:top w:val="none" w:sz="0" w:space="0" w:color="auto"/>
            <w:left w:val="none" w:sz="0" w:space="0" w:color="auto"/>
            <w:bottom w:val="none" w:sz="0" w:space="0" w:color="auto"/>
            <w:right w:val="none" w:sz="0" w:space="0" w:color="auto"/>
          </w:divBdr>
        </w:div>
        <w:div w:id="918364768">
          <w:marLeft w:val="640"/>
          <w:marRight w:val="0"/>
          <w:marTop w:val="0"/>
          <w:marBottom w:val="0"/>
          <w:divBdr>
            <w:top w:val="none" w:sz="0" w:space="0" w:color="auto"/>
            <w:left w:val="none" w:sz="0" w:space="0" w:color="auto"/>
            <w:bottom w:val="none" w:sz="0" w:space="0" w:color="auto"/>
            <w:right w:val="none" w:sz="0" w:space="0" w:color="auto"/>
          </w:divBdr>
        </w:div>
        <w:div w:id="923300579">
          <w:marLeft w:val="640"/>
          <w:marRight w:val="0"/>
          <w:marTop w:val="0"/>
          <w:marBottom w:val="0"/>
          <w:divBdr>
            <w:top w:val="none" w:sz="0" w:space="0" w:color="auto"/>
            <w:left w:val="none" w:sz="0" w:space="0" w:color="auto"/>
            <w:bottom w:val="none" w:sz="0" w:space="0" w:color="auto"/>
            <w:right w:val="none" w:sz="0" w:space="0" w:color="auto"/>
          </w:divBdr>
        </w:div>
        <w:div w:id="930359587">
          <w:marLeft w:val="640"/>
          <w:marRight w:val="0"/>
          <w:marTop w:val="0"/>
          <w:marBottom w:val="0"/>
          <w:divBdr>
            <w:top w:val="none" w:sz="0" w:space="0" w:color="auto"/>
            <w:left w:val="none" w:sz="0" w:space="0" w:color="auto"/>
            <w:bottom w:val="none" w:sz="0" w:space="0" w:color="auto"/>
            <w:right w:val="none" w:sz="0" w:space="0" w:color="auto"/>
          </w:divBdr>
        </w:div>
        <w:div w:id="943922392">
          <w:marLeft w:val="640"/>
          <w:marRight w:val="0"/>
          <w:marTop w:val="0"/>
          <w:marBottom w:val="0"/>
          <w:divBdr>
            <w:top w:val="none" w:sz="0" w:space="0" w:color="auto"/>
            <w:left w:val="none" w:sz="0" w:space="0" w:color="auto"/>
            <w:bottom w:val="none" w:sz="0" w:space="0" w:color="auto"/>
            <w:right w:val="none" w:sz="0" w:space="0" w:color="auto"/>
          </w:divBdr>
        </w:div>
        <w:div w:id="956519999">
          <w:marLeft w:val="640"/>
          <w:marRight w:val="0"/>
          <w:marTop w:val="0"/>
          <w:marBottom w:val="0"/>
          <w:divBdr>
            <w:top w:val="none" w:sz="0" w:space="0" w:color="auto"/>
            <w:left w:val="none" w:sz="0" w:space="0" w:color="auto"/>
            <w:bottom w:val="none" w:sz="0" w:space="0" w:color="auto"/>
            <w:right w:val="none" w:sz="0" w:space="0" w:color="auto"/>
          </w:divBdr>
        </w:div>
        <w:div w:id="969361982">
          <w:marLeft w:val="640"/>
          <w:marRight w:val="0"/>
          <w:marTop w:val="0"/>
          <w:marBottom w:val="0"/>
          <w:divBdr>
            <w:top w:val="none" w:sz="0" w:space="0" w:color="auto"/>
            <w:left w:val="none" w:sz="0" w:space="0" w:color="auto"/>
            <w:bottom w:val="none" w:sz="0" w:space="0" w:color="auto"/>
            <w:right w:val="none" w:sz="0" w:space="0" w:color="auto"/>
          </w:divBdr>
        </w:div>
        <w:div w:id="979575599">
          <w:marLeft w:val="640"/>
          <w:marRight w:val="0"/>
          <w:marTop w:val="0"/>
          <w:marBottom w:val="0"/>
          <w:divBdr>
            <w:top w:val="none" w:sz="0" w:space="0" w:color="auto"/>
            <w:left w:val="none" w:sz="0" w:space="0" w:color="auto"/>
            <w:bottom w:val="none" w:sz="0" w:space="0" w:color="auto"/>
            <w:right w:val="none" w:sz="0" w:space="0" w:color="auto"/>
          </w:divBdr>
        </w:div>
        <w:div w:id="1005329012">
          <w:marLeft w:val="640"/>
          <w:marRight w:val="0"/>
          <w:marTop w:val="0"/>
          <w:marBottom w:val="0"/>
          <w:divBdr>
            <w:top w:val="none" w:sz="0" w:space="0" w:color="auto"/>
            <w:left w:val="none" w:sz="0" w:space="0" w:color="auto"/>
            <w:bottom w:val="none" w:sz="0" w:space="0" w:color="auto"/>
            <w:right w:val="none" w:sz="0" w:space="0" w:color="auto"/>
          </w:divBdr>
        </w:div>
        <w:div w:id="1013071696">
          <w:marLeft w:val="640"/>
          <w:marRight w:val="0"/>
          <w:marTop w:val="0"/>
          <w:marBottom w:val="0"/>
          <w:divBdr>
            <w:top w:val="none" w:sz="0" w:space="0" w:color="auto"/>
            <w:left w:val="none" w:sz="0" w:space="0" w:color="auto"/>
            <w:bottom w:val="none" w:sz="0" w:space="0" w:color="auto"/>
            <w:right w:val="none" w:sz="0" w:space="0" w:color="auto"/>
          </w:divBdr>
        </w:div>
        <w:div w:id="1040669057">
          <w:marLeft w:val="640"/>
          <w:marRight w:val="0"/>
          <w:marTop w:val="0"/>
          <w:marBottom w:val="0"/>
          <w:divBdr>
            <w:top w:val="none" w:sz="0" w:space="0" w:color="auto"/>
            <w:left w:val="none" w:sz="0" w:space="0" w:color="auto"/>
            <w:bottom w:val="none" w:sz="0" w:space="0" w:color="auto"/>
            <w:right w:val="none" w:sz="0" w:space="0" w:color="auto"/>
          </w:divBdr>
        </w:div>
        <w:div w:id="1058867928">
          <w:marLeft w:val="640"/>
          <w:marRight w:val="0"/>
          <w:marTop w:val="0"/>
          <w:marBottom w:val="0"/>
          <w:divBdr>
            <w:top w:val="none" w:sz="0" w:space="0" w:color="auto"/>
            <w:left w:val="none" w:sz="0" w:space="0" w:color="auto"/>
            <w:bottom w:val="none" w:sz="0" w:space="0" w:color="auto"/>
            <w:right w:val="none" w:sz="0" w:space="0" w:color="auto"/>
          </w:divBdr>
        </w:div>
        <w:div w:id="1126436097">
          <w:marLeft w:val="640"/>
          <w:marRight w:val="0"/>
          <w:marTop w:val="0"/>
          <w:marBottom w:val="0"/>
          <w:divBdr>
            <w:top w:val="none" w:sz="0" w:space="0" w:color="auto"/>
            <w:left w:val="none" w:sz="0" w:space="0" w:color="auto"/>
            <w:bottom w:val="none" w:sz="0" w:space="0" w:color="auto"/>
            <w:right w:val="none" w:sz="0" w:space="0" w:color="auto"/>
          </w:divBdr>
        </w:div>
        <w:div w:id="1131167184">
          <w:marLeft w:val="640"/>
          <w:marRight w:val="0"/>
          <w:marTop w:val="0"/>
          <w:marBottom w:val="0"/>
          <w:divBdr>
            <w:top w:val="none" w:sz="0" w:space="0" w:color="auto"/>
            <w:left w:val="none" w:sz="0" w:space="0" w:color="auto"/>
            <w:bottom w:val="none" w:sz="0" w:space="0" w:color="auto"/>
            <w:right w:val="none" w:sz="0" w:space="0" w:color="auto"/>
          </w:divBdr>
        </w:div>
        <w:div w:id="1144854733">
          <w:marLeft w:val="640"/>
          <w:marRight w:val="0"/>
          <w:marTop w:val="0"/>
          <w:marBottom w:val="0"/>
          <w:divBdr>
            <w:top w:val="none" w:sz="0" w:space="0" w:color="auto"/>
            <w:left w:val="none" w:sz="0" w:space="0" w:color="auto"/>
            <w:bottom w:val="none" w:sz="0" w:space="0" w:color="auto"/>
            <w:right w:val="none" w:sz="0" w:space="0" w:color="auto"/>
          </w:divBdr>
        </w:div>
        <w:div w:id="1164273179">
          <w:marLeft w:val="640"/>
          <w:marRight w:val="0"/>
          <w:marTop w:val="0"/>
          <w:marBottom w:val="0"/>
          <w:divBdr>
            <w:top w:val="none" w:sz="0" w:space="0" w:color="auto"/>
            <w:left w:val="none" w:sz="0" w:space="0" w:color="auto"/>
            <w:bottom w:val="none" w:sz="0" w:space="0" w:color="auto"/>
            <w:right w:val="none" w:sz="0" w:space="0" w:color="auto"/>
          </w:divBdr>
        </w:div>
        <w:div w:id="1172379978">
          <w:marLeft w:val="640"/>
          <w:marRight w:val="0"/>
          <w:marTop w:val="0"/>
          <w:marBottom w:val="0"/>
          <w:divBdr>
            <w:top w:val="none" w:sz="0" w:space="0" w:color="auto"/>
            <w:left w:val="none" w:sz="0" w:space="0" w:color="auto"/>
            <w:bottom w:val="none" w:sz="0" w:space="0" w:color="auto"/>
            <w:right w:val="none" w:sz="0" w:space="0" w:color="auto"/>
          </w:divBdr>
        </w:div>
        <w:div w:id="1173030883">
          <w:marLeft w:val="640"/>
          <w:marRight w:val="0"/>
          <w:marTop w:val="0"/>
          <w:marBottom w:val="0"/>
          <w:divBdr>
            <w:top w:val="none" w:sz="0" w:space="0" w:color="auto"/>
            <w:left w:val="none" w:sz="0" w:space="0" w:color="auto"/>
            <w:bottom w:val="none" w:sz="0" w:space="0" w:color="auto"/>
            <w:right w:val="none" w:sz="0" w:space="0" w:color="auto"/>
          </w:divBdr>
        </w:div>
        <w:div w:id="1220898234">
          <w:marLeft w:val="640"/>
          <w:marRight w:val="0"/>
          <w:marTop w:val="0"/>
          <w:marBottom w:val="0"/>
          <w:divBdr>
            <w:top w:val="none" w:sz="0" w:space="0" w:color="auto"/>
            <w:left w:val="none" w:sz="0" w:space="0" w:color="auto"/>
            <w:bottom w:val="none" w:sz="0" w:space="0" w:color="auto"/>
            <w:right w:val="none" w:sz="0" w:space="0" w:color="auto"/>
          </w:divBdr>
        </w:div>
        <w:div w:id="1247837241">
          <w:marLeft w:val="640"/>
          <w:marRight w:val="0"/>
          <w:marTop w:val="0"/>
          <w:marBottom w:val="0"/>
          <w:divBdr>
            <w:top w:val="none" w:sz="0" w:space="0" w:color="auto"/>
            <w:left w:val="none" w:sz="0" w:space="0" w:color="auto"/>
            <w:bottom w:val="none" w:sz="0" w:space="0" w:color="auto"/>
            <w:right w:val="none" w:sz="0" w:space="0" w:color="auto"/>
          </w:divBdr>
        </w:div>
        <w:div w:id="1281493124">
          <w:marLeft w:val="640"/>
          <w:marRight w:val="0"/>
          <w:marTop w:val="0"/>
          <w:marBottom w:val="0"/>
          <w:divBdr>
            <w:top w:val="none" w:sz="0" w:space="0" w:color="auto"/>
            <w:left w:val="none" w:sz="0" w:space="0" w:color="auto"/>
            <w:bottom w:val="none" w:sz="0" w:space="0" w:color="auto"/>
            <w:right w:val="none" w:sz="0" w:space="0" w:color="auto"/>
          </w:divBdr>
        </w:div>
        <w:div w:id="1312294171">
          <w:marLeft w:val="640"/>
          <w:marRight w:val="0"/>
          <w:marTop w:val="0"/>
          <w:marBottom w:val="0"/>
          <w:divBdr>
            <w:top w:val="none" w:sz="0" w:space="0" w:color="auto"/>
            <w:left w:val="none" w:sz="0" w:space="0" w:color="auto"/>
            <w:bottom w:val="none" w:sz="0" w:space="0" w:color="auto"/>
            <w:right w:val="none" w:sz="0" w:space="0" w:color="auto"/>
          </w:divBdr>
        </w:div>
        <w:div w:id="1335650803">
          <w:marLeft w:val="640"/>
          <w:marRight w:val="0"/>
          <w:marTop w:val="0"/>
          <w:marBottom w:val="0"/>
          <w:divBdr>
            <w:top w:val="none" w:sz="0" w:space="0" w:color="auto"/>
            <w:left w:val="none" w:sz="0" w:space="0" w:color="auto"/>
            <w:bottom w:val="none" w:sz="0" w:space="0" w:color="auto"/>
            <w:right w:val="none" w:sz="0" w:space="0" w:color="auto"/>
          </w:divBdr>
        </w:div>
        <w:div w:id="1348361492">
          <w:marLeft w:val="640"/>
          <w:marRight w:val="0"/>
          <w:marTop w:val="0"/>
          <w:marBottom w:val="0"/>
          <w:divBdr>
            <w:top w:val="none" w:sz="0" w:space="0" w:color="auto"/>
            <w:left w:val="none" w:sz="0" w:space="0" w:color="auto"/>
            <w:bottom w:val="none" w:sz="0" w:space="0" w:color="auto"/>
            <w:right w:val="none" w:sz="0" w:space="0" w:color="auto"/>
          </w:divBdr>
        </w:div>
        <w:div w:id="1393499947">
          <w:marLeft w:val="640"/>
          <w:marRight w:val="0"/>
          <w:marTop w:val="0"/>
          <w:marBottom w:val="0"/>
          <w:divBdr>
            <w:top w:val="none" w:sz="0" w:space="0" w:color="auto"/>
            <w:left w:val="none" w:sz="0" w:space="0" w:color="auto"/>
            <w:bottom w:val="none" w:sz="0" w:space="0" w:color="auto"/>
            <w:right w:val="none" w:sz="0" w:space="0" w:color="auto"/>
          </w:divBdr>
        </w:div>
        <w:div w:id="1401904074">
          <w:marLeft w:val="640"/>
          <w:marRight w:val="0"/>
          <w:marTop w:val="0"/>
          <w:marBottom w:val="0"/>
          <w:divBdr>
            <w:top w:val="none" w:sz="0" w:space="0" w:color="auto"/>
            <w:left w:val="none" w:sz="0" w:space="0" w:color="auto"/>
            <w:bottom w:val="none" w:sz="0" w:space="0" w:color="auto"/>
            <w:right w:val="none" w:sz="0" w:space="0" w:color="auto"/>
          </w:divBdr>
        </w:div>
        <w:div w:id="1430203583">
          <w:marLeft w:val="640"/>
          <w:marRight w:val="0"/>
          <w:marTop w:val="0"/>
          <w:marBottom w:val="0"/>
          <w:divBdr>
            <w:top w:val="none" w:sz="0" w:space="0" w:color="auto"/>
            <w:left w:val="none" w:sz="0" w:space="0" w:color="auto"/>
            <w:bottom w:val="none" w:sz="0" w:space="0" w:color="auto"/>
            <w:right w:val="none" w:sz="0" w:space="0" w:color="auto"/>
          </w:divBdr>
        </w:div>
        <w:div w:id="1437483926">
          <w:marLeft w:val="640"/>
          <w:marRight w:val="0"/>
          <w:marTop w:val="0"/>
          <w:marBottom w:val="0"/>
          <w:divBdr>
            <w:top w:val="none" w:sz="0" w:space="0" w:color="auto"/>
            <w:left w:val="none" w:sz="0" w:space="0" w:color="auto"/>
            <w:bottom w:val="none" w:sz="0" w:space="0" w:color="auto"/>
            <w:right w:val="none" w:sz="0" w:space="0" w:color="auto"/>
          </w:divBdr>
        </w:div>
        <w:div w:id="1437675088">
          <w:marLeft w:val="640"/>
          <w:marRight w:val="0"/>
          <w:marTop w:val="0"/>
          <w:marBottom w:val="0"/>
          <w:divBdr>
            <w:top w:val="none" w:sz="0" w:space="0" w:color="auto"/>
            <w:left w:val="none" w:sz="0" w:space="0" w:color="auto"/>
            <w:bottom w:val="none" w:sz="0" w:space="0" w:color="auto"/>
            <w:right w:val="none" w:sz="0" w:space="0" w:color="auto"/>
          </w:divBdr>
        </w:div>
        <w:div w:id="1476949673">
          <w:marLeft w:val="640"/>
          <w:marRight w:val="0"/>
          <w:marTop w:val="0"/>
          <w:marBottom w:val="0"/>
          <w:divBdr>
            <w:top w:val="none" w:sz="0" w:space="0" w:color="auto"/>
            <w:left w:val="none" w:sz="0" w:space="0" w:color="auto"/>
            <w:bottom w:val="none" w:sz="0" w:space="0" w:color="auto"/>
            <w:right w:val="none" w:sz="0" w:space="0" w:color="auto"/>
          </w:divBdr>
        </w:div>
        <w:div w:id="1479759433">
          <w:marLeft w:val="640"/>
          <w:marRight w:val="0"/>
          <w:marTop w:val="0"/>
          <w:marBottom w:val="0"/>
          <w:divBdr>
            <w:top w:val="none" w:sz="0" w:space="0" w:color="auto"/>
            <w:left w:val="none" w:sz="0" w:space="0" w:color="auto"/>
            <w:bottom w:val="none" w:sz="0" w:space="0" w:color="auto"/>
            <w:right w:val="none" w:sz="0" w:space="0" w:color="auto"/>
          </w:divBdr>
        </w:div>
        <w:div w:id="1489588829">
          <w:marLeft w:val="640"/>
          <w:marRight w:val="0"/>
          <w:marTop w:val="0"/>
          <w:marBottom w:val="0"/>
          <w:divBdr>
            <w:top w:val="none" w:sz="0" w:space="0" w:color="auto"/>
            <w:left w:val="none" w:sz="0" w:space="0" w:color="auto"/>
            <w:bottom w:val="none" w:sz="0" w:space="0" w:color="auto"/>
            <w:right w:val="none" w:sz="0" w:space="0" w:color="auto"/>
          </w:divBdr>
        </w:div>
        <w:div w:id="1502038801">
          <w:marLeft w:val="640"/>
          <w:marRight w:val="0"/>
          <w:marTop w:val="0"/>
          <w:marBottom w:val="0"/>
          <w:divBdr>
            <w:top w:val="none" w:sz="0" w:space="0" w:color="auto"/>
            <w:left w:val="none" w:sz="0" w:space="0" w:color="auto"/>
            <w:bottom w:val="none" w:sz="0" w:space="0" w:color="auto"/>
            <w:right w:val="none" w:sz="0" w:space="0" w:color="auto"/>
          </w:divBdr>
        </w:div>
        <w:div w:id="1504541060">
          <w:marLeft w:val="640"/>
          <w:marRight w:val="0"/>
          <w:marTop w:val="0"/>
          <w:marBottom w:val="0"/>
          <w:divBdr>
            <w:top w:val="none" w:sz="0" w:space="0" w:color="auto"/>
            <w:left w:val="none" w:sz="0" w:space="0" w:color="auto"/>
            <w:bottom w:val="none" w:sz="0" w:space="0" w:color="auto"/>
            <w:right w:val="none" w:sz="0" w:space="0" w:color="auto"/>
          </w:divBdr>
        </w:div>
        <w:div w:id="1541432956">
          <w:marLeft w:val="640"/>
          <w:marRight w:val="0"/>
          <w:marTop w:val="0"/>
          <w:marBottom w:val="0"/>
          <w:divBdr>
            <w:top w:val="none" w:sz="0" w:space="0" w:color="auto"/>
            <w:left w:val="none" w:sz="0" w:space="0" w:color="auto"/>
            <w:bottom w:val="none" w:sz="0" w:space="0" w:color="auto"/>
            <w:right w:val="none" w:sz="0" w:space="0" w:color="auto"/>
          </w:divBdr>
        </w:div>
        <w:div w:id="1549414172">
          <w:marLeft w:val="640"/>
          <w:marRight w:val="0"/>
          <w:marTop w:val="0"/>
          <w:marBottom w:val="0"/>
          <w:divBdr>
            <w:top w:val="none" w:sz="0" w:space="0" w:color="auto"/>
            <w:left w:val="none" w:sz="0" w:space="0" w:color="auto"/>
            <w:bottom w:val="none" w:sz="0" w:space="0" w:color="auto"/>
            <w:right w:val="none" w:sz="0" w:space="0" w:color="auto"/>
          </w:divBdr>
        </w:div>
        <w:div w:id="1584097510">
          <w:marLeft w:val="640"/>
          <w:marRight w:val="0"/>
          <w:marTop w:val="0"/>
          <w:marBottom w:val="0"/>
          <w:divBdr>
            <w:top w:val="none" w:sz="0" w:space="0" w:color="auto"/>
            <w:left w:val="none" w:sz="0" w:space="0" w:color="auto"/>
            <w:bottom w:val="none" w:sz="0" w:space="0" w:color="auto"/>
            <w:right w:val="none" w:sz="0" w:space="0" w:color="auto"/>
          </w:divBdr>
        </w:div>
        <w:div w:id="1627664864">
          <w:marLeft w:val="640"/>
          <w:marRight w:val="0"/>
          <w:marTop w:val="0"/>
          <w:marBottom w:val="0"/>
          <w:divBdr>
            <w:top w:val="none" w:sz="0" w:space="0" w:color="auto"/>
            <w:left w:val="none" w:sz="0" w:space="0" w:color="auto"/>
            <w:bottom w:val="none" w:sz="0" w:space="0" w:color="auto"/>
            <w:right w:val="none" w:sz="0" w:space="0" w:color="auto"/>
          </w:divBdr>
        </w:div>
        <w:div w:id="1631858834">
          <w:marLeft w:val="640"/>
          <w:marRight w:val="0"/>
          <w:marTop w:val="0"/>
          <w:marBottom w:val="0"/>
          <w:divBdr>
            <w:top w:val="none" w:sz="0" w:space="0" w:color="auto"/>
            <w:left w:val="none" w:sz="0" w:space="0" w:color="auto"/>
            <w:bottom w:val="none" w:sz="0" w:space="0" w:color="auto"/>
            <w:right w:val="none" w:sz="0" w:space="0" w:color="auto"/>
          </w:divBdr>
        </w:div>
        <w:div w:id="1637178893">
          <w:marLeft w:val="640"/>
          <w:marRight w:val="0"/>
          <w:marTop w:val="0"/>
          <w:marBottom w:val="0"/>
          <w:divBdr>
            <w:top w:val="none" w:sz="0" w:space="0" w:color="auto"/>
            <w:left w:val="none" w:sz="0" w:space="0" w:color="auto"/>
            <w:bottom w:val="none" w:sz="0" w:space="0" w:color="auto"/>
            <w:right w:val="none" w:sz="0" w:space="0" w:color="auto"/>
          </w:divBdr>
        </w:div>
        <w:div w:id="1644700968">
          <w:marLeft w:val="640"/>
          <w:marRight w:val="0"/>
          <w:marTop w:val="0"/>
          <w:marBottom w:val="0"/>
          <w:divBdr>
            <w:top w:val="none" w:sz="0" w:space="0" w:color="auto"/>
            <w:left w:val="none" w:sz="0" w:space="0" w:color="auto"/>
            <w:bottom w:val="none" w:sz="0" w:space="0" w:color="auto"/>
            <w:right w:val="none" w:sz="0" w:space="0" w:color="auto"/>
          </w:divBdr>
        </w:div>
        <w:div w:id="1653563080">
          <w:marLeft w:val="640"/>
          <w:marRight w:val="0"/>
          <w:marTop w:val="0"/>
          <w:marBottom w:val="0"/>
          <w:divBdr>
            <w:top w:val="none" w:sz="0" w:space="0" w:color="auto"/>
            <w:left w:val="none" w:sz="0" w:space="0" w:color="auto"/>
            <w:bottom w:val="none" w:sz="0" w:space="0" w:color="auto"/>
            <w:right w:val="none" w:sz="0" w:space="0" w:color="auto"/>
          </w:divBdr>
        </w:div>
        <w:div w:id="1656646084">
          <w:marLeft w:val="640"/>
          <w:marRight w:val="0"/>
          <w:marTop w:val="0"/>
          <w:marBottom w:val="0"/>
          <w:divBdr>
            <w:top w:val="none" w:sz="0" w:space="0" w:color="auto"/>
            <w:left w:val="none" w:sz="0" w:space="0" w:color="auto"/>
            <w:bottom w:val="none" w:sz="0" w:space="0" w:color="auto"/>
            <w:right w:val="none" w:sz="0" w:space="0" w:color="auto"/>
          </w:divBdr>
        </w:div>
        <w:div w:id="1659460648">
          <w:marLeft w:val="640"/>
          <w:marRight w:val="0"/>
          <w:marTop w:val="0"/>
          <w:marBottom w:val="0"/>
          <w:divBdr>
            <w:top w:val="none" w:sz="0" w:space="0" w:color="auto"/>
            <w:left w:val="none" w:sz="0" w:space="0" w:color="auto"/>
            <w:bottom w:val="none" w:sz="0" w:space="0" w:color="auto"/>
            <w:right w:val="none" w:sz="0" w:space="0" w:color="auto"/>
          </w:divBdr>
        </w:div>
        <w:div w:id="1690527902">
          <w:marLeft w:val="640"/>
          <w:marRight w:val="0"/>
          <w:marTop w:val="0"/>
          <w:marBottom w:val="0"/>
          <w:divBdr>
            <w:top w:val="none" w:sz="0" w:space="0" w:color="auto"/>
            <w:left w:val="none" w:sz="0" w:space="0" w:color="auto"/>
            <w:bottom w:val="none" w:sz="0" w:space="0" w:color="auto"/>
            <w:right w:val="none" w:sz="0" w:space="0" w:color="auto"/>
          </w:divBdr>
        </w:div>
        <w:div w:id="1708220692">
          <w:marLeft w:val="640"/>
          <w:marRight w:val="0"/>
          <w:marTop w:val="0"/>
          <w:marBottom w:val="0"/>
          <w:divBdr>
            <w:top w:val="none" w:sz="0" w:space="0" w:color="auto"/>
            <w:left w:val="none" w:sz="0" w:space="0" w:color="auto"/>
            <w:bottom w:val="none" w:sz="0" w:space="0" w:color="auto"/>
            <w:right w:val="none" w:sz="0" w:space="0" w:color="auto"/>
          </w:divBdr>
        </w:div>
        <w:div w:id="1720786617">
          <w:marLeft w:val="640"/>
          <w:marRight w:val="0"/>
          <w:marTop w:val="0"/>
          <w:marBottom w:val="0"/>
          <w:divBdr>
            <w:top w:val="none" w:sz="0" w:space="0" w:color="auto"/>
            <w:left w:val="none" w:sz="0" w:space="0" w:color="auto"/>
            <w:bottom w:val="none" w:sz="0" w:space="0" w:color="auto"/>
            <w:right w:val="none" w:sz="0" w:space="0" w:color="auto"/>
          </w:divBdr>
        </w:div>
        <w:div w:id="1744065387">
          <w:marLeft w:val="640"/>
          <w:marRight w:val="0"/>
          <w:marTop w:val="0"/>
          <w:marBottom w:val="0"/>
          <w:divBdr>
            <w:top w:val="none" w:sz="0" w:space="0" w:color="auto"/>
            <w:left w:val="none" w:sz="0" w:space="0" w:color="auto"/>
            <w:bottom w:val="none" w:sz="0" w:space="0" w:color="auto"/>
            <w:right w:val="none" w:sz="0" w:space="0" w:color="auto"/>
          </w:divBdr>
        </w:div>
        <w:div w:id="1767923351">
          <w:marLeft w:val="640"/>
          <w:marRight w:val="0"/>
          <w:marTop w:val="0"/>
          <w:marBottom w:val="0"/>
          <w:divBdr>
            <w:top w:val="none" w:sz="0" w:space="0" w:color="auto"/>
            <w:left w:val="none" w:sz="0" w:space="0" w:color="auto"/>
            <w:bottom w:val="none" w:sz="0" w:space="0" w:color="auto"/>
            <w:right w:val="none" w:sz="0" w:space="0" w:color="auto"/>
          </w:divBdr>
        </w:div>
        <w:div w:id="1776364241">
          <w:marLeft w:val="640"/>
          <w:marRight w:val="0"/>
          <w:marTop w:val="0"/>
          <w:marBottom w:val="0"/>
          <w:divBdr>
            <w:top w:val="none" w:sz="0" w:space="0" w:color="auto"/>
            <w:left w:val="none" w:sz="0" w:space="0" w:color="auto"/>
            <w:bottom w:val="none" w:sz="0" w:space="0" w:color="auto"/>
            <w:right w:val="none" w:sz="0" w:space="0" w:color="auto"/>
          </w:divBdr>
        </w:div>
        <w:div w:id="1793088042">
          <w:marLeft w:val="640"/>
          <w:marRight w:val="0"/>
          <w:marTop w:val="0"/>
          <w:marBottom w:val="0"/>
          <w:divBdr>
            <w:top w:val="none" w:sz="0" w:space="0" w:color="auto"/>
            <w:left w:val="none" w:sz="0" w:space="0" w:color="auto"/>
            <w:bottom w:val="none" w:sz="0" w:space="0" w:color="auto"/>
            <w:right w:val="none" w:sz="0" w:space="0" w:color="auto"/>
          </w:divBdr>
        </w:div>
        <w:div w:id="1845364268">
          <w:marLeft w:val="640"/>
          <w:marRight w:val="0"/>
          <w:marTop w:val="0"/>
          <w:marBottom w:val="0"/>
          <w:divBdr>
            <w:top w:val="none" w:sz="0" w:space="0" w:color="auto"/>
            <w:left w:val="none" w:sz="0" w:space="0" w:color="auto"/>
            <w:bottom w:val="none" w:sz="0" w:space="0" w:color="auto"/>
            <w:right w:val="none" w:sz="0" w:space="0" w:color="auto"/>
          </w:divBdr>
        </w:div>
        <w:div w:id="1855224227">
          <w:marLeft w:val="640"/>
          <w:marRight w:val="0"/>
          <w:marTop w:val="0"/>
          <w:marBottom w:val="0"/>
          <w:divBdr>
            <w:top w:val="none" w:sz="0" w:space="0" w:color="auto"/>
            <w:left w:val="none" w:sz="0" w:space="0" w:color="auto"/>
            <w:bottom w:val="none" w:sz="0" w:space="0" w:color="auto"/>
            <w:right w:val="none" w:sz="0" w:space="0" w:color="auto"/>
          </w:divBdr>
        </w:div>
        <w:div w:id="1877426057">
          <w:marLeft w:val="640"/>
          <w:marRight w:val="0"/>
          <w:marTop w:val="0"/>
          <w:marBottom w:val="0"/>
          <w:divBdr>
            <w:top w:val="none" w:sz="0" w:space="0" w:color="auto"/>
            <w:left w:val="none" w:sz="0" w:space="0" w:color="auto"/>
            <w:bottom w:val="none" w:sz="0" w:space="0" w:color="auto"/>
            <w:right w:val="none" w:sz="0" w:space="0" w:color="auto"/>
          </w:divBdr>
        </w:div>
        <w:div w:id="1883397547">
          <w:marLeft w:val="640"/>
          <w:marRight w:val="0"/>
          <w:marTop w:val="0"/>
          <w:marBottom w:val="0"/>
          <w:divBdr>
            <w:top w:val="none" w:sz="0" w:space="0" w:color="auto"/>
            <w:left w:val="none" w:sz="0" w:space="0" w:color="auto"/>
            <w:bottom w:val="none" w:sz="0" w:space="0" w:color="auto"/>
            <w:right w:val="none" w:sz="0" w:space="0" w:color="auto"/>
          </w:divBdr>
        </w:div>
        <w:div w:id="1887907536">
          <w:marLeft w:val="640"/>
          <w:marRight w:val="0"/>
          <w:marTop w:val="0"/>
          <w:marBottom w:val="0"/>
          <w:divBdr>
            <w:top w:val="none" w:sz="0" w:space="0" w:color="auto"/>
            <w:left w:val="none" w:sz="0" w:space="0" w:color="auto"/>
            <w:bottom w:val="none" w:sz="0" w:space="0" w:color="auto"/>
            <w:right w:val="none" w:sz="0" w:space="0" w:color="auto"/>
          </w:divBdr>
        </w:div>
        <w:div w:id="1893957251">
          <w:marLeft w:val="640"/>
          <w:marRight w:val="0"/>
          <w:marTop w:val="0"/>
          <w:marBottom w:val="0"/>
          <w:divBdr>
            <w:top w:val="none" w:sz="0" w:space="0" w:color="auto"/>
            <w:left w:val="none" w:sz="0" w:space="0" w:color="auto"/>
            <w:bottom w:val="none" w:sz="0" w:space="0" w:color="auto"/>
            <w:right w:val="none" w:sz="0" w:space="0" w:color="auto"/>
          </w:divBdr>
        </w:div>
        <w:div w:id="1895315359">
          <w:marLeft w:val="640"/>
          <w:marRight w:val="0"/>
          <w:marTop w:val="0"/>
          <w:marBottom w:val="0"/>
          <w:divBdr>
            <w:top w:val="none" w:sz="0" w:space="0" w:color="auto"/>
            <w:left w:val="none" w:sz="0" w:space="0" w:color="auto"/>
            <w:bottom w:val="none" w:sz="0" w:space="0" w:color="auto"/>
            <w:right w:val="none" w:sz="0" w:space="0" w:color="auto"/>
          </w:divBdr>
        </w:div>
        <w:div w:id="1931237713">
          <w:marLeft w:val="640"/>
          <w:marRight w:val="0"/>
          <w:marTop w:val="0"/>
          <w:marBottom w:val="0"/>
          <w:divBdr>
            <w:top w:val="none" w:sz="0" w:space="0" w:color="auto"/>
            <w:left w:val="none" w:sz="0" w:space="0" w:color="auto"/>
            <w:bottom w:val="none" w:sz="0" w:space="0" w:color="auto"/>
            <w:right w:val="none" w:sz="0" w:space="0" w:color="auto"/>
          </w:divBdr>
        </w:div>
        <w:div w:id="1933972172">
          <w:marLeft w:val="640"/>
          <w:marRight w:val="0"/>
          <w:marTop w:val="0"/>
          <w:marBottom w:val="0"/>
          <w:divBdr>
            <w:top w:val="none" w:sz="0" w:space="0" w:color="auto"/>
            <w:left w:val="none" w:sz="0" w:space="0" w:color="auto"/>
            <w:bottom w:val="none" w:sz="0" w:space="0" w:color="auto"/>
            <w:right w:val="none" w:sz="0" w:space="0" w:color="auto"/>
          </w:divBdr>
        </w:div>
        <w:div w:id="1941335959">
          <w:marLeft w:val="640"/>
          <w:marRight w:val="0"/>
          <w:marTop w:val="0"/>
          <w:marBottom w:val="0"/>
          <w:divBdr>
            <w:top w:val="none" w:sz="0" w:space="0" w:color="auto"/>
            <w:left w:val="none" w:sz="0" w:space="0" w:color="auto"/>
            <w:bottom w:val="none" w:sz="0" w:space="0" w:color="auto"/>
            <w:right w:val="none" w:sz="0" w:space="0" w:color="auto"/>
          </w:divBdr>
        </w:div>
        <w:div w:id="1941378205">
          <w:marLeft w:val="640"/>
          <w:marRight w:val="0"/>
          <w:marTop w:val="0"/>
          <w:marBottom w:val="0"/>
          <w:divBdr>
            <w:top w:val="none" w:sz="0" w:space="0" w:color="auto"/>
            <w:left w:val="none" w:sz="0" w:space="0" w:color="auto"/>
            <w:bottom w:val="none" w:sz="0" w:space="0" w:color="auto"/>
            <w:right w:val="none" w:sz="0" w:space="0" w:color="auto"/>
          </w:divBdr>
        </w:div>
        <w:div w:id="1950698510">
          <w:marLeft w:val="640"/>
          <w:marRight w:val="0"/>
          <w:marTop w:val="0"/>
          <w:marBottom w:val="0"/>
          <w:divBdr>
            <w:top w:val="none" w:sz="0" w:space="0" w:color="auto"/>
            <w:left w:val="none" w:sz="0" w:space="0" w:color="auto"/>
            <w:bottom w:val="none" w:sz="0" w:space="0" w:color="auto"/>
            <w:right w:val="none" w:sz="0" w:space="0" w:color="auto"/>
          </w:divBdr>
        </w:div>
        <w:div w:id="1976175963">
          <w:marLeft w:val="640"/>
          <w:marRight w:val="0"/>
          <w:marTop w:val="0"/>
          <w:marBottom w:val="0"/>
          <w:divBdr>
            <w:top w:val="none" w:sz="0" w:space="0" w:color="auto"/>
            <w:left w:val="none" w:sz="0" w:space="0" w:color="auto"/>
            <w:bottom w:val="none" w:sz="0" w:space="0" w:color="auto"/>
            <w:right w:val="none" w:sz="0" w:space="0" w:color="auto"/>
          </w:divBdr>
        </w:div>
        <w:div w:id="1996521357">
          <w:marLeft w:val="640"/>
          <w:marRight w:val="0"/>
          <w:marTop w:val="0"/>
          <w:marBottom w:val="0"/>
          <w:divBdr>
            <w:top w:val="none" w:sz="0" w:space="0" w:color="auto"/>
            <w:left w:val="none" w:sz="0" w:space="0" w:color="auto"/>
            <w:bottom w:val="none" w:sz="0" w:space="0" w:color="auto"/>
            <w:right w:val="none" w:sz="0" w:space="0" w:color="auto"/>
          </w:divBdr>
        </w:div>
        <w:div w:id="2050646666">
          <w:marLeft w:val="640"/>
          <w:marRight w:val="0"/>
          <w:marTop w:val="0"/>
          <w:marBottom w:val="0"/>
          <w:divBdr>
            <w:top w:val="none" w:sz="0" w:space="0" w:color="auto"/>
            <w:left w:val="none" w:sz="0" w:space="0" w:color="auto"/>
            <w:bottom w:val="none" w:sz="0" w:space="0" w:color="auto"/>
            <w:right w:val="none" w:sz="0" w:space="0" w:color="auto"/>
          </w:divBdr>
        </w:div>
        <w:div w:id="2069255095">
          <w:marLeft w:val="640"/>
          <w:marRight w:val="0"/>
          <w:marTop w:val="0"/>
          <w:marBottom w:val="0"/>
          <w:divBdr>
            <w:top w:val="none" w:sz="0" w:space="0" w:color="auto"/>
            <w:left w:val="none" w:sz="0" w:space="0" w:color="auto"/>
            <w:bottom w:val="none" w:sz="0" w:space="0" w:color="auto"/>
            <w:right w:val="none" w:sz="0" w:space="0" w:color="auto"/>
          </w:divBdr>
        </w:div>
        <w:div w:id="2110347384">
          <w:marLeft w:val="640"/>
          <w:marRight w:val="0"/>
          <w:marTop w:val="0"/>
          <w:marBottom w:val="0"/>
          <w:divBdr>
            <w:top w:val="none" w:sz="0" w:space="0" w:color="auto"/>
            <w:left w:val="none" w:sz="0" w:space="0" w:color="auto"/>
            <w:bottom w:val="none" w:sz="0" w:space="0" w:color="auto"/>
            <w:right w:val="none" w:sz="0" w:space="0" w:color="auto"/>
          </w:divBdr>
        </w:div>
        <w:div w:id="2116292789">
          <w:marLeft w:val="640"/>
          <w:marRight w:val="0"/>
          <w:marTop w:val="0"/>
          <w:marBottom w:val="0"/>
          <w:divBdr>
            <w:top w:val="none" w:sz="0" w:space="0" w:color="auto"/>
            <w:left w:val="none" w:sz="0" w:space="0" w:color="auto"/>
            <w:bottom w:val="none" w:sz="0" w:space="0" w:color="auto"/>
            <w:right w:val="none" w:sz="0" w:space="0" w:color="auto"/>
          </w:divBdr>
        </w:div>
      </w:divsChild>
    </w:div>
    <w:div w:id="902181850">
      <w:bodyDiv w:val="1"/>
      <w:marLeft w:val="0"/>
      <w:marRight w:val="0"/>
      <w:marTop w:val="0"/>
      <w:marBottom w:val="0"/>
      <w:divBdr>
        <w:top w:val="none" w:sz="0" w:space="0" w:color="auto"/>
        <w:left w:val="none" w:sz="0" w:space="0" w:color="auto"/>
        <w:bottom w:val="none" w:sz="0" w:space="0" w:color="auto"/>
        <w:right w:val="none" w:sz="0" w:space="0" w:color="auto"/>
      </w:divBdr>
      <w:divsChild>
        <w:div w:id="16351092">
          <w:marLeft w:val="640"/>
          <w:marRight w:val="0"/>
          <w:marTop w:val="0"/>
          <w:marBottom w:val="0"/>
          <w:divBdr>
            <w:top w:val="none" w:sz="0" w:space="0" w:color="auto"/>
            <w:left w:val="none" w:sz="0" w:space="0" w:color="auto"/>
            <w:bottom w:val="none" w:sz="0" w:space="0" w:color="auto"/>
            <w:right w:val="none" w:sz="0" w:space="0" w:color="auto"/>
          </w:divBdr>
        </w:div>
        <w:div w:id="28535281">
          <w:marLeft w:val="640"/>
          <w:marRight w:val="0"/>
          <w:marTop w:val="0"/>
          <w:marBottom w:val="0"/>
          <w:divBdr>
            <w:top w:val="none" w:sz="0" w:space="0" w:color="auto"/>
            <w:left w:val="none" w:sz="0" w:space="0" w:color="auto"/>
            <w:bottom w:val="none" w:sz="0" w:space="0" w:color="auto"/>
            <w:right w:val="none" w:sz="0" w:space="0" w:color="auto"/>
          </w:divBdr>
        </w:div>
        <w:div w:id="71701486">
          <w:marLeft w:val="640"/>
          <w:marRight w:val="0"/>
          <w:marTop w:val="0"/>
          <w:marBottom w:val="0"/>
          <w:divBdr>
            <w:top w:val="none" w:sz="0" w:space="0" w:color="auto"/>
            <w:left w:val="none" w:sz="0" w:space="0" w:color="auto"/>
            <w:bottom w:val="none" w:sz="0" w:space="0" w:color="auto"/>
            <w:right w:val="none" w:sz="0" w:space="0" w:color="auto"/>
          </w:divBdr>
        </w:div>
        <w:div w:id="108748322">
          <w:marLeft w:val="640"/>
          <w:marRight w:val="0"/>
          <w:marTop w:val="0"/>
          <w:marBottom w:val="0"/>
          <w:divBdr>
            <w:top w:val="none" w:sz="0" w:space="0" w:color="auto"/>
            <w:left w:val="none" w:sz="0" w:space="0" w:color="auto"/>
            <w:bottom w:val="none" w:sz="0" w:space="0" w:color="auto"/>
            <w:right w:val="none" w:sz="0" w:space="0" w:color="auto"/>
          </w:divBdr>
        </w:div>
        <w:div w:id="118110448">
          <w:marLeft w:val="640"/>
          <w:marRight w:val="0"/>
          <w:marTop w:val="0"/>
          <w:marBottom w:val="0"/>
          <w:divBdr>
            <w:top w:val="none" w:sz="0" w:space="0" w:color="auto"/>
            <w:left w:val="none" w:sz="0" w:space="0" w:color="auto"/>
            <w:bottom w:val="none" w:sz="0" w:space="0" w:color="auto"/>
            <w:right w:val="none" w:sz="0" w:space="0" w:color="auto"/>
          </w:divBdr>
        </w:div>
        <w:div w:id="129905846">
          <w:marLeft w:val="640"/>
          <w:marRight w:val="0"/>
          <w:marTop w:val="0"/>
          <w:marBottom w:val="0"/>
          <w:divBdr>
            <w:top w:val="none" w:sz="0" w:space="0" w:color="auto"/>
            <w:left w:val="none" w:sz="0" w:space="0" w:color="auto"/>
            <w:bottom w:val="none" w:sz="0" w:space="0" w:color="auto"/>
            <w:right w:val="none" w:sz="0" w:space="0" w:color="auto"/>
          </w:divBdr>
        </w:div>
        <w:div w:id="133639506">
          <w:marLeft w:val="640"/>
          <w:marRight w:val="0"/>
          <w:marTop w:val="0"/>
          <w:marBottom w:val="0"/>
          <w:divBdr>
            <w:top w:val="none" w:sz="0" w:space="0" w:color="auto"/>
            <w:left w:val="none" w:sz="0" w:space="0" w:color="auto"/>
            <w:bottom w:val="none" w:sz="0" w:space="0" w:color="auto"/>
            <w:right w:val="none" w:sz="0" w:space="0" w:color="auto"/>
          </w:divBdr>
        </w:div>
        <w:div w:id="290940301">
          <w:marLeft w:val="640"/>
          <w:marRight w:val="0"/>
          <w:marTop w:val="0"/>
          <w:marBottom w:val="0"/>
          <w:divBdr>
            <w:top w:val="none" w:sz="0" w:space="0" w:color="auto"/>
            <w:left w:val="none" w:sz="0" w:space="0" w:color="auto"/>
            <w:bottom w:val="none" w:sz="0" w:space="0" w:color="auto"/>
            <w:right w:val="none" w:sz="0" w:space="0" w:color="auto"/>
          </w:divBdr>
        </w:div>
        <w:div w:id="295452177">
          <w:marLeft w:val="640"/>
          <w:marRight w:val="0"/>
          <w:marTop w:val="0"/>
          <w:marBottom w:val="0"/>
          <w:divBdr>
            <w:top w:val="none" w:sz="0" w:space="0" w:color="auto"/>
            <w:left w:val="none" w:sz="0" w:space="0" w:color="auto"/>
            <w:bottom w:val="none" w:sz="0" w:space="0" w:color="auto"/>
            <w:right w:val="none" w:sz="0" w:space="0" w:color="auto"/>
          </w:divBdr>
        </w:div>
        <w:div w:id="306209522">
          <w:marLeft w:val="640"/>
          <w:marRight w:val="0"/>
          <w:marTop w:val="0"/>
          <w:marBottom w:val="0"/>
          <w:divBdr>
            <w:top w:val="none" w:sz="0" w:space="0" w:color="auto"/>
            <w:left w:val="none" w:sz="0" w:space="0" w:color="auto"/>
            <w:bottom w:val="none" w:sz="0" w:space="0" w:color="auto"/>
            <w:right w:val="none" w:sz="0" w:space="0" w:color="auto"/>
          </w:divBdr>
        </w:div>
        <w:div w:id="372509258">
          <w:marLeft w:val="640"/>
          <w:marRight w:val="0"/>
          <w:marTop w:val="0"/>
          <w:marBottom w:val="0"/>
          <w:divBdr>
            <w:top w:val="none" w:sz="0" w:space="0" w:color="auto"/>
            <w:left w:val="none" w:sz="0" w:space="0" w:color="auto"/>
            <w:bottom w:val="none" w:sz="0" w:space="0" w:color="auto"/>
            <w:right w:val="none" w:sz="0" w:space="0" w:color="auto"/>
          </w:divBdr>
        </w:div>
        <w:div w:id="448284356">
          <w:marLeft w:val="640"/>
          <w:marRight w:val="0"/>
          <w:marTop w:val="0"/>
          <w:marBottom w:val="0"/>
          <w:divBdr>
            <w:top w:val="none" w:sz="0" w:space="0" w:color="auto"/>
            <w:left w:val="none" w:sz="0" w:space="0" w:color="auto"/>
            <w:bottom w:val="none" w:sz="0" w:space="0" w:color="auto"/>
            <w:right w:val="none" w:sz="0" w:space="0" w:color="auto"/>
          </w:divBdr>
        </w:div>
        <w:div w:id="461967980">
          <w:marLeft w:val="640"/>
          <w:marRight w:val="0"/>
          <w:marTop w:val="0"/>
          <w:marBottom w:val="0"/>
          <w:divBdr>
            <w:top w:val="none" w:sz="0" w:space="0" w:color="auto"/>
            <w:left w:val="none" w:sz="0" w:space="0" w:color="auto"/>
            <w:bottom w:val="none" w:sz="0" w:space="0" w:color="auto"/>
            <w:right w:val="none" w:sz="0" w:space="0" w:color="auto"/>
          </w:divBdr>
        </w:div>
        <w:div w:id="477916860">
          <w:marLeft w:val="640"/>
          <w:marRight w:val="0"/>
          <w:marTop w:val="0"/>
          <w:marBottom w:val="0"/>
          <w:divBdr>
            <w:top w:val="none" w:sz="0" w:space="0" w:color="auto"/>
            <w:left w:val="none" w:sz="0" w:space="0" w:color="auto"/>
            <w:bottom w:val="none" w:sz="0" w:space="0" w:color="auto"/>
            <w:right w:val="none" w:sz="0" w:space="0" w:color="auto"/>
          </w:divBdr>
        </w:div>
        <w:div w:id="497964955">
          <w:marLeft w:val="640"/>
          <w:marRight w:val="0"/>
          <w:marTop w:val="0"/>
          <w:marBottom w:val="0"/>
          <w:divBdr>
            <w:top w:val="none" w:sz="0" w:space="0" w:color="auto"/>
            <w:left w:val="none" w:sz="0" w:space="0" w:color="auto"/>
            <w:bottom w:val="none" w:sz="0" w:space="0" w:color="auto"/>
            <w:right w:val="none" w:sz="0" w:space="0" w:color="auto"/>
          </w:divBdr>
        </w:div>
        <w:div w:id="500437058">
          <w:marLeft w:val="640"/>
          <w:marRight w:val="0"/>
          <w:marTop w:val="0"/>
          <w:marBottom w:val="0"/>
          <w:divBdr>
            <w:top w:val="none" w:sz="0" w:space="0" w:color="auto"/>
            <w:left w:val="none" w:sz="0" w:space="0" w:color="auto"/>
            <w:bottom w:val="none" w:sz="0" w:space="0" w:color="auto"/>
            <w:right w:val="none" w:sz="0" w:space="0" w:color="auto"/>
          </w:divBdr>
        </w:div>
        <w:div w:id="514465479">
          <w:marLeft w:val="640"/>
          <w:marRight w:val="0"/>
          <w:marTop w:val="0"/>
          <w:marBottom w:val="0"/>
          <w:divBdr>
            <w:top w:val="none" w:sz="0" w:space="0" w:color="auto"/>
            <w:left w:val="none" w:sz="0" w:space="0" w:color="auto"/>
            <w:bottom w:val="none" w:sz="0" w:space="0" w:color="auto"/>
            <w:right w:val="none" w:sz="0" w:space="0" w:color="auto"/>
          </w:divBdr>
        </w:div>
        <w:div w:id="591544750">
          <w:marLeft w:val="640"/>
          <w:marRight w:val="0"/>
          <w:marTop w:val="0"/>
          <w:marBottom w:val="0"/>
          <w:divBdr>
            <w:top w:val="none" w:sz="0" w:space="0" w:color="auto"/>
            <w:left w:val="none" w:sz="0" w:space="0" w:color="auto"/>
            <w:bottom w:val="none" w:sz="0" w:space="0" w:color="auto"/>
            <w:right w:val="none" w:sz="0" w:space="0" w:color="auto"/>
          </w:divBdr>
        </w:div>
        <w:div w:id="607398520">
          <w:marLeft w:val="640"/>
          <w:marRight w:val="0"/>
          <w:marTop w:val="0"/>
          <w:marBottom w:val="0"/>
          <w:divBdr>
            <w:top w:val="none" w:sz="0" w:space="0" w:color="auto"/>
            <w:left w:val="none" w:sz="0" w:space="0" w:color="auto"/>
            <w:bottom w:val="none" w:sz="0" w:space="0" w:color="auto"/>
            <w:right w:val="none" w:sz="0" w:space="0" w:color="auto"/>
          </w:divBdr>
        </w:div>
        <w:div w:id="637612914">
          <w:marLeft w:val="640"/>
          <w:marRight w:val="0"/>
          <w:marTop w:val="0"/>
          <w:marBottom w:val="0"/>
          <w:divBdr>
            <w:top w:val="none" w:sz="0" w:space="0" w:color="auto"/>
            <w:left w:val="none" w:sz="0" w:space="0" w:color="auto"/>
            <w:bottom w:val="none" w:sz="0" w:space="0" w:color="auto"/>
            <w:right w:val="none" w:sz="0" w:space="0" w:color="auto"/>
          </w:divBdr>
        </w:div>
        <w:div w:id="752702246">
          <w:marLeft w:val="640"/>
          <w:marRight w:val="0"/>
          <w:marTop w:val="0"/>
          <w:marBottom w:val="0"/>
          <w:divBdr>
            <w:top w:val="none" w:sz="0" w:space="0" w:color="auto"/>
            <w:left w:val="none" w:sz="0" w:space="0" w:color="auto"/>
            <w:bottom w:val="none" w:sz="0" w:space="0" w:color="auto"/>
            <w:right w:val="none" w:sz="0" w:space="0" w:color="auto"/>
          </w:divBdr>
        </w:div>
        <w:div w:id="755594080">
          <w:marLeft w:val="640"/>
          <w:marRight w:val="0"/>
          <w:marTop w:val="0"/>
          <w:marBottom w:val="0"/>
          <w:divBdr>
            <w:top w:val="none" w:sz="0" w:space="0" w:color="auto"/>
            <w:left w:val="none" w:sz="0" w:space="0" w:color="auto"/>
            <w:bottom w:val="none" w:sz="0" w:space="0" w:color="auto"/>
            <w:right w:val="none" w:sz="0" w:space="0" w:color="auto"/>
          </w:divBdr>
        </w:div>
        <w:div w:id="773474124">
          <w:marLeft w:val="640"/>
          <w:marRight w:val="0"/>
          <w:marTop w:val="0"/>
          <w:marBottom w:val="0"/>
          <w:divBdr>
            <w:top w:val="none" w:sz="0" w:space="0" w:color="auto"/>
            <w:left w:val="none" w:sz="0" w:space="0" w:color="auto"/>
            <w:bottom w:val="none" w:sz="0" w:space="0" w:color="auto"/>
            <w:right w:val="none" w:sz="0" w:space="0" w:color="auto"/>
          </w:divBdr>
        </w:div>
        <w:div w:id="796024878">
          <w:marLeft w:val="640"/>
          <w:marRight w:val="0"/>
          <w:marTop w:val="0"/>
          <w:marBottom w:val="0"/>
          <w:divBdr>
            <w:top w:val="none" w:sz="0" w:space="0" w:color="auto"/>
            <w:left w:val="none" w:sz="0" w:space="0" w:color="auto"/>
            <w:bottom w:val="none" w:sz="0" w:space="0" w:color="auto"/>
            <w:right w:val="none" w:sz="0" w:space="0" w:color="auto"/>
          </w:divBdr>
        </w:div>
        <w:div w:id="861164597">
          <w:marLeft w:val="640"/>
          <w:marRight w:val="0"/>
          <w:marTop w:val="0"/>
          <w:marBottom w:val="0"/>
          <w:divBdr>
            <w:top w:val="none" w:sz="0" w:space="0" w:color="auto"/>
            <w:left w:val="none" w:sz="0" w:space="0" w:color="auto"/>
            <w:bottom w:val="none" w:sz="0" w:space="0" w:color="auto"/>
            <w:right w:val="none" w:sz="0" w:space="0" w:color="auto"/>
          </w:divBdr>
        </w:div>
        <w:div w:id="881600449">
          <w:marLeft w:val="640"/>
          <w:marRight w:val="0"/>
          <w:marTop w:val="0"/>
          <w:marBottom w:val="0"/>
          <w:divBdr>
            <w:top w:val="none" w:sz="0" w:space="0" w:color="auto"/>
            <w:left w:val="none" w:sz="0" w:space="0" w:color="auto"/>
            <w:bottom w:val="none" w:sz="0" w:space="0" w:color="auto"/>
            <w:right w:val="none" w:sz="0" w:space="0" w:color="auto"/>
          </w:divBdr>
        </w:div>
        <w:div w:id="914123440">
          <w:marLeft w:val="640"/>
          <w:marRight w:val="0"/>
          <w:marTop w:val="0"/>
          <w:marBottom w:val="0"/>
          <w:divBdr>
            <w:top w:val="none" w:sz="0" w:space="0" w:color="auto"/>
            <w:left w:val="none" w:sz="0" w:space="0" w:color="auto"/>
            <w:bottom w:val="none" w:sz="0" w:space="0" w:color="auto"/>
            <w:right w:val="none" w:sz="0" w:space="0" w:color="auto"/>
          </w:divBdr>
        </w:div>
        <w:div w:id="960841304">
          <w:marLeft w:val="640"/>
          <w:marRight w:val="0"/>
          <w:marTop w:val="0"/>
          <w:marBottom w:val="0"/>
          <w:divBdr>
            <w:top w:val="none" w:sz="0" w:space="0" w:color="auto"/>
            <w:left w:val="none" w:sz="0" w:space="0" w:color="auto"/>
            <w:bottom w:val="none" w:sz="0" w:space="0" w:color="auto"/>
            <w:right w:val="none" w:sz="0" w:space="0" w:color="auto"/>
          </w:divBdr>
        </w:div>
        <w:div w:id="969825799">
          <w:marLeft w:val="640"/>
          <w:marRight w:val="0"/>
          <w:marTop w:val="0"/>
          <w:marBottom w:val="0"/>
          <w:divBdr>
            <w:top w:val="none" w:sz="0" w:space="0" w:color="auto"/>
            <w:left w:val="none" w:sz="0" w:space="0" w:color="auto"/>
            <w:bottom w:val="none" w:sz="0" w:space="0" w:color="auto"/>
            <w:right w:val="none" w:sz="0" w:space="0" w:color="auto"/>
          </w:divBdr>
        </w:div>
        <w:div w:id="971330112">
          <w:marLeft w:val="640"/>
          <w:marRight w:val="0"/>
          <w:marTop w:val="0"/>
          <w:marBottom w:val="0"/>
          <w:divBdr>
            <w:top w:val="none" w:sz="0" w:space="0" w:color="auto"/>
            <w:left w:val="none" w:sz="0" w:space="0" w:color="auto"/>
            <w:bottom w:val="none" w:sz="0" w:space="0" w:color="auto"/>
            <w:right w:val="none" w:sz="0" w:space="0" w:color="auto"/>
          </w:divBdr>
        </w:div>
        <w:div w:id="978456659">
          <w:marLeft w:val="640"/>
          <w:marRight w:val="0"/>
          <w:marTop w:val="0"/>
          <w:marBottom w:val="0"/>
          <w:divBdr>
            <w:top w:val="none" w:sz="0" w:space="0" w:color="auto"/>
            <w:left w:val="none" w:sz="0" w:space="0" w:color="auto"/>
            <w:bottom w:val="none" w:sz="0" w:space="0" w:color="auto"/>
            <w:right w:val="none" w:sz="0" w:space="0" w:color="auto"/>
          </w:divBdr>
        </w:div>
        <w:div w:id="988023186">
          <w:marLeft w:val="640"/>
          <w:marRight w:val="0"/>
          <w:marTop w:val="0"/>
          <w:marBottom w:val="0"/>
          <w:divBdr>
            <w:top w:val="none" w:sz="0" w:space="0" w:color="auto"/>
            <w:left w:val="none" w:sz="0" w:space="0" w:color="auto"/>
            <w:bottom w:val="none" w:sz="0" w:space="0" w:color="auto"/>
            <w:right w:val="none" w:sz="0" w:space="0" w:color="auto"/>
          </w:divBdr>
        </w:div>
        <w:div w:id="1004358893">
          <w:marLeft w:val="640"/>
          <w:marRight w:val="0"/>
          <w:marTop w:val="0"/>
          <w:marBottom w:val="0"/>
          <w:divBdr>
            <w:top w:val="none" w:sz="0" w:space="0" w:color="auto"/>
            <w:left w:val="none" w:sz="0" w:space="0" w:color="auto"/>
            <w:bottom w:val="none" w:sz="0" w:space="0" w:color="auto"/>
            <w:right w:val="none" w:sz="0" w:space="0" w:color="auto"/>
          </w:divBdr>
        </w:div>
        <w:div w:id="1007438205">
          <w:marLeft w:val="640"/>
          <w:marRight w:val="0"/>
          <w:marTop w:val="0"/>
          <w:marBottom w:val="0"/>
          <w:divBdr>
            <w:top w:val="none" w:sz="0" w:space="0" w:color="auto"/>
            <w:left w:val="none" w:sz="0" w:space="0" w:color="auto"/>
            <w:bottom w:val="none" w:sz="0" w:space="0" w:color="auto"/>
            <w:right w:val="none" w:sz="0" w:space="0" w:color="auto"/>
          </w:divBdr>
        </w:div>
        <w:div w:id="1053577404">
          <w:marLeft w:val="640"/>
          <w:marRight w:val="0"/>
          <w:marTop w:val="0"/>
          <w:marBottom w:val="0"/>
          <w:divBdr>
            <w:top w:val="none" w:sz="0" w:space="0" w:color="auto"/>
            <w:left w:val="none" w:sz="0" w:space="0" w:color="auto"/>
            <w:bottom w:val="none" w:sz="0" w:space="0" w:color="auto"/>
            <w:right w:val="none" w:sz="0" w:space="0" w:color="auto"/>
          </w:divBdr>
        </w:div>
        <w:div w:id="1053698641">
          <w:marLeft w:val="640"/>
          <w:marRight w:val="0"/>
          <w:marTop w:val="0"/>
          <w:marBottom w:val="0"/>
          <w:divBdr>
            <w:top w:val="none" w:sz="0" w:space="0" w:color="auto"/>
            <w:left w:val="none" w:sz="0" w:space="0" w:color="auto"/>
            <w:bottom w:val="none" w:sz="0" w:space="0" w:color="auto"/>
            <w:right w:val="none" w:sz="0" w:space="0" w:color="auto"/>
          </w:divBdr>
        </w:div>
        <w:div w:id="1073503781">
          <w:marLeft w:val="640"/>
          <w:marRight w:val="0"/>
          <w:marTop w:val="0"/>
          <w:marBottom w:val="0"/>
          <w:divBdr>
            <w:top w:val="none" w:sz="0" w:space="0" w:color="auto"/>
            <w:left w:val="none" w:sz="0" w:space="0" w:color="auto"/>
            <w:bottom w:val="none" w:sz="0" w:space="0" w:color="auto"/>
            <w:right w:val="none" w:sz="0" w:space="0" w:color="auto"/>
          </w:divBdr>
        </w:div>
        <w:div w:id="1083919831">
          <w:marLeft w:val="640"/>
          <w:marRight w:val="0"/>
          <w:marTop w:val="0"/>
          <w:marBottom w:val="0"/>
          <w:divBdr>
            <w:top w:val="none" w:sz="0" w:space="0" w:color="auto"/>
            <w:left w:val="none" w:sz="0" w:space="0" w:color="auto"/>
            <w:bottom w:val="none" w:sz="0" w:space="0" w:color="auto"/>
            <w:right w:val="none" w:sz="0" w:space="0" w:color="auto"/>
          </w:divBdr>
        </w:div>
        <w:div w:id="1088576473">
          <w:marLeft w:val="640"/>
          <w:marRight w:val="0"/>
          <w:marTop w:val="0"/>
          <w:marBottom w:val="0"/>
          <w:divBdr>
            <w:top w:val="none" w:sz="0" w:space="0" w:color="auto"/>
            <w:left w:val="none" w:sz="0" w:space="0" w:color="auto"/>
            <w:bottom w:val="none" w:sz="0" w:space="0" w:color="auto"/>
            <w:right w:val="none" w:sz="0" w:space="0" w:color="auto"/>
          </w:divBdr>
        </w:div>
        <w:div w:id="1090198254">
          <w:marLeft w:val="640"/>
          <w:marRight w:val="0"/>
          <w:marTop w:val="0"/>
          <w:marBottom w:val="0"/>
          <w:divBdr>
            <w:top w:val="none" w:sz="0" w:space="0" w:color="auto"/>
            <w:left w:val="none" w:sz="0" w:space="0" w:color="auto"/>
            <w:bottom w:val="none" w:sz="0" w:space="0" w:color="auto"/>
            <w:right w:val="none" w:sz="0" w:space="0" w:color="auto"/>
          </w:divBdr>
        </w:div>
        <w:div w:id="1099518892">
          <w:marLeft w:val="640"/>
          <w:marRight w:val="0"/>
          <w:marTop w:val="0"/>
          <w:marBottom w:val="0"/>
          <w:divBdr>
            <w:top w:val="none" w:sz="0" w:space="0" w:color="auto"/>
            <w:left w:val="none" w:sz="0" w:space="0" w:color="auto"/>
            <w:bottom w:val="none" w:sz="0" w:space="0" w:color="auto"/>
            <w:right w:val="none" w:sz="0" w:space="0" w:color="auto"/>
          </w:divBdr>
        </w:div>
        <w:div w:id="1127696904">
          <w:marLeft w:val="640"/>
          <w:marRight w:val="0"/>
          <w:marTop w:val="0"/>
          <w:marBottom w:val="0"/>
          <w:divBdr>
            <w:top w:val="none" w:sz="0" w:space="0" w:color="auto"/>
            <w:left w:val="none" w:sz="0" w:space="0" w:color="auto"/>
            <w:bottom w:val="none" w:sz="0" w:space="0" w:color="auto"/>
            <w:right w:val="none" w:sz="0" w:space="0" w:color="auto"/>
          </w:divBdr>
        </w:div>
        <w:div w:id="1173111699">
          <w:marLeft w:val="640"/>
          <w:marRight w:val="0"/>
          <w:marTop w:val="0"/>
          <w:marBottom w:val="0"/>
          <w:divBdr>
            <w:top w:val="none" w:sz="0" w:space="0" w:color="auto"/>
            <w:left w:val="none" w:sz="0" w:space="0" w:color="auto"/>
            <w:bottom w:val="none" w:sz="0" w:space="0" w:color="auto"/>
            <w:right w:val="none" w:sz="0" w:space="0" w:color="auto"/>
          </w:divBdr>
        </w:div>
        <w:div w:id="1195730016">
          <w:marLeft w:val="640"/>
          <w:marRight w:val="0"/>
          <w:marTop w:val="0"/>
          <w:marBottom w:val="0"/>
          <w:divBdr>
            <w:top w:val="none" w:sz="0" w:space="0" w:color="auto"/>
            <w:left w:val="none" w:sz="0" w:space="0" w:color="auto"/>
            <w:bottom w:val="none" w:sz="0" w:space="0" w:color="auto"/>
            <w:right w:val="none" w:sz="0" w:space="0" w:color="auto"/>
          </w:divBdr>
        </w:div>
        <w:div w:id="1211453966">
          <w:marLeft w:val="640"/>
          <w:marRight w:val="0"/>
          <w:marTop w:val="0"/>
          <w:marBottom w:val="0"/>
          <w:divBdr>
            <w:top w:val="none" w:sz="0" w:space="0" w:color="auto"/>
            <w:left w:val="none" w:sz="0" w:space="0" w:color="auto"/>
            <w:bottom w:val="none" w:sz="0" w:space="0" w:color="auto"/>
            <w:right w:val="none" w:sz="0" w:space="0" w:color="auto"/>
          </w:divBdr>
        </w:div>
        <w:div w:id="1222130815">
          <w:marLeft w:val="640"/>
          <w:marRight w:val="0"/>
          <w:marTop w:val="0"/>
          <w:marBottom w:val="0"/>
          <w:divBdr>
            <w:top w:val="none" w:sz="0" w:space="0" w:color="auto"/>
            <w:left w:val="none" w:sz="0" w:space="0" w:color="auto"/>
            <w:bottom w:val="none" w:sz="0" w:space="0" w:color="auto"/>
            <w:right w:val="none" w:sz="0" w:space="0" w:color="auto"/>
          </w:divBdr>
        </w:div>
        <w:div w:id="1239555770">
          <w:marLeft w:val="640"/>
          <w:marRight w:val="0"/>
          <w:marTop w:val="0"/>
          <w:marBottom w:val="0"/>
          <w:divBdr>
            <w:top w:val="none" w:sz="0" w:space="0" w:color="auto"/>
            <w:left w:val="none" w:sz="0" w:space="0" w:color="auto"/>
            <w:bottom w:val="none" w:sz="0" w:space="0" w:color="auto"/>
            <w:right w:val="none" w:sz="0" w:space="0" w:color="auto"/>
          </w:divBdr>
        </w:div>
        <w:div w:id="1248536817">
          <w:marLeft w:val="640"/>
          <w:marRight w:val="0"/>
          <w:marTop w:val="0"/>
          <w:marBottom w:val="0"/>
          <w:divBdr>
            <w:top w:val="none" w:sz="0" w:space="0" w:color="auto"/>
            <w:left w:val="none" w:sz="0" w:space="0" w:color="auto"/>
            <w:bottom w:val="none" w:sz="0" w:space="0" w:color="auto"/>
            <w:right w:val="none" w:sz="0" w:space="0" w:color="auto"/>
          </w:divBdr>
        </w:div>
        <w:div w:id="1254631377">
          <w:marLeft w:val="640"/>
          <w:marRight w:val="0"/>
          <w:marTop w:val="0"/>
          <w:marBottom w:val="0"/>
          <w:divBdr>
            <w:top w:val="none" w:sz="0" w:space="0" w:color="auto"/>
            <w:left w:val="none" w:sz="0" w:space="0" w:color="auto"/>
            <w:bottom w:val="none" w:sz="0" w:space="0" w:color="auto"/>
            <w:right w:val="none" w:sz="0" w:space="0" w:color="auto"/>
          </w:divBdr>
        </w:div>
        <w:div w:id="1308124434">
          <w:marLeft w:val="640"/>
          <w:marRight w:val="0"/>
          <w:marTop w:val="0"/>
          <w:marBottom w:val="0"/>
          <w:divBdr>
            <w:top w:val="none" w:sz="0" w:space="0" w:color="auto"/>
            <w:left w:val="none" w:sz="0" w:space="0" w:color="auto"/>
            <w:bottom w:val="none" w:sz="0" w:space="0" w:color="auto"/>
            <w:right w:val="none" w:sz="0" w:space="0" w:color="auto"/>
          </w:divBdr>
        </w:div>
        <w:div w:id="1314723683">
          <w:marLeft w:val="640"/>
          <w:marRight w:val="0"/>
          <w:marTop w:val="0"/>
          <w:marBottom w:val="0"/>
          <w:divBdr>
            <w:top w:val="none" w:sz="0" w:space="0" w:color="auto"/>
            <w:left w:val="none" w:sz="0" w:space="0" w:color="auto"/>
            <w:bottom w:val="none" w:sz="0" w:space="0" w:color="auto"/>
            <w:right w:val="none" w:sz="0" w:space="0" w:color="auto"/>
          </w:divBdr>
        </w:div>
        <w:div w:id="1318067470">
          <w:marLeft w:val="640"/>
          <w:marRight w:val="0"/>
          <w:marTop w:val="0"/>
          <w:marBottom w:val="0"/>
          <w:divBdr>
            <w:top w:val="none" w:sz="0" w:space="0" w:color="auto"/>
            <w:left w:val="none" w:sz="0" w:space="0" w:color="auto"/>
            <w:bottom w:val="none" w:sz="0" w:space="0" w:color="auto"/>
            <w:right w:val="none" w:sz="0" w:space="0" w:color="auto"/>
          </w:divBdr>
        </w:div>
        <w:div w:id="1322737899">
          <w:marLeft w:val="640"/>
          <w:marRight w:val="0"/>
          <w:marTop w:val="0"/>
          <w:marBottom w:val="0"/>
          <w:divBdr>
            <w:top w:val="none" w:sz="0" w:space="0" w:color="auto"/>
            <w:left w:val="none" w:sz="0" w:space="0" w:color="auto"/>
            <w:bottom w:val="none" w:sz="0" w:space="0" w:color="auto"/>
            <w:right w:val="none" w:sz="0" w:space="0" w:color="auto"/>
          </w:divBdr>
        </w:div>
        <w:div w:id="1335768097">
          <w:marLeft w:val="640"/>
          <w:marRight w:val="0"/>
          <w:marTop w:val="0"/>
          <w:marBottom w:val="0"/>
          <w:divBdr>
            <w:top w:val="none" w:sz="0" w:space="0" w:color="auto"/>
            <w:left w:val="none" w:sz="0" w:space="0" w:color="auto"/>
            <w:bottom w:val="none" w:sz="0" w:space="0" w:color="auto"/>
            <w:right w:val="none" w:sz="0" w:space="0" w:color="auto"/>
          </w:divBdr>
        </w:div>
        <w:div w:id="1352606377">
          <w:marLeft w:val="640"/>
          <w:marRight w:val="0"/>
          <w:marTop w:val="0"/>
          <w:marBottom w:val="0"/>
          <w:divBdr>
            <w:top w:val="none" w:sz="0" w:space="0" w:color="auto"/>
            <w:left w:val="none" w:sz="0" w:space="0" w:color="auto"/>
            <w:bottom w:val="none" w:sz="0" w:space="0" w:color="auto"/>
            <w:right w:val="none" w:sz="0" w:space="0" w:color="auto"/>
          </w:divBdr>
        </w:div>
        <w:div w:id="1364087154">
          <w:marLeft w:val="640"/>
          <w:marRight w:val="0"/>
          <w:marTop w:val="0"/>
          <w:marBottom w:val="0"/>
          <w:divBdr>
            <w:top w:val="none" w:sz="0" w:space="0" w:color="auto"/>
            <w:left w:val="none" w:sz="0" w:space="0" w:color="auto"/>
            <w:bottom w:val="none" w:sz="0" w:space="0" w:color="auto"/>
            <w:right w:val="none" w:sz="0" w:space="0" w:color="auto"/>
          </w:divBdr>
        </w:div>
        <w:div w:id="1389568334">
          <w:marLeft w:val="640"/>
          <w:marRight w:val="0"/>
          <w:marTop w:val="0"/>
          <w:marBottom w:val="0"/>
          <w:divBdr>
            <w:top w:val="none" w:sz="0" w:space="0" w:color="auto"/>
            <w:left w:val="none" w:sz="0" w:space="0" w:color="auto"/>
            <w:bottom w:val="none" w:sz="0" w:space="0" w:color="auto"/>
            <w:right w:val="none" w:sz="0" w:space="0" w:color="auto"/>
          </w:divBdr>
        </w:div>
        <w:div w:id="1401362027">
          <w:marLeft w:val="640"/>
          <w:marRight w:val="0"/>
          <w:marTop w:val="0"/>
          <w:marBottom w:val="0"/>
          <w:divBdr>
            <w:top w:val="none" w:sz="0" w:space="0" w:color="auto"/>
            <w:left w:val="none" w:sz="0" w:space="0" w:color="auto"/>
            <w:bottom w:val="none" w:sz="0" w:space="0" w:color="auto"/>
            <w:right w:val="none" w:sz="0" w:space="0" w:color="auto"/>
          </w:divBdr>
        </w:div>
        <w:div w:id="1439375553">
          <w:marLeft w:val="640"/>
          <w:marRight w:val="0"/>
          <w:marTop w:val="0"/>
          <w:marBottom w:val="0"/>
          <w:divBdr>
            <w:top w:val="none" w:sz="0" w:space="0" w:color="auto"/>
            <w:left w:val="none" w:sz="0" w:space="0" w:color="auto"/>
            <w:bottom w:val="none" w:sz="0" w:space="0" w:color="auto"/>
            <w:right w:val="none" w:sz="0" w:space="0" w:color="auto"/>
          </w:divBdr>
        </w:div>
        <w:div w:id="1504784107">
          <w:marLeft w:val="640"/>
          <w:marRight w:val="0"/>
          <w:marTop w:val="0"/>
          <w:marBottom w:val="0"/>
          <w:divBdr>
            <w:top w:val="none" w:sz="0" w:space="0" w:color="auto"/>
            <w:left w:val="none" w:sz="0" w:space="0" w:color="auto"/>
            <w:bottom w:val="none" w:sz="0" w:space="0" w:color="auto"/>
            <w:right w:val="none" w:sz="0" w:space="0" w:color="auto"/>
          </w:divBdr>
        </w:div>
        <w:div w:id="1506480355">
          <w:marLeft w:val="640"/>
          <w:marRight w:val="0"/>
          <w:marTop w:val="0"/>
          <w:marBottom w:val="0"/>
          <w:divBdr>
            <w:top w:val="none" w:sz="0" w:space="0" w:color="auto"/>
            <w:left w:val="none" w:sz="0" w:space="0" w:color="auto"/>
            <w:bottom w:val="none" w:sz="0" w:space="0" w:color="auto"/>
            <w:right w:val="none" w:sz="0" w:space="0" w:color="auto"/>
          </w:divBdr>
        </w:div>
        <w:div w:id="1550679731">
          <w:marLeft w:val="640"/>
          <w:marRight w:val="0"/>
          <w:marTop w:val="0"/>
          <w:marBottom w:val="0"/>
          <w:divBdr>
            <w:top w:val="none" w:sz="0" w:space="0" w:color="auto"/>
            <w:left w:val="none" w:sz="0" w:space="0" w:color="auto"/>
            <w:bottom w:val="none" w:sz="0" w:space="0" w:color="auto"/>
            <w:right w:val="none" w:sz="0" w:space="0" w:color="auto"/>
          </w:divBdr>
        </w:div>
        <w:div w:id="1563442136">
          <w:marLeft w:val="640"/>
          <w:marRight w:val="0"/>
          <w:marTop w:val="0"/>
          <w:marBottom w:val="0"/>
          <w:divBdr>
            <w:top w:val="none" w:sz="0" w:space="0" w:color="auto"/>
            <w:left w:val="none" w:sz="0" w:space="0" w:color="auto"/>
            <w:bottom w:val="none" w:sz="0" w:space="0" w:color="auto"/>
            <w:right w:val="none" w:sz="0" w:space="0" w:color="auto"/>
          </w:divBdr>
        </w:div>
        <w:div w:id="1610426248">
          <w:marLeft w:val="640"/>
          <w:marRight w:val="0"/>
          <w:marTop w:val="0"/>
          <w:marBottom w:val="0"/>
          <w:divBdr>
            <w:top w:val="none" w:sz="0" w:space="0" w:color="auto"/>
            <w:left w:val="none" w:sz="0" w:space="0" w:color="auto"/>
            <w:bottom w:val="none" w:sz="0" w:space="0" w:color="auto"/>
            <w:right w:val="none" w:sz="0" w:space="0" w:color="auto"/>
          </w:divBdr>
        </w:div>
        <w:div w:id="1611741116">
          <w:marLeft w:val="640"/>
          <w:marRight w:val="0"/>
          <w:marTop w:val="0"/>
          <w:marBottom w:val="0"/>
          <w:divBdr>
            <w:top w:val="none" w:sz="0" w:space="0" w:color="auto"/>
            <w:left w:val="none" w:sz="0" w:space="0" w:color="auto"/>
            <w:bottom w:val="none" w:sz="0" w:space="0" w:color="auto"/>
            <w:right w:val="none" w:sz="0" w:space="0" w:color="auto"/>
          </w:divBdr>
        </w:div>
        <w:div w:id="1639333378">
          <w:marLeft w:val="640"/>
          <w:marRight w:val="0"/>
          <w:marTop w:val="0"/>
          <w:marBottom w:val="0"/>
          <w:divBdr>
            <w:top w:val="none" w:sz="0" w:space="0" w:color="auto"/>
            <w:left w:val="none" w:sz="0" w:space="0" w:color="auto"/>
            <w:bottom w:val="none" w:sz="0" w:space="0" w:color="auto"/>
            <w:right w:val="none" w:sz="0" w:space="0" w:color="auto"/>
          </w:divBdr>
        </w:div>
        <w:div w:id="1665935625">
          <w:marLeft w:val="640"/>
          <w:marRight w:val="0"/>
          <w:marTop w:val="0"/>
          <w:marBottom w:val="0"/>
          <w:divBdr>
            <w:top w:val="none" w:sz="0" w:space="0" w:color="auto"/>
            <w:left w:val="none" w:sz="0" w:space="0" w:color="auto"/>
            <w:bottom w:val="none" w:sz="0" w:space="0" w:color="auto"/>
            <w:right w:val="none" w:sz="0" w:space="0" w:color="auto"/>
          </w:divBdr>
        </w:div>
        <w:div w:id="1678456496">
          <w:marLeft w:val="640"/>
          <w:marRight w:val="0"/>
          <w:marTop w:val="0"/>
          <w:marBottom w:val="0"/>
          <w:divBdr>
            <w:top w:val="none" w:sz="0" w:space="0" w:color="auto"/>
            <w:left w:val="none" w:sz="0" w:space="0" w:color="auto"/>
            <w:bottom w:val="none" w:sz="0" w:space="0" w:color="auto"/>
            <w:right w:val="none" w:sz="0" w:space="0" w:color="auto"/>
          </w:divBdr>
        </w:div>
        <w:div w:id="1684817975">
          <w:marLeft w:val="640"/>
          <w:marRight w:val="0"/>
          <w:marTop w:val="0"/>
          <w:marBottom w:val="0"/>
          <w:divBdr>
            <w:top w:val="none" w:sz="0" w:space="0" w:color="auto"/>
            <w:left w:val="none" w:sz="0" w:space="0" w:color="auto"/>
            <w:bottom w:val="none" w:sz="0" w:space="0" w:color="auto"/>
            <w:right w:val="none" w:sz="0" w:space="0" w:color="auto"/>
          </w:divBdr>
        </w:div>
        <w:div w:id="1741050502">
          <w:marLeft w:val="640"/>
          <w:marRight w:val="0"/>
          <w:marTop w:val="0"/>
          <w:marBottom w:val="0"/>
          <w:divBdr>
            <w:top w:val="none" w:sz="0" w:space="0" w:color="auto"/>
            <w:left w:val="none" w:sz="0" w:space="0" w:color="auto"/>
            <w:bottom w:val="none" w:sz="0" w:space="0" w:color="auto"/>
            <w:right w:val="none" w:sz="0" w:space="0" w:color="auto"/>
          </w:divBdr>
        </w:div>
        <w:div w:id="1741364444">
          <w:marLeft w:val="640"/>
          <w:marRight w:val="0"/>
          <w:marTop w:val="0"/>
          <w:marBottom w:val="0"/>
          <w:divBdr>
            <w:top w:val="none" w:sz="0" w:space="0" w:color="auto"/>
            <w:left w:val="none" w:sz="0" w:space="0" w:color="auto"/>
            <w:bottom w:val="none" w:sz="0" w:space="0" w:color="auto"/>
            <w:right w:val="none" w:sz="0" w:space="0" w:color="auto"/>
          </w:divBdr>
        </w:div>
        <w:div w:id="1749888714">
          <w:marLeft w:val="640"/>
          <w:marRight w:val="0"/>
          <w:marTop w:val="0"/>
          <w:marBottom w:val="0"/>
          <w:divBdr>
            <w:top w:val="none" w:sz="0" w:space="0" w:color="auto"/>
            <w:left w:val="none" w:sz="0" w:space="0" w:color="auto"/>
            <w:bottom w:val="none" w:sz="0" w:space="0" w:color="auto"/>
            <w:right w:val="none" w:sz="0" w:space="0" w:color="auto"/>
          </w:divBdr>
        </w:div>
        <w:div w:id="1783961187">
          <w:marLeft w:val="640"/>
          <w:marRight w:val="0"/>
          <w:marTop w:val="0"/>
          <w:marBottom w:val="0"/>
          <w:divBdr>
            <w:top w:val="none" w:sz="0" w:space="0" w:color="auto"/>
            <w:left w:val="none" w:sz="0" w:space="0" w:color="auto"/>
            <w:bottom w:val="none" w:sz="0" w:space="0" w:color="auto"/>
            <w:right w:val="none" w:sz="0" w:space="0" w:color="auto"/>
          </w:divBdr>
        </w:div>
        <w:div w:id="1788041425">
          <w:marLeft w:val="640"/>
          <w:marRight w:val="0"/>
          <w:marTop w:val="0"/>
          <w:marBottom w:val="0"/>
          <w:divBdr>
            <w:top w:val="none" w:sz="0" w:space="0" w:color="auto"/>
            <w:left w:val="none" w:sz="0" w:space="0" w:color="auto"/>
            <w:bottom w:val="none" w:sz="0" w:space="0" w:color="auto"/>
            <w:right w:val="none" w:sz="0" w:space="0" w:color="auto"/>
          </w:divBdr>
        </w:div>
        <w:div w:id="1803304498">
          <w:marLeft w:val="640"/>
          <w:marRight w:val="0"/>
          <w:marTop w:val="0"/>
          <w:marBottom w:val="0"/>
          <w:divBdr>
            <w:top w:val="none" w:sz="0" w:space="0" w:color="auto"/>
            <w:left w:val="none" w:sz="0" w:space="0" w:color="auto"/>
            <w:bottom w:val="none" w:sz="0" w:space="0" w:color="auto"/>
            <w:right w:val="none" w:sz="0" w:space="0" w:color="auto"/>
          </w:divBdr>
        </w:div>
        <w:div w:id="1808740452">
          <w:marLeft w:val="640"/>
          <w:marRight w:val="0"/>
          <w:marTop w:val="0"/>
          <w:marBottom w:val="0"/>
          <w:divBdr>
            <w:top w:val="none" w:sz="0" w:space="0" w:color="auto"/>
            <w:left w:val="none" w:sz="0" w:space="0" w:color="auto"/>
            <w:bottom w:val="none" w:sz="0" w:space="0" w:color="auto"/>
            <w:right w:val="none" w:sz="0" w:space="0" w:color="auto"/>
          </w:divBdr>
        </w:div>
        <w:div w:id="1860577966">
          <w:marLeft w:val="640"/>
          <w:marRight w:val="0"/>
          <w:marTop w:val="0"/>
          <w:marBottom w:val="0"/>
          <w:divBdr>
            <w:top w:val="none" w:sz="0" w:space="0" w:color="auto"/>
            <w:left w:val="none" w:sz="0" w:space="0" w:color="auto"/>
            <w:bottom w:val="none" w:sz="0" w:space="0" w:color="auto"/>
            <w:right w:val="none" w:sz="0" w:space="0" w:color="auto"/>
          </w:divBdr>
        </w:div>
        <w:div w:id="1944341724">
          <w:marLeft w:val="640"/>
          <w:marRight w:val="0"/>
          <w:marTop w:val="0"/>
          <w:marBottom w:val="0"/>
          <w:divBdr>
            <w:top w:val="none" w:sz="0" w:space="0" w:color="auto"/>
            <w:left w:val="none" w:sz="0" w:space="0" w:color="auto"/>
            <w:bottom w:val="none" w:sz="0" w:space="0" w:color="auto"/>
            <w:right w:val="none" w:sz="0" w:space="0" w:color="auto"/>
          </w:divBdr>
        </w:div>
        <w:div w:id="1951929782">
          <w:marLeft w:val="640"/>
          <w:marRight w:val="0"/>
          <w:marTop w:val="0"/>
          <w:marBottom w:val="0"/>
          <w:divBdr>
            <w:top w:val="none" w:sz="0" w:space="0" w:color="auto"/>
            <w:left w:val="none" w:sz="0" w:space="0" w:color="auto"/>
            <w:bottom w:val="none" w:sz="0" w:space="0" w:color="auto"/>
            <w:right w:val="none" w:sz="0" w:space="0" w:color="auto"/>
          </w:divBdr>
        </w:div>
        <w:div w:id="1995064108">
          <w:marLeft w:val="640"/>
          <w:marRight w:val="0"/>
          <w:marTop w:val="0"/>
          <w:marBottom w:val="0"/>
          <w:divBdr>
            <w:top w:val="none" w:sz="0" w:space="0" w:color="auto"/>
            <w:left w:val="none" w:sz="0" w:space="0" w:color="auto"/>
            <w:bottom w:val="none" w:sz="0" w:space="0" w:color="auto"/>
            <w:right w:val="none" w:sz="0" w:space="0" w:color="auto"/>
          </w:divBdr>
        </w:div>
        <w:div w:id="2030449406">
          <w:marLeft w:val="640"/>
          <w:marRight w:val="0"/>
          <w:marTop w:val="0"/>
          <w:marBottom w:val="0"/>
          <w:divBdr>
            <w:top w:val="none" w:sz="0" w:space="0" w:color="auto"/>
            <w:left w:val="none" w:sz="0" w:space="0" w:color="auto"/>
            <w:bottom w:val="none" w:sz="0" w:space="0" w:color="auto"/>
            <w:right w:val="none" w:sz="0" w:space="0" w:color="auto"/>
          </w:divBdr>
        </w:div>
        <w:div w:id="2037189914">
          <w:marLeft w:val="640"/>
          <w:marRight w:val="0"/>
          <w:marTop w:val="0"/>
          <w:marBottom w:val="0"/>
          <w:divBdr>
            <w:top w:val="none" w:sz="0" w:space="0" w:color="auto"/>
            <w:left w:val="none" w:sz="0" w:space="0" w:color="auto"/>
            <w:bottom w:val="none" w:sz="0" w:space="0" w:color="auto"/>
            <w:right w:val="none" w:sz="0" w:space="0" w:color="auto"/>
          </w:divBdr>
        </w:div>
        <w:div w:id="2079938341">
          <w:marLeft w:val="640"/>
          <w:marRight w:val="0"/>
          <w:marTop w:val="0"/>
          <w:marBottom w:val="0"/>
          <w:divBdr>
            <w:top w:val="none" w:sz="0" w:space="0" w:color="auto"/>
            <w:left w:val="none" w:sz="0" w:space="0" w:color="auto"/>
            <w:bottom w:val="none" w:sz="0" w:space="0" w:color="auto"/>
            <w:right w:val="none" w:sz="0" w:space="0" w:color="auto"/>
          </w:divBdr>
        </w:div>
        <w:div w:id="2089617307">
          <w:marLeft w:val="640"/>
          <w:marRight w:val="0"/>
          <w:marTop w:val="0"/>
          <w:marBottom w:val="0"/>
          <w:divBdr>
            <w:top w:val="none" w:sz="0" w:space="0" w:color="auto"/>
            <w:left w:val="none" w:sz="0" w:space="0" w:color="auto"/>
            <w:bottom w:val="none" w:sz="0" w:space="0" w:color="auto"/>
            <w:right w:val="none" w:sz="0" w:space="0" w:color="auto"/>
          </w:divBdr>
        </w:div>
        <w:div w:id="2112191510">
          <w:marLeft w:val="640"/>
          <w:marRight w:val="0"/>
          <w:marTop w:val="0"/>
          <w:marBottom w:val="0"/>
          <w:divBdr>
            <w:top w:val="none" w:sz="0" w:space="0" w:color="auto"/>
            <w:left w:val="none" w:sz="0" w:space="0" w:color="auto"/>
            <w:bottom w:val="none" w:sz="0" w:space="0" w:color="auto"/>
            <w:right w:val="none" w:sz="0" w:space="0" w:color="auto"/>
          </w:divBdr>
        </w:div>
        <w:div w:id="2117285840">
          <w:marLeft w:val="640"/>
          <w:marRight w:val="0"/>
          <w:marTop w:val="0"/>
          <w:marBottom w:val="0"/>
          <w:divBdr>
            <w:top w:val="none" w:sz="0" w:space="0" w:color="auto"/>
            <w:left w:val="none" w:sz="0" w:space="0" w:color="auto"/>
            <w:bottom w:val="none" w:sz="0" w:space="0" w:color="auto"/>
            <w:right w:val="none" w:sz="0" w:space="0" w:color="auto"/>
          </w:divBdr>
        </w:div>
      </w:divsChild>
    </w:div>
    <w:div w:id="903031958">
      <w:bodyDiv w:val="1"/>
      <w:marLeft w:val="0"/>
      <w:marRight w:val="0"/>
      <w:marTop w:val="0"/>
      <w:marBottom w:val="0"/>
      <w:divBdr>
        <w:top w:val="none" w:sz="0" w:space="0" w:color="auto"/>
        <w:left w:val="none" w:sz="0" w:space="0" w:color="auto"/>
        <w:bottom w:val="none" w:sz="0" w:space="0" w:color="auto"/>
        <w:right w:val="none" w:sz="0" w:space="0" w:color="auto"/>
      </w:divBdr>
      <w:divsChild>
        <w:div w:id="20320609">
          <w:marLeft w:val="640"/>
          <w:marRight w:val="0"/>
          <w:marTop w:val="0"/>
          <w:marBottom w:val="0"/>
          <w:divBdr>
            <w:top w:val="none" w:sz="0" w:space="0" w:color="auto"/>
            <w:left w:val="none" w:sz="0" w:space="0" w:color="auto"/>
            <w:bottom w:val="none" w:sz="0" w:space="0" w:color="auto"/>
            <w:right w:val="none" w:sz="0" w:space="0" w:color="auto"/>
          </w:divBdr>
        </w:div>
        <w:div w:id="28651507">
          <w:marLeft w:val="640"/>
          <w:marRight w:val="0"/>
          <w:marTop w:val="0"/>
          <w:marBottom w:val="0"/>
          <w:divBdr>
            <w:top w:val="none" w:sz="0" w:space="0" w:color="auto"/>
            <w:left w:val="none" w:sz="0" w:space="0" w:color="auto"/>
            <w:bottom w:val="none" w:sz="0" w:space="0" w:color="auto"/>
            <w:right w:val="none" w:sz="0" w:space="0" w:color="auto"/>
          </w:divBdr>
        </w:div>
        <w:div w:id="45296778">
          <w:marLeft w:val="640"/>
          <w:marRight w:val="0"/>
          <w:marTop w:val="0"/>
          <w:marBottom w:val="0"/>
          <w:divBdr>
            <w:top w:val="none" w:sz="0" w:space="0" w:color="auto"/>
            <w:left w:val="none" w:sz="0" w:space="0" w:color="auto"/>
            <w:bottom w:val="none" w:sz="0" w:space="0" w:color="auto"/>
            <w:right w:val="none" w:sz="0" w:space="0" w:color="auto"/>
          </w:divBdr>
        </w:div>
        <w:div w:id="49430474">
          <w:marLeft w:val="640"/>
          <w:marRight w:val="0"/>
          <w:marTop w:val="0"/>
          <w:marBottom w:val="0"/>
          <w:divBdr>
            <w:top w:val="none" w:sz="0" w:space="0" w:color="auto"/>
            <w:left w:val="none" w:sz="0" w:space="0" w:color="auto"/>
            <w:bottom w:val="none" w:sz="0" w:space="0" w:color="auto"/>
            <w:right w:val="none" w:sz="0" w:space="0" w:color="auto"/>
          </w:divBdr>
        </w:div>
        <w:div w:id="121927154">
          <w:marLeft w:val="640"/>
          <w:marRight w:val="0"/>
          <w:marTop w:val="0"/>
          <w:marBottom w:val="0"/>
          <w:divBdr>
            <w:top w:val="none" w:sz="0" w:space="0" w:color="auto"/>
            <w:left w:val="none" w:sz="0" w:space="0" w:color="auto"/>
            <w:bottom w:val="none" w:sz="0" w:space="0" w:color="auto"/>
            <w:right w:val="none" w:sz="0" w:space="0" w:color="auto"/>
          </w:divBdr>
        </w:div>
        <w:div w:id="122582471">
          <w:marLeft w:val="640"/>
          <w:marRight w:val="0"/>
          <w:marTop w:val="0"/>
          <w:marBottom w:val="0"/>
          <w:divBdr>
            <w:top w:val="none" w:sz="0" w:space="0" w:color="auto"/>
            <w:left w:val="none" w:sz="0" w:space="0" w:color="auto"/>
            <w:bottom w:val="none" w:sz="0" w:space="0" w:color="auto"/>
            <w:right w:val="none" w:sz="0" w:space="0" w:color="auto"/>
          </w:divBdr>
        </w:div>
        <w:div w:id="129904899">
          <w:marLeft w:val="640"/>
          <w:marRight w:val="0"/>
          <w:marTop w:val="0"/>
          <w:marBottom w:val="0"/>
          <w:divBdr>
            <w:top w:val="none" w:sz="0" w:space="0" w:color="auto"/>
            <w:left w:val="none" w:sz="0" w:space="0" w:color="auto"/>
            <w:bottom w:val="none" w:sz="0" w:space="0" w:color="auto"/>
            <w:right w:val="none" w:sz="0" w:space="0" w:color="auto"/>
          </w:divBdr>
        </w:div>
        <w:div w:id="188878402">
          <w:marLeft w:val="640"/>
          <w:marRight w:val="0"/>
          <w:marTop w:val="0"/>
          <w:marBottom w:val="0"/>
          <w:divBdr>
            <w:top w:val="none" w:sz="0" w:space="0" w:color="auto"/>
            <w:left w:val="none" w:sz="0" w:space="0" w:color="auto"/>
            <w:bottom w:val="none" w:sz="0" w:space="0" w:color="auto"/>
            <w:right w:val="none" w:sz="0" w:space="0" w:color="auto"/>
          </w:divBdr>
        </w:div>
        <w:div w:id="202863861">
          <w:marLeft w:val="640"/>
          <w:marRight w:val="0"/>
          <w:marTop w:val="0"/>
          <w:marBottom w:val="0"/>
          <w:divBdr>
            <w:top w:val="none" w:sz="0" w:space="0" w:color="auto"/>
            <w:left w:val="none" w:sz="0" w:space="0" w:color="auto"/>
            <w:bottom w:val="none" w:sz="0" w:space="0" w:color="auto"/>
            <w:right w:val="none" w:sz="0" w:space="0" w:color="auto"/>
          </w:divBdr>
        </w:div>
        <w:div w:id="212622296">
          <w:marLeft w:val="640"/>
          <w:marRight w:val="0"/>
          <w:marTop w:val="0"/>
          <w:marBottom w:val="0"/>
          <w:divBdr>
            <w:top w:val="none" w:sz="0" w:space="0" w:color="auto"/>
            <w:left w:val="none" w:sz="0" w:space="0" w:color="auto"/>
            <w:bottom w:val="none" w:sz="0" w:space="0" w:color="auto"/>
            <w:right w:val="none" w:sz="0" w:space="0" w:color="auto"/>
          </w:divBdr>
        </w:div>
        <w:div w:id="226651731">
          <w:marLeft w:val="640"/>
          <w:marRight w:val="0"/>
          <w:marTop w:val="0"/>
          <w:marBottom w:val="0"/>
          <w:divBdr>
            <w:top w:val="none" w:sz="0" w:space="0" w:color="auto"/>
            <w:left w:val="none" w:sz="0" w:space="0" w:color="auto"/>
            <w:bottom w:val="none" w:sz="0" w:space="0" w:color="auto"/>
            <w:right w:val="none" w:sz="0" w:space="0" w:color="auto"/>
          </w:divBdr>
        </w:div>
        <w:div w:id="246115043">
          <w:marLeft w:val="640"/>
          <w:marRight w:val="0"/>
          <w:marTop w:val="0"/>
          <w:marBottom w:val="0"/>
          <w:divBdr>
            <w:top w:val="none" w:sz="0" w:space="0" w:color="auto"/>
            <w:left w:val="none" w:sz="0" w:space="0" w:color="auto"/>
            <w:bottom w:val="none" w:sz="0" w:space="0" w:color="auto"/>
            <w:right w:val="none" w:sz="0" w:space="0" w:color="auto"/>
          </w:divBdr>
        </w:div>
        <w:div w:id="304166057">
          <w:marLeft w:val="640"/>
          <w:marRight w:val="0"/>
          <w:marTop w:val="0"/>
          <w:marBottom w:val="0"/>
          <w:divBdr>
            <w:top w:val="none" w:sz="0" w:space="0" w:color="auto"/>
            <w:left w:val="none" w:sz="0" w:space="0" w:color="auto"/>
            <w:bottom w:val="none" w:sz="0" w:space="0" w:color="auto"/>
            <w:right w:val="none" w:sz="0" w:space="0" w:color="auto"/>
          </w:divBdr>
        </w:div>
        <w:div w:id="317416445">
          <w:marLeft w:val="640"/>
          <w:marRight w:val="0"/>
          <w:marTop w:val="0"/>
          <w:marBottom w:val="0"/>
          <w:divBdr>
            <w:top w:val="none" w:sz="0" w:space="0" w:color="auto"/>
            <w:left w:val="none" w:sz="0" w:space="0" w:color="auto"/>
            <w:bottom w:val="none" w:sz="0" w:space="0" w:color="auto"/>
            <w:right w:val="none" w:sz="0" w:space="0" w:color="auto"/>
          </w:divBdr>
        </w:div>
        <w:div w:id="329455584">
          <w:marLeft w:val="640"/>
          <w:marRight w:val="0"/>
          <w:marTop w:val="0"/>
          <w:marBottom w:val="0"/>
          <w:divBdr>
            <w:top w:val="none" w:sz="0" w:space="0" w:color="auto"/>
            <w:left w:val="none" w:sz="0" w:space="0" w:color="auto"/>
            <w:bottom w:val="none" w:sz="0" w:space="0" w:color="auto"/>
            <w:right w:val="none" w:sz="0" w:space="0" w:color="auto"/>
          </w:divBdr>
        </w:div>
        <w:div w:id="400711823">
          <w:marLeft w:val="640"/>
          <w:marRight w:val="0"/>
          <w:marTop w:val="0"/>
          <w:marBottom w:val="0"/>
          <w:divBdr>
            <w:top w:val="none" w:sz="0" w:space="0" w:color="auto"/>
            <w:left w:val="none" w:sz="0" w:space="0" w:color="auto"/>
            <w:bottom w:val="none" w:sz="0" w:space="0" w:color="auto"/>
            <w:right w:val="none" w:sz="0" w:space="0" w:color="auto"/>
          </w:divBdr>
        </w:div>
        <w:div w:id="405305922">
          <w:marLeft w:val="640"/>
          <w:marRight w:val="0"/>
          <w:marTop w:val="0"/>
          <w:marBottom w:val="0"/>
          <w:divBdr>
            <w:top w:val="none" w:sz="0" w:space="0" w:color="auto"/>
            <w:left w:val="none" w:sz="0" w:space="0" w:color="auto"/>
            <w:bottom w:val="none" w:sz="0" w:space="0" w:color="auto"/>
            <w:right w:val="none" w:sz="0" w:space="0" w:color="auto"/>
          </w:divBdr>
        </w:div>
        <w:div w:id="423115348">
          <w:marLeft w:val="640"/>
          <w:marRight w:val="0"/>
          <w:marTop w:val="0"/>
          <w:marBottom w:val="0"/>
          <w:divBdr>
            <w:top w:val="none" w:sz="0" w:space="0" w:color="auto"/>
            <w:left w:val="none" w:sz="0" w:space="0" w:color="auto"/>
            <w:bottom w:val="none" w:sz="0" w:space="0" w:color="auto"/>
            <w:right w:val="none" w:sz="0" w:space="0" w:color="auto"/>
          </w:divBdr>
        </w:div>
        <w:div w:id="435101895">
          <w:marLeft w:val="640"/>
          <w:marRight w:val="0"/>
          <w:marTop w:val="0"/>
          <w:marBottom w:val="0"/>
          <w:divBdr>
            <w:top w:val="none" w:sz="0" w:space="0" w:color="auto"/>
            <w:left w:val="none" w:sz="0" w:space="0" w:color="auto"/>
            <w:bottom w:val="none" w:sz="0" w:space="0" w:color="auto"/>
            <w:right w:val="none" w:sz="0" w:space="0" w:color="auto"/>
          </w:divBdr>
        </w:div>
        <w:div w:id="442850716">
          <w:marLeft w:val="640"/>
          <w:marRight w:val="0"/>
          <w:marTop w:val="0"/>
          <w:marBottom w:val="0"/>
          <w:divBdr>
            <w:top w:val="none" w:sz="0" w:space="0" w:color="auto"/>
            <w:left w:val="none" w:sz="0" w:space="0" w:color="auto"/>
            <w:bottom w:val="none" w:sz="0" w:space="0" w:color="auto"/>
            <w:right w:val="none" w:sz="0" w:space="0" w:color="auto"/>
          </w:divBdr>
        </w:div>
        <w:div w:id="460923904">
          <w:marLeft w:val="640"/>
          <w:marRight w:val="0"/>
          <w:marTop w:val="0"/>
          <w:marBottom w:val="0"/>
          <w:divBdr>
            <w:top w:val="none" w:sz="0" w:space="0" w:color="auto"/>
            <w:left w:val="none" w:sz="0" w:space="0" w:color="auto"/>
            <w:bottom w:val="none" w:sz="0" w:space="0" w:color="auto"/>
            <w:right w:val="none" w:sz="0" w:space="0" w:color="auto"/>
          </w:divBdr>
        </w:div>
        <w:div w:id="485783092">
          <w:marLeft w:val="640"/>
          <w:marRight w:val="0"/>
          <w:marTop w:val="0"/>
          <w:marBottom w:val="0"/>
          <w:divBdr>
            <w:top w:val="none" w:sz="0" w:space="0" w:color="auto"/>
            <w:left w:val="none" w:sz="0" w:space="0" w:color="auto"/>
            <w:bottom w:val="none" w:sz="0" w:space="0" w:color="auto"/>
            <w:right w:val="none" w:sz="0" w:space="0" w:color="auto"/>
          </w:divBdr>
        </w:div>
        <w:div w:id="497622587">
          <w:marLeft w:val="640"/>
          <w:marRight w:val="0"/>
          <w:marTop w:val="0"/>
          <w:marBottom w:val="0"/>
          <w:divBdr>
            <w:top w:val="none" w:sz="0" w:space="0" w:color="auto"/>
            <w:left w:val="none" w:sz="0" w:space="0" w:color="auto"/>
            <w:bottom w:val="none" w:sz="0" w:space="0" w:color="auto"/>
            <w:right w:val="none" w:sz="0" w:space="0" w:color="auto"/>
          </w:divBdr>
        </w:div>
        <w:div w:id="514224648">
          <w:marLeft w:val="640"/>
          <w:marRight w:val="0"/>
          <w:marTop w:val="0"/>
          <w:marBottom w:val="0"/>
          <w:divBdr>
            <w:top w:val="none" w:sz="0" w:space="0" w:color="auto"/>
            <w:left w:val="none" w:sz="0" w:space="0" w:color="auto"/>
            <w:bottom w:val="none" w:sz="0" w:space="0" w:color="auto"/>
            <w:right w:val="none" w:sz="0" w:space="0" w:color="auto"/>
          </w:divBdr>
        </w:div>
        <w:div w:id="537932555">
          <w:marLeft w:val="640"/>
          <w:marRight w:val="0"/>
          <w:marTop w:val="0"/>
          <w:marBottom w:val="0"/>
          <w:divBdr>
            <w:top w:val="none" w:sz="0" w:space="0" w:color="auto"/>
            <w:left w:val="none" w:sz="0" w:space="0" w:color="auto"/>
            <w:bottom w:val="none" w:sz="0" w:space="0" w:color="auto"/>
            <w:right w:val="none" w:sz="0" w:space="0" w:color="auto"/>
          </w:divBdr>
        </w:div>
        <w:div w:id="600261902">
          <w:marLeft w:val="640"/>
          <w:marRight w:val="0"/>
          <w:marTop w:val="0"/>
          <w:marBottom w:val="0"/>
          <w:divBdr>
            <w:top w:val="none" w:sz="0" w:space="0" w:color="auto"/>
            <w:left w:val="none" w:sz="0" w:space="0" w:color="auto"/>
            <w:bottom w:val="none" w:sz="0" w:space="0" w:color="auto"/>
            <w:right w:val="none" w:sz="0" w:space="0" w:color="auto"/>
          </w:divBdr>
        </w:div>
        <w:div w:id="605230135">
          <w:marLeft w:val="640"/>
          <w:marRight w:val="0"/>
          <w:marTop w:val="0"/>
          <w:marBottom w:val="0"/>
          <w:divBdr>
            <w:top w:val="none" w:sz="0" w:space="0" w:color="auto"/>
            <w:left w:val="none" w:sz="0" w:space="0" w:color="auto"/>
            <w:bottom w:val="none" w:sz="0" w:space="0" w:color="auto"/>
            <w:right w:val="none" w:sz="0" w:space="0" w:color="auto"/>
          </w:divBdr>
        </w:div>
        <w:div w:id="628433622">
          <w:marLeft w:val="640"/>
          <w:marRight w:val="0"/>
          <w:marTop w:val="0"/>
          <w:marBottom w:val="0"/>
          <w:divBdr>
            <w:top w:val="none" w:sz="0" w:space="0" w:color="auto"/>
            <w:left w:val="none" w:sz="0" w:space="0" w:color="auto"/>
            <w:bottom w:val="none" w:sz="0" w:space="0" w:color="auto"/>
            <w:right w:val="none" w:sz="0" w:space="0" w:color="auto"/>
          </w:divBdr>
        </w:div>
        <w:div w:id="648485374">
          <w:marLeft w:val="640"/>
          <w:marRight w:val="0"/>
          <w:marTop w:val="0"/>
          <w:marBottom w:val="0"/>
          <w:divBdr>
            <w:top w:val="none" w:sz="0" w:space="0" w:color="auto"/>
            <w:left w:val="none" w:sz="0" w:space="0" w:color="auto"/>
            <w:bottom w:val="none" w:sz="0" w:space="0" w:color="auto"/>
            <w:right w:val="none" w:sz="0" w:space="0" w:color="auto"/>
          </w:divBdr>
        </w:div>
        <w:div w:id="698356648">
          <w:marLeft w:val="640"/>
          <w:marRight w:val="0"/>
          <w:marTop w:val="0"/>
          <w:marBottom w:val="0"/>
          <w:divBdr>
            <w:top w:val="none" w:sz="0" w:space="0" w:color="auto"/>
            <w:left w:val="none" w:sz="0" w:space="0" w:color="auto"/>
            <w:bottom w:val="none" w:sz="0" w:space="0" w:color="auto"/>
            <w:right w:val="none" w:sz="0" w:space="0" w:color="auto"/>
          </w:divBdr>
        </w:div>
        <w:div w:id="713501633">
          <w:marLeft w:val="640"/>
          <w:marRight w:val="0"/>
          <w:marTop w:val="0"/>
          <w:marBottom w:val="0"/>
          <w:divBdr>
            <w:top w:val="none" w:sz="0" w:space="0" w:color="auto"/>
            <w:left w:val="none" w:sz="0" w:space="0" w:color="auto"/>
            <w:bottom w:val="none" w:sz="0" w:space="0" w:color="auto"/>
            <w:right w:val="none" w:sz="0" w:space="0" w:color="auto"/>
          </w:divBdr>
        </w:div>
        <w:div w:id="718406681">
          <w:marLeft w:val="640"/>
          <w:marRight w:val="0"/>
          <w:marTop w:val="0"/>
          <w:marBottom w:val="0"/>
          <w:divBdr>
            <w:top w:val="none" w:sz="0" w:space="0" w:color="auto"/>
            <w:left w:val="none" w:sz="0" w:space="0" w:color="auto"/>
            <w:bottom w:val="none" w:sz="0" w:space="0" w:color="auto"/>
            <w:right w:val="none" w:sz="0" w:space="0" w:color="auto"/>
          </w:divBdr>
        </w:div>
        <w:div w:id="730276847">
          <w:marLeft w:val="640"/>
          <w:marRight w:val="0"/>
          <w:marTop w:val="0"/>
          <w:marBottom w:val="0"/>
          <w:divBdr>
            <w:top w:val="none" w:sz="0" w:space="0" w:color="auto"/>
            <w:left w:val="none" w:sz="0" w:space="0" w:color="auto"/>
            <w:bottom w:val="none" w:sz="0" w:space="0" w:color="auto"/>
            <w:right w:val="none" w:sz="0" w:space="0" w:color="auto"/>
          </w:divBdr>
        </w:div>
        <w:div w:id="769546262">
          <w:marLeft w:val="640"/>
          <w:marRight w:val="0"/>
          <w:marTop w:val="0"/>
          <w:marBottom w:val="0"/>
          <w:divBdr>
            <w:top w:val="none" w:sz="0" w:space="0" w:color="auto"/>
            <w:left w:val="none" w:sz="0" w:space="0" w:color="auto"/>
            <w:bottom w:val="none" w:sz="0" w:space="0" w:color="auto"/>
            <w:right w:val="none" w:sz="0" w:space="0" w:color="auto"/>
          </w:divBdr>
        </w:div>
        <w:div w:id="780495476">
          <w:marLeft w:val="640"/>
          <w:marRight w:val="0"/>
          <w:marTop w:val="0"/>
          <w:marBottom w:val="0"/>
          <w:divBdr>
            <w:top w:val="none" w:sz="0" w:space="0" w:color="auto"/>
            <w:left w:val="none" w:sz="0" w:space="0" w:color="auto"/>
            <w:bottom w:val="none" w:sz="0" w:space="0" w:color="auto"/>
            <w:right w:val="none" w:sz="0" w:space="0" w:color="auto"/>
          </w:divBdr>
        </w:div>
        <w:div w:id="815996331">
          <w:marLeft w:val="640"/>
          <w:marRight w:val="0"/>
          <w:marTop w:val="0"/>
          <w:marBottom w:val="0"/>
          <w:divBdr>
            <w:top w:val="none" w:sz="0" w:space="0" w:color="auto"/>
            <w:left w:val="none" w:sz="0" w:space="0" w:color="auto"/>
            <w:bottom w:val="none" w:sz="0" w:space="0" w:color="auto"/>
            <w:right w:val="none" w:sz="0" w:space="0" w:color="auto"/>
          </w:divBdr>
        </w:div>
        <w:div w:id="818350865">
          <w:marLeft w:val="640"/>
          <w:marRight w:val="0"/>
          <w:marTop w:val="0"/>
          <w:marBottom w:val="0"/>
          <w:divBdr>
            <w:top w:val="none" w:sz="0" w:space="0" w:color="auto"/>
            <w:left w:val="none" w:sz="0" w:space="0" w:color="auto"/>
            <w:bottom w:val="none" w:sz="0" w:space="0" w:color="auto"/>
            <w:right w:val="none" w:sz="0" w:space="0" w:color="auto"/>
          </w:divBdr>
        </w:div>
        <w:div w:id="828641554">
          <w:marLeft w:val="640"/>
          <w:marRight w:val="0"/>
          <w:marTop w:val="0"/>
          <w:marBottom w:val="0"/>
          <w:divBdr>
            <w:top w:val="none" w:sz="0" w:space="0" w:color="auto"/>
            <w:left w:val="none" w:sz="0" w:space="0" w:color="auto"/>
            <w:bottom w:val="none" w:sz="0" w:space="0" w:color="auto"/>
            <w:right w:val="none" w:sz="0" w:space="0" w:color="auto"/>
          </w:divBdr>
        </w:div>
        <w:div w:id="855004693">
          <w:marLeft w:val="640"/>
          <w:marRight w:val="0"/>
          <w:marTop w:val="0"/>
          <w:marBottom w:val="0"/>
          <w:divBdr>
            <w:top w:val="none" w:sz="0" w:space="0" w:color="auto"/>
            <w:left w:val="none" w:sz="0" w:space="0" w:color="auto"/>
            <w:bottom w:val="none" w:sz="0" w:space="0" w:color="auto"/>
            <w:right w:val="none" w:sz="0" w:space="0" w:color="auto"/>
          </w:divBdr>
        </w:div>
        <w:div w:id="858852430">
          <w:marLeft w:val="640"/>
          <w:marRight w:val="0"/>
          <w:marTop w:val="0"/>
          <w:marBottom w:val="0"/>
          <w:divBdr>
            <w:top w:val="none" w:sz="0" w:space="0" w:color="auto"/>
            <w:left w:val="none" w:sz="0" w:space="0" w:color="auto"/>
            <w:bottom w:val="none" w:sz="0" w:space="0" w:color="auto"/>
            <w:right w:val="none" w:sz="0" w:space="0" w:color="auto"/>
          </w:divBdr>
        </w:div>
        <w:div w:id="871184029">
          <w:marLeft w:val="640"/>
          <w:marRight w:val="0"/>
          <w:marTop w:val="0"/>
          <w:marBottom w:val="0"/>
          <w:divBdr>
            <w:top w:val="none" w:sz="0" w:space="0" w:color="auto"/>
            <w:left w:val="none" w:sz="0" w:space="0" w:color="auto"/>
            <w:bottom w:val="none" w:sz="0" w:space="0" w:color="auto"/>
            <w:right w:val="none" w:sz="0" w:space="0" w:color="auto"/>
          </w:divBdr>
        </w:div>
        <w:div w:id="873737227">
          <w:marLeft w:val="640"/>
          <w:marRight w:val="0"/>
          <w:marTop w:val="0"/>
          <w:marBottom w:val="0"/>
          <w:divBdr>
            <w:top w:val="none" w:sz="0" w:space="0" w:color="auto"/>
            <w:left w:val="none" w:sz="0" w:space="0" w:color="auto"/>
            <w:bottom w:val="none" w:sz="0" w:space="0" w:color="auto"/>
            <w:right w:val="none" w:sz="0" w:space="0" w:color="auto"/>
          </w:divBdr>
        </w:div>
        <w:div w:id="877664234">
          <w:marLeft w:val="640"/>
          <w:marRight w:val="0"/>
          <w:marTop w:val="0"/>
          <w:marBottom w:val="0"/>
          <w:divBdr>
            <w:top w:val="none" w:sz="0" w:space="0" w:color="auto"/>
            <w:left w:val="none" w:sz="0" w:space="0" w:color="auto"/>
            <w:bottom w:val="none" w:sz="0" w:space="0" w:color="auto"/>
            <w:right w:val="none" w:sz="0" w:space="0" w:color="auto"/>
          </w:divBdr>
        </w:div>
        <w:div w:id="920869932">
          <w:marLeft w:val="640"/>
          <w:marRight w:val="0"/>
          <w:marTop w:val="0"/>
          <w:marBottom w:val="0"/>
          <w:divBdr>
            <w:top w:val="none" w:sz="0" w:space="0" w:color="auto"/>
            <w:left w:val="none" w:sz="0" w:space="0" w:color="auto"/>
            <w:bottom w:val="none" w:sz="0" w:space="0" w:color="auto"/>
            <w:right w:val="none" w:sz="0" w:space="0" w:color="auto"/>
          </w:divBdr>
        </w:div>
        <w:div w:id="984235017">
          <w:marLeft w:val="640"/>
          <w:marRight w:val="0"/>
          <w:marTop w:val="0"/>
          <w:marBottom w:val="0"/>
          <w:divBdr>
            <w:top w:val="none" w:sz="0" w:space="0" w:color="auto"/>
            <w:left w:val="none" w:sz="0" w:space="0" w:color="auto"/>
            <w:bottom w:val="none" w:sz="0" w:space="0" w:color="auto"/>
            <w:right w:val="none" w:sz="0" w:space="0" w:color="auto"/>
          </w:divBdr>
        </w:div>
        <w:div w:id="987631869">
          <w:marLeft w:val="640"/>
          <w:marRight w:val="0"/>
          <w:marTop w:val="0"/>
          <w:marBottom w:val="0"/>
          <w:divBdr>
            <w:top w:val="none" w:sz="0" w:space="0" w:color="auto"/>
            <w:left w:val="none" w:sz="0" w:space="0" w:color="auto"/>
            <w:bottom w:val="none" w:sz="0" w:space="0" w:color="auto"/>
            <w:right w:val="none" w:sz="0" w:space="0" w:color="auto"/>
          </w:divBdr>
        </w:div>
        <w:div w:id="996615529">
          <w:marLeft w:val="640"/>
          <w:marRight w:val="0"/>
          <w:marTop w:val="0"/>
          <w:marBottom w:val="0"/>
          <w:divBdr>
            <w:top w:val="none" w:sz="0" w:space="0" w:color="auto"/>
            <w:left w:val="none" w:sz="0" w:space="0" w:color="auto"/>
            <w:bottom w:val="none" w:sz="0" w:space="0" w:color="auto"/>
            <w:right w:val="none" w:sz="0" w:space="0" w:color="auto"/>
          </w:divBdr>
        </w:div>
        <w:div w:id="1015116542">
          <w:marLeft w:val="640"/>
          <w:marRight w:val="0"/>
          <w:marTop w:val="0"/>
          <w:marBottom w:val="0"/>
          <w:divBdr>
            <w:top w:val="none" w:sz="0" w:space="0" w:color="auto"/>
            <w:left w:val="none" w:sz="0" w:space="0" w:color="auto"/>
            <w:bottom w:val="none" w:sz="0" w:space="0" w:color="auto"/>
            <w:right w:val="none" w:sz="0" w:space="0" w:color="auto"/>
          </w:divBdr>
        </w:div>
        <w:div w:id="1057751723">
          <w:marLeft w:val="640"/>
          <w:marRight w:val="0"/>
          <w:marTop w:val="0"/>
          <w:marBottom w:val="0"/>
          <w:divBdr>
            <w:top w:val="none" w:sz="0" w:space="0" w:color="auto"/>
            <w:left w:val="none" w:sz="0" w:space="0" w:color="auto"/>
            <w:bottom w:val="none" w:sz="0" w:space="0" w:color="auto"/>
            <w:right w:val="none" w:sz="0" w:space="0" w:color="auto"/>
          </w:divBdr>
        </w:div>
        <w:div w:id="1065177016">
          <w:marLeft w:val="640"/>
          <w:marRight w:val="0"/>
          <w:marTop w:val="0"/>
          <w:marBottom w:val="0"/>
          <w:divBdr>
            <w:top w:val="none" w:sz="0" w:space="0" w:color="auto"/>
            <w:left w:val="none" w:sz="0" w:space="0" w:color="auto"/>
            <w:bottom w:val="none" w:sz="0" w:space="0" w:color="auto"/>
            <w:right w:val="none" w:sz="0" w:space="0" w:color="auto"/>
          </w:divBdr>
        </w:div>
        <w:div w:id="1104691166">
          <w:marLeft w:val="640"/>
          <w:marRight w:val="0"/>
          <w:marTop w:val="0"/>
          <w:marBottom w:val="0"/>
          <w:divBdr>
            <w:top w:val="none" w:sz="0" w:space="0" w:color="auto"/>
            <w:left w:val="none" w:sz="0" w:space="0" w:color="auto"/>
            <w:bottom w:val="none" w:sz="0" w:space="0" w:color="auto"/>
            <w:right w:val="none" w:sz="0" w:space="0" w:color="auto"/>
          </w:divBdr>
        </w:div>
        <w:div w:id="1150172253">
          <w:marLeft w:val="640"/>
          <w:marRight w:val="0"/>
          <w:marTop w:val="0"/>
          <w:marBottom w:val="0"/>
          <w:divBdr>
            <w:top w:val="none" w:sz="0" w:space="0" w:color="auto"/>
            <w:left w:val="none" w:sz="0" w:space="0" w:color="auto"/>
            <w:bottom w:val="none" w:sz="0" w:space="0" w:color="auto"/>
            <w:right w:val="none" w:sz="0" w:space="0" w:color="auto"/>
          </w:divBdr>
        </w:div>
        <w:div w:id="1157304211">
          <w:marLeft w:val="640"/>
          <w:marRight w:val="0"/>
          <w:marTop w:val="0"/>
          <w:marBottom w:val="0"/>
          <w:divBdr>
            <w:top w:val="none" w:sz="0" w:space="0" w:color="auto"/>
            <w:left w:val="none" w:sz="0" w:space="0" w:color="auto"/>
            <w:bottom w:val="none" w:sz="0" w:space="0" w:color="auto"/>
            <w:right w:val="none" w:sz="0" w:space="0" w:color="auto"/>
          </w:divBdr>
        </w:div>
        <w:div w:id="1161584640">
          <w:marLeft w:val="640"/>
          <w:marRight w:val="0"/>
          <w:marTop w:val="0"/>
          <w:marBottom w:val="0"/>
          <w:divBdr>
            <w:top w:val="none" w:sz="0" w:space="0" w:color="auto"/>
            <w:left w:val="none" w:sz="0" w:space="0" w:color="auto"/>
            <w:bottom w:val="none" w:sz="0" w:space="0" w:color="auto"/>
            <w:right w:val="none" w:sz="0" w:space="0" w:color="auto"/>
          </w:divBdr>
        </w:div>
        <w:div w:id="1164082656">
          <w:marLeft w:val="640"/>
          <w:marRight w:val="0"/>
          <w:marTop w:val="0"/>
          <w:marBottom w:val="0"/>
          <w:divBdr>
            <w:top w:val="none" w:sz="0" w:space="0" w:color="auto"/>
            <w:left w:val="none" w:sz="0" w:space="0" w:color="auto"/>
            <w:bottom w:val="none" w:sz="0" w:space="0" w:color="auto"/>
            <w:right w:val="none" w:sz="0" w:space="0" w:color="auto"/>
          </w:divBdr>
        </w:div>
        <w:div w:id="1184437808">
          <w:marLeft w:val="640"/>
          <w:marRight w:val="0"/>
          <w:marTop w:val="0"/>
          <w:marBottom w:val="0"/>
          <w:divBdr>
            <w:top w:val="none" w:sz="0" w:space="0" w:color="auto"/>
            <w:left w:val="none" w:sz="0" w:space="0" w:color="auto"/>
            <w:bottom w:val="none" w:sz="0" w:space="0" w:color="auto"/>
            <w:right w:val="none" w:sz="0" w:space="0" w:color="auto"/>
          </w:divBdr>
        </w:div>
        <w:div w:id="1191723714">
          <w:marLeft w:val="640"/>
          <w:marRight w:val="0"/>
          <w:marTop w:val="0"/>
          <w:marBottom w:val="0"/>
          <w:divBdr>
            <w:top w:val="none" w:sz="0" w:space="0" w:color="auto"/>
            <w:left w:val="none" w:sz="0" w:space="0" w:color="auto"/>
            <w:bottom w:val="none" w:sz="0" w:space="0" w:color="auto"/>
            <w:right w:val="none" w:sz="0" w:space="0" w:color="auto"/>
          </w:divBdr>
        </w:div>
        <w:div w:id="1231892809">
          <w:marLeft w:val="640"/>
          <w:marRight w:val="0"/>
          <w:marTop w:val="0"/>
          <w:marBottom w:val="0"/>
          <w:divBdr>
            <w:top w:val="none" w:sz="0" w:space="0" w:color="auto"/>
            <w:left w:val="none" w:sz="0" w:space="0" w:color="auto"/>
            <w:bottom w:val="none" w:sz="0" w:space="0" w:color="auto"/>
            <w:right w:val="none" w:sz="0" w:space="0" w:color="auto"/>
          </w:divBdr>
        </w:div>
        <w:div w:id="1260482940">
          <w:marLeft w:val="640"/>
          <w:marRight w:val="0"/>
          <w:marTop w:val="0"/>
          <w:marBottom w:val="0"/>
          <w:divBdr>
            <w:top w:val="none" w:sz="0" w:space="0" w:color="auto"/>
            <w:left w:val="none" w:sz="0" w:space="0" w:color="auto"/>
            <w:bottom w:val="none" w:sz="0" w:space="0" w:color="auto"/>
            <w:right w:val="none" w:sz="0" w:space="0" w:color="auto"/>
          </w:divBdr>
        </w:div>
        <w:div w:id="1280800737">
          <w:marLeft w:val="640"/>
          <w:marRight w:val="0"/>
          <w:marTop w:val="0"/>
          <w:marBottom w:val="0"/>
          <w:divBdr>
            <w:top w:val="none" w:sz="0" w:space="0" w:color="auto"/>
            <w:left w:val="none" w:sz="0" w:space="0" w:color="auto"/>
            <w:bottom w:val="none" w:sz="0" w:space="0" w:color="auto"/>
            <w:right w:val="none" w:sz="0" w:space="0" w:color="auto"/>
          </w:divBdr>
        </w:div>
        <w:div w:id="1301612575">
          <w:marLeft w:val="640"/>
          <w:marRight w:val="0"/>
          <w:marTop w:val="0"/>
          <w:marBottom w:val="0"/>
          <w:divBdr>
            <w:top w:val="none" w:sz="0" w:space="0" w:color="auto"/>
            <w:left w:val="none" w:sz="0" w:space="0" w:color="auto"/>
            <w:bottom w:val="none" w:sz="0" w:space="0" w:color="auto"/>
            <w:right w:val="none" w:sz="0" w:space="0" w:color="auto"/>
          </w:divBdr>
        </w:div>
        <w:div w:id="1329671953">
          <w:marLeft w:val="640"/>
          <w:marRight w:val="0"/>
          <w:marTop w:val="0"/>
          <w:marBottom w:val="0"/>
          <w:divBdr>
            <w:top w:val="none" w:sz="0" w:space="0" w:color="auto"/>
            <w:left w:val="none" w:sz="0" w:space="0" w:color="auto"/>
            <w:bottom w:val="none" w:sz="0" w:space="0" w:color="auto"/>
            <w:right w:val="none" w:sz="0" w:space="0" w:color="auto"/>
          </w:divBdr>
        </w:div>
        <w:div w:id="1332640546">
          <w:marLeft w:val="640"/>
          <w:marRight w:val="0"/>
          <w:marTop w:val="0"/>
          <w:marBottom w:val="0"/>
          <w:divBdr>
            <w:top w:val="none" w:sz="0" w:space="0" w:color="auto"/>
            <w:left w:val="none" w:sz="0" w:space="0" w:color="auto"/>
            <w:bottom w:val="none" w:sz="0" w:space="0" w:color="auto"/>
            <w:right w:val="none" w:sz="0" w:space="0" w:color="auto"/>
          </w:divBdr>
        </w:div>
        <w:div w:id="1355881766">
          <w:marLeft w:val="640"/>
          <w:marRight w:val="0"/>
          <w:marTop w:val="0"/>
          <w:marBottom w:val="0"/>
          <w:divBdr>
            <w:top w:val="none" w:sz="0" w:space="0" w:color="auto"/>
            <w:left w:val="none" w:sz="0" w:space="0" w:color="auto"/>
            <w:bottom w:val="none" w:sz="0" w:space="0" w:color="auto"/>
            <w:right w:val="none" w:sz="0" w:space="0" w:color="auto"/>
          </w:divBdr>
        </w:div>
        <w:div w:id="1373458065">
          <w:marLeft w:val="640"/>
          <w:marRight w:val="0"/>
          <w:marTop w:val="0"/>
          <w:marBottom w:val="0"/>
          <w:divBdr>
            <w:top w:val="none" w:sz="0" w:space="0" w:color="auto"/>
            <w:left w:val="none" w:sz="0" w:space="0" w:color="auto"/>
            <w:bottom w:val="none" w:sz="0" w:space="0" w:color="auto"/>
            <w:right w:val="none" w:sz="0" w:space="0" w:color="auto"/>
          </w:divBdr>
        </w:div>
        <w:div w:id="1386173802">
          <w:marLeft w:val="640"/>
          <w:marRight w:val="0"/>
          <w:marTop w:val="0"/>
          <w:marBottom w:val="0"/>
          <w:divBdr>
            <w:top w:val="none" w:sz="0" w:space="0" w:color="auto"/>
            <w:left w:val="none" w:sz="0" w:space="0" w:color="auto"/>
            <w:bottom w:val="none" w:sz="0" w:space="0" w:color="auto"/>
            <w:right w:val="none" w:sz="0" w:space="0" w:color="auto"/>
          </w:divBdr>
        </w:div>
        <w:div w:id="1405907742">
          <w:marLeft w:val="640"/>
          <w:marRight w:val="0"/>
          <w:marTop w:val="0"/>
          <w:marBottom w:val="0"/>
          <w:divBdr>
            <w:top w:val="none" w:sz="0" w:space="0" w:color="auto"/>
            <w:left w:val="none" w:sz="0" w:space="0" w:color="auto"/>
            <w:bottom w:val="none" w:sz="0" w:space="0" w:color="auto"/>
            <w:right w:val="none" w:sz="0" w:space="0" w:color="auto"/>
          </w:divBdr>
        </w:div>
        <w:div w:id="1410735229">
          <w:marLeft w:val="640"/>
          <w:marRight w:val="0"/>
          <w:marTop w:val="0"/>
          <w:marBottom w:val="0"/>
          <w:divBdr>
            <w:top w:val="none" w:sz="0" w:space="0" w:color="auto"/>
            <w:left w:val="none" w:sz="0" w:space="0" w:color="auto"/>
            <w:bottom w:val="none" w:sz="0" w:space="0" w:color="auto"/>
            <w:right w:val="none" w:sz="0" w:space="0" w:color="auto"/>
          </w:divBdr>
        </w:div>
        <w:div w:id="1476606359">
          <w:marLeft w:val="640"/>
          <w:marRight w:val="0"/>
          <w:marTop w:val="0"/>
          <w:marBottom w:val="0"/>
          <w:divBdr>
            <w:top w:val="none" w:sz="0" w:space="0" w:color="auto"/>
            <w:left w:val="none" w:sz="0" w:space="0" w:color="auto"/>
            <w:bottom w:val="none" w:sz="0" w:space="0" w:color="auto"/>
            <w:right w:val="none" w:sz="0" w:space="0" w:color="auto"/>
          </w:divBdr>
        </w:div>
        <w:div w:id="1500149467">
          <w:marLeft w:val="640"/>
          <w:marRight w:val="0"/>
          <w:marTop w:val="0"/>
          <w:marBottom w:val="0"/>
          <w:divBdr>
            <w:top w:val="none" w:sz="0" w:space="0" w:color="auto"/>
            <w:left w:val="none" w:sz="0" w:space="0" w:color="auto"/>
            <w:bottom w:val="none" w:sz="0" w:space="0" w:color="auto"/>
            <w:right w:val="none" w:sz="0" w:space="0" w:color="auto"/>
          </w:divBdr>
        </w:div>
        <w:div w:id="1504930017">
          <w:marLeft w:val="640"/>
          <w:marRight w:val="0"/>
          <w:marTop w:val="0"/>
          <w:marBottom w:val="0"/>
          <w:divBdr>
            <w:top w:val="none" w:sz="0" w:space="0" w:color="auto"/>
            <w:left w:val="none" w:sz="0" w:space="0" w:color="auto"/>
            <w:bottom w:val="none" w:sz="0" w:space="0" w:color="auto"/>
            <w:right w:val="none" w:sz="0" w:space="0" w:color="auto"/>
          </w:divBdr>
        </w:div>
        <w:div w:id="1554344582">
          <w:marLeft w:val="640"/>
          <w:marRight w:val="0"/>
          <w:marTop w:val="0"/>
          <w:marBottom w:val="0"/>
          <w:divBdr>
            <w:top w:val="none" w:sz="0" w:space="0" w:color="auto"/>
            <w:left w:val="none" w:sz="0" w:space="0" w:color="auto"/>
            <w:bottom w:val="none" w:sz="0" w:space="0" w:color="auto"/>
            <w:right w:val="none" w:sz="0" w:space="0" w:color="auto"/>
          </w:divBdr>
        </w:div>
        <w:div w:id="1584031140">
          <w:marLeft w:val="640"/>
          <w:marRight w:val="0"/>
          <w:marTop w:val="0"/>
          <w:marBottom w:val="0"/>
          <w:divBdr>
            <w:top w:val="none" w:sz="0" w:space="0" w:color="auto"/>
            <w:left w:val="none" w:sz="0" w:space="0" w:color="auto"/>
            <w:bottom w:val="none" w:sz="0" w:space="0" w:color="auto"/>
            <w:right w:val="none" w:sz="0" w:space="0" w:color="auto"/>
          </w:divBdr>
        </w:div>
        <w:div w:id="1591507572">
          <w:marLeft w:val="640"/>
          <w:marRight w:val="0"/>
          <w:marTop w:val="0"/>
          <w:marBottom w:val="0"/>
          <w:divBdr>
            <w:top w:val="none" w:sz="0" w:space="0" w:color="auto"/>
            <w:left w:val="none" w:sz="0" w:space="0" w:color="auto"/>
            <w:bottom w:val="none" w:sz="0" w:space="0" w:color="auto"/>
            <w:right w:val="none" w:sz="0" w:space="0" w:color="auto"/>
          </w:divBdr>
        </w:div>
        <w:div w:id="1609317639">
          <w:marLeft w:val="640"/>
          <w:marRight w:val="0"/>
          <w:marTop w:val="0"/>
          <w:marBottom w:val="0"/>
          <w:divBdr>
            <w:top w:val="none" w:sz="0" w:space="0" w:color="auto"/>
            <w:left w:val="none" w:sz="0" w:space="0" w:color="auto"/>
            <w:bottom w:val="none" w:sz="0" w:space="0" w:color="auto"/>
            <w:right w:val="none" w:sz="0" w:space="0" w:color="auto"/>
          </w:divBdr>
        </w:div>
        <w:div w:id="1615862436">
          <w:marLeft w:val="640"/>
          <w:marRight w:val="0"/>
          <w:marTop w:val="0"/>
          <w:marBottom w:val="0"/>
          <w:divBdr>
            <w:top w:val="none" w:sz="0" w:space="0" w:color="auto"/>
            <w:left w:val="none" w:sz="0" w:space="0" w:color="auto"/>
            <w:bottom w:val="none" w:sz="0" w:space="0" w:color="auto"/>
            <w:right w:val="none" w:sz="0" w:space="0" w:color="auto"/>
          </w:divBdr>
        </w:div>
        <w:div w:id="1626815111">
          <w:marLeft w:val="640"/>
          <w:marRight w:val="0"/>
          <w:marTop w:val="0"/>
          <w:marBottom w:val="0"/>
          <w:divBdr>
            <w:top w:val="none" w:sz="0" w:space="0" w:color="auto"/>
            <w:left w:val="none" w:sz="0" w:space="0" w:color="auto"/>
            <w:bottom w:val="none" w:sz="0" w:space="0" w:color="auto"/>
            <w:right w:val="none" w:sz="0" w:space="0" w:color="auto"/>
          </w:divBdr>
        </w:div>
        <w:div w:id="1632832348">
          <w:marLeft w:val="640"/>
          <w:marRight w:val="0"/>
          <w:marTop w:val="0"/>
          <w:marBottom w:val="0"/>
          <w:divBdr>
            <w:top w:val="none" w:sz="0" w:space="0" w:color="auto"/>
            <w:left w:val="none" w:sz="0" w:space="0" w:color="auto"/>
            <w:bottom w:val="none" w:sz="0" w:space="0" w:color="auto"/>
            <w:right w:val="none" w:sz="0" w:space="0" w:color="auto"/>
          </w:divBdr>
        </w:div>
        <w:div w:id="1644002239">
          <w:marLeft w:val="640"/>
          <w:marRight w:val="0"/>
          <w:marTop w:val="0"/>
          <w:marBottom w:val="0"/>
          <w:divBdr>
            <w:top w:val="none" w:sz="0" w:space="0" w:color="auto"/>
            <w:left w:val="none" w:sz="0" w:space="0" w:color="auto"/>
            <w:bottom w:val="none" w:sz="0" w:space="0" w:color="auto"/>
            <w:right w:val="none" w:sz="0" w:space="0" w:color="auto"/>
          </w:divBdr>
        </w:div>
        <w:div w:id="1648590218">
          <w:marLeft w:val="640"/>
          <w:marRight w:val="0"/>
          <w:marTop w:val="0"/>
          <w:marBottom w:val="0"/>
          <w:divBdr>
            <w:top w:val="none" w:sz="0" w:space="0" w:color="auto"/>
            <w:left w:val="none" w:sz="0" w:space="0" w:color="auto"/>
            <w:bottom w:val="none" w:sz="0" w:space="0" w:color="auto"/>
            <w:right w:val="none" w:sz="0" w:space="0" w:color="auto"/>
          </w:divBdr>
        </w:div>
        <w:div w:id="1683822842">
          <w:marLeft w:val="640"/>
          <w:marRight w:val="0"/>
          <w:marTop w:val="0"/>
          <w:marBottom w:val="0"/>
          <w:divBdr>
            <w:top w:val="none" w:sz="0" w:space="0" w:color="auto"/>
            <w:left w:val="none" w:sz="0" w:space="0" w:color="auto"/>
            <w:bottom w:val="none" w:sz="0" w:space="0" w:color="auto"/>
            <w:right w:val="none" w:sz="0" w:space="0" w:color="auto"/>
          </w:divBdr>
        </w:div>
        <w:div w:id="1707870471">
          <w:marLeft w:val="640"/>
          <w:marRight w:val="0"/>
          <w:marTop w:val="0"/>
          <w:marBottom w:val="0"/>
          <w:divBdr>
            <w:top w:val="none" w:sz="0" w:space="0" w:color="auto"/>
            <w:left w:val="none" w:sz="0" w:space="0" w:color="auto"/>
            <w:bottom w:val="none" w:sz="0" w:space="0" w:color="auto"/>
            <w:right w:val="none" w:sz="0" w:space="0" w:color="auto"/>
          </w:divBdr>
        </w:div>
        <w:div w:id="1746804969">
          <w:marLeft w:val="640"/>
          <w:marRight w:val="0"/>
          <w:marTop w:val="0"/>
          <w:marBottom w:val="0"/>
          <w:divBdr>
            <w:top w:val="none" w:sz="0" w:space="0" w:color="auto"/>
            <w:left w:val="none" w:sz="0" w:space="0" w:color="auto"/>
            <w:bottom w:val="none" w:sz="0" w:space="0" w:color="auto"/>
            <w:right w:val="none" w:sz="0" w:space="0" w:color="auto"/>
          </w:divBdr>
        </w:div>
        <w:div w:id="1766070207">
          <w:marLeft w:val="640"/>
          <w:marRight w:val="0"/>
          <w:marTop w:val="0"/>
          <w:marBottom w:val="0"/>
          <w:divBdr>
            <w:top w:val="none" w:sz="0" w:space="0" w:color="auto"/>
            <w:left w:val="none" w:sz="0" w:space="0" w:color="auto"/>
            <w:bottom w:val="none" w:sz="0" w:space="0" w:color="auto"/>
            <w:right w:val="none" w:sz="0" w:space="0" w:color="auto"/>
          </w:divBdr>
        </w:div>
        <w:div w:id="1783645298">
          <w:marLeft w:val="640"/>
          <w:marRight w:val="0"/>
          <w:marTop w:val="0"/>
          <w:marBottom w:val="0"/>
          <w:divBdr>
            <w:top w:val="none" w:sz="0" w:space="0" w:color="auto"/>
            <w:left w:val="none" w:sz="0" w:space="0" w:color="auto"/>
            <w:bottom w:val="none" w:sz="0" w:space="0" w:color="auto"/>
            <w:right w:val="none" w:sz="0" w:space="0" w:color="auto"/>
          </w:divBdr>
        </w:div>
        <w:div w:id="1788810177">
          <w:marLeft w:val="640"/>
          <w:marRight w:val="0"/>
          <w:marTop w:val="0"/>
          <w:marBottom w:val="0"/>
          <w:divBdr>
            <w:top w:val="none" w:sz="0" w:space="0" w:color="auto"/>
            <w:left w:val="none" w:sz="0" w:space="0" w:color="auto"/>
            <w:bottom w:val="none" w:sz="0" w:space="0" w:color="auto"/>
            <w:right w:val="none" w:sz="0" w:space="0" w:color="auto"/>
          </w:divBdr>
        </w:div>
        <w:div w:id="1806585067">
          <w:marLeft w:val="640"/>
          <w:marRight w:val="0"/>
          <w:marTop w:val="0"/>
          <w:marBottom w:val="0"/>
          <w:divBdr>
            <w:top w:val="none" w:sz="0" w:space="0" w:color="auto"/>
            <w:left w:val="none" w:sz="0" w:space="0" w:color="auto"/>
            <w:bottom w:val="none" w:sz="0" w:space="0" w:color="auto"/>
            <w:right w:val="none" w:sz="0" w:space="0" w:color="auto"/>
          </w:divBdr>
        </w:div>
        <w:div w:id="1836803207">
          <w:marLeft w:val="640"/>
          <w:marRight w:val="0"/>
          <w:marTop w:val="0"/>
          <w:marBottom w:val="0"/>
          <w:divBdr>
            <w:top w:val="none" w:sz="0" w:space="0" w:color="auto"/>
            <w:left w:val="none" w:sz="0" w:space="0" w:color="auto"/>
            <w:bottom w:val="none" w:sz="0" w:space="0" w:color="auto"/>
            <w:right w:val="none" w:sz="0" w:space="0" w:color="auto"/>
          </w:divBdr>
        </w:div>
        <w:div w:id="1850291023">
          <w:marLeft w:val="640"/>
          <w:marRight w:val="0"/>
          <w:marTop w:val="0"/>
          <w:marBottom w:val="0"/>
          <w:divBdr>
            <w:top w:val="none" w:sz="0" w:space="0" w:color="auto"/>
            <w:left w:val="none" w:sz="0" w:space="0" w:color="auto"/>
            <w:bottom w:val="none" w:sz="0" w:space="0" w:color="auto"/>
            <w:right w:val="none" w:sz="0" w:space="0" w:color="auto"/>
          </w:divBdr>
        </w:div>
        <w:div w:id="1864172383">
          <w:marLeft w:val="640"/>
          <w:marRight w:val="0"/>
          <w:marTop w:val="0"/>
          <w:marBottom w:val="0"/>
          <w:divBdr>
            <w:top w:val="none" w:sz="0" w:space="0" w:color="auto"/>
            <w:left w:val="none" w:sz="0" w:space="0" w:color="auto"/>
            <w:bottom w:val="none" w:sz="0" w:space="0" w:color="auto"/>
            <w:right w:val="none" w:sz="0" w:space="0" w:color="auto"/>
          </w:divBdr>
        </w:div>
        <w:div w:id="1913736107">
          <w:marLeft w:val="640"/>
          <w:marRight w:val="0"/>
          <w:marTop w:val="0"/>
          <w:marBottom w:val="0"/>
          <w:divBdr>
            <w:top w:val="none" w:sz="0" w:space="0" w:color="auto"/>
            <w:left w:val="none" w:sz="0" w:space="0" w:color="auto"/>
            <w:bottom w:val="none" w:sz="0" w:space="0" w:color="auto"/>
            <w:right w:val="none" w:sz="0" w:space="0" w:color="auto"/>
          </w:divBdr>
        </w:div>
        <w:div w:id="1978492612">
          <w:marLeft w:val="640"/>
          <w:marRight w:val="0"/>
          <w:marTop w:val="0"/>
          <w:marBottom w:val="0"/>
          <w:divBdr>
            <w:top w:val="none" w:sz="0" w:space="0" w:color="auto"/>
            <w:left w:val="none" w:sz="0" w:space="0" w:color="auto"/>
            <w:bottom w:val="none" w:sz="0" w:space="0" w:color="auto"/>
            <w:right w:val="none" w:sz="0" w:space="0" w:color="auto"/>
          </w:divBdr>
        </w:div>
        <w:div w:id="2007125851">
          <w:marLeft w:val="640"/>
          <w:marRight w:val="0"/>
          <w:marTop w:val="0"/>
          <w:marBottom w:val="0"/>
          <w:divBdr>
            <w:top w:val="none" w:sz="0" w:space="0" w:color="auto"/>
            <w:left w:val="none" w:sz="0" w:space="0" w:color="auto"/>
            <w:bottom w:val="none" w:sz="0" w:space="0" w:color="auto"/>
            <w:right w:val="none" w:sz="0" w:space="0" w:color="auto"/>
          </w:divBdr>
        </w:div>
        <w:div w:id="2037804494">
          <w:marLeft w:val="640"/>
          <w:marRight w:val="0"/>
          <w:marTop w:val="0"/>
          <w:marBottom w:val="0"/>
          <w:divBdr>
            <w:top w:val="none" w:sz="0" w:space="0" w:color="auto"/>
            <w:left w:val="none" w:sz="0" w:space="0" w:color="auto"/>
            <w:bottom w:val="none" w:sz="0" w:space="0" w:color="auto"/>
            <w:right w:val="none" w:sz="0" w:space="0" w:color="auto"/>
          </w:divBdr>
        </w:div>
        <w:div w:id="2076387452">
          <w:marLeft w:val="640"/>
          <w:marRight w:val="0"/>
          <w:marTop w:val="0"/>
          <w:marBottom w:val="0"/>
          <w:divBdr>
            <w:top w:val="none" w:sz="0" w:space="0" w:color="auto"/>
            <w:left w:val="none" w:sz="0" w:space="0" w:color="auto"/>
            <w:bottom w:val="none" w:sz="0" w:space="0" w:color="auto"/>
            <w:right w:val="none" w:sz="0" w:space="0" w:color="auto"/>
          </w:divBdr>
        </w:div>
        <w:div w:id="2104836417">
          <w:marLeft w:val="640"/>
          <w:marRight w:val="0"/>
          <w:marTop w:val="0"/>
          <w:marBottom w:val="0"/>
          <w:divBdr>
            <w:top w:val="none" w:sz="0" w:space="0" w:color="auto"/>
            <w:left w:val="none" w:sz="0" w:space="0" w:color="auto"/>
            <w:bottom w:val="none" w:sz="0" w:space="0" w:color="auto"/>
            <w:right w:val="none" w:sz="0" w:space="0" w:color="auto"/>
          </w:divBdr>
        </w:div>
        <w:div w:id="2116437042">
          <w:marLeft w:val="640"/>
          <w:marRight w:val="0"/>
          <w:marTop w:val="0"/>
          <w:marBottom w:val="0"/>
          <w:divBdr>
            <w:top w:val="none" w:sz="0" w:space="0" w:color="auto"/>
            <w:left w:val="none" w:sz="0" w:space="0" w:color="auto"/>
            <w:bottom w:val="none" w:sz="0" w:space="0" w:color="auto"/>
            <w:right w:val="none" w:sz="0" w:space="0" w:color="auto"/>
          </w:divBdr>
        </w:div>
      </w:divsChild>
    </w:div>
    <w:div w:id="912005364">
      <w:bodyDiv w:val="1"/>
      <w:marLeft w:val="0"/>
      <w:marRight w:val="0"/>
      <w:marTop w:val="0"/>
      <w:marBottom w:val="0"/>
      <w:divBdr>
        <w:top w:val="none" w:sz="0" w:space="0" w:color="auto"/>
        <w:left w:val="none" w:sz="0" w:space="0" w:color="auto"/>
        <w:bottom w:val="none" w:sz="0" w:space="0" w:color="auto"/>
        <w:right w:val="none" w:sz="0" w:space="0" w:color="auto"/>
      </w:divBdr>
      <w:divsChild>
        <w:div w:id="11731910">
          <w:marLeft w:val="640"/>
          <w:marRight w:val="0"/>
          <w:marTop w:val="0"/>
          <w:marBottom w:val="0"/>
          <w:divBdr>
            <w:top w:val="none" w:sz="0" w:space="0" w:color="auto"/>
            <w:left w:val="none" w:sz="0" w:space="0" w:color="auto"/>
            <w:bottom w:val="none" w:sz="0" w:space="0" w:color="auto"/>
            <w:right w:val="none" w:sz="0" w:space="0" w:color="auto"/>
          </w:divBdr>
        </w:div>
        <w:div w:id="33622939">
          <w:marLeft w:val="640"/>
          <w:marRight w:val="0"/>
          <w:marTop w:val="0"/>
          <w:marBottom w:val="0"/>
          <w:divBdr>
            <w:top w:val="none" w:sz="0" w:space="0" w:color="auto"/>
            <w:left w:val="none" w:sz="0" w:space="0" w:color="auto"/>
            <w:bottom w:val="none" w:sz="0" w:space="0" w:color="auto"/>
            <w:right w:val="none" w:sz="0" w:space="0" w:color="auto"/>
          </w:divBdr>
        </w:div>
        <w:div w:id="67728233">
          <w:marLeft w:val="640"/>
          <w:marRight w:val="0"/>
          <w:marTop w:val="0"/>
          <w:marBottom w:val="0"/>
          <w:divBdr>
            <w:top w:val="none" w:sz="0" w:space="0" w:color="auto"/>
            <w:left w:val="none" w:sz="0" w:space="0" w:color="auto"/>
            <w:bottom w:val="none" w:sz="0" w:space="0" w:color="auto"/>
            <w:right w:val="none" w:sz="0" w:space="0" w:color="auto"/>
          </w:divBdr>
        </w:div>
        <w:div w:id="109519166">
          <w:marLeft w:val="640"/>
          <w:marRight w:val="0"/>
          <w:marTop w:val="0"/>
          <w:marBottom w:val="0"/>
          <w:divBdr>
            <w:top w:val="none" w:sz="0" w:space="0" w:color="auto"/>
            <w:left w:val="none" w:sz="0" w:space="0" w:color="auto"/>
            <w:bottom w:val="none" w:sz="0" w:space="0" w:color="auto"/>
            <w:right w:val="none" w:sz="0" w:space="0" w:color="auto"/>
          </w:divBdr>
        </w:div>
        <w:div w:id="122772892">
          <w:marLeft w:val="640"/>
          <w:marRight w:val="0"/>
          <w:marTop w:val="0"/>
          <w:marBottom w:val="0"/>
          <w:divBdr>
            <w:top w:val="none" w:sz="0" w:space="0" w:color="auto"/>
            <w:left w:val="none" w:sz="0" w:space="0" w:color="auto"/>
            <w:bottom w:val="none" w:sz="0" w:space="0" w:color="auto"/>
            <w:right w:val="none" w:sz="0" w:space="0" w:color="auto"/>
          </w:divBdr>
        </w:div>
        <w:div w:id="144472932">
          <w:marLeft w:val="640"/>
          <w:marRight w:val="0"/>
          <w:marTop w:val="0"/>
          <w:marBottom w:val="0"/>
          <w:divBdr>
            <w:top w:val="none" w:sz="0" w:space="0" w:color="auto"/>
            <w:left w:val="none" w:sz="0" w:space="0" w:color="auto"/>
            <w:bottom w:val="none" w:sz="0" w:space="0" w:color="auto"/>
            <w:right w:val="none" w:sz="0" w:space="0" w:color="auto"/>
          </w:divBdr>
        </w:div>
        <w:div w:id="150147573">
          <w:marLeft w:val="640"/>
          <w:marRight w:val="0"/>
          <w:marTop w:val="0"/>
          <w:marBottom w:val="0"/>
          <w:divBdr>
            <w:top w:val="none" w:sz="0" w:space="0" w:color="auto"/>
            <w:left w:val="none" w:sz="0" w:space="0" w:color="auto"/>
            <w:bottom w:val="none" w:sz="0" w:space="0" w:color="auto"/>
            <w:right w:val="none" w:sz="0" w:space="0" w:color="auto"/>
          </w:divBdr>
        </w:div>
        <w:div w:id="173620021">
          <w:marLeft w:val="640"/>
          <w:marRight w:val="0"/>
          <w:marTop w:val="0"/>
          <w:marBottom w:val="0"/>
          <w:divBdr>
            <w:top w:val="none" w:sz="0" w:space="0" w:color="auto"/>
            <w:left w:val="none" w:sz="0" w:space="0" w:color="auto"/>
            <w:bottom w:val="none" w:sz="0" w:space="0" w:color="auto"/>
            <w:right w:val="none" w:sz="0" w:space="0" w:color="auto"/>
          </w:divBdr>
        </w:div>
        <w:div w:id="182790807">
          <w:marLeft w:val="640"/>
          <w:marRight w:val="0"/>
          <w:marTop w:val="0"/>
          <w:marBottom w:val="0"/>
          <w:divBdr>
            <w:top w:val="none" w:sz="0" w:space="0" w:color="auto"/>
            <w:left w:val="none" w:sz="0" w:space="0" w:color="auto"/>
            <w:bottom w:val="none" w:sz="0" w:space="0" w:color="auto"/>
            <w:right w:val="none" w:sz="0" w:space="0" w:color="auto"/>
          </w:divBdr>
        </w:div>
        <w:div w:id="183179490">
          <w:marLeft w:val="640"/>
          <w:marRight w:val="0"/>
          <w:marTop w:val="0"/>
          <w:marBottom w:val="0"/>
          <w:divBdr>
            <w:top w:val="none" w:sz="0" w:space="0" w:color="auto"/>
            <w:left w:val="none" w:sz="0" w:space="0" w:color="auto"/>
            <w:bottom w:val="none" w:sz="0" w:space="0" w:color="auto"/>
            <w:right w:val="none" w:sz="0" w:space="0" w:color="auto"/>
          </w:divBdr>
        </w:div>
        <w:div w:id="195892336">
          <w:marLeft w:val="640"/>
          <w:marRight w:val="0"/>
          <w:marTop w:val="0"/>
          <w:marBottom w:val="0"/>
          <w:divBdr>
            <w:top w:val="none" w:sz="0" w:space="0" w:color="auto"/>
            <w:left w:val="none" w:sz="0" w:space="0" w:color="auto"/>
            <w:bottom w:val="none" w:sz="0" w:space="0" w:color="auto"/>
            <w:right w:val="none" w:sz="0" w:space="0" w:color="auto"/>
          </w:divBdr>
        </w:div>
        <w:div w:id="214896737">
          <w:marLeft w:val="640"/>
          <w:marRight w:val="0"/>
          <w:marTop w:val="0"/>
          <w:marBottom w:val="0"/>
          <w:divBdr>
            <w:top w:val="none" w:sz="0" w:space="0" w:color="auto"/>
            <w:left w:val="none" w:sz="0" w:space="0" w:color="auto"/>
            <w:bottom w:val="none" w:sz="0" w:space="0" w:color="auto"/>
            <w:right w:val="none" w:sz="0" w:space="0" w:color="auto"/>
          </w:divBdr>
        </w:div>
        <w:div w:id="246306957">
          <w:marLeft w:val="640"/>
          <w:marRight w:val="0"/>
          <w:marTop w:val="0"/>
          <w:marBottom w:val="0"/>
          <w:divBdr>
            <w:top w:val="none" w:sz="0" w:space="0" w:color="auto"/>
            <w:left w:val="none" w:sz="0" w:space="0" w:color="auto"/>
            <w:bottom w:val="none" w:sz="0" w:space="0" w:color="auto"/>
            <w:right w:val="none" w:sz="0" w:space="0" w:color="auto"/>
          </w:divBdr>
        </w:div>
        <w:div w:id="256913132">
          <w:marLeft w:val="640"/>
          <w:marRight w:val="0"/>
          <w:marTop w:val="0"/>
          <w:marBottom w:val="0"/>
          <w:divBdr>
            <w:top w:val="none" w:sz="0" w:space="0" w:color="auto"/>
            <w:left w:val="none" w:sz="0" w:space="0" w:color="auto"/>
            <w:bottom w:val="none" w:sz="0" w:space="0" w:color="auto"/>
            <w:right w:val="none" w:sz="0" w:space="0" w:color="auto"/>
          </w:divBdr>
        </w:div>
        <w:div w:id="337389619">
          <w:marLeft w:val="640"/>
          <w:marRight w:val="0"/>
          <w:marTop w:val="0"/>
          <w:marBottom w:val="0"/>
          <w:divBdr>
            <w:top w:val="none" w:sz="0" w:space="0" w:color="auto"/>
            <w:left w:val="none" w:sz="0" w:space="0" w:color="auto"/>
            <w:bottom w:val="none" w:sz="0" w:space="0" w:color="auto"/>
            <w:right w:val="none" w:sz="0" w:space="0" w:color="auto"/>
          </w:divBdr>
        </w:div>
        <w:div w:id="381710127">
          <w:marLeft w:val="640"/>
          <w:marRight w:val="0"/>
          <w:marTop w:val="0"/>
          <w:marBottom w:val="0"/>
          <w:divBdr>
            <w:top w:val="none" w:sz="0" w:space="0" w:color="auto"/>
            <w:left w:val="none" w:sz="0" w:space="0" w:color="auto"/>
            <w:bottom w:val="none" w:sz="0" w:space="0" w:color="auto"/>
            <w:right w:val="none" w:sz="0" w:space="0" w:color="auto"/>
          </w:divBdr>
        </w:div>
        <w:div w:id="392196745">
          <w:marLeft w:val="640"/>
          <w:marRight w:val="0"/>
          <w:marTop w:val="0"/>
          <w:marBottom w:val="0"/>
          <w:divBdr>
            <w:top w:val="none" w:sz="0" w:space="0" w:color="auto"/>
            <w:left w:val="none" w:sz="0" w:space="0" w:color="auto"/>
            <w:bottom w:val="none" w:sz="0" w:space="0" w:color="auto"/>
            <w:right w:val="none" w:sz="0" w:space="0" w:color="auto"/>
          </w:divBdr>
        </w:div>
        <w:div w:id="409695519">
          <w:marLeft w:val="640"/>
          <w:marRight w:val="0"/>
          <w:marTop w:val="0"/>
          <w:marBottom w:val="0"/>
          <w:divBdr>
            <w:top w:val="none" w:sz="0" w:space="0" w:color="auto"/>
            <w:left w:val="none" w:sz="0" w:space="0" w:color="auto"/>
            <w:bottom w:val="none" w:sz="0" w:space="0" w:color="auto"/>
            <w:right w:val="none" w:sz="0" w:space="0" w:color="auto"/>
          </w:divBdr>
        </w:div>
        <w:div w:id="411854743">
          <w:marLeft w:val="640"/>
          <w:marRight w:val="0"/>
          <w:marTop w:val="0"/>
          <w:marBottom w:val="0"/>
          <w:divBdr>
            <w:top w:val="none" w:sz="0" w:space="0" w:color="auto"/>
            <w:left w:val="none" w:sz="0" w:space="0" w:color="auto"/>
            <w:bottom w:val="none" w:sz="0" w:space="0" w:color="auto"/>
            <w:right w:val="none" w:sz="0" w:space="0" w:color="auto"/>
          </w:divBdr>
        </w:div>
        <w:div w:id="414279501">
          <w:marLeft w:val="640"/>
          <w:marRight w:val="0"/>
          <w:marTop w:val="0"/>
          <w:marBottom w:val="0"/>
          <w:divBdr>
            <w:top w:val="none" w:sz="0" w:space="0" w:color="auto"/>
            <w:left w:val="none" w:sz="0" w:space="0" w:color="auto"/>
            <w:bottom w:val="none" w:sz="0" w:space="0" w:color="auto"/>
            <w:right w:val="none" w:sz="0" w:space="0" w:color="auto"/>
          </w:divBdr>
        </w:div>
        <w:div w:id="441195144">
          <w:marLeft w:val="640"/>
          <w:marRight w:val="0"/>
          <w:marTop w:val="0"/>
          <w:marBottom w:val="0"/>
          <w:divBdr>
            <w:top w:val="none" w:sz="0" w:space="0" w:color="auto"/>
            <w:left w:val="none" w:sz="0" w:space="0" w:color="auto"/>
            <w:bottom w:val="none" w:sz="0" w:space="0" w:color="auto"/>
            <w:right w:val="none" w:sz="0" w:space="0" w:color="auto"/>
          </w:divBdr>
        </w:div>
        <w:div w:id="463931811">
          <w:marLeft w:val="640"/>
          <w:marRight w:val="0"/>
          <w:marTop w:val="0"/>
          <w:marBottom w:val="0"/>
          <w:divBdr>
            <w:top w:val="none" w:sz="0" w:space="0" w:color="auto"/>
            <w:left w:val="none" w:sz="0" w:space="0" w:color="auto"/>
            <w:bottom w:val="none" w:sz="0" w:space="0" w:color="auto"/>
            <w:right w:val="none" w:sz="0" w:space="0" w:color="auto"/>
          </w:divBdr>
        </w:div>
        <w:div w:id="551355894">
          <w:marLeft w:val="640"/>
          <w:marRight w:val="0"/>
          <w:marTop w:val="0"/>
          <w:marBottom w:val="0"/>
          <w:divBdr>
            <w:top w:val="none" w:sz="0" w:space="0" w:color="auto"/>
            <w:left w:val="none" w:sz="0" w:space="0" w:color="auto"/>
            <w:bottom w:val="none" w:sz="0" w:space="0" w:color="auto"/>
            <w:right w:val="none" w:sz="0" w:space="0" w:color="auto"/>
          </w:divBdr>
        </w:div>
        <w:div w:id="565379824">
          <w:marLeft w:val="640"/>
          <w:marRight w:val="0"/>
          <w:marTop w:val="0"/>
          <w:marBottom w:val="0"/>
          <w:divBdr>
            <w:top w:val="none" w:sz="0" w:space="0" w:color="auto"/>
            <w:left w:val="none" w:sz="0" w:space="0" w:color="auto"/>
            <w:bottom w:val="none" w:sz="0" w:space="0" w:color="auto"/>
            <w:right w:val="none" w:sz="0" w:space="0" w:color="auto"/>
          </w:divBdr>
        </w:div>
        <w:div w:id="604576635">
          <w:marLeft w:val="640"/>
          <w:marRight w:val="0"/>
          <w:marTop w:val="0"/>
          <w:marBottom w:val="0"/>
          <w:divBdr>
            <w:top w:val="none" w:sz="0" w:space="0" w:color="auto"/>
            <w:left w:val="none" w:sz="0" w:space="0" w:color="auto"/>
            <w:bottom w:val="none" w:sz="0" w:space="0" w:color="auto"/>
            <w:right w:val="none" w:sz="0" w:space="0" w:color="auto"/>
          </w:divBdr>
        </w:div>
        <w:div w:id="619532445">
          <w:marLeft w:val="640"/>
          <w:marRight w:val="0"/>
          <w:marTop w:val="0"/>
          <w:marBottom w:val="0"/>
          <w:divBdr>
            <w:top w:val="none" w:sz="0" w:space="0" w:color="auto"/>
            <w:left w:val="none" w:sz="0" w:space="0" w:color="auto"/>
            <w:bottom w:val="none" w:sz="0" w:space="0" w:color="auto"/>
            <w:right w:val="none" w:sz="0" w:space="0" w:color="auto"/>
          </w:divBdr>
        </w:div>
        <w:div w:id="674769572">
          <w:marLeft w:val="640"/>
          <w:marRight w:val="0"/>
          <w:marTop w:val="0"/>
          <w:marBottom w:val="0"/>
          <w:divBdr>
            <w:top w:val="none" w:sz="0" w:space="0" w:color="auto"/>
            <w:left w:val="none" w:sz="0" w:space="0" w:color="auto"/>
            <w:bottom w:val="none" w:sz="0" w:space="0" w:color="auto"/>
            <w:right w:val="none" w:sz="0" w:space="0" w:color="auto"/>
          </w:divBdr>
        </w:div>
        <w:div w:id="738134476">
          <w:marLeft w:val="640"/>
          <w:marRight w:val="0"/>
          <w:marTop w:val="0"/>
          <w:marBottom w:val="0"/>
          <w:divBdr>
            <w:top w:val="none" w:sz="0" w:space="0" w:color="auto"/>
            <w:left w:val="none" w:sz="0" w:space="0" w:color="auto"/>
            <w:bottom w:val="none" w:sz="0" w:space="0" w:color="auto"/>
            <w:right w:val="none" w:sz="0" w:space="0" w:color="auto"/>
          </w:divBdr>
        </w:div>
        <w:div w:id="775978267">
          <w:marLeft w:val="640"/>
          <w:marRight w:val="0"/>
          <w:marTop w:val="0"/>
          <w:marBottom w:val="0"/>
          <w:divBdr>
            <w:top w:val="none" w:sz="0" w:space="0" w:color="auto"/>
            <w:left w:val="none" w:sz="0" w:space="0" w:color="auto"/>
            <w:bottom w:val="none" w:sz="0" w:space="0" w:color="auto"/>
            <w:right w:val="none" w:sz="0" w:space="0" w:color="auto"/>
          </w:divBdr>
        </w:div>
        <w:div w:id="797533699">
          <w:marLeft w:val="640"/>
          <w:marRight w:val="0"/>
          <w:marTop w:val="0"/>
          <w:marBottom w:val="0"/>
          <w:divBdr>
            <w:top w:val="none" w:sz="0" w:space="0" w:color="auto"/>
            <w:left w:val="none" w:sz="0" w:space="0" w:color="auto"/>
            <w:bottom w:val="none" w:sz="0" w:space="0" w:color="auto"/>
            <w:right w:val="none" w:sz="0" w:space="0" w:color="auto"/>
          </w:divBdr>
        </w:div>
        <w:div w:id="797845237">
          <w:marLeft w:val="640"/>
          <w:marRight w:val="0"/>
          <w:marTop w:val="0"/>
          <w:marBottom w:val="0"/>
          <w:divBdr>
            <w:top w:val="none" w:sz="0" w:space="0" w:color="auto"/>
            <w:left w:val="none" w:sz="0" w:space="0" w:color="auto"/>
            <w:bottom w:val="none" w:sz="0" w:space="0" w:color="auto"/>
            <w:right w:val="none" w:sz="0" w:space="0" w:color="auto"/>
          </w:divBdr>
        </w:div>
        <w:div w:id="815296864">
          <w:marLeft w:val="640"/>
          <w:marRight w:val="0"/>
          <w:marTop w:val="0"/>
          <w:marBottom w:val="0"/>
          <w:divBdr>
            <w:top w:val="none" w:sz="0" w:space="0" w:color="auto"/>
            <w:left w:val="none" w:sz="0" w:space="0" w:color="auto"/>
            <w:bottom w:val="none" w:sz="0" w:space="0" w:color="auto"/>
            <w:right w:val="none" w:sz="0" w:space="0" w:color="auto"/>
          </w:divBdr>
        </w:div>
        <w:div w:id="830218439">
          <w:marLeft w:val="640"/>
          <w:marRight w:val="0"/>
          <w:marTop w:val="0"/>
          <w:marBottom w:val="0"/>
          <w:divBdr>
            <w:top w:val="none" w:sz="0" w:space="0" w:color="auto"/>
            <w:left w:val="none" w:sz="0" w:space="0" w:color="auto"/>
            <w:bottom w:val="none" w:sz="0" w:space="0" w:color="auto"/>
            <w:right w:val="none" w:sz="0" w:space="0" w:color="auto"/>
          </w:divBdr>
        </w:div>
        <w:div w:id="872814399">
          <w:marLeft w:val="640"/>
          <w:marRight w:val="0"/>
          <w:marTop w:val="0"/>
          <w:marBottom w:val="0"/>
          <w:divBdr>
            <w:top w:val="none" w:sz="0" w:space="0" w:color="auto"/>
            <w:left w:val="none" w:sz="0" w:space="0" w:color="auto"/>
            <w:bottom w:val="none" w:sz="0" w:space="0" w:color="auto"/>
            <w:right w:val="none" w:sz="0" w:space="0" w:color="auto"/>
          </w:divBdr>
        </w:div>
        <w:div w:id="885720191">
          <w:marLeft w:val="640"/>
          <w:marRight w:val="0"/>
          <w:marTop w:val="0"/>
          <w:marBottom w:val="0"/>
          <w:divBdr>
            <w:top w:val="none" w:sz="0" w:space="0" w:color="auto"/>
            <w:left w:val="none" w:sz="0" w:space="0" w:color="auto"/>
            <w:bottom w:val="none" w:sz="0" w:space="0" w:color="auto"/>
            <w:right w:val="none" w:sz="0" w:space="0" w:color="auto"/>
          </w:divBdr>
        </w:div>
        <w:div w:id="945967610">
          <w:marLeft w:val="640"/>
          <w:marRight w:val="0"/>
          <w:marTop w:val="0"/>
          <w:marBottom w:val="0"/>
          <w:divBdr>
            <w:top w:val="none" w:sz="0" w:space="0" w:color="auto"/>
            <w:left w:val="none" w:sz="0" w:space="0" w:color="auto"/>
            <w:bottom w:val="none" w:sz="0" w:space="0" w:color="auto"/>
            <w:right w:val="none" w:sz="0" w:space="0" w:color="auto"/>
          </w:divBdr>
        </w:div>
        <w:div w:id="953097973">
          <w:marLeft w:val="640"/>
          <w:marRight w:val="0"/>
          <w:marTop w:val="0"/>
          <w:marBottom w:val="0"/>
          <w:divBdr>
            <w:top w:val="none" w:sz="0" w:space="0" w:color="auto"/>
            <w:left w:val="none" w:sz="0" w:space="0" w:color="auto"/>
            <w:bottom w:val="none" w:sz="0" w:space="0" w:color="auto"/>
            <w:right w:val="none" w:sz="0" w:space="0" w:color="auto"/>
          </w:divBdr>
        </w:div>
        <w:div w:id="973410627">
          <w:marLeft w:val="640"/>
          <w:marRight w:val="0"/>
          <w:marTop w:val="0"/>
          <w:marBottom w:val="0"/>
          <w:divBdr>
            <w:top w:val="none" w:sz="0" w:space="0" w:color="auto"/>
            <w:left w:val="none" w:sz="0" w:space="0" w:color="auto"/>
            <w:bottom w:val="none" w:sz="0" w:space="0" w:color="auto"/>
            <w:right w:val="none" w:sz="0" w:space="0" w:color="auto"/>
          </w:divBdr>
        </w:div>
        <w:div w:id="992299802">
          <w:marLeft w:val="640"/>
          <w:marRight w:val="0"/>
          <w:marTop w:val="0"/>
          <w:marBottom w:val="0"/>
          <w:divBdr>
            <w:top w:val="none" w:sz="0" w:space="0" w:color="auto"/>
            <w:left w:val="none" w:sz="0" w:space="0" w:color="auto"/>
            <w:bottom w:val="none" w:sz="0" w:space="0" w:color="auto"/>
            <w:right w:val="none" w:sz="0" w:space="0" w:color="auto"/>
          </w:divBdr>
        </w:div>
        <w:div w:id="1014305085">
          <w:marLeft w:val="640"/>
          <w:marRight w:val="0"/>
          <w:marTop w:val="0"/>
          <w:marBottom w:val="0"/>
          <w:divBdr>
            <w:top w:val="none" w:sz="0" w:space="0" w:color="auto"/>
            <w:left w:val="none" w:sz="0" w:space="0" w:color="auto"/>
            <w:bottom w:val="none" w:sz="0" w:space="0" w:color="auto"/>
            <w:right w:val="none" w:sz="0" w:space="0" w:color="auto"/>
          </w:divBdr>
        </w:div>
        <w:div w:id="1030912493">
          <w:marLeft w:val="640"/>
          <w:marRight w:val="0"/>
          <w:marTop w:val="0"/>
          <w:marBottom w:val="0"/>
          <w:divBdr>
            <w:top w:val="none" w:sz="0" w:space="0" w:color="auto"/>
            <w:left w:val="none" w:sz="0" w:space="0" w:color="auto"/>
            <w:bottom w:val="none" w:sz="0" w:space="0" w:color="auto"/>
            <w:right w:val="none" w:sz="0" w:space="0" w:color="auto"/>
          </w:divBdr>
        </w:div>
        <w:div w:id="1048721987">
          <w:marLeft w:val="640"/>
          <w:marRight w:val="0"/>
          <w:marTop w:val="0"/>
          <w:marBottom w:val="0"/>
          <w:divBdr>
            <w:top w:val="none" w:sz="0" w:space="0" w:color="auto"/>
            <w:left w:val="none" w:sz="0" w:space="0" w:color="auto"/>
            <w:bottom w:val="none" w:sz="0" w:space="0" w:color="auto"/>
            <w:right w:val="none" w:sz="0" w:space="0" w:color="auto"/>
          </w:divBdr>
        </w:div>
        <w:div w:id="1079716453">
          <w:marLeft w:val="640"/>
          <w:marRight w:val="0"/>
          <w:marTop w:val="0"/>
          <w:marBottom w:val="0"/>
          <w:divBdr>
            <w:top w:val="none" w:sz="0" w:space="0" w:color="auto"/>
            <w:left w:val="none" w:sz="0" w:space="0" w:color="auto"/>
            <w:bottom w:val="none" w:sz="0" w:space="0" w:color="auto"/>
            <w:right w:val="none" w:sz="0" w:space="0" w:color="auto"/>
          </w:divBdr>
        </w:div>
        <w:div w:id="1129864067">
          <w:marLeft w:val="640"/>
          <w:marRight w:val="0"/>
          <w:marTop w:val="0"/>
          <w:marBottom w:val="0"/>
          <w:divBdr>
            <w:top w:val="none" w:sz="0" w:space="0" w:color="auto"/>
            <w:left w:val="none" w:sz="0" w:space="0" w:color="auto"/>
            <w:bottom w:val="none" w:sz="0" w:space="0" w:color="auto"/>
            <w:right w:val="none" w:sz="0" w:space="0" w:color="auto"/>
          </w:divBdr>
        </w:div>
        <w:div w:id="1141073802">
          <w:marLeft w:val="640"/>
          <w:marRight w:val="0"/>
          <w:marTop w:val="0"/>
          <w:marBottom w:val="0"/>
          <w:divBdr>
            <w:top w:val="none" w:sz="0" w:space="0" w:color="auto"/>
            <w:left w:val="none" w:sz="0" w:space="0" w:color="auto"/>
            <w:bottom w:val="none" w:sz="0" w:space="0" w:color="auto"/>
            <w:right w:val="none" w:sz="0" w:space="0" w:color="auto"/>
          </w:divBdr>
        </w:div>
        <w:div w:id="1142770453">
          <w:marLeft w:val="640"/>
          <w:marRight w:val="0"/>
          <w:marTop w:val="0"/>
          <w:marBottom w:val="0"/>
          <w:divBdr>
            <w:top w:val="none" w:sz="0" w:space="0" w:color="auto"/>
            <w:left w:val="none" w:sz="0" w:space="0" w:color="auto"/>
            <w:bottom w:val="none" w:sz="0" w:space="0" w:color="auto"/>
            <w:right w:val="none" w:sz="0" w:space="0" w:color="auto"/>
          </w:divBdr>
        </w:div>
        <w:div w:id="1165053638">
          <w:marLeft w:val="640"/>
          <w:marRight w:val="0"/>
          <w:marTop w:val="0"/>
          <w:marBottom w:val="0"/>
          <w:divBdr>
            <w:top w:val="none" w:sz="0" w:space="0" w:color="auto"/>
            <w:left w:val="none" w:sz="0" w:space="0" w:color="auto"/>
            <w:bottom w:val="none" w:sz="0" w:space="0" w:color="auto"/>
            <w:right w:val="none" w:sz="0" w:space="0" w:color="auto"/>
          </w:divBdr>
        </w:div>
        <w:div w:id="1168057727">
          <w:marLeft w:val="640"/>
          <w:marRight w:val="0"/>
          <w:marTop w:val="0"/>
          <w:marBottom w:val="0"/>
          <w:divBdr>
            <w:top w:val="none" w:sz="0" w:space="0" w:color="auto"/>
            <w:left w:val="none" w:sz="0" w:space="0" w:color="auto"/>
            <w:bottom w:val="none" w:sz="0" w:space="0" w:color="auto"/>
            <w:right w:val="none" w:sz="0" w:space="0" w:color="auto"/>
          </w:divBdr>
        </w:div>
        <w:div w:id="1175074982">
          <w:marLeft w:val="640"/>
          <w:marRight w:val="0"/>
          <w:marTop w:val="0"/>
          <w:marBottom w:val="0"/>
          <w:divBdr>
            <w:top w:val="none" w:sz="0" w:space="0" w:color="auto"/>
            <w:left w:val="none" w:sz="0" w:space="0" w:color="auto"/>
            <w:bottom w:val="none" w:sz="0" w:space="0" w:color="auto"/>
            <w:right w:val="none" w:sz="0" w:space="0" w:color="auto"/>
          </w:divBdr>
        </w:div>
        <w:div w:id="1200508689">
          <w:marLeft w:val="640"/>
          <w:marRight w:val="0"/>
          <w:marTop w:val="0"/>
          <w:marBottom w:val="0"/>
          <w:divBdr>
            <w:top w:val="none" w:sz="0" w:space="0" w:color="auto"/>
            <w:left w:val="none" w:sz="0" w:space="0" w:color="auto"/>
            <w:bottom w:val="none" w:sz="0" w:space="0" w:color="auto"/>
            <w:right w:val="none" w:sz="0" w:space="0" w:color="auto"/>
          </w:divBdr>
        </w:div>
        <w:div w:id="1206676394">
          <w:marLeft w:val="640"/>
          <w:marRight w:val="0"/>
          <w:marTop w:val="0"/>
          <w:marBottom w:val="0"/>
          <w:divBdr>
            <w:top w:val="none" w:sz="0" w:space="0" w:color="auto"/>
            <w:left w:val="none" w:sz="0" w:space="0" w:color="auto"/>
            <w:bottom w:val="none" w:sz="0" w:space="0" w:color="auto"/>
            <w:right w:val="none" w:sz="0" w:space="0" w:color="auto"/>
          </w:divBdr>
        </w:div>
        <w:div w:id="1212227294">
          <w:marLeft w:val="640"/>
          <w:marRight w:val="0"/>
          <w:marTop w:val="0"/>
          <w:marBottom w:val="0"/>
          <w:divBdr>
            <w:top w:val="none" w:sz="0" w:space="0" w:color="auto"/>
            <w:left w:val="none" w:sz="0" w:space="0" w:color="auto"/>
            <w:bottom w:val="none" w:sz="0" w:space="0" w:color="auto"/>
            <w:right w:val="none" w:sz="0" w:space="0" w:color="auto"/>
          </w:divBdr>
        </w:div>
        <w:div w:id="1218080084">
          <w:marLeft w:val="640"/>
          <w:marRight w:val="0"/>
          <w:marTop w:val="0"/>
          <w:marBottom w:val="0"/>
          <w:divBdr>
            <w:top w:val="none" w:sz="0" w:space="0" w:color="auto"/>
            <w:left w:val="none" w:sz="0" w:space="0" w:color="auto"/>
            <w:bottom w:val="none" w:sz="0" w:space="0" w:color="auto"/>
            <w:right w:val="none" w:sz="0" w:space="0" w:color="auto"/>
          </w:divBdr>
        </w:div>
        <w:div w:id="1232808039">
          <w:marLeft w:val="640"/>
          <w:marRight w:val="0"/>
          <w:marTop w:val="0"/>
          <w:marBottom w:val="0"/>
          <w:divBdr>
            <w:top w:val="none" w:sz="0" w:space="0" w:color="auto"/>
            <w:left w:val="none" w:sz="0" w:space="0" w:color="auto"/>
            <w:bottom w:val="none" w:sz="0" w:space="0" w:color="auto"/>
            <w:right w:val="none" w:sz="0" w:space="0" w:color="auto"/>
          </w:divBdr>
        </w:div>
        <w:div w:id="1234897583">
          <w:marLeft w:val="640"/>
          <w:marRight w:val="0"/>
          <w:marTop w:val="0"/>
          <w:marBottom w:val="0"/>
          <w:divBdr>
            <w:top w:val="none" w:sz="0" w:space="0" w:color="auto"/>
            <w:left w:val="none" w:sz="0" w:space="0" w:color="auto"/>
            <w:bottom w:val="none" w:sz="0" w:space="0" w:color="auto"/>
            <w:right w:val="none" w:sz="0" w:space="0" w:color="auto"/>
          </w:divBdr>
        </w:div>
        <w:div w:id="1237517795">
          <w:marLeft w:val="640"/>
          <w:marRight w:val="0"/>
          <w:marTop w:val="0"/>
          <w:marBottom w:val="0"/>
          <w:divBdr>
            <w:top w:val="none" w:sz="0" w:space="0" w:color="auto"/>
            <w:left w:val="none" w:sz="0" w:space="0" w:color="auto"/>
            <w:bottom w:val="none" w:sz="0" w:space="0" w:color="auto"/>
            <w:right w:val="none" w:sz="0" w:space="0" w:color="auto"/>
          </w:divBdr>
        </w:div>
        <w:div w:id="1238827447">
          <w:marLeft w:val="640"/>
          <w:marRight w:val="0"/>
          <w:marTop w:val="0"/>
          <w:marBottom w:val="0"/>
          <w:divBdr>
            <w:top w:val="none" w:sz="0" w:space="0" w:color="auto"/>
            <w:left w:val="none" w:sz="0" w:space="0" w:color="auto"/>
            <w:bottom w:val="none" w:sz="0" w:space="0" w:color="auto"/>
            <w:right w:val="none" w:sz="0" w:space="0" w:color="auto"/>
          </w:divBdr>
        </w:div>
        <w:div w:id="1242788608">
          <w:marLeft w:val="640"/>
          <w:marRight w:val="0"/>
          <w:marTop w:val="0"/>
          <w:marBottom w:val="0"/>
          <w:divBdr>
            <w:top w:val="none" w:sz="0" w:space="0" w:color="auto"/>
            <w:left w:val="none" w:sz="0" w:space="0" w:color="auto"/>
            <w:bottom w:val="none" w:sz="0" w:space="0" w:color="auto"/>
            <w:right w:val="none" w:sz="0" w:space="0" w:color="auto"/>
          </w:divBdr>
        </w:div>
        <w:div w:id="1252398990">
          <w:marLeft w:val="640"/>
          <w:marRight w:val="0"/>
          <w:marTop w:val="0"/>
          <w:marBottom w:val="0"/>
          <w:divBdr>
            <w:top w:val="none" w:sz="0" w:space="0" w:color="auto"/>
            <w:left w:val="none" w:sz="0" w:space="0" w:color="auto"/>
            <w:bottom w:val="none" w:sz="0" w:space="0" w:color="auto"/>
            <w:right w:val="none" w:sz="0" w:space="0" w:color="auto"/>
          </w:divBdr>
        </w:div>
        <w:div w:id="1292133648">
          <w:marLeft w:val="640"/>
          <w:marRight w:val="0"/>
          <w:marTop w:val="0"/>
          <w:marBottom w:val="0"/>
          <w:divBdr>
            <w:top w:val="none" w:sz="0" w:space="0" w:color="auto"/>
            <w:left w:val="none" w:sz="0" w:space="0" w:color="auto"/>
            <w:bottom w:val="none" w:sz="0" w:space="0" w:color="auto"/>
            <w:right w:val="none" w:sz="0" w:space="0" w:color="auto"/>
          </w:divBdr>
        </w:div>
        <w:div w:id="1302231624">
          <w:marLeft w:val="640"/>
          <w:marRight w:val="0"/>
          <w:marTop w:val="0"/>
          <w:marBottom w:val="0"/>
          <w:divBdr>
            <w:top w:val="none" w:sz="0" w:space="0" w:color="auto"/>
            <w:left w:val="none" w:sz="0" w:space="0" w:color="auto"/>
            <w:bottom w:val="none" w:sz="0" w:space="0" w:color="auto"/>
            <w:right w:val="none" w:sz="0" w:space="0" w:color="auto"/>
          </w:divBdr>
        </w:div>
        <w:div w:id="1326325154">
          <w:marLeft w:val="640"/>
          <w:marRight w:val="0"/>
          <w:marTop w:val="0"/>
          <w:marBottom w:val="0"/>
          <w:divBdr>
            <w:top w:val="none" w:sz="0" w:space="0" w:color="auto"/>
            <w:left w:val="none" w:sz="0" w:space="0" w:color="auto"/>
            <w:bottom w:val="none" w:sz="0" w:space="0" w:color="auto"/>
            <w:right w:val="none" w:sz="0" w:space="0" w:color="auto"/>
          </w:divBdr>
        </w:div>
        <w:div w:id="1410495728">
          <w:marLeft w:val="640"/>
          <w:marRight w:val="0"/>
          <w:marTop w:val="0"/>
          <w:marBottom w:val="0"/>
          <w:divBdr>
            <w:top w:val="none" w:sz="0" w:space="0" w:color="auto"/>
            <w:left w:val="none" w:sz="0" w:space="0" w:color="auto"/>
            <w:bottom w:val="none" w:sz="0" w:space="0" w:color="auto"/>
            <w:right w:val="none" w:sz="0" w:space="0" w:color="auto"/>
          </w:divBdr>
        </w:div>
        <w:div w:id="1437361700">
          <w:marLeft w:val="640"/>
          <w:marRight w:val="0"/>
          <w:marTop w:val="0"/>
          <w:marBottom w:val="0"/>
          <w:divBdr>
            <w:top w:val="none" w:sz="0" w:space="0" w:color="auto"/>
            <w:left w:val="none" w:sz="0" w:space="0" w:color="auto"/>
            <w:bottom w:val="none" w:sz="0" w:space="0" w:color="auto"/>
            <w:right w:val="none" w:sz="0" w:space="0" w:color="auto"/>
          </w:divBdr>
        </w:div>
        <w:div w:id="1477651182">
          <w:marLeft w:val="640"/>
          <w:marRight w:val="0"/>
          <w:marTop w:val="0"/>
          <w:marBottom w:val="0"/>
          <w:divBdr>
            <w:top w:val="none" w:sz="0" w:space="0" w:color="auto"/>
            <w:left w:val="none" w:sz="0" w:space="0" w:color="auto"/>
            <w:bottom w:val="none" w:sz="0" w:space="0" w:color="auto"/>
            <w:right w:val="none" w:sz="0" w:space="0" w:color="auto"/>
          </w:divBdr>
        </w:div>
        <w:div w:id="1484152903">
          <w:marLeft w:val="640"/>
          <w:marRight w:val="0"/>
          <w:marTop w:val="0"/>
          <w:marBottom w:val="0"/>
          <w:divBdr>
            <w:top w:val="none" w:sz="0" w:space="0" w:color="auto"/>
            <w:left w:val="none" w:sz="0" w:space="0" w:color="auto"/>
            <w:bottom w:val="none" w:sz="0" w:space="0" w:color="auto"/>
            <w:right w:val="none" w:sz="0" w:space="0" w:color="auto"/>
          </w:divBdr>
        </w:div>
        <w:div w:id="1490559969">
          <w:marLeft w:val="640"/>
          <w:marRight w:val="0"/>
          <w:marTop w:val="0"/>
          <w:marBottom w:val="0"/>
          <w:divBdr>
            <w:top w:val="none" w:sz="0" w:space="0" w:color="auto"/>
            <w:left w:val="none" w:sz="0" w:space="0" w:color="auto"/>
            <w:bottom w:val="none" w:sz="0" w:space="0" w:color="auto"/>
            <w:right w:val="none" w:sz="0" w:space="0" w:color="auto"/>
          </w:divBdr>
        </w:div>
        <w:div w:id="1509977264">
          <w:marLeft w:val="640"/>
          <w:marRight w:val="0"/>
          <w:marTop w:val="0"/>
          <w:marBottom w:val="0"/>
          <w:divBdr>
            <w:top w:val="none" w:sz="0" w:space="0" w:color="auto"/>
            <w:left w:val="none" w:sz="0" w:space="0" w:color="auto"/>
            <w:bottom w:val="none" w:sz="0" w:space="0" w:color="auto"/>
            <w:right w:val="none" w:sz="0" w:space="0" w:color="auto"/>
          </w:divBdr>
        </w:div>
        <w:div w:id="1528759962">
          <w:marLeft w:val="640"/>
          <w:marRight w:val="0"/>
          <w:marTop w:val="0"/>
          <w:marBottom w:val="0"/>
          <w:divBdr>
            <w:top w:val="none" w:sz="0" w:space="0" w:color="auto"/>
            <w:left w:val="none" w:sz="0" w:space="0" w:color="auto"/>
            <w:bottom w:val="none" w:sz="0" w:space="0" w:color="auto"/>
            <w:right w:val="none" w:sz="0" w:space="0" w:color="auto"/>
          </w:divBdr>
        </w:div>
        <w:div w:id="1538812114">
          <w:marLeft w:val="640"/>
          <w:marRight w:val="0"/>
          <w:marTop w:val="0"/>
          <w:marBottom w:val="0"/>
          <w:divBdr>
            <w:top w:val="none" w:sz="0" w:space="0" w:color="auto"/>
            <w:left w:val="none" w:sz="0" w:space="0" w:color="auto"/>
            <w:bottom w:val="none" w:sz="0" w:space="0" w:color="auto"/>
            <w:right w:val="none" w:sz="0" w:space="0" w:color="auto"/>
          </w:divBdr>
        </w:div>
        <w:div w:id="1574394148">
          <w:marLeft w:val="640"/>
          <w:marRight w:val="0"/>
          <w:marTop w:val="0"/>
          <w:marBottom w:val="0"/>
          <w:divBdr>
            <w:top w:val="none" w:sz="0" w:space="0" w:color="auto"/>
            <w:left w:val="none" w:sz="0" w:space="0" w:color="auto"/>
            <w:bottom w:val="none" w:sz="0" w:space="0" w:color="auto"/>
            <w:right w:val="none" w:sz="0" w:space="0" w:color="auto"/>
          </w:divBdr>
        </w:div>
        <w:div w:id="1583686954">
          <w:marLeft w:val="640"/>
          <w:marRight w:val="0"/>
          <w:marTop w:val="0"/>
          <w:marBottom w:val="0"/>
          <w:divBdr>
            <w:top w:val="none" w:sz="0" w:space="0" w:color="auto"/>
            <w:left w:val="none" w:sz="0" w:space="0" w:color="auto"/>
            <w:bottom w:val="none" w:sz="0" w:space="0" w:color="auto"/>
            <w:right w:val="none" w:sz="0" w:space="0" w:color="auto"/>
          </w:divBdr>
        </w:div>
        <w:div w:id="1601258689">
          <w:marLeft w:val="640"/>
          <w:marRight w:val="0"/>
          <w:marTop w:val="0"/>
          <w:marBottom w:val="0"/>
          <w:divBdr>
            <w:top w:val="none" w:sz="0" w:space="0" w:color="auto"/>
            <w:left w:val="none" w:sz="0" w:space="0" w:color="auto"/>
            <w:bottom w:val="none" w:sz="0" w:space="0" w:color="auto"/>
            <w:right w:val="none" w:sz="0" w:space="0" w:color="auto"/>
          </w:divBdr>
        </w:div>
        <w:div w:id="1601718685">
          <w:marLeft w:val="640"/>
          <w:marRight w:val="0"/>
          <w:marTop w:val="0"/>
          <w:marBottom w:val="0"/>
          <w:divBdr>
            <w:top w:val="none" w:sz="0" w:space="0" w:color="auto"/>
            <w:left w:val="none" w:sz="0" w:space="0" w:color="auto"/>
            <w:bottom w:val="none" w:sz="0" w:space="0" w:color="auto"/>
            <w:right w:val="none" w:sz="0" w:space="0" w:color="auto"/>
          </w:divBdr>
        </w:div>
        <w:div w:id="1637105288">
          <w:marLeft w:val="640"/>
          <w:marRight w:val="0"/>
          <w:marTop w:val="0"/>
          <w:marBottom w:val="0"/>
          <w:divBdr>
            <w:top w:val="none" w:sz="0" w:space="0" w:color="auto"/>
            <w:left w:val="none" w:sz="0" w:space="0" w:color="auto"/>
            <w:bottom w:val="none" w:sz="0" w:space="0" w:color="auto"/>
            <w:right w:val="none" w:sz="0" w:space="0" w:color="auto"/>
          </w:divBdr>
        </w:div>
        <w:div w:id="1674526858">
          <w:marLeft w:val="640"/>
          <w:marRight w:val="0"/>
          <w:marTop w:val="0"/>
          <w:marBottom w:val="0"/>
          <w:divBdr>
            <w:top w:val="none" w:sz="0" w:space="0" w:color="auto"/>
            <w:left w:val="none" w:sz="0" w:space="0" w:color="auto"/>
            <w:bottom w:val="none" w:sz="0" w:space="0" w:color="auto"/>
            <w:right w:val="none" w:sz="0" w:space="0" w:color="auto"/>
          </w:divBdr>
        </w:div>
        <w:div w:id="1704135749">
          <w:marLeft w:val="640"/>
          <w:marRight w:val="0"/>
          <w:marTop w:val="0"/>
          <w:marBottom w:val="0"/>
          <w:divBdr>
            <w:top w:val="none" w:sz="0" w:space="0" w:color="auto"/>
            <w:left w:val="none" w:sz="0" w:space="0" w:color="auto"/>
            <w:bottom w:val="none" w:sz="0" w:space="0" w:color="auto"/>
            <w:right w:val="none" w:sz="0" w:space="0" w:color="auto"/>
          </w:divBdr>
        </w:div>
        <w:div w:id="1718124096">
          <w:marLeft w:val="640"/>
          <w:marRight w:val="0"/>
          <w:marTop w:val="0"/>
          <w:marBottom w:val="0"/>
          <w:divBdr>
            <w:top w:val="none" w:sz="0" w:space="0" w:color="auto"/>
            <w:left w:val="none" w:sz="0" w:space="0" w:color="auto"/>
            <w:bottom w:val="none" w:sz="0" w:space="0" w:color="auto"/>
            <w:right w:val="none" w:sz="0" w:space="0" w:color="auto"/>
          </w:divBdr>
        </w:div>
        <w:div w:id="1824733009">
          <w:marLeft w:val="640"/>
          <w:marRight w:val="0"/>
          <w:marTop w:val="0"/>
          <w:marBottom w:val="0"/>
          <w:divBdr>
            <w:top w:val="none" w:sz="0" w:space="0" w:color="auto"/>
            <w:left w:val="none" w:sz="0" w:space="0" w:color="auto"/>
            <w:bottom w:val="none" w:sz="0" w:space="0" w:color="auto"/>
            <w:right w:val="none" w:sz="0" w:space="0" w:color="auto"/>
          </w:divBdr>
        </w:div>
        <w:div w:id="1842700301">
          <w:marLeft w:val="640"/>
          <w:marRight w:val="0"/>
          <w:marTop w:val="0"/>
          <w:marBottom w:val="0"/>
          <w:divBdr>
            <w:top w:val="none" w:sz="0" w:space="0" w:color="auto"/>
            <w:left w:val="none" w:sz="0" w:space="0" w:color="auto"/>
            <w:bottom w:val="none" w:sz="0" w:space="0" w:color="auto"/>
            <w:right w:val="none" w:sz="0" w:space="0" w:color="auto"/>
          </w:divBdr>
        </w:div>
        <w:div w:id="1868445968">
          <w:marLeft w:val="640"/>
          <w:marRight w:val="0"/>
          <w:marTop w:val="0"/>
          <w:marBottom w:val="0"/>
          <w:divBdr>
            <w:top w:val="none" w:sz="0" w:space="0" w:color="auto"/>
            <w:left w:val="none" w:sz="0" w:space="0" w:color="auto"/>
            <w:bottom w:val="none" w:sz="0" w:space="0" w:color="auto"/>
            <w:right w:val="none" w:sz="0" w:space="0" w:color="auto"/>
          </w:divBdr>
        </w:div>
        <w:div w:id="1873105715">
          <w:marLeft w:val="640"/>
          <w:marRight w:val="0"/>
          <w:marTop w:val="0"/>
          <w:marBottom w:val="0"/>
          <w:divBdr>
            <w:top w:val="none" w:sz="0" w:space="0" w:color="auto"/>
            <w:left w:val="none" w:sz="0" w:space="0" w:color="auto"/>
            <w:bottom w:val="none" w:sz="0" w:space="0" w:color="auto"/>
            <w:right w:val="none" w:sz="0" w:space="0" w:color="auto"/>
          </w:divBdr>
        </w:div>
        <w:div w:id="1897008487">
          <w:marLeft w:val="640"/>
          <w:marRight w:val="0"/>
          <w:marTop w:val="0"/>
          <w:marBottom w:val="0"/>
          <w:divBdr>
            <w:top w:val="none" w:sz="0" w:space="0" w:color="auto"/>
            <w:left w:val="none" w:sz="0" w:space="0" w:color="auto"/>
            <w:bottom w:val="none" w:sz="0" w:space="0" w:color="auto"/>
            <w:right w:val="none" w:sz="0" w:space="0" w:color="auto"/>
          </w:divBdr>
        </w:div>
        <w:div w:id="1905263482">
          <w:marLeft w:val="640"/>
          <w:marRight w:val="0"/>
          <w:marTop w:val="0"/>
          <w:marBottom w:val="0"/>
          <w:divBdr>
            <w:top w:val="none" w:sz="0" w:space="0" w:color="auto"/>
            <w:left w:val="none" w:sz="0" w:space="0" w:color="auto"/>
            <w:bottom w:val="none" w:sz="0" w:space="0" w:color="auto"/>
            <w:right w:val="none" w:sz="0" w:space="0" w:color="auto"/>
          </w:divBdr>
        </w:div>
        <w:div w:id="1911885848">
          <w:marLeft w:val="640"/>
          <w:marRight w:val="0"/>
          <w:marTop w:val="0"/>
          <w:marBottom w:val="0"/>
          <w:divBdr>
            <w:top w:val="none" w:sz="0" w:space="0" w:color="auto"/>
            <w:left w:val="none" w:sz="0" w:space="0" w:color="auto"/>
            <w:bottom w:val="none" w:sz="0" w:space="0" w:color="auto"/>
            <w:right w:val="none" w:sz="0" w:space="0" w:color="auto"/>
          </w:divBdr>
        </w:div>
        <w:div w:id="1920821591">
          <w:marLeft w:val="640"/>
          <w:marRight w:val="0"/>
          <w:marTop w:val="0"/>
          <w:marBottom w:val="0"/>
          <w:divBdr>
            <w:top w:val="none" w:sz="0" w:space="0" w:color="auto"/>
            <w:left w:val="none" w:sz="0" w:space="0" w:color="auto"/>
            <w:bottom w:val="none" w:sz="0" w:space="0" w:color="auto"/>
            <w:right w:val="none" w:sz="0" w:space="0" w:color="auto"/>
          </w:divBdr>
        </w:div>
        <w:div w:id="2091659816">
          <w:marLeft w:val="640"/>
          <w:marRight w:val="0"/>
          <w:marTop w:val="0"/>
          <w:marBottom w:val="0"/>
          <w:divBdr>
            <w:top w:val="none" w:sz="0" w:space="0" w:color="auto"/>
            <w:left w:val="none" w:sz="0" w:space="0" w:color="auto"/>
            <w:bottom w:val="none" w:sz="0" w:space="0" w:color="auto"/>
            <w:right w:val="none" w:sz="0" w:space="0" w:color="auto"/>
          </w:divBdr>
        </w:div>
        <w:div w:id="2095201165">
          <w:marLeft w:val="640"/>
          <w:marRight w:val="0"/>
          <w:marTop w:val="0"/>
          <w:marBottom w:val="0"/>
          <w:divBdr>
            <w:top w:val="none" w:sz="0" w:space="0" w:color="auto"/>
            <w:left w:val="none" w:sz="0" w:space="0" w:color="auto"/>
            <w:bottom w:val="none" w:sz="0" w:space="0" w:color="auto"/>
            <w:right w:val="none" w:sz="0" w:space="0" w:color="auto"/>
          </w:divBdr>
        </w:div>
      </w:divsChild>
    </w:div>
    <w:div w:id="914097289">
      <w:bodyDiv w:val="1"/>
      <w:marLeft w:val="0"/>
      <w:marRight w:val="0"/>
      <w:marTop w:val="0"/>
      <w:marBottom w:val="0"/>
      <w:divBdr>
        <w:top w:val="none" w:sz="0" w:space="0" w:color="auto"/>
        <w:left w:val="none" w:sz="0" w:space="0" w:color="auto"/>
        <w:bottom w:val="none" w:sz="0" w:space="0" w:color="auto"/>
        <w:right w:val="none" w:sz="0" w:space="0" w:color="auto"/>
      </w:divBdr>
      <w:divsChild>
        <w:div w:id="69740949">
          <w:marLeft w:val="640"/>
          <w:marRight w:val="0"/>
          <w:marTop w:val="0"/>
          <w:marBottom w:val="0"/>
          <w:divBdr>
            <w:top w:val="none" w:sz="0" w:space="0" w:color="auto"/>
            <w:left w:val="none" w:sz="0" w:space="0" w:color="auto"/>
            <w:bottom w:val="none" w:sz="0" w:space="0" w:color="auto"/>
            <w:right w:val="none" w:sz="0" w:space="0" w:color="auto"/>
          </w:divBdr>
        </w:div>
        <w:div w:id="110787880">
          <w:marLeft w:val="640"/>
          <w:marRight w:val="0"/>
          <w:marTop w:val="0"/>
          <w:marBottom w:val="0"/>
          <w:divBdr>
            <w:top w:val="none" w:sz="0" w:space="0" w:color="auto"/>
            <w:left w:val="none" w:sz="0" w:space="0" w:color="auto"/>
            <w:bottom w:val="none" w:sz="0" w:space="0" w:color="auto"/>
            <w:right w:val="none" w:sz="0" w:space="0" w:color="auto"/>
          </w:divBdr>
        </w:div>
        <w:div w:id="128012038">
          <w:marLeft w:val="640"/>
          <w:marRight w:val="0"/>
          <w:marTop w:val="0"/>
          <w:marBottom w:val="0"/>
          <w:divBdr>
            <w:top w:val="none" w:sz="0" w:space="0" w:color="auto"/>
            <w:left w:val="none" w:sz="0" w:space="0" w:color="auto"/>
            <w:bottom w:val="none" w:sz="0" w:space="0" w:color="auto"/>
            <w:right w:val="none" w:sz="0" w:space="0" w:color="auto"/>
          </w:divBdr>
        </w:div>
        <w:div w:id="131798916">
          <w:marLeft w:val="640"/>
          <w:marRight w:val="0"/>
          <w:marTop w:val="0"/>
          <w:marBottom w:val="0"/>
          <w:divBdr>
            <w:top w:val="none" w:sz="0" w:space="0" w:color="auto"/>
            <w:left w:val="none" w:sz="0" w:space="0" w:color="auto"/>
            <w:bottom w:val="none" w:sz="0" w:space="0" w:color="auto"/>
            <w:right w:val="none" w:sz="0" w:space="0" w:color="auto"/>
          </w:divBdr>
        </w:div>
        <w:div w:id="163979118">
          <w:marLeft w:val="640"/>
          <w:marRight w:val="0"/>
          <w:marTop w:val="0"/>
          <w:marBottom w:val="0"/>
          <w:divBdr>
            <w:top w:val="none" w:sz="0" w:space="0" w:color="auto"/>
            <w:left w:val="none" w:sz="0" w:space="0" w:color="auto"/>
            <w:bottom w:val="none" w:sz="0" w:space="0" w:color="auto"/>
            <w:right w:val="none" w:sz="0" w:space="0" w:color="auto"/>
          </w:divBdr>
        </w:div>
        <w:div w:id="201091889">
          <w:marLeft w:val="640"/>
          <w:marRight w:val="0"/>
          <w:marTop w:val="0"/>
          <w:marBottom w:val="0"/>
          <w:divBdr>
            <w:top w:val="none" w:sz="0" w:space="0" w:color="auto"/>
            <w:left w:val="none" w:sz="0" w:space="0" w:color="auto"/>
            <w:bottom w:val="none" w:sz="0" w:space="0" w:color="auto"/>
            <w:right w:val="none" w:sz="0" w:space="0" w:color="auto"/>
          </w:divBdr>
        </w:div>
        <w:div w:id="201328664">
          <w:marLeft w:val="640"/>
          <w:marRight w:val="0"/>
          <w:marTop w:val="0"/>
          <w:marBottom w:val="0"/>
          <w:divBdr>
            <w:top w:val="none" w:sz="0" w:space="0" w:color="auto"/>
            <w:left w:val="none" w:sz="0" w:space="0" w:color="auto"/>
            <w:bottom w:val="none" w:sz="0" w:space="0" w:color="auto"/>
            <w:right w:val="none" w:sz="0" w:space="0" w:color="auto"/>
          </w:divBdr>
        </w:div>
        <w:div w:id="213858513">
          <w:marLeft w:val="640"/>
          <w:marRight w:val="0"/>
          <w:marTop w:val="0"/>
          <w:marBottom w:val="0"/>
          <w:divBdr>
            <w:top w:val="none" w:sz="0" w:space="0" w:color="auto"/>
            <w:left w:val="none" w:sz="0" w:space="0" w:color="auto"/>
            <w:bottom w:val="none" w:sz="0" w:space="0" w:color="auto"/>
            <w:right w:val="none" w:sz="0" w:space="0" w:color="auto"/>
          </w:divBdr>
        </w:div>
        <w:div w:id="219832250">
          <w:marLeft w:val="640"/>
          <w:marRight w:val="0"/>
          <w:marTop w:val="0"/>
          <w:marBottom w:val="0"/>
          <w:divBdr>
            <w:top w:val="none" w:sz="0" w:space="0" w:color="auto"/>
            <w:left w:val="none" w:sz="0" w:space="0" w:color="auto"/>
            <w:bottom w:val="none" w:sz="0" w:space="0" w:color="auto"/>
            <w:right w:val="none" w:sz="0" w:space="0" w:color="auto"/>
          </w:divBdr>
        </w:div>
        <w:div w:id="230773724">
          <w:marLeft w:val="640"/>
          <w:marRight w:val="0"/>
          <w:marTop w:val="0"/>
          <w:marBottom w:val="0"/>
          <w:divBdr>
            <w:top w:val="none" w:sz="0" w:space="0" w:color="auto"/>
            <w:left w:val="none" w:sz="0" w:space="0" w:color="auto"/>
            <w:bottom w:val="none" w:sz="0" w:space="0" w:color="auto"/>
            <w:right w:val="none" w:sz="0" w:space="0" w:color="auto"/>
          </w:divBdr>
        </w:div>
        <w:div w:id="345405262">
          <w:marLeft w:val="640"/>
          <w:marRight w:val="0"/>
          <w:marTop w:val="0"/>
          <w:marBottom w:val="0"/>
          <w:divBdr>
            <w:top w:val="none" w:sz="0" w:space="0" w:color="auto"/>
            <w:left w:val="none" w:sz="0" w:space="0" w:color="auto"/>
            <w:bottom w:val="none" w:sz="0" w:space="0" w:color="auto"/>
            <w:right w:val="none" w:sz="0" w:space="0" w:color="auto"/>
          </w:divBdr>
        </w:div>
        <w:div w:id="352538964">
          <w:marLeft w:val="640"/>
          <w:marRight w:val="0"/>
          <w:marTop w:val="0"/>
          <w:marBottom w:val="0"/>
          <w:divBdr>
            <w:top w:val="none" w:sz="0" w:space="0" w:color="auto"/>
            <w:left w:val="none" w:sz="0" w:space="0" w:color="auto"/>
            <w:bottom w:val="none" w:sz="0" w:space="0" w:color="auto"/>
            <w:right w:val="none" w:sz="0" w:space="0" w:color="auto"/>
          </w:divBdr>
        </w:div>
        <w:div w:id="366176453">
          <w:marLeft w:val="640"/>
          <w:marRight w:val="0"/>
          <w:marTop w:val="0"/>
          <w:marBottom w:val="0"/>
          <w:divBdr>
            <w:top w:val="none" w:sz="0" w:space="0" w:color="auto"/>
            <w:left w:val="none" w:sz="0" w:space="0" w:color="auto"/>
            <w:bottom w:val="none" w:sz="0" w:space="0" w:color="auto"/>
            <w:right w:val="none" w:sz="0" w:space="0" w:color="auto"/>
          </w:divBdr>
        </w:div>
        <w:div w:id="396782569">
          <w:marLeft w:val="640"/>
          <w:marRight w:val="0"/>
          <w:marTop w:val="0"/>
          <w:marBottom w:val="0"/>
          <w:divBdr>
            <w:top w:val="none" w:sz="0" w:space="0" w:color="auto"/>
            <w:left w:val="none" w:sz="0" w:space="0" w:color="auto"/>
            <w:bottom w:val="none" w:sz="0" w:space="0" w:color="auto"/>
            <w:right w:val="none" w:sz="0" w:space="0" w:color="auto"/>
          </w:divBdr>
        </w:div>
        <w:div w:id="405996863">
          <w:marLeft w:val="640"/>
          <w:marRight w:val="0"/>
          <w:marTop w:val="0"/>
          <w:marBottom w:val="0"/>
          <w:divBdr>
            <w:top w:val="none" w:sz="0" w:space="0" w:color="auto"/>
            <w:left w:val="none" w:sz="0" w:space="0" w:color="auto"/>
            <w:bottom w:val="none" w:sz="0" w:space="0" w:color="auto"/>
            <w:right w:val="none" w:sz="0" w:space="0" w:color="auto"/>
          </w:divBdr>
        </w:div>
        <w:div w:id="410348280">
          <w:marLeft w:val="640"/>
          <w:marRight w:val="0"/>
          <w:marTop w:val="0"/>
          <w:marBottom w:val="0"/>
          <w:divBdr>
            <w:top w:val="none" w:sz="0" w:space="0" w:color="auto"/>
            <w:left w:val="none" w:sz="0" w:space="0" w:color="auto"/>
            <w:bottom w:val="none" w:sz="0" w:space="0" w:color="auto"/>
            <w:right w:val="none" w:sz="0" w:space="0" w:color="auto"/>
          </w:divBdr>
        </w:div>
        <w:div w:id="410976726">
          <w:marLeft w:val="640"/>
          <w:marRight w:val="0"/>
          <w:marTop w:val="0"/>
          <w:marBottom w:val="0"/>
          <w:divBdr>
            <w:top w:val="none" w:sz="0" w:space="0" w:color="auto"/>
            <w:left w:val="none" w:sz="0" w:space="0" w:color="auto"/>
            <w:bottom w:val="none" w:sz="0" w:space="0" w:color="auto"/>
            <w:right w:val="none" w:sz="0" w:space="0" w:color="auto"/>
          </w:divBdr>
        </w:div>
        <w:div w:id="435096025">
          <w:marLeft w:val="640"/>
          <w:marRight w:val="0"/>
          <w:marTop w:val="0"/>
          <w:marBottom w:val="0"/>
          <w:divBdr>
            <w:top w:val="none" w:sz="0" w:space="0" w:color="auto"/>
            <w:left w:val="none" w:sz="0" w:space="0" w:color="auto"/>
            <w:bottom w:val="none" w:sz="0" w:space="0" w:color="auto"/>
            <w:right w:val="none" w:sz="0" w:space="0" w:color="auto"/>
          </w:divBdr>
        </w:div>
        <w:div w:id="445733417">
          <w:marLeft w:val="640"/>
          <w:marRight w:val="0"/>
          <w:marTop w:val="0"/>
          <w:marBottom w:val="0"/>
          <w:divBdr>
            <w:top w:val="none" w:sz="0" w:space="0" w:color="auto"/>
            <w:left w:val="none" w:sz="0" w:space="0" w:color="auto"/>
            <w:bottom w:val="none" w:sz="0" w:space="0" w:color="auto"/>
            <w:right w:val="none" w:sz="0" w:space="0" w:color="auto"/>
          </w:divBdr>
        </w:div>
        <w:div w:id="449399438">
          <w:marLeft w:val="640"/>
          <w:marRight w:val="0"/>
          <w:marTop w:val="0"/>
          <w:marBottom w:val="0"/>
          <w:divBdr>
            <w:top w:val="none" w:sz="0" w:space="0" w:color="auto"/>
            <w:left w:val="none" w:sz="0" w:space="0" w:color="auto"/>
            <w:bottom w:val="none" w:sz="0" w:space="0" w:color="auto"/>
            <w:right w:val="none" w:sz="0" w:space="0" w:color="auto"/>
          </w:divBdr>
        </w:div>
        <w:div w:id="472908221">
          <w:marLeft w:val="640"/>
          <w:marRight w:val="0"/>
          <w:marTop w:val="0"/>
          <w:marBottom w:val="0"/>
          <w:divBdr>
            <w:top w:val="none" w:sz="0" w:space="0" w:color="auto"/>
            <w:left w:val="none" w:sz="0" w:space="0" w:color="auto"/>
            <w:bottom w:val="none" w:sz="0" w:space="0" w:color="auto"/>
            <w:right w:val="none" w:sz="0" w:space="0" w:color="auto"/>
          </w:divBdr>
        </w:div>
        <w:div w:id="500778317">
          <w:marLeft w:val="640"/>
          <w:marRight w:val="0"/>
          <w:marTop w:val="0"/>
          <w:marBottom w:val="0"/>
          <w:divBdr>
            <w:top w:val="none" w:sz="0" w:space="0" w:color="auto"/>
            <w:left w:val="none" w:sz="0" w:space="0" w:color="auto"/>
            <w:bottom w:val="none" w:sz="0" w:space="0" w:color="auto"/>
            <w:right w:val="none" w:sz="0" w:space="0" w:color="auto"/>
          </w:divBdr>
        </w:div>
        <w:div w:id="509954157">
          <w:marLeft w:val="640"/>
          <w:marRight w:val="0"/>
          <w:marTop w:val="0"/>
          <w:marBottom w:val="0"/>
          <w:divBdr>
            <w:top w:val="none" w:sz="0" w:space="0" w:color="auto"/>
            <w:left w:val="none" w:sz="0" w:space="0" w:color="auto"/>
            <w:bottom w:val="none" w:sz="0" w:space="0" w:color="auto"/>
            <w:right w:val="none" w:sz="0" w:space="0" w:color="auto"/>
          </w:divBdr>
        </w:div>
        <w:div w:id="536821995">
          <w:marLeft w:val="640"/>
          <w:marRight w:val="0"/>
          <w:marTop w:val="0"/>
          <w:marBottom w:val="0"/>
          <w:divBdr>
            <w:top w:val="none" w:sz="0" w:space="0" w:color="auto"/>
            <w:left w:val="none" w:sz="0" w:space="0" w:color="auto"/>
            <w:bottom w:val="none" w:sz="0" w:space="0" w:color="auto"/>
            <w:right w:val="none" w:sz="0" w:space="0" w:color="auto"/>
          </w:divBdr>
        </w:div>
        <w:div w:id="603345556">
          <w:marLeft w:val="640"/>
          <w:marRight w:val="0"/>
          <w:marTop w:val="0"/>
          <w:marBottom w:val="0"/>
          <w:divBdr>
            <w:top w:val="none" w:sz="0" w:space="0" w:color="auto"/>
            <w:left w:val="none" w:sz="0" w:space="0" w:color="auto"/>
            <w:bottom w:val="none" w:sz="0" w:space="0" w:color="auto"/>
            <w:right w:val="none" w:sz="0" w:space="0" w:color="auto"/>
          </w:divBdr>
        </w:div>
        <w:div w:id="616913240">
          <w:marLeft w:val="640"/>
          <w:marRight w:val="0"/>
          <w:marTop w:val="0"/>
          <w:marBottom w:val="0"/>
          <w:divBdr>
            <w:top w:val="none" w:sz="0" w:space="0" w:color="auto"/>
            <w:left w:val="none" w:sz="0" w:space="0" w:color="auto"/>
            <w:bottom w:val="none" w:sz="0" w:space="0" w:color="auto"/>
            <w:right w:val="none" w:sz="0" w:space="0" w:color="auto"/>
          </w:divBdr>
        </w:div>
        <w:div w:id="692994558">
          <w:marLeft w:val="640"/>
          <w:marRight w:val="0"/>
          <w:marTop w:val="0"/>
          <w:marBottom w:val="0"/>
          <w:divBdr>
            <w:top w:val="none" w:sz="0" w:space="0" w:color="auto"/>
            <w:left w:val="none" w:sz="0" w:space="0" w:color="auto"/>
            <w:bottom w:val="none" w:sz="0" w:space="0" w:color="auto"/>
            <w:right w:val="none" w:sz="0" w:space="0" w:color="auto"/>
          </w:divBdr>
        </w:div>
        <w:div w:id="732848285">
          <w:marLeft w:val="640"/>
          <w:marRight w:val="0"/>
          <w:marTop w:val="0"/>
          <w:marBottom w:val="0"/>
          <w:divBdr>
            <w:top w:val="none" w:sz="0" w:space="0" w:color="auto"/>
            <w:left w:val="none" w:sz="0" w:space="0" w:color="auto"/>
            <w:bottom w:val="none" w:sz="0" w:space="0" w:color="auto"/>
            <w:right w:val="none" w:sz="0" w:space="0" w:color="auto"/>
          </w:divBdr>
        </w:div>
        <w:div w:id="734207761">
          <w:marLeft w:val="640"/>
          <w:marRight w:val="0"/>
          <w:marTop w:val="0"/>
          <w:marBottom w:val="0"/>
          <w:divBdr>
            <w:top w:val="none" w:sz="0" w:space="0" w:color="auto"/>
            <w:left w:val="none" w:sz="0" w:space="0" w:color="auto"/>
            <w:bottom w:val="none" w:sz="0" w:space="0" w:color="auto"/>
            <w:right w:val="none" w:sz="0" w:space="0" w:color="auto"/>
          </w:divBdr>
        </w:div>
        <w:div w:id="738213668">
          <w:marLeft w:val="640"/>
          <w:marRight w:val="0"/>
          <w:marTop w:val="0"/>
          <w:marBottom w:val="0"/>
          <w:divBdr>
            <w:top w:val="none" w:sz="0" w:space="0" w:color="auto"/>
            <w:left w:val="none" w:sz="0" w:space="0" w:color="auto"/>
            <w:bottom w:val="none" w:sz="0" w:space="0" w:color="auto"/>
            <w:right w:val="none" w:sz="0" w:space="0" w:color="auto"/>
          </w:divBdr>
        </w:div>
        <w:div w:id="761412463">
          <w:marLeft w:val="640"/>
          <w:marRight w:val="0"/>
          <w:marTop w:val="0"/>
          <w:marBottom w:val="0"/>
          <w:divBdr>
            <w:top w:val="none" w:sz="0" w:space="0" w:color="auto"/>
            <w:left w:val="none" w:sz="0" w:space="0" w:color="auto"/>
            <w:bottom w:val="none" w:sz="0" w:space="0" w:color="auto"/>
            <w:right w:val="none" w:sz="0" w:space="0" w:color="auto"/>
          </w:divBdr>
        </w:div>
        <w:div w:id="808740826">
          <w:marLeft w:val="640"/>
          <w:marRight w:val="0"/>
          <w:marTop w:val="0"/>
          <w:marBottom w:val="0"/>
          <w:divBdr>
            <w:top w:val="none" w:sz="0" w:space="0" w:color="auto"/>
            <w:left w:val="none" w:sz="0" w:space="0" w:color="auto"/>
            <w:bottom w:val="none" w:sz="0" w:space="0" w:color="auto"/>
            <w:right w:val="none" w:sz="0" w:space="0" w:color="auto"/>
          </w:divBdr>
        </w:div>
        <w:div w:id="831679155">
          <w:marLeft w:val="640"/>
          <w:marRight w:val="0"/>
          <w:marTop w:val="0"/>
          <w:marBottom w:val="0"/>
          <w:divBdr>
            <w:top w:val="none" w:sz="0" w:space="0" w:color="auto"/>
            <w:left w:val="none" w:sz="0" w:space="0" w:color="auto"/>
            <w:bottom w:val="none" w:sz="0" w:space="0" w:color="auto"/>
            <w:right w:val="none" w:sz="0" w:space="0" w:color="auto"/>
          </w:divBdr>
        </w:div>
        <w:div w:id="834078909">
          <w:marLeft w:val="640"/>
          <w:marRight w:val="0"/>
          <w:marTop w:val="0"/>
          <w:marBottom w:val="0"/>
          <w:divBdr>
            <w:top w:val="none" w:sz="0" w:space="0" w:color="auto"/>
            <w:left w:val="none" w:sz="0" w:space="0" w:color="auto"/>
            <w:bottom w:val="none" w:sz="0" w:space="0" w:color="auto"/>
            <w:right w:val="none" w:sz="0" w:space="0" w:color="auto"/>
          </w:divBdr>
        </w:div>
        <w:div w:id="863782607">
          <w:marLeft w:val="640"/>
          <w:marRight w:val="0"/>
          <w:marTop w:val="0"/>
          <w:marBottom w:val="0"/>
          <w:divBdr>
            <w:top w:val="none" w:sz="0" w:space="0" w:color="auto"/>
            <w:left w:val="none" w:sz="0" w:space="0" w:color="auto"/>
            <w:bottom w:val="none" w:sz="0" w:space="0" w:color="auto"/>
            <w:right w:val="none" w:sz="0" w:space="0" w:color="auto"/>
          </w:divBdr>
        </w:div>
        <w:div w:id="890535524">
          <w:marLeft w:val="640"/>
          <w:marRight w:val="0"/>
          <w:marTop w:val="0"/>
          <w:marBottom w:val="0"/>
          <w:divBdr>
            <w:top w:val="none" w:sz="0" w:space="0" w:color="auto"/>
            <w:left w:val="none" w:sz="0" w:space="0" w:color="auto"/>
            <w:bottom w:val="none" w:sz="0" w:space="0" w:color="auto"/>
            <w:right w:val="none" w:sz="0" w:space="0" w:color="auto"/>
          </w:divBdr>
        </w:div>
        <w:div w:id="951742051">
          <w:marLeft w:val="640"/>
          <w:marRight w:val="0"/>
          <w:marTop w:val="0"/>
          <w:marBottom w:val="0"/>
          <w:divBdr>
            <w:top w:val="none" w:sz="0" w:space="0" w:color="auto"/>
            <w:left w:val="none" w:sz="0" w:space="0" w:color="auto"/>
            <w:bottom w:val="none" w:sz="0" w:space="0" w:color="auto"/>
            <w:right w:val="none" w:sz="0" w:space="0" w:color="auto"/>
          </w:divBdr>
        </w:div>
        <w:div w:id="955139686">
          <w:marLeft w:val="640"/>
          <w:marRight w:val="0"/>
          <w:marTop w:val="0"/>
          <w:marBottom w:val="0"/>
          <w:divBdr>
            <w:top w:val="none" w:sz="0" w:space="0" w:color="auto"/>
            <w:left w:val="none" w:sz="0" w:space="0" w:color="auto"/>
            <w:bottom w:val="none" w:sz="0" w:space="0" w:color="auto"/>
            <w:right w:val="none" w:sz="0" w:space="0" w:color="auto"/>
          </w:divBdr>
        </w:div>
        <w:div w:id="974992951">
          <w:marLeft w:val="640"/>
          <w:marRight w:val="0"/>
          <w:marTop w:val="0"/>
          <w:marBottom w:val="0"/>
          <w:divBdr>
            <w:top w:val="none" w:sz="0" w:space="0" w:color="auto"/>
            <w:left w:val="none" w:sz="0" w:space="0" w:color="auto"/>
            <w:bottom w:val="none" w:sz="0" w:space="0" w:color="auto"/>
            <w:right w:val="none" w:sz="0" w:space="0" w:color="auto"/>
          </w:divBdr>
        </w:div>
        <w:div w:id="993139386">
          <w:marLeft w:val="640"/>
          <w:marRight w:val="0"/>
          <w:marTop w:val="0"/>
          <w:marBottom w:val="0"/>
          <w:divBdr>
            <w:top w:val="none" w:sz="0" w:space="0" w:color="auto"/>
            <w:left w:val="none" w:sz="0" w:space="0" w:color="auto"/>
            <w:bottom w:val="none" w:sz="0" w:space="0" w:color="auto"/>
            <w:right w:val="none" w:sz="0" w:space="0" w:color="auto"/>
          </w:divBdr>
        </w:div>
        <w:div w:id="996376145">
          <w:marLeft w:val="640"/>
          <w:marRight w:val="0"/>
          <w:marTop w:val="0"/>
          <w:marBottom w:val="0"/>
          <w:divBdr>
            <w:top w:val="none" w:sz="0" w:space="0" w:color="auto"/>
            <w:left w:val="none" w:sz="0" w:space="0" w:color="auto"/>
            <w:bottom w:val="none" w:sz="0" w:space="0" w:color="auto"/>
            <w:right w:val="none" w:sz="0" w:space="0" w:color="auto"/>
          </w:divBdr>
        </w:div>
        <w:div w:id="1015885338">
          <w:marLeft w:val="640"/>
          <w:marRight w:val="0"/>
          <w:marTop w:val="0"/>
          <w:marBottom w:val="0"/>
          <w:divBdr>
            <w:top w:val="none" w:sz="0" w:space="0" w:color="auto"/>
            <w:left w:val="none" w:sz="0" w:space="0" w:color="auto"/>
            <w:bottom w:val="none" w:sz="0" w:space="0" w:color="auto"/>
            <w:right w:val="none" w:sz="0" w:space="0" w:color="auto"/>
          </w:divBdr>
        </w:div>
        <w:div w:id="1021668731">
          <w:marLeft w:val="640"/>
          <w:marRight w:val="0"/>
          <w:marTop w:val="0"/>
          <w:marBottom w:val="0"/>
          <w:divBdr>
            <w:top w:val="none" w:sz="0" w:space="0" w:color="auto"/>
            <w:left w:val="none" w:sz="0" w:space="0" w:color="auto"/>
            <w:bottom w:val="none" w:sz="0" w:space="0" w:color="auto"/>
            <w:right w:val="none" w:sz="0" w:space="0" w:color="auto"/>
          </w:divBdr>
        </w:div>
        <w:div w:id="1024089929">
          <w:marLeft w:val="640"/>
          <w:marRight w:val="0"/>
          <w:marTop w:val="0"/>
          <w:marBottom w:val="0"/>
          <w:divBdr>
            <w:top w:val="none" w:sz="0" w:space="0" w:color="auto"/>
            <w:left w:val="none" w:sz="0" w:space="0" w:color="auto"/>
            <w:bottom w:val="none" w:sz="0" w:space="0" w:color="auto"/>
            <w:right w:val="none" w:sz="0" w:space="0" w:color="auto"/>
          </w:divBdr>
        </w:div>
        <w:div w:id="1029721837">
          <w:marLeft w:val="640"/>
          <w:marRight w:val="0"/>
          <w:marTop w:val="0"/>
          <w:marBottom w:val="0"/>
          <w:divBdr>
            <w:top w:val="none" w:sz="0" w:space="0" w:color="auto"/>
            <w:left w:val="none" w:sz="0" w:space="0" w:color="auto"/>
            <w:bottom w:val="none" w:sz="0" w:space="0" w:color="auto"/>
            <w:right w:val="none" w:sz="0" w:space="0" w:color="auto"/>
          </w:divBdr>
        </w:div>
        <w:div w:id="1078866278">
          <w:marLeft w:val="640"/>
          <w:marRight w:val="0"/>
          <w:marTop w:val="0"/>
          <w:marBottom w:val="0"/>
          <w:divBdr>
            <w:top w:val="none" w:sz="0" w:space="0" w:color="auto"/>
            <w:left w:val="none" w:sz="0" w:space="0" w:color="auto"/>
            <w:bottom w:val="none" w:sz="0" w:space="0" w:color="auto"/>
            <w:right w:val="none" w:sz="0" w:space="0" w:color="auto"/>
          </w:divBdr>
        </w:div>
        <w:div w:id="1087461152">
          <w:marLeft w:val="640"/>
          <w:marRight w:val="0"/>
          <w:marTop w:val="0"/>
          <w:marBottom w:val="0"/>
          <w:divBdr>
            <w:top w:val="none" w:sz="0" w:space="0" w:color="auto"/>
            <w:left w:val="none" w:sz="0" w:space="0" w:color="auto"/>
            <w:bottom w:val="none" w:sz="0" w:space="0" w:color="auto"/>
            <w:right w:val="none" w:sz="0" w:space="0" w:color="auto"/>
          </w:divBdr>
        </w:div>
        <w:div w:id="1111779895">
          <w:marLeft w:val="640"/>
          <w:marRight w:val="0"/>
          <w:marTop w:val="0"/>
          <w:marBottom w:val="0"/>
          <w:divBdr>
            <w:top w:val="none" w:sz="0" w:space="0" w:color="auto"/>
            <w:left w:val="none" w:sz="0" w:space="0" w:color="auto"/>
            <w:bottom w:val="none" w:sz="0" w:space="0" w:color="auto"/>
            <w:right w:val="none" w:sz="0" w:space="0" w:color="auto"/>
          </w:divBdr>
        </w:div>
        <w:div w:id="1113137740">
          <w:marLeft w:val="640"/>
          <w:marRight w:val="0"/>
          <w:marTop w:val="0"/>
          <w:marBottom w:val="0"/>
          <w:divBdr>
            <w:top w:val="none" w:sz="0" w:space="0" w:color="auto"/>
            <w:left w:val="none" w:sz="0" w:space="0" w:color="auto"/>
            <w:bottom w:val="none" w:sz="0" w:space="0" w:color="auto"/>
            <w:right w:val="none" w:sz="0" w:space="0" w:color="auto"/>
          </w:divBdr>
        </w:div>
        <w:div w:id="1164082047">
          <w:marLeft w:val="640"/>
          <w:marRight w:val="0"/>
          <w:marTop w:val="0"/>
          <w:marBottom w:val="0"/>
          <w:divBdr>
            <w:top w:val="none" w:sz="0" w:space="0" w:color="auto"/>
            <w:left w:val="none" w:sz="0" w:space="0" w:color="auto"/>
            <w:bottom w:val="none" w:sz="0" w:space="0" w:color="auto"/>
            <w:right w:val="none" w:sz="0" w:space="0" w:color="auto"/>
          </w:divBdr>
        </w:div>
        <w:div w:id="1174952266">
          <w:marLeft w:val="640"/>
          <w:marRight w:val="0"/>
          <w:marTop w:val="0"/>
          <w:marBottom w:val="0"/>
          <w:divBdr>
            <w:top w:val="none" w:sz="0" w:space="0" w:color="auto"/>
            <w:left w:val="none" w:sz="0" w:space="0" w:color="auto"/>
            <w:bottom w:val="none" w:sz="0" w:space="0" w:color="auto"/>
            <w:right w:val="none" w:sz="0" w:space="0" w:color="auto"/>
          </w:divBdr>
        </w:div>
        <w:div w:id="1186208965">
          <w:marLeft w:val="640"/>
          <w:marRight w:val="0"/>
          <w:marTop w:val="0"/>
          <w:marBottom w:val="0"/>
          <w:divBdr>
            <w:top w:val="none" w:sz="0" w:space="0" w:color="auto"/>
            <w:left w:val="none" w:sz="0" w:space="0" w:color="auto"/>
            <w:bottom w:val="none" w:sz="0" w:space="0" w:color="auto"/>
            <w:right w:val="none" w:sz="0" w:space="0" w:color="auto"/>
          </w:divBdr>
        </w:div>
        <w:div w:id="1257709180">
          <w:marLeft w:val="640"/>
          <w:marRight w:val="0"/>
          <w:marTop w:val="0"/>
          <w:marBottom w:val="0"/>
          <w:divBdr>
            <w:top w:val="none" w:sz="0" w:space="0" w:color="auto"/>
            <w:left w:val="none" w:sz="0" w:space="0" w:color="auto"/>
            <w:bottom w:val="none" w:sz="0" w:space="0" w:color="auto"/>
            <w:right w:val="none" w:sz="0" w:space="0" w:color="auto"/>
          </w:divBdr>
        </w:div>
        <w:div w:id="1321422253">
          <w:marLeft w:val="640"/>
          <w:marRight w:val="0"/>
          <w:marTop w:val="0"/>
          <w:marBottom w:val="0"/>
          <w:divBdr>
            <w:top w:val="none" w:sz="0" w:space="0" w:color="auto"/>
            <w:left w:val="none" w:sz="0" w:space="0" w:color="auto"/>
            <w:bottom w:val="none" w:sz="0" w:space="0" w:color="auto"/>
            <w:right w:val="none" w:sz="0" w:space="0" w:color="auto"/>
          </w:divBdr>
        </w:div>
        <w:div w:id="1327324960">
          <w:marLeft w:val="640"/>
          <w:marRight w:val="0"/>
          <w:marTop w:val="0"/>
          <w:marBottom w:val="0"/>
          <w:divBdr>
            <w:top w:val="none" w:sz="0" w:space="0" w:color="auto"/>
            <w:left w:val="none" w:sz="0" w:space="0" w:color="auto"/>
            <w:bottom w:val="none" w:sz="0" w:space="0" w:color="auto"/>
            <w:right w:val="none" w:sz="0" w:space="0" w:color="auto"/>
          </w:divBdr>
        </w:div>
        <w:div w:id="1350984429">
          <w:marLeft w:val="640"/>
          <w:marRight w:val="0"/>
          <w:marTop w:val="0"/>
          <w:marBottom w:val="0"/>
          <w:divBdr>
            <w:top w:val="none" w:sz="0" w:space="0" w:color="auto"/>
            <w:left w:val="none" w:sz="0" w:space="0" w:color="auto"/>
            <w:bottom w:val="none" w:sz="0" w:space="0" w:color="auto"/>
            <w:right w:val="none" w:sz="0" w:space="0" w:color="auto"/>
          </w:divBdr>
        </w:div>
        <w:div w:id="1355572628">
          <w:marLeft w:val="640"/>
          <w:marRight w:val="0"/>
          <w:marTop w:val="0"/>
          <w:marBottom w:val="0"/>
          <w:divBdr>
            <w:top w:val="none" w:sz="0" w:space="0" w:color="auto"/>
            <w:left w:val="none" w:sz="0" w:space="0" w:color="auto"/>
            <w:bottom w:val="none" w:sz="0" w:space="0" w:color="auto"/>
            <w:right w:val="none" w:sz="0" w:space="0" w:color="auto"/>
          </w:divBdr>
        </w:div>
        <w:div w:id="1360624734">
          <w:marLeft w:val="640"/>
          <w:marRight w:val="0"/>
          <w:marTop w:val="0"/>
          <w:marBottom w:val="0"/>
          <w:divBdr>
            <w:top w:val="none" w:sz="0" w:space="0" w:color="auto"/>
            <w:left w:val="none" w:sz="0" w:space="0" w:color="auto"/>
            <w:bottom w:val="none" w:sz="0" w:space="0" w:color="auto"/>
            <w:right w:val="none" w:sz="0" w:space="0" w:color="auto"/>
          </w:divBdr>
        </w:div>
        <w:div w:id="1360855319">
          <w:marLeft w:val="640"/>
          <w:marRight w:val="0"/>
          <w:marTop w:val="0"/>
          <w:marBottom w:val="0"/>
          <w:divBdr>
            <w:top w:val="none" w:sz="0" w:space="0" w:color="auto"/>
            <w:left w:val="none" w:sz="0" w:space="0" w:color="auto"/>
            <w:bottom w:val="none" w:sz="0" w:space="0" w:color="auto"/>
            <w:right w:val="none" w:sz="0" w:space="0" w:color="auto"/>
          </w:divBdr>
        </w:div>
        <w:div w:id="1374958231">
          <w:marLeft w:val="640"/>
          <w:marRight w:val="0"/>
          <w:marTop w:val="0"/>
          <w:marBottom w:val="0"/>
          <w:divBdr>
            <w:top w:val="none" w:sz="0" w:space="0" w:color="auto"/>
            <w:left w:val="none" w:sz="0" w:space="0" w:color="auto"/>
            <w:bottom w:val="none" w:sz="0" w:space="0" w:color="auto"/>
            <w:right w:val="none" w:sz="0" w:space="0" w:color="auto"/>
          </w:divBdr>
        </w:div>
        <w:div w:id="1375301918">
          <w:marLeft w:val="640"/>
          <w:marRight w:val="0"/>
          <w:marTop w:val="0"/>
          <w:marBottom w:val="0"/>
          <w:divBdr>
            <w:top w:val="none" w:sz="0" w:space="0" w:color="auto"/>
            <w:left w:val="none" w:sz="0" w:space="0" w:color="auto"/>
            <w:bottom w:val="none" w:sz="0" w:space="0" w:color="auto"/>
            <w:right w:val="none" w:sz="0" w:space="0" w:color="auto"/>
          </w:divBdr>
        </w:div>
        <w:div w:id="1383092117">
          <w:marLeft w:val="640"/>
          <w:marRight w:val="0"/>
          <w:marTop w:val="0"/>
          <w:marBottom w:val="0"/>
          <w:divBdr>
            <w:top w:val="none" w:sz="0" w:space="0" w:color="auto"/>
            <w:left w:val="none" w:sz="0" w:space="0" w:color="auto"/>
            <w:bottom w:val="none" w:sz="0" w:space="0" w:color="auto"/>
            <w:right w:val="none" w:sz="0" w:space="0" w:color="auto"/>
          </w:divBdr>
        </w:div>
        <w:div w:id="1404183339">
          <w:marLeft w:val="640"/>
          <w:marRight w:val="0"/>
          <w:marTop w:val="0"/>
          <w:marBottom w:val="0"/>
          <w:divBdr>
            <w:top w:val="none" w:sz="0" w:space="0" w:color="auto"/>
            <w:left w:val="none" w:sz="0" w:space="0" w:color="auto"/>
            <w:bottom w:val="none" w:sz="0" w:space="0" w:color="auto"/>
            <w:right w:val="none" w:sz="0" w:space="0" w:color="auto"/>
          </w:divBdr>
        </w:div>
        <w:div w:id="1408772781">
          <w:marLeft w:val="640"/>
          <w:marRight w:val="0"/>
          <w:marTop w:val="0"/>
          <w:marBottom w:val="0"/>
          <w:divBdr>
            <w:top w:val="none" w:sz="0" w:space="0" w:color="auto"/>
            <w:left w:val="none" w:sz="0" w:space="0" w:color="auto"/>
            <w:bottom w:val="none" w:sz="0" w:space="0" w:color="auto"/>
            <w:right w:val="none" w:sz="0" w:space="0" w:color="auto"/>
          </w:divBdr>
        </w:div>
        <w:div w:id="1409957012">
          <w:marLeft w:val="640"/>
          <w:marRight w:val="0"/>
          <w:marTop w:val="0"/>
          <w:marBottom w:val="0"/>
          <w:divBdr>
            <w:top w:val="none" w:sz="0" w:space="0" w:color="auto"/>
            <w:left w:val="none" w:sz="0" w:space="0" w:color="auto"/>
            <w:bottom w:val="none" w:sz="0" w:space="0" w:color="auto"/>
            <w:right w:val="none" w:sz="0" w:space="0" w:color="auto"/>
          </w:divBdr>
        </w:div>
        <w:div w:id="1412966328">
          <w:marLeft w:val="640"/>
          <w:marRight w:val="0"/>
          <w:marTop w:val="0"/>
          <w:marBottom w:val="0"/>
          <w:divBdr>
            <w:top w:val="none" w:sz="0" w:space="0" w:color="auto"/>
            <w:left w:val="none" w:sz="0" w:space="0" w:color="auto"/>
            <w:bottom w:val="none" w:sz="0" w:space="0" w:color="auto"/>
            <w:right w:val="none" w:sz="0" w:space="0" w:color="auto"/>
          </w:divBdr>
        </w:div>
        <w:div w:id="1423723365">
          <w:marLeft w:val="640"/>
          <w:marRight w:val="0"/>
          <w:marTop w:val="0"/>
          <w:marBottom w:val="0"/>
          <w:divBdr>
            <w:top w:val="none" w:sz="0" w:space="0" w:color="auto"/>
            <w:left w:val="none" w:sz="0" w:space="0" w:color="auto"/>
            <w:bottom w:val="none" w:sz="0" w:space="0" w:color="auto"/>
            <w:right w:val="none" w:sz="0" w:space="0" w:color="auto"/>
          </w:divBdr>
        </w:div>
        <w:div w:id="1464928452">
          <w:marLeft w:val="640"/>
          <w:marRight w:val="0"/>
          <w:marTop w:val="0"/>
          <w:marBottom w:val="0"/>
          <w:divBdr>
            <w:top w:val="none" w:sz="0" w:space="0" w:color="auto"/>
            <w:left w:val="none" w:sz="0" w:space="0" w:color="auto"/>
            <w:bottom w:val="none" w:sz="0" w:space="0" w:color="auto"/>
            <w:right w:val="none" w:sz="0" w:space="0" w:color="auto"/>
          </w:divBdr>
        </w:div>
        <w:div w:id="1477645426">
          <w:marLeft w:val="640"/>
          <w:marRight w:val="0"/>
          <w:marTop w:val="0"/>
          <w:marBottom w:val="0"/>
          <w:divBdr>
            <w:top w:val="none" w:sz="0" w:space="0" w:color="auto"/>
            <w:left w:val="none" w:sz="0" w:space="0" w:color="auto"/>
            <w:bottom w:val="none" w:sz="0" w:space="0" w:color="auto"/>
            <w:right w:val="none" w:sz="0" w:space="0" w:color="auto"/>
          </w:divBdr>
        </w:div>
        <w:div w:id="1482500218">
          <w:marLeft w:val="640"/>
          <w:marRight w:val="0"/>
          <w:marTop w:val="0"/>
          <w:marBottom w:val="0"/>
          <w:divBdr>
            <w:top w:val="none" w:sz="0" w:space="0" w:color="auto"/>
            <w:left w:val="none" w:sz="0" w:space="0" w:color="auto"/>
            <w:bottom w:val="none" w:sz="0" w:space="0" w:color="auto"/>
            <w:right w:val="none" w:sz="0" w:space="0" w:color="auto"/>
          </w:divBdr>
        </w:div>
        <w:div w:id="1540580410">
          <w:marLeft w:val="640"/>
          <w:marRight w:val="0"/>
          <w:marTop w:val="0"/>
          <w:marBottom w:val="0"/>
          <w:divBdr>
            <w:top w:val="none" w:sz="0" w:space="0" w:color="auto"/>
            <w:left w:val="none" w:sz="0" w:space="0" w:color="auto"/>
            <w:bottom w:val="none" w:sz="0" w:space="0" w:color="auto"/>
            <w:right w:val="none" w:sz="0" w:space="0" w:color="auto"/>
          </w:divBdr>
        </w:div>
        <w:div w:id="1551377750">
          <w:marLeft w:val="640"/>
          <w:marRight w:val="0"/>
          <w:marTop w:val="0"/>
          <w:marBottom w:val="0"/>
          <w:divBdr>
            <w:top w:val="none" w:sz="0" w:space="0" w:color="auto"/>
            <w:left w:val="none" w:sz="0" w:space="0" w:color="auto"/>
            <w:bottom w:val="none" w:sz="0" w:space="0" w:color="auto"/>
            <w:right w:val="none" w:sz="0" w:space="0" w:color="auto"/>
          </w:divBdr>
        </w:div>
        <w:div w:id="1563758871">
          <w:marLeft w:val="640"/>
          <w:marRight w:val="0"/>
          <w:marTop w:val="0"/>
          <w:marBottom w:val="0"/>
          <w:divBdr>
            <w:top w:val="none" w:sz="0" w:space="0" w:color="auto"/>
            <w:left w:val="none" w:sz="0" w:space="0" w:color="auto"/>
            <w:bottom w:val="none" w:sz="0" w:space="0" w:color="auto"/>
            <w:right w:val="none" w:sz="0" w:space="0" w:color="auto"/>
          </w:divBdr>
        </w:div>
        <w:div w:id="1606959150">
          <w:marLeft w:val="640"/>
          <w:marRight w:val="0"/>
          <w:marTop w:val="0"/>
          <w:marBottom w:val="0"/>
          <w:divBdr>
            <w:top w:val="none" w:sz="0" w:space="0" w:color="auto"/>
            <w:left w:val="none" w:sz="0" w:space="0" w:color="auto"/>
            <w:bottom w:val="none" w:sz="0" w:space="0" w:color="auto"/>
            <w:right w:val="none" w:sz="0" w:space="0" w:color="auto"/>
          </w:divBdr>
        </w:div>
        <w:div w:id="1623196446">
          <w:marLeft w:val="640"/>
          <w:marRight w:val="0"/>
          <w:marTop w:val="0"/>
          <w:marBottom w:val="0"/>
          <w:divBdr>
            <w:top w:val="none" w:sz="0" w:space="0" w:color="auto"/>
            <w:left w:val="none" w:sz="0" w:space="0" w:color="auto"/>
            <w:bottom w:val="none" w:sz="0" w:space="0" w:color="auto"/>
            <w:right w:val="none" w:sz="0" w:space="0" w:color="auto"/>
          </w:divBdr>
        </w:div>
        <w:div w:id="1630159448">
          <w:marLeft w:val="640"/>
          <w:marRight w:val="0"/>
          <w:marTop w:val="0"/>
          <w:marBottom w:val="0"/>
          <w:divBdr>
            <w:top w:val="none" w:sz="0" w:space="0" w:color="auto"/>
            <w:left w:val="none" w:sz="0" w:space="0" w:color="auto"/>
            <w:bottom w:val="none" w:sz="0" w:space="0" w:color="auto"/>
            <w:right w:val="none" w:sz="0" w:space="0" w:color="auto"/>
          </w:divBdr>
        </w:div>
        <w:div w:id="1674991122">
          <w:marLeft w:val="640"/>
          <w:marRight w:val="0"/>
          <w:marTop w:val="0"/>
          <w:marBottom w:val="0"/>
          <w:divBdr>
            <w:top w:val="none" w:sz="0" w:space="0" w:color="auto"/>
            <w:left w:val="none" w:sz="0" w:space="0" w:color="auto"/>
            <w:bottom w:val="none" w:sz="0" w:space="0" w:color="auto"/>
            <w:right w:val="none" w:sz="0" w:space="0" w:color="auto"/>
          </w:divBdr>
        </w:div>
        <w:div w:id="1736708247">
          <w:marLeft w:val="640"/>
          <w:marRight w:val="0"/>
          <w:marTop w:val="0"/>
          <w:marBottom w:val="0"/>
          <w:divBdr>
            <w:top w:val="none" w:sz="0" w:space="0" w:color="auto"/>
            <w:left w:val="none" w:sz="0" w:space="0" w:color="auto"/>
            <w:bottom w:val="none" w:sz="0" w:space="0" w:color="auto"/>
            <w:right w:val="none" w:sz="0" w:space="0" w:color="auto"/>
          </w:divBdr>
        </w:div>
        <w:div w:id="1753356816">
          <w:marLeft w:val="640"/>
          <w:marRight w:val="0"/>
          <w:marTop w:val="0"/>
          <w:marBottom w:val="0"/>
          <w:divBdr>
            <w:top w:val="none" w:sz="0" w:space="0" w:color="auto"/>
            <w:left w:val="none" w:sz="0" w:space="0" w:color="auto"/>
            <w:bottom w:val="none" w:sz="0" w:space="0" w:color="auto"/>
            <w:right w:val="none" w:sz="0" w:space="0" w:color="auto"/>
          </w:divBdr>
        </w:div>
        <w:div w:id="1775008414">
          <w:marLeft w:val="640"/>
          <w:marRight w:val="0"/>
          <w:marTop w:val="0"/>
          <w:marBottom w:val="0"/>
          <w:divBdr>
            <w:top w:val="none" w:sz="0" w:space="0" w:color="auto"/>
            <w:left w:val="none" w:sz="0" w:space="0" w:color="auto"/>
            <w:bottom w:val="none" w:sz="0" w:space="0" w:color="auto"/>
            <w:right w:val="none" w:sz="0" w:space="0" w:color="auto"/>
          </w:divBdr>
        </w:div>
        <w:div w:id="1780905672">
          <w:marLeft w:val="640"/>
          <w:marRight w:val="0"/>
          <w:marTop w:val="0"/>
          <w:marBottom w:val="0"/>
          <w:divBdr>
            <w:top w:val="none" w:sz="0" w:space="0" w:color="auto"/>
            <w:left w:val="none" w:sz="0" w:space="0" w:color="auto"/>
            <w:bottom w:val="none" w:sz="0" w:space="0" w:color="auto"/>
            <w:right w:val="none" w:sz="0" w:space="0" w:color="auto"/>
          </w:divBdr>
        </w:div>
        <w:div w:id="1789204999">
          <w:marLeft w:val="640"/>
          <w:marRight w:val="0"/>
          <w:marTop w:val="0"/>
          <w:marBottom w:val="0"/>
          <w:divBdr>
            <w:top w:val="none" w:sz="0" w:space="0" w:color="auto"/>
            <w:left w:val="none" w:sz="0" w:space="0" w:color="auto"/>
            <w:bottom w:val="none" w:sz="0" w:space="0" w:color="auto"/>
            <w:right w:val="none" w:sz="0" w:space="0" w:color="auto"/>
          </w:divBdr>
        </w:div>
        <w:div w:id="1789540559">
          <w:marLeft w:val="640"/>
          <w:marRight w:val="0"/>
          <w:marTop w:val="0"/>
          <w:marBottom w:val="0"/>
          <w:divBdr>
            <w:top w:val="none" w:sz="0" w:space="0" w:color="auto"/>
            <w:left w:val="none" w:sz="0" w:space="0" w:color="auto"/>
            <w:bottom w:val="none" w:sz="0" w:space="0" w:color="auto"/>
            <w:right w:val="none" w:sz="0" w:space="0" w:color="auto"/>
          </w:divBdr>
        </w:div>
        <w:div w:id="1843931355">
          <w:marLeft w:val="640"/>
          <w:marRight w:val="0"/>
          <w:marTop w:val="0"/>
          <w:marBottom w:val="0"/>
          <w:divBdr>
            <w:top w:val="none" w:sz="0" w:space="0" w:color="auto"/>
            <w:left w:val="none" w:sz="0" w:space="0" w:color="auto"/>
            <w:bottom w:val="none" w:sz="0" w:space="0" w:color="auto"/>
            <w:right w:val="none" w:sz="0" w:space="0" w:color="auto"/>
          </w:divBdr>
        </w:div>
        <w:div w:id="1853954986">
          <w:marLeft w:val="640"/>
          <w:marRight w:val="0"/>
          <w:marTop w:val="0"/>
          <w:marBottom w:val="0"/>
          <w:divBdr>
            <w:top w:val="none" w:sz="0" w:space="0" w:color="auto"/>
            <w:left w:val="none" w:sz="0" w:space="0" w:color="auto"/>
            <w:bottom w:val="none" w:sz="0" w:space="0" w:color="auto"/>
            <w:right w:val="none" w:sz="0" w:space="0" w:color="auto"/>
          </w:divBdr>
        </w:div>
        <w:div w:id="1865631306">
          <w:marLeft w:val="640"/>
          <w:marRight w:val="0"/>
          <w:marTop w:val="0"/>
          <w:marBottom w:val="0"/>
          <w:divBdr>
            <w:top w:val="none" w:sz="0" w:space="0" w:color="auto"/>
            <w:left w:val="none" w:sz="0" w:space="0" w:color="auto"/>
            <w:bottom w:val="none" w:sz="0" w:space="0" w:color="auto"/>
            <w:right w:val="none" w:sz="0" w:space="0" w:color="auto"/>
          </w:divBdr>
        </w:div>
        <w:div w:id="1888253001">
          <w:marLeft w:val="640"/>
          <w:marRight w:val="0"/>
          <w:marTop w:val="0"/>
          <w:marBottom w:val="0"/>
          <w:divBdr>
            <w:top w:val="none" w:sz="0" w:space="0" w:color="auto"/>
            <w:left w:val="none" w:sz="0" w:space="0" w:color="auto"/>
            <w:bottom w:val="none" w:sz="0" w:space="0" w:color="auto"/>
            <w:right w:val="none" w:sz="0" w:space="0" w:color="auto"/>
          </w:divBdr>
        </w:div>
        <w:div w:id="1900901966">
          <w:marLeft w:val="640"/>
          <w:marRight w:val="0"/>
          <w:marTop w:val="0"/>
          <w:marBottom w:val="0"/>
          <w:divBdr>
            <w:top w:val="none" w:sz="0" w:space="0" w:color="auto"/>
            <w:left w:val="none" w:sz="0" w:space="0" w:color="auto"/>
            <w:bottom w:val="none" w:sz="0" w:space="0" w:color="auto"/>
            <w:right w:val="none" w:sz="0" w:space="0" w:color="auto"/>
          </w:divBdr>
        </w:div>
        <w:div w:id="1970864641">
          <w:marLeft w:val="640"/>
          <w:marRight w:val="0"/>
          <w:marTop w:val="0"/>
          <w:marBottom w:val="0"/>
          <w:divBdr>
            <w:top w:val="none" w:sz="0" w:space="0" w:color="auto"/>
            <w:left w:val="none" w:sz="0" w:space="0" w:color="auto"/>
            <w:bottom w:val="none" w:sz="0" w:space="0" w:color="auto"/>
            <w:right w:val="none" w:sz="0" w:space="0" w:color="auto"/>
          </w:divBdr>
        </w:div>
        <w:div w:id="2008089637">
          <w:marLeft w:val="640"/>
          <w:marRight w:val="0"/>
          <w:marTop w:val="0"/>
          <w:marBottom w:val="0"/>
          <w:divBdr>
            <w:top w:val="none" w:sz="0" w:space="0" w:color="auto"/>
            <w:left w:val="none" w:sz="0" w:space="0" w:color="auto"/>
            <w:bottom w:val="none" w:sz="0" w:space="0" w:color="auto"/>
            <w:right w:val="none" w:sz="0" w:space="0" w:color="auto"/>
          </w:divBdr>
        </w:div>
        <w:div w:id="2011709531">
          <w:marLeft w:val="640"/>
          <w:marRight w:val="0"/>
          <w:marTop w:val="0"/>
          <w:marBottom w:val="0"/>
          <w:divBdr>
            <w:top w:val="none" w:sz="0" w:space="0" w:color="auto"/>
            <w:left w:val="none" w:sz="0" w:space="0" w:color="auto"/>
            <w:bottom w:val="none" w:sz="0" w:space="0" w:color="auto"/>
            <w:right w:val="none" w:sz="0" w:space="0" w:color="auto"/>
          </w:divBdr>
        </w:div>
        <w:div w:id="2023892702">
          <w:marLeft w:val="640"/>
          <w:marRight w:val="0"/>
          <w:marTop w:val="0"/>
          <w:marBottom w:val="0"/>
          <w:divBdr>
            <w:top w:val="none" w:sz="0" w:space="0" w:color="auto"/>
            <w:left w:val="none" w:sz="0" w:space="0" w:color="auto"/>
            <w:bottom w:val="none" w:sz="0" w:space="0" w:color="auto"/>
            <w:right w:val="none" w:sz="0" w:space="0" w:color="auto"/>
          </w:divBdr>
        </w:div>
        <w:div w:id="2033604742">
          <w:marLeft w:val="640"/>
          <w:marRight w:val="0"/>
          <w:marTop w:val="0"/>
          <w:marBottom w:val="0"/>
          <w:divBdr>
            <w:top w:val="none" w:sz="0" w:space="0" w:color="auto"/>
            <w:left w:val="none" w:sz="0" w:space="0" w:color="auto"/>
            <w:bottom w:val="none" w:sz="0" w:space="0" w:color="auto"/>
            <w:right w:val="none" w:sz="0" w:space="0" w:color="auto"/>
          </w:divBdr>
        </w:div>
        <w:div w:id="2045711407">
          <w:marLeft w:val="640"/>
          <w:marRight w:val="0"/>
          <w:marTop w:val="0"/>
          <w:marBottom w:val="0"/>
          <w:divBdr>
            <w:top w:val="none" w:sz="0" w:space="0" w:color="auto"/>
            <w:left w:val="none" w:sz="0" w:space="0" w:color="auto"/>
            <w:bottom w:val="none" w:sz="0" w:space="0" w:color="auto"/>
            <w:right w:val="none" w:sz="0" w:space="0" w:color="auto"/>
          </w:divBdr>
        </w:div>
        <w:div w:id="2053381771">
          <w:marLeft w:val="640"/>
          <w:marRight w:val="0"/>
          <w:marTop w:val="0"/>
          <w:marBottom w:val="0"/>
          <w:divBdr>
            <w:top w:val="none" w:sz="0" w:space="0" w:color="auto"/>
            <w:left w:val="none" w:sz="0" w:space="0" w:color="auto"/>
            <w:bottom w:val="none" w:sz="0" w:space="0" w:color="auto"/>
            <w:right w:val="none" w:sz="0" w:space="0" w:color="auto"/>
          </w:divBdr>
        </w:div>
        <w:div w:id="2073387339">
          <w:marLeft w:val="640"/>
          <w:marRight w:val="0"/>
          <w:marTop w:val="0"/>
          <w:marBottom w:val="0"/>
          <w:divBdr>
            <w:top w:val="none" w:sz="0" w:space="0" w:color="auto"/>
            <w:left w:val="none" w:sz="0" w:space="0" w:color="auto"/>
            <w:bottom w:val="none" w:sz="0" w:space="0" w:color="auto"/>
            <w:right w:val="none" w:sz="0" w:space="0" w:color="auto"/>
          </w:divBdr>
        </w:div>
        <w:div w:id="2110663842">
          <w:marLeft w:val="640"/>
          <w:marRight w:val="0"/>
          <w:marTop w:val="0"/>
          <w:marBottom w:val="0"/>
          <w:divBdr>
            <w:top w:val="none" w:sz="0" w:space="0" w:color="auto"/>
            <w:left w:val="none" w:sz="0" w:space="0" w:color="auto"/>
            <w:bottom w:val="none" w:sz="0" w:space="0" w:color="auto"/>
            <w:right w:val="none" w:sz="0" w:space="0" w:color="auto"/>
          </w:divBdr>
        </w:div>
        <w:div w:id="2133205452">
          <w:marLeft w:val="640"/>
          <w:marRight w:val="0"/>
          <w:marTop w:val="0"/>
          <w:marBottom w:val="0"/>
          <w:divBdr>
            <w:top w:val="none" w:sz="0" w:space="0" w:color="auto"/>
            <w:left w:val="none" w:sz="0" w:space="0" w:color="auto"/>
            <w:bottom w:val="none" w:sz="0" w:space="0" w:color="auto"/>
            <w:right w:val="none" w:sz="0" w:space="0" w:color="auto"/>
          </w:divBdr>
        </w:div>
        <w:div w:id="2139957806">
          <w:marLeft w:val="640"/>
          <w:marRight w:val="0"/>
          <w:marTop w:val="0"/>
          <w:marBottom w:val="0"/>
          <w:divBdr>
            <w:top w:val="none" w:sz="0" w:space="0" w:color="auto"/>
            <w:left w:val="none" w:sz="0" w:space="0" w:color="auto"/>
            <w:bottom w:val="none" w:sz="0" w:space="0" w:color="auto"/>
            <w:right w:val="none" w:sz="0" w:space="0" w:color="auto"/>
          </w:divBdr>
        </w:div>
        <w:div w:id="2142723321">
          <w:marLeft w:val="640"/>
          <w:marRight w:val="0"/>
          <w:marTop w:val="0"/>
          <w:marBottom w:val="0"/>
          <w:divBdr>
            <w:top w:val="none" w:sz="0" w:space="0" w:color="auto"/>
            <w:left w:val="none" w:sz="0" w:space="0" w:color="auto"/>
            <w:bottom w:val="none" w:sz="0" w:space="0" w:color="auto"/>
            <w:right w:val="none" w:sz="0" w:space="0" w:color="auto"/>
          </w:divBdr>
        </w:div>
      </w:divsChild>
    </w:div>
    <w:div w:id="923412510">
      <w:bodyDiv w:val="1"/>
      <w:marLeft w:val="0"/>
      <w:marRight w:val="0"/>
      <w:marTop w:val="0"/>
      <w:marBottom w:val="0"/>
      <w:divBdr>
        <w:top w:val="none" w:sz="0" w:space="0" w:color="auto"/>
        <w:left w:val="none" w:sz="0" w:space="0" w:color="auto"/>
        <w:bottom w:val="none" w:sz="0" w:space="0" w:color="auto"/>
        <w:right w:val="none" w:sz="0" w:space="0" w:color="auto"/>
      </w:divBdr>
      <w:divsChild>
        <w:div w:id="10184299">
          <w:marLeft w:val="640"/>
          <w:marRight w:val="0"/>
          <w:marTop w:val="0"/>
          <w:marBottom w:val="0"/>
          <w:divBdr>
            <w:top w:val="none" w:sz="0" w:space="0" w:color="auto"/>
            <w:left w:val="none" w:sz="0" w:space="0" w:color="auto"/>
            <w:bottom w:val="none" w:sz="0" w:space="0" w:color="auto"/>
            <w:right w:val="none" w:sz="0" w:space="0" w:color="auto"/>
          </w:divBdr>
        </w:div>
        <w:div w:id="14775854">
          <w:marLeft w:val="640"/>
          <w:marRight w:val="0"/>
          <w:marTop w:val="0"/>
          <w:marBottom w:val="0"/>
          <w:divBdr>
            <w:top w:val="none" w:sz="0" w:space="0" w:color="auto"/>
            <w:left w:val="none" w:sz="0" w:space="0" w:color="auto"/>
            <w:bottom w:val="none" w:sz="0" w:space="0" w:color="auto"/>
            <w:right w:val="none" w:sz="0" w:space="0" w:color="auto"/>
          </w:divBdr>
        </w:div>
        <w:div w:id="19666283">
          <w:marLeft w:val="640"/>
          <w:marRight w:val="0"/>
          <w:marTop w:val="0"/>
          <w:marBottom w:val="0"/>
          <w:divBdr>
            <w:top w:val="none" w:sz="0" w:space="0" w:color="auto"/>
            <w:left w:val="none" w:sz="0" w:space="0" w:color="auto"/>
            <w:bottom w:val="none" w:sz="0" w:space="0" w:color="auto"/>
            <w:right w:val="none" w:sz="0" w:space="0" w:color="auto"/>
          </w:divBdr>
        </w:div>
        <w:div w:id="32314746">
          <w:marLeft w:val="640"/>
          <w:marRight w:val="0"/>
          <w:marTop w:val="0"/>
          <w:marBottom w:val="0"/>
          <w:divBdr>
            <w:top w:val="none" w:sz="0" w:space="0" w:color="auto"/>
            <w:left w:val="none" w:sz="0" w:space="0" w:color="auto"/>
            <w:bottom w:val="none" w:sz="0" w:space="0" w:color="auto"/>
            <w:right w:val="none" w:sz="0" w:space="0" w:color="auto"/>
          </w:divBdr>
        </w:div>
        <w:div w:id="35084821">
          <w:marLeft w:val="640"/>
          <w:marRight w:val="0"/>
          <w:marTop w:val="0"/>
          <w:marBottom w:val="0"/>
          <w:divBdr>
            <w:top w:val="none" w:sz="0" w:space="0" w:color="auto"/>
            <w:left w:val="none" w:sz="0" w:space="0" w:color="auto"/>
            <w:bottom w:val="none" w:sz="0" w:space="0" w:color="auto"/>
            <w:right w:val="none" w:sz="0" w:space="0" w:color="auto"/>
          </w:divBdr>
        </w:div>
        <w:div w:id="108818583">
          <w:marLeft w:val="640"/>
          <w:marRight w:val="0"/>
          <w:marTop w:val="0"/>
          <w:marBottom w:val="0"/>
          <w:divBdr>
            <w:top w:val="none" w:sz="0" w:space="0" w:color="auto"/>
            <w:left w:val="none" w:sz="0" w:space="0" w:color="auto"/>
            <w:bottom w:val="none" w:sz="0" w:space="0" w:color="auto"/>
            <w:right w:val="none" w:sz="0" w:space="0" w:color="auto"/>
          </w:divBdr>
        </w:div>
        <w:div w:id="110249295">
          <w:marLeft w:val="640"/>
          <w:marRight w:val="0"/>
          <w:marTop w:val="0"/>
          <w:marBottom w:val="0"/>
          <w:divBdr>
            <w:top w:val="none" w:sz="0" w:space="0" w:color="auto"/>
            <w:left w:val="none" w:sz="0" w:space="0" w:color="auto"/>
            <w:bottom w:val="none" w:sz="0" w:space="0" w:color="auto"/>
            <w:right w:val="none" w:sz="0" w:space="0" w:color="auto"/>
          </w:divBdr>
        </w:div>
        <w:div w:id="123351212">
          <w:marLeft w:val="640"/>
          <w:marRight w:val="0"/>
          <w:marTop w:val="0"/>
          <w:marBottom w:val="0"/>
          <w:divBdr>
            <w:top w:val="none" w:sz="0" w:space="0" w:color="auto"/>
            <w:left w:val="none" w:sz="0" w:space="0" w:color="auto"/>
            <w:bottom w:val="none" w:sz="0" w:space="0" w:color="auto"/>
            <w:right w:val="none" w:sz="0" w:space="0" w:color="auto"/>
          </w:divBdr>
        </w:div>
        <w:div w:id="131944530">
          <w:marLeft w:val="640"/>
          <w:marRight w:val="0"/>
          <w:marTop w:val="0"/>
          <w:marBottom w:val="0"/>
          <w:divBdr>
            <w:top w:val="none" w:sz="0" w:space="0" w:color="auto"/>
            <w:left w:val="none" w:sz="0" w:space="0" w:color="auto"/>
            <w:bottom w:val="none" w:sz="0" w:space="0" w:color="auto"/>
            <w:right w:val="none" w:sz="0" w:space="0" w:color="auto"/>
          </w:divBdr>
        </w:div>
        <w:div w:id="188105779">
          <w:marLeft w:val="640"/>
          <w:marRight w:val="0"/>
          <w:marTop w:val="0"/>
          <w:marBottom w:val="0"/>
          <w:divBdr>
            <w:top w:val="none" w:sz="0" w:space="0" w:color="auto"/>
            <w:left w:val="none" w:sz="0" w:space="0" w:color="auto"/>
            <w:bottom w:val="none" w:sz="0" w:space="0" w:color="auto"/>
            <w:right w:val="none" w:sz="0" w:space="0" w:color="auto"/>
          </w:divBdr>
        </w:div>
        <w:div w:id="237717338">
          <w:marLeft w:val="640"/>
          <w:marRight w:val="0"/>
          <w:marTop w:val="0"/>
          <w:marBottom w:val="0"/>
          <w:divBdr>
            <w:top w:val="none" w:sz="0" w:space="0" w:color="auto"/>
            <w:left w:val="none" w:sz="0" w:space="0" w:color="auto"/>
            <w:bottom w:val="none" w:sz="0" w:space="0" w:color="auto"/>
            <w:right w:val="none" w:sz="0" w:space="0" w:color="auto"/>
          </w:divBdr>
        </w:div>
        <w:div w:id="241522720">
          <w:marLeft w:val="640"/>
          <w:marRight w:val="0"/>
          <w:marTop w:val="0"/>
          <w:marBottom w:val="0"/>
          <w:divBdr>
            <w:top w:val="none" w:sz="0" w:space="0" w:color="auto"/>
            <w:left w:val="none" w:sz="0" w:space="0" w:color="auto"/>
            <w:bottom w:val="none" w:sz="0" w:space="0" w:color="auto"/>
            <w:right w:val="none" w:sz="0" w:space="0" w:color="auto"/>
          </w:divBdr>
        </w:div>
        <w:div w:id="253326074">
          <w:marLeft w:val="640"/>
          <w:marRight w:val="0"/>
          <w:marTop w:val="0"/>
          <w:marBottom w:val="0"/>
          <w:divBdr>
            <w:top w:val="none" w:sz="0" w:space="0" w:color="auto"/>
            <w:left w:val="none" w:sz="0" w:space="0" w:color="auto"/>
            <w:bottom w:val="none" w:sz="0" w:space="0" w:color="auto"/>
            <w:right w:val="none" w:sz="0" w:space="0" w:color="auto"/>
          </w:divBdr>
        </w:div>
        <w:div w:id="259803802">
          <w:marLeft w:val="640"/>
          <w:marRight w:val="0"/>
          <w:marTop w:val="0"/>
          <w:marBottom w:val="0"/>
          <w:divBdr>
            <w:top w:val="none" w:sz="0" w:space="0" w:color="auto"/>
            <w:left w:val="none" w:sz="0" w:space="0" w:color="auto"/>
            <w:bottom w:val="none" w:sz="0" w:space="0" w:color="auto"/>
            <w:right w:val="none" w:sz="0" w:space="0" w:color="auto"/>
          </w:divBdr>
        </w:div>
        <w:div w:id="282226217">
          <w:marLeft w:val="640"/>
          <w:marRight w:val="0"/>
          <w:marTop w:val="0"/>
          <w:marBottom w:val="0"/>
          <w:divBdr>
            <w:top w:val="none" w:sz="0" w:space="0" w:color="auto"/>
            <w:left w:val="none" w:sz="0" w:space="0" w:color="auto"/>
            <w:bottom w:val="none" w:sz="0" w:space="0" w:color="auto"/>
            <w:right w:val="none" w:sz="0" w:space="0" w:color="auto"/>
          </w:divBdr>
        </w:div>
        <w:div w:id="398141313">
          <w:marLeft w:val="640"/>
          <w:marRight w:val="0"/>
          <w:marTop w:val="0"/>
          <w:marBottom w:val="0"/>
          <w:divBdr>
            <w:top w:val="none" w:sz="0" w:space="0" w:color="auto"/>
            <w:left w:val="none" w:sz="0" w:space="0" w:color="auto"/>
            <w:bottom w:val="none" w:sz="0" w:space="0" w:color="auto"/>
            <w:right w:val="none" w:sz="0" w:space="0" w:color="auto"/>
          </w:divBdr>
        </w:div>
        <w:div w:id="414672918">
          <w:marLeft w:val="640"/>
          <w:marRight w:val="0"/>
          <w:marTop w:val="0"/>
          <w:marBottom w:val="0"/>
          <w:divBdr>
            <w:top w:val="none" w:sz="0" w:space="0" w:color="auto"/>
            <w:left w:val="none" w:sz="0" w:space="0" w:color="auto"/>
            <w:bottom w:val="none" w:sz="0" w:space="0" w:color="auto"/>
            <w:right w:val="none" w:sz="0" w:space="0" w:color="auto"/>
          </w:divBdr>
        </w:div>
        <w:div w:id="425812981">
          <w:marLeft w:val="640"/>
          <w:marRight w:val="0"/>
          <w:marTop w:val="0"/>
          <w:marBottom w:val="0"/>
          <w:divBdr>
            <w:top w:val="none" w:sz="0" w:space="0" w:color="auto"/>
            <w:left w:val="none" w:sz="0" w:space="0" w:color="auto"/>
            <w:bottom w:val="none" w:sz="0" w:space="0" w:color="auto"/>
            <w:right w:val="none" w:sz="0" w:space="0" w:color="auto"/>
          </w:divBdr>
        </w:div>
        <w:div w:id="451940268">
          <w:marLeft w:val="640"/>
          <w:marRight w:val="0"/>
          <w:marTop w:val="0"/>
          <w:marBottom w:val="0"/>
          <w:divBdr>
            <w:top w:val="none" w:sz="0" w:space="0" w:color="auto"/>
            <w:left w:val="none" w:sz="0" w:space="0" w:color="auto"/>
            <w:bottom w:val="none" w:sz="0" w:space="0" w:color="auto"/>
            <w:right w:val="none" w:sz="0" w:space="0" w:color="auto"/>
          </w:divBdr>
        </w:div>
        <w:div w:id="459611341">
          <w:marLeft w:val="640"/>
          <w:marRight w:val="0"/>
          <w:marTop w:val="0"/>
          <w:marBottom w:val="0"/>
          <w:divBdr>
            <w:top w:val="none" w:sz="0" w:space="0" w:color="auto"/>
            <w:left w:val="none" w:sz="0" w:space="0" w:color="auto"/>
            <w:bottom w:val="none" w:sz="0" w:space="0" w:color="auto"/>
            <w:right w:val="none" w:sz="0" w:space="0" w:color="auto"/>
          </w:divBdr>
        </w:div>
        <w:div w:id="462309604">
          <w:marLeft w:val="640"/>
          <w:marRight w:val="0"/>
          <w:marTop w:val="0"/>
          <w:marBottom w:val="0"/>
          <w:divBdr>
            <w:top w:val="none" w:sz="0" w:space="0" w:color="auto"/>
            <w:left w:val="none" w:sz="0" w:space="0" w:color="auto"/>
            <w:bottom w:val="none" w:sz="0" w:space="0" w:color="auto"/>
            <w:right w:val="none" w:sz="0" w:space="0" w:color="auto"/>
          </w:divBdr>
        </w:div>
        <w:div w:id="479928310">
          <w:marLeft w:val="640"/>
          <w:marRight w:val="0"/>
          <w:marTop w:val="0"/>
          <w:marBottom w:val="0"/>
          <w:divBdr>
            <w:top w:val="none" w:sz="0" w:space="0" w:color="auto"/>
            <w:left w:val="none" w:sz="0" w:space="0" w:color="auto"/>
            <w:bottom w:val="none" w:sz="0" w:space="0" w:color="auto"/>
            <w:right w:val="none" w:sz="0" w:space="0" w:color="auto"/>
          </w:divBdr>
        </w:div>
        <w:div w:id="487484440">
          <w:marLeft w:val="640"/>
          <w:marRight w:val="0"/>
          <w:marTop w:val="0"/>
          <w:marBottom w:val="0"/>
          <w:divBdr>
            <w:top w:val="none" w:sz="0" w:space="0" w:color="auto"/>
            <w:left w:val="none" w:sz="0" w:space="0" w:color="auto"/>
            <w:bottom w:val="none" w:sz="0" w:space="0" w:color="auto"/>
            <w:right w:val="none" w:sz="0" w:space="0" w:color="auto"/>
          </w:divBdr>
        </w:div>
        <w:div w:id="538663393">
          <w:marLeft w:val="640"/>
          <w:marRight w:val="0"/>
          <w:marTop w:val="0"/>
          <w:marBottom w:val="0"/>
          <w:divBdr>
            <w:top w:val="none" w:sz="0" w:space="0" w:color="auto"/>
            <w:left w:val="none" w:sz="0" w:space="0" w:color="auto"/>
            <w:bottom w:val="none" w:sz="0" w:space="0" w:color="auto"/>
            <w:right w:val="none" w:sz="0" w:space="0" w:color="auto"/>
          </w:divBdr>
        </w:div>
        <w:div w:id="541869961">
          <w:marLeft w:val="640"/>
          <w:marRight w:val="0"/>
          <w:marTop w:val="0"/>
          <w:marBottom w:val="0"/>
          <w:divBdr>
            <w:top w:val="none" w:sz="0" w:space="0" w:color="auto"/>
            <w:left w:val="none" w:sz="0" w:space="0" w:color="auto"/>
            <w:bottom w:val="none" w:sz="0" w:space="0" w:color="auto"/>
            <w:right w:val="none" w:sz="0" w:space="0" w:color="auto"/>
          </w:divBdr>
        </w:div>
        <w:div w:id="564026922">
          <w:marLeft w:val="640"/>
          <w:marRight w:val="0"/>
          <w:marTop w:val="0"/>
          <w:marBottom w:val="0"/>
          <w:divBdr>
            <w:top w:val="none" w:sz="0" w:space="0" w:color="auto"/>
            <w:left w:val="none" w:sz="0" w:space="0" w:color="auto"/>
            <w:bottom w:val="none" w:sz="0" w:space="0" w:color="auto"/>
            <w:right w:val="none" w:sz="0" w:space="0" w:color="auto"/>
          </w:divBdr>
        </w:div>
        <w:div w:id="588008778">
          <w:marLeft w:val="640"/>
          <w:marRight w:val="0"/>
          <w:marTop w:val="0"/>
          <w:marBottom w:val="0"/>
          <w:divBdr>
            <w:top w:val="none" w:sz="0" w:space="0" w:color="auto"/>
            <w:left w:val="none" w:sz="0" w:space="0" w:color="auto"/>
            <w:bottom w:val="none" w:sz="0" w:space="0" w:color="auto"/>
            <w:right w:val="none" w:sz="0" w:space="0" w:color="auto"/>
          </w:divBdr>
        </w:div>
        <w:div w:id="633215965">
          <w:marLeft w:val="640"/>
          <w:marRight w:val="0"/>
          <w:marTop w:val="0"/>
          <w:marBottom w:val="0"/>
          <w:divBdr>
            <w:top w:val="none" w:sz="0" w:space="0" w:color="auto"/>
            <w:left w:val="none" w:sz="0" w:space="0" w:color="auto"/>
            <w:bottom w:val="none" w:sz="0" w:space="0" w:color="auto"/>
            <w:right w:val="none" w:sz="0" w:space="0" w:color="auto"/>
          </w:divBdr>
        </w:div>
        <w:div w:id="721832190">
          <w:marLeft w:val="640"/>
          <w:marRight w:val="0"/>
          <w:marTop w:val="0"/>
          <w:marBottom w:val="0"/>
          <w:divBdr>
            <w:top w:val="none" w:sz="0" w:space="0" w:color="auto"/>
            <w:left w:val="none" w:sz="0" w:space="0" w:color="auto"/>
            <w:bottom w:val="none" w:sz="0" w:space="0" w:color="auto"/>
            <w:right w:val="none" w:sz="0" w:space="0" w:color="auto"/>
          </w:divBdr>
        </w:div>
        <w:div w:id="729769975">
          <w:marLeft w:val="640"/>
          <w:marRight w:val="0"/>
          <w:marTop w:val="0"/>
          <w:marBottom w:val="0"/>
          <w:divBdr>
            <w:top w:val="none" w:sz="0" w:space="0" w:color="auto"/>
            <w:left w:val="none" w:sz="0" w:space="0" w:color="auto"/>
            <w:bottom w:val="none" w:sz="0" w:space="0" w:color="auto"/>
            <w:right w:val="none" w:sz="0" w:space="0" w:color="auto"/>
          </w:divBdr>
        </w:div>
        <w:div w:id="843974316">
          <w:marLeft w:val="640"/>
          <w:marRight w:val="0"/>
          <w:marTop w:val="0"/>
          <w:marBottom w:val="0"/>
          <w:divBdr>
            <w:top w:val="none" w:sz="0" w:space="0" w:color="auto"/>
            <w:left w:val="none" w:sz="0" w:space="0" w:color="auto"/>
            <w:bottom w:val="none" w:sz="0" w:space="0" w:color="auto"/>
            <w:right w:val="none" w:sz="0" w:space="0" w:color="auto"/>
          </w:divBdr>
        </w:div>
        <w:div w:id="908273931">
          <w:marLeft w:val="640"/>
          <w:marRight w:val="0"/>
          <w:marTop w:val="0"/>
          <w:marBottom w:val="0"/>
          <w:divBdr>
            <w:top w:val="none" w:sz="0" w:space="0" w:color="auto"/>
            <w:left w:val="none" w:sz="0" w:space="0" w:color="auto"/>
            <w:bottom w:val="none" w:sz="0" w:space="0" w:color="auto"/>
            <w:right w:val="none" w:sz="0" w:space="0" w:color="auto"/>
          </w:divBdr>
        </w:div>
        <w:div w:id="930166407">
          <w:marLeft w:val="640"/>
          <w:marRight w:val="0"/>
          <w:marTop w:val="0"/>
          <w:marBottom w:val="0"/>
          <w:divBdr>
            <w:top w:val="none" w:sz="0" w:space="0" w:color="auto"/>
            <w:left w:val="none" w:sz="0" w:space="0" w:color="auto"/>
            <w:bottom w:val="none" w:sz="0" w:space="0" w:color="auto"/>
            <w:right w:val="none" w:sz="0" w:space="0" w:color="auto"/>
          </w:divBdr>
        </w:div>
        <w:div w:id="960109853">
          <w:marLeft w:val="640"/>
          <w:marRight w:val="0"/>
          <w:marTop w:val="0"/>
          <w:marBottom w:val="0"/>
          <w:divBdr>
            <w:top w:val="none" w:sz="0" w:space="0" w:color="auto"/>
            <w:left w:val="none" w:sz="0" w:space="0" w:color="auto"/>
            <w:bottom w:val="none" w:sz="0" w:space="0" w:color="auto"/>
            <w:right w:val="none" w:sz="0" w:space="0" w:color="auto"/>
          </w:divBdr>
        </w:div>
        <w:div w:id="971399063">
          <w:marLeft w:val="640"/>
          <w:marRight w:val="0"/>
          <w:marTop w:val="0"/>
          <w:marBottom w:val="0"/>
          <w:divBdr>
            <w:top w:val="none" w:sz="0" w:space="0" w:color="auto"/>
            <w:left w:val="none" w:sz="0" w:space="0" w:color="auto"/>
            <w:bottom w:val="none" w:sz="0" w:space="0" w:color="auto"/>
            <w:right w:val="none" w:sz="0" w:space="0" w:color="auto"/>
          </w:divBdr>
        </w:div>
        <w:div w:id="982470722">
          <w:marLeft w:val="640"/>
          <w:marRight w:val="0"/>
          <w:marTop w:val="0"/>
          <w:marBottom w:val="0"/>
          <w:divBdr>
            <w:top w:val="none" w:sz="0" w:space="0" w:color="auto"/>
            <w:left w:val="none" w:sz="0" w:space="0" w:color="auto"/>
            <w:bottom w:val="none" w:sz="0" w:space="0" w:color="auto"/>
            <w:right w:val="none" w:sz="0" w:space="0" w:color="auto"/>
          </w:divBdr>
        </w:div>
        <w:div w:id="1011185244">
          <w:marLeft w:val="640"/>
          <w:marRight w:val="0"/>
          <w:marTop w:val="0"/>
          <w:marBottom w:val="0"/>
          <w:divBdr>
            <w:top w:val="none" w:sz="0" w:space="0" w:color="auto"/>
            <w:left w:val="none" w:sz="0" w:space="0" w:color="auto"/>
            <w:bottom w:val="none" w:sz="0" w:space="0" w:color="auto"/>
            <w:right w:val="none" w:sz="0" w:space="0" w:color="auto"/>
          </w:divBdr>
        </w:div>
        <w:div w:id="1018198590">
          <w:marLeft w:val="640"/>
          <w:marRight w:val="0"/>
          <w:marTop w:val="0"/>
          <w:marBottom w:val="0"/>
          <w:divBdr>
            <w:top w:val="none" w:sz="0" w:space="0" w:color="auto"/>
            <w:left w:val="none" w:sz="0" w:space="0" w:color="auto"/>
            <w:bottom w:val="none" w:sz="0" w:space="0" w:color="auto"/>
            <w:right w:val="none" w:sz="0" w:space="0" w:color="auto"/>
          </w:divBdr>
        </w:div>
        <w:div w:id="1035233284">
          <w:marLeft w:val="640"/>
          <w:marRight w:val="0"/>
          <w:marTop w:val="0"/>
          <w:marBottom w:val="0"/>
          <w:divBdr>
            <w:top w:val="none" w:sz="0" w:space="0" w:color="auto"/>
            <w:left w:val="none" w:sz="0" w:space="0" w:color="auto"/>
            <w:bottom w:val="none" w:sz="0" w:space="0" w:color="auto"/>
            <w:right w:val="none" w:sz="0" w:space="0" w:color="auto"/>
          </w:divBdr>
        </w:div>
        <w:div w:id="1050886609">
          <w:marLeft w:val="640"/>
          <w:marRight w:val="0"/>
          <w:marTop w:val="0"/>
          <w:marBottom w:val="0"/>
          <w:divBdr>
            <w:top w:val="none" w:sz="0" w:space="0" w:color="auto"/>
            <w:left w:val="none" w:sz="0" w:space="0" w:color="auto"/>
            <w:bottom w:val="none" w:sz="0" w:space="0" w:color="auto"/>
            <w:right w:val="none" w:sz="0" w:space="0" w:color="auto"/>
          </w:divBdr>
        </w:div>
        <w:div w:id="1054309291">
          <w:marLeft w:val="640"/>
          <w:marRight w:val="0"/>
          <w:marTop w:val="0"/>
          <w:marBottom w:val="0"/>
          <w:divBdr>
            <w:top w:val="none" w:sz="0" w:space="0" w:color="auto"/>
            <w:left w:val="none" w:sz="0" w:space="0" w:color="auto"/>
            <w:bottom w:val="none" w:sz="0" w:space="0" w:color="auto"/>
            <w:right w:val="none" w:sz="0" w:space="0" w:color="auto"/>
          </w:divBdr>
        </w:div>
        <w:div w:id="1094009807">
          <w:marLeft w:val="640"/>
          <w:marRight w:val="0"/>
          <w:marTop w:val="0"/>
          <w:marBottom w:val="0"/>
          <w:divBdr>
            <w:top w:val="none" w:sz="0" w:space="0" w:color="auto"/>
            <w:left w:val="none" w:sz="0" w:space="0" w:color="auto"/>
            <w:bottom w:val="none" w:sz="0" w:space="0" w:color="auto"/>
            <w:right w:val="none" w:sz="0" w:space="0" w:color="auto"/>
          </w:divBdr>
        </w:div>
        <w:div w:id="1128468811">
          <w:marLeft w:val="640"/>
          <w:marRight w:val="0"/>
          <w:marTop w:val="0"/>
          <w:marBottom w:val="0"/>
          <w:divBdr>
            <w:top w:val="none" w:sz="0" w:space="0" w:color="auto"/>
            <w:left w:val="none" w:sz="0" w:space="0" w:color="auto"/>
            <w:bottom w:val="none" w:sz="0" w:space="0" w:color="auto"/>
            <w:right w:val="none" w:sz="0" w:space="0" w:color="auto"/>
          </w:divBdr>
        </w:div>
        <w:div w:id="1131286497">
          <w:marLeft w:val="640"/>
          <w:marRight w:val="0"/>
          <w:marTop w:val="0"/>
          <w:marBottom w:val="0"/>
          <w:divBdr>
            <w:top w:val="none" w:sz="0" w:space="0" w:color="auto"/>
            <w:left w:val="none" w:sz="0" w:space="0" w:color="auto"/>
            <w:bottom w:val="none" w:sz="0" w:space="0" w:color="auto"/>
            <w:right w:val="none" w:sz="0" w:space="0" w:color="auto"/>
          </w:divBdr>
        </w:div>
        <w:div w:id="1177620745">
          <w:marLeft w:val="640"/>
          <w:marRight w:val="0"/>
          <w:marTop w:val="0"/>
          <w:marBottom w:val="0"/>
          <w:divBdr>
            <w:top w:val="none" w:sz="0" w:space="0" w:color="auto"/>
            <w:left w:val="none" w:sz="0" w:space="0" w:color="auto"/>
            <w:bottom w:val="none" w:sz="0" w:space="0" w:color="auto"/>
            <w:right w:val="none" w:sz="0" w:space="0" w:color="auto"/>
          </w:divBdr>
        </w:div>
        <w:div w:id="1189182020">
          <w:marLeft w:val="640"/>
          <w:marRight w:val="0"/>
          <w:marTop w:val="0"/>
          <w:marBottom w:val="0"/>
          <w:divBdr>
            <w:top w:val="none" w:sz="0" w:space="0" w:color="auto"/>
            <w:left w:val="none" w:sz="0" w:space="0" w:color="auto"/>
            <w:bottom w:val="none" w:sz="0" w:space="0" w:color="auto"/>
            <w:right w:val="none" w:sz="0" w:space="0" w:color="auto"/>
          </w:divBdr>
        </w:div>
        <w:div w:id="1196774124">
          <w:marLeft w:val="640"/>
          <w:marRight w:val="0"/>
          <w:marTop w:val="0"/>
          <w:marBottom w:val="0"/>
          <w:divBdr>
            <w:top w:val="none" w:sz="0" w:space="0" w:color="auto"/>
            <w:left w:val="none" w:sz="0" w:space="0" w:color="auto"/>
            <w:bottom w:val="none" w:sz="0" w:space="0" w:color="auto"/>
            <w:right w:val="none" w:sz="0" w:space="0" w:color="auto"/>
          </w:divBdr>
        </w:div>
        <w:div w:id="1213611420">
          <w:marLeft w:val="640"/>
          <w:marRight w:val="0"/>
          <w:marTop w:val="0"/>
          <w:marBottom w:val="0"/>
          <w:divBdr>
            <w:top w:val="none" w:sz="0" w:space="0" w:color="auto"/>
            <w:left w:val="none" w:sz="0" w:space="0" w:color="auto"/>
            <w:bottom w:val="none" w:sz="0" w:space="0" w:color="auto"/>
            <w:right w:val="none" w:sz="0" w:space="0" w:color="auto"/>
          </w:divBdr>
        </w:div>
        <w:div w:id="1237087122">
          <w:marLeft w:val="640"/>
          <w:marRight w:val="0"/>
          <w:marTop w:val="0"/>
          <w:marBottom w:val="0"/>
          <w:divBdr>
            <w:top w:val="none" w:sz="0" w:space="0" w:color="auto"/>
            <w:left w:val="none" w:sz="0" w:space="0" w:color="auto"/>
            <w:bottom w:val="none" w:sz="0" w:space="0" w:color="auto"/>
            <w:right w:val="none" w:sz="0" w:space="0" w:color="auto"/>
          </w:divBdr>
        </w:div>
        <w:div w:id="1255481779">
          <w:marLeft w:val="640"/>
          <w:marRight w:val="0"/>
          <w:marTop w:val="0"/>
          <w:marBottom w:val="0"/>
          <w:divBdr>
            <w:top w:val="none" w:sz="0" w:space="0" w:color="auto"/>
            <w:left w:val="none" w:sz="0" w:space="0" w:color="auto"/>
            <w:bottom w:val="none" w:sz="0" w:space="0" w:color="auto"/>
            <w:right w:val="none" w:sz="0" w:space="0" w:color="auto"/>
          </w:divBdr>
        </w:div>
        <w:div w:id="1284657858">
          <w:marLeft w:val="640"/>
          <w:marRight w:val="0"/>
          <w:marTop w:val="0"/>
          <w:marBottom w:val="0"/>
          <w:divBdr>
            <w:top w:val="none" w:sz="0" w:space="0" w:color="auto"/>
            <w:left w:val="none" w:sz="0" w:space="0" w:color="auto"/>
            <w:bottom w:val="none" w:sz="0" w:space="0" w:color="auto"/>
            <w:right w:val="none" w:sz="0" w:space="0" w:color="auto"/>
          </w:divBdr>
        </w:div>
        <w:div w:id="1293556346">
          <w:marLeft w:val="640"/>
          <w:marRight w:val="0"/>
          <w:marTop w:val="0"/>
          <w:marBottom w:val="0"/>
          <w:divBdr>
            <w:top w:val="none" w:sz="0" w:space="0" w:color="auto"/>
            <w:left w:val="none" w:sz="0" w:space="0" w:color="auto"/>
            <w:bottom w:val="none" w:sz="0" w:space="0" w:color="auto"/>
            <w:right w:val="none" w:sz="0" w:space="0" w:color="auto"/>
          </w:divBdr>
        </w:div>
        <w:div w:id="1299991349">
          <w:marLeft w:val="640"/>
          <w:marRight w:val="0"/>
          <w:marTop w:val="0"/>
          <w:marBottom w:val="0"/>
          <w:divBdr>
            <w:top w:val="none" w:sz="0" w:space="0" w:color="auto"/>
            <w:left w:val="none" w:sz="0" w:space="0" w:color="auto"/>
            <w:bottom w:val="none" w:sz="0" w:space="0" w:color="auto"/>
            <w:right w:val="none" w:sz="0" w:space="0" w:color="auto"/>
          </w:divBdr>
        </w:div>
        <w:div w:id="1328244359">
          <w:marLeft w:val="640"/>
          <w:marRight w:val="0"/>
          <w:marTop w:val="0"/>
          <w:marBottom w:val="0"/>
          <w:divBdr>
            <w:top w:val="none" w:sz="0" w:space="0" w:color="auto"/>
            <w:left w:val="none" w:sz="0" w:space="0" w:color="auto"/>
            <w:bottom w:val="none" w:sz="0" w:space="0" w:color="auto"/>
            <w:right w:val="none" w:sz="0" w:space="0" w:color="auto"/>
          </w:divBdr>
        </w:div>
        <w:div w:id="1334256086">
          <w:marLeft w:val="640"/>
          <w:marRight w:val="0"/>
          <w:marTop w:val="0"/>
          <w:marBottom w:val="0"/>
          <w:divBdr>
            <w:top w:val="none" w:sz="0" w:space="0" w:color="auto"/>
            <w:left w:val="none" w:sz="0" w:space="0" w:color="auto"/>
            <w:bottom w:val="none" w:sz="0" w:space="0" w:color="auto"/>
            <w:right w:val="none" w:sz="0" w:space="0" w:color="auto"/>
          </w:divBdr>
        </w:div>
        <w:div w:id="1429349899">
          <w:marLeft w:val="640"/>
          <w:marRight w:val="0"/>
          <w:marTop w:val="0"/>
          <w:marBottom w:val="0"/>
          <w:divBdr>
            <w:top w:val="none" w:sz="0" w:space="0" w:color="auto"/>
            <w:left w:val="none" w:sz="0" w:space="0" w:color="auto"/>
            <w:bottom w:val="none" w:sz="0" w:space="0" w:color="auto"/>
            <w:right w:val="none" w:sz="0" w:space="0" w:color="auto"/>
          </w:divBdr>
        </w:div>
        <w:div w:id="1434127399">
          <w:marLeft w:val="640"/>
          <w:marRight w:val="0"/>
          <w:marTop w:val="0"/>
          <w:marBottom w:val="0"/>
          <w:divBdr>
            <w:top w:val="none" w:sz="0" w:space="0" w:color="auto"/>
            <w:left w:val="none" w:sz="0" w:space="0" w:color="auto"/>
            <w:bottom w:val="none" w:sz="0" w:space="0" w:color="auto"/>
            <w:right w:val="none" w:sz="0" w:space="0" w:color="auto"/>
          </w:divBdr>
        </w:div>
        <w:div w:id="1500077879">
          <w:marLeft w:val="640"/>
          <w:marRight w:val="0"/>
          <w:marTop w:val="0"/>
          <w:marBottom w:val="0"/>
          <w:divBdr>
            <w:top w:val="none" w:sz="0" w:space="0" w:color="auto"/>
            <w:left w:val="none" w:sz="0" w:space="0" w:color="auto"/>
            <w:bottom w:val="none" w:sz="0" w:space="0" w:color="auto"/>
            <w:right w:val="none" w:sz="0" w:space="0" w:color="auto"/>
          </w:divBdr>
        </w:div>
        <w:div w:id="1530752904">
          <w:marLeft w:val="640"/>
          <w:marRight w:val="0"/>
          <w:marTop w:val="0"/>
          <w:marBottom w:val="0"/>
          <w:divBdr>
            <w:top w:val="none" w:sz="0" w:space="0" w:color="auto"/>
            <w:left w:val="none" w:sz="0" w:space="0" w:color="auto"/>
            <w:bottom w:val="none" w:sz="0" w:space="0" w:color="auto"/>
            <w:right w:val="none" w:sz="0" w:space="0" w:color="auto"/>
          </w:divBdr>
        </w:div>
        <w:div w:id="1531454080">
          <w:marLeft w:val="640"/>
          <w:marRight w:val="0"/>
          <w:marTop w:val="0"/>
          <w:marBottom w:val="0"/>
          <w:divBdr>
            <w:top w:val="none" w:sz="0" w:space="0" w:color="auto"/>
            <w:left w:val="none" w:sz="0" w:space="0" w:color="auto"/>
            <w:bottom w:val="none" w:sz="0" w:space="0" w:color="auto"/>
            <w:right w:val="none" w:sz="0" w:space="0" w:color="auto"/>
          </w:divBdr>
        </w:div>
        <w:div w:id="1564944682">
          <w:marLeft w:val="640"/>
          <w:marRight w:val="0"/>
          <w:marTop w:val="0"/>
          <w:marBottom w:val="0"/>
          <w:divBdr>
            <w:top w:val="none" w:sz="0" w:space="0" w:color="auto"/>
            <w:left w:val="none" w:sz="0" w:space="0" w:color="auto"/>
            <w:bottom w:val="none" w:sz="0" w:space="0" w:color="auto"/>
            <w:right w:val="none" w:sz="0" w:space="0" w:color="auto"/>
          </w:divBdr>
        </w:div>
        <w:div w:id="1566800007">
          <w:marLeft w:val="640"/>
          <w:marRight w:val="0"/>
          <w:marTop w:val="0"/>
          <w:marBottom w:val="0"/>
          <w:divBdr>
            <w:top w:val="none" w:sz="0" w:space="0" w:color="auto"/>
            <w:left w:val="none" w:sz="0" w:space="0" w:color="auto"/>
            <w:bottom w:val="none" w:sz="0" w:space="0" w:color="auto"/>
            <w:right w:val="none" w:sz="0" w:space="0" w:color="auto"/>
          </w:divBdr>
        </w:div>
        <w:div w:id="1571963221">
          <w:marLeft w:val="640"/>
          <w:marRight w:val="0"/>
          <w:marTop w:val="0"/>
          <w:marBottom w:val="0"/>
          <w:divBdr>
            <w:top w:val="none" w:sz="0" w:space="0" w:color="auto"/>
            <w:left w:val="none" w:sz="0" w:space="0" w:color="auto"/>
            <w:bottom w:val="none" w:sz="0" w:space="0" w:color="auto"/>
            <w:right w:val="none" w:sz="0" w:space="0" w:color="auto"/>
          </w:divBdr>
        </w:div>
        <w:div w:id="1581057320">
          <w:marLeft w:val="640"/>
          <w:marRight w:val="0"/>
          <w:marTop w:val="0"/>
          <w:marBottom w:val="0"/>
          <w:divBdr>
            <w:top w:val="none" w:sz="0" w:space="0" w:color="auto"/>
            <w:left w:val="none" w:sz="0" w:space="0" w:color="auto"/>
            <w:bottom w:val="none" w:sz="0" w:space="0" w:color="auto"/>
            <w:right w:val="none" w:sz="0" w:space="0" w:color="auto"/>
          </w:divBdr>
        </w:div>
        <w:div w:id="1586256375">
          <w:marLeft w:val="640"/>
          <w:marRight w:val="0"/>
          <w:marTop w:val="0"/>
          <w:marBottom w:val="0"/>
          <w:divBdr>
            <w:top w:val="none" w:sz="0" w:space="0" w:color="auto"/>
            <w:left w:val="none" w:sz="0" w:space="0" w:color="auto"/>
            <w:bottom w:val="none" w:sz="0" w:space="0" w:color="auto"/>
            <w:right w:val="none" w:sz="0" w:space="0" w:color="auto"/>
          </w:divBdr>
        </w:div>
        <w:div w:id="1620599067">
          <w:marLeft w:val="640"/>
          <w:marRight w:val="0"/>
          <w:marTop w:val="0"/>
          <w:marBottom w:val="0"/>
          <w:divBdr>
            <w:top w:val="none" w:sz="0" w:space="0" w:color="auto"/>
            <w:left w:val="none" w:sz="0" w:space="0" w:color="auto"/>
            <w:bottom w:val="none" w:sz="0" w:space="0" w:color="auto"/>
            <w:right w:val="none" w:sz="0" w:space="0" w:color="auto"/>
          </w:divBdr>
        </w:div>
        <w:div w:id="1633438518">
          <w:marLeft w:val="640"/>
          <w:marRight w:val="0"/>
          <w:marTop w:val="0"/>
          <w:marBottom w:val="0"/>
          <w:divBdr>
            <w:top w:val="none" w:sz="0" w:space="0" w:color="auto"/>
            <w:left w:val="none" w:sz="0" w:space="0" w:color="auto"/>
            <w:bottom w:val="none" w:sz="0" w:space="0" w:color="auto"/>
            <w:right w:val="none" w:sz="0" w:space="0" w:color="auto"/>
          </w:divBdr>
        </w:div>
        <w:div w:id="1639874483">
          <w:marLeft w:val="640"/>
          <w:marRight w:val="0"/>
          <w:marTop w:val="0"/>
          <w:marBottom w:val="0"/>
          <w:divBdr>
            <w:top w:val="none" w:sz="0" w:space="0" w:color="auto"/>
            <w:left w:val="none" w:sz="0" w:space="0" w:color="auto"/>
            <w:bottom w:val="none" w:sz="0" w:space="0" w:color="auto"/>
            <w:right w:val="none" w:sz="0" w:space="0" w:color="auto"/>
          </w:divBdr>
        </w:div>
        <w:div w:id="1702628350">
          <w:marLeft w:val="640"/>
          <w:marRight w:val="0"/>
          <w:marTop w:val="0"/>
          <w:marBottom w:val="0"/>
          <w:divBdr>
            <w:top w:val="none" w:sz="0" w:space="0" w:color="auto"/>
            <w:left w:val="none" w:sz="0" w:space="0" w:color="auto"/>
            <w:bottom w:val="none" w:sz="0" w:space="0" w:color="auto"/>
            <w:right w:val="none" w:sz="0" w:space="0" w:color="auto"/>
          </w:divBdr>
        </w:div>
        <w:div w:id="1704280723">
          <w:marLeft w:val="640"/>
          <w:marRight w:val="0"/>
          <w:marTop w:val="0"/>
          <w:marBottom w:val="0"/>
          <w:divBdr>
            <w:top w:val="none" w:sz="0" w:space="0" w:color="auto"/>
            <w:left w:val="none" w:sz="0" w:space="0" w:color="auto"/>
            <w:bottom w:val="none" w:sz="0" w:space="0" w:color="auto"/>
            <w:right w:val="none" w:sz="0" w:space="0" w:color="auto"/>
          </w:divBdr>
        </w:div>
        <w:div w:id="1759716563">
          <w:marLeft w:val="640"/>
          <w:marRight w:val="0"/>
          <w:marTop w:val="0"/>
          <w:marBottom w:val="0"/>
          <w:divBdr>
            <w:top w:val="none" w:sz="0" w:space="0" w:color="auto"/>
            <w:left w:val="none" w:sz="0" w:space="0" w:color="auto"/>
            <w:bottom w:val="none" w:sz="0" w:space="0" w:color="auto"/>
            <w:right w:val="none" w:sz="0" w:space="0" w:color="auto"/>
          </w:divBdr>
        </w:div>
        <w:div w:id="1834834010">
          <w:marLeft w:val="640"/>
          <w:marRight w:val="0"/>
          <w:marTop w:val="0"/>
          <w:marBottom w:val="0"/>
          <w:divBdr>
            <w:top w:val="none" w:sz="0" w:space="0" w:color="auto"/>
            <w:left w:val="none" w:sz="0" w:space="0" w:color="auto"/>
            <w:bottom w:val="none" w:sz="0" w:space="0" w:color="auto"/>
            <w:right w:val="none" w:sz="0" w:space="0" w:color="auto"/>
          </w:divBdr>
        </w:div>
        <w:div w:id="1846095858">
          <w:marLeft w:val="640"/>
          <w:marRight w:val="0"/>
          <w:marTop w:val="0"/>
          <w:marBottom w:val="0"/>
          <w:divBdr>
            <w:top w:val="none" w:sz="0" w:space="0" w:color="auto"/>
            <w:left w:val="none" w:sz="0" w:space="0" w:color="auto"/>
            <w:bottom w:val="none" w:sz="0" w:space="0" w:color="auto"/>
            <w:right w:val="none" w:sz="0" w:space="0" w:color="auto"/>
          </w:divBdr>
        </w:div>
        <w:div w:id="1864128292">
          <w:marLeft w:val="640"/>
          <w:marRight w:val="0"/>
          <w:marTop w:val="0"/>
          <w:marBottom w:val="0"/>
          <w:divBdr>
            <w:top w:val="none" w:sz="0" w:space="0" w:color="auto"/>
            <w:left w:val="none" w:sz="0" w:space="0" w:color="auto"/>
            <w:bottom w:val="none" w:sz="0" w:space="0" w:color="auto"/>
            <w:right w:val="none" w:sz="0" w:space="0" w:color="auto"/>
          </w:divBdr>
        </w:div>
        <w:div w:id="1877696008">
          <w:marLeft w:val="640"/>
          <w:marRight w:val="0"/>
          <w:marTop w:val="0"/>
          <w:marBottom w:val="0"/>
          <w:divBdr>
            <w:top w:val="none" w:sz="0" w:space="0" w:color="auto"/>
            <w:left w:val="none" w:sz="0" w:space="0" w:color="auto"/>
            <w:bottom w:val="none" w:sz="0" w:space="0" w:color="auto"/>
            <w:right w:val="none" w:sz="0" w:space="0" w:color="auto"/>
          </w:divBdr>
        </w:div>
        <w:div w:id="1898736866">
          <w:marLeft w:val="640"/>
          <w:marRight w:val="0"/>
          <w:marTop w:val="0"/>
          <w:marBottom w:val="0"/>
          <w:divBdr>
            <w:top w:val="none" w:sz="0" w:space="0" w:color="auto"/>
            <w:left w:val="none" w:sz="0" w:space="0" w:color="auto"/>
            <w:bottom w:val="none" w:sz="0" w:space="0" w:color="auto"/>
            <w:right w:val="none" w:sz="0" w:space="0" w:color="auto"/>
          </w:divBdr>
        </w:div>
        <w:div w:id="1911109762">
          <w:marLeft w:val="640"/>
          <w:marRight w:val="0"/>
          <w:marTop w:val="0"/>
          <w:marBottom w:val="0"/>
          <w:divBdr>
            <w:top w:val="none" w:sz="0" w:space="0" w:color="auto"/>
            <w:left w:val="none" w:sz="0" w:space="0" w:color="auto"/>
            <w:bottom w:val="none" w:sz="0" w:space="0" w:color="auto"/>
            <w:right w:val="none" w:sz="0" w:space="0" w:color="auto"/>
          </w:divBdr>
        </w:div>
        <w:div w:id="1958484544">
          <w:marLeft w:val="640"/>
          <w:marRight w:val="0"/>
          <w:marTop w:val="0"/>
          <w:marBottom w:val="0"/>
          <w:divBdr>
            <w:top w:val="none" w:sz="0" w:space="0" w:color="auto"/>
            <w:left w:val="none" w:sz="0" w:space="0" w:color="auto"/>
            <w:bottom w:val="none" w:sz="0" w:space="0" w:color="auto"/>
            <w:right w:val="none" w:sz="0" w:space="0" w:color="auto"/>
          </w:divBdr>
        </w:div>
        <w:div w:id="1964001462">
          <w:marLeft w:val="640"/>
          <w:marRight w:val="0"/>
          <w:marTop w:val="0"/>
          <w:marBottom w:val="0"/>
          <w:divBdr>
            <w:top w:val="none" w:sz="0" w:space="0" w:color="auto"/>
            <w:left w:val="none" w:sz="0" w:space="0" w:color="auto"/>
            <w:bottom w:val="none" w:sz="0" w:space="0" w:color="auto"/>
            <w:right w:val="none" w:sz="0" w:space="0" w:color="auto"/>
          </w:divBdr>
        </w:div>
        <w:div w:id="1971394231">
          <w:marLeft w:val="640"/>
          <w:marRight w:val="0"/>
          <w:marTop w:val="0"/>
          <w:marBottom w:val="0"/>
          <w:divBdr>
            <w:top w:val="none" w:sz="0" w:space="0" w:color="auto"/>
            <w:left w:val="none" w:sz="0" w:space="0" w:color="auto"/>
            <w:bottom w:val="none" w:sz="0" w:space="0" w:color="auto"/>
            <w:right w:val="none" w:sz="0" w:space="0" w:color="auto"/>
          </w:divBdr>
        </w:div>
        <w:div w:id="1977442828">
          <w:marLeft w:val="640"/>
          <w:marRight w:val="0"/>
          <w:marTop w:val="0"/>
          <w:marBottom w:val="0"/>
          <w:divBdr>
            <w:top w:val="none" w:sz="0" w:space="0" w:color="auto"/>
            <w:left w:val="none" w:sz="0" w:space="0" w:color="auto"/>
            <w:bottom w:val="none" w:sz="0" w:space="0" w:color="auto"/>
            <w:right w:val="none" w:sz="0" w:space="0" w:color="auto"/>
          </w:divBdr>
        </w:div>
        <w:div w:id="1984306073">
          <w:marLeft w:val="640"/>
          <w:marRight w:val="0"/>
          <w:marTop w:val="0"/>
          <w:marBottom w:val="0"/>
          <w:divBdr>
            <w:top w:val="none" w:sz="0" w:space="0" w:color="auto"/>
            <w:left w:val="none" w:sz="0" w:space="0" w:color="auto"/>
            <w:bottom w:val="none" w:sz="0" w:space="0" w:color="auto"/>
            <w:right w:val="none" w:sz="0" w:space="0" w:color="auto"/>
          </w:divBdr>
        </w:div>
        <w:div w:id="1991639383">
          <w:marLeft w:val="640"/>
          <w:marRight w:val="0"/>
          <w:marTop w:val="0"/>
          <w:marBottom w:val="0"/>
          <w:divBdr>
            <w:top w:val="none" w:sz="0" w:space="0" w:color="auto"/>
            <w:left w:val="none" w:sz="0" w:space="0" w:color="auto"/>
            <w:bottom w:val="none" w:sz="0" w:space="0" w:color="auto"/>
            <w:right w:val="none" w:sz="0" w:space="0" w:color="auto"/>
          </w:divBdr>
        </w:div>
        <w:div w:id="1994483621">
          <w:marLeft w:val="640"/>
          <w:marRight w:val="0"/>
          <w:marTop w:val="0"/>
          <w:marBottom w:val="0"/>
          <w:divBdr>
            <w:top w:val="none" w:sz="0" w:space="0" w:color="auto"/>
            <w:left w:val="none" w:sz="0" w:space="0" w:color="auto"/>
            <w:bottom w:val="none" w:sz="0" w:space="0" w:color="auto"/>
            <w:right w:val="none" w:sz="0" w:space="0" w:color="auto"/>
          </w:divBdr>
        </w:div>
        <w:div w:id="2006855318">
          <w:marLeft w:val="640"/>
          <w:marRight w:val="0"/>
          <w:marTop w:val="0"/>
          <w:marBottom w:val="0"/>
          <w:divBdr>
            <w:top w:val="none" w:sz="0" w:space="0" w:color="auto"/>
            <w:left w:val="none" w:sz="0" w:space="0" w:color="auto"/>
            <w:bottom w:val="none" w:sz="0" w:space="0" w:color="auto"/>
            <w:right w:val="none" w:sz="0" w:space="0" w:color="auto"/>
          </w:divBdr>
        </w:div>
        <w:div w:id="2017032276">
          <w:marLeft w:val="640"/>
          <w:marRight w:val="0"/>
          <w:marTop w:val="0"/>
          <w:marBottom w:val="0"/>
          <w:divBdr>
            <w:top w:val="none" w:sz="0" w:space="0" w:color="auto"/>
            <w:left w:val="none" w:sz="0" w:space="0" w:color="auto"/>
            <w:bottom w:val="none" w:sz="0" w:space="0" w:color="auto"/>
            <w:right w:val="none" w:sz="0" w:space="0" w:color="auto"/>
          </w:divBdr>
        </w:div>
        <w:div w:id="2017078047">
          <w:marLeft w:val="640"/>
          <w:marRight w:val="0"/>
          <w:marTop w:val="0"/>
          <w:marBottom w:val="0"/>
          <w:divBdr>
            <w:top w:val="none" w:sz="0" w:space="0" w:color="auto"/>
            <w:left w:val="none" w:sz="0" w:space="0" w:color="auto"/>
            <w:bottom w:val="none" w:sz="0" w:space="0" w:color="auto"/>
            <w:right w:val="none" w:sz="0" w:space="0" w:color="auto"/>
          </w:divBdr>
        </w:div>
        <w:div w:id="2030179175">
          <w:marLeft w:val="640"/>
          <w:marRight w:val="0"/>
          <w:marTop w:val="0"/>
          <w:marBottom w:val="0"/>
          <w:divBdr>
            <w:top w:val="none" w:sz="0" w:space="0" w:color="auto"/>
            <w:left w:val="none" w:sz="0" w:space="0" w:color="auto"/>
            <w:bottom w:val="none" w:sz="0" w:space="0" w:color="auto"/>
            <w:right w:val="none" w:sz="0" w:space="0" w:color="auto"/>
          </w:divBdr>
        </w:div>
        <w:div w:id="2056395004">
          <w:marLeft w:val="640"/>
          <w:marRight w:val="0"/>
          <w:marTop w:val="0"/>
          <w:marBottom w:val="0"/>
          <w:divBdr>
            <w:top w:val="none" w:sz="0" w:space="0" w:color="auto"/>
            <w:left w:val="none" w:sz="0" w:space="0" w:color="auto"/>
            <w:bottom w:val="none" w:sz="0" w:space="0" w:color="auto"/>
            <w:right w:val="none" w:sz="0" w:space="0" w:color="auto"/>
          </w:divBdr>
        </w:div>
        <w:div w:id="2082603151">
          <w:marLeft w:val="640"/>
          <w:marRight w:val="0"/>
          <w:marTop w:val="0"/>
          <w:marBottom w:val="0"/>
          <w:divBdr>
            <w:top w:val="none" w:sz="0" w:space="0" w:color="auto"/>
            <w:left w:val="none" w:sz="0" w:space="0" w:color="auto"/>
            <w:bottom w:val="none" w:sz="0" w:space="0" w:color="auto"/>
            <w:right w:val="none" w:sz="0" w:space="0" w:color="auto"/>
          </w:divBdr>
        </w:div>
        <w:div w:id="2102797209">
          <w:marLeft w:val="640"/>
          <w:marRight w:val="0"/>
          <w:marTop w:val="0"/>
          <w:marBottom w:val="0"/>
          <w:divBdr>
            <w:top w:val="none" w:sz="0" w:space="0" w:color="auto"/>
            <w:left w:val="none" w:sz="0" w:space="0" w:color="auto"/>
            <w:bottom w:val="none" w:sz="0" w:space="0" w:color="auto"/>
            <w:right w:val="none" w:sz="0" w:space="0" w:color="auto"/>
          </w:divBdr>
        </w:div>
        <w:div w:id="2102870894">
          <w:marLeft w:val="640"/>
          <w:marRight w:val="0"/>
          <w:marTop w:val="0"/>
          <w:marBottom w:val="0"/>
          <w:divBdr>
            <w:top w:val="none" w:sz="0" w:space="0" w:color="auto"/>
            <w:left w:val="none" w:sz="0" w:space="0" w:color="auto"/>
            <w:bottom w:val="none" w:sz="0" w:space="0" w:color="auto"/>
            <w:right w:val="none" w:sz="0" w:space="0" w:color="auto"/>
          </w:divBdr>
        </w:div>
        <w:div w:id="2110084117">
          <w:marLeft w:val="640"/>
          <w:marRight w:val="0"/>
          <w:marTop w:val="0"/>
          <w:marBottom w:val="0"/>
          <w:divBdr>
            <w:top w:val="none" w:sz="0" w:space="0" w:color="auto"/>
            <w:left w:val="none" w:sz="0" w:space="0" w:color="auto"/>
            <w:bottom w:val="none" w:sz="0" w:space="0" w:color="auto"/>
            <w:right w:val="none" w:sz="0" w:space="0" w:color="auto"/>
          </w:divBdr>
        </w:div>
        <w:div w:id="2123185822">
          <w:marLeft w:val="640"/>
          <w:marRight w:val="0"/>
          <w:marTop w:val="0"/>
          <w:marBottom w:val="0"/>
          <w:divBdr>
            <w:top w:val="none" w:sz="0" w:space="0" w:color="auto"/>
            <w:left w:val="none" w:sz="0" w:space="0" w:color="auto"/>
            <w:bottom w:val="none" w:sz="0" w:space="0" w:color="auto"/>
            <w:right w:val="none" w:sz="0" w:space="0" w:color="auto"/>
          </w:divBdr>
        </w:div>
        <w:div w:id="2125727186">
          <w:marLeft w:val="640"/>
          <w:marRight w:val="0"/>
          <w:marTop w:val="0"/>
          <w:marBottom w:val="0"/>
          <w:divBdr>
            <w:top w:val="none" w:sz="0" w:space="0" w:color="auto"/>
            <w:left w:val="none" w:sz="0" w:space="0" w:color="auto"/>
            <w:bottom w:val="none" w:sz="0" w:space="0" w:color="auto"/>
            <w:right w:val="none" w:sz="0" w:space="0" w:color="auto"/>
          </w:divBdr>
        </w:div>
        <w:div w:id="2139254813">
          <w:marLeft w:val="640"/>
          <w:marRight w:val="0"/>
          <w:marTop w:val="0"/>
          <w:marBottom w:val="0"/>
          <w:divBdr>
            <w:top w:val="none" w:sz="0" w:space="0" w:color="auto"/>
            <w:left w:val="none" w:sz="0" w:space="0" w:color="auto"/>
            <w:bottom w:val="none" w:sz="0" w:space="0" w:color="auto"/>
            <w:right w:val="none" w:sz="0" w:space="0" w:color="auto"/>
          </w:divBdr>
        </w:div>
        <w:div w:id="2146116579">
          <w:marLeft w:val="640"/>
          <w:marRight w:val="0"/>
          <w:marTop w:val="0"/>
          <w:marBottom w:val="0"/>
          <w:divBdr>
            <w:top w:val="none" w:sz="0" w:space="0" w:color="auto"/>
            <w:left w:val="none" w:sz="0" w:space="0" w:color="auto"/>
            <w:bottom w:val="none" w:sz="0" w:space="0" w:color="auto"/>
            <w:right w:val="none" w:sz="0" w:space="0" w:color="auto"/>
          </w:divBdr>
        </w:div>
      </w:divsChild>
    </w:div>
    <w:div w:id="936059170">
      <w:bodyDiv w:val="1"/>
      <w:marLeft w:val="0"/>
      <w:marRight w:val="0"/>
      <w:marTop w:val="0"/>
      <w:marBottom w:val="0"/>
      <w:divBdr>
        <w:top w:val="none" w:sz="0" w:space="0" w:color="auto"/>
        <w:left w:val="none" w:sz="0" w:space="0" w:color="auto"/>
        <w:bottom w:val="none" w:sz="0" w:space="0" w:color="auto"/>
        <w:right w:val="none" w:sz="0" w:space="0" w:color="auto"/>
      </w:divBdr>
      <w:divsChild>
        <w:div w:id="4984003">
          <w:marLeft w:val="640"/>
          <w:marRight w:val="0"/>
          <w:marTop w:val="0"/>
          <w:marBottom w:val="0"/>
          <w:divBdr>
            <w:top w:val="none" w:sz="0" w:space="0" w:color="auto"/>
            <w:left w:val="none" w:sz="0" w:space="0" w:color="auto"/>
            <w:bottom w:val="none" w:sz="0" w:space="0" w:color="auto"/>
            <w:right w:val="none" w:sz="0" w:space="0" w:color="auto"/>
          </w:divBdr>
        </w:div>
        <w:div w:id="13195906">
          <w:marLeft w:val="640"/>
          <w:marRight w:val="0"/>
          <w:marTop w:val="0"/>
          <w:marBottom w:val="0"/>
          <w:divBdr>
            <w:top w:val="none" w:sz="0" w:space="0" w:color="auto"/>
            <w:left w:val="none" w:sz="0" w:space="0" w:color="auto"/>
            <w:bottom w:val="none" w:sz="0" w:space="0" w:color="auto"/>
            <w:right w:val="none" w:sz="0" w:space="0" w:color="auto"/>
          </w:divBdr>
        </w:div>
        <w:div w:id="16279995">
          <w:marLeft w:val="640"/>
          <w:marRight w:val="0"/>
          <w:marTop w:val="0"/>
          <w:marBottom w:val="0"/>
          <w:divBdr>
            <w:top w:val="none" w:sz="0" w:space="0" w:color="auto"/>
            <w:left w:val="none" w:sz="0" w:space="0" w:color="auto"/>
            <w:bottom w:val="none" w:sz="0" w:space="0" w:color="auto"/>
            <w:right w:val="none" w:sz="0" w:space="0" w:color="auto"/>
          </w:divBdr>
        </w:div>
        <w:div w:id="38601115">
          <w:marLeft w:val="640"/>
          <w:marRight w:val="0"/>
          <w:marTop w:val="0"/>
          <w:marBottom w:val="0"/>
          <w:divBdr>
            <w:top w:val="none" w:sz="0" w:space="0" w:color="auto"/>
            <w:left w:val="none" w:sz="0" w:space="0" w:color="auto"/>
            <w:bottom w:val="none" w:sz="0" w:space="0" w:color="auto"/>
            <w:right w:val="none" w:sz="0" w:space="0" w:color="auto"/>
          </w:divBdr>
        </w:div>
        <w:div w:id="44840587">
          <w:marLeft w:val="640"/>
          <w:marRight w:val="0"/>
          <w:marTop w:val="0"/>
          <w:marBottom w:val="0"/>
          <w:divBdr>
            <w:top w:val="none" w:sz="0" w:space="0" w:color="auto"/>
            <w:left w:val="none" w:sz="0" w:space="0" w:color="auto"/>
            <w:bottom w:val="none" w:sz="0" w:space="0" w:color="auto"/>
            <w:right w:val="none" w:sz="0" w:space="0" w:color="auto"/>
          </w:divBdr>
        </w:div>
        <w:div w:id="84813602">
          <w:marLeft w:val="640"/>
          <w:marRight w:val="0"/>
          <w:marTop w:val="0"/>
          <w:marBottom w:val="0"/>
          <w:divBdr>
            <w:top w:val="none" w:sz="0" w:space="0" w:color="auto"/>
            <w:left w:val="none" w:sz="0" w:space="0" w:color="auto"/>
            <w:bottom w:val="none" w:sz="0" w:space="0" w:color="auto"/>
            <w:right w:val="none" w:sz="0" w:space="0" w:color="auto"/>
          </w:divBdr>
        </w:div>
        <w:div w:id="97335959">
          <w:marLeft w:val="640"/>
          <w:marRight w:val="0"/>
          <w:marTop w:val="0"/>
          <w:marBottom w:val="0"/>
          <w:divBdr>
            <w:top w:val="none" w:sz="0" w:space="0" w:color="auto"/>
            <w:left w:val="none" w:sz="0" w:space="0" w:color="auto"/>
            <w:bottom w:val="none" w:sz="0" w:space="0" w:color="auto"/>
            <w:right w:val="none" w:sz="0" w:space="0" w:color="auto"/>
          </w:divBdr>
        </w:div>
        <w:div w:id="158740003">
          <w:marLeft w:val="640"/>
          <w:marRight w:val="0"/>
          <w:marTop w:val="0"/>
          <w:marBottom w:val="0"/>
          <w:divBdr>
            <w:top w:val="none" w:sz="0" w:space="0" w:color="auto"/>
            <w:left w:val="none" w:sz="0" w:space="0" w:color="auto"/>
            <w:bottom w:val="none" w:sz="0" w:space="0" w:color="auto"/>
            <w:right w:val="none" w:sz="0" w:space="0" w:color="auto"/>
          </w:divBdr>
        </w:div>
        <w:div w:id="166094383">
          <w:marLeft w:val="640"/>
          <w:marRight w:val="0"/>
          <w:marTop w:val="0"/>
          <w:marBottom w:val="0"/>
          <w:divBdr>
            <w:top w:val="none" w:sz="0" w:space="0" w:color="auto"/>
            <w:left w:val="none" w:sz="0" w:space="0" w:color="auto"/>
            <w:bottom w:val="none" w:sz="0" w:space="0" w:color="auto"/>
            <w:right w:val="none" w:sz="0" w:space="0" w:color="auto"/>
          </w:divBdr>
        </w:div>
        <w:div w:id="183324357">
          <w:marLeft w:val="640"/>
          <w:marRight w:val="0"/>
          <w:marTop w:val="0"/>
          <w:marBottom w:val="0"/>
          <w:divBdr>
            <w:top w:val="none" w:sz="0" w:space="0" w:color="auto"/>
            <w:left w:val="none" w:sz="0" w:space="0" w:color="auto"/>
            <w:bottom w:val="none" w:sz="0" w:space="0" w:color="auto"/>
            <w:right w:val="none" w:sz="0" w:space="0" w:color="auto"/>
          </w:divBdr>
        </w:div>
        <w:div w:id="185604037">
          <w:marLeft w:val="640"/>
          <w:marRight w:val="0"/>
          <w:marTop w:val="0"/>
          <w:marBottom w:val="0"/>
          <w:divBdr>
            <w:top w:val="none" w:sz="0" w:space="0" w:color="auto"/>
            <w:left w:val="none" w:sz="0" w:space="0" w:color="auto"/>
            <w:bottom w:val="none" w:sz="0" w:space="0" w:color="auto"/>
            <w:right w:val="none" w:sz="0" w:space="0" w:color="auto"/>
          </w:divBdr>
        </w:div>
        <w:div w:id="189075300">
          <w:marLeft w:val="640"/>
          <w:marRight w:val="0"/>
          <w:marTop w:val="0"/>
          <w:marBottom w:val="0"/>
          <w:divBdr>
            <w:top w:val="none" w:sz="0" w:space="0" w:color="auto"/>
            <w:left w:val="none" w:sz="0" w:space="0" w:color="auto"/>
            <w:bottom w:val="none" w:sz="0" w:space="0" w:color="auto"/>
            <w:right w:val="none" w:sz="0" w:space="0" w:color="auto"/>
          </w:divBdr>
        </w:div>
        <w:div w:id="193663824">
          <w:marLeft w:val="640"/>
          <w:marRight w:val="0"/>
          <w:marTop w:val="0"/>
          <w:marBottom w:val="0"/>
          <w:divBdr>
            <w:top w:val="none" w:sz="0" w:space="0" w:color="auto"/>
            <w:left w:val="none" w:sz="0" w:space="0" w:color="auto"/>
            <w:bottom w:val="none" w:sz="0" w:space="0" w:color="auto"/>
            <w:right w:val="none" w:sz="0" w:space="0" w:color="auto"/>
          </w:divBdr>
        </w:div>
        <w:div w:id="217321339">
          <w:marLeft w:val="640"/>
          <w:marRight w:val="0"/>
          <w:marTop w:val="0"/>
          <w:marBottom w:val="0"/>
          <w:divBdr>
            <w:top w:val="none" w:sz="0" w:space="0" w:color="auto"/>
            <w:left w:val="none" w:sz="0" w:space="0" w:color="auto"/>
            <w:bottom w:val="none" w:sz="0" w:space="0" w:color="auto"/>
            <w:right w:val="none" w:sz="0" w:space="0" w:color="auto"/>
          </w:divBdr>
        </w:div>
        <w:div w:id="235749641">
          <w:marLeft w:val="640"/>
          <w:marRight w:val="0"/>
          <w:marTop w:val="0"/>
          <w:marBottom w:val="0"/>
          <w:divBdr>
            <w:top w:val="none" w:sz="0" w:space="0" w:color="auto"/>
            <w:left w:val="none" w:sz="0" w:space="0" w:color="auto"/>
            <w:bottom w:val="none" w:sz="0" w:space="0" w:color="auto"/>
            <w:right w:val="none" w:sz="0" w:space="0" w:color="auto"/>
          </w:divBdr>
        </w:div>
        <w:div w:id="252249053">
          <w:marLeft w:val="640"/>
          <w:marRight w:val="0"/>
          <w:marTop w:val="0"/>
          <w:marBottom w:val="0"/>
          <w:divBdr>
            <w:top w:val="none" w:sz="0" w:space="0" w:color="auto"/>
            <w:left w:val="none" w:sz="0" w:space="0" w:color="auto"/>
            <w:bottom w:val="none" w:sz="0" w:space="0" w:color="auto"/>
            <w:right w:val="none" w:sz="0" w:space="0" w:color="auto"/>
          </w:divBdr>
        </w:div>
        <w:div w:id="271477332">
          <w:marLeft w:val="640"/>
          <w:marRight w:val="0"/>
          <w:marTop w:val="0"/>
          <w:marBottom w:val="0"/>
          <w:divBdr>
            <w:top w:val="none" w:sz="0" w:space="0" w:color="auto"/>
            <w:left w:val="none" w:sz="0" w:space="0" w:color="auto"/>
            <w:bottom w:val="none" w:sz="0" w:space="0" w:color="auto"/>
            <w:right w:val="none" w:sz="0" w:space="0" w:color="auto"/>
          </w:divBdr>
        </w:div>
        <w:div w:id="274795482">
          <w:marLeft w:val="640"/>
          <w:marRight w:val="0"/>
          <w:marTop w:val="0"/>
          <w:marBottom w:val="0"/>
          <w:divBdr>
            <w:top w:val="none" w:sz="0" w:space="0" w:color="auto"/>
            <w:left w:val="none" w:sz="0" w:space="0" w:color="auto"/>
            <w:bottom w:val="none" w:sz="0" w:space="0" w:color="auto"/>
            <w:right w:val="none" w:sz="0" w:space="0" w:color="auto"/>
          </w:divBdr>
        </w:div>
        <w:div w:id="323432673">
          <w:marLeft w:val="640"/>
          <w:marRight w:val="0"/>
          <w:marTop w:val="0"/>
          <w:marBottom w:val="0"/>
          <w:divBdr>
            <w:top w:val="none" w:sz="0" w:space="0" w:color="auto"/>
            <w:left w:val="none" w:sz="0" w:space="0" w:color="auto"/>
            <w:bottom w:val="none" w:sz="0" w:space="0" w:color="auto"/>
            <w:right w:val="none" w:sz="0" w:space="0" w:color="auto"/>
          </w:divBdr>
        </w:div>
        <w:div w:id="344210317">
          <w:marLeft w:val="640"/>
          <w:marRight w:val="0"/>
          <w:marTop w:val="0"/>
          <w:marBottom w:val="0"/>
          <w:divBdr>
            <w:top w:val="none" w:sz="0" w:space="0" w:color="auto"/>
            <w:left w:val="none" w:sz="0" w:space="0" w:color="auto"/>
            <w:bottom w:val="none" w:sz="0" w:space="0" w:color="auto"/>
            <w:right w:val="none" w:sz="0" w:space="0" w:color="auto"/>
          </w:divBdr>
        </w:div>
        <w:div w:id="366222323">
          <w:marLeft w:val="640"/>
          <w:marRight w:val="0"/>
          <w:marTop w:val="0"/>
          <w:marBottom w:val="0"/>
          <w:divBdr>
            <w:top w:val="none" w:sz="0" w:space="0" w:color="auto"/>
            <w:left w:val="none" w:sz="0" w:space="0" w:color="auto"/>
            <w:bottom w:val="none" w:sz="0" w:space="0" w:color="auto"/>
            <w:right w:val="none" w:sz="0" w:space="0" w:color="auto"/>
          </w:divBdr>
        </w:div>
        <w:div w:id="374430393">
          <w:marLeft w:val="640"/>
          <w:marRight w:val="0"/>
          <w:marTop w:val="0"/>
          <w:marBottom w:val="0"/>
          <w:divBdr>
            <w:top w:val="none" w:sz="0" w:space="0" w:color="auto"/>
            <w:left w:val="none" w:sz="0" w:space="0" w:color="auto"/>
            <w:bottom w:val="none" w:sz="0" w:space="0" w:color="auto"/>
            <w:right w:val="none" w:sz="0" w:space="0" w:color="auto"/>
          </w:divBdr>
        </w:div>
        <w:div w:id="375395801">
          <w:marLeft w:val="640"/>
          <w:marRight w:val="0"/>
          <w:marTop w:val="0"/>
          <w:marBottom w:val="0"/>
          <w:divBdr>
            <w:top w:val="none" w:sz="0" w:space="0" w:color="auto"/>
            <w:left w:val="none" w:sz="0" w:space="0" w:color="auto"/>
            <w:bottom w:val="none" w:sz="0" w:space="0" w:color="auto"/>
            <w:right w:val="none" w:sz="0" w:space="0" w:color="auto"/>
          </w:divBdr>
        </w:div>
        <w:div w:id="382682534">
          <w:marLeft w:val="640"/>
          <w:marRight w:val="0"/>
          <w:marTop w:val="0"/>
          <w:marBottom w:val="0"/>
          <w:divBdr>
            <w:top w:val="none" w:sz="0" w:space="0" w:color="auto"/>
            <w:left w:val="none" w:sz="0" w:space="0" w:color="auto"/>
            <w:bottom w:val="none" w:sz="0" w:space="0" w:color="auto"/>
            <w:right w:val="none" w:sz="0" w:space="0" w:color="auto"/>
          </w:divBdr>
        </w:div>
        <w:div w:id="431824564">
          <w:marLeft w:val="640"/>
          <w:marRight w:val="0"/>
          <w:marTop w:val="0"/>
          <w:marBottom w:val="0"/>
          <w:divBdr>
            <w:top w:val="none" w:sz="0" w:space="0" w:color="auto"/>
            <w:left w:val="none" w:sz="0" w:space="0" w:color="auto"/>
            <w:bottom w:val="none" w:sz="0" w:space="0" w:color="auto"/>
            <w:right w:val="none" w:sz="0" w:space="0" w:color="auto"/>
          </w:divBdr>
        </w:div>
        <w:div w:id="440805949">
          <w:marLeft w:val="640"/>
          <w:marRight w:val="0"/>
          <w:marTop w:val="0"/>
          <w:marBottom w:val="0"/>
          <w:divBdr>
            <w:top w:val="none" w:sz="0" w:space="0" w:color="auto"/>
            <w:left w:val="none" w:sz="0" w:space="0" w:color="auto"/>
            <w:bottom w:val="none" w:sz="0" w:space="0" w:color="auto"/>
            <w:right w:val="none" w:sz="0" w:space="0" w:color="auto"/>
          </w:divBdr>
        </w:div>
        <w:div w:id="468745079">
          <w:marLeft w:val="640"/>
          <w:marRight w:val="0"/>
          <w:marTop w:val="0"/>
          <w:marBottom w:val="0"/>
          <w:divBdr>
            <w:top w:val="none" w:sz="0" w:space="0" w:color="auto"/>
            <w:left w:val="none" w:sz="0" w:space="0" w:color="auto"/>
            <w:bottom w:val="none" w:sz="0" w:space="0" w:color="auto"/>
            <w:right w:val="none" w:sz="0" w:space="0" w:color="auto"/>
          </w:divBdr>
        </w:div>
        <w:div w:id="487675808">
          <w:marLeft w:val="640"/>
          <w:marRight w:val="0"/>
          <w:marTop w:val="0"/>
          <w:marBottom w:val="0"/>
          <w:divBdr>
            <w:top w:val="none" w:sz="0" w:space="0" w:color="auto"/>
            <w:left w:val="none" w:sz="0" w:space="0" w:color="auto"/>
            <w:bottom w:val="none" w:sz="0" w:space="0" w:color="auto"/>
            <w:right w:val="none" w:sz="0" w:space="0" w:color="auto"/>
          </w:divBdr>
        </w:div>
        <w:div w:id="492794353">
          <w:marLeft w:val="640"/>
          <w:marRight w:val="0"/>
          <w:marTop w:val="0"/>
          <w:marBottom w:val="0"/>
          <w:divBdr>
            <w:top w:val="none" w:sz="0" w:space="0" w:color="auto"/>
            <w:left w:val="none" w:sz="0" w:space="0" w:color="auto"/>
            <w:bottom w:val="none" w:sz="0" w:space="0" w:color="auto"/>
            <w:right w:val="none" w:sz="0" w:space="0" w:color="auto"/>
          </w:divBdr>
        </w:div>
        <w:div w:id="556208768">
          <w:marLeft w:val="640"/>
          <w:marRight w:val="0"/>
          <w:marTop w:val="0"/>
          <w:marBottom w:val="0"/>
          <w:divBdr>
            <w:top w:val="none" w:sz="0" w:space="0" w:color="auto"/>
            <w:left w:val="none" w:sz="0" w:space="0" w:color="auto"/>
            <w:bottom w:val="none" w:sz="0" w:space="0" w:color="auto"/>
            <w:right w:val="none" w:sz="0" w:space="0" w:color="auto"/>
          </w:divBdr>
        </w:div>
        <w:div w:id="564341152">
          <w:marLeft w:val="640"/>
          <w:marRight w:val="0"/>
          <w:marTop w:val="0"/>
          <w:marBottom w:val="0"/>
          <w:divBdr>
            <w:top w:val="none" w:sz="0" w:space="0" w:color="auto"/>
            <w:left w:val="none" w:sz="0" w:space="0" w:color="auto"/>
            <w:bottom w:val="none" w:sz="0" w:space="0" w:color="auto"/>
            <w:right w:val="none" w:sz="0" w:space="0" w:color="auto"/>
          </w:divBdr>
        </w:div>
        <w:div w:id="575865228">
          <w:marLeft w:val="640"/>
          <w:marRight w:val="0"/>
          <w:marTop w:val="0"/>
          <w:marBottom w:val="0"/>
          <w:divBdr>
            <w:top w:val="none" w:sz="0" w:space="0" w:color="auto"/>
            <w:left w:val="none" w:sz="0" w:space="0" w:color="auto"/>
            <w:bottom w:val="none" w:sz="0" w:space="0" w:color="auto"/>
            <w:right w:val="none" w:sz="0" w:space="0" w:color="auto"/>
          </w:divBdr>
        </w:div>
        <w:div w:id="582184581">
          <w:marLeft w:val="640"/>
          <w:marRight w:val="0"/>
          <w:marTop w:val="0"/>
          <w:marBottom w:val="0"/>
          <w:divBdr>
            <w:top w:val="none" w:sz="0" w:space="0" w:color="auto"/>
            <w:left w:val="none" w:sz="0" w:space="0" w:color="auto"/>
            <w:bottom w:val="none" w:sz="0" w:space="0" w:color="auto"/>
            <w:right w:val="none" w:sz="0" w:space="0" w:color="auto"/>
          </w:divBdr>
        </w:div>
        <w:div w:id="588193929">
          <w:marLeft w:val="640"/>
          <w:marRight w:val="0"/>
          <w:marTop w:val="0"/>
          <w:marBottom w:val="0"/>
          <w:divBdr>
            <w:top w:val="none" w:sz="0" w:space="0" w:color="auto"/>
            <w:left w:val="none" w:sz="0" w:space="0" w:color="auto"/>
            <w:bottom w:val="none" w:sz="0" w:space="0" w:color="auto"/>
            <w:right w:val="none" w:sz="0" w:space="0" w:color="auto"/>
          </w:divBdr>
        </w:div>
        <w:div w:id="609238714">
          <w:marLeft w:val="640"/>
          <w:marRight w:val="0"/>
          <w:marTop w:val="0"/>
          <w:marBottom w:val="0"/>
          <w:divBdr>
            <w:top w:val="none" w:sz="0" w:space="0" w:color="auto"/>
            <w:left w:val="none" w:sz="0" w:space="0" w:color="auto"/>
            <w:bottom w:val="none" w:sz="0" w:space="0" w:color="auto"/>
            <w:right w:val="none" w:sz="0" w:space="0" w:color="auto"/>
          </w:divBdr>
        </w:div>
        <w:div w:id="617685745">
          <w:marLeft w:val="640"/>
          <w:marRight w:val="0"/>
          <w:marTop w:val="0"/>
          <w:marBottom w:val="0"/>
          <w:divBdr>
            <w:top w:val="none" w:sz="0" w:space="0" w:color="auto"/>
            <w:left w:val="none" w:sz="0" w:space="0" w:color="auto"/>
            <w:bottom w:val="none" w:sz="0" w:space="0" w:color="auto"/>
            <w:right w:val="none" w:sz="0" w:space="0" w:color="auto"/>
          </w:divBdr>
        </w:div>
        <w:div w:id="660498986">
          <w:marLeft w:val="640"/>
          <w:marRight w:val="0"/>
          <w:marTop w:val="0"/>
          <w:marBottom w:val="0"/>
          <w:divBdr>
            <w:top w:val="none" w:sz="0" w:space="0" w:color="auto"/>
            <w:left w:val="none" w:sz="0" w:space="0" w:color="auto"/>
            <w:bottom w:val="none" w:sz="0" w:space="0" w:color="auto"/>
            <w:right w:val="none" w:sz="0" w:space="0" w:color="auto"/>
          </w:divBdr>
        </w:div>
        <w:div w:id="692922710">
          <w:marLeft w:val="640"/>
          <w:marRight w:val="0"/>
          <w:marTop w:val="0"/>
          <w:marBottom w:val="0"/>
          <w:divBdr>
            <w:top w:val="none" w:sz="0" w:space="0" w:color="auto"/>
            <w:left w:val="none" w:sz="0" w:space="0" w:color="auto"/>
            <w:bottom w:val="none" w:sz="0" w:space="0" w:color="auto"/>
            <w:right w:val="none" w:sz="0" w:space="0" w:color="auto"/>
          </w:divBdr>
        </w:div>
        <w:div w:id="696738396">
          <w:marLeft w:val="640"/>
          <w:marRight w:val="0"/>
          <w:marTop w:val="0"/>
          <w:marBottom w:val="0"/>
          <w:divBdr>
            <w:top w:val="none" w:sz="0" w:space="0" w:color="auto"/>
            <w:left w:val="none" w:sz="0" w:space="0" w:color="auto"/>
            <w:bottom w:val="none" w:sz="0" w:space="0" w:color="auto"/>
            <w:right w:val="none" w:sz="0" w:space="0" w:color="auto"/>
          </w:divBdr>
        </w:div>
        <w:div w:id="711147727">
          <w:marLeft w:val="640"/>
          <w:marRight w:val="0"/>
          <w:marTop w:val="0"/>
          <w:marBottom w:val="0"/>
          <w:divBdr>
            <w:top w:val="none" w:sz="0" w:space="0" w:color="auto"/>
            <w:left w:val="none" w:sz="0" w:space="0" w:color="auto"/>
            <w:bottom w:val="none" w:sz="0" w:space="0" w:color="auto"/>
            <w:right w:val="none" w:sz="0" w:space="0" w:color="auto"/>
          </w:divBdr>
        </w:div>
        <w:div w:id="741874051">
          <w:marLeft w:val="640"/>
          <w:marRight w:val="0"/>
          <w:marTop w:val="0"/>
          <w:marBottom w:val="0"/>
          <w:divBdr>
            <w:top w:val="none" w:sz="0" w:space="0" w:color="auto"/>
            <w:left w:val="none" w:sz="0" w:space="0" w:color="auto"/>
            <w:bottom w:val="none" w:sz="0" w:space="0" w:color="auto"/>
            <w:right w:val="none" w:sz="0" w:space="0" w:color="auto"/>
          </w:divBdr>
        </w:div>
        <w:div w:id="808976630">
          <w:marLeft w:val="640"/>
          <w:marRight w:val="0"/>
          <w:marTop w:val="0"/>
          <w:marBottom w:val="0"/>
          <w:divBdr>
            <w:top w:val="none" w:sz="0" w:space="0" w:color="auto"/>
            <w:left w:val="none" w:sz="0" w:space="0" w:color="auto"/>
            <w:bottom w:val="none" w:sz="0" w:space="0" w:color="auto"/>
            <w:right w:val="none" w:sz="0" w:space="0" w:color="auto"/>
          </w:divBdr>
        </w:div>
        <w:div w:id="834538445">
          <w:marLeft w:val="640"/>
          <w:marRight w:val="0"/>
          <w:marTop w:val="0"/>
          <w:marBottom w:val="0"/>
          <w:divBdr>
            <w:top w:val="none" w:sz="0" w:space="0" w:color="auto"/>
            <w:left w:val="none" w:sz="0" w:space="0" w:color="auto"/>
            <w:bottom w:val="none" w:sz="0" w:space="0" w:color="auto"/>
            <w:right w:val="none" w:sz="0" w:space="0" w:color="auto"/>
          </w:divBdr>
        </w:div>
        <w:div w:id="855539476">
          <w:marLeft w:val="640"/>
          <w:marRight w:val="0"/>
          <w:marTop w:val="0"/>
          <w:marBottom w:val="0"/>
          <w:divBdr>
            <w:top w:val="none" w:sz="0" w:space="0" w:color="auto"/>
            <w:left w:val="none" w:sz="0" w:space="0" w:color="auto"/>
            <w:bottom w:val="none" w:sz="0" w:space="0" w:color="auto"/>
            <w:right w:val="none" w:sz="0" w:space="0" w:color="auto"/>
          </w:divBdr>
        </w:div>
        <w:div w:id="888806420">
          <w:marLeft w:val="640"/>
          <w:marRight w:val="0"/>
          <w:marTop w:val="0"/>
          <w:marBottom w:val="0"/>
          <w:divBdr>
            <w:top w:val="none" w:sz="0" w:space="0" w:color="auto"/>
            <w:left w:val="none" w:sz="0" w:space="0" w:color="auto"/>
            <w:bottom w:val="none" w:sz="0" w:space="0" w:color="auto"/>
            <w:right w:val="none" w:sz="0" w:space="0" w:color="auto"/>
          </w:divBdr>
        </w:div>
        <w:div w:id="889195470">
          <w:marLeft w:val="640"/>
          <w:marRight w:val="0"/>
          <w:marTop w:val="0"/>
          <w:marBottom w:val="0"/>
          <w:divBdr>
            <w:top w:val="none" w:sz="0" w:space="0" w:color="auto"/>
            <w:left w:val="none" w:sz="0" w:space="0" w:color="auto"/>
            <w:bottom w:val="none" w:sz="0" w:space="0" w:color="auto"/>
            <w:right w:val="none" w:sz="0" w:space="0" w:color="auto"/>
          </w:divBdr>
        </w:div>
        <w:div w:id="917401840">
          <w:marLeft w:val="640"/>
          <w:marRight w:val="0"/>
          <w:marTop w:val="0"/>
          <w:marBottom w:val="0"/>
          <w:divBdr>
            <w:top w:val="none" w:sz="0" w:space="0" w:color="auto"/>
            <w:left w:val="none" w:sz="0" w:space="0" w:color="auto"/>
            <w:bottom w:val="none" w:sz="0" w:space="0" w:color="auto"/>
            <w:right w:val="none" w:sz="0" w:space="0" w:color="auto"/>
          </w:divBdr>
        </w:div>
        <w:div w:id="955596208">
          <w:marLeft w:val="640"/>
          <w:marRight w:val="0"/>
          <w:marTop w:val="0"/>
          <w:marBottom w:val="0"/>
          <w:divBdr>
            <w:top w:val="none" w:sz="0" w:space="0" w:color="auto"/>
            <w:left w:val="none" w:sz="0" w:space="0" w:color="auto"/>
            <w:bottom w:val="none" w:sz="0" w:space="0" w:color="auto"/>
            <w:right w:val="none" w:sz="0" w:space="0" w:color="auto"/>
          </w:divBdr>
        </w:div>
        <w:div w:id="957761016">
          <w:marLeft w:val="640"/>
          <w:marRight w:val="0"/>
          <w:marTop w:val="0"/>
          <w:marBottom w:val="0"/>
          <w:divBdr>
            <w:top w:val="none" w:sz="0" w:space="0" w:color="auto"/>
            <w:left w:val="none" w:sz="0" w:space="0" w:color="auto"/>
            <w:bottom w:val="none" w:sz="0" w:space="0" w:color="auto"/>
            <w:right w:val="none" w:sz="0" w:space="0" w:color="auto"/>
          </w:divBdr>
        </w:div>
        <w:div w:id="959727762">
          <w:marLeft w:val="640"/>
          <w:marRight w:val="0"/>
          <w:marTop w:val="0"/>
          <w:marBottom w:val="0"/>
          <w:divBdr>
            <w:top w:val="none" w:sz="0" w:space="0" w:color="auto"/>
            <w:left w:val="none" w:sz="0" w:space="0" w:color="auto"/>
            <w:bottom w:val="none" w:sz="0" w:space="0" w:color="auto"/>
            <w:right w:val="none" w:sz="0" w:space="0" w:color="auto"/>
          </w:divBdr>
        </w:div>
        <w:div w:id="964774884">
          <w:marLeft w:val="640"/>
          <w:marRight w:val="0"/>
          <w:marTop w:val="0"/>
          <w:marBottom w:val="0"/>
          <w:divBdr>
            <w:top w:val="none" w:sz="0" w:space="0" w:color="auto"/>
            <w:left w:val="none" w:sz="0" w:space="0" w:color="auto"/>
            <w:bottom w:val="none" w:sz="0" w:space="0" w:color="auto"/>
            <w:right w:val="none" w:sz="0" w:space="0" w:color="auto"/>
          </w:divBdr>
        </w:div>
        <w:div w:id="1030649745">
          <w:marLeft w:val="640"/>
          <w:marRight w:val="0"/>
          <w:marTop w:val="0"/>
          <w:marBottom w:val="0"/>
          <w:divBdr>
            <w:top w:val="none" w:sz="0" w:space="0" w:color="auto"/>
            <w:left w:val="none" w:sz="0" w:space="0" w:color="auto"/>
            <w:bottom w:val="none" w:sz="0" w:space="0" w:color="auto"/>
            <w:right w:val="none" w:sz="0" w:space="0" w:color="auto"/>
          </w:divBdr>
        </w:div>
        <w:div w:id="1059524265">
          <w:marLeft w:val="640"/>
          <w:marRight w:val="0"/>
          <w:marTop w:val="0"/>
          <w:marBottom w:val="0"/>
          <w:divBdr>
            <w:top w:val="none" w:sz="0" w:space="0" w:color="auto"/>
            <w:left w:val="none" w:sz="0" w:space="0" w:color="auto"/>
            <w:bottom w:val="none" w:sz="0" w:space="0" w:color="auto"/>
            <w:right w:val="none" w:sz="0" w:space="0" w:color="auto"/>
          </w:divBdr>
        </w:div>
        <w:div w:id="1069423452">
          <w:marLeft w:val="640"/>
          <w:marRight w:val="0"/>
          <w:marTop w:val="0"/>
          <w:marBottom w:val="0"/>
          <w:divBdr>
            <w:top w:val="none" w:sz="0" w:space="0" w:color="auto"/>
            <w:left w:val="none" w:sz="0" w:space="0" w:color="auto"/>
            <w:bottom w:val="none" w:sz="0" w:space="0" w:color="auto"/>
            <w:right w:val="none" w:sz="0" w:space="0" w:color="auto"/>
          </w:divBdr>
        </w:div>
        <w:div w:id="1102530372">
          <w:marLeft w:val="640"/>
          <w:marRight w:val="0"/>
          <w:marTop w:val="0"/>
          <w:marBottom w:val="0"/>
          <w:divBdr>
            <w:top w:val="none" w:sz="0" w:space="0" w:color="auto"/>
            <w:left w:val="none" w:sz="0" w:space="0" w:color="auto"/>
            <w:bottom w:val="none" w:sz="0" w:space="0" w:color="auto"/>
            <w:right w:val="none" w:sz="0" w:space="0" w:color="auto"/>
          </w:divBdr>
        </w:div>
        <w:div w:id="1106314698">
          <w:marLeft w:val="640"/>
          <w:marRight w:val="0"/>
          <w:marTop w:val="0"/>
          <w:marBottom w:val="0"/>
          <w:divBdr>
            <w:top w:val="none" w:sz="0" w:space="0" w:color="auto"/>
            <w:left w:val="none" w:sz="0" w:space="0" w:color="auto"/>
            <w:bottom w:val="none" w:sz="0" w:space="0" w:color="auto"/>
            <w:right w:val="none" w:sz="0" w:space="0" w:color="auto"/>
          </w:divBdr>
        </w:div>
        <w:div w:id="1127972529">
          <w:marLeft w:val="640"/>
          <w:marRight w:val="0"/>
          <w:marTop w:val="0"/>
          <w:marBottom w:val="0"/>
          <w:divBdr>
            <w:top w:val="none" w:sz="0" w:space="0" w:color="auto"/>
            <w:left w:val="none" w:sz="0" w:space="0" w:color="auto"/>
            <w:bottom w:val="none" w:sz="0" w:space="0" w:color="auto"/>
            <w:right w:val="none" w:sz="0" w:space="0" w:color="auto"/>
          </w:divBdr>
        </w:div>
        <w:div w:id="1175917558">
          <w:marLeft w:val="640"/>
          <w:marRight w:val="0"/>
          <w:marTop w:val="0"/>
          <w:marBottom w:val="0"/>
          <w:divBdr>
            <w:top w:val="none" w:sz="0" w:space="0" w:color="auto"/>
            <w:left w:val="none" w:sz="0" w:space="0" w:color="auto"/>
            <w:bottom w:val="none" w:sz="0" w:space="0" w:color="auto"/>
            <w:right w:val="none" w:sz="0" w:space="0" w:color="auto"/>
          </w:divBdr>
        </w:div>
        <w:div w:id="1180659142">
          <w:marLeft w:val="640"/>
          <w:marRight w:val="0"/>
          <w:marTop w:val="0"/>
          <w:marBottom w:val="0"/>
          <w:divBdr>
            <w:top w:val="none" w:sz="0" w:space="0" w:color="auto"/>
            <w:left w:val="none" w:sz="0" w:space="0" w:color="auto"/>
            <w:bottom w:val="none" w:sz="0" w:space="0" w:color="auto"/>
            <w:right w:val="none" w:sz="0" w:space="0" w:color="auto"/>
          </w:divBdr>
        </w:div>
        <w:div w:id="1187794037">
          <w:marLeft w:val="640"/>
          <w:marRight w:val="0"/>
          <w:marTop w:val="0"/>
          <w:marBottom w:val="0"/>
          <w:divBdr>
            <w:top w:val="none" w:sz="0" w:space="0" w:color="auto"/>
            <w:left w:val="none" w:sz="0" w:space="0" w:color="auto"/>
            <w:bottom w:val="none" w:sz="0" w:space="0" w:color="auto"/>
            <w:right w:val="none" w:sz="0" w:space="0" w:color="auto"/>
          </w:divBdr>
        </w:div>
        <w:div w:id="1192299161">
          <w:marLeft w:val="640"/>
          <w:marRight w:val="0"/>
          <w:marTop w:val="0"/>
          <w:marBottom w:val="0"/>
          <w:divBdr>
            <w:top w:val="none" w:sz="0" w:space="0" w:color="auto"/>
            <w:left w:val="none" w:sz="0" w:space="0" w:color="auto"/>
            <w:bottom w:val="none" w:sz="0" w:space="0" w:color="auto"/>
            <w:right w:val="none" w:sz="0" w:space="0" w:color="auto"/>
          </w:divBdr>
        </w:div>
        <w:div w:id="1218711966">
          <w:marLeft w:val="640"/>
          <w:marRight w:val="0"/>
          <w:marTop w:val="0"/>
          <w:marBottom w:val="0"/>
          <w:divBdr>
            <w:top w:val="none" w:sz="0" w:space="0" w:color="auto"/>
            <w:left w:val="none" w:sz="0" w:space="0" w:color="auto"/>
            <w:bottom w:val="none" w:sz="0" w:space="0" w:color="auto"/>
            <w:right w:val="none" w:sz="0" w:space="0" w:color="auto"/>
          </w:divBdr>
        </w:div>
        <w:div w:id="1245988438">
          <w:marLeft w:val="640"/>
          <w:marRight w:val="0"/>
          <w:marTop w:val="0"/>
          <w:marBottom w:val="0"/>
          <w:divBdr>
            <w:top w:val="none" w:sz="0" w:space="0" w:color="auto"/>
            <w:left w:val="none" w:sz="0" w:space="0" w:color="auto"/>
            <w:bottom w:val="none" w:sz="0" w:space="0" w:color="auto"/>
            <w:right w:val="none" w:sz="0" w:space="0" w:color="auto"/>
          </w:divBdr>
        </w:div>
        <w:div w:id="1253590434">
          <w:marLeft w:val="640"/>
          <w:marRight w:val="0"/>
          <w:marTop w:val="0"/>
          <w:marBottom w:val="0"/>
          <w:divBdr>
            <w:top w:val="none" w:sz="0" w:space="0" w:color="auto"/>
            <w:left w:val="none" w:sz="0" w:space="0" w:color="auto"/>
            <w:bottom w:val="none" w:sz="0" w:space="0" w:color="auto"/>
            <w:right w:val="none" w:sz="0" w:space="0" w:color="auto"/>
          </w:divBdr>
        </w:div>
        <w:div w:id="1272860119">
          <w:marLeft w:val="640"/>
          <w:marRight w:val="0"/>
          <w:marTop w:val="0"/>
          <w:marBottom w:val="0"/>
          <w:divBdr>
            <w:top w:val="none" w:sz="0" w:space="0" w:color="auto"/>
            <w:left w:val="none" w:sz="0" w:space="0" w:color="auto"/>
            <w:bottom w:val="none" w:sz="0" w:space="0" w:color="auto"/>
            <w:right w:val="none" w:sz="0" w:space="0" w:color="auto"/>
          </w:divBdr>
        </w:div>
        <w:div w:id="1286039702">
          <w:marLeft w:val="640"/>
          <w:marRight w:val="0"/>
          <w:marTop w:val="0"/>
          <w:marBottom w:val="0"/>
          <w:divBdr>
            <w:top w:val="none" w:sz="0" w:space="0" w:color="auto"/>
            <w:left w:val="none" w:sz="0" w:space="0" w:color="auto"/>
            <w:bottom w:val="none" w:sz="0" w:space="0" w:color="auto"/>
            <w:right w:val="none" w:sz="0" w:space="0" w:color="auto"/>
          </w:divBdr>
        </w:div>
        <w:div w:id="1298798047">
          <w:marLeft w:val="640"/>
          <w:marRight w:val="0"/>
          <w:marTop w:val="0"/>
          <w:marBottom w:val="0"/>
          <w:divBdr>
            <w:top w:val="none" w:sz="0" w:space="0" w:color="auto"/>
            <w:left w:val="none" w:sz="0" w:space="0" w:color="auto"/>
            <w:bottom w:val="none" w:sz="0" w:space="0" w:color="auto"/>
            <w:right w:val="none" w:sz="0" w:space="0" w:color="auto"/>
          </w:divBdr>
        </w:div>
        <w:div w:id="1348630520">
          <w:marLeft w:val="640"/>
          <w:marRight w:val="0"/>
          <w:marTop w:val="0"/>
          <w:marBottom w:val="0"/>
          <w:divBdr>
            <w:top w:val="none" w:sz="0" w:space="0" w:color="auto"/>
            <w:left w:val="none" w:sz="0" w:space="0" w:color="auto"/>
            <w:bottom w:val="none" w:sz="0" w:space="0" w:color="auto"/>
            <w:right w:val="none" w:sz="0" w:space="0" w:color="auto"/>
          </w:divBdr>
        </w:div>
        <w:div w:id="1366491705">
          <w:marLeft w:val="640"/>
          <w:marRight w:val="0"/>
          <w:marTop w:val="0"/>
          <w:marBottom w:val="0"/>
          <w:divBdr>
            <w:top w:val="none" w:sz="0" w:space="0" w:color="auto"/>
            <w:left w:val="none" w:sz="0" w:space="0" w:color="auto"/>
            <w:bottom w:val="none" w:sz="0" w:space="0" w:color="auto"/>
            <w:right w:val="none" w:sz="0" w:space="0" w:color="auto"/>
          </w:divBdr>
        </w:div>
        <w:div w:id="1390614539">
          <w:marLeft w:val="640"/>
          <w:marRight w:val="0"/>
          <w:marTop w:val="0"/>
          <w:marBottom w:val="0"/>
          <w:divBdr>
            <w:top w:val="none" w:sz="0" w:space="0" w:color="auto"/>
            <w:left w:val="none" w:sz="0" w:space="0" w:color="auto"/>
            <w:bottom w:val="none" w:sz="0" w:space="0" w:color="auto"/>
            <w:right w:val="none" w:sz="0" w:space="0" w:color="auto"/>
          </w:divBdr>
        </w:div>
        <w:div w:id="1397438839">
          <w:marLeft w:val="640"/>
          <w:marRight w:val="0"/>
          <w:marTop w:val="0"/>
          <w:marBottom w:val="0"/>
          <w:divBdr>
            <w:top w:val="none" w:sz="0" w:space="0" w:color="auto"/>
            <w:left w:val="none" w:sz="0" w:space="0" w:color="auto"/>
            <w:bottom w:val="none" w:sz="0" w:space="0" w:color="auto"/>
            <w:right w:val="none" w:sz="0" w:space="0" w:color="auto"/>
          </w:divBdr>
        </w:div>
        <w:div w:id="1428191773">
          <w:marLeft w:val="640"/>
          <w:marRight w:val="0"/>
          <w:marTop w:val="0"/>
          <w:marBottom w:val="0"/>
          <w:divBdr>
            <w:top w:val="none" w:sz="0" w:space="0" w:color="auto"/>
            <w:left w:val="none" w:sz="0" w:space="0" w:color="auto"/>
            <w:bottom w:val="none" w:sz="0" w:space="0" w:color="auto"/>
            <w:right w:val="none" w:sz="0" w:space="0" w:color="auto"/>
          </w:divBdr>
        </w:div>
        <w:div w:id="1498308313">
          <w:marLeft w:val="640"/>
          <w:marRight w:val="0"/>
          <w:marTop w:val="0"/>
          <w:marBottom w:val="0"/>
          <w:divBdr>
            <w:top w:val="none" w:sz="0" w:space="0" w:color="auto"/>
            <w:left w:val="none" w:sz="0" w:space="0" w:color="auto"/>
            <w:bottom w:val="none" w:sz="0" w:space="0" w:color="auto"/>
            <w:right w:val="none" w:sz="0" w:space="0" w:color="auto"/>
          </w:divBdr>
        </w:div>
        <w:div w:id="1501848484">
          <w:marLeft w:val="640"/>
          <w:marRight w:val="0"/>
          <w:marTop w:val="0"/>
          <w:marBottom w:val="0"/>
          <w:divBdr>
            <w:top w:val="none" w:sz="0" w:space="0" w:color="auto"/>
            <w:left w:val="none" w:sz="0" w:space="0" w:color="auto"/>
            <w:bottom w:val="none" w:sz="0" w:space="0" w:color="auto"/>
            <w:right w:val="none" w:sz="0" w:space="0" w:color="auto"/>
          </w:divBdr>
        </w:div>
        <w:div w:id="1512527328">
          <w:marLeft w:val="640"/>
          <w:marRight w:val="0"/>
          <w:marTop w:val="0"/>
          <w:marBottom w:val="0"/>
          <w:divBdr>
            <w:top w:val="none" w:sz="0" w:space="0" w:color="auto"/>
            <w:left w:val="none" w:sz="0" w:space="0" w:color="auto"/>
            <w:bottom w:val="none" w:sz="0" w:space="0" w:color="auto"/>
            <w:right w:val="none" w:sz="0" w:space="0" w:color="auto"/>
          </w:divBdr>
        </w:div>
        <w:div w:id="1532572784">
          <w:marLeft w:val="640"/>
          <w:marRight w:val="0"/>
          <w:marTop w:val="0"/>
          <w:marBottom w:val="0"/>
          <w:divBdr>
            <w:top w:val="none" w:sz="0" w:space="0" w:color="auto"/>
            <w:left w:val="none" w:sz="0" w:space="0" w:color="auto"/>
            <w:bottom w:val="none" w:sz="0" w:space="0" w:color="auto"/>
            <w:right w:val="none" w:sz="0" w:space="0" w:color="auto"/>
          </w:divBdr>
        </w:div>
        <w:div w:id="1545871083">
          <w:marLeft w:val="640"/>
          <w:marRight w:val="0"/>
          <w:marTop w:val="0"/>
          <w:marBottom w:val="0"/>
          <w:divBdr>
            <w:top w:val="none" w:sz="0" w:space="0" w:color="auto"/>
            <w:left w:val="none" w:sz="0" w:space="0" w:color="auto"/>
            <w:bottom w:val="none" w:sz="0" w:space="0" w:color="auto"/>
            <w:right w:val="none" w:sz="0" w:space="0" w:color="auto"/>
          </w:divBdr>
        </w:div>
        <w:div w:id="1561593216">
          <w:marLeft w:val="640"/>
          <w:marRight w:val="0"/>
          <w:marTop w:val="0"/>
          <w:marBottom w:val="0"/>
          <w:divBdr>
            <w:top w:val="none" w:sz="0" w:space="0" w:color="auto"/>
            <w:left w:val="none" w:sz="0" w:space="0" w:color="auto"/>
            <w:bottom w:val="none" w:sz="0" w:space="0" w:color="auto"/>
            <w:right w:val="none" w:sz="0" w:space="0" w:color="auto"/>
          </w:divBdr>
        </w:div>
        <w:div w:id="1585607782">
          <w:marLeft w:val="640"/>
          <w:marRight w:val="0"/>
          <w:marTop w:val="0"/>
          <w:marBottom w:val="0"/>
          <w:divBdr>
            <w:top w:val="none" w:sz="0" w:space="0" w:color="auto"/>
            <w:left w:val="none" w:sz="0" w:space="0" w:color="auto"/>
            <w:bottom w:val="none" w:sz="0" w:space="0" w:color="auto"/>
            <w:right w:val="none" w:sz="0" w:space="0" w:color="auto"/>
          </w:divBdr>
        </w:div>
        <w:div w:id="1591548348">
          <w:marLeft w:val="640"/>
          <w:marRight w:val="0"/>
          <w:marTop w:val="0"/>
          <w:marBottom w:val="0"/>
          <w:divBdr>
            <w:top w:val="none" w:sz="0" w:space="0" w:color="auto"/>
            <w:left w:val="none" w:sz="0" w:space="0" w:color="auto"/>
            <w:bottom w:val="none" w:sz="0" w:space="0" w:color="auto"/>
            <w:right w:val="none" w:sz="0" w:space="0" w:color="auto"/>
          </w:divBdr>
        </w:div>
        <w:div w:id="1598442953">
          <w:marLeft w:val="640"/>
          <w:marRight w:val="0"/>
          <w:marTop w:val="0"/>
          <w:marBottom w:val="0"/>
          <w:divBdr>
            <w:top w:val="none" w:sz="0" w:space="0" w:color="auto"/>
            <w:left w:val="none" w:sz="0" w:space="0" w:color="auto"/>
            <w:bottom w:val="none" w:sz="0" w:space="0" w:color="auto"/>
            <w:right w:val="none" w:sz="0" w:space="0" w:color="auto"/>
          </w:divBdr>
        </w:div>
        <w:div w:id="1604993709">
          <w:marLeft w:val="640"/>
          <w:marRight w:val="0"/>
          <w:marTop w:val="0"/>
          <w:marBottom w:val="0"/>
          <w:divBdr>
            <w:top w:val="none" w:sz="0" w:space="0" w:color="auto"/>
            <w:left w:val="none" w:sz="0" w:space="0" w:color="auto"/>
            <w:bottom w:val="none" w:sz="0" w:space="0" w:color="auto"/>
            <w:right w:val="none" w:sz="0" w:space="0" w:color="auto"/>
          </w:divBdr>
        </w:div>
        <w:div w:id="1613246654">
          <w:marLeft w:val="640"/>
          <w:marRight w:val="0"/>
          <w:marTop w:val="0"/>
          <w:marBottom w:val="0"/>
          <w:divBdr>
            <w:top w:val="none" w:sz="0" w:space="0" w:color="auto"/>
            <w:left w:val="none" w:sz="0" w:space="0" w:color="auto"/>
            <w:bottom w:val="none" w:sz="0" w:space="0" w:color="auto"/>
            <w:right w:val="none" w:sz="0" w:space="0" w:color="auto"/>
          </w:divBdr>
        </w:div>
        <w:div w:id="1632130576">
          <w:marLeft w:val="640"/>
          <w:marRight w:val="0"/>
          <w:marTop w:val="0"/>
          <w:marBottom w:val="0"/>
          <w:divBdr>
            <w:top w:val="none" w:sz="0" w:space="0" w:color="auto"/>
            <w:left w:val="none" w:sz="0" w:space="0" w:color="auto"/>
            <w:bottom w:val="none" w:sz="0" w:space="0" w:color="auto"/>
            <w:right w:val="none" w:sz="0" w:space="0" w:color="auto"/>
          </w:divBdr>
        </w:div>
        <w:div w:id="1653824664">
          <w:marLeft w:val="640"/>
          <w:marRight w:val="0"/>
          <w:marTop w:val="0"/>
          <w:marBottom w:val="0"/>
          <w:divBdr>
            <w:top w:val="none" w:sz="0" w:space="0" w:color="auto"/>
            <w:left w:val="none" w:sz="0" w:space="0" w:color="auto"/>
            <w:bottom w:val="none" w:sz="0" w:space="0" w:color="auto"/>
            <w:right w:val="none" w:sz="0" w:space="0" w:color="auto"/>
          </w:divBdr>
        </w:div>
        <w:div w:id="1739356536">
          <w:marLeft w:val="640"/>
          <w:marRight w:val="0"/>
          <w:marTop w:val="0"/>
          <w:marBottom w:val="0"/>
          <w:divBdr>
            <w:top w:val="none" w:sz="0" w:space="0" w:color="auto"/>
            <w:left w:val="none" w:sz="0" w:space="0" w:color="auto"/>
            <w:bottom w:val="none" w:sz="0" w:space="0" w:color="auto"/>
            <w:right w:val="none" w:sz="0" w:space="0" w:color="auto"/>
          </w:divBdr>
        </w:div>
        <w:div w:id="1755011565">
          <w:marLeft w:val="640"/>
          <w:marRight w:val="0"/>
          <w:marTop w:val="0"/>
          <w:marBottom w:val="0"/>
          <w:divBdr>
            <w:top w:val="none" w:sz="0" w:space="0" w:color="auto"/>
            <w:left w:val="none" w:sz="0" w:space="0" w:color="auto"/>
            <w:bottom w:val="none" w:sz="0" w:space="0" w:color="auto"/>
            <w:right w:val="none" w:sz="0" w:space="0" w:color="auto"/>
          </w:divBdr>
        </w:div>
        <w:div w:id="1756710931">
          <w:marLeft w:val="640"/>
          <w:marRight w:val="0"/>
          <w:marTop w:val="0"/>
          <w:marBottom w:val="0"/>
          <w:divBdr>
            <w:top w:val="none" w:sz="0" w:space="0" w:color="auto"/>
            <w:left w:val="none" w:sz="0" w:space="0" w:color="auto"/>
            <w:bottom w:val="none" w:sz="0" w:space="0" w:color="auto"/>
            <w:right w:val="none" w:sz="0" w:space="0" w:color="auto"/>
          </w:divBdr>
        </w:div>
        <w:div w:id="1769545860">
          <w:marLeft w:val="640"/>
          <w:marRight w:val="0"/>
          <w:marTop w:val="0"/>
          <w:marBottom w:val="0"/>
          <w:divBdr>
            <w:top w:val="none" w:sz="0" w:space="0" w:color="auto"/>
            <w:left w:val="none" w:sz="0" w:space="0" w:color="auto"/>
            <w:bottom w:val="none" w:sz="0" w:space="0" w:color="auto"/>
            <w:right w:val="none" w:sz="0" w:space="0" w:color="auto"/>
          </w:divBdr>
        </w:div>
        <w:div w:id="1795904397">
          <w:marLeft w:val="640"/>
          <w:marRight w:val="0"/>
          <w:marTop w:val="0"/>
          <w:marBottom w:val="0"/>
          <w:divBdr>
            <w:top w:val="none" w:sz="0" w:space="0" w:color="auto"/>
            <w:left w:val="none" w:sz="0" w:space="0" w:color="auto"/>
            <w:bottom w:val="none" w:sz="0" w:space="0" w:color="auto"/>
            <w:right w:val="none" w:sz="0" w:space="0" w:color="auto"/>
          </w:divBdr>
        </w:div>
        <w:div w:id="1804956368">
          <w:marLeft w:val="640"/>
          <w:marRight w:val="0"/>
          <w:marTop w:val="0"/>
          <w:marBottom w:val="0"/>
          <w:divBdr>
            <w:top w:val="none" w:sz="0" w:space="0" w:color="auto"/>
            <w:left w:val="none" w:sz="0" w:space="0" w:color="auto"/>
            <w:bottom w:val="none" w:sz="0" w:space="0" w:color="auto"/>
            <w:right w:val="none" w:sz="0" w:space="0" w:color="auto"/>
          </w:divBdr>
        </w:div>
        <w:div w:id="1853950493">
          <w:marLeft w:val="640"/>
          <w:marRight w:val="0"/>
          <w:marTop w:val="0"/>
          <w:marBottom w:val="0"/>
          <w:divBdr>
            <w:top w:val="none" w:sz="0" w:space="0" w:color="auto"/>
            <w:left w:val="none" w:sz="0" w:space="0" w:color="auto"/>
            <w:bottom w:val="none" w:sz="0" w:space="0" w:color="auto"/>
            <w:right w:val="none" w:sz="0" w:space="0" w:color="auto"/>
          </w:divBdr>
        </w:div>
        <w:div w:id="1882592967">
          <w:marLeft w:val="640"/>
          <w:marRight w:val="0"/>
          <w:marTop w:val="0"/>
          <w:marBottom w:val="0"/>
          <w:divBdr>
            <w:top w:val="none" w:sz="0" w:space="0" w:color="auto"/>
            <w:left w:val="none" w:sz="0" w:space="0" w:color="auto"/>
            <w:bottom w:val="none" w:sz="0" w:space="0" w:color="auto"/>
            <w:right w:val="none" w:sz="0" w:space="0" w:color="auto"/>
          </w:divBdr>
        </w:div>
        <w:div w:id="1887790817">
          <w:marLeft w:val="640"/>
          <w:marRight w:val="0"/>
          <w:marTop w:val="0"/>
          <w:marBottom w:val="0"/>
          <w:divBdr>
            <w:top w:val="none" w:sz="0" w:space="0" w:color="auto"/>
            <w:left w:val="none" w:sz="0" w:space="0" w:color="auto"/>
            <w:bottom w:val="none" w:sz="0" w:space="0" w:color="auto"/>
            <w:right w:val="none" w:sz="0" w:space="0" w:color="auto"/>
          </w:divBdr>
        </w:div>
        <w:div w:id="1907109285">
          <w:marLeft w:val="640"/>
          <w:marRight w:val="0"/>
          <w:marTop w:val="0"/>
          <w:marBottom w:val="0"/>
          <w:divBdr>
            <w:top w:val="none" w:sz="0" w:space="0" w:color="auto"/>
            <w:left w:val="none" w:sz="0" w:space="0" w:color="auto"/>
            <w:bottom w:val="none" w:sz="0" w:space="0" w:color="auto"/>
            <w:right w:val="none" w:sz="0" w:space="0" w:color="auto"/>
          </w:divBdr>
        </w:div>
        <w:div w:id="1934511784">
          <w:marLeft w:val="640"/>
          <w:marRight w:val="0"/>
          <w:marTop w:val="0"/>
          <w:marBottom w:val="0"/>
          <w:divBdr>
            <w:top w:val="none" w:sz="0" w:space="0" w:color="auto"/>
            <w:left w:val="none" w:sz="0" w:space="0" w:color="auto"/>
            <w:bottom w:val="none" w:sz="0" w:space="0" w:color="auto"/>
            <w:right w:val="none" w:sz="0" w:space="0" w:color="auto"/>
          </w:divBdr>
        </w:div>
        <w:div w:id="1960720666">
          <w:marLeft w:val="640"/>
          <w:marRight w:val="0"/>
          <w:marTop w:val="0"/>
          <w:marBottom w:val="0"/>
          <w:divBdr>
            <w:top w:val="none" w:sz="0" w:space="0" w:color="auto"/>
            <w:left w:val="none" w:sz="0" w:space="0" w:color="auto"/>
            <w:bottom w:val="none" w:sz="0" w:space="0" w:color="auto"/>
            <w:right w:val="none" w:sz="0" w:space="0" w:color="auto"/>
          </w:divBdr>
        </w:div>
        <w:div w:id="2023583965">
          <w:marLeft w:val="640"/>
          <w:marRight w:val="0"/>
          <w:marTop w:val="0"/>
          <w:marBottom w:val="0"/>
          <w:divBdr>
            <w:top w:val="none" w:sz="0" w:space="0" w:color="auto"/>
            <w:left w:val="none" w:sz="0" w:space="0" w:color="auto"/>
            <w:bottom w:val="none" w:sz="0" w:space="0" w:color="auto"/>
            <w:right w:val="none" w:sz="0" w:space="0" w:color="auto"/>
          </w:divBdr>
        </w:div>
        <w:div w:id="2054961470">
          <w:marLeft w:val="640"/>
          <w:marRight w:val="0"/>
          <w:marTop w:val="0"/>
          <w:marBottom w:val="0"/>
          <w:divBdr>
            <w:top w:val="none" w:sz="0" w:space="0" w:color="auto"/>
            <w:left w:val="none" w:sz="0" w:space="0" w:color="auto"/>
            <w:bottom w:val="none" w:sz="0" w:space="0" w:color="auto"/>
            <w:right w:val="none" w:sz="0" w:space="0" w:color="auto"/>
          </w:divBdr>
        </w:div>
        <w:div w:id="2080252509">
          <w:marLeft w:val="640"/>
          <w:marRight w:val="0"/>
          <w:marTop w:val="0"/>
          <w:marBottom w:val="0"/>
          <w:divBdr>
            <w:top w:val="none" w:sz="0" w:space="0" w:color="auto"/>
            <w:left w:val="none" w:sz="0" w:space="0" w:color="auto"/>
            <w:bottom w:val="none" w:sz="0" w:space="0" w:color="auto"/>
            <w:right w:val="none" w:sz="0" w:space="0" w:color="auto"/>
          </w:divBdr>
        </w:div>
        <w:div w:id="2119324915">
          <w:marLeft w:val="640"/>
          <w:marRight w:val="0"/>
          <w:marTop w:val="0"/>
          <w:marBottom w:val="0"/>
          <w:divBdr>
            <w:top w:val="none" w:sz="0" w:space="0" w:color="auto"/>
            <w:left w:val="none" w:sz="0" w:space="0" w:color="auto"/>
            <w:bottom w:val="none" w:sz="0" w:space="0" w:color="auto"/>
            <w:right w:val="none" w:sz="0" w:space="0" w:color="auto"/>
          </w:divBdr>
        </w:div>
      </w:divsChild>
    </w:div>
    <w:div w:id="936837323">
      <w:bodyDiv w:val="1"/>
      <w:marLeft w:val="0"/>
      <w:marRight w:val="0"/>
      <w:marTop w:val="0"/>
      <w:marBottom w:val="0"/>
      <w:divBdr>
        <w:top w:val="none" w:sz="0" w:space="0" w:color="auto"/>
        <w:left w:val="none" w:sz="0" w:space="0" w:color="auto"/>
        <w:bottom w:val="none" w:sz="0" w:space="0" w:color="auto"/>
        <w:right w:val="none" w:sz="0" w:space="0" w:color="auto"/>
      </w:divBdr>
      <w:divsChild>
        <w:div w:id="1095400535">
          <w:marLeft w:val="0"/>
          <w:marRight w:val="0"/>
          <w:marTop w:val="0"/>
          <w:marBottom w:val="0"/>
          <w:divBdr>
            <w:top w:val="none" w:sz="0" w:space="0" w:color="auto"/>
            <w:left w:val="none" w:sz="0" w:space="0" w:color="auto"/>
            <w:bottom w:val="none" w:sz="0" w:space="0" w:color="auto"/>
            <w:right w:val="none" w:sz="0" w:space="0" w:color="auto"/>
          </w:divBdr>
          <w:divsChild>
            <w:div w:id="545069276">
              <w:marLeft w:val="0"/>
              <w:marRight w:val="0"/>
              <w:marTop w:val="0"/>
              <w:marBottom w:val="0"/>
              <w:divBdr>
                <w:top w:val="none" w:sz="0" w:space="0" w:color="auto"/>
                <w:left w:val="none" w:sz="0" w:space="0" w:color="auto"/>
                <w:bottom w:val="none" w:sz="0" w:space="0" w:color="auto"/>
                <w:right w:val="none" w:sz="0" w:space="0" w:color="auto"/>
              </w:divBdr>
              <w:divsChild>
                <w:div w:id="7991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664967">
      <w:bodyDiv w:val="1"/>
      <w:marLeft w:val="0"/>
      <w:marRight w:val="0"/>
      <w:marTop w:val="0"/>
      <w:marBottom w:val="0"/>
      <w:divBdr>
        <w:top w:val="none" w:sz="0" w:space="0" w:color="auto"/>
        <w:left w:val="none" w:sz="0" w:space="0" w:color="auto"/>
        <w:bottom w:val="none" w:sz="0" w:space="0" w:color="auto"/>
        <w:right w:val="none" w:sz="0" w:space="0" w:color="auto"/>
      </w:divBdr>
      <w:divsChild>
        <w:div w:id="12850498">
          <w:marLeft w:val="640"/>
          <w:marRight w:val="0"/>
          <w:marTop w:val="0"/>
          <w:marBottom w:val="0"/>
          <w:divBdr>
            <w:top w:val="none" w:sz="0" w:space="0" w:color="auto"/>
            <w:left w:val="none" w:sz="0" w:space="0" w:color="auto"/>
            <w:bottom w:val="none" w:sz="0" w:space="0" w:color="auto"/>
            <w:right w:val="none" w:sz="0" w:space="0" w:color="auto"/>
          </w:divBdr>
        </w:div>
        <w:div w:id="37094586">
          <w:marLeft w:val="640"/>
          <w:marRight w:val="0"/>
          <w:marTop w:val="0"/>
          <w:marBottom w:val="0"/>
          <w:divBdr>
            <w:top w:val="none" w:sz="0" w:space="0" w:color="auto"/>
            <w:left w:val="none" w:sz="0" w:space="0" w:color="auto"/>
            <w:bottom w:val="none" w:sz="0" w:space="0" w:color="auto"/>
            <w:right w:val="none" w:sz="0" w:space="0" w:color="auto"/>
          </w:divBdr>
        </w:div>
        <w:div w:id="51513969">
          <w:marLeft w:val="640"/>
          <w:marRight w:val="0"/>
          <w:marTop w:val="0"/>
          <w:marBottom w:val="0"/>
          <w:divBdr>
            <w:top w:val="none" w:sz="0" w:space="0" w:color="auto"/>
            <w:left w:val="none" w:sz="0" w:space="0" w:color="auto"/>
            <w:bottom w:val="none" w:sz="0" w:space="0" w:color="auto"/>
            <w:right w:val="none" w:sz="0" w:space="0" w:color="auto"/>
          </w:divBdr>
        </w:div>
        <w:div w:id="244145890">
          <w:marLeft w:val="640"/>
          <w:marRight w:val="0"/>
          <w:marTop w:val="0"/>
          <w:marBottom w:val="0"/>
          <w:divBdr>
            <w:top w:val="none" w:sz="0" w:space="0" w:color="auto"/>
            <w:left w:val="none" w:sz="0" w:space="0" w:color="auto"/>
            <w:bottom w:val="none" w:sz="0" w:space="0" w:color="auto"/>
            <w:right w:val="none" w:sz="0" w:space="0" w:color="auto"/>
          </w:divBdr>
        </w:div>
        <w:div w:id="249312424">
          <w:marLeft w:val="640"/>
          <w:marRight w:val="0"/>
          <w:marTop w:val="0"/>
          <w:marBottom w:val="0"/>
          <w:divBdr>
            <w:top w:val="none" w:sz="0" w:space="0" w:color="auto"/>
            <w:left w:val="none" w:sz="0" w:space="0" w:color="auto"/>
            <w:bottom w:val="none" w:sz="0" w:space="0" w:color="auto"/>
            <w:right w:val="none" w:sz="0" w:space="0" w:color="auto"/>
          </w:divBdr>
        </w:div>
        <w:div w:id="272368277">
          <w:marLeft w:val="640"/>
          <w:marRight w:val="0"/>
          <w:marTop w:val="0"/>
          <w:marBottom w:val="0"/>
          <w:divBdr>
            <w:top w:val="none" w:sz="0" w:space="0" w:color="auto"/>
            <w:left w:val="none" w:sz="0" w:space="0" w:color="auto"/>
            <w:bottom w:val="none" w:sz="0" w:space="0" w:color="auto"/>
            <w:right w:val="none" w:sz="0" w:space="0" w:color="auto"/>
          </w:divBdr>
        </w:div>
        <w:div w:id="291787901">
          <w:marLeft w:val="640"/>
          <w:marRight w:val="0"/>
          <w:marTop w:val="0"/>
          <w:marBottom w:val="0"/>
          <w:divBdr>
            <w:top w:val="none" w:sz="0" w:space="0" w:color="auto"/>
            <w:left w:val="none" w:sz="0" w:space="0" w:color="auto"/>
            <w:bottom w:val="none" w:sz="0" w:space="0" w:color="auto"/>
            <w:right w:val="none" w:sz="0" w:space="0" w:color="auto"/>
          </w:divBdr>
        </w:div>
        <w:div w:id="297422200">
          <w:marLeft w:val="640"/>
          <w:marRight w:val="0"/>
          <w:marTop w:val="0"/>
          <w:marBottom w:val="0"/>
          <w:divBdr>
            <w:top w:val="none" w:sz="0" w:space="0" w:color="auto"/>
            <w:left w:val="none" w:sz="0" w:space="0" w:color="auto"/>
            <w:bottom w:val="none" w:sz="0" w:space="0" w:color="auto"/>
            <w:right w:val="none" w:sz="0" w:space="0" w:color="auto"/>
          </w:divBdr>
        </w:div>
        <w:div w:id="302197761">
          <w:marLeft w:val="640"/>
          <w:marRight w:val="0"/>
          <w:marTop w:val="0"/>
          <w:marBottom w:val="0"/>
          <w:divBdr>
            <w:top w:val="none" w:sz="0" w:space="0" w:color="auto"/>
            <w:left w:val="none" w:sz="0" w:space="0" w:color="auto"/>
            <w:bottom w:val="none" w:sz="0" w:space="0" w:color="auto"/>
            <w:right w:val="none" w:sz="0" w:space="0" w:color="auto"/>
          </w:divBdr>
        </w:div>
        <w:div w:id="321667277">
          <w:marLeft w:val="640"/>
          <w:marRight w:val="0"/>
          <w:marTop w:val="0"/>
          <w:marBottom w:val="0"/>
          <w:divBdr>
            <w:top w:val="none" w:sz="0" w:space="0" w:color="auto"/>
            <w:left w:val="none" w:sz="0" w:space="0" w:color="auto"/>
            <w:bottom w:val="none" w:sz="0" w:space="0" w:color="auto"/>
            <w:right w:val="none" w:sz="0" w:space="0" w:color="auto"/>
          </w:divBdr>
        </w:div>
        <w:div w:id="323824111">
          <w:marLeft w:val="640"/>
          <w:marRight w:val="0"/>
          <w:marTop w:val="0"/>
          <w:marBottom w:val="0"/>
          <w:divBdr>
            <w:top w:val="none" w:sz="0" w:space="0" w:color="auto"/>
            <w:left w:val="none" w:sz="0" w:space="0" w:color="auto"/>
            <w:bottom w:val="none" w:sz="0" w:space="0" w:color="auto"/>
            <w:right w:val="none" w:sz="0" w:space="0" w:color="auto"/>
          </w:divBdr>
        </w:div>
        <w:div w:id="326592511">
          <w:marLeft w:val="640"/>
          <w:marRight w:val="0"/>
          <w:marTop w:val="0"/>
          <w:marBottom w:val="0"/>
          <w:divBdr>
            <w:top w:val="none" w:sz="0" w:space="0" w:color="auto"/>
            <w:left w:val="none" w:sz="0" w:space="0" w:color="auto"/>
            <w:bottom w:val="none" w:sz="0" w:space="0" w:color="auto"/>
            <w:right w:val="none" w:sz="0" w:space="0" w:color="auto"/>
          </w:divBdr>
        </w:div>
        <w:div w:id="349379107">
          <w:marLeft w:val="640"/>
          <w:marRight w:val="0"/>
          <w:marTop w:val="0"/>
          <w:marBottom w:val="0"/>
          <w:divBdr>
            <w:top w:val="none" w:sz="0" w:space="0" w:color="auto"/>
            <w:left w:val="none" w:sz="0" w:space="0" w:color="auto"/>
            <w:bottom w:val="none" w:sz="0" w:space="0" w:color="auto"/>
            <w:right w:val="none" w:sz="0" w:space="0" w:color="auto"/>
          </w:divBdr>
        </w:div>
        <w:div w:id="360056217">
          <w:marLeft w:val="640"/>
          <w:marRight w:val="0"/>
          <w:marTop w:val="0"/>
          <w:marBottom w:val="0"/>
          <w:divBdr>
            <w:top w:val="none" w:sz="0" w:space="0" w:color="auto"/>
            <w:left w:val="none" w:sz="0" w:space="0" w:color="auto"/>
            <w:bottom w:val="none" w:sz="0" w:space="0" w:color="auto"/>
            <w:right w:val="none" w:sz="0" w:space="0" w:color="auto"/>
          </w:divBdr>
        </w:div>
        <w:div w:id="374084988">
          <w:marLeft w:val="640"/>
          <w:marRight w:val="0"/>
          <w:marTop w:val="0"/>
          <w:marBottom w:val="0"/>
          <w:divBdr>
            <w:top w:val="none" w:sz="0" w:space="0" w:color="auto"/>
            <w:left w:val="none" w:sz="0" w:space="0" w:color="auto"/>
            <w:bottom w:val="none" w:sz="0" w:space="0" w:color="auto"/>
            <w:right w:val="none" w:sz="0" w:space="0" w:color="auto"/>
          </w:divBdr>
        </w:div>
        <w:div w:id="384454483">
          <w:marLeft w:val="640"/>
          <w:marRight w:val="0"/>
          <w:marTop w:val="0"/>
          <w:marBottom w:val="0"/>
          <w:divBdr>
            <w:top w:val="none" w:sz="0" w:space="0" w:color="auto"/>
            <w:left w:val="none" w:sz="0" w:space="0" w:color="auto"/>
            <w:bottom w:val="none" w:sz="0" w:space="0" w:color="auto"/>
            <w:right w:val="none" w:sz="0" w:space="0" w:color="auto"/>
          </w:divBdr>
        </w:div>
        <w:div w:id="423650317">
          <w:marLeft w:val="640"/>
          <w:marRight w:val="0"/>
          <w:marTop w:val="0"/>
          <w:marBottom w:val="0"/>
          <w:divBdr>
            <w:top w:val="none" w:sz="0" w:space="0" w:color="auto"/>
            <w:left w:val="none" w:sz="0" w:space="0" w:color="auto"/>
            <w:bottom w:val="none" w:sz="0" w:space="0" w:color="auto"/>
            <w:right w:val="none" w:sz="0" w:space="0" w:color="auto"/>
          </w:divBdr>
        </w:div>
        <w:div w:id="441994994">
          <w:marLeft w:val="640"/>
          <w:marRight w:val="0"/>
          <w:marTop w:val="0"/>
          <w:marBottom w:val="0"/>
          <w:divBdr>
            <w:top w:val="none" w:sz="0" w:space="0" w:color="auto"/>
            <w:left w:val="none" w:sz="0" w:space="0" w:color="auto"/>
            <w:bottom w:val="none" w:sz="0" w:space="0" w:color="auto"/>
            <w:right w:val="none" w:sz="0" w:space="0" w:color="auto"/>
          </w:divBdr>
        </w:div>
        <w:div w:id="443696722">
          <w:marLeft w:val="640"/>
          <w:marRight w:val="0"/>
          <w:marTop w:val="0"/>
          <w:marBottom w:val="0"/>
          <w:divBdr>
            <w:top w:val="none" w:sz="0" w:space="0" w:color="auto"/>
            <w:left w:val="none" w:sz="0" w:space="0" w:color="auto"/>
            <w:bottom w:val="none" w:sz="0" w:space="0" w:color="auto"/>
            <w:right w:val="none" w:sz="0" w:space="0" w:color="auto"/>
          </w:divBdr>
        </w:div>
        <w:div w:id="444350320">
          <w:marLeft w:val="640"/>
          <w:marRight w:val="0"/>
          <w:marTop w:val="0"/>
          <w:marBottom w:val="0"/>
          <w:divBdr>
            <w:top w:val="none" w:sz="0" w:space="0" w:color="auto"/>
            <w:left w:val="none" w:sz="0" w:space="0" w:color="auto"/>
            <w:bottom w:val="none" w:sz="0" w:space="0" w:color="auto"/>
            <w:right w:val="none" w:sz="0" w:space="0" w:color="auto"/>
          </w:divBdr>
        </w:div>
        <w:div w:id="506601185">
          <w:marLeft w:val="640"/>
          <w:marRight w:val="0"/>
          <w:marTop w:val="0"/>
          <w:marBottom w:val="0"/>
          <w:divBdr>
            <w:top w:val="none" w:sz="0" w:space="0" w:color="auto"/>
            <w:left w:val="none" w:sz="0" w:space="0" w:color="auto"/>
            <w:bottom w:val="none" w:sz="0" w:space="0" w:color="auto"/>
            <w:right w:val="none" w:sz="0" w:space="0" w:color="auto"/>
          </w:divBdr>
        </w:div>
        <w:div w:id="531184957">
          <w:marLeft w:val="640"/>
          <w:marRight w:val="0"/>
          <w:marTop w:val="0"/>
          <w:marBottom w:val="0"/>
          <w:divBdr>
            <w:top w:val="none" w:sz="0" w:space="0" w:color="auto"/>
            <w:left w:val="none" w:sz="0" w:space="0" w:color="auto"/>
            <w:bottom w:val="none" w:sz="0" w:space="0" w:color="auto"/>
            <w:right w:val="none" w:sz="0" w:space="0" w:color="auto"/>
          </w:divBdr>
        </w:div>
        <w:div w:id="552162327">
          <w:marLeft w:val="640"/>
          <w:marRight w:val="0"/>
          <w:marTop w:val="0"/>
          <w:marBottom w:val="0"/>
          <w:divBdr>
            <w:top w:val="none" w:sz="0" w:space="0" w:color="auto"/>
            <w:left w:val="none" w:sz="0" w:space="0" w:color="auto"/>
            <w:bottom w:val="none" w:sz="0" w:space="0" w:color="auto"/>
            <w:right w:val="none" w:sz="0" w:space="0" w:color="auto"/>
          </w:divBdr>
        </w:div>
        <w:div w:id="580526997">
          <w:marLeft w:val="640"/>
          <w:marRight w:val="0"/>
          <w:marTop w:val="0"/>
          <w:marBottom w:val="0"/>
          <w:divBdr>
            <w:top w:val="none" w:sz="0" w:space="0" w:color="auto"/>
            <w:left w:val="none" w:sz="0" w:space="0" w:color="auto"/>
            <w:bottom w:val="none" w:sz="0" w:space="0" w:color="auto"/>
            <w:right w:val="none" w:sz="0" w:space="0" w:color="auto"/>
          </w:divBdr>
        </w:div>
        <w:div w:id="600996344">
          <w:marLeft w:val="640"/>
          <w:marRight w:val="0"/>
          <w:marTop w:val="0"/>
          <w:marBottom w:val="0"/>
          <w:divBdr>
            <w:top w:val="none" w:sz="0" w:space="0" w:color="auto"/>
            <w:left w:val="none" w:sz="0" w:space="0" w:color="auto"/>
            <w:bottom w:val="none" w:sz="0" w:space="0" w:color="auto"/>
            <w:right w:val="none" w:sz="0" w:space="0" w:color="auto"/>
          </w:divBdr>
        </w:div>
        <w:div w:id="603538468">
          <w:marLeft w:val="640"/>
          <w:marRight w:val="0"/>
          <w:marTop w:val="0"/>
          <w:marBottom w:val="0"/>
          <w:divBdr>
            <w:top w:val="none" w:sz="0" w:space="0" w:color="auto"/>
            <w:left w:val="none" w:sz="0" w:space="0" w:color="auto"/>
            <w:bottom w:val="none" w:sz="0" w:space="0" w:color="auto"/>
            <w:right w:val="none" w:sz="0" w:space="0" w:color="auto"/>
          </w:divBdr>
        </w:div>
        <w:div w:id="646016020">
          <w:marLeft w:val="640"/>
          <w:marRight w:val="0"/>
          <w:marTop w:val="0"/>
          <w:marBottom w:val="0"/>
          <w:divBdr>
            <w:top w:val="none" w:sz="0" w:space="0" w:color="auto"/>
            <w:left w:val="none" w:sz="0" w:space="0" w:color="auto"/>
            <w:bottom w:val="none" w:sz="0" w:space="0" w:color="auto"/>
            <w:right w:val="none" w:sz="0" w:space="0" w:color="auto"/>
          </w:divBdr>
        </w:div>
        <w:div w:id="673341254">
          <w:marLeft w:val="640"/>
          <w:marRight w:val="0"/>
          <w:marTop w:val="0"/>
          <w:marBottom w:val="0"/>
          <w:divBdr>
            <w:top w:val="none" w:sz="0" w:space="0" w:color="auto"/>
            <w:left w:val="none" w:sz="0" w:space="0" w:color="auto"/>
            <w:bottom w:val="none" w:sz="0" w:space="0" w:color="auto"/>
            <w:right w:val="none" w:sz="0" w:space="0" w:color="auto"/>
          </w:divBdr>
        </w:div>
        <w:div w:id="689719657">
          <w:marLeft w:val="640"/>
          <w:marRight w:val="0"/>
          <w:marTop w:val="0"/>
          <w:marBottom w:val="0"/>
          <w:divBdr>
            <w:top w:val="none" w:sz="0" w:space="0" w:color="auto"/>
            <w:left w:val="none" w:sz="0" w:space="0" w:color="auto"/>
            <w:bottom w:val="none" w:sz="0" w:space="0" w:color="auto"/>
            <w:right w:val="none" w:sz="0" w:space="0" w:color="auto"/>
          </w:divBdr>
        </w:div>
        <w:div w:id="720786788">
          <w:marLeft w:val="640"/>
          <w:marRight w:val="0"/>
          <w:marTop w:val="0"/>
          <w:marBottom w:val="0"/>
          <w:divBdr>
            <w:top w:val="none" w:sz="0" w:space="0" w:color="auto"/>
            <w:left w:val="none" w:sz="0" w:space="0" w:color="auto"/>
            <w:bottom w:val="none" w:sz="0" w:space="0" w:color="auto"/>
            <w:right w:val="none" w:sz="0" w:space="0" w:color="auto"/>
          </w:divBdr>
        </w:div>
        <w:div w:id="756293440">
          <w:marLeft w:val="640"/>
          <w:marRight w:val="0"/>
          <w:marTop w:val="0"/>
          <w:marBottom w:val="0"/>
          <w:divBdr>
            <w:top w:val="none" w:sz="0" w:space="0" w:color="auto"/>
            <w:left w:val="none" w:sz="0" w:space="0" w:color="auto"/>
            <w:bottom w:val="none" w:sz="0" w:space="0" w:color="auto"/>
            <w:right w:val="none" w:sz="0" w:space="0" w:color="auto"/>
          </w:divBdr>
        </w:div>
        <w:div w:id="764568546">
          <w:marLeft w:val="640"/>
          <w:marRight w:val="0"/>
          <w:marTop w:val="0"/>
          <w:marBottom w:val="0"/>
          <w:divBdr>
            <w:top w:val="none" w:sz="0" w:space="0" w:color="auto"/>
            <w:left w:val="none" w:sz="0" w:space="0" w:color="auto"/>
            <w:bottom w:val="none" w:sz="0" w:space="0" w:color="auto"/>
            <w:right w:val="none" w:sz="0" w:space="0" w:color="auto"/>
          </w:divBdr>
        </w:div>
        <w:div w:id="777600000">
          <w:marLeft w:val="640"/>
          <w:marRight w:val="0"/>
          <w:marTop w:val="0"/>
          <w:marBottom w:val="0"/>
          <w:divBdr>
            <w:top w:val="none" w:sz="0" w:space="0" w:color="auto"/>
            <w:left w:val="none" w:sz="0" w:space="0" w:color="auto"/>
            <w:bottom w:val="none" w:sz="0" w:space="0" w:color="auto"/>
            <w:right w:val="none" w:sz="0" w:space="0" w:color="auto"/>
          </w:divBdr>
        </w:div>
        <w:div w:id="808397984">
          <w:marLeft w:val="640"/>
          <w:marRight w:val="0"/>
          <w:marTop w:val="0"/>
          <w:marBottom w:val="0"/>
          <w:divBdr>
            <w:top w:val="none" w:sz="0" w:space="0" w:color="auto"/>
            <w:left w:val="none" w:sz="0" w:space="0" w:color="auto"/>
            <w:bottom w:val="none" w:sz="0" w:space="0" w:color="auto"/>
            <w:right w:val="none" w:sz="0" w:space="0" w:color="auto"/>
          </w:divBdr>
        </w:div>
        <w:div w:id="810904054">
          <w:marLeft w:val="640"/>
          <w:marRight w:val="0"/>
          <w:marTop w:val="0"/>
          <w:marBottom w:val="0"/>
          <w:divBdr>
            <w:top w:val="none" w:sz="0" w:space="0" w:color="auto"/>
            <w:left w:val="none" w:sz="0" w:space="0" w:color="auto"/>
            <w:bottom w:val="none" w:sz="0" w:space="0" w:color="auto"/>
            <w:right w:val="none" w:sz="0" w:space="0" w:color="auto"/>
          </w:divBdr>
        </w:div>
        <w:div w:id="852108488">
          <w:marLeft w:val="640"/>
          <w:marRight w:val="0"/>
          <w:marTop w:val="0"/>
          <w:marBottom w:val="0"/>
          <w:divBdr>
            <w:top w:val="none" w:sz="0" w:space="0" w:color="auto"/>
            <w:left w:val="none" w:sz="0" w:space="0" w:color="auto"/>
            <w:bottom w:val="none" w:sz="0" w:space="0" w:color="auto"/>
            <w:right w:val="none" w:sz="0" w:space="0" w:color="auto"/>
          </w:divBdr>
        </w:div>
        <w:div w:id="865599511">
          <w:marLeft w:val="640"/>
          <w:marRight w:val="0"/>
          <w:marTop w:val="0"/>
          <w:marBottom w:val="0"/>
          <w:divBdr>
            <w:top w:val="none" w:sz="0" w:space="0" w:color="auto"/>
            <w:left w:val="none" w:sz="0" w:space="0" w:color="auto"/>
            <w:bottom w:val="none" w:sz="0" w:space="0" w:color="auto"/>
            <w:right w:val="none" w:sz="0" w:space="0" w:color="auto"/>
          </w:divBdr>
        </w:div>
        <w:div w:id="906037557">
          <w:marLeft w:val="640"/>
          <w:marRight w:val="0"/>
          <w:marTop w:val="0"/>
          <w:marBottom w:val="0"/>
          <w:divBdr>
            <w:top w:val="none" w:sz="0" w:space="0" w:color="auto"/>
            <w:left w:val="none" w:sz="0" w:space="0" w:color="auto"/>
            <w:bottom w:val="none" w:sz="0" w:space="0" w:color="auto"/>
            <w:right w:val="none" w:sz="0" w:space="0" w:color="auto"/>
          </w:divBdr>
        </w:div>
        <w:div w:id="944505872">
          <w:marLeft w:val="640"/>
          <w:marRight w:val="0"/>
          <w:marTop w:val="0"/>
          <w:marBottom w:val="0"/>
          <w:divBdr>
            <w:top w:val="none" w:sz="0" w:space="0" w:color="auto"/>
            <w:left w:val="none" w:sz="0" w:space="0" w:color="auto"/>
            <w:bottom w:val="none" w:sz="0" w:space="0" w:color="auto"/>
            <w:right w:val="none" w:sz="0" w:space="0" w:color="auto"/>
          </w:divBdr>
        </w:div>
        <w:div w:id="956838457">
          <w:marLeft w:val="640"/>
          <w:marRight w:val="0"/>
          <w:marTop w:val="0"/>
          <w:marBottom w:val="0"/>
          <w:divBdr>
            <w:top w:val="none" w:sz="0" w:space="0" w:color="auto"/>
            <w:left w:val="none" w:sz="0" w:space="0" w:color="auto"/>
            <w:bottom w:val="none" w:sz="0" w:space="0" w:color="auto"/>
            <w:right w:val="none" w:sz="0" w:space="0" w:color="auto"/>
          </w:divBdr>
        </w:div>
        <w:div w:id="982734279">
          <w:marLeft w:val="640"/>
          <w:marRight w:val="0"/>
          <w:marTop w:val="0"/>
          <w:marBottom w:val="0"/>
          <w:divBdr>
            <w:top w:val="none" w:sz="0" w:space="0" w:color="auto"/>
            <w:left w:val="none" w:sz="0" w:space="0" w:color="auto"/>
            <w:bottom w:val="none" w:sz="0" w:space="0" w:color="auto"/>
            <w:right w:val="none" w:sz="0" w:space="0" w:color="auto"/>
          </w:divBdr>
        </w:div>
        <w:div w:id="985743087">
          <w:marLeft w:val="640"/>
          <w:marRight w:val="0"/>
          <w:marTop w:val="0"/>
          <w:marBottom w:val="0"/>
          <w:divBdr>
            <w:top w:val="none" w:sz="0" w:space="0" w:color="auto"/>
            <w:left w:val="none" w:sz="0" w:space="0" w:color="auto"/>
            <w:bottom w:val="none" w:sz="0" w:space="0" w:color="auto"/>
            <w:right w:val="none" w:sz="0" w:space="0" w:color="auto"/>
          </w:divBdr>
        </w:div>
        <w:div w:id="1005278562">
          <w:marLeft w:val="640"/>
          <w:marRight w:val="0"/>
          <w:marTop w:val="0"/>
          <w:marBottom w:val="0"/>
          <w:divBdr>
            <w:top w:val="none" w:sz="0" w:space="0" w:color="auto"/>
            <w:left w:val="none" w:sz="0" w:space="0" w:color="auto"/>
            <w:bottom w:val="none" w:sz="0" w:space="0" w:color="auto"/>
            <w:right w:val="none" w:sz="0" w:space="0" w:color="auto"/>
          </w:divBdr>
        </w:div>
        <w:div w:id="1064791059">
          <w:marLeft w:val="640"/>
          <w:marRight w:val="0"/>
          <w:marTop w:val="0"/>
          <w:marBottom w:val="0"/>
          <w:divBdr>
            <w:top w:val="none" w:sz="0" w:space="0" w:color="auto"/>
            <w:left w:val="none" w:sz="0" w:space="0" w:color="auto"/>
            <w:bottom w:val="none" w:sz="0" w:space="0" w:color="auto"/>
            <w:right w:val="none" w:sz="0" w:space="0" w:color="auto"/>
          </w:divBdr>
        </w:div>
        <w:div w:id="1065949798">
          <w:marLeft w:val="640"/>
          <w:marRight w:val="0"/>
          <w:marTop w:val="0"/>
          <w:marBottom w:val="0"/>
          <w:divBdr>
            <w:top w:val="none" w:sz="0" w:space="0" w:color="auto"/>
            <w:left w:val="none" w:sz="0" w:space="0" w:color="auto"/>
            <w:bottom w:val="none" w:sz="0" w:space="0" w:color="auto"/>
            <w:right w:val="none" w:sz="0" w:space="0" w:color="auto"/>
          </w:divBdr>
        </w:div>
        <w:div w:id="1074663319">
          <w:marLeft w:val="640"/>
          <w:marRight w:val="0"/>
          <w:marTop w:val="0"/>
          <w:marBottom w:val="0"/>
          <w:divBdr>
            <w:top w:val="none" w:sz="0" w:space="0" w:color="auto"/>
            <w:left w:val="none" w:sz="0" w:space="0" w:color="auto"/>
            <w:bottom w:val="none" w:sz="0" w:space="0" w:color="auto"/>
            <w:right w:val="none" w:sz="0" w:space="0" w:color="auto"/>
          </w:divBdr>
        </w:div>
        <w:div w:id="1096710264">
          <w:marLeft w:val="640"/>
          <w:marRight w:val="0"/>
          <w:marTop w:val="0"/>
          <w:marBottom w:val="0"/>
          <w:divBdr>
            <w:top w:val="none" w:sz="0" w:space="0" w:color="auto"/>
            <w:left w:val="none" w:sz="0" w:space="0" w:color="auto"/>
            <w:bottom w:val="none" w:sz="0" w:space="0" w:color="auto"/>
            <w:right w:val="none" w:sz="0" w:space="0" w:color="auto"/>
          </w:divBdr>
        </w:div>
        <w:div w:id="1109274410">
          <w:marLeft w:val="640"/>
          <w:marRight w:val="0"/>
          <w:marTop w:val="0"/>
          <w:marBottom w:val="0"/>
          <w:divBdr>
            <w:top w:val="none" w:sz="0" w:space="0" w:color="auto"/>
            <w:left w:val="none" w:sz="0" w:space="0" w:color="auto"/>
            <w:bottom w:val="none" w:sz="0" w:space="0" w:color="auto"/>
            <w:right w:val="none" w:sz="0" w:space="0" w:color="auto"/>
          </w:divBdr>
        </w:div>
        <w:div w:id="1110661511">
          <w:marLeft w:val="640"/>
          <w:marRight w:val="0"/>
          <w:marTop w:val="0"/>
          <w:marBottom w:val="0"/>
          <w:divBdr>
            <w:top w:val="none" w:sz="0" w:space="0" w:color="auto"/>
            <w:left w:val="none" w:sz="0" w:space="0" w:color="auto"/>
            <w:bottom w:val="none" w:sz="0" w:space="0" w:color="auto"/>
            <w:right w:val="none" w:sz="0" w:space="0" w:color="auto"/>
          </w:divBdr>
        </w:div>
        <w:div w:id="1125660723">
          <w:marLeft w:val="640"/>
          <w:marRight w:val="0"/>
          <w:marTop w:val="0"/>
          <w:marBottom w:val="0"/>
          <w:divBdr>
            <w:top w:val="none" w:sz="0" w:space="0" w:color="auto"/>
            <w:left w:val="none" w:sz="0" w:space="0" w:color="auto"/>
            <w:bottom w:val="none" w:sz="0" w:space="0" w:color="auto"/>
            <w:right w:val="none" w:sz="0" w:space="0" w:color="auto"/>
          </w:divBdr>
        </w:div>
        <w:div w:id="1161002162">
          <w:marLeft w:val="640"/>
          <w:marRight w:val="0"/>
          <w:marTop w:val="0"/>
          <w:marBottom w:val="0"/>
          <w:divBdr>
            <w:top w:val="none" w:sz="0" w:space="0" w:color="auto"/>
            <w:left w:val="none" w:sz="0" w:space="0" w:color="auto"/>
            <w:bottom w:val="none" w:sz="0" w:space="0" w:color="auto"/>
            <w:right w:val="none" w:sz="0" w:space="0" w:color="auto"/>
          </w:divBdr>
        </w:div>
        <w:div w:id="1177421562">
          <w:marLeft w:val="640"/>
          <w:marRight w:val="0"/>
          <w:marTop w:val="0"/>
          <w:marBottom w:val="0"/>
          <w:divBdr>
            <w:top w:val="none" w:sz="0" w:space="0" w:color="auto"/>
            <w:left w:val="none" w:sz="0" w:space="0" w:color="auto"/>
            <w:bottom w:val="none" w:sz="0" w:space="0" w:color="auto"/>
            <w:right w:val="none" w:sz="0" w:space="0" w:color="auto"/>
          </w:divBdr>
        </w:div>
        <w:div w:id="1195729567">
          <w:marLeft w:val="640"/>
          <w:marRight w:val="0"/>
          <w:marTop w:val="0"/>
          <w:marBottom w:val="0"/>
          <w:divBdr>
            <w:top w:val="none" w:sz="0" w:space="0" w:color="auto"/>
            <w:left w:val="none" w:sz="0" w:space="0" w:color="auto"/>
            <w:bottom w:val="none" w:sz="0" w:space="0" w:color="auto"/>
            <w:right w:val="none" w:sz="0" w:space="0" w:color="auto"/>
          </w:divBdr>
        </w:div>
        <w:div w:id="1198931425">
          <w:marLeft w:val="640"/>
          <w:marRight w:val="0"/>
          <w:marTop w:val="0"/>
          <w:marBottom w:val="0"/>
          <w:divBdr>
            <w:top w:val="none" w:sz="0" w:space="0" w:color="auto"/>
            <w:left w:val="none" w:sz="0" w:space="0" w:color="auto"/>
            <w:bottom w:val="none" w:sz="0" w:space="0" w:color="auto"/>
            <w:right w:val="none" w:sz="0" w:space="0" w:color="auto"/>
          </w:divBdr>
        </w:div>
        <w:div w:id="1223443008">
          <w:marLeft w:val="640"/>
          <w:marRight w:val="0"/>
          <w:marTop w:val="0"/>
          <w:marBottom w:val="0"/>
          <w:divBdr>
            <w:top w:val="none" w:sz="0" w:space="0" w:color="auto"/>
            <w:left w:val="none" w:sz="0" w:space="0" w:color="auto"/>
            <w:bottom w:val="none" w:sz="0" w:space="0" w:color="auto"/>
            <w:right w:val="none" w:sz="0" w:space="0" w:color="auto"/>
          </w:divBdr>
        </w:div>
        <w:div w:id="1267079969">
          <w:marLeft w:val="640"/>
          <w:marRight w:val="0"/>
          <w:marTop w:val="0"/>
          <w:marBottom w:val="0"/>
          <w:divBdr>
            <w:top w:val="none" w:sz="0" w:space="0" w:color="auto"/>
            <w:left w:val="none" w:sz="0" w:space="0" w:color="auto"/>
            <w:bottom w:val="none" w:sz="0" w:space="0" w:color="auto"/>
            <w:right w:val="none" w:sz="0" w:space="0" w:color="auto"/>
          </w:divBdr>
        </w:div>
        <w:div w:id="1281491242">
          <w:marLeft w:val="640"/>
          <w:marRight w:val="0"/>
          <w:marTop w:val="0"/>
          <w:marBottom w:val="0"/>
          <w:divBdr>
            <w:top w:val="none" w:sz="0" w:space="0" w:color="auto"/>
            <w:left w:val="none" w:sz="0" w:space="0" w:color="auto"/>
            <w:bottom w:val="none" w:sz="0" w:space="0" w:color="auto"/>
            <w:right w:val="none" w:sz="0" w:space="0" w:color="auto"/>
          </w:divBdr>
        </w:div>
        <w:div w:id="1283608272">
          <w:marLeft w:val="640"/>
          <w:marRight w:val="0"/>
          <w:marTop w:val="0"/>
          <w:marBottom w:val="0"/>
          <w:divBdr>
            <w:top w:val="none" w:sz="0" w:space="0" w:color="auto"/>
            <w:left w:val="none" w:sz="0" w:space="0" w:color="auto"/>
            <w:bottom w:val="none" w:sz="0" w:space="0" w:color="auto"/>
            <w:right w:val="none" w:sz="0" w:space="0" w:color="auto"/>
          </w:divBdr>
        </w:div>
        <w:div w:id="1311208663">
          <w:marLeft w:val="640"/>
          <w:marRight w:val="0"/>
          <w:marTop w:val="0"/>
          <w:marBottom w:val="0"/>
          <w:divBdr>
            <w:top w:val="none" w:sz="0" w:space="0" w:color="auto"/>
            <w:left w:val="none" w:sz="0" w:space="0" w:color="auto"/>
            <w:bottom w:val="none" w:sz="0" w:space="0" w:color="auto"/>
            <w:right w:val="none" w:sz="0" w:space="0" w:color="auto"/>
          </w:divBdr>
        </w:div>
        <w:div w:id="1311403819">
          <w:marLeft w:val="640"/>
          <w:marRight w:val="0"/>
          <w:marTop w:val="0"/>
          <w:marBottom w:val="0"/>
          <w:divBdr>
            <w:top w:val="none" w:sz="0" w:space="0" w:color="auto"/>
            <w:left w:val="none" w:sz="0" w:space="0" w:color="auto"/>
            <w:bottom w:val="none" w:sz="0" w:space="0" w:color="auto"/>
            <w:right w:val="none" w:sz="0" w:space="0" w:color="auto"/>
          </w:divBdr>
        </w:div>
        <w:div w:id="1327898238">
          <w:marLeft w:val="640"/>
          <w:marRight w:val="0"/>
          <w:marTop w:val="0"/>
          <w:marBottom w:val="0"/>
          <w:divBdr>
            <w:top w:val="none" w:sz="0" w:space="0" w:color="auto"/>
            <w:left w:val="none" w:sz="0" w:space="0" w:color="auto"/>
            <w:bottom w:val="none" w:sz="0" w:space="0" w:color="auto"/>
            <w:right w:val="none" w:sz="0" w:space="0" w:color="auto"/>
          </w:divBdr>
        </w:div>
        <w:div w:id="1378427599">
          <w:marLeft w:val="640"/>
          <w:marRight w:val="0"/>
          <w:marTop w:val="0"/>
          <w:marBottom w:val="0"/>
          <w:divBdr>
            <w:top w:val="none" w:sz="0" w:space="0" w:color="auto"/>
            <w:left w:val="none" w:sz="0" w:space="0" w:color="auto"/>
            <w:bottom w:val="none" w:sz="0" w:space="0" w:color="auto"/>
            <w:right w:val="none" w:sz="0" w:space="0" w:color="auto"/>
          </w:divBdr>
        </w:div>
        <w:div w:id="1454396639">
          <w:marLeft w:val="640"/>
          <w:marRight w:val="0"/>
          <w:marTop w:val="0"/>
          <w:marBottom w:val="0"/>
          <w:divBdr>
            <w:top w:val="none" w:sz="0" w:space="0" w:color="auto"/>
            <w:left w:val="none" w:sz="0" w:space="0" w:color="auto"/>
            <w:bottom w:val="none" w:sz="0" w:space="0" w:color="auto"/>
            <w:right w:val="none" w:sz="0" w:space="0" w:color="auto"/>
          </w:divBdr>
        </w:div>
        <w:div w:id="1472091456">
          <w:marLeft w:val="640"/>
          <w:marRight w:val="0"/>
          <w:marTop w:val="0"/>
          <w:marBottom w:val="0"/>
          <w:divBdr>
            <w:top w:val="none" w:sz="0" w:space="0" w:color="auto"/>
            <w:left w:val="none" w:sz="0" w:space="0" w:color="auto"/>
            <w:bottom w:val="none" w:sz="0" w:space="0" w:color="auto"/>
            <w:right w:val="none" w:sz="0" w:space="0" w:color="auto"/>
          </w:divBdr>
        </w:div>
        <w:div w:id="1491605579">
          <w:marLeft w:val="640"/>
          <w:marRight w:val="0"/>
          <w:marTop w:val="0"/>
          <w:marBottom w:val="0"/>
          <w:divBdr>
            <w:top w:val="none" w:sz="0" w:space="0" w:color="auto"/>
            <w:left w:val="none" w:sz="0" w:space="0" w:color="auto"/>
            <w:bottom w:val="none" w:sz="0" w:space="0" w:color="auto"/>
            <w:right w:val="none" w:sz="0" w:space="0" w:color="auto"/>
          </w:divBdr>
        </w:div>
        <w:div w:id="1583643489">
          <w:marLeft w:val="640"/>
          <w:marRight w:val="0"/>
          <w:marTop w:val="0"/>
          <w:marBottom w:val="0"/>
          <w:divBdr>
            <w:top w:val="none" w:sz="0" w:space="0" w:color="auto"/>
            <w:left w:val="none" w:sz="0" w:space="0" w:color="auto"/>
            <w:bottom w:val="none" w:sz="0" w:space="0" w:color="auto"/>
            <w:right w:val="none" w:sz="0" w:space="0" w:color="auto"/>
          </w:divBdr>
        </w:div>
        <w:div w:id="1604998618">
          <w:marLeft w:val="640"/>
          <w:marRight w:val="0"/>
          <w:marTop w:val="0"/>
          <w:marBottom w:val="0"/>
          <w:divBdr>
            <w:top w:val="none" w:sz="0" w:space="0" w:color="auto"/>
            <w:left w:val="none" w:sz="0" w:space="0" w:color="auto"/>
            <w:bottom w:val="none" w:sz="0" w:space="0" w:color="auto"/>
            <w:right w:val="none" w:sz="0" w:space="0" w:color="auto"/>
          </w:divBdr>
        </w:div>
        <w:div w:id="1611038412">
          <w:marLeft w:val="640"/>
          <w:marRight w:val="0"/>
          <w:marTop w:val="0"/>
          <w:marBottom w:val="0"/>
          <w:divBdr>
            <w:top w:val="none" w:sz="0" w:space="0" w:color="auto"/>
            <w:left w:val="none" w:sz="0" w:space="0" w:color="auto"/>
            <w:bottom w:val="none" w:sz="0" w:space="0" w:color="auto"/>
            <w:right w:val="none" w:sz="0" w:space="0" w:color="auto"/>
          </w:divBdr>
        </w:div>
        <w:div w:id="1627736700">
          <w:marLeft w:val="640"/>
          <w:marRight w:val="0"/>
          <w:marTop w:val="0"/>
          <w:marBottom w:val="0"/>
          <w:divBdr>
            <w:top w:val="none" w:sz="0" w:space="0" w:color="auto"/>
            <w:left w:val="none" w:sz="0" w:space="0" w:color="auto"/>
            <w:bottom w:val="none" w:sz="0" w:space="0" w:color="auto"/>
            <w:right w:val="none" w:sz="0" w:space="0" w:color="auto"/>
          </w:divBdr>
        </w:div>
        <w:div w:id="1630436910">
          <w:marLeft w:val="640"/>
          <w:marRight w:val="0"/>
          <w:marTop w:val="0"/>
          <w:marBottom w:val="0"/>
          <w:divBdr>
            <w:top w:val="none" w:sz="0" w:space="0" w:color="auto"/>
            <w:left w:val="none" w:sz="0" w:space="0" w:color="auto"/>
            <w:bottom w:val="none" w:sz="0" w:space="0" w:color="auto"/>
            <w:right w:val="none" w:sz="0" w:space="0" w:color="auto"/>
          </w:divBdr>
        </w:div>
        <w:div w:id="1655723218">
          <w:marLeft w:val="640"/>
          <w:marRight w:val="0"/>
          <w:marTop w:val="0"/>
          <w:marBottom w:val="0"/>
          <w:divBdr>
            <w:top w:val="none" w:sz="0" w:space="0" w:color="auto"/>
            <w:left w:val="none" w:sz="0" w:space="0" w:color="auto"/>
            <w:bottom w:val="none" w:sz="0" w:space="0" w:color="auto"/>
            <w:right w:val="none" w:sz="0" w:space="0" w:color="auto"/>
          </w:divBdr>
        </w:div>
        <w:div w:id="1658728930">
          <w:marLeft w:val="640"/>
          <w:marRight w:val="0"/>
          <w:marTop w:val="0"/>
          <w:marBottom w:val="0"/>
          <w:divBdr>
            <w:top w:val="none" w:sz="0" w:space="0" w:color="auto"/>
            <w:left w:val="none" w:sz="0" w:space="0" w:color="auto"/>
            <w:bottom w:val="none" w:sz="0" w:space="0" w:color="auto"/>
            <w:right w:val="none" w:sz="0" w:space="0" w:color="auto"/>
          </w:divBdr>
        </w:div>
        <w:div w:id="1686326706">
          <w:marLeft w:val="640"/>
          <w:marRight w:val="0"/>
          <w:marTop w:val="0"/>
          <w:marBottom w:val="0"/>
          <w:divBdr>
            <w:top w:val="none" w:sz="0" w:space="0" w:color="auto"/>
            <w:left w:val="none" w:sz="0" w:space="0" w:color="auto"/>
            <w:bottom w:val="none" w:sz="0" w:space="0" w:color="auto"/>
            <w:right w:val="none" w:sz="0" w:space="0" w:color="auto"/>
          </w:divBdr>
        </w:div>
        <w:div w:id="1700008698">
          <w:marLeft w:val="640"/>
          <w:marRight w:val="0"/>
          <w:marTop w:val="0"/>
          <w:marBottom w:val="0"/>
          <w:divBdr>
            <w:top w:val="none" w:sz="0" w:space="0" w:color="auto"/>
            <w:left w:val="none" w:sz="0" w:space="0" w:color="auto"/>
            <w:bottom w:val="none" w:sz="0" w:space="0" w:color="auto"/>
            <w:right w:val="none" w:sz="0" w:space="0" w:color="auto"/>
          </w:divBdr>
        </w:div>
        <w:div w:id="1741512812">
          <w:marLeft w:val="640"/>
          <w:marRight w:val="0"/>
          <w:marTop w:val="0"/>
          <w:marBottom w:val="0"/>
          <w:divBdr>
            <w:top w:val="none" w:sz="0" w:space="0" w:color="auto"/>
            <w:left w:val="none" w:sz="0" w:space="0" w:color="auto"/>
            <w:bottom w:val="none" w:sz="0" w:space="0" w:color="auto"/>
            <w:right w:val="none" w:sz="0" w:space="0" w:color="auto"/>
          </w:divBdr>
        </w:div>
        <w:div w:id="1774400106">
          <w:marLeft w:val="640"/>
          <w:marRight w:val="0"/>
          <w:marTop w:val="0"/>
          <w:marBottom w:val="0"/>
          <w:divBdr>
            <w:top w:val="none" w:sz="0" w:space="0" w:color="auto"/>
            <w:left w:val="none" w:sz="0" w:space="0" w:color="auto"/>
            <w:bottom w:val="none" w:sz="0" w:space="0" w:color="auto"/>
            <w:right w:val="none" w:sz="0" w:space="0" w:color="auto"/>
          </w:divBdr>
        </w:div>
        <w:div w:id="1776973725">
          <w:marLeft w:val="640"/>
          <w:marRight w:val="0"/>
          <w:marTop w:val="0"/>
          <w:marBottom w:val="0"/>
          <w:divBdr>
            <w:top w:val="none" w:sz="0" w:space="0" w:color="auto"/>
            <w:left w:val="none" w:sz="0" w:space="0" w:color="auto"/>
            <w:bottom w:val="none" w:sz="0" w:space="0" w:color="auto"/>
            <w:right w:val="none" w:sz="0" w:space="0" w:color="auto"/>
          </w:divBdr>
        </w:div>
        <w:div w:id="1812941209">
          <w:marLeft w:val="640"/>
          <w:marRight w:val="0"/>
          <w:marTop w:val="0"/>
          <w:marBottom w:val="0"/>
          <w:divBdr>
            <w:top w:val="none" w:sz="0" w:space="0" w:color="auto"/>
            <w:left w:val="none" w:sz="0" w:space="0" w:color="auto"/>
            <w:bottom w:val="none" w:sz="0" w:space="0" w:color="auto"/>
            <w:right w:val="none" w:sz="0" w:space="0" w:color="auto"/>
          </w:divBdr>
        </w:div>
        <w:div w:id="1815952865">
          <w:marLeft w:val="640"/>
          <w:marRight w:val="0"/>
          <w:marTop w:val="0"/>
          <w:marBottom w:val="0"/>
          <w:divBdr>
            <w:top w:val="none" w:sz="0" w:space="0" w:color="auto"/>
            <w:left w:val="none" w:sz="0" w:space="0" w:color="auto"/>
            <w:bottom w:val="none" w:sz="0" w:space="0" w:color="auto"/>
            <w:right w:val="none" w:sz="0" w:space="0" w:color="auto"/>
          </w:divBdr>
        </w:div>
        <w:div w:id="1823502535">
          <w:marLeft w:val="640"/>
          <w:marRight w:val="0"/>
          <w:marTop w:val="0"/>
          <w:marBottom w:val="0"/>
          <w:divBdr>
            <w:top w:val="none" w:sz="0" w:space="0" w:color="auto"/>
            <w:left w:val="none" w:sz="0" w:space="0" w:color="auto"/>
            <w:bottom w:val="none" w:sz="0" w:space="0" w:color="auto"/>
            <w:right w:val="none" w:sz="0" w:space="0" w:color="auto"/>
          </w:divBdr>
        </w:div>
        <w:div w:id="1831821428">
          <w:marLeft w:val="640"/>
          <w:marRight w:val="0"/>
          <w:marTop w:val="0"/>
          <w:marBottom w:val="0"/>
          <w:divBdr>
            <w:top w:val="none" w:sz="0" w:space="0" w:color="auto"/>
            <w:left w:val="none" w:sz="0" w:space="0" w:color="auto"/>
            <w:bottom w:val="none" w:sz="0" w:space="0" w:color="auto"/>
            <w:right w:val="none" w:sz="0" w:space="0" w:color="auto"/>
          </w:divBdr>
        </w:div>
        <w:div w:id="1833981270">
          <w:marLeft w:val="640"/>
          <w:marRight w:val="0"/>
          <w:marTop w:val="0"/>
          <w:marBottom w:val="0"/>
          <w:divBdr>
            <w:top w:val="none" w:sz="0" w:space="0" w:color="auto"/>
            <w:left w:val="none" w:sz="0" w:space="0" w:color="auto"/>
            <w:bottom w:val="none" w:sz="0" w:space="0" w:color="auto"/>
            <w:right w:val="none" w:sz="0" w:space="0" w:color="auto"/>
          </w:divBdr>
        </w:div>
        <w:div w:id="1853495142">
          <w:marLeft w:val="640"/>
          <w:marRight w:val="0"/>
          <w:marTop w:val="0"/>
          <w:marBottom w:val="0"/>
          <w:divBdr>
            <w:top w:val="none" w:sz="0" w:space="0" w:color="auto"/>
            <w:left w:val="none" w:sz="0" w:space="0" w:color="auto"/>
            <w:bottom w:val="none" w:sz="0" w:space="0" w:color="auto"/>
            <w:right w:val="none" w:sz="0" w:space="0" w:color="auto"/>
          </w:divBdr>
        </w:div>
        <w:div w:id="1904559645">
          <w:marLeft w:val="640"/>
          <w:marRight w:val="0"/>
          <w:marTop w:val="0"/>
          <w:marBottom w:val="0"/>
          <w:divBdr>
            <w:top w:val="none" w:sz="0" w:space="0" w:color="auto"/>
            <w:left w:val="none" w:sz="0" w:space="0" w:color="auto"/>
            <w:bottom w:val="none" w:sz="0" w:space="0" w:color="auto"/>
            <w:right w:val="none" w:sz="0" w:space="0" w:color="auto"/>
          </w:divBdr>
        </w:div>
        <w:div w:id="1909269053">
          <w:marLeft w:val="640"/>
          <w:marRight w:val="0"/>
          <w:marTop w:val="0"/>
          <w:marBottom w:val="0"/>
          <w:divBdr>
            <w:top w:val="none" w:sz="0" w:space="0" w:color="auto"/>
            <w:left w:val="none" w:sz="0" w:space="0" w:color="auto"/>
            <w:bottom w:val="none" w:sz="0" w:space="0" w:color="auto"/>
            <w:right w:val="none" w:sz="0" w:space="0" w:color="auto"/>
          </w:divBdr>
        </w:div>
        <w:div w:id="1928031155">
          <w:marLeft w:val="640"/>
          <w:marRight w:val="0"/>
          <w:marTop w:val="0"/>
          <w:marBottom w:val="0"/>
          <w:divBdr>
            <w:top w:val="none" w:sz="0" w:space="0" w:color="auto"/>
            <w:left w:val="none" w:sz="0" w:space="0" w:color="auto"/>
            <w:bottom w:val="none" w:sz="0" w:space="0" w:color="auto"/>
            <w:right w:val="none" w:sz="0" w:space="0" w:color="auto"/>
          </w:divBdr>
        </w:div>
        <w:div w:id="1938443149">
          <w:marLeft w:val="640"/>
          <w:marRight w:val="0"/>
          <w:marTop w:val="0"/>
          <w:marBottom w:val="0"/>
          <w:divBdr>
            <w:top w:val="none" w:sz="0" w:space="0" w:color="auto"/>
            <w:left w:val="none" w:sz="0" w:space="0" w:color="auto"/>
            <w:bottom w:val="none" w:sz="0" w:space="0" w:color="auto"/>
            <w:right w:val="none" w:sz="0" w:space="0" w:color="auto"/>
          </w:divBdr>
        </w:div>
        <w:div w:id="1947040249">
          <w:marLeft w:val="640"/>
          <w:marRight w:val="0"/>
          <w:marTop w:val="0"/>
          <w:marBottom w:val="0"/>
          <w:divBdr>
            <w:top w:val="none" w:sz="0" w:space="0" w:color="auto"/>
            <w:left w:val="none" w:sz="0" w:space="0" w:color="auto"/>
            <w:bottom w:val="none" w:sz="0" w:space="0" w:color="auto"/>
            <w:right w:val="none" w:sz="0" w:space="0" w:color="auto"/>
          </w:divBdr>
        </w:div>
        <w:div w:id="2028482780">
          <w:marLeft w:val="640"/>
          <w:marRight w:val="0"/>
          <w:marTop w:val="0"/>
          <w:marBottom w:val="0"/>
          <w:divBdr>
            <w:top w:val="none" w:sz="0" w:space="0" w:color="auto"/>
            <w:left w:val="none" w:sz="0" w:space="0" w:color="auto"/>
            <w:bottom w:val="none" w:sz="0" w:space="0" w:color="auto"/>
            <w:right w:val="none" w:sz="0" w:space="0" w:color="auto"/>
          </w:divBdr>
        </w:div>
        <w:div w:id="2030528119">
          <w:marLeft w:val="640"/>
          <w:marRight w:val="0"/>
          <w:marTop w:val="0"/>
          <w:marBottom w:val="0"/>
          <w:divBdr>
            <w:top w:val="none" w:sz="0" w:space="0" w:color="auto"/>
            <w:left w:val="none" w:sz="0" w:space="0" w:color="auto"/>
            <w:bottom w:val="none" w:sz="0" w:space="0" w:color="auto"/>
            <w:right w:val="none" w:sz="0" w:space="0" w:color="auto"/>
          </w:divBdr>
        </w:div>
        <w:div w:id="2057048080">
          <w:marLeft w:val="640"/>
          <w:marRight w:val="0"/>
          <w:marTop w:val="0"/>
          <w:marBottom w:val="0"/>
          <w:divBdr>
            <w:top w:val="none" w:sz="0" w:space="0" w:color="auto"/>
            <w:left w:val="none" w:sz="0" w:space="0" w:color="auto"/>
            <w:bottom w:val="none" w:sz="0" w:space="0" w:color="auto"/>
            <w:right w:val="none" w:sz="0" w:space="0" w:color="auto"/>
          </w:divBdr>
        </w:div>
        <w:div w:id="2059892336">
          <w:marLeft w:val="640"/>
          <w:marRight w:val="0"/>
          <w:marTop w:val="0"/>
          <w:marBottom w:val="0"/>
          <w:divBdr>
            <w:top w:val="none" w:sz="0" w:space="0" w:color="auto"/>
            <w:left w:val="none" w:sz="0" w:space="0" w:color="auto"/>
            <w:bottom w:val="none" w:sz="0" w:space="0" w:color="auto"/>
            <w:right w:val="none" w:sz="0" w:space="0" w:color="auto"/>
          </w:divBdr>
        </w:div>
        <w:div w:id="2080904722">
          <w:marLeft w:val="640"/>
          <w:marRight w:val="0"/>
          <w:marTop w:val="0"/>
          <w:marBottom w:val="0"/>
          <w:divBdr>
            <w:top w:val="none" w:sz="0" w:space="0" w:color="auto"/>
            <w:left w:val="none" w:sz="0" w:space="0" w:color="auto"/>
            <w:bottom w:val="none" w:sz="0" w:space="0" w:color="auto"/>
            <w:right w:val="none" w:sz="0" w:space="0" w:color="auto"/>
          </w:divBdr>
        </w:div>
        <w:div w:id="2109959658">
          <w:marLeft w:val="640"/>
          <w:marRight w:val="0"/>
          <w:marTop w:val="0"/>
          <w:marBottom w:val="0"/>
          <w:divBdr>
            <w:top w:val="none" w:sz="0" w:space="0" w:color="auto"/>
            <w:left w:val="none" w:sz="0" w:space="0" w:color="auto"/>
            <w:bottom w:val="none" w:sz="0" w:space="0" w:color="auto"/>
            <w:right w:val="none" w:sz="0" w:space="0" w:color="auto"/>
          </w:divBdr>
        </w:div>
        <w:div w:id="2116171737">
          <w:marLeft w:val="640"/>
          <w:marRight w:val="0"/>
          <w:marTop w:val="0"/>
          <w:marBottom w:val="0"/>
          <w:divBdr>
            <w:top w:val="none" w:sz="0" w:space="0" w:color="auto"/>
            <w:left w:val="none" w:sz="0" w:space="0" w:color="auto"/>
            <w:bottom w:val="none" w:sz="0" w:space="0" w:color="auto"/>
            <w:right w:val="none" w:sz="0" w:space="0" w:color="auto"/>
          </w:divBdr>
        </w:div>
        <w:div w:id="2132742654">
          <w:marLeft w:val="640"/>
          <w:marRight w:val="0"/>
          <w:marTop w:val="0"/>
          <w:marBottom w:val="0"/>
          <w:divBdr>
            <w:top w:val="none" w:sz="0" w:space="0" w:color="auto"/>
            <w:left w:val="none" w:sz="0" w:space="0" w:color="auto"/>
            <w:bottom w:val="none" w:sz="0" w:space="0" w:color="auto"/>
            <w:right w:val="none" w:sz="0" w:space="0" w:color="auto"/>
          </w:divBdr>
        </w:div>
        <w:div w:id="2146005007">
          <w:marLeft w:val="640"/>
          <w:marRight w:val="0"/>
          <w:marTop w:val="0"/>
          <w:marBottom w:val="0"/>
          <w:divBdr>
            <w:top w:val="none" w:sz="0" w:space="0" w:color="auto"/>
            <w:left w:val="none" w:sz="0" w:space="0" w:color="auto"/>
            <w:bottom w:val="none" w:sz="0" w:space="0" w:color="auto"/>
            <w:right w:val="none" w:sz="0" w:space="0" w:color="auto"/>
          </w:divBdr>
        </w:div>
      </w:divsChild>
    </w:div>
    <w:div w:id="953095445">
      <w:bodyDiv w:val="1"/>
      <w:marLeft w:val="0"/>
      <w:marRight w:val="0"/>
      <w:marTop w:val="0"/>
      <w:marBottom w:val="0"/>
      <w:divBdr>
        <w:top w:val="none" w:sz="0" w:space="0" w:color="auto"/>
        <w:left w:val="none" w:sz="0" w:space="0" w:color="auto"/>
        <w:bottom w:val="none" w:sz="0" w:space="0" w:color="auto"/>
        <w:right w:val="none" w:sz="0" w:space="0" w:color="auto"/>
      </w:divBdr>
      <w:divsChild>
        <w:div w:id="89938733">
          <w:marLeft w:val="640"/>
          <w:marRight w:val="0"/>
          <w:marTop w:val="0"/>
          <w:marBottom w:val="0"/>
          <w:divBdr>
            <w:top w:val="none" w:sz="0" w:space="0" w:color="auto"/>
            <w:left w:val="none" w:sz="0" w:space="0" w:color="auto"/>
            <w:bottom w:val="none" w:sz="0" w:space="0" w:color="auto"/>
            <w:right w:val="none" w:sz="0" w:space="0" w:color="auto"/>
          </w:divBdr>
        </w:div>
        <w:div w:id="137888256">
          <w:marLeft w:val="640"/>
          <w:marRight w:val="0"/>
          <w:marTop w:val="0"/>
          <w:marBottom w:val="0"/>
          <w:divBdr>
            <w:top w:val="none" w:sz="0" w:space="0" w:color="auto"/>
            <w:left w:val="none" w:sz="0" w:space="0" w:color="auto"/>
            <w:bottom w:val="none" w:sz="0" w:space="0" w:color="auto"/>
            <w:right w:val="none" w:sz="0" w:space="0" w:color="auto"/>
          </w:divBdr>
        </w:div>
        <w:div w:id="288056341">
          <w:marLeft w:val="640"/>
          <w:marRight w:val="0"/>
          <w:marTop w:val="0"/>
          <w:marBottom w:val="0"/>
          <w:divBdr>
            <w:top w:val="none" w:sz="0" w:space="0" w:color="auto"/>
            <w:left w:val="none" w:sz="0" w:space="0" w:color="auto"/>
            <w:bottom w:val="none" w:sz="0" w:space="0" w:color="auto"/>
            <w:right w:val="none" w:sz="0" w:space="0" w:color="auto"/>
          </w:divBdr>
        </w:div>
        <w:div w:id="302930791">
          <w:marLeft w:val="640"/>
          <w:marRight w:val="0"/>
          <w:marTop w:val="0"/>
          <w:marBottom w:val="0"/>
          <w:divBdr>
            <w:top w:val="none" w:sz="0" w:space="0" w:color="auto"/>
            <w:left w:val="none" w:sz="0" w:space="0" w:color="auto"/>
            <w:bottom w:val="none" w:sz="0" w:space="0" w:color="auto"/>
            <w:right w:val="none" w:sz="0" w:space="0" w:color="auto"/>
          </w:divBdr>
        </w:div>
        <w:div w:id="308557018">
          <w:marLeft w:val="640"/>
          <w:marRight w:val="0"/>
          <w:marTop w:val="0"/>
          <w:marBottom w:val="0"/>
          <w:divBdr>
            <w:top w:val="none" w:sz="0" w:space="0" w:color="auto"/>
            <w:left w:val="none" w:sz="0" w:space="0" w:color="auto"/>
            <w:bottom w:val="none" w:sz="0" w:space="0" w:color="auto"/>
            <w:right w:val="none" w:sz="0" w:space="0" w:color="auto"/>
          </w:divBdr>
        </w:div>
        <w:div w:id="366373071">
          <w:marLeft w:val="640"/>
          <w:marRight w:val="0"/>
          <w:marTop w:val="0"/>
          <w:marBottom w:val="0"/>
          <w:divBdr>
            <w:top w:val="none" w:sz="0" w:space="0" w:color="auto"/>
            <w:left w:val="none" w:sz="0" w:space="0" w:color="auto"/>
            <w:bottom w:val="none" w:sz="0" w:space="0" w:color="auto"/>
            <w:right w:val="none" w:sz="0" w:space="0" w:color="auto"/>
          </w:divBdr>
        </w:div>
        <w:div w:id="372653585">
          <w:marLeft w:val="640"/>
          <w:marRight w:val="0"/>
          <w:marTop w:val="0"/>
          <w:marBottom w:val="0"/>
          <w:divBdr>
            <w:top w:val="none" w:sz="0" w:space="0" w:color="auto"/>
            <w:left w:val="none" w:sz="0" w:space="0" w:color="auto"/>
            <w:bottom w:val="none" w:sz="0" w:space="0" w:color="auto"/>
            <w:right w:val="none" w:sz="0" w:space="0" w:color="auto"/>
          </w:divBdr>
        </w:div>
        <w:div w:id="423503675">
          <w:marLeft w:val="640"/>
          <w:marRight w:val="0"/>
          <w:marTop w:val="0"/>
          <w:marBottom w:val="0"/>
          <w:divBdr>
            <w:top w:val="none" w:sz="0" w:space="0" w:color="auto"/>
            <w:left w:val="none" w:sz="0" w:space="0" w:color="auto"/>
            <w:bottom w:val="none" w:sz="0" w:space="0" w:color="auto"/>
            <w:right w:val="none" w:sz="0" w:space="0" w:color="auto"/>
          </w:divBdr>
        </w:div>
        <w:div w:id="427579426">
          <w:marLeft w:val="640"/>
          <w:marRight w:val="0"/>
          <w:marTop w:val="0"/>
          <w:marBottom w:val="0"/>
          <w:divBdr>
            <w:top w:val="none" w:sz="0" w:space="0" w:color="auto"/>
            <w:left w:val="none" w:sz="0" w:space="0" w:color="auto"/>
            <w:bottom w:val="none" w:sz="0" w:space="0" w:color="auto"/>
            <w:right w:val="none" w:sz="0" w:space="0" w:color="auto"/>
          </w:divBdr>
        </w:div>
        <w:div w:id="442503431">
          <w:marLeft w:val="640"/>
          <w:marRight w:val="0"/>
          <w:marTop w:val="0"/>
          <w:marBottom w:val="0"/>
          <w:divBdr>
            <w:top w:val="none" w:sz="0" w:space="0" w:color="auto"/>
            <w:left w:val="none" w:sz="0" w:space="0" w:color="auto"/>
            <w:bottom w:val="none" w:sz="0" w:space="0" w:color="auto"/>
            <w:right w:val="none" w:sz="0" w:space="0" w:color="auto"/>
          </w:divBdr>
        </w:div>
        <w:div w:id="449781356">
          <w:marLeft w:val="640"/>
          <w:marRight w:val="0"/>
          <w:marTop w:val="0"/>
          <w:marBottom w:val="0"/>
          <w:divBdr>
            <w:top w:val="none" w:sz="0" w:space="0" w:color="auto"/>
            <w:left w:val="none" w:sz="0" w:space="0" w:color="auto"/>
            <w:bottom w:val="none" w:sz="0" w:space="0" w:color="auto"/>
            <w:right w:val="none" w:sz="0" w:space="0" w:color="auto"/>
          </w:divBdr>
        </w:div>
        <w:div w:id="477769018">
          <w:marLeft w:val="640"/>
          <w:marRight w:val="0"/>
          <w:marTop w:val="0"/>
          <w:marBottom w:val="0"/>
          <w:divBdr>
            <w:top w:val="none" w:sz="0" w:space="0" w:color="auto"/>
            <w:left w:val="none" w:sz="0" w:space="0" w:color="auto"/>
            <w:bottom w:val="none" w:sz="0" w:space="0" w:color="auto"/>
            <w:right w:val="none" w:sz="0" w:space="0" w:color="auto"/>
          </w:divBdr>
        </w:div>
        <w:div w:id="514882924">
          <w:marLeft w:val="640"/>
          <w:marRight w:val="0"/>
          <w:marTop w:val="0"/>
          <w:marBottom w:val="0"/>
          <w:divBdr>
            <w:top w:val="none" w:sz="0" w:space="0" w:color="auto"/>
            <w:left w:val="none" w:sz="0" w:space="0" w:color="auto"/>
            <w:bottom w:val="none" w:sz="0" w:space="0" w:color="auto"/>
            <w:right w:val="none" w:sz="0" w:space="0" w:color="auto"/>
          </w:divBdr>
        </w:div>
        <w:div w:id="515265463">
          <w:marLeft w:val="640"/>
          <w:marRight w:val="0"/>
          <w:marTop w:val="0"/>
          <w:marBottom w:val="0"/>
          <w:divBdr>
            <w:top w:val="none" w:sz="0" w:space="0" w:color="auto"/>
            <w:left w:val="none" w:sz="0" w:space="0" w:color="auto"/>
            <w:bottom w:val="none" w:sz="0" w:space="0" w:color="auto"/>
            <w:right w:val="none" w:sz="0" w:space="0" w:color="auto"/>
          </w:divBdr>
        </w:div>
        <w:div w:id="520322578">
          <w:marLeft w:val="640"/>
          <w:marRight w:val="0"/>
          <w:marTop w:val="0"/>
          <w:marBottom w:val="0"/>
          <w:divBdr>
            <w:top w:val="none" w:sz="0" w:space="0" w:color="auto"/>
            <w:left w:val="none" w:sz="0" w:space="0" w:color="auto"/>
            <w:bottom w:val="none" w:sz="0" w:space="0" w:color="auto"/>
            <w:right w:val="none" w:sz="0" w:space="0" w:color="auto"/>
          </w:divBdr>
        </w:div>
        <w:div w:id="522980459">
          <w:marLeft w:val="640"/>
          <w:marRight w:val="0"/>
          <w:marTop w:val="0"/>
          <w:marBottom w:val="0"/>
          <w:divBdr>
            <w:top w:val="none" w:sz="0" w:space="0" w:color="auto"/>
            <w:left w:val="none" w:sz="0" w:space="0" w:color="auto"/>
            <w:bottom w:val="none" w:sz="0" w:space="0" w:color="auto"/>
            <w:right w:val="none" w:sz="0" w:space="0" w:color="auto"/>
          </w:divBdr>
        </w:div>
        <w:div w:id="555745381">
          <w:marLeft w:val="640"/>
          <w:marRight w:val="0"/>
          <w:marTop w:val="0"/>
          <w:marBottom w:val="0"/>
          <w:divBdr>
            <w:top w:val="none" w:sz="0" w:space="0" w:color="auto"/>
            <w:left w:val="none" w:sz="0" w:space="0" w:color="auto"/>
            <w:bottom w:val="none" w:sz="0" w:space="0" w:color="auto"/>
            <w:right w:val="none" w:sz="0" w:space="0" w:color="auto"/>
          </w:divBdr>
        </w:div>
        <w:div w:id="558250381">
          <w:marLeft w:val="640"/>
          <w:marRight w:val="0"/>
          <w:marTop w:val="0"/>
          <w:marBottom w:val="0"/>
          <w:divBdr>
            <w:top w:val="none" w:sz="0" w:space="0" w:color="auto"/>
            <w:left w:val="none" w:sz="0" w:space="0" w:color="auto"/>
            <w:bottom w:val="none" w:sz="0" w:space="0" w:color="auto"/>
            <w:right w:val="none" w:sz="0" w:space="0" w:color="auto"/>
          </w:divBdr>
        </w:div>
        <w:div w:id="577593252">
          <w:marLeft w:val="640"/>
          <w:marRight w:val="0"/>
          <w:marTop w:val="0"/>
          <w:marBottom w:val="0"/>
          <w:divBdr>
            <w:top w:val="none" w:sz="0" w:space="0" w:color="auto"/>
            <w:left w:val="none" w:sz="0" w:space="0" w:color="auto"/>
            <w:bottom w:val="none" w:sz="0" w:space="0" w:color="auto"/>
            <w:right w:val="none" w:sz="0" w:space="0" w:color="auto"/>
          </w:divBdr>
        </w:div>
        <w:div w:id="603222377">
          <w:marLeft w:val="640"/>
          <w:marRight w:val="0"/>
          <w:marTop w:val="0"/>
          <w:marBottom w:val="0"/>
          <w:divBdr>
            <w:top w:val="none" w:sz="0" w:space="0" w:color="auto"/>
            <w:left w:val="none" w:sz="0" w:space="0" w:color="auto"/>
            <w:bottom w:val="none" w:sz="0" w:space="0" w:color="auto"/>
            <w:right w:val="none" w:sz="0" w:space="0" w:color="auto"/>
          </w:divBdr>
        </w:div>
        <w:div w:id="604119643">
          <w:marLeft w:val="640"/>
          <w:marRight w:val="0"/>
          <w:marTop w:val="0"/>
          <w:marBottom w:val="0"/>
          <w:divBdr>
            <w:top w:val="none" w:sz="0" w:space="0" w:color="auto"/>
            <w:left w:val="none" w:sz="0" w:space="0" w:color="auto"/>
            <w:bottom w:val="none" w:sz="0" w:space="0" w:color="auto"/>
            <w:right w:val="none" w:sz="0" w:space="0" w:color="auto"/>
          </w:divBdr>
        </w:div>
        <w:div w:id="608898203">
          <w:marLeft w:val="640"/>
          <w:marRight w:val="0"/>
          <w:marTop w:val="0"/>
          <w:marBottom w:val="0"/>
          <w:divBdr>
            <w:top w:val="none" w:sz="0" w:space="0" w:color="auto"/>
            <w:left w:val="none" w:sz="0" w:space="0" w:color="auto"/>
            <w:bottom w:val="none" w:sz="0" w:space="0" w:color="auto"/>
            <w:right w:val="none" w:sz="0" w:space="0" w:color="auto"/>
          </w:divBdr>
        </w:div>
        <w:div w:id="610010200">
          <w:marLeft w:val="640"/>
          <w:marRight w:val="0"/>
          <w:marTop w:val="0"/>
          <w:marBottom w:val="0"/>
          <w:divBdr>
            <w:top w:val="none" w:sz="0" w:space="0" w:color="auto"/>
            <w:left w:val="none" w:sz="0" w:space="0" w:color="auto"/>
            <w:bottom w:val="none" w:sz="0" w:space="0" w:color="auto"/>
            <w:right w:val="none" w:sz="0" w:space="0" w:color="auto"/>
          </w:divBdr>
        </w:div>
        <w:div w:id="620646358">
          <w:marLeft w:val="640"/>
          <w:marRight w:val="0"/>
          <w:marTop w:val="0"/>
          <w:marBottom w:val="0"/>
          <w:divBdr>
            <w:top w:val="none" w:sz="0" w:space="0" w:color="auto"/>
            <w:left w:val="none" w:sz="0" w:space="0" w:color="auto"/>
            <w:bottom w:val="none" w:sz="0" w:space="0" w:color="auto"/>
            <w:right w:val="none" w:sz="0" w:space="0" w:color="auto"/>
          </w:divBdr>
        </w:div>
        <w:div w:id="625938369">
          <w:marLeft w:val="640"/>
          <w:marRight w:val="0"/>
          <w:marTop w:val="0"/>
          <w:marBottom w:val="0"/>
          <w:divBdr>
            <w:top w:val="none" w:sz="0" w:space="0" w:color="auto"/>
            <w:left w:val="none" w:sz="0" w:space="0" w:color="auto"/>
            <w:bottom w:val="none" w:sz="0" w:space="0" w:color="auto"/>
            <w:right w:val="none" w:sz="0" w:space="0" w:color="auto"/>
          </w:divBdr>
        </w:div>
        <w:div w:id="634874248">
          <w:marLeft w:val="640"/>
          <w:marRight w:val="0"/>
          <w:marTop w:val="0"/>
          <w:marBottom w:val="0"/>
          <w:divBdr>
            <w:top w:val="none" w:sz="0" w:space="0" w:color="auto"/>
            <w:left w:val="none" w:sz="0" w:space="0" w:color="auto"/>
            <w:bottom w:val="none" w:sz="0" w:space="0" w:color="auto"/>
            <w:right w:val="none" w:sz="0" w:space="0" w:color="auto"/>
          </w:divBdr>
        </w:div>
        <w:div w:id="724067008">
          <w:marLeft w:val="640"/>
          <w:marRight w:val="0"/>
          <w:marTop w:val="0"/>
          <w:marBottom w:val="0"/>
          <w:divBdr>
            <w:top w:val="none" w:sz="0" w:space="0" w:color="auto"/>
            <w:left w:val="none" w:sz="0" w:space="0" w:color="auto"/>
            <w:bottom w:val="none" w:sz="0" w:space="0" w:color="auto"/>
            <w:right w:val="none" w:sz="0" w:space="0" w:color="auto"/>
          </w:divBdr>
        </w:div>
        <w:div w:id="750388934">
          <w:marLeft w:val="640"/>
          <w:marRight w:val="0"/>
          <w:marTop w:val="0"/>
          <w:marBottom w:val="0"/>
          <w:divBdr>
            <w:top w:val="none" w:sz="0" w:space="0" w:color="auto"/>
            <w:left w:val="none" w:sz="0" w:space="0" w:color="auto"/>
            <w:bottom w:val="none" w:sz="0" w:space="0" w:color="auto"/>
            <w:right w:val="none" w:sz="0" w:space="0" w:color="auto"/>
          </w:divBdr>
        </w:div>
        <w:div w:id="782653566">
          <w:marLeft w:val="640"/>
          <w:marRight w:val="0"/>
          <w:marTop w:val="0"/>
          <w:marBottom w:val="0"/>
          <w:divBdr>
            <w:top w:val="none" w:sz="0" w:space="0" w:color="auto"/>
            <w:left w:val="none" w:sz="0" w:space="0" w:color="auto"/>
            <w:bottom w:val="none" w:sz="0" w:space="0" w:color="auto"/>
            <w:right w:val="none" w:sz="0" w:space="0" w:color="auto"/>
          </w:divBdr>
        </w:div>
        <w:div w:id="793132535">
          <w:marLeft w:val="640"/>
          <w:marRight w:val="0"/>
          <w:marTop w:val="0"/>
          <w:marBottom w:val="0"/>
          <w:divBdr>
            <w:top w:val="none" w:sz="0" w:space="0" w:color="auto"/>
            <w:left w:val="none" w:sz="0" w:space="0" w:color="auto"/>
            <w:bottom w:val="none" w:sz="0" w:space="0" w:color="auto"/>
            <w:right w:val="none" w:sz="0" w:space="0" w:color="auto"/>
          </w:divBdr>
        </w:div>
        <w:div w:id="804733542">
          <w:marLeft w:val="640"/>
          <w:marRight w:val="0"/>
          <w:marTop w:val="0"/>
          <w:marBottom w:val="0"/>
          <w:divBdr>
            <w:top w:val="none" w:sz="0" w:space="0" w:color="auto"/>
            <w:left w:val="none" w:sz="0" w:space="0" w:color="auto"/>
            <w:bottom w:val="none" w:sz="0" w:space="0" w:color="auto"/>
            <w:right w:val="none" w:sz="0" w:space="0" w:color="auto"/>
          </w:divBdr>
        </w:div>
        <w:div w:id="809322794">
          <w:marLeft w:val="640"/>
          <w:marRight w:val="0"/>
          <w:marTop w:val="0"/>
          <w:marBottom w:val="0"/>
          <w:divBdr>
            <w:top w:val="none" w:sz="0" w:space="0" w:color="auto"/>
            <w:left w:val="none" w:sz="0" w:space="0" w:color="auto"/>
            <w:bottom w:val="none" w:sz="0" w:space="0" w:color="auto"/>
            <w:right w:val="none" w:sz="0" w:space="0" w:color="auto"/>
          </w:divBdr>
        </w:div>
        <w:div w:id="815028220">
          <w:marLeft w:val="640"/>
          <w:marRight w:val="0"/>
          <w:marTop w:val="0"/>
          <w:marBottom w:val="0"/>
          <w:divBdr>
            <w:top w:val="none" w:sz="0" w:space="0" w:color="auto"/>
            <w:left w:val="none" w:sz="0" w:space="0" w:color="auto"/>
            <w:bottom w:val="none" w:sz="0" w:space="0" w:color="auto"/>
            <w:right w:val="none" w:sz="0" w:space="0" w:color="auto"/>
          </w:divBdr>
        </w:div>
        <w:div w:id="835850762">
          <w:marLeft w:val="640"/>
          <w:marRight w:val="0"/>
          <w:marTop w:val="0"/>
          <w:marBottom w:val="0"/>
          <w:divBdr>
            <w:top w:val="none" w:sz="0" w:space="0" w:color="auto"/>
            <w:left w:val="none" w:sz="0" w:space="0" w:color="auto"/>
            <w:bottom w:val="none" w:sz="0" w:space="0" w:color="auto"/>
            <w:right w:val="none" w:sz="0" w:space="0" w:color="auto"/>
          </w:divBdr>
        </w:div>
        <w:div w:id="860781786">
          <w:marLeft w:val="640"/>
          <w:marRight w:val="0"/>
          <w:marTop w:val="0"/>
          <w:marBottom w:val="0"/>
          <w:divBdr>
            <w:top w:val="none" w:sz="0" w:space="0" w:color="auto"/>
            <w:left w:val="none" w:sz="0" w:space="0" w:color="auto"/>
            <w:bottom w:val="none" w:sz="0" w:space="0" w:color="auto"/>
            <w:right w:val="none" w:sz="0" w:space="0" w:color="auto"/>
          </w:divBdr>
        </w:div>
        <w:div w:id="924412440">
          <w:marLeft w:val="640"/>
          <w:marRight w:val="0"/>
          <w:marTop w:val="0"/>
          <w:marBottom w:val="0"/>
          <w:divBdr>
            <w:top w:val="none" w:sz="0" w:space="0" w:color="auto"/>
            <w:left w:val="none" w:sz="0" w:space="0" w:color="auto"/>
            <w:bottom w:val="none" w:sz="0" w:space="0" w:color="auto"/>
            <w:right w:val="none" w:sz="0" w:space="0" w:color="auto"/>
          </w:divBdr>
        </w:div>
        <w:div w:id="943734263">
          <w:marLeft w:val="640"/>
          <w:marRight w:val="0"/>
          <w:marTop w:val="0"/>
          <w:marBottom w:val="0"/>
          <w:divBdr>
            <w:top w:val="none" w:sz="0" w:space="0" w:color="auto"/>
            <w:left w:val="none" w:sz="0" w:space="0" w:color="auto"/>
            <w:bottom w:val="none" w:sz="0" w:space="0" w:color="auto"/>
            <w:right w:val="none" w:sz="0" w:space="0" w:color="auto"/>
          </w:divBdr>
        </w:div>
        <w:div w:id="944922609">
          <w:marLeft w:val="640"/>
          <w:marRight w:val="0"/>
          <w:marTop w:val="0"/>
          <w:marBottom w:val="0"/>
          <w:divBdr>
            <w:top w:val="none" w:sz="0" w:space="0" w:color="auto"/>
            <w:left w:val="none" w:sz="0" w:space="0" w:color="auto"/>
            <w:bottom w:val="none" w:sz="0" w:space="0" w:color="auto"/>
            <w:right w:val="none" w:sz="0" w:space="0" w:color="auto"/>
          </w:divBdr>
        </w:div>
        <w:div w:id="950937693">
          <w:marLeft w:val="640"/>
          <w:marRight w:val="0"/>
          <w:marTop w:val="0"/>
          <w:marBottom w:val="0"/>
          <w:divBdr>
            <w:top w:val="none" w:sz="0" w:space="0" w:color="auto"/>
            <w:left w:val="none" w:sz="0" w:space="0" w:color="auto"/>
            <w:bottom w:val="none" w:sz="0" w:space="0" w:color="auto"/>
            <w:right w:val="none" w:sz="0" w:space="0" w:color="auto"/>
          </w:divBdr>
        </w:div>
        <w:div w:id="971255514">
          <w:marLeft w:val="640"/>
          <w:marRight w:val="0"/>
          <w:marTop w:val="0"/>
          <w:marBottom w:val="0"/>
          <w:divBdr>
            <w:top w:val="none" w:sz="0" w:space="0" w:color="auto"/>
            <w:left w:val="none" w:sz="0" w:space="0" w:color="auto"/>
            <w:bottom w:val="none" w:sz="0" w:space="0" w:color="auto"/>
            <w:right w:val="none" w:sz="0" w:space="0" w:color="auto"/>
          </w:divBdr>
        </w:div>
        <w:div w:id="993529001">
          <w:marLeft w:val="640"/>
          <w:marRight w:val="0"/>
          <w:marTop w:val="0"/>
          <w:marBottom w:val="0"/>
          <w:divBdr>
            <w:top w:val="none" w:sz="0" w:space="0" w:color="auto"/>
            <w:left w:val="none" w:sz="0" w:space="0" w:color="auto"/>
            <w:bottom w:val="none" w:sz="0" w:space="0" w:color="auto"/>
            <w:right w:val="none" w:sz="0" w:space="0" w:color="auto"/>
          </w:divBdr>
        </w:div>
        <w:div w:id="999773617">
          <w:marLeft w:val="640"/>
          <w:marRight w:val="0"/>
          <w:marTop w:val="0"/>
          <w:marBottom w:val="0"/>
          <w:divBdr>
            <w:top w:val="none" w:sz="0" w:space="0" w:color="auto"/>
            <w:left w:val="none" w:sz="0" w:space="0" w:color="auto"/>
            <w:bottom w:val="none" w:sz="0" w:space="0" w:color="auto"/>
            <w:right w:val="none" w:sz="0" w:space="0" w:color="auto"/>
          </w:divBdr>
        </w:div>
        <w:div w:id="1028070354">
          <w:marLeft w:val="640"/>
          <w:marRight w:val="0"/>
          <w:marTop w:val="0"/>
          <w:marBottom w:val="0"/>
          <w:divBdr>
            <w:top w:val="none" w:sz="0" w:space="0" w:color="auto"/>
            <w:left w:val="none" w:sz="0" w:space="0" w:color="auto"/>
            <w:bottom w:val="none" w:sz="0" w:space="0" w:color="auto"/>
            <w:right w:val="none" w:sz="0" w:space="0" w:color="auto"/>
          </w:divBdr>
        </w:div>
        <w:div w:id="1030452350">
          <w:marLeft w:val="640"/>
          <w:marRight w:val="0"/>
          <w:marTop w:val="0"/>
          <w:marBottom w:val="0"/>
          <w:divBdr>
            <w:top w:val="none" w:sz="0" w:space="0" w:color="auto"/>
            <w:left w:val="none" w:sz="0" w:space="0" w:color="auto"/>
            <w:bottom w:val="none" w:sz="0" w:space="0" w:color="auto"/>
            <w:right w:val="none" w:sz="0" w:space="0" w:color="auto"/>
          </w:divBdr>
        </w:div>
        <w:div w:id="1054618373">
          <w:marLeft w:val="640"/>
          <w:marRight w:val="0"/>
          <w:marTop w:val="0"/>
          <w:marBottom w:val="0"/>
          <w:divBdr>
            <w:top w:val="none" w:sz="0" w:space="0" w:color="auto"/>
            <w:left w:val="none" w:sz="0" w:space="0" w:color="auto"/>
            <w:bottom w:val="none" w:sz="0" w:space="0" w:color="auto"/>
            <w:right w:val="none" w:sz="0" w:space="0" w:color="auto"/>
          </w:divBdr>
        </w:div>
        <w:div w:id="1121612491">
          <w:marLeft w:val="640"/>
          <w:marRight w:val="0"/>
          <w:marTop w:val="0"/>
          <w:marBottom w:val="0"/>
          <w:divBdr>
            <w:top w:val="none" w:sz="0" w:space="0" w:color="auto"/>
            <w:left w:val="none" w:sz="0" w:space="0" w:color="auto"/>
            <w:bottom w:val="none" w:sz="0" w:space="0" w:color="auto"/>
            <w:right w:val="none" w:sz="0" w:space="0" w:color="auto"/>
          </w:divBdr>
        </w:div>
        <w:div w:id="1135441774">
          <w:marLeft w:val="640"/>
          <w:marRight w:val="0"/>
          <w:marTop w:val="0"/>
          <w:marBottom w:val="0"/>
          <w:divBdr>
            <w:top w:val="none" w:sz="0" w:space="0" w:color="auto"/>
            <w:left w:val="none" w:sz="0" w:space="0" w:color="auto"/>
            <w:bottom w:val="none" w:sz="0" w:space="0" w:color="auto"/>
            <w:right w:val="none" w:sz="0" w:space="0" w:color="auto"/>
          </w:divBdr>
        </w:div>
        <w:div w:id="1205214063">
          <w:marLeft w:val="640"/>
          <w:marRight w:val="0"/>
          <w:marTop w:val="0"/>
          <w:marBottom w:val="0"/>
          <w:divBdr>
            <w:top w:val="none" w:sz="0" w:space="0" w:color="auto"/>
            <w:left w:val="none" w:sz="0" w:space="0" w:color="auto"/>
            <w:bottom w:val="none" w:sz="0" w:space="0" w:color="auto"/>
            <w:right w:val="none" w:sz="0" w:space="0" w:color="auto"/>
          </w:divBdr>
        </w:div>
        <w:div w:id="1216431821">
          <w:marLeft w:val="640"/>
          <w:marRight w:val="0"/>
          <w:marTop w:val="0"/>
          <w:marBottom w:val="0"/>
          <w:divBdr>
            <w:top w:val="none" w:sz="0" w:space="0" w:color="auto"/>
            <w:left w:val="none" w:sz="0" w:space="0" w:color="auto"/>
            <w:bottom w:val="none" w:sz="0" w:space="0" w:color="auto"/>
            <w:right w:val="none" w:sz="0" w:space="0" w:color="auto"/>
          </w:divBdr>
        </w:div>
        <w:div w:id="1235312135">
          <w:marLeft w:val="640"/>
          <w:marRight w:val="0"/>
          <w:marTop w:val="0"/>
          <w:marBottom w:val="0"/>
          <w:divBdr>
            <w:top w:val="none" w:sz="0" w:space="0" w:color="auto"/>
            <w:left w:val="none" w:sz="0" w:space="0" w:color="auto"/>
            <w:bottom w:val="none" w:sz="0" w:space="0" w:color="auto"/>
            <w:right w:val="none" w:sz="0" w:space="0" w:color="auto"/>
          </w:divBdr>
        </w:div>
        <w:div w:id="1298681489">
          <w:marLeft w:val="640"/>
          <w:marRight w:val="0"/>
          <w:marTop w:val="0"/>
          <w:marBottom w:val="0"/>
          <w:divBdr>
            <w:top w:val="none" w:sz="0" w:space="0" w:color="auto"/>
            <w:left w:val="none" w:sz="0" w:space="0" w:color="auto"/>
            <w:bottom w:val="none" w:sz="0" w:space="0" w:color="auto"/>
            <w:right w:val="none" w:sz="0" w:space="0" w:color="auto"/>
          </w:divBdr>
        </w:div>
        <w:div w:id="1301613945">
          <w:marLeft w:val="640"/>
          <w:marRight w:val="0"/>
          <w:marTop w:val="0"/>
          <w:marBottom w:val="0"/>
          <w:divBdr>
            <w:top w:val="none" w:sz="0" w:space="0" w:color="auto"/>
            <w:left w:val="none" w:sz="0" w:space="0" w:color="auto"/>
            <w:bottom w:val="none" w:sz="0" w:space="0" w:color="auto"/>
            <w:right w:val="none" w:sz="0" w:space="0" w:color="auto"/>
          </w:divBdr>
        </w:div>
        <w:div w:id="1322852825">
          <w:marLeft w:val="640"/>
          <w:marRight w:val="0"/>
          <w:marTop w:val="0"/>
          <w:marBottom w:val="0"/>
          <w:divBdr>
            <w:top w:val="none" w:sz="0" w:space="0" w:color="auto"/>
            <w:left w:val="none" w:sz="0" w:space="0" w:color="auto"/>
            <w:bottom w:val="none" w:sz="0" w:space="0" w:color="auto"/>
            <w:right w:val="none" w:sz="0" w:space="0" w:color="auto"/>
          </w:divBdr>
        </w:div>
        <w:div w:id="1346395428">
          <w:marLeft w:val="640"/>
          <w:marRight w:val="0"/>
          <w:marTop w:val="0"/>
          <w:marBottom w:val="0"/>
          <w:divBdr>
            <w:top w:val="none" w:sz="0" w:space="0" w:color="auto"/>
            <w:left w:val="none" w:sz="0" w:space="0" w:color="auto"/>
            <w:bottom w:val="none" w:sz="0" w:space="0" w:color="auto"/>
            <w:right w:val="none" w:sz="0" w:space="0" w:color="auto"/>
          </w:divBdr>
        </w:div>
        <w:div w:id="1378896897">
          <w:marLeft w:val="640"/>
          <w:marRight w:val="0"/>
          <w:marTop w:val="0"/>
          <w:marBottom w:val="0"/>
          <w:divBdr>
            <w:top w:val="none" w:sz="0" w:space="0" w:color="auto"/>
            <w:left w:val="none" w:sz="0" w:space="0" w:color="auto"/>
            <w:bottom w:val="none" w:sz="0" w:space="0" w:color="auto"/>
            <w:right w:val="none" w:sz="0" w:space="0" w:color="auto"/>
          </w:divBdr>
        </w:div>
        <w:div w:id="1405296041">
          <w:marLeft w:val="640"/>
          <w:marRight w:val="0"/>
          <w:marTop w:val="0"/>
          <w:marBottom w:val="0"/>
          <w:divBdr>
            <w:top w:val="none" w:sz="0" w:space="0" w:color="auto"/>
            <w:left w:val="none" w:sz="0" w:space="0" w:color="auto"/>
            <w:bottom w:val="none" w:sz="0" w:space="0" w:color="auto"/>
            <w:right w:val="none" w:sz="0" w:space="0" w:color="auto"/>
          </w:divBdr>
        </w:div>
        <w:div w:id="1408990708">
          <w:marLeft w:val="640"/>
          <w:marRight w:val="0"/>
          <w:marTop w:val="0"/>
          <w:marBottom w:val="0"/>
          <w:divBdr>
            <w:top w:val="none" w:sz="0" w:space="0" w:color="auto"/>
            <w:left w:val="none" w:sz="0" w:space="0" w:color="auto"/>
            <w:bottom w:val="none" w:sz="0" w:space="0" w:color="auto"/>
            <w:right w:val="none" w:sz="0" w:space="0" w:color="auto"/>
          </w:divBdr>
        </w:div>
        <w:div w:id="1413548818">
          <w:marLeft w:val="640"/>
          <w:marRight w:val="0"/>
          <w:marTop w:val="0"/>
          <w:marBottom w:val="0"/>
          <w:divBdr>
            <w:top w:val="none" w:sz="0" w:space="0" w:color="auto"/>
            <w:left w:val="none" w:sz="0" w:space="0" w:color="auto"/>
            <w:bottom w:val="none" w:sz="0" w:space="0" w:color="auto"/>
            <w:right w:val="none" w:sz="0" w:space="0" w:color="auto"/>
          </w:divBdr>
        </w:div>
        <w:div w:id="1422138035">
          <w:marLeft w:val="640"/>
          <w:marRight w:val="0"/>
          <w:marTop w:val="0"/>
          <w:marBottom w:val="0"/>
          <w:divBdr>
            <w:top w:val="none" w:sz="0" w:space="0" w:color="auto"/>
            <w:left w:val="none" w:sz="0" w:space="0" w:color="auto"/>
            <w:bottom w:val="none" w:sz="0" w:space="0" w:color="auto"/>
            <w:right w:val="none" w:sz="0" w:space="0" w:color="auto"/>
          </w:divBdr>
        </w:div>
        <w:div w:id="1486583375">
          <w:marLeft w:val="640"/>
          <w:marRight w:val="0"/>
          <w:marTop w:val="0"/>
          <w:marBottom w:val="0"/>
          <w:divBdr>
            <w:top w:val="none" w:sz="0" w:space="0" w:color="auto"/>
            <w:left w:val="none" w:sz="0" w:space="0" w:color="auto"/>
            <w:bottom w:val="none" w:sz="0" w:space="0" w:color="auto"/>
            <w:right w:val="none" w:sz="0" w:space="0" w:color="auto"/>
          </w:divBdr>
        </w:div>
        <w:div w:id="1535927601">
          <w:marLeft w:val="640"/>
          <w:marRight w:val="0"/>
          <w:marTop w:val="0"/>
          <w:marBottom w:val="0"/>
          <w:divBdr>
            <w:top w:val="none" w:sz="0" w:space="0" w:color="auto"/>
            <w:left w:val="none" w:sz="0" w:space="0" w:color="auto"/>
            <w:bottom w:val="none" w:sz="0" w:space="0" w:color="auto"/>
            <w:right w:val="none" w:sz="0" w:space="0" w:color="auto"/>
          </w:divBdr>
        </w:div>
        <w:div w:id="1546212870">
          <w:marLeft w:val="640"/>
          <w:marRight w:val="0"/>
          <w:marTop w:val="0"/>
          <w:marBottom w:val="0"/>
          <w:divBdr>
            <w:top w:val="none" w:sz="0" w:space="0" w:color="auto"/>
            <w:left w:val="none" w:sz="0" w:space="0" w:color="auto"/>
            <w:bottom w:val="none" w:sz="0" w:space="0" w:color="auto"/>
            <w:right w:val="none" w:sz="0" w:space="0" w:color="auto"/>
          </w:divBdr>
        </w:div>
        <w:div w:id="1556164646">
          <w:marLeft w:val="640"/>
          <w:marRight w:val="0"/>
          <w:marTop w:val="0"/>
          <w:marBottom w:val="0"/>
          <w:divBdr>
            <w:top w:val="none" w:sz="0" w:space="0" w:color="auto"/>
            <w:left w:val="none" w:sz="0" w:space="0" w:color="auto"/>
            <w:bottom w:val="none" w:sz="0" w:space="0" w:color="auto"/>
            <w:right w:val="none" w:sz="0" w:space="0" w:color="auto"/>
          </w:divBdr>
        </w:div>
        <w:div w:id="1605189543">
          <w:marLeft w:val="640"/>
          <w:marRight w:val="0"/>
          <w:marTop w:val="0"/>
          <w:marBottom w:val="0"/>
          <w:divBdr>
            <w:top w:val="none" w:sz="0" w:space="0" w:color="auto"/>
            <w:left w:val="none" w:sz="0" w:space="0" w:color="auto"/>
            <w:bottom w:val="none" w:sz="0" w:space="0" w:color="auto"/>
            <w:right w:val="none" w:sz="0" w:space="0" w:color="auto"/>
          </w:divBdr>
        </w:div>
        <w:div w:id="1627852077">
          <w:marLeft w:val="640"/>
          <w:marRight w:val="0"/>
          <w:marTop w:val="0"/>
          <w:marBottom w:val="0"/>
          <w:divBdr>
            <w:top w:val="none" w:sz="0" w:space="0" w:color="auto"/>
            <w:left w:val="none" w:sz="0" w:space="0" w:color="auto"/>
            <w:bottom w:val="none" w:sz="0" w:space="0" w:color="auto"/>
            <w:right w:val="none" w:sz="0" w:space="0" w:color="auto"/>
          </w:divBdr>
        </w:div>
        <w:div w:id="1661037988">
          <w:marLeft w:val="640"/>
          <w:marRight w:val="0"/>
          <w:marTop w:val="0"/>
          <w:marBottom w:val="0"/>
          <w:divBdr>
            <w:top w:val="none" w:sz="0" w:space="0" w:color="auto"/>
            <w:left w:val="none" w:sz="0" w:space="0" w:color="auto"/>
            <w:bottom w:val="none" w:sz="0" w:space="0" w:color="auto"/>
            <w:right w:val="none" w:sz="0" w:space="0" w:color="auto"/>
          </w:divBdr>
        </w:div>
        <w:div w:id="1671057591">
          <w:marLeft w:val="640"/>
          <w:marRight w:val="0"/>
          <w:marTop w:val="0"/>
          <w:marBottom w:val="0"/>
          <w:divBdr>
            <w:top w:val="none" w:sz="0" w:space="0" w:color="auto"/>
            <w:left w:val="none" w:sz="0" w:space="0" w:color="auto"/>
            <w:bottom w:val="none" w:sz="0" w:space="0" w:color="auto"/>
            <w:right w:val="none" w:sz="0" w:space="0" w:color="auto"/>
          </w:divBdr>
        </w:div>
        <w:div w:id="1699813156">
          <w:marLeft w:val="640"/>
          <w:marRight w:val="0"/>
          <w:marTop w:val="0"/>
          <w:marBottom w:val="0"/>
          <w:divBdr>
            <w:top w:val="none" w:sz="0" w:space="0" w:color="auto"/>
            <w:left w:val="none" w:sz="0" w:space="0" w:color="auto"/>
            <w:bottom w:val="none" w:sz="0" w:space="0" w:color="auto"/>
            <w:right w:val="none" w:sz="0" w:space="0" w:color="auto"/>
          </w:divBdr>
        </w:div>
        <w:div w:id="1708331740">
          <w:marLeft w:val="640"/>
          <w:marRight w:val="0"/>
          <w:marTop w:val="0"/>
          <w:marBottom w:val="0"/>
          <w:divBdr>
            <w:top w:val="none" w:sz="0" w:space="0" w:color="auto"/>
            <w:left w:val="none" w:sz="0" w:space="0" w:color="auto"/>
            <w:bottom w:val="none" w:sz="0" w:space="0" w:color="auto"/>
            <w:right w:val="none" w:sz="0" w:space="0" w:color="auto"/>
          </w:divBdr>
        </w:div>
        <w:div w:id="1714843872">
          <w:marLeft w:val="640"/>
          <w:marRight w:val="0"/>
          <w:marTop w:val="0"/>
          <w:marBottom w:val="0"/>
          <w:divBdr>
            <w:top w:val="none" w:sz="0" w:space="0" w:color="auto"/>
            <w:left w:val="none" w:sz="0" w:space="0" w:color="auto"/>
            <w:bottom w:val="none" w:sz="0" w:space="0" w:color="auto"/>
            <w:right w:val="none" w:sz="0" w:space="0" w:color="auto"/>
          </w:divBdr>
        </w:div>
        <w:div w:id="1778214655">
          <w:marLeft w:val="640"/>
          <w:marRight w:val="0"/>
          <w:marTop w:val="0"/>
          <w:marBottom w:val="0"/>
          <w:divBdr>
            <w:top w:val="none" w:sz="0" w:space="0" w:color="auto"/>
            <w:left w:val="none" w:sz="0" w:space="0" w:color="auto"/>
            <w:bottom w:val="none" w:sz="0" w:space="0" w:color="auto"/>
            <w:right w:val="none" w:sz="0" w:space="0" w:color="auto"/>
          </w:divBdr>
        </w:div>
        <w:div w:id="1816099354">
          <w:marLeft w:val="640"/>
          <w:marRight w:val="0"/>
          <w:marTop w:val="0"/>
          <w:marBottom w:val="0"/>
          <w:divBdr>
            <w:top w:val="none" w:sz="0" w:space="0" w:color="auto"/>
            <w:left w:val="none" w:sz="0" w:space="0" w:color="auto"/>
            <w:bottom w:val="none" w:sz="0" w:space="0" w:color="auto"/>
            <w:right w:val="none" w:sz="0" w:space="0" w:color="auto"/>
          </w:divBdr>
        </w:div>
        <w:div w:id="1824085183">
          <w:marLeft w:val="640"/>
          <w:marRight w:val="0"/>
          <w:marTop w:val="0"/>
          <w:marBottom w:val="0"/>
          <w:divBdr>
            <w:top w:val="none" w:sz="0" w:space="0" w:color="auto"/>
            <w:left w:val="none" w:sz="0" w:space="0" w:color="auto"/>
            <w:bottom w:val="none" w:sz="0" w:space="0" w:color="auto"/>
            <w:right w:val="none" w:sz="0" w:space="0" w:color="auto"/>
          </w:divBdr>
        </w:div>
        <w:div w:id="1841657172">
          <w:marLeft w:val="640"/>
          <w:marRight w:val="0"/>
          <w:marTop w:val="0"/>
          <w:marBottom w:val="0"/>
          <w:divBdr>
            <w:top w:val="none" w:sz="0" w:space="0" w:color="auto"/>
            <w:left w:val="none" w:sz="0" w:space="0" w:color="auto"/>
            <w:bottom w:val="none" w:sz="0" w:space="0" w:color="auto"/>
            <w:right w:val="none" w:sz="0" w:space="0" w:color="auto"/>
          </w:divBdr>
        </w:div>
        <w:div w:id="1871335659">
          <w:marLeft w:val="640"/>
          <w:marRight w:val="0"/>
          <w:marTop w:val="0"/>
          <w:marBottom w:val="0"/>
          <w:divBdr>
            <w:top w:val="none" w:sz="0" w:space="0" w:color="auto"/>
            <w:left w:val="none" w:sz="0" w:space="0" w:color="auto"/>
            <w:bottom w:val="none" w:sz="0" w:space="0" w:color="auto"/>
            <w:right w:val="none" w:sz="0" w:space="0" w:color="auto"/>
          </w:divBdr>
        </w:div>
        <w:div w:id="1884755623">
          <w:marLeft w:val="640"/>
          <w:marRight w:val="0"/>
          <w:marTop w:val="0"/>
          <w:marBottom w:val="0"/>
          <w:divBdr>
            <w:top w:val="none" w:sz="0" w:space="0" w:color="auto"/>
            <w:left w:val="none" w:sz="0" w:space="0" w:color="auto"/>
            <w:bottom w:val="none" w:sz="0" w:space="0" w:color="auto"/>
            <w:right w:val="none" w:sz="0" w:space="0" w:color="auto"/>
          </w:divBdr>
        </w:div>
        <w:div w:id="1913275253">
          <w:marLeft w:val="640"/>
          <w:marRight w:val="0"/>
          <w:marTop w:val="0"/>
          <w:marBottom w:val="0"/>
          <w:divBdr>
            <w:top w:val="none" w:sz="0" w:space="0" w:color="auto"/>
            <w:left w:val="none" w:sz="0" w:space="0" w:color="auto"/>
            <w:bottom w:val="none" w:sz="0" w:space="0" w:color="auto"/>
            <w:right w:val="none" w:sz="0" w:space="0" w:color="auto"/>
          </w:divBdr>
        </w:div>
        <w:div w:id="1958175975">
          <w:marLeft w:val="640"/>
          <w:marRight w:val="0"/>
          <w:marTop w:val="0"/>
          <w:marBottom w:val="0"/>
          <w:divBdr>
            <w:top w:val="none" w:sz="0" w:space="0" w:color="auto"/>
            <w:left w:val="none" w:sz="0" w:space="0" w:color="auto"/>
            <w:bottom w:val="none" w:sz="0" w:space="0" w:color="auto"/>
            <w:right w:val="none" w:sz="0" w:space="0" w:color="auto"/>
          </w:divBdr>
        </w:div>
        <w:div w:id="1965696123">
          <w:marLeft w:val="640"/>
          <w:marRight w:val="0"/>
          <w:marTop w:val="0"/>
          <w:marBottom w:val="0"/>
          <w:divBdr>
            <w:top w:val="none" w:sz="0" w:space="0" w:color="auto"/>
            <w:left w:val="none" w:sz="0" w:space="0" w:color="auto"/>
            <w:bottom w:val="none" w:sz="0" w:space="0" w:color="auto"/>
            <w:right w:val="none" w:sz="0" w:space="0" w:color="auto"/>
          </w:divBdr>
        </w:div>
        <w:div w:id="1969702224">
          <w:marLeft w:val="640"/>
          <w:marRight w:val="0"/>
          <w:marTop w:val="0"/>
          <w:marBottom w:val="0"/>
          <w:divBdr>
            <w:top w:val="none" w:sz="0" w:space="0" w:color="auto"/>
            <w:left w:val="none" w:sz="0" w:space="0" w:color="auto"/>
            <w:bottom w:val="none" w:sz="0" w:space="0" w:color="auto"/>
            <w:right w:val="none" w:sz="0" w:space="0" w:color="auto"/>
          </w:divBdr>
        </w:div>
        <w:div w:id="1974023400">
          <w:marLeft w:val="640"/>
          <w:marRight w:val="0"/>
          <w:marTop w:val="0"/>
          <w:marBottom w:val="0"/>
          <w:divBdr>
            <w:top w:val="none" w:sz="0" w:space="0" w:color="auto"/>
            <w:left w:val="none" w:sz="0" w:space="0" w:color="auto"/>
            <w:bottom w:val="none" w:sz="0" w:space="0" w:color="auto"/>
            <w:right w:val="none" w:sz="0" w:space="0" w:color="auto"/>
          </w:divBdr>
        </w:div>
        <w:div w:id="1974483169">
          <w:marLeft w:val="640"/>
          <w:marRight w:val="0"/>
          <w:marTop w:val="0"/>
          <w:marBottom w:val="0"/>
          <w:divBdr>
            <w:top w:val="none" w:sz="0" w:space="0" w:color="auto"/>
            <w:left w:val="none" w:sz="0" w:space="0" w:color="auto"/>
            <w:bottom w:val="none" w:sz="0" w:space="0" w:color="auto"/>
            <w:right w:val="none" w:sz="0" w:space="0" w:color="auto"/>
          </w:divBdr>
        </w:div>
        <w:div w:id="1986396998">
          <w:marLeft w:val="640"/>
          <w:marRight w:val="0"/>
          <w:marTop w:val="0"/>
          <w:marBottom w:val="0"/>
          <w:divBdr>
            <w:top w:val="none" w:sz="0" w:space="0" w:color="auto"/>
            <w:left w:val="none" w:sz="0" w:space="0" w:color="auto"/>
            <w:bottom w:val="none" w:sz="0" w:space="0" w:color="auto"/>
            <w:right w:val="none" w:sz="0" w:space="0" w:color="auto"/>
          </w:divBdr>
        </w:div>
        <w:div w:id="1995375972">
          <w:marLeft w:val="640"/>
          <w:marRight w:val="0"/>
          <w:marTop w:val="0"/>
          <w:marBottom w:val="0"/>
          <w:divBdr>
            <w:top w:val="none" w:sz="0" w:space="0" w:color="auto"/>
            <w:left w:val="none" w:sz="0" w:space="0" w:color="auto"/>
            <w:bottom w:val="none" w:sz="0" w:space="0" w:color="auto"/>
            <w:right w:val="none" w:sz="0" w:space="0" w:color="auto"/>
          </w:divBdr>
        </w:div>
        <w:div w:id="2004115664">
          <w:marLeft w:val="640"/>
          <w:marRight w:val="0"/>
          <w:marTop w:val="0"/>
          <w:marBottom w:val="0"/>
          <w:divBdr>
            <w:top w:val="none" w:sz="0" w:space="0" w:color="auto"/>
            <w:left w:val="none" w:sz="0" w:space="0" w:color="auto"/>
            <w:bottom w:val="none" w:sz="0" w:space="0" w:color="auto"/>
            <w:right w:val="none" w:sz="0" w:space="0" w:color="auto"/>
          </w:divBdr>
        </w:div>
        <w:div w:id="2031028201">
          <w:marLeft w:val="640"/>
          <w:marRight w:val="0"/>
          <w:marTop w:val="0"/>
          <w:marBottom w:val="0"/>
          <w:divBdr>
            <w:top w:val="none" w:sz="0" w:space="0" w:color="auto"/>
            <w:left w:val="none" w:sz="0" w:space="0" w:color="auto"/>
            <w:bottom w:val="none" w:sz="0" w:space="0" w:color="auto"/>
            <w:right w:val="none" w:sz="0" w:space="0" w:color="auto"/>
          </w:divBdr>
        </w:div>
        <w:div w:id="2038432112">
          <w:marLeft w:val="640"/>
          <w:marRight w:val="0"/>
          <w:marTop w:val="0"/>
          <w:marBottom w:val="0"/>
          <w:divBdr>
            <w:top w:val="none" w:sz="0" w:space="0" w:color="auto"/>
            <w:left w:val="none" w:sz="0" w:space="0" w:color="auto"/>
            <w:bottom w:val="none" w:sz="0" w:space="0" w:color="auto"/>
            <w:right w:val="none" w:sz="0" w:space="0" w:color="auto"/>
          </w:divBdr>
        </w:div>
        <w:div w:id="2045521761">
          <w:marLeft w:val="640"/>
          <w:marRight w:val="0"/>
          <w:marTop w:val="0"/>
          <w:marBottom w:val="0"/>
          <w:divBdr>
            <w:top w:val="none" w:sz="0" w:space="0" w:color="auto"/>
            <w:left w:val="none" w:sz="0" w:space="0" w:color="auto"/>
            <w:bottom w:val="none" w:sz="0" w:space="0" w:color="auto"/>
            <w:right w:val="none" w:sz="0" w:space="0" w:color="auto"/>
          </w:divBdr>
        </w:div>
        <w:div w:id="2049644927">
          <w:marLeft w:val="640"/>
          <w:marRight w:val="0"/>
          <w:marTop w:val="0"/>
          <w:marBottom w:val="0"/>
          <w:divBdr>
            <w:top w:val="none" w:sz="0" w:space="0" w:color="auto"/>
            <w:left w:val="none" w:sz="0" w:space="0" w:color="auto"/>
            <w:bottom w:val="none" w:sz="0" w:space="0" w:color="auto"/>
            <w:right w:val="none" w:sz="0" w:space="0" w:color="auto"/>
          </w:divBdr>
        </w:div>
        <w:div w:id="2063556187">
          <w:marLeft w:val="640"/>
          <w:marRight w:val="0"/>
          <w:marTop w:val="0"/>
          <w:marBottom w:val="0"/>
          <w:divBdr>
            <w:top w:val="none" w:sz="0" w:space="0" w:color="auto"/>
            <w:left w:val="none" w:sz="0" w:space="0" w:color="auto"/>
            <w:bottom w:val="none" w:sz="0" w:space="0" w:color="auto"/>
            <w:right w:val="none" w:sz="0" w:space="0" w:color="auto"/>
          </w:divBdr>
        </w:div>
        <w:div w:id="2072651418">
          <w:marLeft w:val="640"/>
          <w:marRight w:val="0"/>
          <w:marTop w:val="0"/>
          <w:marBottom w:val="0"/>
          <w:divBdr>
            <w:top w:val="none" w:sz="0" w:space="0" w:color="auto"/>
            <w:left w:val="none" w:sz="0" w:space="0" w:color="auto"/>
            <w:bottom w:val="none" w:sz="0" w:space="0" w:color="auto"/>
            <w:right w:val="none" w:sz="0" w:space="0" w:color="auto"/>
          </w:divBdr>
        </w:div>
        <w:div w:id="2081712161">
          <w:marLeft w:val="640"/>
          <w:marRight w:val="0"/>
          <w:marTop w:val="0"/>
          <w:marBottom w:val="0"/>
          <w:divBdr>
            <w:top w:val="none" w:sz="0" w:space="0" w:color="auto"/>
            <w:left w:val="none" w:sz="0" w:space="0" w:color="auto"/>
            <w:bottom w:val="none" w:sz="0" w:space="0" w:color="auto"/>
            <w:right w:val="none" w:sz="0" w:space="0" w:color="auto"/>
          </w:divBdr>
        </w:div>
        <w:div w:id="2137872920">
          <w:marLeft w:val="640"/>
          <w:marRight w:val="0"/>
          <w:marTop w:val="0"/>
          <w:marBottom w:val="0"/>
          <w:divBdr>
            <w:top w:val="none" w:sz="0" w:space="0" w:color="auto"/>
            <w:left w:val="none" w:sz="0" w:space="0" w:color="auto"/>
            <w:bottom w:val="none" w:sz="0" w:space="0" w:color="auto"/>
            <w:right w:val="none" w:sz="0" w:space="0" w:color="auto"/>
          </w:divBdr>
        </w:div>
      </w:divsChild>
    </w:div>
    <w:div w:id="956446691">
      <w:bodyDiv w:val="1"/>
      <w:marLeft w:val="0"/>
      <w:marRight w:val="0"/>
      <w:marTop w:val="0"/>
      <w:marBottom w:val="0"/>
      <w:divBdr>
        <w:top w:val="none" w:sz="0" w:space="0" w:color="auto"/>
        <w:left w:val="none" w:sz="0" w:space="0" w:color="auto"/>
        <w:bottom w:val="none" w:sz="0" w:space="0" w:color="auto"/>
        <w:right w:val="none" w:sz="0" w:space="0" w:color="auto"/>
      </w:divBdr>
      <w:divsChild>
        <w:div w:id="29694281">
          <w:marLeft w:val="640"/>
          <w:marRight w:val="0"/>
          <w:marTop w:val="0"/>
          <w:marBottom w:val="0"/>
          <w:divBdr>
            <w:top w:val="none" w:sz="0" w:space="0" w:color="auto"/>
            <w:left w:val="none" w:sz="0" w:space="0" w:color="auto"/>
            <w:bottom w:val="none" w:sz="0" w:space="0" w:color="auto"/>
            <w:right w:val="none" w:sz="0" w:space="0" w:color="auto"/>
          </w:divBdr>
        </w:div>
        <w:div w:id="50420738">
          <w:marLeft w:val="640"/>
          <w:marRight w:val="0"/>
          <w:marTop w:val="0"/>
          <w:marBottom w:val="0"/>
          <w:divBdr>
            <w:top w:val="none" w:sz="0" w:space="0" w:color="auto"/>
            <w:left w:val="none" w:sz="0" w:space="0" w:color="auto"/>
            <w:bottom w:val="none" w:sz="0" w:space="0" w:color="auto"/>
            <w:right w:val="none" w:sz="0" w:space="0" w:color="auto"/>
          </w:divBdr>
        </w:div>
        <w:div w:id="108086848">
          <w:marLeft w:val="640"/>
          <w:marRight w:val="0"/>
          <w:marTop w:val="0"/>
          <w:marBottom w:val="0"/>
          <w:divBdr>
            <w:top w:val="none" w:sz="0" w:space="0" w:color="auto"/>
            <w:left w:val="none" w:sz="0" w:space="0" w:color="auto"/>
            <w:bottom w:val="none" w:sz="0" w:space="0" w:color="auto"/>
            <w:right w:val="none" w:sz="0" w:space="0" w:color="auto"/>
          </w:divBdr>
        </w:div>
        <w:div w:id="127087689">
          <w:marLeft w:val="640"/>
          <w:marRight w:val="0"/>
          <w:marTop w:val="0"/>
          <w:marBottom w:val="0"/>
          <w:divBdr>
            <w:top w:val="none" w:sz="0" w:space="0" w:color="auto"/>
            <w:left w:val="none" w:sz="0" w:space="0" w:color="auto"/>
            <w:bottom w:val="none" w:sz="0" w:space="0" w:color="auto"/>
            <w:right w:val="none" w:sz="0" w:space="0" w:color="auto"/>
          </w:divBdr>
        </w:div>
        <w:div w:id="157768649">
          <w:marLeft w:val="640"/>
          <w:marRight w:val="0"/>
          <w:marTop w:val="0"/>
          <w:marBottom w:val="0"/>
          <w:divBdr>
            <w:top w:val="none" w:sz="0" w:space="0" w:color="auto"/>
            <w:left w:val="none" w:sz="0" w:space="0" w:color="auto"/>
            <w:bottom w:val="none" w:sz="0" w:space="0" w:color="auto"/>
            <w:right w:val="none" w:sz="0" w:space="0" w:color="auto"/>
          </w:divBdr>
        </w:div>
        <w:div w:id="158690206">
          <w:marLeft w:val="640"/>
          <w:marRight w:val="0"/>
          <w:marTop w:val="0"/>
          <w:marBottom w:val="0"/>
          <w:divBdr>
            <w:top w:val="none" w:sz="0" w:space="0" w:color="auto"/>
            <w:left w:val="none" w:sz="0" w:space="0" w:color="auto"/>
            <w:bottom w:val="none" w:sz="0" w:space="0" w:color="auto"/>
            <w:right w:val="none" w:sz="0" w:space="0" w:color="auto"/>
          </w:divBdr>
        </w:div>
        <w:div w:id="166284887">
          <w:marLeft w:val="640"/>
          <w:marRight w:val="0"/>
          <w:marTop w:val="0"/>
          <w:marBottom w:val="0"/>
          <w:divBdr>
            <w:top w:val="none" w:sz="0" w:space="0" w:color="auto"/>
            <w:left w:val="none" w:sz="0" w:space="0" w:color="auto"/>
            <w:bottom w:val="none" w:sz="0" w:space="0" w:color="auto"/>
            <w:right w:val="none" w:sz="0" w:space="0" w:color="auto"/>
          </w:divBdr>
        </w:div>
        <w:div w:id="182404207">
          <w:marLeft w:val="640"/>
          <w:marRight w:val="0"/>
          <w:marTop w:val="0"/>
          <w:marBottom w:val="0"/>
          <w:divBdr>
            <w:top w:val="none" w:sz="0" w:space="0" w:color="auto"/>
            <w:left w:val="none" w:sz="0" w:space="0" w:color="auto"/>
            <w:bottom w:val="none" w:sz="0" w:space="0" w:color="auto"/>
            <w:right w:val="none" w:sz="0" w:space="0" w:color="auto"/>
          </w:divBdr>
        </w:div>
        <w:div w:id="231623760">
          <w:marLeft w:val="640"/>
          <w:marRight w:val="0"/>
          <w:marTop w:val="0"/>
          <w:marBottom w:val="0"/>
          <w:divBdr>
            <w:top w:val="none" w:sz="0" w:space="0" w:color="auto"/>
            <w:left w:val="none" w:sz="0" w:space="0" w:color="auto"/>
            <w:bottom w:val="none" w:sz="0" w:space="0" w:color="auto"/>
            <w:right w:val="none" w:sz="0" w:space="0" w:color="auto"/>
          </w:divBdr>
        </w:div>
        <w:div w:id="316808786">
          <w:marLeft w:val="640"/>
          <w:marRight w:val="0"/>
          <w:marTop w:val="0"/>
          <w:marBottom w:val="0"/>
          <w:divBdr>
            <w:top w:val="none" w:sz="0" w:space="0" w:color="auto"/>
            <w:left w:val="none" w:sz="0" w:space="0" w:color="auto"/>
            <w:bottom w:val="none" w:sz="0" w:space="0" w:color="auto"/>
            <w:right w:val="none" w:sz="0" w:space="0" w:color="auto"/>
          </w:divBdr>
        </w:div>
        <w:div w:id="321391473">
          <w:marLeft w:val="640"/>
          <w:marRight w:val="0"/>
          <w:marTop w:val="0"/>
          <w:marBottom w:val="0"/>
          <w:divBdr>
            <w:top w:val="none" w:sz="0" w:space="0" w:color="auto"/>
            <w:left w:val="none" w:sz="0" w:space="0" w:color="auto"/>
            <w:bottom w:val="none" w:sz="0" w:space="0" w:color="auto"/>
            <w:right w:val="none" w:sz="0" w:space="0" w:color="auto"/>
          </w:divBdr>
        </w:div>
        <w:div w:id="336733737">
          <w:marLeft w:val="640"/>
          <w:marRight w:val="0"/>
          <w:marTop w:val="0"/>
          <w:marBottom w:val="0"/>
          <w:divBdr>
            <w:top w:val="none" w:sz="0" w:space="0" w:color="auto"/>
            <w:left w:val="none" w:sz="0" w:space="0" w:color="auto"/>
            <w:bottom w:val="none" w:sz="0" w:space="0" w:color="auto"/>
            <w:right w:val="none" w:sz="0" w:space="0" w:color="auto"/>
          </w:divBdr>
        </w:div>
        <w:div w:id="340398636">
          <w:marLeft w:val="640"/>
          <w:marRight w:val="0"/>
          <w:marTop w:val="0"/>
          <w:marBottom w:val="0"/>
          <w:divBdr>
            <w:top w:val="none" w:sz="0" w:space="0" w:color="auto"/>
            <w:left w:val="none" w:sz="0" w:space="0" w:color="auto"/>
            <w:bottom w:val="none" w:sz="0" w:space="0" w:color="auto"/>
            <w:right w:val="none" w:sz="0" w:space="0" w:color="auto"/>
          </w:divBdr>
        </w:div>
        <w:div w:id="351028253">
          <w:marLeft w:val="640"/>
          <w:marRight w:val="0"/>
          <w:marTop w:val="0"/>
          <w:marBottom w:val="0"/>
          <w:divBdr>
            <w:top w:val="none" w:sz="0" w:space="0" w:color="auto"/>
            <w:left w:val="none" w:sz="0" w:space="0" w:color="auto"/>
            <w:bottom w:val="none" w:sz="0" w:space="0" w:color="auto"/>
            <w:right w:val="none" w:sz="0" w:space="0" w:color="auto"/>
          </w:divBdr>
        </w:div>
        <w:div w:id="379592716">
          <w:marLeft w:val="640"/>
          <w:marRight w:val="0"/>
          <w:marTop w:val="0"/>
          <w:marBottom w:val="0"/>
          <w:divBdr>
            <w:top w:val="none" w:sz="0" w:space="0" w:color="auto"/>
            <w:left w:val="none" w:sz="0" w:space="0" w:color="auto"/>
            <w:bottom w:val="none" w:sz="0" w:space="0" w:color="auto"/>
            <w:right w:val="none" w:sz="0" w:space="0" w:color="auto"/>
          </w:divBdr>
        </w:div>
        <w:div w:id="384377189">
          <w:marLeft w:val="640"/>
          <w:marRight w:val="0"/>
          <w:marTop w:val="0"/>
          <w:marBottom w:val="0"/>
          <w:divBdr>
            <w:top w:val="none" w:sz="0" w:space="0" w:color="auto"/>
            <w:left w:val="none" w:sz="0" w:space="0" w:color="auto"/>
            <w:bottom w:val="none" w:sz="0" w:space="0" w:color="auto"/>
            <w:right w:val="none" w:sz="0" w:space="0" w:color="auto"/>
          </w:divBdr>
        </w:div>
        <w:div w:id="397022743">
          <w:marLeft w:val="640"/>
          <w:marRight w:val="0"/>
          <w:marTop w:val="0"/>
          <w:marBottom w:val="0"/>
          <w:divBdr>
            <w:top w:val="none" w:sz="0" w:space="0" w:color="auto"/>
            <w:left w:val="none" w:sz="0" w:space="0" w:color="auto"/>
            <w:bottom w:val="none" w:sz="0" w:space="0" w:color="auto"/>
            <w:right w:val="none" w:sz="0" w:space="0" w:color="auto"/>
          </w:divBdr>
        </w:div>
        <w:div w:id="399599081">
          <w:marLeft w:val="640"/>
          <w:marRight w:val="0"/>
          <w:marTop w:val="0"/>
          <w:marBottom w:val="0"/>
          <w:divBdr>
            <w:top w:val="none" w:sz="0" w:space="0" w:color="auto"/>
            <w:left w:val="none" w:sz="0" w:space="0" w:color="auto"/>
            <w:bottom w:val="none" w:sz="0" w:space="0" w:color="auto"/>
            <w:right w:val="none" w:sz="0" w:space="0" w:color="auto"/>
          </w:divBdr>
        </w:div>
        <w:div w:id="413943314">
          <w:marLeft w:val="640"/>
          <w:marRight w:val="0"/>
          <w:marTop w:val="0"/>
          <w:marBottom w:val="0"/>
          <w:divBdr>
            <w:top w:val="none" w:sz="0" w:space="0" w:color="auto"/>
            <w:left w:val="none" w:sz="0" w:space="0" w:color="auto"/>
            <w:bottom w:val="none" w:sz="0" w:space="0" w:color="auto"/>
            <w:right w:val="none" w:sz="0" w:space="0" w:color="auto"/>
          </w:divBdr>
        </w:div>
        <w:div w:id="430249290">
          <w:marLeft w:val="640"/>
          <w:marRight w:val="0"/>
          <w:marTop w:val="0"/>
          <w:marBottom w:val="0"/>
          <w:divBdr>
            <w:top w:val="none" w:sz="0" w:space="0" w:color="auto"/>
            <w:left w:val="none" w:sz="0" w:space="0" w:color="auto"/>
            <w:bottom w:val="none" w:sz="0" w:space="0" w:color="auto"/>
            <w:right w:val="none" w:sz="0" w:space="0" w:color="auto"/>
          </w:divBdr>
        </w:div>
        <w:div w:id="433280972">
          <w:marLeft w:val="640"/>
          <w:marRight w:val="0"/>
          <w:marTop w:val="0"/>
          <w:marBottom w:val="0"/>
          <w:divBdr>
            <w:top w:val="none" w:sz="0" w:space="0" w:color="auto"/>
            <w:left w:val="none" w:sz="0" w:space="0" w:color="auto"/>
            <w:bottom w:val="none" w:sz="0" w:space="0" w:color="auto"/>
            <w:right w:val="none" w:sz="0" w:space="0" w:color="auto"/>
          </w:divBdr>
        </w:div>
        <w:div w:id="520507368">
          <w:marLeft w:val="640"/>
          <w:marRight w:val="0"/>
          <w:marTop w:val="0"/>
          <w:marBottom w:val="0"/>
          <w:divBdr>
            <w:top w:val="none" w:sz="0" w:space="0" w:color="auto"/>
            <w:left w:val="none" w:sz="0" w:space="0" w:color="auto"/>
            <w:bottom w:val="none" w:sz="0" w:space="0" w:color="auto"/>
            <w:right w:val="none" w:sz="0" w:space="0" w:color="auto"/>
          </w:divBdr>
        </w:div>
        <w:div w:id="522133375">
          <w:marLeft w:val="640"/>
          <w:marRight w:val="0"/>
          <w:marTop w:val="0"/>
          <w:marBottom w:val="0"/>
          <w:divBdr>
            <w:top w:val="none" w:sz="0" w:space="0" w:color="auto"/>
            <w:left w:val="none" w:sz="0" w:space="0" w:color="auto"/>
            <w:bottom w:val="none" w:sz="0" w:space="0" w:color="auto"/>
            <w:right w:val="none" w:sz="0" w:space="0" w:color="auto"/>
          </w:divBdr>
        </w:div>
        <w:div w:id="592781761">
          <w:marLeft w:val="640"/>
          <w:marRight w:val="0"/>
          <w:marTop w:val="0"/>
          <w:marBottom w:val="0"/>
          <w:divBdr>
            <w:top w:val="none" w:sz="0" w:space="0" w:color="auto"/>
            <w:left w:val="none" w:sz="0" w:space="0" w:color="auto"/>
            <w:bottom w:val="none" w:sz="0" w:space="0" w:color="auto"/>
            <w:right w:val="none" w:sz="0" w:space="0" w:color="auto"/>
          </w:divBdr>
        </w:div>
        <w:div w:id="602541821">
          <w:marLeft w:val="640"/>
          <w:marRight w:val="0"/>
          <w:marTop w:val="0"/>
          <w:marBottom w:val="0"/>
          <w:divBdr>
            <w:top w:val="none" w:sz="0" w:space="0" w:color="auto"/>
            <w:left w:val="none" w:sz="0" w:space="0" w:color="auto"/>
            <w:bottom w:val="none" w:sz="0" w:space="0" w:color="auto"/>
            <w:right w:val="none" w:sz="0" w:space="0" w:color="auto"/>
          </w:divBdr>
        </w:div>
        <w:div w:id="617757211">
          <w:marLeft w:val="640"/>
          <w:marRight w:val="0"/>
          <w:marTop w:val="0"/>
          <w:marBottom w:val="0"/>
          <w:divBdr>
            <w:top w:val="none" w:sz="0" w:space="0" w:color="auto"/>
            <w:left w:val="none" w:sz="0" w:space="0" w:color="auto"/>
            <w:bottom w:val="none" w:sz="0" w:space="0" w:color="auto"/>
            <w:right w:val="none" w:sz="0" w:space="0" w:color="auto"/>
          </w:divBdr>
        </w:div>
        <w:div w:id="635069389">
          <w:marLeft w:val="640"/>
          <w:marRight w:val="0"/>
          <w:marTop w:val="0"/>
          <w:marBottom w:val="0"/>
          <w:divBdr>
            <w:top w:val="none" w:sz="0" w:space="0" w:color="auto"/>
            <w:left w:val="none" w:sz="0" w:space="0" w:color="auto"/>
            <w:bottom w:val="none" w:sz="0" w:space="0" w:color="auto"/>
            <w:right w:val="none" w:sz="0" w:space="0" w:color="auto"/>
          </w:divBdr>
        </w:div>
        <w:div w:id="670716802">
          <w:marLeft w:val="640"/>
          <w:marRight w:val="0"/>
          <w:marTop w:val="0"/>
          <w:marBottom w:val="0"/>
          <w:divBdr>
            <w:top w:val="none" w:sz="0" w:space="0" w:color="auto"/>
            <w:left w:val="none" w:sz="0" w:space="0" w:color="auto"/>
            <w:bottom w:val="none" w:sz="0" w:space="0" w:color="auto"/>
            <w:right w:val="none" w:sz="0" w:space="0" w:color="auto"/>
          </w:divBdr>
        </w:div>
        <w:div w:id="687559766">
          <w:marLeft w:val="640"/>
          <w:marRight w:val="0"/>
          <w:marTop w:val="0"/>
          <w:marBottom w:val="0"/>
          <w:divBdr>
            <w:top w:val="none" w:sz="0" w:space="0" w:color="auto"/>
            <w:left w:val="none" w:sz="0" w:space="0" w:color="auto"/>
            <w:bottom w:val="none" w:sz="0" w:space="0" w:color="auto"/>
            <w:right w:val="none" w:sz="0" w:space="0" w:color="auto"/>
          </w:divBdr>
        </w:div>
        <w:div w:id="690112061">
          <w:marLeft w:val="640"/>
          <w:marRight w:val="0"/>
          <w:marTop w:val="0"/>
          <w:marBottom w:val="0"/>
          <w:divBdr>
            <w:top w:val="none" w:sz="0" w:space="0" w:color="auto"/>
            <w:left w:val="none" w:sz="0" w:space="0" w:color="auto"/>
            <w:bottom w:val="none" w:sz="0" w:space="0" w:color="auto"/>
            <w:right w:val="none" w:sz="0" w:space="0" w:color="auto"/>
          </w:divBdr>
        </w:div>
        <w:div w:id="704065266">
          <w:marLeft w:val="640"/>
          <w:marRight w:val="0"/>
          <w:marTop w:val="0"/>
          <w:marBottom w:val="0"/>
          <w:divBdr>
            <w:top w:val="none" w:sz="0" w:space="0" w:color="auto"/>
            <w:left w:val="none" w:sz="0" w:space="0" w:color="auto"/>
            <w:bottom w:val="none" w:sz="0" w:space="0" w:color="auto"/>
            <w:right w:val="none" w:sz="0" w:space="0" w:color="auto"/>
          </w:divBdr>
        </w:div>
        <w:div w:id="706756372">
          <w:marLeft w:val="640"/>
          <w:marRight w:val="0"/>
          <w:marTop w:val="0"/>
          <w:marBottom w:val="0"/>
          <w:divBdr>
            <w:top w:val="none" w:sz="0" w:space="0" w:color="auto"/>
            <w:left w:val="none" w:sz="0" w:space="0" w:color="auto"/>
            <w:bottom w:val="none" w:sz="0" w:space="0" w:color="auto"/>
            <w:right w:val="none" w:sz="0" w:space="0" w:color="auto"/>
          </w:divBdr>
        </w:div>
        <w:div w:id="783430123">
          <w:marLeft w:val="640"/>
          <w:marRight w:val="0"/>
          <w:marTop w:val="0"/>
          <w:marBottom w:val="0"/>
          <w:divBdr>
            <w:top w:val="none" w:sz="0" w:space="0" w:color="auto"/>
            <w:left w:val="none" w:sz="0" w:space="0" w:color="auto"/>
            <w:bottom w:val="none" w:sz="0" w:space="0" w:color="auto"/>
            <w:right w:val="none" w:sz="0" w:space="0" w:color="auto"/>
          </w:divBdr>
        </w:div>
        <w:div w:id="866915519">
          <w:marLeft w:val="640"/>
          <w:marRight w:val="0"/>
          <w:marTop w:val="0"/>
          <w:marBottom w:val="0"/>
          <w:divBdr>
            <w:top w:val="none" w:sz="0" w:space="0" w:color="auto"/>
            <w:left w:val="none" w:sz="0" w:space="0" w:color="auto"/>
            <w:bottom w:val="none" w:sz="0" w:space="0" w:color="auto"/>
            <w:right w:val="none" w:sz="0" w:space="0" w:color="auto"/>
          </w:divBdr>
        </w:div>
        <w:div w:id="875511065">
          <w:marLeft w:val="640"/>
          <w:marRight w:val="0"/>
          <w:marTop w:val="0"/>
          <w:marBottom w:val="0"/>
          <w:divBdr>
            <w:top w:val="none" w:sz="0" w:space="0" w:color="auto"/>
            <w:left w:val="none" w:sz="0" w:space="0" w:color="auto"/>
            <w:bottom w:val="none" w:sz="0" w:space="0" w:color="auto"/>
            <w:right w:val="none" w:sz="0" w:space="0" w:color="auto"/>
          </w:divBdr>
        </w:div>
        <w:div w:id="890574581">
          <w:marLeft w:val="640"/>
          <w:marRight w:val="0"/>
          <w:marTop w:val="0"/>
          <w:marBottom w:val="0"/>
          <w:divBdr>
            <w:top w:val="none" w:sz="0" w:space="0" w:color="auto"/>
            <w:left w:val="none" w:sz="0" w:space="0" w:color="auto"/>
            <w:bottom w:val="none" w:sz="0" w:space="0" w:color="auto"/>
            <w:right w:val="none" w:sz="0" w:space="0" w:color="auto"/>
          </w:divBdr>
        </w:div>
        <w:div w:id="921568243">
          <w:marLeft w:val="640"/>
          <w:marRight w:val="0"/>
          <w:marTop w:val="0"/>
          <w:marBottom w:val="0"/>
          <w:divBdr>
            <w:top w:val="none" w:sz="0" w:space="0" w:color="auto"/>
            <w:left w:val="none" w:sz="0" w:space="0" w:color="auto"/>
            <w:bottom w:val="none" w:sz="0" w:space="0" w:color="auto"/>
            <w:right w:val="none" w:sz="0" w:space="0" w:color="auto"/>
          </w:divBdr>
        </w:div>
        <w:div w:id="933517372">
          <w:marLeft w:val="640"/>
          <w:marRight w:val="0"/>
          <w:marTop w:val="0"/>
          <w:marBottom w:val="0"/>
          <w:divBdr>
            <w:top w:val="none" w:sz="0" w:space="0" w:color="auto"/>
            <w:left w:val="none" w:sz="0" w:space="0" w:color="auto"/>
            <w:bottom w:val="none" w:sz="0" w:space="0" w:color="auto"/>
            <w:right w:val="none" w:sz="0" w:space="0" w:color="auto"/>
          </w:divBdr>
        </w:div>
        <w:div w:id="945622795">
          <w:marLeft w:val="640"/>
          <w:marRight w:val="0"/>
          <w:marTop w:val="0"/>
          <w:marBottom w:val="0"/>
          <w:divBdr>
            <w:top w:val="none" w:sz="0" w:space="0" w:color="auto"/>
            <w:left w:val="none" w:sz="0" w:space="0" w:color="auto"/>
            <w:bottom w:val="none" w:sz="0" w:space="0" w:color="auto"/>
            <w:right w:val="none" w:sz="0" w:space="0" w:color="auto"/>
          </w:divBdr>
        </w:div>
        <w:div w:id="955719184">
          <w:marLeft w:val="640"/>
          <w:marRight w:val="0"/>
          <w:marTop w:val="0"/>
          <w:marBottom w:val="0"/>
          <w:divBdr>
            <w:top w:val="none" w:sz="0" w:space="0" w:color="auto"/>
            <w:left w:val="none" w:sz="0" w:space="0" w:color="auto"/>
            <w:bottom w:val="none" w:sz="0" w:space="0" w:color="auto"/>
            <w:right w:val="none" w:sz="0" w:space="0" w:color="auto"/>
          </w:divBdr>
        </w:div>
        <w:div w:id="998264351">
          <w:marLeft w:val="640"/>
          <w:marRight w:val="0"/>
          <w:marTop w:val="0"/>
          <w:marBottom w:val="0"/>
          <w:divBdr>
            <w:top w:val="none" w:sz="0" w:space="0" w:color="auto"/>
            <w:left w:val="none" w:sz="0" w:space="0" w:color="auto"/>
            <w:bottom w:val="none" w:sz="0" w:space="0" w:color="auto"/>
            <w:right w:val="none" w:sz="0" w:space="0" w:color="auto"/>
          </w:divBdr>
        </w:div>
        <w:div w:id="1034960314">
          <w:marLeft w:val="640"/>
          <w:marRight w:val="0"/>
          <w:marTop w:val="0"/>
          <w:marBottom w:val="0"/>
          <w:divBdr>
            <w:top w:val="none" w:sz="0" w:space="0" w:color="auto"/>
            <w:left w:val="none" w:sz="0" w:space="0" w:color="auto"/>
            <w:bottom w:val="none" w:sz="0" w:space="0" w:color="auto"/>
            <w:right w:val="none" w:sz="0" w:space="0" w:color="auto"/>
          </w:divBdr>
        </w:div>
        <w:div w:id="1073237227">
          <w:marLeft w:val="640"/>
          <w:marRight w:val="0"/>
          <w:marTop w:val="0"/>
          <w:marBottom w:val="0"/>
          <w:divBdr>
            <w:top w:val="none" w:sz="0" w:space="0" w:color="auto"/>
            <w:left w:val="none" w:sz="0" w:space="0" w:color="auto"/>
            <w:bottom w:val="none" w:sz="0" w:space="0" w:color="auto"/>
            <w:right w:val="none" w:sz="0" w:space="0" w:color="auto"/>
          </w:divBdr>
        </w:div>
        <w:div w:id="1095052600">
          <w:marLeft w:val="640"/>
          <w:marRight w:val="0"/>
          <w:marTop w:val="0"/>
          <w:marBottom w:val="0"/>
          <w:divBdr>
            <w:top w:val="none" w:sz="0" w:space="0" w:color="auto"/>
            <w:left w:val="none" w:sz="0" w:space="0" w:color="auto"/>
            <w:bottom w:val="none" w:sz="0" w:space="0" w:color="auto"/>
            <w:right w:val="none" w:sz="0" w:space="0" w:color="auto"/>
          </w:divBdr>
        </w:div>
        <w:div w:id="1122504241">
          <w:marLeft w:val="640"/>
          <w:marRight w:val="0"/>
          <w:marTop w:val="0"/>
          <w:marBottom w:val="0"/>
          <w:divBdr>
            <w:top w:val="none" w:sz="0" w:space="0" w:color="auto"/>
            <w:left w:val="none" w:sz="0" w:space="0" w:color="auto"/>
            <w:bottom w:val="none" w:sz="0" w:space="0" w:color="auto"/>
            <w:right w:val="none" w:sz="0" w:space="0" w:color="auto"/>
          </w:divBdr>
        </w:div>
        <w:div w:id="1126773622">
          <w:marLeft w:val="640"/>
          <w:marRight w:val="0"/>
          <w:marTop w:val="0"/>
          <w:marBottom w:val="0"/>
          <w:divBdr>
            <w:top w:val="none" w:sz="0" w:space="0" w:color="auto"/>
            <w:left w:val="none" w:sz="0" w:space="0" w:color="auto"/>
            <w:bottom w:val="none" w:sz="0" w:space="0" w:color="auto"/>
            <w:right w:val="none" w:sz="0" w:space="0" w:color="auto"/>
          </w:divBdr>
        </w:div>
        <w:div w:id="1154176086">
          <w:marLeft w:val="640"/>
          <w:marRight w:val="0"/>
          <w:marTop w:val="0"/>
          <w:marBottom w:val="0"/>
          <w:divBdr>
            <w:top w:val="none" w:sz="0" w:space="0" w:color="auto"/>
            <w:left w:val="none" w:sz="0" w:space="0" w:color="auto"/>
            <w:bottom w:val="none" w:sz="0" w:space="0" w:color="auto"/>
            <w:right w:val="none" w:sz="0" w:space="0" w:color="auto"/>
          </w:divBdr>
        </w:div>
        <w:div w:id="1166700642">
          <w:marLeft w:val="640"/>
          <w:marRight w:val="0"/>
          <w:marTop w:val="0"/>
          <w:marBottom w:val="0"/>
          <w:divBdr>
            <w:top w:val="none" w:sz="0" w:space="0" w:color="auto"/>
            <w:left w:val="none" w:sz="0" w:space="0" w:color="auto"/>
            <w:bottom w:val="none" w:sz="0" w:space="0" w:color="auto"/>
            <w:right w:val="none" w:sz="0" w:space="0" w:color="auto"/>
          </w:divBdr>
        </w:div>
        <w:div w:id="1169635630">
          <w:marLeft w:val="640"/>
          <w:marRight w:val="0"/>
          <w:marTop w:val="0"/>
          <w:marBottom w:val="0"/>
          <w:divBdr>
            <w:top w:val="none" w:sz="0" w:space="0" w:color="auto"/>
            <w:left w:val="none" w:sz="0" w:space="0" w:color="auto"/>
            <w:bottom w:val="none" w:sz="0" w:space="0" w:color="auto"/>
            <w:right w:val="none" w:sz="0" w:space="0" w:color="auto"/>
          </w:divBdr>
        </w:div>
        <w:div w:id="1176263710">
          <w:marLeft w:val="640"/>
          <w:marRight w:val="0"/>
          <w:marTop w:val="0"/>
          <w:marBottom w:val="0"/>
          <w:divBdr>
            <w:top w:val="none" w:sz="0" w:space="0" w:color="auto"/>
            <w:left w:val="none" w:sz="0" w:space="0" w:color="auto"/>
            <w:bottom w:val="none" w:sz="0" w:space="0" w:color="auto"/>
            <w:right w:val="none" w:sz="0" w:space="0" w:color="auto"/>
          </w:divBdr>
        </w:div>
        <w:div w:id="1199394737">
          <w:marLeft w:val="640"/>
          <w:marRight w:val="0"/>
          <w:marTop w:val="0"/>
          <w:marBottom w:val="0"/>
          <w:divBdr>
            <w:top w:val="none" w:sz="0" w:space="0" w:color="auto"/>
            <w:left w:val="none" w:sz="0" w:space="0" w:color="auto"/>
            <w:bottom w:val="none" w:sz="0" w:space="0" w:color="auto"/>
            <w:right w:val="none" w:sz="0" w:space="0" w:color="auto"/>
          </w:divBdr>
        </w:div>
        <w:div w:id="1223522543">
          <w:marLeft w:val="640"/>
          <w:marRight w:val="0"/>
          <w:marTop w:val="0"/>
          <w:marBottom w:val="0"/>
          <w:divBdr>
            <w:top w:val="none" w:sz="0" w:space="0" w:color="auto"/>
            <w:left w:val="none" w:sz="0" w:space="0" w:color="auto"/>
            <w:bottom w:val="none" w:sz="0" w:space="0" w:color="auto"/>
            <w:right w:val="none" w:sz="0" w:space="0" w:color="auto"/>
          </w:divBdr>
        </w:div>
        <w:div w:id="1227643877">
          <w:marLeft w:val="640"/>
          <w:marRight w:val="0"/>
          <w:marTop w:val="0"/>
          <w:marBottom w:val="0"/>
          <w:divBdr>
            <w:top w:val="none" w:sz="0" w:space="0" w:color="auto"/>
            <w:left w:val="none" w:sz="0" w:space="0" w:color="auto"/>
            <w:bottom w:val="none" w:sz="0" w:space="0" w:color="auto"/>
            <w:right w:val="none" w:sz="0" w:space="0" w:color="auto"/>
          </w:divBdr>
        </w:div>
        <w:div w:id="1237206669">
          <w:marLeft w:val="640"/>
          <w:marRight w:val="0"/>
          <w:marTop w:val="0"/>
          <w:marBottom w:val="0"/>
          <w:divBdr>
            <w:top w:val="none" w:sz="0" w:space="0" w:color="auto"/>
            <w:left w:val="none" w:sz="0" w:space="0" w:color="auto"/>
            <w:bottom w:val="none" w:sz="0" w:space="0" w:color="auto"/>
            <w:right w:val="none" w:sz="0" w:space="0" w:color="auto"/>
          </w:divBdr>
        </w:div>
        <w:div w:id="1311442490">
          <w:marLeft w:val="640"/>
          <w:marRight w:val="0"/>
          <w:marTop w:val="0"/>
          <w:marBottom w:val="0"/>
          <w:divBdr>
            <w:top w:val="none" w:sz="0" w:space="0" w:color="auto"/>
            <w:left w:val="none" w:sz="0" w:space="0" w:color="auto"/>
            <w:bottom w:val="none" w:sz="0" w:space="0" w:color="auto"/>
            <w:right w:val="none" w:sz="0" w:space="0" w:color="auto"/>
          </w:divBdr>
        </w:div>
        <w:div w:id="1322345037">
          <w:marLeft w:val="640"/>
          <w:marRight w:val="0"/>
          <w:marTop w:val="0"/>
          <w:marBottom w:val="0"/>
          <w:divBdr>
            <w:top w:val="none" w:sz="0" w:space="0" w:color="auto"/>
            <w:left w:val="none" w:sz="0" w:space="0" w:color="auto"/>
            <w:bottom w:val="none" w:sz="0" w:space="0" w:color="auto"/>
            <w:right w:val="none" w:sz="0" w:space="0" w:color="auto"/>
          </w:divBdr>
        </w:div>
        <w:div w:id="1345546976">
          <w:marLeft w:val="640"/>
          <w:marRight w:val="0"/>
          <w:marTop w:val="0"/>
          <w:marBottom w:val="0"/>
          <w:divBdr>
            <w:top w:val="none" w:sz="0" w:space="0" w:color="auto"/>
            <w:left w:val="none" w:sz="0" w:space="0" w:color="auto"/>
            <w:bottom w:val="none" w:sz="0" w:space="0" w:color="auto"/>
            <w:right w:val="none" w:sz="0" w:space="0" w:color="auto"/>
          </w:divBdr>
        </w:div>
        <w:div w:id="1359159172">
          <w:marLeft w:val="640"/>
          <w:marRight w:val="0"/>
          <w:marTop w:val="0"/>
          <w:marBottom w:val="0"/>
          <w:divBdr>
            <w:top w:val="none" w:sz="0" w:space="0" w:color="auto"/>
            <w:left w:val="none" w:sz="0" w:space="0" w:color="auto"/>
            <w:bottom w:val="none" w:sz="0" w:space="0" w:color="auto"/>
            <w:right w:val="none" w:sz="0" w:space="0" w:color="auto"/>
          </w:divBdr>
        </w:div>
        <w:div w:id="1359358057">
          <w:marLeft w:val="640"/>
          <w:marRight w:val="0"/>
          <w:marTop w:val="0"/>
          <w:marBottom w:val="0"/>
          <w:divBdr>
            <w:top w:val="none" w:sz="0" w:space="0" w:color="auto"/>
            <w:left w:val="none" w:sz="0" w:space="0" w:color="auto"/>
            <w:bottom w:val="none" w:sz="0" w:space="0" w:color="auto"/>
            <w:right w:val="none" w:sz="0" w:space="0" w:color="auto"/>
          </w:divBdr>
        </w:div>
        <w:div w:id="1384907771">
          <w:marLeft w:val="640"/>
          <w:marRight w:val="0"/>
          <w:marTop w:val="0"/>
          <w:marBottom w:val="0"/>
          <w:divBdr>
            <w:top w:val="none" w:sz="0" w:space="0" w:color="auto"/>
            <w:left w:val="none" w:sz="0" w:space="0" w:color="auto"/>
            <w:bottom w:val="none" w:sz="0" w:space="0" w:color="auto"/>
            <w:right w:val="none" w:sz="0" w:space="0" w:color="auto"/>
          </w:divBdr>
        </w:div>
        <w:div w:id="1397819727">
          <w:marLeft w:val="640"/>
          <w:marRight w:val="0"/>
          <w:marTop w:val="0"/>
          <w:marBottom w:val="0"/>
          <w:divBdr>
            <w:top w:val="none" w:sz="0" w:space="0" w:color="auto"/>
            <w:left w:val="none" w:sz="0" w:space="0" w:color="auto"/>
            <w:bottom w:val="none" w:sz="0" w:space="0" w:color="auto"/>
            <w:right w:val="none" w:sz="0" w:space="0" w:color="auto"/>
          </w:divBdr>
        </w:div>
        <w:div w:id="1444572933">
          <w:marLeft w:val="640"/>
          <w:marRight w:val="0"/>
          <w:marTop w:val="0"/>
          <w:marBottom w:val="0"/>
          <w:divBdr>
            <w:top w:val="none" w:sz="0" w:space="0" w:color="auto"/>
            <w:left w:val="none" w:sz="0" w:space="0" w:color="auto"/>
            <w:bottom w:val="none" w:sz="0" w:space="0" w:color="auto"/>
            <w:right w:val="none" w:sz="0" w:space="0" w:color="auto"/>
          </w:divBdr>
        </w:div>
        <w:div w:id="1465394585">
          <w:marLeft w:val="640"/>
          <w:marRight w:val="0"/>
          <w:marTop w:val="0"/>
          <w:marBottom w:val="0"/>
          <w:divBdr>
            <w:top w:val="none" w:sz="0" w:space="0" w:color="auto"/>
            <w:left w:val="none" w:sz="0" w:space="0" w:color="auto"/>
            <w:bottom w:val="none" w:sz="0" w:space="0" w:color="auto"/>
            <w:right w:val="none" w:sz="0" w:space="0" w:color="auto"/>
          </w:divBdr>
        </w:div>
        <w:div w:id="1481078406">
          <w:marLeft w:val="640"/>
          <w:marRight w:val="0"/>
          <w:marTop w:val="0"/>
          <w:marBottom w:val="0"/>
          <w:divBdr>
            <w:top w:val="none" w:sz="0" w:space="0" w:color="auto"/>
            <w:left w:val="none" w:sz="0" w:space="0" w:color="auto"/>
            <w:bottom w:val="none" w:sz="0" w:space="0" w:color="auto"/>
            <w:right w:val="none" w:sz="0" w:space="0" w:color="auto"/>
          </w:divBdr>
        </w:div>
        <w:div w:id="1484813764">
          <w:marLeft w:val="640"/>
          <w:marRight w:val="0"/>
          <w:marTop w:val="0"/>
          <w:marBottom w:val="0"/>
          <w:divBdr>
            <w:top w:val="none" w:sz="0" w:space="0" w:color="auto"/>
            <w:left w:val="none" w:sz="0" w:space="0" w:color="auto"/>
            <w:bottom w:val="none" w:sz="0" w:space="0" w:color="auto"/>
            <w:right w:val="none" w:sz="0" w:space="0" w:color="auto"/>
          </w:divBdr>
        </w:div>
        <w:div w:id="1585645473">
          <w:marLeft w:val="640"/>
          <w:marRight w:val="0"/>
          <w:marTop w:val="0"/>
          <w:marBottom w:val="0"/>
          <w:divBdr>
            <w:top w:val="none" w:sz="0" w:space="0" w:color="auto"/>
            <w:left w:val="none" w:sz="0" w:space="0" w:color="auto"/>
            <w:bottom w:val="none" w:sz="0" w:space="0" w:color="auto"/>
            <w:right w:val="none" w:sz="0" w:space="0" w:color="auto"/>
          </w:divBdr>
        </w:div>
        <w:div w:id="1590000265">
          <w:marLeft w:val="640"/>
          <w:marRight w:val="0"/>
          <w:marTop w:val="0"/>
          <w:marBottom w:val="0"/>
          <w:divBdr>
            <w:top w:val="none" w:sz="0" w:space="0" w:color="auto"/>
            <w:left w:val="none" w:sz="0" w:space="0" w:color="auto"/>
            <w:bottom w:val="none" w:sz="0" w:space="0" w:color="auto"/>
            <w:right w:val="none" w:sz="0" w:space="0" w:color="auto"/>
          </w:divBdr>
        </w:div>
        <w:div w:id="1591230492">
          <w:marLeft w:val="640"/>
          <w:marRight w:val="0"/>
          <w:marTop w:val="0"/>
          <w:marBottom w:val="0"/>
          <w:divBdr>
            <w:top w:val="none" w:sz="0" w:space="0" w:color="auto"/>
            <w:left w:val="none" w:sz="0" w:space="0" w:color="auto"/>
            <w:bottom w:val="none" w:sz="0" w:space="0" w:color="auto"/>
            <w:right w:val="none" w:sz="0" w:space="0" w:color="auto"/>
          </w:divBdr>
        </w:div>
        <w:div w:id="1607075318">
          <w:marLeft w:val="640"/>
          <w:marRight w:val="0"/>
          <w:marTop w:val="0"/>
          <w:marBottom w:val="0"/>
          <w:divBdr>
            <w:top w:val="none" w:sz="0" w:space="0" w:color="auto"/>
            <w:left w:val="none" w:sz="0" w:space="0" w:color="auto"/>
            <w:bottom w:val="none" w:sz="0" w:space="0" w:color="auto"/>
            <w:right w:val="none" w:sz="0" w:space="0" w:color="auto"/>
          </w:divBdr>
        </w:div>
        <w:div w:id="1616249544">
          <w:marLeft w:val="640"/>
          <w:marRight w:val="0"/>
          <w:marTop w:val="0"/>
          <w:marBottom w:val="0"/>
          <w:divBdr>
            <w:top w:val="none" w:sz="0" w:space="0" w:color="auto"/>
            <w:left w:val="none" w:sz="0" w:space="0" w:color="auto"/>
            <w:bottom w:val="none" w:sz="0" w:space="0" w:color="auto"/>
            <w:right w:val="none" w:sz="0" w:space="0" w:color="auto"/>
          </w:divBdr>
        </w:div>
        <w:div w:id="1700542586">
          <w:marLeft w:val="640"/>
          <w:marRight w:val="0"/>
          <w:marTop w:val="0"/>
          <w:marBottom w:val="0"/>
          <w:divBdr>
            <w:top w:val="none" w:sz="0" w:space="0" w:color="auto"/>
            <w:left w:val="none" w:sz="0" w:space="0" w:color="auto"/>
            <w:bottom w:val="none" w:sz="0" w:space="0" w:color="auto"/>
            <w:right w:val="none" w:sz="0" w:space="0" w:color="auto"/>
          </w:divBdr>
        </w:div>
        <w:div w:id="1765346710">
          <w:marLeft w:val="640"/>
          <w:marRight w:val="0"/>
          <w:marTop w:val="0"/>
          <w:marBottom w:val="0"/>
          <w:divBdr>
            <w:top w:val="none" w:sz="0" w:space="0" w:color="auto"/>
            <w:left w:val="none" w:sz="0" w:space="0" w:color="auto"/>
            <w:bottom w:val="none" w:sz="0" w:space="0" w:color="auto"/>
            <w:right w:val="none" w:sz="0" w:space="0" w:color="auto"/>
          </w:divBdr>
        </w:div>
        <w:div w:id="1802071052">
          <w:marLeft w:val="640"/>
          <w:marRight w:val="0"/>
          <w:marTop w:val="0"/>
          <w:marBottom w:val="0"/>
          <w:divBdr>
            <w:top w:val="none" w:sz="0" w:space="0" w:color="auto"/>
            <w:left w:val="none" w:sz="0" w:space="0" w:color="auto"/>
            <w:bottom w:val="none" w:sz="0" w:space="0" w:color="auto"/>
            <w:right w:val="none" w:sz="0" w:space="0" w:color="auto"/>
          </w:divBdr>
        </w:div>
        <w:div w:id="1846741912">
          <w:marLeft w:val="640"/>
          <w:marRight w:val="0"/>
          <w:marTop w:val="0"/>
          <w:marBottom w:val="0"/>
          <w:divBdr>
            <w:top w:val="none" w:sz="0" w:space="0" w:color="auto"/>
            <w:left w:val="none" w:sz="0" w:space="0" w:color="auto"/>
            <w:bottom w:val="none" w:sz="0" w:space="0" w:color="auto"/>
            <w:right w:val="none" w:sz="0" w:space="0" w:color="auto"/>
          </w:divBdr>
        </w:div>
        <w:div w:id="1872184577">
          <w:marLeft w:val="640"/>
          <w:marRight w:val="0"/>
          <w:marTop w:val="0"/>
          <w:marBottom w:val="0"/>
          <w:divBdr>
            <w:top w:val="none" w:sz="0" w:space="0" w:color="auto"/>
            <w:left w:val="none" w:sz="0" w:space="0" w:color="auto"/>
            <w:bottom w:val="none" w:sz="0" w:space="0" w:color="auto"/>
            <w:right w:val="none" w:sz="0" w:space="0" w:color="auto"/>
          </w:divBdr>
        </w:div>
        <w:div w:id="1954752988">
          <w:marLeft w:val="640"/>
          <w:marRight w:val="0"/>
          <w:marTop w:val="0"/>
          <w:marBottom w:val="0"/>
          <w:divBdr>
            <w:top w:val="none" w:sz="0" w:space="0" w:color="auto"/>
            <w:left w:val="none" w:sz="0" w:space="0" w:color="auto"/>
            <w:bottom w:val="none" w:sz="0" w:space="0" w:color="auto"/>
            <w:right w:val="none" w:sz="0" w:space="0" w:color="auto"/>
          </w:divBdr>
        </w:div>
        <w:div w:id="2035449584">
          <w:marLeft w:val="640"/>
          <w:marRight w:val="0"/>
          <w:marTop w:val="0"/>
          <w:marBottom w:val="0"/>
          <w:divBdr>
            <w:top w:val="none" w:sz="0" w:space="0" w:color="auto"/>
            <w:left w:val="none" w:sz="0" w:space="0" w:color="auto"/>
            <w:bottom w:val="none" w:sz="0" w:space="0" w:color="auto"/>
            <w:right w:val="none" w:sz="0" w:space="0" w:color="auto"/>
          </w:divBdr>
        </w:div>
        <w:div w:id="2047488246">
          <w:marLeft w:val="640"/>
          <w:marRight w:val="0"/>
          <w:marTop w:val="0"/>
          <w:marBottom w:val="0"/>
          <w:divBdr>
            <w:top w:val="none" w:sz="0" w:space="0" w:color="auto"/>
            <w:left w:val="none" w:sz="0" w:space="0" w:color="auto"/>
            <w:bottom w:val="none" w:sz="0" w:space="0" w:color="auto"/>
            <w:right w:val="none" w:sz="0" w:space="0" w:color="auto"/>
          </w:divBdr>
        </w:div>
        <w:div w:id="2085837520">
          <w:marLeft w:val="640"/>
          <w:marRight w:val="0"/>
          <w:marTop w:val="0"/>
          <w:marBottom w:val="0"/>
          <w:divBdr>
            <w:top w:val="none" w:sz="0" w:space="0" w:color="auto"/>
            <w:left w:val="none" w:sz="0" w:space="0" w:color="auto"/>
            <w:bottom w:val="none" w:sz="0" w:space="0" w:color="auto"/>
            <w:right w:val="none" w:sz="0" w:space="0" w:color="auto"/>
          </w:divBdr>
        </w:div>
        <w:div w:id="2098941846">
          <w:marLeft w:val="640"/>
          <w:marRight w:val="0"/>
          <w:marTop w:val="0"/>
          <w:marBottom w:val="0"/>
          <w:divBdr>
            <w:top w:val="none" w:sz="0" w:space="0" w:color="auto"/>
            <w:left w:val="none" w:sz="0" w:space="0" w:color="auto"/>
            <w:bottom w:val="none" w:sz="0" w:space="0" w:color="auto"/>
            <w:right w:val="none" w:sz="0" w:space="0" w:color="auto"/>
          </w:divBdr>
        </w:div>
        <w:div w:id="2109691629">
          <w:marLeft w:val="640"/>
          <w:marRight w:val="0"/>
          <w:marTop w:val="0"/>
          <w:marBottom w:val="0"/>
          <w:divBdr>
            <w:top w:val="none" w:sz="0" w:space="0" w:color="auto"/>
            <w:left w:val="none" w:sz="0" w:space="0" w:color="auto"/>
            <w:bottom w:val="none" w:sz="0" w:space="0" w:color="auto"/>
            <w:right w:val="none" w:sz="0" w:space="0" w:color="auto"/>
          </w:divBdr>
        </w:div>
        <w:div w:id="2118021533">
          <w:marLeft w:val="640"/>
          <w:marRight w:val="0"/>
          <w:marTop w:val="0"/>
          <w:marBottom w:val="0"/>
          <w:divBdr>
            <w:top w:val="none" w:sz="0" w:space="0" w:color="auto"/>
            <w:left w:val="none" w:sz="0" w:space="0" w:color="auto"/>
            <w:bottom w:val="none" w:sz="0" w:space="0" w:color="auto"/>
            <w:right w:val="none" w:sz="0" w:space="0" w:color="auto"/>
          </w:divBdr>
        </w:div>
        <w:div w:id="2120417762">
          <w:marLeft w:val="640"/>
          <w:marRight w:val="0"/>
          <w:marTop w:val="0"/>
          <w:marBottom w:val="0"/>
          <w:divBdr>
            <w:top w:val="none" w:sz="0" w:space="0" w:color="auto"/>
            <w:left w:val="none" w:sz="0" w:space="0" w:color="auto"/>
            <w:bottom w:val="none" w:sz="0" w:space="0" w:color="auto"/>
            <w:right w:val="none" w:sz="0" w:space="0" w:color="auto"/>
          </w:divBdr>
        </w:div>
      </w:divsChild>
    </w:div>
    <w:div w:id="961419274">
      <w:bodyDiv w:val="1"/>
      <w:marLeft w:val="0"/>
      <w:marRight w:val="0"/>
      <w:marTop w:val="0"/>
      <w:marBottom w:val="0"/>
      <w:divBdr>
        <w:top w:val="none" w:sz="0" w:space="0" w:color="auto"/>
        <w:left w:val="none" w:sz="0" w:space="0" w:color="auto"/>
        <w:bottom w:val="none" w:sz="0" w:space="0" w:color="auto"/>
        <w:right w:val="none" w:sz="0" w:space="0" w:color="auto"/>
      </w:divBdr>
      <w:divsChild>
        <w:div w:id="13118350">
          <w:marLeft w:val="640"/>
          <w:marRight w:val="0"/>
          <w:marTop w:val="0"/>
          <w:marBottom w:val="0"/>
          <w:divBdr>
            <w:top w:val="none" w:sz="0" w:space="0" w:color="auto"/>
            <w:left w:val="none" w:sz="0" w:space="0" w:color="auto"/>
            <w:bottom w:val="none" w:sz="0" w:space="0" w:color="auto"/>
            <w:right w:val="none" w:sz="0" w:space="0" w:color="auto"/>
          </w:divBdr>
        </w:div>
        <w:div w:id="63189177">
          <w:marLeft w:val="640"/>
          <w:marRight w:val="0"/>
          <w:marTop w:val="0"/>
          <w:marBottom w:val="0"/>
          <w:divBdr>
            <w:top w:val="none" w:sz="0" w:space="0" w:color="auto"/>
            <w:left w:val="none" w:sz="0" w:space="0" w:color="auto"/>
            <w:bottom w:val="none" w:sz="0" w:space="0" w:color="auto"/>
            <w:right w:val="none" w:sz="0" w:space="0" w:color="auto"/>
          </w:divBdr>
        </w:div>
        <w:div w:id="76947164">
          <w:marLeft w:val="640"/>
          <w:marRight w:val="0"/>
          <w:marTop w:val="0"/>
          <w:marBottom w:val="0"/>
          <w:divBdr>
            <w:top w:val="none" w:sz="0" w:space="0" w:color="auto"/>
            <w:left w:val="none" w:sz="0" w:space="0" w:color="auto"/>
            <w:bottom w:val="none" w:sz="0" w:space="0" w:color="auto"/>
            <w:right w:val="none" w:sz="0" w:space="0" w:color="auto"/>
          </w:divBdr>
        </w:div>
        <w:div w:id="138150835">
          <w:marLeft w:val="640"/>
          <w:marRight w:val="0"/>
          <w:marTop w:val="0"/>
          <w:marBottom w:val="0"/>
          <w:divBdr>
            <w:top w:val="none" w:sz="0" w:space="0" w:color="auto"/>
            <w:left w:val="none" w:sz="0" w:space="0" w:color="auto"/>
            <w:bottom w:val="none" w:sz="0" w:space="0" w:color="auto"/>
            <w:right w:val="none" w:sz="0" w:space="0" w:color="auto"/>
          </w:divBdr>
        </w:div>
        <w:div w:id="140465840">
          <w:marLeft w:val="640"/>
          <w:marRight w:val="0"/>
          <w:marTop w:val="0"/>
          <w:marBottom w:val="0"/>
          <w:divBdr>
            <w:top w:val="none" w:sz="0" w:space="0" w:color="auto"/>
            <w:left w:val="none" w:sz="0" w:space="0" w:color="auto"/>
            <w:bottom w:val="none" w:sz="0" w:space="0" w:color="auto"/>
            <w:right w:val="none" w:sz="0" w:space="0" w:color="auto"/>
          </w:divBdr>
        </w:div>
        <w:div w:id="141318899">
          <w:marLeft w:val="640"/>
          <w:marRight w:val="0"/>
          <w:marTop w:val="0"/>
          <w:marBottom w:val="0"/>
          <w:divBdr>
            <w:top w:val="none" w:sz="0" w:space="0" w:color="auto"/>
            <w:left w:val="none" w:sz="0" w:space="0" w:color="auto"/>
            <w:bottom w:val="none" w:sz="0" w:space="0" w:color="auto"/>
            <w:right w:val="none" w:sz="0" w:space="0" w:color="auto"/>
          </w:divBdr>
        </w:div>
        <w:div w:id="145362878">
          <w:marLeft w:val="640"/>
          <w:marRight w:val="0"/>
          <w:marTop w:val="0"/>
          <w:marBottom w:val="0"/>
          <w:divBdr>
            <w:top w:val="none" w:sz="0" w:space="0" w:color="auto"/>
            <w:left w:val="none" w:sz="0" w:space="0" w:color="auto"/>
            <w:bottom w:val="none" w:sz="0" w:space="0" w:color="auto"/>
            <w:right w:val="none" w:sz="0" w:space="0" w:color="auto"/>
          </w:divBdr>
        </w:div>
        <w:div w:id="145974617">
          <w:marLeft w:val="640"/>
          <w:marRight w:val="0"/>
          <w:marTop w:val="0"/>
          <w:marBottom w:val="0"/>
          <w:divBdr>
            <w:top w:val="none" w:sz="0" w:space="0" w:color="auto"/>
            <w:left w:val="none" w:sz="0" w:space="0" w:color="auto"/>
            <w:bottom w:val="none" w:sz="0" w:space="0" w:color="auto"/>
            <w:right w:val="none" w:sz="0" w:space="0" w:color="auto"/>
          </w:divBdr>
        </w:div>
        <w:div w:id="180048910">
          <w:marLeft w:val="640"/>
          <w:marRight w:val="0"/>
          <w:marTop w:val="0"/>
          <w:marBottom w:val="0"/>
          <w:divBdr>
            <w:top w:val="none" w:sz="0" w:space="0" w:color="auto"/>
            <w:left w:val="none" w:sz="0" w:space="0" w:color="auto"/>
            <w:bottom w:val="none" w:sz="0" w:space="0" w:color="auto"/>
            <w:right w:val="none" w:sz="0" w:space="0" w:color="auto"/>
          </w:divBdr>
        </w:div>
        <w:div w:id="186528802">
          <w:marLeft w:val="640"/>
          <w:marRight w:val="0"/>
          <w:marTop w:val="0"/>
          <w:marBottom w:val="0"/>
          <w:divBdr>
            <w:top w:val="none" w:sz="0" w:space="0" w:color="auto"/>
            <w:left w:val="none" w:sz="0" w:space="0" w:color="auto"/>
            <w:bottom w:val="none" w:sz="0" w:space="0" w:color="auto"/>
            <w:right w:val="none" w:sz="0" w:space="0" w:color="auto"/>
          </w:divBdr>
        </w:div>
        <w:div w:id="204221940">
          <w:marLeft w:val="640"/>
          <w:marRight w:val="0"/>
          <w:marTop w:val="0"/>
          <w:marBottom w:val="0"/>
          <w:divBdr>
            <w:top w:val="none" w:sz="0" w:space="0" w:color="auto"/>
            <w:left w:val="none" w:sz="0" w:space="0" w:color="auto"/>
            <w:bottom w:val="none" w:sz="0" w:space="0" w:color="auto"/>
            <w:right w:val="none" w:sz="0" w:space="0" w:color="auto"/>
          </w:divBdr>
        </w:div>
        <w:div w:id="228420846">
          <w:marLeft w:val="640"/>
          <w:marRight w:val="0"/>
          <w:marTop w:val="0"/>
          <w:marBottom w:val="0"/>
          <w:divBdr>
            <w:top w:val="none" w:sz="0" w:space="0" w:color="auto"/>
            <w:left w:val="none" w:sz="0" w:space="0" w:color="auto"/>
            <w:bottom w:val="none" w:sz="0" w:space="0" w:color="auto"/>
            <w:right w:val="none" w:sz="0" w:space="0" w:color="auto"/>
          </w:divBdr>
        </w:div>
        <w:div w:id="269552149">
          <w:marLeft w:val="640"/>
          <w:marRight w:val="0"/>
          <w:marTop w:val="0"/>
          <w:marBottom w:val="0"/>
          <w:divBdr>
            <w:top w:val="none" w:sz="0" w:space="0" w:color="auto"/>
            <w:left w:val="none" w:sz="0" w:space="0" w:color="auto"/>
            <w:bottom w:val="none" w:sz="0" w:space="0" w:color="auto"/>
            <w:right w:val="none" w:sz="0" w:space="0" w:color="auto"/>
          </w:divBdr>
        </w:div>
        <w:div w:id="273754757">
          <w:marLeft w:val="640"/>
          <w:marRight w:val="0"/>
          <w:marTop w:val="0"/>
          <w:marBottom w:val="0"/>
          <w:divBdr>
            <w:top w:val="none" w:sz="0" w:space="0" w:color="auto"/>
            <w:left w:val="none" w:sz="0" w:space="0" w:color="auto"/>
            <w:bottom w:val="none" w:sz="0" w:space="0" w:color="auto"/>
            <w:right w:val="none" w:sz="0" w:space="0" w:color="auto"/>
          </w:divBdr>
        </w:div>
        <w:div w:id="283003545">
          <w:marLeft w:val="640"/>
          <w:marRight w:val="0"/>
          <w:marTop w:val="0"/>
          <w:marBottom w:val="0"/>
          <w:divBdr>
            <w:top w:val="none" w:sz="0" w:space="0" w:color="auto"/>
            <w:left w:val="none" w:sz="0" w:space="0" w:color="auto"/>
            <w:bottom w:val="none" w:sz="0" w:space="0" w:color="auto"/>
            <w:right w:val="none" w:sz="0" w:space="0" w:color="auto"/>
          </w:divBdr>
        </w:div>
        <w:div w:id="311449979">
          <w:marLeft w:val="640"/>
          <w:marRight w:val="0"/>
          <w:marTop w:val="0"/>
          <w:marBottom w:val="0"/>
          <w:divBdr>
            <w:top w:val="none" w:sz="0" w:space="0" w:color="auto"/>
            <w:left w:val="none" w:sz="0" w:space="0" w:color="auto"/>
            <w:bottom w:val="none" w:sz="0" w:space="0" w:color="auto"/>
            <w:right w:val="none" w:sz="0" w:space="0" w:color="auto"/>
          </w:divBdr>
        </w:div>
        <w:div w:id="320037996">
          <w:marLeft w:val="640"/>
          <w:marRight w:val="0"/>
          <w:marTop w:val="0"/>
          <w:marBottom w:val="0"/>
          <w:divBdr>
            <w:top w:val="none" w:sz="0" w:space="0" w:color="auto"/>
            <w:left w:val="none" w:sz="0" w:space="0" w:color="auto"/>
            <w:bottom w:val="none" w:sz="0" w:space="0" w:color="auto"/>
            <w:right w:val="none" w:sz="0" w:space="0" w:color="auto"/>
          </w:divBdr>
        </w:div>
        <w:div w:id="330908773">
          <w:marLeft w:val="640"/>
          <w:marRight w:val="0"/>
          <w:marTop w:val="0"/>
          <w:marBottom w:val="0"/>
          <w:divBdr>
            <w:top w:val="none" w:sz="0" w:space="0" w:color="auto"/>
            <w:left w:val="none" w:sz="0" w:space="0" w:color="auto"/>
            <w:bottom w:val="none" w:sz="0" w:space="0" w:color="auto"/>
            <w:right w:val="none" w:sz="0" w:space="0" w:color="auto"/>
          </w:divBdr>
        </w:div>
        <w:div w:id="368264449">
          <w:marLeft w:val="640"/>
          <w:marRight w:val="0"/>
          <w:marTop w:val="0"/>
          <w:marBottom w:val="0"/>
          <w:divBdr>
            <w:top w:val="none" w:sz="0" w:space="0" w:color="auto"/>
            <w:left w:val="none" w:sz="0" w:space="0" w:color="auto"/>
            <w:bottom w:val="none" w:sz="0" w:space="0" w:color="auto"/>
            <w:right w:val="none" w:sz="0" w:space="0" w:color="auto"/>
          </w:divBdr>
        </w:div>
        <w:div w:id="437216158">
          <w:marLeft w:val="640"/>
          <w:marRight w:val="0"/>
          <w:marTop w:val="0"/>
          <w:marBottom w:val="0"/>
          <w:divBdr>
            <w:top w:val="none" w:sz="0" w:space="0" w:color="auto"/>
            <w:left w:val="none" w:sz="0" w:space="0" w:color="auto"/>
            <w:bottom w:val="none" w:sz="0" w:space="0" w:color="auto"/>
            <w:right w:val="none" w:sz="0" w:space="0" w:color="auto"/>
          </w:divBdr>
        </w:div>
        <w:div w:id="457649391">
          <w:marLeft w:val="640"/>
          <w:marRight w:val="0"/>
          <w:marTop w:val="0"/>
          <w:marBottom w:val="0"/>
          <w:divBdr>
            <w:top w:val="none" w:sz="0" w:space="0" w:color="auto"/>
            <w:left w:val="none" w:sz="0" w:space="0" w:color="auto"/>
            <w:bottom w:val="none" w:sz="0" w:space="0" w:color="auto"/>
            <w:right w:val="none" w:sz="0" w:space="0" w:color="auto"/>
          </w:divBdr>
        </w:div>
        <w:div w:id="480923448">
          <w:marLeft w:val="640"/>
          <w:marRight w:val="0"/>
          <w:marTop w:val="0"/>
          <w:marBottom w:val="0"/>
          <w:divBdr>
            <w:top w:val="none" w:sz="0" w:space="0" w:color="auto"/>
            <w:left w:val="none" w:sz="0" w:space="0" w:color="auto"/>
            <w:bottom w:val="none" w:sz="0" w:space="0" w:color="auto"/>
            <w:right w:val="none" w:sz="0" w:space="0" w:color="auto"/>
          </w:divBdr>
        </w:div>
        <w:div w:id="489638560">
          <w:marLeft w:val="640"/>
          <w:marRight w:val="0"/>
          <w:marTop w:val="0"/>
          <w:marBottom w:val="0"/>
          <w:divBdr>
            <w:top w:val="none" w:sz="0" w:space="0" w:color="auto"/>
            <w:left w:val="none" w:sz="0" w:space="0" w:color="auto"/>
            <w:bottom w:val="none" w:sz="0" w:space="0" w:color="auto"/>
            <w:right w:val="none" w:sz="0" w:space="0" w:color="auto"/>
          </w:divBdr>
        </w:div>
        <w:div w:id="491020211">
          <w:marLeft w:val="640"/>
          <w:marRight w:val="0"/>
          <w:marTop w:val="0"/>
          <w:marBottom w:val="0"/>
          <w:divBdr>
            <w:top w:val="none" w:sz="0" w:space="0" w:color="auto"/>
            <w:left w:val="none" w:sz="0" w:space="0" w:color="auto"/>
            <w:bottom w:val="none" w:sz="0" w:space="0" w:color="auto"/>
            <w:right w:val="none" w:sz="0" w:space="0" w:color="auto"/>
          </w:divBdr>
        </w:div>
        <w:div w:id="523638453">
          <w:marLeft w:val="640"/>
          <w:marRight w:val="0"/>
          <w:marTop w:val="0"/>
          <w:marBottom w:val="0"/>
          <w:divBdr>
            <w:top w:val="none" w:sz="0" w:space="0" w:color="auto"/>
            <w:left w:val="none" w:sz="0" w:space="0" w:color="auto"/>
            <w:bottom w:val="none" w:sz="0" w:space="0" w:color="auto"/>
            <w:right w:val="none" w:sz="0" w:space="0" w:color="auto"/>
          </w:divBdr>
        </w:div>
        <w:div w:id="570962749">
          <w:marLeft w:val="640"/>
          <w:marRight w:val="0"/>
          <w:marTop w:val="0"/>
          <w:marBottom w:val="0"/>
          <w:divBdr>
            <w:top w:val="none" w:sz="0" w:space="0" w:color="auto"/>
            <w:left w:val="none" w:sz="0" w:space="0" w:color="auto"/>
            <w:bottom w:val="none" w:sz="0" w:space="0" w:color="auto"/>
            <w:right w:val="none" w:sz="0" w:space="0" w:color="auto"/>
          </w:divBdr>
        </w:div>
        <w:div w:id="576089133">
          <w:marLeft w:val="640"/>
          <w:marRight w:val="0"/>
          <w:marTop w:val="0"/>
          <w:marBottom w:val="0"/>
          <w:divBdr>
            <w:top w:val="none" w:sz="0" w:space="0" w:color="auto"/>
            <w:left w:val="none" w:sz="0" w:space="0" w:color="auto"/>
            <w:bottom w:val="none" w:sz="0" w:space="0" w:color="auto"/>
            <w:right w:val="none" w:sz="0" w:space="0" w:color="auto"/>
          </w:divBdr>
        </w:div>
        <w:div w:id="583301550">
          <w:marLeft w:val="640"/>
          <w:marRight w:val="0"/>
          <w:marTop w:val="0"/>
          <w:marBottom w:val="0"/>
          <w:divBdr>
            <w:top w:val="none" w:sz="0" w:space="0" w:color="auto"/>
            <w:left w:val="none" w:sz="0" w:space="0" w:color="auto"/>
            <w:bottom w:val="none" w:sz="0" w:space="0" w:color="auto"/>
            <w:right w:val="none" w:sz="0" w:space="0" w:color="auto"/>
          </w:divBdr>
        </w:div>
        <w:div w:id="592709323">
          <w:marLeft w:val="640"/>
          <w:marRight w:val="0"/>
          <w:marTop w:val="0"/>
          <w:marBottom w:val="0"/>
          <w:divBdr>
            <w:top w:val="none" w:sz="0" w:space="0" w:color="auto"/>
            <w:left w:val="none" w:sz="0" w:space="0" w:color="auto"/>
            <w:bottom w:val="none" w:sz="0" w:space="0" w:color="auto"/>
            <w:right w:val="none" w:sz="0" w:space="0" w:color="auto"/>
          </w:divBdr>
        </w:div>
        <w:div w:id="597444844">
          <w:marLeft w:val="640"/>
          <w:marRight w:val="0"/>
          <w:marTop w:val="0"/>
          <w:marBottom w:val="0"/>
          <w:divBdr>
            <w:top w:val="none" w:sz="0" w:space="0" w:color="auto"/>
            <w:left w:val="none" w:sz="0" w:space="0" w:color="auto"/>
            <w:bottom w:val="none" w:sz="0" w:space="0" w:color="auto"/>
            <w:right w:val="none" w:sz="0" w:space="0" w:color="auto"/>
          </w:divBdr>
        </w:div>
        <w:div w:id="600265640">
          <w:marLeft w:val="640"/>
          <w:marRight w:val="0"/>
          <w:marTop w:val="0"/>
          <w:marBottom w:val="0"/>
          <w:divBdr>
            <w:top w:val="none" w:sz="0" w:space="0" w:color="auto"/>
            <w:left w:val="none" w:sz="0" w:space="0" w:color="auto"/>
            <w:bottom w:val="none" w:sz="0" w:space="0" w:color="auto"/>
            <w:right w:val="none" w:sz="0" w:space="0" w:color="auto"/>
          </w:divBdr>
        </w:div>
        <w:div w:id="652949346">
          <w:marLeft w:val="640"/>
          <w:marRight w:val="0"/>
          <w:marTop w:val="0"/>
          <w:marBottom w:val="0"/>
          <w:divBdr>
            <w:top w:val="none" w:sz="0" w:space="0" w:color="auto"/>
            <w:left w:val="none" w:sz="0" w:space="0" w:color="auto"/>
            <w:bottom w:val="none" w:sz="0" w:space="0" w:color="auto"/>
            <w:right w:val="none" w:sz="0" w:space="0" w:color="auto"/>
          </w:divBdr>
        </w:div>
        <w:div w:id="682170858">
          <w:marLeft w:val="640"/>
          <w:marRight w:val="0"/>
          <w:marTop w:val="0"/>
          <w:marBottom w:val="0"/>
          <w:divBdr>
            <w:top w:val="none" w:sz="0" w:space="0" w:color="auto"/>
            <w:left w:val="none" w:sz="0" w:space="0" w:color="auto"/>
            <w:bottom w:val="none" w:sz="0" w:space="0" w:color="auto"/>
            <w:right w:val="none" w:sz="0" w:space="0" w:color="auto"/>
          </w:divBdr>
        </w:div>
        <w:div w:id="699742230">
          <w:marLeft w:val="640"/>
          <w:marRight w:val="0"/>
          <w:marTop w:val="0"/>
          <w:marBottom w:val="0"/>
          <w:divBdr>
            <w:top w:val="none" w:sz="0" w:space="0" w:color="auto"/>
            <w:left w:val="none" w:sz="0" w:space="0" w:color="auto"/>
            <w:bottom w:val="none" w:sz="0" w:space="0" w:color="auto"/>
            <w:right w:val="none" w:sz="0" w:space="0" w:color="auto"/>
          </w:divBdr>
        </w:div>
        <w:div w:id="715087202">
          <w:marLeft w:val="640"/>
          <w:marRight w:val="0"/>
          <w:marTop w:val="0"/>
          <w:marBottom w:val="0"/>
          <w:divBdr>
            <w:top w:val="none" w:sz="0" w:space="0" w:color="auto"/>
            <w:left w:val="none" w:sz="0" w:space="0" w:color="auto"/>
            <w:bottom w:val="none" w:sz="0" w:space="0" w:color="auto"/>
            <w:right w:val="none" w:sz="0" w:space="0" w:color="auto"/>
          </w:divBdr>
        </w:div>
        <w:div w:id="747117671">
          <w:marLeft w:val="640"/>
          <w:marRight w:val="0"/>
          <w:marTop w:val="0"/>
          <w:marBottom w:val="0"/>
          <w:divBdr>
            <w:top w:val="none" w:sz="0" w:space="0" w:color="auto"/>
            <w:left w:val="none" w:sz="0" w:space="0" w:color="auto"/>
            <w:bottom w:val="none" w:sz="0" w:space="0" w:color="auto"/>
            <w:right w:val="none" w:sz="0" w:space="0" w:color="auto"/>
          </w:divBdr>
        </w:div>
        <w:div w:id="747728443">
          <w:marLeft w:val="640"/>
          <w:marRight w:val="0"/>
          <w:marTop w:val="0"/>
          <w:marBottom w:val="0"/>
          <w:divBdr>
            <w:top w:val="none" w:sz="0" w:space="0" w:color="auto"/>
            <w:left w:val="none" w:sz="0" w:space="0" w:color="auto"/>
            <w:bottom w:val="none" w:sz="0" w:space="0" w:color="auto"/>
            <w:right w:val="none" w:sz="0" w:space="0" w:color="auto"/>
          </w:divBdr>
        </w:div>
        <w:div w:id="759180025">
          <w:marLeft w:val="640"/>
          <w:marRight w:val="0"/>
          <w:marTop w:val="0"/>
          <w:marBottom w:val="0"/>
          <w:divBdr>
            <w:top w:val="none" w:sz="0" w:space="0" w:color="auto"/>
            <w:left w:val="none" w:sz="0" w:space="0" w:color="auto"/>
            <w:bottom w:val="none" w:sz="0" w:space="0" w:color="auto"/>
            <w:right w:val="none" w:sz="0" w:space="0" w:color="auto"/>
          </w:divBdr>
        </w:div>
        <w:div w:id="761414803">
          <w:marLeft w:val="640"/>
          <w:marRight w:val="0"/>
          <w:marTop w:val="0"/>
          <w:marBottom w:val="0"/>
          <w:divBdr>
            <w:top w:val="none" w:sz="0" w:space="0" w:color="auto"/>
            <w:left w:val="none" w:sz="0" w:space="0" w:color="auto"/>
            <w:bottom w:val="none" w:sz="0" w:space="0" w:color="auto"/>
            <w:right w:val="none" w:sz="0" w:space="0" w:color="auto"/>
          </w:divBdr>
        </w:div>
        <w:div w:id="784084016">
          <w:marLeft w:val="640"/>
          <w:marRight w:val="0"/>
          <w:marTop w:val="0"/>
          <w:marBottom w:val="0"/>
          <w:divBdr>
            <w:top w:val="none" w:sz="0" w:space="0" w:color="auto"/>
            <w:left w:val="none" w:sz="0" w:space="0" w:color="auto"/>
            <w:bottom w:val="none" w:sz="0" w:space="0" w:color="auto"/>
            <w:right w:val="none" w:sz="0" w:space="0" w:color="auto"/>
          </w:divBdr>
        </w:div>
        <w:div w:id="814182748">
          <w:marLeft w:val="640"/>
          <w:marRight w:val="0"/>
          <w:marTop w:val="0"/>
          <w:marBottom w:val="0"/>
          <w:divBdr>
            <w:top w:val="none" w:sz="0" w:space="0" w:color="auto"/>
            <w:left w:val="none" w:sz="0" w:space="0" w:color="auto"/>
            <w:bottom w:val="none" w:sz="0" w:space="0" w:color="auto"/>
            <w:right w:val="none" w:sz="0" w:space="0" w:color="auto"/>
          </w:divBdr>
        </w:div>
        <w:div w:id="815799039">
          <w:marLeft w:val="640"/>
          <w:marRight w:val="0"/>
          <w:marTop w:val="0"/>
          <w:marBottom w:val="0"/>
          <w:divBdr>
            <w:top w:val="none" w:sz="0" w:space="0" w:color="auto"/>
            <w:left w:val="none" w:sz="0" w:space="0" w:color="auto"/>
            <w:bottom w:val="none" w:sz="0" w:space="0" w:color="auto"/>
            <w:right w:val="none" w:sz="0" w:space="0" w:color="auto"/>
          </w:divBdr>
        </w:div>
        <w:div w:id="817378699">
          <w:marLeft w:val="640"/>
          <w:marRight w:val="0"/>
          <w:marTop w:val="0"/>
          <w:marBottom w:val="0"/>
          <w:divBdr>
            <w:top w:val="none" w:sz="0" w:space="0" w:color="auto"/>
            <w:left w:val="none" w:sz="0" w:space="0" w:color="auto"/>
            <w:bottom w:val="none" w:sz="0" w:space="0" w:color="auto"/>
            <w:right w:val="none" w:sz="0" w:space="0" w:color="auto"/>
          </w:divBdr>
        </w:div>
        <w:div w:id="820535450">
          <w:marLeft w:val="640"/>
          <w:marRight w:val="0"/>
          <w:marTop w:val="0"/>
          <w:marBottom w:val="0"/>
          <w:divBdr>
            <w:top w:val="none" w:sz="0" w:space="0" w:color="auto"/>
            <w:left w:val="none" w:sz="0" w:space="0" w:color="auto"/>
            <w:bottom w:val="none" w:sz="0" w:space="0" w:color="auto"/>
            <w:right w:val="none" w:sz="0" w:space="0" w:color="auto"/>
          </w:divBdr>
        </w:div>
        <w:div w:id="847450689">
          <w:marLeft w:val="640"/>
          <w:marRight w:val="0"/>
          <w:marTop w:val="0"/>
          <w:marBottom w:val="0"/>
          <w:divBdr>
            <w:top w:val="none" w:sz="0" w:space="0" w:color="auto"/>
            <w:left w:val="none" w:sz="0" w:space="0" w:color="auto"/>
            <w:bottom w:val="none" w:sz="0" w:space="0" w:color="auto"/>
            <w:right w:val="none" w:sz="0" w:space="0" w:color="auto"/>
          </w:divBdr>
        </w:div>
        <w:div w:id="847597667">
          <w:marLeft w:val="640"/>
          <w:marRight w:val="0"/>
          <w:marTop w:val="0"/>
          <w:marBottom w:val="0"/>
          <w:divBdr>
            <w:top w:val="none" w:sz="0" w:space="0" w:color="auto"/>
            <w:left w:val="none" w:sz="0" w:space="0" w:color="auto"/>
            <w:bottom w:val="none" w:sz="0" w:space="0" w:color="auto"/>
            <w:right w:val="none" w:sz="0" w:space="0" w:color="auto"/>
          </w:divBdr>
        </w:div>
        <w:div w:id="888683571">
          <w:marLeft w:val="640"/>
          <w:marRight w:val="0"/>
          <w:marTop w:val="0"/>
          <w:marBottom w:val="0"/>
          <w:divBdr>
            <w:top w:val="none" w:sz="0" w:space="0" w:color="auto"/>
            <w:left w:val="none" w:sz="0" w:space="0" w:color="auto"/>
            <w:bottom w:val="none" w:sz="0" w:space="0" w:color="auto"/>
            <w:right w:val="none" w:sz="0" w:space="0" w:color="auto"/>
          </w:divBdr>
        </w:div>
        <w:div w:id="898713382">
          <w:marLeft w:val="640"/>
          <w:marRight w:val="0"/>
          <w:marTop w:val="0"/>
          <w:marBottom w:val="0"/>
          <w:divBdr>
            <w:top w:val="none" w:sz="0" w:space="0" w:color="auto"/>
            <w:left w:val="none" w:sz="0" w:space="0" w:color="auto"/>
            <w:bottom w:val="none" w:sz="0" w:space="0" w:color="auto"/>
            <w:right w:val="none" w:sz="0" w:space="0" w:color="auto"/>
          </w:divBdr>
        </w:div>
        <w:div w:id="905608197">
          <w:marLeft w:val="640"/>
          <w:marRight w:val="0"/>
          <w:marTop w:val="0"/>
          <w:marBottom w:val="0"/>
          <w:divBdr>
            <w:top w:val="none" w:sz="0" w:space="0" w:color="auto"/>
            <w:left w:val="none" w:sz="0" w:space="0" w:color="auto"/>
            <w:bottom w:val="none" w:sz="0" w:space="0" w:color="auto"/>
            <w:right w:val="none" w:sz="0" w:space="0" w:color="auto"/>
          </w:divBdr>
        </w:div>
        <w:div w:id="936519404">
          <w:marLeft w:val="640"/>
          <w:marRight w:val="0"/>
          <w:marTop w:val="0"/>
          <w:marBottom w:val="0"/>
          <w:divBdr>
            <w:top w:val="none" w:sz="0" w:space="0" w:color="auto"/>
            <w:left w:val="none" w:sz="0" w:space="0" w:color="auto"/>
            <w:bottom w:val="none" w:sz="0" w:space="0" w:color="auto"/>
            <w:right w:val="none" w:sz="0" w:space="0" w:color="auto"/>
          </w:divBdr>
        </w:div>
        <w:div w:id="946733079">
          <w:marLeft w:val="640"/>
          <w:marRight w:val="0"/>
          <w:marTop w:val="0"/>
          <w:marBottom w:val="0"/>
          <w:divBdr>
            <w:top w:val="none" w:sz="0" w:space="0" w:color="auto"/>
            <w:left w:val="none" w:sz="0" w:space="0" w:color="auto"/>
            <w:bottom w:val="none" w:sz="0" w:space="0" w:color="auto"/>
            <w:right w:val="none" w:sz="0" w:space="0" w:color="auto"/>
          </w:divBdr>
        </w:div>
        <w:div w:id="970985447">
          <w:marLeft w:val="640"/>
          <w:marRight w:val="0"/>
          <w:marTop w:val="0"/>
          <w:marBottom w:val="0"/>
          <w:divBdr>
            <w:top w:val="none" w:sz="0" w:space="0" w:color="auto"/>
            <w:left w:val="none" w:sz="0" w:space="0" w:color="auto"/>
            <w:bottom w:val="none" w:sz="0" w:space="0" w:color="auto"/>
            <w:right w:val="none" w:sz="0" w:space="0" w:color="auto"/>
          </w:divBdr>
        </w:div>
        <w:div w:id="975913063">
          <w:marLeft w:val="640"/>
          <w:marRight w:val="0"/>
          <w:marTop w:val="0"/>
          <w:marBottom w:val="0"/>
          <w:divBdr>
            <w:top w:val="none" w:sz="0" w:space="0" w:color="auto"/>
            <w:left w:val="none" w:sz="0" w:space="0" w:color="auto"/>
            <w:bottom w:val="none" w:sz="0" w:space="0" w:color="auto"/>
            <w:right w:val="none" w:sz="0" w:space="0" w:color="auto"/>
          </w:divBdr>
        </w:div>
        <w:div w:id="1022781361">
          <w:marLeft w:val="640"/>
          <w:marRight w:val="0"/>
          <w:marTop w:val="0"/>
          <w:marBottom w:val="0"/>
          <w:divBdr>
            <w:top w:val="none" w:sz="0" w:space="0" w:color="auto"/>
            <w:left w:val="none" w:sz="0" w:space="0" w:color="auto"/>
            <w:bottom w:val="none" w:sz="0" w:space="0" w:color="auto"/>
            <w:right w:val="none" w:sz="0" w:space="0" w:color="auto"/>
          </w:divBdr>
        </w:div>
        <w:div w:id="1035960081">
          <w:marLeft w:val="640"/>
          <w:marRight w:val="0"/>
          <w:marTop w:val="0"/>
          <w:marBottom w:val="0"/>
          <w:divBdr>
            <w:top w:val="none" w:sz="0" w:space="0" w:color="auto"/>
            <w:left w:val="none" w:sz="0" w:space="0" w:color="auto"/>
            <w:bottom w:val="none" w:sz="0" w:space="0" w:color="auto"/>
            <w:right w:val="none" w:sz="0" w:space="0" w:color="auto"/>
          </w:divBdr>
        </w:div>
        <w:div w:id="1048996532">
          <w:marLeft w:val="640"/>
          <w:marRight w:val="0"/>
          <w:marTop w:val="0"/>
          <w:marBottom w:val="0"/>
          <w:divBdr>
            <w:top w:val="none" w:sz="0" w:space="0" w:color="auto"/>
            <w:left w:val="none" w:sz="0" w:space="0" w:color="auto"/>
            <w:bottom w:val="none" w:sz="0" w:space="0" w:color="auto"/>
            <w:right w:val="none" w:sz="0" w:space="0" w:color="auto"/>
          </w:divBdr>
        </w:div>
        <w:div w:id="1105269921">
          <w:marLeft w:val="640"/>
          <w:marRight w:val="0"/>
          <w:marTop w:val="0"/>
          <w:marBottom w:val="0"/>
          <w:divBdr>
            <w:top w:val="none" w:sz="0" w:space="0" w:color="auto"/>
            <w:left w:val="none" w:sz="0" w:space="0" w:color="auto"/>
            <w:bottom w:val="none" w:sz="0" w:space="0" w:color="auto"/>
            <w:right w:val="none" w:sz="0" w:space="0" w:color="auto"/>
          </w:divBdr>
        </w:div>
        <w:div w:id="1108039630">
          <w:marLeft w:val="640"/>
          <w:marRight w:val="0"/>
          <w:marTop w:val="0"/>
          <w:marBottom w:val="0"/>
          <w:divBdr>
            <w:top w:val="none" w:sz="0" w:space="0" w:color="auto"/>
            <w:left w:val="none" w:sz="0" w:space="0" w:color="auto"/>
            <w:bottom w:val="none" w:sz="0" w:space="0" w:color="auto"/>
            <w:right w:val="none" w:sz="0" w:space="0" w:color="auto"/>
          </w:divBdr>
        </w:div>
        <w:div w:id="1118719374">
          <w:marLeft w:val="640"/>
          <w:marRight w:val="0"/>
          <w:marTop w:val="0"/>
          <w:marBottom w:val="0"/>
          <w:divBdr>
            <w:top w:val="none" w:sz="0" w:space="0" w:color="auto"/>
            <w:left w:val="none" w:sz="0" w:space="0" w:color="auto"/>
            <w:bottom w:val="none" w:sz="0" w:space="0" w:color="auto"/>
            <w:right w:val="none" w:sz="0" w:space="0" w:color="auto"/>
          </w:divBdr>
        </w:div>
        <w:div w:id="1124664766">
          <w:marLeft w:val="640"/>
          <w:marRight w:val="0"/>
          <w:marTop w:val="0"/>
          <w:marBottom w:val="0"/>
          <w:divBdr>
            <w:top w:val="none" w:sz="0" w:space="0" w:color="auto"/>
            <w:left w:val="none" w:sz="0" w:space="0" w:color="auto"/>
            <w:bottom w:val="none" w:sz="0" w:space="0" w:color="auto"/>
            <w:right w:val="none" w:sz="0" w:space="0" w:color="auto"/>
          </w:divBdr>
        </w:div>
        <w:div w:id="1165971595">
          <w:marLeft w:val="640"/>
          <w:marRight w:val="0"/>
          <w:marTop w:val="0"/>
          <w:marBottom w:val="0"/>
          <w:divBdr>
            <w:top w:val="none" w:sz="0" w:space="0" w:color="auto"/>
            <w:left w:val="none" w:sz="0" w:space="0" w:color="auto"/>
            <w:bottom w:val="none" w:sz="0" w:space="0" w:color="auto"/>
            <w:right w:val="none" w:sz="0" w:space="0" w:color="auto"/>
          </w:divBdr>
        </w:div>
        <w:div w:id="1184441699">
          <w:marLeft w:val="640"/>
          <w:marRight w:val="0"/>
          <w:marTop w:val="0"/>
          <w:marBottom w:val="0"/>
          <w:divBdr>
            <w:top w:val="none" w:sz="0" w:space="0" w:color="auto"/>
            <w:left w:val="none" w:sz="0" w:space="0" w:color="auto"/>
            <w:bottom w:val="none" w:sz="0" w:space="0" w:color="auto"/>
            <w:right w:val="none" w:sz="0" w:space="0" w:color="auto"/>
          </w:divBdr>
        </w:div>
        <w:div w:id="1188984671">
          <w:marLeft w:val="640"/>
          <w:marRight w:val="0"/>
          <w:marTop w:val="0"/>
          <w:marBottom w:val="0"/>
          <w:divBdr>
            <w:top w:val="none" w:sz="0" w:space="0" w:color="auto"/>
            <w:left w:val="none" w:sz="0" w:space="0" w:color="auto"/>
            <w:bottom w:val="none" w:sz="0" w:space="0" w:color="auto"/>
            <w:right w:val="none" w:sz="0" w:space="0" w:color="auto"/>
          </w:divBdr>
        </w:div>
        <w:div w:id="1229269462">
          <w:marLeft w:val="640"/>
          <w:marRight w:val="0"/>
          <w:marTop w:val="0"/>
          <w:marBottom w:val="0"/>
          <w:divBdr>
            <w:top w:val="none" w:sz="0" w:space="0" w:color="auto"/>
            <w:left w:val="none" w:sz="0" w:space="0" w:color="auto"/>
            <w:bottom w:val="none" w:sz="0" w:space="0" w:color="auto"/>
            <w:right w:val="none" w:sz="0" w:space="0" w:color="auto"/>
          </w:divBdr>
        </w:div>
        <w:div w:id="1234856149">
          <w:marLeft w:val="640"/>
          <w:marRight w:val="0"/>
          <w:marTop w:val="0"/>
          <w:marBottom w:val="0"/>
          <w:divBdr>
            <w:top w:val="none" w:sz="0" w:space="0" w:color="auto"/>
            <w:left w:val="none" w:sz="0" w:space="0" w:color="auto"/>
            <w:bottom w:val="none" w:sz="0" w:space="0" w:color="auto"/>
            <w:right w:val="none" w:sz="0" w:space="0" w:color="auto"/>
          </w:divBdr>
        </w:div>
        <w:div w:id="1327637335">
          <w:marLeft w:val="640"/>
          <w:marRight w:val="0"/>
          <w:marTop w:val="0"/>
          <w:marBottom w:val="0"/>
          <w:divBdr>
            <w:top w:val="none" w:sz="0" w:space="0" w:color="auto"/>
            <w:left w:val="none" w:sz="0" w:space="0" w:color="auto"/>
            <w:bottom w:val="none" w:sz="0" w:space="0" w:color="auto"/>
            <w:right w:val="none" w:sz="0" w:space="0" w:color="auto"/>
          </w:divBdr>
        </w:div>
        <w:div w:id="1330257362">
          <w:marLeft w:val="640"/>
          <w:marRight w:val="0"/>
          <w:marTop w:val="0"/>
          <w:marBottom w:val="0"/>
          <w:divBdr>
            <w:top w:val="none" w:sz="0" w:space="0" w:color="auto"/>
            <w:left w:val="none" w:sz="0" w:space="0" w:color="auto"/>
            <w:bottom w:val="none" w:sz="0" w:space="0" w:color="auto"/>
            <w:right w:val="none" w:sz="0" w:space="0" w:color="auto"/>
          </w:divBdr>
        </w:div>
        <w:div w:id="1357652839">
          <w:marLeft w:val="640"/>
          <w:marRight w:val="0"/>
          <w:marTop w:val="0"/>
          <w:marBottom w:val="0"/>
          <w:divBdr>
            <w:top w:val="none" w:sz="0" w:space="0" w:color="auto"/>
            <w:left w:val="none" w:sz="0" w:space="0" w:color="auto"/>
            <w:bottom w:val="none" w:sz="0" w:space="0" w:color="auto"/>
            <w:right w:val="none" w:sz="0" w:space="0" w:color="auto"/>
          </w:divBdr>
        </w:div>
        <w:div w:id="1371539239">
          <w:marLeft w:val="640"/>
          <w:marRight w:val="0"/>
          <w:marTop w:val="0"/>
          <w:marBottom w:val="0"/>
          <w:divBdr>
            <w:top w:val="none" w:sz="0" w:space="0" w:color="auto"/>
            <w:left w:val="none" w:sz="0" w:space="0" w:color="auto"/>
            <w:bottom w:val="none" w:sz="0" w:space="0" w:color="auto"/>
            <w:right w:val="none" w:sz="0" w:space="0" w:color="auto"/>
          </w:divBdr>
        </w:div>
        <w:div w:id="1377508555">
          <w:marLeft w:val="640"/>
          <w:marRight w:val="0"/>
          <w:marTop w:val="0"/>
          <w:marBottom w:val="0"/>
          <w:divBdr>
            <w:top w:val="none" w:sz="0" w:space="0" w:color="auto"/>
            <w:left w:val="none" w:sz="0" w:space="0" w:color="auto"/>
            <w:bottom w:val="none" w:sz="0" w:space="0" w:color="auto"/>
            <w:right w:val="none" w:sz="0" w:space="0" w:color="auto"/>
          </w:divBdr>
        </w:div>
        <w:div w:id="1398437362">
          <w:marLeft w:val="640"/>
          <w:marRight w:val="0"/>
          <w:marTop w:val="0"/>
          <w:marBottom w:val="0"/>
          <w:divBdr>
            <w:top w:val="none" w:sz="0" w:space="0" w:color="auto"/>
            <w:left w:val="none" w:sz="0" w:space="0" w:color="auto"/>
            <w:bottom w:val="none" w:sz="0" w:space="0" w:color="auto"/>
            <w:right w:val="none" w:sz="0" w:space="0" w:color="auto"/>
          </w:divBdr>
        </w:div>
        <w:div w:id="1442919110">
          <w:marLeft w:val="640"/>
          <w:marRight w:val="0"/>
          <w:marTop w:val="0"/>
          <w:marBottom w:val="0"/>
          <w:divBdr>
            <w:top w:val="none" w:sz="0" w:space="0" w:color="auto"/>
            <w:left w:val="none" w:sz="0" w:space="0" w:color="auto"/>
            <w:bottom w:val="none" w:sz="0" w:space="0" w:color="auto"/>
            <w:right w:val="none" w:sz="0" w:space="0" w:color="auto"/>
          </w:divBdr>
        </w:div>
        <w:div w:id="1518496288">
          <w:marLeft w:val="640"/>
          <w:marRight w:val="0"/>
          <w:marTop w:val="0"/>
          <w:marBottom w:val="0"/>
          <w:divBdr>
            <w:top w:val="none" w:sz="0" w:space="0" w:color="auto"/>
            <w:left w:val="none" w:sz="0" w:space="0" w:color="auto"/>
            <w:bottom w:val="none" w:sz="0" w:space="0" w:color="auto"/>
            <w:right w:val="none" w:sz="0" w:space="0" w:color="auto"/>
          </w:divBdr>
        </w:div>
        <w:div w:id="1532692638">
          <w:marLeft w:val="640"/>
          <w:marRight w:val="0"/>
          <w:marTop w:val="0"/>
          <w:marBottom w:val="0"/>
          <w:divBdr>
            <w:top w:val="none" w:sz="0" w:space="0" w:color="auto"/>
            <w:left w:val="none" w:sz="0" w:space="0" w:color="auto"/>
            <w:bottom w:val="none" w:sz="0" w:space="0" w:color="auto"/>
            <w:right w:val="none" w:sz="0" w:space="0" w:color="auto"/>
          </w:divBdr>
        </w:div>
        <w:div w:id="1556576395">
          <w:marLeft w:val="640"/>
          <w:marRight w:val="0"/>
          <w:marTop w:val="0"/>
          <w:marBottom w:val="0"/>
          <w:divBdr>
            <w:top w:val="none" w:sz="0" w:space="0" w:color="auto"/>
            <w:left w:val="none" w:sz="0" w:space="0" w:color="auto"/>
            <w:bottom w:val="none" w:sz="0" w:space="0" w:color="auto"/>
            <w:right w:val="none" w:sz="0" w:space="0" w:color="auto"/>
          </w:divBdr>
        </w:div>
        <w:div w:id="1626737195">
          <w:marLeft w:val="640"/>
          <w:marRight w:val="0"/>
          <w:marTop w:val="0"/>
          <w:marBottom w:val="0"/>
          <w:divBdr>
            <w:top w:val="none" w:sz="0" w:space="0" w:color="auto"/>
            <w:left w:val="none" w:sz="0" w:space="0" w:color="auto"/>
            <w:bottom w:val="none" w:sz="0" w:space="0" w:color="auto"/>
            <w:right w:val="none" w:sz="0" w:space="0" w:color="auto"/>
          </w:divBdr>
        </w:div>
        <w:div w:id="1629969439">
          <w:marLeft w:val="640"/>
          <w:marRight w:val="0"/>
          <w:marTop w:val="0"/>
          <w:marBottom w:val="0"/>
          <w:divBdr>
            <w:top w:val="none" w:sz="0" w:space="0" w:color="auto"/>
            <w:left w:val="none" w:sz="0" w:space="0" w:color="auto"/>
            <w:bottom w:val="none" w:sz="0" w:space="0" w:color="auto"/>
            <w:right w:val="none" w:sz="0" w:space="0" w:color="auto"/>
          </w:divBdr>
        </w:div>
        <w:div w:id="1637443703">
          <w:marLeft w:val="640"/>
          <w:marRight w:val="0"/>
          <w:marTop w:val="0"/>
          <w:marBottom w:val="0"/>
          <w:divBdr>
            <w:top w:val="none" w:sz="0" w:space="0" w:color="auto"/>
            <w:left w:val="none" w:sz="0" w:space="0" w:color="auto"/>
            <w:bottom w:val="none" w:sz="0" w:space="0" w:color="auto"/>
            <w:right w:val="none" w:sz="0" w:space="0" w:color="auto"/>
          </w:divBdr>
        </w:div>
        <w:div w:id="1681085410">
          <w:marLeft w:val="640"/>
          <w:marRight w:val="0"/>
          <w:marTop w:val="0"/>
          <w:marBottom w:val="0"/>
          <w:divBdr>
            <w:top w:val="none" w:sz="0" w:space="0" w:color="auto"/>
            <w:left w:val="none" w:sz="0" w:space="0" w:color="auto"/>
            <w:bottom w:val="none" w:sz="0" w:space="0" w:color="auto"/>
            <w:right w:val="none" w:sz="0" w:space="0" w:color="auto"/>
          </w:divBdr>
        </w:div>
        <w:div w:id="1688412060">
          <w:marLeft w:val="640"/>
          <w:marRight w:val="0"/>
          <w:marTop w:val="0"/>
          <w:marBottom w:val="0"/>
          <w:divBdr>
            <w:top w:val="none" w:sz="0" w:space="0" w:color="auto"/>
            <w:left w:val="none" w:sz="0" w:space="0" w:color="auto"/>
            <w:bottom w:val="none" w:sz="0" w:space="0" w:color="auto"/>
            <w:right w:val="none" w:sz="0" w:space="0" w:color="auto"/>
          </w:divBdr>
        </w:div>
        <w:div w:id="1698699928">
          <w:marLeft w:val="640"/>
          <w:marRight w:val="0"/>
          <w:marTop w:val="0"/>
          <w:marBottom w:val="0"/>
          <w:divBdr>
            <w:top w:val="none" w:sz="0" w:space="0" w:color="auto"/>
            <w:left w:val="none" w:sz="0" w:space="0" w:color="auto"/>
            <w:bottom w:val="none" w:sz="0" w:space="0" w:color="auto"/>
            <w:right w:val="none" w:sz="0" w:space="0" w:color="auto"/>
          </w:divBdr>
        </w:div>
        <w:div w:id="1701931886">
          <w:marLeft w:val="640"/>
          <w:marRight w:val="0"/>
          <w:marTop w:val="0"/>
          <w:marBottom w:val="0"/>
          <w:divBdr>
            <w:top w:val="none" w:sz="0" w:space="0" w:color="auto"/>
            <w:left w:val="none" w:sz="0" w:space="0" w:color="auto"/>
            <w:bottom w:val="none" w:sz="0" w:space="0" w:color="auto"/>
            <w:right w:val="none" w:sz="0" w:space="0" w:color="auto"/>
          </w:divBdr>
        </w:div>
        <w:div w:id="1714572624">
          <w:marLeft w:val="640"/>
          <w:marRight w:val="0"/>
          <w:marTop w:val="0"/>
          <w:marBottom w:val="0"/>
          <w:divBdr>
            <w:top w:val="none" w:sz="0" w:space="0" w:color="auto"/>
            <w:left w:val="none" w:sz="0" w:space="0" w:color="auto"/>
            <w:bottom w:val="none" w:sz="0" w:space="0" w:color="auto"/>
            <w:right w:val="none" w:sz="0" w:space="0" w:color="auto"/>
          </w:divBdr>
        </w:div>
        <w:div w:id="1738936352">
          <w:marLeft w:val="640"/>
          <w:marRight w:val="0"/>
          <w:marTop w:val="0"/>
          <w:marBottom w:val="0"/>
          <w:divBdr>
            <w:top w:val="none" w:sz="0" w:space="0" w:color="auto"/>
            <w:left w:val="none" w:sz="0" w:space="0" w:color="auto"/>
            <w:bottom w:val="none" w:sz="0" w:space="0" w:color="auto"/>
            <w:right w:val="none" w:sz="0" w:space="0" w:color="auto"/>
          </w:divBdr>
        </w:div>
        <w:div w:id="1748570141">
          <w:marLeft w:val="640"/>
          <w:marRight w:val="0"/>
          <w:marTop w:val="0"/>
          <w:marBottom w:val="0"/>
          <w:divBdr>
            <w:top w:val="none" w:sz="0" w:space="0" w:color="auto"/>
            <w:left w:val="none" w:sz="0" w:space="0" w:color="auto"/>
            <w:bottom w:val="none" w:sz="0" w:space="0" w:color="auto"/>
            <w:right w:val="none" w:sz="0" w:space="0" w:color="auto"/>
          </w:divBdr>
        </w:div>
        <w:div w:id="1803689885">
          <w:marLeft w:val="640"/>
          <w:marRight w:val="0"/>
          <w:marTop w:val="0"/>
          <w:marBottom w:val="0"/>
          <w:divBdr>
            <w:top w:val="none" w:sz="0" w:space="0" w:color="auto"/>
            <w:left w:val="none" w:sz="0" w:space="0" w:color="auto"/>
            <w:bottom w:val="none" w:sz="0" w:space="0" w:color="auto"/>
            <w:right w:val="none" w:sz="0" w:space="0" w:color="auto"/>
          </w:divBdr>
        </w:div>
        <w:div w:id="1805075868">
          <w:marLeft w:val="640"/>
          <w:marRight w:val="0"/>
          <w:marTop w:val="0"/>
          <w:marBottom w:val="0"/>
          <w:divBdr>
            <w:top w:val="none" w:sz="0" w:space="0" w:color="auto"/>
            <w:left w:val="none" w:sz="0" w:space="0" w:color="auto"/>
            <w:bottom w:val="none" w:sz="0" w:space="0" w:color="auto"/>
            <w:right w:val="none" w:sz="0" w:space="0" w:color="auto"/>
          </w:divBdr>
        </w:div>
        <w:div w:id="1824396946">
          <w:marLeft w:val="640"/>
          <w:marRight w:val="0"/>
          <w:marTop w:val="0"/>
          <w:marBottom w:val="0"/>
          <w:divBdr>
            <w:top w:val="none" w:sz="0" w:space="0" w:color="auto"/>
            <w:left w:val="none" w:sz="0" w:space="0" w:color="auto"/>
            <w:bottom w:val="none" w:sz="0" w:space="0" w:color="auto"/>
            <w:right w:val="none" w:sz="0" w:space="0" w:color="auto"/>
          </w:divBdr>
        </w:div>
        <w:div w:id="1848977880">
          <w:marLeft w:val="640"/>
          <w:marRight w:val="0"/>
          <w:marTop w:val="0"/>
          <w:marBottom w:val="0"/>
          <w:divBdr>
            <w:top w:val="none" w:sz="0" w:space="0" w:color="auto"/>
            <w:left w:val="none" w:sz="0" w:space="0" w:color="auto"/>
            <w:bottom w:val="none" w:sz="0" w:space="0" w:color="auto"/>
            <w:right w:val="none" w:sz="0" w:space="0" w:color="auto"/>
          </w:divBdr>
        </w:div>
        <w:div w:id="1873806781">
          <w:marLeft w:val="640"/>
          <w:marRight w:val="0"/>
          <w:marTop w:val="0"/>
          <w:marBottom w:val="0"/>
          <w:divBdr>
            <w:top w:val="none" w:sz="0" w:space="0" w:color="auto"/>
            <w:left w:val="none" w:sz="0" w:space="0" w:color="auto"/>
            <w:bottom w:val="none" w:sz="0" w:space="0" w:color="auto"/>
            <w:right w:val="none" w:sz="0" w:space="0" w:color="auto"/>
          </w:divBdr>
        </w:div>
        <w:div w:id="1890996278">
          <w:marLeft w:val="640"/>
          <w:marRight w:val="0"/>
          <w:marTop w:val="0"/>
          <w:marBottom w:val="0"/>
          <w:divBdr>
            <w:top w:val="none" w:sz="0" w:space="0" w:color="auto"/>
            <w:left w:val="none" w:sz="0" w:space="0" w:color="auto"/>
            <w:bottom w:val="none" w:sz="0" w:space="0" w:color="auto"/>
            <w:right w:val="none" w:sz="0" w:space="0" w:color="auto"/>
          </w:divBdr>
        </w:div>
        <w:div w:id="1898121970">
          <w:marLeft w:val="640"/>
          <w:marRight w:val="0"/>
          <w:marTop w:val="0"/>
          <w:marBottom w:val="0"/>
          <w:divBdr>
            <w:top w:val="none" w:sz="0" w:space="0" w:color="auto"/>
            <w:left w:val="none" w:sz="0" w:space="0" w:color="auto"/>
            <w:bottom w:val="none" w:sz="0" w:space="0" w:color="auto"/>
            <w:right w:val="none" w:sz="0" w:space="0" w:color="auto"/>
          </w:divBdr>
        </w:div>
        <w:div w:id="1899785731">
          <w:marLeft w:val="640"/>
          <w:marRight w:val="0"/>
          <w:marTop w:val="0"/>
          <w:marBottom w:val="0"/>
          <w:divBdr>
            <w:top w:val="none" w:sz="0" w:space="0" w:color="auto"/>
            <w:left w:val="none" w:sz="0" w:space="0" w:color="auto"/>
            <w:bottom w:val="none" w:sz="0" w:space="0" w:color="auto"/>
            <w:right w:val="none" w:sz="0" w:space="0" w:color="auto"/>
          </w:divBdr>
        </w:div>
        <w:div w:id="1915968746">
          <w:marLeft w:val="640"/>
          <w:marRight w:val="0"/>
          <w:marTop w:val="0"/>
          <w:marBottom w:val="0"/>
          <w:divBdr>
            <w:top w:val="none" w:sz="0" w:space="0" w:color="auto"/>
            <w:left w:val="none" w:sz="0" w:space="0" w:color="auto"/>
            <w:bottom w:val="none" w:sz="0" w:space="0" w:color="auto"/>
            <w:right w:val="none" w:sz="0" w:space="0" w:color="auto"/>
          </w:divBdr>
        </w:div>
        <w:div w:id="1927567153">
          <w:marLeft w:val="640"/>
          <w:marRight w:val="0"/>
          <w:marTop w:val="0"/>
          <w:marBottom w:val="0"/>
          <w:divBdr>
            <w:top w:val="none" w:sz="0" w:space="0" w:color="auto"/>
            <w:left w:val="none" w:sz="0" w:space="0" w:color="auto"/>
            <w:bottom w:val="none" w:sz="0" w:space="0" w:color="auto"/>
            <w:right w:val="none" w:sz="0" w:space="0" w:color="auto"/>
          </w:divBdr>
        </w:div>
        <w:div w:id="1931959902">
          <w:marLeft w:val="640"/>
          <w:marRight w:val="0"/>
          <w:marTop w:val="0"/>
          <w:marBottom w:val="0"/>
          <w:divBdr>
            <w:top w:val="none" w:sz="0" w:space="0" w:color="auto"/>
            <w:left w:val="none" w:sz="0" w:space="0" w:color="auto"/>
            <w:bottom w:val="none" w:sz="0" w:space="0" w:color="auto"/>
            <w:right w:val="none" w:sz="0" w:space="0" w:color="auto"/>
          </w:divBdr>
        </w:div>
        <w:div w:id="1981957815">
          <w:marLeft w:val="640"/>
          <w:marRight w:val="0"/>
          <w:marTop w:val="0"/>
          <w:marBottom w:val="0"/>
          <w:divBdr>
            <w:top w:val="none" w:sz="0" w:space="0" w:color="auto"/>
            <w:left w:val="none" w:sz="0" w:space="0" w:color="auto"/>
            <w:bottom w:val="none" w:sz="0" w:space="0" w:color="auto"/>
            <w:right w:val="none" w:sz="0" w:space="0" w:color="auto"/>
          </w:divBdr>
        </w:div>
        <w:div w:id="2000453053">
          <w:marLeft w:val="640"/>
          <w:marRight w:val="0"/>
          <w:marTop w:val="0"/>
          <w:marBottom w:val="0"/>
          <w:divBdr>
            <w:top w:val="none" w:sz="0" w:space="0" w:color="auto"/>
            <w:left w:val="none" w:sz="0" w:space="0" w:color="auto"/>
            <w:bottom w:val="none" w:sz="0" w:space="0" w:color="auto"/>
            <w:right w:val="none" w:sz="0" w:space="0" w:color="auto"/>
          </w:divBdr>
        </w:div>
        <w:div w:id="2090223725">
          <w:marLeft w:val="640"/>
          <w:marRight w:val="0"/>
          <w:marTop w:val="0"/>
          <w:marBottom w:val="0"/>
          <w:divBdr>
            <w:top w:val="none" w:sz="0" w:space="0" w:color="auto"/>
            <w:left w:val="none" w:sz="0" w:space="0" w:color="auto"/>
            <w:bottom w:val="none" w:sz="0" w:space="0" w:color="auto"/>
            <w:right w:val="none" w:sz="0" w:space="0" w:color="auto"/>
          </w:divBdr>
        </w:div>
        <w:div w:id="2117599346">
          <w:marLeft w:val="640"/>
          <w:marRight w:val="0"/>
          <w:marTop w:val="0"/>
          <w:marBottom w:val="0"/>
          <w:divBdr>
            <w:top w:val="none" w:sz="0" w:space="0" w:color="auto"/>
            <w:left w:val="none" w:sz="0" w:space="0" w:color="auto"/>
            <w:bottom w:val="none" w:sz="0" w:space="0" w:color="auto"/>
            <w:right w:val="none" w:sz="0" w:space="0" w:color="auto"/>
          </w:divBdr>
        </w:div>
        <w:div w:id="2137483002">
          <w:marLeft w:val="640"/>
          <w:marRight w:val="0"/>
          <w:marTop w:val="0"/>
          <w:marBottom w:val="0"/>
          <w:divBdr>
            <w:top w:val="none" w:sz="0" w:space="0" w:color="auto"/>
            <w:left w:val="none" w:sz="0" w:space="0" w:color="auto"/>
            <w:bottom w:val="none" w:sz="0" w:space="0" w:color="auto"/>
            <w:right w:val="none" w:sz="0" w:space="0" w:color="auto"/>
          </w:divBdr>
        </w:div>
      </w:divsChild>
    </w:div>
    <w:div w:id="965161939">
      <w:bodyDiv w:val="1"/>
      <w:marLeft w:val="0"/>
      <w:marRight w:val="0"/>
      <w:marTop w:val="0"/>
      <w:marBottom w:val="0"/>
      <w:divBdr>
        <w:top w:val="none" w:sz="0" w:space="0" w:color="auto"/>
        <w:left w:val="none" w:sz="0" w:space="0" w:color="auto"/>
        <w:bottom w:val="none" w:sz="0" w:space="0" w:color="auto"/>
        <w:right w:val="none" w:sz="0" w:space="0" w:color="auto"/>
      </w:divBdr>
      <w:divsChild>
        <w:div w:id="85879941">
          <w:marLeft w:val="640"/>
          <w:marRight w:val="0"/>
          <w:marTop w:val="0"/>
          <w:marBottom w:val="0"/>
          <w:divBdr>
            <w:top w:val="none" w:sz="0" w:space="0" w:color="auto"/>
            <w:left w:val="none" w:sz="0" w:space="0" w:color="auto"/>
            <w:bottom w:val="none" w:sz="0" w:space="0" w:color="auto"/>
            <w:right w:val="none" w:sz="0" w:space="0" w:color="auto"/>
          </w:divBdr>
        </w:div>
        <w:div w:id="171069943">
          <w:marLeft w:val="640"/>
          <w:marRight w:val="0"/>
          <w:marTop w:val="0"/>
          <w:marBottom w:val="0"/>
          <w:divBdr>
            <w:top w:val="none" w:sz="0" w:space="0" w:color="auto"/>
            <w:left w:val="none" w:sz="0" w:space="0" w:color="auto"/>
            <w:bottom w:val="none" w:sz="0" w:space="0" w:color="auto"/>
            <w:right w:val="none" w:sz="0" w:space="0" w:color="auto"/>
          </w:divBdr>
        </w:div>
        <w:div w:id="179316271">
          <w:marLeft w:val="640"/>
          <w:marRight w:val="0"/>
          <w:marTop w:val="0"/>
          <w:marBottom w:val="0"/>
          <w:divBdr>
            <w:top w:val="none" w:sz="0" w:space="0" w:color="auto"/>
            <w:left w:val="none" w:sz="0" w:space="0" w:color="auto"/>
            <w:bottom w:val="none" w:sz="0" w:space="0" w:color="auto"/>
            <w:right w:val="none" w:sz="0" w:space="0" w:color="auto"/>
          </w:divBdr>
        </w:div>
        <w:div w:id="208231015">
          <w:marLeft w:val="640"/>
          <w:marRight w:val="0"/>
          <w:marTop w:val="0"/>
          <w:marBottom w:val="0"/>
          <w:divBdr>
            <w:top w:val="none" w:sz="0" w:space="0" w:color="auto"/>
            <w:left w:val="none" w:sz="0" w:space="0" w:color="auto"/>
            <w:bottom w:val="none" w:sz="0" w:space="0" w:color="auto"/>
            <w:right w:val="none" w:sz="0" w:space="0" w:color="auto"/>
          </w:divBdr>
        </w:div>
        <w:div w:id="231431149">
          <w:marLeft w:val="640"/>
          <w:marRight w:val="0"/>
          <w:marTop w:val="0"/>
          <w:marBottom w:val="0"/>
          <w:divBdr>
            <w:top w:val="none" w:sz="0" w:space="0" w:color="auto"/>
            <w:left w:val="none" w:sz="0" w:space="0" w:color="auto"/>
            <w:bottom w:val="none" w:sz="0" w:space="0" w:color="auto"/>
            <w:right w:val="none" w:sz="0" w:space="0" w:color="auto"/>
          </w:divBdr>
        </w:div>
        <w:div w:id="235436408">
          <w:marLeft w:val="640"/>
          <w:marRight w:val="0"/>
          <w:marTop w:val="0"/>
          <w:marBottom w:val="0"/>
          <w:divBdr>
            <w:top w:val="none" w:sz="0" w:space="0" w:color="auto"/>
            <w:left w:val="none" w:sz="0" w:space="0" w:color="auto"/>
            <w:bottom w:val="none" w:sz="0" w:space="0" w:color="auto"/>
            <w:right w:val="none" w:sz="0" w:space="0" w:color="auto"/>
          </w:divBdr>
        </w:div>
        <w:div w:id="248584040">
          <w:marLeft w:val="640"/>
          <w:marRight w:val="0"/>
          <w:marTop w:val="0"/>
          <w:marBottom w:val="0"/>
          <w:divBdr>
            <w:top w:val="none" w:sz="0" w:space="0" w:color="auto"/>
            <w:left w:val="none" w:sz="0" w:space="0" w:color="auto"/>
            <w:bottom w:val="none" w:sz="0" w:space="0" w:color="auto"/>
            <w:right w:val="none" w:sz="0" w:space="0" w:color="auto"/>
          </w:divBdr>
        </w:div>
        <w:div w:id="284581882">
          <w:marLeft w:val="640"/>
          <w:marRight w:val="0"/>
          <w:marTop w:val="0"/>
          <w:marBottom w:val="0"/>
          <w:divBdr>
            <w:top w:val="none" w:sz="0" w:space="0" w:color="auto"/>
            <w:left w:val="none" w:sz="0" w:space="0" w:color="auto"/>
            <w:bottom w:val="none" w:sz="0" w:space="0" w:color="auto"/>
            <w:right w:val="none" w:sz="0" w:space="0" w:color="auto"/>
          </w:divBdr>
        </w:div>
        <w:div w:id="318923624">
          <w:marLeft w:val="640"/>
          <w:marRight w:val="0"/>
          <w:marTop w:val="0"/>
          <w:marBottom w:val="0"/>
          <w:divBdr>
            <w:top w:val="none" w:sz="0" w:space="0" w:color="auto"/>
            <w:left w:val="none" w:sz="0" w:space="0" w:color="auto"/>
            <w:bottom w:val="none" w:sz="0" w:space="0" w:color="auto"/>
            <w:right w:val="none" w:sz="0" w:space="0" w:color="auto"/>
          </w:divBdr>
        </w:div>
        <w:div w:id="321274034">
          <w:marLeft w:val="640"/>
          <w:marRight w:val="0"/>
          <w:marTop w:val="0"/>
          <w:marBottom w:val="0"/>
          <w:divBdr>
            <w:top w:val="none" w:sz="0" w:space="0" w:color="auto"/>
            <w:left w:val="none" w:sz="0" w:space="0" w:color="auto"/>
            <w:bottom w:val="none" w:sz="0" w:space="0" w:color="auto"/>
            <w:right w:val="none" w:sz="0" w:space="0" w:color="auto"/>
          </w:divBdr>
        </w:div>
        <w:div w:id="332609855">
          <w:marLeft w:val="640"/>
          <w:marRight w:val="0"/>
          <w:marTop w:val="0"/>
          <w:marBottom w:val="0"/>
          <w:divBdr>
            <w:top w:val="none" w:sz="0" w:space="0" w:color="auto"/>
            <w:left w:val="none" w:sz="0" w:space="0" w:color="auto"/>
            <w:bottom w:val="none" w:sz="0" w:space="0" w:color="auto"/>
            <w:right w:val="none" w:sz="0" w:space="0" w:color="auto"/>
          </w:divBdr>
        </w:div>
        <w:div w:id="332875965">
          <w:marLeft w:val="640"/>
          <w:marRight w:val="0"/>
          <w:marTop w:val="0"/>
          <w:marBottom w:val="0"/>
          <w:divBdr>
            <w:top w:val="none" w:sz="0" w:space="0" w:color="auto"/>
            <w:left w:val="none" w:sz="0" w:space="0" w:color="auto"/>
            <w:bottom w:val="none" w:sz="0" w:space="0" w:color="auto"/>
            <w:right w:val="none" w:sz="0" w:space="0" w:color="auto"/>
          </w:divBdr>
        </w:div>
        <w:div w:id="375665264">
          <w:marLeft w:val="640"/>
          <w:marRight w:val="0"/>
          <w:marTop w:val="0"/>
          <w:marBottom w:val="0"/>
          <w:divBdr>
            <w:top w:val="none" w:sz="0" w:space="0" w:color="auto"/>
            <w:left w:val="none" w:sz="0" w:space="0" w:color="auto"/>
            <w:bottom w:val="none" w:sz="0" w:space="0" w:color="auto"/>
            <w:right w:val="none" w:sz="0" w:space="0" w:color="auto"/>
          </w:divBdr>
        </w:div>
        <w:div w:id="387073368">
          <w:marLeft w:val="640"/>
          <w:marRight w:val="0"/>
          <w:marTop w:val="0"/>
          <w:marBottom w:val="0"/>
          <w:divBdr>
            <w:top w:val="none" w:sz="0" w:space="0" w:color="auto"/>
            <w:left w:val="none" w:sz="0" w:space="0" w:color="auto"/>
            <w:bottom w:val="none" w:sz="0" w:space="0" w:color="auto"/>
            <w:right w:val="none" w:sz="0" w:space="0" w:color="auto"/>
          </w:divBdr>
        </w:div>
        <w:div w:id="387728827">
          <w:marLeft w:val="640"/>
          <w:marRight w:val="0"/>
          <w:marTop w:val="0"/>
          <w:marBottom w:val="0"/>
          <w:divBdr>
            <w:top w:val="none" w:sz="0" w:space="0" w:color="auto"/>
            <w:left w:val="none" w:sz="0" w:space="0" w:color="auto"/>
            <w:bottom w:val="none" w:sz="0" w:space="0" w:color="auto"/>
            <w:right w:val="none" w:sz="0" w:space="0" w:color="auto"/>
          </w:divBdr>
        </w:div>
        <w:div w:id="391394858">
          <w:marLeft w:val="640"/>
          <w:marRight w:val="0"/>
          <w:marTop w:val="0"/>
          <w:marBottom w:val="0"/>
          <w:divBdr>
            <w:top w:val="none" w:sz="0" w:space="0" w:color="auto"/>
            <w:left w:val="none" w:sz="0" w:space="0" w:color="auto"/>
            <w:bottom w:val="none" w:sz="0" w:space="0" w:color="auto"/>
            <w:right w:val="none" w:sz="0" w:space="0" w:color="auto"/>
          </w:divBdr>
        </w:div>
        <w:div w:id="392584370">
          <w:marLeft w:val="640"/>
          <w:marRight w:val="0"/>
          <w:marTop w:val="0"/>
          <w:marBottom w:val="0"/>
          <w:divBdr>
            <w:top w:val="none" w:sz="0" w:space="0" w:color="auto"/>
            <w:left w:val="none" w:sz="0" w:space="0" w:color="auto"/>
            <w:bottom w:val="none" w:sz="0" w:space="0" w:color="auto"/>
            <w:right w:val="none" w:sz="0" w:space="0" w:color="auto"/>
          </w:divBdr>
        </w:div>
        <w:div w:id="403458299">
          <w:marLeft w:val="640"/>
          <w:marRight w:val="0"/>
          <w:marTop w:val="0"/>
          <w:marBottom w:val="0"/>
          <w:divBdr>
            <w:top w:val="none" w:sz="0" w:space="0" w:color="auto"/>
            <w:left w:val="none" w:sz="0" w:space="0" w:color="auto"/>
            <w:bottom w:val="none" w:sz="0" w:space="0" w:color="auto"/>
            <w:right w:val="none" w:sz="0" w:space="0" w:color="auto"/>
          </w:divBdr>
        </w:div>
        <w:div w:id="423234165">
          <w:marLeft w:val="640"/>
          <w:marRight w:val="0"/>
          <w:marTop w:val="0"/>
          <w:marBottom w:val="0"/>
          <w:divBdr>
            <w:top w:val="none" w:sz="0" w:space="0" w:color="auto"/>
            <w:left w:val="none" w:sz="0" w:space="0" w:color="auto"/>
            <w:bottom w:val="none" w:sz="0" w:space="0" w:color="auto"/>
            <w:right w:val="none" w:sz="0" w:space="0" w:color="auto"/>
          </w:divBdr>
        </w:div>
        <w:div w:id="448282620">
          <w:marLeft w:val="640"/>
          <w:marRight w:val="0"/>
          <w:marTop w:val="0"/>
          <w:marBottom w:val="0"/>
          <w:divBdr>
            <w:top w:val="none" w:sz="0" w:space="0" w:color="auto"/>
            <w:left w:val="none" w:sz="0" w:space="0" w:color="auto"/>
            <w:bottom w:val="none" w:sz="0" w:space="0" w:color="auto"/>
            <w:right w:val="none" w:sz="0" w:space="0" w:color="auto"/>
          </w:divBdr>
        </w:div>
        <w:div w:id="491334602">
          <w:marLeft w:val="640"/>
          <w:marRight w:val="0"/>
          <w:marTop w:val="0"/>
          <w:marBottom w:val="0"/>
          <w:divBdr>
            <w:top w:val="none" w:sz="0" w:space="0" w:color="auto"/>
            <w:left w:val="none" w:sz="0" w:space="0" w:color="auto"/>
            <w:bottom w:val="none" w:sz="0" w:space="0" w:color="auto"/>
            <w:right w:val="none" w:sz="0" w:space="0" w:color="auto"/>
          </w:divBdr>
        </w:div>
        <w:div w:id="523448461">
          <w:marLeft w:val="640"/>
          <w:marRight w:val="0"/>
          <w:marTop w:val="0"/>
          <w:marBottom w:val="0"/>
          <w:divBdr>
            <w:top w:val="none" w:sz="0" w:space="0" w:color="auto"/>
            <w:left w:val="none" w:sz="0" w:space="0" w:color="auto"/>
            <w:bottom w:val="none" w:sz="0" w:space="0" w:color="auto"/>
            <w:right w:val="none" w:sz="0" w:space="0" w:color="auto"/>
          </w:divBdr>
        </w:div>
        <w:div w:id="683825993">
          <w:marLeft w:val="640"/>
          <w:marRight w:val="0"/>
          <w:marTop w:val="0"/>
          <w:marBottom w:val="0"/>
          <w:divBdr>
            <w:top w:val="none" w:sz="0" w:space="0" w:color="auto"/>
            <w:left w:val="none" w:sz="0" w:space="0" w:color="auto"/>
            <w:bottom w:val="none" w:sz="0" w:space="0" w:color="auto"/>
            <w:right w:val="none" w:sz="0" w:space="0" w:color="auto"/>
          </w:divBdr>
        </w:div>
        <w:div w:id="699550545">
          <w:marLeft w:val="640"/>
          <w:marRight w:val="0"/>
          <w:marTop w:val="0"/>
          <w:marBottom w:val="0"/>
          <w:divBdr>
            <w:top w:val="none" w:sz="0" w:space="0" w:color="auto"/>
            <w:left w:val="none" w:sz="0" w:space="0" w:color="auto"/>
            <w:bottom w:val="none" w:sz="0" w:space="0" w:color="auto"/>
            <w:right w:val="none" w:sz="0" w:space="0" w:color="auto"/>
          </w:divBdr>
        </w:div>
        <w:div w:id="736319473">
          <w:marLeft w:val="640"/>
          <w:marRight w:val="0"/>
          <w:marTop w:val="0"/>
          <w:marBottom w:val="0"/>
          <w:divBdr>
            <w:top w:val="none" w:sz="0" w:space="0" w:color="auto"/>
            <w:left w:val="none" w:sz="0" w:space="0" w:color="auto"/>
            <w:bottom w:val="none" w:sz="0" w:space="0" w:color="auto"/>
            <w:right w:val="none" w:sz="0" w:space="0" w:color="auto"/>
          </w:divBdr>
        </w:div>
        <w:div w:id="746730342">
          <w:marLeft w:val="640"/>
          <w:marRight w:val="0"/>
          <w:marTop w:val="0"/>
          <w:marBottom w:val="0"/>
          <w:divBdr>
            <w:top w:val="none" w:sz="0" w:space="0" w:color="auto"/>
            <w:left w:val="none" w:sz="0" w:space="0" w:color="auto"/>
            <w:bottom w:val="none" w:sz="0" w:space="0" w:color="auto"/>
            <w:right w:val="none" w:sz="0" w:space="0" w:color="auto"/>
          </w:divBdr>
        </w:div>
        <w:div w:id="801311412">
          <w:marLeft w:val="640"/>
          <w:marRight w:val="0"/>
          <w:marTop w:val="0"/>
          <w:marBottom w:val="0"/>
          <w:divBdr>
            <w:top w:val="none" w:sz="0" w:space="0" w:color="auto"/>
            <w:left w:val="none" w:sz="0" w:space="0" w:color="auto"/>
            <w:bottom w:val="none" w:sz="0" w:space="0" w:color="auto"/>
            <w:right w:val="none" w:sz="0" w:space="0" w:color="auto"/>
          </w:divBdr>
        </w:div>
        <w:div w:id="842278901">
          <w:marLeft w:val="640"/>
          <w:marRight w:val="0"/>
          <w:marTop w:val="0"/>
          <w:marBottom w:val="0"/>
          <w:divBdr>
            <w:top w:val="none" w:sz="0" w:space="0" w:color="auto"/>
            <w:left w:val="none" w:sz="0" w:space="0" w:color="auto"/>
            <w:bottom w:val="none" w:sz="0" w:space="0" w:color="auto"/>
            <w:right w:val="none" w:sz="0" w:space="0" w:color="auto"/>
          </w:divBdr>
        </w:div>
        <w:div w:id="856386838">
          <w:marLeft w:val="640"/>
          <w:marRight w:val="0"/>
          <w:marTop w:val="0"/>
          <w:marBottom w:val="0"/>
          <w:divBdr>
            <w:top w:val="none" w:sz="0" w:space="0" w:color="auto"/>
            <w:left w:val="none" w:sz="0" w:space="0" w:color="auto"/>
            <w:bottom w:val="none" w:sz="0" w:space="0" w:color="auto"/>
            <w:right w:val="none" w:sz="0" w:space="0" w:color="auto"/>
          </w:divBdr>
        </w:div>
        <w:div w:id="917400550">
          <w:marLeft w:val="640"/>
          <w:marRight w:val="0"/>
          <w:marTop w:val="0"/>
          <w:marBottom w:val="0"/>
          <w:divBdr>
            <w:top w:val="none" w:sz="0" w:space="0" w:color="auto"/>
            <w:left w:val="none" w:sz="0" w:space="0" w:color="auto"/>
            <w:bottom w:val="none" w:sz="0" w:space="0" w:color="auto"/>
            <w:right w:val="none" w:sz="0" w:space="0" w:color="auto"/>
          </w:divBdr>
        </w:div>
        <w:div w:id="928317776">
          <w:marLeft w:val="640"/>
          <w:marRight w:val="0"/>
          <w:marTop w:val="0"/>
          <w:marBottom w:val="0"/>
          <w:divBdr>
            <w:top w:val="none" w:sz="0" w:space="0" w:color="auto"/>
            <w:left w:val="none" w:sz="0" w:space="0" w:color="auto"/>
            <w:bottom w:val="none" w:sz="0" w:space="0" w:color="auto"/>
            <w:right w:val="none" w:sz="0" w:space="0" w:color="auto"/>
          </w:divBdr>
        </w:div>
        <w:div w:id="929655454">
          <w:marLeft w:val="640"/>
          <w:marRight w:val="0"/>
          <w:marTop w:val="0"/>
          <w:marBottom w:val="0"/>
          <w:divBdr>
            <w:top w:val="none" w:sz="0" w:space="0" w:color="auto"/>
            <w:left w:val="none" w:sz="0" w:space="0" w:color="auto"/>
            <w:bottom w:val="none" w:sz="0" w:space="0" w:color="auto"/>
            <w:right w:val="none" w:sz="0" w:space="0" w:color="auto"/>
          </w:divBdr>
        </w:div>
        <w:div w:id="981233881">
          <w:marLeft w:val="640"/>
          <w:marRight w:val="0"/>
          <w:marTop w:val="0"/>
          <w:marBottom w:val="0"/>
          <w:divBdr>
            <w:top w:val="none" w:sz="0" w:space="0" w:color="auto"/>
            <w:left w:val="none" w:sz="0" w:space="0" w:color="auto"/>
            <w:bottom w:val="none" w:sz="0" w:space="0" w:color="auto"/>
            <w:right w:val="none" w:sz="0" w:space="0" w:color="auto"/>
          </w:divBdr>
        </w:div>
        <w:div w:id="1011882685">
          <w:marLeft w:val="640"/>
          <w:marRight w:val="0"/>
          <w:marTop w:val="0"/>
          <w:marBottom w:val="0"/>
          <w:divBdr>
            <w:top w:val="none" w:sz="0" w:space="0" w:color="auto"/>
            <w:left w:val="none" w:sz="0" w:space="0" w:color="auto"/>
            <w:bottom w:val="none" w:sz="0" w:space="0" w:color="auto"/>
            <w:right w:val="none" w:sz="0" w:space="0" w:color="auto"/>
          </w:divBdr>
        </w:div>
        <w:div w:id="1057245289">
          <w:marLeft w:val="640"/>
          <w:marRight w:val="0"/>
          <w:marTop w:val="0"/>
          <w:marBottom w:val="0"/>
          <w:divBdr>
            <w:top w:val="none" w:sz="0" w:space="0" w:color="auto"/>
            <w:left w:val="none" w:sz="0" w:space="0" w:color="auto"/>
            <w:bottom w:val="none" w:sz="0" w:space="0" w:color="auto"/>
            <w:right w:val="none" w:sz="0" w:space="0" w:color="auto"/>
          </w:divBdr>
        </w:div>
        <w:div w:id="1059941764">
          <w:marLeft w:val="640"/>
          <w:marRight w:val="0"/>
          <w:marTop w:val="0"/>
          <w:marBottom w:val="0"/>
          <w:divBdr>
            <w:top w:val="none" w:sz="0" w:space="0" w:color="auto"/>
            <w:left w:val="none" w:sz="0" w:space="0" w:color="auto"/>
            <w:bottom w:val="none" w:sz="0" w:space="0" w:color="auto"/>
            <w:right w:val="none" w:sz="0" w:space="0" w:color="auto"/>
          </w:divBdr>
        </w:div>
        <w:div w:id="1126698304">
          <w:marLeft w:val="640"/>
          <w:marRight w:val="0"/>
          <w:marTop w:val="0"/>
          <w:marBottom w:val="0"/>
          <w:divBdr>
            <w:top w:val="none" w:sz="0" w:space="0" w:color="auto"/>
            <w:left w:val="none" w:sz="0" w:space="0" w:color="auto"/>
            <w:bottom w:val="none" w:sz="0" w:space="0" w:color="auto"/>
            <w:right w:val="none" w:sz="0" w:space="0" w:color="auto"/>
          </w:divBdr>
        </w:div>
        <w:div w:id="1145514446">
          <w:marLeft w:val="640"/>
          <w:marRight w:val="0"/>
          <w:marTop w:val="0"/>
          <w:marBottom w:val="0"/>
          <w:divBdr>
            <w:top w:val="none" w:sz="0" w:space="0" w:color="auto"/>
            <w:left w:val="none" w:sz="0" w:space="0" w:color="auto"/>
            <w:bottom w:val="none" w:sz="0" w:space="0" w:color="auto"/>
            <w:right w:val="none" w:sz="0" w:space="0" w:color="auto"/>
          </w:divBdr>
        </w:div>
        <w:div w:id="1164005720">
          <w:marLeft w:val="640"/>
          <w:marRight w:val="0"/>
          <w:marTop w:val="0"/>
          <w:marBottom w:val="0"/>
          <w:divBdr>
            <w:top w:val="none" w:sz="0" w:space="0" w:color="auto"/>
            <w:left w:val="none" w:sz="0" w:space="0" w:color="auto"/>
            <w:bottom w:val="none" w:sz="0" w:space="0" w:color="auto"/>
            <w:right w:val="none" w:sz="0" w:space="0" w:color="auto"/>
          </w:divBdr>
        </w:div>
        <w:div w:id="1167474712">
          <w:marLeft w:val="640"/>
          <w:marRight w:val="0"/>
          <w:marTop w:val="0"/>
          <w:marBottom w:val="0"/>
          <w:divBdr>
            <w:top w:val="none" w:sz="0" w:space="0" w:color="auto"/>
            <w:left w:val="none" w:sz="0" w:space="0" w:color="auto"/>
            <w:bottom w:val="none" w:sz="0" w:space="0" w:color="auto"/>
            <w:right w:val="none" w:sz="0" w:space="0" w:color="auto"/>
          </w:divBdr>
        </w:div>
        <w:div w:id="1172331518">
          <w:marLeft w:val="640"/>
          <w:marRight w:val="0"/>
          <w:marTop w:val="0"/>
          <w:marBottom w:val="0"/>
          <w:divBdr>
            <w:top w:val="none" w:sz="0" w:space="0" w:color="auto"/>
            <w:left w:val="none" w:sz="0" w:space="0" w:color="auto"/>
            <w:bottom w:val="none" w:sz="0" w:space="0" w:color="auto"/>
            <w:right w:val="none" w:sz="0" w:space="0" w:color="auto"/>
          </w:divBdr>
        </w:div>
        <w:div w:id="1256553682">
          <w:marLeft w:val="640"/>
          <w:marRight w:val="0"/>
          <w:marTop w:val="0"/>
          <w:marBottom w:val="0"/>
          <w:divBdr>
            <w:top w:val="none" w:sz="0" w:space="0" w:color="auto"/>
            <w:left w:val="none" w:sz="0" w:space="0" w:color="auto"/>
            <w:bottom w:val="none" w:sz="0" w:space="0" w:color="auto"/>
            <w:right w:val="none" w:sz="0" w:space="0" w:color="auto"/>
          </w:divBdr>
        </w:div>
        <w:div w:id="1257977429">
          <w:marLeft w:val="640"/>
          <w:marRight w:val="0"/>
          <w:marTop w:val="0"/>
          <w:marBottom w:val="0"/>
          <w:divBdr>
            <w:top w:val="none" w:sz="0" w:space="0" w:color="auto"/>
            <w:left w:val="none" w:sz="0" w:space="0" w:color="auto"/>
            <w:bottom w:val="none" w:sz="0" w:space="0" w:color="auto"/>
            <w:right w:val="none" w:sz="0" w:space="0" w:color="auto"/>
          </w:divBdr>
        </w:div>
        <w:div w:id="1382438132">
          <w:marLeft w:val="640"/>
          <w:marRight w:val="0"/>
          <w:marTop w:val="0"/>
          <w:marBottom w:val="0"/>
          <w:divBdr>
            <w:top w:val="none" w:sz="0" w:space="0" w:color="auto"/>
            <w:left w:val="none" w:sz="0" w:space="0" w:color="auto"/>
            <w:bottom w:val="none" w:sz="0" w:space="0" w:color="auto"/>
            <w:right w:val="none" w:sz="0" w:space="0" w:color="auto"/>
          </w:divBdr>
        </w:div>
        <w:div w:id="1395590497">
          <w:marLeft w:val="640"/>
          <w:marRight w:val="0"/>
          <w:marTop w:val="0"/>
          <w:marBottom w:val="0"/>
          <w:divBdr>
            <w:top w:val="none" w:sz="0" w:space="0" w:color="auto"/>
            <w:left w:val="none" w:sz="0" w:space="0" w:color="auto"/>
            <w:bottom w:val="none" w:sz="0" w:space="0" w:color="auto"/>
            <w:right w:val="none" w:sz="0" w:space="0" w:color="auto"/>
          </w:divBdr>
        </w:div>
        <w:div w:id="1410418748">
          <w:marLeft w:val="640"/>
          <w:marRight w:val="0"/>
          <w:marTop w:val="0"/>
          <w:marBottom w:val="0"/>
          <w:divBdr>
            <w:top w:val="none" w:sz="0" w:space="0" w:color="auto"/>
            <w:left w:val="none" w:sz="0" w:space="0" w:color="auto"/>
            <w:bottom w:val="none" w:sz="0" w:space="0" w:color="auto"/>
            <w:right w:val="none" w:sz="0" w:space="0" w:color="auto"/>
          </w:divBdr>
        </w:div>
        <w:div w:id="1411076872">
          <w:marLeft w:val="640"/>
          <w:marRight w:val="0"/>
          <w:marTop w:val="0"/>
          <w:marBottom w:val="0"/>
          <w:divBdr>
            <w:top w:val="none" w:sz="0" w:space="0" w:color="auto"/>
            <w:left w:val="none" w:sz="0" w:space="0" w:color="auto"/>
            <w:bottom w:val="none" w:sz="0" w:space="0" w:color="auto"/>
            <w:right w:val="none" w:sz="0" w:space="0" w:color="auto"/>
          </w:divBdr>
        </w:div>
        <w:div w:id="1415005069">
          <w:marLeft w:val="640"/>
          <w:marRight w:val="0"/>
          <w:marTop w:val="0"/>
          <w:marBottom w:val="0"/>
          <w:divBdr>
            <w:top w:val="none" w:sz="0" w:space="0" w:color="auto"/>
            <w:left w:val="none" w:sz="0" w:space="0" w:color="auto"/>
            <w:bottom w:val="none" w:sz="0" w:space="0" w:color="auto"/>
            <w:right w:val="none" w:sz="0" w:space="0" w:color="auto"/>
          </w:divBdr>
        </w:div>
        <w:div w:id="1451633686">
          <w:marLeft w:val="640"/>
          <w:marRight w:val="0"/>
          <w:marTop w:val="0"/>
          <w:marBottom w:val="0"/>
          <w:divBdr>
            <w:top w:val="none" w:sz="0" w:space="0" w:color="auto"/>
            <w:left w:val="none" w:sz="0" w:space="0" w:color="auto"/>
            <w:bottom w:val="none" w:sz="0" w:space="0" w:color="auto"/>
            <w:right w:val="none" w:sz="0" w:space="0" w:color="auto"/>
          </w:divBdr>
        </w:div>
        <w:div w:id="1493058890">
          <w:marLeft w:val="640"/>
          <w:marRight w:val="0"/>
          <w:marTop w:val="0"/>
          <w:marBottom w:val="0"/>
          <w:divBdr>
            <w:top w:val="none" w:sz="0" w:space="0" w:color="auto"/>
            <w:left w:val="none" w:sz="0" w:space="0" w:color="auto"/>
            <w:bottom w:val="none" w:sz="0" w:space="0" w:color="auto"/>
            <w:right w:val="none" w:sz="0" w:space="0" w:color="auto"/>
          </w:divBdr>
        </w:div>
        <w:div w:id="1515075868">
          <w:marLeft w:val="640"/>
          <w:marRight w:val="0"/>
          <w:marTop w:val="0"/>
          <w:marBottom w:val="0"/>
          <w:divBdr>
            <w:top w:val="none" w:sz="0" w:space="0" w:color="auto"/>
            <w:left w:val="none" w:sz="0" w:space="0" w:color="auto"/>
            <w:bottom w:val="none" w:sz="0" w:space="0" w:color="auto"/>
            <w:right w:val="none" w:sz="0" w:space="0" w:color="auto"/>
          </w:divBdr>
        </w:div>
        <w:div w:id="1524977250">
          <w:marLeft w:val="640"/>
          <w:marRight w:val="0"/>
          <w:marTop w:val="0"/>
          <w:marBottom w:val="0"/>
          <w:divBdr>
            <w:top w:val="none" w:sz="0" w:space="0" w:color="auto"/>
            <w:left w:val="none" w:sz="0" w:space="0" w:color="auto"/>
            <w:bottom w:val="none" w:sz="0" w:space="0" w:color="auto"/>
            <w:right w:val="none" w:sz="0" w:space="0" w:color="auto"/>
          </w:divBdr>
        </w:div>
        <w:div w:id="1558934519">
          <w:marLeft w:val="640"/>
          <w:marRight w:val="0"/>
          <w:marTop w:val="0"/>
          <w:marBottom w:val="0"/>
          <w:divBdr>
            <w:top w:val="none" w:sz="0" w:space="0" w:color="auto"/>
            <w:left w:val="none" w:sz="0" w:space="0" w:color="auto"/>
            <w:bottom w:val="none" w:sz="0" w:space="0" w:color="auto"/>
            <w:right w:val="none" w:sz="0" w:space="0" w:color="auto"/>
          </w:divBdr>
        </w:div>
        <w:div w:id="1561550130">
          <w:marLeft w:val="640"/>
          <w:marRight w:val="0"/>
          <w:marTop w:val="0"/>
          <w:marBottom w:val="0"/>
          <w:divBdr>
            <w:top w:val="none" w:sz="0" w:space="0" w:color="auto"/>
            <w:left w:val="none" w:sz="0" w:space="0" w:color="auto"/>
            <w:bottom w:val="none" w:sz="0" w:space="0" w:color="auto"/>
            <w:right w:val="none" w:sz="0" w:space="0" w:color="auto"/>
          </w:divBdr>
        </w:div>
        <w:div w:id="1578854948">
          <w:marLeft w:val="640"/>
          <w:marRight w:val="0"/>
          <w:marTop w:val="0"/>
          <w:marBottom w:val="0"/>
          <w:divBdr>
            <w:top w:val="none" w:sz="0" w:space="0" w:color="auto"/>
            <w:left w:val="none" w:sz="0" w:space="0" w:color="auto"/>
            <w:bottom w:val="none" w:sz="0" w:space="0" w:color="auto"/>
            <w:right w:val="none" w:sz="0" w:space="0" w:color="auto"/>
          </w:divBdr>
        </w:div>
        <w:div w:id="1594120249">
          <w:marLeft w:val="640"/>
          <w:marRight w:val="0"/>
          <w:marTop w:val="0"/>
          <w:marBottom w:val="0"/>
          <w:divBdr>
            <w:top w:val="none" w:sz="0" w:space="0" w:color="auto"/>
            <w:left w:val="none" w:sz="0" w:space="0" w:color="auto"/>
            <w:bottom w:val="none" w:sz="0" w:space="0" w:color="auto"/>
            <w:right w:val="none" w:sz="0" w:space="0" w:color="auto"/>
          </w:divBdr>
        </w:div>
        <w:div w:id="1596094238">
          <w:marLeft w:val="640"/>
          <w:marRight w:val="0"/>
          <w:marTop w:val="0"/>
          <w:marBottom w:val="0"/>
          <w:divBdr>
            <w:top w:val="none" w:sz="0" w:space="0" w:color="auto"/>
            <w:left w:val="none" w:sz="0" w:space="0" w:color="auto"/>
            <w:bottom w:val="none" w:sz="0" w:space="0" w:color="auto"/>
            <w:right w:val="none" w:sz="0" w:space="0" w:color="auto"/>
          </w:divBdr>
        </w:div>
        <w:div w:id="1604998410">
          <w:marLeft w:val="640"/>
          <w:marRight w:val="0"/>
          <w:marTop w:val="0"/>
          <w:marBottom w:val="0"/>
          <w:divBdr>
            <w:top w:val="none" w:sz="0" w:space="0" w:color="auto"/>
            <w:left w:val="none" w:sz="0" w:space="0" w:color="auto"/>
            <w:bottom w:val="none" w:sz="0" w:space="0" w:color="auto"/>
            <w:right w:val="none" w:sz="0" w:space="0" w:color="auto"/>
          </w:divBdr>
        </w:div>
        <w:div w:id="1610578412">
          <w:marLeft w:val="640"/>
          <w:marRight w:val="0"/>
          <w:marTop w:val="0"/>
          <w:marBottom w:val="0"/>
          <w:divBdr>
            <w:top w:val="none" w:sz="0" w:space="0" w:color="auto"/>
            <w:left w:val="none" w:sz="0" w:space="0" w:color="auto"/>
            <w:bottom w:val="none" w:sz="0" w:space="0" w:color="auto"/>
            <w:right w:val="none" w:sz="0" w:space="0" w:color="auto"/>
          </w:divBdr>
        </w:div>
        <w:div w:id="1617982339">
          <w:marLeft w:val="640"/>
          <w:marRight w:val="0"/>
          <w:marTop w:val="0"/>
          <w:marBottom w:val="0"/>
          <w:divBdr>
            <w:top w:val="none" w:sz="0" w:space="0" w:color="auto"/>
            <w:left w:val="none" w:sz="0" w:space="0" w:color="auto"/>
            <w:bottom w:val="none" w:sz="0" w:space="0" w:color="auto"/>
            <w:right w:val="none" w:sz="0" w:space="0" w:color="auto"/>
          </w:divBdr>
        </w:div>
        <w:div w:id="1619098741">
          <w:marLeft w:val="640"/>
          <w:marRight w:val="0"/>
          <w:marTop w:val="0"/>
          <w:marBottom w:val="0"/>
          <w:divBdr>
            <w:top w:val="none" w:sz="0" w:space="0" w:color="auto"/>
            <w:left w:val="none" w:sz="0" w:space="0" w:color="auto"/>
            <w:bottom w:val="none" w:sz="0" w:space="0" w:color="auto"/>
            <w:right w:val="none" w:sz="0" w:space="0" w:color="auto"/>
          </w:divBdr>
        </w:div>
        <w:div w:id="1639607194">
          <w:marLeft w:val="640"/>
          <w:marRight w:val="0"/>
          <w:marTop w:val="0"/>
          <w:marBottom w:val="0"/>
          <w:divBdr>
            <w:top w:val="none" w:sz="0" w:space="0" w:color="auto"/>
            <w:left w:val="none" w:sz="0" w:space="0" w:color="auto"/>
            <w:bottom w:val="none" w:sz="0" w:space="0" w:color="auto"/>
            <w:right w:val="none" w:sz="0" w:space="0" w:color="auto"/>
          </w:divBdr>
        </w:div>
        <w:div w:id="1646811307">
          <w:marLeft w:val="640"/>
          <w:marRight w:val="0"/>
          <w:marTop w:val="0"/>
          <w:marBottom w:val="0"/>
          <w:divBdr>
            <w:top w:val="none" w:sz="0" w:space="0" w:color="auto"/>
            <w:left w:val="none" w:sz="0" w:space="0" w:color="auto"/>
            <w:bottom w:val="none" w:sz="0" w:space="0" w:color="auto"/>
            <w:right w:val="none" w:sz="0" w:space="0" w:color="auto"/>
          </w:divBdr>
        </w:div>
        <w:div w:id="1689717376">
          <w:marLeft w:val="640"/>
          <w:marRight w:val="0"/>
          <w:marTop w:val="0"/>
          <w:marBottom w:val="0"/>
          <w:divBdr>
            <w:top w:val="none" w:sz="0" w:space="0" w:color="auto"/>
            <w:left w:val="none" w:sz="0" w:space="0" w:color="auto"/>
            <w:bottom w:val="none" w:sz="0" w:space="0" w:color="auto"/>
            <w:right w:val="none" w:sz="0" w:space="0" w:color="auto"/>
          </w:divBdr>
        </w:div>
        <w:div w:id="1706903355">
          <w:marLeft w:val="640"/>
          <w:marRight w:val="0"/>
          <w:marTop w:val="0"/>
          <w:marBottom w:val="0"/>
          <w:divBdr>
            <w:top w:val="none" w:sz="0" w:space="0" w:color="auto"/>
            <w:left w:val="none" w:sz="0" w:space="0" w:color="auto"/>
            <w:bottom w:val="none" w:sz="0" w:space="0" w:color="auto"/>
            <w:right w:val="none" w:sz="0" w:space="0" w:color="auto"/>
          </w:divBdr>
        </w:div>
        <w:div w:id="1715156537">
          <w:marLeft w:val="640"/>
          <w:marRight w:val="0"/>
          <w:marTop w:val="0"/>
          <w:marBottom w:val="0"/>
          <w:divBdr>
            <w:top w:val="none" w:sz="0" w:space="0" w:color="auto"/>
            <w:left w:val="none" w:sz="0" w:space="0" w:color="auto"/>
            <w:bottom w:val="none" w:sz="0" w:space="0" w:color="auto"/>
            <w:right w:val="none" w:sz="0" w:space="0" w:color="auto"/>
          </w:divBdr>
        </w:div>
        <w:div w:id="1719549735">
          <w:marLeft w:val="640"/>
          <w:marRight w:val="0"/>
          <w:marTop w:val="0"/>
          <w:marBottom w:val="0"/>
          <w:divBdr>
            <w:top w:val="none" w:sz="0" w:space="0" w:color="auto"/>
            <w:left w:val="none" w:sz="0" w:space="0" w:color="auto"/>
            <w:bottom w:val="none" w:sz="0" w:space="0" w:color="auto"/>
            <w:right w:val="none" w:sz="0" w:space="0" w:color="auto"/>
          </w:divBdr>
        </w:div>
        <w:div w:id="1720589227">
          <w:marLeft w:val="640"/>
          <w:marRight w:val="0"/>
          <w:marTop w:val="0"/>
          <w:marBottom w:val="0"/>
          <w:divBdr>
            <w:top w:val="none" w:sz="0" w:space="0" w:color="auto"/>
            <w:left w:val="none" w:sz="0" w:space="0" w:color="auto"/>
            <w:bottom w:val="none" w:sz="0" w:space="0" w:color="auto"/>
            <w:right w:val="none" w:sz="0" w:space="0" w:color="auto"/>
          </w:divBdr>
        </w:div>
        <w:div w:id="1723601215">
          <w:marLeft w:val="640"/>
          <w:marRight w:val="0"/>
          <w:marTop w:val="0"/>
          <w:marBottom w:val="0"/>
          <w:divBdr>
            <w:top w:val="none" w:sz="0" w:space="0" w:color="auto"/>
            <w:left w:val="none" w:sz="0" w:space="0" w:color="auto"/>
            <w:bottom w:val="none" w:sz="0" w:space="0" w:color="auto"/>
            <w:right w:val="none" w:sz="0" w:space="0" w:color="auto"/>
          </w:divBdr>
        </w:div>
        <w:div w:id="1808164069">
          <w:marLeft w:val="640"/>
          <w:marRight w:val="0"/>
          <w:marTop w:val="0"/>
          <w:marBottom w:val="0"/>
          <w:divBdr>
            <w:top w:val="none" w:sz="0" w:space="0" w:color="auto"/>
            <w:left w:val="none" w:sz="0" w:space="0" w:color="auto"/>
            <w:bottom w:val="none" w:sz="0" w:space="0" w:color="auto"/>
            <w:right w:val="none" w:sz="0" w:space="0" w:color="auto"/>
          </w:divBdr>
        </w:div>
        <w:div w:id="1816484280">
          <w:marLeft w:val="640"/>
          <w:marRight w:val="0"/>
          <w:marTop w:val="0"/>
          <w:marBottom w:val="0"/>
          <w:divBdr>
            <w:top w:val="none" w:sz="0" w:space="0" w:color="auto"/>
            <w:left w:val="none" w:sz="0" w:space="0" w:color="auto"/>
            <w:bottom w:val="none" w:sz="0" w:space="0" w:color="auto"/>
            <w:right w:val="none" w:sz="0" w:space="0" w:color="auto"/>
          </w:divBdr>
        </w:div>
        <w:div w:id="1842622626">
          <w:marLeft w:val="640"/>
          <w:marRight w:val="0"/>
          <w:marTop w:val="0"/>
          <w:marBottom w:val="0"/>
          <w:divBdr>
            <w:top w:val="none" w:sz="0" w:space="0" w:color="auto"/>
            <w:left w:val="none" w:sz="0" w:space="0" w:color="auto"/>
            <w:bottom w:val="none" w:sz="0" w:space="0" w:color="auto"/>
            <w:right w:val="none" w:sz="0" w:space="0" w:color="auto"/>
          </w:divBdr>
        </w:div>
        <w:div w:id="1852335470">
          <w:marLeft w:val="640"/>
          <w:marRight w:val="0"/>
          <w:marTop w:val="0"/>
          <w:marBottom w:val="0"/>
          <w:divBdr>
            <w:top w:val="none" w:sz="0" w:space="0" w:color="auto"/>
            <w:left w:val="none" w:sz="0" w:space="0" w:color="auto"/>
            <w:bottom w:val="none" w:sz="0" w:space="0" w:color="auto"/>
            <w:right w:val="none" w:sz="0" w:space="0" w:color="auto"/>
          </w:divBdr>
        </w:div>
        <w:div w:id="1854539304">
          <w:marLeft w:val="640"/>
          <w:marRight w:val="0"/>
          <w:marTop w:val="0"/>
          <w:marBottom w:val="0"/>
          <w:divBdr>
            <w:top w:val="none" w:sz="0" w:space="0" w:color="auto"/>
            <w:left w:val="none" w:sz="0" w:space="0" w:color="auto"/>
            <w:bottom w:val="none" w:sz="0" w:space="0" w:color="auto"/>
            <w:right w:val="none" w:sz="0" w:space="0" w:color="auto"/>
          </w:divBdr>
        </w:div>
        <w:div w:id="1870097062">
          <w:marLeft w:val="640"/>
          <w:marRight w:val="0"/>
          <w:marTop w:val="0"/>
          <w:marBottom w:val="0"/>
          <w:divBdr>
            <w:top w:val="none" w:sz="0" w:space="0" w:color="auto"/>
            <w:left w:val="none" w:sz="0" w:space="0" w:color="auto"/>
            <w:bottom w:val="none" w:sz="0" w:space="0" w:color="auto"/>
            <w:right w:val="none" w:sz="0" w:space="0" w:color="auto"/>
          </w:divBdr>
        </w:div>
        <w:div w:id="1909000765">
          <w:marLeft w:val="640"/>
          <w:marRight w:val="0"/>
          <w:marTop w:val="0"/>
          <w:marBottom w:val="0"/>
          <w:divBdr>
            <w:top w:val="none" w:sz="0" w:space="0" w:color="auto"/>
            <w:left w:val="none" w:sz="0" w:space="0" w:color="auto"/>
            <w:bottom w:val="none" w:sz="0" w:space="0" w:color="auto"/>
            <w:right w:val="none" w:sz="0" w:space="0" w:color="auto"/>
          </w:divBdr>
        </w:div>
        <w:div w:id="1957984063">
          <w:marLeft w:val="640"/>
          <w:marRight w:val="0"/>
          <w:marTop w:val="0"/>
          <w:marBottom w:val="0"/>
          <w:divBdr>
            <w:top w:val="none" w:sz="0" w:space="0" w:color="auto"/>
            <w:left w:val="none" w:sz="0" w:space="0" w:color="auto"/>
            <w:bottom w:val="none" w:sz="0" w:space="0" w:color="auto"/>
            <w:right w:val="none" w:sz="0" w:space="0" w:color="auto"/>
          </w:divBdr>
        </w:div>
        <w:div w:id="1983655950">
          <w:marLeft w:val="640"/>
          <w:marRight w:val="0"/>
          <w:marTop w:val="0"/>
          <w:marBottom w:val="0"/>
          <w:divBdr>
            <w:top w:val="none" w:sz="0" w:space="0" w:color="auto"/>
            <w:left w:val="none" w:sz="0" w:space="0" w:color="auto"/>
            <w:bottom w:val="none" w:sz="0" w:space="0" w:color="auto"/>
            <w:right w:val="none" w:sz="0" w:space="0" w:color="auto"/>
          </w:divBdr>
        </w:div>
        <w:div w:id="1985037423">
          <w:marLeft w:val="640"/>
          <w:marRight w:val="0"/>
          <w:marTop w:val="0"/>
          <w:marBottom w:val="0"/>
          <w:divBdr>
            <w:top w:val="none" w:sz="0" w:space="0" w:color="auto"/>
            <w:left w:val="none" w:sz="0" w:space="0" w:color="auto"/>
            <w:bottom w:val="none" w:sz="0" w:space="0" w:color="auto"/>
            <w:right w:val="none" w:sz="0" w:space="0" w:color="auto"/>
          </w:divBdr>
        </w:div>
        <w:div w:id="2000183024">
          <w:marLeft w:val="640"/>
          <w:marRight w:val="0"/>
          <w:marTop w:val="0"/>
          <w:marBottom w:val="0"/>
          <w:divBdr>
            <w:top w:val="none" w:sz="0" w:space="0" w:color="auto"/>
            <w:left w:val="none" w:sz="0" w:space="0" w:color="auto"/>
            <w:bottom w:val="none" w:sz="0" w:space="0" w:color="auto"/>
            <w:right w:val="none" w:sz="0" w:space="0" w:color="auto"/>
          </w:divBdr>
        </w:div>
        <w:div w:id="2009945026">
          <w:marLeft w:val="640"/>
          <w:marRight w:val="0"/>
          <w:marTop w:val="0"/>
          <w:marBottom w:val="0"/>
          <w:divBdr>
            <w:top w:val="none" w:sz="0" w:space="0" w:color="auto"/>
            <w:left w:val="none" w:sz="0" w:space="0" w:color="auto"/>
            <w:bottom w:val="none" w:sz="0" w:space="0" w:color="auto"/>
            <w:right w:val="none" w:sz="0" w:space="0" w:color="auto"/>
          </w:divBdr>
        </w:div>
        <w:div w:id="2017149238">
          <w:marLeft w:val="640"/>
          <w:marRight w:val="0"/>
          <w:marTop w:val="0"/>
          <w:marBottom w:val="0"/>
          <w:divBdr>
            <w:top w:val="none" w:sz="0" w:space="0" w:color="auto"/>
            <w:left w:val="none" w:sz="0" w:space="0" w:color="auto"/>
            <w:bottom w:val="none" w:sz="0" w:space="0" w:color="auto"/>
            <w:right w:val="none" w:sz="0" w:space="0" w:color="auto"/>
          </w:divBdr>
        </w:div>
        <w:div w:id="2026399677">
          <w:marLeft w:val="640"/>
          <w:marRight w:val="0"/>
          <w:marTop w:val="0"/>
          <w:marBottom w:val="0"/>
          <w:divBdr>
            <w:top w:val="none" w:sz="0" w:space="0" w:color="auto"/>
            <w:left w:val="none" w:sz="0" w:space="0" w:color="auto"/>
            <w:bottom w:val="none" w:sz="0" w:space="0" w:color="auto"/>
            <w:right w:val="none" w:sz="0" w:space="0" w:color="auto"/>
          </w:divBdr>
        </w:div>
        <w:div w:id="2072850646">
          <w:marLeft w:val="640"/>
          <w:marRight w:val="0"/>
          <w:marTop w:val="0"/>
          <w:marBottom w:val="0"/>
          <w:divBdr>
            <w:top w:val="none" w:sz="0" w:space="0" w:color="auto"/>
            <w:left w:val="none" w:sz="0" w:space="0" w:color="auto"/>
            <w:bottom w:val="none" w:sz="0" w:space="0" w:color="auto"/>
            <w:right w:val="none" w:sz="0" w:space="0" w:color="auto"/>
          </w:divBdr>
        </w:div>
      </w:divsChild>
    </w:div>
    <w:div w:id="968902594">
      <w:bodyDiv w:val="1"/>
      <w:marLeft w:val="0"/>
      <w:marRight w:val="0"/>
      <w:marTop w:val="0"/>
      <w:marBottom w:val="0"/>
      <w:divBdr>
        <w:top w:val="none" w:sz="0" w:space="0" w:color="auto"/>
        <w:left w:val="none" w:sz="0" w:space="0" w:color="auto"/>
        <w:bottom w:val="none" w:sz="0" w:space="0" w:color="auto"/>
        <w:right w:val="none" w:sz="0" w:space="0" w:color="auto"/>
      </w:divBdr>
      <w:divsChild>
        <w:div w:id="4291656">
          <w:marLeft w:val="640"/>
          <w:marRight w:val="0"/>
          <w:marTop w:val="0"/>
          <w:marBottom w:val="0"/>
          <w:divBdr>
            <w:top w:val="none" w:sz="0" w:space="0" w:color="auto"/>
            <w:left w:val="none" w:sz="0" w:space="0" w:color="auto"/>
            <w:bottom w:val="none" w:sz="0" w:space="0" w:color="auto"/>
            <w:right w:val="none" w:sz="0" w:space="0" w:color="auto"/>
          </w:divBdr>
        </w:div>
        <w:div w:id="4941727">
          <w:marLeft w:val="640"/>
          <w:marRight w:val="0"/>
          <w:marTop w:val="0"/>
          <w:marBottom w:val="0"/>
          <w:divBdr>
            <w:top w:val="none" w:sz="0" w:space="0" w:color="auto"/>
            <w:left w:val="none" w:sz="0" w:space="0" w:color="auto"/>
            <w:bottom w:val="none" w:sz="0" w:space="0" w:color="auto"/>
            <w:right w:val="none" w:sz="0" w:space="0" w:color="auto"/>
          </w:divBdr>
        </w:div>
        <w:div w:id="50810975">
          <w:marLeft w:val="640"/>
          <w:marRight w:val="0"/>
          <w:marTop w:val="0"/>
          <w:marBottom w:val="0"/>
          <w:divBdr>
            <w:top w:val="none" w:sz="0" w:space="0" w:color="auto"/>
            <w:left w:val="none" w:sz="0" w:space="0" w:color="auto"/>
            <w:bottom w:val="none" w:sz="0" w:space="0" w:color="auto"/>
            <w:right w:val="none" w:sz="0" w:space="0" w:color="auto"/>
          </w:divBdr>
        </w:div>
        <w:div w:id="55664742">
          <w:marLeft w:val="640"/>
          <w:marRight w:val="0"/>
          <w:marTop w:val="0"/>
          <w:marBottom w:val="0"/>
          <w:divBdr>
            <w:top w:val="none" w:sz="0" w:space="0" w:color="auto"/>
            <w:left w:val="none" w:sz="0" w:space="0" w:color="auto"/>
            <w:bottom w:val="none" w:sz="0" w:space="0" w:color="auto"/>
            <w:right w:val="none" w:sz="0" w:space="0" w:color="auto"/>
          </w:divBdr>
        </w:div>
        <w:div w:id="71699939">
          <w:marLeft w:val="640"/>
          <w:marRight w:val="0"/>
          <w:marTop w:val="0"/>
          <w:marBottom w:val="0"/>
          <w:divBdr>
            <w:top w:val="none" w:sz="0" w:space="0" w:color="auto"/>
            <w:left w:val="none" w:sz="0" w:space="0" w:color="auto"/>
            <w:bottom w:val="none" w:sz="0" w:space="0" w:color="auto"/>
            <w:right w:val="none" w:sz="0" w:space="0" w:color="auto"/>
          </w:divBdr>
        </w:div>
        <w:div w:id="98070373">
          <w:marLeft w:val="640"/>
          <w:marRight w:val="0"/>
          <w:marTop w:val="0"/>
          <w:marBottom w:val="0"/>
          <w:divBdr>
            <w:top w:val="none" w:sz="0" w:space="0" w:color="auto"/>
            <w:left w:val="none" w:sz="0" w:space="0" w:color="auto"/>
            <w:bottom w:val="none" w:sz="0" w:space="0" w:color="auto"/>
            <w:right w:val="none" w:sz="0" w:space="0" w:color="auto"/>
          </w:divBdr>
        </w:div>
        <w:div w:id="100417779">
          <w:marLeft w:val="640"/>
          <w:marRight w:val="0"/>
          <w:marTop w:val="0"/>
          <w:marBottom w:val="0"/>
          <w:divBdr>
            <w:top w:val="none" w:sz="0" w:space="0" w:color="auto"/>
            <w:left w:val="none" w:sz="0" w:space="0" w:color="auto"/>
            <w:bottom w:val="none" w:sz="0" w:space="0" w:color="auto"/>
            <w:right w:val="none" w:sz="0" w:space="0" w:color="auto"/>
          </w:divBdr>
        </w:div>
        <w:div w:id="102068724">
          <w:marLeft w:val="640"/>
          <w:marRight w:val="0"/>
          <w:marTop w:val="0"/>
          <w:marBottom w:val="0"/>
          <w:divBdr>
            <w:top w:val="none" w:sz="0" w:space="0" w:color="auto"/>
            <w:left w:val="none" w:sz="0" w:space="0" w:color="auto"/>
            <w:bottom w:val="none" w:sz="0" w:space="0" w:color="auto"/>
            <w:right w:val="none" w:sz="0" w:space="0" w:color="auto"/>
          </w:divBdr>
        </w:div>
        <w:div w:id="121002717">
          <w:marLeft w:val="640"/>
          <w:marRight w:val="0"/>
          <w:marTop w:val="0"/>
          <w:marBottom w:val="0"/>
          <w:divBdr>
            <w:top w:val="none" w:sz="0" w:space="0" w:color="auto"/>
            <w:left w:val="none" w:sz="0" w:space="0" w:color="auto"/>
            <w:bottom w:val="none" w:sz="0" w:space="0" w:color="auto"/>
            <w:right w:val="none" w:sz="0" w:space="0" w:color="auto"/>
          </w:divBdr>
        </w:div>
        <w:div w:id="162672387">
          <w:marLeft w:val="640"/>
          <w:marRight w:val="0"/>
          <w:marTop w:val="0"/>
          <w:marBottom w:val="0"/>
          <w:divBdr>
            <w:top w:val="none" w:sz="0" w:space="0" w:color="auto"/>
            <w:left w:val="none" w:sz="0" w:space="0" w:color="auto"/>
            <w:bottom w:val="none" w:sz="0" w:space="0" w:color="auto"/>
            <w:right w:val="none" w:sz="0" w:space="0" w:color="auto"/>
          </w:divBdr>
        </w:div>
        <w:div w:id="164788363">
          <w:marLeft w:val="640"/>
          <w:marRight w:val="0"/>
          <w:marTop w:val="0"/>
          <w:marBottom w:val="0"/>
          <w:divBdr>
            <w:top w:val="none" w:sz="0" w:space="0" w:color="auto"/>
            <w:left w:val="none" w:sz="0" w:space="0" w:color="auto"/>
            <w:bottom w:val="none" w:sz="0" w:space="0" w:color="auto"/>
            <w:right w:val="none" w:sz="0" w:space="0" w:color="auto"/>
          </w:divBdr>
        </w:div>
        <w:div w:id="166330658">
          <w:marLeft w:val="640"/>
          <w:marRight w:val="0"/>
          <w:marTop w:val="0"/>
          <w:marBottom w:val="0"/>
          <w:divBdr>
            <w:top w:val="none" w:sz="0" w:space="0" w:color="auto"/>
            <w:left w:val="none" w:sz="0" w:space="0" w:color="auto"/>
            <w:bottom w:val="none" w:sz="0" w:space="0" w:color="auto"/>
            <w:right w:val="none" w:sz="0" w:space="0" w:color="auto"/>
          </w:divBdr>
        </w:div>
        <w:div w:id="185948922">
          <w:marLeft w:val="640"/>
          <w:marRight w:val="0"/>
          <w:marTop w:val="0"/>
          <w:marBottom w:val="0"/>
          <w:divBdr>
            <w:top w:val="none" w:sz="0" w:space="0" w:color="auto"/>
            <w:left w:val="none" w:sz="0" w:space="0" w:color="auto"/>
            <w:bottom w:val="none" w:sz="0" w:space="0" w:color="auto"/>
            <w:right w:val="none" w:sz="0" w:space="0" w:color="auto"/>
          </w:divBdr>
        </w:div>
        <w:div w:id="246118807">
          <w:marLeft w:val="640"/>
          <w:marRight w:val="0"/>
          <w:marTop w:val="0"/>
          <w:marBottom w:val="0"/>
          <w:divBdr>
            <w:top w:val="none" w:sz="0" w:space="0" w:color="auto"/>
            <w:left w:val="none" w:sz="0" w:space="0" w:color="auto"/>
            <w:bottom w:val="none" w:sz="0" w:space="0" w:color="auto"/>
            <w:right w:val="none" w:sz="0" w:space="0" w:color="auto"/>
          </w:divBdr>
        </w:div>
        <w:div w:id="252051832">
          <w:marLeft w:val="640"/>
          <w:marRight w:val="0"/>
          <w:marTop w:val="0"/>
          <w:marBottom w:val="0"/>
          <w:divBdr>
            <w:top w:val="none" w:sz="0" w:space="0" w:color="auto"/>
            <w:left w:val="none" w:sz="0" w:space="0" w:color="auto"/>
            <w:bottom w:val="none" w:sz="0" w:space="0" w:color="auto"/>
            <w:right w:val="none" w:sz="0" w:space="0" w:color="auto"/>
          </w:divBdr>
        </w:div>
        <w:div w:id="310604264">
          <w:marLeft w:val="640"/>
          <w:marRight w:val="0"/>
          <w:marTop w:val="0"/>
          <w:marBottom w:val="0"/>
          <w:divBdr>
            <w:top w:val="none" w:sz="0" w:space="0" w:color="auto"/>
            <w:left w:val="none" w:sz="0" w:space="0" w:color="auto"/>
            <w:bottom w:val="none" w:sz="0" w:space="0" w:color="auto"/>
            <w:right w:val="none" w:sz="0" w:space="0" w:color="auto"/>
          </w:divBdr>
        </w:div>
        <w:div w:id="310984202">
          <w:marLeft w:val="640"/>
          <w:marRight w:val="0"/>
          <w:marTop w:val="0"/>
          <w:marBottom w:val="0"/>
          <w:divBdr>
            <w:top w:val="none" w:sz="0" w:space="0" w:color="auto"/>
            <w:left w:val="none" w:sz="0" w:space="0" w:color="auto"/>
            <w:bottom w:val="none" w:sz="0" w:space="0" w:color="auto"/>
            <w:right w:val="none" w:sz="0" w:space="0" w:color="auto"/>
          </w:divBdr>
        </w:div>
        <w:div w:id="315301261">
          <w:marLeft w:val="640"/>
          <w:marRight w:val="0"/>
          <w:marTop w:val="0"/>
          <w:marBottom w:val="0"/>
          <w:divBdr>
            <w:top w:val="none" w:sz="0" w:space="0" w:color="auto"/>
            <w:left w:val="none" w:sz="0" w:space="0" w:color="auto"/>
            <w:bottom w:val="none" w:sz="0" w:space="0" w:color="auto"/>
            <w:right w:val="none" w:sz="0" w:space="0" w:color="auto"/>
          </w:divBdr>
        </w:div>
        <w:div w:id="323514044">
          <w:marLeft w:val="640"/>
          <w:marRight w:val="0"/>
          <w:marTop w:val="0"/>
          <w:marBottom w:val="0"/>
          <w:divBdr>
            <w:top w:val="none" w:sz="0" w:space="0" w:color="auto"/>
            <w:left w:val="none" w:sz="0" w:space="0" w:color="auto"/>
            <w:bottom w:val="none" w:sz="0" w:space="0" w:color="auto"/>
            <w:right w:val="none" w:sz="0" w:space="0" w:color="auto"/>
          </w:divBdr>
        </w:div>
        <w:div w:id="326396450">
          <w:marLeft w:val="640"/>
          <w:marRight w:val="0"/>
          <w:marTop w:val="0"/>
          <w:marBottom w:val="0"/>
          <w:divBdr>
            <w:top w:val="none" w:sz="0" w:space="0" w:color="auto"/>
            <w:left w:val="none" w:sz="0" w:space="0" w:color="auto"/>
            <w:bottom w:val="none" w:sz="0" w:space="0" w:color="auto"/>
            <w:right w:val="none" w:sz="0" w:space="0" w:color="auto"/>
          </w:divBdr>
        </w:div>
        <w:div w:id="332538125">
          <w:marLeft w:val="640"/>
          <w:marRight w:val="0"/>
          <w:marTop w:val="0"/>
          <w:marBottom w:val="0"/>
          <w:divBdr>
            <w:top w:val="none" w:sz="0" w:space="0" w:color="auto"/>
            <w:left w:val="none" w:sz="0" w:space="0" w:color="auto"/>
            <w:bottom w:val="none" w:sz="0" w:space="0" w:color="auto"/>
            <w:right w:val="none" w:sz="0" w:space="0" w:color="auto"/>
          </w:divBdr>
        </w:div>
        <w:div w:id="367754134">
          <w:marLeft w:val="640"/>
          <w:marRight w:val="0"/>
          <w:marTop w:val="0"/>
          <w:marBottom w:val="0"/>
          <w:divBdr>
            <w:top w:val="none" w:sz="0" w:space="0" w:color="auto"/>
            <w:left w:val="none" w:sz="0" w:space="0" w:color="auto"/>
            <w:bottom w:val="none" w:sz="0" w:space="0" w:color="auto"/>
            <w:right w:val="none" w:sz="0" w:space="0" w:color="auto"/>
          </w:divBdr>
        </w:div>
        <w:div w:id="425080389">
          <w:marLeft w:val="640"/>
          <w:marRight w:val="0"/>
          <w:marTop w:val="0"/>
          <w:marBottom w:val="0"/>
          <w:divBdr>
            <w:top w:val="none" w:sz="0" w:space="0" w:color="auto"/>
            <w:left w:val="none" w:sz="0" w:space="0" w:color="auto"/>
            <w:bottom w:val="none" w:sz="0" w:space="0" w:color="auto"/>
            <w:right w:val="none" w:sz="0" w:space="0" w:color="auto"/>
          </w:divBdr>
        </w:div>
        <w:div w:id="438334217">
          <w:marLeft w:val="640"/>
          <w:marRight w:val="0"/>
          <w:marTop w:val="0"/>
          <w:marBottom w:val="0"/>
          <w:divBdr>
            <w:top w:val="none" w:sz="0" w:space="0" w:color="auto"/>
            <w:left w:val="none" w:sz="0" w:space="0" w:color="auto"/>
            <w:bottom w:val="none" w:sz="0" w:space="0" w:color="auto"/>
            <w:right w:val="none" w:sz="0" w:space="0" w:color="auto"/>
          </w:divBdr>
        </w:div>
        <w:div w:id="476725028">
          <w:marLeft w:val="640"/>
          <w:marRight w:val="0"/>
          <w:marTop w:val="0"/>
          <w:marBottom w:val="0"/>
          <w:divBdr>
            <w:top w:val="none" w:sz="0" w:space="0" w:color="auto"/>
            <w:left w:val="none" w:sz="0" w:space="0" w:color="auto"/>
            <w:bottom w:val="none" w:sz="0" w:space="0" w:color="auto"/>
            <w:right w:val="none" w:sz="0" w:space="0" w:color="auto"/>
          </w:divBdr>
        </w:div>
        <w:div w:id="548735233">
          <w:marLeft w:val="640"/>
          <w:marRight w:val="0"/>
          <w:marTop w:val="0"/>
          <w:marBottom w:val="0"/>
          <w:divBdr>
            <w:top w:val="none" w:sz="0" w:space="0" w:color="auto"/>
            <w:left w:val="none" w:sz="0" w:space="0" w:color="auto"/>
            <w:bottom w:val="none" w:sz="0" w:space="0" w:color="auto"/>
            <w:right w:val="none" w:sz="0" w:space="0" w:color="auto"/>
          </w:divBdr>
        </w:div>
        <w:div w:id="561596356">
          <w:marLeft w:val="640"/>
          <w:marRight w:val="0"/>
          <w:marTop w:val="0"/>
          <w:marBottom w:val="0"/>
          <w:divBdr>
            <w:top w:val="none" w:sz="0" w:space="0" w:color="auto"/>
            <w:left w:val="none" w:sz="0" w:space="0" w:color="auto"/>
            <w:bottom w:val="none" w:sz="0" w:space="0" w:color="auto"/>
            <w:right w:val="none" w:sz="0" w:space="0" w:color="auto"/>
          </w:divBdr>
        </w:div>
        <w:div w:id="607006987">
          <w:marLeft w:val="640"/>
          <w:marRight w:val="0"/>
          <w:marTop w:val="0"/>
          <w:marBottom w:val="0"/>
          <w:divBdr>
            <w:top w:val="none" w:sz="0" w:space="0" w:color="auto"/>
            <w:left w:val="none" w:sz="0" w:space="0" w:color="auto"/>
            <w:bottom w:val="none" w:sz="0" w:space="0" w:color="auto"/>
            <w:right w:val="none" w:sz="0" w:space="0" w:color="auto"/>
          </w:divBdr>
        </w:div>
        <w:div w:id="637145568">
          <w:marLeft w:val="640"/>
          <w:marRight w:val="0"/>
          <w:marTop w:val="0"/>
          <w:marBottom w:val="0"/>
          <w:divBdr>
            <w:top w:val="none" w:sz="0" w:space="0" w:color="auto"/>
            <w:left w:val="none" w:sz="0" w:space="0" w:color="auto"/>
            <w:bottom w:val="none" w:sz="0" w:space="0" w:color="auto"/>
            <w:right w:val="none" w:sz="0" w:space="0" w:color="auto"/>
          </w:divBdr>
        </w:div>
        <w:div w:id="657464312">
          <w:marLeft w:val="640"/>
          <w:marRight w:val="0"/>
          <w:marTop w:val="0"/>
          <w:marBottom w:val="0"/>
          <w:divBdr>
            <w:top w:val="none" w:sz="0" w:space="0" w:color="auto"/>
            <w:left w:val="none" w:sz="0" w:space="0" w:color="auto"/>
            <w:bottom w:val="none" w:sz="0" w:space="0" w:color="auto"/>
            <w:right w:val="none" w:sz="0" w:space="0" w:color="auto"/>
          </w:divBdr>
        </w:div>
        <w:div w:id="686950344">
          <w:marLeft w:val="640"/>
          <w:marRight w:val="0"/>
          <w:marTop w:val="0"/>
          <w:marBottom w:val="0"/>
          <w:divBdr>
            <w:top w:val="none" w:sz="0" w:space="0" w:color="auto"/>
            <w:left w:val="none" w:sz="0" w:space="0" w:color="auto"/>
            <w:bottom w:val="none" w:sz="0" w:space="0" w:color="auto"/>
            <w:right w:val="none" w:sz="0" w:space="0" w:color="auto"/>
          </w:divBdr>
        </w:div>
        <w:div w:id="687946370">
          <w:marLeft w:val="640"/>
          <w:marRight w:val="0"/>
          <w:marTop w:val="0"/>
          <w:marBottom w:val="0"/>
          <w:divBdr>
            <w:top w:val="none" w:sz="0" w:space="0" w:color="auto"/>
            <w:left w:val="none" w:sz="0" w:space="0" w:color="auto"/>
            <w:bottom w:val="none" w:sz="0" w:space="0" w:color="auto"/>
            <w:right w:val="none" w:sz="0" w:space="0" w:color="auto"/>
          </w:divBdr>
        </w:div>
        <w:div w:id="707681942">
          <w:marLeft w:val="640"/>
          <w:marRight w:val="0"/>
          <w:marTop w:val="0"/>
          <w:marBottom w:val="0"/>
          <w:divBdr>
            <w:top w:val="none" w:sz="0" w:space="0" w:color="auto"/>
            <w:left w:val="none" w:sz="0" w:space="0" w:color="auto"/>
            <w:bottom w:val="none" w:sz="0" w:space="0" w:color="auto"/>
            <w:right w:val="none" w:sz="0" w:space="0" w:color="auto"/>
          </w:divBdr>
        </w:div>
        <w:div w:id="716245917">
          <w:marLeft w:val="640"/>
          <w:marRight w:val="0"/>
          <w:marTop w:val="0"/>
          <w:marBottom w:val="0"/>
          <w:divBdr>
            <w:top w:val="none" w:sz="0" w:space="0" w:color="auto"/>
            <w:left w:val="none" w:sz="0" w:space="0" w:color="auto"/>
            <w:bottom w:val="none" w:sz="0" w:space="0" w:color="auto"/>
            <w:right w:val="none" w:sz="0" w:space="0" w:color="auto"/>
          </w:divBdr>
        </w:div>
        <w:div w:id="717625649">
          <w:marLeft w:val="640"/>
          <w:marRight w:val="0"/>
          <w:marTop w:val="0"/>
          <w:marBottom w:val="0"/>
          <w:divBdr>
            <w:top w:val="none" w:sz="0" w:space="0" w:color="auto"/>
            <w:left w:val="none" w:sz="0" w:space="0" w:color="auto"/>
            <w:bottom w:val="none" w:sz="0" w:space="0" w:color="auto"/>
            <w:right w:val="none" w:sz="0" w:space="0" w:color="auto"/>
          </w:divBdr>
        </w:div>
        <w:div w:id="754474870">
          <w:marLeft w:val="640"/>
          <w:marRight w:val="0"/>
          <w:marTop w:val="0"/>
          <w:marBottom w:val="0"/>
          <w:divBdr>
            <w:top w:val="none" w:sz="0" w:space="0" w:color="auto"/>
            <w:left w:val="none" w:sz="0" w:space="0" w:color="auto"/>
            <w:bottom w:val="none" w:sz="0" w:space="0" w:color="auto"/>
            <w:right w:val="none" w:sz="0" w:space="0" w:color="auto"/>
          </w:divBdr>
        </w:div>
        <w:div w:id="764573373">
          <w:marLeft w:val="640"/>
          <w:marRight w:val="0"/>
          <w:marTop w:val="0"/>
          <w:marBottom w:val="0"/>
          <w:divBdr>
            <w:top w:val="none" w:sz="0" w:space="0" w:color="auto"/>
            <w:left w:val="none" w:sz="0" w:space="0" w:color="auto"/>
            <w:bottom w:val="none" w:sz="0" w:space="0" w:color="auto"/>
            <w:right w:val="none" w:sz="0" w:space="0" w:color="auto"/>
          </w:divBdr>
        </w:div>
        <w:div w:id="788662633">
          <w:marLeft w:val="640"/>
          <w:marRight w:val="0"/>
          <w:marTop w:val="0"/>
          <w:marBottom w:val="0"/>
          <w:divBdr>
            <w:top w:val="none" w:sz="0" w:space="0" w:color="auto"/>
            <w:left w:val="none" w:sz="0" w:space="0" w:color="auto"/>
            <w:bottom w:val="none" w:sz="0" w:space="0" w:color="auto"/>
            <w:right w:val="none" w:sz="0" w:space="0" w:color="auto"/>
          </w:divBdr>
        </w:div>
        <w:div w:id="816528613">
          <w:marLeft w:val="640"/>
          <w:marRight w:val="0"/>
          <w:marTop w:val="0"/>
          <w:marBottom w:val="0"/>
          <w:divBdr>
            <w:top w:val="none" w:sz="0" w:space="0" w:color="auto"/>
            <w:left w:val="none" w:sz="0" w:space="0" w:color="auto"/>
            <w:bottom w:val="none" w:sz="0" w:space="0" w:color="auto"/>
            <w:right w:val="none" w:sz="0" w:space="0" w:color="auto"/>
          </w:divBdr>
        </w:div>
        <w:div w:id="832061496">
          <w:marLeft w:val="640"/>
          <w:marRight w:val="0"/>
          <w:marTop w:val="0"/>
          <w:marBottom w:val="0"/>
          <w:divBdr>
            <w:top w:val="none" w:sz="0" w:space="0" w:color="auto"/>
            <w:left w:val="none" w:sz="0" w:space="0" w:color="auto"/>
            <w:bottom w:val="none" w:sz="0" w:space="0" w:color="auto"/>
            <w:right w:val="none" w:sz="0" w:space="0" w:color="auto"/>
          </w:divBdr>
        </w:div>
        <w:div w:id="838275795">
          <w:marLeft w:val="640"/>
          <w:marRight w:val="0"/>
          <w:marTop w:val="0"/>
          <w:marBottom w:val="0"/>
          <w:divBdr>
            <w:top w:val="none" w:sz="0" w:space="0" w:color="auto"/>
            <w:left w:val="none" w:sz="0" w:space="0" w:color="auto"/>
            <w:bottom w:val="none" w:sz="0" w:space="0" w:color="auto"/>
            <w:right w:val="none" w:sz="0" w:space="0" w:color="auto"/>
          </w:divBdr>
        </w:div>
        <w:div w:id="843670409">
          <w:marLeft w:val="640"/>
          <w:marRight w:val="0"/>
          <w:marTop w:val="0"/>
          <w:marBottom w:val="0"/>
          <w:divBdr>
            <w:top w:val="none" w:sz="0" w:space="0" w:color="auto"/>
            <w:left w:val="none" w:sz="0" w:space="0" w:color="auto"/>
            <w:bottom w:val="none" w:sz="0" w:space="0" w:color="auto"/>
            <w:right w:val="none" w:sz="0" w:space="0" w:color="auto"/>
          </w:divBdr>
        </w:div>
        <w:div w:id="846748633">
          <w:marLeft w:val="640"/>
          <w:marRight w:val="0"/>
          <w:marTop w:val="0"/>
          <w:marBottom w:val="0"/>
          <w:divBdr>
            <w:top w:val="none" w:sz="0" w:space="0" w:color="auto"/>
            <w:left w:val="none" w:sz="0" w:space="0" w:color="auto"/>
            <w:bottom w:val="none" w:sz="0" w:space="0" w:color="auto"/>
            <w:right w:val="none" w:sz="0" w:space="0" w:color="auto"/>
          </w:divBdr>
        </w:div>
        <w:div w:id="888490147">
          <w:marLeft w:val="640"/>
          <w:marRight w:val="0"/>
          <w:marTop w:val="0"/>
          <w:marBottom w:val="0"/>
          <w:divBdr>
            <w:top w:val="none" w:sz="0" w:space="0" w:color="auto"/>
            <w:left w:val="none" w:sz="0" w:space="0" w:color="auto"/>
            <w:bottom w:val="none" w:sz="0" w:space="0" w:color="auto"/>
            <w:right w:val="none" w:sz="0" w:space="0" w:color="auto"/>
          </w:divBdr>
        </w:div>
        <w:div w:id="914323008">
          <w:marLeft w:val="640"/>
          <w:marRight w:val="0"/>
          <w:marTop w:val="0"/>
          <w:marBottom w:val="0"/>
          <w:divBdr>
            <w:top w:val="none" w:sz="0" w:space="0" w:color="auto"/>
            <w:left w:val="none" w:sz="0" w:space="0" w:color="auto"/>
            <w:bottom w:val="none" w:sz="0" w:space="0" w:color="auto"/>
            <w:right w:val="none" w:sz="0" w:space="0" w:color="auto"/>
          </w:divBdr>
        </w:div>
        <w:div w:id="925843602">
          <w:marLeft w:val="640"/>
          <w:marRight w:val="0"/>
          <w:marTop w:val="0"/>
          <w:marBottom w:val="0"/>
          <w:divBdr>
            <w:top w:val="none" w:sz="0" w:space="0" w:color="auto"/>
            <w:left w:val="none" w:sz="0" w:space="0" w:color="auto"/>
            <w:bottom w:val="none" w:sz="0" w:space="0" w:color="auto"/>
            <w:right w:val="none" w:sz="0" w:space="0" w:color="auto"/>
          </w:divBdr>
        </w:div>
        <w:div w:id="938224211">
          <w:marLeft w:val="640"/>
          <w:marRight w:val="0"/>
          <w:marTop w:val="0"/>
          <w:marBottom w:val="0"/>
          <w:divBdr>
            <w:top w:val="none" w:sz="0" w:space="0" w:color="auto"/>
            <w:left w:val="none" w:sz="0" w:space="0" w:color="auto"/>
            <w:bottom w:val="none" w:sz="0" w:space="0" w:color="auto"/>
            <w:right w:val="none" w:sz="0" w:space="0" w:color="auto"/>
          </w:divBdr>
        </w:div>
        <w:div w:id="991565807">
          <w:marLeft w:val="640"/>
          <w:marRight w:val="0"/>
          <w:marTop w:val="0"/>
          <w:marBottom w:val="0"/>
          <w:divBdr>
            <w:top w:val="none" w:sz="0" w:space="0" w:color="auto"/>
            <w:left w:val="none" w:sz="0" w:space="0" w:color="auto"/>
            <w:bottom w:val="none" w:sz="0" w:space="0" w:color="auto"/>
            <w:right w:val="none" w:sz="0" w:space="0" w:color="auto"/>
          </w:divBdr>
        </w:div>
        <w:div w:id="1000963866">
          <w:marLeft w:val="640"/>
          <w:marRight w:val="0"/>
          <w:marTop w:val="0"/>
          <w:marBottom w:val="0"/>
          <w:divBdr>
            <w:top w:val="none" w:sz="0" w:space="0" w:color="auto"/>
            <w:left w:val="none" w:sz="0" w:space="0" w:color="auto"/>
            <w:bottom w:val="none" w:sz="0" w:space="0" w:color="auto"/>
            <w:right w:val="none" w:sz="0" w:space="0" w:color="auto"/>
          </w:divBdr>
        </w:div>
        <w:div w:id="1007290273">
          <w:marLeft w:val="640"/>
          <w:marRight w:val="0"/>
          <w:marTop w:val="0"/>
          <w:marBottom w:val="0"/>
          <w:divBdr>
            <w:top w:val="none" w:sz="0" w:space="0" w:color="auto"/>
            <w:left w:val="none" w:sz="0" w:space="0" w:color="auto"/>
            <w:bottom w:val="none" w:sz="0" w:space="0" w:color="auto"/>
            <w:right w:val="none" w:sz="0" w:space="0" w:color="auto"/>
          </w:divBdr>
        </w:div>
        <w:div w:id="1054549902">
          <w:marLeft w:val="640"/>
          <w:marRight w:val="0"/>
          <w:marTop w:val="0"/>
          <w:marBottom w:val="0"/>
          <w:divBdr>
            <w:top w:val="none" w:sz="0" w:space="0" w:color="auto"/>
            <w:left w:val="none" w:sz="0" w:space="0" w:color="auto"/>
            <w:bottom w:val="none" w:sz="0" w:space="0" w:color="auto"/>
            <w:right w:val="none" w:sz="0" w:space="0" w:color="auto"/>
          </w:divBdr>
        </w:div>
        <w:div w:id="1111782146">
          <w:marLeft w:val="640"/>
          <w:marRight w:val="0"/>
          <w:marTop w:val="0"/>
          <w:marBottom w:val="0"/>
          <w:divBdr>
            <w:top w:val="none" w:sz="0" w:space="0" w:color="auto"/>
            <w:left w:val="none" w:sz="0" w:space="0" w:color="auto"/>
            <w:bottom w:val="none" w:sz="0" w:space="0" w:color="auto"/>
            <w:right w:val="none" w:sz="0" w:space="0" w:color="auto"/>
          </w:divBdr>
        </w:div>
        <w:div w:id="1124811428">
          <w:marLeft w:val="640"/>
          <w:marRight w:val="0"/>
          <w:marTop w:val="0"/>
          <w:marBottom w:val="0"/>
          <w:divBdr>
            <w:top w:val="none" w:sz="0" w:space="0" w:color="auto"/>
            <w:left w:val="none" w:sz="0" w:space="0" w:color="auto"/>
            <w:bottom w:val="none" w:sz="0" w:space="0" w:color="auto"/>
            <w:right w:val="none" w:sz="0" w:space="0" w:color="auto"/>
          </w:divBdr>
        </w:div>
        <w:div w:id="1142306374">
          <w:marLeft w:val="640"/>
          <w:marRight w:val="0"/>
          <w:marTop w:val="0"/>
          <w:marBottom w:val="0"/>
          <w:divBdr>
            <w:top w:val="none" w:sz="0" w:space="0" w:color="auto"/>
            <w:left w:val="none" w:sz="0" w:space="0" w:color="auto"/>
            <w:bottom w:val="none" w:sz="0" w:space="0" w:color="auto"/>
            <w:right w:val="none" w:sz="0" w:space="0" w:color="auto"/>
          </w:divBdr>
        </w:div>
        <w:div w:id="1148716395">
          <w:marLeft w:val="640"/>
          <w:marRight w:val="0"/>
          <w:marTop w:val="0"/>
          <w:marBottom w:val="0"/>
          <w:divBdr>
            <w:top w:val="none" w:sz="0" w:space="0" w:color="auto"/>
            <w:left w:val="none" w:sz="0" w:space="0" w:color="auto"/>
            <w:bottom w:val="none" w:sz="0" w:space="0" w:color="auto"/>
            <w:right w:val="none" w:sz="0" w:space="0" w:color="auto"/>
          </w:divBdr>
        </w:div>
        <w:div w:id="1158960671">
          <w:marLeft w:val="640"/>
          <w:marRight w:val="0"/>
          <w:marTop w:val="0"/>
          <w:marBottom w:val="0"/>
          <w:divBdr>
            <w:top w:val="none" w:sz="0" w:space="0" w:color="auto"/>
            <w:left w:val="none" w:sz="0" w:space="0" w:color="auto"/>
            <w:bottom w:val="none" w:sz="0" w:space="0" w:color="auto"/>
            <w:right w:val="none" w:sz="0" w:space="0" w:color="auto"/>
          </w:divBdr>
        </w:div>
        <w:div w:id="1161964753">
          <w:marLeft w:val="640"/>
          <w:marRight w:val="0"/>
          <w:marTop w:val="0"/>
          <w:marBottom w:val="0"/>
          <w:divBdr>
            <w:top w:val="none" w:sz="0" w:space="0" w:color="auto"/>
            <w:left w:val="none" w:sz="0" w:space="0" w:color="auto"/>
            <w:bottom w:val="none" w:sz="0" w:space="0" w:color="auto"/>
            <w:right w:val="none" w:sz="0" w:space="0" w:color="auto"/>
          </w:divBdr>
        </w:div>
        <w:div w:id="1169324846">
          <w:marLeft w:val="640"/>
          <w:marRight w:val="0"/>
          <w:marTop w:val="0"/>
          <w:marBottom w:val="0"/>
          <w:divBdr>
            <w:top w:val="none" w:sz="0" w:space="0" w:color="auto"/>
            <w:left w:val="none" w:sz="0" w:space="0" w:color="auto"/>
            <w:bottom w:val="none" w:sz="0" w:space="0" w:color="auto"/>
            <w:right w:val="none" w:sz="0" w:space="0" w:color="auto"/>
          </w:divBdr>
        </w:div>
        <w:div w:id="1169902048">
          <w:marLeft w:val="640"/>
          <w:marRight w:val="0"/>
          <w:marTop w:val="0"/>
          <w:marBottom w:val="0"/>
          <w:divBdr>
            <w:top w:val="none" w:sz="0" w:space="0" w:color="auto"/>
            <w:left w:val="none" w:sz="0" w:space="0" w:color="auto"/>
            <w:bottom w:val="none" w:sz="0" w:space="0" w:color="auto"/>
            <w:right w:val="none" w:sz="0" w:space="0" w:color="auto"/>
          </w:divBdr>
        </w:div>
        <w:div w:id="1182821207">
          <w:marLeft w:val="640"/>
          <w:marRight w:val="0"/>
          <w:marTop w:val="0"/>
          <w:marBottom w:val="0"/>
          <w:divBdr>
            <w:top w:val="none" w:sz="0" w:space="0" w:color="auto"/>
            <w:left w:val="none" w:sz="0" w:space="0" w:color="auto"/>
            <w:bottom w:val="none" w:sz="0" w:space="0" w:color="auto"/>
            <w:right w:val="none" w:sz="0" w:space="0" w:color="auto"/>
          </w:divBdr>
        </w:div>
        <w:div w:id="1189946814">
          <w:marLeft w:val="640"/>
          <w:marRight w:val="0"/>
          <w:marTop w:val="0"/>
          <w:marBottom w:val="0"/>
          <w:divBdr>
            <w:top w:val="none" w:sz="0" w:space="0" w:color="auto"/>
            <w:left w:val="none" w:sz="0" w:space="0" w:color="auto"/>
            <w:bottom w:val="none" w:sz="0" w:space="0" w:color="auto"/>
            <w:right w:val="none" w:sz="0" w:space="0" w:color="auto"/>
          </w:divBdr>
        </w:div>
        <w:div w:id="1199469923">
          <w:marLeft w:val="640"/>
          <w:marRight w:val="0"/>
          <w:marTop w:val="0"/>
          <w:marBottom w:val="0"/>
          <w:divBdr>
            <w:top w:val="none" w:sz="0" w:space="0" w:color="auto"/>
            <w:left w:val="none" w:sz="0" w:space="0" w:color="auto"/>
            <w:bottom w:val="none" w:sz="0" w:space="0" w:color="auto"/>
            <w:right w:val="none" w:sz="0" w:space="0" w:color="auto"/>
          </w:divBdr>
        </w:div>
        <w:div w:id="1232546855">
          <w:marLeft w:val="640"/>
          <w:marRight w:val="0"/>
          <w:marTop w:val="0"/>
          <w:marBottom w:val="0"/>
          <w:divBdr>
            <w:top w:val="none" w:sz="0" w:space="0" w:color="auto"/>
            <w:left w:val="none" w:sz="0" w:space="0" w:color="auto"/>
            <w:bottom w:val="none" w:sz="0" w:space="0" w:color="auto"/>
            <w:right w:val="none" w:sz="0" w:space="0" w:color="auto"/>
          </w:divBdr>
        </w:div>
        <w:div w:id="1275597531">
          <w:marLeft w:val="640"/>
          <w:marRight w:val="0"/>
          <w:marTop w:val="0"/>
          <w:marBottom w:val="0"/>
          <w:divBdr>
            <w:top w:val="none" w:sz="0" w:space="0" w:color="auto"/>
            <w:left w:val="none" w:sz="0" w:space="0" w:color="auto"/>
            <w:bottom w:val="none" w:sz="0" w:space="0" w:color="auto"/>
            <w:right w:val="none" w:sz="0" w:space="0" w:color="auto"/>
          </w:divBdr>
        </w:div>
        <w:div w:id="1289706559">
          <w:marLeft w:val="640"/>
          <w:marRight w:val="0"/>
          <w:marTop w:val="0"/>
          <w:marBottom w:val="0"/>
          <w:divBdr>
            <w:top w:val="none" w:sz="0" w:space="0" w:color="auto"/>
            <w:left w:val="none" w:sz="0" w:space="0" w:color="auto"/>
            <w:bottom w:val="none" w:sz="0" w:space="0" w:color="auto"/>
            <w:right w:val="none" w:sz="0" w:space="0" w:color="auto"/>
          </w:divBdr>
        </w:div>
        <w:div w:id="1335456905">
          <w:marLeft w:val="640"/>
          <w:marRight w:val="0"/>
          <w:marTop w:val="0"/>
          <w:marBottom w:val="0"/>
          <w:divBdr>
            <w:top w:val="none" w:sz="0" w:space="0" w:color="auto"/>
            <w:left w:val="none" w:sz="0" w:space="0" w:color="auto"/>
            <w:bottom w:val="none" w:sz="0" w:space="0" w:color="auto"/>
            <w:right w:val="none" w:sz="0" w:space="0" w:color="auto"/>
          </w:divBdr>
        </w:div>
        <w:div w:id="1339235031">
          <w:marLeft w:val="640"/>
          <w:marRight w:val="0"/>
          <w:marTop w:val="0"/>
          <w:marBottom w:val="0"/>
          <w:divBdr>
            <w:top w:val="none" w:sz="0" w:space="0" w:color="auto"/>
            <w:left w:val="none" w:sz="0" w:space="0" w:color="auto"/>
            <w:bottom w:val="none" w:sz="0" w:space="0" w:color="auto"/>
            <w:right w:val="none" w:sz="0" w:space="0" w:color="auto"/>
          </w:divBdr>
        </w:div>
        <w:div w:id="1425149230">
          <w:marLeft w:val="640"/>
          <w:marRight w:val="0"/>
          <w:marTop w:val="0"/>
          <w:marBottom w:val="0"/>
          <w:divBdr>
            <w:top w:val="none" w:sz="0" w:space="0" w:color="auto"/>
            <w:left w:val="none" w:sz="0" w:space="0" w:color="auto"/>
            <w:bottom w:val="none" w:sz="0" w:space="0" w:color="auto"/>
            <w:right w:val="none" w:sz="0" w:space="0" w:color="auto"/>
          </w:divBdr>
        </w:div>
        <w:div w:id="1442795886">
          <w:marLeft w:val="640"/>
          <w:marRight w:val="0"/>
          <w:marTop w:val="0"/>
          <w:marBottom w:val="0"/>
          <w:divBdr>
            <w:top w:val="none" w:sz="0" w:space="0" w:color="auto"/>
            <w:left w:val="none" w:sz="0" w:space="0" w:color="auto"/>
            <w:bottom w:val="none" w:sz="0" w:space="0" w:color="auto"/>
            <w:right w:val="none" w:sz="0" w:space="0" w:color="auto"/>
          </w:divBdr>
        </w:div>
        <w:div w:id="1450053190">
          <w:marLeft w:val="640"/>
          <w:marRight w:val="0"/>
          <w:marTop w:val="0"/>
          <w:marBottom w:val="0"/>
          <w:divBdr>
            <w:top w:val="none" w:sz="0" w:space="0" w:color="auto"/>
            <w:left w:val="none" w:sz="0" w:space="0" w:color="auto"/>
            <w:bottom w:val="none" w:sz="0" w:space="0" w:color="auto"/>
            <w:right w:val="none" w:sz="0" w:space="0" w:color="auto"/>
          </w:divBdr>
        </w:div>
        <w:div w:id="1464080676">
          <w:marLeft w:val="640"/>
          <w:marRight w:val="0"/>
          <w:marTop w:val="0"/>
          <w:marBottom w:val="0"/>
          <w:divBdr>
            <w:top w:val="none" w:sz="0" w:space="0" w:color="auto"/>
            <w:left w:val="none" w:sz="0" w:space="0" w:color="auto"/>
            <w:bottom w:val="none" w:sz="0" w:space="0" w:color="auto"/>
            <w:right w:val="none" w:sz="0" w:space="0" w:color="auto"/>
          </w:divBdr>
        </w:div>
        <w:div w:id="1494829974">
          <w:marLeft w:val="640"/>
          <w:marRight w:val="0"/>
          <w:marTop w:val="0"/>
          <w:marBottom w:val="0"/>
          <w:divBdr>
            <w:top w:val="none" w:sz="0" w:space="0" w:color="auto"/>
            <w:left w:val="none" w:sz="0" w:space="0" w:color="auto"/>
            <w:bottom w:val="none" w:sz="0" w:space="0" w:color="auto"/>
            <w:right w:val="none" w:sz="0" w:space="0" w:color="auto"/>
          </w:divBdr>
        </w:div>
        <w:div w:id="1501191778">
          <w:marLeft w:val="640"/>
          <w:marRight w:val="0"/>
          <w:marTop w:val="0"/>
          <w:marBottom w:val="0"/>
          <w:divBdr>
            <w:top w:val="none" w:sz="0" w:space="0" w:color="auto"/>
            <w:left w:val="none" w:sz="0" w:space="0" w:color="auto"/>
            <w:bottom w:val="none" w:sz="0" w:space="0" w:color="auto"/>
            <w:right w:val="none" w:sz="0" w:space="0" w:color="auto"/>
          </w:divBdr>
        </w:div>
        <w:div w:id="1509558062">
          <w:marLeft w:val="640"/>
          <w:marRight w:val="0"/>
          <w:marTop w:val="0"/>
          <w:marBottom w:val="0"/>
          <w:divBdr>
            <w:top w:val="none" w:sz="0" w:space="0" w:color="auto"/>
            <w:left w:val="none" w:sz="0" w:space="0" w:color="auto"/>
            <w:bottom w:val="none" w:sz="0" w:space="0" w:color="auto"/>
            <w:right w:val="none" w:sz="0" w:space="0" w:color="auto"/>
          </w:divBdr>
        </w:div>
        <w:div w:id="1516967036">
          <w:marLeft w:val="640"/>
          <w:marRight w:val="0"/>
          <w:marTop w:val="0"/>
          <w:marBottom w:val="0"/>
          <w:divBdr>
            <w:top w:val="none" w:sz="0" w:space="0" w:color="auto"/>
            <w:left w:val="none" w:sz="0" w:space="0" w:color="auto"/>
            <w:bottom w:val="none" w:sz="0" w:space="0" w:color="auto"/>
            <w:right w:val="none" w:sz="0" w:space="0" w:color="auto"/>
          </w:divBdr>
        </w:div>
        <w:div w:id="1575512436">
          <w:marLeft w:val="640"/>
          <w:marRight w:val="0"/>
          <w:marTop w:val="0"/>
          <w:marBottom w:val="0"/>
          <w:divBdr>
            <w:top w:val="none" w:sz="0" w:space="0" w:color="auto"/>
            <w:left w:val="none" w:sz="0" w:space="0" w:color="auto"/>
            <w:bottom w:val="none" w:sz="0" w:space="0" w:color="auto"/>
            <w:right w:val="none" w:sz="0" w:space="0" w:color="auto"/>
          </w:divBdr>
        </w:div>
        <w:div w:id="1577399171">
          <w:marLeft w:val="640"/>
          <w:marRight w:val="0"/>
          <w:marTop w:val="0"/>
          <w:marBottom w:val="0"/>
          <w:divBdr>
            <w:top w:val="none" w:sz="0" w:space="0" w:color="auto"/>
            <w:left w:val="none" w:sz="0" w:space="0" w:color="auto"/>
            <w:bottom w:val="none" w:sz="0" w:space="0" w:color="auto"/>
            <w:right w:val="none" w:sz="0" w:space="0" w:color="auto"/>
          </w:divBdr>
        </w:div>
        <w:div w:id="1599293957">
          <w:marLeft w:val="640"/>
          <w:marRight w:val="0"/>
          <w:marTop w:val="0"/>
          <w:marBottom w:val="0"/>
          <w:divBdr>
            <w:top w:val="none" w:sz="0" w:space="0" w:color="auto"/>
            <w:left w:val="none" w:sz="0" w:space="0" w:color="auto"/>
            <w:bottom w:val="none" w:sz="0" w:space="0" w:color="auto"/>
            <w:right w:val="none" w:sz="0" w:space="0" w:color="auto"/>
          </w:divBdr>
        </w:div>
        <w:div w:id="1613317379">
          <w:marLeft w:val="640"/>
          <w:marRight w:val="0"/>
          <w:marTop w:val="0"/>
          <w:marBottom w:val="0"/>
          <w:divBdr>
            <w:top w:val="none" w:sz="0" w:space="0" w:color="auto"/>
            <w:left w:val="none" w:sz="0" w:space="0" w:color="auto"/>
            <w:bottom w:val="none" w:sz="0" w:space="0" w:color="auto"/>
            <w:right w:val="none" w:sz="0" w:space="0" w:color="auto"/>
          </w:divBdr>
        </w:div>
        <w:div w:id="1674264129">
          <w:marLeft w:val="640"/>
          <w:marRight w:val="0"/>
          <w:marTop w:val="0"/>
          <w:marBottom w:val="0"/>
          <w:divBdr>
            <w:top w:val="none" w:sz="0" w:space="0" w:color="auto"/>
            <w:left w:val="none" w:sz="0" w:space="0" w:color="auto"/>
            <w:bottom w:val="none" w:sz="0" w:space="0" w:color="auto"/>
            <w:right w:val="none" w:sz="0" w:space="0" w:color="auto"/>
          </w:divBdr>
        </w:div>
        <w:div w:id="1726485359">
          <w:marLeft w:val="640"/>
          <w:marRight w:val="0"/>
          <w:marTop w:val="0"/>
          <w:marBottom w:val="0"/>
          <w:divBdr>
            <w:top w:val="none" w:sz="0" w:space="0" w:color="auto"/>
            <w:left w:val="none" w:sz="0" w:space="0" w:color="auto"/>
            <w:bottom w:val="none" w:sz="0" w:space="0" w:color="auto"/>
            <w:right w:val="none" w:sz="0" w:space="0" w:color="auto"/>
          </w:divBdr>
        </w:div>
        <w:div w:id="1727560161">
          <w:marLeft w:val="640"/>
          <w:marRight w:val="0"/>
          <w:marTop w:val="0"/>
          <w:marBottom w:val="0"/>
          <w:divBdr>
            <w:top w:val="none" w:sz="0" w:space="0" w:color="auto"/>
            <w:left w:val="none" w:sz="0" w:space="0" w:color="auto"/>
            <w:bottom w:val="none" w:sz="0" w:space="0" w:color="auto"/>
            <w:right w:val="none" w:sz="0" w:space="0" w:color="auto"/>
          </w:divBdr>
        </w:div>
        <w:div w:id="1758210868">
          <w:marLeft w:val="640"/>
          <w:marRight w:val="0"/>
          <w:marTop w:val="0"/>
          <w:marBottom w:val="0"/>
          <w:divBdr>
            <w:top w:val="none" w:sz="0" w:space="0" w:color="auto"/>
            <w:left w:val="none" w:sz="0" w:space="0" w:color="auto"/>
            <w:bottom w:val="none" w:sz="0" w:space="0" w:color="auto"/>
            <w:right w:val="none" w:sz="0" w:space="0" w:color="auto"/>
          </w:divBdr>
        </w:div>
        <w:div w:id="1758867981">
          <w:marLeft w:val="640"/>
          <w:marRight w:val="0"/>
          <w:marTop w:val="0"/>
          <w:marBottom w:val="0"/>
          <w:divBdr>
            <w:top w:val="none" w:sz="0" w:space="0" w:color="auto"/>
            <w:left w:val="none" w:sz="0" w:space="0" w:color="auto"/>
            <w:bottom w:val="none" w:sz="0" w:space="0" w:color="auto"/>
            <w:right w:val="none" w:sz="0" w:space="0" w:color="auto"/>
          </w:divBdr>
        </w:div>
        <w:div w:id="1792745549">
          <w:marLeft w:val="640"/>
          <w:marRight w:val="0"/>
          <w:marTop w:val="0"/>
          <w:marBottom w:val="0"/>
          <w:divBdr>
            <w:top w:val="none" w:sz="0" w:space="0" w:color="auto"/>
            <w:left w:val="none" w:sz="0" w:space="0" w:color="auto"/>
            <w:bottom w:val="none" w:sz="0" w:space="0" w:color="auto"/>
            <w:right w:val="none" w:sz="0" w:space="0" w:color="auto"/>
          </w:divBdr>
        </w:div>
        <w:div w:id="1854152709">
          <w:marLeft w:val="640"/>
          <w:marRight w:val="0"/>
          <w:marTop w:val="0"/>
          <w:marBottom w:val="0"/>
          <w:divBdr>
            <w:top w:val="none" w:sz="0" w:space="0" w:color="auto"/>
            <w:left w:val="none" w:sz="0" w:space="0" w:color="auto"/>
            <w:bottom w:val="none" w:sz="0" w:space="0" w:color="auto"/>
            <w:right w:val="none" w:sz="0" w:space="0" w:color="auto"/>
          </w:divBdr>
        </w:div>
        <w:div w:id="1863320737">
          <w:marLeft w:val="640"/>
          <w:marRight w:val="0"/>
          <w:marTop w:val="0"/>
          <w:marBottom w:val="0"/>
          <w:divBdr>
            <w:top w:val="none" w:sz="0" w:space="0" w:color="auto"/>
            <w:left w:val="none" w:sz="0" w:space="0" w:color="auto"/>
            <w:bottom w:val="none" w:sz="0" w:space="0" w:color="auto"/>
            <w:right w:val="none" w:sz="0" w:space="0" w:color="auto"/>
          </w:divBdr>
        </w:div>
        <w:div w:id="1876426993">
          <w:marLeft w:val="640"/>
          <w:marRight w:val="0"/>
          <w:marTop w:val="0"/>
          <w:marBottom w:val="0"/>
          <w:divBdr>
            <w:top w:val="none" w:sz="0" w:space="0" w:color="auto"/>
            <w:left w:val="none" w:sz="0" w:space="0" w:color="auto"/>
            <w:bottom w:val="none" w:sz="0" w:space="0" w:color="auto"/>
            <w:right w:val="none" w:sz="0" w:space="0" w:color="auto"/>
          </w:divBdr>
        </w:div>
        <w:div w:id="1885604503">
          <w:marLeft w:val="640"/>
          <w:marRight w:val="0"/>
          <w:marTop w:val="0"/>
          <w:marBottom w:val="0"/>
          <w:divBdr>
            <w:top w:val="none" w:sz="0" w:space="0" w:color="auto"/>
            <w:left w:val="none" w:sz="0" w:space="0" w:color="auto"/>
            <w:bottom w:val="none" w:sz="0" w:space="0" w:color="auto"/>
            <w:right w:val="none" w:sz="0" w:space="0" w:color="auto"/>
          </w:divBdr>
        </w:div>
        <w:div w:id="1944072052">
          <w:marLeft w:val="640"/>
          <w:marRight w:val="0"/>
          <w:marTop w:val="0"/>
          <w:marBottom w:val="0"/>
          <w:divBdr>
            <w:top w:val="none" w:sz="0" w:space="0" w:color="auto"/>
            <w:left w:val="none" w:sz="0" w:space="0" w:color="auto"/>
            <w:bottom w:val="none" w:sz="0" w:space="0" w:color="auto"/>
            <w:right w:val="none" w:sz="0" w:space="0" w:color="auto"/>
          </w:divBdr>
        </w:div>
        <w:div w:id="1950552156">
          <w:marLeft w:val="640"/>
          <w:marRight w:val="0"/>
          <w:marTop w:val="0"/>
          <w:marBottom w:val="0"/>
          <w:divBdr>
            <w:top w:val="none" w:sz="0" w:space="0" w:color="auto"/>
            <w:left w:val="none" w:sz="0" w:space="0" w:color="auto"/>
            <w:bottom w:val="none" w:sz="0" w:space="0" w:color="auto"/>
            <w:right w:val="none" w:sz="0" w:space="0" w:color="auto"/>
          </w:divBdr>
        </w:div>
        <w:div w:id="1961104697">
          <w:marLeft w:val="640"/>
          <w:marRight w:val="0"/>
          <w:marTop w:val="0"/>
          <w:marBottom w:val="0"/>
          <w:divBdr>
            <w:top w:val="none" w:sz="0" w:space="0" w:color="auto"/>
            <w:left w:val="none" w:sz="0" w:space="0" w:color="auto"/>
            <w:bottom w:val="none" w:sz="0" w:space="0" w:color="auto"/>
            <w:right w:val="none" w:sz="0" w:space="0" w:color="auto"/>
          </w:divBdr>
        </w:div>
        <w:div w:id="2010788610">
          <w:marLeft w:val="640"/>
          <w:marRight w:val="0"/>
          <w:marTop w:val="0"/>
          <w:marBottom w:val="0"/>
          <w:divBdr>
            <w:top w:val="none" w:sz="0" w:space="0" w:color="auto"/>
            <w:left w:val="none" w:sz="0" w:space="0" w:color="auto"/>
            <w:bottom w:val="none" w:sz="0" w:space="0" w:color="auto"/>
            <w:right w:val="none" w:sz="0" w:space="0" w:color="auto"/>
          </w:divBdr>
        </w:div>
        <w:div w:id="2055960829">
          <w:marLeft w:val="640"/>
          <w:marRight w:val="0"/>
          <w:marTop w:val="0"/>
          <w:marBottom w:val="0"/>
          <w:divBdr>
            <w:top w:val="none" w:sz="0" w:space="0" w:color="auto"/>
            <w:left w:val="none" w:sz="0" w:space="0" w:color="auto"/>
            <w:bottom w:val="none" w:sz="0" w:space="0" w:color="auto"/>
            <w:right w:val="none" w:sz="0" w:space="0" w:color="auto"/>
          </w:divBdr>
        </w:div>
        <w:div w:id="2068648667">
          <w:marLeft w:val="640"/>
          <w:marRight w:val="0"/>
          <w:marTop w:val="0"/>
          <w:marBottom w:val="0"/>
          <w:divBdr>
            <w:top w:val="none" w:sz="0" w:space="0" w:color="auto"/>
            <w:left w:val="none" w:sz="0" w:space="0" w:color="auto"/>
            <w:bottom w:val="none" w:sz="0" w:space="0" w:color="auto"/>
            <w:right w:val="none" w:sz="0" w:space="0" w:color="auto"/>
          </w:divBdr>
        </w:div>
        <w:div w:id="2112317740">
          <w:marLeft w:val="640"/>
          <w:marRight w:val="0"/>
          <w:marTop w:val="0"/>
          <w:marBottom w:val="0"/>
          <w:divBdr>
            <w:top w:val="none" w:sz="0" w:space="0" w:color="auto"/>
            <w:left w:val="none" w:sz="0" w:space="0" w:color="auto"/>
            <w:bottom w:val="none" w:sz="0" w:space="0" w:color="auto"/>
            <w:right w:val="none" w:sz="0" w:space="0" w:color="auto"/>
          </w:divBdr>
        </w:div>
      </w:divsChild>
    </w:div>
    <w:div w:id="981538551">
      <w:bodyDiv w:val="1"/>
      <w:marLeft w:val="0"/>
      <w:marRight w:val="0"/>
      <w:marTop w:val="0"/>
      <w:marBottom w:val="0"/>
      <w:divBdr>
        <w:top w:val="none" w:sz="0" w:space="0" w:color="auto"/>
        <w:left w:val="none" w:sz="0" w:space="0" w:color="auto"/>
        <w:bottom w:val="none" w:sz="0" w:space="0" w:color="auto"/>
        <w:right w:val="none" w:sz="0" w:space="0" w:color="auto"/>
      </w:divBdr>
      <w:divsChild>
        <w:div w:id="14814235">
          <w:marLeft w:val="640"/>
          <w:marRight w:val="0"/>
          <w:marTop w:val="0"/>
          <w:marBottom w:val="0"/>
          <w:divBdr>
            <w:top w:val="none" w:sz="0" w:space="0" w:color="auto"/>
            <w:left w:val="none" w:sz="0" w:space="0" w:color="auto"/>
            <w:bottom w:val="none" w:sz="0" w:space="0" w:color="auto"/>
            <w:right w:val="none" w:sz="0" w:space="0" w:color="auto"/>
          </w:divBdr>
        </w:div>
        <w:div w:id="33586057">
          <w:marLeft w:val="640"/>
          <w:marRight w:val="0"/>
          <w:marTop w:val="0"/>
          <w:marBottom w:val="0"/>
          <w:divBdr>
            <w:top w:val="none" w:sz="0" w:space="0" w:color="auto"/>
            <w:left w:val="none" w:sz="0" w:space="0" w:color="auto"/>
            <w:bottom w:val="none" w:sz="0" w:space="0" w:color="auto"/>
            <w:right w:val="none" w:sz="0" w:space="0" w:color="auto"/>
          </w:divBdr>
        </w:div>
        <w:div w:id="46686868">
          <w:marLeft w:val="640"/>
          <w:marRight w:val="0"/>
          <w:marTop w:val="0"/>
          <w:marBottom w:val="0"/>
          <w:divBdr>
            <w:top w:val="none" w:sz="0" w:space="0" w:color="auto"/>
            <w:left w:val="none" w:sz="0" w:space="0" w:color="auto"/>
            <w:bottom w:val="none" w:sz="0" w:space="0" w:color="auto"/>
            <w:right w:val="none" w:sz="0" w:space="0" w:color="auto"/>
          </w:divBdr>
        </w:div>
        <w:div w:id="69272287">
          <w:marLeft w:val="640"/>
          <w:marRight w:val="0"/>
          <w:marTop w:val="0"/>
          <w:marBottom w:val="0"/>
          <w:divBdr>
            <w:top w:val="none" w:sz="0" w:space="0" w:color="auto"/>
            <w:left w:val="none" w:sz="0" w:space="0" w:color="auto"/>
            <w:bottom w:val="none" w:sz="0" w:space="0" w:color="auto"/>
            <w:right w:val="none" w:sz="0" w:space="0" w:color="auto"/>
          </w:divBdr>
        </w:div>
        <w:div w:id="79182453">
          <w:marLeft w:val="640"/>
          <w:marRight w:val="0"/>
          <w:marTop w:val="0"/>
          <w:marBottom w:val="0"/>
          <w:divBdr>
            <w:top w:val="none" w:sz="0" w:space="0" w:color="auto"/>
            <w:left w:val="none" w:sz="0" w:space="0" w:color="auto"/>
            <w:bottom w:val="none" w:sz="0" w:space="0" w:color="auto"/>
            <w:right w:val="none" w:sz="0" w:space="0" w:color="auto"/>
          </w:divBdr>
        </w:div>
        <w:div w:id="79832492">
          <w:marLeft w:val="640"/>
          <w:marRight w:val="0"/>
          <w:marTop w:val="0"/>
          <w:marBottom w:val="0"/>
          <w:divBdr>
            <w:top w:val="none" w:sz="0" w:space="0" w:color="auto"/>
            <w:left w:val="none" w:sz="0" w:space="0" w:color="auto"/>
            <w:bottom w:val="none" w:sz="0" w:space="0" w:color="auto"/>
            <w:right w:val="none" w:sz="0" w:space="0" w:color="auto"/>
          </w:divBdr>
        </w:div>
        <w:div w:id="84769077">
          <w:marLeft w:val="640"/>
          <w:marRight w:val="0"/>
          <w:marTop w:val="0"/>
          <w:marBottom w:val="0"/>
          <w:divBdr>
            <w:top w:val="none" w:sz="0" w:space="0" w:color="auto"/>
            <w:left w:val="none" w:sz="0" w:space="0" w:color="auto"/>
            <w:bottom w:val="none" w:sz="0" w:space="0" w:color="auto"/>
            <w:right w:val="none" w:sz="0" w:space="0" w:color="auto"/>
          </w:divBdr>
        </w:div>
        <w:div w:id="88354989">
          <w:marLeft w:val="640"/>
          <w:marRight w:val="0"/>
          <w:marTop w:val="0"/>
          <w:marBottom w:val="0"/>
          <w:divBdr>
            <w:top w:val="none" w:sz="0" w:space="0" w:color="auto"/>
            <w:left w:val="none" w:sz="0" w:space="0" w:color="auto"/>
            <w:bottom w:val="none" w:sz="0" w:space="0" w:color="auto"/>
            <w:right w:val="none" w:sz="0" w:space="0" w:color="auto"/>
          </w:divBdr>
        </w:div>
        <w:div w:id="92289792">
          <w:marLeft w:val="640"/>
          <w:marRight w:val="0"/>
          <w:marTop w:val="0"/>
          <w:marBottom w:val="0"/>
          <w:divBdr>
            <w:top w:val="none" w:sz="0" w:space="0" w:color="auto"/>
            <w:left w:val="none" w:sz="0" w:space="0" w:color="auto"/>
            <w:bottom w:val="none" w:sz="0" w:space="0" w:color="auto"/>
            <w:right w:val="none" w:sz="0" w:space="0" w:color="auto"/>
          </w:divBdr>
        </w:div>
        <w:div w:id="191723880">
          <w:marLeft w:val="640"/>
          <w:marRight w:val="0"/>
          <w:marTop w:val="0"/>
          <w:marBottom w:val="0"/>
          <w:divBdr>
            <w:top w:val="none" w:sz="0" w:space="0" w:color="auto"/>
            <w:left w:val="none" w:sz="0" w:space="0" w:color="auto"/>
            <w:bottom w:val="none" w:sz="0" w:space="0" w:color="auto"/>
            <w:right w:val="none" w:sz="0" w:space="0" w:color="auto"/>
          </w:divBdr>
        </w:div>
        <w:div w:id="229385619">
          <w:marLeft w:val="640"/>
          <w:marRight w:val="0"/>
          <w:marTop w:val="0"/>
          <w:marBottom w:val="0"/>
          <w:divBdr>
            <w:top w:val="none" w:sz="0" w:space="0" w:color="auto"/>
            <w:left w:val="none" w:sz="0" w:space="0" w:color="auto"/>
            <w:bottom w:val="none" w:sz="0" w:space="0" w:color="auto"/>
            <w:right w:val="none" w:sz="0" w:space="0" w:color="auto"/>
          </w:divBdr>
        </w:div>
        <w:div w:id="230385420">
          <w:marLeft w:val="640"/>
          <w:marRight w:val="0"/>
          <w:marTop w:val="0"/>
          <w:marBottom w:val="0"/>
          <w:divBdr>
            <w:top w:val="none" w:sz="0" w:space="0" w:color="auto"/>
            <w:left w:val="none" w:sz="0" w:space="0" w:color="auto"/>
            <w:bottom w:val="none" w:sz="0" w:space="0" w:color="auto"/>
            <w:right w:val="none" w:sz="0" w:space="0" w:color="auto"/>
          </w:divBdr>
        </w:div>
        <w:div w:id="249705581">
          <w:marLeft w:val="640"/>
          <w:marRight w:val="0"/>
          <w:marTop w:val="0"/>
          <w:marBottom w:val="0"/>
          <w:divBdr>
            <w:top w:val="none" w:sz="0" w:space="0" w:color="auto"/>
            <w:left w:val="none" w:sz="0" w:space="0" w:color="auto"/>
            <w:bottom w:val="none" w:sz="0" w:space="0" w:color="auto"/>
            <w:right w:val="none" w:sz="0" w:space="0" w:color="auto"/>
          </w:divBdr>
        </w:div>
        <w:div w:id="264532583">
          <w:marLeft w:val="640"/>
          <w:marRight w:val="0"/>
          <w:marTop w:val="0"/>
          <w:marBottom w:val="0"/>
          <w:divBdr>
            <w:top w:val="none" w:sz="0" w:space="0" w:color="auto"/>
            <w:left w:val="none" w:sz="0" w:space="0" w:color="auto"/>
            <w:bottom w:val="none" w:sz="0" w:space="0" w:color="auto"/>
            <w:right w:val="none" w:sz="0" w:space="0" w:color="auto"/>
          </w:divBdr>
        </w:div>
        <w:div w:id="273369643">
          <w:marLeft w:val="640"/>
          <w:marRight w:val="0"/>
          <w:marTop w:val="0"/>
          <w:marBottom w:val="0"/>
          <w:divBdr>
            <w:top w:val="none" w:sz="0" w:space="0" w:color="auto"/>
            <w:left w:val="none" w:sz="0" w:space="0" w:color="auto"/>
            <w:bottom w:val="none" w:sz="0" w:space="0" w:color="auto"/>
            <w:right w:val="none" w:sz="0" w:space="0" w:color="auto"/>
          </w:divBdr>
        </w:div>
        <w:div w:id="291447367">
          <w:marLeft w:val="640"/>
          <w:marRight w:val="0"/>
          <w:marTop w:val="0"/>
          <w:marBottom w:val="0"/>
          <w:divBdr>
            <w:top w:val="none" w:sz="0" w:space="0" w:color="auto"/>
            <w:left w:val="none" w:sz="0" w:space="0" w:color="auto"/>
            <w:bottom w:val="none" w:sz="0" w:space="0" w:color="auto"/>
            <w:right w:val="none" w:sz="0" w:space="0" w:color="auto"/>
          </w:divBdr>
        </w:div>
        <w:div w:id="304315756">
          <w:marLeft w:val="640"/>
          <w:marRight w:val="0"/>
          <w:marTop w:val="0"/>
          <w:marBottom w:val="0"/>
          <w:divBdr>
            <w:top w:val="none" w:sz="0" w:space="0" w:color="auto"/>
            <w:left w:val="none" w:sz="0" w:space="0" w:color="auto"/>
            <w:bottom w:val="none" w:sz="0" w:space="0" w:color="auto"/>
            <w:right w:val="none" w:sz="0" w:space="0" w:color="auto"/>
          </w:divBdr>
        </w:div>
        <w:div w:id="345059665">
          <w:marLeft w:val="640"/>
          <w:marRight w:val="0"/>
          <w:marTop w:val="0"/>
          <w:marBottom w:val="0"/>
          <w:divBdr>
            <w:top w:val="none" w:sz="0" w:space="0" w:color="auto"/>
            <w:left w:val="none" w:sz="0" w:space="0" w:color="auto"/>
            <w:bottom w:val="none" w:sz="0" w:space="0" w:color="auto"/>
            <w:right w:val="none" w:sz="0" w:space="0" w:color="auto"/>
          </w:divBdr>
        </w:div>
        <w:div w:id="359935768">
          <w:marLeft w:val="640"/>
          <w:marRight w:val="0"/>
          <w:marTop w:val="0"/>
          <w:marBottom w:val="0"/>
          <w:divBdr>
            <w:top w:val="none" w:sz="0" w:space="0" w:color="auto"/>
            <w:left w:val="none" w:sz="0" w:space="0" w:color="auto"/>
            <w:bottom w:val="none" w:sz="0" w:space="0" w:color="auto"/>
            <w:right w:val="none" w:sz="0" w:space="0" w:color="auto"/>
          </w:divBdr>
        </w:div>
        <w:div w:id="371654957">
          <w:marLeft w:val="640"/>
          <w:marRight w:val="0"/>
          <w:marTop w:val="0"/>
          <w:marBottom w:val="0"/>
          <w:divBdr>
            <w:top w:val="none" w:sz="0" w:space="0" w:color="auto"/>
            <w:left w:val="none" w:sz="0" w:space="0" w:color="auto"/>
            <w:bottom w:val="none" w:sz="0" w:space="0" w:color="auto"/>
            <w:right w:val="none" w:sz="0" w:space="0" w:color="auto"/>
          </w:divBdr>
        </w:div>
        <w:div w:id="376006419">
          <w:marLeft w:val="640"/>
          <w:marRight w:val="0"/>
          <w:marTop w:val="0"/>
          <w:marBottom w:val="0"/>
          <w:divBdr>
            <w:top w:val="none" w:sz="0" w:space="0" w:color="auto"/>
            <w:left w:val="none" w:sz="0" w:space="0" w:color="auto"/>
            <w:bottom w:val="none" w:sz="0" w:space="0" w:color="auto"/>
            <w:right w:val="none" w:sz="0" w:space="0" w:color="auto"/>
          </w:divBdr>
        </w:div>
        <w:div w:id="379136025">
          <w:marLeft w:val="640"/>
          <w:marRight w:val="0"/>
          <w:marTop w:val="0"/>
          <w:marBottom w:val="0"/>
          <w:divBdr>
            <w:top w:val="none" w:sz="0" w:space="0" w:color="auto"/>
            <w:left w:val="none" w:sz="0" w:space="0" w:color="auto"/>
            <w:bottom w:val="none" w:sz="0" w:space="0" w:color="auto"/>
            <w:right w:val="none" w:sz="0" w:space="0" w:color="auto"/>
          </w:divBdr>
        </w:div>
        <w:div w:id="410473255">
          <w:marLeft w:val="640"/>
          <w:marRight w:val="0"/>
          <w:marTop w:val="0"/>
          <w:marBottom w:val="0"/>
          <w:divBdr>
            <w:top w:val="none" w:sz="0" w:space="0" w:color="auto"/>
            <w:left w:val="none" w:sz="0" w:space="0" w:color="auto"/>
            <w:bottom w:val="none" w:sz="0" w:space="0" w:color="auto"/>
            <w:right w:val="none" w:sz="0" w:space="0" w:color="auto"/>
          </w:divBdr>
        </w:div>
        <w:div w:id="463934183">
          <w:marLeft w:val="640"/>
          <w:marRight w:val="0"/>
          <w:marTop w:val="0"/>
          <w:marBottom w:val="0"/>
          <w:divBdr>
            <w:top w:val="none" w:sz="0" w:space="0" w:color="auto"/>
            <w:left w:val="none" w:sz="0" w:space="0" w:color="auto"/>
            <w:bottom w:val="none" w:sz="0" w:space="0" w:color="auto"/>
            <w:right w:val="none" w:sz="0" w:space="0" w:color="auto"/>
          </w:divBdr>
        </w:div>
        <w:div w:id="469589911">
          <w:marLeft w:val="640"/>
          <w:marRight w:val="0"/>
          <w:marTop w:val="0"/>
          <w:marBottom w:val="0"/>
          <w:divBdr>
            <w:top w:val="none" w:sz="0" w:space="0" w:color="auto"/>
            <w:left w:val="none" w:sz="0" w:space="0" w:color="auto"/>
            <w:bottom w:val="none" w:sz="0" w:space="0" w:color="auto"/>
            <w:right w:val="none" w:sz="0" w:space="0" w:color="auto"/>
          </w:divBdr>
        </w:div>
        <w:div w:id="474878519">
          <w:marLeft w:val="640"/>
          <w:marRight w:val="0"/>
          <w:marTop w:val="0"/>
          <w:marBottom w:val="0"/>
          <w:divBdr>
            <w:top w:val="none" w:sz="0" w:space="0" w:color="auto"/>
            <w:left w:val="none" w:sz="0" w:space="0" w:color="auto"/>
            <w:bottom w:val="none" w:sz="0" w:space="0" w:color="auto"/>
            <w:right w:val="none" w:sz="0" w:space="0" w:color="auto"/>
          </w:divBdr>
        </w:div>
        <w:div w:id="477966411">
          <w:marLeft w:val="640"/>
          <w:marRight w:val="0"/>
          <w:marTop w:val="0"/>
          <w:marBottom w:val="0"/>
          <w:divBdr>
            <w:top w:val="none" w:sz="0" w:space="0" w:color="auto"/>
            <w:left w:val="none" w:sz="0" w:space="0" w:color="auto"/>
            <w:bottom w:val="none" w:sz="0" w:space="0" w:color="auto"/>
            <w:right w:val="none" w:sz="0" w:space="0" w:color="auto"/>
          </w:divBdr>
        </w:div>
        <w:div w:id="487598021">
          <w:marLeft w:val="640"/>
          <w:marRight w:val="0"/>
          <w:marTop w:val="0"/>
          <w:marBottom w:val="0"/>
          <w:divBdr>
            <w:top w:val="none" w:sz="0" w:space="0" w:color="auto"/>
            <w:left w:val="none" w:sz="0" w:space="0" w:color="auto"/>
            <w:bottom w:val="none" w:sz="0" w:space="0" w:color="auto"/>
            <w:right w:val="none" w:sz="0" w:space="0" w:color="auto"/>
          </w:divBdr>
        </w:div>
        <w:div w:id="551307157">
          <w:marLeft w:val="640"/>
          <w:marRight w:val="0"/>
          <w:marTop w:val="0"/>
          <w:marBottom w:val="0"/>
          <w:divBdr>
            <w:top w:val="none" w:sz="0" w:space="0" w:color="auto"/>
            <w:left w:val="none" w:sz="0" w:space="0" w:color="auto"/>
            <w:bottom w:val="none" w:sz="0" w:space="0" w:color="auto"/>
            <w:right w:val="none" w:sz="0" w:space="0" w:color="auto"/>
          </w:divBdr>
        </w:div>
        <w:div w:id="554588279">
          <w:marLeft w:val="640"/>
          <w:marRight w:val="0"/>
          <w:marTop w:val="0"/>
          <w:marBottom w:val="0"/>
          <w:divBdr>
            <w:top w:val="none" w:sz="0" w:space="0" w:color="auto"/>
            <w:left w:val="none" w:sz="0" w:space="0" w:color="auto"/>
            <w:bottom w:val="none" w:sz="0" w:space="0" w:color="auto"/>
            <w:right w:val="none" w:sz="0" w:space="0" w:color="auto"/>
          </w:divBdr>
        </w:div>
        <w:div w:id="555505588">
          <w:marLeft w:val="640"/>
          <w:marRight w:val="0"/>
          <w:marTop w:val="0"/>
          <w:marBottom w:val="0"/>
          <w:divBdr>
            <w:top w:val="none" w:sz="0" w:space="0" w:color="auto"/>
            <w:left w:val="none" w:sz="0" w:space="0" w:color="auto"/>
            <w:bottom w:val="none" w:sz="0" w:space="0" w:color="auto"/>
            <w:right w:val="none" w:sz="0" w:space="0" w:color="auto"/>
          </w:divBdr>
        </w:div>
        <w:div w:id="586697593">
          <w:marLeft w:val="640"/>
          <w:marRight w:val="0"/>
          <w:marTop w:val="0"/>
          <w:marBottom w:val="0"/>
          <w:divBdr>
            <w:top w:val="none" w:sz="0" w:space="0" w:color="auto"/>
            <w:left w:val="none" w:sz="0" w:space="0" w:color="auto"/>
            <w:bottom w:val="none" w:sz="0" w:space="0" w:color="auto"/>
            <w:right w:val="none" w:sz="0" w:space="0" w:color="auto"/>
          </w:divBdr>
        </w:div>
        <w:div w:id="591010943">
          <w:marLeft w:val="640"/>
          <w:marRight w:val="0"/>
          <w:marTop w:val="0"/>
          <w:marBottom w:val="0"/>
          <w:divBdr>
            <w:top w:val="none" w:sz="0" w:space="0" w:color="auto"/>
            <w:left w:val="none" w:sz="0" w:space="0" w:color="auto"/>
            <w:bottom w:val="none" w:sz="0" w:space="0" w:color="auto"/>
            <w:right w:val="none" w:sz="0" w:space="0" w:color="auto"/>
          </w:divBdr>
        </w:div>
        <w:div w:id="649362007">
          <w:marLeft w:val="640"/>
          <w:marRight w:val="0"/>
          <w:marTop w:val="0"/>
          <w:marBottom w:val="0"/>
          <w:divBdr>
            <w:top w:val="none" w:sz="0" w:space="0" w:color="auto"/>
            <w:left w:val="none" w:sz="0" w:space="0" w:color="auto"/>
            <w:bottom w:val="none" w:sz="0" w:space="0" w:color="auto"/>
            <w:right w:val="none" w:sz="0" w:space="0" w:color="auto"/>
          </w:divBdr>
        </w:div>
        <w:div w:id="696590313">
          <w:marLeft w:val="640"/>
          <w:marRight w:val="0"/>
          <w:marTop w:val="0"/>
          <w:marBottom w:val="0"/>
          <w:divBdr>
            <w:top w:val="none" w:sz="0" w:space="0" w:color="auto"/>
            <w:left w:val="none" w:sz="0" w:space="0" w:color="auto"/>
            <w:bottom w:val="none" w:sz="0" w:space="0" w:color="auto"/>
            <w:right w:val="none" w:sz="0" w:space="0" w:color="auto"/>
          </w:divBdr>
        </w:div>
        <w:div w:id="725838921">
          <w:marLeft w:val="640"/>
          <w:marRight w:val="0"/>
          <w:marTop w:val="0"/>
          <w:marBottom w:val="0"/>
          <w:divBdr>
            <w:top w:val="none" w:sz="0" w:space="0" w:color="auto"/>
            <w:left w:val="none" w:sz="0" w:space="0" w:color="auto"/>
            <w:bottom w:val="none" w:sz="0" w:space="0" w:color="auto"/>
            <w:right w:val="none" w:sz="0" w:space="0" w:color="auto"/>
          </w:divBdr>
        </w:div>
        <w:div w:id="732973266">
          <w:marLeft w:val="640"/>
          <w:marRight w:val="0"/>
          <w:marTop w:val="0"/>
          <w:marBottom w:val="0"/>
          <w:divBdr>
            <w:top w:val="none" w:sz="0" w:space="0" w:color="auto"/>
            <w:left w:val="none" w:sz="0" w:space="0" w:color="auto"/>
            <w:bottom w:val="none" w:sz="0" w:space="0" w:color="auto"/>
            <w:right w:val="none" w:sz="0" w:space="0" w:color="auto"/>
          </w:divBdr>
        </w:div>
        <w:div w:id="741758457">
          <w:marLeft w:val="640"/>
          <w:marRight w:val="0"/>
          <w:marTop w:val="0"/>
          <w:marBottom w:val="0"/>
          <w:divBdr>
            <w:top w:val="none" w:sz="0" w:space="0" w:color="auto"/>
            <w:left w:val="none" w:sz="0" w:space="0" w:color="auto"/>
            <w:bottom w:val="none" w:sz="0" w:space="0" w:color="auto"/>
            <w:right w:val="none" w:sz="0" w:space="0" w:color="auto"/>
          </w:divBdr>
        </w:div>
        <w:div w:id="745228400">
          <w:marLeft w:val="640"/>
          <w:marRight w:val="0"/>
          <w:marTop w:val="0"/>
          <w:marBottom w:val="0"/>
          <w:divBdr>
            <w:top w:val="none" w:sz="0" w:space="0" w:color="auto"/>
            <w:left w:val="none" w:sz="0" w:space="0" w:color="auto"/>
            <w:bottom w:val="none" w:sz="0" w:space="0" w:color="auto"/>
            <w:right w:val="none" w:sz="0" w:space="0" w:color="auto"/>
          </w:divBdr>
        </w:div>
        <w:div w:id="750126134">
          <w:marLeft w:val="640"/>
          <w:marRight w:val="0"/>
          <w:marTop w:val="0"/>
          <w:marBottom w:val="0"/>
          <w:divBdr>
            <w:top w:val="none" w:sz="0" w:space="0" w:color="auto"/>
            <w:left w:val="none" w:sz="0" w:space="0" w:color="auto"/>
            <w:bottom w:val="none" w:sz="0" w:space="0" w:color="auto"/>
            <w:right w:val="none" w:sz="0" w:space="0" w:color="auto"/>
          </w:divBdr>
        </w:div>
        <w:div w:id="764377177">
          <w:marLeft w:val="640"/>
          <w:marRight w:val="0"/>
          <w:marTop w:val="0"/>
          <w:marBottom w:val="0"/>
          <w:divBdr>
            <w:top w:val="none" w:sz="0" w:space="0" w:color="auto"/>
            <w:left w:val="none" w:sz="0" w:space="0" w:color="auto"/>
            <w:bottom w:val="none" w:sz="0" w:space="0" w:color="auto"/>
            <w:right w:val="none" w:sz="0" w:space="0" w:color="auto"/>
          </w:divBdr>
        </w:div>
        <w:div w:id="772633025">
          <w:marLeft w:val="640"/>
          <w:marRight w:val="0"/>
          <w:marTop w:val="0"/>
          <w:marBottom w:val="0"/>
          <w:divBdr>
            <w:top w:val="none" w:sz="0" w:space="0" w:color="auto"/>
            <w:left w:val="none" w:sz="0" w:space="0" w:color="auto"/>
            <w:bottom w:val="none" w:sz="0" w:space="0" w:color="auto"/>
            <w:right w:val="none" w:sz="0" w:space="0" w:color="auto"/>
          </w:divBdr>
        </w:div>
        <w:div w:id="797335415">
          <w:marLeft w:val="640"/>
          <w:marRight w:val="0"/>
          <w:marTop w:val="0"/>
          <w:marBottom w:val="0"/>
          <w:divBdr>
            <w:top w:val="none" w:sz="0" w:space="0" w:color="auto"/>
            <w:left w:val="none" w:sz="0" w:space="0" w:color="auto"/>
            <w:bottom w:val="none" w:sz="0" w:space="0" w:color="auto"/>
            <w:right w:val="none" w:sz="0" w:space="0" w:color="auto"/>
          </w:divBdr>
        </w:div>
        <w:div w:id="888154675">
          <w:marLeft w:val="640"/>
          <w:marRight w:val="0"/>
          <w:marTop w:val="0"/>
          <w:marBottom w:val="0"/>
          <w:divBdr>
            <w:top w:val="none" w:sz="0" w:space="0" w:color="auto"/>
            <w:left w:val="none" w:sz="0" w:space="0" w:color="auto"/>
            <w:bottom w:val="none" w:sz="0" w:space="0" w:color="auto"/>
            <w:right w:val="none" w:sz="0" w:space="0" w:color="auto"/>
          </w:divBdr>
        </w:div>
        <w:div w:id="913587130">
          <w:marLeft w:val="640"/>
          <w:marRight w:val="0"/>
          <w:marTop w:val="0"/>
          <w:marBottom w:val="0"/>
          <w:divBdr>
            <w:top w:val="none" w:sz="0" w:space="0" w:color="auto"/>
            <w:left w:val="none" w:sz="0" w:space="0" w:color="auto"/>
            <w:bottom w:val="none" w:sz="0" w:space="0" w:color="auto"/>
            <w:right w:val="none" w:sz="0" w:space="0" w:color="auto"/>
          </w:divBdr>
        </w:div>
        <w:div w:id="914045021">
          <w:marLeft w:val="640"/>
          <w:marRight w:val="0"/>
          <w:marTop w:val="0"/>
          <w:marBottom w:val="0"/>
          <w:divBdr>
            <w:top w:val="none" w:sz="0" w:space="0" w:color="auto"/>
            <w:left w:val="none" w:sz="0" w:space="0" w:color="auto"/>
            <w:bottom w:val="none" w:sz="0" w:space="0" w:color="auto"/>
            <w:right w:val="none" w:sz="0" w:space="0" w:color="auto"/>
          </w:divBdr>
        </w:div>
        <w:div w:id="999236632">
          <w:marLeft w:val="640"/>
          <w:marRight w:val="0"/>
          <w:marTop w:val="0"/>
          <w:marBottom w:val="0"/>
          <w:divBdr>
            <w:top w:val="none" w:sz="0" w:space="0" w:color="auto"/>
            <w:left w:val="none" w:sz="0" w:space="0" w:color="auto"/>
            <w:bottom w:val="none" w:sz="0" w:space="0" w:color="auto"/>
            <w:right w:val="none" w:sz="0" w:space="0" w:color="auto"/>
          </w:divBdr>
        </w:div>
        <w:div w:id="1007096618">
          <w:marLeft w:val="640"/>
          <w:marRight w:val="0"/>
          <w:marTop w:val="0"/>
          <w:marBottom w:val="0"/>
          <w:divBdr>
            <w:top w:val="none" w:sz="0" w:space="0" w:color="auto"/>
            <w:left w:val="none" w:sz="0" w:space="0" w:color="auto"/>
            <w:bottom w:val="none" w:sz="0" w:space="0" w:color="auto"/>
            <w:right w:val="none" w:sz="0" w:space="0" w:color="auto"/>
          </w:divBdr>
        </w:div>
        <w:div w:id="1016688129">
          <w:marLeft w:val="640"/>
          <w:marRight w:val="0"/>
          <w:marTop w:val="0"/>
          <w:marBottom w:val="0"/>
          <w:divBdr>
            <w:top w:val="none" w:sz="0" w:space="0" w:color="auto"/>
            <w:left w:val="none" w:sz="0" w:space="0" w:color="auto"/>
            <w:bottom w:val="none" w:sz="0" w:space="0" w:color="auto"/>
            <w:right w:val="none" w:sz="0" w:space="0" w:color="auto"/>
          </w:divBdr>
        </w:div>
        <w:div w:id="1023439745">
          <w:marLeft w:val="640"/>
          <w:marRight w:val="0"/>
          <w:marTop w:val="0"/>
          <w:marBottom w:val="0"/>
          <w:divBdr>
            <w:top w:val="none" w:sz="0" w:space="0" w:color="auto"/>
            <w:left w:val="none" w:sz="0" w:space="0" w:color="auto"/>
            <w:bottom w:val="none" w:sz="0" w:space="0" w:color="auto"/>
            <w:right w:val="none" w:sz="0" w:space="0" w:color="auto"/>
          </w:divBdr>
        </w:div>
        <w:div w:id="1026564057">
          <w:marLeft w:val="640"/>
          <w:marRight w:val="0"/>
          <w:marTop w:val="0"/>
          <w:marBottom w:val="0"/>
          <w:divBdr>
            <w:top w:val="none" w:sz="0" w:space="0" w:color="auto"/>
            <w:left w:val="none" w:sz="0" w:space="0" w:color="auto"/>
            <w:bottom w:val="none" w:sz="0" w:space="0" w:color="auto"/>
            <w:right w:val="none" w:sz="0" w:space="0" w:color="auto"/>
          </w:divBdr>
        </w:div>
        <w:div w:id="1071460449">
          <w:marLeft w:val="640"/>
          <w:marRight w:val="0"/>
          <w:marTop w:val="0"/>
          <w:marBottom w:val="0"/>
          <w:divBdr>
            <w:top w:val="none" w:sz="0" w:space="0" w:color="auto"/>
            <w:left w:val="none" w:sz="0" w:space="0" w:color="auto"/>
            <w:bottom w:val="none" w:sz="0" w:space="0" w:color="auto"/>
            <w:right w:val="none" w:sz="0" w:space="0" w:color="auto"/>
          </w:divBdr>
        </w:div>
        <w:div w:id="1112555430">
          <w:marLeft w:val="640"/>
          <w:marRight w:val="0"/>
          <w:marTop w:val="0"/>
          <w:marBottom w:val="0"/>
          <w:divBdr>
            <w:top w:val="none" w:sz="0" w:space="0" w:color="auto"/>
            <w:left w:val="none" w:sz="0" w:space="0" w:color="auto"/>
            <w:bottom w:val="none" w:sz="0" w:space="0" w:color="auto"/>
            <w:right w:val="none" w:sz="0" w:space="0" w:color="auto"/>
          </w:divBdr>
        </w:div>
        <w:div w:id="1170289064">
          <w:marLeft w:val="640"/>
          <w:marRight w:val="0"/>
          <w:marTop w:val="0"/>
          <w:marBottom w:val="0"/>
          <w:divBdr>
            <w:top w:val="none" w:sz="0" w:space="0" w:color="auto"/>
            <w:left w:val="none" w:sz="0" w:space="0" w:color="auto"/>
            <w:bottom w:val="none" w:sz="0" w:space="0" w:color="auto"/>
            <w:right w:val="none" w:sz="0" w:space="0" w:color="auto"/>
          </w:divBdr>
        </w:div>
        <w:div w:id="1174688096">
          <w:marLeft w:val="640"/>
          <w:marRight w:val="0"/>
          <w:marTop w:val="0"/>
          <w:marBottom w:val="0"/>
          <w:divBdr>
            <w:top w:val="none" w:sz="0" w:space="0" w:color="auto"/>
            <w:left w:val="none" w:sz="0" w:space="0" w:color="auto"/>
            <w:bottom w:val="none" w:sz="0" w:space="0" w:color="auto"/>
            <w:right w:val="none" w:sz="0" w:space="0" w:color="auto"/>
          </w:divBdr>
        </w:div>
        <w:div w:id="1176767313">
          <w:marLeft w:val="640"/>
          <w:marRight w:val="0"/>
          <w:marTop w:val="0"/>
          <w:marBottom w:val="0"/>
          <w:divBdr>
            <w:top w:val="none" w:sz="0" w:space="0" w:color="auto"/>
            <w:left w:val="none" w:sz="0" w:space="0" w:color="auto"/>
            <w:bottom w:val="none" w:sz="0" w:space="0" w:color="auto"/>
            <w:right w:val="none" w:sz="0" w:space="0" w:color="auto"/>
          </w:divBdr>
        </w:div>
        <w:div w:id="1204756759">
          <w:marLeft w:val="640"/>
          <w:marRight w:val="0"/>
          <w:marTop w:val="0"/>
          <w:marBottom w:val="0"/>
          <w:divBdr>
            <w:top w:val="none" w:sz="0" w:space="0" w:color="auto"/>
            <w:left w:val="none" w:sz="0" w:space="0" w:color="auto"/>
            <w:bottom w:val="none" w:sz="0" w:space="0" w:color="auto"/>
            <w:right w:val="none" w:sz="0" w:space="0" w:color="auto"/>
          </w:divBdr>
        </w:div>
        <w:div w:id="1204828983">
          <w:marLeft w:val="640"/>
          <w:marRight w:val="0"/>
          <w:marTop w:val="0"/>
          <w:marBottom w:val="0"/>
          <w:divBdr>
            <w:top w:val="none" w:sz="0" w:space="0" w:color="auto"/>
            <w:left w:val="none" w:sz="0" w:space="0" w:color="auto"/>
            <w:bottom w:val="none" w:sz="0" w:space="0" w:color="auto"/>
            <w:right w:val="none" w:sz="0" w:space="0" w:color="auto"/>
          </w:divBdr>
        </w:div>
        <w:div w:id="1225027939">
          <w:marLeft w:val="640"/>
          <w:marRight w:val="0"/>
          <w:marTop w:val="0"/>
          <w:marBottom w:val="0"/>
          <w:divBdr>
            <w:top w:val="none" w:sz="0" w:space="0" w:color="auto"/>
            <w:left w:val="none" w:sz="0" w:space="0" w:color="auto"/>
            <w:bottom w:val="none" w:sz="0" w:space="0" w:color="auto"/>
            <w:right w:val="none" w:sz="0" w:space="0" w:color="auto"/>
          </w:divBdr>
        </w:div>
        <w:div w:id="1276520002">
          <w:marLeft w:val="640"/>
          <w:marRight w:val="0"/>
          <w:marTop w:val="0"/>
          <w:marBottom w:val="0"/>
          <w:divBdr>
            <w:top w:val="none" w:sz="0" w:space="0" w:color="auto"/>
            <w:left w:val="none" w:sz="0" w:space="0" w:color="auto"/>
            <w:bottom w:val="none" w:sz="0" w:space="0" w:color="auto"/>
            <w:right w:val="none" w:sz="0" w:space="0" w:color="auto"/>
          </w:divBdr>
        </w:div>
        <w:div w:id="1279142082">
          <w:marLeft w:val="640"/>
          <w:marRight w:val="0"/>
          <w:marTop w:val="0"/>
          <w:marBottom w:val="0"/>
          <w:divBdr>
            <w:top w:val="none" w:sz="0" w:space="0" w:color="auto"/>
            <w:left w:val="none" w:sz="0" w:space="0" w:color="auto"/>
            <w:bottom w:val="none" w:sz="0" w:space="0" w:color="auto"/>
            <w:right w:val="none" w:sz="0" w:space="0" w:color="auto"/>
          </w:divBdr>
        </w:div>
        <w:div w:id="1296717411">
          <w:marLeft w:val="640"/>
          <w:marRight w:val="0"/>
          <w:marTop w:val="0"/>
          <w:marBottom w:val="0"/>
          <w:divBdr>
            <w:top w:val="none" w:sz="0" w:space="0" w:color="auto"/>
            <w:left w:val="none" w:sz="0" w:space="0" w:color="auto"/>
            <w:bottom w:val="none" w:sz="0" w:space="0" w:color="auto"/>
            <w:right w:val="none" w:sz="0" w:space="0" w:color="auto"/>
          </w:divBdr>
        </w:div>
        <w:div w:id="1303576852">
          <w:marLeft w:val="640"/>
          <w:marRight w:val="0"/>
          <w:marTop w:val="0"/>
          <w:marBottom w:val="0"/>
          <w:divBdr>
            <w:top w:val="none" w:sz="0" w:space="0" w:color="auto"/>
            <w:left w:val="none" w:sz="0" w:space="0" w:color="auto"/>
            <w:bottom w:val="none" w:sz="0" w:space="0" w:color="auto"/>
            <w:right w:val="none" w:sz="0" w:space="0" w:color="auto"/>
          </w:divBdr>
        </w:div>
        <w:div w:id="1315332246">
          <w:marLeft w:val="640"/>
          <w:marRight w:val="0"/>
          <w:marTop w:val="0"/>
          <w:marBottom w:val="0"/>
          <w:divBdr>
            <w:top w:val="none" w:sz="0" w:space="0" w:color="auto"/>
            <w:left w:val="none" w:sz="0" w:space="0" w:color="auto"/>
            <w:bottom w:val="none" w:sz="0" w:space="0" w:color="auto"/>
            <w:right w:val="none" w:sz="0" w:space="0" w:color="auto"/>
          </w:divBdr>
        </w:div>
        <w:div w:id="1362511418">
          <w:marLeft w:val="640"/>
          <w:marRight w:val="0"/>
          <w:marTop w:val="0"/>
          <w:marBottom w:val="0"/>
          <w:divBdr>
            <w:top w:val="none" w:sz="0" w:space="0" w:color="auto"/>
            <w:left w:val="none" w:sz="0" w:space="0" w:color="auto"/>
            <w:bottom w:val="none" w:sz="0" w:space="0" w:color="auto"/>
            <w:right w:val="none" w:sz="0" w:space="0" w:color="auto"/>
          </w:divBdr>
        </w:div>
        <w:div w:id="1372725613">
          <w:marLeft w:val="640"/>
          <w:marRight w:val="0"/>
          <w:marTop w:val="0"/>
          <w:marBottom w:val="0"/>
          <w:divBdr>
            <w:top w:val="none" w:sz="0" w:space="0" w:color="auto"/>
            <w:left w:val="none" w:sz="0" w:space="0" w:color="auto"/>
            <w:bottom w:val="none" w:sz="0" w:space="0" w:color="auto"/>
            <w:right w:val="none" w:sz="0" w:space="0" w:color="auto"/>
          </w:divBdr>
        </w:div>
        <w:div w:id="1373189566">
          <w:marLeft w:val="640"/>
          <w:marRight w:val="0"/>
          <w:marTop w:val="0"/>
          <w:marBottom w:val="0"/>
          <w:divBdr>
            <w:top w:val="none" w:sz="0" w:space="0" w:color="auto"/>
            <w:left w:val="none" w:sz="0" w:space="0" w:color="auto"/>
            <w:bottom w:val="none" w:sz="0" w:space="0" w:color="auto"/>
            <w:right w:val="none" w:sz="0" w:space="0" w:color="auto"/>
          </w:divBdr>
        </w:div>
        <w:div w:id="1392970255">
          <w:marLeft w:val="640"/>
          <w:marRight w:val="0"/>
          <w:marTop w:val="0"/>
          <w:marBottom w:val="0"/>
          <w:divBdr>
            <w:top w:val="none" w:sz="0" w:space="0" w:color="auto"/>
            <w:left w:val="none" w:sz="0" w:space="0" w:color="auto"/>
            <w:bottom w:val="none" w:sz="0" w:space="0" w:color="auto"/>
            <w:right w:val="none" w:sz="0" w:space="0" w:color="auto"/>
          </w:divBdr>
        </w:div>
        <w:div w:id="1441140766">
          <w:marLeft w:val="640"/>
          <w:marRight w:val="0"/>
          <w:marTop w:val="0"/>
          <w:marBottom w:val="0"/>
          <w:divBdr>
            <w:top w:val="none" w:sz="0" w:space="0" w:color="auto"/>
            <w:left w:val="none" w:sz="0" w:space="0" w:color="auto"/>
            <w:bottom w:val="none" w:sz="0" w:space="0" w:color="auto"/>
            <w:right w:val="none" w:sz="0" w:space="0" w:color="auto"/>
          </w:divBdr>
        </w:div>
        <w:div w:id="1449859281">
          <w:marLeft w:val="640"/>
          <w:marRight w:val="0"/>
          <w:marTop w:val="0"/>
          <w:marBottom w:val="0"/>
          <w:divBdr>
            <w:top w:val="none" w:sz="0" w:space="0" w:color="auto"/>
            <w:left w:val="none" w:sz="0" w:space="0" w:color="auto"/>
            <w:bottom w:val="none" w:sz="0" w:space="0" w:color="auto"/>
            <w:right w:val="none" w:sz="0" w:space="0" w:color="auto"/>
          </w:divBdr>
        </w:div>
        <w:div w:id="1451824400">
          <w:marLeft w:val="640"/>
          <w:marRight w:val="0"/>
          <w:marTop w:val="0"/>
          <w:marBottom w:val="0"/>
          <w:divBdr>
            <w:top w:val="none" w:sz="0" w:space="0" w:color="auto"/>
            <w:left w:val="none" w:sz="0" w:space="0" w:color="auto"/>
            <w:bottom w:val="none" w:sz="0" w:space="0" w:color="auto"/>
            <w:right w:val="none" w:sz="0" w:space="0" w:color="auto"/>
          </w:divBdr>
        </w:div>
        <w:div w:id="1461530034">
          <w:marLeft w:val="640"/>
          <w:marRight w:val="0"/>
          <w:marTop w:val="0"/>
          <w:marBottom w:val="0"/>
          <w:divBdr>
            <w:top w:val="none" w:sz="0" w:space="0" w:color="auto"/>
            <w:left w:val="none" w:sz="0" w:space="0" w:color="auto"/>
            <w:bottom w:val="none" w:sz="0" w:space="0" w:color="auto"/>
            <w:right w:val="none" w:sz="0" w:space="0" w:color="auto"/>
          </w:divBdr>
        </w:div>
        <w:div w:id="1485006710">
          <w:marLeft w:val="640"/>
          <w:marRight w:val="0"/>
          <w:marTop w:val="0"/>
          <w:marBottom w:val="0"/>
          <w:divBdr>
            <w:top w:val="none" w:sz="0" w:space="0" w:color="auto"/>
            <w:left w:val="none" w:sz="0" w:space="0" w:color="auto"/>
            <w:bottom w:val="none" w:sz="0" w:space="0" w:color="auto"/>
            <w:right w:val="none" w:sz="0" w:space="0" w:color="auto"/>
          </w:divBdr>
        </w:div>
        <w:div w:id="1540821916">
          <w:marLeft w:val="640"/>
          <w:marRight w:val="0"/>
          <w:marTop w:val="0"/>
          <w:marBottom w:val="0"/>
          <w:divBdr>
            <w:top w:val="none" w:sz="0" w:space="0" w:color="auto"/>
            <w:left w:val="none" w:sz="0" w:space="0" w:color="auto"/>
            <w:bottom w:val="none" w:sz="0" w:space="0" w:color="auto"/>
            <w:right w:val="none" w:sz="0" w:space="0" w:color="auto"/>
          </w:divBdr>
        </w:div>
        <w:div w:id="1592086696">
          <w:marLeft w:val="640"/>
          <w:marRight w:val="0"/>
          <w:marTop w:val="0"/>
          <w:marBottom w:val="0"/>
          <w:divBdr>
            <w:top w:val="none" w:sz="0" w:space="0" w:color="auto"/>
            <w:left w:val="none" w:sz="0" w:space="0" w:color="auto"/>
            <w:bottom w:val="none" w:sz="0" w:space="0" w:color="auto"/>
            <w:right w:val="none" w:sz="0" w:space="0" w:color="auto"/>
          </w:divBdr>
        </w:div>
        <w:div w:id="1622298707">
          <w:marLeft w:val="640"/>
          <w:marRight w:val="0"/>
          <w:marTop w:val="0"/>
          <w:marBottom w:val="0"/>
          <w:divBdr>
            <w:top w:val="none" w:sz="0" w:space="0" w:color="auto"/>
            <w:left w:val="none" w:sz="0" w:space="0" w:color="auto"/>
            <w:bottom w:val="none" w:sz="0" w:space="0" w:color="auto"/>
            <w:right w:val="none" w:sz="0" w:space="0" w:color="auto"/>
          </w:divBdr>
        </w:div>
        <w:div w:id="1633291107">
          <w:marLeft w:val="640"/>
          <w:marRight w:val="0"/>
          <w:marTop w:val="0"/>
          <w:marBottom w:val="0"/>
          <w:divBdr>
            <w:top w:val="none" w:sz="0" w:space="0" w:color="auto"/>
            <w:left w:val="none" w:sz="0" w:space="0" w:color="auto"/>
            <w:bottom w:val="none" w:sz="0" w:space="0" w:color="auto"/>
            <w:right w:val="none" w:sz="0" w:space="0" w:color="auto"/>
          </w:divBdr>
        </w:div>
        <w:div w:id="1647316441">
          <w:marLeft w:val="640"/>
          <w:marRight w:val="0"/>
          <w:marTop w:val="0"/>
          <w:marBottom w:val="0"/>
          <w:divBdr>
            <w:top w:val="none" w:sz="0" w:space="0" w:color="auto"/>
            <w:left w:val="none" w:sz="0" w:space="0" w:color="auto"/>
            <w:bottom w:val="none" w:sz="0" w:space="0" w:color="auto"/>
            <w:right w:val="none" w:sz="0" w:space="0" w:color="auto"/>
          </w:divBdr>
        </w:div>
        <w:div w:id="1650473650">
          <w:marLeft w:val="640"/>
          <w:marRight w:val="0"/>
          <w:marTop w:val="0"/>
          <w:marBottom w:val="0"/>
          <w:divBdr>
            <w:top w:val="none" w:sz="0" w:space="0" w:color="auto"/>
            <w:left w:val="none" w:sz="0" w:space="0" w:color="auto"/>
            <w:bottom w:val="none" w:sz="0" w:space="0" w:color="auto"/>
            <w:right w:val="none" w:sz="0" w:space="0" w:color="auto"/>
          </w:divBdr>
        </w:div>
        <w:div w:id="1715233272">
          <w:marLeft w:val="640"/>
          <w:marRight w:val="0"/>
          <w:marTop w:val="0"/>
          <w:marBottom w:val="0"/>
          <w:divBdr>
            <w:top w:val="none" w:sz="0" w:space="0" w:color="auto"/>
            <w:left w:val="none" w:sz="0" w:space="0" w:color="auto"/>
            <w:bottom w:val="none" w:sz="0" w:space="0" w:color="auto"/>
            <w:right w:val="none" w:sz="0" w:space="0" w:color="auto"/>
          </w:divBdr>
        </w:div>
        <w:div w:id="1733961531">
          <w:marLeft w:val="640"/>
          <w:marRight w:val="0"/>
          <w:marTop w:val="0"/>
          <w:marBottom w:val="0"/>
          <w:divBdr>
            <w:top w:val="none" w:sz="0" w:space="0" w:color="auto"/>
            <w:left w:val="none" w:sz="0" w:space="0" w:color="auto"/>
            <w:bottom w:val="none" w:sz="0" w:space="0" w:color="auto"/>
            <w:right w:val="none" w:sz="0" w:space="0" w:color="auto"/>
          </w:divBdr>
        </w:div>
        <w:div w:id="1736463954">
          <w:marLeft w:val="640"/>
          <w:marRight w:val="0"/>
          <w:marTop w:val="0"/>
          <w:marBottom w:val="0"/>
          <w:divBdr>
            <w:top w:val="none" w:sz="0" w:space="0" w:color="auto"/>
            <w:left w:val="none" w:sz="0" w:space="0" w:color="auto"/>
            <w:bottom w:val="none" w:sz="0" w:space="0" w:color="auto"/>
            <w:right w:val="none" w:sz="0" w:space="0" w:color="auto"/>
          </w:divBdr>
        </w:div>
        <w:div w:id="1736735342">
          <w:marLeft w:val="640"/>
          <w:marRight w:val="0"/>
          <w:marTop w:val="0"/>
          <w:marBottom w:val="0"/>
          <w:divBdr>
            <w:top w:val="none" w:sz="0" w:space="0" w:color="auto"/>
            <w:left w:val="none" w:sz="0" w:space="0" w:color="auto"/>
            <w:bottom w:val="none" w:sz="0" w:space="0" w:color="auto"/>
            <w:right w:val="none" w:sz="0" w:space="0" w:color="auto"/>
          </w:divBdr>
        </w:div>
        <w:div w:id="1766922220">
          <w:marLeft w:val="640"/>
          <w:marRight w:val="0"/>
          <w:marTop w:val="0"/>
          <w:marBottom w:val="0"/>
          <w:divBdr>
            <w:top w:val="none" w:sz="0" w:space="0" w:color="auto"/>
            <w:left w:val="none" w:sz="0" w:space="0" w:color="auto"/>
            <w:bottom w:val="none" w:sz="0" w:space="0" w:color="auto"/>
            <w:right w:val="none" w:sz="0" w:space="0" w:color="auto"/>
          </w:divBdr>
        </w:div>
        <w:div w:id="1778713074">
          <w:marLeft w:val="640"/>
          <w:marRight w:val="0"/>
          <w:marTop w:val="0"/>
          <w:marBottom w:val="0"/>
          <w:divBdr>
            <w:top w:val="none" w:sz="0" w:space="0" w:color="auto"/>
            <w:left w:val="none" w:sz="0" w:space="0" w:color="auto"/>
            <w:bottom w:val="none" w:sz="0" w:space="0" w:color="auto"/>
            <w:right w:val="none" w:sz="0" w:space="0" w:color="auto"/>
          </w:divBdr>
        </w:div>
        <w:div w:id="1779593669">
          <w:marLeft w:val="640"/>
          <w:marRight w:val="0"/>
          <w:marTop w:val="0"/>
          <w:marBottom w:val="0"/>
          <w:divBdr>
            <w:top w:val="none" w:sz="0" w:space="0" w:color="auto"/>
            <w:left w:val="none" w:sz="0" w:space="0" w:color="auto"/>
            <w:bottom w:val="none" w:sz="0" w:space="0" w:color="auto"/>
            <w:right w:val="none" w:sz="0" w:space="0" w:color="auto"/>
          </w:divBdr>
        </w:div>
        <w:div w:id="1819691380">
          <w:marLeft w:val="640"/>
          <w:marRight w:val="0"/>
          <w:marTop w:val="0"/>
          <w:marBottom w:val="0"/>
          <w:divBdr>
            <w:top w:val="none" w:sz="0" w:space="0" w:color="auto"/>
            <w:left w:val="none" w:sz="0" w:space="0" w:color="auto"/>
            <w:bottom w:val="none" w:sz="0" w:space="0" w:color="auto"/>
            <w:right w:val="none" w:sz="0" w:space="0" w:color="auto"/>
          </w:divBdr>
        </w:div>
        <w:div w:id="1824852893">
          <w:marLeft w:val="640"/>
          <w:marRight w:val="0"/>
          <w:marTop w:val="0"/>
          <w:marBottom w:val="0"/>
          <w:divBdr>
            <w:top w:val="none" w:sz="0" w:space="0" w:color="auto"/>
            <w:left w:val="none" w:sz="0" w:space="0" w:color="auto"/>
            <w:bottom w:val="none" w:sz="0" w:space="0" w:color="auto"/>
            <w:right w:val="none" w:sz="0" w:space="0" w:color="auto"/>
          </w:divBdr>
        </w:div>
        <w:div w:id="1832872955">
          <w:marLeft w:val="640"/>
          <w:marRight w:val="0"/>
          <w:marTop w:val="0"/>
          <w:marBottom w:val="0"/>
          <w:divBdr>
            <w:top w:val="none" w:sz="0" w:space="0" w:color="auto"/>
            <w:left w:val="none" w:sz="0" w:space="0" w:color="auto"/>
            <w:bottom w:val="none" w:sz="0" w:space="0" w:color="auto"/>
            <w:right w:val="none" w:sz="0" w:space="0" w:color="auto"/>
          </w:divBdr>
        </w:div>
        <w:div w:id="1867478685">
          <w:marLeft w:val="640"/>
          <w:marRight w:val="0"/>
          <w:marTop w:val="0"/>
          <w:marBottom w:val="0"/>
          <w:divBdr>
            <w:top w:val="none" w:sz="0" w:space="0" w:color="auto"/>
            <w:left w:val="none" w:sz="0" w:space="0" w:color="auto"/>
            <w:bottom w:val="none" w:sz="0" w:space="0" w:color="auto"/>
            <w:right w:val="none" w:sz="0" w:space="0" w:color="auto"/>
          </w:divBdr>
        </w:div>
        <w:div w:id="1900438844">
          <w:marLeft w:val="640"/>
          <w:marRight w:val="0"/>
          <w:marTop w:val="0"/>
          <w:marBottom w:val="0"/>
          <w:divBdr>
            <w:top w:val="none" w:sz="0" w:space="0" w:color="auto"/>
            <w:left w:val="none" w:sz="0" w:space="0" w:color="auto"/>
            <w:bottom w:val="none" w:sz="0" w:space="0" w:color="auto"/>
            <w:right w:val="none" w:sz="0" w:space="0" w:color="auto"/>
          </w:divBdr>
        </w:div>
        <w:div w:id="1911577298">
          <w:marLeft w:val="640"/>
          <w:marRight w:val="0"/>
          <w:marTop w:val="0"/>
          <w:marBottom w:val="0"/>
          <w:divBdr>
            <w:top w:val="none" w:sz="0" w:space="0" w:color="auto"/>
            <w:left w:val="none" w:sz="0" w:space="0" w:color="auto"/>
            <w:bottom w:val="none" w:sz="0" w:space="0" w:color="auto"/>
            <w:right w:val="none" w:sz="0" w:space="0" w:color="auto"/>
          </w:divBdr>
        </w:div>
        <w:div w:id="1916744480">
          <w:marLeft w:val="640"/>
          <w:marRight w:val="0"/>
          <w:marTop w:val="0"/>
          <w:marBottom w:val="0"/>
          <w:divBdr>
            <w:top w:val="none" w:sz="0" w:space="0" w:color="auto"/>
            <w:left w:val="none" w:sz="0" w:space="0" w:color="auto"/>
            <w:bottom w:val="none" w:sz="0" w:space="0" w:color="auto"/>
            <w:right w:val="none" w:sz="0" w:space="0" w:color="auto"/>
          </w:divBdr>
        </w:div>
        <w:div w:id="1918048648">
          <w:marLeft w:val="640"/>
          <w:marRight w:val="0"/>
          <w:marTop w:val="0"/>
          <w:marBottom w:val="0"/>
          <w:divBdr>
            <w:top w:val="none" w:sz="0" w:space="0" w:color="auto"/>
            <w:left w:val="none" w:sz="0" w:space="0" w:color="auto"/>
            <w:bottom w:val="none" w:sz="0" w:space="0" w:color="auto"/>
            <w:right w:val="none" w:sz="0" w:space="0" w:color="auto"/>
          </w:divBdr>
        </w:div>
        <w:div w:id="1950501074">
          <w:marLeft w:val="640"/>
          <w:marRight w:val="0"/>
          <w:marTop w:val="0"/>
          <w:marBottom w:val="0"/>
          <w:divBdr>
            <w:top w:val="none" w:sz="0" w:space="0" w:color="auto"/>
            <w:left w:val="none" w:sz="0" w:space="0" w:color="auto"/>
            <w:bottom w:val="none" w:sz="0" w:space="0" w:color="auto"/>
            <w:right w:val="none" w:sz="0" w:space="0" w:color="auto"/>
          </w:divBdr>
        </w:div>
        <w:div w:id="1970234335">
          <w:marLeft w:val="640"/>
          <w:marRight w:val="0"/>
          <w:marTop w:val="0"/>
          <w:marBottom w:val="0"/>
          <w:divBdr>
            <w:top w:val="none" w:sz="0" w:space="0" w:color="auto"/>
            <w:left w:val="none" w:sz="0" w:space="0" w:color="auto"/>
            <w:bottom w:val="none" w:sz="0" w:space="0" w:color="auto"/>
            <w:right w:val="none" w:sz="0" w:space="0" w:color="auto"/>
          </w:divBdr>
        </w:div>
        <w:div w:id="1979870133">
          <w:marLeft w:val="640"/>
          <w:marRight w:val="0"/>
          <w:marTop w:val="0"/>
          <w:marBottom w:val="0"/>
          <w:divBdr>
            <w:top w:val="none" w:sz="0" w:space="0" w:color="auto"/>
            <w:left w:val="none" w:sz="0" w:space="0" w:color="auto"/>
            <w:bottom w:val="none" w:sz="0" w:space="0" w:color="auto"/>
            <w:right w:val="none" w:sz="0" w:space="0" w:color="auto"/>
          </w:divBdr>
        </w:div>
        <w:div w:id="2053529007">
          <w:marLeft w:val="640"/>
          <w:marRight w:val="0"/>
          <w:marTop w:val="0"/>
          <w:marBottom w:val="0"/>
          <w:divBdr>
            <w:top w:val="none" w:sz="0" w:space="0" w:color="auto"/>
            <w:left w:val="none" w:sz="0" w:space="0" w:color="auto"/>
            <w:bottom w:val="none" w:sz="0" w:space="0" w:color="auto"/>
            <w:right w:val="none" w:sz="0" w:space="0" w:color="auto"/>
          </w:divBdr>
        </w:div>
        <w:div w:id="2076539620">
          <w:marLeft w:val="640"/>
          <w:marRight w:val="0"/>
          <w:marTop w:val="0"/>
          <w:marBottom w:val="0"/>
          <w:divBdr>
            <w:top w:val="none" w:sz="0" w:space="0" w:color="auto"/>
            <w:left w:val="none" w:sz="0" w:space="0" w:color="auto"/>
            <w:bottom w:val="none" w:sz="0" w:space="0" w:color="auto"/>
            <w:right w:val="none" w:sz="0" w:space="0" w:color="auto"/>
          </w:divBdr>
        </w:div>
        <w:div w:id="2090225518">
          <w:marLeft w:val="640"/>
          <w:marRight w:val="0"/>
          <w:marTop w:val="0"/>
          <w:marBottom w:val="0"/>
          <w:divBdr>
            <w:top w:val="none" w:sz="0" w:space="0" w:color="auto"/>
            <w:left w:val="none" w:sz="0" w:space="0" w:color="auto"/>
            <w:bottom w:val="none" w:sz="0" w:space="0" w:color="auto"/>
            <w:right w:val="none" w:sz="0" w:space="0" w:color="auto"/>
          </w:divBdr>
        </w:div>
        <w:div w:id="2126267652">
          <w:marLeft w:val="640"/>
          <w:marRight w:val="0"/>
          <w:marTop w:val="0"/>
          <w:marBottom w:val="0"/>
          <w:divBdr>
            <w:top w:val="none" w:sz="0" w:space="0" w:color="auto"/>
            <w:left w:val="none" w:sz="0" w:space="0" w:color="auto"/>
            <w:bottom w:val="none" w:sz="0" w:space="0" w:color="auto"/>
            <w:right w:val="none" w:sz="0" w:space="0" w:color="auto"/>
          </w:divBdr>
        </w:div>
        <w:div w:id="2136556037">
          <w:marLeft w:val="640"/>
          <w:marRight w:val="0"/>
          <w:marTop w:val="0"/>
          <w:marBottom w:val="0"/>
          <w:divBdr>
            <w:top w:val="none" w:sz="0" w:space="0" w:color="auto"/>
            <w:left w:val="none" w:sz="0" w:space="0" w:color="auto"/>
            <w:bottom w:val="none" w:sz="0" w:space="0" w:color="auto"/>
            <w:right w:val="none" w:sz="0" w:space="0" w:color="auto"/>
          </w:divBdr>
        </w:div>
      </w:divsChild>
    </w:div>
    <w:div w:id="996615242">
      <w:bodyDiv w:val="1"/>
      <w:marLeft w:val="0"/>
      <w:marRight w:val="0"/>
      <w:marTop w:val="0"/>
      <w:marBottom w:val="0"/>
      <w:divBdr>
        <w:top w:val="none" w:sz="0" w:space="0" w:color="auto"/>
        <w:left w:val="none" w:sz="0" w:space="0" w:color="auto"/>
        <w:bottom w:val="none" w:sz="0" w:space="0" w:color="auto"/>
        <w:right w:val="none" w:sz="0" w:space="0" w:color="auto"/>
      </w:divBdr>
      <w:divsChild>
        <w:div w:id="15233593">
          <w:marLeft w:val="640"/>
          <w:marRight w:val="0"/>
          <w:marTop w:val="0"/>
          <w:marBottom w:val="0"/>
          <w:divBdr>
            <w:top w:val="none" w:sz="0" w:space="0" w:color="auto"/>
            <w:left w:val="none" w:sz="0" w:space="0" w:color="auto"/>
            <w:bottom w:val="none" w:sz="0" w:space="0" w:color="auto"/>
            <w:right w:val="none" w:sz="0" w:space="0" w:color="auto"/>
          </w:divBdr>
        </w:div>
        <w:div w:id="15272875">
          <w:marLeft w:val="640"/>
          <w:marRight w:val="0"/>
          <w:marTop w:val="0"/>
          <w:marBottom w:val="0"/>
          <w:divBdr>
            <w:top w:val="none" w:sz="0" w:space="0" w:color="auto"/>
            <w:left w:val="none" w:sz="0" w:space="0" w:color="auto"/>
            <w:bottom w:val="none" w:sz="0" w:space="0" w:color="auto"/>
            <w:right w:val="none" w:sz="0" w:space="0" w:color="auto"/>
          </w:divBdr>
        </w:div>
        <w:div w:id="51395679">
          <w:marLeft w:val="640"/>
          <w:marRight w:val="0"/>
          <w:marTop w:val="0"/>
          <w:marBottom w:val="0"/>
          <w:divBdr>
            <w:top w:val="none" w:sz="0" w:space="0" w:color="auto"/>
            <w:left w:val="none" w:sz="0" w:space="0" w:color="auto"/>
            <w:bottom w:val="none" w:sz="0" w:space="0" w:color="auto"/>
            <w:right w:val="none" w:sz="0" w:space="0" w:color="auto"/>
          </w:divBdr>
        </w:div>
        <w:div w:id="79301183">
          <w:marLeft w:val="640"/>
          <w:marRight w:val="0"/>
          <w:marTop w:val="0"/>
          <w:marBottom w:val="0"/>
          <w:divBdr>
            <w:top w:val="none" w:sz="0" w:space="0" w:color="auto"/>
            <w:left w:val="none" w:sz="0" w:space="0" w:color="auto"/>
            <w:bottom w:val="none" w:sz="0" w:space="0" w:color="auto"/>
            <w:right w:val="none" w:sz="0" w:space="0" w:color="auto"/>
          </w:divBdr>
        </w:div>
        <w:div w:id="88234194">
          <w:marLeft w:val="640"/>
          <w:marRight w:val="0"/>
          <w:marTop w:val="0"/>
          <w:marBottom w:val="0"/>
          <w:divBdr>
            <w:top w:val="none" w:sz="0" w:space="0" w:color="auto"/>
            <w:left w:val="none" w:sz="0" w:space="0" w:color="auto"/>
            <w:bottom w:val="none" w:sz="0" w:space="0" w:color="auto"/>
            <w:right w:val="none" w:sz="0" w:space="0" w:color="auto"/>
          </w:divBdr>
        </w:div>
        <w:div w:id="88888353">
          <w:marLeft w:val="640"/>
          <w:marRight w:val="0"/>
          <w:marTop w:val="0"/>
          <w:marBottom w:val="0"/>
          <w:divBdr>
            <w:top w:val="none" w:sz="0" w:space="0" w:color="auto"/>
            <w:left w:val="none" w:sz="0" w:space="0" w:color="auto"/>
            <w:bottom w:val="none" w:sz="0" w:space="0" w:color="auto"/>
            <w:right w:val="none" w:sz="0" w:space="0" w:color="auto"/>
          </w:divBdr>
        </w:div>
        <w:div w:id="116340922">
          <w:marLeft w:val="640"/>
          <w:marRight w:val="0"/>
          <w:marTop w:val="0"/>
          <w:marBottom w:val="0"/>
          <w:divBdr>
            <w:top w:val="none" w:sz="0" w:space="0" w:color="auto"/>
            <w:left w:val="none" w:sz="0" w:space="0" w:color="auto"/>
            <w:bottom w:val="none" w:sz="0" w:space="0" w:color="auto"/>
            <w:right w:val="none" w:sz="0" w:space="0" w:color="auto"/>
          </w:divBdr>
        </w:div>
        <w:div w:id="162167164">
          <w:marLeft w:val="640"/>
          <w:marRight w:val="0"/>
          <w:marTop w:val="0"/>
          <w:marBottom w:val="0"/>
          <w:divBdr>
            <w:top w:val="none" w:sz="0" w:space="0" w:color="auto"/>
            <w:left w:val="none" w:sz="0" w:space="0" w:color="auto"/>
            <w:bottom w:val="none" w:sz="0" w:space="0" w:color="auto"/>
            <w:right w:val="none" w:sz="0" w:space="0" w:color="auto"/>
          </w:divBdr>
        </w:div>
        <w:div w:id="199167995">
          <w:marLeft w:val="640"/>
          <w:marRight w:val="0"/>
          <w:marTop w:val="0"/>
          <w:marBottom w:val="0"/>
          <w:divBdr>
            <w:top w:val="none" w:sz="0" w:space="0" w:color="auto"/>
            <w:left w:val="none" w:sz="0" w:space="0" w:color="auto"/>
            <w:bottom w:val="none" w:sz="0" w:space="0" w:color="auto"/>
            <w:right w:val="none" w:sz="0" w:space="0" w:color="auto"/>
          </w:divBdr>
        </w:div>
        <w:div w:id="222258077">
          <w:marLeft w:val="640"/>
          <w:marRight w:val="0"/>
          <w:marTop w:val="0"/>
          <w:marBottom w:val="0"/>
          <w:divBdr>
            <w:top w:val="none" w:sz="0" w:space="0" w:color="auto"/>
            <w:left w:val="none" w:sz="0" w:space="0" w:color="auto"/>
            <w:bottom w:val="none" w:sz="0" w:space="0" w:color="auto"/>
            <w:right w:val="none" w:sz="0" w:space="0" w:color="auto"/>
          </w:divBdr>
        </w:div>
        <w:div w:id="235625424">
          <w:marLeft w:val="640"/>
          <w:marRight w:val="0"/>
          <w:marTop w:val="0"/>
          <w:marBottom w:val="0"/>
          <w:divBdr>
            <w:top w:val="none" w:sz="0" w:space="0" w:color="auto"/>
            <w:left w:val="none" w:sz="0" w:space="0" w:color="auto"/>
            <w:bottom w:val="none" w:sz="0" w:space="0" w:color="auto"/>
            <w:right w:val="none" w:sz="0" w:space="0" w:color="auto"/>
          </w:divBdr>
        </w:div>
        <w:div w:id="251398443">
          <w:marLeft w:val="640"/>
          <w:marRight w:val="0"/>
          <w:marTop w:val="0"/>
          <w:marBottom w:val="0"/>
          <w:divBdr>
            <w:top w:val="none" w:sz="0" w:space="0" w:color="auto"/>
            <w:left w:val="none" w:sz="0" w:space="0" w:color="auto"/>
            <w:bottom w:val="none" w:sz="0" w:space="0" w:color="auto"/>
            <w:right w:val="none" w:sz="0" w:space="0" w:color="auto"/>
          </w:divBdr>
        </w:div>
        <w:div w:id="252324533">
          <w:marLeft w:val="640"/>
          <w:marRight w:val="0"/>
          <w:marTop w:val="0"/>
          <w:marBottom w:val="0"/>
          <w:divBdr>
            <w:top w:val="none" w:sz="0" w:space="0" w:color="auto"/>
            <w:left w:val="none" w:sz="0" w:space="0" w:color="auto"/>
            <w:bottom w:val="none" w:sz="0" w:space="0" w:color="auto"/>
            <w:right w:val="none" w:sz="0" w:space="0" w:color="auto"/>
          </w:divBdr>
        </w:div>
        <w:div w:id="264504481">
          <w:marLeft w:val="640"/>
          <w:marRight w:val="0"/>
          <w:marTop w:val="0"/>
          <w:marBottom w:val="0"/>
          <w:divBdr>
            <w:top w:val="none" w:sz="0" w:space="0" w:color="auto"/>
            <w:left w:val="none" w:sz="0" w:space="0" w:color="auto"/>
            <w:bottom w:val="none" w:sz="0" w:space="0" w:color="auto"/>
            <w:right w:val="none" w:sz="0" w:space="0" w:color="auto"/>
          </w:divBdr>
        </w:div>
        <w:div w:id="292028827">
          <w:marLeft w:val="640"/>
          <w:marRight w:val="0"/>
          <w:marTop w:val="0"/>
          <w:marBottom w:val="0"/>
          <w:divBdr>
            <w:top w:val="none" w:sz="0" w:space="0" w:color="auto"/>
            <w:left w:val="none" w:sz="0" w:space="0" w:color="auto"/>
            <w:bottom w:val="none" w:sz="0" w:space="0" w:color="auto"/>
            <w:right w:val="none" w:sz="0" w:space="0" w:color="auto"/>
          </w:divBdr>
        </w:div>
        <w:div w:id="302007392">
          <w:marLeft w:val="640"/>
          <w:marRight w:val="0"/>
          <w:marTop w:val="0"/>
          <w:marBottom w:val="0"/>
          <w:divBdr>
            <w:top w:val="none" w:sz="0" w:space="0" w:color="auto"/>
            <w:left w:val="none" w:sz="0" w:space="0" w:color="auto"/>
            <w:bottom w:val="none" w:sz="0" w:space="0" w:color="auto"/>
            <w:right w:val="none" w:sz="0" w:space="0" w:color="auto"/>
          </w:divBdr>
        </w:div>
        <w:div w:id="357782458">
          <w:marLeft w:val="640"/>
          <w:marRight w:val="0"/>
          <w:marTop w:val="0"/>
          <w:marBottom w:val="0"/>
          <w:divBdr>
            <w:top w:val="none" w:sz="0" w:space="0" w:color="auto"/>
            <w:left w:val="none" w:sz="0" w:space="0" w:color="auto"/>
            <w:bottom w:val="none" w:sz="0" w:space="0" w:color="auto"/>
            <w:right w:val="none" w:sz="0" w:space="0" w:color="auto"/>
          </w:divBdr>
        </w:div>
        <w:div w:id="378824902">
          <w:marLeft w:val="640"/>
          <w:marRight w:val="0"/>
          <w:marTop w:val="0"/>
          <w:marBottom w:val="0"/>
          <w:divBdr>
            <w:top w:val="none" w:sz="0" w:space="0" w:color="auto"/>
            <w:left w:val="none" w:sz="0" w:space="0" w:color="auto"/>
            <w:bottom w:val="none" w:sz="0" w:space="0" w:color="auto"/>
            <w:right w:val="none" w:sz="0" w:space="0" w:color="auto"/>
          </w:divBdr>
        </w:div>
        <w:div w:id="427233619">
          <w:marLeft w:val="640"/>
          <w:marRight w:val="0"/>
          <w:marTop w:val="0"/>
          <w:marBottom w:val="0"/>
          <w:divBdr>
            <w:top w:val="none" w:sz="0" w:space="0" w:color="auto"/>
            <w:left w:val="none" w:sz="0" w:space="0" w:color="auto"/>
            <w:bottom w:val="none" w:sz="0" w:space="0" w:color="auto"/>
            <w:right w:val="none" w:sz="0" w:space="0" w:color="auto"/>
          </w:divBdr>
        </w:div>
        <w:div w:id="460535315">
          <w:marLeft w:val="640"/>
          <w:marRight w:val="0"/>
          <w:marTop w:val="0"/>
          <w:marBottom w:val="0"/>
          <w:divBdr>
            <w:top w:val="none" w:sz="0" w:space="0" w:color="auto"/>
            <w:left w:val="none" w:sz="0" w:space="0" w:color="auto"/>
            <w:bottom w:val="none" w:sz="0" w:space="0" w:color="auto"/>
            <w:right w:val="none" w:sz="0" w:space="0" w:color="auto"/>
          </w:divBdr>
        </w:div>
        <w:div w:id="482046029">
          <w:marLeft w:val="640"/>
          <w:marRight w:val="0"/>
          <w:marTop w:val="0"/>
          <w:marBottom w:val="0"/>
          <w:divBdr>
            <w:top w:val="none" w:sz="0" w:space="0" w:color="auto"/>
            <w:left w:val="none" w:sz="0" w:space="0" w:color="auto"/>
            <w:bottom w:val="none" w:sz="0" w:space="0" w:color="auto"/>
            <w:right w:val="none" w:sz="0" w:space="0" w:color="auto"/>
          </w:divBdr>
        </w:div>
        <w:div w:id="488981167">
          <w:marLeft w:val="640"/>
          <w:marRight w:val="0"/>
          <w:marTop w:val="0"/>
          <w:marBottom w:val="0"/>
          <w:divBdr>
            <w:top w:val="none" w:sz="0" w:space="0" w:color="auto"/>
            <w:left w:val="none" w:sz="0" w:space="0" w:color="auto"/>
            <w:bottom w:val="none" w:sz="0" w:space="0" w:color="auto"/>
            <w:right w:val="none" w:sz="0" w:space="0" w:color="auto"/>
          </w:divBdr>
        </w:div>
        <w:div w:id="540478013">
          <w:marLeft w:val="640"/>
          <w:marRight w:val="0"/>
          <w:marTop w:val="0"/>
          <w:marBottom w:val="0"/>
          <w:divBdr>
            <w:top w:val="none" w:sz="0" w:space="0" w:color="auto"/>
            <w:left w:val="none" w:sz="0" w:space="0" w:color="auto"/>
            <w:bottom w:val="none" w:sz="0" w:space="0" w:color="auto"/>
            <w:right w:val="none" w:sz="0" w:space="0" w:color="auto"/>
          </w:divBdr>
        </w:div>
        <w:div w:id="556476413">
          <w:marLeft w:val="640"/>
          <w:marRight w:val="0"/>
          <w:marTop w:val="0"/>
          <w:marBottom w:val="0"/>
          <w:divBdr>
            <w:top w:val="none" w:sz="0" w:space="0" w:color="auto"/>
            <w:left w:val="none" w:sz="0" w:space="0" w:color="auto"/>
            <w:bottom w:val="none" w:sz="0" w:space="0" w:color="auto"/>
            <w:right w:val="none" w:sz="0" w:space="0" w:color="auto"/>
          </w:divBdr>
        </w:div>
        <w:div w:id="565606805">
          <w:marLeft w:val="640"/>
          <w:marRight w:val="0"/>
          <w:marTop w:val="0"/>
          <w:marBottom w:val="0"/>
          <w:divBdr>
            <w:top w:val="none" w:sz="0" w:space="0" w:color="auto"/>
            <w:left w:val="none" w:sz="0" w:space="0" w:color="auto"/>
            <w:bottom w:val="none" w:sz="0" w:space="0" w:color="auto"/>
            <w:right w:val="none" w:sz="0" w:space="0" w:color="auto"/>
          </w:divBdr>
        </w:div>
        <w:div w:id="590509227">
          <w:marLeft w:val="640"/>
          <w:marRight w:val="0"/>
          <w:marTop w:val="0"/>
          <w:marBottom w:val="0"/>
          <w:divBdr>
            <w:top w:val="none" w:sz="0" w:space="0" w:color="auto"/>
            <w:left w:val="none" w:sz="0" w:space="0" w:color="auto"/>
            <w:bottom w:val="none" w:sz="0" w:space="0" w:color="auto"/>
            <w:right w:val="none" w:sz="0" w:space="0" w:color="auto"/>
          </w:divBdr>
        </w:div>
        <w:div w:id="595944781">
          <w:marLeft w:val="640"/>
          <w:marRight w:val="0"/>
          <w:marTop w:val="0"/>
          <w:marBottom w:val="0"/>
          <w:divBdr>
            <w:top w:val="none" w:sz="0" w:space="0" w:color="auto"/>
            <w:left w:val="none" w:sz="0" w:space="0" w:color="auto"/>
            <w:bottom w:val="none" w:sz="0" w:space="0" w:color="auto"/>
            <w:right w:val="none" w:sz="0" w:space="0" w:color="auto"/>
          </w:divBdr>
        </w:div>
        <w:div w:id="597446799">
          <w:marLeft w:val="640"/>
          <w:marRight w:val="0"/>
          <w:marTop w:val="0"/>
          <w:marBottom w:val="0"/>
          <w:divBdr>
            <w:top w:val="none" w:sz="0" w:space="0" w:color="auto"/>
            <w:left w:val="none" w:sz="0" w:space="0" w:color="auto"/>
            <w:bottom w:val="none" w:sz="0" w:space="0" w:color="auto"/>
            <w:right w:val="none" w:sz="0" w:space="0" w:color="auto"/>
          </w:divBdr>
        </w:div>
        <w:div w:id="598028213">
          <w:marLeft w:val="640"/>
          <w:marRight w:val="0"/>
          <w:marTop w:val="0"/>
          <w:marBottom w:val="0"/>
          <w:divBdr>
            <w:top w:val="none" w:sz="0" w:space="0" w:color="auto"/>
            <w:left w:val="none" w:sz="0" w:space="0" w:color="auto"/>
            <w:bottom w:val="none" w:sz="0" w:space="0" w:color="auto"/>
            <w:right w:val="none" w:sz="0" w:space="0" w:color="auto"/>
          </w:divBdr>
        </w:div>
        <w:div w:id="604701357">
          <w:marLeft w:val="640"/>
          <w:marRight w:val="0"/>
          <w:marTop w:val="0"/>
          <w:marBottom w:val="0"/>
          <w:divBdr>
            <w:top w:val="none" w:sz="0" w:space="0" w:color="auto"/>
            <w:left w:val="none" w:sz="0" w:space="0" w:color="auto"/>
            <w:bottom w:val="none" w:sz="0" w:space="0" w:color="auto"/>
            <w:right w:val="none" w:sz="0" w:space="0" w:color="auto"/>
          </w:divBdr>
        </w:div>
        <w:div w:id="608664896">
          <w:marLeft w:val="640"/>
          <w:marRight w:val="0"/>
          <w:marTop w:val="0"/>
          <w:marBottom w:val="0"/>
          <w:divBdr>
            <w:top w:val="none" w:sz="0" w:space="0" w:color="auto"/>
            <w:left w:val="none" w:sz="0" w:space="0" w:color="auto"/>
            <w:bottom w:val="none" w:sz="0" w:space="0" w:color="auto"/>
            <w:right w:val="none" w:sz="0" w:space="0" w:color="auto"/>
          </w:divBdr>
        </w:div>
        <w:div w:id="659382916">
          <w:marLeft w:val="640"/>
          <w:marRight w:val="0"/>
          <w:marTop w:val="0"/>
          <w:marBottom w:val="0"/>
          <w:divBdr>
            <w:top w:val="none" w:sz="0" w:space="0" w:color="auto"/>
            <w:left w:val="none" w:sz="0" w:space="0" w:color="auto"/>
            <w:bottom w:val="none" w:sz="0" w:space="0" w:color="auto"/>
            <w:right w:val="none" w:sz="0" w:space="0" w:color="auto"/>
          </w:divBdr>
        </w:div>
        <w:div w:id="662708567">
          <w:marLeft w:val="640"/>
          <w:marRight w:val="0"/>
          <w:marTop w:val="0"/>
          <w:marBottom w:val="0"/>
          <w:divBdr>
            <w:top w:val="none" w:sz="0" w:space="0" w:color="auto"/>
            <w:left w:val="none" w:sz="0" w:space="0" w:color="auto"/>
            <w:bottom w:val="none" w:sz="0" w:space="0" w:color="auto"/>
            <w:right w:val="none" w:sz="0" w:space="0" w:color="auto"/>
          </w:divBdr>
        </w:div>
        <w:div w:id="664169521">
          <w:marLeft w:val="640"/>
          <w:marRight w:val="0"/>
          <w:marTop w:val="0"/>
          <w:marBottom w:val="0"/>
          <w:divBdr>
            <w:top w:val="none" w:sz="0" w:space="0" w:color="auto"/>
            <w:left w:val="none" w:sz="0" w:space="0" w:color="auto"/>
            <w:bottom w:val="none" w:sz="0" w:space="0" w:color="auto"/>
            <w:right w:val="none" w:sz="0" w:space="0" w:color="auto"/>
          </w:divBdr>
        </w:div>
        <w:div w:id="665666389">
          <w:marLeft w:val="640"/>
          <w:marRight w:val="0"/>
          <w:marTop w:val="0"/>
          <w:marBottom w:val="0"/>
          <w:divBdr>
            <w:top w:val="none" w:sz="0" w:space="0" w:color="auto"/>
            <w:left w:val="none" w:sz="0" w:space="0" w:color="auto"/>
            <w:bottom w:val="none" w:sz="0" w:space="0" w:color="auto"/>
            <w:right w:val="none" w:sz="0" w:space="0" w:color="auto"/>
          </w:divBdr>
        </w:div>
        <w:div w:id="677776794">
          <w:marLeft w:val="640"/>
          <w:marRight w:val="0"/>
          <w:marTop w:val="0"/>
          <w:marBottom w:val="0"/>
          <w:divBdr>
            <w:top w:val="none" w:sz="0" w:space="0" w:color="auto"/>
            <w:left w:val="none" w:sz="0" w:space="0" w:color="auto"/>
            <w:bottom w:val="none" w:sz="0" w:space="0" w:color="auto"/>
            <w:right w:val="none" w:sz="0" w:space="0" w:color="auto"/>
          </w:divBdr>
        </w:div>
        <w:div w:id="713163887">
          <w:marLeft w:val="640"/>
          <w:marRight w:val="0"/>
          <w:marTop w:val="0"/>
          <w:marBottom w:val="0"/>
          <w:divBdr>
            <w:top w:val="none" w:sz="0" w:space="0" w:color="auto"/>
            <w:left w:val="none" w:sz="0" w:space="0" w:color="auto"/>
            <w:bottom w:val="none" w:sz="0" w:space="0" w:color="auto"/>
            <w:right w:val="none" w:sz="0" w:space="0" w:color="auto"/>
          </w:divBdr>
        </w:div>
        <w:div w:id="718095501">
          <w:marLeft w:val="640"/>
          <w:marRight w:val="0"/>
          <w:marTop w:val="0"/>
          <w:marBottom w:val="0"/>
          <w:divBdr>
            <w:top w:val="none" w:sz="0" w:space="0" w:color="auto"/>
            <w:left w:val="none" w:sz="0" w:space="0" w:color="auto"/>
            <w:bottom w:val="none" w:sz="0" w:space="0" w:color="auto"/>
            <w:right w:val="none" w:sz="0" w:space="0" w:color="auto"/>
          </w:divBdr>
        </w:div>
        <w:div w:id="731462232">
          <w:marLeft w:val="640"/>
          <w:marRight w:val="0"/>
          <w:marTop w:val="0"/>
          <w:marBottom w:val="0"/>
          <w:divBdr>
            <w:top w:val="none" w:sz="0" w:space="0" w:color="auto"/>
            <w:left w:val="none" w:sz="0" w:space="0" w:color="auto"/>
            <w:bottom w:val="none" w:sz="0" w:space="0" w:color="auto"/>
            <w:right w:val="none" w:sz="0" w:space="0" w:color="auto"/>
          </w:divBdr>
        </w:div>
        <w:div w:id="731999506">
          <w:marLeft w:val="640"/>
          <w:marRight w:val="0"/>
          <w:marTop w:val="0"/>
          <w:marBottom w:val="0"/>
          <w:divBdr>
            <w:top w:val="none" w:sz="0" w:space="0" w:color="auto"/>
            <w:left w:val="none" w:sz="0" w:space="0" w:color="auto"/>
            <w:bottom w:val="none" w:sz="0" w:space="0" w:color="auto"/>
            <w:right w:val="none" w:sz="0" w:space="0" w:color="auto"/>
          </w:divBdr>
        </w:div>
        <w:div w:id="733817671">
          <w:marLeft w:val="640"/>
          <w:marRight w:val="0"/>
          <w:marTop w:val="0"/>
          <w:marBottom w:val="0"/>
          <w:divBdr>
            <w:top w:val="none" w:sz="0" w:space="0" w:color="auto"/>
            <w:left w:val="none" w:sz="0" w:space="0" w:color="auto"/>
            <w:bottom w:val="none" w:sz="0" w:space="0" w:color="auto"/>
            <w:right w:val="none" w:sz="0" w:space="0" w:color="auto"/>
          </w:divBdr>
        </w:div>
        <w:div w:id="761412697">
          <w:marLeft w:val="640"/>
          <w:marRight w:val="0"/>
          <w:marTop w:val="0"/>
          <w:marBottom w:val="0"/>
          <w:divBdr>
            <w:top w:val="none" w:sz="0" w:space="0" w:color="auto"/>
            <w:left w:val="none" w:sz="0" w:space="0" w:color="auto"/>
            <w:bottom w:val="none" w:sz="0" w:space="0" w:color="auto"/>
            <w:right w:val="none" w:sz="0" w:space="0" w:color="auto"/>
          </w:divBdr>
        </w:div>
        <w:div w:id="771359772">
          <w:marLeft w:val="640"/>
          <w:marRight w:val="0"/>
          <w:marTop w:val="0"/>
          <w:marBottom w:val="0"/>
          <w:divBdr>
            <w:top w:val="none" w:sz="0" w:space="0" w:color="auto"/>
            <w:left w:val="none" w:sz="0" w:space="0" w:color="auto"/>
            <w:bottom w:val="none" w:sz="0" w:space="0" w:color="auto"/>
            <w:right w:val="none" w:sz="0" w:space="0" w:color="auto"/>
          </w:divBdr>
        </w:div>
        <w:div w:id="780536258">
          <w:marLeft w:val="640"/>
          <w:marRight w:val="0"/>
          <w:marTop w:val="0"/>
          <w:marBottom w:val="0"/>
          <w:divBdr>
            <w:top w:val="none" w:sz="0" w:space="0" w:color="auto"/>
            <w:left w:val="none" w:sz="0" w:space="0" w:color="auto"/>
            <w:bottom w:val="none" w:sz="0" w:space="0" w:color="auto"/>
            <w:right w:val="none" w:sz="0" w:space="0" w:color="auto"/>
          </w:divBdr>
        </w:div>
        <w:div w:id="827481427">
          <w:marLeft w:val="640"/>
          <w:marRight w:val="0"/>
          <w:marTop w:val="0"/>
          <w:marBottom w:val="0"/>
          <w:divBdr>
            <w:top w:val="none" w:sz="0" w:space="0" w:color="auto"/>
            <w:left w:val="none" w:sz="0" w:space="0" w:color="auto"/>
            <w:bottom w:val="none" w:sz="0" w:space="0" w:color="auto"/>
            <w:right w:val="none" w:sz="0" w:space="0" w:color="auto"/>
          </w:divBdr>
        </w:div>
        <w:div w:id="848910398">
          <w:marLeft w:val="640"/>
          <w:marRight w:val="0"/>
          <w:marTop w:val="0"/>
          <w:marBottom w:val="0"/>
          <w:divBdr>
            <w:top w:val="none" w:sz="0" w:space="0" w:color="auto"/>
            <w:left w:val="none" w:sz="0" w:space="0" w:color="auto"/>
            <w:bottom w:val="none" w:sz="0" w:space="0" w:color="auto"/>
            <w:right w:val="none" w:sz="0" w:space="0" w:color="auto"/>
          </w:divBdr>
        </w:div>
        <w:div w:id="905335350">
          <w:marLeft w:val="640"/>
          <w:marRight w:val="0"/>
          <w:marTop w:val="0"/>
          <w:marBottom w:val="0"/>
          <w:divBdr>
            <w:top w:val="none" w:sz="0" w:space="0" w:color="auto"/>
            <w:left w:val="none" w:sz="0" w:space="0" w:color="auto"/>
            <w:bottom w:val="none" w:sz="0" w:space="0" w:color="auto"/>
            <w:right w:val="none" w:sz="0" w:space="0" w:color="auto"/>
          </w:divBdr>
        </w:div>
        <w:div w:id="961955239">
          <w:marLeft w:val="640"/>
          <w:marRight w:val="0"/>
          <w:marTop w:val="0"/>
          <w:marBottom w:val="0"/>
          <w:divBdr>
            <w:top w:val="none" w:sz="0" w:space="0" w:color="auto"/>
            <w:left w:val="none" w:sz="0" w:space="0" w:color="auto"/>
            <w:bottom w:val="none" w:sz="0" w:space="0" w:color="auto"/>
            <w:right w:val="none" w:sz="0" w:space="0" w:color="auto"/>
          </w:divBdr>
        </w:div>
        <w:div w:id="976225853">
          <w:marLeft w:val="640"/>
          <w:marRight w:val="0"/>
          <w:marTop w:val="0"/>
          <w:marBottom w:val="0"/>
          <w:divBdr>
            <w:top w:val="none" w:sz="0" w:space="0" w:color="auto"/>
            <w:left w:val="none" w:sz="0" w:space="0" w:color="auto"/>
            <w:bottom w:val="none" w:sz="0" w:space="0" w:color="auto"/>
            <w:right w:val="none" w:sz="0" w:space="0" w:color="auto"/>
          </w:divBdr>
        </w:div>
        <w:div w:id="1045641977">
          <w:marLeft w:val="640"/>
          <w:marRight w:val="0"/>
          <w:marTop w:val="0"/>
          <w:marBottom w:val="0"/>
          <w:divBdr>
            <w:top w:val="none" w:sz="0" w:space="0" w:color="auto"/>
            <w:left w:val="none" w:sz="0" w:space="0" w:color="auto"/>
            <w:bottom w:val="none" w:sz="0" w:space="0" w:color="auto"/>
            <w:right w:val="none" w:sz="0" w:space="0" w:color="auto"/>
          </w:divBdr>
        </w:div>
        <w:div w:id="1078868216">
          <w:marLeft w:val="640"/>
          <w:marRight w:val="0"/>
          <w:marTop w:val="0"/>
          <w:marBottom w:val="0"/>
          <w:divBdr>
            <w:top w:val="none" w:sz="0" w:space="0" w:color="auto"/>
            <w:left w:val="none" w:sz="0" w:space="0" w:color="auto"/>
            <w:bottom w:val="none" w:sz="0" w:space="0" w:color="auto"/>
            <w:right w:val="none" w:sz="0" w:space="0" w:color="auto"/>
          </w:divBdr>
        </w:div>
        <w:div w:id="1136947051">
          <w:marLeft w:val="640"/>
          <w:marRight w:val="0"/>
          <w:marTop w:val="0"/>
          <w:marBottom w:val="0"/>
          <w:divBdr>
            <w:top w:val="none" w:sz="0" w:space="0" w:color="auto"/>
            <w:left w:val="none" w:sz="0" w:space="0" w:color="auto"/>
            <w:bottom w:val="none" w:sz="0" w:space="0" w:color="auto"/>
            <w:right w:val="none" w:sz="0" w:space="0" w:color="auto"/>
          </w:divBdr>
        </w:div>
        <w:div w:id="1149326093">
          <w:marLeft w:val="640"/>
          <w:marRight w:val="0"/>
          <w:marTop w:val="0"/>
          <w:marBottom w:val="0"/>
          <w:divBdr>
            <w:top w:val="none" w:sz="0" w:space="0" w:color="auto"/>
            <w:left w:val="none" w:sz="0" w:space="0" w:color="auto"/>
            <w:bottom w:val="none" w:sz="0" w:space="0" w:color="auto"/>
            <w:right w:val="none" w:sz="0" w:space="0" w:color="auto"/>
          </w:divBdr>
        </w:div>
        <w:div w:id="1151747125">
          <w:marLeft w:val="640"/>
          <w:marRight w:val="0"/>
          <w:marTop w:val="0"/>
          <w:marBottom w:val="0"/>
          <w:divBdr>
            <w:top w:val="none" w:sz="0" w:space="0" w:color="auto"/>
            <w:left w:val="none" w:sz="0" w:space="0" w:color="auto"/>
            <w:bottom w:val="none" w:sz="0" w:space="0" w:color="auto"/>
            <w:right w:val="none" w:sz="0" w:space="0" w:color="auto"/>
          </w:divBdr>
        </w:div>
        <w:div w:id="1192572778">
          <w:marLeft w:val="640"/>
          <w:marRight w:val="0"/>
          <w:marTop w:val="0"/>
          <w:marBottom w:val="0"/>
          <w:divBdr>
            <w:top w:val="none" w:sz="0" w:space="0" w:color="auto"/>
            <w:left w:val="none" w:sz="0" w:space="0" w:color="auto"/>
            <w:bottom w:val="none" w:sz="0" w:space="0" w:color="auto"/>
            <w:right w:val="none" w:sz="0" w:space="0" w:color="auto"/>
          </w:divBdr>
        </w:div>
        <w:div w:id="1202592170">
          <w:marLeft w:val="640"/>
          <w:marRight w:val="0"/>
          <w:marTop w:val="0"/>
          <w:marBottom w:val="0"/>
          <w:divBdr>
            <w:top w:val="none" w:sz="0" w:space="0" w:color="auto"/>
            <w:left w:val="none" w:sz="0" w:space="0" w:color="auto"/>
            <w:bottom w:val="none" w:sz="0" w:space="0" w:color="auto"/>
            <w:right w:val="none" w:sz="0" w:space="0" w:color="auto"/>
          </w:divBdr>
        </w:div>
        <w:div w:id="1250771579">
          <w:marLeft w:val="640"/>
          <w:marRight w:val="0"/>
          <w:marTop w:val="0"/>
          <w:marBottom w:val="0"/>
          <w:divBdr>
            <w:top w:val="none" w:sz="0" w:space="0" w:color="auto"/>
            <w:left w:val="none" w:sz="0" w:space="0" w:color="auto"/>
            <w:bottom w:val="none" w:sz="0" w:space="0" w:color="auto"/>
            <w:right w:val="none" w:sz="0" w:space="0" w:color="auto"/>
          </w:divBdr>
        </w:div>
        <w:div w:id="1298994014">
          <w:marLeft w:val="640"/>
          <w:marRight w:val="0"/>
          <w:marTop w:val="0"/>
          <w:marBottom w:val="0"/>
          <w:divBdr>
            <w:top w:val="none" w:sz="0" w:space="0" w:color="auto"/>
            <w:left w:val="none" w:sz="0" w:space="0" w:color="auto"/>
            <w:bottom w:val="none" w:sz="0" w:space="0" w:color="auto"/>
            <w:right w:val="none" w:sz="0" w:space="0" w:color="auto"/>
          </w:divBdr>
        </w:div>
        <w:div w:id="1302271220">
          <w:marLeft w:val="640"/>
          <w:marRight w:val="0"/>
          <w:marTop w:val="0"/>
          <w:marBottom w:val="0"/>
          <w:divBdr>
            <w:top w:val="none" w:sz="0" w:space="0" w:color="auto"/>
            <w:left w:val="none" w:sz="0" w:space="0" w:color="auto"/>
            <w:bottom w:val="none" w:sz="0" w:space="0" w:color="auto"/>
            <w:right w:val="none" w:sz="0" w:space="0" w:color="auto"/>
          </w:divBdr>
        </w:div>
        <w:div w:id="1383820413">
          <w:marLeft w:val="640"/>
          <w:marRight w:val="0"/>
          <w:marTop w:val="0"/>
          <w:marBottom w:val="0"/>
          <w:divBdr>
            <w:top w:val="none" w:sz="0" w:space="0" w:color="auto"/>
            <w:left w:val="none" w:sz="0" w:space="0" w:color="auto"/>
            <w:bottom w:val="none" w:sz="0" w:space="0" w:color="auto"/>
            <w:right w:val="none" w:sz="0" w:space="0" w:color="auto"/>
          </w:divBdr>
        </w:div>
        <w:div w:id="1385791321">
          <w:marLeft w:val="640"/>
          <w:marRight w:val="0"/>
          <w:marTop w:val="0"/>
          <w:marBottom w:val="0"/>
          <w:divBdr>
            <w:top w:val="none" w:sz="0" w:space="0" w:color="auto"/>
            <w:left w:val="none" w:sz="0" w:space="0" w:color="auto"/>
            <w:bottom w:val="none" w:sz="0" w:space="0" w:color="auto"/>
            <w:right w:val="none" w:sz="0" w:space="0" w:color="auto"/>
          </w:divBdr>
        </w:div>
        <w:div w:id="1414011073">
          <w:marLeft w:val="640"/>
          <w:marRight w:val="0"/>
          <w:marTop w:val="0"/>
          <w:marBottom w:val="0"/>
          <w:divBdr>
            <w:top w:val="none" w:sz="0" w:space="0" w:color="auto"/>
            <w:left w:val="none" w:sz="0" w:space="0" w:color="auto"/>
            <w:bottom w:val="none" w:sz="0" w:space="0" w:color="auto"/>
            <w:right w:val="none" w:sz="0" w:space="0" w:color="auto"/>
          </w:divBdr>
        </w:div>
        <w:div w:id="1446459498">
          <w:marLeft w:val="640"/>
          <w:marRight w:val="0"/>
          <w:marTop w:val="0"/>
          <w:marBottom w:val="0"/>
          <w:divBdr>
            <w:top w:val="none" w:sz="0" w:space="0" w:color="auto"/>
            <w:left w:val="none" w:sz="0" w:space="0" w:color="auto"/>
            <w:bottom w:val="none" w:sz="0" w:space="0" w:color="auto"/>
            <w:right w:val="none" w:sz="0" w:space="0" w:color="auto"/>
          </w:divBdr>
        </w:div>
        <w:div w:id="1451775588">
          <w:marLeft w:val="640"/>
          <w:marRight w:val="0"/>
          <w:marTop w:val="0"/>
          <w:marBottom w:val="0"/>
          <w:divBdr>
            <w:top w:val="none" w:sz="0" w:space="0" w:color="auto"/>
            <w:left w:val="none" w:sz="0" w:space="0" w:color="auto"/>
            <w:bottom w:val="none" w:sz="0" w:space="0" w:color="auto"/>
            <w:right w:val="none" w:sz="0" w:space="0" w:color="auto"/>
          </w:divBdr>
        </w:div>
        <w:div w:id="1485850244">
          <w:marLeft w:val="640"/>
          <w:marRight w:val="0"/>
          <w:marTop w:val="0"/>
          <w:marBottom w:val="0"/>
          <w:divBdr>
            <w:top w:val="none" w:sz="0" w:space="0" w:color="auto"/>
            <w:left w:val="none" w:sz="0" w:space="0" w:color="auto"/>
            <w:bottom w:val="none" w:sz="0" w:space="0" w:color="auto"/>
            <w:right w:val="none" w:sz="0" w:space="0" w:color="auto"/>
          </w:divBdr>
        </w:div>
        <w:div w:id="1502745137">
          <w:marLeft w:val="640"/>
          <w:marRight w:val="0"/>
          <w:marTop w:val="0"/>
          <w:marBottom w:val="0"/>
          <w:divBdr>
            <w:top w:val="none" w:sz="0" w:space="0" w:color="auto"/>
            <w:left w:val="none" w:sz="0" w:space="0" w:color="auto"/>
            <w:bottom w:val="none" w:sz="0" w:space="0" w:color="auto"/>
            <w:right w:val="none" w:sz="0" w:space="0" w:color="auto"/>
          </w:divBdr>
        </w:div>
        <w:div w:id="1504586439">
          <w:marLeft w:val="640"/>
          <w:marRight w:val="0"/>
          <w:marTop w:val="0"/>
          <w:marBottom w:val="0"/>
          <w:divBdr>
            <w:top w:val="none" w:sz="0" w:space="0" w:color="auto"/>
            <w:left w:val="none" w:sz="0" w:space="0" w:color="auto"/>
            <w:bottom w:val="none" w:sz="0" w:space="0" w:color="auto"/>
            <w:right w:val="none" w:sz="0" w:space="0" w:color="auto"/>
          </w:divBdr>
        </w:div>
        <w:div w:id="1530291270">
          <w:marLeft w:val="640"/>
          <w:marRight w:val="0"/>
          <w:marTop w:val="0"/>
          <w:marBottom w:val="0"/>
          <w:divBdr>
            <w:top w:val="none" w:sz="0" w:space="0" w:color="auto"/>
            <w:left w:val="none" w:sz="0" w:space="0" w:color="auto"/>
            <w:bottom w:val="none" w:sz="0" w:space="0" w:color="auto"/>
            <w:right w:val="none" w:sz="0" w:space="0" w:color="auto"/>
          </w:divBdr>
        </w:div>
        <w:div w:id="1560903495">
          <w:marLeft w:val="640"/>
          <w:marRight w:val="0"/>
          <w:marTop w:val="0"/>
          <w:marBottom w:val="0"/>
          <w:divBdr>
            <w:top w:val="none" w:sz="0" w:space="0" w:color="auto"/>
            <w:left w:val="none" w:sz="0" w:space="0" w:color="auto"/>
            <w:bottom w:val="none" w:sz="0" w:space="0" w:color="auto"/>
            <w:right w:val="none" w:sz="0" w:space="0" w:color="auto"/>
          </w:divBdr>
        </w:div>
        <w:div w:id="1583298679">
          <w:marLeft w:val="640"/>
          <w:marRight w:val="0"/>
          <w:marTop w:val="0"/>
          <w:marBottom w:val="0"/>
          <w:divBdr>
            <w:top w:val="none" w:sz="0" w:space="0" w:color="auto"/>
            <w:left w:val="none" w:sz="0" w:space="0" w:color="auto"/>
            <w:bottom w:val="none" w:sz="0" w:space="0" w:color="auto"/>
            <w:right w:val="none" w:sz="0" w:space="0" w:color="auto"/>
          </w:divBdr>
        </w:div>
        <w:div w:id="1617638599">
          <w:marLeft w:val="640"/>
          <w:marRight w:val="0"/>
          <w:marTop w:val="0"/>
          <w:marBottom w:val="0"/>
          <w:divBdr>
            <w:top w:val="none" w:sz="0" w:space="0" w:color="auto"/>
            <w:left w:val="none" w:sz="0" w:space="0" w:color="auto"/>
            <w:bottom w:val="none" w:sz="0" w:space="0" w:color="auto"/>
            <w:right w:val="none" w:sz="0" w:space="0" w:color="auto"/>
          </w:divBdr>
        </w:div>
        <w:div w:id="1638874995">
          <w:marLeft w:val="640"/>
          <w:marRight w:val="0"/>
          <w:marTop w:val="0"/>
          <w:marBottom w:val="0"/>
          <w:divBdr>
            <w:top w:val="none" w:sz="0" w:space="0" w:color="auto"/>
            <w:left w:val="none" w:sz="0" w:space="0" w:color="auto"/>
            <w:bottom w:val="none" w:sz="0" w:space="0" w:color="auto"/>
            <w:right w:val="none" w:sz="0" w:space="0" w:color="auto"/>
          </w:divBdr>
        </w:div>
        <w:div w:id="1673605304">
          <w:marLeft w:val="640"/>
          <w:marRight w:val="0"/>
          <w:marTop w:val="0"/>
          <w:marBottom w:val="0"/>
          <w:divBdr>
            <w:top w:val="none" w:sz="0" w:space="0" w:color="auto"/>
            <w:left w:val="none" w:sz="0" w:space="0" w:color="auto"/>
            <w:bottom w:val="none" w:sz="0" w:space="0" w:color="auto"/>
            <w:right w:val="none" w:sz="0" w:space="0" w:color="auto"/>
          </w:divBdr>
        </w:div>
        <w:div w:id="1700666060">
          <w:marLeft w:val="640"/>
          <w:marRight w:val="0"/>
          <w:marTop w:val="0"/>
          <w:marBottom w:val="0"/>
          <w:divBdr>
            <w:top w:val="none" w:sz="0" w:space="0" w:color="auto"/>
            <w:left w:val="none" w:sz="0" w:space="0" w:color="auto"/>
            <w:bottom w:val="none" w:sz="0" w:space="0" w:color="auto"/>
            <w:right w:val="none" w:sz="0" w:space="0" w:color="auto"/>
          </w:divBdr>
        </w:div>
        <w:div w:id="1754667214">
          <w:marLeft w:val="640"/>
          <w:marRight w:val="0"/>
          <w:marTop w:val="0"/>
          <w:marBottom w:val="0"/>
          <w:divBdr>
            <w:top w:val="none" w:sz="0" w:space="0" w:color="auto"/>
            <w:left w:val="none" w:sz="0" w:space="0" w:color="auto"/>
            <w:bottom w:val="none" w:sz="0" w:space="0" w:color="auto"/>
            <w:right w:val="none" w:sz="0" w:space="0" w:color="auto"/>
          </w:divBdr>
        </w:div>
        <w:div w:id="1822767857">
          <w:marLeft w:val="640"/>
          <w:marRight w:val="0"/>
          <w:marTop w:val="0"/>
          <w:marBottom w:val="0"/>
          <w:divBdr>
            <w:top w:val="none" w:sz="0" w:space="0" w:color="auto"/>
            <w:left w:val="none" w:sz="0" w:space="0" w:color="auto"/>
            <w:bottom w:val="none" w:sz="0" w:space="0" w:color="auto"/>
            <w:right w:val="none" w:sz="0" w:space="0" w:color="auto"/>
          </w:divBdr>
        </w:div>
        <w:div w:id="1829593969">
          <w:marLeft w:val="640"/>
          <w:marRight w:val="0"/>
          <w:marTop w:val="0"/>
          <w:marBottom w:val="0"/>
          <w:divBdr>
            <w:top w:val="none" w:sz="0" w:space="0" w:color="auto"/>
            <w:left w:val="none" w:sz="0" w:space="0" w:color="auto"/>
            <w:bottom w:val="none" w:sz="0" w:space="0" w:color="auto"/>
            <w:right w:val="none" w:sz="0" w:space="0" w:color="auto"/>
          </w:divBdr>
        </w:div>
        <w:div w:id="1834761148">
          <w:marLeft w:val="640"/>
          <w:marRight w:val="0"/>
          <w:marTop w:val="0"/>
          <w:marBottom w:val="0"/>
          <w:divBdr>
            <w:top w:val="none" w:sz="0" w:space="0" w:color="auto"/>
            <w:left w:val="none" w:sz="0" w:space="0" w:color="auto"/>
            <w:bottom w:val="none" w:sz="0" w:space="0" w:color="auto"/>
            <w:right w:val="none" w:sz="0" w:space="0" w:color="auto"/>
          </w:divBdr>
        </w:div>
        <w:div w:id="1856918516">
          <w:marLeft w:val="640"/>
          <w:marRight w:val="0"/>
          <w:marTop w:val="0"/>
          <w:marBottom w:val="0"/>
          <w:divBdr>
            <w:top w:val="none" w:sz="0" w:space="0" w:color="auto"/>
            <w:left w:val="none" w:sz="0" w:space="0" w:color="auto"/>
            <w:bottom w:val="none" w:sz="0" w:space="0" w:color="auto"/>
            <w:right w:val="none" w:sz="0" w:space="0" w:color="auto"/>
          </w:divBdr>
        </w:div>
        <w:div w:id="1888487022">
          <w:marLeft w:val="640"/>
          <w:marRight w:val="0"/>
          <w:marTop w:val="0"/>
          <w:marBottom w:val="0"/>
          <w:divBdr>
            <w:top w:val="none" w:sz="0" w:space="0" w:color="auto"/>
            <w:left w:val="none" w:sz="0" w:space="0" w:color="auto"/>
            <w:bottom w:val="none" w:sz="0" w:space="0" w:color="auto"/>
            <w:right w:val="none" w:sz="0" w:space="0" w:color="auto"/>
          </w:divBdr>
        </w:div>
        <w:div w:id="1888495152">
          <w:marLeft w:val="640"/>
          <w:marRight w:val="0"/>
          <w:marTop w:val="0"/>
          <w:marBottom w:val="0"/>
          <w:divBdr>
            <w:top w:val="none" w:sz="0" w:space="0" w:color="auto"/>
            <w:left w:val="none" w:sz="0" w:space="0" w:color="auto"/>
            <w:bottom w:val="none" w:sz="0" w:space="0" w:color="auto"/>
            <w:right w:val="none" w:sz="0" w:space="0" w:color="auto"/>
          </w:divBdr>
        </w:div>
        <w:div w:id="1894344752">
          <w:marLeft w:val="640"/>
          <w:marRight w:val="0"/>
          <w:marTop w:val="0"/>
          <w:marBottom w:val="0"/>
          <w:divBdr>
            <w:top w:val="none" w:sz="0" w:space="0" w:color="auto"/>
            <w:left w:val="none" w:sz="0" w:space="0" w:color="auto"/>
            <w:bottom w:val="none" w:sz="0" w:space="0" w:color="auto"/>
            <w:right w:val="none" w:sz="0" w:space="0" w:color="auto"/>
          </w:divBdr>
        </w:div>
        <w:div w:id="1895237579">
          <w:marLeft w:val="640"/>
          <w:marRight w:val="0"/>
          <w:marTop w:val="0"/>
          <w:marBottom w:val="0"/>
          <w:divBdr>
            <w:top w:val="none" w:sz="0" w:space="0" w:color="auto"/>
            <w:left w:val="none" w:sz="0" w:space="0" w:color="auto"/>
            <w:bottom w:val="none" w:sz="0" w:space="0" w:color="auto"/>
            <w:right w:val="none" w:sz="0" w:space="0" w:color="auto"/>
          </w:divBdr>
        </w:div>
        <w:div w:id="1898324244">
          <w:marLeft w:val="640"/>
          <w:marRight w:val="0"/>
          <w:marTop w:val="0"/>
          <w:marBottom w:val="0"/>
          <w:divBdr>
            <w:top w:val="none" w:sz="0" w:space="0" w:color="auto"/>
            <w:left w:val="none" w:sz="0" w:space="0" w:color="auto"/>
            <w:bottom w:val="none" w:sz="0" w:space="0" w:color="auto"/>
            <w:right w:val="none" w:sz="0" w:space="0" w:color="auto"/>
          </w:divBdr>
        </w:div>
        <w:div w:id="1899630603">
          <w:marLeft w:val="640"/>
          <w:marRight w:val="0"/>
          <w:marTop w:val="0"/>
          <w:marBottom w:val="0"/>
          <w:divBdr>
            <w:top w:val="none" w:sz="0" w:space="0" w:color="auto"/>
            <w:left w:val="none" w:sz="0" w:space="0" w:color="auto"/>
            <w:bottom w:val="none" w:sz="0" w:space="0" w:color="auto"/>
            <w:right w:val="none" w:sz="0" w:space="0" w:color="auto"/>
          </w:divBdr>
        </w:div>
        <w:div w:id="1953855842">
          <w:marLeft w:val="640"/>
          <w:marRight w:val="0"/>
          <w:marTop w:val="0"/>
          <w:marBottom w:val="0"/>
          <w:divBdr>
            <w:top w:val="none" w:sz="0" w:space="0" w:color="auto"/>
            <w:left w:val="none" w:sz="0" w:space="0" w:color="auto"/>
            <w:bottom w:val="none" w:sz="0" w:space="0" w:color="auto"/>
            <w:right w:val="none" w:sz="0" w:space="0" w:color="auto"/>
          </w:divBdr>
        </w:div>
        <w:div w:id="1957716108">
          <w:marLeft w:val="640"/>
          <w:marRight w:val="0"/>
          <w:marTop w:val="0"/>
          <w:marBottom w:val="0"/>
          <w:divBdr>
            <w:top w:val="none" w:sz="0" w:space="0" w:color="auto"/>
            <w:left w:val="none" w:sz="0" w:space="0" w:color="auto"/>
            <w:bottom w:val="none" w:sz="0" w:space="0" w:color="auto"/>
            <w:right w:val="none" w:sz="0" w:space="0" w:color="auto"/>
          </w:divBdr>
        </w:div>
        <w:div w:id="1990476184">
          <w:marLeft w:val="640"/>
          <w:marRight w:val="0"/>
          <w:marTop w:val="0"/>
          <w:marBottom w:val="0"/>
          <w:divBdr>
            <w:top w:val="none" w:sz="0" w:space="0" w:color="auto"/>
            <w:left w:val="none" w:sz="0" w:space="0" w:color="auto"/>
            <w:bottom w:val="none" w:sz="0" w:space="0" w:color="auto"/>
            <w:right w:val="none" w:sz="0" w:space="0" w:color="auto"/>
          </w:divBdr>
        </w:div>
        <w:div w:id="1991909449">
          <w:marLeft w:val="640"/>
          <w:marRight w:val="0"/>
          <w:marTop w:val="0"/>
          <w:marBottom w:val="0"/>
          <w:divBdr>
            <w:top w:val="none" w:sz="0" w:space="0" w:color="auto"/>
            <w:left w:val="none" w:sz="0" w:space="0" w:color="auto"/>
            <w:bottom w:val="none" w:sz="0" w:space="0" w:color="auto"/>
            <w:right w:val="none" w:sz="0" w:space="0" w:color="auto"/>
          </w:divBdr>
        </w:div>
        <w:div w:id="2050521817">
          <w:marLeft w:val="640"/>
          <w:marRight w:val="0"/>
          <w:marTop w:val="0"/>
          <w:marBottom w:val="0"/>
          <w:divBdr>
            <w:top w:val="none" w:sz="0" w:space="0" w:color="auto"/>
            <w:left w:val="none" w:sz="0" w:space="0" w:color="auto"/>
            <w:bottom w:val="none" w:sz="0" w:space="0" w:color="auto"/>
            <w:right w:val="none" w:sz="0" w:space="0" w:color="auto"/>
          </w:divBdr>
        </w:div>
        <w:div w:id="2101172480">
          <w:marLeft w:val="640"/>
          <w:marRight w:val="0"/>
          <w:marTop w:val="0"/>
          <w:marBottom w:val="0"/>
          <w:divBdr>
            <w:top w:val="none" w:sz="0" w:space="0" w:color="auto"/>
            <w:left w:val="none" w:sz="0" w:space="0" w:color="auto"/>
            <w:bottom w:val="none" w:sz="0" w:space="0" w:color="auto"/>
            <w:right w:val="none" w:sz="0" w:space="0" w:color="auto"/>
          </w:divBdr>
        </w:div>
        <w:div w:id="2123381794">
          <w:marLeft w:val="640"/>
          <w:marRight w:val="0"/>
          <w:marTop w:val="0"/>
          <w:marBottom w:val="0"/>
          <w:divBdr>
            <w:top w:val="none" w:sz="0" w:space="0" w:color="auto"/>
            <w:left w:val="none" w:sz="0" w:space="0" w:color="auto"/>
            <w:bottom w:val="none" w:sz="0" w:space="0" w:color="auto"/>
            <w:right w:val="none" w:sz="0" w:space="0" w:color="auto"/>
          </w:divBdr>
        </w:div>
      </w:divsChild>
    </w:div>
    <w:div w:id="1028024793">
      <w:bodyDiv w:val="1"/>
      <w:marLeft w:val="0"/>
      <w:marRight w:val="0"/>
      <w:marTop w:val="0"/>
      <w:marBottom w:val="0"/>
      <w:divBdr>
        <w:top w:val="none" w:sz="0" w:space="0" w:color="auto"/>
        <w:left w:val="none" w:sz="0" w:space="0" w:color="auto"/>
        <w:bottom w:val="none" w:sz="0" w:space="0" w:color="auto"/>
        <w:right w:val="none" w:sz="0" w:space="0" w:color="auto"/>
      </w:divBdr>
      <w:divsChild>
        <w:div w:id="12805355">
          <w:marLeft w:val="640"/>
          <w:marRight w:val="0"/>
          <w:marTop w:val="0"/>
          <w:marBottom w:val="0"/>
          <w:divBdr>
            <w:top w:val="none" w:sz="0" w:space="0" w:color="auto"/>
            <w:left w:val="none" w:sz="0" w:space="0" w:color="auto"/>
            <w:bottom w:val="none" w:sz="0" w:space="0" w:color="auto"/>
            <w:right w:val="none" w:sz="0" w:space="0" w:color="auto"/>
          </w:divBdr>
        </w:div>
        <w:div w:id="36782173">
          <w:marLeft w:val="640"/>
          <w:marRight w:val="0"/>
          <w:marTop w:val="0"/>
          <w:marBottom w:val="0"/>
          <w:divBdr>
            <w:top w:val="none" w:sz="0" w:space="0" w:color="auto"/>
            <w:left w:val="none" w:sz="0" w:space="0" w:color="auto"/>
            <w:bottom w:val="none" w:sz="0" w:space="0" w:color="auto"/>
            <w:right w:val="none" w:sz="0" w:space="0" w:color="auto"/>
          </w:divBdr>
        </w:div>
        <w:div w:id="40906608">
          <w:marLeft w:val="640"/>
          <w:marRight w:val="0"/>
          <w:marTop w:val="0"/>
          <w:marBottom w:val="0"/>
          <w:divBdr>
            <w:top w:val="none" w:sz="0" w:space="0" w:color="auto"/>
            <w:left w:val="none" w:sz="0" w:space="0" w:color="auto"/>
            <w:bottom w:val="none" w:sz="0" w:space="0" w:color="auto"/>
            <w:right w:val="none" w:sz="0" w:space="0" w:color="auto"/>
          </w:divBdr>
        </w:div>
        <w:div w:id="191846858">
          <w:marLeft w:val="640"/>
          <w:marRight w:val="0"/>
          <w:marTop w:val="0"/>
          <w:marBottom w:val="0"/>
          <w:divBdr>
            <w:top w:val="none" w:sz="0" w:space="0" w:color="auto"/>
            <w:left w:val="none" w:sz="0" w:space="0" w:color="auto"/>
            <w:bottom w:val="none" w:sz="0" w:space="0" w:color="auto"/>
            <w:right w:val="none" w:sz="0" w:space="0" w:color="auto"/>
          </w:divBdr>
        </w:div>
        <w:div w:id="203952989">
          <w:marLeft w:val="640"/>
          <w:marRight w:val="0"/>
          <w:marTop w:val="0"/>
          <w:marBottom w:val="0"/>
          <w:divBdr>
            <w:top w:val="none" w:sz="0" w:space="0" w:color="auto"/>
            <w:left w:val="none" w:sz="0" w:space="0" w:color="auto"/>
            <w:bottom w:val="none" w:sz="0" w:space="0" w:color="auto"/>
            <w:right w:val="none" w:sz="0" w:space="0" w:color="auto"/>
          </w:divBdr>
        </w:div>
        <w:div w:id="204413295">
          <w:marLeft w:val="640"/>
          <w:marRight w:val="0"/>
          <w:marTop w:val="0"/>
          <w:marBottom w:val="0"/>
          <w:divBdr>
            <w:top w:val="none" w:sz="0" w:space="0" w:color="auto"/>
            <w:left w:val="none" w:sz="0" w:space="0" w:color="auto"/>
            <w:bottom w:val="none" w:sz="0" w:space="0" w:color="auto"/>
            <w:right w:val="none" w:sz="0" w:space="0" w:color="auto"/>
          </w:divBdr>
        </w:div>
        <w:div w:id="211355873">
          <w:marLeft w:val="640"/>
          <w:marRight w:val="0"/>
          <w:marTop w:val="0"/>
          <w:marBottom w:val="0"/>
          <w:divBdr>
            <w:top w:val="none" w:sz="0" w:space="0" w:color="auto"/>
            <w:left w:val="none" w:sz="0" w:space="0" w:color="auto"/>
            <w:bottom w:val="none" w:sz="0" w:space="0" w:color="auto"/>
            <w:right w:val="none" w:sz="0" w:space="0" w:color="auto"/>
          </w:divBdr>
        </w:div>
        <w:div w:id="220529799">
          <w:marLeft w:val="640"/>
          <w:marRight w:val="0"/>
          <w:marTop w:val="0"/>
          <w:marBottom w:val="0"/>
          <w:divBdr>
            <w:top w:val="none" w:sz="0" w:space="0" w:color="auto"/>
            <w:left w:val="none" w:sz="0" w:space="0" w:color="auto"/>
            <w:bottom w:val="none" w:sz="0" w:space="0" w:color="auto"/>
            <w:right w:val="none" w:sz="0" w:space="0" w:color="auto"/>
          </w:divBdr>
        </w:div>
        <w:div w:id="221258344">
          <w:marLeft w:val="640"/>
          <w:marRight w:val="0"/>
          <w:marTop w:val="0"/>
          <w:marBottom w:val="0"/>
          <w:divBdr>
            <w:top w:val="none" w:sz="0" w:space="0" w:color="auto"/>
            <w:left w:val="none" w:sz="0" w:space="0" w:color="auto"/>
            <w:bottom w:val="none" w:sz="0" w:space="0" w:color="auto"/>
            <w:right w:val="none" w:sz="0" w:space="0" w:color="auto"/>
          </w:divBdr>
        </w:div>
        <w:div w:id="230233212">
          <w:marLeft w:val="640"/>
          <w:marRight w:val="0"/>
          <w:marTop w:val="0"/>
          <w:marBottom w:val="0"/>
          <w:divBdr>
            <w:top w:val="none" w:sz="0" w:space="0" w:color="auto"/>
            <w:left w:val="none" w:sz="0" w:space="0" w:color="auto"/>
            <w:bottom w:val="none" w:sz="0" w:space="0" w:color="auto"/>
            <w:right w:val="none" w:sz="0" w:space="0" w:color="auto"/>
          </w:divBdr>
        </w:div>
        <w:div w:id="250433370">
          <w:marLeft w:val="640"/>
          <w:marRight w:val="0"/>
          <w:marTop w:val="0"/>
          <w:marBottom w:val="0"/>
          <w:divBdr>
            <w:top w:val="none" w:sz="0" w:space="0" w:color="auto"/>
            <w:left w:val="none" w:sz="0" w:space="0" w:color="auto"/>
            <w:bottom w:val="none" w:sz="0" w:space="0" w:color="auto"/>
            <w:right w:val="none" w:sz="0" w:space="0" w:color="auto"/>
          </w:divBdr>
        </w:div>
        <w:div w:id="252321712">
          <w:marLeft w:val="640"/>
          <w:marRight w:val="0"/>
          <w:marTop w:val="0"/>
          <w:marBottom w:val="0"/>
          <w:divBdr>
            <w:top w:val="none" w:sz="0" w:space="0" w:color="auto"/>
            <w:left w:val="none" w:sz="0" w:space="0" w:color="auto"/>
            <w:bottom w:val="none" w:sz="0" w:space="0" w:color="auto"/>
            <w:right w:val="none" w:sz="0" w:space="0" w:color="auto"/>
          </w:divBdr>
        </w:div>
        <w:div w:id="286012697">
          <w:marLeft w:val="640"/>
          <w:marRight w:val="0"/>
          <w:marTop w:val="0"/>
          <w:marBottom w:val="0"/>
          <w:divBdr>
            <w:top w:val="none" w:sz="0" w:space="0" w:color="auto"/>
            <w:left w:val="none" w:sz="0" w:space="0" w:color="auto"/>
            <w:bottom w:val="none" w:sz="0" w:space="0" w:color="auto"/>
            <w:right w:val="none" w:sz="0" w:space="0" w:color="auto"/>
          </w:divBdr>
        </w:div>
        <w:div w:id="303972011">
          <w:marLeft w:val="640"/>
          <w:marRight w:val="0"/>
          <w:marTop w:val="0"/>
          <w:marBottom w:val="0"/>
          <w:divBdr>
            <w:top w:val="none" w:sz="0" w:space="0" w:color="auto"/>
            <w:left w:val="none" w:sz="0" w:space="0" w:color="auto"/>
            <w:bottom w:val="none" w:sz="0" w:space="0" w:color="auto"/>
            <w:right w:val="none" w:sz="0" w:space="0" w:color="auto"/>
          </w:divBdr>
        </w:div>
        <w:div w:id="325979660">
          <w:marLeft w:val="640"/>
          <w:marRight w:val="0"/>
          <w:marTop w:val="0"/>
          <w:marBottom w:val="0"/>
          <w:divBdr>
            <w:top w:val="none" w:sz="0" w:space="0" w:color="auto"/>
            <w:left w:val="none" w:sz="0" w:space="0" w:color="auto"/>
            <w:bottom w:val="none" w:sz="0" w:space="0" w:color="auto"/>
            <w:right w:val="none" w:sz="0" w:space="0" w:color="auto"/>
          </w:divBdr>
        </w:div>
        <w:div w:id="340284302">
          <w:marLeft w:val="640"/>
          <w:marRight w:val="0"/>
          <w:marTop w:val="0"/>
          <w:marBottom w:val="0"/>
          <w:divBdr>
            <w:top w:val="none" w:sz="0" w:space="0" w:color="auto"/>
            <w:left w:val="none" w:sz="0" w:space="0" w:color="auto"/>
            <w:bottom w:val="none" w:sz="0" w:space="0" w:color="auto"/>
            <w:right w:val="none" w:sz="0" w:space="0" w:color="auto"/>
          </w:divBdr>
        </w:div>
        <w:div w:id="374087849">
          <w:marLeft w:val="640"/>
          <w:marRight w:val="0"/>
          <w:marTop w:val="0"/>
          <w:marBottom w:val="0"/>
          <w:divBdr>
            <w:top w:val="none" w:sz="0" w:space="0" w:color="auto"/>
            <w:left w:val="none" w:sz="0" w:space="0" w:color="auto"/>
            <w:bottom w:val="none" w:sz="0" w:space="0" w:color="auto"/>
            <w:right w:val="none" w:sz="0" w:space="0" w:color="auto"/>
          </w:divBdr>
        </w:div>
        <w:div w:id="382827181">
          <w:marLeft w:val="640"/>
          <w:marRight w:val="0"/>
          <w:marTop w:val="0"/>
          <w:marBottom w:val="0"/>
          <w:divBdr>
            <w:top w:val="none" w:sz="0" w:space="0" w:color="auto"/>
            <w:left w:val="none" w:sz="0" w:space="0" w:color="auto"/>
            <w:bottom w:val="none" w:sz="0" w:space="0" w:color="auto"/>
            <w:right w:val="none" w:sz="0" w:space="0" w:color="auto"/>
          </w:divBdr>
        </w:div>
        <w:div w:id="426003191">
          <w:marLeft w:val="640"/>
          <w:marRight w:val="0"/>
          <w:marTop w:val="0"/>
          <w:marBottom w:val="0"/>
          <w:divBdr>
            <w:top w:val="none" w:sz="0" w:space="0" w:color="auto"/>
            <w:left w:val="none" w:sz="0" w:space="0" w:color="auto"/>
            <w:bottom w:val="none" w:sz="0" w:space="0" w:color="auto"/>
            <w:right w:val="none" w:sz="0" w:space="0" w:color="auto"/>
          </w:divBdr>
        </w:div>
        <w:div w:id="433064006">
          <w:marLeft w:val="640"/>
          <w:marRight w:val="0"/>
          <w:marTop w:val="0"/>
          <w:marBottom w:val="0"/>
          <w:divBdr>
            <w:top w:val="none" w:sz="0" w:space="0" w:color="auto"/>
            <w:left w:val="none" w:sz="0" w:space="0" w:color="auto"/>
            <w:bottom w:val="none" w:sz="0" w:space="0" w:color="auto"/>
            <w:right w:val="none" w:sz="0" w:space="0" w:color="auto"/>
          </w:divBdr>
        </w:div>
        <w:div w:id="454759117">
          <w:marLeft w:val="640"/>
          <w:marRight w:val="0"/>
          <w:marTop w:val="0"/>
          <w:marBottom w:val="0"/>
          <w:divBdr>
            <w:top w:val="none" w:sz="0" w:space="0" w:color="auto"/>
            <w:left w:val="none" w:sz="0" w:space="0" w:color="auto"/>
            <w:bottom w:val="none" w:sz="0" w:space="0" w:color="auto"/>
            <w:right w:val="none" w:sz="0" w:space="0" w:color="auto"/>
          </w:divBdr>
        </w:div>
        <w:div w:id="474571047">
          <w:marLeft w:val="640"/>
          <w:marRight w:val="0"/>
          <w:marTop w:val="0"/>
          <w:marBottom w:val="0"/>
          <w:divBdr>
            <w:top w:val="none" w:sz="0" w:space="0" w:color="auto"/>
            <w:left w:val="none" w:sz="0" w:space="0" w:color="auto"/>
            <w:bottom w:val="none" w:sz="0" w:space="0" w:color="auto"/>
            <w:right w:val="none" w:sz="0" w:space="0" w:color="auto"/>
          </w:divBdr>
        </w:div>
        <w:div w:id="510066883">
          <w:marLeft w:val="640"/>
          <w:marRight w:val="0"/>
          <w:marTop w:val="0"/>
          <w:marBottom w:val="0"/>
          <w:divBdr>
            <w:top w:val="none" w:sz="0" w:space="0" w:color="auto"/>
            <w:left w:val="none" w:sz="0" w:space="0" w:color="auto"/>
            <w:bottom w:val="none" w:sz="0" w:space="0" w:color="auto"/>
            <w:right w:val="none" w:sz="0" w:space="0" w:color="auto"/>
          </w:divBdr>
        </w:div>
        <w:div w:id="520322973">
          <w:marLeft w:val="640"/>
          <w:marRight w:val="0"/>
          <w:marTop w:val="0"/>
          <w:marBottom w:val="0"/>
          <w:divBdr>
            <w:top w:val="none" w:sz="0" w:space="0" w:color="auto"/>
            <w:left w:val="none" w:sz="0" w:space="0" w:color="auto"/>
            <w:bottom w:val="none" w:sz="0" w:space="0" w:color="auto"/>
            <w:right w:val="none" w:sz="0" w:space="0" w:color="auto"/>
          </w:divBdr>
        </w:div>
        <w:div w:id="524634468">
          <w:marLeft w:val="640"/>
          <w:marRight w:val="0"/>
          <w:marTop w:val="0"/>
          <w:marBottom w:val="0"/>
          <w:divBdr>
            <w:top w:val="none" w:sz="0" w:space="0" w:color="auto"/>
            <w:left w:val="none" w:sz="0" w:space="0" w:color="auto"/>
            <w:bottom w:val="none" w:sz="0" w:space="0" w:color="auto"/>
            <w:right w:val="none" w:sz="0" w:space="0" w:color="auto"/>
          </w:divBdr>
        </w:div>
        <w:div w:id="537284856">
          <w:marLeft w:val="640"/>
          <w:marRight w:val="0"/>
          <w:marTop w:val="0"/>
          <w:marBottom w:val="0"/>
          <w:divBdr>
            <w:top w:val="none" w:sz="0" w:space="0" w:color="auto"/>
            <w:left w:val="none" w:sz="0" w:space="0" w:color="auto"/>
            <w:bottom w:val="none" w:sz="0" w:space="0" w:color="auto"/>
            <w:right w:val="none" w:sz="0" w:space="0" w:color="auto"/>
          </w:divBdr>
        </w:div>
        <w:div w:id="545487548">
          <w:marLeft w:val="640"/>
          <w:marRight w:val="0"/>
          <w:marTop w:val="0"/>
          <w:marBottom w:val="0"/>
          <w:divBdr>
            <w:top w:val="none" w:sz="0" w:space="0" w:color="auto"/>
            <w:left w:val="none" w:sz="0" w:space="0" w:color="auto"/>
            <w:bottom w:val="none" w:sz="0" w:space="0" w:color="auto"/>
            <w:right w:val="none" w:sz="0" w:space="0" w:color="auto"/>
          </w:divBdr>
        </w:div>
        <w:div w:id="614366058">
          <w:marLeft w:val="640"/>
          <w:marRight w:val="0"/>
          <w:marTop w:val="0"/>
          <w:marBottom w:val="0"/>
          <w:divBdr>
            <w:top w:val="none" w:sz="0" w:space="0" w:color="auto"/>
            <w:left w:val="none" w:sz="0" w:space="0" w:color="auto"/>
            <w:bottom w:val="none" w:sz="0" w:space="0" w:color="auto"/>
            <w:right w:val="none" w:sz="0" w:space="0" w:color="auto"/>
          </w:divBdr>
        </w:div>
        <w:div w:id="642777845">
          <w:marLeft w:val="640"/>
          <w:marRight w:val="0"/>
          <w:marTop w:val="0"/>
          <w:marBottom w:val="0"/>
          <w:divBdr>
            <w:top w:val="none" w:sz="0" w:space="0" w:color="auto"/>
            <w:left w:val="none" w:sz="0" w:space="0" w:color="auto"/>
            <w:bottom w:val="none" w:sz="0" w:space="0" w:color="auto"/>
            <w:right w:val="none" w:sz="0" w:space="0" w:color="auto"/>
          </w:divBdr>
        </w:div>
        <w:div w:id="665011119">
          <w:marLeft w:val="640"/>
          <w:marRight w:val="0"/>
          <w:marTop w:val="0"/>
          <w:marBottom w:val="0"/>
          <w:divBdr>
            <w:top w:val="none" w:sz="0" w:space="0" w:color="auto"/>
            <w:left w:val="none" w:sz="0" w:space="0" w:color="auto"/>
            <w:bottom w:val="none" w:sz="0" w:space="0" w:color="auto"/>
            <w:right w:val="none" w:sz="0" w:space="0" w:color="auto"/>
          </w:divBdr>
        </w:div>
        <w:div w:id="675957816">
          <w:marLeft w:val="640"/>
          <w:marRight w:val="0"/>
          <w:marTop w:val="0"/>
          <w:marBottom w:val="0"/>
          <w:divBdr>
            <w:top w:val="none" w:sz="0" w:space="0" w:color="auto"/>
            <w:left w:val="none" w:sz="0" w:space="0" w:color="auto"/>
            <w:bottom w:val="none" w:sz="0" w:space="0" w:color="auto"/>
            <w:right w:val="none" w:sz="0" w:space="0" w:color="auto"/>
          </w:divBdr>
        </w:div>
        <w:div w:id="707683150">
          <w:marLeft w:val="640"/>
          <w:marRight w:val="0"/>
          <w:marTop w:val="0"/>
          <w:marBottom w:val="0"/>
          <w:divBdr>
            <w:top w:val="none" w:sz="0" w:space="0" w:color="auto"/>
            <w:left w:val="none" w:sz="0" w:space="0" w:color="auto"/>
            <w:bottom w:val="none" w:sz="0" w:space="0" w:color="auto"/>
            <w:right w:val="none" w:sz="0" w:space="0" w:color="auto"/>
          </w:divBdr>
        </w:div>
        <w:div w:id="711460260">
          <w:marLeft w:val="640"/>
          <w:marRight w:val="0"/>
          <w:marTop w:val="0"/>
          <w:marBottom w:val="0"/>
          <w:divBdr>
            <w:top w:val="none" w:sz="0" w:space="0" w:color="auto"/>
            <w:left w:val="none" w:sz="0" w:space="0" w:color="auto"/>
            <w:bottom w:val="none" w:sz="0" w:space="0" w:color="auto"/>
            <w:right w:val="none" w:sz="0" w:space="0" w:color="auto"/>
          </w:divBdr>
        </w:div>
        <w:div w:id="718939782">
          <w:marLeft w:val="640"/>
          <w:marRight w:val="0"/>
          <w:marTop w:val="0"/>
          <w:marBottom w:val="0"/>
          <w:divBdr>
            <w:top w:val="none" w:sz="0" w:space="0" w:color="auto"/>
            <w:left w:val="none" w:sz="0" w:space="0" w:color="auto"/>
            <w:bottom w:val="none" w:sz="0" w:space="0" w:color="auto"/>
            <w:right w:val="none" w:sz="0" w:space="0" w:color="auto"/>
          </w:divBdr>
        </w:div>
        <w:div w:id="735664713">
          <w:marLeft w:val="640"/>
          <w:marRight w:val="0"/>
          <w:marTop w:val="0"/>
          <w:marBottom w:val="0"/>
          <w:divBdr>
            <w:top w:val="none" w:sz="0" w:space="0" w:color="auto"/>
            <w:left w:val="none" w:sz="0" w:space="0" w:color="auto"/>
            <w:bottom w:val="none" w:sz="0" w:space="0" w:color="auto"/>
            <w:right w:val="none" w:sz="0" w:space="0" w:color="auto"/>
          </w:divBdr>
        </w:div>
        <w:div w:id="770079923">
          <w:marLeft w:val="640"/>
          <w:marRight w:val="0"/>
          <w:marTop w:val="0"/>
          <w:marBottom w:val="0"/>
          <w:divBdr>
            <w:top w:val="none" w:sz="0" w:space="0" w:color="auto"/>
            <w:left w:val="none" w:sz="0" w:space="0" w:color="auto"/>
            <w:bottom w:val="none" w:sz="0" w:space="0" w:color="auto"/>
            <w:right w:val="none" w:sz="0" w:space="0" w:color="auto"/>
          </w:divBdr>
        </w:div>
        <w:div w:id="804736865">
          <w:marLeft w:val="640"/>
          <w:marRight w:val="0"/>
          <w:marTop w:val="0"/>
          <w:marBottom w:val="0"/>
          <w:divBdr>
            <w:top w:val="none" w:sz="0" w:space="0" w:color="auto"/>
            <w:left w:val="none" w:sz="0" w:space="0" w:color="auto"/>
            <w:bottom w:val="none" w:sz="0" w:space="0" w:color="auto"/>
            <w:right w:val="none" w:sz="0" w:space="0" w:color="auto"/>
          </w:divBdr>
        </w:div>
        <w:div w:id="896821740">
          <w:marLeft w:val="640"/>
          <w:marRight w:val="0"/>
          <w:marTop w:val="0"/>
          <w:marBottom w:val="0"/>
          <w:divBdr>
            <w:top w:val="none" w:sz="0" w:space="0" w:color="auto"/>
            <w:left w:val="none" w:sz="0" w:space="0" w:color="auto"/>
            <w:bottom w:val="none" w:sz="0" w:space="0" w:color="auto"/>
            <w:right w:val="none" w:sz="0" w:space="0" w:color="auto"/>
          </w:divBdr>
        </w:div>
        <w:div w:id="908075544">
          <w:marLeft w:val="640"/>
          <w:marRight w:val="0"/>
          <w:marTop w:val="0"/>
          <w:marBottom w:val="0"/>
          <w:divBdr>
            <w:top w:val="none" w:sz="0" w:space="0" w:color="auto"/>
            <w:left w:val="none" w:sz="0" w:space="0" w:color="auto"/>
            <w:bottom w:val="none" w:sz="0" w:space="0" w:color="auto"/>
            <w:right w:val="none" w:sz="0" w:space="0" w:color="auto"/>
          </w:divBdr>
        </w:div>
        <w:div w:id="914776523">
          <w:marLeft w:val="640"/>
          <w:marRight w:val="0"/>
          <w:marTop w:val="0"/>
          <w:marBottom w:val="0"/>
          <w:divBdr>
            <w:top w:val="none" w:sz="0" w:space="0" w:color="auto"/>
            <w:left w:val="none" w:sz="0" w:space="0" w:color="auto"/>
            <w:bottom w:val="none" w:sz="0" w:space="0" w:color="auto"/>
            <w:right w:val="none" w:sz="0" w:space="0" w:color="auto"/>
          </w:divBdr>
        </w:div>
        <w:div w:id="934436548">
          <w:marLeft w:val="640"/>
          <w:marRight w:val="0"/>
          <w:marTop w:val="0"/>
          <w:marBottom w:val="0"/>
          <w:divBdr>
            <w:top w:val="none" w:sz="0" w:space="0" w:color="auto"/>
            <w:left w:val="none" w:sz="0" w:space="0" w:color="auto"/>
            <w:bottom w:val="none" w:sz="0" w:space="0" w:color="auto"/>
            <w:right w:val="none" w:sz="0" w:space="0" w:color="auto"/>
          </w:divBdr>
        </w:div>
        <w:div w:id="972901609">
          <w:marLeft w:val="640"/>
          <w:marRight w:val="0"/>
          <w:marTop w:val="0"/>
          <w:marBottom w:val="0"/>
          <w:divBdr>
            <w:top w:val="none" w:sz="0" w:space="0" w:color="auto"/>
            <w:left w:val="none" w:sz="0" w:space="0" w:color="auto"/>
            <w:bottom w:val="none" w:sz="0" w:space="0" w:color="auto"/>
            <w:right w:val="none" w:sz="0" w:space="0" w:color="auto"/>
          </w:divBdr>
        </w:div>
        <w:div w:id="998731099">
          <w:marLeft w:val="640"/>
          <w:marRight w:val="0"/>
          <w:marTop w:val="0"/>
          <w:marBottom w:val="0"/>
          <w:divBdr>
            <w:top w:val="none" w:sz="0" w:space="0" w:color="auto"/>
            <w:left w:val="none" w:sz="0" w:space="0" w:color="auto"/>
            <w:bottom w:val="none" w:sz="0" w:space="0" w:color="auto"/>
            <w:right w:val="none" w:sz="0" w:space="0" w:color="auto"/>
          </w:divBdr>
        </w:div>
        <w:div w:id="1045057251">
          <w:marLeft w:val="640"/>
          <w:marRight w:val="0"/>
          <w:marTop w:val="0"/>
          <w:marBottom w:val="0"/>
          <w:divBdr>
            <w:top w:val="none" w:sz="0" w:space="0" w:color="auto"/>
            <w:left w:val="none" w:sz="0" w:space="0" w:color="auto"/>
            <w:bottom w:val="none" w:sz="0" w:space="0" w:color="auto"/>
            <w:right w:val="none" w:sz="0" w:space="0" w:color="auto"/>
          </w:divBdr>
        </w:div>
        <w:div w:id="1069306983">
          <w:marLeft w:val="640"/>
          <w:marRight w:val="0"/>
          <w:marTop w:val="0"/>
          <w:marBottom w:val="0"/>
          <w:divBdr>
            <w:top w:val="none" w:sz="0" w:space="0" w:color="auto"/>
            <w:left w:val="none" w:sz="0" w:space="0" w:color="auto"/>
            <w:bottom w:val="none" w:sz="0" w:space="0" w:color="auto"/>
            <w:right w:val="none" w:sz="0" w:space="0" w:color="auto"/>
          </w:divBdr>
        </w:div>
        <w:div w:id="1079715910">
          <w:marLeft w:val="640"/>
          <w:marRight w:val="0"/>
          <w:marTop w:val="0"/>
          <w:marBottom w:val="0"/>
          <w:divBdr>
            <w:top w:val="none" w:sz="0" w:space="0" w:color="auto"/>
            <w:left w:val="none" w:sz="0" w:space="0" w:color="auto"/>
            <w:bottom w:val="none" w:sz="0" w:space="0" w:color="auto"/>
            <w:right w:val="none" w:sz="0" w:space="0" w:color="auto"/>
          </w:divBdr>
        </w:div>
        <w:div w:id="1103064464">
          <w:marLeft w:val="640"/>
          <w:marRight w:val="0"/>
          <w:marTop w:val="0"/>
          <w:marBottom w:val="0"/>
          <w:divBdr>
            <w:top w:val="none" w:sz="0" w:space="0" w:color="auto"/>
            <w:left w:val="none" w:sz="0" w:space="0" w:color="auto"/>
            <w:bottom w:val="none" w:sz="0" w:space="0" w:color="auto"/>
            <w:right w:val="none" w:sz="0" w:space="0" w:color="auto"/>
          </w:divBdr>
        </w:div>
        <w:div w:id="1147161775">
          <w:marLeft w:val="640"/>
          <w:marRight w:val="0"/>
          <w:marTop w:val="0"/>
          <w:marBottom w:val="0"/>
          <w:divBdr>
            <w:top w:val="none" w:sz="0" w:space="0" w:color="auto"/>
            <w:left w:val="none" w:sz="0" w:space="0" w:color="auto"/>
            <w:bottom w:val="none" w:sz="0" w:space="0" w:color="auto"/>
            <w:right w:val="none" w:sz="0" w:space="0" w:color="auto"/>
          </w:divBdr>
        </w:div>
        <w:div w:id="1151170047">
          <w:marLeft w:val="640"/>
          <w:marRight w:val="0"/>
          <w:marTop w:val="0"/>
          <w:marBottom w:val="0"/>
          <w:divBdr>
            <w:top w:val="none" w:sz="0" w:space="0" w:color="auto"/>
            <w:left w:val="none" w:sz="0" w:space="0" w:color="auto"/>
            <w:bottom w:val="none" w:sz="0" w:space="0" w:color="auto"/>
            <w:right w:val="none" w:sz="0" w:space="0" w:color="auto"/>
          </w:divBdr>
        </w:div>
        <w:div w:id="1249385763">
          <w:marLeft w:val="640"/>
          <w:marRight w:val="0"/>
          <w:marTop w:val="0"/>
          <w:marBottom w:val="0"/>
          <w:divBdr>
            <w:top w:val="none" w:sz="0" w:space="0" w:color="auto"/>
            <w:left w:val="none" w:sz="0" w:space="0" w:color="auto"/>
            <w:bottom w:val="none" w:sz="0" w:space="0" w:color="auto"/>
            <w:right w:val="none" w:sz="0" w:space="0" w:color="auto"/>
          </w:divBdr>
        </w:div>
        <w:div w:id="1256329409">
          <w:marLeft w:val="640"/>
          <w:marRight w:val="0"/>
          <w:marTop w:val="0"/>
          <w:marBottom w:val="0"/>
          <w:divBdr>
            <w:top w:val="none" w:sz="0" w:space="0" w:color="auto"/>
            <w:left w:val="none" w:sz="0" w:space="0" w:color="auto"/>
            <w:bottom w:val="none" w:sz="0" w:space="0" w:color="auto"/>
            <w:right w:val="none" w:sz="0" w:space="0" w:color="auto"/>
          </w:divBdr>
        </w:div>
        <w:div w:id="1256399188">
          <w:marLeft w:val="640"/>
          <w:marRight w:val="0"/>
          <w:marTop w:val="0"/>
          <w:marBottom w:val="0"/>
          <w:divBdr>
            <w:top w:val="none" w:sz="0" w:space="0" w:color="auto"/>
            <w:left w:val="none" w:sz="0" w:space="0" w:color="auto"/>
            <w:bottom w:val="none" w:sz="0" w:space="0" w:color="auto"/>
            <w:right w:val="none" w:sz="0" w:space="0" w:color="auto"/>
          </w:divBdr>
        </w:div>
        <w:div w:id="1273586910">
          <w:marLeft w:val="640"/>
          <w:marRight w:val="0"/>
          <w:marTop w:val="0"/>
          <w:marBottom w:val="0"/>
          <w:divBdr>
            <w:top w:val="none" w:sz="0" w:space="0" w:color="auto"/>
            <w:left w:val="none" w:sz="0" w:space="0" w:color="auto"/>
            <w:bottom w:val="none" w:sz="0" w:space="0" w:color="auto"/>
            <w:right w:val="none" w:sz="0" w:space="0" w:color="auto"/>
          </w:divBdr>
        </w:div>
        <w:div w:id="1284846422">
          <w:marLeft w:val="640"/>
          <w:marRight w:val="0"/>
          <w:marTop w:val="0"/>
          <w:marBottom w:val="0"/>
          <w:divBdr>
            <w:top w:val="none" w:sz="0" w:space="0" w:color="auto"/>
            <w:left w:val="none" w:sz="0" w:space="0" w:color="auto"/>
            <w:bottom w:val="none" w:sz="0" w:space="0" w:color="auto"/>
            <w:right w:val="none" w:sz="0" w:space="0" w:color="auto"/>
          </w:divBdr>
        </w:div>
        <w:div w:id="1299529910">
          <w:marLeft w:val="640"/>
          <w:marRight w:val="0"/>
          <w:marTop w:val="0"/>
          <w:marBottom w:val="0"/>
          <w:divBdr>
            <w:top w:val="none" w:sz="0" w:space="0" w:color="auto"/>
            <w:left w:val="none" w:sz="0" w:space="0" w:color="auto"/>
            <w:bottom w:val="none" w:sz="0" w:space="0" w:color="auto"/>
            <w:right w:val="none" w:sz="0" w:space="0" w:color="auto"/>
          </w:divBdr>
        </w:div>
        <w:div w:id="1306813057">
          <w:marLeft w:val="640"/>
          <w:marRight w:val="0"/>
          <w:marTop w:val="0"/>
          <w:marBottom w:val="0"/>
          <w:divBdr>
            <w:top w:val="none" w:sz="0" w:space="0" w:color="auto"/>
            <w:left w:val="none" w:sz="0" w:space="0" w:color="auto"/>
            <w:bottom w:val="none" w:sz="0" w:space="0" w:color="auto"/>
            <w:right w:val="none" w:sz="0" w:space="0" w:color="auto"/>
          </w:divBdr>
        </w:div>
        <w:div w:id="1312632187">
          <w:marLeft w:val="640"/>
          <w:marRight w:val="0"/>
          <w:marTop w:val="0"/>
          <w:marBottom w:val="0"/>
          <w:divBdr>
            <w:top w:val="none" w:sz="0" w:space="0" w:color="auto"/>
            <w:left w:val="none" w:sz="0" w:space="0" w:color="auto"/>
            <w:bottom w:val="none" w:sz="0" w:space="0" w:color="auto"/>
            <w:right w:val="none" w:sz="0" w:space="0" w:color="auto"/>
          </w:divBdr>
        </w:div>
        <w:div w:id="1318223277">
          <w:marLeft w:val="640"/>
          <w:marRight w:val="0"/>
          <w:marTop w:val="0"/>
          <w:marBottom w:val="0"/>
          <w:divBdr>
            <w:top w:val="none" w:sz="0" w:space="0" w:color="auto"/>
            <w:left w:val="none" w:sz="0" w:space="0" w:color="auto"/>
            <w:bottom w:val="none" w:sz="0" w:space="0" w:color="auto"/>
            <w:right w:val="none" w:sz="0" w:space="0" w:color="auto"/>
          </w:divBdr>
        </w:div>
        <w:div w:id="1328290462">
          <w:marLeft w:val="640"/>
          <w:marRight w:val="0"/>
          <w:marTop w:val="0"/>
          <w:marBottom w:val="0"/>
          <w:divBdr>
            <w:top w:val="none" w:sz="0" w:space="0" w:color="auto"/>
            <w:left w:val="none" w:sz="0" w:space="0" w:color="auto"/>
            <w:bottom w:val="none" w:sz="0" w:space="0" w:color="auto"/>
            <w:right w:val="none" w:sz="0" w:space="0" w:color="auto"/>
          </w:divBdr>
        </w:div>
        <w:div w:id="1347634510">
          <w:marLeft w:val="640"/>
          <w:marRight w:val="0"/>
          <w:marTop w:val="0"/>
          <w:marBottom w:val="0"/>
          <w:divBdr>
            <w:top w:val="none" w:sz="0" w:space="0" w:color="auto"/>
            <w:left w:val="none" w:sz="0" w:space="0" w:color="auto"/>
            <w:bottom w:val="none" w:sz="0" w:space="0" w:color="auto"/>
            <w:right w:val="none" w:sz="0" w:space="0" w:color="auto"/>
          </w:divBdr>
        </w:div>
        <w:div w:id="1369456225">
          <w:marLeft w:val="640"/>
          <w:marRight w:val="0"/>
          <w:marTop w:val="0"/>
          <w:marBottom w:val="0"/>
          <w:divBdr>
            <w:top w:val="none" w:sz="0" w:space="0" w:color="auto"/>
            <w:left w:val="none" w:sz="0" w:space="0" w:color="auto"/>
            <w:bottom w:val="none" w:sz="0" w:space="0" w:color="auto"/>
            <w:right w:val="none" w:sz="0" w:space="0" w:color="auto"/>
          </w:divBdr>
        </w:div>
        <w:div w:id="1369990122">
          <w:marLeft w:val="640"/>
          <w:marRight w:val="0"/>
          <w:marTop w:val="0"/>
          <w:marBottom w:val="0"/>
          <w:divBdr>
            <w:top w:val="none" w:sz="0" w:space="0" w:color="auto"/>
            <w:left w:val="none" w:sz="0" w:space="0" w:color="auto"/>
            <w:bottom w:val="none" w:sz="0" w:space="0" w:color="auto"/>
            <w:right w:val="none" w:sz="0" w:space="0" w:color="auto"/>
          </w:divBdr>
        </w:div>
        <w:div w:id="1395472267">
          <w:marLeft w:val="640"/>
          <w:marRight w:val="0"/>
          <w:marTop w:val="0"/>
          <w:marBottom w:val="0"/>
          <w:divBdr>
            <w:top w:val="none" w:sz="0" w:space="0" w:color="auto"/>
            <w:left w:val="none" w:sz="0" w:space="0" w:color="auto"/>
            <w:bottom w:val="none" w:sz="0" w:space="0" w:color="auto"/>
            <w:right w:val="none" w:sz="0" w:space="0" w:color="auto"/>
          </w:divBdr>
        </w:div>
        <w:div w:id="1426340173">
          <w:marLeft w:val="640"/>
          <w:marRight w:val="0"/>
          <w:marTop w:val="0"/>
          <w:marBottom w:val="0"/>
          <w:divBdr>
            <w:top w:val="none" w:sz="0" w:space="0" w:color="auto"/>
            <w:left w:val="none" w:sz="0" w:space="0" w:color="auto"/>
            <w:bottom w:val="none" w:sz="0" w:space="0" w:color="auto"/>
            <w:right w:val="none" w:sz="0" w:space="0" w:color="auto"/>
          </w:divBdr>
        </w:div>
        <w:div w:id="1434939105">
          <w:marLeft w:val="640"/>
          <w:marRight w:val="0"/>
          <w:marTop w:val="0"/>
          <w:marBottom w:val="0"/>
          <w:divBdr>
            <w:top w:val="none" w:sz="0" w:space="0" w:color="auto"/>
            <w:left w:val="none" w:sz="0" w:space="0" w:color="auto"/>
            <w:bottom w:val="none" w:sz="0" w:space="0" w:color="auto"/>
            <w:right w:val="none" w:sz="0" w:space="0" w:color="auto"/>
          </w:divBdr>
        </w:div>
        <w:div w:id="1441295753">
          <w:marLeft w:val="640"/>
          <w:marRight w:val="0"/>
          <w:marTop w:val="0"/>
          <w:marBottom w:val="0"/>
          <w:divBdr>
            <w:top w:val="none" w:sz="0" w:space="0" w:color="auto"/>
            <w:left w:val="none" w:sz="0" w:space="0" w:color="auto"/>
            <w:bottom w:val="none" w:sz="0" w:space="0" w:color="auto"/>
            <w:right w:val="none" w:sz="0" w:space="0" w:color="auto"/>
          </w:divBdr>
        </w:div>
        <w:div w:id="1462655268">
          <w:marLeft w:val="640"/>
          <w:marRight w:val="0"/>
          <w:marTop w:val="0"/>
          <w:marBottom w:val="0"/>
          <w:divBdr>
            <w:top w:val="none" w:sz="0" w:space="0" w:color="auto"/>
            <w:left w:val="none" w:sz="0" w:space="0" w:color="auto"/>
            <w:bottom w:val="none" w:sz="0" w:space="0" w:color="auto"/>
            <w:right w:val="none" w:sz="0" w:space="0" w:color="auto"/>
          </w:divBdr>
        </w:div>
        <w:div w:id="1467232903">
          <w:marLeft w:val="640"/>
          <w:marRight w:val="0"/>
          <w:marTop w:val="0"/>
          <w:marBottom w:val="0"/>
          <w:divBdr>
            <w:top w:val="none" w:sz="0" w:space="0" w:color="auto"/>
            <w:left w:val="none" w:sz="0" w:space="0" w:color="auto"/>
            <w:bottom w:val="none" w:sz="0" w:space="0" w:color="auto"/>
            <w:right w:val="none" w:sz="0" w:space="0" w:color="auto"/>
          </w:divBdr>
        </w:div>
        <w:div w:id="1485581881">
          <w:marLeft w:val="640"/>
          <w:marRight w:val="0"/>
          <w:marTop w:val="0"/>
          <w:marBottom w:val="0"/>
          <w:divBdr>
            <w:top w:val="none" w:sz="0" w:space="0" w:color="auto"/>
            <w:left w:val="none" w:sz="0" w:space="0" w:color="auto"/>
            <w:bottom w:val="none" w:sz="0" w:space="0" w:color="auto"/>
            <w:right w:val="none" w:sz="0" w:space="0" w:color="auto"/>
          </w:divBdr>
        </w:div>
        <w:div w:id="1500002311">
          <w:marLeft w:val="640"/>
          <w:marRight w:val="0"/>
          <w:marTop w:val="0"/>
          <w:marBottom w:val="0"/>
          <w:divBdr>
            <w:top w:val="none" w:sz="0" w:space="0" w:color="auto"/>
            <w:left w:val="none" w:sz="0" w:space="0" w:color="auto"/>
            <w:bottom w:val="none" w:sz="0" w:space="0" w:color="auto"/>
            <w:right w:val="none" w:sz="0" w:space="0" w:color="auto"/>
          </w:divBdr>
        </w:div>
        <w:div w:id="1514538845">
          <w:marLeft w:val="640"/>
          <w:marRight w:val="0"/>
          <w:marTop w:val="0"/>
          <w:marBottom w:val="0"/>
          <w:divBdr>
            <w:top w:val="none" w:sz="0" w:space="0" w:color="auto"/>
            <w:left w:val="none" w:sz="0" w:space="0" w:color="auto"/>
            <w:bottom w:val="none" w:sz="0" w:space="0" w:color="auto"/>
            <w:right w:val="none" w:sz="0" w:space="0" w:color="auto"/>
          </w:divBdr>
        </w:div>
        <w:div w:id="1562860344">
          <w:marLeft w:val="640"/>
          <w:marRight w:val="0"/>
          <w:marTop w:val="0"/>
          <w:marBottom w:val="0"/>
          <w:divBdr>
            <w:top w:val="none" w:sz="0" w:space="0" w:color="auto"/>
            <w:left w:val="none" w:sz="0" w:space="0" w:color="auto"/>
            <w:bottom w:val="none" w:sz="0" w:space="0" w:color="auto"/>
            <w:right w:val="none" w:sz="0" w:space="0" w:color="auto"/>
          </w:divBdr>
        </w:div>
        <w:div w:id="1599211669">
          <w:marLeft w:val="640"/>
          <w:marRight w:val="0"/>
          <w:marTop w:val="0"/>
          <w:marBottom w:val="0"/>
          <w:divBdr>
            <w:top w:val="none" w:sz="0" w:space="0" w:color="auto"/>
            <w:left w:val="none" w:sz="0" w:space="0" w:color="auto"/>
            <w:bottom w:val="none" w:sz="0" w:space="0" w:color="auto"/>
            <w:right w:val="none" w:sz="0" w:space="0" w:color="auto"/>
          </w:divBdr>
        </w:div>
        <w:div w:id="1650287445">
          <w:marLeft w:val="640"/>
          <w:marRight w:val="0"/>
          <w:marTop w:val="0"/>
          <w:marBottom w:val="0"/>
          <w:divBdr>
            <w:top w:val="none" w:sz="0" w:space="0" w:color="auto"/>
            <w:left w:val="none" w:sz="0" w:space="0" w:color="auto"/>
            <w:bottom w:val="none" w:sz="0" w:space="0" w:color="auto"/>
            <w:right w:val="none" w:sz="0" w:space="0" w:color="auto"/>
          </w:divBdr>
        </w:div>
        <w:div w:id="1689259658">
          <w:marLeft w:val="640"/>
          <w:marRight w:val="0"/>
          <w:marTop w:val="0"/>
          <w:marBottom w:val="0"/>
          <w:divBdr>
            <w:top w:val="none" w:sz="0" w:space="0" w:color="auto"/>
            <w:left w:val="none" w:sz="0" w:space="0" w:color="auto"/>
            <w:bottom w:val="none" w:sz="0" w:space="0" w:color="auto"/>
            <w:right w:val="none" w:sz="0" w:space="0" w:color="auto"/>
          </w:divBdr>
        </w:div>
        <w:div w:id="1696732631">
          <w:marLeft w:val="640"/>
          <w:marRight w:val="0"/>
          <w:marTop w:val="0"/>
          <w:marBottom w:val="0"/>
          <w:divBdr>
            <w:top w:val="none" w:sz="0" w:space="0" w:color="auto"/>
            <w:left w:val="none" w:sz="0" w:space="0" w:color="auto"/>
            <w:bottom w:val="none" w:sz="0" w:space="0" w:color="auto"/>
            <w:right w:val="none" w:sz="0" w:space="0" w:color="auto"/>
          </w:divBdr>
        </w:div>
        <w:div w:id="1730349577">
          <w:marLeft w:val="640"/>
          <w:marRight w:val="0"/>
          <w:marTop w:val="0"/>
          <w:marBottom w:val="0"/>
          <w:divBdr>
            <w:top w:val="none" w:sz="0" w:space="0" w:color="auto"/>
            <w:left w:val="none" w:sz="0" w:space="0" w:color="auto"/>
            <w:bottom w:val="none" w:sz="0" w:space="0" w:color="auto"/>
            <w:right w:val="none" w:sz="0" w:space="0" w:color="auto"/>
          </w:divBdr>
        </w:div>
        <w:div w:id="1747604930">
          <w:marLeft w:val="640"/>
          <w:marRight w:val="0"/>
          <w:marTop w:val="0"/>
          <w:marBottom w:val="0"/>
          <w:divBdr>
            <w:top w:val="none" w:sz="0" w:space="0" w:color="auto"/>
            <w:left w:val="none" w:sz="0" w:space="0" w:color="auto"/>
            <w:bottom w:val="none" w:sz="0" w:space="0" w:color="auto"/>
            <w:right w:val="none" w:sz="0" w:space="0" w:color="auto"/>
          </w:divBdr>
        </w:div>
        <w:div w:id="1766686692">
          <w:marLeft w:val="640"/>
          <w:marRight w:val="0"/>
          <w:marTop w:val="0"/>
          <w:marBottom w:val="0"/>
          <w:divBdr>
            <w:top w:val="none" w:sz="0" w:space="0" w:color="auto"/>
            <w:left w:val="none" w:sz="0" w:space="0" w:color="auto"/>
            <w:bottom w:val="none" w:sz="0" w:space="0" w:color="auto"/>
            <w:right w:val="none" w:sz="0" w:space="0" w:color="auto"/>
          </w:divBdr>
        </w:div>
        <w:div w:id="1784113707">
          <w:marLeft w:val="640"/>
          <w:marRight w:val="0"/>
          <w:marTop w:val="0"/>
          <w:marBottom w:val="0"/>
          <w:divBdr>
            <w:top w:val="none" w:sz="0" w:space="0" w:color="auto"/>
            <w:left w:val="none" w:sz="0" w:space="0" w:color="auto"/>
            <w:bottom w:val="none" w:sz="0" w:space="0" w:color="auto"/>
            <w:right w:val="none" w:sz="0" w:space="0" w:color="auto"/>
          </w:divBdr>
        </w:div>
        <w:div w:id="1797917259">
          <w:marLeft w:val="640"/>
          <w:marRight w:val="0"/>
          <w:marTop w:val="0"/>
          <w:marBottom w:val="0"/>
          <w:divBdr>
            <w:top w:val="none" w:sz="0" w:space="0" w:color="auto"/>
            <w:left w:val="none" w:sz="0" w:space="0" w:color="auto"/>
            <w:bottom w:val="none" w:sz="0" w:space="0" w:color="auto"/>
            <w:right w:val="none" w:sz="0" w:space="0" w:color="auto"/>
          </w:divBdr>
        </w:div>
        <w:div w:id="1798789524">
          <w:marLeft w:val="640"/>
          <w:marRight w:val="0"/>
          <w:marTop w:val="0"/>
          <w:marBottom w:val="0"/>
          <w:divBdr>
            <w:top w:val="none" w:sz="0" w:space="0" w:color="auto"/>
            <w:left w:val="none" w:sz="0" w:space="0" w:color="auto"/>
            <w:bottom w:val="none" w:sz="0" w:space="0" w:color="auto"/>
            <w:right w:val="none" w:sz="0" w:space="0" w:color="auto"/>
          </w:divBdr>
        </w:div>
        <w:div w:id="1905329528">
          <w:marLeft w:val="640"/>
          <w:marRight w:val="0"/>
          <w:marTop w:val="0"/>
          <w:marBottom w:val="0"/>
          <w:divBdr>
            <w:top w:val="none" w:sz="0" w:space="0" w:color="auto"/>
            <w:left w:val="none" w:sz="0" w:space="0" w:color="auto"/>
            <w:bottom w:val="none" w:sz="0" w:space="0" w:color="auto"/>
            <w:right w:val="none" w:sz="0" w:space="0" w:color="auto"/>
          </w:divBdr>
        </w:div>
        <w:div w:id="1906601906">
          <w:marLeft w:val="640"/>
          <w:marRight w:val="0"/>
          <w:marTop w:val="0"/>
          <w:marBottom w:val="0"/>
          <w:divBdr>
            <w:top w:val="none" w:sz="0" w:space="0" w:color="auto"/>
            <w:left w:val="none" w:sz="0" w:space="0" w:color="auto"/>
            <w:bottom w:val="none" w:sz="0" w:space="0" w:color="auto"/>
            <w:right w:val="none" w:sz="0" w:space="0" w:color="auto"/>
          </w:divBdr>
        </w:div>
        <w:div w:id="1927153551">
          <w:marLeft w:val="640"/>
          <w:marRight w:val="0"/>
          <w:marTop w:val="0"/>
          <w:marBottom w:val="0"/>
          <w:divBdr>
            <w:top w:val="none" w:sz="0" w:space="0" w:color="auto"/>
            <w:left w:val="none" w:sz="0" w:space="0" w:color="auto"/>
            <w:bottom w:val="none" w:sz="0" w:space="0" w:color="auto"/>
            <w:right w:val="none" w:sz="0" w:space="0" w:color="auto"/>
          </w:divBdr>
        </w:div>
        <w:div w:id="1956449900">
          <w:marLeft w:val="640"/>
          <w:marRight w:val="0"/>
          <w:marTop w:val="0"/>
          <w:marBottom w:val="0"/>
          <w:divBdr>
            <w:top w:val="none" w:sz="0" w:space="0" w:color="auto"/>
            <w:left w:val="none" w:sz="0" w:space="0" w:color="auto"/>
            <w:bottom w:val="none" w:sz="0" w:space="0" w:color="auto"/>
            <w:right w:val="none" w:sz="0" w:space="0" w:color="auto"/>
          </w:divBdr>
        </w:div>
        <w:div w:id="1958563287">
          <w:marLeft w:val="640"/>
          <w:marRight w:val="0"/>
          <w:marTop w:val="0"/>
          <w:marBottom w:val="0"/>
          <w:divBdr>
            <w:top w:val="none" w:sz="0" w:space="0" w:color="auto"/>
            <w:left w:val="none" w:sz="0" w:space="0" w:color="auto"/>
            <w:bottom w:val="none" w:sz="0" w:space="0" w:color="auto"/>
            <w:right w:val="none" w:sz="0" w:space="0" w:color="auto"/>
          </w:divBdr>
        </w:div>
        <w:div w:id="1961955938">
          <w:marLeft w:val="640"/>
          <w:marRight w:val="0"/>
          <w:marTop w:val="0"/>
          <w:marBottom w:val="0"/>
          <w:divBdr>
            <w:top w:val="none" w:sz="0" w:space="0" w:color="auto"/>
            <w:left w:val="none" w:sz="0" w:space="0" w:color="auto"/>
            <w:bottom w:val="none" w:sz="0" w:space="0" w:color="auto"/>
            <w:right w:val="none" w:sz="0" w:space="0" w:color="auto"/>
          </w:divBdr>
        </w:div>
        <w:div w:id="1969624772">
          <w:marLeft w:val="640"/>
          <w:marRight w:val="0"/>
          <w:marTop w:val="0"/>
          <w:marBottom w:val="0"/>
          <w:divBdr>
            <w:top w:val="none" w:sz="0" w:space="0" w:color="auto"/>
            <w:left w:val="none" w:sz="0" w:space="0" w:color="auto"/>
            <w:bottom w:val="none" w:sz="0" w:space="0" w:color="auto"/>
            <w:right w:val="none" w:sz="0" w:space="0" w:color="auto"/>
          </w:divBdr>
        </w:div>
        <w:div w:id="1982224816">
          <w:marLeft w:val="640"/>
          <w:marRight w:val="0"/>
          <w:marTop w:val="0"/>
          <w:marBottom w:val="0"/>
          <w:divBdr>
            <w:top w:val="none" w:sz="0" w:space="0" w:color="auto"/>
            <w:left w:val="none" w:sz="0" w:space="0" w:color="auto"/>
            <w:bottom w:val="none" w:sz="0" w:space="0" w:color="auto"/>
            <w:right w:val="none" w:sz="0" w:space="0" w:color="auto"/>
          </w:divBdr>
        </w:div>
        <w:div w:id="2020505790">
          <w:marLeft w:val="640"/>
          <w:marRight w:val="0"/>
          <w:marTop w:val="0"/>
          <w:marBottom w:val="0"/>
          <w:divBdr>
            <w:top w:val="none" w:sz="0" w:space="0" w:color="auto"/>
            <w:left w:val="none" w:sz="0" w:space="0" w:color="auto"/>
            <w:bottom w:val="none" w:sz="0" w:space="0" w:color="auto"/>
            <w:right w:val="none" w:sz="0" w:space="0" w:color="auto"/>
          </w:divBdr>
        </w:div>
        <w:div w:id="2023125884">
          <w:marLeft w:val="640"/>
          <w:marRight w:val="0"/>
          <w:marTop w:val="0"/>
          <w:marBottom w:val="0"/>
          <w:divBdr>
            <w:top w:val="none" w:sz="0" w:space="0" w:color="auto"/>
            <w:left w:val="none" w:sz="0" w:space="0" w:color="auto"/>
            <w:bottom w:val="none" w:sz="0" w:space="0" w:color="auto"/>
            <w:right w:val="none" w:sz="0" w:space="0" w:color="auto"/>
          </w:divBdr>
        </w:div>
        <w:div w:id="2054848060">
          <w:marLeft w:val="640"/>
          <w:marRight w:val="0"/>
          <w:marTop w:val="0"/>
          <w:marBottom w:val="0"/>
          <w:divBdr>
            <w:top w:val="none" w:sz="0" w:space="0" w:color="auto"/>
            <w:left w:val="none" w:sz="0" w:space="0" w:color="auto"/>
            <w:bottom w:val="none" w:sz="0" w:space="0" w:color="auto"/>
            <w:right w:val="none" w:sz="0" w:space="0" w:color="auto"/>
          </w:divBdr>
        </w:div>
        <w:div w:id="2105026467">
          <w:marLeft w:val="640"/>
          <w:marRight w:val="0"/>
          <w:marTop w:val="0"/>
          <w:marBottom w:val="0"/>
          <w:divBdr>
            <w:top w:val="none" w:sz="0" w:space="0" w:color="auto"/>
            <w:left w:val="none" w:sz="0" w:space="0" w:color="auto"/>
            <w:bottom w:val="none" w:sz="0" w:space="0" w:color="auto"/>
            <w:right w:val="none" w:sz="0" w:space="0" w:color="auto"/>
          </w:divBdr>
        </w:div>
        <w:div w:id="2116515851">
          <w:marLeft w:val="640"/>
          <w:marRight w:val="0"/>
          <w:marTop w:val="0"/>
          <w:marBottom w:val="0"/>
          <w:divBdr>
            <w:top w:val="none" w:sz="0" w:space="0" w:color="auto"/>
            <w:left w:val="none" w:sz="0" w:space="0" w:color="auto"/>
            <w:bottom w:val="none" w:sz="0" w:space="0" w:color="auto"/>
            <w:right w:val="none" w:sz="0" w:space="0" w:color="auto"/>
          </w:divBdr>
        </w:div>
      </w:divsChild>
    </w:div>
    <w:div w:id="1037924257">
      <w:bodyDiv w:val="1"/>
      <w:marLeft w:val="0"/>
      <w:marRight w:val="0"/>
      <w:marTop w:val="0"/>
      <w:marBottom w:val="0"/>
      <w:divBdr>
        <w:top w:val="none" w:sz="0" w:space="0" w:color="auto"/>
        <w:left w:val="none" w:sz="0" w:space="0" w:color="auto"/>
        <w:bottom w:val="none" w:sz="0" w:space="0" w:color="auto"/>
        <w:right w:val="none" w:sz="0" w:space="0" w:color="auto"/>
      </w:divBdr>
    </w:div>
    <w:div w:id="1047682734">
      <w:bodyDiv w:val="1"/>
      <w:marLeft w:val="0"/>
      <w:marRight w:val="0"/>
      <w:marTop w:val="0"/>
      <w:marBottom w:val="0"/>
      <w:divBdr>
        <w:top w:val="none" w:sz="0" w:space="0" w:color="auto"/>
        <w:left w:val="none" w:sz="0" w:space="0" w:color="auto"/>
        <w:bottom w:val="none" w:sz="0" w:space="0" w:color="auto"/>
        <w:right w:val="none" w:sz="0" w:space="0" w:color="auto"/>
      </w:divBdr>
      <w:divsChild>
        <w:div w:id="57022902">
          <w:marLeft w:val="640"/>
          <w:marRight w:val="0"/>
          <w:marTop w:val="0"/>
          <w:marBottom w:val="0"/>
          <w:divBdr>
            <w:top w:val="none" w:sz="0" w:space="0" w:color="auto"/>
            <w:left w:val="none" w:sz="0" w:space="0" w:color="auto"/>
            <w:bottom w:val="none" w:sz="0" w:space="0" w:color="auto"/>
            <w:right w:val="none" w:sz="0" w:space="0" w:color="auto"/>
          </w:divBdr>
        </w:div>
        <w:div w:id="86731261">
          <w:marLeft w:val="640"/>
          <w:marRight w:val="0"/>
          <w:marTop w:val="0"/>
          <w:marBottom w:val="0"/>
          <w:divBdr>
            <w:top w:val="none" w:sz="0" w:space="0" w:color="auto"/>
            <w:left w:val="none" w:sz="0" w:space="0" w:color="auto"/>
            <w:bottom w:val="none" w:sz="0" w:space="0" w:color="auto"/>
            <w:right w:val="none" w:sz="0" w:space="0" w:color="auto"/>
          </w:divBdr>
        </w:div>
        <w:div w:id="87698808">
          <w:marLeft w:val="640"/>
          <w:marRight w:val="0"/>
          <w:marTop w:val="0"/>
          <w:marBottom w:val="0"/>
          <w:divBdr>
            <w:top w:val="none" w:sz="0" w:space="0" w:color="auto"/>
            <w:left w:val="none" w:sz="0" w:space="0" w:color="auto"/>
            <w:bottom w:val="none" w:sz="0" w:space="0" w:color="auto"/>
            <w:right w:val="none" w:sz="0" w:space="0" w:color="auto"/>
          </w:divBdr>
        </w:div>
        <w:div w:id="106121876">
          <w:marLeft w:val="640"/>
          <w:marRight w:val="0"/>
          <w:marTop w:val="0"/>
          <w:marBottom w:val="0"/>
          <w:divBdr>
            <w:top w:val="none" w:sz="0" w:space="0" w:color="auto"/>
            <w:left w:val="none" w:sz="0" w:space="0" w:color="auto"/>
            <w:bottom w:val="none" w:sz="0" w:space="0" w:color="auto"/>
            <w:right w:val="none" w:sz="0" w:space="0" w:color="auto"/>
          </w:divBdr>
        </w:div>
        <w:div w:id="108084389">
          <w:marLeft w:val="640"/>
          <w:marRight w:val="0"/>
          <w:marTop w:val="0"/>
          <w:marBottom w:val="0"/>
          <w:divBdr>
            <w:top w:val="none" w:sz="0" w:space="0" w:color="auto"/>
            <w:left w:val="none" w:sz="0" w:space="0" w:color="auto"/>
            <w:bottom w:val="none" w:sz="0" w:space="0" w:color="auto"/>
            <w:right w:val="none" w:sz="0" w:space="0" w:color="auto"/>
          </w:divBdr>
        </w:div>
        <w:div w:id="109057860">
          <w:marLeft w:val="640"/>
          <w:marRight w:val="0"/>
          <w:marTop w:val="0"/>
          <w:marBottom w:val="0"/>
          <w:divBdr>
            <w:top w:val="none" w:sz="0" w:space="0" w:color="auto"/>
            <w:left w:val="none" w:sz="0" w:space="0" w:color="auto"/>
            <w:bottom w:val="none" w:sz="0" w:space="0" w:color="auto"/>
            <w:right w:val="none" w:sz="0" w:space="0" w:color="auto"/>
          </w:divBdr>
        </w:div>
        <w:div w:id="130100197">
          <w:marLeft w:val="640"/>
          <w:marRight w:val="0"/>
          <w:marTop w:val="0"/>
          <w:marBottom w:val="0"/>
          <w:divBdr>
            <w:top w:val="none" w:sz="0" w:space="0" w:color="auto"/>
            <w:left w:val="none" w:sz="0" w:space="0" w:color="auto"/>
            <w:bottom w:val="none" w:sz="0" w:space="0" w:color="auto"/>
            <w:right w:val="none" w:sz="0" w:space="0" w:color="auto"/>
          </w:divBdr>
        </w:div>
        <w:div w:id="197014015">
          <w:marLeft w:val="640"/>
          <w:marRight w:val="0"/>
          <w:marTop w:val="0"/>
          <w:marBottom w:val="0"/>
          <w:divBdr>
            <w:top w:val="none" w:sz="0" w:space="0" w:color="auto"/>
            <w:left w:val="none" w:sz="0" w:space="0" w:color="auto"/>
            <w:bottom w:val="none" w:sz="0" w:space="0" w:color="auto"/>
            <w:right w:val="none" w:sz="0" w:space="0" w:color="auto"/>
          </w:divBdr>
        </w:div>
        <w:div w:id="217059154">
          <w:marLeft w:val="640"/>
          <w:marRight w:val="0"/>
          <w:marTop w:val="0"/>
          <w:marBottom w:val="0"/>
          <w:divBdr>
            <w:top w:val="none" w:sz="0" w:space="0" w:color="auto"/>
            <w:left w:val="none" w:sz="0" w:space="0" w:color="auto"/>
            <w:bottom w:val="none" w:sz="0" w:space="0" w:color="auto"/>
            <w:right w:val="none" w:sz="0" w:space="0" w:color="auto"/>
          </w:divBdr>
        </w:div>
        <w:div w:id="233467895">
          <w:marLeft w:val="640"/>
          <w:marRight w:val="0"/>
          <w:marTop w:val="0"/>
          <w:marBottom w:val="0"/>
          <w:divBdr>
            <w:top w:val="none" w:sz="0" w:space="0" w:color="auto"/>
            <w:left w:val="none" w:sz="0" w:space="0" w:color="auto"/>
            <w:bottom w:val="none" w:sz="0" w:space="0" w:color="auto"/>
            <w:right w:val="none" w:sz="0" w:space="0" w:color="auto"/>
          </w:divBdr>
        </w:div>
        <w:div w:id="267738027">
          <w:marLeft w:val="640"/>
          <w:marRight w:val="0"/>
          <w:marTop w:val="0"/>
          <w:marBottom w:val="0"/>
          <w:divBdr>
            <w:top w:val="none" w:sz="0" w:space="0" w:color="auto"/>
            <w:left w:val="none" w:sz="0" w:space="0" w:color="auto"/>
            <w:bottom w:val="none" w:sz="0" w:space="0" w:color="auto"/>
            <w:right w:val="none" w:sz="0" w:space="0" w:color="auto"/>
          </w:divBdr>
        </w:div>
        <w:div w:id="268854576">
          <w:marLeft w:val="640"/>
          <w:marRight w:val="0"/>
          <w:marTop w:val="0"/>
          <w:marBottom w:val="0"/>
          <w:divBdr>
            <w:top w:val="none" w:sz="0" w:space="0" w:color="auto"/>
            <w:left w:val="none" w:sz="0" w:space="0" w:color="auto"/>
            <w:bottom w:val="none" w:sz="0" w:space="0" w:color="auto"/>
            <w:right w:val="none" w:sz="0" w:space="0" w:color="auto"/>
          </w:divBdr>
        </w:div>
        <w:div w:id="270403661">
          <w:marLeft w:val="640"/>
          <w:marRight w:val="0"/>
          <w:marTop w:val="0"/>
          <w:marBottom w:val="0"/>
          <w:divBdr>
            <w:top w:val="none" w:sz="0" w:space="0" w:color="auto"/>
            <w:left w:val="none" w:sz="0" w:space="0" w:color="auto"/>
            <w:bottom w:val="none" w:sz="0" w:space="0" w:color="auto"/>
            <w:right w:val="none" w:sz="0" w:space="0" w:color="auto"/>
          </w:divBdr>
        </w:div>
        <w:div w:id="313948185">
          <w:marLeft w:val="640"/>
          <w:marRight w:val="0"/>
          <w:marTop w:val="0"/>
          <w:marBottom w:val="0"/>
          <w:divBdr>
            <w:top w:val="none" w:sz="0" w:space="0" w:color="auto"/>
            <w:left w:val="none" w:sz="0" w:space="0" w:color="auto"/>
            <w:bottom w:val="none" w:sz="0" w:space="0" w:color="auto"/>
            <w:right w:val="none" w:sz="0" w:space="0" w:color="auto"/>
          </w:divBdr>
        </w:div>
        <w:div w:id="323509992">
          <w:marLeft w:val="640"/>
          <w:marRight w:val="0"/>
          <w:marTop w:val="0"/>
          <w:marBottom w:val="0"/>
          <w:divBdr>
            <w:top w:val="none" w:sz="0" w:space="0" w:color="auto"/>
            <w:left w:val="none" w:sz="0" w:space="0" w:color="auto"/>
            <w:bottom w:val="none" w:sz="0" w:space="0" w:color="auto"/>
            <w:right w:val="none" w:sz="0" w:space="0" w:color="auto"/>
          </w:divBdr>
        </w:div>
        <w:div w:id="373626600">
          <w:marLeft w:val="640"/>
          <w:marRight w:val="0"/>
          <w:marTop w:val="0"/>
          <w:marBottom w:val="0"/>
          <w:divBdr>
            <w:top w:val="none" w:sz="0" w:space="0" w:color="auto"/>
            <w:left w:val="none" w:sz="0" w:space="0" w:color="auto"/>
            <w:bottom w:val="none" w:sz="0" w:space="0" w:color="auto"/>
            <w:right w:val="none" w:sz="0" w:space="0" w:color="auto"/>
          </w:divBdr>
        </w:div>
        <w:div w:id="469591533">
          <w:marLeft w:val="640"/>
          <w:marRight w:val="0"/>
          <w:marTop w:val="0"/>
          <w:marBottom w:val="0"/>
          <w:divBdr>
            <w:top w:val="none" w:sz="0" w:space="0" w:color="auto"/>
            <w:left w:val="none" w:sz="0" w:space="0" w:color="auto"/>
            <w:bottom w:val="none" w:sz="0" w:space="0" w:color="auto"/>
            <w:right w:val="none" w:sz="0" w:space="0" w:color="auto"/>
          </w:divBdr>
        </w:div>
        <w:div w:id="493911316">
          <w:marLeft w:val="640"/>
          <w:marRight w:val="0"/>
          <w:marTop w:val="0"/>
          <w:marBottom w:val="0"/>
          <w:divBdr>
            <w:top w:val="none" w:sz="0" w:space="0" w:color="auto"/>
            <w:left w:val="none" w:sz="0" w:space="0" w:color="auto"/>
            <w:bottom w:val="none" w:sz="0" w:space="0" w:color="auto"/>
            <w:right w:val="none" w:sz="0" w:space="0" w:color="auto"/>
          </w:divBdr>
        </w:div>
        <w:div w:id="515198427">
          <w:marLeft w:val="640"/>
          <w:marRight w:val="0"/>
          <w:marTop w:val="0"/>
          <w:marBottom w:val="0"/>
          <w:divBdr>
            <w:top w:val="none" w:sz="0" w:space="0" w:color="auto"/>
            <w:left w:val="none" w:sz="0" w:space="0" w:color="auto"/>
            <w:bottom w:val="none" w:sz="0" w:space="0" w:color="auto"/>
            <w:right w:val="none" w:sz="0" w:space="0" w:color="auto"/>
          </w:divBdr>
        </w:div>
        <w:div w:id="534385845">
          <w:marLeft w:val="640"/>
          <w:marRight w:val="0"/>
          <w:marTop w:val="0"/>
          <w:marBottom w:val="0"/>
          <w:divBdr>
            <w:top w:val="none" w:sz="0" w:space="0" w:color="auto"/>
            <w:left w:val="none" w:sz="0" w:space="0" w:color="auto"/>
            <w:bottom w:val="none" w:sz="0" w:space="0" w:color="auto"/>
            <w:right w:val="none" w:sz="0" w:space="0" w:color="auto"/>
          </w:divBdr>
        </w:div>
        <w:div w:id="539248033">
          <w:marLeft w:val="640"/>
          <w:marRight w:val="0"/>
          <w:marTop w:val="0"/>
          <w:marBottom w:val="0"/>
          <w:divBdr>
            <w:top w:val="none" w:sz="0" w:space="0" w:color="auto"/>
            <w:left w:val="none" w:sz="0" w:space="0" w:color="auto"/>
            <w:bottom w:val="none" w:sz="0" w:space="0" w:color="auto"/>
            <w:right w:val="none" w:sz="0" w:space="0" w:color="auto"/>
          </w:divBdr>
        </w:div>
        <w:div w:id="553467696">
          <w:marLeft w:val="640"/>
          <w:marRight w:val="0"/>
          <w:marTop w:val="0"/>
          <w:marBottom w:val="0"/>
          <w:divBdr>
            <w:top w:val="none" w:sz="0" w:space="0" w:color="auto"/>
            <w:left w:val="none" w:sz="0" w:space="0" w:color="auto"/>
            <w:bottom w:val="none" w:sz="0" w:space="0" w:color="auto"/>
            <w:right w:val="none" w:sz="0" w:space="0" w:color="auto"/>
          </w:divBdr>
        </w:div>
        <w:div w:id="566846418">
          <w:marLeft w:val="640"/>
          <w:marRight w:val="0"/>
          <w:marTop w:val="0"/>
          <w:marBottom w:val="0"/>
          <w:divBdr>
            <w:top w:val="none" w:sz="0" w:space="0" w:color="auto"/>
            <w:left w:val="none" w:sz="0" w:space="0" w:color="auto"/>
            <w:bottom w:val="none" w:sz="0" w:space="0" w:color="auto"/>
            <w:right w:val="none" w:sz="0" w:space="0" w:color="auto"/>
          </w:divBdr>
        </w:div>
        <w:div w:id="611323833">
          <w:marLeft w:val="640"/>
          <w:marRight w:val="0"/>
          <w:marTop w:val="0"/>
          <w:marBottom w:val="0"/>
          <w:divBdr>
            <w:top w:val="none" w:sz="0" w:space="0" w:color="auto"/>
            <w:left w:val="none" w:sz="0" w:space="0" w:color="auto"/>
            <w:bottom w:val="none" w:sz="0" w:space="0" w:color="auto"/>
            <w:right w:val="none" w:sz="0" w:space="0" w:color="auto"/>
          </w:divBdr>
        </w:div>
        <w:div w:id="672336839">
          <w:marLeft w:val="640"/>
          <w:marRight w:val="0"/>
          <w:marTop w:val="0"/>
          <w:marBottom w:val="0"/>
          <w:divBdr>
            <w:top w:val="none" w:sz="0" w:space="0" w:color="auto"/>
            <w:left w:val="none" w:sz="0" w:space="0" w:color="auto"/>
            <w:bottom w:val="none" w:sz="0" w:space="0" w:color="auto"/>
            <w:right w:val="none" w:sz="0" w:space="0" w:color="auto"/>
          </w:divBdr>
        </w:div>
        <w:div w:id="690958300">
          <w:marLeft w:val="640"/>
          <w:marRight w:val="0"/>
          <w:marTop w:val="0"/>
          <w:marBottom w:val="0"/>
          <w:divBdr>
            <w:top w:val="none" w:sz="0" w:space="0" w:color="auto"/>
            <w:left w:val="none" w:sz="0" w:space="0" w:color="auto"/>
            <w:bottom w:val="none" w:sz="0" w:space="0" w:color="auto"/>
            <w:right w:val="none" w:sz="0" w:space="0" w:color="auto"/>
          </w:divBdr>
        </w:div>
        <w:div w:id="754398874">
          <w:marLeft w:val="640"/>
          <w:marRight w:val="0"/>
          <w:marTop w:val="0"/>
          <w:marBottom w:val="0"/>
          <w:divBdr>
            <w:top w:val="none" w:sz="0" w:space="0" w:color="auto"/>
            <w:left w:val="none" w:sz="0" w:space="0" w:color="auto"/>
            <w:bottom w:val="none" w:sz="0" w:space="0" w:color="auto"/>
            <w:right w:val="none" w:sz="0" w:space="0" w:color="auto"/>
          </w:divBdr>
        </w:div>
        <w:div w:id="759638606">
          <w:marLeft w:val="640"/>
          <w:marRight w:val="0"/>
          <w:marTop w:val="0"/>
          <w:marBottom w:val="0"/>
          <w:divBdr>
            <w:top w:val="none" w:sz="0" w:space="0" w:color="auto"/>
            <w:left w:val="none" w:sz="0" w:space="0" w:color="auto"/>
            <w:bottom w:val="none" w:sz="0" w:space="0" w:color="auto"/>
            <w:right w:val="none" w:sz="0" w:space="0" w:color="auto"/>
          </w:divBdr>
        </w:div>
        <w:div w:id="787896985">
          <w:marLeft w:val="640"/>
          <w:marRight w:val="0"/>
          <w:marTop w:val="0"/>
          <w:marBottom w:val="0"/>
          <w:divBdr>
            <w:top w:val="none" w:sz="0" w:space="0" w:color="auto"/>
            <w:left w:val="none" w:sz="0" w:space="0" w:color="auto"/>
            <w:bottom w:val="none" w:sz="0" w:space="0" w:color="auto"/>
            <w:right w:val="none" w:sz="0" w:space="0" w:color="auto"/>
          </w:divBdr>
        </w:div>
        <w:div w:id="792820777">
          <w:marLeft w:val="640"/>
          <w:marRight w:val="0"/>
          <w:marTop w:val="0"/>
          <w:marBottom w:val="0"/>
          <w:divBdr>
            <w:top w:val="none" w:sz="0" w:space="0" w:color="auto"/>
            <w:left w:val="none" w:sz="0" w:space="0" w:color="auto"/>
            <w:bottom w:val="none" w:sz="0" w:space="0" w:color="auto"/>
            <w:right w:val="none" w:sz="0" w:space="0" w:color="auto"/>
          </w:divBdr>
        </w:div>
        <w:div w:id="814109108">
          <w:marLeft w:val="640"/>
          <w:marRight w:val="0"/>
          <w:marTop w:val="0"/>
          <w:marBottom w:val="0"/>
          <w:divBdr>
            <w:top w:val="none" w:sz="0" w:space="0" w:color="auto"/>
            <w:left w:val="none" w:sz="0" w:space="0" w:color="auto"/>
            <w:bottom w:val="none" w:sz="0" w:space="0" w:color="auto"/>
            <w:right w:val="none" w:sz="0" w:space="0" w:color="auto"/>
          </w:divBdr>
        </w:div>
        <w:div w:id="824056522">
          <w:marLeft w:val="640"/>
          <w:marRight w:val="0"/>
          <w:marTop w:val="0"/>
          <w:marBottom w:val="0"/>
          <w:divBdr>
            <w:top w:val="none" w:sz="0" w:space="0" w:color="auto"/>
            <w:left w:val="none" w:sz="0" w:space="0" w:color="auto"/>
            <w:bottom w:val="none" w:sz="0" w:space="0" w:color="auto"/>
            <w:right w:val="none" w:sz="0" w:space="0" w:color="auto"/>
          </w:divBdr>
        </w:div>
        <w:div w:id="826283989">
          <w:marLeft w:val="640"/>
          <w:marRight w:val="0"/>
          <w:marTop w:val="0"/>
          <w:marBottom w:val="0"/>
          <w:divBdr>
            <w:top w:val="none" w:sz="0" w:space="0" w:color="auto"/>
            <w:left w:val="none" w:sz="0" w:space="0" w:color="auto"/>
            <w:bottom w:val="none" w:sz="0" w:space="0" w:color="auto"/>
            <w:right w:val="none" w:sz="0" w:space="0" w:color="auto"/>
          </w:divBdr>
        </w:div>
        <w:div w:id="829056194">
          <w:marLeft w:val="640"/>
          <w:marRight w:val="0"/>
          <w:marTop w:val="0"/>
          <w:marBottom w:val="0"/>
          <w:divBdr>
            <w:top w:val="none" w:sz="0" w:space="0" w:color="auto"/>
            <w:left w:val="none" w:sz="0" w:space="0" w:color="auto"/>
            <w:bottom w:val="none" w:sz="0" w:space="0" w:color="auto"/>
            <w:right w:val="none" w:sz="0" w:space="0" w:color="auto"/>
          </w:divBdr>
        </w:div>
        <w:div w:id="869100798">
          <w:marLeft w:val="640"/>
          <w:marRight w:val="0"/>
          <w:marTop w:val="0"/>
          <w:marBottom w:val="0"/>
          <w:divBdr>
            <w:top w:val="none" w:sz="0" w:space="0" w:color="auto"/>
            <w:left w:val="none" w:sz="0" w:space="0" w:color="auto"/>
            <w:bottom w:val="none" w:sz="0" w:space="0" w:color="auto"/>
            <w:right w:val="none" w:sz="0" w:space="0" w:color="auto"/>
          </w:divBdr>
        </w:div>
        <w:div w:id="896816371">
          <w:marLeft w:val="640"/>
          <w:marRight w:val="0"/>
          <w:marTop w:val="0"/>
          <w:marBottom w:val="0"/>
          <w:divBdr>
            <w:top w:val="none" w:sz="0" w:space="0" w:color="auto"/>
            <w:left w:val="none" w:sz="0" w:space="0" w:color="auto"/>
            <w:bottom w:val="none" w:sz="0" w:space="0" w:color="auto"/>
            <w:right w:val="none" w:sz="0" w:space="0" w:color="auto"/>
          </w:divBdr>
        </w:div>
        <w:div w:id="938639266">
          <w:marLeft w:val="640"/>
          <w:marRight w:val="0"/>
          <w:marTop w:val="0"/>
          <w:marBottom w:val="0"/>
          <w:divBdr>
            <w:top w:val="none" w:sz="0" w:space="0" w:color="auto"/>
            <w:left w:val="none" w:sz="0" w:space="0" w:color="auto"/>
            <w:bottom w:val="none" w:sz="0" w:space="0" w:color="auto"/>
            <w:right w:val="none" w:sz="0" w:space="0" w:color="auto"/>
          </w:divBdr>
        </w:div>
        <w:div w:id="1018389190">
          <w:marLeft w:val="640"/>
          <w:marRight w:val="0"/>
          <w:marTop w:val="0"/>
          <w:marBottom w:val="0"/>
          <w:divBdr>
            <w:top w:val="none" w:sz="0" w:space="0" w:color="auto"/>
            <w:left w:val="none" w:sz="0" w:space="0" w:color="auto"/>
            <w:bottom w:val="none" w:sz="0" w:space="0" w:color="auto"/>
            <w:right w:val="none" w:sz="0" w:space="0" w:color="auto"/>
          </w:divBdr>
        </w:div>
        <w:div w:id="1019771190">
          <w:marLeft w:val="640"/>
          <w:marRight w:val="0"/>
          <w:marTop w:val="0"/>
          <w:marBottom w:val="0"/>
          <w:divBdr>
            <w:top w:val="none" w:sz="0" w:space="0" w:color="auto"/>
            <w:left w:val="none" w:sz="0" w:space="0" w:color="auto"/>
            <w:bottom w:val="none" w:sz="0" w:space="0" w:color="auto"/>
            <w:right w:val="none" w:sz="0" w:space="0" w:color="auto"/>
          </w:divBdr>
        </w:div>
        <w:div w:id="1030498990">
          <w:marLeft w:val="640"/>
          <w:marRight w:val="0"/>
          <w:marTop w:val="0"/>
          <w:marBottom w:val="0"/>
          <w:divBdr>
            <w:top w:val="none" w:sz="0" w:space="0" w:color="auto"/>
            <w:left w:val="none" w:sz="0" w:space="0" w:color="auto"/>
            <w:bottom w:val="none" w:sz="0" w:space="0" w:color="auto"/>
            <w:right w:val="none" w:sz="0" w:space="0" w:color="auto"/>
          </w:divBdr>
        </w:div>
        <w:div w:id="1053968908">
          <w:marLeft w:val="640"/>
          <w:marRight w:val="0"/>
          <w:marTop w:val="0"/>
          <w:marBottom w:val="0"/>
          <w:divBdr>
            <w:top w:val="none" w:sz="0" w:space="0" w:color="auto"/>
            <w:left w:val="none" w:sz="0" w:space="0" w:color="auto"/>
            <w:bottom w:val="none" w:sz="0" w:space="0" w:color="auto"/>
            <w:right w:val="none" w:sz="0" w:space="0" w:color="auto"/>
          </w:divBdr>
        </w:div>
        <w:div w:id="1064372959">
          <w:marLeft w:val="640"/>
          <w:marRight w:val="0"/>
          <w:marTop w:val="0"/>
          <w:marBottom w:val="0"/>
          <w:divBdr>
            <w:top w:val="none" w:sz="0" w:space="0" w:color="auto"/>
            <w:left w:val="none" w:sz="0" w:space="0" w:color="auto"/>
            <w:bottom w:val="none" w:sz="0" w:space="0" w:color="auto"/>
            <w:right w:val="none" w:sz="0" w:space="0" w:color="auto"/>
          </w:divBdr>
        </w:div>
        <w:div w:id="1069232359">
          <w:marLeft w:val="640"/>
          <w:marRight w:val="0"/>
          <w:marTop w:val="0"/>
          <w:marBottom w:val="0"/>
          <w:divBdr>
            <w:top w:val="none" w:sz="0" w:space="0" w:color="auto"/>
            <w:left w:val="none" w:sz="0" w:space="0" w:color="auto"/>
            <w:bottom w:val="none" w:sz="0" w:space="0" w:color="auto"/>
            <w:right w:val="none" w:sz="0" w:space="0" w:color="auto"/>
          </w:divBdr>
        </w:div>
        <w:div w:id="1132749608">
          <w:marLeft w:val="640"/>
          <w:marRight w:val="0"/>
          <w:marTop w:val="0"/>
          <w:marBottom w:val="0"/>
          <w:divBdr>
            <w:top w:val="none" w:sz="0" w:space="0" w:color="auto"/>
            <w:left w:val="none" w:sz="0" w:space="0" w:color="auto"/>
            <w:bottom w:val="none" w:sz="0" w:space="0" w:color="auto"/>
            <w:right w:val="none" w:sz="0" w:space="0" w:color="auto"/>
          </w:divBdr>
        </w:div>
        <w:div w:id="1161434281">
          <w:marLeft w:val="640"/>
          <w:marRight w:val="0"/>
          <w:marTop w:val="0"/>
          <w:marBottom w:val="0"/>
          <w:divBdr>
            <w:top w:val="none" w:sz="0" w:space="0" w:color="auto"/>
            <w:left w:val="none" w:sz="0" w:space="0" w:color="auto"/>
            <w:bottom w:val="none" w:sz="0" w:space="0" w:color="auto"/>
            <w:right w:val="none" w:sz="0" w:space="0" w:color="auto"/>
          </w:divBdr>
        </w:div>
        <w:div w:id="1191184350">
          <w:marLeft w:val="640"/>
          <w:marRight w:val="0"/>
          <w:marTop w:val="0"/>
          <w:marBottom w:val="0"/>
          <w:divBdr>
            <w:top w:val="none" w:sz="0" w:space="0" w:color="auto"/>
            <w:left w:val="none" w:sz="0" w:space="0" w:color="auto"/>
            <w:bottom w:val="none" w:sz="0" w:space="0" w:color="auto"/>
            <w:right w:val="none" w:sz="0" w:space="0" w:color="auto"/>
          </w:divBdr>
        </w:div>
        <w:div w:id="1240214241">
          <w:marLeft w:val="640"/>
          <w:marRight w:val="0"/>
          <w:marTop w:val="0"/>
          <w:marBottom w:val="0"/>
          <w:divBdr>
            <w:top w:val="none" w:sz="0" w:space="0" w:color="auto"/>
            <w:left w:val="none" w:sz="0" w:space="0" w:color="auto"/>
            <w:bottom w:val="none" w:sz="0" w:space="0" w:color="auto"/>
            <w:right w:val="none" w:sz="0" w:space="0" w:color="auto"/>
          </w:divBdr>
        </w:div>
        <w:div w:id="1256400382">
          <w:marLeft w:val="640"/>
          <w:marRight w:val="0"/>
          <w:marTop w:val="0"/>
          <w:marBottom w:val="0"/>
          <w:divBdr>
            <w:top w:val="none" w:sz="0" w:space="0" w:color="auto"/>
            <w:left w:val="none" w:sz="0" w:space="0" w:color="auto"/>
            <w:bottom w:val="none" w:sz="0" w:space="0" w:color="auto"/>
            <w:right w:val="none" w:sz="0" w:space="0" w:color="auto"/>
          </w:divBdr>
        </w:div>
        <w:div w:id="1279800520">
          <w:marLeft w:val="640"/>
          <w:marRight w:val="0"/>
          <w:marTop w:val="0"/>
          <w:marBottom w:val="0"/>
          <w:divBdr>
            <w:top w:val="none" w:sz="0" w:space="0" w:color="auto"/>
            <w:left w:val="none" w:sz="0" w:space="0" w:color="auto"/>
            <w:bottom w:val="none" w:sz="0" w:space="0" w:color="auto"/>
            <w:right w:val="none" w:sz="0" w:space="0" w:color="auto"/>
          </w:divBdr>
        </w:div>
        <w:div w:id="1286422339">
          <w:marLeft w:val="640"/>
          <w:marRight w:val="0"/>
          <w:marTop w:val="0"/>
          <w:marBottom w:val="0"/>
          <w:divBdr>
            <w:top w:val="none" w:sz="0" w:space="0" w:color="auto"/>
            <w:left w:val="none" w:sz="0" w:space="0" w:color="auto"/>
            <w:bottom w:val="none" w:sz="0" w:space="0" w:color="auto"/>
            <w:right w:val="none" w:sz="0" w:space="0" w:color="auto"/>
          </w:divBdr>
        </w:div>
        <w:div w:id="1297758828">
          <w:marLeft w:val="640"/>
          <w:marRight w:val="0"/>
          <w:marTop w:val="0"/>
          <w:marBottom w:val="0"/>
          <w:divBdr>
            <w:top w:val="none" w:sz="0" w:space="0" w:color="auto"/>
            <w:left w:val="none" w:sz="0" w:space="0" w:color="auto"/>
            <w:bottom w:val="none" w:sz="0" w:space="0" w:color="auto"/>
            <w:right w:val="none" w:sz="0" w:space="0" w:color="auto"/>
          </w:divBdr>
        </w:div>
        <w:div w:id="1363938236">
          <w:marLeft w:val="640"/>
          <w:marRight w:val="0"/>
          <w:marTop w:val="0"/>
          <w:marBottom w:val="0"/>
          <w:divBdr>
            <w:top w:val="none" w:sz="0" w:space="0" w:color="auto"/>
            <w:left w:val="none" w:sz="0" w:space="0" w:color="auto"/>
            <w:bottom w:val="none" w:sz="0" w:space="0" w:color="auto"/>
            <w:right w:val="none" w:sz="0" w:space="0" w:color="auto"/>
          </w:divBdr>
        </w:div>
        <w:div w:id="1398438996">
          <w:marLeft w:val="640"/>
          <w:marRight w:val="0"/>
          <w:marTop w:val="0"/>
          <w:marBottom w:val="0"/>
          <w:divBdr>
            <w:top w:val="none" w:sz="0" w:space="0" w:color="auto"/>
            <w:left w:val="none" w:sz="0" w:space="0" w:color="auto"/>
            <w:bottom w:val="none" w:sz="0" w:space="0" w:color="auto"/>
            <w:right w:val="none" w:sz="0" w:space="0" w:color="auto"/>
          </w:divBdr>
        </w:div>
        <w:div w:id="1446384914">
          <w:marLeft w:val="640"/>
          <w:marRight w:val="0"/>
          <w:marTop w:val="0"/>
          <w:marBottom w:val="0"/>
          <w:divBdr>
            <w:top w:val="none" w:sz="0" w:space="0" w:color="auto"/>
            <w:left w:val="none" w:sz="0" w:space="0" w:color="auto"/>
            <w:bottom w:val="none" w:sz="0" w:space="0" w:color="auto"/>
            <w:right w:val="none" w:sz="0" w:space="0" w:color="auto"/>
          </w:divBdr>
        </w:div>
        <w:div w:id="1463233262">
          <w:marLeft w:val="640"/>
          <w:marRight w:val="0"/>
          <w:marTop w:val="0"/>
          <w:marBottom w:val="0"/>
          <w:divBdr>
            <w:top w:val="none" w:sz="0" w:space="0" w:color="auto"/>
            <w:left w:val="none" w:sz="0" w:space="0" w:color="auto"/>
            <w:bottom w:val="none" w:sz="0" w:space="0" w:color="auto"/>
            <w:right w:val="none" w:sz="0" w:space="0" w:color="auto"/>
          </w:divBdr>
        </w:div>
        <w:div w:id="1466702635">
          <w:marLeft w:val="640"/>
          <w:marRight w:val="0"/>
          <w:marTop w:val="0"/>
          <w:marBottom w:val="0"/>
          <w:divBdr>
            <w:top w:val="none" w:sz="0" w:space="0" w:color="auto"/>
            <w:left w:val="none" w:sz="0" w:space="0" w:color="auto"/>
            <w:bottom w:val="none" w:sz="0" w:space="0" w:color="auto"/>
            <w:right w:val="none" w:sz="0" w:space="0" w:color="auto"/>
          </w:divBdr>
        </w:div>
        <w:div w:id="1473670065">
          <w:marLeft w:val="640"/>
          <w:marRight w:val="0"/>
          <w:marTop w:val="0"/>
          <w:marBottom w:val="0"/>
          <w:divBdr>
            <w:top w:val="none" w:sz="0" w:space="0" w:color="auto"/>
            <w:left w:val="none" w:sz="0" w:space="0" w:color="auto"/>
            <w:bottom w:val="none" w:sz="0" w:space="0" w:color="auto"/>
            <w:right w:val="none" w:sz="0" w:space="0" w:color="auto"/>
          </w:divBdr>
        </w:div>
        <w:div w:id="1480074470">
          <w:marLeft w:val="640"/>
          <w:marRight w:val="0"/>
          <w:marTop w:val="0"/>
          <w:marBottom w:val="0"/>
          <w:divBdr>
            <w:top w:val="none" w:sz="0" w:space="0" w:color="auto"/>
            <w:left w:val="none" w:sz="0" w:space="0" w:color="auto"/>
            <w:bottom w:val="none" w:sz="0" w:space="0" w:color="auto"/>
            <w:right w:val="none" w:sz="0" w:space="0" w:color="auto"/>
          </w:divBdr>
        </w:div>
        <w:div w:id="1551069616">
          <w:marLeft w:val="640"/>
          <w:marRight w:val="0"/>
          <w:marTop w:val="0"/>
          <w:marBottom w:val="0"/>
          <w:divBdr>
            <w:top w:val="none" w:sz="0" w:space="0" w:color="auto"/>
            <w:left w:val="none" w:sz="0" w:space="0" w:color="auto"/>
            <w:bottom w:val="none" w:sz="0" w:space="0" w:color="auto"/>
            <w:right w:val="none" w:sz="0" w:space="0" w:color="auto"/>
          </w:divBdr>
        </w:div>
        <w:div w:id="1561752056">
          <w:marLeft w:val="640"/>
          <w:marRight w:val="0"/>
          <w:marTop w:val="0"/>
          <w:marBottom w:val="0"/>
          <w:divBdr>
            <w:top w:val="none" w:sz="0" w:space="0" w:color="auto"/>
            <w:left w:val="none" w:sz="0" w:space="0" w:color="auto"/>
            <w:bottom w:val="none" w:sz="0" w:space="0" w:color="auto"/>
            <w:right w:val="none" w:sz="0" w:space="0" w:color="auto"/>
          </w:divBdr>
        </w:div>
        <w:div w:id="1584334036">
          <w:marLeft w:val="640"/>
          <w:marRight w:val="0"/>
          <w:marTop w:val="0"/>
          <w:marBottom w:val="0"/>
          <w:divBdr>
            <w:top w:val="none" w:sz="0" w:space="0" w:color="auto"/>
            <w:left w:val="none" w:sz="0" w:space="0" w:color="auto"/>
            <w:bottom w:val="none" w:sz="0" w:space="0" w:color="auto"/>
            <w:right w:val="none" w:sz="0" w:space="0" w:color="auto"/>
          </w:divBdr>
        </w:div>
        <w:div w:id="1587378033">
          <w:marLeft w:val="640"/>
          <w:marRight w:val="0"/>
          <w:marTop w:val="0"/>
          <w:marBottom w:val="0"/>
          <w:divBdr>
            <w:top w:val="none" w:sz="0" w:space="0" w:color="auto"/>
            <w:left w:val="none" w:sz="0" w:space="0" w:color="auto"/>
            <w:bottom w:val="none" w:sz="0" w:space="0" w:color="auto"/>
            <w:right w:val="none" w:sz="0" w:space="0" w:color="auto"/>
          </w:divBdr>
        </w:div>
        <w:div w:id="1604996265">
          <w:marLeft w:val="640"/>
          <w:marRight w:val="0"/>
          <w:marTop w:val="0"/>
          <w:marBottom w:val="0"/>
          <w:divBdr>
            <w:top w:val="none" w:sz="0" w:space="0" w:color="auto"/>
            <w:left w:val="none" w:sz="0" w:space="0" w:color="auto"/>
            <w:bottom w:val="none" w:sz="0" w:space="0" w:color="auto"/>
            <w:right w:val="none" w:sz="0" w:space="0" w:color="auto"/>
          </w:divBdr>
        </w:div>
        <w:div w:id="1615331956">
          <w:marLeft w:val="640"/>
          <w:marRight w:val="0"/>
          <w:marTop w:val="0"/>
          <w:marBottom w:val="0"/>
          <w:divBdr>
            <w:top w:val="none" w:sz="0" w:space="0" w:color="auto"/>
            <w:left w:val="none" w:sz="0" w:space="0" w:color="auto"/>
            <w:bottom w:val="none" w:sz="0" w:space="0" w:color="auto"/>
            <w:right w:val="none" w:sz="0" w:space="0" w:color="auto"/>
          </w:divBdr>
        </w:div>
        <w:div w:id="1619872839">
          <w:marLeft w:val="640"/>
          <w:marRight w:val="0"/>
          <w:marTop w:val="0"/>
          <w:marBottom w:val="0"/>
          <w:divBdr>
            <w:top w:val="none" w:sz="0" w:space="0" w:color="auto"/>
            <w:left w:val="none" w:sz="0" w:space="0" w:color="auto"/>
            <w:bottom w:val="none" w:sz="0" w:space="0" w:color="auto"/>
            <w:right w:val="none" w:sz="0" w:space="0" w:color="auto"/>
          </w:divBdr>
        </w:div>
        <w:div w:id="1623144423">
          <w:marLeft w:val="640"/>
          <w:marRight w:val="0"/>
          <w:marTop w:val="0"/>
          <w:marBottom w:val="0"/>
          <w:divBdr>
            <w:top w:val="none" w:sz="0" w:space="0" w:color="auto"/>
            <w:left w:val="none" w:sz="0" w:space="0" w:color="auto"/>
            <w:bottom w:val="none" w:sz="0" w:space="0" w:color="auto"/>
            <w:right w:val="none" w:sz="0" w:space="0" w:color="auto"/>
          </w:divBdr>
        </w:div>
        <w:div w:id="1624969204">
          <w:marLeft w:val="640"/>
          <w:marRight w:val="0"/>
          <w:marTop w:val="0"/>
          <w:marBottom w:val="0"/>
          <w:divBdr>
            <w:top w:val="none" w:sz="0" w:space="0" w:color="auto"/>
            <w:left w:val="none" w:sz="0" w:space="0" w:color="auto"/>
            <w:bottom w:val="none" w:sz="0" w:space="0" w:color="auto"/>
            <w:right w:val="none" w:sz="0" w:space="0" w:color="auto"/>
          </w:divBdr>
        </w:div>
        <w:div w:id="1657102893">
          <w:marLeft w:val="640"/>
          <w:marRight w:val="0"/>
          <w:marTop w:val="0"/>
          <w:marBottom w:val="0"/>
          <w:divBdr>
            <w:top w:val="none" w:sz="0" w:space="0" w:color="auto"/>
            <w:left w:val="none" w:sz="0" w:space="0" w:color="auto"/>
            <w:bottom w:val="none" w:sz="0" w:space="0" w:color="auto"/>
            <w:right w:val="none" w:sz="0" w:space="0" w:color="auto"/>
          </w:divBdr>
        </w:div>
        <w:div w:id="1674721931">
          <w:marLeft w:val="640"/>
          <w:marRight w:val="0"/>
          <w:marTop w:val="0"/>
          <w:marBottom w:val="0"/>
          <w:divBdr>
            <w:top w:val="none" w:sz="0" w:space="0" w:color="auto"/>
            <w:left w:val="none" w:sz="0" w:space="0" w:color="auto"/>
            <w:bottom w:val="none" w:sz="0" w:space="0" w:color="auto"/>
            <w:right w:val="none" w:sz="0" w:space="0" w:color="auto"/>
          </w:divBdr>
        </w:div>
        <w:div w:id="1755545406">
          <w:marLeft w:val="640"/>
          <w:marRight w:val="0"/>
          <w:marTop w:val="0"/>
          <w:marBottom w:val="0"/>
          <w:divBdr>
            <w:top w:val="none" w:sz="0" w:space="0" w:color="auto"/>
            <w:left w:val="none" w:sz="0" w:space="0" w:color="auto"/>
            <w:bottom w:val="none" w:sz="0" w:space="0" w:color="auto"/>
            <w:right w:val="none" w:sz="0" w:space="0" w:color="auto"/>
          </w:divBdr>
        </w:div>
        <w:div w:id="1755858037">
          <w:marLeft w:val="640"/>
          <w:marRight w:val="0"/>
          <w:marTop w:val="0"/>
          <w:marBottom w:val="0"/>
          <w:divBdr>
            <w:top w:val="none" w:sz="0" w:space="0" w:color="auto"/>
            <w:left w:val="none" w:sz="0" w:space="0" w:color="auto"/>
            <w:bottom w:val="none" w:sz="0" w:space="0" w:color="auto"/>
            <w:right w:val="none" w:sz="0" w:space="0" w:color="auto"/>
          </w:divBdr>
        </w:div>
        <w:div w:id="1788044487">
          <w:marLeft w:val="640"/>
          <w:marRight w:val="0"/>
          <w:marTop w:val="0"/>
          <w:marBottom w:val="0"/>
          <w:divBdr>
            <w:top w:val="none" w:sz="0" w:space="0" w:color="auto"/>
            <w:left w:val="none" w:sz="0" w:space="0" w:color="auto"/>
            <w:bottom w:val="none" w:sz="0" w:space="0" w:color="auto"/>
            <w:right w:val="none" w:sz="0" w:space="0" w:color="auto"/>
          </w:divBdr>
        </w:div>
        <w:div w:id="1809201167">
          <w:marLeft w:val="640"/>
          <w:marRight w:val="0"/>
          <w:marTop w:val="0"/>
          <w:marBottom w:val="0"/>
          <w:divBdr>
            <w:top w:val="none" w:sz="0" w:space="0" w:color="auto"/>
            <w:left w:val="none" w:sz="0" w:space="0" w:color="auto"/>
            <w:bottom w:val="none" w:sz="0" w:space="0" w:color="auto"/>
            <w:right w:val="none" w:sz="0" w:space="0" w:color="auto"/>
          </w:divBdr>
        </w:div>
        <w:div w:id="1819036611">
          <w:marLeft w:val="640"/>
          <w:marRight w:val="0"/>
          <w:marTop w:val="0"/>
          <w:marBottom w:val="0"/>
          <w:divBdr>
            <w:top w:val="none" w:sz="0" w:space="0" w:color="auto"/>
            <w:left w:val="none" w:sz="0" w:space="0" w:color="auto"/>
            <w:bottom w:val="none" w:sz="0" w:space="0" w:color="auto"/>
            <w:right w:val="none" w:sz="0" w:space="0" w:color="auto"/>
          </w:divBdr>
        </w:div>
        <w:div w:id="1830976622">
          <w:marLeft w:val="640"/>
          <w:marRight w:val="0"/>
          <w:marTop w:val="0"/>
          <w:marBottom w:val="0"/>
          <w:divBdr>
            <w:top w:val="none" w:sz="0" w:space="0" w:color="auto"/>
            <w:left w:val="none" w:sz="0" w:space="0" w:color="auto"/>
            <w:bottom w:val="none" w:sz="0" w:space="0" w:color="auto"/>
            <w:right w:val="none" w:sz="0" w:space="0" w:color="auto"/>
          </w:divBdr>
        </w:div>
        <w:div w:id="1868785528">
          <w:marLeft w:val="640"/>
          <w:marRight w:val="0"/>
          <w:marTop w:val="0"/>
          <w:marBottom w:val="0"/>
          <w:divBdr>
            <w:top w:val="none" w:sz="0" w:space="0" w:color="auto"/>
            <w:left w:val="none" w:sz="0" w:space="0" w:color="auto"/>
            <w:bottom w:val="none" w:sz="0" w:space="0" w:color="auto"/>
            <w:right w:val="none" w:sz="0" w:space="0" w:color="auto"/>
          </w:divBdr>
        </w:div>
        <w:div w:id="1893426224">
          <w:marLeft w:val="640"/>
          <w:marRight w:val="0"/>
          <w:marTop w:val="0"/>
          <w:marBottom w:val="0"/>
          <w:divBdr>
            <w:top w:val="none" w:sz="0" w:space="0" w:color="auto"/>
            <w:left w:val="none" w:sz="0" w:space="0" w:color="auto"/>
            <w:bottom w:val="none" w:sz="0" w:space="0" w:color="auto"/>
            <w:right w:val="none" w:sz="0" w:space="0" w:color="auto"/>
          </w:divBdr>
        </w:div>
        <w:div w:id="1906597662">
          <w:marLeft w:val="640"/>
          <w:marRight w:val="0"/>
          <w:marTop w:val="0"/>
          <w:marBottom w:val="0"/>
          <w:divBdr>
            <w:top w:val="none" w:sz="0" w:space="0" w:color="auto"/>
            <w:left w:val="none" w:sz="0" w:space="0" w:color="auto"/>
            <w:bottom w:val="none" w:sz="0" w:space="0" w:color="auto"/>
            <w:right w:val="none" w:sz="0" w:space="0" w:color="auto"/>
          </w:divBdr>
        </w:div>
        <w:div w:id="1935934702">
          <w:marLeft w:val="640"/>
          <w:marRight w:val="0"/>
          <w:marTop w:val="0"/>
          <w:marBottom w:val="0"/>
          <w:divBdr>
            <w:top w:val="none" w:sz="0" w:space="0" w:color="auto"/>
            <w:left w:val="none" w:sz="0" w:space="0" w:color="auto"/>
            <w:bottom w:val="none" w:sz="0" w:space="0" w:color="auto"/>
            <w:right w:val="none" w:sz="0" w:space="0" w:color="auto"/>
          </w:divBdr>
        </w:div>
        <w:div w:id="2009169027">
          <w:marLeft w:val="640"/>
          <w:marRight w:val="0"/>
          <w:marTop w:val="0"/>
          <w:marBottom w:val="0"/>
          <w:divBdr>
            <w:top w:val="none" w:sz="0" w:space="0" w:color="auto"/>
            <w:left w:val="none" w:sz="0" w:space="0" w:color="auto"/>
            <w:bottom w:val="none" w:sz="0" w:space="0" w:color="auto"/>
            <w:right w:val="none" w:sz="0" w:space="0" w:color="auto"/>
          </w:divBdr>
        </w:div>
        <w:div w:id="2031107797">
          <w:marLeft w:val="640"/>
          <w:marRight w:val="0"/>
          <w:marTop w:val="0"/>
          <w:marBottom w:val="0"/>
          <w:divBdr>
            <w:top w:val="none" w:sz="0" w:space="0" w:color="auto"/>
            <w:left w:val="none" w:sz="0" w:space="0" w:color="auto"/>
            <w:bottom w:val="none" w:sz="0" w:space="0" w:color="auto"/>
            <w:right w:val="none" w:sz="0" w:space="0" w:color="auto"/>
          </w:divBdr>
        </w:div>
        <w:div w:id="2058967863">
          <w:marLeft w:val="640"/>
          <w:marRight w:val="0"/>
          <w:marTop w:val="0"/>
          <w:marBottom w:val="0"/>
          <w:divBdr>
            <w:top w:val="none" w:sz="0" w:space="0" w:color="auto"/>
            <w:left w:val="none" w:sz="0" w:space="0" w:color="auto"/>
            <w:bottom w:val="none" w:sz="0" w:space="0" w:color="auto"/>
            <w:right w:val="none" w:sz="0" w:space="0" w:color="auto"/>
          </w:divBdr>
        </w:div>
        <w:div w:id="2091806791">
          <w:marLeft w:val="640"/>
          <w:marRight w:val="0"/>
          <w:marTop w:val="0"/>
          <w:marBottom w:val="0"/>
          <w:divBdr>
            <w:top w:val="none" w:sz="0" w:space="0" w:color="auto"/>
            <w:left w:val="none" w:sz="0" w:space="0" w:color="auto"/>
            <w:bottom w:val="none" w:sz="0" w:space="0" w:color="auto"/>
            <w:right w:val="none" w:sz="0" w:space="0" w:color="auto"/>
          </w:divBdr>
        </w:div>
        <w:div w:id="2101246530">
          <w:marLeft w:val="640"/>
          <w:marRight w:val="0"/>
          <w:marTop w:val="0"/>
          <w:marBottom w:val="0"/>
          <w:divBdr>
            <w:top w:val="none" w:sz="0" w:space="0" w:color="auto"/>
            <w:left w:val="none" w:sz="0" w:space="0" w:color="auto"/>
            <w:bottom w:val="none" w:sz="0" w:space="0" w:color="auto"/>
            <w:right w:val="none" w:sz="0" w:space="0" w:color="auto"/>
          </w:divBdr>
        </w:div>
        <w:div w:id="2140997417">
          <w:marLeft w:val="640"/>
          <w:marRight w:val="0"/>
          <w:marTop w:val="0"/>
          <w:marBottom w:val="0"/>
          <w:divBdr>
            <w:top w:val="none" w:sz="0" w:space="0" w:color="auto"/>
            <w:left w:val="none" w:sz="0" w:space="0" w:color="auto"/>
            <w:bottom w:val="none" w:sz="0" w:space="0" w:color="auto"/>
            <w:right w:val="none" w:sz="0" w:space="0" w:color="auto"/>
          </w:divBdr>
        </w:div>
      </w:divsChild>
    </w:div>
    <w:div w:id="1063453762">
      <w:bodyDiv w:val="1"/>
      <w:marLeft w:val="0"/>
      <w:marRight w:val="0"/>
      <w:marTop w:val="0"/>
      <w:marBottom w:val="0"/>
      <w:divBdr>
        <w:top w:val="none" w:sz="0" w:space="0" w:color="auto"/>
        <w:left w:val="none" w:sz="0" w:space="0" w:color="auto"/>
        <w:bottom w:val="none" w:sz="0" w:space="0" w:color="auto"/>
        <w:right w:val="none" w:sz="0" w:space="0" w:color="auto"/>
      </w:divBdr>
      <w:divsChild>
        <w:div w:id="45423007">
          <w:marLeft w:val="640"/>
          <w:marRight w:val="0"/>
          <w:marTop w:val="0"/>
          <w:marBottom w:val="0"/>
          <w:divBdr>
            <w:top w:val="none" w:sz="0" w:space="0" w:color="auto"/>
            <w:left w:val="none" w:sz="0" w:space="0" w:color="auto"/>
            <w:bottom w:val="none" w:sz="0" w:space="0" w:color="auto"/>
            <w:right w:val="none" w:sz="0" w:space="0" w:color="auto"/>
          </w:divBdr>
        </w:div>
        <w:div w:id="78332870">
          <w:marLeft w:val="640"/>
          <w:marRight w:val="0"/>
          <w:marTop w:val="0"/>
          <w:marBottom w:val="0"/>
          <w:divBdr>
            <w:top w:val="none" w:sz="0" w:space="0" w:color="auto"/>
            <w:left w:val="none" w:sz="0" w:space="0" w:color="auto"/>
            <w:bottom w:val="none" w:sz="0" w:space="0" w:color="auto"/>
            <w:right w:val="none" w:sz="0" w:space="0" w:color="auto"/>
          </w:divBdr>
        </w:div>
        <w:div w:id="103353228">
          <w:marLeft w:val="640"/>
          <w:marRight w:val="0"/>
          <w:marTop w:val="0"/>
          <w:marBottom w:val="0"/>
          <w:divBdr>
            <w:top w:val="none" w:sz="0" w:space="0" w:color="auto"/>
            <w:left w:val="none" w:sz="0" w:space="0" w:color="auto"/>
            <w:bottom w:val="none" w:sz="0" w:space="0" w:color="auto"/>
            <w:right w:val="none" w:sz="0" w:space="0" w:color="auto"/>
          </w:divBdr>
        </w:div>
        <w:div w:id="126315158">
          <w:marLeft w:val="640"/>
          <w:marRight w:val="0"/>
          <w:marTop w:val="0"/>
          <w:marBottom w:val="0"/>
          <w:divBdr>
            <w:top w:val="none" w:sz="0" w:space="0" w:color="auto"/>
            <w:left w:val="none" w:sz="0" w:space="0" w:color="auto"/>
            <w:bottom w:val="none" w:sz="0" w:space="0" w:color="auto"/>
            <w:right w:val="none" w:sz="0" w:space="0" w:color="auto"/>
          </w:divBdr>
        </w:div>
        <w:div w:id="144250594">
          <w:marLeft w:val="640"/>
          <w:marRight w:val="0"/>
          <w:marTop w:val="0"/>
          <w:marBottom w:val="0"/>
          <w:divBdr>
            <w:top w:val="none" w:sz="0" w:space="0" w:color="auto"/>
            <w:left w:val="none" w:sz="0" w:space="0" w:color="auto"/>
            <w:bottom w:val="none" w:sz="0" w:space="0" w:color="auto"/>
            <w:right w:val="none" w:sz="0" w:space="0" w:color="auto"/>
          </w:divBdr>
        </w:div>
        <w:div w:id="191918058">
          <w:marLeft w:val="640"/>
          <w:marRight w:val="0"/>
          <w:marTop w:val="0"/>
          <w:marBottom w:val="0"/>
          <w:divBdr>
            <w:top w:val="none" w:sz="0" w:space="0" w:color="auto"/>
            <w:left w:val="none" w:sz="0" w:space="0" w:color="auto"/>
            <w:bottom w:val="none" w:sz="0" w:space="0" w:color="auto"/>
            <w:right w:val="none" w:sz="0" w:space="0" w:color="auto"/>
          </w:divBdr>
        </w:div>
        <w:div w:id="201209135">
          <w:marLeft w:val="640"/>
          <w:marRight w:val="0"/>
          <w:marTop w:val="0"/>
          <w:marBottom w:val="0"/>
          <w:divBdr>
            <w:top w:val="none" w:sz="0" w:space="0" w:color="auto"/>
            <w:left w:val="none" w:sz="0" w:space="0" w:color="auto"/>
            <w:bottom w:val="none" w:sz="0" w:space="0" w:color="auto"/>
            <w:right w:val="none" w:sz="0" w:space="0" w:color="auto"/>
          </w:divBdr>
        </w:div>
        <w:div w:id="233668605">
          <w:marLeft w:val="640"/>
          <w:marRight w:val="0"/>
          <w:marTop w:val="0"/>
          <w:marBottom w:val="0"/>
          <w:divBdr>
            <w:top w:val="none" w:sz="0" w:space="0" w:color="auto"/>
            <w:left w:val="none" w:sz="0" w:space="0" w:color="auto"/>
            <w:bottom w:val="none" w:sz="0" w:space="0" w:color="auto"/>
            <w:right w:val="none" w:sz="0" w:space="0" w:color="auto"/>
          </w:divBdr>
        </w:div>
        <w:div w:id="242881059">
          <w:marLeft w:val="640"/>
          <w:marRight w:val="0"/>
          <w:marTop w:val="0"/>
          <w:marBottom w:val="0"/>
          <w:divBdr>
            <w:top w:val="none" w:sz="0" w:space="0" w:color="auto"/>
            <w:left w:val="none" w:sz="0" w:space="0" w:color="auto"/>
            <w:bottom w:val="none" w:sz="0" w:space="0" w:color="auto"/>
            <w:right w:val="none" w:sz="0" w:space="0" w:color="auto"/>
          </w:divBdr>
        </w:div>
        <w:div w:id="296031927">
          <w:marLeft w:val="640"/>
          <w:marRight w:val="0"/>
          <w:marTop w:val="0"/>
          <w:marBottom w:val="0"/>
          <w:divBdr>
            <w:top w:val="none" w:sz="0" w:space="0" w:color="auto"/>
            <w:left w:val="none" w:sz="0" w:space="0" w:color="auto"/>
            <w:bottom w:val="none" w:sz="0" w:space="0" w:color="auto"/>
            <w:right w:val="none" w:sz="0" w:space="0" w:color="auto"/>
          </w:divBdr>
        </w:div>
        <w:div w:id="352610937">
          <w:marLeft w:val="640"/>
          <w:marRight w:val="0"/>
          <w:marTop w:val="0"/>
          <w:marBottom w:val="0"/>
          <w:divBdr>
            <w:top w:val="none" w:sz="0" w:space="0" w:color="auto"/>
            <w:left w:val="none" w:sz="0" w:space="0" w:color="auto"/>
            <w:bottom w:val="none" w:sz="0" w:space="0" w:color="auto"/>
            <w:right w:val="none" w:sz="0" w:space="0" w:color="auto"/>
          </w:divBdr>
        </w:div>
        <w:div w:id="368645487">
          <w:marLeft w:val="640"/>
          <w:marRight w:val="0"/>
          <w:marTop w:val="0"/>
          <w:marBottom w:val="0"/>
          <w:divBdr>
            <w:top w:val="none" w:sz="0" w:space="0" w:color="auto"/>
            <w:left w:val="none" w:sz="0" w:space="0" w:color="auto"/>
            <w:bottom w:val="none" w:sz="0" w:space="0" w:color="auto"/>
            <w:right w:val="none" w:sz="0" w:space="0" w:color="auto"/>
          </w:divBdr>
        </w:div>
        <w:div w:id="382869951">
          <w:marLeft w:val="640"/>
          <w:marRight w:val="0"/>
          <w:marTop w:val="0"/>
          <w:marBottom w:val="0"/>
          <w:divBdr>
            <w:top w:val="none" w:sz="0" w:space="0" w:color="auto"/>
            <w:left w:val="none" w:sz="0" w:space="0" w:color="auto"/>
            <w:bottom w:val="none" w:sz="0" w:space="0" w:color="auto"/>
            <w:right w:val="none" w:sz="0" w:space="0" w:color="auto"/>
          </w:divBdr>
        </w:div>
        <w:div w:id="393360797">
          <w:marLeft w:val="640"/>
          <w:marRight w:val="0"/>
          <w:marTop w:val="0"/>
          <w:marBottom w:val="0"/>
          <w:divBdr>
            <w:top w:val="none" w:sz="0" w:space="0" w:color="auto"/>
            <w:left w:val="none" w:sz="0" w:space="0" w:color="auto"/>
            <w:bottom w:val="none" w:sz="0" w:space="0" w:color="auto"/>
            <w:right w:val="none" w:sz="0" w:space="0" w:color="auto"/>
          </w:divBdr>
        </w:div>
        <w:div w:id="409694613">
          <w:marLeft w:val="640"/>
          <w:marRight w:val="0"/>
          <w:marTop w:val="0"/>
          <w:marBottom w:val="0"/>
          <w:divBdr>
            <w:top w:val="none" w:sz="0" w:space="0" w:color="auto"/>
            <w:left w:val="none" w:sz="0" w:space="0" w:color="auto"/>
            <w:bottom w:val="none" w:sz="0" w:space="0" w:color="auto"/>
            <w:right w:val="none" w:sz="0" w:space="0" w:color="auto"/>
          </w:divBdr>
        </w:div>
        <w:div w:id="417942442">
          <w:marLeft w:val="640"/>
          <w:marRight w:val="0"/>
          <w:marTop w:val="0"/>
          <w:marBottom w:val="0"/>
          <w:divBdr>
            <w:top w:val="none" w:sz="0" w:space="0" w:color="auto"/>
            <w:left w:val="none" w:sz="0" w:space="0" w:color="auto"/>
            <w:bottom w:val="none" w:sz="0" w:space="0" w:color="auto"/>
            <w:right w:val="none" w:sz="0" w:space="0" w:color="auto"/>
          </w:divBdr>
        </w:div>
        <w:div w:id="425660875">
          <w:marLeft w:val="640"/>
          <w:marRight w:val="0"/>
          <w:marTop w:val="0"/>
          <w:marBottom w:val="0"/>
          <w:divBdr>
            <w:top w:val="none" w:sz="0" w:space="0" w:color="auto"/>
            <w:left w:val="none" w:sz="0" w:space="0" w:color="auto"/>
            <w:bottom w:val="none" w:sz="0" w:space="0" w:color="auto"/>
            <w:right w:val="none" w:sz="0" w:space="0" w:color="auto"/>
          </w:divBdr>
        </w:div>
        <w:div w:id="431247613">
          <w:marLeft w:val="640"/>
          <w:marRight w:val="0"/>
          <w:marTop w:val="0"/>
          <w:marBottom w:val="0"/>
          <w:divBdr>
            <w:top w:val="none" w:sz="0" w:space="0" w:color="auto"/>
            <w:left w:val="none" w:sz="0" w:space="0" w:color="auto"/>
            <w:bottom w:val="none" w:sz="0" w:space="0" w:color="auto"/>
            <w:right w:val="none" w:sz="0" w:space="0" w:color="auto"/>
          </w:divBdr>
        </w:div>
        <w:div w:id="438255513">
          <w:marLeft w:val="640"/>
          <w:marRight w:val="0"/>
          <w:marTop w:val="0"/>
          <w:marBottom w:val="0"/>
          <w:divBdr>
            <w:top w:val="none" w:sz="0" w:space="0" w:color="auto"/>
            <w:left w:val="none" w:sz="0" w:space="0" w:color="auto"/>
            <w:bottom w:val="none" w:sz="0" w:space="0" w:color="auto"/>
            <w:right w:val="none" w:sz="0" w:space="0" w:color="auto"/>
          </w:divBdr>
        </w:div>
        <w:div w:id="480267084">
          <w:marLeft w:val="640"/>
          <w:marRight w:val="0"/>
          <w:marTop w:val="0"/>
          <w:marBottom w:val="0"/>
          <w:divBdr>
            <w:top w:val="none" w:sz="0" w:space="0" w:color="auto"/>
            <w:left w:val="none" w:sz="0" w:space="0" w:color="auto"/>
            <w:bottom w:val="none" w:sz="0" w:space="0" w:color="auto"/>
            <w:right w:val="none" w:sz="0" w:space="0" w:color="auto"/>
          </w:divBdr>
        </w:div>
        <w:div w:id="484131620">
          <w:marLeft w:val="640"/>
          <w:marRight w:val="0"/>
          <w:marTop w:val="0"/>
          <w:marBottom w:val="0"/>
          <w:divBdr>
            <w:top w:val="none" w:sz="0" w:space="0" w:color="auto"/>
            <w:left w:val="none" w:sz="0" w:space="0" w:color="auto"/>
            <w:bottom w:val="none" w:sz="0" w:space="0" w:color="auto"/>
            <w:right w:val="none" w:sz="0" w:space="0" w:color="auto"/>
          </w:divBdr>
        </w:div>
        <w:div w:id="520971070">
          <w:marLeft w:val="640"/>
          <w:marRight w:val="0"/>
          <w:marTop w:val="0"/>
          <w:marBottom w:val="0"/>
          <w:divBdr>
            <w:top w:val="none" w:sz="0" w:space="0" w:color="auto"/>
            <w:left w:val="none" w:sz="0" w:space="0" w:color="auto"/>
            <w:bottom w:val="none" w:sz="0" w:space="0" w:color="auto"/>
            <w:right w:val="none" w:sz="0" w:space="0" w:color="auto"/>
          </w:divBdr>
        </w:div>
        <w:div w:id="578052804">
          <w:marLeft w:val="640"/>
          <w:marRight w:val="0"/>
          <w:marTop w:val="0"/>
          <w:marBottom w:val="0"/>
          <w:divBdr>
            <w:top w:val="none" w:sz="0" w:space="0" w:color="auto"/>
            <w:left w:val="none" w:sz="0" w:space="0" w:color="auto"/>
            <w:bottom w:val="none" w:sz="0" w:space="0" w:color="auto"/>
            <w:right w:val="none" w:sz="0" w:space="0" w:color="auto"/>
          </w:divBdr>
        </w:div>
        <w:div w:id="702168696">
          <w:marLeft w:val="640"/>
          <w:marRight w:val="0"/>
          <w:marTop w:val="0"/>
          <w:marBottom w:val="0"/>
          <w:divBdr>
            <w:top w:val="none" w:sz="0" w:space="0" w:color="auto"/>
            <w:left w:val="none" w:sz="0" w:space="0" w:color="auto"/>
            <w:bottom w:val="none" w:sz="0" w:space="0" w:color="auto"/>
            <w:right w:val="none" w:sz="0" w:space="0" w:color="auto"/>
          </w:divBdr>
        </w:div>
        <w:div w:id="710154637">
          <w:marLeft w:val="640"/>
          <w:marRight w:val="0"/>
          <w:marTop w:val="0"/>
          <w:marBottom w:val="0"/>
          <w:divBdr>
            <w:top w:val="none" w:sz="0" w:space="0" w:color="auto"/>
            <w:left w:val="none" w:sz="0" w:space="0" w:color="auto"/>
            <w:bottom w:val="none" w:sz="0" w:space="0" w:color="auto"/>
            <w:right w:val="none" w:sz="0" w:space="0" w:color="auto"/>
          </w:divBdr>
        </w:div>
        <w:div w:id="765345080">
          <w:marLeft w:val="640"/>
          <w:marRight w:val="0"/>
          <w:marTop w:val="0"/>
          <w:marBottom w:val="0"/>
          <w:divBdr>
            <w:top w:val="none" w:sz="0" w:space="0" w:color="auto"/>
            <w:left w:val="none" w:sz="0" w:space="0" w:color="auto"/>
            <w:bottom w:val="none" w:sz="0" w:space="0" w:color="auto"/>
            <w:right w:val="none" w:sz="0" w:space="0" w:color="auto"/>
          </w:divBdr>
        </w:div>
        <w:div w:id="776215643">
          <w:marLeft w:val="640"/>
          <w:marRight w:val="0"/>
          <w:marTop w:val="0"/>
          <w:marBottom w:val="0"/>
          <w:divBdr>
            <w:top w:val="none" w:sz="0" w:space="0" w:color="auto"/>
            <w:left w:val="none" w:sz="0" w:space="0" w:color="auto"/>
            <w:bottom w:val="none" w:sz="0" w:space="0" w:color="auto"/>
            <w:right w:val="none" w:sz="0" w:space="0" w:color="auto"/>
          </w:divBdr>
        </w:div>
        <w:div w:id="778992675">
          <w:marLeft w:val="640"/>
          <w:marRight w:val="0"/>
          <w:marTop w:val="0"/>
          <w:marBottom w:val="0"/>
          <w:divBdr>
            <w:top w:val="none" w:sz="0" w:space="0" w:color="auto"/>
            <w:left w:val="none" w:sz="0" w:space="0" w:color="auto"/>
            <w:bottom w:val="none" w:sz="0" w:space="0" w:color="auto"/>
            <w:right w:val="none" w:sz="0" w:space="0" w:color="auto"/>
          </w:divBdr>
        </w:div>
        <w:div w:id="811098283">
          <w:marLeft w:val="640"/>
          <w:marRight w:val="0"/>
          <w:marTop w:val="0"/>
          <w:marBottom w:val="0"/>
          <w:divBdr>
            <w:top w:val="none" w:sz="0" w:space="0" w:color="auto"/>
            <w:left w:val="none" w:sz="0" w:space="0" w:color="auto"/>
            <w:bottom w:val="none" w:sz="0" w:space="0" w:color="auto"/>
            <w:right w:val="none" w:sz="0" w:space="0" w:color="auto"/>
          </w:divBdr>
        </w:div>
        <w:div w:id="826823237">
          <w:marLeft w:val="640"/>
          <w:marRight w:val="0"/>
          <w:marTop w:val="0"/>
          <w:marBottom w:val="0"/>
          <w:divBdr>
            <w:top w:val="none" w:sz="0" w:space="0" w:color="auto"/>
            <w:left w:val="none" w:sz="0" w:space="0" w:color="auto"/>
            <w:bottom w:val="none" w:sz="0" w:space="0" w:color="auto"/>
            <w:right w:val="none" w:sz="0" w:space="0" w:color="auto"/>
          </w:divBdr>
        </w:div>
        <w:div w:id="827593006">
          <w:marLeft w:val="640"/>
          <w:marRight w:val="0"/>
          <w:marTop w:val="0"/>
          <w:marBottom w:val="0"/>
          <w:divBdr>
            <w:top w:val="none" w:sz="0" w:space="0" w:color="auto"/>
            <w:left w:val="none" w:sz="0" w:space="0" w:color="auto"/>
            <w:bottom w:val="none" w:sz="0" w:space="0" w:color="auto"/>
            <w:right w:val="none" w:sz="0" w:space="0" w:color="auto"/>
          </w:divBdr>
        </w:div>
        <w:div w:id="835925575">
          <w:marLeft w:val="640"/>
          <w:marRight w:val="0"/>
          <w:marTop w:val="0"/>
          <w:marBottom w:val="0"/>
          <w:divBdr>
            <w:top w:val="none" w:sz="0" w:space="0" w:color="auto"/>
            <w:left w:val="none" w:sz="0" w:space="0" w:color="auto"/>
            <w:bottom w:val="none" w:sz="0" w:space="0" w:color="auto"/>
            <w:right w:val="none" w:sz="0" w:space="0" w:color="auto"/>
          </w:divBdr>
        </w:div>
        <w:div w:id="948005099">
          <w:marLeft w:val="640"/>
          <w:marRight w:val="0"/>
          <w:marTop w:val="0"/>
          <w:marBottom w:val="0"/>
          <w:divBdr>
            <w:top w:val="none" w:sz="0" w:space="0" w:color="auto"/>
            <w:left w:val="none" w:sz="0" w:space="0" w:color="auto"/>
            <w:bottom w:val="none" w:sz="0" w:space="0" w:color="auto"/>
            <w:right w:val="none" w:sz="0" w:space="0" w:color="auto"/>
          </w:divBdr>
        </w:div>
        <w:div w:id="962882174">
          <w:marLeft w:val="640"/>
          <w:marRight w:val="0"/>
          <w:marTop w:val="0"/>
          <w:marBottom w:val="0"/>
          <w:divBdr>
            <w:top w:val="none" w:sz="0" w:space="0" w:color="auto"/>
            <w:left w:val="none" w:sz="0" w:space="0" w:color="auto"/>
            <w:bottom w:val="none" w:sz="0" w:space="0" w:color="auto"/>
            <w:right w:val="none" w:sz="0" w:space="0" w:color="auto"/>
          </w:divBdr>
        </w:div>
        <w:div w:id="981470549">
          <w:marLeft w:val="640"/>
          <w:marRight w:val="0"/>
          <w:marTop w:val="0"/>
          <w:marBottom w:val="0"/>
          <w:divBdr>
            <w:top w:val="none" w:sz="0" w:space="0" w:color="auto"/>
            <w:left w:val="none" w:sz="0" w:space="0" w:color="auto"/>
            <w:bottom w:val="none" w:sz="0" w:space="0" w:color="auto"/>
            <w:right w:val="none" w:sz="0" w:space="0" w:color="auto"/>
          </w:divBdr>
        </w:div>
        <w:div w:id="1068649294">
          <w:marLeft w:val="640"/>
          <w:marRight w:val="0"/>
          <w:marTop w:val="0"/>
          <w:marBottom w:val="0"/>
          <w:divBdr>
            <w:top w:val="none" w:sz="0" w:space="0" w:color="auto"/>
            <w:left w:val="none" w:sz="0" w:space="0" w:color="auto"/>
            <w:bottom w:val="none" w:sz="0" w:space="0" w:color="auto"/>
            <w:right w:val="none" w:sz="0" w:space="0" w:color="auto"/>
          </w:divBdr>
        </w:div>
        <w:div w:id="1089037179">
          <w:marLeft w:val="640"/>
          <w:marRight w:val="0"/>
          <w:marTop w:val="0"/>
          <w:marBottom w:val="0"/>
          <w:divBdr>
            <w:top w:val="none" w:sz="0" w:space="0" w:color="auto"/>
            <w:left w:val="none" w:sz="0" w:space="0" w:color="auto"/>
            <w:bottom w:val="none" w:sz="0" w:space="0" w:color="auto"/>
            <w:right w:val="none" w:sz="0" w:space="0" w:color="auto"/>
          </w:divBdr>
        </w:div>
        <w:div w:id="1094785637">
          <w:marLeft w:val="640"/>
          <w:marRight w:val="0"/>
          <w:marTop w:val="0"/>
          <w:marBottom w:val="0"/>
          <w:divBdr>
            <w:top w:val="none" w:sz="0" w:space="0" w:color="auto"/>
            <w:left w:val="none" w:sz="0" w:space="0" w:color="auto"/>
            <w:bottom w:val="none" w:sz="0" w:space="0" w:color="auto"/>
            <w:right w:val="none" w:sz="0" w:space="0" w:color="auto"/>
          </w:divBdr>
        </w:div>
        <w:div w:id="1100834236">
          <w:marLeft w:val="640"/>
          <w:marRight w:val="0"/>
          <w:marTop w:val="0"/>
          <w:marBottom w:val="0"/>
          <w:divBdr>
            <w:top w:val="none" w:sz="0" w:space="0" w:color="auto"/>
            <w:left w:val="none" w:sz="0" w:space="0" w:color="auto"/>
            <w:bottom w:val="none" w:sz="0" w:space="0" w:color="auto"/>
            <w:right w:val="none" w:sz="0" w:space="0" w:color="auto"/>
          </w:divBdr>
        </w:div>
        <w:div w:id="1124152069">
          <w:marLeft w:val="640"/>
          <w:marRight w:val="0"/>
          <w:marTop w:val="0"/>
          <w:marBottom w:val="0"/>
          <w:divBdr>
            <w:top w:val="none" w:sz="0" w:space="0" w:color="auto"/>
            <w:left w:val="none" w:sz="0" w:space="0" w:color="auto"/>
            <w:bottom w:val="none" w:sz="0" w:space="0" w:color="auto"/>
            <w:right w:val="none" w:sz="0" w:space="0" w:color="auto"/>
          </w:divBdr>
        </w:div>
        <w:div w:id="1164977318">
          <w:marLeft w:val="640"/>
          <w:marRight w:val="0"/>
          <w:marTop w:val="0"/>
          <w:marBottom w:val="0"/>
          <w:divBdr>
            <w:top w:val="none" w:sz="0" w:space="0" w:color="auto"/>
            <w:left w:val="none" w:sz="0" w:space="0" w:color="auto"/>
            <w:bottom w:val="none" w:sz="0" w:space="0" w:color="auto"/>
            <w:right w:val="none" w:sz="0" w:space="0" w:color="auto"/>
          </w:divBdr>
        </w:div>
        <w:div w:id="1165320950">
          <w:marLeft w:val="640"/>
          <w:marRight w:val="0"/>
          <w:marTop w:val="0"/>
          <w:marBottom w:val="0"/>
          <w:divBdr>
            <w:top w:val="none" w:sz="0" w:space="0" w:color="auto"/>
            <w:left w:val="none" w:sz="0" w:space="0" w:color="auto"/>
            <w:bottom w:val="none" w:sz="0" w:space="0" w:color="auto"/>
            <w:right w:val="none" w:sz="0" w:space="0" w:color="auto"/>
          </w:divBdr>
        </w:div>
        <w:div w:id="1235972517">
          <w:marLeft w:val="640"/>
          <w:marRight w:val="0"/>
          <w:marTop w:val="0"/>
          <w:marBottom w:val="0"/>
          <w:divBdr>
            <w:top w:val="none" w:sz="0" w:space="0" w:color="auto"/>
            <w:left w:val="none" w:sz="0" w:space="0" w:color="auto"/>
            <w:bottom w:val="none" w:sz="0" w:space="0" w:color="auto"/>
            <w:right w:val="none" w:sz="0" w:space="0" w:color="auto"/>
          </w:divBdr>
        </w:div>
        <w:div w:id="1237745528">
          <w:marLeft w:val="640"/>
          <w:marRight w:val="0"/>
          <w:marTop w:val="0"/>
          <w:marBottom w:val="0"/>
          <w:divBdr>
            <w:top w:val="none" w:sz="0" w:space="0" w:color="auto"/>
            <w:left w:val="none" w:sz="0" w:space="0" w:color="auto"/>
            <w:bottom w:val="none" w:sz="0" w:space="0" w:color="auto"/>
            <w:right w:val="none" w:sz="0" w:space="0" w:color="auto"/>
          </w:divBdr>
        </w:div>
        <w:div w:id="1258564478">
          <w:marLeft w:val="640"/>
          <w:marRight w:val="0"/>
          <w:marTop w:val="0"/>
          <w:marBottom w:val="0"/>
          <w:divBdr>
            <w:top w:val="none" w:sz="0" w:space="0" w:color="auto"/>
            <w:left w:val="none" w:sz="0" w:space="0" w:color="auto"/>
            <w:bottom w:val="none" w:sz="0" w:space="0" w:color="auto"/>
            <w:right w:val="none" w:sz="0" w:space="0" w:color="auto"/>
          </w:divBdr>
        </w:div>
        <w:div w:id="1263994774">
          <w:marLeft w:val="640"/>
          <w:marRight w:val="0"/>
          <w:marTop w:val="0"/>
          <w:marBottom w:val="0"/>
          <w:divBdr>
            <w:top w:val="none" w:sz="0" w:space="0" w:color="auto"/>
            <w:left w:val="none" w:sz="0" w:space="0" w:color="auto"/>
            <w:bottom w:val="none" w:sz="0" w:space="0" w:color="auto"/>
            <w:right w:val="none" w:sz="0" w:space="0" w:color="auto"/>
          </w:divBdr>
        </w:div>
        <w:div w:id="1265530323">
          <w:marLeft w:val="640"/>
          <w:marRight w:val="0"/>
          <w:marTop w:val="0"/>
          <w:marBottom w:val="0"/>
          <w:divBdr>
            <w:top w:val="none" w:sz="0" w:space="0" w:color="auto"/>
            <w:left w:val="none" w:sz="0" w:space="0" w:color="auto"/>
            <w:bottom w:val="none" w:sz="0" w:space="0" w:color="auto"/>
            <w:right w:val="none" w:sz="0" w:space="0" w:color="auto"/>
          </w:divBdr>
        </w:div>
        <w:div w:id="1302661424">
          <w:marLeft w:val="640"/>
          <w:marRight w:val="0"/>
          <w:marTop w:val="0"/>
          <w:marBottom w:val="0"/>
          <w:divBdr>
            <w:top w:val="none" w:sz="0" w:space="0" w:color="auto"/>
            <w:left w:val="none" w:sz="0" w:space="0" w:color="auto"/>
            <w:bottom w:val="none" w:sz="0" w:space="0" w:color="auto"/>
            <w:right w:val="none" w:sz="0" w:space="0" w:color="auto"/>
          </w:divBdr>
        </w:div>
        <w:div w:id="1313750990">
          <w:marLeft w:val="640"/>
          <w:marRight w:val="0"/>
          <w:marTop w:val="0"/>
          <w:marBottom w:val="0"/>
          <w:divBdr>
            <w:top w:val="none" w:sz="0" w:space="0" w:color="auto"/>
            <w:left w:val="none" w:sz="0" w:space="0" w:color="auto"/>
            <w:bottom w:val="none" w:sz="0" w:space="0" w:color="auto"/>
            <w:right w:val="none" w:sz="0" w:space="0" w:color="auto"/>
          </w:divBdr>
        </w:div>
        <w:div w:id="1344019100">
          <w:marLeft w:val="640"/>
          <w:marRight w:val="0"/>
          <w:marTop w:val="0"/>
          <w:marBottom w:val="0"/>
          <w:divBdr>
            <w:top w:val="none" w:sz="0" w:space="0" w:color="auto"/>
            <w:left w:val="none" w:sz="0" w:space="0" w:color="auto"/>
            <w:bottom w:val="none" w:sz="0" w:space="0" w:color="auto"/>
            <w:right w:val="none" w:sz="0" w:space="0" w:color="auto"/>
          </w:divBdr>
        </w:div>
        <w:div w:id="1369834486">
          <w:marLeft w:val="640"/>
          <w:marRight w:val="0"/>
          <w:marTop w:val="0"/>
          <w:marBottom w:val="0"/>
          <w:divBdr>
            <w:top w:val="none" w:sz="0" w:space="0" w:color="auto"/>
            <w:left w:val="none" w:sz="0" w:space="0" w:color="auto"/>
            <w:bottom w:val="none" w:sz="0" w:space="0" w:color="auto"/>
            <w:right w:val="none" w:sz="0" w:space="0" w:color="auto"/>
          </w:divBdr>
        </w:div>
        <w:div w:id="1380740283">
          <w:marLeft w:val="640"/>
          <w:marRight w:val="0"/>
          <w:marTop w:val="0"/>
          <w:marBottom w:val="0"/>
          <w:divBdr>
            <w:top w:val="none" w:sz="0" w:space="0" w:color="auto"/>
            <w:left w:val="none" w:sz="0" w:space="0" w:color="auto"/>
            <w:bottom w:val="none" w:sz="0" w:space="0" w:color="auto"/>
            <w:right w:val="none" w:sz="0" w:space="0" w:color="auto"/>
          </w:divBdr>
        </w:div>
        <w:div w:id="1380933595">
          <w:marLeft w:val="640"/>
          <w:marRight w:val="0"/>
          <w:marTop w:val="0"/>
          <w:marBottom w:val="0"/>
          <w:divBdr>
            <w:top w:val="none" w:sz="0" w:space="0" w:color="auto"/>
            <w:left w:val="none" w:sz="0" w:space="0" w:color="auto"/>
            <w:bottom w:val="none" w:sz="0" w:space="0" w:color="auto"/>
            <w:right w:val="none" w:sz="0" w:space="0" w:color="auto"/>
          </w:divBdr>
        </w:div>
        <w:div w:id="1397971996">
          <w:marLeft w:val="640"/>
          <w:marRight w:val="0"/>
          <w:marTop w:val="0"/>
          <w:marBottom w:val="0"/>
          <w:divBdr>
            <w:top w:val="none" w:sz="0" w:space="0" w:color="auto"/>
            <w:left w:val="none" w:sz="0" w:space="0" w:color="auto"/>
            <w:bottom w:val="none" w:sz="0" w:space="0" w:color="auto"/>
            <w:right w:val="none" w:sz="0" w:space="0" w:color="auto"/>
          </w:divBdr>
        </w:div>
        <w:div w:id="1401559339">
          <w:marLeft w:val="640"/>
          <w:marRight w:val="0"/>
          <w:marTop w:val="0"/>
          <w:marBottom w:val="0"/>
          <w:divBdr>
            <w:top w:val="none" w:sz="0" w:space="0" w:color="auto"/>
            <w:left w:val="none" w:sz="0" w:space="0" w:color="auto"/>
            <w:bottom w:val="none" w:sz="0" w:space="0" w:color="auto"/>
            <w:right w:val="none" w:sz="0" w:space="0" w:color="auto"/>
          </w:divBdr>
        </w:div>
        <w:div w:id="1417282098">
          <w:marLeft w:val="640"/>
          <w:marRight w:val="0"/>
          <w:marTop w:val="0"/>
          <w:marBottom w:val="0"/>
          <w:divBdr>
            <w:top w:val="none" w:sz="0" w:space="0" w:color="auto"/>
            <w:left w:val="none" w:sz="0" w:space="0" w:color="auto"/>
            <w:bottom w:val="none" w:sz="0" w:space="0" w:color="auto"/>
            <w:right w:val="none" w:sz="0" w:space="0" w:color="auto"/>
          </w:divBdr>
        </w:div>
        <w:div w:id="1466897365">
          <w:marLeft w:val="640"/>
          <w:marRight w:val="0"/>
          <w:marTop w:val="0"/>
          <w:marBottom w:val="0"/>
          <w:divBdr>
            <w:top w:val="none" w:sz="0" w:space="0" w:color="auto"/>
            <w:left w:val="none" w:sz="0" w:space="0" w:color="auto"/>
            <w:bottom w:val="none" w:sz="0" w:space="0" w:color="auto"/>
            <w:right w:val="none" w:sz="0" w:space="0" w:color="auto"/>
          </w:divBdr>
        </w:div>
        <w:div w:id="1483739583">
          <w:marLeft w:val="640"/>
          <w:marRight w:val="0"/>
          <w:marTop w:val="0"/>
          <w:marBottom w:val="0"/>
          <w:divBdr>
            <w:top w:val="none" w:sz="0" w:space="0" w:color="auto"/>
            <w:left w:val="none" w:sz="0" w:space="0" w:color="auto"/>
            <w:bottom w:val="none" w:sz="0" w:space="0" w:color="auto"/>
            <w:right w:val="none" w:sz="0" w:space="0" w:color="auto"/>
          </w:divBdr>
        </w:div>
        <w:div w:id="1491748282">
          <w:marLeft w:val="640"/>
          <w:marRight w:val="0"/>
          <w:marTop w:val="0"/>
          <w:marBottom w:val="0"/>
          <w:divBdr>
            <w:top w:val="none" w:sz="0" w:space="0" w:color="auto"/>
            <w:left w:val="none" w:sz="0" w:space="0" w:color="auto"/>
            <w:bottom w:val="none" w:sz="0" w:space="0" w:color="auto"/>
            <w:right w:val="none" w:sz="0" w:space="0" w:color="auto"/>
          </w:divBdr>
        </w:div>
        <w:div w:id="1497912624">
          <w:marLeft w:val="640"/>
          <w:marRight w:val="0"/>
          <w:marTop w:val="0"/>
          <w:marBottom w:val="0"/>
          <w:divBdr>
            <w:top w:val="none" w:sz="0" w:space="0" w:color="auto"/>
            <w:left w:val="none" w:sz="0" w:space="0" w:color="auto"/>
            <w:bottom w:val="none" w:sz="0" w:space="0" w:color="auto"/>
            <w:right w:val="none" w:sz="0" w:space="0" w:color="auto"/>
          </w:divBdr>
        </w:div>
        <w:div w:id="1500926860">
          <w:marLeft w:val="640"/>
          <w:marRight w:val="0"/>
          <w:marTop w:val="0"/>
          <w:marBottom w:val="0"/>
          <w:divBdr>
            <w:top w:val="none" w:sz="0" w:space="0" w:color="auto"/>
            <w:left w:val="none" w:sz="0" w:space="0" w:color="auto"/>
            <w:bottom w:val="none" w:sz="0" w:space="0" w:color="auto"/>
            <w:right w:val="none" w:sz="0" w:space="0" w:color="auto"/>
          </w:divBdr>
        </w:div>
        <w:div w:id="1554393055">
          <w:marLeft w:val="640"/>
          <w:marRight w:val="0"/>
          <w:marTop w:val="0"/>
          <w:marBottom w:val="0"/>
          <w:divBdr>
            <w:top w:val="none" w:sz="0" w:space="0" w:color="auto"/>
            <w:left w:val="none" w:sz="0" w:space="0" w:color="auto"/>
            <w:bottom w:val="none" w:sz="0" w:space="0" w:color="auto"/>
            <w:right w:val="none" w:sz="0" w:space="0" w:color="auto"/>
          </w:divBdr>
        </w:div>
        <w:div w:id="1577470941">
          <w:marLeft w:val="640"/>
          <w:marRight w:val="0"/>
          <w:marTop w:val="0"/>
          <w:marBottom w:val="0"/>
          <w:divBdr>
            <w:top w:val="none" w:sz="0" w:space="0" w:color="auto"/>
            <w:left w:val="none" w:sz="0" w:space="0" w:color="auto"/>
            <w:bottom w:val="none" w:sz="0" w:space="0" w:color="auto"/>
            <w:right w:val="none" w:sz="0" w:space="0" w:color="auto"/>
          </w:divBdr>
        </w:div>
        <w:div w:id="1586719511">
          <w:marLeft w:val="640"/>
          <w:marRight w:val="0"/>
          <w:marTop w:val="0"/>
          <w:marBottom w:val="0"/>
          <w:divBdr>
            <w:top w:val="none" w:sz="0" w:space="0" w:color="auto"/>
            <w:left w:val="none" w:sz="0" w:space="0" w:color="auto"/>
            <w:bottom w:val="none" w:sz="0" w:space="0" w:color="auto"/>
            <w:right w:val="none" w:sz="0" w:space="0" w:color="auto"/>
          </w:divBdr>
        </w:div>
        <w:div w:id="1662659225">
          <w:marLeft w:val="640"/>
          <w:marRight w:val="0"/>
          <w:marTop w:val="0"/>
          <w:marBottom w:val="0"/>
          <w:divBdr>
            <w:top w:val="none" w:sz="0" w:space="0" w:color="auto"/>
            <w:left w:val="none" w:sz="0" w:space="0" w:color="auto"/>
            <w:bottom w:val="none" w:sz="0" w:space="0" w:color="auto"/>
            <w:right w:val="none" w:sz="0" w:space="0" w:color="auto"/>
          </w:divBdr>
        </w:div>
        <w:div w:id="1672836044">
          <w:marLeft w:val="640"/>
          <w:marRight w:val="0"/>
          <w:marTop w:val="0"/>
          <w:marBottom w:val="0"/>
          <w:divBdr>
            <w:top w:val="none" w:sz="0" w:space="0" w:color="auto"/>
            <w:left w:val="none" w:sz="0" w:space="0" w:color="auto"/>
            <w:bottom w:val="none" w:sz="0" w:space="0" w:color="auto"/>
            <w:right w:val="none" w:sz="0" w:space="0" w:color="auto"/>
          </w:divBdr>
        </w:div>
        <w:div w:id="1688873655">
          <w:marLeft w:val="640"/>
          <w:marRight w:val="0"/>
          <w:marTop w:val="0"/>
          <w:marBottom w:val="0"/>
          <w:divBdr>
            <w:top w:val="none" w:sz="0" w:space="0" w:color="auto"/>
            <w:left w:val="none" w:sz="0" w:space="0" w:color="auto"/>
            <w:bottom w:val="none" w:sz="0" w:space="0" w:color="auto"/>
            <w:right w:val="none" w:sz="0" w:space="0" w:color="auto"/>
          </w:divBdr>
        </w:div>
        <w:div w:id="1692074776">
          <w:marLeft w:val="640"/>
          <w:marRight w:val="0"/>
          <w:marTop w:val="0"/>
          <w:marBottom w:val="0"/>
          <w:divBdr>
            <w:top w:val="none" w:sz="0" w:space="0" w:color="auto"/>
            <w:left w:val="none" w:sz="0" w:space="0" w:color="auto"/>
            <w:bottom w:val="none" w:sz="0" w:space="0" w:color="auto"/>
            <w:right w:val="none" w:sz="0" w:space="0" w:color="auto"/>
          </w:divBdr>
        </w:div>
        <w:div w:id="1713730951">
          <w:marLeft w:val="640"/>
          <w:marRight w:val="0"/>
          <w:marTop w:val="0"/>
          <w:marBottom w:val="0"/>
          <w:divBdr>
            <w:top w:val="none" w:sz="0" w:space="0" w:color="auto"/>
            <w:left w:val="none" w:sz="0" w:space="0" w:color="auto"/>
            <w:bottom w:val="none" w:sz="0" w:space="0" w:color="auto"/>
            <w:right w:val="none" w:sz="0" w:space="0" w:color="auto"/>
          </w:divBdr>
        </w:div>
        <w:div w:id="1726173207">
          <w:marLeft w:val="640"/>
          <w:marRight w:val="0"/>
          <w:marTop w:val="0"/>
          <w:marBottom w:val="0"/>
          <w:divBdr>
            <w:top w:val="none" w:sz="0" w:space="0" w:color="auto"/>
            <w:left w:val="none" w:sz="0" w:space="0" w:color="auto"/>
            <w:bottom w:val="none" w:sz="0" w:space="0" w:color="auto"/>
            <w:right w:val="none" w:sz="0" w:space="0" w:color="auto"/>
          </w:divBdr>
        </w:div>
        <w:div w:id="1738697737">
          <w:marLeft w:val="640"/>
          <w:marRight w:val="0"/>
          <w:marTop w:val="0"/>
          <w:marBottom w:val="0"/>
          <w:divBdr>
            <w:top w:val="none" w:sz="0" w:space="0" w:color="auto"/>
            <w:left w:val="none" w:sz="0" w:space="0" w:color="auto"/>
            <w:bottom w:val="none" w:sz="0" w:space="0" w:color="auto"/>
            <w:right w:val="none" w:sz="0" w:space="0" w:color="auto"/>
          </w:divBdr>
        </w:div>
        <w:div w:id="1762486713">
          <w:marLeft w:val="640"/>
          <w:marRight w:val="0"/>
          <w:marTop w:val="0"/>
          <w:marBottom w:val="0"/>
          <w:divBdr>
            <w:top w:val="none" w:sz="0" w:space="0" w:color="auto"/>
            <w:left w:val="none" w:sz="0" w:space="0" w:color="auto"/>
            <w:bottom w:val="none" w:sz="0" w:space="0" w:color="auto"/>
            <w:right w:val="none" w:sz="0" w:space="0" w:color="auto"/>
          </w:divBdr>
        </w:div>
        <w:div w:id="1775325251">
          <w:marLeft w:val="640"/>
          <w:marRight w:val="0"/>
          <w:marTop w:val="0"/>
          <w:marBottom w:val="0"/>
          <w:divBdr>
            <w:top w:val="none" w:sz="0" w:space="0" w:color="auto"/>
            <w:left w:val="none" w:sz="0" w:space="0" w:color="auto"/>
            <w:bottom w:val="none" w:sz="0" w:space="0" w:color="auto"/>
            <w:right w:val="none" w:sz="0" w:space="0" w:color="auto"/>
          </w:divBdr>
        </w:div>
        <w:div w:id="1776555248">
          <w:marLeft w:val="640"/>
          <w:marRight w:val="0"/>
          <w:marTop w:val="0"/>
          <w:marBottom w:val="0"/>
          <w:divBdr>
            <w:top w:val="none" w:sz="0" w:space="0" w:color="auto"/>
            <w:left w:val="none" w:sz="0" w:space="0" w:color="auto"/>
            <w:bottom w:val="none" w:sz="0" w:space="0" w:color="auto"/>
            <w:right w:val="none" w:sz="0" w:space="0" w:color="auto"/>
          </w:divBdr>
        </w:div>
        <w:div w:id="1804928336">
          <w:marLeft w:val="640"/>
          <w:marRight w:val="0"/>
          <w:marTop w:val="0"/>
          <w:marBottom w:val="0"/>
          <w:divBdr>
            <w:top w:val="none" w:sz="0" w:space="0" w:color="auto"/>
            <w:left w:val="none" w:sz="0" w:space="0" w:color="auto"/>
            <w:bottom w:val="none" w:sz="0" w:space="0" w:color="auto"/>
            <w:right w:val="none" w:sz="0" w:space="0" w:color="auto"/>
          </w:divBdr>
        </w:div>
        <w:div w:id="1915431237">
          <w:marLeft w:val="640"/>
          <w:marRight w:val="0"/>
          <w:marTop w:val="0"/>
          <w:marBottom w:val="0"/>
          <w:divBdr>
            <w:top w:val="none" w:sz="0" w:space="0" w:color="auto"/>
            <w:left w:val="none" w:sz="0" w:space="0" w:color="auto"/>
            <w:bottom w:val="none" w:sz="0" w:space="0" w:color="auto"/>
            <w:right w:val="none" w:sz="0" w:space="0" w:color="auto"/>
          </w:divBdr>
        </w:div>
        <w:div w:id="1923442905">
          <w:marLeft w:val="640"/>
          <w:marRight w:val="0"/>
          <w:marTop w:val="0"/>
          <w:marBottom w:val="0"/>
          <w:divBdr>
            <w:top w:val="none" w:sz="0" w:space="0" w:color="auto"/>
            <w:left w:val="none" w:sz="0" w:space="0" w:color="auto"/>
            <w:bottom w:val="none" w:sz="0" w:space="0" w:color="auto"/>
            <w:right w:val="none" w:sz="0" w:space="0" w:color="auto"/>
          </w:divBdr>
        </w:div>
        <w:div w:id="1954703149">
          <w:marLeft w:val="640"/>
          <w:marRight w:val="0"/>
          <w:marTop w:val="0"/>
          <w:marBottom w:val="0"/>
          <w:divBdr>
            <w:top w:val="none" w:sz="0" w:space="0" w:color="auto"/>
            <w:left w:val="none" w:sz="0" w:space="0" w:color="auto"/>
            <w:bottom w:val="none" w:sz="0" w:space="0" w:color="auto"/>
            <w:right w:val="none" w:sz="0" w:space="0" w:color="auto"/>
          </w:divBdr>
        </w:div>
        <w:div w:id="1956669409">
          <w:marLeft w:val="640"/>
          <w:marRight w:val="0"/>
          <w:marTop w:val="0"/>
          <w:marBottom w:val="0"/>
          <w:divBdr>
            <w:top w:val="none" w:sz="0" w:space="0" w:color="auto"/>
            <w:left w:val="none" w:sz="0" w:space="0" w:color="auto"/>
            <w:bottom w:val="none" w:sz="0" w:space="0" w:color="auto"/>
            <w:right w:val="none" w:sz="0" w:space="0" w:color="auto"/>
          </w:divBdr>
        </w:div>
        <w:div w:id="2020693582">
          <w:marLeft w:val="640"/>
          <w:marRight w:val="0"/>
          <w:marTop w:val="0"/>
          <w:marBottom w:val="0"/>
          <w:divBdr>
            <w:top w:val="none" w:sz="0" w:space="0" w:color="auto"/>
            <w:left w:val="none" w:sz="0" w:space="0" w:color="auto"/>
            <w:bottom w:val="none" w:sz="0" w:space="0" w:color="auto"/>
            <w:right w:val="none" w:sz="0" w:space="0" w:color="auto"/>
          </w:divBdr>
        </w:div>
        <w:div w:id="2037657353">
          <w:marLeft w:val="640"/>
          <w:marRight w:val="0"/>
          <w:marTop w:val="0"/>
          <w:marBottom w:val="0"/>
          <w:divBdr>
            <w:top w:val="none" w:sz="0" w:space="0" w:color="auto"/>
            <w:left w:val="none" w:sz="0" w:space="0" w:color="auto"/>
            <w:bottom w:val="none" w:sz="0" w:space="0" w:color="auto"/>
            <w:right w:val="none" w:sz="0" w:space="0" w:color="auto"/>
          </w:divBdr>
        </w:div>
        <w:div w:id="2060858951">
          <w:marLeft w:val="640"/>
          <w:marRight w:val="0"/>
          <w:marTop w:val="0"/>
          <w:marBottom w:val="0"/>
          <w:divBdr>
            <w:top w:val="none" w:sz="0" w:space="0" w:color="auto"/>
            <w:left w:val="none" w:sz="0" w:space="0" w:color="auto"/>
            <w:bottom w:val="none" w:sz="0" w:space="0" w:color="auto"/>
            <w:right w:val="none" w:sz="0" w:space="0" w:color="auto"/>
          </w:divBdr>
        </w:div>
        <w:div w:id="2085032898">
          <w:marLeft w:val="640"/>
          <w:marRight w:val="0"/>
          <w:marTop w:val="0"/>
          <w:marBottom w:val="0"/>
          <w:divBdr>
            <w:top w:val="none" w:sz="0" w:space="0" w:color="auto"/>
            <w:left w:val="none" w:sz="0" w:space="0" w:color="auto"/>
            <w:bottom w:val="none" w:sz="0" w:space="0" w:color="auto"/>
            <w:right w:val="none" w:sz="0" w:space="0" w:color="auto"/>
          </w:divBdr>
        </w:div>
        <w:div w:id="2137985124">
          <w:marLeft w:val="640"/>
          <w:marRight w:val="0"/>
          <w:marTop w:val="0"/>
          <w:marBottom w:val="0"/>
          <w:divBdr>
            <w:top w:val="none" w:sz="0" w:space="0" w:color="auto"/>
            <w:left w:val="none" w:sz="0" w:space="0" w:color="auto"/>
            <w:bottom w:val="none" w:sz="0" w:space="0" w:color="auto"/>
            <w:right w:val="none" w:sz="0" w:space="0" w:color="auto"/>
          </w:divBdr>
        </w:div>
      </w:divsChild>
    </w:div>
    <w:div w:id="1072581825">
      <w:bodyDiv w:val="1"/>
      <w:marLeft w:val="0"/>
      <w:marRight w:val="0"/>
      <w:marTop w:val="0"/>
      <w:marBottom w:val="0"/>
      <w:divBdr>
        <w:top w:val="none" w:sz="0" w:space="0" w:color="auto"/>
        <w:left w:val="none" w:sz="0" w:space="0" w:color="auto"/>
        <w:bottom w:val="none" w:sz="0" w:space="0" w:color="auto"/>
        <w:right w:val="none" w:sz="0" w:space="0" w:color="auto"/>
      </w:divBdr>
      <w:divsChild>
        <w:div w:id="12266720">
          <w:marLeft w:val="640"/>
          <w:marRight w:val="0"/>
          <w:marTop w:val="0"/>
          <w:marBottom w:val="0"/>
          <w:divBdr>
            <w:top w:val="none" w:sz="0" w:space="0" w:color="auto"/>
            <w:left w:val="none" w:sz="0" w:space="0" w:color="auto"/>
            <w:bottom w:val="none" w:sz="0" w:space="0" w:color="auto"/>
            <w:right w:val="none" w:sz="0" w:space="0" w:color="auto"/>
          </w:divBdr>
        </w:div>
        <w:div w:id="30882148">
          <w:marLeft w:val="640"/>
          <w:marRight w:val="0"/>
          <w:marTop w:val="0"/>
          <w:marBottom w:val="0"/>
          <w:divBdr>
            <w:top w:val="none" w:sz="0" w:space="0" w:color="auto"/>
            <w:left w:val="none" w:sz="0" w:space="0" w:color="auto"/>
            <w:bottom w:val="none" w:sz="0" w:space="0" w:color="auto"/>
            <w:right w:val="none" w:sz="0" w:space="0" w:color="auto"/>
          </w:divBdr>
        </w:div>
        <w:div w:id="36200272">
          <w:marLeft w:val="640"/>
          <w:marRight w:val="0"/>
          <w:marTop w:val="0"/>
          <w:marBottom w:val="0"/>
          <w:divBdr>
            <w:top w:val="none" w:sz="0" w:space="0" w:color="auto"/>
            <w:left w:val="none" w:sz="0" w:space="0" w:color="auto"/>
            <w:bottom w:val="none" w:sz="0" w:space="0" w:color="auto"/>
            <w:right w:val="none" w:sz="0" w:space="0" w:color="auto"/>
          </w:divBdr>
        </w:div>
        <w:div w:id="54471608">
          <w:marLeft w:val="640"/>
          <w:marRight w:val="0"/>
          <w:marTop w:val="0"/>
          <w:marBottom w:val="0"/>
          <w:divBdr>
            <w:top w:val="none" w:sz="0" w:space="0" w:color="auto"/>
            <w:left w:val="none" w:sz="0" w:space="0" w:color="auto"/>
            <w:bottom w:val="none" w:sz="0" w:space="0" w:color="auto"/>
            <w:right w:val="none" w:sz="0" w:space="0" w:color="auto"/>
          </w:divBdr>
        </w:div>
        <w:div w:id="58333620">
          <w:marLeft w:val="640"/>
          <w:marRight w:val="0"/>
          <w:marTop w:val="0"/>
          <w:marBottom w:val="0"/>
          <w:divBdr>
            <w:top w:val="none" w:sz="0" w:space="0" w:color="auto"/>
            <w:left w:val="none" w:sz="0" w:space="0" w:color="auto"/>
            <w:bottom w:val="none" w:sz="0" w:space="0" w:color="auto"/>
            <w:right w:val="none" w:sz="0" w:space="0" w:color="auto"/>
          </w:divBdr>
        </w:div>
        <w:div w:id="77219272">
          <w:marLeft w:val="640"/>
          <w:marRight w:val="0"/>
          <w:marTop w:val="0"/>
          <w:marBottom w:val="0"/>
          <w:divBdr>
            <w:top w:val="none" w:sz="0" w:space="0" w:color="auto"/>
            <w:left w:val="none" w:sz="0" w:space="0" w:color="auto"/>
            <w:bottom w:val="none" w:sz="0" w:space="0" w:color="auto"/>
            <w:right w:val="none" w:sz="0" w:space="0" w:color="auto"/>
          </w:divBdr>
        </w:div>
        <w:div w:id="94180548">
          <w:marLeft w:val="640"/>
          <w:marRight w:val="0"/>
          <w:marTop w:val="0"/>
          <w:marBottom w:val="0"/>
          <w:divBdr>
            <w:top w:val="none" w:sz="0" w:space="0" w:color="auto"/>
            <w:left w:val="none" w:sz="0" w:space="0" w:color="auto"/>
            <w:bottom w:val="none" w:sz="0" w:space="0" w:color="auto"/>
            <w:right w:val="none" w:sz="0" w:space="0" w:color="auto"/>
          </w:divBdr>
        </w:div>
        <w:div w:id="109711250">
          <w:marLeft w:val="640"/>
          <w:marRight w:val="0"/>
          <w:marTop w:val="0"/>
          <w:marBottom w:val="0"/>
          <w:divBdr>
            <w:top w:val="none" w:sz="0" w:space="0" w:color="auto"/>
            <w:left w:val="none" w:sz="0" w:space="0" w:color="auto"/>
            <w:bottom w:val="none" w:sz="0" w:space="0" w:color="auto"/>
            <w:right w:val="none" w:sz="0" w:space="0" w:color="auto"/>
          </w:divBdr>
        </w:div>
        <w:div w:id="111822874">
          <w:marLeft w:val="640"/>
          <w:marRight w:val="0"/>
          <w:marTop w:val="0"/>
          <w:marBottom w:val="0"/>
          <w:divBdr>
            <w:top w:val="none" w:sz="0" w:space="0" w:color="auto"/>
            <w:left w:val="none" w:sz="0" w:space="0" w:color="auto"/>
            <w:bottom w:val="none" w:sz="0" w:space="0" w:color="auto"/>
            <w:right w:val="none" w:sz="0" w:space="0" w:color="auto"/>
          </w:divBdr>
        </w:div>
        <w:div w:id="161437646">
          <w:marLeft w:val="640"/>
          <w:marRight w:val="0"/>
          <w:marTop w:val="0"/>
          <w:marBottom w:val="0"/>
          <w:divBdr>
            <w:top w:val="none" w:sz="0" w:space="0" w:color="auto"/>
            <w:left w:val="none" w:sz="0" w:space="0" w:color="auto"/>
            <w:bottom w:val="none" w:sz="0" w:space="0" w:color="auto"/>
            <w:right w:val="none" w:sz="0" w:space="0" w:color="auto"/>
          </w:divBdr>
        </w:div>
        <w:div w:id="166599024">
          <w:marLeft w:val="640"/>
          <w:marRight w:val="0"/>
          <w:marTop w:val="0"/>
          <w:marBottom w:val="0"/>
          <w:divBdr>
            <w:top w:val="none" w:sz="0" w:space="0" w:color="auto"/>
            <w:left w:val="none" w:sz="0" w:space="0" w:color="auto"/>
            <w:bottom w:val="none" w:sz="0" w:space="0" w:color="auto"/>
            <w:right w:val="none" w:sz="0" w:space="0" w:color="auto"/>
          </w:divBdr>
        </w:div>
        <w:div w:id="230165755">
          <w:marLeft w:val="640"/>
          <w:marRight w:val="0"/>
          <w:marTop w:val="0"/>
          <w:marBottom w:val="0"/>
          <w:divBdr>
            <w:top w:val="none" w:sz="0" w:space="0" w:color="auto"/>
            <w:left w:val="none" w:sz="0" w:space="0" w:color="auto"/>
            <w:bottom w:val="none" w:sz="0" w:space="0" w:color="auto"/>
            <w:right w:val="none" w:sz="0" w:space="0" w:color="auto"/>
          </w:divBdr>
        </w:div>
        <w:div w:id="230504801">
          <w:marLeft w:val="640"/>
          <w:marRight w:val="0"/>
          <w:marTop w:val="0"/>
          <w:marBottom w:val="0"/>
          <w:divBdr>
            <w:top w:val="none" w:sz="0" w:space="0" w:color="auto"/>
            <w:left w:val="none" w:sz="0" w:space="0" w:color="auto"/>
            <w:bottom w:val="none" w:sz="0" w:space="0" w:color="auto"/>
            <w:right w:val="none" w:sz="0" w:space="0" w:color="auto"/>
          </w:divBdr>
        </w:div>
        <w:div w:id="244188090">
          <w:marLeft w:val="640"/>
          <w:marRight w:val="0"/>
          <w:marTop w:val="0"/>
          <w:marBottom w:val="0"/>
          <w:divBdr>
            <w:top w:val="none" w:sz="0" w:space="0" w:color="auto"/>
            <w:left w:val="none" w:sz="0" w:space="0" w:color="auto"/>
            <w:bottom w:val="none" w:sz="0" w:space="0" w:color="auto"/>
            <w:right w:val="none" w:sz="0" w:space="0" w:color="auto"/>
          </w:divBdr>
        </w:div>
        <w:div w:id="266734632">
          <w:marLeft w:val="640"/>
          <w:marRight w:val="0"/>
          <w:marTop w:val="0"/>
          <w:marBottom w:val="0"/>
          <w:divBdr>
            <w:top w:val="none" w:sz="0" w:space="0" w:color="auto"/>
            <w:left w:val="none" w:sz="0" w:space="0" w:color="auto"/>
            <w:bottom w:val="none" w:sz="0" w:space="0" w:color="auto"/>
            <w:right w:val="none" w:sz="0" w:space="0" w:color="auto"/>
          </w:divBdr>
        </w:div>
        <w:div w:id="276764588">
          <w:marLeft w:val="640"/>
          <w:marRight w:val="0"/>
          <w:marTop w:val="0"/>
          <w:marBottom w:val="0"/>
          <w:divBdr>
            <w:top w:val="none" w:sz="0" w:space="0" w:color="auto"/>
            <w:left w:val="none" w:sz="0" w:space="0" w:color="auto"/>
            <w:bottom w:val="none" w:sz="0" w:space="0" w:color="auto"/>
            <w:right w:val="none" w:sz="0" w:space="0" w:color="auto"/>
          </w:divBdr>
        </w:div>
        <w:div w:id="335353350">
          <w:marLeft w:val="640"/>
          <w:marRight w:val="0"/>
          <w:marTop w:val="0"/>
          <w:marBottom w:val="0"/>
          <w:divBdr>
            <w:top w:val="none" w:sz="0" w:space="0" w:color="auto"/>
            <w:left w:val="none" w:sz="0" w:space="0" w:color="auto"/>
            <w:bottom w:val="none" w:sz="0" w:space="0" w:color="auto"/>
            <w:right w:val="none" w:sz="0" w:space="0" w:color="auto"/>
          </w:divBdr>
        </w:div>
        <w:div w:id="351537858">
          <w:marLeft w:val="640"/>
          <w:marRight w:val="0"/>
          <w:marTop w:val="0"/>
          <w:marBottom w:val="0"/>
          <w:divBdr>
            <w:top w:val="none" w:sz="0" w:space="0" w:color="auto"/>
            <w:left w:val="none" w:sz="0" w:space="0" w:color="auto"/>
            <w:bottom w:val="none" w:sz="0" w:space="0" w:color="auto"/>
            <w:right w:val="none" w:sz="0" w:space="0" w:color="auto"/>
          </w:divBdr>
        </w:div>
        <w:div w:id="371655428">
          <w:marLeft w:val="640"/>
          <w:marRight w:val="0"/>
          <w:marTop w:val="0"/>
          <w:marBottom w:val="0"/>
          <w:divBdr>
            <w:top w:val="none" w:sz="0" w:space="0" w:color="auto"/>
            <w:left w:val="none" w:sz="0" w:space="0" w:color="auto"/>
            <w:bottom w:val="none" w:sz="0" w:space="0" w:color="auto"/>
            <w:right w:val="none" w:sz="0" w:space="0" w:color="auto"/>
          </w:divBdr>
        </w:div>
        <w:div w:id="379060625">
          <w:marLeft w:val="640"/>
          <w:marRight w:val="0"/>
          <w:marTop w:val="0"/>
          <w:marBottom w:val="0"/>
          <w:divBdr>
            <w:top w:val="none" w:sz="0" w:space="0" w:color="auto"/>
            <w:left w:val="none" w:sz="0" w:space="0" w:color="auto"/>
            <w:bottom w:val="none" w:sz="0" w:space="0" w:color="auto"/>
            <w:right w:val="none" w:sz="0" w:space="0" w:color="auto"/>
          </w:divBdr>
        </w:div>
        <w:div w:id="406002331">
          <w:marLeft w:val="640"/>
          <w:marRight w:val="0"/>
          <w:marTop w:val="0"/>
          <w:marBottom w:val="0"/>
          <w:divBdr>
            <w:top w:val="none" w:sz="0" w:space="0" w:color="auto"/>
            <w:left w:val="none" w:sz="0" w:space="0" w:color="auto"/>
            <w:bottom w:val="none" w:sz="0" w:space="0" w:color="auto"/>
            <w:right w:val="none" w:sz="0" w:space="0" w:color="auto"/>
          </w:divBdr>
        </w:div>
        <w:div w:id="421150462">
          <w:marLeft w:val="640"/>
          <w:marRight w:val="0"/>
          <w:marTop w:val="0"/>
          <w:marBottom w:val="0"/>
          <w:divBdr>
            <w:top w:val="none" w:sz="0" w:space="0" w:color="auto"/>
            <w:left w:val="none" w:sz="0" w:space="0" w:color="auto"/>
            <w:bottom w:val="none" w:sz="0" w:space="0" w:color="auto"/>
            <w:right w:val="none" w:sz="0" w:space="0" w:color="auto"/>
          </w:divBdr>
        </w:div>
        <w:div w:id="431241180">
          <w:marLeft w:val="640"/>
          <w:marRight w:val="0"/>
          <w:marTop w:val="0"/>
          <w:marBottom w:val="0"/>
          <w:divBdr>
            <w:top w:val="none" w:sz="0" w:space="0" w:color="auto"/>
            <w:left w:val="none" w:sz="0" w:space="0" w:color="auto"/>
            <w:bottom w:val="none" w:sz="0" w:space="0" w:color="auto"/>
            <w:right w:val="none" w:sz="0" w:space="0" w:color="auto"/>
          </w:divBdr>
        </w:div>
        <w:div w:id="444546241">
          <w:marLeft w:val="640"/>
          <w:marRight w:val="0"/>
          <w:marTop w:val="0"/>
          <w:marBottom w:val="0"/>
          <w:divBdr>
            <w:top w:val="none" w:sz="0" w:space="0" w:color="auto"/>
            <w:left w:val="none" w:sz="0" w:space="0" w:color="auto"/>
            <w:bottom w:val="none" w:sz="0" w:space="0" w:color="auto"/>
            <w:right w:val="none" w:sz="0" w:space="0" w:color="auto"/>
          </w:divBdr>
        </w:div>
        <w:div w:id="448012260">
          <w:marLeft w:val="640"/>
          <w:marRight w:val="0"/>
          <w:marTop w:val="0"/>
          <w:marBottom w:val="0"/>
          <w:divBdr>
            <w:top w:val="none" w:sz="0" w:space="0" w:color="auto"/>
            <w:left w:val="none" w:sz="0" w:space="0" w:color="auto"/>
            <w:bottom w:val="none" w:sz="0" w:space="0" w:color="auto"/>
            <w:right w:val="none" w:sz="0" w:space="0" w:color="auto"/>
          </w:divBdr>
        </w:div>
        <w:div w:id="462230603">
          <w:marLeft w:val="640"/>
          <w:marRight w:val="0"/>
          <w:marTop w:val="0"/>
          <w:marBottom w:val="0"/>
          <w:divBdr>
            <w:top w:val="none" w:sz="0" w:space="0" w:color="auto"/>
            <w:left w:val="none" w:sz="0" w:space="0" w:color="auto"/>
            <w:bottom w:val="none" w:sz="0" w:space="0" w:color="auto"/>
            <w:right w:val="none" w:sz="0" w:space="0" w:color="auto"/>
          </w:divBdr>
        </w:div>
        <w:div w:id="477918212">
          <w:marLeft w:val="640"/>
          <w:marRight w:val="0"/>
          <w:marTop w:val="0"/>
          <w:marBottom w:val="0"/>
          <w:divBdr>
            <w:top w:val="none" w:sz="0" w:space="0" w:color="auto"/>
            <w:left w:val="none" w:sz="0" w:space="0" w:color="auto"/>
            <w:bottom w:val="none" w:sz="0" w:space="0" w:color="auto"/>
            <w:right w:val="none" w:sz="0" w:space="0" w:color="auto"/>
          </w:divBdr>
        </w:div>
        <w:div w:id="484904675">
          <w:marLeft w:val="640"/>
          <w:marRight w:val="0"/>
          <w:marTop w:val="0"/>
          <w:marBottom w:val="0"/>
          <w:divBdr>
            <w:top w:val="none" w:sz="0" w:space="0" w:color="auto"/>
            <w:left w:val="none" w:sz="0" w:space="0" w:color="auto"/>
            <w:bottom w:val="none" w:sz="0" w:space="0" w:color="auto"/>
            <w:right w:val="none" w:sz="0" w:space="0" w:color="auto"/>
          </w:divBdr>
        </w:div>
        <w:div w:id="491989394">
          <w:marLeft w:val="640"/>
          <w:marRight w:val="0"/>
          <w:marTop w:val="0"/>
          <w:marBottom w:val="0"/>
          <w:divBdr>
            <w:top w:val="none" w:sz="0" w:space="0" w:color="auto"/>
            <w:left w:val="none" w:sz="0" w:space="0" w:color="auto"/>
            <w:bottom w:val="none" w:sz="0" w:space="0" w:color="auto"/>
            <w:right w:val="none" w:sz="0" w:space="0" w:color="auto"/>
          </w:divBdr>
        </w:div>
        <w:div w:id="529337518">
          <w:marLeft w:val="640"/>
          <w:marRight w:val="0"/>
          <w:marTop w:val="0"/>
          <w:marBottom w:val="0"/>
          <w:divBdr>
            <w:top w:val="none" w:sz="0" w:space="0" w:color="auto"/>
            <w:left w:val="none" w:sz="0" w:space="0" w:color="auto"/>
            <w:bottom w:val="none" w:sz="0" w:space="0" w:color="auto"/>
            <w:right w:val="none" w:sz="0" w:space="0" w:color="auto"/>
          </w:divBdr>
        </w:div>
        <w:div w:id="549918517">
          <w:marLeft w:val="640"/>
          <w:marRight w:val="0"/>
          <w:marTop w:val="0"/>
          <w:marBottom w:val="0"/>
          <w:divBdr>
            <w:top w:val="none" w:sz="0" w:space="0" w:color="auto"/>
            <w:left w:val="none" w:sz="0" w:space="0" w:color="auto"/>
            <w:bottom w:val="none" w:sz="0" w:space="0" w:color="auto"/>
            <w:right w:val="none" w:sz="0" w:space="0" w:color="auto"/>
          </w:divBdr>
        </w:div>
        <w:div w:id="555897431">
          <w:marLeft w:val="640"/>
          <w:marRight w:val="0"/>
          <w:marTop w:val="0"/>
          <w:marBottom w:val="0"/>
          <w:divBdr>
            <w:top w:val="none" w:sz="0" w:space="0" w:color="auto"/>
            <w:left w:val="none" w:sz="0" w:space="0" w:color="auto"/>
            <w:bottom w:val="none" w:sz="0" w:space="0" w:color="auto"/>
            <w:right w:val="none" w:sz="0" w:space="0" w:color="auto"/>
          </w:divBdr>
        </w:div>
        <w:div w:id="612057760">
          <w:marLeft w:val="640"/>
          <w:marRight w:val="0"/>
          <w:marTop w:val="0"/>
          <w:marBottom w:val="0"/>
          <w:divBdr>
            <w:top w:val="none" w:sz="0" w:space="0" w:color="auto"/>
            <w:left w:val="none" w:sz="0" w:space="0" w:color="auto"/>
            <w:bottom w:val="none" w:sz="0" w:space="0" w:color="auto"/>
            <w:right w:val="none" w:sz="0" w:space="0" w:color="auto"/>
          </w:divBdr>
        </w:div>
        <w:div w:id="638727040">
          <w:marLeft w:val="640"/>
          <w:marRight w:val="0"/>
          <w:marTop w:val="0"/>
          <w:marBottom w:val="0"/>
          <w:divBdr>
            <w:top w:val="none" w:sz="0" w:space="0" w:color="auto"/>
            <w:left w:val="none" w:sz="0" w:space="0" w:color="auto"/>
            <w:bottom w:val="none" w:sz="0" w:space="0" w:color="auto"/>
            <w:right w:val="none" w:sz="0" w:space="0" w:color="auto"/>
          </w:divBdr>
        </w:div>
        <w:div w:id="697698651">
          <w:marLeft w:val="640"/>
          <w:marRight w:val="0"/>
          <w:marTop w:val="0"/>
          <w:marBottom w:val="0"/>
          <w:divBdr>
            <w:top w:val="none" w:sz="0" w:space="0" w:color="auto"/>
            <w:left w:val="none" w:sz="0" w:space="0" w:color="auto"/>
            <w:bottom w:val="none" w:sz="0" w:space="0" w:color="auto"/>
            <w:right w:val="none" w:sz="0" w:space="0" w:color="auto"/>
          </w:divBdr>
        </w:div>
        <w:div w:id="711000966">
          <w:marLeft w:val="640"/>
          <w:marRight w:val="0"/>
          <w:marTop w:val="0"/>
          <w:marBottom w:val="0"/>
          <w:divBdr>
            <w:top w:val="none" w:sz="0" w:space="0" w:color="auto"/>
            <w:left w:val="none" w:sz="0" w:space="0" w:color="auto"/>
            <w:bottom w:val="none" w:sz="0" w:space="0" w:color="auto"/>
            <w:right w:val="none" w:sz="0" w:space="0" w:color="auto"/>
          </w:divBdr>
        </w:div>
        <w:div w:id="732967909">
          <w:marLeft w:val="640"/>
          <w:marRight w:val="0"/>
          <w:marTop w:val="0"/>
          <w:marBottom w:val="0"/>
          <w:divBdr>
            <w:top w:val="none" w:sz="0" w:space="0" w:color="auto"/>
            <w:left w:val="none" w:sz="0" w:space="0" w:color="auto"/>
            <w:bottom w:val="none" w:sz="0" w:space="0" w:color="auto"/>
            <w:right w:val="none" w:sz="0" w:space="0" w:color="auto"/>
          </w:divBdr>
        </w:div>
        <w:div w:id="736787665">
          <w:marLeft w:val="640"/>
          <w:marRight w:val="0"/>
          <w:marTop w:val="0"/>
          <w:marBottom w:val="0"/>
          <w:divBdr>
            <w:top w:val="none" w:sz="0" w:space="0" w:color="auto"/>
            <w:left w:val="none" w:sz="0" w:space="0" w:color="auto"/>
            <w:bottom w:val="none" w:sz="0" w:space="0" w:color="auto"/>
            <w:right w:val="none" w:sz="0" w:space="0" w:color="auto"/>
          </w:divBdr>
        </w:div>
        <w:div w:id="772019829">
          <w:marLeft w:val="640"/>
          <w:marRight w:val="0"/>
          <w:marTop w:val="0"/>
          <w:marBottom w:val="0"/>
          <w:divBdr>
            <w:top w:val="none" w:sz="0" w:space="0" w:color="auto"/>
            <w:left w:val="none" w:sz="0" w:space="0" w:color="auto"/>
            <w:bottom w:val="none" w:sz="0" w:space="0" w:color="auto"/>
            <w:right w:val="none" w:sz="0" w:space="0" w:color="auto"/>
          </w:divBdr>
        </w:div>
        <w:div w:id="773940392">
          <w:marLeft w:val="640"/>
          <w:marRight w:val="0"/>
          <w:marTop w:val="0"/>
          <w:marBottom w:val="0"/>
          <w:divBdr>
            <w:top w:val="none" w:sz="0" w:space="0" w:color="auto"/>
            <w:left w:val="none" w:sz="0" w:space="0" w:color="auto"/>
            <w:bottom w:val="none" w:sz="0" w:space="0" w:color="auto"/>
            <w:right w:val="none" w:sz="0" w:space="0" w:color="auto"/>
          </w:divBdr>
        </w:div>
        <w:div w:id="813988030">
          <w:marLeft w:val="640"/>
          <w:marRight w:val="0"/>
          <w:marTop w:val="0"/>
          <w:marBottom w:val="0"/>
          <w:divBdr>
            <w:top w:val="none" w:sz="0" w:space="0" w:color="auto"/>
            <w:left w:val="none" w:sz="0" w:space="0" w:color="auto"/>
            <w:bottom w:val="none" w:sz="0" w:space="0" w:color="auto"/>
            <w:right w:val="none" w:sz="0" w:space="0" w:color="auto"/>
          </w:divBdr>
        </w:div>
        <w:div w:id="829298304">
          <w:marLeft w:val="640"/>
          <w:marRight w:val="0"/>
          <w:marTop w:val="0"/>
          <w:marBottom w:val="0"/>
          <w:divBdr>
            <w:top w:val="none" w:sz="0" w:space="0" w:color="auto"/>
            <w:left w:val="none" w:sz="0" w:space="0" w:color="auto"/>
            <w:bottom w:val="none" w:sz="0" w:space="0" w:color="auto"/>
            <w:right w:val="none" w:sz="0" w:space="0" w:color="auto"/>
          </w:divBdr>
        </w:div>
        <w:div w:id="849368848">
          <w:marLeft w:val="640"/>
          <w:marRight w:val="0"/>
          <w:marTop w:val="0"/>
          <w:marBottom w:val="0"/>
          <w:divBdr>
            <w:top w:val="none" w:sz="0" w:space="0" w:color="auto"/>
            <w:left w:val="none" w:sz="0" w:space="0" w:color="auto"/>
            <w:bottom w:val="none" w:sz="0" w:space="0" w:color="auto"/>
            <w:right w:val="none" w:sz="0" w:space="0" w:color="auto"/>
          </w:divBdr>
        </w:div>
        <w:div w:id="872689156">
          <w:marLeft w:val="640"/>
          <w:marRight w:val="0"/>
          <w:marTop w:val="0"/>
          <w:marBottom w:val="0"/>
          <w:divBdr>
            <w:top w:val="none" w:sz="0" w:space="0" w:color="auto"/>
            <w:left w:val="none" w:sz="0" w:space="0" w:color="auto"/>
            <w:bottom w:val="none" w:sz="0" w:space="0" w:color="auto"/>
            <w:right w:val="none" w:sz="0" w:space="0" w:color="auto"/>
          </w:divBdr>
        </w:div>
        <w:div w:id="878904215">
          <w:marLeft w:val="640"/>
          <w:marRight w:val="0"/>
          <w:marTop w:val="0"/>
          <w:marBottom w:val="0"/>
          <w:divBdr>
            <w:top w:val="none" w:sz="0" w:space="0" w:color="auto"/>
            <w:left w:val="none" w:sz="0" w:space="0" w:color="auto"/>
            <w:bottom w:val="none" w:sz="0" w:space="0" w:color="auto"/>
            <w:right w:val="none" w:sz="0" w:space="0" w:color="auto"/>
          </w:divBdr>
        </w:div>
        <w:div w:id="914168901">
          <w:marLeft w:val="640"/>
          <w:marRight w:val="0"/>
          <w:marTop w:val="0"/>
          <w:marBottom w:val="0"/>
          <w:divBdr>
            <w:top w:val="none" w:sz="0" w:space="0" w:color="auto"/>
            <w:left w:val="none" w:sz="0" w:space="0" w:color="auto"/>
            <w:bottom w:val="none" w:sz="0" w:space="0" w:color="auto"/>
            <w:right w:val="none" w:sz="0" w:space="0" w:color="auto"/>
          </w:divBdr>
        </w:div>
        <w:div w:id="924846269">
          <w:marLeft w:val="640"/>
          <w:marRight w:val="0"/>
          <w:marTop w:val="0"/>
          <w:marBottom w:val="0"/>
          <w:divBdr>
            <w:top w:val="none" w:sz="0" w:space="0" w:color="auto"/>
            <w:left w:val="none" w:sz="0" w:space="0" w:color="auto"/>
            <w:bottom w:val="none" w:sz="0" w:space="0" w:color="auto"/>
            <w:right w:val="none" w:sz="0" w:space="0" w:color="auto"/>
          </w:divBdr>
        </w:div>
        <w:div w:id="965309219">
          <w:marLeft w:val="640"/>
          <w:marRight w:val="0"/>
          <w:marTop w:val="0"/>
          <w:marBottom w:val="0"/>
          <w:divBdr>
            <w:top w:val="none" w:sz="0" w:space="0" w:color="auto"/>
            <w:left w:val="none" w:sz="0" w:space="0" w:color="auto"/>
            <w:bottom w:val="none" w:sz="0" w:space="0" w:color="auto"/>
            <w:right w:val="none" w:sz="0" w:space="0" w:color="auto"/>
          </w:divBdr>
        </w:div>
        <w:div w:id="983119657">
          <w:marLeft w:val="640"/>
          <w:marRight w:val="0"/>
          <w:marTop w:val="0"/>
          <w:marBottom w:val="0"/>
          <w:divBdr>
            <w:top w:val="none" w:sz="0" w:space="0" w:color="auto"/>
            <w:left w:val="none" w:sz="0" w:space="0" w:color="auto"/>
            <w:bottom w:val="none" w:sz="0" w:space="0" w:color="auto"/>
            <w:right w:val="none" w:sz="0" w:space="0" w:color="auto"/>
          </w:divBdr>
        </w:div>
        <w:div w:id="1008288547">
          <w:marLeft w:val="640"/>
          <w:marRight w:val="0"/>
          <w:marTop w:val="0"/>
          <w:marBottom w:val="0"/>
          <w:divBdr>
            <w:top w:val="none" w:sz="0" w:space="0" w:color="auto"/>
            <w:left w:val="none" w:sz="0" w:space="0" w:color="auto"/>
            <w:bottom w:val="none" w:sz="0" w:space="0" w:color="auto"/>
            <w:right w:val="none" w:sz="0" w:space="0" w:color="auto"/>
          </w:divBdr>
        </w:div>
        <w:div w:id="1068040251">
          <w:marLeft w:val="640"/>
          <w:marRight w:val="0"/>
          <w:marTop w:val="0"/>
          <w:marBottom w:val="0"/>
          <w:divBdr>
            <w:top w:val="none" w:sz="0" w:space="0" w:color="auto"/>
            <w:left w:val="none" w:sz="0" w:space="0" w:color="auto"/>
            <w:bottom w:val="none" w:sz="0" w:space="0" w:color="auto"/>
            <w:right w:val="none" w:sz="0" w:space="0" w:color="auto"/>
          </w:divBdr>
        </w:div>
        <w:div w:id="1079667552">
          <w:marLeft w:val="640"/>
          <w:marRight w:val="0"/>
          <w:marTop w:val="0"/>
          <w:marBottom w:val="0"/>
          <w:divBdr>
            <w:top w:val="none" w:sz="0" w:space="0" w:color="auto"/>
            <w:left w:val="none" w:sz="0" w:space="0" w:color="auto"/>
            <w:bottom w:val="none" w:sz="0" w:space="0" w:color="auto"/>
            <w:right w:val="none" w:sz="0" w:space="0" w:color="auto"/>
          </w:divBdr>
        </w:div>
        <w:div w:id="1095831173">
          <w:marLeft w:val="640"/>
          <w:marRight w:val="0"/>
          <w:marTop w:val="0"/>
          <w:marBottom w:val="0"/>
          <w:divBdr>
            <w:top w:val="none" w:sz="0" w:space="0" w:color="auto"/>
            <w:left w:val="none" w:sz="0" w:space="0" w:color="auto"/>
            <w:bottom w:val="none" w:sz="0" w:space="0" w:color="auto"/>
            <w:right w:val="none" w:sz="0" w:space="0" w:color="auto"/>
          </w:divBdr>
        </w:div>
        <w:div w:id="1153109698">
          <w:marLeft w:val="640"/>
          <w:marRight w:val="0"/>
          <w:marTop w:val="0"/>
          <w:marBottom w:val="0"/>
          <w:divBdr>
            <w:top w:val="none" w:sz="0" w:space="0" w:color="auto"/>
            <w:left w:val="none" w:sz="0" w:space="0" w:color="auto"/>
            <w:bottom w:val="none" w:sz="0" w:space="0" w:color="auto"/>
            <w:right w:val="none" w:sz="0" w:space="0" w:color="auto"/>
          </w:divBdr>
        </w:div>
        <w:div w:id="1155873565">
          <w:marLeft w:val="640"/>
          <w:marRight w:val="0"/>
          <w:marTop w:val="0"/>
          <w:marBottom w:val="0"/>
          <w:divBdr>
            <w:top w:val="none" w:sz="0" w:space="0" w:color="auto"/>
            <w:left w:val="none" w:sz="0" w:space="0" w:color="auto"/>
            <w:bottom w:val="none" w:sz="0" w:space="0" w:color="auto"/>
            <w:right w:val="none" w:sz="0" w:space="0" w:color="auto"/>
          </w:divBdr>
        </w:div>
        <w:div w:id="1161316242">
          <w:marLeft w:val="640"/>
          <w:marRight w:val="0"/>
          <w:marTop w:val="0"/>
          <w:marBottom w:val="0"/>
          <w:divBdr>
            <w:top w:val="none" w:sz="0" w:space="0" w:color="auto"/>
            <w:left w:val="none" w:sz="0" w:space="0" w:color="auto"/>
            <w:bottom w:val="none" w:sz="0" w:space="0" w:color="auto"/>
            <w:right w:val="none" w:sz="0" w:space="0" w:color="auto"/>
          </w:divBdr>
        </w:div>
        <w:div w:id="1166288377">
          <w:marLeft w:val="640"/>
          <w:marRight w:val="0"/>
          <w:marTop w:val="0"/>
          <w:marBottom w:val="0"/>
          <w:divBdr>
            <w:top w:val="none" w:sz="0" w:space="0" w:color="auto"/>
            <w:left w:val="none" w:sz="0" w:space="0" w:color="auto"/>
            <w:bottom w:val="none" w:sz="0" w:space="0" w:color="auto"/>
            <w:right w:val="none" w:sz="0" w:space="0" w:color="auto"/>
          </w:divBdr>
        </w:div>
        <w:div w:id="1181775145">
          <w:marLeft w:val="640"/>
          <w:marRight w:val="0"/>
          <w:marTop w:val="0"/>
          <w:marBottom w:val="0"/>
          <w:divBdr>
            <w:top w:val="none" w:sz="0" w:space="0" w:color="auto"/>
            <w:left w:val="none" w:sz="0" w:space="0" w:color="auto"/>
            <w:bottom w:val="none" w:sz="0" w:space="0" w:color="auto"/>
            <w:right w:val="none" w:sz="0" w:space="0" w:color="auto"/>
          </w:divBdr>
        </w:div>
        <w:div w:id="1189755077">
          <w:marLeft w:val="640"/>
          <w:marRight w:val="0"/>
          <w:marTop w:val="0"/>
          <w:marBottom w:val="0"/>
          <w:divBdr>
            <w:top w:val="none" w:sz="0" w:space="0" w:color="auto"/>
            <w:left w:val="none" w:sz="0" w:space="0" w:color="auto"/>
            <w:bottom w:val="none" w:sz="0" w:space="0" w:color="auto"/>
            <w:right w:val="none" w:sz="0" w:space="0" w:color="auto"/>
          </w:divBdr>
        </w:div>
        <w:div w:id="1191649344">
          <w:marLeft w:val="640"/>
          <w:marRight w:val="0"/>
          <w:marTop w:val="0"/>
          <w:marBottom w:val="0"/>
          <w:divBdr>
            <w:top w:val="none" w:sz="0" w:space="0" w:color="auto"/>
            <w:left w:val="none" w:sz="0" w:space="0" w:color="auto"/>
            <w:bottom w:val="none" w:sz="0" w:space="0" w:color="auto"/>
            <w:right w:val="none" w:sz="0" w:space="0" w:color="auto"/>
          </w:divBdr>
        </w:div>
        <w:div w:id="1213157301">
          <w:marLeft w:val="640"/>
          <w:marRight w:val="0"/>
          <w:marTop w:val="0"/>
          <w:marBottom w:val="0"/>
          <w:divBdr>
            <w:top w:val="none" w:sz="0" w:space="0" w:color="auto"/>
            <w:left w:val="none" w:sz="0" w:space="0" w:color="auto"/>
            <w:bottom w:val="none" w:sz="0" w:space="0" w:color="auto"/>
            <w:right w:val="none" w:sz="0" w:space="0" w:color="auto"/>
          </w:divBdr>
        </w:div>
        <w:div w:id="1226062654">
          <w:marLeft w:val="640"/>
          <w:marRight w:val="0"/>
          <w:marTop w:val="0"/>
          <w:marBottom w:val="0"/>
          <w:divBdr>
            <w:top w:val="none" w:sz="0" w:space="0" w:color="auto"/>
            <w:left w:val="none" w:sz="0" w:space="0" w:color="auto"/>
            <w:bottom w:val="none" w:sz="0" w:space="0" w:color="auto"/>
            <w:right w:val="none" w:sz="0" w:space="0" w:color="auto"/>
          </w:divBdr>
        </w:div>
        <w:div w:id="1251281151">
          <w:marLeft w:val="640"/>
          <w:marRight w:val="0"/>
          <w:marTop w:val="0"/>
          <w:marBottom w:val="0"/>
          <w:divBdr>
            <w:top w:val="none" w:sz="0" w:space="0" w:color="auto"/>
            <w:left w:val="none" w:sz="0" w:space="0" w:color="auto"/>
            <w:bottom w:val="none" w:sz="0" w:space="0" w:color="auto"/>
            <w:right w:val="none" w:sz="0" w:space="0" w:color="auto"/>
          </w:divBdr>
        </w:div>
        <w:div w:id="1265458917">
          <w:marLeft w:val="640"/>
          <w:marRight w:val="0"/>
          <w:marTop w:val="0"/>
          <w:marBottom w:val="0"/>
          <w:divBdr>
            <w:top w:val="none" w:sz="0" w:space="0" w:color="auto"/>
            <w:left w:val="none" w:sz="0" w:space="0" w:color="auto"/>
            <w:bottom w:val="none" w:sz="0" w:space="0" w:color="auto"/>
            <w:right w:val="none" w:sz="0" w:space="0" w:color="auto"/>
          </w:divBdr>
        </w:div>
        <w:div w:id="1273905123">
          <w:marLeft w:val="640"/>
          <w:marRight w:val="0"/>
          <w:marTop w:val="0"/>
          <w:marBottom w:val="0"/>
          <w:divBdr>
            <w:top w:val="none" w:sz="0" w:space="0" w:color="auto"/>
            <w:left w:val="none" w:sz="0" w:space="0" w:color="auto"/>
            <w:bottom w:val="none" w:sz="0" w:space="0" w:color="auto"/>
            <w:right w:val="none" w:sz="0" w:space="0" w:color="auto"/>
          </w:divBdr>
        </w:div>
        <w:div w:id="1279606985">
          <w:marLeft w:val="640"/>
          <w:marRight w:val="0"/>
          <w:marTop w:val="0"/>
          <w:marBottom w:val="0"/>
          <w:divBdr>
            <w:top w:val="none" w:sz="0" w:space="0" w:color="auto"/>
            <w:left w:val="none" w:sz="0" w:space="0" w:color="auto"/>
            <w:bottom w:val="none" w:sz="0" w:space="0" w:color="auto"/>
            <w:right w:val="none" w:sz="0" w:space="0" w:color="auto"/>
          </w:divBdr>
        </w:div>
        <w:div w:id="1284461956">
          <w:marLeft w:val="640"/>
          <w:marRight w:val="0"/>
          <w:marTop w:val="0"/>
          <w:marBottom w:val="0"/>
          <w:divBdr>
            <w:top w:val="none" w:sz="0" w:space="0" w:color="auto"/>
            <w:left w:val="none" w:sz="0" w:space="0" w:color="auto"/>
            <w:bottom w:val="none" w:sz="0" w:space="0" w:color="auto"/>
            <w:right w:val="none" w:sz="0" w:space="0" w:color="auto"/>
          </w:divBdr>
        </w:div>
        <w:div w:id="1318191789">
          <w:marLeft w:val="640"/>
          <w:marRight w:val="0"/>
          <w:marTop w:val="0"/>
          <w:marBottom w:val="0"/>
          <w:divBdr>
            <w:top w:val="none" w:sz="0" w:space="0" w:color="auto"/>
            <w:left w:val="none" w:sz="0" w:space="0" w:color="auto"/>
            <w:bottom w:val="none" w:sz="0" w:space="0" w:color="auto"/>
            <w:right w:val="none" w:sz="0" w:space="0" w:color="auto"/>
          </w:divBdr>
        </w:div>
        <w:div w:id="1324117581">
          <w:marLeft w:val="640"/>
          <w:marRight w:val="0"/>
          <w:marTop w:val="0"/>
          <w:marBottom w:val="0"/>
          <w:divBdr>
            <w:top w:val="none" w:sz="0" w:space="0" w:color="auto"/>
            <w:left w:val="none" w:sz="0" w:space="0" w:color="auto"/>
            <w:bottom w:val="none" w:sz="0" w:space="0" w:color="auto"/>
            <w:right w:val="none" w:sz="0" w:space="0" w:color="auto"/>
          </w:divBdr>
        </w:div>
        <w:div w:id="1364134961">
          <w:marLeft w:val="640"/>
          <w:marRight w:val="0"/>
          <w:marTop w:val="0"/>
          <w:marBottom w:val="0"/>
          <w:divBdr>
            <w:top w:val="none" w:sz="0" w:space="0" w:color="auto"/>
            <w:left w:val="none" w:sz="0" w:space="0" w:color="auto"/>
            <w:bottom w:val="none" w:sz="0" w:space="0" w:color="auto"/>
            <w:right w:val="none" w:sz="0" w:space="0" w:color="auto"/>
          </w:divBdr>
        </w:div>
        <w:div w:id="1381856438">
          <w:marLeft w:val="640"/>
          <w:marRight w:val="0"/>
          <w:marTop w:val="0"/>
          <w:marBottom w:val="0"/>
          <w:divBdr>
            <w:top w:val="none" w:sz="0" w:space="0" w:color="auto"/>
            <w:left w:val="none" w:sz="0" w:space="0" w:color="auto"/>
            <w:bottom w:val="none" w:sz="0" w:space="0" w:color="auto"/>
            <w:right w:val="none" w:sz="0" w:space="0" w:color="auto"/>
          </w:divBdr>
        </w:div>
        <w:div w:id="1410614103">
          <w:marLeft w:val="640"/>
          <w:marRight w:val="0"/>
          <w:marTop w:val="0"/>
          <w:marBottom w:val="0"/>
          <w:divBdr>
            <w:top w:val="none" w:sz="0" w:space="0" w:color="auto"/>
            <w:left w:val="none" w:sz="0" w:space="0" w:color="auto"/>
            <w:bottom w:val="none" w:sz="0" w:space="0" w:color="auto"/>
            <w:right w:val="none" w:sz="0" w:space="0" w:color="auto"/>
          </w:divBdr>
        </w:div>
        <w:div w:id="1425298422">
          <w:marLeft w:val="640"/>
          <w:marRight w:val="0"/>
          <w:marTop w:val="0"/>
          <w:marBottom w:val="0"/>
          <w:divBdr>
            <w:top w:val="none" w:sz="0" w:space="0" w:color="auto"/>
            <w:left w:val="none" w:sz="0" w:space="0" w:color="auto"/>
            <w:bottom w:val="none" w:sz="0" w:space="0" w:color="auto"/>
            <w:right w:val="none" w:sz="0" w:space="0" w:color="auto"/>
          </w:divBdr>
        </w:div>
        <w:div w:id="1435202772">
          <w:marLeft w:val="640"/>
          <w:marRight w:val="0"/>
          <w:marTop w:val="0"/>
          <w:marBottom w:val="0"/>
          <w:divBdr>
            <w:top w:val="none" w:sz="0" w:space="0" w:color="auto"/>
            <w:left w:val="none" w:sz="0" w:space="0" w:color="auto"/>
            <w:bottom w:val="none" w:sz="0" w:space="0" w:color="auto"/>
            <w:right w:val="none" w:sz="0" w:space="0" w:color="auto"/>
          </w:divBdr>
        </w:div>
        <w:div w:id="1470172995">
          <w:marLeft w:val="640"/>
          <w:marRight w:val="0"/>
          <w:marTop w:val="0"/>
          <w:marBottom w:val="0"/>
          <w:divBdr>
            <w:top w:val="none" w:sz="0" w:space="0" w:color="auto"/>
            <w:left w:val="none" w:sz="0" w:space="0" w:color="auto"/>
            <w:bottom w:val="none" w:sz="0" w:space="0" w:color="auto"/>
            <w:right w:val="none" w:sz="0" w:space="0" w:color="auto"/>
          </w:divBdr>
        </w:div>
        <w:div w:id="1513186215">
          <w:marLeft w:val="640"/>
          <w:marRight w:val="0"/>
          <w:marTop w:val="0"/>
          <w:marBottom w:val="0"/>
          <w:divBdr>
            <w:top w:val="none" w:sz="0" w:space="0" w:color="auto"/>
            <w:left w:val="none" w:sz="0" w:space="0" w:color="auto"/>
            <w:bottom w:val="none" w:sz="0" w:space="0" w:color="auto"/>
            <w:right w:val="none" w:sz="0" w:space="0" w:color="auto"/>
          </w:divBdr>
        </w:div>
        <w:div w:id="1558586493">
          <w:marLeft w:val="640"/>
          <w:marRight w:val="0"/>
          <w:marTop w:val="0"/>
          <w:marBottom w:val="0"/>
          <w:divBdr>
            <w:top w:val="none" w:sz="0" w:space="0" w:color="auto"/>
            <w:left w:val="none" w:sz="0" w:space="0" w:color="auto"/>
            <w:bottom w:val="none" w:sz="0" w:space="0" w:color="auto"/>
            <w:right w:val="none" w:sz="0" w:space="0" w:color="auto"/>
          </w:divBdr>
        </w:div>
        <w:div w:id="1631860418">
          <w:marLeft w:val="640"/>
          <w:marRight w:val="0"/>
          <w:marTop w:val="0"/>
          <w:marBottom w:val="0"/>
          <w:divBdr>
            <w:top w:val="none" w:sz="0" w:space="0" w:color="auto"/>
            <w:left w:val="none" w:sz="0" w:space="0" w:color="auto"/>
            <w:bottom w:val="none" w:sz="0" w:space="0" w:color="auto"/>
            <w:right w:val="none" w:sz="0" w:space="0" w:color="auto"/>
          </w:divBdr>
        </w:div>
        <w:div w:id="1644309673">
          <w:marLeft w:val="640"/>
          <w:marRight w:val="0"/>
          <w:marTop w:val="0"/>
          <w:marBottom w:val="0"/>
          <w:divBdr>
            <w:top w:val="none" w:sz="0" w:space="0" w:color="auto"/>
            <w:left w:val="none" w:sz="0" w:space="0" w:color="auto"/>
            <w:bottom w:val="none" w:sz="0" w:space="0" w:color="auto"/>
            <w:right w:val="none" w:sz="0" w:space="0" w:color="auto"/>
          </w:divBdr>
        </w:div>
        <w:div w:id="1696148677">
          <w:marLeft w:val="640"/>
          <w:marRight w:val="0"/>
          <w:marTop w:val="0"/>
          <w:marBottom w:val="0"/>
          <w:divBdr>
            <w:top w:val="none" w:sz="0" w:space="0" w:color="auto"/>
            <w:left w:val="none" w:sz="0" w:space="0" w:color="auto"/>
            <w:bottom w:val="none" w:sz="0" w:space="0" w:color="auto"/>
            <w:right w:val="none" w:sz="0" w:space="0" w:color="auto"/>
          </w:divBdr>
        </w:div>
        <w:div w:id="1754204625">
          <w:marLeft w:val="640"/>
          <w:marRight w:val="0"/>
          <w:marTop w:val="0"/>
          <w:marBottom w:val="0"/>
          <w:divBdr>
            <w:top w:val="none" w:sz="0" w:space="0" w:color="auto"/>
            <w:left w:val="none" w:sz="0" w:space="0" w:color="auto"/>
            <w:bottom w:val="none" w:sz="0" w:space="0" w:color="auto"/>
            <w:right w:val="none" w:sz="0" w:space="0" w:color="auto"/>
          </w:divBdr>
        </w:div>
        <w:div w:id="1808627081">
          <w:marLeft w:val="640"/>
          <w:marRight w:val="0"/>
          <w:marTop w:val="0"/>
          <w:marBottom w:val="0"/>
          <w:divBdr>
            <w:top w:val="none" w:sz="0" w:space="0" w:color="auto"/>
            <w:left w:val="none" w:sz="0" w:space="0" w:color="auto"/>
            <w:bottom w:val="none" w:sz="0" w:space="0" w:color="auto"/>
            <w:right w:val="none" w:sz="0" w:space="0" w:color="auto"/>
          </w:divBdr>
        </w:div>
        <w:div w:id="1839036996">
          <w:marLeft w:val="640"/>
          <w:marRight w:val="0"/>
          <w:marTop w:val="0"/>
          <w:marBottom w:val="0"/>
          <w:divBdr>
            <w:top w:val="none" w:sz="0" w:space="0" w:color="auto"/>
            <w:left w:val="none" w:sz="0" w:space="0" w:color="auto"/>
            <w:bottom w:val="none" w:sz="0" w:space="0" w:color="auto"/>
            <w:right w:val="none" w:sz="0" w:space="0" w:color="auto"/>
          </w:divBdr>
        </w:div>
        <w:div w:id="1842970280">
          <w:marLeft w:val="640"/>
          <w:marRight w:val="0"/>
          <w:marTop w:val="0"/>
          <w:marBottom w:val="0"/>
          <w:divBdr>
            <w:top w:val="none" w:sz="0" w:space="0" w:color="auto"/>
            <w:left w:val="none" w:sz="0" w:space="0" w:color="auto"/>
            <w:bottom w:val="none" w:sz="0" w:space="0" w:color="auto"/>
            <w:right w:val="none" w:sz="0" w:space="0" w:color="auto"/>
          </w:divBdr>
        </w:div>
        <w:div w:id="1860703983">
          <w:marLeft w:val="640"/>
          <w:marRight w:val="0"/>
          <w:marTop w:val="0"/>
          <w:marBottom w:val="0"/>
          <w:divBdr>
            <w:top w:val="none" w:sz="0" w:space="0" w:color="auto"/>
            <w:left w:val="none" w:sz="0" w:space="0" w:color="auto"/>
            <w:bottom w:val="none" w:sz="0" w:space="0" w:color="auto"/>
            <w:right w:val="none" w:sz="0" w:space="0" w:color="auto"/>
          </w:divBdr>
        </w:div>
        <w:div w:id="1874607480">
          <w:marLeft w:val="640"/>
          <w:marRight w:val="0"/>
          <w:marTop w:val="0"/>
          <w:marBottom w:val="0"/>
          <w:divBdr>
            <w:top w:val="none" w:sz="0" w:space="0" w:color="auto"/>
            <w:left w:val="none" w:sz="0" w:space="0" w:color="auto"/>
            <w:bottom w:val="none" w:sz="0" w:space="0" w:color="auto"/>
            <w:right w:val="none" w:sz="0" w:space="0" w:color="auto"/>
          </w:divBdr>
        </w:div>
        <w:div w:id="1904442835">
          <w:marLeft w:val="640"/>
          <w:marRight w:val="0"/>
          <w:marTop w:val="0"/>
          <w:marBottom w:val="0"/>
          <w:divBdr>
            <w:top w:val="none" w:sz="0" w:space="0" w:color="auto"/>
            <w:left w:val="none" w:sz="0" w:space="0" w:color="auto"/>
            <w:bottom w:val="none" w:sz="0" w:space="0" w:color="auto"/>
            <w:right w:val="none" w:sz="0" w:space="0" w:color="auto"/>
          </w:divBdr>
        </w:div>
        <w:div w:id="1927958947">
          <w:marLeft w:val="640"/>
          <w:marRight w:val="0"/>
          <w:marTop w:val="0"/>
          <w:marBottom w:val="0"/>
          <w:divBdr>
            <w:top w:val="none" w:sz="0" w:space="0" w:color="auto"/>
            <w:left w:val="none" w:sz="0" w:space="0" w:color="auto"/>
            <w:bottom w:val="none" w:sz="0" w:space="0" w:color="auto"/>
            <w:right w:val="none" w:sz="0" w:space="0" w:color="auto"/>
          </w:divBdr>
        </w:div>
        <w:div w:id="1959600701">
          <w:marLeft w:val="640"/>
          <w:marRight w:val="0"/>
          <w:marTop w:val="0"/>
          <w:marBottom w:val="0"/>
          <w:divBdr>
            <w:top w:val="none" w:sz="0" w:space="0" w:color="auto"/>
            <w:left w:val="none" w:sz="0" w:space="0" w:color="auto"/>
            <w:bottom w:val="none" w:sz="0" w:space="0" w:color="auto"/>
            <w:right w:val="none" w:sz="0" w:space="0" w:color="auto"/>
          </w:divBdr>
        </w:div>
        <w:div w:id="1961456098">
          <w:marLeft w:val="640"/>
          <w:marRight w:val="0"/>
          <w:marTop w:val="0"/>
          <w:marBottom w:val="0"/>
          <w:divBdr>
            <w:top w:val="none" w:sz="0" w:space="0" w:color="auto"/>
            <w:left w:val="none" w:sz="0" w:space="0" w:color="auto"/>
            <w:bottom w:val="none" w:sz="0" w:space="0" w:color="auto"/>
            <w:right w:val="none" w:sz="0" w:space="0" w:color="auto"/>
          </w:divBdr>
        </w:div>
        <w:div w:id="1979917126">
          <w:marLeft w:val="640"/>
          <w:marRight w:val="0"/>
          <w:marTop w:val="0"/>
          <w:marBottom w:val="0"/>
          <w:divBdr>
            <w:top w:val="none" w:sz="0" w:space="0" w:color="auto"/>
            <w:left w:val="none" w:sz="0" w:space="0" w:color="auto"/>
            <w:bottom w:val="none" w:sz="0" w:space="0" w:color="auto"/>
            <w:right w:val="none" w:sz="0" w:space="0" w:color="auto"/>
          </w:divBdr>
        </w:div>
        <w:div w:id="1998607270">
          <w:marLeft w:val="640"/>
          <w:marRight w:val="0"/>
          <w:marTop w:val="0"/>
          <w:marBottom w:val="0"/>
          <w:divBdr>
            <w:top w:val="none" w:sz="0" w:space="0" w:color="auto"/>
            <w:left w:val="none" w:sz="0" w:space="0" w:color="auto"/>
            <w:bottom w:val="none" w:sz="0" w:space="0" w:color="auto"/>
            <w:right w:val="none" w:sz="0" w:space="0" w:color="auto"/>
          </w:divBdr>
        </w:div>
        <w:div w:id="2046248406">
          <w:marLeft w:val="640"/>
          <w:marRight w:val="0"/>
          <w:marTop w:val="0"/>
          <w:marBottom w:val="0"/>
          <w:divBdr>
            <w:top w:val="none" w:sz="0" w:space="0" w:color="auto"/>
            <w:left w:val="none" w:sz="0" w:space="0" w:color="auto"/>
            <w:bottom w:val="none" w:sz="0" w:space="0" w:color="auto"/>
            <w:right w:val="none" w:sz="0" w:space="0" w:color="auto"/>
          </w:divBdr>
        </w:div>
        <w:div w:id="2053845819">
          <w:marLeft w:val="640"/>
          <w:marRight w:val="0"/>
          <w:marTop w:val="0"/>
          <w:marBottom w:val="0"/>
          <w:divBdr>
            <w:top w:val="none" w:sz="0" w:space="0" w:color="auto"/>
            <w:left w:val="none" w:sz="0" w:space="0" w:color="auto"/>
            <w:bottom w:val="none" w:sz="0" w:space="0" w:color="auto"/>
            <w:right w:val="none" w:sz="0" w:space="0" w:color="auto"/>
          </w:divBdr>
        </w:div>
        <w:div w:id="2063290642">
          <w:marLeft w:val="640"/>
          <w:marRight w:val="0"/>
          <w:marTop w:val="0"/>
          <w:marBottom w:val="0"/>
          <w:divBdr>
            <w:top w:val="none" w:sz="0" w:space="0" w:color="auto"/>
            <w:left w:val="none" w:sz="0" w:space="0" w:color="auto"/>
            <w:bottom w:val="none" w:sz="0" w:space="0" w:color="auto"/>
            <w:right w:val="none" w:sz="0" w:space="0" w:color="auto"/>
          </w:divBdr>
        </w:div>
        <w:div w:id="2064015249">
          <w:marLeft w:val="640"/>
          <w:marRight w:val="0"/>
          <w:marTop w:val="0"/>
          <w:marBottom w:val="0"/>
          <w:divBdr>
            <w:top w:val="none" w:sz="0" w:space="0" w:color="auto"/>
            <w:left w:val="none" w:sz="0" w:space="0" w:color="auto"/>
            <w:bottom w:val="none" w:sz="0" w:space="0" w:color="auto"/>
            <w:right w:val="none" w:sz="0" w:space="0" w:color="auto"/>
          </w:divBdr>
        </w:div>
        <w:div w:id="2082553553">
          <w:marLeft w:val="640"/>
          <w:marRight w:val="0"/>
          <w:marTop w:val="0"/>
          <w:marBottom w:val="0"/>
          <w:divBdr>
            <w:top w:val="none" w:sz="0" w:space="0" w:color="auto"/>
            <w:left w:val="none" w:sz="0" w:space="0" w:color="auto"/>
            <w:bottom w:val="none" w:sz="0" w:space="0" w:color="auto"/>
            <w:right w:val="none" w:sz="0" w:space="0" w:color="auto"/>
          </w:divBdr>
        </w:div>
      </w:divsChild>
    </w:div>
    <w:div w:id="1074164381">
      <w:bodyDiv w:val="1"/>
      <w:marLeft w:val="0"/>
      <w:marRight w:val="0"/>
      <w:marTop w:val="0"/>
      <w:marBottom w:val="0"/>
      <w:divBdr>
        <w:top w:val="none" w:sz="0" w:space="0" w:color="auto"/>
        <w:left w:val="none" w:sz="0" w:space="0" w:color="auto"/>
        <w:bottom w:val="none" w:sz="0" w:space="0" w:color="auto"/>
        <w:right w:val="none" w:sz="0" w:space="0" w:color="auto"/>
      </w:divBdr>
      <w:divsChild>
        <w:div w:id="43531630">
          <w:marLeft w:val="640"/>
          <w:marRight w:val="0"/>
          <w:marTop w:val="0"/>
          <w:marBottom w:val="0"/>
          <w:divBdr>
            <w:top w:val="none" w:sz="0" w:space="0" w:color="auto"/>
            <w:left w:val="none" w:sz="0" w:space="0" w:color="auto"/>
            <w:bottom w:val="none" w:sz="0" w:space="0" w:color="auto"/>
            <w:right w:val="none" w:sz="0" w:space="0" w:color="auto"/>
          </w:divBdr>
        </w:div>
        <w:div w:id="83117294">
          <w:marLeft w:val="640"/>
          <w:marRight w:val="0"/>
          <w:marTop w:val="0"/>
          <w:marBottom w:val="0"/>
          <w:divBdr>
            <w:top w:val="none" w:sz="0" w:space="0" w:color="auto"/>
            <w:left w:val="none" w:sz="0" w:space="0" w:color="auto"/>
            <w:bottom w:val="none" w:sz="0" w:space="0" w:color="auto"/>
            <w:right w:val="none" w:sz="0" w:space="0" w:color="auto"/>
          </w:divBdr>
        </w:div>
        <w:div w:id="88813784">
          <w:marLeft w:val="640"/>
          <w:marRight w:val="0"/>
          <w:marTop w:val="0"/>
          <w:marBottom w:val="0"/>
          <w:divBdr>
            <w:top w:val="none" w:sz="0" w:space="0" w:color="auto"/>
            <w:left w:val="none" w:sz="0" w:space="0" w:color="auto"/>
            <w:bottom w:val="none" w:sz="0" w:space="0" w:color="auto"/>
            <w:right w:val="none" w:sz="0" w:space="0" w:color="auto"/>
          </w:divBdr>
        </w:div>
        <w:div w:id="117382376">
          <w:marLeft w:val="640"/>
          <w:marRight w:val="0"/>
          <w:marTop w:val="0"/>
          <w:marBottom w:val="0"/>
          <w:divBdr>
            <w:top w:val="none" w:sz="0" w:space="0" w:color="auto"/>
            <w:left w:val="none" w:sz="0" w:space="0" w:color="auto"/>
            <w:bottom w:val="none" w:sz="0" w:space="0" w:color="auto"/>
            <w:right w:val="none" w:sz="0" w:space="0" w:color="auto"/>
          </w:divBdr>
        </w:div>
        <w:div w:id="141049805">
          <w:marLeft w:val="640"/>
          <w:marRight w:val="0"/>
          <w:marTop w:val="0"/>
          <w:marBottom w:val="0"/>
          <w:divBdr>
            <w:top w:val="none" w:sz="0" w:space="0" w:color="auto"/>
            <w:left w:val="none" w:sz="0" w:space="0" w:color="auto"/>
            <w:bottom w:val="none" w:sz="0" w:space="0" w:color="auto"/>
            <w:right w:val="none" w:sz="0" w:space="0" w:color="auto"/>
          </w:divBdr>
        </w:div>
        <w:div w:id="166025192">
          <w:marLeft w:val="640"/>
          <w:marRight w:val="0"/>
          <w:marTop w:val="0"/>
          <w:marBottom w:val="0"/>
          <w:divBdr>
            <w:top w:val="none" w:sz="0" w:space="0" w:color="auto"/>
            <w:left w:val="none" w:sz="0" w:space="0" w:color="auto"/>
            <w:bottom w:val="none" w:sz="0" w:space="0" w:color="auto"/>
            <w:right w:val="none" w:sz="0" w:space="0" w:color="auto"/>
          </w:divBdr>
        </w:div>
        <w:div w:id="167598985">
          <w:marLeft w:val="640"/>
          <w:marRight w:val="0"/>
          <w:marTop w:val="0"/>
          <w:marBottom w:val="0"/>
          <w:divBdr>
            <w:top w:val="none" w:sz="0" w:space="0" w:color="auto"/>
            <w:left w:val="none" w:sz="0" w:space="0" w:color="auto"/>
            <w:bottom w:val="none" w:sz="0" w:space="0" w:color="auto"/>
            <w:right w:val="none" w:sz="0" w:space="0" w:color="auto"/>
          </w:divBdr>
        </w:div>
        <w:div w:id="168256887">
          <w:marLeft w:val="640"/>
          <w:marRight w:val="0"/>
          <w:marTop w:val="0"/>
          <w:marBottom w:val="0"/>
          <w:divBdr>
            <w:top w:val="none" w:sz="0" w:space="0" w:color="auto"/>
            <w:left w:val="none" w:sz="0" w:space="0" w:color="auto"/>
            <w:bottom w:val="none" w:sz="0" w:space="0" w:color="auto"/>
            <w:right w:val="none" w:sz="0" w:space="0" w:color="auto"/>
          </w:divBdr>
        </w:div>
        <w:div w:id="181018538">
          <w:marLeft w:val="640"/>
          <w:marRight w:val="0"/>
          <w:marTop w:val="0"/>
          <w:marBottom w:val="0"/>
          <w:divBdr>
            <w:top w:val="none" w:sz="0" w:space="0" w:color="auto"/>
            <w:left w:val="none" w:sz="0" w:space="0" w:color="auto"/>
            <w:bottom w:val="none" w:sz="0" w:space="0" w:color="auto"/>
            <w:right w:val="none" w:sz="0" w:space="0" w:color="auto"/>
          </w:divBdr>
        </w:div>
        <w:div w:id="183329539">
          <w:marLeft w:val="640"/>
          <w:marRight w:val="0"/>
          <w:marTop w:val="0"/>
          <w:marBottom w:val="0"/>
          <w:divBdr>
            <w:top w:val="none" w:sz="0" w:space="0" w:color="auto"/>
            <w:left w:val="none" w:sz="0" w:space="0" w:color="auto"/>
            <w:bottom w:val="none" w:sz="0" w:space="0" w:color="auto"/>
            <w:right w:val="none" w:sz="0" w:space="0" w:color="auto"/>
          </w:divBdr>
        </w:div>
        <w:div w:id="224026851">
          <w:marLeft w:val="640"/>
          <w:marRight w:val="0"/>
          <w:marTop w:val="0"/>
          <w:marBottom w:val="0"/>
          <w:divBdr>
            <w:top w:val="none" w:sz="0" w:space="0" w:color="auto"/>
            <w:left w:val="none" w:sz="0" w:space="0" w:color="auto"/>
            <w:bottom w:val="none" w:sz="0" w:space="0" w:color="auto"/>
            <w:right w:val="none" w:sz="0" w:space="0" w:color="auto"/>
          </w:divBdr>
        </w:div>
        <w:div w:id="225143575">
          <w:marLeft w:val="640"/>
          <w:marRight w:val="0"/>
          <w:marTop w:val="0"/>
          <w:marBottom w:val="0"/>
          <w:divBdr>
            <w:top w:val="none" w:sz="0" w:space="0" w:color="auto"/>
            <w:left w:val="none" w:sz="0" w:space="0" w:color="auto"/>
            <w:bottom w:val="none" w:sz="0" w:space="0" w:color="auto"/>
            <w:right w:val="none" w:sz="0" w:space="0" w:color="auto"/>
          </w:divBdr>
        </w:div>
        <w:div w:id="240599498">
          <w:marLeft w:val="640"/>
          <w:marRight w:val="0"/>
          <w:marTop w:val="0"/>
          <w:marBottom w:val="0"/>
          <w:divBdr>
            <w:top w:val="none" w:sz="0" w:space="0" w:color="auto"/>
            <w:left w:val="none" w:sz="0" w:space="0" w:color="auto"/>
            <w:bottom w:val="none" w:sz="0" w:space="0" w:color="auto"/>
            <w:right w:val="none" w:sz="0" w:space="0" w:color="auto"/>
          </w:divBdr>
        </w:div>
        <w:div w:id="246771477">
          <w:marLeft w:val="640"/>
          <w:marRight w:val="0"/>
          <w:marTop w:val="0"/>
          <w:marBottom w:val="0"/>
          <w:divBdr>
            <w:top w:val="none" w:sz="0" w:space="0" w:color="auto"/>
            <w:left w:val="none" w:sz="0" w:space="0" w:color="auto"/>
            <w:bottom w:val="none" w:sz="0" w:space="0" w:color="auto"/>
            <w:right w:val="none" w:sz="0" w:space="0" w:color="auto"/>
          </w:divBdr>
        </w:div>
        <w:div w:id="246961467">
          <w:marLeft w:val="640"/>
          <w:marRight w:val="0"/>
          <w:marTop w:val="0"/>
          <w:marBottom w:val="0"/>
          <w:divBdr>
            <w:top w:val="none" w:sz="0" w:space="0" w:color="auto"/>
            <w:left w:val="none" w:sz="0" w:space="0" w:color="auto"/>
            <w:bottom w:val="none" w:sz="0" w:space="0" w:color="auto"/>
            <w:right w:val="none" w:sz="0" w:space="0" w:color="auto"/>
          </w:divBdr>
        </w:div>
        <w:div w:id="301663542">
          <w:marLeft w:val="640"/>
          <w:marRight w:val="0"/>
          <w:marTop w:val="0"/>
          <w:marBottom w:val="0"/>
          <w:divBdr>
            <w:top w:val="none" w:sz="0" w:space="0" w:color="auto"/>
            <w:left w:val="none" w:sz="0" w:space="0" w:color="auto"/>
            <w:bottom w:val="none" w:sz="0" w:space="0" w:color="auto"/>
            <w:right w:val="none" w:sz="0" w:space="0" w:color="auto"/>
          </w:divBdr>
        </w:div>
        <w:div w:id="312635924">
          <w:marLeft w:val="640"/>
          <w:marRight w:val="0"/>
          <w:marTop w:val="0"/>
          <w:marBottom w:val="0"/>
          <w:divBdr>
            <w:top w:val="none" w:sz="0" w:space="0" w:color="auto"/>
            <w:left w:val="none" w:sz="0" w:space="0" w:color="auto"/>
            <w:bottom w:val="none" w:sz="0" w:space="0" w:color="auto"/>
            <w:right w:val="none" w:sz="0" w:space="0" w:color="auto"/>
          </w:divBdr>
        </w:div>
        <w:div w:id="361714997">
          <w:marLeft w:val="640"/>
          <w:marRight w:val="0"/>
          <w:marTop w:val="0"/>
          <w:marBottom w:val="0"/>
          <w:divBdr>
            <w:top w:val="none" w:sz="0" w:space="0" w:color="auto"/>
            <w:left w:val="none" w:sz="0" w:space="0" w:color="auto"/>
            <w:bottom w:val="none" w:sz="0" w:space="0" w:color="auto"/>
            <w:right w:val="none" w:sz="0" w:space="0" w:color="auto"/>
          </w:divBdr>
        </w:div>
        <w:div w:id="367295087">
          <w:marLeft w:val="640"/>
          <w:marRight w:val="0"/>
          <w:marTop w:val="0"/>
          <w:marBottom w:val="0"/>
          <w:divBdr>
            <w:top w:val="none" w:sz="0" w:space="0" w:color="auto"/>
            <w:left w:val="none" w:sz="0" w:space="0" w:color="auto"/>
            <w:bottom w:val="none" w:sz="0" w:space="0" w:color="auto"/>
            <w:right w:val="none" w:sz="0" w:space="0" w:color="auto"/>
          </w:divBdr>
        </w:div>
        <w:div w:id="402602525">
          <w:marLeft w:val="640"/>
          <w:marRight w:val="0"/>
          <w:marTop w:val="0"/>
          <w:marBottom w:val="0"/>
          <w:divBdr>
            <w:top w:val="none" w:sz="0" w:space="0" w:color="auto"/>
            <w:left w:val="none" w:sz="0" w:space="0" w:color="auto"/>
            <w:bottom w:val="none" w:sz="0" w:space="0" w:color="auto"/>
            <w:right w:val="none" w:sz="0" w:space="0" w:color="auto"/>
          </w:divBdr>
        </w:div>
        <w:div w:id="405033595">
          <w:marLeft w:val="640"/>
          <w:marRight w:val="0"/>
          <w:marTop w:val="0"/>
          <w:marBottom w:val="0"/>
          <w:divBdr>
            <w:top w:val="none" w:sz="0" w:space="0" w:color="auto"/>
            <w:left w:val="none" w:sz="0" w:space="0" w:color="auto"/>
            <w:bottom w:val="none" w:sz="0" w:space="0" w:color="auto"/>
            <w:right w:val="none" w:sz="0" w:space="0" w:color="auto"/>
          </w:divBdr>
        </w:div>
        <w:div w:id="446587881">
          <w:marLeft w:val="640"/>
          <w:marRight w:val="0"/>
          <w:marTop w:val="0"/>
          <w:marBottom w:val="0"/>
          <w:divBdr>
            <w:top w:val="none" w:sz="0" w:space="0" w:color="auto"/>
            <w:left w:val="none" w:sz="0" w:space="0" w:color="auto"/>
            <w:bottom w:val="none" w:sz="0" w:space="0" w:color="auto"/>
            <w:right w:val="none" w:sz="0" w:space="0" w:color="auto"/>
          </w:divBdr>
        </w:div>
        <w:div w:id="454301165">
          <w:marLeft w:val="640"/>
          <w:marRight w:val="0"/>
          <w:marTop w:val="0"/>
          <w:marBottom w:val="0"/>
          <w:divBdr>
            <w:top w:val="none" w:sz="0" w:space="0" w:color="auto"/>
            <w:left w:val="none" w:sz="0" w:space="0" w:color="auto"/>
            <w:bottom w:val="none" w:sz="0" w:space="0" w:color="auto"/>
            <w:right w:val="none" w:sz="0" w:space="0" w:color="auto"/>
          </w:divBdr>
        </w:div>
        <w:div w:id="484276824">
          <w:marLeft w:val="640"/>
          <w:marRight w:val="0"/>
          <w:marTop w:val="0"/>
          <w:marBottom w:val="0"/>
          <w:divBdr>
            <w:top w:val="none" w:sz="0" w:space="0" w:color="auto"/>
            <w:left w:val="none" w:sz="0" w:space="0" w:color="auto"/>
            <w:bottom w:val="none" w:sz="0" w:space="0" w:color="auto"/>
            <w:right w:val="none" w:sz="0" w:space="0" w:color="auto"/>
          </w:divBdr>
        </w:div>
        <w:div w:id="484669772">
          <w:marLeft w:val="640"/>
          <w:marRight w:val="0"/>
          <w:marTop w:val="0"/>
          <w:marBottom w:val="0"/>
          <w:divBdr>
            <w:top w:val="none" w:sz="0" w:space="0" w:color="auto"/>
            <w:left w:val="none" w:sz="0" w:space="0" w:color="auto"/>
            <w:bottom w:val="none" w:sz="0" w:space="0" w:color="auto"/>
            <w:right w:val="none" w:sz="0" w:space="0" w:color="auto"/>
          </w:divBdr>
        </w:div>
        <w:div w:id="495458952">
          <w:marLeft w:val="640"/>
          <w:marRight w:val="0"/>
          <w:marTop w:val="0"/>
          <w:marBottom w:val="0"/>
          <w:divBdr>
            <w:top w:val="none" w:sz="0" w:space="0" w:color="auto"/>
            <w:left w:val="none" w:sz="0" w:space="0" w:color="auto"/>
            <w:bottom w:val="none" w:sz="0" w:space="0" w:color="auto"/>
            <w:right w:val="none" w:sz="0" w:space="0" w:color="auto"/>
          </w:divBdr>
        </w:div>
        <w:div w:id="504588183">
          <w:marLeft w:val="640"/>
          <w:marRight w:val="0"/>
          <w:marTop w:val="0"/>
          <w:marBottom w:val="0"/>
          <w:divBdr>
            <w:top w:val="none" w:sz="0" w:space="0" w:color="auto"/>
            <w:left w:val="none" w:sz="0" w:space="0" w:color="auto"/>
            <w:bottom w:val="none" w:sz="0" w:space="0" w:color="auto"/>
            <w:right w:val="none" w:sz="0" w:space="0" w:color="auto"/>
          </w:divBdr>
        </w:div>
        <w:div w:id="536702000">
          <w:marLeft w:val="640"/>
          <w:marRight w:val="0"/>
          <w:marTop w:val="0"/>
          <w:marBottom w:val="0"/>
          <w:divBdr>
            <w:top w:val="none" w:sz="0" w:space="0" w:color="auto"/>
            <w:left w:val="none" w:sz="0" w:space="0" w:color="auto"/>
            <w:bottom w:val="none" w:sz="0" w:space="0" w:color="auto"/>
            <w:right w:val="none" w:sz="0" w:space="0" w:color="auto"/>
          </w:divBdr>
        </w:div>
        <w:div w:id="565919305">
          <w:marLeft w:val="640"/>
          <w:marRight w:val="0"/>
          <w:marTop w:val="0"/>
          <w:marBottom w:val="0"/>
          <w:divBdr>
            <w:top w:val="none" w:sz="0" w:space="0" w:color="auto"/>
            <w:left w:val="none" w:sz="0" w:space="0" w:color="auto"/>
            <w:bottom w:val="none" w:sz="0" w:space="0" w:color="auto"/>
            <w:right w:val="none" w:sz="0" w:space="0" w:color="auto"/>
          </w:divBdr>
        </w:div>
        <w:div w:id="588081281">
          <w:marLeft w:val="640"/>
          <w:marRight w:val="0"/>
          <w:marTop w:val="0"/>
          <w:marBottom w:val="0"/>
          <w:divBdr>
            <w:top w:val="none" w:sz="0" w:space="0" w:color="auto"/>
            <w:left w:val="none" w:sz="0" w:space="0" w:color="auto"/>
            <w:bottom w:val="none" w:sz="0" w:space="0" w:color="auto"/>
            <w:right w:val="none" w:sz="0" w:space="0" w:color="auto"/>
          </w:divBdr>
        </w:div>
        <w:div w:id="593127160">
          <w:marLeft w:val="640"/>
          <w:marRight w:val="0"/>
          <w:marTop w:val="0"/>
          <w:marBottom w:val="0"/>
          <w:divBdr>
            <w:top w:val="none" w:sz="0" w:space="0" w:color="auto"/>
            <w:left w:val="none" w:sz="0" w:space="0" w:color="auto"/>
            <w:bottom w:val="none" w:sz="0" w:space="0" w:color="auto"/>
            <w:right w:val="none" w:sz="0" w:space="0" w:color="auto"/>
          </w:divBdr>
        </w:div>
        <w:div w:id="613248587">
          <w:marLeft w:val="640"/>
          <w:marRight w:val="0"/>
          <w:marTop w:val="0"/>
          <w:marBottom w:val="0"/>
          <w:divBdr>
            <w:top w:val="none" w:sz="0" w:space="0" w:color="auto"/>
            <w:left w:val="none" w:sz="0" w:space="0" w:color="auto"/>
            <w:bottom w:val="none" w:sz="0" w:space="0" w:color="auto"/>
            <w:right w:val="none" w:sz="0" w:space="0" w:color="auto"/>
          </w:divBdr>
        </w:div>
        <w:div w:id="648093211">
          <w:marLeft w:val="640"/>
          <w:marRight w:val="0"/>
          <w:marTop w:val="0"/>
          <w:marBottom w:val="0"/>
          <w:divBdr>
            <w:top w:val="none" w:sz="0" w:space="0" w:color="auto"/>
            <w:left w:val="none" w:sz="0" w:space="0" w:color="auto"/>
            <w:bottom w:val="none" w:sz="0" w:space="0" w:color="auto"/>
            <w:right w:val="none" w:sz="0" w:space="0" w:color="auto"/>
          </w:divBdr>
        </w:div>
        <w:div w:id="648216789">
          <w:marLeft w:val="640"/>
          <w:marRight w:val="0"/>
          <w:marTop w:val="0"/>
          <w:marBottom w:val="0"/>
          <w:divBdr>
            <w:top w:val="none" w:sz="0" w:space="0" w:color="auto"/>
            <w:left w:val="none" w:sz="0" w:space="0" w:color="auto"/>
            <w:bottom w:val="none" w:sz="0" w:space="0" w:color="auto"/>
            <w:right w:val="none" w:sz="0" w:space="0" w:color="auto"/>
          </w:divBdr>
        </w:div>
        <w:div w:id="657155837">
          <w:marLeft w:val="640"/>
          <w:marRight w:val="0"/>
          <w:marTop w:val="0"/>
          <w:marBottom w:val="0"/>
          <w:divBdr>
            <w:top w:val="none" w:sz="0" w:space="0" w:color="auto"/>
            <w:left w:val="none" w:sz="0" w:space="0" w:color="auto"/>
            <w:bottom w:val="none" w:sz="0" w:space="0" w:color="auto"/>
            <w:right w:val="none" w:sz="0" w:space="0" w:color="auto"/>
          </w:divBdr>
        </w:div>
        <w:div w:id="689185330">
          <w:marLeft w:val="640"/>
          <w:marRight w:val="0"/>
          <w:marTop w:val="0"/>
          <w:marBottom w:val="0"/>
          <w:divBdr>
            <w:top w:val="none" w:sz="0" w:space="0" w:color="auto"/>
            <w:left w:val="none" w:sz="0" w:space="0" w:color="auto"/>
            <w:bottom w:val="none" w:sz="0" w:space="0" w:color="auto"/>
            <w:right w:val="none" w:sz="0" w:space="0" w:color="auto"/>
          </w:divBdr>
        </w:div>
        <w:div w:id="708803221">
          <w:marLeft w:val="640"/>
          <w:marRight w:val="0"/>
          <w:marTop w:val="0"/>
          <w:marBottom w:val="0"/>
          <w:divBdr>
            <w:top w:val="none" w:sz="0" w:space="0" w:color="auto"/>
            <w:left w:val="none" w:sz="0" w:space="0" w:color="auto"/>
            <w:bottom w:val="none" w:sz="0" w:space="0" w:color="auto"/>
            <w:right w:val="none" w:sz="0" w:space="0" w:color="auto"/>
          </w:divBdr>
        </w:div>
        <w:div w:id="719401402">
          <w:marLeft w:val="640"/>
          <w:marRight w:val="0"/>
          <w:marTop w:val="0"/>
          <w:marBottom w:val="0"/>
          <w:divBdr>
            <w:top w:val="none" w:sz="0" w:space="0" w:color="auto"/>
            <w:left w:val="none" w:sz="0" w:space="0" w:color="auto"/>
            <w:bottom w:val="none" w:sz="0" w:space="0" w:color="auto"/>
            <w:right w:val="none" w:sz="0" w:space="0" w:color="auto"/>
          </w:divBdr>
        </w:div>
        <w:div w:id="756750405">
          <w:marLeft w:val="640"/>
          <w:marRight w:val="0"/>
          <w:marTop w:val="0"/>
          <w:marBottom w:val="0"/>
          <w:divBdr>
            <w:top w:val="none" w:sz="0" w:space="0" w:color="auto"/>
            <w:left w:val="none" w:sz="0" w:space="0" w:color="auto"/>
            <w:bottom w:val="none" w:sz="0" w:space="0" w:color="auto"/>
            <w:right w:val="none" w:sz="0" w:space="0" w:color="auto"/>
          </w:divBdr>
        </w:div>
        <w:div w:id="762410860">
          <w:marLeft w:val="640"/>
          <w:marRight w:val="0"/>
          <w:marTop w:val="0"/>
          <w:marBottom w:val="0"/>
          <w:divBdr>
            <w:top w:val="none" w:sz="0" w:space="0" w:color="auto"/>
            <w:left w:val="none" w:sz="0" w:space="0" w:color="auto"/>
            <w:bottom w:val="none" w:sz="0" w:space="0" w:color="auto"/>
            <w:right w:val="none" w:sz="0" w:space="0" w:color="auto"/>
          </w:divBdr>
        </w:div>
        <w:div w:id="772363973">
          <w:marLeft w:val="640"/>
          <w:marRight w:val="0"/>
          <w:marTop w:val="0"/>
          <w:marBottom w:val="0"/>
          <w:divBdr>
            <w:top w:val="none" w:sz="0" w:space="0" w:color="auto"/>
            <w:left w:val="none" w:sz="0" w:space="0" w:color="auto"/>
            <w:bottom w:val="none" w:sz="0" w:space="0" w:color="auto"/>
            <w:right w:val="none" w:sz="0" w:space="0" w:color="auto"/>
          </w:divBdr>
        </w:div>
        <w:div w:id="798305594">
          <w:marLeft w:val="640"/>
          <w:marRight w:val="0"/>
          <w:marTop w:val="0"/>
          <w:marBottom w:val="0"/>
          <w:divBdr>
            <w:top w:val="none" w:sz="0" w:space="0" w:color="auto"/>
            <w:left w:val="none" w:sz="0" w:space="0" w:color="auto"/>
            <w:bottom w:val="none" w:sz="0" w:space="0" w:color="auto"/>
            <w:right w:val="none" w:sz="0" w:space="0" w:color="auto"/>
          </w:divBdr>
        </w:div>
        <w:div w:id="805467312">
          <w:marLeft w:val="640"/>
          <w:marRight w:val="0"/>
          <w:marTop w:val="0"/>
          <w:marBottom w:val="0"/>
          <w:divBdr>
            <w:top w:val="none" w:sz="0" w:space="0" w:color="auto"/>
            <w:left w:val="none" w:sz="0" w:space="0" w:color="auto"/>
            <w:bottom w:val="none" w:sz="0" w:space="0" w:color="auto"/>
            <w:right w:val="none" w:sz="0" w:space="0" w:color="auto"/>
          </w:divBdr>
        </w:div>
        <w:div w:id="906692283">
          <w:marLeft w:val="640"/>
          <w:marRight w:val="0"/>
          <w:marTop w:val="0"/>
          <w:marBottom w:val="0"/>
          <w:divBdr>
            <w:top w:val="none" w:sz="0" w:space="0" w:color="auto"/>
            <w:left w:val="none" w:sz="0" w:space="0" w:color="auto"/>
            <w:bottom w:val="none" w:sz="0" w:space="0" w:color="auto"/>
            <w:right w:val="none" w:sz="0" w:space="0" w:color="auto"/>
          </w:divBdr>
        </w:div>
        <w:div w:id="929848398">
          <w:marLeft w:val="640"/>
          <w:marRight w:val="0"/>
          <w:marTop w:val="0"/>
          <w:marBottom w:val="0"/>
          <w:divBdr>
            <w:top w:val="none" w:sz="0" w:space="0" w:color="auto"/>
            <w:left w:val="none" w:sz="0" w:space="0" w:color="auto"/>
            <w:bottom w:val="none" w:sz="0" w:space="0" w:color="auto"/>
            <w:right w:val="none" w:sz="0" w:space="0" w:color="auto"/>
          </w:divBdr>
        </w:div>
        <w:div w:id="937908174">
          <w:marLeft w:val="640"/>
          <w:marRight w:val="0"/>
          <w:marTop w:val="0"/>
          <w:marBottom w:val="0"/>
          <w:divBdr>
            <w:top w:val="none" w:sz="0" w:space="0" w:color="auto"/>
            <w:left w:val="none" w:sz="0" w:space="0" w:color="auto"/>
            <w:bottom w:val="none" w:sz="0" w:space="0" w:color="auto"/>
            <w:right w:val="none" w:sz="0" w:space="0" w:color="auto"/>
          </w:divBdr>
        </w:div>
        <w:div w:id="940920412">
          <w:marLeft w:val="640"/>
          <w:marRight w:val="0"/>
          <w:marTop w:val="0"/>
          <w:marBottom w:val="0"/>
          <w:divBdr>
            <w:top w:val="none" w:sz="0" w:space="0" w:color="auto"/>
            <w:left w:val="none" w:sz="0" w:space="0" w:color="auto"/>
            <w:bottom w:val="none" w:sz="0" w:space="0" w:color="auto"/>
            <w:right w:val="none" w:sz="0" w:space="0" w:color="auto"/>
          </w:divBdr>
        </w:div>
        <w:div w:id="944388890">
          <w:marLeft w:val="640"/>
          <w:marRight w:val="0"/>
          <w:marTop w:val="0"/>
          <w:marBottom w:val="0"/>
          <w:divBdr>
            <w:top w:val="none" w:sz="0" w:space="0" w:color="auto"/>
            <w:left w:val="none" w:sz="0" w:space="0" w:color="auto"/>
            <w:bottom w:val="none" w:sz="0" w:space="0" w:color="auto"/>
            <w:right w:val="none" w:sz="0" w:space="0" w:color="auto"/>
          </w:divBdr>
        </w:div>
        <w:div w:id="967246990">
          <w:marLeft w:val="640"/>
          <w:marRight w:val="0"/>
          <w:marTop w:val="0"/>
          <w:marBottom w:val="0"/>
          <w:divBdr>
            <w:top w:val="none" w:sz="0" w:space="0" w:color="auto"/>
            <w:left w:val="none" w:sz="0" w:space="0" w:color="auto"/>
            <w:bottom w:val="none" w:sz="0" w:space="0" w:color="auto"/>
            <w:right w:val="none" w:sz="0" w:space="0" w:color="auto"/>
          </w:divBdr>
        </w:div>
        <w:div w:id="983317979">
          <w:marLeft w:val="640"/>
          <w:marRight w:val="0"/>
          <w:marTop w:val="0"/>
          <w:marBottom w:val="0"/>
          <w:divBdr>
            <w:top w:val="none" w:sz="0" w:space="0" w:color="auto"/>
            <w:left w:val="none" w:sz="0" w:space="0" w:color="auto"/>
            <w:bottom w:val="none" w:sz="0" w:space="0" w:color="auto"/>
            <w:right w:val="none" w:sz="0" w:space="0" w:color="auto"/>
          </w:divBdr>
        </w:div>
        <w:div w:id="999847637">
          <w:marLeft w:val="640"/>
          <w:marRight w:val="0"/>
          <w:marTop w:val="0"/>
          <w:marBottom w:val="0"/>
          <w:divBdr>
            <w:top w:val="none" w:sz="0" w:space="0" w:color="auto"/>
            <w:left w:val="none" w:sz="0" w:space="0" w:color="auto"/>
            <w:bottom w:val="none" w:sz="0" w:space="0" w:color="auto"/>
            <w:right w:val="none" w:sz="0" w:space="0" w:color="auto"/>
          </w:divBdr>
        </w:div>
        <w:div w:id="1005980773">
          <w:marLeft w:val="640"/>
          <w:marRight w:val="0"/>
          <w:marTop w:val="0"/>
          <w:marBottom w:val="0"/>
          <w:divBdr>
            <w:top w:val="none" w:sz="0" w:space="0" w:color="auto"/>
            <w:left w:val="none" w:sz="0" w:space="0" w:color="auto"/>
            <w:bottom w:val="none" w:sz="0" w:space="0" w:color="auto"/>
            <w:right w:val="none" w:sz="0" w:space="0" w:color="auto"/>
          </w:divBdr>
        </w:div>
        <w:div w:id="1024595427">
          <w:marLeft w:val="640"/>
          <w:marRight w:val="0"/>
          <w:marTop w:val="0"/>
          <w:marBottom w:val="0"/>
          <w:divBdr>
            <w:top w:val="none" w:sz="0" w:space="0" w:color="auto"/>
            <w:left w:val="none" w:sz="0" w:space="0" w:color="auto"/>
            <w:bottom w:val="none" w:sz="0" w:space="0" w:color="auto"/>
            <w:right w:val="none" w:sz="0" w:space="0" w:color="auto"/>
          </w:divBdr>
        </w:div>
        <w:div w:id="1042905961">
          <w:marLeft w:val="640"/>
          <w:marRight w:val="0"/>
          <w:marTop w:val="0"/>
          <w:marBottom w:val="0"/>
          <w:divBdr>
            <w:top w:val="none" w:sz="0" w:space="0" w:color="auto"/>
            <w:left w:val="none" w:sz="0" w:space="0" w:color="auto"/>
            <w:bottom w:val="none" w:sz="0" w:space="0" w:color="auto"/>
            <w:right w:val="none" w:sz="0" w:space="0" w:color="auto"/>
          </w:divBdr>
        </w:div>
        <w:div w:id="1045787755">
          <w:marLeft w:val="640"/>
          <w:marRight w:val="0"/>
          <w:marTop w:val="0"/>
          <w:marBottom w:val="0"/>
          <w:divBdr>
            <w:top w:val="none" w:sz="0" w:space="0" w:color="auto"/>
            <w:left w:val="none" w:sz="0" w:space="0" w:color="auto"/>
            <w:bottom w:val="none" w:sz="0" w:space="0" w:color="auto"/>
            <w:right w:val="none" w:sz="0" w:space="0" w:color="auto"/>
          </w:divBdr>
        </w:div>
        <w:div w:id="1065030569">
          <w:marLeft w:val="640"/>
          <w:marRight w:val="0"/>
          <w:marTop w:val="0"/>
          <w:marBottom w:val="0"/>
          <w:divBdr>
            <w:top w:val="none" w:sz="0" w:space="0" w:color="auto"/>
            <w:left w:val="none" w:sz="0" w:space="0" w:color="auto"/>
            <w:bottom w:val="none" w:sz="0" w:space="0" w:color="auto"/>
            <w:right w:val="none" w:sz="0" w:space="0" w:color="auto"/>
          </w:divBdr>
        </w:div>
        <w:div w:id="1076365787">
          <w:marLeft w:val="640"/>
          <w:marRight w:val="0"/>
          <w:marTop w:val="0"/>
          <w:marBottom w:val="0"/>
          <w:divBdr>
            <w:top w:val="none" w:sz="0" w:space="0" w:color="auto"/>
            <w:left w:val="none" w:sz="0" w:space="0" w:color="auto"/>
            <w:bottom w:val="none" w:sz="0" w:space="0" w:color="auto"/>
            <w:right w:val="none" w:sz="0" w:space="0" w:color="auto"/>
          </w:divBdr>
        </w:div>
        <w:div w:id="1123234105">
          <w:marLeft w:val="640"/>
          <w:marRight w:val="0"/>
          <w:marTop w:val="0"/>
          <w:marBottom w:val="0"/>
          <w:divBdr>
            <w:top w:val="none" w:sz="0" w:space="0" w:color="auto"/>
            <w:left w:val="none" w:sz="0" w:space="0" w:color="auto"/>
            <w:bottom w:val="none" w:sz="0" w:space="0" w:color="auto"/>
            <w:right w:val="none" w:sz="0" w:space="0" w:color="auto"/>
          </w:divBdr>
        </w:div>
        <w:div w:id="1142114735">
          <w:marLeft w:val="640"/>
          <w:marRight w:val="0"/>
          <w:marTop w:val="0"/>
          <w:marBottom w:val="0"/>
          <w:divBdr>
            <w:top w:val="none" w:sz="0" w:space="0" w:color="auto"/>
            <w:left w:val="none" w:sz="0" w:space="0" w:color="auto"/>
            <w:bottom w:val="none" w:sz="0" w:space="0" w:color="auto"/>
            <w:right w:val="none" w:sz="0" w:space="0" w:color="auto"/>
          </w:divBdr>
        </w:div>
        <w:div w:id="1237475322">
          <w:marLeft w:val="640"/>
          <w:marRight w:val="0"/>
          <w:marTop w:val="0"/>
          <w:marBottom w:val="0"/>
          <w:divBdr>
            <w:top w:val="none" w:sz="0" w:space="0" w:color="auto"/>
            <w:left w:val="none" w:sz="0" w:space="0" w:color="auto"/>
            <w:bottom w:val="none" w:sz="0" w:space="0" w:color="auto"/>
            <w:right w:val="none" w:sz="0" w:space="0" w:color="auto"/>
          </w:divBdr>
        </w:div>
        <w:div w:id="1269847610">
          <w:marLeft w:val="640"/>
          <w:marRight w:val="0"/>
          <w:marTop w:val="0"/>
          <w:marBottom w:val="0"/>
          <w:divBdr>
            <w:top w:val="none" w:sz="0" w:space="0" w:color="auto"/>
            <w:left w:val="none" w:sz="0" w:space="0" w:color="auto"/>
            <w:bottom w:val="none" w:sz="0" w:space="0" w:color="auto"/>
            <w:right w:val="none" w:sz="0" w:space="0" w:color="auto"/>
          </w:divBdr>
        </w:div>
        <w:div w:id="1282033793">
          <w:marLeft w:val="640"/>
          <w:marRight w:val="0"/>
          <w:marTop w:val="0"/>
          <w:marBottom w:val="0"/>
          <w:divBdr>
            <w:top w:val="none" w:sz="0" w:space="0" w:color="auto"/>
            <w:left w:val="none" w:sz="0" w:space="0" w:color="auto"/>
            <w:bottom w:val="none" w:sz="0" w:space="0" w:color="auto"/>
            <w:right w:val="none" w:sz="0" w:space="0" w:color="auto"/>
          </w:divBdr>
        </w:div>
        <w:div w:id="1285580551">
          <w:marLeft w:val="640"/>
          <w:marRight w:val="0"/>
          <w:marTop w:val="0"/>
          <w:marBottom w:val="0"/>
          <w:divBdr>
            <w:top w:val="none" w:sz="0" w:space="0" w:color="auto"/>
            <w:left w:val="none" w:sz="0" w:space="0" w:color="auto"/>
            <w:bottom w:val="none" w:sz="0" w:space="0" w:color="auto"/>
            <w:right w:val="none" w:sz="0" w:space="0" w:color="auto"/>
          </w:divBdr>
        </w:div>
        <w:div w:id="1299920441">
          <w:marLeft w:val="640"/>
          <w:marRight w:val="0"/>
          <w:marTop w:val="0"/>
          <w:marBottom w:val="0"/>
          <w:divBdr>
            <w:top w:val="none" w:sz="0" w:space="0" w:color="auto"/>
            <w:left w:val="none" w:sz="0" w:space="0" w:color="auto"/>
            <w:bottom w:val="none" w:sz="0" w:space="0" w:color="auto"/>
            <w:right w:val="none" w:sz="0" w:space="0" w:color="auto"/>
          </w:divBdr>
        </w:div>
        <w:div w:id="1306423730">
          <w:marLeft w:val="640"/>
          <w:marRight w:val="0"/>
          <w:marTop w:val="0"/>
          <w:marBottom w:val="0"/>
          <w:divBdr>
            <w:top w:val="none" w:sz="0" w:space="0" w:color="auto"/>
            <w:left w:val="none" w:sz="0" w:space="0" w:color="auto"/>
            <w:bottom w:val="none" w:sz="0" w:space="0" w:color="auto"/>
            <w:right w:val="none" w:sz="0" w:space="0" w:color="auto"/>
          </w:divBdr>
        </w:div>
        <w:div w:id="1315987826">
          <w:marLeft w:val="640"/>
          <w:marRight w:val="0"/>
          <w:marTop w:val="0"/>
          <w:marBottom w:val="0"/>
          <w:divBdr>
            <w:top w:val="none" w:sz="0" w:space="0" w:color="auto"/>
            <w:left w:val="none" w:sz="0" w:space="0" w:color="auto"/>
            <w:bottom w:val="none" w:sz="0" w:space="0" w:color="auto"/>
            <w:right w:val="none" w:sz="0" w:space="0" w:color="auto"/>
          </w:divBdr>
        </w:div>
        <w:div w:id="1340885288">
          <w:marLeft w:val="640"/>
          <w:marRight w:val="0"/>
          <w:marTop w:val="0"/>
          <w:marBottom w:val="0"/>
          <w:divBdr>
            <w:top w:val="none" w:sz="0" w:space="0" w:color="auto"/>
            <w:left w:val="none" w:sz="0" w:space="0" w:color="auto"/>
            <w:bottom w:val="none" w:sz="0" w:space="0" w:color="auto"/>
            <w:right w:val="none" w:sz="0" w:space="0" w:color="auto"/>
          </w:divBdr>
        </w:div>
        <w:div w:id="1360664420">
          <w:marLeft w:val="640"/>
          <w:marRight w:val="0"/>
          <w:marTop w:val="0"/>
          <w:marBottom w:val="0"/>
          <w:divBdr>
            <w:top w:val="none" w:sz="0" w:space="0" w:color="auto"/>
            <w:left w:val="none" w:sz="0" w:space="0" w:color="auto"/>
            <w:bottom w:val="none" w:sz="0" w:space="0" w:color="auto"/>
            <w:right w:val="none" w:sz="0" w:space="0" w:color="auto"/>
          </w:divBdr>
        </w:div>
        <w:div w:id="1375353133">
          <w:marLeft w:val="640"/>
          <w:marRight w:val="0"/>
          <w:marTop w:val="0"/>
          <w:marBottom w:val="0"/>
          <w:divBdr>
            <w:top w:val="none" w:sz="0" w:space="0" w:color="auto"/>
            <w:left w:val="none" w:sz="0" w:space="0" w:color="auto"/>
            <w:bottom w:val="none" w:sz="0" w:space="0" w:color="auto"/>
            <w:right w:val="none" w:sz="0" w:space="0" w:color="auto"/>
          </w:divBdr>
        </w:div>
        <w:div w:id="1408262210">
          <w:marLeft w:val="640"/>
          <w:marRight w:val="0"/>
          <w:marTop w:val="0"/>
          <w:marBottom w:val="0"/>
          <w:divBdr>
            <w:top w:val="none" w:sz="0" w:space="0" w:color="auto"/>
            <w:left w:val="none" w:sz="0" w:space="0" w:color="auto"/>
            <w:bottom w:val="none" w:sz="0" w:space="0" w:color="auto"/>
            <w:right w:val="none" w:sz="0" w:space="0" w:color="auto"/>
          </w:divBdr>
        </w:div>
        <w:div w:id="1438987445">
          <w:marLeft w:val="640"/>
          <w:marRight w:val="0"/>
          <w:marTop w:val="0"/>
          <w:marBottom w:val="0"/>
          <w:divBdr>
            <w:top w:val="none" w:sz="0" w:space="0" w:color="auto"/>
            <w:left w:val="none" w:sz="0" w:space="0" w:color="auto"/>
            <w:bottom w:val="none" w:sz="0" w:space="0" w:color="auto"/>
            <w:right w:val="none" w:sz="0" w:space="0" w:color="auto"/>
          </w:divBdr>
        </w:div>
        <w:div w:id="1458184095">
          <w:marLeft w:val="640"/>
          <w:marRight w:val="0"/>
          <w:marTop w:val="0"/>
          <w:marBottom w:val="0"/>
          <w:divBdr>
            <w:top w:val="none" w:sz="0" w:space="0" w:color="auto"/>
            <w:left w:val="none" w:sz="0" w:space="0" w:color="auto"/>
            <w:bottom w:val="none" w:sz="0" w:space="0" w:color="auto"/>
            <w:right w:val="none" w:sz="0" w:space="0" w:color="auto"/>
          </w:divBdr>
        </w:div>
        <w:div w:id="1460150110">
          <w:marLeft w:val="640"/>
          <w:marRight w:val="0"/>
          <w:marTop w:val="0"/>
          <w:marBottom w:val="0"/>
          <w:divBdr>
            <w:top w:val="none" w:sz="0" w:space="0" w:color="auto"/>
            <w:left w:val="none" w:sz="0" w:space="0" w:color="auto"/>
            <w:bottom w:val="none" w:sz="0" w:space="0" w:color="auto"/>
            <w:right w:val="none" w:sz="0" w:space="0" w:color="auto"/>
          </w:divBdr>
        </w:div>
        <w:div w:id="1479298978">
          <w:marLeft w:val="640"/>
          <w:marRight w:val="0"/>
          <w:marTop w:val="0"/>
          <w:marBottom w:val="0"/>
          <w:divBdr>
            <w:top w:val="none" w:sz="0" w:space="0" w:color="auto"/>
            <w:left w:val="none" w:sz="0" w:space="0" w:color="auto"/>
            <w:bottom w:val="none" w:sz="0" w:space="0" w:color="auto"/>
            <w:right w:val="none" w:sz="0" w:space="0" w:color="auto"/>
          </w:divBdr>
        </w:div>
        <w:div w:id="1527985013">
          <w:marLeft w:val="640"/>
          <w:marRight w:val="0"/>
          <w:marTop w:val="0"/>
          <w:marBottom w:val="0"/>
          <w:divBdr>
            <w:top w:val="none" w:sz="0" w:space="0" w:color="auto"/>
            <w:left w:val="none" w:sz="0" w:space="0" w:color="auto"/>
            <w:bottom w:val="none" w:sz="0" w:space="0" w:color="auto"/>
            <w:right w:val="none" w:sz="0" w:space="0" w:color="auto"/>
          </w:divBdr>
        </w:div>
        <w:div w:id="1529174510">
          <w:marLeft w:val="640"/>
          <w:marRight w:val="0"/>
          <w:marTop w:val="0"/>
          <w:marBottom w:val="0"/>
          <w:divBdr>
            <w:top w:val="none" w:sz="0" w:space="0" w:color="auto"/>
            <w:left w:val="none" w:sz="0" w:space="0" w:color="auto"/>
            <w:bottom w:val="none" w:sz="0" w:space="0" w:color="auto"/>
            <w:right w:val="none" w:sz="0" w:space="0" w:color="auto"/>
          </w:divBdr>
        </w:div>
        <w:div w:id="1533153864">
          <w:marLeft w:val="640"/>
          <w:marRight w:val="0"/>
          <w:marTop w:val="0"/>
          <w:marBottom w:val="0"/>
          <w:divBdr>
            <w:top w:val="none" w:sz="0" w:space="0" w:color="auto"/>
            <w:left w:val="none" w:sz="0" w:space="0" w:color="auto"/>
            <w:bottom w:val="none" w:sz="0" w:space="0" w:color="auto"/>
            <w:right w:val="none" w:sz="0" w:space="0" w:color="auto"/>
          </w:divBdr>
        </w:div>
        <w:div w:id="1533302088">
          <w:marLeft w:val="640"/>
          <w:marRight w:val="0"/>
          <w:marTop w:val="0"/>
          <w:marBottom w:val="0"/>
          <w:divBdr>
            <w:top w:val="none" w:sz="0" w:space="0" w:color="auto"/>
            <w:left w:val="none" w:sz="0" w:space="0" w:color="auto"/>
            <w:bottom w:val="none" w:sz="0" w:space="0" w:color="auto"/>
            <w:right w:val="none" w:sz="0" w:space="0" w:color="auto"/>
          </w:divBdr>
        </w:div>
        <w:div w:id="1678540530">
          <w:marLeft w:val="640"/>
          <w:marRight w:val="0"/>
          <w:marTop w:val="0"/>
          <w:marBottom w:val="0"/>
          <w:divBdr>
            <w:top w:val="none" w:sz="0" w:space="0" w:color="auto"/>
            <w:left w:val="none" w:sz="0" w:space="0" w:color="auto"/>
            <w:bottom w:val="none" w:sz="0" w:space="0" w:color="auto"/>
            <w:right w:val="none" w:sz="0" w:space="0" w:color="auto"/>
          </w:divBdr>
        </w:div>
        <w:div w:id="1716462308">
          <w:marLeft w:val="640"/>
          <w:marRight w:val="0"/>
          <w:marTop w:val="0"/>
          <w:marBottom w:val="0"/>
          <w:divBdr>
            <w:top w:val="none" w:sz="0" w:space="0" w:color="auto"/>
            <w:left w:val="none" w:sz="0" w:space="0" w:color="auto"/>
            <w:bottom w:val="none" w:sz="0" w:space="0" w:color="auto"/>
            <w:right w:val="none" w:sz="0" w:space="0" w:color="auto"/>
          </w:divBdr>
        </w:div>
        <w:div w:id="1719742309">
          <w:marLeft w:val="640"/>
          <w:marRight w:val="0"/>
          <w:marTop w:val="0"/>
          <w:marBottom w:val="0"/>
          <w:divBdr>
            <w:top w:val="none" w:sz="0" w:space="0" w:color="auto"/>
            <w:left w:val="none" w:sz="0" w:space="0" w:color="auto"/>
            <w:bottom w:val="none" w:sz="0" w:space="0" w:color="auto"/>
            <w:right w:val="none" w:sz="0" w:space="0" w:color="auto"/>
          </w:divBdr>
        </w:div>
        <w:div w:id="1739474558">
          <w:marLeft w:val="640"/>
          <w:marRight w:val="0"/>
          <w:marTop w:val="0"/>
          <w:marBottom w:val="0"/>
          <w:divBdr>
            <w:top w:val="none" w:sz="0" w:space="0" w:color="auto"/>
            <w:left w:val="none" w:sz="0" w:space="0" w:color="auto"/>
            <w:bottom w:val="none" w:sz="0" w:space="0" w:color="auto"/>
            <w:right w:val="none" w:sz="0" w:space="0" w:color="auto"/>
          </w:divBdr>
        </w:div>
        <w:div w:id="1753157403">
          <w:marLeft w:val="640"/>
          <w:marRight w:val="0"/>
          <w:marTop w:val="0"/>
          <w:marBottom w:val="0"/>
          <w:divBdr>
            <w:top w:val="none" w:sz="0" w:space="0" w:color="auto"/>
            <w:left w:val="none" w:sz="0" w:space="0" w:color="auto"/>
            <w:bottom w:val="none" w:sz="0" w:space="0" w:color="auto"/>
            <w:right w:val="none" w:sz="0" w:space="0" w:color="auto"/>
          </w:divBdr>
        </w:div>
        <w:div w:id="1790516151">
          <w:marLeft w:val="640"/>
          <w:marRight w:val="0"/>
          <w:marTop w:val="0"/>
          <w:marBottom w:val="0"/>
          <w:divBdr>
            <w:top w:val="none" w:sz="0" w:space="0" w:color="auto"/>
            <w:left w:val="none" w:sz="0" w:space="0" w:color="auto"/>
            <w:bottom w:val="none" w:sz="0" w:space="0" w:color="auto"/>
            <w:right w:val="none" w:sz="0" w:space="0" w:color="auto"/>
          </w:divBdr>
        </w:div>
        <w:div w:id="1814371136">
          <w:marLeft w:val="640"/>
          <w:marRight w:val="0"/>
          <w:marTop w:val="0"/>
          <w:marBottom w:val="0"/>
          <w:divBdr>
            <w:top w:val="none" w:sz="0" w:space="0" w:color="auto"/>
            <w:left w:val="none" w:sz="0" w:space="0" w:color="auto"/>
            <w:bottom w:val="none" w:sz="0" w:space="0" w:color="auto"/>
            <w:right w:val="none" w:sz="0" w:space="0" w:color="auto"/>
          </w:divBdr>
        </w:div>
        <w:div w:id="1818303723">
          <w:marLeft w:val="640"/>
          <w:marRight w:val="0"/>
          <w:marTop w:val="0"/>
          <w:marBottom w:val="0"/>
          <w:divBdr>
            <w:top w:val="none" w:sz="0" w:space="0" w:color="auto"/>
            <w:left w:val="none" w:sz="0" w:space="0" w:color="auto"/>
            <w:bottom w:val="none" w:sz="0" w:space="0" w:color="auto"/>
            <w:right w:val="none" w:sz="0" w:space="0" w:color="auto"/>
          </w:divBdr>
        </w:div>
        <w:div w:id="1822111858">
          <w:marLeft w:val="640"/>
          <w:marRight w:val="0"/>
          <w:marTop w:val="0"/>
          <w:marBottom w:val="0"/>
          <w:divBdr>
            <w:top w:val="none" w:sz="0" w:space="0" w:color="auto"/>
            <w:left w:val="none" w:sz="0" w:space="0" w:color="auto"/>
            <w:bottom w:val="none" w:sz="0" w:space="0" w:color="auto"/>
            <w:right w:val="none" w:sz="0" w:space="0" w:color="auto"/>
          </w:divBdr>
        </w:div>
        <w:div w:id="1845825051">
          <w:marLeft w:val="640"/>
          <w:marRight w:val="0"/>
          <w:marTop w:val="0"/>
          <w:marBottom w:val="0"/>
          <w:divBdr>
            <w:top w:val="none" w:sz="0" w:space="0" w:color="auto"/>
            <w:left w:val="none" w:sz="0" w:space="0" w:color="auto"/>
            <w:bottom w:val="none" w:sz="0" w:space="0" w:color="auto"/>
            <w:right w:val="none" w:sz="0" w:space="0" w:color="auto"/>
          </w:divBdr>
        </w:div>
        <w:div w:id="1850942532">
          <w:marLeft w:val="640"/>
          <w:marRight w:val="0"/>
          <w:marTop w:val="0"/>
          <w:marBottom w:val="0"/>
          <w:divBdr>
            <w:top w:val="none" w:sz="0" w:space="0" w:color="auto"/>
            <w:left w:val="none" w:sz="0" w:space="0" w:color="auto"/>
            <w:bottom w:val="none" w:sz="0" w:space="0" w:color="auto"/>
            <w:right w:val="none" w:sz="0" w:space="0" w:color="auto"/>
          </w:divBdr>
        </w:div>
        <w:div w:id="1854804425">
          <w:marLeft w:val="640"/>
          <w:marRight w:val="0"/>
          <w:marTop w:val="0"/>
          <w:marBottom w:val="0"/>
          <w:divBdr>
            <w:top w:val="none" w:sz="0" w:space="0" w:color="auto"/>
            <w:left w:val="none" w:sz="0" w:space="0" w:color="auto"/>
            <w:bottom w:val="none" w:sz="0" w:space="0" w:color="auto"/>
            <w:right w:val="none" w:sz="0" w:space="0" w:color="auto"/>
          </w:divBdr>
        </w:div>
        <w:div w:id="1858152226">
          <w:marLeft w:val="640"/>
          <w:marRight w:val="0"/>
          <w:marTop w:val="0"/>
          <w:marBottom w:val="0"/>
          <w:divBdr>
            <w:top w:val="none" w:sz="0" w:space="0" w:color="auto"/>
            <w:left w:val="none" w:sz="0" w:space="0" w:color="auto"/>
            <w:bottom w:val="none" w:sz="0" w:space="0" w:color="auto"/>
            <w:right w:val="none" w:sz="0" w:space="0" w:color="auto"/>
          </w:divBdr>
        </w:div>
        <w:div w:id="1861354803">
          <w:marLeft w:val="640"/>
          <w:marRight w:val="0"/>
          <w:marTop w:val="0"/>
          <w:marBottom w:val="0"/>
          <w:divBdr>
            <w:top w:val="none" w:sz="0" w:space="0" w:color="auto"/>
            <w:left w:val="none" w:sz="0" w:space="0" w:color="auto"/>
            <w:bottom w:val="none" w:sz="0" w:space="0" w:color="auto"/>
            <w:right w:val="none" w:sz="0" w:space="0" w:color="auto"/>
          </w:divBdr>
        </w:div>
        <w:div w:id="1945964278">
          <w:marLeft w:val="640"/>
          <w:marRight w:val="0"/>
          <w:marTop w:val="0"/>
          <w:marBottom w:val="0"/>
          <w:divBdr>
            <w:top w:val="none" w:sz="0" w:space="0" w:color="auto"/>
            <w:left w:val="none" w:sz="0" w:space="0" w:color="auto"/>
            <w:bottom w:val="none" w:sz="0" w:space="0" w:color="auto"/>
            <w:right w:val="none" w:sz="0" w:space="0" w:color="auto"/>
          </w:divBdr>
        </w:div>
        <w:div w:id="1947107314">
          <w:marLeft w:val="640"/>
          <w:marRight w:val="0"/>
          <w:marTop w:val="0"/>
          <w:marBottom w:val="0"/>
          <w:divBdr>
            <w:top w:val="none" w:sz="0" w:space="0" w:color="auto"/>
            <w:left w:val="none" w:sz="0" w:space="0" w:color="auto"/>
            <w:bottom w:val="none" w:sz="0" w:space="0" w:color="auto"/>
            <w:right w:val="none" w:sz="0" w:space="0" w:color="auto"/>
          </w:divBdr>
        </w:div>
        <w:div w:id="2037461048">
          <w:marLeft w:val="640"/>
          <w:marRight w:val="0"/>
          <w:marTop w:val="0"/>
          <w:marBottom w:val="0"/>
          <w:divBdr>
            <w:top w:val="none" w:sz="0" w:space="0" w:color="auto"/>
            <w:left w:val="none" w:sz="0" w:space="0" w:color="auto"/>
            <w:bottom w:val="none" w:sz="0" w:space="0" w:color="auto"/>
            <w:right w:val="none" w:sz="0" w:space="0" w:color="auto"/>
          </w:divBdr>
        </w:div>
        <w:div w:id="2038578390">
          <w:marLeft w:val="640"/>
          <w:marRight w:val="0"/>
          <w:marTop w:val="0"/>
          <w:marBottom w:val="0"/>
          <w:divBdr>
            <w:top w:val="none" w:sz="0" w:space="0" w:color="auto"/>
            <w:left w:val="none" w:sz="0" w:space="0" w:color="auto"/>
            <w:bottom w:val="none" w:sz="0" w:space="0" w:color="auto"/>
            <w:right w:val="none" w:sz="0" w:space="0" w:color="auto"/>
          </w:divBdr>
        </w:div>
        <w:div w:id="2072733979">
          <w:marLeft w:val="640"/>
          <w:marRight w:val="0"/>
          <w:marTop w:val="0"/>
          <w:marBottom w:val="0"/>
          <w:divBdr>
            <w:top w:val="none" w:sz="0" w:space="0" w:color="auto"/>
            <w:left w:val="none" w:sz="0" w:space="0" w:color="auto"/>
            <w:bottom w:val="none" w:sz="0" w:space="0" w:color="auto"/>
            <w:right w:val="none" w:sz="0" w:space="0" w:color="auto"/>
          </w:divBdr>
        </w:div>
        <w:div w:id="2076974493">
          <w:marLeft w:val="640"/>
          <w:marRight w:val="0"/>
          <w:marTop w:val="0"/>
          <w:marBottom w:val="0"/>
          <w:divBdr>
            <w:top w:val="none" w:sz="0" w:space="0" w:color="auto"/>
            <w:left w:val="none" w:sz="0" w:space="0" w:color="auto"/>
            <w:bottom w:val="none" w:sz="0" w:space="0" w:color="auto"/>
            <w:right w:val="none" w:sz="0" w:space="0" w:color="auto"/>
          </w:divBdr>
        </w:div>
        <w:div w:id="2098214036">
          <w:marLeft w:val="640"/>
          <w:marRight w:val="0"/>
          <w:marTop w:val="0"/>
          <w:marBottom w:val="0"/>
          <w:divBdr>
            <w:top w:val="none" w:sz="0" w:space="0" w:color="auto"/>
            <w:left w:val="none" w:sz="0" w:space="0" w:color="auto"/>
            <w:bottom w:val="none" w:sz="0" w:space="0" w:color="auto"/>
            <w:right w:val="none" w:sz="0" w:space="0" w:color="auto"/>
          </w:divBdr>
        </w:div>
        <w:div w:id="2118744373">
          <w:marLeft w:val="640"/>
          <w:marRight w:val="0"/>
          <w:marTop w:val="0"/>
          <w:marBottom w:val="0"/>
          <w:divBdr>
            <w:top w:val="none" w:sz="0" w:space="0" w:color="auto"/>
            <w:left w:val="none" w:sz="0" w:space="0" w:color="auto"/>
            <w:bottom w:val="none" w:sz="0" w:space="0" w:color="auto"/>
            <w:right w:val="none" w:sz="0" w:space="0" w:color="auto"/>
          </w:divBdr>
        </w:div>
        <w:div w:id="2127581938">
          <w:marLeft w:val="640"/>
          <w:marRight w:val="0"/>
          <w:marTop w:val="0"/>
          <w:marBottom w:val="0"/>
          <w:divBdr>
            <w:top w:val="none" w:sz="0" w:space="0" w:color="auto"/>
            <w:left w:val="none" w:sz="0" w:space="0" w:color="auto"/>
            <w:bottom w:val="none" w:sz="0" w:space="0" w:color="auto"/>
            <w:right w:val="none" w:sz="0" w:space="0" w:color="auto"/>
          </w:divBdr>
        </w:div>
        <w:div w:id="2127919872">
          <w:marLeft w:val="640"/>
          <w:marRight w:val="0"/>
          <w:marTop w:val="0"/>
          <w:marBottom w:val="0"/>
          <w:divBdr>
            <w:top w:val="none" w:sz="0" w:space="0" w:color="auto"/>
            <w:left w:val="none" w:sz="0" w:space="0" w:color="auto"/>
            <w:bottom w:val="none" w:sz="0" w:space="0" w:color="auto"/>
            <w:right w:val="none" w:sz="0" w:space="0" w:color="auto"/>
          </w:divBdr>
        </w:div>
        <w:div w:id="2131047956">
          <w:marLeft w:val="640"/>
          <w:marRight w:val="0"/>
          <w:marTop w:val="0"/>
          <w:marBottom w:val="0"/>
          <w:divBdr>
            <w:top w:val="none" w:sz="0" w:space="0" w:color="auto"/>
            <w:left w:val="none" w:sz="0" w:space="0" w:color="auto"/>
            <w:bottom w:val="none" w:sz="0" w:space="0" w:color="auto"/>
            <w:right w:val="none" w:sz="0" w:space="0" w:color="auto"/>
          </w:divBdr>
        </w:div>
      </w:divsChild>
    </w:div>
    <w:div w:id="1074818568">
      <w:bodyDiv w:val="1"/>
      <w:marLeft w:val="0"/>
      <w:marRight w:val="0"/>
      <w:marTop w:val="0"/>
      <w:marBottom w:val="0"/>
      <w:divBdr>
        <w:top w:val="none" w:sz="0" w:space="0" w:color="auto"/>
        <w:left w:val="none" w:sz="0" w:space="0" w:color="auto"/>
        <w:bottom w:val="none" w:sz="0" w:space="0" w:color="auto"/>
        <w:right w:val="none" w:sz="0" w:space="0" w:color="auto"/>
      </w:divBdr>
      <w:divsChild>
        <w:div w:id="58214625">
          <w:marLeft w:val="640"/>
          <w:marRight w:val="0"/>
          <w:marTop w:val="0"/>
          <w:marBottom w:val="0"/>
          <w:divBdr>
            <w:top w:val="none" w:sz="0" w:space="0" w:color="auto"/>
            <w:left w:val="none" w:sz="0" w:space="0" w:color="auto"/>
            <w:bottom w:val="none" w:sz="0" w:space="0" w:color="auto"/>
            <w:right w:val="none" w:sz="0" w:space="0" w:color="auto"/>
          </w:divBdr>
        </w:div>
        <w:div w:id="88546025">
          <w:marLeft w:val="640"/>
          <w:marRight w:val="0"/>
          <w:marTop w:val="0"/>
          <w:marBottom w:val="0"/>
          <w:divBdr>
            <w:top w:val="none" w:sz="0" w:space="0" w:color="auto"/>
            <w:left w:val="none" w:sz="0" w:space="0" w:color="auto"/>
            <w:bottom w:val="none" w:sz="0" w:space="0" w:color="auto"/>
            <w:right w:val="none" w:sz="0" w:space="0" w:color="auto"/>
          </w:divBdr>
        </w:div>
        <w:div w:id="103619571">
          <w:marLeft w:val="640"/>
          <w:marRight w:val="0"/>
          <w:marTop w:val="0"/>
          <w:marBottom w:val="0"/>
          <w:divBdr>
            <w:top w:val="none" w:sz="0" w:space="0" w:color="auto"/>
            <w:left w:val="none" w:sz="0" w:space="0" w:color="auto"/>
            <w:bottom w:val="none" w:sz="0" w:space="0" w:color="auto"/>
            <w:right w:val="none" w:sz="0" w:space="0" w:color="auto"/>
          </w:divBdr>
        </w:div>
        <w:div w:id="128599441">
          <w:marLeft w:val="640"/>
          <w:marRight w:val="0"/>
          <w:marTop w:val="0"/>
          <w:marBottom w:val="0"/>
          <w:divBdr>
            <w:top w:val="none" w:sz="0" w:space="0" w:color="auto"/>
            <w:left w:val="none" w:sz="0" w:space="0" w:color="auto"/>
            <w:bottom w:val="none" w:sz="0" w:space="0" w:color="auto"/>
            <w:right w:val="none" w:sz="0" w:space="0" w:color="auto"/>
          </w:divBdr>
        </w:div>
        <w:div w:id="151221662">
          <w:marLeft w:val="640"/>
          <w:marRight w:val="0"/>
          <w:marTop w:val="0"/>
          <w:marBottom w:val="0"/>
          <w:divBdr>
            <w:top w:val="none" w:sz="0" w:space="0" w:color="auto"/>
            <w:left w:val="none" w:sz="0" w:space="0" w:color="auto"/>
            <w:bottom w:val="none" w:sz="0" w:space="0" w:color="auto"/>
            <w:right w:val="none" w:sz="0" w:space="0" w:color="auto"/>
          </w:divBdr>
        </w:div>
        <w:div w:id="162746987">
          <w:marLeft w:val="640"/>
          <w:marRight w:val="0"/>
          <w:marTop w:val="0"/>
          <w:marBottom w:val="0"/>
          <w:divBdr>
            <w:top w:val="none" w:sz="0" w:space="0" w:color="auto"/>
            <w:left w:val="none" w:sz="0" w:space="0" w:color="auto"/>
            <w:bottom w:val="none" w:sz="0" w:space="0" w:color="auto"/>
            <w:right w:val="none" w:sz="0" w:space="0" w:color="auto"/>
          </w:divBdr>
        </w:div>
        <w:div w:id="192352108">
          <w:marLeft w:val="640"/>
          <w:marRight w:val="0"/>
          <w:marTop w:val="0"/>
          <w:marBottom w:val="0"/>
          <w:divBdr>
            <w:top w:val="none" w:sz="0" w:space="0" w:color="auto"/>
            <w:left w:val="none" w:sz="0" w:space="0" w:color="auto"/>
            <w:bottom w:val="none" w:sz="0" w:space="0" w:color="auto"/>
            <w:right w:val="none" w:sz="0" w:space="0" w:color="auto"/>
          </w:divBdr>
        </w:div>
        <w:div w:id="230967869">
          <w:marLeft w:val="640"/>
          <w:marRight w:val="0"/>
          <w:marTop w:val="0"/>
          <w:marBottom w:val="0"/>
          <w:divBdr>
            <w:top w:val="none" w:sz="0" w:space="0" w:color="auto"/>
            <w:left w:val="none" w:sz="0" w:space="0" w:color="auto"/>
            <w:bottom w:val="none" w:sz="0" w:space="0" w:color="auto"/>
            <w:right w:val="none" w:sz="0" w:space="0" w:color="auto"/>
          </w:divBdr>
        </w:div>
        <w:div w:id="309359997">
          <w:marLeft w:val="640"/>
          <w:marRight w:val="0"/>
          <w:marTop w:val="0"/>
          <w:marBottom w:val="0"/>
          <w:divBdr>
            <w:top w:val="none" w:sz="0" w:space="0" w:color="auto"/>
            <w:left w:val="none" w:sz="0" w:space="0" w:color="auto"/>
            <w:bottom w:val="none" w:sz="0" w:space="0" w:color="auto"/>
            <w:right w:val="none" w:sz="0" w:space="0" w:color="auto"/>
          </w:divBdr>
        </w:div>
        <w:div w:id="313681706">
          <w:marLeft w:val="640"/>
          <w:marRight w:val="0"/>
          <w:marTop w:val="0"/>
          <w:marBottom w:val="0"/>
          <w:divBdr>
            <w:top w:val="none" w:sz="0" w:space="0" w:color="auto"/>
            <w:left w:val="none" w:sz="0" w:space="0" w:color="auto"/>
            <w:bottom w:val="none" w:sz="0" w:space="0" w:color="auto"/>
            <w:right w:val="none" w:sz="0" w:space="0" w:color="auto"/>
          </w:divBdr>
        </w:div>
        <w:div w:id="344016350">
          <w:marLeft w:val="640"/>
          <w:marRight w:val="0"/>
          <w:marTop w:val="0"/>
          <w:marBottom w:val="0"/>
          <w:divBdr>
            <w:top w:val="none" w:sz="0" w:space="0" w:color="auto"/>
            <w:left w:val="none" w:sz="0" w:space="0" w:color="auto"/>
            <w:bottom w:val="none" w:sz="0" w:space="0" w:color="auto"/>
            <w:right w:val="none" w:sz="0" w:space="0" w:color="auto"/>
          </w:divBdr>
        </w:div>
        <w:div w:id="349064809">
          <w:marLeft w:val="640"/>
          <w:marRight w:val="0"/>
          <w:marTop w:val="0"/>
          <w:marBottom w:val="0"/>
          <w:divBdr>
            <w:top w:val="none" w:sz="0" w:space="0" w:color="auto"/>
            <w:left w:val="none" w:sz="0" w:space="0" w:color="auto"/>
            <w:bottom w:val="none" w:sz="0" w:space="0" w:color="auto"/>
            <w:right w:val="none" w:sz="0" w:space="0" w:color="auto"/>
          </w:divBdr>
        </w:div>
        <w:div w:id="360477258">
          <w:marLeft w:val="640"/>
          <w:marRight w:val="0"/>
          <w:marTop w:val="0"/>
          <w:marBottom w:val="0"/>
          <w:divBdr>
            <w:top w:val="none" w:sz="0" w:space="0" w:color="auto"/>
            <w:left w:val="none" w:sz="0" w:space="0" w:color="auto"/>
            <w:bottom w:val="none" w:sz="0" w:space="0" w:color="auto"/>
            <w:right w:val="none" w:sz="0" w:space="0" w:color="auto"/>
          </w:divBdr>
        </w:div>
        <w:div w:id="391318636">
          <w:marLeft w:val="640"/>
          <w:marRight w:val="0"/>
          <w:marTop w:val="0"/>
          <w:marBottom w:val="0"/>
          <w:divBdr>
            <w:top w:val="none" w:sz="0" w:space="0" w:color="auto"/>
            <w:left w:val="none" w:sz="0" w:space="0" w:color="auto"/>
            <w:bottom w:val="none" w:sz="0" w:space="0" w:color="auto"/>
            <w:right w:val="none" w:sz="0" w:space="0" w:color="auto"/>
          </w:divBdr>
        </w:div>
        <w:div w:id="411701647">
          <w:marLeft w:val="640"/>
          <w:marRight w:val="0"/>
          <w:marTop w:val="0"/>
          <w:marBottom w:val="0"/>
          <w:divBdr>
            <w:top w:val="none" w:sz="0" w:space="0" w:color="auto"/>
            <w:left w:val="none" w:sz="0" w:space="0" w:color="auto"/>
            <w:bottom w:val="none" w:sz="0" w:space="0" w:color="auto"/>
            <w:right w:val="none" w:sz="0" w:space="0" w:color="auto"/>
          </w:divBdr>
        </w:div>
        <w:div w:id="452292104">
          <w:marLeft w:val="640"/>
          <w:marRight w:val="0"/>
          <w:marTop w:val="0"/>
          <w:marBottom w:val="0"/>
          <w:divBdr>
            <w:top w:val="none" w:sz="0" w:space="0" w:color="auto"/>
            <w:left w:val="none" w:sz="0" w:space="0" w:color="auto"/>
            <w:bottom w:val="none" w:sz="0" w:space="0" w:color="auto"/>
            <w:right w:val="none" w:sz="0" w:space="0" w:color="auto"/>
          </w:divBdr>
        </w:div>
        <w:div w:id="522936074">
          <w:marLeft w:val="640"/>
          <w:marRight w:val="0"/>
          <w:marTop w:val="0"/>
          <w:marBottom w:val="0"/>
          <w:divBdr>
            <w:top w:val="none" w:sz="0" w:space="0" w:color="auto"/>
            <w:left w:val="none" w:sz="0" w:space="0" w:color="auto"/>
            <w:bottom w:val="none" w:sz="0" w:space="0" w:color="auto"/>
            <w:right w:val="none" w:sz="0" w:space="0" w:color="auto"/>
          </w:divBdr>
        </w:div>
        <w:div w:id="529344327">
          <w:marLeft w:val="640"/>
          <w:marRight w:val="0"/>
          <w:marTop w:val="0"/>
          <w:marBottom w:val="0"/>
          <w:divBdr>
            <w:top w:val="none" w:sz="0" w:space="0" w:color="auto"/>
            <w:left w:val="none" w:sz="0" w:space="0" w:color="auto"/>
            <w:bottom w:val="none" w:sz="0" w:space="0" w:color="auto"/>
            <w:right w:val="none" w:sz="0" w:space="0" w:color="auto"/>
          </w:divBdr>
        </w:div>
        <w:div w:id="566108753">
          <w:marLeft w:val="640"/>
          <w:marRight w:val="0"/>
          <w:marTop w:val="0"/>
          <w:marBottom w:val="0"/>
          <w:divBdr>
            <w:top w:val="none" w:sz="0" w:space="0" w:color="auto"/>
            <w:left w:val="none" w:sz="0" w:space="0" w:color="auto"/>
            <w:bottom w:val="none" w:sz="0" w:space="0" w:color="auto"/>
            <w:right w:val="none" w:sz="0" w:space="0" w:color="auto"/>
          </w:divBdr>
        </w:div>
        <w:div w:id="576327882">
          <w:marLeft w:val="640"/>
          <w:marRight w:val="0"/>
          <w:marTop w:val="0"/>
          <w:marBottom w:val="0"/>
          <w:divBdr>
            <w:top w:val="none" w:sz="0" w:space="0" w:color="auto"/>
            <w:left w:val="none" w:sz="0" w:space="0" w:color="auto"/>
            <w:bottom w:val="none" w:sz="0" w:space="0" w:color="auto"/>
            <w:right w:val="none" w:sz="0" w:space="0" w:color="auto"/>
          </w:divBdr>
        </w:div>
        <w:div w:id="609437872">
          <w:marLeft w:val="640"/>
          <w:marRight w:val="0"/>
          <w:marTop w:val="0"/>
          <w:marBottom w:val="0"/>
          <w:divBdr>
            <w:top w:val="none" w:sz="0" w:space="0" w:color="auto"/>
            <w:left w:val="none" w:sz="0" w:space="0" w:color="auto"/>
            <w:bottom w:val="none" w:sz="0" w:space="0" w:color="auto"/>
            <w:right w:val="none" w:sz="0" w:space="0" w:color="auto"/>
          </w:divBdr>
        </w:div>
        <w:div w:id="610824801">
          <w:marLeft w:val="640"/>
          <w:marRight w:val="0"/>
          <w:marTop w:val="0"/>
          <w:marBottom w:val="0"/>
          <w:divBdr>
            <w:top w:val="none" w:sz="0" w:space="0" w:color="auto"/>
            <w:left w:val="none" w:sz="0" w:space="0" w:color="auto"/>
            <w:bottom w:val="none" w:sz="0" w:space="0" w:color="auto"/>
            <w:right w:val="none" w:sz="0" w:space="0" w:color="auto"/>
          </w:divBdr>
        </w:div>
        <w:div w:id="632255189">
          <w:marLeft w:val="640"/>
          <w:marRight w:val="0"/>
          <w:marTop w:val="0"/>
          <w:marBottom w:val="0"/>
          <w:divBdr>
            <w:top w:val="none" w:sz="0" w:space="0" w:color="auto"/>
            <w:left w:val="none" w:sz="0" w:space="0" w:color="auto"/>
            <w:bottom w:val="none" w:sz="0" w:space="0" w:color="auto"/>
            <w:right w:val="none" w:sz="0" w:space="0" w:color="auto"/>
          </w:divBdr>
        </w:div>
        <w:div w:id="650717728">
          <w:marLeft w:val="640"/>
          <w:marRight w:val="0"/>
          <w:marTop w:val="0"/>
          <w:marBottom w:val="0"/>
          <w:divBdr>
            <w:top w:val="none" w:sz="0" w:space="0" w:color="auto"/>
            <w:left w:val="none" w:sz="0" w:space="0" w:color="auto"/>
            <w:bottom w:val="none" w:sz="0" w:space="0" w:color="auto"/>
            <w:right w:val="none" w:sz="0" w:space="0" w:color="auto"/>
          </w:divBdr>
        </w:div>
        <w:div w:id="651062259">
          <w:marLeft w:val="640"/>
          <w:marRight w:val="0"/>
          <w:marTop w:val="0"/>
          <w:marBottom w:val="0"/>
          <w:divBdr>
            <w:top w:val="none" w:sz="0" w:space="0" w:color="auto"/>
            <w:left w:val="none" w:sz="0" w:space="0" w:color="auto"/>
            <w:bottom w:val="none" w:sz="0" w:space="0" w:color="auto"/>
            <w:right w:val="none" w:sz="0" w:space="0" w:color="auto"/>
          </w:divBdr>
        </w:div>
        <w:div w:id="677271010">
          <w:marLeft w:val="640"/>
          <w:marRight w:val="0"/>
          <w:marTop w:val="0"/>
          <w:marBottom w:val="0"/>
          <w:divBdr>
            <w:top w:val="none" w:sz="0" w:space="0" w:color="auto"/>
            <w:left w:val="none" w:sz="0" w:space="0" w:color="auto"/>
            <w:bottom w:val="none" w:sz="0" w:space="0" w:color="auto"/>
            <w:right w:val="none" w:sz="0" w:space="0" w:color="auto"/>
          </w:divBdr>
        </w:div>
        <w:div w:id="682171528">
          <w:marLeft w:val="640"/>
          <w:marRight w:val="0"/>
          <w:marTop w:val="0"/>
          <w:marBottom w:val="0"/>
          <w:divBdr>
            <w:top w:val="none" w:sz="0" w:space="0" w:color="auto"/>
            <w:left w:val="none" w:sz="0" w:space="0" w:color="auto"/>
            <w:bottom w:val="none" w:sz="0" w:space="0" w:color="auto"/>
            <w:right w:val="none" w:sz="0" w:space="0" w:color="auto"/>
          </w:divBdr>
        </w:div>
        <w:div w:id="684477584">
          <w:marLeft w:val="640"/>
          <w:marRight w:val="0"/>
          <w:marTop w:val="0"/>
          <w:marBottom w:val="0"/>
          <w:divBdr>
            <w:top w:val="none" w:sz="0" w:space="0" w:color="auto"/>
            <w:left w:val="none" w:sz="0" w:space="0" w:color="auto"/>
            <w:bottom w:val="none" w:sz="0" w:space="0" w:color="auto"/>
            <w:right w:val="none" w:sz="0" w:space="0" w:color="auto"/>
          </w:divBdr>
        </w:div>
        <w:div w:id="694883905">
          <w:marLeft w:val="640"/>
          <w:marRight w:val="0"/>
          <w:marTop w:val="0"/>
          <w:marBottom w:val="0"/>
          <w:divBdr>
            <w:top w:val="none" w:sz="0" w:space="0" w:color="auto"/>
            <w:left w:val="none" w:sz="0" w:space="0" w:color="auto"/>
            <w:bottom w:val="none" w:sz="0" w:space="0" w:color="auto"/>
            <w:right w:val="none" w:sz="0" w:space="0" w:color="auto"/>
          </w:divBdr>
        </w:div>
        <w:div w:id="704520710">
          <w:marLeft w:val="640"/>
          <w:marRight w:val="0"/>
          <w:marTop w:val="0"/>
          <w:marBottom w:val="0"/>
          <w:divBdr>
            <w:top w:val="none" w:sz="0" w:space="0" w:color="auto"/>
            <w:left w:val="none" w:sz="0" w:space="0" w:color="auto"/>
            <w:bottom w:val="none" w:sz="0" w:space="0" w:color="auto"/>
            <w:right w:val="none" w:sz="0" w:space="0" w:color="auto"/>
          </w:divBdr>
        </w:div>
        <w:div w:id="756907294">
          <w:marLeft w:val="640"/>
          <w:marRight w:val="0"/>
          <w:marTop w:val="0"/>
          <w:marBottom w:val="0"/>
          <w:divBdr>
            <w:top w:val="none" w:sz="0" w:space="0" w:color="auto"/>
            <w:left w:val="none" w:sz="0" w:space="0" w:color="auto"/>
            <w:bottom w:val="none" w:sz="0" w:space="0" w:color="auto"/>
            <w:right w:val="none" w:sz="0" w:space="0" w:color="auto"/>
          </w:divBdr>
        </w:div>
        <w:div w:id="774516660">
          <w:marLeft w:val="640"/>
          <w:marRight w:val="0"/>
          <w:marTop w:val="0"/>
          <w:marBottom w:val="0"/>
          <w:divBdr>
            <w:top w:val="none" w:sz="0" w:space="0" w:color="auto"/>
            <w:left w:val="none" w:sz="0" w:space="0" w:color="auto"/>
            <w:bottom w:val="none" w:sz="0" w:space="0" w:color="auto"/>
            <w:right w:val="none" w:sz="0" w:space="0" w:color="auto"/>
          </w:divBdr>
        </w:div>
        <w:div w:id="796410141">
          <w:marLeft w:val="640"/>
          <w:marRight w:val="0"/>
          <w:marTop w:val="0"/>
          <w:marBottom w:val="0"/>
          <w:divBdr>
            <w:top w:val="none" w:sz="0" w:space="0" w:color="auto"/>
            <w:left w:val="none" w:sz="0" w:space="0" w:color="auto"/>
            <w:bottom w:val="none" w:sz="0" w:space="0" w:color="auto"/>
            <w:right w:val="none" w:sz="0" w:space="0" w:color="auto"/>
          </w:divBdr>
        </w:div>
        <w:div w:id="843790262">
          <w:marLeft w:val="640"/>
          <w:marRight w:val="0"/>
          <w:marTop w:val="0"/>
          <w:marBottom w:val="0"/>
          <w:divBdr>
            <w:top w:val="none" w:sz="0" w:space="0" w:color="auto"/>
            <w:left w:val="none" w:sz="0" w:space="0" w:color="auto"/>
            <w:bottom w:val="none" w:sz="0" w:space="0" w:color="auto"/>
            <w:right w:val="none" w:sz="0" w:space="0" w:color="auto"/>
          </w:divBdr>
        </w:div>
        <w:div w:id="990670751">
          <w:marLeft w:val="640"/>
          <w:marRight w:val="0"/>
          <w:marTop w:val="0"/>
          <w:marBottom w:val="0"/>
          <w:divBdr>
            <w:top w:val="none" w:sz="0" w:space="0" w:color="auto"/>
            <w:left w:val="none" w:sz="0" w:space="0" w:color="auto"/>
            <w:bottom w:val="none" w:sz="0" w:space="0" w:color="auto"/>
            <w:right w:val="none" w:sz="0" w:space="0" w:color="auto"/>
          </w:divBdr>
        </w:div>
        <w:div w:id="1028140307">
          <w:marLeft w:val="640"/>
          <w:marRight w:val="0"/>
          <w:marTop w:val="0"/>
          <w:marBottom w:val="0"/>
          <w:divBdr>
            <w:top w:val="none" w:sz="0" w:space="0" w:color="auto"/>
            <w:left w:val="none" w:sz="0" w:space="0" w:color="auto"/>
            <w:bottom w:val="none" w:sz="0" w:space="0" w:color="auto"/>
            <w:right w:val="none" w:sz="0" w:space="0" w:color="auto"/>
          </w:divBdr>
        </w:div>
        <w:div w:id="1030184953">
          <w:marLeft w:val="640"/>
          <w:marRight w:val="0"/>
          <w:marTop w:val="0"/>
          <w:marBottom w:val="0"/>
          <w:divBdr>
            <w:top w:val="none" w:sz="0" w:space="0" w:color="auto"/>
            <w:left w:val="none" w:sz="0" w:space="0" w:color="auto"/>
            <w:bottom w:val="none" w:sz="0" w:space="0" w:color="auto"/>
            <w:right w:val="none" w:sz="0" w:space="0" w:color="auto"/>
          </w:divBdr>
        </w:div>
        <w:div w:id="1030765660">
          <w:marLeft w:val="640"/>
          <w:marRight w:val="0"/>
          <w:marTop w:val="0"/>
          <w:marBottom w:val="0"/>
          <w:divBdr>
            <w:top w:val="none" w:sz="0" w:space="0" w:color="auto"/>
            <w:left w:val="none" w:sz="0" w:space="0" w:color="auto"/>
            <w:bottom w:val="none" w:sz="0" w:space="0" w:color="auto"/>
            <w:right w:val="none" w:sz="0" w:space="0" w:color="auto"/>
          </w:divBdr>
        </w:div>
        <w:div w:id="1042049021">
          <w:marLeft w:val="640"/>
          <w:marRight w:val="0"/>
          <w:marTop w:val="0"/>
          <w:marBottom w:val="0"/>
          <w:divBdr>
            <w:top w:val="none" w:sz="0" w:space="0" w:color="auto"/>
            <w:left w:val="none" w:sz="0" w:space="0" w:color="auto"/>
            <w:bottom w:val="none" w:sz="0" w:space="0" w:color="auto"/>
            <w:right w:val="none" w:sz="0" w:space="0" w:color="auto"/>
          </w:divBdr>
        </w:div>
        <w:div w:id="1057436275">
          <w:marLeft w:val="640"/>
          <w:marRight w:val="0"/>
          <w:marTop w:val="0"/>
          <w:marBottom w:val="0"/>
          <w:divBdr>
            <w:top w:val="none" w:sz="0" w:space="0" w:color="auto"/>
            <w:left w:val="none" w:sz="0" w:space="0" w:color="auto"/>
            <w:bottom w:val="none" w:sz="0" w:space="0" w:color="auto"/>
            <w:right w:val="none" w:sz="0" w:space="0" w:color="auto"/>
          </w:divBdr>
        </w:div>
        <w:div w:id="1093866563">
          <w:marLeft w:val="640"/>
          <w:marRight w:val="0"/>
          <w:marTop w:val="0"/>
          <w:marBottom w:val="0"/>
          <w:divBdr>
            <w:top w:val="none" w:sz="0" w:space="0" w:color="auto"/>
            <w:left w:val="none" w:sz="0" w:space="0" w:color="auto"/>
            <w:bottom w:val="none" w:sz="0" w:space="0" w:color="auto"/>
            <w:right w:val="none" w:sz="0" w:space="0" w:color="auto"/>
          </w:divBdr>
        </w:div>
        <w:div w:id="1101411171">
          <w:marLeft w:val="640"/>
          <w:marRight w:val="0"/>
          <w:marTop w:val="0"/>
          <w:marBottom w:val="0"/>
          <w:divBdr>
            <w:top w:val="none" w:sz="0" w:space="0" w:color="auto"/>
            <w:left w:val="none" w:sz="0" w:space="0" w:color="auto"/>
            <w:bottom w:val="none" w:sz="0" w:space="0" w:color="auto"/>
            <w:right w:val="none" w:sz="0" w:space="0" w:color="auto"/>
          </w:divBdr>
        </w:div>
        <w:div w:id="1117140704">
          <w:marLeft w:val="640"/>
          <w:marRight w:val="0"/>
          <w:marTop w:val="0"/>
          <w:marBottom w:val="0"/>
          <w:divBdr>
            <w:top w:val="none" w:sz="0" w:space="0" w:color="auto"/>
            <w:left w:val="none" w:sz="0" w:space="0" w:color="auto"/>
            <w:bottom w:val="none" w:sz="0" w:space="0" w:color="auto"/>
            <w:right w:val="none" w:sz="0" w:space="0" w:color="auto"/>
          </w:divBdr>
        </w:div>
        <w:div w:id="1127747108">
          <w:marLeft w:val="640"/>
          <w:marRight w:val="0"/>
          <w:marTop w:val="0"/>
          <w:marBottom w:val="0"/>
          <w:divBdr>
            <w:top w:val="none" w:sz="0" w:space="0" w:color="auto"/>
            <w:left w:val="none" w:sz="0" w:space="0" w:color="auto"/>
            <w:bottom w:val="none" w:sz="0" w:space="0" w:color="auto"/>
            <w:right w:val="none" w:sz="0" w:space="0" w:color="auto"/>
          </w:divBdr>
        </w:div>
        <w:div w:id="1144929007">
          <w:marLeft w:val="640"/>
          <w:marRight w:val="0"/>
          <w:marTop w:val="0"/>
          <w:marBottom w:val="0"/>
          <w:divBdr>
            <w:top w:val="none" w:sz="0" w:space="0" w:color="auto"/>
            <w:left w:val="none" w:sz="0" w:space="0" w:color="auto"/>
            <w:bottom w:val="none" w:sz="0" w:space="0" w:color="auto"/>
            <w:right w:val="none" w:sz="0" w:space="0" w:color="auto"/>
          </w:divBdr>
        </w:div>
        <w:div w:id="1147088470">
          <w:marLeft w:val="640"/>
          <w:marRight w:val="0"/>
          <w:marTop w:val="0"/>
          <w:marBottom w:val="0"/>
          <w:divBdr>
            <w:top w:val="none" w:sz="0" w:space="0" w:color="auto"/>
            <w:left w:val="none" w:sz="0" w:space="0" w:color="auto"/>
            <w:bottom w:val="none" w:sz="0" w:space="0" w:color="auto"/>
            <w:right w:val="none" w:sz="0" w:space="0" w:color="auto"/>
          </w:divBdr>
        </w:div>
        <w:div w:id="1151409128">
          <w:marLeft w:val="640"/>
          <w:marRight w:val="0"/>
          <w:marTop w:val="0"/>
          <w:marBottom w:val="0"/>
          <w:divBdr>
            <w:top w:val="none" w:sz="0" w:space="0" w:color="auto"/>
            <w:left w:val="none" w:sz="0" w:space="0" w:color="auto"/>
            <w:bottom w:val="none" w:sz="0" w:space="0" w:color="auto"/>
            <w:right w:val="none" w:sz="0" w:space="0" w:color="auto"/>
          </w:divBdr>
        </w:div>
        <w:div w:id="1196038005">
          <w:marLeft w:val="640"/>
          <w:marRight w:val="0"/>
          <w:marTop w:val="0"/>
          <w:marBottom w:val="0"/>
          <w:divBdr>
            <w:top w:val="none" w:sz="0" w:space="0" w:color="auto"/>
            <w:left w:val="none" w:sz="0" w:space="0" w:color="auto"/>
            <w:bottom w:val="none" w:sz="0" w:space="0" w:color="auto"/>
            <w:right w:val="none" w:sz="0" w:space="0" w:color="auto"/>
          </w:divBdr>
        </w:div>
        <w:div w:id="1216428733">
          <w:marLeft w:val="640"/>
          <w:marRight w:val="0"/>
          <w:marTop w:val="0"/>
          <w:marBottom w:val="0"/>
          <w:divBdr>
            <w:top w:val="none" w:sz="0" w:space="0" w:color="auto"/>
            <w:left w:val="none" w:sz="0" w:space="0" w:color="auto"/>
            <w:bottom w:val="none" w:sz="0" w:space="0" w:color="auto"/>
            <w:right w:val="none" w:sz="0" w:space="0" w:color="auto"/>
          </w:divBdr>
        </w:div>
        <w:div w:id="1237939040">
          <w:marLeft w:val="640"/>
          <w:marRight w:val="0"/>
          <w:marTop w:val="0"/>
          <w:marBottom w:val="0"/>
          <w:divBdr>
            <w:top w:val="none" w:sz="0" w:space="0" w:color="auto"/>
            <w:left w:val="none" w:sz="0" w:space="0" w:color="auto"/>
            <w:bottom w:val="none" w:sz="0" w:space="0" w:color="auto"/>
            <w:right w:val="none" w:sz="0" w:space="0" w:color="auto"/>
          </w:divBdr>
        </w:div>
        <w:div w:id="1262714370">
          <w:marLeft w:val="640"/>
          <w:marRight w:val="0"/>
          <w:marTop w:val="0"/>
          <w:marBottom w:val="0"/>
          <w:divBdr>
            <w:top w:val="none" w:sz="0" w:space="0" w:color="auto"/>
            <w:left w:val="none" w:sz="0" w:space="0" w:color="auto"/>
            <w:bottom w:val="none" w:sz="0" w:space="0" w:color="auto"/>
            <w:right w:val="none" w:sz="0" w:space="0" w:color="auto"/>
          </w:divBdr>
        </w:div>
        <w:div w:id="1277329086">
          <w:marLeft w:val="640"/>
          <w:marRight w:val="0"/>
          <w:marTop w:val="0"/>
          <w:marBottom w:val="0"/>
          <w:divBdr>
            <w:top w:val="none" w:sz="0" w:space="0" w:color="auto"/>
            <w:left w:val="none" w:sz="0" w:space="0" w:color="auto"/>
            <w:bottom w:val="none" w:sz="0" w:space="0" w:color="auto"/>
            <w:right w:val="none" w:sz="0" w:space="0" w:color="auto"/>
          </w:divBdr>
        </w:div>
        <w:div w:id="1282301873">
          <w:marLeft w:val="640"/>
          <w:marRight w:val="0"/>
          <w:marTop w:val="0"/>
          <w:marBottom w:val="0"/>
          <w:divBdr>
            <w:top w:val="none" w:sz="0" w:space="0" w:color="auto"/>
            <w:left w:val="none" w:sz="0" w:space="0" w:color="auto"/>
            <w:bottom w:val="none" w:sz="0" w:space="0" w:color="auto"/>
            <w:right w:val="none" w:sz="0" w:space="0" w:color="auto"/>
          </w:divBdr>
        </w:div>
        <w:div w:id="1306819315">
          <w:marLeft w:val="640"/>
          <w:marRight w:val="0"/>
          <w:marTop w:val="0"/>
          <w:marBottom w:val="0"/>
          <w:divBdr>
            <w:top w:val="none" w:sz="0" w:space="0" w:color="auto"/>
            <w:left w:val="none" w:sz="0" w:space="0" w:color="auto"/>
            <w:bottom w:val="none" w:sz="0" w:space="0" w:color="auto"/>
            <w:right w:val="none" w:sz="0" w:space="0" w:color="auto"/>
          </w:divBdr>
        </w:div>
        <w:div w:id="1312908361">
          <w:marLeft w:val="640"/>
          <w:marRight w:val="0"/>
          <w:marTop w:val="0"/>
          <w:marBottom w:val="0"/>
          <w:divBdr>
            <w:top w:val="none" w:sz="0" w:space="0" w:color="auto"/>
            <w:left w:val="none" w:sz="0" w:space="0" w:color="auto"/>
            <w:bottom w:val="none" w:sz="0" w:space="0" w:color="auto"/>
            <w:right w:val="none" w:sz="0" w:space="0" w:color="auto"/>
          </w:divBdr>
        </w:div>
        <w:div w:id="1321732204">
          <w:marLeft w:val="640"/>
          <w:marRight w:val="0"/>
          <w:marTop w:val="0"/>
          <w:marBottom w:val="0"/>
          <w:divBdr>
            <w:top w:val="none" w:sz="0" w:space="0" w:color="auto"/>
            <w:left w:val="none" w:sz="0" w:space="0" w:color="auto"/>
            <w:bottom w:val="none" w:sz="0" w:space="0" w:color="auto"/>
            <w:right w:val="none" w:sz="0" w:space="0" w:color="auto"/>
          </w:divBdr>
        </w:div>
        <w:div w:id="1339842478">
          <w:marLeft w:val="640"/>
          <w:marRight w:val="0"/>
          <w:marTop w:val="0"/>
          <w:marBottom w:val="0"/>
          <w:divBdr>
            <w:top w:val="none" w:sz="0" w:space="0" w:color="auto"/>
            <w:left w:val="none" w:sz="0" w:space="0" w:color="auto"/>
            <w:bottom w:val="none" w:sz="0" w:space="0" w:color="auto"/>
            <w:right w:val="none" w:sz="0" w:space="0" w:color="auto"/>
          </w:divBdr>
        </w:div>
        <w:div w:id="1373847187">
          <w:marLeft w:val="640"/>
          <w:marRight w:val="0"/>
          <w:marTop w:val="0"/>
          <w:marBottom w:val="0"/>
          <w:divBdr>
            <w:top w:val="none" w:sz="0" w:space="0" w:color="auto"/>
            <w:left w:val="none" w:sz="0" w:space="0" w:color="auto"/>
            <w:bottom w:val="none" w:sz="0" w:space="0" w:color="auto"/>
            <w:right w:val="none" w:sz="0" w:space="0" w:color="auto"/>
          </w:divBdr>
        </w:div>
        <w:div w:id="1384132306">
          <w:marLeft w:val="640"/>
          <w:marRight w:val="0"/>
          <w:marTop w:val="0"/>
          <w:marBottom w:val="0"/>
          <w:divBdr>
            <w:top w:val="none" w:sz="0" w:space="0" w:color="auto"/>
            <w:left w:val="none" w:sz="0" w:space="0" w:color="auto"/>
            <w:bottom w:val="none" w:sz="0" w:space="0" w:color="auto"/>
            <w:right w:val="none" w:sz="0" w:space="0" w:color="auto"/>
          </w:divBdr>
        </w:div>
        <w:div w:id="1415201295">
          <w:marLeft w:val="640"/>
          <w:marRight w:val="0"/>
          <w:marTop w:val="0"/>
          <w:marBottom w:val="0"/>
          <w:divBdr>
            <w:top w:val="none" w:sz="0" w:space="0" w:color="auto"/>
            <w:left w:val="none" w:sz="0" w:space="0" w:color="auto"/>
            <w:bottom w:val="none" w:sz="0" w:space="0" w:color="auto"/>
            <w:right w:val="none" w:sz="0" w:space="0" w:color="auto"/>
          </w:divBdr>
        </w:div>
        <w:div w:id="1431506093">
          <w:marLeft w:val="640"/>
          <w:marRight w:val="0"/>
          <w:marTop w:val="0"/>
          <w:marBottom w:val="0"/>
          <w:divBdr>
            <w:top w:val="none" w:sz="0" w:space="0" w:color="auto"/>
            <w:left w:val="none" w:sz="0" w:space="0" w:color="auto"/>
            <w:bottom w:val="none" w:sz="0" w:space="0" w:color="auto"/>
            <w:right w:val="none" w:sz="0" w:space="0" w:color="auto"/>
          </w:divBdr>
        </w:div>
        <w:div w:id="1432045649">
          <w:marLeft w:val="640"/>
          <w:marRight w:val="0"/>
          <w:marTop w:val="0"/>
          <w:marBottom w:val="0"/>
          <w:divBdr>
            <w:top w:val="none" w:sz="0" w:space="0" w:color="auto"/>
            <w:left w:val="none" w:sz="0" w:space="0" w:color="auto"/>
            <w:bottom w:val="none" w:sz="0" w:space="0" w:color="auto"/>
            <w:right w:val="none" w:sz="0" w:space="0" w:color="auto"/>
          </w:divBdr>
        </w:div>
        <w:div w:id="1472214572">
          <w:marLeft w:val="640"/>
          <w:marRight w:val="0"/>
          <w:marTop w:val="0"/>
          <w:marBottom w:val="0"/>
          <w:divBdr>
            <w:top w:val="none" w:sz="0" w:space="0" w:color="auto"/>
            <w:left w:val="none" w:sz="0" w:space="0" w:color="auto"/>
            <w:bottom w:val="none" w:sz="0" w:space="0" w:color="auto"/>
            <w:right w:val="none" w:sz="0" w:space="0" w:color="auto"/>
          </w:divBdr>
        </w:div>
        <w:div w:id="1515069198">
          <w:marLeft w:val="640"/>
          <w:marRight w:val="0"/>
          <w:marTop w:val="0"/>
          <w:marBottom w:val="0"/>
          <w:divBdr>
            <w:top w:val="none" w:sz="0" w:space="0" w:color="auto"/>
            <w:left w:val="none" w:sz="0" w:space="0" w:color="auto"/>
            <w:bottom w:val="none" w:sz="0" w:space="0" w:color="auto"/>
            <w:right w:val="none" w:sz="0" w:space="0" w:color="auto"/>
          </w:divBdr>
        </w:div>
        <w:div w:id="1515998625">
          <w:marLeft w:val="640"/>
          <w:marRight w:val="0"/>
          <w:marTop w:val="0"/>
          <w:marBottom w:val="0"/>
          <w:divBdr>
            <w:top w:val="none" w:sz="0" w:space="0" w:color="auto"/>
            <w:left w:val="none" w:sz="0" w:space="0" w:color="auto"/>
            <w:bottom w:val="none" w:sz="0" w:space="0" w:color="auto"/>
            <w:right w:val="none" w:sz="0" w:space="0" w:color="auto"/>
          </w:divBdr>
        </w:div>
        <w:div w:id="1518959913">
          <w:marLeft w:val="640"/>
          <w:marRight w:val="0"/>
          <w:marTop w:val="0"/>
          <w:marBottom w:val="0"/>
          <w:divBdr>
            <w:top w:val="none" w:sz="0" w:space="0" w:color="auto"/>
            <w:left w:val="none" w:sz="0" w:space="0" w:color="auto"/>
            <w:bottom w:val="none" w:sz="0" w:space="0" w:color="auto"/>
            <w:right w:val="none" w:sz="0" w:space="0" w:color="auto"/>
          </w:divBdr>
        </w:div>
        <w:div w:id="1524397977">
          <w:marLeft w:val="640"/>
          <w:marRight w:val="0"/>
          <w:marTop w:val="0"/>
          <w:marBottom w:val="0"/>
          <w:divBdr>
            <w:top w:val="none" w:sz="0" w:space="0" w:color="auto"/>
            <w:left w:val="none" w:sz="0" w:space="0" w:color="auto"/>
            <w:bottom w:val="none" w:sz="0" w:space="0" w:color="auto"/>
            <w:right w:val="none" w:sz="0" w:space="0" w:color="auto"/>
          </w:divBdr>
        </w:div>
        <w:div w:id="1571234503">
          <w:marLeft w:val="640"/>
          <w:marRight w:val="0"/>
          <w:marTop w:val="0"/>
          <w:marBottom w:val="0"/>
          <w:divBdr>
            <w:top w:val="none" w:sz="0" w:space="0" w:color="auto"/>
            <w:left w:val="none" w:sz="0" w:space="0" w:color="auto"/>
            <w:bottom w:val="none" w:sz="0" w:space="0" w:color="auto"/>
            <w:right w:val="none" w:sz="0" w:space="0" w:color="auto"/>
          </w:divBdr>
        </w:div>
        <w:div w:id="1574780133">
          <w:marLeft w:val="640"/>
          <w:marRight w:val="0"/>
          <w:marTop w:val="0"/>
          <w:marBottom w:val="0"/>
          <w:divBdr>
            <w:top w:val="none" w:sz="0" w:space="0" w:color="auto"/>
            <w:left w:val="none" w:sz="0" w:space="0" w:color="auto"/>
            <w:bottom w:val="none" w:sz="0" w:space="0" w:color="auto"/>
            <w:right w:val="none" w:sz="0" w:space="0" w:color="auto"/>
          </w:divBdr>
        </w:div>
        <w:div w:id="1603756996">
          <w:marLeft w:val="640"/>
          <w:marRight w:val="0"/>
          <w:marTop w:val="0"/>
          <w:marBottom w:val="0"/>
          <w:divBdr>
            <w:top w:val="none" w:sz="0" w:space="0" w:color="auto"/>
            <w:left w:val="none" w:sz="0" w:space="0" w:color="auto"/>
            <w:bottom w:val="none" w:sz="0" w:space="0" w:color="auto"/>
            <w:right w:val="none" w:sz="0" w:space="0" w:color="auto"/>
          </w:divBdr>
        </w:div>
        <w:div w:id="1610434677">
          <w:marLeft w:val="640"/>
          <w:marRight w:val="0"/>
          <w:marTop w:val="0"/>
          <w:marBottom w:val="0"/>
          <w:divBdr>
            <w:top w:val="none" w:sz="0" w:space="0" w:color="auto"/>
            <w:left w:val="none" w:sz="0" w:space="0" w:color="auto"/>
            <w:bottom w:val="none" w:sz="0" w:space="0" w:color="auto"/>
            <w:right w:val="none" w:sz="0" w:space="0" w:color="auto"/>
          </w:divBdr>
        </w:div>
        <w:div w:id="1621843030">
          <w:marLeft w:val="640"/>
          <w:marRight w:val="0"/>
          <w:marTop w:val="0"/>
          <w:marBottom w:val="0"/>
          <w:divBdr>
            <w:top w:val="none" w:sz="0" w:space="0" w:color="auto"/>
            <w:left w:val="none" w:sz="0" w:space="0" w:color="auto"/>
            <w:bottom w:val="none" w:sz="0" w:space="0" w:color="auto"/>
            <w:right w:val="none" w:sz="0" w:space="0" w:color="auto"/>
          </w:divBdr>
        </w:div>
        <w:div w:id="1665159484">
          <w:marLeft w:val="640"/>
          <w:marRight w:val="0"/>
          <w:marTop w:val="0"/>
          <w:marBottom w:val="0"/>
          <w:divBdr>
            <w:top w:val="none" w:sz="0" w:space="0" w:color="auto"/>
            <w:left w:val="none" w:sz="0" w:space="0" w:color="auto"/>
            <w:bottom w:val="none" w:sz="0" w:space="0" w:color="auto"/>
            <w:right w:val="none" w:sz="0" w:space="0" w:color="auto"/>
          </w:divBdr>
        </w:div>
        <w:div w:id="1689259456">
          <w:marLeft w:val="640"/>
          <w:marRight w:val="0"/>
          <w:marTop w:val="0"/>
          <w:marBottom w:val="0"/>
          <w:divBdr>
            <w:top w:val="none" w:sz="0" w:space="0" w:color="auto"/>
            <w:left w:val="none" w:sz="0" w:space="0" w:color="auto"/>
            <w:bottom w:val="none" w:sz="0" w:space="0" w:color="auto"/>
            <w:right w:val="none" w:sz="0" w:space="0" w:color="auto"/>
          </w:divBdr>
        </w:div>
        <w:div w:id="1723409336">
          <w:marLeft w:val="640"/>
          <w:marRight w:val="0"/>
          <w:marTop w:val="0"/>
          <w:marBottom w:val="0"/>
          <w:divBdr>
            <w:top w:val="none" w:sz="0" w:space="0" w:color="auto"/>
            <w:left w:val="none" w:sz="0" w:space="0" w:color="auto"/>
            <w:bottom w:val="none" w:sz="0" w:space="0" w:color="auto"/>
            <w:right w:val="none" w:sz="0" w:space="0" w:color="auto"/>
          </w:divBdr>
        </w:div>
        <w:div w:id="1750302417">
          <w:marLeft w:val="640"/>
          <w:marRight w:val="0"/>
          <w:marTop w:val="0"/>
          <w:marBottom w:val="0"/>
          <w:divBdr>
            <w:top w:val="none" w:sz="0" w:space="0" w:color="auto"/>
            <w:left w:val="none" w:sz="0" w:space="0" w:color="auto"/>
            <w:bottom w:val="none" w:sz="0" w:space="0" w:color="auto"/>
            <w:right w:val="none" w:sz="0" w:space="0" w:color="auto"/>
          </w:divBdr>
        </w:div>
        <w:div w:id="1750737670">
          <w:marLeft w:val="640"/>
          <w:marRight w:val="0"/>
          <w:marTop w:val="0"/>
          <w:marBottom w:val="0"/>
          <w:divBdr>
            <w:top w:val="none" w:sz="0" w:space="0" w:color="auto"/>
            <w:left w:val="none" w:sz="0" w:space="0" w:color="auto"/>
            <w:bottom w:val="none" w:sz="0" w:space="0" w:color="auto"/>
            <w:right w:val="none" w:sz="0" w:space="0" w:color="auto"/>
          </w:divBdr>
        </w:div>
        <w:div w:id="1762943541">
          <w:marLeft w:val="640"/>
          <w:marRight w:val="0"/>
          <w:marTop w:val="0"/>
          <w:marBottom w:val="0"/>
          <w:divBdr>
            <w:top w:val="none" w:sz="0" w:space="0" w:color="auto"/>
            <w:left w:val="none" w:sz="0" w:space="0" w:color="auto"/>
            <w:bottom w:val="none" w:sz="0" w:space="0" w:color="auto"/>
            <w:right w:val="none" w:sz="0" w:space="0" w:color="auto"/>
          </w:divBdr>
        </w:div>
        <w:div w:id="1775713753">
          <w:marLeft w:val="640"/>
          <w:marRight w:val="0"/>
          <w:marTop w:val="0"/>
          <w:marBottom w:val="0"/>
          <w:divBdr>
            <w:top w:val="none" w:sz="0" w:space="0" w:color="auto"/>
            <w:left w:val="none" w:sz="0" w:space="0" w:color="auto"/>
            <w:bottom w:val="none" w:sz="0" w:space="0" w:color="auto"/>
            <w:right w:val="none" w:sz="0" w:space="0" w:color="auto"/>
          </w:divBdr>
        </w:div>
        <w:div w:id="1781144672">
          <w:marLeft w:val="640"/>
          <w:marRight w:val="0"/>
          <w:marTop w:val="0"/>
          <w:marBottom w:val="0"/>
          <w:divBdr>
            <w:top w:val="none" w:sz="0" w:space="0" w:color="auto"/>
            <w:left w:val="none" w:sz="0" w:space="0" w:color="auto"/>
            <w:bottom w:val="none" w:sz="0" w:space="0" w:color="auto"/>
            <w:right w:val="none" w:sz="0" w:space="0" w:color="auto"/>
          </w:divBdr>
        </w:div>
        <w:div w:id="1783837198">
          <w:marLeft w:val="640"/>
          <w:marRight w:val="0"/>
          <w:marTop w:val="0"/>
          <w:marBottom w:val="0"/>
          <w:divBdr>
            <w:top w:val="none" w:sz="0" w:space="0" w:color="auto"/>
            <w:left w:val="none" w:sz="0" w:space="0" w:color="auto"/>
            <w:bottom w:val="none" w:sz="0" w:space="0" w:color="auto"/>
            <w:right w:val="none" w:sz="0" w:space="0" w:color="auto"/>
          </w:divBdr>
        </w:div>
        <w:div w:id="1798454704">
          <w:marLeft w:val="640"/>
          <w:marRight w:val="0"/>
          <w:marTop w:val="0"/>
          <w:marBottom w:val="0"/>
          <w:divBdr>
            <w:top w:val="none" w:sz="0" w:space="0" w:color="auto"/>
            <w:left w:val="none" w:sz="0" w:space="0" w:color="auto"/>
            <w:bottom w:val="none" w:sz="0" w:space="0" w:color="auto"/>
            <w:right w:val="none" w:sz="0" w:space="0" w:color="auto"/>
          </w:divBdr>
        </w:div>
        <w:div w:id="1802502400">
          <w:marLeft w:val="640"/>
          <w:marRight w:val="0"/>
          <w:marTop w:val="0"/>
          <w:marBottom w:val="0"/>
          <w:divBdr>
            <w:top w:val="none" w:sz="0" w:space="0" w:color="auto"/>
            <w:left w:val="none" w:sz="0" w:space="0" w:color="auto"/>
            <w:bottom w:val="none" w:sz="0" w:space="0" w:color="auto"/>
            <w:right w:val="none" w:sz="0" w:space="0" w:color="auto"/>
          </w:divBdr>
        </w:div>
        <w:div w:id="1809935873">
          <w:marLeft w:val="640"/>
          <w:marRight w:val="0"/>
          <w:marTop w:val="0"/>
          <w:marBottom w:val="0"/>
          <w:divBdr>
            <w:top w:val="none" w:sz="0" w:space="0" w:color="auto"/>
            <w:left w:val="none" w:sz="0" w:space="0" w:color="auto"/>
            <w:bottom w:val="none" w:sz="0" w:space="0" w:color="auto"/>
            <w:right w:val="none" w:sz="0" w:space="0" w:color="auto"/>
          </w:divBdr>
        </w:div>
        <w:div w:id="1823230676">
          <w:marLeft w:val="640"/>
          <w:marRight w:val="0"/>
          <w:marTop w:val="0"/>
          <w:marBottom w:val="0"/>
          <w:divBdr>
            <w:top w:val="none" w:sz="0" w:space="0" w:color="auto"/>
            <w:left w:val="none" w:sz="0" w:space="0" w:color="auto"/>
            <w:bottom w:val="none" w:sz="0" w:space="0" w:color="auto"/>
            <w:right w:val="none" w:sz="0" w:space="0" w:color="auto"/>
          </w:divBdr>
        </w:div>
        <w:div w:id="1851524225">
          <w:marLeft w:val="640"/>
          <w:marRight w:val="0"/>
          <w:marTop w:val="0"/>
          <w:marBottom w:val="0"/>
          <w:divBdr>
            <w:top w:val="none" w:sz="0" w:space="0" w:color="auto"/>
            <w:left w:val="none" w:sz="0" w:space="0" w:color="auto"/>
            <w:bottom w:val="none" w:sz="0" w:space="0" w:color="auto"/>
            <w:right w:val="none" w:sz="0" w:space="0" w:color="auto"/>
          </w:divBdr>
        </w:div>
        <w:div w:id="1888880027">
          <w:marLeft w:val="640"/>
          <w:marRight w:val="0"/>
          <w:marTop w:val="0"/>
          <w:marBottom w:val="0"/>
          <w:divBdr>
            <w:top w:val="none" w:sz="0" w:space="0" w:color="auto"/>
            <w:left w:val="none" w:sz="0" w:space="0" w:color="auto"/>
            <w:bottom w:val="none" w:sz="0" w:space="0" w:color="auto"/>
            <w:right w:val="none" w:sz="0" w:space="0" w:color="auto"/>
          </w:divBdr>
        </w:div>
        <w:div w:id="1893880362">
          <w:marLeft w:val="640"/>
          <w:marRight w:val="0"/>
          <w:marTop w:val="0"/>
          <w:marBottom w:val="0"/>
          <w:divBdr>
            <w:top w:val="none" w:sz="0" w:space="0" w:color="auto"/>
            <w:left w:val="none" w:sz="0" w:space="0" w:color="auto"/>
            <w:bottom w:val="none" w:sz="0" w:space="0" w:color="auto"/>
            <w:right w:val="none" w:sz="0" w:space="0" w:color="auto"/>
          </w:divBdr>
        </w:div>
        <w:div w:id="1904367681">
          <w:marLeft w:val="640"/>
          <w:marRight w:val="0"/>
          <w:marTop w:val="0"/>
          <w:marBottom w:val="0"/>
          <w:divBdr>
            <w:top w:val="none" w:sz="0" w:space="0" w:color="auto"/>
            <w:left w:val="none" w:sz="0" w:space="0" w:color="auto"/>
            <w:bottom w:val="none" w:sz="0" w:space="0" w:color="auto"/>
            <w:right w:val="none" w:sz="0" w:space="0" w:color="auto"/>
          </w:divBdr>
        </w:div>
        <w:div w:id="1939171008">
          <w:marLeft w:val="640"/>
          <w:marRight w:val="0"/>
          <w:marTop w:val="0"/>
          <w:marBottom w:val="0"/>
          <w:divBdr>
            <w:top w:val="none" w:sz="0" w:space="0" w:color="auto"/>
            <w:left w:val="none" w:sz="0" w:space="0" w:color="auto"/>
            <w:bottom w:val="none" w:sz="0" w:space="0" w:color="auto"/>
            <w:right w:val="none" w:sz="0" w:space="0" w:color="auto"/>
          </w:divBdr>
        </w:div>
        <w:div w:id="1970814377">
          <w:marLeft w:val="640"/>
          <w:marRight w:val="0"/>
          <w:marTop w:val="0"/>
          <w:marBottom w:val="0"/>
          <w:divBdr>
            <w:top w:val="none" w:sz="0" w:space="0" w:color="auto"/>
            <w:left w:val="none" w:sz="0" w:space="0" w:color="auto"/>
            <w:bottom w:val="none" w:sz="0" w:space="0" w:color="auto"/>
            <w:right w:val="none" w:sz="0" w:space="0" w:color="auto"/>
          </w:divBdr>
        </w:div>
        <w:div w:id="1991980267">
          <w:marLeft w:val="640"/>
          <w:marRight w:val="0"/>
          <w:marTop w:val="0"/>
          <w:marBottom w:val="0"/>
          <w:divBdr>
            <w:top w:val="none" w:sz="0" w:space="0" w:color="auto"/>
            <w:left w:val="none" w:sz="0" w:space="0" w:color="auto"/>
            <w:bottom w:val="none" w:sz="0" w:space="0" w:color="auto"/>
            <w:right w:val="none" w:sz="0" w:space="0" w:color="auto"/>
          </w:divBdr>
        </w:div>
        <w:div w:id="2020934222">
          <w:marLeft w:val="640"/>
          <w:marRight w:val="0"/>
          <w:marTop w:val="0"/>
          <w:marBottom w:val="0"/>
          <w:divBdr>
            <w:top w:val="none" w:sz="0" w:space="0" w:color="auto"/>
            <w:left w:val="none" w:sz="0" w:space="0" w:color="auto"/>
            <w:bottom w:val="none" w:sz="0" w:space="0" w:color="auto"/>
            <w:right w:val="none" w:sz="0" w:space="0" w:color="auto"/>
          </w:divBdr>
        </w:div>
        <w:div w:id="2032877004">
          <w:marLeft w:val="640"/>
          <w:marRight w:val="0"/>
          <w:marTop w:val="0"/>
          <w:marBottom w:val="0"/>
          <w:divBdr>
            <w:top w:val="none" w:sz="0" w:space="0" w:color="auto"/>
            <w:left w:val="none" w:sz="0" w:space="0" w:color="auto"/>
            <w:bottom w:val="none" w:sz="0" w:space="0" w:color="auto"/>
            <w:right w:val="none" w:sz="0" w:space="0" w:color="auto"/>
          </w:divBdr>
        </w:div>
        <w:div w:id="2111731173">
          <w:marLeft w:val="640"/>
          <w:marRight w:val="0"/>
          <w:marTop w:val="0"/>
          <w:marBottom w:val="0"/>
          <w:divBdr>
            <w:top w:val="none" w:sz="0" w:space="0" w:color="auto"/>
            <w:left w:val="none" w:sz="0" w:space="0" w:color="auto"/>
            <w:bottom w:val="none" w:sz="0" w:space="0" w:color="auto"/>
            <w:right w:val="none" w:sz="0" w:space="0" w:color="auto"/>
          </w:divBdr>
        </w:div>
      </w:divsChild>
    </w:div>
    <w:div w:id="1077558745">
      <w:bodyDiv w:val="1"/>
      <w:marLeft w:val="0"/>
      <w:marRight w:val="0"/>
      <w:marTop w:val="0"/>
      <w:marBottom w:val="0"/>
      <w:divBdr>
        <w:top w:val="none" w:sz="0" w:space="0" w:color="auto"/>
        <w:left w:val="none" w:sz="0" w:space="0" w:color="auto"/>
        <w:bottom w:val="none" w:sz="0" w:space="0" w:color="auto"/>
        <w:right w:val="none" w:sz="0" w:space="0" w:color="auto"/>
      </w:divBdr>
      <w:divsChild>
        <w:div w:id="36124168">
          <w:marLeft w:val="640"/>
          <w:marRight w:val="0"/>
          <w:marTop w:val="0"/>
          <w:marBottom w:val="0"/>
          <w:divBdr>
            <w:top w:val="none" w:sz="0" w:space="0" w:color="auto"/>
            <w:left w:val="none" w:sz="0" w:space="0" w:color="auto"/>
            <w:bottom w:val="none" w:sz="0" w:space="0" w:color="auto"/>
            <w:right w:val="none" w:sz="0" w:space="0" w:color="auto"/>
          </w:divBdr>
        </w:div>
        <w:div w:id="51202463">
          <w:marLeft w:val="640"/>
          <w:marRight w:val="0"/>
          <w:marTop w:val="0"/>
          <w:marBottom w:val="0"/>
          <w:divBdr>
            <w:top w:val="none" w:sz="0" w:space="0" w:color="auto"/>
            <w:left w:val="none" w:sz="0" w:space="0" w:color="auto"/>
            <w:bottom w:val="none" w:sz="0" w:space="0" w:color="auto"/>
            <w:right w:val="none" w:sz="0" w:space="0" w:color="auto"/>
          </w:divBdr>
        </w:div>
        <w:div w:id="73477077">
          <w:marLeft w:val="640"/>
          <w:marRight w:val="0"/>
          <w:marTop w:val="0"/>
          <w:marBottom w:val="0"/>
          <w:divBdr>
            <w:top w:val="none" w:sz="0" w:space="0" w:color="auto"/>
            <w:left w:val="none" w:sz="0" w:space="0" w:color="auto"/>
            <w:bottom w:val="none" w:sz="0" w:space="0" w:color="auto"/>
            <w:right w:val="none" w:sz="0" w:space="0" w:color="auto"/>
          </w:divBdr>
        </w:div>
        <w:div w:id="82579989">
          <w:marLeft w:val="640"/>
          <w:marRight w:val="0"/>
          <w:marTop w:val="0"/>
          <w:marBottom w:val="0"/>
          <w:divBdr>
            <w:top w:val="none" w:sz="0" w:space="0" w:color="auto"/>
            <w:left w:val="none" w:sz="0" w:space="0" w:color="auto"/>
            <w:bottom w:val="none" w:sz="0" w:space="0" w:color="auto"/>
            <w:right w:val="none" w:sz="0" w:space="0" w:color="auto"/>
          </w:divBdr>
        </w:div>
        <w:div w:id="111478395">
          <w:marLeft w:val="640"/>
          <w:marRight w:val="0"/>
          <w:marTop w:val="0"/>
          <w:marBottom w:val="0"/>
          <w:divBdr>
            <w:top w:val="none" w:sz="0" w:space="0" w:color="auto"/>
            <w:left w:val="none" w:sz="0" w:space="0" w:color="auto"/>
            <w:bottom w:val="none" w:sz="0" w:space="0" w:color="auto"/>
            <w:right w:val="none" w:sz="0" w:space="0" w:color="auto"/>
          </w:divBdr>
        </w:div>
        <w:div w:id="182524177">
          <w:marLeft w:val="640"/>
          <w:marRight w:val="0"/>
          <w:marTop w:val="0"/>
          <w:marBottom w:val="0"/>
          <w:divBdr>
            <w:top w:val="none" w:sz="0" w:space="0" w:color="auto"/>
            <w:left w:val="none" w:sz="0" w:space="0" w:color="auto"/>
            <w:bottom w:val="none" w:sz="0" w:space="0" w:color="auto"/>
            <w:right w:val="none" w:sz="0" w:space="0" w:color="auto"/>
          </w:divBdr>
        </w:div>
        <w:div w:id="187646011">
          <w:marLeft w:val="640"/>
          <w:marRight w:val="0"/>
          <w:marTop w:val="0"/>
          <w:marBottom w:val="0"/>
          <w:divBdr>
            <w:top w:val="none" w:sz="0" w:space="0" w:color="auto"/>
            <w:left w:val="none" w:sz="0" w:space="0" w:color="auto"/>
            <w:bottom w:val="none" w:sz="0" w:space="0" w:color="auto"/>
            <w:right w:val="none" w:sz="0" w:space="0" w:color="auto"/>
          </w:divBdr>
        </w:div>
        <w:div w:id="188183569">
          <w:marLeft w:val="640"/>
          <w:marRight w:val="0"/>
          <w:marTop w:val="0"/>
          <w:marBottom w:val="0"/>
          <w:divBdr>
            <w:top w:val="none" w:sz="0" w:space="0" w:color="auto"/>
            <w:left w:val="none" w:sz="0" w:space="0" w:color="auto"/>
            <w:bottom w:val="none" w:sz="0" w:space="0" w:color="auto"/>
            <w:right w:val="none" w:sz="0" w:space="0" w:color="auto"/>
          </w:divBdr>
        </w:div>
        <w:div w:id="218516373">
          <w:marLeft w:val="640"/>
          <w:marRight w:val="0"/>
          <w:marTop w:val="0"/>
          <w:marBottom w:val="0"/>
          <w:divBdr>
            <w:top w:val="none" w:sz="0" w:space="0" w:color="auto"/>
            <w:left w:val="none" w:sz="0" w:space="0" w:color="auto"/>
            <w:bottom w:val="none" w:sz="0" w:space="0" w:color="auto"/>
            <w:right w:val="none" w:sz="0" w:space="0" w:color="auto"/>
          </w:divBdr>
        </w:div>
        <w:div w:id="254174279">
          <w:marLeft w:val="640"/>
          <w:marRight w:val="0"/>
          <w:marTop w:val="0"/>
          <w:marBottom w:val="0"/>
          <w:divBdr>
            <w:top w:val="none" w:sz="0" w:space="0" w:color="auto"/>
            <w:left w:val="none" w:sz="0" w:space="0" w:color="auto"/>
            <w:bottom w:val="none" w:sz="0" w:space="0" w:color="auto"/>
            <w:right w:val="none" w:sz="0" w:space="0" w:color="auto"/>
          </w:divBdr>
        </w:div>
        <w:div w:id="275646460">
          <w:marLeft w:val="640"/>
          <w:marRight w:val="0"/>
          <w:marTop w:val="0"/>
          <w:marBottom w:val="0"/>
          <w:divBdr>
            <w:top w:val="none" w:sz="0" w:space="0" w:color="auto"/>
            <w:left w:val="none" w:sz="0" w:space="0" w:color="auto"/>
            <w:bottom w:val="none" w:sz="0" w:space="0" w:color="auto"/>
            <w:right w:val="none" w:sz="0" w:space="0" w:color="auto"/>
          </w:divBdr>
        </w:div>
        <w:div w:id="340816577">
          <w:marLeft w:val="640"/>
          <w:marRight w:val="0"/>
          <w:marTop w:val="0"/>
          <w:marBottom w:val="0"/>
          <w:divBdr>
            <w:top w:val="none" w:sz="0" w:space="0" w:color="auto"/>
            <w:left w:val="none" w:sz="0" w:space="0" w:color="auto"/>
            <w:bottom w:val="none" w:sz="0" w:space="0" w:color="auto"/>
            <w:right w:val="none" w:sz="0" w:space="0" w:color="auto"/>
          </w:divBdr>
        </w:div>
        <w:div w:id="348532878">
          <w:marLeft w:val="640"/>
          <w:marRight w:val="0"/>
          <w:marTop w:val="0"/>
          <w:marBottom w:val="0"/>
          <w:divBdr>
            <w:top w:val="none" w:sz="0" w:space="0" w:color="auto"/>
            <w:left w:val="none" w:sz="0" w:space="0" w:color="auto"/>
            <w:bottom w:val="none" w:sz="0" w:space="0" w:color="auto"/>
            <w:right w:val="none" w:sz="0" w:space="0" w:color="auto"/>
          </w:divBdr>
        </w:div>
        <w:div w:id="436294880">
          <w:marLeft w:val="640"/>
          <w:marRight w:val="0"/>
          <w:marTop w:val="0"/>
          <w:marBottom w:val="0"/>
          <w:divBdr>
            <w:top w:val="none" w:sz="0" w:space="0" w:color="auto"/>
            <w:left w:val="none" w:sz="0" w:space="0" w:color="auto"/>
            <w:bottom w:val="none" w:sz="0" w:space="0" w:color="auto"/>
            <w:right w:val="none" w:sz="0" w:space="0" w:color="auto"/>
          </w:divBdr>
        </w:div>
        <w:div w:id="452754485">
          <w:marLeft w:val="640"/>
          <w:marRight w:val="0"/>
          <w:marTop w:val="0"/>
          <w:marBottom w:val="0"/>
          <w:divBdr>
            <w:top w:val="none" w:sz="0" w:space="0" w:color="auto"/>
            <w:left w:val="none" w:sz="0" w:space="0" w:color="auto"/>
            <w:bottom w:val="none" w:sz="0" w:space="0" w:color="auto"/>
            <w:right w:val="none" w:sz="0" w:space="0" w:color="auto"/>
          </w:divBdr>
        </w:div>
        <w:div w:id="455638897">
          <w:marLeft w:val="640"/>
          <w:marRight w:val="0"/>
          <w:marTop w:val="0"/>
          <w:marBottom w:val="0"/>
          <w:divBdr>
            <w:top w:val="none" w:sz="0" w:space="0" w:color="auto"/>
            <w:left w:val="none" w:sz="0" w:space="0" w:color="auto"/>
            <w:bottom w:val="none" w:sz="0" w:space="0" w:color="auto"/>
            <w:right w:val="none" w:sz="0" w:space="0" w:color="auto"/>
          </w:divBdr>
        </w:div>
        <w:div w:id="457264517">
          <w:marLeft w:val="640"/>
          <w:marRight w:val="0"/>
          <w:marTop w:val="0"/>
          <w:marBottom w:val="0"/>
          <w:divBdr>
            <w:top w:val="none" w:sz="0" w:space="0" w:color="auto"/>
            <w:left w:val="none" w:sz="0" w:space="0" w:color="auto"/>
            <w:bottom w:val="none" w:sz="0" w:space="0" w:color="auto"/>
            <w:right w:val="none" w:sz="0" w:space="0" w:color="auto"/>
          </w:divBdr>
        </w:div>
        <w:div w:id="513804830">
          <w:marLeft w:val="640"/>
          <w:marRight w:val="0"/>
          <w:marTop w:val="0"/>
          <w:marBottom w:val="0"/>
          <w:divBdr>
            <w:top w:val="none" w:sz="0" w:space="0" w:color="auto"/>
            <w:left w:val="none" w:sz="0" w:space="0" w:color="auto"/>
            <w:bottom w:val="none" w:sz="0" w:space="0" w:color="auto"/>
            <w:right w:val="none" w:sz="0" w:space="0" w:color="auto"/>
          </w:divBdr>
        </w:div>
        <w:div w:id="520823246">
          <w:marLeft w:val="640"/>
          <w:marRight w:val="0"/>
          <w:marTop w:val="0"/>
          <w:marBottom w:val="0"/>
          <w:divBdr>
            <w:top w:val="none" w:sz="0" w:space="0" w:color="auto"/>
            <w:left w:val="none" w:sz="0" w:space="0" w:color="auto"/>
            <w:bottom w:val="none" w:sz="0" w:space="0" w:color="auto"/>
            <w:right w:val="none" w:sz="0" w:space="0" w:color="auto"/>
          </w:divBdr>
        </w:div>
        <w:div w:id="522012040">
          <w:marLeft w:val="640"/>
          <w:marRight w:val="0"/>
          <w:marTop w:val="0"/>
          <w:marBottom w:val="0"/>
          <w:divBdr>
            <w:top w:val="none" w:sz="0" w:space="0" w:color="auto"/>
            <w:left w:val="none" w:sz="0" w:space="0" w:color="auto"/>
            <w:bottom w:val="none" w:sz="0" w:space="0" w:color="auto"/>
            <w:right w:val="none" w:sz="0" w:space="0" w:color="auto"/>
          </w:divBdr>
        </w:div>
        <w:div w:id="557398020">
          <w:marLeft w:val="640"/>
          <w:marRight w:val="0"/>
          <w:marTop w:val="0"/>
          <w:marBottom w:val="0"/>
          <w:divBdr>
            <w:top w:val="none" w:sz="0" w:space="0" w:color="auto"/>
            <w:left w:val="none" w:sz="0" w:space="0" w:color="auto"/>
            <w:bottom w:val="none" w:sz="0" w:space="0" w:color="auto"/>
            <w:right w:val="none" w:sz="0" w:space="0" w:color="auto"/>
          </w:divBdr>
        </w:div>
        <w:div w:id="603196990">
          <w:marLeft w:val="640"/>
          <w:marRight w:val="0"/>
          <w:marTop w:val="0"/>
          <w:marBottom w:val="0"/>
          <w:divBdr>
            <w:top w:val="none" w:sz="0" w:space="0" w:color="auto"/>
            <w:left w:val="none" w:sz="0" w:space="0" w:color="auto"/>
            <w:bottom w:val="none" w:sz="0" w:space="0" w:color="auto"/>
            <w:right w:val="none" w:sz="0" w:space="0" w:color="auto"/>
          </w:divBdr>
        </w:div>
        <w:div w:id="613681451">
          <w:marLeft w:val="640"/>
          <w:marRight w:val="0"/>
          <w:marTop w:val="0"/>
          <w:marBottom w:val="0"/>
          <w:divBdr>
            <w:top w:val="none" w:sz="0" w:space="0" w:color="auto"/>
            <w:left w:val="none" w:sz="0" w:space="0" w:color="auto"/>
            <w:bottom w:val="none" w:sz="0" w:space="0" w:color="auto"/>
            <w:right w:val="none" w:sz="0" w:space="0" w:color="auto"/>
          </w:divBdr>
        </w:div>
        <w:div w:id="620695464">
          <w:marLeft w:val="640"/>
          <w:marRight w:val="0"/>
          <w:marTop w:val="0"/>
          <w:marBottom w:val="0"/>
          <w:divBdr>
            <w:top w:val="none" w:sz="0" w:space="0" w:color="auto"/>
            <w:left w:val="none" w:sz="0" w:space="0" w:color="auto"/>
            <w:bottom w:val="none" w:sz="0" w:space="0" w:color="auto"/>
            <w:right w:val="none" w:sz="0" w:space="0" w:color="auto"/>
          </w:divBdr>
        </w:div>
        <w:div w:id="649871428">
          <w:marLeft w:val="640"/>
          <w:marRight w:val="0"/>
          <w:marTop w:val="0"/>
          <w:marBottom w:val="0"/>
          <w:divBdr>
            <w:top w:val="none" w:sz="0" w:space="0" w:color="auto"/>
            <w:left w:val="none" w:sz="0" w:space="0" w:color="auto"/>
            <w:bottom w:val="none" w:sz="0" w:space="0" w:color="auto"/>
            <w:right w:val="none" w:sz="0" w:space="0" w:color="auto"/>
          </w:divBdr>
        </w:div>
        <w:div w:id="699476619">
          <w:marLeft w:val="640"/>
          <w:marRight w:val="0"/>
          <w:marTop w:val="0"/>
          <w:marBottom w:val="0"/>
          <w:divBdr>
            <w:top w:val="none" w:sz="0" w:space="0" w:color="auto"/>
            <w:left w:val="none" w:sz="0" w:space="0" w:color="auto"/>
            <w:bottom w:val="none" w:sz="0" w:space="0" w:color="auto"/>
            <w:right w:val="none" w:sz="0" w:space="0" w:color="auto"/>
          </w:divBdr>
        </w:div>
        <w:div w:id="709191093">
          <w:marLeft w:val="640"/>
          <w:marRight w:val="0"/>
          <w:marTop w:val="0"/>
          <w:marBottom w:val="0"/>
          <w:divBdr>
            <w:top w:val="none" w:sz="0" w:space="0" w:color="auto"/>
            <w:left w:val="none" w:sz="0" w:space="0" w:color="auto"/>
            <w:bottom w:val="none" w:sz="0" w:space="0" w:color="auto"/>
            <w:right w:val="none" w:sz="0" w:space="0" w:color="auto"/>
          </w:divBdr>
        </w:div>
        <w:div w:id="772289577">
          <w:marLeft w:val="640"/>
          <w:marRight w:val="0"/>
          <w:marTop w:val="0"/>
          <w:marBottom w:val="0"/>
          <w:divBdr>
            <w:top w:val="none" w:sz="0" w:space="0" w:color="auto"/>
            <w:left w:val="none" w:sz="0" w:space="0" w:color="auto"/>
            <w:bottom w:val="none" w:sz="0" w:space="0" w:color="auto"/>
            <w:right w:val="none" w:sz="0" w:space="0" w:color="auto"/>
          </w:divBdr>
        </w:div>
        <w:div w:id="772555310">
          <w:marLeft w:val="640"/>
          <w:marRight w:val="0"/>
          <w:marTop w:val="0"/>
          <w:marBottom w:val="0"/>
          <w:divBdr>
            <w:top w:val="none" w:sz="0" w:space="0" w:color="auto"/>
            <w:left w:val="none" w:sz="0" w:space="0" w:color="auto"/>
            <w:bottom w:val="none" w:sz="0" w:space="0" w:color="auto"/>
            <w:right w:val="none" w:sz="0" w:space="0" w:color="auto"/>
          </w:divBdr>
        </w:div>
        <w:div w:id="783157094">
          <w:marLeft w:val="640"/>
          <w:marRight w:val="0"/>
          <w:marTop w:val="0"/>
          <w:marBottom w:val="0"/>
          <w:divBdr>
            <w:top w:val="none" w:sz="0" w:space="0" w:color="auto"/>
            <w:left w:val="none" w:sz="0" w:space="0" w:color="auto"/>
            <w:bottom w:val="none" w:sz="0" w:space="0" w:color="auto"/>
            <w:right w:val="none" w:sz="0" w:space="0" w:color="auto"/>
          </w:divBdr>
        </w:div>
        <w:div w:id="788428590">
          <w:marLeft w:val="640"/>
          <w:marRight w:val="0"/>
          <w:marTop w:val="0"/>
          <w:marBottom w:val="0"/>
          <w:divBdr>
            <w:top w:val="none" w:sz="0" w:space="0" w:color="auto"/>
            <w:left w:val="none" w:sz="0" w:space="0" w:color="auto"/>
            <w:bottom w:val="none" w:sz="0" w:space="0" w:color="auto"/>
            <w:right w:val="none" w:sz="0" w:space="0" w:color="auto"/>
          </w:divBdr>
        </w:div>
        <w:div w:id="814644813">
          <w:marLeft w:val="640"/>
          <w:marRight w:val="0"/>
          <w:marTop w:val="0"/>
          <w:marBottom w:val="0"/>
          <w:divBdr>
            <w:top w:val="none" w:sz="0" w:space="0" w:color="auto"/>
            <w:left w:val="none" w:sz="0" w:space="0" w:color="auto"/>
            <w:bottom w:val="none" w:sz="0" w:space="0" w:color="auto"/>
            <w:right w:val="none" w:sz="0" w:space="0" w:color="auto"/>
          </w:divBdr>
        </w:div>
        <w:div w:id="817721917">
          <w:marLeft w:val="640"/>
          <w:marRight w:val="0"/>
          <w:marTop w:val="0"/>
          <w:marBottom w:val="0"/>
          <w:divBdr>
            <w:top w:val="none" w:sz="0" w:space="0" w:color="auto"/>
            <w:left w:val="none" w:sz="0" w:space="0" w:color="auto"/>
            <w:bottom w:val="none" w:sz="0" w:space="0" w:color="auto"/>
            <w:right w:val="none" w:sz="0" w:space="0" w:color="auto"/>
          </w:divBdr>
        </w:div>
        <w:div w:id="822310658">
          <w:marLeft w:val="640"/>
          <w:marRight w:val="0"/>
          <w:marTop w:val="0"/>
          <w:marBottom w:val="0"/>
          <w:divBdr>
            <w:top w:val="none" w:sz="0" w:space="0" w:color="auto"/>
            <w:left w:val="none" w:sz="0" w:space="0" w:color="auto"/>
            <w:bottom w:val="none" w:sz="0" w:space="0" w:color="auto"/>
            <w:right w:val="none" w:sz="0" w:space="0" w:color="auto"/>
          </w:divBdr>
        </w:div>
        <w:div w:id="822547896">
          <w:marLeft w:val="640"/>
          <w:marRight w:val="0"/>
          <w:marTop w:val="0"/>
          <w:marBottom w:val="0"/>
          <w:divBdr>
            <w:top w:val="none" w:sz="0" w:space="0" w:color="auto"/>
            <w:left w:val="none" w:sz="0" w:space="0" w:color="auto"/>
            <w:bottom w:val="none" w:sz="0" w:space="0" w:color="auto"/>
            <w:right w:val="none" w:sz="0" w:space="0" w:color="auto"/>
          </w:divBdr>
        </w:div>
        <w:div w:id="836262068">
          <w:marLeft w:val="640"/>
          <w:marRight w:val="0"/>
          <w:marTop w:val="0"/>
          <w:marBottom w:val="0"/>
          <w:divBdr>
            <w:top w:val="none" w:sz="0" w:space="0" w:color="auto"/>
            <w:left w:val="none" w:sz="0" w:space="0" w:color="auto"/>
            <w:bottom w:val="none" w:sz="0" w:space="0" w:color="auto"/>
            <w:right w:val="none" w:sz="0" w:space="0" w:color="auto"/>
          </w:divBdr>
        </w:div>
        <w:div w:id="837311560">
          <w:marLeft w:val="640"/>
          <w:marRight w:val="0"/>
          <w:marTop w:val="0"/>
          <w:marBottom w:val="0"/>
          <w:divBdr>
            <w:top w:val="none" w:sz="0" w:space="0" w:color="auto"/>
            <w:left w:val="none" w:sz="0" w:space="0" w:color="auto"/>
            <w:bottom w:val="none" w:sz="0" w:space="0" w:color="auto"/>
            <w:right w:val="none" w:sz="0" w:space="0" w:color="auto"/>
          </w:divBdr>
        </w:div>
        <w:div w:id="860631079">
          <w:marLeft w:val="640"/>
          <w:marRight w:val="0"/>
          <w:marTop w:val="0"/>
          <w:marBottom w:val="0"/>
          <w:divBdr>
            <w:top w:val="none" w:sz="0" w:space="0" w:color="auto"/>
            <w:left w:val="none" w:sz="0" w:space="0" w:color="auto"/>
            <w:bottom w:val="none" w:sz="0" w:space="0" w:color="auto"/>
            <w:right w:val="none" w:sz="0" w:space="0" w:color="auto"/>
          </w:divBdr>
        </w:div>
        <w:div w:id="873226643">
          <w:marLeft w:val="640"/>
          <w:marRight w:val="0"/>
          <w:marTop w:val="0"/>
          <w:marBottom w:val="0"/>
          <w:divBdr>
            <w:top w:val="none" w:sz="0" w:space="0" w:color="auto"/>
            <w:left w:val="none" w:sz="0" w:space="0" w:color="auto"/>
            <w:bottom w:val="none" w:sz="0" w:space="0" w:color="auto"/>
            <w:right w:val="none" w:sz="0" w:space="0" w:color="auto"/>
          </w:divBdr>
        </w:div>
        <w:div w:id="881406495">
          <w:marLeft w:val="640"/>
          <w:marRight w:val="0"/>
          <w:marTop w:val="0"/>
          <w:marBottom w:val="0"/>
          <w:divBdr>
            <w:top w:val="none" w:sz="0" w:space="0" w:color="auto"/>
            <w:left w:val="none" w:sz="0" w:space="0" w:color="auto"/>
            <w:bottom w:val="none" w:sz="0" w:space="0" w:color="auto"/>
            <w:right w:val="none" w:sz="0" w:space="0" w:color="auto"/>
          </w:divBdr>
        </w:div>
        <w:div w:id="889416475">
          <w:marLeft w:val="640"/>
          <w:marRight w:val="0"/>
          <w:marTop w:val="0"/>
          <w:marBottom w:val="0"/>
          <w:divBdr>
            <w:top w:val="none" w:sz="0" w:space="0" w:color="auto"/>
            <w:left w:val="none" w:sz="0" w:space="0" w:color="auto"/>
            <w:bottom w:val="none" w:sz="0" w:space="0" w:color="auto"/>
            <w:right w:val="none" w:sz="0" w:space="0" w:color="auto"/>
          </w:divBdr>
        </w:div>
        <w:div w:id="954366986">
          <w:marLeft w:val="640"/>
          <w:marRight w:val="0"/>
          <w:marTop w:val="0"/>
          <w:marBottom w:val="0"/>
          <w:divBdr>
            <w:top w:val="none" w:sz="0" w:space="0" w:color="auto"/>
            <w:left w:val="none" w:sz="0" w:space="0" w:color="auto"/>
            <w:bottom w:val="none" w:sz="0" w:space="0" w:color="auto"/>
            <w:right w:val="none" w:sz="0" w:space="0" w:color="auto"/>
          </w:divBdr>
        </w:div>
        <w:div w:id="998850739">
          <w:marLeft w:val="640"/>
          <w:marRight w:val="0"/>
          <w:marTop w:val="0"/>
          <w:marBottom w:val="0"/>
          <w:divBdr>
            <w:top w:val="none" w:sz="0" w:space="0" w:color="auto"/>
            <w:left w:val="none" w:sz="0" w:space="0" w:color="auto"/>
            <w:bottom w:val="none" w:sz="0" w:space="0" w:color="auto"/>
            <w:right w:val="none" w:sz="0" w:space="0" w:color="auto"/>
          </w:divBdr>
        </w:div>
        <w:div w:id="1001928110">
          <w:marLeft w:val="640"/>
          <w:marRight w:val="0"/>
          <w:marTop w:val="0"/>
          <w:marBottom w:val="0"/>
          <w:divBdr>
            <w:top w:val="none" w:sz="0" w:space="0" w:color="auto"/>
            <w:left w:val="none" w:sz="0" w:space="0" w:color="auto"/>
            <w:bottom w:val="none" w:sz="0" w:space="0" w:color="auto"/>
            <w:right w:val="none" w:sz="0" w:space="0" w:color="auto"/>
          </w:divBdr>
        </w:div>
        <w:div w:id="1088503898">
          <w:marLeft w:val="640"/>
          <w:marRight w:val="0"/>
          <w:marTop w:val="0"/>
          <w:marBottom w:val="0"/>
          <w:divBdr>
            <w:top w:val="none" w:sz="0" w:space="0" w:color="auto"/>
            <w:left w:val="none" w:sz="0" w:space="0" w:color="auto"/>
            <w:bottom w:val="none" w:sz="0" w:space="0" w:color="auto"/>
            <w:right w:val="none" w:sz="0" w:space="0" w:color="auto"/>
          </w:divBdr>
        </w:div>
        <w:div w:id="1098983187">
          <w:marLeft w:val="640"/>
          <w:marRight w:val="0"/>
          <w:marTop w:val="0"/>
          <w:marBottom w:val="0"/>
          <w:divBdr>
            <w:top w:val="none" w:sz="0" w:space="0" w:color="auto"/>
            <w:left w:val="none" w:sz="0" w:space="0" w:color="auto"/>
            <w:bottom w:val="none" w:sz="0" w:space="0" w:color="auto"/>
            <w:right w:val="none" w:sz="0" w:space="0" w:color="auto"/>
          </w:divBdr>
        </w:div>
        <w:div w:id="1105465986">
          <w:marLeft w:val="640"/>
          <w:marRight w:val="0"/>
          <w:marTop w:val="0"/>
          <w:marBottom w:val="0"/>
          <w:divBdr>
            <w:top w:val="none" w:sz="0" w:space="0" w:color="auto"/>
            <w:left w:val="none" w:sz="0" w:space="0" w:color="auto"/>
            <w:bottom w:val="none" w:sz="0" w:space="0" w:color="auto"/>
            <w:right w:val="none" w:sz="0" w:space="0" w:color="auto"/>
          </w:divBdr>
        </w:div>
        <w:div w:id="1160803548">
          <w:marLeft w:val="640"/>
          <w:marRight w:val="0"/>
          <w:marTop w:val="0"/>
          <w:marBottom w:val="0"/>
          <w:divBdr>
            <w:top w:val="none" w:sz="0" w:space="0" w:color="auto"/>
            <w:left w:val="none" w:sz="0" w:space="0" w:color="auto"/>
            <w:bottom w:val="none" w:sz="0" w:space="0" w:color="auto"/>
            <w:right w:val="none" w:sz="0" w:space="0" w:color="auto"/>
          </w:divBdr>
        </w:div>
        <w:div w:id="1180703924">
          <w:marLeft w:val="640"/>
          <w:marRight w:val="0"/>
          <w:marTop w:val="0"/>
          <w:marBottom w:val="0"/>
          <w:divBdr>
            <w:top w:val="none" w:sz="0" w:space="0" w:color="auto"/>
            <w:left w:val="none" w:sz="0" w:space="0" w:color="auto"/>
            <w:bottom w:val="none" w:sz="0" w:space="0" w:color="auto"/>
            <w:right w:val="none" w:sz="0" w:space="0" w:color="auto"/>
          </w:divBdr>
        </w:div>
        <w:div w:id="1205485107">
          <w:marLeft w:val="640"/>
          <w:marRight w:val="0"/>
          <w:marTop w:val="0"/>
          <w:marBottom w:val="0"/>
          <w:divBdr>
            <w:top w:val="none" w:sz="0" w:space="0" w:color="auto"/>
            <w:left w:val="none" w:sz="0" w:space="0" w:color="auto"/>
            <w:bottom w:val="none" w:sz="0" w:space="0" w:color="auto"/>
            <w:right w:val="none" w:sz="0" w:space="0" w:color="auto"/>
          </w:divBdr>
        </w:div>
        <w:div w:id="1310983831">
          <w:marLeft w:val="640"/>
          <w:marRight w:val="0"/>
          <w:marTop w:val="0"/>
          <w:marBottom w:val="0"/>
          <w:divBdr>
            <w:top w:val="none" w:sz="0" w:space="0" w:color="auto"/>
            <w:left w:val="none" w:sz="0" w:space="0" w:color="auto"/>
            <w:bottom w:val="none" w:sz="0" w:space="0" w:color="auto"/>
            <w:right w:val="none" w:sz="0" w:space="0" w:color="auto"/>
          </w:divBdr>
        </w:div>
        <w:div w:id="1327634268">
          <w:marLeft w:val="640"/>
          <w:marRight w:val="0"/>
          <w:marTop w:val="0"/>
          <w:marBottom w:val="0"/>
          <w:divBdr>
            <w:top w:val="none" w:sz="0" w:space="0" w:color="auto"/>
            <w:left w:val="none" w:sz="0" w:space="0" w:color="auto"/>
            <w:bottom w:val="none" w:sz="0" w:space="0" w:color="auto"/>
            <w:right w:val="none" w:sz="0" w:space="0" w:color="auto"/>
          </w:divBdr>
        </w:div>
        <w:div w:id="1345283299">
          <w:marLeft w:val="640"/>
          <w:marRight w:val="0"/>
          <w:marTop w:val="0"/>
          <w:marBottom w:val="0"/>
          <w:divBdr>
            <w:top w:val="none" w:sz="0" w:space="0" w:color="auto"/>
            <w:left w:val="none" w:sz="0" w:space="0" w:color="auto"/>
            <w:bottom w:val="none" w:sz="0" w:space="0" w:color="auto"/>
            <w:right w:val="none" w:sz="0" w:space="0" w:color="auto"/>
          </w:divBdr>
        </w:div>
        <w:div w:id="1430737832">
          <w:marLeft w:val="640"/>
          <w:marRight w:val="0"/>
          <w:marTop w:val="0"/>
          <w:marBottom w:val="0"/>
          <w:divBdr>
            <w:top w:val="none" w:sz="0" w:space="0" w:color="auto"/>
            <w:left w:val="none" w:sz="0" w:space="0" w:color="auto"/>
            <w:bottom w:val="none" w:sz="0" w:space="0" w:color="auto"/>
            <w:right w:val="none" w:sz="0" w:space="0" w:color="auto"/>
          </w:divBdr>
        </w:div>
        <w:div w:id="1517963242">
          <w:marLeft w:val="640"/>
          <w:marRight w:val="0"/>
          <w:marTop w:val="0"/>
          <w:marBottom w:val="0"/>
          <w:divBdr>
            <w:top w:val="none" w:sz="0" w:space="0" w:color="auto"/>
            <w:left w:val="none" w:sz="0" w:space="0" w:color="auto"/>
            <w:bottom w:val="none" w:sz="0" w:space="0" w:color="auto"/>
            <w:right w:val="none" w:sz="0" w:space="0" w:color="auto"/>
          </w:divBdr>
        </w:div>
        <w:div w:id="1523519905">
          <w:marLeft w:val="640"/>
          <w:marRight w:val="0"/>
          <w:marTop w:val="0"/>
          <w:marBottom w:val="0"/>
          <w:divBdr>
            <w:top w:val="none" w:sz="0" w:space="0" w:color="auto"/>
            <w:left w:val="none" w:sz="0" w:space="0" w:color="auto"/>
            <w:bottom w:val="none" w:sz="0" w:space="0" w:color="auto"/>
            <w:right w:val="none" w:sz="0" w:space="0" w:color="auto"/>
          </w:divBdr>
        </w:div>
        <w:div w:id="1548373687">
          <w:marLeft w:val="640"/>
          <w:marRight w:val="0"/>
          <w:marTop w:val="0"/>
          <w:marBottom w:val="0"/>
          <w:divBdr>
            <w:top w:val="none" w:sz="0" w:space="0" w:color="auto"/>
            <w:left w:val="none" w:sz="0" w:space="0" w:color="auto"/>
            <w:bottom w:val="none" w:sz="0" w:space="0" w:color="auto"/>
            <w:right w:val="none" w:sz="0" w:space="0" w:color="auto"/>
          </w:divBdr>
        </w:div>
        <w:div w:id="1560050844">
          <w:marLeft w:val="640"/>
          <w:marRight w:val="0"/>
          <w:marTop w:val="0"/>
          <w:marBottom w:val="0"/>
          <w:divBdr>
            <w:top w:val="none" w:sz="0" w:space="0" w:color="auto"/>
            <w:left w:val="none" w:sz="0" w:space="0" w:color="auto"/>
            <w:bottom w:val="none" w:sz="0" w:space="0" w:color="auto"/>
            <w:right w:val="none" w:sz="0" w:space="0" w:color="auto"/>
          </w:divBdr>
        </w:div>
        <w:div w:id="1592855270">
          <w:marLeft w:val="640"/>
          <w:marRight w:val="0"/>
          <w:marTop w:val="0"/>
          <w:marBottom w:val="0"/>
          <w:divBdr>
            <w:top w:val="none" w:sz="0" w:space="0" w:color="auto"/>
            <w:left w:val="none" w:sz="0" w:space="0" w:color="auto"/>
            <w:bottom w:val="none" w:sz="0" w:space="0" w:color="auto"/>
            <w:right w:val="none" w:sz="0" w:space="0" w:color="auto"/>
          </w:divBdr>
        </w:div>
        <w:div w:id="1593395065">
          <w:marLeft w:val="640"/>
          <w:marRight w:val="0"/>
          <w:marTop w:val="0"/>
          <w:marBottom w:val="0"/>
          <w:divBdr>
            <w:top w:val="none" w:sz="0" w:space="0" w:color="auto"/>
            <w:left w:val="none" w:sz="0" w:space="0" w:color="auto"/>
            <w:bottom w:val="none" w:sz="0" w:space="0" w:color="auto"/>
            <w:right w:val="none" w:sz="0" w:space="0" w:color="auto"/>
          </w:divBdr>
        </w:div>
        <w:div w:id="1617253886">
          <w:marLeft w:val="640"/>
          <w:marRight w:val="0"/>
          <w:marTop w:val="0"/>
          <w:marBottom w:val="0"/>
          <w:divBdr>
            <w:top w:val="none" w:sz="0" w:space="0" w:color="auto"/>
            <w:left w:val="none" w:sz="0" w:space="0" w:color="auto"/>
            <w:bottom w:val="none" w:sz="0" w:space="0" w:color="auto"/>
            <w:right w:val="none" w:sz="0" w:space="0" w:color="auto"/>
          </w:divBdr>
        </w:div>
        <w:div w:id="1642420235">
          <w:marLeft w:val="640"/>
          <w:marRight w:val="0"/>
          <w:marTop w:val="0"/>
          <w:marBottom w:val="0"/>
          <w:divBdr>
            <w:top w:val="none" w:sz="0" w:space="0" w:color="auto"/>
            <w:left w:val="none" w:sz="0" w:space="0" w:color="auto"/>
            <w:bottom w:val="none" w:sz="0" w:space="0" w:color="auto"/>
            <w:right w:val="none" w:sz="0" w:space="0" w:color="auto"/>
          </w:divBdr>
        </w:div>
        <w:div w:id="1662082282">
          <w:marLeft w:val="640"/>
          <w:marRight w:val="0"/>
          <w:marTop w:val="0"/>
          <w:marBottom w:val="0"/>
          <w:divBdr>
            <w:top w:val="none" w:sz="0" w:space="0" w:color="auto"/>
            <w:left w:val="none" w:sz="0" w:space="0" w:color="auto"/>
            <w:bottom w:val="none" w:sz="0" w:space="0" w:color="auto"/>
            <w:right w:val="none" w:sz="0" w:space="0" w:color="auto"/>
          </w:divBdr>
        </w:div>
        <w:div w:id="1664893637">
          <w:marLeft w:val="640"/>
          <w:marRight w:val="0"/>
          <w:marTop w:val="0"/>
          <w:marBottom w:val="0"/>
          <w:divBdr>
            <w:top w:val="none" w:sz="0" w:space="0" w:color="auto"/>
            <w:left w:val="none" w:sz="0" w:space="0" w:color="auto"/>
            <w:bottom w:val="none" w:sz="0" w:space="0" w:color="auto"/>
            <w:right w:val="none" w:sz="0" w:space="0" w:color="auto"/>
          </w:divBdr>
        </w:div>
        <w:div w:id="1668552465">
          <w:marLeft w:val="640"/>
          <w:marRight w:val="0"/>
          <w:marTop w:val="0"/>
          <w:marBottom w:val="0"/>
          <w:divBdr>
            <w:top w:val="none" w:sz="0" w:space="0" w:color="auto"/>
            <w:left w:val="none" w:sz="0" w:space="0" w:color="auto"/>
            <w:bottom w:val="none" w:sz="0" w:space="0" w:color="auto"/>
            <w:right w:val="none" w:sz="0" w:space="0" w:color="auto"/>
          </w:divBdr>
        </w:div>
        <w:div w:id="1697196258">
          <w:marLeft w:val="640"/>
          <w:marRight w:val="0"/>
          <w:marTop w:val="0"/>
          <w:marBottom w:val="0"/>
          <w:divBdr>
            <w:top w:val="none" w:sz="0" w:space="0" w:color="auto"/>
            <w:left w:val="none" w:sz="0" w:space="0" w:color="auto"/>
            <w:bottom w:val="none" w:sz="0" w:space="0" w:color="auto"/>
            <w:right w:val="none" w:sz="0" w:space="0" w:color="auto"/>
          </w:divBdr>
        </w:div>
        <w:div w:id="1726757826">
          <w:marLeft w:val="640"/>
          <w:marRight w:val="0"/>
          <w:marTop w:val="0"/>
          <w:marBottom w:val="0"/>
          <w:divBdr>
            <w:top w:val="none" w:sz="0" w:space="0" w:color="auto"/>
            <w:left w:val="none" w:sz="0" w:space="0" w:color="auto"/>
            <w:bottom w:val="none" w:sz="0" w:space="0" w:color="auto"/>
            <w:right w:val="none" w:sz="0" w:space="0" w:color="auto"/>
          </w:divBdr>
        </w:div>
        <w:div w:id="1746685523">
          <w:marLeft w:val="640"/>
          <w:marRight w:val="0"/>
          <w:marTop w:val="0"/>
          <w:marBottom w:val="0"/>
          <w:divBdr>
            <w:top w:val="none" w:sz="0" w:space="0" w:color="auto"/>
            <w:left w:val="none" w:sz="0" w:space="0" w:color="auto"/>
            <w:bottom w:val="none" w:sz="0" w:space="0" w:color="auto"/>
            <w:right w:val="none" w:sz="0" w:space="0" w:color="auto"/>
          </w:divBdr>
        </w:div>
        <w:div w:id="1769886518">
          <w:marLeft w:val="640"/>
          <w:marRight w:val="0"/>
          <w:marTop w:val="0"/>
          <w:marBottom w:val="0"/>
          <w:divBdr>
            <w:top w:val="none" w:sz="0" w:space="0" w:color="auto"/>
            <w:left w:val="none" w:sz="0" w:space="0" w:color="auto"/>
            <w:bottom w:val="none" w:sz="0" w:space="0" w:color="auto"/>
            <w:right w:val="none" w:sz="0" w:space="0" w:color="auto"/>
          </w:divBdr>
        </w:div>
        <w:div w:id="1805849019">
          <w:marLeft w:val="640"/>
          <w:marRight w:val="0"/>
          <w:marTop w:val="0"/>
          <w:marBottom w:val="0"/>
          <w:divBdr>
            <w:top w:val="none" w:sz="0" w:space="0" w:color="auto"/>
            <w:left w:val="none" w:sz="0" w:space="0" w:color="auto"/>
            <w:bottom w:val="none" w:sz="0" w:space="0" w:color="auto"/>
            <w:right w:val="none" w:sz="0" w:space="0" w:color="auto"/>
          </w:divBdr>
        </w:div>
        <w:div w:id="1857572024">
          <w:marLeft w:val="640"/>
          <w:marRight w:val="0"/>
          <w:marTop w:val="0"/>
          <w:marBottom w:val="0"/>
          <w:divBdr>
            <w:top w:val="none" w:sz="0" w:space="0" w:color="auto"/>
            <w:left w:val="none" w:sz="0" w:space="0" w:color="auto"/>
            <w:bottom w:val="none" w:sz="0" w:space="0" w:color="auto"/>
            <w:right w:val="none" w:sz="0" w:space="0" w:color="auto"/>
          </w:divBdr>
        </w:div>
        <w:div w:id="1863663192">
          <w:marLeft w:val="640"/>
          <w:marRight w:val="0"/>
          <w:marTop w:val="0"/>
          <w:marBottom w:val="0"/>
          <w:divBdr>
            <w:top w:val="none" w:sz="0" w:space="0" w:color="auto"/>
            <w:left w:val="none" w:sz="0" w:space="0" w:color="auto"/>
            <w:bottom w:val="none" w:sz="0" w:space="0" w:color="auto"/>
            <w:right w:val="none" w:sz="0" w:space="0" w:color="auto"/>
          </w:divBdr>
        </w:div>
        <w:div w:id="1882672940">
          <w:marLeft w:val="640"/>
          <w:marRight w:val="0"/>
          <w:marTop w:val="0"/>
          <w:marBottom w:val="0"/>
          <w:divBdr>
            <w:top w:val="none" w:sz="0" w:space="0" w:color="auto"/>
            <w:left w:val="none" w:sz="0" w:space="0" w:color="auto"/>
            <w:bottom w:val="none" w:sz="0" w:space="0" w:color="auto"/>
            <w:right w:val="none" w:sz="0" w:space="0" w:color="auto"/>
          </w:divBdr>
        </w:div>
        <w:div w:id="1911184490">
          <w:marLeft w:val="640"/>
          <w:marRight w:val="0"/>
          <w:marTop w:val="0"/>
          <w:marBottom w:val="0"/>
          <w:divBdr>
            <w:top w:val="none" w:sz="0" w:space="0" w:color="auto"/>
            <w:left w:val="none" w:sz="0" w:space="0" w:color="auto"/>
            <w:bottom w:val="none" w:sz="0" w:space="0" w:color="auto"/>
            <w:right w:val="none" w:sz="0" w:space="0" w:color="auto"/>
          </w:divBdr>
        </w:div>
        <w:div w:id="1943295950">
          <w:marLeft w:val="640"/>
          <w:marRight w:val="0"/>
          <w:marTop w:val="0"/>
          <w:marBottom w:val="0"/>
          <w:divBdr>
            <w:top w:val="none" w:sz="0" w:space="0" w:color="auto"/>
            <w:left w:val="none" w:sz="0" w:space="0" w:color="auto"/>
            <w:bottom w:val="none" w:sz="0" w:space="0" w:color="auto"/>
            <w:right w:val="none" w:sz="0" w:space="0" w:color="auto"/>
          </w:divBdr>
        </w:div>
        <w:div w:id="2016884684">
          <w:marLeft w:val="640"/>
          <w:marRight w:val="0"/>
          <w:marTop w:val="0"/>
          <w:marBottom w:val="0"/>
          <w:divBdr>
            <w:top w:val="none" w:sz="0" w:space="0" w:color="auto"/>
            <w:left w:val="none" w:sz="0" w:space="0" w:color="auto"/>
            <w:bottom w:val="none" w:sz="0" w:space="0" w:color="auto"/>
            <w:right w:val="none" w:sz="0" w:space="0" w:color="auto"/>
          </w:divBdr>
        </w:div>
        <w:div w:id="2036272731">
          <w:marLeft w:val="640"/>
          <w:marRight w:val="0"/>
          <w:marTop w:val="0"/>
          <w:marBottom w:val="0"/>
          <w:divBdr>
            <w:top w:val="none" w:sz="0" w:space="0" w:color="auto"/>
            <w:left w:val="none" w:sz="0" w:space="0" w:color="auto"/>
            <w:bottom w:val="none" w:sz="0" w:space="0" w:color="auto"/>
            <w:right w:val="none" w:sz="0" w:space="0" w:color="auto"/>
          </w:divBdr>
        </w:div>
        <w:div w:id="2039163887">
          <w:marLeft w:val="640"/>
          <w:marRight w:val="0"/>
          <w:marTop w:val="0"/>
          <w:marBottom w:val="0"/>
          <w:divBdr>
            <w:top w:val="none" w:sz="0" w:space="0" w:color="auto"/>
            <w:left w:val="none" w:sz="0" w:space="0" w:color="auto"/>
            <w:bottom w:val="none" w:sz="0" w:space="0" w:color="auto"/>
            <w:right w:val="none" w:sz="0" w:space="0" w:color="auto"/>
          </w:divBdr>
        </w:div>
        <w:div w:id="2041934250">
          <w:marLeft w:val="640"/>
          <w:marRight w:val="0"/>
          <w:marTop w:val="0"/>
          <w:marBottom w:val="0"/>
          <w:divBdr>
            <w:top w:val="none" w:sz="0" w:space="0" w:color="auto"/>
            <w:left w:val="none" w:sz="0" w:space="0" w:color="auto"/>
            <w:bottom w:val="none" w:sz="0" w:space="0" w:color="auto"/>
            <w:right w:val="none" w:sz="0" w:space="0" w:color="auto"/>
          </w:divBdr>
        </w:div>
        <w:div w:id="2076584309">
          <w:marLeft w:val="640"/>
          <w:marRight w:val="0"/>
          <w:marTop w:val="0"/>
          <w:marBottom w:val="0"/>
          <w:divBdr>
            <w:top w:val="none" w:sz="0" w:space="0" w:color="auto"/>
            <w:left w:val="none" w:sz="0" w:space="0" w:color="auto"/>
            <w:bottom w:val="none" w:sz="0" w:space="0" w:color="auto"/>
            <w:right w:val="none" w:sz="0" w:space="0" w:color="auto"/>
          </w:divBdr>
        </w:div>
        <w:div w:id="2114085517">
          <w:marLeft w:val="640"/>
          <w:marRight w:val="0"/>
          <w:marTop w:val="0"/>
          <w:marBottom w:val="0"/>
          <w:divBdr>
            <w:top w:val="none" w:sz="0" w:space="0" w:color="auto"/>
            <w:left w:val="none" w:sz="0" w:space="0" w:color="auto"/>
            <w:bottom w:val="none" w:sz="0" w:space="0" w:color="auto"/>
            <w:right w:val="none" w:sz="0" w:space="0" w:color="auto"/>
          </w:divBdr>
        </w:div>
        <w:div w:id="2115057122">
          <w:marLeft w:val="640"/>
          <w:marRight w:val="0"/>
          <w:marTop w:val="0"/>
          <w:marBottom w:val="0"/>
          <w:divBdr>
            <w:top w:val="none" w:sz="0" w:space="0" w:color="auto"/>
            <w:left w:val="none" w:sz="0" w:space="0" w:color="auto"/>
            <w:bottom w:val="none" w:sz="0" w:space="0" w:color="auto"/>
            <w:right w:val="none" w:sz="0" w:space="0" w:color="auto"/>
          </w:divBdr>
        </w:div>
      </w:divsChild>
    </w:div>
    <w:div w:id="1077674129">
      <w:bodyDiv w:val="1"/>
      <w:marLeft w:val="0"/>
      <w:marRight w:val="0"/>
      <w:marTop w:val="0"/>
      <w:marBottom w:val="0"/>
      <w:divBdr>
        <w:top w:val="none" w:sz="0" w:space="0" w:color="auto"/>
        <w:left w:val="none" w:sz="0" w:space="0" w:color="auto"/>
        <w:bottom w:val="none" w:sz="0" w:space="0" w:color="auto"/>
        <w:right w:val="none" w:sz="0" w:space="0" w:color="auto"/>
      </w:divBdr>
      <w:divsChild>
        <w:div w:id="8871951">
          <w:marLeft w:val="640"/>
          <w:marRight w:val="0"/>
          <w:marTop w:val="0"/>
          <w:marBottom w:val="0"/>
          <w:divBdr>
            <w:top w:val="none" w:sz="0" w:space="0" w:color="auto"/>
            <w:left w:val="none" w:sz="0" w:space="0" w:color="auto"/>
            <w:bottom w:val="none" w:sz="0" w:space="0" w:color="auto"/>
            <w:right w:val="none" w:sz="0" w:space="0" w:color="auto"/>
          </w:divBdr>
        </w:div>
        <w:div w:id="11155677">
          <w:marLeft w:val="640"/>
          <w:marRight w:val="0"/>
          <w:marTop w:val="0"/>
          <w:marBottom w:val="0"/>
          <w:divBdr>
            <w:top w:val="none" w:sz="0" w:space="0" w:color="auto"/>
            <w:left w:val="none" w:sz="0" w:space="0" w:color="auto"/>
            <w:bottom w:val="none" w:sz="0" w:space="0" w:color="auto"/>
            <w:right w:val="none" w:sz="0" w:space="0" w:color="auto"/>
          </w:divBdr>
        </w:div>
        <w:div w:id="31148798">
          <w:marLeft w:val="640"/>
          <w:marRight w:val="0"/>
          <w:marTop w:val="0"/>
          <w:marBottom w:val="0"/>
          <w:divBdr>
            <w:top w:val="none" w:sz="0" w:space="0" w:color="auto"/>
            <w:left w:val="none" w:sz="0" w:space="0" w:color="auto"/>
            <w:bottom w:val="none" w:sz="0" w:space="0" w:color="auto"/>
            <w:right w:val="none" w:sz="0" w:space="0" w:color="auto"/>
          </w:divBdr>
        </w:div>
        <w:div w:id="44911517">
          <w:marLeft w:val="640"/>
          <w:marRight w:val="0"/>
          <w:marTop w:val="0"/>
          <w:marBottom w:val="0"/>
          <w:divBdr>
            <w:top w:val="none" w:sz="0" w:space="0" w:color="auto"/>
            <w:left w:val="none" w:sz="0" w:space="0" w:color="auto"/>
            <w:bottom w:val="none" w:sz="0" w:space="0" w:color="auto"/>
            <w:right w:val="none" w:sz="0" w:space="0" w:color="auto"/>
          </w:divBdr>
        </w:div>
        <w:div w:id="58872213">
          <w:marLeft w:val="640"/>
          <w:marRight w:val="0"/>
          <w:marTop w:val="0"/>
          <w:marBottom w:val="0"/>
          <w:divBdr>
            <w:top w:val="none" w:sz="0" w:space="0" w:color="auto"/>
            <w:left w:val="none" w:sz="0" w:space="0" w:color="auto"/>
            <w:bottom w:val="none" w:sz="0" w:space="0" w:color="auto"/>
            <w:right w:val="none" w:sz="0" w:space="0" w:color="auto"/>
          </w:divBdr>
        </w:div>
        <w:div w:id="60950572">
          <w:marLeft w:val="640"/>
          <w:marRight w:val="0"/>
          <w:marTop w:val="0"/>
          <w:marBottom w:val="0"/>
          <w:divBdr>
            <w:top w:val="none" w:sz="0" w:space="0" w:color="auto"/>
            <w:left w:val="none" w:sz="0" w:space="0" w:color="auto"/>
            <w:bottom w:val="none" w:sz="0" w:space="0" w:color="auto"/>
            <w:right w:val="none" w:sz="0" w:space="0" w:color="auto"/>
          </w:divBdr>
        </w:div>
        <w:div w:id="90660742">
          <w:marLeft w:val="640"/>
          <w:marRight w:val="0"/>
          <w:marTop w:val="0"/>
          <w:marBottom w:val="0"/>
          <w:divBdr>
            <w:top w:val="none" w:sz="0" w:space="0" w:color="auto"/>
            <w:left w:val="none" w:sz="0" w:space="0" w:color="auto"/>
            <w:bottom w:val="none" w:sz="0" w:space="0" w:color="auto"/>
            <w:right w:val="none" w:sz="0" w:space="0" w:color="auto"/>
          </w:divBdr>
        </w:div>
        <w:div w:id="110517504">
          <w:marLeft w:val="640"/>
          <w:marRight w:val="0"/>
          <w:marTop w:val="0"/>
          <w:marBottom w:val="0"/>
          <w:divBdr>
            <w:top w:val="none" w:sz="0" w:space="0" w:color="auto"/>
            <w:left w:val="none" w:sz="0" w:space="0" w:color="auto"/>
            <w:bottom w:val="none" w:sz="0" w:space="0" w:color="auto"/>
            <w:right w:val="none" w:sz="0" w:space="0" w:color="auto"/>
          </w:divBdr>
        </w:div>
        <w:div w:id="119152516">
          <w:marLeft w:val="640"/>
          <w:marRight w:val="0"/>
          <w:marTop w:val="0"/>
          <w:marBottom w:val="0"/>
          <w:divBdr>
            <w:top w:val="none" w:sz="0" w:space="0" w:color="auto"/>
            <w:left w:val="none" w:sz="0" w:space="0" w:color="auto"/>
            <w:bottom w:val="none" w:sz="0" w:space="0" w:color="auto"/>
            <w:right w:val="none" w:sz="0" w:space="0" w:color="auto"/>
          </w:divBdr>
        </w:div>
        <w:div w:id="122041747">
          <w:marLeft w:val="640"/>
          <w:marRight w:val="0"/>
          <w:marTop w:val="0"/>
          <w:marBottom w:val="0"/>
          <w:divBdr>
            <w:top w:val="none" w:sz="0" w:space="0" w:color="auto"/>
            <w:left w:val="none" w:sz="0" w:space="0" w:color="auto"/>
            <w:bottom w:val="none" w:sz="0" w:space="0" w:color="auto"/>
            <w:right w:val="none" w:sz="0" w:space="0" w:color="auto"/>
          </w:divBdr>
        </w:div>
        <w:div w:id="129632353">
          <w:marLeft w:val="640"/>
          <w:marRight w:val="0"/>
          <w:marTop w:val="0"/>
          <w:marBottom w:val="0"/>
          <w:divBdr>
            <w:top w:val="none" w:sz="0" w:space="0" w:color="auto"/>
            <w:left w:val="none" w:sz="0" w:space="0" w:color="auto"/>
            <w:bottom w:val="none" w:sz="0" w:space="0" w:color="auto"/>
            <w:right w:val="none" w:sz="0" w:space="0" w:color="auto"/>
          </w:divBdr>
        </w:div>
        <w:div w:id="199632052">
          <w:marLeft w:val="640"/>
          <w:marRight w:val="0"/>
          <w:marTop w:val="0"/>
          <w:marBottom w:val="0"/>
          <w:divBdr>
            <w:top w:val="none" w:sz="0" w:space="0" w:color="auto"/>
            <w:left w:val="none" w:sz="0" w:space="0" w:color="auto"/>
            <w:bottom w:val="none" w:sz="0" w:space="0" w:color="auto"/>
            <w:right w:val="none" w:sz="0" w:space="0" w:color="auto"/>
          </w:divBdr>
        </w:div>
        <w:div w:id="267393220">
          <w:marLeft w:val="640"/>
          <w:marRight w:val="0"/>
          <w:marTop w:val="0"/>
          <w:marBottom w:val="0"/>
          <w:divBdr>
            <w:top w:val="none" w:sz="0" w:space="0" w:color="auto"/>
            <w:left w:val="none" w:sz="0" w:space="0" w:color="auto"/>
            <w:bottom w:val="none" w:sz="0" w:space="0" w:color="auto"/>
            <w:right w:val="none" w:sz="0" w:space="0" w:color="auto"/>
          </w:divBdr>
        </w:div>
        <w:div w:id="274562663">
          <w:marLeft w:val="640"/>
          <w:marRight w:val="0"/>
          <w:marTop w:val="0"/>
          <w:marBottom w:val="0"/>
          <w:divBdr>
            <w:top w:val="none" w:sz="0" w:space="0" w:color="auto"/>
            <w:left w:val="none" w:sz="0" w:space="0" w:color="auto"/>
            <w:bottom w:val="none" w:sz="0" w:space="0" w:color="auto"/>
            <w:right w:val="none" w:sz="0" w:space="0" w:color="auto"/>
          </w:divBdr>
        </w:div>
        <w:div w:id="313488007">
          <w:marLeft w:val="640"/>
          <w:marRight w:val="0"/>
          <w:marTop w:val="0"/>
          <w:marBottom w:val="0"/>
          <w:divBdr>
            <w:top w:val="none" w:sz="0" w:space="0" w:color="auto"/>
            <w:left w:val="none" w:sz="0" w:space="0" w:color="auto"/>
            <w:bottom w:val="none" w:sz="0" w:space="0" w:color="auto"/>
            <w:right w:val="none" w:sz="0" w:space="0" w:color="auto"/>
          </w:divBdr>
        </w:div>
        <w:div w:id="315107619">
          <w:marLeft w:val="640"/>
          <w:marRight w:val="0"/>
          <w:marTop w:val="0"/>
          <w:marBottom w:val="0"/>
          <w:divBdr>
            <w:top w:val="none" w:sz="0" w:space="0" w:color="auto"/>
            <w:left w:val="none" w:sz="0" w:space="0" w:color="auto"/>
            <w:bottom w:val="none" w:sz="0" w:space="0" w:color="auto"/>
            <w:right w:val="none" w:sz="0" w:space="0" w:color="auto"/>
          </w:divBdr>
        </w:div>
        <w:div w:id="385106864">
          <w:marLeft w:val="640"/>
          <w:marRight w:val="0"/>
          <w:marTop w:val="0"/>
          <w:marBottom w:val="0"/>
          <w:divBdr>
            <w:top w:val="none" w:sz="0" w:space="0" w:color="auto"/>
            <w:left w:val="none" w:sz="0" w:space="0" w:color="auto"/>
            <w:bottom w:val="none" w:sz="0" w:space="0" w:color="auto"/>
            <w:right w:val="none" w:sz="0" w:space="0" w:color="auto"/>
          </w:divBdr>
        </w:div>
        <w:div w:id="396635522">
          <w:marLeft w:val="640"/>
          <w:marRight w:val="0"/>
          <w:marTop w:val="0"/>
          <w:marBottom w:val="0"/>
          <w:divBdr>
            <w:top w:val="none" w:sz="0" w:space="0" w:color="auto"/>
            <w:left w:val="none" w:sz="0" w:space="0" w:color="auto"/>
            <w:bottom w:val="none" w:sz="0" w:space="0" w:color="auto"/>
            <w:right w:val="none" w:sz="0" w:space="0" w:color="auto"/>
          </w:divBdr>
        </w:div>
        <w:div w:id="402723892">
          <w:marLeft w:val="640"/>
          <w:marRight w:val="0"/>
          <w:marTop w:val="0"/>
          <w:marBottom w:val="0"/>
          <w:divBdr>
            <w:top w:val="none" w:sz="0" w:space="0" w:color="auto"/>
            <w:left w:val="none" w:sz="0" w:space="0" w:color="auto"/>
            <w:bottom w:val="none" w:sz="0" w:space="0" w:color="auto"/>
            <w:right w:val="none" w:sz="0" w:space="0" w:color="auto"/>
          </w:divBdr>
        </w:div>
        <w:div w:id="417555045">
          <w:marLeft w:val="640"/>
          <w:marRight w:val="0"/>
          <w:marTop w:val="0"/>
          <w:marBottom w:val="0"/>
          <w:divBdr>
            <w:top w:val="none" w:sz="0" w:space="0" w:color="auto"/>
            <w:left w:val="none" w:sz="0" w:space="0" w:color="auto"/>
            <w:bottom w:val="none" w:sz="0" w:space="0" w:color="auto"/>
            <w:right w:val="none" w:sz="0" w:space="0" w:color="auto"/>
          </w:divBdr>
        </w:div>
        <w:div w:id="421225376">
          <w:marLeft w:val="640"/>
          <w:marRight w:val="0"/>
          <w:marTop w:val="0"/>
          <w:marBottom w:val="0"/>
          <w:divBdr>
            <w:top w:val="none" w:sz="0" w:space="0" w:color="auto"/>
            <w:left w:val="none" w:sz="0" w:space="0" w:color="auto"/>
            <w:bottom w:val="none" w:sz="0" w:space="0" w:color="auto"/>
            <w:right w:val="none" w:sz="0" w:space="0" w:color="auto"/>
          </w:divBdr>
        </w:div>
        <w:div w:id="430593161">
          <w:marLeft w:val="640"/>
          <w:marRight w:val="0"/>
          <w:marTop w:val="0"/>
          <w:marBottom w:val="0"/>
          <w:divBdr>
            <w:top w:val="none" w:sz="0" w:space="0" w:color="auto"/>
            <w:left w:val="none" w:sz="0" w:space="0" w:color="auto"/>
            <w:bottom w:val="none" w:sz="0" w:space="0" w:color="auto"/>
            <w:right w:val="none" w:sz="0" w:space="0" w:color="auto"/>
          </w:divBdr>
        </w:div>
        <w:div w:id="470827881">
          <w:marLeft w:val="640"/>
          <w:marRight w:val="0"/>
          <w:marTop w:val="0"/>
          <w:marBottom w:val="0"/>
          <w:divBdr>
            <w:top w:val="none" w:sz="0" w:space="0" w:color="auto"/>
            <w:left w:val="none" w:sz="0" w:space="0" w:color="auto"/>
            <w:bottom w:val="none" w:sz="0" w:space="0" w:color="auto"/>
            <w:right w:val="none" w:sz="0" w:space="0" w:color="auto"/>
          </w:divBdr>
        </w:div>
        <w:div w:id="534581061">
          <w:marLeft w:val="640"/>
          <w:marRight w:val="0"/>
          <w:marTop w:val="0"/>
          <w:marBottom w:val="0"/>
          <w:divBdr>
            <w:top w:val="none" w:sz="0" w:space="0" w:color="auto"/>
            <w:left w:val="none" w:sz="0" w:space="0" w:color="auto"/>
            <w:bottom w:val="none" w:sz="0" w:space="0" w:color="auto"/>
            <w:right w:val="none" w:sz="0" w:space="0" w:color="auto"/>
          </w:divBdr>
        </w:div>
        <w:div w:id="545063024">
          <w:marLeft w:val="640"/>
          <w:marRight w:val="0"/>
          <w:marTop w:val="0"/>
          <w:marBottom w:val="0"/>
          <w:divBdr>
            <w:top w:val="none" w:sz="0" w:space="0" w:color="auto"/>
            <w:left w:val="none" w:sz="0" w:space="0" w:color="auto"/>
            <w:bottom w:val="none" w:sz="0" w:space="0" w:color="auto"/>
            <w:right w:val="none" w:sz="0" w:space="0" w:color="auto"/>
          </w:divBdr>
        </w:div>
        <w:div w:id="554781459">
          <w:marLeft w:val="640"/>
          <w:marRight w:val="0"/>
          <w:marTop w:val="0"/>
          <w:marBottom w:val="0"/>
          <w:divBdr>
            <w:top w:val="none" w:sz="0" w:space="0" w:color="auto"/>
            <w:left w:val="none" w:sz="0" w:space="0" w:color="auto"/>
            <w:bottom w:val="none" w:sz="0" w:space="0" w:color="auto"/>
            <w:right w:val="none" w:sz="0" w:space="0" w:color="auto"/>
          </w:divBdr>
        </w:div>
        <w:div w:id="583077512">
          <w:marLeft w:val="640"/>
          <w:marRight w:val="0"/>
          <w:marTop w:val="0"/>
          <w:marBottom w:val="0"/>
          <w:divBdr>
            <w:top w:val="none" w:sz="0" w:space="0" w:color="auto"/>
            <w:left w:val="none" w:sz="0" w:space="0" w:color="auto"/>
            <w:bottom w:val="none" w:sz="0" w:space="0" w:color="auto"/>
            <w:right w:val="none" w:sz="0" w:space="0" w:color="auto"/>
          </w:divBdr>
        </w:div>
        <w:div w:id="593364616">
          <w:marLeft w:val="640"/>
          <w:marRight w:val="0"/>
          <w:marTop w:val="0"/>
          <w:marBottom w:val="0"/>
          <w:divBdr>
            <w:top w:val="none" w:sz="0" w:space="0" w:color="auto"/>
            <w:left w:val="none" w:sz="0" w:space="0" w:color="auto"/>
            <w:bottom w:val="none" w:sz="0" w:space="0" w:color="auto"/>
            <w:right w:val="none" w:sz="0" w:space="0" w:color="auto"/>
          </w:divBdr>
        </w:div>
        <w:div w:id="628317948">
          <w:marLeft w:val="640"/>
          <w:marRight w:val="0"/>
          <w:marTop w:val="0"/>
          <w:marBottom w:val="0"/>
          <w:divBdr>
            <w:top w:val="none" w:sz="0" w:space="0" w:color="auto"/>
            <w:left w:val="none" w:sz="0" w:space="0" w:color="auto"/>
            <w:bottom w:val="none" w:sz="0" w:space="0" w:color="auto"/>
            <w:right w:val="none" w:sz="0" w:space="0" w:color="auto"/>
          </w:divBdr>
        </w:div>
        <w:div w:id="718017486">
          <w:marLeft w:val="640"/>
          <w:marRight w:val="0"/>
          <w:marTop w:val="0"/>
          <w:marBottom w:val="0"/>
          <w:divBdr>
            <w:top w:val="none" w:sz="0" w:space="0" w:color="auto"/>
            <w:left w:val="none" w:sz="0" w:space="0" w:color="auto"/>
            <w:bottom w:val="none" w:sz="0" w:space="0" w:color="auto"/>
            <w:right w:val="none" w:sz="0" w:space="0" w:color="auto"/>
          </w:divBdr>
        </w:div>
        <w:div w:id="738938980">
          <w:marLeft w:val="640"/>
          <w:marRight w:val="0"/>
          <w:marTop w:val="0"/>
          <w:marBottom w:val="0"/>
          <w:divBdr>
            <w:top w:val="none" w:sz="0" w:space="0" w:color="auto"/>
            <w:left w:val="none" w:sz="0" w:space="0" w:color="auto"/>
            <w:bottom w:val="none" w:sz="0" w:space="0" w:color="auto"/>
            <w:right w:val="none" w:sz="0" w:space="0" w:color="auto"/>
          </w:divBdr>
        </w:div>
        <w:div w:id="756705570">
          <w:marLeft w:val="640"/>
          <w:marRight w:val="0"/>
          <w:marTop w:val="0"/>
          <w:marBottom w:val="0"/>
          <w:divBdr>
            <w:top w:val="none" w:sz="0" w:space="0" w:color="auto"/>
            <w:left w:val="none" w:sz="0" w:space="0" w:color="auto"/>
            <w:bottom w:val="none" w:sz="0" w:space="0" w:color="auto"/>
            <w:right w:val="none" w:sz="0" w:space="0" w:color="auto"/>
          </w:divBdr>
        </w:div>
        <w:div w:id="814563815">
          <w:marLeft w:val="640"/>
          <w:marRight w:val="0"/>
          <w:marTop w:val="0"/>
          <w:marBottom w:val="0"/>
          <w:divBdr>
            <w:top w:val="none" w:sz="0" w:space="0" w:color="auto"/>
            <w:left w:val="none" w:sz="0" w:space="0" w:color="auto"/>
            <w:bottom w:val="none" w:sz="0" w:space="0" w:color="auto"/>
            <w:right w:val="none" w:sz="0" w:space="0" w:color="auto"/>
          </w:divBdr>
        </w:div>
        <w:div w:id="839470032">
          <w:marLeft w:val="640"/>
          <w:marRight w:val="0"/>
          <w:marTop w:val="0"/>
          <w:marBottom w:val="0"/>
          <w:divBdr>
            <w:top w:val="none" w:sz="0" w:space="0" w:color="auto"/>
            <w:left w:val="none" w:sz="0" w:space="0" w:color="auto"/>
            <w:bottom w:val="none" w:sz="0" w:space="0" w:color="auto"/>
            <w:right w:val="none" w:sz="0" w:space="0" w:color="auto"/>
          </w:divBdr>
        </w:div>
        <w:div w:id="844171882">
          <w:marLeft w:val="640"/>
          <w:marRight w:val="0"/>
          <w:marTop w:val="0"/>
          <w:marBottom w:val="0"/>
          <w:divBdr>
            <w:top w:val="none" w:sz="0" w:space="0" w:color="auto"/>
            <w:left w:val="none" w:sz="0" w:space="0" w:color="auto"/>
            <w:bottom w:val="none" w:sz="0" w:space="0" w:color="auto"/>
            <w:right w:val="none" w:sz="0" w:space="0" w:color="auto"/>
          </w:divBdr>
        </w:div>
        <w:div w:id="906182459">
          <w:marLeft w:val="640"/>
          <w:marRight w:val="0"/>
          <w:marTop w:val="0"/>
          <w:marBottom w:val="0"/>
          <w:divBdr>
            <w:top w:val="none" w:sz="0" w:space="0" w:color="auto"/>
            <w:left w:val="none" w:sz="0" w:space="0" w:color="auto"/>
            <w:bottom w:val="none" w:sz="0" w:space="0" w:color="auto"/>
            <w:right w:val="none" w:sz="0" w:space="0" w:color="auto"/>
          </w:divBdr>
        </w:div>
        <w:div w:id="929267433">
          <w:marLeft w:val="640"/>
          <w:marRight w:val="0"/>
          <w:marTop w:val="0"/>
          <w:marBottom w:val="0"/>
          <w:divBdr>
            <w:top w:val="none" w:sz="0" w:space="0" w:color="auto"/>
            <w:left w:val="none" w:sz="0" w:space="0" w:color="auto"/>
            <w:bottom w:val="none" w:sz="0" w:space="0" w:color="auto"/>
            <w:right w:val="none" w:sz="0" w:space="0" w:color="auto"/>
          </w:divBdr>
        </w:div>
        <w:div w:id="931090930">
          <w:marLeft w:val="640"/>
          <w:marRight w:val="0"/>
          <w:marTop w:val="0"/>
          <w:marBottom w:val="0"/>
          <w:divBdr>
            <w:top w:val="none" w:sz="0" w:space="0" w:color="auto"/>
            <w:left w:val="none" w:sz="0" w:space="0" w:color="auto"/>
            <w:bottom w:val="none" w:sz="0" w:space="0" w:color="auto"/>
            <w:right w:val="none" w:sz="0" w:space="0" w:color="auto"/>
          </w:divBdr>
        </w:div>
        <w:div w:id="945120557">
          <w:marLeft w:val="640"/>
          <w:marRight w:val="0"/>
          <w:marTop w:val="0"/>
          <w:marBottom w:val="0"/>
          <w:divBdr>
            <w:top w:val="none" w:sz="0" w:space="0" w:color="auto"/>
            <w:left w:val="none" w:sz="0" w:space="0" w:color="auto"/>
            <w:bottom w:val="none" w:sz="0" w:space="0" w:color="auto"/>
            <w:right w:val="none" w:sz="0" w:space="0" w:color="auto"/>
          </w:divBdr>
        </w:div>
        <w:div w:id="956957732">
          <w:marLeft w:val="640"/>
          <w:marRight w:val="0"/>
          <w:marTop w:val="0"/>
          <w:marBottom w:val="0"/>
          <w:divBdr>
            <w:top w:val="none" w:sz="0" w:space="0" w:color="auto"/>
            <w:left w:val="none" w:sz="0" w:space="0" w:color="auto"/>
            <w:bottom w:val="none" w:sz="0" w:space="0" w:color="auto"/>
            <w:right w:val="none" w:sz="0" w:space="0" w:color="auto"/>
          </w:divBdr>
        </w:div>
        <w:div w:id="979991430">
          <w:marLeft w:val="640"/>
          <w:marRight w:val="0"/>
          <w:marTop w:val="0"/>
          <w:marBottom w:val="0"/>
          <w:divBdr>
            <w:top w:val="none" w:sz="0" w:space="0" w:color="auto"/>
            <w:left w:val="none" w:sz="0" w:space="0" w:color="auto"/>
            <w:bottom w:val="none" w:sz="0" w:space="0" w:color="auto"/>
            <w:right w:val="none" w:sz="0" w:space="0" w:color="auto"/>
          </w:divBdr>
        </w:div>
        <w:div w:id="985742246">
          <w:marLeft w:val="640"/>
          <w:marRight w:val="0"/>
          <w:marTop w:val="0"/>
          <w:marBottom w:val="0"/>
          <w:divBdr>
            <w:top w:val="none" w:sz="0" w:space="0" w:color="auto"/>
            <w:left w:val="none" w:sz="0" w:space="0" w:color="auto"/>
            <w:bottom w:val="none" w:sz="0" w:space="0" w:color="auto"/>
            <w:right w:val="none" w:sz="0" w:space="0" w:color="auto"/>
          </w:divBdr>
        </w:div>
        <w:div w:id="988094939">
          <w:marLeft w:val="640"/>
          <w:marRight w:val="0"/>
          <w:marTop w:val="0"/>
          <w:marBottom w:val="0"/>
          <w:divBdr>
            <w:top w:val="none" w:sz="0" w:space="0" w:color="auto"/>
            <w:left w:val="none" w:sz="0" w:space="0" w:color="auto"/>
            <w:bottom w:val="none" w:sz="0" w:space="0" w:color="auto"/>
            <w:right w:val="none" w:sz="0" w:space="0" w:color="auto"/>
          </w:divBdr>
        </w:div>
        <w:div w:id="1017075518">
          <w:marLeft w:val="640"/>
          <w:marRight w:val="0"/>
          <w:marTop w:val="0"/>
          <w:marBottom w:val="0"/>
          <w:divBdr>
            <w:top w:val="none" w:sz="0" w:space="0" w:color="auto"/>
            <w:left w:val="none" w:sz="0" w:space="0" w:color="auto"/>
            <w:bottom w:val="none" w:sz="0" w:space="0" w:color="auto"/>
            <w:right w:val="none" w:sz="0" w:space="0" w:color="auto"/>
          </w:divBdr>
        </w:div>
        <w:div w:id="1030835830">
          <w:marLeft w:val="640"/>
          <w:marRight w:val="0"/>
          <w:marTop w:val="0"/>
          <w:marBottom w:val="0"/>
          <w:divBdr>
            <w:top w:val="none" w:sz="0" w:space="0" w:color="auto"/>
            <w:left w:val="none" w:sz="0" w:space="0" w:color="auto"/>
            <w:bottom w:val="none" w:sz="0" w:space="0" w:color="auto"/>
            <w:right w:val="none" w:sz="0" w:space="0" w:color="auto"/>
          </w:divBdr>
        </w:div>
        <w:div w:id="1075013715">
          <w:marLeft w:val="640"/>
          <w:marRight w:val="0"/>
          <w:marTop w:val="0"/>
          <w:marBottom w:val="0"/>
          <w:divBdr>
            <w:top w:val="none" w:sz="0" w:space="0" w:color="auto"/>
            <w:left w:val="none" w:sz="0" w:space="0" w:color="auto"/>
            <w:bottom w:val="none" w:sz="0" w:space="0" w:color="auto"/>
            <w:right w:val="none" w:sz="0" w:space="0" w:color="auto"/>
          </w:divBdr>
        </w:div>
        <w:div w:id="1081367346">
          <w:marLeft w:val="640"/>
          <w:marRight w:val="0"/>
          <w:marTop w:val="0"/>
          <w:marBottom w:val="0"/>
          <w:divBdr>
            <w:top w:val="none" w:sz="0" w:space="0" w:color="auto"/>
            <w:left w:val="none" w:sz="0" w:space="0" w:color="auto"/>
            <w:bottom w:val="none" w:sz="0" w:space="0" w:color="auto"/>
            <w:right w:val="none" w:sz="0" w:space="0" w:color="auto"/>
          </w:divBdr>
        </w:div>
        <w:div w:id="1099718081">
          <w:marLeft w:val="640"/>
          <w:marRight w:val="0"/>
          <w:marTop w:val="0"/>
          <w:marBottom w:val="0"/>
          <w:divBdr>
            <w:top w:val="none" w:sz="0" w:space="0" w:color="auto"/>
            <w:left w:val="none" w:sz="0" w:space="0" w:color="auto"/>
            <w:bottom w:val="none" w:sz="0" w:space="0" w:color="auto"/>
            <w:right w:val="none" w:sz="0" w:space="0" w:color="auto"/>
          </w:divBdr>
        </w:div>
        <w:div w:id="1106383655">
          <w:marLeft w:val="640"/>
          <w:marRight w:val="0"/>
          <w:marTop w:val="0"/>
          <w:marBottom w:val="0"/>
          <w:divBdr>
            <w:top w:val="none" w:sz="0" w:space="0" w:color="auto"/>
            <w:left w:val="none" w:sz="0" w:space="0" w:color="auto"/>
            <w:bottom w:val="none" w:sz="0" w:space="0" w:color="auto"/>
            <w:right w:val="none" w:sz="0" w:space="0" w:color="auto"/>
          </w:divBdr>
        </w:div>
        <w:div w:id="1107117191">
          <w:marLeft w:val="640"/>
          <w:marRight w:val="0"/>
          <w:marTop w:val="0"/>
          <w:marBottom w:val="0"/>
          <w:divBdr>
            <w:top w:val="none" w:sz="0" w:space="0" w:color="auto"/>
            <w:left w:val="none" w:sz="0" w:space="0" w:color="auto"/>
            <w:bottom w:val="none" w:sz="0" w:space="0" w:color="auto"/>
            <w:right w:val="none" w:sz="0" w:space="0" w:color="auto"/>
          </w:divBdr>
        </w:div>
        <w:div w:id="1137602814">
          <w:marLeft w:val="640"/>
          <w:marRight w:val="0"/>
          <w:marTop w:val="0"/>
          <w:marBottom w:val="0"/>
          <w:divBdr>
            <w:top w:val="none" w:sz="0" w:space="0" w:color="auto"/>
            <w:left w:val="none" w:sz="0" w:space="0" w:color="auto"/>
            <w:bottom w:val="none" w:sz="0" w:space="0" w:color="auto"/>
            <w:right w:val="none" w:sz="0" w:space="0" w:color="auto"/>
          </w:divBdr>
        </w:div>
        <w:div w:id="1178040707">
          <w:marLeft w:val="640"/>
          <w:marRight w:val="0"/>
          <w:marTop w:val="0"/>
          <w:marBottom w:val="0"/>
          <w:divBdr>
            <w:top w:val="none" w:sz="0" w:space="0" w:color="auto"/>
            <w:left w:val="none" w:sz="0" w:space="0" w:color="auto"/>
            <w:bottom w:val="none" w:sz="0" w:space="0" w:color="auto"/>
            <w:right w:val="none" w:sz="0" w:space="0" w:color="auto"/>
          </w:divBdr>
        </w:div>
        <w:div w:id="1213150790">
          <w:marLeft w:val="640"/>
          <w:marRight w:val="0"/>
          <w:marTop w:val="0"/>
          <w:marBottom w:val="0"/>
          <w:divBdr>
            <w:top w:val="none" w:sz="0" w:space="0" w:color="auto"/>
            <w:left w:val="none" w:sz="0" w:space="0" w:color="auto"/>
            <w:bottom w:val="none" w:sz="0" w:space="0" w:color="auto"/>
            <w:right w:val="none" w:sz="0" w:space="0" w:color="auto"/>
          </w:divBdr>
        </w:div>
        <w:div w:id="1213466230">
          <w:marLeft w:val="640"/>
          <w:marRight w:val="0"/>
          <w:marTop w:val="0"/>
          <w:marBottom w:val="0"/>
          <w:divBdr>
            <w:top w:val="none" w:sz="0" w:space="0" w:color="auto"/>
            <w:left w:val="none" w:sz="0" w:space="0" w:color="auto"/>
            <w:bottom w:val="none" w:sz="0" w:space="0" w:color="auto"/>
            <w:right w:val="none" w:sz="0" w:space="0" w:color="auto"/>
          </w:divBdr>
        </w:div>
        <w:div w:id="1269196829">
          <w:marLeft w:val="640"/>
          <w:marRight w:val="0"/>
          <w:marTop w:val="0"/>
          <w:marBottom w:val="0"/>
          <w:divBdr>
            <w:top w:val="none" w:sz="0" w:space="0" w:color="auto"/>
            <w:left w:val="none" w:sz="0" w:space="0" w:color="auto"/>
            <w:bottom w:val="none" w:sz="0" w:space="0" w:color="auto"/>
            <w:right w:val="none" w:sz="0" w:space="0" w:color="auto"/>
          </w:divBdr>
        </w:div>
        <w:div w:id="1270239711">
          <w:marLeft w:val="640"/>
          <w:marRight w:val="0"/>
          <w:marTop w:val="0"/>
          <w:marBottom w:val="0"/>
          <w:divBdr>
            <w:top w:val="none" w:sz="0" w:space="0" w:color="auto"/>
            <w:left w:val="none" w:sz="0" w:space="0" w:color="auto"/>
            <w:bottom w:val="none" w:sz="0" w:space="0" w:color="auto"/>
            <w:right w:val="none" w:sz="0" w:space="0" w:color="auto"/>
          </w:divBdr>
        </w:div>
        <w:div w:id="1283270143">
          <w:marLeft w:val="640"/>
          <w:marRight w:val="0"/>
          <w:marTop w:val="0"/>
          <w:marBottom w:val="0"/>
          <w:divBdr>
            <w:top w:val="none" w:sz="0" w:space="0" w:color="auto"/>
            <w:left w:val="none" w:sz="0" w:space="0" w:color="auto"/>
            <w:bottom w:val="none" w:sz="0" w:space="0" w:color="auto"/>
            <w:right w:val="none" w:sz="0" w:space="0" w:color="auto"/>
          </w:divBdr>
        </w:div>
        <w:div w:id="1286766376">
          <w:marLeft w:val="640"/>
          <w:marRight w:val="0"/>
          <w:marTop w:val="0"/>
          <w:marBottom w:val="0"/>
          <w:divBdr>
            <w:top w:val="none" w:sz="0" w:space="0" w:color="auto"/>
            <w:left w:val="none" w:sz="0" w:space="0" w:color="auto"/>
            <w:bottom w:val="none" w:sz="0" w:space="0" w:color="auto"/>
            <w:right w:val="none" w:sz="0" w:space="0" w:color="auto"/>
          </w:divBdr>
        </w:div>
        <w:div w:id="1296183169">
          <w:marLeft w:val="640"/>
          <w:marRight w:val="0"/>
          <w:marTop w:val="0"/>
          <w:marBottom w:val="0"/>
          <w:divBdr>
            <w:top w:val="none" w:sz="0" w:space="0" w:color="auto"/>
            <w:left w:val="none" w:sz="0" w:space="0" w:color="auto"/>
            <w:bottom w:val="none" w:sz="0" w:space="0" w:color="auto"/>
            <w:right w:val="none" w:sz="0" w:space="0" w:color="auto"/>
          </w:divBdr>
        </w:div>
        <w:div w:id="1298486290">
          <w:marLeft w:val="640"/>
          <w:marRight w:val="0"/>
          <w:marTop w:val="0"/>
          <w:marBottom w:val="0"/>
          <w:divBdr>
            <w:top w:val="none" w:sz="0" w:space="0" w:color="auto"/>
            <w:left w:val="none" w:sz="0" w:space="0" w:color="auto"/>
            <w:bottom w:val="none" w:sz="0" w:space="0" w:color="auto"/>
            <w:right w:val="none" w:sz="0" w:space="0" w:color="auto"/>
          </w:divBdr>
        </w:div>
        <w:div w:id="1364016432">
          <w:marLeft w:val="640"/>
          <w:marRight w:val="0"/>
          <w:marTop w:val="0"/>
          <w:marBottom w:val="0"/>
          <w:divBdr>
            <w:top w:val="none" w:sz="0" w:space="0" w:color="auto"/>
            <w:left w:val="none" w:sz="0" w:space="0" w:color="auto"/>
            <w:bottom w:val="none" w:sz="0" w:space="0" w:color="auto"/>
            <w:right w:val="none" w:sz="0" w:space="0" w:color="auto"/>
          </w:divBdr>
        </w:div>
        <w:div w:id="1369454044">
          <w:marLeft w:val="640"/>
          <w:marRight w:val="0"/>
          <w:marTop w:val="0"/>
          <w:marBottom w:val="0"/>
          <w:divBdr>
            <w:top w:val="none" w:sz="0" w:space="0" w:color="auto"/>
            <w:left w:val="none" w:sz="0" w:space="0" w:color="auto"/>
            <w:bottom w:val="none" w:sz="0" w:space="0" w:color="auto"/>
            <w:right w:val="none" w:sz="0" w:space="0" w:color="auto"/>
          </w:divBdr>
        </w:div>
        <w:div w:id="1371295198">
          <w:marLeft w:val="640"/>
          <w:marRight w:val="0"/>
          <w:marTop w:val="0"/>
          <w:marBottom w:val="0"/>
          <w:divBdr>
            <w:top w:val="none" w:sz="0" w:space="0" w:color="auto"/>
            <w:left w:val="none" w:sz="0" w:space="0" w:color="auto"/>
            <w:bottom w:val="none" w:sz="0" w:space="0" w:color="auto"/>
            <w:right w:val="none" w:sz="0" w:space="0" w:color="auto"/>
          </w:divBdr>
        </w:div>
        <w:div w:id="1406684796">
          <w:marLeft w:val="640"/>
          <w:marRight w:val="0"/>
          <w:marTop w:val="0"/>
          <w:marBottom w:val="0"/>
          <w:divBdr>
            <w:top w:val="none" w:sz="0" w:space="0" w:color="auto"/>
            <w:left w:val="none" w:sz="0" w:space="0" w:color="auto"/>
            <w:bottom w:val="none" w:sz="0" w:space="0" w:color="auto"/>
            <w:right w:val="none" w:sz="0" w:space="0" w:color="auto"/>
          </w:divBdr>
        </w:div>
        <w:div w:id="1414738204">
          <w:marLeft w:val="640"/>
          <w:marRight w:val="0"/>
          <w:marTop w:val="0"/>
          <w:marBottom w:val="0"/>
          <w:divBdr>
            <w:top w:val="none" w:sz="0" w:space="0" w:color="auto"/>
            <w:left w:val="none" w:sz="0" w:space="0" w:color="auto"/>
            <w:bottom w:val="none" w:sz="0" w:space="0" w:color="auto"/>
            <w:right w:val="none" w:sz="0" w:space="0" w:color="auto"/>
          </w:divBdr>
        </w:div>
        <w:div w:id="1423450432">
          <w:marLeft w:val="640"/>
          <w:marRight w:val="0"/>
          <w:marTop w:val="0"/>
          <w:marBottom w:val="0"/>
          <w:divBdr>
            <w:top w:val="none" w:sz="0" w:space="0" w:color="auto"/>
            <w:left w:val="none" w:sz="0" w:space="0" w:color="auto"/>
            <w:bottom w:val="none" w:sz="0" w:space="0" w:color="auto"/>
            <w:right w:val="none" w:sz="0" w:space="0" w:color="auto"/>
          </w:divBdr>
        </w:div>
        <w:div w:id="1487168257">
          <w:marLeft w:val="640"/>
          <w:marRight w:val="0"/>
          <w:marTop w:val="0"/>
          <w:marBottom w:val="0"/>
          <w:divBdr>
            <w:top w:val="none" w:sz="0" w:space="0" w:color="auto"/>
            <w:left w:val="none" w:sz="0" w:space="0" w:color="auto"/>
            <w:bottom w:val="none" w:sz="0" w:space="0" w:color="auto"/>
            <w:right w:val="none" w:sz="0" w:space="0" w:color="auto"/>
          </w:divBdr>
        </w:div>
        <w:div w:id="1509784082">
          <w:marLeft w:val="640"/>
          <w:marRight w:val="0"/>
          <w:marTop w:val="0"/>
          <w:marBottom w:val="0"/>
          <w:divBdr>
            <w:top w:val="none" w:sz="0" w:space="0" w:color="auto"/>
            <w:left w:val="none" w:sz="0" w:space="0" w:color="auto"/>
            <w:bottom w:val="none" w:sz="0" w:space="0" w:color="auto"/>
            <w:right w:val="none" w:sz="0" w:space="0" w:color="auto"/>
          </w:divBdr>
        </w:div>
        <w:div w:id="1517305593">
          <w:marLeft w:val="640"/>
          <w:marRight w:val="0"/>
          <w:marTop w:val="0"/>
          <w:marBottom w:val="0"/>
          <w:divBdr>
            <w:top w:val="none" w:sz="0" w:space="0" w:color="auto"/>
            <w:left w:val="none" w:sz="0" w:space="0" w:color="auto"/>
            <w:bottom w:val="none" w:sz="0" w:space="0" w:color="auto"/>
            <w:right w:val="none" w:sz="0" w:space="0" w:color="auto"/>
          </w:divBdr>
        </w:div>
        <w:div w:id="1518302590">
          <w:marLeft w:val="640"/>
          <w:marRight w:val="0"/>
          <w:marTop w:val="0"/>
          <w:marBottom w:val="0"/>
          <w:divBdr>
            <w:top w:val="none" w:sz="0" w:space="0" w:color="auto"/>
            <w:left w:val="none" w:sz="0" w:space="0" w:color="auto"/>
            <w:bottom w:val="none" w:sz="0" w:space="0" w:color="auto"/>
            <w:right w:val="none" w:sz="0" w:space="0" w:color="auto"/>
          </w:divBdr>
        </w:div>
        <w:div w:id="1525971746">
          <w:marLeft w:val="640"/>
          <w:marRight w:val="0"/>
          <w:marTop w:val="0"/>
          <w:marBottom w:val="0"/>
          <w:divBdr>
            <w:top w:val="none" w:sz="0" w:space="0" w:color="auto"/>
            <w:left w:val="none" w:sz="0" w:space="0" w:color="auto"/>
            <w:bottom w:val="none" w:sz="0" w:space="0" w:color="auto"/>
            <w:right w:val="none" w:sz="0" w:space="0" w:color="auto"/>
          </w:divBdr>
        </w:div>
        <w:div w:id="1545675063">
          <w:marLeft w:val="640"/>
          <w:marRight w:val="0"/>
          <w:marTop w:val="0"/>
          <w:marBottom w:val="0"/>
          <w:divBdr>
            <w:top w:val="none" w:sz="0" w:space="0" w:color="auto"/>
            <w:left w:val="none" w:sz="0" w:space="0" w:color="auto"/>
            <w:bottom w:val="none" w:sz="0" w:space="0" w:color="auto"/>
            <w:right w:val="none" w:sz="0" w:space="0" w:color="auto"/>
          </w:divBdr>
        </w:div>
        <w:div w:id="1552307645">
          <w:marLeft w:val="640"/>
          <w:marRight w:val="0"/>
          <w:marTop w:val="0"/>
          <w:marBottom w:val="0"/>
          <w:divBdr>
            <w:top w:val="none" w:sz="0" w:space="0" w:color="auto"/>
            <w:left w:val="none" w:sz="0" w:space="0" w:color="auto"/>
            <w:bottom w:val="none" w:sz="0" w:space="0" w:color="auto"/>
            <w:right w:val="none" w:sz="0" w:space="0" w:color="auto"/>
          </w:divBdr>
        </w:div>
        <w:div w:id="1576206671">
          <w:marLeft w:val="640"/>
          <w:marRight w:val="0"/>
          <w:marTop w:val="0"/>
          <w:marBottom w:val="0"/>
          <w:divBdr>
            <w:top w:val="none" w:sz="0" w:space="0" w:color="auto"/>
            <w:left w:val="none" w:sz="0" w:space="0" w:color="auto"/>
            <w:bottom w:val="none" w:sz="0" w:space="0" w:color="auto"/>
            <w:right w:val="none" w:sz="0" w:space="0" w:color="auto"/>
          </w:divBdr>
        </w:div>
        <w:div w:id="1584949795">
          <w:marLeft w:val="640"/>
          <w:marRight w:val="0"/>
          <w:marTop w:val="0"/>
          <w:marBottom w:val="0"/>
          <w:divBdr>
            <w:top w:val="none" w:sz="0" w:space="0" w:color="auto"/>
            <w:left w:val="none" w:sz="0" w:space="0" w:color="auto"/>
            <w:bottom w:val="none" w:sz="0" w:space="0" w:color="auto"/>
            <w:right w:val="none" w:sz="0" w:space="0" w:color="auto"/>
          </w:divBdr>
        </w:div>
        <w:div w:id="1605915401">
          <w:marLeft w:val="640"/>
          <w:marRight w:val="0"/>
          <w:marTop w:val="0"/>
          <w:marBottom w:val="0"/>
          <w:divBdr>
            <w:top w:val="none" w:sz="0" w:space="0" w:color="auto"/>
            <w:left w:val="none" w:sz="0" w:space="0" w:color="auto"/>
            <w:bottom w:val="none" w:sz="0" w:space="0" w:color="auto"/>
            <w:right w:val="none" w:sz="0" w:space="0" w:color="auto"/>
          </w:divBdr>
        </w:div>
        <w:div w:id="1612085156">
          <w:marLeft w:val="640"/>
          <w:marRight w:val="0"/>
          <w:marTop w:val="0"/>
          <w:marBottom w:val="0"/>
          <w:divBdr>
            <w:top w:val="none" w:sz="0" w:space="0" w:color="auto"/>
            <w:left w:val="none" w:sz="0" w:space="0" w:color="auto"/>
            <w:bottom w:val="none" w:sz="0" w:space="0" w:color="auto"/>
            <w:right w:val="none" w:sz="0" w:space="0" w:color="auto"/>
          </w:divBdr>
        </w:div>
        <w:div w:id="1646734804">
          <w:marLeft w:val="640"/>
          <w:marRight w:val="0"/>
          <w:marTop w:val="0"/>
          <w:marBottom w:val="0"/>
          <w:divBdr>
            <w:top w:val="none" w:sz="0" w:space="0" w:color="auto"/>
            <w:left w:val="none" w:sz="0" w:space="0" w:color="auto"/>
            <w:bottom w:val="none" w:sz="0" w:space="0" w:color="auto"/>
            <w:right w:val="none" w:sz="0" w:space="0" w:color="auto"/>
          </w:divBdr>
        </w:div>
        <w:div w:id="1657149535">
          <w:marLeft w:val="640"/>
          <w:marRight w:val="0"/>
          <w:marTop w:val="0"/>
          <w:marBottom w:val="0"/>
          <w:divBdr>
            <w:top w:val="none" w:sz="0" w:space="0" w:color="auto"/>
            <w:left w:val="none" w:sz="0" w:space="0" w:color="auto"/>
            <w:bottom w:val="none" w:sz="0" w:space="0" w:color="auto"/>
            <w:right w:val="none" w:sz="0" w:space="0" w:color="auto"/>
          </w:divBdr>
        </w:div>
        <w:div w:id="1689332496">
          <w:marLeft w:val="640"/>
          <w:marRight w:val="0"/>
          <w:marTop w:val="0"/>
          <w:marBottom w:val="0"/>
          <w:divBdr>
            <w:top w:val="none" w:sz="0" w:space="0" w:color="auto"/>
            <w:left w:val="none" w:sz="0" w:space="0" w:color="auto"/>
            <w:bottom w:val="none" w:sz="0" w:space="0" w:color="auto"/>
            <w:right w:val="none" w:sz="0" w:space="0" w:color="auto"/>
          </w:divBdr>
        </w:div>
        <w:div w:id="1693412413">
          <w:marLeft w:val="640"/>
          <w:marRight w:val="0"/>
          <w:marTop w:val="0"/>
          <w:marBottom w:val="0"/>
          <w:divBdr>
            <w:top w:val="none" w:sz="0" w:space="0" w:color="auto"/>
            <w:left w:val="none" w:sz="0" w:space="0" w:color="auto"/>
            <w:bottom w:val="none" w:sz="0" w:space="0" w:color="auto"/>
            <w:right w:val="none" w:sz="0" w:space="0" w:color="auto"/>
          </w:divBdr>
        </w:div>
        <w:div w:id="1698433002">
          <w:marLeft w:val="640"/>
          <w:marRight w:val="0"/>
          <w:marTop w:val="0"/>
          <w:marBottom w:val="0"/>
          <w:divBdr>
            <w:top w:val="none" w:sz="0" w:space="0" w:color="auto"/>
            <w:left w:val="none" w:sz="0" w:space="0" w:color="auto"/>
            <w:bottom w:val="none" w:sz="0" w:space="0" w:color="auto"/>
            <w:right w:val="none" w:sz="0" w:space="0" w:color="auto"/>
          </w:divBdr>
        </w:div>
        <w:div w:id="1714958518">
          <w:marLeft w:val="640"/>
          <w:marRight w:val="0"/>
          <w:marTop w:val="0"/>
          <w:marBottom w:val="0"/>
          <w:divBdr>
            <w:top w:val="none" w:sz="0" w:space="0" w:color="auto"/>
            <w:left w:val="none" w:sz="0" w:space="0" w:color="auto"/>
            <w:bottom w:val="none" w:sz="0" w:space="0" w:color="auto"/>
            <w:right w:val="none" w:sz="0" w:space="0" w:color="auto"/>
          </w:divBdr>
        </w:div>
        <w:div w:id="1729642228">
          <w:marLeft w:val="640"/>
          <w:marRight w:val="0"/>
          <w:marTop w:val="0"/>
          <w:marBottom w:val="0"/>
          <w:divBdr>
            <w:top w:val="none" w:sz="0" w:space="0" w:color="auto"/>
            <w:left w:val="none" w:sz="0" w:space="0" w:color="auto"/>
            <w:bottom w:val="none" w:sz="0" w:space="0" w:color="auto"/>
            <w:right w:val="none" w:sz="0" w:space="0" w:color="auto"/>
          </w:divBdr>
        </w:div>
        <w:div w:id="1805808193">
          <w:marLeft w:val="640"/>
          <w:marRight w:val="0"/>
          <w:marTop w:val="0"/>
          <w:marBottom w:val="0"/>
          <w:divBdr>
            <w:top w:val="none" w:sz="0" w:space="0" w:color="auto"/>
            <w:left w:val="none" w:sz="0" w:space="0" w:color="auto"/>
            <w:bottom w:val="none" w:sz="0" w:space="0" w:color="auto"/>
            <w:right w:val="none" w:sz="0" w:space="0" w:color="auto"/>
          </w:divBdr>
        </w:div>
        <w:div w:id="1829899457">
          <w:marLeft w:val="640"/>
          <w:marRight w:val="0"/>
          <w:marTop w:val="0"/>
          <w:marBottom w:val="0"/>
          <w:divBdr>
            <w:top w:val="none" w:sz="0" w:space="0" w:color="auto"/>
            <w:left w:val="none" w:sz="0" w:space="0" w:color="auto"/>
            <w:bottom w:val="none" w:sz="0" w:space="0" w:color="auto"/>
            <w:right w:val="none" w:sz="0" w:space="0" w:color="auto"/>
          </w:divBdr>
        </w:div>
        <w:div w:id="1831171980">
          <w:marLeft w:val="640"/>
          <w:marRight w:val="0"/>
          <w:marTop w:val="0"/>
          <w:marBottom w:val="0"/>
          <w:divBdr>
            <w:top w:val="none" w:sz="0" w:space="0" w:color="auto"/>
            <w:left w:val="none" w:sz="0" w:space="0" w:color="auto"/>
            <w:bottom w:val="none" w:sz="0" w:space="0" w:color="auto"/>
            <w:right w:val="none" w:sz="0" w:space="0" w:color="auto"/>
          </w:divBdr>
        </w:div>
        <w:div w:id="1838571091">
          <w:marLeft w:val="640"/>
          <w:marRight w:val="0"/>
          <w:marTop w:val="0"/>
          <w:marBottom w:val="0"/>
          <w:divBdr>
            <w:top w:val="none" w:sz="0" w:space="0" w:color="auto"/>
            <w:left w:val="none" w:sz="0" w:space="0" w:color="auto"/>
            <w:bottom w:val="none" w:sz="0" w:space="0" w:color="auto"/>
            <w:right w:val="none" w:sz="0" w:space="0" w:color="auto"/>
          </w:divBdr>
        </w:div>
        <w:div w:id="1855067814">
          <w:marLeft w:val="640"/>
          <w:marRight w:val="0"/>
          <w:marTop w:val="0"/>
          <w:marBottom w:val="0"/>
          <w:divBdr>
            <w:top w:val="none" w:sz="0" w:space="0" w:color="auto"/>
            <w:left w:val="none" w:sz="0" w:space="0" w:color="auto"/>
            <w:bottom w:val="none" w:sz="0" w:space="0" w:color="auto"/>
            <w:right w:val="none" w:sz="0" w:space="0" w:color="auto"/>
          </w:divBdr>
        </w:div>
        <w:div w:id="1865164990">
          <w:marLeft w:val="640"/>
          <w:marRight w:val="0"/>
          <w:marTop w:val="0"/>
          <w:marBottom w:val="0"/>
          <w:divBdr>
            <w:top w:val="none" w:sz="0" w:space="0" w:color="auto"/>
            <w:left w:val="none" w:sz="0" w:space="0" w:color="auto"/>
            <w:bottom w:val="none" w:sz="0" w:space="0" w:color="auto"/>
            <w:right w:val="none" w:sz="0" w:space="0" w:color="auto"/>
          </w:divBdr>
        </w:div>
        <w:div w:id="1869220703">
          <w:marLeft w:val="640"/>
          <w:marRight w:val="0"/>
          <w:marTop w:val="0"/>
          <w:marBottom w:val="0"/>
          <w:divBdr>
            <w:top w:val="none" w:sz="0" w:space="0" w:color="auto"/>
            <w:left w:val="none" w:sz="0" w:space="0" w:color="auto"/>
            <w:bottom w:val="none" w:sz="0" w:space="0" w:color="auto"/>
            <w:right w:val="none" w:sz="0" w:space="0" w:color="auto"/>
          </w:divBdr>
        </w:div>
        <w:div w:id="1881627883">
          <w:marLeft w:val="640"/>
          <w:marRight w:val="0"/>
          <w:marTop w:val="0"/>
          <w:marBottom w:val="0"/>
          <w:divBdr>
            <w:top w:val="none" w:sz="0" w:space="0" w:color="auto"/>
            <w:left w:val="none" w:sz="0" w:space="0" w:color="auto"/>
            <w:bottom w:val="none" w:sz="0" w:space="0" w:color="auto"/>
            <w:right w:val="none" w:sz="0" w:space="0" w:color="auto"/>
          </w:divBdr>
        </w:div>
        <w:div w:id="1892690905">
          <w:marLeft w:val="640"/>
          <w:marRight w:val="0"/>
          <w:marTop w:val="0"/>
          <w:marBottom w:val="0"/>
          <w:divBdr>
            <w:top w:val="none" w:sz="0" w:space="0" w:color="auto"/>
            <w:left w:val="none" w:sz="0" w:space="0" w:color="auto"/>
            <w:bottom w:val="none" w:sz="0" w:space="0" w:color="auto"/>
            <w:right w:val="none" w:sz="0" w:space="0" w:color="auto"/>
          </w:divBdr>
        </w:div>
        <w:div w:id="1901749185">
          <w:marLeft w:val="640"/>
          <w:marRight w:val="0"/>
          <w:marTop w:val="0"/>
          <w:marBottom w:val="0"/>
          <w:divBdr>
            <w:top w:val="none" w:sz="0" w:space="0" w:color="auto"/>
            <w:left w:val="none" w:sz="0" w:space="0" w:color="auto"/>
            <w:bottom w:val="none" w:sz="0" w:space="0" w:color="auto"/>
            <w:right w:val="none" w:sz="0" w:space="0" w:color="auto"/>
          </w:divBdr>
        </w:div>
        <w:div w:id="1930893947">
          <w:marLeft w:val="640"/>
          <w:marRight w:val="0"/>
          <w:marTop w:val="0"/>
          <w:marBottom w:val="0"/>
          <w:divBdr>
            <w:top w:val="none" w:sz="0" w:space="0" w:color="auto"/>
            <w:left w:val="none" w:sz="0" w:space="0" w:color="auto"/>
            <w:bottom w:val="none" w:sz="0" w:space="0" w:color="auto"/>
            <w:right w:val="none" w:sz="0" w:space="0" w:color="auto"/>
          </w:divBdr>
        </w:div>
        <w:div w:id="1944797847">
          <w:marLeft w:val="640"/>
          <w:marRight w:val="0"/>
          <w:marTop w:val="0"/>
          <w:marBottom w:val="0"/>
          <w:divBdr>
            <w:top w:val="none" w:sz="0" w:space="0" w:color="auto"/>
            <w:left w:val="none" w:sz="0" w:space="0" w:color="auto"/>
            <w:bottom w:val="none" w:sz="0" w:space="0" w:color="auto"/>
            <w:right w:val="none" w:sz="0" w:space="0" w:color="auto"/>
          </w:divBdr>
        </w:div>
        <w:div w:id="2066174924">
          <w:marLeft w:val="640"/>
          <w:marRight w:val="0"/>
          <w:marTop w:val="0"/>
          <w:marBottom w:val="0"/>
          <w:divBdr>
            <w:top w:val="none" w:sz="0" w:space="0" w:color="auto"/>
            <w:left w:val="none" w:sz="0" w:space="0" w:color="auto"/>
            <w:bottom w:val="none" w:sz="0" w:space="0" w:color="auto"/>
            <w:right w:val="none" w:sz="0" w:space="0" w:color="auto"/>
          </w:divBdr>
        </w:div>
        <w:div w:id="2103717000">
          <w:marLeft w:val="640"/>
          <w:marRight w:val="0"/>
          <w:marTop w:val="0"/>
          <w:marBottom w:val="0"/>
          <w:divBdr>
            <w:top w:val="none" w:sz="0" w:space="0" w:color="auto"/>
            <w:left w:val="none" w:sz="0" w:space="0" w:color="auto"/>
            <w:bottom w:val="none" w:sz="0" w:space="0" w:color="auto"/>
            <w:right w:val="none" w:sz="0" w:space="0" w:color="auto"/>
          </w:divBdr>
        </w:div>
        <w:div w:id="2108427233">
          <w:marLeft w:val="640"/>
          <w:marRight w:val="0"/>
          <w:marTop w:val="0"/>
          <w:marBottom w:val="0"/>
          <w:divBdr>
            <w:top w:val="none" w:sz="0" w:space="0" w:color="auto"/>
            <w:left w:val="none" w:sz="0" w:space="0" w:color="auto"/>
            <w:bottom w:val="none" w:sz="0" w:space="0" w:color="auto"/>
            <w:right w:val="none" w:sz="0" w:space="0" w:color="auto"/>
          </w:divBdr>
        </w:div>
        <w:div w:id="2144076690">
          <w:marLeft w:val="640"/>
          <w:marRight w:val="0"/>
          <w:marTop w:val="0"/>
          <w:marBottom w:val="0"/>
          <w:divBdr>
            <w:top w:val="none" w:sz="0" w:space="0" w:color="auto"/>
            <w:left w:val="none" w:sz="0" w:space="0" w:color="auto"/>
            <w:bottom w:val="none" w:sz="0" w:space="0" w:color="auto"/>
            <w:right w:val="none" w:sz="0" w:space="0" w:color="auto"/>
          </w:divBdr>
        </w:div>
      </w:divsChild>
    </w:div>
    <w:div w:id="1078400934">
      <w:bodyDiv w:val="1"/>
      <w:marLeft w:val="0"/>
      <w:marRight w:val="0"/>
      <w:marTop w:val="0"/>
      <w:marBottom w:val="0"/>
      <w:divBdr>
        <w:top w:val="none" w:sz="0" w:space="0" w:color="auto"/>
        <w:left w:val="none" w:sz="0" w:space="0" w:color="auto"/>
        <w:bottom w:val="none" w:sz="0" w:space="0" w:color="auto"/>
        <w:right w:val="none" w:sz="0" w:space="0" w:color="auto"/>
      </w:divBdr>
      <w:divsChild>
        <w:div w:id="14309006">
          <w:marLeft w:val="640"/>
          <w:marRight w:val="0"/>
          <w:marTop w:val="0"/>
          <w:marBottom w:val="0"/>
          <w:divBdr>
            <w:top w:val="none" w:sz="0" w:space="0" w:color="auto"/>
            <w:left w:val="none" w:sz="0" w:space="0" w:color="auto"/>
            <w:bottom w:val="none" w:sz="0" w:space="0" w:color="auto"/>
            <w:right w:val="none" w:sz="0" w:space="0" w:color="auto"/>
          </w:divBdr>
        </w:div>
        <w:div w:id="19550846">
          <w:marLeft w:val="640"/>
          <w:marRight w:val="0"/>
          <w:marTop w:val="0"/>
          <w:marBottom w:val="0"/>
          <w:divBdr>
            <w:top w:val="none" w:sz="0" w:space="0" w:color="auto"/>
            <w:left w:val="none" w:sz="0" w:space="0" w:color="auto"/>
            <w:bottom w:val="none" w:sz="0" w:space="0" w:color="auto"/>
            <w:right w:val="none" w:sz="0" w:space="0" w:color="auto"/>
          </w:divBdr>
        </w:div>
        <w:div w:id="30033376">
          <w:marLeft w:val="640"/>
          <w:marRight w:val="0"/>
          <w:marTop w:val="0"/>
          <w:marBottom w:val="0"/>
          <w:divBdr>
            <w:top w:val="none" w:sz="0" w:space="0" w:color="auto"/>
            <w:left w:val="none" w:sz="0" w:space="0" w:color="auto"/>
            <w:bottom w:val="none" w:sz="0" w:space="0" w:color="auto"/>
            <w:right w:val="none" w:sz="0" w:space="0" w:color="auto"/>
          </w:divBdr>
        </w:div>
        <w:div w:id="39062401">
          <w:marLeft w:val="640"/>
          <w:marRight w:val="0"/>
          <w:marTop w:val="0"/>
          <w:marBottom w:val="0"/>
          <w:divBdr>
            <w:top w:val="none" w:sz="0" w:space="0" w:color="auto"/>
            <w:left w:val="none" w:sz="0" w:space="0" w:color="auto"/>
            <w:bottom w:val="none" w:sz="0" w:space="0" w:color="auto"/>
            <w:right w:val="none" w:sz="0" w:space="0" w:color="auto"/>
          </w:divBdr>
        </w:div>
        <w:div w:id="116071044">
          <w:marLeft w:val="640"/>
          <w:marRight w:val="0"/>
          <w:marTop w:val="0"/>
          <w:marBottom w:val="0"/>
          <w:divBdr>
            <w:top w:val="none" w:sz="0" w:space="0" w:color="auto"/>
            <w:left w:val="none" w:sz="0" w:space="0" w:color="auto"/>
            <w:bottom w:val="none" w:sz="0" w:space="0" w:color="auto"/>
            <w:right w:val="none" w:sz="0" w:space="0" w:color="auto"/>
          </w:divBdr>
        </w:div>
        <w:div w:id="122500021">
          <w:marLeft w:val="640"/>
          <w:marRight w:val="0"/>
          <w:marTop w:val="0"/>
          <w:marBottom w:val="0"/>
          <w:divBdr>
            <w:top w:val="none" w:sz="0" w:space="0" w:color="auto"/>
            <w:left w:val="none" w:sz="0" w:space="0" w:color="auto"/>
            <w:bottom w:val="none" w:sz="0" w:space="0" w:color="auto"/>
            <w:right w:val="none" w:sz="0" w:space="0" w:color="auto"/>
          </w:divBdr>
        </w:div>
        <w:div w:id="149253512">
          <w:marLeft w:val="640"/>
          <w:marRight w:val="0"/>
          <w:marTop w:val="0"/>
          <w:marBottom w:val="0"/>
          <w:divBdr>
            <w:top w:val="none" w:sz="0" w:space="0" w:color="auto"/>
            <w:left w:val="none" w:sz="0" w:space="0" w:color="auto"/>
            <w:bottom w:val="none" w:sz="0" w:space="0" w:color="auto"/>
            <w:right w:val="none" w:sz="0" w:space="0" w:color="auto"/>
          </w:divBdr>
        </w:div>
        <w:div w:id="160892884">
          <w:marLeft w:val="640"/>
          <w:marRight w:val="0"/>
          <w:marTop w:val="0"/>
          <w:marBottom w:val="0"/>
          <w:divBdr>
            <w:top w:val="none" w:sz="0" w:space="0" w:color="auto"/>
            <w:left w:val="none" w:sz="0" w:space="0" w:color="auto"/>
            <w:bottom w:val="none" w:sz="0" w:space="0" w:color="auto"/>
            <w:right w:val="none" w:sz="0" w:space="0" w:color="auto"/>
          </w:divBdr>
        </w:div>
        <w:div w:id="188958989">
          <w:marLeft w:val="640"/>
          <w:marRight w:val="0"/>
          <w:marTop w:val="0"/>
          <w:marBottom w:val="0"/>
          <w:divBdr>
            <w:top w:val="none" w:sz="0" w:space="0" w:color="auto"/>
            <w:left w:val="none" w:sz="0" w:space="0" w:color="auto"/>
            <w:bottom w:val="none" w:sz="0" w:space="0" w:color="auto"/>
            <w:right w:val="none" w:sz="0" w:space="0" w:color="auto"/>
          </w:divBdr>
        </w:div>
        <w:div w:id="221210970">
          <w:marLeft w:val="640"/>
          <w:marRight w:val="0"/>
          <w:marTop w:val="0"/>
          <w:marBottom w:val="0"/>
          <w:divBdr>
            <w:top w:val="none" w:sz="0" w:space="0" w:color="auto"/>
            <w:left w:val="none" w:sz="0" w:space="0" w:color="auto"/>
            <w:bottom w:val="none" w:sz="0" w:space="0" w:color="auto"/>
            <w:right w:val="none" w:sz="0" w:space="0" w:color="auto"/>
          </w:divBdr>
        </w:div>
        <w:div w:id="237592816">
          <w:marLeft w:val="640"/>
          <w:marRight w:val="0"/>
          <w:marTop w:val="0"/>
          <w:marBottom w:val="0"/>
          <w:divBdr>
            <w:top w:val="none" w:sz="0" w:space="0" w:color="auto"/>
            <w:left w:val="none" w:sz="0" w:space="0" w:color="auto"/>
            <w:bottom w:val="none" w:sz="0" w:space="0" w:color="auto"/>
            <w:right w:val="none" w:sz="0" w:space="0" w:color="auto"/>
          </w:divBdr>
        </w:div>
        <w:div w:id="258149399">
          <w:marLeft w:val="640"/>
          <w:marRight w:val="0"/>
          <w:marTop w:val="0"/>
          <w:marBottom w:val="0"/>
          <w:divBdr>
            <w:top w:val="none" w:sz="0" w:space="0" w:color="auto"/>
            <w:left w:val="none" w:sz="0" w:space="0" w:color="auto"/>
            <w:bottom w:val="none" w:sz="0" w:space="0" w:color="auto"/>
            <w:right w:val="none" w:sz="0" w:space="0" w:color="auto"/>
          </w:divBdr>
        </w:div>
        <w:div w:id="265575052">
          <w:marLeft w:val="640"/>
          <w:marRight w:val="0"/>
          <w:marTop w:val="0"/>
          <w:marBottom w:val="0"/>
          <w:divBdr>
            <w:top w:val="none" w:sz="0" w:space="0" w:color="auto"/>
            <w:left w:val="none" w:sz="0" w:space="0" w:color="auto"/>
            <w:bottom w:val="none" w:sz="0" w:space="0" w:color="auto"/>
            <w:right w:val="none" w:sz="0" w:space="0" w:color="auto"/>
          </w:divBdr>
        </w:div>
        <w:div w:id="307630457">
          <w:marLeft w:val="640"/>
          <w:marRight w:val="0"/>
          <w:marTop w:val="0"/>
          <w:marBottom w:val="0"/>
          <w:divBdr>
            <w:top w:val="none" w:sz="0" w:space="0" w:color="auto"/>
            <w:left w:val="none" w:sz="0" w:space="0" w:color="auto"/>
            <w:bottom w:val="none" w:sz="0" w:space="0" w:color="auto"/>
            <w:right w:val="none" w:sz="0" w:space="0" w:color="auto"/>
          </w:divBdr>
        </w:div>
        <w:div w:id="336540042">
          <w:marLeft w:val="640"/>
          <w:marRight w:val="0"/>
          <w:marTop w:val="0"/>
          <w:marBottom w:val="0"/>
          <w:divBdr>
            <w:top w:val="none" w:sz="0" w:space="0" w:color="auto"/>
            <w:left w:val="none" w:sz="0" w:space="0" w:color="auto"/>
            <w:bottom w:val="none" w:sz="0" w:space="0" w:color="auto"/>
            <w:right w:val="none" w:sz="0" w:space="0" w:color="auto"/>
          </w:divBdr>
        </w:div>
        <w:div w:id="337003617">
          <w:marLeft w:val="640"/>
          <w:marRight w:val="0"/>
          <w:marTop w:val="0"/>
          <w:marBottom w:val="0"/>
          <w:divBdr>
            <w:top w:val="none" w:sz="0" w:space="0" w:color="auto"/>
            <w:left w:val="none" w:sz="0" w:space="0" w:color="auto"/>
            <w:bottom w:val="none" w:sz="0" w:space="0" w:color="auto"/>
            <w:right w:val="none" w:sz="0" w:space="0" w:color="auto"/>
          </w:divBdr>
        </w:div>
        <w:div w:id="360522660">
          <w:marLeft w:val="640"/>
          <w:marRight w:val="0"/>
          <w:marTop w:val="0"/>
          <w:marBottom w:val="0"/>
          <w:divBdr>
            <w:top w:val="none" w:sz="0" w:space="0" w:color="auto"/>
            <w:left w:val="none" w:sz="0" w:space="0" w:color="auto"/>
            <w:bottom w:val="none" w:sz="0" w:space="0" w:color="auto"/>
            <w:right w:val="none" w:sz="0" w:space="0" w:color="auto"/>
          </w:divBdr>
        </w:div>
        <w:div w:id="367681006">
          <w:marLeft w:val="640"/>
          <w:marRight w:val="0"/>
          <w:marTop w:val="0"/>
          <w:marBottom w:val="0"/>
          <w:divBdr>
            <w:top w:val="none" w:sz="0" w:space="0" w:color="auto"/>
            <w:left w:val="none" w:sz="0" w:space="0" w:color="auto"/>
            <w:bottom w:val="none" w:sz="0" w:space="0" w:color="auto"/>
            <w:right w:val="none" w:sz="0" w:space="0" w:color="auto"/>
          </w:divBdr>
        </w:div>
        <w:div w:id="376320881">
          <w:marLeft w:val="640"/>
          <w:marRight w:val="0"/>
          <w:marTop w:val="0"/>
          <w:marBottom w:val="0"/>
          <w:divBdr>
            <w:top w:val="none" w:sz="0" w:space="0" w:color="auto"/>
            <w:left w:val="none" w:sz="0" w:space="0" w:color="auto"/>
            <w:bottom w:val="none" w:sz="0" w:space="0" w:color="auto"/>
            <w:right w:val="none" w:sz="0" w:space="0" w:color="auto"/>
          </w:divBdr>
        </w:div>
        <w:div w:id="391194995">
          <w:marLeft w:val="640"/>
          <w:marRight w:val="0"/>
          <w:marTop w:val="0"/>
          <w:marBottom w:val="0"/>
          <w:divBdr>
            <w:top w:val="none" w:sz="0" w:space="0" w:color="auto"/>
            <w:left w:val="none" w:sz="0" w:space="0" w:color="auto"/>
            <w:bottom w:val="none" w:sz="0" w:space="0" w:color="auto"/>
            <w:right w:val="none" w:sz="0" w:space="0" w:color="auto"/>
          </w:divBdr>
        </w:div>
        <w:div w:id="408040389">
          <w:marLeft w:val="640"/>
          <w:marRight w:val="0"/>
          <w:marTop w:val="0"/>
          <w:marBottom w:val="0"/>
          <w:divBdr>
            <w:top w:val="none" w:sz="0" w:space="0" w:color="auto"/>
            <w:left w:val="none" w:sz="0" w:space="0" w:color="auto"/>
            <w:bottom w:val="none" w:sz="0" w:space="0" w:color="auto"/>
            <w:right w:val="none" w:sz="0" w:space="0" w:color="auto"/>
          </w:divBdr>
        </w:div>
        <w:div w:id="421462581">
          <w:marLeft w:val="640"/>
          <w:marRight w:val="0"/>
          <w:marTop w:val="0"/>
          <w:marBottom w:val="0"/>
          <w:divBdr>
            <w:top w:val="none" w:sz="0" w:space="0" w:color="auto"/>
            <w:left w:val="none" w:sz="0" w:space="0" w:color="auto"/>
            <w:bottom w:val="none" w:sz="0" w:space="0" w:color="auto"/>
            <w:right w:val="none" w:sz="0" w:space="0" w:color="auto"/>
          </w:divBdr>
        </w:div>
        <w:div w:id="468209098">
          <w:marLeft w:val="640"/>
          <w:marRight w:val="0"/>
          <w:marTop w:val="0"/>
          <w:marBottom w:val="0"/>
          <w:divBdr>
            <w:top w:val="none" w:sz="0" w:space="0" w:color="auto"/>
            <w:left w:val="none" w:sz="0" w:space="0" w:color="auto"/>
            <w:bottom w:val="none" w:sz="0" w:space="0" w:color="auto"/>
            <w:right w:val="none" w:sz="0" w:space="0" w:color="auto"/>
          </w:divBdr>
        </w:div>
        <w:div w:id="486479836">
          <w:marLeft w:val="640"/>
          <w:marRight w:val="0"/>
          <w:marTop w:val="0"/>
          <w:marBottom w:val="0"/>
          <w:divBdr>
            <w:top w:val="none" w:sz="0" w:space="0" w:color="auto"/>
            <w:left w:val="none" w:sz="0" w:space="0" w:color="auto"/>
            <w:bottom w:val="none" w:sz="0" w:space="0" w:color="auto"/>
            <w:right w:val="none" w:sz="0" w:space="0" w:color="auto"/>
          </w:divBdr>
        </w:div>
        <w:div w:id="499348125">
          <w:marLeft w:val="640"/>
          <w:marRight w:val="0"/>
          <w:marTop w:val="0"/>
          <w:marBottom w:val="0"/>
          <w:divBdr>
            <w:top w:val="none" w:sz="0" w:space="0" w:color="auto"/>
            <w:left w:val="none" w:sz="0" w:space="0" w:color="auto"/>
            <w:bottom w:val="none" w:sz="0" w:space="0" w:color="auto"/>
            <w:right w:val="none" w:sz="0" w:space="0" w:color="auto"/>
          </w:divBdr>
        </w:div>
        <w:div w:id="513613135">
          <w:marLeft w:val="640"/>
          <w:marRight w:val="0"/>
          <w:marTop w:val="0"/>
          <w:marBottom w:val="0"/>
          <w:divBdr>
            <w:top w:val="none" w:sz="0" w:space="0" w:color="auto"/>
            <w:left w:val="none" w:sz="0" w:space="0" w:color="auto"/>
            <w:bottom w:val="none" w:sz="0" w:space="0" w:color="auto"/>
            <w:right w:val="none" w:sz="0" w:space="0" w:color="auto"/>
          </w:divBdr>
        </w:div>
        <w:div w:id="514732506">
          <w:marLeft w:val="640"/>
          <w:marRight w:val="0"/>
          <w:marTop w:val="0"/>
          <w:marBottom w:val="0"/>
          <w:divBdr>
            <w:top w:val="none" w:sz="0" w:space="0" w:color="auto"/>
            <w:left w:val="none" w:sz="0" w:space="0" w:color="auto"/>
            <w:bottom w:val="none" w:sz="0" w:space="0" w:color="auto"/>
            <w:right w:val="none" w:sz="0" w:space="0" w:color="auto"/>
          </w:divBdr>
        </w:div>
        <w:div w:id="521746166">
          <w:marLeft w:val="640"/>
          <w:marRight w:val="0"/>
          <w:marTop w:val="0"/>
          <w:marBottom w:val="0"/>
          <w:divBdr>
            <w:top w:val="none" w:sz="0" w:space="0" w:color="auto"/>
            <w:left w:val="none" w:sz="0" w:space="0" w:color="auto"/>
            <w:bottom w:val="none" w:sz="0" w:space="0" w:color="auto"/>
            <w:right w:val="none" w:sz="0" w:space="0" w:color="auto"/>
          </w:divBdr>
        </w:div>
        <w:div w:id="523859937">
          <w:marLeft w:val="640"/>
          <w:marRight w:val="0"/>
          <w:marTop w:val="0"/>
          <w:marBottom w:val="0"/>
          <w:divBdr>
            <w:top w:val="none" w:sz="0" w:space="0" w:color="auto"/>
            <w:left w:val="none" w:sz="0" w:space="0" w:color="auto"/>
            <w:bottom w:val="none" w:sz="0" w:space="0" w:color="auto"/>
            <w:right w:val="none" w:sz="0" w:space="0" w:color="auto"/>
          </w:divBdr>
        </w:div>
        <w:div w:id="559754459">
          <w:marLeft w:val="640"/>
          <w:marRight w:val="0"/>
          <w:marTop w:val="0"/>
          <w:marBottom w:val="0"/>
          <w:divBdr>
            <w:top w:val="none" w:sz="0" w:space="0" w:color="auto"/>
            <w:left w:val="none" w:sz="0" w:space="0" w:color="auto"/>
            <w:bottom w:val="none" w:sz="0" w:space="0" w:color="auto"/>
            <w:right w:val="none" w:sz="0" w:space="0" w:color="auto"/>
          </w:divBdr>
        </w:div>
        <w:div w:id="566183258">
          <w:marLeft w:val="640"/>
          <w:marRight w:val="0"/>
          <w:marTop w:val="0"/>
          <w:marBottom w:val="0"/>
          <w:divBdr>
            <w:top w:val="none" w:sz="0" w:space="0" w:color="auto"/>
            <w:left w:val="none" w:sz="0" w:space="0" w:color="auto"/>
            <w:bottom w:val="none" w:sz="0" w:space="0" w:color="auto"/>
            <w:right w:val="none" w:sz="0" w:space="0" w:color="auto"/>
          </w:divBdr>
        </w:div>
        <w:div w:id="598610964">
          <w:marLeft w:val="640"/>
          <w:marRight w:val="0"/>
          <w:marTop w:val="0"/>
          <w:marBottom w:val="0"/>
          <w:divBdr>
            <w:top w:val="none" w:sz="0" w:space="0" w:color="auto"/>
            <w:left w:val="none" w:sz="0" w:space="0" w:color="auto"/>
            <w:bottom w:val="none" w:sz="0" w:space="0" w:color="auto"/>
            <w:right w:val="none" w:sz="0" w:space="0" w:color="auto"/>
          </w:divBdr>
        </w:div>
        <w:div w:id="610166718">
          <w:marLeft w:val="640"/>
          <w:marRight w:val="0"/>
          <w:marTop w:val="0"/>
          <w:marBottom w:val="0"/>
          <w:divBdr>
            <w:top w:val="none" w:sz="0" w:space="0" w:color="auto"/>
            <w:left w:val="none" w:sz="0" w:space="0" w:color="auto"/>
            <w:bottom w:val="none" w:sz="0" w:space="0" w:color="auto"/>
            <w:right w:val="none" w:sz="0" w:space="0" w:color="auto"/>
          </w:divBdr>
        </w:div>
        <w:div w:id="631519898">
          <w:marLeft w:val="640"/>
          <w:marRight w:val="0"/>
          <w:marTop w:val="0"/>
          <w:marBottom w:val="0"/>
          <w:divBdr>
            <w:top w:val="none" w:sz="0" w:space="0" w:color="auto"/>
            <w:left w:val="none" w:sz="0" w:space="0" w:color="auto"/>
            <w:bottom w:val="none" w:sz="0" w:space="0" w:color="auto"/>
            <w:right w:val="none" w:sz="0" w:space="0" w:color="auto"/>
          </w:divBdr>
        </w:div>
        <w:div w:id="648173087">
          <w:marLeft w:val="640"/>
          <w:marRight w:val="0"/>
          <w:marTop w:val="0"/>
          <w:marBottom w:val="0"/>
          <w:divBdr>
            <w:top w:val="none" w:sz="0" w:space="0" w:color="auto"/>
            <w:left w:val="none" w:sz="0" w:space="0" w:color="auto"/>
            <w:bottom w:val="none" w:sz="0" w:space="0" w:color="auto"/>
            <w:right w:val="none" w:sz="0" w:space="0" w:color="auto"/>
          </w:divBdr>
        </w:div>
        <w:div w:id="653291711">
          <w:marLeft w:val="640"/>
          <w:marRight w:val="0"/>
          <w:marTop w:val="0"/>
          <w:marBottom w:val="0"/>
          <w:divBdr>
            <w:top w:val="none" w:sz="0" w:space="0" w:color="auto"/>
            <w:left w:val="none" w:sz="0" w:space="0" w:color="auto"/>
            <w:bottom w:val="none" w:sz="0" w:space="0" w:color="auto"/>
            <w:right w:val="none" w:sz="0" w:space="0" w:color="auto"/>
          </w:divBdr>
        </w:div>
        <w:div w:id="665018738">
          <w:marLeft w:val="640"/>
          <w:marRight w:val="0"/>
          <w:marTop w:val="0"/>
          <w:marBottom w:val="0"/>
          <w:divBdr>
            <w:top w:val="none" w:sz="0" w:space="0" w:color="auto"/>
            <w:left w:val="none" w:sz="0" w:space="0" w:color="auto"/>
            <w:bottom w:val="none" w:sz="0" w:space="0" w:color="auto"/>
            <w:right w:val="none" w:sz="0" w:space="0" w:color="auto"/>
          </w:divBdr>
        </w:div>
        <w:div w:id="685137229">
          <w:marLeft w:val="640"/>
          <w:marRight w:val="0"/>
          <w:marTop w:val="0"/>
          <w:marBottom w:val="0"/>
          <w:divBdr>
            <w:top w:val="none" w:sz="0" w:space="0" w:color="auto"/>
            <w:left w:val="none" w:sz="0" w:space="0" w:color="auto"/>
            <w:bottom w:val="none" w:sz="0" w:space="0" w:color="auto"/>
            <w:right w:val="none" w:sz="0" w:space="0" w:color="auto"/>
          </w:divBdr>
        </w:div>
        <w:div w:id="700784977">
          <w:marLeft w:val="640"/>
          <w:marRight w:val="0"/>
          <w:marTop w:val="0"/>
          <w:marBottom w:val="0"/>
          <w:divBdr>
            <w:top w:val="none" w:sz="0" w:space="0" w:color="auto"/>
            <w:left w:val="none" w:sz="0" w:space="0" w:color="auto"/>
            <w:bottom w:val="none" w:sz="0" w:space="0" w:color="auto"/>
            <w:right w:val="none" w:sz="0" w:space="0" w:color="auto"/>
          </w:divBdr>
        </w:div>
        <w:div w:id="708064926">
          <w:marLeft w:val="640"/>
          <w:marRight w:val="0"/>
          <w:marTop w:val="0"/>
          <w:marBottom w:val="0"/>
          <w:divBdr>
            <w:top w:val="none" w:sz="0" w:space="0" w:color="auto"/>
            <w:left w:val="none" w:sz="0" w:space="0" w:color="auto"/>
            <w:bottom w:val="none" w:sz="0" w:space="0" w:color="auto"/>
            <w:right w:val="none" w:sz="0" w:space="0" w:color="auto"/>
          </w:divBdr>
        </w:div>
        <w:div w:id="764038601">
          <w:marLeft w:val="640"/>
          <w:marRight w:val="0"/>
          <w:marTop w:val="0"/>
          <w:marBottom w:val="0"/>
          <w:divBdr>
            <w:top w:val="none" w:sz="0" w:space="0" w:color="auto"/>
            <w:left w:val="none" w:sz="0" w:space="0" w:color="auto"/>
            <w:bottom w:val="none" w:sz="0" w:space="0" w:color="auto"/>
            <w:right w:val="none" w:sz="0" w:space="0" w:color="auto"/>
          </w:divBdr>
        </w:div>
        <w:div w:id="799618025">
          <w:marLeft w:val="640"/>
          <w:marRight w:val="0"/>
          <w:marTop w:val="0"/>
          <w:marBottom w:val="0"/>
          <w:divBdr>
            <w:top w:val="none" w:sz="0" w:space="0" w:color="auto"/>
            <w:left w:val="none" w:sz="0" w:space="0" w:color="auto"/>
            <w:bottom w:val="none" w:sz="0" w:space="0" w:color="auto"/>
            <w:right w:val="none" w:sz="0" w:space="0" w:color="auto"/>
          </w:divBdr>
        </w:div>
        <w:div w:id="813916466">
          <w:marLeft w:val="640"/>
          <w:marRight w:val="0"/>
          <w:marTop w:val="0"/>
          <w:marBottom w:val="0"/>
          <w:divBdr>
            <w:top w:val="none" w:sz="0" w:space="0" w:color="auto"/>
            <w:left w:val="none" w:sz="0" w:space="0" w:color="auto"/>
            <w:bottom w:val="none" w:sz="0" w:space="0" w:color="auto"/>
            <w:right w:val="none" w:sz="0" w:space="0" w:color="auto"/>
          </w:divBdr>
        </w:div>
        <w:div w:id="846600067">
          <w:marLeft w:val="640"/>
          <w:marRight w:val="0"/>
          <w:marTop w:val="0"/>
          <w:marBottom w:val="0"/>
          <w:divBdr>
            <w:top w:val="none" w:sz="0" w:space="0" w:color="auto"/>
            <w:left w:val="none" w:sz="0" w:space="0" w:color="auto"/>
            <w:bottom w:val="none" w:sz="0" w:space="0" w:color="auto"/>
            <w:right w:val="none" w:sz="0" w:space="0" w:color="auto"/>
          </w:divBdr>
        </w:div>
        <w:div w:id="861171072">
          <w:marLeft w:val="640"/>
          <w:marRight w:val="0"/>
          <w:marTop w:val="0"/>
          <w:marBottom w:val="0"/>
          <w:divBdr>
            <w:top w:val="none" w:sz="0" w:space="0" w:color="auto"/>
            <w:left w:val="none" w:sz="0" w:space="0" w:color="auto"/>
            <w:bottom w:val="none" w:sz="0" w:space="0" w:color="auto"/>
            <w:right w:val="none" w:sz="0" w:space="0" w:color="auto"/>
          </w:divBdr>
        </w:div>
        <w:div w:id="869104557">
          <w:marLeft w:val="640"/>
          <w:marRight w:val="0"/>
          <w:marTop w:val="0"/>
          <w:marBottom w:val="0"/>
          <w:divBdr>
            <w:top w:val="none" w:sz="0" w:space="0" w:color="auto"/>
            <w:left w:val="none" w:sz="0" w:space="0" w:color="auto"/>
            <w:bottom w:val="none" w:sz="0" w:space="0" w:color="auto"/>
            <w:right w:val="none" w:sz="0" w:space="0" w:color="auto"/>
          </w:divBdr>
        </w:div>
        <w:div w:id="885721512">
          <w:marLeft w:val="640"/>
          <w:marRight w:val="0"/>
          <w:marTop w:val="0"/>
          <w:marBottom w:val="0"/>
          <w:divBdr>
            <w:top w:val="none" w:sz="0" w:space="0" w:color="auto"/>
            <w:left w:val="none" w:sz="0" w:space="0" w:color="auto"/>
            <w:bottom w:val="none" w:sz="0" w:space="0" w:color="auto"/>
            <w:right w:val="none" w:sz="0" w:space="0" w:color="auto"/>
          </w:divBdr>
        </w:div>
        <w:div w:id="941228902">
          <w:marLeft w:val="640"/>
          <w:marRight w:val="0"/>
          <w:marTop w:val="0"/>
          <w:marBottom w:val="0"/>
          <w:divBdr>
            <w:top w:val="none" w:sz="0" w:space="0" w:color="auto"/>
            <w:left w:val="none" w:sz="0" w:space="0" w:color="auto"/>
            <w:bottom w:val="none" w:sz="0" w:space="0" w:color="auto"/>
            <w:right w:val="none" w:sz="0" w:space="0" w:color="auto"/>
          </w:divBdr>
        </w:div>
        <w:div w:id="995524552">
          <w:marLeft w:val="640"/>
          <w:marRight w:val="0"/>
          <w:marTop w:val="0"/>
          <w:marBottom w:val="0"/>
          <w:divBdr>
            <w:top w:val="none" w:sz="0" w:space="0" w:color="auto"/>
            <w:left w:val="none" w:sz="0" w:space="0" w:color="auto"/>
            <w:bottom w:val="none" w:sz="0" w:space="0" w:color="auto"/>
            <w:right w:val="none" w:sz="0" w:space="0" w:color="auto"/>
          </w:divBdr>
        </w:div>
        <w:div w:id="1015031957">
          <w:marLeft w:val="640"/>
          <w:marRight w:val="0"/>
          <w:marTop w:val="0"/>
          <w:marBottom w:val="0"/>
          <w:divBdr>
            <w:top w:val="none" w:sz="0" w:space="0" w:color="auto"/>
            <w:left w:val="none" w:sz="0" w:space="0" w:color="auto"/>
            <w:bottom w:val="none" w:sz="0" w:space="0" w:color="auto"/>
            <w:right w:val="none" w:sz="0" w:space="0" w:color="auto"/>
          </w:divBdr>
        </w:div>
        <w:div w:id="1065106887">
          <w:marLeft w:val="640"/>
          <w:marRight w:val="0"/>
          <w:marTop w:val="0"/>
          <w:marBottom w:val="0"/>
          <w:divBdr>
            <w:top w:val="none" w:sz="0" w:space="0" w:color="auto"/>
            <w:left w:val="none" w:sz="0" w:space="0" w:color="auto"/>
            <w:bottom w:val="none" w:sz="0" w:space="0" w:color="auto"/>
            <w:right w:val="none" w:sz="0" w:space="0" w:color="auto"/>
          </w:divBdr>
        </w:div>
        <w:div w:id="1069425084">
          <w:marLeft w:val="640"/>
          <w:marRight w:val="0"/>
          <w:marTop w:val="0"/>
          <w:marBottom w:val="0"/>
          <w:divBdr>
            <w:top w:val="none" w:sz="0" w:space="0" w:color="auto"/>
            <w:left w:val="none" w:sz="0" w:space="0" w:color="auto"/>
            <w:bottom w:val="none" w:sz="0" w:space="0" w:color="auto"/>
            <w:right w:val="none" w:sz="0" w:space="0" w:color="auto"/>
          </w:divBdr>
        </w:div>
        <w:div w:id="1076325523">
          <w:marLeft w:val="640"/>
          <w:marRight w:val="0"/>
          <w:marTop w:val="0"/>
          <w:marBottom w:val="0"/>
          <w:divBdr>
            <w:top w:val="none" w:sz="0" w:space="0" w:color="auto"/>
            <w:left w:val="none" w:sz="0" w:space="0" w:color="auto"/>
            <w:bottom w:val="none" w:sz="0" w:space="0" w:color="auto"/>
            <w:right w:val="none" w:sz="0" w:space="0" w:color="auto"/>
          </w:divBdr>
        </w:div>
        <w:div w:id="1086532199">
          <w:marLeft w:val="640"/>
          <w:marRight w:val="0"/>
          <w:marTop w:val="0"/>
          <w:marBottom w:val="0"/>
          <w:divBdr>
            <w:top w:val="none" w:sz="0" w:space="0" w:color="auto"/>
            <w:left w:val="none" w:sz="0" w:space="0" w:color="auto"/>
            <w:bottom w:val="none" w:sz="0" w:space="0" w:color="auto"/>
            <w:right w:val="none" w:sz="0" w:space="0" w:color="auto"/>
          </w:divBdr>
        </w:div>
        <w:div w:id="1098408941">
          <w:marLeft w:val="640"/>
          <w:marRight w:val="0"/>
          <w:marTop w:val="0"/>
          <w:marBottom w:val="0"/>
          <w:divBdr>
            <w:top w:val="none" w:sz="0" w:space="0" w:color="auto"/>
            <w:left w:val="none" w:sz="0" w:space="0" w:color="auto"/>
            <w:bottom w:val="none" w:sz="0" w:space="0" w:color="auto"/>
            <w:right w:val="none" w:sz="0" w:space="0" w:color="auto"/>
          </w:divBdr>
        </w:div>
        <w:div w:id="1110121981">
          <w:marLeft w:val="640"/>
          <w:marRight w:val="0"/>
          <w:marTop w:val="0"/>
          <w:marBottom w:val="0"/>
          <w:divBdr>
            <w:top w:val="none" w:sz="0" w:space="0" w:color="auto"/>
            <w:left w:val="none" w:sz="0" w:space="0" w:color="auto"/>
            <w:bottom w:val="none" w:sz="0" w:space="0" w:color="auto"/>
            <w:right w:val="none" w:sz="0" w:space="0" w:color="auto"/>
          </w:divBdr>
        </w:div>
        <w:div w:id="1131292613">
          <w:marLeft w:val="640"/>
          <w:marRight w:val="0"/>
          <w:marTop w:val="0"/>
          <w:marBottom w:val="0"/>
          <w:divBdr>
            <w:top w:val="none" w:sz="0" w:space="0" w:color="auto"/>
            <w:left w:val="none" w:sz="0" w:space="0" w:color="auto"/>
            <w:bottom w:val="none" w:sz="0" w:space="0" w:color="auto"/>
            <w:right w:val="none" w:sz="0" w:space="0" w:color="auto"/>
          </w:divBdr>
        </w:div>
        <w:div w:id="1138649253">
          <w:marLeft w:val="640"/>
          <w:marRight w:val="0"/>
          <w:marTop w:val="0"/>
          <w:marBottom w:val="0"/>
          <w:divBdr>
            <w:top w:val="none" w:sz="0" w:space="0" w:color="auto"/>
            <w:left w:val="none" w:sz="0" w:space="0" w:color="auto"/>
            <w:bottom w:val="none" w:sz="0" w:space="0" w:color="auto"/>
            <w:right w:val="none" w:sz="0" w:space="0" w:color="auto"/>
          </w:divBdr>
        </w:div>
        <w:div w:id="1145851638">
          <w:marLeft w:val="640"/>
          <w:marRight w:val="0"/>
          <w:marTop w:val="0"/>
          <w:marBottom w:val="0"/>
          <w:divBdr>
            <w:top w:val="none" w:sz="0" w:space="0" w:color="auto"/>
            <w:left w:val="none" w:sz="0" w:space="0" w:color="auto"/>
            <w:bottom w:val="none" w:sz="0" w:space="0" w:color="auto"/>
            <w:right w:val="none" w:sz="0" w:space="0" w:color="auto"/>
          </w:divBdr>
        </w:div>
        <w:div w:id="1161312682">
          <w:marLeft w:val="640"/>
          <w:marRight w:val="0"/>
          <w:marTop w:val="0"/>
          <w:marBottom w:val="0"/>
          <w:divBdr>
            <w:top w:val="none" w:sz="0" w:space="0" w:color="auto"/>
            <w:left w:val="none" w:sz="0" w:space="0" w:color="auto"/>
            <w:bottom w:val="none" w:sz="0" w:space="0" w:color="auto"/>
            <w:right w:val="none" w:sz="0" w:space="0" w:color="auto"/>
          </w:divBdr>
        </w:div>
        <w:div w:id="1178077165">
          <w:marLeft w:val="640"/>
          <w:marRight w:val="0"/>
          <w:marTop w:val="0"/>
          <w:marBottom w:val="0"/>
          <w:divBdr>
            <w:top w:val="none" w:sz="0" w:space="0" w:color="auto"/>
            <w:left w:val="none" w:sz="0" w:space="0" w:color="auto"/>
            <w:bottom w:val="none" w:sz="0" w:space="0" w:color="auto"/>
            <w:right w:val="none" w:sz="0" w:space="0" w:color="auto"/>
          </w:divBdr>
        </w:div>
        <w:div w:id="1239442742">
          <w:marLeft w:val="640"/>
          <w:marRight w:val="0"/>
          <w:marTop w:val="0"/>
          <w:marBottom w:val="0"/>
          <w:divBdr>
            <w:top w:val="none" w:sz="0" w:space="0" w:color="auto"/>
            <w:left w:val="none" w:sz="0" w:space="0" w:color="auto"/>
            <w:bottom w:val="none" w:sz="0" w:space="0" w:color="auto"/>
            <w:right w:val="none" w:sz="0" w:space="0" w:color="auto"/>
          </w:divBdr>
        </w:div>
        <w:div w:id="1331788810">
          <w:marLeft w:val="640"/>
          <w:marRight w:val="0"/>
          <w:marTop w:val="0"/>
          <w:marBottom w:val="0"/>
          <w:divBdr>
            <w:top w:val="none" w:sz="0" w:space="0" w:color="auto"/>
            <w:left w:val="none" w:sz="0" w:space="0" w:color="auto"/>
            <w:bottom w:val="none" w:sz="0" w:space="0" w:color="auto"/>
            <w:right w:val="none" w:sz="0" w:space="0" w:color="auto"/>
          </w:divBdr>
        </w:div>
        <w:div w:id="1333145991">
          <w:marLeft w:val="640"/>
          <w:marRight w:val="0"/>
          <w:marTop w:val="0"/>
          <w:marBottom w:val="0"/>
          <w:divBdr>
            <w:top w:val="none" w:sz="0" w:space="0" w:color="auto"/>
            <w:left w:val="none" w:sz="0" w:space="0" w:color="auto"/>
            <w:bottom w:val="none" w:sz="0" w:space="0" w:color="auto"/>
            <w:right w:val="none" w:sz="0" w:space="0" w:color="auto"/>
          </w:divBdr>
        </w:div>
        <w:div w:id="1339387049">
          <w:marLeft w:val="640"/>
          <w:marRight w:val="0"/>
          <w:marTop w:val="0"/>
          <w:marBottom w:val="0"/>
          <w:divBdr>
            <w:top w:val="none" w:sz="0" w:space="0" w:color="auto"/>
            <w:left w:val="none" w:sz="0" w:space="0" w:color="auto"/>
            <w:bottom w:val="none" w:sz="0" w:space="0" w:color="auto"/>
            <w:right w:val="none" w:sz="0" w:space="0" w:color="auto"/>
          </w:divBdr>
        </w:div>
        <w:div w:id="1345590048">
          <w:marLeft w:val="640"/>
          <w:marRight w:val="0"/>
          <w:marTop w:val="0"/>
          <w:marBottom w:val="0"/>
          <w:divBdr>
            <w:top w:val="none" w:sz="0" w:space="0" w:color="auto"/>
            <w:left w:val="none" w:sz="0" w:space="0" w:color="auto"/>
            <w:bottom w:val="none" w:sz="0" w:space="0" w:color="auto"/>
            <w:right w:val="none" w:sz="0" w:space="0" w:color="auto"/>
          </w:divBdr>
        </w:div>
        <w:div w:id="1348210412">
          <w:marLeft w:val="640"/>
          <w:marRight w:val="0"/>
          <w:marTop w:val="0"/>
          <w:marBottom w:val="0"/>
          <w:divBdr>
            <w:top w:val="none" w:sz="0" w:space="0" w:color="auto"/>
            <w:left w:val="none" w:sz="0" w:space="0" w:color="auto"/>
            <w:bottom w:val="none" w:sz="0" w:space="0" w:color="auto"/>
            <w:right w:val="none" w:sz="0" w:space="0" w:color="auto"/>
          </w:divBdr>
        </w:div>
        <w:div w:id="1365211539">
          <w:marLeft w:val="640"/>
          <w:marRight w:val="0"/>
          <w:marTop w:val="0"/>
          <w:marBottom w:val="0"/>
          <w:divBdr>
            <w:top w:val="none" w:sz="0" w:space="0" w:color="auto"/>
            <w:left w:val="none" w:sz="0" w:space="0" w:color="auto"/>
            <w:bottom w:val="none" w:sz="0" w:space="0" w:color="auto"/>
            <w:right w:val="none" w:sz="0" w:space="0" w:color="auto"/>
          </w:divBdr>
        </w:div>
        <w:div w:id="1408115075">
          <w:marLeft w:val="640"/>
          <w:marRight w:val="0"/>
          <w:marTop w:val="0"/>
          <w:marBottom w:val="0"/>
          <w:divBdr>
            <w:top w:val="none" w:sz="0" w:space="0" w:color="auto"/>
            <w:left w:val="none" w:sz="0" w:space="0" w:color="auto"/>
            <w:bottom w:val="none" w:sz="0" w:space="0" w:color="auto"/>
            <w:right w:val="none" w:sz="0" w:space="0" w:color="auto"/>
          </w:divBdr>
        </w:div>
        <w:div w:id="1429623096">
          <w:marLeft w:val="640"/>
          <w:marRight w:val="0"/>
          <w:marTop w:val="0"/>
          <w:marBottom w:val="0"/>
          <w:divBdr>
            <w:top w:val="none" w:sz="0" w:space="0" w:color="auto"/>
            <w:left w:val="none" w:sz="0" w:space="0" w:color="auto"/>
            <w:bottom w:val="none" w:sz="0" w:space="0" w:color="auto"/>
            <w:right w:val="none" w:sz="0" w:space="0" w:color="auto"/>
          </w:divBdr>
        </w:div>
        <w:div w:id="1458641239">
          <w:marLeft w:val="640"/>
          <w:marRight w:val="0"/>
          <w:marTop w:val="0"/>
          <w:marBottom w:val="0"/>
          <w:divBdr>
            <w:top w:val="none" w:sz="0" w:space="0" w:color="auto"/>
            <w:left w:val="none" w:sz="0" w:space="0" w:color="auto"/>
            <w:bottom w:val="none" w:sz="0" w:space="0" w:color="auto"/>
            <w:right w:val="none" w:sz="0" w:space="0" w:color="auto"/>
          </w:divBdr>
        </w:div>
        <w:div w:id="1485513312">
          <w:marLeft w:val="640"/>
          <w:marRight w:val="0"/>
          <w:marTop w:val="0"/>
          <w:marBottom w:val="0"/>
          <w:divBdr>
            <w:top w:val="none" w:sz="0" w:space="0" w:color="auto"/>
            <w:left w:val="none" w:sz="0" w:space="0" w:color="auto"/>
            <w:bottom w:val="none" w:sz="0" w:space="0" w:color="auto"/>
            <w:right w:val="none" w:sz="0" w:space="0" w:color="auto"/>
          </w:divBdr>
        </w:div>
        <w:div w:id="1554190902">
          <w:marLeft w:val="640"/>
          <w:marRight w:val="0"/>
          <w:marTop w:val="0"/>
          <w:marBottom w:val="0"/>
          <w:divBdr>
            <w:top w:val="none" w:sz="0" w:space="0" w:color="auto"/>
            <w:left w:val="none" w:sz="0" w:space="0" w:color="auto"/>
            <w:bottom w:val="none" w:sz="0" w:space="0" w:color="auto"/>
            <w:right w:val="none" w:sz="0" w:space="0" w:color="auto"/>
          </w:divBdr>
        </w:div>
        <w:div w:id="1565943739">
          <w:marLeft w:val="640"/>
          <w:marRight w:val="0"/>
          <w:marTop w:val="0"/>
          <w:marBottom w:val="0"/>
          <w:divBdr>
            <w:top w:val="none" w:sz="0" w:space="0" w:color="auto"/>
            <w:left w:val="none" w:sz="0" w:space="0" w:color="auto"/>
            <w:bottom w:val="none" w:sz="0" w:space="0" w:color="auto"/>
            <w:right w:val="none" w:sz="0" w:space="0" w:color="auto"/>
          </w:divBdr>
        </w:div>
        <w:div w:id="1588923974">
          <w:marLeft w:val="640"/>
          <w:marRight w:val="0"/>
          <w:marTop w:val="0"/>
          <w:marBottom w:val="0"/>
          <w:divBdr>
            <w:top w:val="none" w:sz="0" w:space="0" w:color="auto"/>
            <w:left w:val="none" w:sz="0" w:space="0" w:color="auto"/>
            <w:bottom w:val="none" w:sz="0" w:space="0" w:color="auto"/>
            <w:right w:val="none" w:sz="0" w:space="0" w:color="auto"/>
          </w:divBdr>
        </w:div>
        <w:div w:id="1607276193">
          <w:marLeft w:val="640"/>
          <w:marRight w:val="0"/>
          <w:marTop w:val="0"/>
          <w:marBottom w:val="0"/>
          <w:divBdr>
            <w:top w:val="none" w:sz="0" w:space="0" w:color="auto"/>
            <w:left w:val="none" w:sz="0" w:space="0" w:color="auto"/>
            <w:bottom w:val="none" w:sz="0" w:space="0" w:color="auto"/>
            <w:right w:val="none" w:sz="0" w:space="0" w:color="auto"/>
          </w:divBdr>
        </w:div>
        <w:div w:id="1625886989">
          <w:marLeft w:val="640"/>
          <w:marRight w:val="0"/>
          <w:marTop w:val="0"/>
          <w:marBottom w:val="0"/>
          <w:divBdr>
            <w:top w:val="none" w:sz="0" w:space="0" w:color="auto"/>
            <w:left w:val="none" w:sz="0" w:space="0" w:color="auto"/>
            <w:bottom w:val="none" w:sz="0" w:space="0" w:color="auto"/>
            <w:right w:val="none" w:sz="0" w:space="0" w:color="auto"/>
          </w:divBdr>
        </w:div>
        <w:div w:id="1631788611">
          <w:marLeft w:val="640"/>
          <w:marRight w:val="0"/>
          <w:marTop w:val="0"/>
          <w:marBottom w:val="0"/>
          <w:divBdr>
            <w:top w:val="none" w:sz="0" w:space="0" w:color="auto"/>
            <w:left w:val="none" w:sz="0" w:space="0" w:color="auto"/>
            <w:bottom w:val="none" w:sz="0" w:space="0" w:color="auto"/>
            <w:right w:val="none" w:sz="0" w:space="0" w:color="auto"/>
          </w:divBdr>
        </w:div>
        <w:div w:id="1640185133">
          <w:marLeft w:val="640"/>
          <w:marRight w:val="0"/>
          <w:marTop w:val="0"/>
          <w:marBottom w:val="0"/>
          <w:divBdr>
            <w:top w:val="none" w:sz="0" w:space="0" w:color="auto"/>
            <w:left w:val="none" w:sz="0" w:space="0" w:color="auto"/>
            <w:bottom w:val="none" w:sz="0" w:space="0" w:color="auto"/>
            <w:right w:val="none" w:sz="0" w:space="0" w:color="auto"/>
          </w:divBdr>
        </w:div>
        <w:div w:id="1666859626">
          <w:marLeft w:val="640"/>
          <w:marRight w:val="0"/>
          <w:marTop w:val="0"/>
          <w:marBottom w:val="0"/>
          <w:divBdr>
            <w:top w:val="none" w:sz="0" w:space="0" w:color="auto"/>
            <w:left w:val="none" w:sz="0" w:space="0" w:color="auto"/>
            <w:bottom w:val="none" w:sz="0" w:space="0" w:color="auto"/>
            <w:right w:val="none" w:sz="0" w:space="0" w:color="auto"/>
          </w:divBdr>
        </w:div>
        <w:div w:id="1676348131">
          <w:marLeft w:val="640"/>
          <w:marRight w:val="0"/>
          <w:marTop w:val="0"/>
          <w:marBottom w:val="0"/>
          <w:divBdr>
            <w:top w:val="none" w:sz="0" w:space="0" w:color="auto"/>
            <w:left w:val="none" w:sz="0" w:space="0" w:color="auto"/>
            <w:bottom w:val="none" w:sz="0" w:space="0" w:color="auto"/>
            <w:right w:val="none" w:sz="0" w:space="0" w:color="auto"/>
          </w:divBdr>
        </w:div>
        <w:div w:id="1697806867">
          <w:marLeft w:val="640"/>
          <w:marRight w:val="0"/>
          <w:marTop w:val="0"/>
          <w:marBottom w:val="0"/>
          <w:divBdr>
            <w:top w:val="none" w:sz="0" w:space="0" w:color="auto"/>
            <w:left w:val="none" w:sz="0" w:space="0" w:color="auto"/>
            <w:bottom w:val="none" w:sz="0" w:space="0" w:color="auto"/>
            <w:right w:val="none" w:sz="0" w:space="0" w:color="auto"/>
          </w:divBdr>
        </w:div>
        <w:div w:id="1711957767">
          <w:marLeft w:val="640"/>
          <w:marRight w:val="0"/>
          <w:marTop w:val="0"/>
          <w:marBottom w:val="0"/>
          <w:divBdr>
            <w:top w:val="none" w:sz="0" w:space="0" w:color="auto"/>
            <w:left w:val="none" w:sz="0" w:space="0" w:color="auto"/>
            <w:bottom w:val="none" w:sz="0" w:space="0" w:color="auto"/>
            <w:right w:val="none" w:sz="0" w:space="0" w:color="auto"/>
          </w:divBdr>
        </w:div>
        <w:div w:id="1741438323">
          <w:marLeft w:val="640"/>
          <w:marRight w:val="0"/>
          <w:marTop w:val="0"/>
          <w:marBottom w:val="0"/>
          <w:divBdr>
            <w:top w:val="none" w:sz="0" w:space="0" w:color="auto"/>
            <w:left w:val="none" w:sz="0" w:space="0" w:color="auto"/>
            <w:bottom w:val="none" w:sz="0" w:space="0" w:color="auto"/>
            <w:right w:val="none" w:sz="0" w:space="0" w:color="auto"/>
          </w:divBdr>
        </w:div>
        <w:div w:id="1766728311">
          <w:marLeft w:val="640"/>
          <w:marRight w:val="0"/>
          <w:marTop w:val="0"/>
          <w:marBottom w:val="0"/>
          <w:divBdr>
            <w:top w:val="none" w:sz="0" w:space="0" w:color="auto"/>
            <w:left w:val="none" w:sz="0" w:space="0" w:color="auto"/>
            <w:bottom w:val="none" w:sz="0" w:space="0" w:color="auto"/>
            <w:right w:val="none" w:sz="0" w:space="0" w:color="auto"/>
          </w:divBdr>
        </w:div>
        <w:div w:id="1770275256">
          <w:marLeft w:val="640"/>
          <w:marRight w:val="0"/>
          <w:marTop w:val="0"/>
          <w:marBottom w:val="0"/>
          <w:divBdr>
            <w:top w:val="none" w:sz="0" w:space="0" w:color="auto"/>
            <w:left w:val="none" w:sz="0" w:space="0" w:color="auto"/>
            <w:bottom w:val="none" w:sz="0" w:space="0" w:color="auto"/>
            <w:right w:val="none" w:sz="0" w:space="0" w:color="auto"/>
          </w:divBdr>
        </w:div>
        <w:div w:id="1779762322">
          <w:marLeft w:val="640"/>
          <w:marRight w:val="0"/>
          <w:marTop w:val="0"/>
          <w:marBottom w:val="0"/>
          <w:divBdr>
            <w:top w:val="none" w:sz="0" w:space="0" w:color="auto"/>
            <w:left w:val="none" w:sz="0" w:space="0" w:color="auto"/>
            <w:bottom w:val="none" w:sz="0" w:space="0" w:color="auto"/>
            <w:right w:val="none" w:sz="0" w:space="0" w:color="auto"/>
          </w:divBdr>
        </w:div>
        <w:div w:id="1788742116">
          <w:marLeft w:val="640"/>
          <w:marRight w:val="0"/>
          <w:marTop w:val="0"/>
          <w:marBottom w:val="0"/>
          <w:divBdr>
            <w:top w:val="none" w:sz="0" w:space="0" w:color="auto"/>
            <w:left w:val="none" w:sz="0" w:space="0" w:color="auto"/>
            <w:bottom w:val="none" w:sz="0" w:space="0" w:color="auto"/>
            <w:right w:val="none" w:sz="0" w:space="0" w:color="auto"/>
          </w:divBdr>
        </w:div>
        <w:div w:id="1813282609">
          <w:marLeft w:val="640"/>
          <w:marRight w:val="0"/>
          <w:marTop w:val="0"/>
          <w:marBottom w:val="0"/>
          <w:divBdr>
            <w:top w:val="none" w:sz="0" w:space="0" w:color="auto"/>
            <w:left w:val="none" w:sz="0" w:space="0" w:color="auto"/>
            <w:bottom w:val="none" w:sz="0" w:space="0" w:color="auto"/>
            <w:right w:val="none" w:sz="0" w:space="0" w:color="auto"/>
          </w:divBdr>
        </w:div>
        <w:div w:id="1852910307">
          <w:marLeft w:val="640"/>
          <w:marRight w:val="0"/>
          <w:marTop w:val="0"/>
          <w:marBottom w:val="0"/>
          <w:divBdr>
            <w:top w:val="none" w:sz="0" w:space="0" w:color="auto"/>
            <w:left w:val="none" w:sz="0" w:space="0" w:color="auto"/>
            <w:bottom w:val="none" w:sz="0" w:space="0" w:color="auto"/>
            <w:right w:val="none" w:sz="0" w:space="0" w:color="auto"/>
          </w:divBdr>
        </w:div>
        <w:div w:id="1880314355">
          <w:marLeft w:val="640"/>
          <w:marRight w:val="0"/>
          <w:marTop w:val="0"/>
          <w:marBottom w:val="0"/>
          <w:divBdr>
            <w:top w:val="none" w:sz="0" w:space="0" w:color="auto"/>
            <w:left w:val="none" w:sz="0" w:space="0" w:color="auto"/>
            <w:bottom w:val="none" w:sz="0" w:space="0" w:color="auto"/>
            <w:right w:val="none" w:sz="0" w:space="0" w:color="auto"/>
          </w:divBdr>
        </w:div>
        <w:div w:id="1892837190">
          <w:marLeft w:val="640"/>
          <w:marRight w:val="0"/>
          <w:marTop w:val="0"/>
          <w:marBottom w:val="0"/>
          <w:divBdr>
            <w:top w:val="none" w:sz="0" w:space="0" w:color="auto"/>
            <w:left w:val="none" w:sz="0" w:space="0" w:color="auto"/>
            <w:bottom w:val="none" w:sz="0" w:space="0" w:color="auto"/>
            <w:right w:val="none" w:sz="0" w:space="0" w:color="auto"/>
          </w:divBdr>
        </w:div>
        <w:div w:id="1898852960">
          <w:marLeft w:val="640"/>
          <w:marRight w:val="0"/>
          <w:marTop w:val="0"/>
          <w:marBottom w:val="0"/>
          <w:divBdr>
            <w:top w:val="none" w:sz="0" w:space="0" w:color="auto"/>
            <w:left w:val="none" w:sz="0" w:space="0" w:color="auto"/>
            <w:bottom w:val="none" w:sz="0" w:space="0" w:color="auto"/>
            <w:right w:val="none" w:sz="0" w:space="0" w:color="auto"/>
          </w:divBdr>
        </w:div>
        <w:div w:id="1914117825">
          <w:marLeft w:val="640"/>
          <w:marRight w:val="0"/>
          <w:marTop w:val="0"/>
          <w:marBottom w:val="0"/>
          <w:divBdr>
            <w:top w:val="none" w:sz="0" w:space="0" w:color="auto"/>
            <w:left w:val="none" w:sz="0" w:space="0" w:color="auto"/>
            <w:bottom w:val="none" w:sz="0" w:space="0" w:color="auto"/>
            <w:right w:val="none" w:sz="0" w:space="0" w:color="auto"/>
          </w:divBdr>
        </w:div>
        <w:div w:id="1928726982">
          <w:marLeft w:val="640"/>
          <w:marRight w:val="0"/>
          <w:marTop w:val="0"/>
          <w:marBottom w:val="0"/>
          <w:divBdr>
            <w:top w:val="none" w:sz="0" w:space="0" w:color="auto"/>
            <w:left w:val="none" w:sz="0" w:space="0" w:color="auto"/>
            <w:bottom w:val="none" w:sz="0" w:space="0" w:color="auto"/>
            <w:right w:val="none" w:sz="0" w:space="0" w:color="auto"/>
          </w:divBdr>
        </w:div>
        <w:div w:id="2002273933">
          <w:marLeft w:val="640"/>
          <w:marRight w:val="0"/>
          <w:marTop w:val="0"/>
          <w:marBottom w:val="0"/>
          <w:divBdr>
            <w:top w:val="none" w:sz="0" w:space="0" w:color="auto"/>
            <w:left w:val="none" w:sz="0" w:space="0" w:color="auto"/>
            <w:bottom w:val="none" w:sz="0" w:space="0" w:color="auto"/>
            <w:right w:val="none" w:sz="0" w:space="0" w:color="auto"/>
          </w:divBdr>
        </w:div>
        <w:div w:id="2027292577">
          <w:marLeft w:val="640"/>
          <w:marRight w:val="0"/>
          <w:marTop w:val="0"/>
          <w:marBottom w:val="0"/>
          <w:divBdr>
            <w:top w:val="none" w:sz="0" w:space="0" w:color="auto"/>
            <w:left w:val="none" w:sz="0" w:space="0" w:color="auto"/>
            <w:bottom w:val="none" w:sz="0" w:space="0" w:color="auto"/>
            <w:right w:val="none" w:sz="0" w:space="0" w:color="auto"/>
          </w:divBdr>
        </w:div>
        <w:div w:id="2060392479">
          <w:marLeft w:val="640"/>
          <w:marRight w:val="0"/>
          <w:marTop w:val="0"/>
          <w:marBottom w:val="0"/>
          <w:divBdr>
            <w:top w:val="none" w:sz="0" w:space="0" w:color="auto"/>
            <w:left w:val="none" w:sz="0" w:space="0" w:color="auto"/>
            <w:bottom w:val="none" w:sz="0" w:space="0" w:color="auto"/>
            <w:right w:val="none" w:sz="0" w:space="0" w:color="auto"/>
          </w:divBdr>
        </w:div>
        <w:div w:id="2092388102">
          <w:marLeft w:val="640"/>
          <w:marRight w:val="0"/>
          <w:marTop w:val="0"/>
          <w:marBottom w:val="0"/>
          <w:divBdr>
            <w:top w:val="none" w:sz="0" w:space="0" w:color="auto"/>
            <w:left w:val="none" w:sz="0" w:space="0" w:color="auto"/>
            <w:bottom w:val="none" w:sz="0" w:space="0" w:color="auto"/>
            <w:right w:val="none" w:sz="0" w:space="0" w:color="auto"/>
          </w:divBdr>
        </w:div>
        <w:div w:id="2102024479">
          <w:marLeft w:val="640"/>
          <w:marRight w:val="0"/>
          <w:marTop w:val="0"/>
          <w:marBottom w:val="0"/>
          <w:divBdr>
            <w:top w:val="none" w:sz="0" w:space="0" w:color="auto"/>
            <w:left w:val="none" w:sz="0" w:space="0" w:color="auto"/>
            <w:bottom w:val="none" w:sz="0" w:space="0" w:color="auto"/>
            <w:right w:val="none" w:sz="0" w:space="0" w:color="auto"/>
          </w:divBdr>
        </w:div>
        <w:div w:id="2124183704">
          <w:marLeft w:val="640"/>
          <w:marRight w:val="0"/>
          <w:marTop w:val="0"/>
          <w:marBottom w:val="0"/>
          <w:divBdr>
            <w:top w:val="none" w:sz="0" w:space="0" w:color="auto"/>
            <w:left w:val="none" w:sz="0" w:space="0" w:color="auto"/>
            <w:bottom w:val="none" w:sz="0" w:space="0" w:color="auto"/>
            <w:right w:val="none" w:sz="0" w:space="0" w:color="auto"/>
          </w:divBdr>
        </w:div>
        <w:div w:id="2134666148">
          <w:marLeft w:val="640"/>
          <w:marRight w:val="0"/>
          <w:marTop w:val="0"/>
          <w:marBottom w:val="0"/>
          <w:divBdr>
            <w:top w:val="none" w:sz="0" w:space="0" w:color="auto"/>
            <w:left w:val="none" w:sz="0" w:space="0" w:color="auto"/>
            <w:bottom w:val="none" w:sz="0" w:space="0" w:color="auto"/>
            <w:right w:val="none" w:sz="0" w:space="0" w:color="auto"/>
          </w:divBdr>
        </w:div>
        <w:div w:id="2138403137">
          <w:marLeft w:val="640"/>
          <w:marRight w:val="0"/>
          <w:marTop w:val="0"/>
          <w:marBottom w:val="0"/>
          <w:divBdr>
            <w:top w:val="none" w:sz="0" w:space="0" w:color="auto"/>
            <w:left w:val="none" w:sz="0" w:space="0" w:color="auto"/>
            <w:bottom w:val="none" w:sz="0" w:space="0" w:color="auto"/>
            <w:right w:val="none" w:sz="0" w:space="0" w:color="auto"/>
          </w:divBdr>
        </w:div>
      </w:divsChild>
    </w:div>
    <w:div w:id="1080640667">
      <w:bodyDiv w:val="1"/>
      <w:marLeft w:val="0"/>
      <w:marRight w:val="0"/>
      <w:marTop w:val="0"/>
      <w:marBottom w:val="0"/>
      <w:divBdr>
        <w:top w:val="none" w:sz="0" w:space="0" w:color="auto"/>
        <w:left w:val="none" w:sz="0" w:space="0" w:color="auto"/>
        <w:bottom w:val="none" w:sz="0" w:space="0" w:color="auto"/>
        <w:right w:val="none" w:sz="0" w:space="0" w:color="auto"/>
      </w:divBdr>
      <w:divsChild>
        <w:div w:id="52967203">
          <w:marLeft w:val="640"/>
          <w:marRight w:val="0"/>
          <w:marTop w:val="0"/>
          <w:marBottom w:val="0"/>
          <w:divBdr>
            <w:top w:val="none" w:sz="0" w:space="0" w:color="auto"/>
            <w:left w:val="none" w:sz="0" w:space="0" w:color="auto"/>
            <w:bottom w:val="none" w:sz="0" w:space="0" w:color="auto"/>
            <w:right w:val="none" w:sz="0" w:space="0" w:color="auto"/>
          </w:divBdr>
        </w:div>
        <w:div w:id="79304144">
          <w:marLeft w:val="640"/>
          <w:marRight w:val="0"/>
          <w:marTop w:val="0"/>
          <w:marBottom w:val="0"/>
          <w:divBdr>
            <w:top w:val="none" w:sz="0" w:space="0" w:color="auto"/>
            <w:left w:val="none" w:sz="0" w:space="0" w:color="auto"/>
            <w:bottom w:val="none" w:sz="0" w:space="0" w:color="auto"/>
            <w:right w:val="none" w:sz="0" w:space="0" w:color="auto"/>
          </w:divBdr>
        </w:div>
        <w:div w:id="91508913">
          <w:marLeft w:val="640"/>
          <w:marRight w:val="0"/>
          <w:marTop w:val="0"/>
          <w:marBottom w:val="0"/>
          <w:divBdr>
            <w:top w:val="none" w:sz="0" w:space="0" w:color="auto"/>
            <w:left w:val="none" w:sz="0" w:space="0" w:color="auto"/>
            <w:bottom w:val="none" w:sz="0" w:space="0" w:color="auto"/>
            <w:right w:val="none" w:sz="0" w:space="0" w:color="auto"/>
          </w:divBdr>
        </w:div>
        <w:div w:id="106392742">
          <w:marLeft w:val="640"/>
          <w:marRight w:val="0"/>
          <w:marTop w:val="0"/>
          <w:marBottom w:val="0"/>
          <w:divBdr>
            <w:top w:val="none" w:sz="0" w:space="0" w:color="auto"/>
            <w:left w:val="none" w:sz="0" w:space="0" w:color="auto"/>
            <w:bottom w:val="none" w:sz="0" w:space="0" w:color="auto"/>
            <w:right w:val="none" w:sz="0" w:space="0" w:color="auto"/>
          </w:divBdr>
        </w:div>
        <w:div w:id="110710279">
          <w:marLeft w:val="640"/>
          <w:marRight w:val="0"/>
          <w:marTop w:val="0"/>
          <w:marBottom w:val="0"/>
          <w:divBdr>
            <w:top w:val="none" w:sz="0" w:space="0" w:color="auto"/>
            <w:left w:val="none" w:sz="0" w:space="0" w:color="auto"/>
            <w:bottom w:val="none" w:sz="0" w:space="0" w:color="auto"/>
            <w:right w:val="none" w:sz="0" w:space="0" w:color="auto"/>
          </w:divBdr>
        </w:div>
        <w:div w:id="119105622">
          <w:marLeft w:val="640"/>
          <w:marRight w:val="0"/>
          <w:marTop w:val="0"/>
          <w:marBottom w:val="0"/>
          <w:divBdr>
            <w:top w:val="none" w:sz="0" w:space="0" w:color="auto"/>
            <w:left w:val="none" w:sz="0" w:space="0" w:color="auto"/>
            <w:bottom w:val="none" w:sz="0" w:space="0" w:color="auto"/>
            <w:right w:val="none" w:sz="0" w:space="0" w:color="auto"/>
          </w:divBdr>
        </w:div>
        <w:div w:id="129054677">
          <w:marLeft w:val="640"/>
          <w:marRight w:val="0"/>
          <w:marTop w:val="0"/>
          <w:marBottom w:val="0"/>
          <w:divBdr>
            <w:top w:val="none" w:sz="0" w:space="0" w:color="auto"/>
            <w:left w:val="none" w:sz="0" w:space="0" w:color="auto"/>
            <w:bottom w:val="none" w:sz="0" w:space="0" w:color="auto"/>
            <w:right w:val="none" w:sz="0" w:space="0" w:color="auto"/>
          </w:divBdr>
        </w:div>
        <w:div w:id="129784037">
          <w:marLeft w:val="640"/>
          <w:marRight w:val="0"/>
          <w:marTop w:val="0"/>
          <w:marBottom w:val="0"/>
          <w:divBdr>
            <w:top w:val="none" w:sz="0" w:space="0" w:color="auto"/>
            <w:left w:val="none" w:sz="0" w:space="0" w:color="auto"/>
            <w:bottom w:val="none" w:sz="0" w:space="0" w:color="auto"/>
            <w:right w:val="none" w:sz="0" w:space="0" w:color="auto"/>
          </w:divBdr>
        </w:div>
        <w:div w:id="144012064">
          <w:marLeft w:val="640"/>
          <w:marRight w:val="0"/>
          <w:marTop w:val="0"/>
          <w:marBottom w:val="0"/>
          <w:divBdr>
            <w:top w:val="none" w:sz="0" w:space="0" w:color="auto"/>
            <w:left w:val="none" w:sz="0" w:space="0" w:color="auto"/>
            <w:bottom w:val="none" w:sz="0" w:space="0" w:color="auto"/>
            <w:right w:val="none" w:sz="0" w:space="0" w:color="auto"/>
          </w:divBdr>
        </w:div>
        <w:div w:id="171185665">
          <w:marLeft w:val="640"/>
          <w:marRight w:val="0"/>
          <w:marTop w:val="0"/>
          <w:marBottom w:val="0"/>
          <w:divBdr>
            <w:top w:val="none" w:sz="0" w:space="0" w:color="auto"/>
            <w:left w:val="none" w:sz="0" w:space="0" w:color="auto"/>
            <w:bottom w:val="none" w:sz="0" w:space="0" w:color="auto"/>
            <w:right w:val="none" w:sz="0" w:space="0" w:color="auto"/>
          </w:divBdr>
        </w:div>
        <w:div w:id="196771690">
          <w:marLeft w:val="640"/>
          <w:marRight w:val="0"/>
          <w:marTop w:val="0"/>
          <w:marBottom w:val="0"/>
          <w:divBdr>
            <w:top w:val="none" w:sz="0" w:space="0" w:color="auto"/>
            <w:left w:val="none" w:sz="0" w:space="0" w:color="auto"/>
            <w:bottom w:val="none" w:sz="0" w:space="0" w:color="auto"/>
            <w:right w:val="none" w:sz="0" w:space="0" w:color="auto"/>
          </w:divBdr>
        </w:div>
        <w:div w:id="209654520">
          <w:marLeft w:val="640"/>
          <w:marRight w:val="0"/>
          <w:marTop w:val="0"/>
          <w:marBottom w:val="0"/>
          <w:divBdr>
            <w:top w:val="none" w:sz="0" w:space="0" w:color="auto"/>
            <w:left w:val="none" w:sz="0" w:space="0" w:color="auto"/>
            <w:bottom w:val="none" w:sz="0" w:space="0" w:color="auto"/>
            <w:right w:val="none" w:sz="0" w:space="0" w:color="auto"/>
          </w:divBdr>
        </w:div>
        <w:div w:id="233248048">
          <w:marLeft w:val="640"/>
          <w:marRight w:val="0"/>
          <w:marTop w:val="0"/>
          <w:marBottom w:val="0"/>
          <w:divBdr>
            <w:top w:val="none" w:sz="0" w:space="0" w:color="auto"/>
            <w:left w:val="none" w:sz="0" w:space="0" w:color="auto"/>
            <w:bottom w:val="none" w:sz="0" w:space="0" w:color="auto"/>
            <w:right w:val="none" w:sz="0" w:space="0" w:color="auto"/>
          </w:divBdr>
        </w:div>
        <w:div w:id="240216899">
          <w:marLeft w:val="640"/>
          <w:marRight w:val="0"/>
          <w:marTop w:val="0"/>
          <w:marBottom w:val="0"/>
          <w:divBdr>
            <w:top w:val="none" w:sz="0" w:space="0" w:color="auto"/>
            <w:left w:val="none" w:sz="0" w:space="0" w:color="auto"/>
            <w:bottom w:val="none" w:sz="0" w:space="0" w:color="auto"/>
            <w:right w:val="none" w:sz="0" w:space="0" w:color="auto"/>
          </w:divBdr>
        </w:div>
        <w:div w:id="261496649">
          <w:marLeft w:val="640"/>
          <w:marRight w:val="0"/>
          <w:marTop w:val="0"/>
          <w:marBottom w:val="0"/>
          <w:divBdr>
            <w:top w:val="none" w:sz="0" w:space="0" w:color="auto"/>
            <w:left w:val="none" w:sz="0" w:space="0" w:color="auto"/>
            <w:bottom w:val="none" w:sz="0" w:space="0" w:color="auto"/>
            <w:right w:val="none" w:sz="0" w:space="0" w:color="auto"/>
          </w:divBdr>
        </w:div>
        <w:div w:id="272397493">
          <w:marLeft w:val="640"/>
          <w:marRight w:val="0"/>
          <w:marTop w:val="0"/>
          <w:marBottom w:val="0"/>
          <w:divBdr>
            <w:top w:val="none" w:sz="0" w:space="0" w:color="auto"/>
            <w:left w:val="none" w:sz="0" w:space="0" w:color="auto"/>
            <w:bottom w:val="none" w:sz="0" w:space="0" w:color="auto"/>
            <w:right w:val="none" w:sz="0" w:space="0" w:color="auto"/>
          </w:divBdr>
        </w:div>
        <w:div w:id="287512428">
          <w:marLeft w:val="640"/>
          <w:marRight w:val="0"/>
          <w:marTop w:val="0"/>
          <w:marBottom w:val="0"/>
          <w:divBdr>
            <w:top w:val="none" w:sz="0" w:space="0" w:color="auto"/>
            <w:left w:val="none" w:sz="0" w:space="0" w:color="auto"/>
            <w:bottom w:val="none" w:sz="0" w:space="0" w:color="auto"/>
            <w:right w:val="none" w:sz="0" w:space="0" w:color="auto"/>
          </w:divBdr>
        </w:div>
        <w:div w:id="320275304">
          <w:marLeft w:val="640"/>
          <w:marRight w:val="0"/>
          <w:marTop w:val="0"/>
          <w:marBottom w:val="0"/>
          <w:divBdr>
            <w:top w:val="none" w:sz="0" w:space="0" w:color="auto"/>
            <w:left w:val="none" w:sz="0" w:space="0" w:color="auto"/>
            <w:bottom w:val="none" w:sz="0" w:space="0" w:color="auto"/>
            <w:right w:val="none" w:sz="0" w:space="0" w:color="auto"/>
          </w:divBdr>
        </w:div>
        <w:div w:id="365831803">
          <w:marLeft w:val="640"/>
          <w:marRight w:val="0"/>
          <w:marTop w:val="0"/>
          <w:marBottom w:val="0"/>
          <w:divBdr>
            <w:top w:val="none" w:sz="0" w:space="0" w:color="auto"/>
            <w:left w:val="none" w:sz="0" w:space="0" w:color="auto"/>
            <w:bottom w:val="none" w:sz="0" w:space="0" w:color="auto"/>
            <w:right w:val="none" w:sz="0" w:space="0" w:color="auto"/>
          </w:divBdr>
        </w:div>
        <w:div w:id="400061482">
          <w:marLeft w:val="640"/>
          <w:marRight w:val="0"/>
          <w:marTop w:val="0"/>
          <w:marBottom w:val="0"/>
          <w:divBdr>
            <w:top w:val="none" w:sz="0" w:space="0" w:color="auto"/>
            <w:left w:val="none" w:sz="0" w:space="0" w:color="auto"/>
            <w:bottom w:val="none" w:sz="0" w:space="0" w:color="auto"/>
            <w:right w:val="none" w:sz="0" w:space="0" w:color="auto"/>
          </w:divBdr>
        </w:div>
        <w:div w:id="423579328">
          <w:marLeft w:val="640"/>
          <w:marRight w:val="0"/>
          <w:marTop w:val="0"/>
          <w:marBottom w:val="0"/>
          <w:divBdr>
            <w:top w:val="none" w:sz="0" w:space="0" w:color="auto"/>
            <w:left w:val="none" w:sz="0" w:space="0" w:color="auto"/>
            <w:bottom w:val="none" w:sz="0" w:space="0" w:color="auto"/>
            <w:right w:val="none" w:sz="0" w:space="0" w:color="auto"/>
          </w:divBdr>
        </w:div>
        <w:div w:id="434987386">
          <w:marLeft w:val="640"/>
          <w:marRight w:val="0"/>
          <w:marTop w:val="0"/>
          <w:marBottom w:val="0"/>
          <w:divBdr>
            <w:top w:val="none" w:sz="0" w:space="0" w:color="auto"/>
            <w:left w:val="none" w:sz="0" w:space="0" w:color="auto"/>
            <w:bottom w:val="none" w:sz="0" w:space="0" w:color="auto"/>
            <w:right w:val="none" w:sz="0" w:space="0" w:color="auto"/>
          </w:divBdr>
        </w:div>
        <w:div w:id="451704484">
          <w:marLeft w:val="640"/>
          <w:marRight w:val="0"/>
          <w:marTop w:val="0"/>
          <w:marBottom w:val="0"/>
          <w:divBdr>
            <w:top w:val="none" w:sz="0" w:space="0" w:color="auto"/>
            <w:left w:val="none" w:sz="0" w:space="0" w:color="auto"/>
            <w:bottom w:val="none" w:sz="0" w:space="0" w:color="auto"/>
            <w:right w:val="none" w:sz="0" w:space="0" w:color="auto"/>
          </w:divBdr>
        </w:div>
        <w:div w:id="458037961">
          <w:marLeft w:val="640"/>
          <w:marRight w:val="0"/>
          <w:marTop w:val="0"/>
          <w:marBottom w:val="0"/>
          <w:divBdr>
            <w:top w:val="none" w:sz="0" w:space="0" w:color="auto"/>
            <w:left w:val="none" w:sz="0" w:space="0" w:color="auto"/>
            <w:bottom w:val="none" w:sz="0" w:space="0" w:color="auto"/>
            <w:right w:val="none" w:sz="0" w:space="0" w:color="auto"/>
          </w:divBdr>
        </w:div>
        <w:div w:id="465971232">
          <w:marLeft w:val="640"/>
          <w:marRight w:val="0"/>
          <w:marTop w:val="0"/>
          <w:marBottom w:val="0"/>
          <w:divBdr>
            <w:top w:val="none" w:sz="0" w:space="0" w:color="auto"/>
            <w:left w:val="none" w:sz="0" w:space="0" w:color="auto"/>
            <w:bottom w:val="none" w:sz="0" w:space="0" w:color="auto"/>
            <w:right w:val="none" w:sz="0" w:space="0" w:color="auto"/>
          </w:divBdr>
        </w:div>
        <w:div w:id="497187633">
          <w:marLeft w:val="640"/>
          <w:marRight w:val="0"/>
          <w:marTop w:val="0"/>
          <w:marBottom w:val="0"/>
          <w:divBdr>
            <w:top w:val="none" w:sz="0" w:space="0" w:color="auto"/>
            <w:left w:val="none" w:sz="0" w:space="0" w:color="auto"/>
            <w:bottom w:val="none" w:sz="0" w:space="0" w:color="auto"/>
            <w:right w:val="none" w:sz="0" w:space="0" w:color="auto"/>
          </w:divBdr>
        </w:div>
        <w:div w:id="513691087">
          <w:marLeft w:val="640"/>
          <w:marRight w:val="0"/>
          <w:marTop w:val="0"/>
          <w:marBottom w:val="0"/>
          <w:divBdr>
            <w:top w:val="none" w:sz="0" w:space="0" w:color="auto"/>
            <w:left w:val="none" w:sz="0" w:space="0" w:color="auto"/>
            <w:bottom w:val="none" w:sz="0" w:space="0" w:color="auto"/>
            <w:right w:val="none" w:sz="0" w:space="0" w:color="auto"/>
          </w:divBdr>
        </w:div>
        <w:div w:id="545265974">
          <w:marLeft w:val="640"/>
          <w:marRight w:val="0"/>
          <w:marTop w:val="0"/>
          <w:marBottom w:val="0"/>
          <w:divBdr>
            <w:top w:val="none" w:sz="0" w:space="0" w:color="auto"/>
            <w:left w:val="none" w:sz="0" w:space="0" w:color="auto"/>
            <w:bottom w:val="none" w:sz="0" w:space="0" w:color="auto"/>
            <w:right w:val="none" w:sz="0" w:space="0" w:color="auto"/>
          </w:divBdr>
        </w:div>
        <w:div w:id="546914997">
          <w:marLeft w:val="640"/>
          <w:marRight w:val="0"/>
          <w:marTop w:val="0"/>
          <w:marBottom w:val="0"/>
          <w:divBdr>
            <w:top w:val="none" w:sz="0" w:space="0" w:color="auto"/>
            <w:left w:val="none" w:sz="0" w:space="0" w:color="auto"/>
            <w:bottom w:val="none" w:sz="0" w:space="0" w:color="auto"/>
            <w:right w:val="none" w:sz="0" w:space="0" w:color="auto"/>
          </w:divBdr>
        </w:div>
        <w:div w:id="556168154">
          <w:marLeft w:val="640"/>
          <w:marRight w:val="0"/>
          <w:marTop w:val="0"/>
          <w:marBottom w:val="0"/>
          <w:divBdr>
            <w:top w:val="none" w:sz="0" w:space="0" w:color="auto"/>
            <w:left w:val="none" w:sz="0" w:space="0" w:color="auto"/>
            <w:bottom w:val="none" w:sz="0" w:space="0" w:color="auto"/>
            <w:right w:val="none" w:sz="0" w:space="0" w:color="auto"/>
          </w:divBdr>
        </w:div>
        <w:div w:id="566182450">
          <w:marLeft w:val="640"/>
          <w:marRight w:val="0"/>
          <w:marTop w:val="0"/>
          <w:marBottom w:val="0"/>
          <w:divBdr>
            <w:top w:val="none" w:sz="0" w:space="0" w:color="auto"/>
            <w:left w:val="none" w:sz="0" w:space="0" w:color="auto"/>
            <w:bottom w:val="none" w:sz="0" w:space="0" w:color="auto"/>
            <w:right w:val="none" w:sz="0" w:space="0" w:color="auto"/>
          </w:divBdr>
        </w:div>
        <w:div w:id="607127174">
          <w:marLeft w:val="640"/>
          <w:marRight w:val="0"/>
          <w:marTop w:val="0"/>
          <w:marBottom w:val="0"/>
          <w:divBdr>
            <w:top w:val="none" w:sz="0" w:space="0" w:color="auto"/>
            <w:left w:val="none" w:sz="0" w:space="0" w:color="auto"/>
            <w:bottom w:val="none" w:sz="0" w:space="0" w:color="auto"/>
            <w:right w:val="none" w:sz="0" w:space="0" w:color="auto"/>
          </w:divBdr>
        </w:div>
        <w:div w:id="618993453">
          <w:marLeft w:val="640"/>
          <w:marRight w:val="0"/>
          <w:marTop w:val="0"/>
          <w:marBottom w:val="0"/>
          <w:divBdr>
            <w:top w:val="none" w:sz="0" w:space="0" w:color="auto"/>
            <w:left w:val="none" w:sz="0" w:space="0" w:color="auto"/>
            <w:bottom w:val="none" w:sz="0" w:space="0" w:color="auto"/>
            <w:right w:val="none" w:sz="0" w:space="0" w:color="auto"/>
          </w:divBdr>
        </w:div>
        <w:div w:id="627131855">
          <w:marLeft w:val="640"/>
          <w:marRight w:val="0"/>
          <w:marTop w:val="0"/>
          <w:marBottom w:val="0"/>
          <w:divBdr>
            <w:top w:val="none" w:sz="0" w:space="0" w:color="auto"/>
            <w:left w:val="none" w:sz="0" w:space="0" w:color="auto"/>
            <w:bottom w:val="none" w:sz="0" w:space="0" w:color="auto"/>
            <w:right w:val="none" w:sz="0" w:space="0" w:color="auto"/>
          </w:divBdr>
        </w:div>
        <w:div w:id="632717059">
          <w:marLeft w:val="640"/>
          <w:marRight w:val="0"/>
          <w:marTop w:val="0"/>
          <w:marBottom w:val="0"/>
          <w:divBdr>
            <w:top w:val="none" w:sz="0" w:space="0" w:color="auto"/>
            <w:left w:val="none" w:sz="0" w:space="0" w:color="auto"/>
            <w:bottom w:val="none" w:sz="0" w:space="0" w:color="auto"/>
            <w:right w:val="none" w:sz="0" w:space="0" w:color="auto"/>
          </w:divBdr>
        </w:div>
        <w:div w:id="656231569">
          <w:marLeft w:val="640"/>
          <w:marRight w:val="0"/>
          <w:marTop w:val="0"/>
          <w:marBottom w:val="0"/>
          <w:divBdr>
            <w:top w:val="none" w:sz="0" w:space="0" w:color="auto"/>
            <w:left w:val="none" w:sz="0" w:space="0" w:color="auto"/>
            <w:bottom w:val="none" w:sz="0" w:space="0" w:color="auto"/>
            <w:right w:val="none" w:sz="0" w:space="0" w:color="auto"/>
          </w:divBdr>
        </w:div>
        <w:div w:id="681782147">
          <w:marLeft w:val="640"/>
          <w:marRight w:val="0"/>
          <w:marTop w:val="0"/>
          <w:marBottom w:val="0"/>
          <w:divBdr>
            <w:top w:val="none" w:sz="0" w:space="0" w:color="auto"/>
            <w:left w:val="none" w:sz="0" w:space="0" w:color="auto"/>
            <w:bottom w:val="none" w:sz="0" w:space="0" w:color="auto"/>
            <w:right w:val="none" w:sz="0" w:space="0" w:color="auto"/>
          </w:divBdr>
        </w:div>
        <w:div w:id="699623080">
          <w:marLeft w:val="640"/>
          <w:marRight w:val="0"/>
          <w:marTop w:val="0"/>
          <w:marBottom w:val="0"/>
          <w:divBdr>
            <w:top w:val="none" w:sz="0" w:space="0" w:color="auto"/>
            <w:left w:val="none" w:sz="0" w:space="0" w:color="auto"/>
            <w:bottom w:val="none" w:sz="0" w:space="0" w:color="auto"/>
            <w:right w:val="none" w:sz="0" w:space="0" w:color="auto"/>
          </w:divBdr>
        </w:div>
        <w:div w:id="710688241">
          <w:marLeft w:val="640"/>
          <w:marRight w:val="0"/>
          <w:marTop w:val="0"/>
          <w:marBottom w:val="0"/>
          <w:divBdr>
            <w:top w:val="none" w:sz="0" w:space="0" w:color="auto"/>
            <w:left w:val="none" w:sz="0" w:space="0" w:color="auto"/>
            <w:bottom w:val="none" w:sz="0" w:space="0" w:color="auto"/>
            <w:right w:val="none" w:sz="0" w:space="0" w:color="auto"/>
          </w:divBdr>
        </w:div>
        <w:div w:id="730889905">
          <w:marLeft w:val="640"/>
          <w:marRight w:val="0"/>
          <w:marTop w:val="0"/>
          <w:marBottom w:val="0"/>
          <w:divBdr>
            <w:top w:val="none" w:sz="0" w:space="0" w:color="auto"/>
            <w:left w:val="none" w:sz="0" w:space="0" w:color="auto"/>
            <w:bottom w:val="none" w:sz="0" w:space="0" w:color="auto"/>
            <w:right w:val="none" w:sz="0" w:space="0" w:color="auto"/>
          </w:divBdr>
        </w:div>
        <w:div w:id="759644876">
          <w:marLeft w:val="640"/>
          <w:marRight w:val="0"/>
          <w:marTop w:val="0"/>
          <w:marBottom w:val="0"/>
          <w:divBdr>
            <w:top w:val="none" w:sz="0" w:space="0" w:color="auto"/>
            <w:left w:val="none" w:sz="0" w:space="0" w:color="auto"/>
            <w:bottom w:val="none" w:sz="0" w:space="0" w:color="auto"/>
            <w:right w:val="none" w:sz="0" w:space="0" w:color="auto"/>
          </w:divBdr>
        </w:div>
        <w:div w:id="787895086">
          <w:marLeft w:val="640"/>
          <w:marRight w:val="0"/>
          <w:marTop w:val="0"/>
          <w:marBottom w:val="0"/>
          <w:divBdr>
            <w:top w:val="none" w:sz="0" w:space="0" w:color="auto"/>
            <w:left w:val="none" w:sz="0" w:space="0" w:color="auto"/>
            <w:bottom w:val="none" w:sz="0" w:space="0" w:color="auto"/>
            <w:right w:val="none" w:sz="0" w:space="0" w:color="auto"/>
          </w:divBdr>
        </w:div>
        <w:div w:id="791093084">
          <w:marLeft w:val="640"/>
          <w:marRight w:val="0"/>
          <w:marTop w:val="0"/>
          <w:marBottom w:val="0"/>
          <w:divBdr>
            <w:top w:val="none" w:sz="0" w:space="0" w:color="auto"/>
            <w:left w:val="none" w:sz="0" w:space="0" w:color="auto"/>
            <w:bottom w:val="none" w:sz="0" w:space="0" w:color="auto"/>
            <w:right w:val="none" w:sz="0" w:space="0" w:color="auto"/>
          </w:divBdr>
        </w:div>
        <w:div w:id="822812332">
          <w:marLeft w:val="640"/>
          <w:marRight w:val="0"/>
          <w:marTop w:val="0"/>
          <w:marBottom w:val="0"/>
          <w:divBdr>
            <w:top w:val="none" w:sz="0" w:space="0" w:color="auto"/>
            <w:left w:val="none" w:sz="0" w:space="0" w:color="auto"/>
            <w:bottom w:val="none" w:sz="0" w:space="0" w:color="auto"/>
            <w:right w:val="none" w:sz="0" w:space="0" w:color="auto"/>
          </w:divBdr>
        </w:div>
        <w:div w:id="903640491">
          <w:marLeft w:val="640"/>
          <w:marRight w:val="0"/>
          <w:marTop w:val="0"/>
          <w:marBottom w:val="0"/>
          <w:divBdr>
            <w:top w:val="none" w:sz="0" w:space="0" w:color="auto"/>
            <w:left w:val="none" w:sz="0" w:space="0" w:color="auto"/>
            <w:bottom w:val="none" w:sz="0" w:space="0" w:color="auto"/>
            <w:right w:val="none" w:sz="0" w:space="0" w:color="auto"/>
          </w:divBdr>
        </w:div>
        <w:div w:id="910231489">
          <w:marLeft w:val="640"/>
          <w:marRight w:val="0"/>
          <w:marTop w:val="0"/>
          <w:marBottom w:val="0"/>
          <w:divBdr>
            <w:top w:val="none" w:sz="0" w:space="0" w:color="auto"/>
            <w:left w:val="none" w:sz="0" w:space="0" w:color="auto"/>
            <w:bottom w:val="none" w:sz="0" w:space="0" w:color="auto"/>
            <w:right w:val="none" w:sz="0" w:space="0" w:color="auto"/>
          </w:divBdr>
        </w:div>
        <w:div w:id="917179108">
          <w:marLeft w:val="640"/>
          <w:marRight w:val="0"/>
          <w:marTop w:val="0"/>
          <w:marBottom w:val="0"/>
          <w:divBdr>
            <w:top w:val="none" w:sz="0" w:space="0" w:color="auto"/>
            <w:left w:val="none" w:sz="0" w:space="0" w:color="auto"/>
            <w:bottom w:val="none" w:sz="0" w:space="0" w:color="auto"/>
            <w:right w:val="none" w:sz="0" w:space="0" w:color="auto"/>
          </w:divBdr>
        </w:div>
        <w:div w:id="951933614">
          <w:marLeft w:val="640"/>
          <w:marRight w:val="0"/>
          <w:marTop w:val="0"/>
          <w:marBottom w:val="0"/>
          <w:divBdr>
            <w:top w:val="none" w:sz="0" w:space="0" w:color="auto"/>
            <w:left w:val="none" w:sz="0" w:space="0" w:color="auto"/>
            <w:bottom w:val="none" w:sz="0" w:space="0" w:color="auto"/>
            <w:right w:val="none" w:sz="0" w:space="0" w:color="auto"/>
          </w:divBdr>
        </w:div>
        <w:div w:id="971790979">
          <w:marLeft w:val="640"/>
          <w:marRight w:val="0"/>
          <w:marTop w:val="0"/>
          <w:marBottom w:val="0"/>
          <w:divBdr>
            <w:top w:val="none" w:sz="0" w:space="0" w:color="auto"/>
            <w:left w:val="none" w:sz="0" w:space="0" w:color="auto"/>
            <w:bottom w:val="none" w:sz="0" w:space="0" w:color="auto"/>
            <w:right w:val="none" w:sz="0" w:space="0" w:color="auto"/>
          </w:divBdr>
        </w:div>
        <w:div w:id="994065395">
          <w:marLeft w:val="640"/>
          <w:marRight w:val="0"/>
          <w:marTop w:val="0"/>
          <w:marBottom w:val="0"/>
          <w:divBdr>
            <w:top w:val="none" w:sz="0" w:space="0" w:color="auto"/>
            <w:left w:val="none" w:sz="0" w:space="0" w:color="auto"/>
            <w:bottom w:val="none" w:sz="0" w:space="0" w:color="auto"/>
            <w:right w:val="none" w:sz="0" w:space="0" w:color="auto"/>
          </w:divBdr>
        </w:div>
        <w:div w:id="998994896">
          <w:marLeft w:val="640"/>
          <w:marRight w:val="0"/>
          <w:marTop w:val="0"/>
          <w:marBottom w:val="0"/>
          <w:divBdr>
            <w:top w:val="none" w:sz="0" w:space="0" w:color="auto"/>
            <w:left w:val="none" w:sz="0" w:space="0" w:color="auto"/>
            <w:bottom w:val="none" w:sz="0" w:space="0" w:color="auto"/>
            <w:right w:val="none" w:sz="0" w:space="0" w:color="auto"/>
          </w:divBdr>
        </w:div>
        <w:div w:id="1028218060">
          <w:marLeft w:val="640"/>
          <w:marRight w:val="0"/>
          <w:marTop w:val="0"/>
          <w:marBottom w:val="0"/>
          <w:divBdr>
            <w:top w:val="none" w:sz="0" w:space="0" w:color="auto"/>
            <w:left w:val="none" w:sz="0" w:space="0" w:color="auto"/>
            <w:bottom w:val="none" w:sz="0" w:space="0" w:color="auto"/>
            <w:right w:val="none" w:sz="0" w:space="0" w:color="auto"/>
          </w:divBdr>
        </w:div>
        <w:div w:id="1030104026">
          <w:marLeft w:val="640"/>
          <w:marRight w:val="0"/>
          <w:marTop w:val="0"/>
          <w:marBottom w:val="0"/>
          <w:divBdr>
            <w:top w:val="none" w:sz="0" w:space="0" w:color="auto"/>
            <w:left w:val="none" w:sz="0" w:space="0" w:color="auto"/>
            <w:bottom w:val="none" w:sz="0" w:space="0" w:color="auto"/>
            <w:right w:val="none" w:sz="0" w:space="0" w:color="auto"/>
          </w:divBdr>
        </w:div>
        <w:div w:id="1061950782">
          <w:marLeft w:val="640"/>
          <w:marRight w:val="0"/>
          <w:marTop w:val="0"/>
          <w:marBottom w:val="0"/>
          <w:divBdr>
            <w:top w:val="none" w:sz="0" w:space="0" w:color="auto"/>
            <w:left w:val="none" w:sz="0" w:space="0" w:color="auto"/>
            <w:bottom w:val="none" w:sz="0" w:space="0" w:color="auto"/>
            <w:right w:val="none" w:sz="0" w:space="0" w:color="auto"/>
          </w:divBdr>
        </w:div>
        <w:div w:id="1068377252">
          <w:marLeft w:val="640"/>
          <w:marRight w:val="0"/>
          <w:marTop w:val="0"/>
          <w:marBottom w:val="0"/>
          <w:divBdr>
            <w:top w:val="none" w:sz="0" w:space="0" w:color="auto"/>
            <w:left w:val="none" w:sz="0" w:space="0" w:color="auto"/>
            <w:bottom w:val="none" w:sz="0" w:space="0" w:color="auto"/>
            <w:right w:val="none" w:sz="0" w:space="0" w:color="auto"/>
          </w:divBdr>
        </w:div>
        <w:div w:id="1076510788">
          <w:marLeft w:val="640"/>
          <w:marRight w:val="0"/>
          <w:marTop w:val="0"/>
          <w:marBottom w:val="0"/>
          <w:divBdr>
            <w:top w:val="none" w:sz="0" w:space="0" w:color="auto"/>
            <w:left w:val="none" w:sz="0" w:space="0" w:color="auto"/>
            <w:bottom w:val="none" w:sz="0" w:space="0" w:color="auto"/>
            <w:right w:val="none" w:sz="0" w:space="0" w:color="auto"/>
          </w:divBdr>
        </w:div>
        <w:div w:id="1080758607">
          <w:marLeft w:val="640"/>
          <w:marRight w:val="0"/>
          <w:marTop w:val="0"/>
          <w:marBottom w:val="0"/>
          <w:divBdr>
            <w:top w:val="none" w:sz="0" w:space="0" w:color="auto"/>
            <w:left w:val="none" w:sz="0" w:space="0" w:color="auto"/>
            <w:bottom w:val="none" w:sz="0" w:space="0" w:color="auto"/>
            <w:right w:val="none" w:sz="0" w:space="0" w:color="auto"/>
          </w:divBdr>
        </w:div>
        <w:div w:id="1137995446">
          <w:marLeft w:val="640"/>
          <w:marRight w:val="0"/>
          <w:marTop w:val="0"/>
          <w:marBottom w:val="0"/>
          <w:divBdr>
            <w:top w:val="none" w:sz="0" w:space="0" w:color="auto"/>
            <w:left w:val="none" w:sz="0" w:space="0" w:color="auto"/>
            <w:bottom w:val="none" w:sz="0" w:space="0" w:color="auto"/>
            <w:right w:val="none" w:sz="0" w:space="0" w:color="auto"/>
          </w:divBdr>
        </w:div>
        <w:div w:id="1141534642">
          <w:marLeft w:val="640"/>
          <w:marRight w:val="0"/>
          <w:marTop w:val="0"/>
          <w:marBottom w:val="0"/>
          <w:divBdr>
            <w:top w:val="none" w:sz="0" w:space="0" w:color="auto"/>
            <w:left w:val="none" w:sz="0" w:space="0" w:color="auto"/>
            <w:bottom w:val="none" w:sz="0" w:space="0" w:color="auto"/>
            <w:right w:val="none" w:sz="0" w:space="0" w:color="auto"/>
          </w:divBdr>
        </w:div>
        <w:div w:id="1166549950">
          <w:marLeft w:val="640"/>
          <w:marRight w:val="0"/>
          <w:marTop w:val="0"/>
          <w:marBottom w:val="0"/>
          <w:divBdr>
            <w:top w:val="none" w:sz="0" w:space="0" w:color="auto"/>
            <w:left w:val="none" w:sz="0" w:space="0" w:color="auto"/>
            <w:bottom w:val="none" w:sz="0" w:space="0" w:color="auto"/>
            <w:right w:val="none" w:sz="0" w:space="0" w:color="auto"/>
          </w:divBdr>
        </w:div>
        <w:div w:id="1166943176">
          <w:marLeft w:val="640"/>
          <w:marRight w:val="0"/>
          <w:marTop w:val="0"/>
          <w:marBottom w:val="0"/>
          <w:divBdr>
            <w:top w:val="none" w:sz="0" w:space="0" w:color="auto"/>
            <w:left w:val="none" w:sz="0" w:space="0" w:color="auto"/>
            <w:bottom w:val="none" w:sz="0" w:space="0" w:color="auto"/>
            <w:right w:val="none" w:sz="0" w:space="0" w:color="auto"/>
          </w:divBdr>
        </w:div>
        <w:div w:id="1174417935">
          <w:marLeft w:val="640"/>
          <w:marRight w:val="0"/>
          <w:marTop w:val="0"/>
          <w:marBottom w:val="0"/>
          <w:divBdr>
            <w:top w:val="none" w:sz="0" w:space="0" w:color="auto"/>
            <w:left w:val="none" w:sz="0" w:space="0" w:color="auto"/>
            <w:bottom w:val="none" w:sz="0" w:space="0" w:color="auto"/>
            <w:right w:val="none" w:sz="0" w:space="0" w:color="auto"/>
          </w:divBdr>
        </w:div>
        <w:div w:id="1175606110">
          <w:marLeft w:val="640"/>
          <w:marRight w:val="0"/>
          <w:marTop w:val="0"/>
          <w:marBottom w:val="0"/>
          <w:divBdr>
            <w:top w:val="none" w:sz="0" w:space="0" w:color="auto"/>
            <w:left w:val="none" w:sz="0" w:space="0" w:color="auto"/>
            <w:bottom w:val="none" w:sz="0" w:space="0" w:color="auto"/>
            <w:right w:val="none" w:sz="0" w:space="0" w:color="auto"/>
          </w:divBdr>
        </w:div>
        <w:div w:id="1211066695">
          <w:marLeft w:val="640"/>
          <w:marRight w:val="0"/>
          <w:marTop w:val="0"/>
          <w:marBottom w:val="0"/>
          <w:divBdr>
            <w:top w:val="none" w:sz="0" w:space="0" w:color="auto"/>
            <w:left w:val="none" w:sz="0" w:space="0" w:color="auto"/>
            <w:bottom w:val="none" w:sz="0" w:space="0" w:color="auto"/>
            <w:right w:val="none" w:sz="0" w:space="0" w:color="auto"/>
          </w:divBdr>
        </w:div>
        <w:div w:id="1257859161">
          <w:marLeft w:val="640"/>
          <w:marRight w:val="0"/>
          <w:marTop w:val="0"/>
          <w:marBottom w:val="0"/>
          <w:divBdr>
            <w:top w:val="none" w:sz="0" w:space="0" w:color="auto"/>
            <w:left w:val="none" w:sz="0" w:space="0" w:color="auto"/>
            <w:bottom w:val="none" w:sz="0" w:space="0" w:color="auto"/>
            <w:right w:val="none" w:sz="0" w:space="0" w:color="auto"/>
          </w:divBdr>
        </w:div>
        <w:div w:id="1268275938">
          <w:marLeft w:val="640"/>
          <w:marRight w:val="0"/>
          <w:marTop w:val="0"/>
          <w:marBottom w:val="0"/>
          <w:divBdr>
            <w:top w:val="none" w:sz="0" w:space="0" w:color="auto"/>
            <w:left w:val="none" w:sz="0" w:space="0" w:color="auto"/>
            <w:bottom w:val="none" w:sz="0" w:space="0" w:color="auto"/>
            <w:right w:val="none" w:sz="0" w:space="0" w:color="auto"/>
          </w:divBdr>
        </w:div>
        <w:div w:id="1288320433">
          <w:marLeft w:val="640"/>
          <w:marRight w:val="0"/>
          <w:marTop w:val="0"/>
          <w:marBottom w:val="0"/>
          <w:divBdr>
            <w:top w:val="none" w:sz="0" w:space="0" w:color="auto"/>
            <w:left w:val="none" w:sz="0" w:space="0" w:color="auto"/>
            <w:bottom w:val="none" w:sz="0" w:space="0" w:color="auto"/>
            <w:right w:val="none" w:sz="0" w:space="0" w:color="auto"/>
          </w:divBdr>
        </w:div>
        <w:div w:id="1294478859">
          <w:marLeft w:val="640"/>
          <w:marRight w:val="0"/>
          <w:marTop w:val="0"/>
          <w:marBottom w:val="0"/>
          <w:divBdr>
            <w:top w:val="none" w:sz="0" w:space="0" w:color="auto"/>
            <w:left w:val="none" w:sz="0" w:space="0" w:color="auto"/>
            <w:bottom w:val="none" w:sz="0" w:space="0" w:color="auto"/>
            <w:right w:val="none" w:sz="0" w:space="0" w:color="auto"/>
          </w:divBdr>
        </w:div>
        <w:div w:id="1300113855">
          <w:marLeft w:val="640"/>
          <w:marRight w:val="0"/>
          <w:marTop w:val="0"/>
          <w:marBottom w:val="0"/>
          <w:divBdr>
            <w:top w:val="none" w:sz="0" w:space="0" w:color="auto"/>
            <w:left w:val="none" w:sz="0" w:space="0" w:color="auto"/>
            <w:bottom w:val="none" w:sz="0" w:space="0" w:color="auto"/>
            <w:right w:val="none" w:sz="0" w:space="0" w:color="auto"/>
          </w:divBdr>
        </w:div>
        <w:div w:id="1335766747">
          <w:marLeft w:val="640"/>
          <w:marRight w:val="0"/>
          <w:marTop w:val="0"/>
          <w:marBottom w:val="0"/>
          <w:divBdr>
            <w:top w:val="none" w:sz="0" w:space="0" w:color="auto"/>
            <w:left w:val="none" w:sz="0" w:space="0" w:color="auto"/>
            <w:bottom w:val="none" w:sz="0" w:space="0" w:color="auto"/>
            <w:right w:val="none" w:sz="0" w:space="0" w:color="auto"/>
          </w:divBdr>
        </w:div>
        <w:div w:id="1426415669">
          <w:marLeft w:val="640"/>
          <w:marRight w:val="0"/>
          <w:marTop w:val="0"/>
          <w:marBottom w:val="0"/>
          <w:divBdr>
            <w:top w:val="none" w:sz="0" w:space="0" w:color="auto"/>
            <w:left w:val="none" w:sz="0" w:space="0" w:color="auto"/>
            <w:bottom w:val="none" w:sz="0" w:space="0" w:color="auto"/>
            <w:right w:val="none" w:sz="0" w:space="0" w:color="auto"/>
          </w:divBdr>
        </w:div>
        <w:div w:id="1457067312">
          <w:marLeft w:val="640"/>
          <w:marRight w:val="0"/>
          <w:marTop w:val="0"/>
          <w:marBottom w:val="0"/>
          <w:divBdr>
            <w:top w:val="none" w:sz="0" w:space="0" w:color="auto"/>
            <w:left w:val="none" w:sz="0" w:space="0" w:color="auto"/>
            <w:bottom w:val="none" w:sz="0" w:space="0" w:color="auto"/>
            <w:right w:val="none" w:sz="0" w:space="0" w:color="auto"/>
          </w:divBdr>
        </w:div>
        <w:div w:id="1517503845">
          <w:marLeft w:val="640"/>
          <w:marRight w:val="0"/>
          <w:marTop w:val="0"/>
          <w:marBottom w:val="0"/>
          <w:divBdr>
            <w:top w:val="none" w:sz="0" w:space="0" w:color="auto"/>
            <w:left w:val="none" w:sz="0" w:space="0" w:color="auto"/>
            <w:bottom w:val="none" w:sz="0" w:space="0" w:color="auto"/>
            <w:right w:val="none" w:sz="0" w:space="0" w:color="auto"/>
          </w:divBdr>
        </w:div>
        <w:div w:id="1554391766">
          <w:marLeft w:val="640"/>
          <w:marRight w:val="0"/>
          <w:marTop w:val="0"/>
          <w:marBottom w:val="0"/>
          <w:divBdr>
            <w:top w:val="none" w:sz="0" w:space="0" w:color="auto"/>
            <w:left w:val="none" w:sz="0" w:space="0" w:color="auto"/>
            <w:bottom w:val="none" w:sz="0" w:space="0" w:color="auto"/>
            <w:right w:val="none" w:sz="0" w:space="0" w:color="auto"/>
          </w:divBdr>
        </w:div>
        <w:div w:id="1563174418">
          <w:marLeft w:val="640"/>
          <w:marRight w:val="0"/>
          <w:marTop w:val="0"/>
          <w:marBottom w:val="0"/>
          <w:divBdr>
            <w:top w:val="none" w:sz="0" w:space="0" w:color="auto"/>
            <w:left w:val="none" w:sz="0" w:space="0" w:color="auto"/>
            <w:bottom w:val="none" w:sz="0" w:space="0" w:color="auto"/>
            <w:right w:val="none" w:sz="0" w:space="0" w:color="auto"/>
          </w:divBdr>
        </w:div>
        <w:div w:id="1611547930">
          <w:marLeft w:val="640"/>
          <w:marRight w:val="0"/>
          <w:marTop w:val="0"/>
          <w:marBottom w:val="0"/>
          <w:divBdr>
            <w:top w:val="none" w:sz="0" w:space="0" w:color="auto"/>
            <w:left w:val="none" w:sz="0" w:space="0" w:color="auto"/>
            <w:bottom w:val="none" w:sz="0" w:space="0" w:color="auto"/>
            <w:right w:val="none" w:sz="0" w:space="0" w:color="auto"/>
          </w:divBdr>
        </w:div>
        <w:div w:id="1623920538">
          <w:marLeft w:val="640"/>
          <w:marRight w:val="0"/>
          <w:marTop w:val="0"/>
          <w:marBottom w:val="0"/>
          <w:divBdr>
            <w:top w:val="none" w:sz="0" w:space="0" w:color="auto"/>
            <w:left w:val="none" w:sz="0" w:space="0" w:color="auto"/>
            <w:bottom w:val="none" w:sz="0" w:space="0" w:color="auto"/>
            <w:right w:val="none" w:sz="0" w:space="0" w:color="auto"/>
          </w:divBdr>
        </w:div>
        <w:div w:id="1705902227">
          <w:marLeft w:val="640"/>
          <w:marRight w:val="0"/>
          <w:marTop w:val="0"/>
          <w:marBottom w:val="0"/>
          <w:divBdr>
            <w:top w:val="none" w:sz="0" w:space="0" w:color="auto"/>
            <w:left w:val="none" w:sz="0" w:space="0" w:color="auto"/>
            <w:bottom w:val="none" w:sz="0" w:space="0" w:color="auto"/>
            <w:right w:val="none" w:sz="0" w:space="0" w:color="auto"/>
          </w:divBdr>
        </w:div>
        <w:div w:id="1718966287">
          <w:marLeft w:val="640"/>
          <w:marRight w:val="0"/>
          <w:marTop w:val="0"/>
          <w:marBottom w:val="0"/>
          <w:divBdr>
            <w:top w:val="none" w:sz="0" w:space="0" w:color="auto"/>
            <w:left w:val="none" w:sz="0" w:space="0" w:color="auto"/>
            <w:bottom w:val="none" w:sz="0" w:space="0" w:color="auto"/>
            <w:right w:val="none" w:sz="0" w:space="0" w:color="auto"/>
          </w:divBdr>
        </w:div>
        <w:div w:id="1745762368">
          <w:marLeft w:val="640"/>
          <w:marRight w:val="0"/>
          <w:marTop w:val="0"/>
          <w:marBottom w:val="0"/>
          <w:divBdr>
            <w:top w:val="none" w:sz="0" w:space="0" w:color="auto"/>
            <w:left w:val="none" w:sz="0" w:space="0" w:color="auto"/>
            <w:bottom w:val="none" w:sz="0" w:space="0" w:color="auto"/>
            <w:right w:val="none" w:sz="0" w:space="0" w:color="auto"/>
          </w:divBdr>
        </w:div>
        <w:div w:id="1786002253">
          <w:marLeft w:val="640"/>
          <w:marRight w:val="0"/>
          <w:marTop w:val="0"/>
          <w:marBottom w:val="0"/>
          <w:divBdr>
            <w:top w:val="none" w:sz="0" w:space="0" w:color="auto"/>
            <w:left w:val="none" w:sz="0" w:space="0" w:color="auto"/>
            <w:bottom w:val="none" w:sz="0" w:space="0" w:color="auto"/>
            <w:right w:val="none" w:sz="0" w:space="0" w:color="auto"/>
          </w:divBdr>
        </w:div>
        <w:div w:id="1802457180">
          <w:marLeft w:val="640"/>
          <w:marRight w:val="0"/>
          <w:marTop w:val="0"/>
          <w:marBottom w:val="0"/>
          <w:divBdr>
            <w:top w:val="none" w:sz="0" w:space="0" w:color="auto"/>
            <w:left w:val="none" w:sz="0" w:space="0" w:color="auto"/>
            <w:bottom w:val="none" w:sz="0" w:space="0" w:color="auto"/>
            <w:right w:val="none" w:sz="0" w:space="0" w:color="auto"/>
          </w:divBdr>
        </w:div>
        <w:div w:id="1825004101">
          <w:marLeft w:val="640"/>
          <w:marRight w:val="0"/>
          <w:marTop w:val="0"/>
          <w:marBottom w:val="0"/>
          <w:divBdr>
            <w:top w:val="none" w:sz="0" w:space="0" w:color="auto"/>
            <w:left w:val="none" w:sz="0" w:space="0" w:color="auto"/>
            <w:bottom w:val="none" w:sz="0" w:space="0" w:color="auto"/>
            <w:right w:val="none" w:sz="0" w:space="0" w:color="auto"/>
          </w:divBdr>
        </w:div>
        <w:div w:id="1848710362">
          <w:marLeft w:val="640"/>
          <w:marRight w:val="0"/>
          <w:marTop w:val="0"/>
          <w:marBottom w:val="0"/>
          <w:divBdr>
            <w:top w:val="none" w:sz="0" w:space="0" w:color="auto"/>
            <w:left w:val="none" w:sz="0" w:space="0" w:color="auto"/>
            <w:bottom w:val="none" w:sz="0" w:space="0" w:color="auto"/>
            <w:right w:val="none" w:sz="0" w:space="0" w:color="auto"/>
          </w:divBdr>
        </w:div>
        <w:div w:id="1862434552">
          <w:marLeft w:val="640"/>
          <w:marRight w:val="0"/>
          <w:marTop w:val="0"/>
          <w:marBottom w:val="0"/>
          <w:divBdr>
            <w:top w:val="none" w:sz="0" w:space="0" w:color="auto"/>
            <w:left w:val="none" w:sz="0" w:space="0" w:color="auto"/>
            <w:bottom w:val="none" w:sz="0" w:space="0" w:color="auto"/>
            <w:right w:val="none" w:sz="0" w:space="0" w:color="auto"/>
          </w:divBdr>
        </w:div>
        <w:div w:id="1870988358">
          <w:marLeft w:val="640"/>
          <w:marRight w:val="0"/>
          <w:marTop w:val="0"/>
          <w:marBottom w:val="0"/>
          <w:divBdr>
            <w:top w:val="none" w:sz="0" w:space="0" w:color="auto"/>
            <w:left w:val="none" w:sz="0" w:space="0" w:color="auto"/>
            <w:bottom w:val="none" w:sz="0" w:space="0" w:color="auto"/>
            <w:right w:val="none" w:sz="0" w:space="0" w:color="auto"/>
          </w:divBdr>
        </w:div>
        <w:div w:id="1922715808">
          <w:marLeft w:val="640"/>
          <w:marRight w:val="0"/>
          <w:marTop w:val="0"/>
          <w:marBottom w:val="0"/>
          <w:divBdr>
            <w:top w:val="none" w:sz="0" w:space="0" w:color="auto"/>
            <w:left w:val="none" w:sz="0" w:space="0" w:color="auto"/>
            <w:bottom w:val="none" w:sz="0" w:space="0" w:color="auto"/>
            <w:right w:val="none" w:sz="0" w:space="0" w:color="auto"/>
          </w:divBdr>
        </w:div>
        <w:div w:id="1945764224">
          <w:marLeft w:val="640"/>
          <w:marRight w:val="0"/>
          <w:marTop w:val="0"/>
          <w:marBottom w:val="0"/>
          <w:divBdr>
            <w:top w:val="none" w:sz="0" w:space="0" w:color="auto"/>
            <w:left w:val="none" w:sz="0" w:space="0" w:color="auto"/>
            <w:bottom w:val="none" w:sz="0" w:space="0" w:color="auto"/>
            <w:right w:val="none" w:sz="0" w:space="0" w:color="auto"/>
          </w:divBdr>
        </w:div>
        <w:div w:id="1952932064">
          <w:marLeft w:val="640"/>
          <w:marRight w:val="0"/>
          <w:marTop w:val="0"/>
          <w:marBottom w:val="0"/>
          <w:divBdr>
            <w:top w:val="none" w:sz="0" w:space="0" w:color="auto"/>
            <w:left w:val="none" w:sz="0" w:space="0" w:color="auto"/>
            <w:bottom w:val="none" w:sz="0" w:space="0" w:color="auto"/>
            <w:right w:val="none" w:sz="0" w:space="0" w:color="auto"/>
          </w:divBdr>
        </w:div>
        <w:div w:id="1957757143">
          <w:marLeft w:val="640"/>
          <w:marRight w:val="0"/>
          <w:marTop w:val="0"/>
          <w:marBottom w:val="0"/>
          <w:divBdr>
            <w:top w:val="none" w:sz="0" w:space="0" w:color="auto"/>
            <w:left w:val="none" w:sz="0" w:space="0" w:color="auto"/>
            <w:bottom w:val="none" w:sz="0" w:space="0" w:color="auto"/>
            <w:right w:val="none" w:sz="0" w:space="0" w:color="auto"/>
          </w:divBdr>
        </w:div>
        <w:div w:id="1979912628">
          <w:marLeft w:val="640"/>
          <w:marRight w:val="0"/>
          <w:marTop w:val="0"/>
          <w:marBottom w:val="0"/>
          <w:divBdr>
            <w:top w:val="none" w:sz="0" w:space="0" w:color="auto"/>
            <w:left w:val="none" w:sz="0" w:space="0" w:color="auto"/>
            <w:bottom w:val="none" w:sz="0" w:space="0" w:color="auto"/>
            <w:right w:val="none" w:sz="0" w:space="0" w:color="auto"/>
          </w:divBdr>
        </w:div>
        <w:div w:id="1981571726">
          <w:marLeft w:val="640"/>
          <w:marRight w:val="0"/>
          <w:marTop w:val="0"/>
          <w:marBottom w:val="0"/>
          <w:divBdr>
            <w:top w:val="none" w:sz="0" w:space="0" w:color="auto"/>
            <w:left w:val="none" w:sz="0" w:space="0" w:color="auto"/>
            <w:bottom w:val="none" w:sz="0" w:space="0" w:color="auto"/>
            <w:right w:val="none" w:sz="0" w:space="0" w:color="auto"/>
          </w:divBdr>
        </w:div>
        <w:div w:id="1993100682">
          <w:marLeft w:val="640"/>
          <w:marRight w:val="0"/>
          <w:marTop w:val="0"/>
          <w:marBottom w:val="0"/>
          <w:divBdr>
            <w:top w:val="none" w:sz="0" w:space="0" w:color="auto"/>
            <w:left w:val="none" w:sz="0" w:space="0" w:color="auto"/>
            <w:bottom w:val="none" w:sz="0" w:space="0" w:color="auto"/>
            <w:right w:val="none" w:sz="0" w:space="0" w:color="auto"/>
          </w:divBdr>
        </w:div>
        <w:div w:id="2027365898">
          <w:marLeft w:val="640"/>
          <w:marRight w:val="0"/>
          <w:marTop w:val="0"/>
          <w:marBottom w:val="0"/>
          <w:divBdr>
            <w:top w:val="none" w:sz="0" w:space="0" w:color="auto"/>
            <w:left w:val="none" w:sz="0" w:space="0" w:color="auto"/>
            <w:bottom w:val="none" w:sz="0" w:space="0" w:color="auto"/>
            <w:right w:val="none" w:sz="0" w:space="0" w:color="auto"/>
          </w:divBdr>
        </w:div>
        <w:div w:id="2031372644">
          <w:marLeft w:val="640"/>
          <w:marRight w:val="0"/>
          <w:marTop w:val="0"/>
          <w:marBottom w:val="0"/>
          <w:divBdr>
            <w:top w:val="none" w:sz="0" w:space="0" w:color="auto"/>
            <w:left w:val="none" w:sz="0" w:space="0" w:color="auto"/>
            <w:bottom w:val="none" w:sz="0" w:space="0" w:color="auto"/>
            <w:right w:val="none" w:sz="0" w:space="0" w:color="auto"/>
          </w:divBdr>
        </w:div>
        <w:div w:id="2058042329">
          <w:marLeft w:val="640"/>
          <w:marRight w:val="0"/>
          <w:marTop w:val="0"/>
          <w:marBottom w:val="0"/>
          <w:divBdr>
            <w:top w:val="none" w:sz="0" w:space="0" w:color="auto"/>
            <w:left w:val="none" w:sz="0" w:space="0" w:color="auto"/>
            <w:bottom w:val="none" w:sz="0" w:space="0" w:color="auto"/>
            <w:right w:val="none" w:sz="0" w:space="0" w:color="auto"/>
          </w:divBdr>
        </w:div>
        <w:div w:id="2118403556">
          <w:marLeft w:val="640"/>
          <w:marRight w:val="0"/>
          <w:marTop w:val="0"/>
          <w:marBottom w:val="0"/>
          <w:divBdr>
            <w:top w:val="none" w:sz="0" w:space="0" w:color="auto"/>
            <w:left w:val="none" w:sz="0" w:space="0" w:color="auto"/>
            <w:bottom w:val="none" w:sz="0" w:space="0" w:color="auto"/>
            <w:right w:val="none" w:sz="0" w:space="0" w:color="auto"/>
          </w:divBdr>
        </w:div>
      </w:divsChild>
    </w:div>
    <w:div w:id="1121267081">
      <w:bodyDiv w:val="1"/>
      <w:marLeft w:val="0"/>
      <w:marRight w:val="0"/>
      <w:marTop w:val="0"/>
      <w:marBottom w:val="0"/>
      <w:divBdr>
        <w:top w:val="none" w:sz="0" w:space="0" w:color="auto"/>
        <w:left w:val="none" w:sz="0" w:space="0" w:color="auto"/>
        <w:bottom w:val="none" w:sz="0" w:space="0" w:color="auto"/>
        <w:right w:val="none" w:sz="0" w:space="0" w:color="auto"/>
      </w:divBdr>
      <w:divsChild>
        <w:div w:id="2365604">
          <w:marLeft w:val="640"/>
          <w:marRight w:val="0"/>
          <w:marTop w:val="0"/>
          <w:marBottom w:val="0"/>
          <w:divBdr>
            <w:top w:val="none" w:sz="0" w:space="0" w:color="auto"/>
            <w:left w:val="none" w:sz="0" w:space="0" w:color="auto"/>
            <w:bottom w:val="none" w:sz="0" w:space="0" w:color="auto"/>
            <w:right w:val="none" w:sz="0" w:space="0" w:color="auto"/>
          </w:divBdr>
        </w:div>
        <w:div w:id="30502980">
          <w:marLeft w:val="640"/>
          <w:marRight w:val="0"/>
          <w:marTop w:val="0"/>
          <w:marBottom w:val="0"/>
          <w:divBdr>
            <w:top w:val="none" w:sz="0" w:space="0" w:color="auto"/>
            <w:left w:val="none" w:sz="0" w:space="0" w:color="auto"/>
            <w:bottom w:val="none" w:sz="0" w:space="0" w:color="auto"/>
            <w:right w:val="none" w:sz="0" w:space="0" w:color="auto"/>
          </w:divBdr>
        </w:div>
        <w:div w:id="36512064">
          <w:marLeft w:val="640"/>
          <w:marRight w:val="0"/>
          <w:marTop w:val="0"/>
          <w:marBottom w:val="0"/>
          <w:divBdr>
            <w:top w:val="none" w:sz="0" w:space="0" w:color="auto"/>
            <w:left w:val="none" w:sz="0" w:space="0" w:color="auto"/>
            <w:bottom w:val="none" w:sz="0" w:space="0" w:color="auto"/>
            <w:right w:val="none" w:sz="0" w:space="0" w:color="auto"/>
          </w:divBdr>
        </w:div>
        <w:div w:id="56518378">
          <w:marLeft w:val="640"/>
          <w:marRight w:val="0"/>
          <w:marTop w:val="0"/>
          <w:marBottom w:val="0"/>
          <w:divBdr>
            <w:top w:val="none" w:sz="0" w:space="0" w:color="auto"/>
            <w:left w:val="none" w:sz="0" w:space="0" w:color="auto"/>
            <w:bottom w:val="none" w:sz="0" w:space="0" w:color="auto"/>
            <w:right w:val="none" w:sz="0" w:space="0" w:color="auto"/>
          </w:divBdr>
        </w:div>
        <w:div w:id="56976107">
          <w:marLeft w:val="640"/>
          <w:marRight w:val="0"/>
          <w:marTop w:val="0"/>
          <w:marBottom w:val="0"/>
          <w:divBdr>
            <w:top w:val="none" w:sz="0" w:space="0" w:color="auto"/>
            <w:left w:val="none" w:sz="0" w:space="0" w:color="auto"/>
            <w:bottom w:val="none" w:sz="0" w:space="0" w:color="auto"/>
            <w:right w:val="none" w:sz="0" w:space="0" w:color="auto"/>
          </w:divBdr>
        </w:div>
        <w:div w:id="61022838">
          <w:marLeft w:val="640"/>
          <w:marRight w:val="0"/>
          <w:marTop w:val="0"/>
          <w:marBottom w:val="0"/>
          <w:divBdr>
            <w:top w:val="none" w:sz="0" w:space="0" w:color="auto"/>
            <w:left w:val="none" w:sz="0" w:space="0" w:color="auto"/>
            <w:bottom w:val="none" w:sz="0" w:space="0" w:color="auto"/>
            <w:right w:val="none" w:sz="0" w:space="0" w:color="auto"/>
          </w:divBdr>
        </w:div>
        <w:div w:id="103234205">
          <w:marLeft w:val="640"/>
          <w:marRight w:val="0"/>
          <w:marTop w:val="0"/>
          <w:marBottom w:val="0"/>
          <w:divBdr>
            <w:top w:val="none" w:sz="0" w:space="0" w:color="auto"/>
            <w:left w:val="none" w:sz="0" w:space="0" w:color="auto"/>
            <w:bottom w:val="none" w:sz="0" w:space="0" w:color="auto"/>
            <w:right w:val="none" w:sz="0" w:space="0" w:color="auto"/>
          </w:divBdr>
        </w:div>
        <w:div w:id="130447414">
          <w:marLeft w:val="640"/>
          <w:marRight w:val="0"/>
          <w:marTop w:val="0"/>
          <w:marBottom w:val="0"/>
          <w:divBdr>
            <w:top w:val="none" w:sz="0" w:space="0" w:color="auto"/>
            <w:left w:val="none" w:sz="0" w:space="0" w:color="auto"/>
            <w:bottom w:val="none" w:sz="0" w:space="0" w:color="auto"/>
            <w:right w:val="none" w:sz="0" w:space="0" w:color="auto"/>
          </w:divBdr>
        </w:div>
        <w:div w:id="222759420">
          <w:marLeft w:val="640"/>
          <w:marRight w:val="0"/>
          <w:marTop w:val="0"/>
          <w:marBottom w:val="0"/>
          <w:divBdr>
            <w:top w:val="none" w:sz="0" w:space="0" w:color="auto"/>
            <w:left w:val="none" w:sz="0" w:space="0" w:color="auto"/>
            <w:bottom w:val="none" w:sz="0" w:space="0" w:color="auto"/>
            <w:right w:val="none" w:sz="0" w:space="0" w:color="auto"/>
          </w:divBdr>
        </w:div>
        <w:div w:id="227109802">
          <w:marLeft w:val="640"/>
          <w:marRight w:val="0"/>
          <w:marTop w:val="0"/>
          <w:marBottom w:val="0"/>
          <w:divBdr>
            <w:top w:val="none" w:sz="0" w:space="0" w:color="auto"/>
            <w:left w:val="none" w:sz="0" w:space="0" w:color="auto"/>
            <w:bottom w:val="none" w:sz="0" w:space="0" w:color="auto"/>
            <w:right w:val="none" w:sz="0" w:space="0" w:color="auto"/>
          </w:divBdr>
        </w:div>
        <w:div w:id="233441850">
          <w:marLeft w:val="640"/>
          <w:marRight w:val="0"/>
          <w:marTop w:val="0"/>
          <w:marBottom w:val="0"/>
          <w:divBdr>
            <w:top w:val="none" w:sz="0" w:space="0" w:color="auto"/>
            <w:left w:val="none" w:sz="0" w:space="0" w:color="auto"/>
            <w:bottom w:val="none" w:sz="0" w:space="0" w:color="auto"/>
            <w:right w:val="none" w:sz="0" w:space="0" w:color="auto"/>
          </w:divBdr>
        </w:div>
        <w:div w:id="259528903">
          <w:marLeft w:val="640"/>
          <w:marRight w:val="0"/>
          <w:marTop w:val="0"/>
          <w:marBottom w:val="0"/>
          <w:divBdr>
            <w:top w:val="none" w:sz="0" w:space="0" w:color="auto"/>
            <w:left w:val="none" w:sz="0" w:space="0" w:color="auto"/>
            <w:bottom w:val="none" w:sz="0" w:space="0" w:color="auto"/>
            <w:right w:val="none" w:sz="0" w:space="0" w:color="auto"/>
          </w:divBdr>
        </w:div>
        <w:div w:id="327877077">
          <w:marLeft w:val="640"/>
          <w:marRight w:val="0"/>
          <w:marTop w:val="0"/>
          <w:marBottom w:val="0"/>
          <w:divBdr>
            <w:top w:val="none" w:sz="0" w:space="0" w:color="auto"/>
            <w:left w:val="none" w:sz="0" w:space="0" w:color="auto"/>
            <w:bottom w:val="none" w:sz="0" w:space="0" w:color="auto"/>
            <w:right w:val="none" w:sz="0" w:space="0" w:color="auto"/>
          </w:divBdr>
        </w:div>
        <w:div w:id="328562156">
          <w:marLeft w:val="640"/>
          <w:marRight w:val="0"/>
          <w:marTop w:val="0"/>
          <w:marBottom w:val="0"/>
          <w:divBdr>
            <w:top w:val="none" w:sz="0" w:space="0" w:color="auto"/>
            <w:left w:val="none" w:sz="0" w:space="0" w:color="auto"/>
            <w:bottom w:val="none" w:sz="0" w:space="0" w:color="auto"/>
            <w:right w:val="none" w:sz="0" w:space="0" w:color="auto"/>
          </w:divBdr>
        </w:div>
        <w:div w:id="334578610">
          <w:marLeft w:val="640"/>
          <w:marRight w:val="0"/>
          <w:marTop w:val="0"/>
          <w:marBottom w:val="0"/>
          <w:divBdr>
            <w:top w:val="none" w:sz="0" w:space="0" w:color="auto"/>
            <w:left w:val="none" w:sz="0" w:space="0" w:color="auto"/>
            <w:bottom w:val="none" w:sz="0" w:space="0" w:color="auto"/>
            <w:right w:val="none" w:sz="0" w:space="0" w:color="auto"/>
          </w:divBdr>
        </w:div>
        <w:div w:id="347559299">
          <w:marLeft w:val="640"/>
          <w:marRight w:val="0"/>
          <w:marTop w:val="0"/>
          <w:marBottom w:val="0"/>
          <w:divBdr>
            <w:top w:val="none" w:sz="0" w:space="0" w:color="auto"/>
            <w:left w:val="none" w:sz="0" w:space="0" w:color="auto"/>
            <w:bottom w:val="none" w:sz="0" w:space="0" w:color="auto"/>
            <w:right w:val="none" w:sz="0" w:space="0" w:color="auto"/>
          </w:divBdr>
        </w:div>
        <w:div w:id="436561416">
          <w:marLeft w:val="640"/>
          <w:marRight w:val="0"/>
          <w:marTop w:val="0"/>
          <w:marBottom w:val="0"/>
          <w:divBdr>
            <w:top w:val="none" w:sz="0" w:space="0" w:color="auto"/>
            <w:left w:val="none" w:sz="0" w:space="0" w:color="auto"/>
            <w:bottom w:val="none" w:sz="0" w:space="0" w:color="auto"/>
            <w:right w:val="none" w:sz="0" w:space="0" w:color="auto"/>
          </w:divBdr>
        </w:div>
        <w:div w:id="439837798">
          <w:marLeft w:val="640"/>
          <w:marRight w:val="0"/>
          <w:marTop w:val="0"/>
          <w:marBottom w:val="0"/>
          <w:divBdr>
            <w:top w:val="none" w:sz="0" w:space="0" w:color="auto"/>
            <w:left w:val="none" w:sz="0" w:space="0" w:color="auto"/>
            <w:bottom w:val="none" w:sz="0" w:space="0" w:color="auto"/>
            <w:right w:val="none" w:sz="0" w:space="0" w:color="auto"/>
          </w:divBdr>
        </w:div>
        <w:div w:id="488905076">
          <w:marLeft w:val="640"/>
          <w:marRight w:val="0"/>
          <w:marTop w:val="0"/>
          <w:marBottom w:val="0"/>
          <w:divBdr>
            <w:top w:val="none" w:sz="0" w:space="0" w:color="auto"/>
            <w:left w:val="none" w:sz="0" w:space="0" w:color="auto"/>
            <w:bottom w:val="none" w:sz="0" w:space="0" w:color="auto"/>
            <w:right w:val="none" w:sz="0" w:space="0" w:color="auto"/>
          </w:divBdr>
        </w:div>
        <w:div w:id="539973148">
          <w:marLeft w:val="640"/>
          <w:marRight w:val="0"/>
          <w:marTop w:val="0"/>
          <w:marBottom w:val="0"/>
          <w:divBdr>
            <w:top w:val="none" w:sz="0" w:space="0" w:color="auto"/>
            <w:left w:val="none" w:sz="0" w:space="0" w:color="auto"/>
            <w:bottom w:val="none" w:sz="0" w:space="0" w:color="auto"/>
            <w:right w:val="none" w:sz="0" w:space="0" w:color="auto"/>
          </w:divBdr>
        </w:div>
        <w:div w:id="541015710">
          <w:marLeft w:val="640"/>
          <w:marRight w:val="0"/>
          <w:marTop w:val="0"/>
          <w:marBottom w:val="0"/>
          <w:divBdr>
            <w:top w:val="none" w:sz="0" w:space="0" w:color="auto"/>
            <w:left w:val="none" w:sz="0" w:space="0" w:color="auto"/>
            <w:bottom w:val="none" w:sz="0" w:space="0" w:color="auto"/>
            <w:right w:val="none" w:sz="0" w:space="0" w:color="auto"/>
          </w:divBdr>
        </w:div>
        <w:div w:id="570232693">
          <w:marLeft w:val="640"/>
          <w:marRight w:val="0"/>
          <w:marTop w:val="0"/>
          <w:marBottom w:val="0"/>
          <w:divBdr>
            <w:top w:val="none" w:sz="0" w:space="0" w:color="auto"/>
            <w:left w:val="none" w:sz="0" w:space="0" w:color="auto"/>
            <w:bottom w:val="none" w:sz="0" w:space="0" w:color="auto"/>
            <w:right w:val="none" w:sz="0" w:space="0" w:color="auto"/>
          </w:divBdr>
        </w:div>
        <w:div w:id="573708547">
          <w:marLeft w:val="640"/>
          <w:marRight w:val="0"/>
          <w:marTop w:val="0"/>
          <w:marBottom w:val="0"/>
          <w:divBdr>
            <w:top w:val="none" w:sz="0" w:space="0" w:color="auto"/>
            <w:left w:val="none" w:sz="0" w:space="0" w:color="auto"/>
            <w:bottom w:val="none" w:sz="0" w:space="0" w:color="auto"/>
            <w:right w:val="none" w:sz="0" w:space="0" w:color="auto"/>
          </w:divBdr>
        </w:div>
        <w:div w:id="606889251">
          <w:marLeft w:val="640"/>
          <w:marRight w:val="0"/>
          <w:marTop w:val="0"/>
          <w:marBottom w:val="0"/>
          <w:divBdr>
            <w:top w:val="none" w:sz="0" w:space="0" w:color="auto"/>
            <w:left w:val="none" w:sz="0" w:space="0" w:color="auto"/>
            <w:bottom w:val="none" w:sz="0" w:space="0" w:color="auto"/>
            <w:right w:val="none" w:sz="0" w:space="0" w:color="auto"/>
          </w:divBdr>
        </w:div>
        <w:div w:id="612174889">
          <w:marLeft w:val="640"/>
          <w:marRight w:val="0"/>
          <w:marTop w:val="0"/>
          <w:marBottom w:val="0"/>
          <w:divBdr>
            <w:top w:val="none" w:sz="0" w:space="0" w:color="auto"/>
            <w:left w:val="none" w:sz="0" w:space="0" w:color="auto"/>
            <w:bottom w:val="none" w:sz="0" w:space="0" w:color="auto"/>
            <w:right w:val="none" w:sz="0" w:space="0" w:color="auto"/>
          </w:divBdr>
        </w:div>
        <w:div w:id="664477980">
          <w:marLeft w:val="640"/>
          <w:marRight w:val="0"/>
          <w:marTop w:val="0"/>
          <w:marBottom w:val="0"/>
          <w:divBdr>
            <w:top w:val="none" w:sz="0" w:space="0" w:color="auto"/>
            <w:left w:val="none" w:sz="0" w:space="0" w:color="auto"/>
            <w:bottom w:val="none" w:sz="0" w:space="0" w:color="auto"/>
            <w:right w:val="none" w:sz="0" w:space="0" w:color="auto"/>
          </w:divBdr>
        </w:div>
        <w:div w:id="710299296">
          <w:marLeft w:val="640"/>
          <w:marRight w:val="0"/>
          <w:marTop w:val="0"/>
          <w:marBottom w:val="0"/>
          <w:divBdr>
            <w:top w:val="none" w:sz="0" w:space="0" w:color="auto"/>
            <w:left w:val="none" w:sz="0" w:space="0" w:color="auto"/>
            <w:bottom w:val="none" w:sz="0" w:space="0" w:color="auto"/>
            <w:right w:val="none" w:sz="0" w:space="0" w:color="auto"/>
          </w:divBdr>
        </w:div>
        <w:div w:id="718213082">
          <w:marLeft w:val="640"/>
          <w:marRight w:val="0"/>
          <w:marTop w:val="0"/>
          <w:marBottom w:val="0"/>
          <w:divBdr>
            <w:top w:val="none" w:sz="0" w:space="0" w:color="auto"/>
            <w:left w:val="none" w:sz="0" w:space="0" w:color="auto"/>
            <w:bottom w:val="none" w:sz="0" w:space="0" w:color="auto"/>
            <w:right w:val="none" w:sz="0" w:space="0" w:color="auto"/>
          </w:divBdr>
        </w:div>
        <w:div w:id="732004190">
          <w:marLeft w:val="640"/>
          <w:marRight w:val="0"/>
          <w:marTop w:val="0"/>
          <w:marBottom w:val="0"/>
          <w:divBdr>
            <w:top w:val="none" w:sz="0" w:space="0" w:color="auto"/>
            <w:left w:val="none" w:sz="0" w:space="0" w:color="auto"/>
            <w:bottom w:val="none" w:sz="0" w:space="0" w:color="auto"/>
            <w:right w:val="none" w:sz="0" w:space="0" w:color="auto"/>
          </w:divBdr>
        </w:div>
        <w:div w:id="750397446">
          <w:marLeft w:val="640"/>
          <w:marRight w:val="0"/>
          <w:marTop w:val="0"/>
          <w:marBottom w:val="0"/>
          <w:divBdr>
            <w:top w:val="none" w:sz="0" w:space="0" w:color="auto"/>
            <w:left w:val="none" w:sz="0" w:space="0" w:color="auto"/>
            <w:bottom w:val="none" w:sz="0" w:space="0" w:color="auto"/>
            <w:right w:val="none" w:sz="0" w:space="0" w:color="auto"/>
          </w:divBdr>
        </w:div>
        <w:div w:id="841973394">
          <w:marLeft w:val="640"/>
          <w:marRight w:val="0"/>
          <w:marTop w:val="0"/>
          <w:marBottom w:val="0"/>
          <w:divBdr>
            <w:top w:val="none" w:sz="0" w:space="0" w:color="auto"/>
            <w:left w:val="none" w:sz="0" w:space="0" w:color="auto"/>
            <w:bottom w:val="none" w:sz="0" w:space="0" w:color="auto"/>
            <w:right w:val="none" w:sz="0" w:space="0" w:color="auto"/>
          </w:divBdr>
        </w:div>
        <w:div w:id="845678363">
          <w:marLeft w:val="640"/>
          <w:marRight w:val="0"/>
          <w:marTop w:val="0"/>
          <w:marBottom w:val="0"/>
          <w:divBdr>
            <w:top w:val="none" w:sz="0" w:space="0" w:color="auto"/>
            <w:left w:val="none" w:sz="0" w:space="0" w:color="auto"/>
            <w:bottom w:val="none" w:sz="0" w:space="0" w:color="auto"/>
            <w:right w:val="none" w:sz="0" w:space="0" w:color="auto"/>
          </w:divBdr>
        </w:div>
        <w:div w:id="853887499">
          <w:marLeft w:val="640"/>
          <w:marRight w:val="0"/>
          <w:marTop w:val="0"/>
          <w:marBottom w:val="0"/>
          <w:divBdr>
            <w:top w:val="none" w:sz="0" w:space="0" w:color="auto"/>
            <w:left w:val="none" w:sz="0" w:space="0" w:color="auto"/>
            <w:bottom w:val="none" w:sz="0" w:space="0" w:color="auto"/>
            <w:right w:val="none" w:sz="0" w:space="0" w:color="auto"/>
          </w:divBdr>
        </w:div>
        <w:div w:id="890770826">
          <w:marLeft w:val="640"/>
          <w:marRight w:val="0"/>
          <w:marTop w:val="0"/>
          <w:marBottom w:val="0"/>
          <w:divBdr>
            <w:top w:val="none" w:sz="0" w:space="0" w:color="auto"/>
            <w:left w:val="none" w:sz="0" w:space="0" w:color="auto"/>
            <w:bottom w:val="none" w:sz="0" w:space="0" w:color="auto"/>
            <w:right w:val="none" w:sz="0" w:space="0" w:color="auto"/>
          </w:divBdr>
        </w:div>
        <w:div w:id="928736583">
          <w:marLeft w:val="640"/>
          <w:marRight w:val="0"/>
          <w:marTop w:val="0"/>
          <w:marBottom w:val="0"/>
          <w:divBdr>
            <w:top w:val="none" w:sz="0" w:space="0" w:color="auto"/>
            <w:left w:val="none" w:sz="0" w:space="0" w:color="auto"/>
            <w:bottom w:val="none" w:sz="0" w:space="0" w:color="auto"/>
            <w:right w:val="none" w:sz="0" w:space="0" w:color="auto"/>
          </w:divBdr>
        </w:div>
        <w:div w:id="932396956">
          <w:marLeft w:val="640"/>
          <w:marRight w:val="0"/>
          <w:marTop w:val="0"/>
          <w:marBottom w:val="0"/>
          <w:divBdr>
            <w:top w:val="none" w:sz="0" w:space="0" w:color="auto"/>
            <w:left w:val="none" w:sz="0" w:space="0" w:color="auto"/>
            <w:bottom w:val="none" w:sz="0" w:space="0" w:color="auto"/>
            <w:right w:val="none" w:sz="0" w:space="0" w:color="auto"/>
          </w:divBdr>
        </w:div>
        <w:div w:id="940993780">
          <w:marLeft w:val="640"/>
          <w:marRight w:val="0"/>
          <w:marTop w:val="0"/>
          <w:marBottom w:val="0"/>
          <w:divBdr>
            <w:top w:val="none" w:sz="0" w:space="0" w:color="auto"/>
            <w:left w:val="none" w:sz="0" w:space="0" w:color="auto"/>
            <w:bottom w:val="none" w:sz="0" w:space="0" w:color="auto"/>
            <w:right w:val="none" w:sz="0" w:space="0" w:color="auto"/>
          </w:divBdr>
        </w:div>
        <w:div w:id="941260501">
          <w:marLeft w:val="640"/>
          <w:marRight w:val="0"/>
          <w:marTop w:val="0"/>
          <w:marBottom w:val="0"/>
          <w:divBdr>
            <w:top w:val="none" w:sz="0" w:space="0" w:color="auto"/>
            <w:left w:val="none" w:sz="0" w:space="0" w:color="auto"/>
            <w:bottom w:val="none" w:sz="0" w:space="0" w:color="auto"/>
            <w:right w:val="none" w:sz="0" w:space="0" w:color="auto"/>
          </w:divBdr>
        </w:div>
        <w:div w:id="977027049">
          <w:marLeft w:val="640"/>
          <w:marRight w:val="0"/>
          <w:marTop w:val="0"/>
          <w:marBottom w:val="0"/>
          <w:divBdr>
            <w:top w:val="none" w:sz="0" w:space="0" w:color="auto"/>
            <w:left w:val="none" w:sz="0" w:space="0" w:color="auto"/>
            <w:bottom w:val="none" w:sz="0" w:space="0" w:color="auto"/>
            <w:right w:val="none" w:sz="0" w:space="0" w:color="auto"/>
          </w:divBdr>
        </w:div>
        <w:div w:id="1069496226">
          <w:marLeft w:val="640"/>
          <w:marRight w:val="0"/>
          <w:marTop w:val="0"/>
          <w:marBottom w:val="0"/>
          <w:divBdr>
            <w:top w:val="none" w:sz="0" w:space="0" w:color="auto"/>
            <w:left w:val="none" w:sz="0" w:space="0" w:color="auto"/>
            <w:bottom w:val="none" w:sz="0" w:space="0" w:color="auto"/>
            <w:right w:val="none" w:sz="0" w:space="0" w:color="auto"/>
          </w:divBdr>
        </w:div>
        <w:div w:id="1083067169">
          <w:marLeft w:val="640"/>
          <w:marRight w:val="0"/>
          <w:marTop w:val="0"/>
          <w:marBottom w:val="0"/>
          <w:divBdr>
            <w:top w:val="none" w:sz="0" w:space="0" w:color="auto"/>
            <w:left w:val="none" w:sz="0" w:space="0" w:color="auto"/>
            <w:bottom w:val="none" w:sz="0" w:space="0" w:color="auto"/>
            <w:right w:val="none" w:sz="0" w:space="0" w:color="auto"/>
          </w:divBdr>
        </w:div>
        <w:div w:id="1144008822">
          <w:marLeft w:val="640"/>
          <w:marRight w:val="0"/>
          <w:marTop w:val="0"/>
          <w:marBottom w:val="0"/>
          <w:divBdr>
            <w:top w:val="none" w:sz="0" w:space="0" w:color="auto"/>
            <w:left w:val="none" w:sz="0" w:space="0" w:color="auto"/>
            <w:bottom w:val="none" w:sz="0" w:space="0" w:color="auto"/>
            <w:right w:val="none" w:sz="0" w:space="0" w:color="auto"/>
          </w:divBdr>
        </w:div>
        <w:div w:id="1147937582">
          <w:marLeft w:val="640"/>
          <w:marRight w:val="0"/>
          <w:marTop w:val="0"/>
          <w:marBottom w:val="0"/>
          <w:divBdr>
            <w:top w:val="none" w:sz="0" w:space="0" w:color="auto"/>
            <w:left w:val="none" w:sz="0" w:space="0" w:color="auto"/>
            <w:bottom w:val="none" w:sz="0" w:space="0" w:color="auto"/>
            <w:right w:val="none" w:sz="0" w:space="0" w:color="auto"/>
          </w:divBdr>
        </w:div>
        <w:div w:id="1172140837">
          <w:marLeft w:val="640"/>
          <w:marRight w:val="0"/>
          <w:marTop w:val="0"/>
          <w:marBottom w:val="0"/>
          <w:divBdr>
            <w:top w:val="none" w:sz="0" w:space="0" w:color="auto"/>
            <w:left w:val="none" w:sz="0" w:space="0" w:color="auto"/>
            <w:bottom w:val="none" w:sz="0" w:space="0" w:color="auto"/>
            <w:right w:val="none" w:sz="0" w:space="0" w:color="auto"/>
          </w:divBdr>
        </w:div>
        <w:div w:id="1267032463">
          <w:marLeft w:val="640"/>
          <w:marRight w:val="0"/>
          <w:marTop w:val="0"/>
          <w:marBottom w:val="0"/>
          <w:divBdr>
            <w:top w:val="none" w:sz="0" w:space="0" w:color="auto"/>
            <w:left w:val="none" w:sz="0" w:space="0" w:color="auto"/>
            <w:bottom w:val="none" w:sz="0" w:space="0" w:color="auto"/>
            <w:right w:val="none" w:sz="0" w:space="0" w:color="auto"/>
          </w:divBdr>
        </w:div>
        <w:div w:id="1270744593">
          <w:marLeft w:val="640"/>
          <w:marRight w:val="0"/>
          <w:marTop w:val="0"/>
          <w:marBottom w:val="0"/>
          <w:divBdr>
            <w:top w:val="none" w:sz="0" w:space="0" w:color="auto"/>
            <w:left w:val="none" w:sz="0" w:space="0" w:color="auto"/>
            <w:bottom w:val="none" w:sz="0" w:space="0" w:color="auto"/>
            <w:right w:val="none" w:sz="0" w:space="0" w:color="auto"/>
          </w:divBdr>
        </w:div>
        <w:div w:id="1295480672">
          <w:marLeft w:val="640"/>
          <w:marRight w:val="0"/>
          <w:marTop w:val="0"/>
          <w:marBottom w:val="0"/>
          <w:divBdr>
            <w:top w:val="none" w:sz="0" w:space="0" w:color="auto"/>
            <w:left w:val="none" w:sz="0" w:space="0" w:color="auto"/>
            <w:bottom w:val="none" w:sz="0" w:space="0" w:color="auto"/>
            <w:right w:val="none" w:sz="0" w:space="0" w:color="auto"/>
          </w:divBdr>
        </w:div>
        <w:div w:id="1370371197">
          <w:marLeft w:val="640"/>
          <w:marRight w:val="0"/>
          <w:marTop w:val="0"/>
          <w:marBottom w:val="0"/>
          <w:divBdr>
            <w:top w:val="none" w:sz="0" w:space="0" w:color="auto"/>
            <w:left w:val="none" w:sz="0" w:space="0" w:color="auto"/>
            <w:bottom w:val="none" w:sz="0" w:space="0" w:color="auto"/>
            <w:right w:val="none" w:sz="0" w:space="0" w:color="auto"/>
          </w:divBdr>
        </w:div>
        <w:div w:id="1388870638">
          <w:marLeft w:val="640"/>
          <w:marRight w:val="0"/>
          <w:marTop w:val="0"/>
          <w:marBottom w:val="0"/>
          <w:divBdr>
            <w:top w:val="none" w:sz="0" w:space="0" w:color="auto"/>
            <w:left w:val="none" w:sz="0" w:space="0" w:color="auto"/>
            <w:bottom w:val="none" w:sz="0" w:space="0" w:color="auto"/>
            <w:right w:val="none" w:sz="0" w:space="0" w:color="auto"/>
          </w:divBdr>
        </w:div>
        <w:div w:id="1393233979">
          <w:marLeft w:val="640"/>
          <w:marRight w:val="0"/>
          <w:marTop w:val="0"/>
          <w:marBottom w:val="0"/>
          <w:divBdr>
            <w:top w:val="none" w:sz="0" w:space="0" w:color="auto"/>
            <w:left w:val="none" w:sz="0" w:space="0" w:color="auto"/>
            <w:bottom w:val="none" w:sz="0" w:space="0" w:color="auto"/>
            <w:right w:val="none" w:sz="0" w:space="0" w:color="auto"/>
          </w:divBdr>
        </w:div>
        <w:div w:id="1409425461">
          <w:marLeft w:val="640"/>
          <w:marRight w:val="0"/>
          <w:marTop w:val="0"/>
          <w:marBottom w:val="0"/>
          <w:divBdr>
            <w:top w:val="none" w:sz="0" w:space="0" w:color="auto"/>
            <w:left w:val="none" w:sz="0" w:space="0" w:color="auto"/>
            <w:bottom w:val="none" w:sz="0" w:space="0" w:color="auto"/>
            <w:right w:val="none" w:sz="0" w:space="0" w:color="auto"/>
          </w:divBdr>
        </w:div>
        <w:div w:id="1410687200">
          <w:marLeft w:val="640"/>
          <w:marRight w:val="0"/>
          <w:marTop w:val="0"/>
          <w:marBottom w:val="0"/>
          <w:divBdr>
            <w:top w:val="none" w:sz="0" w:space="0" w:color="auto"/>
            <w:left w:val="none" w:sz="0" w:space="0" w:color="auto"/>
            <w:bottom w:val="none" w:sz="0" w:space="0" w:color="auto"/>
            <w:right w:val="none" w:sz="0" w:space="0" w:color="auto"/>
          </w:divBdr>
        </w:div>
        <w:div w:id="1436094780">
          <w:marLeft w:val="640"/>
          <w:marRight w:val="0"/>
          <w:marTop w:val="0"/>
          <w:marBottom w:val="0"/>
          <w:divBdr>
            <w:top w:val="none" w:sz="0" w:space="0" w:color="auto"/>
            <w:left w:val="none" w:sz="0" w:space="0" w:color="auto"/>
            <w:bottom w:val="none" w:sz="0" w:space="0" w:color="auto"/>
            <w:right w:val="none" w:sz="0" w:space="0" w:color="auto"/>
          </w:divBdr>
        </w:div>
        <w:div w:id="1454707538">
          <w:marLeft w:val="640"/>
          <w:marRight w:val="0"/>
          <w:marTop w:val="0"/>
          <w:marBottom w:val="0"/>
          <w:divBdr>
            <w:top w:val="none" w:sz="0" w:space="0" w:color="auto"/>
            <w:left w:val="none" w:sz="0" w:space="0" w:color="auto"/>
            <w:bottom w:val="none" w:sz="0" w:space="0" w:color="auto"/>
            <w:right w:val="none" w:sz="0" w:space="0" w:color="auto"/>
          </w:divBdr>
        </w:div>
        <w:div w:id="1467041840">
          <w:marLeft w:val="640"/>
          <w:marRight w:val="0"/>
          <w:marTop w:val="0"/>
          <w:marBottom w:val="0"/>
          <w:divBdr>
            <w:top w:val="none" w:sz="0" w:space="0" w:color="auto"/>
            <w:left w:val="none" w:sz="0" w:space="0" w:color="auto"/>
            <w:bottom w:val="none" w:sz="0" w:space="0" w:color="auto"/>
            <w:right w:val="none" w:sz="0" w:space="0" w:color="auto"/>
          </w:divBdr>
        </w:div>
        <w:div w:id="1476802956">
          <w:marLeft w:val="640"/>
          <w:marRight w:val="0"/>
          <w:marTop w:val="0"/>
          <w:marBottom w:val="0"/>
          <w:divBdr>
            <w:top w:val="none" w:sz="0" w:space="0" w:color="auto"/>
            <w:left w:val="none" w:sz="0" w:space="0" w:color="auto"/>
            <w:bottom w:val="none" w:sz="0" w:space="0" w:color="auto"/>
            <w:right w:val="none" w:sz="0" w:space="0" w:color="auto"/>
          </w:divBdr>
        </w:div>
        <w:div w:id="1487042471">
          <w:marLeft w:val="640"/>
          <w:marRight w:val="0"/>
          <w:marTop w:val="0"/>
          <w:marBottom w:val="0"/>
          <w:divBdr>
            <w:top w:val="none" w:sz="0" w:space="0" w:color="auto"/>
            <w:left w:val="none" w:sz="0" w:space="0" w:color="auto"/>
            <w:bottom w:val="none" w:sz="0" w:space="0" w:color="auto"/>
            <w:right w:val="none" w:sz="0" w:space="0" w:color="auto"/>
          </w:divBdr>
        </w:div>
        <w:div w:id="1492869285">
          <w:marLeft w:val="640"/>
          <w:marRight w:val="0"/>
          <w:marTop w:val="0"/>
          <w:marBottom w:val="0"/>
          <w:divBdr>
            <w:top w:val="none" w:sz="0" w:space="0" w:color="auto"/>
            <w:left w:val="none" w:sz="0" w:space="0" w:color="auto"/>
            <w:bottom w:val="none" w:sz="0" w:space="0" w:color="auto"/>
            <w:right w:val="none" w:sz="0" w:space="0" w:color="auto"/>
          </w:divBdr>
        </w:div>
        <w:div w:id="1522740545">
          <w:marLeft w:val="640"/>
          <w:marRight w:val="0"/>
          <w:marTop w:val="0"/>
          <w:marBottom w:val="0"/>
          <w:divBdr>
            <w:top w:val="none" w:sz="0" w:space="0" w:color="auto"/>
            <w:left w:val="none" w:sz="0" w:space="0" w:color="auto"/>
            <w:bottom w:val="none" w:sz="0" w:space="0" w:color="auto"/>
            <w:right w:val="none" w:sz="0" w:space="0" w:color="auto"/>
          </w:divBdr>
        </w:div>
        <w:div w:id="1589147185">
          <w:marLeft w:val="640"/>
          <w:marRight w:val="0"/>
          <w:marTop w:val="0"/>
          <w:marBottom w:val="0"/>
          <w:divBdr>
            <w:top w:val="none" w:sz="0" w:space="0" w:color="auto"/>
            <w:left w:val="none" w:sz="0" w:space="0" w:color="auto"/>
            <w:bottom w:val="none" w:sz="0" w:space="0" w:color="auto"/>
            <w:right w:val="none" w:sz="0" w:space="0" w:color="auto"/>
          </w:divBdr>
        </w:div>
        <w:div w:id="1593202180">
          <w:marLeft w:val="640"/>
          <w:marRight w:val="0"/>
          <w:marTop w:val="0"/>
          <w:marBottom w:val="0"/>
          <w:divBdr>
            <w:top w:val="none" w:sz="0" w:space="0" w:color="auto"/>
            <w:left w:val="none" w:sz="0" w:space="0" w:color="auto"/>
            <w:bottom w:val="none" w:sz="0" w:space="0" w:color="auto"/>
            <w:right w:val="none" w:sz="0" w:space="0" w:color="auto"/>
          </w:divBdr>
        </w:div>
        <w:div w:id="1617592255">
          <w:marLeft w:val="640"/>
          <w:marRight w:val="0"/>
          <w:marTop w:val="0"/>
          <w:marBottom w:val="0"/>
          <w:divBdr>
            <w:top w:val="none" w:sz="0" w:space="0" w:color="auto"/>
            <w:left w:val="none" w:sz="0" w:space="0" w:color="auto"/>
            <w:bottom w:val="none" w:sz="0" w:space="0" w:color="auto"/>
            <w:right w:val="none" w:sz="0" w:space="0" w:color="auto"/>
          </w:divBdr>
        </w:div>
        <w:div w:id="1618826292">
          <w:marLeft w:val="640"/>
          <w:marRight w:val="0"/>
          <w:marTop w:val="0"/>
          <w:marBottom w:val="0"/>
          <w:divBdr>
            <w:top w:val="none" w:sz="0" w:space="0" w:color="auto"/>
            <w:left w:val="none" w:sz="0" w:space="0" w:color="auto"/>
            <w:bottom w:val="none" w:sz="0" w:space="0" w:color="auto"/>
            <w:right w:val="none" w:sz="0" w:space="0" w:color="auto"/>
          </w:divBdr>
        </w:div>
        <w:div w:id="1650357342">
          <w:marLeft w:val="640"/>
          <w:marRight w:val="0"/>
          <w:marTop w:val="0"/>
          <w:marBottom w:val="0"/>
          <w:divBdr>
            <w:top w:val="none" w:sz="0" w:space="0" w:color="auto"/>
            <w:left w:val="none" w:sz="0" w:space="0" w:color="auto"/>
            <w:bottom w:val="none" w:sz="0" w:space="0" w:color="auto"/>
            <w:right w:val="none" w:sz="0" w:space="0" w:color="auto"/>
          </w:divBdr>
        </w:div>
        <w:div w:id="1655573018">
          <w:marLeft w:val="640"/>
          <w:marRight w:val="0"/>
          <w:marTop w:val="0"/>
          <w:marBottom w:val="0"/>
          <w:divBdr>
            <w:top w:val="none" w:sz="0" w:space="0" w:color="auto"/>
            <w:left w:val="none" w:sz="0" w:space="0" w:color="auto"/>
            <w:bottom w:val="none" w:sz="0" w:space="0" w:color="auto"/>
            <w:right w:val="none" w:sz="0" w:space="0" w:color="auto"/>
          </w:divBdr>
        </w:div>
        <w:div w:id="1656493884">
          <w:marLeft w:val="640"/>
          <w:marRight w:val="0"/>
          <w:marTop w:val="0"/>
          <w:marBottom w:val="0"/>
          <w:divBdr>
            <w:top w:val="none" w:sz="0" w:space="0" w:color="auto"/>
            <w:left w:val="none" w:sz="0" w:space="0" w:color="auto"/>
            <w:bottom w:val="none" w:sz="0" w:space="0" w:color="auto"/>
            <w:right w:val="none" w:sz="0" w:space="0" w:color="auto"/>
          </w:divBdr>
        </w:div>
        <w:div w:id="1668556126">
          <w:marLeft w:val="640"/>
          <w:marRight w:val="0"/>
          <w:marTop w:val="0"/>
          <w:marBottom w:val="0"/>
          <w:divBdr>
            <w:top w:val="none" w:sz="0" w:space="0" w:color="auto"/>
            <w:left w:val="none" w:sz="0" w:space="0" w:color="auto"/>
            <w:bottom w:val="none" w:sz="0" w:space="0" w:color="auto"/>
            <w:right w:val="none" w:sz="0" w:space="0" w:color="auto"/>
          </w:divBdr>
        </w:div>
        <w:div w:id="1679192691">
          <w:marLeft w:val="640"/>
          <w:marRight w:val="0"/>
          <w:marTop w:val="0"/>
          <w:marBottom w:val="0"/>
          <w:divBdr>
            <w:top w:val="none" w:sz="0" w:space="0" w:color="auto"/>
            <w:left w:val="none" w:sz="0" w:space="0" w:color="auto"/>
            <w:bottom w:val="none" w:sz="0" w:space="0" w:color="auto"/>
            <w:right w:val="none" w:sz="0" w:space="0" w:color="auto"/>
          </w:divBdr>
        </w:div>
        <w:div w:id="1735616567">
          <w:marLeft w:val="640"/>
          <w:marRight w:val="0"/>
          <w:marTop w:val="0"/>
          <w:marBottom w:val="0"/>
          <w:divBdr>
            <w:top w:val="none" w:sz="0" w:space="0" w:color="auto"/>
            <w:left w:val="none" w:sz="0" w:space="0" w:color="auto"/>
            <w:bottom w:val="none" w:sz="0" w:space="0" w:color="auto"/>
            <w:right w:val="none" w:sz="0" w:space="0" w:color="auto"/>
          </w:divBdr>
        </w:div>
        <w:div w:id="1742943198">
          <w:marLeft w:val="640"/>
          <w:marRight w:val="0"/>
          <w:marTop w:val="0"/>
          <w:marBottom w:val="0"/>
          <w:divBdr>
            <w:top w:val="none" w:sz="0" w:space="0" w:color="auto"/>
            <w:left w:val="none" w:sz="0" w:space="0" w:color="auto"/>
            <w:bottom w:val="none" w:sz="0" w:space="0" w:color="auto"/>
            <w:right w:val="none" w:sz="0" w:space="0" w:color="auto"/>
          </w:divBdr>
        </w:div>
        <w:div w:id="1749620674">
          <w:marLeft w:val="640"/>
          <w:marRight w:val="0"/>
          <w:marTop w:val="0"/>
          <w:marBottom w:val="0"/>
          <w:divBdr>
            <w:top w:val="none" w:sz="0" w:space="0" w:color="auto"/>
            <w:left w:val="none" w:sz="0" w:space="0" w:color="auto"/>
            <w:bottom w:val="none" w:sz="0" w:space="0" w:color="auto"/>
            <w:right w:val="none" w:sz="0" w:space="0" w:color="auto"/>
          </w:divBdr>
        </w:div>
        <w:div w:id="1818720084">
          <w:marLeft w:val="640"/>
          <w:marRight w:val="0"/>
          <w:marTop w:val="0"/>
          <w:marBottom w:val="0"/>
          <w:divBdr>
            <w:top w:val="none" w:sz="0" w:space="0" w:color="auto"/>
            <w:left w:val="none" w:sz="0" w:space="0" w:color="auto"/>
            <w:bottom w:val="none" w:sz="0" w:space="0" w:color="auto"/>
            <w:right w:val="none" w:sz="0" w:space="0" w:color="auto"/>
          </w:divBdr>
        </w:div>
        <w:div w:id="1856262098">
          <w:marLeft w:val="640"/>
          <w:marRight w:val="0"/>
          <w:marTop w:val="0"/>
          <w:marBottom w:val="0"/>
          <w:divBdr>
            <w:top w:val="none" w:sz="0" w:space="0" w:color="auto"/>
            <w:left w:val="none" w:sz="0" w:space="0" w:color="auto"/>
            <w:bottom w:val="none" w:sz="0" w:space="0" w:color="auto"/>
            <w:right w:val="none" w:sz="0" w:space="0" w:color="auto"/>
          </w:divBdr>
        </w:div>
        <w:div w:id="1881933141">
          <w:marLeft w:val="640"/>
          <w:marRight w:val="0"/>
          <w:marTop w:val="0"/>
          <w:marBottom w:val="0"/>
          <w:divBdr>
            <w:top w:val="none" w:sz="0" w:space="0" w:color="auto"/>
            <w:left w:val="none" w:sz="0" w:space="0" w:color="auto"/>
            <w:bottom w:val="none" w:sz="0" w:space="0" w:color="auto"/>
            <w:right w:val="none" w:sz="0" w:space="0" w:color="auto"/>
          </w:divBdr>
        </w:div>
        <w:div w:id="1882747038">
          <w:marLeft w:val="640"/>
          <w:marRight w:val="0"/>
          <w:marTop w:val="0"/>
          <w:marBottom w:val="0"/>
          <w:divBdr>
            <w:top w:val="none" w:sz="0" w:space="0" w:color="auto"/>
            <w:left w:val="none" w:sz="0" w:space="0" w:color="auto"/>
            <w:bottom w:val="none" w:sz="0" w:space="0" w:color="auto"/>
            <w:right w:val="none" w:sz="0" w:space="0" w:color="auto"/>
          </w:divBdr>
        </w:div>
        <w:div w:id="1883051036">
          <w:marLeft w:val="640"/>
          <w:marRight w:val="0"/>
          <w:marTop w:val="0"/>
          <w:marBottom w:val="0"/>
          <w:divBdr>
            <w:top w:val="none" w:sz="0" w:space="0" w:color="auto"/>
            <w:left w:val="none" w:sz="0" w:space="0" w:color="auto"/>
            <w:bottom w:val="none" w:sz="0" w:space="0" w:color="auto"/>
            <w:right w:val="none" w:sz="0" w:space="0" w:color="auto"/>
          </w:divBdr>
        </w:div>
        <w:div w:id="1901362037">
          <w:marLeft w:val="640"/>
          <w:marRight w:val="0"/>
          <w:marTop w:val="0"/>
          <w:marBottom w:val="0"/>
          <w:divBdr>
            <w:top w:val="none" w:sz="0" w:space="0" w:color="auto"/>
            <w:left w:val="none" w:sz="0" w:space="0" w:color="auto"/>
            <w:bottom w:val="none" w:sz="0" w:space="0" w:color="auto"/>
            <w:right w:val="none" w:sz="0" w:space="0" w:color="auto"/>
          </w:divBdr>
        </w:div>
        <w:div w:id="1915816251">
          <w:marLeft w:val="640"/>
          <w:marRight w:val="0"/>
          <w:marTop w:val="0"/>
          <w:marBottom w:val="0"/>
          <w:divBdr>
            <w:top w:val="none" w:sz="0" w:space="0" w:color="auto"/>
            <w:left w:val="none" w:sz="0" w:space="0" w:color="auto"/>
            <w:bottom w:val="none" w:sz="0" w:space="0" w:color="auto"/>
            <w:right w:val="none" w:sz="0" w:space="0" w:color="auto"/>
          </w:divBdr>
        </w:div>
        <w:div w:id="1925382226">
          <w:marLeft w:val="640"/>
          <w:marRight w:val="0"/>
          <w:marTop w:val="0"/>
          <w:marBottom w:val="0"/>
          <w:divBdr>
            <w:top w:val="none" w:sz="0" w:space="0" w:color="auto"/>
            <w:left w:val="none" w:sz="0" w:space="0" w:color="auto"/>
            <w:bottom w:val="none" w:sz="0" w:space="0" w:color="auto"/>
            <w:right w:val="none" w:sz="0" w:space="0" w:color="auto"/>
          </w:divBdr>
        </w:div>
        <w:div w:id="1925995900">
          <w:marLeft w:val="640"/>
          <w:marRight w:val="0"/>
          <w:marTop w:val="0"/>
          <w:marBottom w:val="0"/>
          <w:divBdr>
            <w:top w:val="none" w:sz="0" w:space="0" w:color="auto"/>
            <w:left w:val="none" w:sz="0" w:space="0" w:color="auto"/>
            <w:bottom w:val="none" w:sz="0" w:space="0" w:color="auto"/>
            <w:right w:val="none" w:sz="0" w:space="0" w:color="auto"/>
          </w:divBdr>
        </w:div>
        <w:div w:id="1954316065">
          <w:marLeft w:val="640"/>
          <w:marRight w:val="0"/>
          <w:marTop w:val="0"/>
          <w:marBottom w:val="0"/>
          <w:divBdr>
            <w:top w:val="none" w:sz="0" w:space="0" w:color="auto"/>
            <w:left w:val="none" w:sz="0" w:space="0" w:color="auto"/>
            <w:bottom w:val="none" w:sz="0" w:space="0" w:color="auto"/>
            <w:right w:val="none" w:sz="0" w:space="0" w:color="auto"/>
          </w:divBdr>
        </w:div>
        <w:div w:id="2004354585">
          <w:marLeft w:val="640"/>
          <w:marRight w:val="0"/>
          <w:marTop w:val="0"/>
          <w:marBottom w:val="0"/>
          <w:divBdr>
            <w:top w:val="none" w:sz="0" w:space="0" w:color="auto"/>
            <w:left w:val="none" w:sz="0" w:space="0" w:color="auto"/>
            <w:bottom w:val="none" w:sz="0" w:space="0" w:color="auto"/>
            <w:right w:val="none" w:sz="0" w:space="0" w:color="auto"/>
          </w:divBdr>
        </w:div>
        <w:div w:id="2005619753">
          <w:marLeft w:val="640"/>
          <w:marRight w:val="0"/>
          <w:marTop w:val="0"/>
          <w:marBottom w:val="0"/>
          <w:divBdr>
            <w:top w:val="none" w:sz="0" w:space="0" w:color="auto"/>
            <w:left w:val="none" w:sz="0" w:space="0" w:color="auto"/>
            <w:bottom w:val="none" w:sz="0" w:space="0" w:color="auto"/>
            <w:right w:val="none" w:sz="0" w:space="0" w:color="auto"/>
          </w:divBdr>
        </w:div>
        <w:div w:id="2028631708">
          <w:marLeft w:val="640"/>
          <w:marRight w:val="0"/>
          <w:marTop w:val="0"/>
          <w:marBottom w:val="0"/>
          <w:divBdr>
            <w:top w:val="none" w:sz="0" w:space="0" w:color="auto"/>
            <w:left w:val="none" w:sz="0" w:space="0" w:color="auto"/>
            <w:bottom w:val="none" w:sz="0" w:space="0" w:color="auto"/>
            <w:right w:val="none" w:sz="0" w:space="0" w:color="auto"/>
          </w:divBdr>
        </w:div>
        <w:div w:id="2125072462">
          <w:marLeft w:val="640"/>
          <w:marRight w:val="0"/>
          <w:marTop w:val="0"/>
          <w:marBottom w:val="0"/>
          <w:divBdr>
            <w:top w:val="none" w:sz="0" w:space="0" w:color="auto"/>
            <w:left w:val="none" w:sz="0" w:space="0" w:color="auto"/>
            <w:bottom w:val="none" w:sz="0" w:space="0" w:color="auto"/>
            <w:right w:val="none" w:sz="0" w:space="0" w:color="auto"/>
          </w:divBdr>
        </w:div>
        <w:div w:id="2129664489">
          <w:marLeft w:val="640"/>
          <w:marRight w:val="0"/>
          <w:marTop w:val="0"/>
          <w:marBottom w:val="0"/>
          <w:divBdr>
            <w:top w:val="none" w:sz="0" w:space="0" w:color="auto"/>
            <w:left w:val="none" w:sz="0" w:space="0" w:color="auto"/>
            <w:bottom w:val="none" w:sz="0" w:space="0" w:color="auto"/>
            <w:right w:val="none" w:sz="0" w:space="0" w:color="auto"/>
          </w:divBdr>
        </w:div>
        <w:div w:id="2136097556">
          <w:marLeft w:val="640"/>
          <w:marRight w:val="0"/>
          <w:marTop w:val="0"/>
          <w:marBottom w:val="0"/>
          <w:divBdr>
            <w:top w:val="none" w:sz="0" w:space="0" w:color="auto"/>
            <w:left w:val="none" w:sz="0" w:space="0" w:color="auto"/>
            <w:bottom w:val="none" w:sz="0" w:space="0" w:color="auto"/>
            <w:right w:val="none" w:sz="0" w:space="0" w:color="auto"/>
          </w:divBdr>
        </w:div>
      </w:divsChild>
    </w:div>
    <w:div w:id="1122263806">
      <w:bodyDiv w:val="1"/>
      <w:marLeft w:val="0"/>
      <w:marRight w:val="0"/>
      <w:marTop w:val="0"/>
      <w:marBottom w:val="0"/>
      <w:divBdr>
        <w:top w:val="none" w:sz="0" w:space="0" w:color="auto"/>
        <w:left w:val="none" w:sz="0" w:space="0" w:color="auto"/>
        <w:bottom w:val="none" w:sz="0" w:space="0" w:color="auto"/>
        <w:right w:val="none" w:sz="0" w:space="0" w:color="auto"/>
      </w:divBdr>
      <w:divsChild>
        <w:div w:id="3824596">
          <w:marLeft w:val="640"/>
          <w:marRight w:val="0"/>
          <w:marTop w:val="0"/>
          <w:marBottom w:val="0"/>
          <w:divBdr>
            <w:top w:val="none" w:sz="0" w:space="0" w:color="auto"/>
            <w:left w:val="none" w:sz="0" w:space="0" w:color="auto"/>
            <w:bottom w:val="none" w:sz="0" w:space="0" w:color="auto"/>
            <w:right w:val="none" w:sz="0" w:space="0" w:color="auto"/>
          </w:divBdr>
        </w:div>
        <w:div w:id="27723409">
          <w:marLeft w:val="640"/>
          <w:marRight w:val="0"/>
          <w:marTop w:val="0"/>
          <w:marBottom w:val="0"/>
          <w:divBdr>
            <w:top w:val="none" w:sz="0" w:space="0" w:color="auto"/>
            <w:left w:val="none" w:sz="0" w:space="0" w:color="auto"/>
            <w:bottom w:val="none" w:sz="0" w:space="0" w:color="auto"/>
            <w:right w:val="none" w:sz="0" w:space="0" w:color="auto"/>
          </w:divBdr>
        </w:div>
        <w:div w:id="41250556">
          <w:marLeft w:val="640"/>
          <w:marRight w:val="0"/>
          <w:marTop w:val="0"/>
          <w:marBottom w:val="0"/>
          <w:divBdr>
            <w:top w:val="none" w:sz="0" w:space="0" w:color="auto"/>
            <w:left w:val="none" w:sz="0" w:space="0" w:color="auto"/>
            <w:bottom w:val="none" w:sz="0" w:space="0" w:color="auto"/>
            <w:right w:val="none" w:sz="0" w:space="0" w:color="auto"/>
          </w:divBdr>
        </w:div>
        <w:div w:id="47925253">
          <w:marLeft w:val="640"/>
          <w:marRight w:val="0"/>
          <w:marTop w:val="0"/>
          <w:marBottom w:val="0"/>
          <w:divBdr>
            <w:top w:val="none" w:sz="0" w:space="0" w:color="auto"/>
            <w:left w:val="none" w:sz="0" w:space="0" w:color="auto"/>
            <w:bottom w:val="none" w:sz="0" w:space="0" w:color="auto"/>
            <w:right w:val="none" w:sz="0" w:space="0" w:color="auto"/>
          </w:divBdr>
        </w:div>
        <w:div w:id="72356883">
          <w:marLeft w:val="640"/>
          <w:marRight w:val="0"/>
          <w:marTop w:val="0"/>
          <w:marBottom w:val="0"/>
          <w:divBdr>
            <w:top w:val="none" w:sz="0" w:space="0" w:color="auto"/>
            <w:left w:val="none" w:sz="0" w:space="0" w:color="auto"/>
            <w:bottom w:val="none" w:sz="0" w:space="0" w:color="auto"/>
            <w:right w:val="none" w:sz="0" w:space="0" w:color="auto"/>
          </w:divBdr>
        </w:div>
        <w:div w:id="103305844">
          <w:marLeft w:val="640"/>
          <w:marRight w:val="0"/>
          <w:marTop w:val="0"/>
          <w:marBottom w:val="0"/>
          <w:divBdr>
            <w:top w:val="none" w:sz="0" w:space="0" w:color="auto"/>
            <w:left w:val="none" w:sz="0" w:space="0" w:color="auto"/>
            <w:bottom w:val="none" w:sz="0" w:space="0" w:color="auto"/>
            <w:right w:val="none" w:sz="0" w:space="0" w:color="auto"/>
          </w:divBdr>
        </w:div>
        <w:div w:id="115219816">
          <w:marLeft w:val="640"/>
          <w:marRight w:val="0"/>
          <w:marTop w:val="0"/>
          <w:marBottom w:val="0"/>
          <w:divBdr>
            <w:top w:val="none" w:sz="0" w:space="0" w:color="auto"/>
            <w:left w:val="none" w:sz="0" w:space="0" w:color="auto"/>
            <w:bottom w:val="none" w:sz="0" w:space="0" w:color="auto"/>
            <w:right w:val="none" w:sz="0" w:space="0" w:color="auto"/>
          </w:divBdr>
        </w:div>
        <w:div w:id="152529757">
          <w:marLeft w:val="640"/>
          <w:marRight w:val="0"/>
          <w:marTop w:val="0"/>
          <w:marBottom w:val="0"/>
          <w:divBdr>
            <w:top w:val="none" w:sz="0" w:space="0" w:color="auto"/>
            <w:left w:val="none" w:sz="0" w:space="0" w:color="auto"/>
            <w:bottom w:val="none" w:sz="0" w:space="0" w:color="auto"/>
            <w:right w:val="none" w:sz="0" w:space="0" w:color="auto"/>
          </w:divBdr>
        </w:div>
        <w:div w:id="172309706">
          <w:marLeft w:val="640"/>
          <w:marRight w:val="0"/>
          <w:marTop w:val="0"/>
          <w:marBottom w:val="0"/>
          <w:divBdr>
            <w:top w:val="none" w:sz="0" w:space="0" w:color="auto"/>
            <w:left w:val="none" w:sz="0" w:space="0" w:color="auto"/>
            <w:bottom w:val="none" w:sz="0" w:space="0" w:color="auto"/>
            <w:right w:val="none" w:sz="0" w:space="0" w:color="auto"/>
          </w:divBdr>
        </w:div>
        <w:div w:id="183980822">
          <w:marLeft w:val="640"/>
          <w:marRight w:val="0"/>
          <w:marTop w:val="0"/>
          <w:marBottom w:val="0"/>
          <w:divBdr>
            <w:top w:val="none" w:sz="0" w:space="0" w:color="auto"/>
            <w:left w:val="none" w:sz="0" w:space="0" w:color="auto"/>
            <w:bottom w:val="none" w:sz="0" w:space="0" w:color="auto"/>
            <w:right w:val="none" w:sz="0" w:space="0" w:color="auto"/>
          </w:divBdr>
        </w:div>
        <w:div w:id="188102117">
          <w:marLeft w:val="640"/>
          <w:marRight w:val="0"/>
          <w:marTop w:val="0"/>
          <w:marBottom w:val="0"/>
          <w:divBdr>
            <w:top w:val="none" w:sz="0" w:space="0" w:color="auto"/>
            <w:left w:val="none" w:sz="0" w:space="0" w:color="auto"/>
            <w:bottom w:val="none" w:sz="0" w:space="0" w:color="auto"/>
            <w:right w:val="none" w:sz="0" w:space="0" w:color="auto"/>
          </w:divBdr>
        </w:div>
        <w:div w:id="328875482">
          <w:marLeft w:val="640"/>
          <w:marRight w:val="0"/>
          <w:marTop w:val="0"/>
          <w:marBottom w:val="0"/>
          <w:divBdr>
            <w:top w:val="none" w:sz="0" w:space="0" w:color="auto"/>
            <w:left w:val="none" w:sz="0" w:space="0" w:color="auto"/>
            <w:bottom w:val="none" w:sz="0" w:space="0" w:color="auto"/>
            <w:right w:val="none" w:sz="0" w:space="0" w:color="auto"/>
          </w:divBdr>
        </w:div>
        <w:div w:id="340548883">
          <w:marLeft w:val="640"/>
          <w:marRight w:val="0"/>
          <w:marTop w:val="0"/>
          <w:marBottom w:val="0"/>
          <w:divBdr>
            <w:top w:val="none" w:sz="0" w:space="0" w:color="auto"/>
            <w:left w:val="none" w:sz="0" w:space="0" w:color="auto"/>
            <w:bottom w:val="none" w:sz="0" w:space="0" w:color="auto"/>
            <w:right w:val="none" w:sz="0" w:space="0" w:color="auto"/>
          </w:divBdr>
        </w:div>
        <w:div w:id="398985518">
          <w:marLeft w:val="640"/>
          <w:marRight w:val="0"/>
          <w:marTop w:val="0"/>
          <w:marBottom w:val="0"/>
          <w:divBdr>
            <w:top w:val="none" w:sz="0" w:space="0" w:color="auto"/>
            <w:left w:val="none" w:sz="0" w:space="0" w:color="auto"/>
            <w:bottom w:val="none" w:sz="0" w:space="0" w:color="auto"/>
            <w:right w:val="none" w:sz="0" w:space="0" w:color="auto"/>
          </w:divBdr>
        </w:div>
        <w:div w:id="407192517">
          <w:marLeft w:val="640"/>
          <w:marRight w:val="0"/>
          <w:marTop w:val="0"/>
          <w:marBottom w:val="0"/>
          <w:divBdr>
            <w:top w:val="none" w:sz="0" w:space="0" w:color="auto"/>
            <w:left w:val="none" w:sz="0" w:space="0" w:color="auto"/>
            <w:bottom w:val="none" w:sz="0" w:space="0" w:color="auto"/>
            <w:right w:val="none" w:sz="0" w:space="0" w:color="auto"/>
          </w:divBdr>
        </w:div>
        <w:div w:id="412704483">
          <w:marLeft w:val="640"/>
          <w:marRight w:val="0"/>
          <w:marTop w:val="0"/>
          <w:marBottom w:val="0"/>
          <w:divBdr>
            <w:top w:val="none" w:sz="0" w:space="0" w:color="auto"/>
            <w:left w:val="none" w:sz="0" w:space="0" w:color="auto"/>
            <w:bottom w:val="none" w:sz="0" w:space="0" w:color="auto"/>
            <w:right w:val="none" w:sz="0" w:space="0" w:color="auto"/>
          </w:divBdr>
        </w:div>
        <w:div w:id="424229050">
          <w:marLeft w:val="640"/>
          <w:marRight w:val="0"/>
          <w:marTop w:val="0"/>
          <w:marBottom w:val="0"/>
          <w:divBdr>
            <w:top w:val="none" w:sz="0" w:space="0" w:color="auto"/>
            <w:left w:val="none" w:sz="0" w:space="0" w:color="auto"/>
            <w:bottom w:val="none" w:sz="0" w:space="0" w:color="auto"/>
            <w:right w:val="none" w:sz="0" w:space="0" w:color="auto"/>
          </w:divBdr>
        </w:div>
        <w:div w:id="424306044">
          <w:marLeft w:val="640"/>
          <w:marRight w:val="0"/>
          <w:marTop w:val="0"/>
          <w:marBottom w:val="0"/>
          <w:divBdr>
            <w:top w:val="none" w:sz="0" w:space="0" w:color="auto"/>
            <w:left w:val="none" w:sz="0" w:space="0" w:color="auto"/>
            <w:bottom w:val="none" w:sz="0" w:space="0" w:color="auto"/>
            <w:right w:val="none" w:sz="0" w:space="0" w:color="auto"/>
          </w:divBdr>
        </w:div>
        <w:div w:id="447313052">
          <w:marLeft w:val="640"/>
          <w:marRight w:val="0"/>
          <w:marTop w:val="0"/>
          <w:marBottom w:val="0"/>
          <w:divBdr>
            <w:top w:val="none" w:sz="0" w:space="0" w:color="auto"/>
            <w:left w:val="none" w:sz="0" w:space="0" w:color="auto"/>
            <w:bottom w:val="none" w:sz="0" w:space="0" w:color="auto"/>
            <w:right w:val="none" w:sz="0" w:space="0" w:color="auto"/>
          </w:divBdr>
        </w:div>
        <w:div w:id="497422555">
          <w:marLeft w:val="640"/>
          <w:marRight w:val="0"/>
          <w:marTop w:val="0"/>
          <w:marBottom w:val="0"/>
          <w:divBdr>
            <w:top w:val="none" w:sz="0" w:space="0" w:color="auto"/>
            <w:left w:val="none" w:sz="0" w:space="0" w:color="auto"/>
            <w:bottom w:val="none" w:sz="0" w:space="0" w:color="auto"/>
            <w:right w:val="none" w:sz="0" w:space="0" w:color="auto"/>
          </w:divBdr>
        </w:div>
        <w:div w:id="516507638">
          <w:marLeft w:val="640"/>
          <w:marRight w:val="0"/>
          <w:marTop w:val="0"/>
          <w:marBottom w:val="0"/>
          <w:divBdr>
            <w:top w:val="none" w:sz="0" w:space="0" w:color="auto"/>
            <w:left w:val="none" w:sz="0" w:space="0" w:color="auto"/>
            <w:bottom w:val="none" w:sz="0" w:space="0" w:color="auto"/>
            <w:right w:val="none" w:sz="0" w:space="0" w:color="auto"/>
          </w:divBdr>
        </w:div>
        <w:div w:id="537812509">
          <w:marLeft w:val="640"/>
          <w:marRight w:val="0"/>
          <w:marTop w:val="0"/>
          <w:marBottom w:val="0"/>
          <w:divBdr>
            <w:top w:val="none" w:sz="0" w:space="0" w:color="auto"/>
            <w:left w:val="none" w:sz="0" w:space="0" w:color="auto"/>
            <w:bottom w:val="none" w:sz="0" w:space="0" w:color="auto"/>
            <w:right w:val="none" w:sz="0" w:space="0" w:color="auto"/>
          </w:divBdr>
        </w:div>
        <w:div w:id="562985299">
          <w:marLeft w:val="640"/>
          <w:marRight w:val="0"/>
          <w:marTop w:val="0"/>
          <w:marBottom w:val="0"/>
          <w:divBdr>
            <w:top w:val="none" w:sz="0" w:space="0" w:color="auto"/>
            <w:left w:val="none" w:sz="0" w:space="0" w:color="auto"/>
            <w:bottom w:val="none" w:sz="0" w:space="0" w:color="auto"/>
            <w:right w:val="none" w:sz="0" w:space="0" w:color="auto"/>
          </w:divBdr>
        </w:div>
        <w:div w:id="582615476">
          <w:marLeft w:val="640"/>
          <w:marRight w:val="0"/>
          <w:marTop w:val="0"/>
          <w:marBottom w:val="0"/>
          <w:divBdr>
            <w:top w:val="none" w:sz="0" w:space="0" w:color="auto"/>
            <w:left w:val="none" w:sz="0" w:space="0" w:color="auto"/>
            <w:bottom w:val="none" w:sz="0" w:space="0" w:color="auto"/>
            <w:right w:val="none" w:sz="0" w:space="0" w:color="auto"/>
          </w:divBdr>
        </w:div>
        <w:div w:id="608436306">
          <w:marLeft w:val="640"/>
          <w:marRight w:val="0"/>
          <w:marTop w:val="0"/>
          <w:marBottom w:val="0"/>
          <w:divBdr>
            <w:top w:val="none" w:sz="0" w:space="0" w:color="auto"/>
            <w:left w:val="none" w:sz="0" w:space="0" w:color="auto"/>
            <w:bottom w:val="none" w:sz="0" w:space="0" w:color="auto"/>
            <w:right w:val="none" w:sz="0" w:space="0" w:color="auto"/>
          </w:divBdr>
        </w:div>
        <w:div w:id="614990972">
          <w:marLeft w:val="640"/>
          <w:marRight w:val="0"/>
          <w:marTop w:val="0"/>
          <w:marBottom w:val="0"/>
          <w:divBdr>
            <w:top w:val="none" w:sz="0" w:space="0" w:color="auto"/>
            <w:left w:val="none" w:sz="0" w:space="0" w:color="auto"/>
            <w:bottom w:val="none" w:sz="0" w:space="0" w:color="auto"/>
            <w:right w:val="none" w:sz="0" w:space="0" w:color="auto"/>
          </w:divBdr>
        </w:div>
        <w:div w:id="634994729">
          <w:marLeft w:val="640"/>
          <w:marRight w:val="0"/>
          <w:marTop w:val="0"/>
          <w:marBottom w:val="0"/>
          <w:divBdr>
            <w:top w:val="none" w:sz="0" w:space="0" w:color="auto"/>
            <w:left w:val="none" w:sz="0" w:space="0" w:color="auto"/>
            <w:bottom w:val="none" w:sz="0" w:space="0" w:color="auto"/>
            <w:right w:val="none" w:sz="0" w:space="0" w:color="auto"/>
          </w:divBdr>
        </w:div>
        <w:div w:id="641232408">
          <w:marLeft w:val="640"/>
          <w:marRight w:val="0"/>
          <w:marTop w:val="0"/>
          <w:marBottom w:val="0"/>
          <w:divBdr>
            <w:top w:val="none" w:sz="0" w:space="0" w:color="auto"/>
            <w:left w:val="none" w:sz="0" w:space="0" w:color="auto"/>
            <w:bottom w:val="none" w:sz="0" w:space="0" w:color="auto"/>
            <w:right w:val="none" w:sz="0" w:space="0" w:color="auto"/>
          </w:divBdr>
        </w:div>
        <w:div w:id="654915063">
          <w:marLeft w:val="640"/>
          <w:marRight w:val="0"/>
          <w:marTop w:val="0"/>
          <w:marBottom w:val="0"/>
          <w:divBdr>
            <w:top w:val="none" w:sz="0" w:space="0" w:color="auto"/>
            <w:left w:val="none" w:sz="0" w:space="0" w:color="auto"/>
            <w:bottom w:val="none" w:sz="0" w:space="0" w:color="auto"/>
            <w:right w:val="none" w:sz="0" w:space="0" w:color="auto"/>
          </w:divBdr>
        </w:div>
        <w:div w:id="719204888">
          <w:marLeft w:val="640"/>
          <w:marRight w:val="0"/>
          <w:marTop w:val="0"/>
          <w:marBottom w:val="0"/>
          <w:divBdr>
            <w:top w:val="none" w:sz="0" w:space="0" w:color="auto"/>
            <w:left w:val="none" w:sz="0" w:space="0" w:color="auto"/>
            <w:bottom w:val="none" w:sz="0" w:space="0" w:color="auto"/>
            <w:right w:val="none" w:sz="0" w:space="0" w:color="auto"/>
          </w:divBdr>
        </w:div>
        <w:div w:id="747771517">
          <w:marLeft w:val="640"/>
          <w:marRight w:val="0"/>
          <w:marTop w:val="0"/>
          <w:marBottom w:val="0"/>
          <w:divBdr>
            <w:top w:val="none" w:sz="0" w:space="0" w:color="auto"/>
            <w:left w:val="none" w:sz="0" w:space="0" w:color="auto"/>
            <w:bottom w:val="none" w:sz="0" w:space="0" w:color="auto"/>
            <w:right w:val="none" w:sz="0" w:space="0" w:color="auto"/>
          </w:divBdr>
        </w:div>
        <w:div w:id="759135514">
          <w:marLeft w:val="640"/>
          <w:marRight w:val="0"/>
          <w:marTop w:val="0"/>
          <w:marBottom w:val="0"/>
          <w:divBdr>
            <w:top w:val="none" w:sz="0" w:space="0" w:color="auto"/>
            <w:left w:val="none" w:sz="0" w:space="0" w:color="auto"/>
            <w:bottom w:val="none" w:sz="0" w:space="0" w:color="auto"/>
            <w:right w:val="none" w:sz="0" w:space="0" w:color="auto"/>
          </w:divBdr>
        </w:div>
        <w:div w:id="762799699">
          <w:marLeft w:val="640"/>
          <w:marRight w:val="0"/>
          <w:marTop w:val="0"/>
          <w:marBottom w:val="0"/>
          <w:divBdr>
            <w:top w:val="none" w:sz="0" w:space="0" w:color="auto"/>
            <w:left w:val="none" w:sz="0" w:space="0" w:color="auto"/>
            <w:bottom w:val="none" w:sz="0" w:space="0" w:color="auto"/>
            <w:right w:val="none" w:sz="0" w:space="0" w:color="auto"/>
          </w:divBdr>
        </w:div>
        <w:div w:id="791706447">
          <w:marLeft w:val="640"/>
          <w:marRight w:val="0"/>
          <w:marTop w:val="0"/>
          <w:marBottom w:val="0"/>
          <w:divBdr>
            <w:top w:val="none" w:sz="0" w:space="0" w:color="auto"/>
            <w:left w:val="none" w:sz="0" w:space="0" w:color="auto"/>
            <w:bottom w:val="none" w:sz="0" w:space="0" w:color="auto"/>
            <w:right w:val="none" w:sz="0" w:space="0" w:color="auto"/>
          </w:divBdr>
        </w:div>
        <w:div w:id="825627831">
          <w:marLeft w:val="640"/>
          <w:marRight w:val="0"/>
          <w:marTop w:val="0"/>
          <w:marBottom w:val="0"/>
          <w:divBdr>
            <w:top w:val="none" w:sz="0" w:space="0" w:color="auto"/>
            <w:left w:val="none" w:sz="0" w:space="0" w:color="auto"/>
            <w:bottom w:val="none" w:sz="0" w:space="0" w:color="auto"/>
            <w:right w:val="none" w:sz="0" w:space="0" w:color="auto"/>
          </w:divBdr>
        </w:div>
        <w:div w:id="829097213">
          <w:marLeft w:val="640"/>
          <w:marRight w:val="0"/>
          <w:marTop w:val="0"/>
          <w:marBottom w:val="0"/>
          <w:divBdr>
            <w:top w:val="none" w:sz="0" w:space="0" w:color="auto"/>
            <w:left w:val="none" w:sz="0" w:space="0" w:color="auto"/>
            <w:bottom w:val="none" w:sz="0" w:space="0" w:color="auto"/>
            <w:right w:val="none" w:sz="0" w:space="0" w:color="auto"/>
          </w:divBdr>
        </w:div>
        <w:div w:id="840588970">
          <w:marLeft w:val="640"/>
          <w:marRight w:val="0"/>
          <w:marTop w:val="0"/>
          <w:marBottom w:val="0"/>
          <w:divBdr>
            <w:top w:val="none" w:sz="0" w:space="0" w:color="auto"/>
            <w:left w:val="none" w:sz="0" w:space="0" w:color="auto"/>
            <w:bottom w:val="none" w:sz="0" w:space="0" w:color="auto"/>
            <w:right w:val="none" w:sz="0" w:space="0" w:color="auto"/>
          </w:divBdr>
        </w:div>
        <w:div w:id="855770194">
          <w:marLeft w:val="640"/>
          <w:marRight w:val="0"/>
          <w:marTop w:val="0"/>
          <w:marBottom w:val="0"/>
          <w:divBdr>
            <w:top w:val="none" w:sz="0" w:space="0" w:color="auto"/>
            <w:left w:val="none" w:sz="0" w:space="0" w:color="auto"/>
            <w:bottom w:val="none" w:sz="0" w:space="0" w:color="auto"/>
            <w:right w:val="none" w:sz="0" w:space="0" w:color="auto"/>
          </w:divBdr>
        </w:div>
        <w:div w:id="856424822">
          <w:marLeft w:val="640"/>
          <w:marRight w:val="0"/>
          <w:marTop w:val="0"/>
          <w:marBottom w:val="0"/>
          <w:divBdr>
            <w:top w:val="none" w:sz="0" w:space="0" w:color="auto"/>
            <w:left w:val="none" w:sz="0" w:space="0" w:color="auto"/>
            <w:bottom w:val="none" w:sz="0" w:space="0" w:color="auto"/>
            <w:right w:val="none" w:sz="0" w:space="0" w:color="auto"/>
          </w:divBdr>
        </w:div>
        <w:div w:id="901327132">
          <w:marLeft w:val="640"/>
          <w:marRight w:val="0"/>
          <w:marTop w:val="0"/>
          <w:marBottom w:val="0"/>
          <w:divBdr>
            <w:top w:val="none" w:sz="0" w:space="0" w:color="auto"/>
            <w:left w:val="none" w:sz="0" w:space="0" w:color="auto"/>
            <w:bottom w:val="none" w:sz="0" w:space="0" w:color="auto"/>
            <w:right w:val="none" w:sz="0" w:space="0" w:color="auto"/>
          </w:divBdr>
        </w:div>
        <w:div w:id="910971091">
          <w:marLeft w:val="640"/>
          <w:marRight w:val="0"/>
          <w:marTop w:val="0"/>
          <w:marBottom w:val="0"/>
          <w:divBdr>
            <w:top w:val="none" w:sz="0" w:space="0" w:color="auto"/>
            <w:left w:val="none" w:sz="0" w:space="0" w:color="auto"/>
            <w:bottom w:val="none" w:sz="0" w:space="0" w:color="auto"/>
            <w:right w:val="none" w:sz="0" w:space="0" w:color="auto"/>
          </w:divBdr>
        </w:div>
        <w:div w:id="939725841">
          <w:marLeft w:val="640"/>
          <w:marRight w:val="0"/>
          <w:marTop w:val="0"/>
          <w:marBottom w:val="0"/>
          <w:divBdr>
            <w:top w:val="none" w:sz="0" w:space="0" w:color="auto"/>
            <w:left w:val="none" w:sz="0" w:space="0" w:color="auto"/>
            <w:bottom w:val="none" w:sz="0" w:space="0" w:color="auto"/>
            <w:right w:val="none" w:sz="0" w:space="0" w:color="auto"/>
          </w:divBdr>
        </w:div>
        <w:div w:id="952445050">
          <w:marLeft w:val="640"/>
          <w:marRight w:val="0"/>
          <w:marTop w:val="0"/>
          <w:marBottom w:val="0"/>
          <w:divBdr>
            <w:top w:val="none" w:sz="0" w:space="0" w:color="auto"/>
            <w:left w:val="none" w:sz="0" w:space="0" w:color="auto"/>
            <w:bottom w:val="none" w:sz="0" w:space="0" w:color="auto"/>
            <w:right w:val="none" w:sz="0" w:space="0" w:color="auto"/>
          </w:divBdr>
        </w:div>
        <w:div w:id="976301547">
          <w:marLeft w:val="640"/>
          <w:marRight w:val="0"/>
          <w:marTop w:val="0"/>
          <w:marBottom w:val="0"/>
          <w:divBdr>
            <w:top w:val="none" w:sz="0" w:space="0" w:color="auto"/>
            <w:left w:val="none" w:sz="0" w:space="0" w:color="auto"/>
            <w:bottom w:val="none" w:sz="0" w:space="0" w:color="auto"/>
            <w:right w:val="none" w:sz="0" w:space="0" w:color="auto"/>
          </w:divBdr>
        </w:div>
        <w:div w:id="976688316">
          <w:marLeft w:val="640"/>
          <w:marRight w:val="0"/>
          <w:marTop w:val="0"/>
          <w:marBottom w:val="0"/>
          <w:divBdr>
            <w:top w:val="none" w:sz="0" w:space="0" w:color="auto"/>
            <w:left w:val="none" w:sz="0" w:space="0" w:color="auto"/>
            <w:bottom w:val="none" w:sz="0" w:space="0" w:color="auto"/>
            <w:right w:val="none" w:sz="0" w:space="0" w:color="auto"/>
          </w:divBdr>
        </w:div>
        <w:div w:id="994146234">
          <w:marLeft w:val="640"/>
          <w:marRight w:val="0"/>
          <w:marTop w:val="0"/>
          <w:marBottom w:val="0"/>
          <w:divBdr>
            <w:top w:val="none" w:sz="0" w:space="0" w:color="auto"/>
            <w:left w:val="none" w:sz="0" w:space="0" w:color="auto"/>
            <w:bottom w:val="none" w:sz="0" w:space="0" w:color="auto"/>
            <w:right w:val="none" w:sz="0" w:space="0" w:color="auto"/>
          </w:divBdr>
        </w:div>
        <w:div w:id="1001009855">
          <w:marLeft w:val="640"/>
          <w:marRight w:val="0"/>
          <w:marTop w:val="0"/>
          <w:marBottom w:val="0"/>
          <w:divBdr>
            <w:top w:val="none" w:sz="0" w:space="0" w:color="auto"/>
            <w:left w:val="none" w:sz="0" w:space="0" w:color="auto"/>
            <w:bottom w:val="none" w:sz="0" w:space="0" w:color="auto"/>
            <w:right w:val="none" w:sz="0" w:space="0" w:color="auto"/>
          </w:divBdr>
        </w:div>
        <w:div w:id="1007826240">
          <w:marLeft w:val="640"/>
          <w:marRight w:val="0"/>
          <w:marTop w:val="0"/>
          <w:marBottom w:val="0"/>
          <w:divBdr>
            <w:top w:val="none" w:sz="0" w:space="0" w:color="auto"/>
            <w:left w:val="none" w:sz="0" w:space="0" w:color="auto"/>
            <w:bottom w:val="none" w:sz="0" w:space="0" w:color="auto"/>
            <w:right w:val="none" w:sz="0" w:space="0" w:color="auto"/>
          </w:divBdr>
        </w:div>
        <w:div w:id="1010907772">
          <w:marLeft w:val="640"/>
          <w:marRight w:val="0"/>
          <w:marTop w:val="0"/>
          <w:marBottom w:val="0"/>
          <w:divBdr>
            <w:top w:val="none" w:sz="0" w:space="0" w:color="auto"/>
            <w:left w:val="none" w:sz="0" w:space="0" w:color="auto"/>
            <w:bottom w:val="none" w:sz="0" w:space="0" w:color="auto"/>
            <w:right w:val="none" w:sz="0" w:space="0" w:color="auto"/>
          </w:divBdr>
        </w:div>
        <w:div w:id="1010908618">
          <w:marLeft w:val="640"/>
          <w:marRight w:val="0"/>
          <w:marTop w:val="0"/>
          <w:marBottom w:val="0"/>
          <w:divBdr>
            <w:top w:val="none" w:sz="0" w:space="0" w:color="auto"/>
            <w:left w:val="none" w:sz="0" w:space="0" w:color="auto"/>
            <w:bottom w:val="none" w:sz="0" w:space="0" w:color="auto"/>
            <w:right w:val="none" w:sz="0" w:space="0" w:color="auto"/>
          </w:divBdr>
        </w:div>
        <w:div w:id="1060400299">
          <w:marLeft w:val="640"/>
          <w:marRight w:val="0"/>
          <w:marTop w:val="0"/>
          <w:marBottom w:val="0"/>
          <w:divBdr>
            <w:top w:val="none" w:sz="0" w:space="0" w:color="auto"/>
            <w:left w:val="none" w:sz="0" w:space="0" w:color="auto"/>
            <w:bottom w:val="none" w:sz="0" w:space="0" w:color="auto"/>
            <w:right w:val="none" w:sz="0" w:space="0" w:color="auto"/>
          </w:divBdr>
        </w:div>
        <w:div w:id="1074625192">
          <w:marLeft w:val="640"/>
          <w:marRight w:val="0"/>
          <w:marTop w:val="0"/>
          <w:marBottom w:val="0"/>
          <w:divBdr>
            <w:top w:val="none" w:sz="0" w:space="0" w:color="auto"/>
            <w:left w:val="none" w:sz="0" w:space="0" w:color="auto"/>
            <w:bottom w:val="none" w:sz="0" w:space="0" w:color="auto"/>
            <w:right w:val="none" w:sz="0" w:space="0" w:color="auto"/>
          </w:divBdr>
        </w:div>
        <w:div w:id="1104614298">
          <w:marLeft w:val="640"/>
          <w:marRight w:val="0"/>
          <w:marTop w:val="0"/>
          <w:marBottom w:val="0"/>
          <w:divBdr>
            <w:top w:val="none" w:sz="0" w:space="0" w:color="auto"/>
            <w:left w:val="none" w:sz="0" w:space="0" w:color="auto"/>
            <w:bottom w:val="none" w:sz="0" w:space="0" w:color="auto"/>
            <w:right w:val="none" w:sz="0" w:space="0" w:color="auto"/>
          </w:divBdr>
        </w:div>
        <w:div w:id="1127505968">
          <w:marLeft w:val="640"/>
          <w:marRight w:val="0"/>
          <w:marTop w:val="0"/>
          <w:marBottom w:val="0"/>
          <w:divBdr>
            <w:top w:val="none" w:sz="0" w:space="0" w:color="auto"/>
            <w:left w:val="none" w:sz="0" w:space="0" w:color="auto"/>
            <w:bottom w:val="none" w:sz="0" w:space="0" w:color="auto"/>
            <w:right w:val="none" w:sz="0" w:space="0" w:color="auto"/>
          </w:divBdr>
        </w:div>
        <w:div w:id="1163663438">
          <w:marLeft w:val="640"/>
          <w:marRight w:val="0"/>
          <w:marTop w:val="0"/>
          <w:marBottom w:val="0"/>
          <w:divBdr>
            <w:top w:val="none" w:sz="0" w:space="0" w:color="auto"/>
            <w:left w:val="none" w:sz="0" w:space="0" w:color="auto"/>
            <w:bottom w:val="none" w:sz="0" w:space="0" w:color="auto"/>
            <w:right w:val="none" w:sz="0" w:space="0" w:color="auto"/>
          </w:divBdr>
        </w:div>
        <w:div w:id="1168904315">
          <w:marLeft w:val="640"/>
          <w:marRight w:val="0"/>
          <w:marTop w:val="0"/>
          <w:marBottom w:val="0"/>
          <w:divBdr>
            <w:top w:val="none" w:sz="0" w:space="0" w:color="auto"/>
            <w:left w:val="none" w:sz="0" w:space="0" w:color="auto"/>
            <w:bottom w:val="none" w:sz="0" w:space="0" w:color="auto"/>
            <w:right w:val="none" w:sz="0" w:space="0" w:color="auto"/>
          </w:divBdr>
        </w:div>
        <w:div w:id="1211384104">
          <w:marLeft w:val="640"/>
          <w:marRight w:val="0"/>
          <w:marTop w:val="0"/>
          <w:marBottom w:val="0"/>
          <w:divBdr>
            <w:top w:val="none" w:sz="0" w:space="0" w:color="auto"/>
            <w:left w:val="none" w:sz="0" w:space="0" w:color="auto"/>
            <w:bottom w:val="none" w:sz="0" w:space="0" w:color="auto"/>
            <w:right w:val="none" w:sz="0" w:space="0" w:color="auto"/>
          </w:divBdr>
        </w:div>
        <w:div w:id="1225264396">
          <w:marLeft w:val="640"/>
          <w:marRight w:val="0"/>
          <w:marTop w:val="0"/>
          <w:marBottom w:val="0"/>
          <w:divBdr>
            <w:top w:val="none" w:sz="0" w:space="0" w:color="auto"/>
            <w:left w:val="none" w:sz="0" w:space="0" w:color="auto"/>
            <w:bottom w:val="none" w:sz="0" w:space="0" w:color="auto"/>
            <w:right w:val="none" w:sz="0" w:space="0" w:color="auto"/>
          </w:divBdr>
        </w:div>
        <w:div w:id="1245342269">
          <w:marLeft w:val="640"/>
          <w:marRight w:val="0"/>
          <w:marTop w:val="0"/>
          <w:marBottom w:val="0"/>
          <w:divBdr>
            <w:top w:val="none" w:sz="0" w:space="0" w:color="auto"/>
            <w:left w:val="none" w:sz="0" w:space="0" w:color="auto"/>
            <w:bottom w:val="none" w:sz="0" w:space="0" w:color="auto"/>
            <w:right w:val="none" w:sz="0" w:space="0" w:color="auto"/>
          </w:divBdr>
        </w:div>
        <w:div w:id="1264537360">
          <w:marLeft w:val="640"/>
          <w:marRight w:val="0"/>
          <w:marTop w:val="0"/>
          <w:marBottom w:val="0"/>
          <w:divBdr>
            <w:top w:val="none" w:sz="0" w:space="0" w:color="auto"/>
            <w:left w:val="none" w:sz="0" w:space="0" w:color="auto"/>
            <w:bottom w:val="none" w:sz="0" w:space="0" w:color="auto"/>
            <w:right w:val="none" w:sz="0" w:space="0" w:color="auto"/>
          </w:divBdr>
        </w:div>
        <w:div w:id="1312557112">
          <w:marLeft w:val="640"/>
          <w:marRight w:val="0"/>
          <w:marTop w:val="0"/>
          <w:marBottom w:val="0"/>
          <w:divBdr>
            <w:top w:val="none" w:sz="0" w:space="0" w:color="auto"/>
            <w:left w:val="none" w:sz="0" w:space="0" w:color="auto"/>
            <w:bottom w:val="none" w:sz="0" w:space="0" w:color="auto"/>
            <w:right w:val="none" w:sz="0" w:space="0" w:color="auto"/>
          </w:divBdr>
        </w:div>
        <w:div w:id="1324354758">
          <w:marLeft w:val="640"/>
          <w:marRight w:val="0"/>
          <w:marTop w:val="0"/>
          <w:marBottom w:val="0"/>
          <w:divBdr>
            <w:top w:val="none" w:sz="0" w:space="0" w:color="auto"/>
            <w:left w:val="none" w:sz="0" w:space="0" w:color="auto"/>
            <w:bottom w:val="none" w:sz="0" w:space="0" w:color="auto"/>
            <w:right w:val="none" w:sz="0" w:space="0" w:color="auto"/>
          </w:divBdr>
        </w:div>
        <w:div w:id="1334453773">
          <w:marLeft w:val="640"/>
          <w:marRight w:val="0"/>
          <w:marTop w:val="0"/>
          <w:marBottom w:val="0"/>
          <w:divBdr>
            <w:top w:val="none" w:sz="0" w:space="0" w:color="auto"/>
            <w:left w:val="none" w:sz="0" w:space="0" w:color="auto"/>
            <w:bottom w:val="none" w:sz="0" w:space="0" w:color="auto"/>
            <w:right w:val="none" w:sz="0" w:space="0" w:color="auto"/>
          </w:divBdr>
        </w:div>
        <w:div w:id="1342315046">
          <w:marLeft w:val="640"/>
          <w:marRight w:val="0"/>
          <w:marTop w:val="0"/>
          <w:marBottom w:val="0"/>
          <w:divBdr>
            <w:top w:val="none" w:sz="0" w:space="0" w:color="auto"/>
            <w:left w:val="none" w:sz="0" w:space="0" w:color="auto"/>
            <w:bottom w:val="none" w:sz="0" w:space="0" w:color="auto"/>
            <w:right w:val="none" w:sz="0" w:space="0" w:color="auto"/>
          </w:divBdr>
        </w:div>
        <w:div w:id="1347903777">
          <w:marLeft w:val="640"/>
          <w:marRight w:val="0"/>
          <w:marTop w:val="0"/>
          <w:marBottom w:val="0"/>
          <w:divBdr>
            <w:top w:val="none" w:sz="0" w:space="0" w:color="auto"/>
            <w:left w:val="none" w:sz="0" w:space="0" w:color="auto"/>
            <w:bottom w:val="none" w:sz="0" w:space="0" w:color="auto"/>
            <w:right w:val="none" w:sz="0" w:space="0" w:color="auto"/>
          </w:divBdr>
        </w:div>
        <w:div w:id="1356269473">
          <w:marLeft w:val="640"/>
          <w:marRight w:val="0"/>
          <w:marTop w:val="0"/>
          <w:marBottom w:val="0"/>
          <w:divBdr>
            <w:top w:val="none" w:sz="0" w:space="0" w:color="auto"/>
            <w:left w:val="none" w:sz="0" w:space="0" w:color="auto"/>
            <w:bottom w:val="none" w:sz="0" w:space="0" w:color="auto"/>
            <w:right w:val="none" w:sz="0" w:space="0" w:color="auto"/>
          </w:divBdr>
        </w:div>
        <w:div w:id="1385985654">
          <w:marLeft w:val="640"/>
          <w:marRight w:val="0"/>
          <w:marTop w:val="0"/>
          <w:marBottom w:val="0"/>
          <w:divBdr>
            <w:top w:val="none" w:sz="0" w:space="0" w:color="auto"/>
            <w:left w:val="none" w:sz="0" w:space="0" w:color="auto"/>
            <w:bottom w:val="none" w:sz="0" w:space="0" w:color="auto"/>
            <w:right w:val="none" w:sz="0" w:space="0" w:color="auto"/>
          </w:divBdr>
        </w:div>
        <w:div w:id="1402480077">
          <w:marLeft w:val="640"/>
          <w:marRight w:val="0"/>
          <w:marTop w:val="0"/>
          <w:marBottom w:val="0"/>
          <w:divBdr>
            <w:top w:val="none" w:sz="0" w:space="0" w:color="auto"/>
            <w:left w:val="none" w:sz="0" w:space="0" w:color="auto"/>
            <w:bottom w:val="none" w:sz="0" w:space="0" w:color="auto"/>
            <w:right w:val="none" w:sz="0" w:space="0" w:color="auto"/>
          </w:divBdr>
        </w:div>
        <w:div w:id="1402749579">
          <w:marLeft w:val="640"/>
          <w:marRight w:val="0"/>
          <w:marTop w:val="0"/>
          <w:marBottom w:val="0"/>
          <w:divBdr>
            <w:top w:val="none" w:sz="0" w:space="0" w:color="auto"/>
            <w:left w:val="none" w:sz="0" w:space="0" w:color="auto"/>
            <w:bottom w:val="none" w:sz="0" w:space="0" w:color="auto"/>
            <w:right w:val="none" w:sz="0" w:space="0" w:color="auto"/>
          </w:divBdr>
        </w:div>
        <w:div w:id="1505705415">
          <w:marLeft w:val="640"/>
          <w:marRight w:val="0"/>
          <w:marTop w:val="0"/>
          <w:marBottom w:val="0"/>
          <w:divBdr>
            <w:top w:val="none" w:sz="0" w:space="0" w:color="auto"/>
            <w:left w:val="none" w:sz="0" w:space="0" w:color="auto"/>
            <w:bottom w:val="none" w:sz="0" w:space="0" w:color="auto"/>
            <w:right w:val="none" w:sz="0" w:space="0" w:color="auto"/>
          </w:divBdr>
        </w:div>
        <w:div w:id="1508473896">
          <w:marLeft w:val="640"/>
          <w:marRight w:val="0"/>
          <w:marTop w:val="0"/>
          <w:marBottom w:val="0"/>
          <w:divBdr>
            <w:top w:val="none" w:sz="0" w:space="0" w:color="auto"/>
            <w:left w:val="none" w:sz="0" w:space="0" w:color="auto"/>
            <w:bottom w:val="none" w:sz="0" w:space="0" w:color="auto"/>
            <w:right w:val="none" w:sz="0" w:space="0" w:color="auto"/>
          </w:divBdr>
        </w:div>
        <w:div w:id="1518732867">
          <w:marLeft w:val="640"/>
          <w:marRight w:val="0"/>
          <w:marTop w:val="0"/>
          <w:marBottom w:val="0"/>
          <w:divBdr>
            <w:top w:val="none" w:sz="0" w:space="0" w:color="auto"/>
            <w:left w:val="none" w:sz="0" w:space="0" w:color="auto"/>
            <w:bottom w:val="none" w:sz="0" w:space="0" w:color="auto"/>
            <w:right w:val="none" w:sz="0" w:space="0" w:color="auto"/>
          </w:divBdr>
        </w:div>
        <w:div w:id="1531649519">
          <w:marLeft w:val="640"/>
          <w:marRight w:val="0"/>
          <w:marTop w:val="0"/>
          <w:marBottom w:val="0"/>
          <w:divBdr>
            <w:top w:val="none" w:sz="0" w:space="0" w:color="auto"/>
            <w:left w:val="none" w:sz="0" w:space="0" w:color="auto"/>
            <w:bottom w:val="none" w:sz="0" w:space="0" w:color="auto"/>
            <w:right w:val="none" w:sz="0" w:space="0" w:color="auto"/>
          </w:divBdr>
        </w:div>
        <w:div w:id="1533306874">
          <w:marLeft w:val="640"/>
          <w:marRight w:val="0"/>
          <w:marTop w:val="0"/>
          <w:marBottom w:val="0"/>
          <w:divBdr>
            <w:top w:val="none" w:sz="0" w:space="0" w:color="auto"/>
            <w:left w:val="none" w:sz="0" w:space="0" w:color="auto"/>
            <w:bottom w:val="none" w:sz="0" w:space="0" w:color="auto"/>
            <w:right w:val="none" w:sz="0" w:space="0" w:color="auto"/>
          </w:divBdr>
        </w:div>
        <w:div w:id="1538589863">
          <w:marLeft w:val="640"/>
          <w:marRight w:val="0"/>
          <w:marTop w:val="0"/>
          <w:marBottom w:val="0"/>
          <w:divBdr>
            <w:top w:val="none" w:sz="0" w:space="0" w:color="auto"/>
            <w:left w:val="none" w:sz="0" w:space="0" w:color="auto"/>
            <w:bottom w:val="none" w:sz="0" w:space="0" w:color="auto"/>
            <w:right w:val="none" w:sz="0" w:space="0" w:color="auto"/>
          </w:divBdr>
        </w:div>
        <w:div w:id="1544947961">
          <w:marLeft w:val="640"/>
          <w:marRight w:val="0"/>
          <w:marTop w:val="0"/>
          <w:marBottom w:val="0"/>
          <w:divBdr>
            <w:top w:val="none" w:sz="0" w:space="0" w:color="auto"/>
            <w:left w:val="none" w:sz="0" w:space="0" w:color="auto"/>
            <w:bottom w:val="none" w:sz="0" w:space="0" w:color="auto"/>
            <w:right w:val="none" w:sz="0" w:space="0" w:color="auto"/>
          </w:divBdr>
        </w:div>
        <w:div w:id="1547987713">
          <w:marLeft w:val="640"/>
          <w:marRight w:val="0"/>
          <w:marTop w:val="0"/>
          <w:marBottom w:val="0"/>
          <w:divBdr>
            <w:top w:val="none" w:sz="0" w:space="0" w:color="auto"/>
            <w:left w:val="none" w:sz="0" w:space="0" w:color="auto"/>
            <w:bottom w:val="none" w:sz="0" w:space="0" w:color="auto"/>
            <w:right w:val="none" w:sz="0" w:space="0" w:color="auto"/>
          </w:divBdr>
        </w:div>
        <w:div w:id="1575582205">
          <w:marLeft w:val="640"/>
          <w:marRight w:val="0"/>
          <w:marTop w:val="0"/>
          <w:marBottom w:val="0"/>
          <w:divBdr>
            <w:top w:val="none" w:sz="0" w:space="0" w:color="auto"/>
            <w:left w:val="none" w:sz="0" w:space="0" w:color="auto"/>
            <w:bottom w:val="none" w:sz="0" w:space="0" w:color="auto"/>
            <w:right w:val="none" w:sz="0" w:space="0" w:color="auto"/>
          </w:divBdr>
        </w:div>
        <w:div w:id="1585799230">
          <w:marLeft w:val="640"/>
          <w:marRight w:val="0"/>
          <w:marTop w:val="0"/>
          <w:marBottom w:val="0"/>
          <w:divBdr>
            <w:top w:val="none" w:sz="0" w:space="0" w:color="auto"/>
            <w:left w:val="none" w:sz="0" w:space="0" w:color="auto"/>
            <w:bottom w:val="none" w:sz="0" w:space="0" w:color="auto"/>
            <w:right w:val="none" w:sz="0" w:space="0" w:color="auto"/>
          </w:divBdr>
        </w:div>
        <w:div w:id="1617254794">
          <w:marLeft w:val="640"/>
          <w:marRight w:val="0"/>
          <w:marTop w:val="0"/>
          <w:marBottom w:val="0"/>
          <w:divBdr>
            <w:top w:val="none" w:sz="0" w:space="0" w:color="auto"/>
            <w:left w:val="none" w:sz="0" w:space="0" w:color="auto"/>
            <w:bottom w:val="none" w:sz="0" w:space="0" w:color="auto"/>
            <w:right w:val="none" w:sz="0" w:space="0" w:color="auto"/>
          </w:divBdr>
        </w:div>
        <w:div w:id="1624581418">
          <w:marLeft w:val="640"/>
          <w:marRight w:val="0"/>
          <w:marTop w:val="0"/>
          <w:marBottom w:val="0"/>
          <w:divBdr>
            <w:top w:val="none" w:sz="0" w:space="0" w:color="auto"/>
            <w:left w:val="none" w:sz="0" w:space="0" w:color="auto"/>
            <w:bottom w:val="none" w:sz="0" w:space="0" w:color="auto"/>
            <w:right w:val="none" w:sz="0" w:space="0" w:color="auto"/>
          </w:divBdr>
        </w:div>
        <w:div w:id="1626695494">
          <w:marLeft w:val="640"/>
          <w:marRight w:val="0"/>
          <w:marTop w:val="0"/>
          <w:marBottom w:val="0"/>
          <w:divBdr>
            <w:top w:val="none" w:sz="0" w:space="0" w:color="auto"/>
            <w:left w:val="none" w:sz="0" w:space="0" w:color="auto"/>
            <w:bottom w:val="none" w:sz="0" w:space="0" w:color="auto"/>
            <w:right w:val="none" w:sz="0" w:space="0" w:color="auto"/>
          </w:divBdr>
        </w:div>
        <w:div w:id="1650745954">
          <w:marLeft w:val="640"/>
          <w:marRight w:val="0"/>
          <w:marTop w:val="0"/>
          <w:marBottom w:val="0"/>
          <w:divBdr>
            <w:top w:val="none" w:sz="0" w:space="0" w:color="auto"/>
            <w:left w:val="none" w:sz="0" w:space="0" w:color="auto"/>
            <w:bottom w:val="none" w:sz="0" w:space="0" w:color="auto"/>
            <w:right w:val="none" w:sz="0" w:space="0" w:color="auto"/>
          </w:divBdr>
        </w:div>
        <w:div w:id="1758669894">
          <w:marLeft w:val="640"/>
          <w:marRight w:val="0"/>
          <w:marTop w:val="0"/>
          <w:marBottom w:val="0"/>
          <w:divBdr>
            <w:top w:val="none" w:sz="0" w:space="0" w:color="auto"/>
            <w:left w:val="none" w:sz="0" w:space="0" w:color="auto"/>
            <w:bottom w:val="none" w:sz="0" w:space="0" w:color="auto"/>
            <w:right w:val="none" w:sz="0" w:space="0" w:color="auto"/>
          </w:divBdr>
        </w:div>
        <w:div w:id="1794053533">
          <w:marLeft w:val="640"/>
          <w:marRight w:val="0"/>
          <w:marTop w:val="0"/>
          <w:marBottom w:val="0"/>
          <w:divBdr>
            <w:top w:val="none" w:sz="0" w:space="0" w:color="auto"/>
            <w:left w:val="none" w:sz="0" w:space="0" w:color="auto"/>
            <w:bottom w:val="none" w:sz="0" w:space="0" w:color="auto"/>
            <w:right w:val="none" w:sz="0" w:space="0" w:color="auto"/>
          </w:divBdr>
        </w:div>
        <w:div w:id="1828669717">
          <w:marLeft w:val="640"/>
          <w:marRight w:val="0"/>
          <w:marTop w:val="0"/>
          <w:marBottom w:val="0"/>
          <w:divBdr>
            <w:top w:val="none" w:sz="0" w:space="0" w:color="auto"/>
            <w:left w:val="none" w:sz="0" w:space="0" w:color="auto"/>
            <w:bottom w:val="none" w:sz="0" w:space="0" w:color="auto"/>
            <w:right w:val="none" w:sz="0" w:space="0" w:color="auto"/>
          </w:divBdr>
        </w:div>
        <w:div w:id="1895847385">
          <w:marLeft w:val="640"/>
          <w:marRight w:val="0"/>
          <w:marTop w:val="0"/>
          <w:marBottom w:val="0"/>
          <w:divBdr>
            <w:top w:val="none" w:sz="0" w:space="0" w:color="auto"/>
            <w:left w:val="none" w:sz="0" w:space="0" w:color="auto"/>
            <w:bottom w:val="none" w:sz="0" w:space="0" w:color="auto"/>
            <w:right w:val="none" w:sz="0" w:space="0" w:color="auto"/>
          </w:divBdr>
        </w:div>
        <w:div w:id="1948003342">
          <w:marLeft w:val="640"/>
          <w:marRight w:val="0"/>
          <w:marTop w:val="0"/>
          <w:marBottom w:val="0"/>
          <w:divBdr>
            <w:top w:val="none" w:sz="0" w:space="0" w:color="auto"/>
            <w:left w:val="none" w:sz="0" w:space="0" w:color="auto"/>
            <w:bottom w:val="none" w:sz="0" w:space="0" w:color="auto"/>
            <w:right w:val="none" w:sz="0" w:space="0" w:color="auto"/>
          </w:divBdr>
        </w:div>
        <w:div w:id="1992102138">
          <w:marLeft w:val="640"/>
          <w:marRight w:val="0"/>
          <w:marTop w:val="0"/>
          <w:marBottom w:val="0"/>
          <w:divBdr>
            <w:top w:val="none" w:sz="0" w:space="0" w:color="auto"/>
            <w:left w:val="none" w:sz="0" w:space="0" w:color="auto"/>
            <w:bottom w:val="none" w:sz="0" w:space="0" w:color="auto"/>
            <w:right w:val="none" w:sz="0" w:space="0" w:color="auto"/>
          </w:divBdr>
        </w:div>
        <w:div w:id="2037122915">
          <w:marLeft w:val="640"/>
          <w:marRight w:val="0"/>
          <w:marTop w:val="0"/>
          <w:marBottom w:val="0"/>
          <w:divBdr>
            <w:top w:val="none" w:sz="0" w:space="0" w:color="auto"/>
            <w:left w:val="none" w:sz="0" w:space="0" w:color="auto"/>
            <w:bottom w:val="none" w:sz="0" w:space="0" w:color="auto"/>
            <w:right w:val="none" w:sz="0" w:space="0" w:color="auto"/>
          </w:divBdr>
        </w:div>
        <w:div w:id="2045783730">
          <w:marLeft w:val="640"/>
          <w:marRight w:val="0"/>
          <w:marTop w:val="0"/>
          <w:marBottom w:val="0"/>
          <w:divBdr>
            <w:top w:val="none" w:sz="0" w:space="0" w:color="auto"/>
            <w:left w:val="none" w:sz="0" w:space="0" w:color="auto"/>
            <w:bottom w:val="none" w:sz="0" w:space="0" w:color="auto"/>
            <w:right w:val="none" w:sz="0" w:space="0" w:color="auto"/>
          </w:divBdr>
        </w:div>
        <w:div w:id="2046176613">
          <w:marLeft w:val="640"/>
          <w:marRight w:val="0"/>
          <w:marTop w:val="0"/>
          <w:marBottom w:val="0"/>
          <w:divBdr>
            <w:top w:val="none" w:sz="0" w:space="0" w:color="auto"/>
            <w:left w:val="none" w:sz="0" w:space="0" w:color="auto"/>
            <w:bottom w:val="none" w:sz="0" w:space="0" w:color="auto"/>
            <w:right w:val="none" w:sz="0" w:space="0" w:color="auto"/>
          </w:divBdr>
        </w:div>
        <w:div w:id="2057461019">
          <w:marLeft w:val="640"/>
          <w:marRight w:val="0"/>
          <w:marTop w:val="0"/>
          <w:marBottom w:val="0"/>
          <w:divBdr>
            <w:top w:val="none" w:sz="0" w:space="0" w:color="auto"/>
            <w:left w:val="none" w:sz="0" w:space="0" w:color="auto"/>
            <w:bottom w:val="none" w:sz="0" w:space="0" w:color="auto"/>
            <w:right w:val="none" w:sz="0" w:space="0" w:color="auto"/>
          </w:divBdr>
        </w:div>
        <w:div w:id="2067993106">
          <w:marLeft w:val="640"/>
          <w:marRight w:val="0"/>
          <w:marTop w:val="0"/>
          <w:marBottom w:val="0"/>
          <w:divBdr>
            <w:top w:val="none" w:sz="0" w:space="0" w:color="auto"/>
            <w:left w:val="none" w:sz="0" w:space="0" w:color="auto"/>
            <w:bottom w:val="none" w:sz="0" w:space="0" w:color="auto"/>
            <w:right w:val="none" w:sz="0" w:space="0" w:color="auto"/>
          </w:divBdr>
        </w:div>
        <w:div w:id="2068987442">
          <w:marLeft w:val="640"/>
          <w:marRight w:val="0"/>
          <w:marTop w:val="0"/>
          <w:marBottom w:val="0"/>
          <w:divBdr>
            <w:top w:val="none" w:sz="0" w:space="0" w:color="auto"/>
            <w:left w:val="none" w:sz="0" w:space="0" w:color="auto"/>
            <w:bottom w:val="none" w:sz="0" w:space="0" w:color="auto"/>
            <w:right w:val="none" w:sz="0" w:space="0" w:color="auto"/>
          </w:divBdr>
        </w:div>
        <w:div w:id="2091462817">
          <w:marLeft w:val="640"/>
          <w:marRight w:val="0"/>
          <w:marTop w:val="0"/>
          <w:marBottom w:val="0"/>
          <w:divBdr>
            <w:top w:val="none" w:sz="0" w:space="0" w:color="auto"/>
            <w:left w:val="none" w:sz="0" w:space="0" w:color="auto"/>
            <w:bottom w:val="none" w:sz="0" w:space="0" w:color="auto"/>
            <w:right w:val="none" w:sz="0" w:space="0" w:color="auto"/>
          </w:divBdr>
        </w:div>
        <w:div w:id="2093432248">
          <w:marLeft w:val="640"/>
          <w:marRight w:val="0"/>
          <w:marTop w:val="0"/>
          <w:marBottom w:val="0"/>
          <w:divBdr>
            <w:top w:val="none" w:sz="0" w:space="0" w:color="auto"/>
            <w:left w:val="none" w:sz="0" w:space="0" w:color="auto"/>
            <w:bottom w:val="none" w:sz="0" w:space="0" w:color="auto"/>
            <w:right w:val="none" w:sz="0" w:space="0" w:color="auto"/>
          </w:divBdr>
        </w:div>
        <w:div w:id="2120761369">
          <w:marLeft w:val="640"/>
          <w:marRight w:val="0"/>
          <w:marTop w:val="0"/>
          <w:marBottom w:val="0"/>
          <w:divBdr>
            <w:top w:val="none" w:sz="0" w:space="0" w:color="auto"/>
            <w:left w:val="none" w:sz="0" w:space="0" w:color="auto"/>
            <w:bottom w:val="none" w:sz="0" w:space="0" w:color="auto"/>
            <w:right w:val="none" w:sz="0" w:space="0" w:color="auto"/>
          </w:divBdr>
        </w:div>
        <w:div w:id="2122263192">
          <w:marLeft w:val="640"/>
          <w:marRight w:val="0"/>
          <w:marTop w:val="0"/>
          <w:marBottom w:val="0"/>
          <w:divBdr>
            <w:top w:val="none" w:sz="0" w:space="0" w:color="auto"/>
            <w:left w:val="none" w:sz="0" w:space="0" w:color="auto"/>
            <w:bottom w:val="none" w:sz="0" w:space="0" w:color="auto"/>
            <w:right w:val="none" w:sz="0" w:space="0" w:color="auto"/>
          </w:divBdr>
        </w:div>
        <w:div w:id="2144808254">
          <w:marLeft w:val="640"/>
          <w:marRight w:val="0"/>
          <w:marTop w:val="0"/>
          <w:marBottom w:val="0"/>
          <w:divBdr>
            <w:top w:val="none" w:sz="0" w:space="0" w:color="auto"/>
            <w:left w:val="none" w:sz="0" w:space="0" w:color="auto"/>
            <w:bottom w:val="none" w:sz="0" w:space="0" w:color="auto"/>
            <w:right w:val="none" w:sz="0" w:space="0" w:color="auto"/>
          </w:divBdr>
        </w:div>
      </w:divsChild>
    </w:div>
    <w:div w:id="1136217383">
      <w:bodyDiv w:val="1"/>
      <w:marLeft w:val="0"/>
      <w:marRight w:val="0"/>
      <w:marTop w:val="0"/>
      <w:marBottom w:val="0"/>
      <w:divBdr>
        <w:top w:val="none" w:sz="0" w:space="0" w:color="auto"/>
        <w:left w:val="none" w:sz="0" w:space="0" w:color="auto"/>
        <w:bottom w:val="none" w:sz="0" w:space="0" w:color="auto"/>
        <w:right w:val="none" w:sz="0" w:space="0" w:color="auto"/>
      </w:divBdr>
      <w:divsChild>
        <w:div w:id="3747553">
          <w:marLeft w:val="640"/>
          <w:marRight w:val="0"/>
          <w:marTop w:val="0"/>
          <w:marBottom w:val="0"/>
          <w:divBdr>
            <w:top w:val="none" w:sz="0" w:space="0" w:color="auto"/>
            <w:left w:val="none" w:sz="0" w:space="0" w:color="auto"/>
            <w:bottom w:val="none" w:sz="0" w:space="0" w:color="auto"/>
            <w:right w:val="none" w:sz="0" w:space="0" w:color="auto"/>
          </w:divBdr>
        </w:div>
        <w:div w:id="14888637">
          <w:marLeft w:val="640"/>
          <w:marRight w:val="0"/>
          <w:marTop w:val="0"/>
          <w:marBottom w:val="0"/>
          <w:divBdr>
            <w:top w:val="none" w:sz="0" w:space="0" w:color="auto"/>
            <w:left w:val="none" w:sz="0" w:space="0" w:color="auto"/>
            <w:bottom w:val="none" w:sz="0" w:space="0" w:color="auto"/>
            <w:right w:val="none" w:sz="0" w:space="0" w:color="auto"/>
          </w:divBdr>
        </w:div>
        <w:div w:id="40716610">
          <w:marLeft w:val="640"/>
          <w:marRight w:val="0"/>
          <w:marTop w:val="0"/>
          <w:marBottom w:val="0"/>
          <w:divBdr>
            <w:top w:val="none" w:sz="0" w:space="0" w:color="auto"/>
            <w:left w:val="none" w:sz="0" w:space="0" w:color="auto"/>
            <w:bottom w:val="none" w:sz="0" w:space="0" w:color="auto"/>
            <w:right w:val="none" w:sz="0" w:space="0" w:color="auto"/>
          </w:divBdr>
        </w:div>
        <w:div w:id="45763620">
          <w:marLeft w:val="640"/>
          <w:marRight w:val="0"/>
          <w:marTop w:val="0"/>
          <w:marBottom w:val="0"/>
          <w:divBdr>
            <w:top w:val="none" w:sz="0" w:space="0" w:color="auto"/>
            <w:left w:val="none" w:sz="0" w:space="0" w:color="auto"/>
            <w:bottom w:val="none" w:sz="0" w:space="0" w:color="auto"/>
            <w:right w:val="none" w:sz="0" w:space="0" w:color="auto"/>
          </w:divBdr>
        </w:div>
        <w:div w:id="47413937">
          <w:marLeft w:val="640"/>
          <w:marRight w:val="0"/>
          <w:marTop w:val="0"/>
          <w:marBottom w:val="0"/>
          <w:divBdr>
            <w:top w:val="none" w:sz="0" w:space="0" w:color="auto"/>
            <w:left w:val="none" w:sz="0" w:space="0" w:color="auto"/>
            <w:bottom w:val="none" w:sz="0" w:space="0" w:color="auto"/>
            <w:right w:val="none" w:sz="0" w:space="0" w:color="auto"/>
          </w:divBdr>
        </w:div>
        <w:div w:id="78408921">
          <w:marLeft w:val="640"/>
          <w:marRight w:val="0"/>
          <w:marTop w:val="0"/>
          <w:marBottom w:val="0"/>
          <w:divBdr>
            <w:top w:val="none" w:sz="0" w:space="0" w:color="auto"/>
            <w:left w:val="none" w:sz="0" w:space="0" w:color="auto"/>
            <w:bottom w:val="none" w:sz="0" w:space="0" w:color="auto"/>
            <w:right w:val="none" w:sz="0" w:space="0" w:color="auto"/>
          </w:divBdr>
        </w:div>
        <w:div w:id="102263713">
          <w:marLeft w:val="640"/>
          <w:marRight w:val="0"/>
          <w:marTop w:val="0"/>
          <w:marBottom w:val="0"/>
          <w:divBdr>
            <w:top w:val="none" w:sz="0" w:space="0" w:color="auto"/>
            <w:left w:val="none" w:sz="0" w:space="0" w:color="auto"/>
            <w:bottom w:val="none" w:sz="0" w:space="0" w:color="auto"/>
            <w:right w:val="none" w:sz="0" w:space="0" w:color="auto"/>
          </w:divBdr>
        </w:div>
        <w:div w:id="150487765">
          <w:marLeft w:val="640"/>
          <w:marRight w:val="0"/>
          <w:marTop w:val="0"/>
          <w:marBottom w:val="0"/>
          <w:divBdr>
            <w:top w:val="none" w:sz="0" w:space="0" w:color="auto"/>
            <w:left w:val="none" w:sz="0" w:space="0" w:color="auto"/>
            <w:bottom w:val="none" w:sz="0" w:space="0" w:color="auto"/>
            <w:right w:val="none" w:sz="0" w:space="0" w:color="auto"/>
          </w:divBdr>
        </w:div>
        <w:div w:id="197937366">
          <w:marLeft w:val="640"/>
          <w:marRight w:val="0"/>
          <w:marTop w:val="0"/>
          <w:marBottom w:val="0"/>
          <w:divBdr>
            <w:top w:val="none" w:sz="0" w:space="0" w:color="auto"/>
            <w:left w:val="none" w:sz="0" w:space="0" w:color="auto"/>
            <w:bottom w:val="none" w:sz="0" w:space="0" w:color="auto"/>
            <w:right w:val="none" w:sz="0" w:space="0" w:color="auto"/>
          </w:divBdr>
        </w:div>
        <w:div w:id="210924182">
          <w:marLeft w:val="640"/>
          <w:marRight w:val="0"/>
          <w:marTop w:val="0"/>
          <w:marBottom w:val="0"/>
          <w:divBdr>
            <w:top w:val="none" w:sz="0" w:space="0" w:color="auto"/>
            <w:left w:val="none" w:sz="0" w:space="0" w:color="auto"/>
            <w:bottom w:val="none" w:sz="0" w:space="0" w:color="auto"/>
            <w:right w:val="none" w:sz="0" w:space="0" w:color="auto"/>
          </w:divBdr>
        </w:div>
        <w:div w:id="218591905">
          <w:marLeft w:val="640"/>
          <w:marRight w:val="0"/>
          <w:marTop w:val="0"/>
          <w:marBottom w:val="0"/>
          <w:divBdr>
            <w:top w:val="none" w:sz="0" w:space="0" w:color="auto"/>
            <w:left w:val="none" w:sz="0" w:space="0" w:color="auto"/>
            <w:bottom w:val="none" w:sz="0" w:space="0" w:color="auto"/>
            <w:right w:val="none" w:sz="0" w:space="0" w:color="auto"/>
          </w:divBdr>
        </w:div>
        <w:div w:id="238368696">
          <w:marLeft w:val="640"/>
          <w:marRight w:val="0"/>
          <w:marTop w:val="0"/>
          <w:marBottom w:val="0"/>
          <w:divBdr>
            <w:top w:val="none" w:sz="0" w:space="0" w:color="auto"/>
            <w:left w:val="none" w:sz="0" w:space="0" w:color="auto"/>
            <w:bottom w:val="none" w:sz="0" w:space="0" w:color="auto"/>
            <w:right w:val="none" w:sz="0" w:space="0" w:color="auto"/>
          </w:divBdr>
        </w:div>
        <w:div w:id="260263385">
          <w:marLeft w:val="640"/>
          <w:marRight w:val="0"/>
          <w:marTop w:val="0"/>
          <w:marBottom w:val="0"/>
          <w:divBdr>
            <w:top w:val="none" w:sz="0" w:space="0" w:color="auto"/>
            <w:left w:val="none" w:sz="0" w:space="0" w:color="auto"/>
            <w:bottom w:val="none" w:sz="0" w:space="0" w:color="auto"/>
            <w:right w:val="none" w:sz="0" w:space="0" w:color="auto"/>
          </w:divBdr>
        </w:div>
        <w:div w:id="274216226">
          <w:marLeft w:val="640"/>
          <w:marRight w:val="0"/>
          <w:marTop w:val="0"/>
          <w:marBottom w:val="0"/>
          <w:divBdr>
            <w:top w:val="none" w:sz="0" w:space="0" w:color="auto"/>
            <w:left w:val="none" w:sz="0" w:space="0" w:color="auto"/>
            <w:bottom w:val="none" w:sz="0" w:space="0" w:color="auto"/>
            <w:right w:val="none" w:sz="0" w:space="0" w:color="auto"/>
          </w:divBdr>
        </w:div>
        <w:div w:id="279991140">
          <w:marLeft w:val="640"/>
          <w:marRight w:val="0"/>
          <w:marTop w:val="0"/>
          <w:marBottom w:val="0"/>
          <w:divBdr>
            <w:top w:val="none" w:sz="0" w:space="0" w:color="auto"/>
            <w:left w:val="none" w:sz="0" w:space="0" w:color="auto"/>
            <w:bottom w:val="none" w:sz="0" w:space="0" w:color="auto"/>
            <w:right w:val="none" w:sz="0" w:space="0" w:color="auto"/>
          </w:divBdr>
        </w:div>
        <w:div w:id="301010172">
          <w:marLeft w:val="640"/>
          <w:marRight w:val="0"/>
          <w:marTop w:val="0"/>
          <w:marBottom w:val="0"/>
          <w:divBdr>
            <w:top w:val="none" w:sz="0" w:space="0" w:color="auto"/>
            <w:left w:val="none" w:sz="0" w:space="0" w:color="auto"/>
            <w:bottom w:val="none" w:sz="0" w:space="0" w:color="auto"/>
            <w:right w:val="none" w:sz="0" w:space="0" w:color="auto"/>
          </w:divBdr>
        </w:div>
        <w:div w:id="301543651">
          <w:marLeft w:val="640"/>
          <w:marRight w:val="0"/>
          <w:marTop w:val="0"/>
          <w:marBottom w:val="0"/>
          <w:divBdr>
            <w:top w:val="none" w:sz="0" w:space="0" w:color="auto"/>
            <w:left w:val="none" w:sz="0" w:space="0" w:color="auto"/>
            <w:bottom w:val="none" w:sz="0" w:space="0" w:color="auto"/>
            <w:right w:val="none" w:sz="0" w:space="0" w:color="auto"/>
          </w:divBdr>
        </w:div>
        <w:div w:id="315841721">
          <w:marLeft w:val="640"/>
          <w:marRight w:val="0"/>
          <w:marTop w:val="0"/>
          <w:marBottom w:val="0"/>
          <w:divBdr>
            <w:top w:val="none" w:sz="0" w:space="0" w:color="auto"/>
            <w:left w:val="none" w:sz="0" w:space="0" w:color="auto"/>
            <w:bottom w:val="none" w:sz="0" w:space="0" w:color="auto"/>
            <w:right w:val="none" w:sz="0" w:space="0" w:color="auto"/>
          </w:divBdr>
        </w:div>
        <w:div w:id="336034459">
          <w:marLeft w:val="640"/>
          <w:marRight w:val="0"/>
          <w:marTop w:val="0"/>
          <w:marBottom w:val="0"/>
          <w:divBdr>
            <w:top w:val="none" w:sz="0" w:space="0" w:color="auto"/>
            <w:left w:val="none" w:sz="0" w:space="0" w:color="auto"/>
            <w:bottom w:val="none" w:sz="0" w:space="0" w:color="auto"/>
            <w:right w:val="none" w:sz="0" w:space="0" w:color="auto"/>
          </w:divBdr>
        </w:div>
        <w:div w:id="377823217">
          <w:marLeft w:val="640"/>
          <w:marRight w:val="0"/>
          <w:marTop w:val="0"/>
          <w:marBottom w:val="0"/>
          <w:divBdr>
            <w:top w:val="none" w:sz="0" w:space="0" w:color="auto"/>
            <w:left w:val="none" w:sz="0" w:space="0" w:color="auto"/>
            <w:bottom w:val="none" w:sz="0" w:space="0" w:color="auto"/>
            <w:right w:val="none" w:sz="0" w:space="0" w:color="auto"/>
          </w:divBdr>
        </w:div>
        <w:div w:id="394856069">
          <w:marLeft w:val="640"/>
          <w:marRight w:val="0"/>
          <w:marTop w:val="0"/>
          <w:marBottom w:val="0"/>
          <w:divBdr>
            <w:top w:val="none" w:sz="0" w:space="0" w:color="auto"/>
            <w:left w:val="none" w:sz="0" w:space="0" w:color="auto"/>
            <w:bottom w:val="none" w:sz="0" w:space="0" w:color="auto"/>
            <w:right w:val="none" w:sz="0" w:space="0" w:color="auto"/>
          </w:divBdr>
        </w:div>
        <w:div w:id="427972519">
          <w:marLeft w:val="640"/>
          <w:marRight w:val="0"/>
          <w:marTop w:val="0"/>
          <w:marBottom w:val="0"/>
          <w:divBdr>
            <w:top w:val="none" w:sz="0" w:space="0" w:color="auto"/>
            <w:left w:val="none" w:sz="0" w:space="0" w:color="auto"/>
            <w:bottom w:val="none" w:sz="0" w:space="0" w:color="auto"/>
            <w:right w:val="none" w:sz="0" w:space="0" w:color="auto"/>
          </w:divBdr>
        </w:div>
        <w:div w:id="436406619">
          <w:marLeft w:val="640"/>
          <w:marRight w:val="0"/>
          <w:marTop w:val="0"/>
          <w:marBottom w:val="0"/>
          <w:divBdr>
            <w:top w:val="none" w:sz="0" w:space="0" w:color="auto"/>
            <w:left w:val="none" w:sz="0" w:space="0" w:color="auto"/>
            <w:bottom w:val="none" w:sz="0" w:space="0" w:color="auto"/>
            <w:right w:val="none" w:sz="0" w:space="0" w:color="auto"/>
          </w:divBdr>
        </w:div>
        <w:div w:id="460273687">
          <w:marLeft w:val="640"/>
          <w:marRight w:val="0"/>
          <w:marTop w:val="0"/>
          <w:marBottom w:val="0"/>
          <w:divBdr>
            <w:top w:val="none" w:sz="0" w:space="0" w:color="auto"/>
            <w:left w:val="none" w:sz="0" w:space="0" w:color="auto"/>
            <w:bottom w:val="none" w:sz="0" w:space="0" w:color="auto"/>
            <w:right w:val="none" w:sz="0" w:space="0" w:color="auto"/>
          </w:divBdr>
        </w:div>
        <w:div w:id="479074834">
          <w:marLeft w:val="640"/>
          <w:marRight w:val="0"/>
          <w:marTop w:val="0"/>
          <w:marBottom w:val="0"/>
          <w:divBdr>
            <w:top w:val="none" w:sz="0" w:space="0" w:color="auto"/>
            <w:left w:val="none" w:sz="0" w:space="0" w:color="auto"/>
            <w:bottom w:val="none" w:sz="0" w:space="0" w:color="auto"/>
            <w:right w:val="none" w:sz="0" w:space="0" w:color="auto"/>
          </w:divBdr>
        </w:div>
        <w:div w:id="515847160">
          <w:marLeft w:val="640"/>
          <w:marRight w:val="0"/>
          <w:marTop w:val="0"/>
          <w:marBottom w:val="0"/>
          <w:divBdr>
            <w:top w:val="none" w:sz="0" w:space="0" w:color="auto"/>
            <w:left w:val="none" w:sz="0" w:space="0" w:color="auto"/>
            <w:bottom w:val="none" w:sz="0" w:space="0" w:color="auto"/>
            <w:right w:val="none" w:sz="0" w:space="0" w:color="auto"/>
          </w:divBdr>
        </w:div>
        <w:div w:id="534122736">
          <w:marLeft w:val="640"/>
          <w:marRight w:val="0"/>
          <w:marTop w:val="0"/>
          <w:marBottom w:val="0"/>
          <w:divBdr>
            <w:top w:val="none" w:sz="0" w:space="0" w:color="auto"/>
            <w:left w:val="none" w:sz="0" w:space="0" w:color="auto"/>
            <w:bottom w:val="none" w:sz="0" w:space="0" w:color="auto"/>
            <w:right w:val="none" w:sz="0" w:space="0" w:color="auto"/>
          </w:divBdr>
        </w:div>
        <w:div w:id="561523580">
          <w:marLeft w:val="640"/>
          <w:marRight w:val="0"/>
          <w:marTop w:val="0"/>
          <w:marBottom w:val="0"/>
          <w:divBdr>
            <w:top w:val="none" w:sz="0" w:space="0" w:color="auto"/>
            <w:left w:val="none" w:sz="0" w:space="0" w:color="auto"/>
            <w:bottom w:val="none" w:sz="0" w:space="0" w:color="auto"/>
            <w:right w:val="none" w:sz="0" w:space="0" w:color="auto"/>
          </w:divBdr>
        </w:div>
        <w:div w:id="568997647">
          <w:marLeft w:val="640"/>
          <w:marRight w:val="0"/>
          <w:marTop w:val="0"/>
          <w:marBottom w:val="0"/>
          <w:divBdr>
            <w:top w:val="none" w:sz="0" w:space="0" w:color="auto"/>
            <w:left w:val="none" w:sz="0" w:space="0" w:color="auto"/>
            <w:bottom w:val="none" w:sz="0" w:space="0" w:color="auto"/>
            <w:right w:val="none" w:sz="0" w:space="0" w:color="auto"/>
          </w:divBdr>
        </w:div>
        <w:div w:id="590704841">
          <w:marLeft w:val="640"/>
          <w:marRight w:val="0"/>
          <w:marTop w:val="0"/>
          <w:marBottom w:val="0"/>
          <w:divBdr>
            <w:top w:val="none" w:sz="0" w:space="0" w:color="auto"/>
            <w:left w:val="none" w:sz="0" w:space="0" w:color="auto"/>
            <w:bottom w:val="none" w:sz="0" w:space="0" w:color="auto"/>
            <w:right w:val="none" w:sz="0" w:space="0" w:color="auto"/>
          </w:divBdr>
        </w:div>
        <w:div w:id="593369316">
          <w:marLeft w:val="640"/>
          <w:marRight w:val="0"/>
          <w:marTop w:val="0"/>
          <w:marBottom w:val="0"/>
          <w:divBdr>
            <w:top w:val="none" w:sz="0" w:space="0" w:color="auto"/>
            <w:left w:val="none" w:sz="0" w:space="0" w:color="auto"/>
            <w:bottom w:val="none" w:sz="0" w:space="0" w:color="auto"/>
            <w:right w:val="none" w:sz="0" w:space="0" w:color="auto"/>
          </w:divBdr>
        </w:div>
        <w:div w:id="607735617">
          <w:marLeft w:val="640"/>
          <w:marRight w:val="0"/>
          <w:marTop w:val="0"/>
          <w:marBottom w:val="0"/>
          <w:divBdr>
            <w:top w:val="none" w:sz="0" w:space="0" w:color="auto"/>
            <w:left w:val="none" w:sz="0" w:space="0" w:color="auto"/>
            <w:bottom w:val="none" w:sz="0" w:space="0" w:color="auto"/>
            <w:right w:val="none" w:sz="0" w:space="0" w:color="auto"/>
          </w:divBdr>
        </w:div>
        <w:div w:id="611745300">
          <w:marLeft w:val="640"/>
          <w:marRight w:val="0"/>
          <w:marTop w:val="0"/>
          <w:marBottom w:val="0"/>
          <w:divBdr>
            <w:top w:val="none" w:sz="0" w:space="0" w:color="auto"/>
            <w:left w:val="none" w:sz="0" w:space="0" w:color="auto"/>
            <w:bottom w:val="none" w:sz="0" w:space="0" w:color="auto"/>
            <w:right w:val="none" w:sz="0" w:space="0" w:color="auto"/>
          </w:divBdr>
        </w:div>
        <w:div w:id="636880210">
          <w:marLeft w:val="640"/>
          <w:marRight w:val="0"/>
          <w:marTop w:val="0"/>
          <w:marBottom w:val="0"/>
          <w:divBdr>
            <w:top w:val="none" w:sz="0" w:space="0" w:color="auto"/>
            <w:left w:val="none" w:sz="0" w:space="0" w:color="auto"/>
            <w:bottom w:val="none" w:sz="0" w:space="0" w:color="auto"/>
            <w:right w:val="none" w:sz="0" w:space="0" w:color="auto"/>
          </w:divBdr>
        </w:div>
        <w:div w:id="656343789">
          <w:marLeft w:val="640"/>
          <w:marRight w:val="0"/>
          <w:marTop w:val="0"/>
          <w:marBottom w:val="0"/>
          <w:divBdr>
            <w:top w:val="none" w:sz="0" w:space="0" w:color="auto"/>
            <w:left w:val="none" w:sz="0" w:space="0" w:color="auto"/>
            <w:bottom w:val="none" w:sz="0" w:space="0" w:color="auto"/>
            <w:right w:val="none" w:sz="0" w:space="0" w:color="auto"/>
          </w:divBdr>
        </w:div>
        <w:div w:id="746656389">
          <w:marLeft w:val="640"/>
          <w:marRight w:val="0"/>
          <w:marTop w:val="0"/>
          <w:marBottom w:val="0"/>
          <w:divBdr>
            <w:top w:val="none" w:sz="0" w:space="0" w:color="auto"/>
            <w:left w:val="none" w:sz="0" w:space="0" w:color="auto"/>
            <w:bottom w:val="none" w:sz="0" w:space="0" w:color="auto"/>
            <w:right w:val="none" w:sz="0" w:space="0" w:color="auto"/>
          </w:divBdr>
        </w:div>
        <w:div w:id="750201342">
          <w:marLeft w:val="640"/>
          <w:marRight w:val="0"/>
          <w:marTop w:val="0"/>
          <w:marBottom w:val="0"/>
          <w:divBdr>
            <w:top w:val="none" w:sz="0" w:space="0" w:color="auto"/>
            <w:left w:val="none" w:sz="0" w:space="0" w:color="auto"/>
            <w:bottom w:val="none" w:sz="0" w:space="0" w:color="auto"/>
            <w:right w:val="none" w:sz="0" w:space="0" w:color="auto"/>
          </w:divBdr>
        </w:div>
        <w:div w:id="758910114">
          <w:marLeft w:val="640"/>
          <w:marRight w:val="0"/>
          <w:marTop w:val="0"/>
          <w:marBottom w:val="0"/>
          <w:divBdr>
            <w:top w:val="none" w:sz="0" w:space="0" w:color="auto"/>
            <w:left w:val="none" w:sz="0" w:space="0" w:color="auto"/>
            <w:bottom w:val="none" w:sz="0" w:space="0" w:color="auto"/>
            <w:right w:val="none" w:sz="0" w:space="0" w:color="auto"/>
          </w:divBdr>
        </w:div>
        <w:div w:id="773718918">
          <w:marLeft w:val="640"/>
          <w:marRight w:val="0"/>
          <w:marTop w:val="0"/>
          <w:marBottom w:val="0"/>
          <w:divBdr>
            <w:top w:val="none" w:sz="0" w:space="0" w:color="auto"/>
            <w:left w:val="none" w:sz="0" w:space="0" w:color="auto"/>
            <w:bottom w:val="none" w:sz="0" w:space="0" w:color="auto"/>
            <w:right w:val="none" w:sz="0" w:space="0" w:color="auto"/>
          </w:divBdr>
        </w:div>
        <w:div w:id="794980478">
          <w:marLeft w:val="640"/>
          <w:marRight w:val="0"/>
          <w:marTop w:val="0"/>
          <w:marBottom w:val="0"/>
          <w:divBdr>
            <w:top w:val="none" w:sz="0" w:space="0" w:color="auto"/>
            <w:left w:val="none" w:sz="0" w:space="0" w:color="auto"/>
            <w:bottom w:val="none" w:sz="0" w:space="0" w:color="auto"/>
            <w:right w:val="none" w:sz="0" w:space="0" w:color="auto"/>
          </w:divBdr>
        </w:div>
        <w:div w:id="814418841">
          <w:marLeft w:val="640"/>
          <w:marRight w:val="0"/>
          <w:marTop w:val="0"/>
          <w:marBottom w:val="0"/>
          <w:divBdr>
            <w:top w:val="none" w:sz="0" w:space="0" w:color="auto"/>
            <w:left w:val="none" w:sz="0" w:space="0" w:color="auto"/>
            <w:bottom w:val="none" w:sz="0" w:space="0" w:color="auto"/>
            <w:right w:val="none" w:sz="0" w:space="0" w:color="auto"/>
          </w:divBdr>
        </w:div>
        <w:div w:id="815878844">
          <w:marLeft w:val="640"/>
          <w:marRight w:val="0"/>
          <w:marTop w:val="0"/>
          <w:marBottom w:val="0"/>
          <w:divBdr>
            <w:top w:val="none" w:sz="0" w:space="0" w:color="auto"/>
            <w:left w:val="none" w:sz="0" w:space="0" w:color="auto"/>
            <w:bottom w:val="none" w:sz="0" w:space="0" w:color="auto"/>
            <w:right w:val="none" w:sz="0" w:space="0" w:color="auto"/>
          </w:divBdr>
        </w:div>
        <w:div w:id="820659891">
          <w:marLeft w:val="640"/>
          <w:marRight w:val="0"/>
          <w:marTop w:val="0"/>
          <w:marBottom w:val="0"/>
          <w:divBdr>
            <w:top w:val="none" w:sz="0" w:space="0" w:color="auto"/>
            <w:left w:val="none" w:sz="0" w:space="0" w:color="auto"/>
            <w:bottom w:val="none" w:sz="0" w:space="0" w:color="auto"/>
            <w:right w:val="none" w:sz="0" w:space="0" w:color="auto"/>
          </w:divBdr>
        </w:div>
        <w:div w:id="821779683">
          <w:marLeft w:val="640"/>
          <w:marRight w:val="0"/>
          <w:marTop w:val="0"/>
          <w:marBottom w:val="0"/>
          <w:divBdr>
            <w:top w:val="none" w:sz="0" w:space="0" w:color="auto"/>
            <w:left w:val="none" w:sz="0" w:space="0" w:color="auto"/>
            <w:bottom w:val="none" w:sz="0" w:space="0" w:color="auto"/>
            <w:right w:val="none" w:sz="0" w:space="0" w:color="auto"/>
          </w:divBdr>
        </w:div>
        <w:div w:id="831675128">
          <w:marLeft w:val="640"/>
          <w:marRight w:val="0"/>
          <w:marTop w:val="0"/>
          <w:marBottom w:val="0"/>
          <w:divBdr>
            <w:top w:val="none" w:sz="0" w:space="0" w:color="auto"/>
            <w:left w:val="none" w:sz="0" w:space="0" w:color="auto"/>
            <w:bottom w:val="none" w:sz="0" w:space="0" w:color="auto"/>
            <w:right w:val="none" w:sz="0" w:space="0" w:color="auto"/>
          </w:divBdr>
        </w:div>
        <w:div w:id="855926784">
          <w:marLeft w:val="640"/>
          <w:marRight w:val="0"/>
          <w:marTop w:val="0"/>
          <w:marBottom w:val="0"/>
          <w:divBdr>
            <w:top w:val="none" w:sz="0" w:space="0" w:color="auto"/>
            <w:left w:val="none" w:sz="0" w:space="0" w:color="auto"/>
            <w:bottom w:val="none" w:sz="0" w:space="0" w:color="auto"/>
            <w:right w:val="none" w:sz="0" w:space="0" w:color="auto"/>
          </w:divBdr>
        </w:div>
        <w:div w:id="863664687">
          <w:marLeft w:val="640"/>
          <w:marRight w:val="0"/>
          <w:marTop w:val="0"/>
          <w:marBottom w:val="0"/>
          <w:divBdr>
            <w:top w:val="none" w:sz="0" w:space="0" w:color="auto"/>
            <w:left w:val="none" w:sz="0" w:space="0" w:color="auto"/>
            <w:bottom w:val="none" w:sz="0" w:space="0" w:color="auto"/>
            <w:right w:val="none" w:sz="0" w:space="0" w:color="auto"/>
          </w:divBdr>
        </w:div>
        <w:div w:id="867058945">
          <w:marLeft w:val="640"/>
          <w:marRight w:val="0"/>
          <w:marTop w:val="0"/>
          <w:marBottom w:val="0"/>
          <w:divBdr>
            <w:top w:val="none" w:sz="0" w:space="0" w:color="auto"/>
            <w:left w:val="none" w:sz="0" w:space="0" w:color="auto"/>
            <w:bottom w:val="none" w:sz="0" w:space="0" w:color="auto"/>
            <w:right w:val="none" w:sz="0" w:space="0" w:color="auto"/>
          </w:divBdr>
        </w:div>
        <w:div w:id="881096648">
          <w:marLeft w:val="640"/>
          <w:marRight w:val="0"/>
          <w:marTop w:val="0"/>
          <w:marBottom w:val="0"/>
          <w:divBdr>
            <w:top w:val="none" w:sz="0" w:space="0" w:color="auto"/>
            <w:left w:val="none" w:sz="0" w:space="0" w:color="auto"/>
            <w:bottom w:val="none" w:sz="0" w:space="0" w:color="auto"/>
            <w:right w:val="none" w:sz="0" w:space="0" w:color="auto"/>
          </w:divBdr>
        </w:div>
        <w:div w:id="908538860">
          <w:marLeft w:val="640"/>
          <w:marRight w:val="0"/>
          <w:marTop w:val="0"/>
          <w:marBottom w:val="0"/>
          <w:divBdr>
            <w:top w:val="none" w:sz="0" w:space="0" w:color="auto"/>
            <w:left w:val="none" w:sz="0" w:space="0" w:color="auto"/>
            <w:bottom w:val="none" w:sz="0" w:space="0" w:color="auto"/>
            <w:right w:val="none" w:sz="0" w:space="0" w:color="auto"/>
          </w:divBdr>
        </w:div>
        <w:div w:id="936906224">
          <w:marLeft w:val="640"/>
          <w:marRight w:val="0"/>
          <w:marTop w:val="0"/>
          <w:marBottom w:val="0"/>
          <w:divBdr>
            <w:top w:val="none" w:sz="0" w:space="0" w:color="auto"/>
            <w:left w:val="none" w:sz="0" w:space="0" w:color="auto"/>
            <w:bottom w:val="none" w:sz="0" w:space="0" w:color="auto"/>
            <w:right w:val="none" w:sz="0" w:space="0" w:color="auto"/>
          </w:divBdr>
        </w:div>
        <w:div w:id="961689735">
          <w:marLeft w:val="640"/>
          <w:marRight w:val="0"/>
          <w:marTop w:val="0"/>
          <w:marBottom w:val="0"/>
          <w:divBdr>
            <w:top w:val="none" w:sz="0" w:space="0" w:color="auto"/>
            <w:left w:val="none" w:sz="0" w:space="0" w:color="auto"/>
            <w:bottom w:val="none" w:sz="0" w:space="0" w:color="auto"/>
            <w:right w:val="none" w:sz="0" w:space="0" w:color="auto"/>
          </w:divBdr>
        </w:div>
        <w:div w:id="996690278">
          <w:marLeft w:val="640"/>
          <w:marRight w:val="0"/>
          <w:marTop w:val="0"/>
          <w:marBottom w:val="0"/>
          <w:divBdr>
            <w:top w:val="none" w:sz="0" w:space="0" w:color="auto"/>
            <w:left w:val="none" w:sz="0" w:space="0" w:color="auto"/>
            <w:bottom w:val="none" w:sz="0" w:space="0" w:color="auto"/>
            <w:right w:val="none" w:sz="0" w:space="0" w:color="auto"/>
          </w:divBdr>
        </w:div>
        <w:div w:id="1012344624">
          <w:marLeft w:val="640"/>
          <w:marRight w:val="0"/>
          <w:marTop w:val="0"/>
          <w:marBottom w:val="0"/>
          <w:divBdr>
            <w:top w:val="none" w:sz="0" w:space="0" w:color="auto"/>
            <w:left w:val="none" w:sz="0" w:space="0" w:color="auto"/>
            <w:bottom w:val="none" w:sz="0" w:space="0" w:color="auto"/>
            <w:right w:val="none" w:sz="0" w:space="0" w:color="auto"/>
          </w:divBdr>
        </w:div>
        <w:div w:id="1024939688">
          <w:marLeft w:val="640"/>
          <w:marRight w:val="0"/>
          <w:marTop w:val="0"/>
          <w:marBottom w:val="0"/>
          <w:divBdr>
            <w:top w:val="none" w:sz="0" w:space="0" w:color="auto"/>
            <w:left w:val="none" w:sz="0" w:space="0" w:color="auto"/>
            <w:bottom w:val="none" w:sz="0" w:space="0" w:color="auto"/>
            <w:right w:val="none" w:sz="0" w:space="0" w:color="auto"/>
          </w:divBdr>
        </w:div>
        <w:div w:id="1027566469">
          <w:marLeft w:val="640"/>
          <w:marRight w:val="0"/>
          <w:marTop w:val="0"/>
          <w:marBottom w:val="0"/>
          <w:divBdr>
            <w:top w:val="none" w:sz="0" w:space="0" w:color="auto"/>
            <w:left w:val="none" w:sz="0" w:space="0" w:color="auto"/>
            <w:bottom w:val="none" w:sz="0" w:space="0" w:color="auto"/>
            <w:right w:val="none" w:sz="0" w:space="0" w:color="auto"/>
          </w:divBdr>
        </w:div>
        <w:div w:id="1041175234">
          <w:marLeft w:val="640"/>
          <w:marRight w:val="0"/>
          <w:marTop w:val="0"/>
          <w:marBottom w:val="0"/>
          <w:divBdr>
            <w:top w:val="none" w:sz="0" w:space="0" w:color="auto"/>
            <w:left w:val="none" w:sz="0" w:space="0" w:color="auto"/>
            <w:bottom w:val="none" w:sz="0" w:space="0" w:color="auto"/>
            <w:right w:val="none" w:sz="0" w:space="0" w:color="auto"/>
          </w:divBdr>
        </w:div>
        <w:div w:id="1077899523">
          <w:marLeft w:val="640"/>
          <w:marRight w:val="0"/>
          <w:marTop w:val="0"/>
          <w:marBottom w:val="0"/>
          <w:divBdr>
            <w:top w:val="none" w:sz="0" w:space="0" w:color="auto"/>
            <w:left w:val="none" w:sz="0" w:space="0" w:color="auto"/>
            <w:bottom w:val="none" w:sz="0" w:space="0" w:color="auto"/>
            <w:right w:val="none" w:sz="0" w:space="0" w:color="auto"/>
          </w:divBdr>
        </w:div>
        <w:div w:id="1145050519">
          <w:marLeft w:val="640"/>
          <w:marRight w:val="0"/>
          <w:marTop w:val="0"/>
          <w:marBottom w:val="0"/>
          <w:divBdr>
            <w:top w:val="none" w:sz="0" w:space="0" w:color="auto"/>
            <w:left w:val="none" w:sz="0" w:space="0" w:color="auto"/>
            <w:bottom w:val="none" w:sz="0" w:space="0" w:color="auto"/>
            <w:right w:val="none" w:sz="0" w:space="0" w:color="auto"/>
          </w:divBdr>
        </w:div>
        <w:div w:id="1186408847">
          <w:marLeft w:val="640"/>
          <w:marRight w:val="0"/>
          <w:marTop w:val="0"/>
          <w:marBottom w:val="0"/>
          <w:divBdr>
            <w:top w:val="none" w:sz="0" w:space="0" w:color="auto"/>
            <w:left w:val="none" w:sz="0" w:space="0" w:color="auto"/>
            <w:bottom w:val="none" w:sz="0" w:space="0" w:color="auto"/>
            <w:right w:val="none" w:sz="0" w:space="0" w:color="auto"/>
          </w:divBdr>
        </w:div>
        <w:div w:id="1197888211">
          <w:marLeft w:val="640"/>
          <w:marRight w:val="0"/>
          <w:marTop w:val="0"/>
          <w:marBottom w:val="0"/>
          <w:divBdr>
            <w:top w:val="none" w:sz="0" w:space="0" w:color="auto"/>
            <w:left w:val="none" w:sz="0" w:space="0" w:color="auto"/>
            <w:bottom w:val="none" w:sz="0" w:space="0" w:color="auto"/>
            <w:right w:val="none" w:sz="0" w:space="0" w:color="auto"/>
          </w:divBdr>
        </w:div>
        <w:div w:id="1200163024">
          <w:marLeft w:val="640"/>
          <w:marRight w:val="0"/>
          <w:marTop w:val="0"/>
          <w:marBottom w:val="0"/>
          <w:divBdr>
            <w:top w:val="none" w:sz="0" w:space="0" w:color="auto"/>
            <w:left w:val="none" w:sz="0" w:space="0" w:color="auto"/>
            <w:bottom w:val="none" w:sz="0" w:space="0" w:color="auto"/>
            <w:right w:val="none" w:sz="0" w:space="0" w:color="auto"/>
          </w:divBdr>
        </w:div>
        <w:div w:id="1220094682">
          <w:marLeft w:val="640"/>
          <w:marRight w:val="0"/>
          <w:marTop w:val="0"/>
          <w:marBottom w:val="0"/>
          <w:divBdr>
            <w:top w:val="none" w:sz="0" w:space="0" w:color="auto"/>
            <w:left w:val="none" w:sz="0" w:space="0" w:color="auto"/>
            <w:bottom w:val="none" w:sz="0" w:space="0" w:color="auto"/>
            <w:right w:val="none" w:sz="0" w:space="0" w:color="auto"/>
          </w:divBdr>
        </w:div>
        <w:div w:id="1220096249">
          <w:marLeft w:val="640"/>
          <w:marRight w:val="0"/>
          <w:marTop w:val="0"/>
          <w:marBottom w:val="0"/>
          <w:divBdr>
            <w:top w:val="none" w:sz="0" w:space="0" w:color="auto"/>
            <w:left w:val="none" w:sz="0" w:space="0" w:color="auto"/>
            <w:bottom w:val="none" w:sz="0" w:space="0" w:color="auto"/>
            <w:right w:val="none" w:sz="0" w:space="0" w:color="auto"/>
          </w:divBdr>
        </w:div>
        <w:div w:id="1225798137">
          <w:marLeft w:val="640"/>
          <w:marRight w:val="0"/>
          <w:marTop w:val="0"/>
          <w:marBottom w:val="0"/>
          <w:divBdr>
            <w:top w:val="none" w:sz="0" w:space="0" w:color="auto"/>
            <w:left w:val="none" w:sz="0" w:space="0" w:color="auto"/>
            <w:bottom w:val="none" w:sz="0" w:space="0" w:color="auto"/>
            <w:right w:val="none" w:sz="0" w:space="0" w:color="auto"/>
          </w:divBdr>
        </w:div>
        <w:div w:id="1260288884">
          <w:marLeft w:val="640"/>
          <w:marRight w:val="0"/>
          <w:marTop w:val="0"/>
          <w:marBottom w:val="0"/>
          <w:divBdr>
            <w:top w:val="none" w:sz="0" w:space="0" w:color="auto"/>
            <w:left w:val="none" w:sz="0" w:space="0" w:color="auto"/>
            <w:bottom w:val="none" w:sz="0" w:space="0" w:color="auto"/>
            <w:right w:val="none" w:sz="0" w:space="0" w:color="auto"/>
          </w:divBdr>
        </w:div>
        <w:div w:id="1290548232">
          <w:marLeft w:val="640"/>
          <w:marRight w:val="0"/>
          <w:marTop w:val="0"/>
          <w:marBottom w:val="0"/>
          <w:divBdr>
            <w:top w:val="none" w:sz="0" w:space="0" w:color="auto"/>
            <w:left w:val="none" w:sz="0" w:space="0" w:color="auto"/>
            <w:bottom w:val="none" w:sz="0" w:space="0" w:color="auto"/>
            <w:right w:val="none" w:sz="0" w:space="0" w:color="auto"/>
          </w:divBdr>
        </w:div>
        <w:div w:id="1328361966">
          <w:marLeft w:val="640"/>
          <w:marRight w:val="0"/>
          <w:marTop w:val="0"/>
          <w:marBottom w:val="0"/>
          <w:divBdr>
            <w:top w:val="none" w:sz="0" w:space="0" w:color="auto"/>
            <w:left w:val="none" w:sz="0" w:space="0" w:color="auto"/>
            <w:bottom w:val="none" w:sz="0" w:space="0" w:color="auto"/>
            <w:right w:val="none" w:sz="0" w:space="0" w:color="auto"/>
          </w:divBdr>
        </w:div>
        <w:div w:id="1400398072">
          <w:marLeft w:val="640"/>
          <w:marRight w:val="0"/>
          <w:marTop w:val="0"/>
          <w:marBottom w:val="0"/>
          <w:divBdr>
            <w:top w:val="none" w:sz="0" w:space="0" w:color="auto"/>
            <w:left w:val="none" w:sz="0" w:space="0" w:color="auto"/>
            <w:bottom w:val="none" w:sz="0" w:space="0" w:color="auto"/>
            <w:right w:val="none" w:sz="0" w:space="0" w:color="auto"/>
          </w:divBdr>
        </w:div>
        <w:div w:id="1425229569">
          <w:marLeft w:val="640"/>
          <w:marRight w:val="0"/>
          <w:marTop w:val="0"/>
          <w:marBottom w:val="0"/>
          <w:divBdr>
            <w:top w:val="none" w:sz="0" w:space="0" w:color="auto"/>
            <w:left w:val="none" w:sz="0" w:space="0" w:color="auto"/>
            <w:bottom w:val="none" w:sz="0" w:space="0" w:color="auto"/>
            <w:right w:val="none" w:sz="0" w:space="0" w:color="auto"/>
          </w:divBdr>
        </w:div>
        <w:div w:id="1441683744">
          <w:marLeft w:val="640"/>
          <w:marRight w:val="0"/>
          <w:marTop w:val="0"/>
          <w:marBottom w:val="0"/>
          <w:divBdr>
            <w:top w:val="none" w:sz="0" w:space="0" w:color="auto"/>
            <w:left w:val="none" w:sz="0" w:space="0" w:color="auto"/>
            <w:bottom w:val="none" w:sz="0" w:space="0" w:color="auto"/>
            <w:right w:val="none" w:sz="0" w:space="0" w:color="auto"/>
          </w:divBdr>
        </w:div>
        <w:div w:id="1488981349">
          <w:marLeft w:val="640"/>
          <w:marRight w:val="0"/>
          <w:marTop w:val="0"/>
          <w:marBottom w:val="0"/>
          <w:divBdr>
            <w:top w:val="none" w:sz="0" w:space="0" w:color="auto"/>
            <w:left w:val="none" w:sz="0" w:space="0" w:color="auto"/>
            <w:bottom w:val="none" w:sz="0" w:space="0" w:color="auto"/>
            <w:right w:val="none" w:sz="0" w:space="0" w:color="auto"/>
          </w:divBdr>
        </w:div>
        <w:div w:id="1492524042">
          <w:marLeft w:val="640"/>
          <w:marRight w:val="0"/>
          <w:marTop w:val="0"/>
          <w:marBottom w:val="0"/>
          <w:divBdr>
            <w:top w:val="none" w:sz="0" w:space="0" w:color="auto"/>
            <w:left w:val="none" w:sz="0" w:space="0" w:color="auto"/>
            <w:bottom w:val="none" w:sz="0" w:space="0" w:color="auto"/>
            <w:right w:val="none" w:sz="0" w:space="0" w:color="auto"/>
          </w:divBdr>
        </w:div>
        <w:div w:id="1497721318">
          <w:marLeft w:val="640"/>
          <w:marRight w:val="0"/>
          <w:marTop w:val="0"/>
          <w:marBottom w:val="0"/>
          <w:divBdr>
            <w:top w:val="none" w:sz="0" w:space="0" w:color="auto"/>
            <w:left w:val="none" w:sz="0" w:space="0" w:color="auto"/>
            <w:bottom w:val="none" w:sz="0" w:space="0" w:color="auto"/>
            <w:right w:val="none" w:sz="0" w:space="0" w:color="auto"/>
          </w:divBdr>
        </w:div>
        <w:div w:id="1572036586">
          <w:marLeft w:val="640"/>
          <w:marRight w:val="0"/>
          <w:marTop w:val="0"/>
          <w:marBottom w:val="0"/>
          <w:divBdr>
            <w:top w:val="none" w:sz="0" w:space="0" w:color="auto"/>
            <w:left w:val="none" w:sz="0" w:space="0" w:color="auto"/>
            <w:bottom w:val="none" w:sz="0" w:space="0" w:color="auto"/>
            <w:right w:val="none" w:sz="0" w:space="0" w:color="auto"/>
          </w:divBdr>
        </w:div>
        <w:div w:id="1599018582">
          <w:marLeft w:val="640"/>
          <w:marRight w:val="0"/>
          <w:marTop w:val="0"/>
          <w:marBottom w:val="0"/>
          <w:divBdr>
            <w:top w:val="none" w:sz="0" w:space="0" w:color="auto"/>
            <w:left w:val="none" w:sz="0" w:space="0" w:color="auto"/>
            <w:bottom w:val="none" w:sz="0" w:space="0" w:color="auto"/>
            <w:right w:val="none" w:sz="0" w:space="0" w:color="auto"/>
          </w:divBdr>
        </w:div>
        <w:div w:id="1600988217">
          <w:marLeft w:val="640"/>
          <w:marRight w:val="0"/>
          <w:marTop w:val="0"/>
          <w:marBottom w:val="0"/>
          <w:divBdr>
            <w:top w:val="none" w:sz="0" w:space="0" w:color="auto"/>
            <w:left w:val="none" w:sz="0" w:space="0" w:color="auto"/>
            <w:bottom w:val="none" w:sz="0" w:space="0" w:color="auto"/>
            <w:right w:val="none" w:sz="0" w:space="0" w:color="auto"/>
          </w:divBdr>
        </w:div>
        <w:div w:id="1606229687">
          <w:marLeft w:val="640"/>
          <w:marRight w:val="0"/>
          <w:marTop w:val="0"/>
          <w:marBottom w:val="0"/>
          <w:divBdr>
            <w:top w:val="none" w:sz="0" w:space="0" w:color="auto"/>
            <w:left w:val="none" w:sz="0" w:space="0" w:color="auto"/>
            <w:bottom w:val="none" w:sz="0" w:space="0" w:color="auto"/>
            <w:right w:val="none" w:sz="0" w:space="0" w:color="auto"/>
          </w:divBdr>
        </w:div>
        <w:div w:id="1659074788">
          <w:marLeft w:val="640"/>
          <w:marRight w:val="0"/>
          <w:marTop w:val="0"/>
          <w:marBottom w:val="0"/>
          <w:divBdr>
            <w:top w:val="none" w:sz="0" w:space="0" w:color="auto"/>
            <w:left w:val="none" w:sz="0" w:space="0" w:color="auto"/>
            <w:bottom w:val="none" w:sz="0" w:space="0" w:color="auto"/>
            <w:right w:val="none" w:sz="0" w:space="0" w:color="auto"/>
          </w:divBdr>
        </w:div>
        <w:div w:id="1666860483">
          <w:marLeft w:val="640"/>
          <w:marRight w:val="0"/>
          <w:marTop w:val="0"/>
          <w:marBottom w:val="0"/>
          <w:divBdr>
            <w:top w:val="none" w:sz="0" w:space="0" w:color="auto"/>
            <w:left w:val="none" w:sz="0" w:space="0" w:color="auto"/>
            <w:bottom w:val="none" w:sz="0" w:space="0" w:color="auto"/>
            <w:right w:val="none" w:sz="0" w:space="0" w:color="auto"/>
          </w:divBdr>
        </w:div>
        <w:div w:id="1667054106">
          <w:marLeft w:val="640"/>
          <w:marRight w:val="0"/>
          <w:marTop w:val="0"/>
          <w:marBottom w:val="0"/>
          <w:divBdr>
            <w:top w:val="none" w:sz="0" w:space="0" w:color="auto"/>
            <w:left w:val="none" w:sz="0" w:space="0" w:color="auto"/>
            <w:bottom w:val="none" w:sz="0" w:space="0" w:color="auto"/>
            <w:right w:val="none" w:sz="0" w:space="0" w:color="auto"/>
          </w:divBdr>
        </w:div>
        <w:div w:id="1688753048">
          <w:marLeft w:val="640"/>
          <w:marRight w:val="0"/>
          <w:marTop w:val="0"/>
          <w:marBottom w:val="0"/>
          <w:divBdr>
            <w:top w:val="none" w:sz="0" w:space="0" w:color="auto"/>
            <w:left w:val="none" w:sz="0" w:space="0" w:color="auto"/>
            <w:bottom w:val="none" w:sz="0" w:space="0" w:color="auto"/>
            <w:right w:val="none" w:sz="0" w:space="0" w:color="auto"/>
          </w:divBdr>
        </w:div>
        <w:div w:id="1691294970">
          <w:marLeft w:val="640"/>
          <w:marRight w:val="0"/>
          <w:marTop w:val="0"/>
          <w:marBottom w:val="0"/>
          <w:divBdr>
            <w:top w:val="none" w:sz="0" w:space="0" w:color="auto"/>
            <w:left w:val="none" w:sz="0" w:space="0" w:color="auto"/>
            <w:bottom w:val="none" w:sz="0" w:space="0" w:color="auto"/>
            <w:right w:val="none" w:sz="0" w:space="0" w:color="auto"/>
          </w:divBdr>
        </w:div>
        <w:div w:id="1699500640">
          <w:marLeft w:val="640"/>
          <w:marRight w:val="0"/>
          <w:marTop w:val="0"/>
          <w:marBottom w:val="0"/>
          <w:divBdr>
            <w:top w:val="none" w:sz="0" w:space="0" w:color="auto"/>
            <w:left w:val="none" w:sz="0" w:space="0" w:color="auto"/>
            <w:bottom w:val="none" w:sz="0" w:space="0" w:color="auto"/>
            <w:right w:val="none" w:sz="0" w:space="0" w:color="auto"/>
          </w:divBdr>
        </w:div>
        <w:div w:id="1747343091">
          <w:marLeft w:val="640"/>
          <w:marRight w:val="0"/>
          <w:marTop w:val="0"/>
          <w:marBottom w:val="0"/>
          <w:divBdr>
            <w:top w:val="none" w:sz="0" w:space="0" w:color="auto"/>
            <w:left w:val="none" w:sz="0" w:space="0" w:color="auto"/>
            <w:bottom w:val="none" w:sz="0" w:space="0" w:color="auto"/>
            <w:right w:val="none" w:sz="0" w:space="0" w:color="auto"/>
          </w:divBdr>
        </w:div>
        <w:div w:id="1769157060">
          <w:marLeft w:val="640"/>
          <w:marRight w:val="0"/>
          <w:marTop w:val="0"/>
          <w:marBottom w:val="0"/>
          <w:divBdr>
            <w:top w:val="none" w:sz="0" w:space="0" w:color="auto"/>
            <w:left w:val="none" w:sz="0" w:space="0" w:color="auto"/>
            <w:bottom w:val="none" w:sz="0" w:space="0" w:color="auto"/>
            <w:right w:val="none" w:sz="0" w:space="0" w:color="auto"/>
          </w:divBdr>
        </w:div>
        <w:div w:id="1772121191">
          <w:marLeft w:val="640"/>
          <w:marRight w:val="0"/>
          <w:marTop w:val="0"/>
          <w:marBottom w:val="0"/>
          <w:divBdr>
            <w:top w:val="none" w:sz="0" w:space="0" w:color="auto"/>
            <w:left w:val="none" w:sz="0" w:space="0" w:color="auto"/>
            <w:bottom w:val="none" w:sz="0" w:space="0" w:color="auto"/>
            <w:right w:val="none" w:sz="0" w:space="0" w:color="auto"/>
          </w:divBdr>
        </w:div>
        <w:div w:id="1781677569">
          <w:marLeft w:val="640"/>
          <w:marRight w:val="0"/>
          <w:marTop w:val="0"/>
          <w:marBottom w:val="0"/>
          <w:divBdr>
            <w:top w:val="none" w:sz="0" w:space="0" w:color="auto"/>
            <w:left w:val="none" w:sz="0" w:space="0" w:color="auto"/>
            <w:bottom w:val="none" w:sz="0" w:space="0" w:color="auto"/>
            <w:right w:val="none" w:sz="0" w:space="0" w:color="auto"/>
          </w:divBdr>
        </w:div>
        <w:div w:id="1828746240">
          <w:marLeft w:val="640"/>
          <w:marRight w:val="0"/>
          <w:marTop w:val="0"/>
          <w:marBottom w:val="0"/>
          <w:divBdr>
            <w:top w:val="none" w:sz="0" w:space="0" w:color="auto"/>
            <w:left w:val="none" w:sz="0" w:space="0" w:color="auto"/>
            <w:bottom w:val="none" w:sz="0" w:space="0" w:color="auto"/>
            <w:right w:val="none" w:sz="0" w:space="0" w:color="auto"/>
          </w:divBdr>
        </w:div>
        <w:div w:id="1833140178">
          <w:marLeft w:val="640"/>
          <w:marRight w:val="0"/>
          <w:marTop w:val="0"/>
          <w:marBottom w:val="0"/>
          <w:divBdr>
            <w:top w:val="none" w:sz="0" w:space="0" w:color="auto"/>
            <w:left w:val="none" w:sz="0" w:space="0" w:color="auto"/>
            <w:bottom w:val="none" w:sz="0" w:space="0" w:color="auto"/>
            <w:right w:val="none" w:sz="0" w:space="0" w:color="auto"/>
          </w:divBdr>
        </w:div>
        <w:div w:id="1841383905">
          <w:marLeft w:val="640"/>
          <w:marRight w:val="0"/>
          <w:marTop w:val="0"/>
          <w:marBottom w:val="0"/>
          <w:divBdr>
            <w:top w:val="none" w:sz="0" w:space="0" w:color="auto"/>
            <w:left w:val="none" w:sz="0" w:space="0" w:color="auto"/>
            <w:bottom w:val="none" w:sz="0" w:space="0" w:color="auto"/>
            <w:right w:val="none" w:sz="0" w:space="0" w:color="auto"/>
          </w:divBdr>
        </w:div>
        <w:div w:id="1909223134">
          <w:marLeft w:val="640"/>
          <w:marRight w:val="0"/>
          <w:marTop w:val="0"/>
          <w:marBottom w:val="0"/>
          <w:divBdr>
            <w:top w:val="none" w:sz="0" w:space="0" w:color="auto"/>
            <w:left w:val="none" w:sz="0" w:space="0" w:color="auto"/>
            <w:bottom w:val="none" w:sz="0" w:space="0" w:color="auto"/>
            <w:right w:val="none" w:sz="0" w:space="0" w:color="auto"/>
          </w:divBdr>
        </w:div>
        <w:div w:id="1920020712">
          <w:marLeft w:val="640"/>
          <w:marRight w:val="0"/>
          <w:marTop w:val="0"/>
          <w:marBottom w:val="0"/>
          <w:divBdr>
            <w:top w:val="none" w:sz="0" w:space="0" w:color="auto"/>
            <w:left w:val="none" w:sz="0" w:space="0" w:color="auto"/>
            <w:bottom w:val="none" w:sz="0" w:space="0" w:color="auto"/>
            <w:right w:val="none" w:sz="0" w:space="0" w:color="auto"/>
          </w:divBdr>
        </w:div>
        <w:div w:id="1935360190">
          <w:marLeft w:val="640"/>
          <w:marRight w:val="0"/>
          <w:marTop w:val="0"/>
          <w:marBottom w:val="0"/>
          <w:divBdr>
            <w:top w:val="none" w:sz="0" w:space="0" w:color="auto"/>
            <w:left w:val="none" w:sz="0" w:space="0" w:color="auto"/>
            <w:bottom w:val="none" w:sz="0" w:space="0" w:color="auto"/>
            <w:right w:val="none" w:sz="0" w:space="0" w:color="auto"/>
          </w:divBdr>
        </w:div>
        <w:div w:id="1965648994">
          <w:marLeft w:val="640"/>
          <w:marRight w:val="0"/>
          <w:marTop w:val="0"/>
          <w:marBottom w:val="0"/>
          <w:divBdr>
            <w:top w:val="none" w:sz="0" w:space="0" w:color="auto"/>
            <w:left w:val="none" w:sz="0" w:space="0" w:color="auto"/>
            <w:bottom w:val="none" w:sz="0" w:space="0" w:color="auto"/>
            <w:right w:val="none" w:sz="0" w:space="0" w:color="auto"/>
          </w:divBdr>
        </w:div>
        <w:div w:id="1983188463">
          <w:marLeft w:val="640"/>
          <w:marRight w:val="0"/>
          <w:marTop w:val="0"/>
          <w:marBottom w:val="0"/>
          <w:divBdr>
            <w:top w:val="none" w:sz="0" w:space="0" w:color="auto"/>
            <w:left w:val="none" w:sz="0" w:space="0" w:color="auto"/>
            <w:bottom w:val="none" w:sz="0" w:space="0" w:color="auto"/>
            <w:right w:val="none" w:sz="0" w:space="0" w:color="auto"/>
          </w:divBdr>
        </w:div>
        <w:div w:id="2011254971">
          <w:marLeft w:val="640"/>
          <w:marRight w:val="0"/>
          <w:marTop w:val="0"/>
          <w:marBottom w:val="0"/>
          <w:divBdr>
            <w:top w:val="none" w:sz="0" w:space="0" w:color="auto"/>
            <w:left w:val="none" w:sz="0" w:space="0" w:color="auto"/>
            <w:bottom w:val="none" w:sz="0" w:space="0" w:color="auto"/>
            <w:right w:val="none" w:sz="0" w:space="0" w:color="auto"/>
          </w:divBdr>
        </w:div>
        <w:div w:id="2024547897">
          <w:marLeft w:val="640"/>
          <w:marRight w:val="0"/>
          <w:marTop w:val="0"/>
          <w:marBottom w:val="0"/>
          <w:divBdr>
            <w:top w:val="none" w:sz="0" w:space="0" w:color="auto"/>
            <w:left w:val="none" w:sz="0" w:space="0" w:color="auto"/>
            <w:bottom w:val="none" w:sz="0" w:space="0" w:color="auto"/>
            <w:right w:val="none" w:sz="0" w:space="0" w:color="auto"/>
          </w:divBdr>
        </w:div>
        <w:div w:id="2140688664">
          <w:marLeft w:val="640"/>
          <w:marRight w:val="0"/>
          <w:marTop w:val="0"/>
          <w:marBottom w:val="0"/>
          <w:divBdr>
            <w:top w:val="none" w:sz="0" w:space="0" w:color="auto"/>
            <w:left w:val="none" w:sz="0" w:space="0" w:color="auto"/>
            <w:bottom w:val="none" w:sz="0" w:space="0" w:color="auto"/>
            <w:right w:val="none" w:sz="0" w:space="0" w:color="auto"/>
          </w:divBdr>
        </w:div>
        <w:div w:id="2144424541">
          <w:marLeft w:val="640"/>
          <w:marRight w:val="0"/>
          <w:marTop w:val="0"/>
          <w:marBottom w:val="0"/>
          <w:divBdr>
            <w:top w:val="none" w:sz="0" w:space="0" w:color="auto"/>
            <w:left w:val="none" w:sz="0" w:space="0" w:color="auto"/>
            <w:bottom w:val="none" w:sz="0" w:space="0" w:color="auto"/>
            <w:right w:val="none" w:sz="0" w:space="0" w:color="auto"/>
          </w:divBdr>
        </w:div>
      </w:divsChild>
    </w:div>
    <w:div w:id="1138374044">
      <w:bodyDiv w:val="1"/>
      <w:marLeft w:val="0"/>
      <w:marRight w:val="0"/>
      <w:marTop w:val="0"/>
      <w:marBottom w:val="0"/>
      <w:divBdr>
        <w:top w:val="none" w:sz="0" w:space="0" w:color="auto"/>
        <w:left w:val="none" w:sz="0" w:space="0" w:color="auto"/>
        <w:bottom w:val="none" w:sz="0" w:space="0" w:color="auto"/>
        <w:right w:val="none" w:sz="0" w:space="0" w:color="auto"/>
      </w:divBdr>
      <w:divsChild>
        <w:div w:id="69543418">
          <w:marLeft w:val="640"/>
          <w:marRight w:val="0"/>
          <w:marTop w:val="0"/>
          <w:marBottom w:val="0"/>
          <w:divBdr>
            <w:top w:val="none" w:sz="0" w:space="0" w:color="auto"/>
            <w:left w:val="none" w:sz="0" w:space="0" w:color="auto"/>
            <w:bottom w:val="none" w:sz="0" w:space="0" w:color="auto"/>
            <w:right w:val="none" w:sz="0" w:space="0" w:color="auto"/>
          </w:divBdr>
        </w:div>
        <w:div w:id="95102951">
          <w:marLeft w:val="640"/>
          <w:marRight w:val="0"/>
          <w:marTop w:val="0"/>
          <w:marBottom w:val="0"/>
          <w:divBdr>
            <w:top w:val="none" w:sz="0" w:space="0" w:color="auto"/>
            <w:left w:val="none" w:sz="0" w:space="0" w:color="auto"/>
            <w:bottom w:val="none" w:sz="0" w:space="0" w:color="auto"/>
            <w:right w:val="none" w:sz="0" w:space="0" w:color="auto"/>
          </w:divBdr>
        </w:div>
        <w:div w:id="154035388">
          <w:marLeft w:val="640"/>
          <w:marRight w:val="0"/>
          <w:marTop w:val="0"/>
          <w:marBottom w:val="0"/>
          <w:divBdr>
            <w:top w:val="none" w:sz="0" w:space="0" w:color="auto"/>
            <w:left w:val="none" w:sz="0" w:space="0" w:color="auto"/>
            <w:bottom w:val="none" w:sz="0" w:space="0" w:color="auto"/>
            <w:right w:val="none" w:sz="0" w:space="0" w:color="auto"/>
          </w:divBdr>
        </w:div>
        <w:div w:id="212158640">
          <w:marLeft w:val="640"/>
          <w:marRight w:val="0"/>
          <w:marTop w:val="0"/>
          <w:marBottom w:val="0"/>
          <w:divBdr>
            <w:top w:val="none" w:sz="0" w:space="0" w:color="auto"/>
            <w:left w:val="none" w:sz="0" w:space="0" w:color="auto"/>
            <w:bottom w:val="none" w:sz="0" w:space="0" w:color="auto"/>
            <w:right w:val="none" w:sz="0" w:space="0" w:color="auto"/>
          </w:divBdr>
        </w:div>
        <w:div w:id="218590771">
          <w:marLeft w:val="640"/>
          <w:marRight w:val="0"/>
          <w:marTop w:val="0"/>
          <w:marBottom w:val="0"/>
          <w:divBdr>
            <w:top w:val="none" w:sz="0" w:space="0" w:color="auto"/>
            <w:left w:val="none" w:sz="0" w:space="0" w:color="auto"/>
            <w:bottom w:val="none" w:sz="0" w:space="0" w:color="auto"/>
            <w:right w:val="none" w:sz="0" w:space="0" w:color="auto"/>
          </w:divBdr>
        </w:div>
        <w:div w:id="224026223">
          <w:marLeft w:val="640"/>
          <w:marRight w:val="0"/>
          <w:marTop w:val="0"/>
          <w:marBottom w:val="0"/>
          <w:divBdr>
            <w:top w:val="none" w:sz="0" w:space="0" w:color="auto"/>
            <w:left w:val="none" w:sz="0" w:space="0" w:color="auto"/>
            <w:bottom w:val="none" w:sz="0" w:space="0" w:color="auto"/>
            <w:right w:val="none" w:sz="0" w:space="0" w:color="auto"/>
          </w:divBdr>
        </w:div>
        <w:div w:id="236205910">
          <w:marLeft w:val="640"/>
          <w:marRight w:val="0"/>
          <w:marTop w:val="0"/>
          <w:marBottom w:val="0"/>
          <w:divBdr>
            <w:top w:val="none" w:sz="0" w:space="0" w:color="auto"/>
            <w:left w:val="none" w:sz="0" w:space="0" w:color="auto"/>
            <w:bottom w:val="none" w:sz="0" w:space="0" w:color="auto"/>
            <w:right w:val="none" w:sz="0" w:space="0" w:color="auto"/>
          </w:divBdr>
        </w:div>
        <w:div w:id="274094597">
          <w:marLeft w:val="640"/>
          <w:marRight w:val="0"/>
          <w:marTop w:val="0"/>
          <w:marBottom w:val="0"/>
          <w:divBdr>
            <w:top w:val="none" w:sz="0" w:space="0" w:color="auto"/>
            <w:left w:val="none" w:sz="0" w:space="0" w:color="auto"/>
            <w:bottom w:val="none" w:sz="0" w:space="0" w:color="auto"/>
            <w:right w:val="none" w:sz="0" w:space="0" w:color="auto"/>
          </w:divBdr>
        </w:div>
        <w:div w:id="307518010">
          <w:marLeft w:val="640"/>
          <w:marRight w:val="0"/>
          <w:marTop w:val="0"/>
          <w:marBottom w:val="0"/>
          <w:divBdr>
            <w:top w:val="none" w:sz="0" w:space="0" w:color="auto"/>
            <w:left w:val="none" w:sz="0" w:space="0" w:color="auto"/>
            <w:bottom w:val="none" w:sz="0" w:space="0" w:color="auto"/>
            <w:right w:val="none" w:sz="0" w:space="0" w:color="auto"/>
          </w:divBdr>
        </w:div>
        <w:div w:id="332994724">
          <w:marLeft w:val="640"/>
          <w:marRight w:val="0"/>
          <w:marTop w:val="0"/>
          <w:marBottom w:val="0"/>
          <w:divBdr>
            <w:top w:val="none" w:sz="0" w:space="0" w:color="auto"/>
            <w:left w:val="none" w:sz="0" w:space="0" w:color="auto"/>
            <w:bottom w:val="none" w:sz="0" w:space="0" w:color="auto"/>
            <w:right w:val="none" w:sz="0" w:space="0" w:color="auto"/>
          </w:divBdr>
        </w:div>
        <w:div w:id="333193974">
          <w:marLeft w:val="640"/>
          <w:marRight w:val="0"/>
          <w:marTop w:val="0"/>
          <w:marBottom w:val="0"/>
          <w:divBdr>
            <w:top w:val="none" w:sz="0" w:space="0" w:color="auto"/>
            <w:left w:val="none" w:sz="0" w:space="0" w:color="auto"/>
            <w:bottom w:val="none" w:sz="0" w:space="0" w:color="auto"/>
            <w:right w:val="none" w:sz="0" w:space="0" w:color="auto"/>
          </w:divBdr>
        </w:div>
        <w:div w:id="458424765">
          <w:marLeft w:val="640"/>
          <w:marRight w:val="0"/>
          <w:marTop w:val="0"/>
          <w:marBottom w:val="0"/>
          <w:divBdr>
            <w:top w:val="none" w:sz="0" w:space="0" w:color="auto"/>
            <w:left w:val="none" w:sz="0" w:space="0" w:color="auto"/>
            <w:bottom w:val="none" w:sz="0" w:space="0" w:color="auto"/>
            <w:right w:val="none" w:sz="0" w:space="0" w:color="auto"/>
          </w:divBdr>
        </w:div>
        <w:div w:id="459998232">
          <w:marLeft w:val="640"/>
          <w:marRight w:val="0"/>
          <w:marTop w:val="0"/>
          <w:marBottom w:val="0"/>
          <w:divBdr>
            <w:top w:val="none" w:sz="0" w:space="0" w:color="auto"/>
            <w:left w:val="none" w:sz="0" w:space="0" w:color="auto"/>
            <w:bottom w:val="none" w:sz="0" w:space="0" w:color="auto"/>
            <w:right w:val="none" w:sz="0" w:space="0" w:color="auto"/>
          </w:divBdr>
        </w:div>
        <w:div w:id="466246297">
          <w:marLeft w:val="640"/>
          <w:marRight w:val="0"/>
          <w:marTop w:val="0"/>
          <w:marBottom w:val="0"/>
          <w:divBdr>
            <w:top w:val="none" w:sz="0" w:space="0" w:color="auto"/>
            <w:left w:val="none" w:sz="0" w:space="0" w:color="auto"/>
            <w:bottom w:val="none" w:sz="0" w:space="0" w:color="auto"/>
            <w:right w:val="none" w:sz="0" w:space="0" w:color="auto"/>
          </w:divBdr>
        </w:div>
        <w:div w:id="482740417">
          <w:marLeft w:val="640"/>
          <w:marRight w:val="0"/>
          <w:marTop w:val="0"/>
          <w:marBottom w:val="0"/>
          <w:divBdr>
            <w:top w:val="none" w:sz="0" w:space="0" w:color="auto"/>
            <w:left w:val="none" w:sz="0" w:space="0" w:color="auto"/>
            <w:bottom w:val="none" w:sz="0" w:space="0" w:color="auto"/>
            <w:right w:val="none" w:sz="0" w:space="0" w:color="auto"/>
          </w:divBdr>
        </w:div>
        <w:div w:id="491988368">
          <w:marLeft w:val="640"/>
          <w:marRight w:val="0"/>
          <w:marTop w:val="0"/>
          <w:marBottom w:val="0"/>
          <w:divBdr>
            <w:top w:val="none" w:sz="0" w:space="0" w:color="auto"/>
            <w:left w:val="none" w:sz="0" w:space="0" w:color="auto"/>
            <w:bottom w:val="none" w:sz="0" w:space="0" w:color="auto"/>
            <w:right w:val="none" w:sz="0" w:space="0" w:color="auto"/>
          </w:divBdr>
        </w:div>
        <w:div w:id="498887611">
          <w:marLeft w:val="640"/>
          <w:marRight w:val="0"/>
          <w:marTop w:val="0"/>
          <w:marBottom w:val="0"/>
          <w:divBdr>
            <w:top w:val="none" w:sz="0" w:space="0" w:color="auto"/>
            <w:left w:val="none" w:sz="0" w:space="0" w:color="auto"/>
            <w:bottom w:val="none" w:sz="0" w:space="0" w:color="auto"/>
            <w:right w:val="none" w:sz="0" w:space="0" w:color="auto"/>
          </w:divBdr>
        </w:div>
        <w:div w:id="499808605">
          <w:marLeft w:val="640"/>
          <w:marRight w:val="0"/>
          <w:marTop w:val="0"/>
          <w:marBottom w:val="0"/>
          <w:divBdr>
            <w:top w:val="none" w:sz="0" w:space="0" w:color="auto"/>
            <w:left w:val="none" w:sz="0" w:space="0" w:color="auto"/>
            <w:bottom w:val="none" w:sz="0" w:space="0" w:color="auto"/>
            <w:right w:val="none" w:sz="0" w:space="0" w:color="auto"/>
          </w:divBdr>
        </w:div>
        <w:div w:id="562956447">
          <w:marLeft w:val="640"/>
          <w:marRight w:val="0"/>
          <w:marTop w:val="0"/>
          <w:marBottom w:val="0"/>
          <w:divBdr>
            <w:top w:val="none" w:sz="0" w:space="0" w:color="auto"/>
            <w:left w:val="none" w:sz="0" w:space="0" w:color="auto"/>
            <w:bottom w:val="none" w:sz="0" w:space="0" w:color="auto"/>
            <w:right w:val="none" w:sz="0" w:space="0" w:color="auto"/>
          </w:divBdr>
        </w:div>
        <w:div w:id="622149191">
          <w:marLeft w:val="640"/>
          <w:marRight w:val="0"/>
          <w:marTop w:val="0"/>
          <w:marBottom w:val="0"/>
          <w:divBdr>
            <w:top w:val="none" w:sz="0" w:space="0" w:color="auto"/>
            <w:left w:val="none" w:sz="0" w:space="0" w:color="auto"/>
            <w:bottom w:val="none" w:sz="0" w:space="0" w:color="auto"/>
            <w:right w:val="none" w:sz="0" w:space="0" w:color="auto"/>
          </w:divBdr>
        </w:div>
        <w:div w:id="638649898">
          <w:marLeft w:val="640"/>
          <w:marRight w:val="0"/>
          <w:marTop w:val="0"/>
          <w:marBottom w:val="0"/>
          <w:divBdr>
            <w:top w:val="none" w:sz="0" w:space="0" w:color="auto"/>
            <w:left w:val="none" w:sz="0" w:space="0" w:color="auto"/>
            <w:bottom w:val="none" w:sz="0" w:space="0" w:color="auto"/>
            <w:right w:val="none" w:sz="0" w:space="0" w:color="auto"/>
          </w:divBdr>
        </w:div>
        <w:div w:id="645665146">
          <w:marLeft w:val="640"/>
          <w:marRight w:val="0"/>
          <w:marTop w:val="0"/>
          <w:marBottom w:val="0"/>
          <w:divBdr>
            <w:top w:val="none" w:sz="0" w:space="0" w:color="auto"/>
            <w:left w:val="none" w:sz="0" w:space="0" w:color="auto"/>
            <w:bottom w:val="none" w:sz="0" w:space="0" w:color="auto"/>
            <w:right w:val="none" w:sz="0" w:space="0" w:color="auto"/>
          </w:divBdr>
        </w:div>
        <w:div w:id="646471141">
          <w:marLeft w:val="640"/>
          <w:marRight w:val="0"/>
          <w:marTop w:val="0"/>
          <w:marBottom w:val="0"/>
          <w:divBdr>
            <w:top w:val="none" w:sz="0" w:space="0" w:color="auto"/>
            <w:left w:val="none" w:sz="0" w:space="0" w:color="auto"/>
            <w:bottom w:val="none" w:sz="0" w:space="0" w:color="auto"/>
            <w:right w:val="none" w:sz="0" w:space="0" w:color="auto"/>
          </w:divBdr>
        </w:div>
        <w:div w:id="674386148">
          <w:marLeft w:val="640"/>
          <w:marRight w:val="0"/>
          <w:marTop w:val="0"/>
          <w:marBottom w:val="0"/>
          <w:divBdr>
            <w:top w:val="none" w:sz="0" w:space="0" w:color="auto"/>
            <w:left w:val="none" w:sz="0" w:space="0" w:color="auto"/>
            <w:bottom w:val="none" w:sz="0" w:space="0" w:color="auto"/>
            <w:right w:val="none" w:sz="0" w:space="0" w:color="auto"/>
          </w:divBdr>
        </w:div>
        <w:div w:id="678584747">
          <w:marLeft w:val="640"/>
          <w:marRight w:val="0"/>
          <w:marTop w:val="0"/>
          <w:marBottom w:val="0"/>
          <w:divBdr>
            <w:top w:val="none" w:sz="0" w:space="0" w:color="auto"/>
            <w:left w:val="none" w:sz="0" w:space="0" w:color="auto"/>
            <w:bottom w:val="none" w:sz="0" w:space="0" w:color="auto"/>
            <w:right w:val="none" w:sz="0" w:space="0" w:color="auto"/>
          </w:divBdr>
        </w:div>
        <w:div w:id="692923756">
          <w:marLeft w:val="640"/>
          <w:marRight w:val="0"/>
          <w:marTop w:val="0"/>
          <w:marBottom w:val="0"/>
          <w:divBdr>
            <w:top w:val="none" w:sz="0" w:space="0" w:color="auto"/>
            <w:left w:val="none" w:sz="0" w:space="0" w:color="auto"/>
            <w:bottom w:val="none" w:sz="0" w:space="0" w:color="auto"/>
            <w:right w:val="none" w:sz="0" w:space="0" w:color="auto"/>
          </w:divBdr>
        </w:div>
        <w:div w:id="760369733">
          <w:marLeft w:val="640"/>
          <w:marRight w:val="0"/>
          <w:marTop w:val="0"/>
          <w:marBottom w:val="0"/>
          <w:divBdr>
            <w:top w:val="none" w:sz="0" w:space="0" w:color="auto"/>
            <w:left w:val="none" w:sz="0" w:space="0" w:color="auto"/>
            <w:bottom w:val="none" w:sz="0" w:space="0" w:color="auto"/>
            <w:right w:val="none" w:sz="0" w:space="0" w:color="auto"/>
          </w:divBdr>
        </w:div>
        <w:div w:id="761604658">
          <w:marLeft w:val="640"/>
          <w:marRight w:val="0"/>
          <w:marTop w:val="0"/>
          <w:marBottom w:val="0"/>
          <w:divBdr>
            <w:top w:val="none" w:sz="0" w:space="0" w:color="auto"/>
            <w:left w:val="none" w:sz="0" w:space="0" w:color="auto"/>
            <w:bottom w:val="none" w:sz="0" w:space="0" w:color="auto"/>
            <w:right w:val="none" w:sz="0" w:space="0" w:color="auto"/>
          </w:divBdr>
        </w:div>
        <w:div w:id="772242757">
          <w:marLeft w:val="640"/>
          <w:marRight w:val="0"/>
          <w:marTop w:val="0"/>
          <w:marBottom w:val="0"/>
          <w:divBdr>
            <w:top w:val="none" w:sz="0" w:space="0" w:color="auto"/>
            <w:left w:val="none" w:sz="0" w:space="0" w:color="auto"/>
            <w:bottom w:val="none" w:sz="0" w:space="0" w:color="auto"/>
            <w:right w:val="none" w:sz="0" w:space="0" w:color="auto"/>
          </w:divBdr>
        </w:div>
        <w:div w:id="773407565">
          <w:marLeft w:val="640"/>
          <w:marRight w:val="0"/>
          <w:marTop w:val="0"/>
          <w:marBottom w:val="0"/>
          <w:divBdr>
            <w:top w:val="none" w:sz="0" w:space="0" w:color="auto"/>
            <w:left w:val="none" w:sz="0" w:space="0" w:color="auto"/>
            <w:bottom w:val="none" w:sz="0" w:space="0" w:color="auto"/>
            <w:right w:val="none" w:sz="0" w:space="0" w:color="auto"/>
          </w:divBdr>
        </w:div>
        <w:div w:id="827870318">
          <w:marLeft w:val="640"/>
          <w:marRight w:val="0"/>
          <w:marTop w:val="0"/>
          <w:marBottom w:val="0"/>
          <w:divBdr>
            <w:top w:val="none" w:sz="0" w:space="0" w:color="auto"/>
            <w:left w:val="none" w:sz="0" w:space="0" w:color="auto"/>
            <w:bottom w:val="none" w:sz="0" w:space="0" w:color="auto"/>
            <w:right w:val="none" w:sz="0" w:space="0" w:color="auto"/>
          </w:divBdr>
        </w:div>
        <w:div w:id="837812465">
          <w:marLeft w:val="640"/>
          <w:marRight w:val="0"/>
          <w:marTop w:val="0"/>
          <w:marBottom w:val="0"/>
          <w:divBdr>
            <w:top w:val="none" w:sz="0" w:space="0" w:color="auto"/>
            <w:left w:val="none" w:sz="0" w:space="0" w:color="auto"/>
            <w:bottom w:val="none" w:sz="0" w:space="0" w:color="auto"/>
            <w:right w:val="none" w:sz="0" w:space="0" w:color="auto"/>
          </w:divBdr>
        </w:div>
        <w:div w:id="868953249">
          <w:marLeft w:val="640"/>
          <w:marRight w:val="0"/>
          <w:marTop w:val="0"/>
          <w:marBottom w:val="0"/>
          <w:divBdr>
            <w:top w:val="none" w:sz="0" w:space="0" w:color="auto"/>
            <w:left w:val="none" w:sz="0" w:space="0" w:color="auto"/>
            <w:bottom w:val="none" w:sz="0" w:space="0" w:color="auto"/>
            <w:right w:val="none" w:sz="0" w:space="0" w:color="auto"/>
          </w:divBdr>
        </w:div>
        <w:div w:id="967902650">
          <w:marLeft w:val="640"/>
          <w:marRight w:val="0"/>
          <w:marTop w:val="0"/>
          <w:marBottom w:val="0"/>
          <w:divBdr>
            <w:top w:val="none" w:sz="0" w:space="0" w:color="auto"/>
            <w:left w:val="none" w:sz="0" w:space="0" w:color="auto"/>
            <w:bottom w:val="none" w:sz="0" w:space="0" w:color="auto"/>
            <w:right w:val="none" w:sz="0" w:space="0" w:color="auto"/>
          </w:divBdr>
        </w:div>
        <w:div w:id="974411449">
          <w:marLeft w:val="640"/>
          <w:marRight w:val="0"/>
          <w:marTop w:val="0"/>
          <w:marBottom w:val="0"/>
          <w:divBdr>
            <w:top w:val="none" w:sz="0" w:space="0" w:color="auto"/>
            <w:left w:val="none" w:sz="0" w:space="0" w:color="auto"/>
            <w:bottom w:val="none" w:sz="0" w:space="0" w:color="auto"/>
            <w:right w:val="none" w:sz="0" w:space="0" w:color="auto"/>
          </w:divBdr>
        </w:div>
        <w:div w:id="991640792">
          <w:marLeft w:val="640"/>
          <w:marRight w:val="0"/>
          <w:marTop w:val="0"/>
          <w:marBottom w:val="0"/>
          <w:divBdr>
            <w:top w:val="none" w:sz="0" w:space="0" w:color="auto"/>
            <w:left w:val="none" w:sz="0" w:space="0" w:color="auto"/>
            <w:bottom w:val="none" w:sz="0" w:space="0" w:color="auto"/>
            <w:right w:val="none" w:sz="0" w:space="0" w:color="auto"/>
          </w:divBdr>
        </w:div>
        <w:div w:id="1003704719">
          <w:marLeft w:val="640"/>
          <w:marRight w:val="0"/>
          <w:marTop w:val="0"/>
          <w:marBottom w:val="0"/>
          <w:divBdr>
            <w:top w:val="none" w:sz="0" w:space="0" w:color="auto"/>
            <w:left w:val="none" w:sz="0" w:space="0" w:color="auto"/>
            <w:bottom w:val="none" w:sz="0" w:space="0" w:color="auto"/>
            <w:right w:val="none" w:sz="0" w:space="0" w:color="auto"/>
          </w:divBdr>
        </w:div>
        <w:div w:id="1017737085">
          <w:marLeft w:val="640"/>
          <w:marRight w:val="0"/>
          <w:marTop w:val="0"/>
          <w:marBottom w:val="0"/>
          <w:divBdr>
            <w:top w:val="none" w:sz="0" w:space="0" w:color="auto"/>
            <w:left w:val="none" w:sz="0" w:space="0" w:color="auto"/>
            <w:bottom w:val="none" w:sz="0" w:space="0" w:color="auto"/>
            <w:right w:val="none" w:sz="0" w:space="0" w:color="auto"/>
          </w:divBdr>
        </w:div>
        <w:div w:id="1048533490">
          <w:marLeft w:val="640"/>
          <w:marRight w:val="0"/>
          <w:marTop w:val="0"/>
          <w:marBottom w:val="0"/>
          <w:divBdr>
            <w:top w:val="none" w:sz="0" w:space="0" w:color="auto"/>
            <w:left w:val="none" w:sz="0" w:space="0" w:color="auto"/>
            <w:bottom w:val="none" w:sz="0" w:space="0" w:color="auto"/>
            <w:right w:val="none" w:sz="0" w:space="0" w:color="auto"/>
          </w:divBdr>
        </w:div>
        <w:div w:id="1108424846">
          <w:marLeft w:val="640"/>
          <w:marRight w:val="0"/>
          <w:marTop w:val="0"/>
          <w:marBottom w:val="0"/>
          <w:divBdr>
            <w:top w:val="none" w:sz="0" w:space="0" w:color="auto"/>
            <w:left w:val="none" w:sz="0" w:space="0" w:color="auto"/>
            <w:bottom w:val="none" w:sz="0" w:space="0" w:color="auto"/>
            <w:right w:val="none" w:sz="0" w:space="0" w:color="auto"/>
          </w:divBdr>
        </w:div>
        <w:div w:id="1122725827">
          <w:marLeft w:val="640"/>
          <w:marRight w:val="0"/>
          <w:marTop w:val="0"/>
          <w:marBottom w:val="0"/>
          <w:divBdr>
            <w:top w:val="none" w:sz="0" w:space="0" w:color="auto"/>
            <w:left w:val="none" w:sz="0" w:space="0" w:color="auto"/>
            <w:bottom w:val="none" w:sz="0" w:space="0" w:color="auto"/>
            <w:right w:val="none" w:sz="0" w:space="0" w:color="auto"/>
          </w:divBdr>
        </w:div>
        <w:div w:id="1126698360">
          <w:marLeft w:val="640"/>
          <w:marRight w:val="0"/>
          <w:marTop w:val="0"/>
          <w:marBottom w:val="0"/>
          <w:divBdr>
            <w:top w:val="none" w:sz="0" w:space="0" w:color="auto"/>
            <w:left w:val="none" w:sz="0" w:space="0" w:color="auto"/>
            <w:bottom w:val="none" w:sz="0" w:space="0" w:color="auto"/>
            <w:right w:val="none" w:sz="0" w:space="0" w:color="auto"/>
          </w:divBdr>
        </w:div>
        <w:div w:id="1129665369">
          <w:marLeft w:val="640"/>
          <w:marRight w:val="0"/>
          <w:marTop w:val="0"/>
          <w:marBottom w:val="0"/>
          <w:divBdr>
            <w:top w:val="none" w:sz="0" w:space="0" w:color="auto"/>
            <w:left w:val="none" w:sz="0" w:space="0" w:color="auto"/>
            <w:bottom w:val="none" w:sz="0" w:space="0" w:color="auto"/>
            <w:right w:val="none" w:sz="0" w:space="0" w:color="auto"/>
          </w:divBdr>
        </w:div>
        <w:div w:id="1141577613">
          <w:marLeft w:val="640"/>
          <w:marRight w:val="0"/>
          <w:marTop w:val="0"/>
          <w:marBottom w:val="0"/>
          <w:divBdr>
            <w:top w:val="none" w:sz="0" w:space="0" w:color="auto"/>
            <w:left w:val="none" w:sz="0" w:space="0" w:color="auto"/>
            <w:bottom w:val="none" w:sz="0" w:space="0" w:color="auto"/>
            <w:right w:val="none" w:sz="0" w:space="0" w:color="auto"/>
          </w:divBdr>
        </w:div>
        <w:div w:id="1144810215">
          <w:marLeft w:val="640"/>
          <w:marRight w:val="0"/>
          <w:marTop w:val="0"/>
          <w:marBottom w:val="0"/>
          <w:divBdr>
            <w:top w:val="none" w:sz="0" w:space="0" w:color="auto"/>
            <w:left w:val="none" w:sz="0" w:space="0" w:color="auto"/>
            <w:bottom w:val="none" w:sz="0" w:space="0" w:color="auto"/>
            <w:right w:val="none" w:sz="0" w:space="0" w:color="auto"/>
          </w:divBdr>
        </w:div>
        <w:div w:id="1174223487">
          <w:marLeft w:val="640"/>
          <w:marRight w:val="0"/>
          <w:marTop w:val="0"/>
          <w:marBottom w:val="0"/>
          <w:divBdr>
            <w:top w:val="none" w:sz="0" w:space="0" w:color="auto"/>
            <w:left w:val="none" w:sz="0" w:space="0" w:color="auto"/>
            <w:bottom w:val="none" w:sz="0" w:space="0" w:color="auto"/>
            <w:right w:val="none" w:sz="0" w:space="0" w:color="auto"/>
          </w:divBdr>
        </w:div>
        <w:div w:id="1180511923">
          <w:marLeft w:val="640"/>
          <w:marRight w:val="0"/>
          <w:marTop w:val="0"/>
          <w:marBottom w:val="0"/>
          <w:divBdr>
            <w:top w:val="none" w:sz="0" w:space="0" w:color="auto"/>
            <w:left w:val="none" w:sz="0" w:space="0" w:color="auto"/>
            <w:bottom w:val="none" w:sz="0" w:space="0" w:color="auto"/>
            <w:right w:val="none" w:sz="0" w:space="0" w:color="auto"/>
          </w:divBdr>
        </w:div>
        <w:div w:id="1205295009">
          <w:marLeft w:val="640"/>
          <w:marRight w:val="0"/>
          <w:marTop w:val="0"/>
          <w:marBottom w:val="0"/>
          <w:divBdr>
            <w:top w:val="none" w:sz="0" w:space="0" w:color="auto"/>
            <w:left w:val="none" w:sz="0" w:space="0" w:color="auto"/>
            <w:bottom w:val="none" w:sz="0" w:space="0" w:color="auto"/>
            <w:right w:val="none" w:sz="0" w:space="0" w:color="auto"/>
          </w:divBdr>
        </w:div>
        <w:div w:id="1222253681">
          <w:marLeft w:val="640"/>
          <w:marRight w:val="0"/>
          <w:marTop w:val="0"/>
          <w:marBottom w:val="0"/>
          <w:divBdr>
            <w:top w:val="none" w:sz="0" w:space="0" w:color="auto"/>
            <w:left w:val="none" w:sz="0" w:space="0" w:color="auto"/>
            <w:bottom w:val="none" w:sz="0" w:space="0" w:color="auto"/>
            <w:right w:val="none" w:sz="0" w:space="0" w:color="auto"/>
          </w:divBdr>
        </w:div>
        <w:div w:id="1240945376">
          <w:marLeft w:val="640"/>
          <w:marRight w:val="0"/>
          <w:marTop w:val="0"/>
          <w:marBottom w:val="0"/>
          <w:divBdr>
            <w:top w:val="none" w:sz="0" w:space="0" w:color="auto"/>
            <w:left w:val="none" w:sz="0" w:space="0" w:color="auto"/>
            <w:bottom w:val="none" w:sz="0" w:space="0" w:color="auto"/>
            <w:right w:val="none" w:sz="0" w:space="0" w:color="auto"/>
          </w:divBdr>
        </w:div>
        <w:div w:id="1247881558">
          <w:marLeft w:val="640"/>
          <w:marRight w:val="0"/>
          <w:marTop w:val="0"/>
          <w:marBottom w:val="0"/>
          <w:divBdr>
            <w:top w:val="none" w:sz="0" w:space="0" w:color="auto"/>
            <w:left w:val="none" w:sz="0" w:space="0" w:color="auto"/>
            <w:bottom w:val="none" w:sz="0" w:space="0" w:color="auto"/>
            <w:right w:val="none" w:sz="0" w:space="0" w:color="auto"/>
          </w:divBdr>
        </w:div>
        <w:div w:id="1248270535">
          <w:marLeft w:val="640"/>
          <w:marRight w:val="0"/>
          <w:marTop w:val="0"/>
          <w:marBottom w:val="0"/>
          <w:divBdr>
            <w:top w:val="none" w:sz="0" w:space="0" w:color="auto"/>
            <w:left w:val="none" w:sz="0" w:space="0" w:color="auto"/>
            <w:bottom w:val="none" w:sz="0" w:space="0" w:color="auto"/>
            <w:right w:val="none" w:sz="0" w:space="0" w:color="auto"/>
          </w:divBdr>
        </w:div>
        <w:div w:id="1255165309">
          <w:marLeft w:val="640"/>
          <w:marRight w:val="0"/>
          <w:marTop w:val="0"/>
          <w:marBottom w:val="0"/>
          <w:divBdr>
            <w:top w:val="none" w:sz="0" w:space="0" w:color="auto"/>
            <w:left w:val="none" w:sz="0" w:space="0" w:color="auto"/>
            <w:bottom w:val="none" w:sz="0" w:space="0" w:color="auto"/>
            <w:right w:val="none" w:sz="0" w:space="0" w:color="auto"/>
          </w:divBdr>
        </w:div>
        <w:div w:id="1279950520">
          <w:marLeft w:val="640"/>
          <w:marRight w:val="0"/>
          <w:marTop w:val="0"/>
          <w:marBottom w:val="0"/>
          <w:divBdr>
            <w:top w:val="none" w:sz="0" w:space="0" w:color="auto"/>
            <w:left w:val="none" w:sz="0" w:space="0" w:color="auto"/>
            <w:bottom w:val="none" w:sz="0" w:space="0" w:color="auto"/>
            <w:right w:val="none" w:sz="0" w:space="0" w:color="auto"/>
          </w:divBdr>
        </w:div>
        <w:div w:id="1287152115">
          <w:marLeft w:val="640"/>
          <w:marRight w:val="0"/>
          <w:marTop w:val="0"/>
          <w:marBottom w:val="0"/>
          <w:divBdr>
            <w:top w:val="none" w:sz="0" w:space="0" w:color="auto"/>
            <w:left w:val="none" w:sz="0" w:space="0" w:color="auto"/>
            <w:bottom w:val="none" w:sz="0" w:space="0" w:color="auto"/>
            <w:right w:val="none" w:sz="0" w:space="0" w:color="auto"/>
          </w:divBdr>
        </w:div>
        <w:div w:id="1365978179">
          <w:marLeft w:val="640"/>
          <w:marRight w:val="0"/>
          <w:marTop w:val="0"/>
          <w:marBottom w:val="0"/>
          <w:divBdr>
            <w:top w:val="none" w:sz="0" w:space="0" w:color="auto"/>
            <w:left w:val="none" w:sz="0" w:space="0" w:color="auto"/>
            <w:bottom w:val="none" w:sz="0" w:space="0" w:color="auto"/>
            <w:right w:val="none" w:sz="0" w:space="0" w:color="auto"/>
          </w:divBdr>
        </w:div>
        <w:div w:id="1382050822">
          <w:marLeft w:val="640"/>
          <w:marRight w:val="0"/>
          <w:marTop w:val="0"/>
          <w:marBottom w:val="0"/>
          <w:divBdr>
            <w:top w:val="none" w:sz="0" w:space="0" w:color="auto"/>
            <w:left w:val="none" w:sz="0" w:space="0" w:color="auto"/>
            <w:bottom w:val="none" w:sz="0" w:space="0" w:color="auto"/>
            <w:right w:val="none" w:sz="0" w:space="0" w:color="auto"/>
          </w:divBdr>
        </w:div>
        <w:div w:id="1407799359">
          <w:marLeft w:val="640"/>
          <w:marRight w:val="0"/>
          <w:marTop w:val="0"/>
          <w:marBottom w:val="0"/>
          <w:divBdr>
            <w:top w:val="none" w:sz="0" w:space="0" w:color="auto"/>
            <w:left w:val="none" w:sz="0" w:space="0" w:color="auto"/>
            <w:bottom w:val="none" w:sz="0" w:space="0" w:color="auto"/>
            <w:right w:val="none" w:sz="0" w:space="0" w:color="auto"/>
          </w:divBdr>
        </w:div>
        <w:div w:id="1427846764">
          <w:marLeft w:val="640"/>
          <w:marRight w:val="0"/>
          <w:marTop w:val="0"/>
          <w:marBottom w:val="0"/>
          <w:divBdr>
            <w:top w:val="none" w:sz="0" w:space="0" w:color="auto"/>
            <w:left w:val="none" w:sz="0" w:space="0" w:color="auto"/>
            <w:bottom w:val="none" w:sz="0" w:space="0" w:color="auto"/>
            <w:right w:val="none" w:sz="0" w:space="0" w:color="auto"/>
          </w:divBdr>
        </w:div>
        <w:div w:id="1458909629">
          <w:marLeft w:val="640"/>
          <w:marRight w:val="0"/>
          <w:marTop w:val="0"/>
          <w:marBottom w:val="0"/>
          <w:divBdr>
            <w:top w:val="none" w:sz="0" w:space="0" w:color="auto"/>
            <w:left w:val="none" w:sz="0" w:space="0" w:color="auto"/>
            <w:bottom w:val="none" w:sz="0" w:space="0" w:color="auto"/>
            <w:right w:val="none" w:sz="0" w:space="0" w:color="auto"/>
          </w:divBdr>
        </w:div>
        <w:div w:id="1473329125">
          <w:marLeft w:val="640"/>
          <w:marRight w:val="0"/>
          <w:marTop w:val="0"/>
          <w:marBottom w:val="0"/>
          <w:divBdr>
            <w:top w:val="none" w:sz="0" w:space="0" w:color="auto"/>
            <w:left w:val="none" w:sz="0" w:space="0" w:color="auto"/>
            <w:bottom w:val="none" w:sz="0" w:space="0" w:color="auto"/>
            <w:right w:val="none" w:sz="0" w:space="0" w:color="auto"/>
          </w:divBdr>
        </w:div>
        <w:div w:id="1549105444">
          <w:marLeft w:val="640"/>
          <w:marRight w:val="0"/>
          <w:marTop w:val="0"/>
          <w:marBottom w:val="0"/>
          <w:divBdr>
            <w:top w:val="none" w:sz="0" w:space="0" w:color="auto"/>
            <w:left w:val="none" w:sz="0" w:space="0" w:color="auto"/>
            <w:bottom w:val="none" w:sz="0" w:space="0" w:color="auto"/>
            <w:right w:val="none" w:sz="0" w:space="0" w:color="auto"/>
          </w:divBdr>
        </w:div>
        <w:div w:id="1584682393">
          <w:marLeft w:val="640"/>
          <w:marRight w:val="0"/>
          <w:marTop w:val="0"/>
          <w:marBottom w:val="0"/>
          <w:divBdr>
            <w:top w:val="none" w:sz="0" w:space="0" w:color="auto"/>
            <w:left w:val="none" w:sz="0" w:space="0" w:color="auto"/>
            <w:bottom w:val="none" w:sz="0" w:space="0" w:color="auto"/>
            <w:right w:val="none" w:sz="0" w:space="0" w:color="auto"/>
          </w:divBdr>
        </w:div>
        <w:div w:id="1607351468">
          <w:marLeft w:val="640"/>
          <w:marRight w:val="0"/>
          <w:marTop w:val="0"/>
          <w:marBottom w:val="0"/>
          <w:divBdr>
            <w:top w:val="none" w:sz="0" w:space="0" w:color="auto"/>
            <w:left w:val="none" w:sz="0" w:space="0" w:color="auto"/>
            <w:bottom w:val="none" w:sz="0" w:space="0" w:color="auto"/>
            <w:right w:val="none" w:sz="0" w:space="0" w:color="auto"/>
          </w:divBdr>
        </w:div>
        <w:div w:id="1608654847">
          <w:marLeft w:val="640"/>
          <w:marRight w:val="0"/>
          <w:marTop w:val="0"/>
          <w:marBottom w:val="0"/>
          <w:divBdr>
            <w:top w:val="none" w:sz="0" w:space="0" w:color="auto"/>
            <w:left w:val="none" w:sz="0" w:space="0" w:color="auto"/>
            <w:bottom w:val="none" w:sz="0" w:space="0" w:color="auto"/>
            <w:right w:val="none" w:sz="0" w:space="0" w:color="auto"/>
          </w:divBdr>
        </w:div>
        <w:div w:id="1643388370">
          <w:marLeft w:val="640"/>
          <w:marRight w:val="0"/>
          <w:marTop w:val="0"/>
          <w:marBottom w:val="0"/>
          <w:divBdr>
            <w:top w:val="none" w:sz="0" w:space="0" w:color="auto"/>
            <w:left w:val="none" w:sz="0" w:space="0" w:color="auto"/>
            <w:bottom w:val="none" w:sz="0" w:space="0" w:color="auto"/>
            <w:right w:val="none" w:sz="0" w:space="0" w:color="auto"/>
          </w:divBdr>
        </w:div>
        <w:div w:id="1649089357">
          <w:marLeft w:val="640"/>
          <w:marRight w:val="0"/>
          <w:marTop w:val="0"/>
          <w:marBottom w:val="0"/>
          <w:divBdr>
            <w:top w:val="none" w:sz="0" w:space="0" w:color="auto"/>
            <w:left w:val="none" w:sz="0" w:space="0" w:color="auto"/>
            <w:bottom w:val="none" w:sz="0" w:space="0" w:color="auto"/>
            <w:right w:val="none" w:sz="0" w:space="0" w:color="auto"/>
          </w:divBdr>
        </w:div>
        <w:div w:id="1659187438">
          <w:marLeft w:val="640"/>
          <w:marRight w:val="0"/>
          <w:marTop w:val="0"/>
          <w:marBottom w:val="0"/>
          <w:divBdr>
            <w:top w:val="none" w:sz="0" w:space="0" w:color="auto"/>
            <w:left w:val="none" w:sz="0" w:space="0" w:color="auto"/>
            <w:bottom w:val="none" w:sz="0" w:space="0" w:color="auto"/>
            <w:right w:val="none" w:sz="0" w:space="0" w:color="auto"/>
          </w:divBdr>
        </w:div>
        <w:div w:id="1690646775">
          <w:marLeft w:val="640"/>
          <w:marRight w:val="0"/>
          <w:marTop w:val="0"/>
          <w:marBottom w:val="0"/>
          <w:divBdr>
            <w:top w:val="none" w:sz="0" w:space="0" w:color="auto"/>
            <w:left w:val="none" w:sz="0" w:space="0" w:color="auto"/>
            <w:bottom w:val="none" w:sz="0" w:space="0" w:color="auto"/>
            <w:right w:val="none" w:sz="0" w:space="0" w:color="auto"/>
          </w:divBdr>
        </w:div>
        <w:div w:id="1691954368">
          <w:marLeft w:val="640"/>
          <w:marRight w:val="0"/>
          <w:marTop w:val="0"/>
          <w:marBottom w:val="0"/>
          <w:divBdr>
            <w:top w:val="none" w:sz="0" w:space="0" w:color="auto"/>
            <w:left w:val="none" w:sz="0" w:space="0" w:color="auto"/>
            <w:bottom w:val="none" w:sz="0" w:space="0" w:color="auto"/>
            <w:right w:val="none" w:sz="0" w:space="0" w:color="auto"/>
          </w:divBdr>
        </w:div>
        <w:div w:id="1814134284">
          <w:marLeft w:val="640"/>
          <w:marRight w:val="0"/>
          <w:marTop w:val="0"/>
          <w:marBottom w:val="0"/>
          <w:divBdr>
            <w:top w:val="none" w:sz="0" w:space="0" w:color="auto"/>
            <w:left w:val="none" w:sz="0" w:space="0" w:color="auto"/>
            <w:bottom w:val="none" w:sz="0" w:space="0" w:color="auto"/>
            <w:right w:val="none" w:sz="0" w:space="0" w:color="auto"/>
          </w:divBdr>
        </w:div>
        <w:div w:id="1826316187">
          <w:marLeft w:val="640"/>
          <w:marRight w:val="0"/>
          <w:marTop w:val="0"/>
          <w:marBottom w:val="0"/>
          <w:divBdr>
            <w:top w:val="none" w:sz="0" w:space="0" w:color="auto"/>
            <w:left w:val="none" w:sz="0" w:space="0" w:color="auto"/>
            <w:bottom w:val="none" w:sz="0" w:space="0" w:color="auto"/>
            <w:right w:val="none" w:sz="0" w:space="0" w:color="auto"/>
          </w:divBdr>
        </w:div>
        <w:div w:id="1937714311">
          <w:marLeft w:val="640"/>
          <w:marRight w:val="0"/>
          <w:marTop w:val="0"/>
          <w:marBottom w:val="0"/>
          <w:divBdr>
            <w:top w:val="none" w:sz="0" w:space="0" w:color="auto"/>
            <w:left w:val="none" w:sz="0" w:space="0" w:color="auto"/>
            <w:bottom w:val="none" w:sz="0" w:space="0" w:color="auto"/>
            <w:right w:val="none" w:sz="0" w:space="0" w:color="auto"/>
          </w:divBdr>
        </w:div>
        <w:div w:id="1950045270">
          <w:marLeft w:val="640"/>
          <w:marRight w:val="0"/>
          <w:marTop w:val="0"/>
          <w:marBottom w:val="0"/>
          <w:divBdr>
            <w:top w:val="none" w:sz="0" w:space="0" w:color="auto"/>
            <w:left w:val="none" w:sz="0" w:space="0" w:color="auto"/>
            <w:bottom w:val="none" w:sz="0" w:space="0" w:color="auto"/>
            <w:right w:val="none" w:sz="0" w:space="0" w:color="auto"/>
          </w:divBdr>
        </w:div>
        <w:div w:id="1954286831">
          <w:marLeft w:val="640"/>
          <w:marRight w:val="0"/>
          <w:marTop w:val="0"/>
          <w:marBottom w:val="0"/>
          <w:divBdr>
            <w:top w:val="none" w:sz="0" w:space="0" w:color="auto"/>
            <w:left w:val="none" w:sz="0" w:space="0" w:color="auto"/>
            <w:bottom w:val="none" w:sz="0" w:space="0" w:color="auto"/>
            <w:right w:val="none" w:sz="0" w:space="0" w:color="auto"/>
          </w:divBdr>
        </w:div>
        <w:div w:id="1960066391">
          <w:marLeft w:val="640"/>
          <w:marRight w:val="0"/>
          <w:marTop w:val="0"/>
          <w:marBottom w:val="0"/>
          <w:divBdr>
            <w:top w:val="none" w:sz="0" w:space="0" w:color="auto"/>
            <w:left w:val="none" w:sz="0" w:space="0" w:color="auto"/>
            <w:bottom w:val="none" w:sz="0" w:space="0" w:color="auto"/>
            <w:right w:val="none" w:sz="0" w:space="0" w:color="auto"/>
          </w:divBdr>
        </w:div>
        <w:div w:id="1968075149">
          <w:marLeft w:val="640"/>
          <w:marRight w:val="0"/>
          <w:marTop w:val="0"/>
          <w:marBottom w:val="0"/>
          <w:divBdr>
            <w:top w:val="none" w:sz="0" w:space="0" w:color="auto"/>
            <w:left w:val="none" w:sz="0" w:space="0" w:color="auto"/>
            <w:bottom w:val="none" w:sz="0" w:space="0" w:color="auto"/>
            <w:right w:val="none" w:sz="0" w:space="0" w:color="auto"/>
          </w:divBdr>
        </w:div>
        <w:div w:id="2006198630">
          <w:marLeft w:val="640"/>
          <w:marRight w:val="0"/>
          <w:marTop w:val="0"/>
          <w:marBottom w:val="0"/>
          <w:divBdr>
            <w:top w:val="none" w:sz="0" w:space="0" w:color="auto"/>
            <w:left w:val="none" w:sz="0" w:space="0" w:color="auto"/>
            <w:bottom w:val="none" w:sz="0" w:space="0" w:color="auto"/>
            <w:right w:val="none" w:sz="0" w:space="0" w:color="auto"/>
          </w:divBdr>
        </w:div>
        <w:div w:id="2020498127">
          <w:marLeft w:val="640"/>
          <w:marRight w:val="0"/>
          <w:marTop w:val="0"/>
          <w:marBottom w:val="0"/>
          <w:divBdr>
            <w:top w:val="none" w:sz="0" w:space="0" w:color="auto"/>
            <w:left w:val="none" w:sz="0" w:space="0" w:color="auto"/>
            <w:bottom w:val="none" w:sz="0" w:space="0" w:color="auto"/>
            <w:right w:val="none" w:sz="0" w:space="0" w:color="auto"/>
          </w:divBdr>
        </w:div>
        <w:div w:id="2053649707">
          <w:marLeft w:val="640"/>
          <w:marRight w:val="0"/>
          <w:marTop w:val="0"/>
          <w:marBottom w:val="0"/>
          <w:divBdr>
            <w:top w:val="none" w:sz="0" w:space="0" w:color="auto"/>
            <w:left w:val="none" w:sz="0" w:space="0" w:color="auto"/>
            <w:bottom w:val="none" w:sz="0" w:space="0" w:color="auto"/>
            <w:right w:val="none" w:sz="0" w:space="0" w:color="auto"/>
          </w:divBdr>
        </w:div>
        <w:div w:id="2072925501">
          <w:marLeft w:val="640"/>
          <w:marRight w:val="0"/>
          <w:marTop w:val="0"/>
          <w:marBottom w:val="0"/>
          <w:divBdr>
            <w:top w:val="none" w:sz="0" w:space="0" w:color="auto"/>
            <w:left w:val="none" w:sz="0" w:space="0" w:color="auto"/>
            <w:bottom w:val="none" w:sz="0" w:space="0" w:color="auto"/>
            <w:right w:val="none" w:sz="0" w:space="0" w:color="auto"/>
          </w:divBdr>
        </w:div>
        <w:div w:id="2144883043">
          <w:marLeft w:val="640"/>
          <w:marRight w:val="0"/>
          <w:marTop w:val="0"/>
          <w:marBottom w:val="0"/>
          <w:divBdr>
            <w:top w:val="none" w:sz="0" w:space="0" w:color="auto"/>
            <w:left w:val="none" w:sz="0" w:space="0" w:color="auto"/>
            <w:bottom w:val="none" w:sz="0" w:space="0" w:color="auto"/>
            <w:right w:val="none" w:sz="0" w:space="0" w:color="auto"/>
          </w:divBdr>
        </w:div>
        <w:div w:id="2145734730">
          <w:marLeft w:val="640"/>
          <w:marRight w:val="0"/>
          <w:marTop w:val="0"/>
          <w:marBottom w:val="0"/>
          <w:divBdr>
            <w:top w:val="none" w:sz="0" w:space="0" w:color="auto"/>
            <w:left w:val="none" w:sz="0" w:space="0" w:color="auto"/>
            <w:bottom w:val="none" w:sz="0" w:space="0" w:color="auto"/>
            <w:right w:val="none" w:sz="0" w:space="0" w:color="auto"/>
          </w:divBdr>
        </w:div>
        <w:div w:id="2146385091">
          <w:marLeft w:val="640"/>
          <w:marRight w:val="0"/>
          <w:marTop w:val="0"/>
          <w:marBottom w:val="0"/>
          <w:divBdr>
            <w:top w:val="none" w:sz="0" w:space="0" w:color="auto"/>
            <w:left w:val="none" w:sz="0" w:space="0" w:color="auto"/>
            <w:bottom w:val="none" w:sz="0" w:space="0" w:color="auto"/>
            <w:right w:val="none" w:sz="0" w:space="0" w:color="auto"/>
          </w:divBdr>
        </w:div>
      </w:divsChild>
    </w:div>
    <w:div w:id="1142113913">
      <w:bodyDiv w:val="1"/>
      <w:marLeft w:val="0"/>
      <w:marRight w:val="0"/>
      <w:marTop w:val="0"/>
      <w:marBottom w:val="0"/>
      <w:divBdr>
        <w:top w:val="none" w:sz="0" w:space="0" w:color="auto"/>
        <w:left w:val="none" w:sz="0" w:space="0" w:color="auto"/>
        <w:bottom w:val="none" w:sz="0" w:space="0" w:color="auto"/>
        <w:right w:val="none" w:sz="0" w:space="0" w:color="auto"/>
      </w:divBdr>
      <w:divsChild>
        <w:div w:id="5209027">
          <w:marLeft w:val="640"/>
          <w:marRight w:val="0"/>
          <w:marTop w:val="0"/>
          <w:marBottom w:val="0"/>
          <w:divBdr>
            <w:top w:val="none" w:sz="0" w:space="0" w:color="auto"/>
            <w:left w:val="none" w:sz="0" w:space="0" w:color="auto"/>
            <w:bottom w:val="none" w:sz="0" w:space="0" w:color="auto"/>
            <w:right w:val="none" w:sz="0" w:space="0" w:color="auto"/>
          </w:divBdr>
        </w:div>
        <w:div w:id="16394249">
          <w:marLeft w:val="640"/>
          <w:marRight w:val="0"/>
          <w:marTop w:val="0"/>
          <w:marBottom w:val="0"/>
          <w:divBdr>
            <w:top w:val="none" w:sz="0" w:space="0" w:color="auto"/>
            <w:left w:val="none" w:sz="0" w:space="0" w:color="auto"/>
            <w:bottom w:val="none" w:sz="0" w:space="0" w:color="auto"/>
            <w:right w:val="none" w:sz="0" w:space="0" w:color="auto"/>
          </w:divBdr>
        </w:div>
        <w:div w:id="29766524">
          <w:marLeft w:val="640"/>
          <w:marRight w:val="0"/>
          <w:marTop w:val="0"/>
          <w:marBottom w:val="0"/>
          <w:divBdr>
            <w:top w:val="none" w:sz="0" w:space="0" w:color="auto"/>
            <w:left w:val="none" w:sz="0" w:space="0" w:color="auto"/>
            <w:bottom w:val="none" w:sz="0" w:space="0" w:color="auto"/>
            <w:right w:val="none" w:sz="0" w:space="0" w:color="auto"/>
          </w:divBdr>
        </w:div>
        <w:div w:id="79299815">
          <w:marLeft w:val="640"/>
          <w:marRight w:val="0"/>
          <w:marTop w:val="0"/>
          <w:marBottom w:val="0"/>
          <w:divBdr>
            <w:top w:val="none" w:sz="0" w:space="0" w:color="auto"/>
            <w:left w:val="none" w:sz="0" w:space="0" w:color="auto"/>
            <w:bottom w:val="none" w:sz="0" w:space="0" w:color="auto"/>
            <w:right w:val="none" w:sz="0" w:space="0" w:color="auto"/>
          </w:divBdr>
        </w:div>
        <w:div w:id="93014518">
          <w:marLeft w:val="640"/>
          <w:marRight w:val="0"/>
          <w:marTop w:val="0"/>
          <w:marBottom w:val="0"/>
          <w:divBdr>
            <w:top w:val="none" w:sz="0" w:space="0" w:color="auto"/>
            <w:left w:val="none" w:sz="0" w:space="0" w:color="auto"/>
            <w:bottom w:val="none" w:sz="0" w:space="0" w:color="auto"/>
            <w:right w:val="none" w:sz="0" w:space="0" w:color="auto"/>
          </w:divBdr>
        </w:div>
        <w:div w:id="143359815">
          <w:marLeft w:val="640"/>
          <w:marRight w:val="0"/>
          <w:marTop w:val="0"/>
          <w:marBottom w:val="0"/>
          <w:divBdr>
            <w:top w:val="none" w:sz="0" w:space="0" w:color="auto"/>
            <w:left w:val="none" w:sz="0" w:space="0" w:color="auto"/>
            <w:bottom w:val="none" w:sz="0" w:space="0" w:color="auto"/>
            <w:right w:val="none" w:sz="0" w:space="0" w:color="auto"/>
          </w:divBdr>
        </w:div>
        <w:div w:id="187570603">
          <w:marLeft w:val="640"/>
          <w:marRight w:val="0"/>
          <w:marTop w:val="0"/>
          <w:marBottom w:val="0"/>
          <w:divBdr>
            <w:top w:val="none" w:sz="0" w:space="0" w:color="auto"/>
            <w:left w:val="none" w:sz="0" w:space="0" w:color="auto"/>
            <w:bottom w:val="none" w:sz="0" w:space="0" w:color="auto"/>
            <w:right w:val="none" w:sz="0" w:space="0" w:color="auto"/>
          </w:divBdr>
        </w:div>
        <w:div w:id="196092740">
          <w:marLeft w:val="640"/>
          <w:marRight w:val="0"/>
          <w:marTop w:val="0"/>
          <w:marBottom w:val="0"/>
          <w:divBdr>
            <w:top w:val="none" w:sz="0" w:space="0" w:color="auto"/>
            <w:left w:val="none" w:sz="0" w:space="0" w:color="auto"/>
            <w:bottom w:val="none" w:sz="0" w:space="0" w:color="auto"/>
            <w:right w:val="none" w:sz="0" w:space="0" w:color="auto"/>
          </w:divBdr>
        </w:div>
        <w:div w:id="198445226">
          <w:marLeft w:val="640"/>
          <w:marRight w:val="0"/>
          <w:marTop w:val="0"/>
          <w:marBottom w:val="0"/>
          <w:divBdr>
            <w:top w:val="none" w:sz="0" w:space="0" w:color="auto"/>
            <w:left w:val="none" w:sz="0" w:space="0" w:color="auto"/>
            <w:bottom w:val="none" w:sz="0" w:space="0" w:color="auto"/>
            <w:right w:val="none" w:sz="0" w:space="0" w:color="auto"/>
          </w:divBdr>
        </w:div>
        <w:div w:id="200676215">
          <w:marLeft w:val="640"/>
          <w:marRight w:val="0"/>
          <w:marTop w:val="0"/>
          <w:marBottom w:val="0"/>
          <w:divBdr>
            <w:top w:val="none" w:sz="0" w:space="0" w:color="auto"/>
            <w:left w:val="none" w:sz="0" w:space="0" w:color="auto"/>
            <w:bottom w:val="none" w:sz="0" w:space="0" w:color="auto"/>
            <w:right w:val="none" w:sz="0" w:space="0" w:color="auto"/>
          </w:divBdr>
        </w:div>
        <w:div w:id="218249425">
          <w:marLeft w:val="640"/>
          <w:marRight w:val="0"/>
          <w:marTop w:val="0"/>
          <w:marBottom w:val="0"/>
          <w:divBdr>
            <w:top w:val="none" w:sz="0" w:space="0" w:color="auto"/>
            <w:left w:val="none" w:sz="0" w:space="0" w:color="auto"/>
            <w:bottom w:val="none" w:sz="0" w:space="0" w:color="auto"/>
            <w:right w:val="none" w:sz="0" w:space="0" w:color="auto"/>
          </w:divBdr>
        </w:div>
        <w:div w:id="258486317">
          <w:marLeft w:val="640"/>
          <w:marRight w:val="0"/>
          <w:marTop w:val="0"/>
          <w:marBottom w:val="0"/>
          <w:divBdr>
            <w:top w:val="none" w:sz="0" w:space="0" w:color="auto"/>
            <w:left w:val="none" w:sz="0" w:space="0" w:color="auto"/>
            <w:bottom w:val="none" w:sz="0" w:space="0" w:color="auto"/>
            <w:right w:val="none" w:sz="0" w:space="0" w:color="auto"/>
          </w:divBdr>
        </w:div>
        <w:div w:id="259414583">
          <w:marLeft w:val="640"/>
          <w:marRight w:val="0"/>
          <w:marTop w:val="0"/>
          <w:marBottom w:val="0"/>
          <w:divBdr>
            <w:top w:val="none" w:sz="0" w:space="0" w:color="auto"/>
            <w:left w:val="none" w:sz="0" w:space="0" w:color="auto"/>
            <w:bottom w:val="none" w:sz="0" w:space="0" w:color="auto"/>
            <w:right w:val="none" w:sz="0" w:space="0" w:color="auto"/>
          </w:divBdr>
        </w:div>
        <w:div w:id="302663587">
          <w:marLeft w:val="640"/>
          <w:marRight w:val="0"/>
          <w:marTop w:val="0"/>
          <w:marBottom w:val="0"/>
          <w:divBdr>
            <w:top w:val="none" w:sz="0" w:space="0" w:color="auto"/>
            <w:left w:val="none" w:sz="0" w:space="0" w:color="auto"/>
            <w:bottom w:val="none" w:sz="0" w:space="0" w:color="auto"/>
            <w:right w:val="none" w:sz="0" w:space="0" w:color="auto"/>
          </w:divBdr>
        </w:div>
        <w:div w:id="350687760">
          <w:marLeft w:val="640"/>
          <w:marRight w:val="0"/>
          <w:marTop w:val="0"/>
          <w:marBottom w:val="0"/>
          <w:divBdr>
            <w:top w:val="none" w:sz="0" w:space="0" w:color="auto"/>
            <w:left w:val="none" w:sz="0" w:space="0" w:color="auto"/>
            <w:bottom w:val="none" w:sz="0" w:space="0" w:color="auto"/>
            <w:right w:val="none" w:sz="0" w:space="0" w:color="auto"/>
          </w:divBdr>
        </w:div>
        <w:div w:id="355234613">
          <w:marLeft w:val="640"/>
          <w:marRight w:val="0"/>
          <w:marTop w:val="0"/>
          <w:marBottom w:val="0"/>
          <w:divBdr>
            <w:top w:val="none" w:sz="0" w:space="0" w:color="auto"/>
            <w:left w:val="none" w:sz="0" w:space="0" w:color="auto"/>
            <w:bottom w:val="none" w:sz="0" w:space="0" w:color="auto"/>
            <w:right w:val="none" w:sz="0" w:space="0" w:color="auto"/>
          </w:divBdr>
        </w:div>
        <w:div w:id="387850100">
          <w:marLeft w:val="640"/>
          <w:marRight w:val="0"/>
          <w:marTop w:val="0"/>
          <w:marBottom w:val="0"/>
          <w:divBdr>
            <w:top w:val="none" w:sz="0" w:space="0" w:color="auto"/>
            <w:left w:val="none" w:sz="0" w:space="0" w:color="auto"/>
            <w:bottom w:val="none" w:sz="0" w:space="0" w:color="auto"/>
            <w:right w:val="none" w:sz="0" w:space="0" w:color="auto"/>
          </w:divBdr>
        </w:div>
        <w:div w:id="428278160">
          <w:marLeft w:val="640"/>
          <w:marRight w:val="0"/>
          <w:marTop w:val="0"/>
          <w:marBottom w:val="0"/>
          <w:divBdr>
            <w:top w:val="none" w:sz="0" w:space="0" w:color="auto"/>
            <w:left w:val="none" w:sz="0" w:space="0" w:color="auto"/>
            <w:bottom w:val="none" w:sz="0" w:space="0" w:color="auto"/>
            <w:right w:val="none" w:sz="0" w:space="0" w:color="auto"/>
          </w:divBdr>
        </w:div>
        <w:div w:id="443616135">
          <w:marLeft w:val="640"/>
          <w:marRight w:val="0"/>
          <w:marTop w:val="0"/>
          <w:marBottom w:val="0"/>
          <w:divBdr>
            <w:top w:val="none" w:sz="0" w:space="0" w:color="auto"/>
            <w:left w:val="none" w:sz="0" w:space="0" w:color="auto"/>
            <w:bottom w:val="none" w:sz="0" w:space="0" w:color="auto"/>
            <w:right w:val="none" w:sz="0" w:space="0" w:color="auto"/>
          </w:divBdr>
        </w:div>
        <w:div w:id="485627220">
          <w:marLeft w:val="640"/>
          <w:marRight w:val="0"/>
          <w:marTop w:val="0"/>
          <w:marBottom w:val="0"/>
          <w:divBdr>
            <w:top w:val="none" w:sz="0" w:space="0" w:color="auto"/>
            <w:left w:val="none" w:sz="0" w:space="0" w:color="auto"/>
            <w:bottom w:val="none" w:sz="0" w:space="0" w:color="auto"/>
            <w:right w:val="none" w:sz="0" w:space="0" w:color="auto"/>
          </w:divBdr>
        </w:div>
        <w:div w:id="495724763">
          <w:marLeft w:val="640"/>
          <w:marRight w:val="0"/>
          <w:marTop w:val="0"/>
          <w:marBottom w:val="0"/>
          <w:divBdr>
            <w:top w:val="none" w:sz="0" w:space="0" w:color="auto"/>
            <w:left w:val="none" w:sz="0" w:space="0" w:color="auto"/>
            <w:bottom w:val="none" w:sz="0" w:space="0" w:color="auto"/>
            <w:right w:val="none" w:sz="0" w:space="0" w:color="auto"/>
          </w:divBdr>
        </w:div>
        <w:div w:id="498157542">
          <w:marLeft w:val="640"/>
          <w:marRight w:val="0"/>
          <w:marTop w:val="0"/>
          <w:marBottom w:val="0"/>
          <w:divBdr>
            <w:top w:val="none" w:sz="0" w:space="0" w:color="auto"/>
            <w:left w:val="none" w:sz="0" w:space="0" w:color="auto"/>
            <w:bottom w:val="none" w:sz="0" w:space="0" w:color="auto"/>
            <w:right w:val="none" w:sz="0" w:space="0" w:color="auto"/>
          </w:divBdr>
        </w:div>
        <w:div w:id="549348167">
          <w:marLeft w:val="640"/>
          <w:marRight w:val="0"/>
          <w:marTop w:val="0"/>
          <w:marBottom w:val="0"/>
          <w:divBdr>
            <w:top w:val="none" w:sz="0" w:space="0" w:color="auto"/>
            <w:left w:val="none" w:sz="0" w:space="0" w:color="auto"/>
            <w:bottom w:val="none" w:sz="0" w:space="0" w:color="auto"/>
            <w:right w:val="none" w:sz="0" w:space="0" w:color="auto"/>
          </w:divBdr>
        </w:div>
        <w:div w:id="552815155">
          <w:marLeft w:val="640"/>
          <w:marRight w:val="0"/>
          <w:marTop w:val="0"/>
          <w:marBottom w:val="0"/>
          <w:divBdr>
            <w:top w:val="none" w:sz="0" w:space="0" w:color="auto"/>
            <w:left w:val="none" w:sz="0" w:space="0" w:color="auto"/>
            <w:bottom w:val="none" w:sz="0" w:space="0" w:color="auto"/>
            <w:right w:val="none" w:sz="0" w:space="0" w:color="auto"/>
          </w:divBdr>
        </w:div>
        <w:div w:id="580409633">
          <w:marLeft w:val="640"/>
          <w:marRight w:val="0"/>
          <w:marTop w:val="0"/>
          <w:marBottom w:val="0"/>
          <w:divBdr>
            <w:top w:val="none" w:sz="0" w:space="0" w:color="auto"/>
            <w:left w:val="none" w:sz="0" w:space="0" w:color="auto"/>
            <w:bottom w:val="none" w:sz="0" w:space="0" w:color="auto"/>
            <w:right w:val="none" w:sz="0" w:space="0" w:color="auto"/>
          </w:divBdr>
        </w:div>
        <w:div w:id="624582047">
          <w:marLeft w:val="640"/>
          <w:marRight w:val="0"/>
          <w:marTop w:val="0"/>
          <w:marBottom w:val="0"/>
          <w:divBdr>
            <w:top w:val="none" w:sz="0" w:space="0" w:color="auto"/>
            <w:left w:val="none" w:sz="0" w:space="0" w:color="auto"/>
            <w:bottom w:val="none" w:sz="0" w:space="0" w:color="auto"/>
            <w:right w:val="none" w:sz="0" w:space="0" w:color="auto"/>
          </w:divBdr>
        </w:div>
        <w:div w:id="638846913">
          <w:marLeft w:val="640"/>
          <w:marRight w:val="0"/>
          <w:marTop w:val="0"/>
          <w:marBottom w:val="0"/>
          <w:divBdr>
            <w:top w:val="none" w:sz="0" w:space="0" w:color="auto"/>
            <w:left w:val="none" w:sz="0" w:space="0" w:color="auto"/>
            <w:bottom w:val="none" w:sz="0" w:space="0" w:color="auto"/>
            <w:right w:val="none" w:sz="0" w:space="0" w:color="auto"/>
          </w:divBdr>
        </w:div>
        <w:div w:id="644822952">
          <w:marLeft w:val="640"/>
          <w:marRight w:val="0"/>
          <w:marTop w:val="0"/>
          <w:marBottom w:val="0"/>
          <w:divBdr>
            <w:top w:val="none" w:sz="0" w:space="0" w:color="auto"/>
            <w:left w:val="none" w:sz="0" w:space="0" w:color="auto"/>
            <w:bottom w:val="none" w:sz="0" w:space="0" w:color="auto"/>
            <w:right w:val="none" w:sz="0" w:space="0" w:color="auto"/>
          </w:divBdr>
        </w:div>
        <w:div w:id="706956706">
          <w:marLeft w:val="640"/>
          <w:marRight w:val="0"/>
          <w:marTop w:val="0"/>
          <w:marBottom w:val="0"/>
          <w:divBdr>
            <w:top w:val="none" w:sz="0" w:space="0" w:color="auto"/>
            <w:left w:val="none" w:sz="0" w:space="0" w:color="auto"/>
            <w:bottom w:val="none" w:sz="0" w:space="0" w:color="auto"/>
            <w:right w:val="none" w:sz="0" w:space="0" w:color="auto"/>
          </w:divBdr>
        </w:div>
        <w:div w:id="720709685">
          <w:marLeft w:val="640"/>
          <w:marRight w:val="0"/>
          <w:marTop w:val="0"/>
          <w:marBottom w:val="0"/>
          <w:divBdr>
            <w:top w:val="none" w:sz="0" w:space="0" w:color="auto"/>
            <w:left w:val="none" w:sz="0" w:space="0" w:color="auto"/>
            <w:bottom w:val="none" w:sz="0" w:space="0" w:color="auto"/>
            <w:right w:val="none" w:sz="0" w:space="0" w:color="auto"/>
          </w:divBdr>
        </w:div>
        <w:div w:id="759569073">
          <w:marLeft w:val="640"/>
          <w:marRight w:val="0"/>
          <w:marTop w:val="0"/>
          <w:marBottom w:val="0"/>
          <w:divBdr>
            <w:top w:val="none" w:sz="0" w:space="0" w:color="auto"/>
            <w:left w:val="none" w:sz="0" w:space="0" w:color="auto"/>
            <w:bottom w:val="none" w:sz="0" w:space="0" w:color="auto"/>
            <w:right w:val="none" w:sz="0" w:space="0" w:color="auto"/>
          </w:divBdr>
        </w:div>
        <w:div w:id="760759233">
          <w:marLeft w:val="640"/>
          <w:marRight w:val="0"/>
          <w:marTop w:val="0"/>
          <w:marBottom w:val="0"/>
          <w:divBdr>
            <w:top w:val="none" w:sz="0" w:space="0" w:color="auto"/>
            <w:left w:val="none" w:sz="0" w:space="0" w:color="auto"/>
            <w:bottom w:val="none" w:sz="0" w:space="0" w:color="auto"/>
            <w:right w:val="none" w:sz="0" w:space="0" w:color="auto"/>
          </w:divBdr>
        </w:div>
        <w:div w:id="792214457">
          <w:marLeft w:val="640"/>
          <w:marRight w:val="0"/>
          <w:marTop w:val="0"/>
          <w:marBottom w:val="0"/>
          <w:divBdr>
            <w:top w:val="none" w:sz="0" w:space="0" w:color="auto"/>
            <w:left w:val="none" w:sz="0" w:space="0" w:color="auto"/>
            <w:bottom w:val="none" w:sz="0" w:space="0" w:color="auto"/>
            <w:right w:val="none" w:sz="0" w:space="0" w:color="auto"/>
          </w:divBdr>
        </w:div>
        <w:div w:id="809517280">
          <w:marLeft w:val="640"/>
          <w:marRight w:val="0"/>
          <w:marTop w:val="0"/>
          <w:marBottom w:val="0"/>
          <w:divBdr>
            <w:top w:val="none" w:sz="0" w:space="0" w:color="auto"/>
            <w:left w:val="none" w:sz="0" w:space="0" w:color="auto"/>
            <w:bottom w:val="none" w:sz="0" w:space="0" w:color="auto"/>
            <w:right w:val="none" w:sz="0" w:space="0" w:color="auto"/>
          </w:divBdr>
        </w:div>
        <w:div w:id="831524948">
          <w:marLeft w:val="640"/>
          <w:marRight w:val="0"/>
          <w:marTop w:val="0"/>
          <w:marBottom w:val="0"/>
          <w:divBdr>
            <w:top w:val="none" w:sz="0" w:space="0" w:color="auto"/>
            <w:left w:val="none" w:sz="0" w:space="0" w:color="auto"/>
            <w:bottom w:val="none" w:sz="0" w:space="0" w:color="auto"/>
            <w:right w:val="none" w:sz="0" w:space="0" w:color="auto"/>
          </w:divBdr>
        </w:div>
        <w:div w:id="838890736">
          <w:marLeft w:val="640"/>
          <w:marRight w:val="0"/>
          <w:marTop w:val="0"/>
          <w:marBottom w:val="0"/>
          <w:divBdr>
            <w:top w:val="none" w:sz="0" w:space="0" w:color="auto"/>
            <w:left w:val="none" w:sz="0" w:space="0" w:color="auto"/>
            <w:bottom w:val="none" w:sz="0" w:space="0" w:color="auto"/>
            <w:right w:val="none" w:sz="0" w:space="0" w:color="auto"/>
          </w:divBdr>
        </w:div>
        <w:div w:id="852768543">
          <w:marLeft w:val="640"/>
          <w:marRight w:val="0"/>
          <w:marTop w:val="0"/>
          <w:marBottom w:val="0"/>
          <w:divBdr>
            <w:top w:val="none" w:sz="0" w:space="0" w:color="auto"/>
            <w:left w:val="none" w:sz="0" w:space="0" w:color="auto"/>
            <w:bottom w:val="none" w:sz="0" w:space="0" w:color="auto"/>
            <w:right w:val="none" w:sz="0" w:space="0" w:color="auto"/>
          </w:divBdr>
        </w:div>
        <w:div w:id="903835801">
          <w:marLeft w:val="640"/>
          <w:marRight w:val="0"/>
          <w:marTop w:val="0"/>
          <w:marBottom w:val="0"/>
          <w:divBdr>
            <w:top w:val="none" w:sz="0" w:space="0" w:color="auto"/>
            <w:left w:val="none" w:sz="0" w:space="0" w:color="auto"/>
            <w:bottom w:val="none" w:sz="0" w:space="0" w:color="auto"/>
            <w:right w:val="none" w:sz="0" w:space="0" w:color="auto"/>
          </w:divBdr>
        </w:div>
        <w:div w:id="951479935">
          <w:marLeft w:val="640"/>
          <w:marRight w:val="0"/>
          <w:marTop w:val="0"/>
          <w:marBottom w:val="0"/>
          <w:divBdr>
            <w:top w:val="none" w:sz="0" w:space="0" w:color="auto"/>
            <w:left w:val="none" w:sz="0" w:space="0" w:color="auto"/>
            <w:bottom w:val="none" w:sz="0" w:space="0" w:color="auto"/>
            <w:right w:val="none" w:sz="0" w:space="0" w:color="auto"/>
          </w:divBdr>
        </w:div>
        <w:div w:id="960646884">
          <w:marLeft w:val="640"/>
          <w:marRight w:val="0"/>
          <w:marTop w:val="0"/>
          <w:marBottom w:val="0"/>
          <w:divBdr>
            <w:top w:val="none" w:sz="0" w:space="0" w:color="auto"/>
            <w:left w:val="none" w:sz="0" w:space="0" w:color="auto"/>
            <w:bottom w:val="none" w:sz="0" w:space="0" w:color="auto"/>
            <w:right w:val="none" w:sz="0" w:space="0" w:color="auto"/>
          </w:divBdr>
        </w:div>
        <w:div w:id="962076153">
          <w:marLeft w:val="640"/>
          <w:marRight w:val="0"/>
          <w:marTop w:val="0"/>
          <w:marBottom w:val="0"/>
          <w:divBdr>
            <w:top w:val="none" w:sz="0" w:space="0" w:color="auto"/>
            <w:left w:val="none" w:sz="0" w:space="0" w:color="auto"/>
            <w:bottom w:val="none" w:sz="0" w:space="0" w:color="auto"/>
            <w:right w:val="none" w:sz="0" w:space="0" w:color="auto"/>
          </w:divBdr>
        </w:div>
        <w:div w:id="985670159">
          <w:marLeft w:val="640"/>
          <w:marRight w:val="0"/>
          <w:marTop w:val="0"/>
          <w:marBottom w:val="0"/>
          <w:divBdr>
            <w:top w:val="none" w:sz="0" w:space="0" w:color="auto"/>
            <w:left w:val="none" w:sz="0" w:space="0" w:color="auto"/>
            <w:bottom w:val="none" w:sz="0" w:space="0" w:color="auto"/>
            <w:right w:val="none" w:sz="0" w:space="0" w:color="auto"/>
          </w:divBdr>
        </w:div>
        <w:div w:id="989675692">
          <w:marLeft w:val="640"/>
          <w:marRight w:val="0"/>
          <w:marTop w:val="0"/>
          <w:marBottom w:val="0"/>
          <w:divBdr>
            <w:top w:val="none" w:sz="0" w:space="0" w:color="auto"/>
            <w:left w:val="none" w:sz="0" w:space="0" w:color="auto"/>
            <w:bottom w:val="none" w:sz="0" w:space="0" w:color="auto"/>
            <w:right w:val="none" w:sz="0" w:space="0" w:color="auto"/>
          </w:divBdr>
        </w:div>
        <w:div w:id="997611073">
          <w:marLeft w:val="640"/>
          <w:marRight w:val="0"/>
          <w:marTop w:val="0"/>
          <w:marBottom w:val="0"/>
          <w:divBdr>
            <w:top w:val="none" w:sz="0" w:space="0" w:color="auto"/>
            <w:left w:val="none" w:sz="0" w:space="0" w:color="auto"/>
            <w:bottom w:val="none" w:sz="0" w:space="0" w:color="auto"/>
            <w:right w:val="none" w:sz="0" w:space="0" w:color="auto"/>
          </w:divBdr>
        </w:div>
        <w:div w:id="1029263130">
          <w:marLeft w:val="640"/>
          <w:marRight w:val="0"/>
          <w:marTop w:val="0"/>
          <w:marBottom w:val="0"/>
          <w:divBdr>
            <w:top w:val="none" w:sz="0" w:space="0" w:color="auto"/>
            <w:left w:val="none" w:sz="0" w:space="0" w:color="auto"/>
            <w:bottom w:val="none" w:sz="0" w:space="0" w:color="auto"/>
            <w:right w:val="none" w:sz="0" w:space="0" w:color="auto"/>
          </w:divBdr>
        </w:div>
        <w:div w:id="1030452996">
          <w:marLeft w:val="640"/>
          <w:marRight w:val="0"/>
          <w:marTop w:val="0"/>
          <w:marBottom w:val="0"/>
          <w:divBdr>
            <w:top w:val="none" w:sz="0" w:space="0" w:color="auto"/>
            <w:left w:val="none" w:sz="0" w:space="0" w:color="auto"/>
            <w:bottom w:val="none" w:sz="0" w:space="0" w:color="auto"/>
            <w:right w:val="none" w:sz="0" w:space="0" w:color="auto"/>
          </w:divBdr>
        </w:div>
        <w:div w:id="1031221537">
          <w:marLeft w:val="640"/>
          <w:marRight w:val="0"/>
          <w:marTop w:val="0"/>
          <w:marBottom w:val="0"/>
          <w:divBdr>
            <w:top w:val="none" w:sz="0" w:space="0" w:color="auto"/>
            <w:left w:val="none" w:sz="0" w:space="0" w:color="auto"/>
            <w:bottom w:val="none" w:sz="0" w:space="0" w:color="auto"/>
            <w:right w:val="none" w:sz="0" w:space="0" w:color="auto"/>
          </w:divBdr>
        </w:div>
        <w:div w:id="1045838034">
          <w:marLeft w:val="640"/>
          <w:marRight w:val="0"/>
          <w:marTop w:val="0"/>
          <w:marBottom w:val="0"/>
          <w:divBdr>
            <w:top w:val="none" w:sz="0" w:space="0" w:color="auto"/>
            <w:left w:val="none" w:sz="0" w:space="0" w:color="auto"/>
            <w:bottom w:val="none" w:sz="0" w:space="0" w:color="auto"/>
            <w:right w:val="none" w:sz="0" w:space="0" w:color="auto"/>
          </w:divBdr>
        </w:div>
        <w:div w:id="1049496275">
          <w:marLeft w:val="640"/>
          <w:marRight w:val="0"/>
          <w:marTop w:val="0"/>
          <w:marBottom w:val="0"/>
          <w:divBdr>
            <w:top w:val="none" w:sz="0" w:space="0" w:color="auto"/>
            <w:left w:val="none" w:sz="0" w:space="0" w:color="auto"/>
            <w:bottom w:val="none" w:sz="0" w:space="0" w:color="auto"/>
            <w:right w:val="none" w:sz="0" w:space="0" w:color="auto"/>
          </w:divBdr>
        </w:div>
        <w:div w:id="1070882938">
          <w:marLeft w:val="640"/>
          <w:marRight w:val="0"/>
          <w:marTop w:val="0"/>
          <w:marBottom w:val="0"/>
          <w:divBdr>
            <w:top w:val="none" w:sz="0" w:space="0" w:color="auto"/>
            <w:left w:val="none" w:sz="0" w:space="0" w:color="auto"/>
            <w:bottom w:val="none" w:sz="0" w:space="0" w:color="auto"/>
            <w:right w:val="none" w:sz="0" w:space="0" w:color="auto"/>
          </w:divBdr>
        </w:div>
        <w:div w:id="1127352357">
          <w:marLeft w:val="640"/>
          <w:marRight w:val="0"/>
          <w:marTop w:val="0"/>
          <w:marBottom w:val="0"/>
          <w:divBdr>
            <w:top w:val="none" w:sz="0" w:space="0" w:color="auto"/>
            <w:left w:val="none" w:sz="0" w:space="0" w:color="auto"/>
            <w:bottom w:val="none" w:sz="0" w:space="0" w:color="auto"/>
            <w:right w:val="none" w:sz="0" w:space="0" w:color="auto"/>
          </w:divBdr>
        </w:div>
        <w:div w:id="1170949351">
          <w:marLeft w:val="640"/>
          <w:marRight w:val="0"/>
          <w:marTop w:val="0"/>
          <w:marBottom w:val="0"/>
          <w:divBdr>
            <w:top w:val="none" w:sz="0" w:space="0" w:color="auto"/>
            <w:left w:val="none" w:sz="0" w:space="0" w:color="auto"/>
            <w:bottom w:val="none" w:sz="0" w:space="0" w:color="auto"/>
            <w:right w:val="none" w:sz="0" w:space="0" w:color="auto"/>
          </w:divBdr>
        </w:div>
        <w:div w:id="1229802395">
          <w:marLeft w:val="640"/>
          <w:marRight w:val="0"/>
          <w:marTop w:val="0"/>
          <w:marBottom w:val="0"/>
          <w:divBdr>
            <w:top w:val="none" w:sz="0" w:space="0" w:color="auto"/>
            <w:left w:val="none" w:sz="0" w:space="0" w:color="auto"/>
            <w:bottom w:val="none" w:sz="0" w:space="0" w:color="auto"/>
            <w:right w:val="none" w:sz="0" w:space="0" w:color="auto"/>
          </w:divBdr>
        </w:div>
        <w:div w:id="1250963834">
          <w:marLeft w:val="640"/>
          <w:marRight w:val="0"/>
          <w:marTop w:val="0"/>
          <w:marBottom w:val="0"/>
          <w:divBdr>
            <w:top w:val="none" w:sz="0" w:space="0" w:color="auto"/>
            <w:left w:val="none" w:sz="0" w:space="0" w:color="auto"/>
            <w:bottom w:val="none" w:sz="0" w:space="0" w:color="auto"/>
            <w:right w:val="none" w:sz="0" w:space="0" w:color="auto"/>
          </w:divBdr>
        </w:div>
        <w:div w:id="1263876940">
          <w:marLeft w:val="640"/>
          <w:marRight w:val="0"/>
          <w:marTop w:val="0"/>
          <w:marBottom w:val="0"/>
          <w:divBdr>
            <w:top w:val="none" w:sz="0" w:space="0" w:color="auto"/>
            <w:left w:val="none" w:sz="0" w:space="0" w:color="auto"/>
            <w:bottom w:val="none" w:sz="0" w:space="0" w:color="auto"/>
            <w:right w:val="none" w:sz="0" w:space="0" w:color="auto"/>
          </w:divBdr>
        </w:div>
        <w:div w:id="1303076270">
          <w:marLeft w:val="640"/>
          <w:marRight w:val="0"/>
          <w:marTop w:val="0"/>
          <w:marBottom w:val="0"/>
          <w:divBdr>
            <w:top w:val="none" w:sz="0" w:space="0" w:color="auto"/>
            <w:left w:val="none" w:sz="0" w:space="0" w:color="auto"/>
            <w:bottom w:val="none" w:sz="0" w:space="0" w:color="auto"/>
            <w:right w:val="none" w:sz="0" w:space="0" w:color="auto"/>
          </w:divBdr>
        </w:div>
        <w:div w:id="1318917607">
          <w:marLeft w:val="640"/>
          <w:marRight w:val="0"/>
          <w:marTop w:val="0"/>
          <w:marBottom w:val="0"/>
          <w:divBdr>
            <w:top w:val="none" w:sz="0" w:space="0" w:color="auto"/>
            <w:left w:val="none" w:sz="0" w:space="0" w:color="auto"/>
            <w:bottom w:val="none" w:sz="0" w:space="0" w:color="auto"/>
            <w:right w:val="none" w:sz="0" w:space="0" w:color="auto"/>
          </w:divBdr>
        </w:div>
        <w:div w:id="1331248406">
          <w:marLeft w:val="640"/>
          <w:marRight w:val="0"/>
          <w:marTop w:val="0"/>
          <w:marBottom w:val="0"/>
          <w:divBdr>
            <w:top w:val="none" w:sz="0" w:space="0" w:color="auto"/>
            <w:left w:val="none" w:sz="0" w:space="0" w:color="auto"/>
            <w:bottom w:val="none" w:sz="0" w:space="0" w:color="auto"/>
            <w:right w:val="none" w:sz="0" w:space="0" w:color="auto"/>
          </w:divBdr>
        </w:div>
        <w:div w:id="1344670066">
          <w:marLeft w:val="640"/>
          <w:marRight w:val="0"/>
          <w:marTop w:val="0"/>
          <w:marBottom w:val="0"/>
          <w:divBdr>
            <w:top w:val="none" w:sz="0" w:space="0" w:color="auto"/>
            <w:left w:val="none" w:sz="0" w:space="0" w:color="auto"/>
            <w:bottom w:val="none" w:sz="0" w:space="0" w:color="auto"/>
            <w:right w:val="none" w:sz="0" w:space="0" w:color="auto"/>
          </w:divBdr>
        </w:div>
        <w:div w:id="1371227358">
          <w:marLeft w:val="640"/>
          <w:marRight w:val="0"/>
          <w:marTop w:val="0"/>
          <w:marBottom w:val="0"/>
          <w:divBdr>
            <w:top w:val="none" w:sz="0" w:space="0" w:color="auto"/>
            <w:left w:val="none" w:sz="0" w:space="0" w:color="auto"/>
            <w:bottom w:val="none" w:sz="0" w:space="0" w:color="auto"/>
            <w:right w:val="none" w:sz="0" w:space="0" w:color="auto"/>
          </w:divBdr>
        </w:div>
        <w:div w:id="1425303353">
          <w:marLeft w:val="640"/>
          <w:marRight w:val="0"/>
          <w:marTop w:val="0"/>
          <w:marBottom w:val="0"/>
          <w:divBdr>
            <w:top w:val="none" w:sz="0" w:space="0" w:color="auto"/>
            <w:left w:val="none" w:sz="0" w:space="0" w:color="auto"/>
            <w:bottom w:val="none" w:sz="0" w:space="0" w:color="auto"/>
            <w:right w:val="none" w:sz="0" w:space="0" w:color="auto"/>
          </w:divBdr>
        </w:div>
        <w:div w:id="1458646251">
          <w:marLeft w:val="640"/>
          <w:marRight w:val="0"/>
          <w:marTop w:val="0"/>
          <w:marBottom w:val="0"/>
          <w:divBdr>
            <w:top w:val="none" w:sz="0" w:space="0" w:color="auto"/>
            <w:left w:val="none" w:sz="0" w:space="0" w:color="auto"/>
            <w:bottom w:val="none" w:sz="0" w:space="0" w:color="auto"/>
            <w:right w:val="none" w:sz="0" w:space="0" w:color="auto"/>
          </w:divBdr>
        </w:div>
        <w:div w:id="1460227365">
          <w:marLeft w:val="640"/>
          <w:marRight w:val="0"/>
          <w:marTop w:val="0"/>
          <w:marBottom w:val="0"/>
          <w:divBdr>
            <w:top w:val="none" w:sz="0" w:space="0" w:color="auto"/>
            <w:left w:val="none" w:sz="0" w:space="0" w:color="auto"/>
            <w:bottom w:val="none" w:sz="0" w:space="0" w:color="auto"/>
            <w:right w:val="none" w:sz="0" w:space="0" w:color="auto"/>
          </w:divBdr>
        </w:div>
        <w:div w:id="1483084575">
          <w:marLeft w:val="640"/>
          <w:marRight w:val="0"/>
          <w:marTop w:val="0"/>
          <w:marBottom w:val="0"/>
          <w:divBdr>
            <w:top w:val="none" w:sz="0" w:space="0" w:color="auto"/>
            <w:left w:val="none" w:sz="0" w:space="0" w:color="auto"/>
            <w:bottom w:val="none" w:sz="0" w:space="0" w:color="auto"/>
            <w:right w:val="none" w:sz="0" w:space="0" w:color="auto"/>
          </w:divBdr>
        </w:div>
        <w:div w:id="1497382251">
          <w:marLeft w:val="640"/>
          <w:marRight w:val="0"/>
          <w:marTop w:val="0"/>
          <w:marBottom w:val="0"/>
          <w:divBdr>
            <w:top w:val="none" w:sz="0" w:space="0" w:color="auto"/>
            <w:left w:val="none" w:sz="0" w:space="0" w:color="auto"/>
            <w:bottom w:val="none" w:sz="0" w:space="0" w:color="auto"/>
            <w:right w:val="none" w:sz="0" w:space="0" w:color="auto"/>
          </w:divBdr>
        </w:div>
        <w:div w:id="1497920058">
          <w:marLeft w:val="640"/>
          <w:marRight w:val="0"/>
          <w:marTop w:val="0"/>
          <w:marBottom w:val="0"/>
          <w:divBdr>
            <w:top w:val="none" w:sz="0" w:space="0" w:color="auto"/>
            <w:left w:val="none" w:sz="0" w:space="0" w:color="auto"/>
            <w:bottom w:val="none" w:sz="0" w:space="0" w:color="auto"/>
            <w:right w:val="none" w:sz="0" w:space="0" w:color="auto"/>
          </w:divBdr>
        </w:div>
        <w:div w:id="1503622122">
          <w:marLeft w:val="640"/>
          <w:marRight w:val="0"/>
          <w:marTop w:val="0"/>
          <w:marBottom w:val="0"/>
          <w:divBdr>
            <w:top w:val="none" w:sz="0" w:space="0" w:color="auto"/>
            <w:left w:val="none" w:sz="0" w:space="0" w:color="auto"/>
            <w:bottom w:val="none" w:sz="0" w:space="0" w:color="auto"/>
            <w:right w:val="none" w:sz="0" w:space="0" w:color="auto"/>
          </w:divBdr>
        </w:div>
        <w:div w:id="1538859673">
          <w:marLeft w:val="640"/>
          <w:marRight w:val="0"/>
          <w:marTop w:val="0"/>
          <w:marBottom w:val="0"/>
          <w:divBdr>
            <w:top w:val="none" w:sz="0" w:space="0" w:color="auto"/>
            <w:left w:val="none" w:sz="0" w:space="0" w:color="auto"/>
            <w:bottom w:val="none" w:sz="0" w:space="0" w:color="auto"/>
            <w:right w:val="none" w:sz="0" w:space="0" w:color="auto"/>
          </w:divBdr>
        </w:div>
        <w:div w:id="1563296896">
          <w:marLeft w:val="640"/>
          <w:marRight w:val="0"/>
          <w:marTop w:val="0"/>
          <w:marBottom w:val="0"/>
          <w:divBdr>
            <w:top w:val="none" w:sz="0" w:space="0" w:color="auto"/>
            <w:left w:val="none" w:sz="0" w:space="0" w:color="auto"/>
            <w:bottom w:val="none" w:sz="0" w:space="0" w:color="auto"/>
            <w:right w:val="none" w:sz="0" w:space="0" w:color="auto"/>
          </w:divBdr>
        </w:div>
        <w:div w:id="1572617166">
          <w:marLeft w:val="640"/>
          <w:marRight w:val="0"/>
          <w:marTop w:val="0"/>
          <w:marBottom w:val="0"/>
          <w:divBdr>
            <w:top w:val="none" w:sz="0" w:space="0" w:color="auto"/>
            <w:left w:val="none" w:sz="0" w:space="0" w:color="auto"/>
            <w:bottom w:val="none" w:sz="0" w:space="0" w:color="auto"/>
            <w:right w:val="none" w:sz="0" w:space="0" w:color="auto"/>
          </w:divBdr>
        </w:div>
        <w:div w:id="1590845728">
          <w:marLeft w:val="640"/>
          <w:marRight w:val="0"/>
          <w:marTop w:val="0"/>
          <w:marBottom w:val="0"/>
          <w:divBdr>
            <w:top w:val="none" w:sz="0" w:space="0" w:color="auto"/>
            <w:left w:val="none" w:sz="0" w:space="0" w:color="auto"/>
            <w:bottom w:val="none" w:sz="0" w:space="0" w:color="auto"/>
            <w:right w:val="none" w:sz="0" w:space="0" w:color="auto"/>
          </w:divBdr>
        </w:div>
        <w:div w:id="1601646517">
          <w:marLeft w:val="640"/>
          <w:marRight w:val="0"/>
          <w:marTop w:val="0"/>
          <w:marBottom w:val="0"/>
          <w:divBdr>
            <w:top w:val="none" w:sz="0" w:space="0" w:color="auto"/>
            <w:left w:val="none" w:sz="0" w:space="0" w:color="auto"/>
            <w:bottom w:val="none" w:sz="0" w:space="0" w:color="auto"/>
            <w:right w:val="none" w:sz="0" w:space="0" w:color="auto"/>
          </w:divBdr>
        </w:div>
        <w:div w:id="1628120049">
          <w:marLeft w:val="640"/>
          <w:marRight w:val="0"/>
          <w:marTop w:val="0"/>
          <w:marBottom w:val="0"/>
          <w:divBdr>
            <w:top w:val="none" w:sz="0" w:space="0" w:color="auto"/>
            <w:left w:val="none" w:sz="0" w:space="0" w:color="auto"/>
            <w:bottom w:val="none" w:sz="0" w:space="0" w:color="auto"/>
            <w:right w:val="none" w:sz="0" w:space="0" w:color="auto"/>
          </w:divBdr>
        </w:div>
        <w:div w:id="1653755556">
          <w:marLeft w:val="640"/>
          <w:marRight w:val="0"/>
          <w:marTop w:val="0"/>
          <w:marBottom w:val="0"/>
          <w:divBdr>
            <w:top w:val="none" w:sz="0" w:space="0" w:color="auto"/>
            <w:left w:val="none" w:sz="0" w:space="0" w:color="auto"/>
            <w:bottom w:val="none" w:sz="0" w:space="0" w:color="auto"/>
            <w:right w:val="none" w:sz="0" w:space="0" w:color="auto"/>
          </w:divBdr>
        </w:div>
        <w:div w:id="1662657807">
          <w:marLeft w:val="640"/>
          <w:marRight w:val="0"/>
          <w:marTop w:val="0"/>
          <w:marBottom w:val="0"/>
          <w:divBdr>
            <w:top w:val="none" w:sz="0" w:space="0" w:color="auto"/>
            <w:left w:val="none" w:sz="0" w:space="0" w:color="auto"/>
            <w:bottom w:val="none" w:sz="0" w:space="0" w:color="auto"/>
            <w:right w:val="none" w:sz="0" w:space="0" w:color="auto"/>
          </w:divBdr>
        </w:div>
        <w:div w:id="1665160736">
          <w:marLeft w:val="640"/>
          <w:marRight w:val="0"/>
          <w:marTop w:val="0"/>
          <w:marBottom w:val="0"/>
          <w:divBdr>
            <w:top w:val="none" w:sz="0" w:space="0" w:color="auto"/>
            <w:left w:val="none" w:sz="0" w:space="0" w:color="auto"/>
            <w:bottom w:val="none" w:sz="0" w:space="0" w:color="auto"/>
            <w:right w:val="none" w:sz="0" w:space="0" w:color="auto"/>
          </w:divBdr>
        </w:div>
        <w:div w:id="1669406053">
          <w:marLeft w:val="640"/>
          <w:marRight w:val="0"/>
          <w:marTop w:val="0"/>
          <w:marBottom w:val="0"/>
          <w:divBdr>
            <w:top w:val="none" w:sz="0" w:space="0" w:color="auto"/>
            <w:left w:val="none" w:sz="0" w:space="0" w:color="auto"/>
            <w:bottom w:val="none" w:sz="0" w:space="0" w:color="auto"/>
            <w:right w:val="none" w:sz="0" w:space="0" w:color="auto"/>
          </w:divBdr>
        </w:div>
        <w:div w:id="1683504815">
          <w:marLeft w:val="640"/>
          <w:marRight w:val="0"/>
          <w:marTop w:val="0"/>
          <w:marBottom w:val="0"/>
          <w:divBdr>
            <w:top w:val="none" w:sz="0" w:space="0" w:color="auto"/>
            <w:left w:val="none" w:sz="0" w:space="0" w:color="auto"/>
            <w:bottom w:val="none" w:sz="0" w:space="0" w:color="auto"/>
            <w:right w:val="none" w:sz="0" w:space="0" w:color="auto"/>
          </w:divBdr>
        </w:div>
        <w:div w:id="1725445874">
          <w:marLeft w:val="640"/>
          <w:marRight w:val="0"/>
          <w:marTop w:val="0"/>
          <w:marBottom w:val="0"/>
          <w:divBdr>
            <w:top w:val="none" w:sz="0" w:space="0" w:color="auto"/>
            <w:left w:val="none" w:sz="0" w:space="0" w:color="auto"/>
            <w:bottom w:val="none" w:sz="0" w:space="0" w:color="auto"/>
            <w:right w:val="none" w:sz="0" w:space="0" w:color="auto"/>
          </w:divBdr>
        </w:div>
        <w:div w:id="1767387225">
          <w:marLeft w:val="640"/>
          <w:marRight w:val="0"/>
          <w:marTop w:val="0"/>
          <w:marBottom w:val="0"/>
          <w:divBdr>
            <w:top w:val="none" w:sz="0" w:space="0" w:color="auto"/>
            <w:left w:val="none" w:sz="0" w:space="0" w:color="auto"/>
            <w:bottom w:val="none" w:sz="0" w:space="0" w:color="auto"/>
            <w:right w:val="none" w:sz="0" w:space="0" w:color="auto"/>
          </w:divBdr>
        </w:div>
        <w:div w:id="1784693632">
          <w:marLeft w:val="640"/>
          <w:marRight w:val="0"/>
          <w:marTop w:val="0"/>
          <w:marBottom w:val="0"/>
          <w:divBdr>
            <w:top w:val="none" w:sz="0" w:space="0" w:color="auto"/>
            <w:left w:val="none" w:sz="0" w:space="0" w:color="auto"/>
            <w:bottom w:val="none" w:sz="0" w:space="0" w:color="auto"/>
            <w:right w:val="none" w:sz="0" w:space="0" w:color="auto"/>
          </w:divBdr>
        </w:div>
        <w:div w:id="1814253514">
          <w:marLeft w:val="640"/>
          <w:marRight w:val="0"/>
          <w:marTop w:val="0"/>
          <w:marBottom w:val="0"/>
          <w:divBdr>
            <w:top w:val="none" w:sz="0" w:space="0" w:color="auto"/>
            <w:left w:val="none" w:sz="0" w:space="0" w:color="auto"/>
            <w:bottom w:val="none" w:sz="0" w:space="0" w:color="auto"/>
            <w:right w:val="none" w:sz="0" w:space="0" w:color="auto"/>
          </w:divBdr>
        </w:div>
        <w:div w:id="1815176247">
          <w:marLeft w:val="640"/>
          <w:marRight w:val="0"/>
          <w:marTop w:val="0"/>
          <w:marBottom w:val="0"/>
          <w:divBdr>
            <w:top w:val="none" w:sz="0" w:space="0" w:color="auto"/>
            <w:left w:val="none" w:sz="0" w:space="0" w:color="auto"/>
            <w:bottom w:val="none" w:sz="0" w:space="0" w:color="auto"/>
            <w:right w:val="none" w:sz="0" w:space="0" w:color="auto"/>
          </w:divBdr>
        </w:div>
        <w:div w:id="1828203332">
          <w:marLeft w:val="640"/>
          <w:marRight w:val="0"/>
          <w:marTop w:val="0"/>
          <w:marBottom w:val="0"/>
          <w:divBdr>
            <w:top w:val="none" w:sz="0" w:space="0" w:color="auto"/>
            <w:left w:val="none" w:sz="0" w:space="0" w:color="auto"/>
            <w:bottom w:val="none" w:sz="0" w:space="0" w:color="auto"/>
            <w:right w:val="none" w:sz="0" w:space="0" w:color="auto"/>
          </w:divBdr>
        </w:div>
        <w:div w:id="1834638620">
          <w:marLeft w:val="640"/>
          <w:marRight w:val="0"/>
          <w:marTop w:val="0"/>
          <w:marBottom w:val="0"/>
          <w:divBdr>
            <w:top w:val="none" w:sz="0" w:space="0" w:color="auto"/>
            <w:left w:val="none" w:sz="0" w:space="0" w:color="auto"/>
            <w:bottom w:val="none" w:sz="0" w:space="0" w:color="auto"/>
            <w:right w:val="none" w:sz="0" w:space="0" w:color="auto"/>
          </w:divBdr>
        </w:div>
        <w:div w:id="1866403929">
          <w:marLeft w:val="640"/>
          <w:marRight w:val="0"/>
          <w:marTop w:val="0"/>
          <w:marBottom w:val="0"/>
          <w:divBdr>
            <w:top w:val="none" w:sz="0" w:space="0" w:color="auto"/>
            <w:left w:val="none" w:sz="0" w:space="0" w:color="auto"/>
            <w:bottom w:val="none" w:sz="0" w:space="0" w:color="auto"/>
            <w:right w:val="none" w:sz="0" w:space="0" w:color="auto"/>
          </w:divBdr>
        </w:div>
        <w:div w:id="1899781261">
          <w:marLeft w:val="640"/>
          <w:marRight w:val="0"/>
          <w:marTop w:val="0"/>
          <w:marBottom w:val="0"/>
          <w:divBdr>
            <w:top w:val="none" w:sz="0" w:space="0" w:color="auto"/>
            <w:left w:val="none" w:sz="0" w:space="0" w:color="auto"/>
            <w:bottom w:val="none" w:sz="0" w:space="0" w:color="auto"/>
            <w:right w:val="none" w:sz="0" w:space="0" w:color="auto"/>
          </w:divBdr>
        </w:div>
        <w:div w:id="1917397695">
          <w:marLeft w:val="640"/>
          <w:marRight w:val="0"/>
          <w:marTop w:val="0"/>
          <w:marBottom w:val="0"/>
          <w:divBdr>
            <w:top w:val="none" w:sz="0" w:space="0" w:color="auto"/>
            <w:left w:val="none" w:sz="0" w:space="0" w:color="auto"/>
            <w:bottom w:val="none" w:sz="0" w:space="0" w:color="auto"/>
            <w:right w:val="none" w:sz="0" w:space="0" w:color="auto"/>
          </w:divBdr>
        </w:div>
        <w:div w:id="1937517934">
          <w:marLeft w:val="640"/>
          <w:marRight w:val="0"/>
          <w:marTop w:val="0"/>
          <w:marBottom w:val="0"/>
          <w:divBdr>
            <w:top w:val="none" w:sz="0" w:space="0" w:color="auto"/>
            <w:left w:val="none" w:sz="0" w:space="0" w:color="auto"/>
            <w:bottom w:val="none" w:sz="0" w:space="0" w:color="auto"/>
            <w:right w:val="none" w:sz="0" w:space="0" w:color="auto"/>
          </w:divBdr>
        </w:div>
        <w:div w:id="1949963938">
          <w:marLeft w:val="640"/>
          <w:marRight w:val="0"/>
          <w:marTop w:val="0"/>
          <w:marBottom w:val="0"/>
          <w:divBdr>
            <w:top w:val="none" w:sz="0" w:space="0" w:color="auto"/>
            <w:left w:val="none" w:sz="0" w:space="0" w:color="auto"/>
            <w:bottom w:val="none" w:sz="0" w:space="0" w:color="auto"/>
            <w:right w:val="none" w:sz="0" w:space="0" w:color="auto"/>
          </w:divBdr>
        </w:div>
        <w:div w:id="1973751299">
          <w:marLeft w:val="640"/>
          <w:marRight w:val="0"/>
          <w:marTop w:val="0"/>
          <w:marBottom w:val="0"/>
          <w:divBdr>
            <w:top w:val="none" w:sz="0" w:space="0" w:color="auto"/>
            <w:left w:val="none" w:sz="0" w:space="0" w:color="auto"/>
            <w:bottom w:val="none" w:sz="0" w:space="0" w:color="auto"/>
            <w:right w:val="none" w:sz="0" w:space="0" w:color="auto"/>
          </w:divBdr>
        </w:div>
        <w:div w:id="1979720228">
          <w:marLeft w:val="640"/>
          <w:marRight w:val="0"/>
          <w:marTop w:val="0"/>
          <w:marBottom w:val="0"/>
          <w:divBdr>
            <w:top w:val="none" w:sz="0" w:space="0" w:color="auto"/>
            <w:left w:val="none" w:sz="0" w:space="0" w:color="auto"/>
            <w:bottom w:val="none" w:sz="0" w:space="0" w:color="auto"/>
            <w:right w:val="none" w:sz="0" w:space="0" w:color="auto"/>
          </w:divBdr>
        </w:div>
        <w:div w:id="1990330772">
          <w:marLeft w:val="640"/>
          <w:marRight w:val="0"/>
          <w:marTop w:val="0"/>
          <w:marBottom w:val="0"/>
          <w:divBdr>
            <w:top w:val="none" w:sz="0" w:space="0" w:color="auto"/>
            <w:left w:val="none" w:sz="0" w:space="0" w:color="auto"/>
            <w:bottom w:val="none" w:sz="0" w:space="0" w:color="auto"/>
            <w:right w:val="none" w:sz="0" w:space="0" w:color="auto"/>
          </w:divBdr>
        </w:div>
        <w:div w:id="2026981855">
          <w:marLeft w:val="640"/>
          <w:marRight w:val="0"/>
          <w:marTop w:val="0"/>
          <w:marBottom w:val="0"/>
          <w:divBdr>
            <w:top w:val="none" w:sz="0" w:space="0" w:color="auto"/>
            <w:left w:val="none" w:sz="0" w:space="0" w:color="auto"/>
            <w:bottom w:val="none" w:sz="0" w:space="0" w:color="auto"/>
            <w:right w:val="none" w:sz="0" w:space="0" w:color="auto"/>
          </w:divBdr>
        </w:div>
        <w:div w:id="2035500286">
          <w:marLeft w:val="640"/>
          <w:marRight w:val="0"/>
          <w:marTop w:val="0"/>
          <w:marBottom w:val="0"/>
          <w:divBdr>
            <w:top w:val="none" w:sz="0" w:space="0" w:color="auto"/>
            <w:left w:val="none" w:sz="0" w:space="0" w:color="auto"/>
            <w:bottom w:val="none" w:sz="0" w:space="0" w:color="auto"/>
            <w:right w:val="none" w:sz="0" w:space="0" w:color="auto"/>
          </w:divBdr>
        </w:div>
        <w:div w:id="2053722638">
          <w:marLeft w:val="640"/>
          <w:marRight w:val="0"/>
          <w:marTop w:val="0"/>
          <w:marBottom w:val="0"/>
          <w:divBdr>
            <w:top w:val="none" w:sz="0" w:space="0" w:color="auto"/>
            <w:left w:val="none" w:sz="0" w:space="0" w:color="auto"/>
            <w:bottom w:val="none" w:sz="0" w:space="0" w:color="auto"/>
            <w:right w:val="none" w:sz="0" w:space="0" w:color="auto"/>
          </w:divBdr>
        </w:div>
        <w:div w:id="2059545537">
          <w:marLeft w:val="640"/>
          <w:marRight w:val="0"/>
          <w:marTop w:val="0"/>
          <w:marBottom w:val="0"/>
          <w:divBdr>
            <w:top w:val="none" w:sz="0" w:space="0" w:color="auto"/>
            <w:left w:val="none" w:sz="0" w:space="0" w:color="auto"/>
            <w:bottom w:val="none" w:sz="0" w:space="0" w:color="auto"/>
            <w:right w:val="none" w:sz="0" w:space="0" w:color="auto"/>
          </w:divBdr>
        </w:div>
        <w:div w:id="2064330281">
          <w:marLeft w:val="640"/>
          <w:marRight w:val="0"/>
          <w:marTop w:val="0"/>
          <w:marBottom w:val="0"/>
          <w:divBdr>
            <w:top w:val="none" w:sz="0" w:space="0" w:color="auto"/>
            <w:left w:val="none" w:sz="0" w:space="0" w:color="auto"/>
            <w:bottom w:val="none" w:sz="0" w:space="0" w:color="auto"/>
            <w:right w:val="none" w:sz="0" w:space="0" w:color="auto"/>
          </w:divBdr>
        </w:div>
        <w:div w:id="2065639215">
          <w:marLeft w:val="640"/>
          <w:marRight w:val="0"/>
          <w:marTop w:val="0"/>
          <w:marBottom w:val="0"/>
          <w:divBdr>
            <w:top w:val="none" w:sz="0" w:space="0" w:color="auto"/>
            <w:left w:val="none" w:sz="0" w:space="0" w:color="auto"/>
            <w:bottom w:val="none" w:sz="0" w:space="0" w:color="auto"/>
            <w:right w:val="none" w:sz="0" w:space="0" w:color="auto"/>
          </w:divBdr>
        </w:div>
        <w:div w:id="2116368118">
          <w:marLeft w:val="640"/>
          <w:marRight w:val="0"/>
          <w:marTop w:val="0"/>
          <w:marBottom w:val="0"/>
          <w:divBdr>
            <w:top w:val="none" w:sz="0" w:space="0" w:color="auto"/>
            <w:left w:val="none" w:sz="0" w:space="0" w:color="auto"/>
            <w:bottom w:val="none" w:sz="0" w:space="0" w:color="auto"/>
            <w:right w:val="none" w:sz="0" w:space="0" w:color="auto"/>
          </w:divBdr>
        </w:div>
      </w:divsChild>
    </w:div>
    <w:div w:id="1151867030">
      <w:bodyDiv w:val="1"/>
      <w:marLeft w:val="0"/>
      <w:marRight w:val="0"/>
      <w:marTop w:val="0"/>
      <w:marBottom w:val="0"/>
      <w:divBdr>
        <w:top w:val="none" w:sz="0" w:space="0" w:color="auto"/>
        <w:left w:val="none" w:sz="0" w:space="0" w:color="auto"/>
        <w:bottom w:val="none" w:sz="0" w:space="0" w:color="auto"/>
        <w:right w:val="none" w:sz="0" w:space="0" w:color="auto"/>
      </w:divBdr>
      <w:divsChild>
        <w:div w:id="1400940">
          <w:marLeft w:val="640"/>
          <w:marRight w:val="0"/>
          <w:marTop w:val="0"/>
          <w:marBottom w:val="0"/>
          <w:divBdr>
            <w:top w:val="none" w:sz="0" w:space="0" w:color="auto"/>
            <w:left w:val="none" w:sz="0" w:space="0" w:color="auto"/>
            <w:bottom w:val="none" w:sz="0" w:space="0" w:color="auto"/>
            <w:right w:val="none" w:sz="0" w:space="0" w:color="auto"/>
          </w:divBdr>
        </w:div>
        <w:div w:id="22246806">
          <w:marLeft w:val="640"/>
          <w:marRight w:val="0"/>
          <w:marTop w:val="0"/>
          <w:marBottom w:val="0"/>
          <w:divBdr>
            <w:top w:val="none" w:sz="0" w:space="0" w:color="auto"/>
            <w:left w:val="none" w:sz="0" w:space="0" w:color="auto"/>
            <w:bottom w:val="none" w:sz="0" w:space="0" w:color="auto"/>
            <w:right w:val="none" w:sz="0" w:space="0" w:color="auto"/>
          </w:divBdr>
        </w:div>
        <w:div w:id="27805599">
          <w:marLeft w:val="640"/>
          <w:marRight w:val="0"/>
          <w:marTop w:val="0"/>
          <w:marBottom w:val="0"/>
          <w:divBdr>
            <w:top w:val="none" w:sz="0" w:space="0" w:color="auto"/>
            <w:left w:val="none" w:sz="0" w:space="0" w:color="auto"/>
            <w:bottom w:val="none" w:sz="0" w:space="0" w:color="auto"/>
            <w:right w:val="none" w:sz="0" w:space="0" w:color="auto"/>
          </w:divBdr>
        </w:div>
        <w:div w:id="37584616">
          <w:marLeft w:val="640"/>
          <w:marRight w:val="0"/>
          <w:marTop w:val="0"/>
          <w:marBottom w:val="0"/>
          <w:divBdr>
            <w:top w:val="none" w:sz="0" w:space="0" w:color="auto"/>
            <w:left w:val="none" w:sz="0" w:space="0" w:color="auto"/>
            <w:bottom w:val="none" w:sz="0" w:space="0" w:color="auto"/>
            <w:right w:val="none" w:sz="0" w:space="0" w:color="auto"/>
          </w:divBdr>
        </w:div>
        <w:div w:id="103961710">
          <w:marLeft w:val="640"/>
          <w:marRight w:val="0"/>
          <w:marTop w:val="0"/>
          <w:marBottom w:val="0"/>
          <w:divBdr>
            <w:top w:val="none" w:sz="0" w:space="0" w:color="auto"/>
            <w:left w:val="none" w:sz="0" w:space="0" w:color="auto"/>
            <w:bottom w:val="none" w:sz="0" w:space="0" w:color="auto"/>
            <w:right w:val="none" w:sz="0" w:space="0" w:color="auto"/>
          </w:divBdr>
        </w:div>
        <w:div w:id="153229130">
          <w:marLeft w:val="640"/>
          <w:marRight w:val="0"/>
          <w:marTop w:val="0"/>
          <w:marBottom w:val="0"/>
          <w:divBdr>
            <w:top w:val="none" w:sz="0" w:space="0" w:color="auto"/>
            <w:left w:val="none" w:sz="0" w:space="0" w:color="auto"/>
            <w:bottom w:val="none" w:sz="0" w:space="0" w:color="auto"/>
            <w:right w:val="none" w:sz="0" w:space="0" w:color="auto"/>
          </w:divBdr>
        </w:div>
        <w:div w:id="163396351">
          <w:marLeft w:val="640"/>
          <w:marRight w:val="0"/>
          <w:marTop w:val="0"/>
          <w:marBottom w:val="0"/>
          <w:divBdr>
            <w:top w:val="none" w:sz="0" w:space="0" w:color="auto"/>
            <w:left w:val="none" w:sz="0" w:space="0" w:color="auto"/>
            <w:bottom w:val="none" w:sz="0" w:space="0" w:color="auto"/>
            <w:right w:val="none" w:sz="0" w:space="0" w:color="auto"/>
          </w:divBdr>
        </w:div>
        <w:div w:id="175655144">
          <w:marLeft w:val="640"/>
          <w:marRight w:val="0"/>
          <w:marTop w:val="0"/>
          <w:marBottom w:val="0"/>
          <w:divBdr>
            <w:top w:val="none" w:sz="0" w:space="0" w:color="auto"/>
            <w:left w:val="none" w:sz="0" w:space="0" w:color="auto"/>
            <w:bottom w:val="none" w:sz="0" w:space="0" w:color="auto"/>
            <w:right w:val="none" w:sz="0" w:space="0" w:color="auto"/>
          </w:divBdr>
        </w:div>
        <w:div w:id="206836186">
          <w:marLeft w:val="640"/>
          <w:marRight w:val="0"/>
          <w:marTop w:val="0"/>
          <w:marBottom w:val="0"/>
          <w:divBdr>
            <w:top w:val="none" w:sz="0" w:space="0" w:color="auto"/>
            <w:left w:val="none" w:sz="0" w:space="0" w:color="auto"/>
            <w:bottom w:val="none" w:sz="0" w:space="0" w:color="auto"/>
            <w:right w:val="none" w:sz="0" w:space="0" w:color="auto"/>
          </w:divBdr>
        </w:div>
        <w:div w:id="221916380">
          <w:marLeft w:val="640"/>
          <w:marRight w:val="0"/>
          <w:marTop w:val="0"/>
          <w:marBottom w:val="0"/>
          <w:divBdr>
            <w:top w:val="none" w:sz="0" w:space="0" w:color="auto"/>
            <w:left w:val="none" w:sz="0" w:space="0" w:color="auto"/>
            <w:bottom w:val="none" w:sz="0" w:space="0" w:color="auto"/>
            <w:right w:val="none" w:sz="0" w:space="0" w:color="auto"/>
          </w:divBdr>
        </w:div>
        <w:div w:id="222647223">
          <w:marLeft w:val="640"/>
          <w:marRight w:val="0"/>
          <w:marTop w:val="0"/>
          <w:marBottom w:val="0"/>
          <w:divBdr>
            <w:top w:val="none" w:sz="0" w:space="0" w:color="auto"/>
            <w:left w:val="none" w:sz="0" w:space="0" w:color="auto"/>
            <w:bottom w:val="none" w:sz="0" w:space="0" w:color="auto"/>
            <w:right w:val="none" w:sz="0" w:space="0" w:color="auto"/>
          </w:divBdr>
        </w:div>
        <w:div w:id="230434020">
          <w:marLeft w:val="640"/>
          <w:marRight w:val="0"/>
          <w:marTop w:val="0"/>
          <w:marBottom w:val="0"/>
          <w:divBdr>
            <w:top w:val="none" w:sz="0" w:space="0" w:color="auto"/>
            <w:left w:val="none" w:sz="0" w:space="0" w:color="auto"/>
            <w:bottom w:val="none" w:sz="0" w:space="0" w:color="auto"/>
            <w:right w:val="none" w:sz="0" w:space="0" w:color="auto"/>
          </w:divBdr>
        </w:div>
        <w:div w:id="275719482">
          <w:marLeft w:val="640"/>
          <w:marRight w:val="0"/>
          <w:marTop w:val="0"/>
          <w:marBottom w:val="0"/>
          <w:divBdr>
            <w:top w:val="none" w:sz="0" w:space="0" w:color="auto"/>
            <w:left w:val="none" w:sz="0" w:space="0" w:color="auto"/>
            <w:bottom w:val="none" w:sz="0" w:space="0" w:color="auto"/>
            <w:right w:val="none" w:sz="0" w:space="0" w:color="auto"/>
          </w:divBdr>
        </w:div>
        <w:div w:id="298724750">
          <w:marLeft w:val="640"/>
          <w:marRight w:val="0"/>
          <w:marTop w:val="0"/>
          <w:marBottom w:val="0"/>
          <w:divBdr>
            <w:top w:val="none" w:sz="0" w:space="0" w:color="auto"/>
            <w:left w:val="none" w:sz="0" w:space="0" w:color="auto"/>
            <w:bottom w:val="none" w:sz="0" w:space="0" w:color="auto"/>
            <w:right w:val="none" w:sz="0" w:space="0" w:color="auto"/>
          </w:divBdr>
        </w:div>
        <w:div w:id="360086375">
          <w:marLeft w:val="640"/>
          <w:marRight w:val="0"/>
          <w:marTop w:val="0"/>
          <w:marBottom w:val="0"/>
          <w:divBdr>
            <w:top w:val="none" w:sz="0" w:space="0" w:color="auto"/>
            <w:left w:val="none" w:sz="0" w:space="0" w:color="auto"/>
            <w:bottom w:val="none" w:sz="0" w:space="0" w:color="auto"/>
            <w:right w:val="none" w:sz="0" w:space="0" w:color="auto"/>
          </w:divBdr>
        </w:div>
        <w:div w:id="411129085">
          <w:marLeft w:val="640"/>
          <w:marRight w:val="0"/>
          <w:marTop w:val="0"/>
          <w:marBottom w:val="0"/>
          <w:divBdr>
            <w:top w:val="none" w:sz="0" w:space="0" w:color="auto"/>
            <w:left w:val="none" w:sz="0" w:space="0" w:color="auto"/>
            <w:bottom w:val="none" w:sz="0" w:space="0" w:color="auto"/>
            <w:right w:val="none" w:sz="0" w:space="0" w:color="auto"/>
          </w:divBdr>
        </w:div>
        <w:div w:id="458111223">
          <w:marLeft w:val="640"/>
          <w:marRight w:val="0"/>
          <w:marTop w:val="0"/>
          <w:marBottom w:val="0"/>
          <w:divBdr>
            <w:top w:val="none" w:sz="0" w:space="0" w:color="auto"/>
            <w:left w:val="none" w:sz="0" w:space="0" w:color="auto"/>
            <w:bottom w:val="none" w:sz="0" w:space="0" w:color="auto"/>
            <w:right w:val="none" w:sz="0" w:space="0" w:color="auto"/>
          </w:divBdr>
        </w:div>
        <w:div w:id="461076821">
          <w:marLeft w:val="640"/>
          <w:marRight w:val="0"/>
          <w:marTop w:val="0"/>
          <w:marBottom w:val="0"/>
          <w:divBdr>
            <w:top w:val="none" w:sz="0" w:space="0" w:color="auto"/>
            <w:left w:val="none" w:sz="0" w:space="0" w:color="auto"/>
            <w:bottom w:val="none" w:sz="0" w:space="0" w:color="auto"/>
            <w:right w:val="none" w:sz="0" w:space="0" w:color="auto"/>
          </w:divBdr>
        </w:div>
        <w:div w:id="466751431">
          <w:marLeft w:val="640"/>
          <w:marRight w:val="0"/>
          <w:marTop w:val="0"/>
          <w:marBottom w:val="0"/>
          <w:divBdr>
            <w:top w:val="none" w:sz="0" w:space="0" w:color="auto"/>
            <w:left w:val="none" w:sz="0" w:space="0" w:color="auto"/>
            <w:bottom w:val="none" w:sz="0" w:space="0" w:color="auto"/>
            <w:right w:val="none" w:sz="0" w:space="0" w:color="auto"/>
          </w:divBdr>
        </w:div>
        <w:div w:id="479150527">
          <w:marLeft w:val="640"/>
          <w:marRight w:val="0"/>
          <w:marTop w:val="0"/>
          <w:marBottom w:val="0"/>
          <w:divBdr>
            <w:top w:val="none" w:sz="0" w:space="0" w:color="auto"/>
            <w:left w:val="none" w:sz="0" w:space="0" w:color="auto"/>
            <w:bottom w:val="none" w:sz="0" w:space="0" w:color="auto"/>
            <w:right w:val="none" w:sz="0" w:space="0" w:color="auto"/>
          </w:divBdr>
        </w:div>
        <w:div w:id="489641181">
          <w:marLeft w:val="640"/>
          <w:marRight w:val="0"/>
          <w:marTop w:val="0"/>
          <w:marBottom w:val="0"/>
          <w:divBdr>
            <w:top w:val="none" w:sz="0" w:space="0" w:color="auto"/>
            <w:left w:val="none" w:sz="0" w:space="0" w:color="auto"/>
            <w:bottom w:val="none" w:sz="0" w:space="0" w:color="auto"/>
            <w:right w:val="none" w:sz="0" w:space="0" w:color="auto"/>
          </w:divBdr>
        </w:div>
        <w:div w:id="514423947">
          <w:marLeft w:val="640"/>
          <w:marRight w:val="0"/>
          <w:marTop w:val="0"/>
          <w:marBottom w:val="0"/>
          <w:divBdr>
            <w:top w:val="none" w:sz="0" w:space="0" w:color="auto"/>
            <w:left w:val="none" w:sz="0" w:space="0" w:color="auto"/>
            <w:bottom w:val="none" w:sz="0" w:space="0" w:color="auto"/>
            <w:right w:val="none" w:sz="0" w:space="0" w:color="auto"/>
          </w:divBdr>
        </w:div>
        <w:div w:id="546920332">
          <w:marLeft w:val="640"/>
          <w:marRight w:val="0"/>
          <w:marTop w:val="0"/>
          <w:marBottom w:val="0"/>
          <w:divBdr>
            <w:top w:val="none" w:sz="0" w:space="0" w:color="auto"/>
            <w:left w:val="none" w:sz="0" w:space="0" w:color="auto"/>
            <w:bottom w:val="none" w:sz="0" w:space="0" w:color="auto"/>
            <w:right w:val="none" w:sz="0" w:space="0" w:color="auto"/>
          </w:divBdr>
        </w:div>
        <w:div w:id="566887971">
          <w:marLeft w:val="640"/>
          <w:marRight w:val="0"/>
          <w:marTop w:val="0"/>
          <w:marBottom w:val="0"/>
          <w:divBdr>
            <w:top w:val="none" w:sz="0" w:space="0" w:color="auto"/>
            <w:left w:val="none" w:sz="0" w:space="0" w:color="auto"/>
            <w:bottom w:val="none" w:sz="0" w:space="0" w:color="auto"/>
            <w:right w:val="none" w:sz="0" w:space="0" w:color="auto"/>
          </w:divBdr>
        </w:div>
        <w:div w:id="604269747">
          <w:marLeft w:val="640"/>
          <w:marRight w:val="0"/>
          <w:marTop w:val="0"/>
          <w:marBottom w:val="0"/>
          <w:divBdr>
            <w:top w:val="none" w:sz="0" w:space="0" w:color="auto"/>
            <w:left w:val="none" w:sz="0" w:space="0" w:color="auto"/>
            <w:bottom w:val="none" w:sz="0" w:space="0" w:color="auto"/>
            <w:right w:val="none" w:sz="0" w:space="0" w:color="auto"/>
          </w:divBdr>
        </w:div>
        <w:div w:id="665087021">
          <w:marLeft w:val="640"/>
          <w:marRight w:val="0"/>
          <w:marTop w:val="0"/>
          <w:marBottom w:val="0"/>
          <w:divBdr>
            <w:top w:val="none" w:sz="0" w:space="0" w:color="auto"/>
            <w:left w:val="none" w:sz="0" w:space="0" w:color="auto"/>
            <w:bottom w:val="none" w:sz="0" w:space="0" w:color="auto"/>
            <w:right w:val="none" w:sz="0" w:space="0" w:color="auto"/>
          </w:divBdr>
        </w:div>
        <w:div w:id="674191011">
          <w:marLeft w:val="640"/>
          <w:marRight w:val="0"/>
          <w:marTop w:val="0"/>
          <w:marBottom w:val="0"/>
          <w:divBdr>
            <w:top w:val="none" w:sz="0" w:space="0" w:color="auto"/>
            <w:left w:val="none" w:sz="0" w:space="0" w:color="auto"/>
            <w:bottom w:val="none" w:sz="0" w:space="0" w:color="auto"/>
            <w:right w:val="none" w:sz="0" w:space="0" w:color="auto"/>
          </w:divBdr>
        </w:div>
        <w:div w:id="718045114">
          <w:marLeft w:val="640"/>
          <w:marRight w:val="0"/>
          <w:marTop w:val="0"/>
          <w:marBottom w:val="0"/>
          <w:divBdr>
            <w:top w:val="none" w:sz="0" w:space="0" w:color="auto"/>
            <w:left w:val="none" w:sz="0" w:space="0" w:color="auto"/>
            <w:bottom w:val="none" w:sz="0" w:space="0" w:color="auto"/>
            <w:right w:val="none" w:sz="0" w:space="0" w:color="auto"/>
          </w:divBdr>
        </w:div>
        <w:div w:id="743793639">
          <w:marLeft w:val="640"/>
          <w:marRight w:val="0"/>
          <w:marTop w:val="0"/>
          <w:marBottom w:val="0"/>
          <w:divBdr>
            <w:top w:val="none" w:sz="0" w:space="0" w:color="auto"/>
            <w:left w:val="none" w:sz="0" w:space="0" w:color="auto"/>
            <w:bottom w:val="none" w:sz="0" w:space="0" w:color="auto"/>
            <w:right w:val="none" w:sz="0" w:space="0" w:color="auto"/>
          </w:divBdr>
        </w:div>
        <w:div w:id="767695661">
          <w:marLeft w:val="640"/>
          <w:marRight w:val="0"/>
          <w:marTop w:val="0"/>
          <w:marBottom w:val="0"/>
          <w:divBdr>
            <w:top w:val="none" w:sz="0" w:space="0" w:color="auto"/>
            <w:left w:val="none" w:sz="0" w:space="0" w:color="auto"/>
            <w:bottom w:val="none" w:sz="0" w:space="0" w:color="auto"/>
            <w:right w:val="none" w:sz="0" w:space="0" w:color="auto"/>
          </w:divBdr>
        </w:div>
        <w:div w:id="822966116">
          <w:marLeft w:val="640"/>
          <w:marRight w:val="0"/>
          <w:marTop w:val="0"/>
          <w:marBottom w:val="0"/>
          <w:divBdr>
            <w:top w:val="none" w:sz="0" w:space="0" w:color="auto"/>
            <w:left w:val="none" w:sz="0" w:space="0" w:color="auto"/>
            <w:bottom w:val="none" w:sz="0" w:space="0" w:color="auto"/>
            <w:right w:val="none" w:sz="0" w:space="0" w:color="auto"/>
          </w:divBdr>
        </w:div>
        <w:div w:id="861477345">
          <w:marLeft w:val="640"/>
          <w:marRight w:val="0"/>
          <w:marTop w:val="0"/>
          <w:marBottom w:val="0"/>
          <w:divBdr>
            <w:top w:val="none" w:sz="0" w:space="0" w:color="auto"/>
            <w:left w:val="none" w:sz="0" w:space="0" w:color="auto"/>
            <w:bottom w:val="none" w:sz="0" w:space="0" w:color="auto"/>
            <w:right w:val="none" w:sz="0" w:space="0" w:color="auto"/>
          </w:divBdr>
        </w:div>
        <w:div w:id="867792917">
          <w:marLeft w:val="640"/>
          <w:marRight w:val="0"/>
          <w:marTop w:val="0"/>
          <w:marBottom w:val="0"/>
          <w:divBdr>
            <w:top w:val="none" w:sz="0" w:space="0" w:color="auto"/>
            <w:left w:val="none" w:sz="0" w:space="0" w:color="auto"/>
            <w:bottom w:val="none" w:sz="0" w:space="0" w:color="auto"/>
            <w:right w:val="none" w:sz="0" w:space="0" w:color="auto"/>
          </w:divBdr>
        </w:div>
        <w:div w:id="875846567">
          <w:marLeft w:val="640"/>
          <w:marRight w:val="0"/>
          <w:marTop w:val="0"/>
          <w:marBottom w:val="0"/>
          <w:divBdr>
            <w:top w:val="none" w:sz="0" w:space="0" w:color="auto"/>
            <w:left w:val="none" w:sz="0" w:space="0" w:color="auto"/>
            <w:bottom w:val="none" w:sz="0" w:space="0" w:color="auto"/>
            <w:right w:val="none" w:sz="0" w:space="0" w:color="auto"/>
          </w:divBdr>
        </w:div>
        <w:div w:id="935793113">
          <w:marLeft w:val="640"/>
          <w:marRight w:val="0"/>
          <w:marTop w:val="0"/>
          <w:marBottom w:val="0"/>
          <w:divBdr>
            <w:top w:val="none" w:sz="0" w:space="0" w:color="auto"/>
            <w:left w:val="none" w:sz="0" w:space="0" w:color="auto"/>
            <w:bottom w:val="none" w:sz="0" w:space="0" w:color="auto"/>
            <w:right w:val="none" w:sz="0" w:space="0" w:color="auto"/>
          </w:divBdr>
        </w:div>
        <w:div w:id="965351303">
          <w:marLeft w:val="640"/>
          <w:marRight w:val="0"/>
          <w:marTop w:val="0"/>
          <w:marBottom w:val="0"/>
          <w:divBdr>
            <w:top w:val="none" w:sz="0" w:space="0" w:color="auto"/>
            <w:left w:val="none" w:sz="0" w:space="0" w:color="auto"/>
            <w:bottom w:val="none" w:sz="0" w:space="0" w:color="auto"/>
            <w:right w:val="none" w:sz="0" w:space="0" w:color="auto"/>
          </w:divBdr>
        </w:div>
        <w:div w:id="976256717">
          <w:marLeft w:val="640"/>
          <w:marRight w:val="0"/>
          <w:marTop w:val="0"/>
          <w:marBottom w:val="0"/>
          <w:divBdr>
            <w:top w:val="none" w:sz="0" w:space="0" w:color="auto"/>
            <w:left w:val="none" w:sz="0" w:space="0" w:color="auto"/>
            <w:bottom w:val="none" w:sz="0" w:space="0" w:color="auto"/>
            <w:right w:val="none" w:sz="0" w:space="0" w:color="auto"/>
          </w:divBdr>
        </w:div>
        <w:div w:id="994802468">
          <w:marLeft w:val="640"/>
          <w:marRight w:val="0"/>
          <w:marTop w:val="0"/>
          <w:marBottom w:val="0"/>
          <w:divBdr>
            <w:top w:val="none" w:sz="0" w:space="0" w:color="auto"/>
            <w:left w:val="none" w:sz="0" w:space="0" w:color="auto"/>
            <w:bottom w:val="none" w:sz="0" w:space="0" w:color="auto"/>
            <w:right w:val="none" w:sz="0" w:space="0" w:color="auto"/>
          </w:divBdr>
        </w:div>
        <w:div w:id="1016272538">
          <w:marLeft w:val="640"/>
          <w:marRight w:val="0"/>
          <w:marTop w:val="0"/>
          <w:marBottom w:val="0"/>
          <w:divBdr>
            <w:top w:val="none" w:sz="0" w:space="0" w:color="auto"/>
            <w:left w:val="none" w:sz="0" w:space="0" w:color="auto"/>
            <w:bottom w:val="none" w:sz="0" w:space="0" w:color="auto"/>
            <w:right w:val="none" w:sz="0" w:space="0" w:color="auto"/>
          </w:divBdr>
        </w:div>
        <w:div w:id="1024864159">
          <w:marLeft w:val="640"/>
          <w:marRight w:val="0"/>
          <w:marTop w:val="0"/>
          <w:marBottom w:val="0"/>
          <w:divBdr>
            <w:top w:val="none" w:sz="0" w:space="0" w:color="auto"/>
            <w:left w:val="none" w:sz="0" w:space="0" w:color="auto"/>
            <w:bottom w:val="none" w:sz="0" w:space="0" w:color="auto"/>
            <w:right w:val="none" w:sz="0" w:space="0" w:color="auto"/>
          </w:divBdr>
        </w:div>
        <w:div w:id="1027953299">
          <w:marLeft w:val="640"/>
          <w:marRight w:val="0"/>
          <w:marTop w:val="0"/>
          <w:marBottom w:val="0"/>
          <w:divBdr>
            <w:top w:val="none" w:sz="0" w:space="0" w:color="auto"/>
            <w:left w:val="none" w:sz="0" w:space="0" w:color="auto"/>
            <w:bottom w:val="none" w:sz="0" w:space="0" w:color="auto"/>
            <w:right w:val="none" w:sz="0" w:space="0" w:color="auto"/>
          </w:divBdr>
        </w:div>
        <w:div w:id="1037463274">
          <w:marLeft w:val="640"/>
          <w:marRight w:val="0"/>
          <w:marTop w:val="0"/>
          <w:marBottom w:val="0"/>
          <w:divBdr>
            <w:top w:val="none" w:sz="0" w:space="0" w:color="auto"/>
            <w:left w:val="none" w:sz="0" w:space="0" w:color="auto"/>
            <w:bottom w:val="none" w:sz="0" w:space="0" w:color="auto"/>
            <w:right w:val="none" w:sz="0" w:space="0" w:color="auto"/>
          </w:divBdr>
        </w:div>
        <w:div w:id="1061557369">
          <w:marLeft w:val="640"/>
          <w:marRight w:val="0"/>
          <w:marTop w:val="0"/>
          <w:marBottom w:val="0"/>
          <w:divBdr>
            <w:top w:val="none" w:sz="0" w:space="0" w:color="auto"/>
            <w:left w:val="none" w:sz="0" w:space="0" w:color="auto"/>
            <w:bottom w:val="none" w:sz="0" w:space="0" w:color="auto"/>
            <w:right w:val="none" w:sz="0" w:space="0" w:color="auto"/>
          </w:divBdr>
        </w:div>
        <w:div w:id="1080493032">
          <w:marLeft w:val="640"/>
          <w:marRight w:val="0"/>
          <w:marTop w:val="0"/>
          <w:marBottom w:val="0"/>
          <w:divBdr>
            <w:top w:val="none" w:sz="0" w:space="0" w:color="auto"/>
            <w:left w:val="none" w:sz="0" w:space="0" w:color="auto"/>
            <w:bottom w:val="none" w:sz="0" w:space="0" w:color="auto"/>
            <w:right w:val="none" w:sz="0" w:space="0" w:color="auto"/>
          </w:divBdr>
        </w:div>
        <w:div w:id="1094860451">
          <w:marLeft w:val="640"/>
          <w:marRight w:val="0"/>
          <w:marTop w:val="0"/>
          <w:marBottom w:val="0"/>
          <w:divBdr>
            <w:top w:val="none" w:sz="0" w:space="0" w:color="auto"/>
            <w:left w:val="none" w:sz="0" w:space="0" w:color="auto"/>
            <w:bottom w:val="none" w:sz="0" w:space="0" w:color="auto"/>
            <w:right w:val="none" w:sz="0" w:space="0" w:color="auto"/>
          </w:divBdr>
        </w:div>
        <w:div w:id="1144007328">
          <w:marLeft w:val="640"/>
          <w:marRight w:val="0"/>
          <w:marTop w:val="0"/>
          <w:marBottom w:val="0"/>
          <w:divBdr>
            <w:top w:val="none" w:sz="0" w:space="0" w:color="auto"/>
            <w:left w:val="none" w:sz="0" w:space="0" w:color="auto"/>
            <w:bottom w:val="none" w:sz="0" w:space="0" w:color="auto"/>
            <w:right w:val="none" w:sz="0" w:space="0" w:color="auto"/>
          </w:divBdr>
        </w:div>
        <w:div w:id="1144272969">
          <w:marLeft w:val="640"/>
          <w:marRight w:val="0"/>
          <w:marTop w:val="0"/>
          <w:marBottom w:val="0"/>
          <w:divBdr>
            <w:top w:val="none" w:sz="0" w:space="0" w:color="auto"/>
            <w:left w:val="none" w:sz="0" w:space="0" w:color="auto"/>
            <w:bottom w:val="none" w:sz="0" w:space="0" w:color="auto"/>
            <w:right w:val="none" w:sz="0" w:space="0" w:color="auto"/>
          </w:divBdr>
        </w:div>
        <w:div w:id="1178621347">
          <w:marLeft w:val="640"/>
          <w:marRight w:val="0"/>
          <w:marTop w:val="0"/>
          <w:marBottom w:val="0"/>
          <w:divBdr>
            <w:top w:val="none" w:sz="0" w:space="0" w:color="auto"/>
            <w:left w:val="none" w:sz="0" w:space="0" w:color="auto"/>
            <w:bottom w:val="none" w:sz="0" w:space="0" w:color="auto"/>
            <w:right w:val="none" w:sz="0" w:space="0" w:color="auto"/>
          </w:divBdr>
        </w:div>
        <w:div w:id="1201282183">
          <w:marLeft w:val="640"/>
          <w:marRight w:val="0"/>
          <w:marTop w:val="0"/>
          <w:marBottom w:val="0"/>
          <w:divBdr>
            <w:top w:val="none" w:sz="0" w:space="0" w:color="auto"/>
            <w:left w:val="none" w:sz="0" w:space="0" w:color="auto"/>
            <w:bottom w:val="none" w:sz="0" w:space="0" w:color="auto"/>
            <w:right w:val="none" w:sz="0" w:space="0" w:color="auto"/>
          </w:divBdr>
        </w:div>
        <w:div w:id="1229457334">
          <w:marLeft w:val="640"/>
          <w:marRight w:val="0"/>
          <w:marTop w:val="0"/>
          <w:marBottom w:val="0"/>
          <w:divBdr>
            <w:top w:val="none" w:sz="0" w:space="0" w:color="auto"/>
            <w:left w:val="none" w:sz="0" w:space="0" w:color="auto"/>
            <w:bottom w:val="none" w:sz="0" w:space="0" w:color="auto"/>
            <w:right w:val="none" w:sz="0" w:space="0" w:color="auto"/>
          </w:divBdr>
        </w:div>
        <w:div w:id="1233393269">
          <w:marLeft w:val="640"/>
          <w:marRight w:val="0"/>
          <w:marTop w:val="0"/>
          <w:marBottom w:val="0"/>
          <w:divBdr>
            <w:top w:val="none" w:sz="0" w:space="0" w:color="auto"/>
            <w:left w:val="none" w:sz="0" w:space="0" w:color="auto"/>
            <w:bottom w:val="none" w:sz="0" w:space="0" w:color="auto"/>
            <w:right w:val="none" w:sz="0" w:space="0" w:color="auto"/>
          </w:divBdr>
        </w:div>
        <w:div w:id="1250188499">
          <w:marLeft w:val="640"/>
          <w:marRight w:val="0"/>
          <w:marTop w:val="0"/>
          <w:marBottom w:val="0"/>
          <w:divBdr>
            <w:top w:val="none" w:sz="0" w:space="0" w:color="auto"/>
            <w:left w:val="none" w:sz="0" w:space="0" w:color="auto"/>
            <w:bottom w:val="none" w:sz="0" w:space="0" w:color="auto"/>
            <w:right w:val="none" w:sz="0" w:space="0" w:color="auto"/>
          </w:divBdr>
        </w:div>
        <w:div w:id="1257597878">
          <w:marLeft w:val="640"/>
          <w:marRight w:val="0"/>
          <w:marTop w:val="0"/>
          <w:marBottom w:val="0"/>
          <w:divBdr>
            <w:top w:val="none" w:sz="0" w:space="0" w:color="auto"/>
            <w:left w:val="none" w:sz="0" w:space="0" w:color="auto"/>
            <w:bottom w:val="none" w:sz="0" w:space="0" w:color="auto"/>
            <w:right w:val="none" w:sz="0" w:space="0" w:color="auto"/>
          </w:divBdr>
        </w:div>
        <w:div w:id="1288046599">
          <w:marLeft w:val="640"/>
          <w:marRight w:val="0"/>
          <w:marTop w:val="0"/>
          <w:marBottom w:val="0"/>
          <w:divBdr>
            <w:top w:val="none" w:sz="0" w:space="0" w:color="auto"/>
            <w:left w:val="none" w:sz="0" w:space="0" w:color="auto"/>
            <w:bottom w:val="none" w:sz="0" w:space="0" w:color="auto"/>
            <w:right w:val="none" w:sz="0" w:space="0" w:color="auto"/>
          </w:divBdr>
        </w:div>
        <w:div w:id="1345280208">
          <w:marLeft w:val="640"/>
          <w:marRight w:val="0"/>
          <w:marTop w:val="0"/>
          <w:marBottom w:val="0"/>
          <w:divBdr>
            <w:top w:val="none" w:sz="0" w:space="0" w:color="auto"/>
            <w:left w:val="none" w:sz="0" w:space="0" w:color="auto"/>
            <w:bottom w:val="none" w:sz="0" w:space="0" w:color="auto"/>
            <w:right w:val="none" w:sz="0" w:space="0" w:color="auto"/>
          </w:divBdr>
        </w:div>
        <w:div w:id="1415470922">
          <w:marLeft w:val="640"/>
          <w:marRight w:val="0"/>
          <w:marTop w:val="0"/>
          <w:marBottom w:val="0"/>
          <w:divBdr>
            <w:top w:val="none" w:sz="0" w:space="0" w:color="auto"/>
            <w:left w:val="none" w:sz="0" w:space="0" w:color="auto"/>
            <w:bottom w:val="none" w:sz="0" w:space="0" w:color="auto"/>
            <w:right w:val="none" w:sz="0" w:space="0" w:color="auto"/>
          </w:divBdr>
        </w:div>
        <w:div w:id="1417899378">
          <w:marLeft w:val="640"/>
          <w:marRight w:val="0"/>
          <w:marTop w:val="0"/>
          <w:marBottom w:val="0"/>
          <w:divBdr>
            <w:top w:val="none" w:sz="0" w:space="0" w:color="auto"/>
            <w:left w:val="none" w:sz="0" w:space="0" w:color="auto"/>
            <w:bottom w:val="none" w:sz="0" w:space="0" w:color="auto"/>
            <w:right w:val="none" w:sz="0" w:space="0" w:color="auto"/>
          </w:divBdr>
        </w:div>
        <w:div w:id="1419718378">
          <w:marLeft w:val="640"/>
          <w:marRight w:val="0"/>
          <w:marTop w:val="0"/>
          <w:marBottom w:val="0"/>
          <w:divBdr>
            <w:top w:val="none" w:sz="0" w:space="0" w:color="auto"/>
            <w:left w:val="none" w:sz="0" w:space="0" w:color="auto"/>
            <w:bottom w:val="none" w:sz="0" w:space="0" w:color="auto"/>
            <w:right w:val="none" w:sz="0" w:space="0" w:color="auto"/>
          </w:divBdr>
        </w:div>
        <w:div w:id="1422484266">
          <w:marLeft w:val="640"/>
          <w:marRight w:val="0"/>
          <w:marTop w:val="0"/>
          <w:marBottom w:val="0"/>
          <w:divBdr>
            <w:top w:val="none" w:sz="0" w:space="0" w:color="auto"/>
            <w:left w:val="none" w:sz="0" w:space="0" w:color="auto"/>
            <w:bottom w:val="none" w:sz="0" w:space="0" w:color="auto"/>
            <w:right w:val="none" w:sz="0" w:space="0" w:color="auto"/>
          </w:divBdr>
        </w:div>
        <w:div w:id="1426339127">
          <w:marLeft w:val="640"/>
          <w:marRight w:val="0"/>
          <w:marTop w:val="0"/>
          <w:marBottom w:val="0"/>
          <w:divBdr>
            <w:top w:val="none" w:sz="0" w:space="0" w:color="auto"/>
            <w:left w:val="none" w:sz="0" w:space="0" w:color="auto"/>
            <w:bottom w:val="none" w:sz="0" w:space="0" w:color="auto"/>
            <w:right w:val="none" w:sz="0" w:space="0" w:color="auto"/>
          </w:divBdr>
        </w:div>
        <w:div w:id="1469055201">
          <w:marLeft w:val="640"/>
          <w:marRight w:val="0"/>
          <w:marTop w:val="0"/>
          <w:marBottom w:val="0"/>
          <w:divBdr>
            <w:top w:val="none" w:sz="0" w:space="0" w:color="auto"/>
            <w:left w:val="none" w:sz="0" w:space="0" w:color="auto"/>
            <w:bottom w:val="none" w:sz="0" w:space="0" w:color="auto"/>
            <w:right w:val="none" w:sz="0" w:space="0" w:color="auto"/>
          </w:divBdr>
        </w:div>
        <w:div w:id="1472096986">
          <w:marLeft w:val="640"/>
          <w:marRight w:val="0"/>
          <w:marTop w:val="0"/>
          <w:marBottom w:val="0"/>
          <w:divBdr>
            <w:top w:val="none" w:sz="0" w:space="0" w:color="auto"/>
            <w:left w:val="none" w:sz="0" w:space="0" w:color="auto"/>
            <w:bottom w:val="none" w:sz="0" w:space="0" w:color="auto"/>
            <w:right w:val="none" w:sz="0" w:space="0" w:color="auto"/>
          </w:divBdr>
        </w:div>
        <w:div w:id="1526677459">
          <w:marLeft w:val="640"/>
          <w:marRight w:val="0"/>
          <w:marTop w:val="0"/>
          <w:marBottom w:val="0"/>
          <w:divBdr>
            <w:top w:val="none" w:sz="0" w:space="0" w:color="auto"/>
            <w:left w:val="none" w:sz="0" w:space="0" w:color="auto"/>
            <w:bottom w:val="none" w:sz="0" w:space="0" w:color="auto"/>
            <w:right w:val="none" w:sz="0" w:space="0" w:color="auto"/>
          </w:divBdr>
        </w:div>
        <w:div w:id="1534878216">
          <w:marLeft w:val="640"/>
          <w:marRight w:val="0"/>
          <w:marTop w:val="0"/>
          <w:marBottom w:val="0"/>
          <w:divBdr>
            <w:top w:val="none" w:sz="0" w:space="0" w:color="auto"/>
            <w:left w:val="none" w:sz="0" w:space="0" w:color="auto"/>
            <w:bottom w:val="none" w:sz="0" w:space="0" w:color="auto"/>
            <w:right w:val="none" w:sz="0" w:space="0" w:color="auto"/>
          </w:divBdr>
        </w:div>
        <w:div w:id="1544290980">
          <w:marLeft w:val="640"/>
          <w:marRight w:val="0"/>
          <w:marTop w:val="0"/>
          <w:marBottom w:val="0"/>
          <w:divBdr>
            <w:top w:val="none" w:sz="0" w:space="0" w:color="auto"/>
            <w:left w:val="none" w:sz="0" w:space="0" w:color="auto"/>
            <w:bottom w:val="none" w:sz="0" w:space="0" w:color="auto"/>
            <w:right w:val="none" w:sz="0" w:space="0" w:color="auto"/>
          </w:divBdr>
        </w:div>
        <w:div w:id="1588686398">
          <w:marLeft w:val="640"/>
          <w:marRight w:val="0"/>
          <w:marTop w:val="0"/>
          <w:marBottom w:val="0"/>
          <w:divBdr>
            <w:top w:val="none" w:sz="0" w:space="0" w:color="auto"/>
            <w:left w:val="none" w:sz="0" w:space="0" w:color="auto"/>
            <w:bottom w:val="none" w:sz="0" w:space="0" w:color="auto"/>
            <w:right w:val="none" w:sz="0" w:space="0" w:color="auto"/>
          </w:divBdr>
        </w:div>
        <w:div w:id="1601909464">
          <w:marLeft w:val="640"/>
          <w:marRight w:val="0"/>
          <w:marTop w:val="0"/>
          <w:marBottom w:val="0"/>
          <w:divBdr>
            <w:top w:val="none" w:sz="0" w:space="0" w:color="auto"/>
            <w:left w:val="none" w:sz="0" w:space="0" w:color="auto"/>
            <w:bottom w:val="none" w:sz="0" w:space="0" w:color="auto"/>
            <w:right w:val="none" w:sz="0" w:space="0" w:color="auto"/>
          </w:divBdr>
        </w:div>
        <w:div w:id="1638953439">
          <w:marLeft w:val="640"/>
          <w:marRight w:val="0"/>
          <w:marTop w:val="0"/>
          <w:marBottom w:val="0"/>
          <w:divBdr>
            <w:top w:val="none" w:sz="0" w:space="0" w:color="auto"/>
            <w:left w:val="none" w:sz="0" w:space="0" w:color="auto"/>
            <w:bottom w:val="none" w:sz="0" w:space="0" w:color="auto"/>
            <w:right w:val="none" w:sz="0" w:space="0" w:color="auto"/>
          </w:divBdr>
        </w:div>
        <w:div w:id="1643196402">
          <w:marLeft w:val="640"/>
          <w:marRight w:val="0"/>
          <w:marTop w:val="0"/>
          <w:marBottom w:val="0"/>
          <w:divBdr>
            <w:top w:val="none" w:sz="0" w:space="0" w:color="auto"/>
            <w:left w:val="none" w:sz="0" w:space="0" w:color="auto"/>
            <w:bottom w:val="none" w:sz="0" w:space="0" w:color="auto"/>
            <w:right w:val="none" w:sz="0" w:space="0" w:color="auto"/>
          </w:divBdr>
        </w:div>
        <w:div w:id="1704210592">
          <w:marLeft w:val="640"/>
          <w:marRight w:val="0"/>
          <w:marTop w:val="0"/>
          <w:marBottom w:val="0"/>
          <w:divBdr>
            <w:top w:val="none" w:sz="0" w:space="0" w:color="auto"/>
            <w:left w:val="none" w:sz="0" w:space="0" w:color="auto"/>
            <w:bottom w:val="none" w:sz="0" w:space="0" w:color="auto"/>
            <w:right w:val="none" w:sz="0" w:space="0" w:color="auto"/>
          </w:divBdr>
        </w:div>
        <w:div w:id="1708481211">
          <w:marLeft w:val="640"/>
          <w:marRight w:val="0"/>
          <w:marTop w:val="0"/>
          <w:marBottom w:val="0"/>
          <w:divBdr>
            <w:top w:val="none" w:sz="0" w:space="0" w:color="auto"/>
            <w:left w:val="none" w:sz="0" w:space="0" w:color="auto"/>
            <w:bottom w:val="none" w:sz="0" w:space="0" w:color="auto"/>
            <w:right w:val="none" w:sz="0" w:space="0" w:color="auto"/>
          </w:divBdr>
        </w:div>
        <w:div w:id="1726291449">
          <w:marLeft w:val="640"/>
          <w:marRight w:val="0"/>
          <w:marTop w:val="0"/>
          <w:marBottom w:val="0"/>
          <w:divBdr>
            <w:top w:val="none" w:sz="0" w:space="0" w:color="auto"/>
            <w:left w:val="none" w:sz="0" w:space="0" w:color="auto"/>
            <w:bottom w:val="none" w:sz="0" w:space="0" w:color="auto"/>
            <w:right w:val="none" w:sz="0" w:space="0" w:color="auto"/>
          </w:divBdr>
        </w:div>
        <w:div w:id="1733193994">
          <w:marLeft w:val="640"/>
          <w:marRight w:val="0"/>
          <w:marTop w:val="0"/>
          <w:marBottom w:val="0"/>
          <w:divBdr>
            <w:top w:val="none" w:sz="0" w:space="0" w:color="auto"/>
            <w:left w:val="none" w:sz="0" w:space="0" w:color="auto"/>
            <w:bottom w:val="none" w:sz="0" w:space="0" w:color="auto"/>
            <w:right w:val="none" w:sz="0" w:space="0" w:color="auto"/>
          </w:divBdr>
        </w:div>
        <w:div w:id="1835295481">
          <w:marLeft w:val="640"/>
          <w:marRight w:val="0"/>
          <w:marTop w:val="0"/>
          <w:marBottom w:val="0"/>
          <w:divBdr>
            <w:top w:val="none" w:sz="0" w:space="0" w:color="auto"/>
            <w:left w:val="none" w:sz="0" w:space="0" w:color="auto"/>
            <w:bottom w:val="none" w:sz="0" w:space="0" w:color="auto"/>
            <w:right w:val="none" w:sz="0" w:space="0" w:color="auto"/>
          </w:divBdr>
        </w:div>
        <w:div w:id="1873421986">
          <w:marLeft w:val="640"/>
          <w:marRight w:val="0"/>
          <w:marTop w:val="0"/>
          <w:marBottom w:val="0"/>
          <w:divBdr>
            <w:top w:val="none" w:sz="0" w:space="0" w:color="auto"/>
            <w:left w:val="none" w:sz="0" w:space="0" w:color="auto"/>
            <w:bottom w:val="none" w:sz="0" w:space="0" w:color="auto"/>
            <w:right w:val="none" w:sz="0" w:space="0" w:color="auto"/>
          </w:divBdr>
        </w:div>
        <w:div w:id="1889608059">
          <w:marLeft w:val="640"/>
          <w:marRight w:val="0"/>
          <w:marTop w:val="0"/>
          <w:marBottom w:val="0"/>
          <w:divBdr>
            <w:top w:val="none" w:sz="0" w:space="0" w:color="auto"/>
            <w:left w:val="none" w:sz="0" w:space="0" w:color="auto"/>
            <w:bottom w:val="none" w:sz="0" w:space="0" w:color="auto"/>
            <w:right w:val="none" w:sz="0" w:space="0" w:color="auto"/>
          </w:divBdr>
        </w:div>
        <w:div w:id="1904027774">
          <w:marLeft w:val="640"/>
          <w:marRight w:val="0"/>
          <w:marTop w:val="0"/>
          <w:marBottom w:val="0"/>
          <w:divBdr>
            <w:top w:val="none" w:sz="0" w:space="0" w:color="auto"/>
            <w:left w:val="none" w:sz="0" w:space="0" w:color="auto"/>
            <w:bottom w:val="none" w:sz="0" w:space="0" w:color="auto"/>
            <w:right w:val="none" w:sz="0" w:space="0" w:color="auto"/>
          </w:divBdr>
        </w:div>
        <w:div w:id="1921016367">
          <w:marLeft w:val="640"/>
          <w:marRight w:val="0"/>
          <w:marTop w:val="0"/>
          <w:marBottom w:val="0"/>
          <w:divBdr>
            <w:top w:val="none" w:sz="0" w:space="0" w:color="auto"/>
            <w:left w:val="none" w:sz="0" w:space="0" w:color="auto"/>
            <w:bottom w:val="none" w:sz="0" w:space="0" w:color="auto"/>
            <w:right w:val="none" w:sz="0" w:space="0" w:color="auto"/>
          </w:divBdr>
        </w:div>
        <w:div w:id="1948345419">
          <w:marLeft w:val="640"/>
          <w:marRight w:val="0"/>
          <w:marTop w:val="0"/>
          <w:marBottom w:val="0"/>
          <w:divBdr>
            <w:top w:val="none" w:sz="0" w:space="0" w:color="auto"/>
            <w:left w:val="none" w:sz="0" w:space="0" w:color="auto"/>
            <w:bottom w:val="none" w:sz="0" w:space="0" w:color="auto"/>
            <w:right w:val="none" w:sz="0" w:space="0" w:color="auto"/>
          </w:divBdr>
        </w:div>
        <w:div w:id="1962179256">
          <w:marLeft w:val="640"/>
          <w:marRight w:val="0"/>
          <w:marTop w:val="0"/>
          <w:marBottom w:val="0"/>
          <w:divBdr>
            <w:top w:val="none" w:sz="0" w:space="0" w:color="auto"/>
            <w:left w:val="none" w:sz="0" w:space="0" w:color="auto"/>
            <w:bottom w:val="none" w:sz="0" w:space="0" w:color="auto"/>
            <w:right w:val="none" w:sz="0" w:space="0" w:color="auto"/>
          </w:divBdr>
        </w:div>
        <w:div w:id="1995987228">
          <w:marLeft w:val="640"/>
          <w:marRight w:val="0"/>
          <w:marTop w:val="0"/>
          <w:marBottom w:val="0"/>
          <w:divBdr>
            <w:top w:val="none" w:sz="0" w:space="0" w:color="auto"/>
            <w:left w:val="none" w:sz="0" w:space="0" w:color="auto"/>
            <w:bottom w:val="none" w:sz="0" w:space="0" w:color="auto"/>
            <w:right w:val="none" w:sz="0" w:space="0" w:color="auto"/>
          </w:divBdr>
        </w:div>
        <w:div w:id="2001693176">
          <w:marLeft w:val="640"/>
          <w:marRight w:val="0"/>
          <w:marTop w:val="0"/>
          <w:marBottom w:val="0"/>
          <w:divBdr>
            <w:top w:val="none" w:sz="0" w:space="0" w:color="auto"/>
            <w:left w:val="none" w:sz="0" w:space="0" w:color="auto"/>
            <w:bottom w:val="none" w:sz="0" w:space="0" w:color="auto"/>
            <w:right w:val="none" w:sz="0" w:space="0" w:color="auto"/>
          </w:divBdr>
        </w:div>
        <w:div w:id="2082369226">
          <w:marLeft w:val="640"/>
          <w:marRight w:val="0"/>
          <w:marTop w:val="0"/>
          <w:marBottom w:val="0"/>
          <w:divBdr>
            <w:top w:val="none" w:sz="0" w:space="0" w:color="auto"/>
            <w:left w:val="none" w:sz="0" w:space="0" w:color="auto"/>
            <w:bottom w:val="none" w:sz="0" w:space="0" w:color="auto"/>
            <w:right w:val="none" w:sz="0" w:space="0" w:color="auto"/>
          </w:divBdr>
        </w:div>
        <w:div w:id="2097631107">
          <w:marLeft w:val="640"/>
          <w:marRight w:val="0"/>
          <w:marTop w:val="0"/>
          <w:marBottom w:val="0"/>
          <w:divBdr>
            <w:top w:val="none" w:sz="0" w:space="0" w:color="auto"/>
            <w:left w:val="none" w:sz="0" w:space="0" w:color="auto"/>
            <w:bottom w:val="none" w:sz="0" w:space="0" w:color="auto"/>
            <w:right w:val="none" w:sz="0" w:space="0" w:color="auto"/>
          </w:divBdr>
        </w:div>
      </w:divsChild>
    </w:div>
    <w:div w:id="1164514127">
      <w:bodyDiv w:val="1"/>
      <w:marLeft w:val="0"/>
      <w:marRight w:val="0"/>
      <w:marTop w:val="0"/>
      <w:marBottom w:val="0"/>
      <w:divBdr>
        <w:top w:val="none" w:sz="0" w:space="0" w:color="auto"/>
        <w:left w:val="none" w:sz="0" w:space="0" w:color="auto"/>
        <w:bottom w:val="none" w:sz="0" w:space="0" w:color="auto"/>
        <w:right w:val="none" w:sz="0" w:space="0" w:color="auto"/>
      </w:divBdr>
      <w:divsChild>
        <w:div w:id="19480150">
          <w:marLeft w:val="640"/>
          <w:marRight w:val="0"/>
          <w:marTop w:val="0"/>
          <w:marBottom w:val="0"/>
          <w:divBdr>
            <w:top w:val="none" w:sz="0" w:space="0" w:color="auto"/>
            <w:left w:val="none" w:sz="0" w:space="0" w:color="auto"/>
            <w:bottom w:val="none" w:sz="0" w:space="0" w:color="auto"/>
            <w:right w:val="none" w:sz="0" w:space="0" w:color="auto"/>
          </w:divBdr>
        </w:div>
        <w:div w:id="59181794">
          <w:marLeft w:val="640"/>
          <w:marRight w:val="0"/>
          <w:marTop w:val="0"/>
          <w:marBottom w:val="0"/>
          <w:divBdr>
            <w:top w:val="none" w:sz="0" w:space="0" w:color="auto"/>
            <w:left w:val="none" w:sz="0" w:space="0" w:color="auto"/>
            <w:bottom w:val="none" w:sz="0" w:space="0" w:color="auto"/>
            <w:right w:val="none" w:sz="0" w:space="0" w:color="auto"/>
          </w:divBdr>
        </w:div>
        <w:div w:id="72089714">
          <w:marLeft w:val="640"/>
          <w:marRight w:val="0"/>
          <w:marTop w:val="0"/>
          <w:marBottom w:val="0"/>
          <w:divBdr>
            <w:top w:val="none" w:sz="0" w:space="0" w:color="auto"/>
            <w:left w:val="none" w:sz="0" w:space="0" w:color="auto"/>
            <w:bottom w:val="none" w:sz="0" w:space="0" w:color="auto"/>
            <w:right w:val="none" w:sz="0" w:space="0" w:color="auto"/>
          </w:divBdr>
        </w:div>
        <w:div w:id="143276456">
          <w:marLeft w:val="640"/>
          <w:marRight w:val="0"/>
          <w:marTop w:val="0"/>
          <w:marBottom w:val="0"/>
          <w:divBdr>
            <w:top w:val="none" w:sz="0" w:space="0" w:color="auto"/>
            <w:left w:val="none" w:sz="0" w:space="0" w:color="auto"/>
            <w:bottom w:val="none" w:sz="0" w:space="0" w:color="auto"/>
            <w:right w:val="none" w:sz="0" w:space="0" w:color="auto"/>
          </w:divBdr>
        </w:div>
        <w:div w:id="160463687">
          <w:marLeft w:val="640"/>
          <w:marRight w:val="0"/>
          <w:marTop w:val="0"/>
          <w:marBottom w:val="0"/>
          <w:divBdr>
            <w:top w:val="none" w:sz="0" w:space="0" w:color="auto"/>
            <w:left w:val="none" w:sz="0" w:space="0" w:color="auto"/>
            <w:bottom w:val="none" w:sz="0" w:space="0" w:color="auto"/>
            <w:right w:val="none" w:sz="0" w:space="0" w:color="auto"/>
          </w:divBdr>
        </w:div>
        <w:div w:id="175773551">
          <w:marLeft w:val="640"/>
          <w:marRight w:val="0"/>
          <w:marTop w:val="0"/>
          <w:marBottom w:val="0"/>
          <w:divBdr>
            <w:top w:val="none" w:sz="0" w:space="0" w:color="auto"/>
            <w:left w:val="none" w:sz="0" w:space="0" w:color="auto"/>
            <w:bottom w:val="none" w:sz="0" w:space="0" w:color="auto"/>
            <w:right w:val="none" w:sz="0" w:space="0" w:color="auto"/>
          </w:divBdr>
        </w:div>
        <w:div w:id="199392263">
          <w:marLeft w:val="640"/>
          <w:marRight w:val="0"/>
          <w:marTop w:val="0"/>
          <w:marBottom w:val="0"/>
          <w:divBdr>
            <w:top w:val="none" w:sz="0" w:space="0" w:color="auto"/>
            <w:left w:val="none" w:sz="0" w:space="0" w:color="auto"/>
            <w:bottom w:val="none" w:sz="0" w:space="0" w:color="auto"/>
            <w:right w:val="none" w:sz="0" w:space="0" w:color="auto"/>
          </w:divBdr>
        </w:div>
        <w:div w:id="276061591">
          <w:marLeft w:val="640"/>
          <w:marRight w:val="0"/>
          <w:marTop w:val="0"/>
          <w:marBottom w:val="0"/>
          <w:divBdr>
            <w:top w:val="none" w:sz="0" w:space="0" w:color="auto"/>
            <w:left w:val="none" w:sz="0" w:space="0" w:color="auto"/>
            <w:bottom w:val="none" w:sz="0" w:space="0" w:color="auto"/>
            <w:right w:val="none" w:sz="0" w:space="0" w:color="auto"/>
          </w:divBdr>
        </w:div>
        <w:div w:id="277567673">
          <w:marLeft w:val="640"/>
          <w:marRight w:val="0"/>
          <w:marTop w:val="0"/>
          <w:marBottom w:val="0"/>
          <w:divBdr>
            <w:top w:val="none" w:sz="0" w:space="0" w:color="auto"/>
            <w:left w:val="none" w:sz="0" w:space="0" w:color="auto"/>
            <w:bottom w:val="none" w:sz="0" w:space="0" w:color="auto"/>
            <w:right w:val="none" w:sz="0" w:space="0" w:color="auto"/>
          </w:divBdr>
        </w:div>
        <w:div w:id="336615760">
          <w:marLeft w:val="640"/>
          <w:marRight w:val="0"/>
          <w:marTop w:val="0"/>
          <w:marBottom w:val="0"/>
          <w:divBdr>
            <w:top w:val="none" w:sz="0" w:space="0" w:color="auto"/>
            <w:left w:val="none" w:sz="0" w:space="0" w:color="auto"/>
            <w:bottom w:val="none" w:sz="0" w:space="0" w:color="auto"/>
            <w:right w:val="none" w:sz="0" w:space="0" w:color="auto"/>
          </w:divBdr>
        </w:div>
        <w:div w:id="340856249">
          <w:marLeft w:val="640"/>
          <w:marRight w:val="0"/>
          <w:marTop w:val="0"/>
          <w:marBottom w:val="0"/>
          <w:divBdr>
            <w:top w:val="none" w:sz="0" w:space="0" w:color="auto"/>
            <w:left w:val="none" w:sz="0" w:space="0" w:color="auto"/>
            <w:bottom w:val="none" w:sz="0" w:space="0" w:color="auto"/>
            <w:right w:val="none" w:sz="0" w:space="0" w:color="auto"/>
          </w:divBdr>
        </w:div>
        <w:div w:id="343215129">
          <w:marLeft w:val="640"/>
          <w:marRight w:val="0"/>
          <w:marTop w:val="0"/>
          <w:marBottom w:val="0"/>
          <w:divBdr>
            <w:top w:val="none" w:sz="0" w:space="0" w:color="auto"/>
            <w:left w:val="none" w:sz="0" w:space="0" w:color="auto"/>
            <w:bottom w:val="none" w:sz="0" w:space="0" w:color="auto"/>
            <w:right w:val="none" w:sz="0" w:space="0" w:color="auto"/>
          </w:divBdr>
        </w:div>
        <w:div w:id="356590060">
          <w:marLeft w:val="640"/>
          <w:marRight w:val="0"/>
          <w:marTop w:val="0"/>
          <w:marBottom w:val="0"/>
          <w:divBdr>
            <w:top w:val="none" w:sz="0" w:space="0" w:color="auto"/>
            <w:left w:val="none" w:sz="0" w:space="0" w:color="auto"/>
            <w:bottom w:val="none" w:sz="0" w:space="0" w:color="auto"/>
            <w:right w:val="none" w:sz="0" w:space="0" w:color="auto"/>
          </w:divBdr>
        </w:div>
        <w:div w:id="422533953">
          <w:marLeft w:val="640"/>
          <w:marRight w:val="0"/>
          <w:marTop w:val="0"/>
          <w:marBottom w:val="0"/>
          <w:divBdr>
            <w:top w:val="none" w:sz="0" w:space="0" w:color="auto"/>
            <w:left w:val="none" w:sz="0" w:space="0" w:color="auto"/>
            <w:bottom w:val="none" w:sz="0" w:space="0" w:color="auto"/>
            <w:right w:val="none" w:sz="0" w:space="0" w:color="auto"/>
          </w:divBdr>
        </w:div>
        <w:div w:id="426772253">
          <w:marLeft w:val="640"/>
          <w:marRight w:val="0"/>
          <w:marTop w:val="0"/>
          <w:marBottom w:val="0"/>
          <w:divBdr>
            <w:top w:val="none" w:sz="0" w:space="0" w:color="auto"/>
            <w:left w:val="none" w:sz="0" w:space="0" w:color="auto"/>
            <w:bottom w:val="none" w:sz="0" w:space="0" w:color="auto"/>
            <w:right w:val="none" w:sz="0" w:space="0" w:color="auto"/>
          </w:divBdr>
        </w:div>
        <w:div w:id="441801236">
          <w:marLeft w:val="640"/>
          <w:marRight w:val="0"/>
          <w:marTop w:val="0"/>
          <w:marBottom w:val="0"/>
          <w:divBdr>
            <w:top w:val="none" w:sz="0" w:space="0" w:color="auto"/>
            <w:left w:val="none" w:sz="0" w:space="0" w:color="auto"/>
            <w:bottom w:val="none" w:sz="0" w:space="0" w:color="auto"/>
            <w:right w:val="none" w:sz="0" w:space="0" w:color="auto"/>
          </w:divBdr>
        </w:div>
        <w:div w:id="443883694">
          <w:marLeft w:val="640"/>
          <w:marRight w:val="0"/>
          <w:marTop w:val="0"/>
          <w:marBottom w:val="0"/>
          <w:divBdr>
            <w:top w:val="none" w:sz="0" w:space="0" w:color="auto"/>
            <w:left w:val="none" w:sz="0" w:space="0" w:color="auto"/>
            <w:bottom w:val="none" w:sz="0" w:space="0" w:color="auto"/>
            <w:right w:val="none" w:sz="0" w:space="0" w:color="auto"/>
          </w:divBdr>
        </w:div>
        <w:div w:id="471410382">
          <w:marLeft w:val="640"/>
          <w:marRight w:val="0"/>
          <w:marTop w:val="0"/>
          <w:marBottom w:val="0"/>
          <w:divBdr>
            <w:top w:val="none" w:sz="0" w:space="0" w:color="auto"/>
            <w:left w:val="none" w:sz="0" w:space="0" w:color="auto"/>
            <w:bottom w:val="none" w:sz="0" w:space="0" w:color="auto"/>
            <w:right w:val="none" w:sz="0" w:space="0" w:color="auto"/>
          </w:divBdr>
        </w:div>
        <w:div w:id="516425215">
          <w:marLeft w:val="640"/>
          <w:marRight w:val="0"/>
          <w:marTop w:val="0"/>
          <w:marBottom w:val="0"/>
          <w:divBdr>
            <w:top w:val="none" w:sz="0" w:space="0" w:color="auto"/>
            <w:left w:val="none" w:sz="0" w:space="0" w:color="auto"/>
            <w:bottom w:val="none" w:sz="0" w:space="0" w:color="auto"/>
            <w:right w:val="none" w:sz="0" w:space="0" w:color="auto"/>
          </w:divBdr>
        </w:div>
        <w:div w:id="522522893">
          <w:marLeft w:val="640"/>
          <w:marRight w:val="0"/>
          <w:marTop w:val="0"/>
          <w:marBottom w:val="0"/>
          <w:divBdr>
            <w:top w:val="none" w:sz="0" w:space="0" w:color="auto"/>
            <w:left w:val="none" w:sz="0" w:space="0" w:color="auto"/>
            <w:bottom w:val="none" w:sz="0" w:space="0" w:color="auto"/>
            <w:right w:val="none" w:sz="0" w:space="0" w:color="auto"/>
          </w:divBdr>
        </w:div>
        <w:div w:id="569534313">
          <w:marLeft w:val="640"/>
          <w:marRight w:val="0"/>
          <w:marTop w:val="0"/>
          <w:marBottom w:val="0"/>
          <w:divBdr>
            <w:top w:val="none" w:sz="0" w:space="0" w:color="auto"/>
            <w:left w:val="none" w:sz="0" w:space="0" w:color="auto"/>
            <w:bottom w:val="none" w:sz="0" w:space="0" w:color="auto"/>
            <w:right w:val="none" w:sz="0" w:space="0" w:color="auto"/>
          </w:divBdr>
        </w:div>
        <w:div w:id="595015780">
          <w:marLeft w:val="640"/>
          <w:marRight w:val="0"/>
          <w:marTop w:val="0"/>
          <w:marBottom w:val="0"/>
          <w:divBdr>
            <w:top w:val="none" w:sz="0" w:space="0" w:color="auto"/>
            <w:left w:val="none" w:sz="0" w:space="0" w:color="auto"/>
            <w:bottom w:val="none" w:sz="0" w:space="0" w:color="auto"/>
            <w:right w:val="none" w:sz="0" w:space="0" w:color="auto"/>
          </w:divBdr>
        </w:div>
        <w:div w:id="600450370">
          <w:marLeft w:val="640"/>
          <w:marRight w:val="0"/>
          <w:marTop w:val="0"/>
          <w:marBottom w:val="0"/>
          <w:divBdr>
            <w:top w:val="none" w:sz="0" w:space="0" w:color="auto"/>
            <w:left w:val="none" w:sz="0" w:space="0" w:color="auto"/>
            <w:bottom w:val="none" w:sz="0" w:space="0" w:color="auto"/>
            <w:right w:val="none" w:sz="0" w:space="0" w:color="auto"/>
          </w:divBdr>
        </w:div>
        <w:div w:id="626744613">
          <w:marLeft w:val="640"/>
          <w:marRight w:val="0"/>
          <w:marTop w:val="0"/>
          <w:marBottom w:val="0"/>
          <w:divBdr>
            <w:top w:val="none" w:sz="0" w:space="0" w:color="auto"/>
            <w:left w:val="none" w:sz="0" w:space="0" w:color="auto"/>
            <w:bottom w:val="none" w:sz="0" w:space="0" w:color="auto"/>
            <w:right w:val="none" w:sz="0" w:space="0" w:color="auto"/>
          </w:divBdr>
        </w:div>
        <w:div w:id="643700565">
          <w:marLeft w:val="640"/>
          <w:marRight w:val="0"/>
          <w:marTop w:val="0"/>
          <w:marBottom w:val="0"/>
          <w:divBdr>
            <w:top w:val="none" w:sz="0" w:space="0" w:color="auto"/>
            <w:left w:val="none" w:sz="0" w:space="0" w:color="auto"/>
            <w:bottom w:val="none" w:sz="0" w:space="0" w:color="auto"/>
            <w:right w:val="none" w:sz="0" w:space="0" w:color="auto"/>
          </w:divBdr>
        </w:div>
        <w:div w:id="658728834">
          <w:marLeft w:val="640"/>
          <w:marRight w:val="0"/>
          <w:marTop w:val="0"/>
          <w:marBottom w:val="0"/>
          <w:divBdr>
            <w:top w:val="none" w:sz="0" w:space="0" w:color="auto"/>
            <w:left w:val="none" w:sz="0" w:space="0" w:color="auto"/>
            <w:bottom w:val="none" w:sz="0" w:space="0" w:color="auto"/>
            <w:right w:val="none" w:sz="0" w:space="0" w:color="auto"/>
          </w:divBdr>
        </w:div>
        <w:div w:id="674771007">
          <w:marLeft w:val="640"/>
          <w:marRight w:val="0"/>
          <w:marTop w:val="0"/>
          <w:marBottom w:val="0"/>
          <w:divBdr>
            <w:top w:val="none" w:sz="0" w:space="0" w:color="auto"/>
            <w:left w:val="none" w:sz="0" w:space="0" w:color="auto"/>
            <w:bottom w:val="none" w:sz="0" w:space="0" w:color="auto"/>
            <w:right w:val="none" w:sz="0" w:space="0" w:color="auto"/>
          </w:divBdr>
        </w:div>
        <w:div w:id="788087253">
          <w:marLeft w:val="640"/>
          <w:marRight w:val="0"/>
          <w:marTop w:val="0"/>
          <w:marBottom w:val="0"/>
          <w:divBdr>
            <w:top w:val="none" w:sz="0" w:space="0" w:color="auto"/>
            <w:left w:val="none" w:sz="0" w:space="0" w:color="auto"/>
            <w:bottom w:val="none" w:sz="0" w:space="0" w:color="auto"/>
            <w:right w:val="none" w:sz="0" w:space="0" w:color="auto"/>
          </w:divBdr>
        </w:div>
        <w:div w:id="803691550">
          <w:marLeft w:val="640"/>
          <w:marRight w:val="0"/>
          <w:marTop w:val="0"/>
          <w:marBottom w:val="0"/>
          <w:divBdr>
            <w:top w:val="none" w:sz="0" w:space="0" w:color="auto"/>
            <w:left w:val="none" w:sz="0" w:space="0" w:color="auto"/>
            <w:bottom w:val="none" w:sz="0" w:space="0" w:color="auto"/>
            <w:right w:val="none" w:sz="0" w:space="0" w:color="auto"/>
          </w:divBdr>
        </w:div>
        <w:div w:id="808399042">
          <w:marLeft w:val="640"/>
          <w:marRight w:val="0"/>
          <w:marTop w:val="0"/>
          <w:marBottom w:val="0"/>
          <w:divBdr>
            <w:top w:val="none" w:sz="0" w:space="0" w:color="auto"/>
            <w:left w:val="none" w:sz="0" w:space="0" w:color="auto"/>
            <w:bottom w:val="none" w:sz="0" w:space="0" w:color="auto"/>
            <w:right w:val="none" w:sz="0" w:space="0" w:color="auto"/>
          </w:divBdr>
        </w:div>
        <w:div w:id="840312366">
          <w:marLeft w:val="640"/>
          <w:marRight w:val="0"/>
          <w:marTop w:val="0"/>
          <w:marBottom w:val="0"/>
          <w:divBdr>
            <w:top w:val="none" w:sz="0" w:space="0" w:color="auto"/>
            <w:left w:val="none" w:sz="0" w:space="0" w:color="auto"/>
            <w:bottom w:val="none" w:sz="0" w:space="0" w:color="auto"/>
            <w:right w:val="none" w:sz="0" w:space="0" w:color="auto"/>
          </w:divBdr>
        </w:div>
        <w:div w:id="848255515">
          <w:marLeft w:val="640"/>
          <w:marRight w:val="0"/>
          <w:marTop w:val="0"/>
          <w:marBottom w:val="0"/>
          <w:divBdr>
            <w:top w:val="none" w:sz="0" w:space="0" w:color="auto"/>
            <w:left w:val="none" w:sz="0" w:space="0" w:color="auto"/>
            <w:bottom w:val="none" w:sz="0" w:space="0" w:color="auto"/>
            <w:right w:val="none" w:sz="0" w:space="0" w:color="auto"/>
          </w:divBdr>
        </w:div>
        <w:div w:id="860053233">
          <w:marLeft w:val="640"/>
          <w:marRight w:val="0"/>
          <w:marTop w:val="0"/>
          <w:marBottom w:val="0"/>
          <w:divBdr>
            <w:top w:val="none" w:sz="0" w:space="0" w:color="auto"/>
            <w:left w:val="none" w:sz="0" w:space="0" w:color="auto"/>
            <w:bottom w:val="none" w:sz="0" w:space="0" w:color="auto"/>
            <w:right w:val="none" w:sz="0" w:space="0" w:color="auto"/>
          </w:divBdr>
        </w:div>
        <w:div w:id="892349156">
          <w:marLeft w:val="640"/>
          <w:marRight w:val="0"/>
          <w:marTop w:val="0"/>
          <w:marBottom w:val="0"/>
          <w:divBdr>
            <w:top w:val="none" w:sz="0" w:space="0" w:color="auto"/>
            <w:left w:val="none" w:sz="0" w:space="0" w:color="auto"/>
            <w:bottom w:val="none" w:sz="0" w:space="0" w:color="auto"/>
            <w:right w:val="none" w:sz="0" w:space="0" w:color="auto"/>
          </w:divBdr>
        </w:div>
        <w:div w:id="893465183">
          <w:marLeft w:val="640"/>
          <w:marRight w:val="0"/>
          <w:marTop w:val="0"/>
          <w:marBottom w:val="0"/>
          <w:divBdr>
            <w:top w:val="none" w:sz="0" w:space="0" w:color="auto"/>
            <w:left w:val="none" w:sz="0" w:space="0" w:color="auto"/>
            <w:bottom w:val="none" w:sz="0" w:space="0" w:color="auto"/>
            <w:right w:val="none" w:sz="0" w:space="0" w:color="auto"/>
          </w:divBdr>
        </w:div>
        <w:div w:id="914433305">
          <w:marLeft w:val="640"/>
          <w:marRight w:val="0"/>
          <w:marTop w:val="0"/>
          <w:marBottom w:val="0"/>
          <w:divBdr>
            <w:top w:val="none" w:sz="0" w:space="0" w:color="auto"/>
            <w:left w:val="none" w:sz="0" w:space="0" w:color="auto"/>
            <w:bottom w:val="none" w:sz="0" w:space="0" w:color="auto"/>
            <w:right w:val="none" w:sz="0" w:space="0" w:color="auto"/>
          </w:divBdr>
        </w:div>
        <w:div w:id="947784459">
          <w:marLeft w:val="640"/>
          <w:marRight w:val="0"/>
          <w:marTop w:val="0"/>
          <w:marBottom w:val="0"/>
          <w:divBdr>
            <w:top w:val="none" w:sz="0" w:space="0" w:color="auto"/>
            <w:left w:val="none" w:sz="0" w:space="0" w:color="auto"/>
            <w:bottom w:val="none" w:sz="0" w:space="0" w:color="auto"/>
            <w:right w:val="none" w:sz="0" w:space="0" w:color="auto"/>
          </w:divBdr>
        </w:div>
        <w:div w:id="999308294">
          <w:marLeft w:val="640"/>
          <w:marRight w:val="0"/>
          <w:marTop w:val="0"/>
          <w:marBottom w:val="0"/>
          <w:divBdr>
            <w:top w:val="none" w:sz="0" w:space="0" w:color="auto"/>
            <w:left w:val="none" w:sz="0" w:space="0" w:color="auto"/>
            <w:bottom w:val="none" w:sz="0" w:space="0" w:color="auto"/>
            <w:right w:val="none" w:sz="0" w:space="0" w:color="auto"/>
          </w:divBdr>
        </w:div>
        <w:div w:id="1003243547">
          <w:marLeft w:val="640"/>
          <w:marRight w:val="0"/>
          <w:marTop w:val="0"/>
          <w:marBottom w:val="0"/>
          <w:divBdr>
            <w:top w:val="none" w:sz="0" w:space="0" w:color="auto"/>
            <w:left w:val="none" w:sz="0" w:space="0" w:color="auto"/>
            <w:bottom w:val="none" w:sz="0" w:space="0" w:color="auto"/>
            <w:right w:val="none" w:sz="0" w:space="0" w:color="auto"/>
          </w:divBdr>
        </w:div>
        <w:div w:id="1009869793">
          <w:marLeft w:val="640"/>
          <w:marRight w:val="0"/>
          <w:marTop w:val="0"/>
          <w:marBottom w:val="0"/>
          <w:divBdr>
            <w:top w:val="none" w:sz="0" w:space="0" w:color="auto"/>
            <w:left w:val="none" w:sz="0" w:space="0" w:color="auto"/>
            <w:bottom w:val="none" w:sz="0" w:space="0" w:color="auto"/>
            <w:right w:val="none" w:sz="0" w:space="0" w:color="auto"/>
          </w:divBdr>
        </w:div>
        <w:div w:id="1012999582">
          <w:marLeft w:val="640"/>
          <w:marRight w:val="0"/>
          <w:marTop w:val="0"/>
          <w:marBottom w:val="0"/>
          <w:divBdr>
            <w:top w:val="none" w:sz="0" w:space="0" w:color="auto"/>
            <w:left w:val="none" w:sz="0" w:space="0" w:color="auto"/>
            <w:bottom w:val="none" w:sz="0" w:space="0" w:color="auto"/>
            <w:right w:val="none" w:sz="0" w:space="0" w:color="auto"/>
          </w:divBdr>
        </w:div>
        <w:div w:id="1029260932">
          <w:marLeft w:val="640"/>
          <w:marRight w:val="0"/>
          <w:marTop w:val="0"/>
          <w:marBottom w:val="0"/>
          <w:divBdr>
            <w:top w:val="none" w:sz="0" w:space="0" w:color="auto"/>
            <w:left w:val="none" w:sz="0" w:space="0" w:color="auto"/>
            <w:bottom w:val="none" w:sz="0" w:space="0" w:color="auto"/>
            <w:right w:val="none" w:sz="0" w:space="0" w:color="auto"/>
          </w:divBdr>
        </w:div>
        <w:div w:id="1059550287">
          <w:marLeft w:val="640"/>
          <w:marRight w:val="0"/>
          <w:marTop w:val="0"/>
          <w:marBottom w:val="0"/>
          <w:divBdr>
            <w:top w:val="none" w:sz="0" w:space="0" w:color="auto"/>
            <w:left w:val="none" w:sz="0" w:space="0" w:color="auto"/>
            <w:bottom w:val="none" w:sz="0" w:space="0" w:color="auto"/>
            <w:right w:val="none" w:sz="0" w:space="0" w:color="auto"/>
          </w:divBdr>
        </w:div>
        <w:div w:id="1069618358">
          <w:marLeft w:val="640"/>
          <w:marRight w:val="0"/>
          <w:marTop w:val="0"/>
          <w:marBottom w:val="0"/>
          <w:divBdr>
            <w:top w:val="none" w:sz="0" w:space="0" w:color="auto"/>
            <w:left w:val="none" w:sz="0" w:space="0" w:color="auto"/>
            <w:bottom w:val="none" w:sz="0" w:space="0" w:color="auto"/>
            <w:right w:val="none" w:sz="0" w:space="0" w:color="auto"/>
          </w:divBdr>
        </w:div>
        <w:div w:id="1093477056">
          <w:marLeft w:val="640"/>
          <w:marRight w:val="0"/>
          <w:marTop w:val="0"/>
          <w:marBottom w:val="0"/>
          <w:divBdr>
            <w:top w:val="none" w:sz="0" w:space="0" w:color="auto"/>
            <w:left w:val="none" w:sz="0" w:space="0" w:color="auto"/>
            <w:bottom w:val="none" w:sz="0" w:space="0" w:color="auto"/>
            <w:right w:val="none" w:sz="0" w:space="0" w:color="auto"/>
          </w:divBdr>
        </w:div>
        <w:div w:id="1125270880">
          <w:marLeft w:val="640"/>
          <w:marRight w:val="0"/>
          <w:marTop w:val="0"/>
          <w:marBottom w:val="0"/>
          <w:divBdr>
            <w:top w:val="none" w:sz="0" w:space="0" w:color="auto"/>
            <w:left w:val="none" w:sz="0" w:space="0" w:color="auto"/>
            <w:bottom w:val="none" w:sz="0" w:space="0" w:color="auto"/>
            <w:right w:val="none" w:sz="0" w:space="0" w:color="auto"/>
          </w:divBdr>
        </w:div>
        <w:div w:id="1143893032">
          <w:marLeft w:val="640"/>
          <w:marRight w:val="0"/>
          <w:marTop w:val="0"/>
          <w:marBottom w:val="0"/>
          <w:divBdr>
            <w:top w:val="none" w:sz="0" w:space="0" w:color="auto"/>
            <w:left w:val="none" w:sz="0" w:space="0" w:color="auto"/>
            <w:bottom w:val="none" w:sz="0" w:space="0" w:color="auto"/>
            <w:right w:val="none" w:sz="0" w:space="0" w:color="auto"/>
          </w:divBdr>
        </w:div>
        <w:div w:id="1181309870">
          <w:marLeft w:val="640"/>
          <w:marRight w:val="0"/>
          <w:marTop w:val="0"/>
          <w:marBottom w:val="0"/>
          <w:divBdr>
            <w:top w:val="none" w:sz="0" w:space="0" w:color="auto"/>
            <w:left w:val="none" w:sz="0" w:space="0" w:color="auto"/>
            <w:bottom w:val="none" w:sz="0" w:space="0" w:color="auto"/>
            <w:right w:val="none" w:sz="0" w:space="0" w:color="auto"/>
          </w:divBdr>
        </w:div>
        <w:div w:id="1208839902">
          <w:marLeft w:val="640"/>
          <w:marRight w:val="0"/>
          <w:marTop w:val="0"/>
          <w:marBottom w:val="0"/>
          <w:divBdr>
            <w:top w:val="none" w:sz="0" w:space="0" w:color="auto"/>
            <w:left w:val="none" w:sz="0" w:space="0" w:color="auto"/>
            <w:bottom w:val="none" w:sz="0" w:space="0" w:color="auto"/>
            <w:right w:val="none" w:sz="0" w:space="0" w:color="auto"/>
          </w:divBdr>
        </w:div>
        <w:div w:id="1224219440">
          <w:marLeft w:val="640"/>
          <w:marRight w:val="0"/>
          <w:marTop w:val="0"/>
          <w:marBottom w:val="0"/>
          <w:divBdr>
            <w:top w:val="none" w:sz="0" w:space="0" w:color="auto"/>
            <w:left w:val="none" w:sz="0" w:space="0" w:color="auto"/>
            <w:bottom w:val="none" w:sz="0" w:space="0" w:color="auto"/>
            <w:right w:val="none" w:sz="0" w:space="0" w:color="auto"/>
          </w:divBdr>
        </w:div>
        <w:div w:id="1234196089">
          <w:marLeft w:val="640"/>
          <w:marRight w:val="0"/>
          <w:marTop w:val="0"/>
          <w:marBottom w:val="0"/>
          <w:divBdr>
            <w:top w:val="none" w:sz="0" w:space="0" w:color="auto"/>
            <w:left w:val="none" w:sz="0" w:space="0" w:color="auto"/>
            <w:bottom w:val="none" w:sz="0" w:space="0" w:color="auto"/>
            <w:right w:val="none" w:sz="0" w:space="0" w:color="auto"/>
          </w:divBdr>
        </w:div>
        <w:div w:id="1277634717">
          <w:marLeft w:val="640"/>
          <w:marRight w:val="0"/>
          <w:marTop w:val="0"/>
          <w:marBottom w:val="0"/>
          <w:divBdr>
            <w:top w:val="none" w:sz="0" w:space="0" w:color="auto"/>
            <w:left w:val="none" w:sz="0" w:space="0" w:color="auto"/>
            <w:bottom w:val="none" w:sz="0" w:space="0" w:color="auto"/>
            <w:right w:val="none" w:sz="0" w:space="0" w:color="auto"/>
          </w:divBdr>
        </w:div>
        <w:div w:id="1349597138">
          <w:marLeft w:val="640"/>
          <w:marRight w:val="0"/>
          <w:marTop w:val="0"/>
          <w:marBottom w:val="0"/>
          <w:divBdr>
            <w:top w:val="none" w:sz="0" w:space="0" w:color="auto"/>
            <w:left w:val="none" w:sz="0" w:space="0" w:color="auto"/>
            <w:bottom w:val="none" w:sz="0" w:space="0" w:color="auto"/>
            <w:right w:val="none" w:sz="0" w:space="0" w:color="auto"/>
          </w:divBdr>
        </w:div>
        <w:div w:id="1408383142">
          <w:marLeft w:val="640"/>
          <w:marRight w:val="0"/>
          <w:marTop w:val="0"/>
          <w:marBottom w:val="0"/>
          <w:divBdr>
            <w:top w:val="none" w:sz="0" w:space="0" w:color="auto"/>
            <w:left w:val="none" w:sz="0" w:space="0" w:color="auto"/>
            <w:bottom w:val="none" w:sz="0" w:space="0" w:color="auto"/>
            <w:right w:val="none" w:sz="0" w:space="0" w:color="auto"/>
          </w:divBdr>
        </w:div>
        <w:div w:id="1414549995">
          <w:marLeft w:val="640"/>
          <w:marRight w:val="0"/>
          <w:marTop w:val="0"/>
          <w:marBottom w:val="0"/>
          <w:divBdr>
            <w:top w:val="none" w:sz="0" w:space="0" w:color="auto"/>
            <w:left w:val="none" w:sz="0" w:space="0" w:color="auto"/>
            <w:bottom w:val="none" w:sz="0" w:space="0" w:color="auto"/>
            <w:right w:val="none" w:sz="0" w:space="0" w:color="auto"/>
          </w:divBdr>
        </w:div>
        <w:div w:id="1483236644">
          <w:marLeft w:val="640"/>
          <w:marRight w:val="0"/>
          <w:marTop w:val="0"/>
          <w:marBottom w:val="0"/>
          <w:divBdr>
            <w:top w:val="none" w:sz="0" w:space="0" w:color="auto"/>
            <w:left w:val="none" w:sz="0" w:space="0" w:color="auto"/>
            <w:bottom w:val="none" w:sz="0" w:space="0" w:color="auto"/>
            <w:right w:val="none" w:sz="0" w:space="0" w:color="auto"/>
          </w:divBdr>
        </w:div>
        <w:div w:id="1532112527">
          <w:marLeft w:val="640"/>
          <w:marRight w:val="0"/>
          <w:marTop w:val="0"/>
          <w:marBottom w:val="0"/>
          <w:divBdr>
            <w:top w:val="none" w:sz="0" w:space="0" w:color="auto"/>
            <w:left w:val="none" w:sz="0" w:space="0" w:color="auto"/>
            <w:bottom w:val="none" w:sz="0" w:space="0" w:color="auto"/>
            <w:right w:val="none" w:sz="0" w:space="0" w:color="auto"/>
          </w:divBdr>
        </w:div>
        <w:div w:id="1534732687">
          <w:marLeft w:val="640"/>
          <w:marRight w:val="0"/>
          <w:marTop w:val="0"/>
          <w:marBottom w:val="0"/>
          <w:divBdr>
            <w:top w:val="none" w:sz="0" w:space="0" w:color="auto"/>
            <w:left w:val="none" w:sz="0" w:space="0" w:color="auto"/>
            <w:bottom w:val="none" w:sz="0" w:space="0" w:color="auto"/>
            <w:right w:val="none" w:sz="0" w:space="0" w:color="auto"/>
          </w:divBdr>
        </w:div>
        <w:div w:id="1554580381">
          <w:marLeft w:val="640"/>
          <w:marRight w:val="0"/>
          <w:marTop w:val="0"/>
          <w:marBottom w:val="0"/>
          <w:divBdr>
            <w:top w:val="none" w:sz="0" w:space="0" w:color="auto"/>
            <w:left w:val="none" w:sz="0" w:space="0" w:color="auto"/>
            <w:bottom w:val="none" w:sz="0" w:space="0" w:color="auto"/>
            <w:right w:val="none" w:sz="0" w:space="0" w:color="auto"/>
          </w:divBdr>
        </w:div>
        <w:div w:id="1575045701">
          <w:marLeft w:val="640"/>
          <w:marRight w:val="0"/>
          <w:marTop w:val="0"/>
          <w:marBottom w:val="0"/>
          <w:divBdr>
            <w:top w:val="none" w:sz="0" w:space="0" w:color="auto"/>
            <w:left w:val="none" w:sz="0" w:space="0" w:color="auto"/>
            <w:bottom w:val="none" w:sz="0" w:space="0" w:color="auto"/>
            <w:right w:val="none" w:sz="0" w:space="0" w:color="auto"/>
          </w:divBdr>
        </w:div>
        <w:div w:id="1578831085">
          <w:marLeft w:val="640"/>
          <w:marRight w:val="0"/>
          <w:marTop w:val="0"/>
          <w:marBottom w:val="0"/>
          <w:divBdr>
            <w:top w:val="none" w:sz="0" w:space="0" w:color="auto"/>
            <w:left w:val="none" w:sz="0" w:space="0" w:color="auto"/>
            <w:bottom w:val="none" w:sz="0" w:space="0" w:color="auto"/>
            <w:right w:val="none" w:sz="0" w:space="0" w:color="auto"/>
          </w:divBdr>
        </w:div>
        <w:div w:id="1592471673">
          <w:marLeft w:val="640"/>
          <w:marRight w:val="0"/>
          <w:marTop w:val="0"/>
          <w:marBottom w:val="0"/>
          <w:divBdr>
            <w:top w:val="none" w:sz="0" w:space="0" w:color="auto"/>
            <w:left w:val="none" w:sz="0" w:space="0" w:color="auto"/>
            <w:bottom w:val="none" w:sz="0" w:space="0" w:color="auto"/>
            <w:right w:val="none" w:sz="0" w:space="0" w:color="auto"/>
          </w:divBdr>
        </w:div>
        <w:div w:id="1609004093">
          <w:marLeft w:val="640"/>
          <w:marRight w:val="0"/>
          <w:marTop w:val="0"/>
          <w:marBottom w:val="0"/>
          <w:divBdr>
            <w:top w:val="none" w:sz="0" w:space="0" w:color="auto"/>
            <w:left w:val="none" w:sz="0" w:space="0" w:color="auto"/>
            <w:bottom w:val="none" w:sz="0" w:space="0" w:color="auto"/>
            <w:right w:val="none" w:sz="0" w:space="0" w:color="auto"/>
          </w:divBdr>
        </w:div>
        <w:div w:id="1624338840">
          <w:marLeft w:val="640"/>
          <w:marRight w:val="0"/>
          <w:marTop w:val="0"/>
          <w:marBottom w:val="0"/>
          <w:divBdr>
            <w:top w:val="none" w:sz="0" w:space="0" w:color="auto"/>
            <w:left w:val="none" w:sz="0" w:space="0" w:color="auto"/>
            <w:bottom w:val="none" w:sz="0" w:space="0" w:color="auto"/>
            <w:right w:val="none" w:sz="0" w:space="0" w:color="auto"/>
          </w:divBdr>
        </w:div>
        <w:div w:id="1636257899">
          <w:marLeft w:val="640"/>
          <w:marRight w:val="0"/>
          <w:marTop w:val="0"/>
          <w:marBottom w:val="0"/>
          <w:divBdr>
            <w:top w:val="none" w:sz="0" w:space="0" w:color="auto"/>
            <w:left w:val="none" w:sz="0" w:space="0" w:color="auto"/>
            <w:bottom w:val="none" w:sz="0" w:space="0" w:color="auto"/>
            <w:right w:val="none" w:sz="0" w:space="0" w:color="auto"/>
          </w:divBdr>
        </w:div>
        <w:div w:id="1663578672">
          <w:marLeft w:val="640"/>
          <w:marRight w:val="0"/>
          <w:marTop w:val="0"/>
          <w:marBottom w:val="0"/>
          <w:divBdr>
            <w:top w:val="none" w:sz="0" w:space="0" w:color="auto"/>
            <w:left w:val="none" w:sz="0" w:space="0" w:color="auto"/>
            <w:bottom w:val="none" w:sz="0" w:space="0" w:color="auto"/>
            <w:right w:val="none" w:sz="0" w:space="0" w:color="auto"/>
          </w:divBdr>
        </w:div>
        <w:div w:id="1664122296">
          <w:marLeft w:val="640"/>
          <w:marRight w:val="0"/>
          <w:marTop w:val="0"/>
          <w:marBottom w:val="0"/>
          <w:divBdr>
            <w:top w:val="none" w:sz="0" w:space="0" w:color="auto"/>
            <w:left w:val="none" w:sz="0" w:space="0" w:color="auto"/>
            <w:bottom w:val="none" w:sz="0" w:space="0" w:color="auto"/>
            <w:right w:val="none" w:sz="0" w:space="0" w:color="auto"/>
          </w:divBdr>
        </w:div>
        <w:div w:id="1708948940">
          <w:marLeft w:val="640"/>
          <w:marRight w:val="0"/>
          <w:marTop w:val="0"/>
          <w:marBottom w:val="0"/>
          <w:divBdr>
            <w:top w:val="none" w:sz="0" w:space="0" w:color="auto"/>
            <w:left w:val="none" w:sz="0" w:space="0" w:color="auto"/>
            <w:bottom w:val="none" w:sz="0" w:space="0" w:color="auto"/>
            <w:right w:val="none" w:sz="0" w:space="0" w:color="auto"/>
          </w:divBdr>
        </w:div>
        <w:div w:id="1763449645">
          <w:marLeft w:val="640"/>
          <w:marRight w:val="0"/>
          <w:marTop w:val="0"/>
          <w:marBottom w:val="0"/>
          <w:divBdr>
            <w:top w:val="none" w:sz="0" w:space="0" w:color="auto"/>
            <w:left w:val="none" w:sz="0" w:space="0" w:color="auto"/>
            <w:bottom w:val="none" w:sz="0" w:space="0" w:color="auto"/>
            <w:right w:val="none" w:sz="0" w:space="0" w:color="auto"/>
          </w:divBdr>
        </w:div>
        <w:div w:id="1815366799">
          <w:marLeft w:val="640"/>
          <w:marRight w:val="0"/>
          <w:marTop w:val="0"/>
          <w:marBottom w:val="0"/>
          <w:divBdr>
            <w:top w:val="none" w:sz="0" w:space="0" w:color="auto"/>
            <w:left w:val="none" w:sz="0" w:space="0" w:color="auto"/>
            <w:bottom w:val="none" w:sz="0" w:space="0" w:color="auto"/>
            <w:right w:val="none" w:sz="0" w:space="0" w:color="auto"/>
          </w:divBdr>
        </w:div>
        <w:div w:id="1868634646">
          <w:marLeft w:val="640"/>
          <w:marRight w:val="0"/>
          <w:marTop w:val="0"/>
          <w:marBottom w:val="0"/>
          <w:divBdr>
            <w:top w:val="none" w:sz="0" w:space="0" w:color="auto"/>
            <w:left w:val="none" w:sz="0" w:space="0" w:color="auto"/>
            <w:bottom w:val="none" w:sz="0" w:space="0" w:color="auto"/>
            <w:right w:val="none" w:sz="0" w:space="0" w:color="auto"/>
          </w:divBdr>
        </w:div>
        <w:div w:id="1880165071">
          <w:marLeft w:val="640"/>
          <w:marRight w:val="0"/>
          <w:marTop w:val="0"/>
          <w:marBottom w:val="0"/>
          <w:divBdr>
            <w:top w:val="none" w:sz="0" w:space="0" w:color="auto"/>
            <w:left w:val="none" w:sz="0" w:space="0" w:color="auto"/>
            <w:bottom w:val="none" w:sz="0" w:space="0" w:color="auto"/>
            <w:right w:val="none" w:sz="0" w:space="0" w:color="auto"/>
          </w:divBdr>
        </w:div>
        <w:div w:id="1897430931">
          <w:marLeft w:val="640"/>
          <w:marRight w:val="0"/>
          <w:marTop w:val="0"/>
          <w:marBottom w:val="0"/>
          <w:divBdr>
            <w:top w:val="none" w:sz="0" w:space="0" w:color="auto"/>
            <w:left w:val="none" w:sz="0" w:space="0" w:color="auto"/>
            <w:bottom w:val="none" w:sz="0" w:space="0" w:color="auto"/>
            <w:right w:val="none" w:sz="0" w:space="0" w:color="auto"/>
          </w:divBdr>
        </w:div>
        <w:div w:id="1899122864">
          <w:marLeft w:val="640"/>
          <w:marRight w:val="0"/>
          <w:marTop w:val="0"/>
          <w:marBottom w:val="0"/>
          <w:divBdr>
            <w:top w:val="none" w:sz="0" w:space="0" w:color="auto"/>
            <w:left w:val="none" w:sz="0" w:space="0" w:color="auto"/>
            <w:bottom w:val="none" w:sz="0" w:space="0" w:color="auto"/>
            <w:right w:val="none" w:sz="0" w:space="0" w:color="auto"/>
          </w:divBdr>
        </w:div>
        <w:div w:id="1923948248">
          <w:marLeft w:val="640"/>
          <w:marRight w:val="0"/>
          <w:marTop w:val="0"/>
          <w:marBottom w:val="0"/>
          <w:divBdr>
            <w:top w:val="none" w:sz="0" w:space="0" w:color="auto"/>
            <w:left w:val="none" w:sz="0" w:space="0" w:color="auto"/>
            <w:bottom w:val="none" w:sz="0" w:space="0" w:color="auto"/>
            <w:right w:val="none" w:sz="0" w:space="0" w:color="auto"/>
          </w:divBdr>
        </w:div>
        <w:div w:id="1998343219">
          <w:marLeft w:val="640"/>
          <w:marRight w:val="0"/>
          <w:marTop w:val="0"/>
          <w:marBottom w:val="0"/>
          <w:divBdr>
            <w:top w:val="none" w:sz="0" w:space="0" w:color="auto"/>
            <w:left w:val="none" w:sz="0" w:space="0" w:color="auto"/>
            <w:bottom w:val="none" w:sz="0" w:space="0" w:color="auto"/>
            <w:right w:val="none" w:sz="0" w:space="0" w:color="auto"/>
          </w:divBdr>
        </w:div>
        <w:div w:id="2017071945">
          <w:marLeft w:val="640"/>
          <w:marRight w:val="0"/>
          <w:marTop w:val="0"/>
          <w:marBottom w:val="0"/>
          <w:divBdr>
            <w:top w:val="none" w:sz="0" w:space="0" w:color="auto"/>
            <w:left w:val="none" w:sz="0" w:space="0" w:color="auto"/>
            <w:bottom w:val="none" w:sz="0" w:space="0" w:color="auto"/>
            <w:right w:val="none" w:sz="0" w:space="0" w:color="auto"/>
          </w:divBdr>
        </w:div>
        <w:div w:id="2028482038">
          <w:marLeft w:val="640"/>
          <w:marRight w:val="0"/>
          <w:marTop w:val="0"/>
          <w:marBottom w:val="0"/>
          <w:divBdr>
            <w:top w:val="none" w:sz="0" w:space="0" w:color="auto"/>
            <w:left w:val="none" w:sz="0" w:space="0" w:color="auto"/>
            <w:bottom w:val="none" w:sz="0" w:space="0" w:color="auto"/>
            <w:right w:val="none" w:sz="0" w:space="0" w:color="auto"/>
          </w:divBdr>
        </w:div>
        <w:div w:id="2074502259">
          <w:marLeft w:val="640"/>
          <w:marRight w:val="0"/>
          <w:marTop w:val="0"/>
          <w:marBottom w:val="0"/>
          <w:divBdr>
            <w:top w:val="none" w:sz="0" w:space="0" w:color="auto"/>
            <w:left w:val="none" w:sz="0" w:space="0" w:color="auto"/>
            <w:bottom w:val="none" w:sz="0" w:space="0" w:color="auto"/>
            <w:right w:val="none" w:sz="0" w:space="0" w:color="auto"/>
          </w:divBdr>
        </w:div>
        <w:div w:id="2077363487">
          <w:marLeft w:val="640"/>
          <w:marRight w:val="0"/>
          <w:marTop w:val="0"/>
          <w:marBottom w:val="0"/>
          <w:divBdr>
            <w:top w:val="none" w:sz="0" w:space="0" w:color="auto"/>
            <w:left w:val="none" w:sz="0" w:space="0" w:color="auto"/>
            <w:bottom w:val="none" w:sz="0" w:space="0" w:color="auto"/>
            <w:right w:val="none" w:sz="0" w:space="0" w:color="auto"/>
          </w:divBdr>
        </w:div>
        <w:div w:id="2091731065">
          <w:marLeft w:val="640"/>
          <w:marRight w:val="0"/>
          <w:marTop w:val="0"/>
          <w:marBottom w:val="0"/>
          <w:divBdr>
            <w:top w:val="none" w:sz="0" w:space="0" w:color="auto"/>
            <w:left w:val="none" w:sz="0" w:space="0" w:color="auto"/>
            <w:bottom w:val="none" w:sz="0" w:space="0" w:color="auto"/>
            <w:right w:val="none" w:sz="0" w:space="0" w:color="auto"/>
          </w:divBdr>
        </w:div>
        <w:div w:id="2103908790">
          <w:marLeft w:val="640"/>
          <w:marRight w:val="0"/>
          <w:marTop w:val="0"/>
          <w:marBottom w:val="0"/>
          <w:divBdr>
            <w:top w:val="none" w:sz="0" w:space="0" w:color="auto"/>
            <w:left w:val="none" w:sz="0" w:space="0" w:color="auto"/>
            <w:bottom w:val="none" w:sz="0" w:space="0" w:color="auto"/>
            <w:right w:val="none" w:sz="0" w:space="0" w:color="auto"/>
          </w:divBdr>
        </w:div>
        <w:div w:id="2120055426">
          <w:marLeft w:val="640"/>
          <w:marRight w:val="0"/>
          <w:marTop w:val="0"/>
          <w:marBottom w:val="0"/>
          <w:divBdr>
            <w:top w:val="none" w:sz="0" w:space="0" w:color="auto"/>
            <w:left w:val="none" w:sz="0" w:space="0" w:color="auto"/>
            <w:bottom w:val="none" w:sz="0" w:space="0" w:color="auto"/>
            <w:right w:val="none" w:sz="0" w:space="0" w:color="auto"/>
          </w:divBdr>
        </w:div>
      </w:divsChild>
    </w:div>
    <w:div w:id="1170801633">
      <w:bodyDiv w:val="1"/>
      <w:marLeft w:val="0"/>
      <w:marRight w:val="0"/>
      <w:marTop w:val="0"/>
      <w:marBottom w:val="0"/>
      <w:divBdr>
        <w:top w:val="none" w:sz="0" w:space="0" w:color="auto"/>
        <w:left w:val="none" w:sz="0" w:space="0" w:color="auto"/>
        <w:bottom w:val="none" w:sz="0" w:space="0" w:color="auto"/>
        <w:right w:val="none" w:sz="0" w:space="0" w:color="auto"/>
      </w:divBdr>
    </w:div>
    <w:div w:id="1175456398">
      <w:bodyDiv w:val="1"/>
      <w:marLeft w:val="0"/>
      <w:marRight w:val="0"/>
      <w:marTop w:val="0"/>
      <w:marBottom w:val="0"/>
      <w:divBdr>
        <w:top w:val="none" w:sz="0" w:space="0" w:color="auto"/>
        <w:left w:val="none" w:sz="0" w:space="0" w:color="auto"/>
        <w:bottom w:val="none" w:sz="0" w:space="0" w:color="auto"/>
        <w:right w:val="none" w:sz="0" w:space="0" w:color="auto"/>
      </w:divBdr>
      <w:divsChild>
        <w:div w:id="671165">
          <w:marLeft w:val="640"/>
          <w:marRight w:val="0"/>
          <w:marTop w:val="0"/>
          <w:marBottom w:val="0"/>
          <w:divBdr>
            <w:top w:val="none" w:sz="0" w:space="0" w:color="auto"/>
            <w:left w:val="none" w:sz="0" w:space="0" w:color="auto"/>
            <w:bottom w:val="none" w:sz="0" w:space="0" w:color="auto"/>
            <w:right w:val="none" w:sz="0" w:space="0" w:color="auto"/>
          </w:divBdr>
        </w:div>
        <w:div w:id="5256386">
          <w:marLeft w:val="640"/>
          <w:marRight w:val="0"/>
          <w:marTop w:val="0"/>
          <w:marBottom w:val="0"/>
          <w:divBdr>
            <w:top w:val="none" w:sz="0" w:space="0" w:color="auto"/>
            <w:left w:val="none" w:sz="0" w:space="0" w:color="auto"/>
            <w:bottom w:val="none" w:sz="0" w:space="0" w:color="auto"/>
            <w:right w:val="none" w:sz="0" w:space="0" w:color="auto"/>
          </w:divBdr>
        </w:div>
        <w:div w:id="28530570">
          <w:marLeft w:val="640"/>
          <w:marRight w:val="0"/>
          <w:marTop w:val="0"/>
          <w:marBottom w:val="0"/>
          <w:divBdr>
            <w:top w:val="none" w:sz="0" w:space="0" w:color="auto"/>
            <w:left w:val="none" w:sz="0" w:space="0" w:color="auto"/>
            <w:bottom w:val="none" w:sz="0" w:space="0" w:color="auto"/>
            <w:right w:val="none" w:sz="0" w:space="0" w:color="auto"/>
          </w:divBdr>
        </w:div>
        <w:div w:id="68037549">
          <w:marLeft w:val="640"/>
          <w:marRight w:val="0"/>
          <w:marTop w:val="0"/>
          <w:marBottom w:val="0"/>
          <w:divBdr>
            <w:top w:val="none" w:sz="0" w:space="0" w:color="auto"/>
            <w:left w:val="none" w:sz="0" w:space="0" w:color="auto"/>
            <w:bottom w:val="none" w:sz="0" w:space="0" w:color="auto"/>
            <w:right w:val="none" w:sz="0" w:space="0" w:color="auto"/>
          </w:divBdr>
        </w:div>
        <w:div w:id="144662924">
          <w:marLeft w:val="640"/>
          <w:marRight w:val="0"/>
          <w:marTop w:val="0"/>
          <w:marBottom w:val="0"/>
          <w:divBdr>
            <w:top w:val="none" w:sz="0" w:space="0" w:color="auto"/>
            <w:left w:val="none" w:sz="0" w:space="0" w:color="auto"/>
            <w:bottom w:val="none" w:sz="0" w:space="0" w:color="auto"/>
            <w:right w:val="none" w:sz="0" w:space="0" w:color="auto"/>
          </w:divBdr>
        </w:div>
        <w:div w:id="166754955">
          <w:marLeft w:val="640"/>
          <w:marRight w:val="0"/>
          <w:marTop w:val="0"/>
          <w:marBottom w:val="0"/>
          <w:divBdr>
            <w:top w:val="none" w:sz="0" w:space="0" w:color="auto"/>
            <w:left w:val="none" w:sz="0" w:space="0" w:color="auto"/>
            <w:bottom w:val="none" w:sz="0" w:space="0" w:color="auto"/>
            <w:right w:val="none" w:sz="0" w:space="0" w:color="auto"/>
          </w:divBdr>
        </w:div>
        <w:div w:id="171646771">
          <w:marLeft w:val="640"/>
          <w:marRight w:val="0"/>
          <w:marTop w:val="0"/>
          <w:marBottom w:val="0"/>
          <w:divBdr>
            <w:top w:val="none" w:sz="0" w:space="0" w:color="auto"/>
            <w:left w:val="none" w:sz="0" w:space="0" w:color="auto"/>
            <w:bottom w:val="none" w:sz="0" w:space="0" w:color="auto"/>
            <w:right w:val="none" w:sz="0" w:space="0" w:color="auto"/>
          </w:divBdr>
        </w:div>
        <w:div w:id="188221440">
          <w:marLeft w:val="640"/>
          <w:marRight w:val="0"/>
          <w:marTop w:val="0"/>
          <w:marBottom w:val="0"/>
          <w:divBdr>
            <w:top w:val="none" w:sz="0" w:space="0" w:color="auto"/>
            <w:left w:val="none" w:sz="0" w:space="0" w:color="auto"/>
            <w:bottom w:val="none" w:sz="0" w:space="0" w:color="auto"/>
            <w:right w:val="none" w:sz="0" w:space="0" w:color="auto"/>
          </w:divBdr>
        </w:div>
        <w:div w:id="197549872">
          <w:marLeft w:val="640"/>
          <w:marRight w:val="0"/>
          <w:marTop w:val="0"/>
          <w:marBottom w:val="0"/>
          <w:divBdr>
            <w:top w:val="none" w:sz="0" w:space="0" w:color="auto"/>
            <w:left w:val="none" w:sz="0" w:space="0" w:color="auto"/>
            <w:bottom w:val="none" w:sz="0" w:space="0" w:color="auto"/>
            <w:right w:val="none" w:sz="0" w:space="0" w:color="auto"/>
          </w:divBdr>
        </w:div>
        <w:div w:id="206262649">
          <w:marLeft w:val="640"/>
          <w:marRight w:val="0"/>
          <w:marTop w:val="0"/>
          <w:marBottom w:val="0"/>
          <w:divBdr>
            <w:top w:val="none" w:sz="0" w:space="0" w:color="auto"/>
            <w:left w:val="none" w:sz="0" w:space="0" w:color="auto"/>
            <w:bottom w:val="none" w:sz="0" w:space="0" w:color="auto"/>
            <w:right w:val="none" w:sz="0" w:space="0" w:color="auto"/>
          </w:divBdr>
        </w:div>
        <w:div w:id="234316462">
          <w:marLeft w:val="640"/>
          <w:marRight w:val="0"/>
          <w:marTop w:val="0"/>
          <w:marBottom w:val="0"/>
          <w:divBdr>
            <w:top w:val="none" w:sz="0" w:space="0" w:color="auto"/>
            <w:left w:val="none" w:sz="0" w:space="0" w:color="auto"/>
            <w:bottom w:val="none" w:sz="0" w:space="0" w:color="auto"/>
            <w:right w:val="none" w:sz="0" w:space="0" w:color="auto"/>
          </w:divBdr>
        </w:div>
        <w:div w:id="255333746">
          <w:marLeft w:val="640"/>
          <w:marRight w:val="0"/>
          <w:marTop w:val="0"/>
          <w:marBottom w:val="0"/>
          <w:divBdr>
            <w:top w:val="none" w:sz="0" w:space="0" w:color="auto"/>
            <w:left w:val="none" w:sz="0" w:space="0" w:color="auto"/>
            <w:bottom w:val="none" w:sz="0" w:space="0" w:color="auto"/>
            <w:right w:val="none" w:sz="0" w:space="0" w:color="auto"/>
          </w:divBdr>
        </w:div>
        <w:div w:id="270818924">
          <w:marLeft w:val="640"/>
          <w:marRight w:val="0"/>
          <w:marTop w:val="0"/>
          <w:marBottom w:val="0"/>
          <w:divBdr>
            <w:top w:val="none" w:sz="0" w:space="0" w:color="auto"/>
            <w:left w:val="none" w:sz="0" w:space="0" w:color="auto"/>
            <w:bottom w:val="none" w:sz="0" w:space="0" w:color="auto"/>
            <w:right w:val="none" w:sz="0" w:space="0" w:color="auto"/>
          </w:divBdr>
        </w:div>
        <w:div w:id="304314455">
          <w:marLeft w:val="640"/>
          <w:marRight w:val="0"/>
          <w:marTop w:val="0"/>
          <w:marBottom w:val="0"/>
          <w:divBdr>
            <w:top w:val="none" w:sz="0" w:space="0" w:color="auto"/>
            <w:left w:val="none" w:sz="0" w:space="0" w:color="auto"/>
            <w:bottom w:val="none" w:sz="0" w:space="0" w:color="auto"/>
            <w:right w:val="none" w:sz="0" w:space="0" w:color="auto"/>
          </w:divBdr>
        </w:div>
        <w:div w:id="306210734">
          <w:marLeft w:val="640"/>
          <w:marRight w:val="0"/>
          <w:marTop w:val="0"/>
          <w:marBottom w:val="0"/>
          <w:divBdr>
            <w:top w:val="none" w:sz="0" w:space="0" w:color="auto"/>
            <w:left w:val="none" w:sz="0" w:space="0" w:color="auto"/>
            <w:bottom w:val="none" w:sz="0" w:space="0" w:color="auto"/>
            <w:right w:val="none" w:sz="0" w:space="0" w:color="auto"/>
          </w:divBdr>
        </w:div>
        <w:div w:id="313336556">
          <w:marLeft w:val="640"/>
          <w:marRight w:val="0"/>
          <w:marTop w:val="0"/>
          <w:marBottom w:val="0"/>
          <w:divBdr>
            <w:top w:val="none" w:sz="0" w:space="0" w:color="auto"/>
            <w:left w:val="none" w:sz="0" w:space="0" w:color="auto"/>
            <w:bottom w:val="none" w:sz="0" w:space="0" w:color="auto"/>
            <w:right w:val="none" w:sz="0" w:space="0" w:color="auto"/>
          </w:divBdr>
        </w:div>
        <w:div w:id="328606080">
          <w:marLeft w:val="640"/>
          <w:marRight w:val="0"/>
          <w:marTop w:val="0"/>
          <w:marBottom w:val="0"/>
          <w:divBdr>
            <w:top w:val="none" w:sz="0" w:space="0" w:color="auto"/>
            <w:left w:val="none" w:sz="0" w:space="0" w:color="auto"/>
            <w:bottom w:val="none" w:sz="0" w:space="0" w:color="auto"/>
            <w:right w:val="none" w:sz="0" w:space="0" w:color="auto"/>
          </w:divBdr>
        </w:div>
        <w:div w:id="447360565">
          <w:marLeft w:val="640"/>
          <w:marRight w:val="0"/>
          <w:marTop w:val="0"/>
          <w:marBottom w:val="0"/>
          <w:divBdr>
            <w:top w:val="none" w:sz="0" w:space="0" w:color="auto"/>
            <w:left w:val="none" w:sz="0" w:space="0" w:color="auto"/>
            <w:bottom w:val="none" w:sz="0" w:space="0" w:color="auto"/>
            <w:right w:val="none" w:sz="0" w:space="0" w:color="auto"/>
          </w:divBdr>
        </w:div>
        <w:div w:id="452602633">
          <w:marLeft w:val="640"/>
          <w:marRight w:val="0"/>
          <w:marTop w:val="0"/>
          <w:marBottom w:val="0"/>
          <w:divBdr>
            <w:top w:val="none" w:sz="0" w:space="0" w:color="auto"/>
            <w:left w:val="none" w:sz="0" w:space="0" w:color="auto"/>
            <w:bottom w:val="none" w:sz="0" w:space="0" w:color="auto"/>
            <w:right w:val="none" w:sz="0" w:space="0" w:color="auto"/>
          </w:divBdr>
        </w:div>
        <w:div w:id="455098682">
          <w:marLeft w:val="640"/>
          <w:marRight w:val="0"/>
          <w:marTop w:val="0"/>
          <w:marBottom w:val="0"/>
          <w:divBdr>
            <w:top w:val="none" w:sz="0" w:space="0" w:color="auto"/>
            <w:left w:val="none" w:sz="0" w:space="0" w:color="auto"/>
            <w:bottom w:val="none" w:sz="0" w:space="0" w:color="auto"/>
            <w:right w:val="none" w:sz="0" w:space="0" w:color="auto"/>
          </w:divBdr>
        </w:div>
        <w:div w:id="499123232">
          <w:marLeft w:val="640"/>
          <w:marRight w:val="0"/>
          <w:marTop w:val="0"/>
          <w:marBottom w:val="0"/>
          <w:divBdr>
            <w:top w:val="none" w:sz="0" w:space="0" w:color="auto"/>
            <w:left w:val="none" w:sz="0" w:space="0" w:color="auto"/>
            <w:bottom w:val="none" w:sz="0" w:space="0" w:color="auto"/>
            <w:right w:val="none" w:sz="0" w:space="0" w:color="auto"/>
          </w:divBdr>
        </w:div>
        <w:div w:id="504590196">
          <w:marLeft w:val="640"/>
          <w:marRight w:val="0"/>
          <w:marTop w:val="0"/>
          <w:marBottom w:val="0"/>
          <w:divBdr>
            <w:top w:val="none" w:sz="0" w:space="0" w:color="auto"/>
            <w:left w:val="none" w:sz="0" w:space="0" w:color="auto"/>
            <w:bottom w:val="none" w:sz="0" w:space="0" w:color="auto"/>
            <w:right w:val="none" w:sz="0" w:space="0" w:color="auto"/>
          </w:divBdr>
        </w:div>
        <w:div w:id="560016207">
          <w:marLeft w:val="640"/>
          <w:marRight w:val="0"/>
          <w:marTop w:val="0"/>
          <w:marBottom w:val="0"/>
          <w:divBdr>
            <w:top w:val="none" w:sz="0" w:space="0" w:color="auto"/>
            <w:left w:val="none" w:sz="0" w:space="0" w:color="auto"/>
            <w:bottom w:val="none" w:sz="0" w:space="0" w:color="auto"/>
            <w:right w:val="none" w:sz="0" w:space="0" w:color="auto"/>
          </w:divBdr>
        </w:div>
        <w:div w:id="601953438">
          <w:marLeft w:val="640"/>
          <w:marRight w:val="0"/>
          <w:marTop w:val="0"/>
          <w:marBottom w:val="0"/>
          <w:divBdr>
            <w:top w:val="none" w:sz="0" w:space="0" w:color="auto"/>
            <w:left w:val="none" w:sz="0" w:space="0" w:color="auto"/>
            <w:bottom w:val="none" w:sz="0" w:space="0" w:color="auto"/>
            <w:right w:val="none" w:sz="0" w:space="0" w:color="auto"/>
          </w:divBdr>
        </w:div>
        <w:div w:id="645477745">
          <w:marLeft w:val="640"/>
          <w:marRight w:val="0"/>
          <w:marTop w:val="0"/>
          <w:marBottom w:val="0"/>
          <w:divBdr>
            <w:top w:val="none" w:sz="0" w:space="0" w:color="auto"/>
            <w:left w:val="none" w:sz="0" w:space="0" w:color="auto"/>
            <w:bottom w:val="none" w:sz="0" w:space="0" w:color="auto"/>
            <w:right w:val="none" w:sz="0" w:space="0" w:color="auto"/>
          </w:divBdr>
        </w:div>
        <w:div w:id="661154281">
          <w:marLeft w:val="640"/>
          <w:marRight w:val="0"/>
          <w:marTop w:val="0"/>
          <w:marBottom w:val="0"/>
          <w:divBdr>
            <w:top w:val="none" w:sz="0" w:space="0" w:color="auto"/>
            <w:left w:val="none" w:sz="0" w:space="0" w:color="auto"/>
            <w:bottom w:val="none" w:sz="0" w:space="0" w:color="auto"/>
            <w:right w:val="none" w:sz="0" w:space="0" w:color="auto"/>
          </w:divBdr>
        </w:div>
        <w:div w:id="666834586">
          <w:marLeft w:val="640"/>
          <w:marRight w:val="0"/>
          <w:marTop w:val="0"/>
          <w:marBottom w:val="0"/>
          <w:divBdr>
            <w:top w:val="none" w:sz="0" w:space="0" w:color="auto"/>
            <w:left w:val="none" w:sz="0" w:space="0" w:color="auto"/>
            <w:bottom w:val="none" w:sz="0" w:space="0" w:color="auto"/>
            <w:right w:val="none" w:sz="0" w:space="0" w:color="auto"/>
          </w:divBdr>
        </w:div>
        <w:div w:id="691345338">
          <w:marLeft w:val="640"/>
          <w:marRight w:val="0"/>
          <w:marTop w:val="0"/>
          <w:marBottom w:val="0"/>
          <w:divBdr>
            <w:top w:val="none" w:sz="0" w:space="0" w:color="auto"/>
            <w:left w:val="none" w:sz="0" w:space="0" w:color="auto"/>
            <w:bottom w:val="none" w:sz="0" w:space="0" w:color="auto"/>
            <w:right w:val="none" w:sz="0" w:space="0" w:color="auto"/>
          </w:divBdr>
        </w:div>
        <w:div w:id="717167531">
          <w:marLeft w:val="640"/>
          <w:marRight w:val="0"/>
          <w:marTop w:val="0"/>
          <w:marBottom w:val="0"/>
          <w:divBdr>
            <w:top w:val="none" w:sz="0" w:space="0" w:color="auto"/>
            <w:left w:val="none" w:sz="0" w:space="0" w:color="auto"/>
            <w:bottom w:val="none" w:sz="0" w:space="0" w:color="auto"/>
            <w:right w:val="none" w:sz="0" w:space="0" w:color="auto"/>
          </w:divBdr>
        </w:div>
        <w:div w:id="774905240">
          <w:marLeft w:val="640"/>
          <w:marRight w:val="0"/>
          <w:marTop w:val="0"/>
          <w:marBottom w:val="0"/>
          <w:divBdr>
            <w:top w:val="none" w:sz="0" w:space="0" w:color="auto"/>
            <w:left w:val="none" w:sz="0" w:space="0" w:color="auto"/>
            <w:bottom w:val="none" w:sz="0" w:space="0" w:color="auto"/>
            <w:right w:val="none" w:sz="0" w:space="0" w:color="auto"/>
          </w:divBdr>
        </w:div>
        <w:div w:id="779185022">
          <w:marLeft w:val="640"/>
          <w:marRight w:val="0"/>
          <w:marTop w:val="0"/>
          <w:marBottom w:val="0"/>
          <w:divBdr>
            <w:top w:val="none" w:sz="0" w:space="0" w:color="auto"/>
            <w:left w:val="none" w:sz="0" w:space="0" w:color="auto"/>
            <w:bottom w:val="none" w:sz="0" w:space="0" w:color="auto"/>
            <w:right w:val="none" w:sz="0" w:space="0" w:color="auto"/>
          </w:divBdr>
        </w:div>
        <w:div w:id="787701042">
          <w:marLeft w:val="640"/>
          <w:marRight w:val="0"/>
          <w:marTop w:val="0"/>
          <w:marBottom w:val="0"/>
          <w:divBdr>
            <w:top w:val="none" w:sz="0" w:space="0" w:color="auto"/>
            <w:left w:val="none" w:sz="0" w:space="0" w:color="auto"/>
            <w:bottom w:val="none" w:sz="0" w:space="0" w:color="auto"/>
            <w:right w:val="none" w:sz="0" w:space="0" w:color="auto"/>
          </w:divBdr>
        </w:div>
        <w:div w:id="790132209">
          <w:marLeft w:val="640"/>
          <w:marRight w:val="0"/>
          <w:marTop w:val="0"/>
          <w:marBottom w:val="0"/>
          <w:divBdr>
            <w:top w:val="none" w:sz="0" w:space="0" w:color="auto"/>
            <w:left w:val="none" w:sz="0" w:space="0" w:color="auto"/>
            <w:bottom w:val="none" w:sz="0" w:space="0" w:color="auto"/>
            <w:right w:val="none" w:sz="0" w:space="0" w:color="auto"/>
          </w:divBdr>
        </w:div>
        <w:div w:id="796334234">
          <w:marLeft w:val="640"/>
          <w:marRight w:val="0"/>
          <w:marTop w:val="0"/>
          <w:marBottom w:val="0"/>
          <w:divBdr>
            <w:top w:val="none" w:sz="0" w:space="0" w:color="auto"/>
            <w:left w:val="none" w:sz="0" w:space="0" w:color="auto"/>
            <w:bottom w:val="none" w:sz="0" w:space="0" w:color="auto"/>
            <w:right w:val="none" w:sz="0" w:space="0" w:color="auto"/>
          </w:divBdr>
        </w:div>
        <w:div w:id="816723388">
          <w:marLeft w:val="640"/>
          <w:marRight w:val="0"/>
          <w:marTop w:val="0"/>
          <w:marBottom w:val="0"/>
          <w:divBdr>
            <w:top w:val="none" w:sz="0" w:space="0" w:color="auto"/>
            <w:left w:val="none" w:sz="0" w:space="0" w:color="auto"/>
            <w:bottom w:val="none" w:sz="0" w:space="0" w:color="auto"/>
            <w:right w:val="none" w:sz="0" w:space="0" w:color="auto"/>
          </w:divBdr>
        </w:div>
        <w:div w:id="868103575">
          <w:marLeft w:val="640"/>
          <w:marRight w:val="0"/>
          <w:marTop w:val="0"/>
          <w:marBottom w:val="0"/>
          <w:divBdr>
            <w:top w:val="none" w:sz="0" w:space="0" w:color="auto"/>
            <w:left w:val="none" w:sz="0" w:space="0" w:color="auto"/>
            <w:bottom w:val="none" w:sz="0" w:space="0" w:color="auto"/>
            <w:right w:val="none" w:sz="0" w:space="0" w:color="auto"/>
          </w:divBdr>
        </w:div>
        <w:div w:id="912589379">
          <w:marLeft w:val="640"/>
          <w:marRight w:val="0"/>
          <w:marTop w:val="0"/>
          <w:marBottom w:val="0"/>
          <w:divBdr>
            <w:top w:val="none" w:sz="0" w:space="0" w:color="auto"/>
            <w:left w:val="none" w:sz="0" w:space="0" w:color="auto"/>
            <w:bottom w:val="none" w:sz="0" w:space="0" w:color="auto"/>
            <w:right w:val="none" w:sz="0" w:space="0" w:color="auto"/>
          </w:divBdr>
        </w:div>
        <w:div w:id="915239792">
          <w:marLeft w:val="640"/>
          <w:marRight w:val="0"/>
          <w:marTop w:val="0"/>
          <w:marBottom w:val="0"/>
          <w:divBdr>
            <w:top w:val="none" w:sz="0" w:space="0" w:color="auto"/>
            <w:left w:val="none" w:sz="0" w:space="0" w:color="auto"/>
            <w:bottom w:val="none" w:sz="0" w:space="0" w:color="auto"/>
            <w:right w:val="none" w:sz="0" w:space="0" w:color="auto"/>
          </w:divBdr>
        </w:div>
        <w:div w:id="919291811">
          <w:marLeft w:val="640"/>
          <w:marRight w:val="0"/>
          <w:marTop w:val="0"/>
          <w:marBottom w:val="0"/>
          <w:divBdr>
            <w:top w:val="none" w:sz="0" w:space="0" w:color="auto"/>
            <w:left w:val="none" w:sz="0" w:space="0" w:color="auto"/>
            <w:bottom w:val="none" w:sz="0" w:space="0" w:color="auto"/>
            <w:right w:val="none" w:sz="0" w:space="0" w:color="auto"/>
          </w:divBdr>
        </w:div>
        <w:div w:id="932130699">
          <w:marLeft w:val="640"/>
          <w:marRight w:val="0"/>
          <w:marTop w:val="0"/>
          <w:marBottom w:val="0"/>
          <w:divBdr>
            <w:top w:val="none" w:sz="0" w:space="0" w:color="auto"/>
            <w:left w:val="none" w:sz="0" w:space="0" w:color="auto"/>
            <w:bottom w:val="none" w:sz="0" w:space="0" w:color="auto"/>
            <w:right w:val="none" w:sz="0" w:space="0" w:color="auto"/>
          </w:divBdr>
        </w:div>
        <w:div w:id="955067343">
          <w:marLeft w:val="640"/>
          <w:marRight w:val="0"/>
          <w:marTop w:val="0"/>
          <w:marBottom w:val="0"/>
          <w:divBdr>
            <w:top w:val="none" w:sz="0" w:space="0" w:color="auto"/>
            <w:left w:val="none" w:sz="0" w:space="0" w:color="auto"/>
            <w:bottom w:val="none" w:sz="0" w:space="0" w:color="auto"/>
            <w:right w:val="none" w:sz="0" w:space="0" w:color="auto"/>
          </w:divBdr>
        </w:div>
        <w:div w:id="957686119">
          <w:marLeft w:val="640"/>
          <w:marRight w:val="0"/>
          <w:marTop w:val="0"/>
          <w:marBottom w:val="0"/>
          <w:divBdr>
            <w:top w:val="none" w:sz="0" w:space="0" w:color="auto"/>
            <w:left w:val="none" w:sz="0" w:space="0" w:color="auto"/>
            <w:bottom w:val="none" w:sz="0" w:space="0" w:color="auto"/>
            <w:right w:val="none" w:sz="0" w:space="0" w:color="auto"/>
          </w:divBdr>
        </w:div>
        <w:div w:id="971598092">
          <w:marLeft w:val="640"/>
          <w:marRight w:val="0"/>
          <w:marTop w:val="0"/>
          <w:marBottom w:val="0"/>
          <w:divBdr>
            <w:top w:val="none" w:sz="0" w:space="0" w:color="auto"/>
            <w:left w:val="none" w:sz="0" w:space="0" w:color="auto"/>
            <w:bottom w:val="none" w:sz="0" w:space="0" w:color="auto"/>
            <w:right w:val="none" w:sz="0" w:space="0" w:color="auto"/>
          </w:divBdr>
        </w:div>
        <w:div w:id="1014265108">
          <w:marLeft w:val="640"/>
          <w:marRight w:val="0"/>
          <w:marTop w:val="0"/>
          <w:marBottom w:val="0"/>
          <w:divBdr>
            <w:top w:val="none" w:sz="0" w:space="0" w:color="auto"/>
            <w:left w:val="none" w:sz="0" w:space="0" w:color="auto"/>
            <w:bottom w:val="none" w:sz="0" w:space="0" w:color="auto"/>
            <w:right w:val="none" w:sz="0" w:space="0" w:color="auto"/>
          </w:divBdr>
        </w:div>
        <w:div w:id="1046759746">
          <w:marLeft w:val="640"/>
          <w:marRight w:val="0"/>
          <w:marTop w:val="0"/>
          <w:marBottom w:val="0"/>
          <w:divBdr>
            <w:top w:val="none" w:sz="0" w:space="0" w:color="auto"/>
            <w:left w:val="none" w:sz="0" w:space="0" w:color="auto"/>
            <w:bottom w:val="none" w:sz="0" w:space="0" w:color="auto"/>
            <w:right w:val="none" w:sz="0" w:space="0" w:color="auto"/>
          </w:divBdr>
        </w:div>
        <w:div w:id="1088043249">
          <w:marLeft w:val="640"/>
          <w:marRight w:val="0"/>
          <w:marTop w:val="0"/>
          <w:marBottom w:val="0"/>
          <w:divBdr>
            <w:top w:val="none" w:sz="0" w:space="0" w:color="auto"/>
            <w:left w:val="none" w:sz="0" w:space="0" w:color="auto"/>
            <w:bottom w:val="none" w:sz="0" w:space="0" w:color="auto"/>
            <w:right w:val="none" w:sz="0" w:space="0" w:color="auto"/>
          </w:divBdr>
        </w:div>
        <w:div w:id="1124159021">
          <w:marLeft w:val="640"/>
          <w:marRight w:val="0"/>
          <w:marTop w:val="0"/>
          <w:marBottom w:val="0"/>
          <w:divBdr>
            <w:top w:val="none" w:sz="0" w:space="0" w:color="auto"/>
            <w:left w:val="none" w:sz="0" w:space="0" w:color="auto"/>
            <w:bottom w:val="none" w:sz="0" w:space="0" w:color="auto"/>
            <w:right w:val="none" w:sz="0" w:space="0" w:color="auto"/>
          </w:divBdr>
        </w:div>
        <w:div w:id="1145663627">
          <w:marLeft w:val="640"/>
          <w:marRight w:val="0"/>
          <w:marTop w:val="0"/>
          <w:marBottom w:val="0"/>
          <w:divBdr>
            <w:top w:val="none" w:sz="0" w:space="0" w:color="auto"/>
            <w:left w:val="none" w:sz="0" w:space="0" w:color="auto"/>
            <w:bottom w:val="none" w:sz="0" w:space="0" w:color="auto"/>
            <w:right w:val="none" w:sz="0" w:space="0" w:color="auto"/>
          </w:divBdr>
        </w:div>
        <w:div w:id="1155297901">
          <w:marLeft w:val="640"/>
          <w:marRight w:val="0"/>
          <w:marTop w:val="0"/>
          <w:marBottom w:val="0"/>
          <w:divBdr>
            <w:top w:val="none" w:sz="0" w:space="0" w:color="auto"/>
            <w:left w:val="none" w:sz="0" w:space="0" w:color="auto"/>
            <w:bottom w:val="none" w:sz="0" w:space="0" w:color="auto"/>
            <w:right w:val="none" w:sz="0" w:space="0" w:color="auto"/>
          </w:divBdr>
        </w:div>
        <w:div w:id="1171482173">
          <w:marLeft w:val="640"/>
          <w:marRight w:val="0"/>
          <w:marTop w:val="0"/>
          <w:marBottom w:val="0"/>
          <w:divBdr>
            <w:top w:val="none" w:sz="0" w:space="0" w:color="auto"/>
            <w:left w:val="none" w:sz="0" w:space="0" w:color="auto"/>
            <w:bottom w:val="none" w:sz="0" w:space="0" w:color="auto"/>
            <w:right w:val="none" w:sz="0" w:space="0" w:color="auto"/>
          </w:divBdr>
        </w:div>
        <w:div w:id="1175729651">
          <w:marLeft w:val="640"/>
          <w:marRight w:val="0"/>
          <w:marTop w:val="0"/>
          <w:marBottom w:val="0"/>
          <w:divBdr>
            <w:top w:val="none" w:sz="0" w:space="0" w:color="auto"/>
            <w:left w:val="none" w:sz="0" w:space="0" w:color="auto"/>
            <w:bottom w:val="none" w:sz="0" w:space="0" w:color="auto"/>
            <w:right w:val="none" w:sz="0" w:space="0" w:color="auto"/>
          </w:divBdr>
        </w:div>
        <w:div w:id="1207328124">
          <w:marLeft w:val="640"/>
          <w:marRight w:val="0"/>
          <w:marTop w:val="0"/>
          <w:marBottom w:val="0"/>
          <w:divBdr>
            <w:top w:val="none" w:sz="0" w:space="0" w:color="auto"/>
            <w:left w:val="none" w:sz="0" w:space="0" w:color="auto"/>
            <w:bottom w:val="none" w:sz="0" w:space="0" w:color="auto"/>
            <w:right w:val="none" w:sz="0" w:space="0" w:color="auto"/>
          </w:divBdr>
        </w:div>
        <w:div w:id="1272401227">
          <w:marLeft w:val="640"/>
          <w:marRight w:val="0"/>
          <w:marTop w:val="0"/>
          <w:marBottom w:val="0"/>
          <w:divBdr>
            <w:top w:val="none" w:sz="0" w:space="0" w:color="auto"/>
            <w:left w:val="none" w:sz="0" w:space="0" w:color="auto"/>
            <w:bottom w:val="none" w:sz="0" w:space="0" w:color="auto"/>
            <w:right w:val="none" w:sz="0" w:space="0" w:color="auto"/>
          </w:divBdr>
        </w:div>
        <w:div w:id="1309095022">
          <w:marLeft w:val="640"/>
          <w:marRight w:val="0"/>
          <w:marTop w:val="0"/>
          <w:marBottom w:val="0"/>
          <w:divBdr>
            <w:top w:val="none" w:sz="0" w:space="0" w:color="auto"/>
            <w:left w:val="none" w:sz="0" w:space="0" w:color="auto"/>
            <w:bottom w:val="none" w:sz="0" w:space="0" w:color="auto"/>
            <w:right w:val="none" w:sz="0" w:space="0" w:color="auto"/>
          </w:divBdr>
        </w:div>
        <w:div w:id="1316566003">
          <w:marLeft w:val="640"/>
          <w:marRight w:val="0"/>
          <w:marTop w:val="0"/>
          <w:marBottom w:val="0"/>
          <w:divBdr>
            <w:top w:val="none" w:sz="0" w:space="0" w:color="auto"/>
            <w:left w:val="none" w:sz="0" w:space="0" w:color="auto"/>
            <w:bottom w:val="none" w:sz="0" w:space="0" w:color="auto"/>
            <w:right w:val="none" w:sz="0" w:space="0" w:color="auto"/>
          </w:divBdr>
        </w:div>
        <w:div w:id="1328442962">
          <w:marLeft w:val="640"/>
          <w:marRight w:val="0"/>
          <w:marTop w:val="0"/>
          <w:marBottom w:val="0"/>
          <w:divBdr>
            <w:top w:val="none" w:sz="0" w:space="0" w:color="auto"/>
            <w:left w:val="none" w:sz="0" w:space="0" w:color="auto"/>
            <w:bottom w:val="none" w:sz="0" w:space="0" w:color="auto"/>
            <w:right w:val="none" w:sz="0" w:space="0" w:color="auto"/>
          </w:divBdr>
        </w:div>
        <w:div w:id="1329823017">
          <w:marLeft w:val="640"/>
          <w:marRight w:val="0"/>
          <w:marTop w:val="0"/>
          <w:marBottom w:val="0"/>
          <w:divBdr>
            <w:top w:val="none" w:sz="0" w:space="0" w:color="auto"/>
            <w:left w:val="none" w:sz="0" w:space="0" w:color="auto"/>
            <w:bottom w:val="none" w:sz="0" w:space="0" w:color="auto"/>
            <w:right w:val="none" w:sz="0" w:space="0" w:color="auto"/>
          </w:divBdr>
        </w:div>
        <w:div w:id="1348216597">
          <w:marLeft w:val="640"/>
          <w:marRight w:val="0"/>
          <w:marTop w:val="0"/>
          <w:marBottom w:val="0"/>
          <w:divBdr>
            <w:top w:val="none" w:sz="0" w:space="0" w:color="auto"/>
            <w:left w:val="none" w:sz="0" w:space="0" w:color="auto"/>
            <w:bottom w:val="none" w:sz="0" w:space="0" w:color="auto"/>
            <w:right w:val="none" w:sz="0" w:space="0" w:color="auto"/>
          </w:divBdr>
        </w:div>
        <w:div w:id="1391922352">
          <w:marLeft w:val="640"/>
          <w:marRight w:val="0"/>
          <w:marTop w:val="0"/>
          <w:marBottom w:val="0"/>
          <w:divBdr>
            <w:top w:val="none" w:sz="0" w:space="0" w:color="auto"/>
            <w:left w:val="none" w:sz="0" w:space="0" w:color="auto"/>
            <w:bottom w:val="none" w:sz="0" w:space="0" w:color="auto"/>
            <w:right w:val="none" w:sz="0" w:space="0" w:color="auto"/>
          </w:divBdr>
        </w:div>
        <w:div w:id="1416829466">
          <w:marLeft w:val="640"/>
          <w:marRight w:val="0"/>
          <w:marTop w:val="0"/>
          <w:marBottom w:val="0"/>
          <w:divBdr>
            <w:top w:val="none" w:sz="0" w:space="0" w:color="auto"/>
            <w:left w:val="none" w:sz="0" w:space="0" w:color="auto"/>
            <w:bottom w:val="none" w:sz="0" w:space="0" w:color="auto"/>
            <w:right w:val="none" w:sz="0" w:space="0" w:color="auto"/>
          </w:divBdr>
        </w:div>
        <w:div w:id="1423645834">
          <w:marLeft w:val="640"/>
          <w:marRight w:val="0"/>
          <w:marTop w:val="0"/>
          <w:marBottom w:val="0"/>
          <w:divBdr>
            <w:top w:val="none" w:sz="0" w:space="0" w:color="auto"/>
            <w:left w:val="none" w:sz="0" w:space="0" w:color="auto"/>
            <w:bottom w:val="none" w:sz="0" w:space="0" w:color="auto"/>
            <w:right w:val="none" w:sz="0" w:space="0" w:color="auto"/>
          </w:divBdr>
        </w:div>
        <w:div w:id="1436360471">
          <w:marLeft w:val="640"/>
          <w:marRight w:val="0"/>
          <w:marTop w:val="0"/>
          <w:marBottom w:val="0"/>
          <w:divBdr>
            <w:top w:val="none" w:sz="0" w:space="0" w:color="auto"/>
            <w:left w:val="none" w:sz="0" w:space="0" w:color="auto"/>
            <w:bottom w:val="none" w:sz="0" w:space="0" w:color="auto"/>
            <w:right w:val="none" w:sz="0" w:space="0" w:color="auto"/>
          </w:divBdr>
        </w:div>
        <w:div w:id="1493374981">
          <w:marLeft w:val="640"/>
          <w:marRight w:val="0"/>
          <w:marTop w:val="0"/>
          <w:marBottom w:val="0"/>
          <w:divBdr>
            <w:top w:val="none" w:sz="0" w:space="0" w:color="auto"/>
            <w:left w:val="none" w:sz="0" w:space="0" w:color="auto"/>
            <w:bottom w:val="none" w:sz="0" w:space="0" w:color="auto"/>
            <w:right w:val="none" w:sz="0" w:space="0" w:color="auto"/>
          </w:divBdr>
        </w:div>
        <w:div w:id="1497265747">
          <w:marLeft w:val="640"/>
          <w:marRight w:val="0"/>
          <w:marTop w:val="0"/>
          <w:marBottom w:val="0"/>
          <w:divBdr>
            <w:top w:val="none" w:sz="0" w:space="0" w:color="auto"/>
            <w:left w:val="none" w:sz="0" w:space="0" w:color="auto"/>
            <w:bottom w:val="none" w:sz="0" w:space="0" w:color="auto"/>
            <w:right w:val="none" w:sz="0" w:space="0" w:color="auto"/>
          </w:divBdr>
        </w:div>
        <w:div w:id="1505050178">
          <w:marLeft w:val="640"/>
          <w:marRight w:val="0"/>
          <w:marTop w:val="0"/>
          <w:marBottom w:val="0"/>
          <w:divBdr>
            <w:top w:val="none" w:sz="0" w:space="0" w:color="auto"/>
            <w:left w:val="none" w:sz="0" w:space="0" w:color="auto"/>
            <w:bottom w:val="none" w:sz="0" w:space="0" w:color="auto"/>
            <w:right w:val="none" w:sz="0" w:space="0" w:color="auto"/>
          </w:divBdr>
        </w:div>
        <w:div w:id="1519923764">
          <w:marLeft w:val="640"/>
          <w:marRight w:val="0"/>
          <w:marTop w:val="0"/>
          <w:marBottom w:val="0"/>
          <w:divBdr>
            <w:top w:val="none" w:sz="0" w:space="0" w:color="auto"/>
            <w:left w:val="none" w:sz="0" w:space="0" w:color="auto"/>
            <w:bottom w:val="none" w:sz="0" w:space="0" w:color="auto"/>
            <w:right w:val="none" w:sz="0" w:space="0" w:color="auto"/>
          </w:divBdr>
        </w:div>
        <w:div w:id="1527865650">
          <w:marLeft w:val="640"/>
          <w:marRight w:val="0"/>
          <w:marTop w:val="0"/>
          <w:marBottom w:val="0"/>
          <w:divBdr>
            <w:top w:val="none" w:sz="0" w:space="0" w:color="auto"/>
            <w:left w:val="none" w:sz="0" w:space="0" w:color="auto"/>
            <w:bottom w:val="none" w:sz="0" w:space="0" w:color="auto"/>
            <w:right w:val="none" w:sz="0" w:space="0" w:color="auto"/>
          </w:divBdr>
        </w:div>
        <w:div w:id="1541090940">
          <w:marLeft w:val="640"/>
          <w:marRight w:val="0"/>
          <w:marTop w:val="0"/>
          <w:marBottom w:val="0"/>
          <w:divBdr>
            <w:top w:val="none" w:sz="0" w:space="0" w:color="auto"/>
            <w:left w:val="none" w:sz="0" w:space="0" w:color="auto"/>
            <w:bottom w:val="none" w:sz="0" w:space="0" w:color="auto"/>
            <w:right w:val="none" w:sz="0" w:space="0" w:color="auto"/>
          </w:divBdr>
        </w:div>
        <w:div w:id="1564827425">
          <w:marLeft w:val="640"/>
          <w:marRight w:val="0"/>
          <w:marTop w:val="0"/>
          <w:marBottom w:val="0"/>
          <w:divBdr>
            <w:top w:val="none" w:sz="0" w:space="0" w:color="auto"/>
            <w:left w:val="none" w:sz="0" w:space="0" w:color="auto"/>
            <w:bottom w:val="none" w:sz="0" w:space="0" w:color="auto"/>
            <w:right w:val="none" w:sz="0" w:space="0" w:color="auto"/>
          </w:divBdr>
        </w:div>
        <w:div w:id="1573468367">
          <w:marLeft w:val="640"/>
          <w:marRight w:val="0"/>
          <w:marTop w:val="0"/>
          <w:marBottom w:val="0"/>
          <w:divBdr>
            <w:top w:val="none" w:sz="0" w:space="0" w:color="auto"/>
            <w:left w:val="none" w:sz="0" w:space="0" w:color="auto"/>
            <w:bottom w:val="none" w:sz="0" w:space="0" w:color="auto"/>
            <w:right w:val="none" w:sz="0" w:space="0" w:color="auto"/>
          </w:divBdr>
        </w:div>
        <w:div w:id="1590001657">
          <w:marLeft w:val="640"/>
          <w:marRight w:val="0"/>
          <w:marTop w:val="0"/>
          <w:marBottom w:val="0"/>
          <w:divBdr>
            <w:top w:val="none" w:sz="0" w:space="0" w:color="auto"/>
            <w:left w:val="none" w:sz="0" w:space="0" w:color="auto"/>
            <w:bottom w:val="none" w:sz="0" w:space="0" w:color="auto"/>
            <w:right w:val="none" w:sz="0" w:space="0" w:color="auto"/>
          </w:divBdr>
        </w:div>
        <w:div w:id="1604453597">
          <w:marLeft w:val="640"/>
          <w:marRight w:val="0"/>
          <w:marTop w:val="0"/>
          <w:marBottom w:val="0"/>
          <w:divBdr>
            <w:top w:val="none" w:sz="0" w:space="0" w:color="auto"/>
            <w:left w:val="none" w:sz="0" w:space="0" w:color="auto"/>
            <w:bottom w:val="none" w:sz="0" w:space="0" w:color="auto"/>
            <w:right w:val="none" w:sz="0" w:space="0" w:color="auto"/>
          </w:divBdr>
        </w:div>
        <w:div w:id="1614436574">
          <w:marLeft w:val="640"/>
          <w:marRight w:val="0"/>
          <w:marTop w:val="0"/>
          <w:marBottom w:val="0"/>
          <w:divBdr>
            <w:top w:val="none" w:sz="0" w:space="0" w:color="auto"/>
            <w:left w:val="none" w:sz="0" w:space="0" w:color="auto"/>
            <w:bottom w:val="none" w:sz="0" w:space="0" w:color="auto"/>
            <w:right w:val="none" w:sz="0" w:space="0" w:color="auto"/>
          </w:divBdr>
        </w:div>
        <w:div w:id="1633755694">
          <w:marLeft w:val="640"/>
          <w:marRight w:val="0"/>
          <w:marTop w:val="0"/>
          <w:marBottom w:val="0"/>
          <w:divBdr>
            <w:top w:val="none" w:sz="0" w:space="0" w:color="auto"/>
            <w:left w:val="none" w:sz="0" w:space="0" w:color="auto"/>
            <w:bottom w:val="none" w:sz="0" w:space="0" w:color="auto"/>
            <w:right w:val="none" w:sz="0" w:space="0" w:color="auto"/>
          </w:divBdr>
        </w:div>
        <w:div w:id="1635410331">
          <w:marLeft w:val="640"/>
          <w:marRight w:val="0"/>
          <w:marTop w:val="0"/>
          <w:marBottom w:val="0"/>
          <w:divBdr>
            <w:top w:val="none" w:sz="0" w:space="0" w:color="auto"/>
            <w:left w:val="none" w:sz="0" w:space="0" w:color="auto"/>
            <w:bottom w:val="none" w:sz="0" w:space="0" w:color="auto"/>
            <w:right w:val="none" w:sz="0" w:space="0" w:color="auto"/>
          </w:divBdr>
        </w:div>
        <w:div w:id="1648512898">
          <w:marLeft w:val="640"/>
          <w:marRight w:val="0"/>
          <w:marTop w:val="0"/>
          <w:marBottom w:val="0"/>
          <w:divBdr>
            <w:top w:val="none" w:sz="0" w:space="0" w:color="auto"/>
            <w:left w:val="none" w:sz="0" w:space="0" w:color="auto"/>
            <w:bottom w:val="none" w:sz="0" w:space="0" w:color="auto"/>
            <w:right w:val="none" w:sz="0" w:space="0" w:color="auto"/>
          </w:divBdr>
        </w:div>
        <w:div w:id="1659504888">
          <w:marLeft w:val="640"/>
          <w:marRight w:val="0"/>
          <w:marTop w:val="0"/>
          <w:marBottom w:val="0"/>
          <w:divBdr>
            <w:top w:val="none" w:sz="0" w:space="0" w:color="auto"/>
            <w:left w:val="none" w:sz="0" w:space="0" w:color="auto"/>
            <w:bottom w:val="none" w:sz="0" w:space="0" w:color="auto"/>
            <w:right w:val="none" w:sz="0" w:space="0" w:color="auto"/>
          </w:divBdr>
        </w:div>
        <w:div w:id="1660842154">
          <w:marLeft w:val="640"/>
          <w:marRight w:val="0"/>
          <w:marTop w:val="0"/>
          <w:marBottom w:val="0"/>
          <w:divBdr>
            <w:top w:val="none" w:sz="0" w:space="0" w:color="auto"/>
            <w:left w:val="none" w:sz="0" w:space="0" w:color="auto"/>
            <w:bottom w:val="none" w:sz="0" w:space="0" w:color="auto"/>
            <w:right w:val="none" w:sz="0" w:space="0" w:color="auto"/>
          </w:divBdr>
        </w:div>
        <w:div w:id="1695227564">
          <w:marLeft w:val="640"/>
          <w:marRight w:val="0"/>
          <w:marTop w:val="0"/>
          <w:marBottom w:val="0"/>
          <w:divBdr>
            <w:top w:val="none" w:sz="0" w:space="0" w:color="auto"/>
            <w:left w:val="none" w:sz="0" w:space="0" w:color="auto"/>
            <w:bottom w:val="none" w:sz="0" w:space="0" w:color="auto"/>
            <w:right w:val="none" w:sz="0" w:space="0" w:color="auto"/>
          </w:divBdr>
        </w:div>
        <w:div w:id="1708288058">
          <w:marLeft w:val="640"/>
          <w:marRight w:val="0"/>
          <w:marTop w:val="0"/>
          <w:marBottom w:val="0"/>
          <w:divBdr>
            <w:top w:val="none" w:sz="0" w:space="0" w:color="auto"/>
            <w:left w:val="none" w:sz="0" w:space="0" w:color="auto"/>
            <w:bottom w:val="none" w:sz="0" w:space="0" w:color="auto"/>
            <w:right w:val="none" w:sz="0" w:space="0" w:color="auto"/>
          </w:divBdr>
        </w:div>
        <w:div w:id="1721129126">
          <w:marLeft w:val="640"/>
          <w:marRight w:val="0"/>
          <w:marTop w:val="0"/>
          <w:marBottom w:val="0"/>
          <w:divBdr>
            <w:top w:val="none" w:sz="0" w:space="0" w:color="auto"/>
            <w:left w:val="none" w:sz="0" w:space="0" w:color="auto"/>
            <w:bottom w:val="none" w:sz="0" w:space="0" w:color="auto"/>
            <w:right w:val="none" w:sz="0" w:space="0" w:color="auto"/>
          </w:divBdr>
        </w:div>
        <w:div w:id="1746028114">
          <w:marLeft w:val="640"/>
          <w:marRight w:val="0"/>
          <w:marTop w:val="0"/>
          <w:marBottom w:val="0"/>
          <w:divBdr>
            <w:top w:val="none" w:sz="0" w:space="0" w:color="auto"/>
            <w:left w:val="none" w:sz="0" w:space="0" w:color="auto"/>
            <w:bottom w:val="none" w:sz="0" w:space="0" w:color="auto"/>
            <w:right w:val="none" w:sz="0" w:space="0" w:color="auto"/>
          </w:divBdr>
        </w:div>
        <w:div w:id="1746369754">
          <w:marLeft w:val="640"/>
          <w:marRight w:val="0"/>
          <w:marTop w:val="0"/>
          <w:marBottom w:val="0"/>
          <w:divBdr>
            <w:top w:val="none" w:sz="0" w:space="0" w:color="auto"/>
            <w:left w:val="none" w:sz="0" w:space="0" w:color="auto"/>
            <w:bottom w:val="none" w:sz="0" w:space="0" w:color="auto"/>
            <w:right w:val="none" w:sz="0" w:space="0" w:color="auto"/>
          </w:divBdr>
        </w:div>
        <w:div w:id="1754862985">
          <w:marLeft w:val="640"/>
          <w:marRight w:val="0"/>
          <w:marTop w:val="0"/>
          <w:marBottom w:val="0"/>
          <w:divBdr>
            <w:top w:val="none" w:sz="0" w:space="0" w:color="auto"/>
            <w:left w:val="none" w:sz="0" w:space="0" w:color="auto"/>
            <w:bottom w:val="none" w:sz="0" w:space="0" w:color="auto"/>
            <w:right w:val="none" w:sz="0" w:space="0" w:color="auto"/>
          </w:divBdr>
        </w:div>
        <w:div w:id="1769692824">
          <w:marLeft w:val="640"/>
          <w:marRight w:val="0"/>
          <w:marTop w:val="0"/>
          <w:marBottom w:val="0"/>
          <w:divBdr>
            <w:top w:val="none" w:sz="0" w:space="0" w:color="auto"/>
            <w:left w:val="none" w:sz="0" w:space="0" w:color="auto"/>
            <w:bottom w:val="none" w:sz="0" w:space="0" w:color="auto"/>
            <w:right w:val="none" w:sz="0" w:space="0" w:color="auto"/>
          </w:divBdr>
        </w:div>
        <w:div w:id="1851135517">
          <w:marLeft w:val="640"/>
          <w:marRight w:val="0"/>
          <w:marTop w:val="0"/>
          <w:marBottom w:val="0"/>
          <w:divBdr>
            <w:top w:val="none" w:sz="0" w:space="0" w:color="auto"/>
            <w:left w:val="none" w:sz="0" w:space="0" w:color="auto"/>
            <w:bottom w:val="none" w:sz="0" w:space="0" w:color="auto"/>
            <w:right w:val="none" w:sz="0" w:space="0" w:color="auto"/>
          </w:divBdr>
        </w:div>
        <w:div w:id="1854220496">
          <w:marLeft w:val="640"/>
          <w:marRight w:val="0"/>
          <w:marTop w:val="0"/>
          <w:marBottom w:val="0"/>
          <w:divBdr>
            <w:top w:val="none" w:sz="0" w:space="0" w:color="auto"/>
            <w:left w:val="none" w:sz="0" w:space="0" w:color="auto"/>
            <w:bottom w:val="none" w:sz="0" w:space="0" w:color="auto"/>
            <w:right w:val="none" w:sz="0" w:space="0" w:color="auto"/>
          </w:divBdr>
        </w:div>
        <w:div w:id="1860853462">
          <w:marLeft w:val="640"/>
          <w:marRight w:val="0"/>
          <w:marTop w:val="0"/>
          <w:marBottom w:val="0"/>
          <w:divBdr>
            <w:top w:val="none" w:sz="0" w:space="0" w:color="auto"/>
            <w:left w:val="none" w:sz="0" w:space="0" w:color="auto"/>
            <w:bottom w:val="none" w:sz="0" w:space="0" w:color="auto"/>
            <w:right w:val="none" w:sz="0" w:space="0" w:color="auto"/>
          </w:divBdr>
        </w:div>
        <w:div w:id="1881699212">
          <w:marLeft w:val="640"/>
          <w:marRight w:val="0"/>
          <w:marTop w:val="0"/>
          <w:marBottom w:val="0"/>
          <w:divBdr>
            <w:top w:val="none" w:sz="0" w:space="0" w:color="auto"/>
            <w:left w:val="none" w:sz="0" w:space="0" w:color="auto"/>
            <w:bottom w:val="none" w:sz="0" w:space="0" w:color="auto"/>
            <w:right w:val="none" w:sz="0" w:space="0" w:color="auto"/>
          </w:divBdr>
        </w:div>
        <w:div w:id="1901817423">
          <w:marLeft w:val="640"/>
          <w:marRight w:val="0"/>
          <w:marTop w:val="0"/>
          <w:marBottom w:val="0"/>
          <w:divBdr>
            <w:top w:val="none" w:sz="0" w:space="0" w:color="auto"/>
            <w:left w:val="none" w:sz="0" w:space="0" w:color="auto"/>
            <w:bottom w:val="none" w:sz="0" w:space="0" w:color="auto"/>
            <w:right w:val="none" w:sz="0" w:space="0" w:color="auto"/>
          </w:divBdr>
        </w:div>
        <w:div w:id="1915158580">
          <w:marLeft w:val="640"/>
          <w:marRight w:val="0"/>
          <w:marTop w:val="0"/>
          <w:marBottom w:val="0"/>
          <w:divBdr>
            <w:top w:val="none" w:sz="0" w:space="0" w:color="auto"/>
            <w:left w:val="none" w:sz="0" w:space="0" w:color="auto"/>
            <w:bottom w:val="none" w:sz="0" w:space="0" w:color="auto"/>
            <w:right w:val="none" w:sz="0" w:space="0" w:color="auto"/>
          </w:divBdr>
        </w:div>
        <w:div w:id="1982611539">
          <w:marLeft w:val="640"/>
          <w:marRight w:val="0"/>
          <w:marTop w:val="0"/>
          <w:marBottom w:val="0"/>
          <w:divBdr>
            <w:top w:val="none" w:sz="0" w:space="0" w:color="auto"/>
            <w:left w:val="none" w:sz="0" w:space="0" w:color="auto"/>
            <w:bottom w:val="none" w:sz="0" w:space="0" w:color="auto"/>
            <w:right w:val="none" w:sz="0" w:space="0" w:color="auto"/>
          </w:divBdr>
        </w:div>
        <w:div w:id="1990328405">
          <w:marLeft w:val="640"/>
          <w:marRight w:val="0"/>
          <w:marTop w:val="0"/>
          <w:marBottom w:val="0"/>
          <w:divBdr>
            <w:top w:val="none" w:sz="0" w:space="0" w:color="auto"/>
            <w:left w:val="none" w:sz="0" w:space="0" w:color="auto"/>
            <w:bottom w:val="none" w:sz="0" w:space="0" w:color="auto"/>
            <w:right w:val="none" w:sz="0" w:space="0" w:color="auto"/>
          </w:divBdr>
        </w:div>
        <w:div w:id="1990862363">
          <w:marLeft w:val="640"/>
          <w:marRight w:val="0"/>
          <w:marTop w:val="0"/>
          <w:marBottom w:val="0"/>
          <w:divBdr>
            <w:top w:val="none" w:sz="0" w:space="0" w:color="auto"/>
            <w:left w:val="none" w:sz="0" w:space="0" w:color="auto"/>
            <w:bottom w:val="none" w:sz="0" w:space="0" w:color="auto"/>
            <w:right w:val="none" w:sz="0" w:space="0" w:color="auto"/>
          </w:divBdr>
        </w:div>
        <w:div w:id="2011254691">
          <w:marLeft w:val="640"/>
          <w:marRight w:val="0"/>
          <w:marTop w:val="0"/>
          <w:marBottom w:val="0"/>
          <w:divBdr>
            <w:top w:val="none" w:sz="0" w:space="0" w:color="auto"/>
            <w:left w:val="none" w:sz="0" w:space="0" w:color="auto"/>
            <w:bottom w:val="none" w:sz="0" w:space="0" w:color="auto"/>
            <w:right w:val="none" w:sz="0" w:space="0" w:color="auto"/>
          </w:divBdr>
        </w:div>
        <w:div w:id="2036809931">
          <w:marLeft w:val="640"/>
          <w:marRight w:val="0"/>
          <w:marTop w:val="0"/>
          <w:marBottom w:val="0"/>
          <w:divBdr>
            <w:top w:val="none" w:sz="0" w:space="0" w:color="auto"/>
            <w:left w:val="none" w:sz="0" w:space="0" w:color="auto"/>
            <w:bottom w:val="none" w:sz="0" w:space="0" w:color="auto"/>
            <w:right w:val="none" w:sz="0" w:space="0" w:color="auto"/>
          </w:divBdr>
        </w:div>
        <w:div w:id="2050101417">
          <w:marLeft w:val="640"/>
          <w:marRight w:val="0"/>
          <w:marTop w:val="0"/>
          <w:marBottom w:val="0"/>
          <w:divBdr>
            <w:top w:val="none" w:sz="0" w:space="0" w:color="auto"/>
            <w:left w:val="none" w:sz="0" w:space="0" w:color="auto"/>
            <w:bottom w:val="none" w:sz="0" w:space="0" w:color="auto"/>
            <w:right w:val="none" w:sz="0" w:space="0" w:color="auto"/>
          </w:divBdr>
        </w:div>
        <w:div w:id="2084912565">
          <w:marLeft w:val="640"/>
          <w:marRight w:val="0"/>
          <w:marTop w:val="0"/>
          <w:marBottom w:val="0"/>
          <w:divBdr>
            <w:top w:val="none" w:sz="0" w:space="0" w:color="auto"/>
            <w:left w:val="none" w:sz="0" w:space="0" w:color="auto"/>
            <w:bottom w:val="none" w:sz="0" w:space="0" w:color="auto"/>
            <w:right w:val="none" w:sz="0" w:space="0" w:color="auto"/>
          </w:divBdr>
        </w:div>
        <w:div w:id="2110541759">
          <w:marLeft w:val="640"/>
          <w:marRight w:val="0"/>
          <w:marTop w:val="0"/>
          <w:marBottom w:val="0"/>
          <w:divBdr>
            <w:top w:val="none" w:sz="0" w:space="0" w:color="auto"/>
            <w:left w:val="none" w:sz="0" w:space="0" w:color="auto"/>
            <w:bottom w:val="none" w:sz="0" w:space="0" w:color="auto"/>
            <w:right w:val="none" w:sz="0" w:space="0" w:color="auto"/>
          </w:divBdr>
        </w:div>
        <w:div w:id="2120758193">
          <w:marLeft w:val="640"/>
          <w:marRight w:val="0"/>
          <w:marTop w:val="0"/>
          <w:marBottom w:val="0"/>
          <w:divBdr>
            <w:top w:val="none" w:sz="0" w:space="0" w:color="auto"/>
            <w:left w:val="none" w:sz="0" w:space="0" w:color="auto"/>
            <w:bottom w:val="none" w:sz="0" w:space="0" w:color="auto"/>
            <w:right w:val="none" w:sz="0" w:space="0" w:color="auto"/>
          </w:divBdr>
        </w:div>
        <w:div w:id="2130512285">
          <w:marLeft w:val="640"/>
          <w:marRight w:val="0"/>
          <w:marTop w:val="0"/>
          <w:marBottom w:val="0"/>
          <w:divBdr>
            <w:top w:val="none" w:sz="0" w:space="0" w:color="auto"/>
            <w:left w:val="none" w:sz="0" w:space="0" w:color="auto"/>
            <w:bottom w:val="none" w:sz="0" w:space="0" w:color="auto"/>
            <w:right w:val="none" w:sz="0" w:space="0" w:color="auto"/>
          </w:divBdr>
        </w:div>
        <w:div w:id="2135059651">
          <w:marLeft w:val="640"/>
          <w:marRight w:val="0"/>
          <w:marTop w:val="0"/>
          <w:marBottom w:val="0"/>
          <w:divBdr>
            <w:top w:val="none" w:sz="0" w:space="0" w:color="auto"/>
            <w:left w:val="none" w:sz="0" w:space="0" w:color="auto"/>
            <w:bottom w:val="none" w:sz="0" w:space="0" w:color="auto"/>
            <w:right w:val="none" w:sz="0" w:space="0" w:color="auto"/>
          </w:divBdr>
        </w:div>
        <w:div w:id="2138713364">
          <w:marLeft w:val="640"/>
          <w:marRight w:val="0"/>
          <w:marTop w:val="0"/>
          <w:marBottom w:val="0"/>
          <w:divBdr>
            <w:top w:val="none" w:sz="0" w:space="0" w:color="auto"/>
            <w:left w:val="none" w:sz="0" w:space="0" w:color="auto"/>
            <w:bottom w:val="none" w:sz="0" w:space="0" w:color="auto"/>
            <w:right w:val="none" w:sz="0" w:space="0" w:color="auto"/>
          </w:divBdr>
        </w:div>
      </w:divsChild>
    </w:div>
    <w:div w:id="1189024796">
      <w:bodyDiv w:val="1"/>
      <w:marLeft w:val="0"/>
      <w:marRight w:val="0"/>
      <w:marTop w:val="0"/>
      <w:marBottom w:val="0"/>
      <w:divBdr>
        <w:top w:val="none" w:sz="0" w:space="0" w:color="auto"/>
        <w:left w:val="none" w:sz="0" w:space="0" w:color="auto"/>
        <w:bottom w:val="none" w:sz="0" w:space="0" w:color="auto"/>
        <w:right w:val="none" w:sz="0" w:space="0" w:color="auto"/>
      </w:divBdr>
      <w:divsChild>
        <w:div w:id="12996241">
          <w:marLeft w:val="640"/>
          <w:marRight w:val="0"/>
          <w:marTop w:val="0"/>
          <w:marBottom w:val="0"/>
          <w:divBdr>
            <w:top w:val="none" w:sz="0" w:space="0" w:color="auto"/>
            <w:left w:val="none" w:sz="0" w:space="0" w:color="auto"/>
            <w:bottom w:val="none" w:sz="0" w:space="0" w:color="auto"/>
            <w:right w:val="none" w:sz="0" w:space="0" w:color="auto"/>
          </w:divBdr>
        </w:div>
        <w:div w:id="33582631">
          <w:marLeft w:val="640"/>
          <w:marRight w:val="0"/>
          <w:marTop w:val="0"/>
          <w:marBottom w:val="0"/>
          <w:divBdr>
            <w:top w:val="none" w:sz="0" w:space="0" w:color="auto"/>
            <w:left w:val="none" w:sz="0" w:space="0" w:color="auto"/>
            <w:bottom w:val="none" w:sz="0" w:space="0" w:color="auto"/>
            <w:right w:val="none" w:sz="0" w:space="0" w:color="auto"/>
          </w:divBdr>
        </w:div>
        <w:div w:id="57359799">
          <w:marLeft w:val="640"/>
          <w:marRight w:val="0"/>
          <w:marTop w:val="0"/>
          <w:marBottom w:val="0"/>
          <w:divBdr>
            <w:top w:val="none" w:sz="0" w:space="0" w:color="auto"/>
            <w:left w:val="none" w:sz="0" w:space="0" w:color="auto"/>
            <w:bottom w:val="none" w:sz="0" w:space="0" w:color="auto"/>
            <w:right w:val="none" w:sz="0" w:space="0" w:color="auto"/>
          </w:divBdr>
        </w:div>
        <w:div w:id="76828711">
          <w:marLeft w:val="640"/>
          <w:marRight w:val="0"/>
          <w:marTop w:val="0"/>
          <w:marBottom w:val="0"/>
          <w:divBdr>
            <w:top w:val="none" w:sz="0" w:space="0" w:color="auto"/>
            <w:left w:val="none" w:sz="0" w:space="0" w:color="auto"/>
            <w:bottom w:val="none" w:sz="0" w:space="0" w:color="auto"/>
            <w:right w:val="none" w:sz="0" w:space="0" w:color="auto"/>
          </w:divBdr>
        </w:div>
        <w:div w:id="137110224">
          <w:marLeft w:val="640"/>
          <w:marRight w:val="0"/>
          <w:marTop w:val="0"/>
          <w:marBottom w:val="0"/>
          <w:divBdr>
            <w:top w:val="none" w:sz="0" w:space="0" w:color="auto"/>
            <w:left w:val="none" w:sz="0" w:space="0" w:color="auto"/>
            <w:bottom w:val="none" w:sz="0" w:space="0" w:color="auto"/>
            <w:right w:val="none" w:sz="0" w:space="0" w:color="auto"/>
          </w:divBdr>
        </w:div>
        <w:div w:id="189953371">
          <w:marLeft w:val="640"/>
          <w:marRight w:val="0"/>
          <w:marTop w:val="0"/>
          <w:marBottom w:val="0"/>
          <w:divBdr>
            <w:top w:val="none" w:sz="0" w:space="0" w:color="auto"/>
            <w:left w:val="none" w:sz="0" w:space="0" w:color="auto"/>
            <w:bottom w:val="none" w:sz="0" w:space="0" w:color="auto"/>
            <w:right w:val="none" w:sz="0" w:space="0" w:color="auto"/>
          </w:divBdr>
        </w:div>
        <w:div w:id="212735744">
          <w:marLeft w:val="640"/>
          <w:marRight w:val="0"/>
          <w:marTop w:val="0"/>
          <w:marBottom w:val="0"/>
          <w:divBdr>
            <w:top w:val="none" w:sz="0" w:space="0" w:color="auto"/>
            <w:left w:val="none" w:sz="0" w:space="0" w:color="auto"/>
            <w:bottom w:val="none" w:sz="0" w:space="0" w:color="auto"/>
            <w:right w:val="none" w:sz="0" w:space="0" w:color="auto"/>
          </w:divBdr>
        </w:div>
        <w:div w:id="222452411">
          <w:marLeft w:val="640"/>
          <w:marRight w:val="0"/>
          <w:marTop w:val="0"/>
          <w:marBottom w:val="0"/>
          <w:divBdr>
            <w:top w:val="none" w:sz="0" w:space="0" w:color="auto"/>
            <w:left w:val="none" w:sz="0" w:space="0" w:color="auto"/>
            <w:bottom w:val="none" w:sz="0" w:space="0" w:color="auto"/>
            <w:right w:val="none" w:sz="0" w:space="0" w:color="auto"/>
          </w:divBdr>
        </w:div>
        <w:div w:id="244610060">
          <w:marLeft w:val="640"/>
          <w:marRight w:val="0"/>
          <w:marTop w:val="0"/>
          <w:marBottom w:val="0"/>
          <w:divBdr>
            <w:top w:val="none" w:sz="0" w:space="0" w:color="auto"/>
            <w:left w:val="none" w:sz="0" w:space="0" w:color="auto"/>
            <w:bottom w:val="none" w:sz="0" w:space="0" w:color="auto"/>
            <w:right w:val="none" w:sz="0" w:space="0" w:color="auto"/>
          </w:divBdr>
        </w:div>
        <w:div w:id="261767167">
          <w:marLeft w:val="640"/>
          <w:marRight w:val="0"/>
          <w:marTop w:val="0"/>
          <w:marBottom w:val="0"/>
          <w:divBdr>
            <w:top w:val="none" w:sz="0" w:space="0" w:color="auto"/>
            <w:left w:val="none" w:sz="0" w:space="0" w:color="auto"/>
            <w:bottom w:val="none" w:sz="0" w:space="0" w:color="auto"/>
            <w:right w:val="none" w:sz="0" w:space="0" w:color="auto"/>
          </w:divBdr>
        </w:div>
        <w:div w:id="266158575">
          <w:marLeft w:val="640"/>
          <w:marRight w:val="0"/>
          <w:marTop w:val="0"/>
          <w:marBottom w:val="0"/>
          <w:divBdr>
            <w:top w:val="none" w:sz="0" w:space="0" w:color="auto"/>
            <w:left w:val="none" w:sz="0" w:space="0" w:color="auto"/>
            <w:bottom w:val="none" w:sz="0" w:space="0" w:color="auto"/>
            <w:right w:val="none" w:sz="0" w:space="0" w:color="auto"/>
          </w:divBdr>
        </w:div>
        <w:div w:id="282687542">
          <w:marLeft w:val="640"/>
          <w:marRight w:val="0"/>
          <w:marTop w:val="0"/>
          <w:marBottom w:val="0"/>
          <w:divBdr>
            <w:top w:val="none" w:sz="0" w:space="0" w:color="auto"/>
            <w:left w:val="none" w:sz="0" w:space="0" w:color="auto"/>
            <w:bottom w:val="none" w:sz="0" w:space="0" w:color="auto"/>
            <w:right w:val="none" w:sz="0" w:space="0" w:color="auto"/>
          </w:divBdr>
        </w:div>
        <w:div w:id="305084781">
          <w:marLeft w:val="640"/>
          <w:marRight w:val="0"/>
          <w:marTop w:val="0"/>
          <w:marBottom w:val="0"/>
          <w:divBdr>
            <w:top w:val="none" w:sz="0" w:space="0" w:color="auto"/>
            <w:left w:val="none" w:sz="0" w:space="0" w:color="auto"/>
            <w:bottom w:val="none" w:sz="0" w:space="0" w:color="auto"/>
            <w:right w:val="none" w:sz="0" w:space="0" w:color="auto"/>
          </w:divBdr>
        </w:div>
        <w:div w:id="336927231">
          <w:marLeft w:val="640"/>
          <w:marRight w:val="0"/>
          <w:marTop w:val="0"/>
          <w:marBottom w:val="0"/>
          <w:divBdr>
            <w:top w:val="none" w:sz="0" w:space="0" w:color="auto"/>
            <w:left w:val="none" w:sz="0" w:space="0" w:color="auto"/>
            <w:bottom w:val="none" w:sz="0" w:space="0" w:color="auto"/>
            <w:right w:val="none" w:sz="0" w:space="0" w:color="auto"/>
          </w:divBdr>
        </w:div>
        <w:div w:id="352343507">
          <w:marLeft w:val="640"/>
          <w:marRight w:val="0"/>
          <w:marTop w:val="0"/>
          <w:marBottom w:val="0"/>
          <w:divBdr>
            <w:top w:val="none" w:sz="0" w:space="0" w:color="auto"/>
            <w:left w:val="none" w:sz="0" w:space="0" w:color="auto"/>
            <w:bottom w:val="none" w:sz="0" w:space="0" w:color="auto"/>
            <w:right w:val="none" w:sz="0" w:space="0" w:color="auto"/>
          </w:divBdr>
        </w:div>
        <w:div w:id="359941856">
          <w:marLeft w:val="640"/>
          <w:marRight w:val="0"/>
          <w:marTop w:val="0"/>
          <w:marBottom w:val="0"/>
          <w:divBdr>
            <w:top w:val="none" w:sz="0" w:space="0" w:color="auto"/>
            <w:left w:val="none" w:sz="0" w:space="0" w:color="auto"/>
            <w:bottom w:val="none" w:sz="0" w:space="0" w:color="auto"/>
            <w:right w:val="none" w:sz="0" w:space="0" w:color="auto"/>
          </w:divBdr>
        </w:div>
        <w:div w:id="365721692">
          <w:marLeft w:val="640"/>
          <w:marRight w:val="0"/>
          <w:marTop w:val="0"/>
          <w:marBottom w:val="0"/>
          <w:divBdr>
            <w:top w:val="none" w:sz="0" w:space="0" w:color="auto"/>
            <w:left w:val="none" w:sz="0" w:space="0" w:color="auto"/>
            <w:bottom w:val="none" w:sz="0" w:space="0" w:color="auto"/>
            <w:right w:val="none" w:sz="0" w:space="0" w:color="auto"/>
          </w:divBdr>
        </w:div>
        <w:div w:id="371004898">
          <w:marLeft w:val="640"/>
          <w:marRight w:val="0"/>
          <w:marTop w:val="0"/>
          <w:marBottom w:val="0"/>
          <w:divBdr>
            <w:top w:val="none" w:sz="0" w:space="0" w:color="auto"/>
            <w:left w:val="none" w:sz="0" w:space="0" w:color="auto"/>
            <w:bottom w:val="none" w:sz="0" w:space="0" w:color="auto"/>
            <w:right w:val="none" w:sz="0" w:space="0" w:color="auto"/>
          </w:divBdr>
        </w:div>
        <w:div w:id="385253003">
          <w:marLeft w:val="640"/>
          <w:marRight w:val="0"/>
          <w:marTop w:val="0"/>
          <w:marBottom w:val="0"/>
          <w:divBdr>
            <w:top w:val="none" w:sz="0" w:space="0" w:color="auto"/>
            <w:left w:val="none" w:sz="0" w:space="0" w:color="auto"/>
            <w:bottom w:val="none" w:sz="0" w:space="0" w:color="auto"/>
            <w:right w:val="none" w:sz="0" w:space="0" w:color="auto"/>
          </w:divBdr>
        </w:div>
        <w:div w:id="422530888">
          <w:marLeft w:val="640"/>
          <w:marRight w:val="0"/>
          <w:marTop w:val="0"/>
          <w:marBottom w:val="0"/>
          <w:divBdr>
            <w:top w:val="none" w:sz="0" w:space="0" w:color="auto"/>
            <w:left w:val="none" w:sz="0" w:space="0" w:color="auto"/>
            <w:bottom w:val="none" w:sz="0" w:space="0" w:color="auto"/>
            <w:right w:val="none" w:sz="0" w:space="0" w:color="auto"/>
          </w:divBdr>
        </w:div>
        <w:div w:id="424958783">
          <w:marLeft w:val="640"/>
          <w:marRight w:val="0"/>
          <w:marTop w:val="0"/>
          <w:marBottom w:val="0"/>
          <w:divBdr>
            <w:top w:val="none" w:sz="0" w:space="0" w:color="auto"/>
            <w:left w:val="none" w:sz="0" w:space="0" w:color="auto"/>
            <w:bottom w:val="none" w:sz="0" w:space="0" w:color="auto"/>
            <w:right w:val="none" w:sz="0" w:space="0" w:color="auto"/>
          </w:divBdr>
        </w:div>
        <w:div w:id="491332703">
          <w:marLeft w:val="640"/>
          <w:marRight w:val="0"/>
          <w:marTop w:val="0"/>
          <w:marBottom w:val="0"/>
          <w:divBdr>
            <w:top w:val="none" w:sz="0" w:space="0" w:color="auto"/>
            <w:left w:val="none" w:sz="0" w:space="0" w:color="auto"/>
            <w:bottom w:val="none" w:sz="0" w:space="0" w:color="auto"/>
            <w:right w:val="none" w:sz="0" w:space="0" w:color="auto"/>
          </w:divBdr>
        </w:div>
        <w:div w:id="492792870">
          <w:marLeft w:val="640"/>
          <w:marRight w:val="0"/>
          <w:marTop w:val="0"/>
          <w:marBottom w:val="0"/>
          <w:divBdr>
            <w:top w:val="none" w:sz="0" w:space="0" w:color="auto"/>
            <w:left w:val="none" w:sz="0" w:space="0" w:color="auto"/>
            <w:bottom w:val="none" w:sz="0" w:space="0" w:color="auto"/>
            <w:right w:val="none" w:sz="0" w:space="0" w:color="auto"/>
          </w:divBdr>
        </w:div>
        <w:div w:id="501513308">
          <w:marLeft w:val="640"/>
          <w:marRight w:val="0"/>
          <w:marTop w:val="0"/>
          <w:marBottom w:val="0"/>
          <w:divBdr>
            <w:top w:val="none" w:sz="0" w:space="0" w:color="auto"/>
            <w:left w:val="none" w:sz="0" w:space="0" w:color="auto"/>
            <w:bottom w:val="none" w:sz="0" w:space="0" w:color="auto"/>
            <w:right w:val="none" w:sz="0" w:space="0" w:color="auto"/>
          </w:divBdr>
        </w:div>
        <w:div w:id="525755955">
          <w:marLeft w:val="640"/>
          <w:marRight w:val="0"/>
          <w:marTop w:val="0"/>
          <w:marBottom w:val="0"/>
          <w:divBdr>
            <w:top w:val="none" w:sz="0" w:space="0" w:color="auto"/>
            <w:left w:val="none" w:sz="0" w:space="0" w:color="auto"/>
            <w:bottom w:val="none" w:sz="0" w:space="0" w:color="auto"/>
            <w:right w:val="none" w:sz="0" w:space="0" w:color="auto"/>
          </w:divBdr>
        </w:div>
        <w:div w:id="536745334">
          <w:marLeft w:val="640"/>
          <w:marRight w:val="0"/>
          <w:marTop w:val="0"/>
          <w:marBottom w:val="0"/>
          <w:divBdr>
            <w:top w:val="none" w:sz="0" w:space="0" w:color="auto"/>
            <w:left w:val="none" w:sz="0" w:space="0" w:color="auto"/>
            <w:bottom w:val="none" w:sz="0" w:space="0" w:color="auto"/>
            <w:right w:val="none" w:sz="0" w:space="0" w:color="auto"/>
          </w:divBdr>
        </w:div>
        <w:div w:id="546645045">
          <w:marLeft w:val="640"/>
          <w:marRight w:val="0"/>
          <w:marTop w:val="0"/>
          <w:marBottom w:val="0"/>
          <w:divBdr>
            <w:top w:val="none" w:sz="0" w:space="0" w:color="auto"/>
            <w:left w:val="none" w:sz="0" w:space="0" w:color="auto"/>
            <w:bottom w:val="none" w:sz="0" w:space="0" w:color="auto"/>
            <w:right w:val="none" w:sz="0" w:space="0" w:color="auto"/>
          </w:divBdr>
        </w:div>
        <w:div w:id="586229417">
          <w:marLeft w:val="640"/>
          <w:marRight w:val="0"/>
          <w:marTop w:val="0"/>
          <w:marBottom w:val="0"/>
          <w:divBdr>
            <w:top w:val="none" w:sz="0" w:space="0" w:color="auto"/>
            <w:left w:val="none" w:sz="0" w:space="0" w:color="auto"/>
            <w:bottom w:val="none" w:sz="0" w:space="0" w:color="auto"/>
            <w:right w:val="none" w:sz="0" w:space="0" w:color="auto"/>
          </w:divBdr>
        </w:div>
        <w:div w:id="615793215">
          <w:marLeft w:val="640"/>
          <w:marRight w:val="0"/>
          <w:marTop w:val="0"/>
          <w:marBottom w:val="0"/>
          <w:divBdr>
            <w:top w:val="none" w:sz="0" w:space="0" w:color="auto"/>
            <w:left w:val="none" w:sz="0" w:space="0" w:color="auto"/>
            <w:bottom w:val="none" w:sz="0" w:space="0" w:color="auto"/>
            <w:right w:val="none" w:sz="0" w:space="0" w:color="auto"/>
          </w:divBdr>
        </w:div>
        <w:div w:id="629869762">
          <w:marLeft w:val="640"/>
          <w:marRight w:val="0"/>
          <w:marTop w:val="0"/>
          <w:marBottom w:val="0"/>
          <w:divBdr>
            <w:top w:val="none" w:sz="0" w:space="0" w:color="auto"/>
            <w:left w:val="none" w:sz="0" w:space="0" w:color="auto"/>
            <w:bottom w:val="none" w:sz="0" w:space="0" w:color="auto"/>
            <w:right w:val="none" w:sz="0" w:space="0" w:color="auto"/>
          </w:divBdr>
        </w:div>
        <w:div w:id="670375889">
          <w:marLeft w:val="640"/>
          <w:marRight w:val="0"/>
          <w:marTop w:val="0"/>
          <w:marBottom w:val="0"/>
          <w:divBdr>
            <w:top w:val="none" w:sz="0" w:space="0" w:color="auto"/>
            <w:left w:val="none" w:sz="0" w:space="0" w:color="auto"/>
            <w:bottom w:val="none" w:sz="0" w:space="0" w:color="auto"/>
            <w:right w:val="none" w:sz="0" w:space="0" w:color="auto"/>
          </w:divBdr>
        </w:div>
        <w:div w:id="724377407">
          <w:marLeft w:val="640"/>
          <w:marRight w:val="0"/>
          <w:marTop w:val="0"/>
          <w:marBottom w:val="0"/>
          <w:divBdr>
            <w:top w:val="none" w:sz="0" w:space="0" w:color="auto"/>
            <w:left w:val="none" w:sz="0" w:space="0" w:color="auto"/>
            <w:bottom w:val="none" w:sz="0" w:space="0" w:color="auto"/>
            <w:right w:val="none" w:sz="0" w:space="0" w:color="auto"/>
          </w:divBdr>
        </w:div>
        <w:div w:id="725952010">
          <w:marLeft w:val="640"/>
          <w:marRight w:val="0"/>
          <w:marTop w:val="0"/>
          <w:marBottom w:val="0"/>
          <w:divBdr>
            <w:top w:val="none" w:sz="0" w:space="0" w:color="auto"/>
            <w:left w:val="none" w:sz="0" w:space="0" w:color="auto"/>
            <w:bottom w:val="none" w:sz="0" w:space="0" w:color="auto"/>
            <w:right w:val="none" w:sz="0" w:space="0" w:color="auto"/>
          </w:divBdr>
        </w:div>
        <w:div w:id="740716102">
          <w:marLeft w:val="640"/>
          <w:marRight w:val="0"/>
          <w:marTop w:val="0"/>
          <w:marBottom w:val="0"/>
          <w:divBdr>
            <w:top w:val="none" w:sz="0" w:space="0" w:color="auto"/>
            <w:left w:val="none" w:sz="0" w:space="0" w:color="auto"/>
            <w:bottom w:val="none" w:sz="0" w:space="0" w:color="auto"/>
            <w:right w:val="none" w:sz="0" w:space="0" w:color="auto"/>
          </w:divBdr>
        </w:div>
        <w:div w:id="743334625">
          <w:marLeft w:val="640"/>
          <w:marRight w:val="0"/>
          <w:marTop w:val="0"/>
          <w:marBottom w:val="0"/>
          <w:divBdr>
            <w:top w:val="none" w:sz="0" w:space="0" w:color="auto"/>
            <w:left w:val="none" w:sz="0" w:space="0" w:color="auto"/>
            <w:bottom w:val="none" w:sz="0" w:space="0" w:color="auto"/>
            <w:right w:val="none" w:sz="0" w:space="0" w:color="auto"/>
          </w:divBdr>
        </w:div>
        <w:div w:id="750811311">
          <w:marLeft w:val="640"/>
          <w:marRight w:val="0"/>
          <w:marTop w:val="0"/>
          <w:marBottom w:val="0"/>
          <w:divBdr>
            <w:top w:val="none" w:sz="0" w:space="0" w:color="auto"/>
            <w:left w:val="none" w:sz="0" w:space="0" w:color="auto"/>
            <w:bottom w:val="none" w:sz="0" w:space="0" w:color="auto"/>
            <w:right w:val="none" w:sz="0" w:space="0" w:color="auto"/>
          </w:divBdr>
        </w:div>
        <w:div w:id="752244141">
          <w:marLeft w:val="640"/>
          <w:marRight w:val="0"/>
          <w:marTop w:val="0"/>
          <w:marBottom w:val="0"/>
          <w:divBdr>
            <w:top w:val="none" w:sz="0" w:space="0" w:color="auto"/>
            <w:left w:val="none" w:sz="0" w:space="0" w:color="auto"/>
            <w:bottom w:val="none" w:sz="0" w:space="0" w:color="auto"/>
            <w:right w:val="none" w:sz="0" w:space="0" w:color="auto"/>
          </w:divBdr>
        </w:div>
        <w:div w:id="758908898">
          <w:marLeft w:val="640"/>
          <w:marRight w:val="0"/>
          <w:marTop w:val="0"/>
          <w:marBottom w:val="0"/>
          <w:divBdr>
            <w:top w:val="none" w:sz="0" w:space="0" w:color="auto"/>
            <w:left w:val="none" w:sz="0" w:space="0" w:color="auto"/>
            <w:bottom w:val="none" w:sz="0" w:space="0" w:color="auto"/>
            <w:right w:val="none" w:sz="0" w:space="0" w:color="auto"/>
          </w:divBdr>
        </w:div>
        <w:div w:id="767655273">
          <w:marLeft w:val="640"/>
          <w:marRight w:val="0"/>
          <w:marTop w:val="0"/>
          <w:marBottom w:val="0"/>
          <w:divBdr>
            <w:top w:val="none" w:sz="0" w:space="0" w:color="auto"/>
            <w:left w:val="none" w:sz="0" w:space="0" w:color="auto"/>
            <w:bottom w:val="none" w:sz="0" w:space="0" w:color="auto"/>
            <w:right w:val="none" w:sz="0" w:space="0" w:color="auto"/>
          </w:divBdr>
        </w:div>
        <w:div w:id="810634364">
          <w:marLeft w:val="640"/>
          <w:marRight w:val="0"/>
          <w:marTop w:val="0"/>
          <w:marBottom w:val="0"/>
          <w:divBdr>
            <w:top w:val="none" w:sz="0" w:space="0" w:color="auto"/>
            <w:left w:val="none" w:sz="0" w:space="0" w:color="auto"/>
            <w:bottom w:val="none" w:sz="0" w:space="0" w:color="auto"/>
            <w:right w:val="none" w:sz="0" w:space="0" w:color="auto"/>
          </w:divBdr>
        </w:div>
        <w:div w:id="846361375">
          <w:marLeft w:val="640"/>
          <w:marRight w:val="0"/>
          <w:marTop w:val="0"/>
          <w:marBottom w:val="0"/>
          <w:divBdr>
            <w:top w:val="none" w:sz="0" w:space="0" w:color="auto"/>
            <w:left w:val="none" w:sz="0" w:space="0" w:color="auto"/>
            <w:bottom w:val="none" w:sz="0" w:space="0" w:color="auto"/>
            <w:right w:val="none" w:sz="0" w:space="0" w:color="auto"/>
          </w:divBdr>
        </w:div>
        <w:div w:id="868689074">
          <w:marLeft w:val="640"/>
          <w:marRight w:val="0"/>
          <w:marTop w:val="0"/>
          <w:marBottom w:val="0"/>
          <w:divBdr>
            <w:top w:val="none" w:sz="0" w:space="0" w:color="auto"/>
            <w:left w:val="none" w:sz="0" w:space="0" w:color="auto"/>
            <w:bottom w:val="none" w:sz="0" w:space="0" w:color="auto"/>
            <w:right w:val="none" w:sz="0" w:space="0" w:color="auto"/>
          </w:divBdr>
        </w:div>
        <w:div w:id="869301095">
          <w:marLeft w:val="640"/>
          <w:marRight w:val="0"/>
          <w:marTop w:val="0"/>
          <w:marBottom w:val="0"/>
          <w:divBdr>
            <w:top w:val="none" w:sz="0" w:space="0" w:color="auto"/>
            <w:left w:val="none" w:sz="0" w:space="0" w:color="auto"/>
            <w:bottom w:val="none" w:sz="0" w:space="0" w:color="auto"/>
            <w:right w:val="none" w:sz="0" w:space="0" w:color="auto"/>
          </w:divBdr>
        </w:div>
        <w:div w:id="892547181">
          <w:marLeft w:val="640"/>
          <w:marRight w:val="0"/>
          <w:marTop w:val="0"/>
          <w:marBottom w:val="0"/>
          <w:divBdr>
            <w:top w:val="none" w:sz="0" w:space="0" w:color="auto"/>
            <w:left w:val="none" w:sz="0" w:space="0" w:color="auto"/>
            <w:bottom w:val="none" w:sz="0" w:space="0" w:color="auto"/>
            <w:right w:val="none" w:sz="0" w:space="0" w:color="auto"/>
          </w:divBdr>
        </w:div>
        <w:div w:id="893274779">
          <w:marLeft w:val="640"/>
          <w:marRight w:val="0"/>
          <w:marTop w:val="0"/>
          <w:marBottom w:val="0"/>
          <w:divBdr>
            <w:top w:val="none" w:sz="0" w:space="0" w:color="auto"/>
            <w:left w:val="none" w:sz="0" w:space="0" w:color="auto"/>
            <w:bottom w:val="none" w:sz="0" w:space="0" w:color="auto"/>
            <w:right w:val="none" w:sz="0" w:space="0" w:color="auto"/>
          </w:divBdr>
        </w:div>
        <w:div w:id="896163818">
          <w:marLeft w:val="640"/>
          <w:marRight w:val="0"/>
          <w:marTop w:val="0"/>
          <w:marBottom w:val="0"/>
          <w:divBdr>
            <w:top w:val="none" w:sz="0" w:space="0" w:color="auto"/>
            <w:left w:val="none" w:sz="0" w:space="0" w:color="auto"/>
            <w:bottom w:val="none" w:sz="0" w:space="0" w:color="auto"/>
            <w:right w:val="none" w:sz="0" w:space="0" w:color="auto"/>
          </w:divBdr>
        </w:div>
        <w:div w:id="953823349">
          <w:marLeft w:val="640"/>
          <w:marRight w:val="0"/>
          <w:marTop w:val="0"/>
          <w:marBottom w:val="0"/>
          <w:divBdr>
            <w:top w:val="none" w:sz="0" w:space="0" w:color="auto"/>
            <w:left w:val="none" w:sz="0" w:space="0" w:color="auto"/>
            <w:bottom w:val="none" w:sz="0" w:space="0" w:color="auto"/>
            <w:right w:val="none" w:sz="0" w:space="0" w:color="auto"/>
          </w:divBdr>
        </w:div>
        <w:div w:id="961767016">
          <w:marLeft w:val="640"/>
          <w:marRight w:val="0"/>
          <w:marTop w:val="0"/>
          <w:marBottom w:val="0"/>
          <w:divBdr>
            <w:top w:val="none" w:sz="0" w:space="0" w:color="auto"/>
            <w:left w:val="none" w:sz="0" w:space="0" w:color="auto"/>
            <w:bottom w:val="none" w:sz="0" w:space="0" w:color="auto"/>
            <w:right w:val="none" w:sz="0" w:space="0" w:color="auto"/>
          </w:divBdr>
        </w:div>
        <w:div w:id="973827753">
          <w:marLeft w:val="640"/>
          <w:marRight w:val="0"/>
          <w:marTop w:val="0"/>
          <w:marBottom w:val="0"/>
          <w:divBdr>
            <w:top w:val="none" w:sz="0" w:space="0" w:color="auto"/>
            <w:left w:val="none" w:sz="0" w:space="0" w:color="auto"/>
            <w:bottom w:val="none" w:sz="0" w:space="0" w:color="auto"/>
            <w:right w:val="none" w:sz="0" w:space="0" w:color="auto"/>
          </w:divBdr>
        </w:div>
        <w:div w:id="975797329">
          <w:marLeft w:val="640"/>
          <w:marRight w:val="0"/>
          <w:marTop w:val="0"/>
          <w:marBottom w:val="0"/>
          <w:divBdr>
            <w:top w:val="none" w:sz="0" w:space="0" w:color="auto"/>
            <w:left w:val="none" w:sz="0" w:space="0" w:color="auto"/>
            <w:bottom w:val="none" w:sz="0" w:space="0" w:color="auto"/>
            <w:right w:val="none" w:sz="0" w:space="0" w:color="auto"/>
          </w:divBdr>
        </w:div>
        <w:div w:id="990214795">
          <w:marLeft w:val="640"/>
          <w:marRight w:val="0"/>
          <w:marTop w:val="0"/>
          <w:marBottom w:val="0"/>
          <w:divBdr>
            <w:top w:val="none" w:sz="0" w:space="0" w:color="auto"/>
            <w:left w:val="none" w:sz="0" w:space="0" w:color="auto"/>
            <w:bottom w:val="none" w:sz="0" w:space="0" w:color="auto"/>
            <w:right w:val="none" w:sz="0" w:space="0" w:color="auto"/>
          </w:divBdr>
        </w:div>
        <w:div w:id="1028215932">
          <w:marLeft w:val="640"/>
          <w:marRight w:val="0"/>
          <w:marTop w:val="0"/>
          <w:marBottom w:val="0"/>
          <w:divBdr>
            <w:top w:val="none" w:sz="0" w:space="0" w:color="auto"/>
            <w:left w:val="none" w:sz="0" w:space="0" w:color="auto"/>
            <w:bottom w:val="none" w:sz="0" w:space="0" w:color="auto"/>
            <w:right w:val="none" w:sz="0" w:space="0" w:color="auto"/>
          </w:divBdr>
        </w:div>
        <w:div w:id="1030380880">
          <w:marLeft w:val="640"/>
          <w:marRight w:val="0"/>
          <w:marTop w:val="0"/>
          <w:marBottom w:val="0"/>
          <w:divBdr>
            <w:top w:val="none" w:sz="0" w:space="0" w:color="auto"/>
            <w:left w:val="none" w:sz="0" w:space="0" w:color="auto"/>
            <w:bottom w:val="none" w:sz="0" w:space="0" w:color="auto"/>
            <w:right w:val="none" w:sz="0" w:space="0" w:color="auto"/>
          </w:divBdr>
        </w:div>
        <w:div w:id="1075467802">
          <w:marLeft w:val="640"/>
          <w:marRight w:val="0"/>
          <w:marTop w:val="0"/>
          <w:marBottom w:val="0"/>
          <w:divBdr>
            <w:top w:val="none" w:sz="0" w:space="0" w:color="auto"/>
            <w:left w:val="none" w:sz="0" w:space="0" w:color="auto"/>
            <w:bottom w:val="none" w:sz="0" w:space="0" w:color="auto"/>
            <w:right w:val="none" w:sz="0" w:space="0" w:color="auto"/>
          </w:divBdr>
        </w:div>
        <w:div w:id="1142501463">
          <w:marLeft w:val="640"/>
          <w:marRight w:val="0"/>
          <w:marTop w:val="0"/>
          <w:marBottom w:val="0"/>
          <w:divBdr>
            <w:top w:val="none" w:sz="0" w:space="0" w:color="auto"/>
            <w:left w:val="none" w:sz="0" w:space="0" w:color="auto"/>
            <w:bottom w:val="none" w:sz="0" w:space="0" w:color="auto"/>
            <w:right w:val="none" w:sz="0" w:space="0" w:color="auto"/>
          </w:divBdr>
        </w:div>
        <w:div w:id="1168786656">
          <w:marLeft w:val="640"/>
          <w:marRight w:val="0"/>
          <w:marTop w:val="0"/>
          <w:marBottom w:val="0"/>
          <w:divBdr>
            <w:top w:val="none" w:sz="0" w:space="0" w:color="auto"/>
            <w:left w:val="none" w:sz="0" w:space="0" w:color="auto"/>
            <w:bottom w:val="none" w:sz="0" w:space="0" w:color="auto"/>
            <w:right w:val="none" w:sz="0" w:space="0" w:color="auto"/>
          </w:divBdr>
        </w:div>
        <w:div w:id="1181089979">
          <w:marLeft w:val="640"/>
          <w:marRight w:val="0"/>
          <w:marTop w:val="0"/>
          <w:marBottom w:val="0"/>
          <w:divBdr>
            <w:top w:val="none" w:sz="0" w:space="0" w:color="auto"/>
            <w:left w:val="none" w:sz="0" w:space="0" w:color="auto"/>
            <w:bottom w:val="none" w:sz="0" w:space="0" w:color="auto"/>
            <w:right w:val="none" w:sz="0" w:space="0" w:color="auto"/>
          </w:divBdr>
        </w:div>
        <w:div w:id="1183667198">
          <w:marLeft w:val="640"/>
          <w:marRight w:val="0"/>
          <w:marTop w:val="0"/>
          <w:marBottom w:val="0"/>
          <w:divBdr>
            <w:top w:val="none" w:sz="0" w:space="0" w:color="auto"/>
            <w:left w:val="none" w:sz="0" w:space="0" w:color="auto"/>
            <w:bottom w:val="none" w:sz="0" w:space="0" w:color="auto"/>
            <w:right w:val="none" w:sz="0" w:space="0" w:color="auto"/>
          </w:divBdr>
        </w:div>
        <w:div w:id="1221596837">
          <w:marLeft w:val="640"/>
          <w:marRight w:val="0"/>
          <w:marTop w:val="0"/>
          <w:marBottom w:val="0"/>
          <w:divBdr>
            <w:top w:val="none" w:sz="0" w:space="0" w:color="auto"/>
            <w:left w:val="none" w:sz="0" w:space="0" w:color="auto"/>
            <w:bottom w:val="none" w:sz="0" w:space="0" w:color="auto"/>
            <w:right w:val="none" w:sz="0" w:space="0" w:color="auto"/>
          </w:divBdr>
        </w:div>
        <w:div w:id="1228758374">
          <w:marLeft w:val="640"/>
          <w:marRight w:val="0"/>
          <w:marTop w:val="0"/>
          <w:marBottom w:val="0"/>
          <w:divBdr>
            <w:top w:val="none" w:sz="0" w:space="0" w:color="auto"/>
            <w:left w:val="none" w:sz="0" w:space="0" w:color="auto"/>
            <w:bottom w:val="none" w:sz="0" w:space="0" w:color="auto"/>
            <w:right w:val="none" w:sz="0" w:space="0" w:color="auto"/>
          </w:divBdr>
        </w:div>
        <w:div w:id="1274362263">
          <w:marLeft w:val="640"/>
          <w:marRight w:val="0"/>
          <w:marTop w:val="0"/>
          <w:marBottom w:val="0"/>
          <w:divBdr>
            <w:top w:val="none" w:sz="0" w:space="0" w:color="auto"/>
            <w:left w:val="none" w:sz="0" w:space="0" w:color="auto"/>
            <w:bottom w:val="none" w:sz="0" w:space="0" w:color="auto"/>
            <w:right w:val="none" w:sz="0" w:space="0" w:color="auto"/>
          </w:divBdr>
        </w:div>
        <w:div w:id="1305548379">
          <w:marLeft w:val="640"/>
          <w:marRight w:val="0"/>
          <w:marTop w:val="0"/>
          <w:marBottom w:val="0"/>
          <w:divBdr>
            <w:top w:val="none" w:sz="0" w:space="0" w:color="auto"/>
            <w:left w:val="none" w:sz="0" w:space="0" w:color="auto"/>
            <w:bottom w:val="none" w:sz="0" w:space="0" w:color="auto"/>
            <w:right w:val="none" w:sz="0" w:space="0" w:color="auto"/>
          </w:divBdr>
        </w:div>
        <w:div w:id="1343779576">
          <w:marLeft w:val="640"/>
          <w:marRight w:val="0"/>
          <w:marTop w:val="0"/>
          <w:marBottom w:val="0"/>
          <w:divBdr>
            <w:top w:val="none" w:sz="0" w:space="0" w:color="auto"/>
            <w:left w:val="none" w:sz="0" w:space="0" w:color="auto"/>
            <w:bottom w:val="none" w:sz="0" w:space="0" w:color="auto"/>
            <w:right w:val="none" w:sz="0" w:space="0" w:color="auto"/>
          </w:divBdr>
        </w:div>
        <w:div w:id="1356464898">
          <w:marLeft w:val="640"/>
          <w:marRight w:val="0"/>
          <w:marTop w:val="0"/>
          <w:marBottom w:val="0"/>
          <w:divBdr>
            <w:top w:val="none" w:sz="0" w:space="0" w:color="auto"/>
            <w:left w:val="none" w:sz="0" w:space="0" w:color="auto"/>
            <w:bottom w:val="none" w:sz="0" w:space="0" w:color="auto"/>
            <w:right w:val="none" w:sz="0" w:space="0" w:color="auto"/>
          </w:divBdr>
        </w:div>
        <w:div w:id="1365474582">
          <w:marLeft w:val="640"/>
          <w:marRight w:val="0"/>
          <w:marTop w:val="0"/>
          <w:marBottom w:val="0"/>
          <w:divBdr>
            <w:top w:val="none" w:sz="0" w:space="0" w:color="auto"/>
            <w:left w:val="none" w:sz="0" w:space="0" w:color="auto"/>
            <w:bottom w:val="none" w:sz="0" w:space="0" w:color="auto"/>
            <w:right w:val="none" w:sz="0" w:space="0" w:color="auto"/>
          </w:divBdr>
        </w:div>
        <w:div w:id="1378358844">
          <w:marLeft w:val="640"/>
          <w:marRight w:val="0"/>
          <w:marTop w:val="0"/>
          <w:marBottom w:val="0"/>
          <w:divBdr>
            <w:top w:val="none" w:sz="0" w:space="0" w:color="auto"/>
            <w:left w:val="none" w:sz="0" w:space="0" w:color="auto"/>
            <w:bottom w:val="none" w:sz="0" w:space="0" w:color="auto"/>
            <w:right w:val="none" w:sz="0" w:space="0" w:color="auto"/>
          </w:divBdr>
        </w:div>
        <w:div w:id="1399087662">
          <w:marLeft w:val="640"/>
          <w:marRight w:val="0"/>
          <w:marTop w:val="0"/>
          <w:marBottom w:val="0"/>
          <w:divBdr>
            <w:top w:val="none" w:sz="0" w:space="0" w:color="auto"/>
            <w:left w:val="none" w:sz="0" w:space="0" w:color="auto"/>
            <w:bottom w:val="none" w:sz="0" w:space="0" w:color="auto"/>
            <w:right w:val="none" w:sz="0" w:space="0" w:color="auto"/>
          </w:divBdr>
        </w:div>
        <w:div w:id="1412775390">
          <w:marLeft w:val="640"/>
          <w:marRight w:val="0"/>
          <w:marTop w:val="0"/>
          <w:marBottom w:val="0"/>
          <w:divBdr>
            <w:top w:val="none" w:sz="0" w:space="0" w:color="auto"/>
            <w:left w:val="none" w:sz="0" w:space="0" w:color="auto"/>
            <w:bottom w:val="none" w:sz="0" w:space="0" w:color="auto"/>
            <w:right w:val="none" w:sz="0" w:space="0" w:color="auto"/>
          </w:divBdr>
        </w:div>
        <w:div w:id="1425954103">
          <w:marLeft w:val="640"/>
          <w:marRight w:val="0"/>
          <w:marTop w:val="0"/>
          <w:marBottom w:val="0"/>
          <w:divBdr>
            <w:top w:val="none" w:sz="0" w:space="0" w:color="auto"/>
            <w:left w:val="none" w:sz="0" w:space="0" w:color="auto"/>
            <w:bottom w:val="none" w:sz="0" w:space="0" w:color="auto"/>
            <w:right w:val="none" w:sz="0" w:space="0" w:color="auto"/>
          </w:divBdr>
        </w:div>
        <w:div w:id="1431896479">
          <w:marLeft w:val="640"/>
          <w:marRight w:val="0"/>
          <w:marTop w:val="0"/>
          <w:marBottom w:val="0"/>
          <w:divBdr>
            <w:top w:val="none" w:sz="0" w:space="0" w:color="auto"/>
            <w:left w:val="none" w:sz="0" w:space="0" w:color="auto"/>
            <w:bottom w:val="none" w:sz="0" w:space="0" w:color="auto"/>
            <w:right w:val="none" w:sz="0" w:space="0" w:color="auto"/>
          </w:divBdr>
        </w:div>
        <w:div w:id="1454907542">
          <w:marLeft w:val="640"/>
          <w:marRight w:val="0"/>
          <w:marTop w:val="0"/>
          <w:marBottom w:val="0"/>
          <w:divBdr>
            <w:top w:val="none" w:sz="0" w:space="0" w:color="auto"/>
            <w:left w:val="none" w:sz="0" w:space="0" w:color="auto"/>
            <w:bottom w:val="none" w:sz="0" w:space="0" w:color="auto"/>
            <w:right w:val="none" w:sz="0" w:space="0" w:color="auto"/>
          </w:divBdr>
        </w:div>
        <w:div w:id="1455250657">
          <w:marLeft w:val="640"/>
          <w:marRight w:val="0"/>
          <w:marTop w:val="0"/>
          <w:marBottom w:val="0"/>
          <w:divBdr>
            <w:top w:val="none" w:sz="0" w:space="0" w:color="auto"/>
            <w:left w:val="none" w:sz="0" w:space="0" w:color="auto"/>
            <w:bottom w:val="none" w:sz="0" w:space="0" w:color="auto"/>
            <w:right w:val="none" w:sz="0" w:space="0" w:color="auto"/>
          </w:divBdr>
        </w:div>
        <w:div w:id="1480420688">
          <w:marLeft w:val="640"/>
          <w:marRight w:val="0"/>
          <w:marTop w:val="0"/>
          <w:marBottom w:val="0"/>
          <w:divBdr>
            <w:top w:val="none" w:sz="0" w:space="0" w:color="auto"/>
            <w:left w:val="none" w:sz="0" w:space="0" w:color="auto"/>
            <w:bottom w:val="none" w:sz="0" w:space="0" w:color="auto"/>
            <w:right w:val="none" w:sz="0" w:space="0" w:color="auto"/>
          </w:divBdr>
        </w:div>
        <w:div w:id="1495755975">
          <w:marLeft w:val="640"/>
          <w:marRight w:val="0"/>
          <w:marTop w:val="0"/>
          <w:marBottom w:val="0"/>
          <w:divBdr>
            <w:top w:val="none" w:sz="0" w:space="0" w:color="auto"/>
            <w:left w:val="none" w:sz="0" w:space="0" w:color="auto"/>
            <w:bottom w:val="none" w:sz="0" w:space="0" w:color="auto"/>
            <w:right w:val="none" w:sz="0" w:space="0" w:color="auto"/>
          </w:divBdr>
        </w:div>
        <w:div w:id="1509368535">
          <w:marLeft w:val="640"/>
          <w:marRight w:val="0"/>
          <w:marTop w:val="0"/>
          <w:marBottom w:val="0"/>
          <w:divBdr>
            <w:top w:val="none" w:sz="0" w:space="0" w:color="auto"/>
            <w:left w:val="none" w:sz="0" w:space="0" w:color="auto"/>
            <w:bottom w:val="none" w:sz="0" w:space="0" w:color="auto"/>
            <w:right w:val="none" w:sz="0" w:space="0" w:color="auto"/>
          </w:divBdr>
        </w:div>
        <w:div w:id="1512060491">
          <w:marLeft w:val="640"/>
          <w:marRight w:val="0"/>
          <w:marTop w:val="0"/>
          <w:marBottom w:val="0"/>
          <w:divBdr>
            <w:top w:val="none" w:sz="0" w:space="0" w:color="auto"/>
            <w:left w:val="none" w:sz="0" w:space="0" w:color="auto"/>
            <w:bottom w:val="none" w:sz="0" w:space="0" w:color="auto"/>
            <w:right w:val="none" w:sz="0" w:space="0" w:color="auto"/>
          </w:divBdr>
        </w:div>
        <w:div w:id="1528441976">
          <w:marLeft w:val="640"/>
          <w:marRight w:val="0"/>
          <w:marTop w:val="0"/>
          <w:marBottom w:val="0"/>
          <w:divBdr>
            <w:top w:val="none" w:sz="0" w:space="0" w:color="auto"/>
            <w:left w:val="none" w:sz="0" w:space="0" w:color="auto"/>
            <w:bottom w:val="none" w:sz="0" w:space="0" w:color="auto"/>
            <w:right w:val="none" w:sz="0" w:space="0" w:color="auto"/>
          </w:divBdr>
        </w:div>
        <w:div w:id="1537111068">
          <w:marLeft w:val="640"/>
          <w:marRight w:val="0"/>
          <w:marTop w:val="0"/>
          <w:marBottom w:val="0"/>
          <w:divBdr>
            <w:top w:val="none" w:sz="0" w:space="0" w:color="auto"/>
            <w:left w:val="none" w:sz="0" w:space="0" w:color="auto"/>
            <w:bottom w:val="none" w:sz="0" w:space="0" w:color="auto"/>
            <w:right w:val="none" w:sz="0" w:space="0" w:color="auto"/>
          </w:divBdr>
        </w:div>
        <w:div w:id="1545024174">
          <w:marLeft w:val="640"/>
          <w:marRight w:val="0"/>
          <w:marTop w:val="0"/>
          <w:marBottom w:val="0"/>
          <w:divBdr>
            <w:top w:val="none" w:sz="0" w:space="0" w:color="auto"/>
            <w:left w:val="none" w:sz="0" w:space="0" w:color="auto"/>
            <w:bottom w:val="none" w:sz="0" w:space="0" w:color="auto"/>
            <w:right w:val="none" w:sz="0" w:space="0" w:color="auto"/>
          </w:divBdr>
        </w:div>
        <w:div w:id="1566573925">
          <w:marLeft w:val="640"/>
          <w:marRight w:val="0"/>
          <w:marTop w:val="0"/>
          <w:marBottom w:val="0"/>
          <w:divBdr>
            <w:top w:val="none" w:sz="0" w:space="0" w:color="auto"/>
            <w:left w:val="none" w:sz="0" w:space="0" w:color="auto"/>
            <w:bottom w:val="none" w:sz="0" w:space="0" w:color="auto"/>
            <w:right w:val="none" w:sz="0" w:space="0" w:color="auto"/>
          </w:divBdr>
        </w:div>
        <w:div w:id="1586762014">
          <w:marLeft w:val="640"/>
          <w:marRight w:val="0"/>
          <w:marTop w:val="0"/>
          <w:marBottom w:val="0"/>
          <w:divBdr>
            <w:top w:val="none" w:sz="0" w:space="0" w:color="auto"/>
            <w:left w:val="none" w:sz="0" w:space="0" w:color="auto"/>
            <w:bottom w:val="none" w:sz="0" w:space="0" w:color="auto"/>
            <w:right w:val="none" w:sz="0" w:space="0" w:color="auto"/>
          </w:divBdr>
        </w:div>
        <w:div w:id="1605066921">
          <w:marLeft w:val="640"/>
          <w:marRight w:val="0"/>
          <w:marTop w:val="0"/>
          <w:marBottom w:val="0"/>
          <w:divBdr>
            <w:top w:val="none" w:sz="0" w:space="0" w:color="auto"/>
            <w:left w:val="none" w:sz="0" w:space="0" w:color="auto"/>
            <w:bottom w:val="none" w:sz="0" w:space="0" w:color="auto"/>
            <w:right w:val="none" w:sz="0" w:space="0" w:color="auto"/>
          </w:divBdr>
        </w:div>
        <w:div w:id="1621952340">
          <w:marLeft w:val="640"/>
          <w:marRight w:val="0"/>
          <w:marTop w:val="0"/>
          <w:marBottom w:val="0"/>
          <w:divBdr>
            <w:top w:val="none" w:sz="0" w:space="0" w:color="auto"/>
            <w:left w:val="none" w:sz="0" w:space="0" w:color="auto"/>
            <w:bottom w:val="none" w:sz="0" w:space="0" w:color="auto"/>
            <w:right w:val="none" w:sz="0" w:space="0" w:color="auto"/>
          </w:divBdr>
        </w:div>
        <w:div w:id="1630864706">
          <w:marLeft w:val="640"/>
          <w:marRight w:val="0"/>
          <w:marTop w:val="0"/>
          <w:marBottom w:val="0"/>
          <w:divBdr>
            <w:top w:val="none" w:sz="0" w:space="0" w:color="auto"/>
            <w:left w:val="none" w:sz="0" w:space="0" w:color="auto"/>
            <w:bottom w:val="none" w:sz="0" w:space="0" w:color="auto"/>
            <w:right w:val="none" w:sz="0" w:space="0" w:color="auto"/>
          </w:divBdr>
        </w:div>
        <w:div w:id="1655526008">
          <w:marLeft w:val="640"/>
          <w:marRight w:val="0"/>
          <w:marTop w:val="0"/>
          <w:marBottom w:val="0"/>
          <w:divBdr>
            <w:top w:val="none" w:sz="0" w:space="0" w:color="auto"/>
            <w:left w:val="none" w:sz="0" w:space="0" w:color="auto"/>
            <w:bottom w:val="none" w:sz="0" w:space="0" w:color="auto"/>
            <w:right w:val="none" w:sz="0" w:space="0" w:color="auto"/>
          </w:divBdr>
        </w:div>
        <w:div w:id="1668751386">
          <w:marLeft w:val="640"/>
          <w:marRight w:val="0"/>
          <w:marTop w:val="0"/>
          <w:marBottom w:val="0"/>
          <w:divBdr>
            <w:top w:val="none" w:sz="0" w:space="0" w:color="auto"/>
            <w:left w:val="none" w:sz="0" w:space="0" w:color="auto"/>
            <w:bottom w:val="none" w:sz="0" w:space="0" w:color="auto"/>
            <w:right w:val="none" w:sz="0" w:space="0" w:color="auto"/>
          </w:divBdr>
        </w:div>
        <w:div w:id="1729760340">
          <w:marLeft w:val="640"/>
          <w:marRight w:val="0"/>
          <w:marTop w:val="0"/>
          <w:marBottom w:val="0"/>
          <w:divBdr>
            <w:top w:val="none" w:sz="0" w:space="0" w:color="auto"/>
            <w:left w:val="none" w:sz="0" w:space="0" w:color="auto"/>
            <w:bottom w:val="none" w:sz="0" w:space="0" w:color="auto"/>
            <w:right w:val="none" w:sz="0" w:space="0" w:color="auto"/>
          </w:divBdr>
        </w:div>
        <w:div w:id="1747143180">
          <w:marLeft w:val="640"/>
          <w:marRight w:val="0"/>
          <w:marTop w:val="0"/>
          <w:marBottom w:val="0"/>
          <w:divBdr>
            <w:top w:val="none" w:sz="0" w:space="0" w:color="auto"/>
            <w:left w:val="none" w:sz="0" w:space="0" w:color="auto"/>
            <w:bottom w:val="none" w:sz="0" w:space="0" w:color="auto"/>
            <w:right w:val="none" w:sz="0" w:space="0" w:color="auto"/>
          </w:divBdr>
        </w:div>
        <w:div w:id="1766657387">
          <w:marLeft w:val="640"/>
          <w:marRight w:val="0"/>
          <w:marTop w:val="0"/>
          <w:marBottom w:val="0"/>
          <w:divBdr>
            <w:top w:val="none" w:sz="0" w:space="0" w:color="auto"/>
            <w:left w:val="none" w:sz="0" w:space="0" w:color="auto"/>
            <w:bottom w:val="none" w:sz="0" w:space="0" w:color="auto"/>
            <w:right w:val="none" w:sz="0" w:space="0" w:color="auto"/>
          </w:divBdr>
        </w:div>
        <w:div w:id="1804345427">
          <w:marLeft w:val="640"/>
          <w:marRight w:val="0"/>
          <w:marTop w:val="0"/>
          <w:marBottom w:val="0"/>
          <w:divBdr>
            <w:top w:val="none" w:sz="0" w:space="0" w:color="auto"/>
            <w:left w:val="none" w:sz="0" w:space="0" w:color="auto"/>
            <w:bottom w:val="none" w:sz="0" w:space="0" w:color="auto"/>
            <w:right w:val="none" w:sz="0" w:space="0" w:color="auto"/>
          </w:divBdr>
        </w:div>
        <w:div w:id="1835102777">
          <w:marLeft w:val="640"/>
          <w:marRight w:val="0"/>
          <w:marTop w:val="0"/>
          <w:marBottom w:val="0"/>
          <w:divBdr>
            <w:top w:val="none" w:sz="0" w:space="0" w:color="auto"/>
            <w:left w:val="none" w:sz="0" w:space="0" w:color="auto"/>
            <w:bottom w:val="none" w:sz="0" w:space="0" w:color="auto"/>
            <w:right w:val="none" w:sz="0" w:space="0" w:color="auto"/>
          </w:divBdr>
        </w:div>
        <w:div w:id="1837529653">
          <w:marLeft w:val="640"/>
          <w:marRight w:val="0"/>
          <w:marTop w:val="0"/>
          <w:marBottom w:val="0"/>
          <w:divBdr>
            <w:top w:val="none" w:sz="0" w:space="0" w:color="auto"/>
            <w:left w:val="none" w:sz="0" w:space="0" w:color="auto"/>
            <w:bottom w:val="none" w:sz="0" w:space="0" w:color="auto"/>
            <w:right w:val="none" w:sz="0" w:space="0" w:color="auto"/>
          </w:divBdr>
        </w:div>
        <w:div w:id="1852449258">
          <w:marLeft w:val="640"/>
          <w:marRight w:val="0"/>
          <w:marTop w:val="0"/>
          <w:marBottom w:val="0"/>
          <w:divBdr>
            <w:top w:val="none" w:sz="0" w:space="0" w:color="auto"/>
            <w:left w:val="none" w:sz="0" w:space="0" w:color="auto"/>
            <w:bottom w:val="none" w:sz="0" w:space="0" w:color="auto"/>
            <w:right w:val="none" w:sz="0" w:space="0" w:color="auto"/>
          </w:divBdr>
        </w:div>
        <w:div w:id="1857454018">
          <w:marLeft w:val="640"/>
          <w:marRight w:val="0"/>
          <w:marTop w:val="0"/>
          <w:marBottom w:val="0"/>
          <w:divBdr>
            <w:top w:val="none" w:sz="0" w:space="0" w:color="auto"/>
            <w:left w:val="none" w:sz="0" w:space="0" w:color="auto"/>
            <w:bottom w:val="none" w:sz="0" w:space="0" w:color="auto"/>
            <w:right w:val="none" w:sz="0" w:space="0" w:color="auto"/>
          </w:divBdr>
        </w:div>
        <w:div w:id="1859584948">
          <w:marLeft w:val="640"/>
          <w:marRight w:val="0"/>
          <w:marTop w:val="0"/>
          <w:marBottom w:val="0"/>
          <w:divBdr>
            <w:top w:val="none" w:sz="0" w:space="0" w:color="auto"/>
            <w:left w:val="none" w:sz="0" w:space="0" w:color="auto"/>
            <w:bottom w:val="none" w:sz="0" w:space="0" w:color="auto"/>
            <w:right w:val="none" w:sz="0" w:space="0" w:color="auto"/>
          </w:divBdr>
        </w:div>
        <w:div w:id="1862739859">
          <w:marLeft w:val="640"/>
          <w:marRight w:val="0"/>
          <w:marTop w:val="0"/>
          <w:marBottom w:val="0"/>
          <w:divBdr>
            <w:top w:val="none" w:sz="0" w:space="0" w:color="auto"/>
            <w:left w:val="none" w:sz="0" w:space="0" w:color="auto"/>
            <w:bottom w:val="none" w:sz="0" w:space="0" w:color="auto"/>
            <w:right w:val="none" w:sz="0" w:space="0" w:color="auto"/>
          </w:divBdr>
        </w:div>
        <w:div w:id="1889221942">
          <w:marLeft w:val="640"/>
          <w:marRight w:val="0"/>
          <w:marTop w:val="0"/>
          <w:marBottom w:val="0"/>
          <w:divBdr>
            <w:top w:val="none" w:sz="0" w:space="0" w:color="auto"/>
            <w:left w:val="none" w:sz="0" w:space="0" w:color="auto"/>
            <w:bottom w:val="none" w:sz="0" w:space="0" w:color="auto"/>
            <w:right w:val="none" w:sz="0" w:space="0" w:color="auto"/>
          </w:divBdr>
        </w:div>
        <w:div w:id="2022468891">
          <w:marLeft w:val="640"/>
          <w:marRight w:val="0"/>
          <w:marTop w:val="0"/>
          <w:marBottom w:val="0"/>
          <w:divBdr>
            <w:top w:val="none" w:sz="0" w:space="0" w:color="auto"/>
            <w:left w:val="none" w:sz="0" w:space="0" w:color="auto"/>
            <w:bottom w:val="none" w:sz="0" w:space="0" w:color="auto"/>
            <w:right w:val="none" w:sz="0" w:space="0" w:color="auto"/>
          </w:divBdr>
        </w:div>
        <w:div w:id="2045402771">
          <w:marLeft w:val="640"/>
          <w:marRight w:val="0"/>
          <w:marTop w:val="0"/>
          <w:marBottom w:val="0"/>
          <w:divBdr>
            <w:top w:val="none" w:sz="0" w:space="0" w:color="auto"/>
            <w:left w:val="none" w:sz="0" w:space="0" w:color="auto"/>
            <w:bottom w:val="none" w:sz="0" w:space="0" w:color="auto"/>
            <w:right w:val="none" w:sz="0" w:space="0" w:color="auto"/>
          </w:divBdr>
        </w:div>
        <w:div w:id="2072847640">
          <w:marLeft w:val="640"/>
          <w:marRight w:val="0"/>
          <w:marTop w:val="0"/>
          <w:marBottom w:val="0"/>
          <w:divBdr>
            <w:top w:val="none" w:sz="0" w:space="0" w:color="auto"/>
            <w:left w:val="none" w:sz="0" w:space="0" w:color="auto"/>
            <w:bottom w:val="none" w:sz="0" w:space="0" w:color="auto"/>
            <w:right w:val="none" w:sz="0" w:space="0" w:color="auto"/>
          </w:divBdr>
        </w:div>
        <w:div w:id="2087997985">
          <w:marLeft w:val="640"/>
          <w:marRight w:val="0"/>
          <w:marTop w:val="0"/>
          <w:marBottom w:val="0"/>
          <w:divBdr>
            <w:top w:val="none" w:sz="0" w:space="0" w:color="auto"/>
            <w:left w:val="none" w:sz="0" w:space="0" w:color="auto"/>
            <w:bottom w:val="none" w:sz="0" w:space="0" w:color="auto"/>
            <w:right w:val="none" w:sz="0" w:space="0" w:color="auto"/>
          </w:divBdr>
        </w:div>
        <w:div w:id="2102484654">
          <w:marLeft w:val="640"/>
          <w:marRight w:val="0"/>
          <w:marTop w:val="0"/>
          <w:marBottom w:val="0"/>
          <w:divBdr>
            <w:top w:val="none" w:sz="0" w:space="0" w:color="auto"/>
            <w:left w:val="none" w:sz="0" w:space="0" w:color="auto"/>
            <w:bottom w:val="none" w:sz="0" w:space="0" w:color="auto"/>
            <w:right w:val="none" w:sz="0" w:space="0" w:color="auto"/>
          </w:divBdr>
        </w:div>
        <w:div w:id="2134976215">
          <w:marLeft w:val="640"/>
          <w:marRight w:val="0"/>
          <w:marTop w:val="0"/>
          <w:marBottom w:val="0"/>
          <w:divBdr>
            <w:top w:val="none" w:sz="0" w:space="0" w:color="auto"/>
            <w:left w:val="none" w:sz="0" w:space="0" w:color="auto"/>
            <w:bottom w:val="none" w:sz="0" w:space="0" w:color="auto"/>
            <w:right w:val="none" w:sz="0" w:space="0" w:color="auto"/>
          </w:divBdr>
        </w:div>
        <w:div w:id="2143190207">
          <w:marLeft w:val="640"/>
          <w:marRight w:val="0"/>
          <w:marTop w:val="0"/>
          <w:marBottom w:val="0"/>
          <w:divBdr>
            <w:top w:val="none" w:sz="0" w:space="0" w:color="auto"/>
            <w:left w:val="none" w:sz="0" w:space="0" w:color="auto"/>
            <w:bottom w:val="none" w:sz="0" w:space="0" w:color="auto"/>
            <w:right w:val="none" w:sz="0" w:space="0" w:color="auto"/>
          </w:divBdr>
        </w:div>
        <w:div w:id="2143960745">
          <w:marLeft w:val="640"/>
          <w:marRight w:val="0"/>
          <w:marTop w:val="0"/>
          <w:marBottom w:val="0"/>
          <w:divBdr>
            <w:top w:val="none" w:sz="0" w:space="0" w:color="auto"/>
            <w:left w:val="none" w:sz="0" w:space="0" w:color="auto"/>
            <w:bottom w:val="none" w:sz="0" w:space="0" w:color="auto"/>
            <w:right w:val="none" w:sz="0" w:space="0" w:color="auto"/>
          </w:divBdr>
        </w:div>
      </w:divsChild>
    </w:div>
    <w:div w:id="1193037593">
      <w:bodyDiv w:val="1"/>
      <w:marLeft w:val="0"/>
      <w:marRight w:val="0"/>
      <w:marTop w:val="0"/>
      <w:marBottom w:val="0"/>
      <w:divBdr>
        <w:top w:val="none" w:sz="0" w:space="0" w:color="auto"/>
        <w:left w:val="none" w:sz="0" w:space="0" w:color="auto"/>
        <w:bottom w:val="none" w:sz="0" w:space="0" w:color="auto"/>
        <w:right w:val="none" w:sz="0" w:space="0" w:color="auto"/>
      </w:divBdr>
      <w:divsChild>
        <w:div w:id="2630095">
          <w:marLeft w:val="640"/>
          <w:marRight w:val="0"/>
          <w:marTop w:val="0"/>
          <w:marBottom w:val="0"/>
          <w:divBdr>
            <w:top w:val="none" w:sz="0" w:space="0" w:color="auto"/>
            <w:left w:val="none" w:sz="0" w:space="0" w:color="auto"/>
            <w:bottom w:val="none" w:sz="0" w:space="0" w:color="auto"/>
            <w:right w:val="none" w:sz="0" w:space="0" w:color="auto"/>
          </w:divBdr>
        </w:div>
        <w:div w:id="90511533">
          <w:marLeft w:val="640"/>
          <w:marRight w:val="0"/>
          <w:marTop w:val="0"/>
          <w:marBottom w:val="0"/>
          <w:divBdr>
            <w:top w:val="none" w:sz="0" w:space="0" w:color="auto"/>
            <w:left w:val="none" w:sz="0" w:space="0" w:color="auto"/>
            <w:bottom w:val="none" w:sz="0" w:space="0" w:color="auto"/>
            <w:right w:val="none" w:sz="0" w:space="0" w:color="auto"/>
          </w:divBdr>
        </w:div>
        <w:div w:id="139270676">
          <w:marLeft w:val="640"/>
          <w:marRight w:val="0"/>
          <w:marTop w:val="0"/>
          <w:marBottom w:val="0"/>
          <w:divBdr>
            <w:top w:val="none" w:sz="0" w:space="0" w:color="auto"/>
            <w:left w:val="none" w:sz="0" w:space="0" w:color="auto"/>
            <w:bottom w:val="none" w:sz="0" w:space="0" w:color="auto"/>
            <w:right w:val="none" w:sz="0" w:space="0" w:color="auto"/>
          </w:divBdr>
        </w:div>
        <w:div w:id="172186261">
          <w:marLeft w:val="640"/>
          <w:marRight w:val="0"/>
          <w:marTop w:val="0"/>
          <w:marBottom w:val="0"/>
          <w:divBdr>
            <w:top w:val="none" w:sz="0" w:space="0" w:color="auto"/>
            <w:left w:val="none" w:sz="0" w:space="0" w:color="auto"/>
            <w:bottom w:val="none" w:sz="0" w:space="0" w:color="auto"/>
            <w:right w:val="none" w:sz="0" w:space="0" w:color="auto"/>
          </w:divBdr>
        </w:div>
        <w:div w:id="226649561">
          <w:marLeft w:val="640"/>
          <w:marRight w:val="0"/>
          <w:marTop w:val="0"/>
          <w:marBottom w:val="0"/>
          <w:divBdr>
            <w:top w:val="none" w:sz="0" w:space="0" w:color="auto"/>
            <w:left w:val="none" w:sz="0" w:space="0" w:color="auto"/>
            <w:bottom w:val="none" w:sz="0" w:space="0" w:color="auto"/>
            <w:right w:val="none" w:sz="0" w:space="0" w:color="auto"/>
          </w:divBdr>
        </w:div>
        <w:div w:id="256835939">
          <w:marLeft w:val="640"/>
          <w:marRight w:val="0"/>
          <w:marTop w:val="0"/>
          <w:marBottom w:val="0"/>
          <w:divBdr>
            <w:top w:val="none" w:sz="0" w:space="0" w:color="auto"/>
            <w:left w:val="none" w:sz="0" w:space="0" w:color="auto"/>
            <w:bottom w:val="none" w:sz="0" w:space="0" w:color="auto"/>
            <w:right w:val="none" w:sz="0" w:space="0" w:color="auto"/>
          </w:divBdr>
        </w:div>
        <w:div w:id="273292912">
          <w:marLeft w:val="640"/>
          <w:marRight w:val="0"/>
          <w:marTop w:val="0"/>
          <w:marBottom w:val="0"/>
          <w:divBdr>
            <w:top w:val="none" w:sz="0" w:space="0" w:color="auto"/>
            <w:left w:val="none" w:sz="0" w:space="0" w:color="auto"/>
            <w:bottom w:val="none" w:sz="0" w:space="0" w:color="auto"/>
            <w:right w:val="none" w:sz="0" w:space="0" w:color="auto"/>
          </w:divBdr>
        </w:div>
        <w:div w:id="282348086">
          <w:marLeft w:val="640"/>
          <w:marRight w:val="0"/>
          <w:marTop w:val="0"/>
          <w:marBottom w:val="0"/>
          <w:divBdr>
            <w:top w:val="none" w:sz="0" w:space="0" w:color="auto"/>
            <w:left w:val="none" w:sz="0" w:space="0" w:color="auto"/>
            <w:bottom w:val="none" w:sz="0" w:space="0" w:color="auto"/>
            <w:right w:val="none" w:sz="0" w:space="0" w:color="auto"/>
          </w:divBdr>
        </w:div>
        <w:div w:id="286788321">
          <w:marLeft w:val="640"/>
          <w:marRight w:val="0"/>
          <w:marTop w:val="0"/>
          <w:marBottom w:val="0"/>
          <w:divBdr>
            <w:top w:val="none" w:sz="0" w:space="0" w:color="auto"/>
            <w:left w:val="none" w:sz="0" w:space="0" w:color="auto"/>
            <w:bottom w:val="none" w:sz="0" w:space="0" w:color="auto"/>
            <w:right w:val="none" w:sz="0" w:space="0" w:color="auto"/>
          </w:divBdr>
        </w:div>
        <w:div w:id="312760972">
          <w:marLeft w:val="640"/>
          <w:marRight w:val="0"/>
          <w:marTop w:val="0"/>
          <w:marBottom w:val="0"/>
          <w:divBdr>
            <w:top w:val="none" w:sz="0" w:space="0" w:color="auto"/>
            <w:left w:val="none" w:sz="0" w:space="0" w:color="auto"/>
            <w:bottom w:val="none" w:sz="0" w:space="0" w:color="auto"/>
            <w:right w:val="none" w:sz="0" w:space="0" w:color="auto"/>
          </w:divBdr>
        </w:div>
        <w:div w:id="337583652">
          <w:marLeft w:val="640"/>
          <w:marRight w:val="0"/>
          <w:marTop w:val="0"/>
          <w:marBottom w:val="0"/>
          <w:divBdr>
            <w:top w:val="none" w:sz="0" w:space="0" w:color="auto"/>
            <w:left w:val="none" w:sz="0" w:space="0" w:color="auto"/>
            <w:bottom w:val="none" w:sz="0" w:space="0" w:color="auto"/>
            <w:right w:val="none" w:sz="0" w:space="0" w:color="auto"/>
          </w:divBdr>
        </w:div>
        <w:div w:id="351150008">
          <w:marLeft w:val="640"/>
          <w:marRight w:val="0"/>
          <w:marTop w:val="0"/>
          <w:marBottom w:val="0"/>
          <w:divBdr>
            <w:top w:val="none" w:sz="0" w:space="0" w:color="auto"/>
            <w:left w:val="none" w:sz="0" w:space="0" w:color="auto"/>
            <w:bottom w:val="none" w:sz="0" w:space="0" w:color="auto"/>
            <w:right w:val="none" w:sz="0" w:space="0" w:color="auto"/>
          </w:divBdr>
        </w:div>
        <w:div w:id="363991103">
          <w:marLeft w:val="640"/>
          <w:marRight w:val="0"/>
          <w:marTop w:val="0"/>
          <w:marBottom w:val="0"/>
          <w:divBdr>
            <w:top w:val="none" w:sz="0" w:space="0" w:color="auto"/>
            <w:left w:val="none" w:sz="0" w:space="0" w:color="auto"/>
            <w:bottom w:val="none" w:sz="0" w:space="0" w:color="auto"/>
            <w:right w:val="none" w:sz="0" w:space="0" w:color="auto"/>
          </w:divBdr>
        </w:div>
        <w:div w:id="367074990">
          <w:marLeft w:val="640"/>
          <w:marRight w:val="0"/>
          <w:marTop w:val="0"/>
          <w:marBottom w:val="0"/>
          <w:divBdr>
            <w:top w:val="none" w:sz="0" w:space="0" w:color="auto"/>
            <w:left w:val="none" w:sz="0" w:space="0" w:color="auto"/>
            <w:bottom w:val="none" w:sz="0" w:space="0" w:color="auto"/>
            <w:right w:val="none" w:sz="0" w:space="0" w:color="auto"/>
          </w:divBdr>
        </w:div>
        <w:div w:id="378435113">
          <w:marLeft w:val="640"/>
          <w:marRight w:val="0"/>
          <w:marTop w:val="0"/>
          <w:marBottom w:val="0"/>
          <w:divBdr>
            <w:top w:val="none" w:sz="0" w:space="0" w:color="auto"/>
            <w:left w:val="none" w:sz="0" w:space="0" w:color="auto"/>
            <w:bottom w:val="none" w:sz="0" w:space="0" w:color="auto"/>
            <w:right w:val="none" w:sz="0" w:space="0" w:color="auto"/>
          </w:divBdr>
        </w:div>
        <w:div w:id="383216201">
          <w:marLeft w:val="640"/>
          <w:marRight w:val="0"/>
          <w:marTop w:val="0"/>
          <w:marBottom w:val="0"/>
          <w:divBdr>
            <w:top w:val="none" w:sz="0" w:space="0" w:color="auto"/>
            <w:left w:val="none" w:sz="0" w:space="0" w:color="auto"/>
            <w:bottom w:val="none" w:sz="0" w:space="0" w:color="auto"/>
            <w:right w:val="none" w:sz="0" w:space="0" w:color="auto"/>
          </w:divBdr>
        </w:div>
        <w:div w:id="390270494">
          <w:marLeft w:val="640"/>
          <w:marRight w:val="0"/>
          <w:marTop w:val="0"/>
          <w:marBottom w:val="0"/>
          <w:divBdr>
            <w:top w:val="none" w:sz="0" w:space="0" w:color="auto"/>
            <w:left w:val="none" w:sz="0" w:space="0" w:color="auto"/>
            <w:bottom w:val="none" w:sz="0" w:space="0" w:color="auto"/>
            <w:right w:val="none" w:sz="0" w:space="0" w:color="auto"/>
          </w:divBdr>
        </w:div>
        <w:div w:id="443114208">
          <w:marLeft w:val="640"/>
          <w:marRight w:val="0"/>
          <w:marTop w:val="0"/>
          <w:marBottom w:val="0"/>
          <w:divBdr>
            <w:top w:val="none" w:sz="0" w:space="0" w:color="auto"/>
            <w:left w:val="none" w:sz="0" w:space="0" w:color="auto"/>
            <w:bottom w:val="none" w:sz="0" w:space="0" w:color="auto"/>
            <w:right w:val="none" w:sz="0" w:space="0" w:color="auto"/>
          </w:divBdr>
        </w:div>
        <w:div w:id="482504372">
          <w:marLeft w:val="640"/>
          <w:marRight w:val="0"/>
          <w:marTop w:val="0"/>
          <w:marBottom w:val="0"/>
          <w:divBdr>
            <w:top w:val="none" w:sz="0" w:space="0" w:color="auto"/>
            <w:left w:val="none" w:sz="0" w:space="0" w:color="auto"/>
            <w:bottom w:val="none" w:sz="0" w:space="0" w:color="auto"/>
            <w:right w:val="none" w:sz="0" w:space="0" w:color="auto"/>
          </w:divBdr>
        </w:div>
        <w:div w:id="550272197">
          <w:marLeft w:val="640"/>
          <w:marRight w:val="0"/>
          <w:marTop w:val="0"/>
          <w:marBottom w:val="0"/>
          <w:divBdr>
            <w:top w:val="none" w:sz="0" w:space="0" w:color="auto"/>
            <w:left w:val="none" w:sz="0" w:space="0" w:color="auto"/>
            <w:bottom w:val="none" w:sz="0" w:space="0" w:color="auto"/>
            <w:right w:val="none" w:sz="0" w:space="0" w:color="auto"/>
          </w:divBdr>
        </w:div>
        <w:div w:id="578439838">
          <w:marLeft w:val="640"/>
          <w:marRight w:val="0"/>
          <w:marTop w:val="0"/>
          <w:marBottom w:val="0"/>
          <w:divBdr>
            <w:top w:val="none" w:sz="0" w:space="0" w:color="auto"/>
            <w:left w:val="none" w:sz="0" w:space="0" w:color="auto"/>
            <w:bottom w:val="none" w:sz="0" w:space="0" w:color="auto"/>
            <w:right w:val="none" w:sz="0" w:space="0" w:color="auto"/>
          </w:divBdr>
        </w:div>
        <w:div w:id="608664585">
          <w:marLeft w:val="640"/>
          <w:marRight w:val="0"/>
          <w:marTop w:val="0"/>
          <w:marBottom w:val="0"/>
          <w:divBdr>
            <w:top w:val="none" w:sz="0" w:space="0" w:color="auto"/>
            <w:left w:val="none" w:sz="0" w:space="0" w:color="auto"/>
            <w:bottom w:val="none" w:sz="0" w:space="0" w:color="auto"/>
            <w:right w:val="none" w:sz="0" w:space="0" w:color="auto"/>
          </w:divBdr>
        </w:div>
        <w:div w:id="634682678">
          <w:marLeft w:val="640"/>
          <w:marRight w:val="0"/>
          <w:marTop w:val="0"/>
          <w:marBottom w:val="0"/>
          <w:divBdr>
            <w:top w:val="none" w:sz="0" w:space="0" w:color="auto"/>
            <w:left w:val="none" w:sz="0" w:space="0" w:color="auto"/>
            <w:bottom w:val="none" w:sz="0" w:space="0" w:color="auto"/>
            <w:right w:val="none" w:sz="0" w:space="0" w:color="auto"/>
          </w:divBdr>
        </w:div>
        <w:div w:id="687095849">
          <w:marLeft w:val="640"/>
          <w:marRight w:val="0"/>
          <w:marTop w:val="0"/>
          <w:marBottom w:val="0"/>
          <w:divBdr>
            <w:top w:val="none" w:sz="0" w:space="0" w:color="auto"/>
            <w:left w:val="none" w:sz="0" w:space="0" w:color="auto"/>
            <w:bottom w:val="none" w:sz="0" w:space="0" w:color="auto"/>
            <w:right w:val="none" w:sz="0" w:space="0" w:color="auto"/>
          </w:divBdr>
        </w:div>
        <w:div w:id="696194778">
          <w:marLeft w:val="640"/>
          <w:marRight w:val="0"/>
          <w:marTop w:val="0"/>
          <w:marBottom w:val="0"/>
          <w:divBdr>
            <w:top w:val="none" w:sz="0" w:space="0" w:color="auto"/>
            <w:left w:val="none" w:sz="0" w:space="0" w:color="auto"/>
            <w:bottom w:val="none" w:sz="0" w:space="0" w:color="auto"/>
            <w:right w:val="none" w:sz="0" w:space="0" w:color="auto"/>
          </w:divBdr>
        </w:div>
        <w:div w:id="707872079">
          <w:marLeft w:val="640"/>
          <w:marRight w:val="0"/>
          <w:marTop w:val="0"/>
          <w:marBottom w:val="0"/>
          <w:divBdr>
            <w:top w:val="none" w:sz="0" w:space="0" w:color="auto"/>
            <w:left w:val="none" w:sz="0" w:space="0" w:color="auto"/>
            <w:bottom w:val="none" w:sz="0" w:space="0" w:color="auto"/>
            <w:right w:val="none" w:sz="0" w:space="0" w:color="auto"/>
          </w:divBdr>
        </w:div>
        <w:div w:id="710688871">
          <w:marLeft w:val="640"/>
          <w:marRight w:val="0"/>
          <w:marTop w:val="0"/>
          <w:marBottom w:val="0"/>
          <w:divBdr>
            <w:top w:val="none" w:sz="0" w:space="0" w:color="auto"/>
            <w:left w:val="none" w:sz="0" w:space="0" w:color="auto"/>
            <w:bottom w:val="none" w:sz="0" w:space="0" w:color="auto"/>
            <w:right w:val="none" w:sz="0" w:space="0" w:color="auto"/>
          </w:divBdr>
        </w:div>
        <w:div w:id="730857833">
          <w:marLeft w:val="640"/>
          <w:marRight w:val="0"/>
          <w:marTop w:val="0"/>
          <w:marBottom w:val="0"/>
          <w:divBdr>
            <w:top w:val="none" w:sz="0" w:space="0" w:color="auto"/>
            <w:left w:val="none" w:sz="0" w:space="0" w:color="auto"/>
            <w:bottom w:val="none" w:sz="0" w:space="0" w:color="auto"/>
            <w:right w:val="none" w:sz="0" w:space="0" w:color="auto"/>
          </w:divBdr>
        </w:div>
        <w:div w:id="750660074">
          <w:marLeft w:val="640"/>
          <w:marRight w:val="0"/>
          <w:marTop w:val="0"/>
          <w:marBottom w:val="0"/>
          <w:divBdr>
            <w:top w:val="none" w:sz="0" w:space="0" w:color="auto"/>
            <w:left w:val="none" w:sz="0" w:space="0" w:color="auto"/>
            <w:bottom w:val="none" w:sz="0" w:space="0" w:color="auto"/>
            <w:right w:val="none" w:sz="0" w:space="0" w:color="auto"/>
          </w:divBdr>
        </w:div>
        <w:div w:id="778375400">
          <w:marLeft w:val="640"/>
          <w:marRight w:val="0"/>
          <w:marTop w:val="0"/>
          <w:marBottom w:val="0"/>
          <w:divBdr>
            <w:top w:val="none" w:sz="0" w:space="0" w:color="auto"/>
            <w:left w:val="none" w:sz="0" w:space="0" w:color="auto"/>
            <w:bottom w:val="none" w:sz="0" w:space="0" w:color="auto"/>
            <w:right w:val="none" w:sz="0" w:space="0" w:color="auto"/>
          </w:divBdr>
        </w:div>
        <w:div w:id="825976775">
          <w:marLeft w:val="640"/>
          <w:marRight w:val="0"/>
          <w:marTop w:val="0"/>
          <w:marBottom w:val="0"/>
          <w:divBdr>
            <w:top w:val="none" w:sz="0" w:space="0" w:color="auto"/>
            <w:left w:val="none" w:sz="0" w:space="0" w:color="auto"/>
            <w:bottom w:val="none" w:sz="0" w:space="0" w:color="auto"/>
            <w:right w:val="none" w:sz="0" w:space="0" w:color="auto"/>
          </w:divBdr>
        </w:div>
        <w:div w:id="838808884">
          <w:marLeft w:val="640"/>
          <w:marRight w:val="0"/>
          <w:marTop w:val="0"/>
          <w:marBottom w:val="0"/>
          <w:divBdr>
            <w:top w:val="none" w:sz="0" w:space="0" w:color="auto"/>
            <w:left w:val="none" w:sz="0" w:space="0" w:color="auto"/>
            <w:bottom w:val="none" w:sz="0" w:space="0" w:color="auto"/>
            <w:right w:val="none" w:sz="0" w:space="0" w:color="auto"/>
          </w:divBdr>
        </w:div>
        <w:div w:id="842860578">
          <w:marLeft w:val="640"/>
          <w:marRight w:val="0"/>
          <w:marTop w:val="0"/>
          <w:marBottom w:val="0"/>
          <w:divBdr>
            <w:top w:val="none" w:sz="0" w:space="0" w:color="auto"/>
            <w:left w:val="none" w:sz="0" w:space="0" w:color="auto"/>
            <w:bottom w:val="none" w:sz="0" w:space="0" w:color="auto"/>
            <w:right w:val="none" w:sz="0" w:space="0" w:color="auto"/>
          </w:divBdr>
        </w:div>
        <w:div w:id="867185922">
          <w:marLeft w:val="640"/>
          <w:marRight w:val="0"/>
          <w:marTop w:val="0"/>
          <w:marBottom w:val="0"/>
          <w:divBdr>
            <w:top w:val="none" w:sz="0" w:space="0" w:color="auto"/>
            <w:left w:val="none" w:sz="0" w:space="0" w:color="auto"/>
            <w:bottom w:val="none" w:sz="0" w:space="0" w:color="auto"/>
            <w:right w:val="none" w:sz="0" w:space="0" w:color="auto"/>
          </w:divBdr>
        </w:div>
        <w:div w:id="909921994">
          <w:marLeft w:val="640"/>
          <w:marRight w:val="0"/>
          <w:marTop w:val="0"/>
          <w:marBottom w:val="0"/>
          <w:divBdr>
            <w:top w:val="none" w:sz="0" w:space="0" w:color="auto"/>
            <w:left w:val="none" w:sz="0" w:space="0" w:color="auto"/>
            <w:bottom w:val="none" w:sz="0" w:space="0" w:color="auto"/>
            <w:right w:val="none" w:sz="0" w:space="0" w:color="auto"/>
          </w:divBdr>
        </w:div>
        <w:div w:id="923223000">
          <w:marLeft w:val="640"/>
          <w:marRight w:val="0"/>
          <w:marTop w:val="0"/>
          <w:marBottom w:val="0"/>
          <w:divBdr>
            <w:top w:val="none" w:sz="0" w:space="0" w:color="auto"/>
            <w:left w:val="none" w:sz="0" w:space="0" w:color="auto"/>
            <w:bottom w:val="none" w:sz="0" w:space="0" w:color="auto"/>
            <w:right w:val="none" w:sz="0" w:space="0" w:color="auto"/>
          </w:divBdr>
        </w:div>
        <w:div w:id="948779557">
          <w:marLeft w:val="640"/>
          <w:marRight w:val="0"/>
          <w:marTop w:val="0"/>
          <w:marBottom w:val="0"/>
          <w:divBdr>
            <w:top w:val="none" w:sz="0" w:space="0" w:color="auto"/>
            <w:left w:val="none" w:sz="0" w:space="0" w:color="auto"/>
            <w:bottom w:val="none" w:sz="0" w:space="0" w:color="auto"/>
            <w:right w:val="none" w:sz="0" w:space="0" w:color="auto"/>
          </w:divBdr>
        </w:div>
        <w:div w:id="969626903">
          <w:marLeft w:val="640"/>
          <w:marRight w:val="0"/>
          <w:marTop w:val="0"/>
          <w:marBottom w:val="0"/>
          <w:divBdr>
            <w:top w:val="none" w:sz="0" w:space="0" w:color="auto"/>
            <w:left w:val="none" w:sz="0" w:space="0" w:color="auto"/>
            <w:bottom w:val="none" w:sz="0" w:space="0" w:color="auto"/>
            <w:right w:val="none" w:sz="0" w:space="0" w:color="auto"/>
          </w:divBdr>
        </w:div>
        <w:div w:id="982854400">
          <w:marLeft w:val="640"/>
          <w:marRight w:val="0"/>
          <w:marTop w:val="0"/>
          <w:marBottom w:val="0"/>
          <w:divBdr>
            <w:top w:val="none" w:sz="0" w:space="0" w:color="auto"/>
            <w:left w:val="none" w:sz="0" w:space="0" w:color="auto"/>
            <w:bottom w:val="none" w:sz="0" w:space="0" w:color="auto"/>
            <w:right w:val="none" w:sz="0" w:space="0" w:color="auto"/>
          </w:divBdr>
        </w:div>
        <w:div w:id="1028726652">
          <w:marLeft w:val="640"/>
          <w:marRight w:val="0"/>
          <w:marTop w:val="0"/>
          <w:marBottom w:val="0"/>
          <w:divBdr>
            <w:top w:val="none" w:sz="0" w:space="0" w:color="auto"/>
            <w:left w:val="none" w:sz="0" w:space="0" w:color="auto"/>
            <w:bottom w:val="none" w:sz="0" w:space="0" w:color="auto"/>
            <w:right w:val="none" w:sz="0" w:space="0" w:color="auto"/>
          </w:divBdr>
        </w:div>
        <w:div w:id="1062026189">
          <w:marLeft w:val="640"/>
          <w:marRight w:val="0"/>
          <w:marTop w:val="0"/>
          <w:marBottom w:val="0"/>
          <w:divBdr>
            <w:top w:val="none" w:sz="0" w:space="0" w:color="auto"/>
            <w:left w:val="none" w:sz="0" w:space="0" w:color="auto"/>
            <w:bottom w:val="none" w:sz="0" w:space="0" w:color="auto"/>
            <w:right w:val="none" w:sz="0" w:space="0" w:color="auto"/>
          </w:divBdr>
        </w:div>
        <w:div w:id="1075855809">
          <w:marLeft w:val="640"/>
          <w:marRight w:val="0"/>
          <w:marTop w:val="0"/>
          <w:marBottom w:val="0"/>
          <w:divBdr>
            <w:top w:val="none" w:sz="0" w:space="0" w:color="auto"/>
            <w:left w:val="none" w:sz="0" w:space="0" w:color="auto"/>
            <w:bottom w:val="none" w:sz="0" w:space="0" w:color="auto"/>
            <w:right w:val="none" w:sz="0" w:space="0" w:color="auto"/>
          </w:divBdr>
        </w:div>
        <w:div w:id="1084692222">
          <w:marLeft w:val="640"/>
          <w:marRight w:val="0"/>
          <w:marTop w:val="0"/>
          <w:marBottom w:val="0"/>
          <w:divBdr>
            <w:top w:val="none" w:sz="0" w:space="0" w:color="auto"/>
            <w:left w:val="none" w:sz="0" w:space="0" w:color="auto"/>
            <w:bottom w:val="none" w:sz="0" w:space="0" w:color="auto"/>
            <w:right w:val="none" w:sz="0" w:space="0" w:color="auto"/>
          </w:divBdr>
        </w:div>
        <w:div w:id="1123575804">
          <w:marLeft w:val="640"/>
          <w:marRight w:val="0"/>
          <w:marTop w:val="0"/>
          <w:marBottom w:val="0"/>
          <w:divBdr>
            <w:top w:val="none" w:sz="0" w:space="0" w:color="auto"/>
            <w:left w:val="none" w:sz="0" w:space="0" w:color="auto"/>
            <w:bottom w:val="none" w:sz="0" w:space="0" w:color="auto"/>
            <w:right w:val="none" w:sz="0" w:space="0" w:color="auto"/>
          </w:divBdr>
        </w:div>
        <w:div w:id="1124812042">
          <w:marLeft w:val="640"/>
          <w:marRight w:val="0"/>
          <w:marTop w:val="0"/>
          <w:marBottom w:val="0"/>
          <w:divBdr>
            <w:top w:val="none" w:sz="0" w:space="0" w:color="auto"/>
            <w:left w:val="none" w:sz="0" w:space="0" w:color="auto"/>
            <w:bottom w:val="none" w:sz="0" w:space="0" w:color="auto"/>
            <w:right w:val="none" w:sz="0" w:space="0" w:color="auto"/>
          </w:divBdr>
        </w:div>
        <w:div w:id="1134326213">
          <w:marLeft w:val="640"/>
          <w:marRight w:val="0"/>
          <w:marTop w:val="0"/>
          <w:marBottom w:val="0"/>
          <w:divBdr>
            <w:top w:val="none" w:sz="0" w:space="0" w:color="auto"/>
            <w:left w:val="none" w:sz="0" w:space="0" w:color="auto"/>
            <w:bottom w:val="none" w:sz="0" w:space="0" w:color="auto"/>
            <w:right w:val="none" w:sz="0" w:space="0" w:color="auto"/>
          </w:divBdr>
        </w:div>
        <w:div w:id="1154102029">
          <w:marLeft w:val="640"/>
          <w:marRight w:val="0"/>
          <w:marTop w:val="0"/>
          <w:marBottom w:val="0"/>
          <w:divBdr>
            <w:top w:val="none" w:sz="0" w:space="0" w:color="auto"/>
            <w:left w:val="none" w:sz="0" w:space="0" w:color="auto"/>
            <w:bottom w:val="none" w:sz="0" w:space="0" w:color="auto"/>
            <w:right w:val="none" w:sz="0" w:space="0" w:color="auto"/>
          </w:divBdr>
        </w:div>
        <w:div w:id="1227642109">
          <w:marLeft w:val="640"/>
          <w:marRight w:val="0"/>
          <w:marTop w:val="0"/>
          <w:marBottom w:val="0"/>
          <w:divBdr>
            <w:top w:val="none" w:sz="0" w:space="0" w:color="auto"/>
            <w:left w:val="none" w:sz="0" w:space="0" w:color="auto"/>
            <w:bottom w:val="none" w:sz="0" w:space="0" w:color="auto"/>
            <w:right w:val="none" w:sz="0" w:space="0" w:color="auto"/>
          </w:divBdr>
        </w:div>
        <w:div w:id="1276407271">
          <w:marLeft w:val="640"/>
          <w:marRight w:val="0"/>
          <w:marTop w:val="0"/>
          <w:marBottom w:val="0"/>
          <w:divBdr>
            <w:top w:val="none" w:sz="0" w:space="0" w:color="auto"/>
            <w:left w:val="none" w:sz="0" w:space="0" w:color="auto"/>
            <w:bottom w:val="none" w:sz="0" w:space="0" w:color="auto"/>
            <w:right w:val="none" w:sz="0" w:space="0" w:color="auto"/>
          </w:divBdr>
        </w:div>
        <w:div w:id="1324967752">
          <w:marLeft w:val="640"/>
          <w:marRight w:val="0"/>
          <w:marTop w:val="0"/>
          <w:marBottom w:val="0"/>
          <w:divBdr>
            <w:top w:val="none" w:sz="0" w:space="0" w:color="auto"/>
            <w:left w:val="none" w:sz="0" w:space="0" w:color="auto"/>
            <w:bottom w:val="none" w:sz="0" w:space="0" w:color="auto"/>
            <w:right w:val="none" w:sz="0" w:space="0" w:color="auto"/>
          </w:divBdr>
        </w:div>
        <w:div w:id="1378505250">
          <w:marLeft w:val="640"/>
          <w:marRight w:val="0"/>
          <w:marTop w:val="0"/>
          <w:marBottom w:val="0"/>
          <w:divBdr>
            <w:top w:val="none" w:sz="0" w:space="0" w:color="auto"/>
            <w:left w:val="none" w:sz="0" w:space="0" w:color="auto"/>
            <w:bottom w:val="none" w:sz="0" w:space="0" w:color="auto"/>
            <w:right w:val="none" w:sz="0" w:space="0" w:color="auto"/>
          </w:divBdr>
        </w:div>
        <w:div w:id="1382513420">
          <w:marLeft w:val="640"/>
          <w:marRight w:val="0"/>
          <w:marTop w:val="0"/>
          <w:marBottom w:val="0"/>
          <w:divBdr>
            <w:top w:val="none" w:sz="0" w:space="0" w:color="auto"/>
            <w:left w:val="none" w:sz="0" w:space="0" w:color="auto"/>
            <w:bottom w:val="none" w:sz="0" w:space="0" w:color="auto"/>
            <w:right w:val="none" w:sz="0" w:space="0" w:color="auto"/>
          </w:divBdr>
        </w:div>
        <w:div w:id="1422412789">
          <w:marLeft w:val="640"/>
          <w:marRight w:val="0"/>
          <w:marTop w:val="0"/>
          <w:marBottom w:val="0"/>
          <w:divBdr>
            <w:top w:val="none" w:sz="0" w:space="0" w:color="auto"/>
            <w:left w:val="none" w:sz="0" w:space="0" w:color="auto"/>
            <w:bottom w:val="none" w:sz="0" w:space="0" w:color="auto"/>
            <w:right w:val="none" w:sz="0" w:space="0" w:color="auto"/>
          </w:divBdr>
        </w:div>
        <w:div w:id="1455907446">
          <w:marLeft w:val="640"/>
          <w:marRight w:val="0"/>
          <w:marTop w:val="0"/>
          <w:marBottom w:val="0"/>
          <w:divBdr>
            <w:top w:val="none" w:sz="0" w:space="0" w:color="auto"/>
            <w:left w:val="none" w:sz="0" w:space="0" w:color="auto"/>
            <w:bottom w:val="none" w:sz="0" w:space="0" w:color="auto"/>
            <w:right w:val="none" w:sz="0" w:space="0" w:color="auto"/>
          </w:divBdr>
        </w:div>
        <w:div w:id="1471509377">
          <w:marLeft w:val="640"/>
          <w:marRight w:val="0"/>
          <w:marTop w:val="0"/>
          <w:marBottom w:val="0"/>
          <w:divBdr>
            <w:top w:val="none" w:sz="0" w:space="0" w:color="auto"/>
            <w:left w:val="none" w:sz="0" w:space="0" w:color="auto"/>
            <w:bottom w:val="none" w:sz="0" w:space="0" w:color="auto"/>
            <w:right w:val="none" w:sz="0" w:space="0" w:color="auto"/>
          </w:divBdr>
        </w:div>
        <w:div w:id="1473448910">
          <w:marLeft w:val="640"/>
          <w:marRight w:val="0"/>
          <w:marTop w:val="0"/>
          <w:marBottom w:val="0"/>
          <w:divBdr>
            <w:top w:val="none" w:sz="0" w:space="0" w:color="auto"/>
            <w:left w:val="none" w:sz="0" w:space="0" w:color="auto"/>
            <w:bottom w:val="none" w:sz="0" w:space="0" w:color="auto"/>
            <w:right w:val="none" w:sz="0" w:space="0" w:color="auto"/>
          </w:divBdr>
        </w:div>
        <w:div w:id="1490633810">
          <w:marLeft w:val="640"/>
          <w:marRight w:val="0"/>
          <w:marTop w:val="0"/>
          <w:marBottom w:val="0"/>
          <w:divBdr>
            <w:top w:val="none" w:sz="0" w:space="0" w:color="auto"/>
            <w:left w:val="none" w:sz="0" w:space="0" w:color="auto"/>
            <w:bottom w:val="none" w:sz="0" w:space="0" w:color="auto"/>
            <w:right w:val="none" w:sz="0" w:space="0" w:color="auto"/>
          </w:divBdr>
        </w:div>
        <w:div w:id="1517844563">
          <w:marLeft w:val="640"/>
          <w:marRight w:val="0"/>
          <w:marTop w:val="0"/>
          <w:marBottom w:val="0"/>
          <w:divBdr>
            <w:top w:val="none" w:sz="0" w:space="0" w:color="auto"/>
            <w:left w:val="none" w:sz="0" w:space="0" w:color="auto"/>
            <w:bottom w:val="none" w:sz="0" w:space="0" w:color="auto"/>
            <w:right w:val="none" w:sz="0" w:space="0" w:color="auto"/>
          </w:divBdr>
        </w:div>
        <w:div w:id="1543710579">
          <w:marLeft w:val="640"/>
          <w:marRight w:val="0"/>
          <w:marTop w:val="0"/>
          <w:marBottom w:val="0"/>
          <w:divBdr>
            <w:top w:val="none" w:sz="0" w:space="0" w:color="auto"/>
            <w:left w:val="none" w:sz="0" w:space="0" w:color="auto"/>
            <w:bottom w:val="none" w:sz="0" w:space="0" w:color="auto"/>
            <w:right w:val="none" w:sz="0" w:space="0" w:color="auto"/>
          </w:divBdr>
        </w:div>
        <w:div w:id="1551190508">
          <w:marLeft w:val="640"/>
          <w:marRight w:val="0"/>
          <w:marTop w:val="0"/>
          <w:marBottom w:val="0"/>
          <w:divBdr>
            <w:top w:val="none" w:sz="0" w:space="0" w:color="auto"/>
            <w:left w:val="none" w:sz="0" w:space="0" w:color="auto"/>
            <w:bottom w:val="none" w:sz="0" w:space="0" w:color="auto"/>
            <w:right w:val="none" w:sz="0" w:space="0" w:color="auto"/>
          </w:divBdr>
        </w:div>
        <w:div w:id="1557164407">
          <w:marLeft w:val="640"/>
          <w:marRight w:val="0"/>
          <w:marTop w:val="0"/>
          <w:marBottom w:val="0"/>
          <w:divBdr>
            <w:top w:val="none" w:sz="0" w:space="0" w:color="auto"/>
            <w:left w:val="none" w:sz="0" w:space="0" w:color="auto"/>
            <w:bottom w:val="none" w:sz="0" w:space="0" w:color="auto"/>
            <w:right w:val="none" w:sz="0" w:space="0" w:color="auto"/>
          </w:divBdr>
        </w:div>
        <w:div w:id="1629241468">
          <w:marLeft w:val="640"/>
          <w:marRight w:val="0"/>
          <w:marTop w:val="0"/>
          <w:marBottom w:val="0"/>
          <w:divBdr>
            <w:top w:val="none" w:sz="0" w:space="0" w:color="auto"/>
            <w:left w:val="none" w:sz="0" w:space="0" w:color="auto"/>
            <w:bottom w:val="none" w:sz="0" w:space="0" w:color="auto"/>
            <w:right w:val="none" w:sz="0" w:space="0" w:color="auto"/>
          </w:divBdr>
        </w:div>
        <w:div w:id="1714423092">
          <w:marLeft w:val="640"/>
          <w:marRight w:val="0"/>
          <w:marTop w:val="0"/>
          <w:marBottom w:val="0"/>
          <w:divBdr>
            <w:top w:val="none" w:sz="0" w:space="0" w:color="auto"/>
            <w:left w:val="none" w:sz="0" w:space="0" w:color="auto"/>
            <w:bottom w:val="none" w:sz="0" w:space="0" w:color="auto"/>
            <w:right w:val="none" w:sz="0" w:space="0" w:color="auto"/>
          </w:divBdr>
        </w:div>
        <w:div w:id="1726104436">
          <w:marLeft w:val="640"/>
          <w:marRight w:val="0"/>
          <w:marTop w:val="0"/>
          <w:marBottom w:val="0"/>
          <w:divBdr>
            <w:top w:val="none" w:sz="0" w:space="0" w:color="auto"/>
            <w:left w:val="none" w:sz="0" w:space="0" w:color="auto"/>
            <w:bottom w:val="none" w:sz="0" w:space="0" w:color="auto"/>
            <w:right w:val="none" w:sz="0" w:space="0" w:color="auto"/>
          </w:divBdr>
        </w:div>
        <w:div w:id="1727561548">
          <w:marLeft w:val="640"/>
          <w:marRight w:val="0"/>
          <w:marTop w:val="0"/>
          <w:marBottom w:val="0"/>
          <w:divBdr>
            <w:top w:val="none" w:sz="0" w:space="0" w:color="auto"/>
            <w:left w:val="none" w:sz="0" w:space="0" w:color="auto"/>
            <w:bottom w:val="none" w:sz="0" w:space="0" w:color="auto"/>
            <w:right w:val="none" w:sz="0" w:space="0" w:color="auto"/>
          </w:divBdr>
        </w:div>
        <w:div w:id="1769346517">
          <w:marLeft w:val="640"/>
          <w:marRight w:val="0"/>
          <w:marTop w:val="0"/>
          <w:marBottom w:val="0"/>
          <w:divBdr>
            <w:top w:val="none" w:sz="0" w:space="0" w:color="auto"/>
            <w:left w:val="none" w:sz="0" w:space="0" w:color="auto"/>
            <w:bottom w:val="none" w:sz="0" w:space="0" w:color="auto"/>
            <w:right w:val="none" w:sz="0" w:space="0" w:color="auto"/>
          </w:divBdr>
        </w:div>
        <w:div w:id="1781606658">
          <w:marLeft w:val="640"/>
          <w:marRight w:val="0"/>
          <w:marTop w:val="0"/>
          <w:marBottom w:val="0"/>
          <w:divBdr>
            <w:top w:val="none" w:sz="0" w:space="0" w:color="auto"/>
            <w:left w:val="none" w:sz="0" w:space="0" w:color="auto"/>
            <w:bottom w:val="none" w:sz="0" w:space="0" w:color="auto"/>
            <w:right w:val="none" w:sz="0" w:space="0" w:color="auto"/>
          </w:divBdr>
        </w:div>
        <w:div w:id="1852331546">
          <w:marLeft w:val="640"/>
          <w:marRight w:val="0"/>
          <w:marTop w:val="0"/>
          <w:marBottom w:val="0"/>
          <w:divBdr>
            <w:top w:val="none" w:sz="0" w:space="0" w:color="auto"/>
            <w:left w:val="none" w:sz="0" w:space="0" w:color="auto"/>
            <w:bottom w:val="none" w:sz="0" w:space="0" w:color="auto"/>
            <w:right w:val="none" w:sz="0" w:space="0" w:color="auto"/>
          </w:divBdr>
        </w:div>
        <w:div w:id="1854805730">
          <w:marLeft w:val="640"/>
          <w:marRight w:val="0"/>
          <w:marTop w:val="0"/>
          <w:marBottom w:val="0"/>
          <w:divBdr>
            <w:top w:val="none" w:sz="0" w:space="0" w:color="auto"/>
            <w:left w:val="none" w:sz="0" w:space="0" w:color="auto"/>
            <w:bottom w:val="none" w:sz="0" w:space="0" w:color="auto"/>
            <w:right w:val="none" w:sz="0" w:space="0" w:color="auto"/>
          </w:divBdr>
        </w:div>
        <w:div w:id="1856572827">
          <w:marLeft w:val="640"/>
          <w:marRight w:val="0"/>
          <w:marTop w:val="0"/>
          <w:marBottom w:val="0"/>
          <w:divBdr>
            <w:top w:val="none" w:sz="0" w:space="0" w:color="auto"/>
            <w:left w:val="none" w:sz="0" w:space="0" w:color="auto"/>
            <w:bottom w:val="none" w:sz="0" w:space="0" w:color="auto"/>
            <w:right w:val="none" w:sz="0" w:space="0" w:color="auto"/>
          </w:divBdr>
        </w:div>
        <w:div w:id="1876236279">
          <w:marLeft w:val="640"/>
          <w:marRight w:val="0"/>
          <w:marTop w:val="0"/>
          <w:marBottom w:val="0"/>
          <w:divBdr>
            <w:top w:val="none" w:sz="0" w:space="0" w:color="auto"/>
            <w:left w:val="none" w:sz="0" w:space="0" w:color="auto"/>
            <w:bottom w:val="none" w:sz="0" w:space="0" w:color="auto"/>
            <w:right w:val="none" w:sz="0" w:space="0" w:color="auto"/>
          </w:divBdr>
        </w:div>
        <w:div w:id="1902448403">
          <w:marLeft w:val="640"/>
          <w:marRight w:val="0"/>
          <w:marTop w:val="0"/>
          <w:marBottom w:val="0"/>
          <w:divBdr>
            <w:top w:val="none" w:sz="0" w:space="0" w:color="auto"/>
            <w:left w:val="none" w:sz="0" w:space="0" w:color="auto"/>
            <w:bottom w:val="none" w:sz="0" w:space="0" w:color="auto"/>
            <w:right w:val="none" w:sz="0" w:space="0" w:color="auto"/>
          </w:divBdr>
        </w:div>
        <w:div w:id="1903327203">
          <w:marLeft w:val="640"/>
          <w:marRight w:val="0"/>
          <w:marTop w:val="0"/>
          <w:marBottom w:val="0"/>
          <w:divBdr>
            <w:top w:val="none" w:sz="0" w:space="0" w:color="auto"/>
            <w:left w:val="none" w:sz="0" w:space="0" w:color="auto"/>
            <w:bottom w:val="none" w:sz="0" w:space="0" w:color="auto"/>
            <w:right w:val="none" w:sz="0" w:space="0" w:color="auto"/>
          </w:divBdr>
        </w:div>
        <w:div w:id="1953782450">
          <w:marLeft w:val="640"/>
          <w:marRight w:val="0"/>
          <w:marTop w:val="0"/>
          <w:marBottom w:val="0"/>
          <w:divBdr>
            <w:top w:val="none" w:sz="0" w:space="0" w:color="auto"/>
            <w:left w:val="none" w:sz="0" w:space="0" w:color="auto"/>
            <w:bottom w:val="none" w:sz="0" w:space="0" w:color="auto"/>
            <w:right w:val="none" w:sz="0" w:space="0" w:color="auto"/>
          </w:divBdr>
        </w:div>
        <w:div w:id="1967663921">
          <w:marLeft w:val="640"/>
          <w:marRight w:val="0"/>
          <w:marTop w:val="0"/>
          <w:marBottom w:val="0"/>
          <w:divBdr>
            <w:top w:val="none" w:sz="0" w:space="0" w:color="auto"/>
            <w:left w:val="none" w:sz="0" w:space="0" w:color="auto"/>
            <w:bottom w:val="none" w:sz="0" w:space="0" w:color="auto"/>
            <w:right w:val="none" w:sz="0" w:space="0" w:color="auto"/>
          </w:divBdr>
        </w:div>
        <w:div w:id="1983726335">
          <w:marLeft w:val="640"/>
          <w:marRight w:val="0"/>
          <w:marTop w:val="0"/>
          <w:marBottom w:val="0"/>
          <w:divBdr>
            <w:top w:val="none" w:sz="0" w:space="0" w:color="auto"/>
            <w:left w:val="none" w:sz="0" w:space="0" w:color="auto"/>
            <w:bottom w:val="none" w:sz="0" w:space="0" w:color="auto"/>
            <w:right w:val="none" w:sz="0" w:space="0" w:color="auto"/>
          </w:divBdr>
        </w:div>
        <w:div w:id="2026207174">
          <w:marLeft w:val="640"/>
          <w:marRight w:val="0"/>
          <w:marTop w:val="0"/>
          <w:marBottom w:val="0"/>
          <w:divBdr>
            <w:top w:val="none" w:sz="0" w:space="0" w:color="auto"/>
            <w:left w:val="none" w:sz="0" w:space="0" w:color="auto"/>
            <w:bottom w:val="none" w:sz="0" w:space="0" w:color="auto"/>
            <w:right w:val="none" w:sz="0" w:space="0" w:color="auto"/>
          </w:divBdr>
        </w:div>
        <w:div w:id="2086411703">
          <w:marLeft w:val="640"/>
          <w:marRight w:val="0"/>
          <w:marTop w:val="0"/>
          <w:marBottom w:val="0"/>
          <w:divBdr>
            <w:top w:val="none" w:sz="0" w:space="0" w:color="auto"/>
            <w:left w:val="none" w:sz="0" w:space="0" w:color="auto"/>
            <w:bottom w:val="none" w:sz="0" w:space="0" w:color="auto"/>
            <w:right w:val="none" w:sz="0" w:space="0" w:color="auto"/>
          </w:divBdr>
        </w:div>
        <w:div w:id="2114745357">
          <w:marLeft w:val="640"/>
          <w:marRight w:val="0"/>
          <w:marTop w:val="0"/>
          <w:marBottom w:val="0"/>
          <w:divBdr>
            <w:top w:val="none" w:sz="0" w:space="0" w:color="auto"/>
            <w:left w:val="none" w:sz="0" w:space="0" w:color="auto"/>
            <w:bottom w:val="none" w:sz="0" w:space="0" w:color="auto"/>
            <w:right w:val="none" w:sz="0" w:space="0" w:color="auto"/>
          </w:divBdr>
        </w:div>
        <w:div w:id="2124500378">
          <w:marLeft w:val="640"/>
          <w:marRight w:val="0"/>
          <w:marTop w:val="0"/>
          <w:marBottom w:val="0"/>
          <w:divBdr>
            <w:top w:val="none" w:sz="0" w:space="0" w:color="auto"/>
            <w:left w:val="none" w:sz="0" w:space="0" w:color="auto"/>
            <w:bottom w:val="none" w:sz="0" w:space="0" w:color="auto"/>
            <w:right w:val="none" w:sz="0" w:space="0" w:color="auto"/>
          </w:divBdr>
        </w:div>
      </w:divsChild>
    </w:div>
    <w:div w:id="1202128433">
      <w:bodyDiv w:val="1"/>
      <w:marLeft w:val="0"/>
      <w:marRight w:val="0"/>
      <w:marTop w:val="0"/>
      <w:marBottom w:val="0"/>
      <w:divBdr>
        <w:top w:val="none" w:sz="0" w:space="0" w:color="auto"/>
        <w:left w:val="none" w:sz="0" w:space="0" w:color="auto"/>
        <w:bottom w:val="none" w:sz="0" w:space="0" w:color="auto"/>
        <w:right w:val="none" w:sz="0" w:space="0" w:color="auto"/>
      </w:divBdr>
      <w:divsChild>
        <w:div w:id="12610649">
          <w:marLeft w:val="640"/>
          <w:marRight w:val="0"/>
          <w:marTop w:val="0"/>
          <w:marBottom w:val="0"/>
          <w:divBdr>
            <w:top w:val="none" w:sz="0" w:space="0" w:color="auto"/>
            <w:left w:val="none" w:sz="0" w:space="0" w:color="auto"/>
            <w:bottom w:val="none" w:sz="0" w:space="0" w:color="auto"/>
            <w:right w:val="none" w:sz="0" w:space="0" w:color="auto"/>
          </w:divBdr>
        </w:div>
        <w:div w:id="36050212">
          <w:marLeft w:val="640"/>
          <w:marRight w:val="0"/>
          <w:marTop w:val="0"/>
          <w:marBottom w:val="0"/>
          <w:divBdr>
            <w:top w:val="none" w:sz="0" w:space="0" w:color="auto"/>
            <w:left w:val="none" w:sz="0" w:space="0" w:color="auto"/>
            <w:bottom w:val="none" w:sz="0" w:space="0" w:color="auto"/>
            <w:right w:val="none" w:sz="0" w:space="0" w:color="auto"/>
          </w:divBdr>
        </w:div>
        <w:div w:id="68701713">
          <w:marLeft w:val="640"/>
          <w:marRight w:val="0"/>
          <w:marTop w:val="0"/>
          <w:marBottom w:val="0"/>
          <w:divBdr>
            <w:top w:val="none" w:sz="0" w:space="0" w:color="auto"/>
            <w:left w:val="none" w:sz="0" w:space="0" w:color="auto"/>
            <w:bottom w:val="none" w:sz="0" w:space="0" w:color="auto"/>
            <w:right w:val="none" w:sz="0" w:space="0" w:color="auto"/>
          </w:divBdr>
        </w:div>
        <w:div w:id="69474387">
          <w:marLeft w:val="640"/>
          <w:marRight w:val="0"/>
          <w:marTop w:val="0"/>
          <w:marBottom w:val="0"/>
          <w:divBdr>
            <w:top w:val="none" w:sz="0" w:space="0" w:color="auto"/>
            <w:left w:val="none" w:sz="0" w:space="0" w:color="auto"/>
            <w:bottom w:val="none" w:sz="0" w:space="0" w:color="auto"/>
            <w:right w:val="none" w:sz="0" w:space="0" w:color="auto"/>
          </w:divBdr>
        </w:div>
        <w:div w:id="75976117">
          <w:marLeft w:val="640"/>
          <w:marRight w:val="0"/>
          <w:marTop w:val="0"/>
          <w:marBottom w:val="0"/>
          <w:divBdr>
            <w:top w:val="none" w:sz="0" w:space="0" w:color="auto"/>
            <w:left w:val="none" w:sz="0" w:space="0" w:color="auto"/>
            <w:bottom w:val="none" w:sz="0" w:space="0" w:color="auto"/>
            <w:right w:val="none" w:sz="0" w:space="0" w:color="auto"/>
          </w:divBdr>
        </w:div>
        <w:div w:id="92017900">
          <w:marLeft w:val="640"/>
          <w:marRight w:val="0"/>
          <w:marTop w:val="0"/>
          <w:marBottom w:val="0"/>
          <w:divBdr>
            <w:top w:val="none" w:sz="0" w:space="0" w:color="auto"/>
            <w:left w:val="none" w:sz="0" w:space="0" w:color="auto"/>
            <w:bottom w:val="none" w:sz="0" w:space="0" w:color="auto"/>
            <w:right w:val="none" w:sz="0" w:space="0" w:color="auto"/>
          </w:divBdr>
        </w:div>
        <w:div w:id="106200224">
          <w:marLeft w:val="640"/>
          <w:marRight w:val="0"/>
          <w:marTop w:val="0"/>
          <w:marBottom w:val="0"/>
          <w:divBdr>
            <w:top w:val="none" w:sz="0" w:space="0" w:color="auto"/>
            <w:left w:val="none" w:sz="0" w:space="0" w:color="auto"/>
            <w:bottom w:val="none" w:sz="0" w:space="0" w:color="auto"/>
            <w:right w:val="none" w:sz="0" w:space="0" w:color="auto"/>
          </w:divBdr>
        </w:div>
        <w:div w:id="106242656">
          <w:marLeft w:val="640"/>
          <w:marRight w:val="0"/>
          <w:marTop w:val="0"/>
          <w:marBottom w:val="0"/>
          <w:divBdr>
            <w:top w:val="none" w:sz="0" w:space="0" w:color="auto"/>
            <w:left w:val="none" w:sz="0" w:space="0" w:color="auto"/>
            <w:bottom w:val="none" w:sz="0" w:space="0" w:color="auto"/>
            <w:right w:val="none" w:sz="0" w:space="0" w:color="auto"/>
          </w:divBdr>
        </w:div>
        <w:div w:id="143281056">
          <w:marLeft w:val="640"/>
          <w:marRight w:val="0"/>
          <w:marTop w:val="0"/>
          <w:marBottom w:val="0"/>
          <w:divBdr>
            <w:top w:val="none" w:sz="0" w:space="0" w:color="auto"/>
            <w:left w:val="none" w:sz="0" w:space="0" w:color="auto"/>
            <w:bottom w:val="none" w:sz="0" w:space="0" w:color="auto"/>
            <w:right w:val="none" w:sz="0" w:space="0" w:color="auto"/>
          </w:divBdr>
        </w:div>
        <w:div w:id="162164163">
          <w:marLeft w:val="640"/>
          <w:marRight w:val="0"/>
          <w:marTop w:val="0"/>
          <w:marBottom w:val="0"/>
          <w:divBdr>
            <w:top w:val="none" w:sz="0" w:space="0" w:color="auto"/>
            <w:left w:val="none" w:sz="0" w:space="0" w:color="auto"/>
            <w:bottom w:val="none" w:sz="0" w:space="0" w:color="auto"/>
            <w:right w:val="none" w:sz="0" w:space="0" w:color="auto"/>
          </w:divBdr>
        </w:div>
        <w:div w:id="178550157">
          <w:marLeft w:val="640"/>
          <w:marRight w:val="0"/>
          <w:marTop w:val="0"/>
          <w:marBottom w:val="0"/>
          <w:divBdr>
            <w:top w:val="none" w:sz="0" w:space="0" w:color="auto"/>
            <w:left w:val="none" w:sz="0" w:space="0" w:color="auto"/>
            <w:bottom w:val="none" w:sz="0" w:space="0" w:color="auto"/>
            <w:right w:val="none" w:sz="0" w:space="0" w:color="auto"/>
          </w:divBdr>
        </w:div>
        <w:div w:id="218396011">
          <w:marLeft w:val="640"/>
          <w:marRight w:val="0"/>
          <w:marTop w:val="0"/>
          <w:marBottom w:val="0"/>
          <w:divBdr>
            <w:top w:val="none" w:sz="0" w:space="0" w:color="auto"/>
            <w:left w:val="none" w:sz="0" w:space="0" w:color="auto"/>
            <w:bottom w:val="none" w:sz="0" w:space="0" w:color="auto"/>
            <w:right w:val="none" w:sz="0" w:space="0" w:color="auto"/>
          </w:divBdr>
        </w:div>
        <w:div w:id="233586203">
          <w:marLeft w:val="640"/>
          <w:marRight w:val="0"/>
          <w:marTop w:val="0"/>
          <w:marBottom w:val="0"/>
          <w:divBdr>
            <w:top w:val="none" w:sz="0" w:space="0" w:color="auto"/>
            <w:left w:val="none" w:sz="0" w:space="0" w:color="auto"/>
            <w:bottom w:val="none" w:sz="0" w:space="0" w:color="auto"/>
            <w:right w:val="none" w:sz="0" w:space="0" w:color="auto"/>
          </w:divBdr>
        </w:div>
        <w:div w:id="250240708">
          <w:marLeft w:val="640"/>
          <w:marRight w:val="0"/>
          <w:marTop w:val="0"/>
          <w:marBottom w:val="0"/>
          <w:divBdr>
            <w:top w:val="none" w:sz="0" w:space="0" w:color="auto"/>
            <w:left w:val="none" w:sz="0" w:space="0" w:color="auto"/>
            <w:bottom w:val="none" w:sz="0" w:space="0" w:color="auto"/>
            <w:right w:val="none" w:sz="0" w:space="0" w:color="auto"/>
          </w:divBdr>
        </w:div>
        <w:div w:id="255527721">
          <w:marLeft w:val="640"/>
          <w:marRight w:val="0"/>
          <w:marTop w:val="0"/>
          <w:marBottom w:val="0"/>
          <w:divBdr>
            <w:top w:val="none" w:sz="0" w:space="0" w:color="auto"/>
            <w:left w:val="none" w:sz="0" w:space="0" w:color="auto"/>
            <w:bottom w:val="none" w:sz="0" w:space="0" w:color="auto"/>
            <w:right w:val="none" w:sz="0" w:space="0" w:color="auto"/>
          </w:divBdr>
        </w:div>
        <w:div w:id="256402165">
          <w:marLeft w:val="640"/>
          <w:marRight w:val="0"/>
          <w:marTop w:val="0"/>
          <w:marBottom w:val="0"/>
          <w:divBdr>
            <w:top w:val="none" w:sz="0" w:space="0" w:color="auto"/>
            <w:left w:val="none" w:sz="0" w:space="0" w:color="auto"/>
            <w:bottom w:val="none" w:sz="0" w:space="0" w:color="auto"/>
            <w:right w:val="none" w:sz="0" w:space="0" w:color="auto"/>
          </w:divBdr>
        </w:div>
        <w:div w:id="297147668">
          <w:marLeft w:val="640"/>
          <w:marRight w:val="0"/>
          <w:marTop w:val="0"/>
          <w:marBottom w:val="0"/>
          <w:divBdr>
            <w:top w:val="none" w:sz="0" w:space="0" w:color="auto"/>
            <w:left w:val="none" w:sz="0" w:space="0" w:color="auto"/>
            <w:bottom w:val="none" w:sz="0" w:space="0" w:color="auto"/>
            <w:right w:val="none" w:sz="0" w:space="0" w:color="auto"/>
          </w:divBdr>
        </w:div>
        <w:div w:id="303781342">
          <w:marLeft w:val="640"/>
          <w:marRight w:val="0"/>
          <w:marTop w:val="0"/>
          <w:marBottom w:val="0"/>
          <w:divBdr>
            <w:top w:val="none" w:sz="0" w:space="0" w:color="auto"/>
            <w:left w:val="none" w:sz="0" w:space="0" w:color="auto"/>
            <w:bottom w:val="none" w:sz="0" w:space="0" w:color="auto"/>
            <w:right w:val="none" w:sz="0" w:space="0" w:color="auto"/>
          </w:divBdr>
        </w:div>
        <w:div w:id="319970797">
          <w:marLeft w:val="640"/>
          <w:marRight w:val="0"/>
          <w:marTop w:val="0"/>
          <w:marBottom w:val="0"/>
          <w:divBdr>
            <w:top w:val="none" w:sz="0" w:space="0" w:color="auto"/>
            <w:left w:val="none" w:sz="0" w:space="0" w:color="auto"/>
            <w:bottom w:val="none" w:sz="0" w:space="0" w:color="auto"/>
            <w:right w:val="none" w:sz="0" w:space="0" w:color="auto"/>
          </w:divBdr>
        </w:div>
        <w:div w:id="327446126">
          <w:marLeft w:val="640"/>
          <w:marRight w:val="0"/>
          <w:marTop w:val="0"/>
          <w:marBottom w:val="0"/>
          <w:divBdr>
            <w:top w:val="none" w:sz="0" w:space="0" w:color="auto"/>
            <w:left w:val="none" w:sz="0" w:space="0" w:color="auto"/>
            <w:bottom w:val="none" w:sz="0" w:space="0" w:color="auto"/>
            <w:right w:val="none" w:sz="0" w:space="0" w:color="auto"/>
          </w:divBdr>
        </w:div>
        <w:div w:id="344598157">
          <w:marLeft w:val="640"/>
          <w:marRight w:val="0"/>
          <w:marTop w:val="0"/>
          <w:marBottom w:val="0"/>
          <w:divBdr>
            <w:top w:val="none" w:sz="0" w:space="0" w:color="auto"/>
            <w:left w:val="none" w:sz="0" w:space="0" w:color="auto"/>
            <w:bottom w:val="none" w:sz="0" w:space="0" w:color="auto"/>
            <w:right w:val="none" w:sz="0" w:space="0" w:color="auto"/>
          </w:divBdr>
        </w:div>
        <w:div w:id="355280499">
          <w:marLeft w:val="640"/>
          <w:marRight w:val="0"/>
          <w:marTop w:val="0"/>
          <w:marBottom w:val="0"/>
          <w:divBdr>
            <w:top w:val="none" w:sz="0" w:space="0" w:color="auto"/>
            <w:left w:val="none" w:sz="0" w:space="0" w:color="auto"/>
            <w:bottom w:val="none" w:sz="0" w:space="0" w:color="auto"/>
            <w:right w:val="none" w:sz="0" w:space="0" w:color="auto"/>
          </w:divBdr>
        </w:div>
        <w:div w:id="431363324">
          <w:marLeft w:val="640"/>
          <w:marRight w:val="0"/>
          <w:marTop w:val="0"/>
          <w:marBottom w:val="0"/>
          <w:divBdr>
            <w:top w:val="none" w:sz="0" w:space="0" w:color="auto"/>
            <w:left w:val="none" w:sz="0" w:space="0" w:color="auto"/>
            <w:bottom w:val="none" w:sz="0" w:space="0" w:color="auto"/>
            <w:right w:val="none" w:sz="0" w:space="0" w:color="auto"/>
          </w:divBdr>
        </w:div>
        <w:div w:id="434057640">
          <w:marLeft w:val="640"/>
          <w:marRight w:val="0"/>
          <w:marTop w:val="0"/>
          <w:marBottom w:val="0"/>
          <w:divBdr>
            <w:top w:val="none" w:sz="0" w:space="0" w:color="auto"/>
            <w:left w:val="none" w:sz="0" w:space="0" w:color="auto"/>
            <w:bottom w:val="none" w:sz="0" w:space="0" w:color="auto"/>
            <w:right w:val="none" w:sz="0" w:space="0" w:color="auto"/>
          </w:divBdr>
        </w:div>
        <w:div w:id="474300378">
          <w:marLeft w:val="640"/>
          <w:marRight w:val="0"/>
          <w:marTop w:val="0"/>
          <w:marBottom w:val="0"/>
          <w:divBdr>
            <w:top w:val="none" w:sz="0" w:space="0" w:color="auto"/>
            <w:left w:val="none" w:sz="0" w:space="0" w:color="auto"/>
            <w:bottom w:val="none" w:sz="0" w:space="0" w:color="auto"/>
            <w:right w:val="none" w:sz="0" w:space="0" w:color="auto"/>
          </w:divBdr>
        </w:div>
        <w:div w:id="489442625">
          <w:marLeft w:val="640"/>
          <w:marRight w:val="0"/>
          <w:marTop w:val="0"/>
          <w:marBottom w:val="0"/>
          <w:divBdr>
            <w:top w:val="none" w:sz="0" w:space="0" w:color="auto"/>
            <w:left w:val="none" w:sz="0" w:space="0" w:color="auto"/>
            <w:bottom w:val="none" w:sz="0" w:space="0" w:color="auto"/>
            <w:right w:val="none" w:sz="0" w:space="0" w:color="auto"/>
          </w:divBdr>
        </w:div>
        <w:div w:id="554855673">
          <w:marLeft w:val="640"/>
          <w:marRight w:val="0"/>
          <w:marTop w:val="0"/>
          <w:marBottom w:val="0"/>
          <w:divBdr>
            <w:top w:val="none" w:sz="0" w:space="0" w:color="auto"/>
            <w:left w:val="none" w:sz="0" w:space="0" w:color="auto"/>
            <w:bottom w:val="none" w:sz="0" w:space="0" w:color="auto"/>
            <w:right w:val="none" w:sz="0" w:space="0" w:color="auto"/>
          </w:divBdr>
        </w:div>
        <w:div w:id="568542158">
          <w:marLeft w:val="640"/>
          <w:marRight w:val="0"/>
          <w:marTop w:val="0"/>
          <w:marBottom w:val="0"/>
          <w:divBdr>
            <w:top w:val="none" w:sz="0" w:space="0" w:color="auto"/>
            <w:left w:val="none" w:sz="0" w:space="0" w:color="auto"/>
            <w:bottom w:val="none" w:sz="0" w:space="0" w:color="auto"/>
            <w:right w:val="none" w:sz="0" w:space="0" w:color="auto"/>
          </w:divBdr>
        </w:div>
        <w:div w:id="597371899">
          <w:marLeft w:val="640"/>
          <w:marRight w:val="0"/>
          <w:marTop w:val="0"/>
          <w:marBottom w:val="0"/>
          <w:divBdr>
            <w:top w:val="none" w:sz="0" w:space="0" w:color="auto"/>
            <w:left w:val="none" w:sz="0" w:space="0" w:color="auto"/>
            <w:bottom w:val="none" w:sz="0" w:space="0" w:color="auto"/>
            <w:right w:val="none" w:sz="0" w:space="0" w:color="auto"/>
          </w:divBdr>
        </w:div>
        <w:div w:id="628363878">
          <w:marLeft w:val="640"/>
          <w:marRight w:val="0"/>
          <w:marTop w:val="0"/>
          <w:marBottom w:val="0"/>
          <w:divBdr>
            <w:top w:val="none" w:sz="0" w:space="0" w:color="auto"/>
            <w:left w:val="none" w:sz="0" w:space="0" w:color="auto"/>
            <w:bottom w:val="none" w:sz="0" w:space="0" w:color="auto"/>
            <w:right w:val="none" w:sz="0" w:space="0" w:color="auto"/>
          </w:divBdr>
        </w:div>
        <w:div w:id="629480765">
          <w:marLeft w:val="640"/>
          <w:marRight w:val="0"/>
          <w:marTop w:val="0"/>
          <w:marBottom w:val="0"/>
          <w:divBdr>
            <w:top w:val="none" w:sz="0" w:space="0" w:color="auto"/>
            <w:left w:val="none" w:sz="0" w:space="0" w:color="auto"/>
            <w:bottom w:val="none" w:sz="0" w:space="0" w:color="auto"/>
            <w:right w:val="none" w:sz="0" w:space="0" w:color="auto"/>
          </w:divBdr>
        </w:div>
        <w:div w:id="636498492">
          <w:marLeft w:val="640"/>
          <w:marRight w:val="0"/>
          <w:marTop w:val="0"/>
          <w:marBottom w:val="0"/>
          <w:divBdr>
            <w:top w:val="none" w:sz="0" w:space="0" w:color="auto"/>
            <w:left w:val="none" w:sz="0" w:space="0" w:color="auto"/>
            <w:bottom w:val="none" w:sz="0" w:space="0" w:color="auto"/>
            <w:right w:val="none" w:sz="0" w:space="0" w:color="auto"/>
          </w:divBdr>
        </w:div>
        <w:div w:id="638614137">
          <w:marLeft w:val="640"/>
          <w:marRight w:val="0"/>
          <w:marTop w:val="0"/>
          <w:marBottom w:val="0"/>
          <w:divBdr>
            <w:top w:val="none" w:sz="0" w:space="0" w:color="auto"/>
            <w:left w:val="none" w:sz="0" w:space="0" w:color="auto"/>
            <w:bottom w:val="none" w:sz="0" w:space="0" w:color="auto"/>
            <w:right w:val="none" w:sz="0" w:space="0" w:color="auto"/>
          </w:divBdr>
        </w:div>
        <w:div w:id="642318813">
          <w:marLeft w:val="640"/>
          <w:marRight w:val="0"/>
          <w:marTop w:val="0"/>
          <w:marBottom w:val="0"/>
          <w:divBdr>
            <w:top w:val="none" w:sz="0" w:space="0" w:color="auto"/>
            <w:left w:val="none" w:sz="0" w:space="0" w:color="auto"/>
            <w:bottom w:val="none" w:sz="0" w:space="0" w:color="auto"/>
            <w:right w:val="none" w:sz="0" w:space="0" w:color="auto"/>
          </w:divBdr>
        </w:div>
        <w:div w:id="652761663">
          <w:marLeft w:val="640"/>
          <w:marRight w:val="0"/>
          <w:marTop w:val="0"/>
          <w:marBottom w:val="0"/>
          <w:divBdr>
            <w:top w:val="none" w:sz="0" w:space="0" w:color="auto"/>
            <w:left w:val="none" w:sz="0" w:space="0" w:color="auto"/>
            <w:bottom w:val="none" w:sz="0" w:space="0" w:color="auto"/>
            <w:right w:val="none" w:sz="0" w:space="0" w:color="auto"/>
          </w:divBdr>
        </w:div>
        <w:div w:id="660887994">
          <w:marLeft w:val="640"/>
          <w:marRight w:val="0"/>
          <w:marTop w:val="0"/>
          <w:marBottom w:val="0"/>
          <w:divBdr>
            <w:top w:val="none" w:sz="0" w:space="0" w:color="auto"/>
            <w:left w:val="none" w:sz="0" w:space="0" w:color="auto"/>
            <w:bottom w:val="none" w:sz="0" w:space="0" w:color="auto"/>
            <w:right w:val="none" w:sz="0" w:space="0" w:color="auto"/>
          </w:divBdr>
        </w:div>
        <w:div w:id="661471402">
          <w:marLeft w:val="640"/>
          <w:marRight w:val="0"/>
          <w:marTop w:val="0"/>
          <w:marBottom w:val="0"/>
          <w:divBdr>
            <w:top w:val="none" w:sz="0" w:space="0" w:color="auto"/>
            <w:left w:val="none" w:sz="0" w:space="0" w:color="auto"/>
            <w:bottom w:val="none" w:sz="0" w:space="0" w:color="auto"/>
            <w:right w:val="none" w:sz="0" w:space="0" w:color="auto"/>
          </w:divBdr>
        </w:div>
        <w:div w:id="671569829">
          <w:marLeft w:val="640"/>
          <w:marRight w:val="0"/>
          <w:marTop w:val="0"/>
          <w:marBottom w:val="0"/>
          <w:divBdr>
            <w:top w:val="none" w:sz="0" w:space="0" w:color="auto"/>
            <w:left w:val="none" w:sz="0" w:space="0" w:color="auto"/>
            <w:bottom w:val="none" w:sz="0" w:space="0" w:color="auto"/>
            <w:right w:val="none" w:sz="0" w:space="0" w:color="auto"/>
          </w:divBdr>
        </w:div>
        <w:div w:id="694959812">
          <w:marLeft w:val="640"/>
          <w:marRight w:val="0"/>
          <w:marTop w:val="0"/>
          <w:marBottom w:val="0"/>
          <w:divBdr>
            <w:top w:val="none" w:sz="0" w:space="0" w:color="auto"/>
            <w:left w:val="none" w:sz="0" w:space="0" w:color="auto"/>
            <w:bottom w:val="none" w:sz="0" w:space="0" w:color="auto"/>
            <w:right w:val="none" w:sz="0" w:space="0" w:color="auto"/>
          </w:divBdr>
        </w:div>
        <w:div w:id="721445009">
          <w:marLeft w:val="640"/>
          <w:marRight w:val="0"/>
          <w:marTop w:val="0"/>
          <w:marBottom w:val="0"/>
          <w:divBdr>
            <w:top w:val="none" w:sz="0" w:space="0" w:color="auto"/>
            <w:left w:val="none" w:sz="0" w:space="0" w:color="auto"/>
            <w:bottom w:val="none" w:sz="0" w:space="0" w:color="auto"/>
            <w:right w:val="none" w:sz="0" w:space="0" w:color="auto"/>
          </w:divBdr>
        </w:div>
        <w:div w:id="725223275">
          <w:marLeft w:val="640"/>
          <w:marRight w:val="0"/>
          <w:marTop w:val="0"/>
          <w:marBottom w:val="0"/>
          <w:divBdr>
            <w:top w:val="none" w:sz="0" w:space="0" w:color="auto"/>
            <w:left w:val="none" w:sz="0" w:space="0" w:color="auto"/>
            <w:bottom w:val="none" w:sz="0" w:space="0" w:color="auto"/>
            <w:right w:val="none" w:sz="0" w:space="0" w:color="auto"/>
          </w:divBdr>
        </w:div>
        <w:div w:id="730077844">
          <w:marLeft w:val="640"/>
          <w:marRight w:val="0"/>
          <w:marTop w:val="0"/>
          <w:marBottom w:val="0"/>
          <w:divBdr>
            <w:top w:val="none" w:sz="0" w:space="0" w:color="auto"/>
            <w:left w:val="none" w:sz="0" w:space="0" w:color="auto"/>
            <w:bottom w:val="none" w:sz="0" w:space="0" w:color="auto"/>
            <w:right w:val="none" w:sz="0" w:space="0" w:color="auto"/>
          </w:divBdr>
        </w:div>
        <w:div w:id="736628398">
          <w:marLeft w:val="640"/>
          <w:marRight w:val="0"/>
          <w:marTop w:val="0"/>
          <w:marBottom w:val="0"/>
          <w:divBdr>
            <w:top w:val="none" w:sz="0" w:space="0" w:color="auto"/>
            <w:left w:val="none" w:sz="0" w:space="0" w:color="auto"/>
            <w:bottom w:val="none" w:sz="0" w:space="0" w:color="auto"/>
            <w:right w:val="none" w:sz="0" w:space="0" w:color="auto"/>
          </w:divBdr>
        </w:div>
        <w:div w:id="738017485">
          <w:marLeft w:val="640"/>
          <w:marRight w:val="0"/>
          <w:marTop w:val="0"/>
          <w:marBottom w:val="0"/>
          <w:divBdr>
            <w:top w:val="none" w:sz="0" w:space="0" w:color="auto"/>
            <w:left w:val="none" w:sz="0" w:space="0" w:color="auto"/>
            <w:bottom w:val="none" w:sz="0" w:space="0" w:color="auto"/>
            <w:right w:val="none" w:sz="0" w:space="0" w:color="auto"/>
          </w:divBdr>
        </w:div>
        <w:div w:id="766119176">
          <w:marLeft w:val="640"/>
          <w:marRight w:val="0"/>
          <w:marTop w:val="0"/>
          <w:marBottom w:val="0"/>
          <w:divBdr>
            <w:top w:val="none" w:sz="0" w:space="0" w:color="auto"/>
            <w:left w:val="none" w:sz="0" w:space="0" w:color="auto"/>
            <w:bottom w:val="none" w:sz="0" w:space="0" w:color="auto"/>
            <w:right w:val="none" w:sz="0" w:space="0" w:color="auto"/>
          </w:divBdr>
        </w:div>
        <w:div w:id="786315334">
          <w:marLeft w:val="640"/>
          <w:marRight w:val="0"/>
          <w:marTop w:val="0"/>
          <w:marBottom w:val="0"/>
          <w:divBdr>
            <w:top w:val="none" w:sz="0" w:space="0" w:color="auto"/>
            <w:left w:val="none" w:sz="0" w:space="0" w:color="auto"/>
            <w:bottom w:val="none" w:sz="0" w:space="0" w:color="auto"/>
            <w:right w:val="none" w:sz="0" w:space="0" w:color="auto"/>
          </w:divBdr>
        </w:div>
        <w:div w:id="795293596">
          <w:marLeft w:val="640"/>
          <w:marRight w:val="0"/>
          <w:marTop w:val="0"/>
          <w:marBottom w:val="0"/>
          <w:divBdr>
            <w:top w:val="none" w:sz="0" w:space="0" w:color="auto"/>
            <w:left w:val="none" w:sz="0" w:space="0" w:color="auto"/>
            <w:bottom w:val="none" w:sz="0" w:space="0" w:color="auto"/>
            <w:right w:val="none" w:sz="0" w:space="0" w:color="auto"/>
          </w:divBdr>
        </w:div>
        <w:div w:id="846791094">
          <w:marLeft w:val="640"/>
          <w:marRight w:val="0"/>
          <w:marTop w:val="0"/>
          <w:marBottom w:val="0"/>
          <w:divBdr>
            <w:top w:val="none" w:sz="0" w:space="0" w:color="auto"/>
            <w:left w:val="none" w:sz="0" w:space="0" w:color="auto"/>
            <w:bottom w:val="none" w:sz="0" w:space="0" w:color="auto"/>
            <w:right w:val="none" w:sz="0" w:space="0" w:color="auto"/>
          </w:divBdr>
        </w:div>
        <w:div w:id="853030660">
          <w:marLeft w:val="640"/>
          <w:marRight w:val="0"/>
          <w:marTop w:val="0"/>
          <w:marBottom w:val="0"/>
          <w:divBdr>
            <w:top w:val="none" w:sz="0" w:space="0" w:color="auto"/>
            <w:left w:val="none" w:sz="0" w:space="0" w:color="auto"/>
            <w:bottom w:val="none" w:sz="0" w:space="0" w:color="auto"/>
            <w:right w:val="none" w:sz="0" w:space="0" w:color="auto"/>
          </w:divBdr>
        </w:div>
        <w:div w:id="861164693">
          <w:marLeft w:val="640"/>
          <w:marRight w:val="0"/>
          <w:marTop w:val="0"/>
          <w:marBottom w:val="0"/>
          <w:divBdr>
            <w:top w:val="none" w:sz="0" w:space="0" w:color="auto"/>
            <w:left w:val="none" w:sz="0" w:space="0" w:color="auto"/>
            <w:bottom w:val="none" w:sz="0" w:space="0" w:color="auto"/>
            <w:right w:val="none" w:sz="0" w:space="0" w:color="auto"/>
          </w:divBdr>
        </w:div>
        <w:div w:id="864908818">
          <w:marLeft w:val="640"/>
          <w:marRight w:val="0"/>
          <w:marTop w:val="0"/>
          <w:marBottom w:val="0"/>
          <w:divBdr>
            <w:top w:val="none" w:sz="0" w:space="0" w:color="auto"/>
            <w:left w:val="none" w:sz="0" w:space="0" w:color="auto"/>
            <w:bottom w:val="none" w:sz="0" w:space="0" w:color="auto"/>
            <w:right w:val="none" w:sz="0" w:space="0" w:color="auto"/>
          </w:divBdr>
        </w:div>
        <w:div w:id="894970034">
          <w:marLeft w:val="640"/>
          <w:marRight w:val="0"/>
          <w:marTop w:val="0"/>
          <w:marBottom w:val="0"/>
          <w:divBdr>
            <w:top w:val="none" w:sz="0" w:space="0" w:color="auto"/>
            <w:left w:val="none" w:sz="0" w:space="0" w:color="auto"/>
            <w:bottom w:val="none" w:sz="0" w:space="0" w:color="auto"/>
            <w:right w:val="none" w:sz="0" w:space="0" w:color="auto"/>
          </w:divBdr>
        </w:div>
        <w:div w:id="909922509">
          <w:marLeft w:val="640"/>
          <w:marRight w:val="0"/>
          <w:marTop w:val="0"/>
          <w:marBottom w:val="0"/>
          <w:divBdr>
            <w:top w:val="none" w:sz="0" w:space="0" w:color="auto"/>
            <w:left w:val="none" w:sz="0" w:space="0" w:color="auto"/>
            <w:bottom w:val="none" w:sz="0" w:space="0" w:color="auto"/>
            <w:right w:val="none" w:sz="0" w:space="0" w:color="auto"/>
          </w:divBdr>
        </w:div>
        <w:div w:id="911621138">
          <w:marLeft w:val="640"/>
          <w:marRight w:val="0"/>
          <w:marTop w:val="0"/>
          <w:marBottom w:val="0"/>
          <w:divBdr>
            <w:top w:val="none" w:sz="0" w:space="0" w:color="auto"/>
            <w:left w:val="none" w:sz="0" w:space="0" w:color="auto"/>
            <w:bottom w:val="none" w:sz="0" w:space="0" w:color="auto"/>
            <w:right w:val="none" w:sz="0" w:space="0" w:color="auto"/>
          </w:divBdr>
        </w:div>
        <w:div w:id="935135004">
          <w:marLeft w:val="640"/>
          <w:marRight w:val="0"/>
          <w:marTop w:val="0"/>
          <w:marBottom w:val="0"/>
          <w:divBdr>
            <w:top w:val="none" w:sz="0" w:space="0" w:color="auto"/>
            <w:left w:val="none" w:sz="0" w:space="0" w:color="auto"/>
            <w:bottom w:val="none" w:sz="0" w:space="0" w:color="auto"/>
            <w:right w:val="none" w:sz="0" w:space="0" w:color="auto"/>
          </w:divBdr>
        </w:div>
        <w:div w:id="947858336">
          <w:marLeft w:val="640"/>
          <w:marRight w:val="0"/>
          <w:marTop w:val="0"/>
          <w:marBottom w:val="0"/>
          <w:divBdr>
            <w:top w:val="none" w:sz="0" w:space="0" w:color="auto"/>
            <w:left w:val="none" w:sz="0" w:space="0" w:color="auto"/>
            <w:bottom w:val="none" w:sz="0" w:space="0" w:color="auto"/>
            <w:right w:val="none" w:sz="0" w:space="0" w:color="auto"/>
          </w:divBdr>
        </w:div>
        <w:div w:id="973677942">
          <w:marLeft w:val="640"/>
          <w:marRight w:val="0"/>
          <w:marTop w:val="0"/>
          <w:marBottom w:val="0"/>
          <w:divBdr>
            <w:top w:val="none" w:sz="0" w:space="0" w:color="auto"/>
            <w:left w:val="none" w:sz="0" w:space="0" w:color="auto"/>
            <w:bottom w:val="none" w:sz="0" w:space="0" w:color="auto"/>
            <w:right w:val="none" w:sz="0" w:space="0" w:color="auto"/>
          </w:divBdr>
        </w:div>
        <w:div w:id="988095931">
          <w:marLeft w:val="640"/>
          <w:marRight w:val="0"/>
          <w:marTop w:val="0"/>
          <w:marBottom w:val="0"/>
          <w:divBdr>
            <w:top w:val="none" w:sz="0" w:space="0" w:color="auto"/>
            <w:left w:val="none" w:sz="0" w:space="0" w:color="auto"/>
            <w:bottom w:val="none" w:sz="0" w:space="0" w:color="auto"/>
            <w:right w:val="none" w:sz="0" w:space="0" w:color="auto"/>
          </w:divBdr>
        </w:div>
        <w:div w:id="993798136">
          <w:marLeft w:val="640"/>
          <w:marRight w:val="0"/>
          <w:marTop w:val="0"/>
          <w:marBottom w:val="0"/>
          <w:divBdr>
            <w:top w:val="none" w:sz="0" w:space="0" w:color="auto"/>
            <w:left w:val="none" w:sz="0" w:space="0" w:color="auto"/>
            <w:bottom w:val="none" w:sz="0" w:space="0" w:color="auto"/>
            <w:right w:val="none" w:sz="0" w:space="0" w:color="auto"/>
          </w:divBdr>
        </w:div>
        <w:div w:id="1015419766">
          <w:marLeft w:val="640"/>
          <w:marRight w:val="0"/>
          <w:marTop w:val="0"/>
          <w:marBottom w:val="0"/>
          <w:divBdr>
            <w:top w:val="none" w:sz="0" w:space="0" w:color="auto"/>
            <w:left w:val="none" w:sz="0" w:space="0" w:color="auto"/>
            <w:bottom w:val="none" w:sz="0" w:space="0" w:color="auto"/>
            <w:right w:val="none" w:sz="0" w:space="0" w:color="auto"/>
          </w:divBdr>
        </w:div>
        <w:div w:id="1041856428">
          <w:marLeft w:val="640"/>
          <w:marRight w:val="0"/>
          <w:marTop w:val="0"/>
          <w:marBottom w:val="0"/>
          <w:divBdr>
            <w:top w:val="none" w:sz="0" w:space="0" w:color="auto"/>
            <w:left w:val="none" w:sz="0" w:space="0" w:color="auto"/>
            <w:bottom w:val="none" w:sz="0" w:space="0" w:color="auto"/>
            <w:right w:val="none" w:sz="0" w:space="0" w:color="auto"/>
          </w:divBdr>
        </w:div>
        <w:div w:id="1113207735">
          <w:marLeft w:val="640"/>
          <w:marRight w:val="0"/>
          <w:marTop w:val="0"/>
          <w:marBottom w:val="0"/>
          <w:divBdr>
            <w:top w:val="none" w:sz="0" w:space="0" w:color="auto"/>
            <w:left w:val="none" w:sz="0" w:space="0" w:color="auto"/>
            <w:bottom w:val="none" w:sz="0" w:space="0" w:color="auto"/>
            <w:right w:val="none" w:sz="0" w:space="0" w:color="auto"/>
          </w:divBdr>
        </w:div>
        <w:div w:id="1134058263">
          <w:marLeft w:val="640"/>
          <w:marRight w:val="0"/>
          <w:marTop w:val="0"/>
          <w:marBottom w:val="0"/>
          <w:divBdr>
            <w:top w:val="none" w:sz="0" w:space="0" w:color="auto"/>
            <w:left w:val="none" w:sz="0" w:space="0" w:color="auto"/>
            <w:bottom w:val="none" w:sz="0" w:space="0" w:color="auto"/>
            <w:right w:val="none" w:sz="0" w:space="0" w:color="auto"/>
          </w:divBdr>
        </w:div>
        <w:div w:id="1139230984">
          <w:marLeft w:val="640"/>
          <w:marRight w:val="0"/>
          <w:marTop w:val="0"/>
          <w:marBottom w:val="0"/>
          <w:divBdr>
            <w:top w:val="none" w:sz="0" w:space="0" w:color="auto"/>
            <w:left w:val="none" w:sz="0" w:space="0" w:color="auto"/>
            <w:bottom w:val="none" w:sz="0" w:space="0" w:color="auto"/>
            <w:right w:val="none" w:sz="0" w:space="0" w:color="auto"/>
          </w:divBdr>
        </w:div>
        <w:div w:id="1140030265">
          <w:marLeft w:val="640"/>
          <w:marRight w:val="0"/>
          <w:marTop w:val="0"/>
          <w:marBottom w:val="0"/>
          <w:divBdr>
            <w:top w:val="none" w:sz="0" w:space="0" w:color="auto"/>
            <w:left w:val="none" w:sz="0" w:space="0" w:color="auto"/>
            <w:bottom w:val="none" w:sz="0" w:space="0" w:color="auto"/>
            <w:right w:val="none" w:sz="0" w:space="0" w:color="auto"/>
          </w:divBdr>
        </w:div>
        <w:div w:id="1166824025">
          <w:marLeft w:val="640"/>
          <w:marRight w:val="0"/>
          <w:marTop w:val="0"/>
          <w:marBottom w:val="0"/>
          <w:divBdr>
            <w:top w:val="none" w:sz="0" w:space="0" w:color="auto"/>
            <w:left w:val="none" w:sz="0" w:space="0" w:color="auto"/>
            <w:bottom w:val="none" w:sz="0" w:space="0" w:color="auto"/>
            <w:right w:val="none" w:sz="0" w:space="0" w:color="auto"/>
          </w:divBdr>
        </w:div>
        <w:div w:id="1185481909">
          <w:marLeft w:val="640"/>
          <w:marRight w:val="0"/>
          <w:marTop w:val="0"/>
          <w:marBottom w:val="0"/>
          <w:divBdr>
            <w:top w:val="none" w:sz="0" w:space="0" w:color="auto"/>
            <w:left w:val="none" w:sz="0" w:space="0" w:color="auto"/>
            <w:bottom w:val="none" w:sz="0" w:space="0" w:color="auto"/>
            <w:right w:val="none" w:sz="0" w:space="0" w:color="auto"/>
          </w:divBdr>
        </w:div>
        <w:div w:id="1233545132">
          <w:marLeft w:val="640"/>
          <w:marRight w:val="0"/>
          <w:marTop w:val="0"/>
          <w:marBottom w:val="0"/>
          <w:divBdr>
            <w:top w:val="none" w:sz="0" w:space="0" w:color="auto"/>
            <w:left w:val="none" w:sz="0" w:space="0" w:color="auto"/>
            <w:bottom w:val="none" w:sz="0" w:space="0" w:color="auto"/>
            <w:right w:val="none" w:sz="0" w:space="0" w:color="auto"/>
          </w:divBdr>
        </w:div>
        <w:div w:id="1267695536">
          <w:marLeft w:val="640"/>
          <w:marRight w:val="0"/>
          <w:marTop w:val="0"/>
          <w:marBottom w:val="0"/>
          <w:divBdr>
            <w:top w:val="none" w:sz="0" w:space="0" w:color="auto"/>
            <w:left w:val="none" w:sz="0" w:space="0" w:color="auto"/>
            <w:bottom w:val="none" w:sz="0" w:space="0" w:color="auto"/>
            <w:right w:val="none" w:sz="0" w:space="0" w:color="auto"/>
          </w:divBdr>
        </w:div>
        <w:div w:id="1317687640">
          <w:marLeft w:val="640"/>
          <w:marRight w:val="0"/>
          <w:marTop w:val="0"/>
          <w:marBottom w:val="0"/>
          <w:divBdr>
            <w:top w:val="none" w:sz="0" w:space="0" w:color="auto"/>
            <w:left w:val="none" w:sz="0" w:space="0" w:color="auto"/>
            <w:bottom w:val="none" w:sz="0" w:space="0" w:color="auto"/>
            <w:right w:val="none" w:sz="0" w:space="0" w:color="auto"/>
          </w:divBdr>
        </w:div>
        <w:div w:id="1371760220">
          <w:marLeft w:val="640"/>
          <w:marRight w:val="0"/>
          <w:marTop w:val="0"/>
          <w:marBottom w:val="0"/>
          <w:divBdr>
            <w:top w:val="none" w:sz="0" w:space="0" w:color="auto"/>
            <w:left w:val="none" w:sz="0" w:space="0" w:color="auto"/>
            <w:bottom w:val="none" w:sz="0" w:space="0" w:color="auto"/>
            <w:right w:val="none" w:sz="0" w:space="0" w:color="auto"/>
          </w:divBdr>
        </w:div>
        <w:div w:id="1382363450">
          <w:marLeft w:val="640"/>
          <w:marRight w:val="0"/>
          <w:marTop w:val="0"/>
          <w:marBottom w:val="0"/>
          <w:divBdr>
            <w:top w:val="none" w:sz="0" w:space="0" w:color="auto"/>
            <w:left w:val="none" w:sz="0" w:space="0" w:color="auto"/>
            <w:bottom w:val="none" w:sz="0" w:space="0" w:color="auto"/>
            <w:right w:val="none" w:sz="0" w:space="0" w:color="auto"/>
          </w:divBdr>
        </w:div>
        <w:div w:id="1465735569">
          <w:marLeft w:val="640"/>
          <w:marRight w:val="0"/>
          <w:marTop w:val="0"/>
          <w:marBottom w:val="0"/>
          <w:divBdr>
            <w:top w:val="none" w:sz="0" w:space="0" w:color="auto"/>
            <w:left w:val="none" w:sz="0" w:space="0" w:color="auto"/>
            <w:bottom w:val="none" w:sz="0" w:space="0" w:color="auto"/>
            <w:right w:val="none" w:sz="0" w:space="0" w:color="auto"/>
          </w:divBdr>
        </w:div>
        <w:div w:id="1487630577">
          <w:marLeft w:val="640"/>
          <w:marRight w:val="0"/>
          <w:marTop w:val="0"/>
          <w:marBottom w:val="0"/>
          <w:divBdr>
            <w:top w:val="none" w:sz="0" w:space="0" w:color="auto"/>
            <w:left w:val="none" w:sz="0" w:space="0" w:color="auto"/>
            <w:bottom w:val="none" w:sz="0" w:space="0" w:color="auto"/>
            <w:right w:val="none" w:sz="0" w:space="0" w:color="auto"/>
          </w:divBdr>
        </w:div>
        <w:div w:id="1494878808">
          <w:marLeft w:val="640"/>
          <w:marRight w:val="0"/>
          <w:marTop w:val="0"/>
          <w:marBottom w:val="0"/>
          <w:divBdr>
            <w:top w:val="none" w:sz="0" w:space="0" w:color="auto"/>
            <w:left w:val="none" w:sz="0" w:space="0" w:color="auto"/>
            <w:bottom w:val="none" w:sz="0" w:space="0" w:color="auto"/>
            <w:right w:val="none" w:sz="0" w:space="0" w:color="auto"/>
          </w:divBdr>
        </w:div>
        <w:div w:id="1507749690">
          <w:marLeft w:val="640"/>
          <w:marRight w:val="0"/>
          <w:marTop w:val="0"/>
          <w:marBottom w:val="0"/>
          <w:divBdr>
            <w:top w:val="none" w:sz="0" w:space="0" w:color="auto"/>
            <w:left w:val="none" w:sz="0" w:space="0" w:color="auto"/>
            <w:bottom w:val="none" w:sz="0" w:space="0" w:color="auto"/>
            <w:right w:val="none" w:sz="0" w:space="0" w:color="auto"/>
          </w:divBdr>
        </w:div>
        <w:div w:id="1564868803">
          <w:marLeft w:val="640"/>
          <w:marRight w:val="0"/>
          <w:marTop w:val="0"/>
          <w:marBottom w:val="0"/>
          <w:divBdr>
            <w:top w:val="none" w:sz="0" w:space="0" w:color="auto"/>
            <w:left w:val="none" w:sz="0" w:space="0" w:color="auto"/>
            <w:bottom w:val="none" w:sz="0" w:space="0" w:color="auto"/>
            <w:right w:val="none" w:sz="0" w:space="0" w:color="auto"/>
          </w:divBdr>
        </w:div>
        <w:div w:id="1586913134">
          <w:marLeft w:val="640"/>
          <w:marRight w:val="0"/>
          <w:marTop w:val="0"/>
          <w:marBottom w:val="0"/>
          <w:divBdr>
            <w:top w:val="none" w:sz="0" w:space="0" w:color="auto"/>
            <w:left w:val="none" w:sz="0" w:space="0" w:color="auto"/>
            <w:bottom w:val="none" w:sz="0" w:space="0" w:color="auto"/>
            <w:right w:val="none" w:sz="0" w:space="0" w:color="auto"/>
          </w:divBdr>
        </w:div>
        <w:div w:id="1622230190">
          <w:marLeft w:val="640"/>
          <w:marRight w:val="0"/>
          <w:marTop w:val="0"/>
          <w:marBottom w:val="0"/>
          <w:divBdr>
            <w:top w:val="none" w:sz="0" w:space="0" w:color="auto"/>
            <w:left w:val="none" w:sz="0" w:space="0" w:color="auto"/>
            <w:bottom w:val="none" w:sz="0" w:space="0" w:color="auto"/>
            <w:right w:val="none" w:sz="0" w:space="0" w:color="auto"/>
          </w:divBdr>
        </w:div>
        <w:div w:id="1642809616">
          <w:marLeft w:val="640"/>
          <w:marRight w:val="0"/>
          <w:marTop w:val="0"/>
          <w:marBottom w:val="0"/>
          <w:divBdr>
            <w:top w:val="none" w:sz="0" w:space="0" w:color="auto"/>
            <w:left w:val="none" w:sz="0" w:space="0" w:color="auto"/>
            <w:bottom w:val="none" w:sz="0" w:space="0" w:color="auto"/>
            <w:right w:val="none" w:sz="0" w:space="0" w:color="auto"/>
          </w:divBdr>
        </w:div>
        <w:div w:id="1668942873">
          <w:marLeft w:val="640"/>
          <w:marRight w:val="0"/>
          <w:marTop w:val="0"/>
          <w:marBottom w:val="0"/>
          <w:divBdr>
            <w:top w:val="none" w:sz="0" w:space="0" w:color="auto"/>
            <w:left w:val="none" w:sz="0" w:space="0" w:color="auto"/>
            <w:bottom w:val="none" w:sz="0" w:space="0" w:color="auto"/>
            <w:right w:val="none" w:sz="0" w:space="0" w:color="auto"/>
          </w:divBdr>
        </w:div>
        <w:div w:id="1671367153">
          <w:marLeft w:val="640"/>
          <w:marRight w:val="0"/>
          <w:marTop w:val="0"/>
          <w:marBottom w:val="0"/>
          <w:divBdr>
            <w:top w:val="none" w:sz="0" w:space="0" w:color="auto"/>
            <w:left w:val="none" w:sz="0" w:space="0" w:color="auto"/>
            <w:bottom w:val="none" w:sz="0" w:space="0" w:color="auto"/>
            <w:right w:val="none" w:sz="0" w:space="0" w:color="auto"/>
          </w:divBdr>
        </w:div>
        <w:div w:id="1684818165">
          <w:marLeft w:val="640"/>
          <w:marRight w:val="0"/>
          <w:marTop w:val="0"/>
          <w:marBottom w:val="0"/>
          <w:divBdr>
            <w:top w:val="none" w:sz="0" w:space="0" w:color="auto"/>
            <w:left w:val="none" w:sz="0" w:space="0" w:color="auto"/>
            <w:bottom w:val="none" w:sz="0" w:space="0" w:color="auto"/>
            <w:right w:val="none" w:sz="0" w:space="0" w:color="auto"/>
          </w:divBdr>
        </w:div>
        <w:div w:id="1688482314">
          <w:marLeft w:val="640"/>
          <w:marRight w:val="0"/>
          <w:marTop w:val="0"/>
          <w:marBottom w:val="0"/>
          <w:divBdr>
            <w:top w:val="none" w:sz="0" w:space="0" w:color="auto"/>
            <w:left w:val="none" w:sz="0" w:space="0" w:color="auto"/>
            <w:bottom w:val="none" w:sz="0" w:space="0" w:color="auto"/>
            <w:right w:val="none" w:sz="0" w:space="0" w:color="auto"/>
          </w:divBdr>
        </w:div>
        <w:div w:id="1696154599">
          <w:marLeft w:val="640"/>
          <w:marRight w:val="0"/>
          <w:marTop w:val="0"/>
          <w:marBottom w:val="0"/>
          <w:divBdr>
            <w:top w:val="none" w:sz="0" w:space="0" w:color="auto"/>
            <w:left w:val="none" w:sz="0" w:space="0" w:color="auto"/>
            <w:bottom w:val="none" w:sz="0" w:space="0" w:color="auto"/>
            <w:right w:val="none" w:sz="0" w:space="0" w:color="auto"/>
          </w:divBdr>
        </w:div>
        <w:div w:id="1728842202">
          <w:marLeft w:val="640"/>
          <w:marRight w:val="0"/>
          <w:marTop w:val="0"/>
          <w:marBottom w:val="0"/>
          <w:divBdr>
            <w:top w:val="none" w:sz="0" w:space="0" w:color="auto"/>
            <w:left w:val="none" w:sz="0" w:space="0" w:color="auto"/>
            <w:bottom w:val="none" w:sz="0" w:space="0" w:color="auto"/>
            <w:right w:val="none" w:sz="0" w:space="0" w:color="auto"/>
          </w:divBdr>
        </w:div>
        <w:div w:id="1767918568">
          <w:marLeft w:val="640"/>
          <w:marRight w:val="0"/>
          <w:marTop w:val="0"/>
          <w:marBottom w:val="0"/>
          <w:divBdr>
            <w:top w:val="none" w:sz="0" w:space="0" w:color="auto"/>
            <w:left w:val="none" w:sz="0" w:space="0" w:color="auto"/>
            <w:bottom w:val="none" w:sz="0" w:space="0" w:color="auto"/>
            <w:right w:val="none" w:sz="0" w:space="0" w:color="auto"/>
          </w:divBdr>
        </w:div>
        <w:div w:id="1817064745">
          <w:marLeft w:val="640"/>
          <w:marRight w:val="0"/>
          <w:marTop w:val="0"/>
          <w:marBottom w:val="0"/>
          <w:divBdr>
            <w:top w:val="none" w:sz="0" w:space="0" w:color="auto"/>
            <w:left w:val="none" w:sz="0" w:space="0" w:color="auto"/>
            <w:bottom w:val="none" w:sz="0" w:space="0" w:color="auto"/>
            <w:right w:val="none" w:sz="0" w:space="0" w:color="auto"/>
          </w:divBdr>
        </w:div>
        <w:div w:id="1824882570">
          <w:marLeft w:val="640"/>
          <w:marRight w:val="0"/>
          <w:marTop w:val="0"/>
          <w:marBottom w:val="0"/>
          <w:divBdr>
            <w:top w:val="none" w:sz="0" w:space="0" w:color="auto"/>
            <w:left w:val="none" w:sz="0" w:space="0" w:color="auto"/>
            <w:bottom w:val="none" w:sz="0" w:space="0" w:color="auto"/>
            <w:right w:val="none" w:sz="0" w:space="0" w:color="auto"/>
          </w:divBdr>
        </w:div>
        <w:div w:id="1836191884">
          <w:marLeft w:val="640"/>
          <w:marRight w:val="0"/>
          <w:marTop w:val="0"/>
          <w:marBottom w:val="0"/>
          <w:divBdr>
            <w:top w:val="none" w:sz="0" w:space="0" w:color="auto"/>
            <w:left w:val="none" w:sz="0" w:space="0" w:color="auto"/>
            <w:bottom w:val="none" w:sz="0" w:space="0" w:color="auto"/>
            <w:right w:val="none" w:sz="0" w:space="0" w:color="auto"/>
          </w:divBdr>
        </w:div>
        <w:div w:id="1840270949">
          <w:marLeft w:val="640"/>
          <w:marRight w:val="0"/>
          <w:marTop w:val="0"/>
          <w:marBottom w:val="0"/>
          <w:divBdr>
            <w:top w:val="none" w:sz="0" w:space="0" w:color="auto"/>
            <w:left w:val="none" w:sz="0" w:space="0" w:color="auto"/>
            <w:bottom w:val="none" w:sz="0" w:space="0" w:color="auto"/>
            <w:right w:val="none" w:sz="0" w:space="0" w:color="auto"/>
          </w:divBdr>
        </w:div>
        <w:div w:id="1840582763">
          <w:marLeft w:val="640"/>
          <w:marRight w:val="0"/>
          <w:marTop w:val="0"/>
          <w:marBottom w:val="0"/>
          <w:divBdr>
            <w:top w:val="none" w:sz="0" w:space="0" w:color="auto"/>
            <w:left w:val="none" w:sz="0" w:space="0" w:color="auto"/>
            <w:bottom w:val="none" w:sz="0" w:space="0" w:color="auto"/>
            <w:right w:val="none" w:sz="0" w:space="0" w:color="auto"/>
          </w:divBdr>
        </w:div>
        <w:div w:id="1863086112">
          <w:marLeft w:val="640"/>
          <w:marRight w:val="0"/>
          <w:marTop w:val="0"/>
          <w:marBottom w:val="0"/>
          <w:divBdr>
            <w:top w:val="none" w:sz="0" w:space="0" w:color="auto"/>
            <w:left w:val="none" w:sz="0" w:space="0" w:color="auto"/>
            <w:bottom w:val="none" w:sz="0" w:space="0" w:color="auto"/>
            <w:right w:val="none" w:sz="0" w:space="0" w:color="auto"/>
          </w:divBdr>
        </w:div>
        <w:div w:id="1879858599">
          <w:marLeft w:val="640"/>
          <w:marRight w:val="0"/>
          <w:marTop w:val="0"/>
          <w:marBottom w:val="0"/>
          <w:divBdr>
            <w:top w:val="none" w:sz="0" w:space="0" w:color="auto"/>
            <w:left w:val="none" w:sz="0" w:space="0" w:color="auto"/>
            <w:bottom w:val="none" w:sz="0" w:space="0" w:color="auto"/>
            <w:right w:val="none" w:sz="0" w:space="0" w:color="auto"/>
          </w:divBdr>
        </w:div>
        <w:div w:id="1892037991">
          <w:marLeft w:val="640"/>
          <w:marRight w:val="0"/>
          <w:marTop w:val="0"/>
          <w:marBottom w:val="0"/>
          <w:divBdr>
            <w:top w:val="none" w:sz="0" w:space="0" w:color="auto"/>
            <w:left w:val="none" w:sz="0" w:space="0" w:color="auto"/>
            <w:bottom w:val="none" w:sz="0" w:space="0" w:color="auto"/>
            <w:right w:val="none" w:sz="0" w:space="0" w:color="auto"/>
          </w:divBdr>
        </w:div>
        <w:div w:id="1913811912">
          <w:marLeft w:val="640"/>
          <w:marRight w:val="0"/>
          <w:marTop w:val="0"/>
          <w:marBottom w:val="0"/>
          <w:divBdr>
            <w:top w:val="none" w:sz="0" w:space="0" w:color="auto"/>
            <w:left w:val="none" w:sz="0" w:space="0" w:color="auto"/>
            <w:bottom w:val="none" w:sz="0" w:space="0" w:color="auto"/>
            <w:right w:val="none" w:sz="0" w:space="0" w:color="auto"/>
          </w:divBdr>
        </w:div>
        <w:div w:id="1915237443">
          <w:marLeft w:val="640"/>
          <w:marRight w:val="0"/>
          <w:marTop w:val="0"/>
          <w:marBottom w:val="0"/>
          <w:divBdr>
            <w:top w:val="none" w:sz="0" w:space="0" w:color="auto"/>
            <w:left w:val="none" w:sz="0" w:space="0" w:color="auto"/>
            <w:bottom w:val="none" w:sz="0" w:space="0" w:color="auto"/>
            <w:right w:val="none" w:sz="0" w:space="0" w:color="auto"/>
          </w:divBdr>
        </w:div>
        <w:div w:id="1938756307">
          <w:marLeft w:val="640"/>
          <w:marRight w:val="0"/>
          <w:marTop w:val="0"/>
          <w:marBottom w:val="0"/>
          <w:divBdr>
            <w:top w:val="none" w:sz="0" w:space="0" w:color="auto"/>
            <w:left w:val="none" w:sz="0" w:space="0" w:color="auto"/>
            <w:bottom w:val="none" w:sz="0" w:space="0" w:color="auto"/>
            <w:right w:val="none" w:sz="0" w:space="0" w:color="auto"/>
          </w:divBdr>
        </w:div>
        <w:div w:id="1991708600">
          <w:marLeft w:val="640"/>
          <w:marRight w:val="0"/>
          <w:marTop w:val="0"/>
          <w:marBottom w:val="0"/>
          <w:divBdr>
            <w:top w:val="none" w:sz="0" w:space="0" w:color="auto"/>
            <w:left w:val="none" w:sz="0" w:space="0" w:color="auto"/>
            <w:bottom w:val="none" w:sz="0" w:space="0" w:color="auto"/>
            <w:right w:val="none" w:sz="0" w:space="0" w:color="auto"/>
          </w:divBdr>
        </w:div>
        <w:div w:id="2019502931">
          <w:marLeft w:val="640"/>
          <w:marRight w:val="0"/>
          <w:marTop w:val="0"/>
          <w:marBottom w:val="0"/>
          <w:divBdr>
            <w:top w:val="none" w:sz="0" w:space="0" w:color="auto"/>
            <w:left w:val="none" w:sz="0" w:space="0" w:color="auto"/>
            <w:bottom w:val="none" w:sz="0" w:space="0" w:color="auto"/>
            <w:right w:val="none" w:sz="0" w:space="0" w:color="auto"/>
          </w:divBdr>
        </w:div>
        <w:div w:id="2027368338">
          <w:marLeft w:val="640"/>
          <w:marRight w:val="0"/>
          <w:marTop w:val="0"/>
          <w:marBottom w:val="0"/>
          <w:divBdr>
            <w:top w:val="none" w:sz="0" w:space="0" w:color="auto"/>
            <w:left w:val="none" w:sz="0" w:space="0" w:color="auto"/>
            <w:bottom w:val="none" w:sz="0" w:space="0" w:color="auto"/>
            <w:right w:val="none" w:sz="0" w:space="0" w:color="auto"/>
          </w:divBdr>
        </w:div>
        <w:div w:id="2081709261">
          <w:marLeft w:val="640"/>
          <w:marRight w:val="0"/>
          <w:marTop w:val="0"/>
          <w:marBottom w:val="0"/>
          <w:divBdr>
            <w:top w:val="none" w:sz="0" w:space="0" w:color="auto"/>
            <w:left w:val="none" w:sz="0" w:space="0" w:color="auto"/>
            <w:bottom w:val="none" w:sz="0" w:space="0" w:color="auto"/>
            <w:right w:val="none" w:sz="0" w:space="0" w:color="auto"/>
          </w:divBdr>
        </w:div>
      </w:divsChild>
    </w:div>
    <w:div w:id="1209536162">
      <w:bodyDiv w:val="1"/>
      <w:marLeft w:val="0"/>
      <w:marRight w:val="0"/>
      <w:marTop w:val="0"/>
      <w:marBottom w:val="0"/>
      <w:divBdr>
        <w:top w:val="none" w:sz="0" w:space="0" w:color="auto"/>
        <w:left w:val="none" w:sz="0" w:space="0" w:color="auto"/>
        <w:bottom w:val="none" w:sz="0" w:space="0" w:color="auto"/>
        <w:right w:val="none" w:sz="0" w:space="0" w:color="auto"/>
      </w:divBdr>
      <w:divsChild>
        <w:div w:id="23101221">
          <w:marLeft w:val="640"/>
          <w:marRight w:val="0"/>
          <w:marTop w:val="0"/>
          <w:marBottom w:val="0"/>
          <w:divBdr>
            <w:top w:val="none" w:sz="0" w:space="0" w:color="auto"/>
            <w:left w:val="none" w:sz="0" w:space="0" w:color="auto"/>
            <w:bottom w:val="none" w:sz="0" w:space="0" w:color="auto"/>
            <w:right w:val="none" w:sz="0" w:space="0" w:color="auto"/>
          </w:divBdr>
        </w:div>
        <w:div w:id="47148084">
          <w:marLeft w:val="640"/>
          <w:marRight w:val="0"/>
          <w:marTop w:val="0"/>
          <w:marBottom w:val="0"/>
          <w:divBdr>
            <w:top w:val="none" w:sz="0" w:space="0" w:color="auto"/>
            <w:left w:val="none" w:sz="0" w:space="0" w:color="auto"/>
            <w:bottom w:val="none" w:sz="0" w:space="0" w:color="auto"/>
            <w:right w:val="none" w:sz="0" w:space="0" w:color="auto"/>
          </w:divBdr>
        </w:div>
        <w:div w:id="47267807">
          <w:marLeft w:val="640"/>
          <w:marRight w:val="0"/>
          <w:marTop w:val="0"/>
          <w:marBottom w:val="0"/>
          <w:divBdr>
            <w:top w:val="none" w:sz="0" w:space="0" w:color="auto"/>
            <w:left w:val="none" w:sz="0" w:space="0" w:color="auto"/>
            <w:bottom w:val="none" w:sz="0" w:space="0" w:color="auto"/>
            <w:right w:val="none" w:sz="0" w:space="0" w:color="auto"/>
          </w:divBdr>
        </w:div>
        <w:div w:id="112133296">
          <w:marLeft w:val="640"/>
          <w:marRight w:val="0"/>
          <w:marTop w:val="0"/>
          <w:marBottom w:val="0"/>
          <w:divBdr>
            <w:top w:val="none" w:sz="0" w:space="0" w:color="auto"/>
            <w:left w:val="none" w:sz="0" w:space="0" w:color="auto"/>
            <w:bottom w:val="none" w:sz="0" w:space="0" w:color="auto"/>
            <w:right w:val="none" w:sz="0" w:space="0" w:color="auto"/>
          </w:divBdr>
        </w:div>
        <w:div w:id="123088931">
          <w:marLeft w:val="640"/>
          <w:marRight w:val="0"/>
          <w:marTop w:val="0"/>
          <w:marBottom w:val="0"/>
          <w:divBdr>
            <w:top w:val="none" w:sz="0" w:space="0" w:color="auto"/>
            <w:left w:val="none" w:sz="0" w:space="0" w:color="auto"/>
            <w:bottom w:val="none" w:sz="0" w:space="0" w:color="auto"/>
            <w:right w:val="none" w:sz="0" w:space="0" w:color="auto"/>
          </w:divBdr>
        </w:div>
        <w:div w:id="125860591">
          <w:marLeft w:val="640"/>
          <w:marRight w:val="0"/>
          <w:marTop w:val="0"/>
          <w:marBottom w:val="0"/>
          <w:divBdr>
            <w:top w:val="none" w:sz="0" w:space="0" w:color="auto"/>
            <w:left w:val="none" w:sz="0" w:space="0" w:color="auto"/>
            <w:bottom w:val="none" w:sz="0" w:space="0" w:color="auto"/>
            <w:right w:val="none" w:sz="0" w:space="0" w:color="auto"/>
          </w:divBdr>
        </w:div>
        <w:div w:id="130827932">
          <w:marLeft w:val="640"/>
          <w:marRight w:val="0"/>
          <w:marTop w:val="0"/>
          <w:marBottom w:val="0"/>
          <w:divBdr>
            <w:top w:val="none" w:sz="0" w:space="0" w:color="auto"/>
            <w:left w:val="none" w:sz="0" w:space="0" w:color="auto"/>
            <w:bottom w:val="none" w:sz="0" w:space="0" w:color="auto"/>
            <w:right w:val="none" w:sz="0" w:space="0" w:color="auto"/>
          </w:divBdr>
        </w:div>
        <w:div w:id="149447213">
          <w:marLeft w:val="640"/>
          <w:marRight w:val="0"/>
          <w:marTop w:val="0"/>
          <w:marBottom w:val="0"/>
          <w:divBdr>
            <w:top w:val="none" w:sz="0" w:space="0" w:color="auto"/>
            <w:left w:val="none" w:sz="0" w:space="0" w:color="auto"/>
            <w:bottom w:val="none" w:sz="0" w:space="0" w:color="auto"/>
            <w:right w:val="none" w:sz="0" w:space="0" w:color="auto"/>
          </w:divBdr>
        </w:div>
        <w:div w:id="166330769">
          <w:marLeft w:val="640"/>
          <w:marRight w:val="0"/>
          <w:marTop w:val="0"/>
          <w:marBottom w:val="0"/>
          <w:divBdr>
            <w:top w:val="none" w:sz="0" w:space="0" w:color="auto"/>
            <w:left w:val="none" w:sz="0" w:space="0" w:color="auto"/>
            <w:bottom w:val="none" w:sz="0" w:space="0" w:color="auto"/>
            <w:right w:val="none" w:sz="0" w:space="0" w:color="auto"/>
          </w:divBdr>
        </w:div>
        <w:div w:id="200632114">
          <w:marLeft w:val="640"/>
          <w:marRight w:val="0"/>
          <w:marTop w:val="0"/>
          <w:marBottom w:val="0"/>
          <w:divBdr>
            <w:top w:val="none" w:sz="0" w:space="0" w:color="auto"/>
            <w:left w:val="none" w:sz="0" w:space="0" w:color="auto"/>
            <w:bottom w:val="none" w:sz="0" w:space="0" w:color="auto"/>
            <w:right w:val="none" w:sz="0" w:space="0" w:color="auto"/>
          </w:divBdr>
        </w:div>
        <w:div w:id="218707007">
          <w:marLeft w:val="640"/>
          <w:marRight w:val="0"/>
          <w:marTop w:val="0"/>
          <w:marBottom w:val="0"/>
          <w:divBdr>
            <w:top w:val="none" w:sz="0" w:space="0" w:color="auto"/>
            <w:left w:val="none" w:sz="0" w:space="0" w:color="auto"/>
            <w:bottom w:val="none" w:sz="0" w:space="0" w:color="auto"/>
            <w:right w:val="none" w:sz="0" w:space="0" w:color="auto"/>
          </w:divBdr>
        </w:div>
        <w:div w:id="222175987">
          <w:marLeft w:val="640"/>
          <w:marRight w:val="0"/>
          <w:marTop w:val="0"/>
          <w:marBottom w:val="0"/>
          <w:divBdr>
            <w:top w:val="none" w:sz="0" w:space="0" w:color="auto"/>
            <w:left w:val="none" w:sz="0" w:space="0" w:color="auto"/>
            <w:bottom w:val="none" w:sz="0" w:space="0" w:color="auto"/>
            <w:right w:val="none" w:sz="0" w:space="0" w:color="auto"/>
          </w:divBdr>
        </w:div>
        <w:div w:id="250621386">
          <w:marLeft w:val="640"/>
          <w:marRight w:val="0"/>
          <w:marTop w:val="0"/>
          <w:marBottom w:val="0"/>
          <w:divBdr>
            <w:top w:val="none" w:sz="0" w:space="0" w:color="auto"/>
            <w:left w:val="none" w:sz="0" w:space="0" w:color="auto"/>
            <w:bottom w:val="none" w:sz="0" w:space="0" w:color="auto"/>
            <w:right w:val="none" w:sz="0" w:space="0" w:color="auto"/>
          </w:divBdr>
        </w:div>
        <w:div w:id="255678955">
          <w:marLeft w:val="640"/>
          <w:marRight w:val="0"/>
          <w:marTop w:val="0"/>
          <w:marBottom w:val="0"/>
          <w:divBdr>
            <w:top w:val="none" w:sz="0" w:space="0" w:color="auto"/>
            <w:left w:val="none" w:sz="0" w:space="0" w:color="auto"/>
            <w:bottom w:val="none" w:sz="0" w:space="0" w:color="auto"/>
            <w:right w:val="none" w:sz="0" w:space="0" w:color="auto"/>
          </w:divBdr>
        </w:div>
        <w:div w:id="262039020">
          <w:marLeft w:val="640"/>
          <w:marRight w:val="0"/>
          <w:marTop w:val="0"/>
          <w:marBottom w:val="0"/>
          <w:divBdr>
            <w:top w:val="none" w:sz="0" w:space="0" w:color="auto"/>
            <w:left w:val="none" w:sz="0" w:space="0" w:color="auto"/>
            <w:bottom w:val="none" w:sz="0" w:space="0" w:color="auto"/>
            <w:right w:val="none" w:sz="0" w:space="0" w:color="auto"/>
          </w:divBdr>
        </w:div>
        <w:div w:id="264503670">
          <w:marLeft w:val="640"/>
          <w:marRight w:val="0"/>
          <w:marTop w:val="0"/>
          <w:marBottom w:val="0"/>
          <w:divBdr>
            <w:top w:val="none" w:sz="0" w:space="0" w:color="auto"/>
            <w:left w:val="none" w:sz="0" w:space="0" w:color="auto"/>
            <w:bottom w:val="none" w:sz="0" w:space="0" w:color="auto"/>
            <w:right w:val="none" w:sz="0" w:space="0" w:color="auto"/>
          </w:divBdr>
        </w:div>
        <w:div w:id="289743978">
          <w:marLeft w:val="640"/>
          <w:marRight w:val="0"/>
          <w:marTop w:val="0"/>
          <w:marBottom w:val="0"/>
          <w:divBdr>
            <w:top w:val="none" w:sz="0" w:space="0" w:color="auto"/>
            <w:left w:val="none" w:sz="0" w:space="0" w:color="auto"/>
            <w:bottom w:val="none" w:sz="0" w:space="0" w:color="auto"/>
            <w:right w:val="none" w:sz="0" w:space="0" w:color="auto"/>
          </w:divBdr>
        </w:div>
        <w:div w:id="309679779">
          <w:marLeft w:val="640"/>
          <w:marRight w:val="0"/>
          <w:marTop w:val="0"/>
          <w:marBottom w:val="0"/>
          <w:divBdr>
            <w:top w:val="none" w:sz="0" w:space="0" w:color="auto"/>
            <w:left w:val="none" w:sz="0" w:space="0" w:color="auto"/>
            <w:bottom w:val="none" w:sz="0" w:space="0" w:color="auto"/>
            <w:right w:val="none" w:sz="0" w:space="0" w:color="auto"/>
          </w:divBdr>
        </w:div>
        <w:div w:id="350566868">
          <w:marLeft w:val="640"/>
          <w:marRight w:val="0"/>
          <w:marTop w:val="0"/>
          <w:marBottom w:val="0"/>
          <w:divBdr>
            <w:top w:val="none" w:sz="0" w:space="0" w:color="auto"/>
            <w:left w:val="none" w:sz="0" w:space="0" w:color="auto"/>
            <w:bottom w:val="none" w:sz="0" w:space="0" w:color="auto"/>
            <w:right w:val="none" w:sz="0" w:space="0" w:color="auto"/>
          </w:divBdr>
        </w:div>
        <w:div w:id="352850563">
          <w:marLeft w:val="640"/>
          <w:marRight w:val="0"/>
          <w:marTop w:val="0"/>
          <w:marBottom w:val="0"/>
          <w:divBdr>
            <w:top w:val="none" w:sz="0" w:space="0" w:color="auto"/>
            <w:left w:val="none" w:sz="0" w:space="0" w:color="auto"/>
            <w:bottom w:val="none" w:sz="0" w:space="0" w:color="auto"/>
            <w:right w:val="none" w:sz="0" w:space="0" w:color="auto"/>
          </w:divBdr>
        </w:div>
        <w:div w:id="354697073">
          <w:marLeft w:val="640"/>
          <w:marRight w:val="0"/>
          <w:marTop w:val="0"/>
          <w:marBottom w:val="0"/>
          <w:divBdr>
            <w:top w:val="none" w:sz="0" w:space="0" w:color="auto"/>
            <w:left w:val="none" w:sz="0" w:space="0" w:color="auto"/>
            <w:bottom w:val="none" w:sz="0" w:space="0" w:color="auto"/>
            <w:right w:val="none" w:sz="0" w:space="0" w:color="auto"/>
          </w:divBdr>
        </w:div>
        <w:div w:id="460613494">
          <w:marLeft w:val="640"/>
          <w:marRight w:val="0"/>
          <w:marTop w:val="0"/>
          <w:marBottom w:val="0"/>
          <w:divBdr>
            <w:top w:val="none" w:sz="0" w:space="0" w:color="auto"/>
            <w:left w:val="none" w:sz="0" w:space="0" w:color="auto"/>
            <w:bottom w:val="none" w:sz="0" w:space="0" w:color="auto"/>
            <w:right w:val="none" w:sz="0" w:space="0" w:color="auto"/>
          </w:divBdr>
        </w:div>
        <w:div w:id="523060151">
          <w:marLeft w:val="640"/>
          <w:marRight w:val="0"/>
          <w:marTop w:val="0"/>
          <w:marBottom w:val="0"/>
          <w:divBdr>
            <w:top w:val="none" w:sz="0" w:space="0" w:color="auto"/>
            <w:left w:val="none" w:sz="0" w:space="0" w:color="auto"/>
            <w:bottom w:val="none" w:sz="0" w:space="0" w:color="auto"/>
            <w:right w:val="none" w:sz="0" w:space="0" w:color="auto"/>
          </w:divBdr>
        </w:div>
        <w:div w:id="531040611">
          <w:marLeft w:val="640"/>
          <w:marRight w:val="0"/>
          <w:marTop w:val="0"/>
          <w:marBottom w:val="0"/>
          <w:divBdr>
            <w:top w:val="none" w:sz="0" w:space="0" w:color="auto"/>
            <w:left w:val="none" w:sz="0" w:space="0" w:color="auto"/>
            <w:bottom w:val="none" w:sz="0" w:space="0" w:color="auto"/>
            <w:right w:val="none" w:sz="0" w:space="0" w:color="auto"/>
          </w:divBdr>
        </w:div>
        <w:div w:id="536697193">
          <w:marLeft w:val="640"/>
          <w:marRight w:val="0"/>
          <w:marTop w:val="0"/>
          <w:marBottom w:val="0"/>
          <w:divBdr>
            <w:top w:val="none" w:sz="0" w:space="0" w:color="auto"/>
            <w:left w:val="none" w:sz="0" w:space="0" w:color="auto"/>
            <w:bottom w:val="none" w:sz="0" w:space="0" w:color="auto"/>
            <w:right w:val="none" w:sz="0" w:space="0" w:color="auto"/>
          </w:divBdr>
        </w:div>
        <w:div w:id="555048567">
          <w:marLeft w:val="640"/>
          <w:marRight w:val="0"/>
          <w:marTop w:val="0"/>
          <w:marBottom w:val="0"/>
          <w:divBdr>
            <w:top w:val="none" w:sz="0" w:space="0" w:color="auto"/>
            <w:left w:val="none" w:sz="0" w:space="0" w:color="auto"/>
            <w:bottom w:val="none" w:sz="0" w:space="0" w:color="auto"/>
            <w:right w:val="none" w:sz="0" w:space="0" w:color="auto"/>
          </w:divBdr>
        </w:div>
        <w:div w:id="560094763">
          <w:marLeft w:val="640"/>
          <w:marRight w:val="0"/>
          <w:marTop w:val="0"/>
          <w:marBottom w:val="0"/>
          <w:divBdr>
            <w:top w:val="none" w:sz="0" w:space="0" w:color="auto"/>
            <w:left w:val="none" w:sz="0" w:space="0" w:color="auto"/>
            <w:bottom w:val="none" w:sz="0" w:space="0" w:color="auto"/>
            <w:right w:val="none" w:sz="0" w:space="0" w:color="auto"/>
          </w:divBdr>
        </w:div>
        <w:div w:id="597442339">
          <w:marLeft w:val="640"/>
          <w:marRight w:val="0"/>
          <w:marTop w:val="0"/>
          <w:marBottom w:val="0"/>
          <w:divBdr>
            <w:top w:val="none" w:sz="0" w:space="0" w:color="auto"/>
            <w:left w:val="none" w:sz="0" w:space="0" w:color="auto"/>
            <w:bottom w:val="none" w:sz="0" w:space="0" w:color="auto"/>
            <w:right w:val="none" w:sz="0" w:space="0" w:color="auto"/>
          </w:divBdr>
        </w:div>
        <w:div w:id="627780311">
          <w:marLeft w:val="640"/>
          <w:marRight w:val="0"/>
          <w:marTop w:val="0"/>
          <w:marBottom w:val="0"/>
          <w:divBdr>
            <w:top w:val="none" w:sz="0" w:space="0" w:color="auto"/>
            <w:left w:val="none" w:sz="0" w:space="0" w:color="auto"/>
            <w:bottom w:val="none" w:sz="0" w:space="0" w:color="auto"/>
            <w:right w:val="none" w:sz="0" w:space="0" w:color="auto"/>
          </w:divBdr>
        </w:div>
        <w:div w:id="680277596">
          <w:marLeft w:val="640"/>
          <w:marRight w:val="0"/>
          <w:marTop w:val="0"/>
          <w:marBottom w:val="0"/>
          <w:divBdr>
            <w:top w:val="none" w:sz="0" w:space="0" w:color="auto"/>
            <w:left w:val="none" w:sz="0" w:space="0" w:color="auto"/>
            <w:bottom w:val="none" w:sz="0" w:space="0" w:color="auto"/>
            <w:right w:val="none" w:sz="0" w:space="0" w:color="auto"/>
          </w:divBdr>
        </w:div>
        <w:div w:id="721952604">
          <w:marLeft w:val="640"/>
          <w:marRight w:val="0"/>
          <w:marTop w:val="0"/>
          <w:marBottom w:val="0"/>
          <w:divBdr>
            <w:top w:val="none" w:sz="0" w:space="0" w:color="auto"/>
            <w:left w:val="none" w:sz="0" w:space="0" w:color="auto"/>
            <w:bottom w:val="none" w:sz="0" w:space="0" w:color="auto"/>
            <w:right w:val="none" w:sz="0" w:space="0" w:color="auto"/>
          </w:divBdr>
        </w:div>
        <w:div w:id="722753616">
          <w:marLeft w:val="640"/>
          <w:marRight w:val="0"/>
          <w:marTop w:val="0"/>
          <w:marBottom w:val="0"/>
          <w:divBdr>
            <w:top w:val="none" w:sz="0" w:space="0" w:color="auto"/>
            <w:left w:val="none" w:sz="0" w:space="0" w:color="auto"/>
            <w:bottom w:val="none" w:sz="0" w:space="0" w:color="auto"/>
            <w:right w:val="none" w:sz="0" w:space="0" w:color="auto"/>
          </w:divBdr>
        </w:div>
        <w:div w:id="751390261">
          <w:marLeft w:val="640"/>
          <w:marRight w:val="0"/>
          <w:marTop w:val="0"/>
          <w:marBottom w:val="0"/>
          <w:divBdr>
            <w:top w:val="none" w:sz="0" w:space="0" w:color="auto"/>
            <w:left w:val="none" w:sz="0" w:space="0" w:color="auto"/>
            <w:bottom w:val="none" w:sz="0" w:space="0" w:color="auto"/>
            <w:right w:val="none" w:sz="0" w:space="0" w:color="auto"/>
          </w:divBdr>
        </w:div>
        <w:div w:id="756440382">
          <w:marLeft w:val="640"/>
          <w:marRight w:val="0"/>
          <w:marTop w:val="0"/>
          <w:marBottom w:val="0"/>
          <w:divBdr>
            <w:top w:val="none" w:sz="0" w:space="0" w:color="auto"/>
            <w:left w:val="none" w:sz="0" w:space="0" w:color="auto"/>
            <w:bottom w:val="none" w:sz="0" w:space="0" w:color="auto"/>
            <w:right w:val="none" w:sz="0" w:space="0" w:color="auto"/>
          </w:divBdr>
        </w:div>
        <w:div w:id="767316340">
          <w:marLeft w:val="640"/>
          <w:marRight w:val="0"/>
          <w:marTop w:val="0"/>
          <w:marBottom w:val="0"/>
          <w:divBdr>
            <w:top w:val="none" w:sz="0" w:space="0" w:color="auto"/>
            <w:left w:val="none" w:sz="0" w:space="0" w:color="auto"/>
            <w:bottom w:val="none" w:sz="0" w:space="0" w:color="auto"/>
            <w:right w:val="none" w:sz="0" w:space="0" w:color="auto"/>
          </w:divBdr>
        </w:div>
        <w:div w:id="781924744">
          <w:marLeft w:val="640"/>
          <w:marRight w:val="0"/>
          <w:marTop w:val="0"/>
          <w:marBottom w:val="0"/>
          <w:divBdr>
            <w:top w:val="none" w:sz="0" w:space="0" w:color="auto"/>
            <w:left w:val="none" w:sz="0" w:space="0" w:color="auto"/>
            <w:bottom w:val="none" w:sz="0" w:space="0" w:color="auto"/>
            <w:right w:val="none" w:sz="0" w:space="0" w:color="auto"/>
          </w:divBdr>
        </w:div>
        <w:div w:id="788816601">
          <w:marLeft w:val="640"/>
          <w:marRight w:val="0"/>
          <w:marTop w:val="0"/>
          <w:marBottom w:val="0"/>
          <w:divBdr>
            <w:top w:val="none" w:sz="0" w:space="0" w:color="auto"/>
            <w:left w:val="none" w:sz="0" w:space="0" w:color="auto"/>
            <w:bottom w:val="none" w:sz="0" w:space="0" w:color="auto"/>
            <w:right w:val="none" w:sz="0" w:space="0" w:color="auto"/>
          </w:divBdr>
        </w:div>
        <w:div w:id="791360099">
          <w:marLeft w:val="640"/>
          <w:marRight w:val="0"/>
          <w:marTop w:val="0"/>
          <w:marBottom w:val="0"/>
          <w:divBdr>
            <w:top w:val="none" w:sz="0" w:space="0" w:color="auto"/>
            <w:left w:val="none" w:sz="0" w:space="0" w:color="auto"/>
            <w:bottom w:val="none" w:sz="0" w:space="0" w:color="auto"/>
            <w:right w:val="none" w:sz="0" w:space="0" w:color="auto"/>
          </w:divBdr>
        </w:div>
        <w:div w:id="807208729">
          <w:marLeft w:val="640"/>
          <w:marRight w:val="0"/>
          <w:marTop w:val="0"/>
          <w:marBottom w:val="0"/>
          <w:divBdr>
            <w:top w:val="none" w:sz="0" w:space="0" w:color="auto"/>
            <w:left w:val="none" w:sz="0" w:space="0" w:color="auto"/>
            <w:bottom w:val="none" w:sz="0" w:space="0" w:color="auto"/>
            <w:right w:val="none" w:sz="0" w:space="0" w:color="auto"/>
          </w:divBdr>
        </w:div>
        <w:div w:id="906918245">
          <w:marLeft w:val="640"/>
          <w:marRight w:val="0"/>
          <w:marTop w:val="0"/>
          <w:marBottom w:val="0"/>
          <w:divBdr>
            <w:top w:val="none" w:sz="0" w:space="0" w:color="auto"/>
            <w:left w:val="none" w:sz="0" w:space="0" w:color="auto"/>
            <w:bottom w:val="none" w:sz="0" w:space="0" w:color="auto"/>
            <w:right w:val="none" w:sz="0" w:space="0" w:color="auto"/>
          </w:divBdr>
        </w:div>
        <w:div w:id="908534463">
          <w:marLeft w:val="640"/>
          <w:marRight w:val="0"/>
          <w:marTop w:val="0"/>
          <w:marBottom w:val="0"/>
          <w:divBdr>
            <w:top w:val="none" w:sz="0" w:space="0" w:color="auto"/>
            <w:left w:val="none" w:sz="0" w:space="0" w:color="auto"/>
            <w:bottom w:val="none" w:sz="0" w:space="0" w:color="auto"/>
            <w:right w:val="none" w:sz="0" w:space="0" w:color="auto"/>
          </w:divBdr>
        </w:div>
        <w:div w:id="916404193">
          <w:marLeft w:val="640"/>
          <w:marRight w:val="0"/>
          <w:marTop w:val="0"/>
          <w:marBottom w:val="0"/>
          <w:divBdr>
            <w:top w:val="none" w:sz="0" w:space="0" w:color="auto"/>
            <w:left w:val="none" w:sz="0" w:space="0" w:color="auto"/>
            <w:bottom w:val="none" w:sz="0" w:space="0" w:color="auto"/>
            <w:right w:val="none" w:sz="0" w:space="0" w:color="auto"/>
          </w:divBdr>
        </w:div>
        <w:div w:id="925382639">
          <w:marLeft w:val="640"/>
          <w:marRight w:val="0"/>
          <w:marTop w:val="0"/>
          <w:marBottom w:val="0"/>
          <w:divBdr>
            <w:top w:val="none" w:sz="0" w:space="0" w:color="auto"/>
            <w:left w:val="none" w:sz="0" w:space="0" w:color="auto"/>
            <w:bottom w:val="none" w:sz="0" w:space="0" w:color="auto"/>
            <w:right w:val="none" w:sz="0" w:space="0" w:color="auto"/>
          </w:divBdr>
        </w:div>
        <w:div w:id="934828398">
          <w:marLeft w:val="640"/>
          <w:marRight w:val="0"/>
          <w:marTop w:val="0"/>
          <w:marBottom w:val="0"/>
          <w:divBdr>
            <w:top w:val="none" w:sz="0" w:space="0" w:color="auto"/>
            <w:left w:val="none" w:sz="0" w:space="0" w:color="auto"/>
            <w:bottom w:val="none" w:sz="0" w:space="0" w:color="auto"/>
            <w:right w:val="none" w:sz="0" w:space="0" w:color="auto"/>
          </w:divBdr>
        </w:div>
        <w:div w:id="935751419">
          <w:marLeft w:val="640"/>
          <w:marRight w:val="0"/>
          <w:marTop w:val="0"/>
          <w:marBottom w:val="0"/>
          <w:divBdr>
            <w:top w:val="none" w:sz="0" w:space="0" w:color="auto"/>
            <w:left w:val="none" w:sz="0" w:space="0" w:color="auto"/>
            <w:bottom w:val="none" w:sz="0" w:space="0" w:color="auto"/>
            <w:right w:val="none" w:sz="0" w:space="0" w:color="auto"/>
          </w:divBdr>
        </w:div>
        <w:div w:id="952135545">
          <w:marLeft w:val="640"/>
          <w:marRight w:val="0"/>
          <w:marTop w:val="0"/>
          <w:marBottom w:val="0"/>
          <w:divBdr>
            <w:top w:val="none" w:sz="0" w:space="0" w:color="auto"/>
            <w:left w:val="none" w:sz="0" w:space="0" w:color="auto"/>
            <w:bottom w:val="none" w:sz="0" w:space="0" w:color="auto"/>
            <w:right w:val="none" w:sz="0" w:space="0" w:color="auto"/>
          </w:divBdr>
        </w:div>
        <w:div w:id="961153730">
          <w:marLeft w:val="640"/>
          <w:marRight w:val="0"/>
          <w:marTop w:val="0"/>
          <w:marBottom w:val="0"/>
          <w:divBdr>
            <w:top w:val="none" w:sz="0" w:space="0" w:color="auto"/>
            <w:left w:val="none" w:sz="0" w:space="0" w:color="auto"/>
            <w:bottom w:val="none" w:sz="0" w:space="0" w:color="auto"/>
            <w:right w:val="none" w:sz="0" w:space="0" w:color="auto"/>
          </w:divBdr>
        </w:div>
        <w:div w:id="980310944">
          <w:marLeft w:val="640"/>
          <w:marRight w:val="0"/>
          <w:marTop w:val="0"/>
          <w:marBottom w:val="0"/>
          <w:divBdr>
            <w:top w:val="none" w:sz="0" w:space="0" w:color="auto"/>
            <w:left w:val="none" w:sz="0" w:space="0" w:color="auto"/>
            <w:bottom w:val="none" w:sz="0" w:space="0" w:color="auto"/>
            <w:right w:val="none" w:sz="0" w:space="0" w:color="auto"/>
          </w:divBdr>
        </w:div>
        <w:div w:id="1024214118">
          <w:marLeft w:val="640"/>
          <w:marRight w:val="0"/>
          <w:marTop w:val="0"/>
          <w:marBottom w:val="0"/>
          <w:divBdr>
            <w:top w:val="none" w:sz="0" w:space="0" w:color="auto"/>
            <w:left w:val="none" w:sz="0" w:space="0" w:color="auto"/>
            <w:bottom w:val="none" w:sz="0" w:space="0" w:color="auto"/>
            <w:right w:val="none" w:sz="0" w:space="0" w:color="auto"/>
          </w:divBdr>
        </w:div>
        <w:div w:id="1057631302">
          <w:marLeft w:val="640"/>
          <w:marRight w:val="0"/>
          <w:marTop w:val="0"/>
          <w:marBottom w:val="0"/>
          <w:divBdr>
            <w:top w:val="none" w:sz="0" w:space="0" w:color="auto"/>
            <w:left w:val="none" w:sz="0" w:space="0" w:color="auto"/>
            <w:bottom w:val="none" w:sz="0" w:space="0" w:color="auto"/>
            <w:right w:val="none" w:sz="0" w:space="0" w:color="auto"/>
          </w:divBdr>
        </w:div>
        <w:div w:id="1059744945">
          <w:marLeft w:val="640"/>
          <w:marRight w:val="0"/>
          <w:marTop w:val="0"/>
          <w:marBottom w:val="0"/>
          <w:divBdr>
            <w:top w:val="none" w:sz="0" w:space="0" w:color="auto"/>
            <w:left w:val="none" w:sz="0" w:space="0" w:color="auto"/>
            <w:bottom w:val="none" w:sz="0" w:space="0" w:color="auto"/>
            <w:right w:val="none" w:sz="0" w:space="0" w:color="auto"/>
          </w:divBdr>
        </w:div>
        <w:div w:id="1098646588">
          <w:marLeft w:val="640"/>
          <w:marRight w:val="0"/>
          <w:marTop w:val="0"/>
          <w:marBottom w:val="0"/>
          <w:divBdr>
            <w:top w:val="none" w:sz="0" w:space="0" w:color="auto"/>
            <w:left w:val="none" w:sz="0" w:space="0" w:color="auto"/>
            <w:bottom w:val="none" w:sz="0" w:space="0" w:color="auto"/>
            <w:right w:val="none" w:sz="0" w:space="0" w:color="auto"/>
          </w:divBdr>
        </w:div>
        <w:div w:id="1130980682">
          <w:marLeft w:val="640"/>
          <w:marRight w:val="0"/>
          <w:marTop w:val="0"/>
          <w:marBottom w:val="0"/>
          <w:divBdr>
            <w:top w:val="none" w:sz="0" w:space="0" w:color="auto"/>
            <w:left w:val="none" w:sz="0" w:space="0" w:color="auto"/>
            <w:bottom w:val="none" w:sz="0" w:space="0" w:color="auto"/>
            <w:right w:val="none" w:sz="0" w:space="0" w:color="auto"/>
          </w:divBdr>
        </w:div>
        <w:div w:id="1133014864">
          <w:marLeft w:val="640"/>
          <w:marRight w:val="0"/>
          <w:marTop w:val="0"/>
          <w:marBottom w:val="0"/>
          <w:divBdr>
            <w:top w:val="none" w:sz="0" w:space="0" w:color="auto"/>
            <w:left w:val="none" w:sz="0" w:space="0" w:color="auto"/>
            <w:bottom w:val="none" w:sz="0" w:space="0" w:color="auto"/>
            <w:right w:val="none" w:sz="0" w:space="0" w:color="auto"/>
          </w:divBdr>
        </w:div>
        <w:div w:id="1155998216">
          <w:marLeft w:val="640"/>
          <w:marRight w:val="0"/>
          <w:marTop w:val="0"/>
          <w:marBottom w:val="0"/>
          <w:divBdr>
            <w:top w:val="none" w:sz="0" w:space="0" w:color="auto"/>
            <w:left w:val="none" w:sz="0" w:space="0" w:color="auto"/>
            <w:bottom w:val="none" w:sz="0" w:space="0" w:color="auto"/>
            <w:right w:val="none" w:sz="0" w:space="0" w:color="auto"/>
          </w:divBdr>
        </w:div>
        <w:div w:id="1161584336">
          <w:marLeft w:val="640"/>
          <w:marRight w:val="0"/>
          <w:marTop w:val="0"/>
          <w:marBottom w:val="0"/>
          <w:divBdr>
            <w:top w:val="none" w:sz="0" w:space="0" w:color="auto"/>
            <w:left w:val="none" w:sz="0" w:space="0" w:color="auto"/>
            <w:bottom w:val="none" w:sz="0" w:space="0" w:color="auto"/>
            <w:right w:val="none" w:sz="0" w:space="0" w:color="auto"/>
          </w:divBdr>
        </w:div>
        <w:div w:id="1180466919">
          <w:marLeft w:val="640"/>
          <w:marRight w:val="0"/>
          <w:marTop w:val="0"/>
          <w:marBottom w:val="0"/>
          <w:divBdr>
            <w:top w:val="none" w:sz="0" w:space="0" w:color="auto"/>
            <w:left w:val="none" w:sz="0" w:space="0" w:color="auto"/>
            <w:bottom w:val="none" w:sz="0" w:space="0" w:color="auto"/>
            <w:right w:val="none" w:sz="0" w:space="0" w:color="auto"/>
          </w:divBdr>
        </w:div>
        <w:div w:id="1231113554">
          <w:marLeft w:val="640"/>
          <w:marRight w:val="0"/>
          <w:marTop w:val="0"/>
          <w:marBottom w:val="0"/>
          <w:divBdr>
            <w:top w:val="none" w:sz="0" w:space="0" w:color="auto"/>
            <w:left w:val="none" w:sz="0" w:space="0" w:color="auto"/>
            <w:bottom w:val="none" w:sz="0" w:space="0" w:color="auto"/>
            <w:right w:val="none" w:sz="0" w:space="0" w:color="auto"/>
          </w:divBdr>
        </w:div>
        <w:div w:id="1293946215">
          <w:marLeft w:val="640"/>
          <w:marRight w:val="0"/>
          <w:marTop w:val="0"/>
          <w:marBottom w:val="0"/>
          <w:divBdr>
            <w:top w:val="none" w:sz="0" w:space="0" w:color="auto"/>
            <w:left w:val="none" w:sz="0" w:space="0" w:color="auto"/>
            <w:bottom w:val="none" w:sz="0" w:space="0" w:color="auto"/>
            <w:right w:val="none" w:sz="0" w:space="0" w:color="auto"/>
          </w:divBdr>
        </w:div>
        <w:div w:id="1326468978">
          <w:marLeft w:val="640"/>
          <w:marRight w:val="0"/>
          <w:marTop w:val="0"/>
          <w:marBottom w:val="0"/>
          <w:divBdr>
            <w:top w:val="none" w:sz="0" w:space="0" w:color="auto"/>
            <w:left w:val="none" w:sz="0" w:space="0" w:color="auto"/>
            <w:bottom w:val="none" w:sz="0" w:space="0" w:color="auto"/>
            <w:right w:val="none" w:sz="0" w:space="0" w:color="auto"/>
          </w:divBdr>
        </w:div>
        <w:div w:id="1336418541">
          <w:marLeft w:val="640"/>
          <w:marRight w:val="0"/>
          <w:marTop w:val="0"/>
          <w:marBottom w:val="0"/>
          <w:divBdr>
            <w:top w:val="none" w:sz="0" w:space="0" w:color="auto"/>
            <w:left w:val="none" w:sz="0" w:space="0" w:color="auto"/>
            <w:bottom w:val="none" w:sz="0" w:space="0" w:color="auto"/>
            <w:right w:val="none" w:sz="0" w:space="0" w:color="auto"/>
          </w:divBdr>
        </w:div>
        <w:div w:id="1356885167">
          <w:marLeft w:val="640"/>
          <w:marRight w:val="0"/>
          <w:marTop w:val="0"/>
          <w:marBottom w:val="0"/>
          <w:divBdr>
            <w:top w:val="none" w:sz="0" w:space="0" w:color="auto"/>
            <w:left w:val="none" w:sz="0" w:space="0" w:color="auto"/>
            <w:bottom w:val="none" w:sz="0" w:space="0" w:color="auto"/>
            <w:right w:val="none" w:sz="0" w:space="0" w:color="auto"/>
          </w:divBdr>
        </w:div>
        <w:div w:id="1364794373">
          <w:marLeft w:val="640"/>
          <w:marRight w:val="0"/>
          <w:marTop w:val="0"/>
          <w:marBottom w:val="0"/>
          <w:divBdr>
            <w:top w:val="none" w:sz="0" w:space="0" w:color="auto"/>
            <w:left w:val="none" w:sz="0" w:space="0" w:color="auto"/>
            <w:bottom w:val="none" w:sz="0" w:space="0" w:color="auto"/>
            <w:right w:val="none" w:sz="0" w:space="0" w:color="auto"/>
          </w:divBdr>
        </w:div>
        <w:div w:id="1395547594">
          <w:marLeft w:val="640"/>
          <w:marRight w:val="0"/>
          <w:marTop w:val="0"/>
          <w:marBottom w:val="0"/>
          <w:divBdr>
            <w:top w:val="none" w:sz="0" w:space="0" w:color="auto"/>
            <w:left w:val="none" w:sz="0" w:space="0" w:color="auto"/>
            <w:bottom w:val="none" w:sz="0" w:space="0" w:color="auto"/>
            <w:right w:val="none" w:sz="0" w:space="0" w:color="auto"/>
          </w:divBdr>
        </w:div>
        <w:div w:id="1421364300">
          <w:marLeft w:val="640"/>
          <w:marRight w:val="0"/>
          <w:marTop w:val="0"/>
          <w:marBottom w:val="0"/>
          <w:divBdr>
            <w:top w:val="none" w:sz="0" w:space="0" w:color="auto"/>
            <w:left w:val="none" w:sz="0" w:space="0" w:color="auto"/>
            <w:bottom w:val="none" w:sz="0" w:space="0" w:color="auto"/>
            <w:right w:val="none" w:sz="0" w:space="0" w:color="auto"/>
          </w:divBdr>
        </w:div>
        <w:div w:id="1428307625">
          <w:marLeft w:val="640"/>
          <w:marRight w:val="0"/>
          <w:marTop w:val="0"/>
          <w:marBottom w:val="0"/>
          <w:divBdr>
            <w:top w:val="none" w:sz="0" w:space="0" w:color="auto"/>
            <w:left w:val="none" w:sz="0" w:space="0" w:color="auto"/>
            <w:bottom w:val="none" w:sz="0" w:space="0" w:color="auto"/>
            <w:right w:val="none" w:sz="0" w:space="0" w:color="auto"/>
          </w:divBdr>
        </w:div>
        <w:div w:id="1439761394">
          <w:marLeft w:val="640"/>
          <w:marRight w:val="0"/>
          <w:marTop w:val="0"/>
          <w:marBottom w:val="0"/>
          <w:divBdr>
            <w:top w:val="none" w:sz="0" w:space="0" w:color="auto"/>
            <w:left w:val="none" w:sz="0" w:space="0" w:color="auto"/>
            <w:bottom w:val="none" w:sz="0" w:space="0" w:color="auto"/>
            <w:right w:val="none" w:sz="0" w:space="0" w:color="auto"/>
          </w:divBdr>
        </w:div>
        <w:div w:id="1441141024">
          <w:marLeft w:val="640"/>
          <w:marRight w:val="0"/>
          <w:marTop w:val="0"/>
          <w:marBottom w:val="0"/>
          <w:divBdr>
            <w:top w:val="none" w:sz="0" w:space="0" w:color="auto"/>
            <w:left w:val="none" w:sz="0" w:space="0" w:color="auto"/>
            <w:bottom w:val="none" w:sz="0" w:space="0" w:color="auto"/>
            <w:right w:val="none" w:sz="0" w:space="0" w:color="auto"/>
          </w:divBdr>
        </w:div>
        <w:div w:id="1445419975">
          <w:marLeft w:val="640"/>
          <w:marRight w:val="0"/>
          <w:marTop w:val="0"/>
          <w:marBottom w:val="0"/>
          <w:divBdr>
            <w:top w:val="none" w:sz="0" w:space="0" w:color="auto"/>
            <w:left w:val="none" w:sz="0" w:space="0" w:color="auto"/>
            <w:bottom w:val="none" w:sz="0" w:space="0" w:color="auto"/>
            <w:right w:val="none" w:sz="0" w:space="0" w:color="auto"/>
          </w:divBdr>
        </w:div>
        <w:div w:id="1449818958">
          <w:marLeft w:val="640"/>
          <w:marRight w:val="0"/>
          <w:marTop w:val="0"/>
          <w:marBottom w:val="0"/>
          <w:divBdr>
            <w:top w:val="none" w:sz="0" w:space="0" w:color="auto"/>
            <w:left w:val="none" w:sz="0" w:space="0" w:color="auto"/>
            <w:bottom w:val="none" w:sz="0" w:space="0" w:color="auto"/>
            <w:right w:val="none" w:sz="0" w:space="0" w:color="auto"/>
          </w:divBdr>
        </w:div>
        <w:div w:id="1479180032">
          <w:marLeft w:val="640"/>
          <w:marRight w:val="0"/>
          <w:marTop w:val="0"/>
          <w:marBottom w:val="0"/>
          <w:divBdr>
            <w:top w:val="none" w:sz="0" w:space="0" w:color="auto"/>
            <w:left w:val="none" w:sz="0" w:space="0" w:color="auto"/>
            <w:bottom w:val="none" w:sz="0" w:space="0" w:color="auto"/>
            <w:right w:val="none" w:sz="0" w:space="0" w:color="auto"/>
          </w:divBdr>
        </w:div>
        <w:div w:id="1516458252">
          <w:marLeft w:val="640"/>
          <w:marRight w:val="0"/>
          <w:marTop w:val="0"/>
          <w:marBottom w:val="0"/>
          <w:divBdr>
            <w:top w:val="none" w:sz="0" w:space="0" w:color="auto"/>
            <w:left w:val="none" w:sz="0" w:space="0" w:color="auto"/>
            <w:bottom w:val="none" w:sz="0" w:space="0" w:color="auto"/>
            <w:right w:val="none" w:sz="0" w:space="0" w:color="auto"/>
          </w:divBdr>
        </w:div>
        <w:div w:id="1557357776">
          <w:marLeft w:val="640"/>
          <w:marRight w:val="0"/>
          <w:marTop w:val="0"/>
          <w:marBottom w:val="0"/>
          <w:divBdr>
            <w:top w:val="none" w:sz="0" w:space="0" w:color="auto"/>
            <w:left w:val="none" w:sz="0" w:space="0" w:color="auto"/>
            <w:bottom w:val="none" w:sz="0" w:space="0" w:color="auto"/>
            <w:right w:val="none" w:sz="0" w:space="0" w:color="auto"/>
          </w:divBdr>
        </w:div>
        <w:div w:id="1579172655">
          <w:marLeft w:val="640"/>
          <w:marRight w:val="0"/>
          <w:marTop w:val="0"/>
          <w:marBottom w:val="0"/>
          <w:divBdr>
            <w:top w:val="none" w:sz="0" w:space="0" w:color="auto"/>
            <w:left w:val="none" w:sz="0" w:space="0" w:color="auto"/>
            <w:bottom w:val="none" w:sz="0" w:space="0" w:color="auto"/>
            <w:right w:val="none" w:sz="0" w:space="0" w:color="auto"/>
          </w:divBdr>
        </w:div>
        <w:div w:id="1597136221">
          <w:marLeft w:val="640"/>
          <w:marRight w:val="0"/>
          <w:marTop w:val="0"/>
          <w:marBottom w:val="0"/>
          <w:divBdr>
            <w:top w:val="none" w:sz="0" w:space="0" w:color="auto"/>
            <w:left w:val="none" w:sz="0" w:space="0" w:color="auto"/>
            <w:bottom w:val="none" w:sz="0" w:space="0" w:color="auto"/>
            <w:right w:val="none" w:sz="0" w:space="0" w:color="auto"/>
          </w:divBdr>
        </w:div>
        <w:div w:id="1620988837">
          <w:marLeft w:val="640"/>
          <w:marRight w:val="0"/>
          <w:marTop w:val="0"/>
          <w:marBottom w:val="0"/>
          <w:divBdr>
            <w:top w:val="none" w:sz="0" w:space="0" w:color="auto"/>
            <w:left w:val="none" w:sz="0" w:space="0" w:color="auto"/>
            <w:bottom w:val="none" w:sz="0" w:space="0" w:color="auto"/>
            <w:right w:val="none" w:sz="0" w:space="0" w:color="auto"/>
          </w:divBdr>
        </w:div>
        <w:div w:id="1660621547">
          <w:marLeft w:val="640"/>
          <w:marRight w:val="0"/>
          <w:marTop w:val="0"/>
          <w:marBottom w:val="0"/>
          <w:divBdr>
            <w:top w:val="none" w:sz="0" w:space="0" w:color="auto"/>
            <w:left w:val="none" w:sz="0" w:space="0" w:color="auto"/>
            <w:bottom w:val="none" w:sz="0" w:space="0" w:color="auto"/>
            <w:right w:val="none" w:sz="0" w:space="0" w:color="auto"/>
          </w:divBdr>
        </w:div>
        <w:div w:id="1683243251">
          <w:marLeft w:val="640"/>
          <w:marRight w:val="0"/>
          <w:marTop w:val="0"/>
          <w:marBottom w:val="0"/>
          <w:divBdr>
            <w:top w:val="none" w:sz="0" w:space="0" w:color="auto"/>
            <w:left w:val="none" w:sz="0" w:space="0" w:color="auto"/>
            <w:bottom w:val="none" w:sz="0" w:space="0" w:color="auto"/>
            <w:right w:val="none" w:sz="0" w:space="0" w:color="auto"/>
          </w:divBdr>
        </w:div>
        <w:div w:id="1694069681">
          <w:marLeft w:val="640"/>
          <w:marRight w:val="0"/>
          <w:marTop w:val="0"/>
          <w:marBottom w:val="0"/>
          <w:divBdr>
            <w:top w:val="none" w:sz="0" w:space="0" w:color="auto"/>
            <w:left w:val="none" w:sz="0" w:space="0" w:color="auto"/>
            <w:bottom w:val="none" w:sz="0" w:space="0" w:color="auto"/>
            <w:right w:val="none" w:sz="0" w:space="0" w:color="auto"/>
          </w:divBdr>
        </w:div>
        <w:div w:id="1720780832">
          <w:marLeft w:val="640"/>
          <w:marRight w:val="0"/>
          <w:marTop w:val="0"/>
          <w:marBottom w:val="0"/>
          <w:divBdr>
            <w:top w:val="none" w:sz="0" w:space="0" w:color="auto"/>
            <w:left w:val="none" w:sz="0" w:space="0" w:color="auto"/>
            <w:bottom w:val="none" w:sz="0" w:space="0" w:color="auto"/>
            <w:right w:val="none" w:sz="0" w:space="0" w:color="auto"/>
          </w:divBdr>
        </w:div>
        <w:div w:id="1731296807">
          <w:marLeft w:val="640"/>
          <w:marRight w:val="0"/>
          <w:marTop w:val="0"/>
          <w:marBottom w:val="0"/>
          <w:divBdr>
            <w:top w:val="none" w:sz="0" w:space="0" w:color="auto"/>
            <w:left w:val="none" w:sz="0" w:space="0" w:color="auto"/>
            <w:bottom w:val="none" w:sz="0" w:space="0" w:color="auto"/>
            <w:right w:val="none" w:sz="0" w:space="0" w:color="auto"/>
          </w:divBdr>
        </w:div>
        <w:div w:id="1794789131">
          <w:marLeft w:val="640"/>
          <w:marRight w:val="0"/>
          <w:marTop w:val="0"/>
          <w:marBottom w:val="0"/>
          <w:divBdr>
            <w:top w:val="none" w:sz="0" w:space="0" w:color="auto"/>
            <w:left w:val="none" w:sz="0" w:space="0" w:color="auto"/>
            <w:bottom w:val="none" w:sz="0" w:space="0" w:color="auto"/>
            <w:right w:val="none" w:sz="0" w:space="0" w:color="auto"/>
          </w:divBdr>
        </w:div>
        <w:div w:id="1794906506">
          <w:marLeft w:val="640"/>
          <w:marRight w:val="0"/>
          <w:marTop w:val="0"/>
          <w:marBottom w:val="0"/>
          <w:divBdr>
            <w:top w:val="none" w:sz="0" w:space="0" w:color="auto"/>
            <w:left w:val="none" w:sz="0" w:space="0" w:color="auto"/>
            <w:bottom w:val="none" w:sz="0" w:space="0" w:color="auto"/>
            <w:right w:val="none" w:sz="0" w:space="0" w:color="auto"/>
          </w:divBdr>
        </w:div>
        <w:div w:id="1820031866">
          <w:marLeft w:val="640"/>
          <w:marRight w:val="0"/>
          <w:marTop w:val="0"/>
          <w:marBottom w:val="0"/>
          <w:divBdr>
            <w:top w:val="none" w:sz="0" w:space="0" w:color="auto"/>
            <w:left w:val="none" w:sz="0" w:space="0" w:color="auto"/>
            <w:bottom w:val="none" w:sz="0" w:space="0" w:color="auto"/>
            <w:right w:val="none" w:sz="0" w:space="0" w:color="auto"/>
          </w:divBdr>
        </w:div>
        <w:div w:id="1822234784">
          <w:marLeft w:val="640"/>
          <w:marRight w:val="0"/>
          <w:marTop w:val="0"/>
          <w:marBottom w:val="0"/>
          <w:divBdr>
            <w:top w:val="none" w:sz="0" w:space="0" w:color="auto"/>
            <w:left w:val="none" w:sz="0" w:space="0" w:color="auto"/>
            <w:bottom w:val="none" w:sz="0" w:space="0" w:color="auto"/>
            <w:right w:val="none" w:sz="0" w:space="0" w:color="auto"/>
          </w:divBdr>
        </w:div>
        <w:div w:id="1843548418">
          <w:marLeft w:val="640"/>
          <w:marRight w:val="0"/>
          <w:marTop w:val="0"/>
          <w:marBottom w:val="0"/>
          <w:divBdr>
            <w:top w:val="none" w:sz="0" w:space="0" w:color="auto"/>
            <w:left w:val="none" w:sz="0" w:space="0" w:color="auto"/>
            <w:bottom w:val="none" w:sz="0" w:space="0" w:color="auto"/>
            <w:right w:val="none" w:sz="0" w:space="0" w:color="auto"/>
          </w:divBdr>
        </w:div>
        <w:div w:id="1845242041">
          <w:marLeft w:val="640"/>
          <w:marRight w:val="0"/>
          <w:marTop w:val="0"/>
          <w:marBottom w:val="0"/>
          <w:divBdr>
            <w:top w:val="none" w:sz="0" w:space="0" w:color="auto"/>
            <w:left w:val="none" w:sz="0" w:space="0" w:color="auto"/>
            <w:bottom w:val="none" w:sz="0" w:space="0" w:color="auto"/>
            <w:right w:val="none" w:sz="0" w:space="0" w:color="auto"/>
          </w:divBdr>
        </w:div>
        <w:div w:id="1861622078">
          <w:marLeft w:val="640"/>
          <w:marRight w:val="0"/>
          <w:marTop w:val="0"/>
          <w:marBottom w:val="0"/>
          <w:divBdr>
            <w:top w:val="none" w:sz="0" w:space="0" w:color="auto"/>
            <w:left w:val="none" w:sz="0" w:space="0" w:color="auto"/>
            <w:bottom w:val="none" w:sz="0" w:space="0" w:color="auto"/>
            <w:right w:val="none" w:sz="0" w:space="0" w:color="auto"/>
          </w:divBdr>
        </w:div>
        <w:div w:id="1874033098">
          <w:marLeft w:val="640"/>
          <w:marRight w:val="0"/>
          <w:marTop w:val="0"/>
          <w:marBottom w:val="0"/>
          <w:divBdr>
            <w:top w:val="none" w:sz="0" w:space="0" w:color="auto"/>
            <w:left w:val="none" w:sz="0" w:space="0" w:color="auto"/>
            <w:bottom w:val="none" w:sz="0" w:space="0" w:color="auto"/>
            <w:right w:val="none" w:sz="0" w:space="0" w:color="auto"/>
          </w:divBdr>
        </w:div>
        <w:div w:id="1874612529">
          <w:marLeft w:val="640"/>
          <w:marRight w:val="0"/>
          <w:marTop w:val="0"/>
          <w:marBottom w:val="0"/>
          <w:divBdr>
            <w:top w:val="none" w:sz="0" w:space="0" w:color="auto"/>
            <w:left w:val="none" w:sz="0" w:space="0" w:color="auto"/>
            <w:bottom w:val="none" w:sz="0" w:space="0" w:color="auto"/>
            <w:right w:val="none" w:sz="0" w:space="0" w:color="auto"/>
          </w:divBdr>
        </w:div>
        <w:div w:id="1902324216">
          <w:marLeft w:val="640"/>
          <w:marRight w:val="0"/>
          <w:marTop w:val="0"/>
          <w:marBottom w:val="0"/>
          <w:divBdr>
            <w:top w:val="none" w:sz="0" w:space="0" w:color="auto"/>
            <w:left w:val="none" w:sz="0" w:space="0" w:color="auto"/>
            <w:bottom w:val="none" w:sz="0" w:space="0" w:color="auto"/>
            <w:right w:val="none" w:sz="0" w:space="0" w:color="auto"/>
          </w:divBdr>
        </w:div>
        <w:div w:id="1928491206">
          <w:marLeft w:val="640"/>
          <w:marRight w:val="0"/>
          <w:marTop w:val="0"/>
          <w:marBottom w:val="0"/>
          <w:divBdr>
            <w:top w:val="none" w:sz="0" w:space="0" w:color="auto"/>
            <w:left w:val="none" w:sz="0" w:space="0" w:color="auto"/>
            <w:bottom w:val="none" w:sz="0" w:space="0" w:color="auto"/>
            <w:right w:val="none" w:sz="0" w:space="0" w:color="auto"/>
          </w:divBdr>
        </w:div>
        <w:div w:id="1942183360">
          <w:marLeft w:val="640"/>
          <w:marRight w:val="0"/>
          <w:marTop w:val="0"/>
          <w:marBottom w:val="0"/>
          <w:divBdr>
            <w:top w:val="none" w:sz="0" w:space="0" w:color="auto"/>
            <w:left w:val="none" w:sz="0" w:space="0" w:color="auto"/>
            <w:bottom w:val="none" w:sz="0" w:space="0" w:color="auto"/>
            <w:right w:val="none" w:sz="0" w:space="0" w:color="auto"/>
          </w:divBdr>
        </w:div>
        <w:div w:id="1952858268">
          <w:marLeft w:val="640"/>
          <w:marRight w:val="0"/>
          <w:marTop w:val="0"/>
          <w:marBottom w:val="0"/>
          <w:divBdr>
            <w:top w:val="none" w:sz="0" w:space="0" w:color="auto"/>
            <w:left w:val="none" w:sz="0" w:space="0" w:color="auto"/>
            <w:bottom w:val="none" w:sz="0" w:space="0" w:color="auto"/>
            <w:right w:val="none" w:sz="0" w:space="0" w:color="auto"/>
          </w:divBdr>
        </w:div>
        <w:div w:id="1959067914">
          <w:marLeft w:val="640"/>
          <w:marRight w:val="0"/>
          <w:marTop w:val="0"/>
          <w:marBottom w:val="0"/>
          <w:divBdr>
            <w:top w:val="none" w:sz="0" w:space="0" w:color="auto"/>
            <w:left w:val="none" w:sz="0" w:space="0" w:color="auto"/>
            <w:bottom w:val="none" w:sz="0" w:space="0" w:color="auto"/>
            <w:right w:val="none" w:sz="0" w:space="0" w:color="auto"/>
          </w:divBdr>
        </w:div>
        <w:div w:id="2112235778">
          <w:marLeft w:val="640"/>
          <w:marRight w:val="0"/>
          <w:marTop w:val="0"/>
          <w:marBottom w:val="0"/>
          <w:divBdr>
            <w:top w:val="none" w:sz="0" w:space="0" w:color="auto"/>
            <w:left w:val="none" w:sz="0" w:space="0" w:color="auto"/>
            <w:bottom w:val="none" w:sz="0" w:space="0" w:color="auto"/>
            <w:right w:val="none" w:sz="0" w:space="0" w:color="auto"/>
          </w:divBdr>
        </w:div>
        <w:div w:id="2137404551">
          <w:marLeft w:val="640"/>
          <w:marRight w:val="0"/>
          <w:marTop w:val="0"/>
          <w:marBottom w:val="0"/>
          <w:divBdr>
            <w:top w:val="none" w:sz="0" w:space="0" w:color="auto"/>
            <w:left w:val="none" w:sz="0" w:space="0" w:color="auto"/>
            <w:bottom w:val="none" w:sz="0" w:space="0" w:color="auto"/>
            <w:right w:val="none" w:sz="0" w:space="0" w:color="auto"/>
          </w:divBdr>
        </w:div>
        <w:div w:id="2144421134">
          <w:marLeft w:val="640"/>
          <w:marRight w:val="0"/>
          <w:marTop w:val="0"/>
          <w:marBottom w:val="0"/>
          <w:divBdr>
            <w:top w:val="none" w:sz="0" w:space="0" w:color="auto"/>
            <w:left w:val="none" w:sz="0" w:space="0" w:color="auto"/>
            <w:bottom w:val="none" w:sz="0" w:space="0" w:color="auto"/>
            <w:right w:val="none" w:sz="0" w:space="0" w:color="auto"/>
          </w:divBdr>
        </w:div>
      </w:divsChild>
    </w:div>
    <w:div w:id="1210457933">
      <w:bodyDiv w:val="1"/>
      <w:marLeft w:val="0"/>
      <w:marRight w:val="0"/>
      <w:marTop w:val="0"/>
      <w:marBottom w:val="0"/>
      <w:divBdr>
        <w:top w:val="none" w:sz="0" w:space="0" w:color="auto"/>
        <w:left w:val="none" w:sz="0" w:space="0" w:color="auto"/>
        <w:bottom w:val="none" w:sz="0" w:space="0" w:color="auto"/>
        <w:right w:val="none" w:sz="0" w:space="0" w:color="auto"/>
      </w:divBdr>
      <w:divsChild>
        <w:div w:id="50085455">
          <w:marLeft w:val="640"/>
          <w:marRight w:val="0"/>
          <w:marTop w:val="0"/>
          <w:marBottom w:val="0"/>
          <w:divBdr>
            <w:top w:val="none" w:sz="0" w:space="0" w:color="auto"/>
            <w:left w:val="none" w:sz="0" w:space="0" w:color="auto"/>
            <w:bottom w:val="none" w:sz="0" w:space="0" w:color="auto"/>
            <w:right w:val="none" w:sz="0" w:space="0" w:color="auto"/>
          </w:divBdr>
        </w:div>
        <w:div w:id="56325156">
          <w:marLeft w:val="640"/>
          <w:marRight w:val="0"/>
          <w:marTop w:val="0"/>
          <w:marBottom w:val="0"/>
          <w:divBdr>
            <w:top w:val="none" w:sz="0" w:space="0" w:color="auto"/>
            <w:left w:val="none" w:sz="0" w:space="0" w:color="auto"/>
            <w:bottom w:val="none" w:sz="0" w:space="0" w:color="auto"/>
            <w:right w:val="none" w:sz="0" w:space="0" w:color="auto"/>
          </w:divBdr>
        </w:div>
        <w:div w:id="102461486">
          <w:marLeft w:val="640"/>
          <w:marRight w:val="0"/>
          <w:marTop w:val="0"/>
          <w:marBottom w:val="0"/>
          <w:divBdr>
            <w:top w:val="none" w:sz="0" w:space="0" w:color="auto"/>
            <w:left w:val="none" w:sz="0" w:space="0" w:color="auto"/>
            <w:bottom w:val="none" w:sz="0" w:space="0" w:color="auto"/>
            <w:right w:val="none" w:sz="0" w:space="0" w:color="auto"/>
          </w:divBdr>
        </w:div>
        <w:div w:id="108865008">
          <w:marLeft w:val="640"/>
          <w:marRight w:val="0"/>
          <w:marTop w:val="0"/>
          <w:marBottom w:val="0"/>
          <w:divBdr>
            <w:top w:val="none" w:sz="0" w:space="0" w:color="auto"/>
            <w:left w:val="none" w:sz="0" w:space="0" w:color="auto"/>
            <w:bottom w:val="none" w:sz="0" w:space="0" w:color="auto"/>
            <w:right w:val="none" w:sz="0" w:space="0" w:color="auto"/>
          </w:divBdr>
        </w:div>
        <w:div w:id="124784820">
          <w:marLeft w:val="640"/>
          <w:marRight w:val="0"/>
          <w:marTop w:val="0"/>
          <w:marBottom w:val="0"/>
          <w:divBdr>
            <w:top w:val="none" w:sz="0" w:space="0" w:color="auto"/>
            <w:left w:val="none" w:sz="0" w:space="0" w:color="auto"/>
            <w:bottom w:val="none" w:sz="0" w:space="0" w:color="auto"/>
            <w:right w:val="none" w:sz="0" w:space="0" w:color="auto"/>
          </w:divBdr>
        </w:div>
        <w:div w:id="218516635">
          <w:marLeft w:val="640"/>
          <w:marRight w:val="0"/>
          <w:marTop w:val="0"/>
          <w:marBottom w:val="0"/>
          <w:divBdr>
            <w:top w:val="none" w:sz="0" w:space="0" w:color="auto"/>
            <w:left w:val="none" w:sz="0" w:space="0" w:color="auto"/>
            <w:bottom w:val="none" w:sz="0" w:space="0" w:color="auto"/>
            <w:right w:val="none" w:sz="0" w:space="0" w:color="auto"/>
          </w:divBdr>
        </w:div>
        <w:div w:id="253587639">
          <w:marLeft w:val="640"/>
          <w:marRight w:val="0"/>
          <w:marTop w:val="0"/>
          <w:marBottom w:val="0"/>
          <w:divBdr>
            <w:top w:val="none" w:sz="0" w:space="0" w:color="auto"/>
            <w:left w:val="none" w:sz="0" w:space="0" w:color="auto"/>
            <w:bottom w:val="none" w:sz="0" w:space="0" w:color="auto"/>
            <w:right w:val="none" w:sz="0" w:space="0" w:color="auto"/>
          </w:divBdr>
        </w:div>
        <w:div w:id="261959993">
          <w:marLeft w:val="640"/>
          <w:marRight w:val="0"/>
          <w:marTop w:val="0"/>
          <w:marBottom w:val="0"/>
          <w:divBdr>
            <w:top w:val="none" w:sz="0" w:space="0" w:color="auto"/>
            <w:left w:val="none" w:sz="0" w:space="0" w:color="auto"/>
            <w:bottom w:val="none" w:sz="0" w:space="0" w:color="auto"/>
            <w:right w:val="none" w:sz="0" w:space="0" w:color="auto"/>
          </w:divBdr>
        </w:div>
        <w:div w:id="299389160">
          <w:marLeft w:val="640"/>
          <w:marRight w:val="0"/>
          <w:marTop w:val="0"/>
          <w:marBottom w:val="0"/>
          <w:divBdr>
            <w:top w:val="none" w:sz="0" w:space="0" w:color="auto"/>
            <w:left w:val="none" w:sz="0" w:space="0" w:color="auto"/>
            <w:bottom w:val="none" w:sz="0" w:space="0" w:color="auto"/>
            <w:right w:val="none" w:sz="0" w:space="0" w:color="auto"/>
          </w:divBdr>
        </w:div>
        <w:div w:id="307903914">
          <w:marLeft w:val="640"/>
          <w:marRight w:val="0"/>
          <w:marTop w:val="0"/>
          <w:marBottom w:val="0"/>
          <w:divBdr>
            <w:top w:val="none" w:sz="0" w:space="0" w:color="auto"/>
            <w:left w:val="none" w:sz="0" w:space="0" w:color="auto"/>
            <w:bottom w:val="none" w:sz="0" w:space="0" w:color="auto"/>
            <w:right w:val="none" w:sz="0" w:space="0" w:color="auto"/>
          </w:divBdr>
        </w:div>
        <w:div w:id="331838423">
          <w:marLeft w:val="640"/>
          <w:marRight w:val="0"/>
          <w:marTop w:val="0"/>
          <w:marBottom w:val="0"/>
          <w:divBdr>
            <w:top w:val="none" w:sz="0" w:space="0" w:color="auto"/>
            <w:left w:val="none" w:sz="0" w:space="0" w:color="auto"/>
            <w:bottom w:val="none" w:sz="0" w:space="0" w:color="auto"/>
            <w:right w:val="none" w:sz="0" w:space="0" w:color="auto"/>
          </w:divBdr>
        </w:div>
        <w:div w:id="379205925">
          <w:marLeft w:val="640"/>
          <w:marRight w:val="0"/>
          <w:marTop w:val="0"/>
          <w:marBottom w:val="0"/>
          <w:divBdr>
            <w:top w:val="none" w:sz="0" w:space="0" w:color="auto"/>
            <w:left w:val="none" w:sz="0" w:space="0" w:color="auto"/>
            <w:bottom w:val="none" w:sz="0" w:space="0" w:color="auto"/>
            <w:right w:val="none" w:sz="0" w:space="0" w:color="auto"/>
          </w:divBdr>
        </w:div>
        <w:div w:id="388648852">
          <w:marLeft w:val="640"/>
          <w:marRight w:val="0"/>
          <w:marTop w:val="0"/>
          <w:marBottom w:val="0"/>
          <w:divBdr>
            <w:top w:val="none" w:sz="0" w:space="0" w:color="auto"/>
            <w:left w:val="none" w:sz="0" w:space="0" w:color="auto"/>
            <w:bottom w:val="none" w:sz="0" w:space="0" w:color="auto"/>
            <w:right w:val="none" w:sz="0" w:space="0" w:color="auto"/>
          </w:divBdr>
        </w:div>
        <w:div w:id="391923513">
          <w:marLeft w:val="640"/>
          <w:marRight w:val="0"/>
          <w:marTop w:val="0"/>
          <w:marBottom w:val="0"/>
          <w:divBdr>
            <w:top w:val="none" w:sz="0" w:space="0" w:color="auto"/>
            <w:left w:val="none" w:sz="0" w:space="0" w:color="auto"/>
            <w:bottom w:val="none" w:sz="0" w:space="0" w:color="auto"/>
            <w:right w:val="none" w:sz="0" w:space="0" w:color="auto"/>
          </w:divBdr>
        </w:div>
        <w:div w:id="394547792">
          <w:marLeft w:val="640"/>
          <w:marRight w:val="0"/>
          <w:marTop w:val="0"/>
          <w:marBottom w:val="0"/>
          <w:divBdr>
            <w:top w:val="none" w:sz="0" w:space="0" w:color="auto"/>
            <w:left w:val="none" w:sz="0" w:space="0" w:color="auto"/>
            <w:bottom w:val="none" w:sz="0" w:space="0" w:color="auto"/>
            <w:right w:val="none" w:sz="0" w:space="0" w:color="auto"/>
          </w:divBdr>
        </w:div>
        <w:div w:id="403530592">
          <w:marLeft w:val="640"/>
          <w:marRight w:val="0"/>
          <w:marTop w:val="0"/>
          <w:marBottom w:val="0"/>
          <w:divBdr>
            <w:top w:val="none" w:sz="0" w:space="0" w:color="auto"/>
            <w:left w:val="none" w:sz="0" w:space="0" w:color="auto"/>
            <w:bottom w:val="none" w:sz="0" w:space="0" w:color="auto"/>
            <w:right w:val="none" w:sz="0" w:space="0" w:color="auto"/>
          </w:divBdr>
        </w:div>
        <w:div w:id="406079048">
          <w:marLeft w:val="640"/>
          <w:marRight w:val="0"/>
          <w:marTop w:val="0"/>
          <w:marBottom w:val="0"/>
          <w:divBdr>
            <w:top w:val="none" w:sz="0" w:space="0" w:color="auto"/>
            <w:left w:val="none" w:sz="0" w:space="0" w:color="auto"/>
            <w:bottom w:val="none" w:sz="0" w:space="0" w:color="auto"/>
            <w:right w:val="none" w:sz="0" w:space="0" w:color="auto"/>
          </w:divBdr>
        </w:div>
        <w:div w:id="412363231">
          <w:marLeft w:val="640"/>
          <w:marRight w:val="0"/>
          <w:marTop w:val="0"/>
          <w:marBottom w:val="0"/>
          <w:divBdr>
            <w:top w:val="none" w:sz="0" w:space="0" w:color="auto"/>
            <w:left w:val="none" w:sz="0" w:space="0" w:color="auto"/>
            <w:bottom w:val="none" w:sz="0" w:space="0" w:color="auto"/>
            <w:right w:val="none" w:sz="0" w:space="0" w:color="auto"/>
          </w:divBdr>
        </w:div>
        <w:div w:id="451947654">
          <w:marLeft w:val="640"/>
          <w:marRight w:val="0"/>
          <w:marTop w:val="0"/>
          <w:marBottom w:val="0"/>
          <w:divBdr>
            <w:top w:val="none" w:sz="0" w:space="0" w:color="auto"/>
            <w:left w:val="none" w:sz="0" w:space="0" w:color="auto"/>
            <w:bottom w:val="none" w:sz="0" w:space="0" w:color="auto"/>
            <w:right w:val="none" w:sz="0" w:space="0" w:color="auto"/>
          </w:divBdr>
        </w:div>
        <w:div w:id="459542847">
          <w:marLeft w:val="640"/>
          <w:marRight w:val="0"/>
          <w:marTop w:val="0"/>
          <w:marBottom w:val="0"/>
          <w:divBdr>
            <w:top w:val="none" w:sz="0" w:space="0" w:color="auto"/>
            <w:left w:val="none" w:sz="0" w:space="0" w:color="auto"/>
            <w:bottom w:val="none" w:sz="0" w:space="0" w:color="auto"/>
            <w:right w:val="none" w:sz="0" w:space="0" w:color="auto"/>
          </w:divBdr>
        </w:div>
        <w:div w:id="460391414">
          <w:marLeft w:val="640"/>
          <w:marRight w:val="0"/>
          <w:marTop w:val="0"/>
          <w:marBottom w:val="0"/>
          <w:divBdr>
            <w:top w:val="none" w:sz="0" w:space="0" w:color="auto"/>
            <w:left w:val="none" w:sz="0" w:space="0" w:color="auto"/>
            <w:bottom w:val="none" w:sz="0" w:space="0" w:color="auto"/>
            <w:right w:val="none" w:sz="0" w:space="0" w:color="auto"/>
          </w:divBdr>
        </w:div>
        <w:div w:id="492455206">
          <w:marLeft w:val="640"/>
          <w:marRight w:val="0"/>
          <w:marTop w:val="0"/>
          <w:marBottom w:val="0"/>
          <w:divBdr>
            <w:top w:val="none" w:sz="0" w:space="0" w:color="auto"/>
            <w:left w:val="none" w:sz="0" w:space="0" w:color="auto"/>
            <w:bottom w:val="none" w:sz="0" w:space="0" w:color="auto"/>
            <w:right w:val="none" w:sz="0" w:space="0" w:color="auto"/>
          </w:divBdr>
        </w:div>
        <w:div w:id="527717402">
          <w:marLeft w:val="640"/>
          <w:marRight w:val="0"/>
          <w:marTop w:val="0"/>
          <w:marBottom w:val="0"/>
          <w:divBdr>
            <w:top w:val="none" w:sz="0" w:space="0" w:color="auto"/>
            <w:left w:val="none" w:sz="0" w:space="0" w:color="auto"/>
            <w:bottom w:val="none" w:sz="0" w:space="0" w:color="auto"/>
            <w:right w:val="none" w:sz="0" w:space="0" w:color="auto"/>
          </w:divBdr>
        </w:div>
        <w:div w:id="533494469">
          <w:marLeft w:val="640"/>
          <w:marRight w:val="0"/>
          <w:marTop w:val="0"/>
          <w:marBottom w:val="0"/>
          <w:divBdr>
            <w:top w:val="none" w:sz="0" w:space="0" w:color="auto"/>
            <w:left w:val="none" w:sz="0" w:space="0" w:color="auto"/>
            <w:bottom w:val="none" w:sz="0" w:space="0" w:color="auto"/>
            <w:right w:val="none" w:sz="0" w:space="0" w:color="auto"/>
          </w:divBdr>
        </w:div>
        <w:div w:id="558902622">
          <w:marLeft w:val="640"/>
          <w:marRight w:val="0"/>
          <w:marTop w:val="0"/>
          <w:marBottom w:val="0"/>
          <w:divBdr>
            <w:top w:val="none" w:sz="0" w:space="0" w:color="auto"/>
            <w:left w:val="none" w:sz="0" w:space="0" w:color="auto"/>
            <w:bottom w:val="none" w:sz="0" w:space="0" w:color="auto"/>
            <w:right w:val="none" w:sz="0" w:space="0" w:color="auto"/>
          </w:divBdr>
        </w:div>
        <w:div w:id="585069170">
          <w:marLeft w:val="640"/>
          <w:marRight w:val="0"/>
          <w:marTop w:val="0"/>
          <w:marBottom w:val="0"/>
          <w:divBdr>
            <w:top w:val="none" w:sz="0" w:space="0" w:color="auto"/>
            <w:left w:val="none" w:sz="0" w:space="0" w:color="auto"/>
            <w:bottom w:val="none" w:sz="0" w:space="0" w:color="auto"/>
            <w:right w:val="none" w:sz="0" w:space="0" w:color="auto"/>
          </w:divBdr>
        </w:div>
        <w:div w:id="592275443">
          <w:marLeft w:val="640"/>
          <w:marRight w:val="0"/>
          <w:marTop w:val="0"/>
          <w:marBottom w:val="0"/>
          <w:divBdr>
            <w:top w:val="none" w:sz="0" w:space="0" w:color="auto"/>
            <w:left w:val="none" w:sz="0" w:space="0" w:color="auto"/>
            <w:bottom w:val="none" w:sz="0" w:space="0" w:color="auto"/>
            <w:right w:val="none" w:sz="0" w:space="0" w:color="auto"/>
          </w:divBdr>
        </w:div>
        <w:div w:id="602422540">
          <w:marLeft w:val="640"/>
          <w:marRight w:val="0"/>
          <w:marTop w:val="0"/>
          <w:marBottom w:val="0"/>
          <w:divBdr>
            <w:top w:val="none" w:sz="0" w:space="0" w:color="auto"/>
            <w:left w:val="none" w:sz="0" w:space="0" w:color="auto"/>
            <w:bottom w:val="none" w:sz="0" w:space="0" w:color="auto"/>
            <w:right w:val="none" w:sz="0" w:space="0" w:color="auto"/>
          </w:divBdr>
        </w:div>
        <w:div w:id="613637989">
          <w:marLeft w:val="640"/>
          <w:marRight w:val="0"/>
          <w:marTop w:val="0"/>
          <w:marBottom w:val="0"/>
          <w:divBdr>
            <w:top w:val="none" w:sz="0" w:space="0" w:color="auto"/>
            <w:left w:val="none" w:sz="0" w:space="0" w:color="auto"/>
            <w:bottom w:val="none" w:sz="0" w:space="0" w:color="auto"/>
            <w:right w:val="none" w:sz="0" w:space="0" w:color="auto"/>
          </w:divBdr>
        </w:div>
        <w:div w:id="641889782">
          <w:marLeft w:val="640"/>
          <w:marRight w:val="0"/>
          <w:marTop w:val="0"/>
          <w:marBottom w:val="0"/>
          <w:divBdr>
            <w:top w:val="none" w:sz="0" w:space="0" w:color="auto"/>
            <w:left w:val="none" w:sz="0" w:space="0" w:color="auto"/>
            <w:bottom w:val="none" w:sz="0" w:space="0" w:color="auto"/>
            <w:right w:val="none" w:sz="0" w:space="0" w:color="auto"/>
          </w:divBdr>
        </w:div>
        <w:div w:id="688025148">
          <w:marLeft w:val="640"/>
          <w:marRight w:val="0"/>
          <w:marTop w:val="0"/>
          <w:marBottom w:val="0"/>
          <w:divBdr>
            <w:top w:val="none" w:sz="0" w:space="0" w:color="auto"/>
            <w:left w:val="none" w:sz="0" w:space="0" w:color="auto"/>
            <w:bottom w:val="none" w:sz="0" w:space="0" w:color="auto"/>
            <w:right w:val="none" w:sz="0" w:space="0" w:color="auto"/>
          </w:divBdr>
        </w:div>
        <w:div w:id="751589904">
          <w:marLeft w:val="640"/>
          <w:marRight w:val="0"/>
          <w:marTop w:val="0"/>
          <w:marBottom w:val="0"/>
          <w:divBdr>
            <w:top w:val="none" w:sz="0" w:space="0" w:color="auto"/>
            <w:left w:val="none" w:sz="0" w:space="0" w:color="auto"/>
            <w:bottom w:val="none" w:sz="0" w:space="0" w:color="auto"/>
            <w:right w:val="none" w:sz="0" w:space="0" w:color="auto"/>
          </w:divBdr>
        </w:div>
        <w:div w:id="754479962">
          <w:marLeft w:val="640"/>
          <w:marRight w:val="0"/>
          <w:marTop w:val="0"/>
          <w:marBottom w:val="0"/>
          <w:divBdr>
            <w:top w:val="none" w:sz="0" w:space="0" w:color="auto"/>
            <w:left w:val="none" w:sz="0" w:space="0" w:color="auto"/>
            <w:bottom w:val="none" w:sz="0" w:space="0" w:color="auto"/>
            <w:right w:val="none" w:sz="0" w:space="0" w:color="auto"/>
          </w:divBdr>
        </w:div>
        <w:div w:id="785122093">
          <w:marLeft w:val="640"/>
          <w:marRight w:val="0"/>
          <w:marTop w:val="0"/>
          <w:marBottom w:val="0"/>
          <w:divBdr>
            <w:top w:val="none" w:sz="0" w:space="0" w:color="auto"/>
            <w:left w:val="none" w:sz="0" w:space="0" w:color="auto"/>
            <w:bottom w:val="none" w:sz="0" w:space="0" w:color="auto"/>
            <w:right w:val="none" w:sz="0" w:space="0" w:color="auto"/>
          </w:divBdr>
        </w:div>
        <w:div w:id="831801110">
          <w:marLeft w:val="640"/>
          <w:marRight w:val="0"/>
          <w:marTop w:val="0"/>
          <w:marBottom w:val="0"/>
          <w:divBdr>
            <w:top w:val="none" w:sz="0" w:space="0" w:color="auto"/>
            <w:left w:val="none" w:sz="0" w:space="0" w:color="auto"/>
            <w:bottom w:val="none" w:sz="0" w:space="0" w:color="auto"/>
            <w:right w:val="none" w:sz="0" w:space="0" w:color="auto"/>
          </w:divBdr>
        </w:div>
        <w:div w:id="851601844">
          <w:marLeft w:val="640"/>
          <w:marRight w:val="0"/>
          <w:marTop w:val="0"/>
          <w:marBottom w:val="0"/>
          <w:divBdr>
            <w:top w:val="none" w:sz="0" w:space="0" w:color="auto"/>
            <w:left w:val="none" w:sz="0" w:space="0" w:color="auto"/>
            <w:bottom w:val="none" w:sz="0" w:space="0" w:color="auto"/>
            <w:right w:val="none" w:sz="0" w:space="0" w:color="auto"/>
          </w:divBdr>
        </w:div>
        <w:div w:id="881602095">
          <w:marLeft w:val="640"/>
          <w:marRight w:val="0"/>
          <w:marTop w:val="0"/>
          <w:marBottom w:val="0"/>
          <w:divBdr>
            <w:top w:val="none" w:sz="0" w:space="0" w:color="auto"/>
            <w:left w:val="none" w:sz="0" w:space="0" w:color="auto"/>
            <w:bottom w:val="none" w:sz="0" w:space="0" w:color="auto"/>
            <w:right w:val="none" w:sz="0" w:space="0" w:color="auto"/>
          </w:divBdr>
        </w:div>
        <w:div w:id="910312520">
          <w:marLeft w:val="640"/>
          <w:marRight w:val="0"/>
          <w:marTop w:val="0"/>
          <w:marBottom w:val="0"/>
          <w:divBdr>
            <w:top w:val="none" w:sz="0" w:space="0" w:color="auto"/>
            <w:left w:val="none" w:sz="0" w:space="0" w:color="auto"/>
            <w:bottom w:val="none" w:sz="0" w:space="0" w:color="auto"/>
            <w:right w:val="none" w:sz="0" w:space="0" w:color="auto"/>
          </w:divBdr>
        </w:div>
        <w:div w:id="924219448">
          <w:marLeft w:val="640"/>
          <w:marRight w:val="0"/>
          <w:marTop w:val="0"/>
          <w:marBottom w:val="0"/>
          <w:divBdr>
            <w:top w:val="none" w:sz="0" w:space="0" w:color="auto"/>
            <w:left w:val="none" w:sz="0" w:space="0" w:color="auto"/>
            <w:bottom w:val="none" w:sz="0" w:space="0" w:color="auto"/>
            <w:right w:val="none" w:sz="0" w:space="0" w:color="auto"/>
          </w:divBdr>
        </w:div>
        <w:div w:id="948659006">
          <w:marLeft w:val="640"/>
          <w:marRight w:val="0"/>
          <w:marTop w:val="0"/>
          <w:marBottom w:val="0"/>
          <w:divBdr>
            <w:top w:val="none" w:sz="0" w:space="0" w:color="auto"/>
            <w:left w:val="none" w:sz="0" w:space="0" w:color="auto"/>
            <w:bottom w:val="none" w:sz="0" w:space="0" w:color="auto"/>
            <w:right w:val="none" w:sz="0" w:space="0" w:color="auto"/>
          </w:divBdr>
        </w:div>
        <w:div w:id="976683009">
          <w:marLeft w:val="640"/>
          <w:marRight w:val="0"/>
          <w:marTop w:val="0"/>
          <w:marBottom w:val="0"/>
          <w:divBdr>
            <w:top w:val="none" w:sz="0" w:space="0" w:color="auto"/>
            <w:left w:val="none" w:sz="0" w:space="0" w:color="auto"/>
            <w:bottom w:val="none" w:sz="0" w:space="0" w:color="auto"/>
            <w:right w:val="none" w:sz="0" w:space="0" w:color="auto"/>
          </w:divBdr>
        </w:div>
        <w:div w:id="994841287">
          <w:marLeft w:val="640"/>
          <w:marRight w:val="0"/>
          <w:marTop w:val="0"/>
          <w:marBottom w:val="0"/>
          <w:divBdr>
            <w:top w:val="none" w:sz="0" w:space="0" w:color="auto"/>
            <w:left w:val="none" w:sz="0" w:space="0" w:color="auto"/>
            <w:bottom w:val="none" w:sz="0" w:space="0" w:color="auto"/>
            <w:right w:val="none" w:sz="0" w:space="0" w:color="auto"/>
          </w:divBdr>
        </w:div>
        <w:div w:id="1016270818">
          <w:marLeft w:val="640"/>
          <w:marRight w:val="0"/>
          <w:marTop w:val="0"/>
          <w:marBottom w:val="0"/>
          <w:divBdr>
            <w:top w:val="none" w:sz="0" w:space="0" w:color="auto"/>
            <w:left w:val="none" w:sz="0" w:space="0" w:color="auto"/>
            <w:bottom w:val="none" w:sz="0" w:space="0" w:color="auto"/>
            <w:right w:val="none" w:sz="0" w:space="0" w:color="auto"/>
          </w:divBdr>
        </w:div>
        <w:div w:id="1031608469">
          <w:marLeft w:val="640"/>
          <w:marRight w:val="0"/>
          <w:marTop w:val="0"/>
          <w:marBottom w:val="0"/>
          <w:divBdr>
            <w:top w:val="none" w:sz="0" w:space="0" w:color="auto"/>
            <w:left w:val="none" w:sz="0" w:space="0" w:color="auto"/>
            <w:bottom w:val="none" w:sz="0" w:space="0" w:color="auto"/>
            <w:right w:val="none" w:sz="0" w:space="0" w:color="auto"/>
          </w:divBdr>
        </w:div>
        <w:div w:id="1037388768">
          <w:marLeft w:val="640"/>
          <w:marRight w:val="0"/>
          <w:marTop w:val="0"/>
          <w:marBottom w:val="0"/>
          <w:divBdr>
            <w:top w:val="none" w:sz="0" w:space="0" w:color="auto"/>
            <w:left w:val="none" w:sz="0" w:space="0" w:color="auto"/>
            <w:bottom w:val="none" w:sz="0" w:space="0" w:color="auto"/>
            <w:right w:val="none" w:sz="0" w:space="0" w:color="auto"/>
          </w:divBdr>
        </w:div>
        <w:div w:id="1078861888">
          <w:marLeft w:val="640"/>
          <w:marRight w:val="0"/>
          <w:marTop w:val="0"/>
          <w:marBottom w:val="0"/>
          <w:divBdr>
            <w:top w:val="none" w:sz="0" w:space="0" w:color="auto"/>
            <w:left w:val="none" w:sz="0" w:space="0" w:color="auto"/>
            <w:bottom w:val="none" w:sz="0" w:space="0" w:color="auto"/>
            <w:right w:val="none" w:sz="0" w:space="0" w:color="auto"/>
          </w:divBdr>
        </w:div>
        <w:div w:id="1112474278">
          <w:marLeft w:val="640"/>
          <w:marRight w:val="0"/>
          <w:marTop w:val="0"/>
          <w:marBottom w:val="0"/>
          <w:divBdr>
            <w:top w:val="none" w:sz="0" w:space="0" w:color="auto"/>
            <w:left w:val="none" w:sz="0" w:space="0" w:color="auto"/>
            <w:bottom w:val="none" w:sz="0" w:space="0" w:color="auto"/>
            <w:right w:val="none" w:sz="0" w:space="0" w:color="auto"/>
          </w:divBdr>
        </w:div>
        <w:div w:id="1127774062">
          <w:marLeft w:val="640"/>
          <w:marRight w:val="0"/>
          <w:marTop w:val="0"/>
          <w:marBottom w:val="0"/>
          <w:divBdr>
            <w:top w:val="none" w:sz="0" w:space="0" w:color="auto"/>
            <w:left w:val="none" w:sz="0" w:space="0" w:color="auto"/>
            <w:bottom w:val="none" w:sz="0" w:space="0" w:color="auto"/>
            <w:right w:val="none" w:sz="0" w:space="0" w:color="auto"/>
          </w:divBdr>
        </w:div>
        <w:div w:id="1175343624">
          <w:marLeft w:val="640"/>
          <w:marRight w:val="0"/>
          <w:marTop w:val="0"/>
          <w:marBottom w:val="0"/>
          <w:divBdr>
            <w:top w:val="none" w:sz="0" w:space="0" w:color="auto"/>
            <w:left w:val="none" w:sz="0" w:space="0" w:color="auto"/>
            <w:bottom w:val="none" w:sz="0" w:space="0" w:color="auto"/>
            <w:right w:val="none" w:sz="0" w:space="0" w:color="auto"/>
          </w:divBdr>
        </w:div>
        <w:div w:id="1205287690">
          <w:marLeft w:val="640"/>
          <w:marRight w:val="0"/>
          <w:marTop w:val="0"/>
          <w:marBottom w:val="0"/>
          <w:divBdr>
            <w:top w:val="none" w:sz="0" w:space="0" w:color="auto"/>
            <w:left w:val="none" w:sz="0" w:space="0" w:color="auto"/>
            <w:bottom w:val="none" w:sz="0" w:space="0" w:color="auto"/>
            <w:right w:val="none" w:sz="0" w:space="0" w:color="auto"/>
          </w:divBdr>
        </w:div>
        <w:div w:id="1219628869">
          <w:marLeft w:val="640"/>
          <w:marRight w:val="0"/>
          <w:marTop w:val="0"/>
          <w:marBottom w:val="0"/>
          <w:divBdr>
            <w:top w:val="none" w:sz="0" w:space="0" w:color="auto"/>
            <w:left w:val="none" w:sz="0" w:space="0" w:color="auto"/>
            <w:bottom w:val="none" w:sz="0" w:space="0" w:color="auto"/>
            <w:right w:val="none" w:sz="0" w:space="0" w:color="auto"/>
          </w:divBdr>
        </w:div>
        <w:div w:id="1247694628">
          <w:marLeft w:val="640"/>
          <w:marRight w:val="0"/>
          <w:marTop w:val="0"/>
          <w:marBottom w:val="0"/>
          <w:divBdr>
            <w:top w:val="none" w:sz="0" w:space="0" w:color="auto"/>
            <w:left w:val="none" w:sz="0" w:space="0" w:color="auto"/>
            <w:bottom w:val="none" w:sz="0" w:space="0" w:color="auto"/>
            <w:right w:val="none" w:sz="0" w:space="0" w:color="auto"/>
          </w:divBdr>
        </w:div>
        <w:div w:id="1312639644">
          <w:marLeft w:val="640"/>
          <w:marRight w:val="0"/>
          <w:marTop w:val="0"/>
          <w:marBottom w:val="0"/>
          <w:divBdr>
            <w:top w:val="none" w:sz="0" w:space="0" w:color="auto"/>
            <w:left w:val="none" w:sz="0" w:space="0" w:color="auto"/>
            <w:bottom w:val="none" w:sz="0" w:space="0" w:color="auto"/>
            <w:right w:val="none" w:sz="0" w:space="0" w:color="auto"/>
          </w:divBdr>
        </w:div>
        <w:div w:id="1315724198">
          <w:marLeft w:val="640"/>
          <w:marRight w:val="0"/>
          <w:marTop w:val="0"/>
          <w:marBottom w:val="0"/>
          <w:divBdr>
            <w:top w:val="none" w:sz="0" w:space="0" w:color="auto"/>
            <w:left w:val="none" w:sz="0" w:space="0" w:color="auto"/>
            <w:bottom w:val="none" w:sz="0" w:space="0" w:color="auto"/>
            <w:right w:val="none" w:sz="0" w:space="0" w:color="auto"/>
          </w:divBdr>
        </w:div>
        <w:div w:id="1319765463">
          <w:marLeft w:val="640"/>
          <w:marRight w:val="0"/>
          <w:marTop w:val="0"/>
          <w:marBottom w:val="0"/>
          <w:divBdr>
            <w:top w:val="none" w:sz="0" w:space="0" w:color="auto"/>
            <w:left w:val="none" w:sz="0" w:space="0" w:color="auto"/>
            <w:bottom w:val="none" w:sz="0" w:space="0" w:color="auto"/>
            <w:right w:val="none" w:sz="0" w:space="0" w:color="auto"/>
          </w:divBdr>
        </w:div>
        <w:div w:id="1390495745">
          <w:marLeft w:val="640"/>
          <w:marRight w:val="0"/>
          <w:marTop w:val="0"/>
          <w:marBottom w:val="0"/>
          <w:divBdr>
            <w:top w:val="none" w:sz="0" w:space="0" w:color="auto"/>
            <w:left w:val="none" w:sz="0" w:space="0" w:color="auto"/>
            <w:bottom w:val="none" w:sz="0" w:space="0" w:color="auto"/>
            <w:right w:val="none" w:sz="0" w:space="0" w:color="auto"/>
          </w:divBdr>
        </w:div>
        <w:div w:id="1397624575">
          <w:marLeft w:val="640"/>
          <w:marRight w:val="0"/>
          <w:marTop w:val="0"/>
          <w:marBottom w:val="0"/>
          <w:divBdr>
            <w:top w:val="none" w:sz="0" w:space="0" w:color="auto"/>
            <w:left w:val="none" w:sz="0" w:space="0" w:color="auto"/>
            <w:bottom w:val="none" w:sz="0" w:space="0" w:color="auto"/>
            <w:right w:val="none" w:sz="0" w:space="0" w:color="auto"/>
          </w:divBdr>
        </w:div>
        <w:div w:id="1403333394">
          <w:marLeft w:val="640"/>
          <w:marRight w:val="0"/>
          <w:marTop w:val="0"/>
          <w:marBottom w:val="0"/>
          <w:divBdr>
            <w:top w:val="none" w:sz="0" w:space="0" w:color="auto"/>
            <w:left w:val="none" w:sz="0" w:space="0" w:color="auto"/>
            <w:bottom w:val="none" w:sz="0" w:space="0" w:color="auto"/>
            <w:right w:val="none" w:sz="0" w:space="0" w:color="auto"/>
          </w:divBdr>
        </w:div>
        <w:div w:id="1424036891">
          <w:marLeft w:val="640"/>
          <w:marRight w:val="0"/>
          <w:marTop w:val="0"/>
          <w:marBottom w:val="0"/>
          <w:divBdr>
            <w:top w:val="none" w:sz="0" w:space="0" w:color="auto"/>
            <w:left w:val="none" w:sz="0" w:space="0" w:color="auto"/>
            <w:bottom w:val="none" w:sz="0" w:space="0" w:color="auto"/>
            <w:right w:val="none" w:sz="0" w:space="0" w:color="auto"/>
          </w:divBdr>
        </w:div>
        <w:div w:id="1496991555">
          <w:marLeft w:val="640"/>
          <w:marRight w:val="0"/>
          <w:marTop w:val="0"/>
          <w:marBottom w:val="0"/>
          <w:divBdr>
            <w:top w:val="none" w:sz="0" w:space="0" w:color="auto"/>
            <w:left w:val="none" w:sz="0" w:space="0" w:color="auto"/>
            <w:bottom w:val="none" w:sz="0" w:space="0" w:color="auto"/>
            <w:right w:val="none" w:sz="0" w:space="0" w:color="auto"/>
          </w:divBdr>
        </w:div>
        <w:div w:id="1511750588">
          <w:marLeft w:val="640"/>
          <w:marRight w:val="0"/>
          <w:marTop w:val="0"/>
          <w:marBottom w:val="0"/>
          <w:divBdr>
            <w:top w:val="none" w:sz="0" w:space="0" w:color="auto"/>
            <w:left w:val="none" w:sz="0" w:space="0" w:color="auto"/>
            <w:bottom w:val="none" w:sz="0" w:space="0" w:color="auto"/>
            <w:right w:val="none" w:sz="0" w:space="0" w:color="auto"/>
          </w:divBdr>
        </w:div>
        <w:div w:id="1518738238">
          <w:marLeft w:val="640"/>
          <w:marRight w:val="0"/>
          <w:marTop w:val="0"/>
          <w:marBottom w:val="0"/>
          <w:divBdr>
            <w:top w:val="none" w:sz="0" w:space="0" w:color="auto"/>
            <w:left w:val="none" w:sz="0" w:space="0" w:color="auto"/>
            <w:bottom w:val="none" w:sz="0" w:space="0" w:color="auto"/>
            <w:right w:val="none" w:sz="0" w:space="0" w:color="auto"/>
          </w:divBdr>
        </w:div>
        <w:div w:id="1529950433">
          <w:marLeft w:val="640"/>
          <w:marRight w:val="0"/>
          <w:marTop w:val="0"/>
          <w:marBottom w:val="0"/>
          <w:divBdr>
            <w:top w:val="none" w:sz="0" w:space="0" w:color="auto"/>
            <w:left w:val="none" w:sz="0" w:space="0" w:color="auto"/>
            <w:bottom w:val="none" w:sz="0" w:space="0" w:color="auto"/>
            <w:right w:val="none" w:sz="0" w:space="0" w:color="auto"/>
          </w:divBdr>
        </w:div>
        <w:div w:id="1536383899">
          <w:marLeft w:val="640"/>
          <w:marRight w:val="0"/>
          <w:marTop w:val="0"/>
          <w:marBottom w:val="0"/>
          <w:divBdr>
            <w:top w:val="none" w:sz="0" w:space="0" w:color="auto"/>
            <w:left w:val="none" w:sz="0" w:space="0" w:color="auto"/>
            <w:bottom w:val="none" w:sz="0" w:space="0" w:color="auto"/>
            <w:right w:val="none" w:sz="0" w:space="0" w:color="auto"/>
          </w:divBdr>
        </w:div>
        <w:div w:id="1553492900">
          <w:marLeft w:val="640"/>
          <w:marRight w:val="0"/>
          <w:marTop w:val="0"/>
          <w:marBottom w:val="0"/>
          <w:divBdr>
            <w:top w:val="none" w:sz="0" w:space="0" w:color="auto"/>
            <w:left w:val="none" w:sz="0" w:space="0" w:color="auto"/>
            <w:bottom w:val="none" w:sz="0" w:space="0" w:color="auto"/>
            <w:right w:val="none" w:sz="0" w:space="0" w:color="auto"/>
          </w:divBdr>
        </w:div>
        <w:div w:id="1564683865">
          <w:marLeft w:val="640"/>
          <w:marRight w:val="0"/>
          <w:marTop w:val="0"/>
          <w:marBottom w:val="0"/>
          <w:divBdr>
            <w:top w:val="none" w:sz="0" w:space="0" w:color="auto"/>
            <w:left w:val="none" w:sz="0" w:space="0" w:color="auto"/>
            <w:bottom w:val="none" w:sz="0" w:space="0" w:color="auto"/>
            <w:right w:val="none" w:sz="0" w:space="0" w:color="auto"/>
          </w:divBdr>
        </w:div>
        <w:div w:id="1627618541">
          <w:marLeft w:val="640"/>
          <w:marRight w:val="0"/>
          <w:marTop w:val="0"/>
          <w:marBottom w:val="0"/>
          <w:divBdr>
            <w:top w:val="none" w:sz="0" w:space="0" w:color="auto"/>
            <w:left w:val="none" w:sz="0" w:space="0" w:color="auto"/>
            <w:bottom w:val="none" w:sz="0" w:space="0" w:color="auto"/>
            <w:right w:val="none" w:sz="0" w:space="0" w:color="auto"/>
          </w:divBdr>
        </w:div>
        <w:div w:id="1632593081">
          <w:marLeft w:val="640"/>
          <w:marRight w:val="0"/>
          <w:marTop w:val="0"/>
          <w:marBottom w:val="0"/>
          <w:divBdr>
            <w:top w:val="none" w:sz="0" w:space="0" w:color="auto"/>
            <w:left w:val="none" w:sz="0" w:space="0" w:color="auto"/>
            <w:bottom w:val="none" w:sz="0" w:space="0" w:color="auto"/>
            <w:right w:val="none" w:sz="0" w:space="0" w:color="auto"/>
          </w:divBdr>
        </w:div>
        <w:div w:id="1638611106">
          <w:marLeft w:val="640"/>
          <w:marRight w:val="0"/>
          <w:marTop w:val="0"/>
          <w:marBottom w:val="0"/>
          <w:divBdr>
            <w:top w:val="none" w:sz="0" w:space="0" w:color="auto"/>
            <w:left w:val="none" w:sz="0" w:space="0" w:color="auto"/>
            <w:bottom w:val="none" w:sz="0" w:space="0" w:color="auto"/>
            <w:right w:val="none" w:sz="0" w:space="0" w:color="auto"/>
          </w:divBdr>
        </w:div>
        <w:div w:id="1647583175">
          <w:marLeft w:val="640"/>
          <w:marRight w:val="0"/>
          <w:marTop w:val="0"/>
          <w:marBottom w:val="0"/>
          <w:divBdr>
            <w:top w:val="none" w:sz="0" w:space="0" w:color="auto"/>
            <w:left w:val="none" w:sz="0" w:space="0" w:color="auto"/>
            <w:bottom w:val="none" w:sz="0" w:space="0" w:color="auto"/>
            <w:right w:val="none" w:sz="0" w:space="0" w:color="auto"/>
          </w:divBdr>
        </w:div>
        <w:div w:id="1653867731">
          <w:marLeft w:val="640"/>
          <w:marRight w:val="0"/>
          <w:marTop w:val="0"/>
          <w:marBottom w:val="0"/>
          <w:divBdr>
            <w:top w:val="none" w:sz="0" w:space="0" w:color="auto"/>
            <w:left w:val="none" w:sz="0" w:space="0" w:color="auto"/>
            <w:bottom w:val="none" w:sz="0" w:space="0" w:color="auto"/>
            <w:right w:val="none" w:sz="0" w:space="0" w:color="auto"/>
          </w:divBdr>
        </w:div>
        <w:div w:id="1668511047">
          <w:marLeft w:val="640"/>
          <w:marRight w:val="0"/>
          <w:marTop w:val="0"/>
          <w:marBottom w:val="0"/>
          <w:divBdr>
            <w:top w:val="none" w:sz="0" w:space="0" w:color="auto"/>
            <w:left w:val="none" w:sz="0" w:space="0" w:color="auto"/>
            <w:bottom w:val="none" w:sz="0" w:space="0" w:color="auto"/>
            <w:right w:val="none" w:sz="0" w:space="0" w:color="auto"/>
          </w:divBdr>
        </w:div>
        <w:div w:id="1672218110">
          <w:marLeft w:val="640"/>
          <w:marRight w:val="0"/>
          <w:marTop w:val="0"/>
          <w:marBottom w:val="0"/>
          <w:divBdr>
            <w:top w:val="none" w:sz="0" w:space="0" w:color="auto"/>
            <w:left w:val="none" w:sz="0" w:space="0" w:color="auto"/>
            <w:bottom w:val="none" w:sz="0" w:space="0" w:color="auto"/>
            <w:right w:val="none" w:sz="0" w:space="0" w:color="auto"/>
          </w:divBdr>
        </w:div>
        <w:div w:id="1678192118">
          <w:marLeft w:val="640"/>
          <w:marRight w:val="0"/>
          <w:marTop w:val="0"/>
          <w:marBottom w:val="0"/>
          <w:divBdr>
            <w:top w:val="none" w:sz="0" w:space="0" w:color="auto"/>
            <w:left w:val="none" w:sz="0" w:space="0" w:color="auto"/>
            <w:bottom w:val="none" w:sz="0" w:space="0" w:color="auto"/>
            <w:right w:val="none" w:sz="0" w:space="0" w:color="auto"/>
          </w:divBdr>
        </w:div>
        <w:div w:id="1683051173">
          <w:marLeft w:val="640"/>
          <w:marRight w:val="0"/>
          <w:marTop w:val="0"/>
          <w:marBottom w:val="0"/>
          <w:divBdr>
            <w:top w:val="none" w:sz="0" w:space="0" w:color="auto"/>
            <w:left w:val="none" w:sz="0" w:space="0" w:color="auto"/>
            <w:bottom w:val="none" w:sz="0" w:space="0" w:color="auto"/>
            <w:right w:val="none" w:sz="0" w:space="0" w:color="auto"/>
          </w:divBdr>
        </w:div>
        <w:div w:id="1703432980">
          <w:marLeft w:val="640"/>
          <w:marRight w:val="0"/>
          <w:marTop w:val="0"/>
          <w:marBottom w:val="0"/>
          <w:divBdr>
            <w:top w:val="none" w:sz="0" w:space="0" w:color="auto"/>
            <w:left w:val="none" w:sz="0" w:space="0" w:color="auto"/>
            <w:bottom w:val="none" w:sz="0" w:space="0" w:color="auto"/>
            <w:right w:val="none" w:sz="0" w:space="0" w:color="auto"/>
          </w:divBdr>
        </w:div>
        <w:div w:id="1710573200">
          <w:marLeft w:val="640"/>
          <w:marRight w:val="0"/>
          <w:marTop w:val="0"/>
          <w:marBottom w:val="0"/>
          <w:divBdr>
            <w:top w:val="none" w:sz="0" w:space="0" w:color="auto"/>
            <w:left w:val="none" w:sz="0" w:space="0" w:color="auto"/>
            <w:bottom w:val="none" w:sz="0" w:space="0" w:color="auto"/>
            <w:right w:val="none" w:sz="0" w:space="0" w:color="auto"/>
          </w:divBdr>
        </w:div>
        <w:div w:id="1728989190">
          <w:marLeft w:val="640"/>
          <w:marRight w:val="0"/>
          <w:marTop w:val="0"/>
          <w:marBottom w:val="0"/>
          <w:divBdr>
            <w:top w:val="none" w:sz="0" w:space="0" w:color="auto"/>
            <w:left w:val="none" w:sz="0" w:space="0" w:color="auto"/>
            <w:bottom w:val="none" w:sz="0" w:space="0" w:color="auto"/>
            <w:right w:val="none" w:sz="0" w:space="0" w:color="auto"/>
          </w:divBdr>
        </w:div>
        <w:div w:id="1736123539">
          <w:marLeft w:val="640"/>
          <w:marRight w:val="0"/>
          <w:marTop w:val="0"/>
          <w:marBottom w:val="0"/>
          <w:divBdr>
            <w:top w:val="none" w:sz="0" w:space="0" w:color="auto"/>
            <w:left w:val="none" w:sz="0" w:space="0" w:color="auto"/>
            <w:bottom w:val="none" w:sz="0" w:space="0" w:color="auto"/>
            <w:right w:val="none" w:sz="0" w:space="0" w:color="auto"/>
          </w:divBdr>
        </w:div>
        <w:div w:id="1748191937">
          <w:marLeft w:val="640"/>
          <w:marRight w:val="0"/>
          <w:marTop w:val="0"/>
          <w:marBottom w:val="0"/>
          <w:divBdr>
            <w:top w:val="none" w:sz="0" w:space="0" w:color="auto"/>
            <w:left w:val="none" w:sz="0" w:space="0" w:color="auto"/>
            <w:bottom w:val="none" w:sz="0" w:space="0" w:color="auto"/>
            <w:right w:val="none" w:sz="0" w:space="0" w:color="auto"/>
          </w:divBdr>
        </w:div>
        <w:div w:id="1783576958">
          <w:marLeft w:val="640"/>
          <w:marRight w:val="0"/>
          <w:marTop w:val="0"/>
          <w:marBottom w:val="0"/>
          <w:divBdr>
            <w:top w:val="none" w:sz="0" w:space="0" w:color="auto"/>
            <w:left w:val="none" w:sz="0" w:space="0" w:color="auto"/>
            <w:bottom w:val="none" w:sz="0" w:space="0" w:color="auto"/>
            <w:right w:val="none" w:sz="0" w:space="0" w:color="auto"/>
          </w:divBdr>
        </w:div>
        <w:div w:id="1809081036">
          <w:marLeft w:val="640"/>
          <w:marRight w:val="0"/>
          <w:marTop w:val="0"/>
          <w:marBottom w:val="0"/>
          <w:divBdr>
            <w:top w:val="none" w:sz="0" w:space="0" w:color="auto"/>
            <w:left w:val="none" w:sz="0" w:space="0" w:color="auto"/>
            <w:bottom w:val="none" w:sz="0" w:space="0" w:color="auto"/>
            <w:right w:val="none" w:sz="0" w:space="0" w:color="auto"/>
          </w:divBdr>
        </w:div>
        <w:div w:id="1867328986">
          <w:marLeft w:val="640"/>
          <w:marRight w:val="0"/>
          <w:marTop w:val="0"/>
          <w:marBottom w:val="0"/>
          <w:divBdr>
            <w:top w:val="none" w:sz="0" w:space="0" w:color="auto"/>
            <w:left w:val="none" w:sz="0" w:space="0" w:color="auto"/>
            <w:bottom w:val="none" w:sz="0" w:space="0" w:color="auto"/>
            <w:right w:val="none" w:sz="0" w:space="0" w:color="auto"/>
          </w:divBdr>
        </w:div>
        <w:div w:id="1893807501">
          <w:marLeft w:val="640"/>
          <w:marRight w:val="0"/>
          <w:marTop w:val="0"/>
          <w:marBottom w:val="0"/>
          <w:divBdr>
            <w:top w:val="none" w:sz="0" w:space="0" w:color="auto"/>
            <w:left w:val="none" w:sz="0" w:space="0" w:color="auto"/>
            <w:bottom w:val="none" w:sz="0" w:space="0" w:color="auto"/>
            <w:right w:val="none" w:sz="0" w:space="0" w:color="auto"/>
          </w:divBdr>
        </w:div>
        <w:div w:id="1911426059">
          <w:marLeft w:val="640"/>
          <w:marRight w:val="0"/>
          <w:marTop w:val="0"/>
          <w:marBottom w:val="0"/>
          <w:divBdr>
            <w:top w:val="none" w:sz="0" w:space="0" w:color="auto"/>
            <w:left w:val="none" w:sz="0" w:space="0" w:color="auto"/>
            <w:bottom w:val="none" w:sz="0" w:space="0" w:color="auto"/>
            <w:right w:val="none" w:sz="0" w:space="0" w:color="auto"/>
          </w:divBdr>
        </w:div>
        <w:div w:id="1936473476">
          <w:marLeft w:val="640"/>
          <w:marRight w:val="0"/>
          <w:marTop w:val="0"/>
          <w:marBottom w:val="0"/>
          <w:divBdr>
            <w:top w:val="none" w:sz="0" w:space="0" w:color="auto"/>
            <w:left w:val="none" w:sz="0" w:space="0" w:color="auto"/>
            <w:bottom w:val="none" w:sz="0" w:space="0" w:color="auto"/>
            <w:right w:val="none" w:sz="0" w:space="0" w:color="auto"/>
          </w:divBdr>
        </w:div>
        <w:div w:id="1943562386">
          <w:marLeft w:val="640"/>
          <w:marRight w:val="0"/>
          <w:marTop w:val="0"/>
          <w:marBottom w:val="0"/>
          <w:divBdr>
            <w:top w:val="none" w:sz="0" w:space="0" w:color="auto"/>
            <w:left w:val="none" w:sz="0" w:space="0" w:color="auto"/>
            <w:bottom w:val="none" w:sz="0" w:space="0" w:color="auto"/>
            <w:right w:val="none" w:sz="0" w:space="0" w:color="auto"/>
          </w:divBdr>
        </w:div>
        <w:div w:id="1944220673">
          <w:marLeft w:val="640"/>
          <w:marRight w:val="0"/>
          <w:marTop w:val="0"/>
          <w:marBottom w:val="0"/>
          <w:divBdr>
            <w:top w:val="none" w:sz="0" w:space="0" w:color="auto"/>
            <w:left w:val="none" w:sz="0" w:space="0" w:color="auto"/>
            <w:bottom w:val="none" w:sz="0" w:space="0" w:color="auto"/>
            <w:right w:val="none" w:sz="0" w:space="0" w:color="auto"/>
          </w:divBdr>
        </w:div>
        <w:div w:id="1958828164">
          <w:marLeft w:val="640"/>
          <w:marRight w:val="0"/>
          <w:marTop w:val="0"/>
          <w:marBottom w:val="0"/>
          <w:divBdr>
            <w:top w:val="none" w:sz="0" w:space="0" w:color="auto"/>
            <w:left w:val="none" w:sz="0" w:space="0" w:color="auto"/>
            <w:bottom w:val="none" w:sz="0" w:space="0" w:color="auto"/>
            <w:right w:val="none" w:sz="0" w:space="0" w:color="auto"/>
          </w:divBdr>
        </w:div>
        <w:div w:id="1982465772">
          <w:marLeft w:val="640"/>
          <w:marRight w:val="0"/>
          <w:marTop w:val="0"/>
          <w:marBottom w:val="0"/>
          <w:divBdr>
            <w:top w:val="none" w:sz="0" w:space="0" w:color="auto"/>
            <w:left w:val="none" w:sz="0" w:space="0" w:color="auto"/>
            <w:bottom w:val="none" w:sz="0" w:space="0" w:color="auto"/>
            <w:right w:val="none" w:sz="0" w:space="0" w:color="auto"/>
          </w:divBdr>
        </w:div>
        <w:div w:id="2028558002">
          <w:marLeft w:val="640"/>
          <w:marRight w:val="0"/>
          <w:marTop w:val="0"/>
          <w:marBottom w:val="0"/>
          <w:divBdr>
            <w:top w:val="none" w:sz="0" w:space="0" w:color="auto"/>
            <w:left w:val="none" w:sz="0" w:space="0" w:color="auto"/>
            <w:bottom w:val="none" w:sz="0" w:space="0" w:color="auto"/>
            <w:right w:val="none" w:sz="0" w:space="0" w:color="auto"/>
          </w:divBdr>
        </w:div>
        <w:div w:id="2029793147">
          <w:marLeft w:val="640"/>
          <w:marRight w:val="0"/>
          <w:marTop w:val="0"/>
          <w:marBottom w:val="0"/>
          <w:divBdr>
            <w:top w:val="none" w:sz="0" w:space="0" w:color="auto"/>
            <w:left w:val="none" w:sz="0" w:space="0" w:color="auto"/>
            <w:bottom w:val="none" w:sz="0" w:space="0" w:color="auto"/>
            <w:right w:val="none" w:sz="0" w:space="0" w:color="auto"/>
          </w:divBdr>
        </w:div>
        <w:div w:id="2055150285">
          <w:marLeft w:val="640"/>
          <w:marRight w:val="0"/>
          <w:marTop w:val="0"/>
          <w:marBottom w:val="0"/>
          <w:divBdr>
            <w:top w:val="none" w:sz="0" w:space="0" w:color="auto"/>
            <w:left w:val="none" w:sz="0" w:space="0" w:color="auto"/>
            <w:bottom w:val="none" w:sz="0" w:space="0" w:color="auto"/>
            <w:right w:val="none" w:sz="0" w:space="0" w:color="auto"/>
          </w:divBdr>
        </w:div>
        <w:div w:id="2059434335">
          <w:marLeft w:val="640"/>
          <w:marRight w:val="0"/>
          <w:marTop w:val="0"/>
          <w:marBottom w:val="0"/>
          <w:divBdr>
            <w:top w:val="none" w:sz="0" w:space="0" w:color="auto"/>
            <w:left w:val="none" w:sz="0" w:space="0" w:color="auto"/>
            <w:bottom w:val="none" w:sz="0" w:space="0" w:color="auto"/>
            <w:right w:val="none" w:sz="0" w:space="0" w:color="auto"/>
          </w:divBdr>
        </w:div>
        <w:div w:id="2066642493">
          <w:marLeft w:val="640"/>
          <w:marRight w:val="0"/>
          <w:marTop w:val="0"/>
          <w:marBottom w:val="0"/>
          <w:divBdr>
            <w:top w:val="none" w:sz="0" w:space="0" w:color="auto"/>
            <w:left w:val="none" w:sz="0" w:space="0" w:color="auto"/>
            <w:bottom w:val="none" w:sz="0" w:space="0" w:color="auto"/>
            <w:right w:val="none" w:sz="0" w:space="0" w:color="auto"/>
          </w:divBdr>
        </w:div>
        <w:div w:id="2104295450">
          <w:marLeft w:val="640"/>
          <w:marRight w:val="0"/>
          <w:marTop w:val="0"/>
          <w:marBottom w:val="0"/>
          <w:divBdr>
            <w:top w:val="none" w:sz="0" w:space="0" w:color="auto"/>
            <w:left w:val="none" w:sz="0" w:space="0" w:color="auto"/>
            <w:bottom w:val="none" w:sz="0" w:space="0" w:color="auto"/>
            <w:right w:val="none" w:sz="0" w:space="0" w:color="auto"/>
          </w:divBdr>
        </w:div>
        <w:div w:id="2106417799">
          <w:marLeft w:val="640"/>
          <w:marRight w:val="0"/>
          <w:marTop w:val="0"/>
          <w:marBottom w:val="0"/>
          <w:divBdr>
            <w:top w:val="none" w:sz="0" w:space="0" w:color="auto"/>
            <w:left w:val="none" w:sz="0" w:space="0" w:color="auto"/>
            <w:bottom w:val="none" w:sz="0" w:space="0" w:color="auto"/>
            <w:right w:val="none" w:sz="0" w:space="0" w:color="auto"/>
          </w:divBdr>
        </w:div>
        <w:div w:id="2116515203">
          <w:marLeft w:val="640"/>
          <w:marRight w:val="0"/>
          <w:marTop w:val="0"/>
          <w:marBottom w:val="0"/>
          <w:divBdr>
            <w:top w:val="none" w:sz="0" w:space="0" w:color="auto"/>
            <w:left w:val="none" w:sz="0" w:space="0" w:color="auto"/>
            <w:bottom w:val="none" w:sz="0" w:space="0" w:color="auto"/>
            <w:right w:val="none" w:sz="0" w:space="0" w:color="auto"/>
          </w:divBdr>
        </w:div>
        <w:div w:id="2135517161">
          <w:marLeft w:val="640"/>
          <w:marRight w:val="0"/>
          <w:marTop w:val="0"/>
          <w:marBottom w:val="0"/>
          <w:divBdr>
            <w:top w:val="none" w:sz="0" w:space="0" w:color="auto"/>
            <w:left w:val="none" w:sz="0" w:space="0" w:color="auto"/>
            <w:bottom w:val="none" w:sz="0" w:space="0" w:color="auto"/>
            <w:right w:val="none" w:sz="0" w:space="0" w:color="auto"/>
          </w:divBdr>
        </w:div>
        <w:div w:id="2135560925">
          <w:marLeft w:val="640"/>
          <w:marRight w:val="0"/>
          <w:marTop w:val="0"/>
          <w:marBottom w:val="0"/>
          <w:divBdr>
            <w:top w:val="none" w:sz="0" w:space="0" w:color="auto"/>
            <w:left w:val="none" w:sz="0" w:space="0" w:color="auto"/>
            <w:bottom w:val="none" w:sz="0" w:space="0" w:color="auto"/>
            <w:right w:val="none" w:sz="0" w:space="0" w:color="auto"/>
          </w:divBdr>
        </w:div>
      </w:divsChild>
    </w:div>
    <w:div w:id="1222641905">
      <w:bodyDiv w:val="1"/>
      <w:marLeft w:val="0"/>
      <w:marRight w:val="0"/>
      <w:marTop w:val="0"/>
      <w:marBottom w:val="0"/>
      <w:divBdr>
        <w:top w:val="none" w:sz="0" w:space="0" w:color="auto"/>
        <w:left w:val="none" w:sz="0" w:space="0" w:color="auto"/>
        <w:bottom w:val="none" w:sz="0" w:space="0" w:color="auto"/>
        <w:right w:val="none" w:sz="0" w:space="0" w:color="auto"/>
      </w:divBdr>
      <w:divsChild>
        <w:div w:id="6906580">
          <w:marLeft w:val="640"/>
          <w:marRight w:val="0"/>
          <w:marTop w:val="0"/>
          <w:marBottom w:val="0"/>
          <w:divBdr>
            <w:top w:val="none" w:sz="0" w:space="0" w:color="auto"/>
            <w:left w:val="none" w:sz="0" w:space="0" w:color="auto"/>
            <w:bottom w:val="none" w:sz="0" w:space="0" w:color="auto"/>
            <w:right w:val="none" w:sz="0" w:space="0" w:color="auto"/>
          </w:divBdr>
        </w:div>
        <w:div w:id="45379312">
          <w:marLeft w:val="640"/>
          <w:marRight w:val="0"/>
          <w:marTop w:val="0"/>
          <w:marBottom w:val="0"/>
          <w:divBdr>
            <w:top w:val="none" w:sz="0" w:space="0" w:color="auto"/>
            <w:left w:val="none" w:sz="0" w:space="0" w:color="auto"/>
            <w:bottom w:val="none" w:sz="0" w:space="0" w:color="auto"/>
            <w:right w:val="none" w:sz="0" w:space="0" w:color="auto"/>
          </w:divBdr>
        </w:div>
        <w:div w:id="52430825">
          <w:marLeft w:val="640"/>
          <w:marRight w:val="0"/>
          <w:marTop w:val="0"/>
          <w:marBottom w:val="0"/>
          <w:divBdr>
            <w:top w:val="none" w:sz="0" w:space="0" w:color="auto"/>
            <w:left w:val="none" w:sz="0" w:space="0" w:color="auto"/>
            <w:bottom w:val="none" w:sz="0" w:space="0" w:color="auto"/>
            <w:right w:val="none" w:sz="0" w:space="0" w:color="auto"/>
          </w:divBdr>
        </w:div>
        <w:div w:id="90784288">
          <w:marLeft w:val="640"/>
          <w:marRight w:val="0"/>
          <w:marTop w:val="0"/>
          <w:marBottom w:val="0"/>
          <w:divBdr>
            <w:top w:val="none" w:sz="0" w:space="0" w:color="auto"/>
            <w:left w:val="none" w:sz="0" w:space="0" w:color="auto"/>
            <w:bottom w:val="none" w:sz="0" w:space="0" w:color="auto"/>
            <w:right w:val="none" w:sz="0" w:space="0" w:color="auto"/>
          </w:divBdr>
        </w:div>
        <w:div w:id="91366091">
          <w:marLeft w:val="640"/>
          <w:marRight w:val="0"/>
          <w:marTop w:val="0"/>
          <w:marBottom w:val="0"/>
          <w:divBdr>
            <w:top w:val="none" w:sz="0" w:space="0" w:color="auto"/>
            <w:left w:val="none" w:sz="0" w:space="0" w:color="auto"/>
            <w:bottom w:val="none" w:sz="0" w:space="0" w:color="auto"/>
            <w:right w:val="none" w:sz="0" w:space="0" w:color="auto"/>
          </w:divBdr>
        </w:div>
        <w:div w:id="96365681">
          <w:marLeft w:val="640"/>
          <w:marRight w:val="0"/>
          <w:marTop w:val="0"/>
          <w:marBottom w:val="0"/>
          <w:divBdr>
            <w:top w:val="none" w:sz="0" w:space="0" w:color="auto"/>
            <w:left w:val="none" w:sz="0" w:space="0" w:color="auto"/>
            <w:bottom w:val="none" w:sz="0" w:space="0" w:color="auto"/>
            <w:right w:val="none" w:sz="0" w:space="0" w:color="auto"/>
          </w:divBdr>
        </w:div>
        <w:div w:id="119037395">
          <w:marLeft w:val="640"/>
          <w:marRight w:val="0"/>
          <w:marTop w:val="0"/>
          <w:marBottom w:val="0"/>
          <w:divBdr>
            <w:top w:val="none" w:sz="0" w:space="0" w:color="auto"/>
            <w:left w:val="none" w:sz="0" w:space="0" w:color="auto"/>
            <w:bottom w:val="none" w:sz="0" w:space="0" w:color="auto"/>
            <w:right w:val="none" w:sz="0" w:space="0" w:color="auto"/>
          </w:divBdr>
        </w:div>
        <w:div w:id="119107388">
          <w:marLeft w:val="640"/>
          <w:marRight w:val="0"/>
          <w:marTop w:val="0"/>
          <w:marBottom w:val="0"/>
          <w:divBdr>
            <w:top w:val="none" w:sz="0" w:space="0" w:color="auto"/>
            <w:left w:val="none" w:sz="0" w:space="0" w:color="auto"/>
            <w:bottom w:val="none" w:sz="0" w:space="0" w:color="auto"/>
            <w:right w:val="none" w:sz="0" w:space="0" w:color="auto"/>
          </w:divBdr>
        </w:div>
        <w:div w:id="119538507">
          <w:marLeft w:val="640"/>
          <w:marRight w:val="0"/>
          <w:marTop w:val="0"/>
          <w:marBottom w:val="0"/>
          <w:divBdr>
            <w:top w:val="none" w:sz="0" w:space="0" w:color="auto"/>
            <w:left w:val="none" w:sz="0" w:space="0" w:color="auto"/>
            <w:bottom w:val="none" w:sz="0" w:space="0" w:color="auto"/>
            <w:right w:val="none" w:sz="0" w:space="0" w:color="auto"/>
          </w:divBdr>
        </w:div>
        <w:div w:id="158279954">
          <w:marLeft w:val="640"/>
          <w:marRight w:val="0"/>
          <w:marTop w:val="0"/>
          <w:marBottom w:val="0"/>
          <w:divBdr>
            <w:top w:val="none" w:sz="0" w:space="0" w:color="auto"/>
            <w:left w:val="none" w:sz="0" w:space="0" w:color="auto"/>
            <w:bottom w:val="none" w:sz="0" w:space="0" w:color="auto"/>
            <w:right w:val="none" w:sz="0" w:space="0" w:color="auto"/>
          </w:divBdr>
        </w:div>
        <w:div w:id="187959264">
          <w:marLeft w:val="640"/>
          <w:marRight w:val="0"/>
          <w:marTop w:val="0"/>
          <w:marBottom w:val="0"/>
          <w:divBdr>
            <w:top w:val="none" w:sz="0" w:space="0" w:color="auto"/>
            <w:left w:val="none" w:sz="0" w:space="0" w:color="auto"/>
            <w:bottom w:val="none" w:sz="0" w:space="0" w:color="auto"/>
            <w:right w:val="none" w:sz="0" w:space="0" w:color="auto"/>
          </w:divBdr>
        </w:div>
        <w:div w:id="202181797">
          <w:marLeft w:val="640"/>
          <w:marRight w:val="0"/>
          <w:marTop w:val="0"/>
          <w:marBottom w:val="0"/>
          <w:divBdr>
            <w:top w:val="none" w:sz="0" w:space="0" w:color="auto"/>
            <w:left w:val="none" w:sz="0" w:space="0" w:color="auto"/>
            <w:bottom w:val="none" w:sz="0" w:space="0" w:color="auto"/>
            <w:right w:val="none" w:sz="0" w:space="0" w:color="auto"/>
          </w:divBdr>
        </w:div>
        <w:div w:id="224100040">
          <w:marLeft w:val="640"/>
          <w:marRight w:val="0"/>
          <w:marTop w:val="0"/>
          <w:marBottom w:val="0"/>
          <w:divBdr>
            <w:top w:val="none" w:sz="0" w:space="0" w:color="auto"/>
            <w:left w:val="none" w:sz="0" w:space="0" w:color="auto"/>
            <w:bottom w:val="none" w:sz="0" w:space="0" w:color="auto"/>
            <w:right w:val="none" w:sz="0" w:space="0" w:color="auto"/>
          </w:divBdr>
        </w:div>
        <w:div w:id="265163407">
          <w:marLeft w:val="640"/>
          <w:marRight w:val="0"/>
          <w:marTop w:val="0"/>
          <w:marBottom w:val="0"/>
          <w:divBdr>
            <w:top w:val="none" w:sz="0" w:space="0" w:color="auto"/>
            <w:left w:val="none" w:sz="0" w:space="0" w:color="auto"/>
            <w:bottom w:val="none" w:sz="0" w:space="0" w:color="auto"/>
            <w:right w:val="none" w:sz="0" w:space="0" w:color="auto"/>
          </w:divBdr>
        </w:div>
        <w:div w:id="265697411">
          <w:marLeft w:val="640"/>
          <w:marRight w:val="0"/>
          <w:marTop w:val="0"/>
          <w:marBottom w:val="0"/>
          <w:divBdr>
            <w:top w:val="none" w:sz="0" w:space="0" w:color="auto"/>
            <w:left w:val="none" w:sz="0" w:space="0" w:color="auto"/>
            <w:bottom w:val="none" w:sz="0" w:space="0" w:color="auto"/>
            <w:right w:val="none" w:sz="0" w:space="0" w:color="auto"/>
          </w:divBdr>
        </w:div>
        <w:div w:id="268709466">
          <w:marLeft w:val="640"/>
          <w:marRight w:val="0"/>
          <w:marTop w:val="0"/>
          <w:marBottom w:val="0"/>
          <w:divBdr>
            <w:top w:val="none" w:sz="0" w:space="0" w:color="auto"/>
            <w:left w:val="none" w:sz="0" w:space="0" w:color="auto"/>
            <w:bottom w:val="none" w:sz="0" w:space="0" w:color="auto"/>
            <w:right w:val="none" w:sz="0" w:space="0" w:color="auto"/>
          </w:divBdr>
        </w:div>
        <w:div w:id="289214885">
          <w:marLeft w:val="640"/>
          <w:marRight w:val="0"/>
          <w:marTop w:val="0"/>
          <w:marBottom w:val="0"/>
          <w:divBdr>
            <w:top w:val="none" w:sz="0" w:space="0" w:color="auto"/>
            <w:left w:val="none" w:sz="0" w:space="0" w:color="auto"/>
            <w:bottom w:val="none" w:sz="0" w:space="0" w:color="auto"/>
            <w:right w:val="none" w:sz="0" w:space="0" w:color="auto"/>
          </w:divBdr>
        </w:div>
        <w:div w:id="317416848">
          <w:marLeft w:val="640"/>
          <w:marRight w:val="0"/>
          <w:marTop w:val="0"/>
          <w:marBottom w:val="0"/>
          <w:divBdr>
            <w:top w:val="none" w:sz="0" w:space="0" w:color="auto"/>
            <w:left w:val="none" w:sz="0" w:space="0" w:color="auto"/>
            <w:bottom w:val="none" w:sz="0" w:space="0" w:color="auto"/>
            <w:right w:val="none" w:sz="0" w:space="0" w:color="auto"/>
          </w:divBdr>
        </w:div>
        <w:div w:id="330182954">
          <w:marLeft w:val="640"/>
          <w:marRight w:val="0"/>
          <w:marTop w:val="0"/>
          <w:marBottom w:val="0"/>
          <w:divBdr>
            <w:top w:val="none" w:sz="0" w:space="0" w:color="auto"/>
            <w:left w:val="none" w:sz="0" w:space="0" w:color="auto"/>
            <w:bottom w:val="none" w:sz="0" w:space="0" w:color="auto"/>
            <w:right w:val="none" w:sz="0" w:space="0" w:color="auto"/>
          </w:divBdr>
        </w:div>
        <w:div w:id="333654263">
          <w:marLeft w:val="640"/>
          <w:marRight w:val="0"/>
          <w:marTop w:val="0"/>
          <w:marBottom w:val="0"/>
          <w:divBdr>
            <w:top w:val="none" w:sz="0" w:space="0" w:color="auto"/>
            <w:left w:val="none" w:sz="0" w:space="0" w:color="auto"/>
            <w:bottom w:val="none" w:sz="0" w:space="0" w:color="auto"/>
            <w:right w:val="none" w:sz="0" w:space="0" w:color="auto"/>
          </w:divBdr>
        </w:div>
        <w:div w:id="349065314">
          <w:marLeft w:val="640"/>
          <w:marRight w:val="0"/>
          <w:marTop w:val="0"/>
          <w:marBottom w:val="0"/>
          <w:divBdr>
            <w:top w:val="none" w:sz="0" w:space="0" w:color="auto"/>
            <w:left w:val="none" w:sz="0" w:space="0" w:color="auto"/>
            <w:bottom w:val="none" w:sz="0" w:space="0" w:color="auto"/>
            <w:right w:val="none" w:sz="0" w:space="0" w:color="auto"/>
          </w:divBdr>
        </w:div>
        <w:div w:id="364409434">
          <w:marLeft w:val="640"/>
          <w:marRight w:val="0"/>
          <w:marTop w:val="0"/>
          <w:marBottom w:val="0"/>
          <w:divBdr>
            <w:top w:val="none" w:sz="0" w:space="0" w:color="auto"/>
            <w:left w:val="none" w:sz="0" w:space="0" w:color="auto"/>
            <w:bottom w:val="none" w:sz="0" w:space="0" w:color="auto"/>
            <w:right w:val="none" w:sz="0" w:space="0" w:color="auto"/>
          </w:divBdr>
        </w:div>
        <w:div w:id="365526330">
          <w:marLeft w:val="640"/>
          <w:marRight w:val="0"/>
          <w:marTop w:val="0"/>
          <w:marBottom w:val="0"/>
          <w:divBdr>
            <w:top w:val="none" w:sz="0" w:space="0" w:color="auto"/>
            <w:left w:val="none" w:sz="0" w:space="0" w:color="auto"/>
            <w:bottom w:val="none" w:sz="0" w:space="0" w:color="auto"/>
            <w:right w:val="none" w:sz="0" w:space="0" w:color="auto"/>
          </w:divBdr>
        </w:div>
        <w:div w:id="368651571">
          <w:marLeft w:val="640"/>
          <w:marRight w:val="0"/>
          <w:marTop w:val="0"/>
          <w:marBottom w:val="0"/>
          <w:divBdr>
            <w:top w:val="none" w:sz="0" w:space="0" w:color="auto"/>
            <w:left w:val="none" w:sz="0" w:space="0" w:color="auto"/>
            <w:bottom w:val="none" w:sz="0" w:space="0" w:color="auto"/>
            <w:right w:val="none" w:sz="0" w:space="0" w:color="auto"/>
          </w:divBdr>
        </w:div>
        <w:div w:id="368923351">
          <w:marLeft w:val="640"/>
          <w:marRight w:val="0"/>
          <w:marTop w:val="0"/>
          <w:marBottom w:val="0"/>
          <w:divBdr>
            <w:top w:val="none" w:sz="0" w:space="0" w:color="auto"/>
            <w:left w:val="none" w:sz="0" w:space="0" w:color="auto"/>
            <w:bottom w:val="none" w:sz="0" w:space="0" w:color="auto"/>
            <w:right w:val="none" w:sz="0" w:space="0" w:color="auto"/>
          </w:divBdr>
        </w:div>
        <w:div w:id="370498354">
          <w:marLeft w:val="640"/>
          <w:marRight w:val="0"/>
          <w:marTop w:val="0"/>
          <w:marBottom w:val="0"/>
          <w:divBdr>
            <w:top w:val="none" w:sz="0" w:space="0" w:color="auto"/>
            <w:left w:val="none" w:sz="0" w:space="0" w:color="auto"/>
            <w:bottom w:val="none" w:sz="0" w:space="0" w:color="auto"/>
            <w:right w:val="none" w:sz="0" w:space="0" w:color="auto"/>
          </w:divBdr>
        </w:div>
        <w:div w:id="382994843">
          <w:marLeft w:val="640"/>
          <w:marRight w:val="0"/>
          <w:marTop w:val="0"/>
          <w:marBottom w:val="0"/>
          <w:divBdr>
            <w:top w:val="none" w:sz="0" w:space="0" w:color="auto"/>
            <w:left w:val="none" w:sz="0" w:space="0" w:color="auto"/>
            <w:bottom w:val="none" w:sz="0" w:space="0" w:color="auto"/>
            <w:right w:val="none" w:sz="0" w:space="0" w:color="auto"/>
          </w:divBdr>
        </w:div>
        <w:div w:id="383063762">
          <w:marLeft w:val="640"/>
          <w:marRight w:val="0"/>
          <w:marTop w:val="0"/>
          <w:marBottom w:val="0"/>
          <w:divBdr>
            <w:top w:val="none" w:sz="0" w:space="0" w:color="auto"/>
            <w:left w:val="none" w:sz="0" w:space="0" w:color="auto"/>
            <w:bottom w:val="none" w:sz="0" w:space="0" w:color="auto"/>
            <w:right w:val="none" w:sz="0" w:space="0" w:color="auto"/>
          </w:divBdr>
        </w:div>
        <w:div w:id="410005235">
          <w:marLeft w:val="640"/>
          <w:marRight w:val="0"/>
          <w:marTop w:val="0"/>
          <w:marBottom w:val="0"/>
          <w:divBdr>
            <w:top w:val="none" w:sz="0" w:space="0" w:color="auto"/>
            <w:left w:val="none" w:sz="0" w:space="0" w:color="auto"/>
            <w:bottom w:val="none" w:sz="0" w:space="0" w:color="auto"/>
            <w:right w:val="none" w:sz="0" w:space="0" w:color="auto"/>
          </w:divBdr>
        </w:div>
        <w:div w:id="415367240">
          <w:marLeft w:val="640"/>
          <w:marRight w:val="0"/>
          <w:marTop w:val="0"/>
          <w:marBottom w:val="0"/>
          <w:divBdr>
            <w:top w:val="none" w:sz="0" w:space="0" w:color="auto"/>
            <w:left w:val="none" w:sz="0" w:space="0" w:color="auto"/>
            <w:bottom w:val="none" w:sz="0" w:space="0" w:color="auto"/>
            <w:right w:val="none" w:sz="0" w:space="0" w:color="auto"/>
          </w:divBdr>
        </w:div>
        <w:div w:id="416219846">
          <w:marLeft w:val="640"/>
          <w:marRight w:val="0"/>
          <w:marTop w:val="0"/>
          <w:marBottom w:val="0"/>
          <w:divBdr>
            <w:top w:val="none" w:sz="0" w:space="0" w:color="auto"/>
            <w:left w:val="none" w:sz="0" w:space="0" w:color="auto"/>
            <w:bottom w:val="none" w:sz="0" w:space="0" w:color="auto"/>
            <w:right w:val="none" w:sz="0" w:space="0" w:color="auto"/>
          </w:divBdr>
        </w:div>
        <w:div w:id="418522288">
          <w:marLeft w:val="640"/>
          <w:marRight w:val="0"/>
          <w:marTop w:val="0"/>
          <w:marBottom w:val="0"/>
          <w:divBdr>
            <w:top w:val="none" w:sz="0" w:space="0" w:color="auto"/>
            <w:left w:val="none" w:sz="0" w:space="0" w:color="auto"/>
            <w:bottom w:val="none" w:sz="0" w:space="0" w:color="auto"/>
            <w:right w:val="none" w:sz="0" w:space="0" w:color="auto"/>
          </w:divBdr>
        </w:div>
        <w:div w:id="434834385">
          <w:marLeft w:val="640"/>
          <w:marRight w:val="0"/>
          <w:marTop w:val="0"/>
          <w:marBottom w:val="0"/>
          <w:divBdr>
            <w:top w:val="none" w:sz="0" w:space="0" w:color="auto"/>
            <w:left w:val="none" w:sz="0" w:space="0" w:color="auto"/>
            <w:bottom w:val="none" w:sz="0" w:space="0" w:color="auto"/>
            <w:right w:val="none" w:sz="0" w:space="0" w:color="auto"/>
          </w:divBdr>
        </w:div>
        <w:div w:id="466629200">
          <w:marLeft w:val="640"/>
          <w:marRight w:val="0"/>
          <w:marTop w:val="0"/>
          <w:marBottom w:val="0"/>
          <w:divBdr>
            <w:top w:val="none" w:sz="0" w:space="0" w:color="auto"/>
            <w:left w:val="none" w:sz="0" w:space="0" w:color="auto"/>
            <w:bottom w:val="none" w:sz="0" w:space="0" w:color="auto"/>
            <w:right w:val="none" w:sz="0" w:space="0" w:color="auto"/>
          </w:divBdr>
        </w:div>
        <w:div w:id="474421093">
          <w:marLeft w:val="640"/>
          <w:marRight w:val="0"/>
          <w:marTop w:val="0"/>
          <w:marBottom w:val="0"/>
          <w:divBdr>
            <w:top w:val="none" w:sz="0" w:space="0" w:color="auto"/>
            <w:left w:val="none" w:sz="0" w:space="0" w:color="auto"/>
            <w:bottom w:val="none" w:sz="0" w:space="0" w:color="auto"/>
            <w:right w:val="none" w:sz="0" w:space="0" w:color="auto"/>
          </w:divBdr>
        </w:div>
        <w:div w:id="478616364">
          <w:marLeft w:val="640"/>
          <w:marRight w:val="0"/>
          <w:marTop w:val="0"/>
          <w:marBottom w:val="0"/>
          <w:divBdr>
            <w:top w:val="none" w:sz="0" w:space="0" w:color="auto"/>
            <w:left w:val="none" w:sz="0" w:space="0" w:color="auto"/>
            <w:bottom w:val="none" w:sz="0" w:space="0" w:color="auto"/>
            <w:right w:val="none" w:sz="0" w:space="0" w:color="auto"/>
          </w:divBdr>
        </w:div>
        <w:div w:id="500589812">
          <w:marLeft w:val="640"/>
          <w:marRight w:val="0"/>
          <w:marTop w:val="0"/>
          <w:marBottom w:val="0"/>
          <w:divBdr>
            <w:top w:val="none" w:sz="0" w:space="0" w:color="auto"/>
            <w:left w:val="none" w:sz="0" w:space="0" w:color="auto"/>
            <w:bottom w:val="none" w:sz="0" w:space="0" w:color="auto"/>
            <w:right w:val="none" w:sz="0" w:space="0" w:color="auto"/>
          </w:divBdr>
        </w:div>
        <w:div w:id="500661584">
          <w:marLeft w:val="640"/>
          <w:marRight w:val="0"/>
          <w:marTop w:val="0"/>
          <w:marBottom w:val="0"/>
          <w:divBdr>
            <w:top w:val="none" w:sz="0" w:space="0" w:color="auto"/>
            <w:left w:val="none" w:sz="0" w:space="0" w:color="auto"/>
            <w:bottom w:val="none" w:sz="0" w:space="0" w:color="auto"/>
            <w:right w:val="none" w:sz="0" w:space="0" w:color="auto"/>
          </w:divBdr>
        </w:div>
        <w:div w:id="520633217">
          <w:marLeft w:val="640"/>
          <w:marRight w:val="0"/>
          <w:marTop w:val="0"/>
          <w:marBottom w:val="0"/>
          <w:divBdr>
            <w:top w:val="none" w:sz="0" w:space="0" w:color="auto"/>
            <w:left w:val="none" w:sz="0" w:space="0" w:color="auto"/>
            <w:bottom w:val="none" w:sz="0" w:space="0" w:color="auto"/>
            <w:right w:val="none" w:sz="0" w:space="0" w:color="auto"/>
          </w:divBdr>
        </w:div>
        <w:div w:id="542521869">
          <w:marLeft w:val="640"/>
          <w:marRight w:val="0"/>
          <w:marTop w:val="0"/>
          <w:marBottom w:val="0"/>
          <w:divBdr>
            <w:top w:val="none" w:sz="0" w:space="0" w:color="auto"/>
            <w:left w:val="none" w:sz="0" w:space="0" w:color="auto"/>
            <w:bottom w:val="none" w:sz="0" w:space="0" w:color="auto"/>
            <w:right w:val="none" w:sz="0" w:space="0" w:color="auto"/>
          </w:divBdr>
        </w:div>
        <w:div w:id="557204541">
          <w:marLeft w:val="640"/>
          <w:marRight w:val="0"/>
          <w:marTop w:val="0"/>
          <w:marBottom w:val="0"/>
          <w:divBdr>
            <w:top w:val="none" w:sz="0" w:space="0" w:color="auto"/>
            <w:left w:val="none" w:sz="0" w:space="0" w:color="auto"/>
            <w:bottom w:val="none" w:sz="0" w:space="0" w:color="auto"/>
            <w:right w:val="none" w:sz="0" w:space="0" w:color="auto"/>
          </w:divBdr>
        </w:div>
        <w:div w:id="584270123">
          <w:marLeft w:val="640"/>
          <w:marRight w:val="0"/>
          <w:marTop w:val="0"/>
          <w:marBottom w:val="0"/>
          <w:divBdr>
            <w:top w:val="none" w:sz="0" w:space="0" w:color="auto"/>
            <w:left w:val="none" w:sz="0" w:space="0" w:color="auto"/>
            <w:bottom w:val="none" w:sz="0" w:space="0" w:color="auto"/>
            <w:right w:val="none" w:sz="0" w:space="0" w:color="auto"/>
          </w:divBdr>
        </w:div>
        <w:div w:id="597953234">
          <w:marLeft w:val="640"/>
          <w:marRight w:val="0"/>
          <w:marTop w:val="0"/>
          <w:marBottom w:val="0"/>
          <w:divBdr>
            <w:top w:val="none" w:sz="0" w:space="0" w:color="auto"/>
            <w:left w:val="none" w:sz="0" w:space="0" w:color="auto"/>
            <w:bottom w:val="none" w:sz="0" w:space="0" w:color="auto"/>
            <w:right w:val="none" w:sz="0" w:space="0" w:color="auto"/>
          </w:divBdr>
        </w:div>
        <w:div w:id="638649559">
          <w:marLeft w:val="640"/>
          <w:marRight w:val="0"/>
          <w:marTop w:val="0"/>
          <w:marBottom w:val="0"/>
          <w:divBdr>
            <w:top w:val="none" w:sz="0" w:space="0" w:color="auto"/>
            <w:left w:val="none" w:sz="0" w:space="0" w:color="auto"/>
            <w:bottom w:val="none" w:sz="0" w:space="0" w:color="auto"/>
            <w:right w:val="none" w:sz="0" w:space="0" w:color="auto"/>
          </w:divBdr>
        </w:div>
        <w:div w:id="642543966">
          <w:marLeft w:val="640"/>
          <w:marRight w:val="0"/>
          <w:marTop w:val="0"/>
          <w:marBottom w:val="0"/>
          <w:divBdr>
            <w:top w:val="none" w:sz="0" w:space="0" w:color="auto"/>
            <w:left w:val="none" w:sz="0" w:space="0" w:color="auto"/>
            <w:bottom w:val="none" w:sz="0" w:space="0" w:color="auto"/>
            <w:right w:val="none" w:sz="0" w:space="0" w:color="auto"/>
          </w:divBdr>
        </w:div>
        <w:div w:id="738939380">
          <w:marLeft w:val="640"/>
          <w:marRight w:val="0"/>
          <w:marTop w:val="0"/>
          <w:marBottom w:val="0"/>
          <w:divBdr>
            <w:top w:val="none" w:sz="0" w:space="0" w:color="auto"/>
            <w:left w:val="none" w:sz="0" w:space="0" w:color="auto"/>
            <w:bottom w:val="none" w:sz="0" w:space="0" w:color="auto"/>
            <w:right w:val="none" w:sz="0" w:space="0" w:color="auto"/>
          </w:divBdr>
        </w:div>
        <w:div w:id="744762538">
          <w:marLeft w:val="640"/>
          <w:marRight w:val="0"/>
          <w:marTop w:val="0"/>
          <w:marBottom w:val="0"/>
          <w:divBdr>
            <w:top w:val="none" w:sz="0" w:space="0" w:color="auto"/>
            <w:left w:val="none" w:sz="0" w:space="0" w:color="auto"/>
            <w:bottom w:val="none" w:sz="0" w:space="0" w:color="auto"/>
            <w:right w:val="none" w:sz="0" w:space="0" w:color="auto"/>
          </w:divBdr>
        </w:div>
        <w:div w:id="759253089">
          <w:marLeft w:val="640"/>
          <w:marRight w:val="0"/>
          <w:marTop w:val="0"/>
          <w:marBottom w:val="0"/>
          <w:divBdr>
            <w:top w:val="none" w:sz="0" w:space="0" w:color="auto"/>
            <w:left w:val="none" w:sz="0" w:space="0" w:color="auto"/>
            <w:bottom w:val="none" w:sz="0" w:space="0" w:color="auto"/>
            <w:right w:val="none" w:sz="0" w:space="0" w:color="auto"/>
          </w:divBdr>
        </w:div>
        <w:div w:id="771440666">
          <w:marLeft w:val="640"/>
          <w:marRight w:val="0"/>
          <w:marTop w:val="0"/>
          <w:marBottom w:val="0"/>
          <w:divBdr>
            <w:top w:val="none" w:sz="0" w:space="0" w:color="auto"/>
            <w:left w:val="none" w:sz="0" w:space="0" w:color="auto"/>
            <w:bottom w:val="none" w:sz="0" w:space="0" w:color="auto"/>
            <w:right w:val="none" w:sz="0" w:space="0" w:color="auto"/>
          </w:divBdr>
        </w:div>
        <w:div w:id="782846550">
          <w:marLeft w:val="640"/>
          <w:marRight w:val="0"/>
          <w:marTop w:val="0"/>
          <w:marBottom w:val="0"/>
          <w:divBdr>
            <w:top w:val="none" w:sz="0" w:space="0" w:color="auto"/>
            <w:left w:val="none" w:sz="0" w:space="0" w:color="auto"/>
            <w:bottom w:val="none" w:sz="0" w:space="0" w:color="auto"/>
            <w:right w:val="none" w:sz="0" w:space="0" w:color="auto"/>
          </w:divBdr>
        </w:div>
        <w:div w:id="794905639">
          <w:marLeft w:val="640"/>
          <w:marRight w:val="0"/>
          <w:marTop w:val="0"/>
          <w:marBottom w:val="0"/>
          <w:divBdr>
            <w:top w:val="none" w:sz="0" w:space="0" w:color="auto"/>
            <w:left w:val="none" w:sz="0" w:space="0" w:color="auto"/>
            <w:bottom w:val="none" w:sz="0" w:space="0" w:color="auto"/>
            <w:right w:val="none" w:sz="0" w:space="0" w:color="auto"/>
          </w:divBdr>
        </w:div>
        <w:div w:id="806973298">
          <w:marLeft w:val="640"/>
          <w:marRight w:val="0"/>
          <w:marTop w:val="0"/>
          <w:marBottom w:val="0"/>
          <w:divBdr>
            <w:top w:val="none" w:sz="0" w:space="0" w:color="auto"/>
            <w:left w:val="none" w:sz="0" w:space="0" w:color="auto"/>
            <w:bottom w:val="none" w:sz="0" w:space="0" w:color="auto"/>
            <w:right w:val="none" w:sz="0" w:space="0" w:color="auto"/>
          </w:divBdr>
        </w:div>
        <w:div w:id="828860869">
          <w:marLeft w:val="640"/>
          <w:marRight w:val="0"/>
          <w:marTop w:val="0"/>
          <w:marBottom w:val="0"/>
          <w:divBdr>
            <w:top w:val="none" w:sz="0" w:space="0" w:color="auto"/>
            <w:left w:val="none" w:sz="0" w:space="0" w:color="auto"/>
            <w:bottom w:val="none" w:sz="0" w:space="0" w:color="auto"/>
            <w:right w:val="none" w:sz="0" w:space="0" w:color="auto"/>
          </w:divBdr>
        </w:div>
        <w:div w:id="971062839">
          <w:marLeft w:val="640"/>
          <w:marRight w:val="0"/>
          <w:marTop w:val="0"/>
          <w:marBottom w:val="0"/>
          <w:divBdr>
            <w:top w:val="none" w:sz="0" w:space="0" w:color="auto"/>
            <w:left w:val="none" w:sz="0" w:space="0" w:color="auto"/>
            <w:bottom w:val="none" w:sz="0" w:space="0" w:color="auto"/>
            <w:right w:val="none" w:sz="0" w:space="0" w:color="auto"/>
          </w:divBdr>
        </w:div>
        <w:div w:id="1026449277">
          <w:marLeft w:val="640"/>
          <w:marRight w:val="0"/>
          <w:marTop w:val="0"/>
          <w:marBottom w:val="0"/>
          <w:divBdr>
            <w:top w:val="none" w:sz="0" w:space="0" w:color="auto"/>
            <w:left w:val="none" w:sz="0" w:space="0" w:color="auto"/>
            <w:bottom w:val="none" w:sz="0" w:space="0" w:color="auto"/>
            <w:right w:val="none" w:sz="0" w:space="0" w:color="auto"/>
          </w:divBdr>
        </w:div>
        <w:div w:id="1033729216">
          <w:marLeft w:val="640"/>
          <w:marRight w:val="0"/>
          <w:marTop w:val="0"/>
          <w:marBottom w:val="0"/>
          <w:divBdr>
            <w:top w:val="none" w:sz="0" w:space="0" w:color="auto"/>
            <w:left w:val="none" w:sz="0" w:space="0" w:color="auto"/>
            <w:bottom w:val="none" w:sz="0" w:space="0" w:color="auto"/>
            <w:right w:val="none" w:sz="0" w:space="0" w:color="auto"/>
          </w:divBdr>
        </w:div>
        <w:div w:id="1037311978">
          <w:marLeft w:val="640"/>
          <w:marRight w:val="0"/>
          <w:marTop w:val="0"/>
          <w:marBottom w:val="0"/>
          <w:divBdr>
            <w:top w:val="none" w:sz="0" w:space="0" w:color="auto"/>
            <w:left w:val="none" w:sz="0" w:space="0" w:color="auto"/>
            <w:bottom w:val="none" w:sz="0" w:space="0" w:color="auto"/>
            <w:right w:val="none" w:sz="0" w:space="0" w:color="auto"/>
          </w:divBdr>
        </w:div>
        <w:div w:id="1060405098">
          <w:marLeft w:val="640"/>
          <w:marRight w:val="0"/>
          <w:marTop w:val="0"/>
          <w:marBottom w:val="0"/>
          <w:divBdr>
            <w:top w:val="none" w:sz="0" w:space="0" w:color="auto"/>
            <w:left w:val="none" w:sz="0" w:space="0" w:color="auto"/>
            <w:bottom w:val="none" w:sz="0" w:space="0" w:color="auto"/>
            <w:right w:val="none" w:sz="0" w:space="0" w:color="auto"/>
          </w:divBdr>
        </w:div>
        <w:div w:id="1078744213">
          <w:marLeft w:val="640"/>
          <w:marRight w:val="0"/>
          <w:marTop w:val="0"/>
          <w:marBottom w:val="0"/>
          <w:divBdr>
            <w:top w:val="none" w:sz="0" w:space="0" w:color="auto"/>
            <w:left w:val="none" w:sz="0" w:space="0" w:color="auto"/>
            <w:bottom w:val="none" w:sz="0" w:space="0" w:color="auto"/>
            <w:right w:val="none" w:sz="0" w:space="0" w:color="auto"/>
          </w:divBdr>
        </w:div>
        <w:div w:id="1095323596">
          <w:marLeft w:val="640"/>
          <w:marRight w:val="0"/>
          <w:marTop w:val="0"/>
          <w:marBottom w:val="0"/>
          <w:divBdr>
            <w:top w:val="none" w:sz="0" w:space="0" w:color="auto"/>
            <w:left w:val="none" w:sz="0" w:space="0" w:color="auto"/>
            <w:bottom w:val="none" w:sz="0" w:space="0" w:color="auto"/>
            <w:right w:val="none" w:sz="0" w:space="0" w:color="auto"/>
          </w:divBdr>
        </w:div>
        <w:div w:id="1136726675">
          <w:marLeft w:val="640"/>
          <w:marRight w:val="0"/>
          <w:marTop w:val="0"/>
          <w:marBottom w:val="0"/>
          <w:divBdr>
            <w:top w:val="none" w:sz="0" w:space="0" w:color="auto"/>
            <w:left w:val="none" w:sz="0" w:space="0" w:color="auto"/>
            <w:bottom w:val="none" w:sz="0" w:space="0" w:color="auto"/>
            <w:right w:val="none" w:sz="0" w:space="0" w:color="auto"/>
          </w:divBdr>
        </w:div>
        <w:div w:id="1145708428">
          <w:marLeft w:val="640"/>
          <w:marRight w:val="0"/>
          <w:marTop w:val="0"/>
          <w:marBottom w:val="0"/>
          <w:divBdr>
            <w:top w:val="none" w:sz="0" w:space="0" w:color="auto"/>
            <w:left w:val="none" w:sz="0" w:space="0" w:color="auto"/>
            <w:bottom w:val="none" w:sz="0" w:space="0" w:color="auto"/>
            <w:right w:val="none" w:sz="0" w:space="0" w:color="auto"/>
          </w:divBdr>
        </w:div>
        <w:div w:id="1166088507">
          <w:marLeft w:val="640"/>
          <w:marRight w:val="0"/>
          <w:marTop w:val="0"/>
          <w:marBottom w:val="0"/>
          <w:divBdr>
            <w:top w:val="none" w:sz="0" w:space="0" w:color="auto"/>
            <w:left w:val="none" w:sz="0" w:space="0" w:color="auto"/>
            <w:bottom w:val="none" w:sz="0" w:space="0" w:color="auto"/>
            <w:right w:val="none" w:sz="0" w:space="0" w:color="auto"/>
          </w:divBdr>
        </w:div>
        <w:div w:id="1228766294">
          <w:marLeft w:val="640"/>
          <w:marRight w:val="0"/>
          <w:marTop w:val="0"/>
          <w:marBottom w:val="0"/>
          <w:divBdr>
            <w:top w:val="none" w:sz="0" w:space="0" w:color="auto"/>
            <w:left w:val="none" w:sz="0" w:space="0" w:color="auto"/>
            <w:bottom w:val="none" w:sz="0" w:space="0" w:color="auto"/>
            <w:right w:val="none" w:sz="0" w:space="0" w:color="auto"/>
          </w:divBdr>
        </w:div>
        <w:div w:id="1238396282">
          <w:marLeft w:val="640"/>
          <w:marRight w:val="0"/>
          <w:marTop w:val="0"/>
          <w:marBottom w:val="0"/>
          <w:divBdr>
            <w:top w:val="none" w:sz="0" w:space="0" w:color="auto"/>
            <w:left w:val="none" w:sz="0" w:space="0" w:color="auto"/>
            <w:bottom w:val="none" w:sz="0" w:space="0" w:color="auto"/>
            <w:right w:val="none" w:sz="0" w:space="0" w:color="auto"/>
          </w:divBdr>
        </w:div>
        <w:div w:id="1254977517">
          <w:marLeft w:val="640"/>
          <w:marRight w:val="0"/>
          <w:marTop w:val="0"/>
          <w:marBottom w:val="0"/>
          <w:divBdr>
            <w:top w:val="none" w:sz="0" w:space="0" w:color="auto"/>
            <w:left w:val="none" w:sz="0" w:space="0" w:color="auto"/>
            <w:bottom w:val="none" w:sz="0" w:space="0" w:color="auto"/>
            <w:right w:val="none" w:sz="0" w:space="0" w:color="auto"/>
          </w:divBdr>
        </w:div>
        <w:div w:id="1262911063">
          <w:marLeft w:val="640"/>
          <w:marRight w:val="0"/>
          <w:marTop w:val="0"/>
          <w:marBottom w:val="0"/>
          <w:divBdr>
            <w:top w:val="none" w:sz="0" w:space="0" w:color="auto"/>
            <w:left w:val="none" w:sz="0" w:space="0" w:color="auto"/>
            <w:bottom w:val="none" w:sz="0" w:space="0" w:color="auto"/>
            <w:right w:val="none" w:sz="0" w:space="0" w:color="auto"/>
          </w:divBdr>
        </w:div>
        <w:div w:id="1311128924">
          <w:marLeft w:val="640"/>
          <w:marRight w:val="0"/>
          <w:marTop w:val="0"/>
          <w:marBottom w:val="0"/>
          <w:divBdr>
            <w:top w:val="none" w:sz="0" w:space="0" w:color="auto"/>
            <w:left w:val="none" w:sz="0" w:space="0" w:color="auto"/>
            <w:bottom w:val="none" w:sz="0" w:space="0" w:color="auto"/>
            <w:right w:val="none" w:sz="0" w:space="0" w:color="auto"/>
          </w:divBdr>
        </w:div>
        <w:div w:id="1371221285">
          <w:marLeft w:val="640"/>
          <w:marRight w:val="0"/>
          <w:marTop w:val="0"/>
          <w:marBottom w:val="0"/>
          <w:divBdr>
            <w:top w:val="none" w:sz="0" w:space="0" w:color="auto"/>
            <w:left w:val="none" w:sz="0" w:space="0" w:color="auto"/>
            <w:bottom w:val="none" w:sz="0" w:space="0" w:color="auto"/>
            <w:right w:val="none" w:sz="0" w:space="0" w:color="auto"/>
          </w:divBdr>
        </w:div>
        <w:div w:id="1391224730">
          <w:marLeft w:val="640"/>
          <w:marRight w:val="0"/>
          <w:marTop w:val="0"/>
          <w:marBottom w:val="0"/>
          <w:divBdr>
            <w:top w:val="none" w:sz="0" w:space="0" w:color="auto"/>
            <w:left w:val="none" w:sz="0" w:space="0" w:color="auto"/>
            <w:bottom w:val="none" w:sz="0" w:space="0" w:color="auto"/>
            <w:right w:val="none" w:sz="0" w:space="0" w:color="auto"/>
          </w:divBdr>
        </w:div>
        <w:div w:id="1399326614">
          <w:marLeft w:val="640"/>
          <w:marRight w:val="0"/>
          <w:marTop w:val="0"/>
          <w:marBottom w:val="0"/>
          <w:divBdr>
            <w:top w:val="none" w:sz="0" w:space="0" w:color="auto"/>
            <w:left w:val="none" w:sz="0" w:space="0" w:color="auto"/>
            <w:bottom w:val="none" w:sz="0" w:space="0" w:color="auto"/>
            <w:right w:val="none" w:sz="0" w:space="0" w:color="auto"/>
          </w:divBdr>
        </w:div>
        <w:div w:id="1402172184">
          <w:marLeft w:val="640"/>
          <w:marRight w:val="0"/>
          <w:marTop w:val="0"/>
          <w:marBottom w:val="0"/>
          <w:divBdr>
            <w:top w:val="none" w:sz="0" w:space="0" w:color="auto"/>
            <w:left w:val="none" w:sz="0" w:space="0" w:color="auto"/>
            <w:bottom w:val="none" w:sz="0" w:space="0" w:color="auto"/>
            <w:right w:val="none" w:sz="0" w:space="0" w:color="auto"/>
          </w:divBdr>
        </w:div>
        <w:div w:id="1480534018">
          <w:marLeft w:val="640"/>
          <w:marRight w:val="0"/>
          <w:marTop w:val="0"/>
          <w:marBottom w:val="0"/>
          <w:divBdr>
            <w:top w:val="none" w:sz="0" w:space="0" w:color="auto"/>
            <w:left w:val="none" w:sz="0" w:space="0" w:color="auto"/>
            <w:bottom w:val="none" w:sz="0" w:space="0" w:color="auto"/>
            <w:right w:val="none" w:sz="0" w:space="0" w:color="auto"/>
          </w:divBdr>
        </w:div>
        <w:div w:id="1497915048">
          <w:marLeft w:val="640"/>
          <w:marRight w:val="0"/>
          <w:marTop w:val="0"/>
          <w:marBottom w:val="0"/>
          <w:divBdr>
            <w:top w:val="none" w:sz="0" w:space="0" w:color="auto"/>
            <w:left w:val="none" w:sz="0" w:space="0" w:color="auto"/>
            <w:bottom w:val="none" w:sz="0" w:space="0" w:color="auto"/>
            <w:right w:val="none" w:sz="0" w:space="0" w:color="auto"/>
          </w:divBdr>
        </w:div>
        <w:div w:id="1555199422">
          <w:marLeft w:val="640"/>
          <w:marRight w:val="0"/>
          <w:marTop w:val="0"/>
          <w:marBottom w:val="0"/>
          <w:divBdr>
            <w:top w:val="none" w:sz="0" w:space="0" w:color="auto"/>
            <w:left w:val="none" w:sz="0" w:space="0" w:color="auto"/>
            <w:bottom w:val="none" w:sz="0" w:space="0" w:color="auto"/>
            <w:right w:val="none" w:sz="0" w:space="0" w:color="auto"/>
          </w:divBdr>
        </w:div>
        <w:div w:id="1568227902">
          <w:marLeft w:val="640"/>
          <w:marRight w:val="0"/>
          <w:marTop w:val="0"/>
          <w:marBottom w:val="0"/>
          <w:divBdr>
            <w:top w:val="none" w:sz="0" w:space="0" w:color="auto"/>
            <w:left w:val="none" w:sz="0" w:space="0" w:color="auto"/>
            <w:bottom w:val="none" w:sz="0" w:space="0" w:color="auto"/>
            <w:right w:val="none" w:sz="0" w:space="0" w:color="auto"/>
          </w:divBdr>
        </w:div>
        <w:div w:id="1587610394">
          <w:marLeft w:val="640"/>
          <w:marRight w:val="0"/>
          <w:marTop w:val="0"/>
          <w:marBottom w:val="0"/>
          <w:divBdr>
            <w:top w:val="none" w:sz="0" w:space="0" w:color="auto"/>
            <w:left w:val="none" w:sz="0" w:space="0" w:color="auto"/>
            <w:bottom w:val="none" w:sz="0" w:space="0" w:color="auto"/>
            <w:right w:val="none" w:sz="0" w:space="0" w:color="auto"/>
          </w:divBdr>
        </w:div>
        <w:div w:id="1593659441">
          <w:marLeft w:val="640"/>
          <w:marRight w:val="0"/>
          <w:marTop w:val="0"/>
          <w:marBottom w:val="0"/>
          <w:divBdr>
            <w:top w:val="none" w:sz="0" w:space="0" w:color="auto"/>
            <w:left w:val="none" w:sz="0" w:space="0" w:color="auto"/>
            <w:bottom w:val="none" w:sz="0" w:space="0" w:color="auto"/>
            <w:right w:val="none" w:sz="0" w:space="0" w:color="auto"/>
          </w:divBdr>
        </w:div>
        <w:div w:id="1595820441">
          <w:marLeft w:val="640"/>
          <w:marRight w:val="0"/>
          <w:marTop w:val="0"/>
          <w:marBottom w:val="0"/>
          <w:divBdr>
            <w:top w:val="none" w:sz="0" w:space="0" w:color="auto"/>
            <w:left w:val="none" w:sz="0" w:space="0" w:color="auto"/>
            <w:bottom w:val="none" w:sz="0" w:space="0" w:color="auto"/>
            <w:right w:val="none" w:sz="0" w:space="0" w:color="auto"/>
          </w:divBdr>
        </w:div>
        <w:div w:id="1641810819">
          <w:marLeft w:val="640"/>
          <w:marRight w:val="0"/>
          <w:marTop w:val="0"/>
          <w:marBottom w:val="0"/>
          <w:divBdr>
            <w:top w:val="none" w:sz="0" w:space="0" w:color="auto"/>
            <w:left w:val="none" w:sz="0" w:space="0" w:color="auto"/>
            <w:bottom w:val="none" w:sz="0" w:space="0" w:color="auto"/>
            <w:right w:val="none" w:sz="0" w:space="0" w:color="auto"/>
          </w:divBdr>
        </w:div>
        <w:div w:id="1660689828">
          <w:marLeft w:val="640"/>
          <w:marRight w:val="0"/>
          <w:marTop w:val="0"/>
          <w:marBottom w:val="0"/>
          <w:divBdr>
            <w:top w:val="none" w:sz="0" w:space="0" w:color="auto"/>
            <w:left w:val="none" w:sz="0" w:space="0" w:color="auto"/>
            <w:bottom w:val="none" w:sz="0" w:space="0" w:color="auto"/>
            <w:right w:val="none" w:sz="0" w:space="0" w:color="auto"/>
          </w:divBdr>
        </w:div>
        <w:div w:id="1678265685">
          <w:marLeft w:val="640"/>
          <w:marRight w:val="0"/>
          <w:marTop w:val="0"/>
          <w:marBottom w:val="0"/>
          <w:divBdr>
            <w:top w:val="none" w:sz="0" w:space="0" w:color="auto"/>
            <w:left w:val="none" w:sz="0" w:space="0" w:color="auto"/>
            <w:bottom w:val="none" w:sz="0" w:space="0" w:color="auto"/>
            <w:right w:val="none" w:sz="0" w:space="0" w:color="auto"/>
          </w:divBdr>
        </w:div>
        <w:div w:id="1721978393">
          <w:marLeft w:val="640"/>
          <w:marRight w:val="0"/>
          <w:marTop w:val="0"/>
          <w:marBottom w:val="0"/>
          <w:divBdr>
            <w:top w:val="none" w:sz="0" w:space="0" w:color="auto"/>
            <w:left w:val="none" w:sz="0" w:space="0" w:color="auto"/>
            <w:bottom w:val="none" w:sz="0" w:space="0" w:color="auto"/>
            <w:right w:val="none" w:sz="0" w:space="0" w:color="auto"/>
          </w:divBdr>
        </w:div>
        <w:div w:id="1735155947">
          <w:marLeft w:val="640"/>
          <w:marRight w:val="0"/>
          <w:marTop w:val="0"/>
          <w:marBottom w:val="0"/>
          <w:divBdr>
            <w:top w:val="none" w:sz="0" w:space="0" w:color="auto"/>
            <w:left w:val="none" w:sz="0" w:space="0" w:color="auto"/>
            <w:bottom w:val="none" w:sz="0" w:space="0" w:color="auto"/>
            <w:right w:val="none" w:sz="0" w:space="0" w:color="auto"/>
          </w:divBdr>
        </w:div>
        <w:div w:id="1800296226">
          <w:marLeft w:val="640"/>
          <w:marRight w:val="0"/>
          <w:marTop w:val="0"/>
          <w:marBottom w:val="0"/>
          <w:divBdr>
            <w:top w:val="none" w:sz="0" w:space="0" w:color="auto"/>
            <w:left w:val="none" w:sz="0" w:space="0" w:color="auto"/>
            <w:bottom w:val="none" w:sz="0" w:space="0" w:color="auto"/>
            <w:right w:val="none" w:sz="0" w:space="0" w:color="auto"/>
          </w:divBdr>
        </w:div>
        <w:div w:id="1816408165">
          <w:marLeft w:val="640"/>
          <w:marRight w:val="0"/>
          <w:marTop w:val="0"/>
          <w:marBottom w:val="0"/>
          <w:divBdr>
            <w:top w:val="none" w:sz="0" w:space="0" w:color="auto"/>
            <w:left w:val="none" w:sz="0" w:space="0" w:color="auto"/>
            <w:bottom w:val="none" w:sz="0" w:space="0" w:color="auto"/>
            <w:right w:val="none" w:sz="0" w:space="0" w:color="auto"/>
          </w:divBdr>
        </w:div>
        <w:div w:id="1823227516">
          <w:marLeft w:val="640"/>
          <w:marRight w:val="0"/>
          <w:marTop w:val="0"/>
          <w:marBottom w:val="0"/>
          <w:divBdr>
            <w:top w:val="none" w:sz="0" w:space="0" w:color="auto"/>
            <w:left w:val="none" w:sz="0" w:space="0" w:color="auto"/>
            <w:bottom w:val="none" w:sz="0" w:space="0" w:color="auto"/>
            <w:right w:val="none" w:sz="0" w:space="0" w:color="auto"/>
          </w:divBdr>
        </w:div>
        <w:div w:id="1828588105">
          <w:marLeft w:val="640"/>
          <w:marRight w:val="0"/>
          <w:marTop w:val="0"/>
          <w:marBottom w:val="0"/>
          <w:divBdr>
            <w:top w:val="none" w:sz="0" w:space="0" w:color="auto"/>
            <w:left w:val="none" w:sz="0" w:space="0" w:color="auto"/>
            <w:bottom w:val="none" w:sz="0" w:space="0" w:color="auto"/>
            <w:right w:val="none" w:sz="0" w:space="0" w:color="auto"/>
          </w:divBdr>
        </w:div>
        <w:div w:id="1885824356">
          <w:marLeft w:val="640"/>
          <w:marRight w:val="0"/>
          <w:marTop w:val="0"/>
          <w:marBottom w:val="0"/>
          <w:divBdr>
            <w:top w:val="none" w:sz="0" w:space="0" w:color="auto"/>
            <w:left w:val="none" w:sz="0" w:space="0" w:color="auto"/>
            <w:bottom w:val="none" w:sz="0" w:space="0" w:color="auto"/>
            <w:right w:val="none" w:sz="0" w:space="0" w:color="auto"/>
          </w:divBdr>
        </w:div>
        <w:div w:id="1888488109">
          <w:marLeft w:val="640"/>
          <w:marRight w:val="0"/>
          <w:marTop w:val="0"/>
          <w:marBottom w:val="0"/>
          <w:divBdr>
            <w:top w:val="none" w:sz="0" w:space="0" w:color="auto"/>
            <w:left w:val="none" w:sz="0" w:space="0" w:color="auto"/>
            <w:bottom w:val="none" w:sz="0" w:space="0" w:color="auto"/>
            <w:right w:val="none" w:sz="0" w:space="0" w:color="auto"/>
          </w:divBdr>
        </w:div>
        <w:div w:id="1910536294">
          <w:marLeft w:val="640"/>
          <w:marRight w:val="0"/>
          <w:marTop w:val="0"/>
          <w:marBottom w:val="0"/>
          <w:divBdr>
            <w:top w:val="none" w:sz="0" w:space="0" w:color="auto"/>
            <w:left w:val="none" w:sz="0" w:space="0" w:color="auto"/>
            <w:bottom w:val="none" w:sz="0" w:space="0" w:color="auto"/>
            <w:right w:val="none" w:sz="0" w:space="0" w:color="auto"/>
          </w:divBdr>
        </w:div>
        <w:div w:id="1920675292">
          <w:marLeft w:val="640"/>
          <w:marRight w:val="0"/>
          <w:marTop w:val="0"/>
          <w:marBottom w:val="0"/>
          <w:divBdr>
            <w:top w:val="none" w:sz="0" w:space="0" w:color="auto"/>
            <w:left w:val="none" w:sz="0" w:space="0" w:color="auto"/>
            <w:bottom w:val="none" w:sz="0" w:space="0" w:color="auto"/>
            <w:right w:val="none" w:sz="0" w:space="0" w:color="auto"/>
          </w:divBdr>
        </w:div>
        <w:div w:id="1930235141">
          <w:marLeft w:val="640"/>
          <w:marRight w:val="0"/>
          <w:marTop w:val="0"/>
          <w:marBottom w:val="0"/>
          <w:divBdr>
            <w:top w:val="none" w:sz="0" w:space="0" w:color="auto"/>
            <w:left w:val="none" w:sz="0" w:space="0" w:color="auto"/>
            <w:bottom w:val="none" w:sz="0" w:space="0" w:color="auto"/>
            <w:right w:val="none" w:sz="0" w:space="0" w:color="auto"/>
          </w:divBdr>
        </w:div>
        <w:div w:id="1940672805">
          <w:marLeft w:val="640"/>
          <w:marRight w:val="0"/>
          <w:marTop w:val="0"/>
          <w:marBottom w:val="0"/>
          <w:divBdr>
            <w:top w:val="none" w:sz="0" w:space="0" w:color="auto"/>
            <w:left w:val="none" w:sz="0" w:space="0" w:color="auto"/>
            <w:bottom w:val="none" w:sz="0" w:space="0" w:color="auto"/>
            <w:right w:val="none" w:sz="0" w:space="0" w:color="auto"/>
          </w:divBdr>
        </w:div>
        <w:div w:id="1967881847">
          <w:marLeft w:val="640"/>
          <w:marRight w:val="0"/>
          <w:marTop w:val="0"/>
          <w:marBottom w:val="0"/>
          <w:divBdr>
            <w:top w:val="none" w:sz="0" w:space="0" w:color="auto"/>
            <w:left w:val="none" w:sz="0" w:space="0" w:color="auto"/>
            <w:bottom w:val="none" w:sz="0" w:space="0" w:color="auto"/>
            <w:right w:val="none" w:sz="0" w:space="0" w:color="auto"/>
          </w:divBdr>
        </w:div>
        <w:div w:id="1999649084">
          <w:marLeft w:val="640"/>
          <w:marRight w:val="0"/>
          <w:marTop w:val="0"/>
          <w:marBottom w:val="0"/>
          <w:divBdr>
            <w:top w:val="none" w:sz="0" w:space="0" w:color="auto"/>
            <w:left w:val="none" w:sz="0" w:space="0" w:color="auto"/>
            <w:bottom w:val="none" w:sz="0" w:space="0" w:color="auto"/>
            <w:right w:val="none" w:sz="0" w:space="0" w:color="auto"/>
          </w:divBdr>
        </w:div>
        <w:div w:id="2033070374">
          <w:marLeft w:val="640"/>
          <w:marRight w:val="0"/>
          <w:marTop w:val="0"/>
          <w:marBottom w:val="0"/>
          <w:divBdr>
            <w:top w:val="none" w:sz="0" w:space="0" w:color="auto"/>
            <w:left w:val="none" w:sz="0" w:space="0" w:color="auto"/>
            <w:bottom w:val="none" w:sz="0" w:space="0" w:color="auto"/>
            <w:right w:val="none" w:sz="0" w:space="0" w:color="auto"/>
          </w:divBdr>
        </w:div>
        <w:div w:id="2044555120">
          <w:marLeft w:val="640"/>
          <w:marRight w:val="0"/>
          <w:marTop w:val="0"/>
          <w:marBottom w:val="0"/>
          <w:divBdr>
            <w:top w:val="none" w:sz="0" w:space="0" w:color="auto"/>
            <w:left w:val="none" w:sz="0" w:space="0" w:color="auto"/>
            <w:bottom w:val="none" w:sz="0" w:space="0" w:color="auto"/>
            <w:right w:val="none" w:sz="0" w:space="0" w:color="auto"/>
          </w:divBdr>
        </w:div>
        <w:div w:id="2049135590">
          <w:marLeft w:val="640"/>
          <w:marRight w:val="0"/>
          <w:marTop w:val="0"/>
          <w:marBottom w:val="0"/>
          <w:divBdr>
            <w:top w:val="none" w:sz="0" w:space="0" w:color="auto"/>
            <w:left w:val="none" w:sz="0" w:space="0" w:color="auto"/>
            <w:bottom w:val="none" w:sz="0" w:space="0" w:color="auto"/>
            <w:right w:val="none" w:sz="0" w:space="0" w:color="auto"/>
          </w:divBdr>
        </w:div>
        <w:div w:id="2068255625">
          <w:marLeft w:val="640"/>
          <w:marRight w:val="0"/>
          <w:marTop w:val="0"/>
          <w:marBottom w:val="0"/>
          <w:divBdr>
            <w:top w:val="none" w:sz="0" w:space="0" w:color="auto"/>
            <w:left w:val="none" w:sz="0" w:space="0" w:color="auto"/>
            <w:bottom w:val="none" w:sz="0" w:space="0" w:color="auto"/>
            <w:right w:val="none" w:sz="0" w:space="0" w:color="auto"/>
          </w:divBdr>
        </w:div>
        <w:div w:id="2084793218">
          <w:marLeft w:val="640"/>
          <w:marRight w:val="0"/>
          <w:marTop w:val="0"/>
          <w:marBottom w:val="0"/>
          <w:divBdr>
            <w:top w:val="none" w:sz="0" w:space="0" w:color="auto"/>
            <w:left w:val="none" w:sz="0" w:space="0" w:color="auto"/>
            <w:bottom w:val="none" w:sz="0" w:space="0" w:color="auto"/>
            <w:right w:val="none" w:sz="0" w:space="0" w:color="auto"/>
          </w:divBdr>
        </w:div>
        <w:div w:id="2091997551">
          <w:marLeft w:val="640"/>
          <w:marRight w:val="0"/>
          <w:marTop w:val="0"/>
          <w:marBottom w:val="0"/>
          <w:divBdr>
            <w:top w:val="none" w:sz="0" w:space="0" w:color="auto"/>
            <w:left w:val="none" w:sz="0" w:space="0" w:color="auto"/>
            <w:bottom w:val="none" w:sz="0" w:space="0" w:color="auto"/>
            <w:right w:val="none" w:sz="0" w:space="0" w:color="auto"/>
          </w:divBdr>
        </w:div>
        <w:div w:id="2113043225">
          <w:marLeft w:val="640"/>
          <w:marRight w:val="0"/>
          <w:marTop w:val="0"/>
          <w:marBottom w:val="0"/>
          <w:divBdr>
            <w:top w:val="none" w:sz="0" w:space="0" w:color="auto"/>
            <w:left w:val="none" w:sz="0" w:space="0" w:color="auto"/>
            <w:bottom w:val="none" w:sz="0" w:space="0" w:color="auto"/>
            <w:right w:val="none" w:sz="0" w:space="0" w:color="auto"/>
          </w:divBdr>
        </w:div>
        <w:div w:id="2127502181">
          <w:marLeft w:val="640"/>
          <w:marRight w:val="0"/>
          <w:marTop w:val="0"/>
          <w:marBottom w:val="0"/>
          <w:divBdr>
            <w:top w:val="none" w:sz="0" w:space="0" w:color="auto"/>
            <w:left w:val="none" w:sz="0" w:space="0" w:color="auto"/>
            <w:bottom w:val="none" w:sz="0" w:space="0" w:color="auto"/>
            <w:right w:val="none" w:sz="0" w:space="0" w:color="auto"/>
          </w:divBdr>
        </w:div>
      </w:divsChild>
    </w:div>
    <w:div w:id="1224633012">
      <w:bodyDiv w:val="1"/>
      <w:marLeft w:val="0"/>
      <w:marRight w:val="0"/>
      <w:marTop w:val="0"/>
      <w:marBottom w:val="0"/>
      <w:divBdr>
        <w:top w:val="none" w:sz="0" w:space="0" w:color="auto"/>
        <w:left w:val="none" w:sz="0" w:space="0" w:color="auto"/>
        <w:bottom w:val="none" w:sz="0" w:space="0" w:color="auto"/>
        <w:right w:val="none" w:sz="0" w:space="0" w:color="auto"/>
      </w:divBdr>
      <w:divsChild>
        <w:div w:id="7559370">
          <w:marLeft w:val="640"/>
          <w:marRight w:val="0"/>
          <w:marTop w:val="0"/>
          <w:marBottom w:val="0"/>
          <w:divBdr>
            <w:top w:val="none" w:sz="0" w:space="0" w:color="auto"/>
            <w:left w:val="none" w:sz="0" w:space="0" w:color="auto"/>
            <w:bottom w:val="none" w:sz="0" w:space="0" w:color="auto"/>
            <w:right w:val="none" w:sz="0" w:space="0" w:color="auto"/>
          </w:divBdr>
        </w:div>
        <w:div w:id="9569235">
          <w:marLeft w:val="640"/>
          <w:marRight w:val="0"/>
          <w:marTop w:val="0"/>
          <w:marBottom w:val="0"/>
          <w:divBdr>
            <w:top w:val="none" w:sz="0" w:space="0" w:color="auto"/>
            <w:left w:val="none" w:sz="0" w:space="0" w:color="auto"/>
            <w:bottom w:val="none" w:sz="0" w:space="0" w:color="auto"/>
            <w:right w:val="none" w:sz="0" w:space="0" w:color="auto"/>
          </w:divBdr>
        </w:div>
        <w:div w:id="109210078">
          <w:marLeft w:val="640"/>
          <w:marRight w:val="0"/>
          <w:marTop w:val="0"/>
          <w:marBottom w:val="0"/>
          <w:divBdr>
            <w:top w:val="none" w:sz="0" w:space="0" w:color="auto"/>
            <w:left w:val="none" w:sz="0" w:space="0" w:color="auto"/>
            <w:bottom w:val="none" w:sz="0" w:space="0" w:color="auto"/>
            <w:right w:val="none" w:sz="0" w:space="0" w:color="auto"/>
          </w:divBdr>
        </w:div>
        <w:div w:id="118227838">
          <w:marLeft w:val="640"/>
          <w:marRight w:val="0"/>
          <w:marTop w:val="0"/>
          <w:marBottom w:val="0"/>
          <w:divBdr>
            <w:top w:val="none" w:sz="0" w:space="0" w:color="auto"/>
            <w:left w:val="none" w:sz="0" w:space="0" w:color="auto"/>
            <w:bottom w:val="none" w:sz="0" w:space="0" w:color="auto"/>
            <w:right w:val="none" w:sz="0" w:space="0" w:color="auto"/>
          </w:divBdr>
        </w:div>
        <w:div w:id="150217141">
          <w:marLeft w:val="640"/>
          <w:marRight w:val="0"/>
          <w:marTop w:val="0"/>
          <w:marBottom w:val="0"/>
          <w:divBdr>
            <w:top w:val="none" w:sz="0" w:space="0" w:color="auto"/>
            <w:left w:val="none" w:sz="0" w:space="0" w:color="auto"/>
            <w:bottom w:val="none" w:sz="0" w:space="0" w:color="auto"/>
            <w:right w:val="none" w:sz="0" w:space="0" w:color="auto"/>
          </w:divBdr>
        </w:div>
        <w:div w:id="157037988">
          <w:marLeft w:val="640"/>
          <w:marRight w:val="0"/>
          <w:marTop w:val="0"/>
          <w:marBottom w:val="0"/>
          <w:divBdr>
            <w:top w:val="none" w:sz="0" w:space="0" w:color="auto"/>
            <w:left w:val="none" w:sz="0" w:space="0" w:color="auto"/>
            <w:bottom w:val="none" w:sz="0" w:space="0" w:color="auto"/>
            <w:right w:val="none" w:sz="0" w:space="0" w:color="auto"/>
          </w:divBdr>
        </w:div>
        <w:div w:id="165174458">
          <w:marLeft w:val="640"/>
          <w:marRight w:val="0"/>
          <w:marTop w:val="0"/>
          <w:marBottom w:val="0"/>
          <w:divBdr>
            <w:top w:val="none" w:sz="0" w:space="0" w:color="auto"/>
            <w:left w:val="none" w:sz="0" w:space="0" w:color="auto"/>
            <w:bottom w:val="none" w:sz="0" w:space="0" w:color="auto"/>
            <w:right w:val="none" w:sz="0" w:space="0" w:color="auto"/>
          </w:divBdr>
        </w:div>
        <w:div w:id="196239183">
          <w:marLeft w:val="640"/>
          <w:marRight w:val="0"/>
          <w:marTop w:val="0"/>
          <w:marBottom w:val="0"/>
          <w:divBdr>
            <w:top w:val="none" w:sz="0" w:space="0" w:color="auto"/>
            <w:left w:val="none" w:sz="0" w:space="0" w:color="auto"/>
            <w:bottom w:val="none" w:sz="0" w:space="0" w:color="auto"/>
            <w:right w:val="none" w:sz="0" w:space="0" w:color="auto"/>
          </w:divBdr>
        </w:div>
        <w:div w:id="199635889">
          <w:marLeft w:val="640"/>
          <w:marRight w:val="0"/>
          <w:marTop w:val="0"/>
          <w:marBottom w:val="0"/>
          <w:divBdr>
            <w:top w:val="none" w:sz="0" w:space="0" w:color="auto"/>
            <w:left w:val="none" w:sz="0" w:space="0" w:color="auto"/>
            <w:bottom w:val="none" w:sz="0" w:space="0" w:color="auto"/>
            <w:right w:val="none" w:sz="0" w:space="0" w:color="auto"/>
          </w:divBdr>
        </w:div>
        <w:div w:id="203450461">
          <w:marLeft w:val="640"/>
          <w:marRight w:val="0"/>
          <w:marTop w:val="0"/>
          <w:marBottom w:val="0"/>
          <w:divBdr>
            <w:top w:val="none" w:sz="0" w:space="0" w:color="auto"/>
            <w:left w:val="none" w:sz="0" w:space="0" w:color="auto"/>
            <w:bottom w:val="none" w:sz="0" w:space="0" w:color="auto"/>
            <w:right w:val="none" w:sz="0" w:space="0" w:color="auto"/>
          </w:divBdr>
        </w:div>
        <w:div w:id="217713201">
          <w:marLeft w:val="640"/>
          <w:marRight w:val="0"/>
          <w:marTop w:val="0"/>
          <w:marBottom w:val="0"/>
          <w:divBdr>
            <w:top w:val="none" w:sz="0" w:space="0" w:color="auto"/>
            <w:left w:val="none" w:sz="0" w:space="0" w:color="auto"/>
            <w:bottom w:val="none" w:sz="0" w:space="0" w:color="auto"/>
            <w:right w:val="none" w:sz="0" w:space="0" w:color="auto"/>
          </w:divBdr>
        </w:div>
        <w:div w:id="249968855">
          <w:marLeft w:val="640"/>
          <w:marRight w:val="0"/>
          <w:marTop w:val="0"/>
          <w:marBottom w:val="0"/>
          <w:divBdr>
            <w:top w:val="none" w:sz="0" w:space="0" w:color="auto"/>
            <w:left w:val="none" w:sz="0" w:space="0" w:color="auto"/>
            <w:bottom w:val="none" w:sz="0" w:space="0" w:color="auto"/>
            <w:right w:val="none" w:sz="0" w:space="0" w:color="auto"/>
          </w:divBdr>
        </w:div>
        <w:div w:id="269549948">
          <w:marLeft w:val="640"/>
          <w:marRight w:val="0"/>
          <w:marTop w:val="0"/>
          <w:marBottom w:val="0"/>
          <w:divBdr>
            <w:top w:val="none" w:sz="0" w:space="0" w:color="auto"/>
            <w:left w:val="none" w:sz="0" w:space="0" w:color="auto"/>
            <w:bottom w:val="none" w:sz="0" w:space="0" w:color="auto"/>
            <w:right w:val="none" w:sz="0" w:space="0" w:color="auto"/>
          </w:divBdr>
        </w:div>
        <w:div w:id="290987248">
          <w:marLeft w:val="640"/>
          <w:marRight w:val="0"/>
          <w:marTop w:val="0"/>
          <w:marBottom w:val="0"/>
          <w:divBdr>
            <w:top w:val="none" w:sz="0" w:space="0" w:color="auto"/>
            <w:left w:val="none" w:sz="0" w:space="0" w:color="auto"/>
            <w:bottom w:val="none" w:sz="0" w:space="0" w:color="auto"/>
            <w:right w:val="none" w:sz="0" w:space="0" w:color="auto"/>
          </w:divBdr>
        </w:div>
        <w:div w:id="305282548">
          <w:marLeft w:val="640"/>
          <w:marRight w:val="0"/>
          <w:marTop w:val="0"/>
          <w:marBottom w:val="0"/>
          <w:divBdr>
            <w:top w:val="none" w:sz="0" w:space="0" w:color="auto"/>
            <w:left w:val="none" w:sz="0" w:space="0" w:color="auto"/>
            <w:bottom w:val="none" w:sz="0" w:space="0" w:color="auto"/>
            <w:right w:val="none" w:sz="0" w:space="0" w:color="auto"/>
          </w:divBdr>
        </w:div>
        <w:div w:id="331877424">
          <w:marLeft w:val="640"/>
          <w:marRight w:val="0"/>
          <w:marTop w:val="0"/>
          <w:marBottom w:val="0"/>
          <w:divBdr>
            <w:top w:val="none" w:sz="0" w:space="0" w:color="auto"/>
            <w:left w:val="none" w:sz="0" w:space="0" w:color="auto"/>
            <w:bottom w:val="none" w:sz="0" w:space="0" w:color="auto"/>
            <w:right w:val="none" w:sz="0" w:space="0" w:color="auto"/>
          </w:divBdr>
        </w:div>
        <w:div w:id="380984134">
          <w:marLeft w:val="640"/>
          <w:marRight w:val="0"/>
          <w:marTop w:val="0"/>
          <w:marBottom w:val="0"/>
          <w:divBdr>
            <w:top w:val="none" w:sz="0" w:space="0" w:color="auto"/>
            <w:left w:val="none" w:sz="0" w:space="0" w:color="auto"/>
            <w:bottom w:val="none" w:sz="0" w:space="0" w:color="auto"/>
            <w:right w:val="none" w:sz="0" w:space="0" w:color="auto"/>
          </w:divBdr>
        </w:div>
        <w:div w:id="401636687">
          <w:marLeft w:val="640"/>
          <w:marRight w:val="0"/>
          <w:marTop w:val="0"/>
          <w:marBottom w:val="0"/>
          <w:divBdr>
            <w:top w:val="none" w:sz="0" w:space="0" w:color="auto"/>
            <w:left w:val="none" w:sz="0" w:space="0" w:color="auto"/>
            <w:bottom w:val="none" w:sz="0" w:space="0" w:color="auto"/>
            <w:right w:val="none" w:sz="0" w:space="0" w:color="auto"/>
          </w:divBdr>
        </w:div>
        <w:div w:id="419375634">
          <w:marLeft w:val="640"/>
          <w:marRight w:val="0"/>
          <w:marTop w:val="0"/>
          <w:marBottom w:val="0"/>
          <w:divBdr>
            <w:top w:val="none" w:sz="0" w:space="0" w:color="auto"/>
            <w:left w:val="none" w:sz="0" w:space="0" w:color="auto"/>
            <w:bottom w:val="none" w:sz="0" w:space="0" w:color="auto"/>
            <w:right w:val="none" w:sz="0" w:space="0" w:color="auto"/>
          </w:divBdr>
        </w:div>
        <w:div w:id="420763847">
          <w:marLeft w:val="640"/>
          <w:marRight w:val="0"/>
          <w:marTop w:val="0"/>
          <w:marBottom w:val="0"/>
          <w:divBdr>
            <w:top w:val="none" w:sz="0" w:space="0" w:color="auto"/>
            <w:left w:val="none" w:sz="0" w:space="0" w:color="auto"/>
            <w:bottom w:val="none" w:sz="0" w:space="0" w:color="auto"/>
            <w:right w:val="none" w:sz="0" w:space="0" w:color="auto"/>
          </w:divBdr>
        </w:div>
        <w:div w:id="424616095">
          <w:marLeft w:val="640"/>
          <w:marRight w:val="0"/>
          <w:marTop w:val="0"/>
          <w:marBottom w:val="0"/>
          <w:divBdr>
            <w:top w:val="none" w:sz="0" w:space="0" w:color="auto"/>
            <w:left w:val="none" w:sz="0" w:space="0" w:color="auto"/>
            <w:bottom w:val="none" w:sz="0" w:space="0" w:color="auto"/>
            <w:right w:val="none" w:sz="0" w:space="0" w:color="auto"/>
          </w:divBdr>
        </w:div>
        <w:div w:id="429545238">
          <w:marLeft w:val="640"/>
          <w:marRight w:val="0"/>
          <w:marTop w:val="0"/>
          <w:marBottom w:val="0"/>
          <w:divBdr>
            <w:top w:val="none" w:sz="0" w:space="0" w:color="auto"/>
            <w:left w:val="none" w:sz="0" w:space="0" w:color="auto"/>
            <w:bottom w:val="none" w:sz="0" w:space="0" w:color="auto"/>
            <w:right w:val="none" w:sz="0" w:space="0" w:color="auto"/>
          </w:divBdr>
        </w:div>
        <w:div w:id="468980498">
          <w:marLeft w:val="640"/>
          <w:marRight w:val="0"/>
          <w:marTop w:val="0"/>
          <w:marBottom w:val="0"/>
          <w:divBdr>
            <w:top w:val="none" w:sz="0" w:space="0" w:color="auto"/>
            <w:left w:val="none" w:sz="0" w:space="0" w:color="auto"/>
            <w:bottom w:val="none" w:sz="0" w:space="0" w:color="auto"/>
            <w:right w:val="none" w:sz="0" w:space="0" w:color="auto"/>
          </w:divBdr>
        </w:div>
        <w:div w:id="472019504">
          <w:marLeft w:val="640"/>
          <w:marRight w:val="0"/>
          <w:marTop w:val="0"/>
          <w:marBottom w:val="0"/>
          <w:divBdr>
            <w:top w:val="none" w:sz="0" w:space="0" w:color="auto"/>
            <w:left w:val="none" w:sz="0" w:space="0" w:color="auto"/>
            <w:bottom w:val="none" w:sz="0" w:space="0" w:color="auto"/>
            <w:right w:val="none" w:sz="0" w:space="0" w:color="auto"/>
          </w:divBdr>
        </w:div>
        <w:div w:id="532041069">
          <w:marLeft w:val="640"/>
          <w:marRight w:val="0"/>
          <w:marTop w:val="0"/>
          <w:marBottom w:val="0"/>
          <w:divBdr>
            <w:top w:val="none" w:sz="0" w:space="0" w:color="auto"/>
            <w:left w:val="none" w:sz="0" w:space="0" w:color="auto"/>
            <w:bottom w:val="none" w:sz="0" w:space="0" w:color="auto"/>
            <w:right w:val="none" w:sz="0" w:space="0" w:color="auto"/>
          </w:divBdr>
        </w:div>
        <w:div w:id="580679059">
          <w:marLeft w:val="640"/>
          <w:marRight w:val="0"/>
          <w:marTop w:val="0"/>
          <w:marBottom w:val="0"/>
          <w:divBdr>
            <w:top w:val="none" w:sz="0" w:space="0" w:color="auto"/>
            <w:left w:val="none" w:sz="0" w:space="0" w:color="auto"/>
            <w:bottom w:val="none" w:sz="0" w:space="0" w:color="auto"/>
            <w:right w:val="none" w:sz="0" w:space="0" w:color="auto"/>
          </w:divBdr>
        </w:div>
        <w:div w:id="591741493">
          <w:marLeft w:val="640"/>
          <w:marRight w:val="0"/>
          <w:marTop w:val="0"/>
          <w:marBottom w:val="0"/>
          <w:divBdr>
            <w:top w:val="none" w:sz="0" w:space="0" w:color="auto"/>
            <w:left w:val="none" w:sz="0" w:space="0" w:color="auto"/>
            <w:bottom w:val="none" w:sz="0" w:space="0" w:color="auto"/>
            <w:right w:val="none" w:sz="0" w:space="0" w:color="auto"/>
          </w:divBdr>
        </w:div>
        <w:div w:id="663699479">
          <w:marLeft w:val="640"/>
          <w:marRight w:val="0"/>
          <w:marTop w:val="0"/>
          <w:marBottom w:val="0"/>
          <w:divBdr>
            <w:top w:val="none" w:sz="0" w:space="0" w:color="auto"/>
            <w:left w:val="none" w:sz="0" w:space="0" w:color="auto"/>
            <w:bottom w:val="none" w:sz="0" w:space="0" w:color="auto"/>
            <w:right w:val="none" w:sz="0" w:space="0" w:color="auto"/>
          </w:divBdr>
        </w:div>
        <w:div w:id="666791455">
          <w:marLeft w:val="640"/>
          <w:marRight w:val="0"/>
          <w:marTop w:val="0"/>
          <w:marBottom w:val="0"/>
          <w:divBdr>
            <w:top w:val="none" w:sz="0" w:space="0" w:color="auto"/>
            <w:left w:val="none" w:sz="0" w:space="0" w:color="auto"/>
            <w:bottom w:val="none" w:sz="0" w:space="0" w:color="auto"/>
            <w:right w:val="none" w:sz="0" w:space="0" w:color="auto"/>
          </w:divBdr>
        </w:div>
        <w:div w:id="693118590">
          <w:marLeft w:val="640"/>
          <w:marRight w:val="0"/>
          <w:marTop w:val="0"/>
          <w:marBottom w:val="0"/>
          <w:divBdr>
            <w:top w:val="none" w:sz="0" w:space="0" w:color="auto"/>
            <w:left w:val="none" w:sz="0" w:space="0" w:color="auto"/>
            <w:bottom w:val="none" w:sz="0" w:space="0" w:color="auto"/>
            <w:right w:val="none" w:sz="0" w:space="0" w:color="auto"/>
          </w:divBdr>
        </w:div>
        <w:div w:id="706295991">
          <w:marLeft w:val="640"/>
          <w:marRight w:val="0"/>
          <w:marTop w:val="0"/>
          <w:marBottom w:val="0"/>
          <w:divBdr>
            <w:top w:val="none" w:sz="0" w:space="0" w:color="auto"/>
            <w:left w:val="none" w:sz="0" w:space="0" w:color="auto"/>
            <w:bottom w:val="none" w:sz="0" w:space="0" w:color="auto"/>
            <w:right w:val="none" w:sz="0" w:space="0" w:color="auto"/>
          </w:divBdr>
        </w:div>
        <w:div w:id="735856973">
          <w:marLeft w:val="640"/>
          <w:marRight w:val="0"/>
          <w:marTop w:val="0"/>
          <w:marBottom w:val="0"/>
          <w:divBdr>
            <w:top w:val="none" w:sz="0" w:space="0" w:color="auto"/>
            <w:left w:val="none" w:sz="0" w:space="0" w:color="auto"/>
            <w:bottom w:val="none" w:sz="0" w:space="0" w:color="auto"/>
            <w:right w:val="none" w:sz="0" w:space="0" w:color="auto"/>
          </w:divBdr>
        </w:div>
        <w:div w:id="756444002">
          <w:marLeft w:val="640"/>
          <w:marRight w:val="0"/>
          <w:marTop w:val="0"/>
          <w:marBottom w:val="0"/>
          <w:divBdr>
            <w:top w:val="none" w:sz="0" w:space="0" w:color="auto"/>
            <w:left w:val="none" w:sz="0" w:space="0" w:color="auto"/>
            <w:bottom w:val="none" w:sz="0" w:space="0" w:color="auto"/>
            <w:right w:val="none" w:sz="0" w:space="0" w:color="auto"/>
          </w:divBdr>
        </w:div>
        <w:div w:id="776559736">
          <w:marLeft w:val="640"/>
          <w:marRight w:val="0"/>
          <w:marTop w:val="0"/>
          <w:marBottom w:val="0"/>
          <w:divBdr>
            <w:top w:val="none" w:sz="0" w:space="0" w:color="auto"/>
            <w:left w:val="none" w:sz="0" w:space="0" w:color="auto"/>
            <w:bottom w:val="none" w:sz="0" w:space="0" w:color="auto"/>
            <w:right w:val="none" w:sz="0" w:space="0" w:color="auto"/>
          </w:divBdr>
        </w:div>
        <w:div w:id="790051817">
          <w:marLeft w:val="640"/>
          <w:marRight w:val="0"/>
          <w:marTop w:val="0"/>
          <w:marBottom w:val="0"/>
          <w:divBdr>
            <w:top w:val="none" w:sz="0" w:space="0" w:color="auto"/>
            <w:left w:val="none" w:sz="0" w:space="0" w:color="auto"/>
            <w:bottom w:val="none" w:sz="0" w:space="0" w:color="auto"/>
            <w:right w:val="none" w:sz="0" w:space="0" w:color="auto"/>
          </w:divBdr>
        </w:div>
        <w:div w:id="823426742">
          <w:marLeft w:val="640"/>
          <w:marRight w:val="0"/>
          <w:marTop w:val="0"/>
          <w:marBottom w:val="0"/>
          <w:divBdr>
            <w:top w:val="none" w:sz="0" w:space="0" w:color="auto"/>
            <w:left w:val="none" w:sz="0" w:space="0" w:color="auto"/>
            <w:bottom w:val="none" w:sz="0" w:space="0" w:color="auto"/>
            <w:right w:val="none" w:sz="0" w:space="0" w:color="auto"/>
          </w:divBdr>
        </w:div>
        <w:div w:id="840124777">
          <w:marLeft w:val="640"/>
          <w:marRight w:val="0"/>
          <w:marTop w:val="0"/>
          <w:marBottom w:val="0"/>
          <w:divBdr>
            <w:top w:val="none" w:sz="0" w:space="0" w:color="auto"/>
            <w:left w:val="none" w:sz="0" w:space="0" w:color="auto"/>
            <w:bottom w:val="none" w:sz="0" w:space="0" w:color="auto"/>
            <w:right w:val="none" w:sz="0" w:space="0" w:color="auto"/>
          </w:divBdr>
        </w:div>
        <w:div w:id="848252474">
          <w:marLeft w:val="640"/>
          <w:marRight w:val="0"/>
          <w:marTop w:val="0"/>
          <w:marBottom w:val="0"/>
          <w:divBdr>
            <w:top w:val="none" w:sz="0" w:space="0" w:color="auto"/>
            <w:left w:val="none" w:sz="0" w:space="0" w:color="auto"/>
            <w:bottom w:val="none" w:sz="0" w:space="0" w:color="auto"/>
            <w:right w:val="none" w:sz="0" w:space="0" w:color="auto"/>
          </w:divBdr>
        </w:div>
        <w:div w:id="850221241">
          <w:marLeft w:val="640"/>
          <w:marRight w:val="0"/>
          <w:marTop w:val="0"/>
          <w:marBottom w:val="0"/>
          <w:divBdr>
            <w:top w:val="none" w:sz="0" w:space="0" w:color="auto"/>
            <w:left w:val="none" w:sz="0" w:space="0" w:color="auto"/>
            <w:bottom w:val="none" w:sz="0" w:space="0" w:color="auto"/>
            <w:right w:val="none" w:sz="0" w:space="0" w:color="auto"/>
          </w:divBdr>
        </w:div>
        <w:div w:id="881213066">
          <w:marLeft w:val="640"/>
          <w:marRight w:val="0"/>
          <w:marTop w:val="0"/>
          <w:marBottom w:val="0"/>
          <w:divBdr>
            <w:top w:val="none" w:sz="0" w:space="0" w:color="auto"/>
            <w:left w:val="none" w:sz="0" w:space="0" w:color="auto"/>
            <w:bottom w:val="none" w:sz="0" w:space="0" w:color="auto"/>
            <w:right w:val="none" w:sz="0" w:space="0" w:color="auto"/>
          </w:divBdr>
        </w:div>
        <w:div w:id="886064063">
          <w:marLeft w:val="640"/>
          <w:marRight w:val="0"/>
          <w:marTop w:val="0"/>
          <w:marBottom w:val="0"/>
          <w:divBdr>
            <w:top w:val="none" w:sz="0" w:space="0" w:color="auto"/>
            <w:left w:val="none" w:sz="0" w:space="0" w:color="auto"/>
            <w:bottom w:val="none" w:sz="0" w:space="0" w:color="auto"/>
            <w:right w:val="none" w:sz="0" w:space="0" w:color="auto"/>
          </w:divBdr>
        </w:div>
        <w:div w:id="907615803">
          <w:marLeft w:val="640"/>
          <w:marRight w:val="0"/>
          <w:marTop w:val="0"/>
          <w:marBottom w:val="0"/>
          <w:divBdr>
            <w:top w:val="none" w:sz="0" w:space="0" w:color="auto"/>
            <w:left w:val="none" w:sz="0" w:space="0" w:color="auto"/>
            <w:bottom w:val="none" w:sz="0" w:space="0" w:color="auto"/>
            <w:right w:val="none" w:sz="0" w:space="0" w:color="auto"/>
          </w:divBdr>
        </w:div>
        <w:div w:id="916479301">
          <w:marLeft w:val="640"/>
          <w:marRight w:val="0"/>
          <w:marTop w:val="0"/>
          <w:marBottom w:val="0"/>
          <w:divBdr>
            <w:top w:val="none" w:sz="0" w:space="0" w:color="auto"/>
            <w:left w:val="none" w:sz="0" w:space="0" w:color="auto"/>
            <w:bottom w:val="none" w:sz="0" w:space="0" w:color="auto"/>
            <w:right w:val="none" w:sz="0" w:space="0" w:color="auto"/>
          </w:divBdr>
        </w:div>
        <w:div w:id="927467228">
          <w:marLeft w:val="640"/>
          <w:marRight w:val="0"/>
          <w:marTop w:val="0"/>
          <w:marBottom w:val="0"/>
          <w:divBdr>
            <w:top w:val="none" w:sz="0" w:space="0" w:color="auto"/>
            <w:left w:val="none" w:sz="0" w:space="0" w:color="auto"/>
            <w:bottom w:val="none" w:sz="0" w:space="0" w:color="auto"/>
            <w:right w:val="none" w:sz="0" w:space="0" w:color="auto"/>
          </w:divBdr>
        </w:div>
        <w:div w:id="931282315">
          <w:marLeft w:val="640"/>
          <w:marRight w:val="0"/>
          <w:marTop w:val="0"/>
          <w:marBottom w:val="0"/>
          <w:divBdr>
            <w:top w:val="none" w:sz="0" w:space="0" w:color="auto"/>
            <w:left w:val="none" w:sz="0" w:space="0" w:color="auto"/>
            <w:bottom w:val="none" w:sz="0" w:space="0" w:color="auto"/>
            <w:right w:val="none" w:sz="0" w:space="0" w:color="auto"/>
          </w:divBdr>
        </w:div>
        <w:div w:id="931620756">
          <w:marLeft w:val="640"/>
          <w:marRight w:val="0"/>
          <w:marTop w:val="0"/>
          <w:marBottom w:val="0"/>
          <w:divBdr>
            <w:top w:val="none" w:sz="0" w:space="0" w:color="auto"/>
            <w:left w:val="none" w:sz="0" w:space="0" w:color="auto"/>
            <w:bottom w:val="none" w:sz="0" w:space="0" w:color="auto"/>
            <w:right w:val="none" w:sz="0" w:space="0" w:color="auto"/>
          </w:divBdr>
        </w:div>
        <w:div w:id="936989159">
          <w:marLeft w:val="640"/>
          <w:marRight w:val="0"/>
          <w:marTop w:val="0"/>
          <w:marBottom w:val="0"/>
          <w:divBdr>
            <w:top w:val="none" w:sz="0" w:space="0" w:color="auto"/>
            <w:left w:val="none" w:sz="0" w:space="0" w:color="auto"/>
            <w:bottom w:val="none" w:sz="0" w:space="0" w:color="auto"/>
            <w:right w:val="none" w:sz="0" w:space="0" w:color="auto"/>
          </w:divBdr>
        </w:div>
        <w:div w:id="962881195">
          <w:marLeft w:val="640"/>
          <w:marRight w:val="0"/>
          <w:marTop w:val="0"/>
          <w:marBottom w:val="0"/>
          <w:divBdr>
            <w:top w:val="none" w:sz="0" w:space="0" w:color="auto"/>
            <w:left w:val="none" w:sz="0" w:space="0" w:color="auto"/>
            <w:bottom w:val="none" w:sz="0" w:space="0" w:color="auto"/>
            <w:right w:val="none" w:sz="0" w:space="0" w:color="auto"/>
          </w:divBdr>
        </w:div>
        <w:div w:id="978339489">
          <w:marLeft w:val="640"/>
          <w:marRight w:val="0"/>
          <w:marTop w:val="0"/>
          <w:marBottom w:val="0"/>
          <w:divBdr>
            <w:top w:val="none" w:sz="0" w:space="0" w:color="auto"/>
            <w:left w:val="none" w:sz="0" w:space="0" w:color="auto"/>
            <w:bottom w:val="none" w:sz="0" w:space="0" w:color="auto"/>
            <w:right w:val="none" w:sz="0" w:space="0" w:color="auto"/>
          </w:divBdr>
        </w:div>
        <w:div w:id="978340461">
          <w:marLeft w:val="640"/>
          <w:marRight w:val="0"/>
          <w:marTop w:val="0"/>
          <w:marBottom w:val="0"/>
          <w:divBdr>
            <w:top w:val="none" w:sz="0" w:space="0" w:color="auto"/>
            <w:left w:val="none" w:sz="0" w:space="0" w:color="auto"/>
            <w:bottom w:val="none" w:sz="0" w:space="0" w:color="auto"/>
            <w:right w:val="none" w:sz="0" w:space="0" w:color="auto"/>
          </w:divBdr>
        </w:div>
        <w:div w:id="997458830">
          <w:marLeft w:val="640"/>
          <w:marRight w:val="0"/>
          <w:marTop w:val="0"/>
          <w:marBottom w:val="0"/>
          <w:divBdr>
            <w:top w:val="none" w:sz="0" w:space="0" w:color="auto"/>
            <w:left w:val="none" w:sz="0" w:space="0" w:color="auto"/>
            <w:bottom w:val="none" w:sz="0" w:space="0" w:color="auto"/>
            <w:right w:val="none" w:sz="0" w:space="0" w:color="auto"/>
          </w:divBdr>
        </w:div>
        <w:div w:id="1013259254">
          <w:marLeft w:val="640"/>
          <w:marRight w:val="0"/>
          <w:marTop w:val="0"/>
          <w:marBottom w:val="0"/>
          <w:divBdr>
            <w:top w:val="none" w:sz="0" w:space="0" w:color="auto"/>
            <w:left w:val="none" w:sz="0" w:space="0" w:color="auto"/>
            <w:bottom w:val="none" w:sz="0" w:space="0" w:color="auto"/>
            <w:right w:val="none" w:sz="0" w:space="0" w:color="auto"/>
          </w:divBdr>
        </w:div>
        <w:div w:id="1034886616">
          <w:marLeft w:val="640"/>
          <w:marRight w:val="0"/>
          <w:marTop w:val="0"/>
          <w:marBottom w:val="0"/>
          <w:divBdr>
            <w:top w:val="none" w:sz="0" w:space="0" w:color="auto"/>
            <w:left w:val="none" w:sz="0" w:space="0" w:color="auto"/>
            <w:bottom w:val="none" w:sz="0" w:space="0" w:color="auto"/>
            <w:right w:val="none" w:sz="0" w:space="0" w:color="auto"/>
          </w:divBdr>
        </w:div>
        <w:div w:id="1043671291">
          <w:marLeft w:val="640"/>
          <w:marRight w:val="0"/>
          <w:marTop w:val="0"/>
          <w:marBottom w:val="0"/>
          <w:divBdr>
            <w:top w:val="none" w:sz="0" w:space="0" w:color="auto"/>
            <w:left w:val="none" w:sz="0" w:space="0" w:color="auto"/>
            <w:bottom w:val="none" w:sz="0" w:space="0" w:color="auto"/>
            <w:right w:val="none" w:sz="0" w:space="0" w:color="auto"/>
          </w:divBdr>
        </w:div>
        <w:div w:id="1068189648">
          <w:marLeft w:val="640"/>
          <w:marRight w:val="0"/>
          <w:marTop w:val="0"/>
          <w:marBottom w:val="0"/>
          <w:divBdr>
            <w:top w:val="none" w:sz="0" w:space="0" w:color="auto"/>
            <w:left w:val="none" w:sz="0" w:space="0" w:color="auto"/>
            <w:bottom w:val="none" w:sz="0" w:space="0" w:color="auto"/>
            <w:right w:val="none" w:sz="0" w:space="0" w:color="auto"/>
          </w:divBdr>
        </w:div>
        <w:div w:id="1131097835">
          <w:marLeft w:val="640"/>
          <w:marRight w:val="0"/>
          <w:marTop w:val="0"/>
          <w:marBottom w:val="0"/>
          <w:divBdr>
            <w:top w:val="none" w:sz="0" w:space="0" w:color="auto"/>
            <w:left w:val="none" w:sz="0" w:space="0" w:color="auto"/>
            <w:bottom w:val="none" w:sz="0" w:space="0" w:color="auto"/>
            <w:right w:val="none" w:sz="0" w:space="0" w:color="auto"/>
          </w:divBdr>
        </w:div>
        <w:div w:id="1195575440">
          <w:marLeft w:val="640"/>
          <w:marRight w:val="0"/>
          <w:marTop w:val="0"/>
          <w:marBottom w:val="0"/>
          <w:divBdr>
            <w:top w:val="none" w:sz="0" w:space="0" w:color="auto"/>
            <w:left w:val="none" w:sz="0" w:space="0" w:color="auto"/>
            <w:bottom w:val="none" w:sz="0" w:space="0" w:color="auto"/>
            <w:right w:val="none" w:sz="0" w:space="0" w:color="auto"/>
          </w:divBdr>
        </w:div>
        <w:div w:id="1213544716">
          <w:marLeft w:val="640"/>
          <w:marRight w:val="0"/>
          <w:marTop w:val="0"/>
          <w:marBottom w:val="0"/>
          <w:divBdr>
            <w:top w:val="none" w:sz="0" w:space="0" w:color="auto"/>
            <w:left w:val="none" w:sz="0" w:space="0" w:color="auto"/>
            <w:bottom w:val="none" w:sz="0" w:space="0" w:color="auto"/>
            <w:right w:val="none" w:sz="0" w:space="0" w:color="auto"/>
          </w:divBdr>
        </w:div>
        <w:div w:id="1221213933">
          <w:marLeft w:val="640"/>
          <w:marRight w:val="0"/>
          <w:marTop w:val="0"/>
          <w:marBottom w:val="0"/>
          <w:divBdr>
            <w:top w:val="none" w:sz="0" w:space="0" w:color="auto"/>
            <w:left w:val="none" w:sz="0" w:space="0" w:color="auto"/>
            <w:bottom w:val="none" w:sz="0" w:space="0" w:color="auto"/>
            <w:right w:val="none" w:sz="0" w:space="0" w:color="auto"/>
          </w:divBdr>
        </w:div>
        <w:div w:id="1238663161">
          <w:marLeft w:val="640"/>
          <w:marRight w:val="0"/>
          <w:marTop w:val="0"/>
          <w:marBottom w:val="0"/>
          <w:divBdr>
            <w:top w:val="none" w:sz="0" w:space="0" w:color="auto"/>
            <w:left w:val="none" w:sz="0" w:space="0" w:color="auto"/>
            <w:bottom w:val="none" w:sz="0" w:space="0" w:color="auto"/>
            <w:right w:val="none" w:sz="0" w:space="0" w:color="auto"/>
          </w:divBdr>
        </w:div>
        <w:div w:id="1245412430">
          <w:marLeft w:val="640"/>
          <w:marRight w:val="0"/>
          <w:marTop w:val="0"/>
          <w:marBottom w:val="0"/>
          <w:divBdr>
            <w:top w:val="none" w:sz="0" w:space="0" w:color="auto"/>
            <w:left w:val="none" w:sz="0" w:space="0" w:color="auto"/>
            <w:bottom w:val="none" w:sz="0" w:space="0" w:color="auto"/>
            <w:right w:val="none" w:sz="0" w:space="0" w:color="auto"/>
          </w:divBdr>
        </w:div>
        <w:div w:id="1252276980">
          <w:marLeft w:val="640"/>
          <w:marRight w:val="0"/>
          <w:marTop w:val="0"/>
          <w:marBottom w:val="0"/>
          <w:divBdr>
            <w:top w:val="none" w:sz="0" w:space="0" w:color="auto"/>
            <w:left w:val="none" w:sz="0" w:space="0" w:color="auto"/>
            <w:bottom w:val="none" w:sz="0" w:space="0" w:color="auto"/>
            <w:right w:val="none" w:sz="0" w:space="0" w:color="auto"/>
          </w:divBdr>
        </w:div>
        <w:div w:id="1275867970">
          <w:marLeft w:val="640"/>
          <w:marRight w:val="0"/>
          <w:marTop w:val="0"/>
          <w:marBottom w:val="0"/>
          <w:divBdr>
            <w:top w:val="none" w:sz="0" w:space="0" w:color="auto"/>
            <w:left w:val="none" w:sz="0" w:space="0" w:color="auto"/>
            <w:bottom w:val="none" w:sz="0" w:space="0" w:color="auto"/>
            <w:right w:val="none" w:sz="0" w:space="0" w:color="auto"/>
          </w:divBdr>
        </w:div>
        <w:div w:id="1280642424">
          <w:marLeft w:val="640"/>
          <w:marRight w:val="0"/>
          <w:marTop w:val="0"/>
          <w:marBottom w:val="0"/>
          <w:divBdr>
            <w:top w:val="none" w:sz="0" w:space="0" w:color="auto"/>
            <w:left w:val="none" w:sz="0" w:space="0" w:color="auto"/>
            <w:bottom w:val="none" w:sz="0" w:space="0" w:color="auto"/>
            <w:right w:val="none" w:sz="0" w:space="0" w:color="auto"/>
          </w:divBdr>
        </w:div>
        <w:div w:id="1288466604">
          <w:marLeft w:val="640"/>
          <w:marRight w:val="0"/>
          <w:marTop w:val="0"/>
          <w:marBottom w:val="0"/>
          <w:divBdr>
            <w:top w:val="none" w:sz="0" w:space="0" w:color="auto"/>
            <w:left w:val="none" w:sz="0" w:space="0" w:color="auto"/>
            <w:bottom w:val="none" w:sz="0" w:space="0" w:color="auto"/>
            <w:right w:val="none" w:sz="0" w:space="0" w:color="auto"/>
          </w:divBdr>
        </w:div>
        <w:div w:id="1305542708">
          <w:marLeft w:val="640"/>
          <w:marRight w:val="0"/>
          <w:marTop w:val="0"/>
          <w:marBottom w:val="0"/>
          <w:divBdr>
            <w:top w:val="none" w:sz="0" w:space="0" w:color="auto"/>
            <w:left w:val="none" w:sz="0" w:space="0" w:color="auto"/>
            <w:bottom w:val="none" w:sz="0" w:space="0" w:color="auto"/>
            <w:right w:val="none" w:sz="0" w:space="0" w:color="auto"/>
          </w:divBdr>
        </w:div>
        <w:div w:id="1350521396">
          <w:marLeft w:val="640"/>
          <w:marRight w:val="0"/>
          <w:marTop w:val="0"/>
          <w:marBottom w:val="0"/>
          <w:divBdr>
            <w:top w:val="none" w:sz="0" w:space="0" w:color="auto"/>
            <w:left w:val="none" w:sz="0" w:space="0" w:color="auto"/>
            <w:bottom w:val="none" w:sz="0" w:space="0" w:color="auto"/>
            <w:right w:val="none" w:sz="0" w:space="0" w:color="auto"/>
          </w:divBdr>
        </w:div>
        <w:div w:id="1413160285">
          <w:marLeft w:val="640"/>
          <w:marRight w:val="0"/>
          <w:marTop w:val="0"/>
          <w:marBottom w:val="0"/>
          <w:divBdr>
            <w:top w:val="none" w:sz="0" w:space="0" w:color="auto"/>
            <w:left w:val="none" w:sz="0" w:space="0" w:color="auto"/>
            <w:bottom w:val="none" w:sz="0" w:space="0" w:color="auto"/>
            <w:right w:val="none" w:sz="0" w:space="0" w:color="auto"/>
          </w:divBdr>
        </w:div>
        <w:div w:id="1457487155">
          <w:marLeft w:val="640"/>
          <w:marRight w:val="0"/>
          <w:marTop w:val="0"/>
          <w:marBottom w:val="0"/>
          <w:divBdr>
            <w:top w:val="none" w:sz="0" w:space="0" w:color="auto"/>
            <w:left w:val="none" w:sz="0" w:space="0" w:color="auto"/>
            <w:bottom w:val="none" w:sz="0" w:space="0" w:color="auto"/>
            <w:right w:val="none" w:sz="0" w:space="0" w:color="auto"/>
          </w:divBdr>
        </w:div>
        <w:div w:id="1493763523">
          <w:marLeft w:val="640"/>
          <w:marRight w:val="0"/>
          <w:marTop w:val="0"/>
          <w:marBottom w:val="0"/>
          <w:divBdr>
            <w:top w:val="none" w:sz="0" w:space="0" w:color="auto"/>
            <w:left w:val="none" w:sz="0" w:space="0" w:color="auto"/>
            <w:bottom w:val="none" w:sz="0" w:space="0" w:color="auto"/>
            <w:right w:val="none" w:sz="0" w:space="0" w:color="auto"/>
          </w:divBdr>
        </w:div>
        <w:div w:id="1523592513">
          <w:marLeft w:val="640"/>
          <w:marRight w:val="0"/>
          <w:marTop w:val="0"/>
          <w:marBottom w:val="0"/>
          <w:divBdr>
            <w:top w:val="none" w:sz="0" w:space="0" w:color="auto"/>
            <w:left w:val="none" w:sz="0" w:space="0" w:color="auto"/>
            <w:bottom w:val="none" w:sz="0" w:space="0" w:color="auto"/>
            <w:right w:val="none" w:sz="0" w:space="0" w:color="auto"/>
          </w:divBdr>
        </w:div>
        <w:div w:id="1530490566">
          <w:marLeft w:val="640"/>
          <w:marRight w:val="0"/>
          <w:marTop w:val="0"/>
          <w:marBottom w:val="0"/>
          <w:divBdr>
            <w:top w:val="none" w:sz="0" w:space="0" w:color="auto"/>
            <w:left w:val="none" w:sz="0" w:space="0" w:color="auto"/>
            <w:bottom w:val="none" w:sz="0" w:space="0" w:color="auto"/>
            <w:right w:val="none" w:sz="0" w:space="0" w:color="auto"/>
          </w:divBdr>
        </w:div>
        <w:div w:id="1587494846">
          <w:marLeft w:val="640"/>
          <w:marRight w:val="0"/>
          <w:marTop w:val="0"/>
          <w:marBottom w:val="0"/>
          <w:divBdr>
            <w:top w:val="none" w:sz="0" w:space="0" w:color="auto"/>
            <w:left w:val="none" w:sz="0" w:space="0" w:color="auto"/>
            <w:bottom w:val="none" w:sz="0" w:space="0" w:color="auto"/>
            <w:right w:val="none" w:sz="0" w:space="0" w:color="auto"/>
          </w:divBdr>
        </w:div>
        <w:div w:id="1598715073">
          <w:marLeft w:val="640"/>
          <w:marRight w:val="0"/>
          <w:marTop w:val="0"/>
          <w:marBottom w:val="0"/>
          <w:divBdr>
            <w:top w:val="none" w:sz="0" w:space="0" w:color="auto"/>
            <w:left w:val="none" w:sz="0" w:space="0" w:color="auto"/>
            <w:bottom w:val="none" w:sz="0" w:space="0" w:color="auto"/>
            <w:right w:val="none" w:sz="0" w:space="0" w:color="auto"/>
          </w:divBdr>
        </w:div>
        <w:div w:id="1632713062">
          <w:marLeft w:val="640"/>
          <w:marRight w:val="0"/>
          <w:marTop w:val="0"/>
          <w:marBottom w:val="0"/>
          <w:divBdr>
            <w:top w:val="none" w:sz="0" w:space="0" w:color="auto"/>
            <w:left w:val="none" w:sz="0" w:space="0" w:color="auto"/>
            <w:bottom w:val="none" w:sz="0" w:space="0" w:color="auto"/>
            <w:right w:val="none" w:sz="0" w:space="0" w:color="auto"/>
          </w:divBdr>
        </w:div>
        <w:div w:id="1639141133">
          <w:marLeft w:val="640"/>
          <w:marRight w:val="0"/>
          <w:marTop w:val="0"/>
          <w:marBottom w:val="0"/>
          <w:divBdr>
            <w:top w:val="none" w:sz="0" w:space="0" w:color="auto"/>
            <w:left w:val="none" w:sz="0" w:space="0" w:color="auto"/>
            <w:bottom w:val="none" w:sz="0" w:space="0" w:color="auto"/>
            <w:right w:val="none" w:sz="0" w:space="0" w:color="auto"/>
          </w:divBdr>
        </w:div>
        <w:div w:id="1661234383">
          <w:marLeft w:val="640"/>
          <w:marRight w:val="0"/>
          <w:marTop w:val="0"/>
          <w:marBottom w:val="0"/>
          <w:divBdr>
            <w:top w:val="none" w:sz="0" w:space="0" w:color="auto"/>
            <w:left w:val="none" w:sz="0" w:space="0" w:color="auto"/>
            <w:bottom w:val="none" w:sz="0" w:space="0" w:color="auto"/>
            <w:right w:val="none" w:sz="0" w:space="0" w:color="auto"/>
          </w:divBdr>
        </w:div>
        <w:div w:id="1717852865">
          <w:marLeft w:val="640"/>
          <w:marRight w:val="0"/>
          <w:marTop w:val="0"/>
          <w:marBottom w:val="0"/>
          <w:divBdr>
            <w:top w:val="none" w:sz="0" w:space="0" w:color="auto"/>
            <w:left w:val="none" w:sz="0" w:space="0" w:color="auto"/>
            <w:bottom w:val="none" w:sz="0" w:space="0" w:color="auto"/>
            <w:right w:val="none" w:sz="0" w:space="0" w:color="auto"/>
          </w:divBdr>
        </w:div>
        <w:div w:id="1744715007">
          <w:marLeft w:val="640"/>
          <w:marRight w:val="0"/>
          <w:marTop w:val="0"/>
          <w:marBottom w:val="0"/>
          <w:divBdr>
            <w:top w:val="none" w:sz="0" w:space="0" w:color="auto"/>
            <w:left w:val="none" w:sz="0" w:space="0" w:color="auto"/>
            <w:bottom w:val="none" w:sz="0" w:space="0" w:color="auto"/>
            <w:right w:val="none" w:sz="0" w:space="0" w:color="auto"/>
          </w:divBdr>
        </w:div>
        <w:div w:id="1819177859">
          <w:marLeft w:val="640"/>
          <w:marRight w:val="0"/>
          <w:marTop w:val="0"/>
          <w:marBottom w:val="0"/>
          <w:divBdr>
            <w:top w:val="none" w:sz="0" w:space="0" w:color="auto"/>
            <w:left w:val="none" w:sz="0" w:space="0" w:color="auto"/>
            <w:bottom w:val="none" w:sz="0" w:space="0" w:color="auto"/>
            <w:right w:val="none" w:sz="0" w:space="0" w:color="auto"/>
          </w:divBdr>
        </w:div>
        <w:div w:id="1826316782">
          <w:marLeft w:val="640"/>
          <w:marRight w:val="0"/>
          <w:marTop w:val="0"/>
          <w:marBottom w:val="0"/>
          <w:divBdr>
            <w:top w:val="none" w:sz="0" w:space="0" w:color="auto"/>
            <w:left w:val="none" w:sz="0" w:space="0" w:color="auto"/>
            <w:bottom w:val="none" w:sz="0" w:space="0" w:color="auto"/>
            <w:right w:val="none" w:sz="0" w:space="0" w:color="auto"/>
          </w:divBdr>
        </w:div>
        <w:div w:id="1909223287">
          <w:marLeft w:val="640"/>
          <w:marRight w:val="0"/>
          <w:marTop w:val="0"/>
          <w:marBottom w:val="0"/>
          <w:divBdr>
            <w:top w:val="none" w:sz="0" w:space="0" w:color="auto"/>
            <w:left w:val="none" w:sz="0" w:space="0" w:color="auto"/>
            <w:bottom w:val="none" w:sz="0" w:space="0" w:color="auto"/>
            <w:right w:val="none" w:sz="0" w:space="0" w:color="auto"/>
          </w:divBdr>
        </w:div>
        <w:div w:id="1909654222">
          <w:marLeft w:val="640"/>
          <w:marRight w:val="0"/>
          <w:marTop w:val="0"/>
          <w:marBottom w:val="0"/>
          <w:divBdr>
            <w:top w:val="none" w:sz="0" w:space="0" w:color="auto"/>
            <w:left w:val="none" w:sz="0" w:space="0" w:color="auto"/>
            <w:bottom w:val="none" w:sz="0" w:space="0" w:color="auto"/>
            <w:right w:val="none" w:sz="0" w:space="0" w:color="auto"/>
          </w:divBdr>
        </w:div>
        <w:div w:id="2002923598">
          <w:marLeft w:val="640"/>
          <w:marRight w:val="0"/>
          <w:marTop w:val="0"/>
          <w:marBottom w:val="0"/>
          <w:divBdr>
            <w:top w:val="none" w:sz="0" w:space="0" w:color="auto"/>
            <w:left w:val="none" w:sz="0" w:space="0" w:color="auto"/>
            <w:bottom w:val="none" w:sz="0" w:space="0" w:color="auto"/>
            <w:right w:val="none" w:sz="0" w:space="0" w:color="auto"/>
          </w:divBdr>
        </w:div>
        <w:div w:id="2003463574">
          <w:marLeft w:val="640"/>
          <w:marRight w:val="0"/>
          <w:marTop w:val="0"/>
          <w:marBottom w:val="0"/>
          <w:divBdr>
            <w:top w:val="none" w:sz="0" w:space="0" w:color="auto"/>
            <w:left w:val="none" w:sz="0" w:space="0" w:color="auto"/>
            <w:bottom w:val="none" w:sz="0" w:space="0" w:color="auto"/>
            <w:right w:val="none" w:sz="0" w:space="0" w:color="auto"/>
          </w:divBdr>
        </w:div>
        <w:div w:id="2047437722">
          <w:marLeft w:val="640"/>
          <w:marRight w:val="0"/>
          <w:marTop w:val="0"/>
          <w:marBottom w:val="0"/>
          <w:divBdr>
            <w:top w:val="none" w:sz="0" w:space="0" w:color="auto"/>
            <w:left w:val="none" w:sz="0" w:space="0" w:color="auto"/>
            <w:bottom w:val="none" w:sz="0" w:space="0" w:color="auto"/>
            <w:right w:val="none" w:sz="0" w:space="0" w:color="auto"/>
          </w:divBdr>
        </w:div>
        <w:div w:id="2055151088">
          <w:marLeft w:val="640"/>
          <w:marRight w:val="0"/>
          <w:marTop w:val="0"/>
          <w:marBottom w:val="0"/>
          <w:divBdr>
            <w:top w:val="none" w:sz="0" w:space="0" w:color="auto"/>
            <w:left w:val="none" w:sz="0" w:space="0" w:color="auto"/>
            <w:bottom w:val="none" w:sz="0" w:space="0" w:color="auto"/>
            <w:right w:val="none" w:sz="0" w:space="0" w:color="auto"/>
          </w:divBdr>
        </w:div>
        <w:div w:id="2071029145">
          <w:marLeft w:val="640"/>
          <w:marRight w:val="0"/>
          <w:marTop w:val="0"/>
          <w:marBottom w:val="0"/>
          <w:divBdr>
            <w:top w:val="none" w:sz="0" w:space="0" w:color="auto"/>
            <w:left w:val="none" w:sz="0" w:space="0" w:color="auto"/>
            <w:bottom w:val="none" w:sz="0" w:space="0" w:color="auto"/>
            <w:right w:val="none" w:sz="0" w:space="0" w:color="auto"/>
          </w:divBdr>
        </w:div>
        <w:div w:id="2099593941">
          <w:marLeft w:val="640"/>
          <w:marRight w:val="0"/>
          <w:marTop w:val="0"/>
          <w:marBottom w:val="0"/>
          <w:divBdr>
            <w:top w:val="none" w:sz="0" w:space="0" w:color="auto"/>
            <w:left w:val="none" w:sz="0" w:space="0" w:color="auto"/>
            <w:bottom w:val="none" w:sz="0" w:space="0" w:color="auto"/>
            <w:right w:val="none" w:sz="0" w:space="0" w:color="auto"/>
          </w:divBdr>
        </w:div>
        <w:div w:id="2104566698">
          <w:marLeft w:val="640"/>
          <w:marRight w:val="0"/>
          <w:marTop w:val="0"/>
          <w:marBottom w:val="0"/>
          <w:divBdr>
            <w:top w:val="none" w:sz="0" w:space="0" w:color="auto"/>
            <w:left w:val="none" w:sz="0" w:space="0" w:color="auto"/>
            <w:bottom w:val="none" w:sz="0" w:space="0" w:color="auto"/>
            <w:right w:val="none" w:sz="0" w:space="0" w:color="auto"/>
          </w:divBdr>
        </w:div>
        <w:div w:id="2136212795">
          <w:marLeft w:val="640"/>
          <w:marRight w:val="0"/>
          <w:marTop w:val="0"/>
          <w:marBottom w:val="0"/>
          <w:divBdr>
            <w:top w:val="none" w:sz="0" w:space="0" w:color="auto"/>
            <w:left w:val="none" w:sz="0" w:space="0" w:color="auto"/>
            <w:bottom w:val="none" w:sz="0" w:space="0" w:color="auto"/>
            <w:right w:val="none" w:sz="0" w:space="0" w:color="auto"/>
          </w:divBdr>
        </w:div>
        <w:div w:id="2139686326">
          <w:marLeft w:val="640"/>
          <w:marRight w:val="0"/>
          <w:marTop w:val="0"/>
          <w:marBottom w:val="0"/>
          <w:divBdr>
            <w:top w:val="none" w:sz="0" w:space="0" w:color="auto"/>
            <w:left w:val="none" w:sz="0" w:space="0" w:color="auto"/>
            <w:bottom w:val="none" w:sz="0" w:space="0" w:color="auto"/>
            <w:right w:val="none" w:sz="0" w:space="0" w:color="auto"/>
          </w:divBdr>
        </w:div>
      </w:divsChild>
    </w:div>
    <w:div w:id="1253005301">
      <w:bodyDiv w:val="1"/>
      <w:marLeft w:val="0"/>
      <w:marRight w:val="0"/>
      <w:marTop w:val="0"/>
      <w:marBottom w:val="0"/>
      <w:divBdr>
        <w:top w:val="none" w:sz="0" w:space="0" w:color="auto"/>
        <w:left w:val="none" w:sz="0" w:space="0" w:color="auto"/>
        <w:bottom w:val="none" w:sz="0" w:space="0" w:color="auto"/>
        <w:right w:val="none" w:sz="0" w:space="0" w:color="auto"/>
      </w:divBdr>
      <w:divsChild>
        <w:div w:id="37435046">
          <w:marLeft w:val="640"/>
          <w:marRight w:val="0"/>
          <w:marTop w:val="0"/>
          <w:marBottom w:val="0"/>
          <w:divBdr>
            <w:top w:val="none" w:sz="0" w:space="0" w:color="auto"/>
            <w:left w:val="none" w:sz="0" w:space="0" w:color="auto"/>
            <w:bottom w:val="none" w:sz="0" w:space="0" w:color="auto"/>
            <w:right w:val="none" w:sz="0" w:space="0" w:color="auto"/>
          </w:divBdr>
        </w:div>
        <w:div w:id="48043376">
          <w:marLeft w:val="640"/>
          <w:marRight w:val="0"/>
          <w:marTop w:val="0"/>
          <w:marBottom w:val="0"/>
          <w:divBdr>
            <w:top w:val="none" w:sz="0" w:space="0" w:color="auto"/>
            <w:left w:val="none" w:sz="0" w:space="0" w:color="auto"/>
            <w:bottom w:val="none" w:sz="0" w:space="0" w:color="auto"/>
            <w:right w:val="none" w:sz="0" w:space="0" w:color="auto"/>
          </w:divBdr>
        </w:div>
        <w:div w:id="73207166">
          <w:marLeft w:val="640"/>
          <w:marRight w:val="0"/>
          <w:marTop w:val="0"/>
          <w:marBottom w:val="0"/>
          <w:divBdr>
            <w:top w:val="none" w:sz="0" w:space="0" w:color="auto"/>
            <w:left w:val="none" w:sz="0" w:space="0" w:color="auto"/>
            <w:bottom w:val="none" w:sz="0" w:space="0" w:color="auto"/>
            <w:right w:val="none" w:sz="0" w:space="0" w:color="auto"/>
          </w:divBdr>
        </w:div>
        <w:div w:id="74981558">
          <w:marLeft w:val="640"/>
          <w:marRight w:val="0"/>
          <w:marTop w:val="0"/>
          <w:marBottom w:val="0"/>
          <w:divBdr>
            <w:top w:val="none" w:sz="0" w:space="0" w:color="auto"/>
            <w:left w:val="none" w:sz="0" w:space="0" w:color="auto"/>
            <w:bottom w:val="none" w:sz="0" w:space="0" w:color="auto"/>
            <w:right w:val="none" w:sz="0" w:space="0" w:color="auto"/>
          </w:divBdr>
        </w:div>
        <w:div w:id="79834331">
          <w:marLeft w:val="640"/>
          <w:marRight w:val="0"/>
          <w:marTop w:val="0"/>
          <w:marBottom w:val="0"/>
          <w:divBdr>
            <w:top w:val="none" w:sz="0" w:space="0" w:color="auto"/>
            <w:left w:val="none" w:sz="0" w:space="0" w:color="auto"/>
            <w:bottom w:val="none" w:sz="0" w:space="0" w:color="auto"/>
            <w:right w:val="none" w:sz="0" w:space="0" w:color="auto"/>
          </w:divBdr>
        </w:div>
        <w:div w:id="130170628">
          <w:marLeft w:val="640"/>
          <w:marRight w:val="0"/>
          <w:marTop w:val="0"/>
          <w:marBottom w:val="0"/>
          <w:divBdr>
            <w:top w:val="none" w:sz="0" w:space="0" w:color="auto"/>
            <w:left w:val="none" w:sz="0" w:space="0" w:color="auto"/>
            <w:bottom w:val="none" w:sz="0" w:space="0" w:color="auto"/>
            <w:right w:val="none" w:sz="0" w:space="0" w:color="auto"/>
          </w:divBdr>
        </w:div>
        <w:div w:id="157772506">
          <w:marLeft w:val="640"/>
          <w:marRight w:val="0"/>
          <w:marTop w:val="0"/>
          <w:marBottom w:val="0"/>
          <w:divBdr>
            <w:top w:val="none" w:sz="0" w:space="0" w:color="auto"/>
            <w:left w:val="none" w:sz="0" w:space="0" w:color="auto"/>
            <w:bottom w:val="none" w:sz="0" w:space="0" w:color="auto"/>
            <w:right w:val="none" w:sz="0" w:space="0" w:color="auto"/>
          </w:divBdr>
        </w:div>
        <w:div w:id="169566610">
          <w:marLeft w:val="640"/>
          <w:marRight w:val="0"/>
          <w:marTop w:val="0"/>
          <w:marBottom w:val="0"/>
          <w:divBdr>
            <w:top w:val="none" w:sz="0" w:space="0" w:color="auto"/>
            <w:left w:val="none" w:sz="0" w:space="0" w:color="auto"/>
            <w:bottom w:val="none" w:sz="0" w:space="0" w:color="auto"/>
            <w:right w:val="none" w:sz="0" w:space="0" w:color="auto"/>
          </w:divBdr>
        </w:div>
        <w:div w:id="176893237">
          <w:marLeft w:val="640"/>
          <w:marRight w:val="0"/>
          <w:marTop w:val="0"/>
          <w:marBottom w:val="0"/>
          <w:divBdr>
            <w:top w:val="none" w:sz="0" w:space="0" w:color="auto"/>
            <w:left w:val="none" w:sz="0" w:space="0" w:color="auto"/>
            <w:bottom w:val="none" w:sz="0" w:space="0" w:color="auto"/>
            <w:right w:val="none" w:sz="0" w:space="0" w:color="auto"/>
          </w:divBdr>
        </w:div>
        <w:div w:id="195313251">
          <w:marLeft w:val="640"/>
          <w:marRight w:val="0"/>
          <w:marTop w:val="0"/>
          <w:marBottom w:val="0"/>
          <w:divBdr>
            <w:top w:val="none" w:sz="0" w:space="0" w:color="auto"/>
            <w:left w:val="none" w:sz="0" w:space="0" w:color="auto"/>
            <w:bottom w:val="none" w:sz="0" w:space="0" w:color="auto"/>
            <w:right w:val="none" w:sz="0" w:space="0" w:color="auto"/>
          </w:divBdr>
        </w:div>
        <w:div w:id="201677075">
          <w:marLeft w:val="640"/>
          <w:marRight w:val="0"/>
          <w:marTop w:val="0"/>
          <w:marBottom w:val="0"/>
          <w:divBdr>
            <w:top w:val="none" w:sz="0" w:space="0" w:color="auto"/>
            <w:left w:val="none" w:sz="0" w:space="0" w:color="auto"/>
            <w:bottom w:val="none" w:sz="0" w:space="0" w:color="auto"/>
            <w:right w:val="none" w:sz="0" w:space="0" w:color="auto"/>
          </w:divBdr>
        </w:div>
        <w:div w:id="226770641">
          <w:marLeft w:val="640"/>
          <w:marRight w:val="0"/>
          <w:marTop w:val="0"/>
          <w:marBottom w:val="0"/>
          <w:divBdr>
            <w:top w:val="none" w:sz="0" w:space="0" w:color="auto"/>
            <w:left w:val="none" w:sz="0" w:space="0" w:color="auto"/>
            <w:bottom w:val="none" w:sz="0" w:space="0" w:color="auto"/>
            <w:right w:val="none" w:sz="0" w:space="0" w:color="auto"/>
          </w:divBdr>
        </w:div>
        <w:div w:id="243880268">
          <w:marLeft w:val="640"/>
          <w:marRight w:val="0"/>
          <w:marTop w:val="0"/>
          <w:marBottom w:val="0"/>
          <w:divBdr>
            <w:top w:val="none" w:sz="0" w:space="0" w:color="auto"/>
            <w:left w:val="none" w:sz="0" w:space="0" w:color="auto"/>
            <w:bottom w:val="none" w:sz="0" w:space="0" w:color="auto"/>
            <w:right w:val="none" w:sz="0" w:space="0" w:color="auto"/>
          </w:divBdr>
        </w:div>
        <w:div w:id="301930524">
          <w:marLeft w:val="640"/>
          <w:marRight w:val="0"/>
          <w:marTop w:val="0"/>
          <w:marBottom w:val="0"/>
          <w:divBdr>
            <w:top w:val="none" w:sz="0" w:space="0" w:color="auto"/>
            <w:left w:val="none" w:sz="0" w:space="0" w:color="auto"/>
            <w:bottom w:val="none" w:sz="0" w:space="0" w:color="auto"/>
            <w:right w:val="none" w:sz="0" w:space="0" w:color="auto"/>
          </w:divBdr>
        </w:div>
        <w:div w:id="342171314">
          <w:marLeft w:val="640"/>
          <w:marRight w:val="0"/>
          <w:marTop w:val="0"/>
          <w:marBottom w:val="0"/>
          <w:divBdr>
            <w:top w:val="none" w:sz="0" w:space="0" w:color="auto"/>
            <w:left w:val="none" w:sz="0" w:space="0" w:color="auto"/>
            <w:bottom w:val="none" w:sz="0" w:space="0" w:color="auto"/>
            <w:right w:val="none" w:sz="0" w:space="0" w:color="auto"/>
          </w:divBdr>
        </w:div>
        <w:div w:id="355935758">
          <w:marLeft w:val="640"/>
          <w:marRight w:val="0"/>
          <w:marTop w:val="0"/>
          <w:marBottom w:val="0"/>
          <w:divBdr>
            <w:top w:val="none" w:sz="0" w:space="0" w:color="auto"/>
            <w:left w:val="none" w:sz="0" w:space="0" w:color="auto"/>
            <w:bottom w:val="none" w:sz="0" w:space="0" w:color="auto"/>
            <w:right w:val="none" w:sz="0" w:space="0" w:color="auto"/>
          </w:divBdr>
        </w:div>
        <w:div w:id="362948667">
          <w:marLeft w:val="640"/>
          <w:marRight w:val="0"/>
          <w:marTop w:val="0"/>
          <w:marBottom w:val="0"/>
          <w:divBdr>
            <w:top w:val="none" w:sz="0" w:space="0" w:color="auto"/>
            <w:left w:val="none" w:sz="0" w:space="0" w:color="auto"/>
            <w:bottom w:val="none" w:sz="0" w:space="0" w:color="auto"/>
            <w:right w:val="none" w:sz="0" w:space="0" w:color="auto"/>
          </w:divBdr>
        </w:div>
        <w:div w:id="394863887">
          <w:marLeft w:val="640"/>
          <w:marRight w:val="0"/>
          <w:marTop w:val="0"/>
          <w:marBottom w:val="0"/>
          <w:divBdr>
            <w:top w:val="none" w:sz="0" w:space="0" w:color="auto"/>
            <w:left w:val="none" w:sz="0" w:space="0" w:color="auto"/>
            <w:bottom w:val="none" w:sz="0" w:space="0" w:color="auto"/>
            <w:right w:val="none" w:sz="0" w:space="0" w:color="auto"/>
          </w:divBdr>
        </w:div>
        <w:div w:id="412749685">
          <w:marLeft w:val="640"/>
          <w:marRight w:val="0"/>
          <w:marTop w:val="0"/>
          <w:marBottom w:val="0"/>
          <w:divBdr>
            <w:top w:val="none" w:sz="0" w:space="0" w:color="auto"/>
            <w:left w:val="none" w:sz="0" w:space="0" w:color="auto"/>
            <w:bottom w:val="none" w:sz="0" w:space="0" w:color="auto"/>
            <w:right w:val="none" w:sz="0" w:space="0" w:color="auto"/>
          </w:divBdr>
        </w:div>
        <w:div w:id="421685237">
          <w:marLeft w:val="640"/>
          <w:marRight w:val="0"/>
          <w:marTop w:val="0"/>
          <w:marBottom w:val="0"/>
          <w:divBdr>
            <w:top w:val="none" w:sz="0" w:space="0" w:color="auto"/>
            <w:left w:val="none" w:sz="0" w:space="0" w:color="auto"/>
            <w:bottom w:val="none" w:sz="0" w:space="0" w:color="auto"/>
            <w:right w:val="none" w:sz="0" w:space="0" w:color="auto"/>
          </w:divBdr>
        </w:div>
        <w:div w:id="434206824">
          <w:marLeft w:val="640"/>
          <w:marRight w:val="0"/>
          <w:marTop w:val="0"/>
          <w:marBottom w:val="0"/>
          <w:divBdr>
            <w:top w:val="none" w:sz="0" w:space="0" w:color="auto"/>
            <w:left w:val="none" w:sz="0" w:space="0" w:color="auto"/>
            <w:bottom w:val="none" w:sz="0" w:space="0" w:color="auto"/>
            <w:right w:val="none" w:sz="0" w:space="0" w:color="auto"/>
          </w:divBdr>
        </w:div>
        <w:div w:id="450517621">
          <w:marLeft w:val="640"/>
          <w:marRight w:val="0"/>
          <w:marTop w:val="0"/>
          <w:marBottom w:val="0"/>
          <w:divBdr>
            <w:top w:val="none" w:sz="0" w:space="0" w:color="auto"/>
            <w:left w:val="none" w:sz="0" w:space="0" w:color="auto"/>
            <w:bottom w:val="none" w:sz="0" w:space="0" w:color="auto"/>
            <w:right w:val="none" w:sz="0" w:space="0" w:color="auto"/>
          </w:divBdr>
        </w:div>
        <w:div w:id="505828521">
          <w:marLeft w:val="640"/>
          <w:marRight w:val="0"/>
          <w:marTop w:val="0"/>
          <w:marBottom w:val="0"/>
          <w:divBdr>
            <w:top w:val="none" w:sz="0" w:space="0" w:color="auto"/>
            <w:left w:val="none" w:sz="0" w:space="0" w:color="auto"/>
            <w:bottom w:val="none" w:sz="0" w:space="0" w:color="auto"/>
            <w:right w:val="none" w:sz="0" w:space="0" w:color="auto"/>
          </w:divBdr>
        </w:div>
        <w:div w:id="528763456">
          <w:marLeft w:val="640"/>
          <w:marRight w:val="0"/>
          <w:marTop w:val="0"/>
          <w:marBottom w:val="0"/>
          <w:divBdr>
            <w:top w:val="none" w:sz="0" w:space="0" w:color="auto"/>
            <w:left w:val="none" w:sz="0" w:space="0" w:color="auto"/>
            <w:bottom w:val="none" w:sz="0" w:space="0" w:color="auto"/>
            <w:right w:val="none" w:sz="0" w:space="0" w:color="auto"/>
          </w:divBdr>
        </w:div>
        <w:div w:id="590049086">
          <w:marLeft w:val="640"/>
          <w:marRight w:val="0"/>
          <w:marTop w:val="0"/>
          <w:marBottom w:val="0"/>
          <w:divBdr>
            <w:top w:val="none" w:sz="0" w:space="0" w:color="auto"/>
            <w:left w:val="none" w:sz="0" w:space="0" w:color="auto"/>
            <w:bottom w:val="none" w:sz="0" w:space="0" w:color="auto"/>
            <w:right w:val="none" w:sz="0" w:space="0" w:color="auto"/>
          </w:divBdr>
        </w:div>
        <w:div w:id="689187524">
          <w:marLeft w:val="640"/>
          <w:marRight w:val="0"/>
          <w:marTop w:val="0"/>
          <w:marBottom w:val="0"/>
          <w:divBdr>
            <w:top w:val="none" w:sz="0" w:space="0" w:color="auto"/>
            <w:left w:val="none" w:sz="0" w:space="0" w:color="auto"/>
            <w:bottom w:val="none" w:sz="0" w:space="0" w:color="auto"/>
            <w:right w:val="none" w:sz="0" w:space="0" w:color="auto"/>
          </w:divBdr>
        </w:div>
        <w:div w:id="777061467">
          <w:marLeft w:val="640"/>
          <w:marRight w:val="0"/>
          <w:marTop w:val="0"/>
          <w:marBottom w:val="0"/>
          <w:divBdr>
            <w:top w:val="none" w:sz="0" w:space="0" w:color="auto"/>
            <w:left w:val="none" w:sz="0" w:space="0" w:color="auto"/>
            <w:bottom w:val="none" w:sz="0" w:space="0" w:color="auto"/>
            <w:right w:val="none" w:sz="0" w:space="0" w:color="auto"/>
          </w:divBdr>
        </w:div>
        <w:div w:id="788164118">
          <w:marLeft w:val="640"/>
          <w:marRight w:val="0"/>
          <w:marTop w:val="0"/>
          <w:marBottom w:val="0"/>
          <w:divBdr>
            <w:top w:val="none" w:sz="0" w:space="0" w:color="auto"/>
            <w:left w:val="none" w:sz="0" w:space="0" w:color="auto"/>
            <w:bottom w:val="none" w:sz="0" w:space="0" w:color="auto"/>
            <w:right w:val="none" w:sz="0" w:space="0" w:color="auto"/>
          </w:divBdr>
        </w:div>
        <w:div w:id="827333071">
          <w:marLeft w:val="640"/>
          <w:marRight w:val="0"/>
          <w:marTop w:val="0"/>
          <w:marBottom w:val="0"/>
          <w:divBdr>
            <w:top w:val="none" w:sz="0" w:space="0" w:color="auto"/>
            <w:left w:val="none" w:sz="0" w:space="0" w:color="auto"/>
            <w:bottom w:val="none" w:sz="0" w:space="0" w:color="auto"/>
            <w:right w:val="none" w:sz="0" w:space="0" w:color="auto"/>
          </w:divBdr>
        </w:div>
        <w:div w:id="830146032">
          <w:marLeft w:val="640"/>
          <w:marRight w:val="0"/>
          <w:marTop w:val="0"/>
          <w:marBottom w:val="0"/>
          <w:divBdr>
            <w:top w:val="none" w:sz="0" w:space="0" w:color="auto"/>
            <w:left w:val="none" w:sz="0" w:space="0" w:color="auto"/>
            <w:bottom w:val="none" w:sz="0" w:space="0" w:color="auto"/>
            <w:right w:val="none" w:sz="0" w:space="0" w:color="auto"/>
          </w:divBdr>
        </w:div>
        <w:div w:id="845945333">
          <w:marLeft w:val="640"/>
          <w:marRight w:val="0"/>
          <w:marTop w:val="0"/>
          <w:marBottom w:val="0"/>
          <w:divBdr>
            <w:top w:val="none" w:sz="0" w:space="0" w:color="auto"/>
            <w:left w:val="none" w:sz="0" w:space="0" w:color="auto"/>
            <w:bottom w:val="none" w:sz="0" w:space="0" w:color="auto"/>
            <w:right w:val="none" w:sz="0" w:space="0" w:color="auto"/>
          </w:divBdr>
        </w:div>
        <w:div w:id="866211463">
          <w:marLeft w:val="640"/>
          <w:marRight w:val="0"/>
          <w:marTop w:val="0"/>
          <w:marBottom w:val="0"/>
          <w:divBdr>
            <w:top w:val="none" w:sz="0" w:space="0" w:color="auto"/>
            <w:left w:val="none" w:sz="0" w:space="0" w:color="auto"/>
            <w:bottom w:val="none" w:sz="0" w:space="0" w:color="auto"/>
            <w:right w:val="none" w:sz="0" w:space="0" w:color="auto"/>
          </w:divBdr>
        </w:div>
        <w:div w:id="892810957">
          <w:marLeft w:val="640"/>
          <w:marRight w:val="0"/>
          <w:marTop w:val="0"/>
          <w:marBottom w:val="0"/>
          <w:divBdr>
            <w:top w:val="none" w:sz="0" w:space="0" w:color="auto"/>
            <w:left w:val="none" w:sz="0" w:space="0" w:color="auto"/>
            <w:bottom w:val="none" w:sz="0" w:space="0" w:color="auto"/>
            <w:right w:val="none" w:sz="0" w:space="0" w:color="auto"/>
          </w:divBdr>
        </w:div>
        <w:div w:id="955259178">
          <w:marLeft w:val="640"/>
          <w:marRight w:val="0"/>
          <w:marTop w:val="0"/>
          <w:marBottom w:val="0"/>
          <w:divBdr>
            <w:top w:val="none" w:sz="0" w:space="0" w:color="auto"/>
            <w:left w:val="none" w:sz="0" w:space="0" w:color="auto"/>
            <w:bottom w:val="none" w:sz="0" w:space="0" w:color="auto"/>
            <w:right w:val="none" w:sz="0" w:space="0" w:color="auto"/>
          </w:divBdr>
        </w:div>
        <w:div w:id="975182422">
          <w:marLeft w:val="640"/>
          <w:marRight w:val="0"/>
          <w:marTop w:val="0"/>
          <w:marBottom w:val="0"/>
          <w:divBdr>
            <w:top w:val="none" w:sz="0" w:space="0" w:color="auto"/>
            <w:left w:val="none" w:sz="0" w:space="0" w:color="auto"/>
            <w:bottom w:val="none" w:sz="0" w:space="0" w:color="auto"/>
            <w:right w:val="none" w:sz="0" w:space="0" w:color="auto"/>
          </w:divBdr>
        </w:div>
        <w:div w:id="1007100791">
          <w:marLeft w:val="640"/>
          <w:marRight w:val="0"/>
          <w:marTop w:val="0"/>
          <w:marBottom w:val="0"/>
          <w:divBdr>
            <w:top w:val="none" w:sz="0" w:space="0" w:color="auto"/>
            <w:left w:val="none" w:sz="0" w:space="0" w:color="auto"/>
            <w:bottom w:val="none" w:sz="0" w:space="0" w:color="auto"/>
            <w:right w:val="none" w:sz="0" w:space="0" w:color="auto"/>
          </w:divBdr>
        </w:div>
        <w:div w:id="1034387379">
          <w:marLeft w:val="640"/>
          <w:marRight w:val="0"/>
          <w:marTop w:val="0"/>
          <w:marBottom w:val="0"/>
          <w:divBdr>
            <w:top w:val="none" w:sz="0" w:space="0" w:color="auto"/>
            <w:left w:val="none" w:sz="0" w:space="0" w:color="auto"/>
            <w:bottom w:val="none" w:sz="0" w:space="0" w:color="auto"/>
            <w:right w:val="none" w:sz="0" w:space="0" w:color="auto"/>
          </w:divBdr>
        </w:div>
        <w:div w:id="1060982019">
          <w:marLeft w:val="640"/>
          <w:marRight w:val="0"/>
          <w:marTop w:val="0"/>
          <w:marBottom w:val="0"/>
          <w:divBdr>
            <w:top w:val="none" w:sz="0" w:space="0" w:color="auto"/>
            <w:left w:val="none" w:sz="0" w:space="0" w:color="auto"/>
            <w:bottom w:val="none" w:sz="0" w:space="0" w:color="auto"/>
            <w:right w:val="none" w:sz="0" w:space="0" w:color="auto"/>
          </w:divBdr>
        </w:div>
        <w:div w:id="1082095699">
          <w:marLeft w:val="640"/>
          <w:marRight w:val="0"/>
          <w:marTop w:val="0"/>
          <w:marBottom w:val="0"/>
          <w:divBdr>
            <w:top w:val="none" w:sz="0" w:space="0" w:color="auto"/>
            <w:left w:val="none" w:sz="0" w:space="0" w:color="auto"/>
            <w:bottom w:val="none" w:sz="0" w:space="0" w:color="auto"/>
            <w:right w:val="none" w:sz="0" w:space="0" w:color="auto"/>
          </w:divBdr>
        </w:div>
        <w:div w:id="1156148278">
          <w:marLeft w:val="640"/>
          <w:marRight w:val="0"/>
          <w:marTop w:val="0"/>
          <w:marBottom w:val="0"/>
          <w:divBdr>
            <w:top w:val="none" w:sz="0" w:space="0" w:color="auto"/>
            <w:left w:val="none" w:sz="0" w:space="0" w:color="auto"/>
            <w:bottom w:val="none" w:sz="0" w:space="0" w:color="auto"/>
            <w:right w:val="none" w:sz="0" w:space="0" w:color="auto"/>
          </w:divBdr>
        </w:div>
        <w:div w:id="1166432044">
          <w:marLeft w:val="640"/>
          <w:marRight w:val="0"/>
          <w:marTop w:val="0"/>
          <w:marBottom w:val="0"/>
          <w:divBdr>
            <w:top w:val="none" w:sz="0" w:space="0" w:color="auto"/>
            <w:left w:val="none" w:sz="0" w:space="0" w:color="auto"/>
            <w:bottom w:val="none" w:sz="0" w:space="0" w:color="auto"/>
            <w:right w:val="none" w:sz="0" w:space="0" w:color="auto"/>
          </w:divBdr>
        </w:div>
        <w:div w:id="1182277663">
          <w:marLeft w:val="640"/>
          <w:marRight w:val="0"/>
          <w:marTop w:val="0"/>
          <w:marBottom w:val="0"/>
          <w:divBdr>
            <w:top w:val="none" w:sz="0" w:space="0" w:color="auto"/>
            <w:left w:val="none" w:sz="0" w:space="0" w:color="auto"/>
            <w:bottom w:val="none" w:sz="0" w:space="0" w:color="auto"/>
            <w:right w:val="none" w:sz="0" w:space="0" w:color="auto"/>
          </w:divBdr>
        </w:div>
        <w:div w:id="1228345396">
          <w:marLeft w:val="640"/>
          <w:marRight w:val="0"/>
          <w:marTop w:val="0"/>
          <w:marBottom w:val="0"/>
          <w:divBdr>
            <w:top w:val="none" w:sz="0" w:space="0" w:color="auto"/>
            <w:left w:val="none" w:sz="0" w:space="0" w:color="auto"/>
            <w:bottom w:val="none" w:sz="0" w:space="0" w:color="auto"/>
            <w:right w:val="none" w:sz="0" w:space="0" w:color="auto"/>
          </w:divBdr>
        </w:div>
        <w:div w:id="1294023095">
          <w:marLeft w:val="640"/>
          <w:marRight w:val="0"/>
          <w:marTop w:val="0"/>
          <w:marBottom w:val="0"/>
          <w:divBdr>
            <w:top w:val="none" w:sz="0" w:space="0" w:color="auto"/>
            <w:left w:val="none" w:sz="0" w:space="0" w:color="auto"/>
            <w:bottom w:val="none" w:sz="0" w:space="0" w:color="auto"/>
            <w:right w:val="none" w:sz="0" w:space="0" w:color="auto"/>
          </w:divBdr>
        </w:div>
        <w:div w:id="1343357142">
          <w:marLeft w:val="640"/>
          <w:marRight w:val="0"/>
          <w:marTop w:val="0"/>
          <w:marBottom w:val="0"/>
          <w:divBdr>
            <w:top w:val="none" w:sz="0" w:space="0" w:color="auto"/>
            <w:left w:val="none" w:sz="0" w:space="0" w:color="auto"/>
            <w:bottom w:val="none" w:sz="0" w:space="0" w:color="auto"/>
            <w:right w:val="none" w:sz="0" w:space="0" w:color="auto"/>
          </w:divBdr>
        </w:div>
        <w:div w:id="1347901528">
          <w:marLeft w:val="640"/>
          <w:marRight w:val="0"/>
          <w:marTop w:val="0"/>
          <w:marBottom w:val="0"/>
          <w:divBdr>
            <w:top w:val="none" w:sz="0" w:space="0" w:color="auto"/>
            <w:left w:val="none" w:sz="0" w:space="0" w:color="auto"/>
            <w:bottom w:val="none" w:sz="0" w:space="0" w:color="auto"/>
            <w:right w:val="none" w:sz="0" w:space="0" w:color="auto"/>
          </w:divBdr>
        </w:div>
        <w:div w:id="1404570157">
          <w:marLeft w:val="640"/>
          <w:marRight w:val="0"/>
          <w:marTop w:val="0"/>
          <w:marBottom w:val="0"/>
          <w:divBdr>
            <w:top w:val="none" w:sz="0" w:space="0" w:color="auto"/>
            <w:left w:val="none" w:sz="0" w:space="0" w:color="auto"/>
            <w:bottom w:val="none" w:sz="0" w:space="0" w:color="auto"/>
            <w:right w:val="none" w:sz="0" w:space="0" w:color="auto"/>
          </w:divBdr>
        </w:div>
        <w:div w:id="1406609785">
          <w:marLeft w:val="640"/>
          <w:marRight w:val="0"/>
          <w:marTop w:val="0"/>
          <w:marBottom w:val="0"/>
          <w:divBdr>
            <w:top w:val="none" w:sz="0" w:space="0" w:color="auto"/>
            <w:left w:val="none" w:sz="0" w:space="0" w:color="auto"/>
            <w:bottom w:val="none" w:sz="0" w:space="0" w:color="auto"/>
            <w:right w:val="none" w:sz="0" w:space="0" w:color="auto"/>
          </w:divBdr>
        </w:div>
        <w:div w:id="1431390601">
          <w:marLeft w:val="640"/>
          <w:marRight w:val="0"/>
          <w:marTop w:val="0"/>
          <w:marBottom w:val="0"/>
          <w:divBdr>
            <w:top w:val="none" w:sz="0" w:space="0" w:color="auto"/>
            <w:left w:val="none" w:sz="0" w:space="0" w:color="auto"/>
            <w:bottom w:val="none" w:sz="0" w:space="0" w:color="auto"/>
            <w:right w:val="none" w:sz="0" w:space="0" w:color="auto"/>
          </w:divBdr>
        </w:div>
        <w:div w:id="1432124491">
          <w:marLeft w:val="640"/>
          <w:marRight w:val="0"/>
          <w:marTop w:val="0"/>
          <w:marBottom w:val="0"/>
          <w:divBdr>
            <w:top w:val="none" w:sz="0" w:space="0" w:color="auto"/>
            <w:left w:val="none" w:sz="0" w:space="0" w:color="auto"/>
            <w:bottom w:val="none" w:sz="0" w:space="0" w:color="auto"/>
            <w:right w:val="none" w:sz="0" w:space="0" w:color="auto"/>
          </w:divBdr>
        </w:div>
        <w:div w:id="1475298124">
          <w:marLeft w:val="640"/>
          <w:marRight w:val="0"/>
          <w:marTop w:val="0"/>
          <w:marBottom w:val="0"/>
          <w:divBdr>
            <w:top w:val="none" w:sz="0" w:space="0" w:color="auto"/>
            <w:left w:val="none" w:sz="0" w:space="0" w:color="auto"/>
            <w:bottom w:val="none" w:sz="0" w:space="0" w:color="auto"/>
            <w:right w:val="none" w:sz="0" w:space="0" w:color="auto"/>
          </w:divBdr>
        </w:div>
        <w:div w:id="1493066362">
          <w:marLeft w:val="640"/>
          <w:marRight w:val="0"/>
          <w:marTop w:val="0"/>
          <w:marBottom w:val="0"/>
          <w:divBdr>
            <w:top w:val="none" w:sz="0" w:space="0" w:color="auto"/>
            <w:left w:val="none" w:sz="0" w:space="0" w:color="auto"/>
            <w:bottom w:val="none" w:sz="0" w:space="0" w:color="auto"/>
            <w:right w:val="none" w:sz="0" w:space="0" w:color="auto"/>
          </w:divBdr>
        </w:div>
        <w:div w:id="1496729565">
          <w:marLeft w:val="640"/>
          <w:marRight w:val="0"/>
          <w:marTop w:val="0"/>
          <w:marBottom w:val="0"/>
          <w:divBdr>
            <w:top w:val="none" w:sz="0" w:space="0" w:color="auto"/>
            <w:left w:val="none" w:sz="0" w:space="0" w:color="auto"/>
            <w:bottom w:val="none" w:sz="0" w:space="0" w:color="auto"/>
            <w:right w:val="none" w:sz="0" w:space="0" w:color="auto"/>
          </w:divBdr>
        </w:div>
        <w:div w:id="1501776333">
          <w:marLeft w:val="640"/>
          <w:marRight w:val="0"/>
          <w:marTop w:val="0"/>
          <w:marBottom w:val="0"/>
          <w:divBdr>
            <w:top w:val="none" w:sz="0" w:space="0" w:color="auto"/>
            <w:left w:val="none" w:sz="0" w:space="0" w:color="auto"/>
            <w:bottom w:val="none" w:sz="0" w:space="0" w:color="auto"/>
            <w:right w:val="none" w:sz="0" w:space="0" w:color="auto"/>
          </w:divBdr>
        </w:div>
        <w:div w:id="1538543357">
          <w:marLeft w:val="640"/>
          <w:marRight w:val="0"/>
          <w:marTop w:val="0"/>
          <w:marBottom w:val="0"/>
          <w:divBdr>
            <w:top w:val="none" w:sz="0" w:space="0" w:color="auto"/>
            <w:left w:val="none" w:sz="0" w:space="0" w:color="auto"/>
            <w:bottom w:val="none" w:sz="0" w:space="0" w:color="auto"/>
            <w:right w:val="none" w:sz="0" w:space="0" w:color="auto"/>
          </w:divBdr>
        </w:div>
        <w:div w:id="1613630776">
          <w:marLeft w:val="640"/>
          <w:marRight w:val="0"/>
          <w:marTop w:val="0"/>
          <w:marBottom w:val="0"/>
          <w:divBdr>
            <w:top w:val="none" w:sz="0" w:space="0" w:color="auto"/>
            <w:left w:val="none" w:sz="0" w:space="0" w:color="auto"/>
            <w:bottom w:val="none" w:sz="0" w:space="0" w:color="auto"/>
            <w:right w:val="none" w:sz="0" w:space="0" w:color="auto"/>
          </w:divBdr>
        </w:div>
        <w:div w:id="1668436249">
          <w:marLeft w:val="640"/>
          <w:marRight w:val="0"/>
          <w:marTop w:val="0"/>
          <w:marBottom w:val="0"/>
          <w:divBdr>
            <w:top w:val="none" w:sz="0" w:space="0" w:color="auto"/>
            <w:left w:val="none" w:sz="0" w:space="0" w:color="auto"/>
            <w:bottom w:val="none" w:sz="0" w:space="0" w:color="auto"/>
            <w:right w:val="none" w:sz="0" w:space="0" w:color="auto"/>
          </w:divBdr>
        </w:div>
        <w:div w:id="1670406612">
          <w:marLeft w:val="640"/>
          <w:marRight w:val="0"/>
          <w:marTop w:val="0"/>
          <w:marBottom w:val="0"/>
          <w:divBdr>
            <w:top w:val="none" w:sz="0" w:space="0" w:color="auto"/>
            <w:left w:val="none" w:sz="0" w:space="0" w:color="auto"/>
            <w:bottom w:val="none" w:sz="0" w:space="0" w:color="auto"/>
            <w:right w:val="none" w:sz="0" w:space="0" w:color="auto"/>
          </w:divBdr>
        </w:div>
        <w:div w:id="1696616013">
          <w:marLeft w:val="640"/>
          <w:marRight w:val="0"/>
          <w:marTop w:val="0"/>
          <w:marBottom w:val="0"/>
          <w:divBdr>
            <w:top w:val="none" w:sz="0" w:space="0" w:color="auto"/>
            <w:left w:val="none" w:sz="0" w:space="0" w:color="auto"/>
            <w:bottom w:val="none" w:sz="0" w:space="0" w:color="auto"/>
            <w:right w:val="none" w:sz="0" w:space="0" w:color="auto"/>
          </w:divBdr>
        </w:div>
        <w:div w:id="1732607600">
          <w:marLeft w:val="640"/>
          <w:marRight w:val="0"/>
          <w:marTop w:val="0"/>
          <w:marBottom w:val="0"/>
          <w:divBdr>
            <w:top w:val="none" w:sz="0" w:space="0" w:color="auto"/>
            <w:left w:val="none" w:sz="0" w:space="0" w:color="auto"/>
            <w:bottom w:val="none" w:sz="0" w:space="0" w:color="auto"/>
            <w:right w:val="none" w:sz="0" w:space="0" w:color="auto"/>
          </w:divBdr>
        </w:div>
        <w:div w:id="1732732063">
          <w:marLeft w:val="640"/>
          <w:marRight w:val="0"/>
          <w:marTop w:val="0"/>
          <w:marBottom w:val="0"/>
          <w:divBdr>
            <w:top w:val="none" w:sz="0" w:space="0" w:color="auto"/>
            <w:left w:val="none" w:sz="0" w:space="0" w:color="auto"/>
            <w:bottom w:val="none" w:sz="0" w:space="0" w:color="auto"/>
            <w:right w:val="none" w:sz="0" w:space="0" w:color="auto"/>
          </w:divBdr>
        </w:div>
        <w:div w:id="1765415003">
          <w:marLeft w:val="640"/>
          <w:marRight w:val="0"/>
          <w:marTop w:val="0"/>
          <w:marBottom w:val="0"/>
          <w:divBdr>
            <w:top w:val="none" w:sz="0" w:space="0" w:color="auto"/>
            <w:left w:val="none" w:sz="0" w:space="0" w:color="auto"/>
            <w:bottom w:val="none" w:sz="0" w:space="0" w:color="auto"/>
            <w:right w:val="none" w:sz="0" w:space="0" w:color="auto"/>
          </w:divBdr>
        </w:div>
        <w:div w:id="1792242585">
          <w:marLeft w:val="640"/>
          <w:marRight w:val="0"/>
          <w:marTop w:val="0"/>
          <w:marBottom w:val="0"/>
          <w:divBdr>
            <w:top w:val="none" w:sz="0" w:space="0" w:color="auto"/>
            <w:left w:val="none" w:sz="0" w:space="0" w:color="auto"/>
            <w:bottom w:val="none" w:sz="0" w:space="0" w:color="auto"/>
            <w:right w:val="none" w:sz="0" w:space="0" w:color="auto"/>
          </w:divBdr>
        </w:div>
        <w:div w:id="1792431411">
          <w:marLeft w:val="640"/>
          <w:marRight w:val="0"/>
          <w:marTop w:val="0"/>
          <w:marBottom w:val="0"/>
          <w:divBdr>
            <w:top w:val="none" w:sz="0" w:space="0" w:color="auto"/>
            <w:left w:val="none" w:sz="0" w:space="0" w:color="auto"/>
            <w:bottom w:val="none" w:sz="0" w:space="0" w:color="auto"/>
            <w:right w:val="none" w:sz="0" w:space="0" w:color="auto"/>
          </w:divBdr>
        </w:div>
        <w:div w:id="1827699630">
          <w:marLeft w:val="640"/>
          <w:marRight w:val="0"/>
          <w:marTop w:val="0"/>
          <w:marBottom w:val="0"/>
          <w:divBdr>
            <w:top w:val="none" w:sz="0" w:space="0" w:color="auto"/>
            <w:left w:val="none" w:sz="0" w:space="0" w:color="auto"/>
            <w:bottom w:val="none" w:sz="0" w:space="0" w:color="auto"/>
            <w:right w:val="none" w:sz="0" w:space="0" w:color="auto"/>
          </w:divBdr>
        </w:div>
        <w:div w:id="1829252539">
          <w:marLeft w:val="640"/>
          <w:marRight w:val="0"/>
          <w:marTop w:val="0"/>
          <w:marBottom w:val="0"/>
          <w:divBdr>
            <w:top w:val="none" w:sz="0" w:space="0" w:color="auto"/>
            <w:left w:val="none" w:sz="0" w:space="0" w:color="auto"/>
            <w:bottom w:val="none" w:sz="0" w:space="0" w:color="auto"/>
            <w:right w:val="none" w:sz="0" w:space="0" w:color="auto"/>
          </w:divBdr>
        </w:div>
        <w:div w:id="1853374109">
          <w:marLeft w:val="640"/>
          <w:marRight w:val="0"/>
          <w:marTop w:val="0"/>
          <w:marBottom w:val="0"/>
          <w:divBdr>
            <w:top w:val="none" w:sz="0" w:space="0" w:color="auto"/>
            <w:left w:val="none" w:sz="0" w:space="0" w:color="auto"/>
            <w:bottom w:val="none" w:sz="0" w:space="0" w:color="auto"/>
            <w:right w:val="none" w:sz="0" w:space="0" w:color="auto"/>
          </w:divBdr>
        </w:div>
        <w:div w:id="1869491644">
          <w:marLeft w:val="640"/>
          <w:marRight w:val="0"/>
          <w:marTop w:val="0"/>
          <w:marBottom w:val="0"/>
          <w:divBdr>
            <w:top w:val="none" w:sz="0" w:space="0" w:color="auto"/>
            <w:left w:val="none" w:sz="0" w:space="0" w:color="auto"/>
            <w:bottom w:val="none" w:sz="0" w:space="0" w:color="auto"/>
            <w:right w:val="none" w:sz="0" w:space="0" w:color="auto"/>
          </w:divBdr>
        </w:div>
        <w:div w:id="1883469745">
          <w:marLeft w:val="640"/>
          <w:marRight w:val="0"/>
          <w:marTop w:val="0"/>
          <w:marBottom w:val="0"/>
          <w:divBdr>
            <w:top w:val="none" w:sz="0" w:space="0" w:color="auto"/>
            <w:left w:val="none" w:sz="0" w:space="0" w:color="auto"/>
            <w:bottom w:val="none" w:sz="0" w:space="0" w:color="auto"/>
            <w:right w:val="none" w:sz="0" w:space="0" w:color="auto"/>
          </w:divBdr>
        </w:div>
        <w:div w:id="1886327878">
          <w:marLeft w:val="640"/>
          <w:marRight w:val="0"/>
          <w:marTop w:val="0"/>
          <w:marBottom w:val="0"/>
          <w:divBdr>
            <w:top w:val="none" w:sz="0" w:space="0" w:color="auto"/>
            <w:left w:val="none" w:sz="0" w:space="0" w:color="auto"/>
            <w:bottom w:val="none" w:sz="0" w:space="0" w:color="auto"/>
            <w:right w:val="none" w:sz="0" w:space="0" w:color="auto"/>
          </w:divBdr>
        </w:div>
        <w:div w:id="1905220559">
          <w:marLeft w:val="640"/>
          <w:marRight w:val="0"/>
          <w:marTop w:val="0"/>
          <w:marBottom w:val="0"/>
          <w:divBdr>
            <w:top w:val="none" w:sz="0" w:space="0" w:color="auto"/>
            <w:left w:val="none" w:sz="0" w:space="0" w:color="auto"/>
            <w:bottom w:val="none" w:sz="0" w:space="0" w:color="auto"/>
            <w:right w:val="none" w:sz="0" w:space="0" w:color="auto"/>
          </w:divBdr>
        </w:div>
        <w:div w:id="1964924447">
          <w:marLeft w:val="640"/>
          <w:marRight w:val="0"/>
          <w:marTop w:val="0"/>
          <w:marBottom w:val="0"/>
          <w:divBdr>
            <w:top w:val="none" w:sz="0" w:space="0" w:color="auto"/>
            <w:left w:val="none" w:sz="0" w:space="0" w:color="auto"/>
            <w:bottom w:val="none" w:sz="0" w:space="0" w:color="auto"/>
            <w:right w:val="none" w:sz="0" w:space="0" w:color="auto"/>
          </w:divBdr>
        </w:div>
        <w:div w:id="1969778397">
          <w:marLeft w:val="640"/>
          <w:marRight w:val="0"/>
          <w:marTop w:val="0"/>
          <w:marBottom w:val="0"/>
          <w:divBdr>
            <w:top w:val="none" w:sz="0" w:space="0" w:color="auto"/>
            <w:left w:val="none" w:sz="0" w:space="0" w:color="auto"/>
            <w:bottom w:val="none" w:sz="0" w:space="0" w:color="auto"/>
            <w:right w:val="none" w:sz="0" w:space="0" w:color="auto"/>
          </w:divBdr>
        </w:div>
        <w:div w:id="1970896846">
          <w:marLeft w:val="640"/>
          <w:marRight w:val="0"/>
          <w:marTop w:val="0"/>
          <w:marBottom w:val="0"/>
          <w:divBdr>
            <w:top w:val="none" w:sz="0" w:space="0" w:color="auto"/>
            <w:left w:val="none" w:sz="0" w:space="0" w:color="auto"/>
            <w:bottom w:val="none" w:sz="0" w:space="0" w:color="auto"/>
            <w:right w:val="none" w:sz="0" w:space="0" w:color="auto"/>
          </w:divBdr>
        </w:div>
        <w:div w:id="2001040379">
          <w:marLeft w:val="640"/>
          <w:marRight w:val="0"/>
          <w:marTop w:val="0"/>
          <w:marBottom w:val="0"/>
          <w:divBdr>
            <w:top w:val="none" w:sz="0" w:space="0" w:color="auto"/>
            <w:left w:val="none" w:sz="0" w:space="0" w:color="auto"/>
            <w:bottom w:val="none" w:sz="0" w:space="0" w:color="auto"/>
            <w:right w:val="none" w:sz="0" w:space="0" w:color="auto"/>
          </w:divBdr>
        </w:div>
        <w:div w:id="2027055292">
          <w:marLeft w:val="640"/>
          <w:marRight w:val="0"/>
          <w:marTop w:val="0"/>
          <w:marBottom w:val="0"/>
          <w:divBdr>
            <w:top w:val="none" w:sz="0" w:space="0" w:color="auto"/>
            <w:left w:val="none" w:sz="0" w:space="0" w:color="auto"/>
            <w:bottom w:val="none" w:sz="0" w:space="0" w:color="auto"/>
            <w:right w:val="none" w:sz="0" w:space="0" w:color="auto"/>
          </w:divBdr>
        </w:div>
        <w:div w:id="2035761672">
          <w:marLeft w:val="640"/>
          <w:marRight w:val="0"/>
          <w:marTop w:val="0"/>
          <w:marBottom w:val="0"/>
          <w:divBdr>
            <w:top w:val="none" w:sz="0" w:space="0" w:color="auto"/>
            <w:left w:val="none" w:sz="0" w:space="0" w:color="auto"/>
            <w:bottom w:val="none" w:sz="0" w:space="0" w:color="auto"/>
            <w:right w:val="none" w:sz="0" w:space="0" w:color="auto"/>
          </w:divBdr>
        </w:div>
        <w:div w:id="2058122048">
          <w:marLeft w:val="640"/>
          <w:marRight w:val="0"/>
          <w:marTop w:val="0"/>
          <w:marBottom w:val="0"/>
          <w:divBdr>
            <w:top w:val="none" w:sz="0" w:space="0" w:color="auto"/>
            <w:left w:val="none" w:sz="0" w:space="0" w:color="auto"/>
            <w:bottom w:val="none" w:sz="0" w:space="0" w:color="auto"/>
            <w:right w:val="none" w:sz="0" w:space="0" w:color="auto"/>
          </w:divBdr>
        </w:div>
        <w:div w:id="2067532215">
          <w:marLeft w:val="640"/>
          <w:marRight w:val="0"/>
          <w:marTop w:val="0"/>
          <w:marBottom w:val="0"/>
          <w:divBdr>
            <w:top w:val="none" w:sz="0" w:space="0" w:color="auto"/>
            <w:left w:val="none" w:sz="0" w:space="0" w:color="auto"/>
            <w:bottom w:val="none" w:sz="0" w:space="0" w:color="auto"/>
            <w:right w:val="none" w:sz="0" w:space="0" w:color="auto"/>
          </w:divBdr>
        </w:div>
        <w:div w:id="2073580573">
          <w:marLeft w:val="640"/>
          <w:marRight w:val="0"/>
          <w:marTop w:val="0"/>
          <w:marBottom w:val="0"/>
          <w:divBdr>
            <w:top w:val="none" w:sz="0" w:space="0" w:color="auto"/>
            <w:left w:val="none" w:sz="0" w:space="0" w:color="auto"/>
            <w:bottom w:val="none" w:sz="0" w:space="0" w:color="auto"/>
            <w:right w:val="none" w:sz="0" w:space="0" w:color="auto"/>
          </w:divBdr>
        </w:div>
        <w:div w:id="2074039207">
          <w:marLeft w:val="640"/>
          <w:marRight w:val="0"/>
          <w:marTop w:val="0"/>
          <w:marBottom w:val="0"/>
          <w:divBdr>
            <w:top w:val="none" w:sz="0" w:space="0" w:color="auto"/>
            <w:left w:val="none" w:sz="0" w:space="0" w:color="auto"/>
            <w:bottom w:val="none" w:sz="0" w:space="0" w:color="auto"/>
            <w:right w:val="none" w:sz="0" w:space="0" w:color="auto"/>
          </w:divBdr>
        </w:div>
        <w:div w:id="2101296258">
          <w:marLeft w:val="640"/>
          <w:marRight w:val="0"/>
          <w:marTop w:val="0"/>
          <w:marBottom w:val="0"/>
          <w:divBdr>
            <w:top w:val="none" w:sz="0" w:space="0" w:color="auto"/>
            <w:left w:val="none" w:sz="0" w:space="0" w:color="auto"/>
            <w:bottom w:val="none" w:sz="0" w:space="0" w:color="auto"/>
            <w:right w:val="none" w:sz="0" w:space="0" w:color="auto"/>
          </w:divBdr>
        </w:div>
        <w:div w:id="2141998205">
          <w:marLeft w:val="640"/>
          <w:marRight w:val="0"/>
          <w:marTop w:val="0"/>
          <w:marBottom w:val="0"/>
          <w:divBdr>
            <w:top w:val="none" w:sz="0" w:space="0" w:color="auto"/>
            <w:left w:val="none" w:sz="0" w:space="0" w:color="auto"/>
            <w:bottom w:val="none" w:sz="0" w:space="0" w:color="auto"/>
            <w:right w:val="none" w:sz="0" w:space="0" w:color="auto"/>
          </w:divBdr>
        </w:div>
        <w:div w:id="2144695191">
          <w:marLeft w:val="640"/>
          <w:marRight w:val="0"/>
          <w:marTop w:val="0"/>
          <w:marBottom w:val="0"/>
          <w:divBdr>
            <w:top w:val="none" w:sz="0" w:space="0" w:color="auto"/>
            <w:left w:val="none" w:sz="0" w:space="0" w:color="auto"/>
            <w:bottom w:val="none" w:sz="0" w:space="0" w:color="auto"/>
            <w:right w:val="none" w:sz="0" w:space="0" w:color="auto"/>
          </w:divBdr>
        </w:div>
      </w:divsChild>
    </w:div>
    <w:div w:id="1258560509">
      <w:bodyDiv w:val="1"/>
      <w:marLeft w:val="0"/>
      <w:marRight w:val="0"/>
      <w:marTop w:val="0"/>
      <w:marBottom w:val="0"/>
      <w:divBdr>
        <w:top w:val="none" w:sz="0" w:space="0" w:color="auto"/>
        <w:left w:val="none" w:sz="0" w:space="0" w:color="auto"/>
        <w:bottom w:val="none" w:sz="0" w:space="0" w:color="auto"/>
        <w:right w:val="none" w:sz="0" w:space="0" w:color="auto"/>
      </w:divBdr>
      <w:divsChild>
        <w:div w:id="35929803">
          <w:marLeft w:val="640"/>
          <w:marRight w:val="0"/>
          <w:marTop w:val="0"/>
          <w:marBottom w:val="0"/>
          <w:divBdr>
            <w:top w:val="none" w:sz="0" w:space="0" w:color="auto"/>
            <w:left w:val="none" w:sz="0" w:space="0" w:color="auto"/>
            <w:bottom w:val="none" w:sz="0" w:space="0" w:color="auto"/>
            <w:right w:val="none" w:sz="0" w:space="0" w:color="auto"/>
          </w:divBdr>
        </w:div>
        <w:div w:id="69665174">
          <w:marLeft w:val="640"/>
          <w:marRight w:val="0"/>
          <w:marTop w:val="0"/>
          <w:marBottom w:val="0"/>
          <w:divBdr>
            <w:top w:val="none" w:sz="0" w:space="0" w:color="auto"/>
            <w:left w:val="none" w:sz="0" w:space="0" w:color="auto"/>
            <w:bottom w:val="none" w:sz="0" w:space="0" w:color="auto"/>
            <w:right w:val="none" w:sz="0" w:space="0" w:color="auto"/>
          </w:divBdr>
        </w:div>
        <w:div w:id="92020831">
          <w:marLeft w:val="640"/>
          <w:marRight w:val="0"/>
          <w:marTop w:val="0"/>
          <w:marBottom w:val="0"/>
          <w:divBdr>
            <w:top w:val="none" w:sz="0" w:space="0" w:color="auto"/>
            <w:left w:val="none" w:sz="0" w:space="0" w:color="auto"/>
            <w:bottom w:val="none" w:sz="0" w:space="0" w:color="auto"/>
            <w:right w:val="none" w:sz="0" w:space="0" w:color="auto"/>
          </w:divBdr>
        </w:div>
        <w:div w:id="96172516">
          <w:marLeft w:val="640"/>
          <w:marRight w:val="0"/>
          <w:marTop w:val="0"/>
          <w:marBottom w:val="0"/>
          <w:divBdr>
            <w:top w:val="none" w:sz="0" w:space="0" w:color="auto"/>
            <w:left w:val="none" w:sz="0" w:space="0" w:color="auto"/>
            <w:bottom w:val="none" w:sz="0" w:space="0" w:color="auto"/>
            <w:right w:val="none" w:sz="0" w:space="0" w:color="auto"/>
          </w:divBdr>
        </w:div>
        <w:div w:id="130103369">
          <w:marLeft w:val="640"/>
          <w:marRight w:val="0"/>
          <w:marTop w:val="0"/>
          <w:marBottom w:val="0"/>
          <w:divBdr>
            <w:top w:val="none" w:sz="0" w:space="0" w:color="auto"/>
            <w:left w:val="none" w:sz="0" w:space="0" w:color="auto"/>
            <w:bottom w:val="none" w:sz="0" w:space="0" w:color="auto"/>
            <w:right w:val="none" w:sz="0" w:space="0" w:color="auto"/>
          </w:divBdr>
        </w:div>
        <w:div w:id="140080227">
          <w:marLeft w:val="640"/>
          <w:marRight w:val="0"/>
          <w:marTop w:val="0"/>
          <w:marBottom w:val="0"/>
          <w:divBdr>
            <w:top w:val="none" w:sz="0" w:space="0" w:color="auto"/>
            <w:left w:val="none" w:sz="0" w:space="0" w:color="auto"/>
            <w:bottom w:val="none" w:sz="0" w:space="0" w:color="auto"/>
            <w:right w:val="none" w:sz="0" w:space="0" w:color="auto"/>
          </w:divBdr>
        </w:div>
        <w:div w:id="176114180">
          <w:marLeft w:val="640"/>
          <w:marRight w:val="0"/>
          <w:marTop w:val="0"/>
          <w:marBottom w:val="0"/>
          <w:divBdr>
            <w:top w:val="none" w:sz="0" w:space="0" w:color="auto"/>
            <w:left w:val="none" w:sz="0" w:space="0" w:color="auto"/>
            <w:bottom w:val="none" w:sz="0" w:space="0" w:color="auto"/>
            <w:right w:val="none" w:sz="0" w:space="0" w:color="auto"/>
          </w:divBdr>
        </w:div>
        <w:div w:id="193468627">
          <w:marLeft w:val="640"/>
          <w:marRight w:val="0"/>
          <w:marTop w:val="0"/>
          <w:marBottom w:val="0"/>
          <w:divBdr>
            <w:top w:val="none" w:sz="0" w:space="0" w:color="auto"/>
            <w:left w:val="none" w:sz="0" w:space="0" w:color="auto"/>
            <w:bottom w:val="none" w:sz="0" w:space="0" w:color="auto"/>
            <w:right w:val="none" w:sz="0" w:space="0" w:color="auto"/>
          </w:divBdr>
        </w:div>
        <w:div w:id="208303523">
          <w:marLeft w:val="640"/>
          <w:marRight w:val="0"/>
          <w:marTop w:val="0"/>
          <w:marBottom w:val="0"/>
          <w:divBdr>
            <w:top w:val="none" w:sz="0" w:space="0" w:color="auto"/>
            <w:left w:val="none" w:sz="0" w:space="0" w:color="auto"/>
            <w:bottom w:val="none" w:sz="0" w:space="0" w:color="auto"/>
            <w:right w:val="none" w:sz="0" w:space="0" w:color="auto"/>
          </w:divBdr>
        </w:div>
        <w:div w:id="260144363">
          <w:marLeft w:val="640"/>
          <w:marRight w:val="0"/>
          <w:marTop w:val="0"/>
          <w:marBottom w:val="0"/>
          <w:divBdr>
            <w:top w:val="none" w:sz="0" w:space="0" w:color="auto"/>
            <w:left w:val="none" w:sz="0" w:space="0" w:color="auto"/>
            <w:bottom w:val="none" w:sz="0" w:space="0" w:color="auto"/>
            <w:right w:val="none" w:sz="0" w:space="0" w:color="auto"/>
          </w:divBdr>
        </w:div>
        <w:div w:id="326052589">
          <w:marLeft w:val="640"/>
          <w:marRight w:val="0"/>
          <w:marTop w:val="0"/>
          <w:marBottom w:val="0"/>
          <w:divBdr>
            <w:top w:val="none" w:sz="0" w:space="0" w:color="auto"/>
            <w:left w:val="none" w:sz="0" w:space="0" w:color="auto"/>
            <w:bottom w:val="none" w:sz="0" w:space="0" w:color="auto"/>
            <w:right w:val="none" w:sz="0" w:space="0" w:color="auto"/>
          </w:divBdr>
        </w:div>
        <w:div w:id="342705910">
          <w:marLeft w:val="640"/>
          <w:marRight w:val="0"/>
          <w:marTop w:val="0"/>
          <w:marBottom w:val="0"/>
          <w:divBdr>
            <w:top w:val="none" w:sz="0" w:space="0" w:color="auto"/>
            <w:left w:val="none" w:sz="0" w:space="0" w:color="auto"/>
            <w:bottom w:val="none" w:sz="0" w:space="0" w:color="auto"/>
            <w:right w:val="none" w:sz="0" w:space="0" w:color="auto"/>
          </w:divBdr>
        </w:div>
        <w:div w:id="347829301">
          <w:marLeft w:val="640"/>
          <w:marRight w:val="0"/>
          <w:marTop w:val="0"/>
          <w:marBottom w:val="0"/>
          <w:divBdr>
            <w:top w:val="none" w:sz="0" w:space="0" w:color="auto"/>
            <w:left w:val="none" w:sz="0" w:space="0" w:color="auto"/>
            <w:bottom w:val="none" w:sz="0" w:space="0" w:color="auto"/>
            <w:right w:val="none" w:sz="0" w:space="0" w:color="auto"/>
          </w:divBdr>
        </w:div>
        <w:div w:id="368184207">
          <w:marLeft w:val="640"/>
          <w:marRight w:val="0"/>
          <w:marTop w:val="0"/>
          <w:marBottom w:val="0"/>
          <w:divBdr>
            <w:top w:val="none" w:sz="0" w:space="0" w:color="auto"/>
            <w:left w:val="none" w:sz="0" w:space="0" w:color="auto"/>
            <w:bottom w:val="none" w:sz="0" w:space="0" w:color="auto"/>
            <w:right w:val="none" w:sz="0" w:space="0" w:color="auto"/>
          </w:divBdr>
        </w:div>
        <w:div w:id="368335653">
          <w:marLeft w:val="640"/>
          <w:marRight w:val="0"/>
          <w:marTop w:val="0"/>
          <w:marBottom w:val="0"/>
          <w:divBdr>
            <w:top w:val="none" w:sz="0" w:space="0" w:color="auto"/>
            <w:left w:val="none" w:sz="0" w:space="0" w:color="auto"/>
            <w:bottom w:val="none" w:sz="0" w:space="0" w:color="auto"/>
            <w:right w:val="none" w:sz="0" w:space="0" w:color="auto"/>
          </w:divBdr>
        </w:div>
        <w:div w:id="397754509">
          <w:marLeft w:val="640"/>
          <w:marRight w:val="0"/>
          <w:marTop w:val="0"/>
          <w:marBottom w:val="0"/>
          <w:divBdr>
            <w:top w:val="none" w:sz="0" w:space="0" w:color="auto"/>
            <w:left w:val="none" w:sz="0" w:space="0" w:color="auto"/>
            <w:bottom w:val="none" w:sz="0" w:space="0" w:color="auto"/>
            <w:right w:val="none" w:sz="0" w:space="0" w:color="auto"/>
          </w:divBdr>
        </w:div>
        <w:div w:id="418451552">
          <w:marLeft w:val="640"/>
          <w:marRight w:val="0"/>
          <w:marTop w:val="0"/>
          <w:marBottom w:val="0"/>
          <w:divBdr>
            <w:top w:val="none" w:sz="0" w:space="0" w:color="auto"/>
            <w:left w:val="none" w:sz="0" w:space="0" w:color="auto"/>
            <w:bottom w:val="none" w:sz="0" w:space="0" w:color="auto"/>
            <w:right w:val="none" w:sz="0" w:space="0" w:color="auto"/>
          </w:divBdr>
        </w:div>
        <w:div w:id="434207223">
          <w:marLeft w:val="640"/>
          <w:marRight w:val="0"/>
          <w:marTop w:val="0"/>
          <w:marBottom w:val="0"/>
          <w:divBdr>
            <w:top w:val="none" w:sz="0" w:space="0" w:color="auto"/>
            <w:left w:val="none" w:sz="0" w:space="0" w:color="auto"/>
            <w:bottom w:val="none" w:sz="0" w:space="0" w:color="auto"/>
            <w:right w:val="none" w:sz="0" w:space="0" w:color="auto"/>
          </w:divBdr>
        </w:div>
        <w:div w:id="441269811">
          <w:marLeft w:val="640"/>
          <w:marRight w:val="0"/>
          <w:marTop w:val="0"/>
          <w:marBottom w:val="0"/>
          <w:divBdr>
            <w:top w:val="none" w:sz="0" w:space="0" w:color="auto"/>
            <w:left w:val="none" w:sz="0" w:space="0" w:color="auto"/>
            <w:bottom w:val="none" w:sz="0" w:space="0" w:color="auto"/>
            <w:right w:val="none" w:sz="0" w:space="0" w:color="auto"/>
          </w:divBdr>
        </w:div>
        <w:div w:id="446390697">
          <w:marLeft w:val="640"/>
          <w:marRight w:val="0"/>
          <w:marTop w:val="0"/>
          <w:marBottom w:val="0"/>
          <w:divBdr>
            <w:top w:val="none" w:sz="0" w:space="0" w:color="auto"/>
            <w:left w:val="none" w:sz="0" w:space="0" w:color="auto"/>
            <w:bottom w:val="none" w:sz="0" w:space="0" w:color="auto"/>
            <w:right w:val="none" w:sz="0" w:space="0" w:color="auto"/>
          </w:divBdr>
        </w:div>
        <w:div w:id="495532807">
          <w:marLeft w:val="640"/>
          <w:marRight w:val="0"/>
          <w:marTop w:val="0"/>
          <w:marBottom w:val="0"/>
          <w:divBdr>
            <w:top w:val="none" w:sz="0" w:space="0" w:color="auto"/>
            <w:left w:val="none" w:sz="0" w:space="0" w:color="auto"/>
            <w:bottom w:val="none" w:sz="0" w:space="0" w:color="auto"/>
            <w:right w:val="none" w:sz="0" w:space="0" w:color="auto"/>
          </w:divBdr>
        </w:div>
        <w:div w:id="512956684">
          <w:marLeft w:val="640"/>
          <w:marRight w:val="0"/>
          <w:marTop w:val="0"/>
          <w:marBottom w:val="0"/>
          <w:divBdr>
            <w:top w:val="none" w:sz="0" w:space="0" w:color="auto"/>
            <w:left w:val="none" w:sz="0" w:space="0" w:color="auto"/>
            <w:bottom w:val="none" w:sz="0" w:space="0" w:color="auto"/>
            <w:right w:val="none" w:sz="0" w:space="0" w:color="auto"/>
          </w:divBdr>
        </w:div>
        <w:div w:id="555825106">
          <w:marLeft w:val="640"/>
          <w:marRight w:val="0"/>
          <w:marTop w:val="0"/>
          <w:marBottom w:val="0"/>
          <w:divBdr>
            <w:top w:val="none" w:sz="0" w:space="0" w:color="auto"/>
            <w:left w:val="none" w:sz="0" w:space="0" w:color="auto"/>
            <w:bottom w:val="none" w:sz="0" w:space="0" w:color="auto"/>
            <w:right w:val="none" w:sz="0" w:space="0" w:color="auto"/>
          </w:divBdr>
        </w:div>
        <w:div w:id="573011221">
          <w:marLeft w:val="640"/>
          <w:marRight w:val="0"/>
          <w:marTop w:val="0"/>
          <w:marBottom w:val="0"/>
          <w:divBdr>
            <w:top w:val="none" w:sz="0" w:space="0" w:color="auto"/>
            <w:left w:val="none" w:sz="0" w:space="0" w:color="auto"/>
            <w:bottom w:val="none" w:sz="0" w:space="0" w:color="auto"/>
            <w:right w:val="none" w:sz="0" w:space="0" w:color="auto"/>
          </w:divBdr>
        </w:div>
        <w:div w:id="575283303">
          <w:marLeft w:val="640"/>
          <w:marRight w:val="0"/>
          <w:marTop w:val="0"/>
          <w:marBottom w:val="0"/>
          <w:divBdr>
            <w:top w:val="none" w:sz="0" w:space="0" w:color="auto"/>
            <w:left w:val="none" w:sz="0" w:space="0" w:color="auto"/>
            <w:bottom w:val="none" w:sz="0" w:space="0" w:color="auto"/>
            <w:right w:val="none" w:sz="0" w:space="0" w:color="auto"/>
          </w:divBdr>
        </w:div>
        <w:div w:id="650599012">
          <w:marLeft w:val="640"/>
          <w:marRight w:val="0"/>
          <w:marTop w:val="0"/>
          <w:marBottom w:val="0"/>
          <w:divBdr>
            <w:top w:val="none" w:sz="0" w:space="0" w:color="auto"/>
            <w:left w:val="none" w:sz="0" w:space="0" w:color="auto"/>
            <w:bottom w:val="none" w:sz="0" w:space="0" w:color="auto"/>
            <w:right w:val="none" w:sz="0" w:space="0" w:color="auto"/>
          </w:divBdr>
        </w:div>
        <w:div w:id="660080777">
          <w:marLeft w:val="640"/>
          <w:marRight w:val="0"/>
          <w:marTop w:val="0"/>
          <w:marBottom w:val="0"/>
          <w:divBdr>
            <w:top w:val="none" w:sz="0" w:space="0" w:color="auto"/>
            <w:left w:val="none" w:sz="0" w:space="0" w:color="auto"/>
            <w:bottom w:val="none" w:sz="0" w:space="0" w:color="auto"/>
            <w:right w:val="none" w:sz="0" w:space="0" w:color="auto"/>
          </w:divBdr>
        </w:div>
        <w:div w:id="664436336">
          <w:marLeft w:val="640"/>
          <w:marRight w:val="0"/>
          <w:marTop w:val="0"/>
          <w:marBottom w:val="0"/>
          <w:divBdr>
            <w:top w:val="none" w:sz="0" w:space="0" w:color="auto"/>
            <w:left w:val="none" w:sz="0" w:space="0" w:color="auto"/>
            <w:bottom w:val="none" w:sz="0" w:space="0" w:color="auto"/>
            <w:right w:val="none" w:sz="0" w:space="0" w:color="auto"/>
          </w:divBdr>
        </w:div>
        <w:div w:id="680934258">
          <w:marLeft w:val="640"/>
          <w:marRight w:val="0"/>
          <w:marTop w:val="0"/>
          <w:marBottom w:val="0"/>
          <w:divBdr>
            <w:top w:val="none" w:sz="0" w:space="0" w:color="auto"/>
            <w:left w:val="none" w:sz="0" w:space="0" w:color="auto"/>
            <w:bottom w:val="none" w:sz="0" w:space="0" w:color="auto"/>
            <w:right w:val="none" w:sz="0" w:space="0" w:color="auto"/>
          </w:divBdr>
        </w:div>
        <w:div w:id="689993147">
          <w:marLeft w:val="640"/>
          <w:marRight w:val="0"/>
          <w:marTop w:val="0"/>
          <w:marBottom w:val="0"/>
          <w:divBdr>
            <w:top w:val="none" w:sz="0" w:space="0" w:color="auto"/>
            <w:left w:val="none" w:sz="0" w:space="0" w:color="auto"/>
            <w:bottom w:val="none" w:sz="0" w:space="0" w:color="auto"/>
            <w:right w:val="none" w:sz="0" w:space="0" w:color="auto"/>
          </w:divBdr>
        </w:div>
        <w:div w:id="723720875">
          <w:marLeft w:val="640"/>
          <w:marRight w:val="0"/>
          <w:marTop w:val="0"/>
          <w:marBottom w:val="0"/>
          <w:divBdr>
            <w:top w:val="none" w:sz="0" w:space="0" w:color="auto"/>
            <w:left w:val="none" w:sz="0" w:space="0" w:color="auto"/>
            <w:bottom w:val="none" w:sz="0" w:space="0" w:color="auto"/>
            <w:right w:val="none" w:sz="0" w:space="0" w:color="auto"/>
          </w:divBdr>
        </w:div>
        <w:div w:id="759563915">
          <w:marLeft w:val="640"/>
          <w:marRight w:val="0"/>
          <w:marTop w:val="0"/>
          <w:marBottom w:val="0"/>
          <w:divBdr>
            <w:top w:val="none" w:sz="0" w:space="0" w:color="auto"/>
            <w:left w:val="none" w:sz="0" w:space="0" w:color="auto"/>
            <w:bottom w:val="none" w:sz="0" w:space="0" w:color="auto"/>
            <w:right w:val="none" w:sz="0" w:space="0" w:color="auto"/>
          </w:divBdr>
        </w:div>
        <w:div w:id="780028997">
          <w:marLeft w:val="640"/>
          <w:marRight w:val="0"/>
          <w:marTop w:val="0"/>
          <w:marBottom w:val="0"/>
          <w:divBdr>
            <w:top w:val="none" w:sz="0" w:space="0" w:color="auto"/>
            <w:left w:val="none" w:sz="0" w:space="0" w:color="auto"/>
            <w:bottom w:val="none" w:sz="0" w:space="0" w:color="auto"/>
            <w:right w:val="none" w:sz="0" w:space="0" w:color="auto"/>
          </w:divBdr>
        </w:div>
        <w:div w:id="783576268">
          <w:marLeft w:val="640"/>
          <w:marRight w:val="0"/>
          <w:marTop w:val="0"/>
          <w:marBottom w:val="0"/>
          <w:divBdr>
            <w:top w:val="none" w:sz="0" w:space="0" w:color="auto"/>
            <w:left w:val="none" w:sz="0" w:space="0" w:color="auto"/>
            <w:bottom w:val="none" w:sz="0" w:space="0" w:color="auto"/>
            <w:right w:val="none" w:sz="0" w:space="0" w:color="auto"/>
          </w:divBdr>
        </w:div>
        <w:div w:id="826823683">
          <w:marLeft w:val="640"/>
          <w:marRight w:val="0"/>
          <w:marTop w:val="0"/>
          <w:marBottom w:val="0"/>
          <w:divBdr>
            <w:top w:val="none" w:sz="0" w:space="0" w:color="auto"/>
            <w:left w:val="none" w:sz="0" w:space="0" w:color="auto"/>
            <w:bottom w:val="none" w:sz="0" w:space="0" w:color="auto"/>
            <w:right w:val="none" w:sz="0" w:space="0" w:color="auto"/>
          </w:divBdr>
        </w:div>
        <w:div w:id="834029204">
          <w:marLeft w:val="640"/>
          <w:marRight w:val="0"/>
          <w:marTop w:val="0"/>
          <w:marBottom w:val="0"/>
          <w:divBdr>
            <w:top w:val="none" w:sz="0" w:space="0" w:color="auto"/>
            <w:left w:val="none" w:sz="0" w:space="0" w:color="auto"/>
            <w:bottom w:val="none" w:sz="0" w:space="0" w:color="auto"/>
            <w:right w:val="none" w:sz="0" w:space="0" w:color="auto"/>
          </w:divBdr>
        </w:div>
        <w:div w:id="837887325">
          <w:marLeft w:val="640"/>
          <w:marRight w:val="0"/>
          <w:marTop w:val="0"/>
          <w:marBottom w:val="0"/>
          <w:divBdr>
            <w:top w:val="none" w:sz="0" w:space="0" w:color="auto"/>
            <w:left w:val="none" w:sz="0" w:space="0" w:color="auto"/>
            <w:bottom w:val="none" w:sz="0" w:space="0" w:color="auto"/>
            <w:right w:val="none" w:sz="0" w:space="0" w:color="auto"/>
          </w:divBdr>
        </w:div>
        <w:div w:id="843282222">
          <w:marLeft w:val="640"/>
          <w:marRight w:val="0"/>
          <w:marTop w:val="0"/>
          <w:marBottom w:val="0"/>
          <w:divBdr>
            <w:top w:val="none" w:sz="0" w:space="0" w:color="auto"/>
            <w:left w:val="none" w:sz="0" w:space="0" w:color="auto"/>
            <w:bottom w:val="none" w:sz="0" w:space="0" w:color="auto"/>
            <w:right w:val="none" w:sz="0" w:space="0" w:color="auto"/>
          </w:divBdr>
        </w:div>
        <w:div w:id="853618956">
          <w:marLeft w:val="640"/>
          <w:marRight w:val="0"/>
          <w:marTop w:val="0"/>
          <w:marBottom w:val="0"/>
          <w:divBdr>
            <w:top w:val="none" w:sz="0" w:space="0" w:color="auto"/>
            <w:left w:val="none" w:sz="0" w:space="0" w:color="auto"/>
            <w:bottom w:val="none" w:sz="0" w:space="0" w:color="auto"/>
            <w:right w:val="none" w:sz="0" w:space="0" w:color="auto"/>
          </w:divBdr>
        </w:div>
        <w:div w:id="887955184">
          <w:marLeft w:val="640"/>
          <w:marRight w:val="0"/>
          <w:marTop w:val="0"/>
          <w:marBottom w:val="0"/>
          <w:divBdr>
            <w:top w:val="none" w:sz="0" w:space="0" w:color="auto"/>
            <w:left w:val="none" w:sz="0" w:space="0" w:color="auto"/>
            <w:bottom w:val="none" w:sz="0" w:space="0" w:color="auto"/>
            <w:right w:val="none" w:sz="0" w:space="0" w:color="auto"/>
          </w:divBdr>
        </w:div>
        <w:div w:id="897859882">
          <w:marLeft w:val="640"/>
          <w:marRight w:val="0"/>
          <w:marTop w:val="0"/>
          <w:marBottom w:val="0"/>
          <w:divBdr>
            <w:top w:val="none" w:sz="0" w:space="0" w:color="auto"/>
            <w:left w:val="none" w:sz="0" w:space="0" w:color="auto"/>
            <w:bottom w:val="none" w:sz="0" w:space="0" w:color="auto"/>
            <w:right w:val="none" w:sz="0" w:space="0" w:color="auto"/>
          </w:divBdr>
        </w:div>
        <w:div w:id="922103265">
          <w:marLeft w:val="640"/>
          <w:marRight w:val="0"/>
          <w:marTop w:val="0"/>
          <w:marBottom w:val="0"/>
          <w:divBdr>
            <w:top w:val="none" w:sz="0" w:space="0" w:color="auto"/>
            <w:left w:val="none" w:sz="0" w:space="0" w:color="auto"/>
            <w:bottom w:val="none" w:sz="0" w:space="0" w:color="auto"/>
            <w:right w:val="none" w:sz="0" w:space="0" w:color="auto"/>
          </w:divBdr>
        </w:div>
        <w:div w:id="923688789">
          <w:marLeft w:val="640"/>
          <w:marRight w:val="0"/>
          <w:marTop w:val="0"/>
          <w:marBottom w:val="0"/>
          <w:divBdr>
            <w:top w:val="none" w:sz="0" w:space="0" w:color="auto"/>
            <w:left w:val="none" w:sz="0" w:space="0" w:color="auto"/>
            <w:bottom w:val="none" w:sz="0" w:space="0" w:color="auto"/>
            <w:right w:val="none" w:sz="0" w:space="0" w:color="auto"/>
          </w:divBdr>
        </w:div>
        <w:div w:id="944386882">
          <w:marLeft w:val="640"/>
          <w:marRight w:val="0"/>
          <w:marTop w:val="0"/>
          <w:marBottom w:val="0"/>
          <w:divBdr>
            <w:top w:val="none" w:sz="0" w:space="0" w:color="auto"/>
            <w:left w:val="none" w:sz="0" w:space="0" w:color="auto"/>
            <w:bottom w:val="none" w:sz="0" w:space="0" w:color="auto"/>
            <w:right w:val="none" w:sz="0" w:space="0" w:color="auto"/>
          </w:divBdr>
        </w:div>
        <w:div w:id="1012613131">
          <w:marLeft w:val="640"/>
          <w:marRight w:val="0"/>
          <w:marTop w:val="0"/>
          <w:marBottom w:val="0"/>
          <w:divBdr>
            <w:top w:val="none" w:sz="0" w:space="0" w:color="auto"/>
            <w:left w:val="none" w:sz="0" w:space="0" w:color="auto"/>
            <w:bottom w:val="none" w:sz="0" w:space="0" w:color="auto"/>
            <w:right w:val="none" w:sz="0" w:space="0" w:color="auto"/>
          </w:divBdr>
        </w:div>
        <w:div w:id="1021512038">
          <w:marLeft w:val="640"/>
          <w:marRight w:val="0"/>
          <w:marTop w:val="0"/>
          <w:marBottom w:val="0"/>
          <w:divBdr>
            <w:top w:val="none" w:sz="0" w:space="0" w:color="auto"/>
            <w:left w:val="none" w:sz="0" w:space="0" w:color="auto"/>
            <w:bottom w:val="none" w:sz="0" w:space="0" w:color="auto"/>
            <w:right w:val="none" w:sz="0" w:space="0" w:color="auto"/>
          </w:divBdr>
        </w:div>
        <w:div w:id="1022589818">
          <w:marLeft w:val="640"/>
          <w:marRight w:val="0"/>
          <w:marTop w:val="0"/>
          <w:marBottom w:val="0"/>
          <w:divBdr>
            <w:top w:val="none" w:sz="0" w:space="0" w:color="auto"/>
            <w:left w:val="none" w:sz="0" w:space="0" w:color="auto"/>
            <w:bottom w:val="none" w:sz="0" w:space="0" w:color="auto"/>
            <w:right w:val="none" w:sz="0" w:space="0" w:color="auto"/>
          </w:divBdr>
        </w:div>
        <w:div w:id="1047991553">
          <w:marLeft w:val="640"/>
          <w:marRight w:val="0"/>
          <w:marTop w:val="0"/>
          <w:marBottom w:val="0"/>
          <w:divBdr>
            <w:top w:val="none" w:sz="0" w:space="0" w:color="auto"/>
            <w:left w:val="none" w:sz="0" w:space="0" w:color="auto"/>
            <w:bottom w:val="none" w:sz="0" w:space="0" w:color="auto"/>
            <w:right w:val="none" w:sz="0" w:space="0" w:color="auto"/>
          </w:divBdr>
        </w:div>
        <w:div w:id="1098016079">
          <w:marLeft w:val="640"/>
          <w:marRight w:val="0"/>
          <w:marTop w:val="0"/>
          <w:marBottom w:val="0"/>
          <w:divBdr>
            <w:top w:val="none" w:sz="0" w:space="0" w:color="auto"/>
            <w:left w:val="none" w:sz="0" w:space="0" w:color="auto"/>
            <w:bottom w:val="none" w:sz="0" w:space="0" w:color="auto"/>
            <w:right w:val="none" w:sz="0" w:space="0" w:color="auto"/>
          </w:divBdr>
        </w:div>
        <w:div w:id="1133983967">
          <w:marLeft w:val="640"/>
          <w:marRight w:val="0"/>
          <w:marTop w:val="0"/>
          <w:marBottom w:val="0"/>
          <w:divBdr>
            <w:top w:val="none" w:sz="0" w:space="0" w:color="auto"/>
            <w:left w:val="none" w:sz="0" w:space="0" w:color="auto"/>
            <w:bottom w:val="none" w:sz="0" w:space="0" w:color="auto"/>
            <w:right w:val="none" w:sz="0" w:space="0" w:color="auto"/>
          </w:divBdr>
        </w:div>
        <w:div w:id="1159426317">
          <w:marLeft w:val="640"/>
          <w:marRight w:val="0"/>
          <w:marTop w:val="0"/>
          <w:marBottom w:val="0"/>
          <w:divBdr>
            <w:top w:val="none" w:sz="0" w:space="0" w:color="auto"/>
            <w:left w:val="none" w:sz="0" w:space="0" w:color="auto"/>
            <w:bottom w:val="none" w:sz="0" w:space="0" w:color="auto"/>
            <w:right w:val="none" w:sz="0" w:space="0" w:color="auto"/>
          </w:divBdr>
        </w:div>
        <w:div w:id="1177034059">
          <w:marLeft w:val="640"/>
          <w:marRight w:val="0"/>
          <w:marTop w:val="0"/>
          <w:marBottom w:val="0"/>
          <w:divBdr>
            <w:top w:val="none" w:sz="0" w:space="0" w:color="auto"/>
            <w:left w:val="none" w:sz="0" w:space="0" w:color="auto"/>
            <w:bottom w:val="none" w:sz="0" w:space="0" w:color="auto"/>
            <w:right w:val="none" w:sz="0" w:space="0" w:color="auto"/>
          </w:divBdr>
        </w:div>
        <w:div w:id="1180051371">
          <w:marLeft w:val="640"/>
          <w:marRight w:val="0"/>
          <w:marTop w:val="0"/>
          <w:marBottom w:val="0"/>
          <w:divBdr>
            <w:top w:val="none" w:sz="0" w:space="0" w:color="auto"/>
            <w:left w:val="none" w:sz="0" w:space="0" w:color="auto"/>
            <w:bottom w:val="none" w:sz="0" w:space="0" w:color="auto"/>
            <w:right w:val="none" w:sz="0" w:space="0" w:color="auto"/>
          </w:divBdr>
        </w:div>
        <w:div w:id="1190070987">
          <w:marLeft w:val="640"/>
          <w:marRight w:val="0"/>
          <w:marTop w:val="0"/>
          <w:marBottom w:val="0"/>
          <w:divBdr>
            <w:top w:val="none" w:sz="0" w:space="0" w:color="auto"/>
            <w:left w:val="none" w:sz="0" w:space="0" w:color="auto"/>
            <w:bottom w:val="none" w:sz="0" w:space="0" w:color="auto"/>
            <w:right w:val="none" w:sz="0" w:space="0" w:color="auto"/>
          </w:divBdr>
        </w:div>
        <w:div w:id="1195074151">
          <w:marLeft w:val="640"/>
          <w:marRight w:val="0"/>
          <w:marTop w:val="0"/>
          <w:marBottom w:val="0"/>
          <w:divBdr>
            <w:top w:val="none" w:sz="0" w:space="0" w:color="auto"/>
            <w:left w:val="none" w:sz="0" w:space="0" w:color="auto"/>
            <w:bottom w:val="none" w:sz="0" w:space="0" w:color="auto"/>
            <w:right w:val="none" w:sz="0" w:space="0" w:color="auto"/>
          </w:divBdr>
        </w:div>
        <w:div w:id="1213417872">
          <w:marLeft w:val="640"/>
          <w:marRight w:val="0"/>
          <w:marTop w:val="0"/>
          <w:marBottom w:val="0"/>
          <w:divBdr>
            <w:top w:val="none" w:sz="0" w:space="0" w:color="auto"/>
            <w:left w:val="none" w:sz="0" w:space="0" w:color="auto"/>
            <w:bottom w:val="none" w:sz="0" w:space="0" w:color="auto"/>
            <w:right w:val="none" w:sz="0" w:space="0" w:color="auto"/>
          </w:divBdr>
        </w:div>
        <w:div w:id="1232959802">
          <w:marLeft w:val="640"/>
          <w:marRight w:val="0"/>
          <w:marTop w:val="0"/>
          <w:marBottom w:val="0"/>
          <w:divBdr>
            <w:top w:val="none" w:sz="0" w:space="0" w:color="auto"/>
            <w:left w:val="none" w:sz="0" w:space="0" w:color="auto"/>
            <w:bottom w:val="none" w:sz="0" w:space="0" w:color="auto"/>
            <w:right w:val="none" w:sz="0" w:space="0" w:color="auto"/>
          </w:divBdr>
        </w:div>
        <w:div w:id="1289169413">
          <w:marLeft w:val="640"/>
          <w:marRight w:val="0"/>
          <w:marTop w:val="0"/>
          <w:marBottom w:val="0"/>
          <w:divBdr>
            <w:top w:val="none" w:sz="0" w:space="0" w:color="auto"/>
            <w:left w:val="none" w:sz="0" w:space="0" w:color="auto"/>
            <w:bottom w:val="none" w:sz="0" w:space="0" w:color="auto"/>
            <w:right w:val="none" w:sz="0" w:space="0" w:color="auto"/>
          </w:divBdr>
        </w:div>
        <w:div w:id="1316303115">
          <w:marLeft w:val="640"/>
          <w:marRight w:val="0"/>
          <w:marTop w:val="0"/>
          <w:marBottom w:val="0"/>
          <w:divBdr>
            <w:top w:val="none" w:sz="0" w:space="0" w:color="auto"/>
            <w:left w:val="none" w:sz="0" w:space="0" w:color="auto"/>
            <w:bottom w:val="none" w:sz="0" w:space="0" w:color="auto"/>
            <w:right w:val="none" w:sz="0" w:space="0" w:color="auto"/>
          </w:divBdr>
        </w:div>
        <w:div w:id="1341540467">
          <w:marLeft w:val="640"/>
          <w:marRight w:val="0"/>
          <w:marTop w:val="0"/>
          <w:marBottom w:val="0"/>
          <w:divBdr>
            <w:top w:val="none" w:sz="0" w:space="0" w:color="auto"/>
            <w:left w:val="none" w:sz="0" w:space="0" w:color="auto"/>
            <w:bottom w:val="none" w:sz="0" w:space="0" w:color="auto"/>
            <w:right w:val="none" w:sz="0" w:space="0" w:color="auto"/>
          </w:divBdr>
        </w:div>
        <w:div w:id="1394425372">
          <w:marLeft w:val="640"/>
          <w:marRight w:val="0"/>
          <w:marTop w:val="0"/>
          <w:marBottom w:val="0"/>
          <w:divBdr>
            <w:top w:val="none" w:sz="0" w:space="0" w:color="auto"/>
            <w:left w:val="none" w:sz="0" w:space="0" w:color="auto"/>
            <w:bottom w:val="none" w:sz="0" w:space="0" w:color="auto"/>
            <w:right w:val="none" w:sz="0" w:space="0" w:color="auto"/>
          </w:divBdr>
        </w:div>
        <w:div w:id="1431437837">
          <w:marLeft w:val="640"/>
          <w:marRight w:val="0"/>
          <w:marTop w:val="0"/>
          <w:marBottom w:val="0"/>
          <w:divBdr>
            <w:top w:val="none" w:sz="0" w:space="0" w:color="auto"/>
            <w:left w:val="none" w:sz="0" w:space="0" w:color="auto"/>
            <w:bottom w:val="none" w:sz="0" w:space="0" w:color="auto"/>
            <w:right w:val="none" w:sz="0" w:space="0" w:color="auto"/>
          </w:divBdr>
        </w:div>
        <w:div w:id="1513257970">
          <w:marLeft w:val="640"/>
          <w:marRight w:val="0"/>
          <w:marTop w:val="0"/>
          <w:marBottom w:val="0"/>
          <w:divBdr>
            <w:top w:val="none" w:sz="0" w:space="0" w:color="auto"/>
            <w:left w:val="none" w:sz="0" w:space="0" w:color="auto"/>
            <w:bottom w:val="none" w:sz="0" w:space="0" w:color="auto"/>
            <w:right w:val="none" w:sz="0" w:space="0" w:color="auto"/>
          </w:divBdr>
        </w:div>
        <w:div w:id="1534804520">
          <w:marLeft w:val="640"/>
          <w:marRight w:val="0"/>
          <w:marTop w:val="0"/>
          <w:marBottom w:val="0"/>
          <w:divBdr>
            <w:top w:val="none" w:sz="0" w:space="0" w:color="auto"/>
            <w:left w:val="none" w:sz="0" w:space="0" w:color="auto"/>
            <w:bottom w:val="none" w:sz="0" w:space="0" w:color="auto"/>
            <w:right w:val="none" w:sz="0" w:space="0" w:color="auto"/>
          </w:divBdr>
        </w:div>
        <w:div w:id="1535119219">
          <w:marLeft w:val="640"/>
          <w:marRight w:val="0"/>
          <w:marTop w:val="0"/>
          <w:marBottom w:val="0"/>
          <w:divBdr>
            <w:top w:val="none" w:sz="0" w:space="0" w:color="auto"/>
            <w:left w:val="none" w:sz="0" w:space="0" w:color="auto"/>
            <w:bottom w:val="none" w:sz="0" w:space="0" w:color="auto"/>
            <w:right w:val="none" w:sz="0" w:space="0" w:color="auto"/>
          </w:divBdr>
        </w:div>
        <w:div w:id="1597637606">
          <w:marLeft w:val="640"/>
          <w:marRight w:val="0"/>
          <w:marTop w:val="0"/>
          <w:marBottom w:val="0"/>
          <w:divBdr>
            <w:top w:val="none" w:sz="0" w:space="0" w:color="auto"/>
            <w:left w:val="none" w:sz="0" w:space="0" w:color="auto"/>
            <w:bottom w:val="none" w:sz="0" w:space="0" w:color="auto"/>
            <w:right w:val="none" w:sz="0" w:space="0" w:color="auto"/>
          </w:divBdr>
        </w:div>
        <w:div w:id="1633634395">
          <w:marLeft w:val="640"/>
          <w:marRight w:val="0"/>
          <w:marTop w:val="0"/>
          <w:marBottom w:val="0"/>
          <w:divBdr>
            <w:top w:val="none" w:sz="0" w:space="0" w:color="auto"/>
            <w:left w:val="none" w:sz="0" w:space="0" w:color="auto"/>
            <w:bottom w:val="none" w:sz="0" w:space="0" w:color="auto"/>
            <w:right w:val="none" w:sz="0" w:space="0" w:color="auto"/>
          </w:divBdr>
        </w:div>
        <w:div w:id="1639337340">
          <w:marLeft w:val="640"/>
          <w:marRight w:val="0"/>
          <w:marTop w:val="0"/>
          <w:marBottom w:val="0"/>
          <w:divBdr>
            <w:top w:val="none" w:sz="0" w:space="0" w:color="auto"/>
            <w:left w:val="none" w:sz="0" w:space="0" w:color="auto"/>
            <w:bottom w:val="none" w:sz="0" w:space="0" w:color="auto"/>
            <w:right w:val="none" w:sz="0" w:space="0" w:color="auto"/>
          </w:divBdr>
        </w:div>
        <w:div w:id="1676491539">
          <w:marLeft w:val="640"/>
          <w:marRight w:val="0"/>
          <w:marTop w:val="0"/>
          <w:marBottom w:val="0"/>
          <w:divBdr>
            <w:top w:val="none" w:sz="0" w:space="0" w:color="auto"/>
            <w:left w:val="none" w:sz="0" w:space="0" w:color="auto"/>
            <w:bottom w:val="none" w:sz="0" w:space="0" w:color="auto"/>
            <w:right w:val="none" w:sz="0" w:space="0" w:color="auto"/>
          </w:divBdr>
        </w:div>
        <w:div w:id="1678918767">
          <w:marLeft w:val="640"/>
          <w:marRight w:val="0"/>
          <w:marTop w:val="0"/>
          <w:marBottom w:val="0"/>
          <w:divBdr>
            <w:top w:val="none" w:sz="0" w:space="0" w:color="auto"/>
            <w:left w:val="none" w:sz="0" w:space="0" w:color="auto"/>
            <w:bottom w:val="none" w:sz="0" w:space="0" w:color="auto"/>
            <w:right w:val="none" w:sz="0" w:space="0" w:color="auto"/>
          </w:divBdr>
        </w:div>
        <w:div w:id="1680083974">
          <w:marLeft w:val="640"/>
          <w:marRight w:val="0"/>
          <w:marTop w:val="0"/>
          <w:marBottom w:val="0"/>
          <w:divBdr>
            <w:top w:val="none" w:sz="0" w:space="0" w:color="auto"/>
            <w:left w:val="none" w:sz="0" w:space="0" w:color="auto"/>
            <w:bottom w:val="none" w:sz="0" w:space="0" w:color="auto"/>
            <w:right w:val="none" w:sz="0" w:space="0" w:color="auto"/>
          </w:divBdr>
        </w:div>
        <w:div w:id="1689284580">
          <w:marLeft w:val="640"/>
          <w:marRight w:val="0"/>
          <w:marTop w:val="0"/>
          <w:marBottom w:val="0"/>
          <w:divBdr>
            <w:top w:val="none" w:sz="0" w:space="0" w:color="auto"/>
            <w:left w:val="none" w:sz="0" w:space="0" w:color="auto"/>
            <w:bottom w:val="none" w:sz="0" w:space="0" w:color="auto"/>
            <w:right w:val="none" w:sz="0" w:space="0" w:color="auto"/>
          </w:divBdr>
        </w:div>
        <w:div w:id="1712073574">
          <w:marLeft w:val="640"/>
          <w:marRight w:val="0"/>
          <w:marTop w:val="0"/>
          <w:marBottom w:val="0"/>
          <w:divBdr>
            <w:top w:val="none" w:sz="0" w:space="0" w:color="auto"/>
            <w:left w:val="none" w:sz="0" w:space="0" w:color="auto"/>
            <w:bottom w:val="none" w:sz="0" w:space="0" w:color="auto"/>
            <w:right w:val="none" w:sz="0" w:space="0" w:color="auto"/>
          </w:divBdr>
        </w:div>
        <w:div w:id="1754621417">
          <w:marLeft w:val="640"/>
          <w:marRight w:val="0"/>
          <w:marTop w:val="0"/>
          <w:marBottom w:val="0"/>
          <w:divBdr>
            <w:top w:val="none" w:sz="0" w:space="0" w:color="auto"/>
            <w:left w:val="none" w:sz="0" w:space="0" w:color="auto"/>
            <w:bottom w:val="none" w:sz="0" w:space="0" w:color="auto"/>
            <w:right w:val="none" w:sz="0" w:space="0" w:color="auto"/>
          </w:divBdr>
        </w:div>
        <w:div w:id="1795563950">
          <w:marLeft w:val="640"/>
          <w:marRight w:val="0"/>
          <w:marTop w:val="0"/>
          <w:marBottom w:val="0"/>
          <w:divBdr>
            <w:top w:val="none" w:sz="0" w:space="0" w:color="auto"/>
            <w:left w:val="none" w:sz="0" w:space="0" w:color="auto"/>
            <w:bottom w:val="none" w:sz="0" w:space="0" w:color="auto"/>
            <w:right w:val="none" w:sz="0" w:space="0" w:color="auto"/>
          </w:divBdr>
        </w:div>
        <w:div w:id="1807970445">
          <w:marLeft w:val="640"/>
          <w:marRight w:val="0"/>
          <w:marTop w:val="0"/>
          <w:marBottom w:val="0"/>
          <w:divBdr>
            <w:top w:val="none" w:sz="0" w:space="0" w:color="auto"/>
            <w:left w:val="none" w:sz="0" w:space="0" w:color="auto"/>
            <w:bottom w:val="none" w:sz="0" w:space="0" w:color="auto"/>
            <w:right w:val="none" w:sz="0" w:space="0" w:color="auto"/>
          </w:divBdr>
        </w:div>
        <w:div w:id="1808087479">
          <w:marLeft w:val="640"/>
          <w:marRight w:val="0"/>
          <w:marTop w:val="0"/>
          <w:marBottom w:val="0"/>
          <w:divBdr>
            <w:top w:val="none" w:sz="0" w:space="0" w:color="auto"/>
            <w:left w:val="none" w:sz="0" w:space="0" w:color="auto"/>
            <w:bottom w:val="none" w:sz="0" w:space="0" w:color="auto"/>
            <w:right w:val="none" w:sz="0" w:space="0" w:color="auto"/>
          </w:divBdr>
        </w:div>
        <w:div w:id="1839299863">
          <w:marLeft w:val="640"/>
          <w:marRight w:val="0"/>
          <w:marTop w:val="0"/>
          <w:marBottom w:val="0"/>
          <w:divBdr>
            <w:top w:val="none" w:sz="0" w:space="0" w:color="auto"/>
            <w:left w:val="none" w:sz="0" w:space="0" w:color="auto"/>
            <w:bottom w:val="none" w:sz="0" w:space="0" w:color="auto"/>
            <w:right w:val="none" w:sz="0" w:space="0" w:color="auto"/>
          </w:divBdr>
        </w:div>
        <w:div w:id="1860046103">
          <w:marLeft w:val="640"/>
          <w:marRight w:val="0"/>
          <w:marTop w:val="0"/>
          <w:marBottom w:val="0"/>
          <w:divBdr>
            <w:top w:val="none" w:sz="0" w:space="0" w:color="auto"/>
            <w:left w:val="none" w:sz="0" w:space="0" w:color="auto"/>
            <w:bottom w:val="none" w:sz="0" w:space="0" w:color="auto"/>
            <w:right w:val="none" w:sz="0" w:space="0" w:color="auto"/>
          </w:divBdr>
        </w:div>
        <w:div w:id="1873182178">
          <w:marLeft w:val="640"/>
          <w:marRight w:val="0"/>
          <w:marTop w:val="0"/>
          <w:marBottom w:val="0"/>
          <w:divBdr>
            <w:top w:val="none" w:sz="0" w:space="0" w:color="auto"/>
            <w:left w:val="none" w:sz="0" w:space="0" w:color="auto"/>
            <w:bottom w:val="none" w:sz="0" w:space="0" w:color="auto"/>
            <w:right w:val="none" w:sz="0" w:space="0" w:color="auto"/>
          </w:divBdr>
        </w:div>
        <w:div w:id="1887719566">
          <w:marLeft w:val="640"/>
          <w:marRight w:val="0"/>
          <w:marTop w:val="0"/>
          <w:marBottom w:val="0"/>
          <w:divBdr>
            <w:top w:val="none" w:sz="0" w:space="0" w:color="auto"/>
            <w:left w:val="none" w:sz="0" w:space="0" w:color="auto"/>
            <w:bottom w:val="none" w:sz="0" w:space="0" w:color="auto"/>
            <w:right w:val="none" w:sz="0" w:space="0" w:color="auto"/>
          </w:divBdr>
        </w:div>
        <w:div w:id="1891453266">
          <w:marLeft w:val="640"/>
          <w:marRight w:val="0"/>
          <w:marTop w:val="0"/>
          <w:marBottom w:val="0"/>
          <w:divBdr>
            <w:top w:val="none" w:sz="0" w:space="0" w:color="auto"/>
            <w:left w:val="none" w:sz="0" w:space="0" w:color="auto"/>
            <w:bottom w:val="none" w:sz="0" w:space="0" w:color="auto"/>
            <w:right w:val="none" w:sz="0" w:space="0" w:color="auto"/>
          </w:divBdr>
        </w:div>
        <w:div w:id="1899046431">
          <w:marLeft w:val="640"/>
          <w:marRight w:val="0"/>
          <w:marTop w:val="0"/>
          <w:marBottom w:val="0"/>
          <w:divBdr>
            <w:top w:val="none" w:sz="0" w:space="0" w:color="auto"/>
            <w:left w:val="none" w:sz="0" w:space="0" w:color="auto"/>
            <w:bottom w:val="none" w:sz="0" w:space="0" w:color="auto"/>
            <w:right w:val="none" w:sz="0" w:space="0" w:color="auto"/>
          </w:divBdr>
        </w:div>
        <w:div w:id="1918436984">
          <w:marLeft w:val="640"/>
          <w:marRight w:val="0"/>
          <w:marTop w:val="0"/>
          <w:marBottom w:val="0"/>
          <w:divBdr>
            <w:top w:val="none" w:sz="0" w:space="0" w:color="auto"/>
            <w:left w:val="none" w:sz="0" w:space="0" w:color="auto"/>
            <w:bottom w:val="none" w:sz="0" w:space="0" w:color="auto"/>
            <w:right w:val="none" w:sz="0" w:space="0" w:color="auto"/>
          </w:divBdr>
        </w:div>
        <w:div w:id="1920675841">
          <w:marLeft w:val="640"/>
          <w:marRight w:val="0"/>
          <w:marTop w:val="0"/>
          <w:marBottom w:val="0"/>
          <w:divBdr>
            <w:top w:val="none" w:sz="0" w:space="0" w:color="auto"/>
            <w:left w:val="none" w:sz="0" w:space="0" w:color="auto"/>
            <w:bottom w:val="none" w:sz="0" w:space="0" w:color="auto"/>
            <w:right w:val="none" w:sz="0" w:space="0" w:color="auto"/>
          </w:divBdr>
        </w:div>
        <w:div w:id="1949000958">
          <w:marLeft w:val="640"/>
          <w:marRight w:val="0"/>
          <w:marTop w:val="0"/>
          <w:marBottom w:val="0"/>
          <w:divBdr>
            <w:top w:val="none" w:sz="0" w:space="0" w:color="auto"/>
            <w:left w:val="none" w:sz="0" w:space="0" w:color="auto"/>
            <w:bottom w:val="none" w:sz="0" w:space="0" w:color="auto"/>
            <w:right w:val="none" w:sz="0" w:space="0" w:color="auto"/>
          </w:divBdr>
        </w:div>
        <w:div w:id="1987472196">
          <w:marLeft w:val="640"/>
          <w:marRight w:val="0"/>
          <w:marTop w:val="0"/>
          <w:marBottom w:val="0"/>
          <w:divBdr>
            <w:top w:val="none" w:sz="0" w:space="0" w:color="auto"/>
            <w:left w:val="none" w:sz="0" w:space="0" w:color="auto"/>
            <w:bottom w:val="none" w:sz="0" w:space="0" w:color="auto"/>
            <w:right w:val="none" w:sz="0" w:space="0" w:color="auto"/>
          </w:divBdr>
        </w:div>
        <w:div w:id="1993481481">
          <w:marLeft w:val="640"/>
          <w:marRight w:val="0"/>
          <w:marTop w:val="0"/>
          <w:marBottom w:val="0"/>
          <w:divBdr>
            <w:top w:val="none" w:sz="0" w:space="0" w:color="auto"/>
            <w:left w:val="none" w:sz="0" w:space="0" w:color="auto"/>
            <w:bottom w:val="none" w:sz="0" w:space="0" w:color="auto"/>
            <w:right w:val="none" w:sz="0" w:space="0" w:color="auto"/>
          </w:divBdr>
        </w:div>
        <w:div w:id="2029983642">
          <w:marLeft w:val="640"/>
          <w:marRight w:val="0"/>
          <w:marTop w:val="0"/>
          <w:marBottom w:val="0"/>
          <w:divBdr>
            <w:top w:val="none" w:sz="0" w:space="0" w:color="auto"/>
            <w:left w:val="none" w:sz="0" w:space="0" w:color="auto"/>
            <w:bottom w:val="none" w:sz="0" w:space="0" w:color="auto"/>
            <w:right w:val="none" w:sz="0" w:space="0" w:color="auto"/>
          </w:divBdr>
        </w:div>
        <w:div w:id="2030253872">
          <w:marLeft w:val="640"/>
          <w:marRight w:val="0"/>
          <w:marTop w:val="0"/>
          <w:marBottom w:val="0"/>
          <w:divBdr>
            <w:top w:val="none" w:sz="0" w:space="0" w:color="auto"/>
            <w:left w:val="none" w:sz="0" w:space="0" w:color="auto"/>
            <w:bottom w:val="none" w:sz="0" w:space="0" w:color="auto"/>
            <w:right w:val="none" w:sz="0" w:space="0" w:color="auto"/>
          </w:divBdr>
        </w:div>
        <w:div w:id="2034530000">
          <w:marLeft w:val="640"/>
          <w:marRight w:val="0"/>
          <w:marTop w:val="0"/>
          <w:marBottom w:val="0"/>
          <w:divBdr>
            <w:top w:val="none" w:sz="0" w:space="0" w:color="auto"/>
            <w:left w:val="none" w:sz="0" w:space="0" w:color="auto"/>
            <w:bottom w:val="none" w:sz="0" w:space="0" w:color="auto"/>
            <w:right w:val="none" w:sz="0" w:space="0" w:color="auto"/>
          </w:divBdr>
        </w:div>
        <w:div w:id="2038966043">
          <w:marLeft w:val="640"/>
          <w:marRight w:val="0"/>
          <w:marTop w:val="0"/>
          <w:marBottom w:val="0"/>
          <w:divBdr>
            <w:top w:val="none" w:sz="0" w:space="0" w:color="auto"/>
            <w:left w:val="none" w:sz="0" w:space="0" w:color="auto"/>
            <w:bottom w:val="none" w:sz="0" w:space="0" w:color="auto"/>
            <w:right w:val="none" w:sz="0" w:space="0" w:color="auto"/>
          </w:divBdr>
        </w:div>
        <w:div w:id="2039428374">
          <w:marLeft w:val="640"/>
          <w:marRight w:val="0"/>
          <w:marTop w:val="0"/>
          <w:marBottom w:val="0"/>
          <w:divBdr>
            <w:top w:val="none" w:sz="0" w:space="0" w:color="auto"/>
            <w:left w:val="none" w:sz="0" w:space="0" w:color="auto"/>
            <w:bottom w:val="none" w:sz="0" w:space="0" w:color="auto"/>
            <w:right w:val="none" w:sz="0" w:space="0" w:color="auto"/>
          </w:divBdr>
        </w:div>
        <w:div w:id="2059432924">
          <w:marLeft w:val="640"/>
          <w:marRight w:val="0"/>
          <w:marTop w:val="0"/>
          <w:marBottom w:val="0"/>
          <w:divBdr>
            <w:top w:val="none" w:sz="0" w:space="0" w:color="auto"/>
            <w:left w:val="none" w:sz="0" w:space="0" w:color="auto"/>
            <w:bottom w:val="none" w:sz="0" w:space="0" w:color="auto"/>
            <w:right w:val="none" w:sz="0" w:space="0" w:color="auto"/>
          </w:divBdr>
        </w:div>
        <w:div w:id="2099280784">
          <w:marLeft w:val="640"/>
          <w:marRight w:val="0"/>
          <w:marTop w:val="0"/>
          <w:marBottom w:val="0"/>
          <w:divBdr>
            <w:top w:val="none" w:sz="0" w:space="0" w:color="auto"/>
            <w:left w:val="none" w:sz="0" w:space="0" w:color="auto"/>
            <w:bottom w:val="none" w:sz="0" w:space="0" w:color="auto"/>
            <w:right w:val="none" w:sz="0" w:space="0" w:color="auto"/>
          </w:divBdr>
        </w:div>
        <w:div w:id="2109347894">
          <w:marLeft w:val="640"/>
          <w:marRight w:val="0"/>
          <w:marTop w:val="0"/>
          <w:marBottom w:val="0"/>
          <w:divBdr>
            <w:top w:val="none" w:sz="0" w:space="0" w:color="auto"/>
            <w:left w:val="none" w:sz="0" w:space="0" w:color="auto"/>
            <w:bottom w:val="none" w:sz="0" w:space="0" w:color="auto"/>
            <w:right w:val="none" w:sz="0" w:space="0" w:color="auto"/>
          </w:divBdr>
        </w:div>
        <w:div w:id="2113740846">
          <w:marLeft w:val="640"/>
          <w:marRight w:val="0"/>
          <w:marTop w:val="0"/>
          <w:marBottom w:val="0"/>
          <w:divBdr>
            <w:top w:val="none" w:sz="0" w:space="0" w:color="auto"/>
            <w:left w:val="none" w:sz="0" w:space="0" w:color="auto"/>
            <w:bottom w:val="none" w:sz="0" w:space="0" w:color="auto"/>
            <w:right w:val="none" w:sz="0" w:space="0" w:color="auto"/>
          </w:divBdr>
        </w:div>
        <w:div w:id="2114737722">
          <w:marLeft w:val="640"/>
          <w:marRight w:val="0"/>
          <w:marTop w:val="0"/>
          <w:marBottom w:val="0"/>
          <w:divBdr>
            <w:top w:val="none" w:sz="0" w:space="0" w:color="auto"/>
            <w:left w:val="none" w:sz="0" w:space="0" w:color="auto"/>
            <w:bottom w:val="none" w:sz="0" w:space="0" w:color="auto"/>
            <w:right w:val="none" w:sz="0" w:space="0" w:color="auto"/>
          </w:divBdr>
        </w:div>
      </w:divsChild>
    </w:div>
    <w:div w:id="1277323075">
      <w:bodyDiv w:val="1"/>
      <w:marLeft w:val="0"/>
      <w:marRight w:val="0"/>
      <w:marTop w:val="0"/>
      <w:marBottom w:val="0"/>
      <w:divBdr>
        <w:top w:val="none" w:sz="0" w:space="0" w:color="auto"/>
        <w:left w:val="none" w:sz="0" w:space="0" w:color="auto"/>
        <w:bottom w:val="none" w:sz="0" w:space="0" w:color="auto"/>
        <w:right w:val="none" w:sz="0" w:space="0" w:color="auto"/>
      </w:divBdr>
      <w:divsChild>
        <w:div w:id="31226284">
          <w:marLeft w:val="640"/>
          <w:marRight w:val="0"/>
          <w:marTop w:val="0"/>
          <w:marBottom w:val="0"/>
          <w:divBdr>
            <w:top w:val="none" w:sz="0" w:space="0" w:color="auto"/>
            <w:left w:val="none" w:sz="0" w:space="0" w:color="auto"/>
            <w:bottom w:val="none" w:sz="0" w:space="0" w:color="auto"/>
            <w:right w:val="none" w:sz="0" w:space="0" w:color="auto"/>
          </w:divBdr>
        </w:div>
        <w:div w:id="37123978">
          <w:marLeft w:val="640"/>
          <w:marRight w:val="0"/>
          <w:marTop w:val="0"/>
          <w:marBottom w:val="0"/>
          <w:divBdr>
            <w:top w:val="none" w:sz="0" w:space="0" w:color="auto"/>
            <w:left w:val="none" w:sz="0" w:space="0" w:color="auto"/>
            <w:bottom w:val="none" w:sz="0" w:space="0" w:color="auto"/>
            <w:right w:val="none" w:sz="0" w:space="0" w:color="auto"/>
          </w:divBdr>
        </w:div>
        <w:div w:id="79563932">
          <w:marLeft w:val="640"/>
          <w:marRight w:val="0"/>
          <w:marTop w:val="0"/>
          <w:marBottom w:val="0"/>
          <w:divBdr>
            <w:top w:val="none" w:sz="0" w:space="0" w:color="auto"/>
            <w:left w:val="none" w:sz="0" w:space="0" w:color="auto"/>
            <w:bottom w:val="none" w:sz="0" w:space="0" w:color="auto"/>
            <w:right w:val="none" w:sz="0" w:space="0" w:color="auto"/>
          </w:divBdr>
        </w:div>
        <w:div w:id="80756091">
          <w:marLeft w:val="640"/>
          <w:marRight w:val="0"/>
          <w:marTop w:val="0"/>
          <w:marBottom w:val="0"/>
          <w:divBdr>
            <w:top w:val="none" w:sz="0" w:space="0" w:color="auto"/>
            <w:left w:val="none" w:sz="0" w:space="0" w:color="auto"/>
            <w:bottom w:val="none" w:sz="0" w:space="0" w:color="auto"/>
            <w:right w:val="none" w:sz="0" w:space="0" w:color="auto"/>
          </w:divBdr>
        </w:div>
        <w:div w:id="92676507">
          <w:marLeft w:val="640"/>
          <w:marRight w:val="0"/>
          <w:marTop w:val="0"/>
          <w:marBottom w:val="0"/>
          <w:divBdr>
            <w:top w:val="none" w:sz="0" w:space="0" w:color="auto"/>
            <w:left w:val="none" w:sz="0" w:space="0" w:color="auto"/>
            <w:bottom w:val="none" w:sz="0" w:space="0" w:color="auto"/>
            <w:right w:val="none" w:sz="0" w:space="0" w:color="auto"/>
          </w:divBdr>
        </w:div>
        <w:div w:id="116146911">
          <w:marLeft w:val="640"/>
          <w:marRight w:val="0"/>
          <w:marTop w:val="0"/>
          <w:marBottom w:val="0"/>
          <w:divBdr>
            <w:top w:val="none" w:sz="0" w:space="0" w:color="auto"/>
            <w:left w:val="none" w:sz="0" w:space="0" w:color="auto"/>
            <w:bottom w:val="none" w:sz="0" w:space="0" w:color="auto"/>
            <w:right w:val="none" w:sz="0" w:space="0" w:color="auto"/>
          </w:divBdr>
        </w:div>
        <w:div w:id="117454448">
          <w:marLeft w:val="640"/>
          <w:marRight w:val="0"/>
          <w:marTop w:val="0"/>
          <w:marBottom w:val="0"/>
          <w:divBdr>
            <w:top w:val="none" w:sz="0" w:space="0" w:color="auto"/>
            <w:left w:val="none" w:sz="0" w:space="0" w:color="auto"/>
            <w:bottom w:val="none" w:sz="0" w:space="0" w:color="auto"/>
            <w:right w:val="none" w:sz="0" w:space="0" w:color="auto"/>
          </w:divBdr>
        </w:div>
        <w:div w:id="121462787">
          <w:marLeft w:val="640"/>
          <w:marRight w:val="0"/>
          <w:marTop w:val="0"/>
          <w:marBottom w:val="0"/>
          <w:divBdr>
            <w:top w:val="none" w:sz="0" w:space="0" w:color="auto"/>
            <w:left w:val="none" w:sz="0" w:space="0" w:color="auto"/>
            <w:bottom w:val="none" w:sz="0" w:space="0" w:color="auto"/>
            <w:right w:val="none" w:sz="0" w:space="0" w:color="auto"/>
          </w:divBdr>
        </w:div>
        <w:div w:id="147207000">
          <w:marLeft w:val="640"/>
          <w:marRight w:val="0"/>
          <w:marTop w:val="0"/>
          <w:marBottom w:val="0"/>
          <w:divBdr>
            <w:top w:val="none" w:sz="0" w:space="0" w:color="auto"/>
            <w:left w:val="none" w:sz="0" w:space="0" w:color="auto"/>
            <w:bottom w:val="none" w:sz="0" w:space="0" w:color="auto"/>
            <w:right w:val="none" w:sz="0" w:space="0" w:color="auto"/>
          </w:divBdr>
        </w:div>
        <w:div w:id="154339954">
          <w:marLeft w:val="640"/>
          <w:marRight w:val="0"/>
          <w:marTop w:val="0"/>
          <w:marBottom w:val="0"/>
          <w:divBdr>
            <w:top w:val="none" w:sz="0" w:space="0" w:color="auto"/>
            <w:left w:val="none" w:sz="0" w:space="0" w:color="auto"/>
            <w:bottom w:val="none" w:sz="0" w:space="0" w:color="auto"/>
            <w:right w:val="none" w:sz="0" w:space="0" w:color="auto"/>
          </w:divBdr>
        </w:div>
        <w:div w:id="191310948">
          <w:marLeft w:val="640"/>
          <w:marRight w:val="0"/>
          <w:marTop w:val="0"/>
          <w:marBottom w:val="0"/>
          <w:divBdr>
            <w:top w:val="none" w:sz="0" w:space="0" w:color="auto"/>
            <w:left w:val="none" w:sz="0" w:space="0" w:color="auto"/>
            <w:bottom w:val="none" w:sz="0" w:space="0" w:color="auto"/>
            <w:right w:val="none" w:sz="0" w:space="0" w:color="auto"/>
          </w:divBdr>
        </w:div>
        <w:div w:id="204608904">
          <w:marLeft w:val="640"/>
          <w:marRight w:val="0"/>
          <w:marTop w:val="0"/>
          <w:marBottom w:val="0"/>
          <w:divBdr>
            <w:top w:val="none" w:sz="0" w:space="0" w:color="auto"/>
            <w:left w:val="none" w:sz="0" w:space="0" w:color="auto"/>
            <w:bottom w:val="none" w:sz="0" w:space="0" w:color="auto"/>
            <w:right w:val="none" w:sz="0" w:space="0" w:color="auto"/>
          </w:divBdr>
        </w:div>
        <w:div w:id="213541745">
          <w:marLeft w:val="640"/>
          <w:marRight w:val="0"/>
          <w:marTop w:val="0"/>
          <w:marBottom w:val="0"/>
          <w:divBdr>
            <w:top w:val="none" w:sz="0" w:space="0" w:color="auto"/>
            <w:left w:val="none" w:sz="0" w:space="0" w:color="auto"/>
            <w:bottom w:val="none" w:sz="0" w:space="0" w:color="auto"/>
            <w:right w:val="none" w:sz="0" w:space="0" w:color="auto"/>
          </w:divBdr>
        </w:div>
        <w:div w:id="217328906">
          <w:marLeft w:val="640"/>
          <w:marRight w:val="0"/>
          <w:marTop w:val="0"/>
          <w:marBottom w:val="0"/>
          <w:divBdr>
            <w:top w:val="none" w:sz="0" w:space="0" w:color="auto"/>
            <w:left w:val="none" w:sz="0" w:space="0" w:color="auto"/>
            <w:bottom w:val="none" w:sz="0" w:space="0" w:color="auto"/>
            <w:right w:val="none" w:sz="0" w:space="0" w:color="auto"/>
          </w:divBdr>
        </w:div>
        <w:div w:id="253366693">
          <w:marLeft w:val="640"/>
          <w:marRight w:val="0"/>
          <w:marTop w:val="0"/>
          <w:marBottom w:val="0"/>
          <w:divBdr>
            <w:top w:val="none" w:sz="0" w:space="0" w:color="auto"/>
            <w:left w:val="none" w:sz="0" w:space="0" w:color="auto"/>
            <w:bottom w:val="none" w:sz="0" w:space="0" w:color="auto"/>
            <w:right w:val="none" w:sz="0" w:space="0" w:color="auto"/>
          </w:divBdr>
        </w:div>
        <w:div w:id="256253283">
          <w:marLeft w:val="640"/>
          <w:marRight w:val="0"/>
          <w:marTop w:val="0"/>
          <w:marBottom w:val="0"/>
          <w:divBdr>
            <w:top w:val="none" w:sz="0" w:space="0" w:color="auto"/>
            <w:left w:val="none" w:sz="0" w:space="0" w:color="auto"/>
            <w:bottom w:val="none" w:sz="0" w:space="0" w:color="auto"/>
            <w:right w:val="none" w:sz="0" w:space="0" w:color="auto"/>
          </w:divBdr>
        </w:div>
        <w:div w:id="284317368">
          <w:marLeft w:val="640"/>
          <w:marRight w:val="0"/>
          <w:marTop w:val="0"/>
          <w:marBottom w:val="0"/>
          <w:divBdr>
            <w:top w:val="none" w:sz="0" w:space="0" w:color="auto"/>
            <w:left w:val="none" w:sz="0" w:space="0" w:color="auto"/>
            <w:bottom w:val="none" w:sz="0" w:space="0" w:color="auto"/>
            <w:right w:val="none" w:sz="0" w:space="0" w:color="auto"/>
          </w:divBdr>
        </w:div>
        <w:div w:id="288052237">
          <w:marLeft w:val="640"/>
          <w:marRight w:val="0"/>
          <w:marTop w:val="0"/>
          <w:marBottom w:val="0"/>
          <w:divBdr>
            <w:top w:val="none" w:sz="0" w:space="0" w:color="auto"/>
            <w:left w:val="none" w:sz="0" w:space="0" w:color="auto"/>
            <w:bottom w:val="none" w:sz="0" w:space="0" w:color="auto"/>
            <w:right w:val="none" w:sz="0" w:space="0" w:color="auto"/>
          </w:divBdr>
        </w:div>
        <w:div w:id="302347797">
          <w:marLeft w:val="640"/>
          <w:marRight w:val="0"/>
          <w:marTop w:val="0"/>
          <w:marBottom w:val="0"/>
          <w:divBdr>
            <w:top w:val="none" w:sz="0" w:space="0" w:color="auto"/>
            <w:left w:val="none" w:sz="0" w:space="0" w:color="auto"/>
            <w:bottom w:val="none" w:sz="0" w:space="0" w:color="auto"/>
            <w:right w:val="none" w:sz="0" w:space="0" w:color="auto"/>
          </w:divBdr>
        </w:div>
        <w:div w:id="302462998">
          <w:marLeft w:val="640"/>
          <w:marRight w:val="0"/>
          <w:marTop w:val="0"/>
          <w:marBottom w:val="0"/>
          <w:divBdr>
            <w:top w:val="none" w:sz="0" w:space="0" w:color="auto"/>
            <w:left w:val="none" w:sz="0" w:space="0" w:color="auto"/>
            <w:bottom w:val="none" w:sz="0" w:space="0" w:color="auto"/>
            <w:right w:val="none" w:sz="0" w:space="0" w:color="auto"/>
          </w:divBdr>
        </w:div>
        <w:div w:id="348917485">
          <w:marLeft w:val="640"/>
          <w:marRight w:val="0"/>
          <w:marTop w:val="0"/>
          <w:marBottom w:val="0"/>
          <w:divBdr>
            <w:top w:val="none" w:sz="0" w:space="0" w:color="auto"/>
            <w:left w:val="none" w:sz="0" w:space="0" w:color="auto"/>
            <w:bottom w:val="none" w:sz="0" w:space="0" w:color="auto"/>
            <w:right w:val="none" w:sz="0" w:space="0" w:color="auto"/>
          </w:divBdr>
        </w:div>
        <w:div w:id="356195033">
          <w:marLeft w:val="640"/>
          <w:marRight w:val="0"/>
          <w:marTop w:val="0"/>
          <w:marBottom w:val="0"/>
          <w:divBdr>
            <w:top w:val="none" w:sz="0" w:space="0" w:color="auto"/>
            <w:left w:val="none" w:sz="0" w:space="0" w:color="auto"/>
            <w:bottom w:val="none" w:sz="0" w:space="0" w:color="auto"/>
            <w:right w:val="none" w:sz="0" w:space="0" w:color="auto"/>
          </w:divBdr>
        </w:div>
        <w:div w:id="409153937">
          <w:marLeft w:val="640"/>
          <w:marRight w:val="0"/>
          <w:marTop w:val="0"/>
          <w:marBottom w:val="0"/>
          <w:divBdr>
            <w:top w:val="none" w:sz="0" w:space="0" w:color="auto"/>
            <w:left w:val="none" w:sz="0" w:space="0" w:color="auto"/>
            <w:bottom w:val="none" w:sz="0" w:space="0" w:color="auto"/>
            <w:right w:val="none" w:sz="0" w:space="0" w:color="auto"/>
          </w:divBdr>
        </w:div>
        <w:div w:id="485316216">
          <w:marLeft w:val="640"/>
          <w:marRight w:val="0"/>
          <w:marTop w:val="0"/>
          <w:marBottom w:val="0"/>
          <w:divBdr>
            <w:top w:val="none" w:sz="0" w:space="0" w:color="auto"/>
            <w:left w:val="none" w:sz="0" w:space="0" w:color="auto"/>
            <w:bottom w:val="none" w:sz="0" w:space="0" w:color="auto"/>
            <w:right w:val="none" w:sz="0" w:space="0" w:color="auto"/>
          </w:divBdr>
        </w:div>
        <w:div w:id="500394396">
          <w:marLeft w:val="640"/>
          <w:marRight w:val="0"/>
          <w:marTop w:val="0"/>
          <w:marBottom w:val="0"/>
          <w:divBdr>
            <w:top w:val="none" w:sz="0" w:space="0" w:color="auto"/>
            <w:left w:val="none" w:sz="0" w:space="0" w:color="auto"/>
            <w:bottom w:val="none" w:sz="0" w:space="0" w:color="auto"/>
            <w:right w:val="none" w:sz="0" w:space="0" w:color="auto"/>
          </w:divBdr>
        </w:div>
        <w:div w:id="508494413">
          <w:marLeft w:val="640"/>
          <w:marRight w:val="0"/>
          <w:marTop w:val="0"/>
          <w:marBottom w:val="0"/>
          <w:divBdr>
            <w:top w:val="none" w:sz="0" w:space="0" w:color="auto"/>
            <w:left w:val="none" w:sz="0" w:space="0" w:color="auto"/>
            <w:bottom w:val="none" w:sz="0" w:space="0" w:color="auto"/>
            <w:right w:val="none" w:sz="0" w:space="0" w:color="auto"/>
          </w:divBdr>
        </w:div>
        <w:div w:id="513499172">
          <w:marLeft w:val="640"/>
          <w:marRight w:val="0"/>
          <w:marTop w:val="0"/>
          <w:marBottom w:val="0"/>
          <w:divBdr>
            <w:top w:val="none" w:sz="0" w:space="0" w:color="auto"/>
            <w:left w:val="none" w:sz="0" w:space="0" w:color="auto"/>
            <w:bottom w:val="none" w:sz="0" w:space="0" w:color="auto"/>
            <w:right w:val="none" w:sz="0" w:space="0" w:color="auto"/>
          </w:divBdr>
        </w:div>
        <w:div w:id="540479531">
          <w:marLeft w:val="640"/>
          <w:marRight w:val="0"/>
          <w:marTop w:val="0"/>
          <w:marBottom w:val="0"/>
          <w:divBdr>
            <w:top w:val="none" w:sz="0" w:space="0" w:color="auto"/>
            <w:left w:val="none" w:sz="0" w:space="0" w:color="auto"/>
            <w:bottom w:val="none" w:sz="0" w:space="0" w:color="auto"/>
            <w:right w:val="none" w:sz="0" w:space="0" w:color="auto"/>
          </w:divBdr>
        </w:div>
        <w:div w:id="544219536">
          <w:marLeft w:val="640"/>
          <w:marRight w:val="0"/>
          <w:marTop w:val="0"/>
          <w:marBottom w:val="0"/>
          <w:divBdr>
            <w:top w:val="none" w:sz="0" w:space="0" w:color="auto"/>
            <w:left w:val="none" w:sz="0" w:space="0" w:color="auto"/>
            <w:bottom w:val="none" w:sz="0" w:space="0" w:color="auto"/>
            <w:right w:val="none" w:sz="0" w:space="0" w:color="auto"/>
          </w:divBdr>
        </w:div>
        <w:div w:id="561793877">
          <w:marLeft w:val="640"/>
          <w:marRight w:val="0"/>
          <w:marTop w:val="0"/>
          <w:marBottom w:val="0"/>
          <w:divBdr>
            <w:top w:val="none" w:sz="0" w:space="0" w:color="auto"/>
            <w:left w:val="none" w:sz="0" w:space="0" w:color="auto"/>
            <w:bottom w:val="none" w:sz="0" w:space="0" w:color="auto"/>
            <w:right w:val="none" w:sz="0" w:space="0" w:color="auto"/>
          </w:divBdr>
        </w:div>
        <w:div w:id="562569965">
          <w:marLeft w:val="640"/>
          <w:marRight w:val="0"/>
          <w:marTop w:val="0"/>
          <w:marBottom w:val="0"/>
          <w:divBdr>
            <w:top w:val="none" w:sz="0" w:space="0" w:color="auto"/>
            <w:left w:val="none" w:sz="0" w:space="0" w:color="auto"/>
            <w:bottom w:val="none" w:sz="0" w:space="0" w:color="auto"/>
            <w:right w:val="none" w:sz="0" w:space="0" w:color="auto"/>
          </w:divBdr>
        </w:div>
        <w:div w:id="641886181">
          <w:marLeft w:val="640"/>
          <w:marRight w:val="0"/>
          <w:marTop w:val="0"/>
          <w:marBottom w:val="0"/>
          <w:divBdr>
            <w:top w:val="none" w:sz="0" w:space="0" w:color="auto"/>
            <w:left w:val="none" w:sz="0" w:space="0" w:color="auto"/>
            <w:bottom w:val="none" w:sz="0" w:space="0" w:color="auto"/>
            <w:right w:val="none" w:sz="0" w:space="0" w:color="auto"/>
          </w:divBdr>
        </w:div>
        <w:div w:id="650448417">
          <w:marLeft w:val="640"/>
          <w:marRight w:val="0"/>
          <w:marTop w:val="0"/>
          <w:marBottom w:val="0"/>
          <w:divBdr>
            <w:top w:val="none" w:sz="0" w:space="0" w:color="auto"/>
            <w:left w:val="none" w:sz="0" w:space="0" w:color="auto"/>
            <w:bottom w:val="none" w:sz="0" w:space="0" w:color="auto"/>
            <w:right w:val="none" w:sz="0" w:space="0" w:color="auto"/>
          </w:divBdr>
        </w:div>
        <w:div w:id="679162961">
          <w:marLeft w:val="640"/>
          <w:marRight w:val="0"/>
          <w:marTop w:val="0"/>
          <w:marBottom w:val="0"/>
          <w:divBdr>
            <w:top w:val="none" w:sz="0" w:space="0" w:color="auto"/>
            <w:left w:val="none" w:sz="0" w:space="0" w:color="auto"/>
            <w:bottom w:val="none" w:sz="0" w:space="0" w:color="auto"/>
            <w:right w:val="none" w:sz="0" w:space="0" w:color="auto"/>
          </w:divBdr>
        </w:div>
        <w:div w:id="686252472">
          <w:marLeft w:val="640"/>
          <w:marRight w:val="0"/>
          <w:marTop w:val="0"/>
          <w:marBottom w:val="0"/>
          <w:divBdr>
            <w:top w:val="none" w:sz="0" w:space="0" w:color="auto"/>
            <w:left w:val="none" w:sz="0" w:space="0" w:color="auto"/>
            <w:bottom w:val="none" w:sz="0" w:space="0" w:color="auto"/>
            <w:right w:val="none" w:sz="0" w:space="0" w:color="auto"/>
          </w:divBdr>
        </w:div>
        <w:div w:id="694575668">
          <w:marLeft w:val="640"/>
          <w:marRight w:val="0"/>
          <w:marTop w:val="0"/>
          <w:marBottom w:val="0"/>
          <w:divBdr>
            <w:top w:val="none" w:sz="0" w:space="0" w:color="auto"/>
            <w:left w:val="none" w:sz="0" w:space="0" w:color="auto"/>
            <w:bottom w:val="none" w:sz="0" w:space="0" w:color="auto"/>
            <w:right w:val="none" w:sz="0" w:space="0" w:color="auto"/>
          </w:divBdr>
        </w:div>
        <w:div w:id="720206831">
          <w:marLeft w:val="640"/>
          <w:marRight w:val="0"/>
          <w:marTop w:val="0"/>
          <w:marBottom w:val="0"/>
          <w:divBdr>
            <w:top w:val="none" w:sz="0" w:space="0" w:color="auto"/>
            <w:left w:val="none" w:sz="0" w:space="0" w:color="auto"/>
            <w:bottom w:val="none" w:sz="0" w:space="0" w:color="auto"/>
            <w:right w:val="none" w:sz="0" w:space="0" w:color="auto"/>
          </w:divBdr>
        </w:div>
        <w:div w:id="730268673">
          <w:marLeft w:val="640"/>
          <w:marRight w:val="0"/>
          <w:marTop w:val="0"/>
          <w:marBottom w:val="0"/>
          <w:divBdr>
            <w:top w:val="none" w:sz="0" w:space="0" w:color="auto"/>
            <w:left w:val="none" w:sz="0" w:space="0" w:color="auto"/>
            <w:bottom w:val="none" w:sz="0" w:space="0" w:color="auto"/>
            <w:right w:val="none" w:sz="0" w:space="0" w:color="auto"/>
          </w:divBdr>
        </w:div>
        <w:div w:id="736905639">
          <w:marLeft w:val="640"/>
          <w:marRight w:val="0"/>
          <w:marTop w:val="0"/>
          <w:marBottom w:val="0"/>
          <w:divBdr>
            <w:top w:val="none" w:sz="0" w:space="0" w:color="auto"/>
            <w:left w:val="none" w:sz="0" w:space="0" w:color="auto"/>
            <w:bottom w:val="none" w:sz="0" w:space="0" w:color="auto"/>
            <w:right w:val="none" w:sz="0" w:space="0" w:color="auto"/>
          </w:divBdr>
        </w:div>
        <w:div w:id="754593894">
          <w:marLeft w:val="640"/>
          <w:marRight w:val="0"/>
          <w:marTop w:val="0"/>
          <w:marBottom w:val="0"/>
          <w:divBdr>
            <w:top w:val="none" w:sz="0" w:space="0" w:color="auto"/>
            <w:left w:val="none" w:sz="0" w:space="0" w:color="auto"/>
            <w:bottom w:val="none" w:sz="0" w:space="0" w:color="auto"/>
            <w:right w:val="none" w:sz="0" w:space="0" w:color="auto"/>
          </w:divBdr>
        </w:div>
        <w:div w:id="776754169">
          <w:marLeft w:val="640"/>
          <w:marRight w:val="0"/>
          <w:marTop w:val="0"/>
          <w:marBottom w:val="0"/>
          <w:divBdr>
            <w:top w:val="none" w:sz="0" w:space="0" w:color="auto"/>
            <w:left w:val="none" w:sz="0" w:space="0" w:color="auto"/>
            <w:bottom w:val="none" w:sz="0" w:space="0" w:color="auto"/>
            <w:right w:val="none" w:sz="0" w:space="0" w:color="auto"/>
          </w:divBdr>
        </w:div>
        <w:div w:id="815685502">
          <w:marLeft w:val="640"/>
          <w:marRight w:val="0"/>
          <w:marTop w:val="0"/>
          <w:marBottom w:val="0"/>
          <w:divBdr>
            <w:top w:val="none" w:sz="0" w:space="0" w:color="auto"/>
            <w:left w:val="none" w:sz="0" w:space="0" w:color="auto"/>
            <w:bottom w:val="none" w:sz="0" w:space="0" w:color="auto"/>
            <w:right w:val="none" w:sz="0" w:space="0" w:color="auto"/>
          </w:divBdr>
        </w:div>
        <w:div w:id="863597372">
          <w:marLeft w:val="640"/>
          <w:marRight w:val="0"/>
          <w:marTop w:val="0"/>
          <w:marBottom w:val="0"/>
          <w:divBdr>
            <w:top w:val="none" w:sz="0" w:space="0" w:color="auto"/>
            <w:left w:val="none" w:sz="0" w:space="0" w:color="auto"/>
            <w:bottom w:val="none" w:sz="0" w:space="0" w:color="auto"/>
            <w:right w:val="none" w:sz="0" w:space="0" w:color="auto"/>
          </w:divBdr>
        </w:div>
        <w:div w:id="869145437">
          <w:marLeft w:val="640"/>
          <w:marRight w:val="0"/>
          <w:marTop w:val="0"/>
          <w:marBottom w:val="0"/>
          <w:divBdr>
            <w:top w:val="none" w:sz="0" w:space="0" w:color="auto"/>
            <w:left w:val="none" w:sz="0" w:space="0" w:color="auto"/>
            <w:bottom w:val="none" w:sz="0" w:space="0" w:color="auto"/>
            <w:right w:val="none" w:sz="0" w:space="0" w:color="auto"/>
          </w:divBdr>
        </w:div>
        <w:div w:id="920916068">
          <w:marLeft w:val="640"/>
          <w:marRight w:val="0"/>
          <w:marTop w:val="0"/>
          <w:marBottom w:val="0"/>
          <w:divBdr>
            <w:top w:val="none" w:sz="0" w:space="0" w:color="auto"/>
            <w:left w:val="none" w:sz="0" w:space="0" w:color="auto"/>
            <w:bottom w:val="none" w:sz="0" w:space="0" w:color="auto"/>
            <w:right w:val="none" w:sz="0" w:space="0" w:color="auto"/>
          </w:divBdr>
        </w:div>
        <w:div w:id="921183285">
          <w:marLeft w:val="640"/>
          <w:marRight w:val="0"/>
          <w:marTop w:val="0"/>
          <w:marBottom w:val="0"/>
          <w:divBdr>
            <w:top w:val="none" w:sz="0" w:space="0" w:color="auto"/>
            <w:left w:val="none" w:sz="0" w:space="0" w:color="auto"/>
            <w:bottom w:val="none" w:sz="0" w:space="0" w:color="auto"/>
            <w:right w:val="none" w:sz="0" w:space="0" w:color="auto"/>
          </w:divBdr>
        </w:div>
        <w:div w:id="923489663">
          <w:marLeft w:val="640"/>
          <w:marRight w:val="0"/>
          <w:marTop w:val="0"/>
          <w:marBottom w:val="0"/>
          <w:divBdr>
            <w:top w:val="none" w:sz="0" w:space="0" w:color="auto"/>
            <w:left w:val="none" w:sz="0" w:space="0" w:color="auto"/>
            <w:bottom w:val="none" w:sz="0" w:space="0" w:color="auto"/>
            <w:right w:val="none" w:sz="0" w:space="0" w:color="auto"/>
          </w:divBdr>
        </w:div>
        <w:div w:id="956831994">
          <w:marLeft w:val="640"/>
          <w:marRight w:val="0"/>
          <w:marTop w:val="0"/>
          <w:marBottom w:val="0"/>
          <w:divBdr>
            <w:top w:val="none" w:sz="0" w:space="0" w:color="auto"/>
            <w:left w:val="none" w:sz="0" w:space="0" w:color="auto"/>
            <w:bottom w:val="none" w:sz="0" w:space="0" w:color="auto"/>
            <w:right w:val="none" w:sz="0" w:space="0" w:color="auto"/>
          </w:divBdr>
        </w:div>
        <w:div w:id="961152399">
          <w:marLeft w:val="640"/>
          <w:marRight w:val="0"/>
          <w:marTop w:val="0"/>
          <w:marBottom w:val="0"/>
          <w:divBdr>
            <w:top w:val="none" w:sz="0" w:space="0" w:color="auto"/>
            <w:left w:val="none" w:sz="0" w:space="0" w:color="auto"/>
            <w:bottom w:val="none" w:sz="0" w:space="0" w:color="auto"/>
            <w:right w:val="none" w:sz="0" w:space="0" w:color="auto"/>
          </w:divBdr>
        </w:div>
        <w:div w:id="965626411">
          <w:marLeft w:val="640"/>
          <w:marRight w:val="0"/>
          <w:marTop w:val="0"/>
          <w:marBottom w:val="0"/>
          <w:divBdr>
            <w:top w:val="none" w:sz="0" w:space="0" w:color="auto"/>
            <w:left w:val="none" w:sz="0" w:space="0" w:color="auto"/>
            <w:bottom w:val="none" w:sz="0" w:space="0" w:color="auto"/>
            <w:right w:val="none" w:sz="0" w:space="0" w:color="auto"/>
          </w:divBdr>
        </w:div>
        <w:div w:id="980035112">
          <w:marLeft w:val="640"/>
          <w:marRight w:val="0"/>
          <w:marTop w:val="0"/>
          <w:marBottom w:val="0"/>
          <w:divBdr>
            <w:top w:val="none" w:sz="0" w:space="0" w:color="auto"/>
            <w:left w:val="none" w:sz="0" w:space="0" w:color="auto"/>
            <w:bottom w:val="none" w:sz="0" w:space="0" w:color="auto"/>
            <w:right w:val="none" w:sz="0" w:space="0" w:color="auto"/>
          </w:divBdr>
        </w:div>
        <w:div w:id="986132014">
          <w:marLeft w:val="640"/>
          <w:marRight w:val="0"/>
          <w:marTop w:val="0"/>
          <w:marBottom w:val="0"/>
          <w:divBdr>
            <w:top w:val="none" w:sz="0" w:space="0" w:color="auto"/>
            <w:left w:val="none" w:sz="0" w:space="0" w:color="auto"/>
            <w:bottom w:val="none" w:sz="0" w:space="0" w:color="auto"/>
            <w:right w:val="none" w:sz="0" w:space="0" w:color="auto"/>
          </w:divBdr>
        </w:div>
        <w:div w:id="994921410">
          <w:marLeft w:val="640"/>
          <w:marRight w:val="0"/>
          <w:marTop w:val="0"/>
          <w:marBottom w:val="0"/>
          <w:divBdr>
            <w:top w:val="none" w:sz="0" w:space="0" w:color="auto"/>
            <w:left w:val="none" w:sz="0" w:space="0" w:color="auto"/>
            <w:bottom w:val="none" w:sz="0" w:space="0" w:color="auto"/>
            <w:right w:val="none" w:sz="0" w:space="0" w:color="auto"/>
          </w:divBdr>
        </w:div>
        <w:div w:id="995037870">
          <w:marLeft w:val="640"/>
          <w:marRight w:val="0"/>
          <w:marTop w:val="0"/>
          <w:marBottom w:val="0"/>
          <w:divBdr>
            <w:top w:val="none" w:sz="0" w:space="0" w:color="auto"/>
            <w:left w:val="none" w:sz="0" w:space="0" w:color="auto"/>
            <w:bottom w:val="none" w:sz="0" w:space="0" w:color="auto"/>
            <w:right w:val="none" w:sz="0" w:space="0" w:color="auto"/>
          </w:divBdr>
        </w:div>
        <w:div w:id="1022705267">
          <w:marLeft w:val="640"/>
          <w:marRight w:val="0"/>
          <w:marTop w:val="0"/>
          <w:marBottom w:val="0"/>
          <w:divBdr>
            <w:top w:val="none" w:sz="0" w:space="0" w:color="auto"/>
            <w:left w:val="none" w:sz="0" w:space="0" w:color="auto"/>
            <w:bottom w:val="none" w:sz="0" w:space="0" w:color="auto"/>
            <w:right w:val="none" w:sz="0" w:space="0" w:color="auto"/>
          </w:divBdr>
        </w:div>
        <w:div w:id="1102460790">
          <w:marLeft w:val="640"/>
          <w:marRight w:val="0"/>
          <w:marTop w:val="0"/>
          <w:marBottom w:val="0"/>
          <w:divBdr>
            <w:top w:val="none" w:sz="0" w:space="0" w:color="auto"/>
            <w:left w:val="none" w:sz="0" w:space="0" w:color="auto"/>
            <w:bottom w:val="none" w:sz="0" w:space="0" w:color="auto"/>
            <w:right w:val="none" w:sz="0" w:space="0" w:color="auto"/>
          </w:divBdr>
        </w:div>
        <w:div w:id="1156264608">
          <w:marLeft w:val="640"/>
          <w:marRight w:val="0"/>
          <w:marTop w:val="0"/>
          <w:marBottom w:val="0"/>
          <w:divBdr>
            <w:top w:val="none" w:sz="0" w:space="0" w:color="auto"/>
            <w:left w:val="none" w:sz="0" w:space="0" w:color="auto"/>
            <w:bottom w:val="none" w:sz="0" w:space="0" w:color="auto"/>
            <w:right w:val="none" w:sz="0" w:space="0" w:color="auto"/>
          </w:divBdr>
        </w:div>
        <w:div w:id="1163667343">
          <w:marLeft w:val="640"/>
          <w:marRight w:val="0"/>
          <w:marTop w:val="0"/>
          <w:marBottom w:val="0"/>
          <w:divBdr>
            <w:top w:val="none" w:sz="0" w:space="0" w:color="auto"/>
            <w:left w:val="none" w:sz="0" w:space="0" w:color="auto"/>
            <w:bottom w:val="none" w:sz="0" w:space="0" w:color="auto"/>
            <w:right w:val="none" w:sz="0" w:space="0" w:color="auto"/>
          </w:divBdr>
        </w:div>
        <w:div w:id="1164518236">
          <w:marLeft w:val="640"/>
          <w:marRight w:val="0"/>
          <w:marTop w:val="0"/>
          <w:marBottom w:val="0"/>
          <w:divBdr>
            <w:top w:val="none" w:sz="0" w:space="0" w:color="auto"/>
            <w:left w:val="none" w:sz="0" w:space="0" w:color="auto"/>
            <w:bottom w:val="none" w:sz="0" w:space="0" w:color="auto"/>
            <w:right w:val="none" w:sz="0" w:space="0" w:color="auto"/>
          </w:divBdr>
        </w:div>
        <w:div w:id="1180505787">
          <w:marLeft w:val="640"/>
          <w:marRight w:val="0"/>
          <w:marTop w:val="0"/>
          <w:marBottom w:val="0"/>
          <w:divBdr>
            <w:top w:val="none" w:sz="0" w:space="0" w:color="auto"/>
            <w:left w:val="none" w:sz="0" w:space="0" w:color="auto"/>
            <w:bottom w:val="none" w:sz="0" w:space="0" w:color="auto"/>
            <w:right w:val="none" w:sz="0" w:space="0" w:color="auto"/>
          </w:divBdr>
        </w:div>
        <w:div w:id="1186483459">
          <w:marLeft w:val="640"/>
          <w:marRight w:val="0"/>
          <w:marTop w:val="0"/>
          <w:marBottom w:val="0"/>
          <w:divBdr>
            <w:top w:val="none" w:sz="0" w:space="0" w:color="auto"/>
            <w:left w:val="none" w:sz="0" w:space="0" w:color="auto"/>
            <w:bottom w:val="none" w:sz="0" w:space="0" w:color="auto"/>
            <w:right w:val="none" w:sz="0" w:space="0" w:color="auto"/>
          </w:divBdr>
        </w:div>
        <w:div w:id="1193151479">
          <w:marLeft w:val="640"/>
          <w:marRight w:val="0"/>
          <w:marTop w:val="0"/>
          <w:marBottom w:val="0"/>
          <w:divBdr>
            <w:top w:val="none" w:sz="0" w:space="0" w:color="auto"/>
            <w:left w:val="none" w:sz="0" w:space="0" w:color="auto"/>
            <w:bottom w:val="none" w:sz="0" w:space="0" w:color="auto"/>
            <w:right w:val="none" w:sz="0" w:space="0" w:color="auto"/>
          </w:divBdr>
        </w:div>
        <w:div w:id="1197540870">
          <w:marLeft w:val="640"/>
          <w:marRight w:val="0"/>
          <w:marTop w:val="0"/>
          <w:marBottom w:val="0"/>
          <w:divBdr>
            <w:top w:val="none" w:sz="0" w:space="0" w:color="auto"/>
            <w:left w:val="none" w:sz="0" w:space="0" w:color="auto"/>
            <w:bottom w:val="none" w:sz="0" w:space="0" w:color="auto"/>
            <w:right w:val="none" w:sz="0" w:space="0" w:color="auto"/>
          </w:divBdr>
        </w:div>
        <w:div w:id="1233732022">
          <w:marLeft w:val="640"/>
          <w:marRight w:val="0"/>
          <w:marTop w:val="0"/>
          <w:marBottom w:val="0"/>
          <w:divBdr>
            <w:top w:val="none" w:sz="0" w:space="0" w:color="auto"/>
            <w:left w:val="none" w:sz="0" w:space="0" w:color="auto"/>
            <w:bottom w:val="none" w:sz="0" w:space="0" w:color="auto"/>
            <w:right w:val="none" w:sz="0" w:space="0" w:color="auto"/>
          </w:divBdr>
        </w:div>
        <w:div w:id="1242912886">
          <w:marLeft w:val="640"/>
          <w:marRight w:val="0"/>
          <w:marTop w:val="0"/>
          <w:marBottom w:val="0"/>
          <w:divBdr>
            <w:top w:val="none" w:sz="0" w:space="0" w:color="auto"/>
            <w:left w:val="none" w:sz="0" w:space="0" w:color="auto"/>
            <w:bottom w:val="none" w:sz="0" w:space="0" w:color="auto"/>
            <w:right w:val="none" w:sz="0" w:space="0" w:color="auto"/>
          </w:divBdr>
        </w:div>
        <w:div w:id="1259755703">
          <w:marLeft w:val="640"/>
          <w:marRight w:val="0"/>
          <w:marTop w:val="0"/>
          <w:marBottom w:val="0"/>
          <w:divBdr>
            <w:top w:val="none" w:sz="0" w:space="0" w:color="auto"/>
            <w:left w:val="none" w:sz="0" w:space="0" w:color="auto"/>
            <w:bottom w:val="none" w:sz="0" w:space="0" w:color="auto"/>
            <w:right w:val="none" w:sz="0" w:space="0" w:color="auto"/>
          </w:divBdr>
        </w:div>
        <w:div w:id="1326207498">
          <w:marLeft w:val="640"/>
          <w:marRight w:val="0"/>
          <w:marTop w:val="0"/>
          <w:marBottom w:val="0"/>
          <w:divBdr>
            <w:top w:val="none" w:sz="0" w:space="0" w:color="auto"/>
            <w:left w:val="none" w:sz="0" w:space="0" w:color="auto"/>
            <w:bottom w:val="none" w:sz="0" w:space="0" w:color="auto"/>
            <w:right w:val="none" w:sz="0" w:space="0" w:color="auto"/>
          </w:divBdr>
        </w:div>
        <w:div w:id="1343624214">
          <w:marLeft w:val="640"/>
          <w:marRight w:val="0"/>
          <w:marTop w:val="0"/>
          <w:marBottom w:val="0"/>
          <w:divBdr>
            <w:top w:val="none" w:sz="0" w:space="0" w:color="auto"/>
            <w:left w:val="none" w:sz="0" w:space="0" w:color="auto"/>
            <w:bottom w:val="none" w:sz="0" w:space="0" w:color="auto"/>
            <w:right w:val="none" w:sz="0" w:space="0" w:color="auto"/>
          </w:divBdr>
        </w:div>
        <w:div w:id="1392117545">
          <w:marLeft w:val="640"/>
          <w:marRight w:val="0"/>
          <w:marTop w:val="0"/>
          <w:marBottom w:val="0"/>
          <w:divBdr>
            <w:top w:val="none" w:sz="0" w:space="0" w:color="auto"/>
            <w:left w:val="none" w:sz="0" w:space="0" w:color="auto"/>
            <w:bottom w:val="none" w:sz="0" w:space="0" w:color="auto"/>
            <w:right w:val="none" w:sz="0" w:space="0" w:color="auto"/>
          </w:divBdr>
        </w:div>
        <w:div w:id="1537499263">
          <w:marLeft w:val="640"/>
          <w:marRight w:val="0"/>
          <w:marTop w:val="0"/>
          <w:marBottom w:val="0"/>
          <w:divBdr>
            <w:top w:val="none" w:sz="0" w:space="0" w:color="auto"/>
            <w:left w:val="none" w:sz="0" w:space="0" w:color="auto"/>
            <w:bottom w:val="none" w:sz="0" w:space="0" w:color="auto"/>
            <w:right w:val="none" w:sz="0" w:space="0" w:color="auto"/>
          </w:divBdr>
        </w:div>
        <w:div w:id="1594322024">
          <w:marLeft w:val="640"/>
          <w:marRight w:val="0"/>
          <w:marTop w:val="0"/>
          <w:marBottom w:val="0"/>
          <w:divBdr>
            <w:top w:val="none" w:sz="0" w:space="0" w:color="auto"/>
            <w:left w:val="none" w:sz="0" w:space="0" w:color="auto"/>
            <w:bottom w:val="none" w:sz="0" w:space="0" w:color="auto"/>
            <w:right w:val="none" w:sz="0" w:space="0" w:color="auto"/>
          </w:divBdr>
        </w:div>
        <w:div w:id="1631277478">
          <w:marLeft w:val="640"/>
          <w:marRight w:val="0"/>
          <w:marTop w:val="0"/>
          <w:marBottom w:val="0"/>
          <w:divBdr>
            <w:top w:val="none" w:sz="0" w:space="0" w:color="auto"/>
            <w:left w:val="none" w:sz="0" w:space="0" w:color="auto"/>
            <w:bottom w:val="none" w:sz="0" w:space="0" w:color="auto"/>
            <w:right w:val="none" w:sz="0" w:space="0" w:color="auto"/>
          </w:divBdr>
        </w:div>
        <w:div w:id="1645887125">
          <w:marLeft w:val="640"/>
          <w:marRight w:val="0"/>
          <w:marTop w:val="0"/>
          <w:marBottom w:val="0"/>
          <w:divBdr>
            <w:top w:val="none" w:sz="0" w:space="0" w:color="auto"/>
            <w:left w:val="none" w:sz="0" w:space="0" w:color="auto"/>
            <w:bottom w:val="none" w:sz="0" w:space="0" w:color="auto"/>
            <w:right w:val="none" w:sz="0" w:space="0" w:color="auto"/>
          </w:divBdr>
        </w:div>
        <w:div w:id="1658529270">
          <w:marLeft w:val="640"/>
          <w:marRight w:val="0"/>
          <w:marTop w:val="0"/>
          <w:marBottom w:val="0"/>
          <w:divBdr>
            <w:top w:val="none" w:sz="0" w:space="0" w:color="auto"/>
            <w:left w:val="none" w:sz="0" w:space="0" w:color="auto"/>
            <w:bottom w:val="none" w:sz="0" w:space="0" w:color="auto"/>
            <w:right w:val="none" w:sz="0" w:space="0" w:color="auto"/>
          </w:divBdr>
        </w:div>
        <w:div w:id="1666277370">
          <w:marLeft w:val="640"/>
          <w:marRight w:val="0"/>
          <w:marTop w:val="0"/>
          <w:marBottom w:val="0"/>
          <w:divBdr>
            <w:top w:val="none" w:sz="0" w:space="0" w:color="auto"/>
            <w:left w:val="none" w:sz="0" w:space="0" w:color="auto"/>
            <w:bottom w:val="none" w:sz="0" w:space="0" w:color="auto"/>
            <w:right w:val="none" w:sz="0" w:space="0" w:color="auto"/>
          </w:divBdr>
        </w:div>
        <w:div w:id="1671181817">
          <w:marLeft w:val="640"/>
          <w:marRight w:val="0"/>
          <w:marTop w:val="0"/>
          <w:marBottom w:val="0"/>
          <w:divBdr>
            <w:top w:val="none" w:sz="0" w:space="0" w:color="auto"/>
            <w:left w:val="none" w:sz="0" w:space="0" w:color="auto"/>
            <w:bottom w:val="none" w:sz="0" w:space="0" w:color="auto"/>
            <w:right w:val="none" w:sz="0" w:space="0" w:color="auto"/>
          </w:divBdr>
        </w:div>
        <w:div w:id="1690444411">
          <w:marLeft w:val="640"/>
          <w:marRight w:val="0"/>
          <w:marTop w:val="0"/>
          <w:marBottom w:val="0"/>
          <w:divBdr>
            <w:top w:val="none" w:sz="0" w:space="0" w:color="auto"/>
            <w:left w:val="none" w:sz="0" w:space="0" w:color="auto"/>
            <w:bottom w:val="none" w:sz="0" w:space="0" w:color="auto"/>
            <w:right w:val="none" w:sz="0" w:space="0" w:color="auto"/>
          </w:divBdr>
        </w:div>
        <w:div w:id="1761754916">
          <w:marLeft w:val="640"/>
          <w:marRight w:val="0"/>
          <w:marTop w:val="0"/>
          <w:marBottom w:val="0"/>
          <w:divBdr>
            <w:top w:val="none" w:sz="0" w:space="0" w:color="auto"/>
            <w:left w:val="none" w:sz="0" w:space="0" w:color="auto"/>
            <w:bottom w:val="none" w:sz="0" w:space="0" w:color="auto"/>
            <w:right w:val="none" w:sz="0" w:space="0" w:color="auto"/>
          </w:divBdr>
        </w:div>
        <w:div w:id="1766607013">
          <w:marLeft w:val="640"/>
          <w:marRight w:val="0"/>
          <w:marTop w:val="0"/>
          <w:marBottom w:val="0"/>
          <w:divBdr>
            <w:top w:val="none" w:sz="0" w:space="0" w:color="auto"/>
            <w:left w:val="none" w:sz="0" w:space="0" w:color="auto"/>
            <w:bottom w:val="none" w:sz="0" w:space="0" w:color="auto"/>
            <w:right w:val="none" w:sz="0" w:space="0" w:color="auto"/>
          </w:divBdr>
        </w:div>
        <w:div w:id="1783915956">
          <w:marLeft w:val="640"/>
          <w:marRight w:val="0"/>
          <w:marTop w:val="0"/>
          <w:marBottom w:val="0"/>
          <w:divBdr>
            <w:top w:val="none" w:sz="0" w:space="0" w:color="auto"/>
            <w:left w:val="none" w:sz="0" w:space="0" w:color="auto"/>
            <w:bottom w:val="none" w:sz="0" w:space="0" w:color="auto"/>
            <w:right w:val="none" w:sz="0" w:space="0" w:color="auto"/>
          </w:divBdr>
        </w:div>
        <w:div w:id="1813520596">
          <w:marLeft w:val="640"/>
          <w:marRight w:val="0"/>
          <w:marTop w:val="0"/>
          <w:marBottom w:val="0"/>
          <w:divBdr>
            <w:top w:val="none" w:sz="0" w:space="0" w:color="auto"/>
            <w:left w:val="none" w:sz="0" w:space="0" w:color="auto"/>
            <w:bottom w:val="none" w:sz="0" w:space="0" w:color="auto"/>
            <w:right w:val="none" w:sz="0" w:space="0" w:color="auto"/>
          </w:divBdr>
        </w:div>
        <w:div w:id="1821657969">
          <w:marLeft w:val="640"/>
          <w:marRight w:val="0"/>
          <w:marTop w:val="0"/>
          <w:marBottom w:val="0"/>
          <w:divBdr>
            <w:top w:val="none" w:sz="0" w:space="0" w:color="auto"/>
            <w:left w:val="none" w:sz="0" w:space="0" w:color="auto"/>
            <w:bottom w:val="none" w:sz="0" w:space="0" w:color="auto"/>
            <w:right w:val="none" w:sz="0" w:space="0" w:color="auto"/>
          </w:divBdr>
        </w:div>
        <w:div w:id="1821849937">
          <w:marLeft w:val="640"/>
          <w:marRight w:val="0"/>
          <w:marTop w:val="0"/>
          <w:marBottom w:val="0"/>
          <w:divBdr>
            <w:top w:val="none" w:sz="0" w:space="0" w:color="auto"/>
            <w:left w:val="none" w:sz="0" w:space="0" w:color="auto"/>
            <w:bottom w:val="none" w:sz="0" w:space="0" w:color="auto"/>
            <w:right w:val="none" w:sz="0" w:space="0" w:color="auto"/>
          </w:divBdr>
        </w:div>
        <w:div w:id="1829056194">
          <w:marLeft w:val="640"/>
          <w:marRight w:val="0"/>
          <w:marTop w:val="0"/>
          <w:marBottom w:val="0"/>
          <w:divBdr>
            <w:top w:val="none" w:sz="0" w:space="0" w:color="auto"/>
            <w:left w:val="none" w:sz="0" w:space="0" w:color="auto"/>
            <w:bottom w:val="none" w:sz="0" w:space="0" w:color="auto"/>
            <w:right w:val="none" w:sz="0" w:space="0" w:color="auto"/>
          </w:divBdr>
        </w:div>
        <w:div w:id="1829398123">
          <w:marLeft w:val="640"/>
          <w:marRight w:val="0"/>
          <w:marTop w:val="0"/>
          <w:marBottom w:val="0"/>
          <w:divBdr>
            <w:top w:val="none" w:sz="0" w:space="0" w:color="auto"/>
            <w:left w:val="none" w:sz="0" w:space="0" w:color="auto"/>
            <w:bottom w:val="none" w:sz="0" w:space="0" w:color="auto"/>
            <w:right w:val="none" w:sz="0" w:space="0" w:color="auto"/>
          </w:divBdr>
        </w:div>
        <w:div w:id="1851524773">
          <w:marLeft w:val="640"/>
          <w:marRight w:val="0"/>
          <w:marTop w:val="0"/>
          <w:marBottom w:val="0"/>
          <w:divBdr>
            <w:top w:val="none" w:sz="0" w:space="0" w:color="auto"/>
            <w:left w:val="none" w:sz="0" w:space="0" w:color="auto"/>
            <w:bottom w:val="none" w:sz="0" w:space="0" w:color="auto"/>
            <w:right w:val="none" w:sz="0" w:space="0" w:color="auto"/>
          </w:divBdr>
        </w:div>
        <w:div w:id="1880046701">
          <w:marLeft w:val="640"/>
          <w:marRight w:val="0"/>
          <w:marTop w:val="0"/>
          <w:marBottom w:val="0"/>
          <w:divBdr>
            <w:top w:val="none" w:sz="0" w:space="0" w:color="auto"/>
            <w:left w:val="none" w:sz="0" w:space="0" w:color="auto"/>
            <w:bottom w:val="none" w:sz="0" w:space="0" w:color="auto"/>
            <w:right w:val="none" w:sz="0" w:space="0" w:color="auto"/>
          </w:divBdr>
        </w:div>
        <w:div w:id="1934701065">
          <w:marLeft w:val="640"/>
          <w:marRight w:val="0"/>
          <w:marTop w:val="0"/>
          <w:marBottom w:val="0"/>
          <w:divBdr>
            <w:top w:val="none" w:sz="0" w:space="0" w:color="auto"/>
            <w:left w:val="none" w:sz="0" w:space="0" w:color="auto"/>
            <w:bottom w:val="none" w:sz="0" w:space="0" w:color="auto"/>
            <w:right w:val="none" w:sz="0" w:space="0" w:color="auto"/>
          </w:divBdr>
        </w:div>
        <w:div w:id="1956401344">
          <w:marLeft w:val="640"/>
          <w:marRight w:val="0"/>
          <w:marTop w:val="0"/>
          <w:marBottom w:val="0"/>
          <w:divBdr>
            <w:top w:val="none" w:sz="0" w:space="0" w:color="auto"/>
            <w:left w:val="none" w:sz="0" w:space="0" w:color="auto"/>
            <w:bottom w:val="none" w:sz="0" w:space="0" w:color="auto"/>
            <w:right w:val="none" w:sz="0" w:space="0" w:color="auto"/>
          </w:divBdr>
        </w:div>
        <w:div w:id="1965766781">
          <w:marLeft w:val="640"/>
          <w:marRight w:val="0"/>
          <w:marTop w:val="0"/>
          <w:marBottom w:val="0"/>
          <w:divBdr>
            <w:top w:val="none" w:sz="0" w:space="0" w:color="auto"/>
            <w:left w:val="none" w:sz="0" w:space="0" w:color="auto"/>
            <w:bottom w:val="none" w:sz="0" w:space="0" w:color="auto"/>
            <w:right w:val="none" w:sz="0" w:space="0" w:color="auto"/>
          </w:divBdr>
        </w:div>
        <w:div w:id="1966352580">
          <w:marLeft w:val="640"/>
          <w:marRight w:val="0"/>
          <w:marTop w:val="0"/>
          <w:marBottom w:val="0"/>
          <w:divBdr>
            <w:top w:val="none" w:sz="0" w:space="0" w:color="auto"/>
            <w:left w:val="none" w:sz="0" w:space="0" w:color="auto"/>
            <w:bottom w:val="none" w:sz="0" w:space="0" w:color="auto"/>
            <w:right w:val="none" w:sz="0" w:space="0" w:color="auto"/>
          </w:divBdr>
        </w:div>
        <w:div w:id="1966884937">
          <w:marLeft w:val="640"/>
          <w:marRight w:val="0"/>
          <w:marTop w:val="0"/>
          <w:marBottom w:val="0"/>
          <w:divBdr>
            <w:top w:val="none" w:sz="0" w:space="0" w:color="auto"/>
            <w:left w:val="none" w:sz="0" w:space="0" w:color="auto"/>
            <w:bottom w:val="none" w:sz="0" w:space="0" w:color="auto"/>
            <w:right w:val="none" w:sz="0" w:space="0" w:color="auto"/>
          </w:divBdr>
        </w:div>
        <w:div w:id="1997150981">
          <w:marLeft w:val="640"/>
          <w:marRight w:val="0"/>
          <w:marTop w:val="0"/>
          <w:marBottom w:val="0"/>
          <w:divBdr>
            <w:top w:val="none" w:sz="0" w:space="0" w:color="auto"/>
            <w:left w:val="none" w:sz="0" w:space="0" w:color="auto"/>
            <w:bottom w:val="none" w:sz="0" w:space="0" w:color="auto"/>
            <w:right w:val="none" w:sz="0" w:space="0" w:color="auto"/>
          </w:divBdr>
        </w:div>
        <w:div w:id="2038699641">
          <w:marLeft w:val="640"/>
          <w:marRight w:val="0"/>
          <w:marTop w:val="0"/>
          <w:marBottom w:val="0"/>
          <w:divBdr>
            <w:top w:val="none" w:sz="0" w:space="0" w:color="auto"/>
            <w:left w:val="none" w:sz="0" w:space="0" w:color="auto"/>
            <w:bottom w:val="none" w:sz="0" w:space="0" w:color="auto"/>
            <w:right w:val="none" w:sz="0" w:space="0" w:color="auto"/>
          </w:divBdr>
        </w:div>
        <w:div w:id="2052341764">
          <w:marLeft w:val="640"/>
          <w:marRight w:val="0"/>
          <w:marTop w:val="0"/>
          <w:marBottom w:val="0"/>
          <w:divBdr>
            <w:top w:val="none" w:sz="0" w:space="0" w:color="auto"/>
            <w:left w:val="none" w:sz="0" w:space="0" w:color="auto"/>
            <w:bottom w:val="none" w:sz="0" w:space="0" w:color="auto"/>
            <w:right w:val="none" w:sz="0" w:space="0" w:color="auto"/>
          </w:divBdr>
        </w:div>
        <w:div w:id="2055764380">
          <w:marLeft w:val="640"/>
          <w:marRight w:val="0"/>
          <w:marTop w:val="0"/>
          <w:marBottom w:val="0"/>
          <w:divBdr>
            <w:top w:val="none" w:sz="0" w:space="0" w:color="auto"/>
            <w:left w:val="none" w:sz="0" w:space="0" w:color="auto"/>
            <w:bottom w:val="none" w:sz="0" w:space="0" w:color="auto"/>
            <w:right w:val="none" w:sz="0" w:space="0" w:color="auto"/>
          </w:divBdr>
        </w:div>
        <w:div w:id="2068145925">
          <w:marLeft w:val="640"/>
          <w:marRight w:val="0"/>
          <w:marTop w:val="0"/>
          <w:marBottom w:val="0"/>
          <w:divBdr>
            <w:top w:val="none" w:sz="0" w:space="0" w:color="auto"/>
            <w:left w:val="none" w:sz="0" w:space="0" w:color="auto"/>
            <w:bottom w:val="none" w:sz="0" w:space="0" w:color="auto"/>
            <w:right w:val="none" w:sz="0" w:space="0" w:color="auto"/>
          </w:divBdr>
        </w:div>
        <w:div w:id="2100908455">
          <w:marLeft w:val="640"/>
          <w:marRight w:val="0"/>
          <w:marTop w:val="0"/>
          <w:marBottom w:val="0"/>
          <w:divBdr>
            <w:top w:val="none" w:sz="0" w:space="0" w:color="auto"/>
            <w:left w:val="none" w:sz="0" w:space="0" w:color="auto"/>
            <w:bottom w:val="none" w:sz="0" w:space="0" w:color="auto"/>
            <w:right w:val="none" w:sz="0" w:space="0" w:color="auto"/>
          </w:divBdr>
        </w:div>
        <w:div w:id="2115130202">
          <w:marLeft w:val="640"/>
          <w:marRight w:val="0"/>
          <w:marTop w:val="0"/>
          <w:marBottom w:val="0"/>
          <w:divBdr>
            <w:top w:val="none" w:sz="0" w:space="0" w:color="auto"/>
            <w:left w:val="none" w:sz="0" w:space="0" w:color="auto"/>
            <w:bottom w:val="none" w:sz="0" w:space="0" w:color="auto"/>
            <w:right w:val="none" w:sz="0" w:space="0" w:color="auto"/>
          </w:divBdr>
        </w:div>
        <w:div w:id="2127696577">
          <w:marLeft w:val="640"/>
          <w:marRight w:val="0"/>
          <w:marTop w:val="0"/>
          <w:marBottom w:val="0"/>
          <w:divBdr>
            <w:top w:val="none" w:sz="0" w:space="0" w:color="auto"/>
            <w:left w:val="none" w:sz="0" w:space="0" w:color="auto"/>
            <w:bottom w:val="none" w:sz="0" w:space="0" w:color="auto"/>
            <w:right w:val="none" w:sz="0" w:space="0" w:color="auto"/>
          </w:divBdr>
        </w:div>
        <w:div w:id="2127847971">
          <w:marLeft w:val="640"/>
          <w:marRight w:val="0"/>
          <w:marTop w:val="0"/>
          <w:marBottom w:val="0"/>
          <w:divBdr>
            <w:top w:val="none" w:sz="0" w:space="0" w:color="auto"/>
            <w:left w:val="none" w:sz="0" w:space="0" w:color="auto"/>
            <w:bottom w:val="none" w:sz="0" w:space="0" w:color="auto"/>
            <w:right w:val="none" w:sz="0" w:space="0" w:color="auto"/>
          </w:divBdr>
        </w:div>
        <w:div w:id="2136481624">
          <w:marLeft w:val="640"/>
          <w:marRight w:val="0"/>
          <w:marTop w:val="0"/>
          <w:marBottom w:val="0"/>
          <w:divBdr>
            <w:top w:val="none" w:sz="0" w:space="0" w:color="auto"/>
            <w:left w:val="none" w:sz="0" w:space="0" w:color="auto"/>
            <w:bottom w:val="none" w:sz="0" w:space="0" w:color="auto"/>
            <w:right w:val="none" w:sz="0" w:space="0" w:color="auto"/>
          </w:divBdr>
        </w:div>
        <w:div w:id="2145392611">
          <w:marLeft w:val="640"/>
          <w:marRight w:val="0"/>
          <w:marTop w:val="0"/>
          <w:marBottom w:val="0"/>
          <w:divBdr>
            <w:top w:val="none" w:sz="0" w:space="0" w:color="auto"/>
            <w:left w:val="none" w:sz="0" w:space="0" w:color="auto"/>
            <w:bottom w:val="none" w:sz="0" w:space="0" w:color="auto"/>
            <w:right w:val="none" w:sz="0" w:space="0" w:color="auto"/>
          </w:divBdr>
        </w:div>
      </w:divsChild>
    </w:div>
    <w:div w:id="1284144537">
      <w:bodyDiv w:val="1"/>
      <w:marLeft w:val="0"/>
      <w:marRight w:val="0"/>
      <w:marTop w:val="0"/>
      <w:marBottom w:val="0"/>
      <w:divBdr>
        <w:top w:val="none" w:sz="0" w:space="0" w:color="auto"/>
        <w:left w:val="none" w:sz="0" w:space="0" w:color="auto"/>
        <w:bottom w:val="none" w:sz="0" w:space="0" w:color="auto"/>
        <w:right w:val="none" w:sz="0" w:space="0" w:color="auto"/>
      </w:divBdr>
      <w:divsChild>
        <w:div w:id="28844510">
          <w:marLeft w:val="640"/>
          <w:marRight w:val="0"/>
          <w:marTop w:val="0"/>
          <w:marBottom w:val="0"/>
          <w:divBdr>
            <w:top w:val="none" w:sz="0" w:space="0" w:color="auto"/>
            <w:left w:val="none" w:sz="0" w:space="0" w:color="auto"/>
            <w:bottom w:val="none" w:sz="0" w:space="0" w:color="auto"/>
            <w:right w:val="none" w:sz="0" w:space="0" w:color="auto"/>
          </w:divBdr>
        </w:div>
        <w:div w:id="65109036">
          <w:marLeft w:val="640"/>
          <w:marRight w:val="0"/>
          <w:marTop w:val="0"/>
          <w:marBottom w:val="0"/>
          <w:divBdr>
            <w:top w:val="none" w:sz="0" w:space="0" w:color="auto"/>
            <w:left w:val="none" w:sz="0" w:space="0" w:color="auto"/>
            <w:bottom w:val="none" w:sz="0" w:space="0" w:color="auto"/>
            <w:right w:val="none" w:sz="0" w:space="0" w:color="auto"/>
          </w:divBdr>
        </w:div>
        <w:div w:id="130681664">
          <w:marLeft w:val="640"/>
          <w:marRight w:val="0"/>
          <w:marTop w:val="0"/>
          <w:marBottom w:val="0"/>
          <w:divBdr>
            <w:top w:val="none" w:sz="0" w:space="0" w:color="auto"/>
            <w:left w:val="none" w:sz="0" w:space="0" w:color="auto"/>
            <w:bottom w:val="none" w:sz="0" w:space="0" w:color="auto"/>
            <w:right w:val="none" w:sz="0" w:space="0" w:color="auto"/>
          </w:divBdr>
        </w:div>
        <w:div w:id="156313905">
          <w:marLeft w:val="640"/>
          <w:marRight w:val="0"/>
          <w:marTop w:val="0"/>
          <w:marBottom w:val="0"/>
          <w:divBdr>
            <w:top w:val="none" w:sz="0" w:space="0" w:color="auto"/>
            <w:left w:val="none" w:sz="0" w:space="0" w:color="auto"/>
            <w:bottom w:val="none" w:sz="0" w:space="0" w:color="auto"/>
            <w:right w:val="none" w:sz="0" w:space="0" w:color="auto"/>
          </w:divBdr>
        </w:div>
        <w:div w:id="160580746">
          <w:marLeft w:val="640"/>
          <w:marRight w:val="0"/>
          <w:marTop w:val="0"/>
          <w:marBottom w:val="0"/>
          <w:divBdr>
            <w:top w:val="none" w:sz="0" w:space="0" w:color="auto"/>
            <w:left w:val="none" w:sz="0" w:space="0" w:color="auto"/>
            <w:bottom w:val="none" w:sz="0" w:space="0" w:color="auto"/>
            <w:right w:val="none" w:sz="0" w:space="0" w:color="auto"/>
          </w:divBdr>
        </w:div>
        <w:div w:id="206571372">
          <w:marLeft w:val="640"/>
          <w:marRight w:val="0"/>
          <w:marTop w:val="0"/>
          <w:marBottom w:val="0"/>
          <w:divBdr>
            <w:top w:val="none" w:sz="0" w:space="0" w:color="auto"/>
            <w:left w:val="none" w:sz="0" w:space="0" w:color="auto"/>
            <w:bottom w:val="none" w:sz="0" w:space="0" w:color="auto"/>
            <w:right w:val="none" w:sz="0" w:space="0" w:color="auto"/>
          </w:divBdr>
        </w:div>
        <w:div w:id="210775707">
          <w:marLeft w:val="640"/>
          <w:marRight w:val="0"/>
          <w:marTop w:val="0"/>
          <w:marBottom w:val="0"/>
          <w:divBdr>
            <w:top w:val="none" w:sz="0" w:space="0" w:color="auto"/>
            <w:left w:val="none" w:sz="0" w:space="0" w:color="auto"/>
            <w:bottom w:val="none" w:sz="0" w:space="0" w:color="auto"/>
            <w:right w:val="none" w:sz="0" w:space="0" w:color="auto"/>
          </w:divBdr>
        </w:div>
        <w:div w:id="220334968">
          <w:marLeft w:val="640"/>
          <w:marRight w:val="0"/>
          <w:marTop w:val="0"/>
          <w:marBottom w:val="0"/>
          <w:divBdr>
            <w:top w:val="none" w:sz="0" w:space="0" w:color="auto"/>
            <w:left w:val="none" w:sz="0" w:space="0" w:color="auto"/>
            <w:bottom w:val="none" w:sz="0" w:space="0" w:color="auto"/>
            <w:right w:val="none" w:sz="0" w:space="0" w:color="auto"/>
          </w:divBdr>
        </w:div>
        <w:div w:id="225798494">
          <w:marLeft w:val="640"/>
          <w:marRight w:val="0"/>
          <w:marTop w:val="0"/>
          <w:marBottom w:val="0"/>
          <w:divBdr>
            <w:top w:val="none" w:sz="0" w:space="0" w:color="auto"/>
            <w:left w:val="none" w:sz="0" w:space="0" w:color="auto"/>
            <w:bottom w:val="none" w:sz="0" w:space="0" w:color="auto"/>
            <w:right w:val="none" w:sz="0" w:space="0" w:color="auto"/>
          </w:divBdr>
        </w:div>
        <w:div w:id="233200179">
          <w:marLeft w:val="640"/>
          <w:marRight w:val="0"/>
          <w:marTop w:val="0"/>
          <w:marBottom w:val="0"/>
          <w:divBdr>
            <w:top w:val="none" w:sz="0" w:space="0" w:color="auto"/>
            <w:left w:val="none" w:sz="0" w:space="0" w:color="auto"/>
            <w:bottom w:val="none" w:sz="0" w:space="0" w:color="auto"/>
            <w:right w:val="none" w:sz="0" w:space="0" w:color="auto"/>
          </w:divBdr>
        </w:div>
        <w:div w:id="251663645">
          <w:marLeft w:val="640"/>
          <w:marRight w:val="0"/>
          <w:marTop w:val="0"/>
          <w:marBottom w:val="0"/>
          <w:divBdr>
            <w:top w:val="none" w:sz="0" w:space="0" w:color="auto"/>
            <w:left w:val="none" w:sz="0" w:space="0" w:color="auto"/>
            <w:bottom w:val="none" w:sz="0" w:space="0" w:color="auto"/>
            <w:right w:val="none" w:sz="0" w:space="0" w:color="auto"/>
          </w:divBdr>
        </w:div>
        <w:div w:id="268391444">
          <w:marLeft w:val="640"/>
          <w:marRight w:val="0"/>
          <w:marTop w:val="0"/>
          <w:marBottom w:val="0"/>
          <w:divBdr>
            <w:top w:val="none" w:sz="0" w:space="0" w:color="auto"/>
            <w:left w:val="none" w:sz="0" w:space="0" w:color="auto"/>
            <w:bottom w:val="none" w:sz="0" w:space="0" w:color="auto"/>
            <w:right w:val="none" w:sz="0" w:space="0" w:color="auto"/>
          </w:divBdr>
        </w:div>
        <w:div w:id="275136596">
          <w:marLeft w:val="640"/>
          <w:marRight w:val="0"/>
          <w:marTop w:val="0"/>
          <w:marBottom w:val="0"/>
          <w:divBdr>
            <w:top w:val="none" w:sz="0" w:space="0" w:color="auto"/>
            <w:left w:val="none" w:sz="0" w:space="0" w:color="auto"/>
            <w:bottom w:val="none" w:sz="0" w:space="0" w:color="auto"/>
            <w:right w:val="none" w:sz="0" w:space="0" w:color="auto"/>
          </w:divBdr>
        </w:div>
        <w:div w:id="277689229">
          <w:marLeft w:val="640"/>
          <w:marRight w:val="0"/>
          <w:marTop w:val="0"/>
          <w:marBottom w:val="0"/>
          <w:divBdr>
            <w:top w:val="none" w:sz="0" w:space="0" w:color="auto"/>
            <w:left w:val="none" w:sz="0" w:space="0" w:color="auto"/>
            <w:bottom w:val="none" w:sz="0" w:space="0" w:color="auto"/>
            <w:right w:val="none" w:sz="0" w:space="0" w:color="auto"/>
          </w:divBdr>
        </w:div>
        <w:div w:id="326709123">
          <w:marLeft w:val="640"/>
          <w:marRight w:val="0"/>
          <w:marTop w:val="0"/>
          <w:marBottom w:val="0"/>
          <w:divBdr>
            <w:top w:val="none" w:sz="0" w:space="0" w:color="auto"/>
            <w:left w:val="none" w:sz="0" w:space="0" w:color="auto"/>
            <w:bottom w:val="none" w:sz="0" w:space="0" w:color="auto"/>
            <w:right w:val="none" w:sz="0" w:space="0" w:color="auto"/>
          </w:divBdr>
        </w:div>
        <w:div w:id="330261623">
          <w:marLeft w:val="640"/>
          <w:marRight w:val="0"/>
          <w:marTop w:val="0"/>
          <w:marBottom w:val="0"/>
          <w:divBdr>
            <w:top w:val="none" w:sz="0" w:space="0" w:color="auto"/>
            <w:left w:val="none" w:sz="0" w:space="0" w:color="auto"/>
            <w:bottom w:val="none" w:sz="0" w:space="0" w:color="auto"/>
            <w:right w:val="none" w:sz="0" w:space="0" w:color="auto"/>
          </w:divBdr>
        </w:div>
        <w:div w:id="334696092">
          <w:marLeft w:val="640"/>
          <w:marRight w:val="0"/>
          <w:marTop w:val="0"/>
          <w:marBottom w:val="0"/>
          <w:divBdr>
            <w:top w:val="none" w:sz="0" w:space="0" w:color="auto"/>
            <w:left w:val="none" w:sz="0" w:space="0" w:color="auto"/>
            <w:bottom w:val="none" w:sz="0" w:space="0" w:color="auto"/>
            <w:right w:val="none" w:sz="0" w:space="0" w:color="auto"/>
          </w:divBdr>
        </w:div>
        <w:div w:id="377703481">
          <w:marLeft w:val="640"/>
          <w:marRight w:val="0"/>
          <w:marTop w:val="0"/>
          <w:marBottom w:val="0"/>
          <w:divBdr>
            <w:top w:val="none" w:sz="0" w:space="0" w:color="auto"/>
            <w:left w:val="none" w:sz="0" w:space="0" w:color="auto"/>
            <w:bottom w:val="none" w:sz="0" w:space="0" w:color="auto"/>
            <w:right w:val="none" w:sz="0" w:space="0" w:color="auto"/>
          </w:divBdr>
        </w:div>
        <w:div w:id="392507747">
          <w:marLeft w:val="640"/>
          <w:marRight w:val="0"/>
          <w:marTop w:val="0"/>
          <w:marBottom w:val="0"/>
          <w:divBdr>
            <w:top w:val="none" w:sz="0" w:space="0" w:color="auto"/>
            <w:left w:val="none" w:sz="0" w:space="0" w:color="auto"/>
            <w:bottom w:val="none" w:sz="0" w:space="0" w:color="auto"/>
            <w:right w:val="none" w:sz="0" w:space="0" w:color="auto"/>
          </w:divBdr>
        </w:div>
        <w:div w:id="394397101">
          <w:marLeft w:val="640"/>
          <w:marRight w:val="0"/>
          <w:marTop w:val="0"/>
          <w:marBottom w:val="0"/>
          <w:divBdr>
            <w:top w:val="none" w:sz="0" w:space="0" w:color="auto"/>
            <w:left w:val="none" w:sz="0" w:space="0" w:color="auto"/>
            <w:bottom w:val="none" w:sz="0" w:space="0" w:color="auto"/>
            <w:right w:val="none" w:sz="0" w:space="0" w:color="auto"/>
          </w:divBdr>
        </w:div>
        <w:div w:id="404690248">
          <w:marLeft w:val="640"/>
          <w:marRight w:val="0"/>
          <w:marTop w:val="0"/>
          <w:marBottom w:val="0"/>
          <w:divBdr>
            <w:top w:val="none" w:sz="0" w:space="0" w:color="auto"/>
            <w:left w:val="none" w:sz="0" w:space="0" w:color="auto"/>
            <w:bottom w:val="none" w:sz="0" w:space="0" w:color="auto"/>
            <w:right w:val="none" w:sz="0" w:space="0" w:color="auto"/>
          </w:divBdr>
        </w:div>
        <w:div w:id="410347722">
          <w:marLeft w:val="640"/>
          <w:marRight w:val="0"/>
          <w:marTop w:val="0"/>
          <w:marBottom w:val="0"/>
          <w:divBdr>
            <w:top w:val="none" w:sz="0" w:space="0" w:color="auto"/>
            <w:left w:val="none" w:sz="0" w:space="0" w:color="auto"/>
            <w:bottom w:val="none" w:sz="0" w:space="0" w:color="auto"/>
            <w:right w:val="none" w:sz="0" w:space="0" w:color="auto"/>
          </w:divBdr>
        </w:div>
        <w:div w:id="418675921">
          <w:marLeft w:val="640"/>
          <w:marRight w:val="0"/>
          <w:marTop w:val="0"/>
          <w:marBottom w:val="0"/>
          <w:divBdr>
            <w:top w:val="none" w:sz="0" w:space="0" w:color="auto"/>
            <w:left w:val="none" w:sz="0" w:space="0" w:color="auto"/>
            <w:bottom w:val="none" w:sz="0" w:space="0" w:color="auto"/>
            <w:right w:val="none" w:sz="0" w:space="0" w:color="auto"/>
          </w:divBdr>
        </w:div>
        <w:div w:id="427779623">
          <w:marLeft w:val="640"/>
          <w:marRight w:val="0"/>
          <w:marTop w:val="0"/>
          <w:marBottom w:val="0"/>
          <w:divBdr>
            <w:top w:val="none" w:sz="0" w:space="0" w:color="auto"/>
            <w:left w:val="none" w:sz="0" w:space="0" w:color="auto"/>
            <w:bottom w:val="none" w:sz="0" w:space="0" w:color="auto"/>
            <w:right w:val="none" w:sz="0" w:space="0" w:color="auto"/>
          </w:divBdr>
        </w:div>
        <w:div w:id="511797289">
          <w:marLeft w:val="640"/>
          <w:marRight w:val="0"/>
          <w:marTop w:val="0"/>
          <w:marBottom w:val="0"/>
          <w:divBdr>
            <w:top w:val="none" w:sz="0" w:space="0" w:color="auto"/>
            <w:left w:val="none" w:sz="0" w:space="0" w:color="auto"/>
            <w:bottom w:val="none" w:sz="0" w:space="0" w:color="auto"/>
            <w:right w:val="none" w:sz="0" w:space="0" w:color="auto"/>
          </w:divBdr>
        </w:div>
        <w:div w:id="515077570">
          <w:marLeft w:val="640"/>
          <w:marRight w:val="0"/>
          <w:marTop w:val="0"/>
          <w:marBottom w:val="0"/>
          <w:divBdr>
            <w:top w:val="none" w:sz="0" w:space="0" w:color="auto"/>
            <w:left w:val="none" w:sz="0" w:space="0" w:color="auto"/>
            <w:bottom w:val="none" w:sz="0" w:space="0" w:color="auto"/>
            <w:right w:val="none" w:sz="0" w:space="0" w:color="auto"/>
          </w:divBdr>
        </w:div>
        <w:div w:id="529882727">
          <w:marLeft w:val="640"/>
          <w:marRight w:val="0"/>
          <w:marTop w:val="0"/>
          <w:marBottom w:val="0"/>
          <w:divBdr>
            <w:top w:val="none" w:sz="0" w:space="0" w:color="auto"/>
            <w:left w:val="none" w:sz="0" w:space="0" w:color="auto"/>
            <w:bottom w:val="none" w:sz="0" w:space="0" w:color="auto"/>
            <w:right w:val="none" w:sz="0" w:space="0" w:color="auto"/>
          </w:divBdr>
        </w:div>
        <w:div w:id="541096331">
          <w:marLeft w:val="640"/>
          <w:marRight w:val="0"/>
          <w:marTop w:val="0"/>
          <w:marBottom w:val="0"/>
          <w:divBdr>
            <w:top w:val="none" w:sz="0" w:space="0" w:color="auto"/>
            <w:left w:val="none" w:sz="0" w:space="0" w:color="auto"/>
            <w:bottom w:val="none" w:sz="0" w:space="0" w:color="auto"/>
            <w:right w:val="none" w:sz="0" w:space="0" w:color="auto"/>
          </w:divBdr>
        </w:div>
        <w:div w:id="557975759">
          <w:marLeft w:val="640"/>
          <w:marRight w:val="0"/>
          <w:marTop w:val="0"/>
          <w:marBottom w:val="0"/>
          <w:divBdr>
            <w:top w:val="none" w:sz="0" w:space="0" w:color="auto"/>
            <w:left w:val="none" w:sz="0" w:space="0" w:color="auto"/>
            <w:bottom w:val="none" w:sz="0" w:space="0" w:color="auto"/>
            <w:right w:val="none" w:sz="0" w:space="0" w:color="auto"/>
          </w:divBdr>
        </w:div>
        <w:div w:id="570847944">
          <w:marLeft w:val="640"/>
          <w:marRight w:val="0"/>
          <w:marTop w:val="0"/>
          <w:marBottom w:val="0"/>
          <w:divBdr>
            <w:top w:val="none" w:sz="0" w:space="0" w:color="auto"/>
            <w:left w:val="none" w:sz="0" w:space="0" w:color="auto"/>
            <w:bottom w:val="none" w:sz="0" w:space="0" w:color="auto"/>
            <w:right w:val="none" w:sz="0" w:space="0" w:color="auto"/>
          </w:divBdr>
        </w:div>
        <w:div w:id="629095781">
          <w:marLeft w:val="640"/>
          <w:marRight w:val="0"/>
          <w:marTop w:val="0"/>
          <w:marBottom w:val="0"/>
          <w:divBdr>
            <w:top w:val="none" w:sz="0" w:space="0" w:color="auto"/>
            <w:left w:val="none" w:sz="0" w:space="0" w:color="auto"/>
            <w:bottom w:val="none" w:sz="0" w:space="0" w:color="auto"/>
            <w:right w:val="none" w:sz="0" w:space="0" w:color="auto"/>
          </w:divBdr>
        </w:div>
        <w:div w:id="634914167">
          <w:marLeft w:val="640"/>
          <w:marRight w:val="0"/>
          <w:marTop w:val="0"/>
          <w:marBottom w:val="0"/>
          <w:divBdr>
            <w:top w:val="none" w:sz="0" w:space="0" w:color="auto"/>
            <w:left w:val="none" w:sz="0" w:space="0" w:color="auto"/>
            <w:bottom w:val="none" w:sz="0" w:space="0" w:color="auto"/>
            <w:right w:val="none" w:sz="0" w:space="0" w:color="auto"/>
          </w:divBdr>
        </w:div>
        <w:div w:id="643510458">
          <w:marLeft w:val="640"/>
          <w:marRight w:val="0"/>
          <w:marTop w:val="0"/>
          <w:marBottom w:val="0"/>
          <w:divBdr>
            <w:top w:val="none" w:sz="0" w:space="0" w:color="auto"/>
            <w:left w:val="none" w:sz="0" w:space="0" w:color="auto"/>
            <w:bottom w:val="none" w:sz="0" w:space="0" w:color="auto"/>
            <w:right w:val="none" w:sz="0" w:space="0" w:color="auto"/>
          </w:divBdr>
        </w:div>
        <w:div w:id="675032750">
          <w:marLeft w:val="640"/>
          <w:marRight w:val="0"/>
          <w:marTop w:val="0"/>
          <w:marBottom w:val="0"/>
          <w:divBdr>
            <w:top w:val="none" w:sz="0" w:space="0" w:color="auto"/>
            <w:left w:val="none" w:sz="0" w:space="0" w:color="auto"/>
            <w:bottom w:val="none" w:sz="0" w:space="0" w:color="auto"/>
            <w:right w:val="none" w:sz="0" w:space="0" w:color="auto"/>
          </w:divBdr>
        </w:div>
        <w:div w:id="694692034">
          <w:marLeft w:val="640"/>
          <w:marRight w:val="0"/>
          <w:marTop w:val="0"/>
          <w:marBottom w:val="0"/>
          <w:divBdr>
            <w:top w:val="none" w:sz="0" w:space="0" w:color="auto"/>
            <w:left w:val="none" w:sz="0" w:space="0" w:color="auto"/>
            <w:bottom w:val="none" w:sz="0" w:space="0" w:color="auto"/>
            <w:right w:val="none" w:sz="0" w:space="0" w:color="auto"/>
          </w:divBdr>
        </w:div>
        <w:div w:id="742333802">
          <w:marLeft w:val="640"/>
          <w:marRight w:val="0"/>
          <w:marTop w:val="0"/>
          <w:marBottom w:val="0"/>
          <w:divBdr>
            <w:top w:val="none" w:sz="0" w:space="0" w:color="auto"/>
            <w:left w:val="none" w:sz="0" w:space="0" w:color="auto"/>
            <w:bottom w:val="none" w:sz="0" w:space="0" w:color="auto"/>
            <w:right w:val="none" w:sz="0" w:space="0" w:color="auto"/>
          </w:divBdr>
        </w:div>
        <w:div w:id="744496412">
          <w:marLeft w:val="640"/>
          <w:marRight w:val="0"/>
          <w:marTop w:val="0"/>
          <w:marBottom w:val="0"/>
          <w:divBdr>
            <w:top w:val="none" w:sz="0" w:space="0" w:color="auto"/>
            <w:left w:val="none" w:sz="0" w:space="0" w:color="auto"/>
            <w:bottom w:val="none" w:sz="0" w:space="0" w:color="auto"/>
            <w:right w:val="none" w:sz="0" w:space="0" w:color="auto"/>
          </w:divBdr>
        </w:div>
        <w:div w:id="809059191">
          <w:marLeft w:val="640"/>
          <w:marRight w:val="0"/>
          <w:marTop w:val="0"/>
          <w:marBottom w:val="0"/>
          <w:divBdr>
            <w:top w:val="none" w:sz="0" w:space="0" w:color="auto"/>
            <w:left w:val="none" w:sz="0" w:space="0" w:color="auto"/>
            <w:bottom w:val="none" w:sz="0" w:space="0" w:color="auto"/>
            <w:right w:val="none" w:sz="0" w:space="0" w:color="auto"/>
          </w:divBdr>
        </w:div>
        <w:div w:id="834691097">
          <w:marLeft w:val="640"/>
          <w:marRight w:val="0"/>
          <w:marTop w:val="0"/>
          <w:marBottom w:val="0"/>
          <w:divBdr>
            <w:top w:val="none" w:sz="0" w:space="0" w:color="auto"/>
            <w:left w:val="none" w:sz="0" w:space="0" w:color="auto"/>
            <w:bottom w:val="none" w:sz="0" w:space="0" w:color="auto"/>
            <w:right w:val="none" w:sz="0" w:space="0" w:color="auto"/>
          </w:divBdr>
        </w:div>
        <w:div w:id="913587273">
          <w:marLeft w:val="640"/>
          <w:marRight w:val="0"/>
          <w:marTop w:val="0"/>
          <w:marBottom w:val="0"/>
          <w:divBdr>
            <w:top w:val="none" w:sz="0" w:space="0" w:color="auto"/>
            <w:left w:val="none" w:sz="0" w:space="0" w:color="auto"/>
            <w:bottom w:val="none" w:sz="0" w:space="0" w:color="auto"/>
            <w:right w:val="none" w:sz="0" w:space="0" w:color="auto"/>
          </w:divBdr>
        </w:div>
        <w:div w:id="914363272">
          <w:marLeft w:val="640"/>
          <w:marRight w:val="0"/>
          <w:marTop w:val="0"/>
          <w:marBottom w:val="0"/>
          <w:divBdr>
            <w:top w:val="none" w:sz="0" w:space="0" w:color="auto"/>
            <w:left w:val="none" w:sz="0" w:space="0" w:color="auto"/>
            <w:bottom w:val="none" w:sz="0" w:space="0" w:color="auto"/>
            <w:right w:val="none" w:sz="0" w:space="0" w:color="auto"/>
          </w:divBdr>
        </w:div>
        <w:div w:id="1009673984">
          <w:marLeft w:val="640"/>
          <w:marRight w:val="0"/>
          <w:marTop w:val="0"/>
          <w:marBottom w:val="0"/>
          <w:divBdr>
            <w:top w:val="none" w:sz="0" w:space="0" w:color="auto"/>
            <w:left w:val="none" w:sz="0" w:space="0" w:color="auto"/>
            <w:bottom w:val="none" w:sz="0" w:space="0" w:color="auto"/>
            <w:right w:val="none" w:sz="0" w:space="0" w:color="auto"/>
          </w:divBdr>
        </w:div>
        <w:div w:id="1028751310">
          <w:marLeft w:val="640"/>
          <w:marRight w:val="0"/>
          <w:marTop w:val="0"/>
          <w:marBottom w:val="0"/>
          <w:divBdr>
            <w:top w:val="none" w:sz="0" w:space="0" w:color="auto"/>
            <w:left w:val="none" w:sz="0" w:space="0" w:color="auto"/>
            <w:bottom w:val="none" w:sz="0" w:space="0" w:color="auto"/>
            <w:right w:val="none" w:sz="0" w:space="0" w:color="auto"/>
          </w:divBdr>
        </w:div>
        <w:div w:id="1037193668">
          <w:marLeft w:val="640"/>
          <w:marRight w:val="0"/>
          <w:marTop w:val="0"/>
          <w:marBottom w:val="0"/>
          <w:divBdr>
            <w:top w:val="none" w:sz="0" w:space="0" w:color="auto"/>
            <w:left w:val="none" w:sz="0" w:space="0" w:color="auto"/>
            <w:bottom w:val="none" w:sz="0" w:space="0" w:color="auto"/>
            <w:right w:val="none" w:sz="0" w:space="0" w:color="auto"/>
          </w:divBdr>
        </w:div>
        <w:div w:id="1061053912">
          <w:marLeft w:val="640"/>
          <w:marRight w:val="0"/>
          <w:marTop w:val="0"/>
          <w:marBottom w:val="0"/>
          <w:divBdr>
            <w:top w:val="none" w:sz="0" w:space="0" w:color="auto"/>
            <w:left w:val="none" w:sz="0" w:space="0" w:color="auto"/>
            <w:bottom w:val="none" w:sz="0" w:space="0" w:color="auto"/>
            <w:right w:val="none" w:sz="0" w:space="0" w:color="auto"/>
          </w:divBdr>
        </w:div>
        <w:div w:id="1092701864">
          <w:marLeft w:val="640"/>
          <w:marRight w:val="0"/>
          <w:marTop w:val="0"/>
          <w:marBottom w:val="0"/>
          <w:divBdr>
            <w:top w:val="none" w:sz="0" w:space="0" w:color="auto"/>
            <w:left w:val="none" w:sz="0" w:space="0" w:color="auto"/>
            <w:bottom w:val="none" w:sz="0" w:space="0" w:color="auto"/>
            <w:right w:val="none" w:sz="0" w:space="0" w:color="auto"/>
          </w:divBdr>
        </w:div>
        <w:div w:id="1127236698">
          <w:marLeft w:val="640"/>
          <w:marRight w:val="0"/>
          <w:marTop w:val="0"/>
          <w:marBottom w:val="0"/>
          <w:divBdr>
            <w:top w:val="none" w:sz="0" w:space="0" w:color="auto"/>
            <w:left w:val="none" w:sz="0" w:space="0" w:color="auto"/>
            <w:bottom w:val="none" w:sz="0" w:space="0" w:color="auto"/>
            <w:right w:val="none" w:sz="0" w:space="0" w:color="auto"/>
          </w:divBdr>
        </w:div>
        <w:div w:id="1178889029">
          <w:marLeft w:val="640"/>
          <w:marRight w:val="0"/>
          <w:marTop w:val="0"/>
          <w:marBottom w:val="0"/>
          <w:divBdr>
            <w:top w:val="none" w:sz="0" w:space="0" w:color="auto"/>
            <w:left w:val="none" w:sz="0" w:space="0" w:color="auto"/>
            <w:bottom w:val="none" w:sz="0" w:space="0" w:color="auto"/>
            <w:right w:val="none" w:sz="0" w:space="0" w:color="auto"/>
          </w:divBdr>
        </w:div>
        <w:div w:id="1192650406">
          <w:marLeft w:val="640"/>
          <w:marRight w:val="0"/>
          <w:marTop w:val="0"/>
          <w:marBottom w:val="0"/>
          <w:divBdr>
            <w:top w:val="none" w:sz="0" w:space="0" w:color="auto"/>
            <w:left w:val="none" w:sz="0" w:space="0" w:color="auto"/>
            <w:bottom w:val="none" w:sz="0" w:space="0" w:color="auto"/>
            <w:right w:val="none" w:sz="0" w:space="0" w:color="auto"/>
          </w:divBdr>
        </w:div>
        <w:div w:id="1202206431">
          <w:marLeft w:val="640"/>
          <w:marRight w:val="0"/>
          <w:marTop w:val="0"/>
          <w:marBottom w:val="0"/>
          <w:divBdr>
            <w:top w:val="none" w:sz="0" w:space="0" w:color="auto"/>
            <w:left w:val="none" w:sz="0" w:space="0" w:color="auto"/>
            <w:bottom w:val="none" w:sz="0" w:space="0" w:color="auto"/>
            <w:right w:val="none" w:sz="0" w:space="0" w:color="auto"/>
          </w:divBdr>
        </w:div>
        <w:div w:id="1213349734">
          <w:marLeft w:val="640"/>
          <w:marRight w:val="0"/>
          <w:marTop w:val="0"/>
          <w:marBottom w:val="0"/>
          <w:divBdr>
            <w:top w:val="none" w:sz="0" w:space="0" w:color="auto"/>
            <w:left w:val="none" w:sz="0" w:space="0" w:color="auto"/>
            <w:bottom w:val="none" w:sz="0" w:space="0" w:color="auto"/>
            <w:right w:val="none" w:sz="0" w:space="0" w:color="auto"/>
          </w:divBdr>
        </w:div>
        <w:div w:id="1217861138">
          <w:marLeft w:val="640"/>
          <w:marRight w:val="0"/>
          <w:marTop w:val="0"/>
          <w:marBottom w:val="0"/>
          <w:divBdr>
            <w:top w:val="none" w:sz="0" w:space="0" w:color="auto"/>
            <w:left w:val="none" w:sz="0" w:space="0" w:color="auto"/>
            <w:bottom w:val="none" w:sz="0" w:space="0" w:color="auto"/>
            <w:right w:val="none" w:sz="0" w:space="0" w:color="auto"/>
          </w:divBdr>
        </w:div>
        <w:div w:id="1218010453">
          <w:marLeft w:val="640"/>
          <w:marRight w:val="0"/>
          <w:marTop w:val="0"/>
          <w:marBottom w:val="0"/>
          <w:divBdr>
            <w:top w:val="none" w:sz="0" w:space="0" w:color="auto"/>
            <w:left w:val="none" w:sz="0" w:space="0" w:color="auto"/>
            <w:bottom w:val="none" w:sz="0" w:space="0" w:color="auto"/>
            <w:right w:val="none" w:sz="0" w:space="0" w:color="auto"/>
          </w:divBdr>
        </w:div>
        <w:div w:id="1235242563">
          <w:marLeft w:val="640"/>
          <w:marRight w:val="0"/>
          <w:marTop w:val="0"/>
          <w:marBottom w:val="0"/>
          <w:divBdr>
            <w:top w:val="none" w:sz="0" w:space="0" w:color="auto"/>
            <w:left w:val="none" w:sz="0" w:space="0" w:color="auto"/>
            <w:bottom w:val="none" w:sz="0" w:space="0" w:color="auto"/>
            <w:right w:val="none" w:sz="0" w:space="0" w:color="auto"/>
          </w:divBdr>
        </w:div>
        <w:div w:id="1246957362">
          <w:marLeft w:val="640"/>
          <w:marRight w:val="0"/>
          <w:marTop w:val="0"/>
          <w:marBottom w:val="0"/>
          <w:divBdr>
            <w:top w:val="none" w:sz="0" w:space="0" w:color="auto"/>
            <w:left w:val="none" w:sz="0" w:space="0" w:color="auto"/>
            <w:bottom w:val="none" w:sz="0" w:space="0" w:color="auto"/>
            <w:right w:val="none" w:sz="0" w:space="0" w:color="auto"/>
          </w:divBdr>
        </w:div>
        <w:div w:id="1257442611">
          <w:marLeft w:val="640"/>
          <w:marRight w:val="0"/>
          <w:marTop w:val="0"/>
          <w:marBottom w:val="0"/>
          <w:divBdr>
            <w:top w:val="none" w:sz="0" w:space="0" w:color="auto"/>
            <w:left w:val="none" w:sz="0" w:space="0" w:color="auto"/>
            <w:bottom w:val="none" w:sz="0" w:space="0" w:color="auto"/>
            <w:right w:val="none" w:sz="0" w:space="0" w:color="auto"/>
          </w:divBdr>
        </w:div>
        <w:div w:id="1268386633">
          <w:marLeft w:val="640"/>
          <w:marRight w:val="0"/>
          <w:marTop w:val="0"/>
          <w:marBottom w:val="0"/>
          <w:divBdr>
            <w:top w:val="none" w:sz="0" w:space="0" w:color="auto"/>
            <w:left w:val="none" w:sz="0" w:space="0" w:color="auto"/>
            <w:bottom w:val="none" w:sz="0" w:space="0" w:color="auto"/>
            <w:right w:val="none" w:sz="0" w:space="0" w:color="auto"/>
          </w:divBdr>
        </w:div>
        <w:div w:id="1291938890">
          <w:marLeft w:val="640"/>
          <w:marRight w:val="0"/>
          <w:marTop w:val="0"/>
          <w:marBottom w:val="0"/>
          <w:divBdr>
            <w:top w:val="none" w:sz="0" w:space="0" w:color="auto"/>
            <w:left w:val="none" w:sz="0" w:space="0" w:color="auto"/>
            <w:bottom w:val="none" w:sz="0" w:space="0" w:color="auto"/>
            <w:right w:val="none" w:sz="0" w:space="0" w:color="auto"/>
          </w:divBdr>
        </w:div>
        <w:div w:id="1292321203">
          <w:marLeft w:val="640"/>
          <w:marRight w:val="0"/>
          <w:marTop w:val="0"/>
          <w:marBottom w:val="0"/>
          <w:divBdr>
            <w:top w:val="none" w:sz="0" w:space="0" w:color="auto"/>
            <w:left w:val="none" w:sz="0" w:space="0" w:color="auto"/>
            <w:bottom w:val="none" w:sz="0" w:space="0" w:color="auto"/>
            <w:right w:val="none" w:sz="0" w:space="0" w:color="auto"/>
          </w:divBdr>
        </w:div>
        <w:div w:id="1293248806">
          <w:marLeft w:val="640"/>
          <w:marRight w:val="0"/>
          <w:marTop w:val="0"/>
          <w:marBottom w:val="0"/>
          <w:divBdr>
            <w:top w:val="none" w:sz="0" w:space="0" w:color="auto"/>
            <w:left w:val="none" w:sz="0" w:space="0" w:color="auto"/>
            <w:bottom w:val="none" w:sz="0" w:space="0" w:color="auto"/>
            <w:right w:val="none" w:sz="0" w:space="0" w:color="auto"/>
          </w:divBdr>
        </w:div>
        <w:div w:id="1307856512">
          <w:marLeft w:val="640"/>
          <w:marRight w:val="0"/>
          <w:marTop w:val="0"/>
          <w:marBottom w:val="0"/>
          <w:divBdr>
            <w:top w:val="none" w:sz="0" w:space="0" w:color="auto"/>
            <w:left w:val="none" w:sz="0" w:space="0" w:color="auto"/>
            <w:bottom w:val="none" w:sz="0" w:space="0" w:color="auto"/>
            <w:right w:val="none" w:sz="0" w:space="0" w:color="auto"/>
          </w:divBdr>
        </w:div>
        <w:div w:id="1318992248">
          <w:marLeft w:val="640"/>
          <w:marRight w:val="0"/>
          <w:marTop w:val="0"/>
          <w:marBottom w:val="0"/>
          <w:divBdr>
            <w:top w:val="none" w:sz="0" w:space="0" w:color="auto"/>
            <w:left w:val="none" w:sz="0" w:space="0" w:color="auto"/>
            <w:bottom w:val="none" w:sz="0" w:space="0" w:color="auto"/>
            <w:right w:val="none" w:sz="0" w:space="0" w:color="auto"/>
          </w:divBdr>
        </w:div>
        <w:div w:id="1327629922">
          <w:marLeft w:val="640"/>
          <w:marRight w:val="0"/>
          <w:marTop w:val="0"/>
          <w:marBottom w:val="0"/>
          <w:divBdr>
            <w:top w:val="none" w:sz="0" w:space="0" w:color="auto"/>
            <w:left w:val="none" w:sz="0" w:space="0" w:color="auto"/>
            <w:bottom w:val="none" w:sz="0" w:space="0" w:color="auto"/>
            <w:right w:val="none" w:sz="0" w:space="0" w:color="auto"/>
          </w:divBdr>
        </w:div>
        <w:div w:id="1327780511">
          <w:marLeft w:val="640"/>
          <w:marRight w:val="0"/>
          <w:marTop w:val="0"/>
          <w:marBottom w:val="0"/>
          <w:divBdr>
            <w:top w:val="none" w:sz="0" w:space="0" w:color="auto"/>
            <w:left w:val="none" w:sz="0" w:space="0" w:color="auto"/>
            <w:bottom w:val="none" w:sz="0" w:space="0" w:color="auto"/>
            <w:right w:val="none" w:sz="0" w:space="0" w:color="auto"/>
          </w:divBdr>
        </w:div>
        <w:div w:id="1331130488">
          <w:marLeft w:val="640"/>
          <w:marRight w:val="0"/>
          <w:marTop w:val="0"/>
          <w:marBottom w:val="0"/>
          <w:divBdr>
            <w:top w:val="none" w:sz="0" w:space="0" w:color="auto"/>
            <w:left w:val="none" w:sz="0" w:space="0" w:color="auto"/>
            <w:bottom w:val="none" w:sz="0" w:space="0" w:color="auto"/>
            <w:right w:val="none" w:sz="0" w:space="0" w:color="auto"/>
          </w:divBdr>
        </w:div>
        <w:div w:id="1355156604">
          <w:marLeft w:val="640"/>
          <w:marRight w:val="0"/>
          <w:marTop w:val="0"/>
          <w:marBottom w:val="0"/>
          <w:divBdr>
            <w:top w:val="none" w:sz="0" w:space="0" w:color="auto"/>
            <w:left w:val="none" w:sz="0" w:space="0" w:color="auto"/>
            <w:bottom w:val="none" w:sz="0" w:space="0" w:color="auto"/>
            <w:right w:val="none" w:sz="0" w:space="0" w:color="auto"/>
          </w:divBdr>
        </w:div>
        <w:div w:id="1380476681">
          <w:marLeft w:val="640"/>
          <w:marRight w:val="0"/>
          <w:marTop w:val="0"/>
          <w:marBottom w:val="0"/>
          <w:divBdr>
            <w:top w:val="none" w:sz="0" w:space="0" w:color="auto"/>
            <w:left w:val="none" w:sz="0" w:space="0" w:color="auto"/>
            <w:bottom w:val="none" w:sz="0" w:space="0" w:color="auto"/>
            <w:right w:val="none" w:sz="0" w:space="0" w:color="auto"/>
          </w:divBdr>
        </w:div>
        <w:div w:id="1392272023">
          <w:marLeft w:val="640"/>
          <w:marRight w:val="0"/>
          <w:marTop w:val="0"/>
          <w:marBottom w:val="0"/>
          <w:divBdr>
            <w:top w:val="none" w:sz="0" w:space="0" w:color="auto"/>
            <w:left w:val="none" w:sz="0" w:space="0" w:color="auto"/>
            <w:bottom w:val="none" w:sz="0" w:space="0" w:color="auto"/>
            <w:right w:val="none" w:sz="0" w:space="0" w:color="auto"/>
          </w:divBdr>
        </w:div>
        <w:div w:id="1394507510">
          <w:marLeft w:val="640"/>
          <w:marRight w:val="0"/>
          <w:marTop w:val="0"/>
          <w:marBottom w:val="0"/>
          <w:divBdr>
            <w:top w:val="none" w:sz="0" w:space="0" w:color="auto"/>
            <w:left w:val="none" w:sz="0" w:space="0" w:color="auto"/>
            <w:bottom w:val="none" w:sz="0" w:space="0" w:color="auto"/>
            <w:right w:val="none" w:sz="0" w:space="0" w:color="auto"/>
          </w:divBdr>
        </w:div>
        <w:div w:id="1576164889">
          <w:marLeft w:val="640"/>
          <w:marRight w:val="0"/>
          <w:marTop w:val="0"/>
          <w:marBottom w:val="0"/>
          <w:divBdr>
            <w:top w:val="none" w:sz="0" w:space="0" w:color="auto"/>
            <w:left w:val="none" w:sz="0" w:space="0" w:color="auto"/>
            <w:bottom w:val="none" w:sz="0" w:space="0" w:color="auto"/>
            <w:right w:val="none" w:sz="0" w:space="0" w:color="auto"/>
          </w:divBdr>
        </w:div>
        <w:div w:id="1603220418">
          <w:marLeft w:val="640"/>
          <w:marRight w:val="0"/>
          <w:marTop w:val="0"/>
          <w:marBottom w:val="0"/>
          <w:divBdr>
            <w:top w:val="none" w:sz="0" w:space="0" w:color="auto"/>
            <w:left w:val="none" w:sz="0" w:space="0" w:color="auto"/>
            <w:bottom w:val="none" w:sz="0" w:space="0" w:color="auto"/>
            <w:right w:val="none" w:sz="0" w:space="0" w:color="auto"/>
          </w:divBdr>
        </w:div>
        <w:div w:id="1609581625">
          <w:marLeft w:val="640"/>
          <w:marRight w:val="0"/>
          <w:marTop w:val="0"/>
          <w:marBottom w:val="0"/>
          <w:divBdr>
            <w:top w:val="none" w:sz="0" w:space="0" w:color="auto"/>
            <w:left w:val="none" w:sz="0" w:space="0" w:color="auto"/>
            <w:bottom w:val="none" w:sz="0" w:space="0" w:color="auto"/>
            <w:right w:val="none" w:sz="0" w:space="0" w:color="auto"/>
          </w:divBdr>
        </w:div>
        <w:div w:id="1611088466">
          <w:marLeft w:val="640"/>
          <w:marRight w:val="0"/>
          <w:marTop w:val="0"/>
          <w:marBottom w:val="0"/>
          <w:divBdr>
            <w:top w:val="none" w:sz="0" w:space="0" w:color="auto"/>
            <w:left w:val="none" w:sz="0" w:space="0" w:color="auto"/>
            <w:bottom w:val="none" w:sz="0" w:space="0" w:color="auto"/>
            <w:right w:val="none" w:sz="0" w:space="0" w:color="auto"/>
          </w:divBdr>
        </w:div>
        <w:div w:id="1618024258">
          <w:marLeft w:val="640"/>
          <w:marRight w:val="0"/>
          <w:marTop w:val="0"/>
          <w:marBottom w:val="0"/>
          <w:divBdr>
            <w:top w:val="none" w:sz="0" w:space="0" w:color="auto"/>
            <w:left w:val="none" w:sz="0" w:space="0" w:color="auto"/>
            <w:bottom w:val="none" w:sz="0" w:space="0" w:color="auto"/>
            <w:right w:val="none" w:sz="0" w:space="0" w:color="auto"/>
          </w:divBdr>
        </w:div>
        <w:div w:id="1622344686">
          <w:marLeft w:val="640"/>
          <w:marRight w:val="0"/>
          <w:marTop w:val="0"/>
          <w:marBottom w:val="0"/>
          <w:divBdr>
            <w:top w:val="none" w:sz="0" w:space="0" w:color="auto"/>
            <w:left w:val="none" w:sz="0" w:space="0" w:color="auto"/>
            <w:bottom w:val="none" w:sz="0" w:space="0" w:color="auto"/>
            <w:right w:val="none" w:sz="0" w:space="0" w:color="auto"/>
          </w:divBdr>
        </w:div>
        <w:div w:id="1697000635">
          <w:marLeft w:val="640"/>
          <w:marRight w:val="0"/>
          <w:marTop w:val="0"/>
          <w:marBottom w:val="0"/>
          <w:divBdr>
            <w:top w:val="none" w:sz="0" w:space="0" w:color="auto"/>
            <w:left w:val="none" w:sz="0" w:space="0" w:color="auto"/>
            <w:bottom w:val="none" w:sz="0" w:space="0" w:color="auto"/>
            <w:right w:val="none" w:sz="0" w:space="0" w:color="auto"/>
          </w:divBdr>
        </w:div>
        <w:div w:id="1708489261">
          <w:marLeft w:val="640"/>
          <w:marRight w:val="0"/>
          <w:marTop w:val="0"/>
          <w:marBottom w:val="0"/>
          <w:divBdr>
            <w:top w:val="none" w:sz="0" w:space="0" w:color="auto"/>
            <w:left w:val="none" w:sz="0" w:space="0" w:color="auto"/>
            <w:bottom w:val="none" w:sz="0" w:space="0" w:color="auto"/>
            <w:right w:val="none" w:sz="0" w:space="0" w:color="auto"/>
          </w:divBdr>
        </w:div>
        <w:div w:id="1731150058">
          <w:marLeft w:val="640"/>
          <w:marRight w:val="0"/>
          <w:marTop w:val="0"/>
          <w:marBottom w:val="0"/>
          <w:divBdr>
            <w:top w:val="none" w:sz="0" w:space="0" w:color="auto"/>
            <w:left w:val="none" w:sz="0" w:space="0" w:color="auto"/>
            <w:bottom w:val="none" w:sz="0" w:space="0" w:color="auto"/>
            <w:right w:val="none" w:sz="0" w:space="0" w:color="auto"/>
          </w:divBdr>
        </w:div>
        <w:div w:id="1809323957">
          <w:marLeft w:val="640"/>
          <w:marRight w:val="0"/>
          <w:marTop w:val="0"/>
          <w:marBottom w:val="0"/>
          <w:divBdr>
            <w:top w:val="none" w:sz="0" w:space="0" w:color="auto"/>
            <w:left w:val="none" w:sz="0" w:space="0" w:color="auto"/>
            <w:bottom w:val="none" w:sz="0" w:space="0" w:color="auto"/>
            <w:right w:val="none" w:sz="0" w:space="0" w:color="auto"/>
          </w:divBdr>
        </w:div>
        <w:div w:id="1811942954">
          <w:marLeft w:val="640"/>
          <w:marRight w:val="0"/>
          <w:marTop w:val="0"/>
          <w:marBottom w:val="0"/>
          <w:divBdr>
            <w:top w:val="none" w:sz="0" w:space="0" w:color="auto"/>
            <w:left w:val="none" w:sz="0" w:space="0" w:color="auto"/>
            <w:bottom w:val="none" w:sz="0" w:space="0" w:color="auto"/>
            <w:right w:val="none" w:sz="0" w:space="0" w:color="auto"/>
          </w:divBdr>
        </w:div>
        <w:div w:id="1834100332">
          <w:marLeft w:val="640"/>
          <w:marRight w:val="0"/>
          <w:marTop w:val="0"/>
          <w:marBottom w:val="0"/>
          <w:divBdr>
            <w:top w:val="none" w:sz="0" w:space="0" w:color="auto"/>
            <w:left w:val="none" w:sz="0" w:space="0" w:color="auto"/>
            <w:bottom w:val="none" w:sz="0" w:space="0" w:color="auto"/>
            <w:right w:val="none" w:sz="0" w:space="0" w:color="auto"/>
          </w:divBdr>
        </w:div>
        <w:div w:id="1840348942">
          <w:marLeft w:val="640"/>
          <w:marRight w:val="0"/>
          <w:marTop w:val="0"/>
          <w:marBottom w:val="0"/>
          <w:divBdr>
            <w:top w:val="none" w:sz="0" w:space="0" w:color="auto"/>
            <w:left w:val="none" w:sz="0" w:space="0" w:color="auto"/>
            <w:bottom w:val="none" w:sz="0" w:space="0" w:color="auto"/>
            <w:right w:val="none" w:sz="0" w:space="0" w:color="auto"/>
          </w:divBdr>
        </w:div>
        <w:div w:id="1850173813">
          <w:marLeft w:val="640"/>
          <w:marRight w:val="0"/>
          <w:marTop w:val="0"/>
          <w:marBottom w:val="0"/>
          <w:divBdr>
            <w:top w:val="none" w:sz="0" w:space="0" w:color="auto"/>
            <w:left w:val="none" w:sz="0" w:space="0" w:color="auto"/>
            <w:bottom w:val="none" w:sz="0" w:space="0" w:color="auto"/>
            <w:right w:val="none" w:sz="0" w:space="0" w:color="auto"/>
          </w:divBdr>
        </w:div>
        <w:div w:id="1864056610">
          <w:marLeft w:val="640"/>
          <w:marRight w:val="0"/>
          <w:marTop w:val="0"/>
          <w:marBottom w:val="0"/>
          <w:divBdr>
            <w:top w:val="none" w:sz="0" w:space="0" w:color="auto"/>
            <w:left w:val="none" w:sz="0" w:space="0" w:color="auto"/>
            <w:bottom w:val="none" w:sz="0" w:space="0" w:color="auto"/>
            <w:right w:val="none" w:sz="0" w:space="0" w:color="auto"/>
          </w:divBdr>
        </w:div>
        <w:div w:id="1892114307">
          <w:marLeft w:val="640"/>
          <w:marRight w:val="0"/>
          <w:marTop w:val="0"/>
          <w:marBottom w:val="0"/>
          <w:divBdr>
            <w:top w:val="none" w:sz="0" w:space="0" w:color="auto"/>
            <w:left w:val="none" w:sz="0" w:space="0" w:color="auto"/>
            <w:bottom w:val="none" w:sz="0" w:space="0" w:color="auto"/>
            <w:right w:val="none" w:sz="0" w:space="0" w:color="auto"/>
          </w:divBdr>
        </w:div>
        <w:div w:id="1908876318">
          <w:marLeft w:val="640"/>
          <w:marRight w:val="0"/>
          <w:marTop w:val="0"/>
          <w:marBottom w:val="0"/>
          <w:divBdr>
            <w:top w:val="none" w:sz="0" w:space="0" w:color="auto"/>
            <w:left w:val="none" w:sz="0" w:space="0" w:color="auto"/>
            <w:bottom w:val="none" w:sz="0" w:space="0" w:color="auto"/>
            <w:right w:val="none" w:sz="0" w:space="0" w:color="auto"/>
          </w:divBdr>
        </w:div>
        <w:div w:id="1918972322">
          <w:marLeft w:val="640"/>
          <w:marRight w:val="0"/>
          <w:marTop w:val="0"/>
          <w:marBottom w:val="0"/>
          <w:divBdr>
            <w:top w:val="none" w:sz="0" w:space="0" w:color="auto"/>
            <w:left w:val="none" w:sz="0" w:space="0" w:color="auto"/>
            <w:bottom w:val="none" w:sz="0" w:space="0" w:color="auto"/>
            <w:right w:val="none" w:sz="0" w:space="0" w:color="auto"/>
          </w:divBdr>
        </w:div>
        <w:div w:id="1951007673">
          <w:marLeft w:val="640"/>
          <w:marRight w:val="0"/>
          <w:marTop w:val="0"/>
          <w:marBottom w:val="0"/>
          <w:divBdr>
            <w:top w:val="none" w:sz="0" w:space="0" w:color="auto"/>
            <w:left w:val="none" w:sz="0" w:space="0" w:color="auto"/>
            <w:bottom w:val="none" w:sz="0" w:space="0" w:color="auto"/>
            <w:right w:val="none" w:sz="0" w:space="0" w:color="auto"/>
          </w:divBdr>
        </w:div>
        <w:div w:id="2025084428">
          <w:marLeft w:val="640"/>
          <w:marRight w:val="0"/>
          <w:marTop w:val="0"/>
          <w:marBottom w:val="0"/>
          <w:divBdr>
            <w:top w:val="none" w:sz="0" w:space="0" w:color="auto"/>
            <w:left w:val="none" w:sz="0" w:space="0" w:color="auto"/>
            <w:bottom w:val="none" w:sz="0" w:space="0" w:color="auto"/>
            <w:right w:val="none" w:sz="0" w:space="0" w:color="auto"/>
          </w:divBdr>
        </w:div>
        <w:div w:id="2079670370">
          <w:marLeft w:val="640"/>
          <w:marRight w:val="0"/>
          <w:marTop w:val="0"/>
          <w:marBottom w:val="0"/>
          <w:divBdr>
            <w:top w:val="none" w:sz="0" w:space="0" w:color="auto"/>
            <w:left w:val="none" w:sz="0" w:space="0" w:color="auto"/>
            <w:bottom w:val="none" w:sz="0" w:space="0" w:color="auto"/>
            <w:right w:val="none" w:sz="0" w:space="0" w:color="auto"/>
          </w:divBdr>
        </w:div>
        <w:div w:id="2095128732">
          <w:marLeft w:val="640"/>
          <w:marRight w:val="0"/>
          <w:marTop w:val="0"/>
          <w:marBottom w:val="0"/>
          <w:divBdr>
            <w:top w:val="none" w:sz="0" w:space="0" w:color="auto"/>
            <w:left w:val="none" w:sz="0" w:space="0" w:color="auto"/>
            <w:bottom w:val="none" w:sz="0" w:space="0" w:color="auto"/>
            <w:right w:val="none" w:sz="0" w:space="0" w:color="auto"/>
          </w:divBdr>
        </w:div>
        <w:div w:id="2123723401">
          <w:marLeft w:val="640"/>
          <w:marRight w:val="0"/>
          <w:marTop w:val="0"/>
          <w:marBottom w:val="0"/>
          <w:divBdr>
            <w:top w:val="none" w:sz="0" w:space="0" w:color="auto"/>
            <w:left w:val="none" w:sz="0" w:space="0" w:color="auto"/>
            <w:bottom w:val="none" w:sz="0" w:space="0" w:color="auto"/>
            <w:right w:val="none" w:sz="0" w:space="0" w:color="auto"/>
          </w:divBdr>
        </w:div>
        <w:div w:id="2130081691">
          <w:marLeft w:val="640"/>
          <w:marRight w:val="0"/>
          <w:marTop w:val="0"/>
          <w:marBottom w:val="0"/>
          <w:divBdr>
            <w:top w:val="none" w:sz="0" w:space="0" w:color="auto"/>
            <w:left w:val="none" w:sz="0" w:space="0" w:color="auto"/>
            <w:bottom w:val="none" w:sz="0" w:space="0" w:color="auto"/>
            <w:right w:val="none" w:sz="0" w:space="0" w:color="auto"/>
          </w:divBdr>
        </w:div>
        <w:div w:id="2143233589">
          <w:marLeft w:val="640"/>
          <w:marRight w:val="0"/>
          <w:marTop w:val="0"/>
          <w:marBottom w:val="0"/>
          <w:divBdr>
            <w:top w:val="none" w:sz="0" w:space="0" w:color="auto"/>
            <w:left w:val="none" w:sz="0" w:space="0" w:color="auto"/>
            <w:bottom w:val="none" w:sz="0" w:space="0" w:color="auto"/>
            <w:right w:val="none" w:sz="0" w:space="0" w:color="auto"/>
          </w:divBdr>
        </w:div>
      </w:divsChild>
    </w:div>
    <w:div w:id="1292712371">
      <w:bodyDiv w:val="1"/>
      <w:marLeft w:val="0"/>
      <w:marRight w:val="0"/>
      <w:marTop w:val="0"/>
      <w:marBottom w:val="0"/>
      <w:divBdr>
        <w:top w:val="none" w:sz="0" w:space="0" w:color="auto"/>
        <w:left w:val="none" w:sz="0" w:space="0" w:color="auto"/>
        <w:bottom w:val="none" w:sz="0" w:space="0" w:color="auto"/>
        <w:right w:val="none" w:sz="0" w:space="0" w:color="auto"/>
      </w:divBdr>
      <w:divsChild>
        <w:div w:id="5833380">
          <w:marLeft w:val="640"/>
          <w:marRight w:val="0"/>
          <w:marTop w:val="0"/>
          <w:marBottom w:val="0"/>
          <w:divBdr>
            <w:top w:val="none" w:sz="0" w:space="0" w:color="auto"/>
            <w:left w:val="none" w:sz="0" w:space="0" w:color="auto"/>
            <w:bottom w:val="none" w:sz="0" w:space="0" w:color="auto"/>
            <w:right w:val="none" w:sz="0" w:space="0" w:color="auto"/>
          </w:divBdr>
        </w:div>
        <w:div w:id="25258454">
          <w:marLeft w:val="640"/>
          <w:marRight w:val="0"/>
          <w:marTop w:val="0"/>
          <w:marBottom w:val="0"/>
          <w:divBdr>
            <w:top w:val="none" w:sz="0" w:space="0" w:color="auto"/>
            <w:left w:val="none" w:sz="0" w:space="0" w:color="auto"/>
            <w:bottom w:val="none" w:sz="0" w:space="0" w:color="auto"/>
            <w:right w:val="none" w:sz="0" w:space="0" w:color="auto"/>
          </w:divBdr>
        </w:div>
        <w:div w:id="59250044">
          <w:marLeft w:val="640"/>
          <w:marRight w:val="0"/>
          <w:marTop w:val="0"/>
          <w:marBottom w:val="0"/>
          <w:divBdr>
            <w:top w:val="none" w:sz="0" w:space="0" w:color="auto"/>
            <w:left w:val="none" w:sz="0" w:space="0" w:color="auto"/>
            <w:bottom w:val="none" w:sz="0" w:space="0" w:color="auto"/>
            <w:right w:val="none" w:sz="0" w:space="0" w:color="auto"/>
          </w:divBdr>
        </w:div>
        <w:div w:id="109470057">
          <w:marLeft w:val="640"/>
          <w:marRight w:val="0"/>
          <w:marTop w:val="0"/>
          <w:marBottom w:val="0"/>
          <w:divBdr>
            <w:top w:val="none" w:sz="0" w:space="0" w:color="auto"/>
            <w:left w:val="none" w:sz="0" w:space="0" w:color="auto"/>
            <w:bottom w:val="none" w:sz="0" w:space="0" w:color="auto"/>
            <w:right w:val="none" w:sz="0" w:space="0" w:color="auto"/>
          </w:divBdr>
        </w:div>
        <w:div w:id="120194285">
          <w:marLeft w:val="640"/>
          <w:marRight w:val="0"/>
          <w:marTop w:val="0"/>
          <w:marBottom w:val="0"/>
          <w:divBdr>
            <w:top w:val="none" w:sz="0" w:space="0" w:color="auto"/>
            <w:left w:val="none" w:sz="0" w:space="0" w:color="auto"/>
            <w:bottom w:val="none" w:sz="0" w:space="0" w:color="auto"/>
            <w:right w:val="none" w:sz="0" w:space="0" w:color="auto"/>
          </w:divBdr>
        </w:div>
        <w:div w:id="122814955">
          <w:marLeft w:val="640"/>
          <w:marRight w:val="0"/>
          <w:marTop w:val="0"/>
          <w:marBottom w:val="0"/>
          <w:divBdr>
            <w:top w:val="none" w:sz="0" w:space="0" w:color="auto"/>
            <w:left w:val="none" w:sz="0" w:space="0" w:color="auto"/>
            <w:bottom w:val="none" w:sz="0" w:space="0" w:color="auto"/>
            <w:right w:val="none" w:sz="0" w:space="0" w:color="auto"/>
          </w:divBdr>
        </w:div>
        <w:div w:id="147599602">
          <w:marLeft w:val="640"/>
          <w:marRight w:val="0"/>
          <w:marTop w:val="0"/>
          <w:marBottom w:val="0"/>
          <w:divBdr>
            <w:top w:val="none" w:sz="0" w:space="0" w:color="auto"/>
            <w:left w:val="none" w:sz="0" w:space="0" w:color="auto"/>
            <w:bottom w:val="none" w:sz="0" w:space="0" w:color="auto"/>
            <w:right w:val="none" w:sz="0" w:space="0" w:color="auto"/>
          </w:divBdr>
        </w:div>
        <w:div w:id="160967685">
          <w:marLeft w:val="640"/>
          <w:marRight w:val="0"/>
          <w:marTop w:val="0"/>
          <w:marBottom w:val="0"/>
          <w:divBdr>
            <w:top w:val="none" w:sz="0" w:space="0" w:color="auto"/>
            <w:left w:val="none" w:sz="0" w:space="0" w:color="auto"/>
            <w:bottom w:val="none" w:sz="0" w:space="0" w:color="auto"/>
            <w:right w:val="none" w:sz="0" w:space="0" w:color="auto"/>
          </w:divBdr>
        </w:div>
        <w:div w:id="182062847">
          <w:marLeft w:val="640"/>
          <w:marRight w:val="0"/>
          <w:marTop w:val="0"/>
          <w:marBottom w:val="0"/>
          <w:divBdr>
            <w:top w:val="none" w:sz="0" w:space="0" w:color="auto"/>
            <w:left w:val="none" w:sz="0" w:space="0" w:color="auto"/>
            <w:bottom w:val="none" w:sz="0" w:space="0" w:color="auto"/>
            <w:right w:val="none" w:sz="0" w:space="0" w:color="auto"/>
          </w:divBdr>
        </w:div>
        <w:div w:id="202329682">
          <w:marLeft w:val="640"/>
          <w:marRight w:val="0"/>
          <w:marTop w:val="0"/>
          <w:marBottom w:val="0"/>
          <w:divBdr>
            <w:top w:val="none" w:sz="0" w:space="0" w:color="auto"/>
            <w:left w:val="none" w:sz="0" w:space="0" w:color="auto"/>
            <w:bottom w:val="none" w:sz="0" w:space="0" w:color="auto"/>
            <w:right w:val="none" w:sz="0" w:space="0" w:color="auto"/>
          </w:divBdr>
        </w:div>
        <w:div w:id="204758482">
          <w:marLeft w:val="640"/>
          <w:marRight w:val="0"/>
          <w:marTop w:val="0"/>
          <w:marBottom w:val="0"/>
          <w:divBdr>
            <w:top w:val="none" w:sz="0" w:space="0" w:color="auto"/>
            <w:left w:val="none" w:sz="0" w:space="0" w:color="auto"/>
            <w:bottom w:val="none" w:sz="0" w:space="0" w:color="auto"/>
            <w:right w:val="none" w:sz="0" w:space="0" w:color="auto"/>
          </w:divBdr>
        </w:div>
        <w:div w:id="210387738">
          <w:marLeft w:val="640"/>
          <w:marRight w:val="0"/>
          <w:marTop w:val="0"/>
          <w:marBottom w:val="0"/>
          <w:divBdr>
            <w:top w:val="none" w:sz="0" w:space="0" w:color="auto"/>
            <w:left w:val="none" w:sz="0" w:space="0" w:color="auto"/>
            <w:bottom w:val="none" w:sz="0" w:space="0" w:color="auto"/>
            <w:right w:val="none" w:sz="0" w:space="0" w:color="auto"/>
          </w:divBdr>
        </w:div>
        <w:div w:id="229971427">
          <w:marLeft w:val="640"/>
          <w:marRight w:val="0"/>
          <w:marTop w:val="0"/>
          <w:marBottom w:val="0"/>
          <w:divBdr>
            <w:top w:val="none" w:sz="0" w:space="0" w:color="auto"/>
            <w:left w:val="none" w:sz="0" w:space="0" w:color="auto"/>
            <w:bottom w:val="none" w:sz="0" w:space="0" w:color="auto"/>
            <w:right w:val="none" w:sz="0" w:space="0" w:color="auto"/>
          </w:divBdr>
        </w:div>
        <w:div w:id="320888859">
          <w:marLeft w:val="640"/>
          <w:marRight w:val="0"/>
          <w:marTop w:val="0"/>
          <w:marBottom w:val="0"/>
          <w:divBdr>
            <w:top w:val="none" w:sz="0" w:space="0" w:color="auto"/>
            <w:left w:val="none" w:sz="0" w:space="0" w:color="auto"/>
            <w:bottom w:val="none" w:sz="0" w:space="0" w:color="auto"/>
            <w:right w:val="none" w:sz="0" w:space="0" w:color="auto"/>
          </w:divBdr>
        </w:div>
        <w:div w:id="325523263">
          <w:marLeft w:val="640"/>
          <w:marRight w:val="0"/>
          <w:marTop w:val="0"/>
          <w:marBottom w:val="0"/>
          <w:divBdr>
            <w:top w:val="none" w:sz="0" w:space="0" w:color="auto"/>
            <w:left w:val="none" w:sz="0" w:space="0" w:color="auto"/>
            <w:bottom w:val="none" w:sz="0" w:space="0" w:color="auto"/>
            <w:right w:val="none" w:sz="0" w:space="0" w:color="auto"/>
          </w:divBdr>
        </w:div>
        <w:div w:id="357318286">
          <w:marLeft w:val="640"/>
          <w:marRight w:val="0"/>
          <w:marTop w:val="0"/>
          <w:marBottom w:val="0"/>
          <w:divBdr>
            <w:top w:val="none" w:sz="0" w:space="0" w:color="auto"/>
            <w:left w:val="none" w:sz="0" w:space="0" w:color="auto"/>
            <w:bottom w:val="none" w:sz="0" w:space="0" w:color="auto"/>
            <w:right w:val="none" w:sz="0" w:space="0" w:color="auto"/>
          </w:divBdr>
        </w:div>
        <w:div w:id="372578049">
          <w:marLeft w:val="640"/>
          <w:marRight w:val="0"/>
          <w:marTop w:val="0"/>
          <w:marBottom w:val="0"/>
          <w:divBdr>
            <w:top w:val="none" w:sz="0" w:space="0" w:color="auto"/>
            <w:left w:val="none" w:sz="0" w:space="0" w:color="auto"/>
            <w:bottom w:val="none" w:sz="0" w:space="0" w:color="auto"/>
            <w:right w:val="none" w:sz="0" w:space="0" w:color="auto"/>
          </w:divBdr>
        </w:div>
        <w:div w:id="397943232">
          <w:marLeft w:val="640"/>
          <w:marRight w:val="0"/>
          <w:marTop w:val="0"/>
          <w:marBottom w:val="0"/>
          <w:divBdr>
            <w:top w:val="none" w:sz="0" w:space="0" w:color="auto"/>
            <w:left w:val="none" w:sz="0" w:space="0" w:color="auto"/>
            <w:bottom w:val="none" w:sz="0" w:space="0" w:color="auto"/>
            <w:right w:val="none" w:sz="0" w:space="0" w:color="auto"/>
          </w:divBdr>
        </w:div>
        <w:div w:id="408814919">
          <w:marLeft w:val="640"/>
          <w:marRight w:val="0"/>
          <w:marTop w:val="0"/>
          <w:marBottom w:val="0"/>
          <w:divBdr>
            <w:top w:val="none" w:sz="0" w:space="0" w:color="auto"/>
            <w:left w:val="none" w:sz="0" w:space="0" w:color="auto"/>
            <w:bottom w:val="none" w:sz="0" w:space="0" w:color="auto"/>
            <w:right w:val="none" w:sz="0" w:space="0" w:color="auto"/>
          </w:divBdr>
        </w:div>
        <w:div w:id="422536508">
          <w:marLeft w:val="640"/>
          <w:marRight w:val="0"/>
          <w:marTop w:val="0"/>
          <w:marBottom w:val="0"/>
          <w:divBdr>
            <w:top w:val="none" w:sz="0" w:space="0" w:color="auto"/>
            <w:left w:val="none" w:sz="0" w:space="0" w:color="auto"/>
            <w:bottom w:val="none" w:sz="0" w:space="0" w:color="auto"/>
            <w:right w:val="none" w:sz="0" w:space="0" w:color="auto"/>
          </w:divBdr>
        </w:div>
        <w:div w:id="442379183">
          <w:marLeft w:val="640"/>
          <w:marRight w:val="0"/>
          <w:marTop w:val="0"/>
          <w:marBottom w:val="0"/>
          <w:divBdr>
            <w:top w:val="none" w:sz="0" w:space="0" w:color="auto"/>
            <w:left w:val="none" w:sz="0" w:space="0" w:color="auto"/>
            <w:bottom w:val="none" w:sz="0" w:space="0" w:color="auto"/>
            <w:right w:val="none" w:sz="0" w:space="0" w:color="auto"/>
          </w:divBdr>
        </w:div>
        <w:div w:id="494536890">
          <w:marLeft w:val="640"/>
          <w:marRight w:val="0"/>
          <w:marTop w:val="0"/>
          <w:marBottom w:val="0"/>
          <w:divBdr>
            <w:top w:val="none" w:sz="0" w:space="0" w:color="auto"/>
            <w:left w:val="none" w:sz="0" w:space="0" w:color="auto"/>
            <w:bottom w:val="none" w:sz="0" w:space="0" w:color="auto"/>
            <w:right w:val="none" w:sz="0" w:space="0" w:color="auto"/>
          </w:divBdr>
        </w:div>
        <w:div w:id="517475549">
          <w:marLeft w:val="640"/>
          <w:marRight w:val="0"/>
          <w:marTop w:val="0"/>
          <w:marBottom w:val="0"/>
          <w:divBdr>
            <w:top w:val="none" w:sz="0" w:space="0" w:color="auto"/>
            <w:left w:val="none" w:sz="0" w:space="0" w:color="auto"/>
            <w:bottom w:val="none" w:sz="0" w:space="0" w:color="auto"/>
            <w:right w:val="none" w:sz="0" w:space="0" w:color="auto"/>
          </w:divBdr>
        </w:div>
        <w:div w:id="582615393">
          <w:marLeft w:val="640"/>
          <w:marRight w:val="0"/>
          <w:marTop w:val="0"/>
          <w:marBottom w:val="0"/>
          <w:divBdr>
            <w:top w:val="none" w:sz="0" w:space="0" w:color="auto"/>
            <w:left w:val="none" w:sz="0" w:space="0" w:color="auto"/>
            <w:bottom w:val="none" w:sz="0" w:space="0" w:color="auto"/>
            <w:right w:val="none" w:sz="0" w:space="0" w:color="auto"/>
          </w:divBdr>
        </w:div>
        <w:div w:id="594171022">
          <w:marLeft w:val="640"/>
          <w:marRight w:val="0"/>
          <w:marTop w:val="0"/>
          <w:marBottom w:val="0"/>
          <w:divBdr>
            <w:top w:val="none" w:sz="0" w:space="0" w:color="auto"/>
            <w:left w:val="none" w:sz="0" w:space="0" w:color="auto"/>
            <w:bottom w:val="none" w:sz="0" w:space="0" w:color="auto"/>
            <w:right w:val="none" w:sz="0" w:space="0" w:color="auto"/>
          </w:divBdr>
        </w:div>
        <w:div w:id="628709986">
          <w:marLeft w:val="640"/>
          <w:marRight w:val="0"/>
          <w:marTop w:val="0"/>
          <w:marBottom w:val="0"/>
          <w:divBdr>
            <w:top w:val="none" w:sz="0" w:space="0" w:color="auto"/>
            <w:left w:val="none" w:sz="0" w:space="0" w:color="auto"/>
            <w:bottom w:val="none" w:sz="0" w:space="0" w:color="auto"/>
            <w:right w:val="none" w:sz="0" w:space="0" w:color="auto"/>
          </w:divBdr>
        </w:div>
        <w:div w:id="682561184">
          <w:marLeft w:val="640"/>
          <w:marRight w:val="0"/>
          <w:marTop w:val="0"/>
          <w:marBottom w:val="0"/>
          <w:divBdr>
            <w:top w:val="none" w:sz="0" w:space="0" w:color="auto"/>
            <w:left w:val="none" w:sz="0" w:space="0" w:color="auto"/>
            <w:bottom w:val="none" w:sz="0" w:space="0" w:color="auto"/>
            <w:right w:val="none" w:sz="0" w:space="0" w:color="auto"/>
          </w:divBdr>
        </w:div>
        <w:div w:id="685903735">
          <w:marLeft w:val="640"/>
          <w:marRight w:val="0"/>
          <w:marTop w:val="0"/>
          <w:marBottom w:val="0"/>
          <w:divBdr>
            <w:top w:val="none" w:sz="0" w:space="0" w:color="auto"/>
            <w:left w:val="none" w:sz="0" w:space="0" w:color="auto"/>
            <w:bottom w:val="none" w:sz="0" w:space="0" w:color="auto"/>
            <w:right w:val="none" w:sz="0" w:space="0" w:color="auto"/>
          </w:divBdr>
        </w:div>
        <w:div w:id="802769742">
          <w:marLeft w:val="640"/>
          <w:marRight w:val="0"/>
          <w:marTop w:val="0"/>
          <w:marBottom w:val="0"/>
          <w:divBdr>
            <w:top w:val="none" w:sz="0" w:space="0" w:color="auto"/>
            <w:left w:val="none" w:sz="0" w:space="0" w:color="auto"/>
            <w:bottom w:val="none" w:sz="0" w:space="0" w:color="auto"/>
            <w:right w:val="none" w:sz="0" w:space="0" w:color="auto"/>
          </w:divBdr>
        </w:div>
        <w:div w:id="828790625">
          <w:marLeft w:val="640"/>
          <w:marRight w:val="0"/>
          <w:marTop w:val="0"/>
          <w:marBottom w:val="0"/>
          <w:divBdr>
            <w:top w:val="none" w:sz="0" w:space="0" w:color="auto"/>
            <w:left w:val="none" w:sz="0" w:space="0" w:color="auto"/>
            <w:bottom w:val="none" w:sz="0" w:space="0" w:color="auto"/>
            <w:right w:val="none" w:sz="0" w:space="0" w:color="auto"/>
          </w:divBdr>
        </w:div>
        <w:div w:id="830608017">
          <w:marLeft w:val="640"/>
          <w:marRight w:val="0"/>
          <w:marTop w:val="0"/>
          <w:marBottom w:val="0"/>
          <w:divBdr>
            <w:top w:val="none" w:sz="0" w:space="0" w:color="auto"/>
            <w:left w:val="none" w:sz="0" w:space="0" w:color="auto"/>
            <w:bottom w:val="none" w:sz="0" w:space="0" w:color="auto"/>
            <w:right w:val="none" w:sz="0" w:space="0" w:color="auto"/>
          </w:divBdr>
        </w:div>
        <w:div w:id="871529970">
          <w:marLeft w:val="640"/>
          <w:marRight w:val="0"/>
          <w:marTop w:val="0"/>
          <w:marBottom w:val="0"/>
          <w:divBdr>
            <w:top w:val="none" w:sz="0" w:space="0" w:color="auto"/>
            <w:left w:val="none" w:sz="0" w:space="0" w:color="auto"/>
            <w:bottom w:val="none" w:sz="0" w:space="0" w:color="auto"/>
            <w:right w:val="none" w:sz="0" w:space="0" w:color="auto"/>
          </w:divBdr>
        </w:div>
        <w:div w:id="886990732">
          <w:marLeft w:val="640"/>
          <w:marRight w:val="0"/>
          <w:marTop w:val="0"/>
          <w:marBottom w:val="0"/>
          <w:divBdr>
            <w:top w:val="none" w:sz="0" w:space="0" w:color="auto"/>
            <w:left w:val="none" w:sz="0" w:space="0" w:color="auto"/>
            <w:bottom w:val="none" w:sz="0" w:space="0" w:color="auto"/>
            <w:right w:val="none" w:sz="0" w:space="0" w:color="auto"/>
          </w:divBdr>
        </w:div>
        <w:div w:id="930162539">
          <w:marLeft w:val="640"/>
          <w:marRight w:val="0"/>
          <w:marTop w:val="0"/>
          <w:marBottom w:val="0"/>
          <w:divBdr>
            <w:top w:val="none" w:sz="0" w:space="0" w:color="auto"/>
            <w:left w:val="none" w:sz="0" w:space="0" w:color="auto"/>
            <w:bottom w:val="none" w:sz="0" w:space="0" w:color="auto"/>
            <w:right w:val="none" w:sz="0" w:space="0" w:color="auto"/>
          </w:divBdr>
        </w:div>
        <w:div w:id="959535460">
          <w:marLeft w:val="640"/>
          <w:marRight w:val="0"/>
          <w:marTop w:val="0"/>
          <w:marBottom w:val="0"/>
          <w:divBdr>
            <w:top w:val="none" w:sz="0" w:space="0" w:color="auto"/>
            <w:left w:val="none" w:sz="0" w:space="0" w:color="auto"/>
            <w:bottom w:val="none" w:sz="0" w:space="0" w:color="auto"/>
            <w:right w:val="none" w:sz="0" w:space="0" w:color="auto"/>
          </w:divBdr>
        </w:div>
        <w:div w:id="963081726">
          <w:marLeft w:val="640"/>
          <w:marRight w:val="0"/>
          <w:marTop w:val="0"/>
          <w:marBottom w:val="0"/>
          <w:divBdr>
            <w:top w:val="none" w:sz="0" w:space="0" w:color="auto"/>
            <w:left w:val="none" w:sz="0" w:space="0" w:color="auto"/>
            <w:bottom w:val="none" w:sz="0" w:space="0" w:color="auto"/>
            <w:right w:val="none" w:sz="0" w:space="0" w:color="auto"/>
          </w:divBdr>
        </w:div>
        <w:div w:id="984044685">
          <w:marLeft w:val="640"/>
          <w:marRight w:val="0"/>
          <w:marTop w:val="0"/>
          <w:marBottom w:val="0"/>
          <w:divBdr>
            <w:top w:val="none" w:sz="0" w:space="0" w:color="auto"/>
            <w:left w:val="none" w:sz="0" w:space="0" w:color="auto"/>
            <w:bottom w:val="none" w:sz="0" w:space="0" w:color="auto"/>
            <w:right w:val="none" w:sz="0" w:space="0" w:color="auto"/>
          </w:divBdr>
        </w:div>
        <w:div w:id="1014190672">
          <w:marLeft w:val="640"/>
          <w:marRight w:val="0"/>
          <w:marTop w:val="0"/>
          <w:marBottom w:val="0"/>
          <w:divBdr>
            <w:top w:val="none" w:sz="0" w:space="0" w:color="auto"/>
            <w:left w:val="none" w:sz="0" w:space="0" w:color="auto"/>
            <w:bottom w:val="none" w:sz="0" w:space="0" w:color="auto"/>
            <w:right w:val="none" w:sz="0" w:space="0" w:color="auto"/>
          </w:divBdr>
        </w:div>
        <w:div w:id="1020622105">
          <w:marLeft w:val="640"/>
          <w:marRight w:val="0"/>
          <w:marTop w:val="0"/>
          <w:marBottom w:val="0"/>
          <w:divBdr>
            <w:top w:val="none" w:sz="0" w:space="0" w:color="auto"/>
            <w:left w:val="none" w:sz="0" w:space="0" w:color="auto"/>
            <w:bottom w:val="none" w:sz="0" w:space="0" w:color="auto"/>
            <w:right w:val="none" w:sz="0" w:space="0" w:color="auto"/>
          </w:divBdr>
        </w:div>
        <w:div w:id="1030840172">
          <w:marLeft w:val="640"/>
          <w:marRight w:val="0"/>
          <w:marTop w:val="0"/>
          <w:marBottom w:val="0"/>
          <w:divBdr>
            <w:top w:val="none" w:sz="0" w:space="0" w:color="auto"/>
            <w:left w:val="none" w:sz="0" w:space="0" w:color="auto"/>
            <w:bottom w:val="none" w:sz="0" w:space="0" w:color="auto"/>
            <w:right w:val="none" w:sz="0" w:space="0" w:color="auto"/>
          </w:divBdr>
        </w:div>
        <w:div w:id="1036588638">
          <w:marLeft w:val="640"/>
          <w:marRight w:val="0"/>
          <w:marTop w:val="0"/>
          <w:marBottom w:val="0"/>
          <w:divBdr>
            <w:top w:val="none" w:sz="0" w:space="0" w:color="auto"/>
            <w:left w:val="none" w:sz="0" w:space="0" w:color="auto"/>
            <w:bottom w:val="none" w:sz="0" w:space="0" w:color="auto"/>
            <w:right w:val="none" w:sz="0" w:space="0" w:color="auto"/>
          </w:divBdr>
        </w:div>
        <w:div w:id="1057050503">
          <w:marLeft w:val="640"/>
          <w:marRight w:val="0"/>
          <w:marTop w:val="0"/>
          <w:marBottom w:val="0"/>
          <w:divBdr>
            <w:top w:val="none" w:sz="0" w:space="0" w:color="auto"/>
            <w:left w:val="none" w:sz="0" w:space="0" w:color="auto"/>
            <w:bottom w:val="none" w:sz="0" w:space="0" w:color="auto"/>
            <w:right w:val="none" w:sz="0" w:space="0" w:color="auto"/>
          </w:divBdr>
        </w:div>
        <w:div w:id="1068917859">
          <w:marLeft w:val="640"/>
          <w:marRight w:val="0"/>
          <w:marTop w:val="0"/>
          <w:marBottom w:val="0"/>
          <w:divBdr>
            <w:top w:val="none" w:sz="0" w:space="0" w:color="auto"/>
            <w:left w:val="none" w:sz="0" w:space="0" w:color="auto"/>
            <w:bottom w:val="none" w:sz="0" w:space="0" w:color="auto"/>
            <w:right w:val="none" w:sz="0" w:space="0" w:color="auto"/>
          </w:divBdr>
        </w:div>
        <w:div w:id="1085952248">
          <w:marLeft w:val="640"/>
          <w:marRight w:val="0"/>
          <w:marTop w:val="0"/>
          <w:marBottom w:val="0"/>
          <w:divBdr>
            <w:top w:val="none" w:sz="0" w:space="0" w:color="auto"/>
            <w:left w:val="none" w:sz="0" w:space="0" w:color="auto"/>
            <w:bottom w:val="none" w:sz="0" w:space="0" w:color="auto"/>
            <w:right w:val="none" w:sz="0" w:space="0" w:color="auto"/>
          </w:divBdr>
        </w:div>
        <w:div w:id="1100568856">
          <w:marLeft w:val="640"/>
          <w:marRight w:val="0"/>
          <w:marTop w:val="0"/>
          <w:marBottom w:val="0"/>
          <w:divBdr>
            <w:top w:val="none" w:sz="0" w:space="0" w:color="auto"/>
            <w:left w:val="none" w:sz="0" w:space="0" w:color="auto"/>
            <w:bottom w:val="none" w:sz="0" w:space="0" w:color="auto"/>
            <w:right w:val="none" w:sz="0" w:space="0" w:color="auto"/>
          </w:divBdr>
        </w:div>
        <w:div w:id="1102341209">
          <w:marLeft w:val="640"/>
          <w:marRight w:val="0"/>
          <w:marTop w:val="0"/>
          <w:marBottom w:val="0"/>
          <w:divBdr>
            <w:top w:val="none" w:sz="0" w:space="0" w:color="auto"/>
            <w:left w:val="none" w:sz="0" w:space="0" w:color="auto"/>
            <w:bottom w:val="none" w:sz="0" w:space="0" w:color="auto"/>
            <w:right w:val="none" w:sz="0" w:space="0" w:color="auto"/>
          </w:divBdr>
        </w:div>
        <w:div w:id="1104426423">
          <w:marLeft w:val="640"/>
          <w:marRight w:val="0"/>
          <w:marTop w:val="0"/>
          <w:marBottom w:val="0"/>
          <w:divBdr>
            <w:top w:val="none" w:sz="0" w:space="0" w:color="auto"/>
            <w:left w:val="none" w:sz="0" w:space="0" w:color="auto"/>
            <w:bottom w:val="none" w:sz="0" w:space="0" w:color="auto"/>
            <w:right w:val="none" w:sz="0" w:space="0" w:color="auto"/>
          </w:divBdr>
        </w:div>
        <w:div w:id="1183472536">
          <w:marLeft w:val="640"/>
          <w:marRight w:val="0"/>
          <w:marTop w:val="0"/>
          <w:marBottom w:val="0"/>
          <w:divBdr>
            <w:top w:val="none" w:sz="0" w:space="0" w:color="auto"/>
            <w:left w:val="none" w:sz="0" w:space="0" w:color="auto"/>
            <w:bottom w:val="none" w:sz="0" w:space="0" w:color="auto"/>
            <w:right w:val="none" w:sz="0" w:space="0" w:color="auto"/>
          </w:divBdr>
        </w:div>
        <w:div w:id="1183742790">
          <w:marLeft w:val="640"/>
          <w:marRight w:val="0"/>
          <w:marTop w:val="0"/>
          <w:marBottom w:val="0"/>
          <w:divBdr>
            <w:top w:val="none" w:sz="0" w:space="0" w:color="auto"/>
            <w:left w:val="none" w:sz="0" w:space="0" w:color="auto"/>
            <w:bottom w:val="none" w:sz="0" w:space="0" w:color="auto"/>
            <w:right w:val="none" w:sz="0" w:space="0" w:color="auto"/>
          </w:divBdr>
        </w:div>
        <w:div w:id="1184050911">
          <w:marLeft w:val="640"/>
          <w:marRight w:val="0"/>
          <w:marTop w:val="0"/>
          <w:marBottom w:val="0"/>
          <w:divBdr>
            <w:top w:val="none" w:sz="0" w:space="0" w:color="auto"/>
            <w:left w:val="none" w:sz="0" w:space="0" w:color="auto"/>
            <w:bottom w:val="none" w:sz="0" w:space="0" w:color="auto"/>
            <w:right w:val="none" w:sz="0" w:space="0" w:color="auto"/>
          </w:divBdr>
        </w:div>
        <w:div w:id="1184125673">
          <w:marLeft w:val="640"/>
          <w:marRight w:val="0"/>
          <w:marTop w:val="0"/>
          <w:marBottom w:val="0"/>
          <w:divBdr>
            <w:top w:val="none" w:sz="0" w:space="0" w:color="auto"/>
            <w:left w:val="none" w:sz="0" w:space="0" w:color="auto"/>
            <w:bottom w:val="none" w:sz="0" w:space="0" w:color="auto"/>
            <w:right w:val="none" w:sz="0" w:space="0" w:color="auto"/>
          </w:divBdr>
        </w:div>
        <w:div w:id="1189755654">
          <w:marLeft w:val="640"/>
          <w:marRight w:val="0"/>
          <w:marTop w:val="0"/>
          <w:marBottom w:val="0"/>
          <w:divBdr>
            <w:top w:val="none" w:sz="0" w:space="0" w:color="auto"/>
            <w:left w:val="none" w:sz="0" w:space="0" w:color="auto"/>
            <w:bottom w:val="none" w:sz="0" w:space="0" w:color="auto"/>
            <w:right w:val="none" w:sz="0" w:space="0" w:color="auto"/>
          </w:divBdr>
        </w:div>
        <w:div w:id="1207258148">
          <w:marLeft w:val="640"/>
          <w:marRight w:val="0"/>
          <w:marTop w:val="0"/>
          <w:marBottom w:val="0"/>
          <w:divBdr>
            <w:top w:val="none" w:sz="0" w:space="0" w:color="auto"/>
            <w:left w:val="none" w:sz="0" w:space="0" w:color="auto"/>
            <w:bottom w:val="none" w:sz="0" w:space="0" w:color="auto"/>
            <w:right w:val="none" w:sz="0" w:space="0" w:color="auto"/>
          </w:divBdr>
        </w:div>
        <w:div w:id="1212963779">
          <w:marLeft w:val="640"/>
          <w:marRight w:val="0"/>
          <w:marTop w:val="0"/>
          <w:marBottom w:val="0"/>
          <w:divBdr>
            <w:top w:val="none" w:sz="0" w:space="0" w:color="auto"/>
            <w:left w:val="none" w:sz="0" w:space="0" w:color="auto"/>
            <w:bottom w:val="none" w:sz="0" w:space="0" w:color="auto"/>
            <w:right w:val="none" w:sz="0" w:space="0" w:color="auto"/>
          </w:divBdr>
        </w:div>
        <w:div w:id="1283029640">
          <w:marLeft w:val="640"/>
          <w:marRight w:val="0"/>
          <w:marTop w:val="0"/>
          <w:marBottom w:val="0"/>
          <w:divBdr>
            <w:top w:val="none" w:sz="0" w:space="0" w:color="auto"/>
            <w:left w:val="none" w:sz="0" w:space="0" w:color="auto"/>
            <w:bottom w:val="none" w:sz="0" w:space="0" w:color="auto"/>
            <w:right w:val="none" w:sz="0" w:space="0" w:color="auto"/>
          </w:divBdr>
        </w:div>
        <w:div w:id="1286110924">
          <w:marLeft w:val="640"/>
          <w:marRight w:val="0"/>
          <w:marTop w:val="0"/>
          <w:marBottom w:val="0"/>
          <w:divBdr>
            <w:top w:val="none" w:sz="0" w:space="0" w:color="auto"/>
            <w:left w:val="none" w:sz="0" w:space="0" w:color="auto"/>
            <w:bottom w:val="none" w:sz="0" w:space="0" w:color="auto"/>
            <w:right w:val="none" w:sz="0" w:space="0" w:color="auto"/>
          </w:divBdr>
        </w:div>
        <w:div w:id="1304576248">
          <w:marLeft w:val="640"/>
          <w:marRight w:val="0"/>
          <w:marTop w:val="0"/>
          <w:marBottom w:val="0"/>
          <w:divBdr>
            <w:top w:val="none" w:sz="0" w:space="0" w:color="auto"/>
            <w:left w:val="none" w:sz="0" w:space="0" w:color="auto"/>
            <w:bottom w:val="none" w:sz="0" w:space="0" w:color="auto"/>
            <w:right w:val="none" w:sz="0" w:space="0" w:color="auto"/>
          </w:divBdr>
        </w:div>
        <w:div w:id="1312903907">
          <w:marLeft w:val="640"/>
          <w:marRight w:val="0"/>
          <w:marTop w:val="0"/>
          <w:marBottom w:val="0"/>
          <w:divBdr>
            <w:top w:val="none" w:sz="0" w:space="0" w:color="auto"/>
            <w:left w:val="none" w:sz="0" w:space="0" w:color="auto"/>
            <w:bottom w:val="none" w:sz="0" w:space="0" w:color="auto"/>
            <w:right w:val="none" w:sz="0" w:space="0" w:color="auto"/>
          </w:divBdr>
        </w:div>
        <w:div w:id="1337414357">
          <w:marLeft w:val="640"/>
          <w:marRight w:val="0"/>
          <w:marTop w:val="0"/>
          <w:marBottom w:val="0"/>
          <w:divBdr>
            <w:top w:val="none" w:sz="0" w:space="0" w:color="auto"/>
            <w:left w:val="none" w:sz="0" w:space="0" w:color="auto"/>
            <w:bottom w:val="none" w:sz="0" w:space="0" w:color="auto"/>
            <w:right w:val="none" w:sz="0" w:space="0" w:color="auto"/>
          </w:divBdr>
        </w:div>
        <w:div w:id="1344166963">
          <w:marLeft w:val="640"/>
          <w:marRight w:val="0"/>
          <w:marTop w:val="0"/>
          <w:marBottom w:val="0"/>
          <w:divBdr>
            <w:top w:val="none" w:sz="0" w:space="0" w:color="auto"/>
            <w:left w:val="none" w:sz="0" w:space="0" w:color="auto"/>
            <w:bottom w:val="none" w:sz="0" w:space="0" w:color="auto"/>
            <w:right w:val="none" w:sz="0" w:space="0" w:color="auto"/>
          </w:divBdr>
        </w:div>
        <w:div w:id="1355960792">
          <w:marLeft w:val="640"/>
          <w:marRight w:val="0"/>
          <w:marTop w:val="0"/>
          <w:marBottom w:val="0"/>
          <w:divBdr>
            <w:top w:val="none" w:sz="0" w:space="0" w:color="auto"/>
            <w:left w:val="none" w:sz="0" w:space="0" w:color="auto"/>
            <w:bottom w:val="none" w:sz="0" w:space="0" w:color="auto"/>
            <w:right w:val="none" w:sz="0" w:space="0" w:color="auto"/>
          </w:divBdr>
        </w:div>
        <w:div w:id="1395814076">
          <w:marLeft w:val="640"/>
          <w:marRight w:val="0"/>
          <w:marTop w:val="0"/>
          <w:marBottom w:val="0"/>
          <w:divBdr>
            <w:top w:val="none" w:sz="0" w:space="0" w:color="auto"/>
            <w:left w:val="none" w:sz="0" w:space="0" w:color="auto"/>
            <w:bottom w:val="none" w:sz="0" w:space="0" w:color="auto"/>
            <w:right w:val="none" w:sz="0" w:space="0" w:color="auto"/>
          </w:divBdr>
        </w:div>
        <w:div w:id="1400440547">
          <w:marLeft w:val="640"/>
          <w:marRight w:val="0"/>
          <w:marTop w:val="0"/>
          <w:marBottom w:val="0"/>
          <w:divBdr>
            <w:top w:val="none" w:sz="0" w:space="0" w:color="auto"/>
            <w:left w:val="none" w:sz="0" w:space="0" w:color="auto"/>
            <w:bottom w:val="none" w:sz="0" w:space="0" w:color="auto"/>
            <w:right w:val="none" w:sz="0" w:space="0" w:color="auto"/>
          </w:divBdr>
        </w:div>
        <w:div w:id="1419402814">
          <w:marLeft w:val="640"/>
          <w:marRight w:val="0"/>
          <w:marTop w:val="0"/>
          <w:marBottom w:val="0"/>
          <w:divBdr>
            <w:top w:val="none" w:sz="0" w:space="0" w:color="auto"/>
            <w:left w:val="none" w:sz="0" w:space="0" w:color="auto"/>
            <w:bottom w:val="none" w:sz="0" w:space="0" w:color="auto"/>
            <w:right w:val="none" w:sz="0" w:space="0" w:color="auto"/>
          </w:divBdr>
        </w:div>
        <w:div w:id="1423918014">
          <w:marLeft w:val="640"/>
          <w:marRight w:val="0"/>
          <w:marTop w:val="0"/>
          <w:marBottom w:val="0"/>
          <w:divBdr>
            <w:top w:val="none" w:sz="0" w:space="0" w:color="auto"/>
            <w:left w:val="none" w:sz="0" w:space="0" w:color="auto"/>
            <w:bottom w:val="none" w:sz="0" w:space="0" w:color="auto"/>
            <w:right w:val="none" w:sz="0" w:space="0" w:color="auto"/>
          </w:divBdr>
        </w:div>
        <w:div w:id="1466968360">
          <w:marLeft w:val="640"/>
          <w:marRight w:val="0"/>
          <w:marTop w:val="0"/>
          <w:marBottom w:val="0"/>
          <w:divBdr>
            <w:top w:val="none" w:sz="0" w:space="0" w:color="auto"/>
            <w:left w:val="none" w:sz="0" w:space="0" w:color="auto"/>
            <w:bottom w:val="none" w:sz="0" w:space="0" w:color="auto"/>
            <w:right w:val="none" w:sz="0" w:space="0" w:color="auto"/>
          </w:divBdr>
        </w:div>
        <w:div w:id="1477793548">
          <w:marLeft w:val="640"/>
          <w:marRight w:val="0"/>
          <w:marTop w:val="0"/>
          <w:marBottom w:val="0"/>
          <w:divBdr>
            <w:top w:val="none" w:sz="0" w:space="0" w:color="auto"/>
            <w:left w:val="none" w:sz="0" w:space="0" w:color="auto"/>
            <w:bottom w:val="none" w:sz="0" w:space="0" w:color="auto"/>
            <w:right w:val="none" w:sz="0" w:space="0" w:color="auto"/>
          </w:divBdr>
        </w:div>
        <w:div w:id="1515995676">
          <w:marLeft w:val="640"/>
          <w:marRight w:val="0"/>
          <w:marTop w:val="0"/>
          <w:marBottom w:val="0"/>
          <w:divBdr>
            <w:top w:val="none" w:sz="0" w:space="0" w:color="auto"/>
            <w:left w:val="none" w:sz="0" w:space="0" w:color="auto"/>
            <w:bottom w:val="none" w:sz="0" w:space="0" w:color="auto"/>
            <w:right w:val="none" w:sz="0" w:space="0" w:color="auto"/>
          </w:divBdr>
        </w:div>
        <w:div w:id="1539053174">
          <w:marLeft w:val="640"/>
          <w:marRight w:val="0"/>
          <w:marTop w:val="0"/>
          <w:marBottom w:val="0"/>
          <w:divBdr>
            <w:top w:val="none" w:sz="0" w:space="0" w:color="auto"/>
            <w:left w:val="none" w:sz="0" w:space="0" w:color="auto"/>
            <w:bottom w:val="none" w:sz="0" w:space="0" w:color="auto"/>
            <w:right w:val="none" w:sz="0" w:space="0" w:color="auto"/>
          </w:divBdr>
        </w:div>
        <w:div w:id="1561404136">
          <w:marLeft w:val="640"/>
          <w:marRight w:val="0"/>
          <w:marTop w:val="0"/>
          <w:marBottom w:val="0"/>
          <w:divBdr>
            <w:top w:val="none" w:sz="0" w:space="0" w:color="auto"/>
            <w:left w:val="none" w:sz="0" w:space="0" w:color="auto"/>
            <w:bottom w:val="none" w:sz="0" w:space="0" w:color="auto"/>
            <w:right w:val="none" w:sz="0" w:space="0" w:color="auto"/>
          </w:divBdr>
        </w:div>
        <w:div w:id="1571647070">
          <w:marLeft w:val="640"/>
          <w:marRight w:val="0"/>
          <w:marTop w:val="0"/>
          <w:marBottom w:val="0"/>
          <w:divBdr>
            <w:top w:val="none" w:sz="0" w:space="0" w:color="auto"/>
            <w:left w:val="none" w:sz="0" w:space="0" w:color="auto"/>
            <w:bottom w:val="none" w:sz="0" w:space="0" w:color="auto"/>
            <w:right w:val="none" w:sz="0" w:space="0" w:color="auto"/>
          </w:divBdr>
        </w:div>
        <w:div w:id="1587420945">
          <w:marLeft w:val="640"/>
          <w:marRight w:val="0"/>
          <w:marTop w:val="0"/>
          <w:marBottom w:val="0"/>
          <w:divBdr>
            <w:top w:val="none" w:sz="0" w:space="0" w:color="auto"/>
            <w:left w:val="none" w:sz="0" w:space="0" w:color="auto"/>
            <w:bottom w:val="none" w:sz="0" w:space="0" w:color="auto"/>
            <w:right w:val="none" w:sz="0" w:space="0" w:color="auto"/>
          </w:divBdr>
        </w:div>
        <w:div w:id="1597252073">
          <w:marLeft w:val="640"/>
          <w:marRight w:val="0"/>
          <w:marTop w:val="0"/>
          <w:marBottom w:val="0"/>
          <w:divBdr>
            <w:top w:val="none" w:sz="0" w:space="0" w:color="auto"/>
            <w:left w:val="none" w:sz="0" w:space="0" w:color="auto"/>
            <w:bottom w:val="none" w:sz="0" w:space="0" w:color="auto"/>
            <w:right w:val="none" w:sz="0" w:space="0" w:color="auto"/>
          </w:divBdr>
        </w:div>
        <w:div w:id="1614746243">
          <w:marLeft w:val="640"/>
          <w:marRight w:val="0"/>
          <w:marTop w:val="0"/>
          <w:marBottom w:val="0"/>
          <w:divBdr>
            <w:top w:val="none" w:sz="0" w:space="0" w:color="auto"/>
            <w:left w:val="none" w:sz="0" w:space="0" w:color="auto"/>
            <w:bottom w:val="none" w:sz="0" w:space="0" w:color="auto"/>
            <w:right w:val="none" w:sz="0" w:space="0" w:color="auto"/>
          </w:divBdr>
        </w:div>
        <w:div w:id="1620333350">
          <w:marLeft w:val="640"/>
          <w:marRight w:val="0"/>
          <w:marTop w:val="0"/>
          <w:marBottom w:val="0"/>
          <w:divBdr>
            <w:top w:val="none" w:sz="0" w:space="0" w:color="auto"/>
            <w:left w:val="none" w:sz="0" w:space="0" w:color="auto"/>
            <w:bottom w:val="none" w:sz="0" w:space="0" w:color="auto"/>
            <w:right w:val="none" w:sz="0" w:space="0" w:color="auto"/>
          </w:divBdr>
        </w:div>
        <w:div w:id="1624002490">
          <w:marLeft w:val="640"/>
          <w:marRight w:val="0"/>
          <w:marTop w:val="0"/>
          <w:marBottom w:val="0"/>
          <w:divBdr>
            <w:top w:val="none" w:sz="0" w:space="0" w:color="auto"/>
            <w:left w:val="none" w:sz="0" w:space="0" w:color="auto"/>
            <w:bottom w:val="none" w:sz="0" w:space="0" w:color="auto"/>
            <w:right w:val="none" w:sz="0" w:space="0" w:color="auto"/>
          </w:divBdr>
        </w:div>
        <w:div w:id="1627659820">
          <w:marLeft w:val="640"/>
          <w:marRight w:val="0"/>
          <w:marTop w:val="0"/>
          <w:marBottom w:val="0"/>
          <w:divBdr>
            <w:top w:val="none" w:sz="0" w:space="0" w:color="auto"/>
            <w:left w:val="none" w:sz="0" w:space="0" w:color="auto"/>
            <w:bottom w:val="none" w:sz="0" w:space="0" w:color="auto"/>
            <w:right w:val="none" w:sz="0" w:space="0" w:color="auto"/>
          </w:divBdr>
        </w:div>
        <w:div w:id="1660502148">
          <w:marLeft w:val="640"/>
          <w:marRight w:val="0"/>
          <w:marTop w:val="0"/>
          <w:marBottom w:val="0"/>
          <w:divBdr>
            <w:top w:val="none" w:sz="0" w:space="0" w:color="auto"/>
            <w:left w:val="none" w:sz="0" w:space="0" w:color="auto"/>
            <w:bottom w:val="none" w:sz="0" w:space="0" w:color="auto"/>
            <w:right w:val="none" w:sz="0" w:space="0" w:color="auto"/>
          </w:divBdr>
        </w:div>
        <w:div w:id="1667047555">
          <w:marLeft w:val="640"/>
          <w:marRight w:val="0"/>
          <w:marTop w:val="0"/>
          <w:marBottom w:val="0"/>
          <w:divBdr>
            <w:top w:val="none" w:sz="0" w:space="0" w:color="auto"/>
            <w:left w:val="none" w:sz="0" w:space="0" w:color="auto"/>
            <w:bottom w:val="none" w:sz="0" w:space="0" w:color="auto"/>
            <w:right w:val="none" w:sz="0" w:space="0" w:color="auto"/>
          </w:divBdr>
        </w:div>
        <w:div w:id="1677464804">
          <w:marLeft w:val="640"/>
          <w:marRight w:val="0"/>
          <w:marTop w:val="0"/>
          <w:marBottom w:val="0"/>
          <w:divBdr>
            <w:top w:val="none" w:sz="0" w:space="0" w:color="auto"/>
            <w:left w:val="none" w:sz="0" w:space="0" w:color="auto"/>
            <w:bottom w:val="none" w:sz="0" w:space="0" w:color="auto"/>
            <w:right w:val="none" w:sz="0" w:space="0" w:color="auto"/>
          </w:divBdr>
        </w:div>
        <w:div w:id="1706441385">
          <w:marLeft w:val="640"/>
          <w:marRight w:val="0"/>
          <w:marTop w:val="0"/>
          <w:marBottom w:val="0"/>
          <w:divBdr>
            <w:top w:val="none" w:sz="0" w:space="0" w:color="auto"/>
            <w:left w:val="none" w:sz="0" w:space="0" w:color="auto"/>
            <w:bottom w:val="none" w:sz="0" w:space="0" w:color="auto"/>
            <w:right w:val="none" w:sz="0" w:space="0" w:color="auto"/>
          </w:divBdr>
        </w:div>
        <w:div w:id="1720013165">
          <w:marLeft w:val="640"/>
          <w:marRight w:val="0"/>
          <w:marTop w:val="0"/>
          <w:marBottom w:val="0"/>
          <w:divBdr>
            <w:top w:val="none" w:sz="0" w:space="0" w:color="auto"/>
            <w:left w:val="none" w:sz="0" w:space="0" w:color="auto"/>
            <w:bottom w:val="none" w:sz="0" w:space="0" w:color="auto"/>
            <w:right w:val="none" w:sz="0" w:space="0" w:color="auto"/>
          </w:divBdr>
        </w:div>
        <w:div w:id="1723212347">
          <w:marLeft w:val="640"/>
          <w:marRight w:val="0"/>
          <w:marTop w:val="0"/>
          <w:marBottom w:val="0"/>
          <w:divBdr>
            <w:top w:val="none" w:sz="0" w:space="0" w:color="auto"/>
            <w:left w:val="none" w:sz="0" w:space="0" w:color="auto"/>
            <w:bottom w:val="none" w:sz="0" w:space="0" w:color="auto"/>
            <w:right w:val="none" w:sz="0" w:space="0" w:color="auto"/>
          </w:divBdr>
        </w:div>
        <w:div w:id="1742826717">
          <w:marLeft w:val="640"/>
          <w:marRight w:val="0"/>
          <w:marTop w:val="0"/>
          <w:marBottom w:val="0"/>
          <w:divBdr>
            <w:top w:val="none" w:sz="0" w:space="0" w:color="auto"/>
            <w:left w:val="none" w:sz="0" w:space="0" w:color="auto"/>
            <w:bottom w:val="none" w:sz="0" w:space="0" w:color="auto"/>
            <w:right w:val="none" w:sz="0" w:space="0" w:color="auto"/>
          </w:divBdr>
        </w:div>
        <w:div w:id="1762489895">
          <w:marLeft w:val="640"/>
          <w:marRight w:val="0"/>
          <w:marTop w:val="0"/>
          <w:marBottom w:val="0"/>
          <w:divBdr>
            <w:top w:val="none" w:sz="0" w:space="0" w:color="auto"/>
            <w:left w:val="none" w:sz="0" w:space="0" w:color="auto"/>
            <w:bottom w:val="none" w:sz="0" w:space="0" w:color="auto"/>
            <w:right w:val="none" w:sz="0" w:space="0" w:color="auto"/>
          </w:divBdr>
        </w:div>
        <w:div w:id="1762796651">
          <w:marLeft w:val="640"/>
          <w:marRight w:val="0"/>
          <w:marTop w:val="0"/>
          <w:marBottom w:val="0"/>
          <w:divBdr>
            <w:top w:val="none" w:sz="0" w:space="0" w:color="auto"/>
            <w:left w:val="none" w:sz="0" w:space="0" w:color="auto"/>
            <w:bottom w:val="none" w:sz="0" w:space="0" w:color="auto"/>
            <w:right w:val="none" w:sz="0" w:space="0" w:color="auto"/>
          </w:divBdr>
        </w:div>
        <w:div w:id="1787651350">
          <w:marLeft w:val="640"/>
          <w:marRight w:val="0"/>
          <w:marTop w:val="0"/>
          <w:marBottom w:val="0"/>
          <w:divBdr>
            <w:top w:val="none" w:sz="0" w:space="0" w:color="auto"/>
            <w:left w:val="none" w:sz="0" w:space="0" w:color="auto"/>
            <w:bottom w:val="none" w:sz="0" w:space="0" w:color="auto"/>
            <w:right w:val="none" w:sz="0" w:space="0" w:color="auto"/>
          </w:divBdr>
        </w:div>
        <w:div w:id="1789811363">
          <w:marLeft w:val="640"/>
          <w:marRight w:val="0"/>
          <w:marTop w:val="0"/>
          <w:marBottom w:val="0"/>
          <w:divBdr>
            <w:top w:val="none" w:sz="0" w:space="0" w:color="auto"/>
            <w:left w:val="none" w:sz="0" w:space="0" w:color="auto"/>
            <w:bottom w:val="none" w:sz="0" w:space="0" w:color="auto"/>
            <w:right w:val="none" w:sz="0" w:space="0" w:color="auto"/>
          </w:divBdr>
        </w:div>
        <w:div w:id="1812209108">
          <w:marLeft w:val="640"/>
          <w:marRight w:val="0"/>
          <w:marTop w:val="0"/>
          <w:marBottom w:val="0"/>
          <w:divBdr>
            <w:top w:val="none" w:sz="0" w:space="0" w:color="auto"/>
            <w:left w:val="none" w:sz="0" w:space="0" w:color="auto"/>
            <w:bottom w:val="none" w:sz="0" w:space="0" w:color="auto"/>
            <w:right w:val="none" w:sz="0" w:space="0" w:color="auto"/>
          </w:divBdr>
        </w:div>
        <w:div w:id="1846630338">
          <w:marLeft w:val="640"/>
          <w:marRight w:val="0"/>
          <w:marTop w:val="0"/>
          <w:marBottom w:val="0"/>
          <w:divBdr>
            <w:top w:val="none" w:sz="0" w:space="0" w:color="auto"/>
            <w:left w:val="none" w:sz="0" w:space="0" w:color="auto"/>
            <w:bottom w:val="none" w:sz="0" w:space="0" w:color="auto"/>
            <w:right w:val="none" w:sz="0" w:space="0" w:color="auto"/>
          </w:divBdr>
        </w:div>
        <w:div w:id="1905144317">
          <w:marLeft w:val="640"/>
          <w:marRight w:val="0"/>
          <w:marTop w:val="0"/>
          <w:marBottom w:val="0"/>
          <w:divBdr>
            <w:top w:val="none" w:sz="0" w:space="0" w:color="auto"/>
            <w:left w:val="none" w:sz="0" w:space="0" w:color="auto"/>
            <w:bottom w:val="none" w:sz="0" w:space="0" w:color="auto"/>
            <w:right w:val="none" w:sz="0" w:space="0" w:color="auto"/>
          </w:divBdr>
        </w:div>
        <w:div w:id="1927104576">
          <w:marLeft w:val="640"/>
          <w:marRight w:val="0"/>
          <w:marTop w:val="0"/>
          <w:marBottom w:val="0"/>
          <w:divBdr>
            <w:top w:val="none" w:sz="0" w:space="0" w:color="auto"/>
            <w:left w:val="none" w:sz="0" w:space="0" w:color="auto"/>
            <w:bottom w:val="none" w:sz="0" w:space="0" w:color="auto"/>
            <w:right w:val="none" w:sz="0" w:space="0" w:color="auto"/>
          </w:divBdr>
        </w:div>
        <w:div w:id="1928342556">
          <w:marLeft w:val="640"/>
          <w:marRight w:val="0"/>
          <w:marTop w:val="0"/>
          <w:marBottom w:val="0"/>
          <w:divBdr>
            <w:top w:val="none" w:sz="0" w:space="0" w:color="auto"/>
            <w:left w:val="none" w:sz="0" w:space="0" w:color="auto"/>
            <w:bottom w:val="none" w:sz="0" w:space="0" w:color="auto"/>
            <w:right w:val="none" w:sz="0" w:space="0" w:color="auto"/>
          </w:divBdr>
        </w:div>
        <w:div w:id="1947224918">
          <w:marLeft w:val="640"/>
          <w:marRight w:val="0"/>
          <w:marTop w:val="0"/>
          <w:marBottom w:val="0"/>
          <w:divBdr>
            <w:top w:val="none" w:sz="0" w:space="0" w:color="auto"/>
            <w:left w:val="none" w:sz="0" w:space="0" w:color="auto"/>
            <w:bottom w:val="none" w:sz="0" w:space="0" w:color="auto"/>
            <w:right w:val="none" w:sz="0" w:space="0" w:color="auto"/>
          </w:divBdr>
        </w:div>
        <w:div w:id="1977953406">
          <w:marLeft w:val="640"/>
          <w:marRight w:val="0"/>
          <w:marTop w:val="0"/>
          <w:marBottom w:val="0"/>
          <w:divBdr>
            <w:top w:val="none" w:sz="0" w:space="0" w:color="auto"/>
            <w:left w:val="none" w:sz="0" w:space="0" w:color="auto"/>
            <w:bottom w:val="none" w:sz="0" w:space="0" w:color="auto"/>
            <w:right w:val="none" w:sz="0" w:space="0" w:color="auto"/>
          </w:divBdr>
        </w:div>
        <w:div w:id="2004816257">
          <w:marLeft w:val="640"/>
          <w:marRight w:val="0"/>
          <w:marTop w:val="0"/>
          <w:marBottom w:val="0"/>
          <w:divBdr>
            <w:top w:val="none" w:sz="0" w:space="0" w:color="auto"/>
            <w:left w:val="none" w:sz="0" w:space="0" w:color="auto"/>
            <w:bottom w:val="none" w:sz="0" w:space="0" w:color="auto"/>
            <w:right w:val="none" w:sz="0" w:space="0" w:color="auto"/>
          </w:divBdr>
        </w:div>
        <w:div w:id="2024353433">
          <w:marLeft w:val="640"/>
          <w:marRight w:val="0"/>
          <w:marTop w:val="0"/>
          <w:marBottom w:val="0"/>
          <w:divBdr>
            <w:top w:val="none" w:sz="0" w:space="0" w:color="auto"/>
            <w:left w:val="none" w:sz="0" w:space="0" w:color="auto"/>
            <w:bottom w:val="none" w:sz="0" w:space="0" w:color="auto"/>
            <w:right w:val="none" w:sz="0" w:space="0" w:color="auto"/>
          </w:divBdr>
        </w:div>
        <w:div w:id="2036999033">
          <w:marLeft w:val="640"/>
          <w:marRight w:val="0"/>
          <w:marTop w:val="0"/>
          <w:marBottom w:val="0"/>
          <w:divBdr>
            <w:top w:val="none" w:sz="0" w:space="0" w:color="auto"/>
            <w:left w:val="none" w:sz="0" w:space="0" w:color="auto"/>
            <w:bottom w:val="none" w:sz="0" w:space="0" w:color="auto"/>
            <w:right w:val="none" w:sz="0" w:space="0" w:color="auto"/>
          </w:divBdr>
        </w:div>
        <w:div w:id="2095543970">
          <w:marLeft w:val="640"/>
          <w:marRight w:val="0"/>
          <w:marTop w:val="0"/>
          <w:marBottom w:val="0"/>
          <w:divBdr>
            <w:top w:val="none" w:sz="0" w:space="0" w:color="auto"/>
            <w:left w:val="none" w:sz="0" w:space="0" w:color="auto"/>
            <w:bottom w:val="none" w:sz="0" w:space="0" w:color="auto"/>
            <w:right w:val="none" w:sz="0" w:space="0" w:color="auto"/>
          </w:divBdr>
        </w:div>
        <w:div w:id="2114980783">
          <w:marLeft w:val="640"/>
          <w:marRight w:val="0"/>
          <w:marTop w:val="0"/>
          <w:marBottom w:val="0"/>
          <w:divBdr>
            <w:top w:val="none" w:sz="0" w:space="0" w:color="auto"/>
            <w:left w:val="none" w:sz="0" w:space="0" w:color="auto"/>
            <w:bottom w:val="none" w:sz="0" w:space="0" w:color="auto"/>
            <w:right w:val="none" w:sz="0" w:space="0" w:color="auto"/>
          </w:divBdr>
        </w:div>
      </w:divsChild>
    </w:div>
    <w:div w:id="1294754056">
      <w:bodyDiv w:val="1"/>
      <w:marLeft w:val="0"/>
      <w:marRight w:val="0"/>
      <w:marTop w:val="0"/>
      <w:marBottom w:val="0"/>
      <w:divBdr>
        <w:top w:val="none" w:sz="0" w:space="0" w:color="auto"/>
        <w:left w:val="none" w:sz="0" w:space="0" w:color="auto"/>
        <w:bottom w:val="none" w:sz="0" w:space="0" w:color="auto"/>
        <w:right w:val="none" w:sz="0" w:space="0" w:color="auto"/>
      </w:divBdr>
      <w:divsChild>
        <w:div w:id="15809162">
          <w:marLeft w:val="640"/>
          <w:marRight w:val="0"/>
          <w:marTop w:val="0"/>
          <w:marBottom w:val="0"/>
          <w:divBdr>
            <w:top w:val="none" w:sz="0" w:space="0" w:color="auto"/>
            <w:left w:val="none" w:sz="0" w:space="0" w:color="auto"/>
            <w:bottom w:val="none" w:sz="0" w:space="0" w:color="auto"/>
            <w:right w:val="none" w:sz="0" w:space="0" w:color="auto"/>
          </w:divBdr>
        </w:div>
        <w:div w:id="21903137">
          <w:marLeft w:val="640"/>
          <w:marRight w:val="0"/>
          <w:marTop w:val="0"/>
          <w:marBottom w:val="0"/>
          <w:divBdr>
            <w:top w:val="none" w:sz="0" w:space="0" w:color="auto"/>
            <w:left w:val="none" w:sz="0" w:space="0" w:color="auto"/>
            <w:bottom w:val="none" w:sz="0" w:space="0" w:color="auto"/>
            <w:right w:val="none" w:sz="0" w:space="0" w:color="auto"/>
          </w:divBdr>
        </w:div>
        <w:div w:id="45876757">
          <w:marLeft w:val="640"/>
          <w:marRight w:val="0"/>
          <w:marTop w:val="0"/>
          <w:marBottom w:val="0"/>
          <w:divBdr>
            <w:top w:val="none" w:sz="0" w:space="0" w:color="auto"/>
            <w:left w:val="none" w:sz="0" w:space="0" w:color="auto"/>
            <w:bottom w:val="none" w:sz="0" w:space="0" w:color="auto"/>
            <w:right w:val="none" w:sz="0" w:space="0" w:color="auto"/>
          </w:divBdr>
        </w:div>
        <w:div w:id="54859404">
          <w:marLeft w:val="640"/>
          <w:marRight w:val="0"/>
          <w:marTop w:val="0"/>
          <w:marBottom w:val="0"/>
          <w:divBdr>
            <w:top w:val="none" w:sz="0" w:space="0" w:color="auto"/>
            <w:left w:val="none" w:sz="0" w:space="0" w:color="auto"/>
            <w:bottom w:val="none" w:sz="0" w:space="0" w:color="auto"/>
            <w:right w:val="none" w:sz="0" w:space="0" w:color="auto"/>
          </w:divBdr>
        </w:div>
        <w:div w:id="54937311">
          <w:marLeft w:val="640"/>
          <w:marRight w:val="0"/>
          <w:marTop w:val="0"/>
          <w:marBottom w:val="0"/>
          <w:divBdr>
            <w:top w:val="none" w:sz="0" w:space="0" w:color="auto"/>
            <w:left w:val="none" w:sz="0" w:space="0" w:color="auto"/>
            <w:bottom w:val="none" w:sz="0" w:space="0" w:color="auto"/>
            <w:right w:val="none" w:sz="0" w:space="0" w:color="auto"/>
          </w:divBdr>
        </w:div>
        <w:div w:id="107167937">
          <w:marLeft w:val="640"/>
          <w:marRight w:val="0"/>
          <w:marTop w:val="0"/>
          <w:marBottom w:val="0"/>
          <w:divBdr>
            <w:top w:val="none" w:sz="0" w:space="0" w:color="auto"/>
            <w:left w:val="none" w:sz="0" w:space="0" w:color="auto"/>
            <w:bottom w:val="none" w:sz="0" w:space="0" w:color="auto"/>
            <w:right w:val="none" w:sz="0" w:space="0" w:color="auto"/>
          </w:divBdr>
        </w:div>
        <w:div w:id="189875338">
          <w:marLeft w:val="640"/>
          <w:marRight w:val="0"/>
          <w:marTop w:val="0"/>
          <w:marBottom w:val="0"/>
          <w:divBdr>
            <w:top w:val="none" w:sz="0" w:space="0" w:color="auto"/>
            <w:left w:val="none" w:sz="0" w:space="0" w:color="auto"/>
            <w:bottom w:val="none" w:sz="0" w:space="0" w:color="auto"/>
            <w:right w:val="none" w:sz="0" w:space="0" w:color="auto"/>
          </w:divBdr>
        </w:div>
        <w:div w:id="190608165">
          <w:marLeft w:val="640"/>
          <w:marRight w:val="0"/>
          <w:marTop w:val="0"/>
          <w:marBottom w:val="0"/>
          <w:divBdr>
            <w:top w:val="none" w:sz="0" w:space="0" w:color="auto"/>
            <w:left w:val="none" w:sz="0" w:space="0" w:color="auto"/>
            <w:bottom w:val="none" w:sz="0" w:space="0" w:color="auto"/>
            <w:right w:val="none" w:sz="0" w:space="0" w:color="auto"/>
          </w:divBdr>
        </w:div>
        <w:div w:id="247353652">
          <w:marLeft w:val="640"/>
          <w:marRight w:val="0"/>
          <w:marTop w:val="0"/>
          <w:marBottom w:val="0"/>
          <w:divBdr>
            <w:top w:val="none" w:sz="0" w:space="0" w:color="auto"/>
            <w:left w:val="none" w:sz="0" w:space="0" w:color="auto"/>
            <w:bottom w:val="none" w:sz="0" w:space="0" w:color="auto"/>
            <w:right w:val="none" w:sz="0" w:space="0" w:color="auto"/>
          </w:divBdr>
        </w:div>
        <w:div w:id="254827187">
          <w:marLeft w:val="640"/>
          <w:marRight w:val="0"/>
          <w:marTop w:val="0"/>
          <w:marBottom w:val="0"/>
          <w:divBdr>
            <w:top w:val="none" w:sz="0" w:space="0" w:color="auto"/>
            <w:left w:val="none" w:sz="0" w:space="0" w:color="auto"/>
            <w:bottom w:val="none" w:sz="0" w:space="0" w:color="auto"/>
            <w:right w:val="none" w:sz="0" w:space="0" w:color="auto"/>
          </w:divBdr>
        </w:div>
        <w:div w:id="293601653">
          <w:marLeft w:val="640"/>
          <w:marRight w:val="0"/>
          <w:marTop w:val="0"/>
          <w:marBottom w:val="0"/>
          <w:divBdr>
            <w:top w:val="none" w:sz="0" w:space="0" w:color="auto"/>
            <w:left w:val="none" w:sz="0" w:space="0" w:color="auto"/>
            <w:bottom w:val="none" w:sz="0" w:space="0" w:color="auto"/>
            <w:right w:val="none" w:sz="0" w:space="0" w:color="auto"/>
          </w:divBdr>
        </w:div>
        <w:div w:id="293877574">
          <w:marLeft w:val="640"/>
          <w:marRight w:val="0"/>
          <w:marTop w:val="0"/>
          <w:marBottom w:val="0"/>
          <w:divBdr>
            <w:top w:val="none" w:sz="0" w:space="0" w:color="auto"/>
            <w:left w:val="none" w:sz="0" w:space="0" w:color="auto"/>
            <w:bottom w:val="none" w:sz="0" w:space="0" w:color="auto"/>
            <w:right w:val="none" w:sz="0" w:space="0" w:color="auto"/>
          </w:divBdr>
        </w:div>
        <w:div w:id="303121597">
          <w:marLeft w:val="640"/>
          <w:marRight w:val="0"/>
          <w:marTop w:val="0"/>
          <w:marBottom w:val="0"/>
          <w:divBdr>
            <w:top w:val="none" w:sz="0" w:space="0" w:color="auto"/>
            <w:left w:val="none" w:sz="0" w:space="0" w:color="auto"/>
            <w:bottom w:val="none" w:sz="0" w:space="0" w:color="auto"/>
            <w:right w:val="none" w:sz="0" w:space="0" w:color="auto"/>
          </w:divBdr>
        </w:div>
        <w:div w:id="328169680">
          <w:marLeft w:val="640"/>
          <w:marRight w:val="0"/>
          <w:marTop w:val="0"/>
          <w:marBottom w:val="0"/>
          <w:divBdr>
            <w:top w:val="none" w:sz="0" w:space="0" w:color="auto"/>
            <w:left w:val="none" w:sz="0" w:space="0" w:color="auto"/>
            <w:bottom w:val="none" w:sz="0" w:space="0" w:color="auto"/>
            <w:right w:val="none" w:sz="0" w:space="0" w:color="auto"/>
          </w:divBdr>
        </w:div>
        <w:div w:id="331491345">
          <w:marLeft w:val="640"/>
          <w:marRight w:val="0"/>
          <w:marTop w:val="0"/>
          <w:marBottom w:val="0"/>
          <w:divBdr>
            <w:top w:val="none" w:sz="0" w:space="0" w:color="auto"/>
            <w:left w:val="none" w:sz="0" w:space="0" w:color="auto"/>
            <w:bottom w:val="none" w:sz="0" w:space="0" w:color="auto"/>
            <w:right w:val="none" w:sz="0" w:space="0" w:color="auto"/>
          </w:divBdr>
        </w:div>
        <w:div w:id="339964126">
          <w:marLeft w:val="640"/>
          <w:marRight w:val="0"/>
          <w:marTop w:val="0"/>
          <w:marBottom w:val="0"/>
          <w:divBdr>
            <w:top w:val="none" w:sz="0" w:space="0" w:color="auto"/>
            <w:left w:val="none" w:sz="0" w:space="0" w:color="auto"/>
            <w:bottom w:val="none" w:sz="0" w:space="0" w:color="auto"/>
            <w:right w:val="none" w:sz="0" w:space="0" w:color="auto"/>
          </w:divBdr>
        </w:div>
        <w:div w:id="350106463">
          <w:marLeft w:val="640"/>
          <w:marRight w:val="0"/>
          <w:marTop w:val="0"/>
          <w:marBottom w:val="0"/>
          <w:divBdr>
            <w:top w:val="none" w:sz="0" w:space="0" w:color="auto"/>
            <w:left w:val="none" w:sz="0" w:space="0" w:color="auto"/>
            <w:bottom w:val="none" w:sz="0" w:space="0" w:color="auto"/>
            <w:right w:val="none" w:sz="0" w:space="0" w:color="auto"/>
          </w:divBdr>
        </w:div>
        <w:div w:id="374238043">
          <w:marLeft w:val="640"/>
          <w:marRight w:val="0"/>
          <w:marTop w:val="0"/>
          <w:marBottom w:val="0"/>
          <w:divBdr>
            <w:top w:val="none" w:sz="0" w:space="0" w:color="auto"/>
            <w:left w:val="none" w:sz="0" w:space="0" w:color="auto"/>
            <w:bottom w:val="none" w:sz="0" w:space="0" w:color="auto"/>
            <w:right w:val="none" w:sz="0" w:space="0" w:color="auto"/>
          </w:divBdr>
        </w:div>
        <w:div w:id="378014612">
          <w:marLeft w:val="640"/>
          <w:marRight w:val="0"/>
          <w:marTop w:val="0"/>
          <w:marBottom w:val="0"/>
          <w:divBdr>
            <w:top w:val="none" w:sz="0" w:space="0" w:color="auto"/>
            <w:left w:val="none" w:sz="0" w:space="0" w:color="auto"/>
            <w:bottom w:val="none" w:sz="0" w:space="0" w:color="auto"/>
            <w:right w:val="none" w:sz="0" w:space="0" w:color="auto"/>
          </w:divBdr>
        </w:div>
        <w:div w:id="381366011">
          <w:marLeft w:val="640"/>
          <w:marRight w:val="0"/>
          <w:marTop w:val="0"/>
          <w:marBottom w:val="0"/>
          <w:divBdr>
            <w:top w:val="none" w:sz="0" w:space="0" w:color="auto"/>
            <w:left w:val="none" w:sz="0" w:space="0" w:color="auto"/>
            <w:bottom w:val="none" w:sz="0" w:space="0" w:color="auto"/>
            <w:right w:val="none" w:sz="0" w:space="0" w:color="auto"/>
          </w:divBdr>
        </w:div>
        <w:div w:id="385690181">
          <w:marLeft w:val="640"/>
          <w:marRight w:val="0"/>
          <w:marTop w:val="0"/>
          <w:marBottom w:val="0"/>
          <w:divBdr>
            <w:top w:val="none" w:sz="0" w:space="0" w:color="auto"/>
            <w:left w:val="none" w:sz="0" w:space="0" w:color="auto"/>
            <w:bottom w:val="none" w:sz="0" w:space="0" w:color="auto"/>
            <w:right w:val="none" w:sz="0" w:space="0" w:color="auto"/>
          </w:divBdr>
        </w:div>
        <w:div w:id="396168900">
          <w:marLeft w:val="640"/>
          <w:marRight w:val="0"/>
          <w:marTop w:val="0"/>
          <w:marBottom w:val="0"/>
          <w:divBdr>
            <w:top w:val="none" w:sz="0" w:space="0" w:color="auto"/>
            <w:left w:val="none" w:sz="0" w:space="0" w:color="auto"/>
            <w:bottom w:val="none" w:sz="0" w:space="0" w:color="auto"/>
            <w:right w:val="none" w:sz="0" w:space="0" w:color="auto"/>
          </w:divBdr>
        </w:div>
        <w:div w:id="399134984">
          <w:marLeft w:val="640"/>
          <w:marRight w:val="0"/>
          <w:marTop w:val="0"/>
          <w:marBottom w:val="0"/>
          <w:divBdr>
            <w:top w:val="none" w:sz="0" w:space="0" w:color="auto"/>
            <w:left w:val="none" w:sz="0" w:space="0" w:color="auto"/>
            <w:bottom w:val="none" w:sz="0" w:space="0" w:color="auto"/>
            <w:right w:val="none" w:sz="0" w:space="0" w:color="auto"/>
          </w:divBdr>
        </w:div>
        <w:div w:id="417677393">
          <w:marLeft w:val="640"/>
          <w:marRight w:val="0"/>
          <w:marTop w:val="0"/>
          <w:marBottom w:val="0"/>
          <w:divBdr>
            <w:top w:val="none" w:sz="0" w:space="0" w:color="auto"/>
            <w:left w:val="none" w:sz="0" w:space="0" w:color="auto"/>
            <w:bottom w:val="none" w:sz="0" w:space="0" w:color="auto"/>
            <w:right w:val="none" w:sz="0" w:space="0" w:color="auto"/>
          </w:divBdr>
        </w:div>
        <w:div w:id="419526033">
          <w:marLeft w:val="640"/>
          <w:marRight w:val="0"/>
          <w:marTop w:val="0"/>
          <w:marBottom w:val="0"/>
          <w:divBdr>
            <w:top w:val="none" w:sz="0" w:space="0" w:color="auto"/>
            <w:left w:val="none" w:sz="0" w:space="0" w:color="auto"/>
            <w:bottom w:val="none" w:sz="0" w:space="0" w:color="auto"/>
            <w:right w:val="none" w:sz="0" w:space="0" w:color="auto"/>
          </w:divBdr>
        </w:div>
        <w:div w:id="447942053">
          <w:marLeft w:val="640"/>
          <w:marRight w:val="0"/>
          <w:marTop w:val="0"/>
          <w:marBottom w:val="0"/>
          <w:divBdr>
            <w:top w:val="none" w:sz="0" w:space="0" w:color="auto"/>
            <w:left w:val="none" w:sz="0" w:space="0" w:color="auto"/>
            <w:bottom w:val="none" w:sz="0" w:space="0" w:color="auto"/>
            <w:right w:val="none" w:sz="0" w:space="0" w:color="auto"/>
          </w:divBdr>
        </w:div>
        <w:div w:id="449593579">
          <w:marLeft w:val="640"/>
          <w:marRight w:val="0"/>
          <w:marTop w:val="0"/>
          <w:marBottom w:val="0"/>
          <w:divBdr>
            <w:top w:val="none" w:sz="0" w:space="0" w:color="auto"/>
            <w:left w:val="none" w:sz="0" w:space="0" w:color="auto"/>
            <w:bottom w:val="none" w:sz="0" w:space="0" w:color="auto"/>
            <w:right w:val="none" w:sz="0" w:space="0" w:color="auto"/>
          </w:divBdr>
        </w:div>
        <w:div w:id="468672910">
          <w:marLeft w:val="640"/>
          <w:marRight w:val="0"/>
          <w:marTop w:val="0"/>
          <w:marBottom w:val="0"/>
          <w:divBdr>
            <w:top w:val="none" w:sz="0" w:space="0" w:color="auto"/>
            <w:left w:val="none" w:sz="0" w:space="0" w:color="auto"/>
            <w:bottom w:val="none" w:sz="0" w:space="0" w:color="auto"/>
            <w:right w:val="none" w:sz="0" w:space="0" w:color="auto"/>
          </w:divBdr>
        </w:div>
        <w:div w:id="474033073">
          <w:marLeft w:val="640"/>
          <w:marRight w:val="0"/>
          <w:marTop w:val="0"/>
          <w:marBottom w:val="0"/>
          <w:divBdr>
            <w:top w:val="none" w:sz="0" w:space="0" w:color="auto"/>
            <w:left w:val="none" w:sz="0" w:space="0" w:color="auto"/>
            <w:bottom w:val="none" w:sz="0" w:space="0" w:color="auto"/>
            <w:right w:val="none" w:sz="0" w:space="0" w:color="auto"/>
          </w:divBdr>
        </w:div>
        <w:div w:id="477112822">
          <w:marLeft w:val="640"/>
          <w:marRight w:val="0"/>
          <w:marTop w:val="0"/>
          <w:marBottom w:val="0"/>
          <w:divBdr>
            <w:top w:val="none" w:sz="0" w:space="0" w:color="auto"/>
            <w:left w:val="none" w:sz="0" w:space="0" w:color="auto"/>
            <w:bottom w:val="none" w:sz="0" w:space="0" w:color="auto"/>
            <w:right w:val="none" w:sz="0" w:space="0" w:color="auto"/>
          </w:divBdr>
        </w:div>
        <w:div w:id="484974437">
          <w:marLeft w:val="640"/>
          <w:marRight w:val="0"/>
          <w:marTop w:val="0"/>
          <w:marBottom w:val="0"/>
          <w:divBdr>
            <w:top w:val="none" w:sz="0" w:space="0" w:color="auto"/>
            <w:left w:val="none" w:sz="0" w:space="0" w:color="auto"/>
            <w:bottom w:val="none" w:sz="0" w:space="0" w:color="auto"/>
            <w:right w:val="none" w:sz="0" w:space="0" w:color="auto"/>
          </w:divBdr>
        </w:div>
        <w:div w:id="506211006">
          <w:marLeft w:val="640"/>
          <w:marRight w:val="0"/>
          <w:marTop w:val="0"/>
          <w:marBottom w:val="0"/>
          <w:divBdr>
            <w:top w:val="none" w:sz="0" w:space="0" w:color="auto"/>
            <w:left w:val="none" w:sz="0" w:space="0" w:color="auto"/>
            <w:bottom w:val="none" w:sz="0" w:space="0" w:color="auto"/>
            <w:right w:val="none" w:sz="0" w:space="0" w:color="auto"/>
          </w:divBdr>
        </w:div>
        <w:div w:id="540166436">
          <w:marLeft w:val="640"/>
          <w:marRight w:val="0"/>
          <w:marTop w:val="0"/>
          <w:marBottom w:val="0"/>
          <w:divBdr>
            <w:top w:val="none" w:sz="0" w:space="0" w:color="auto"/>
            <w:left w:val="none" w:sz="0" w:space="0" w:color="auto"/>
            <w:bottom w:val="none" w:sz="0" w:space="0" w:color="auto"/>
            <w:right w:val="none" w:sz="0" w:space="0" w:color="auto"/>
          </w:divBdr>
        </w:div>
        <w:div w:id="545332983">
          <w:marLeft w:val="640"/>
          <w:marRight w:val="0"/>
          <w:marTop w:val="0"/>
          <w:marBottom w:val="0"/>
          <w:divBdr>
            <w:top w:val="none" w:sz="0" w:space="0" w:color="auto"/>
            <w:left w:val="none" w:sz="0" w:space="0" w:color="auto"/>
            <w:bottom w:val="none" w:sz="0" w:space="0" w:color="auto"/>
            <w:right w:val="none" w:sz="0" w:space="0" w:color="auto"/>
          </w:divBdr>
        </w:div>
        <w:div w:id="550457469">
          <w:marLeft w:val="640"/>
          <w:marRight w:val="0"/>
          <w:marTop w:val="0"/>
          <w:marBottom w:val="0"/>
          <w:divBdr>
            <w:top w:val="none" w:sz="0" w:space="0" w:color="auto"/>
            <w:left w:val="none" w:sz="0" w:space="0" w:color="auto"/>
            <w:bottom w:val="none" w:sz="0" w:space="0" w:color="auto"/>
            <w:right w:val="none" w:sz="0" w:space="0" w:color="auto"/>
          </w:divBdr>
        </w:div>
        <w:div w:id="578439437">
          <w:marLeft w:val="640"/>
          <w:marRight w:val="0"/>
          <w:marTop w:val="0"/>
          <w:marBottom w:val="0"/>
          <w:divBdr>
            <w:top w:val="none" w:sz="0" w:space="0" w:color="auto"/>
            <w:left w:val="none" w:sz="0" w:space="0" w:color="auto"/>
            <w:bottom w:val="none" w:sz="0" w:space="0" w:color="auto"/>
            <w:right w:val="none" w:sz="0" w:space="0" w:color="auto"/>
          </w:divBdr>
        </w:div>
        <w:div w:id="599339173">
          <w:marLeft w:val="640"/>
          <w:marRight w:val="0"/>
          <w:marTop w:val="0"/>
          <w:marBottom w:val="0"/>
          <w:divBdr>
            <w:top w:val="none" w:sz="0" w:space="0" w:color="auto"/>
            <w:left w:val="none" w:sz="0" w:space="0" w:color="auto"/>
            <w:bottom w:val="none" w:sz="0" w:space="0" w:color="auto"/>
            <w:right w:val="none" w:sz="0" w:space="0" w:color="auto"/>
          </w:divBdr>
        </w:div>
        <w:div w:id="614218621">
          <w:marLeft w:val="640"/>
          <w:marRight w:val="0"/>
          <w:marTop w:val="0"/>
          <w:marBottom w:val="0"/>
          <w:divBdr>
            <w:top w:val="none" w:sz="0" w:space="0" w:color="auto"/>
            <w:left w:val="none" w:sz="0" w:space="0" w:color="auto"/>
            <w:bottom w:val="none" w:sz="0" w:space="0" w:color="auto"/>
            <w:right w:val="none" w:sz="0" w:space="0" w:color="auto"/>
          </w:divBdr>
        </w:div>
        <w:div w:id="614756326">
          <w:marLeft w:val="640"/>
          <w:marRight w:val="0"/>
          <w:marTop w:val="0"/>
          <w:marBottom w:val="0"/>
          <w:divBdr>
            <w:top w:val="none" w:sz="0" w:space="0" w:color="auto"/>
            <w:left w:val="none" w:sz="0" w:space="0" w:color="auto"/>
            <w:bottom w:val="none" w:sz="0" w:space="0" w:color="auto"/>
            <w:right w:val="none" w:sz="0" w:space="0" w:color="auto"/>
          </w:divBdr>
        </w:div>
        <w:div w:id="635334577">
          <w:marLeft w:val="640"/>
          <w:marRight w:val="0"/>
          <w:marTop w:val="0"/>
          <w:marBottom w:val="0"/>
          <w:divBdr>
            <w:top w:val="none" w:sz="0" w:space="0" w:color="auto"/>
            <w:left w:val="none" w:sz="0" w:space="0" w:color="auto"/>
            <w:bottom w:val="none" w:sz="0" w:space="0" w:color="auto"/>
            <w:right w:val="none" w:sz="0" w:space="0" w:color="auto"/>
          </w:divBdr>
        </w:div>
        <w:div w:id="653607414">
          <w:marLeft w:val="640"/>
          <w:marRight w:val="0"/>
          <w:marTop w:val="0"/>
          <w:marBottom w:val="0"/>
          <w:divBdr>
            <w:top w:val="none" w:sz="0" w:space="0" w:color="auto"/>
            <w:left w:val="none" w:sz="0" w:space="0" w:color="auto"/>
            <w:bottom w:val="none" w:sz="0" w:space="0" w:color="auto"/>
            <w:right w:val="none" w:sz="0" w:space="0" w:color="auto"/>
          </w:divBdr>
        </w:div>
        <w:div w:id="731275665">
          <w:marLeft w:val="640"/>
          <w:marRight w:val="0"/>
          <w:marTop w:val="0"/>
          <w:marBottom w:val="0"/>
          <w:divBdr>
            <w:top w:val="none" w:sz="0" w:space="0" w:color="auto"/>
            <w:left w:val="none" w:sz="0" w:space="0" w:color="auto"/>
            <w:bottom w:val="none" w:sz="0" w:space="0" w:color="auto"/>
            <w:right w:val="none" w:sz="0" w:space="0" w:color="auto"/>
          </w:divBdr>
        </w:div>
        <w:div w:id="745030835">
          <w:marLeft w:val="640"/>
          <w:marRight w:val="0"/>
          <w:marTop w:val="0"/>
          <w:marBottom w:val="0"/>
          <w:divBdr>
            <w:top w:val="none" w:sz="0" w:space="0" w:color="auto"/>
            <w:left w:val="none" w:sz="0" w:space="0" w:color="auto"/>
            <w:bottom w:val="none" w:sz="0" w:space="0" w:color="auto"/>
            <w:right w:val="none" w:sz="0" w:space="0" w:color="auto"/>
          </w:divBdr>
        </w:div>
        <w:div w:id="755441422">
          <w:marLeft w:val="640"/>
          <w:marRight w:val="0"/>
          <w:marTop w:val="0"/>
          <w:marBottom w:val="0"/>
          <w:divBdr>
            <w:top w:val="none" w:sz="0" w:space="0" w:color="auto"/>
            <w:left w:val="none" w:sz="0" w:space="0" w:color="auto"/>
            <w:bottom w:val="none" w:sz="0" w:space="0" w:color="auto"/>
            <w:right w:val="none" w:sz="0" w:space="0" w:color="auto"/>
          </w:divBdr>
        </w:div>
        <w:div w:id="770272738">
          <w:marLeft w:val="640"/>
          <w:marRight w:val="0"/>
          <w:marTop w:val="0"/>
          <w:marBottom w:val="0"/>
          <w:divBdr>
            <w:top w:val="none" w:sz="0" w:space="0" w:color="auto"/>
            <w:left w:val="none" w:sz="0" w:space="0" w:color="auto"/>
            <w:bottom w:val="none" w:sz="0" w:space="0" w:color="auto"/>
            <w:right w:val="none" w:sz="0" w:space="0" w:color="auto"/>
          </w:divBdr>
        </w:div>
        <w:div w:id="791288219">
          <w:marLeft w:val="640"/>
          <w:marRight w:val="0"/>
          <w:marTop w:val="0"/>
          <w:marBottom w:val="0"/>
          <w:divBdr>
            <w:top w:val="none" w:sz="0" w:space="0" w:color="auto"/>
            <w:left w:val="none" w:sz="0" w:space="0" w:color="auto"/>
            <w:bottom w:val="none" w:sz="0" w:space="0" w:color="auto"/>
            <w:right w:val="none" w:sz="0" w:space="0" w:color="auto"/>
          </w:divBdr>
        </w:div>
        <w:div w:id="803697162">
          <w:marLeft w:val="640"/>
          <w:marRight w:val="0"/>
          <w:marTop w:val="0"/>
          <w:marBottom w:val="0"/>
          <w:divBdr>
            <w:top w:val="none" w:sz="0" w:space="0" w:color="auto"/>
            <w:left w:val="none" w:sz="0" w:space="0" w:color="auto"/>
            <w:bottom w:val="none" w:sz="0" w:space="0" w:color="auto"/>
            <w:right w:val="none" w:sz="0" w:space="0" w:color="auto"/>
          </w:divBdr>
        </w:div>
        <w:div w:id="804735870">
          <w:marLeft w:val="640"/>
          <w:marRight w:val="0"/>
          <w:marTop w:val="0"/>
          <w:marBottom w:val="0"/>
          <w:divBdr>
            <w:top w:val="none" w:sz="0" w:space="0" w:color="auto"/>
            <w:left w:val="none" w:sz="0" w:space="0" w:color="auto"/>
            <w:bottom w:val="none" w:sz="0" w:space="0" w:color="auto"/>
            <w:right w:val="none" w:sz="0" w:space="0" w:color="auto"/>
          </w:divBdr>
        </w:div>
        <w:div w:id="810639541">
          <w:marLeft w:val="640"/>
          <w:marRight w:val="0"/>
          <w:marTop w:val="0"/>
          <w:marBottom w:val="0"/>
          <w:divBdr>
            <w:top w:val="none" w:sz="0" w:space="0" w:color="auto"/>
            <w:left w:val="none" w:sz="0" w:space="0" w:color="auto"/>
            <w:bottom w:val="none" w:sz="0" w:space="0" w:color="auto"/>
            <w:right w:val="none" w:sz="0" w:space="0" w:color="auto"/>
          </w:divBdr>
        </w:div>
        <w:div w:id="820272036">
          <w:marLeft w:val="640"/>
          <w:marRight w:val="0"/>
          <w:marTop w:val="0"/>
          <w:marBottom w:val="0"/>
          <w:divBdr>
            <w:top w:val="none" w:sz="0" w:space="0" w:color="auto"/>
            <w:left w:val="none" w:sz="0" w:space="0" w:color="auto"/>
            <w:bottom w:val="none" w:sz="0" w:space="0" w:color="auto"/>
            <w:right w:val="none" w:sz="0" w:space="0" w:color="auto"/>
          </w:divBdr>
        </w:div>
        <w:div w:id="838886194">
          <w:marLeft w:val="640"/>
          <w:marRight w:val="0"/>
          <w:marTop w:val="0"/>
          <w:marBottom w:val="0"/>
          <w:divBdr>
            <w:top w:val="none" w:sz="0" w:space="0" w:color="auto"/>
            <w:left w:val="none" w:sz="0" w:space="0" w:color="auto"/>
            <w:bottom w:val="none" w:sz="0" w:space="0" w:color="auto"/>
            <w:right w:val="none" w:sz="0" w:space="0" w:color="auto"/>
          </w:divBdr>
        </w:div>
        <w:div w:id="876545362">
          <w:marLeft w:val="640"/>
          <w:marRight w:val="0"/>
          <w:marTop w:val="0"/>
          <w:marBottom w:val="0"/>
          <w:divBdr>
            <w:top w:val="none" w:sz="0" w:space="0" w:color="auto"/>
            <w:left w:val="none" w:sz="0" w:space="0" w:color="auto"/>
            <w:bottom w:val="none" w:sz="0" w:space="0" w:color="auto"/>
            <w:right w:val="none" w:sz="0" w:space="0" w:color="auto"/>
          </w:divBdr>
        </w:div>
        <w:div w:id="887381782">
          <w:marLeft w:val="640"/>
          <w:marRight w:val="0"/>
          <w:marTop w:val="0"/>
          <w:marBottom w:val="0"/>
          <w:divBdr>
            <w:top w:val="none" w:sz="0" w:space="0" w:color="auto"/>
            <w:left w:val="none" w:sz="0" w:space="0" w:color="auto"/>
            <w:bottom w:val="none" w:sz="0" w:space="0" w:color="auto"/>
            <w:right w:val="none" w:sz="0" w:space="0" w:color="auto"/>
          </w:divBdr>
        </w:div>
        <w:div w:id="923878982">
          <w:marLeft w:val="640"/>
          <w:marRight w:val="0"/>
          <w:marTop w:val="0"/>
          <w:marBottom w:val="0"/>
          <w:divBdr>
            <w:top w:val="none" w:sz="0" w:space="0" w:color="auto"/>
            <w:left w:val="none" w:sz="0" w:space="0" w:color="auto"/>
            <w:bottom w:val="none" w:sz="0" w:space="0" w:color="auto"/>
            <w:right w:val="none" w:sz="0" w:space="0" w:color="auto"/>
          </w:divBdr>
        </w:div>
        <w:div w:id="968245162">
          <w:marLeft w:val="640"/>
          <w:marRight w:val="0"/>
          <w:marTop w:val="0"/>
          <w:marBottom w:val="0"/>
          <w:divBdr>
            <w:top w:val="none" w:sz="0" w:space="0" w:color="auto"/>
            <w:left w:val="none" w:sz="0" w:space="0" w:color="auto"/>
            <w:bottom w:val="none" w:sz="0" w:space="0" w:color="auto"/>
            <w:right w:val="none" w:sz="0" w:space="0" w:color="auto"/>
          </w:divBdr>
        </w:div>
        <w:div w:id="1014647457">
          <w:marLeft w:val="640"/>
          <w:marRight w:val="0"/>
          <w:marTop w:val="0"/>
          <w:marBottom w:val="0"/>
          <w:divBdr>
            <w:top w:val="none" w:sz="0" w:space="0" w:color="auto"/>
            <w:left w:val="none" w:sz="0" w:space="0" w:color="auto"/>
            <w:bottom w:val="none" w:sz="0" w:space="0" w:color="auto"/>
            <w:right w:val="none" w:sz="0" w:space="0" w:color="auto"/>
          </w:divBdr>
        </w:div>
        <w:div w:id="1049769582">
          <w:marLeft w:val="640"/>
          <w:marRight w:val="0"/>
          <w:marTop w:val="0"/>
          <w:marBottom w:val="0"/>
          <w:divBdr>
            <w:top w:val="none" w:sz="0" w:space="0" w:color="auto"/>
            <w:left w:val="none" w:sz="0" w:space="0" w:color="auto"/>
            <w:bottom w:val="none" w:sz="0" w:space="0" w:color="auto"/>
            <w:right w:val="none" w:sz="0" w:space="0" w:color="auto"/>
          </w:divBdr>
        </w:div>
        <w:div w:id="1051684240">
          <w:marLeft w:val="640"/>
          <w:marRight w:val="0"/>
          <w:marTop w:val="0"/>
          <w:marBottom w:val="0"/>
          <w:divBdr>
            <w:top w:val="none" w:sz="0" w:space="0" w:color="auto"/>
            <w:left w:val="none" w:sz="0" w:space="0" w:color="auto"/>
            <w:bottom w:val="none" w:sz="0" w:space="0" w:color="auto"/>
            <w:right w:val="none" w:sz="0" w:space="0" w:color="auto"/>
          </w:divBdr>
        </w:div>
        <w:div w:id="1064643798">
          <w:marLeft w:val="640"/>
          <w:marRight w:val="0"/>
          <w:marTop w:val="0"/>
          <w:marBottom w:val="0"/>
          <w:divBdr>
            <w:top w:val="none" w:sz="0" w:space="0" w:color="auto"/>
            <w:left w:val="none" w:sz="0" w:space="0" w:color="auto"/>
            <w:bottom w:val="none" w:sz="0" w:space="0" w:color="auto"/>
            <w:right w:val="none" w:sz="0" w:space="0" w:color="auto"/>
          </w:divBdr>
        </w:div>
        <w:div w:id="1075130582">
          <w:marLeft w:val="640"/>
          <w:marRight w:val="0"/>
          <w:marTop w:val="0"/>
          <w:marBottom w:val="0"/>
          <w:divBdr>
            <w:top w:val="none" w:sz="0" w:space="0" w:color="auto"/>
            <w:left w:val="none" w:sz="0" w:space="0" w:color="auto"/>
            <w:bottom w:val="none" w:sz="0" w:space="0" w:color="auto"/>
            <w:right w:val="none" w:sz="0" w:space="0" w:color="auto"/>
          </w:divBdr>
        </w:div>
        <w:div w:id="1208951837">
          <w:marLeft w:val="640"/>
          <w:marRight w:val="0"/>
          <w:marTop w:val="0"/>
          <w:marBottom w:val="0"/>
          <w:divBdr>
            <w:top w:val="none" w:sz="0" w:space="0" w:color="auto"/>
            <w:left w:val="none" w:sz="0" w:space="0" w:color="auto"/>
            <w:bottom w:val="none" w:sz="0" w:space="0" w:color="auto"/>
            <w:right w:val="none" w:sz="0" w:space="0" w:color="auto"/>
          </w:divBdr>
        </w:div>
        <w:div w:id="1231229008">
          <w:marLeft w:val="640"/>
          <w:marRight w:val="0"/>
          <w:marTop w:val="0"/>
          <w:marBottom w:val="0"/>
          <w:divBdr>
            <w:top w:val="none" w:sz="0" w:space="0" w:color="auto"/>
            <w:left w:val="none" w:sz="0" w:space="0" w:color="auto"/>
            <w:bottom w:val="none" w:sz="0" w:space="0" w:color="auto"/>
            <w:right w:val="none" w:sz="0" w:space="0" w:color="auto"/>
          </w:divBdr>
        </w:div>
        <w:div w:id="1247613407">
          <w:marLeft w:val="640"/>
          <w:marRight w:val="0"/>
          <w:marTop w:val="0"/>
          <w:marBottom w:val="0"/>
          <w:divBdr>
            <w:top w:val="none" w:sz="0" w:space="0" w:color="auto"/>
            <w:left w:val="none" w:sz="0" w:space="0" w:color="auto"/>
            <w:bottom w:val="none" w:sz="0" w:space="0" w:color="auto"/>
            <w:right w:val="none" w:sz="0" w:space="0" w:color="auto"/>
          </w:divBdr>
        </w:div>
        <w:div w:id="1277564296">
          <w:marLeft w:val="640"/>
          <w:marRight w:val="0"/>
          <w:marTop w:val="0"/>
          <w:marBottom w:val="0"/>
          <w:divBdr>
            <w:top w:val="none" w:sz="0" w:space="0" w:color="auto"/>
            <w:left w:val="none" w:sz="0" w:space="0" w:color="auto"/>
            <w:bottom w:val="none" w:sz="0" w:space="0" w:color="auto"/>
            <w:right w:val="none" w:sz="0" w:space="0" w:color="auto"/>
          </w:divBdr>
        </w:div>
        <w:div w:id="1282764002">
          <w:marLeft w:val="640"/>
          <w:marRight w:val="0"/>
          <w:marTop w:val="0"/>
          <w:marBottom w:val="0"/>
          <w:divBdr>
            <w:top w:val="none" w:sz="0" w:space="0" w:color="auto"/>
            <w:left w:val="none" w:sz="0" w:space="0" w:color="auto"/>
            <w:bottom w:val="none" w:sz="0" w:space="0" w:color="auto"/>
            <w:right w:val="none" w:sz="0" w:space="0" w:color="auto"/>
          </w:divBdr>
        </w:div>
        <w:div w:id="1323656074">
          <w:marLeft w:val="640"/>
          <w:marRight w:val="0"/>
          <w:marTop w:val="0"/>
          <w:marBottom w:val="0"/>
          <w:divBdr>
            <w:top w:val="none" w:sz="0" w:space="0" w:color="auto"/>
            <w:left w:val="none" w:sz="0" w:space="0" w:color="auto"/>
            <w:bottom w:val="none" w:sz="0" w:space="0" w:color="auto"/>
            <w:right w:val="none" w:sz="0" w:space="0" w:color="auto"/>
          </w:divBdr>
        </w:div>
        <w:div w:id="1323780339">
          <w:marLeft w:val="640"/>
          <w:marRight w:val="0"/>
          <w:marTop w:val="0"/>
          <w:marBottom w:val="0"/>
          <w:divBdr>
            <w:top w:val="none" w:sz="0" w:space="0" w:color="auto"/>
            <w:left w:val="none" w:sz="0" w:space="0" w:color="auto"/>
            <w:bottom w:val="none" w:sz="0" w:space="0" w:color="auto"/>
            <w:right w:val="none" w:sz="0" w:space="0" w:color="auto"/>
          </w:divBdr>
        </w:div>
        <w:div w:id="1332679975">
          <w:marLeft w:val="640"/>
          <w:marRight w:val="0"/>
          <w:marTop w:val="0"/>
          <w:marBottom w:val="0"/>
          <w:divBdr>
            <w:top w:val="none" w:sz="0" w:space="0" w:color="auto"/>
            <w:left w:val="none" w:sz="0" w:space="0" w:color="auto"/>
            <w:bottom w:val="none" w:sz="0" w:space="0" w:color="auto"/>
            <w:right w:val="none" w:sz="0" w:space="0" w:color="auto"/>
          </w:divBdr>
        </w:div>
        <w:div w:id="1370759920">
          <w:marLeft w:val="640"/>
          <w:marRight w:val="0"/>
          <w:marTop w:val="0"/>
          <w:marBottom w:val="0"/>
          <w:divBdr>
            <w:top w:val="none" w:sz="0" w:space="0" w:color="auto"/>
            <w:left w:val="none" w:sz="0" w:space="0" w:color="auto"/>
            <w:bottom w:val="none" w:sz="0" w:space="0" w:color="auto"/>
            <w:right w:val="none" w:sz="0" w:space="0" w:color="auto"/>
          </w:divBdr>
        </w:div>
        <w:div w:id="1405493358">
          <w:marLeft w:val="640"/>
          <w:marRight w:val="0"/>
          <w:marTop w:val="0"/>
          <w:marBottom w:val="0"/>
          <w:divBdr>
            <w:top w:val="none" w:sz="0" w:space="0" w:color="auto"/>
            <w:left w:val="none" w:sz="0" w:space="0" w:color="auto"/>
            <w:bottom w:val="none" w:sz="0" w:space="0" w:color="auto"/>
            <w:right w:val="none" w:sz="0" w:space="0" w:color="auto"/>
          </w:divBdr>
        </w:div>
        <w:div w:id="1461151928">
          <w:marLeft w:val="640"/>
          <w:marRight w:val="0"/>
          <w:marTop w:val="0"/>
          <w:marBottom w:val="0"/>
          <w:divBdr>
            <w:top w:val="none" w:sz="0" w:space="0" w:color="auto"/>
            <w:left w:val="none" w:sz="0" w:space="0" w:color="auto"/>
            <w:bottom w:val="none" w:sz="0" w:space="0" w:color="auto"/>
            <w:right w:val="none" w:sz="0" w:space="0" w:color="auto"/>
          </w:divBdr>
        </w:div>
        <w:div w:id="1465539859">
          <w:marLeft w:val="640"/>
          <w:marRight w:val="0"/>
          <w:marTop w:val="0"/>
          <w:marBottom w:val="0"/>
          <w:divBdr>
            <w:top w:val="none" w:sz="0" w:space="0" w:color="auto"/>
            <w:left w:val="none" w:sz="0" w:space="0" w:color="auto"/>
            <w:bottom w:val="none" w:sz="0" w:space="0" w:color="auto"/>
            <w:right w:val="none" w:sz="0" w:space="0" w:color="auto"/>
          </w:divBdr>
        </w:div>
        <w:div w:id="1467313382">
          <w:marLeft w:val="640"/>
          <w:marRight w:val="0"/>
          <w:marTop w:val="0"/>
          <w:marBottom w:val="0"/>
          <w:divBdr>
            <w:top w:val="none" w:sz="0" w:space="0" w:color="auto"/>
            <w:left w:val="none" w:sz="0" w:space="0" w:color="auto"/>
            <w:bottom w:val="none" w:sz="0" w:space="0" w:color="auto"/>
            <w:right w:val="none" w:sz="0" w:space="0" w:color="auto"/>
          </w:divBdr>
        </w:div>
        <w:div w:id="1474566462">
          <w:marLeft w:val="640"/>
          <w:marRight w:val="0"/>
          <w:marTop w:val="0"/>
          <w:marBottom w:val="0"/>
          <w:divBdr>
            <w:top w:val="none" w:sz="0" w:space="0" w:color="auto"/>
            <w:left w:val="none" w:sz="0" w:space="0" w:color="auto"/>
            <w:bottom w:val="none" w:sz="0" w:space="0" w:color="auto"/>
            <w:right w:val="none" w:sz="0" w:space="0" w:color="auto"/>
          </w:divBdr>
        </w:div>
        <w:div w:id="1487822835">
          <w:marLeft w:val="640"/>
          <w:marRight w:val="0"/>
          <w:marTop w:val="0"/>
          <w:marBottom w:val="0"/>
          <w:divBdr>
            <w:top w:val="none" w:sz="0" w:space="0" w:color="auto"/>
            <w:left w:val="none" w:sz="0" w:space="0" w:color="auto"/>
            <w:bottom w:val="none" w:sz="0" w:space="0" w:color="auto"/>
            <w:right w:val="none" w:sz="0" w:space="0" w:color="auto"/>
          </w:divBdr>
        </w:div>
        <w:div w:id="1488135935">
          <w:marLeft w:val="640"/>
          <w:marRight w:val="0"/>
          <w:marTop w:val="0"/>
          <w:marBottom w:val="0"/>
          <w:divBdr>
            <w:top w:val="none" w:sz="0" w:space="0" w:color="auto"/>
            <w:left w:val="none" w:sz="0" w:space="0" w:color="auto"/>
            <w:bottom w:val="none" w:sz="0" w:space="0" w:color="auto"/>
            <w:right w:val="none" w:sz="0" w:space="0" w:color="auto"/>
          </w:divBdr>
        </w:div>
        <w:div w:id="1490516708">
          <w:marLeft w:val="640"/>
          <w:marRight w:val="0"/>
          <w:marTop w:val="0"/>
          <w:marBottom w:val="0"/>
          <w:divBdr>
            <w:top w:val="none" w:sz="0" w:space="0" w:color="auto"/>
            <w:left w:val="none" w:sz="0" w:space="0" w:color="auto"/>
            <w:bottom w:val="none" w:sz="0" w:space="0" w:color="auto"/>
            <w:right w:val="none" w:sz="0" w:space="0" w:color="auto"/>
          </w:divBdr>
        </w:div>
        <w:div w:id="1534415948">
          <w:marLeft w:val="640"/>
          <w:marRight w:val="0"/>
          <w:marTop w:val="0"/>
          <w:marBottom w:val="0"/>
          <w:divBdr>
            <w:top w:val="none" w:sz="0" w:space="0" w:color="auto"/>
            <w:left w:val="none" w:sz="0" w:space="0" w:color="auto"/>
            <w:bottom w:val="none" w:sz="0" w:space="0" w:color="auto"/>
            <w:right w:val="none" w:sz="0" w:space="0" w:color="auto"/>
          </w:divBdr>
        </w:div>
        <w:div w:id="1542551808">
          <w:marLeft w:val="640"/>
          <w:marRight w:val="0"/>
          <w:marTop w:val="0"/>
          <w:marBottom w:val="0"/>
          <w:divBdr>
            <w:top w:val="none" w:sz="0" w:space="0" w:color="auto"/>
            <w:left w:val="none" w:sz="0" w:space="0" w:color="auto"/>
            <w:bottom w:val="none" w:sz="0" w:space="0" w:color="auto"/>
            <w:right w:val="none" w:sz="0" w:space="0" w:color="auto"/>
          </w:divBdr>
        </w:div>
        <w:div w:id="1546063872">
          <w:marLeft w:val="640"/>
          <w:marRight w:val="0"/>
          <w:marTop w:val="0"/>
          <w:marBottom w:val="0"/>
          <w:divBdr>
            <w:top w:val="none" w:sz="0" w:space="0" w:color="auto"/>
            <w:left w:val="none" w:sz="0" w:space="0" w:color="auto"/>
            <w:bottom w:val="none" w:sz="0" w:space="0" w:color="auto"/>
            <w:right w:val="none" w:sz="0" w:space="0" w:color="auto"/>
          </w:divBdr>
        </w:div>
        <w:div w:id="1547178912">
          <w:marLeft w:val="640"/>
          <w:marRight w:val="0"/>
          <w:marTop w:val="0"/>
          <w:marBottom w:val="0"/>
          <w:divBdr>
            <w:top w:val="none" w:sz="0" w:space="0" w:color="auto"/>
            <w:left w:val="none" w:sz="0" w:space="0" w:color="auto"/>
            <w:bottom w:val="none" w:sz="0" w:space="0" w:color="auto"/>
            <w:right w:val="none" w:sz="0" w:space="0" w:color="auto"/>
          </w:divBdr>
        </w:div>
        <w:div w:id="1668285688">
          <w:marLeft w:val="640"/>
          <w:marRight w:val="0"/>
          <w:marTop w:val="0"/>
          <w:marBottom w:val="0"/>
          <w:divBdr>
            <w:top w:val="none" w:sz="0" w:space="0" w:color="auto"/>
            <w:left w:val="none" w:sz="0" w:space="0" w:color="auto"/>
            <w:bottom w:val="none" w:sz="0" w:space="0" w:color="auto"/>
            <w:right w:val="none" w:sz="0" w:space="0" w:color="auto"/>
          </w:divBdr>
        </w:div>
        <w:div w:id="1671179992">
          <w:marLeft w:val="640"/>
          <w:marRight w:val="0"/>
          <w:marTop w:val="0"/>
          <w:marBottom w:val="0"/>
          <w:divBdr>
            <w:top w:val="none" w:sz="0" w:space="0" w:color="auto"/>
            <w:left w:val="none" w:sz="0" w:space="0" w:color="auto"/>
            <w:bottom w:val="none" w:sz="0" w:space="0" w:color="auto"/>
            <w:right w:val="none" w:sz="0" w:space="0" w:color="auto"/>
          </w:divBdr>
        </w:div>
        <w:div w:id="1684283665">
          <w:marLeft w:val="640"/>
          <w:marRight w:val="0"/>
          <w:marTop w:val="0"/>
          <w:marBottom w:val="0"/>
          <w:divBdr>
            <w:top w:val="none" w:sz="0" w:space="0" w:color="auto"/>
            <w:left w:val="none" w:sz="0" w:space="0" w:color="auto"/>
            <w:bottom w:val="none" w:sz="0" w:space="0" w:color="auto"/>
            <w:right w:val="none" w:sz="0" w:space="0" w:color="auto"/>
          </w:divBdr>
        </w:div>
        <w:div w:id="1694333194">
          <w:marLeft w:val="640"/>
          <w:marRight w:val="0"/>
          <w:marTop w:val="0"/>
          <w:marBottom w:val="0"/>
          <w:divBdr>
            <w:top w:val="none" w:sz="0" w:space="0" w:color="auto"/>
            <w:left w:val="none" w:sz="0" w:space="0" w:color="auto"/>
            <w:bottom w:val="none" w:sz="0" w:space="0" w:color="auto"/>
            <w:right w:val="none" w:sz="0" w:space="0" w:color="auto"/>
          </w:divBdr>
        </w:div>
        <w:div w:id="1694763087">
          <w:marLeft w:val="640"/>
          <w:marRight w:val="0"/>
          <w:marTop w:val="0"/>
          <w:marBottom w:val="0"/>
          <w:divBdr>
            <w:top w:val="none" w:sz="0" w:space="0" w:color="auto"/>
            <w:left w:val="none" w:sz="0" w:space="0" w:color="auto"/>
            <w:bottom w:val="none" w:sz="0" w:space="0" w:color="auto"/>
            <w:right w:val="none" w:sz="0" w:space="0" w:color="auto"/>
          </w:divBdr>
        </w:div>
        <w:div w:id="1727685209">
          <w:marLeft w:val="640"/>
          <w:marRight w:val="0"/>
          <w:marTop w:val="0"/>
          <w:marBottom w:val="0"/>
          <w:divBdr>
            <w:top w:val="none" w:sz="0" w:space="0" w:color="auto"/>
            <w:left w:val="none" w:sz="0" w:space="0" w:color="auto"/>
            <w:bottom w:val="none" w:sz="0" w:space="0" w:color="auto"/>
            <w:right w:val="none" w:sz="0" w:space="0" w:color="auto"/>
          </w:divBdr>
        </w:div>
        <w:div w:id="1732540902">
          <w:marLeft w:val="640"/>
          <w:marRight w:val="0"/>
          <w:marTop w:val="0"/>
          <w:marBottom w:val="0"/>
          <w:divBdr>
            <w:top w:val="none" w:sz="0" w:space="0" w:color="auto"/>
            <w:left w:val="none" w:sz="0" w:space="0" w:color="auto"/>
            <w:bottom w:val="none" w:sz="0" w:space="0" w:color="auto"/>
            <w:right w:val="none" w:sz="0" w:space="0" w:color="auto"/>
          </w:divBdr>
        </w:div>
        <w:div w:id="1793355413">
          <w:marLeft w:val="640"/>
          <w:marRight w:val="0"/>
          <w:marTop w:val="0"/>
          <w:marBottom w:val="0"/>
          <w:divBdr>
            <w:top w:val="none" w:sz="0" w:space="0" w:color="auto"/>
            <w:left w:val="none" w:sz="0" w:space="0" w:color="auto"/>
            <w:bottom w:val="none" w:sz="0" w:space="0" w:color="auto"/>
            <w:right w:val="none" w:sz="0" w:space="0" w:color="auto"/>
          </w:divBdr>
        </w:div>
        <w:div w:id="1818303569">
          <w:marLeft w:val="640"/>
          <w:marRight w:val="0"/>
          <w:marTop w:val="0"/>
          <w:marBottom w:val="0"/>
          <w:divBdr>
            <w:top w:val="none" w:sz="0" w:space="0" w:color="auto"/>
            <w:left w:val="none" w:sz="0" w:space="0" w:color="auto"/>
            <w:bottom w:val="none" w:sz="0" w:space="0" w:color="auto"/>
            <w:right w:val="none" w:sz="0" w:space="0" w:color="auto"/>
          </w:divBdr>
        </w:div>
        <w:div w:id="1845126432">
          <w:marLeft w:val="640"/>
          <w:marRight w:val="0"/>
          <w:marTop w:val="0"/>
          <w:marBottom w:val="0"/>
          <w:divBdr>
            <w:top w:val="none" w:sz="0" w:space="0" w:color="auto"/>
            <w:left w:val="none" w:sz="0" w:space="0" w:color="auto"/>
            <w:bottom w:val="none" w:sz="0" w:space="0" w:color="auto"/>
            <w:right w:val="none" w:sz="0" w:space="0" w:color="auto"/>
          </w:divBdr>
        </w:div>
        <w:div w:id="1884519593">
          <w:marLeft w:val="640"/>
          <w:marRight w:val="0"/>
          <w:marTop w:val="0"/>
          <w:marBottom w:val="0"/>
          <w:divBdr>
            <w:top w:val="none" w:sz="0" w:space="0" w:color="auto"/>
            <w:left w:val="none" w:sz="0" w:space="0" w:color="auto"/>
            <w:bottom w:val="none" w:sz="0" w:space="0" w:color="auto"/>
            <w:right w:val="none" w:sz="0" w:space="0" w:color="auto"/>
          </w:divBdr>
        </w:div>
        <w:div w:id="1915821985">
          <w:marLeft w:val="640"/>
          <w:marRight w:val="0"/>
          <w:marTop w:val="0"/>
          <w:marBottom w:val="0"/>
          <w:divBdr>
            <w:top w:val="none" w:sz="0" w:space="0" w:color="auto"/>
            <w:left w:val="none" w:sz="0" w:space="0" w:color="auto"/>
            <w:bottom w:val="none" w:sz="0" w:space="0" w:color="auto"/>
            <w:right w:val="none" w:sz="0" w:space="0" w:color="auto"/>
          </w:divBdr>
        </w:div>
        <w:div w:id="1936590713">
          <w:marLeft w:val="640"/>
          <w:marRight w:val="0"/>
          <w:marTop w:val="0"/>
          <w:marBottom w:val="0"/>
          <w:divBdr>
            <w:top w:val="none" w:sz="0" w:space="0" w:color="auto"/>
            <w:left w:val="none" w:sz="0" w:space="0" w:color="auto"/>
            <w:bottom w:val="none" w:sz="0" w:space="0" w:color="auto"/>
            <w:right w:val="none" w:sz="0" w:space="0" w:color="auto"/>
          </w:divBdr>
        </w:div>
        <w:div w:id="1952082981">
          <w:marLeft w:val="640"/>
          <w:marRight w:val="0"/>
          <w:marTop w:val="0"/>
          <w:marBottom w:val="0"/>
          <w:divBdr>
            <w:top w:val="none" w:sz="0" w:space="0" w:color="auto"/>
            <w:left w:val="none" w:sz="0" w:space="0" w:color="auto"/>
            <w:bottom w:val="none" w:sz="0" w:space="0" w:color="auto"/>
            <w:right w:val="none" w:sz="0" w:space="0" w:color="auto"/>
          </w:divBdr>
        </w:div>
        <w:div w:id="1987584385">
          <w:marLeft w:val="640"/>
          <w:marRight w:val="0"/>
          <w:marTop w:val="0"/>
          <w:marBottom w:val="0"/>
          <w:divBdr>
            <w:top w:val="none" w:sz="0" w:space="0" w:color="auto"/>
            <w:left w:val="none" w:sz="0" w:space="0" w:color="auto"/>
            <w:bottom w:val="none" w:sz="0" w:space="0" w:color="auto"/>
            <w:right w:val="none" w:sz="0" w:space="0" w:color="auto"/>
          </w:divBdr>
        </w:div>
        <w:div w:id="1991323446">
          <w:marLeft w:val="640"/>
          <w:marRight w:val="0"/>
          <w:marTop w:val="0"/>
          <w:marBottom w:val="0"/>
          <w:divBdr>
            <w:top w:val="none" w:sz="0" w:space="0" w:color="auto"/>
            <w:left w:val="none" w:sz="0" w:space="0" w:color="auto"/>
            <w:bottom w:val="none" w:sz="0" w:space="0" w:color="auto"/>
            <w:right w:val="none" w:sz="0" w:space="0" w:color="auto"/>
          </w:divBdr>
        </w:div>
        <w:div w:id="1994792574">
          <w:marLeft w:val="640"/>
          <w:marRight w:val="0"/>
          <w:marTop w:val="0"/>
          <w:marBottom w:val="0"/>
          <w:divBdr>
            <w:top w:val="none" w:sz="0" w:space="0" w:color="auto"/>
            <w:left w:val="none" w:sz="0" w:space="0" w:color="auto"/>
            <w:bottom w:val="none" w:sz="0" w:space="0" w:color="auto"/>
            <w:right w:val="none" w:sz="0" w:space="0" w:color="auto"/>
          </w:divBdr>
        </w:div>
        <w:div w:id="2007172348">
          <w:marLeft w:val="640"/>
          <w:marRight w:val="0"/>
          <w:marTop w:val="0"/>
          <w:marBottom w:val="0"/>
          <w:divBdr>
            <w:top w:val="none" w:sz="0" w:space="0" w:color="auto"/>
            <w:left w:val="none" w:sz="0" w:space="0" w:color="auto"/>
            <w:bottom w:val="none" w:sz="0" w:space="0" w:color="auto"/>
            <w:right w:val="none" w:sz="0" w:space="0" w:color="auto"/>
          </w:divBdr>
        </w:div>
        <w:div w:id="2041123075">
          <w:marLeft w:val="640"/>
          <w:marRight w:val="0"/>
          <w:marTop w:val="0"/>
          <w:marBottom w:val="0"/>
          <w:divBdr>
            <w:top w:val="none" w:sz="0" w:space="0" w:color="auto"/>
            <w:left w:val="none" w:sz="0" w:space="0" w:color="auto"/>
            <w:bottom w:val="none" w:sz="0" w:space="0" w:color="auto"/>
            <w:right w:val="none" w:sz="0" w:space="0" w:color="auto"/>
          </w:divBdr>
        </w:div>
        <w:div w:id="2087218849">
          <w:marLeft w:val="640"/>
          <w:marRight w:val="0"/>
          <w:marTop w:val="0"/>
          <w:marBottom w:val="0"/>
          <w:divBdr>
            <w:top w:val="none" w:sz="0" w:space="0" w:color="auto"/>
            <w:left w:val="none" w:sz="0" w:space="0" w:color="auto"/>
            <w:bottom w:val="none" w:sz="0" w:space="0" w:color="auto"/>
            <w:right w:val="none" w:sz="0" w:space="0" w:color="auto"/>
          </w:divBdr>
        </w:div>
        <w:div w:id="2099981072">
          <w:marLeft w:val="640"/>
          <w:marRight w:val="0"/>
          <w:marTop w:val="0"/>
          <w:marBottom w:val="0"/>
          <w:divBdr>
            <w:top w:val="none" w:sz="0" w:space="0" w:color="auto"/>
            <w:left w:val="none" w:sz="0" w:space="0" w:color="auto"/>
            <w:bottom w:val="none" w:sz="0" w:space="0" w:color="auto"/>
            <w:right w:val="none" w:sz="0" w:space="0" w:color="auto"/>
          </w:divBdr>
        </w:div>
        <w:div w:id="2124227849">
          <w:marLeft w:val="640"/>
          <w:marRight w:val="0"/>
          <w:marTop w:val="0"/>
          <w:marBottom w:val="0"/>
          <w:divBdr>
            <w:top w:val="none" w:sz="0" w:space="0" w:color="auto"/>
            <w:left w:val="none" w:sz="0" w:space="0" w:color="auto"/>
            <w:bottom w:val="none" w:sz="0" w:space="0" w:color="auto"/>
            <w:right w:val="none" w:sz="0" w:space="0" w:color="auto"/>
          </w:divBdr>
        </w:div>
        <w:div w:id="2124611624">
          <w:marLeft w:val="640"/>
          <w:marRight w:val="0"/>
          <w:marTop w:val="0"/>
          <w:marBottom w:val="0"/>
          <w:divBdr>
            <w:top w:val="none" w:sz="0" w:space="0" w:color="auto"/>
            <w:left w:val="none" w:sz="0" w:space="0" w:color="auto"/>
            <w:bottom w:val="none" w:sz="0" w:space="0" w:color="auto"/>
            <w:right w:val="none" w:sz="0" w:space="0" w:color="auto"/>
          </w:divBdr>
        </w:div>
      </w:divsChild>
    </w:div>
    <w:div w:id="1297642988">
      <w:bodyDiv w:val="1"/>
      <w:marLeft w:val="0"/>
      <w:marRight w:val="0"/>
      <w:marTop w:val="0"/>
      <w:marBottom w:val="0"/>
      <w:divBdr>
        <w:top w:val="none" w:sz="0" w:space="0" w:color="auto"/>
        <w:left w:val="none" w:sz="0" w:space="0" w:color="auto"/>
        <w:bottom w:val="none" w:sz="0" w:space="0" w:color="auto"/>
        <w:right w:val="none" w:sz="0" w:space="0" w:color="auto"/>
      </w:divBdr>
      <w:divsChild>
        <w:div w:id="132932">
          <w:marLeft w:val="640"/>
          <w:marRight w:val="0"/>
          <w:marTop w:val="0"/>
          <w:marBottom w:val="0"/>
          <w:divBdr>
            <w:top w:val="none" w:sz="0" w:space="0" w:color="auto"/>
            <w:left w:val="none" w:sz="0" w:space="0" w:color="auto"/>
            <w:bottom w:val="none" w:sz="0" w:space="0" w:color="auto"/>
            <w:right w:val="none" w:sz="0" w:space="0" w:color="auto"/>
          </w:divBdr>
        </w:div>
        <w:div w:id="40371494">
          <w:marLeft w:val="640"/>
          <w:marRight w:val="0"/>
          <w:marTop w:val="0"/>
          <w:marBottom w:val="0"/>
          <w:divBdr>
            <w:top w:val="none" w:sz="0" w:space="0" w:color="auto"/>
            <w:left w:val="none" w:sz="0" w:space="0" w:color="auto"/>
            <w:bottom w:val="none" w:sz="0" w:space="0" w:color="auto"/>
            <w:right w:val="none" w:sz="0" w:space="0" w:color="auto"/>
          </w:divBdr>
        </w:div>
        <w:div w:id="55521036">
          <w:marLeft w:val="640"/>
          <w:marRight w:val="0"/>
          <w:marTop w:val="0"/>
          <w:marBottom w:val="0"/>
          <w:divBdr>
            <w:top w:val="none" w:sz="0" w:space="0" w:color="auto"/>
            <w:left w:val="none" w:sz="0" w:space="0" w:color="auto"/>
            <w:bottom w:val="none" w:sz="0" w:space="0" w:color="auto"/>
            <w:right w:val="none" w:sz="0" w:space="0" w:color="auto"/>
          </w:divBdr>
        </w:div>
        <w:div w:id="74400676">
          <w:marLeft w:val="640"/>
          <w:marRight w:val="0"/>
          <w:marTop w:val="0"/>
          <w:marBottom w:val="0"/>
          <w:divBdr>
            <w:top w:val="none" w:sz="0" w:space="0" w:color="auto"/>
            <w:left w:val="none" w:sz="0" w:space="0" w:color="auto"/>
            <w:bottom w:val="none" w:sz="0" w:space="0" w:color="auto"/>
            <w:right w:val="none" w:sz="0" w:space="0" w:color="auto"/>
          </w:divBdr>
        </w:div>
        <w:div w:id="109323641">
          <w:marLeft w:val="640"/>
          <w:marRight w:val="0"/>
          <w:marTop w:val="0"/>
          <w:marBottom w:val="0"/>
          <w:divBdr>
            <w:top w:val="none" w:sz="0" w:space="0" w:color="auto"/>
            <w:left w:val="none" w:sz="0" w:space="0" w:color="auto"/>
            <w:bottom w:val="none" w:sz="0" w:space="0" w:color="auto"/>
            <w:right w:val="none" w:sz="0" w:space="0" w:color="auto"/>
          </w:divBdr>
        </w:div>
        <w:div w:id="115951983">
          <w:marLeft w:val="640"/>
          <w:marRight w:val="0"/>
          <w:marTop w:val="0"/>
          <w:marBottom w:val="0"/>
          <w:divBdr>
            <w:top w:val="none" w:sz="0" w:space="0" w:color="auto"/>
            <w:left w:val="none" w:sz="0" w:space="0" w:color="auto"/>
            <w:bottom w:val="none" w:sz="0" w:space="0" w:color="auto"/>
            <w:right w:val="none" w:sz="0" w:space="0" w:color="auto"/>
          </w:divBdr>
        </w:div>
        <w:div w:id="167136346">
          <w:marLeft w:val="640"/>
          <w:marRight w:val="0"/>
          <w:marTop w:val="0"/>
          <w:marBottom w:val="0"/>
          <w:divBdr>
            <w:top w:val="none" w:sz="0" w:space="0" w:color="auto"/>
            <w:left w:val="none" w:sz="0" w:space="0" w:color="auto"/>
            <w:bottom w:val="none" w:sz="0" w:space="0" w:color="auto"/>
            <w:right w:val="none" w:sz="0" w:space="0" w:color="auto"/>
          </w:divBdr>
        </w:div>
        <w:div w:id="173570148">
          <w:marLeft w:val="640"/>
          <w:marRight w:val="0"/>
          <w:marTop w:val="0"/>
          <w:marBottom w:val="0"/>
          <w:divBdr>
            <w:top w:val="none" w:sz="0" w:space="0" w:color="auto"/>
            <w:left w:val="none" w:sz="0" w:space="0" w:color="auto"/>
            <w:bottom w:val="none" w:sz="0" w:space="0" w:color="auto"/>
            <w:right w:val="none" w:sz="0" w:space="0" w:color="auto"/>
          </w:divBdr>
        </w:div>
        <w:div w:id="174418943">
          <w:marLeft w:val="640"/>
          <w:marRight w:val="0"/>
          <w:marTop w:val="0"/>
          <w:marBottom w:val="0"/>
          <w:divBdr>
            <w:top w:val="none" w:sz="0" w:space="0" w:color="auto"/>
            <w:left w:val="none" w:sz="0" w:space="0" w:color="auto"/>
            <w:bottom w:val="none" w:sz="0" w:space="0" w:color="auto"/>
            <w:right w:val="none" w:sz="0" w:space="0" w:color="auto"/>
          </w:divBdr>
        </w:div>
        <w:div w:id="226958191">
          <w:marLeft w:val="640"/>
          <w:marRight w:val="0"/>
          <w:marTop w:val="0"/>
          <w:marBottom w:val="0"/>
          <w:divBdr>
            <w:top w:val="none" w:sz="0" w:space="0" w:color="auto"/>
            <w:left w:val="none" w:sz="0" w:space="0" w:color="auto"/>
            <w:bottom w:val="none" w:sz="0" w:space="0" w:color="auto"/>
            <w:right w:val="none" w:sz="0" w:space="0" w:color="auto"/>
          </w:divBdr>
        </w:div>
        <w:div w:id="241985112">
          <w:marLeft w:val="640"/>
          <w:marRight w:val="0"/>
          <w:marTop w:val="0"/>
          <w:marBottom w:val="0"/>
          <w:divBdr>
            <w:top w:val="none" w:sz="0" w:space="0" w:color="auto"/>
            <w:left w:val="none" w:sz="0" w:space="0" w:color="auto"/>
            <w:bottom w:val="none" w:sz="0" w:space="0" w:color="auto"/>
            <w:right w:val="none" w:sz="0" w:space="0" w:color="auto"/>
          </w:divBdr>
        </w:div>
        <w:div w:id="269750711">
          <w:marLeft w:val="640"/>
          <w:marRight w:val="0"/>
          <w:marTop w:val="0"/>
          <w:marBottom w:val="0"/>
          <w:divBdr>
            <w:top w:val="none" w:sz="0" w:space="0" w:color="auto"/>
            <w:left w:val="none" w:sz="0" w:space="0" w:color="auto"/>
            <w:bottom w:val="none" w:sz="0" w:space="0" w:color="auto"/>
            <w:right w:val="none" w:sz="0" w:space="0" w:color="auto"/>
          </w:divBdr>
        </w:div>
        <w:div w:id="277033034">
          <w:marLeft w:val="640"/>
          <w:marRight w:val="0"/>
          <w:marTop w:val="0"/>
          <w:marBottom w:val="0"/>
          <w:divBdr>
            <w:top w:val="none" w:sz="0" w:space="0" w:color="auto"/>
            <w:left w:val="none" w:sz="0" w:space="0" w:color="auto"/>
            <w:bottom w:val="none" w:sz="0" w:space="0" w:color="auto"/>
            <w:right w:val="none" w:sz="0" w:space="0" w:color="auto"/>
          </w:divBdr>
        </w:div>
        <w:div w:id="294217074">
          <w:marLeft w:val="640"/>
          <w:marRight w:val="0"/>
          <w:marTop w:val="0"/>
          <w:marBottom w:val="0"/>
          <w:divBdr>
            <w:top w:val="none" w:sz="0" w:space="0" w:color="auto"/>
            <w:left w:val="none" w:sz="0" w:space="0" w:color="auto"/>
            <w:bottom w:val="none" w:sz="0" w:space="0" w:color="auto"/>
            <w:right w:val="none" w:sz="0" w:space="0" w:color="auto"/>
          </w:divBdr>
        </w:div>
        <w:div w:id="303393254">
          <w:marLeft w:val="640"/>
          <w:marRight w:val="0"/>
          <w:marTop w:val="0"/>
          <w:marBottom w:val="0"/>
          <w:divBdr>
            <w:top w:val="none" w:sz="0" w:space="0" w:color="auto"/>
            <w:left w:val="none" w:sz="0" w:space="0" w:color="auto"/>
            <w:bottom w:val="none" w:sz="0" w:space="0" w:color="auto"/>
            <w:right w:val="none" w:sz="0" w:space="0" w:color="auto"/>
          </w:divBdr>
        </w:div>
        <w:div w:id="374818962">
          <w:marLeft w:val="640"/>
          <w:marRight w:val="0"/>
          <w:marTop w:val="0"/>
          <w:marBottom w:val="0"/>
          <w:divBdr>
            <w:top w:val="none" w:sz="0" w:space="0" w:color="auto"/>
            <w:left w:val="none" w:sz="0" w:space="0" w:color="auto"/>
            <w:bottom w:val="none" w:sz="0" w:space="0" w:color="auto"/>
            <w:right w:val="none" w:sz="0" w:space="0" w:color="auto"/>
          </w:divBdr>
        </w:div>
        <w:div w:id="380516462">
          <w:marLeft w:val="640"/>
          <w:marRight w:val="0"/>
          <w:marTop w:val="0"/>
          <w:marBottom w:val="0"/>
          <w:divBdr>
            <w:top w:val="none" w:sz="0" w:space="0" w:color="auto"/>
            <w:left w:val="none" w:sz="0" w:space="0" w:color="auto"/>
            <w:bottom w:val="none" w:sz="0" w:space="0" w:color="auto"/>
            <w:right w:val="none" w:sz="0" w:space="0" w:color="auto"/>
          </w:divBdr>
        </w:div>
        <w:div w:id="385297421">
          <w:marLeft w:val="640"/>
          <w:marRight w:val="0"/>
          <w:marTop w:val="0"/>
          <w:marBottom w:val="0"/>
          <w:divBdr>
            <w:top w:val="none" w:sz="0" w:space="0" w:color="auto"/>
            <w:left w:val="none" w:sz="0" w:space="0" w:color="auto"/>
            <w:bottom w:val="none" w:sz="0" w:space="0" w:color="auto"/>
            <w:right w:val="none" w:sz="0" w:space="0" w:color="auto"/>
          </w:divBdr>
        </w:div>
        <w:div w:id="387384817">
          <w:marLeft w:val="640"/>
          <w:marRight w:val="0"/>
          <w:marTop w:val="0"/>
          <w:marBottom w:val="0"/>
          <w:divBdr>
            <w:top w:val="none" w:sz="0" w:space="0" w:color="auto"/>
            <w:left w:val="none" w:sz="0" w:space="0" w:color="auto"/>
            <w:bottom w:val="none" w:sz="0" w:space="0" w:color="auto"/>
            <w:right w:val="none" w:sz="0" w:space="0" w:color="auto"/>
          </w:divBdr>
        </w:div>
        <w:div w:id="394428409">
          <w:marLeft w:val="640"/>
          <w:marRight w:val="0"/>
          <w:marTop w:val="0"/>
          <w:marBottom w:val="0"/>
          <w:divBdr>
            <w:top w:val="none" w:sz="0" w:space="0" w:color="auto"/>
            <w:left w:val="none" w:sz="0" w:space="0" w:color="auto"/>
            <w:bottom w:val="none" w:sz="0" w:space="0" w:color="auto"/>
            <w:right w:val="none" w:sz="0" w:space="0" w:color="auto"/>
          </w:divBdr>
        </w:div>
        <w:div w:id="419182787">
          <w:marLeft w:val="640"/>
          <w:marRight w:val="0"/>
          <w:marTop w:val="0"/>
          <w:marBottom w:val="0"/>
          <w:divBdr>
            <w:top w:val="none" w:sz="0" w:space="0" w:color="auto"/>
            <w:left w:val="none" w:sz="0" w:space="0" w:color="auto"/>
            <w:bottom w:val="none" w:sz="0" w:space="0" w:color="auto"/>
            <w:right w:val="none" w:sz="0" w:space="0" w:color="auto"/>
          </w:divBdr>
        </w:div>
        <w:div w:id="425351688">
          <w:marLeft w:val="640"/>
          <w:marRight w:val="0"/>
          <w:marTop w:val="0"/>
          <w:marBottom w:val="0"/>
          <w:divBdr>
            <w:top w:val="none" w:sz="0" w:space="0" w:color="auto"/>
            <w:left w:val="none" w:sz="0" w:space="0" w:color="auto"/>
            <w:bottom w:val="none" w:sz="0" w:space="0" w:color="auto"/>
            <w:right w:val="none" w:sz="0" w:space="0" w:color="auto"/>
          </w:divBdr>
        </w:div>
        <w:div w:id="443231892">
          <w:marLeft w:val="640"/>
          <w:marRight w:val="0"/>
          <w:marTop w:val="0"/>
          <w:marBottom w:val="0"/>
          <w:divBdr>
            <w:top w:val="none" w:sz="0" w:space="0" w:color="auto"/>
            <w:left w:val="none" w:sz="0" w:space="0" w:color="auto"/>
            <w:bottom w:val="none" w:sz="0" w:space="0" w:color="auto"/>
            <w:right w:val="none" w:sz="0" w:space="0" w:color="auto"/>
          </w:divBdr>
        </w:div>
        <w:div w:id="450055595">
          <w:marLeft w:val="640"/>
          <w:marRight w:val="0"/>
          <w:marTop w:val="0"/>
          <w:marBottom w:val="0"/>
          <w:divBdr>
            <w:top w:val="none" w:sz="0" w:space="0" w:color="auto"/>
            <w:left w:val="none" w:sz="0" w:space="0" w:color="auto"/>
            <w:bottom w:val="none" w:sz="0" w:space="0" w:color="auto"/>
            <w:right w:val="none" w:sz="0" w:space="0" w:color="auto"/>
          </w:divBdr>
        </w:div>
        <w:div w:id="452601321">
          <w:marLeft w:val="640"/>
          <w:marRight w:val="0"/>
          <w:marTop w:val="0"/>
          <w:marBottom w:val="0"/>
          <w:divBdr>
            <w:top w:val="none" w:sz="0" w:space="0" w:color="auto"/>
            <w:left w:val="none" w:sz="0" w:space="0" w:color="auto"/>
            <w:bottom w:val="none" w:sz="0" w:space="0" w:color="auto"/>
            <w:right w:val="none" w:sz="0" w:space="0" w:color="auto"/>
          </w:divBdr>
        </w:div>
        <w:div w:id="473527109">
          <w:marLeft w:val="640"/>
          <w:marRight w:val="0"/>
          <w:marTop w:val="0"/>
          <w:marBottom w:val="0"/>
          <w:divBdr>
            <w:top w:val="none" w:sz="0" w:space="0" w:color="auto"/>
            <w:left w:val="none" w:sz="0" w:space="0" w:color="auto"/>
            <w:bottom w:val="none" w:sz="0" w:space="0" w:color="auto"/>
            <w:right w:val="none" w:sz="0" w:space="0" w:color="auto"/>
          </w:divBdr>
        </w:div>
        <w:div w:id="488786444">
          <w:marLeft w:val="640"/>
          <w:marRight w:val="0"/>
          <w:marTop w:val="0"/>
          <w:marBottom w:val="0"/>
          <w:divBdr>
            <w:top w:val="none" w:sz="0" w:space="0" w:color="auto"/>
            <w:left w:val="none" w:sz="0" w:space="0" w:color="auto"/>
            <w:bottom w:val="none" w:sz="0" w:space="0" w:color="auto"/>
            <w:right w:val="none" w:sz="0" w:space="0" w:color="auto"/>
          </w:divBdr>
        </w:div>
        <w:div w:id="514655036">
          <w:marLeft w:val="640"/>
          <w:marRight w:val="0"/>
          <w:marTop w:val="0"/>
          <w:marBottom w:val="0"/>
          <w:divBdr>
            <w:top w:val="none" w:sz="0" w:space="0" w:color="auto"/>
            <w:left w:val="none" w:sz="0" w:space="0" w:color="auto"/>
            <w:bottom w:val="none" w:sz="0" w:space="0" w:color="auto"/>
            <w:right w:val="none" w:sz="0" w:space="0" w:color="auto"/>
          </w:divBdr>
        </w:div>
        <w:div w:id="525405169">
          <w:marLeft w:val="640"/>
          <w:marRight w:val="0"/>
          <w:marTop w:val="0"/>
          <w:marBottom w:val="0"/>
          <w:divBdr>
            <w:top w:val="none" w:sz="0" w:space="0" w:color="auto"/>
            <w:left w:val="none" w:sz="0" w:space="0" w:color="auto"/>
            <w:bottom w:val="none" w:sz="0" w:space="0" w:color="auto"/>
            <w:right w:val="none" w:sz="0" w:space="0" w:color="auto"/>
          </w:divBdr>
        </w:div>
        <w:div w:id="539054524">
          <w:marLeft w:val="640"/>
          <w:marRight w:val="0"/>
          <w:marTop w:val="0"/>
          <w:marBottom w:val="0"/>
          <w:divBdr>
            <w:top w:val="none" w:sz="0" w:space="0" w:color="auto"/>
            <w:left w:val="none" w:sz="0" w:space="0" w:color="auto"/>
            <w:bottom w:val="none" w:sz="0" w:space="0" w:color="auto"/>
            <w:right w:val="none" w:sz="0" w:space="0" w:color="auto"/>
          </w:divBdr>
        </w:div>
        <w:div w:id="631667083">
          <w:marLeft w:val="640"/>
          <w:marRight w:val="0"/>
          <w:marTop w:val="0"/>
          <w:marBottom w:val="0"/>
          <w:divBdr>
            <w:top w:val="none" w:sz="0" w:space="0" w:color="auto"/>
            <w:left w:val="none" w:sz="0" w:space="0" w:color="auto"/>
            <w:bottom w:val="none" w:sz="0" w:space="0" w:color="auto"/>
            <w:right w:val="none" w:sz="0" w:space="0" w:color="auto"/>
          </w:divBdr>
        </w:div>
        <w:div w:id="682363035">
          <w:marLeft w:val="640"/>
          <w:marRight w:val="0"/>
          <w:marTop w:val="0"/>
          <w:marBottom w:val="0"/>
          <w:divBdr>
            <w:top w:val="none" w:sz="0" w:space="0" w:color="auto"/>
            <w:left w:val="none" w:sz="0" w:space="0" w:color="auto"/>
            <w:bottom w:val="none" w:sz="0" w:space="0" w:color="auto"/>
            <w:right w:val="none" w:sz="0" w:space="0" w:color="auto"/>
          </w:divBdr>
        </w:div>
        <w:div w:id="700010468">
          <w:marLeft w:val="640"/>
          <w:marRight w:val="0"/>
          <w:marTop w:val="0"/>
          <w:marBottom w:val="0"/>
          <w:divBdr>
            <w:top w:val="none" w:sz="0" w:space="0" w:color="auto"/>
            <w:left w:val="none" w:sz="0" w:space="0" w:color="auto"/>
            <w:bottom w:val="none" w:sz="0" w:space="0" w:color="auto"/>
            <w:right w:val="none" w:sz="0" w:space="0" w:color="auto"/>
          </w:divBdr>
        </w:div>
        <w:div w:id="720713465">
          <w:marLeft w:val="640"/>
          <w:marRight w:val="0"/>
          <w:marTop w:val="0"/>
          <w:marBottom w:val="0"/>
          <w:divBdr>
            <w:top w:val="none" w:sz="0" w:space="0" w:color="auto"/>
            <w:left w:val="none" w:sz="0" w:space="0" w:color="auto"/>
            <w:bottom w:val="none" w:sz="0" w:space="0" w:color="auto"/>
            <w:right w:val="none" w:sz="0" w:space="0" w:color="auto"/>
          </w:divBdr>
        </w:div>
        <w:div w:id="722145943">
          <w:marLeft w:val="640"/>
          <w:marRight w:val="0"/>
          <w:marTop w:val="0"/>
          <w:marBottom w:val="0"/>
          <w:divBdr>
            <w:top w:val="none" w:sz="0" w:space="0" w:color="auto"/>
            <w:left w:val="none" w:sz="0" w:space="0" w:color="auto"/>
            <w:bottom w:val="none" w:sz="0" w:space="0" w:color="auto"/>
            <w:right w:val="none" w:sz="0" w:space="0" w:color="auto"/>
          </w:divBdr>
        </w:div>
        <w:div w:id="730810618">
          <w:marLeft w:val="640"/>
          <w:marRight w:val="0"/>
          <w:marTop w:val="0"/>
          <w:marBottom w:val="0"/>
          <w:divBdr>
            <w:top w:val="none" w:sz="0" w:space="0" w:color="auto"/>
            <w:left w:val="none" w:sz="0" w:space="0" w:color="auto"/>
            <w:bottom w:val="none" w:sz="0" w:space="0" w:color="auto"/>
            <w:right w:val="none" w:sz="0" w:space="0" w:color="auto"/>
          </w:divBdr>
        </w:div>
        <w:div w:id="740562232">
          <w:marLeft w:val="640"/>
          <w:marRight w:val="0"/>
          <w:marTop w:val="0"/>
          <w:marBottom w:val="0"/>
          <w:divBdr>
            <w:top w:val="none" w:sz="0" w:space="0" w:color="auto"/>
            <w:left w:val="none" w:sz="0" w:space="0" w:color="auto"/>
            <w:bottom w:val="none" w:sz="0" w:space="0" w:color="auto"/>
            <w:right w:val="none" w:sz="0" w:space="0" w:color="auto"/>
          </w:divBdr>
        </w:div>
        <w:div w:id="783112471">
          <w:marLeft w:val="640"/>
          <w:marRight w:val="0"/>
          <w:marTop w:val="0"/>
          <w:marBottom w:val="0"/>
          <w:divBdr>
            <w:top w:val="none" w:sz="0" w:space="0" w:color="auto"/>
            <w:left w:val="none" w:sz="0" w:space="0" w:color="auto"/>
            <w:bottom w:val="none" w:sz="0" w:space="0" w:color="auto"/>
            <w:right w:val="none" w:sz="0" w:space="0" w:color="auto"/>
          </w:divBdr>
        </w:div>
        <w:div w:id="786119955">
          <w:marLeft w:val="640"/>
          <w:marRight w:val="0"/>
          <w:marTop w:val="0"/>
          <w:marBottom w:val="0"/>
          <w:divBdr>
            <w:top w:val="none" w:sz="0" w:space="0" w:color="auto"/>
            <w:left w:val="none" w:sz="0" w:space="0" w:color="auto"/>
            <w:bottom w:val="none" w:sz="0" w:space="0" w:color="auto"/>
            <w:right w:val="none" w:sz="0" w:space="0" w:color="auto"/>
          </w:divBdr>
        </w:div>
        <w:div w:id="800195103">
          <w:marLeft w:val="640"/>
          <w:marRight w:val="0"/>
          <w:marTop w:val="0"/>
          <w:marBottom w:val="0"/>
          <w:divBdr>
            <w:top w:val="none" w:sz="0" w:space="0" w:color="auto"/>
            <w:left w:val="none" w:sz="0" w:space="0" w:color="auto"/>
            <w:bottom w:val="none" w:sz="0" w:space="0" w:color="auto"/>
            <w:right w:val="none" w:sz="0" w:space="0" w:color="auto"/>
          </w:divBdr>
        </w:div>
        <w:div w:id="803933144">
          <w:marLeft w:val="640"/>
          <w:marRight w:val="0"/>
          <w:marTop w:val="0"/>
          <w:marBottom w:val="0"/>
          <w:divBdr>
            <w:top w:val="none" w:sz="0" w:space="0" w:color="auto"/>
            <w:left w:val="none" w:sz="0" w:space="0" w:color="auto"/>
            <w:bottom w:val="none" w:sz="0" w:space="0" w:color="auto"/>
            <w:right w:val="none" w:sz="0" w:space="0" w:color="auto"/>
          </w:divBdr>
        </w:div>
        <w:div w:id="832525800">
          <w:marLeft w:val="640"/>
          <w:marRight w:val="0"/>
          <w:marTop w:val="0"/>
          <w:marBottom w:val="0"/>
          <w:divBdr>
            <w:top w:val="none" w:sz="0" w:space="0" w:color="auto"/>
            <w:left w:val="none" w:sz="0" w:space="0" w:color="auto"/>
            <w:bottom w:val="none" w:sz="0" w:space="0" w:color="auto"/>
            <w:right w:val="none" w:sz="0" w:space="0" w:color="auto"/>
          </w:divBdr>
        </w:div>
        <w:div w:id="898201857">
          <w:marLeft w:val="640"/>
          <w:marRight w:val="0"/>
          <w:marTop w:val="0"/>
          <w:marBottom w:val="0"/>
          <w:divBdr>
            <w:top w:val="none" w:sz="0" w:space="0" w:color="auto"/>
            <w:left w:val="none" w:sz="0" w:space="0" w:color="auto"/>
            <w:bottom w:val="none" w:sz="0" w:space="0" w:color="auto"/>
            <w:right w:val="none" w:sz="0" w:space="0" w:color="auto"/>
          </w:divBdr>
        </w:div>
        <w:div w:id="936209958">
          <w:marLeft w:val="640"/>
          <w:marRight w:val="0"/>
          <w:marTop w:val="0"/>
          <w:marBottom w:val="0"/>
          <w:divBdr>
            <w:top w:val="none" w:sz="0" w:space="0" w:color="auto"/>
            <w:left w:val="none" w:sz="0" w:space="0" w:color="auto"/>
            <w:bottom w:val="none" w:sz="0" w:space="0" w:color="auto"/>
            <w:right w:val="none" w:sz="0" w:space="0" w:color="auto"/>
          </w:divBdr>
        </w:div>
        <w:div w:id="1002512647">
          <w:marLeft w:val="640"/>
          <w:marRight w:val="0"/>
          <w:marTop w:val="0"/>
          <w:marBottom w:val="0"/>
          <w:divBdr>
            <w:top w:val="none" w:sz="0" w:space="0" w:color="auto"/>
            <w:left w:val="none" w:sz="0" w:space="0" w:color="auto"/>
            <w:bottom w:val="none" w:sz="0" w:space="0" w:color="auto"/>
            <w:right w:val="none" w:sz="0" w:space="0" w:color="auto"/>
          </w:divBdr>
        </w:div>
        <w:div w:id="1029725162">
          <w:marLeft w:val="640"/>
          <w:marRight w:val="0"/>
          <w:marTop w:val="0"/>
          <w:marBottom w:val="0"/>
          <w:divBdr>
            <w:top w:val="none" w:sz="0" w:space="0" w:color="auto"/>
            <w:left w:val="none" w:sz="0" w:space="0" w:color="auto"/>
            <w:bottom w:val="none" w:sz="0" w:space="0" w:color="auto"/>
            <w:right w:val="none" w:sz="0" w:space="0" w:color="auto"/>
          </w:divBdr>
        </w:div>
        <w:div w:id="1038775032">
          <w:marLeft w:val="640"/>
          <w:marRight w:val="0"/>
          <w:marTop w:val="0"/>
          <w:marBottom w:val="0"/>
          <w:divBdr>
            <w:top w:val="none" w:sz="0" w:space="0" w:color="auto"/>
            <w:left w:val="none" w:sz="0" w:space="0" w:color="auto"/>
            <w:bottom w:val="none" w:sz="0" w:space="0" w:color="auto"/>
            <w:right w:val="none" w:sz="0" w:space="0" w:color="auto"/>
          </w:divBdr>
        </w:div>
        <w:div w:id="1051806238">
          <w:marLeft w:val="640"/>
          <w:marRight w:val="0"/>
          <w:marTop w:val="0"/>
          <w:marBottom w:val="0"/>
          <w:divBdr>
            <w:top w:val="none" w:sz="0" w:space="0" w:color="auto"/>
            <w:left w:val="none" w:sz="0" w:space="0" w:color="auto"/>
            <w:bottom w:val="none" w:sz="0" w:space="0" w:color="auto"/>
            <w:right w:val="none" w:sz="0" w:space="0" w:color="auto"/>
          </w:divBdr>
        </w:div>
        <w:div w:id="1060130814">
          <w:marLeft w:val="640"/>
          <w:marRight w:val="0"/>
          <w:marTop w:val="0"/>
          <w:marBottom w:val="0"/>
          <w:divBdr>
            <w:top w:val="none" w:sz="0" w:space="0" w:color="auto"/>
            <w:left w:val="none" w:sz="0" w:space="0" w:color="auto"/>
            <w:bottom w:val="none" w:sz="0" w:space="0" w:color="auto"/>
            <w:right w:val="none" w:sz="0" w:space="0" w:color="auto"/>
          </w:divBdr>
        </w:div>
        <w:div w:id="1092361328">
          <w:marLeft w:val="640"/>
          <w:marRight w:val="0"/>
          <w:marTop w:val="0"/>
          <w:marBottom w:val="0"/>
          <w:divBdr>
            <w:top w:val="none" w:sz="0" w:space="0" w:color="auto"/>
            <w:left w:val="none" w:sz="0" w:space="0" w:color="auto"/>
            <w:bottom w:val="none" w:sz="0" w:space="0" w:color="auto"/>
            <w:right w:val="none" w:sz="0" w:space="0" w:color="auto"/>
          </w:divBdr>
        </w:div>
        <w:div w:id="1103720662">
          <w:marLeft w:val="640"/>
          <w:marRight w:val="0"/>
          <w:marTop w:val="0"/>
          <w:marBottom w:val="0"/>
          <w:divBdr>
            <w:top w:val="none" w:sz="0" w:space="0" w:color="auto"/>
            <w:left w:val="none" w:sz="0" w:space="0" w:color="auto"/>
            <w:bottom w:val="none" w:sz="0" w:space="0" w:color="auto"/>
            <w:right w:val="none" w:sz="0" w:space="0" w:color="auto"/>
          </w:divBdr>
        </w:div>
        <w:div w:id="1123427457">
          <w:marLeft w:val="640"/>
          <w:marRight w:val="0"/>
          <w:marTop w:val="0"/>
          <w:marBottom w:val="0"/>
          <w:divBdr>
            <w:top w:val="none" w:sz="0" w:space="0" w:color="auto"/>
            <w:left w:val="none" w:sz="0" w:space="0" w:color="auto"/>
            <w:bottom w:val="none" w:sz="0" w:space="0" w:color="auto"/>
            <w:right w:val="none" w:sz="0" w:space="0" w:color="auto"/>
          </w:divBdr>
        </w:div>
        <w:div w:id="1141773548">
          <w:marLeft w:val="640"/>
          <w:marRight w:val="0"/>
          <w:marTop w:val="0"/>
          <w:marBottom w:val="0"/>
          <w:divBdr>
            <w:top w:val="none" w:sz="0" w:space="0" w:color="auto"/>
            <w:left w:val="none" w:sz="0" w:space="0" w:color="auto"/>
            <w:bottom w:val="none" w:sz="0" w:space="0" w:color="auto"/>
            <w:right w:val="none" w:sz="0" w:space="0" w:color="auto"/>
          </w:divBdr>
        </w:div>
        <w:div w:id="1173882605">
          <w:marLeft w:val="640"/>
          <w:marRight w:val="0"/>
          <w:marTop w:val="0"/>
          <w:marBottom w:val="0"/>
          <w:divBdr>
            <w:top w:val="none" w:sz="0" w:space="0" w:color="auto"/>
            <w:left w:val="none" w:sz="0" w:space="0" w:color="auto"/>
            <w:bottom w:val="none" w:sz="0" w:space="0" w:color="auto"/>
            <w:right w:val="none" w:sz="0" w:space="0" w:color="auto"/>
          </w:divBdr>
        </w:div>
        <w:div w:id="1191408335">
          <w:marLeft w:val="640"/>
          <w:marRight w:val="0"/>
          <w:marTop w:val="0"/>
          <w:marBottom w:val="0"/>
          <w:divBdr>
            <w:top w:val="none" w:sz="0" w:space="0" w:color="auto"/>
            <w:left w:val="none" w:sz="0" w:space="0" w:color="auto"/>
            <w:bottom w:val="none" w:sz="0" w:space="0" w:color="auto"/>
            <w:right w:val="none" w:sz="0" w:space="0" w:color="auto"/>
          </w:divBdr>
        </w:div>
        <w:div w:id="1219434810">
          <w:marLeft w:val="640"/>
          <w:marRight w:val="0"/>
          <w:marTop w:val="0"/>
          <w:marBottom w:val="0"/>
          <w:divBdr>
            <w:top w:val="none" w:sz="0" w:space="0" w:color="auto"/>
            <w:left w:val="none" w:sz="0" w:space="0" w:color="auto"/>
            <w:bottom w:val="none" w:sz="0" w:space="0" w:color="auto"/>
            <w:right w:val="none" w:sz="0" w:space="0" w:color="auto"/>
          </w:divBdr>
        </w:div>
        <w:div w:id="1258908821">
          <w:marLeft w:val="640"/>
          <w:marRight w:val="0"/>
          <w:marTop w:val="0"/>
          <w:marBottom w:val="0"/>
          <w:divBdr>
            <w:top w:val="none" w:sz="0" w:space="0" w:color="auto"/>
            <w:left w:val="none" w:sz="0" w:space="0" w:color="auto"/>
            <w:bottom w:val="none" w:sz="0" w:space="0" w:color="auto"/>
            <w:right w:val="none" w:sz="0" w:space="0" w:color="auto"/>
          </w:divBdr>
        </w:div>
        <w:div w:id="1269854419">
          <w:marLeft w:val="640"/>
          <w:marRight w:val="0"/>
          <w:marTop w:val="0"/>
          <w:marBottom w:val="0"/>
          <w:divBdr>
            <w:top w:val="none" w:sz="0" w:space="0" w:color="auto"/>
            <w:left w:val="none" w:sz="0" w:space="0" w:color="auto"/>
            <w:bottom w:val="none" w:sz="0" w:space="0" w:color="auto"/>
            <w:right w:val="none" w:sz="0" w:space="0" w:color="auto"/>
          </w:divBdr>
        </w:div>
        <w:div w:id="1271014414">
          <w:marLeft w:val="640"/>
          <w:marRight w:val="0"/>
          <w:marTop w:val="0"/>
          <w:marBottom w:val="0"/>
          <w:divBdr>
            <w:top w:val="none" w:sz="0" w:space="0" w:color="auto"/>
            <w:left w:val="none" w:sz="0" w:space="0" w:color="auto"/>
            <w:bottom w:val="none" w:sz="0" w:space="0" w:color="auto"/>
            <w:right w:val="none" w:sz="0" w:space="0" w:color="auto"/>
          </w:divBdr>
        </w:div>
        <w:div w:id="1272324392">
          <w:marLeft w:val="640"/>
          <w:marRight w:val="0"/>
          <w:marTop w:val="0"/>
          <w:marBottom w:val="0"/>
          <w:divBdr>
            <w:top w:val="none" w:sz="0" w:space="0" w:color="auto"/>
            <w:left w:val="none" w:sz="0" w:space="0" w:color="auto"/>
            <w:bottom w:val="none" w:sz="0" w:space="0" w:color="auto"/>
            <w:right w:val="none" w:sz="0" w:space="0" w:color="auto"/>
          </w:divBdr>
        </w:div>
        <w:div w:id="1330133379">
          <w:marLeft w:val="640"/>
          <w:marRight w:val="0"/>
          <w:marTop w:val="0"/>
          <w:marBottom w:val="0"/>
          <w:divBdr>
            <w:top w:val="none" w:sz="0" w:space="0" w:color="auto"/>
            <w:left w:val="none" w:sz="0" w:space="0" w:color="auto"/>
            <w:bottom w:val="none" w:sz="0" w:space="0" w:color="auto"/>
            <w:right w:val="none" w:sz="0" w:space="0" w:color="auto"/>
          </w:divBdr>
        </w:div>
        <w:div w:id="1341929558">
          <w:marLeft w:val="640"/>
          <w:marRight w:val="0"/>
          <w:marTop w:val="0"/>
          <w:marBottom w:val="0"/>
          <w:divBdr>
            <w:top w:val="none" w:sz="0" w:space="0" w:color="auto"/>
            <w:left w:val="none" w:sz="0" w:space="0" w:color="auto"/>
            <w:bottom w:val="none" w:sz="0" w:space="0" w:color="auto"/>
            <w:right w:val="none" w:sz="0" w:space="0" w:color="auto"/>
          </w:divBdr>
        </w:div>
        <w:div w:id="1345669114">
          <w:marLeft w:val="640"/>
          <w:marRight w:val="0"/>
          <w:marTop w:val="0"/>
          <w:marBottom w:val="0"/>
          <w:divBdr>
            <w:top w:val="none" w:sz="0" w:space="0" w:color="auto"/>
            <w:left w:val="none" w:sz="0" w:space="0" w:color="auto"/>
            <w:bottom w:val="none" w:sz="0" w:space="0" w:color="auto"/>
            <w:right w:val="none" w:sz="0" w:space="0" w:color="auto"/>
          </w:divBdr>
        </w:div>
        <w:div w:id="1372730954">
          <w:marLeft w:val="640"/>
          <w:marRight w:val="0"/>
          <w:marTop w:val="0"/>
          <w:marBottom w:val="0"/>
          <w:divBdr>
            <w:top w:val="none" w:sz="0" w:space="0" w:color="auto"/>
            <w:left w:val="none" w:sz="0" w:space="0" w:color="auto"/>
            <w:bottom w:val="none" w:sz="0" w:space="0" w:color="auto"/>
            <w:right w:val="none" w:sz="0" w:space="0" w:color="auto"/>
          </w:divBdr>
        </w:div>
        <w:div w:id="1377317893">
          <w:marLeft w:val="640"/>
          <w:marRight w:val="0"/>
          <w:marTop w:val="0"/>
          <w:marBottom w:val="0"/>
          <w:divBdr>
            <w:top w:val="none" w:sz="0" w:space="0" w:color="auto"/>
            <w:left w:val="none" w:sz="0" w:space="0" w:color="auto"/>
            <w:bottom w:val="none" w:sz="0" w:space="0" w:color="auto"/>
            <w:right w:val="none" w:sz="0" w:space="0" w:color="auto"/>
          </w:divBdr>
        </w:div>
        <w:div w:id="1387332886">
          <w:marLeft w:val="640"/>
          <w:marRight w:val="0"/>
          <w:marTop w:val="0"/>
          <w:marBottom w:val="0"/>
          <w:divBdr>
            <w:top w:val="none" w:sz="0" w:space="0" w:color="auto"/>
            <w:left w:val="none" w:sz="0" w:space="0" w:color="auto"/>
            <w:bottom w:val="none" w:sz="0" w:space="0" w:color="auto"/>
            <w:right w:val="none" w:sz="0" w:space="0" w:color="auto"/>
          </w:divBdr>
        </w:div>
        <w:div w:id="1407456800">
          <w:marLeft w:val="640"/>
          <w:marRight w:val="0"/>
          <w:marTop w:val="0"/>
          <w:marBottom w:val="0"/>
          <w:divBdr>
            <w:top w:val="none" w:sz="0" w:space="0" w:color="auto"/>
            <w:left w:val="none" w:sz="0" w:space="0" w:color="auto"/>
            <w:bottom w:val="none" w:sz="0" w:space="0" w:color="auto"/>
            <w:right w:val="none" w:sz="0" w:space="0" w:color="auto"/>
          </w:divBdr>
        </w:div>
        <w:div w:id="1436173614">
          <w:marLeft w:val="640"/>
          <w:marRight w:val="0"/>
          <w:marTop w:val="0"/>
          <w:marBottom w:val="0"/>
          <w:divBdr>
            <w:top w:val="none" w:sz="0" w:space="0" w:color="auto"/>
            <w:left w:val="none" w:sz="0" w:space="0" w:color="auto"/>
            <w:bottom w:val="none" w:sz="0" w:space="0" w:color="auto"/>
            <w:right w:val="none" w:sz="0" w:space="0" w:color="auto"/>
          </w:divBdr>
        </w:div>
        <w:div w:id="1464696030">
          <w:marLeft w:val="640"/>
          <w:marRight w:val="0"/>
          <w:marTop w:val="0"/>
          <w:marBottom w:val="0"/>
          <w:divBdr>
            <w:top w:val="none" w:sz="0" w:space="0" w:color="auto"/>
            <w:left w:val="none" w:sz="0" w:space="0" w:color="auto"/>
            <w:bottom w:val="none" w:sz="0" w:space="0" w:color="auto"/>
            <w:right w:val="none" w:sz="0" w:space="0" w:color="auto"/>
          </w:divBdr>
        </w:div>
        <w:div w:id="1483232852">
          <w:marLeft w:val="640"/>
          <w:marRight w:val="0"/>
          <w:marTop w:val="0"/>
          <w:marBottom w:val="0"/>
          <w:divBdr>
            <w:top w:val="none" w:sz="0" w:space="0" w:color="auto"/>
            <w:left w:val="none" w:sz="0" w:space="0" w:color="auto"/>
            <w:bottom w:val="none" w:sz="0" w:space="0" w:color="auto"/>
            <w:right w:val="none" w:sz="0" w:space="0" w:color="auto"/>
          </w:divBdr>
        </w:div>
        <w:div w:id="1495994774">
          <w:marLeft w:val="640"/>
          <w:marRight w:val="0"/>
          <w:marTop w:val="0"/>
          <w:marBottom w:val="0"/>
          <w:divBdr>
            <w:top w:val="none" w:sz="0" w:space="0" w:color="auto"/>
            <w:left w:val="none" w:sz="0" w:space="0" w:color="auto"/>
            <w:bottom w:val="none" w:sz="0" w:space="0" w:color="auto"/>
            <w:right w:val="none" w:sz="0" w:space="0" w:color="auto"/>
          </w:divBdr>
        </w:div>
        <w:div w:id="1501584063">
          <w:marLeft w:val="640"/>
          <w:marRight w:val="0"/>
          <w:marTop w:val="0"/>
          <w:marBottom w:val="0"/>
          <w:divBdr>
            <w:top w:val="none" w:sz="0" w:space="0" w:color="auto"/>
            <w:left w:val="none" w:sz="0" w:space="0" w:color="auto"/>
            <w:bottom w:val="none" w:sz="0" w:space="0" w:color="auto"/>
            <w:right w:val="none" w:sz="0" w:space="0" w:color="auto"/>
          </w:divBdr>
        </w:div>
        <w:div w:id="1538471644">
          <w:marLeft w:val="640"/>
          <w:marRight w:val="0"/>
          <w:marTop w:val="0"/>
          <w:marBottom w:val="0"/>
          <w:divBdr>
            <w:top w:val="none" w:sz="0" w:space="0" w:color="auto"/>
            <w:left w:val="none" w:sz="0" w:space="0" w:color="auto"/>
            <w:bottom w:val="none" w:sz="0" w:space="0" w:color="auto"/>
            <w:right w:val="none" w:sz="0" w:space="0" w:color="auto"/>
          </w:divBdr>
        </w:div>
        <w:div w:id="1545365732">
          <w:marLeft w:val="640"/>
          <w:marRight w:val="0"/>
          <w:marTop w:val="0"/>
          <w:marBottom w:val="0"/>
          <w:divBdr>
            <w:top w:val="none" w:sz="0" w:space="0" w:color="auto"/>
            <w:left w:val="none" w:sz="0" w:space="0" w:color="auto"/>
            <w:bottom w:val="none" w:sz="0" w:space="0" w:color="auto"/>
            <w:right w:val="none" w:sz="0" w:space="0" w:color="auto"/>
          </w:divBdr>
        </w:div>
        <w:div w:id="1559172157">
          <w:marLeft w:val="640"/>
          <w:marRight w:val="0"/>
          <w:marTop w:val="0"/>
          <w:marBottom w:val="0"/>
          <w:divBdr>
            <w:top w:val="none" w:sz="0" w:space="0" w:color="auto"/>
            <w:left w:val="none" w:sz="0" w:space="0" w:color="auto"/>
            <w:bottom w:val="none" w:sz="0" w:space="0" w:color="auto"/>
            <w:right w:val="none" w:sz="0" w:space="0" w:color="auto"/>
          </w:divBdr>
        </w:div>
        <w:div w:id="1564678331">
          <w:marLeft w:val="640"/>
          <w:marRight w:val="0"/>
          <w:marTop w:val="0"/>
          <w:marBottom w:val="0"/>
          <w:divBdr>
            <w:top w:val="none" w:sz="0" w:space="0" w:color="auto"/>
            <w:left w:val="none" w:sz="0" w:space="0" w:color="auto"/>
            <w:bottom w:val="none" w:sz="0" w:space="0" w:color="auto"/>
            <w:right w:val="none" w:sz="0" w:space="0" w:color="auto"/>
          </w:divBdr>
        </w:div>
        <w:div w:id="1640258867">
          <w:marLeft w:val="640"/>
          <w:marRight w:val="0"/>
          <w:marTop w:val="0"/>
          <w:marBottom w:val="0"/>
          <w:divBdr>
            <w:top w:val="none" w:sz="0" w:space="0" w:color="auto"/>
            <w:left w:val="none" w:sz="0" w:space="0" w:color="auto"/>
            <w:bottom w:val="none" w:sz="0" w:space="0" w:color="auto"/>
            <w:right w:val="none" w:sz="0" w:space="0" w:color="auto"/>
          </w:divBdr>
        </w:div>
        <w:div w:id="1670332340">
          <w:marLeft w:val="640"/>
          <w:marRight w:val="0"/>
          <w:marTop w:val="0"/>
          <w:marBottom w:val="0"/>
          <w:divBdr>
            <w:top w:val="none" w:sz="0" w:space="0" w:color="auto"/>
            <w:left w:val="none" w:sz="0" w:space="0" w:color="auto"/>
            <w:bottom w:val="none" w:sz="0" w:space="0" w:color="auto"/>
            <w:right w:val="none" w:sz="0" w:space="0" w:color="auto"/>
          </w:divBdr>
        </w:div>
        <w:div w:id="1712000635">
          <w:marLeft w:val="640"/>
          <w:marRight w:val="0"/>
          <w:marTop w:val="0"/>
          <w:marBottom w:val="0"/>
          <w:divBdr>
            <w:top w:val="none" w:sz="0" w:space="0" w:color="auto"/>
            <w:left w:val="none" w:sz="0" w:space="0" w:color="auto"/>
            <w:bottom w:val="none" w:sz="0" w:space="0" w:color="auto"/>
            <w:right w:val="none" w:sz="0" w:space="0" w:color="auto"/>
          </w:divBdr>
        </w:div>
        <w:div w:id="1741438402">
          <w:marLeft w:val="640"/>
          <w:marRight w:val="0"/>
          <w:marTop w:val="0"/>
          <w:marBottom w:val="0"/>
          <w:divBdr>
            <w:top w:val="none" w:sz="0" w:space="0" w:color="auto"/>
            <w:left w:val="none" w:sz="0" w:space="0" w:color="auto"/>
            <w:bottom w:val="none" w:sz="0" w:space="0" w:color="auto"/>
            <w:right w:val="none" w:sz="0" w:space="0" w:color="auto"/>
          </w:divBdr>
        </w:div>
        <w:div w:id="1785805653">
          <w:marLeft w:val="640"/>
          <w:marRight w:val="0"/>
          <w:marTop w:val="0"/>
          <w:marBottom w:val="0"/>
          <w:divBdr>
            <w:top w:val="none" w:sz="0" w:space="0" w:color="auto"/>
            <w:left w:val="none" w:sz="0" w:space="0" w:color="auto"/>
            <w:bottom w:val="none" w:sz="0" w:space="0" w:color="auto"/>
            <w:right w:val="none" w:sz="0" w:space="0" w:color="auto"/>
          </w:divBdr>
        </w:div>
        <w:div w:id="1792481077">
          <w:marLeft w:val="640"/>
          <w:marRight w:val="0"/>
          <w:marTop w:val="0"/>
          <w:marBottom w:val="0"/>
          <w:divBdr>
            <w:top w:val="none" w:sz="0" w:space="0" w:color="auto"/>
            <w:left w:val="none" w:sz="0" w:space="0" w:color="auto"/>
            <w:bottom w:val="none" w:sz="0" w:space="0" w:color="auto"/>
            <w:right w:val="none" w:sz="0" w:space="0" w:color="auto"/>
          </w:divBdr>
        </w:div>
        <w:div w:id="1803230601">
          <w:marLeft w:val="640"/>
          <w:marRight w:val="0"/>
          <w:marTop w:val="0"/>
          <w:marBottom w:val="0"/>
          <w:divBdr>
            <w:top w:val="none" w:sz="0" w:space="0" w:color="auto"/>
            <w:left w:val="none" w:sz="0" w:space="0" w:color="auto"/>
            <w:bottom w:val="none" w:sz="0" w:space="0" w:color="auto"/>
            <w:right w:val="none" w:sz="0" w:space="0" w:color="auto"/>
          </w:divBdr>
        </w:div>
        <w:div w:id="1819421441">
          <w:marLeft w:val="640"/>
          <w:marRight w:val="0"/>
          <w:marTop w:val="0"/>
          <w:marBottom w:val="0"/>
          <w:divBdr>
            <w:top w:val="none" w:sz="0" w:space="0" w:color="auto"/>
            <w:left w:val="none" w:sz="0" w:space="0" w:color="auto"/>
            <w:bottom w:val="none" w:sz="0" w:space="0" w:color="auto"/>
            <w:right w:val="none" w:sz="0" w:space="0" w:color="auto"/>
          </w:divBdr>
        </w:div>
        <w:div w:id="1848247888">
          <w:marLeft w:val="640"/>
          <w:marRight w:val="0"/>
          <w:marTop w:val="0"/>
          <w:marBottom w:val="0"/>
          <w:divBdr>
            <w:top w:val="none" w:sz="0" w:space="0" w:color="auto"/>
            <w:left w:val="none" w:sz="0" w:space="0" w:color="auto"/>
            <w:bottom w:val="none" w:sz="0" w:space="0" w:color="auto"/>
            <w:right w:val="none" w:sz="0" w:space="0" w:color="auto"/>
          </w:divBdr>
        </w:div>
        <w:div w:id="1849908870">
          <w:marLeft w:val="640"/>
          <w:marRight w:val="0"/>
          <w:marTop w:val="0"/>
          <w:marBottom w:val="0"/>
          <w:divBdr>
            <w:top w:val="none" w:sz="0" w:space="0" w:color="auto"/>
            <w:left w:val="none" w:sz="0" w:space="0" w:color="auto"/>
            <w:bottom w:val="none" w:sz="0" w:space="0" w:color="auto"/>
            <w:right w:val="none" w:sz="0" w:space="0" w:color="auto"/>
          </w:divBdr>
        </w:div>
        <w:div w:id="1859927347">
          <w:marLeft w:val="640"/>
          <w:marRight w:val="0"/>
          <w:marTop w:val="0"/>
          <w:marBottom w:val="0"/>
          <w:divBdr>
            <w:top w:val="none" w:sz="0" w:space="0" w:color="auto"/>
            <w:left w:val="none" w:sz="0" w:space="0" w:color="auto"/>
            <w:bottom w:val="none" w:sz="0" w:space="0" w:color="auto"/>
            <w:right w:val="none" w:sz="0" w:space="0" w:color="auto"/>
          </w:divBdr>
        </w:div>
        <w:div w:id="1874002402">
          <w:marLeft w:val="640"/>
          <w:marRight w:val="0"/>
          <w:marTop w:val="0"/>
          <w:marBottom w:val="0"/>
          <w:divBdr>
            <w:top w:val="none" w:sz="0" w:space="0" w:color="auto"/>
            <w:left w:val="none" w:sz="0" w:space="0" w:color="auto"/>
            <w:bottom w:val="none" w:sz="0" w:space="0" w:color="auto"/>
            <w:right w:val="none" w:sz="0" w:space="0" w:color="auto"/>
          </w:divBdr>
        </w:div>
        <w:div w:id="1913468358">
          <w:marLeft w:val="640"/>
          <w:marRight w:val="0"/>
          <w:marTop w:val="0"/>
          <w:marBottom w:val="0"/>
          <w:divBdr>
            <w:top w:val="none" w:sz="0" w:space="0" w:color="auto"/>
            <w:left w:val="none" w:sz="0" w:space="0" w:color="auto"/>
            <w:bottom w:val="none" w:sz="0" w:space="0" w:color="auto"/>
            <w:right w:val="none" w:sz="0" w:space="0" w:color="auto"/>
          </w:divBdr>
        </w:div>
        <w:div w:id="1939290651">
          <w:marLeft w:val="640"/>
          <w:marRight w:val="0"/>
          <w:marTop w:val="0"/>
          <w:marBottom w:val="0"/>
          <w:divBdr>
            <w:top w:val="none" w:sz="0" w:space="0" w:color="auto"/>
            <w:left w:val="none" w:sz="0" w:space="0" w:color="auto"/>
            <w:bottom w:val="none" w:sz="0" w:space="0" w:color="auto"/>
            <w:right w:val="none" w:sz="0" w:space="0" w:color="auto"/>
          </w:divBdr>
        </w:div>
        <w:div w:id="1967931721">
          <w:marLeft w:val="640"/>
          <w:marRight w:val="0"/>
          <w:marTop w:val="0"/>
          <w:marBottom w:val="0"/>
          <w:divBdr>
            <w:top w:val="none" w:sz="0" w:space="0" w:color="auto"/>
            <w:left w:val="none" w:sz="0" w:space="0" w:color="auto"/>
            <w:bottom w:val="none" w:sz="0" w:space="0" w:color="auto"/>
            <w:right w:val="none" w:sz="0" w:space="0" w:color="auto"/>
          </w:divBdr>
        </w:div>
        <w:div w:id="1982272797">
          <w:marLeft w:val="640"/>
          <w:marRight w:val="0"/>
          <w:marTop w:val="0"/>
          <w:marBottom w:val="0"/>
          <w:divBdr>
            <w:top w:val="none" w:sz="0" w:space="0" w:color="auto"/>
            <w:left w:val="none" w:sz="0" w:space="0" w:color="auto"/>
            <w:bottom w:val="none" w:sz="0" w:space="0" w:color="auto"/>
            <w:right w:val="none" w:sz="0" w:space="0" w:color="auto"/>
          </w:divBdr>
        </w:div>
        <w:div w:id="2039232132">
          <w:marLeft w:val="640"/>
          <w:marRight w:val="0"/>
          <w:marTop w:val="0"/>
          <w:marBottom w:val="0"/>
          <w:divBdr>
            <w:top w:val="none" w:sz="0" w:space="0" w:color="auto"/>
            <w:left w:val="none" w:sz="0" w:space="0" w:color="auto"/>
            <w:bottom w:val="none" w:sz="0" w:space="0" w:color="auto"/>
            <w:right w:val="none" w:sz="0" w:space="0" w:color="auto"/>
          </w:divBdr>
        </w:div>
        <w:div w:id="2059746042">
          <w:marLeft w:val="640"/>
          <w:marRight w:val="0"/>
          <w:marTop w:val="0"/>
          <w:marBottom w:val="0"/>
          <w:divBdr>
            <w:top w:val="none" w:sz="0" w:space="0" w:color="auto"/>
            <w:left w:val="none" w:sz="0" w:space="0" w:color="auto"/>
            <w:bottom w:val="none" w:sz="0" w:space="0" w:color="auto"/>
            <w:right w:val="none" w:sz="0" w:space="0" w:color="auto"/>
          </w:divBdr>
        </w:div>
        <w:div w:id="2082290417">
          <w:marLeft w:val="640"/>
          <w:marRight w:val="0"/>
          <w:marTop w:val="0"/>
          <w:marBottom w:val="0"/>
          <w:divBdr>
            <w:top w:val="none" w:sz="0" w:space="0" w:color="auto"/>
            <w:left w:val="none" w:sz="0" w:space="0" w:color="auto"/>
            <w:bottom w:val="none" w:sz="0" w:space="0" w:color="auto"/>
            <w:right w:val="none" w:sz="0" w:space="0" w:color="auto"/>
          </w:divBdr>
        </w:div>
        <w:div w:id="2092923653">
          <w:marLeft w:val="640"/>
          <w:marRight w:val="0"/>
          <w:marTop w:val="0"/>
          <w:marBottom w:val="0"/>
          <w:divBdr>
            <w:top w:val="none" w:sz="0" w:space="0" w:color="auto"/>
            <w:left w:val="none" w:sz="0" w:space="0" w:color="auto"/>
            <w:bottom w:val="none" w:sz="0" w:space="0" w:color="auto"/>
            <w:right w:val="none" w:sz="0" w:space="0" w:color="auto"/>
          </w:divBdr>
        </w:div>
      </w:divsChild>
    </w:div>
    <w:div w:id="1309557075">
      <w:bodyDiv w:val="1"/>
      <w:marLeft w:val="0"/>
      <w:marRight w:val="0"/>
      <w:marTop w:val="0"/>
      <w:marBottom w:val="0"/>
      <w:divBdr>
        <w:top w:val="none" w:sz="0" w:space="0" w:color="auto"/>
        <w:left w:val="none" w:sz="0" w:space="0" w:color="auto"/>
        <w:bottom w:val="none" w:sz="0" w:space="0" w:color="auto"/>
        <w:right w:val="none" w:sz="0" w:space="0" w:color="auto"/>
      </w:divBdr>
      <w:divsChild>
        <w:div w:id="6912668">
          <w:marLeft w:val="640"/>
          <w:marRight w:val="0"/>
          <w:marTop w:val="0"/>
          <w:marBottom w:val="0"/>
          <w:divBdr>
            <w:top w:val="none" w:sz="0" w:space="0" w:color="auto"/>
            <w:left w:val="none" w:sz="0" w:space="0" w:color="auto"/>
            <w:bottom w:val="none" w:sz="0" w:space="0" w:color="auto"/>
            <w:right w:val="none" w:sz="0" w:space="0" w:color="auto"/>
          </w:divBdr>
        </w:div>
        <w:div w:id="14768632">
          <w:marLeft w:val="640"/>
          <w:marRight w:val="0"/>
          <w:marTop w:val="0"/>
          <w:marBottom w:val="0"/>
          <w:divBdr>
            <w:top w:val="none" w:sz="0" w:space="0" w:color="auto"/>
            <w:left w:val="none" w:sz="0" w:space="0" w:color="auto"/>
            <w:bottom w:val="none" w:sz="0" w:space="0" w:color="auto"/>
            <w:right w:val="none" w:sz="0" w:space="0" w:color="auto"/>
          </w:divBdr>
        </w:div>
        <w:div w:id="74136672">
          <w:marLeft w:val="640"/>
          <w:marRight w:val="0"/>
          <w:marTop w:val="0"/>
          <w:marBottom w:val="0"/>
          <w:divBdr>
            <w:top w:val="none" w:sz="0" w:space="0" w:color="auto"/>
            <w:left w:val="none" w:sz="0" w:space="0" w:color="auto"/>
            <w:bottom w:val="none" w:sz="0" w:space="0" w:color="auto"/>
            <w:right w:val="none" w:sz="0" w:space="0" w:color="auto"/>
          </w:divBdr>
        </w:div>
        <w:div w:id="116879777">
          <w:marLeft w:val="640"/>
          <w:marRight w:val="0"/>
          <w:marTop w:val="0"/>
          <w:marBottom w:val="0"/>
          <w:divBdr>
            <w:top w:val="none" w:sz="0" w:space="0" w:color="auto"/>
            <w:left w:val="none" w:sz="0" w:space="0" w:color="auto"/>
            <w:bottom w:val="none" w:sz="0" w:space="0" w:color="auto"/>
            <w:right w:val="none" w:sz="0" w:space="0" w:color="auto"/>
          </w:divBdr>
        </w:div>
        <w:div w:id="158540831">
          <w:marLeft w:val="640"/>
          <w:marRight w:val="0"/>
          <w:marTop w:val="0"/>
          <w:marBottom w:val="0"/>
          <w:divBdr>
            <w:top w:val="none" w:sz="0" w:space="0" w:color="auto"/>
            <w:left w:val="none" w:sz="0" w:space="0" w:color="auto"/>
            <w:bottom w:val="none" w:sz="0" w:space="0" w:color="auto"/>
            <w:right w:val="none" w:sz="0" w:space="0" w:color="auto"/>
          </w:divBdr>
        </w:div>
        <w:div w:id="217014397">
          <w:marLeft w:val="640"/>
          <w:marRight w:val="0"/>
          <w:marTop w:val="0"/>
          <w:marBottom w:val="0"/>
          <w:divBdr>
            <w:top w:val="none" w:sz="0" w:space="0" w:color="auto"/>
            <w:left w:val="none" w:sz="0" w:space="0" w:color="auto"/>
            <w:bottom w:val="none" w:sz="0" w:space="0" w:color="auto"/>
            <w:right w:val="none" w:sz="0" w:space="0" w:color="auto"/>
          </w:divBdr>
        </w:div>
        <w:div w:id="233706666">
          <w:marLeft w:val="640"/>
          <w:marRight w:val="0"/>
          <w:marTop w:val="0"/>
          <w:marBottom w:val="0"/>
          <w:divBdr>
            <w:top w:val="none" w:sz="0" w:space="0" w:color="auto"/>
            <w:left w:val="none" w:sz="0" w:space="0" w:color="auto"/>
            <w:bottom w:val="none" w:sz="0" w:space="0" w:color="auto"/>
            <w:right w:val="none" w:sz="0" w:space="0" w:color="auto"/>
          </w:divBdr>
        </w:div>
        <w:div w:id="243760750">
          <w:marLeft w:val="640"/>
          <w:marRight w:val="0"/>
          <w:marTop w:val="0"/>
          <w:marBottom w:val="0"/>
          <w:divBdr>
            <w:top w:val="none" w:sz="0" w:space="0" w:color="auto"/>
            <w:left w:val="none" w:sz="0" w:space="0" w:color="auto"/>
            <w:bottom w:val="none" w:sz="0" w:space="0" w:color="auto"/>
            <w:right w:val="none" w:sz="0" w:space="0" w:color="auto"/>
          </w:divBdr>
        </w:div>
        <w:div w:id="299384849">
          <w:marLeft w:val="640"/>
          <w:marRight w:val="0"/>
          <w:marTop w:val="0"/>
          <w:marBottom w:val="0"/>
          <w:divBdr>
            <w:top w:val="none" w:sz="0" w:space="0" w:color="auto"/>
            <w:left w:val="none" w:sz="0" w:space="0" w:color="auto"/>
            <w:bottom w:val="none" w:sz="0" w:space="0" w:color="auto"/>
            <w:right w:val="none" w:sz="0" w:space="0" w:color="auto"/>
          </w:divBdr>
        </w:div>
        <w:div w:id="313805319">
          <w:marLeft w:val="640"/>
          <w:marRight w:val="0"/>
          <w:marTop w:val="0"/>
          <w:marBottom w:val="0"/>
          <w:divBdr>
            <w:top w:val="none" w:sz="0" w:space="0" w:color="auto"/>
            <w:left w:val="none" w:sz="0" w:space="0" w:color="auto"/>
            <w:bottom w:val="none" w:sz="0" w:space="0" w:color="auto"/>
            <w:right w:val="none" w:sz="0" w:space="0" w:color="auto"/>
          </w:divBdr>
        </w:div>
        <w:div w:id="362169317">
          <w:marLeft w:val="640"/>
          <w:marRight w:val="0"/>
          <w:marTop w:val="0"/>
          <w:marBottom w:val="0"/>
          <w:divBdr>
            <w:top w:val="none" w:sz="0" w:space="0" w:color="auto"/>
            <w:left w:val="none" w:sz="0" w:space="0" w:color="auto"/>
            <w:bottom w:val="none" w:sz="0" w:space="0" w:color="auto"/>
            <w:right w:val="none" w:sz="0" w:space="0" w:color="auto"/>
          </w:divBdr>
        </w:div>
        <w:div w:id="392317464">
          <w:marLeft w:val="640"/>
          <w:marRight w:val="0"/>
          <w:marTop w:val="0"/>
          <w:marBottom w:val="0"/>
          <w:divBdr>
            <w:top w:val="none" w:sz="0" w:space="0" w:color="auto"/>
            <w:left w:val="none" w:sz="0" w:space="0" w:color="auto"/>
            <w:bottom w:val="none" w:sz="0" w:space="0" w:color="auto"/>
            <w:right w:val="none" w:sz="0" w:space="0" w:color="auto"/>
          </w:divBdr>
        </w:div>
        <w:div w:id="406876660">
          <w:marLeft w:val="640"/>
          <w:marRight w:val="0"/>
          <w:marTop w:val="0"/>
          <w:marBottom w:val="0"/>
          <w:divBdr>
            <w:top w:val="none" w:sz="0" w:space="0" w:color="auto"/>
            <w:left w:val="none" w:sz="0" w:space="0" w:color="auto"/>
            <w:bottom w:val="none" w:sz="0" w:space="0" w:color="auto"/>
            <w:right w:val="none" w:sz="0" w:space="0" w:color="auto"/>
          </w:divBdr>
        </w:div>
        <w:div w:id="416219181">
          <w:marLeft w:val="640"/>
          <w:marRight w:val="0"/>
          <w:marTop w:val="0"/>
          <w:marBottom w:val="0"/>
          <w:divBdr>
            <w:top w:val="none" w:sz="0" w:space="0" w:color="auto"/>
            <w:left w:val="none" w:sz="0" w:space="0" w:color="auto"/>
            <w:bottom w:val="none" w:sz="0" w:space="0" w:color="auto"/>
            <w:right w:val="none" w:sz="0" w:space="0" w:color="auto"/>
          </w:divBdr>
        </w:div>
        <w:div w:id="425812865">
          <w:marLeft w:val="640"/>
          <w:marRight w:val="0"/>
          <w:marTop w:val="0"/>
          <w:marBottom w:val="0"/>
          <w:divBdr>
            <w:top w:val="none" w:sz="0" w:space="0" w:color="auto"/>
            <w:left w:val="none" w:sz="0" w:space="0" w:color="auto"/>
            <w:bottom w:val="none" w:sz="0" w:space="0" w:color="auto"/>
            <w:right w:val="none" w:sz="0" w:space="0" w:color="auto"/>
          </w:divBdr>
        </w:div>
        <w:div w:id="452754390">
          <w:marLeft w:val="640"/>
          <w:marRight w:val="0"/>
          <w:marTop w:val="0"/>
          <w:marBottom w:val="0"/>
          <w:divBdr>
            <w:top w:val="none" w:sz="0" w:space="0" w:color="auto"/>
            <w:left w:val="none" w:sz="0" w:space="0" w:color="auto"/>
            <w:bottom w:val="none" w:sz="0" w:space="0" w:color="auto"/>
            <w:right w:val="none" w:sz="0" w:space="0" w:color="auto"/>
          </w:divBdr>
        </w:div>
        <w:div w:id="452872880">
          <w:marLeft w:val="640"/>
          <w:marRight w:val="0"/>
          <w:marTop w:val="0"/>
          <w:marBottom w:val="0"/>
          <w:divBdr>
            <w:top w:val="none" w:sz="0" w:space="0" w:color="auto"/>
            <w:left w:val="none" w:sz="0" w:space="0" w:color="auto"/>
            <w:bottom w:val="none" w:sz="0" w:space="0" w:color="auto"/>
            <w:right w:val="none" w:sz="0" w:space="0" w:color="auto"/>
          </w:divBdr>
        </w:div>
        <w:div w:id="453407458">
          <w:marLeft w:val="640"/>
          <w:marRight w:val="0"/>
          <w:marTop w:val="0"/>
          <w:marBottom w:val="0"/>
          <w:divBdr>
            <w:top w:val="none" w:sz="0" w:space="0" w:color="auto"/>
            <w:left w:val="none" w:sz="0" w:space="0" w:color="auto"/>
            <w:bottom w:val="none" w:sz="0" w:space="0" w:color="auto"/>
            <w:right w:val="none" w:sz="0" w:space="0" w:color="auto"/>
          </w:divBdr>
        </w:div>
        <w:div w:id="454060444">
          <w:marLeft w:val="640"/>
          <w:marRight w:val="0"/>
          <w:marTop w:val="0"/>
          <w:marBottom w:val="0"/>
          <w:divBdr>
            <w:top w:val="none" w:sz="0" w:space="0" w:color="auto"/>
            <w:left w:val="none" w:sz="0" w:space="0" w:color="auto"/>
            <w:bottom w:val="none" w:sz="0" w:space="0" w:color="auto"/>
            <w:right w:val="none" w:sz="0" w:space="0" w:color="auto"/>
          </w:divBdr>
        </w:div>
        <w:div w:id="502939484">
          <w:marLeft w:val="640"/>
          <w:marRight w:val="0"/>
          <w:marTop w:val="0"/>
          <w:marBottom w:val="0"/>
          <w:divBdr>
            <w:top w:val="none" w:sz="0" w:space="0" w:color="auto"/>
            <w:left w:val="none" w:sz="0" w:space="0" w:color="auto"/>
            <w:bottom w:val="none" w:sz="0" w:space="0" w:color="auto"/>
            <w:right w:val="none" w:sz="0" w:space="0" w:color="auto"/>
          </w:divBdr>
        </w:div>
        <w:div w:id="558250110">
          <w:marLeft w:val="640"/>
          <w:marRight w:val="0"/>
          <w:marTop w:val="0"/>
          <w:marBottom w:val="0"/>
          <w:divBdr>
            <w:top w:val="none" w:sz="0" w:space="0" w:color="auto"/>
            <w:left w:val="none" w:sz="0" w:space="0" w:color="auto"/>
            <w:bottom w:val="none" w:sz="0" w:space="0" w:color="auto"/>
            <w:right w:val="none" w:sz="0" w:space="0" w:color="auto"/>
          </w:divBdr>
        </w:div>
        <w:div w:id="716469499">
          <w:marLeft w:val="640"/>
          <w:marRight w:val="0"/>
          <w:marTop w:val="0"/>
          <w:marBottom w:val="0"/>
          <w:divBdr>
            <w:top w:val="none" w:sz="0" w:space="0" w:color="auto"/>
            <w:left w:val="none" w:sz="0" w:space="0" w:color="auto"/>
            <w:bottom w:val="none" w:sz="0" w:space="0" w:color="auto"/>
            <w:right w:val="none" w:sz="0" w:space="0" w:color="auto"/>
          </w:divBdr>
        </w:div>
        <w:div w:id="721290644">
          <w:marLeft w:val="640"/>
          <w:marRight w:val="0"/>
          <w:marTop w:val="0"/>
          <w:marBottom w:val="0"/>
          <w:divBdr>
            <w:top w:val="none" w:sz="0" w:space="0" w:color="auto"/>
            <w:left w:val="none" w:sz="0" w:space="0" w:color="auto"/>
            <w:bottom w:val="none" w:sz="0" w:space="0" w:color="auto"/>
            <w:right w:val="none" w:sz="0" w:space="0" w:color="auto"/>
          </w:divBdr>
        </w:div>
        <w:div w:id="735129802">
          <w:marLeft w:val="640"/>
          <w:marRight w:val="0"/>
          <w:marTop w:val="0"/>
          <w:marBottom w:val="0"/>
          <w:divBdr>
            <w:top w:val="none" w:sz="0" w:space="0" w:color="auto"/>
            <w:left w:val="none" w:sz="0" w:space="0" w:color="auto"/>
            <w:bottom w:val="none" w:sz="0" w:space="0" w:color="auto"/>
            <w:right w:val="none" w:sz="0" w:space="0" w:color="auto"/>
          </w:divBdr>
        </w:div>
        <w:div w:id="736326151">
          <w:marLeft w:val="640"/>
          <w:marRight w:val="0"/>
          <w:marTop w:val="0"/>
          <w:marBottom w:val="0"/>
          <w:divBdr>
            <w:top w:val="none" w:sz="0" w:space="0" w:color="auto"/>
            <w:left w:val="none" w:sz="0" w:space="0" w:color="auto"/>
            <w:bottom w:val="none" w:sz="0" w:space="0" w:color="auto"/>
            <w:right w:val="none" w:sz="0" w:space="0" w:color="auto"/>
          </w:divBdr>
        </w:div>
        <w:div w:id="748888588">
          <w:marLeft w:val="640"/>
          <w:marRight w:val="0"/>
          <w:marTop w:val="0"/>
          <w:marBottom w:val="0"/>
          <w:divBdr>
            <w:top w:val="none" w:sz="0" w:space="0" w:color="auto"/>
            <w:left w:val="none" w:sz="0" w:space="0" w:color="auto"/>
            <w:bottom w:val="none" w:sz="0" w:space="0" w:color="auto"/>
            <w:right w:val="none" w:sz="0" w:space="0" w:color="auto"/>
          </w:divBdr>
        </w:div>
        <w:div w:id="792018376">
          <w:marLeft w:val="640"/>
          <w:marRight w:val="0"/>
          <w:marTop w:val="0"/>
          <w:marBottom w:val="0"/>
          <w:divBdr>
            <w:top w:val="none" w:sz="0" w:space="0" w:color="auto"/>
            <w:left w:val="none" w:sz="0" w:space="0" w:color="auto"/>
            <w:bottom w:val="none" w:sz="0" w:space="0" w:color="auto"/>
            <w:right w:val="none" w:sz="0" w:space="0" w:color="auto"/>
          </w:divBdr>
        </w:div>
        <w:div w:id="800152264">
          <w:marLeft w:val="640"/>
          <w:marRight w:val="0"/>
          <w:marTop w:val="0"/>
          <w:marBottom w:val="0"/>
          <w:divBdr>
            <w:top w:val="none" w:sz="0" w:space="0" w:color="auto"/>
            <w:left w:val="none" w:sz="0" w:space="0" w:color="auto"/>
            <w:bottom w:val="none" w:sz="0" w:space="0" w:color="auto"/>
            <w:right w:val="none" w:sz="0" w:space="0" w:color="auto"/>
          </w:divBdr>
        </w:div>
        <w:div w:id="816846912">
          <w:marLeft w:val="640"/>
          <w:marRight w:val="0"/>
          <w:marTop w:val="0"/>
          <w:marBottom w:val="0"/>
          <w:divBdr>
            <w:top w:val="none" w:sz="0" w:space="0" w:color="auto"/>
            <w:left w:val="none" w:sz="0" w:space="0" w:color="auto"/>
            <w:bottom w:val="none" w:sz="0" w:space="0" w:color="auto"/>
            <w:right w:val="none" w:sz="0" w:space="0" w:color="auto"/>
          </w:divBdr>
        </w:div>
        <w:div w:id="904754118">
          <w:marLeft w:val="640"/>
          <w:marRight w:val="0"/>
          <w:marTop w:val="0"/>
          <w:marBottom w:val="0"/>
          <w:divBdr>
            <w:top w:val="none" w:sz="0" w:space="0" w:color="auto"/>
            <w:left w:val="none" w:sz="0" w:space="0" w:color="auto"/>
            <w:bottom w:val="none" w:sz="0" w:space="0" w:color="auto"/>
            <w:right w:val="none" w:sz="0" w:space="0" w:color="auto"/>
          </w:divBdr>
        </w:div>
        <w:div w:id="917523397">
          <w:marLeft w:val="640"/>
          <w:marRight w:val="0"/>
          <w:marTop w:val="0"/>
          <w:marBottom w:val="0"/>
          <w:divBdr>
            <w:top w:val="none" w:sz="0" w:space="0" w:color="auto"/>
            <w:left w:val="none" w:sz="0" w:space="0" w:color="auto"/>
            <w:bottom w:val="none" w:sz="0" w:space="0" w:color="auto"/>
            <w:right w:val="none" w:sz="0" w:space="0" w:color="auto"/>
          </w:divBdr>
        </w:div>
        <w:div w:id="970093168">
          <w:marLeft w:val="640"/>
          <w:marRight w:val="0"/>
          <w:marTop w:val="0"/>
          <w:marBottom w:val="0"/>
          <w:divBdr>
            <w:top w:val="none" w:sz="0" w:space="0" w:color="auto"/>
            <w:left w:val="none" w:sz="0" w:space="0" w:color="auto"/>
            <w:bottom w:val="none" w:sz="0" w:space="0" w:color="auto"/>
            <w:right w:val="none" w:sz="0" w:space="0" w:color="auto"/>
          </w:divBdr>
        </w:div>
        <w:div w:id="981230997">
          <w:marLeft w:val="640"/>
          <w:marRight w:val="0"/>
          <w:marTop w:val="0"/>
          <w:marBottom w:val="0"/>
          <w:divBdr>
            <w:top w:val="none" w:sz="0" w:space="0" w:color="auto"/>
            <w:left w:val="none" w:sz="0" w:space="0" w:color="auto"/>
            <w:bottom w:val="none" w:sz="0" w:space="0" w:color="auto"/>
            <w:right w:val="none" w:sz="0" w:space="0" w:color="auto"/>
          </w:divBdr>
        </w:div>
        <w:div w:id="1007290437">
          <w:marLeft w:val="640"/>
          <w:marRight w:val="0"/>
          <w:marTop w:val="0"/>
          <w:marBottom w:val="0"/>
          <w:divBdr>
            <w:top w:val="none" w:sz="0" w:space="0" w:color="auto"/>
            <w:left w:val="none" w:sz="0" w:space="0" w:color="auto"/>
            <w:bottom w:val="none" w:sz="0" w:space="0" w:color="auto"/>
            <w:right w:val="none" w:sz="0" w:space="0" w:color="auto"/>
          </w:divBdr>
        </w:div>
        <w:div w:id="1044452111">
          <w:marLeft w:val="640"/>
          <w:marRight w:val="0"/>
          <w:marTop w:val="0"/>
          <w:marBottom w:val="0"/>
          <w:divBdr>
            <w:top w:val="none" w:sz="0" w:space="0" w:color="auto"/>
            <w:left w:val="none" w:sz="0" w:space="0" w:color="auto"/>
            <w:bottom w:val="none" w:sz="0" w:space="0" w:color="auto"/>
            <w:right w:val="none" w:sz="0" w:space="0" w:color="auto"/>
          </w:divBdr>
        </w:div>
        <w:div w:id="1057775101">
          <w:marLeft w:val="640"/>
          <w:marRight w:val="0"/>
          <w:marTop w:val="0"/>
          <w:marBottom w:val="0"/>
          <w:divBdr>
            <w:top w:val="none" w:sz="0" w:space="0" w:color="auto"/>
            <w:left w:val="none" w:sz="0" w:space="0" w:color="auto"/>
            <w:bottom w:val="none" w:sz="0" w:space="0" w:color="auto"/>
            <w:right w:val="none" w:sz="0" w:space="0" w:color="auto"/>
          </w:divBdr>
        </w:div>
        <w:div w:id="1057779479">
          <w:marLeft w:val="640"/>
          <w:marRight w:val="0"/>
          <w:marTop w:val="0"/>
          <w:marBottom w:val="0"/>
          <w:divBdr>
            <w:top w:val="none" w:sz="0" w:space="0" w:color="auto"/>
            <w:left w:val="none" w:sz="0" w:space="0" w:color="auto"/>
            <w:bottom w:val="none" w:sz="0" w:space="0" w:color="auto"/>
            <w:right w:val="none" w:sz="0" w:space="0" w:color="auto"/>
          </w:divBdr>
        </w:div>
        <w:div w:id="1068383408">
          <w:marLeft w:val="640"/>
          <w:marRight w:val="0"/>
          <w:marTop w:val="0"/>
          <w:marBottom w:val="0"/>
          <w:divBdr>
            <w:top w:val="none" w:sz="0" w:space="0" w:color="auto"/>
            <w:left w:val="none" w:sz="0" w:space="0" w:color="auto"/>
            <w:bottom w:val="none" w:sz="0" w:space="0" w:color="auto"/>
            <w:right w:val="none" w:sz="0" w:space="0" w:color="auto"/>
          </w:divBdr>
        </w:div>
        <w:div w:id="1073241600">
          <w:marLeft w:val="640"/>
          <w:marRight w:val="0"/>
          <w:marTop w:val="0"/>
          <w:marBottom w:val="0"/>
          <w:divBdr>
            <w:top w:val="none" w:sz="0" w:space="0" w:color="auto"/>
            <w:left w:val="none" w:sz="0" w:space="0" w:color="auto"/>
            <w:bottom w:val="none" w:sz="0" w:space="0" w:color="auto"/>
            <w:right w:val="none" w:sz="0" w:space="0" w:color="auto"/>
          </w:divBdr>
        </w:div>
        <w:div w:id="1081877835">
          <w:marLeft w:val="640"/>
          <w:marRight w:val="0"/>
          <w:marTop w:val="0"/>
          <w:marBottom w:val="0"/>
          <w:divBdr>
            <w:top w:val="none" w:sz="0" w:space="0" w:color="auto"/>
            <w:left w:val="none" w:sz="0" w:space="0" w:color="auto"/>
            <w:bottom w:val="none" w:sz="0" w:space="0" w:color="auto"/>
            <w:right w:val="none" w:sz="0" w:space="0" w:color="auto"/>
          </w:divBdr>
        </w:div>
        <w:div w:id="1118914759">
          <w:marLeft w:val="640"/>
          <w:marRight w:val="0"/>
          <w:marTop w:val="0"/>
          <w:marBottom w:val="0"/>
          <w:divBdr>
            <w:top w:val="none" w:sz="0" w:space="0" w:color="auto"/>
            <w:left w:val="none" w:sz="0" w:space="0" w:color="auto"/>
            <w:bottom w:val="none" w:sz="0" w:space="0" w:color="auto"/>
            <w:right w:val="none" w:sz="0" w:space="0" w:color="auto"/>
          </w:divBdr>
        </w:div>
        <w:div w:id="1144085010">
          <w:marLeft w:val="640"/>
          <w:marRight w:val="0"/>
          <w:marTop w:val="0"/>
          <w:marBottom w:val="0"/>
          <w:divBdr>
            <w:top w:val="none" w:sz="0" w:space="0" w:color="auto"/>
            <w:left w:val="none" w:sz="0" w:space="0" w:color="auto"/>
            <w:bottom w:val="none" w:sz="0" w:space="0" w:color="auto"/>
            <w:right w:val="none" w:sz="0" w:space="0" w:color="auto"/>
          </w:divBdr>
        </w:div>
        <w:div w:id="1147436414">
          <w:marLeft w:val="640"/>
          <w:marRight w:val="0"/>
          <w:marTop w:val="0"/>
          <w:marBottom w:val="0"/>
          <w:divBdr>
            <w:top w:val="none" w:sz="0" w:space="0" w:color="auto"/>
            <w:left w:val="none" w:sz="0" w:space="0" w:color="auto"/>
            <w:bottom w:val="none" w:sz="0" w:space="0" w:color="auto"/>
            <w:right w:val="none" w:sz="0" w:space="0" w:color="auto"/>
          </w:divBdr>
        </w:div>
        <w:div w:id="1172912620">
          <w:marLeft w:val="640"/>
          <w:marRight w:val="0"/>
          <w:marTop w:val="0"/>
          <w:marBottom w:val="0"/>
          <w:divBdr>
            <w:top w:val="none" w:sz="0" w:space="0" w:color="auto"/>
            <w:left w:val="none" w:sz="0" w:space="0" w:color="auto"/>
            <w:bottom w:val="none" w:sz="0" w:space="0" w:color="auto"/>
            <w:right w:val="none" w:sz="0" w:space="0" w:color="auto"/>
          </w:divBdr>
        </w:div>
        <w:div w:id="1173033491">
          <w:marLeft w:val="640"/>
          <w:marRight w:val="0"/>
          <w:marTop w:val="0"/>
          <w:marBottom w:val="0"/>
          <w:divBdr>
            <w:top w:val="none" w:sz="0" w:space="0" w:color="auto"/>
            <w:left w:val="none" w:sz="0" w:space="0" w:color="auto"/>
            <w:bottom w:val="none" w:sz="0" w:space="0" w:color="auto"/>
            <w:right w:val="none" w:sz="0" w:space="0" w:color="auto"/>
          </w:divBdr>
        </w:div>
        <w:div w:id="1174228302">
          <w:marLeft w:val="640"/>
          <w:marRight w:val="0"/>
          <w:marTop w:val="0"/>
          <w:marBottom w:val="0"/>
          <w:divBdr>
            <w:top w:val="none" w:sz="0" w:space="0" w:color="auto"/>
            <w:left w:val="none" w:sz="0" w:space="0" w:color="auto"/>
            <w:bottom w:val="none" w:sz="0" w:space="0" w:color="auto"/>
            <w:right w:val="none" w:sz="0" w:space="0" w:color="auto"/>
          </w:divBdr>
        </w:div>
        <w:div w:id="1202210454">
          <w:marLeft w:val="640"/>
          <w:marRight w:val="0"/>
          <w:marTop w:val="0"/>
          <w:marBottom w:val="0"/>
          <w:divBdr>
            <w:top w:val="none" w:sz="0" w:space="0" w:color="auto"/>
            <w:left w:val="none" w:sz="0" w:space="0" w:color="auto"/>
            <w:bottom w:val="none" w:sz="0" w:space="0" w:color="auto"/>
            <w:right w:val="none" w:sz="0" w:space="0" w:color="auto"/>
          </w:divBdr>
        </w:div>
        <w:div w:id="1202983028">
          <w:marLeft w:val="640"/>
          <w:marRight w:val="0"/>
          <w:marTop w:val="0"/>
          <w:marBottom w:val="0"/>
          <w:divBdr>
            <w:top w:val="none" w:sz="0" w:space="0" w:color="auto"/>
            <w:left w:val="none" w:sz="0" w:space="0" w:color="auto"/>
            <w:bottom w:val="none" w:sz="0" w:space="0" w:color="auto"/>
            <w:right w:val="none" w:sz="0" w:space="0" w:color="auto"/>
          </w:divBdr>
        </w:div>
        <w:div w:id="1245649632">
          <w:marLeft w:val="640"/>
          <w:marRight w:val="0"/>
          <w:marTop w:val="0"/>
          <w:marBottom w:val="0"/>
          <w:divBdr>
            <w:top w:val="none" w:sz="0" w:space="0" w:color="auto"/>
            <w:left w:val="none" w:sz="0" w:space="0" w:color="auto"/>
            <w:bottom w:val="none" w:sz="0" w:space="0" w:color="auto"/>
            <w:right w:val="none" w:sz="0" w:space="0" w:color="auto"/>
          </w:divBdr>
        </w:div>
        <w:div w:id="1272476624">
          <w:marLeft w:val="640"/>
          <w:marRight w:val="0"/>
          <w:marTop w:val="0"/>
          <w:marBottom w:val="0"/>
          <w:divBdr>
            <w:top w:val="none" w:sz="0" w:space="0" w:color="auto"/>
            <w:left w:val="none" w:sz="0" w:space="0" w:color="auto"/>
            <w:bottom w:val="none" w:sz="0" w:space="0" w:color="auto"/>
            <w:right w:val="none" w:sz="0" w:space="0" w:color="auto"/>
          </w:divBdr>
        </w:div>
        <w:div w:id="1278101871">
          <w:marLeft w:val="640"/>
          <w:marRight w:val="0"/>
          <w:marTop w:val="0"/>
          <w:marBottom w:val="0"/>
          <w:divBdr>
            <w:top w:val="none" w:sz="0" w:space="0" w:color="auto"/>
            <w:left w:val="none" w:sz="0" w:space="0" w:color="auto"/>
            <w:bottom w:val="none" w:sz="0" w:space="0" w:color="auto"/>
            <w:right w:val="none" w:sz="0" w:space="0" w:color="auto"/>
          </w:divBdr>
        </w:div>
        <w:div w:id="1293828572">
          <w:marLeft w:val="640"/>
          <w:marRight w:val="0"/>
          <w:marTop w:val="0"/>
          <w:marBottom w:val="0"/>
          <w:divBdr>
            <w:top w:val="none" w:sz="0" w:space="0" w:color="auto"/>
            <w:left w:val="none" w:sz="0" w:space="0" w:color="auto"/>
            <w:bottom w:val="none" w:sz="0" w:space="0" w:color="auto"/>
            <w:right w:val="none" w:sz="0" w:space="0" w:color="auto"/>
          </w:divBdr>
        </w:div>
        <w:div w:id="1313215383">
          <w:marLeft w:val="640"/>
          <w:marRight w:val="0"/>
          <w:marTop w:val="0"/>
          <w:marBottom w:val="0"/>
          <w:divBdr>
            <w:top w:val="none" w:sz="0" w:space="0" w:color="auto"/>
            <w:left w:val="none" w:sz="0" w:space="0" w:color="auto"/>
            <w:bottom w:val="none" w:sz="0" w:space="0" w:color="auto"/>
            <w:right w:val="none" w:sz="0" w:space="0" w:color="auto"/>
          </w:divBdr>
        </w:div>
        <w:div w:id="1341271341">
          <w:marLeft w:val="640"/>
          <w:marRight w:val="0"/>
          <w:marTop w:val="0"/>
          <w:marBottom w:val="0"/>
          <w:divBdr>
            <w:top w:val="none" w:sz="0" w:space="0" w:color="auto"/>
            <w:left w:val="none" w:sz="0" w:space="0" w:color="auto"/>
            <w:bottom w:val="none" w:sz="0" w:space="0" w:color="auto"/>
            <w:right w:val="none" w:sz="0" w:space="0" w:color="auto"/>
          </w:divBdr>
        </w:div>
        <w:div w:id="1354456629">
          <w:marLeft w:val="640"/>
          <w:marRight w:val="0"/>
          <w:marTop w:val="0"/>
          <w:marBottom w:val="0"/>
          <w:divBdr>
            <w:top w:val="none" w:sz="0" w:space="0" w:color="auto"/>
            <w:left w:val="none" w:sz="0" w:space="0" w:color="auto"/>
            <w:bottom w:val="none" w:sz="0" w:space="0" w:color="auto"/>
            <w:right w:val="none" w:sz="0" w:space="0" w:color="auto"/>
          </w:divBdr>
        </w:div>
        <w:div w:id="1362050951">
          <w:marLeft w:val="640"/>
          <w:marRight w:val="0"/>
          <w:marTop w:val="0"/>
          <w:marBottom w:val="0"/>
          <w:divBdr>
            <w:top w:val="none" w:sz="0" w:space="0" w:color="auto"/>
            <w:left w:val="none" w:sz="0" w:space="0" w:color="auto"/>
            <w:bottom w:val="none" w:sz="0" w:space="0" w:color="auto"/>
            <w:right w:val="none" w:sz="0" w:space="0" w:color="auto"/>
          </w:divBdr>
        </w:div>
        <w:div w:id="1366054111">
          <w:marLeft w:val="640"/>
          <w:marRight w:val="0"/>
          <w:marTop w:val="0"/>
          <w:marBottom w:val="0"/>
          <w:divBdr>
            <w:top w:val="none" w:sz="0" w:space="0" w:color="auto"/>
            <w:left w:val="none" w:sz="0" w:space="0" w:color="auto"/>
            <w:bottom w:val="none" w:sz="0" w:space="0" w:color="auto"/>
            <w:right w:val="none" w:sz="0" w:space="0" w:color="auto"/>
          </w:divBdr>
        </w:div>
        <w:div w:id="1373657067">
          <w:marLeft w:val="640"/>
          <w:marRight w:val="0"/>
          <w:marTop w:val="0"/>
          <w:marBottom w:val="0"/>
          <w:divBdr>
            <w:top w:val="none" w:sz="0" w:space="0" w:color="auto"/>
            <w:left w:val="none" w:sz="0" w:space="0" w:color="auto"/>
            <w:bottom w:val="none" w:sz="0" w:space="0" w:color="auto"/>
            <w:right w:val="none" w:sz="0" w:space="0" w:color="auto"/>
          </w:divBdr>
        </w:div>
        <w:div w:id="1410152036">
          <w:marLeft w:val="640"/>
          <w:marRight w:val="0"/>
          <w:marTop w:val="0"/>
          <w:marBottom w:val="0"/>
          <w:divBdr>
            <w:top w:val="none" w:sz="0" w:space="0" w:color="auto"/>
            <w:left w:val="none" w:sz="0" w:space="0" w:color="auto"/>
            <w:bottom w:val="none" w:sz="0" w:space="0" w:color="auto"/>
            <w:right w:val="none" w:sz="0" w:space="0" w:color="auto"/>
          </w:divBdr>
        </w:div>
        <w:div w:id="1424840388">
          <w:marLeft w:val="640"/>
          <w:marRight w:val="0"/>
          <w:marTop w:val="0"/>
          <w:marBottom w:val="0"/>
          <w:divBdr>
            <w:top w:val="none" w:sz="0" w:space="0" w:color="auto"/>
            <w:left w:val="none" w:sz="0" w:space="0" w:color="auto"/>
            <w:bottom w:val="none" w:sz="0" w:space="0" w:color="auto"/>
            <w:right w:val="none" w:sz="0" w:space="0" w:color="auto"/>
          </w:divBdr>
        </w:div>
        <w:div w:id="1447429066">
          <w:marLeft w:val="640"/>
          <w:marRight w:val="0"/>
          <w:marTop w:val="0"/>
          <w:marBottom w:val="0"/>
          <w:divBdr>
            <w:top w:val="none" w:sz="0" w:space="0" w:color="auto"/>
            <w:left w:val="none" w:sz="0" w:space="0" w:color="auto"/>
            <w:bottom w:val="none" w:sz="0" w:space="0" w:color="auto"/>
            <w:right w:val="none" w:sz="0" w:space="0" w:color="auto"/>
          </w:divBdr>
        </w:div>
        <w:div w:id="1489707274">
          <w:marLeft w:val="640"/>
          <w:marRight w:val="0"/>
          <w:marTop w:val="0"/>
          <w:marBottom w:val="0"/>
          <w:divBdr>
            <w:top w:val="none" w:sz="0" w:space="0" w:color="auto"/>
            <w:left w:val="none" w:sz="0" w:space="0" w:color="auto"/>
            <w:bottom w:val="none" w:sz="0" w:space="0" w:color="auto"/>
            <w:right w:val="none" w:sz="0" w:space="0" w:color="auto"/>
          </w:divBdr>
        </w:div>
        <w:div w:id="1505899789">
          <w:marLeft w:val="640"/>
          <w:marRight w:val="0"/>
          <w:marTop w:val="0"/>
          <w:marBottom w:val="0"/>
          <w:divBdr>
            <w:top w:val="none" w:sz="0" w:space="0" w:color="auto"/>
            <w:left w:val="none" w:sz="0" w:space="0" w:color="auto"/>
            <w:bottom w:val="none" w:sz="0" w:space="0" w:color="auto"/>
            <w:right w:val="none" w:sz="0" w:space="0" w:color="auto"/>
          </w:divBdr>
        </w:div>
        <w:div w:id="1523007452">
          <w:marLeft w:val="640"/>
          <w:marRight w:val="0"/>
          <w:marTop w:val="0"/>
          <w:marBottom w:val="0"/>
          <w:divBdr>
            <w:top w:val="none" w:sz="0" w:space="0" w:color="auto"/>
            <w:left w:val="none" w:sz="0" w:space="0" w:color="auto"/>
            <w:bottom w:val="none" w:sz="0" w:space="0" w:color="auto"/>
            <w:right w:val="none" w:sz="0" w:space="0" w:color="auto"/>
          </w:divBdr>
        </w:div>
        <w:div w:id="1527013664">
          <w:marLeft w:val="640"/>
          <w:marRight w:val="0"/>
          <w:marTop w:val="0"/>
          <w:marBottom w:val="0"/>
          <w:divBdr>
            <w:top w:val="none" w:sz="0" w:space="0" w:color="auto"/>
            <w:left w:val="none" w:sz="0" w:space="0" w:color="auto"/>
            <w:bottom w:val="none" w:sz="0" w:space="0" w:color="auto"/>
            <w:right w:val="none" w:sz="0" w:space="0" w:color="auto"/>
          </w:divBdr>
        </w:div>
        <w:div w:id="1600723649">
          <w:marLeft w:val="640"/>
          <w:marRight w:val="0"/>
          <w:marTop w:val="0"/>
          <w:marBottom w:val="0"/>
          <w:divBdr>
            <w:top w:val="none" w:sz="0" w:space="0" w:color="auto"/>
            <w:left w:val="none" w:sz="0" w:space="0" w:color="auto"/>
            <w:bottom w:val="none" w:sz="0" w:space="0" w:color="auto"/>
            <w:right w:val="none" w:sz="0" w:space="0" w:color="auto"/>
          </w:divBdr>
        </w:div>
        <w:div w:id="1645769754">
          <w:marLeft w:val="640"/>
          <w:marRight w:val="0"/>
          <w:marTop w:val="0"/>
          <w:marBottom w:val="0"/>
          <w:divBdr>
            <w:top w:val="none" w:sz="0" w:space="0" w:color="auto"/>
            <w:left w:val="none" w:sz="0" w:space="0" w:color="auto"/>
            <w:bottom w:val="none" w:sz="0" w:space="0" w:color="auto"/>
            <w:right w:val="none" w:sz="0" w:space="0" w:color="auto"/>
          </w:divBdr>
        </w:div>
        <w:div w:id="1649554345">
          <w:marLeft w:val="640"/>
          <w:marRight w:val="0"/>
          <w:marTop w:val="0"/>
          <w:marBottom w:val="0"/>
          <w:divBdr>
            <w:top w:val="none" w:sz="0" w:space="0" w:color="auto"/>
            <w:left w:val="none" w:sz="0" w:space="0" w:color="auto"/>
            <w:bottom w:val="none" w:sz="0" w:space="0" w:color="auto"/>
            <w:right w:val="none" w:sz="0" w:space="0" w:color="auto"/>
          </w:divBdr>
        </w:div>
        <w:div w:id="1658725066">
          <w:marLeft w:val="640"/>
          <w:marRight w:val="0"/>
          <w:marTop w:val="0"/>
          <w:marBottom w:val="0"/>
          <w:divBdr>
            <w:top w:val="none" w:sz="0" w:space="0" w:color="auto"/>
            <w:left w:val="none" w:sz="0" w:space="0" w:color="auto"/>
            <w:bottom w:val="none" w:sz="0" w:space="0" w:color="auto"/>
            <w:right w:val="none" w:sz="0" w:space="0" w:color="auto"/>
          </w:divBdr>
        </w:div>
        <w:div w:id="1664312335">
          <w:marLeft w:val="640"/>
          <w:marRight w:val="0"/>
          <w:marTop w:val="0"/>
          <w:marBottom w:val="0"/>
          <w:divBdr>
            <w:top w:val="none" w:sz="0" w:space="0" w:color="auto"/>
            <w:left w:val="none" w:sz="0" w:space="0" w:color="auto"/>
            <w:bottom w:val="none" w:sz="0" w:space="0" w:color="auto"/>
            <w:right w:val="none" w:sz="0" w:space="0" w:color="auto"/>
          </w:divBdr>
        </w:div>
        <w:div w:id="1693845143">
          <w:marLeft w:val="640"/>
          <w:marRight w:val="0"/>
          <w:marTop w:val="0"/>
          <w:marBottom w:val="0"/>
          <w:divBdr>
            <w:top w:val="none" w:sz="0" w:space="0" w:color="auto"/>
            <w:left w:val="none" w:sz="0" w:space="0" w:color="auto"/>
            <w:bottom w:val="none" w:sz="0" w:space="0" w:color="auto"/>
            <w:right w:val="none" w:sz="0" w:space="0" w:color="auto"/>
          </w:divBdr>
        </w:div>
        <w:div w:id="1698042015">
          <w:marLeft w:val="640"/>
          <w:marRight w:val="0"/>
          <w:marTop w:val="0"/>
          <w:marBottom w:val="0"/>
          <w:divBdr>
            <w:top w:val="none" w:sz="0" w:space="0" w:color="auto"/>
            <w:left w:val="none" w:sz="0" w:space="0" w:color="auto"/>
            <w:bottom w:val="none" w:sz="0" w:space="0" w:color="auto"/>
            <w:right w:val="none" w:sz="0" w:space="0" w:color="auto"/>
          </w:divBdr>
        </w:div>
        <w:div w:id="1709602626">
          <w:marLeft w:val="640"/>
          <w:marRight w:val="0"/>
          <w:marTop w:val="0"/>
          <w:marBottom w:val="0"/>
          <w:divBdr>
            <w:top w:val="none" w:sz="0" w:space="0" w:color="auto"/>
            <w:left w:val="none" w:sz="0" w:space="0" w:color="auto"/>
            <w:bottom w:val="none" w:sz="0" w:space="0" w:color="auto"/>
            <w:right w:val="none" w:sz="0" w:space="0" w:color="auto"/>
          </w:divBdr>
        </w:div>
        <w:div w:id="1727291132">
          <w:marLeft w:val="640"/>
          <w:marRight w:val="0"/>
          <w:marTop w:val="0"/>
          <w:marBottom w:val="0"/>
          <w:divBdr>
            <w:top w:val="none" w:sz="0" w:space="0" w:color="auto"/>
            <w:left w:val="none" w:sz="0" w:space="0" w:color="auto"/>
            <w:bottom w:val="none" w:sz="0" w:space="0" w:color="auto"/>
            <w:right w:val="none" w:sz="0" w:space="0" w:color="auto"/>
          </w:divBdr>
        </w:div>
        <w:div w:id="1820223603">
          <w:marLeft w:val="640"/>
          <w:marRight w:val="0"/>
          <w:marTop w:val="0"/>
          <w:marBottom w:val="0"/>
          <w:divBdr>
            <w:top w:val="none" w:sz="0" w:space="0" w:color="auto"/>
            <w:left w:val="none" w:sz="0" w:space="0" w:color="auto"/>
            <w:bottom w:val="none" w:sz="0" w:space="0" w:color="auto"/>
            <w:right w:val="none" w:sz="0" w:space="0" w:color="auto"/>
          </w:divBdr>
        </w:div>
        <w:div w:id="1911186873">
          <w:marLeft w:val="640"/>
          <w:marRight w:val="0"/>
          <w:marTop w:val="0"/>
          <w:marBottom w:val="0"/>
          <w:divBdr>
            <w:top w:val="none" w:sz="0" w:space="0" w:color="auto"/>
            <w:left w:val="none" w:sz="0" w:space="0" w:color="auto"/>
            <w:bottom w:val="none" w:sz="0" w:space="0" w:color="auto"/>
            <w:right w:val="none" w:sz="0" w:space="0" w:color="auto"/>
          </w:divBdr>
        </w:div>
        <w:div w:id="2067726502">
          <w:marLeft w:val="640"/>
          <w:marRight w:val="0"/>
          <w:marTop w:val="0"/>
          <w:marBottom w:val="0"/>
          <w:divBdr>
            <w:top w:val="none" w:sz="0" w:space="0" w:color="auto"/>
            <w:left w:val="none" w:sz="0" w:space="0" w:color="auto"/>
            <w:bottom w:val="none" w:sz="0" w:space="0" w:color="auto"/>
            <w:right w:val="none" w:sz="0" w:space="0" w:color="auto"/>
          </w:divBdr>
        </w:div>
        <w:div w:id="2075663280">
          <w:marLeft w:val="640"/>
          <w:marRight w:val="0"/>
          <w:marTop w:val="0"/>
          <w:marBottom w:val="0"/>
          <w:divBdr>
            <w:top w:val="none" w:sz="0" w:space="0" w:color="auto"/>
            <w:left w:val="none" w:sz="0" w:space="0" w:color="auto"/>
            <w:bottom w:val="none" w:sz="0" w:space="0" w:color="auto"/>
            <w:right w:val="none" w:sz="0" w:space="0" w:color="auto"/>
          </w:divBdr>
        </w:div>
        <w:div w:id="2076313211">
          <w:marLeft w:val="640"/>
          <w:marRight w:val="0"/>
          <w:marTop w:val="0"/>
          <w:marBottom w:val="0"/>
          <w:divBdr>
            <w:top w:val="none" w:sz="0" w:space="0" w:color="auto"/>
            <w:left w:val="none" w:sz="0" w:space="0" w:color="auto"/>
            <w:bottom w:val="none" w:sz="0" w:space="0" w:color="auto"/>
            <w:right w:val="none" w:sz="0" w:space="0" w:color="auto"/>
          </w:divBdr>
        </w:div>
        <w:div w:id="2082174255">
          <w:marLeft w:val="640"/>
          <w:marRight w:val="0"/>
          <w:marTop w:val="0"/>
          <w:marBottom w:val="0"/>
          <w:divBdr>
            <w:top w:val="none" w:sz="0" w:space="0" w:color="auto"/>
            <w:left w:val="none" w:sz="0" w:space="0" w:color="auto"/>
            <w:bottom w:val="none" w:sz="0" w:space="0" w:color="auto"/>
            <w:right w:val="none" w:sz="0" w:space="0" w:color="auto"/>
          </w:divBdr>
        </w:div>
      </w:divsChild>
    </w:div>
    <w:div w:id="1328245563">
      <w:bodyDiv w:val="1"/>
      <w:marLeft w:val="0"/>
      <w:marRight w:val="0"/>
      <w:marTop w:val="0"/>
      <w:marBottom w:val="0"/>
      <w:divBdr>
        <w:top w:val="none" w:sz="0" w:space="0" w:color="auto"/>
        <w:left w:val="none" w:sz="0" w:space="0" w:color="auto"/>
        <w:bottom w:val="none" w:sz="0" w:space="0" w:color="auto"/>
        <w:right w:val="none" w:sz="0" w:space="0" w:color="auto"/>
      </w:divBdr>
      <w:divsChild>
        <w:div w:id="3747403">
          <w:marLeft w:val="640"/>
          <w:marRight w:val="0"/>
          <w:marTop w:val="0"/>
          <w:marBottom w:val="0"/>
          <w:divBdr>
            <w:top w:val="none" w:sz="0" w:space="0" w:color="auto"/>
            <w:left w:val="none" w:sz="0" w:space="0" w:color="auto"/>
            <w:bottom w:val="none" w:sz="0" w:space="0" w:color="auto"/>
            <w:right w:val="none" w:sz="0" w:space="0" w:color="auto"/>
          </w:divBdr>
        </w:div>
        <w:div w:id="53891860">
          <w:marLeft w:val="640"/>
          <w:marRight w:val="0"/>
          <w:marTop w:val="0"/>
          <w:marBottom w:val="0"/>
          <w:divBdr>
            <w:top w:val="none" w:sz="0" w:space="0" w:color="auto"/>
            <w:left w:val="none" w:sz="0" w:space="0" w:color="auto"/>
            <w:bottom w:val="none" w:sz="0" w:space="0" w:color="auto"/>
            <w:right w:val="none" w:sz="0" w:space="0" w:color="auto"/>
          </w:divBdr>
        </w:div>
        <w:div w:id="54596606">
          <w:marLeft w:val="640"/>
          <w:marRight w:val="0"/>
          <w:marTop w:val="0"/>
          <w:marBottom w:val="0"/>
          <w:divBdr>
            <w:top w:val="none" w:sz="0" w:space="0" w:color="auto"/>
            <w:left w:val="none" w:sz="0" w:space="0" w:color="auto"/>
            <w:bottom w:val="none" w:sz="0" w:space="0" w:color="auto"/>
            <w:right w:val="none" w:sz="0" w:space="0" w:color="auto"/>
          </w:divBdr>
        </w:div>
        <w:div w:id="60833286">
          <w:marLeft w:val="640"/>
          <w:marRight w:val="0"/>
          <w:marTop w:val="0"/>
          <w:marBottom w:val="0"/>
          <w:divBdr>
            <w:top w:val="none" w:sz="0" w:space="0" w:color="auto"/>
            <w:left w:val="none" w:sz="0" w:space="0" w:color="auto"/>
            <w:bottom w:val="none" w:sz="0" w:space="0" w:color="auto"/>
            <w:right w:val="none" w:sz="0" w:space="0" w:color="auto"/>
          </w:divBdr>
        </w:div>
        <w:div w:id="63377387">
          <w:marLeft w:val="640"/>
          <w:marRight w:val="0"/>
          <w:marTop w:val="0"/>
          <w:marBottom w:val="0"/>
          <w:divBdr>
            <w:top w:val="none" w:sz="0" w:space="0" w:color="auto"/>
            <w:left w:val="none" w:sz="0" w:space="0" w:color="auto"/>
            <w:bottom w:val="none" w:sz="0" w:space="0" w:color="auto"/>
            <w:right w:val="none" w:sz="0" w:space="0" w:color="auto"/>
          </w:divBdr>
        </w:div>
        <w:div w:id="73014376">
          <w:marLeft w:val="640"/>
          <w:marRight w:val="0"/>
          <w:marTop w:val="0"/>
          <w:marBottom w:val="0"/>
          <w:divBdr>
            <w:top w:val="none" w:sz="0" w:space="0" w:color="auto"/>
            <w:left w:val="none" w:sz="0" w:space="0" w:color="auto"/>
            <w:bottom w:val="none" w:sz="0" w:space="0" w:color="auto"/>
            <w:right w:val="none" w:sz="0" w:space="0" w:color="auto"/>
          </w:divBdr>
        </w:div>
        <w:div w:id="129715301">
          <w:marLeft w:val="640"/>
          <w:marRight w:val="0"/>
          <w:marTop w:val="0"/>
          <w:marBottom w:val="0"/>
          <w:divBdr>
            <w:top w:val="none" w:sz="0" w:space="0" w:color="auto"/>
            <w:left w:val="none" w:sz="0" w:space="0" w:color="auto"/>
            <w:bottom w:val="none" w:sz="0" w:space="0" w:color="auto"/>
            <w:right w:val="none" w:sz="0" w:space="0" w:color="auto"/>
          </w:divBdr>
        </w:div>
        <w:div w:id="161237265">
          <w:marLeft w:val="640"/>
          <w:marRight w:val="0"/>
          <w:marTop w:val="0"/>
          <w:marBottom w:val="0"/>
          <w:divBdr>
            <w:top w:val="none" w:sz="0" w:space="0" w:color="auto"/>
            <w:left w:val="none" w:sz="0" w:space="0" w:color="auto"/>
            <w:bottom w:val="none" w:sz="0" w:space="0" w:color="auto"/>
            <w:right w:val="none" w:sz="0" w:space="0" w:color="auto"/>
          </w:divBdr>
        </w:div>
        <w:div w:id="176237935">
          <w:marLeft w:val="640"/>
          <w:marRight w:val="0"/>
          <w:marTop w:val="0"/>
          <w:marBottom w:val="0"/>
          <w:divBdr>
            <w:top w:val="none" w:sz="0" w:space="0" w:color="auto"/>
            <w:left w:val="none" w:sz="0" w:space="0" w:color="auto"/>
            <w:bottom w:val="none" w:sz="0" w:space="0" w:color="auto"/>
            <w:right w:val="none" w:sz="0" w:space="0" w:color="auto"/>
          </w:divBdr>
        </w:div>
        <w:div w:id="213004729">
          <w:marLeft w:val="640"/>
          <w:marRight w:val="0"/>
          <w:marTop w:val="0"/>
          <w:marBottom w:val="0"/>
          <w:divBdr>
            <w:top w:val="none" w:sz="0" w:space="0" w:color="auto"/>
            <w:left w:val="none" w:sz="0" w:space="0" w:color="auto"/>
            <w:bottom w:val="none" w:sz="0" w:space="0" w:color="auto"/>
            <w:right w:val="none" w:sz="0" w:space="0" w:color="auto"/>
          </w:divBdr>
        </w:div>
        <w:div w:id="224997252">
          <w:marLeft w:val="640"/>
          <w:marRight w:val="0"/>
          <w:marTop w:val="0"/>
          <w:marBottom w:val="0"/>
          <w:divBdr>
            <w:top w:val="none" w:sz="0" w:space="0" w:color="auto"/>
            <w:left w:val="none" w:sz="0" w:space="0" w:color="auto"/>
            <w:bottom w:val="none" w:sz="0" w:space="0" w:color="auto"/>
            <w:right w:val="none" w:sz="0" w:space="0" w:color="auto"/>
          </w:divBdr>
        </w:div>
        <w:div w:id="241571398">
          <w:marLeft w:val="640"/>
          <w:marRight w:val="0"/>
          <w:marTop w:val="0"/>
          <w:marBottom w:val="0"/>
          <w:divBdr>
            <w:top w:val="none" w:sz="0" w:space="0" w:color="auto"/>
            <w:left w:val="none" w:sz="0" w:space="0" w:color="auto"/>
            <w:bottom w:val="none" w:sz="0" w:space="0" w:color="auto"/>
            <w:right w:val="none" w:sz="0" w:space="0" w:color="auto"/>
          </w:divBdr>
        </w:div>
        <w:div w:id="275842196">
          <w:marLeft w:val="640"/>
          <w:marRight w:val="0"/>
          <w:marTop w:val="0"/>
          <w:marBottom w:val="0"/>
          <w:divBdr>
            <w:top w:val="none" w:sz="0" w:space="0" w:color="auto"/>
            <w:left w:val="none" w:sz="0" w:space="0" w:color="auto"/>
            <w:bottom w:val="none" w:sz="0" w:space="0" w:color="auto"/>
            <w:right w:val="none" w:sz="0" w:space="0" w:color="auto"/>
          </w:divBdr>
        </w:div>
        <w:div w:id="285086651">
          <w:marLeft w:val="640"/>
          <w:marRight w:val="0"/>
          <w:marTop w:val="0"/>
          <w:marBottom w:val="0"/>
          <w:divBdr>
            <w:top w:val="none" w:sz="0" w:space="0" w:color="auto"/>
            <w:left w:val="none" w:sz="0" w:space="0" w:color="auto"/>
            <w:bottom w:val="none" w:sz="0" w:space="0" w:color="auto"/>
            <w:right w:val="none" w:sz="0" w:space="0" w:color="auto"/>
          </w:divBdr>
        </w:div>
        <w:div w:id="317345637">
          <w:marLeft w:val="640"/>
          <w:marRight w:val="0"/>
          <w:marTop w:val="0"/>
          <w:marBottom w:val="0"/>
          <w:divBdr>
            <w:top w:val="none" w:sz="0" w:space="0" w:color="auto"/>
            <w:left w:val="none" w:sz="0" w:space="0" w:color="auto"/>
            <w:bottom w:val="none" w:sz="0" w:space="0" w:color="auto"/>
            <w:right w:val="none" w:sz="0" w:space="0" w:color="auto"/>
          </w:divBdr>
        </w:div>
        <w:div w:id="342129889">
          <w:marLeft w:val="640"/>
          <w:marRight w:val="0"/>
          <w:marTop w:val="0"/>
          <w:marBottom w:val="0"/>
          <w:divBdr>
            <w:top w:val="none" w:sz="0" w:space="0" w:color="auto"/>
            <w:left w:val="none" w:sz="0" w:space="0" w:color="auto"/>
            <w:bottom w:val="none" w:sz="0" w:space="0" w:color="auto"/>
            <w:right w:val="none" w:sz="0" w:space="0" w:color="auto"/>
          </w:divBdr>
        </w:div>
        <w:div w:id="353851315">
          <w:marLeft w:val="640"/>
          <w:marRight w:val="0"/>
          <w:marTop w:val="0"/>
          <w:marBottom w:val="0"/>
          <w:divBdr>
            <w:top w:val="none" w:sz="0" w:space="0" w:color="auto"/>
            <w:left w:val="none" w:sz="0" w:space="0" w:color="auto"/>
            <w:bottom w:val="none" w:sz="0" w:space="0" w:color="auto"/>
            <w:right w:val="none" w:sz="0" w:space="0" w:color="auto"/>
          </w:divBdr>
        </w:div>
        <w:div w:id="383530128">
          <w:marLeft w:val="640"/>
          <w:marRight w:val="0"/>
          <w:marTop w:val="0"/>
          <w:marBottom w:val="0"/>
          <w:divBdr>
            <w:top w:val="none" w:sz="0" w:space="0" w:color="auto"/>
            <w:left w:val="none" w:sz="0" w:space="0" w:color="auto"/>
            <w:bottom w:val="none" w:sz="0" w:space="0" w:color="auto"/>
            <w:right w:val="none" w:sz="0" w:space="0" w:color="auto"/>
          </w:divBdr>
        </w:div>
        <w:div w:id="410549077">
          <w:marLeft w:val="640"/>
          <w:marRight w:val="0"/>
          <w:marTop w:val="0"/>
          <w:marBottom w:val="0"/>
          <w:divBdr>
            <w:top w:val="none" w:sz="0" w:space="0" w:color="auto"/>
            <w:left w:val="none" w:sz="0" w:space="0" w:color="auto"/>
            <w:bottom w:val="none" w:sz="0" w:space="0" w:color="auto"/>
            <w:right w:val="none" w:sz="0" w:space="0" w:color="auto"/>
          </w:divBdr>
        </w:div>
        <w:div w:id="412508719">
          <w:marLeft w:val="640"/>
          <w:marRight w:val="0"/>
          <w:marTop w:val="0"/>
          <w:marBottom w:val="0"/>
          <w:divBdr>
            <w:top w:val="none" w:sz="0" w:space="0" w:color="auto"/>
            <w:left w:val="none" w:sz="0" w:space="0" w:color="auto"/>
            <w:bottom w:val="none" w:sz="0" w:space="0" w:color="auto"/>
            <w:right w:val="none" w:sz="0" w:space="0" w:color="auto"/>
          </w:divBdr>
        </w:div>
        <w:div w:id="429275359">
          <w:marLeft w:val="640"/>
          <w:marRight w:val="0"/>
          <w:marTop w:val="0"/>
          <w:marBottom w:val="0"/>
          <w:divBdr>
            <w:top w:val="none" w:sz="0" w:space="0" w:color="auto"/>
            <w:left w:val="none" w:sz="0" w:space="0" w:color="auto"/>
            <w:bottom w:val="none" w:sz="0" w:space="0" w:color="auto"/>
            <w:right w:val="none" w:sz="0" w:space="0" w:color="auto"/>
          </w:divBdr>
        </w:div>
        <w:div w:id="437140416">
          <w:marLeft w:val="640"/>
          <w:marRight w:val="0"/>
          <w:marTop w:val="0"/>
          <w:marBottom w:val="0"/>
          <w:divBdr>
            <w:top w:val="none" w:sz="0" w:space="0" w:color="auto"/>
            <w:left w:val="none" w:sz="0" w:space="0" w:color="auto"/>
            <w:bottom w:val="none" w:sz="0" w:space="0" w:color="auto"/>
            <w:right w:val="none" w:sz="0" w:space="0" w:color="auto"/>
          </w:divBdr>
        </w:div>
        <w:div w:id="479226234">
          <w:marLeft w:val="640"/>
          <w:marRight w:val="0"/>
          <w:marTop w:val="0"/>
          <w:marBottom w:val="0"/>
          <w:divBdr>
            <w:top w:val="none" w:sz="0" w:space="0" w:color="auto"/>
            <w:left w:val="none" w:sz="0" w:space="0" w:color="auto"/>
            <w:bottom w:val="none" w:sz="0" w:space="0" w:color="auto"/>
            <w:right w:val="none" w:sz="0" w:space="0" w:color="auto"/>
          </w:divBdr>
        </w:div>
        <w:div w:id="510677749">
          <w:marLeft w:val="640"/>
          <w:marRight w:val="0"/>
          <w:marTop w:val="0"/>
          <w:marBottom w:val="0"/>
          <w:divBdr>
            <w:top w:val="none" w:sz="0" w:space="0" w:color="auto"/>
            <w:left w:val="none" w:sz="0" w:space="0" w:color="auto"/>
            <w:bottom w:val="none" w:sz="0" w:space="0" w:color="auto"/>
            <w:right w:val="none" w:sz="0" w:space="0" w:color="auto"/>
          </w:divBdr>
        </w:div>
        <w:div w:id="525094016">
          <w:marLeft w:val="640"/>
          <w:marRight w:val="0"/>
          <w:marTop w:val="0"/>
          <w:marBottom w:val="0"/>
          <w:divBdr>
            <w:top w:val="none" w:sz="0" w:space="0" w:color="auto"/>
            <w:left w:val="none" w:sz="0" w:space="0" w:color="auto"/>
            <w:bottom w:val="none" w:sz="0" w:space="0" w:color="auto"/>
            <w:right w:val="none" w:sz="0" w:space="0" w:color="auto"/>
          </w:divBdr>
        </w:div>
        <w:div w:id="555045446">
          <w:marLeft w:val="640"/>
          <w:marRight w:val="0"/>
          <w:marTop w:val="0"/>
          <w:marBottom w:val="0"/>
          <w:divBdr>
            <w:top w:val="none" w:sz="0" w:space="0" w:color="auto"/>
            <w:left w:val="none" w:sz="0" w:space="0" w:color="auto"/>
            <w:bottom w:val="none" w:sz="0" w:space="0" w:color="auto"/>
            <w:right w:val="none" w:sz="0" w:space="0" w:color="auto"/>
          </w:divBdr>
        </w:div>
        <w:div w:id="582422316">
          <w:marLeft w:val="640"/>
          <w:marRight w:val="0"/>
          <w:marTop w:val="0"/>
          <w:marBottom w:val="0"/>
          <w:divBdr>
            <w:top w:val="none" w:sz="0" w:space="0" w:color="auto"/>
            <w:left w:val="none" w:sz="0" w:space="0" w:color="auto"/>
            <w:bottom w:val="none" w:sz="0" w:space="0" w:color="auto"/>
            <w:right w:val="none" w:sz="0" w:space="0" w:color="auto"/>
          </w:divBdr>
        </w:div>
        <w:div w:id="609629308">
          <w:marLeft w:val="640"/>
          <w:marRight w:val="0"/>
          <w:marTop w:val="0"/>
          <w:marBottom w:val="0"/>
          <w:divBdr>
            <w:top w:val="none" w:sz="0" w:space="0" w:color="auto"/>
            <w:left w:val="none" w:sz="0" w:space="0" w:color="auto"/>
            <w:bottom w:val="none" w:sz="0" w:space="0" w:color="auto"/>
            <w:right w:val="none" w:sz="0" w:space="0" w:color="auto"/>
          </w:divBdr>
        </w:div>
        <w:div w:id="610937671">
          <w:marLeft w:val="640"/>
          <w:marRight w:val="0"/>
          <w:marTop w:val="0"/>
          <w:marBottom w:val="0"/>
          <w:divBdr>
            <w:top w:val="none" w:sz="0" w:space="0" w:color="auto"/>
            <w:left w:val="none" w:sz="0" w:space="0" w:color="auto"/>
            <w:bottom w:val="none" w:sz="0" w:space="0" w:color="auto"/>
            <w:right w:val="none" w:sz="0" w:space="0" w:color="auto"/>
          </w:divBdr>
        </w:div>
        <w:div w:id="623580548">
          <w:marLeft w:val="640"/>
          <w:marRight w:val="0"/>
          <w:marTop w:val="0"/>
          <w:marBottom w:val="0"/>
          <w:divBdr>
            <w:top w:val="none" w:sz="0" w:space="0" w:color="auto"/>
            <w:left w:val="none" w:sz="0" w:space="0" w:color="auto"/>
            <w:bottom w:val="none" w:sz="0" w:space="0" w:color="auto"/>
            <w:right w:val="none" w:sz="0" w:space="0" w:color="auto"/>
          </w:divBdr>
        </w:div>
        <w:div w:id="633291282">
          <w:marLeft w:val="640"/>
          <w:marRight w:val="0"/>
          <w:marTop w:val="0"/>
          <w:marBottom w:val="0"/>
          <w:divBdr>
            <w:top w:val="none" w:sz="0" w:space="0" w:color="auto"/>
            <w:left w:val="none" w:sz="0" w:space="0" w:color="auto"/>
            <w:bottom w:val="none" w:sz="0" w:space="0" w:color="auto"/>
            <w:right w:val="none" w:sz="0" w:space="0" w:color="auto"/>
          </w:divBdr>
        </w:div>
        <w:div w:id="640236992">
          <w:marLeft w:val="640"/>
          <w:marRight w:val="0"/>
          <w:marTop w:val="0"/>
          <w:marBottom w:val="0"/>
          <w:divBdr>
            <w:top w:val="none" w:sz="0" w:space="0" w:color="auto"/>
            <w:left w:val="none" w:sz="0" w:space="0" w:color="auto"/>
            <w:bottom w:val="none" w:sz="0" w:space="0" w:color="auto"/>
            <w:right w:val="none" w:sz="0" w:space="0" w:color="auto"/>
          </w:divBdr>
        </w:div>
        <w:div w:id="642928378">
          <w:marLeft w:val="640"/>
          <w:marRight w:val="0"/>
          <w:marTop w:val="0"/>
          <w:marBottom w:val="0"/>
          <w:divBdr>
            <w:top w:val="none" w:sz="0" w:space="0" w:color="auto"/>
            <w:left w:val="none" w:sz="0" w:space="0" w:color="auto"/>
            <w:bottom w:val="none" w:sz="0" w:space="0" w:color="auto"/>
            <w:right w:val="none" w:sz="0" w:space="0" w:color="auto"/>
          </w:divBdr>
        </w:div>
        <w:div w:id="676538130">
          <w:marLeft w:val="640"/>
          <w:marRight w:val="0"/>
          <w:marTop w:val="0"/>
          <w:marBottom w:val="0"/>
          <w:divBdr>
            <w:top w:val="none" w:sz="0" w:space="0" w:color="auto"/>
            <w:left w:val="none" w:sz="0" w:space="0" w:color="auto"/>
            <w:bottom w:val="none" w:sz="0" w:space="0" w:color="auto"/>
            <w:right w:val="none" w:sz="0" w:space="0" w:color="auto"/>
          </w:divBdr>
        </w:div>
        <w:div w:id="700323742">
          <w:marLeft w:val="640"/>
          <w:marRight w:val="0"/>
          <w:marTop w:val="0"/>
          <w:marBottom w:val="0"/>
          <w:divBdr>
            <w:top w:val="none" w:sz="0" w:space="0" w:color="auto"/>
            <w:left w:val="none" w:sz="0" w:space="0" w:color="auto"/>
            <w:bottom w:val="none" w:sz="0" w:space="0" w:color="auto"/>
            <w:right w:val="none" w:sz="0" w:space="0" w:color="auto"/>
          </w:divBdr>
        </w:div>
        <w:div w:id="718473862">
          <w:marLeft w:val="640"/>
          <w:marRight w:val="0"/>
          <w:marTop w:val="0"/>
          <w:marBottom w:val="0"/>
          <w:divBdr>
            <w:top w:val="none" w:sz="0" w:space="0" w:color="auto"/>
            <w:left w:val="none" w:sz="0" w:space="0" w:color="auto"/>
            <w:bottom w:val="none" w:sz="0" w:space="0" w:color="auto"/>
            <w:right w:val="none" w:sz="0" w:space="0" w:color="auto"/>
          </w:divBdr>
        </w:div>
        <w:div w:id="734201889">
          <w:marLeft w:val="640"/>
          <w:marRight w:val="0"/>
          <w:marTop w:val="0"/>
          <w:marBottom w:val="0"/>
          <w:divBdr>
            <w:top w:val="none" w:sz="0" w:space="0" w:color="auto"/>
            <w:left w:val="none" w:sz="0" w:space="0" w:color="auto"/>
            <w:bottom w:val="none" w:sz="0" w:space="0" w:color="auto"/>
            <w:right w:val="none" w:sz="0" w:space="0" w:color="auto"/>
          </w:divBdr>
        </w:div>
        <w:div w:id="740176551">
          <w:marLeft w:val="640"/>
          <w:marRight w:val="0"/>
          <w:marTop w:val="0"/>
          <w:marBottom w:val="0"/>
          <w:divBdr>
            <w:top w:val="none" w:sz="0" w:space="0" w:color="auto"/>
            <w:left w:val="none" w:sz="0" w:space="0" w:color="auto"/>
            <w:bottom w:val="none" w:sz="0" w:space="0" w:color="auto"/>
            <w:right w:val="none" w:sz="0" w:space="0" w:color="auto"/>
          </w:divBdr>
        </w:div>
        <w:div w:id="751775194">
          <w:marLeft w:val="640"/>
          <w:marRight w:val="0"/>
          <w:marTop w:val="0"/>
          <w:marBottom w:val="0"/>
          <w:divBdr>
            <w:top w:val="none" w:sz="0" w:space="0" w:color="auto"/>
            <w:left w:val="none" w:sz="0" w:space="0" w:color="auto"/>
            <w:bottom w:val="none" w:sz="0" w:space="0" w:color="auto"/>
            <w:right w:val="none" w:sz="0" w:space="0" w:color="auto"/>
          </w:divBdr>
        </w:div>
        <w:div w:id="756829052">
          <w:marLeft w:val="640"/>
          <w:marRight w:val="0"/>
          <w:marTop w:val="0"/>
          <w:marBottom w:val="0"/>
          <w:divBdr>
            <w:top w:val="none" w:sz="0" w:space="0" w:color="auto"/>
            <w:left w:val="none" w:sz="0" w:space="0" w:color="auto"/>
            <w:bottom w:val="none" w:sz="0" w:space="0" w:color="auto"/>
            <w:right w:val="none" w:sz="0" w:space="0" w:color="auto"/>
          </w:divBdr>
        </w:div>
        <w:div w:id="766968213">
          <w:marLeft w:val="640"/>
          <w:marRight w:val="0"/>
          <w:marTop w:val="0"/>
          <w:marBottom w:val="0"/>
          <w:divBdr>
            <w:top w:val="none" w:sz="0" w:space="0" w:color="auto"/>
            <w:left w:val="none" w:sz="0" w:space="0" w:color="auto"/>
            <w:bottom w:val="none" w:sz="0" w:space="0" w:color="auto"/>
            <w:right w:val="none" w:sz="0" w:space="0" w:color="auto"/>
          </w:divBdr>
        </w:div>
        <w:div w:id="832183766">
          <w:marLeft w:val="640"/>
          <w:marRight w:val="0"/>
          <w:marTop w:val="0"/>
          <w:marBottom w:val="0"/>
          <w:divBdr>
            <w:top w:val="none" w:sz="0" w:space="0" w:color="auto"/>
            <w:left w:val="none" w:sz="0" w:space="0" w:color="auto"/>
            <w:bottom w:val="none" w:sz="0" w:space="0" w:color="auto"/>
            <w:right w:val="none" w:sz="0" w:space="0" w:color="auto"/>
          </w:divBdr>
        </w:div>
        <w:div w:id="872960982">
          <w:marLeft w:val="640"/>
          <w:marRight w:val="0"/>
          <w:marTop w:val="0"/>
          <w:marBottom w:val="0"/>
          <w:divBdr>
            <w:top w:val="none" w:sz="0" w:space="0" w:color="auto"/>
            <w:left w:val="none" w:sz="0" w:space="0" w:color="auto"/>
            <w:bottom w:val="none" w:sz="0" w:space="0" w:color="auto"/>
            <w:right w:val="none" w:sz="0" w:space="0" w:color="auto"/>
          </w:divBdr>
        </w:div>
        <w:div w:id="923802614">
          <w:marLeft w:val="640"/>
          <w:marRight w:val="0"/>
          <w:marTop w:val="0"/>
          <w:marBottom w:val="0"/>
          <w:divBdr>
            <w:top w:val="none" w:sz="0" w:space="0" w:color="auto"/>
            <w:left w:val="none" w:sz="0" w:space="0" w:color="auto"/>
            <w:bottom w:val="none" w:sz="0" w:space="0" w:color="auto"/>
            <w:right w:val="none" w:sz="0" w:space="0" w:color="auto"/>
          </w:divBdr>
        </w:div>
        <w:div w:id="936599496">
          <w:marLeft w:val="640"/>
          <w:marRight w:val="0"/>
          <w:marTop w:val="0"/>
          <w:marBottom w:val="0"/>
          <w:divBdr>
            <w:top w:val="none" w:sz="0" w:space="0" w:color="auto"/>
            <w:left w:val="none" w:sz="0" w:space="0" w:color="auto"/>
            <w:bottom w:val="none" w:sz="0" w:space="0" w:color="auto"/>
            <w:right w:val="none" w:sz="0" w:space="0" w:color="auto"/>
          </w:divBdr>
        </w:div>
        <w:div w:id="938803899">
          <w:marLeft w:val="640"/>
          <w:marRight w:val="0"/>
          <w:marTop w:val="0"/>
          <w:marBottom w:val="0"/>
          <w:divBdr>
            <w:top w:val="none" w:sz="0" w:space="0" w:color="auto"/>
            <w:left w:val="none" w:sz="0" w:space="0" w:color="auto"/>
            <w:bottom w:val="none" w:sz="0" w:space="0" w:color="auto"/>
            <w:right w:val="none" w:sz="0" w:space="0" w:color="auto"/>
          </w:divBdr>
        </w:div>
        <w:div w:id="1017997025">
          <w:marLeft w:val="640"/>
          <w:marRight w:val="0"/>
          <w:marTop w:val="0"/>
          <w:marBottom w:val="0"/>
          <w:divBdr>
            <w:top w:val="none" w:sz="0" w:space="0" w:color="auto"/>
            <w:left w:val="none" w:sz="0" w:space="0" w:color="auto"/>
            <w:bottom w:val="none" w:sz="0" w:space="0" w:color="auto"/>
            <w:right w:val="none" w:sz="0" w:space="0" w:color="auto"/>
          </w:divBdr>
        </w:div>
        <w:div w:id="1039429943">
          <w:marLeft w:val="640"/>
          <w:marRight w:val="0"/>
          <w:marTop w:val="0"/>
          <w:marBottom w:val="0"/>
          <w:divBdr>
            <w:top w:val="none" w:sz="0" w:space="0" w:color="auto"/>
            <w:left w:val="none" w:sz="0" w:space="0" w:color="auto"/>
            <w:bottom w:val="none" w:sz="0" w:space="0" w:color="auto"/>
            <w:right w:val="none" w:sz="0" w:space="0" w:color="auto"/>
          </w:divBdr>
        </w:div>
        <w:div w:id="1051073852">
          <w:marLeft w:val="640"/>
          <w:marRight w:val="0"/>
          <w:marTop w:val="0"/>
          <w:marBottom w:val="0"/>
          <w:divBdr>
            <w:top w:val="none" w:sz="0" w:space="0" w:color="auto"/>
            <w:left w:val="none" w:sz="0" w:space="0" w:color="auto"/>
            <w:bottom w:val="none" w:sz="0" w:space="0" w:color="auto"/>
            <w:right w:val="none" w:sz="0" w:space="0" w:color="auto"/>
          </w:divBdr>
        </w:div>
        <w:div w:id="1054505477">
          <w:marLeft w:val="640"/>
          <w:marRight w:val="0"/>
          <w:marTop w:val="0"/>
          <w:marBottom w:val="0"/>
          <w:divBdr>
            <w:top w:val="none" w:sz="0" w:space="0" w:color="auto"/>
            <w:left w:val="none" w:sz="0" w:space="0" w:color="auto"/>
            <w:bottom w:val="none" w:sz="0" w:space="0" w:color="auto"/>
            <w:right w:val="none" w:sz="0" w:space="0" w:color="auto"/>
          </w:divBdr>
        </w:div>
        <w:div w:id="1091707606">
          <w:marLeft w:val="640"/>
          <w:marRight w:val="0"/>
          <w:marTop w:val="0"/>
          <w:marBottom w:val="0"/>
          <w:divBdr>
            <w:top w:val="none" w:sz="0" w:space="0" w:color="auto"/>
            <w:left w:val="none" w:sz="0" w:space="0" w:color="auto"/>
            <w:bottom w:val="none" w:sz="0" w:space="0" w:color="auto"/>
            <w:right w:val="none" w:sz="0" w:space="0" w:color="auto"/>
          </w:divBdr>
        </w:div>
        <w:div w:id="1126968842">
          <w:marLeft w:val="640"/>
          <w:marRight w:val="0"/>
          <w:marTop w:val="0"/>
          <w:marBottom w:val="0"/>
          <w:divBdr>
            <w:top w:val="none" w:sz="0" w:space="0" w:color="auto"/>
            <w:left w:val="none" w:sz="0" w:space="0" w:color="auto"/>
            <w:bottom w:val="none" w:sz="0" w:space="0" w:color="auto"/>
            <w:right w:val="none" w:sz="0" w:space="0" w:color="auto"/>
          </w:divBdr>
        </w:div>
        <w:div w:id="1145971314">
          <w:marLeft w:val="640"/>
          <w:marRight w:val="0"/>
          <w:marTop w:val="0"/>
          <w:marBottom w:val="0"/>
          <w:divBdr>
            <w:top w:val="none" w:sz="0" w:space="0" w:color="auto"/>
            <w:left w:val="none" w:sz="0" w:space="0" w:color="auto"/>
            <w:bottom w:val="none" w:sz="0" w:space="0" w:color="auto"/>
            <w:right w:val="none" w:sz="0" w:space="0" w:color="auto"/>
          </w:divBdr>
        </w:div>
        <w:div w:id="1193499437">
          <w:marLeft w:val="640"/>
          <w:marRight w:val="0"/>
          <w:marTop w:val="0"/>
          <w:marBottom w:val="0"/>
          <w:divBdr>
            <w:top w:val="none" w:sz="0" w:space="0" w:color="auto"/>
            <w:left w:val="none" w:sz="0" w:space="0" w:color="auto"/>
            <w:bottom w:val="none" w:sz="0" w:space="0" w:color="auto"/>
            <w:right w:val="none" w:sz="0" w:space="0" w:color="auto"/>
          </w:divBdr>
        </w:div>
        <w:div w:id="1251280742">
          <w:marLeft w:val="640"/>
          <w:marRight w:val="0"/>
          <w:marTop w:val="0"/>
          <w:marBottom w:val="0"/>
          <w:divBdr>
            <w:top w:val="none" w:sz="0" w:space="0" w:color="auto"/>
            <w:left w:val="none" w:sz="0" w:space="0" w:color="auto"/>
            <w:bottom w:val="none" w:sz="0" w:space="0" w:color="auto"/>
            <w:right w:val="none" w:sz="0" w:space="0" w:color="auto"/>
          </w:divBdr>
        </w:div>
        <w:div w:id="1260796578">
          <w:marLeft w:val="640"/>
          <w:marRight w:val="0"/>
          <w:marTop w:val="0"/>
          <w:marBottom w:val="0"/>
          <w:divBdr>
            <w:top w:val="none" w:sz="0" w:space="0" w:color="auto"/>
            <w:left w:val="none" w:sz="0" w:space="0" w:color="auto"/>
            <w:bottom w:val="none" w:sz="0" w:space="0" w:color="auto"/>
            <w:right w:val="none" w:sz="0" w:space="0" w:color="auto"/>
          </w:divBdr>
        </w:div>
        <w:div w:id="1315647741">
          <w:marLeft w:val="640"/>
          <w:marRight w:val="0"/>
          <w:marTop w:val="0"/>
          <w:marBottom w:val="0"/>
          <w:divBdr>
            <w:top w:val="none" w:sz="0" w:space="0" w:color="auto"/>
            <w:left w:val="none" w:sz="0" w:space="0" w:color="auto"/>
            <w:bottom w:val="none" w:sz="0" w:space="0" w:color="auto"/>
            <w:right w:val="none" w:sz="0" w:space="0" w:color="auto"/>
          </w:divBdr>
        </w:div>
        <w:div w:id="1318875272">
          <w:marLeft w:val="640"/>
          <w:marRight w:val="0"/>
          <w:marTop w:val="0"/>
          <w:marBottom w:val="0"/>
          <w:divBdr>
            <w:top w:val="none" w:sz="0" w:space="0" w:color="auto"/>
            <w:left w:val="none" w:sz="0" w:space="0" w:color="auto"/>
            <w:bottom w:val="none" w:sz="0" w:space="0" w:color="auto"/>
            <w:right w:val="none" w:sz="0" w:space="0" w:color="auto"/>
          </w:divBdr>
        </w:div>
        <w:div w:id="1343360653">
          <w:marLeft w:val="640"/>
          <w:marRight w:val="0"/>
          <w:marTop w:val="0"/>
          <w:marBottom w:val="0"/>
          <w:divBdr>
            <w:top w:val="none" w:sz="0" w:space="0" w:color="auto"/>
            <w:left w:val="none" w:sz="0" w:space="0" w:color="auto"/>
            <w:bottom w:val="none" w:sz="0" w:space="0" w:color="auto"/>
            <w:right w:val="none" w:sz="0" w:space="0" w:color="auto"/>
          </w:divBdr>
        </w:div>
        <w:div w:id="1351562692">
          <w:marLeft w:val="640"/>
          <w:marRight w:val="0"/>
          <w:marTop w:val="0"/>
          <w:marBottom w:val="0"/>
          <w:divBdr>
            <w:top w:val="none" w:sz="0" w:space="0" w:color="auto"/>
            <w:left w:val="none" w:sz="0" w:space="0" w:color="auto"/>
            <w:bottom w:val="none" w:sz="0" w:space="0" w:color="auto"/>
            <w:right w:val="none" w:sz="0" w:space="0" w:color="auto"/>
          </w:divBdr>
        </w:div>
        <w:div w:id="1353023419">
          <w:marLeft w:val="640"/>
          <w:marRight w:val="0"/>
          <w:marTop w:val="0"/>
          <w:marBottom w:val="0"/>
          <w:divBdr>
            <w:top w:val="none" w:sz="0" w:space="0" w:color="auto"/>
            <w:left w:val="none" w:sz="0" w:space="0" w:color="auto"/>
            <w:bottom w:val="none" w:sz="0" w:space="0" w:color="auto"/>
            <w:right w:val="none" w:sz="0" w:space="0" w:color="auto"/>
          </w:divBdr>
        </w:div>
        <w:div w:id="1369529742">
          <w:marLeft w:val="640"/>
          <w:marRight w:val="0"/>
          <w:marTop w:val="0"/>
          <w:marBottom w:val="0"/>
          <w:divBdr>
            <w:top w:val="none" w:sz="0" w:space="0" w:color="auto"/>
            <w:left w:val="none" w:sz="0" w:space="0" w:color="auto"/>
            <w:bottom w:val="none" w:sz="0" w:space="0" w:color="auto"/>
            <w:right w:val="none" w:sz="0" w:space="0" w:color="auto"/>
          </w:divBdr>
        </w:div>
        <w:div w:id="1372028774">
          <w:marLeft w:val="640"/>
          <w:marRight w:val="0"/>
          <w:marTop w:val="0"/>
          <w:marBottom w:val="0"/>
          <w:divBdr>
            <w:top w:val="none" w:sz="0" w:space="0" w:color="auto"/>
            <w:left w:val="none" w:sz="0" w:space="0" w:color="auto"/>
            <w:bottom w:val="none" w:sz="0" w:space="0" w:color="auto"/>
            <w:right w:val="none" w:sz="0" w:space="0" w:color="auto"/>
          </w:divBdr>
        </w:div>
        <w:div w:id="1380742997">
          <w:marLeft w:val="640"/>
          <w:marRight w:val="0"/>
          <w:marTop w:val="0"/>
          <w:marBottom w:val="0"/>
          <w:divBdr>
            <w:top w:val="none" w:sz="0" w:space="0" w:color="auto"/>
            <w:left w:val="none" w:sz="0" w:space="0" w:color="auto"/>
            <w:bottom w:val="none" w:sz="0" w:space="0" w:color="auto"/>
            <w:right w:val="none" w:sz="0" w:space="0" w:color="auto"/>
          </w:divBdr>
        </w:div>
        <w:div w:id="1384325738">
          <w:marLeft w:val="640"/>
          <w:marRight w:val="0"/>
          <w:marTop w:val="0"/>
          <w:marBottom w:val="0"/>
          <w:divBdr>
            <w:top w:val="none" w:sz="0" w:space="0" w:color="auto"/>
            <w:left w:val="none" w:sz="0" w:space="0" w:color="auto"/>
            <w:bottom w:val="none" w:sz="0" w:space="0" w:color="auto"/>
            <w:right w:val="none" w:sz="0" w:space="0" w:color="auto"/>
          </w:divBdr>
        </w:div>
        <w:div w:id="1387728861">
          <w:marLeft w:val="640"/>
          <w:marRight w:val="0"/>
          <w:marTop w:val="0"/>
          <w:marBottom w:val="0"/>
          <w:divBdr>
            <w:top w:val="none" w:sz="0" w:space="0" w:color="auto"/>
            <w:left w:val="none" w:sz="0" w:space="0" w:color="auto"/>
            <w:bottom w:val="none" w:sz="0" w:space="0" w:color="auto"/>
            <w:right w:val="none" w:sz="0" w:space="0" w:color="auto"/>
          </w:divBdr>
        </w:div>
        <w:div w:id="1390306388">
          <w:marLeft w:val="640"/>
          <w:marRight w:val="0"/>
          <w:marTop w:val="0"/>
          <w:marBottom w:val="0"/>
          <w:divBdr>
            <w:top w:val="none" w:sz="0" w:space="0" w:color="auto"/>
            <w:left w:val="none" w:sz="0" w:space="0" w:color="auto"/>
            <w:bottom w:val="none" w:sz="0" w:space="0" w:color="auto"/>
            <w:right w:val="none" w:sz="0" w:space="0" w:color="auto"/>
          </w:divBdr>
        </w:div>
        <w:div w:id="1534466611">
          <w:marLeft w:val="640"/>
          <w:marRight w:val="0"/>
          <w:marTop w:val="0"/>
          <w:marBottom w:val="0"/>
          <w:divBdr>
            <w:top w:val="none" w:sz="0" w:space="0" w:color="auto"/>
            <w:left w:val="none" w:sz="0" w:space="0" w:color="auto"/>
            <w:bottom w:val="none" w:sz="0" w:space="0" w:color="auto"/>
            <w:right w:val="none" w:sz="0" w:space="0" w:color="auto"/>
          </w:divBdr>
        </w:div>
        <w:div w:id="1564639104">
          <w:marLeft w:val="640"/>
          <w:marRight w:val="0"/>
          <w:marTop w:val="0"/>
          <w:marBottom w:val="0"/>
          <w:divBdr>
            <w:top w:val="none" w:sz="0" w:space="0" w:color="auto"/>
            <w:left w:val="none" w:sz="0" w:space="0" w:color="auto"/>
            <w:bottom w:val="none" w:sz="0" w:space="0" w:color="auto"/>
            <w:right w:val="none" w:sz="0" w:space="0" w:color="auto"/>
          </w:divBdr>
        </w:div>
        <w:div w:id="1582715861">
          <w:marLeft w:val="640"/>
          <w:marRight w:val="0"/>
          <w:marTop w:val="0"/>
          <w:marBottom w:val="0"/>
          <w:divBdr>
            <w:top w:val="none" w:sz="0" w:space="0" w:color="auto"/>
            <w:left w:val="none" w:sz="0" w:space="0" w:color="auto"/>
            <w:bottom w:val="none" w:sz="0" w:space="0" w:color="auto"/>
            <w:right w:val="none" w:sz="0" w:space="0" w:color="auto"/>
          </w:divBdr>
        </w:div>
        <w:div w:id="1609506269">
          <w:marLeft w:val="640"/>
          <w:marRight w:val="0"/>
          <w:marTop w:val="0"/>
          <w:marBottom w:val="0"/>
          <w:divBdr>
            <w:top w:val="none" w:sz="0" w:space="0" w:color="auto"/>
            <w:left w:val="none" w:sz="0" w:space="0" w:color="auto"/>
            <w:bottom w:val="none" w:sz="0" w:space="0" w:color="auto"/>
            <w:right w:val="none" w:sz="0" w:space="0" w:color="auto"/>
          </w:divBdr>
        </w:div>
        <w:div w:id="1618172906">
          <w:marLeft w:val="640"/>
          <w:marRight w:val="0"/>
          <w:marTop w:val="0"/>
          <w:marBottom w:val="0"/>
          <w:divBdr>
            <w:top w:val="none" w:sz="0" w:space="0" w:color="auto"/>
            <w:left w:val="none" w:sz="0" w:space="0" w:color="auto"/>
            <w:bottom w:val="none" w:sz="0" w:space="0" w:color="auto"/>
            <w:right w:val="none" w:sz="0" w:space="0" w:color="auto"/>
          </w:divBdr>
        </w:div>
        <w:div w:id="1620187012">
          <w:marLeft w:val="640"/>
          <w:marRight w:val="0"/>
          <w:marTop w:val="0"/>
          <w:marBottom w:val="0"/>
          <w:divBdr>
            <w:top w:val="none" w:sz="0" w:space="0" w:color="auto"/>
            <w:left w:val="none" w:sz="0" w:space="0" w:color="auto"/>
            <w:bottom w:val="none" w:sz="0" w:space="0" w:color="auto"/>
            <w:right w:val="none" w:sz="0" w:space="0" w:color="auto"/>
          </w:divBdr>
        </w:div>
        <w:div w:id="1621691552">
          <w:marLeft w:val="640"/>
          <w:marRight w:val="0"/>
          <w:marTop w:val="0"/>
          <w:marBottom w:val="0"/>
          <w:divBdr>
            <w:top w:val="none" w:sz="0" w:space="0" w:color="auto"/>
            <w:left w:val="none" w:sz="0" w:space="0" w:color="auto"/>
            <w:bottom w:val="none" w:sz="0" w:space="0" w:color="auto"/>
            <w:right w:val="none" w:sz="0" w:space="0" w:color="auto"/>
          </w:divBdr>
        </w:div>
        <w:div w:id="1639798656">
          <w:marLeft w:val="640"/>
          <w:marRight w:val="0"/>
          <w:marTop w:val="0"/>
          <w:marBottom w:val="0"/>
          <w:divBdr>
            <w:top w:val="none" w:sz="0" w:space="0" w:color="auto"/>
            <w:left w:val="none" w:sz="0" w:space="0" w:color="auto"/>
            <w:bottom w:val="none" w:sz="0" w:space="0" w:color="auto"/>
            <w:right w:val="none" w:sz="0" w:space="0" w:color="auto"/>
          </w:divBdr>
        </w:div>
        <w:div w:id="1660888824">
          <w:marLeft w:val="640"/>
          <w:marRight w:val="0"/>
          <w:marTop w:val="0"/>
          <w:marBottom w:val="0"/>
          <w:divBdr>
            <w:top w:val="none" w:sz="0" w:space="0" w:color="auto"/>
            <w:left w:val="none" w:sz="0" w:space="0" w:color="auto"/>
            <w:bottom w:val="none" w:sz="0" w:space="0" w:color="auto"/>
            <w:right w:val="none" w:sz="0" w:space="0" w:color="auto"/>
          </w:divBdr>
        </w:div>
        <w:div w:id="1678800932">
          <w:marLeft w:val="640"/>
          <w:marRight w:val="0"/>
          <w:marTop w:val="0"/>
          <w:marBottom w:val="0"/>
          <w:divBdr>
            <w:top w:val="none" w:sz="0" w:space="0" w:color="auto"/>
            <w:left w:val="none" w:sz="0" w:space="0" w:color="auto"/>
            <w:bottom w:val="none" w:sz="0" w:space="0" w:color="auto"/>
            <w:right w:val="none" w:sz="0" w:space="0" w:color="auto"/>
          </w:divBdr>
        </w:div>
        <w:div w:id="1703436041">
          <w:marLeft w:val="640"/>
          <w:marRight w:val="0"/>
          <w:marTop w:val="0"/>
          <w:marBottom w:val="0"/>
          <w:divBdr>
            <w:top w:val="none" w:sz="0" w:space="0" w:color="auto"/>
            <w:left w:val="none" w:sz="0" w:space="0" w:color="auto"/>
            <w:bottom w:val="none" w:sz="0" w:space="0" w:color="auto"/>
            <w:right w:val="none" w:sz="0" w:space="0" w:color="auto"/>
          </w:divBdr>
        </w:div>
        <w:div w:id="1715810123">
          <w:marLeft w:val="640"/>
          <w:marRight w:val="0"/>
          <w:marTop w:val="0"/>
          <w:marBottom w:val="0"/>
          <w:divBdr>
            <w:top w:val="none" w:sz="0" w:space="0" w:color="auto"/>
            <w:left w:val="none" w:sz="0" w:space="0" w:color="auto"/>
            <w:bottom w:val="none" w:sz="0" w:space="0" w:color="auto"/>
            <w:right w:val="none" w:sz="0" w:space="0" w:color="auto"/>
          </w:divBdr>
        </w:div>
        <w:div w:id="1740445198">
          <w:marLeft w:val="640"/>
          <w:marRight w:val="0"/>
          <w:marTop w:val="0"/>
          <w:marBottom w:val="0"/>
          <w:divBdr>
            <w:top w:val="none" w:sz="0" w:space="0" w:color="auto"/>
            <w:left w:val="none" w:sz="0" w:space="0" w:color="auto"/>
            <w:bottom w:val="none" w:sz="0" w:space="0" w:color="auto"/>
            <w:right w:val="none" w:sz="0" w:space="0" w:color="auto"/>
          </w:divBdr>
        </w:div>
        <w:div w:id="1868835545">
          <w:marLeft w:val="640"/>
          <w:marRight w:val="0"/>
          <w:marTop w:val="0"/>
          <w:marBottom w:val="0"/>
          <w:divBdr>
            <w:top w:val="none" w:sz="0" w:space="0" w:color="auto"/>
            <w:left w:val="none" w:sz="0" w:space="0" w:color="auto"/>
            <w:bottom w:val="none" w:sz="0" w:space="0" w:color="auto"/>
            <w:right w:val="none" w:sz="0" w:space="0" w:color="auto"/>
          </w:divBdr>
        </w:div>
        <w:div w:id="1872962048">
          <w:marLeft w:val="640"/>
          <w:marRight w:val="0"/>
          <w:marTop w:val="0"/>
          <w:marBottom w:val="0"/>
          <w:divBdr>
            <w:top w:val="none" w:sz="0" w:space="0" w:color="auto"/>
            <w:left w:val="none" w:sz="0" w:space="0" w:color="auto"/>
            <w:bottom w:val="none" w:sz="0" w:space="0" w:color="auto"/>
            <w:right w:val="none" w:sz="0" w:space="0" w:color="auto"/>
          </w:divBdr>
        </w:div>
        <w:div w:id="1874339401">
          <w:marLeft w:val="640"/>
          <w:marRight w:val="0"/>
          <w:marTop w:val="0"/>
          <w:marBottom w:val="0"/>
          <w:divBdr>
            <w:top w:val="none" w:sz="0" w:space="0" w:color="auto"/>
            <w:left w:val="none" w:sz="0" w:space="0" w:color="auto"/>
            <w:bottom w:val="none" w:sz="0" w:space="0" w:color="auto"/>
            <w:right w:val="none" w:sz="0" w:space="0" w:color="auto"/>
          </w:divBdr>
        </w:div>
        <w:div w:id="1899709292">
          <w:marLeft w:val="640"/>
          <w:marRight w:val="0"/>
          <w:marTop w:val="0"/>
          <w:marBottom w:val="0"/>
          <w:divBdr>
            <w:top w:val="none" w:sz="0" w:space="0" w:color="auto"/>
            <w:left w:val="none" w:sz="0" w:space="0" w:color="auto"/>
            <w:bottom w:val="none" w:sz="0" w:space="0" w:color="auto"/>
            <w:right w:val="none" w:sz="0" w:space="0" w:color="auto"/>
          </w:divBdr>
        </w:div>
        <w:div w:id="1930193424">
          <w:marLeft w:val="640"/>
          <w:marRight w:val="0"/>
          <w:marTop w:val="0"/>
          <w:marBottom w:val="0"/>
          <w:divBdr>
            <w:top w:val="none" w:sz="0" w:space="0" w:color="auto"/>
            <w:left w:val="none" w:sz="0" w:space="0" w:color="auto"/>
            <w:bottom w:val="none" w:sz="0" w:space="0" w:color="auto"/>
            <w:right w:val="none" w:sz="0" w:space="0" w:color="auto"/>
          </w:divBdr>
        </w:div>
        <w:div w:id="1941525236">
          <w:marLeft w:val="640"/>
          <w:marRight w:val="0"/>
          <w:marTop w:val="0"/>
          <w:marBottom w:val="0"/>
          <w:divBdr>
            <w:top w:val="none" w:sz="0" w:space="0" w:color="auto"/>
            <w:left w:val="none" w:sz="0" w:space="0" w:color="auto"/>
            <w:bottom w:val="none" w:sz="0" w:space="0" w:color="auto"/>
            <w:right w:val="none" w:sz="0" w:space="0" w:color="auto"/>
          </w:divBdr>
        </w:div>
        <w:div w:id="1961454750">
          <w:marLeft w:val="640"/>
          <w:marRight w:val="0"/>
          <w:marTop w:val="0"/>
          <w:marBottom w:val="0"/>
          <w:divBdr>
            <w:top w:val="none" w:sz="0" w:space="0" w:color="auto"/>
            <w:left w:val="none" w:sz="0" w:space="0" w:color="auto"/>
            <w:bottom w:val="none" w:sz="0" w:space="0" w:color="auto"/>
            <w:right w:val="none" w:sz="0" w:space="0" w:color="auto"/>
          </w:divBdr>
        </w:div>
        <w:div w:id="1986277098">
          <w:marLeft w:val="640"/>
          <w:marRight w:val="0"/>
          <w:marTop w:val="0"/>
          <w:marBottom w:val="0"/>
          <w:divBdr>
            <w:top w:val="none" w:sz="0" w:space="0" w:color="auto"/>
            <w:left w:val="none" w:sz="0" w:space="0" w:color="auto"/>
            <w:bottom w:val="none" w:sz="0" w:space="0" w:color="auto"/>
            <w:right w:val="none" w:sz="0" w:space="0" w:color="auto"/>
          </w:divBdr>
        </w:div>
        <w:div w:id="1992514857">
          <w:marLeft w:val="640"/>
          <w:marRight w:val="0"/>
          <w:marTop w:val="0"/>
          <w:marBottom w:val="0"/>
          <w:divBdr>
            <w:top w:val="none" w:sz="0" w:space="0" w:color="auto"/>
            <w:left w:val="none" w:sz="0" w:space="0" w:color="auto"/>
            <w:bottom w:val="none" w:sz="0" w:space="0" w:color="auto"/>
            <w:right w:val="none" w:sz="0" w:space="0" w:color="auto"/>
          </w:divBdr>
        </w:div>
        <w:div w:id="1993017858">
          <w:marLeft w:val="640"/>
          <w:marRight w:val="0"/>
          <w:marTop w:val="0"/>
          <w:marBottom w:val="0"/>
          <w:divBdr>
            <w:top w:val="none" w:sz="0" w:space="0" w:color="auto"/>
            <w:left w:val="none" w:sz="0" w:space="0" w:color="auto"/>
            <w:bottom w:val="none" w:sz="0" w:space="0" w:color="auto"/>
            <w:right w:val="none" w:sz="0" w:space="0" w:color="auto"/>
          </w:divBdr>
        </w:div>
        <w:div w:id="2041122345">
          <w:marLeft w:val="640"/>
          <w:marRight w:val="0"/>
          <w:marTop w:val="0"/>
          <w:marBottom w:val="0"/>
          <w:divBdr>
            <w:top w:val="none" w:sz="0" w:space="0" w:color="auto"/>
            <w:left w:val="none" w:sz="0" w:space="0" w:color="auto"/>
            <w:bottom w:val="none" w:sz="0" w:space="0" w:color="auto"/>
            <w:right w:val="none" w:sz="0" w:space="0" w:color="auto"/>
          </w:divBdr>
        </w:div>
        <w:div w:id="2063286491">
          <w:marLeft w:val="640"/>
          <w:marRight w:val="0"/>
          <w:marTop w:val="0"/>
          <w:marBottom w:val="0"/>
          <w:divBdr>
            <w:top w:val="none" w:sz="0" w:space="0" w:color="auto"/>
            <w:left w:val="none" w:sz="0" w:space="0" w:color="auto"/>
            <w:bottom w:val="none" w:sz="0" w:space="0" w:color="auto"/>
            <w:right w:val="none" w:sz="0" w:space="0" w:color="auto"/>
          </w:divBdr>
        </w:div>
        <w:div w:id="2071607392">
          <w:marLeft w:val="640"/>
          <w:marRight w:val="0"/>
          <w:marTop w:val="0"/>
          <w:marBottom w:val="0"/>
          <w:divBdr>
            <w:top w:val="none" w:sz="0" w:space="0" w:color="auto"/>
            <w:left w:val="none" w:sz="0" w:space="0" w:color="auto"/>
            <w:bottom w:val="none" w:sz="0" w:space="0" w:color="auto"/>
            <w:right w:val="none" w:sz="0" w:space="0" w:color="auto"/>
          </w:divBdr>
        </w:div>
        <w:div w:id="2079786514">
          <w:marLeft w:val="640"/>
          <w:marRight w:val="0"/>
          <w:marTop w:val="0"/>
          <w:marBottom w:val="0"/>
          <w:divBdr>
            <w:top w:val="none" w:sz="0" w:space="0" w:color="auto"/>
            <w:left w:val="none" w:sz="0" w:space="0" w:color="auto"/>
            <w:bottom w:val="none" w:sz="0" w:space="0" w:color="auto"/>
            <w:right w:val="none" w:sz="0" w:space="0" w:color="auto"/>
          </w:divBdr>
        </w:div>
        <w:div w:id="2095319968">
          <w:marLeft w:val="640"/>
          <w:marRight w:val="0"/>
          <w:marTop w:val="0"/>
          <w:marBottom w:val="0"/>
          <w:divBdr>
            <w:top w:val="none" w:sz="0" w:space="0" w:color="auto"/>
            <w:left w:val="none" w:sz="0" w:space="0" w:color="auto"/>
            <w:bottom w:val="none" w:sz="0" w:space="0" w:color="auto"/>
            <w:right w:val="none" w:sz="0" w:space="0" w:color="auto"/>
          </w:divBdr>
        </w:div>
        <w:div w:id="2130006472">
          <w:marLeft w:val="640"/>
          <w:marRight w:val="0"/>
          <w:marTop w:val="0"/>
          <w:marBottom w:val="0"/>
          <w:divBdr>
            <w:top w:val="none" w:sz="0" w:space="0" w:color="auto"/>
            <w:left w:val="none" w:sz="0" w:space="0" w:color="auto"/>
            <w:bottom w:val="none" w:sz="0" w:space="0" w:color="auto"/>
            <w:right w:val="none" w:sz="0" w:space="0" w:color="auto"/>
          </w:divBdr>
        </w:div>
        <w:div w:id="2137212488">
          <w:marLeft w:val="640"/>
          <w:marRight w:val="0"/>
          <w:marTop w:val="0"/>
          <w:marBottom w:val="0"/>
          <w:divBdr>
            <w:top w:val="none" w:sz="0" w:space="0" w:color="auto"/>
            <w:left w:val="none" w:sz="0" w:space="0" w:color="auto"/>
            <w:bottom w:val="none" w:sz="0" w:space="0" w:color="auto"/>
            <w:right w:val="none" w:sz="0" w:space="0" w:color="auto"/>
          </w:divBdr>
        </w:div>
      </w:divsChild>
    </w:div>
    <w:div w:id="1334601672">
      <w:bodyDiv w:val="1"/>
      <w:marLeft w:val="0"/>
      <w:marRight w:val="0"/>
      <w:marTop w:val="0"/>
      <w:marBottom w:val="0"/>
      <w:divBdr>
        <w:top w:val="none" w:sz="0" w:space="0" w:color="auto"/>
        <w:left w:val="none" w:sz="0" w:space="0" w:color="auto"/>
        <w:bottom w:val="none" w:sz="0" w:space="0" w:color="auto"/>
        <w:right w:val="none" w:sz="0" w:space="0" w:color="auto"/>
      </w:divBdr>
      <w:divsChild>
        <w:div w:id="13122053">
          <w:marLeft w:val="640"/>
          <w:marRight w:val="0"/>
          <w:marTop w:val="0"/>
          <w:marBottom w:val="0"/>
          <w:divBdr>
            <w:top w:val="none" w:sz="0" w:space="0" w:color="auto"/>
            <w:left w:val="none" w:sz="0" w:space="0" w:color="auto"/>
            <w:bottom w:val="none" w:sz="0" w:space="0" w:color="auto"/>
            <w:right w:val="none" w:sz="0" w:space="0" w:color="auto"/>
          </w:divBdr>
        </w:div>
        <w:div w:id="28459812">
          <w:marLeft w:val="640"/>
          <w:marRight w:val="0"/>
          <w:marTop w:val="0"/>
          <w:marBottom w:val="0"/>
          <w:divBdr>
            <w:top w:val="none" w:sz="0" w:space="0" w:color="auto"/>
            <w:left w:val="none" w:sz="0" w:space="0" w:color="auto"/>
            <w:bottom w:val="none" w:sz="0" w:space="0" w:color="auto"/>
            <w:right w:val="none" w:sz="0" w:space="0" w:color="auto"/>
          </w:divBdr>
        </w:div>
        <w:div w:id="39597097">
          <w:marLeft w:val="640"/>
          <w:marRight w:val="0"/>
          <w:marTop w:val="0"/>
          <w:marBottom w:val="0"/>
          <w:divBdr>
            <w:top w:val="none" w:sz="0" w:space="0" w:color="auto"/>
            <w:left w:val="none" w:sz="0" w:space="0" w:color="auto"/>
            <w:bottom w:val="none" w:sz="0" w:space="0" w:color="auto"/>
            <w:right w:val="none" w:sz="0" w:space="0" w:color="auto"/>
          </w:divBdr>
        </w:div>
        <w:div w:id="62993355">
          <w:marLeft w:val="640"/>
          <w:marRight w:val="0"/>
          <w:marTop w:val="0"/>
          <w:marBottom w:val="0"/>
          <w:divBdr>
            <w:top w:val="none" w:sz="0" w:space="0" w:color="auto"/>
            <w:left w:val="none" w:sz="0" w:space="0" w:color="auto"/>
            <w:bottom w:val="none" w:sz="0" w:space="0" w:color="auto"/>
            <w:right w:val="none" w:sz="0" w:space="0" w:color="auto"/>
          </w:divBdr>
        </w:div>
        <w:div w:id="63258936">
          <w:marLeft w:val="640"/>
          <w:marRight w:val="0"/>
          <w:marTop w:val="0"/>
          <w:marBottom w:val="0"/>
          <w:divBdr>
            <w:top w:val="none" w:sz="0" w:space="0" w:color="auto"/>
            <w:left w:val="none" w:sz="0" w:space="0" w:color="auto"/>
            <w:bottom w:val="none" w:sz="0" w:space="0" w:color="auto"/>
            <w:right w:val="none" w:sz="0" w:space="0" w:color="auto"/>
          </w:divBdr>
        </w:div>
        <w:div w:id="80807922">
          <w:marLeft w:val="640"/>
          <w:marRight w:val="0"/>
          <w:marTop w:val="0"/>
          <w:marBottom w:val="0"/>
          <w:divBdr>
            <w:top w:val="none" w:sz="0" w:space="0" w:color="auto"/>
            <w:left w:val="none" w:sz="0" w:space="0" w:color="auto"/>
            <w:bottom w:val="none" w:sz="0" w:space="0" w:color="auto"/>
            <w:right w:val="none" w:sz="0" w:space="0" w:color="auto"/>
          </w:divBdr>
        </w:div>
        <w:div w:id="84885379">
          <w:marLeft w:val="640"/>
          <w:marRight w:val="0"/>
          <w:marTop w:val="0"/>
          <w:marBottom w:val="0"/>
          <w:divBdr>
            <w:top w:val="none" w:sz="0" w:space="0" w:color="auto"/>
            <w:left w:val="none" w:sz="0" w:space="0" w:color="auto"/>
            <w:bottom w:val="none" w:sz="0" w:space="0" w:color="auto"/>
            <w:right w:val="none" w:sz="0" w:space="0" w:color="auto"/>
          </w:divBdr>
        </w:div>
        <w:div w:id="96103194">
          <w:marLeft w:val="640"/>
          <w:marRight w:val="0"/>
          <w:marTop w:val="0"/>
          <w:marBottom w:val="0"/>
          <w:divBdr>
            <w:top w:val="none" w:sz="0" w:space="0" w:color="auto"/>
            <w:left w:val="none" w:sz="0" w:space="0" w:color="auto"/>
            <w:bottom w:val="none" w:sz="0" w:space="0" w:color="auto"/>
            <w:right w:val="none" w:sz="0" w:space="0" w:color="auto"/>
          </w:divBdr>
        </w:div>
        <w:div w:id="133721112">
          <w:marLeft w:val="640"/>
          <w:marRight w:val="0"/>
          <w:marTop w:val="0"/>
          <w:marBottom w:val="0"/>
          <w:divBdr>
            <w:top w:val="none" w:sz="0" w:space="0" w:color="auto"/>
            <w:left w:val="none" w:sz="0" w:space="0" w:color="auto"/>
            <w:bottom w:val="none" w:sz="0" w:space="0" w:color="auto"/>
            <w:right w:val="none" w:sz="0" w:space="0" w:color="auto"/>
          </w:divBdr>
        </w:div>
        <w:div w:id="140732163">
          <w:marLeft w:val="640"/>
          <w:marRight w:val="0"/>
          <w:marTop w:val="0"/>
          <w:marBottom w:val="0"/>
          <w:divBdr>
            <w:top w:val="none" w:sz="0" w:space="0" w:color="auto"/>
            <w:left w:val="none" w:sz="0" w:space="0" w:color="auto"/>
            <w:bottom w:val="none" w:sz="0" w:space="0" w:color="auto"/>
            <w:right w:val="none" w:sz="0" w:space="0" w:color="auto"/>
          </w:divBdr>
        </w:div>
        <w:div w:id="156769209">
          <w:marLeft w:val="640"/>
          <w:marRight w:val="0"/>
          <w:marTop w:val="0"/>
          <w:marBottom w:val="0"/>
          <w:divBdr>
            <w:top w:val="none" w:sz="0" w:space="0" w:color="auto"/>
            <w:left w:val="none" w:sz="0" w:space="0" w:color="auto"/>
            <w:bottom w:val="none" w:sz="0" w:space="0" w:color="auto"/>
            <w:right w:val="none" w:sz="0" w:space="0" w:color="auto"/>
          </w:divBdr>
        </w:div>
        <w:div w:id="196353253">
          <w:marLeft w:val="640"/>
          <w:marRight w:val="0"/>
          <w:marTop w:val="0"/>
          <w:marBottom w:val="0"/>
          <w:divBdr>
            <w:top w:val="none" w:sz="0" w:space="0" w:color="auto"/>
            <w:left w:val="none" w:sz="0" w:space="0" w:color="auto"/>
            <w:bottom w:val="none" w:sz="0" w:space="0" w:color="auto"/>
            <w:right w:val="none" w:sz="0" w:space="0" w:color="auto"/>
          </w:divBdr>
        </w:div>
        <w:div w:id="217087733">
          <w:marLeft w:val="640"/>
          <w:marRight w:val="0"/>
          <w:marTop w:val="0"/>
          <w:marBottom w:val="0"/>
          <w:divBdr>
            <w:top w:val="none" w:sz="0" w:space="0" w:color="auto"/>
            <w:left w:val="none" w:sz="0" w:space="0" w:color="auto"/>
            <w:bottom w:val="none" w:sz="0" w:space="0" w:color="auto"/>
            <w:right w:val="none" w:sz="0" w:space="0" w:color="auto"/>
          </w:divBdr>
        </w:div>
        <w:div w:id="243341169">
          <w:marLeft w:val="640"/>
          <w:marRight w:val="0"/>
          <w:marTop w:val="0"/>
          <w:marBottom w:val="0"/>
          <w:divBdr>
            <w:top w:val="none" w:sz="0" w:space="0" w:color="auto"/>
            <w:left w:val="none" w:sz="0" w:space="0" w:color="auto"/>
            <w:bottom w:val="none" w:sz="0" w:space="0" w:color="auto"/>
            <w:right w:val="none" w:sz="0" w:space="0" w:color="auto"/>
          </w:divBdr>
        </w:div>
        <w:div w:id="274412020">
          <w:marLeft w:val="640"/>
          <w:marRight w:val="0"/>
          <w:marTop w:val="0"/>
          <w:marBottom w:val="0"/>
          <w:divBdr>
            <w:top w:val="none" w:sz="0" w:space="0" w:color="auto"/>
            <w:left w:val="none" w:sz="0" w:space="0" w:color="auto"/>
            <w:bottom w:val="none" w:sz="0" w:space="0" w:color="auto"/>
            <w:right w:val="none" w:sz="0" w:space="0" w:color="auto"/>
          </w:divBdr>
        </w:div>
        <w:div w:id="287974859">
          <w:marLeft w:val="640"/>
          <w:marRight w:val="0"/>
          <w:marTop w:val="0"/>
          <w:marBottom w:val="0"/>
          <w:divBdr>
            <w:top w:val="none" w:sz="0" w:space="0" w:color="auto"/>
            <w:left w:val="none" w:sz="0" w:space="0" w:color="auto"/>
            <w:bottom w:val="none" w:sz="0" w:space="0" w:color="auto"/>
            <w:right w:val="none" w:sz="0" w:space="0" w:color="auto"/>
          </w:divBdr>
        </w:div>
        <w:div w:id="308940914">
          <w:marLeft w:val="640"/>
          <w:marRight w:val="0"/>
          <w:marTop w:val="0"/>
          <w:marBottom w:val="0"/>
          <w:divBdr>
            <w:top w:val="none" w:sz="0" w:space="0" w:color="auto"/>
            <w:left w:val="none" w:sz="0" w:space="0" w:color="auto"/>
            <w:bottom w:val="none" w:sz="0" w:space="0" w:color="auto"/>
            <w:right w:val="none" w:sz="0" w:space="0" w:color="auto"/>
          </w:divBdr>
        </w:div>
        <w:div w:id="329333202">
          <w:marLeft w:val="640"/>
          <w:marRight w:val="0"/>
          <w:marTop w:val="0"/>
          <w:marBottom w:val="0"/>
          <w:divBdr>
            <w:top w:val="none" w:sz="0" w:space="0" w:color="auto"/>
            <w:left w:val="none" w:sz="0" w:space="0" w:color="auto"/>
            <w:bottom w:val="none" w:sz="0" w:space="0" w:color="auto"/>
            <w:right w:val="none" w:sz="0" w:space="0" w:color="auto"/>
          </w:divBdr>
        </w:div>
        <w:div w:id="333067243">
          <w:marLeft w:val="640"/>
          <w:marRight w:val="0"/>
          <w:marTop w:val="0"/>
          <w:marBottom w:val="0"/>
          <w:divBdr>
            <w:top w:val="none" w:sz="0" w:space="0" w:color="auto"/>
            <w:left w:val="none" w:sz="0" w:space="0" w:color="auto"/>
            <w:bottom w:val="none" w:sz="0" w:space="0" w:color="auto"/>
            <w:right w:val="none" w:sz="0" w:space="0" w:color="auto"/>
          </w:divBdr>
        </w:div>
        <w:div w:id="343090062">
          <w:marLeft w:val="640"/>
          <w:marRight w:val="0"/>
          <w:marTop w:val="0"/>
          <w:marBottom w:val="0"/>
          <w:divBdr>
            <w:top w:val="none" w:sz="0" w:space="0" w:color="auto"/>
            <w:left w:val="none" w:sz="0" w:space="0" w:color="auto"/>
            <w:bottom w:val="none" w:sz="0" w:space="0" w:color="auto"/>
            <w:right w:val="none" w:sz="0" w:space="0" w:color="auto"/>
          </w:divBdr>
        </w:div>
        <w:div w:id="384914322">
          <w:marLeft w:val="640"/>
          <w:marRight w:val="0"/>
          <w:marTop w:val="0"/>
          <w:marBottom w:val="0"/>
          <w:divBdr>
            <w:top w:val="none" w:sz="0" w:space="0" w:color="auto"/>
            <w:left w:val="none" w:sz="0" w:space="0" w:color="auto"/>
            <w:bottom w:val="none" w:sz="0" w:space="0" w:color="auto"/>
            <w:right w:val="none" w:sz="0" w:space="0" w:color="auto"/>
          </w:divBdr>
        </w:div>
        <w:div w:id="394205566">
          <w:marLeft w:val="640"/>
          <w:marRight w:val="0"/>
          <w:marTop w:val="0"/>
          <w:marBottom w:val="0"/>
          <w:divBdr>
            <w:top w:val="none" w:sz="0" w:space="0" w:color="auto"/>
            <w:left w:val="none" w:sz="0" w:space="0" w:color="auto"/>
            <w:bottom w:val="none" w:sz="0" w:space="0" w:color="auto"/>
            <w:right w:val="none" w:sz="0" w:space="0" w:color="auto"/>
          </w:divBdr>
        </w:div>
        <w:div w:id="407508464">
          <w:marLeft w:val="640"/>
          <w:marRight w:val="0"/>
          <w:marTop w:val="0"/>
          <w:marBottom w:val="0"/>
          <w:divBdr>
            <w:top w:val="none" w:sz="0" w:space="0" w:color="auto"/>
            <w:left w:val="none" w:sz="0" w:space="0" w:color="auto"/>
            <w:bottom w:val="none" w:sz="0" w:space="0" w:color="auto"/>
            <w:right w:val="none" w:sz="0" w:space="0" w:color="auto"/>
          </w:divBdr>
        </w:div>
        <w:div w:id="468473416">
          <w:marLeft w:val="640"/>
          <w:marRight w:val="0"/>
          <w:marTop w:val="0"/>
          <w:marBottom w:val="0"/>
          <w:divBdr>
            <w:top w:val="none" w:sz="0" w:space="0" w:color="auto"/>
            <w:left w:val="none" w:sz="0" w:space="0" w:color="auto"/>
            <w:bottom w:val="none" w:sz="0" w:space="0" w:color="auto"/>
            <w:right w:val="none" w:sz="0" w:space="0" w:color="auto"/>
          </w:divBdr>
        </w:div>
        <w:div w:id="478301470">
          <w:marLeft w:val="640"/>
          <w:marRight w:val="0"/>
          <w:marTop w:val="0"/>
          <w:marBottom w:val="0"/>
          <w:divBdr>
            <w:top w:val="none" w:sz="0" w:space="0" w:color="auto"/>
            <w:left w:val="none" w:sz="0" w:space="0" w:color="auto"/>
            <w:bottom w:val="none" w:sz="0" w:space="0" w:color="auto"/>
            <w:right w:val="none" w:sz="0" w:space="0" w:color="auto"/>
          </w:divBdr>
        </w:div>
        <w:div w:id="509754791">
          <w:marLeft w:val="640"/>
          <w:marRight w:val="0"/>
          <w:marTop w:val="0"/>
          <w:marBottom w:val="0"/>
          <w:divBdr>
            <w:top w:val="none" w:sz="0" w:space="0" w:color="auto"/>
            <w:left w:val="none" w:sz="0" w:space="0" w:color="auto"/>
            <w:bottom w:val="none" w:sz="0" w:space="0" w:color="auto"/>
            <w:right w:val="none" w:sz="0" w:space="0" w:color="auto"/>
          </w:divBdr>
        </w:div>
        <w:div w:id="510263374">
          <w:marLeft w:val="640"/>
          <w:marRight w:val="0"/>
          <w:marTop w:val="0"/>
          <w:marBottom w:val="0"/>
          <w:divBdr>
            <w:top w:val="none" w:sz="0" w:space="0" w:color="auto"/>
            <w:left w:val="none" w:sz="0" w:space="0" w:color="auto"/>
            <w:bottom w:val="none" w:sz="0" w:space="0" w:color="auto"/>
            <w:right w:val="none" w:sz="0" w:space="0" w:color="auto"/>
          </w:divBdr>
        </w:div>
        <w:div w:id="514613322">
          <w:marLeft w:val="640"/>
          <w:marRight w:val="0"/>
          <w:marTop w:val="0"/>
          <w:marBottom w:val="0"/>
          <w:divBdr>
            <w:top w:val="none" w:sz="0" w:space="0" w:color="auto"/>
            <w:left w:val="none" w:sz="0" w:space="0" w:color="auto"/>
            <w:bottom w:val="none" w:sz="0" w:space="0" w:color="auto"/>
            <w:right w:val="none" w:sz="0" w:space="0" w:color="auto"/>
          </w:divBdr>
        </w:div>
        <w:div w:id="531068205">
          <w:marLeft w:val="640"/>
          <w:marRight w:val="0"/>
          <w:marTop w:val="0"/>
          <w:marBottom w:val="0"/>
          <w:divBdr>
            <w:top w:val="none" w:sz="0" w:space="0" w:color="auto"/>
            <w:left w:val="none" w:sz="0" w:space="0" w:color="auto"/>
            <w:bottom w:val="none" w:sz="0" w:space="0" w:color="auto"/>
            <w:right w:val="none" w:sz="0" w:space="0" w:color="auto"/>
          </w:divBdr>
        </w:div>
        <w:div w:id="563224998">
          <w:marLeft w:val="640"/>
          <w:marRight w:val="0"/>
          <w:marTop w:val="0"/>
          <w:marBottom w:val="0"/>
          <w:divBdr>
            <w:top w:val="none" w:sz="0" w:space="0" w:color="auto"/>
            <w:left w:val="none" w:sz="0" w:space="0" w:color="auto"/>
            <w:bottom w:val="none" w:sz="0" w:space="0" w:color="auto"/>
            <w:right w:val="none" w:sz="0" w:space="0" w:color="auto"/>
          </w:divBdr>
        </w:div>
        <w:div w:id="574046326">
          <w:marLeft w:val="640"/>
          <w:marRight w:val="0"/>
          <w:marTop w:val="0"/>
          <w:marBottom w:val="0"/>
          <w:divBdr>
            <w:top w:val="none" w:sz="0" w:space="0" w:color="auto"/>
            <w:left w:val="none" w:sz="0" w:space="0" w:color="auto"/>
            <w:bottom w:val="none" w:sz="0" w:space="0" w:color="auto"/>
            <w:right w:val="none" w:sz="0" w:space="0" w:color="auto"/>
          </w:divBdr>
        </w:div>
        <w:div w:id="575017757">
          <w:marLeft w:val="640"/>
          <w:marRight w:val="0"/>
          <w:marTop w:val="0"/>
          <w:marBottom w:val="0"/>
          <w:divBdr>
            <w:top w:val="none" w:sz="0" w:space="0" w:color="auto"/>
            <w:left w:val="none" w:sz="0" w:space="0" w:color="auto"/>
            <w:bottom w:val="none" w:sz="0" w:space="0" w:color="auto"/>
            <w:right w:val="none" w:sz="0" w:space="0" w:color="auto"/>
          </w:divBdr>
        </w:div>
        <w:div w:id="598367145">
          <w:marLeft w:val="640"/>
          <w:marRight w:val="0"/>
          <w:marTop w:val="0"/>
          <w:marBottom w:val="0"/>
          <w:divBdr>
            <w:top w:val="none" w:sz="0" w:space="0" w:color="auto"/>
            <w:left w:val="none" w:sz="0" w:space="0" w:color="auto"/>
            <w:bottom w:val="none" w:sz="0" w:space="0" w:color="auto"/>
            <w:right w:val="none" w:sz="0" w:space="0" w:color="auto"/>
          </w:divBdr>
        </w:div>
        <w:div w:id="627398416">
          <w:marLeft w:val="640"/>
          <w:marRight w:val="0"/>
          <w:marTop w:val="0"/>
          <w:marBottom w:val="0"/>
          <w:divBdr>
            <w:top w:val="none" w:sz="0" w:space="0" w:color="auto"/>
            <w:left w:val="none" w:sz="0" w:space="0" w:color="auto"/>
            <w:bottom w:val="none" w:sz="0" w:space="0" w:color="auto"/>
            <w:right w:val="none" w:sz="0" w:space="0" w:color="auto"/>
          </w:divBdr>
        </w:div>
        <w:div w:id="656615744">
          <w:marLeft w:val="640"/>
          <w:marRight w:val="0"/>
          <w:marTop w:val="0"/>
          <w:marBottom w:val="0"/>
          <w:divBdr>
            <w:top w:val="none" w:sz="0" w:space="0" w:color="auto"/>
            <w:left w:val="none" w:sz="0" w:space="0" w:color="auto"/>
            <w:bottom w:val="none" w:sz="0" w:space="0" w:color="auto"/>
            <w:right w:val="none" w:sz="0" w:space="0" w:color="auto"/>
          </w:divBdr>
        </w:div>
        <w:div w:id="703752789">
          <w:marLeft w:val="640"/>
          <w:marRight w:val="0"/>
          <w:marTop w:val="0"/>
          <w:marBottom w:val="0"/>
          <w:divBdr>
            <w:top w:val="none" w:sz="0" w:space="0" w:color="auto"/>
            <w:left w:val="none" w:sz="0" w:space="0" w:color="auto"/>
            <w:bottom w:val="none" w:sz="0" w:space="0" w:color="auto"/>
            <w:right w:val="none" w:sz="0" w:space="0" w:color="auto"/>
          </w:divBdr>
        </w:div>
        <w:div w:id="722873661">
          <w:marLeft w:val="640"/>
          <w:marRight w:val="0"/>
          <w:marTop w:val="0"/>
          <w:marBottom w:val="0"/>
          <w:divBdr>
            <w:top w:val="none" w:sz="0" w:space="0" w:color="auto"/>
            <w:left w:val="none" w:sz="0" w:space="0" w:color="auto"/>
            <w:bottom w:val="none" w:sz="0" w:space="0" w:color="auto"/>
            <w:right w:val="none" w:sz="0" w:space="0" w:color="auto"/>
          </w:divBdr>
        </w:div>
        <w:div w:id="744913902">
          <w:marLeft w:val="640"/>
          <w:marRight w:val="0"/>
          <w:marTop w:val="0"/>
          <w:marBottom w:val="0"/>
          <w:divBdr>
            <w:top w:val="none" w:sz="0" w:space="0" w:color="auto"/>
            <w:left w:val="none" w:sz="0" w:space="0" w:color="auto"/>
            <w:bottom w:val="none" w:sz="0" w:space="0" w:color="auto"/>
            <w:right w:val="none" w:sz="0" w:space="0" w:color="auto"/>
          </w:divBdr>
        </w:div>
        <w:div w:id="783378682">
          <w:marLeft w:val="640"/>
          <w:marRight w:val="0"/>
          <w:marTop w:val="0"/>
          <w:marBottom w:val="0"/>
          <w:divBdr>
            <w:top w:val="none" w:sz="0" w:space="0" w:color="auto"/>
            <w:left w:val="none" w:sz="0" w:space="0" w:color="auto"/>
            <w:bottom w:val="none" w:sz="0" w:space="0" w:color="auto"/>
            <w:right w:val="none" w:sz="0" w:space="0" w:color="auto"/>
          </w:divBdr>
        </w:div>
        <w:div w:id="816191832">
          <w:marLeft w:val="640"/>
          <w:marRight w:val="0"/>
          <w:marTop w:val="0"/>
          <w:marBottom w:val="0"/>
          <w:divBdr>
            <w:top w:val="none" w:sz="0" w:space="0" w:color="auto"/>
            <w:left w:val="none" w:sz="0" w:space="0" w:color="auto"/>
            <w:bottom w:val="none" w:sz="0" w:space="0" w:color="auto"/>
            <w:right w:val="none" w:sz="0" w:space="0" w:color="auto"/>
          </w:divBdr>
        </w:div>
        <w:div w:id="850950481">
          <w:marLeft w:val="640"/>
          <w:marRight w:val="0"/>
          <w:marTop w:val="0"/>
          <w:marBottom w:val="0"/>
          <w:divBdr>
            <w:top w:val="none" w:sz="0" w:space="0" w:color="auto"/>
            <w:left w:val="none" w:sz="0" w:space="0" w:color="auto"/>
            <w:bottom w:val="none" w:sz="0" w:space="0" w:color="auto"/>
            <w:right w:val="none" w:sz="0" w:space="0" w:color="auto"/>
          </w:divBdr>
        </w:div>
        <w:div w:id="968438468">
          <w:marLeft w:val="640"/>
          <w:marRight w:val="0"/>
          <w:marTop w:val="0"/>
          <w:marBottom w:val="0"/>
          <w:divBdr>
            <w:top w:val="none" w:sz="0" w:space="0" w:color="auto"/>
            <w:left w:val="none" w:sz="0" w:space="0" w:color="auto"/>
            <w:bottom w:val="none" w:sz="0" w:space="0" w:color="auto"/>
            <w:right w:val="none" w:sz="0" w:space="0" w:color="auto"/>
          </w:divBdr>
        </w:div>
        <w:div w:id="978071894">
          <w:marLeft w:val="640"/>
          <w:marRight w:val="0"/>
          <w:marTop w:val="0"/>
          <w:marBottom w:val="0"/>
          <w:divBdr>
            <w:top w:val="none" w:sz="0" w:space="0" w:color="auto"/>
            <w:left w:val="none" w:sz="0" w:space="0" w:color="auto"/>
            <w:bottom w:val="none" w:sz="0" w:space="0" w:color="auto"/>
            <w:right w:val="none" w:sz="0" w:space="0" w:color="auto"/>
          </w:divBdr>
        </w:div>
        <w:div w:id="993873448">
          <w:marLeft w:val="640"/>
          <w:marRight w:val="0"/>
          <w:marTop w:val="0"/>
          <w:marBottom w:val="0"/>
          <w:divBdr>
            <w:top w:val="none" w:sz="0" w:space="0" w:color="auto"/>
            <w:left w:val="none" w:sz="0" w:space="0" w:color="auto"/>
            <w:bottom w:val="none" w:sz="0" w:space="0" w:color="auto"/>
            <w:right w:val="none" w:sz="0" w:space="0" w:color="auto"/>
          </w:divBdr>
        </w:div>
        <w:div w:id="1015159292">
          <w:marLeft w:val="640"/>
          <w:marRight w:val="0"/>
          <w:marTop w:val="0"/>
          <w:marBottom w:val="0"/>
          <w:divBdr>
            <w:top w:val="none" w:sz="0" w:space="0" w:color="auto"/>
            <w:left w:val="none" w:sz="0" w:space="0" w:color="auto"/>
            <w:bottom w:val="none" w:sz="0" w:space="0" w:color="auto"/>
            <w:right w:val="none" w:sz="0" w:space="0" w:color="auto"/>
          </w:divBdr>
        </w:div>
        <w:div w:id="1067924715">
          <w:marLeft w:val="640"/>
          <w:marRight w:val="0"/>
          <w:marTop w:val="0"/>
          <w:marBottom w:val="0"/>
          <w:divBdr>
            <w:top w:val="none" w:sz="0" w:space="0" w:color="auto"/>
            <w:left w:val="none" w:sz="0" w:space="0" w:color="auto"/>
            <w:bottom w:val="none" w:sz="0" w:space="0" w:color="auto"/>
            <w:right w:val="none" w:sz="0" w:space="0" w:color="auto"/>
          </w:divBdr>
        </w:div>
        <w:div w:id="1075473055">
          <w:marLeft w:val="640"/>
          <w:marRight w:val="0"/>
          <w:marTop w:val="0"/>
          <w:marBottom w:val="0"/>
          <w:divBdr>
            <w:top w:val="none" w:sz="0" w:space="0" w:color="auto"/>
            <w:left w:val="none" w:sz="0" w:space="0" w:color="auto"/>
            <w:bottom w:val="none" w:sz="0" w:space="0" w:color="auto"/>
            <w:right w:val="none" w:sz="0" w:space="0" w:color="auto"/>
          </w:divBdr>
        </w:div>
        <w:div w:id="1105031203">
          <w:marLeft w:val="640"/>
          <w:marRight w:val="0"/>
          <w:marTop w:val="0"/>
          <w:marBottom w:val="0"/>
          <w:divBdr>
            <w:top w:val="none" w:sz="0" w:space="0" w:color="auto"/>
            <w:left w:val="none" w:sz="0" w:space="0" w:color="auto"/>
            <w:bottom w:val="none" w:sz="0" w:space="0" w:color="auto"/>
            <w:right w:val="none" w:sz="0" w:space="0" w:color="auto"/>
          </w:divBdr>
        </w:div>
        <w:div w:id="1124927225">
          <w:marLeft w:val="640"/>
          <w:marRight w:val="0"/>
          <w:marTop w:val="0"/>
          <w:marBottom w:val="0"/>
          <w:divBdr>
            <w:top w:val="none" w:sz="0" w:space="0" w:color="auto"/>
            <w:left w:val="none" w:sz="0" w:space="0" w:color="auto"/>
            <w:bottom w:val="none" w:sz="0" w:space="0" w:color="auto"/>
            <w:right w:val="none" w:sz="0" w:space="0" w:color="auto"/>
          </w:divBdr>
        </w:div>
        <w:div w:id="1126771939">
          <w:marLeft w:val="640"/>
          <w:marRight w:val="0"/>
          <w:marTop w:val="0"/>
          <w:marBottom w:val="0"/>
          <w:divBdr>
            <w:top w:val="none" w:sz="0" w:space="0" w:color="auto"/>
            <w:left w:val="none" w:sz="0" w:space="0" w:color="auto"/>
            <w:bottom w:val="none" w:sz="0" w:space="0" w:color="auto"/>
            <w:right w:val="none" w:sz="0" w:space="0" w:color="auto"/>
          </w:divBdr>
        </w:div>
        <w:div w:id="1133983559">
          <w:marLeft w:val="640"/>
          <w:marRight w:val="0"/>
          <w:marTop w:val="0"/>
          <w:marBottom w:val="0"/>
          <w:divBdr>
            <w:top w:val="none" w:sz="0" w:space="0" w:color="auto"/>
            <w:left w:val="none" w:sz="0" w:space="0" w:color="auto"/>
            <w:bottom w:val="none" w:sz="0" w:space="0" w:color="auto"/>
            <w:right w:val="none" w:sz="0" w:space="0" w:color="auto"/>
          </w:divBdr>
        </w:div>
        <w:div w:id="1141461900">
          <w:marLeft w:val="640"/>
          <w:marRight w:val="0"/>
          <w:marTop w:val="0"/>
          <w:marBottom w:val="0"/>
          <w:divBdr>
            <w:top w:val="none" w:sz="0" w:space="0" w:color="auto"/>
            <w:left w:val="none" w:sz="0" w:space="0" w:color="auto"/>
            <w:bottom w:val="none" w:sz="0" w:space="0" w:color="auto"/>
            <w:right w:val="none" w:sz="0" w:space="0" w:color="auto"/>
          </w:divBdr>
        </w:div>
        <w:div w:id="1150634548">
          <w:marLeft w:val="640"/>
          <w:marRight w:val="0"/>
          <w:marTop w:val="0"/>
          <w:marBottom w:val="0"/>
          <w:divBdr>
            <w:top w:val="none" w:sz="0" w:space="0" w:color="auto"/>
            <w:left w:val="none" w:sz="0" w:space="0" w:color="auto"/>
            <w:bottom w:val="none" w:sz="0" w:space="0" w:color="auto"/>
            <w:right w:val="none" w:sz="0" w:space="0" w:color="auto"/>
          </w:divBdr>
        </w:div>
        <w:div w:id="1175654667">
          <w:marLeft w:val="640"/>
          <w:marRight w:val="0"/>
          <w:marTop w:val="0"/>
          <w:marBottom w:val="0"/>
          <w:divBdr>
            <w:top w:val="none" w:sz="0" w:space="0" w:color="auto"/>
            <w:left w:val="none" w:sz="0" w:space="0" w:color="auto"/>
            <w:bottom w:val="none" w:sz="0" w:space="0" w:color="auto"/>
            <w:right w:val="none" w:sz="0" w:space="0" w:color="auto"/>
          </w:divBdr>
        </w:div>
        <w:div w:id="1190725350">
          <w:marLeft w:val="640"/>
          <w:marRight w:val="0"/>
          <w:marTop w:val="0"/>
          <w:marBottom w:val="0"/>
          <w:divBdr>
            <w:top w:val="none" w:sz="0" w:space="0" w:color="auto"/>
            <w:left w:val="none" w:sz="0" w:space="0" w:color="auto"/>
            <w:bottom w:val="none" w:sz="0" w:space="0" w:color="auto"/>
            <w:right w:val="none" w:sz="0" w:space="0" w:color="auto"/>
          </w:divBdr>
        </w:div>
        <w:div w:id="1237326102">
          <w:marLeft w:val="640"/>
          <w:marRight w:val="0"/>
          <w:marTop w:val="0"/>
          <w:marBottom w:val="0"/>
          <w:divBdr>
            <w:top w:val="none" w:sz="0" w:space="0" w:color="auto"/>
            <w:left w:val="none" w:sz="0" w:space="0" w:color="auto"/>
            <w:bottom w:val="none" w:sz="0" w:space="0" w:color="auto"/>
            <w:right w:val="none" w:sz="0" w:space="0" w:color="auto"/>
          </w:divBdr>
        </w:div>
        <w:div w:id="1250191680">
          <w:marLeft w:val="640"/>
          <w:marRight w:val="0"/>
          <w:marTop w:val="0"/>
          <w:marBottom w:val="0"/>
          <w:divBdr>
            <w:top w:val="none" w:sz="0" w:space="0" w:color="auto"/>
            <w:left w:val="none" w:sz="0" w:space="0" w:color="auto"/>
            <w:bottom w:val="none" w:sz="0" w:space="0" w:color="auto"/>
            <w:right w:val="none" w:sz="0" w:space="0" w:color="auto"/>
          </w:divBdr>
        </w:div>
        <w:div w:id="1322808929">
          <w:marLeft w:val="640"/>
          <w:marRight w:val="0"/>
          <w:marTop w:val="0"/>
          <w:marBottom w:val="0"/>
          <w:divBdr>
            <w:top w:val="none" w:sz="0" w:space="0" w:color="auto"/>
            <w:left w:val="none" w:sz="0" w:space="0" w:color="auto"/>
            <w:bottom w:val="none" w:sz="0" w:space="0" w:color="auto"/>
            <w:right w:val="none" w:sz="0" w:space="0" w:color="auto"/>
          </w:divBdr>
        </w:div>
        <w:div w:id="1323969068">
          <w:marLeft w:val="640"/>
          <w:marRight w:val="0"/>
          <w:marTop w:val="0"/>
          <w:marBottom w:val="0"/>
          <w:divBdr>
            <w:top w:val="none" w:sz="0" w:space="0" w:color="auto"/>
            <w:left w:val="none" w:sz="0" w:space="0" w:color="auto"/>
            <w:bottom w:val="none" w:sz="0" w:space="0" w:color="auto"/>
            <w:right w:val="none" w:sz="0" w:space="0" w:color="auto"/>
          </w:divBdr>
        </w:div>
        <w:div w:id="1343782459">
          <w:marLeft w:val="640"/>
          <w:marRight w:val="0"/>
          <w:marTop w:val="0"/>
          <w:marBottom w:val="0"/>
          <w:divBdr>
            <w:top w:val="none" w:sz="0" w:space="0" w:color="auto"/>
            <w:left w:val="none" w:sz="0" w:space="0" w:color="auto"/>
            <w:bottom w:val="none" w:sz="0" w:space="0" w:color="auto"/>
            <w:right w:val="none" w:sz="0" w:space="0" w:color="auto"/>
          </w:divBdr>
        </w:div>
        <w:div w:id="1353384356">
          <w:marLeft w:val="640"/>
          <w:marRight w:val="0"/>
          <w:marTop w:val="0"/>
          <w:marBottom w:val="0"/>
          <w:divBdr>
            <w:top w:val="none" w:sz="0" w:space="0" w:color="auto"/>
            <w:left w:val="none" w:sz="0" w:space="0" w:color="auto"/>
            <w:bottom w:val="none" w:sz="0" w:space="0" w:color="auto"/>
            <w:right w:val="none" w:sz="0" w:space="0" w:color="auto"/>
          </w:divBdr>
        </w:div>
        <w:div w:id="1372920017">
          <w:marLeft w:val="640"/>
          <w:marRight w:val="0"/>
          <w:marTop w:val="0"/>
          <w:marBottom w:val="0"/>
          <w:divBdr>
            <w:top w:val="none" w:sz="0" w:space="0" w:color="auto"/>
            <w:left w:val="none" w:sz="0" w:space="0" w:color="auto"/>
            <w:bottom w:val="none" w:sz="0" w:space="0" w:color="auto"/>
            <w:right w:val="none" w:sz="0" w:space="0" w:color="auto"/>
          </w:divBdr>
        </w:div>
        <w:div w:id="1372999738">
          <w:marLeft w:val="640"/>
          <w:marRight w:val="0"/>
          <w:marTop w:val="0"/>
          <w:marBottom w:val="0"/>
          <w:divBdr>
            <w:top w:val="none" w:sz="0" w:space="0" w:color="auto"/>
            <w:left w:val="none" w:sz="0" w:space="0" w:color="auto"/>
            <w:bottom w:val="none" w:sz="0" w:space="0" w:color="auto"/>
            <w:right w:val="none" w:sz="0" w:space="0" w:color="auto"/>
          </w:divBdr>
        </w:div>
        <w:div w:id="1402169116">
          <w:marLeft w:val="640"/>
          <w:marRight w:val="0"/>
          <w:marTop w:val="0"/>
          <w:marBottom w:val="0"/>
          <w:divBdr>
            <w:top w:val="none" w:sz="0" w:space="0" w:color="auto"/>
            <w:left w:val="none" w:sz="0" w:space="0" w:color="auto"/>
            <w:bottom w:val="none" w:sz="0" w:space="0" w:color="auto"/>
            <w:right w:val="none" w:sz="0" w:space="0" w:color="auto"/>
          </w:divBdr>
        </w:div>
        <w:div w:id="1455949330">
          <w:marLeft w:val="640"/>
          <w:marRight w:val="0"/>
          <w:marTop w:val="0"/>
          <w:marBottom w:val="0"/>
          <w:divBdr>
            <w:top w:val="none" w:sz="0" w:space="0" w:color="auto"/>
            <w:left w:val="none" w:sz="0" w:space="0" w:color="auto"/>
            <w:bottom w:val="none" w:sz="0" w:space="0" w:color="auto"/>
            <w:right w:val="none" w:sz="0" w:space="0" w:color="auto"/>
          </w:divBdr>
        </w:div>
        <w:div w:id="1461025349">
          <w:marLeft w:val="640"/>
          <w:marRight w:val="0"/>
          <w:marTop w:val="0"/>
          <w:marBottom w:val="0"/>
          <w:divBdr>
            <w:top w:val="none" w:sz="0" w:space="0" w:color="auto"/>
            <w:left w:val="none" w:sz="0" w:space="0" w:color="auto"/>
            <w:bottom w:val="none" w:sz="0" w:space="0" w:color="auto"/>
            <w:right w:val="none" w:sz="0" w:space="0" w:color="auto"/>
          </w:divBdr>
        </w:div>
        <w:div w:id="1483691310">
          <w:marLeft w:val="640"/>
          <w:marRight w:val="0"/>
          <w:marTop w:val="0"/>
          <w:marBottom w:val="0"/>
          <w:divBdr>
            <w:top w:val="none" w:sz="0" w:space="0" w:color="auto"/>
            <w:left w:val="none" w:sz="0" w:space="0" w:color="auto"/>
            <w:bottom w:val="none" w:sz="0" w:space="0" w:color="auto"/>
            <w:right w:val="none" w:sz="0" w:space="0" w:color="auto"/>
          </w:divBdr>
        </w:div>
        <w:div w:id="1489705797">
          <w:marLeft w:val="640"/>
          <w:marRight w:val="0"/>
          <w:marTop w:val="0"/>
          <w:marBottom w:val="0"/>
          <w:divBdr>
            <w:top w:val="none" w:sz="0" w:space="0" w:color="auto"/>
            <w:left w:val="none" w:sz="0" w:space="0" w:color="auto"/>
            <w:bottom w:val="none" w:sz="0" w:space="0" w:color="auto"/>
            <w:right w:val="none" w:sz="0" w:space="0" w:color="auto"/>
          </w:divBdr>
        </w:div>
        <w:div w:id="1502358338">
          <w:marLeft w:val="640"/>
          <w:marRight w:val="0"/>
          <w:marTop w:val="0"/>
          <w:marBottom w:val="0"/>
          <w:divBdr>
            <w:top w:val="none" w:sz="0" w:space="0" w:color="auto"/>
            <w:left w:val="none" w:sz="0" w:space="0" w:color="auto"/>
            <w:bottom w:val="none" w:sz="0" w:space="0" w:color="auto"/>
            <w:right w:val="none" w:sz="0" w:space="0" w:color="auto"/>
          </w:divBdr>
        </w:div>
        <w:div w:id="1580217619">
          <w:marLeft w:val="640"/>
          <w:marRight w:val="0"/>
          <w:marTop w:val="0"/>
          <w:marBottom w:val="0"/>
          <w:divBdr>
            <w:top w:val="none" w:sz="0" w:space="0" w:color="auto"/>
            <w:left w:val="none" w:sz="0" w:space="0" w:color="auto"/>
            <w:bottom w:val="none" w:sz="0" w:space="0" w:color="auto"/>
            <w:right w:val="none" w:sz="0" w:space="0" w:color="auto"/>
          </w:divBdr>
        </w:div>
        <w:div w:id="1587113254">
          <w:marLeft w:val="640"/>
          <w:marRight w:val="0"/>
          <w:marTop w:val="0"/>
          <w:marBottom w:val="0"/>
          <w:divBdr>
            <w:top w:val="none" w:sz="0" w:space="0" w:color="auto"/>
            <w:left w:val="none" w:sz="0" w:space="0" w:color="auto"/>
            <w:bottom w:val="none" w:sz="0" w:space="0" w:color="auto"/>
            <w:right w:val="none" w:sz="0" w:space="0" w:color="auto"/>
          </w:divBdr>
        </w:div>
        <w:div w:id="1594240116">
          <w:marLeft w:val="640"/>
          <w:marRight w:val="0"/>
          <w:marTop w:val="0"/>
          <w:marBottom w:val="0"/>
          <w:divBdr>
            <w:top w:val="none" w:sz="0" w:space="0" w:color="auto"/>
            <w:left w:val="none" w:sz="0" w:space="0" w:color="auto"/>
            <w:bottom w:val="none" w:sz="0" w:space="0" w:color="auto"/>
            <w:right w:val="none" w:sz="0" w:space="0" w:color="auto"/>
          </w:divBdr>
        </w:div>
        <w:div w:id="1627614598">
          <w:marLeft w:val="640"/>
          <w:marRight w:val="0"/>
          <w:marTop w:val="0"/>
          <w:marBottom w:val="0"/>
          <w:divBdr>
            <w:top w:val="none" w:sz="0" w:space="0" w:color="auto"/>
            <w:left w:val="none" w:sz="0" w:space="0" w:color="auto"/>
            <w:bottom w:val="none" w:sz="0" w:space="0" w:color="auto"/>
            <w:right w:val="none" w:sz="0" w:space="0" w:color="auto"/>
          </w:divBdr>
        </w:div>
        <w:div w:id="1668828790">
          <w:marLeft w:val="640"/>
          <w:marRight w:val="0"/>
          <w:marTop w:val="0"/>
          <w:marBottom w:val="0"/>
          <w:divBdr>
            <w:top w:val="none" w:sz="0" w:space="0" w:color="auto"/>
            <w:left w:val="none" w:sz="0" w:space="0" w:color="auto"/>
            <w:bottom w:val="none" w:sz="0" w:space="0" w:color="auto"/>
            <w:right w:val="none" w:sz="0" w:space="0" w:color="auto"/>
          </w:divBdr>
        </w:div>
        <w:div w:id="1677266684">
          <w:marLeft w:val="640"/>
          <w:marRight w:val="0"/>
          <w:marTop w:val="0"/>
          <w:marBottom w:val="0"/>
          <w:divBdr>
            <w:top w:val="none" w:sz="0" w:space="0" w:color="auto"/>
            <w:left w:val="none" w:sz="0" w:space="0" w:color="auto"/>
            <w:bottom w:val="none" w:sz="0" w:space="0" w:color="auto"/>
            <w:right w:val="none" w:sz="0" w:space="0" w:color="auto"/>
          </w:divBdr>
        </w:div>
        <w:div w:id="1689410673">
          <w:marLeft w:val="640"/>
          <w:marRight w:val="0"/>
          <w:marTop w:val="0"/>
          <w:marBottom w:val="0"/>
          <w:divBdr>
            <w:top w:val="none" w:sz="0" w:space="0" w:color="auto"/>
            <w:left w:val="none" w:sz="0" w:space="0" w:color="auto"/>
            <w:bottom w:val="none" w:sz="0" w:space="0" w:color="auto"/>
            <w:right w:val="none" w:sz="0" w:space="0" w:color="auto"/>
          </w:divBdr>
        </w:div>
        <w:div w:id="1709329696">
          <w:marLeft w:val="640"/>
          <w:marRight w:val="0"/>
          <w:marTop w:val="0"/>
          <w:marBottom w:val="0"/>
          <w:divBdr>
            <w:top w:val="none" w:sz="0" w:space="0" w:color="auto"/>
            <w:left w:val="none" w:sz="0" w:space="0" w:color="auto"/>
            <w:bottom w:val="none" w:sz="0" w:space="0" w:color="auto"/>
            <w:right w:val="none" w:sz="0" w:space="0" w:color="auto"/>
          </w:divBdr>
        </w:div>
        <w:div w:id="1758286346">
          <w:marLeft w:val="640"/>
          <w:marRight w:val="0"/>
          <w:marTop w:val="0"/>
          <w:marBottom w:val="0"/>
          <w:divBdr>
            <w:top w:val="none" w:sz="0" w:space="0" w:color="auto"/>
            <w:left w:val="none" w:sz="0" w:space="0" w:color="auto"/>
            <w:bottom w:val="none" w:sz="0" w:space="0" w:color="auto"/>
            <w:right w:val="none" w:sz="0" w:space="0" w:color="auto"/>
          </w:divBdr>
        </w:div>
        <w:div w:id="1769614147">
          <w:marLeft w:val="640"/>
          <w:marRight w:val="0"/>
          <w:marTop w:val="0"/>
          <w:marBottom w:val="0"/>
          <w:divBdr>
            <w:top w:val="none" w:sz="0" w:space="0" w:color="auto"/>
            <w:left w:val="none" w:sz="0" w:space="0" w:color="auto"/>
            <w:bottom w:val="none" w:sz="0" w:space="0" w:color="auto"/>
            <w:right w:val="none" w:sz="0" w:space="0" w:color="auto"/>
          </w:divBdr>
        </w:div>
        <w:div w:id="1776561894">
          <w:marLeft w:val="640"/>
          <w:marRight w:val="0"/>
          <w:marTop w:val="0"/>
          <w:marBottom w:val="0"/>
          <w:divBdr>
            <w:top w:val="none" w:sz="0" w:space="0" w:color="auto"/>
            <w:left w:val="none" w:sz="0" w:space="0" w:color="auto"/>
            <w:bottom w:val="none" w:sz="0" w:space="0" w:color="auto"/>
            <w:right w:val="none" w:sz="0" w:space="0" w:color="auto"/>
          </w:divBdr>
        </w:div>
        <w:div w:id="1801260583">
          <w:marLeft w:val="640"/>
          <w:marRight w:val="0"/>
          <w:marTop w:val="0"/>
          <w:marBottom w:val="0"/>
          <w:divBdr>
            <w:top w:val="none" w:sz="0" w:space="0" w:color="auto"/>
            <w:left w:val="none" w:sz="0" w:space="0" w:color="auto"/>
            <w:bottom w:val="none" w:sz="0" w:space="0" w:color="auto"/>
            <w:right w:val="none" w:sz="0" w:space="0" w:color="auto"/>
          </w:divBdr>
        </w:div>
        <w:div w:id="1825000561">
          <w:marLeft w:val="640"/>
          <w:marRight w:val="0"/>
          <w:marTop w:val="0"/>
          <w:marBottom w:val="0"/>
          <w:divBdr>
            <w:top w:val="none" w:sz="0" w:space="0" w:color="auto"/>
            <w:left w:val="none" w:sz="0" w:space="0" w:color="auto"/>
            <w:bottom w:val="none" w:sz="0" w:space="0" w:color="auto"/>
            <w:right w:val="none" w:sz="0" w:space="0" w:color="auto"/>
          </w:divBdr>
        </w:div>
        <w:div w:id="1836802638">
          <w:marLeft w:val="640"/>
          <w:marRight w:val="0"/>
          <w:marTop w:val="0"/>
          <w:marBottom w:val="0"/>
          <w:divBdr>
            <w:top w:val="none" w:sz="0" w:space="0" w:color="auto"/>
            <w:left w:val="none" w:sz="0" w:space="0" w:color="auto"/>
            <w:bottom w:val="none" w:sz="0" w:space="0" w:color="auto"/>
            <w:right w:val="none" w:sz="0" w:space="0" w:color="auto"/>
          </w:divBdr>
        </w:div>
        <w:div w:id="1840270639">
          <w:marLeft w:val="640"/>
          <w:marRight w:val="0"/>
          <w:marTop w:val="0"/>
          <w:marBottom w:val="0"/>
          <w:divBdr>
            <w:top w:val="none" w:sz="0" w:space="0" w:color="auto"/>
            <w:left w:val="none" w:sz="0" w:space="0" w:color="auto"/>
            <w:bottom w:val="none" w:sz="0" w:space="0" w:color="auto"/>
            <w:right w:val="none" w:sz="0" w:space="0" w:color="auto"/>
          </w:divBdr>
        </w:div>
        <w:div w:id="1865290630">
          <w:marLeft w:val="640"/>
          <w:marRight w:val="0"/>
          <w:marTop w:val="0"/>
          <w:marBottom w:val="0"/>
          <w:divBdr>
            <w:top w:val="none" w:sz="0" w:space="0" w:color="auto"/>
            <w:left w:val="none" w:sz="0" w:space="0" w:color="auto"/>
            <w:bottom w:val="none" w:sz="0" w:space="0" w:color="auto"/>
            <w:right w:val="none" w:sz="0" w:space="0" w:color="auto"/>
          </w:divBdr>
        </w:div>
        <w:div w:id="1874952176">
          <w:marLeft w:val="640"/>
          <w:marRight w:val="0"/>
          <w:marTop w:val="0"/>
          <w:marBottom w:val="0"/>
          <w:divBdr>
            <w:top w:val="none" w:sz="0" w:space="0" w:color="auto"/>
            <w:left w:val="none" w:sz="0" w:space="0" w:color="auto"/>
            <w:bottom w:val="none" w:sz="0" w:space="0" w:color="auto"/>
            <w:right w:val="none" w:sz="0" w:space="0" w:color="auto"/>
          </w:divBdr>
        </w:div>
        <w:div w:id="1892305340">
          <w:marLeft w:val="640"/>
          <w:marRight w:val="0"/>
          <w:marTop w:val="0"/>
          <w:marBottom w:val="0"/>
          <w:divBdr>
            <w:top w:val="none" w:sz="0" w:space="0" w:color="auto"/>
            <w:left w:val="none" w:sz="0" w:space="0" w:color="auto"/>
            <w:bottom w:val="none" w:sz="0" w:space="0" w:color="auto"/>
            <w:right w:val="none" w:sz="0" w:space="0" w:color="auto"/>
          </w:divBdr>
        </w:div>
        <w:div w:id="1901404935">
          <w:marLeft w:val="640"/>
          <w:marRight w:val="0"/>
          <w:marTop w:val="0"/>
          <w:marBottom w:val="0"/>
          <w:divBdr>
            <w:top w:val="none" w:sz="0" w:space="0" w:color="auto"/>
            <w:left w:val="none" w:sz="0" w:space="0" w:color="auto"/>
            <w:bottom w:val="none" w:sz="0" w:space="0" w:color="auto"/>
            <w:right w:val="none" w:sz="0" w:space="0" w:color="auto"/>
          </w:divBdr>
        </w:div>
        <w:div w:id="1933465016">
          <w:marLeft w:val="640"/>
          <w:marRight w:val="0"/>
          <w:marTop w:val="0"/>
          <w:marBottom w:val="0"/>
          <w:divBdr>
            <w:top w:val="none" w:sz="0" w:space="0" w:color="auto"/>
            <w:left w:val="none" w:sz="0" w:space="0" w:color="auto"/>
            <w:bottom w:val="none" w:sz="0" w:space="0" w:color="auto"/>
            <w:right w:val="none" w:sz="0" w:space="0" w:color="auto"/>
          </w:divBdr>
        </w:div>
        <w:div w:id="1939017651">
          <w:marLeft w:val="640"/>
          <w:marRight w:val="0"/>
          <w:marTop w:val="0"/>
          <w:marBottom w:val="0"/>
          <w:divBdr>
            <w:top w:val="none" w:sz="0" w:space="0" w:color="auto"/>
            <w:left w:val="none" w:sz="0" w:space="0" w:color="auto"/>
            <w:bottom w:val="none" w:sz="0" w:space="0" w:color="auto"/>
            <w:right w:val="none" w:sz="0" w:space="0" w:color="auto"/>
          </w:divBdr>
        </w:div>
        <w:div w:id="1966085144">
          <w:marLeft w:val="640"/>
          <w:marRight w:val="0"/>
          <w:marTop w:val="0"/>
          <w:marBottom w:val="0"/>
          <w:divBdr>
            <w:top w:val="none" w:sz="0" w:space="0" w:color="auto"/>
            <w:left w:val="none" w:sz="0" w:space="0" w:color="auto"/>
            <w:bottom w:val="none" w:sz="0" w:space="0" w:color="auto"/>
            <w:right w:val="none" w:sz="0" w:space="0" w:color="auto"/>
          </w:divBdr>
        </w:div>
        <w:div w:id="1968926365">
          <w:marLeft w:val="640"/>
          <w:marRight w:val="0"/>
          <w:marTop w:val="0"/>
          <w:marBottom w:val="0"/>
          <w:divBdr>
            <w:top w:val="none" w:sz="0" w:space="0" w:color="auto"/>
            <w:left w:val="none" w:sz="0" w:space="0" w:color="auto"/>
            <w:bottom w:val="none" w:sz="0" w:space="0" w:color="auto"/>
            <w:right w:val="none" w:sz="0" w:space="0" w:color="auto"/>
          </w:divBdr>
        </w:div>
        <w:div w:id="1982225598">
          <w:marLeft w:val="640"/>
          <w:marRight w:val="0"/>
          <w:marTop w:val="0"/>
          <w:marBottom w:val="0"/>
          <w:divBdr>
            <w:top w:val="none" w:sz="0" w:space="0" w:color="auto"/>
            <w:left w:val="none" w:sz="0" w:space="0" w:color="auto"/>
            <w:bottom w:val="none" w:sz="0" w:space="0" w:color="auto"/>
            <w:right w:val="none" w:sz="0" w:space="0" w:color="auto"/>
          </w:divBdr>
        </w:div>
        <w:div w:id="1984770994">
          <w:marLeft w:val="640"/>
          <w:marRight w:val="0"/>
          <w:marTop w:val="0"/>
          <w:marBottom w:val="0"/>
          <w:divBdr>
            <w:top w:val="none" w:sz="0" w:space="0" w:color="auto"/>
            <w:left w:val="none" w:sz="0" w:space="0" w:color="auto"/>
            <w:bottom w:val="none" w:sz="0" w:space="0" w:color="auto"/>
            <w:right w:val="none" w:sz="0" w:space="0" w:color="auto"/>
          </w:divBdr>
        </w:div>
        <w:div w:id="1995722704">
          <w:marLeft w:val="640"/>
          <w:marRight w:val="0"/>
          <w:marTop w:val="0"/>
          <w:marBottom w:val="0"/>
          <w:divBdr>
            <w:top w:val="none" w:sz="0" w:space="0" w:color="auto"/>
            <w:left w:val="none" w:sz="0" w:space="0" w:color="auto"/>
            <w:bottom w:val="none" w:sz="0" w:space="0" w:color="auto"/>
            <w:right w:val="none" w:sz="0" w:space="0" w:color="auto"/>
          </w:divBdr>
        </w:div>
        <w:div w:id="1996833833">
          <w:marLeft w:val="640"/>
          <w:marRight w:val="0"/>
          <w:marTop w:val="0"/>
          <w:marBottom w:val="0"/>
          <w:divBdr>
            <w:top w:val="none" w:sz="0" w:space="0" w:color="auto"/>
            <w:left w:val="none" w:sz="0" w:space="0" w:color="auto"/>
            <w:bottom w:val="none" w:sz="0" w:space="0" w:color="auto"/>
            <w:right w:val="none" w:sz="0" w:space="0" w:color="auto"/>
          </w:divBdr>
        </w:div>
        <w:div w:id="2003853728">
          <w:marLeft w:val="640"/>
          <w:marRight w:val="0"/>
          <w:marTop w:val="0"/>
          <w:marBottom w:val="0"/>
          <w:divBdr>
            <w:top w:val="none" w:sz="0" w:space="0" w:color="auto"/>
            <w:left w:val="none" w:sz="0" w:space="0" w:color="auto"/>
            <w:bottom w:val="none" w:sz="0" w:space="0" w:color="auto"/>
            <w:right w:val="none" w:sz="0" w:space="0" w:color="auto"/>
          </w:divBdr>
        </w:div>
        <w:div w:id="2024818876">
          <w:marLeft w:val="640"/>
          <w:marRight w:val="0"/>
          <w:marTop w:val="0"/>
          <w:marBottom w:val="0"/>
          <w:divBdr>
            <w:top w:val="none" w:sz="0" w:space="0" w:color="auto"/>
            <w:left w:val="none" w:sz="0" w:space="0" w:color="auto"/>
            <w:bottom w:val="none" w:sz="0" w:space="0" w:color="auto"/>
            <w:right w:val="none" w:sz="0" w:space="0" w:color="auto"/>
          </w:divBdr>
        </w:div>
        <w:div w:id="2026706902">
          <w:marLeft w:val="640"/>
          <w:marRight w:val="0"/>
          <w:marTop w:val="0"/>
          <w:marBottom w:val="0"/>
          <w:divBdr>
            <w:top w:val="none" w:sz="0" w:space="0" w:color="auto"/>
            <w:left w:val="none" w:sz="0" w:space="0" w:color="auto"/>
            <w:bottom w:val="none" w:sz="0" w:space="0" w:color="auto"/>
            <w:right w:val="none" w:sz="0" w:space="0" w:color="auto"/>
          </w:divBdr>
        </w:div>
        <w:div w:id="2037344585">
          <w:marLeft w:val="640"/>
          <w:marRight w:val="0"/>
          <w:marTop w:val="0"/>
          <w:marBottom w:val="0"/>
          <w:divBdr>
            <w:top w:val="none" w:sz="0" w:space="0" w:color="auto"/>
            <w:left w:val="none" w:sz="0" w:space="0" w:color="auto"/>
            <w:bottom w:val="none" w:sz="0" w:space="0" w:color="auto"/>
            <w:right w:val="none" w:sz="0" w:space="0" w:color="auto"/>
          </w:divBdr>
        </w:div>
        <w:div w:id="2051958826">
          <w:marLeft w:val="640"/>
          <w:marRight w:val="0"/>
          <w:marTop w:val="0"/>
          <w:marBottom w:val="0"/>
          <w:divBdr>
            <w:top w:val="none" w:sz="0" w:space="0" w:color="auto"/>
            <w:left w:val="none" w:sz="0" w:space="0" w:color="auto"/>
            <w:bottom w:val="none" w:sz="0" w:space="0" w:color="auto"/>
            <w:right w:val="none" w:sz="0" w:space="0" w:color="auto"/>
          </w:divBdr>
        </w:div>
        <w:div w:id="2092196255">
          <w:marLeft w:val="640"/>
          <w:marRight w:val="0"/>
          <w:marTop w:val="0"/>
          <w:marBottom w:val="0"/>
          <w:divBdr>
            <w:top w:val="none" w:sz="0" w:space="0" w:color="auto"/>
            <w:left w:val="none" w:sz="0" w:space="0" w:color="auto"/>
            <w:bottom w:val="none" w:sz="0" w:space="0" w:color="auto"/>
            <w:right w:val="none" w:sz="0" w:space="0" w:color="auto"/>
          </w:divBdr>
        </w:div>
        <w:div w:id="2099250514">
          <w:marLeft w:val="640"/>
          <w:marRight w:val="0"/>
          <w:marTop w:val="0"/>
          <w:marBottom w:val="0"/>
          <w:divBdr>
            <w:top w:val="none" w:sz="0" w:space="0" w:color="auto"/>
            <w:left w:val="none" w:sz="0" w:space="0" w:color="auto"/>
            <w:bottom w:val="none" w:sz="0" w:space="0" w:color="auto"/>
            <w:right w:val="none" w:sz="0" w:space="0" w:color="auto"/>
          </w:divBdr>
        </w:div>
        <w:div w:id="2130542229">
          <w:marLeft w:val="640"/>
          <w:marRight w:val="0"/>
          <w:marTop w:val="0"/>
          <w:marBottom w:val="0"/>
          <w:divBdr>
            <w:top w:val="none" w:sz="0" w:space="0" w:color="auto"/>
            <w:left w:val="none" w:sz="0" w:space="0" w:color="auto"/>
            <w:bottom w:val="none" w:sz="0" w:space="0" w:color="auto"/>
            <w:right w:val="none" w:sz="0" w:space="0" w:color="auto"/>
          </w:divBdr>
        </w:div>
      </w:divsChild>
    </w:div>
    <w:div w:id="1352954631">
      <w:bodyDiv w:val="1"/>
      <w:marLeft w:val="0"/>
      <w:marRight w:val="0"/>
      <w:marTop w:val="0"/>
      <w:marBottom w:val="0"/>
      <w:divBdr>
        <w:top w:val="none" w:sz="0" w:space="0" w:color="auto"/>
        <w:left w:val="none" w:sz="0" w:space="0" w:color="auto"/>
        <w:bottom w:val="none" w:sz="0" w:space="0" w:color="auto"/>
        <w:right w:val="none" w:sz="0" w:space="0" w:color="auto"/>
      </w:divBdr>
      <w:divsChild>
        <w:div w:id="2057646">
          <w:marLeft w:val="640"/>
          <w:marRight w:val="0"/>
          <w:marTop w:val="0"/>
          <w:marBottom w:val="0"/>
          <w:divBdr>
            <w:top w:val="none" w:sz="0" w:space="0" w:color="auto"/>
            <w:left w:val="none" w:sz="0" w:space="0" w:color="auto"/>
            <w:bottom w:val="none" w:sz="0" w:space="0" w:color="auto"/>
            <w:right w:val="none" w:sz="0" w:space="0" w:color="auto"/>
          </w:divBdr>
        </w:div>
        <w:div w:id="119495691">
          <w:marLeft w:val="640"/>
          <w:marRight w:val="0"/>
          <w:marTop w:val="0"/>
          <w:marBottom w:val="0"/>
          <w:divBdr>
            <w:top w:val="none" w:sz="0" w:space="0" w:color="auto"/>
            <w:left w:val="none" w:sz="0" w:space="0" w:color="auto"/>
            <w:bottom w:val="none" w:sz="0" w:space="0" w:color="auto"/>
            <w:right w:val="none" w:sz="0" w:space="0" w:color="auto"/>
          </w:divBdr>
        </w:div>
        <w:div w:id="205920157">
          <w:marLeft w:val="640"/>
          <w:marRight w:val="0"/>
          <w:marTop w:val="0"/>
          <w:marBottom w:val="0"/>
          <w:divBdr>
            <w:top w:val="none" w:sz="0" w:space="0" w:color="auto"/>
            <w:left w:val="none" w:sz="0" w:space="0" w:color="auto"/>
            <w:bottom w:val="none" w:sz="0" w:space="0" w:color="auto"/>
            <w:right w:val="none" w:sz="0" w:space="0" w:color="auto"/>
          </w:divBdr>
        </w:div>
        <w:div w:id="224462413">
          <w:marLeft w:val="640"/>
          <w:marRight w:val="0"/>
          <w:marTop w:val="0"/>
          <w:marBottom w:val="0"/>
          <w:divBdr>
            <w:top w:val="none" w:sz="0" w:space="0" w:color="auto"/>
            <w:left w:val="none" w:sz="0" w:space="0" w:color="auto"/>
            <w:bottom w:val="none" w:sz="0" w:space="0" w:color="auto"/>
            <w:right w:val="none" w:sz="0" w:space="0" w:color="auto"/>
          </w:divBdr>
        </w:div>
        <w:div w:id="266818438">
          <w:marLeft w:val="640"/>
          <w:marRight w:val="0"/>
          <w:marTop w:val="0"/>
          <w:marBottom w:val="0"/>
          <w:divBdr>
            <w:top w:val="none" w:sz="0" w:space="0" w:color="auto"/>
            <w:left w:val="none" w:sz="0" w:space="0" w:color="auto"/>
            <w:bottom w:val="none" w:sz="0" w:space="0" w:color="auto"/>
            <w:right w:val="none" w:sz="0" w:space="0" w:color="auto"/>
          </w:divBdr>
        </w:div>
        <w:div w:id="268508006">
          <w:marLeft w:val="640"/>
          <w:marRight w:val="0"/>
          <w:marTop w:val="0"/>
          <w:marBottom w:val="0"/>
          <w:divBdr>
            <w:top w:val="none" w:sz="0" w:space="0" w:color="auto"/>
            <w:left w:val="none" w:sz="0" w:space="0" w:color="auto"/>
            <w:bottom w:val="none" w:sz="0" w:space="0" w:color="auto"/>
            <w:right w:val="none" w:sz="0" w:space="0" w:color="auto"/>
          </w:divBdr>
        </w:div>
        <w:div w:id="271519247">
          <w:marLeft w:val="640"/>
          <w:marRight w:val="0"/>
          <w:marTop w:val="0"/>
          <w:marBottom w:val="0"/>
          <w:divBdr>
            <w:top w:val="none" w:sz="0" w:space="0" w:color="auto"/>
            <w:left w:val="none" w:sz="0" w:space="0" w:color="auto"/>
            <w:bottom w:val="none" w:sz="0" w:space="0" w:color="auto"/>
            <w:right w:val="none" w:sz="0" w:space="0" w:color="auto"/>
          </w:divBdr>
        </w:div>
        <w:div w:id="296955944">
          <w:marLeft w:val="640"/>
          <w:marRight w:val="0"/>
          <w:marTop w:val="0"/>
          <w:marBottom w:val="0"/>
          <w:divBdr>
            <w:top w:val="none" w:sz="0" w:space="0" w:color="auto"/>
            <w:left w:val="none" w:sz="0" w:space="0" w:color="auto"/>
            <w:bottom w:val="none" w:sz="0" w:space="0" w:color="auto"/>
            <w:right w:val="none" w:sz="0" w:space="0" w:color="auto"/>
          </w:divBdr>
        </w:div>
        <w:div w:id="311565639">
          <w:marLeft w:val="640"/>
          <w:marRight w:val="0"/>
          <w:marTop w:val="0"/>
          <w:marBottom w:val="0"/>
          <w:divBdr>
            <w:top w:val="none" w:sz="0" w:space="0" w:color="auto"/>
            <w:left w:val="none" w:sz="0" w:space="0" w:color="auto"/>
            <w:bottom w:val="none" w:sz="0" w:space="0" w:color="auto"/>
            <w:right w:val="none" w:sz="0" w:space="0" w:color="auto"/>
          </w:divBdr>
        </w:div>
        <w:div w:id="331102298">
          <w:marLeft w:val="640"/>
          <w:marRight w:val="0"/>
          <w:marTop w:val="0"/>
          <w:marBottom w:val="0"/>
          <w:divBdr>
            <w:top w:val="none" w:sz="0" w:space="0" w:color="auto"/>
            <w:left w:val="none" w:sz="0" w:space="0" w:color="auto"/>
            <w:bottom w:val="none" w:sz="0" w:space="0" w:color="auto"/>
            <w:right w:val="none" w:sz="0" w:space="0" w:color="auto"/>
          </w:divBdr>
        </w:div>
        <w:div w:id="338385011">
          <w:marLeft w:val="640"/>
          <w:marRight w:val="0"/>
          <w:marTop w:val="0"/>
          <w:marBottom w:val="0"/>
          <w:divBdr>
            <w:top w:val="none" w:sz="0" w:space="0" w:color="auto"/>
            <w:left w:val="none" w:sz="0" w:space="0" w:color="auto"/>
            <w:bottom w:val="none" w:sz="0" w:space="0" w:color="auto"/>
            <w:right w:val="none" w:sz="0" w:space="0" w:color="auto"/>
          </w:divBdr>
        </w:div>
        <w:div w:id="340472856">
          <w:marLeft w:val="640"/>
          <w:marRight w:val="0"/>
          <w:marTop w:val="0"/>
          <w:marBottom w:val="0"/>
          <w:divBdr>
            <w:top w:val="none" w:sz="0" w:space="0" w:color="auto"/>
            <w:left w:val="none" w:sz="0" w:space="0" w:color="auto"/>
            <w:bottom w:val="none" w:sz="0" w:space="0" w:color="auto"/>
            <w:right w:val="none" w:sz="0" w:space="0" w:color="auto"/>
          </w:divBdr>
        </w:div>
        <w:div w:id="377126449">
          <w:marLeft w:val="640"/>
          <w:marRight w:val="0"/>
          <w:marTop w:val="0"/>
          <w:marBottom w:val="0"/>
          <w:divBdr>
            <w:top w:val="none" w:sz="0" w:space="0" w:color="auto"/>
            <w:left w:val="none" w:sz="0" w:space="0" w:color="auto"/>
            <w:bottom w:val="none" w:sz="0" w:space="0" w:color="auto"/>
            <w:right w:val="none" w:sz="0" w:space="0" w:color="auto"/>
          </w:divBdr>
        </w:div>
        <w:div w:id="410589898">
          <w:marLeft w:val="640"/>
          <w:marRight w:val="0"/>
          <w:marTop w:val="0"/>
          <w:marBottom w:val="0"/>
          <w:divBdr>
            <w:top w:val="none" w:sz="0" w:space="0" w:color="auto"/>
            <w:left w:val="none" w:sz="0" w:space="0" w:color="auto"/>
            <w:bottom w:val="none" w:sz="0" w:space="0" w:color="auto"/>
            <w:right w:val="none" w:sz="0" w:space="0" w:color="auto"/>
          </w:divBdr>
        </w:div>
        <w:div w:id="483201799">
          <w:marLeft w:val="640"/>
          <w:marRight w:val="0"/>
          <w:marTop w:val="0"/>
          <w:marBottom w:val="0"/>
          <w:divBdr>
            <w:top w:val="none" w:sz="0" w:space="0" w:color="auto"/>
            <w:left w:val="none" w:sz="0" w:space="0" w:color="auto"/>
            <w:bottom w:val="none" w:sz="0" w:space="0" w:color="auto"/>
            <w:right w:val="none" w:sz="0" w:space="0" w:color="auto"/>
          </w:divBdr>
        </w:div>
        <w:div w:id="489954693">
          <w:marLeft w:val="640"/>
          <w:marRight w:val="0"/>
          <w:marTop w:val="0"/>
          <w:marBottom w:val="0"/>
          <w:divBdr>
            <w:top w:val="none" w:sz="0" w:space="0" w:color="auto"/>
            <w:left w:val="none" w:sz="0" w:space="0" w:color="auto"/>
            <w:bottom w:val="none" w:sz="0" w:space="0" w:color="auto"/>
            <w:right w:val="none" w:sz="0" w:space="0" w:color="auto"/>
          </w:divBdr>
        </w:div>
        <w:div w:id="506402829">
          <w:marLeft w:val="640"/>
          <w:marRight w:val="0"/>
          <w:marTop w:val="0"/>
          <w:marBottom w:val="0"/>
          <w:divBdr>
            <w:top w:val="none" w:sz="0" w:space="0" w:color="auto"/>
            <w:left w:val="none" w:sz="0" w:space="0" w:color="auto"/>
            <w:bottom w:val="none" w:sz="0" w:space="0" w:color="auto"/>
            <w:right w:val="none" w:sz="0" w:space="0" w:color="auto"/>
          </w:divBdr>
        </w:div>
        <w:div w:id="515340428">
          <w:marLeft w:val="640"/>
          <w:marRight w:val="0"/>
          <w:marTop w:val="0"/>
          <w:marBottom w:val="0"/>
          <w:divBdr>
            <w:top w:val="none" w:sz="0" w:space="0" w:color="auto"/>
            <w:left w:val="none" w:sz="0" w:space="0" w:color="auto"/>
            <w:bottom w:val="none" w:sz="0" w:space="0" w:color="auto"/>
            <w:right w:val="none" w:sz="0" w:space="0" w:color="auto"/>
          </w:divBdr>
        </w:div>
        <w:div w:id="524095371">
          <w:marLeft w:val="640"/>
          <w:marRight w:val="0"/>
          <w:marTop w:val="0"/>
          <w:marBottom w:val="0"/>
          <w:divBdr>
            <w:top w:val="none" w:sz="0" w:space="0" w:color="auto"/>
            <w:left w:val="none" w:sz="0" w:space="0" w:color="auto"/>
            <w:bottom w:val="none" w:sz="0" w:space="0" w:color="auto"/>
            <w:right w:val="none" w:sz="0" w:space="0" w:color="auto"/>
          </w:divBdr>
        </w:div>
        <w:div w:id="537162816">
          <w:marLeft w:val="640"/>
          <w:marRight w:val="0"/>
          <w:marTop w:val="0"/>
          <w:marBottom w:val="0"/>
          <w:divBdr>
            <w:top w:val="none" w:sz="0" w:space="0" w:color="auto"/>
            <w:left w:val="none" w:sz="0" w:space="0" w:color="auto"/>
            <w:bottom w:val="none" w:sz="0" w:space="0" w:color="auto"/>
            <w:right w:val="none" w:sz="0" w:space="0" w:color="auto"/>
          </w:divBdr>
        </w:div>
        <w:div w:id="541133792">
          <w:marLeft w:val="640"/>
          <w:marRight w:val="0"/>
          <w:marTop w:val="0"/>
          <w:marBottom w:val="0"/>
          <w:divBdr>
            <w:top w:val="none" w:sz="0" w:space="0" w:color="auto"/>
            <w:left w:val="none" w:sz="0" w:space="0" w:color="auto"/>
            <w:bottom w:val="none" w:sz="0" w:space="0" w:color="auto"/>
            <w:right w:val="none" w:sz="0" w:space="0" w:color="auto"/>
          </w:divBdr>
        </w:div>
        <w:div w:id="547761660">
          <w:marLeft w:val="640"/>
          <w:marRight w:val="0"/>
          <w:marTop w:val="0"/>
          <w:marBottom w:val="0"/>
          <w:divBdr>
            <w:top w:val="none" w:sz="0" w:space="0" w:color="auto"/>
            <w:left w:val="none" w:sz="0" w:space="0" w:color="auto"/>
            <w:bottom w:val="none" w:sz="0" w:space="0" w:color="auto"/>
            <w:right w:val="none" w:sz="0" w:space="0" w:color="auto"/>
          </w:divBdr>
        </w:div>
        <w:div w:id="640422812">
          <w:marLeft w:val="640"/>
          <w:marRight w:val="0"/>
          <w:marTop w:val="0"/>
          <w:marBottom w:val="0"/>
          <w:divBdr>
            <w:top w:val="none" w:sz="0" w:space="0" w:color="auto"/>
            <w:left w:val="none" w:sz="0" w:space="0" w:color="auto"/>
            <w:bottom w:val="none" w:sz="0" w:space="0" w:color="auto"/>
            <w:right w:val="none" w:sz="0" w:space="0" w:color="auto"/>
          </w:divBdr>
        </w:div>
        <w:div w:id="647441090">
          <w:marLeft w:val="640"/>
          <w:marRight w:val="0"/>
          <w:marTop w:val="0"/>
          <w:marBottom w:val="0"/>
          <w:divBdr>
            <w:top w:val="none" w:sz="0" w:space="0" w:color="auto"/>
            <w:left w:val="none" w:sz="0" w:space="0" w:color="auto"/>
            <w:bottom w:val="none" w:sz="0" w:space="0" w:color="auto"/>
            <w:right w:val="none" w:sz="0" w:space="0" w:color="auto"/>
          </w:divBdr>
        </w:div>
        <w:div w:id="689600301">
          <w:marLeft w:val="640"/>
          <w:marRight w:val="0"/>
          <w:marTop w:val="0"/>
          <w:marBottom w:val="0"/>
          <w:divBdr>
            <w:top w:val="none" w:sz="0" w:space="0" w:color="auto"/>
            <w:left w:val="none" w:sz="0" w:space="0" w:color="auto"/>
            <w:bottom w:val="none" w:sz="0" w:space="0" w:color="auto"/>
            <w:right w:val="none" w:sz="0" w:space="0" w:color="auto"/>
          </w:divBdr>
        </w:div>
        <w:div w:id="706874962">
          <w:marLeft w:val="640"/>
          <w:marRight w:val="0"/>
          <w:marTop w:val="0"/>
          <w:marBottom w:val="0"/>
          <w:divBdr>
            <w:top w:val="none" w:sz="0" w:space="0" w:color="auto"/>
            <w:left w:val="none" w:sz="0" w:space="0" w:color="auto"/>
            <w:bottom w:val="none" w:sz="0" w:space="0" w:color="auto"/>
            <w:right w:val="none" w:sz="0" w:space="0" w:color="auto"/>
          </w:divBdr>
        </w:div>
        <w:div w:id="763261509">
          <w:marLeft w:val="640"/>
          <w:marRight w:val="0"/>
          <w:marTop w:val="0"/>
          <w:marBottom w:val="0"/>
          <w:divBdr>
            <w:top w:val="none" w:sz="0" w:space="0" w:color="auto"/>
            <w:left w:val="none" w:sz="0" w:space="0" w:color="auto"/>
            <w:bottom w:val="none" w:sz="0" w:space="0" w:color="auto"/>
            <w:right w:val="none" w:sz="0" w:space="0" w:color="auto"/>
          </w:divBdr>
        </w:div>
        <w:div w:id="804086537">
          <w:marLeft w:val="640"/>
          <w:marRight w:val="0"/>
          <w:marTop w:val="0"/>
          <w:marBottom w:val="0"/>
          <w:divBdr>
            <w:top w:val="none" w:sz="0" w:space="0" w:color="auto"/>
            <w:left w:val="none" w:sz="0" w:space="0" w:color="auto"/>
            <w:bottom w:val="none" w:sz="0" w:space="0" w:color="auto"/>
            <w:right w:val="none" w:sz="0" w:space="0" w:color="auto"/>
          </w:divBdr>
        </w:div>
        <w:div w:id="835455519">
          <w:marLeft w:val="640"/>
          <w:marRight w:val="0"/>
          <w:marTop w:val="0"/>
          <w:marBottom w:val="0"/>
          <w:divBdr>
            <w:top w:val="none" w:sz="0" w:space="0" w:color="auto"/>
            <w:left w:val="none" w:sz="0" w:space="0" w:color="auto"/>
            <w:bottom w:val="none" w:sz="0" w:space="0" w:color="auto"/>
            <w:right w:val="none" w:sz="0" w:space="0" w:color="auto"/>
          </w:divBdr>
        </w:div>
        <w:div w:id="850031523">
          <w:marLeft w:val="640"/>
          <w:marRight w:val="0"/>
          <w:marTop w:val="0"/>
          <w:marBottom w:val="0"/>
          <w:divBdr>
            <w:top w:val="none" w:sz="0" w:space="0" w:color="auto"/>
            <w:left w:val="none" w:sz="0" w:space="0" w:color="auto"/>
            <w:bottom w:val="none" w:sz="0" w:space="0" w:color="auto"/>
            <w:right w:val="none" w:sz="0" w:space="0" w:color="auto"/>
          </w:divBdr>
        </w:div>
        <w:div w:id="888032709">
          <w:marLeft w:val="640"/>
          <w:marRight w:val="0"/>
          <w:marTop w:val="0"/>
          <w:marBottom w:val="0"/>
          <w:divBdr>
            <w:top w:val="none" w:sz="0" w:space="0" w:color="auto"/>
            <w:left w:val="none" w:sz="0" w:space="0" w:color="auto"/>
            <w:bottom w:val="none" w:sz="0" w:space="0" w:color="auto"/>
            <w:right w:val="none" w:sz="0" w:space="0" w:color="auto"/>
          </w:divBdr>
        </w:div>
        <w:div w:id="892350544">
          <w:marLeft w:val="640"/>
          <w:marRight w:val="0"/>
          <w:marTop w:val="0"/>
          <w:marBottom w:val="0"/>
          <w:divBdr>
            <w:top w:val="none" w:sz="0" w:space="0" w:color="auto"/>
            <w:left w:val="none" w:sz="0" w:space="0" w:color="auto"/>
            <w:bottom w:val="none" w:sz="0" w:space="0" w:color="auto"/>
            <w:right w:val="none" w:sz="0" w:space="0" w:color="auto"/>
          </w:divBdr>
        </w:div>
        <w:div w:id="921065452">
          <w:marLeft w:val="640"/>
          <w:marRight w:val="0"/>
          <w:marTop w:val="0"/>
          <w:marBottom w:val="0"/>
          <w:divBdr>
            <w:top w:val="none" w:sz="0" w:space="0" w:color="auto"/>
            <w:left w:val="none" w:sz="0" w:space="0" w:color="auto"/>
            <w:bottom w:val="none" w:sz="0" w:space="0" w:color="auto"/>
            <w:right w:val="none" w:sz="0" w:space="0" w:color="auto"/>
          </w:divBdr>
        </w:div>
        <w:div w:id="957447567">
          <w:marLeft w:val="640"/>
          <w:marRight w:val="0"/>
          <w:marTop w:val="0"/>
          <w:marBottom w:val="0"/>
          <w:divBdr>
            <w:top w:val="none" w:sz="0" w:space="0" w:color="auto"/>
            <w:left w:val="none" w:sz="0" w:space="0" w:color="auto"/>
            <w:bottom w:val="none" w:sz="0" w:space="0" w:color="auto"/>
            <w:right w:val="none" w:sz="0" w:space="0" w:color="auto"/>
          </w:divBdr>
        </w:div>
        <w:div w:id="970596695">
          <w:marLeft w:val="640"/>
          <w:marRight w:val="0"/>
          <w:marTop w:val="0"/>
          <w:marBottom w:val="0"/>
          <w:divBdr>
            <w:top w:val="none" w:sz="0" w:space="0" w:color="auto"/>
            <w:left w:val="none" w:sz="0" w:space="0" w:color="auto"/>
            <w:bottom w:val="none" w:sz="0" w:space="0" w:color="auto"/>
            <w:right w:val="none" w:sz="0" w:space="0" w:color="auto"/>
          </w:divBdr>
        </w:div>
        <w:div w:id="1025785757">
          <w:marLeft w:val="640"/>
          <w:marRight w:val="0"/>
          <w:marTop w:val="0"/>
          <w:marBottom w:val="0"/>
          <w:divBdr>
            <w:top w:val="none" w:sz="0" w:space="0" w:color="auto"/>
            <w:left w:val="none" w:sz="0" w:space="0" w:color="auto"/>
            <w:bottom w:val="none" w:sz="0" w:space="0" w:color="auto"/>
            <w:right w:val="none" w:sz="0" w:space="0" w:color="auto"/>
          </w:divBdr>
        </w:div>
        <w:div w:id="1037658385">
          <w:marLeft w:val="640"/>
          <w:marRight w:val="0"/>
          <w:marTop w:val="0"/>
          <w:marBottom w:val="0"/>
          <w:divBdr>
            <w:top w:val="none" w:sz="0" w:space="0" w:color="auto"/>
            <w:left w:val="none" w:sz="0" w:space="0" w:color="auto"/>
            <w:bottom w:val="none" w:sz="0" w:space="0" w:color="auto"/>
            <w:right w:val="none" w:sz="0" w:space="0" w:color="auto"/>
          </w:divBdr>
        </w:div>
        <w:div w:id="1063870806">
          <w:marLeft w:val="640"/>
          <w:marRight w:val="0"/>
          <w:marTop w:val="0"/>
          <w:marBottom w:val="0"/>
          <w:divBdr>
            <w:top w:val="none" w:sz="0" w:space="0" w:color="auto"/>
            <w:left w:val="none" w:sz="0" w:space="0" w:color="auto"/>
            <w:bottom w:val="none" w:sz="0" w:space="0" w:color="auto"/>
            <w:right w:val="none" w:sz="0" w:space="0" w:color="auto"/>
          </w:divBdr>
        </w:div>
        <w:div w:id="1070074657">
          <w:marLeft w:val="640"/>
          <w:marRight w:val="0"/>
          <w:marTop w:val="0"/>
          <w:marBottom w:val="0"/>
          <w:divBdr>
            <w:top w:val="none" w:sz="0" w:space="0" w:color="auto"/>
            <w:left w:val="none" w:sz="0" w:space="0" w:color="auto"/>
            <w:bottom w:val="none" w:sz="0" w:space="0" w:color="auto"/>
            <w:right w:val="none" w:sz="0" w:space="0" w:color="auto"/>
          </w:divBdr>
        </w:div>
        <w:div w:id="1072316011">
          <w:marLeft w:val="640"/>
          <w:marRight w:val="0"/>
          <w:marTop w:val="0"/>
          <w:marBottom w:val="0"/>
          <w:divBdr>
            <w:top w:val="none" w:sz="0" w:space="0" w:color="auto"/>
            <w:left w:val="none" w:sz="0" w:space="0" w:color="auto"/>
            <w:bottom w:val="none" w:sz="0" w:space="0" w:color="auto"/>
            <w:right w:val="none" w:sz="0" w:space="0" w:color="auto"/>
          </w:divBdr>
        </w:div>
        <w:div w:id="1169904390">
          <w:marLeft w:val="640"/>
          <w:marRight w:val="0"/>
          <w:marTop w:val="0"/>
          <w:marBottom w:val="0"/>
          <w:divBdr>
            <w:top w:val="none" w:sz="0" w:space="0" w:color="auto"/>
            <w:left w:val="none" w:sz="0" w:space="0" w:color="auto"/>
            <w:bottom w:val="none" w:sz="0" w:space="0" w:color="auto"/>
            <w:right w:val="none" w:sz="0" w:space="0" w:color="auto"/>
          </w:divBdr>
        </w:div>
        <w:div w:id="1185365683">
          <w:marLeft w:val="640"/>
          <w:marRight w:val="0"/>
          <w:marTop w:val="0"/>
          <w:marBottom w:val="0"/>
          <w:divBdr>
            <w:top w:val="none" w:sz="0" w:space="0" w:color="auto"/>
            <w:left w:val="none" w:sz="0" w:space="0" w:color="auto"/>
            <w:bottom w:val="none" w:sz="0" w:space="0" w:color="auto"/>
            <w:right w:val="none" w:sz="0" w:space="0" w:color="auto"/>
          </w:divBdr>
        </w:div>
        <w:div w:id="1197625044">
          <w:marLeft w:val="640"/>
          <w:marRight w:val="0"/>
          <w:marTop w:val="0"/>
          <w:marBottom w:val="0"/>
          <w:divBdr>
            <w:top w:val="none" w:sz="0" w:space="0" w:color="auto"/>
            <w:left w:val="none" w:sz="0" w:space="0" w:color="auto"/>
            <w:bottom w:val="none" w:sz="0" w:space="0" w:color="auto"/>
            <w:right w:val="none" w:sz="0" w:space="0" w:color="auto"/>
          </w:divBdr>
        </w:div>
        <w:div w:id="1229417213">
          <w:marLeft w:val="640"/>
          <w:marRight w:val="0"/>
          <w:marTop w:val="0"/>
          <w:marBottom w:val="0"/>
          <w:divBdr>
            <w:top w:val="none" w:sz="0" w:space="0" w:color="auto"/>
            <w:left w:val="none" w:sz="0" w:space="0" w:color="auto"/>
            <w:bottom w:val="none" w:sz="0" w:space="0" w:color="auto"/>
            <w:right w:val="none" w:sz="0" w:space="0" w:color="auto"/>
          </w:divBdr>
        </w:div>
        <w:div w:id="1251232808">
          <w:marLeft w:val="640"/>
          <w:marRight w:val="0"/>
          <w:marTop w:val="0"/>
          <w:marBottom w:val="0"/>
          <w:divBdr>
            <w:top w:val="none" w:sz="0" w:space="0" w:color="auto"/>
            <w:left w:val="none" w:sz="0" w:space="0" w:color="auto"/>
            <w:bottom w:val="none" w:sz="0" w:space="0" w:color="auto"/>
            <w:right w:val="none" w:sz="0" w:space="0" w:color="auto"/>
          </w:divBdr>
        </w:div>
        <w:div w:id="1265307635">
          <w:marLeft w:val="640"/>
          <w:marRight w:val="0"/>
          <w:marTop w:val="0"/>
          <w:marBottom w:val="0"/>
          <w:divBdr>
            <w:top w:val="none" w:sz="0" w:space="0" w:color="auto"/>
            <w:left w:val="none" w:sz="0" w:space="0" w:color="auto"/>
            <w:bottom w:val="none" w:sz="0" w:space="0" w:color="auto"/>
            <w:right w:val="none" w:sz="0" w:space="0" w:color="auto"/>
          </w:divBdr>
        </w:div>
        <w:div w:id="1267423477">
          <w:marLeft w:val="640"/>
          <w:marRight w:val="0"/>
          <w:marTop w:val="0"/>
          <w:marBottom w:val="0"/>
          <w:divBdr>
            <w:top w:val="none" w:sz="0" w:space="0" w:color="auto"/>
            <w:left w:val="none" w:sz="0" w:space="0" w:color="auto"/>
            <w:bottom w:val="none" w:sz="0" w:space="0" w:color="auto"/>
            <w:right w:val="none" w:sz="0" w:space="0" w:color="auto"/>
          </w:divBdr>
        </w:div>
        <w:div w:id="1283920705">
          <w:marLeft w:val="640"/>
          <w:marRight w:val="0"/>
          <w:marTop w:val="0"/>
          <w:marBottom w:val="0"/>
          <w:divBdr>
            <w:top w:val="none" w:sz="0" w:space="0" w:color="auto"/>
            <w:left w:val="none" w:sz="0" w:space="0" w:color="auto"/>
            <w:bottom w:val="none" w:sz="0" w:space="0" w:color="auto"/>
            <w:right w:val="none" w:sz="0" w:space="0" w:color="auto"/>
          </w:divBdr>
        </w:div>
        <w:div w:id="1314212560">
          <w:marLeft w:val="640"/>
          <w:marRight w:val="0"/>
          <w:marTop w:val="0"/>
          <w:marBottom w:val="0"/>
          <w:divBdr>
            <w:top w:val="none" w:sz="0" w:space="0" w:color="auto"/>
            <w:left w:val="none" w:sz="0" w:space="0" w:color="auto"/>
            <w:bottom w:val="none" w:sz="0" w:space="0" w:color="auto"/>
            <w:right w:val="none" w:sz="0" w:space="0" w:color="auto"/>
          </w:divBdr>
        </w:div>
        <w:div w:id="1322347984">
          <w:marLeft w:val="640"/>
          <w:marRight w:val="0"/>
          <w:marTop w:val="0"/>
          <w:marBottom w:val="0"/>
          <w:divBdr>
            <w:top w:val="none" w:sz="0" w:space="0" w:color="auto"/>
            <w:left w:val="none" w:sz="0" w:space="0" w:color="auto"/>
            <w:bottom w:val="none" w:sz="0" w:space="0" w:color="auto"/>
            <w:right w:val="none" w:sz="0" w:space="0" w:color="auto"/>
          </w:divBdr>
        </w:div>
        <w:div w:id="1326516484">
          <w:marLeft w:val="640"/>
          <w:marRight w:val="0"/>
          <w:marTop w:val="0"/>
          <w:marBottom w:val="0"/>
          <w:divBdr>
            <w:top w:val="none" w:sz="0" w:space="0" w:color="auto"/>
            <w:left w:val="none" w:sz="0" w:space="0" w:color="auto"/>
            <w:bottom w:val="none" w:sz="0" w:space="0" w:color="auto"/>
            <w:right w:val="none" w:sz="0" w:space="0" w:color="auto"/>
          </w:divBdr>
        </w:div>
        <w:div w:id="1355039029">
          <w:marLeft w:val="640"/>
          <w:marRight w:val="0"/>
          <w:marTop w:val="0"/>
          <w:marBottom w:val="0"/>
          <w:divBdr>
            <w:top w:val="none" w:sz="0" w:space="0" w:color="auto"/>
            <w:left w:val="none" w:sz="0" w:space="0" w:color="auto"/>
            <w:bottom w:val="none" w:sz="0" w:space="0" w:color="auto"/>
            <w:right w:val="none" w:sz="0" w:space="0" w:color="auto"/>
          </w:divBdr>
        </w:div>
        <w:div w:id="1379935385">
          <w:marLeft w:val="640"/>
          <w:marRight w:val="0"/>
          <w:marTop w:val="0"/>
          <w:marBottom w:val="0"/>
          <w:divBdr>
            <w:top w:val="none" w:sz="0" w:space="0" w:color="auto"/>
            <w:left w:val="none" w:sz="0" w:space="0" w:color="auto"/>
            <w:bottom w:val="none" w:sz="0" w:space="0" w:color="auto"/>
            <w:right w:val="none" w:sz="0" w:space="0" w:color="auto"/>
          </w:divBdr>
        </w:div>
        <w:div w:id="1413234595">
          <w:marLeft w:val="640"/>
          <w:marRight w:val="0"/>
          <w:marTop w:val="0"/>
          <w:marBottom w:val="0"/>
          <w:divBdr>
            <w:top w:val="none" w:sz="0" w:space="0" w:color="auto"/>
            <w:left w:val="none" w:sz="0" w:space="0" w:color="auto"/>
            <w:bottom w:val="none" w:sz="0" w:space="0" w:color="auto"/>
            <w:right w:val="none" w:sz="0" w:space="0" w:color="auto"/>
          </w:divBdr>
        </w:div>
        <w:div w:id="1420449839">
          <w:marLeft w:val="640"/>
          <w:marRight w:val="0"/>
          <w:marTop w:val="0"/>
          <w:marBottom w:val="0"/>
          <w:divBdr>
            <w:top w:val="none" w:sz="0" w:space="0" w:color="auto"/>
            <w:left w:val="none" w:sz="0" w:space="0" w:color="auto"/>
            <w:bottom w:val="none" w:sz="0" w:space="0" w:color="auto"/>
            <w:right w:val="none" w:sz="0" w:space="0" w:color="auto"/>
          </w:divBdr>
        </w:div>
        <w:div w:id="1439835166">
          <w:marLeft w:val="640"/>
          <w:marRight w:val="0"/>
          <w:marTop w:val="0"/>
          <w:marBottom w:val="0"/>
          <w:divBdr>
            <w:top w:val="none" w:sz="0" w:space="0" w:color="auto"/>
            <w:left w:val="none" w:sz="0" w:space="0" w:color="auto"/>
            <w:bottom w:val="none" w:sz="0" w:space="0" w:color="auto"/>
            <w:right w:val="none" w:sz="0" w:space="0" w:color="auto"/>
          </w:divBdr>
        </w:div>
        <w:div w:id="1451243980">
          <w:marLeft w:val="640"/>
          <w:marRight w:val="0"/>
          <w:marTop w:val="0"/>
          <w:marBottom w:val="0"/>
          <w:divBdr>
            <w:top w:val="none" w:sz="0" w:space="0" w:color="auto"/>
            <w:left w:val="none" w:sz="0" w:space="0" w:color="auto"/>
            <w:bottom w:val="none" w:sz="0" w:space="0" w:color="auto"/>
            <w:right w:val="none" w:sz="0" w:space="0" w:color="auto"/>
          </w:divBdr>
        </w:div>
        <w:div w:id="1463576318">
          <w:marLeft w:val="640"/>
          <w:marRight w:val="0"/>
          <w:marTop w:val="0"/>
          <w:marBottom w:val="0"/>
          <w:divBdr>
            <w:top w:val="none" w:sz="0" w:space="0" w:color="auto"/>
            <w:left w:val="none" w:sz="0" w:space="0" w:color="auto"/>
            <w:bottom w:val="none" w:sz="0" w:space="0" w:color="auto"/>
            <w:right w:val="none" w:sz="0" w:space="0" w:color="auto"/>
          </w:divBdr>
        </w:div>
        <w:div w:id="1483041413">
          <w:marLeft w:val="640"/>
          <w:marRight w:val="0"/>
          <w:marTop w:val="0"/>
          <w:marBottom w:val="0"/>
          <w:divBdr>
            <w:top w:val="none" w:sz="0" w:space="0" w:color="auto"/>
            <w:left w:val="none" w:sz="0" w:space="0" w:color="auto"/>
            <w:bottom w:val="none" w:sz="0" w:space="0" w:color="auto"/>
            <w:right w:val="none" w:sz="0" w:space="0" w:color="auto"/>
          </w:divBdr>
        </w:div>
        <w:div w:id="1498812471">
          <w:marLeft w:val="640"/>
          <w:marRight w:val="0"/>
          <w:marTop w:val="0"/>
          <w:marBottom w:val="0"/>
          <w:divBdr>
            <w:top w:val="none" w:sz="0" w:space="0" w:color="auto"/>
            <w:left w:val="none" w:sz="0" w:space="0" w:color="auto"/>
            <w:bottom w:val="none" w:sz="0" w:space="0" w:color="auto"/>
            <w:right w:val="none" w:sz="0" w:space="0" w:color="auto"/>
          </w:divBdr>
        </w:div>
        <w:div w:id="1545098288">
          <w:marLeft w:val="640"/>
          <w:marRight w:val="0"/>
          <w:marTop w:val="0"/>
          <w:marBottom w:val="0"/>
          <w:divBdr>
            <w:top w:val="none" w:sz="0" w:space="0" w:color="auto"/>
            <w:left w:val="none" w:sz="0" w:space="0" w:color="auto"/>
            <w:bottom w:val="none" w:sz="0" w:space="0" w:color="auto"/>
            <w:right w:val="none" w:sz="0" w:space="0" w:color="auto"/>
          </w:divBdr>
        </w:div>
        <w:div w:id="1551960336">
          <w:marLeft w:val="640"/>
          <w:marRight w:val="0"/>
          <w:marTop w:val="0"/>
          <w:marBottom w:val="0"/>
          <w:divBdr>
            <w:top w:val="none" w:sz="0" w:space="0" w:color="auto"/>
            <w:left w:val="none" w:sz="0" w:space="0" w:color="auto"/>
            <w:bottom w:val="none" w:sz="0" w:space="0" w:color="auto"/>
            <w:right w:val="none" w:sz="0" w:space="0" w:color="auto"/>
          </w:divBdr>
        </w:div>
        <w:div w:id="1596090319">
          <w:marLeft w:val="640"/>
          <w:marRight w:val="0"/>
          <w:marTop w:val="0"/>
          <w:marBottom w:val="0"/>
          <w:divBdr>
            <w:top w:val="none" w:sz="0" w:space="0" w:color="auto"/>
            <w:left w:val="none" w:sz="0" w:space="0" w:color="auto"/>
            <w:bottom w:val="none" w:sz="0" w:space="0" w:color="auto"/>
            <w:right w:val="none" w:sz="0" w:space="0" w:color="auto"/>
          </w:divBdr>
        </w:div>
        <w:div w:id="1602953624">
          <w:marLeft w:val="640"/>
          <w:marRight w:val="0"/>
          <w:marTop w:val="0"/>
          <w:marBottom w:val="0"/>
          <w:divBdr>
            <w:top w:val="none" w:sz="0" w:space="0" w:color="auto"/>
            <w:left w:val="none" w:sz="0" w:space="0" w:color="auto"/>
            <w:bottom w:val="none" w:sz="0" w:space="0" w:color="auto"/>
            <w:right w:val="none" w:sz="0" w:space="0" w:color="auto"/>
          </w:divBdr>
        </w:div>
        <w:div w:id="1625194402">
          <w:marLeft w:val="640"/>
          <w:marRight w:val="0"/>
          <w:marTop w:val="0"/>
          <w:marBottom w:val="0"/>
          <w:divBdr>
            <w:top w:val="none" w:sz="0" w:space="0" w:color="auto"/>
            <w:left w:val="none" w:sz="0" w:space="0" w:color="auto"/>
            <w:bottom w:val="none" w:sz="0" w:space="0" w:color="auto"/>
            <w:right w:val="none" w:sz="0" w:space="0" w:color="auto"/>
          </w:divBdr>
        </w:div>
        <w:div w:id="1627616860">
          <w:marLeft w:val="640"/>
          <w:marRight w:val="0"/>
          <w:marTop w:val="0"/>
          <w:marBottom w:val="0"/>
          <w:divBdr>
            <w:top w:val="none" w:sz="0" w:space="0" w:color="auto"/>
            <w:left w:val="none" w:sz="0" w:space="0" w:color="auto"/>
            <w:bottom w:val="none" w:sz="0" w:space="0" w:color="auto"/>
            <w:right w:val="none" w:sz="0" w:space="0" w:color="auto"/>
          </w:divBdr>
        </w:div>
        <w:div w:id="1638098005">
          <w:marLeft w:val="640"/>
          <w:marRight w:val="0"/>
          <w:marTop w:val="0"/>
          <w:marBottom w:val="0"/>
          <w:divBdr>
            <w:top w:val="none" w:sz="0" w:space="0" w:color="auto"/>
            <w:left w:val="none" w:sz="0" w:space="0" w:color="auto"/>
            <w:bottom w:val="none" w:sz="0" w:space="0" w:color="auto"/>
            <w:right w:val="none" w:sz="0" w:space="0" w:color="auto"/>
          </w:divBdr>
        </w:div>
        <w:div w:id="1651598745">
          <w:marLeft w:val="640"/>
          <w:marRight w:val="0"/>
          <w:marTop w:val="0"/>
          <w:marBottom w:val="0"/>
          <w:divBdr>
            <w:top w:val="none" w:sz="0" w:space="0" w:color="auto"/>
            <w:left w:val="none" w:sz="0" w:space="0" w:color="auto"/>
            <w:bottom w:val="none" w:sz="0" w:space="0" w:color="auto"/>
            <w:right w:val="none" w:sz="0" w:space="0" w:color="auto"/>
          </w:divBdr>
        </w:div>
        <w:div w:id="1664552276">
          <w:marLeft w:val="640"/>
          <w:marRight w:val="0"/>
          <w:marTop w:val="0"/>
          <w:marBottom w:val="0"/>
          <w:divBdr>
            <w:top w:val="none" w:sz="0" w:space="0" w:color="auto"/>
            <w:left w:val="none" w:sz="0" w:space="0" w:color="auto"/>
            <w:bottom w:val="none" w:sz="0" w:space="0" w:color="auto"/>
            <w:right w:val="none" w:sz="0" w:space="0" w:color="auto"/>
          </w:divBdr>
        </w:div>
        <w:div w:id="1681620300">
          <w:marLeft w:val="640"/>
          <w:marRight w:val="0"/>
          <w:marTop w:val="0"/>
          <w:marBottom w:val="0"/>
          <w:divBdr>
            <w:top w:val="none" w:sz="0" w:space="0" w:color="auto"/>
            <w:left w:val="none" w:sz="0" w:space="0" w:color="auto"/>
            <w:bottom w:val="none" w:sz="0" w:space="0" w:color="auto"/>
            <w:right w:val="none" w:sz="0" w:space="0" w:color="auto"/>
          </w:divBdr>
        </w:div>
        <w:div w:id="1692493723">
          <w:marLeft w:val="640"/>
          <w:marRight w:val="0"/>
          <w:marTop w:val="0"/>
          <w:marBottom w:val="0"/>
          <w:divBdr>
            <w:top w:val="none" w:sz="0" w:space="0" w:color="auto"/>
            <w:left w:val="none" w:sz="0" w:space="0" w:color="auto"/>
            <w:bottom w:val="none" w:sz="0" w:space="0" w:color="auto"/>
            <w:right w:val="none" w:sz="0" w:space="0" w:color="auto"/>
          </w:divBdr>
        </w:div>
        <w:div w:id="1701666694">
          <w:marLeft w:val="640"/>
          <w:marRight w:val="0"/>
          <w:marTop w:val="0"/>
          <w:marBottom w:val="0"/>
          <w:divBdr>
            <w:top w:val="none" w:sz="0" w:space="0" w:color="auto"/>
            <w:left w:val="none" w:sz="0" w:space="0" w:color="auto"/>
            <w:bottom w:val="none" w:sz="0" w:space="0" w:color="auto"/>
            <w:right w:val="none" w:sz="0" w:space="0" w:color="auto"/>
          </w:divBdr>
        </w:div>
        <w:div w:id="1703021086">
          <w:marLeft w:val="640"/>
          <w:marRight w:val="0"/>
          <w:marTop w:val="0"/>
          <w:marBottom w:val="0"/>
          <w:divBdr>
            <w:top w:val="none" w:sz="0" w:space="0" w:color="auto"/>
            <w:left w:val="none" w:sz="0" w:space="0" w:color="auto"/>
            <w:bottom w:val="none" w:sz="0" w:space="0" w:color="auto"/>
            <w:right w:val="none" w:sz="0" w:space="0" w:color="auto"/>
          </w:divBdr>
        </w:div>
        <w:div w:id="1722439895">
          <w:marLeft w:val="640"/>
          <w:marRight w:val="0"/>
          <w:marTop w:val="0"/>
          <w:marBottom w:val="0"/>
          <w:divBdr>
            <w:top w:val="none" w:sz="0" w:space="0" w:color="auto"/>
            <w:left w:val="none" w:sz="0" w:space="0" w:color="auto"/>
            <w:bottom w:val="none" w:sz="0" w:space="0" w:color="auto"/>
            <w:right w:val="none" w:sz="0" w:space="0" w:color="auto"/>
          </w:divBdr>
        </w:div>
        <w:div w:id="1784498491">
          <w:marLeft w:val="640"/>
          <w:marRight w:val="0"/>
          <w:marTop w:val="0"/>
          <w:marBottom w:val="0"/>
          <w:divBdr>
            <w:top w:val="none" w:sz="0" w:space="0" w:color="auto"/>
            <w:left w:val="none" w:sz="0" w:space="0" w:color="auto"/>
            <w:bottom w:val="none" w:sz="0" w:space="0" w:color="auto"/>
            <w:right w:val="none" w:sz="0" w:space="0" w:color="auto"/>
          </w:divBdr>
        </w:div>
        <w:div w:id="1785802444">
          <w:marLeft w:val="640"/>
          <w:marRight w:val="0"/>
          <w:marTop w:val="0"/>
          <w:marBottom w:val="0"/>
          <w:divBdr>
            <w:top w:val="none" w:sz="0" w:space="0" w:color="auto"/>
            <w:left w:val="none" w:sz="0" w:space="0" w:color="auto"/>
            <w:bottom w:val="none" w:sz="0" w:space="0" w:color="auto"/>
            <w:right w:val="none" w:sz="0" w:space="0" w:color="auto"/>
          </w:divBdr>
        </w:div>
        <w:div w:id="1858422909">
          <w:marLeft w:val="640"/>
          <w:marRight w:val="0"/>
          <w:marTop w:val="0"/>
          <w:marBottom w:val="0"/>
          <w:divBdr>
            <w:top w:val="none" w:sz="0" w:space="0" w:color="auto"/>
            <w:left w:val="none" w:sz="0" w:space="0" w:color="auto"/>
            <w:bottom w:val="none" w:sz="0" w:space="0" w:color="auto"/>
            <w:right w:val="none" w:sz="0" w:space="0" w:color="auto"/>
          </w:divBdr>
        </w:div>
        <w:div w:id="1889219018">
          <w:marLeft w:val="640"/>
          <w:marRight w:val="0"/>
          <w:marTop w:val="0"/>
          <w:marBottom w:val="0"/>
          <w:divBdr>
            <w:top w:val="none" w:sz="0" w:space="0" w:color="auto"/>
            <w:left w:val="none" w:sz="0" w:space="0" w:color="auto"/>
            <w:bottom w:val="none" w:sz="0" w:space="0" w:color="auto"/>
            <w:right w:val="none" w:sz="0" w:space="0" w:color="auto"/>
          </w:divBdr>
        </w:div>
        <w:div w:id="1908489042">
          <w:marLeft w:val="640"/>
          <w:marRight w:val="0"/>
          <w:marTop w:val="0"/>
          <w:marBottom w:val="0"/>
          <w:divBdr>
            <w:top w:val="none" w:sz="0" w:space="0" w:color="auto"/>
            <w:left w:val="none" w:sz="0" w:space="0" w:color="auto"/>
            <w:bottom w:val="none" w:sz="0" w:space="0" w:color="auto"/>
            <w:right w:val="none" w:sz="0" w:space="0" w:color="auto"/>
          </w:divBdr>
        </w:div>
        <w:div w:id="1929649740">
          <w:marLeft w:val="640"/>
          <w:marRight w:val="0"/>
          <w:marTop w:val="0"/>
          <w:marBottom w:val="0"/>
          <w:divBdr>
            <w:top w:val="none" w:sz="0" w:space="0" w:color="auto"/>
            <w:left w:val="none" w:sz="0" w:space="0" w:color="auto"/>
            <w:bottom w:val="none" w:sz="0" w:space="0" w:color="auto"/>
            <w:right w:val="none" w:sz="0" w:space="0" w:color="auto"/>
          </w:divBdr>
        </w:div>
        <w:div w:id="2016106750">
          <w:marLeft w:val="640"/>
          <w:marRight w:val="0"/>
          <w:marTop w:val="0"/>
          <w:marBottom w:val="0"/>
          <w:divBdr>
            <w:top w:val="none" w:sz="0" w:space="0" w:color="auto"/>
            <w:left w:val="none" w:sz="0" w:space="0" w:color="auto"/>
            <w:bottom w:val="none" w:sz="0" w:space="0" w:color="auto"/>
            <w:right w:val="none" w:sz="0" w:space="0" w:color="auto"/>
          </w:divBdr>
        </w:div>
        <w:div w:id="2023240728">
          <w:marLeft w:val="640"/>
          <w:marRight w:val="0"/>
          <w:marTop w:val="0"/>
          <w:marBottom w:val="0"/>
          <w:divBdr>
            <w:top w:val="none" w:sz="0" w:space="0" w:color="auto"/>
            <w:left w:val="none" w:sz="0" w:space="0" w:color="auto"/>
            <w:bottom w:val="none" w:sz="0" w:space="0" w:color="auto"/>
            <w:right w:val="none" w:sz="0" w:space="0" w:color="auto"/>
          </w:divBdr>
        </w:div>
        <w:div w:id="2036420572">
          <w:marLeft w:val="640"/>
          <w:marRight w:val="0"/>
          <w:marTop w:val="0"/>
          <w:marBottom w:val="0"/>
          <w:divBdr>
            <w:top w:val="none" w:sz="0" w:space="0" w:color="auto"/>
            <w:left w:val="none" w:sz="0" w:space="0" w:color="auto"/>
            <w:bottom w:val="none" w:sz="0" w:space="0" w:color="auto"/>
            <w:right w:val="none" w:sz="0" w:space="0" w:color="auto"/>
          </w:divBdr>
        </w:div>
        <w:div w:id="2039697073">
          <w:marLeft w:val="640"/>
          <w:marRight w:val="0"/>
          <w:marTop w:val="0"/>
          <w:marBottom w:val="0"/>
          <w:divBdr>
            <w:top w:val="none" w:sz="0" w:space="0" w:color="auto"/>
            <w:left w:val="none" w:sz="0" w:space="0" w:color="auto"/>
            <w:bottom w:val="none" w:sz="0" w:space="0" w:color="auto"/>
            <w:right w:val="none" w:sz="0" w:space="0" w:color="auto"/>
          </w:divBdr>
        </w:div>
        <w:div w:id="2054233407">
          <w:marLeft w:val="640"/>
          <w:marRight w:val="0"/>
          <w:marTop w:val="0"/>
          <w:marBottom w:val="0"/>
          <w:divBdr>
            <w:top w:val="none" w:sz="0" w:space="0" w:color="auto"/>
            <w:left w:val="none" w:sz="0" w:space="0" w:color="auto"/>
            <w:bottom w:val="none" w:sz="0" w:space="0" w:color="auto"/>
            <w:right w:val="none" w:sz="0" w:space="0" w:color="auto"/>
          </w:divBdr>
        </w:div>
        <w:div w:id="2062244925">
          <w:marLeft w:val="640"/>
          <w:marRight w:val="0"/>
          <w:marTop w:val="0"/>
          <w:marBottom w:val="0"/>
          <w:divBdr>
            <w:top w:val="none" w:sz="0" w:space="0" w:color="auto"/>
            <w:left w:val="none" w:sz="0" w:space="0" w:color="auto"/>
            <w:bottom w:val="none" w:sz="0" w:space="0" w:color="auto"/>
            <w:right w:val="none" w:sz="0" w:space="0" w:color="auto"/>
          </w:divBdr>
        </w:div>
        <w:div w:id="2081557447">
          <w:marLeft w:val="640"/>
          <w:marRight w:val="0"/>
          <w:marTop w:val="0"/>
          <w:marBottom w:val="0"/>
          <w:divBdr>
            <w:top w:val="none" w:sz="0" w:space="0" w:color="auto"/>
            <w:left w:val="none" w:sz="0" w:space="0" w:color="auto"/>
            <w:bottom w:val="none" w:sz="0" w:space="0" w:color="auto"/>
            <w:right w:val="none" w:sz="0" w:space="0" w:color="auto"/>
          </w:divBdr>
        </w:div>
        <w:div w:id="2094351030">
          <w:marLeft w:val="640"/>
          <w:marRight w:val="0"/>
          <w:marTop w:val="0"/>
          <w:marBottom w:val="0"/>
          <w:divBdr>
            <w:top w:val="none" w:sz="0" w:space="0" w:color="auto"/>
            <w:left w:val="none" w:sz="0" w:space="0" w:color="auto"/>
            <w:bottom w:val="none" w:sz="0" w:space="0" w:color="auto"/>
            <w:right w:val="none" w:sz="0" w:space="0" w:color="auto"/>
          </w:divBdr>
        </w:div>
        <w:div w:id="2124180393">
          <w:marLeft w:val="640"/>
          <w:marRight w:val="0"/>
          <w:marTop w:val="0"/>
          <w:marBottom w:val="0"/>
          <w:divBdr>
            <w:top w:val="none" w:sz="0" w:space="0" w:color="auto"/>
            <w:left w:val="none" w:sz="0" w:space="0" w:color="auto"/>
            <w:bottom w:val="none" w:sz="0" w:space="0" w:color="auto"/>
            <w:right w:val="none" w:sz="0" w:space="0" w:color="auto"/>
          </w:divBdr>
        </w:div>
      </w:divsChild>
    </w:div>
    <w:div w:id="1354182920">
      <w:bodyDiv w:val="1"/>
      <w:marLeft w:val="0"/>
      <w:marRight w:val="0"/>
      <w:marTop w:val="0"/>
      <w:marBottom w:val="0"/>
      <w:divBdr>
        <w:top w:val="none" w:sz="0" w:space="0" w:color="auto"/>
        <w:left w:val="none" w:sz="0" w:space="0" w:color="auto"/>
        <w:bottom w:val="none" w:sz="0" w:space="0" w:color="auto"/>
        <w:right w:val="none" w:sz="0" w:space="0" w:color="auto"/>
      </w:divBdr>
      <w:divsChild>
        <w:div w:id="60829615">
          <w:marLeft w:val="640"/>
          <w:marRight w:val="0"/>
          <w:marTop w:val="0"/>
          <w:marBottom w:val="0"/>
          <w:divBdr>
            <w:top w:val="none" w:sz="0" w:space="0" w:color="auto"/>
            <w:left w:val="none" w:sz="0" w:space="0" w:color="auto"/>
            <w:bottom w:val="none" w:sz="0" w:space="0" w:color="auto"/>
            <w:right w:val="none" w:sz="0" w:space="0" w:color="auto"/>
          </w:divBdr>
        </w:div>
        <w:div w:id="91050504">
          <w:marLeft w:val="640"/>
          <w:marRight w:val="0"/>
          <w:marTop w:val="0"/>
          <w:marBottom w:val="0"/>
          <w:divBdr>
            <w:top w:val="none" w:sz="0" w:space="0" w:color="auto"/>
            <w:left w:val="none" w:sz="0" w:space="0" w:color="auto"/>
            <w:bottom w:val="none" w:sz="0" w:space="0" w:color="auto"/>
            <w:right w:val="none" w:sz="0" w:space="0" w:color="auto"/>
          </w:divBdr>
        </w:div>
        <w:div w:id="96563386">
          <w:marLeft w:val="640"/>
          <w:marRight w:val="0"/>
          <w:marTop w:val="0"/>
          <w:marBottom w:val="0"/>
          <w:divBdr>
            <w:top w:val="none" w:sz="0" w:space="0" w:color="auto"/>
            <w:left w:val="none" w:sz="0" w:space="0" w:color="auto"/>
            <w:bottom w:val="none" w:sz="0" w:space="0" w:color="auto"/>
            <w:right w:val="none" w:sz="0" w:space="0" w:color="auto"/>
          </w:divBdr>
        </w:div>
        <w:div w:id="121465616">
          <w:marLeft w:val="640"/>
          <w:marRight w:val="0"/>
          <w:marTop w:val="0"/>
          <w:marBottom w:val="0"/>
          <w:divBdr>
            <w:top w:val="none" w:sz="0" w:space="0" w:color="auto"/>
            <w:left w:val="none" w:sz="0" w:space="0" w:color="auto"/>
            <w:bottom w:val="none" w:sz="0" w:space="0" w:color="auto"/>
            <w:right w:val="none" w:sz="0" w:space="0" w:color="auto"/>
          </w:divBdr>
        </w:div>
        <w:div w:id="126051320">
          <w:marLeft w:val="640"/>
          <w:marRight w:val="0"/>
          <w:marTop w:val="0"/>
          <w:marBottom w:val="0"/>
          <w:divBdr>
            <w:top w:val="none" w:sz="0" w:space="0" w:color="auto"/>
            <w:left w:val="none" w:sz="0" w:space="0" w:color="auto"/>
            <w:bottom w:val="none" w:sz="0" w:space="0" w:color="auto"/>
            <w:right w:val="none" w:sz="0" w:space="0" w:color="auto"/>
          </w:divBdr>
        </w:div>
        <w:div w:id="294264705">
          <w:marLeft w:val="640"/>
          <w:marRight w:val="0"/>
          <w:marTop w:val="0"/>
          <w:marBottom w:val="0"/>
          <w:divBdr>
            <w:top w:val="none" w:sz="0" w:space="0" w:color="auto"/>
            <w:left w:val="none" w:sz="0" w:space="0" w:color="auto"/>
            <w:bottom w:val="none" w:sz="0" w:space="0" w:color="auto"/>
            <w:right w:val="none" w:sz="0" w:space="0" w:color="auto"/>
          </w:divBdr>
        </w:div>
        <w:div w:id="314720086">
          <w:marLeft w:val="640"/>
          <w:marRight w:val="0"/>
          <w:marTop w:val="0"/>
          <w:marBottom w:val="0"/>
          <w:divBdr>
            <w:top w:val="none" w:sz="0" w:space="0" w:color="auto"/>
            <w:left w:val="none" w:sz="0" w:space="0" w:color="auto"/>
            <w:bottom w:val="none" w:sz="0" w:space="0" w:color="auto"/>
            <w:right w:val="none" w:sz="0" w:space="0" w:color="auto"/>
          </w:divBdr>
        </w:div>
        <w:div w:id="328757490">
          <w:marLeft w:val="640"/>
          <w:marRight w:val="0"/>
          <w:marTop w:val="0"/>
          <w:marBottom w:val="0"/>
          <w:divBdr>
            <w:top w:val="none" w:sz="0" w:space="0" w:color="auto"/>
            <w:left w:val="none" w:sz="0" w:space="0" w:color="auto"/>
            <w:bottom w:val="none" w:sz="0" w:space="0" w:color="auto"/>
            <w:right w:val="none" w:sz="0" w:space="0" w:color="auto"/>
          </w:divBdr>
        </w:div>
        <w:div w:id="346519473">
          <w:marLeft w:val="640"/>
          <w:marRight w:val="0"/>
          <w:marTop w:val="0"/>
          <w:marBottom w:val="0"/>
          <w:divBdr>
            <w:top w:val="none" w:sz="0" w:space="0" w:color="auto"/>
            <w:left w:val="none" w:sz="0" w:space="0" w:color="auto"/>
            <w:bottom w:val="none" w:sz="0" w:space="0" w:color="auto"/>
            <w:right w:val="none" w:sz="0" w:space="0" w:color="auto"/>
          </w:divBdr>
        </w:div>
        <w:div w:id="353726757">
          <w:marLeft w:val="640"/>
          <w:marRight w:val="0"/>
          <w:marTop w:val="0"/>
          <w:marBottom w:val="0"/>
          <w:divBdr>
            <w:top w:val="none" w:sz="0" w:space="0" w:color="auto"/>
            <w:left w:val="none" w:sz="0" w:space="0" w:color="auto"/>
            <w:bottom w:val="none" w:sz="0" w:space="0" w:color="auto"/>
            <w:right w:val="none" w:sz="0" w:space="0" w:color="auto"/>
          </w:divBdr>
        </w:div>
        <w:div w:id="375475357">
          <w:marLeft w:val="640"/>
          <w:marRight w:val="0"/>
          <w:marTop w:val="0"/>
          <w:marBottom w:val="0"/>
          <w:divBdr>
            <w:top w:val="none" w:sz="0" w:space="0" w:color="auto"/>
            <w:left w:val="none" w:sz="0" w:space="0" w:color="auto"/>
            <w:bottom w:val="none" w:sz="0" w:space="0" w:color="auto"/>
            <w:right w:val="none" w:sz="0" w:space="0" w:color="auto"/>
          </w:divBdr>
        </w:div>
        <w:div w:id="551648886">
          <w:marLeft w:val="640"/>
          <w:marRight w:val="0"/>
          <w:marTop w:val="0"/>
          <w:marBottom w:val="0"/>
          <w:divBdr>
            <w:top w:val="none" w:sz="0" w:space="0" w:color="auto"/>
            <w:left w:val="none" w:sz="0" w:space="0" w:color="auto"/>
            <w:bottom w:val="none" w:sz="0" w:space="0" w:color="auto"/>
            <w:right w:val="none" w:sz="0" w:space="0" w:color="auto"/>
          </w:divBdr>
        </w:div>
        <w:div w:id="556626826">
          <w:marLeft w:val="640"/>
          <w:marRight w:val="0"/>
          <w:marTop w:val="0"/>
          <w:marBottom w:val="0"/>
          <w:divBdr>
            <w:top w:val="none" w:sz="0" w:space="0" w:color="auto"/>
            <w:left w:val="none" w:sz="0" w:space="0" w:color="auto"/>
            <w:bottom w:val="none" w:sz="0" w:space="0" w:color="auto"/>
            <w:right w:val="none" w:sz="0" w:space="0" w:color="auto"/>
          </w:divBdr>
        </w:div>
        <w:div w:id="628173633">
          <w:marLeft w:val="640"/>
          <w:marRight w:val="0"/>
          <w:marTop w:val="0"/>
          <w:marBottom w:val="0"/>
          <w:divBdr>
            <w:top w:val="none" w:sz="0" w:space="0" w:color="auto"/>
            <w:left w:val="none" w:sz="0" w:space="0" w:color="auto"/>
            <w:bottom w:val="none" w:sz="0" w:space="0" w:color="auto"/>
            <w:right w:val="none" w:sz="0" w:space="0" w:color="auto"/>
          </w:divBdr>
        </w:div>
        <w:div w:id="633876324">
          <w:marLeft w:val="640"/>
          <w:marRight w:val="0"/>
          <w:marTop w:val="0"/>
          <w:marBottom w:val="0"/>
          <w:divBdr>
            <w:top w:val="none" w:sz="0" w:space="0" w:color="auto"/>
            <w:left w:val="none" w:sz="0" w:space="0" w:color="auto"/>
            <w:bottom w:val="none" w:sz="0" w:space="0" w:color="auto"/>
            <w:right w:val="none" w:sz="0" w:space="0" w:color="auto"/>
          </w:divBdr>
        </w:div>
        <w:div w:id="651644548">
          <w:marLeft w:val="640"/>
          <w:marRight w:val="0"/>
          <w:marTop w:val="0"/>
          <w:marBottom w:val="0"/>
          <w:divBdr>
            <w:top w:val="none" w:sz="0" w:space="0" w:color="auto"/>
            <w:left w:val="none" w:sz="0" w:space="0" w:color="auto"/>
            <w:bottom w:val="none" w:sz="0" w:space="0" w:color="auto"/>
            <w:right w:val="none" w:sz="0" w:space="0" w:color="auto"/>
          </w:divBdr>
        </w:div>
        <w:div w:id="712998497">
          <w:marLeft w:val="640"/>
          <w:marRight w:val="0"/>
          <w:marTop w:val="0"/>
          <w:marBottom w:val="0"/>
          <w:divBdr>
            <w:top w:val="none" w:sz="0" w:space="0" w:color="auto"/>
            <w:left w:val="none" w:sz="0" w:space="0" w:color="auto"/>
            <w:bottom w:val="none" w:sz="0" w:space="0" w:color="auto"/>
            <w:right w:val="none" w:sz="0" w:space="0" w:color="auto"/>
          </w:divBdr>
        </w:div>
        <w:div w:id="717975069">
          <w:marLeft w:val="640"/>
          <w:marRight w:val="0"/>
          <w:marTop w:val="0"/>
          <w:marBottom w:val="0"/>
          <w:divBdr>
            <w:top w:val="none" w:sz="0" w:space="0" w:color="auto"/>
            <w:left w:val="none" w:sz="0" w:space="0" w:color="auto"/>
            <w:bottom w:val="none" w:sz="0" w:space="0" w:color="auto"/>
            <w:right w:val="none" w:sz="0" w:space="0" w:color="auto"/>
          </w:divBdr>
        </w:div>
        <w:div w:id="719092653">
          <w:marLeft w:val="640"/>
          <w:marRight w:val="0"/>
          <w:marTop w:val="0"/>
          <w:marBottom w:val="0"/>
          <w:divBdr>
            <w:top w:val="none" w:sz="0" w:space="0" w:color="auto"/>
            <w:left w:val="none" w:sz="0" w:space="0" w:color="auto"/>
            <w:bottom w:val="none" w:sz="0" w:space="0" w:color="auto"/>
            <w:right w:val="none" w:sz="0" w:space="0" w:color="auto"/>
          </w:divBdr>
        </w:div>
        <w:div w:id="722483716">
          <w:marLeft w:val="640"/>
          <w:marRight w:val="0"/>
          <w:marTop w:val="0"/>
          <w:marBottom w:val="0"/>
          <w:divBdr>
            <w:top w:val="none" w:sz="0" w:space="0" w:color="auto"/>
            <w:left w:val="none" w:sz="0" w:space="0" w:color="auto"/>
            <w:bottom w:val="none" w:sz="0" w:space="0" w:color="auto"/>
            <w:right w:val="none" w:sz="0" w:space="0" w:color="auto"/>
          </w:divBdr>
        </w:div>
        <w:div w:id="734202409">
          <w:marLeft w:val="640"/>
          <w:marRight w:val="0"/>
          <w:marTop w:val="0"/>
          <w:marBottom w:val="0"/>
          <w:divBdr>
            <w:top w:val="none" w:sz="0" w:space="0" w:color="auto"/>
            <w:left w:val="none" w:sz="0" w:space="0" w:color="auto"/>
            <w:bottom w:val="none" w:sz="0" w:space="0" w:color="auto"/>
            <w:right w:val="none" w:sz="0" w:space="0" w:color="auto"/>
          </w:divBdr>
        </w:div>
        <w:div w:id="751774614">
          <w:marLeft w:val="640"/>
          <w:marRight w:val="0"/>
          <w:marTop w:val="0"/>
          <w:marBottom w:val="0"/>
          <w:divBdr>
            <w:top w:val="none" w:sz="0" w:space="0" w:color="auto"/>
            <w:left w:val="none" w:sz="0" w:space="0" w:color="auto"/>
            <w:bottom w:val="none" w:sz="0" w:space="0" w:color="auto"/>
            <w:right w:val="none" w:sz="0" w:space="0" w:color="auto"/>
          </w:divBdr>
        </w:div>
        <w:div w:id="772478397">
          <w:marLeft w:val="640"/>
          <w:marRight w:val="0"/>
          <w:marTop w:val="0"/>
          <w:marBottom w:val="0"/>
          <w:divBdr>
            <w:top w:val="none" w:sz="0" w:space="0" w:color="auto"/>
            <w:left w:val="none" w:sz="0" w:space="0" w:color="auto"/>
            <w:bottom w:val="none" w:sz="0" w:space="0" w:color="auto"/>
            <w:right w:val="none" w:sz="0" w:space="0" w:color="auto"/>
          </w:divBdr>
        </w:div>
        <w:div w:id="834685612">
          <w:marLeft w:val="640"/>
          <w:marRight w:val="0"/>
          <w:marTop w:val="0"/>
          <w:marBottom w:val="0"/>
          <w:divBdr>
            <w:top w:val="none" w:sz="0" w:space="0" w:color="auto"/>
            <w:left w:val="none" w:sz="0" w:space="0" w:color="auto"/>
            <w:bottom w:val="none" w:sz="0" w:space="0" w:color="auto"/>
            <w:right w:val="none" w:sz="0" w:space="0" w:color="auto"/>
          </w:divBdr>
        </w:div>
        <w:div w:id="841820735">
          <w:marLeft w:val="640"/>
          <w:marRight w:val="0"/>
          <w:marTop w:val="0"/>
          <w:marBottom w:val="0"/>
          <w:divBdr>
            <w:top w:val="none" w:sz="0" w:space="0" w:color="auto"/>
            <w:left w:val="none" w:sz="0" w:space="0" w:color="auto"/>
            <w:bottom w:val="none" w:sz="0" w:space="0" w:color="auto"/>
            <w:right w:val="none" w:sz="0" w:space="0" w:color="auto"/>
          </w:divBdr>
        </w:div>
        <w:div w:id="863707892">
          <w:marLeft w:val="640"/>
          <w:marRight w:val="0"/>
          <w:marTop w:val="0"/>
          <w:marBottom w:val="0"/>
          <w:divBdr>
            <w:top w:val="none" w:sz="0" w:space="0" w:color="auto"/>
            <w:left w:val="none" w:sz="0" w:space="0" w:color="auto"/>
            <w:bottom w:val="none" w:sz="0" w:space="0" w:color="auto"/>
            <w:right w:val="none" w:sz="0" w:space="0" w:color="auto"/>
          </w:divBdr>
        </w:div>
        <w:div w:id="868837995">
          <w:marLeft w:val="640"/>
          <w:marRight w:val="0"/>
          <w:marTop w:val="0"/>
          <w:marBottom w:val="0"/>
          <w:divBdr>
            <w:top w:val="none" w:sz="0" w:space="0" w:color="auto"/>
            <w:left w:val="none" w:sz="0" w:space="0" w:color="auto"/>
            <w:bottom w:val="none" w:sz="0" w:space="0" w:color="auto"/>
            <w:right w:val="none" w:sz="0" w:space="0" w:color="auto"/>
          </w:divBdr>
        </w:div>
        <w:div w:id="870921767">
          <w:marLeft w:val="640"/>
          <w:marRight w:val="0"/>
          <w:marTop w:val="0"/>
          <w:marBottom w:val="0"/>
          <w:divBdr>
            <w:top w:val="none" w:sz="0" w:space="0" w:color="auto"/>
            <w:left w:val="none" w:sz="0" w:space="0" w:color="auto"/>
            <w:bottom w:val="none" w:sz="0" w:space="0" w:color="auto"/>
            <w:right w:val="none" w:sz="0" w:space="0" w:color="auto"/>
          </w:divBdr>
        </w:div>
        <w:div w:id="877156798">
          <w:marLeft w:val="640"/>
          <w:marRight w:val="0"/>
          <w:marTop w:val="0"/>
          <w:marBottom w:val="0"/>
          <w:divBdr>
            <w:top w:val="none" w:sz="0" w:space="0" w:color="auto"/>
            <w:left w:val="none" w:sz="0" w:space="0" w:color="auto"/>
            <w:bottom w:val="none" w:sz="0" w:space="0" w:color="auto"/>
            <w:right w:val="none" w:sz="0" w:space="0" w:color="auto"/>
          </w:divBdr>
        </w:div>
        <w:div w:id="902181526">
          <w:marLeft w:val="640"/>
          <w:marRight w:val="0"/>
          <w:marTop w:val="0"/>
          <w:marBottom w:val="0"/>
          <w:divBdr>
            <w:top w:val="none" w:sz="0" w:space="0" w:color="auto"/>
            <w:left w:val="none" w:sz="0" w:space="0" w:color="auto"/>
            <w:bottom w:val="none" w:sz="0" w:space="0" w:color="auto"/>
            <w:right w:val="none" w:sz="0" w:space="0" w:color="auto"/>
          </w:divBdr>
        </w:div>
        <w:div w:id="914049422">
          <w:marLeft w:val="640"/>
          <w:marRight w:val="0"/>
          <w:marTop w:val="0"/>
          <w:marBottom w:val="0"/>
          <w:divBdr>
            <w:top w:val="none" w:sz="0" w:space="0" w:color="auto"/>
            <w:left w:val="none" w:sz="0" w:space="0" w:color="auto"/>
            <w:bottom w:val="none" w:sz="0" w:space="0" w:color="auto"/>
            <w:right w:val="none" w:sz="0" w:space="0" w:color="auto"/>
          </w:divBdr>
        </w:div>
        <w:div w:id="948927226">
          <w:marLeft w:val="640"/>
          <w:marRight w:val="0"/>
          <w:marTop w:val="0"/>
          <w:marBottom w:val="0"/>
          <w:divBdr>
            <w:top w:val="none" w:sz="0" w:space="0" w:color="auto"/>
            <w:left w:val="none" w:sz="0" w:space="0" w:color="auto"/>
            <w:bottom w:val="none" w:sz="0" w:space="0" w:color="auto"/>
            <w:right w:val="none" w:sz="0" w:space="0" w:color="auto"/>
          </w:divBdr>
        </w:div>
        <w:div w:id="962611848">
          <w:marLeft w:val="640"/>
          <w:marRight w:val="0"/>
          <w:marTop w:val="0"/>
          <w:marBottom w:val="0"/>
          <w:divBdr>
            <w:top w:val="none" w:sz="0" w:space="0" w:color="auto"/>
            <w:left w:val="none" w:sz="0" w:space="0" w:color="auto"/>
            <w:bottom w:val="none" w:sz="0" w:space="0" w:color="auto"/>
            <w:right w:val="none" w:sz="0" w:space="0" w:color="auto"/>
          </w:divBdr>
        </w:div>
        <w:div w:id="975908926">
          <w:marLeft w:val="640"/>
          <w:marRight w:val="0"/>
          <w:marTop w:val="0"/>
          <w:marBottom w:val="0"/>
          <w:divBdr>
            <w:top w:val="none" w:sz="0" w:space="0" w:color="auto"/>
            <w:left w:val="none" w:sz="0" w:space="0" w:color="auto"/>
            <w:bottom w:val="none" w:sz="0" w:space="0" w:color="auto"/>
            <w:right w:val="none" w:sz="0" w:space="0" w:color="auto"/>
          </w:divBdr>
        </w:div>
        <w:div w:id="981426554">
          <w:marLeft w:val="640"/>
          <w:marRight w:val="0"/>
          <w:marTop w:val="0"/>
          <w:marBottom w:val="0"/>
          <w:divBdr>
            <w:top w:val="none" w:sz="0" w:space="0" w:color="auto"/>
            <w:left w:val="none" w:sz="0" w:space="0" w:color="auto"/>
            <w:bottom w:val="none" w:sz="0" w:space="0" w:color="auto"/>
            <w:right w:val="none" w:sz="0" w:space="0" w:color="auto"/>
          </w:divBdr>
        </w:div>
        <w:div w:id="991103941">
          <w:marLeft w:val="640"/>
          <w:marRight w:val="0"/>
          <w:marTop w:val="0"/>
          <w:marBottom w:val="0"/>
          <w:divBdr>
            <w:top w:val="none" w:sz="0" w:space="0" w:color="auto"/>
            <w:left w:val="none" w:sz="0" w:space="0" w:color="auto"/>
            <w:bottom w:val="none" w:sz="0" w:space="0" w:color="auto"/>
            <w:right w:val="none" w:sz="0" w:space="0" w:color="auto"/>
          </w:divBdr>
        </w:div>
        <w:div w:id="1000504707">
          <w:marLeft w:val="640"/>
          <w:marRight w:val="0"/>
          <w:marTop w:val="0"/>
          <w:marBottom w:val="0"/>
          <w:divBdr>
            <w:top w:val="none" w:sz="0" w:space="0" w:color="auto"/>
            <w:left w:val="none" w:sz="0" w:space="0" w:color="auto"/>
            <w:bottom w:val="none" w:sz="0" w:space="0" w:color="auto"/>
            <w:right w:val="none" w:sz="0" w:space="0" w:color="auto"/>
          </w:divBdr>
        </w:div>
        <w:div w:id="1001785136">
          <w:marLeft w:val="640"/>
          <w:marRight w:val="0"/>
          <w:marTop w:val="0"/>
          <w:marBottom w:val="0"/>
          <w:divBdr>
            <w:top w:val="none" w:sz="0" w:space="0" w:color="auto"/>
            <w:left w:val="none" w:sz="0" w:space="0" w:color="auto"/>
            <w:bottom w:val="none" w:sz="0" w:space="0" w:color="auto"/>
            <w:right w:val="none" w:sz="0" w:space="0" w:color="auto"/>
          </w:divBdr>
        </w:div>
        <w:div w:id="1008556212">
          <w:marLeft w:val="640"/>
          <w:marRight w:val="0"/>
          <w:marTop w:val="0"/>
          <w:marBottom w:val="0"/>
          <w:divBdr>
            <w:top w:val="none" w:sz="0" w:space="0" w:color="auto"/>
            <w:left w:val="none" w:sz="0" w:space="0" w:color="auto"/>
            <w:bottom w:val="none" w:sz="0" w:space="0" w:color="auto"/>
            <w:right w:val="none" w:sz="0" w:space="0" w:color="auto"/>
          </w:divBdr>
        </w:div>
        <w:div w:id="1029527055">
          <w:marLeft w:val="640"/>
          <w:marRight w:val="0"/>
          <w:marTop w:val="0"/>
          <w:marBottom w:val="0"/>
          <w:divBdr>
            <w:top w:val="none" w:sz="0" w:space="0" w:color="auto"/>
            <w:left w:val="none" w:sz="0" w:space="0" w:color="auto"/>
            <w:bottom w:val="none" w:sz="0" w:space="0" w:color="auto"/>
            <w:right w:val="none" w:sz="0" w:space="0" w:color="auto"/>
          </w:divBdr>
        </w:div>
        <w:div w:id="1072238044">
          <w:marLeft w:val="640"/>
          <w:marRight w:val="0"/>
          <w:marTop w:val="0"/>
          <w:marBottom w:val="0"/>
          <w:divBdr>
            <w:top w:val="none" w:sz="0" w:space="0" w:color="auto"/>
            <w:left w:val="none" w:sz="0" w:space="0" w:color="auto"/>
            <w:bottom w:val="none" w:sz="0" w:space="0" w:color="auto"/>
            <w:right w:val="none" w:sz="0" w:space="0" w:color="auto"/>
          </w:divBdr>
        </w:div>
        <w:div w:id="1098258644">
          <w:marLeft w:val="640"/>
          <w:marRight w:val="0"/>
          <w:marTop w:val="0"/>
          <w:marBottom w:val="0"/>
          <w:divBdr>
            <w:top w:val="none" w:sz="0" w:space="0" w:color="auto"/>
            <w:left w:val="none" w:sz="0" w:space="0" w:color="auto"/>
            <w:bottom w:val="none" w:sz="0" w:space="0" w:color="auto"/>
            <w:right w:val="none" w:sz="0" w:space="0" w:color="auto"/>
          </w:divBdr>
        </w:div>
        <w:div w:id="1107768877">
          <w:marLeft w:val="640"/>
          <w:marRight w:val="0"/>
          <w:marTop w:val="0"/>
          <w:marBottom w:val="0"/>
          <w:divBdr>
            <w:top w:val="none" w:sz="0" w:space="0" w:color="auto"/>
            <w:left w:val="none" w:sz="0" w:space="0" w:color="auto"/>
            <w:bottom w:val="none" w:sz="0" w:space="0" w:color="auto"/>
            <w:right w:val="none" w:sz="0" w:space="0" w:color="auto"/>
          </w:divBdr>
        </w:div>
        <w:div w:id="1167406231">
          <w:marLeft w:val="640"/>
          <w:marRight w:val="0"/>
          <w:marTop w:val="0"/>
          <w:marBottom w:val="0"/>
          <w:divBdr>
            <w:top w:val="none" w:sz="0" w:space="0" w:color="auto"/>
            <w:left w:val="none" w:sz="0" w:space="0" w:color="auto"/>
            <w:bottom w:val="none" w:sz="0" w:space="0" w:color="auto"/>
            <w:right w:val="none" w:sz="0" w:space="0" w:color="auto"/>
          </w:divBdr>
        </w:div>
        <w:div w:id="1211846294">
          <w:marLeft w:val="640"/>
          <w:marRight w:val="0"/>
          <w:marTop w:val="0"/>
          <w:marBottom w:val="0"/>
          <w:divBdr>
            <w:top w:val="none" w:sz="0" w:space="0" w:color="auto"/>
            <w:left w:val="none" w:sz="0" w:space="0" w:color="auto"/>
            <w:bottom w:val="none" w:sz="0" w:space="0" w:color="auto"/>
            <w:right w:val="none" w:sz="0" w:space="0" w:color="auto"/>
          </w:divBdr>
        </w:div>
        <w:div w:id="1234240847">
          <w:marLeft w:val="640"/>
          <w:marRight w:val="0"/>
          <w:marTop w:val="0"/>
          <w:marBottom w:val="0"/>
          <w:divBdr>
            <w:top w:val="none" w:sz="0" w:space="0" w:color="auto"/>
            <w:left w:val="none" w:sz="0" w:space="0" w:color="auto"/>
            <w:bottom w:val="none" w:sz="0" w:space="0" w:color="auto"/>
            <w:right w:val="none" w:sz="0" w:space="0" w:color="auto"/>
          </w:divBdr>
        </w:div>
        <w:div w:id="1235239916">
          <w:marLeft w:val="640"/>
          <w:marRight w:val="0"/>
          <w:marTop w:val="0"/>
          <w:marBottom w:val="0"/>
          <w:divBdr>
            <w:top w:val="none" w:sz="0" w:space="0" w:color="auto"/>
            <w:left w:val="none" w:sz="0" w:space="0" w:color="auto"/>
            <w:bottom w:val="none" w:sz="0" w:space="0" w:color="auto"/>
            <w:right w:val="none" w:sz="0" w:space="0" w:color="auto"/>
          </w:divBdr>
        </w:div>
        <w:div w:id="1242787694">
          <w:marLeft w:val="640"/>
          <w:marRight w:val="0"/>
          <w:marTop w:val="0"/>
          <w:marBottom w:val="0"/>
          <w:divBdr>
            <w:top w:val="none" w:sz="0" w:space="0" w:color="auto"/>
            <w:left w:val="none" w:sz="0" w:space="0" w:color="auto"/>
            <w:bottom w:val="none" w:sz="0" w:space="0" w:color="auto"/>
            <w:right w:val="none" w:sz="0" w:space="0" w:color="auto"/>
          </w:divBdr>
        </w:div>
        <w:div w:id="1247568189">
          <w:marLeft w:val="640"/>
          <w:marRight w:val="0"/>
          <w:marTop w:val="0"/>
          <w:marBottom w:val="0"/>
          <w:divBdr>
            <w:top w:val="none" w:sz="0" w:space="0" w:color="auto"/>
            <w:left w:val="none" w:sz="0" w:space="0" w:color="auto"/>
            <w:bottom w:val="none" w:sz="0" w:space="0" w:color="auto"/>
            <w:right w:val="none" w:sz="0" w:space="0" w:color="auto"/>
          </w:divBdr>
        </w:div>
        <w:div w:id="1250846725">
          <w:marLeft w:val="640"/>
          <w:marRight w:val="0"/>
          <w:marTop w:val="0"/>
          <w:marBottom w:val="0"/>
          <w:divBdr>
            <w:top w:val="none" w:sz="0" w:space="0" w:color="auto"/>
            <w:left w:val="none" w:sz="0" w:space="0" w:color="auto"/>
            <w:bottom w:val="none" w:sz="0" w:space="0" w:color="auto"/>
            <w:right w:val="none" w:sz="0" w:space="0" w:color="auto"/>
          </w:divBdr>
        </w:div>
        <w:div w:id="1271889425">
          <w:marLeft w:val="640"/>
          <w:marRight w:val="0"/>
          <w:marTop w:val="0"/>
          <w:marBottom w:val="0"/>
          <w:divBdr>
            <w:top w:val="none" w:sz="0" w:space="0" w:color="auto"/>
            <w:left w:val="none" w:sz="0" w:space="0" w:color="auto"/>
            <w:bottom w:val="none" w:sz="0" w:space="0" w:color="auto"/>
            <w:right w:val="none" w:sz="0" w:space="0" w:color="auto"/>
          </w:divBdr>
        </w:div>
        <w:div w:id="1306273860">
          <w:marLeft w:val="640"/>
          <w:marRight w:val="0"/>
          <w:marTop w:val="0"/>
          <w:marBottom w:val="0"/>
          <w:divBdr>
            <w:top w:val="none" w:sz="0" w:space="0" w:color="auto"/>
            <w:left w:val="none" w:sz="0" w:space="0" w:color="auto"/>
            <w:bottom w:val="none" w:sz="0" w:space="0" w:color="auto"/>
            <w:right w:val="none" w:sz="0" w:space="0" w:color="auto"/>
          </w:divBdr>
        </w:div>
        <w:div w:id="1307930372">
          <w:marLeft w:val="640"/>
          <w:marRight w:val="0"/>
          <w:marTop w:val="0"/>
          <w:marBottom w:val="0"/>
          <w:divBdr>
            <w:top w:val="none" w:sz="0" w:space="0" w:color="auto"/>
            <w:left w:val="none" w:sz="0" w:space="0" w:color="auto"/>
            <w:bottom w:val="none" w:sz="0" w:space="0" w:color="auto"/>
            <w:right w:val="none" w:sz="0" w:space="0" w:color="auto"/>
          </w:divBdr>
        </w:div>
        <w:div w:id="1372804160">
          <w:marLeft w:val="640"/>
          <w:marRight w:val="0"/>
          <w:marTop w:val="0"/>
          <w:marBottom w:val="0"/>
          <w:divBdr>
            <w:top w:val="none" w:sz="0" w:space="0" w:color="auto"/>
            <w:left w:val="none" w:sz="0" w:space="0" w:color="auto"/>
            <w:bottom w:val="none" w:sz="0" w:space="0" w:color="auto"/>
            <w:right w:val="none" w:sz="0" w:space="0" w:color="auto"/>
          </w:divBdr>
        </w:div>
        <w:div w:id="1407458312">
          <w:marLeft w:val="640"/>
          <w:marRight w:val="0"/>
          <w:marTop w:val="0"/>
          <w:marBottom w:val="0"/>
          <w:divBdr>
            <w:top w:val="none" w:sz="0" w:space="0" w:color="auto"/>
            <w:left w:val="none" w:sz="0" w:space="0" w:color="auto"/>
            <w:bottom w:val="none" w:sz="0" w:space="0" w:color="auto"/>
            <w:right w:val="none" w:sz="0" w:space="0" w:color="auto"/>
          </w:divBdr>
        </w:div>
        <w:div w:id="1451128338">
          <w:marLeft w:val="640"/>
          <w:marRight w:val="0"/>
          <w:marTop w:val="0"/>
          <w:marBottom w:val="0"/>
          <w:divBdr>
            <w:top w:val="none" w:sz="0" w:space="0" w:color="auto"/>
            <w:left w:val="none" w:sz="0" w:space="0" w:color="auto"/>
            <w:bottom w:val="none" w:sz="0" w:space="0" w:color="auto"/>
            <w:right w:val="none" w:sz="0" w:space="0" w:color="auto"/>
          </w:divBdr>
        </w:div>
        <w:div w:id="1531649538">
          <w:marLeft w:val="640"/>
          <w:marRight w:val="0"/>
          <w:marTop w:val="0"/>
          <w:marBottom w:val="0"/>
          <w:divBdr>
            <w:top w:val="none" w:sz="0" w:space="0" w:color="auto"/>
            <w:left w:val="none" w:sz="0" w:space="0" w:color="auto"/>
            <w:bottom w:val="none" w:sz="0" w:space="0" w:color="auto"/>
            <w:right w:val="none" w:sz="0" w:space="0" w:color="auto"/>
          </w:divBdr>
        </w:div>
        <w:div w:id="1535970221">
          <w:marLeft w:val="640"/>
          <w:marRight w:val="0"/>
          <w:marTop w:val="0"/>
          <w:marBottom w:val="0"/>
          <w:divBdr>
            <w:top w:val="none" w:sz="0" w:space="0" w:color="auto"/>
            <w:left w:val="none" w:sz="0" w:space="0" w:color="auto"/>
            <w:bottom w:val="none" w:sz="0" w:space="0" w:color="auto"/>
            <w:right w:val="none" w:sz="0" w:space="0" w:color="auto"/>
          </w:divBdr>
        </w:div>
        <w:div w:id="1608195205">
          <w:marLeft w:val="640"/>
          <w:marRight w:val="0"/>
          <w:marTop w:val="0"/>
          <w:marBottom w:val="0"/>
          <w:divBdr>
            <w:top w:val="none" w:sz="0" w:space="0" w:color="auto"/>
            <w:left w:val="none" w:sz="0" w:space="0" w:color="auto"/>
            <w:bottom w:val="none" w:sz="0" w:space="0" w:color="auto"/>
            <w:right w:val="none" w:sz="0" w:space="0" w:color="auto"/>
          </w:divBdr>
        </w:div>
        <w:div w:id="1634751555">
          <w:marLeft w:val="640"/>
          <w:marRight w:val="0"/>
          <w:marTop w:val="0"/>
          <w:marBottom w:val="0"/>
          <w:divBdr>
            <w:top w:val="none" w:sz="0" w:space="0" w:color="auto"/>
            <w:left w:val="none" w:sz="0" w:space="0" w:color="auto"/>
            <w:bottom w:val="none" w:sz="0" w:space="0" w:color="auto"/>
            <w:right w:val="none" w:sz="0" w:space="0" w:color="auto"/>
          </w:divBdr>
        </w:div>
        <w:div w:id="1675107082">
          <w:marLeft w:val="640"/>
          <w:marRight w:val="0"/>
          <w:marTop w:val="0"/>
          <w:marBottom w:val="0"/>
          <w:divBdr>
            <w:top w:val="none" w:sz="0" w:space="0" w:color="auto"/>
            <w:left w:val="none" w:sz="0" w:space="0" w:color="auto"/>
            <w:bottom w:val="none" w:sz="0" w:space="0" w:color="auto"/>
            <w:right w:val="none" w:sz="0" w:space="0" w:color="auto"/>
          </w:divBdr>
        </w:div>
        <w:div w:id="1676224673">
          <w:marLeft w:val="640"/>
          <w:marRight w:val="0"/>
          <w:marTop w:val="0"/>
          <w:marBottom w:val="0"/>
          <w:divBdr>
            <w:top w:val="none" w:sz="0" w:space="0" w:color="auto"/>
            <w:left w:val="none" w:sz="0" w:space="0" w:color="auto"/>
            <w:bottom w:val="none" w:sz="0" w:space="0" w:color="auto"/>
            <w:right w:val="none" w:sz="0" w:space="0" w:color="auto"/>
          </w:divBdr>
        </w:div>
        <w:div w:id="1687754738">
          <w:marLeft w:val="640"/>
          <w:marRight w:val="0"/>
          <w:marTop w:val="0"/>
          <w:marBottom w:val="0"/>
          <w:divBdr>
            <w:top w:val="none" w:sz="0" w:space="0" w:color="auto"/>
            <w:left w:val="none" w:sz="0" w:space="0" w:color="auto"/>
            <w:bottom w:val="none" w:sz="0" w:space="0" w:color="auto"/>
            <w:right w:val="none" w:sz="0" w:space="0" w:color="auto"/>
          </w:divBdr>
        </w:div>
        <w:div w:id="1718042139">
          <w:marLeft w:val="640"/>
          <w:marRight w:val="0"/>
          <w:marTop w:val="0"/>
          <w:marBottom w:val="0"/>
          <w:divBdr>
            <w:top w:val="none" w:sz="0" w:space="0" w:color="auto"/>
            <w:left w:val="none" w:sz="0" w:space="0" w:color="auto"/>
            <w:bottom w:val="none" w:sz="0" w:space="0" w:color="auto"/>
            <w:right w:val="none" w:sz="0" w:space="0" w:color="auto"/>
          </w:divBdr>
        </w:div>
        <w:div w:id="1748764104">
          <w:marLeft w:val="640"/>
          <w:marRight w:val="0"/>
          <w:marTop w:val="0"/>
          <w:marBottom w:val="0"/>
          <w:divBdr>
            <w:top w:val="none" w:sz="0" w:space="0" w:color="auto"/>
            <w:left w:val="none" w:sz="0" w:space="0" w:color="auto"/>
            <w:bottom w:val="none" w:sz="0" w:space="0" w:color="auto"/>
            <w:right w:val="none" w:sz="0" w:space="0" w:color="auto"/>
          </w:divBdr>
        </w:div>
        <w:div w:id="1774855717">
          <w:marLeft w:val="640"/>
          <w:marRight w:val="0"/>
          <w:marTop w:val="0"/>
          <w:marBottom w:val="0"/>
          <w:divBdr>
            <w:top w:val="none" w:sz="0" w:space="0" w:color="auto"/>
            <w:left w:val="none" w:sz="0" w:space="0" w:color="auto"/>
            <w:bottom w:val="none" w:sz="0" w:space="0" w:color="auto"/>
            <w:right w:val="none" w:sz="0" w:space="0" w:color="auto"/>
          </w:divBdr>
        </w:div>
        <w:div w:id="1789814327">
          <w:marLeft w:val="640"/>
          <w:marRight w:val="0"/>
          <w:marTop w:val="0"/>
          <w:marBottom w:val="0"/>
          <w:divBdr>
            <w:top w:val="none" w:sz="0" w:space="0" w:color="auto"/>
            <w:left w:val="none" w:sz="0" w:space="0" w:color="auto"/>
            <w:bottom w:val="none" w:sz="0" w:space="0" w:color="auto"/>
            <w:right w:val="none" w:sz="0" w:space="0" w:color="auto"/>
          </w:divBdr>
        </w:div>
        <w:div w:id="1798989409">
          <w:marLeft w:val="640"/>
          <w:marRight w:val="0"/>
          <w:marTop w:val="0"/>
          <w:marBottom w:val="0"/>
          <w:divBdr>
            <w:top w:val="none" w:sz="0" w:space="0" w:color="auto"/>
            <w:left w:val="none" w:sz="0" w:space="0" w:color="auto"/>
            <w:bottom w:val="none" w:sz="0" w:space="0" w:color="auto"/>
            <w:right w:val="none" w:sz="0" w:space="0" w:color="auto"/>
          </w:divBdr>
        </w:div>
        <w:div w:id="1808082214">
          <w:marLeft w:val="640"/>
          <w:marRight w:val="0"/>
          <w:marTop w:val="0"/>
          <w:marBottom w:val="0"/>
          <w:divBdr>
            <w:top w:val="none" w:sz="0" w:space="0" w:color="auto"/>
            <w:left w:val="none" w:sz="0" w:space="0" w:color="auto"/>
            <w:bottom w:val="none" w:sz="0" w:space="0" w:color="auto"/>
            <w:right w:val="none" w:sz="0" w:space="0" w:color="auto"/>
          </w:divBdr>
        </w:div>
        <w:div w:id="1842159844">
          <w:marLeft w:val="640"/>
          <w:marRight w:val="0"/>
          <w:marTop w:val="0"/>
          <w:marBottom w:val="0"/>
          <w:divBdr>
            <w:top w:val="none" w:sz="0" w:space="0" w:color="auto"/>
            <w:left w:val="none" w:sz="0" w:space="0" w:color="auto"/>
            <w:bottom w:val="none" w:sz="0" w:space="0" w:color="auto"/>
            <w:right w:val="none" w:sz="0" w:space="0" w:color="auto"/>
          </w:divBdr>
        </w:div>
        <w:div w:id="1852524357">
          <w:marLeft w:val="640"/>
          <w:marRight w:val="0"/>
          <w:marTop w:val="0"/>
          <w:marBottom w:val="0"/>
          <w:divBdr>
            <w:top w:val="none" w:sz="0" w:space="0" w:color="auto"/>
            <w:left w:val="none" w:sz="0" w:space="0" w:color="auto"/>
            <w:bottom w:val="none" w:sz="0" w:space="0" w:color="auto"/>
            <w:right w:val="none" w:sz="0" w:space="0" w:color="auto"/>
          </w:divBdr>
        </w:div>
        <w:div w:id="1852911791">
          <w:marLeft w:val="640"/>
          <w:marRight w:val="0"/>
          <w:marTop w:val="0"/>
          <w:marBottom w:val="0"/>
          <w:divBdr>
            <w:top w:val="none" w:sz="0" w:space="0" w:color="auto"/>
            <w:left w:val="none" w:sz="0" w:space="0" w:color="auto"/>
            <w:bottom w:val="none" w:sz="0" w:space="0" w:color="auto"/>
            <w:right w:val="none" w:sz="0" w:space="0" w:color="auto"/>
          </w:divBdr>
        </w:div>
        <w:div w:id="1879123549">
          <w:marLeft w:val="640"/>
          <w:marRight w:val="0"/>
          <w:marTop w:val="0"/>
          <w:marBottom w:val="0"/>
          <w:divBdr>
            <w:top w:val="none" w:sz="0" w:space="0" w:color="auto"/>
            <w:left w:val="none" w:sz="0" w:space="0" w:color="auto"/>
            <w:bottom w:val="none" w:sz="0" w:space="0" w:color="auto"/>
            <w:right w:val="none" w:sz="0" w:space="0" w:color="auto"/>
          </w:divBdr>
        </w:div>
        <w:div w:id="1900480130">
          <w:marLeft w:val="640"/>
          <w:marRight w:val="0"/>
          <w:marTop w:val="0"/>
          <w:marBottom w:val="0"/>
          <w:divBdr>
            <w:top w:val="none" w:sz="0" w:space="0" w:color="auto"/>
            <w:left w:val="none" w:sz="0" w:space="0" w:color="auto"/>
            <w:bottom w:val="none" w:sz="0" w:space="0" w:color="auto"/>
            <w:right w:val="none" w:sz="0" w:space="0" w:color="auto"/>
          </w:divBdr>
        </w:div>
        <w:div w:id="1936862471">
          <w:marLeft w:val="640"/>
          <w:marRight w:val="0"/>
          <w:marTop w:val="0"/>
          <w:marBottom w:val="0"/>
          <w:divBdr>
            <w:top w:val="none" w:sz="0" w:space="0" w:color="auto"/>
            <w:left w:val="none" w:sz="0" w:space="0" w:color="auto"/>
            <w:bottom w:val="none" w:sz="0" w:space="0" w:color="auto"/>
            <w:right w:val="none" w:sz="0" w:space="0" w:color="auto"/>
          </w:divBdr>
        </w:div>
        <w:div w:id="1961643175">
          <w:marLeft w:val="640"/>
          <w:marRight w:val="0"/>
          <w:marTop w:val="0"/>
          <w:marBottom w:val="0"/>
          <w:divBdr>
            <w:top w:val="none" w:sz="0" w:space="0" w:color="auto"/>
            <w:left w:val="none" w:sz="0" w:space="0" w:color="auto"/>
            <w:bottom w:val="none" w:sz="0" w:space="0" w:color="auto"/>
            <w:right w:val="none" w:sz="0" w:space="0" w:color="auto"/>
          </w:divBdr>
        </w:div>
        <w:div w:id="1975135504">
          <w:marLeft w:val="640"/>
          <w:marRight w:val="0"/>
          <w:marTop w:val="0"/>
          <w:marBottom w:val="0"/>
          <w:divBdr>
            <w:top w:val="none" w:sz="0" w:space="0" w:color="auto"/>
            <w:left w:val="none" w:sz="0" w:space="0" w:color="auto"/>
            <w:bottom w:val="none" w:sz="0" w:space="0" w:color="auto"/>
            <w:right w:val="none" w:sz="0" w:space="0" w:color="auto"/>
          </w:divBdr>
        </w:div>
        <w:div w:id="1992060072">
          <w:marLeft w:val="640"/>
          <w:marRight w:val="0"/>
          <w:marTop w:val="0"/>
          <w:marBottom w:val="0"/>
          <w:divBdr>
            <w:top w:val="none" w:sz="0" w:space="0" w:color="auto"/>
            <w:left w:val="none" w:sz="0" w:space="0" w:color="auto"/>
            <w:bottom w:val="none" w:sz="0" w:space="0" w:color="auto"/>
            <w:right w:val="none" w:sz="0" w:space="0" w:color="auto"/>
          </w:divBdr>
        </w:div>
        <w:div w:id="2014798340">
          <w:marLeft w:val="640"/>
          <w:marRight w:val="0"/>
          <w:marTop w:val="0"/>
          <w:marBottom w:val="0"/>
          <w:divBdr>
            <w:top w:val="none" w:sz="0" w:space="0" w:color="auto"/>
            <w:left w:val="none" w:sz="0" w:space="0" w:color="auto"/>
            <w:bottom w:val="none" w:sz="0" w:space="0" w:color="auto"/>
            <w:right w:val="none" w:sz="0" w:space="0" w:color="auto"/>
          </w:divBdr>
        </w:div>
        <w:div w:id="2022731210">
          <w:marLeft w:val="640"/>
          <w:marRight w:val="0"/>
          <w:marTop w:val="0"/>
          <w:marBottom w:val="0"/>
          <w:divBdr>
            <w:top w:val="none" w:sz="0" w:space="0" w:color="auto"/>
            <w:left w:val="none" w:sz="0" w:space="0" w:color="auto"/>
            <w:bottom w:val="none" w:sz="0" w:space="0" w:color="auto"/>
            <w:right w:val="none" w:sz="0" w:space="0" w:color="auto"/>
          </w:divBdr>
        </w:div>
        <w:div w:id="2070034292">
          <w:marLeft w:val="640"/>
          <w:marRight w:val="0"/>
          <w:marTop w:val="0"/>
          <w:marBottom w:val="0"/>
          <w:divBdr>
            <w:top w:val="none" w:sz="0" w:space="0" w:color="auto"/>
            <w:left w:val="none" w:sz="0" w:space="0" w:color="auto"/>
            <w:bottom w:val="none" w:sz="0" w:space="0" w:color="auto"/>
            <w:right w:val="none" w:sz="0" w:space="0" w:color="auto"/>
          </w:divBdr>
        </w:div>
        <w:div w:id="2099671332">
          <w:marLeft w:val="640"/>
          <w:marRight w:val="0"/>
          <w:marTop w:val="0"/>
          <w:marBottom w:val="0"/>
          <w:divBdr>
            <w:top w:val="none" w:sz="0" w:space="0" w:color="auto"/>
            <w:left w:val="none" w:sz="0" w:space="0" w:color="auto"/>
            <w:bottom w:val="none" w:sz="0" w:space="0" w:color="auto"/>
            <w:right w:val="none" w:sz="0" w:space="0" w:color="auto"/>
          </w:divBdr>
        </w:div>
        <w:div w:id="2139301156">
          <w:marLeft w:val="640"/>
          <w:marRight w:val="0"/>
          <w:marTop w:val="0"/>
          <w:marBottom w:val="0"/>
          <w:divBdr>
            <w:top w:val="none" w:sz="0" w:space="0" w:color="auto"/>
            <w:left w:val="none" w:sz="0" w:space="0" w:color="auto"/>
            <w:bottom w:val="none" w:sz="0" w:space="0" w:color="auto"/>
            <w:right w:val="none" w:sz="0" w:space="0" w:color="auto"/>
          </w:divBdr>
        </w:div>
      </w:divsChild>
    </w:div>
    <w:div w:id="1355227049">
      <w:bodyDiv w:val="1"/>
      <w:marLeft w:val="0"/>
      <w:marRight w:val="0"/>
      <w:marTop w:val="0"/>
      <w:marBottom w:val="0"/>
      <w:divBdr>
        <w:top w:val="none" w:sz="0" w:space="0" w:color="auto"/>
        <w:left w:val="none" w:sz="0" w:space="0" w:color="auto"/>
        <w:bottom w:val="none" w:sz="0" w:space="0" w:color="auto"/>
        <w:right w:val="none" w:sz="0" w:space="0" w:color="auto"/>
      </w:divBdr>
      <w:divsChild>
        <w:div w:id="1126041">
          <w:marLeft w:val="640"/>
          <w:marRight w:val="0"/>
          <w:marTop w:val="0"/>
          <w:marBottom w:val="0"/>
          <w:divBdr>
            <w:top w:val="none" w:sz="0" w:space="0" w:color="auto"/>
            <w:left w:val="none" w:sz="0" w:space="0" w:color="auto"/>
            <w:bottom w:val="none" w:sz="0" w:space="0" w:color="auto"/>
            <w:right w:val="none" w:sz="0" w:space="0" w:color="auto"/>
          </w:divBdr>
        </w:div>
        <w:div w:id="5983243">
          <w:marLeft w:val="640"/>
          <w:marRight w:val="0"/>
          <w:marTop w:val="0"/>
          <w:marBottom w:val="0"/>
          <w:divBdr>
            <w:top w:val="none" w:sz="0" w:space="0" w:color="auto"/>
            <w:left w:val="none" w:sz="0" w:space="0" w:color="auto"/>
            <w:bottom w:val="none" w:sz="0" w:space="0" w:color="auto"/>
            <w:right w:val="none" w:sz="0" w:space="0" w:color="auto"/>
          </w:divBdr>
        </w:div>
        <w:div w:id="10764949">
          <w:marLeft w:val="640"/>
          <w:marRight w:val="0"/>
          <w:marTop w:val="0"/>
          <w:marBottom w:val="0"/>
          <w:divBdr>
            <w:top w:val="none" w:sz="0" w:space="0" w:color="auto"/>
            <w:left w:val="none" w:sz="0" w:space="0" w:color="auto"/>
            <w:bottom w:val="none" w:sz="0" w:space="0" w:color="auto"/>
            <w:right w:val="none" w:sz="0" w:space="0" w:color="auto"/>
          </w:divBdr>
        </w:div>
        <w:div w:id="24719211">
          <w:marLeft w:val="640"/>
          <w:marRight w:val="0"/>
          <w:marTop w:val="0"/>
          <w:marBottom w:val="0"/>
          <w:divBdr>
            <w:top w:val="none" w:sz="0" w:space="0" w:color="auto"/>
            <w:left w:val="none" w:sz="0" w:space="0" w:color="auto"/>
            <w:bottom w:val="none" w:sz="0" w:space="0" w:color="auto"/>
            <w:right w:val="none" w:sz="0" w:space="0" w:color="auto"/>
          </w:divBdr>
        </w:div>
        <w:div w:id="46993485">
          <w:marLeft w:val="640"/>
          <w:marRight w:val="0"/>
          <w:marTop w:val="0"/>
          <w:marBottom w:val="0"/>
          <w:divBdr>
            <w:top w:val="none" w:sz="0" w:space="0" w:color="auto"/>
            <w:left w:val="none" w:sz="0" w:space="0" w:color="auto"/>
            <w:bottom w:val="none" w:sz="0" w:space="0" w:color="auto"/>
            <w:right w:val="none" w:sz="0" w:space="0" w:color="auto"/>
          </w:divBdr>
        </w:div>
        <w:div w:id="60711706">
          <w:marLeft w:val="640"/>
          <w:marRight w:val="0"/>
          <w:marTop w:val="0"/>
          <w:marBottom w:val="0"/>
          <w:divBdr>
            <w:top w:val="none" w:sz="0" w:space="0" w:color="auto"/>
            <w:left w:val="none" w:sz="0" w:space="0" w:color="auto"/>
            <w:bottom w:val="none" w:sz="0" w:space="0" w:color="auto"/>
            <w:right w:val="none" w:sz="0" w:space="0" w:color="auto"/>
          </w:divBdr>
        </w:div>
        <w:div w:id="107509798">
          <w:marLeft w:val="640"/>
          <w:marRight w:val="0"/>
          <w:marTop w:val="0"/>
          <w:marBottom w:val="0"/>
          <w:divBdr>
            <w:top w:val="none" w:sz="0" w:space="0" w:color="auto"/>
            <w:left w:val="none" w:sz="0" w:space="0" w:color="auto"/>
            <w:bottom w:val="none" w:sz="0" w:space="0" w:color="auto"/>
            <w:right w:val="none" w:sz="0" w:space="0" w:color="auto"/>
          </w:divBdr>
        </w:div>
        <w:div w:id="114448233">
          <w:marLeft w:val="640"/>
          <w:marRight w:val="0"/>
          <w:marTop w:val="0"/>
          <w:marBottom w:val="0"/>
          <w:divBdr>
            <w:top w:val="none" w:sz="0" w:space="0" w:color="auto"/>
            <w:left w:val="none" w:sz="0" w:space="0" w:color="auto"/>
            <w:bottom w:val="none" w:sz="0" w:space="0" w:color="auto"/>
            <w:right w:val="none" w:sz="0" w:space="0" w:color="auto"/>
          </w:divBdr>
        </w:div>
        <w:div w:id="121923350">
          <w:marLeft w:val="640"/>
          <w:marRight w:val="0"/>
          <w:marTop w:val="0"/>
          <w:marBottom w:val="0"/>
          <w:divBdr>
            <w:top w:val="none" w:sz="0" w:space="0" w:color="auto"/>
            <w:left w:val="none" w:sz="0" w:space="0" w:color="auto"/>
            <w:bottom w:val="none" w:sz="0" w:space="0" w:color="auto"/>
            <w:right w:val="none" w:sz="0" w:space="0" w:color="auto"/>
          </w:divBdr>
        </w:div>
        <w:div w:id="124201959">
          <w:marLeft w:val="640"/>
          <w:marRight w:val="0"/>
          <w:marTop w:val="0"/>
          <w:marBottom w:val="0"/>
          <w:divBdr>
            <w:top w:val="none" w:sz="0" w:space="0" w:color="auto"/>
            <w:left w:val="none" w:sz="0" w:space="0" w:color="auto"/>
            <w:bottom w:val="none" w:sz="0" w:space="0" w:color="auto"/>
            <w:right w:val="none" w:sz="0" w:space="0" w:color="auto"/>
          </w:divBdr>
        </w:div>
        <w:div w:id="124590216">
          <w:marLeft w:val="640"/>
          <w:marRight w:val="0"/>
          <w:marTop w:val="0"/>
          <w:marBottom w:val="0"/>
          <w:divBdr>
            <w:top w:val="none" w:sz="0" w:space="0" w:color="auto"/>
            <w:left w:val="none" w:sz="0" w:space="0" w:color="auto"/>
            <w:bottom w:val="none" w:sz="0" w:space="0" w:color="auto"/>
            <w:right w:val="none" w:sz="0" w:space="0" w:color="auto"/>
          </w:divBdr>
        </w:div>
        <w:div w:id="150872699">
          <w:marLeft w:val="640"/>
          <w:marRight w:val="0"/>
          <w:marTop w:val="0"/>
          <w:marBottom w:val="0"/>
          <w:divBdr>
            <w:top w:val="none" w:sz="0" w:space="0" w:color="auto"/>
            <w:left w:val="none" w:sz="0" w:space="0" w:color="auto"/>
            <w:bottom w:val="none" w:sz="0" w:space="0" w:color="auto"/>
            <w:right w:val="none" w:sz="0" w:space="0" w:color="auto"/>
          </w:divBdr>
        </w:div>
        <w:div w:id="249697546">
          <w:marLeft w:val="640"/>
          <w:marRight w:val="0"/>
          <w:marTop w:val="0"/>
          <w:marBottom w:val="0"/>
          <w:divBdr>
            <w:top w:val="none" w:sz="0" w:space="0" w:color="auto"/>
            <w:left w:val="none" w:sz="0" w:space="0" w:color="auto"/>
            <w:bottom w:val="none" w:sz="0" w:space="0" w:color="auto"/>
            <w:right w:val="none" w:sz="0" w:space="0" w:color="auto"/>
          </w:divBdr>
        </w:div>
        <w:div w:id="265432728">
          <w:marLeft w:val="640"/>
          <w:marRight w:val="0"/>
          <w:marTop w:val="0"/>
          <w:marBottom w:val="0"/>
          <w:divBdr>
            <w:top w:val="none" w:sz="0" w:space="0" w:color="auto"/>
            <w:left w:val="none" w:sz="0" w:space="0" w:color="auto"/>
            <w:bottom w:val="none" w:sz="0" w:space="0" w:color="auto"/>
            <w:right w:val="none" w:sz="0" w:space="0" w:color="auto"/>
          </w:divBdr>
        </w:div>
        <w:div w:id="275648074">
          <w:marLeft w:val="640"/>
          <w:marRight w:val="0"/>
          <w:marTop w:val="0"/>
          <w:marBottom w:val="0"/>
          <w:divBdr>
            <w:top w:val="none" w:sz="0" w:space="0" w:color="auto"/>
            <w:left w:val="none" w:sz="0" w:space="0" w:color="auto"/>
            <w:bottom w:val="none" w:sz="0" w:space="0" w:color="auto"/>
            <w:right w:val="none" w:sz="0" w:space="0" w:color="auto"/>
          </w:divBdr>
        </w:div>
        <w:div w:id="327054897">
          <w:marLeft w:val="640"/>
          <w:marRight w:val="0"/>
          <w:marTop w:val="0"/>
          <w:marBottom w:val="0"/>
          <w:divBdr>
            <w:top w:val="none" w:sz="0" w:space="0" w:color="auto"/>
            <w:left w:val="none" w:sz="0" w:space="0" w:color="auto"/>
            <w:bottom w:val="none" w:sz="0" w:space="0" w:color="auto"/>
            <w:right w:val="none" w:sz="0" w:space="0" w:color="auto"/>
          </w:divBdr>
        </w:div>
        <w:div w:id="373038966">
          <w:marLeft w:val="640"/>
          <w:marRight w:val="0"/>
          <w:marTop w:val="0"/>
          <w:marBottom w:val="0"/>
          <w:divBdr>
            <w:top w:val="none" w:sz="0" w:space="0" w:color="auto"/>
            <w:left w:val="none" w:sz="0" w:space="0" w:color="auto"/>
            <w:bottom w:val="none" w:sz="0" w:space="0" w:color="auto"/>
            <w:right w:val="none" w:sz="0" w:space="0" w:color="auto"/>
          </w:divBdr>
        </w:div>
        <w:div w:id="395787865">
          <w:marLeft w:val="640"/>
          <w:marRight w:val="0"/>
          <w:marTop w:val="0"/>
          <w:marBottom w:val="0"/>
          <w:divBdr>
            <w:top w:val="none" w:sz="0" w:space="0" w:color="auto"/>
            <w:left w:val="none" w:sz="0" w:space="0" w:color="auto"/>
            <w:bottom w:val="none" w:sz="0" w:space="0" w:color="auto"/>
            <w:right w:val="none" w:sz="0" w:space="0" w:color="auto"/>
          </w:divBdr>
        </w:div>
        <w:div w:id="429008526">
          <w:marLeft w:val="640"/>
          <w:marRight w:val="0"/>
          <w:marTop w:val="0"/>
          <w:marBottom w:val="0"/>
          <w:divBdr>
            <w:top w:val="none" w:sz="0" w:space="0" w:color="auto"/>
            <w:left w:val="none" w:sz="0" w:space="0" w:color="auto"/>
            <w:bottom w:val="none" w:sz="0" w:space="0" w:color="auto"/>
            <w:right w:val="none" w:sz="0" w:space="0" w:color="auto"/>
          </w:divBdr>
        </w:div>
        <w:div w:id="444425679">
          <w:marLeft w:val="640"/>
          <w:marRight w:val="0"/>
          <w:marTop w:val="0"/>
          <w:marBottom w:val="0"/>
          <w:divBdr>
            <w:top w:val="none" w:sz="0" w:space="0" w:color="auto"/>
            <w:left w:val="none" w:sz="0" w:space="0" w:color="auto"/>
            <w:bottom w:val="none" w:sz="0" w:space="0" w:color="auto"/>
            <w:right w:val="none" w:sz="0" w:space="0" w:color="auto"/>
          </w:divBdr>
        </w:div>
        <w:div w:id="450788729">
          <w:marLeft w:val="640"/>
          <w:marRight w:val="0"/>
          <w:marTop w:val="0"/>
          <w:marBottom w:val="0"/>
          <w:divBdr>
            <w:top w:val="none" w:sz="0" w:space="0" w:color="auto"/>
            <w:left w:val="none" w:sz="0" w:space="0" w:color="auto"/>
            <w:bottom w:val="none" w:sz="0" w:space="0" w:color="auto"/>
            <w:right w:val="none" w:sz="0" w:space="0" w:color="auto"/>
          </w:divBdr>
        </w:div>
        <w:div w:id="552422618">
          <w:marLeft w:val="640"/>
          <w:marRight w:val="0"/>
          <w:marTop w:val="0"/>
          <w:marBottom w:val="0"/>
          <w:divBdr>
            <w:top w:val="none" w:sz="0" w:space="0" w:color="auto"/>
            <w:left w:val="none" w:sz="0" w:space="0" w:color="auto"/>
            <w:bottom w:val="none" w:sz="0" w:space="0" w:color="auto"/>
            <w:right w:val="none" w:sz="0" w:space="0" w:color="auto"/>
          </w:divBdr>
        </w:div>
        <w:div w:id="556821775">
          <w:marLeft w:val="640"/>
          <w:marRight w:val="0"/>
          <w:marTop w:val="0"/>
          <w:marBottom w:val="0"/>
          <w:divBdr>
            <w:top w:val="none" w:sz="0" w:space="0" w:color="auto"/>
            <w:left w:val="none" w:sz="0" w:space="0" w:color="auto"/>
            <w:bottom w:val="none" w:sz="0" w:space="0" w:color="auto"/>
            <w:right w:val="none" w:sz="0" w:space="0" w:color="auto"/>
          </w:divBdr>
        </w:div>
        <w:div w:id="571354974">
          <w:marLeft w:val="640"/>
          <w:marRight w:val="0"/>
          <w:marTop w:val="0"/>
          <w:marBottom w:val="0"/>
          <w:divBdr>
            <w:top w:val="none" w:sz="0" w:space="0" w:color="auto"/>
            <w:left w:val="none" w:sz="0" w:space="0" w:color="auto"/>
            <w:bottom w:val="none" w:sz="0" w:space="0" w:color="auto"/>
            <w:right w:val="none" w:sz="0" w:space="0" w:color="auto"/>
          </w:divBdr>
        </w:div>
        <w:div w:id="582298688">
          <w:marLeft w:val="640"/>
          <w:marRight w:val="0"/>
          <w:marTop w:val="0"/>
          <w:marBottom w:val="0"/>
          <w:divBdr>
            <w:top w:val="none" w:sz="0" w:space="0" w:color="auto"/>
            <w:left w:val="none" w:sz="0" w:space="0" w:color="auto"/>
            <w:bottom w:val="none" w:sz="0" w:space="0" w:color="auto"/>
            <w:right w:val="none" w:sz="0" w:space="0" w:color="auto"/>
          </w:divBdr>
        </w:div>
        <w:div w:id="586693056">
          <w:marLeft w:val="640"/>
          <w:marRight w:val="0"/>
          <w:marTop w:val="0"/>
          <w:marBottom w:val="0"/>
          <w:divBdr>
            <w:top w:val="none" w:sz="0" w:space="0" w:color="auto"/>
            <w:left w:val="none" w:sz="0" w:space="0" w:color="auto"/>
            <w:bottom w:val="none" w:sz="0" w:space="0" w:color="auto"/>
            <w:right w:val="none" w:sz="0" w:space="0" w:color="auto"/>
          </w:divBdr>
        </w:div>
        <w:div w:id="611977333">
          <w:marLeft w:val="640"/>
          <w:marRight w:val="0"/>
          <w:marTop w:val="0"/>
          <w:marBottom w:val="0"/>
          <w:divBdr>
            <w:top w:val="none" w:sz="0" w:space="0" w:color="auto"/>
            <w:left w:val="none" w:sz="0" w:space="0" w:color="auto"/>
            <w:bottom w:val="none" w:sz="0" w:space="0" w:color="auto"/>
            <w:right w:val="none" w:sz="0" w:space="0" w:color="auto"/>
          </w:divBdr>
        </w:div>
        <w:div w:id="649795951">
          <w:marLeft w:val="640"/>
          <w:marRight w:val="0"/>
          <w:marTop w:val="0"/>
          <w:marBottom w:val="0"/>
          <w:divBdr>
            <w:top w:val="none" w:sz="0" w:space="0" w:color="auto"/>
            <w:left w:val="none" w:sz="0" w:space="0" w:color="auto"/>
            <w:bottom w:val="none" w:sz="0" w:space="0" w:color="auto"/>
            <w:right w:val="none" w:sz="0" w:space="0" w:color="auto"/>
          </w:divBdr>
        </w:div>
        <w:div w:id="650214231">
          <w:marLeft w:val="640"/>
          <w:marRight w:val="0"/>
          <w:marTop w:val="0"/>
          <w:marBottom w:val="0"/>
          <w:divBdr>
            <w:top w:val="none" w:sz="0" w:space="0" w:color="auto"/>
            <w:left w:val="none" w:sz="0" w:space="0" w:color="auto"/>
            <w:bottom w:val="none" w:sz="0" w:space="0" w:color="auto"/>
            <w:right w:val="none" w:sz="0" w:space="0" w:color="auto"/>
          </w:divBdr>
        </w:div>
        <w:div w:id="696808707">
          <w:marLeft w:val="640"/>
          <w:marRight w:val="0"/>
          <w:marTop w:val="0"/>
          <w:marBottom w:val="0"/>
          <w:divBdr>
            <w:top w:val="none" w:sz="0" w:space="0" w:color="auto"/>
            <w:left w:val="none" w:sz="0" w:space="0" w:color="auto"/>
            <w:bottom w:val="none" w:sz="0" w:space="0" w:color="auto"/>
            <w:right w:val="none" w:sz="0" w:space="0" w:color="auto"/>
          </w:divBdr>
        </w:div>
        <w:div w:id="718865714">
          <w:marLeft w:val="640"/>
          <w:marRight w:val="0"/>
          <w:marTop w:val="0"/>
          <w:marBottom w:val="0"/>
          <w:divBdr>
            <w:top w:val="none" w:sz="0" w:space="0" w:color="auto"/>
            <w:left w:val="none" w:sz="0" w:space="0" w:color="auto"/>
            <w:bottom w:val="none" w:sz="0" w:space="0" w:color="auto"/>
            <w:right w:val="none" w:sz="0" w:space="0" w:color="auto"/>
          </w:divBdr>
        </w:div>
        <w:div w:id="722486508">
          <w:marLeft w:val="640"/>
          <w:marRight w:val="0"/>
          <w:marTop w:val="0"/>
          <w:marBottom w:val="0"/>
          <w:divBdr>
            <w:top w:val="none" w:sz="0" w:space="0" w:color="auto"/>
            <w:left w:val="none" w:sz="0" w:space="0" w:color="auto"/>
            <w:bottom w:val="none" w:sz="0" w:space="0" w:color="auto"/>
            <w:right w:val="none" w:sz="0" w:space="0" w:color="auto"/>
          </w:divBdr>
        </w:div>
        <w:div w:id="735054549">
          <w:marLeft w:val="640"/>
          <w:marRight w:val="0"/>
          <w:marTop w:val="0"/>
          <w:marBottom w:val="0"/>
          <w:divBdr>
            <w:top w:val="none" w:sz="0" w:space="0" w:color="auto"/>
            <w:left w:val="none" w:sz="0" w:space="0" w:color="auto"/>
            <w:bottom w:val="none" w:sz="0" w:space="0" w:color="auto"/>
            <w:right w:val="none" w:sz="0" w:space="0" w:color="auto"/>
          </w:divBdr>
        </w:div>
        <w:div w:id="793059580">
          <w:marLeft w:val="640"/>
          <w:marRight w:val="0"/>
          <w:marTop w:val="0"/>
          <w:marBottom w:val="0"/>
          <w:divBdr>
            <w:top w:val="none" w:sz="0" w:space="0" w:color="auto"/>
            <w:left w:val="none" w:sz="0" w:space="0" w:color="auto"/>
            <w:bottom w:val="none" w:sz="0" w:space="0" w:color="auto"/>
            <w:right w:val="none" w:sz="0" w:space="0" w:color="auto"/>
          </w:divBdr>
        </w:div>
        <w:div w:id="817499968">
          <w:marLeft w:val="640"/>
          <w:marRight w:val="0"/>
          <w:marTop w:val="0"/>
          <w:marBottom w:val="0"/>
          <w:divBdr>
            <w:top w:val="none" w:sz="0" w:space="0" w:color="auto"/>
            <w:left w:val="none" w:sz="0" w:space="0" w:color="auto"/>
            <w:bottom w:val="none" w:sz="0" w:space="0" w:color="auto"/>
            <w:right w:val="none" w:sz="0" w:space="0" w:color="auto"/>
          </w:divBdr>
        </w:div>
        <w:div w:id="894462273">
          <w:marLeft w:val="640"/>
          <w:marRight w:val="0"/>
          <w:marTop w:val="0"/>
          <w:marBottom w:val="0"/>
          <w:divBdr>
            <w:top w:val="none" w:sz="0" w:space="0" w:color="auto"/>
            <w:left w:val="none" w:sz="0" w:space="0" w:color="auto"/>
            <w:bottom w:val="none" w:sz="0" w:space="0" w:color="auto"/>
            <w:right w:val="none" w:sz="0" w:space="0" w:color="auto"/>
          </w:divBdr>
        </w:div>
        <w:div w:id="919562400">
          <w:marLeft w:val="640"/>
          <w:marRight w:val="0"/>
          <w:marTop w:val="0"/>
          <w:marBottom w:val="0"/>
          <w:divBdr>
            <w:top w:val="none" w:sz="0" w:space="0" w:color="auto"/>
            <w:left w:val="none" w:sz="0" w:space="0" w:color="auto"/>
            <w:bottom w:val="none" w:sz="0" w:space="0" w:color="auto"/>
            <w:right w:val="none" w:sz="0" w:space="0" w:color="auto"/>
          </w:divBdr>
        </w:div>
        <w:div w:id="996301286">
          <w:marLeft w:val="640"/>
          <w:marRight w:val="0"/>
          <w:marTop w:val="0"/>
          <w:marBottom w:val="0"/>
          <w:divBdr>
            <w:top w:val="none" w:sz="0" w:space="0" w:color="auto"/>
            <w:left w:val="none" w:sz="0" w:space="0" w:color="auto"/>
            <w:bottom w:val="none" w:sz="0" w:space="0" w:color="auto"/>
            <w:right w:val="none" w:sz="0" w:space="0" w:color="auto"/>
          </w:divBdr>
        </w:div>
        <w:div w:id="998731097">
          <w:marLeft w:val="640"/>
          <w:marRight w:val="0"/>
          <w:marTop w:val="0"/>
          <w:marBottom w:val="0"/>
          <w:divBdr>
            <w:top w:val="none" w:sz="0" w:space="0" w:color="auto"/>
            <w:left w:val="none" w:sz="0" w:space="0" w:color="auto"/>
            <w:bottom w:val="none" w:sz="0" w:space="0" w:color="auto"/>
            <w:right w:val="none" w:sz="0" w:space="0" w:color="auto"/>
          </w:divBdr>
        </w:div>
        <w:div w:id="999187513">
          <w:marLeft w:val="640"/>
          <w:marRight w:val="0"/>
          <w:marTop w:val="0"/>
          <w:marBottom w:val="0"/>
          <w:divBdr>
            <w:top w:val="none" w:sz="0" w:space="0" w:color="auto"/>
            <w:left w:val="none" w:sz="0" w:space="0" w:color="auto"/>
            <w:bottom w:val="none" w:sz="0" w:space="0" w:color="auto"/>
            <w:right w:val="none" w:sz="0" w:space="0" w:color="auto"/>
          </w:divBdr>
        </w:div>
        <w:div w:id="1026519327">
          <w:marLeft w:val="640"/>
          <w:marRight w:val="0"/>
          <w:marTop w:val="0"/>
          <w:marBottom w:val="0"/>
          <w:divBdr>
            <w:top w:val="none" w:sz="0" w:space="0" w:color="auto"/>
            <w:left w:val="none" w:sz="0" w:space="0" w:color="auto"/>
            <w:bottom w:val="none" w:sz="0" w:space="0" w:color="auto"/>
            <w:right w:val="none" w:sz="0" w:space="0" w:color="auto"/>
          </w:divBdr>
        </w:div>
        <w:div w:id="1026904294">
          <w:marLeft w:val="640"/>
          <w:marRight w:val="0"/>
          <w:marTop w:val="0"/>
          <w:marBottom w:val="0"/>
          <w:divBdr>
            <w:top w:val="none" w:sz="0" w:space="0" w:color="auto"/>
            <w:left w:val="none" w:sz="0" w:space="0" w:color="auto"/>
            <w:bottom w:val="none" w:sz="0" w:space="0" w:color="auto"/>
            <w:right w:val="none" w:sz="0" w:space="0" w:color="auto"/>
          </w:divBdr>
        </w:div>
        <w:div w:id="1069156514">
          <w:marLeft w:val="640"/>
          <w:marRight w:val="0"/>
          <w:marTop w:val="0"/>
          <w:marBottom w:val="0"/>
          <w:divBdr>
            <w:top w:val="none" w:sz="0" w:space="0" w:color="auto"/>
            <w:left w:val="none" w:sz="0" w:space="0" w:color="auto"/>
            <w:bottom w:val="none" w:sz="0" w:space="0" w:color="auto"/>
            <w:right w:val="none" w:sz="0" w:space="0" w:color="auto"/>
          </w:divBdr>
        </w:div>
        <w:div w:id="1081635632">
          <w:marLeft w:val="640"/>
          <w:marRight w:val="0"/>
          <w:marTop w:val="0"/>
          <w:marBottom w:val="0"/>
          <w:divBdr>
            <w:top w:val="none" w:sz="0" w:space="0" w:color="auto"/>
            <w:left w:val="none" w:sz="0" w:space="0" w:color="auto"/>
            <w:bottom w:val="none" w:sz="0" w:space="0" w:color="auto"/>
            <w:right w:val="none" w:sz="0" w:space="0" w:color="auto"/>
          </w:divBdr>
        </w:div>
        <w:div w:id="1113479202">
          <w:marLeft w:val="640"/>
          <w:marRight w:val="0"/>
          <w:marTop w:val="0"/>
          <w:marBottom w:val="0"/>
          <w:divBdr>
            <w:top w:val="none" w:sz="0" w:space="0" w:color="auto"/>
            <w:left w:val="none" w:sz="0" w:space="0" w:color="auto"/>
            <w:bottom w:val="none" w:sz="0" w:space="0" w:color="auto"/>
            <w:right w:val="none" w:sz="0" w:space="0" w:color="auto"/>
          </w:divBdr>
        </w:div>
        <w:div w:id="1137451896">
          <w:marLeft w:val="640"/>
          <w:marRight w:val="0"/>
          <w:marTop w:val="0"/>
          <w:marBottom w:val="0"/>
          <w:divBdr>
            <w:top w:val="none" w:sz="0" w:space="0" w:color="auto"/>
            <w:left w:val="none" w:sz="0" w:space="0" w:color="auto"/>
            <w:bottom w:val="none" w:sz="0" w:space="0" w:color="auto"/>
            <w:right w:val="none" w:sz="0" w:space="0" w:color="auto"/>
          </w:divBdr>
        </w:div>
        <w:div w:id="1162963762">
          <w:marLeft w:val="640"/>
          <w:marRight w:val="0"/>
          <w:marTop w:val="0"/>
          <w:marBottom w:val="0"/>
          <w:divBdr>
            <w:top w:val="none" w:sz="0" w:space="0" w:color="auto"/>
            <w:left w:val="none" w:sz="0" w:space="0" w:color="auto"/>
            <w:bottom w:val="none" w:sz="0" w:space="0" w:color="auto"/>
            <w:right w:val="none" w:sz="0" w:space="0" w:color="auto"/>
          </w:divBdr>
        </w:div>
        <w:div w:id="1198078165">
          <w:marLeft w:val="640"/>
          <w:marRight w:val="0"/>
          <w:marTop w:val="0"/>
          <w:marBottom w:val="0"/>
          <w:divBdr>
            <w:top w:val="none" w:sz="0" w:space="0" w:color="auto"/>
            <w:left w:val="none" w:sz="0" w:space="0" w:color="auto"/>
            <w:bottom w:val="none" w:sz="0" w:space="0" w:color="auto"/>
            <w:right w:val="none" w:sz="0" w:space="0" w:color="auto"/>
          </w:divBdr>
        </w:div>
        <w:div w:id="1238859605">
          <w:marLeft w:val="640"/>
          <w:marRight w:val="0"/>
          <w:marTop w:val="0"/>
          <w:marBottom w:val="0"/>
          <w:divBdr>
            <w:top w:val="none" w:sz="0" w:space="0" w:color="auto"/>
            <w:left w:val="none" w:sz="0" w:space="0" w:color="auto"/>
            <w:bottom w:val="none" w:sz="0" w:space="0" w:color="auto"/>
            <w:right w:val="none" w:sz="0" w:space="0" w:color="auto"/>
          </w:divBdr>
        </w:div>
        <w:div w:id="1241478362">
          <w:marLeft w:val="640"/>
          <w:marRight w:val="0"/>
          <w:marTop w:val="0"/>
          <w:marBottom w:val="0"/>
          <w:divBdr>
            <w:top w:val="none" w:sz="0" w:space="0" w:color="auto"/>
            <w:left w:val="none" w:sz="0" w:space="0" w:color="auto"/>
            <w:bottom w:val="none" w:sz="0" w:space="0" w:color="auto"/>
            <w:right w:val="none" w:sz="0" w:space="0" w:color="auto"/>
          </w:divBdr>
        </w:div>
        <w:div w:id="1244074187">
          <w:marLeft w:val="640"/>
          <w:marRight w:val="0"/>
          <w:marTop w:val="0"/>
          <w:marBottom w:val="0"/>
          <w:divBdr>
            <w:top w:val="none" w:sz="0" w:space="0" w:color="auto"/>
            <w:left w:val="none" w:sz="0" w:space="0" w:color="auto"/>
            <w:bottom w:val="none" w:sz="0" w:space="0" w:color="auto"/>
            <w:right w:val="none" w:sz="0" w:space="0" w:color="auto"/>
          </w:divBdr>
        </w:div>
        <w:div w:id="1274938834">
          <w:marLeft w:val="640"/>
          <w:marRight w:val="0"/>
          <w:marTop w:val="0"/>
          <w:marBottom w:val="0"/>
          <w:divBdr>
            <w:top w:val="none" w:sz="0" w:space="0" w:color="auto"/>
            <w:left w:val="none" w:sz="0" w:space="0" w:color="auto"/>
            <w:bottom w:val="none" w:sz="0" w:space="0" w:color="auto"/>
            <w:right w:val="none" w:sz="0" w:space="0" w:color="auto"/>
          </w:divBdr>
        </w:div>
        <w:div w:id="1276979866">
          <w:marLeft w:val="640"/>
          <w:marRight w:val="0"/>
          <w:marTop w:val="0"/>
          <w:marBottom w:val="0"/>
          <w:divBdr>
            <w:top w:val="none" w:sz="0" w:space="0" w:color="auto"/>
            <w:left w:val="none" w:sz="0" w:space="0" w:color="auto"/>
            <w:bottom w:val="none" w:sz="0" w:space="0" w:color="auto"/>
            <w:right w:val="none" w:sz="0" w:space="0" w:color="auto"/>
          </w:divBdr>
        </w:div>
        <w:div w:id="1282883674">
          <w:marLeft w:val="640"/>
          <w:marRight w:val="0"/>
          <w:marTop w:val="0"/>
          <w:marBottom w:val="0"/>
          <w:divBdr>
            <w:top w:val="none" w:sz="0" w:space="0" w:color="auto"/>
            <w:left w:val="none" w:sz="0" w:space="0" w:color="auto"/>
            <w:bottom w:val="none" w:sz="0" w:space="0" w:color="auto"/>
            <w:right w:val="none" w:sz="0" w:space="0" w:color="auto"/>
          </w:divBdr>
        </w:div>
        <w:div w:id="1317491177">
          <w:marLeft w:val="640"/>
          <w:marRight w:val="0"/>
          <w:marTop w:val="0"/>
          <w:marBottom w:val="0"/>
          <w:divBdr>
            <w:top w:val="none" w:sz="0" w:space="0" w:color="auto"/>
            <w:left w:val="none" w:sz="0" w:space="0" w:color="auto"/>
            <w:bottom w:val="none" w:sz="0" w:space="0" w:color="auto"/>
            <w:right w:val="none" w:sz="0" w:space="0" w:color="auto"/>
          </w:divBdr>
        </w:div>
        <w:div w:id="1328368056">
          <w:marLeft w:val="640"/>
          <w:marRight w:val="0"/>
          <w:marTop w:val="0"/>
          <w:marBottom w:val="0"/>
          <w:divBdr>
            <w:top w:val="none" w:sz="0" w:space="0" w:color="auto"/>
            <w:left w:val="none" w:sz="0" w:space="0" w:color="auto"/>
            <w:bottom w:val="none" w:sz="0" w:space="0" w:color="auto"/>
            <w:right w:val="none" w:sz="0" w:space="0" w:color="auto"/>
          </w:divBdr>
        </w:div>
        <w:div w:id="1381443275">
          <w:marLeft w:val="640"/>
          <w:marRight w:val="0"/>
          <w:marTop w:val="0"/>
          <w:marBottom w:val="0"/>
          <w:divBdr>
            <w:top w:val="none" w:sz="0" w:space="0" w:color="auto"/>
            <w:left w:val="none" w:sz="0" w:space="0" w:color="auto"/>
            <w:bottom w:val="none" w:sz="0" w:space="0" w:color="auto"/>
            <w:right w:val="none" w:sz="0" w:space="0" w:color="auto"/>
          </w:divBdr>
        </w:div>
        <w:div w:id="1425608741">
          <w:marLeft w:val="640"/>
          <w:marRight w:val="0"/>
          <w:marTop w:val="0"/>
          <w:marBottom w:val="0"/>
          <w:divBdr>
            <w:top w:val="none" w:sz="0" w:space="0" w:color="auto"/>
            <w:left w:val="none" w:sz="0" w:space="0" w:color="auto"/>
            <w:bottom w:val="none" w:sz="0" w:space="0" w:color="auto"/>
            <w:right w:val="none" w:sz="0" w:space="0" w:color="auto"/>
          </w:divBdr>
        </w:div>
        <w:div w:id="1439108665">
          <w:marLeft w:val="640"/>
          <w:marRight w:val="0"/>
          <w:marTop w:val="0"/>
          <w:marBottom w:val="0"/>
          <w:divBdr>
            <w:top w:val="none" w:sz="0" w:space="0" w:color="auto"/>
            <w:left w:val="none" w:sz="0" w:space="0" w:color="auto"/>
            <w:bottom w:val="none" w:sz="0" w:space="0" w:color="auto"/>
            <w:right w:val="none" w:sz="0" w:space="0" w:color="auto"/>
          </w:divBdr>
        </w:div>
        <w:div w:id="1478841368">
          <w:marLeft w:val="640"/>
          <w:marRight w:val="0"/>
          <w:marTop w:val="0"/>
          <w:marBottom w:val="0"/>
          <w:divBdr>
            <w:top w:val="none" w:sz="0" w:space="0" w:color="auto"/>
            <w:left w:val="none" w:sz="0" w:space="0" w:color="auto"/>
            <w:bottom w:val="none" w:sz="0" w:space="0" w:color="auto"/>
            <w:right w:val="none" w:sz="0" w:space="0" w:color="auto"/>
          </w:divBdr>
        </w:div>
        <w:div w:id="1496454402">
          <w:marLeft w:val="640"/>
          <w:marRight w:val="0"/>
          <w:marTop w:val="0"/>
          <w:marBottom w:val="0"/>
          <w:divBdr>
            <w:top w:val="none" w:sz="0" w:space="0" w:color="auto"/>
            <w:left w:val="none" w:sz="0" w:space="0" w:color="auto"/>
            <w:bottom w:val="none" w:sz="0" w:space="0" w:color="auto"/>
            <w:right w:val="none" w:sz="0" w:space="0" w:color="auto"/>
          </w:divBdr>
        </w:div>
        <w:div w:id="1515025921">
          <w:marLeft w:val="640"/>
          <w:marRight w:val="0"/>
          <w:marTop w:val="0"/>
          <w:marBottom w:val="0"/>
          <w:divBdr>
            <w:top w:val="none" w:sz="0" w:space="0" w:color="auto"/>
            <w:left w:val="none" w:sz="0" w:space="0" w:color="auto"/>
            <w:bottom w:val="none" w:sz="0" w:space="0" w:color="auto"/>
            <w:right w:val="none" w:sz="0" w:space="0" w:color="auto"/>
          </w:divBdr>
        </w:div>
        <w:div w:id="1561479903">
          <w:marLeft w:val="640"/>
          <w:marRight w:val="0"/>
          <w:marTop w:val="0"/>
          <w:marBottom w:val="0"/>
          <w:divBdr>
            <w:top w:val="none" w:sz="0" w:space="0" w:color="auto"/>
            <w:left w:val="none" w:sz="0" w:space="0" w:color="auto"/>
            <w:bottom w:val="none" w:sz="0" w:space="0" w:color="auto"/>
            <w:right w:val="none" w:sz="0" w:space="0" w:color="auto"/>
          </w:divBdr>
        </w:div>
        <w:div w:id="1595556386">
          <w:marLeft w:val="640"/>
          <w:marRight w:val="0"/>
          <w:marTop w:val="0"/>
          <w:marBottom w:val="0"/>
          <w:divBdr>
            <w:top w:val="none" w:sz="0" w:space="0" w:color="auto"/>
            <w:left w:val="none" w:sz="0" w:space="0" w:color="auto"/>
            <w:bottom w:val="none" w:sz="0" w:space="0" w:color="auto"/>
            <w:right w:val="none" w:sz="0" w:space="0" w:color="auto"/>
          </w:divBdr>
        </w:div>
        <w:div w:id="1604678864">
          <w:marLeft w:val="640"/>
          <w:marRight w:val="0"/>
          <w:marTop w:val="0"/>
          <w:marBottom w:val="0"/>
          <w:divBdr>
            <w:top w:val="none" w:sz="0" w:space="0" w:color="auto"/>
            <w:left w:val="none" w:sz="0" w:space="0" w:color="auto"/>
            <w:bottom w:val="none" w:sz="0" w:space="0" w:color="auto"/>
            <w:right w:val="none" w:sz="0" w:space="0" w:color="auto"/>
          </w:divBdr>
        </w:div>
        <w:div w:id="1630821431">
          <w:marLeft w:val="640"/>
          <w:marRight w:val="0"/>
          <w:marTop w:val="0"/>
          <w:marBottom w:val="0"/>
          <w:divBdr>
            <w:top w:val="none" w:sz="0" w:space="0" w:color="auto"/>
            <w:left w:val="none" w:sz="0" w:space="0" w:color="auto"/>
            <w:bottom w:val="none" w:sz="0" w:space="0" w:color="auto"/>
            <w:right w:val="none" w:sz="0" w:space="0" w:color="auto"/>
          </w:divBdr>
        </w:div>
        <w:div w:id="1670055346">
          <w:marLeft w:val="640"/>
          <w:marRight w:val="0"/>
          <w:marTop w:val="0"/>
          <w:marBottom w:val="0"/>
          <w:divBdr>
            <w:top w:val="none" w:sz="0" w:space="0" w:color="auto"/>
            <w:left w:val="none" w:sz="0" w:space="0" w:color="auto"/>
            <w:bottom w:val="none" w:sz="0" w:space="0" w:color="auto"/>
            <w:right w:val="none" w:sz="0" w:space="0" w:color="auto"/>
          </w:divBdr>
        </w:div>
        <w:div w:id="1680541422">
          <w:marLeft w:val="640"/>
          <w:marRight w:val="0"/>
          <w:marTop w:val="0"/>
          <w:marBottom w:val="0"/>
          <w:divBdr>
            <w:top w:val="none" w:sz="0" w:space="0" w:color="auto"/>
            <w:left w:val="none" w:sz="0" w:space="0" w:color="auto"/>
            <w:bottom w:val="none" w:sz="0" w:space="0" w:color="auto"/>
            <w:right w:val="none" w:sz="0" w:space="0" w:color="auto"/>
          </w:divBdr>
        </w:div>
        <w:div w:id="1687093588">
          <w:marLeft w:val="640"/>
          <w:marRight w:val="0"/>
          <w:marTop w:val="0"/>
          <w:marBottom w:val="0"/>
          <w:divBdr>
            <w:top w:val="none" w:sz="0" w:space="0" w:color="auto"/>
            <w:left w:val="none" w:sz="0" w:space="0" w:color="auto"/>
            <w:bottom w:val="none" w:sz="0" w:space="0" w:color="auto"/>
            <w:right w:val="none" w:sz="0" w:space="0" w:color="auto"/>
          </w:divBdr>
        </w:div>
        <w:div w:id="1733771899">
          <w:marLeft w:val="640"/>
          <w:marRight w:val="0"/>
          <w:marTop w:val="0"/>
          <w:marBottom w:val="0"/>
          <w:divBdr>
            <w:top w:val="none" w:sz="0" w:space="0" w:color="auto"/>
            <w:left w:val="none" w:sz="0" w:space="0" w:color="auto"/>
            <w:bottom w:val="none" w:sz="0" w:space="0" w:color="auto"/>
            <w:right w:val="none" w:sz="0" w:space="0" w:color="auto"/>
          </w:divBdr>
        </w:div>
        <w:div w:id="1736508127">
          <w:marLeft w:val="640"/>
          <w:marRight w:val="0"/>
          <w:marTop w:val="0"/>
          <w:marBottom w:val="0"/>
          <w:divBdr>
            <w:top w:val="none" w:sz="0" w:space="0" w:color="auto"/>
            <w:left w:val="none" w:sz="0" w:space="0" w:color="auto"/>
            <w:bottom w:val="none" w:sz="0" w:space="0" w:color="auto"/>
            <w:right w:val="none" w:sz="0" w:space="0" w:color="auto"/>
          </w:divBdr>
        </w:div>
        <w:div w:id="1779131141">
          <w:marLeft w:val="640"/>
          <w:marRight w:val="0"/>
          <w:marTop w:val="0"/>
          <w:marBottom w:val="0"/>
          <w:divBdr>
            <w:top w:val="none" w:sz="0" w:space="0" w:color="auto"/>
            <w:left w:val="none" w:sz="0" w:space="0" w:color="auto"/>
            <w:bottom w:val="none" w:sz="0" w:space="0" w:color="auto"/>
            <w:right w:val="none" w:sz="0" w:space="0" w:color="auto"/>
          </w:divBdr>
        </w:div>
        <w:div w:id="1795060631">
          <w:marLeft w:val="640"/>
          <w:marRight w:val="0"/>
          <w:marTop w:val="0"/>
          <w:marBottom w:val="0"/>
          <w:divBdr>
            <w:top w:val="none" w:sz="0" w:space="0" w:color="auto"/>
            <w:left w:val="none" w:sz="0" w:space="0" w:color="auto"/>
            <w:bottom w:val="none" w:sz="0" w:space="0" w:color="auto"/>
            <w:right w:val="none" w:sz="0" w:space="0" w:color="auto"/>
          </w:divBdr>
        </w:div>
        <w:div w:id="1803957510">
          <w:marLeft w:val="640"/>
          <w:marRight w:val="0"/>
          <w:marTop w:val="0"/>
          <w:marBottom w:val="0"/>
          <w:divBdr>
            <w:top w:val="none" w:sz="0" w:space="0" w:color="auto"/>
            <w:left w:val="none" w:sz="0" w:space="0" w:color="auto"/>
            <w:bottom w:val="none" w:sz="0" w:space="0" w:color="auto"/>
            <w:right w:val="none" w:sz="0" w:space="0" w:color="auto"/>
          </w:divBdr>
        </w:div>
        <w:div w:id="1810706947">
          <w:marLeft w:val="640"/>
          <w:marRight w:val="0"/>
          <w:marTop w:val="0"/>
          <w:marBottom w:val="0"/>
          <w:divBdr>
            <w:top w:val="none" w:sz="0" w:space="0" w:color="auto"/>
            <w:left w:val="none" w:sz="0" w:space="0" w:color="auto"/>
            <w:bottom w:val="none" w:sz="0" w:space="0" w:color="auto"/>
            <w:right w:val="none" w:sz="0" w:space="0" w:color="auto"/>
          </w:divBdr>
        </w:div>
        <w:div w:id="1817331941">
          <w:marLeft w:val="640"/>
          <w:marRight w:val="0"/>
          <w:marTop w:val="0"/>
          <w:marBottom w:val="0"/>
          <w:divBdr>
            <w:top w:val="none" w:sz="0" w:space="0" w:color="auto"/>
            <w:left w:val="none" w:sz="0" w:space="0" w:color="auto"/>
            <w:bottom w:val="none" w:sz="0" w:space="0" w:color="auto"/>
            <w:right w:val="none" w:sz="0" w:space="0" w:color="auto"/>
          </w:divBdr>
        </w:div>
        <w:div w:id="1887716337">
          <w:marLeft w:val="640"/>
          <w:marRight w:val="0"/>
          <w:marTop w:val="0"/>
          <w:marBottom w:val="0"/>
          <w:divBdr>
            <w:top w:val="none" w:sz="0" w:space="0" w:color="auto"/>
            <w:left w:val="none" w:sz="0" w:space="0" w:color="auto"/>
            <w:bottom w:val="none" w:sz="0" w:space="0" w:color="auto"/>
            <w:right w:val="none" w:sz="0" w:space="0" w:color="auto"/>
          </w:divBdr>
        </w:div>
        <w:div w:id="1888831465">
          <w:marLeft w:val="640"/>
          <w:marRight w:val="0"/>
          <w:marTop w:val="0"/>
          <w:marBottom w:val="0"/>
          <w:divBdr>
            <w:top w:val="none" w:sz="0" w:space="0" w:color="auto"/>
            <w:left w:val="none" w:sz="0" w:space="0" w:color="auto"/>
            <w:bottom w:val="none" w:sz="0" w:space="0" w:color="auto"/>
            <w:right w:val="none" w:sz="0" w:space="0" w:color="auto"/>
          </w:divBdr>
        </w:div>
        <w:div w:id="1894079757">
          <w:marLeft w:val="640"/>
          <w:marRight w:val="0"/>
          <w:marTop w:val="0"/>
          <w:marBottom w:val="0"/>
          <w:divBdr>
            <w:top w:val="none" w:sz="0" w:space="0" w:color="auto"/>
            <w:left w:val="none" w:sz="0" w:space="0" w:color="auto"/>
            <w:bottom w:val="none" w:sz="0" w:space="0" w:color="auto"/>
            <w:right w:val="none" w:sz="0" w:space="0" w:color="auto"/>
          </w:divBdr>
        </w:div>
        <w:div w:id="1906527159">
          <w:marLeft w:val="640"/>
          <w:marRight w:val="0"/>
          <w:marTop w:val="0"/>
          <w:marBottom w:val="0"/>
          <w:divBdr>
            <w:top w:val="none" w:sz="0" w:space="0" w:color="auto"/>
            <w:left w:val="none" w:sz="0" w:space="0" w:color="auto"/>
            <w:bottom w:val="none" w:sz="0" w:space="0" w:color="auto"/>
            <w:right w:val="none" w:sz="0" w:space="0" w:color="auto"/>
          </w:divBdr>
        </w:div>
        <w:div w:id="1929147543">
          <w:marLeft w:val="640"/>
          <w:marRight w:val="0"/>
          <w:marTop w:val="0"/>
          <w:marBottom w:val="0"/>
          <w:divBdr>
            <w:top w:val="none" w:sz="0" w:space="0" w:color="auto"/>
            <w:left w:val="none" w:sz="0" w:space="0" w:color="auto"/>
            <w:bottom w:val="none" w:sz="0" w:space="0" w:color="auto"/>
            <w:right w:val="none" w:sz="0" w:space="0" w:color="auto"/>
          </w:divBdr>
        </w:div>
        <w:div w:id="1934700452">
          <w:marLeft w:val="640"/>
          <w:marRight w:val="0"/>
          <w:marTop w:val="0"/>
          <w:marBottom w:val="0"/>
          <w:divBdr>
            <w:top w:val="none" w:sz="0" w:space="0" w:color="auto"/>
            <w:left w:val="none" w:sz="0" w:space="0" w:color="auto"/>
            <w:bottom w:val="none" w:sz="0" w:space="0" w:color="auto"/>
            <w:right w:val="none" w:sz="0" w:space="0" w:color="auto"/>
          </w:divBdr>
        </w:div>
        <w:div w:id="1957178957">
          <w:marLeft w:val="640"/>
          <w:marRight w:val="0"/>
          <w:marTop w:val="0"/>
          <w:marBottom w:val="0"/>
          <w:divBdr>
            <w:top w:val="none" w:sz="0" w:space="0" w:color="auto"/>
            <w:left w:val="none" w:sz="0" w:space="0" w:color="auto"/>
            <w:bottom w:val="none" w:sz="0" w:space="0" w:color="auto"/>
            <w:right w:val="none" w:sz="0" w:space="0" w:color="auto"/>
          </w:divBdr>
        </w:div>
        <w:div w:id="1960912519">
          <w:marLeft w:val="640"/>
          <w:marRight w:val="0"/>
          <w:marTop w:val="0"/>
          <w:marBottom w:val="0"/>
          <w:divBdr>
            <w:top w:val="none" w:sz="0" w:space="0" w:color="auto"/>
            <w:left w:val="none" w:sz="0" w:space="0" w:color="auto"/>
            <w:bottom w:val="none" w:sz="0" w:space="0" w:color="auto"/>
            <w:right w:val="none" w:sz="0" w:space="0" w:color="auto"/>
          </w:divBdr>
        </w:div>
        <w:div w:id="1978139870">
          <w:marLeft w:val="640"/>
          <w:marRight w:val="0"/>
          <w:marTop w:val="0"/>
          <w:marBottom w:val="0"/>
          <w:divBdr>
            <w:top w:val="none" w:sz="0" w:space="0" w:color="auto"/>
            <w:left w:val="none" w:sz="0" w:space="0" w:color="auto"/>
            <w:bottom w:val="none" w:sz="0" w:space="0" w:color="auto"/>
            <w:right w:val="none" w:sz="0" w:space="0" w:color="auto"/>
          </w:divBdr>
        </w:div>
        <w:div w:id="1990210500">
          <w:marLeft w:val="640"/>
          <w:marRight w:val="0"/>
          <w:marTop w:val="0"/>
          <w:marBottom w:val="0"/>
          <w:divBdr>
            <w:top w:val="none" w:sz="0" w:space="0" w:color="auto"/>
            <w:left w:val="none" w:sz="0" w:space="0" w:color="auto"/>
            <w:bottom w:val="none" w:sz="0" w:space="0" w:color="auto"/>
            <w:right w:val="none" w:sz="0" w:space="0" w:color="auto"/>
          </w:divBdr>
        </w:div>
        <w:div w:id="2016296734">
          <w:marLeft w:val="640"/>
          <w:marRight w:val="0"/>
          <w:marTop w:val="0"/>
          <w:marBottom w:val="0"/>
          <w:divBdr>
            <w:top w:val="none" w:sz="0" w:space="0" w:color="auto"/>
            <w:left w:val="none" w:sz="0" w:space="0" w:color="auto"/>
            <w:bottom w:val="none" w:sz="0" w:space="0" w:color="auto"/>
            <w:right w:val="none" w:sz="0" w:space="0" w:color="auto"/>
          </w:divBdr>
        </w:div>
        <w:div w:id="2136369515">
          <w:marLeft w:val="640"/>
          <w:marRight w:val="0"/>
          <w:marTop w:val="0"/>
          <w:marBottom w:val="0"/>
          <w:divBdr>
            <w:top w:val="none" w:sz="0" w:space="0" w:color="auto"/>
            <w:left w:val="none" w:sz="0" w:space="0" w:color="auto"/>
            <w:bottom w:val="none" w:sz="0" w:space="0" w:color="auto"/>
            <w:right w:val="none" w:sz="0" w:space="0" w:color="auto"/>
          </w:divBdr>
        </w:div>
      </w:divsChild>
    </w:div>
    <w:div w:id="1368674827">
      <w:bodyDiv w:val="1"/>
      <w:marLeft w:val="0"/>
      <w:marRight w:val="0"/>
      <w:marTop w:val="0"/>
      <w:marBottom w:val="0"/>
      <w:divBdr>
        <w:top w:val="none" w:sz="0" w:space="0" w:color="auto"/>
        <w:left w:val="none" w:sz="0" w:space="0" w:color="auto"/>
        <w:bottom w:val="none" w:sz="0" w:space="0" w:color="auto"/>
        <w:right w:val="none" w:sz="0" w:space="0" w:color="auto"/>
      </w:divBdr>
      <w:divsChild>
        <w:div w:id="34231928">
          <w:marLeft w:val="640"/>
          <w:marRight w:val="0"/>
          <w:marTop w:val="0"/>
          <w:marBottom w:val="0"/>
          <w:divBdr>
            <w:top w:val="none" w:sz="0" w:space="0" w:color="auto"/>
            <w:left w:val="none" w:sz="0" w:space="0" w:color="auto"/>
            <w:bottom w:val="none" w:sz="0" w:space="0" w:color="auto"/>
            <w:right w:val="none" w:sz="0" w:space="0" w:color="auto"/>
          </w:divBdr>
        </w:div>
        <w:div w:id="104928655">
          <w:marLeft w:val="640"/>
          <w:marRight w:val="0"/>
          <w:marTop w:val="0"/>
          <w:marBottom w:val="0"/>
          <w:divBdr>
            <w:top w:val="none" w:sz="0" w:space="0" w:color="auto"/>
            <w:left w:val="none" w:sz="0" w:space="0" w:color="auto"/>
            <w:bottom w:val="none" w:sz="0" w:space="0" w:color="auto"/>
            <w:right w:val="none" w:sz="0" w:space="0" w:color="auto"/>
          </w:divBdr>
        </w:div>
        <w:div w:id="108673208">
          <w:marLeft w:val="640"/>
          <w:marRight w:val="0"/>
          <w:marTop w:val="0"/>
          <w:marBottom w:val="0"/>
          <w:divBdr>
            <w:top w:val="none" w:sz="0" w:space="0" w:color="auto"/>
            <w:left w:val="none" w:sz="0" w:space="0" w:color="auto"/>
            <w:bottom w:val="none" w:sz="0" w:space="0" w:color="auto"/>
            <w:right w:val="none" w:sz="0" w:space="0" w:color="auto"/>
          </w:divBdr>
        </w:div>
        <w:div w:id="148712097">
          <w:marLeft w:val="640"/>
          <w:marRight w:val="0"/>
          <w:marTop w:val="0"/>
          <w:marBottom w:val="0"/>
          <w:divBdr>
            <w:top w:val="none" w:sz="0" w:space="0" w:color="auto"/>
            <w:left w:val="none" w:sz="0" w:space="0" w:color="auto"/>
            <w:bottom w:val="none" w:sz="0" w:space="0" w:color="auto"/>
            <w:right w:val="none" w:sz="0" w:space="0" w:color="auto"/>
          </w:divBdr>
        </w:div>
        <w:div w:id="173888604">
          <w:marLeft w:val="640"/>
          <w:marRight w:val="0"/>
          <w:marTop w:val="0"/>
          <w:marBottom w:val="0"/>
          <w:divBdr>
            <w:top w:val="none" w:sz="0" w:space="0" w:color="auto"/>
            <w:left w:val="none" w:sz="0" w:space="0" w:color="auto"/>
            <w:bottom w:val="none" w:sz="0" w:space="0" w:color="auto"/>
            <w:right w:val="none" w:sz="0" w:space="0" w:color="auto"/>
          </w:divBdr>
        </w:div>
        <w:div w:id="212010466">
          <w:marLeft w:val="640"/>
          <w:marRight w:val="0"/>
          <w:marTop w:val="0"/>
          <w:marBottom w:val="0"/>
          <w:divBdr>
            <w:top w:val="none" w:sz="0" w:space="0" w:color="auto"/>
            <w:left w:val="none" w:sz="0" w:space="0" w:color="auto"/>
            <w:bottom w:val="none" w:sz="0" w:space="0" w:color="auto"/>
            <w:right w:val="none" w:sz="0" w:space="0" w:color="auto"/>
          </w:divBdr>
        </w:div>
        <w:div w:id="213352044">
          <w:marLeft w:val="640"/>
          <w:marRight w:val="0"/>
          <w:marTop w:val="0"/>
          <w:marBottom w:val="0"/>
          <w:divBdr>
            <w:top w:val="none" w:sz="0" w:space="0" w:color="auto"/>
            <w:left w:val="none" w:sz="0" w:space="0" w:color="auto"/>
            <w:bottom w:val="none" w:sz="0" w:space="0" w:color="auto"/>
            <w:right w:val="none" w:sz="0" w:space="0" w:color="auto"/>
          </w:divBdr>
        </w:div>
        <w:div w:id="233862082">
          <w:marLeft w:val="640"/>
          <w:marRight w:val="0"/>
          <w:marTop w:val="0"/>
          <w:marBottom w:val="0"/>
          <w:divBdr>
            <w:top w:val="none" w:sz="0" w:space="0" w:color="auto"/>
            <w:left w:val="none" w:sz="0" w:space="0" w:color="auto"/>
            <w:bottom w:val="none" w:sz="0" w:space="0" w:color="auto"/>
            <w:right w:val="none" w:sz="0" w:space="0" w:color="auto"/>
          </w:divBdr>
        </w:div>
        <w:div w:id="242378388">
          <w:marLeft w:val="640"/>
          <w:marRight w:val="0"/>
          <w:marTop w:val="0"/>
          <w:marBottom w:val="0"/>
          <w:divBdr>
            <w:top w:val="none" w:sz="0" w:space="0" w:color="auto"/>
            <w:left w:val="none" w:sz="0" w:space="0" w:color="auto"/>
            <w:bottom w:val="none" w:sz="0" w:space="0" w:color="auto"/>
            <w:right w:val="none" w:sz="0" w:space="0" w:color="auto"/>
          </w:divBdr>
        </w:div>
        <w:div w:id="250047034">
          <w:marLeft w:val="640"/>
          <w:marRight w:val="0"/>
          <w:marTop w:val="0"/>
          <w:marBottom w:val="0"/>
          <w:divBdr>
            <w:top w:val="none" w:sz="0" w:space="0" w:color="auto"/>
            <w:left w:val="none" w:sz="0" w:space="0" w:color="auto"/>
            <w:bottom w:val="none" w:sz="0" w:space="0" w:color="auto"/>
            <w:right w:val="none" w:sz="0" w:space="0" w:color="auto"/>
          </w:divBdr>
        </w:div>
        <w:div w:id="322709036">
          <w:marLeft w:val="640"/>
          <w:marRight w:val="0"/>
          <w:marTop w:val="0"/>
          <w:marBottom w:val="0"/>
          <w:divBdr>
            <w:top w:val="none" w:sz="0" w:space="0" w:color="auto"/>
            <w:left w:val="none" w:sz="0" w:space="0" w:color="auto"/>
            <w:bottom w:val="none" w:sz="0" w:space="0" w:color="auto"/>
            <w:right w:val="none" w:sz="0" w:space="0" w:color="auto"/>
          </w:divBdr>
        </w:div>
        <w:div w:id="351615036">
          <w:marLeft w:val="640"/>
          <w:marRight w:val="0"/>
          <w:marTop w:val="0"/>
          <w:marBottom w:val="0"/>
          <w:divBdr>
            <w:top w:val="none" w:sz="0" w:space="0" w:color="auto"/>
            <w:left w:val="none" w:sz="0" w:space="0" w:color="auto"/>
            <w:bottom w:val="none" w:sz="0" w:space="0" w:color="auto"/>
            <w:right w:val="none" w:sz="0" w:space="0" w:color="auto"/>
          </w:divBdr>
        </w:div>
        <w:div w:id="401609180">
          <w:marLeft w:val="640"/>
          <w:marRight w:val="0"/>
          <w:marTop w:val="0"/>
          <w:marBottom w:val="0"/>
          <w:divBdr>
            <w:top w:val="none" w:sz="0" w:space="0" w:color="auto"/>
            <w:left w:val="none" w:sz="0" w:space="0" w:color="auto"/>
            <w:bottom w:val="none" w:sz="0" w:space="0" w:color="auto"/>
            <w:right w:val="none" w:sz="0" w:space="0" w:color="auto"/>
          </w:divBdr>
        </w:div>
        <w:div w:id="420951439">
          <w:marLeft w:val="640"/>
          <w:marRight w:val="0"/>
          <w:marTop w:val="0"/>
          <w:marBottom w:val="0"/>
          <w:divBdr>
            <w:top w:val="none" w:sz="0" w:space="0" w:color="auto"/>
            <w:left w:val="none" w:sz="0" w:space="0" w:color="auto"/>
            <w:bottom w:val="none" w:sz="0" w:space="0" w:color="auto"/>
            <w:right w:val="none" w:sz="0" w:space="0" w:color="auto"/>
          </w:divBdr>
        </w:div>
        <w:div w:id="430856416">
          <w:marLeft w:val="640"/>
          <w:marRight w:val="0"/>
          <w:marTop w:val="0"/>
          <w:marBottom w:val="0"/>
          <w:divBdr>
            <w:top w:val="none" w:sz="0" w:space="0" w:color="auto"/>
            <w:left w:val="none" w:sz="0" w:space="0" w:color="auto"/>
            <w:bottom w:val="none" w:sz="0" w:space="0" w:color="auto"/>
            <w:right w:val="none" w:sz="0" w:space="0" w:color="auto"/>
          </w:divBdr>
        </w:div>
        <w:div w:id="460734564">
          <w:marLeft w:val="640"/>
          <w:marRight w:val="0"/>
          <w:marTop w:val="0"/>
          <w:marBottom w:val="0"/>
          <w:divBdr>
            <w:top w:val="none" w:sz="0" w:space="0" w:color="auto"/>
            <w:left w:val="none" w:sz="0" w:space="0" w:color="auto"/>
            <w:bottom w:val="none" w:sz="0" w:space="0" w:color="auto"/>
            <w:right w:val="none" w:sz="0" w:space="0" w:color="auto"/>
          </w:divBdr>
        </w:div>
        <w:div w:id="510484551">
          <w:marLeft w:val="640"/>
          <w:marRight w:val="0"/>
          <w:marTop w:val="0"/>
          <w:marBottom w:val="0"/>
          <w:divBdr>
            <w:top w:val="none" w:sz="0" w:space="0" w:color="auto"/>
            <w:left w:val="none" w:sz="0" w:space="0" w:color="auto"/>
            <w:bottom w:val="none" w:sz="0" w:space="0" w:color="auto"/>
            <w:right w:val="none" w:sz="0" w:space="0" w:color="auto"/>
          </w:divBdr>
        </w:div>
        <w:div w:id="528760576">
          <w:marLeft w:val="640"/>
          <w:marRight w:val="0"/>
          <w:marTop w:val="0"/>
          <w:marBottom w:val="0"/>
          <w:divBdr>
            <w:top w:val="none" w:sz="0" w:space="0" w:color="auto"/>
            <w:left w:val="none" w:sz="0" w:space="0" w:color="auto"/>
            <w:bottom w:val="none" w:sz="0" w:space="0" w:color="auto"/>
            <w:right w:val="none" w:sz="0" w:space="0" w:color="auto"/>
          </w:divBdr>
        </w:div>
        <w:div w:id="578059631">
          <w:marLeft w:val="640"/>
          <w:marRight w:val="0"/>
          <w:marTop w:val="0"/>
          <w:marBottom w:val="0"/>
          <w:divBdr>
            <w:top w:val="none" w:sz="0" w:space="0" w:color="auto"/>
            <w:left w:val="none" w:sz="0" w:space="0" w:color="auto"/>
            <w:bottom w:val="none" w:sz="0" w:space="0" w:color="auto"/>
            <w:right w:val="none" w:sz="0" w:space="0" w:color="auto"/>
          </w:divBdr>
        </w:div>
        <w:div w:id="580409808">
          <w:marLeft w:val="640"/>
          <w:marRight w:val="0"/>
          <w:marTop w:val="0"/>
          <w:marBottom w:val="0"/>
          <w:divBdr>
            <w:top w:val="none" w:sz="0" w:space="0" w:color="auto"/>
            <w:left w:val="none" w:sz="0" w:space="0" w:color="auto"/>
            <w:bottom w:val="none" w:sz="0" w:space="0" w:color="auto"/>
            <w:right w:val="none" w:sz="0" w:space="0" w:color="auto"/>
          </w:divBdr>
        </w:div>
        <w:div w:id="628172925">
          <w:marLeft w:val="640"/>
          <w:marRight w:val="0"/>
          <w:marTop w:val="0"/>
          <w:marBottom w:val="0"/>
          <w:divBdr>
            <w:top w:val="none" w:sz="0" w:space="0" w:color="auto"/>
            <w:left w:val="none" w:sz="0" w:space="0" w:color="auto"/>
            <w:bottom w:val="none" w:sz="0" w:space="0" w:color="auto"/>
            <w:right w:val="none" w:sz="0" w:space="0" w:color="auto"/>
          </w:divBdr>
        </w:div>
        <w:div w:id="628320877">
          <w:marLeft w:val="640"/>
          <w:marRight w:val="0"/>
          <w:marTop w:val="0"/>
          <w:marBottom w:val="0"/>
          <w:divBdr>
            <w:top w:val="none" w:sz="0" w:space="0" w:color="auto"/>
            <w:left w:val="none" w:sz="0" w:space="0" w:color="auto"/>
            <w:bottom w:val="none" w:sz="0" w:space="0" w:color="auto"/>
            <w:right w:val="none" w:sz="0" w:space="0" w:color="auto"/>
          </w:divBdr>
        </w:div>
        <w:div w:id="629360959">
          <w:marLeft w:val="640"/>
          <w:marRight w:val="0"/>
          <w:marTop w:val="0"/>
          <w:marBottom w:val="0"/>
          <w:divBdr>
            <w:top w:val="none" w:sz="0" w:space="0" w:color="auto"/>
            <w:left w:val="none" w:sz="0" w:space="0" w:color="auto"/>
            <w:bottom w:val="none" w:sz="0" w:space="0" w:color="auto"/>
            <w:right w:val="none" w:sz="0" w:space="0" w:color="auto"/>
          </w:divBdr>
        </w:div>
        <w:div w:id="631792348">
          <w:marLeft w:val="640"/>
          <w:marRight w:val="0"/>
          <w:marTop w:val="0"/>
          <w:marBottom w:val="0"/>
          <w:divBdr>
            <w:top w:val="none" w:sz="0" w:space="0" w:color="auto"/>
            <w:left w:val="none" w:sz="0" w:space="0" w:color="auto"/>
            <w:bottom w:val="none" w:sz="0" w:space="0" w:color="auto"/>
            <w:right w:val="none" w:sz="0" w:space="0" w:color="auto"/>
          </w:divBdr>
        </w:div>
        <w:div w:id="638653665">
          <w:marLeft w:val="640"/>
          <w:marRight w:val="0"/>
          <w:marTop w:val="0"/>
          <w:marBottom w:val="0"/>
          <w:divBdr>
            <w:top w:val="none" w:sz="0" w:space="0" w:color="auto"/>
            <w:left w:val="none" w:sz="0" w:space="0" w:color="auto"/>
            <w:bottom w:val="none" w:sz="0" w:space="0" w:color="auto"/>
            <w:right w:val="none" w:sz="0" w:space="0" w:color="auto"/>
          </w:divBdr>
        </w:div>
        <w:div w:id="654836984">
          <w:marLeft w:val="640"/>
          <w:marRight w:val="0"/>
          <w:marTop w:val="0"/>
          <w:marBottom w:val="0"/>
          <w:divBdr>
            <w:top w:val="none" w:sz="0" w:space="0" w:color="auto"/>
            <w:left w:val="none" w:sz="0" w:space="0" w:color="auto"/>
            <w:bottom w:val="none" w:sz="0" w:space="0" w:color="auto"/>
            <w:right w:val="none" w:sz="0" w:space="0" w:color="auto"/>
          </w:divBdr>
        </w:div>
        <w:div w:id="713847316">
          <w:marLeft w:val="640"/>
          <w:marRight w:val="0"/>
          <w:marTop w:val="0"/>
          <w:marBottom w:val="0"/>
          <w:divBdr>
            <w:top w:val="none" w:sz="0" w:space="0" w:color="auto"/>
            <w:left w:val="none" w:sz="0" w:space="0" w:color="auto"/>
            <w:bottom w:val="none" w:sz="0" w:space="0" w:color="auto"/>
            <w:right w:val="none" w:sz="0" w:space="0" w:color="auto"/>
          </w:divBdr>
        </w:div>
        <w:div w:id="774591103">
          <w:marLeft w:val="640"/>
          <w:marRight w:val="0"/>
          <w:marTop w:val="0"/>
          <w:marBottom w:val="0"/>
          <w:divBdr>
            <w:top w:val="none" w:sz="0" w:space="0" w:color="auto"/>
            <w:left w:val="none" w:sz="0" w:space="0" w:color="auto"/>
            <w:bottom w:val="none" w:sz="0" w:space="0" w:color="auto"/>
            <w:right w:val="none" w:sz="0" w:space="0" w:color="auto"/>
          </w:divBdr>
        </w:div>
        <w:div w:id="776562131">
          <w:marLeft w:val="640"/>
          <w:marRight w:val="0"/>
          <w:marTop w:val="0"/>
          <w:marBottom w:val="0"/>
          <w:divBdr>
            <w:top w:val="none" w:sz="0" w:space="0" w:color="auto"/>
            <w:left w:val="none" w:sz="0" w:space="0" w:color="auto"/>
            <w:bottom w:val="none" w:sz="0" w:space="0" w:color="auto"/>
            <w:right w:val="none" w:sz="0" w:space="0" w:color="auto"/>
          </w:divBdr>
        </w:div>
        <w:div w:id="807623437">
          <w:marLeft w:val="640"/>
          <w:marRight w:val="0"/>
          <w:marTop w:val="0"/>
          <w:marBottom w:val="0"/>
          <w:divBdr>
            <w:top w:val="none" w:sz="0" w:space="0" w:color="auto"/>
            <w:left w:val="none" w:sz="0" w:space="0" w:color="auto"/>
            <w:bottom w:val="none" w:sz="0" w:space="0" w:color="auto"/>
            <w:right w:val="none" w:sz="0" w:space="0" w:color="auto"/>
          </w:divBdr>
        </w:div>
        <w:div w:id="809785364">
          <w:marLeft w:val="640"/>
          <w:marRight w:val="0"/>
          <w:marTop w:val="0"/>
          <w:marBottom w:val="0"/>
          <w:divBdr>
            <w:top w:val="none" w:sz="0" w:space="0" w:color="auto"/>
            <w:left w:val="none" w:sz="0" w:space="0" w:color="auto"/>
            <w:bottom w:val="none" w:sz="0" w:space="0" w:color="auto"/>
            <w:right w:val="none" w:sz="0" w:space="0" w:color="auto"/>
          </w:divBdr>
        </w:div>
        <w:div w:id="828441982">
          <w:marLeft w:val="640"/>
          <w:marRight w:val="0"/>
          <w:marTop w:val="0"/>
          <w:marBottom w:val="0"/>
          <w:divBdr>
            <w:top w:val="none" w:sz="0" w:space="0" w:color="auto"/>
            <w:left w:val="none" w:sz="0" w:space="0" w:color="auto"/>
            <w:bottom w:val="none" w:sz="0" w:space="0" w:color="auto"/>
            <w:right w:val="none" w:sz="0" w:space="0" w:color="auto"/>
          </w:divBdr>
        </w:div>
        <w:div w:id="851450768">
          <w:marLeft w:val="640"/>
          <w:marRight w:val="0"/>
          <w:marTop w:val="0"/>
          <w:marBottom w:val="0"/>
          <w:divBdr>
            <w:top w:val="none" w:sz="0" w:space="0" w:color="auto"/>
            <w:left w:val="none" w:sz="0" w:space="0" w:color="auto"/>
            <w:bottom w:val="none" w:sz="0" w:space="0" w:color="auto"/>
            <w:right w:val="none" w:sz="0" w:space="0" w:color="auto"/>
          </w:divBdr>
        </w:div>
        <w:div w:id="1053119579">
          <w:marLeft w:val="640"/>
          <w:marRight w:val="0"/>
          <w:marTop w:val="0"/>
          <w:marBottom w:val="0"/>
          <w:divBdr>
            <w:top w:val="none" w:sz="0" w:space="0" w:color="auto"/>
            <w:left w:val="none" w:sz="0" w:space="0" w:color="auto"/>
            <w:bottom w:val="none" w:sz="0" w:space="0" w:color="auto"/>
            <w:right w:val="none" w:sz="0" w:space="0" w:color="auto"/>
          </w:divBdr>
        </w:div>
        <w:div w:id="1055079351">
          <w:marLeft w:val="640"/>
          <w:marRight w:val="0"/>
          <w:marTop w:val="0"/>
          <w:marBottom w:val="0"/>
          <w:divBdr>
            <w:top w:val="none" w:sz="0" w:space="0" w:color="auto"/>
            <w:left w:val="none" w:sz="0" w:space="0" w:color="auto"/>
            <w:bottom w:val="none" w:sz="0" w:space="0" w:color="auto"/>
            <w:right w:val="none" w:sz="0" w:space="0" w:color="auto"/>
          </w:divBdr>
        </w:div>
        <w:div w:id="1061292152">
          <w:marLeft w:val="640"/>
          <w:marRight w:val="0"/>
          <w:marTop w:val="0"/>
          <w:marBottom w:val="0"/>
          <w:divBdr>
            <w:top w:val="none" w:sz="0" w:space="0" w:color="auto"/>
            <w:left w:val="none" w:sz="0" w:space="0" w:color="auto"/>
            <w:bottom w:val="none" w:sz="0" w:space="0" w:color="auto"/>
            <w:right w:val="none" w:sz="0" w:space="0" w:color="auto"/>
          </w:divBdr>
        </w:div>
        <w:div w:id="1081638164">
          <w:marLeft w:val="640"/>
          <w:marRight w:val="0"/>
          <w:marTop w:val="0"/>
          <w:marBottom w:val="0"/>
          <w:divBdr>
            <w:top w:val="none" w:sz="0" w:space="0" w:color="auto"/>
            <w:left w:val="none" w:sz="0" w:space="0" w:color="auto"/>
            <w:bottom w:val="none" w:sz="0" w:space="0" w:color="auto"/>
            <w:right w:val="none" w:sz="0" w:space="0" w:color="auto"/>
          </w:divBdr>
        </w:div>
        <w:div w:id="1134329206">
          <w:marLeft w:val="640"/>
          <w:marRight w:val="0"/>
          <w:marTop w:val="0"/>
          <w:marBottom w:val="0"/>
          <w:divBdr>
            <w:top w:val="none" w:sz="0" w:space="0" w:color="auto"/>
            <w:left w:val="none" w:sz="0" w:space="0" w:color="auto"/>
            <w:bottom w:val="none" w:sz="0" w:space="0" w:color="auto"/>
            <w:right w:val="none" w:sz="0" w:space="0" w:color="auto"/>
          </w:divBdr>
        </w:div>
        <w:div w:id="1222986503">
          <w:marLeft w:val="640"/>
          <w:marRight w:val="0"/>
          <w:marTop w:val="0"/>
          <w:marBottom w:val="0"/>
          <w:divBdr>
            <w:top w:val="none" w:sz="0" w:space="0" w:color="auto"/>
            <w:left w:val="none" w:sz="0" w:space="0" w:color="auto"/>
            <w:bottom w:val="none" w:sz="0" w:space="0" w:color="auto"/>
            <w:right w:val="none" w:sz="0" w:space="0" w:color="auto"/>
          </w:divBdr>
        </w:div>
        <w:div w:id="1237932884">
          <w:marLeft w:val="640"/>
          <w:marRight w:val="0"/>
          <w:marTop w:val="0"/>
          <w:marBottom w:val="0"/>
          <w:divBdr>
            <w:top w:val="none" w:sz="0" w:space="0" w:color="auto"/>
            <w:left w:val="none" w:sz="0" w:space="0" w:color="auto"/>
            <w:bottom w:val="none" w:sz="0" w:space="0" w:color="auto"/>
            <w:right w:val="none" w:sz="0" w:space="0" w:color="auto"/>
          </w:divBdr>
        </w:div>
        <w:div w:id="1301302226">
          <w:marLeft w:val="640"/>
          <w:marRight w:val="0"/>
          <w:marTop w:val="0"/>
          <w:marBottom w:val="0"/>
          <w:divBdr>
            <w:top w:val="none" w:sz="0" w:space="0" w:color="auto"/>
            <w:left w:val="none" w:sz="0" w:space="0" w:color="auto"/>
            <w:bottom w:val="none" w:sz="0" w:space="0" w:color="auto"/>
            <w:right w:val="none" w:sz="0" w:space="0" w:color="auto"/>
          </w:divBdr>
        </w:div>
        <w:div w:id="1302729759">
          <w:marLeft w:val="640"/>
          <w:marRight w:val="0"/>
          <w:marTop w:val="0"/>
          <w:marBottom w:val="0"/>
          <w:divBdr>
            <w:top w:val="none" w:sz="0" w:space="0" w:color="auto"/>
            <w:left w:val="none" w:sz="0" w:space="0" w:color="auto"/>
            <w:bottom w:val="none" w:sz="0" w:space="0" w:color="auto"/>
            <w:right w:val="none" w:sz="0" w:space="0" w:color="auto"/>
          </w:divBdr>
        </w:div>
        <w:div w:id="1340040716">
          <w:marLeft w:val="640"/>
          <w:marRight w:val="0"/>
          <w:marTop w:val="0"/>
          <w:marBottom w:val="0"/>
          <w:divBdr>
            <w:top w:val="none" w:sz="0" w:space="0" w:color="auto"/>
            <w:left w:val="none" w:sz="0" w:space="0" w:color="auto"/>
            <w:bottom w:val="none" w:sz="0" w:space="0" w:color="auto"/>
            <w:right w:val="none" w:sz="0" w:space="0" w:color="auto"/>
          </w:divBdr>
        </w:div>
        <w:div w:id="1364018429">
          <w:marLeft w:val="640"/>
          <w:marRight w:val="0"/>
          <w:marTop w:val="0"/>
          <w:marBottom w:val="0"/>
          <w:divBdr>
            <w:top w:val="none" w:sz="0" w:space="0" w:color="auto"/>
            <w:left w:val="none" w:sz="0" w:space="0" w:color="auto"/>
            <w:bottom w:val="none" w:sz="0" w:space="0" w:color="auto"/>
            <w:right w:val="none" w:sz="0" w:space="0" w:color="auto"/>
          </w:divBdr>
        </w:div>
        <w:div w:id="1374386144">
          <w:marLeft w:val="640"/>
          <w:marRight w:val="0"/>
          <w:marTop w:val="0"/>
          <w:marBottom w:val="0"/>
          <w:divBdr>
            <w:top w:val="none" w:sz="0" w:space="0" w:color="auto"/>
            <w:left w:val="none" w:sz="0" w:space="0" w:color="auto"/>
            <w:bottom w:val="none" w:sz="0" w:space="0" w:color="auto"/>
            <w:right w:val="none" w:sz="0" w:space="0" w:color="auto"/>
          </w:divBdr>
        </w:div>
        <w:div w:id="1380015505">
          <w:marLeft w:val="640"/>
          <w:marRight w:val="0"/>
          <w:marTop w:val="0"/>
          <w:marBottom w:val="0"/>
          <w:divBdr>
            <w:top w:val="none" w:sz="0" w:space="0" w:color="auto"/>
            <w:left w:val="none" w:sz="0" w:space="0" w:color="auto"/>
            <w:bottom w:val="none" w:sz="0" w:space="0" w:color="auto"/>
            <w:right w:val="none" w:sz="0" w:space="0" w:color="auto"/>
          </w:divBdr>
        </w:div>
        <w:div w:id="1395742956">
          <w:marLeft w:val="640"/>
          <w:marRight w:val="0"/>
          <w:marTop w:val="0"/>
          <w:marBottom w:val="0"/>
          <w:divBdr>
            <w:top w:val="none" w:sz="0" w:space="0" w:color="auto"/>
            <w:left w:val="none" w:sz="0" w:space="0" w:color="auto"/>
            <w:bottom w:val="none" w:sz="0" w:space="0" w:color="auto"/>
            <w:right w:val="none" w:sz="0" w:space="0" w:color="auto"/>
          </w:divBdr>
        </w:div>
        <w:div w:id="1414471715">
          <w:marLeft w:val="640"/>
          <w:marRight w:val="0"/>
          <w:marTop w:val="0"/>
          <w:marBottom w:val="0"/>
          <w:divBdr>
            <w:top w:val="none" w:sz="0" w:space="0" w:color="auto"/>
            <w:left w:val="none" w:sz="0" w:space="0" w:color="auto"/>
            <w:bottom w:val="none" w:sz="0" w:space="0" w:color="auto"/>
            <w:right w:val="none" w:sz="0" w:space="0" w:color="auto"/>
          </w:divBdr>
        </w:div>
        <w:div w:id="1441219180">
          <w:marLeft w:val="640"/>
          <w:marRight w:val="0"/>
          <w:marTop w:val="0"/>
          <w:marBottom w:val="0"/>
          <w:divBdr>
            <w:top w:val="none" w:sz="0" w:space="0" w:color="auto"/>
            <w:left w:val="none" w:sz="0" w:space="0" w:color="auto"/>
            <w:bottom w:val="none" w:sz="0" w:space="0" w:color="auto"/>
            <w:right w:val="none" w:sz="0" w:space="0" w:color="auto"/>
          </w:divBdr>
        </w:div>
        <w:div w:id="1464731769">
          <w:marLeft w:val="640"/>
          <w:marRight w:val="0"/>
          <w:marTop w:val="0"/>
          <w:marBottom w:val="0"/>
          <w:divBdr>
            <w:top w:val="none" w:sz="0" w:space="0" w:color="auto"/>
            <w:left w:val="none" w:sz="0" w:space="0" w:color="auto"/>
            <w:bottom w:val="none" w:sz="0" w:space="0" w:color="auto"/>
            <w:right w:val="none" w:sz="0" w:space="0" w:color="auto"/>
          </w:divBdr>
        </w:div>
        <w:div w:id="1487086904">
          <w:marLeft w:val="640"/>
          <w:marRight w:val="0"/>
          <w:marTop w:val="0"/>
          <w:marBottom w:val="0"/>
          <w:divBdr>
            <w:top w:val="none" w:sz="0" w:space="0" w:color="auto"/>
            <w:left w:val="none" w:sz="0" w:space="0" w:color="auto"/>
            <w:bottom w:val="none" w:sz="0" w:space="0" w:color="auto"/>
            <w:right w:val="none" w:sz="0" w:space="0" w:color="auto"/>
          </w:divBdr>
        </w:div>
        <w:div w:id="1492869552">
          <w:marLeft w:val="640"/>
          <w:marRight w:val="0"/>
          <w:marTop w:val="0"/>
          <w:marBottom w:val="0"/>
          <w:divBdr>
            <w:top w:val="none" w:sz="0" w:space="0" w:color="auto"/>
            <w:left w:val="none" w:sz="0" w:space="0" w:color="auto"/>
            <w:bottom w:val="none" w:sz="0" w:space="0" w:color="auto"/>
            <w:right w:val="none" w:sz="0" w:space="0" w:color="auto"/>
          </w:divBdr>
        </w:div>
        <w:div w:id="1569001720">
          <w:marLeft w:val="640"/>
          <w:marRight w:val="0"/>
          <w:marTop w:val="0"/>
          <w:marBottom w:val="0"/>
          <w:divBdr>
            <w:top w:val="none" w:sz="0" w:space="0" w:color="auto"/>
            <w:left w:val="none" w:sz="0" w:space="0" w:color="auto"/>
            <w:bottom w:val="none" w:sz="0" w:space="0" w:color="auto"/>
            <w:right w:val="none" w:sz="0" w:space="0" w:color="auto"/>
          </w:divBdr>
        </w:div>
        <w:div w:id="1600674177">
          <w:marLeft w:val="640"/>
          <w:marRight w:val="0"/>
          <w:marTop w:val="0"/>
          <w:marBottom w:val="0"/>
          <w:divBdr>
            <w:top w:val="none" w:sz="0" w:space="0" w:color="auto"/>
            <w:left w:val="none" w:sz="0" w:space="0" w:color="auto"/>
            <w:bottom w:val="none" w:sz="0" w:space="0" w:color="auto"/>
            <w:right w:val="none" w:sz="0" w:space="0" w:color="auto"/>
          </w:divBdr>
        </w:div>
        <w:div w:id="1634363353">
          <w:marLeft w:val="640"/>
          <w:marRight w:val="0"/>
          <w:marTop w:val="0"/>
          <w:marBottom w:val="0"/>
          <w:divBdr>
            <w:top w:val="none" w:sz="0" w:space="0" w:color="auto"/>
            <w:left w:val="none" w:sz="0" w:space="0" w:color="auto"/>
            <w:bottom w:val="none" w:sz="0" w:space="0" w:color="auto"/>
            <w:right w:val="none" w:sz="0" w:space="0" w:color="auto"/>
          </w:divBdr>
        </w:div>
        <w:div w:id="1675953486">
          <w:marLeft w:val="640"/>
          <w:marRight w:val="0"/>
          <w:marTop w:val="0"/>
          <w:marBottom w:val="0"/>
          <w:divBdr>
            <w:top w:val="none" w:sz="0" w:space="0" w:color="auto"/>
            <w:left w:val="none" w:sz="0" w:space="0" w:color="auto"/>
            <w:bottom w:val="none" w:sz="0" w:space="0" w:color="auto"/>
            <w:right w:val="none" w:sz="0" w:space="0" w:color="auto"/>
          </w:divBdr>
        </w:div>
        <w:div w:id="1771002645">
          <w:marLeft w:val="640"/>
          <w:marRight w:val="0"/>
          <w:marTop w:val="0"/>
          <w:marBottom w:val="0"/>
          <w:divBdr>
            <w:top w:val="none" w:sz="0" w:space="0" w:color="auto"/>
            <w:left w:val="none" w:sz="0" w:space="0" w:color="auto"/>
            <w:bottom w:val="none" w:sz="0" w:space="0" w:color="auto"/>
            <w:right w:val="none" w:sz="0" w:space="0" w:color="auto"/>
          </w:divBdr>
        </w:div>
        <w:div w:id="1780055104">
          <w:marLeft w:val="640"/>
          <w:marRight w:val="0"/>
          <w:marTop w:val="0"/>
          <w:marBottom w:val="0"/>
          <w:divBdr>
            <w:top w:val="none" w:sz="0" w:space="0" w:color="auto"/>
            <w:left w:val="none" w:sz="0" w:space="0" w:color="auto"/>
            <w:bottom w:val="none" w:sz="0" w:space="0" w:color="auto"/>
            <w:right w:val="none" w:sz="0" w:space="0" w:color="auto"/>
          </w:divBdr>
        </w:div>
        <w:div w:id="1786002330">
          <w:marLeft w:val="640"/>
          <w:marRight w:val="0"/>
          <w:marTop w:val="0"/>
          <w:marBottom w:val="0"/>
          <w:divBdr>
            <w:top w:val="none" w:sz="0" w:space="0" w:color="auto"/>
            <w:left w:val="none" w:sz="0" w:space="0" w:color="auto"/>
            <w:bottom w:val="none" w:sz="0" w:space="0" w:color="auto"/>
            <w:right w:val="none" w:sz="0" w:space="0" w:color="auto"/>
          </w:divBdr>
        </w:div>
        <w:div w:id="1795903502">
          <w:marLeft w:val="640"/>
          <w:marRight w:val="0"/>
          <w:marTop w:val="0"/>
          <w:marBottom w:val="0"/>
          <w:divBdr>
            <w:top w:val="none" w:sz="0" w:space="0" w:color="auto"/>
            <w:left w:val="none" w:sz="0" w:space="0" w:color="auto"/>
            <w:bottom w:val="none" w:sz="0" w:space="0" w:color="auto"/>
            <w:right w:val="none" w:sz="0" w:space="0" w:color="auto"/>
          </w:divBdr>
        </w:div>
        <w:div w:id="1803225358">
          <w:marLeft w:val="640"/>
          <w:marRight w:val="0"/>
          <w:marTop w:val="0"/>
          <w:marBottom w:val="0"/>
          <w:divBdr>
            <w:top w:val="none" w:sz="0" w:space="0" w:color="auto"/>
            <w:left w:val="none" w:sz="0" w:space="0" w:color="auto"/>
            <w:bottom w:val="none" w:sz="0" w:space="0" w:color="auto"/>
            <w:right w:val="none" w:sz="0" w:space="0" w:color="auto"/>
          </w:divBdr>
        </w:div>
        <w:div w:id="1815416285">
          <w:marLeft w:val="640"/>
          <w:marRight w:val="0"/>
          <w:marTop w:val="0"/>
          <w:marBottom w:val="0"/>
          <w:divBdr>
            <w:top w:val="none" w:sz="0" w:space="0" w:color="auto"/>
            <w:left w:val="none" w:sz="0" w:space="0" w:color="auto"/>
            <w:bottom w:val="none" w:sz="0" w:space="0" w:color="auto"/>
            <w:right w:val="none" w:sz="0" w:space="0" w:color="auto"/>
          </w:divBdr>
        </w:div>
        <w:div w:id="1824082431">
          <w:marLeft w:val="640"/>
          <w:marRight w:val="0"/>
          <w:marTop w:val="0"/>
          <w:marBottom w:val="0"/>
          <w:divBdr>
            <w:top w:val="none" w:sz="0" w:space="0" w:color="auto"/>
            <w:left w:val="none" w:sz="0" w:space="0" w:color="auto"/>
            <w:bottom w:val="none" w:sz="0" w:space="0" w:color="auto"/>
            <w:right w:val="none" w:sz="0" w:space="0" w:color="auto"/>
          </w:divBdr>
        </w:div>
        <w:div w:id="1831097056">
          <w:marLeft w:val="640"/>
          <w:marRight w:val="0"/>
          <w:marTop w:val="0"/>
          <w:marBottom w:val="0"/>
          <w:divBdr>
            <w:top w:val="none" w:sz="0" w:space="0" w:color="auto"/>
            <w:left w:val="none" w:sz="0" w:space="0" w:color="auto"/>
            <w:bottom w:val="none" w:sz="0" w:space="0" w:color="auto"/>
            <w:right w:val="none" w:sz="0" w:space="0" w:color="auto"/>
          </w:divBdr>
        </w:div>
        <w:div w:id="1903590740">
          <w:marLeft w:val="640"/>
          <w:marRight w:val="0"/>
          <w:marTop w:val="0"/>
          <w:marBottom w:val="0"/>
          <w:divBdr>
            <w:top w:val="none" w:sz="0" w:space="0" w:color="auto"/>
            <w:left w:val="none" w:sz="0" w:space="0" w:color="auto"/>
            <w:bottom w:val="none" w:sz="0" w:space="0" w:color="auto"/>
            <w:right w:val="none" w:sz="0" w:space="0" w:color="auto"/>
          </w:divBdr>
        </w:div>
        <w:div w:id="1906986509">
          <w:marLeft w:val="640"/>
          <w:marRight w:val="0"/>
          <w:marTop w:val="0"/>
          <w:marBottom w:val="0"/>
          <w:divBdr>
            <w:top w:val="none" w:sz="0" w:space="0" w:color="auto"/>
            <w:left w:val="none" w:sz="0" w:space="0" w:color="auto"/>
            <w:bottom w:val="none" w:sz="0" w:space="0" w:color="auto"/>
            <w:right w:val="none" w:sz="0" w:space="0" w:color="auto"/>
          </w:divBdr>
        </w:div>
        <w:div w:id="1912159932">
          <w:marLeft w:val="640"/>
          <w:marRight w:val="0"/>
          <w:marTop w:val="0"/>
          <w:marBottom w:val="0"/>
          <w:divBdr>
            <w:top w:val="none" w:sz="0" w:space="0" w:color="auto"/>
            <w:left w:val="none" w:sz="0" w:space="0" w:color="auto"/>
            <w:bottom w:val="none" w:sz="0" w:space="0" w:color="auto"/>
            <w:right w:val="none" w:sz="0" w:space="0" w:color="auto"/>
          </w:divBdr>
        </w:div>
        <w:div w:id="1920215914">
          <w:marLeft w:val="640"/>
          <w:marRight w:val="0"/>
          <w:marTop w:val="0"/>
          <w:marBottom w:val="0"/>
          <w:divBdr>
            <w:top w:val="none" w:sz="0" w:space="0" w:color="auto"/>
            <w:left w:val="none" w:sz="0" w:space="0" w:color="auto"/>
            <w:bottom w:val="none" w:sz="0" w:space="0" w:color="auto"/>
            <w:right w:val="none" w:sz="0" w:space="0" w:color="auto"/>
          </w:divBdr>
        </w:div>
        <w:div w:id="1954482139">
          <w:marLeft w:val="640"/>
          <w:marRight w:val="0"/>
          <w:marTop w:val="0"/>
          <w:marBottom w:val="0"/>
          <w:divBdr>
            <w:top w:val="none" w:sz="0" w:space="0" w:color="auto"/>
            <w:left w:val="none" w:sz="0" w:space="0" w:color="auto"/>
            <w:bottom w:val="none" w:sz="0" w:space="0" w:color="auto"/>
            <w:right w:val="none" w:sz="0" w:space="0" w:color="auto"/>
          </w:divBdr>
        </w:div>
        <w:div w:id="1977949122">
          <w:marLeft w:val="640"/>
          <w:marRight w:val="0"/>
          <w:marTop w:val="0"/>
          <w:marBottom w:val="0"/>
          <w:divBdr>
            <w:top w:val="none" w:sz="0" w:space="0" w:color="auto"/>
            <w:left w:val="none" w:sz="0" w:space="0" w:color="auto"/>
            <w:bottom w:val="none" w:sz="0" w:space="0" w:color="auto"/>
            <w:right w:val="none" w:sz="0" w:space="0" w:color="auto"/>
          </w:divBdr>
        </w:div>
        <w:div w:id="1988825128">
          <w:marLeft w:val="640"/>
          <w:marRight w:val="0"/>
          <w:marTop w:val="0"/>
          <w:marBottom w:val="0"/>
          <w:divBdr>
            <w:top w:val="none" w:sz="0" w:space="0" w:color="auto"/>
            <w:left w:val="none" w:sz="0" w:space="0" w:color="auto"/>
            <w:bottom w:val="none" w:sz="0" w:space="0" w:color="auto"/>
            <w:right w:val="none" w:sz="0" w:space="0" w:color="auto"/>
          </w:divBdr>
        </w:div>
        <w:div w:id="1994869868">
          <w:marLeft w:val="640"/>
          <w:marRight w:val="0"/>
          <w:marTop w:val="0"/>
          <w:marBottom w:val="0"/>
          <w:divBdr>
            <w:top w:val="none" w:sz="0" w:space="0" w:color="auto"/>
            <w:left w:val="none" w:sz="0" w:space="0" w:color="auto"/>
            <w:bottom w:val="none" w:sz="0" w:space="0" w:color="auto"/>
            <w:right w:val="none" w:sz="0" w:space="0" w:color="auto"/>
          </w:divBdr>
        </w:div>
        <w:div w:id="2000575142">
          <w:marLeft w:val="640"/>
          <w:marRight w:val="0"/>
          <w:marTop w:val="0"/>
          <w:marBottom w:val="0"/>
          <w:divBdr>
            <w:top w:val="none" w:sz="0" w:space="0" w:color="auto"/>
            <w:left w:val="none" w:sz="0" w:space="0" w:color="auto"/>
            <w:bottom w:val="none" w:sz="0" w:space="0" w:color="auto"/>
            <w:right w:val="none" w:sz="0" w:space="0" w:color="auto"/>
          </w:divBdr>
        </w:div>
        <w:div w:id="2002738052">
          <w:marLeft w:val="640"/>
          <w:marRight w:val="0"/>
          <w:marTop w:val="0"/>
          <w:marBottom w:val="0"/>
          <w:divBdr>
            <w:top w:val="none" w:sz="0" w:space="0" w:color="auto"/>
            <w:left w:val="none" w:sz="0" w:space="0" w:color="auto"/>
            <w:bottom w:val="none" w:sz="0" w:space="0" w:color="auto"/>
            <w:right w:val="none" w:sz="0" w:space="0" w:color="auto"/>
          </w:divBdr>
        </w:div>
        <w:div w:id="2029870644">
          <w:marLeft w:val="640"/>
          <w:marRight w:val="0"/>
          <w:marTop w:val="0"/>
          <w:marBottom w:val="0"/>
          <w:divBdr>
            <w:top w:val="none" w:sz="0" w:space="0" w:color="auto"/>
            <w:left w:val="none" w:sz="0" w:space="0" w:color="auto"/>
            <w:bottom w:val="none" w:sz="0" w:space="0" w:color="auto"/>
            <w:right w:val="none" w:sz="0" w:space="0" w:color="auto"/>
          </w:divBdr>
        </w:div>
        <w:div w:id="2030984789">
          <w:marLeft w:val="640"/>
          <w:marRight w:val="0"/>
          <w:marTop w:val="0"/>
          <w:marBottom w:val="0"/>
          <w:divBdr>
            <w:top w:val="none" w:sz="0" w:space="0" w:color="auto"/>
            <w:left w:val="none" w:sz="0" w:space="0" w:color="auto"/>
            <w:bottom w:val="none" w:sz="0" w:space="0" w:color="auto"/>
            <w:right w:val="none" w:sz="0" w:space="0" w:color="auto"/>
          </w:divBdr>
        </w:div>
        <w:div w:id="2041584847">
          <w:marLeft w:val="640"/>
          <w:marRight w:val="0"/>
          <w:marTop w:val="0"/>
          <w:marBottom w:val="0"/>
          <w:divBdr>
            <w:top w:val="none" w:sz="0" w:space="0" w:color="auto"/>
            <w:left w:val="none" w:sz="0" w:space="0" w:color="auto"/>
            <w:bottom w:val="none" w:sz="0" w:space="0" w:color="auto"/>
            <w:right w:val="none" w:sz="0" w:space="0" w:color="auto"/>
          </w:divBdr>
        </w:div>
        <w:div w:id="2051762114">
          <w:marLeft w:val="640"/>
          <w:marRight w:val="0"/>
          <w:marTop w:val="0"/>
          <w:marBottom w:val="0"/>
          <w:divBdr>
            <w:top w:val="none" w:sz="0" w:space="0" w:color="auto"/>
            <w:left w:val="none" w:sz="0" w:space="0" w:color="auto"/>
            <w:bottom w:val="none" w:sz="0" w:space="0" w:color="auto"/>
            <w:right w:val="none" w:sz="0" w:space="0" w:color="auto"/>
          </w:divBdr>
        </w:div>
        <w:div w:id="2059426378">
          <w:marLeft w:val="640"/>
          <w:marRight w:val="0"/>
          <w:marTop w:val="0"/>
          <w:marBottom w:val="0"/>
          <w:divBdr>
            <w:top w:val="none" w:sz="0" w:space="0" w:color="auto"/>
            <w:left w:val="none" w:sz="0" w:space="0" w:color="auto"/>
            <w:bottom w:val="none" w:sz="0" w:space="0" w:color="auto"/>
            <w:right w:val="none" w:sz="0" w:space="0" w:color="auto"/>
          </w:divBdr>
        </w:div>
        <w:div w:id="2078283320">
          <w:marLeft w:val="640"/>
          <w:marRight w:val="0"/>
          <w:marTop w:val="0"/>
          <w:marBottom w:val="0"/>
          <w:divBdr>
            <w:top w:val="none" w:sz="0" w:space="0" w:color="auto"/>
            <w:left w:val="none" w:sz="0" w:space="0" w:color="auto"/>
            <w:bottom w:val="none" w:sz="0" w:space="0" w:color="auto"/>
            <w:right w:val="none" w:sz="0" w:space="0" w:color="auto"/>
          </w:divBdr>
        </w:div>
        <w:div w:id="2086342893">
          <w:marLeft w:val="640"/>
          <w:marRight w:val="0"/>
          <w:marTop w:val="0"/>
          <w:marBottom w:val="0"/>
          <w:divBdr>
            <w:top w:val="none" w:sz="0" w:space="0" w:color="auto"/>
            <w:left w:val="none" w:sz="0" w:space="0" w:color="auto"/>
            <w:bottom w:val="none" w:sz="0" w:space="0" w:color="auto"/>
            <w:right w:val="none" w:sz="0" w:space="0" w:color="auto"/>
          </w:divBdr>
        </w:div>
        <w:div w:id="2095663354">
          <w:marLeft w:val="640"/>
          <w:marRight w:val="0"/>
          <w:marTop w:val="0"/>
          <w:marBottom w:val="0"/>
          <w:divBdr>
            <w:top w:val="none" w:sz="0" w:space="0" w:color="auto"/>
            <w:left w:val="none" w:sz="0" w:space="0" w:color="auto"/>
            <w:bottom w:val="none" w:sz="0" w:space="0" w:color="auto"/>
            <w:right w:val="none" w:sz="0" w:space="0" w:color="auto"/>
          </w:divBdr>
        </w:div>
        <w:div w:id="2106876598">
          <w:marLeft w:val="640"/>
          <w:marRight w:val="0"/>
          <w:marTop w:val="0"/>
          <w:marBottom w:val="0"/>
          <w:divBdr>
            <w:top w:val="none" w:sz="0" w:space="0" w:color="auto"/>
            <w:left w:val="none" w:sz="0" w:space="0" w:color="auto"/>
            <w:bottom w:val="none" w:sz="0" w:space="0" w:color="auto"/>
            <w:right w:val="none" w:sz="0" w:space="0" w:color="auto"/>
          </w:divBdr>
        </w:div>
        <w:div w:id="2145847958">
          <w:marLeft w:val="640"/>
          <w:marRight w:val="0"/>
          <w:marTop w:val="0"/>
          <w:marBottom w:val="0"/>
          <w:divBdr>
            <w:top w:val="none" w:sz="0" w:space="0" w:color="auto"/>
            <w:left w:val="none" w:sz="0" w:space="0" w:color="auto"/>
            <w:bottom w:val="none" w:sz="0" w:space="0" w:color="auto"/>
            <w:right w:val="none" w:sz="0" w:space="0" w:color="auto"/>
          </w:divBdr>
        </w:div>
      </w:divsChild>
    </w:div>
    <w:div w:id="1377664011">
      <w:bodyDiv w:val="1"/>
      <w:marLeft w:val="0"/>
      <w:marRight w:val="0"/>
      <w:marTop w:val="0"/>
      <w:marBottom w:val="0"/>
      <w:divBdr>
        <w:top w:val="none" w:sz="0" w:space="0" w:color="auto"/>
        <w:left w:val="none" w:sz="0" w:space="0" w:color="auto"/>
        <w:bottom w:val="none" w:sz="0" w:space="0" w:color="auto"/>
        <w:right w:val="none" w:sz="0" w:space="0" w:color="auto"/>
      </w:divBdr>
      <w:divsChild>
        <w:div w:id="15276291">
          <w:marLeft w:val="640"/>
          <w:marRight w:val="0"/>
          <w:marTop w:val="0"/>
          <w:marBottom w:val="0"/>
          <w:divBdr>
            <w:top w:val="none" w:sz="0" w:space="0" w:color="auto"/>
            <w:left w:val="none" w:sz="0" w:space="0" w:color="auto"/>
            <w:bottom w:val="none" w:sz="0" w:space="0" w:color="auto"/>
            <w:right w:val="none" w:sz="0" w:space="0" w:color="auto"/>
          </w:divBdr>
        </w:div>
        <w:div w:id="30351850">
          <w:marLeft w:val="640"/>
          <w:marRight w:val="0"/>
          <w:marTop w:val="0"/>
          <w:marBottom w:val="0"/>
          <w:divBdr>
            <w:top w:val="none" w:sz="0" w:space="0" w:color="auto"/>
            <w:left w:val="none" w:sz="0" w:space="0" w:color="auto"/>
            <w:bottom w:val="none" w:sz="0" w:space="0" w:color="auto"/>
            <w:right w:val="none" w:sz="0" w:space="0" w:color="auto"/>
          </w:divBdr>
        </w:div>
        <w:div w:id="42948514">
          <w:marLeft w:val="640"/>
          <w:marRight w:val="0"/>
          <w:marTop w:val="0"/>
          <w:marBottom w:val="0"/>
          <w:divBdr>
            <w:top w:val="none" w:sz="0" w:space="0" w:color="auto"/>
            <w:left w:val="none" w:sz="0" w:space="0" w:color="auto"/>
            <w:bottom w:val="none" w:sz="0" w:space="0" w:color="auto"/>
            <w:right w:val="none" w:sz="0" w:space="0" w:color="auto"/>
          </w:divBdr>
        </w:div>
        <w:div w:id="53743374">
          <w:marLeft w:val="640"/>
          <w:marRight w:val="0"/>
          <w:marTop w:val="0"/>
          <w:marBottom w:val="0"/>
          <w:divBdr>
            <w:top w:val="none" w:sz="0" w:space="0" w:color="auto"/>
            <w:left w:val="none" w:sz="0" w:space="0" w:color="auto"/>
            <w:bottom w:val="none" w:sz="0" w:space="0" w:color="auto"/>
            <w:right w:val="none" w:sz="0" w:space="0" w:color="auto"/>
          </w:divBdr>
        </w:div>
        <w:div w:id="93478763">
          <w:marLeft w:val="640"/>
          <w:marRight w:val="0"/>
          <w:marTop w:val="0"/>
          <w:marBottom w:val="0"/>
          <w:divBdr>
            <w:top w:val="none" w:sz="0" w:space="0" w:color="auto"/>
            <w:left w:val="none" w:sz="0" w:space="0" w:color="auto"/>
            <w:bottom w:val="none" w:sz="0" w:space="0" w:color="auto"/>
            <w:right w:val="none" w:sz="0" w:space="0" w:color="auto"/>
          </w:divBdr>
        </w:div>
        <w:div w:id="121726891">
          <w:marLeft w:val="640"/>
          <w:marRight w:val="0"/>
          <w:marTop w:val="0"/>
          <w:marBottom w:val="0"/>
          <w:divBdr>
            <w:top w:val="none" w:sz="0" w:space="0" w:color="auto"/>
            <w:left w:val="none" w:sz="0" w:space="0" w:color="auto"/>
            <w:bottom w:val="none" w:sz="0" w:space="0" w:color="auto"/>
            <w:right w:val="none" w:sz="0" w:space="0" w:color="auto"/>
          </w:divBdr>
        </w:div>
        <w:div w:id="162400649">
          <w:marLeft w:val="640"/>
          <w:marRight w:val="0"/>
          <w:marTop w:val="0"/>
          <w:marBottom w:val="0"/>
          <w:divBdr>
            <w:top w:val="none" w:sz="0" w:space="0" w:color="auto"/>
            <w:left w:val="none" w:sz="0" w:space="0" w:color="auto"/>
            <w:bottom w:val="none" w:sz="0" w:space="0" w:color="auto"/>
            <w:right w:val="none" w:sz="0" w:space="0" w:color="auto"/>
          </w:divBdr>
        </w:div>
        <w:div w:id="163055942">
          <w:marLeft w:val="640"/>
          <w:marRight w:val="0"/>
          <w:marTop w:val="0"/>
          <w:marBottom w:val="0"/>
          <w:divBdr>
            <w:top w:val="none" w:sz="0" w:space="0" w:color="auto"/>
            <w:left w:val="none" w:sz="0" w:space="0" w:color="auto"/>
            <w:bottom w:val="none" w:sz="0" w:space="0" w:color="auto"/>
            <w:right w:val="none" w:sz="0" w:space="0" w:color="auto"/>
          </w:divBdr>
        </w:div>
        <w:div w:id="188689959">
          <w:marLeft w:val="640"/>
          <w:marRight w:val="0"/>
          <w:marTop w:val="0"/>
          <w:marBottom w:val="0"/>
          <w:divBdr>
            <w:top w:val="none" w:sz="0" w:space="0" w:color="auto"/>
            <w:left w:val="none" w:sz="0" w:space="0" w:color="auto"/>
            <w:bottom w:val="none" w:sz="0" w:space="0" w:color="auto"/>
            <w:right w:val="none" w:sz="0" w:space="0" w:color="auto"/>
          </w:divBdr>
        </w:div>
        <w:div w:id="203106255">
          <w:marLeft w:val="640"/>
          <w:marRight w:val="0"/>
          <w:marTop w:val="0"/>
          <w:marBottom w:val="0"/>
          <w:divBdr>
            <w:top w:val="none" w:sz="0" w:space="0" w:color="auto"/>
            <w:left w:val="none" w:sz="0" w:space="0" w:color="auto"/>
            <w:bottom w:val="none" w:sz="0" w:space="0" w:color="auto"/>
            <w:right w:val="none" w:sz="0" w:space="0" w:color="auto"/>
          </w:divBdr>
        </w:div>
        <w:div w:id="238752333">
          <w:marLeft w:val="640"/>
          <w:marRight w:val="0"/>
          <w:marTop w:val="0"/>
          <w:marBottom w:val="0"/>
          <w:divBdr>
            <w:top w:val="none" w:sz="0" w:space="0" w:color="auto"/>
            <w:left w:val="none" w:sz="0" w:space="0" w:color="auto"/>
            <w:bottom w:val="none" w:sz="0" w:space="0" w:color="auto"/>
            <w:right w:val="none" w:sz="0" w:space="0" w:color="auto"/>
          </w:divBdr>
        </w:div>
        <w:div w:id="243269911">
          <w:marLeft w:val="640"/>
          <w:marRight w:val="0"/>
          <w:marTop w:val="0"/>
          <w:marBottom w:val="0"/>
          <w:divBdr>
            <w:top w:val="none" w:sz="0" w:space="0" w:color="auto"/>
            <w:left w:val="none" w:sz="0" w:space="0" w:color="auto"/>
            <w:bottom w:val="none" w:sz="0" w:space="0" w:color="auto"/>
            <w:right w:val="none" w:sz="0" w:space="0" w:color="auto"/>
          </w:divBdr>
        </w:div>
        <w:div w:id="250891096">
          <w:marLeft w:val="640"/>
          <w:marRight w:val="0"/>
          <w:marTop w:val="0"/>
          <w:marBottom w:val="0"/>
          <w:divBdr>
            <w:top w:val="none" w:sz="0" w:space="0" w:color="auto"/>
            <w:left w:val="none" w:sz="0" w:space="0" w:color="auto"/>
            <w:bottom w:val="none" w:sz="0" w:space="0" w:color="auto"/>
            <w:right w:val="none" w:sz="0" w:space="0" w:color="auto"/>
          </w:divBdr>
        </w:div>
        <w:div w:id="303658279">
          <w:marLeft w:val="640"/>
          <w:marRight w:val="0"/>
          <w:marTop w:val="0"/>
          <w:marBottom w:val="0"/>
          <w:divBdr>
            <w:top w:val="none" w:sz="0" w:space="0" w:color="auto"/>
            <w:left w:val="none" w:sz="0" w:space="0" w:color="auto"/>
            <w:bottom w:val="none" w:sz="0" w:space="0" w:color="auto"/>
            <w:right w:val="none" w:sz="0" w:space="0" w:color="auto"/>
          </w:divBdr>
        </w:div>
        <w:div w:id="313726767">
          <w:marLeft w:val="640"/>
          <w:marRight w:val="0"/>
          <w:marTop w:val="0"/>
          <w:marBottom w:val="0"/>
          <w:divBdr>
            <w:top w:val="none" w:sz="0" w:space="0" w:color="auto"/>
            <w:left w:val="none" w:sz="0" w:space="0" w:color="auto"/>
            <w:bottom w:val="none" w:sz="0" w:space="0" w:color="auto"/>
            <w:right w:val="none" w:sz="0" w:space="0" w:color="auto"/>
          </w:divBdr>
        </w:div>
        <w:div w:id="357631547">
          <w:marLeft w:val="640"/>
          <w:marRight w:val="0"/>
          <w:marTop w:val="0"/>
          <w:marBottom w:val="0"/>
          <w:divBdr>
            <w:top w:val="none" w:sz="0" w:space="0" w:color="auto"/>
            <w:left w:val="none" w:sz="0" w:space="0" w:color="auto"/>
            <w:bottom w:val="none" w:sz="0" w:space="0" w:color="auto"/>
            <w:right w:val="none" w:sz="0" w:space="0" w:color="auto"/>
          </w:divBdr>
        </w:div>
        <w:div w:id="365564180">
          <w:marLeft w:val="640"/>
          <w:marRight w:val="0"/>
          <w:marTop w:val="0"/>
          <w:marBottom w:val="0"/>
          <w:divBdr>
            <w:top w:val="none" w:sz="0" w:space="0" w:color="auto"/>
            <w:left w:val="none" w:sz="0" w:space="0" w:color="auto"/>
            <w:bottom w:val="none" w:sz="0" w:space="0" w:color="auto"/>
            <w:right w:val="none" w:sz="0" w:space="0" w:color="auto"/>
          </w:divBdr>
        </w:div>
        <w:div w:id="385446054">
          <w:marLeft w:val="640"/>
          <w:marRight w:val="0"/>
          <w:marTop w:val="0"/>
          <w:marBottom w:val="0"/>
          <w:divBdr>
            <w:top w:val="none" w:sz="0" w:space="0" w:color="auto"/>
            <w:left w:val="none" w:sz="0" w:space="0" w:color="auto"/>
            <w:bottom w:val="none" w:sz="0" w:space="0" w:color="auto"/>
            <w:right w:val="none" w:sz="0" w:space="0" w:color="auto"/>
          </w:divBdr>
        </w:div>
        <w:div w:id="446318420">
          <w:marLeft w:val="640"/>
          <w:marRight w:val="0"/>
          <w:marTop w:val="0"/>
          <w:marBottom w:val="0"/>
          <w:divBdr>
            <w:top w:val="none" w:sz="0" w:space="0" w:color="auto"/>
            <w:left w:val="none" w:sz="0" w:space="0" w:color="auto"/>
            <w:bottom w:val="none" w:sz="0" w:space="0" w:color="auto"/>
            <w:right w:val="none" w:sz="0" w:space="0" w:color="auto"/>
          </w:divBdr>
        </w:div>
        <w:div w:id="459231529">
          <w:marLeft w:val="640"/>
          <w:marRight w:val="0"/>
          <w:marTop w:val="0"/>
          <w:marBottom w:val="0"/>
          <w:divBdr>
            <w:top w:val="none" w:sz="0" w:space="0" w:color="auto"/>
            <w:left w:val="none" w:sz="0" w:space="0" w:color="auto"/>
            <w:bottom w:val="none" w:sz="0" w:space="0" w:color="auto"/>
            <w:right w:val="none" w:sz="0" w:space="0" w:color="auto"/>
          </w:divBdr>
        </w:div>
        <w:div w:id="479005357">
          <w:marLeft w:val="640"/>
          <w:marRight w:val="0"/>
          <w:marTop w:val="0"/>
          <w:marBottom w:val="0"/>
          <w:divBdr>
            <w:top w:val="none" w:sz="0" w:space="0" w:color="auto"/>
            <w:left w:val="none" w:sz="0" w:space="0" w:color="auto"/>
            <w:bottom w:val="none" w:sz="0" w:space="0" w:color="auto"/>
            <w:right w:val="none" w:sz="0" w:space="0" w:color="auto"/>
          </w:divBdr>
        </w:div>
        <w:div w:id="494535198">
          <w:marLeft w:val="640"/>
          <w:marRight w:val="0"/>
          <w:marTop w:val="0"/>
          <w:marBottom w:val="0"/>
          <w:divBdr>
            <w:top w:val="none" w:sz="0" w:space="0" w:color="auto"/>
            <w:left w:val="none" w:sz="0" w:space="0" w:color="auto"/>
            <w:bottom w:val="none" w:sz="0" w:space="0" w:color="auto"/>
            <w:right w:val="none" w:sz="0" w:space="0" w:color="auto"/>
          </w:divBdr>
        </w:div>
        <w:div w:id="500893845">
          <w:marLeft w:val="640"/>
          <w:marRight w:val="0"/>
          <w:marTop w:val="0"/>
          <w:marBottom w:val="0"/>
          <w:divBdr>
            <w:top w:val="none" w:sz="0" w:space="0" w:color="auto"/>
            <w:left w:val="none" w:sz="0" w:space="0" w:color="auto"/>
            <w:bottom w:val="none" w:sz="0" w:space="0" w:color="auto"/>
            <w:right w:val="none" w:sz="0" w:space="0" w:color="auto"/>
          </w:divBdr>
        </w:div>
        <w:div w:id="504902808">
          <w:marLeft w:val="640"/>
          <w:marRight w:val="0"/>
          <w:marTop w:val="0"/>
          <w:marBottom w:val="0"/>
          <w:divBdr>
            <w:top w:val="none" w:sz="0" w:space="0" w:color="auto"/>
            <w:left w:val="none" w:sz="0" w:space="0" w:color="auto"/>
            <w:bottom w:val="none" w:sz="0" w:space="0" w:color="auto"/>
            <w:right w:val="none" w:sz="0" w:space="0" w:color="auto"/>
          </w:divBdr>
        </w:div>
        <w:div w:id="544415323">
          <w:marLeft w:val="640"/>
          <w:marRight w:val="0"/>
          <w:marTop w:val="0"/>
          <w:marBottom w:val="0"/>
          <w:divBdr>
            <w:top w:val="none" w:sz="0" w:space="0" w:color="auto"/>
            <w:left w:val="none" w:sz="0" w:space="0" w:color="auto"/>
            <w:bottom w:val="none" w:sz="0" w:space="0" w:color="auto"/>
            <w:right w:val="none" w:sz="0" w:space="0" w:color="auto"/>
          </w:divBdr>
        </w:div>
        <w:div w:id="560866840">
          <w:marLeft w:val="640"/>
          <w:marRight w:val="0"/>
          <w:marTop w:val="0"/>
          <w:marBottom w:val="0"/>
          <w:divBdr>
            <w:top w:val="none" w:sz="0" w:space="0" w:color="auto"/>
            <w:left w:val="none" w:sz="0" w:space="0" w:color="auto"/>
            <w:bottom w:val="none" w:sz="0" w:space="0" w:color="auto"/>
            <w:right w:val="none" w:sz="0" w:space="0" w:color="auto"/>
          </w:divBdr>
        </w:div>
        <w:div w:id="572814833">
          <w:marLeft w:val="640"/>
          <w:marRight w:val="0"/>
          <w:marTop w:val="0"/>
          <w:marBottom w:val="0"/>
          <w:divBdr>
            <w:top w:val="none" w:sz="0" w:space="0" w:color="auto"/>
            <w:left w:val="none" w:sz="0" w:space="0" w:color="auto"/>
            <w:bottom w:val="none" w:sz="0" w:space="0" w:color="auto"/>
            <w:right w:val="none" w:sz="0" w:space="0" w:color="auto"/>
          </w:divBdr>
        </w:div>
        <w:div w:id="580287625">
          <w:marLeft w:val="640"/>
          <w:marRight w:val="0"/>
          <w:marTop w:val="0"/>
          <w:marBottom w:val="0"/>
          <w:divBdr>
            <w:top w:val="none" w:sz="0" w:space="0" w:color="auto"/>
            <w:left w:val="none" w:sz="0" w:space="0" w:color="auto"/>
            <w:bottom w:val="none" w:sz="0" w:space="0" w:color="auto"/>
            <w:right w:val="none" w:sz="0" w:space="0" w:color="auto"/>
          </w:divBdr>
        </w:div>
        <w:div w:id="585459062">
          <w:marLeft w:val="640"/>
          <w:marRight w:val="0"/>
          <w:marTop w:val="0"/>
          <w:marBottom w:val="0"/>
          <w:divBdr>
            <w:top w:val="none" w:sz="0" w:space="0" w:color="auto"/>
            <w:left w:val="none" w:sz="0" w:space="0" w:color="auto"/>
            <w:bottom w:val="none" w:sz="0" w:space="0" w:color="auto"/>
            <w:right w:val="none" w:sz="0" w:space="0" w:color="auto"/>
          </w:divBdr>
        </w:div>
        <w:div w:id="595408974">
          <w:marLeft w:val="640"/>
          <w:marRight w:val="0"/>
          <w:marTop w:val="0"/>
          <w:marBottom w:val="0"/>
          <w:divBdr>
            <w:top w:val="none" w:sz="0" w:space="0" w:color="auto"/>
            <w:left w:val="none" w:sz="0" w:space="0" w:color="auto"/>
            <w:bottom w:val="none" w:sz="0" w:space="0" w:color="auto"/>
            <w:right w:val="none" w:sz="0" w:space="0" w:color="auto"/>
          </w:divBdr>
        </w:div>
        <w:div w:id="597982140">
          <w:marLeft w:val="640"/>
          <w:marRight w:val="0"/>
          <w:marTop w:val="0"/>
          <w:marBottom w:val="0"/>
          <w:divBdr>
            <w:top w:val="none" w:sz="0" w:space="0" w:color="auto"/>
            <w:left w:val="none" w:sz="0" w:space="0" w:color="auto"/>
            <w:bottom w:val="none" w:sz="0" w:space="0" w:color="auto"/>
            <w:right w:val="none" w:sz="0" w:space="0" w:color="auto"/>
          </w:divBdr>
        </w:div>
        <w:div w:id="607812813">
          <w:marLeft w:val="640"/>
          <w:marRight w:val="0"/>
          <w:marTop w:val="0"/>
          <w:marBottom w:val="0"/>
          <w:divBdr>
            <w:top w:val="none" w:sz="0" w:space="0" w:color="auto"/>
            <w:left w:val="none" w:sz="0" w:space="0" w:color="auto"/>
            <w:bottom w:val="none" w:sz="0" w:space="0" w:color="auto"/>
            <w:right w:val="none" w:sz="0" w:space="0" w:color="auto"/>
          </w:divBdr>
        </w:div>
        <w:div w:id="693698817">
          <w:marLeft w:val="640"/>
          <w:marRight w:val="0"/>
          <w:marTop w:val="0"/>
          <w:marBottom w:val="0"/>
          <w:divBdr>
            <w:top w:val="none" w:sz="0" w:space="0" w:color="auto"/>
            <w:left w:val="none" w:sz="0" w:space="0" w:color="auto"/>
            <w:bottom w:val="none" w:sz="0" w:space="0" w:color="auto"/>
            <w:right w:val="none" w:sz="0" w:space="0" w:color="auto"/>
          </w:divBdr>
        </w:div>
        <w:div w:id="736171840">
          <w:marLeft w:val="640"/>
          <w:marRight w:val="0"/>
          <w:marTop w:val="0"/>
          <w:marBottom w:val="0"/>
          <w:divBdr>
            <w:top w:val="none" w:sz="0" w:space="0" w:color="auto"/>
            <w:left w:val="none" w:sz="0" w:space="0" w:color="auto"/>
            <w:bottom w:val="none" w:sz="0" w:space="0" w:color="auto"/>
            <w:right w:val="none" w:sz="0" w:space="0" w:color="auto"/>
          </w:divBdr>
        </w:div>
        <w:div w:id="774177525">
          <w:marLeft w:val="640"/>
          <w:marRight w:val="0"/>
          <w:marTop w:val="0"/>
          <w:marBottom w:val="0"/>
          <w:divBdr>
            <w:top w:val="none" w:sz="0" w:space="0" w:color="auto"/>
            <w:left w:val="none" w:sz="0" w:space="0" w:color="auto"/>
            <w:bottom w:val="none" w:sz="0" w:space="0" w:color="auto"/>
            <w:right w:val="none" w:sz="0" w:space="0" w:color="auto"/>
          </w:divBdr>
        </w:div>
        <w:div w:id="801388838">
          <w:marLeft w:val="640"/>
          <w:marRight w:val="0"/>
          <w:marTop w:val="0"/>
          <w:marBottom w:val="0"/>
          <w:divBdr>
            <w:top w:val="none" w:sz="0" w:space="0" w:color="auto"/>
            <w:left w:val="none" w:sz="0" w:space="0" w:color="auto"/>
            <w:bottom w:val="none" w:sz="0" w:space="0" w:color="auto"/>
            <w:right w:val="none" w:sz="0" w:space="0" w:color="auto"/>
          </w:divBdr>
        </w:div>
        <w:div w:id="807937668">
          <w:marLeft w:val="640"/>
          <w:marRight w:val="0"/>
          <w:marTop w:val="0"/>
          <w:marBottom w:val="0"/>
          <w:divBdr>
            <w:top w:val="none" w:sz="0" w:space="0" w:color="auto"/>
            <w:left w:val="none" w:sz="0" w:space="0" w:color="auto"/>
            <w:bottom w:val="none" w:sz="0" w:space="0" w:color="auto"/>
            <w:right w:val="none" w:sz="0" w:space="0" w:color="auto"/>
          </w:divBdr>
        </w:div>
        <w:div w:id="834417733">
          <w:marLeft w:val="640"/>
          <w:marRight w:val="0"/>
          <w:marTop w:val="0"/>
          <w:marBottom w:val="0"/>
          <w:divBdr>
            <w:top w:val="none" w:sz="0" w:space="0" w:color="auto"/>
            <w:left w:val="none" w:sz="0" w:space="0" w:color="auto"/>
            <w:bottom w:val="none" w:sz="0" w:space="0" w:color="auto"/>
            <w:right w:val="none" w:sz="0" w:space="0" w:color="auto"/>
          </w:divBdr>
        </w:div>
        <w:div w:id="838354614">
          <w:marLeft w:val="640"/>
          <w:marRight w:val="0"/>
          <w:marTop w:val="0"/>
          <w:marBottom w:val="0"/>
          <w:divBdr>
            <w:top w:val="none" w:sz="0" w:space="0" w:color="auto"/>
            <w:left w:val="none" w:sz="0" w:space="0" w:color="auto"/>
            <w:bottom w:val="none" w:sz="0" w:space="0" w:color="auto"/>
            <w:right w:val="none" w:sz="0" w:space="0" w:color="auto"/>
          </w:divBdr>
        </w:div>
        <w:div w:id="852570188">
          <w:marLeft w:val="640"/>
          <w:marRight w:val="0"/>
          <w:marTop w:val="0"/>
          <w:marBottom w:val="0"/>
          <w:divBdr>
            <w:top w:val="none" w:sz="0" w:space="0" w:color="auto"/>
            <w:left w:val="none" w:sz="0" w:space="0" w:color="auto"/>
            <w:bottom w:val="none" w:sz="0" w:space="0" w:color="auto"/>
            <w:right w:val="none" w:sz="0" w:space="0" w:color="auto"/>
          </w:divBdr>
        </w:div>
        <w:div w:id="864320944">
          <w:marLeft w:val="640"/>
          <w:marRight w:val="0"/>
          <w:marTop w:val="0"/>
          <w:marBottom w:val="0"/>
          <w:divBdr>
            <w:top w:val="none" w:sz="0" w:space="0" w:color="auto"/>
            <w:left w:val="none" w:sz="0" w:space="0" w:color="auto"/>
            <w:bottom w:val="none" w:sz="0" w:space="0" w:color="auto"/>
            <w:right w:val="none" w:sz="0" w:space="0" w:color="auto"/>
          </w:divBdr>
        </w:div>
        <w:div w:id="903612485">
          <w:marLeft w:val="640"/>
          <w:marRight w:val="0"/>
          <w:marTop w:val="0"/>
          <w:marBottom w:val="0"/>
          <w:divBdr>
            <w:top w:val="none" w:sz="0" w:space="0" w:color="auto"/>
            <w:left w:val="none" w:sz="0" w:space="0" w:color="auto"/>
            <w:bottom w:val="none" w:sz="0" w:space="0" w:color="auto"/>
            <w:right w:val="none" w:sz="0" w:space="0" w:color="auto"/>
          </w:divBdr>
        </w:div>
        <w:div w:id="906231998">
          <w:marLeft w:val="640"/>
          <w:marRight w:val="0"/>
          <w:marTop w:val="0"/>
          <w:marBottom w:val="0"/>
          <w:divBdr>
            <w:top w:val="none" w:sz="0" w:space="0" w:color="auto"/>
            <w:left w:val="none" w:sz="0" w:space="0" w:color="auto"/>
            <w:bottom w:val="none" w:sz="0" w:space="0" w:color="auto"/>
            <w:right w:val="none" w:sz="0" w:space="0" w:color="auto"/>
          </w:divBdr>
        </w:div>
        <w:div w:id="956571190">
          <w:marLeft w:val="640"/>
          <w:marRight w:val="0"/>
          <w:marTop w:val="0"/>
          <w:marBottom w:val="0"/>
          <w:divBdr>
            <w:top w:val="none" w:sz="0" w:space="0" w:color="auto"/>
            <w:left w:val="none" w:sz="0" w:space="0" w:color="auto"/>
            <w:bottom w:val="none" w:sz="0" w:space="0" w:color="auto"/>
            <w:right w:val="none" w:sz="0" w:space="0" w:color="auto"/>
          </w:divBdr>
        </w:div>
        <w:div w:id="990214750">
          <w:marLeft w:val="640"/>
          <w:marRight w:val="0"/>
          <w:marTop w:val="0"/>
          <w:marBottom w:val="0"/>
          <w:divBdr>
            <w:top w:val="none" w:sz="0" w:space="0" w:color="auto"/>
            <w:left w:val="none" w:sz="0" w:space="0" w:color="auto"/>
            <w:bottom w:val="none" w:sz="0" w:space="0" w:color="auto"/>
            <w:right w:val="none" w:sz="0" w:space="0" w:color="auto"/>
          </w:divBdr>
        </w:div>
        <w:div w:id="1004554506">
          <w:marLeft w:val="640"/>
          <w:marRight w:val="0"/>
          <w:marTop w:val="0"/>
          <w:marBottom w:val="0"/>
          <w:divBdr>
            <w:top w:val="none" w:sz="0" w:space="0" w:color="auto"/>
            <w:left w:val="none" w:sz="0" w:space="0" w:color="auto"/>
            <w:bottom w:val="none" w:sz="0" w:space="0" w:color="auto"/>
            <w:right w:val="none" w:sz="0" w:space="0" w:color="auto"/>
          </w:divBdr>
        </w:div>
        <w:div w:id="1004939358">
          <w:marLeft w:val="640"/>
          <w:marRight w:val="0"/>
          <w:marTop w:val="0"/>
          <w:marBottom w:val="0"/>
          <w:divBdr>
            <w:top w:val="none" w:sz="0" w:space="0" w:color="auto"/>
            <w:left w:val="none" w:sz="0" w:space="0" w:color="auto"/>
            <w:bottom w:val="none" w:sz="0" w:space="0" w:color="auto"/>
            <w:right w:val="none" w:sz="0" w:space="0" w:color="auto"/>
          </w:divBdr>
        </w:div>
        <w:div w:id="1024211767">
          <w:marLeft w:val="640"/>
          <w:marRight w:val="0"/>
          <w:marTop w:val="0"/>
          <w:marBottom w:val="0"/>
          <w:divBdr>
            <w:top w:val="none" w:sz="0" w:space="0" w:color="auto"/>
            <w:left w:val="none" w:sz="0" w:space="0" w:color="auto"/>
            <w:bottom w:val="none" w:sz="0" w:space="0" w:color="auto"/>
            <w:right w:val="none" w:sz="0" w:space="0" w:color="auto"/>
          </w:divBdr>
        </w:div>
        <w:div w:id="1033312613">
          <w:marLeft w:val="640"/>
          <w:marRight w:val="0"/>
          <w:marTop w:val="0"/>
          <w:marBottom w:val="0"/>
          <w:divBdr>
            <w:top w:val="none" w:sz="0" w:space="0" w:color="auto"/>
            <w:left w:val="none" w:sz="0" w:space="0" w:color="auto"/>
            <w:bottom w:val="none" w:sz="0" w:space="0" w:color="auto"/>
            <w:right w:val="none" w:sz="0" w:space="0" w:color="auto"/>
          </w:divBdr>
        </w:div>
        <w:div w:id="1037125530">
          <w:marLeft w:val="640"/>
          <w:marRight w:val="0"/>
          <w:marTop w:val="0"/>
          <w:marBottom w:val="0"/>
          <w:divBdr>
            <w:top w:val="none" w:sz="0" w:space="0" w:color="auto"/>
            <w:left w:val="none" w:sz="0" w:space="0" w:color="auto"/>
            <w:bottom w:val="none" w:sz="0" w:space="0" w:color="auto"/>
            <w:right w:val="none" w:sz="0" w:space="0" w:color="auto"/>
          </w:divBdr>
        </w:div>
        <w:div w:id="1059013480">
          <w:marLeft w:val="640"/>
          <w:marRight w:val="0"/>
          <w:marTop w:val="0"/>
          <w:marBottom w:val="0"/>
          <w:divBdr>
            <w:top w:val="none" w:sz="0" w:space="0" w:color="auto"/>
            <w:left w:val="none" w:sz="0" w:space="0" w:color="auto"/>
            <w:bottom w:val="none" w:sz="0" w:space="0" w:color="auto"/>
            <w:right w:val="none" w:sz="0" w:space="0" w:color="auto"/>
          </w:divBdr>
        </w:div>
        <w:div w:id="1063872885">
          <w:marLeft w:val="640"/>
          <w:marRight w:val="0"/>
          <w:marTop w:val="0"/>
          <w:marBottom w:val="0"/>
          <w:divBdr>
            <w:top w:val="none" w:sz="0" w:space="0" w:color="auto"/>
            <w:left w:val="none" w:sz="0" w:space="0" w:color="auto"/>
            <w:bottom w:val="none" w:sz="0" w:space="0" w:color="auto"/>
            <w:right w:val="none" w:sz="0" w:space="0" w:color="auto"/>
          </w:divBdr>
        </w:div>
        <w:div w:id="1065909284">
          <w:marLeft w:val="640"/>
          <w:marRight w:val="0"/>
          <w:marTop w:val="0"/>
          <w:marBottom w:val="0"/>
          <w:divBdr>
            <w:top w:val="none" w:sz="0" w:space="0" w:color="auto"/>
            <w:left w:val="none" w:sz="0" w:space="0" w:color="auto"/>
            <w:bottom w:val="none" w:sz="0" w:space="0" w:color="auto"/>
            <w:right w:val="none" w:sz="0" w:space="0" w:color="auto"/>
          </w:divBdr>
        </w:div>
        <w:div w:id="1072461492">
          <w:marLeft w:val="640"/>
          <w:marRight w:val="0"/>
          <w:marTop w:val="0"/>
          <w:marBottom w:val="0"/>
          <w:divBdr>
            <w:top w:val="none" w:sz="0" w:space="0" w:color="auto"/>
            <w:left w:val="none" w:sz="0" w:space="0" w:color="auto"/>
            <w:bottom w:val="none" w:sz="0" w:space="0" w:color="auto"/>
            <w:right w:val="none" w:sz="0" w:space="0" w:color="auto"/>
          </w:divBdr>
        </w:div>
        <w:div w:id="1092121299">
          <w:marLeft w:val="640"/>
          <w:marRight w:val="0"/>
          <w:marTop w:val="0"/>
          <w:marBottom w:val="0"/>
          <w:divBdr>
            <w:top w:val="none" w:sz="0" w:space="0" w:color="auto"/>
            <w:left w:val="none" w:sz="0" w:space="0" w:color="auto"/>
            <w:bottom w:val="none" w:sz="0" w:space="0" w:color="auto"/>
            <w:right w:val="none" w:sz="0" w:space="0" w:color="auto"/>
          </w:divBdr>
        </w:div>
        <w:div w:id="1104303389">
          <w:marLeft w:val="640"/>
          <w:marRight w:val="0"/>
          <w:marTop w:val="0"/>
          <w:marBottom w:val="0"/>
          <w:divBdr>
            <w:top w:val="none" w:sz="0" w:space="0" w:color="auto"/>
            <w:left w:val="none" w:sz="0" w:space="0" w:color="auto"/>
            <w:bottom w:val="none" w:sz="0" w:space="0" w:color="auto"/>
            <w:right w:val="none" w:sz="0" w:space="0" w:color="auto"/>
          </w:divBdr>
        </w:div>
        <w:div w:id="1117263299">
          <w:marLeft w:val="640"/>
          <w:marRight w:val="0"/>
          <w:marTop w:val="0"/>
          <w:marBottom w:val="0"/>
          <w:divBdr>
            <w:top w:val="none" w:sz="0" w:space="0" w:color="auto"/>
            <w:left w:val="none" w:sz="0" w:space="0" w:color="auto"/>
            <w:bottom w:val="none" w:sz="0" w:space="0" w:color="auto"/>
            <w:right w:val="none" w:sz="0" w:space="0" w:color="auto"/>
          </w:divBdr>
        </w:div>
        <w:div w:id="1124158533">
          <w:marLeft w:val="640"/>
          <w:marRight w:val="0"/>
          <w:marTop w:val="0"/>
          <w:marBottom w:val="0"/>
          <w:divBdr>
            <w:top w:val="none" w:sz="0" w:space="0" w:color="auto"/>
            <w:left w:val="none" w:sz="0" w:space="0" w:color="auto"/>
            <w:bottom w:val="none" w:sz="0" w:space="0" w:color="auto"/>
            <w:right w:val="none" w:sz="0" w:space="0" w:color="auto"/>
          </w:divBdr>
        </w:div>
        <w:div w:id="1148204367">
          <w:marLeft w:val="640"/>
          <w:marRight w:val="0"/>
          <w:marTop w:val="0"/>
          <w:marBottom w:val="0"/>
          <w:divBdr>
            <w:top w:val="none" w:sz="0" w:space="0" w:color="auto"/>
            <w:left w:val="none" w:sz="0" w:space="0" w:color="auto"/>
            <w:bottom w:val="none" w:sz="0" w:space="0" w:color="auto"/>
            <w:right w:val="none" w:sz="0" w:space="0" w:color="auto"/>
          </w:divBdr>
        </w:div>
        <w:div w:id="1160004637">
          <w:marLeft w:val="640"/>
          <w:marRight w:val="0"/>
          <w:marTop w:val="0"/>
          <w:marBottom w:val="0"/>
          <w:divBdr>
            <w:top w:val="none" w:sz="0" w:space="0" w:color="auto"/>
            <w:left w:val="none" w:sz="0" w:space="0" w:color="auto"/>
            <w:bottom w:val="none" w:sz="0" w:space="0" w:color="auto"/>
            <w:right w:val="none" w:sz="0" w:space="0" w:color="auto"/>
          </w:divBdr>
        </w:div>
        <w:div w:id="1173452807">
          <w:marLeft w:val="640"/>
          <w:marRight w:val="0"/>
          <w:marTop w:val="0"/>
          <w:marBottom w:val="0"/>
          <w:divBdr>
            <w:top w:val="none" w:sz="0" w:space="0" w:color="auto"/>
            <w:left w:val="none" w:sz="0" w:space="0" w:color="auto"/>
            <w:bottom w:val="none" w:sz="0" w:space="0" w:color="auto"/>
            <w:right w:val="none" w:sz="0" w:space="0" w:color="auto"/>
          </w:divBdr>
        </w:div>
        <w:div w:id="1183323736">
          <w:marLeft w:val="640"/>
          <w:marRight w:val="0"/>
          <w:marTop w:val="0"/>
          <w:marBottom w:val="0"/>
          <w:divBdr>
            <w:top w:val="none" w:sz="0" w:space="0" w:color="auto"/>
            <w:left w:val="none" w:sz="0" w:space="0" w:color="auto"/>
            <w:bottom w:val="none" w:sz="0" w:space="0" w:color="auto"/>
            <w:right w:val="none" w:sz="0" w:space="0" w:color="auto"/>
          </w:divBdr>
        </w:div>
        <w:div w:id="1198470111">
          <w:marLeft w:val="640"/>
          <w:marRight w:val="0"/>
          <w:marTop w:val="0"/>
          <w:marBottom w:val="0"/>
          <w:divBdr>
            <w:top w:val="none" w:sz="0" w:space="0" w:color="auto"/>
            <w:left w:val="none" w:sz="0" w:space="0" w:color="auto"/>
            <w:bottom w:val="none" w:sz="0" w:space="0" w:color="auto"/>
            <w:right w:val="none" w:sz="0" w:space="0" w:color="auto"/>
          </w:divBdr>
        </w:div>
        <w:div w:id="1224565814">
          <w:marLeft w:val="640"/>
          <w:marRight w:val="0"/>
          <w:marTop w:val="0"/>
          <w:marBottom w:val="0"/>
          <w:divBdr>
            <w:top w:val="none" w:sz="0" w:space="0" w:color="auto"/>
            <w:left w:val="none" w:sz="0" w:space="0" w:color="auto"/>
            <w:bottom w:val="none" w:sz="0" w:space="0" w:color="auto"/>
            <w:right w:val="none" w:sz="0" w:space="0" w:color="auto"/>
          </w:divBdr>
        </w:div>
        <w:div w:id="1229926701">
          <w:marLeft w:val="640"/>
          <w:marRight w:val="0"/>
          <w:marTop w:val="0"/>
          <w:marBottom w:val="0"/>
          <w:divBdr>
            <w:top w:val="none" w:sz="0" w:space="0" w:color="auto"/>
            <w:left w:val="none" w:sz="0" w:space="0" w:color="auto"/>
            <w:bottom w:val="none" w:sz="0" w:space="0" w:color="auto"/>
            <w:right w:val="none" w:sz="0" w:space="0" w:color="auto"/>
          </w:divBdr>
        </w:div>
        <w:div w:id="1251623558">
          <w:marLeft w:val="640"/>
          <w:marRight w:val="0"/>
          <w:marTop w:val="0"/>
          <w:marBottom w:val="0"/>
          <w:divBdr>
            <w:top w:val="none" w:sz="0" w:space="0" w:color="auto"/>
            <w:left w:val="none" w:sz="0" w:space="0" w:color="auto"/>
            <w:bottom w:val="none" w:sz="0" w:space="0" w:color="auto"/>
            <w:right w:val="none" w:sz="0" w:space="0" w:color="auto"/>
          </w:divBdr>
        </w:div>
        <w:div w:id="1276476903">
          <w:marLeft w:val="640"/>
          <w:marRight w:val="0"/>
          <w:marTop w:val="0"/>
          <w:marBottom w:val="0"/>
          <w:divBdr>
            <w:top w:val="none" w:sz="0" w:space="0" w:color="auto"/>
            <w:left w:val="none" w:sz="0" w:space="0" w:color="auto"/>
            <w:bottom w:val="none" w:sz="0" w:space="0" w:color="auto"/>
            <w:right w:val="none" w:sz="0" w:space="0" w:color="auto"/>
          </w:divBdr>
        </w:div>
        <w:div w:id="1293754967">
          <w:marLeft w:val="640"/>
          <w:marRight w:val="0"/>
          <w:marTop w:val="0"/>
          <w:marBottom w:val="0"/>
          <w:divBdr>
            <w:top w:val="none" w:sz="0" w:space="0" w:color="auto"/>
            <w:left w:val="none" w:sz="0" w:space="0" w:color="auto"/>
            <w:bottom w:val="none" w:sz="0" w:space="0" w:color="auto"/>
            <w:right w:val="none" w:sz="0" w:space="0" w:color="auto"/>
          </w:divBdr>
        </w:div>
        <w:div w:id="1308315830">
          <w:marLeft w:val="640"/>
          <w:marRight w:val="0"/>
          <w:marTop w:val="0"/>
          <w:marBottom w:val="0"/>
          <w:divBdr>
            <w:top w:val="none" w:sz="0" w:space="0" w:color="auto"/>
            <w:left w:val="none" w:sz="0" w:space="0" w:color="auto"/>
            <w:bottom w:val="none" w:sz="0" w:space="0" w:color="auto"/>
            <w:right w:val="none" w:sz="0" w:space="0" w:color="auto"/>
          </w:divBdr>
        </w:div>
        <w:div w:id="1318261256">
          <w:marLeft w:val="640"/>
          <w:marRight w:val="0"/>
          <w:marTop w:val="0"/>
          <w:marBottom w:val="0"/>
          <w:divBdr>
            <w:top w:val="none" w:sz="0" w:space="0" w:color="auto"/>
            <w:left w:val="none" w:sz="0" w:space="0" w:color="auto"/>
            <w:bottom w:val="none" w:sz="0" w:space="0" w:color="auto"/>
            <w:right w:val="none" w:sz="0" w:space="0" w:color="auto"/>
          </w:divBdr>
        </w:div>
        <w:div w:id="1332559974">
          <w:marLeft w:val="640"/>
          <w:marRight w:val="0"/>
          <w:marTop w:val="0"/>
          <w:marBottom w:val="0"/>
          <w:divBdr>
            <w:top w:val="none" w:sz="0" w:space="0" w:color="auto"/>
            <w:left w:val="none" w:sz="0" w:space="0" w:color="auto"/>
            <w:bottom w:val="none" w:sz="0" w:space="0" w:color="auto"/>
            <w:right w:val="none" w:sz="0" w:space="0" w:color="auto"/>
          </w:divBdr>
        </w:div>
        <w:div w:id="1387951496">
          <w:marLeft w:val="640"/>
          <w:marRight w:val="0"/>
          <w:marTop w:val="0"/>
          <w:marBottom w:val="0"/>
          <w:divBdr>
            <w:top w:val="none" w:sz="0" w:space="0" w:color="auto"/>
            <w:left w:val="none" w:sz="0" w:space="0" w:color="auto"/>
            <w:bottom w:val="none" w:sz="0" w:space="0" w:color="auto"/>
            <w:right w:val="none" w:sz="0" w:space="0" w:color="auto"/>
          </w:divBdr>
        </w:div>
        <w:div w:id="1401709494">
          <w:marLeft w:val="640"/>
          <w:marRight w:val="0"/>
          <w:marTop w:val="0"/>
          <w:marBottom w:val="0"/>
          <w:divBdr>
            <w:top w:val="none" w:sz="0" w:space="0" w:color="auto"/>
            <w:left w:val="none" w:sz="0" w:space="0" w:color="auto"/>
            <w:bottom w:val="none" w:sz="0" w:space="0" w:color="auto"/>
            <w:right w:val="none" w:sz="0" w:space="0" w:color="auto"/>
          </w:divBdr>
        </w:div>
        <w:div w:id="1441341924">
          <w:marLeft w:val="640"/>
          <w:marRight w:val="0"/>
          <w:marTop w:val="0"/>
          <w:marBottom w:val="0"/>
          <w:divBdr>
            <w:top w:val="none" w:sz="0" w:space="0" w:color="auto"/>
            <w:left w:val="none" w:sz="0" w:space="0" w:color="auto"/>
            <w:bottom w:val="none" w:sz="0" w:space="0" w:color="auto"/>
            <w:right w:val="none" w:sz="0" w:space="0" w:color="auto"/>
          </w:divBdr>
        </w:div>
        <w:div w:id="1477575352">
          <w:marLeft w:val="640"/>
          <w:marRight w:val="0"/>
          <w:marTop w:val="0"/>
          <w:marBottom w:val="0"/>
          <w:divBdr>
            <w:top w:val="none" w:sz="0" w:space="0" w:color="auto"/>
            <w:left w:val="none" w:sz="0" w:space="0" w:color="auto"/>
            <w:bottom w:val="none" w:sz="0" w:space="0" w:color="auto"/>
            <w:right w:val="none" w:sz="0" w:space="0" w:color="auto"/>
          </w:divBdr>
        </w:div>
        <w:div w:id="1511065326">
          <w:marLeft w:val="640"/>
          <w:marRight w:val="0"/>
          <w:marTop w:val="0"/>
          <w:marBottom w:val="0"/>
          <w:divBdr>
            <w:top w:val="none" w:sz="0" w:space="0" w:color="auto"/>
            <w:left w:val="none" w:sz="0" w:space="0" w:color="auto"/>
            <w:bottom w:val="none" w:sz="0" w:space="0" w:color="auto"/>
            <w:right w:val="none" w:sz="0" w:space="0" w:color="auto"/>
          </w:divBdr>
        </w:div>
        <w:div w:id="1512453538">
          <w:marLeft w:val="640"/>
          <w:marRight w:val="0"/>
          <w:marTop w:val="0"/>
          <w:marBottom w:val="0"/>
          <w:divBdr>
            <w:top w:val="none" w:sz="0" w:space="0" w:color="auto"/>
            <w:left w:val="none" w:sz="0" w:space="0" w:color="auto"/>
            <w:bottom w:val="none" w:sz="0" w:space="0" w:color="auto"/>
            <w:right w:val="none" w:sz="0" w:space="0" w:color="auto"/>
          </w:divBdr>
        </w:div>
        <w:div w:id="1565944520">
          <w:marLeft w:val="640"/>
          <w:marRight w:val="0"/>
          <w:marTop w:val="0"/>
          <w:marBottom w:val="0"/>
          <w:divBdr>
            <w:top w:val="none" w:sz="0" w:space="0" w:color="auto"/>
            <w:left w:val="none" w:sz="0" w:space="0" w:color="auto"/>
            <w:bottom w:val="none" w:sz="0" w:space="0" w:color="auto"/>
            <w:right w:val="none" w:sz="0" w:space="0" w:color="auto"/>
          </w:divBdr>
        </w:div>
        <w:div w:id="1580217433">
          <w:marLeft w:val="640"/>
          <w:marRight w:val="0"/>
          <w:marTop w:val="0"/>
          <w:marBottom w:val="0"/>
          <w:divBdr>
            <w:top w:val="none" w:sz="0" w:space="0" w:color="auto"/>
            <w:left w:val="none" w:sz="0" w:space="0" w:color="auto"/>
            <w:bottom w:val="none" w:sz="0" w:space="0" w:color="auto"/>
            <w:right w:val="none" w:sz="0" w:space="0" w:color="auto"/>
          </w:divBdr>
        </w:div>
        <w:div w:id="1611550582">
          <w:marLeft w:val="640"/>
          <w:marRight w:val="0"/>
          <w:marTop w:val="0"/>
          <w:marBottom w:val="0"/>
          <w:divBdr>
            <w:top w:val="none" w:sz="0" w:space="0" w:color="auto"/>
            <w:left w:val="none" w:sz="0" w:space="0" w:color="auto"/>
            <w:bottom w:val="none" w:sz="0" w:space="0" w:color="auto"/>
            <w:right w:val="none" w:sz="0" w:space="0" w:color="auto"/>
          </w:divBdr>
        </w:div>
        <w:div w:id="1640498461">
          <w:marLeft w:val="640"/>
          <w:marRight w:val="0"/>
          <w:marTop w:val="0"/>
          <w:marBottom w:val="0"/>
          <w:divBdr>
            <w:top w:val="none" w:sz="0" w:space="0" w:color="auto"/>
            <w:left w:val="none" w:sz="0" w:space="0" w:color="auto"/>
            <w:bottom w:val="none" w:sz="0" w:space="0" w:color="auto"/>
            <w:right w:val="none" w:sz="0" w:space="0" w:color="auto"/>
          </w:divBdr>
        </w:div>
        <w:div w:id="1642727465">
          <w:marLeft w:val="640"/>
          <w:marRight w:val="0"/>
          <w:marTop w:val="0"/>
          <w:marBottom w:val="0"/>
          <w:divBdr>
            <w:top w:val="none" w:sz="0" w:space="0" w:color="auto"/>
            <w:left w:val="none" w:sz="0" w:space="0" w:color="auto"/>
            <w:bottom w:val="none" w:sz="0" w:space="0" w:color="auto"/>
            <w:right w:val="none" w:sz="0" w:space="0" w:color="auto"/>
          </w:divBdr>
        </w:div>
        <w:div w:id="1652951451">
          <w:marLeft w:val="640"/>
          <w:marRight w:val="0"/>
          <w:marTop w:val="0"/>
          <w:marBottom w:val="0"/>
          <w:divBdr>
            <w:top w:val="none" w:sz="0" w:space="0" w:color="auto"/>
            <w:left w:val="none" w:sz="0" w:space="0" w:color="auto"/>
            <w:bottom w:val="none" w:sz="0" w:space="0" w:color="auto"/>
            <w:right w:val="none" w:sz="0" w:space="0" w:color="auto"/>
          </w:divBdr>
        </w:div>
        <w:div w:id="1663045939">
          <w:marLeft w:val="640"/>
          <w:marRight w:val="0"/>
          <w:marTop w:val="0"/>
          <w:marBottom w:val="0"/>
          <w:divBdr>
            <w:top w:val="none" w:sz="0" w:space="0" w:color="auto"/>
            <w:left w:val="none" w:sz="0" w:space="0" w:color="auto"/>
            <w:bottom w:val="none" w:sz="0" w:space="0" w:color="auto"/>
            <w:right w:val="none" w:sz="0" w:space="0" w:color="auto"/>
          </w:divBdr>
        </w:div>
        <w:div w:id="1663507388">
          <w:marLeft w:val="640"/>
          <w:marRight w:val="0"/>
          <w:marTop w:val="0"/>
          <w:marBottom w:val="0"/>
          <w:divBdr>
            <w:top w:val="none" w:sz="0" w:space="0" w:color="auto"/>
            <w:left w:val="none" w:sz="0" w:space="0" w:color="auto"/>
            <w:bottom w:val="none" w:sz="0" w:space="0" w:color="auto"/>
            <w:right w:val="none" w:sz="0" w:space="0" w:color="auto"/>
          </w:divBdr>
        </w:div>
        <w:div w:id="1674406276">
          <w:marLeft w:val="640"/>
          <w:marRight w:val="0"/>
          <w:marTop w:val="0"/>
          <w:marBottom w:val="0"/>
          <w:divBdr>
            <w:top w:val="none" w:sz="0" w:space="0" w:color="auto"/>
            <w:left w:val="none" w:sz="0" w:space="0" w:color="auto"/>
            <w:bottom w:val="none" w:sz="0" w:space="0" w:color="auto"/>
            <w:right w:val="none" w:sz="0" w:space="0" w:color="auto"/>
          </w:divBdr>
        </w:div>
        <w:div w:id="1707678265">
          <w:marLeft w:val="640"/>
          <w:marRight w:val="0"/>
          <w:marTop w:val="0"/>
          <w:marBottom w:val="0"/>
          <w:divBdr>
            <w:top w:val="none" w:sz="0" w:space="0" w:color="auto"/>
            <w:left w:val="none" w:sz="0" w:space="0" w:color="auto"/>
            <w:bottom w:val="none" w:sz="0" w:space="0" w:color="auto"/>
            <w:right w:val="none" w:sz="0" w:space="0" w:color="auto"/>
          </w:divBdr>
        </w:div>
        <w:div w:id="1749576504">
          <w:marLeft w:val="640"/>
          <w:marRight w:val="0"/>
          <w:marTop w:val="0"/>
          <w:marBottom w:val="0"/>
          <w:divBdr>
            <w:top w:val="none" w:sz="0" w:space="0" w:color="auto"/>
            <w:left w:val="none" w:sz="0" w:space="0" w:color="auto"/>
            <w:bottom w:val="none" w:sz="0" w:space="0" w:color="auto"/>
            <w:right w:val="none" w:sz="0" w:space="0" w:color="auto"/>
          </w:divBdr>
        </w:div>
        <w:div w:id="1795446917">
          <w:marLeft w:val="640"/>
          <w:marRight w:val="0"/>
          <w:marTop w:val="0"/>
          <w:marBottom w:val="0"/>
          <w:divBdr>
            <w:top w:val="none" w:sz="0" w:space="0" w:color="auto"/>
            <w:left w:val="none" w:sz="0" w:space="0" w:color="auto"/>
            <w:bottom w:val="none" w:sz="0" w:space="0" w:color="auto"/>
            <w:right w:val="none" w:sz="0" w:space="0" w:color="auto"/>
          </w:divBdr>
        </w:div>
        <w:div w:id="1839222845">
          <w:marLeft w:val="640"/>
          <w:marRight w:val="0"/>
          <w:marTop w:val="0"/>
          <w:marBottom w:val="0"/>
          <w:divBdr>
            <w:top w:val="none" w:sz="0" w:space="0" w:color="auto"/>
            <w:left w:val="none" w:sz="0" w:space="0" w:color="auto"/>
            <w:bottom w:val="none" w:sz="0" w:space="0" w:color="auto"/>
            <w:right w:val="none" w:sz="0" w:space="0" w:color="auto"/>
          </w:divBdr>
        </w:div>
        <w:div w:id="1856655200">
          <w:marLeft w:val="640"/>
          <w:marRight w:val="0"/>
          <w:marTop w:val="0"/>
          <w:marBottom w:val="0"/>
          <w:divBdr>
            <w:top w:val="none" w:sz="0" w:space="0" w:color="auto"/>
            <w:left w:val="none" w:sz="0" w:space="0" w:color="auto"/>
            <w:bottom w:val="none" w:sz="0" w:space="0" w:color="auto"/>
            <w:right w:val="none" w:sz="0" w:space="0" w:color="auto"/>
          </w:divBdr>
        </w:div>
        <w:div w:id="1862934102">
          <w:marLeft w:val="640"/>
          <w:marRight w:val="0"/>
          <w:marTop w:val="0"/>
          <w:marBottom w:val="0"/>
          <w:divBdr>
            <w:top w:val="none" w:sz="0" w:space="0" w:color="auto"/>
            <w:left w:val="none" w:sz="0" w:space="0" w:color="auto"/>
            <w:bottom w:val="none" w:sz="0" w:space="0" w:color="auto"/>
            <w:right w:val="none" w:sz="0" w:space="0" w:color="auto"/>
          </w:divBdr>
        </w:div>
        <w:div w:id="1942638700">
          <w:marLeft w:val="640"/>
          <w:marRight w:val="0"/>
          <w:marTop w:val="0"/>
          <w:marBottom w:val="0"/>
          <w:divBdr>
            <w:top w:val="none" w:sz="0" w:space="0" w:color="auto"/>
            <w:left w:val="none" w:sz="0" w:space="0" w:color="auto"/>
            <w:bottom w:val="none" w:sz="0" w:space="0" w:color="auto"/>
            <w:right w:val="none" w:sz="0" w:space="0" w:color="auto"/>
          </w:divBdr>
        </w:div>
        <w:div w:id="1972514349">
          <w:marLeft w:val="640"/>
          <w:marRight w:val="0"/>
          <w:marTop w:val="0"/>
          <w:marBottom w:val="0"/>
          <w:divBdr>
            <w:top w:val="none" w:sz="0" w:space="0" w:color="auto"/>
            <w:left w:val="none" w:sz="0" w:space="0" w:color="auto"/>
            <w:bottom w:val="none" w:sz="0" w:space="0" w:color="auto"/>
            <w:right w:val="none" w:sz="0" w:space="0" w:color="auto"/>
          </w:divBdr>
        </w:div>
        <w:div w:id="2037925523">
          <w:marLeft w:val="640"/>
          <w:marRight w:val="0"/>
          <w:marTop w:val="0"/>
          <w:marBottom w:val="0"/>
          <w:divBdr>
            <w:top w:val="none" w:sz="0" w:space="0" w:color="auto"/>
            <w:left w:val="none" w:sz="0" w:space="0" w:color="auto"/>
            <w:bottom w:val="none" w:sz="0" w:space="0" w:color="auto"/>
            <w:right w:val="none" w:sz="0" w:space="0" w:color="auto"/>
          </w:divBdr>
        </w:div>
        <w:div w:id="2043093143">
          <w:marLeft w:val="640"/>
          <w:marRight w:val="0"/>
          <w:marTop w:val="0"/>
          <w:marBottom w:val="0"/>
          <w:divBdr>
            <w:top w:val="none" w:sz="0" w:space="0" w:color="auto"/>
            <w:left w:val="none" w:sz="0" w:space="0" w:color="auto"/>
            <w:bottom w:val="none" w:sz="0" w:space="0" w:color="auto"/>
            <w:right w:val="none" w:sz="0" w:space="0" w:color="auto"/>
          </w:divBdr>
        </w:div>
        <w:div w:id="2051802630">
          <w:marLeft w:val="640"/>
          <w:marRight w:val="0"/>
          <w:marTop w:val="0"/>
          <w:marBottom w:val="0"/>
          <w:divBdr>
            <w:top w:val="none" w:sz="0" w:space="0" w:color="auto"/>
            <w:left w:val="none" w:sz="0" w:space="0" w:color="auto"/>
            <w:bottom w:val="none" w:sz="0" w:space="0" w:color="auto"/>
            <w:right w:val="none" w:sz="0" w:space="0" w:color="auto"/>
          </w:divBdr>
        </w:div>
        <w:div w:id="2100640521">
          <w:marLeft w:val="640"/>
          <w:marRight w:val="0"/>
          <w:marTop w:val="0"/>
          <w:marBottom w:val="0"/>
          <w:divBdr>
            <w:top w:val="none" w:sz="0" w:space="0" w:color="auto"/>
            <w:left w:val="none" w:sz="0" w:space="0" w:color="auto"/>
            <w:bottom w:val="none" w:sz="0" w:space="0" w:color="auto"/>
            <w:right w:val="none" w:sz="0" w:space="0" w:color="auto"/>
          </w:divBdr>
        </w:div>
        <w:div w:id="2116050494">
          <w:marLeft w:val="640"/>
          <w:marRight w:val="0"/>
          <w:marTop w:val="0"/>
          <w:marBottom w:val="0"/>
          <w:divBdr>
            <w:top w:val="none" w:sz="0" w:space="0" w:color="auto"/>
            <w:left w:val="none" w:sz="0" w:space="0" w:color="auto"/>
            <w:bottom w:val="none" w:sz="0" w:space="0" w:color="auto"/>
            <w:right w:val="none" w:sz="0" w:space="0" w:color="auto"/>
          </w:divBdr>
        </w:div>
        <w:div w:id="2119596680">
          <w:marLeft w:val="640"/>
          <w:marRight w:val="0"/>
          <w:marTop w:val="0"/>
          <w:marBottom w:val="0"/>
          <w:divBdr>
            <w:top w:val="none" w:sz="0" w:space="0" w:color="auto"/>
            <w:left w:val="none" w:sz="0" w:space="0" w:color="auto"/>
            <w:bottom w:val="none" w:sz="0" w:space="0" w:color="auto"/>
            <w:right w:val="none" w:sz="0" w:space="0" w:color="auto"/>
          </w:divBdr>
        </w:div>
        <w:div w:id="2129658968">
          <w:marLeft w:val="640"/>
          <w:marRight w:val="0"/>
          <w:marTop w:val="0"/>
          <w:marBottom w:val="0"/>
          <w:divBdr>
            <w:top w:val="none" w:sz="0" w:space="0" w:color="auto"/>
            <w:left w:val="none" w:sz="0" w:space="0" w:color="auto"/>
            <w:bottom w:val="none" w:sz="0" w:space="0" w:color="auto"/>
            <w:right w:val="none" w:sz="0" w:space="0" w:color="auto"/>
          </w:divBdr>
        </w:div>
        <w:div w:id="2133132396">
          <w:marLeft w:val="640"/>
          <w:marRight w:val="0"/>
          <w:marTop w:val="0"/>
          <w:marBottom w:val="0"/>
          <w:divBdr>
            <w:top w:val="none" w:sz="0" w:space="0" w:color="auto"/>
            <w:left w:val="none" w:sz="0" w:space="0" w:color="auto"/>
            <w:bottom w:val="none" w:sz="0" w:space="0" w:color="auto"/>
            <w:right w:val="none" w:sz="0" w:space="0" w:color="auto"/>
          </w:divBdr>
        </w:div>
      </w:divsChild>
    </w:div>
    <w:div w:id="1388525658">
      <w:bodyDiv w:val="1"/>
      <w:marLeft w:val="0"/>
      <w:marRight w:val="0"/>
      <w:marTop w:val="0"/>
      <w:marBottom w:val="0"/>
      <w:divBdr>
        <w:top w:val="none" w:sz="0" w:space="0" w:color="auto"/>
        <w:left w:val="none" w:sz="0" w:space="0" w:color="auto"/>
        <w:bottom w:val="none" w:sz="0" w:space="0" w:color="auto"/>
        <w:right w:val="none" w:sz="0" w:space="0" w:color="auto"/>
      </w:divBdr>
      <w:divsChild>
        <w:div w:id="31157316">
          <w:marLeft w:val="640"/>
          <w:marRight w:val="0"/>
          <w:marTop w:val="0"/>
          <w:marBottom w:val="0"/>
          <w:divBdr>
            <w:top w:val="none" w:sz="0" w:space="0" w:color="auto"/>
            <w:left w:val="none" w:sz="0" w:space="0" w:color="auto"/>
            <w:bottom w:val="none" w:sz="0" w:space="0" w:color="auto"/>
            <w:right w:val="none" w:sz="0" w:space="0" w:color="auto"/>
          </w:divBdr>
        </w:div>
        <w:div w:id="36704667">
          <w:marLeft w:val="640"/>
          <w:marRight w:val="0"/>
          <w:marTop w:val="0"/>
          <w:marBottom w:val="0"/>
          <w:divBdr>
            <w:top w:val="none" w:sz="0" w:space="0" w:color="auto"/>
            <w:left w:val="none" w:sz="0" w:space="0" w:color="auto"/>
            <w:bottom w:val="none" w:sz="0" w:space="0" w:color="auto"/>
            <w:right w:val="none" w:sz="0" w:space="0" w:color="auto"/>
          </w:divBdr>
        </w:div>
        <w:div w:id="59644036">
          <w:marLeft w:val="640"/>
          <w:marRight w:val="0"/>
          <w:marTop w:val="0"/>
          <w:marBottom w:val="0"/>
          <w:divBdr>
            <w:top w:val="none" w:sz="0" w:space="0" w:color="auto"/>
            <w:left w:val="none" w:sz="0" w:space="0" w:color="auto"/>
            <w:bottom w:val="none" w:sz="0" w:space="0" w:color="auto"/>
            <w:right w:val="none" w:sz="0" w:space="0" w:color="auto"/>
          </w:divBdr>
        </w:div>
        <w:div w:id="69350730">
          <w:marLeft w:val="640"/>
          <w:marRight w:val="0"/>
          <w:marTop w:val="0"/>
          <w:marBottom w:val="0"/>
          <w:divBdr>
            <w:top w:val="none" w:sz="0" w:space="0" w:color="auto"/>
            <w:left w:val="none" w:sz="0" w:space="0" w:color="auto"/>
            <w:bottom w:val="none" w:sz="0" w:space="0" w:color="auto"/>
            <w:right w:val="none" w:sz="0" w:space="0" w:color="auto"/>
          </w:divBdr>
        </w:div>
        <w:div w:id="71314027">
          <w:marLeft w:val="640"/>
          <w:marRight w:val="0"/>
          <w:marTop w:val="0"/>
          <w:marBottom w:val="0"/>
          <w:divBdr>
            <w:top w:val="none" w:sz="0" w:space="0" w:color="auto"/>
            <w:left w:val="none" w:sz="0" w:space="0" w:color="auto"/>
            <w:bottom w:val="none" w:sz="0" w:space="0" w:color="auto"/>
            <w:right w:val="none" w:sz="0" w:space="0" w:color="auto"/>
          </w:divBdr>
        </w:div>
        <w:div w:id="76825377">
          <w:marLeft w:val="640"/>
          <w:marRight w:val="0"/>
          <w:marTop w:val="0"/>
          <w:marBottom w:val="0"/>
          <w:divBdr>
            <w:top w:val="none" w:sz="0" w:space="0" w:color="auto"/>
            <w:left w:val="none" w:sz="0" w:space="0" w:color="auto"/>
            <w:bottom w:val="none" w:sz="0" w:space="0" w:color="auto"/>
            <w:right w:val="none" w:sz="0" w:space="0" w:color="auto"/>
          </w:divBdr>
        </w:div>
        <w:div w:id="78722829">
          <w:marLeft w:val="640"/>
          <w:marRight w:val="0"/>
          <w:marTop w:val="0"/>
          <w:marBottom w:val="0"/>
          <w:divBdr>
            <w:top w:val="none" w:sz="0" w:space="0" w:color="auto"/>
            <w:left w:val="none" w:sz="0" w:space="0" w:color="auto"/>
            <w:bottom w:val="none" w:sz="0" w:space="0" w:color="auto"/>
            <w:right w:val="none" w:sz="0" w:space="0" w:color="auto"/>
          </w:divBdr>
        </w:div>
        <w:div w:id="88280515">
          <w:marLeft w:val="640"/>
          <w:marRight w:val="0"/>
          <w:marTop w:val="0"/>
          <w:marBottom w:val="0"/>
          <w:divBdr>
            <w:top w:val="none" w:sz="0" w:space="0" w:color="auto"/>
            <w:left w:val="none" w:sz="0" w:space="0" w:color="auto"/>
            <w:bottom w:val="none" w:sz="0" w:space="0" w:color="auto"/>
            <w:right w:val="none" w:sz="0" w:space="0" w:color="auto"/>
          </w:divBdr>
        </w:div>
        <w:div w:id="123668532">
          <w:marLeft w:val="640"/>
          <w:marRight w:val="0"/>
          <w:marTop w:val="0"/>
          <w:marBottom w:val="0"/>
          <w:divBdr>
            <w:top w:val="none" w:sz="0" w:space="0" w:color="auto"/>
            <w:left w:val="none" w:sz="0" w:space="0" w:color="auto"/>
            <w:bottom w:val="none" w:sz="0" w:space="0" w:color="auto"/>
            <w:right w:val="none" w:sz="0" w:space="0" w:color="auto"/>
          </w:divBdr>
        </w:div>
        <w:div w:id="131950052">
          <w:marLeft w:val="640"/>
          <w:marRight w:val="0"/>
          <w:marTop w:val="0"/>
          <w:marBottom w:val="0"/>
          <w:divBdr>
            <w:top w:val="none" w:sz="0" w:space="0" w:color="auto"/>
            <w:left w:val="none" w:sz="0" w:space="0" w:color="auto"/>
            <w:bottom w:val="none" w:sz="0" w:space="0" w:color="auto"/>
            <w:right w:val="none" w:sz="0" w:space="0" w:color="auto"/>
          </w:divBdr>
        </w:div>
        <w:div w:id="137578672">
          <w:marLeft w:val="640"/>
          <w:marRight w:val="0"/>
          <w:marTop w:val="0"/>
          <w:marBottom w:val="0"/>
          <w:divBdr>
            <w:top w:val="none" w:sz="0" w:space="0" w:color="auto"/>
            <w:left w:val="none" w:sz="0" w:space="0" w:color="auto"/>
            <w:bottom w:val="none" w:sz="0" w:space="0" w:color="auto"/>
            <w:right w:val="none" w:sz="0" w:space="0" w:color="auto"/>
          </w:divBdr>
        </w:div>
        <w:div w:id="140656010">
          <w:marLeft w:val="640"/>
          <w:marRight w:val="0"/>
          <w:marTop w:val="0"/>
          <w:marBottom w:val="0"/>
          <w:divBdr>
            <w:top w:val="none" w:sz="0" w:space="0" w:color="auto"/>
            <w:left w:val="none" w:sz="0" w:space="0" w:color="auto"/>
            <w:bottom w:val="none" w:sz="0" w:space="0" w:color="auto"/>
            <w:right w:val="none" w:sz="0" w:space="0" w:color="auto"/>
          </w:divBdr>
        </w:div>
        <w:div w:id="146214835">
          <w:marLeft w:val="640"/>
          <w:marRight w:val="0"/>
          <w:marTop w:val="0"/>
          <w:marBottom w:val="0"/>
          <w:divBdr>
            <w:top w:val="none" w:sz="0" w:space="0" w:color="auto"/>
            <w:left w:val="none" w:sz="0" w:space="0" w:color="auto"/>
            <w:bottom w:val="none" w:sz="0" w:space="0" w:color="auto"/>
            <w:right w:val="none" w:sz="0" w:space="0" w:color="auto"/>
          </w:divBdr>
        </w:div>
        <w:div w:id="189729140">
          <w:marLeft w:val="640"/>
          <w:marRight w:val="0"/>
          <w:marTop w:val="0"/>
          <w:marBottom w:val="0"/>
          <w:divBdr>
            <w:top w:val="none" w:sz="0" w:space="0" w:color="auto"/>
            <w:left w:val="none" w:sz="0" w:space="0" w:color="auto"/>
            <w:bottom w:val="none" w:sz="0" w:space="0" w:color="auto"/>
            <w:right w:val="none" w:sz="0" w:space="0" w:color="auto"/>
          </w:divBdr>
        </w:div>
        <w:div w:id="275140953">
          <w:marLeft w:val="640"/>
          <w:marRight w:val="0"/>
          <w:marTop w:val="0"/>
          <w:marBottom w:val="0"/>
          <w:divBdr>
            <w:top w:val="none" w:sz="0" w:space="0" w:color="auto"/>
            <w:left w:val="none" w:sz="0" w:space="0" w:color="auto"/>
            <w:bottom w:val="none" w:sz="0" w:space="0" w:color="auto"/>
            <w:right w:val="none" w:sz="0" w:space="0" w:color="auto"/>
          </w:divBdr>
        </w:div>
        <w:div w:id="325789089">
          <w:marLeft w:val="640"/>
          <w:marRight w:val="0"/>
          <w:marTop w:val="0"/>
          <w:marBottom w:val="0"/>
          <w:divBdr>
            <w:top w:val="none" w:sz="0" w:space="0" w:color="auto"/>
            <w:left w:val="none" w:sz="0" w:space="0" w:color="auto"/>
            <w:bottom w:val="none" w:sz="0" w:space="0" w:color="auto"/>
            <w:right w:val="none" w:sz="0" w:space="0" w:color="auto"/>
          </w:divBdr>
        </w:div>
        <w:div w:id="371999042">
          <w:marLeft w:val="640"/>
          <w:marRight w:val="0"/>
          <w:marTop w:val="0"/>
          <w:marBottom w:val="0"/>
          <w:divBdr>
            <w:top w:val="none" w:sz="0" w:space="0" w:color="auto"/>
            <w:left w:val="none" w:sz="0" w:space="0" w:color="auto"/>
            <w:bottom w:val="none" w:sz="0" w:space="0" w:color="auto"/>
            <w:right w:val="none" w:sz="0" w:space="0" w:color="auto"/>
          </w:divBdr>
        </w:div>
        <w:div w:id="389156911">
          <w:marLeft w:val="640"/>
          <w:marRight w:val="0"/>
          <w:marTop w:val="0"/>
          <w:marBottom w:val="0"/>
          <w:divBdr>
            <w:top w:val="none" w:sz="0" w:space="0" w:color="auto"/>
            <w:left w:val="none" w:sz="0" w:space="0" w:color="auto"/>
            <w:bottom w:val="none" w:sz="0" w:space="0" w:color="auto"/>
            <w:right w:val="none" w:sz="0" w:space="0" w:color="auto"/>
          </w:divBdr>
        </w:div>
        <w:div w:id="454837052">
          <w:marLeft w:val="640"/>
          <w:marRight w:val="0"/>
          <w:marTop w:val="0"/>
          <w:marBottom w:val="0"/>
          <w:divBdr>
            <w:top w:val="none" w:sz="0" w:space="0" w:color="auto"/>
            <w:left w:val="none" w:sz="0" w:space="0" w:color="auto"/>
            <w:bottom w:val="none" w:sz="0" w:space="0" w:color="auto"/>
            <w:right w:val="none" w:sz="0" w:space="0" w:color="auto"/>
          </w:divBdr>
        </w:div>
        <w:div w:id="462696441">
          <w:marLeft w:val="640"/>
          <w:marRight w:val="0"/>
          <w:marTop w:val="0"/>
          <w:marBottom w:val="0"/>
          <w:divBdr>
            <w:top w:val="none" w:sz="0" w:space="0" w:color="auto"/>
            <w:left w:val="none" w:sz="0" w:space="0" w:color="auto"/>
            <w:bottom w:val="none" w:sz="0" w:space="0" w:color="auto"/>
            <w:right w:val="none" w:sz="0" w:space="0" w:color="auto"/>
          </w:divBdr>
        </w:div>
        <w:div w:id="463894006">
          <w:marLeft w:val="640"/>
          <w:marRight w:val="0"/>
          <w:marTop w:val="0"/>
          <w:marBottom w:val="0"/>
          <w:divBdr>
            <w:top w:val="none" w:sz="0" w:space="0" w:color="auto"/>
            <w:left w:val="none" w:sz="0" w:space="0" w:color="auto"/>
            <w:bottom w:val="none" w:sz="0" w:space="0" w:color="auto"/>
            <w:right w:val="none" w:sz="0" w:space="0" w:color="auto"/>
          </w:divBdr>
        </w:div>
        <w:div w:id="494490531">
          <w:marLeft w:val="640"/>
          <w:marRight w:val="0"/>
          <w:marTop w:val="0"/>
          <w:marBottom w:val="0"/>
          <w:divBdr>
            <w:top w:val="none" w:sz="0" w:space="0" w:color="auto"/>
            <w:left w:val="none" w:sz="0" w:space="0" w:color="auto"/>
            <w:bottom w:val="none" w:sz="0" w:space="0" w:color="auto"/>
            <w:right w:val="none" w:sz="0" w:space="0" w:color="auto"/>
          </w:divBdr>
        </w:div>
        <w:div w:id="505052121">
          <w:marLeft w:val="640"/>
          <w:marRight w:val="0"/>
          <w:marTop w:val="0"/>
          <w:marBottom w:val="0"/>
          <w:divBdr>
            <w:top w:val="none" w:sz="0" w:space="0" w:color="auto"/>
            <w:left w:val="none" w:sz="0" w:space="0" w:color="auto"/>
            <w:bottom w:val="none" w:sz="0" w:space="0" w:color="auto"/>
            <w:right w:val="none" w:sz="0" w:space="0" w:color="auto"/>
          </w:divBdr>
        </w:div>
        <w:div w:id="514423488">
          <w:marLeft w:val="640"/>
          <w:marRight w:val="0"/>
          <w:marTop w:val="0"/>
          <w:marBottom w:val="0"/>
          <w:divBdr>
            <w:top w:val="none" w:sz="0" w:space="0" w:color="auto"/>
            <w:left w:val="none" w:sz="0" w:space="0" w:color="auto"/>
            <w:bottom w:val="none" w:sz="0" w:space="0" w:color="auto"/>
            <w:right w:val="none" w:sz="0" w:space="0" w:color="auto"/>
          </w:divBdr>
        </w:div>
        <w:div w:id="517885822">
          <w:marLeft w:val="640"/>
          <w:marRight w:val="0"/>
          <w:marTop w:val="0"/>
          <w:marBottom w:val="0"/>
          <w:divBdr>
            <w:top w:val="none" w:sz="0" w:space="0" w:color="auto"/>
            <w:left w:val="none" w:sz="0" w:space="0" w:color="auto"/>
            <w:bottom w:val="none" w:sz="0" w:space="0" w:color="auto"/>
            <w:right w:val="none" w:sz="0" w:space="0" w:color="auto"/>
          </w:divBdr>
        </w:div>
        <w:div w:id="533619802">
          <w:marLeft w:val="640"/>
          <w:marRight w:val="0"/>
          <w:marTop w:val="0"/>
          <w:marBottom w:val="0"/>
          <w:divBdr>
            <w:top w:val="none" w:sz="0" w:space="0" w:color="auto"/>
            <w:left w:val="none" w:sz="0" w:space="0" w:color="auto"/>
            <w:bottom w:val="none" w:sz="0" w:space="0" w:color="auto"/>
            <w:right w:val="none" w:sz="0" w:space="0" w:color="auto"/>
          </w:divBdr>
        </w:div>
        <w:div w:id="534273943">
          <w:marLeft w:val="640"/>
          <w:marRight w:val="0"/>
          <w:marTop w:val="0"/>
          <w:marBottom w:val="0"/>
          <w:divBdr>
            <w:top w:val="none" w:sz="0" w:space="0" w:color="auto"/>
            <w:left w:val="none" w:sz="0" w:space="0" w:color="auto"/>
            <w:bottom w:val="none" w:sz="0" w:space="0" w:color="auto"/>
            <w:right w:val="none" w:sz="0" w:space="0" w:color="auto"/>
          </w:divBdr>
        </w:div>
        <w:div w:id="576327721">
          <w:marLeft w:val="640"/>
          <w:marRight w:val="0"/>
          <w:marTop w:val="0"/>
          <w:marBottom w:val="0"/>
          <w:divBdr>
            <w:top w:val="none" w:sz="0" w:space="0" w:color="auto"/>
            <w:left w:val="none" w:sz="0" w:space="0" w:color="auto"/>
            <w:bottom w:val="none" w:sz="0" w:space="0" w:color="auto"/>
            <w:right w:val="none" w:sz="0" w:space="0" w:color="auto"/>
          </w:divBdr>
        </w:div>
        <w:div w:id="599030049">
          <w:marLeft w:val="640"/>
          <w:marRight w:val="0"/>
          <w:marTop w:val="0"/>
          <w:marBottom w:val="0"/>
          <w:divBdr>
            <w:top w:val="none" w:sz="0" w:space="0" w:color="auto"/>
            <w:left w:val="none" w:sz="0" w:space="0" w:color="auto"/>
            <w:bottom w:val="none" w:sz="0" w:space="0" w:color="auto"/>
            <w:right w:val="none" w:sz="0" w:space="0" w:color="auto"/>
          </w:divBdr>
        </w:div>
        <w:div w:id="608003790">
          <w:marLeft w:val="640"/>
          <w:marRight w:val="0"/>
          <w:marTop w:val="0"/>
          <w:marBottom w:val="0"/>
          <w:divBdr>
            <w:top w:val="none" w:sz="0" w:space="0" w:color="auto"/>
            <w:left w:val="none" w:sz="0" w:space="0" w:color="auto"/>
            <w:bottom w:val="none" w:sz="0" w:space="0" w:color="auto"/>
            <w:right w:val="none" w:sz="0" w:space="0" w:color="auto"/>
          </w:divBdr>
        </w:div>
        <w:div w:id="610673498">
          <w:marLeft w:val="640"/>
          <w:marRight w:val="0"/>
          <w:marTop w:val="0"/>
          <w:marBottom w:val="0"/>
          <w:divBdr>
            <w:top w:val="none" w:sz="0" w:space="0" w:color="auto"/>
            <w:left w:val="none" w:sz="0" w:space="0" w:color="auto"/>
            <w:bottom w:val="none" w:sz="0" w:space="0" w:color="auto"/>
            <w:right w:val="none" w:sz="0" w:space="0" w:color="auto"/>
          </w:divBdr>
        </w:div>
        <w:div w:id="642083463">
          <w:marLeft w:val="640"/>
          <w:marRight w:val="0"/>
          <w:marTop w:val="0"/>
          <w:marBottom w:val="0"/>
          <w:divBdr>
            <w:top w:val="none" w:sz="0" w:space="0" w:color="auto"/>
            <w:left w:val="none" w:sz="0" w:space="0" w:color="auto"/>
            <w:bottom w:val="none" w:sz="0" w:space="0" w:color="auto"/>
            <w:right w:val="none" w:sz="0" w:space="0" w:color="auto"/>
          </w:divBdr>
        </w:div>
        <w:div w:id="645160001">
          <w:marLeft w:val="640"/>
          <w:marRight w:val="0"/>
          <w:marTop w:val="0"/>
          <w:marBottom w:val="0"/>
          <w:divBdr>
            <w:top w:val="none" w:sz="0" w:space="0" w:color="auto"/>
            <w:left w:val="none" w:sz="0" w:space="0" w:color="auto"/>
            <w:bottom w:val="none" w:sz="0" w:space="0" w:color="auto"/>
            <w:right w:val="none" w:sz="0" w:space="0" w:color="auto"/>
          </w:divBdr>
        </w:div>
        <w:div w:id="680156989">
          <w:marLeft w:val="640"/>
          <w:marRight w:val="0"/>
          <w:marTop w:val="0"/>
          <w:marBottom w:val="0"/>
          <w:divBdr>
            <w:top w:val="none" w:sz="0" w:space="0" w:color="auto"/>
            <w:left w:val="none" w:sz="0" w:space="0" w:color="auto"/>
            <w:bottom w:val="none" w:sz="0" w:space="0" w:color="auto"/>
            <w:right w:val="none" w:sz="0" w:space="0" w:color="auto"/>
          </w:divBdr>
        </w:div>
        <w:div w:id="706562730">
          <w:marLeft w:val="640"/>
          <w:marRight w:val="0"/>
          <w:marTop w:val="0"/>
          <w:marBottom w:val="0"/>
          <w:divBdr>
            <w:top w:val="none" w:sz="0" w:space="0" w:color="auto"/>
            <w:left w:val="none" w:sz="0" w:space="0" w:color="auto"/>
            <w:bottom w:val="none" w:sz="0" w:space="0" w:color="auto"/>
            <w:right w:val="none" w:sz="0" w:space="0" w:color="auto"/>
          </w:divBdr>
        </w:div>
        <w:div w:id="724792811">
          <w:marLeft w:val="640"/>
          <w:marRight w:val="0"/>
          <w:marTop w:val="0"/>
          <w:marBottom w:val="0"/>
          <w:divBdr>
            <w:top w:val="none" w:sz="0" w:space="0" w:color="auto"/>
            <w:left w:val="none" w:sz="0" w:space="0" w:color="auto"/>
            <w:bottom w:val="none" w:sz="0" w:space="0" w:color="auto"/>
            <w:right w:val="none" w:sz="0" w:space="0" w:color="auto"/>
          </w:divBdr>
        </w:div>
        <w:div w:id="737896258">
          <w:marLeft w:val="640"/>
          <w:marRight w:val="0"/>
          <w:marTop w:val="0"/>
          <w:marBottom w:val="0"/>
          <w:divBdr>
            <w:top w:val="none" w:sz="0" w:space="0" w:color="auto"/>
            <w:left w:val="none" w:sz="0" w:space="0" w:color="auto"/>
            <w:bottom w:val="none" w:sz="0" w:space="0" w:color="auto"/>
            <w:right w:val="none" w:sz="0" w:space="0" w:color="auto"/>
          </w:divBdr>
        </w:div>
        <w:div w:id="745033865">
          <w:marLeft w:val="640"/>
          <w:marRight w:val="0"/>
          <w:marTop w:val="0"/>
          <w:marBottom w:val="0"/>
          <w:divBdr>
            <w:top w:val="none" w:sz="0" w:space="0" w:color="auto"/>
            <w:left w:val="none" w:sz="0" w:space="0" w:color="auto"/>
            <w:bottom w:val="none" w:sz="0" w:space="0" w:color="auto"/>
            <w:right w:val="none" w:sz="0" w:space="0" w:color="auto"/>
          </w:divBdr>
        </w:div>
        <w:div w:id="748501571">
          <w:marLeft w:val="640"/>
          <w:marRight w:val="0"/>
          <w:marTop w:val="0"/>
          <w:marBottom w:val="0"/>
          <w:divBdr>
            <w:top w:val="none" w:sz="0" w:space="0" w:color="auto"/>
            <w:left w:val="none" w:sz="0" w:space="0" w:color="auto"/>
            <w:bottom w:val="none" w:sz="0" w:space="0" w:color="auto"/>
            <w:right w:val="none" w:sz="0" w:space="0" w:color="auto"/>
          </w:divBdr>
        </w:div>
        <w:div w:id="759594863">
          <w:marLeft w:val="640"/>
          <w:marRight w:val="0"/>
          <w:marTop w:val="0"/>
          <w:marBottom w:val="0"/>
          <w:divBdr>
            <w:top w:val="none" w:sz="0" w:space="0" w:color="auto"/>
            <w:left w:val="none" w:sz="0" w:space="0" w:color="auto"/>
            <w:bottom w:val="none" w:sz="0" w:space="0" w:color="auto"/>
            <w:right w:val="none" w:sz="0" w:space="0" w:color="auto"/>
          </w:divBdr>
        </w:div>
        <w:div w:id="834760201">
          <w:marLeft w:val="640"/>
          <w:marRight w:val="0"/>
          <w:marTop w:val="0"/>
          <w:marBottom w:val="0"/>
          <w:divBdr>
            <w:top w:val="none" w:sz="0" w:space="0" w:color="auto"/>
            <w:left w:val="none" w:sz="0" w:space="0" w:color="auto"/>
            <w:bottom w:val="none" w:sz="0" w:space="0" w:color="auto"/>
            <w:right w:val="none" w:sz="0" w:space="0" w:color="auto"/>
          </w:divBdr>
        </w:div>
        <w:div w:id="835463449">
          <w:marLeft w:val="640"/>
          <w:marRight w:val="0"/>
          <w:marTop w:val="0"/>
          <w:marBottom w:val="0"/>
          <w:divBdr>
            <w:top w:val="none" w:sz="0" w:space="0" w:color="auto"/>
            <w:left w:val="none" w:sz="0" w:space="0" w:color="auto"/>
            <w:bottom w:val="none" w:sz="0" w:space="0" w:color="auto"/>
            <w:right w:val="none" w:sz="0" w:space="0" w:color="auto"/>
          </w:divBdr>
        </w:div>
        <w:div w:id="878471885">
          <w:marLeft w:val="640"/>
          <w:marRight w:val="0"/>
          <w:marTop w:val="0"/>
          <w:marBottom w:val="0"/>
          <w:divBdr>
            <w:top w:val="none" w:sz="0" w:space="0" w:color="auto"/>
            <w:left w:val="none" w:sz="0" w:space="0" w:color="auto"/>
            <w:bottom w:val="none" w:sz="0" w:space="0" w:color="auto"/>
            <w:right w:val="none" w:sz="0" w:space="0" w:color="auto"/>
          </w:divBdr>
        </w:div>
        <w:div w:id="1010525976">
          <w:marLeft w:val="640"/>
          <w:marRight w:val="0"/>
          <w:marTop w:val="0"/>
          <w:marBottom w:val="0"/>
          <w:divBdr>
            <w:top w:val="none" w:sz="0" w:space="0" w:color="auto"/>
            <w:left w:val="none" w:sz="0" w:space="0" w:color="auto"/>
            <w:bottom w:val="none" w:sz="0" w:space="0" w:color="auto"/>
            <w:right w:val="none" w:sz="0" w:space="0" w:color="auto"/>
          </w:divBdr>
        </w:div>
        <w:div w:id="1034694936">
          <w:marLeft w:val="640"/>
          <w:marRight w:val="0"/>
          <w:marTop w:val="0"/>
          <w:marBottom w:val="0"/>
          <w:divBdr>
            <w:top w:val="none" w:sz="0" w:space="0" w:color="auto"/>
            <w:left w:val="none" w:sz="0" w:space="0" w:color="auto"/>
            <w:bottom w:val="none" w:sz="0" w:space="0" w:color="auto"/>
            <w:right w:val="none" w:sz="0" w:space="0" w:color="auto"/>
          </w:divBdr>
        </w:div>
        <w:div w:id="1038746672">
          <w:marLeft w:val="640"/>
          <w:marRight w:val="0"/>
          <w:marTop w:val="0"/>
          <w:marBottom w:val="0"/>
          <w:divBdr>
            <w:top w:val="none" w:sz="0" w:space="0" w:color="auto"/>
            <w:left w:val="none" w:sz="0" w:space="0" w:color="auto"/>
            <w:bottom w:val="none" w:sz="0" w:space="0" w:color="auto"/>
            <w:right w:val="none" w:sz="0" w:space="0" w:color="auto"/>
          </w:divBdr>
        </w:div>
        <w:div w:id="1112751370">
          <w:marLeft w:val="640"/>
          <w:marRight w:val="0"/>
          <w:marTop w:val="0"/>
          <w:marBottom w:val="0"/>
          <w:divBdr>
            <w:top w:val="none" w:sz="0" w:space="0" w:color="auto"/>
            <w:left w:val="none" w:sz="0" w:space="0" w:color="auto"/>
            <w:bottom w:val="none" w:sz="0" w:space="0" w:color="auto"/>
            <w:right w:val="none" w:sz="0" w:space="0" w:color="auto"/>
          </w:divBdr>
        </w:div>
        <w:div w:id="1130397191">
          <w:marLeft w:val="640"/>
          <w:marRight w:val="0"/>
          <w:marTop w:val="0"/>
          <w:marBottom w:val="0"/>
          <w:divBdr>
            <w:top w:val="none" w:sz="0" w:space="0" w:color="auto"/>
            <w:left w:val="none" w:sz="0" w:space="0" w:color="auto"/>
            <w:bottom w:val="none" w:sz="0" w:space="0" w:color="auto"/>
            <w:right w:val="none" w:sz="0" w:space="0" w:color="auto"/>
          </w:divBdr>
        </w:div>
        <w:div w:id="1167088450">
          <w:marLeft w:val="640"/>
          <w:marRight w:val="0"/>
          <w:marTop w:val="0"/>
          <w:marBottom w:val="0"/>
          <w:divBdr>
            <w:top w:val="none" w:sz="0" w:space="0" w:color="auto"/>
            <w:left w:val="none" w:sz="0" w:space="0" w:color="auto"/>
            <w:bottom w:val="none" w:sz="0" w:space="0" w:color="auto"/>
            <w:right w:val="none" w:sz="0" w:space="0" w:color="auto"/>
          </w:divBdr>
        </w:div>
        <w:div w:id="1186097785">
          <w:marLeft w:val="640"/>
          <w:marRight w:val="0"/>
          <w:marTop w:val="0"/>
          <w:marBottom w:val="0"/>
          <w:divBdr>
            <w:top w:val="none" w:sz="0" w:space="0" w:color="auto"/>
            <w:left w:val="none" w:sz="0" w:space="0" w:color="auto"/>
            <w:bottom w:val="none" w:sz="0" w:space="0" w:color="auto"/>
            <w:right w:val="none" w:sz="0" w:space="0" w:color="auto"/>
          </w:divBdr>
        </w:div>
        <w:div w:id="1186409316">
          <w:marLeft w:val="640"/>
          <w:marRight w:val="0"/>
          <w:marTop w:val="0"/>
          <w:marBottom w:val="0"/>
          <w:divBdr>
            <w:top w:val="none" w:sz="0" w:space="0" w:color="auto"/>
            <w:left w:val="none" w:sz="0" w:space="0" w:color="auto"/>
            <w:bottom w:val="none" w:sz="0" w:space="0" w:color="auto"/>
            <w:right w:val="none" w:sz="0" w:space="0" w:color="auto"/>
          </w:divBdr>
        </w:div>
        <w:div w:id="1220821494">
          <w:marLeft w:val="640"/>
          <w:marRight w:val="0"/>
          <w:marTop w:val="0"/>
          <w:marBottom w:val="0"/>
          <w:divBdr>
            <w:top w:val="none" w:sz="0" w:space="0" w:color="auto"/>
            <w:left w:val="none" w:sz="0" w:space="0" w:color="auto"/>
            <w:bottom w:val="none" w:sz="0" w:space="0" w:color="auto"/>
            <w:right w:val="none" w:sz="0" w:space="0" w:color="auto"/>
          </w:divBdr>
        </w:div>
        <w:div w:id="1294100045">
          <w:marLeft w:val="640"/>
          <w:marRight w:val="0"/>
          <w:marTop w:val="0"/>
          <w:marBottom w:val="0"/>
          <w:divBdr>
            <w:top w:val="none" w:sz="0" w:space="0" w:color="auto"/>
            <w:left w:val="none" w:sz="0" w:space="0" w:color="auto"/>
            <w:bottom w:val="none" w:sz="0" w:space="0" w:color="auto"/>
            <w:right w:val="none" w:sz="0" w:space="0" w:color="auto"/>
          </w:divBdr>
        </w:div>
        <w:div w:id="1342393471">
          <w:marLeft w:val="640"/>
          <w:marRight w:val="0"/>
          <w:marTop w:val="0"/>
          <w:marBottom w:val="0"/>
          <w:divBdr>
            <w:top w:val="none" w:sz="0" w:space="0" w:color="auto"/>
            <w:left w:val="none" w:sz="0" w:space="0" w:color="auto"/>
            <w:bottom w:val="none" w:sz="0" w:space="0" w:color="auto"/>
            <w:right w:val="none" w:sz="0" w:space="0" w:color="auto"/>
          </w:divBdr>
        </w:div>
        <w:div w:id="1342859212">
          <w:marLeft w:val="640"/>
          <w:marRight w:val="0"/>
          <w:marTop w:val="0"/>
          <w:marBottom w:val="0"/>
          <w:divBdr>
            <w:top w:val="none" w:sz="0" w:space="0" w:color="auto"/>
            <w:left w:val="none" w:sz="0" w:space="0" w:color="auto"/>
            <w:bottom w:val="none" w:sz="0" w:space="0" w:color="auto"/>
            <w:right w:val="none" w:sz="0" w:space="0" w:color="auto"/>
          </w:divBdr>
        </w:div>
        <w:div w:id="1356537263">
          <w:marLeft w:val="640"/>
          <w:marRight w:val="0"/>
          <w:marTop w:val="0"/>
          <w:marBottom w:val="0"/>
          <w:divBdr>
            <w:top w:val="none" w:sz="0" w:space="0" w:color="auto"/>
            <w:left w:val="none" w:sz="0" w:space="0" w:color="auto"/>
            <w:bottom w:val="none" w:sz="0" w:space="0" w:color="auto"/>
            <w:right w:val="none" w:sz="0" w:space="0" w:color="auto"/>
          </w:divBdr>
        </w:div>
        <w:div w:id="1369530299">
          <w:marLeft w:val="640"/>
          <w:marRight w:val="0"/>
          <w:marTop w:val="0"/>
          <w:marBottom w:val="0"/>
          <w:divBdr>
            <w:top w:val="none" w:sz="0" w:space="0" w:color="auto"/>
            <w:left w:val="none" w:sz="0" w:space="0" w:color="auto"/>
            <w:bottom w:val="none" w:sz="0" w:space="0" w:color="auto"/>
            <w:right w:val="none" w:sz="0" w:space="0" w:color="auto"/>
          </w:divBdr>
        </w:div>
        <w:div w:id="1372194506">
          <w:marLeft w:val="640"/>
          <w:marRight w:val="0"/>
          <w:marTop w:val="0"/>
          <w:marBottom w:val="0"/>
          <w:divBdr>
            <w:top w:val="none" w:sz="0" w:space="0" w:color="auto"/>
            <w:left w:val="none" w:sz="0" w:space="0" w:color="auto"/>
            <w:bottom w:val="none" w:sz="0" w:space="0" w:color="auto"/>
            <w:right w:val="none" w:sz="0" w:space="0" w:color="auto"/>
          </w:divBdr>
        </w:div>
        <w:div w:id="1378579109">
          <w:marLeft w:val="640"/>
          <w:marRight w:val="0"/>
          <w:marTop w:val="0"/>
          <w:marBottom w:val="0"/>
          <w:divBdr>
            <w:top w:val="none" w:sz="0" w:space="0" w:color="auto"/>
            <w:left w:val="none" w:sz="0" w:space="0" w:color="auto"/>
            <w:bottom w:val="none" w:sz="0" w:space="0" w:color="auto"/>
            <w:right w:val="none" w:sz="0" w:space="0" w:color="auto"/>
          </w:divBdr>
        </w:div>
        <w:div w:id="1381200552">
          <w:marLeft w:val="640"/>
          <w:marRight w:val="0"/>
          <w:marTop w:val="0"/>
          <w:marBottom w:val="0"/>
          <w:divBdr>
            <w:top w:val="none" w:sz="0" w:space="0" w:color="auto"/>
            <w:left w:val="none" w:sz="0" w:space="0" w:color="auto"/>
            <w:bottom w:val="none" w:sz="0" w:space="0" w:color="auto"/>
            <w:right w:val="none" w:sz="0" w:space="0" w:color="auto"/>
          </w:divBdr>
        </w:div>
        <w:div w:id="1392466172">
          <w:marLeft w:val="640"/>
          <w:marRight w:val="0"/>
          <w:marTop w:val="0"/>
          <w:marBottom w:val="0"/>
          <w:divBdr>
            <w:top w:val="none" w:sz="0" w:space="0" w:color="auto"/>
            <w:left w:val="none" w:sz="0" w:space="0" w:color="auto"/>
            <w:bottom w:val="none" w:sz="0" w:space="0" w:color="auto"/>
            <w:right w:val="none" w:sz="0" w:space="0" w:color="auto"/>
          </w:divBdr>
        </w:div>
        <w:div w:id="1412464361">
          <w:marLeft w:val="640"/>
          <w:marRight w:val="0"/>
          <w:marTop w:val="0"/>
          <w:marBottom w:val="0"/>
          <w:divBdr>
            <w:top w:val="none" w:sz="0" w:space="0" w:color="auto"/>
            <w:left w:val="none" w:sz="0" w:space="0" w:color="auto"/>
            <w:bottom w:val="none" w:sz="0" w:space="0" w:color="auto"/>
            <w:right w:val="none" w:sz="0" w:space="0" w:color="auto"/>
          </w:divBdr>
        </w:div>
        <w:div w:id="1422097664">
          <w:marLeft w:val="640"/>
          <w:marRight w:val="0"/>
          <w:marTop w:val="0"/>
          <w:marBottom w:val="0"/>
          <w:divBdr>
            <w:top w:val="none" w:sz="0" w:space="0" w:color="auto"/>
            <w:left w:val="none" w:sz="0" w:space="0" w:color="auto"/>
            <w:bottom w:val="none" w:sz="0" w:space="0" w:color="auto"/>
            <w:right w:val="none" w:sz="0" w:space="0" w:color="auto"/>
          </w:divBdr>
        </w:div>
        <w:div w:id="1456018716">
          <w:marLeft w:val="640"/>
          <w:marRight w:val="0"/>
          <w:marTop w:val="0"/>
          <w:marBottom w:val="0"/>
          <w:divBdr>
            <w:top w:val="none" w:sz="0" w:space="0" w:color="auto"/>
            <w:left w:val="none" w:sz="0" w:space="0" w:color="auto"/>
            <w:bottom w:val="none" w:sz="0" w:space="0" w:color="auto"/>
            <w:right w:val="none" w:sz="0" w:space="0" w:color="auto"/>
          </w:divBdr>
        </w:div>
        <w:div w:id="1474448860">
          <w:marLeft w:val="640"/>
          <w:marRight w:val="0"/>
          <w:marTop w:val="0"/>
          <w:marBottom w:val="0"/>
          <w:divBdr>
            <w:top w:val="none" w:sz="0" w:space="0" w:color="auto"/>
            <w:left w:val="none" w:sz="0" w:space="0" w:color="auto"/>
            <w:bottom w:val="none" w:sz="0" w:space="0" w:color="auto"/>
            <w:right w:val="none" w:sz="0" w:space="0" w:color="auto"/>
          </w:divBdr>
        </w:div>
        <w:div w:id="1492209618">
          <w:marLeft w:val="640"/>
          <w:marRight w:val="0"/>
          <w:marTop w:val="0"/>
          <w:marBottom w:val="0"/>
          <w:divBdr>
            <w:top w:val="none" w:sz="0" w:space="0" w:color="auto"/>
            <w:left w:val="none" w:sz="0" w:space="0" w:color="auto"/>
            <w:bottom w:val="none" w:sz="0" w:space="0" w:color="auto"/>
            <w:right w:val="none" w:sz="0" w:space="0" w:color="auto"/>
          </w:divBdr>
        </w:div>
        <w:div w:id="1508596725">
          <w:marLeft w:val="640"/>
          <w:marRight w:val="0"/>
          <w:marTop w:val="0"/>
          <w:marBottom w:val="0"/>
          <w:divBdr>
            <w:top w:val="none" w:sz="0" w:space="0" w:color="auto"/>
            <w:left w:val="none" w:sz="0" w:space="0" w:color="auto"/>
            <w:bottom w:val="none" w:sz="0" w:space="0" w:color="auto"/>
            <w:right w:val="none" w:sz="0" w:space="0" w:color="auto"/>
          </w:divBdr>
        </w:div>
        <w:div w:id="1513303170">
          <w:marLeft w:val="640"/>
          <w:marRight w:val="0"/>
          <w:marTop w:val="0"/>
          <w:marBottom w:val="0"/>
          <w:divBdr>
            <w:top w:val="none" w:sz="0" w:space="0" w:color="auto"/>
            <w:left w:val="none" w:sz="0" w:space="0" w:color="auto"/>
            <w:bottom w:val="none" w:sz="0" w:space="0" w:color="auto"/>
            <w:right w:val="none" w:sz="0" w:space="0" w:color="auto"/>
          </w:divBdr>
        </w:div>
        <w:div w:id="1513909302">
          <w:marLeft w:val="640"/>
          <w:marRight w:val="0"/>
          <w:marTop w:val="0"/>
          <w:marBottom w:val="0"/>
          <w:divBdr>
            <w:top w:val="none" w:sz="0" w:space="0" w:color="auto"/>
            <w:left w:val="none" w:sz="0" w:space="0" w:color="auto"/>
            <w:bottom w:val="none" w:sz="0" w:space="0" w:color="auto"/>
            <w:right w:val="none" w:sz="0" w:space="0" w:color="auto"/>
          </w:divBdr>
        </w:div>
        <w:div w:id="1525902442">
          <w:marLeft w:val="640"/>
          <w:marRight w:val="0"/>
          <w:marTop w:val="0"/>
          <w:marBottom w:val="0"/>
          <w:divBdr>
            <w:top w:val="none" w:sz="0" w:space="0" w:color="auto"/>
            <w:left w:val="none" w:sz="0" w:space="0" w:color="auto"/>
            <w:bottom w:val="none" w:sz="0" w:space="0" w:color="auto"/>
            <w:right w:val="none" w:sz="0" w:space="0" w:color="auto"/>
          </w:divBdr>
        </w:div>
        <w:div w:id="1537961083">
          <w:marLeft w:val="640"/>
          <w:marRight w:val="0"/>
          <w:marTop w:val="0"/>
          <w:marBottom w:val="0"/>
          <w:divBdr>
            <w:top w:val="none" w:sz="0" w:space="0" w:color="auto"/>
            <w:left w:val="none" w:sz="0" w:space="0" w:color="auto"/>
            <w:bottom w:val="none" w:sz="0" w:space="0" w:color="auto"/>
            <w:right w:val="none" w:sz="0" w:space="0" w:color="auto"/>
          </w:divBdr>
        </w:div>
        <w:div w:id="1549878944">
          <w:marLeft w:val="640"/>
          <w:marRight w:val="0"/>
          <w:marTop w:val="0"/>
          <w:marBottom w:val="0"/>
          <w:divBdr>
            <w:top w:val="none" w:sz="0" w:space="0" w:color="auto"/>
            <w:left w:val="none" w:sz="0" w:space="0" w:color="auto"/>
            <w:bottom w:val="none" w:sz="0" w:space="0" w:color="auto"/>
            <w:right w:val="none" w:sz="0" w:space="0" w:color="auto"/>
          </w:divBdr>
        </w:div>
        <w:div w:id="1558588831">
          <w:marLeft w:val="640"/>
          <w:marRight w:val="0"/>
          <w:marTop w:val="0"/>
          <w:marBottom w:val="0"/>
          <w:divBdr>
            <w:top w:val="none" w:sz="0" w:space="0" w:color="auto"/>
            <w:left w:val="none" w:sz="0" w:space="0" w:color="auto"/>
            <w:bottom w:val="none" w:sz="0" w:space="0" w:color="auto"/>
            <w:right w:val="none" w:sz="0" w:space="0" w:color="auto"/>
          </w:divBdr>
        </w:div>
        <w:div w:id="1591504392">
          <w:marLeft w:val="640"/>
          <w:marRight w:val="0"/>
          <w:marTop w:val="0"/>
          <w:marBottom w:val="0"/>
          <w:divBdr>
            <w:top w:val="none" w:sz="0" w:space="0" w:color="auto"/>
            <w:left w:val="none" w:sz="0" w:space="0" w:color="auto"/>
            <w:bottom w:val="none" w:sz="0" w:space="0" w:color="auto"/>
            <w:right w:val="none" w:sz="0" w:space="0" w:color="auto"/>
          </w:divBdr>
        </w:div>
        <w:div w:id="1592275057">
          <w:marLeft w:val="640"/>
          <w:marRight w:val="0"/>
          <w:marTop w:val="0"/>
          <w:marBottom w:val="0"/>
          <w:divBdr>
            <w:top w:val="none" w:sz="0" w:space="0" w:color="auto"/>
            <w:left w:val="none" w:sz="0" w:space="0" w:color="auto"/>
            <w:bottom w:val="none" w:sz="0" w:space="0" w:color="auto"/>
            <w:right w:val="none" w:sz="0" w:space="0" w:color="auto"/>
          </w:divBdr>
        </w:div>
        <w:div w:id="1686664892">
          <w:marLeft w:val="640"/>
          <w:marRight w:val="0"/>
          <w:marTop w:val="0"/>
          <w:marBottom w:val="0"/>
          <w:divBdr>
            <w:top w:val="none" w:sz="0" w:space="0" w:color="auto"/>
            <w:left w:val="none" w:sz="0" w:space="0" w:color="auto"/>
            <w:bottom w:val="none" w:sz="0" w:space="0" w:color="auto"/>
            <w:right w:val="none" w:sz="0" w:space="0" w:color="auto"/>
          </w:divBdr>
        </w:div>
        <w:div w:id="1695574582">
          <w:marLeft w:val="640"/>
          <w:marRight w:val="0"/>
          <w:marTop w:val="0"/>
          <w:marBottom w:val="0"/>
          <w:divBdr>
            <w:top w:val="none" w:sz="0" w:space="0" w:color="auto"/>
            <w:left w:val="none" w:sz="0" w:space="0" w:color="auto"/>
            <w:bottom w:val="none" w:sz="0" w:space="0" w:color="auto"/>
            <w:right w:val="none" w:sz="0" w:space="0" w:color="auto"/>
          </w:divBdr>
        </w:div>
        <w:div w:id="1698116718">
          <w:marLeft w:val="640"/>
          <w:marRight w:val="0"/>
          <w:marTop w:val="0"/>
          <w:marBottom w:val="0"/>
          <w:divBdr>
            <w:top w:val="none" w:sz="0" w:space="0" w:color="auto"/>
            <w:left w:val="none" w:sz="0" w:space="0" w:color="auto"/>
            <w:bottom w:val="none" w:sz="0" w:space="0" w:color="auto"/>
            <w:right w:val="none" w:sz="0" w:space="0" w:color="auto"/>
          </w:divBdr>
        </w:div>
        <w:div w:id="1725176779">
          <w:marLeft w:val="640"/>
          <w:marRight w:val="0"/>
          <w:marTop w:val="0"/>
          <w:marBottom w:val="0"/>
          <w:divBdr>
            <w:top w:val="none" w:sz="0" w:space="0" w:color="auto"/>
            <w:left w:val="none" w:sz="0" w:space="0" w:color="auto"/>
            <w:bottom w:val="none" w:sz="0" w:space="0" w:color="auto"/>
            <w:right w:val="none" w:sz="0" w:space="0" w:color="auto"/>
          </w:divBdr>
        </w:div>
        <w:div w:id="1741713168">
          <w:marLeft w:val="640"/>
          <w:marRight w:val="0"/>
          <w:marTop w:val="0"/>
          <w:marBottom w:val="0"/>
          <w:divBdr>
            <w:top w:val="none" w:sz="0" w:space="0" w:color="auto"/>
            <w:left w:val="none" w:sz="0" w:space="0" w:color="auto"/>
            <w:bottom w:val="none" w:sz="0" w:space="0" w:color="auto"/>
            <w:right w:val="none" w:sz="0" w:space="0" w:color="auto"/>
          </w:divBdr>
        </w:div>
        <w:div w:id="1754234300">
          <w:marLeft w:val="640"/>
          <w:marRight w:val="0"/>
          <w:marTop w:val="0"/>
          <w:marBottom w:val="0"/>
          <w:divBdr>
            <w:top w:val="none" w:sz="0" w:space="0" w:color="auto"/>
            <w:left w:val="none" w:sz="0" w:space="0" w:color="auto"/>
            <w:bottom w:val="none" w:sz="0" w:space="0" w:color="auto"/>
            <w:right w:val="none" w:sz="0" w:space="0" w:color="auto"/>
          </w:divBdr>
        </w:div>
        <w:div w:id="1764567958">
          <w:marLeft w:val="640"/>
          <w:marRight w:val="0"/>
          <w:marTop w:val="0"/>
          <w:marBottom w:val="0"/>
          <w:divBdr>
            <w:top w:val="none" w:sz="0" w:space="0" w:color="auto"/>
            <w:left w:val="none" w:sz="0" w:space="0" w:color="auto"/>
            <w:bottom w:val="none" w:sz="0" w:space="0" w:color="auto"/>
            <w:right w:val="none" w:sz="0" w:space="0" w:color="auto"/>
          </w:divBdr>
        </w:div>
        <w:div w:id="1781145849">
          <w:marLeft w:val="640"/>
          <w:marRight w:val="0"/>
          <w:marTop w:val="0"/>
          <w:marBottom w:val="0"/>
          <w:divBdr>
            <w:top w:val="none" w:sz="0" w:space="0" w:color="auto"/>
            <w:left w:val="none" w:sz="0" w:space="0" w:color="auto"/>
            <w:bottom w:val="none" w:sz="0" w:space="0" w:color="auto"/>
            <w:right w:val="none" w:sz="0" w:space="0" w:color="auto"/>
          </w:divBdr>
        </w:div>
        <w:div w:id="1782265433">
          <w:marLeft w:val="640"/>
          <w:marRight w:val="0"/>
          <w:marTop w:val="0"/>
          <w:marBottom w:val="0"/>
          <w:divBdr>
            <w:top w:val="none" w:sz="0" w:space="0" w:color="auto"/>
            <w:left w:val="none" w:sz="0" w:space="0" w:color="auto"/>
            <w:bottom w:val="none" w:sz="0" w:space="0" w:color="auto"/>
            <w:right w:val="none" w:sz="0" w:space="0" w:color="auto"/>
          </w:divBdr>
        </w:div>
        <w:div w:id="1812483487">
          <w:marLeft w:val="640"/>
          <w:marRight w:val="0"/>
          <w:marTop w:val="0"/>
          <w:marBottom w:val="0"/>
          <w:divBdr>
            <w:top w:val="none" w:sz="0" w:space="0" w:color="auto"/>
            <w:left w:val="none" w:sz="0" w:space="0" w:color="auto"/>
            <w:bottom w:val="none" w:sz="0" w:space="0" w:color="auto"/>
            <w:right w:val="none" w:sz="0" w:space="0" w:color="auto"/>
          </w:divBdr>
        </w:div>
        <w:div w:id="1890146846">
          <w:marLeft w:val="640"/>
          <w:marRight w:val="0"/>
          <w:marTop w:val="0"/>
          <w:marBottom w:val="0"/>
          <w:divBdr>
            <w:top w:val="none" w:sz="0" w:space="0" w:color="auto"/>
            <w:left w:val="none" w:sz="0" w:space="0" w:color="auto"/>
            <w:bottom w:val="none" w:sz="0" w:space="0" w:color="auto"/>
            <w:right w:val="none" w:sz="0" w:space="0" w:color="auto"/>
          </w:divBdr>
        </w:div>
        <w:div w:id="1898971861">
          <w:marLeft w:val="640"/>
          <w:marRight w:val="0"/>
          <w:marTop w:val="0"/>
          <w:marBottom w:val="0"/>
          <w:divBdr>
            <w:top w:val="none" w:sz="0" w:space="0" w:color="auto"/>
            <w:left w:val="none" w:sz="0" w:space="0" w:color="auto"/>
            <w:bottom w:val="none" w:sz="0" w:space="0" w:color="auto"/>
            <w:right w:val="none" w:sz="0" w:space="0" w:color="auto"/>
          </w:divBdr>
        </w:div>
        <w:div w:id="1903709547">
          <w:marLeft w:val="640"/>
          <w:marRight w:val="0"/>
          <w:marTop w:val="0"/>
          <w:marBottom w:val="0"/>
          <w:divBdr>
            <w:top w:val="none" w:sz="0" w:space="0" w:color="auto"/>
            <w:left w:val="none" w:sz="0" w:space="0" w:color="auto"/>
            <w:bottom w:val="none" w:sz="0" w:space="0" w:color="auto"/>
            <w:right w:val="none" w:sz="0" w:space="0" w:color="auto"/>
          </w:divBdr>
        </w:div>
        <w:div w:id="1919098016">
          <w:marLeft w:val="640"/>
          <w:marRight w:val="0"/>
          <w:marTop w:val="0"/>
          <w:marBottom w:val="0"/>
          <w:divBdr>
            <w:top w:val="none" w:sz="0" w:space="0" w:color="auto"/>
            <w:left w:val="none" w:sz="0" w:space="0" w:color="auto"/>
            <w:bottom w:val="none" w:sz="0" w:space="0" w:color="auto"/>
            <w:right w:val="none" w:sz="0" w:space="0" w:color="auto"/>
          </w:divBdr>
        </w:div>
        <w:div w:id="1946377119">
          <w:marLeft w:val="640"/>
          <w:marRight w:val="0"/>
          <w:marTop w:val="0"/>
          <w:marBottom w:val="0"/>
          <w:divBdr>
            <w:top w:val="none" w:sz="0" w:space="0" w:color="auto"/>
            <w:left w:val="none" w:sz="0" w:space="0" w:color="auto"/>
            <w:bottom w:val="none" w:sz="0" w:space="0" w:color="auto"/>
            <w:right w:val="none" w:sz="0" w:space="0" w:color="auto"/>
          </w:divBdr>
        </w:div>
        <w:div w:id="1949505040">
          <w:marLeft w:val="640"/>
          <w:marRight w:val="0"/>
          <w:marTop w:val="0"/>
          <w:marBottom w:val="0"/>
          <w:divBdr>
            <w:top w:val="none" w:sz="0" w:space="0" w:color="auto"/>
            <w:left w:val="none" w:sz="0" w:space="0" w:color="auto"/>
            <w:bottom w:val="none" w:sz="0" w:space="0" w:color="auto"/>
            <w:right w:val="none" w:sz="0" w:space="0" w:color="auto"/>
          </w:divBdr>
        </w:div>
        <w:div w:id="1956063279">
          <w:marLeft w:val="640"/>
          <w:marRight w:val="0"/>
          <w:marTop w:val="0"/>
          <w:marBottom w:val="0"/>
          <w:divBdr>
            <w:top w:val="none" w:sz="0" w:space="0" w:color="auto"/>
            <w:left w:val="none" w:sz="0" w:space="0" w:color="auto"/>
            <w:bottom w:val="none" w:sz="0" w:space="0" w:color="auto"/>
            <w:right w:val="none" w:sz="0" w:space="0" w:color="auto"/>
          </w:divBdr>
        </w:div>
        <w:div w:id="1959723998">
          <w:marLeft w:val="640"/>
          <w:marRight w:val="0"/>
          <w:marTop w:val="0"/>
          <w:marBottom w:val="0"/>
          <w:divBdr>
            <w:top w:val="none" w:sz="0" w:space="0" w:color="auto"/>
            <w:left w:val="none" w:sz="0" w:space="0" w:color="auto"/>
            <w:bottom w:val="none" w:sz="0" w:space="0" w:color="auto"/>
            <w:right w:val="none" w:sz="0" w:space="0" w:color="auto"/>
          </w:divBdr>
        </w:div>
        <w:div w:id="1971744732">
          <w:marLeft w:val="640"/>
          <w:marRight w:val="0"/>
          <w:marTop w:val="0"/>
          <w:marBottom w:val="0"/>
          <w:divBdr>
            <w:top w:val="none" w:sz="0" w:space="0" w:color="auto"/>
            <w:left w:val="none" w:sz="0" w:space="0" w:color="auto"/>
            <w:bottom w:val="none" w:sz="0" w:space="0" w:color="auto"/>
            <w:right w:val="none" w:sz="0" w:space="0" w:color="auto"/>
          </w:divBdr>
        </w:div>
        <w:div w:id="2007049550">
          <w:marLeft w:val="640"/>
          <w:marRight w:val="0"/>
          <w:marTop w:val="0"/>
          <w:marBottom w:val="0"/>
          <w:divBdr>
            <w:top w:val="none" w:sz="0" w:space="0" w:color="auto"/>
            <w:left w:val="none" w:sz="0" w:space="0" w:color="auto"/>
            <w:bottom w:val="none" w:sz="0" w:space="0" w:color="auto"/>
            <w:right w:val="none" w:sz="0" w:space="0" w:color="auto"/>
          </w:divBdr>
        </w:div>
        <w:div w:id="2025788053">
          <w:marLeft w:val="640"/>
          <w:marRight w:val="0"/>
          <w:marTop w:val="0"/>
          <w:marBottom w:val="0"/>
          <w:divBdr>
            <w:top w:val="none" w:sz="0" w:space="0" w:color="auto"/>
            <w:left w:val="none" w:sz="0" w:space="0" w:color="auto"/>
            <w:bottom w:val="none" w:sz="0" w:space="0" w:color="auto"/>
            <w:right w:val="none" w:sz="0" w:space="0" w:color="auto"/>
          </w:divBdr>
        </w:div>
        <w:div w:id="2054235280">
          <w:marLeft w:val="640"/>
          <w:marRight w:val="0"/>
          <w:marTop w:val="0"/>
          <w:marBottom w:val="0"/>
          <w:divBdr>
            <w:top w:val="none" w:sz="0" w:space="0" w:color="auto"/>
            <w:left w:val="none" w:sz="0" w:space="0" w:color="auto"/>
            <w:bottom w:val="none" w:sz="0" w:space="0" w:color="auto"/>
            <w:right w:val="none" w:sz="0" w:space="0" w:color="auto"/>
          </w:divBdr>
        </w:div>
        <w:div w:id="2080400878">
          <w:marLeft w:val="640"/>
          <w:marRight w:val="0"/>
          <w:marTop w:val="0"/>
          <w:marBottom w:val="0"/>
          <w:divBdr>
            <w:top w:val="none" w:sz="0" w:space="0" w:color="auto"/>
            <w:left w:val="none" w:sz="0" w:space="0" w:color="auto"/>
            <w:bottom w:val="none" w:sz="0" w:space="0" w:color="auto"/>
            <w:right w:val="none" w:sz="0" w:space="0" w:color="auto"/>
          </w:divBdr>
        </w:div>
        <w:div w:id="2106657374">
          <w:marLeft w:val="640"/>
          <w:marRight w:val="0"/>
          <w:marTop w:val="0"/>
          <w:marBottom w:val="0"/>
          <w:divBdr>
            <w:top w:val="none" w:sz="0" w:space="0" w:color="auto"/>
            <w:left w:val="none" w:sz="0" w:space="0" w:color="auto"/>
            <w:bottom w:val="none" w:sz="0" w:space="0" w:color="auto"/>
            <w:right w:val="none" w:sz="0" w:space="0" w:color="auto"/>
          </w:divBdr>
        </w:div>
        <w:div w:id="2107848556">
          <w:marLeft w:val="640"/>
          <w:marRight w:val="0"/>
          <w:marTop w:val="0"/>
          <w:marBottom w:val="0"/>
          <w:divBdr>
            <w:top w:val="none" w:sz="0" w:space="0" w:color="auto"/>
            <w:left w:val="none" w:sz="0" w:space="0" w:color="auto"/>
            <w:bottom w:val="none" w:sz="0" w:space="0" w:color="auto"/>
            <w:right w:val="none" w:sz="0" w:space="0" w:color="auto"/>
          </w:divBdr>
        </w:div>
        <w:div w:id="2117480246">
          <w:marLeft w:val="640"/>
          <w:marRight w:val="0"/>
          <w:marTop w:val="0"/>
          <w:marBottom w:val="0"/>
          <w:divBdr>
            <w:top w:val="none" w:sz="0" w:space="0" w:color="auto"/>
            <w:left w:val="none" w:sz="0" w:space="0" w:color="auto"/>
            <w:bottom w:val="none" w:sz="0" w:space="0" w:color="auto"/>
            <w:right w:val="none" w:sz="0" w:space="0" w:color="auto"/>
          </w:divBdr>
        </w:div>
        <w:div w:id="2125691555">
          <w:marLeft w:val="640"/>
          <w:marRight w:val="0"/>
          <w:marTop w:val="0"/>
          <w:marBottom w:val="0"/>
          <w:divBdr>
            <w:top w:val="none" w:sz="0" w:space="0" w:color="auto"/>
            <w:left w:val="none" w:sz="0" w:space="0" w:color="auto"/>
            <w:bottom w:val="none" w:sz="0" w:space="0" w:color="auto"/>
            <w:right w:val="none" w:sz="0" w:space="0" w:color="auto"/>
          </w:divBdr>
        </w:div>
        <w:div w:id="2140952174">
          <w:marLeft w:val="640"/>
          <w:marRight w:val="0"/>
          <w:marTop w:val="0"/>
          <w:marBottom w:val="0"/>
          <w:divBdr>
            <w:top w:val="none" w:sz="0" w:space="0" w:color="auto"/>
            <w:left w:val="none" w:sz="0" w:space="0" w:color="auto"/>
            <w:bottom w:val="none" w:sz="0" w:space="0" w:color="auto"/>
            <w:right w:val="none" w:sz="0" w:space="0" w:color="auto"/>
          </w:divBdr>
        </w:div>
      </w:divsChild>
    </w:div>
    <w:div w:id="1392728930">
      <w:bodyDiv w:val="1"/>
      <w:marLeft w:val="0"/>
      <w:marRight w:val="0"/>
      <w:marTop w:val="0"/>
      <w:marBottom w:val="0"/>
      <w:divBdr>
        <w:top w:val="none" w:sz="0" w:space="0" w:color="auto"/>
        <w:left w:val="none" w:sz="0" w:space="0" w:color="auto"/>
        <w:bottom w:val="none" w:sz="0" w:space="0" w:color="auto"/>
        <w:right w:val="none" w:sz="0" w:space="0" w:color="auto"/>
      </w:divBdr>
      <w:divsChild>
        <w:div w:id="4095439">
          <w:marLeft w:val="640"/>
          <w:marRight w:val="0"/>
          <w:marTop w:val="0"/>
          <w:marBottom w:val="0"/>
          <w:divBdr>
            <w:top w:val="none" w:sz="0" w:space="0" w:color="auto"/>
            <w:left w:val="none" w:sz="0" w:space="0" w:color="auto"/>
            <w:bottom w:val="none" w:sz="0" w:space="0" w:color="auto"/>
            <w:right w:val="none" w:sz="0" w:space="0" w:color="auto"/>
          </w:divBdr>
        </w:div>
        <w:div w:id="61997663">
          <w:marLeft w:val="640"/>
          <w:marRight w:val="0"/>
          <w:marTop w:val="0"/>
          <w:marBottom w:val="0"/>
          <w:divBdr>
            <w:top w:val="none" w:sz="0" w:space="0" w:color="auto"/>
            <w:left w:val="none" w:sz="0" w:space="0" w:color="auto"/>
            <w:bottom w:val="none" w:sz="0" w:space="0" w:color="auto"/>
            <w:right w:val="none" w:sz="0" w:space="0" w:color="auto"/>
          </w:divBdr>
        </w:div>
        <w:div w:id="93213605">
          <w:marLeft w:val="640"/>
          <w:marRight w:val="0"/>
          <w:marTop w:val="0"/>
          <w:marBottom w:val="0"/>
          <w:divBdr>
            <w:top w:val="none" w:sz="0" w:space="0" w:color="auto"/>
            <w:left w:val="none" w:sz="0" w:space="0" w:color="auto"/>
            <w:bottom w:val="none" w:sz="0" w:space="0" w:color="auto"/>
            <w:right w:val="none" w:sz="0" w:space="0" w:color="auto"/>
          </w:divBdr>
        </w:div>
        <w:div w:id="118574569">
          <w:marLeft w:val="640"/>
          <w:marRight w:val="0"/>
          <w:marTop w:val="0"/>
          <w:marBottom w:val="0"/>
          <w:divBdr>
            <w:top w:val="none" w:sz="0" w:space="0" w:color="auto"/>
            <w:left w:val="none" w:sz="0" w:space="0" w:color="auto"/>
            <w:bottom w:val="none" w:sz="0" w:space="0" w:color="auto"/>
            <w:right w:val="none" w:sz="0" w:space="0" w:color="auto"/>
          </w:divBdr>
        </w:div>
        <w:div w:id="128137959">
          <w:marLeft w:val="640"/>
          <w:marRight w:val="0"/>
          <w:marTop w:val="0"/>
          <w:marBottom w:val="0"/>
          <w:divBdr>
            <w:top w:val="none" w:sz="0" w:space="0" w:color="auto"/>
            <w:left w:val="none" w:sz="0" w:space="0" w:color="auto"/>
            <w:bottom w:val="none" w:sz="0" w:space="0" w:color="auto"/>
            <w:right w:val="none" w:sz="0" w:space="0" w:color="auto"/>
          </w:divBdr>
        </w:div>
        <w:div w:id="129595568">
          <w:marLeft w:val="640"/>
          <w:marRight w:val="0"/>
          <w:marTop w:val="0"/>
          <w:marBottom w:val="0"/>
          <w:divBdr>
            <w:top w:val="none" w:sz="0" w:space="0" w:color="auto"/>
            <w:left w:val="none" w:sz="0" w:space="0" w:color="auto"/>
            <w:bottom w:val="none" w:sz="0" w:space="0" w:color="auto"/>
            <w:right w:val="none" w:sz="0" w:space="0" w:color="auto"/>
          </w:divBdr>
        </w:div>
        <w:div w:id="157617794">
          <w:marLeft w:val="640"/>
          <w:marRight w:val="0"/>
          <w:marTop w:val="0"/>
          <w:marBottom w:val="0"/>
          <w:divBdr>
            <w:top w:val="none" w:sz="0" w:space="0" w:color="auto"/>
            <w:left w:val="none" w:sz="0" w:space="0" w:color="auto"/>
            <w:bottom w:val="none" w:sz="0" w:space="0" w:color="auto"/>
            <w:right w:val="none" w:sz="0" w:space="0" w:color="auto"/>
          </w:divBdr>
        </w:div>
        <w:div w:id="171377488">
          <w:marLeft w:val="640"/>
          <w:marRight w:val="0"/>
          <w:marTop w:val="0"/>
          <w:marBottom w:val="0"/>
          <w:divBdr>
            <w:top w:val="none" w:sz="0" w:space="0" w:color="auto"/>
            <w:left w:val="none" w:sz="0" w:space="0" w:color="auto"/>
            <w:bottom w:val="none" w:sz="0" w:space="0" w:color="auto"/>
            <w:right w:val="none" w:sz="0" w:space="0" w:color="auto"/>
          </w:divBdr>
        </w:div>
        <w:div w:id="226378044">
          <w:marLeft w:val="640"/>
          <w:marRight w:val="0"/>
          <w:marTop w:val="0"/>
          <w:marBottom w:val="0"/>
          <w:divBdr>
            <w:top w:val="none" w:sz="0" w:space="0" w:color="auto"/>
            <w:left w:val="none" w:sz="0" w:space="0" w:color="auto"/>
            <w:bottom w:val="none" w:sz="0" w:space="0" w:color="auto"/>
            <w:right w:val="none" w:sz="0" w:space="0" w:color="auto"/>
          </w:divBdr>
        </w:div>
        <w:div w:id="229341303">
          <w:marLeft w:val="640"/>
          <w:marRight w:val="0"/>
          <w:marTop w:val="0"/>
          <w:marBottom w:val="0"/>
          <w:divBdr>
            <w:top w:val="none" w:sz="0" w:space="0" w:color="auto"/>
            <w:left w:val="none" w:sz="0" w:space="0" w:color="auto"/>
            <w:bottom w:val="none" w:sz="0" w:space="0" w:color="auto"/>
            <w:right w:val="none" w:sz="0" w:space="0" w:color="auto"/>
          </w:divBdr>
        </w:div>
        <w:div w:id="239870470">
          <w:marLeft w:val="640"/>
          <w:marRight w:val="0"/>
          <w:marTop w:val="0"/>
          <w:marBottom w:val="0"/>
          <w:divBdr>
            <w:top w:val="none" w:sz="0" w:space="0" w:color="auto"/>
            <w:left w:val="none" w:sz="0" w:space="0" w:color="auto"/>
            <w:bottom w:val="none" w:sz="0" w:space="0" w:color="auto"/>
            <w:right w:val="none" w:sz="0" w:space="0" w:color="auto"/>
          </w:divBdr>
        </w:div>
        <w:div w:id="246697805">
          <w:marLeft w:val="640"/>
          <w:marRight w:val="0"/>
          <w:marTop w:val="0"/>
          <w:marBottom w:val="0"/>
          <w:divBdr>
            <w:top w:val="none" w:sz="0" w:space="0" w:color="auto"/>
            <w:left w:val="none" w:sz="0" w:space="0" w:color="auto"/>
            <w:bottom w:val="none" w:sz="0" w:space="0" w:color="auto"/>
            <w:right w:val="none" w:sz="0" w:space="0" w:color="auto"/>
          </w:divBdr>
        </w:div>
        <w:div w:id="249435556">
          <w:marLeft w:val="640"/>
          <w:marRight w:val="0"/>
          <w:marTop w:val="0"/>
          <w:marBottom w:val="0"/>
          <w:divBdr>
            <w:top w:val="none" w:sz="0" w:space="0" w:color="auto"/>
            <w:left w:val="none" w:sz="0" w:space="0" w:color="auto"/>
            <w:bottom w:val="none" w:sz="0" w:space="0" w:color="auto"/>
            <w:right w:val="none" w:sz="0" w:space="0" w:color="auto"/>
          </w:divBdr>
        </w:div>
        <w:div w:id="253172096">
          <w:marLeft w:val="640"/>
          <w:marRight w:val="0"/>
          <w:marTop w:val="0"/>
          <w:marBottom w:val="0"/>
          <w:divBdr>
            <w:top w:val="none" w:sz="0" w:space="0" w:color="auto"/>
            <w:left w:val="none" w:sz="0" w:space="0" w:color="auto"/>
            <w:bottom w:val="none" w:sz="0" w:space="0" w:color="auto"/>
            <w:right w:val="none" w:sz="0" w:space="0" w:color="auto"/>
          </w:divBdr>
        </w:div>
        <w:div w:id="277882440">
          <w:marLeft w:val="640"/>
          <w:marRight w:val="0"/>
          <w:marTop w:val="0"/>
          <w:marBottom w:val="0"/>
          <w:divBdr>
            <w:top w:val="none" w:sz="0" w:space="0" w:color="auto"/>
            <w:left w:val="none" w:sz="0" w:space="0" w:color="auto"/>
            <w:bottom w:val="none" w:sz="0" w:space="0" w:color="auto"/>
            <w:right w:val="none" w:sz="0" w:space="0" w:color="auto"/>
          </w:divBdr>
        </w:div>
        <w:div w:id="326980049">
          <w:marLeft w:val="640"/>
          <w:marRight w:val="0"/>
          <w:marTop w:val="0"/>
          <w:marBottom w:val="0"/>
          <w:divBdr>
            <w:top w:val="none" w:sz="0" w:space="0" w:color="auto"/>
            <w:left w:val="none" w:sz="0" w:space="0" w:color="auto"/>
            <w:bottom w:val="none" w:sz="0" w:space="0" w:color="auto"/>
            <w:right w:val="none" w:sz="0" w:space="0" w:color="auto"/>
          </w:divBdr>
        </w:div>
        <w:div w:id="352734181">
          <w:marLeft w:val="640"/>
          <w:marRight w:val="0"/>
          <w:marTop w:val="0"/>
          <w:marBottom w:val="0"/>
          <w:divBdr>
            <w:top w:val="none" w:sz="0" w:space="0" w:color="auto"/>
            <w:left w:val="none" w:sz="0" w:space="0" w:color="auto"/>
            <w:bottom w:val="none" w:sz="0" w:space="0" w:color="auto"/>
            <w:right w:val="none" w:sz="0" w:space="0" w:color="auto"/>
          </w:divBdr>
        </w:div>
        <w:div w:id="372312811">
          <w:marLeft w:val="640"/>
          <w:marRight w:val="0"/>
          <w:marTop w:val="0"/>
          <w:marBottom w:val="0"/>
          <w:divBdr>
            <w:top w:val="none" w:sz="0" w:space="0" w:color="auto"/>
            <w:left w:val="none" w:sz="0" w:space="0" w:color="auto"/>
            <w:bottom w:val="none" w:sz="0" w:space="0" w:color="auto"/>
            <w:right w:val="none" w:sz="0" w:space="0" w:color="auto"/>
          </w:divBdr>
        </w:div>
        <w:div w:id="377709896">
          <w:marLeft w:val="640"/>
          <w:marRight w:val="0"/>
          <w:marTop w:val="0"/>
          <w:marBottom w:val="0"/>
          <w:divBdr>
            <w:top w:val="none" w:sz="0" w:space="0" w:color="auto"/>
            <w:left w:val="none" w:sz="0" w:space="0" w:color="auto"/>
            <w:bottom w:val="none" w:sz="0" w:space="0" w:color="auto"/>
            <w:right w:val="none" w:sz="0" w:space="0" w:color="auto"/>
          </w:divBdr>
        </w:div>
        <w:div w:id="397091363">
          <w:marLeft w:val="640"/>
          <w:marRight w:val="0"/>
          <w:marTop w:val="0"/>
          <w:marBottom w:val="0"/>
          <w:divBdr>
            <w:top w:val="none" w:sz="0" w:space="0" w:color="auto"/>
            <w:left w:val="none" w:sz="0" w:space="0" w:color="auto"/>
            <w:bottom w:val="none" w:sz="0" w:space="0" w:color="auto"/>
            <w:right w:val="none" w:sz="0" w:space="0" w:color="auto"/>
          </w:divBdr>
        </w:div>
        <w:div w:id="423067528">
          <w:marLeft w:val="640"/>
          <w:marRight w:val="0"/>
          <w:marTop w:val="0"/>
          <w:marBottom w:val="0"/>
          <w:divBdr>
            <w:top w:val="none" w:sz="0" w:space="0" w:color="auto"/>
            <w:left w:val="none" w:sz="0" w:space="0" w:color="auto"/>
            <w:bottom w:val="none" w:sz="0" w:space="0" w:color="auto"/>
            <w:right w:val="none" w:sz="0" w:space="0" w:color="auto"/>
          </w:divBdr>
        </w:div>
        <w:div w:id="446045792">
          <w:marLeft w:val="640"/>
          <w:marRight w:val="0"/>
          <w:marTop w:val="0"/>
          <w:marBottom w:val="0"/>
          <w:divBdr>
            <w:top w:val="none" w:sz="0" w:space="0" w:color="auto"/>
            <w:left w:val="none" w:sz="0" w:space="0" w:color="auto"/>
            <w:bottom w:val="none" w:sz="0" w:space="0" w:color="auto"/>
            <w:right w:val="none" w:sz="0" w:space="0" w:color="auto"/>
          </w:divBdr>
        </w:div>
        <w:div w:id="469597775">
          <w:marLeft w:val="640"/>
          <w:marRight w:val="0"/>
          <w:marTop w:val="0"/>
          <w:marBottom w:val="0"/>
          <w:divBdr>
            <w:top w:val="none" w:sz="0" w:space="0" w:color="auto"/>
            <w:left w:val="none" w:sz="0" w:space="0" w:color="auto"/>
            <w:bottom w:val="none" w:sz="0" w:space="0" w:color="auto"/>
            <w:right w:val="none" w:sz="0" w:space="0" w:color="auto"/>
          </w:divBdr>
        </w:div>
        <w:div w:id="491413084">
          <w:marLeft w:val="640"/>
          <w:marRight w:val="0"/>
          <w:marTop w:val="0"/>
          <w:marBottom w:val="0"/>
          <w:divBdr>
            <w:top w:val="none" w:sz="0" w:space="0" w:color="auto"/>
            <w:left w:val="none" w:sz="0" w:space="0" w:color="auto"/>
            <w:bottom w:val="none" w:sz="0" w:space="0" w:color="auto"/>
            <w:right w:val="none" w:sz="0" w:space="0" w:color="auto"/>
          </w:divBdr>
        </w:div>
        <w:div w:id="510147892">
          <w:marLeft w:val="640"/>
          <w:marRight w:val="0"/>
          <w:marTop w:val="0"/>
          <w:marBottom w:val="0"/>
          <w:divBdr>
            <w:top w:val="none" w:sz="0" w:space="0" w:color="auto"/>
            <w:left w:val="none" w:sz="0" w:space="0" w:color="auto"/>
            <w:bottom w:val="none" w:sz="0" w:space="0" w:color="auto"/>
            <w:right w:val="none" w:sz="0" w:space="0" w:color="auto"/>
          </w:divBdr>
        </w:div>
        <w:div w:id="515995461">
          <w:marLeft w:val="640"/>
          <w:marRight w:val="0"/>
          <w:marTop w:val="0"/>
          <w:marBottom w:val="0"/>
          <w:divBdr>
            <w:top w:val="none" w:sz="0" w:space="0" w:color="auto"/>
            <w:left w:val="none" w:sz="0" w:space="0" w:color="auto"/>
            <w:bottom w:val="none" w:sz="0" w:space="0" w:color="auto"/>
            <w:right w:val="none" w:sz="0" w:space="0" w:color="auto"/>
          </w:divBdr>
        </w:div>
        <w:div w:id="524174173">
          <w:marLeft w:val="640"/>
          <w:marRight w:val="0"/>
          <w:marTop w:val="0"/>
          <w:marBottom w:val="0"/>
          <w:divBdr>
            <w:top w:val="none" w:sz="0" w:space="0" w:color="auto"/>
            <w:left w:val="none" w:sz="0" w:space="0" w:color="auto"/>
            <w:bottom w:val="none" w:sz="0" w:space="0" w:color="auto"/>
            <w:right w:val="none" w:sz="0" w:space="0" w:color="auto"/>
          </w:divBdr>
        </w:div>
        <w:div w:id="530264542">
          <w:marLeft w:val="640"/>
          <w:marRight w:val="0"/>
          <w:marTop w:val="0"/>
          <w:marBottom w:val="0"/>
          <w:divBdr>
            <w:top w:val="none" w:sz="0" w:space="0" w:color="auto"/>
            <w:left w:val="none" w:sz="0" w:space="0" w:color="auto"/>
            <w:bottom w:val="none" w:sz="0" w:space="0" w:color="auto"/>
            <w:right w:val="none" w:sz="0" w:space="0" w:color="auto"/>
          </w:divBdr>
        </w:div>
        <w:div w:id="570970020">
          <w:marLeft w:val="640"/>
          <w:marRight w:val="0"/>
          <w:marTop w:val="0"/>
          <w:marBottom w:val="0"/>
          <w:divBdr>
            <w:top w:val="none" w:sz="0" w:space="0" w:color="auto"/>
            <w:left w:val="none" w:sz="0" w:space="0" w:color="auto"/>
            <w:bottom w:val="none" w:sz="0" w:space="0" w:color="auto"/>
            <w:right w:val="none" w:sz="0" w:space="0" w:color="auto"/>
          </w:divBdr>
        </w:div>
        <w:div w:id="584144308">
          <w:marLeft w:val="640"/>
          <w:marRight w:val="0"/>
          <w:marTop w:val="0"/>
          <w:marBottom w:val="0"/>
          <w:divBdr>
            <w:top w:val="none" w:sz="0" w:space="0" w:color="auto"/>
            <w:left w:val="none" w:sz="0" w:space="0" w:color="auto"/>
            <w:bottom w:val="none" w:sz="0" w:space="0" w:color="auto"/>
            <w:right w:val="none" w:sz="0" w:space="0" w:color="auto"/>
          </w:divBdr>
        </w:div>
        <w:div w:id="606930335">
          <w:marLeft w:val="640"/>
          <w:marRight w:val="0"/>
          <w:marTop w:val="0"/>
          <w:marBottom w:val="0"/>
          <w:divBdr>
            <w:top w:val="none" w:sz="0" w:space="0" w:color="auto"/>
            <w:left w:val="none" w:sz="0" w:space="0" w:color="auto"/>
            <w:bottom w:val="none" w:sz="0" w:space="0" w:color="auto"/>
            <w:right w:val="none" w:sz="0" w:space="0" w:color="auto"/>
          </w:divBdr>
        </w:div>
        <w:div w:id="611981363">
          <w:marLeft w:val="640"/>
          <w:marRight w:val="0"/>
          <w:marTop w:val="0"/>
          <w:marBottom w:val="0"/>
          <w:divBdr>
            <w:top w:val="none" w:sz="0" w:space="0" w:color="auto"/>
            <w:left w:val="none" w:sz="0" w:space="0" w:color="auto"/>
            <w:bottom w:val="none" w:sz="0" w:space="0" w:color="auto"/>
            <w:right w:val="none" w:sz="0" w:space="0" w:color="auto"/>
          </w:divBdr>
        </w:div>
        <w:div w:id="614481678">
          <w:marLeft w:val="640"/>
          <w:marRight w:val="0"/>
          <w:marTop w:val="0"/>
          <w:marBottom w:val="0"/>
          <w:divBdr>
            <w:top w:val="none" w:sz="0" w:space="0" w:color="auto"/>
            <w:left w:val="none" w:sz="0" w:space="0" w:color="auto"/>
            <w:bottom w:val="none" w:sz="0" w:space="0" w:color="auto"/>
            <w:right w:val="none" w:sz="0" w:space="0" w:color="auto"/>
          </w:divBdr>
        </w:div>
        <w:div w:id="620914881">
          <w:marLeft w:val="640"/>
          <w:marRight w:val="0"/>
          <w:marTop w:val="0"/>
          <w:marBottom w:val="0"/>
          <w:divBdr>
            <w:top w:val="none" w:sz="0" w:space="0" w:color="auto"/>
            <w:left w:val="none" w:sz="0" w:space="0" w:color="auto"/>
            <w:bottom w:val="none" w:sz="0" w:space="0" w:color="auto"/>
            <w:right w:val="none" w:sz="0" w:space="0" w:color="auto"/>
          </w:divBdr>
        </w:div>
        <w:div w:id="621569008">
          <w:marLeft w:val="640"/>
          <w:marRight w:val="0"/>
          <w:marTop w:val="0"/>
          <w:marBottom w:val="0"/>
          <w:divBdr>
            <w:top w:val="none" w:sz="0" w:space="0" w:color="auto"/>
            <w:left w:val="none" w:sz="0" w:space="0" w:color="auto"/>
            <w:bottom w:val="none" w:sz="0" w:space="0" w:color="auto"/>
            <w:right w:val="none" w:sz="0" w:space="0" w:color="auto"/>
          </w:divBdr>
        </w:div>
        <w:div w:id="621574602">
          <w:marLeft w:val="640"/>
          <w:marRight w:val="0"/>
          <w:marTop w:val="0"/>
          <w:marBottom w:val="0"/>
          <w:divBdr>
            <w:top w:val="none" w:sz="0" w:space="0" w:color="auto"/>
            <w:left w:val="none" w:sz="0" w:space="0" w:color="auto"/>
            <w:bottom w:val="none" w:sz="0" w:space="0" w:color="auto"/>
            <w:right w:val="none" w:sz="0" w:space="0" w:color="auto"/>
          </w:divBdr>
        </w:div>
        <w:div w:id="621885433">
          <w:marLeft w:val="640"/>
          <w:marRight w:val="0"/>
          <w:marTop w:val="0"/>
          <w:marBottom w:val="0"/>
          <w:divBdr>
            <w:top w:val="none" w:sz="0" w:space="0" w:color="auto"/>
            <w:left w:val="none" w:sz="0" w:space="0" w:color="auto"/>
            <w:bottom w:val="none" w:sz="0" w:space="0" w:color="auto"/>
            <w:right w:val="none" w:sz="0" w:space="0" w:color="auto"/>
          </w:divBdr>
        </w:div>
        <w:div w:id="669143860">
          <w:marLeft w:val="640"/>
          <w:marRight w:val="0"/>
          <w:marTop w:val="0"/>
          <w:marBottom w:val="0"/>
          <w:divBdr>
            <w:top w:val="none" w:sz="0" w:space="0" w:color="auto"/>
            <w:left w:val="none" w:sz="0" w:space="0" w:color="auto"/>
            <w:bottom w:val="none" w:sz="0" w:space="0" w:color="auto"/>
            <w:right w:val="none" w:sz="0" w:space="0" w:color="auto"/>
          </w:divBdr>
        </w:div>
        <w:div w:id="693000465">
          <w:marLeft w:val="640"/>
          <w:marRight w:val="0"/>
          <w:marTop w:val="0"/>
          <w:marBottom w:val="0"/>
          <w:divBdr>
            <w:top w:val="none" w:sz="0" w:space="0" w:color="auto"/>
            <w:left w:val="none" w:sz="0" w:space="0" w:color="auto"/>
            <w:bottom w:val="none" w:sz="0" w:space="0" w:color="auto"/>
            <w:right w:val="none" w:sz="0" w:space="0" w:color="auto"/>
          </w:divBdr>
        </w:div>
        <w:div w:id="775176903">
          <w:marLeft w:val="640"/>
          <w:marRight w:val="0"/>
          <w:marTop w:val="0"/>
          <w:marBottom w:val="0"/>
          <w:divBdr>
            <w:top w:val="none" w:sz="0" w:space="0" w:color="auto"/>
            <w:left w:val="none" w:sz="0" w:space="0" w:color="auto"/>
            <w:bottom w:val="none" w:sz="0" w:space="0" w:color="auto"/>
            <w:right w:val="none" w:sz="0" w:space="0" w:color="auto"/>
          </w:divBdr>
        </w:div>
        <w:div w:id="793138760">
          <w:marLeft w:val="640"/>
          <w:marRight w:val="0"/>
          <w:marTop w:val="0"/>
          <w:marBottom w:val="0"/>
          <w:divBdr>
            <w:top w:val="none" w:sz="0" w:space="0" w:color="auto"/>
            <w:left w:val="none" w:sz="0" w:space="0" w:color="auto"/>
            <w:bottom w:val="none" w:sz="0" w:space="0" w:color="auto"/>
            <w:right w:val="none" w:sz="0" w:space="0" w:color="auto"/>
          </w:divBdr>
        </w:div>
        <w:div w:id="819928182">
          <w:marLeft w:val="640"/>
          <w:marRight w:val="0"/>
          <w:marTop w:val="0"/>
          <w:marBottom w:val="0"/>
          <w:divBdr>
            <w:top w:val="none" w:sz="0" w:space="0" w:color="auto"/>
            <w:left w:val="none" w:sz="0" w:space="0" w:color="auto"/>
            <w:bottom w:val="none" w:sz="0" w:space="0" w:color="auto"/>
            <w:right w:val="none" w:sz="0" w:space="0" w:color="auto"/>
          </w:divBdr>
        </w:div>
        <w:div w:id="835727537">
          <w:marLeft w:val="640"/>
          <w:marRight w:val="0"/>
          <w:marTop w:val="0"/>
          <w:marBottom w:val="0"/>
          <w:divBdr>
            <w:top w:val="none" w:sz="0" w:space="0" w:color="auto"/>
            <w:left w:val="none" w:sz="0" w:space="0" w:color="auto"/>
            <w:bottom w:val="none" w:sz="0" w:space="0" w:color="auto"/>
            <w:right w:val="none" w:sz="0" w:space="0" w:color="auto"/>
          </w:divBdr>
        </w:div>
        <w:div w:id="840237583">
          <w:marLeft w:val="640"/>
          <w:marRight w:val="0"/>
          <w:marTop w:val="0"/>
          <w:marBottom w:val="0"/>
          <w:divBdr>
            <w:top w:val="none" w:sz="0" w:space="0" w:color="auto"/>
            <w:left w:val="none" w:sz="0" w:space="0" w:color="auto"/>
            <w:bottom w:val="none" w:sz="0" w:space="0" w:color="auto"/>
            <w:right w:val="none" w:sz="0" w:space="0" w:color="auto"/>
          </w:divBdr>
        </w:div>
        <w:div w:id="879978823">
          <w:marLeft w:val="640"/>
          <w:marRight w:val="0"/>
          <w:marTop w:val="0"/>
          <w:marBottom w:val="0"/>
          <w:divBdr>
            <w:top w:val="none" w:sz="0" w:space="0" w:color="auto"/>
            <w:left w:val="none" w:sz="0" w:space="0" w:color="auto"/>
            <w:bottom w:val="none" w:sz="0" w:space="0" w:color="auto"/>
            <w:right w:val="none" w:sz="0" w:space="0" w:color="auto"/>
          </w:divBdr>
        </w:div>
        <w:div w:id="882864366">
          <w:marLeft w:val="640"/>
          <w:marRight w:val="0"/>
          <w:marTop w:val="0"/>
          <w:marBottom w:val="0"/>
          <w:divBdr>
            <w:top w:val="none" w:sz="0" w:space="0" w:color="auto"/>
            <w:left w:val="none" w:sz="0" w:space="0" w:color="auto"/>
            <w:bottom w:val="none" w:sz="0" w:space="0" w:color="auto"/>
            <w:right w:val="none" w:sz="0" w:space="0" w:color="auto"/>
          </w:divBdr>
        </w:div>
        <w:div w:id="901331035">
          <w:marLeft w:val="640"/>
          <w:marRight w:val="0"/>
          <w:marTop w:val="0"/>
          <w:marBottom w:val="0"/>
          <w:divBdr>
            <w:top w:val="none" w:sz="0" w:space="0" w:color="auto"/>
            <w:left w:val="none" w:sz="0" w:space="0" w:color="auto"/>
            <w:bottom w:val="none" w:sz="0" w:space="0" w:color="auto"/>
            <w:right w:val="none" w:sz="0" w:space="0" w:color="auto"/>
          </w:divBdr>
        </w:div>
        <w:div w:id="903221431">
          <w:marLeft w:val="640"/>
          <w:marRight w:val="0"/>
          <w:marTop w:val="0"/>
          <w:marBottom w:val="0"/>
          <w:divBdr>
            <w:top w:val="none" w:sz="0" w:space="0" w:color="auto"/>
            <w:left w:val="none" w:sz="0" w:space="0" w:color="auto"/>
            <w:bottom w:val="none" w:sz="0" w:space="0" w:color="auto"/>
            <w:right w:val="none" w:sz="0" w:space="0" w:color="auto"/>
          </w:divBdr>
        </w:div>
        <w:div w:id="917642267">
          <w:marLeft w:val="640"/>
          <w:marRight w:val="0"/>
          <w:marTop w:val="0"/>
          <w:marBottom w:val="0"/>
          <w:divBdr>
            <w:top w:val="none" w:sz="0" w:space="0" w:color="auto"/>
            <w:left w:val="none" w:sz="0" w:space="0" w:color="auto"/>
            <w:bottom w:val="none" w:sz="0" w:space="0" w:color="auto"/>
            <w:right w:val="none" w:sz="0" w:space="0" w:color="auto"/>
          </w:divBdr>
        </w:div>
        <w:div w:id="953514173">
          <w:marLeft w:val="640"/>
          <w:marRight w:val="0"/>
          <w:marTop w:val="0"/>
          <w:marBottom w:val="0"/>
          <w:divBdr>
            <w:top w:val="none" w:sz="0" w:space="0" w:color="auto"/>
            <w:left w:val="none" w:sz="0" w:space="0" w:color="auto"/>
            <w:bottom w:val="none" w:sz="0" w:space="0" w:color="auto"/>
            <w:right w:val="none" w:sz="0" w:space="0" w:color="auto"/>
          </w:divBdr>
        </w:div>
        <w:div w:id="984429037">
          <w:marLeft w:val="640"/>
          <w:marRight w:val="0"/>
          <w:marTop w:val="0"/>
          <w:marBottom w:val="0"/>
          <w:divBdr>
            <w:top w:val="none" w:sz="0" w:space="0" w:color="auto"/>
            <w:left w:val="none" w:sz="0" w:space="0" w:color="auto"/>
            <w:bottom w:val="none" w:sz="0" w:space="0" w:color="auto"/>
            <w:right w:val="none" w:sz="0" w:space="0" w:color="auto"/>
          </w:divBdr>
        </w:div>
        <w:div w:id="1054737930">
          <w:marLeft w:val="640"/>
          <w:marRight w:val="0"/>
          <w:marTop w:val="0"/>
          <w:marBottom w:val="0"/>
          <w:divBdr>
            <w:top w:val="none" w:sz="0" w:space="0" w:color="auto"/>
            <w:left w:val="none" w:sz="0" w:space="0" w:color="auto"/>
            <w:bottom w:val="none" w:sz="0" w:space="0" w:color="auto"/>
            <w:right w:val="none" w:sz="0" w:space="0" w:color="auto"/>
          </w:divBdr>
        </w:div>
        <w:div w:id="1163862043">
          <w:marLeft w:val="640"/>
          <w:marRight w:val="0"/>
          <w:marTop w:val="0"/>
          <w:marBottom w:val="0"/>
          <w:divBdr>
            <w:top w:val="none" w:sz="0" w:space="0" w:color="auto"/>
            <w:left w:val="none" w:sz="0" w:space="0" w:color="auto"/>
            <w:bottom w:val="none" w:sz="0" w:space="0" w:color="auto"/>
            <w:right w:val="none" w:sz="0" w:space="0" w:color="auto"/>
          </w:divBdr>
        </w:div>
        <w:div w:id="1175725095">
          <w:marLeft w:val="640"/>
          <w:marRight w:val="0"/>
          <w:marTop w:val="0"/>
          <w:marBottom w:val="0"/>
          <w:divBdr>
            <w:top w:val="none" w:sz="0" w:space="0" w:color="auto"/>
            <w:left w:val="none" w:sz="0" w:space="0" w:color="auto"/>
            <w:bottom w:val="none" w:sz="0" w:space="0" w:color="auto"/>
            <w:right w:val="none" w:sz="0" w:space="0" w:color="auto"/>
          </w:divBdr>
        </w:div>
        <w:div w:id="1192692586">
          <w:marLeft w:val="640"/>
          <w:marRight w:val="0"/>
          <w:marTop w:val="0"/>
          <w:marBottom w:val="0"/>
          <w:divBdr>
            <w:top w:val="none" w:sz="0" w:space="0" w:color="auto"/>
            <w:left w:val="none" w:sz="0" w:space="0" w:color="auto"/>
            <w:bottom w:val="none" w:sz="0" w:space="0" w:color="auto"/>
            <w:right w:val="none" w:sz="0" w:space="0" w:color="auto"/>
          </w:divBdr>
        </w:div>
        <w:div w:id="1248230189">
          <w:marLeft w:val="640"/>
          <w:marRight w:val="0"/>
          <w:marTop w:val="0"/>
          <w:marBottom w:val="0"/>
          <w:divBdr>
            <w:top w:val="none" w:sz="0" w:space="0" w:color="auto"/>
            <w:left w:val="none" w:sz="0" w:space="0" w:color="auto"/>
            <w:bottom w:val="none" w:sz="0" w:space="0" w:color="auto"/>
            <w:right w:val="none" w:sz="0" w:space="0" w:color="auto"/>
          </w:divBdr>
        </w:div>
        <w:div w:id="1265771985">
          <w:marLeft w:val="640"/>
          <w:marRight w:val="0"/>
          <w:marTop w:val="0"/>
          <w:marBottom w:val="0"/>
          <w:divBdr>
            <w:top w:val="none" w:sz="0" w:space="0" w:color="auto"/>
            <w:left w:val="none" w:sz="0" w:space="0" w:color="auto"/>
            <w:bottom w:val="none" w:sz="0" w:space="0" w:color="auto"/>
            <w:right w:val="none" w:sz="0" w:space="0" w:color="auto"/>
          </w:divBdr>
        </w:div>
        <w:div w:id="1336180722">
          <w:marLeft w:val="640"/>
          <w:marRight w:val="0"/>
          <w:marTop w:val="0"/>
          <w:marBottom w:val="0"/>
          <w:divBdr>
            <w:top w:val="none" w:sz="0" w:space="0" w:color="auto"/>
            <w:left w:val="none" w:sz="0" w:space="0" w:color="auto"/>
            <w:bottom w:val="none" w:sz="0" w:space="0" w:color="auto"/>
            <w:right w:val="none" w:sz="0" w:space="0" w:color="auto"/>
          </w:divBdr>
        </w:div>
        <w:div w:id="1341011637">
          <w:marLeft w:val="640"/>
          <w:marRight w:val="0"/>
          <w:marTop w:val="0"/>
          <w:marBottom w:val="0"/>
          <w:divBdr>
            <w:top w:val="none" w:sz="0" w:space="0" w:color="auto"/>
            <w:left w:val="none" w:sz="0" w:space="0" w:color="auto"/>
            <w:bottom w:val="none" w:sz="0" w:space="0" w:color="auto"/>
            <w:right w:val="none" w:sz="0" w:space="0" w:color="auto"/>
          </w:divBdr>
        </w:div>
        <w:div w:id="1342008667">
          <w:marLeft w:val="640"/>
          <w:marRight w:val="0"/>
          <w:marTop w:val="0"/>
          <w:marBottom w:val="0"/>
          <w:divBdr>
            <w:top w:val="none" w:sz="0" w:space="0" w:color="auto"/>
            <w:left w:val="none" w:sz="0" w:space="0" w:color="auto"/>
            <w:bottom w:val="none" w:sz="0" w:space="0" w:color="auto"/>
            <w:right w:val="none" w:sz="0" w:space="0" w:color="auto"/>
          </w:divBdr>
        </w:div>
        <w:div w:id="1389646497">
          <w:marLeft w:val="640"/>
          <w:marRight w:val="0"/>
          <w:marTop w:val="0"/>
          <w:marBottom w:val="0"/>
          <w:divBdr>
            <w:top w:val="none" w:sz="0" w:space="0" w:color="auto"/>
            <w:left w:val="none" w:sz="0" w:space="0" w:color="auto"/>
            <w:bottom w:val="none" w:sz="0" w:space="0" w:color="auto"/>
            <w:right w:val="none" w:sz="0" w:space="0" w:color="auto"/>
          </w:divBdr>
        </w:div>
        <w:div w:id="1397163590">
          <w:marLeft w:val="640"/>
          <w:marRight w:val="0"/>
          <w:marTop w:val="0"/>
          <w:marBottom w:val="0"/>
          <w:divBdr>
            <w:top w:val="none" w:sz="0" w:space="0" w:color="auto"/>
            <w:left w:val="none" w:sz="0" w:space="0" w:color="auto"/>
            <w:bottom w:val="none" w:sz="0" w:space="0" w:color="auto"/>
            <w:right w:val="none" w:sz="0" w:space="0" w:color="auto"/>
          </w:divBdr>
        </w:div>
        <w:div w:id="1402096997">
          <w:marLeft w:val="640"/>
          <w:marRight w:val="0"/>
          <w:marTop w:val="0"/>
          <w:marBottom w:val="0"/>
          <w:divBdr>
            <w:top w:val="none" w:sz="0" w:space="0" w:color="auto"/>
            <w:left w:val="none" w:sz="0" w:space="0" w:color="auto"/>
            <w:bottom w:val="none" w:sz="0" w:space="0" w:color="auto"/>
            <w:right w:val="none" w:sz="0" w:space="0" w:color="auto"/>
          </w:divBdr>
        </w:div>
        <w:div w:id="1432316159">
          <w:marLeft w:val="640"/>
          <w:marRight w:val="0"/>
          <w:marTop w:val="0"/>
          <w:marBottom w:val="0"/>
          <w:divBdr>
            <w:top w:val="none" w:sz="0" w:space="0" w:color="auto"/>
            <w:left w:val="none" w:sz="0" w:space="0" w:color="auto"/>
            <w:bottom w:val="none" w:sz="0" w:space="0" w:color="auto"/>
            <w:right w:val="none" w:sz="0" w:space="0" w:color="auto"/>
          </w:divBdr>
        </w:div>
        <w:div w:id="1451971974">
          <w:marLeft w:val="640"/>
          <w:marRight w:val="0"/>
          <w:marTop w:val="0"/>
          <w:marBottom w:val="0"/>
          <w:divBdr>
            <w:top w:val="none" w:sz="0" w:space="0" w:color="auto"/>
            <w:left w:val="none" w:sz="0" w:space="0" w:color="auto"/>
            <w:bottom w:val="none" w:sz="0" w:space="0" w:color="auto"/>
            <w:right w:val="none" w:sz="0" w:space="0" w:color="auto"/>
          </w:divBdr>
        </w:div>
        <w:div w:id="1464276795">
          <w:marLeft w:val="640"/>
          <w:marRight w:val="0"/>
          <w:marTop w:val="0"/>
          <w:marBottom w:val="0"/>
          <w:divBdr>
            <w:top w:val="none" w:sz="0" w:space="0" w:color="auto"/>
            <w:left w:val="none" w:sz="0" w:space="0" w:color="auto"/>
            <w:bottom w:val="none" w:sz="0" w:space="0" w:color="auto"/>
            <w:right w:val="none" w:sz="0" w:space="0" w:color="auto"/>
          </w:divBdr>
        </w:div>
        <w:div w:id="1517116650">
          <w:marLeft w:val="640"/>
          <w:marRight w:val="0"/>
          <w:marTop w:val="0"/>
          <w:marBottom w:val="0"/>
          <w:divBdr>
            <w:top w:val="none" w:sz="0" w:space="0" w:color="auto"/>
            <w:left w:val="none" w:sz="0" w:space="0" w:color="auto"/>
            <w:bottom w:val="none" w:sz="0" w:space="0" w:color="auto"/>
            <w:right w:val="none" w:sz="0" w:space="0" w:color="auto"/>
          </w:divBdr>
        </w:div>
        <w:div w:id="1527907604">
          <w:marLeft w:val="640"/>
          <w:marRight w:val="0"/>
          <w:marTop w:val="0"/>
          <w:marBottom w:val="0"/>
          <w:divBdr>
            <w:top w:val="none" w:sz="0" w:space="0" w:color="auto"/>
            <w:left w:val="none" w:sz="0" w:space="0" w:color="auto"/>
            <w:bottom w:val="none" w:sz="0" w:space="0" w:color="auto"/>
            <w:right w:val="none" w:sz="0" w:space="0" w:color="auto"/>
          </w:divBdr>
        </w:div>
        <w:div w:id="1581409660">
          <w:marLeft w:val="640"/>
          <w:marRight w:val="0"/>
          <w:marTop w:val="0"/>
          <w:marBottom w:val="0"/>
          <w:divBdr>
            <w:top w:val="none" w:sz="0" w:space="0" w:color="auto"/>
            <w:left w:val="none" w:sz="0" w:space="0" w:color="auto"/>
            <w:bottom w:val="none" w:sz="0" w:space="0" w:color="auto"/>
            <w:right w:val="none" w:sz="0" w:space="0" w:color="auto"/>
          </w:divBdr>
        </w:div>
        <w:div w:id="1584561367">
          <w:marLeft w:val="640"/>
          <w:marRight w:val="0"/>
          <w:marTop w:val="0"/>
          <w:marBottom w:val="0"/>
          <w:divBdr>
            <w:top w:val="none" w:sz="0" w:space="0" w:color="auto"/>
            <w:left w:val="none" w:sz="0" w:space="0" w:color="auto"/>
            <w:bottom w:val="none" w:sz="0" w:space="0" w:color="auto"/>
            <w:right w:val="none" w:sz="0" w:space="0" w:color="auto"/>
          </w:divBdr>
        </w:div>
        <w:div w:id="1599826105">
          <w:marLeft w:val="640"/>
          <w:marRight w:val="0"/>
          <w:marTop w:val="0"/>
          <w:marBottom w:val="0"/>
          <w:divBdr>
            <w:top w:val="none" w:sz="0" w:space="0" w:color="auto"/>
            <w:left w:val="none" w:sz="0" w:space="0" w:color="auto"/>
            <w:bottom w:val="none" w:sz="0" w:space="0" w:color="auto"/>
            <w:right w:val="none" w:sz="0" w:space="0" w:color="auto"/>
          </w:divBdr>
        </w:div>
        <w:div w:id="1644657905">
          <w:marLeft w:val="640"/>
          <w:marRight w:val="0"/>
          <w:marTop w:val="0"/>
          <w:marBottom w:val="0"/>
          <w:divBdr>
            <w:top w:val="none" w:sz="0" w:space="0" w:color="auto"/>
            <w:left w:val="none" w:sz="0" w:space="0" w:color="auto"/>
            <w:bottom w:val="none" w:sz="0" w:space="0" w:color="auto"/>
            <w:right w:val="none" w:sz="0" w:space="0" w:color="auto"/>
          </w:divBdr>
        </w:div>
        <w:div w:id="1671444885">
          <w:marLeft w:val="640"/>
          <w:marRight w:val="0"/>
          <w:marTop w:val="0"/>
          <w:marBottom w:val="0"/>
          <w:divBdr>
            <w:top w:val="none" w:sz="0" w:space="0" w:color="auto"/>
            <w:left w:val="none" w:sz="0" w:space="0" w:color="auto"/>
            <w:bottom w:val="none" w:sz="0" w:space="0" w:color="auto"/>
            <w:right w:val="none" w:sz="0" w:space="0" w:color="auto"/>
          </w:divBdr>
        </w:div>
        <w:div w:id="1693458929">
          <w:marLeft w:val="640"/>
          <w:marRight w:val="0"/>
          <w:marTop w:val="0"/>
          <w:marBottom w:val="0"/>
          <w:divBdr>
            <w:top w:val="none" w:sz="0" w:space="0" w:color="auto"/>
            <w:left w:val="none" w:sz="0" w:space="0" w:color="auto"/>
            <w:bottom w:val="none" w:sz="0" w:space="0" w:color="auto"/>
            <w:right w:val="none" w:sz="0" w:space="0" w:color="auto"/>
          </w:divBdr>
        </w:div>
        <w:div w:id="1694379828">
          <w:marLeft w:val="640"/>
          <w:marRight w:val="0"/>
          <w:marTop w:val="0"/>
          <w:marBottom w:val="0"/>
          <w:divBdr>
            <w:top w:val="none" w:sz="0" w:space="0" w:color="auto"/>
            <w:left w:val="none" w:sz="0" w:space="0" w:color="auto"/>
            <w:bottom w:val="none" w:sz="0" w:space="0" w:color="auto"/>
            <w:right w:val="none" w:sz="0" w:space="0" w:color="auto"/>
          </w:divBdr>
        </w:div>
        <w:div w:id="1733847775">
          <w:marLeft w:val="640"/>
          <w:marRight w:val="0"/>
          <w:marTop w:val="0"/>
          <w:marBottom w:val="0"/>
          <w:divBdr>
            <w:top w:val="none" w:sz="0" w:space="0" w:color="auto"/>
            <w:left w:val="none" w:sz="0" w:space="0" w:color="auto"/>
            <w:bottom w:val="none" w:sz="0" w:space="0" w:color="auto"/>
            <w:right w:val="none" w:sz="0" w:space="0" w:color="auto"/>
          </w:divBdr>
        </w:div>
        <w:div w:id="1743790660">
          <w:marLeft w:val="640"/>
          <w:marRight w:val="0"/>
          <w:marTop w:val="0"/>
          <w:marBottom w:val="0"/>
          <w:divBdr>
            <w:top w:val="none" w:sz="0" w:space="0" w:color="auto"/>
            <w:left w:val="none" w:sz="0" w:space="0" w:color="auto"/>
            <w:bottom w:val="none" w:sz="0" w:space="0" w:color="auto"/>
            <w:right w:val="none" w:sz="0" w:space="0" w:color="auto"/>
          </w:divBdr>
        </w:div>
        <w:div w:id="1751467334">
          <w:marLeft w:val="640"/>
          <w:marRight w:val="0"/>
          <w:marTop w:val="0"/>
          <w:marBottom w:val="0"/>
          <w:divBdr>
            <w:top w:val="none" w:sz="0" w:space="0" w:color="auto"/>
            <w:left w:val="none" w:sz="0" w:space="0" w:color="auto"/>
            <w:bottom w:val="none" w:sz="0" w:space="0" w:color="auto"/>
            <w:right w:val="none" w:sz="0" w:space="0" w:color="auto"/>
          </w:divBdr>
        </w:div>
        <w:div w:id="1782920963">
          <w:marLeft w:val="640"/>
          <w:marRight w:val="0"/>
          <w:marTop w:val="0"/>
          <w:marBottom w:val="0"/>
          <w:divBdr>
            <w:top w:val="none" w:sz="0" w:space="0" w:color="auto"/>
            <w:left w:val="none" w:sz="0" w:space="0" w:color="auto"/>
            <w:bottom w:val="none" w:sz="0" w:space="0" w:color="auto"/>
            <w:right w:val="none" w:sz="0" w:space="0" w:color="auto"/>
          </w:divBdr>
        </w:div>
        <w:div w:id="1805417244">
          <w:marLeft w:val="640"/>
          <w:marRight w:val="0"/>
          <w:marTop w:val="0"/>
          <w:marBottom w:val="0"/>
          <w:divBdr>
            <w:top w:val="none" w:sz="0" w:space="0" w:color="auto"/>
            <w:left w:val="none" w:sz="0" w:space="0" w:color="auto"/>
            <w:bottom w:val="none" w:sz="0" w:space="0" w:color="auto"/>
            <w:right w:val="none" w:sz="0" w:space="0" w:color="auto"/>
          </w:divBdr>
        </w:div>
        <w:div w:id="1838227334">
          <w:marLeft w:val="640"/>
          <w:marRight w:val="0"/>
          <w:marTop w:val="0"/>
          <w:marBottom w:val="0"/>
          <w:divBdr>
            <w:top w:val="none" w:sz="0" w:space="0" w:color="auto"/>
            <w:left w:val="none" w:sz="0" w:space="0" w:color="auto"/>
            <w:bottom w:val="none" w:sz="0" w:space="0" w:color="auto"/>
            <w:right w:val="none" w:sz="0" w:space="0" w:color="auto"/>
          </w:divBdr>
        </w:div>
        <w:div w:id="1846699209">
          <w:marLeft w:val="640"/>
          <w:marRight w:val="0"/>
          <w:marTop w:val="0"/>
          <w:marBottom w:val="0"/>
          <w:divBdr>
            <w:top w:val="none" w:sz="0" w:space="0" w:color="auto"/>
            <w:left w:val="none" w:sz="0" w:space="0" w:color="auto"/>
            <w:bottom w:val="none" w:sz="0" w:space="0" w:color="auto"/>
            <w:right w:val="none" w:sz="0" w:space="0" w:color="auto"/>
          </w:divBdr>
        </w:div>
        <w:div w:id="1852521694">
          <w:marLeft w:val="640"/>
          <w:marRight w:val="0"/>
          <w:marTop w:val="0"/>
          <w:marBottom w:val="0"/>
          <w:divBdr>
            <w:top w:val="none" w:sz="0" w:space="0" w:color="auto"/>
            <w:left w:val="none" w:sz="0" w:space="0" w:color="auto"/>
            <w:bottom w:val="none" w:sz="0" w:space="0" w:color="auto"/>
            <w:right w:val="none" w:sz="0" w:space="0" w:color="auto"/>
          </w:divBdr>
        </w:div>
        <w:div w:id="1861627283">
          <w:marLeft w:val="640"/>
          <w:marRight w:val="0"/>
          <w:marTop w:val="0"/>
          <w:marBottom w:val="0"/>
          <w:divBdr>
            <w:top w:val="none" w:sz="0" w:space="0" w:color="auto"/>
            <w:left w:val="none" w:sz="0" w:space="0" w:color="auto"/>
            <w:bottom w:val="none" w:sz="0" w:space="0" w:color="auto"/>
            <w:right w:val="none" w:sz="0" w:space="0" w:color="auto"/>
          </w:divBdr>
        </w:div>
        <w:div w:id="1864050830">
          <w:marLeft w:val="640"/>
          <w:marRight w:val="0"/>
          <w:marTop w:val="0"/>
          <w:marBottom w:val="0"/>
          <w:divBdr>
            <w:top w:val="none" w:sz="0" w:space="0" w:color="auto"/>
            <w:left w:val="none" w:sz="0" w:space="0" w:color="auto"/>
            <w:bottom w:val="none" w:sz="0" w:space="0" w:color="auto"/>
            <w:right w:val="none" w:sz="0" w:space="0" w:color="auto"/>
          </w:divBdr>
        </w:div>
        <w:div w:id="1895458498">
          <w:marLeft w:val="640"/>
          <w:marRight w:val="0"/>
          <w:marTop w:val="0"/>
          <w:marBottom w:val="0"/>
          <w:divBdr>
            <w:top w:val="none" w:sz="0" w:space="0" w:color="auto"/>
            <w:left w:val="none" w:sz="0" w:space="0" w:color="auto"/>
            <w:bottom w:val="none" w:sz="0" w:space="0" w:color="auto"/>
            <w:right w:val="none" w:sz="0" w:space="0" w:color="auto"/>
          </w:divBdr>
        </w:div>
        <w:div w:id="1895506779">
          <w:marLeft w:val="640"/>
          <w:marRight w:val="0"/>
          <w:marTop w:val="0"/>
          <w:marBottom w:val="0"/>
          <w:divBdr>
            <w:top w:val="none" w:sz="0" w:space="0" w:color="auto"/>
            <w:left w:val="none" w:sz="0" w:space="0" w:color="auto"/>
            <w:bottom w:val="none" w:sz="0" w:space="0" w:color="auto"/>
            <w:right w:val="none" w:sz="0" w:space="0" w:color="auto"/>
          </w:divBdr>
        </w:div>
        <w:div w:id="1915505740">
          <w:marLeft w:val="640"/>
          <w:marRight w:val="0"/>
          <w:marTop w:val="0"/>
          <w:marBottom w:val="0"/>
          <w:divBdr>
            <w:top w:val="none" w:sz="0" w:space="0" w:color="auto"/>
            <w:left w:val="none" w:sz="0" w:space="0" w:color="auto"/>
            <w:bottom w:val="none" w:sz="0" w:space="0" w:color="auto"/>
            <w:right w:val="none" w:sz="0" w:space="0" w:color="auto"/>
          </w:divBdr>
        </w:div>
        <w:div w:id="1943343688">
          <w:marLeft w:val="640"/>
          <w:marRight w:val="0"/>
          <w:marTop w:val="0"/>
          <w:marBottom w:val="0"/>
          <w:divBdr>
            <w:top w:val="none" w:sz="0" w:space="0" w:color="auto"/>
            <w:left w:val="none" w:sz="0" w:space="0" w:color="auto"/>
            <w:bottom w:val="none" w:sz="0" w:space="0" w:color="auto"/>
            <w:right w:val="none" w:sz="0" w:space="0" w:color="auto"/>
          </w:divBdr>
        </w:div>
        <w:div w:id="2034108568">
          <w:marLeft w:val="640"/>
          <w:marRight w:val="0"/>
          <w:marTop w:val="0"/>
          <w:marBottom w:val="0"/>
          <w:divBdr>
            <w:top w:val="none" w:sz="0" w:space="0" w:color="auto"/>
            <w:left w:val="none" w:sz="0" w:space="0" w:color="auto"/>
            <w:bottom w:val="none" w:sz="0" w:space="0" w:color="auto"/>
            <w:right w:val="none" w:sz="0" w:space="0" w:color="auto"/>
          </w:divBdr>
        </w:div>
        <w:div w:id="2064868282">
          <w:marLeft w:val="640"/>
          <w:marRight w:val="0"/>
          <w:marTop w:val="0"/>
          <w:marBottom w:val="0"/>
          <w:divBdr>
            <w:top w:val="none" w:sz="0" w:space="0" w:color="auto"/>
            <w:left w:val="none" w:sz="0" w:space="0" w:color="auto"/>
            <w:bottom w:val="none" w:sz="0" w:space="0" w:color="auto"/>
            <w:right w:val="none" w:sz="0" w:space="0" w:color="auto"/>
          </w:divBdr>
        </w:div>
        <w:div w:id="2071147647">
          <w:marLeft w:val="640"/>
          <w:marRight w:val="0"/>
          <w:marTop w:val="0"/>
          <w:marBottom w:val="0"/>
          <w:divBdr>
            <w:top w:val="none" w:sz="0" w:space="0" w:color="auto"/>
            <w:left w:val="none" w:sz="0" w:space="0" w:color="auto"/>
            <w:bottom w:val="none" w:sz="0" w:space="0" w:color="auto"/>
            <w:right w:val="none" w:sz="0" w:space="0" w:color="auto"/>
          </w:divBdr>
        </w:div>
        <w:div w:id="2086032321">
          <w:marLeft w:val="640"/>
          <w:marRight w:val="0"/>
          <w:marTop w:val="0"/>
          <w:marBottom w:val="0"/>
          <w:divBdr>
            <w:top w:val="none" w:sz="0" w:space="0" w:color="auto"/>
            <w:left w:val="none" w:sz="0" w:space="0" w:color="auto"/>
            <w:bottom w:val="none" w:sz="0" w:space="0" w:color="auto"/>
            <w:right w:val="none" w:sz="0" w:space="0" w:color="auto"/>
          </w:divBdr>
        </w:div>
        <w:div w:id="2097901691">
          <w:marLeft w:val="640"/>
          <w:marRight w:val="0"/>
          <w:marTop w:val="0"/>
          <w:marBottom w:val="0"/>
          <w:divBdr>
            <w:top w:val="none" w:sz="0" w:space="0" w:color="auto"/>
            <w:left w:val="none" w:sz="0" w:space="0" w:color="auto"/>
            <w:bottom w:val="none" w:sz="0" w:space="0" w:color="auto"/>
            <w:right w:val="none" w:sz="0" w:space="0" w:color="auto"/>
          </w:divBdr>
        </w:div>
        <w:div w:id="2105567283">
          <w:marLeft w:val="640"/>
          <w:marRight w:val="0"/>
          <w:marTop w:val="0"/>
          <w:marBottom w:val="0"/>
          <w:divBdr>
            <w:top w:val="none" w:sz="0" w:space="0" w:color="auto"/>
            <w:left w:val="none" w:sz="0" w:space="0" w:color="auto"/>
            <w:bottom w:val="none" w:sz="0" w:space="0" w:color="auto"/>
            <w:right w:val="none" w:sz="0" w:space="0" w:color="auto"/>
          </w:divBdr>
        </w:div>
      </w:divsChild>
    </w:div>
    <w:div w:id="1407149495">
      <w:bodyDiv w:val="1"/>
      <w:marLeft w:val="0"/>
      <w:marRight w:val="0"/>
      <w:marTop w:val="0"/>
      <w:marBottom w:val="0"/>
      <w:divBdr>
        <w:top w:val="none" w:sz="0" w:space="0" w:color="auto"/>
        <w:left w:val="none" w:sz="0" w:space="0" w:color="auto"/>
        <w:bottom w:val="none" w:sz="0" w:space="0" w:color="auto"/>
        <w:right w:val="none" w:sz="0" w:space="0" w:color="auto"/>
      </w:divBdr>
      <w:divsChild>
        <w:div w:id="28142686">
          <w:marLeft w:val="640"/>
          <w:marRight w:val="0"/>
          <w:marTop w:val="0"/>
          <w:marBottom w:val="0"/>
          <w:divBdr>
            <w:top w:val="none" w:sz="0" w:space="0" w:color="auto"/>
            <w:left w:val="none" w:sz="0" w:space="0" w:color="auto"/>
            <w:bottom w:val="none" w:sz="0" w:space="0" w:color="auto"/>
            <w:right w:val="none" w:sz="0" w:space="0" w:color="auto"/>
          </w:divBdr>
        </w:div>
        <w:div w:id="67770951">
          <w:marLeft w:val="640"/>
          <w:marRight w:val="0"/>
          <w:marTop w:val="0"/>
          <w:marBottom w:val="0"/>
          <w:divBdr>
            <w:top w:val="none" w:sz="0" w:space="0" w:color="auto"/>
            <w:left w:val="none" w:sz="0" w:space="0" w:color="auto"/>
            <w:bottom w:val="none" w:sz="0" w:space="0" w:color="auto"/>
            <w:right w:val="none" w:sz="0" w:space="0" w:color="auto"/>
          </w:divBdr>
        </w:div>
        <w:div w:id="73282800">
          <w:marLeft w:val="640"/>
          <w:marRight w:val="0"/>
          <w:marTop w:val="0"/>
          <w:marBottom w:val="0"/>
          <w:divBdr>
            <w:top w:val="none" w:sz="0" w:space="0" w:color="auto"/>
            <w:left w:val="none" w:sz="0" w:space="0" w:color="auto"/>
            <w:bottom w:val="none" w:sz="0" w:space="0" w:color="auto"/>
            <w:right w:val="none" w:sz="0" w:space="0" w:color="auto"/>
          </w:divBdr>
        </w:div>
        <w:div w:id="119611384">
          <w:marLeft w:val="640"/>
          <w:marRight w:val="0"/>
          <w:marTop w:val="0"/>
          <w:marBottom w:val="0"/>
          <w:divBdr>
            <w:top w:val="none" w:sz="0" w:space="0" w:color="auto"/>
            <w:left w:val="none" w:sz="0" w:space="0" w:color="auto"/>
            <w:bottom w:val="none" w:sz="0" w:space="0" w:color="auto"/>
            <w:right w:val="none" w:sz="0" w:space="0" w:color="auto"/>
          </w:divBdr>
        </w:div>
        <w:div w:id="120349939">
          <w:marLeft w:val="640"/>
          <w:marRight w:val="0"/>
          <w:marTop w:val="0"/>
          <w:marBottom w:val="0"/>
          <w:divBdr>
            <w:top w:val="none" w:sz="0" w:space="0" w:color="auto"/>
            <w:left w:val="none" w:sz="0" w:space="0" w:color="auto"/>
            <w:bottom w:val="none" w:sz="0" w:space="0" w:color="auto"/>
            <w:right w:val="none" w:sz="0" w:space="0" w:color="auto"/>
          </w:divBdr>
        </w:div>
        <w:div w:id="128548551">
          <w:marLeft w:val="640"/>
          <w:marRight w:val="0"/>
          <w:marTop w:val="0"/>
          <w:marBottom w:val="0"/>
          <w:divBdr>
            <w:top w:val="none" w:sz="0" w:space="0" w:color="auto"/>
            <w:left w:val="none" w:sz="0" w:space="0" w:color="auto"/>
            <w:bottom w:val="none" w:sz="0" w:space="0" w:color="auto"/>
            <w:right w:val="none" w:sz="0" w:space="0" w:color="auto"/>
          </w:divBdr>
        </w:div>
        <w:div w:id="141240629">
          <w:marLeft w:val="640"/>
          <w:marRight w:val="0"/>
          <w:marTop w:val="0"/>
          <w:marBottom w:val="0"/>
          <w:divBdr>
            <w:top w:val="none" w:sz="0" w:space="0" w:color="auto"/>
            <w:left w:val="none" w:sz="0" w:space="0" w:color="auto"/>
            <w:bottom w:val="none" w:sz="0" w:space="0" w:color="auto"/>
            <w:right w:val="none" w:sz="0" w:space="0" w:color="auto"/>
          </w:divBdr>
        </w:div>
        <w:div w:id="163009462">
          <w:marLeft w:val="640"/>
          <w:marRight w:val="0"/>
          <w:marTop w:val="0"/>
          <w:marBottom w:val="0"/>
          <w:divBdr>
            <w:top w:val="none" w:sz="0" w:space="0" w:color="auto"/>
            <w:left w:val="none" w:sz="0" w:space="0" w:color="auto"/>
            <w:bottom w:val="none" w:sz="0" w:space="0" w:color="auto"/>
            <w:right w:val="none" w:sz="0" w:space="0" w:color="auto"/>
          </w:divBdr>
        </w:div>
        <w:div w:id="252403427">
          <w:marLeft w:val="640"/>
          <w:marRight w:val="0"/>
          <w:marTop w:val="0"/>
          <w:marBottom w:val="0"/>
          <w:divBdr>
            <w:top w:val="none" w:sz="0" w:space="0" w:color="auto"/>
            <w:left w:val="none" w:sz="0" w:space="0" w:color="auto"/>
            <w:bottom w:val="none" w:sz="0" w:space="0" w:color="auto"/>
            <w:right w:val="none" w:sz="0" w:space="0" w:color="auto"/>
          </w:divBdr>
        </w:div>
        <w:div w:id="291137793">
          <w:marLeft w:val="640"/>
          <w:marRight w:val="0"/>
          <w:marTop w:val="0"/>
          <w:marBottom w:val="0"/>
          <w:divBdr>
            <w:top w:val="none" w:sz="0" w:space="0" w:color="auto"/>
            <w:left w:val="none" w:sz="0" w:space="0" w:color="auto"/>
            <w:bottom w:val="none" w:sz="0" w:space="0" w:color="auto"/>
            <w:right w:val="none" w:sz="0" w:space="0" w:color="auto"/>
          </w:divBdr>
        </w:div>
        <w:div w:id="318466649">
          <w:marLeft w:val="640"/>
          <w:marRight w:val="0"/>
          <w:marTop w:val="0"/>
          <w:marBottom w:val="0"/>
          <w:divBdr>
            <w:top w:val="none" w:sz="0" w:space="0" w:color="auto"/>
            <w:left w:val="none" w:sz="0" w:space="0" w:color="auto"/>
            <w:bottom w:val="none" w:sz="0" w:space="0" w:color="auto"/>
            <w:right w:val="none" w:sz="0" w:space="0" w:color="auto"/>
          </w:divBdr>
        </w:div>
        <w:div w:id="440804879">
          <w:marLeft w:val="640"/>
          <w:marRight w:val="0"/>
          <w:marTop w:val="0"/>
          <w:marBottom w:val="0"/>
          <w:divBdr>
            <w:top w:val="none" w:sz="0" w:space="0" w:color="auto"/>
            <w:left w:val="none" w:sz="0" w:space="0" w:color="auto"/>
            <w:bottom w:val="none" w:sz="0" w:space="0" w:color="auto"/>
            <w:right w:val="none" w:sz="0" w:space="0" w:color="auto"/>
          </w:divBdr>
        </w:div>
        <w:div w:id="496773726">
          <w:marLeft w:val="640"/>
          <w:marRight w:val="0"/>
          <w:marTop w:val="0"/>
          <w:marBottom w:val="0"/>
          <w:divBdr>
            <w:top w:val="none" w:sz="0" w:space="0" w:color="auto"/>
            <w:left w:val="none" w:sz="0" w:space="0" w:color="auto"/>
            <w:bottom w:val="none" w:sz="0" w:space="0" w:color="auto"/>
            <w:right w:val="none" w:sz="0" w:space="0" w:color="auto"/>
          </w:divBdr>
        </w:div>
        <w:div w:id="515116990">
          <w:marLeft w:val="640"/>
          <w:marRight w:val="0"/>
          <w:marTop w:val="0"/>
          <w:marBottom w:val="0"/>
          <w:divBdr>
            <w:top w:val="none" w:sz="0" w:space="0" w:color="auto"/>
            <w:left w:val="none" w:sz="0" w:space="0" w:color="auto"/>
            <w:bottom w:val="none" w:sz="0" w:space="0" w:color="auto"/>
            <w:right w:val="none" w:sz="0" w:space="0" w:color="auto"/>
          </w:divBdr>
        </w:div>
        <w:div w:id="546531820">
          <w:marLeft w:val="640"/>
          <w:marRight w:val="0"/>
          <w:marTop w:val="0"/>
          <w:marBottom w:val="0"/>
          <w:divBdr>
            <w:top w:val="none" w:sz="0" w:space="0" w:color="auto"/>
            <w:left w:val="none" w:sz="0" w:space="0" w:color="auto"/>
            <w:bottom w:val="none" w:sz="0" w:space="0" w:color="auto"/>
            <w:right w:val="none" w:sz="0" w:space="0" w:color="auto"/>
          </w:divBdr>
        </w:div>
        <w:div w:id="589974368">
          <w:marLeft w:val="640"/>
          <w:marRight w:val="0"/>
          <w:marTop w:val="0"/>
          <w:marBottom w:val="0"/>
          <w:divBdr>
            <w:top w:val="none" w:sz="0" w:space="0" w:color="auto"/>
            <w:left w:val="none" w:sz="0" w:space="0" w:color="auto"/>
            <w:bottom w:val="none" w:sz="0" w:space="0" w:color="auto"/>
            <w:right w:val="none" w:sz="0" w:space="0" w:color="auto"/>
          </w:divBdr>
        </w:div>
        <w:div w:id="662464509">
          <w:marLeft w:val="640"/>
          <w:marRight w:val="0"/>
          <w:marTop w:val="0"/>
          <w:marBottom w:val="0"/>
          <w:divBdr>
            <w:top w:val="none" w:sz="0" w:space="0" w:color="auto"/>
            <w:left w:val="none" w:sz="0" w:space="0" w:color="auto"/>
            <w:bottom w:val="none" w:sz="0" w:space="0" w:color="auto"/>
            <w:right w:val="none" w:sz="0" w:space="0" w:color="auto"/>
          </w:divBdr>
        </w:div>
        <w:div w:id="711618659">
          <w:marLeft w:val="640"/>
          <w:marRight w:val="0"/>
          <w:marTop w:val="0"/>
          <w:marBottom w:val="0"/>
          <w:divBdr>
            <w:top w:val="none" w:sz="0" w:space="0" w:color="auto"/>
            <w:left w:val="none" w:sz="0" w:space="0" w:color="auto"/>
            <w:bottom w:val="none" w:sz="0" w:space="0" w:color="auto"/>
            <w:right w:val="none" w:sz="0" w:space="0" w:color="auto"/>
          </w:divBdr>
        </w:div>
        <w:div w:id="717364867">
          <w:marLeft w:val="640"/>
          <w:marRight w:val="0"/>
          <w:marTop w:val="0"/>
          <w:marBottom w:val="0"/>
          <w:divBdr>
            <w:top w:val="none" w:sz="0" w:space="0" w:color="auto"/>
            <w:left w:val="none" w:sz="0" w:space="0" w:color="auto"/>
            <w:bottom w:val="none" w:sz="0" w:space="0" w:color="auto"/>
            <w:right w:val="none" w:sz="0" w:space="0" w:color="auto"/>
          </w:divBdr>
        </w:div>
        <w:div w:id="724139602">
          <w:marLeft w:val="640"/>
          <w:marRight w:val="0"/>
          <w:marTop w:val="0"/>
          <w:marBottom w:val="0"/>
          <w:divBdr>
            <w:top w:val="none" w:sz="0" w:space="0" w:color="auto"/>
            <w:left w:val="none" w:sz="0" w:space="0" w:color="auto"/>
            <w:bottom w:val="none" w:sz="0" w:space="0" w:color="auto"/>
            <w:right w:val="none" w:sz="0" w:space="0" w:color="auto"/>
          </w:divBdr>
        </w:div>
        <w:div w:id="787892780">
          <w:marLeft w:val="640"/>
          <w:marRight w:val="0"/>
          <w:marTop w:val="0"/>
          <w:marBottom w:val="0"/>
          <w:divBdr>
            <w:top w:val="none" w:sz="0" w:space="0" w:color="auto"/>
            <w:left w:val="none" w:sz="0" w:space="0" w:color="auto"/>
            <w:bottom w:val="none" w:sz="0" w:space="0" w:color="auto"/>
            <w:right w:val="none" w:sz="0" w:space="0" w:color="auto"/>
          </w:divBdr>
        </w:div>
        <w:div w:id="789395442">
          <w:marLeft w:val="640"/>
          <w:marRight w:val="0"/>
          <w:marTop w:val="0"/>
          <w:marBottom w:val="0"/>
          <w:divBdr>
            <w:top w:val="none" w:sz="0" w:space="0" w:color="auto"/>
            <w:left w:val="none" w:sz="0" w:space="0" w:color="auto"/>
            <w:bottom w:val="none" w:sz="0" w:space="0" w:color="auto"/>
            <w:right w:val="none" w:sz="0" w:space="0" w:color="auto"/>
          </w:divBdr>
        </w:div>
        <w:div w:id="806895172">
          <w:marLeft w:val="640"/>
          <w:marRight w:val="0"/>
          <w:marTop w:val="0"/>
          <w:marBottom w:val="0"/>
          <w:divBdr>
            <w:top w:val="none" w:sz="0" w:space="0" w:color="auto"/>
            <w:left w:val="none" w:sz="0" w:space="0" w:color="auto"/>
            <w:bottom w:val="none" w:sz="0" w:space="0" w:color="auto"/>
            <w:right w:val="none" w:sz="0" w:space="0" w:color="auto"/>
          </w:divBdr>
        </w:div>
        <w:div w:id="813714750">
          <w:marLeft w:val="640"/>
          <w:marRight w:val="0"/>
          <w:marTop w:val="0"/>
          <w:marBottom w:val="0"/>
          <w:divBdr>
            <w:top w:val="none" w:sz="0" w:space="0" w:color="auto"/>
            <w:left w:val="none" w:sz="0" w:space="0" w:color="auto"/>
            <w:bottom w:val="none" w:sz="0" w:space="0" w:color="auto"/>
            <w:right w:val="none" w:sz="0" w:space="0" w:color="auto"/>
          </w:divBdr>
        </w:div>
        <w:div w:id="851988714">
          <w:marLeft w:val="640"/>
          <w:marRight w:val="0"/>
          <w:marTop w:val="0"/>
          <w:marBottom w:val="0"/>
          <w:divBdr>
            <w:top w:val="none" w:sz="0" w:space="0" w:color="auto"/>
            <w:left w:val="none" w:sz="0" w:space="0" w:color="auto"/>
            <w:bottom w:val="none" w:sz="0" w:space="0" w:color="auto"/>
            <w:right w:val="none" w:sz="0" w:space="0" w:color="auto"/>
          </w:divBdr>
        </w:div>
        <w:div w:id="902985940">
          <w:marLeft w:val="640"/>
          <w:marRight w:val="0"/>
          <w:marTop w:val="0"/>
          <w:marBottom w:val="0"/>
          <w:divBdr>
            <w:top w:val="none" w:sz="0" w:space="0" w:color="auto"/>
            <w:left w:val="none" w:sz="0" w:space="0" w:color="auto"/>
            <w:bottom w:val="none" w:sz="0" w:space="0" w:color="auto"/>
            <w:right w:val="none" w:sz="0" w:space="0" w:color="auto"/>
          </w:divBdr>
        </w:div>
        <w:div w:id="903761557">
          <w:marLeft w:val="640"/>
          <w:marRight w:val="0"/>
          <w:marTop w:val="0"/>
          <w:marBottom w:val="0"/>
          <w:divBdr>
            <w:top w:val="none" w:sz="0" w:space="0" w:color="auto"/>
            <w:left w:val="none" w:sz="0" w:space="0" w:color="auto"/>
            <w:bottom w:val="none" w:sz="0" w:space="0" w:color="auto"/>
            <w:right w:val="none" w:sz="0" w:space="0" w:color="auto"/>
          </w:divBdr>
        </w:div>
        <w:div w:id="916400955">
          <w:marLeft w:val="640"/>
          <w:marRight w:val="0"/>
          <w:marTop w:val="0"/>
          <w:marBottom w:val="0"/>
          <w:divBdr>
            <w:top w:val="none" w:sz="0" w:space="0" w:color="auto"/>
            <w:left w:val="none" w:sz="0" w:space="0" w:color="auto"/>
            <w:bottom w:val="none" w:sz="0" w:space="0" w:color="auto"/>
            <w:right w:val="none" w:sz="0" w:space="0" w:color="auto"/>
          </w:divBdr>
        </w:div>
        <w:div w:id="926497448">
          <w:marLeft w:val="640"/>
          <w:marRight w:val="0"/>
          <w:marTop w:val="0"/>
          <w:marBottom w:val="0"/>
          <w:divBdr>
            <w:top w:val="none" w:sz="0" w:space="0" w:color="auto"/>
            <w:left w:val="none" w:sz="0" w:space="0" w:color="auto"/>
            <w:bottom w:val="none" w:sz="0" w:space="0" w:color="auto"/>
            <w:right w:val="none" w:sz="0" w:space="0" w:color="auto"/>
          </w:divBdr>
        </w:div>
        <w:div w:id="936641952">
          <w:marLeft w:val="640"/>
          <w:marRight w:val="0"/>
          <w:marTop w:val="0"/>
          <w:marBottom w:val="0"/>
          <w:divBdr>
            <w:top w:val="none" w:sz="0" w:space="0" w:color="auto"/>
            <w:left w:val="none" w:sz="0" w:space="0" w:color="auto"/>
            <w:bottom w:val="none" w:sz="0" w:space="0" w:color="auto"/>
            <w:right w:val="none" w:sz="0" w:space="0" w:color="auto"/>
          </w:divBdr>
        </w:div>
        <w:div w:id="974919064">
          <w:marLeft w:val="640"/>
          <w:marRight w:val="0"/>
          <w:marTop w:val="0"/>
          <w:marBottom w:val="0"/>
          <w:divBdr>
            <w:top w:val="none" w:sz="0" w:space="0" w:color="auto"/>
            <w:left w:val="none" w:sz="0" w:space="0" w:color="auto"/>
            <w:bottom w:val="none" w:sz="0" w:space="0" w:color="auto"/>
            <w:right w:val="none" w:sz="0" w:space="0" w:color="auto"/>
          </w:divBdr>
        </w:div>
        <w:div w:id="1026324188">
          <w:marLeft w:val="640"/>
          <w:marRight w:val="0"/>
          <w:marTop w:val="0"/>
          <w:marBottom w:val="0"/>
          <w:divBdr>
            <w:top w:val="none" w:sz="0" w:space="0" w:color="auto"/>
            <w:left w:val="none" w:sz="0" w:space="0" w:color="auto"/>
            <w:bottom w:val="none" w:sz="0" w:space="0" w:color="auto"/>
            <w:right w:val="none" w:sz="0" w:space="0" w:color="auto"/>
          </w:divBdr>
        </w:div>
        <w:div w:id="1045451853">
          <w:marLeft w:val="640"/>
          <w:marRight w:val="0"/>
          <w:marTop w:val="0"/>
          <w:marBottom w:val="0"/>
          <w:divBdr>
            <w:top w:val="none" w:sz="0" w:space="0" w:color="auto"/>
            <w:left w:val="none" w:sz="0" w:space="0" w:color="auto"/>
            <w:bottom w:val="none" w:sz="0" w:space="0" w:color="auto"/>
            <w:right w:val="none" w:sz="0" w:space="0" w:color="auto"/>
          </w:divBdr>
        </w:div>
        <w:div w:id="1056320186">
          <w:marLeft w:val="640"/>
          <w:marRight w:val="0"/>
          <w:marTop w:val="0"/>
          <w:marBottom w:val="0"/>
          <w:divBdr>
            <w:top w:val="none" w:sz="0" w:space="0" w:color="auto"/>
            <w:left w:val="none" w:sz="0" w:space="0" w:color="auto"/>
            <w:bottom w:val="none" w:sz="0" w:space="0" w:color="auto"/>
            <w:right w:val="none" w:sz="0" w:space="0" w:color="auto"/>
          </w:divBdr>
        </w:div>
        <w:div w:id="1058477478">
          <w:marLeft w:val="640"/>
          <w:marRight w:val="0"/>
          <w:marTop w:val="0"/>
          <w:marBottom w:val="0"/>
          <w:divBdr>
            <w:top w:val="none" w:sz="0" w:space="0" w:color="auto"/>
            <w:left w:val="none" w:sz="0" w:space="0" w:color="auto"/>
            <w:bottom w:val="none" w:sz="0" w:space="0" w:color="auto"/>
            <w:right w:val="none" w:sz="0" w:space="0" w:color="auto"/>
          </w:divBdr>
        </w:div>
        <w:div w:id="1120226094">
          <w:marLeft w:val="640"/>
          <w:marRight w:val="0"/>
          <w:marTop w:val="0"/>
          <w:marBottom w:val="0"/>
          <w:divBdr>
            <w:top w:val="none" w:sz="0" w:space="0" w:color="auto"/>
            <w:left w:val="none" w:sz="0" w:space="0" w:color="auto"/>
            <w:bottom w:val="none" w:sz="0" w:space="0" w:color="auto"/>
            <w:right w:val="none" w:sz="0" w:space="0" w:color="auto"/>
          </w:divBdr>
        </w:div>
        <w:div w:id="1137994015">
          <w:marLeft w:val="640"/>
          <w:marRight w:val="0"/>
          <w:marTop w:val="0"/>
          <w:marBottom w:val="0"/>
          <w:divBdr>
            <w:top w:val="none" w:sz="0" w:space="0" w:color="auto"/>
            <w:left w:val="none" w:sz="0" w:space="0" w:color="auto"/>
            <w:bottom w:val="none" w:sz="0" w:space="0" w:color="auto"/>
            <w:right w:val="none" w:sz="0" w:space="0" w:color="auto"/>
          </w:divBdr>
        </w:div>
        <w:div w:id="1142770452">
          <w:marLeft w:val="640"/>
          <w:marRight w:val="0"/>
          <w:marTop w:val="0"/>
          <w:marBottom w:val="0"/>
          <w:divBdr>
            <w:top w:val="none" w:sz="0" w:space="0" w:color="auto"/>
            <w:left w:val="none" w:sz="0" w:space="0" w:color="auto"/>
            <w:bottom w:val="none" w:sz="0" w:space="0" w:color="auto"/>
            <w:right w:val="none" w:sz="0" w:space="0" w:color="auto"/>
          </w:divBdr>
        </w:div>
        <w:div w:id="1155681944">
          <w:marLeft w:val="640"/>
          <w:marRight w:val="0"/>
          <w:marTop w:val="0"/>
          <w:marBottom w:val="0"/>
          <w:divBdr>
            <w:top w:val="none" w:sz="0" w:space="0" w:color="auto"/>
            <w:left w:val="none" w:sz="0" w:space="0" w:color="auto"/>
            <w:bottom w:val="none" w:sz="0" w:space="0" w:color="auto"/>
            <w:right w:val="none" w:sz="0" w:space="0" w:color="auto"/>
          </w:divBdr>
        </w:div>
        <w:div w:id="1156259055">
          <w:marLeft w:val="640"/>
          <w:marRight w:val="0"/>
          <w:marTop w:val="0"/>
          <w:marBottom w:val="0"/>
          <w:divBdr>
            <w:top w:val="none" w:sz="0" w:space="0" w:color="auto"/>
            <w:left w:val="none" w:sz="0" w:space="0" w:color="auto"/>
            <w:bottom w:val="none" w:sz="0" w:space="0" w:color="auto"/>
            <w:right w:val="none" w:sz="0" w:space="0" w:color="auto"/>
          </w:divBdr>
        </w:div>
        <w:div w:id="1182937129">
          <w:marLeft w:val="640"/>
          <w:marRight w:val="0"/>
          <w:marTop w:val="0"/>
          <w:marBottom w:val="0"/>
          <w:divBdr>
            <w:top w:val="none" w:sz="0" w:space="0" w:color="auto"/>
            <w:left w:val="none" w:sz="0" w:space="0" w:color="auto"/>
            <w:bottom w:val="none" w:sz="0" w:space="0" w:color="auto"/>
            <w:right w:val="none" w:sz="0" w:space="0" w:color="auto"/>
          </w:divBdr>
        </w:div>
        <w:div w:id="1197427930">
          <w:marLeft w:val="640"/>
          <w:marRight w:val="0"/>
          <w:marTop w:val="0"/>
          <w:marBottom w:val="0"/>
          <w:divBdr>
            <w:top w:val="none" w:sz="0" w:space="0" w:color="auto"/>
            <w:left w:val="none" w:sz="0" w:space="0" w:color="auto"/>
            <w:bottom w:val="none" w:sz="0" w:space="0" w:color="auto"/>
            <w:right w:val="none" w:sz="0" w:space="0" w:color="auto"/>
          </w:divBdr>
        </w:div>
        <w:div w:id="1231190858">
          <w:marLeft w:val="640"/>
          <w:marRight w:val="0"/>
          <w:marTop w:val="0"/>
          <w:marBottom w:val="0"/>
          <w:divBdr>
            <w:top w:val="none" w:sz="0" w:space="0" w:color="auto"/>
            <w:left w:val="none" w:sz="0" w:space="0" w:color="auto"/>
            <w:bottom w:val="none" w:sz="0" w:space="0" w:color="auto"/>
            <w:right w:val="none" w:sz="0" w:space="0" w:color="auto"/>
          </w:divBdr>
        </w:div>
        <w:div w:id="1255673427">
          <w:marLeft w:val="640"/>
          <w:marRight w:val="0"/>
          <w:marTop w:val="0"/>
          <w:marBottom w:val="0"/>
          <w:divBdr>
            <w:top w:val="none" w:sz="0" w:space="0" w:color="auto"/>
            <w:left w:val="none" w:sz="0" w:space="0" w:color="auto"/>
            <w:bottom w:val="none" w:sz="0" w:space="0" w:color="auto"/>
            <w:right w:val="none" w:sz="0" w:space="0" w:color="auto"/>
          </w:divBdr>
        </w:div>
        <w:div w:id="1265379870">
          <w:marLeft w:val="640"/>
          <w:marRight w:val="0"/>
          <w:marTop w:val="0"/>
          <w:marBottom w:val="0"/>
          <w:divBdr>
            <w:top w:val="none" w:sz="0" w:space="0" w:color="auto"/>
            <w:left w:val="none" w:sz="0" w:space="0" w:color="auto"/>
            <w:bottom w:val="none" w:sz="0" w:space="0" w:color="auto"/>
            <w:right w:val="none" w:sz="0" w:space="0" w:color="auto"/>
          </w:divBdr>
        </w:div>
        <w:div w:id="1487740175">
          <w:marLeft w:val="640"/>
          <w:marRight w:val="0"/>
          <w:marTop w:val="0"/>
          <w:marBottom w:val="0"/>
          <w:divBdr>
            <w:top w:val="none" w:sz="0" w:space="0" w:color="auto"/>
            <w:left w:val="none" w:sz="0" w:space="0" w:color="auto"/>
            <w:bottom w:val="none" w:sz="0" w:space="0" w:color="auto"/>
            <w:right w:val="none" w:sz="0" w:space="0" w:color="auto"/>
          </w:divBdr>
        </w:div>
        <w:div w:id="1511942141">
          <w:marLeft w:val="640"/>
          <w:marRight w:val="0"/>
          <w:marTop w:val="0"/>
          <w:marBottom w:val="0"/>
          <w:divBdr>
            <w:top w:val="none" w:sz="0" w:space="0" w:color="auto"/>
            <w:left w:val="none" w:sz="0" w:space="0" w:color="auto"/>
            <w:bottom w:val="none" w:sz="0" w:space="0" w:color="auto"/>
            <w:right w:val="none" w:sz="0" w:space="0" w:color="auto"/>
          </w:divBdr>
        </w:div>
        <w:div w:id="1519732039">
          <w:marLeft w:val="640"/>
          <w:marRight w:val="0"/>
          <w:marTop w:val="0"/>
          <w:marBottom w:val="0"/>
          <w:divBdr>
            <w:top w:val="none" w:sz="0" w:space="0" w:color="auto"/>
            <w:left w:val="none" w:sz="0" w:space="0" w:color="auto"/>
            <w:bottom w:val="none" w:sz="0" w:space="0" w:color="auto"/>
            <w:right w:val="none" w:sz="0" w:space="0" w:color="auto"/>
          </w:divBdr>
        </w:div>
        <w:div w:id="1544950253">
          <w:marLeft w:val="640"/>
          <w:marRight w:val="0"/>
          <w:marTop w:val="0"/>
          <w:marBottom w:val="0"/>
          <w:divBdr>
            <w:top w:val="none" w:sz="0" w:space="0" w:color="auto"/>
            <w:left w:val="none" w:sz="0" w:space="0" w:color="auto"/>
            <w:bottom w:val="none" w:sz="0" w:space="0" w:color="auto"/>
            <w:right w:val="none" w:sz="0" w:space="0" w:color="auto"/>
          </w:divBdr>
        </w:div>
        <w:div w:id="1545172228">
          <w:marLeft w:val="640"/>
          <w:marRight w:val="0"/>
          <w:marTop w:val="0"/>
          <w:marBottom w:val="0"/>
          <w:divBdr>
            <w:top w:val="none" w:sz="0" w:space="0" w:color="auto"/>
            <w:left w:val="none" w:sz="0" w:space="0" w:color="auto"/>
            <w:bottom w:val="none" w:sz="0" w:space="0" w:color="auto"/>
            <w:right w:val="none" w:sz="0" w:space="0" w:color="auto"/>
          </w:divBdr>
        </w:div>
        <w:div w:id="1547906838">
          <w:marLeft w:val="640"/>
          <w:marRight w:val="0"/>
          <w:marTop w:val="0"/>
          <w:marBottom w:val="0"/>
          <w:divBdr>
            <w:top w:val="none" w:sz="0" w:space="0" w:color="auto"/>
            <w:left w:val="none" w:sz="0" w:space="0" w:color="auto"/>
            <w:bottom w:val="none" w:sz="0" w:space="0" w:color="auto"/>
            <w:right w:val="none" w:sz="0" w:space="0" w:color="auto"/>
          </w:divBdr>
        </w:div>
        <w:div w:id="1578510906">
          <w:marLeft w:val="640"/>
          <w:marRight w:val="0"/>
          <w:marTop w:val="0"/>
          <w:marBottom w:val="0"/>
          <w:divBdr>
            <w:top w:val="none" w:sz="0" w:space="0" w:color="auto"/>
            <w:left w:val="none" w:sz="0" w:space="0" w:color="auto"/>
            <w:bottom w:val="none" w:sz="0" w:space="0" w:color="auto"/>
            <w:right w:val="none" w:sz="0" w:space="0" w:color="auto"/>
          </w:divBdr>
        </w:div>
        <w:div w:id="1617054147">
          <w:marLeft w:val="640"/>
          <w:marRight w:val="0"/>
          <w:marTop w:val="0"/>
          <w:marBottom w:val="0"/>
          <w:divBdr>
            <w:top w:val="none" w:sz="0" w:space="0" w:color="auto"/>
            <w:left w:val="none" w:sz="0" w:space="0" w:color="auto"/>
            <w:bottom w:val="none" w:sz="0" w:space="0" w:color="auto"/>
            <w:right w:val="none" w:sz="0" w:space="0" w:color="auto"/>
          </w:divBdr>
        </w:div>
        <w:div w:id="1617130848">
          <w:marLeft w:val="640"/>
          <w:marRight w:val="0"/>
          <w:marTop w:val="0"/>
          <w:marBottom w:val="0"/>
          <w:divBdr>
            <w:top w:val="none" w:sz="0" w:space="0" w:color="auto"/>
            <w:left w:val="none" w:sz="0" w:space="0" w:color="auto"/>
            <w:bottom w:val="none" w:sz="0" w:space="0" w:color="auto"/>
            <w:right w:val="none" w:sz="0" w:space="0" w:color="auto"/>
          </w:divBdr>
        </w:div>
        <w:div w:id="1622223184">
          <w:marLeft w:val="640"/>
          <w:marRight w:val="0"/>
          <w:marTop w:val="0"/>
          <w:marBottom w:val="0"/>
          <w:divBdr>
            <w:top w:val="none" w:sz="0" w:space="0" w:color="auto"/>
            <w:left w:val="none" w:sz="0" w:space="0" w:color="auto"/>
            <w:bottom w:val="none" w:sz="0" w:space="0" w:color="auto"/>
            <w:right w:val="none" w:sz="0" w:space="0" w:color="auto"/>
          </w:divBdr>
        </w:div>
        <w:div w:id="1723091251">
          <w:marLeft w:val="640"/>
          <w:marRight w:val="0"/>
          <w:marTop w:val="0"/>
          <w:marBottom w:val="0"/>
          <w:divBdr>
            <w:top w:val="none" w:sz="0" w:space="0" w:color="auto"/>
            <w:left w:val="none" w:sz="0" w:space="0" w:color="auto"/>
            <w:bottom w:val="none" w:sz="0" w:space="0" w:color="auto"/>
            <w:right w:val="none" w:sz="0" w:space="0" w:color="auto"/>
          </w:divBdr>
        </w:div>
        <w:div w:id="1752581156">
          <w:marLeft w:val="640"/>
          <w:marRight w:val="0"/>
          <w:marTop w:val="0"/>
          <w:marBottom w:val="0"/>
          <w:divBdr>
            <w:top w:val="none" w:sz="0" w:space="0" w:color="auto"/>
            <w:left w:val="none" w:sz="0" w:space="0" w:color="auto"/>
            <w:bottom w:val="none" w:sz="0" w:space="0" w:color="auto"/>
            <w:right w:val="none" w:sz="0" w:space="0" w:color="auto"/>
          </w:divBdr>
        </w:div>
        <w:div w:id="1756898480">
          <w:marLeft w:val="640"/>
          <w:marRight w:val="0"/>
          <w:marTop w:val="0"/>
          <w:marBottom w:val="0"/>
          <w:divBdr>
            <w:top w:val="none" w:sz="0" w:space="0" w:color="auto"/>
            <w:left w:val="none" w:sz="0" w:space="0" w:color="auto"/>
            <w:bottom w:val="none" w:sz="0" w:space="0" w:color="auto"/>
            <w:right w:val="none" w:sz="0" w:space="0" w:color="auto"/>
          </w:divBdr>
        </w:div>
        <w:div w:id="1759520867">
          <w:marLeft w:val="640"/>
          <w:marRight w:val="0"/>
          <w:marTop w:val="0"/>
          <w:marBottom w:val="0"/>
          <w:divBdr>
            <w:top w:val="none" w:sz="0" w:space="0" w:color="auto"/>
            <w:left w:val="none" w:sz="0" w:space="0" w:color="auto"/>
            <w:bottom w:val="none" w:sz="0" w:space="0" w:color="auto"/>
            <w:right w:val="none" w:sz="0" w:space="0" w:color="auto"/>
          </w:divBdr>
        </w:div>
        <w:div w:id="1780493341">
          <w:marLeft w:val="640"/>
          <w:marRight w:val="0"/>
          <w:marTop w:val="0"/>
          <w:marBottom w:val="0"/>
          <w:divBdr>
            <w:top w:val="none" w:sz="0" w:space="0" w:color="auto"/>
            <w:left w:val="none" w:sz="0" w:space="0" w:color="auto"/>
            <w:bottom w:val="none" w:sz="0" w:space="0" w:color="auto"/>
            <w:right w:val="none" w:sz="0" w:space="0" w:color="auto"/>
          </w:divBdr>
        </w:div>
        <w:div w:id="1782648262">
          <w:marLeft w:val="640"/>
          <w:marRight w:val="0"/>
          <w:marTop w:val="0"/>
          <w:marBottom w:val="0"/>
          <w:divBdr>
            <w:top w:val="none" w:sz="0" w:space="0" w:color="auto"/>
            <w:left w:val="none" w:sz="0" w:space="0" w:color="auto"/>
            <w:bottom w:val="none" w:sz="0" w:space="0" w:color="auto"/>
            <w:right w:val="none" w:sz="0" w:space="0" w:color="auto"/>
          </w:divBdr>
        </w:div>
        <w:div w:id="1798833994">
          <w:marLeft w:val="640"/>
          <w:marRight w:val="0"/>
          <w:marTop w:val="0"/>
          <w:marBottom w:val="0"/>
          <w:divBdr>
            <w:top w:val="none" w:sz="0" w:space="0" w:color="auto"/>
            <w:left w:val="none" w:sz="0" w:space="0" w:color="auto"/>
            <w:bottom w:val="none" w:sz="0" w:space="0" w:color="auto"/>
            <w:right w:val="none" w:sz="0" w:space="0" w:color="auto"/>
          </w:divBdr>
        </w:div>
        <w:div w:id="1838765053">
          <w:marLeft w:val="640"/>
          <w:marRight w:val="0"/>
          <w:marTop w:val="0"/>
          <w:marBottom w:val="0"/>
          <w:divBdr>
            <w:top w:val="none" w:sz="0" w:space="0" w:color="auto"/>
            <w:left w:val="none" w:sz="0" w:space="0" w:color="auto"/>
            <w:bottom w:val="none" w:sz="0" w:space="0" w:color="auto"/>
            <w:right w:val="none" w:sz="0" w:space="0" w:color="auto"/>
          </w:divBdr>
        </w:div>
        <w:div w:id="1887253087">
          <w:marLeft w:val="640"/>
          <w:marRight w:val="0"/>
          <w:marTop w:val="0"/>
          <w:marBottom w:val="0"/>
          <w:divBdr>
            <w:top w:val="none" w:sz="0" w:space="0" w:color="auto"/>
            <w:left w:val="none" w:sz="0" w:space="0" w:color="auto"/>
            <w:bottom w:val="none" w:sz="0" w:space="0" w:color="auto"/>
            <w:right w:val="none" w:sz="0" w:space="0" w:color="auto"/>
          </w:divBdr>
        </w:div>
        <w:div w:id="1902518112">
          <w:marLeft w:val="640"/>
          <w:marRight w:val="0"/>
          <w:marTop w:val="0"/>
          <w:marBottom w:val="0"/>
          <w:divBdr>
            <w:top w:val="none" w:sz="0" w:space="0" w:color="auto"/>
            <w:left w:val="none" w:sz="0" w:space="0" w:color="auto"/>
            <w:bottom w:val="none" w:sz="0" w:space="0" w:color="auto"/>
            <w:right w:val="none" w:sz="0" w:space="0" w:color="auto"/>
          </w:divBdr>
        </w:div>
        <w:div w:id="1903101974">
          <w:marLeft w:val="640"/>
          <w:marRight w:val="0"/>
          <w:marTop w:val="0"/>
          <w:marBottom w:val="0"/>
          <w:divBdr>
            <w:top w:val="none" w:sz="0" w:space="0" w:color="auto"/>
            <w:left w:val="none" w:sz="0" w:space="0" w:color="auto"/>
            <w:bottom w:val="none" w:sz="0" w:space="0" w:color="auto"/>
            <w:right w:val="none" w:sz="0" w:space="0" w:color="auto"/>
          </w:divBdr>
        </w:div>
        <w:div w:id="1919094990">
          <w:marLeft w:val="640"/>
          <w:marRight w:val="0"/>
          <w:marTop w:val="0"/>
          <w:marBottom w:val="0"/>
          <w:divBdr>
            <w:top w:val="none" w:sz="0" w:space="0" w:color="auto"/>
            <w:left w:val="none" w:sz="0" w:space="0" w:color="auto"/>
            <w:bottom w:val="none" w:sz="0" w:space="0" w:color="auto"/>
            <w:right w:val="none" w:sz="0" w:space="0" w:color="auto"/>
          </w:divBdr>
        </w:div>
        <w:div w:id="1971087315">
          <w:marLeft w:val="640"/>
          <w:marRight w:val="0"/>
          <w:marTop w:val="0"/>
          <w:marBottom w:val="0"/>
          <w:divBdr>
            <w:top w:val="none" w:sz="0" w:space="0" w:color="auto"/>
            <w:left w:val="none" w:sz="0" w:space="0" w:color="auto"/>
            <w:bottom w:val="none" w:sz="0" w:space="0" w:color="auto"/>
            <w:right w:val="none" w:sz="0" w:space="0" w:color="auto"/>
          </w:divBdr>
        </w:div>
        <w:div w:id="1975484050">
          <w:marLeft w:val="640"/>
          <w:marRight w:val="0"/>
          <w:marTop w:val="0"/>
          <w:marBottom w:val="0"/>
          <w:divBdr>
            <w:top w:val="none" w:sz="0" w:space="0" w:color="auto"/>
            <w:left w:val="none" w:sz="0" w:space="0" w:color="auto"/>
            <w:bottom w:val="none" w:sz="0" w:space="0" w:color="auto"/>
            <w:right w:val="none" w:sz="0" w:space="0" w:color="auto"/>
          </w:divBdr>
        </w:div>
        <w:div w:id="1986272980">
          <w:marLeft w:val="640"/>
          <w:marRight w:val="0"/>
          <w:marTop w:val="0"/>
          <w:marBottom w:val="0"/>
          <w:divBdr>
            <w:top w:val="none" w:sz="0" w:space="0" w:color="auto"/>
            <w:left w:val="none" w:sz="0" w:space="0" w:color="auto"/>
            <w:bottom w:val="none" w:sz="0" w:space="0" w:color="auto"/>
            <w:right w:val="none" w:sz="0" w:space="0" w:color="auto"/>
          </w:divBdr>
        </w:div>
        <w:div w:id="2027752507">
          <w:marLeft w:val="640"/>
          <w:marRight w:val="0"/>
          <w:marTop w:val="0"/>
          <w:marBottom w:val="0"/>
          <w:divBdr>
            <w:top w:val="none" w:sz="0" w:space="0" w:color="auto"/>
            <w:left w:val="none" w:sz="0" w:space="0" w:color="auto"/>
            <w:bottom w:val="none" w:sz="0" w:space="0" w:color="auto"/>
            <w:right w:val="none" w:sz="0" w:space="0" w:color="auto"/>
          </w:divBdr>
        </w:div>
        <w:div w:id="2028096052">
          <w:marLeft w:val="640"/>
          <w:marRight w:val="0"/>
          <w:marTop w:val="0"/>
          <w:marBottom w:val="0"/>
          <w:divBdr>
            <w:top w:val="none" w:sz="0" w:space="0" w:color="auto"/>
            <w:left w:val="none" w:sz="0" w:space="0" w:color="auto"/>
            <w:bottom w:val="none" w:sz="0" w:space="0" w:color="auto"/>
            <w:right w:val="none" w:sz="0" w:space="0" w:color="auto"/>
          </w:divBdr>
        </w:div>
        <w:div w:id="2036037380">
          <w:marLeft w:val="640"/>
          <w:marRight w:val="0"/>
          <w:marTop w:val="0"/>
          <w:marBottom w:val="0"/>
          <w:divBdr>
            <w:top w:val="none" w:sz="0" w:space="0" w:color="auto"/>
            <w:left w:val="none" w:sz="0" w:space="0" w:color="auto"/>
            <w:bottom w:val="none" w:sz="0" w:space="0" w:color="auto"/>
            <w:right w:val="none" w:sz="0" w:space="0" w:color="auto"/>
          </w:divBdr>
        </w:div>
        <w:div w:id="2037415647">
          <w:marLeft w:val="640"/>
          <w:marRight w:val="0"/>
          <w:marTop w:val="0"/>
          <w:marBottom w:val="0"/>
          <w:divBdr>
            <w:top w:val="none" w:sz="0" w:space="0" w:color="auto"/>
            <w:left w:val="none" w:sz="0" w:space="0" w:color="auto"/>
            <w:bottom w:val="none" w:sz="0" w:space="0" w:color="auto"/>
            <w:right w:val="none" w:sz="0" w:space="0" w:color="auto"/>
          </w:divBdr>
        </w:div>
        <w:div w:id="2045865664">
          <w:marLeft w:val="640"/>
          <w:marRight w:val="0"/>
          <w:marTop w:val="0"/>
          <w:marBottom w:val="0"/>
          <w:divBdr>
            <w:top w:val="none" w:sz="0" w:space="0" w:color="auto"/>
            <w:left w:val="none" w:sz="0" w:space="0" w:color="auto"/>
            <w:bottom w:val="none" w:sz="0" w:space="0" w:color="auto"/>
            <w:right w:val="none" w:sz="0" w:space="0" w:color="auto"/>
          </w:divBdr>
        </w:div>
        <w:div w:id="2082867845">
          <w:marLeft w:val="640"/>
          <w:marRight w:val="0"/>
          <w:marTop w:val="0"/>
          <w:marBottom w:val="0"/>
          <w:divBdr>
            <w:top w:val="none" w:sz="0" w:space="0" w:color="auto"/>
            <w:left w:val="none" w:sz="0" w:space="0" w:color="auto"/>
            <w:bottom w:val="none" w:sz="0" w:space="0" w:color="auto"/>
            <w:right w:val="none" w:sz="0" w:space="0" w:color="auto"/>
          </w:divBdr>
        </w:div>
        <w:div w:id="2087847306">
          <w:marLeft w:val="640"/>
          <w:marRight w:val="0"/>
          <w:marTop w:val="0"/>
          <w:marBottom w:val="0"/>
          <w:divBdr>
            <w:top w:val="none" w:sz="0" w:space="0" w:color="auto"/>
            <w:left w:val="none" w:sz="0" w:space="0" w:color="auto"/>
            <w:bottom w:val="none" w:sz="0" w:space="0" w:color="auto"/>
            <w:right w:val="none" w:sz="0" w:space="0" w:color="auto"/>
          </w:divBdr>
        </w:div>
        <w:div w:id="2110274068">
          <w:marLeft w:val="640"/>
          <w:marRight w:val="0"/>
          <w:marTop w:val="0"/>
          <w:marBottom w:val="0"/>
          <w:divBdr>
            <w:top w:val="none" w:sz="0" w:space="0" w:color="auto"/>
            <w:left w:val="none" w:sz="0" w:space="0" w:color="auto"/>
            <w:bottom w:val="none" w:sz="0" w:space="0" w:color="auto"/>
            <w:right w:val="none" w:sz="0" w:space="0" w:color="auto"/>
          </w:divBdr>
        </w:div>
        <w:div w:id="2118714755">
          <w:marLeft w:val="640"/>
          <w:marRight w:val="0"/>
          <w:marTop w:val="0"/>
          <w:marBottom w:val="0"/>
          <w:divBdr>
            <w:top w:val="none" w:sz="0" w:space="0" w:color="auto"/>
            <w:left w:val="none" w:sz="0" w:space="0" w:color="auto"/>
            <w:bottom w:val="none" w:sz="0" w:space="0" w:color="auto"/>
            <w:right w:val="none" w:sz="0" w:space="0" w:color="auto"/>
          </w:divBdr>
        </w:div>
        <w:div w:id="2135754235">
          <w:marLeft w:val="640"/>
          <w:marRight w:val="0"/>
          <w:marTop w:val="0"/>
          <w:marBottom w:val="0"/>
          <w:divBdr>
            <w:top w:val="none" w:sz="0" w:space="0" w:color="auto"/>
            <w:left w:val="none" w:sz="0" w:space="0" w:color="auto"/>
            <w:bottom w:val="none" w:sz="0" w:space="0" w:color="auto"/>
            <w:right w:val="none" w:sz="0" w:space="0" w:color="auto"/>
          </w:divBdr>
        </w:div>
      </w:divsChild>
    </w:div>
    <w:div w:id="1408264466">
      <w:bodyDiv w:val="1"/>
      <w:marLeft w:val="0"/>
      <w:marRight w:val="0"/>
      <w:marTop w:val="0"/>
      <w:marBottom w:val="0"/>
      <w:divBdr>
        <w:top w:val="none" w:sz="0" w:space="0" w:color="auto"/>
        <w:left w:val="none" w:sz="0" w:space="0" w:color="auto"/>
        <w:bottom w:val="none" w:sz="0" w:space="0" w:color="auto"/>
        <w:right w:val="none" w:sz="0" w:space="0" w:color="auto"/>
      </w:divBdr>
      <w:divsChild>
        <w:div w:id="26764427">
          <w:marLeft w:val="640"/>
          <w:marRight w:val="0"/>
          <w:marTop w:val="0"/>
          <w:marBottom w:val="0"/>
          <w:divBdr>
            <w:top w:val="none" w:sz="0" w:space="0" w:color="auto"/>
            <w:left w:val="none" w:sz="0" w:space="0" w:color="auto"/>
            <w:bottom w:val="none" w:sz="0" w:space="0" w:color="auto"/>
            <w:right w:val="none" w:sz="0" w:space="0" w:color="auto"/>
          </w:divBdr>
        </w:div>
        <w:div w:id="48959782">
          <w:marLeft w:val="640"/>
          <w:marRight w:val="0"/>
          <w:marTop w:val="0"/>
          <w:marBottom w:val="0"/>
          <w:divBdr>
            <w:top w:val="none" w:sz="0" w:space="0" w:color="auto"/>
            <w:left w:val="none" w:sz="0" w:space="0" w:color="auto"/>
            <w:bottom w:val="none" w:sz="0" w:space="0" w:color="auto"/>
            <w:right w:val="none" w:sz="0" w:space="0" w:color="auto"/>
          </w:divBdr>
        </w:div>
        <w:div w:id="74322466">
          <w:marLeft w:val="640"/>
          <w:marRight w:val="0"/>
          <w:marTop w:val="0"/>
          <w:marBottom w:val="0"/>
          <w:divBdr>
            <w:top w:val="none" w:sz="0" w:space="0" w:color="auto"/>
            <w:left w:val="none" w:sz="0" w:space="0" w:color="auto"/>
            <w:bottom w:val="none" w:sz="0" w:space="0" w:color="auto"/>
            <w:right w:val="none" w:sz="0" w:space="0" w:color="auto"/>
          </w:divBdr>
        </w:div>
        <w:div w:id="75594950">
          <w:marLeft w:val="640"/>
          <w:marRight w:val="0"/>
          <w:marTop w:val="0"/>
          <w:marBottom w:val="0"/>
          <w:divBdr>
            <w:top w:val="none" w:sz="0" w:space="0" w:color="auto"/>
            <w:left w:val="none" w:sz="0" w:space="0" w:color="auto"/>
            <w:bottom w:val="none" w:sz="0" w:space="0" w:color="auto"/>
            <w:right w:val="none" w:sz="0" w:space="0" w:color="auto"/>
          </w:divBdr>
        </w:div>
        <w:div w:id="98838129">
          <w:marLeft w:val="640"/>
          <w:marRight w:val="0"/>
          <w:marTop w:val="0"/>
          <w:marBottom w:val="0"/>
          <w:divBdr>
            <w:top w:val="none" w:sz="0" w:space="0" w:color="auto"/>
            <w:left w:val="none" w:sz="0" w:space="0" w:color="auto"/>
            <w:bottom w:val="none" w:sz="0" w:space="0" w:color="auto"/>
            <w:right w:val="none" w:sz="0" w:space="0" w:color="auto"/>
          </w:divBdr>
        </w:div>
        <w:div w:id="174265916">
          <w:marLeft w:val="640"/>
          <w:marRight w:val="0"/>
          <w:marTop w:val="0"/>
          <w:marBottom w:val="0"/>
          <w:divBdr>
            <w:top w:val="none" w:sz="0" w:space="0" w:color="auto"/>
            <w:left w:val="none" w:sz="0" w:space="0" w:color="auto"/>
            <w:bottom w:val="none" w:sz="0" w:space="0" w:color="auto"/>
            <w:right w:val="none" w:sz="0" w:space="0" w:color="auto"/>
          </w:divBdr>
        </w:div>
        <w:div w:id="205223936">
          <w:marLeft w:val="640"/>
          <w:marRight w:val="0"/>
          <w:marTop w:val="0"/>
          <w:marBottom w:val="0"/>
          <w:divBdr>
            <w:top w:val="none" w:sz="0" w:space="0" w:color="auto"/>
            <w:left w:val="none" w:sz="0" w:space="0" w:color="auto"/>
            <w:bottom w:val="none" w:sz="0" w:space="0" w:color="auto"/>
            <w:right w:val="none" w:sz="0" w:space="0" w:color="auto"/>
          </w:divBdr>
        </w:div>
        <w:div w:id="211037071">
          <w:marLeft w:val="640"/>
          <w:marRight w:val="0"/>
          <w:marTop w:val="0"/>
          <w:marBottom w:val="0"/>
          <w:divBdr>
            <w:top w:val="none" w:sz="0" w:space="0" w:color="auto"/>
            <w:left w:val="none" w:sz="0" w:space="0" w:color="auto"/>
            <w:bottom w:val="none" w:sz="0" w:space="0" w:color="auto"/>
            <w:right w:val="none" w:sz="0" w:space="0" w:color="auto"/>
          </w:divBdr>
        </w:div>
        <w:div w:id="211230616">
          <w:marLeft w:val="640"/>
          <w:marRight w:val="0"/>
          <w:marTop w:val="0"/>
          <w:marBottom w:val="0"/>
          <w:divBdr>
            <w:top w:val="none" w:sz="0" w:space="0" w:color="auto"/>
            <w:left w:val="none" w:sz="0" w:space="0" w:color="auto"/>
            <w:bottom w:val="none" w:sz="0" w:space="0" w:color="auto"/>
            <w:right w:val="none" w:sz="0" w:space="0" w:color="auto"/>
          </w:divBdr>
        </w:div>
        <w:div w:id="239605786">
          <w:marLeft w:val="640"/>
          <w:marRight w:val="0"/>
          <w:marTop w:val="0"/>
          <w:marBottom w:val="0"/>
          <w:divBdr>
            <w:top w:val="none" w:sz="0" w:space="0" w:color="auto"/>
            <w:left w:val="none" w:sz="0" w:space="0" w:color="auto"/>
            <w:bottom w:val="none" w:sz="0" w:space="0" w:color="auto"/>
            <w:right w:val="none" w:sz="0" w:space="0" w:color="auto"/>
          </w:divBdr>
        </w:div>
        <w:div w:id="240792617">
          <w:marLeft w:val="640"/>
          <w:marRight w:val="0"/>
          <w:marTop w:val="0"/>
          <w:marBottom w:val="0"/>
          <w:divBdr>
            <w:top w:val="none" w:sz="0" w:space="0" w:color="auto"/>
            <w:left w:val="none" w:sz="0" w:space="0" w:color="auto"/>
            <w:bottom w:val="none" w:sz="0" w:space="0" w:color="auto"/>
            <w:right w:val="none" w:sz="0" w:space="0" w:color="auto"/>
          </w:divBdr>
        </w:div>
        <w:div w:id="273906299">
          <w:marLeft w:val="640"/>
          <w:marRight w:val="0"/>
          <w:marTop w:val="0"/>
          <w:marBottom w:val="0"/>
          <w:divBdr>
            <w:top w:val="none" w:sz="0" w:space="0" w:color="auto"/>
            <w:left w:val="none" w:sz="0" w:space="0" w:color="auto"/>
            <w:bottom w:val="none" w:sz="0" w:space="0" w:color="auto"/>
            <w:right w:val="none" w:sz="0" w:space="0" w:color="auto"/>
          </w:divBdr>
        </w:div>
        <w:div w:id="279578122">
          <w:marLeft w:val="640"/>
          <w:marRight w:val="0"/>
          <w:marTop w:val="0"/>
          <w:marBottom w:val="0"/>
          <w:divBdr>
            <w:top w:val="none" w:sz="0" w:space="0" w:color="auto"/>
            <w:left w:val="none" w:sz="0" w:space="0" w:color="auto"/>
            <w:bottom w:val="none" w:sz="0" w:space="0" w:color="auto"/>
            <w:right w:val="none" w:sz="0" w:space="0" w:color="auto"/>
          </w:divBdr>
        </w:div>
        <w:div w:id="287931679">
          <w:marLeft w:val="640"/>
          <w:marRight w:val="0"/>
          <w:marTop w:val="0"/>
          <w:marBottom w:val="0"/>
          <w:divBdr>
            <w:top w:val="none" w:sz="0" w:space="0" w:color="auto"/>
            <w:left w:val="none" w:sz="0" w:space="0" w:color="auto"/>
            <w:bottom w:val="none" w:sz="0" w:space="0" w:color="auto"/>
            <w:right w:val="none" w:sz="0" w:space="0" w:color="auto"/>
          </w:divBdr>
        </w:div>
        <w:div w:id="295985794">
          <w:marLeft w:val="640"/>
          <w:marRight w:val="0"/>
          <w:marTop w:val="0"/>
          <w:marBottom w:val="0"/>
          <w:divBdr>
            <w:top w:val="none" w:sz="0" w:space="0" w:color="auto"/>
            <w:left w:val="none" w:sz="0" w:space="0" w:color="auto"/>
            <w:bottom w:val="none" w:sz="0" w:space="0" w:color="auto"/>
            <w:right w:val="none" w:sz="0" w:space="0" w:color="auto"/>
          </w:divBdr>
        </w:div>
        <w:div w:id="302274873">
          <w:marLeft w:val="640"/>
          <w:marRight w:val="0"/>
          <w:marTop w:val="0"/>
          <w:marBottom w:val="0"/>
          <w:divBdr>
            <w:top w:val="none" w:sz="0" w:space="0" w:color="auto"/>
            <w:left w:val="none" w:sz="0" w:space="0" w:color="auto"/>
            <w:bottom w:val="none" w:sz="0" w:space="0" w:color="auto"/>
            <w:right w:val="none" w:sz="0" w:space="0" w:color="auto"/>
          </w:divBdr>
        </w:div>
        <w:div w:id="333725585">
          <w:marLeft w:val="640"/>
          <w:marRight w:val="0"/>
          <w:marTop w:val="0"/>
          <w:marBottom w:val="0"/>
          <w:divBdr>
            <w:top w:val="none" w:sz="0" w:space="0" w:color="auto"/>
            <w:left w:val="none" w:sz="0" w:space="0" w:color="auto"/>
            <w:bottom w:val="none" w:sz="0" w:space="0" w:color="auto"/>
            <w:right w:val="none" w:sz="0" w:space="0" w:color="auto"/>
          </w:divBdr>
        </w:div>
        <w:div w:id="350225986">
          <w:marLeft w:val="640"/>
          <w:marRight w:val="0"/>
          <w:marTop w:val="0"/>
          <w:marBottom w:val="0"/>
          <w:divBdr>
            <w:top w:val="none" w:sz="0" w:space="0" w:color="auto"/>
            <w:left w:val="none" w:sz="0" w:space="0" w:color="auto"/>
            <w:bottom w:val="none" w:sz="0" w:space="0" w:color="auto"/>
            <w:right w:val="none" w:sz="0" w:space="0" w:color="auto"/>
          </w:divBdr>
        </w:div>
        <w:div w:id="354237858">
          <w:marLeft w:val="640"/>
          <w:marRight w:val="0"/>
          <w:marTop w:val="0"/>
          <w:marBottom w:val="0"/>
          <w:divBdr>
            <w:top w:val="none" w:sz="0" w:space="0" w:color="auto"/>
            <w:left w:val="none" w:sz="0" w:space="0" w:color="auto"/>
            <w:bottom w:val="none" w:sz="0" w:space="0" w:color="auto"/>
            <w:right w:val="none" w:sz="0" w:space="0" w:color="auto"/>
          </w:divBdr>
        </w:div>
        <w:div w:id="361367685">
          <w:marLeft w:val="640"/>
          <w:marRight w:val="0"/>
          <w:marTop w:val="0"/>
          <w:marBottom w:val="0"/>
          <w:divBdr>
            <w:top w:val="none" w:sz="0" w:space="0" w:color="auto"/>
            <w:left w:val="none" w:sz="0" w:space="0" w:color="auto"/>
            <w:bottom w:val="none" w:sz="0" w:space="0" w:color="auto"/>
            <w:right w:val="none" w:sz="0" w:space="0" w:color="auto"/>
          </w:divBdr>
        </w:div>
        <w:div w:id="386880917">
          <w:marLeft w:val="640"/>
          <w:marRight w:val="0"/>
          <w:marTop w:val="0"/>
          <w:marBottom w:val="0"/>
          <w:divBdr>
            <w:top w:val="none" w:sz="0" w:space="0" w:color="auto"/>
            <w:left w:val="none" w:sz="0" w:space="0" w:color="auto"/>
            <w:bottom w:val="none" w:sz="0" w:space="0" w:color="auto"/>
            <w:right w:val="none" w:sz="0" w:space="0" w:color="auto"/>
          </w:divBdr>
        </w:div>
        <w:div w:id="398940870">
          <w:marLeft w:val="640"/>
          <w:marRight w:val="0"/>
          <w:marTop w:val="0"/>
          <w:marBottom w:val="0"/>
          <w:divBdr>
            <w:top w:val="none" w:sz="0" w:space="0" w:color="auto"/>
            <w:left w:val="none" w:sz="0" w:space="0" w:color="auto"/>
            <w:bottom w:val="none" w:sz="0" w:space="0" w:color="auto"/>
            <w:right w:val="none" w:sz="0" w:space="0" w:color="auto"/>
          </w:divBdr>
        </w:div>
        <w:div w:id="402529741">
          <w:marLeft w:val="640"/>
          <w:marRight w:val="0"/>
          <w:marTop w:val="0"/>
          <w:marBottom w:val="0"/>
          <w:divBdr>
            <w:top w:val="none" w:sz="0" w:space="0" w:color="auto"/>
            <w:left w:val="none" w:sz="0" w:space="0" w:color="auto"/>
            <w:bottom w:val="none" w:sz="0" w:space="0" w:color="auto"/>
            <w:right w:val="none" w:sz="0" w:space="0" w:color="auto"/>
          </w:divBdr>
        </w:div>
        <w:div w:id="418908523">
          <w:marLeft w:val="640"/>
          <w:marRight w:val="0"/>
          <w:marTop w:val="0"/>
          <w:marBottom w:val="0"/>
          <w:divBdr>
            <w:top w:val="none" w:sz="0" w:space="0" w:color="auto"/>
            <w:left w:val="none" w:sz="0" w:space="0" w:color="auto"/>
            <w:bottom w:val="none" w:sz="0" w:space="0" w:color="auto"/>
            <w:right w:val="none" w:sz="0" w:space="0" w:color="auto"/>
          </w:divBdr>
        </w:div>
        <w:div w:id="432551543">
          <w:marLeft w:val="640"/>
          <w:marRight w:val="0"/>
          <w:marTop w:val="0"/>
          <w:marBottom w:val="0"/>
          <w:divBdr>
            <w:top w:val="none" w:sz="0" w:space="0" w:color="auto"/>
            <w:left w:val="none" w:sz="0" w:space="0" w:color="auto"/>
            <w:bottom w:val="none" w:sz="0" w:space="0" w:color="auto"/>
            <w:right w:val="none" w:sz="0" w:space="0" w:color="auto"/>
          </w:divBdr>
        </w:div>
        <w:div w:id="437141208">
          <w:marLeft w:val="640"/>
          <w:marRight w:val="0"/>
          <w:marTop w:val="0"/>
          <w:marBottom w:val="0"/>
          <w:divBdr>
            <w:top w:val="none" w:sz="0" w:space="0" w:color="auto"/>
            <w:left w:val="none" w:sz="0" w:space="0" w:color="auto"/>
            <w:bottom w:val="none" w:sz="0" w:space="0" w:color="auto"/>
            <w:right w:val="none" w:sz="0" w:space="0" w:color="auto"/>
          </w:divBdr>
        </w:div>
        <w:div w:id="450050372">
          <w:marLeft w:val="640"/>
          <w:marRight w:val="0"/>
          <w:marTop w:val="0"/>
          <w:marBottom w:val="0"/>
          <w:divBdr>
            <w:top w:val="none" w:sz="0" w:space="0" w:color="auto"/>
            <w:left w:val="none" w:sz="0" w:space="0" w:color="auto"/>
            <w:bottom w:val="none" w:sz="0" w:space="0" w:color="auto"/>
            <w:right w:val="none" w:sz="0" w:space="0" w:color="auto"/>
          </w:divBdr>
        </w:div>
        <w:div w:id="450247063">
          <w:marLeft w:val="640"/>
          <w:marRight w:val="0"/>
          <w:marTop w:val="0"/>
          <w:marBottom w:val="0"/>
          <w:divBdr>
            <w:top w:val="none" w:sz="0" w:space="0" w:color="auto"/>
            <w:left w:val="none" w:sz="0" w:space="0" w:color="auto"/>
            <w:bottom w:val="none" w:sz="0" w:space="0" w:color="auto"/>
            <w:right w:val="none" w:sz="0" w:space="0" w:color="auto"/>
          </w:divBdr>
        </w:div>
        <w:div w:id="459227452">
          <w:marLeft w:val="640"/>
          <w:marRight w:val="0"/>
          <w:marTop w:val="0"/>
          <w:marBottom w:val="0"/>
          <w:divBdr>
            <w:top w:val="none" w:sz="0" w:space="0" w:color="auto"/>
            <w:left w:val="none" w:sz="0" w:space="0" w:color="auto"/>
            <w:bottom w:val="none" w:sz="0" w:space="0" w:color="auto"/>
            <w:right w:val="none" w:sz="0" w:space="0" w:color="auto"/>
          </w:divBdr>
        </w:div>
        <w:div w:id="485320481">
          <w:marLeft w:val="640"/>
          <w:marRight w:val="0"/>
          <w:marTop w:val="0"/>
          <w:marBottom w:val="0"/>
          <w:divBdr>
            <w:top w:val="none" w:sz="0" w:space="0" w:color="auto"/>
            <w:left w:val="none" w:sz="0" w:space="0" w:color="auto"/>
            <w:bottom w:val="none" w:sz="0" w:space="0" w:color="auto"/>
            <w:right w:val="none" w:sz="0" w:space="0" w:color="auto"/>
          </w:divBdr>
        </w:div>
        <w:div w:id="495998279">
          <w:marLeft w:val="640"/>
          <w:marRight w:val="0"/>
          <w:marTop w:val="0"/>
          <w:marBottom w:val="0"/>
          <w:divBdr>
            <w:top w:val="none" w:sz="0" w:space="0" w:color="auto"/>
            <w:left w:val="none" w:sz="0" w:space="0" w:color="auto"/>
            <w:bottom w:val="none" w:sz="0" w:space="0" w:color="auto"/>
            <w:right w:val="none" w:sz="0" w:space="0" w:color="auto"/>
          </w:divBdr>
        </w:div>
        <w:div w:id="501046653">
          <w:marLeft w:val="640"/>
          <w:marRight w:val="0"/>
          <w:marTop w:val="0"/>
          <w:marBottom w:val="0"/>
          <w:divBdr>
            <w:top w:val="none" w:sz="0" w:space="0" w:color="auto"/>
            <w:left w:val="none" w:sz="0" w:space="0" w:color="auto"/>
            <w:bottom w:val="none" w:sz="0" w:space="0" w:color="auto"/>
            <w:right w:val="none" w:sz="0" w:space="0" w:color="auto"/>
          </w:divBdr>
        </w:div>
        <w:div w:id="514466995">
          <w:marLeft w:val="640"/>
          <w:marRight w:val="0"/>
          <w:marTop w:val="0"/>
          <w:marBottom w:val="0"/>
          <w:divBdr>
            <w:top w:val="none" w:sz="0" w:space="0" w:color="auto"/>
            <w:left w:val="none" w:sz="0" w:space="0" w:color="auto"/>
            <w:bottom w:val="none" w:sz="0" w:space="0" w:color="auto"/>
            <w:right w:val="none" w:sz="0" w:space="0" w:color="auto"/>
          </w:divBdr>
        </w:div>
        <w:div w:id="542180811">
          <w:marLeft w:val="640"/>
          <w:marRight w:val="0"/>
          <w:marTop w:val="0"/>
          <w:marBottom w:val="0"/>
          <w:divBdr>
            <w:top w:val="none" w:sz="0" w:space="0" w:color="auto"/>
            <w:left w:val="none" w:sz="0" w:space="0" w:color="auto"/>
            <w:bottom w:val="none" w:sz="0" w:space="0" w:color="auto"/>
            <w:right w:val="none" w:sz="0" w:space="0" w:color="auto"/>
          </w:divBdr>
        </w:div>
        <w:div w:id="555698403">
          <w:marLeft w:val="640"/>
          <w:marRight w:val="0"/>
          <w:marTop w:val="0"/>
          <w:marBottom w:val="0"/>
          <w:divBdr>
            <w:top w:val="none" w:sz="0" w:space="0" w:color="auto"/>
            <w:left w:val="none" w:sz="0" w:space="0" w:color="auto"/>
            <w:bottom w:val="none" w:sz="0" w:space="0" w:color="auto"/>
            <w:right w:val="none" w:sz="0" w:space="0" w:color="auto"/>
          </w:divBdr>
        </w:div>
        <w:div w:id="566570292">
          <w:marLeft w:val="640"/>
          <w:marRight w:val="0"/>
          <w:marTop w:val="0"/>
          <w:marBottom w:val="0"/>
          <w:divBdr>
            <w:top w:val="none" w:sz="0" w:space="0" w:color="auto"/>
            <w:left w:val="none" w:sz="0" w:space="0" w:color="auto"/>
            <w:bottom w:val="none" w:sz="0" w:space="0" w:color="auto"/>
            <w:right w:val="none" w:sz="0" w:space="0" w:color="auto"/>
          </w:divBdr>
        </w:div>
        <w:div w:id="596796338">
          <w:marLeft w:val="640"/>
          <w:marRight w:val="0"/>
          <w:marTop w:val="0"/>
          <w:marBottom w:val="0"/>
          <w:divBdr>
            <w:top w:val="none" w:sz="0" w:space="0" w:color="auto"/>
            <w:left w:val="none" w:sz="0" w:space="0" w:color="auto"/>
            <w:bottom w:val="none" w:sz="0" w:space="0" w:color="auto"/>
            <w:right w:val="none" w:sz="0" w:space="0" w:color="auto"/>
          </w:divBdr>
        </w:div>
        <w:div w:id="596904643">
          <w:marLeft w:val="640"/>
          <w:marRight w:val="0"/>
          <w:marTop w:val="0"/>
          <w:marBottom w:val="0"/>
          <w:divBdr>
            <w:top w:val="none" w:sz="0" w:space="0" w:color="auto"/>
            <w:left w:val="none" w:sz="0" w:space="0" w:color="auto"/>
            <w:bottom w:val="none" w:sz="0" w:space="0" w:color="auto"/>
            <w:right w:val="none" w:sz="0" w:space="0" w:color="auto"/>
          </w:divBdr>
        </w:div>
        <w:div w:id="648559517">
          <w:marLeft w:val="640"/>
          <w:marRight w:val="0"/>
          <w:marTop w:val="0"/>
          <w:marBottom w:val="0"/>
          <w:divBdr>
            <w:top w:val="none" w:sz="0" w:space="0" w:color="auto"/>
            <w:left w:val="none" w:sz="0" w:space="0" w:color="auto"/>
            <w:bottom w:val="none" w:sz="0" w:space="0" w:color="auto"/>
            <w:right w:val="none" w:sz="0" w:space="0" w:color="auto"/>
          </w:divBdr>
        </w:div>
        <w:div w:id="654645684">
          <w:marLeft w:val="640"/>
          <w:marRight w:val="0"/>
          <w:marTop w:val="0"/>
          <w:marBottom w:val="0"/>
          <w:divBdr>
            <w:top w:val="none" w:sz="0" w:space="0" w:color="auto"/>
            <w:left w:val="none" w:sz="0" w:space="0" w:color="auto"/>
            <w:bottom w:val="none" w:sz="0" w:space="0" w:color="auto"/>
            <w:right w:val="none" w:sz="0" w:space="0" w:color="auto"/>
          </w:divBdr>
        </w:div>
        <w:div w:id="663321449">
          <w:marLeft w:val="640"/>
          <w:marRight w:val="0"/>
          <w:marTop w:val="0"/>
          <w:marBottom w:val="0"/>
          <w:divBdr>
            <w:top w:val="none" w:sz="0" w:space="0" w:color="auto"/>
            <w:left w:val="none" w:sz="0" w:space="0" w:color="auto"/>
            <w:bottom w:val="none" w:sz="0" w:space="0" w:color="auto"/>
            <w:right w:val="none" w:sz="0" w:space="0" w:color="auto"/>
          </w:divBdr>
        </w:div>
        <w:div w:id="728379818">
          <w:marLeft w:val="640"/>
          <w:marRight w:val="0"/>
          <w:marTop w:val="0"/>
          <w:marBottom w:val="0"/>
          <w:divBdr>
            <w:top w:val="none" w:sz="0" w:space="0" w:color="auto"/>
            <w:left w:val="none" w:sz="0" w:space="0" w:color="auto"/>
            <w:bottom w:val="none" w:sz="0" w:space="0" w:color="auto"/>
            <w:right w:val="none" w:sz="0" w:space="0" w:color="auto"/>
          </w:divBdr>
        </w:div>
        <w:div w:id="741760478">
          <w:marLeft w:val="640"/>
          <w:marRight w:val="0"/>
          <w:marTop w:val="0"/>
          <w:marBottom w:val="0"/>
          <w:divBdr>
            <w:top w:val="none" w:sz="0" w:space="0" w:color="auto"/>
            <w:left w:val="none" w:sz="0" w:space="0" w:color="auto"/>
            <w:bottom w:val="none" w:sz="0" w:space="0" w:color="auto"/>
            <w:right w:val="none" w:sz="0" w:space="0" w:color="auto"/>
          </w:divBdr>
        </w:div>
        <w:div w:id="763186277">
          <w:marLeft w:val="640"/>
          <w:marRight w:val="0"/>
          <w:marTop w:val="0"/>
          <w:marBottom w:val="0"/>
          <w:divBdr>
            <w:top w:val="none" w:sz="0" w:space="0" w:color="auto"/>
            <w:left w:val="none" w:sz="0" w:space="0" w:color="auto"/>
            <w:bottom w:val="none" w:sz="0" w:space="0" w:color="auto"/>
            <w:right w:val="none" w:sz="0" w:space="0" w:color="auto"/>
          </w:divBdr>
        </w:div>
        <w:div w:id="792987315">
          <w:marLeft w:val="640"/>
          <w:marRight w:val="0"/>
          <w:marTop w:val="0"/>
          <w:marBottom w:val="0"/>
          <w:divBdr>
            <w:top w:val="none" w:sz="0" w:space="0" w:color="auto"/>
            <w:left w:val="none" w:sz="0" w:space="0" w:color="auto"/>
            <w:bottom w:val="none" w:sz="0" w:space="0" w:color="auto"/>
            <w:right w:val="none" w:sz="0" w:space="0" w:color="auto"/>
          </w:divBdr>
        </w:div>
        <w:div w:id="797725572">
          <w:marLeft w:val="640"/>
          <w:marRight w:val="0"/>
          <w:marTop w:val="0"/>
          <w:marBottom w:val="0"/>
          <w:divBdr>
            <w:top w:val="none" w:sz="0" w:space="0" w:color="auto"/>
            <w:left w:val="none" w:sz="0" w:space="0" w:color="auto"/>
            <w:bottom w:val="none" w:sz="0" w:space="0" w:color="auto"/>
            <w:right w:val="none" w:sz="0" w:space="0" w:color="auto"/>
          </w:divBdr>
        </w:div>
        <w:div w:id="859516624">
          <w:marLeft w:val="640"/>
          <w:marRight w:val="0"/>
          <w:marTop w:val="0"/>
          <w:marBottom w:val="0"/>
          <w:divBdr>
            <w:top w:val="none" w:sz="0" w:space="0" w:color="auto"/>
            <w:left w:val="none" w:sz="0" w:space="0" w:color="auto"/>
            <w:bottom w:val="none" w:sz="0" w:space="0" w:color="auto"/>
            <w:right w:val="none" w:sz="0" w:space="0" w:color="auto"/>
          </w:divBdr>
        </w:div>
        <w:div w:id="861746961">
          <w:marLeft w:val="640"/>
          <w:marRight w:val="0"/>
          <w:marTop w:val="0"/>
          <w:marBottom w:val="0"/>
          <w:divBdr>
            <w:top w:val="none" w:sz="0" w:space="0" w:color="auto"/>
            <w:left w:val="none" w:sz="0" w:space="0" w:color="auto"/>
            <w:bottom w:val="none" w:sz="0" w:space="0" w:color="auto"/>
            <w:right w:val="none" w:sz="0" w:space="0" w:color="auto"/>
          </w:divBdr>
        </w:div>
        <w:div w:id="877469002">
          <w:marLeft w:val="640"/>
          <w:marRight w:val="0"/>
          <w:marTop w:val="0"/>
          <w:marBottom w:val="0"/>
          <w:divBdr>
            <w:top w:val="none" w:sz="0" w:space="0" w:color="auto"/>
            <w:left w:val="none" w:sz="0" w:space="0" w:color="auto"/>
            <w:bottom w:val="none" w:sz="0" w:space="0" w:color="auto"/>
            <w:right w:val="none" w:sz="0" w:space="0" w:color="auto"/>
          </w:divBdr>
        </w:div>
        <w:div w:id="903640368">
          <w:marLeft w:val="640"/>
          <w:marRight w:val="0"/>
          <w:marTop w:val="0"/>
          <w:marBottom w:val="0"/>
          <w:divBdr>
            <w:top w:val="none" w:sz="0" w:space="0" w:color="auto"/>
            <w:left w:val="none" w:sz="0" w:space="0" w:color="auto"/>
            <w:bottom w:val="none" w:sz="0" w:space="0" w:color="auto"/>
            <w:right w:val="none" w:sz="0" w:space="0" w:color="auto"/>
          </w:divBdr>
        </w:div>
        <w:div w:id="905531762">
          <w:marLeft w:val="640"/>
          <w:marRight w:val="0"/>
          <w:marTop w:val="0"/>
          <w:marBottom w:val="0"/>
          <w:divBdr>
            <w:top w:val="none" w:sz="0" w:space="0" w:color="auto"/>
            <w:left w:val="none" w:sz="0" w:space="0" w:color="auto"/>
            <w:bottom w:val="none" w:sz="0" w:space="0" w:color="auto"/>
            <w:right w:val="none" w:sz="0" w:space="0" w:color="auto"/>
          </w:divBdr>
        </w:div>
        <w:div w:id="909460426">
          <w:marLeft w:val="640"/>
          <w:marRight w:val="0"/>
          <w:marTop w:val="0"/>
          <w:marBottom w:val="0"/>
          <w:divBdr>
            <w:top w:val="none" w:sz="0" w:space="0" w:color="auto"/>
            <w:left w:val="none" w:sz="0" w:space="0" w:color="auto"/>
            <w:bottom w:val="none" w:sz="0" w:space="0" w:color="auto"/>
            <w:right w:val="none" w:sz="0" w:space="0" w:color="auto"/>
          </w:divBdr>
        </w:div>
        <w:div w:id="932127363">
          <w:marLeft w:val="640"/>
          <w:marRight w:val="0"/>
          <w:marTop w:val="0"/>
          <w:marBottom w:val="0"/>
          <w:divBdr>
            <w:top w:val="none" w:sz="0" w:space="0" w:color="auto"/>
            <w:left w:val="none" w:sz="0" w:space="0" w:color="auto"/>
            <w:bottom w:val="none" w:sz="0" w:space="0" w:color="auto"/>
            <w:right w:val="none" w:sz="0" w:space="0" w:color="auto"/>
          </w:divBdr>
        </w:div>
        <w:div w:id="989794858">
          <w:marLeft w:val="640"/>
          <w:marRight w:val="0"/>
          <w:marTop w:val="0"/>
          <w:marBottom w:val="0"/>
          <w:divBdr>
            <w:top w:val="none" w:sz="0" w:space="0" w:color="auto"/>
            <w:left w:val="none" w:sz="0" w:space="0" w:color="auto"/>
            <w:bottom w:val="none" w:sz="0" w:space="0" w:color="auto"/>
            <w:right w:val="none" w:sz="0" w:space="0" w:color="auto"/>
          </w:divBdr>
        </w:div>
        <w:div w:id="1013650734">
          <w:marLeft w:val="640"/>
          <w:marRight w:val="0"/>
          <w:marTop w:val="0"/>
          <w:marBottom w:val="0"/>
          <w:divBdr>
            <w:top w:val="none" w:sz="0" w:space="0" w:color="auto"/>
            <w:left w:val="none" w:sz="0" w:space="0" w:color="auto"/>
            <w:bottom w:val="none" w:sz="0" w:space="0" w:color="auto"/>
            <w:right w:val="none" w:sz="0" w:space="0" w:color="auto"/>
          </w:divBdr>
        </w:div>
        <w:div w:id="1022122932">
          <w:marLeft w:val="640"/>
          <w:marRight w:val="0"/>
          <w:marTop w:val="0"/>
          <w:marBottom w:val="0"/>
          <w:divBdr>
            <w:top w:val="none" w:sz="0" w:space="0" w:color="auto"/>
            <w:left w:val="none" w:sz="0" w:space="0" w:color="auto"/>
            <w:bottom w:val="none" w:sz="0" w:space="0" w:color="auto"/>
            <w:right w:val="none" w:sz="0" w:space="0" w:color="auto"/>
          </w:divBdr>
        </w:div>
        <w:div w:id="1049039289">
          <w:marLeft w:val="640"/>
          <w:marRight w:val="0"/>
          <w:marTop w:val="0"/>
          <w:marBottom w:val="0"/>
          <w:divBdr>
            <w:top w:val="none" w:sz="0" w:space="0" w:color="auto"/>
            <w:left w:val="none" w:sz="0" w:space="0" w:color="auto"/>
            <w:bottom w:val="none" w:sz="0" w:space="0" w:color="auto"/>
            <w:right w:val="none" w:sz="0" w:space="0" w:color="auto"/>
          </w:divBdr>
        </w:div>
        <w:div w:id="1071075842">
          <w:marLeft w:val="640"/>
          <w:marRight w:val="0"/>
          <w:marTop w:val="0"/>
          <w:marBottom w:val="0"/>
          <w:divBdr>
            <w:top w:val="none" w:sz="0" w:space="0" w:color="auto"/>
            <w:left w:val="none" w:sz="0" w:space="0" w:color="auto"/>
            <w:bottom w:val="none" w:sz="0" w:space="0" w:color="auto"/>
            <w:right w:val="none" w:sz="0" w:space="0" w:color="auto"/>
          </w:divBdr>
        </w:div>
        <w:div w:id="1075592961">
          <w:marLeft w:val="640"/>
          <w:marRight w:val="0"/>
          <w:marTop w:val="0"/>
          <w:marBottom w:val="0"/>
          <w:divBdr>
            <w:top w:val="none" w:sz="0" w:space="0" w:color="auto"/>
            <w:left w:val="none" w:sz="0" w:space="0" w:color="auto"/>
            <w:bottom w:val="none" w:sz="0" w:space="0" w:color="auto"/>
            <w:right w:val="none" w:sz="0" w:space="0" w:color="auto"/>
          </w:divBdr>
        </w:div>
        <w:div w:id="1080179198">
          <w:marLeft w:val="640"/>
          <w:marRight w:val="0"/>
          <w:marTop w:val="0"/>
          <w:marBottom w:val="0"/>
          <w:divBdr>
            <w:top w:val="none" w:sz="0" w:space="0" w:color="auto"/>
            <w:left w:val="none" w:sz="0" w:space="0" w:color="auto"/>
            <w:bottom w:val="none" w:sz="0" w:space="0" w:color="auto"/>
            <w:right w:val="none" w:sz="0" w:space="0" w:color="auto"/>
          </w:divBdr>
        </w:div>
        <w:div w:id="1094940278">
          <w:marLeft w:val="640"/>
          <w:marRight w:val="0"/>
          <w:marTop w:val="0"/>
          <w:marBottom w:val="0"/>
          <w:divBdr>
            <w:top w:val="none" w:sz="0" w:space="0" w:color="auto"/>
            <w:left w:val="none" w:sz="0" w:space="0" w:color="auto"/>
            <w:bottom w:val="none" w:sz="0" w:space="0" w:color="auto"/>
            <w:right w:val="none" w:sz="0" w:space="0" w:color="auto"/>
          </w:divBdr>
        </w:div>
        <w:div w:id="1107237208">
          <w:marLeft w:val="640"/>
          <w:marRight w:val="0"/>
          <w:marTop w:val="0"/>
          <w:marBottom w:val="0"/>
          <w:divBdr>
            <w:top w:val="none" w:sz="0" w:space="0" w:color="auto"/>
            <w:left w:val="none" w:sz="0" w:space="0" w:color="auto"/>
            <w:bottom w:val="none" w:sz="0" w:space="0" w:color="auto"/>
            <w:right w:val="none" w:sz="0" w:space="0" w:color="auto"/>
          </w:divBdr>
        </w:div>
        <w:div w:id="1137450547">
          <w:marLeft w:val="640"/>
          <w:marRight w:val="0"/>
          <w:marTop w:val="0"/>
          <w:marBottom w:val="0"/>
          <w:divBdr>
            <w:top w:val="none" w:sz="0" w:space="0" w:color="auto"/>
            <w:left w:val="none" w:sz="0" w:space="0" w:color="auto"/>
            <w:bottom w:val="none" w:sz="0" w:space="0" w:color="auto"/>
            <w:right w:val="none" w:sz="0" w:space="0" w:color="auto"/>
          </w:divBdr>
        </w:div>
        <w:div w:id="1147863951">
          <w:marLeft w:val="640"/>
          <w:marRight w:val="0"/>
          <w:marTop w:val="0"/>
          <w:marBottom w:val="0"/>
          <w:divBdr>
            <w:top w:val="none" w:sz="0" w:space="0" w:color="auto"/>
            <w:left w:val="none" w:sz="0" w:space="0" w:color="auto"/>
            <w:bottom w:val="none" w:sz="0" w:space="0" w:color="auto"/>
            <w:right w:val="none" w:sz="0" w:space="0" w:color="auto"/>
          </w:divBdr>
        </w:div>
        <w:div w:id="1152873310">
          <w:marLeft w:val="640"/>
          <w:marRight w:val="0"/>
          <w:marTop w:val="0"/>
          <w:marBottom w:val="0"/>
          <w:divBdr>
            <w:top w:val="none" w:sz="0" w:space="0" w:color="auto"/>
            <w:left w:val="none" w:sz="0" w:space="0" w:color="auto"/>
            <w:bottom w:val="none" w:sz="0" w:space="0" w:color="auto"/>
            <w:right w:val="none" w:sz="0" w:space="0" w:color="auto"/>
          </w:divBdr>
        </w:div>
        <w:div w:id="1172373521">
          <w:marLeft w:val="640"/>
          <w:marRight w:val="0"/>
          <w:marTop w:val="0"/>
          <w:marBottom w:val="0"/>
          <w:divBdr>
            <w:top w:val="none" w:sz="0" w:space="0" w:color="auto"/>
            <w:left w:val="none" w:sz="0" w:space="0" w:color="auto"/>
            <w:bottom w:val="none" w:sz="0" w:space="0" w:color="auto"/>
            <w:right w:val="none" w:sz="0" w:space="0" w:color="auto"/>
          </w:divBdr>
        </w:div>
        <w:div w:id="1234899295">
          <w:marLeft w:val="640"/>
          <w:marRight w:val="0"/>
          <w:marTop w:val="0"/>
          <w:marBottom w:val="0"/>
          <w:divBdr>
            <w:top w:val="none" w:sz="0" w:space="0" w:color="auto"/>
            <w:left w:val="none" w:sz="0" w:space="0" w:color="auto"/>
            <w:bottom w:val="none" w:sz="0" w:space="0" w:color="auto"/>
            <w:right w:val="none" w:sz="0" w:space="0" w:color="auto"/>
          </w:divBdr>
        </w:div>
        <w:div w:id="1261716879">
          <w:marLeft w:val="640"/>
          <w:marRight w:val="0"/>
          <w:marTop w:val="0"/>
          <w:marBottom w:val="0"/>
          <w:divBdr>
            <w:top w:val="none" w:sz="0" w:space="0" w:color="auto"/>
            <w:left w:val="none" w:sz="0" w:space="0" w:color="auto"/>
            <w:bottom w:val="none" w:sz="0" w:space="0" w:color="auto"/>
            <w:right w:val="none" w:sz="0" w:space="0" w:color="auto"/>
          </w:divBdr>
        </w:div>
        <w:div w:id="1302921932">
          <w:marLeft w:val="640"/>
          <w:marRight w:val="0"/>
          <w:marTop w:val="0"/>
          <w:marBottom w:val="0"/>
          <w:divBdr>
            <w:top w:val="none" w:sz="0" w:space="0" w:color="auto"/>
            <w:left w:val="none" w:sz="0" w:space="0" w:color="auto"/>
            <w:bottom w:val="none" w:sz="0" w:space="0" w:color="auto"/>
            <w:right w:val="none" w:sz="0" w:space="0" w:color="auto"/>
          </w:divBdr>
        </w:div>
        <w:div w:id="1314674241">
          <w:marLeft w:val="640"/>
          <w:marRight w:val="0"/>
          <w:marTop w:val="0"/>
          <w:marBottom w:val="0"/>
          <w:divBdr>
            <w:top w:val="none" w:sz="0" w:space="0" w:color="auto"/>
            <w:left w:val="none" w:sz="0" w:space="0" w:color="auto"/>
            <w:bottom w:val="none" w:sz="0" w:space="0" w:color="auto"/>
            <w:right w:val="none" w:sz="0" w:space="0" w:color="auto"/>
          </w:divBdr>
        </w:div>
        <w:div w:id="1318874220">
          <w:marLeft w:val="640"/>
          <w:marRight w:val="0"/>
          <w:marTop w:val="0"/>
          <w:marBottom w:val="0"/>
          <w:divBdr>
            <w:top w:val="none" w:sz="0" w:space="0" w:color="auto"/>
            <w:left w:val="none" w:sz="0" w:space="0" w:color="auto"/>
            <w:bottom w:val="none" w:sz="0" w:space="0" w:color="auto"/>
            <w:right w:val="none" w:sz="0" w:space="0" w:color="auto"/>
          </w:divBdr>
        </w:div>
        <w:div w:id="1384909556">
          <w:marLeft w:val="640"/>
          <w:marRight w:val="0"/>
          <w:marTop w:val="0"/>
          <w:marBottom w:val="0"/>
          <w:divBdr>
            <w:top w:val="none" w:sz="0" w:space="0" w:color="auto"/>
            <w:left w:val="none" w:sz="0" w:space="0" w:color="auto"/>
            <w:bottom w:val="none" w:sz="0" w:space="0" w:color="auto"/>
            <w:right w:val="none" w:sz="0" w:space="0" w:color="auto"/>
          </w:divBdr>
        </w:div>
        <w:div w:id="1434596056">
          <w:marLeft w:val="640"/>
          <w:marRight w:val="0"/>
          <w:marTop w:val="0"/>
          <w:marBottom w:val="0"/>
          <w:divBdr>
            <w:top w:val="none" w:sz="0" w:space="0" w:color="auto"/>
            <w:left w:val="none" w:sz="0" w:space="0" w:color="auto"/>
            <w:bottom w:val="none" w:sz="0" w:space="0" w:color="auto"/>
            <w:right w:val="none" w:sz="0" w:space="0" w:color="auto"/>
          </w:divBdr>
        </w:div>
        <w:div w:id="1446461807">
          <w:marLeft w:val="640"/>
          <w:marRight w:val="0"/>
          <w:marTop w:val="0"/>
          <w:marBottom w:val="0"/>
          <w:divBdr>
            <w:top w:val="none" w:sz="0" w:space="0" w:color="auto"/>
            <w:left w:val="none" w:sz="0" w:space="0" w:color="auto"/>
            <w:bottom w:val="none" w:sz="0" w:space="0" w:color="auto"/>
            <w:right w:val="none" w:sz="0" w:space="0" w:color="auto"/>
          </w:divBdr>
        </w:div>
        <w:div w:id="1451782946">
          <w:marLeft w:val="640"/>
          <w:marRight w:val="0"/>
          <w:marTop w:val="0"/>
          <w:marBottom w:val="0"/>
          <w:divBdr>
            <w:top w:val="none" w:sz="0" w:space="0" w:color="auto"/>
            <w:left w:val="none" w:sz="0" w:space="0" w:color="auto"/>
            <w:bottom w:val="none" w:sz="0" w:space="0" w:color="auto"/>
            <w:right w:val="none" w:sz="0" w:space="0" w:color="auto"/>
          </w:divBdr>
        </w:div>
        <w:div w:id="1461193163">
          <w:marLeft w:val="640"/>
          <w:marRight w:val="0"/>
          <w:marTop w:val="0"/>
          <w:marBottom w:val="0"/>
          <w:divBdr>
            <w:top w:val="none" w:sz="0" w:space="0" w:color="auto"/>
            <w:left w:val="none" w:sz="0" w:space="0" w:color="auto"/>
            <w:bottom w:val="none" w:sz="0" w:space="0" w:color="auto"/>
            <w:right w:val="none" w:sz="0" w:space="0" w:color="auto"/>
          </w:divBdr>
        </w:div>
        <w:div w:id="1511136571">
          <w:marLeft w:val="640"/>
          <w:marRight w:val="0"/>
          <w:marTop w:val="0"/>
          <w:marBottom w:val="0"/>
          <w:divBdr>
            <w:top w:val="none" w:sz="0" w:space="0" w:color="auto"/>
            <w:left w:val="none" w:sz="0" w:space="0" w:color="auto"/>
            <w:bottom w:val="none" w:sz="0" w:space="0" w:color="auto"/>
            <w:right w:val="none" w:sz="0" w:space="0" w:color="auto"/>
          </w:divBdr>
        </w:div>
        <w:div w:id="1517579737">
          <w:marLeft w:val="640"/>
          <w:marRight w:val="0"/>
          <w:marTop w:val="0"/>
          <w:marBottom w:val="0"/>
          <w:divBdr>
            <w:top w:val="none" w:sz="0" w:space="0" w:color="auto"/>
            <w:left w:val="none" w:sz="0" w:space="0" w:color="auto"/>
            <w:bottom w:val="none" w:sz="0" w:space="0" w:color="auto"/>
            <w:right w:val="none" w:sz="0" w:space="0" w:color="auto"/>
          </w:divBdr>
        </w:div>
        <w:div w:id="1527674420">
          <w:marLeft w:val="640"/>
          <w:marRight w:val="0"/>
          <w:marTop w:val="0"/>
          <w:marBottom w:val="0"/>
          <w:divBdr>
            <w:top w:val="none" w:sz="0" w:space="0" w:color="auto"/>
            <w:left w:val="none" w:sz="0" w:space="0" w:color="auto"/>
            <w:bottom w:val="none" w:sz="0" w:space="0" w:color="auto"/>
            <w:right w:val="none" w:sz="0" w:space="0" w:color="auto"/>
          </w:divBdr>
        </w:div>
        <w:div w:id="1568372220">
          <w:marLeft w:val="640"/>
          <w:marRight w:val="0"/>
          <w:marTop w:val="0"/>
          <w:marBottom w:val="0"/>
          <w:divBdr>
            <w:top w:val="none" w:sz="0" w:space="0" w:color="auto"/>
            <w:left w:val="none" w:sz="0" w:space="0" w:color="auto"/>
            <w:bottom w:val="none" w:sz="0" w:space="0" w:color="auto"/>
            <w:right w:val="none" w:sz="0" w:space="0" w:color="auto"/>
          </w:divBdr>
        </w:div>
        <w:div w:id="1597013637">
          <w:marLeft w:val="640"/>
          <w:marRight w:val="0"/>
          <w:marTop w:val="0"/>
          <w:marBottom w:val="0"/>
          <w:divBdr>
            <w:top w:val="none" w:sz="0" w:space="0" w:color="auto"/>
            <w:left w:val="none" w:sz="0" w:space="0" w:color="auto"/>
            <w:bottom w:val="none" w:sz="0" w:space="0" w:color="auto"/>
            <w:right w:val="none" w:sz="0" w:space="0" w:color="auto"/>
          </w:divBdr>
        </w:div>
        <w:div w:id="1622807017">
          <w:marLeft w:val="640"/>
          <w:marRight w:val="0"/>
          <w:marTop w:val="0"/>
          <w:marBottom w:val="0"/>
          <w:divBdr>
            <w:top w:val="none" w:sz="0" w:space="0" w:color="auto"/>
            <w:left w:val="none" w:sz="0" w:space="0" w:color="auto"/>
            <w:bottom w:val="none" w:sz="0" w:space="0" w:color="auto"/>
            <w:right w:val="none" w:sz="0" w:space="0" w:color="auto"/>
          </w:divBdr>
        </w:div>
        <w:div w:id="1627076585">
          <w:marLeft w:val="640"/>
          <w:marRight w:val="0"/>
          <w:marTop w:val="0"/>
          <w:marBottom w:val="0"/>
          <w:divBdr>
            <w:top w:val="none" w:sz="0" w:space="0" w:color="auto"/>
            <w:left w:val="none" w:sz="0" w:space="0" w:color="auto"/>
            <w:bottom w:val="none" w:sz="0" w:space="0" w:color="auto"/>
            <w:right w:val="none" w:sz="0" w:space="0" w:color="auto"/>
          </w:divBdr>
        </w:div>
        <w:div w:id="1628274262">
          <w:marLeft w:val="640"/>
          <w:marRight w:val="0"/>
          <w:marTop w:val="0"/>
          <w:marBottom w:val="0"/>
          <w:divBdr>
            <w:top w:val="none" w:sz="0" w:space="0" w:color="auto"/>
            <w:left w:val="none" w:sz="0" w:space="0" w:color="auto"/>
            <w:bottom w:val="none" w:sz="0" w:space="0" w:color="auto"/>
            <w:right w:val="none" w:sz="0" w:space="0" w:color="auto"/>
          </w:divBdr>
        </w:div>
        <w:div w:id="1633556325">
          <w:marLeft w:val="640"/>
          <w:marRight w:val="0"/>
          <w:marTop w:val="0"/>
          <w:marBottom w:val="0"/>
          <w:divBdr>
            <w:top w:val="none" w:sz="0" w:space="0" w:color="auto"/>
            <w:left w:val="none" w:sz="0" w:space="0" w:color="auto"/>
            <w:bottom w:val="none" w:sz="0" w:space="0" w:color="auto"/>
            <w:right w:val="none" w:sz="0" w:space="0" w:color="auto"/>
          </w:divBdr>
        </w:div>
        <w:div w:id="1675062595">
          <w:marLeft w:val="640"/>
          <w:marRight w:val="0"/>
          <w:marTop w:val="0"/>
          <w:marBottom w:val="0"/>
          <w:divBdr>
            <w:top w:val="none" w:sz="0" w:space="0" w:color="auto"/>
            <w:left w:val="none" w:sz="0" w:space="0" w:color="auto"/>
            <w:bottom w:val="none" w:sz="0" w:space="0" w:color="auto"/>
            <w:right w:val="none" w:sz="0" w:space="0" w:color="auto"/>
          </w:divBdr>
        </w:div>
        <w:div w:id="1721054605">
          <w:marLeft w:val="640"/>
          <w:marRight w:val="0"/>
          <w:marTop w:val="0"/>
          <w:marBottom w:val="0"/>
          <w:divBdr>
            <w:top w:val="none" w:sz="0" w:space="0" w:color="auto"/>
            <w:left w:val="none" w:sz="0" w:space="0" w:color="auto"/>
            <w:bottom w:val="none" w:sz="0" w:space="0" w:color="auto"/>
            <w:right w:val="none" w:sz="0" w:space="0" w:color="auto"/>
          </w:divBdr>
        </w:div>
        <w:div w:id="1726104791">
          <w:marLeft w:val="640"/>
          <w:marRight w:val="0"/>
          <w:marTop w:val="0"/>
          <w:marBottom w:val="0"/>
          <w:divBdr>
            <w:top w:val="none" w:sz="0" w:space="0" w:color="auto"/>
            <w:left w:val="none" w:sz="0" w:space="0" w:color="auto"/>
            <w:bottom w:val="none" w:sz="0" w:space="0" w:color="auto"/>
            <w:right w:val="none" w:sz="0" w:space="0" w:color="auto"/>
          </w:divBdr>
        </w:div>
        <w:div w:id="1733581405">
          <w:marLeft w:val="640"/>
          <w:marRight w:val="0"/>
          <w:marTop w:val="0"/>
          <w:marBottom w:val="0"/>
          <w:divBdr>
            <w:top w:val="none" w:sz="0" w:space="0" w:color="auto"/>
            <w:left w:val="none" w:sz="0" w:space="0" w:color="auto"/>
            <w:bottom w:val="none" w:sz="0" w:space="0" w:color="auto"/>
            <w:right w:val="none" w:sz="0" w:space="0" w:color="auto"/>
          </w:divBdr>
        </w:div>
        <w:div w:id="1741904170">
          <w:marLeft w:val="640"/>
          <w:marRight w:val="0"/>
          <w:marTop w:val="0"/>
          <w:marBottom w:val="0"/>
          <w:divBdr>
            <w:top w:val="none" w:sz="0" w:space="0" w:color="auto"/>
            <w:left w:val="none" w:sz="0" w:space="0" w:color="auto"/>
            <w:bottom w:val="none" w:sz="0" w:space="0" w:color="auto"/>
            <w:right w:val="none" w:sz="0" w:space="0" w:color="auto"/>
          </w:divBdr>
        </w:div>
        <w:div w:id="1745762537">
          <w:marLeft w:val="640"/>
          <w:marRight w:val="0"/>
          <w:marTop w:val="0"/>
          <w:marBottom w:val="0"/>
          <w:divBdr>
            <w:top w:val="none" w:sz="0" w:space="0" w:color="auto"/>
            <w:left w:val="none" w:sz="0" w:space="0" w:color="auto"/>
            <w:bottom w:val="none" w:sz="0" w:space="0" w:color="auto"/>
            <w:right w:val="none" w:sz="0" w:space="0" w:color="auto"/>
          </w:divBdr>
        </w:div>
        <w:div w:id="1786844310">
          <w:marLeft w:val="640"/>
          <w:marRight w:val="0"/>
          <w:marTop w:val="0"/>
          <w:marBottom w:val="0"/>
          <w:divBdr>
            <w:top w:val="none" w:sz="0" w:space="0" w:color="auto"/>
            <w:left w:val="none" w:sz="0" w:space="0" w:color="auto"/>
            <w:bottom w:val="none" w:sz="0" w:space="0" w:color="auto"/>
            <w:right w:val="none" w:sz="0" w:space="0" w:color="auto"/>
          </w:divBdr>
        </w:div>
        <w:div w:id="1880045845">
          <w:marLeft w:val="640"/>
          <w:marRight w:val="0"/>
          <w:marTop w:val="0"/>
          <w:marBottom w:val="0"/>
          <w:divBdr>
            <w:top w:val="none" w:sz="0" w:space="0" w:color="auto"/>
            <w:left w:val="none" w:sz="0" w:space="0" w:color="auto"/>
            <w:bottom w:val="none" w:sz="0" w:space="0" w:color="auto"/>
            <w:right w:val="none" w:sz="0" w:space="0" w:color="auto"/>
          </w:divBdr>
        </w:div>
        <w:div w:id="1891651412">
          <w:marLeft w:val="640"/>
          <w:marRight w:val="0"/>
          <w:marTop w:val="0"/>
          <w:marBottom w:val="0"/>
          <w:divBdr>
            <w:top w:val="none" w:sz="0" w:space="0" w:color="auto"/>
            <w:left w:val="none" w:sz="0" w:space="0" w:color="auto"/>
            <w:bottom w:val="none" w:sz="0" w:space="0" w:color="auto"/>
            <w:right w:val="none" w:sz="0" w:space="0" w:color="auto"/>
          </w:divBdr>
        </w:div>
        <w:div w:id="1944531919">
          <w:marLeft w:val="640"/>
          <w:marRight w:val="0"/>
          <w:marTop w:val="0"/>
          <w:marBottom w:val="0"/>
          <w:divBdr>
            <w:top w:val="none" w:sz="0" w:space="0" w:color="auto"/>
            <w:left w:val="none" w:sz="0" w:space="0" w:color="auto"/>
            <w:bottom w:val="none" w:sz="0" w:space="0" w:color="auto"/>
            <w:right w:val="none" w:sz="0" w:space="0" w:color="auto"/>
          </w:divBdr>
        </w:div>
        <w:div w:id="1983652938">
          <w:marLeft w:val="640"/>
          <w:marRight w:val="0"/>
          <w:marTop w:val="0"/>
          <w:marBottom w:val="0"/>
          <w:divBdr>
            <w:top w:val="none" w:sz="0" w:space="0" w:color="auto"/>
            <w:left w:val="none" w:sz="0" w:space="0" w:color="auto"/>
            <w:bottom w:val="none" w:sz="0" w:space="0" w:color="auto"/>
            <w:right w:val="none" w:sz="0" w:space="0" w:color="auto"/>
          </w:divBdr>
        </w:div>
        <w:div w:id="1998222661">
          <w:marLeft w:val="640"/>
          <w:marRight w:val="0"/>
          <w:marTop w:val="0"/>
          <w:marBottom w:val="0"/>
          <w:divBdr>
            <w:top w:val="none" w:sz="0" w:space="0" w:color="auto"/>
            <w:left w:val="none" w:sz="0" w:space="0" w:color="auto"/>
            <w:bottom w:val="none" w:sz="0" w:space="0" w:color="auto"/>
            <w:right w:val="none" w:sz="0" w:space="0" w:color="auto"/>
          </w:divBdr>
        </w:div>
        <w:div w:id="2039039565">
          <w:marLeft w:val="640"/>
          <w:marRight w:val="0"/>
          <w:marTop w:val="0"/>
          <w:marBottom w:val="0"/>
          <w:divBdr>
            <w:top w:val="none" w:sz="0" w:space="0" w:color="auto"/>
            <w:left w:val="none" w:sz="0" w:space="0" w:color="auto"/>
            <w:bottom w:val="none" w:sz="0" w:space="0" w:color="auto"/>
            <w:right w:val="none" w:sz="0" w:space="0" w:color="auto"/>
          </w:divBdr>
        </w:div>
        <w:div w:id="2049140065">
          <w:marLeft w:val="640"/>
          <w:marRight w:val="0"/>
          <w:marTop w:val="0"/>
          <w:marBottom w:val="0"/>
          <w:divBdr>
            <w:top w:val="none" w:sz="0" w:space="0" w:color="auto"/>
            <w:left w:val="none" w:sz="0" w:space="0" w:color="auto"/>
            <w:bottom w:val="none" w:sz="0" w:space="0" w:color="auto"/>
            <w:right w:val="none" w:sz="0" w:space="0" w:color="auto"/>
          </w:divBdr>
        </w:div>
        <w:div w:id="2057971355">
          <w:marLeft w:val="640"/>
          <w:marRight w:val="0"/>
          <w:marTop w:val="0"/>
          <w:marBottom w:val="0"/>
          <w:divBdr>
            <w:top w:val="none" w:sz="0" w:space="0" w:color="auto"/>
            <w:left w:val="none" w:sz="0" w:space="0" w:color="auto"/>
            <w:bottom w:val="none" w:sz="0" w:space="0" w:color="auto"/>
            <w:right w:val="none" w:sz="0" w:space="0" w:color="auto"/>
          </w:divBdr>
        </w:div>
        <w:div w:id="2111849236">
          <w:marLeft w:val="640"/>
          <w:marRight w:val="0"/>
          <w:marTop w:val="0"/>
          <w:marBottom w:val="0"/>
          <w:divBdr>
            <w:top w:val="none" w:sz="0" w:space="0" w:color="auto"/>
            <w:left w:val="none" w:sz="0" w:space="0" w:color="auto"/>
            <w:bottom w:val="none" w:sz="0" w:space="0" w:color="auto"/>
            <w:right w:val="none" w:sz="0" w:space="0" w:color="auto"/>
          </w:divBdr>
        </w:div>
        <w:div w:id="2114740211">
          <w:marLeft w:val="640"/>
          <w:marRight w:val="0"/>
          <w:marTop w:val="0"/>
          <w:marBottom w:val="0"/>
          <w:divBdr>
            <w:top w:val="none" w:sz="0" w:space="0" w:color="auto"/>
            <w:left w:val="none" w:sz="0" w:space="0" w:color="auto"/>
            <w:bottom w:val="none" w:sz="0" w:space="0" w:color="auto"/>
            <w:right w:val="none" w:sz="0" w:space="0" w:color="auto"/>
          </w:divBdr>
        </w:div>
        <w:div w:id="2131707196">
          <w:marLeft w:val="640"/>
          <w:marRight w:val="0"/>
          <w:marTop w:val="0"/>
          <w:marBottom w:val="0"/>
          <w:divBdr>
            <w:top w:val="none" w:sz="0" w:space="0" w:color="auto"/>
            <w:left w:val="none" w:sz="0" w:space="0" w:color="auto"/>
            <w:bottom w:val="none" w:sz="0" w:space="0" w:color="auto"/>
            <w:right w:val="none" w:sz="0" w:space="0" w:color="auto"/>
          </w:divBdr>
        </w:div>
        <w:div w:id="2145805265">
          <w:marLeft w:val="640"/>
          <w:marRight w:val="0"/>
          <w:marTop w:val="0"/>
          <w:marBottom w:val="0"/>
          <w:divBdr>
            <w:top w:val="none" w:sz="0" w:space="0" w:color="auto"/>
            <w:left w:val="none" w:sz="0" w:space="0" w:color="auto"/>
            <w:bottom w:val="none" w:sz="0" w:space="0" w:color="auto"/>
            <w:right w:val="none" w:sz="0" w:space="0" w:color="auto"/>
          </w:divBdr>
        </w:div>
        <w:div w:id="2145924163">
          <w:marLeft w:val="640"/>
          <w:marRight w:val="0"/>
          <w:marTop w:val="0"/>
          <w:marBottom w:val="0"/>
          <w:divBdr>
            <w:top w:val="none" w:sz="0" w:space="0" w:color="auto"/>
            <w:left w:val="none" w:sz="0" w:space="0" w:color="auto"/>
            <w:bottom w:val="none" w:sz="0" w:space="0" w:color="auto"/>
            <w:right w:val="none" w:sz="0" w:space="0" w:color="auto"/>
          </w:divBdr>
        </w:div>
      </w:divsChild>
    </w:div>
    <w:div w:id="1416779987">
      <w:bodyDiv w:val="1"/>
      <w:marLeft w:val="0"/>
      <w:marRight w:val="0"/>
      <w:marTop w:val="0"/>
      <w:marBottom w:val="0"/>
      <w:divBdr>
        <w:top w:val="none" w:sz="0" w:space="0" w:color="auto"/>
        <w:left w:val="none" w:sz="0" w:space="0" w:color="auto"/>
        <w:bottom w:val="none" w:sz="0" w:space="0" w:color="auto"/>
        <w:right w:val="none" w:sz="0" w:space="0" w:color="auto"/>
      </w:divBdr>
      <w:divsChild>
        <w:div w:id="16927665">
          <w:marLeft w:val="640"/>
          <w:marRight w:val="0"/>
          <w:marTop w:val="0"/>
          <w:marBottom w:val="0"/>
          <w:divBdr>
            <w:top w:val="none" w:sz="0" w:space="0" w:color="auto"/>
            <w:left w:val="none" w:sz="0" w:space="0" w:color="auto"/>
            <w:bottom w:val="none" w:sz="0" w:space="0" w:color="auto"/>
            <w:right w:val="none" w:sz="0" w:space="0" w:color="auto"/>
          </w:divBdr>
        </w:div>
        <w:div w:id="70398058">
          <w:marLeft w:val="640"/>
          <w:marRight w:val="0"/>
          <w:marTop w:val="0"/>
          <w:marBottom w:val="0"/>
          <w:divBdr>
            <w:top w:val="none" w:sz="0" w:space="0" w:color="auto"/>
            <w:left w:val="none" w:sz="0" w:space="0" w:color="auto"/>
            <w:bottom w:val="none" w:sz="0" w:space="0" w:color="auto"/>
            <w:right w:val="none" w:sz="0" w:space="0" w:color="auto"/>
          </w:divBdr>
        </w:div>
        <w:div w:id="83693405">
          <w:marLeft w:val="640"/>
          <w:marRight w:val="0"/>
          <w:marTop w:val="0"/>
          <w:marBottom w:val="0"/>
          <w:divBdr>
            <w:top w:val="none" w:sz="0" w:space="0" w:color="auto"/>
            <w:left w:val="none" w:sz="0" w:space="0" w:color="auto"/>
            <w:bottom w:val="none" w:sz="0" w:space="0" w:color="auto"/>
            <w:right w:val="none" w:sz="0" w:space="0" w:color="auto"/>
          </w:divBdr>
        </w:div>
        <w:div w:id="110437213">
          <w:marLeft w:val="640"/>
          <w:marRight w:val="0"/>
          <w:marTop w:val="0"/>
          <w:marBottom w:val="0"/>
          <w:divBdr>
            <w:top w:val="none" w:sz="0" w:space="0" w:color="auto"/>
            <w:left w:val="none" w:sz="0" w:space="0" w:color="auto"/>
            <w:bottom w:val="none" w:sz="0" w:space="0" w:color="auto"/>
            <w:right w:val="none" w:sz="0" w:space="0" w:color="auto"/>
          </w:divBdr>
        </w:div>
        <w:div w:id="111020015">
          <w:marLeft w:val="640"/>
          <w:marRight w:val="0"/>
          <w:marTop w:val="0"/>
          <w:marBottom w:val="0"/>
          <w:divBdr>
            <w:top w:val="none" w:sz="0" w:space="0" w:color="auto"/>
            <w:left w:val="none" w:sz="0" w:space="0" w:color="auto"/>
            <w:bottom w:val="none" w:sz="0" w:space="0" w:color="auto"/>
            <w:right w:val="none" w:sz="0" w:space="0" w:color="auto"/>
          </w:divBdr>
        </w:div>
        <w:div w:id="139617432">
          <w:marLeft w:val="640"/>
          <w:marRight w:val="0"/>
          <w:marTop w:val="0"/>
          <w:marBottom w:val="0"/>
          <w:divBdr>
            <w:top w:val="none" w:sz="0" w:space="0" w:color="auto"/>
            <w:left w:val="none" w:sz="0" w:space="0" w:color="auto"/>
            <w:bottom w:val="none" w:sz="0" w:space="0" w:color="auto"/>
            <w:right w:val="none" w:sz="0" w:space="0" w:color="auto"/>
          </w:divBdr>
        </w:div>
        <w:div w:id="150607659">
          <w:marLeft w:val="640"/>
          <w:marRight w:val="0"/>
          <w:marTop w:val="0"/>
          <w:marBottom w:val="0"/>
          <w:divBdr>
            <w:top w:val="none" w:sz="0" w:space="0" w:color="auto"/>
            <w:left w:val="none" w:sz="0" w:space="0" w:color="auto"/>
            <w:bottom w:val="none" w:sz="0" w:space="0" w:color="auto"/>
            <w:right w:val="none" w:sz="0" w:space="0" w:color="auto"/>
          </w:divBdr>
        </w:div>
        <w:div w:id="164055569">
          <w:marLeft w:val="640"/>
          <w:marRight w:val="0"/>
          <w:marTop w:val="0"/>
          <w:marBottom w:val="0"/>
          <w:divBdr>
            <w:top w:val="none" w:sz="0" w:space="0" w:color="auto"/>
            <w:left w:val="none" w:sz="0" w:space="0" w:color="auto"/>
            <w:bottom w:val="none" w:sz="0" w:space="0" w:color="auto"/>
            <w:right w:val="none" w:sz="0" w:space="0" w:color="auto"/>
          </w:divBdr>
        </w:div>
        <w:div w:id="173032531">
          <w:marLeft w:val="640"/>
          <w:marRight w:val="0"/>
          <w:marTop w:val="0"/>
          <w:marBottom w:val="0"/>
          <w:divBdr>
            <w:top w:val="none" w:sz="0" w:space="0" w:color="auto"/>
            <w:left w:val="none" w:sz="0" w:space="0" w:color="auto"/>
            <w:bottom w:val="none" w:sz="0" w:space="0" w:color="auto"/>
            <w:right w:val="none" w:sz="0" w:space="0" w:color="auto"/>
          </w:divBdr>
        </w:div>
        <w:div w:id="239339144">
          <w:marLeft w:val="640"/>
          <w:marRight w:val="0"/>
          <w:marTop w:val="0"/>
          <w:marBottom w:val="0"/>
          <w:divBdr>
            <w:top w:val="none" w:sz="0" w:space="0" w:color="auto"/>
            <w:left w:val="none" w:sz="0" w:space="0" w:color="auto"/>
            <w:bottom w:val="none" w:sz="0" w:space="0" w:color="auto"/>
            <w:right w:val="none" w:sz="0" w:space="0" w:color="auto"/>
          </w:divBdr>
        </w:div>
        <w:div w:id="298613584">
          <w:marLeft w:val="640"/>
          <w:marRight w:val="0"/>
          <w:marTop w:val="0"/>
          <w:marBottom w:val="0"/>
          <w:divBdr>
            <w:top w:val="none" w:sz="0" w:space="0" w:color="auto"/>
            <w:left w:val="none" w:sz="0" w:space="0" w:color="auto"/>
            <w:bottom w:val="none" w:sz="0" w:space="0" w:color="auto"/>
            <w:right w:val="none" w:sz="0" w:space="0" w:color="auto"/>
          </w:divBdr>
        </w:div>
        <w:div w:id="308901762">
          <w:marLeft w:val="640"/>
          <w:marRight w:val="0"/>
          <w:marTop w:val="0"/>
          <w:marBottom w:val="0"/>
          <w:divBdr>
            <w:top w:val="none" w:sz="0" w:space="0" w:color="auto"/>
            <w:left w:val="none" w:sz="0" w:space="0" w:color="auto"/>
            <w:bottom w:val="none" w:sz="0" w:space="0" w:color="auto"/>
            <w:right w:val="none" w:sz="0" w:space="0" w:color="auto"/>
          </w:divBdr>
        </w:div>
        <w:div w:id="318464404">
          <w:marLeft w:val="640"/>
          <w:marRight w:val="0"/>
          <w:marTop w:val="0"/>
          <w:marBottom w:val="0"/>
          <w:divBdr>
            <w:top w:val="none" w:sz="0" w:space="0" w:color="auto"/>
            <w:left w:val="none" w:sz="0" w:space="0" w:color="auto"/>
            <w:bottom w:val="none" w:sz="0" w:space="0" w:color="auto"/>
            <w:right w:val="none" w:sz="0" w:space="0" w:color="auto"/>
          </w:divBdr>
        </w:div>
        <w:div w:id="348721581">
          <w:marLeft w:val="640"/>
          <w:marRight w:val="0"/>
          <w:marTop w:val="0"/>
          <w:marBottom w:val="0"/>
          <w:divBdr>
            <w:top w:val="none" w:sz="0" w:space="0" w:color="auto"/>
            <w:left w:val="none" w:sz="0" w:space="0" w:color="auto"/>
            <w:bottom w:val="none" w:sz="0" w:space="0" w:color="auto"/>
            <w:right w:val="none" w:sz="0" w:space="0" w:color="auto"/>
          </w:divBdr>
        </w:div>
        <w:div w:id="409809493">
          <w:marLeft w:val="640"/>
          <w:marRight w:val="0"/>
          <w:marTop w:val="0"/>
          <w:marBottom w:val="0"/>
          <w:divBdr>
            <w:top w:val="none" w:sz="0" w:space="0" w:color="auto"/>
            <w:left w:val="none" w:sz="0" w:space="0" w:color="auto"/>
            <w:bottom w:val="none" w:sz="0" w:space="0" w:color="auto"/>
            <w:right w:val="none" w:sz="0" w:space="0" w:color="auto"/>
          </w:divBdr>
        </w:div>
        <w:div w:id="410585961">
          <w:marLeft w:val="640"/>
          <w:marRight w:val="0"/>
          <w:marTop w:val="0"/>
          <w:marBottom w:val="0"/>
          <w:divBdr>
            <w:top w:val="none" w:sz="0" w:space="0" w:color="auto"/>
            <w:left w:val="none" w:sz="0" w:space="0" w:color="auto"/>
            <w:bottom w:val="none" w:sz="0" w:space="0" w:color="auto"/>
            <w:right w:val="none" w:sz="0" w:space="0" w:color="auto"/>
          </w:divBdr>
        </w:div>
        <w:div w:id="414285454">
          <w:marLeft w:val="640"/>
          <w:marRight w:val="0"/>
          <w:marTop w:val="0"/>
          <w:marBottom w:val="0"/>
          <w:divBdr>
            <w:top w:val="none" w:sz="0" w:space="0" w:color="auto"/>
            <w:left w:val="none" w:sz="0" w:space="0" w:color="auto"/>
            <w:bottom w:val="none" w:sz="0" w:space="0" w:color="auto"/>
            <w:right w:val="none" w:sz="0" w:space="0" w:color="auto"/>
          </w:divBdr>
        </w:div>
        <w:div w:id="418335273">
          <w:marLeft w:val="640"/>
          <w:marRight w:val="0"/>
          <w:marTop w:val="0"/>
          <w:marBottom w:val="0"/>
          <w:divBdr>
            <w:top w:val="none" w:sz="0" w:space="0" w:color="auto"/>
            <w:left w:val="none" w:sz="0" w:space="0" w:color="auto"/>
            <w:bottom w:val="none" w:sz="0" w:space="0" w:color="auto"/>
            <w:right w:val="none" w:sz="0" w:space="0" w:color="auto"/>
          </w:divBdr>
        </w:div>
        <w:div w:id="519273826">
          <w:marLeft w:val="640"/>
          <w:marRight w:val="0"/>
          <w:marTop w:val="0"/>
          <w:marBottom w:val="0"/>
          <w:divBdr>
            <w:top w:val="none" w:sz="0" w:space="0" w:color="auto"/>
            <w:left w:val="none" w:sz="0" w:space="0" w:color="auto"/>
            <w:bottom w:val="none" w:sz="0" w:space="0" w:color="auto"/>
            <w:right w:val="none" w:sz="0" w:space="0" w:color="auto"/>
          </w:divBdr>
        </w:div>
        <w:div w:id="523633858">
          <w:marLeft w:val="640"/>
          <w:marRight w:val="0"/>
          <w:marTop w:val="0"/>
          <w:marBottom w:val="0"/>
          <w:divBdr>
            <w:top w:val="none" w:sz="0" w:space="0" w:color="auto"/>
            <w:left w:val="none" w:sz="0" w:space="0" w:color="auto"/>
            <w:bottom w:val="none" w:sz="0" w:space="0" w:color="auto"/>
            <w:right w:val="none" w:sz="0" w:space="0" w:color="auto"/>
          </w:divBdr>
        </w:div>
        <w:div w:id="557320671">
          <w:marLeft w:val="640"/>
          <w:marRight w:val="0"/>
          <w:marTop w:val="0"/>
          <w:marBottom w:val="0"/>
          <w:divBdr>
            <w:top w:val="none" w:sz="0" w:space="0" w:color="auto"/>
            <w:left w:val="none" w:sz="0" w:space="0" w:color="auto"/>
            <w:bottom w:val="none" w:sz="0" w:space="0" w:color="auto"/>
            <w:right w:val="none" w:sz="0" w:space="0" w:color="auto"/>
          </w:divBdr>
        </w:div>
        <w:div w:id="561214999">
          <w:marLeft w:val="640"/>
          <w:marRight w:val="0"/>
          <w:marTop w:val="0"/>
          <w:marBottom w:val="0"/>
          <w:divBdr>
            <w:top w:val="none" w:sz="0" w:space="0" w:color="auto"/>
            <w:left w:val="none" w:sz="0" w:space="0" w:color="auto"/>
            <w:bottom w:val="none" w:sz="0" w:space="0" w:color="auto"/>
            <w:right w:val="none" w:sz="0" w:space="0" w:color="auto"/>
          </w:divBdr>
        </w:div>
        <w:div w:id="592516153">
          <w:marLeft w:val="640"/>
          <w:marRight w:val="0"/>
          <w:marTop w:val="0"/>
          <w:marBottom w:val="0"/>
          <w:divBdr>
            <w:top w:val="none" w:sz="0" w:space="0" w:color="auto"/>
            <w:left w:val="none" w:sz="0" w:space="0" w:color="auto"/>
            <w:bottom w:val="none" w:sz="0" w:space="0" w:color="auto"/>
            <w:right w:val="none" w:sz="0" w:space="0" w:color="auto"/>
          </w:divBdr>
        </w:div>
        <w:div w:id="650059886">
          <w:marLeft w:val="640"/>
          <w:marRight w:val="0"/>
          <w:marTop w:val="0"/>
          <w:marBottom w:val="0"/>
          <w:divBdr>
            <w:top w:val="none" w:sz="0" w:space="0" w:color="auto"/>
            <w:left w:val="none" w:sz="0" w:space="0" w:color="auto"/>
            <w:bottom w:val="none" w:sz="0" w:space="0" w:color="auto"/>
            <w:right w:val="none" w:sz="0" w:space="0" w:color="auto"/>
          </w:divBdr>
        </w:div>
        <w:div w:id="680355589">
          <w:marLeft w:val="640"/>
          <w:marRight w:val="0"/>
          <w:marTop w:val="0"/>
          <w:marBottom w:val="0"/>
          <w:divBdr>
            <w:top w:val="none" w:sz="0" w:space="0" w:color="auto"/>
            <w:left w:val="none" w:sz="0" w:space="0" w:color="auto"/>
            <w:bottom w:val="none" w:sz="0" w:space="0" w:color="auto"/>
            <w:right w:val="none" w:sz="0" w:space="0" w:color="auto"/>
          </w:divBdr>
        </w:div>
        <w:div w:id="686558833">
          <w:marLeft w:val="640"/>
          <w:marRight w:val="0"/>
          <w:marTop w:val="0"/>
          <w:marBottom w:val="0"/>
          <w:divBdr>
            <w:top w:val="none" w:sz="0" w:space="0" w:color="auto"/>
            <w:left w:val="none" w:sz="0" w:space="0" w:color="auto"/>
            <w:bottom w:val="none" w:sz="0" w:space="0" w:color="auto"/>
            <w:right w:val="none" w:sz="0" w:space="0" w:color="auto"/>
          </w:divBdr>
        </w:div>
        <w:div w:id="689142531">
          <w:marLeft w:val="640"/>
          <w:marRight w:val="0"/>
          <w:marTop w:val="0"/>
          <w:marBottom w:val="0"/>
          <w:divBdr>
            <w:top w:val="none" w:sz="0" w:space="0" w:color="auto"/>
            <w:left w:val="none" w:sz="0" w:space="0" w:color="auto"/>
            <w:bottom w:val="none" w:sz="0" w:space="0" w:color="auto"/>
            <w:right w:val="none" w:sz="0" w:space="0" w:color="auto"/>
          </w:divBdr>
        </w:div>
        <w:div w:id="708408627">
          <w:marLeft w:val="640"/>
          <w:marRight w:val="0"/>
          <w:marTop w:val="0"/>
          <w:marBottom w:val="0"/>
          <w:divBdr>
            <w:top w:val="none" w:sz="0" w:space="0" w:color="auto"/>
            <w:left w:val="none" w:sz="0" w:space="0" w:color="auto"/>
            <w:bottom w:val="none" w:sz="0" w:space="0" w:color="auto"/>
            <w:right w:val="none" w:sz="0" w:space="0" w:color="auto"/>
          </w:divBdr>
        </w:div>
        <w:div w:id="721245190">
          <w:marLeft w:val="640"/>
          <w:marRight w:val="0"/>
          <w:marTop w:val="0"/>
          <w:marBottom w:val="0"/>
          <w:divBdr>
            <w:top w:val="none" w:sz="0" w:space="0" w:color="auto"/>
            <w:left w:val="none" w:sz="0" w:space="0" w:color="auto"/>
            <w:bottom w:val="none" w:sz="0" w:space="0" w:color="auto"/>
            <w:right w:val="none" w:sz="0" w:space="0" w:color="auto"/>
          </w:divBdr>
        </w:div>
        <w:div w:id="732122616">
          <w:marLeft w:val="640"/>
          <w:marRight w:val="0"/>
          <w:marTop w:val="0"/>
          <w:marBottom w:val="0"/>
          <w:divBdr>
            <w:top w:val="none" w:sz="0" w:space="0" w:color="auto"/>
            <w:left w:val="none" w:sz="0" w:space="0" w:color="auto"/>
            <w:bottom w:val="none" w:sz="0" w:space="0" w:color="auto"/>
            <w:right w:val="none" w:sz="0" w:space="0" w:color="auto"/>
          </w:divBdr>
        </w:div>
        <w:div w:id="735476241">
          <w:marLeft w:val="640"/>
          <w:marRight w:val="0"/>
          <w:marTop w:val="0"/>
          <w:marBottom w:val="0"/>
          <w:divBdr>
            <w:top w:val="none" w:sz="0" w:space="0" w:color="auto"/>
            <w:left w:val="none" w:sz="0" w:space="0" w:color="auto"/>
            <w:bottom w:val="none" w:sz="0" w:space="0" w:color="auto"/>
            <w:right w:val="none" w:sz="0" w:space="0" w:color="auto"/>
          </w:divBdr>
        </w:div>
        <w:div w:id="756248118">
          <w:marLeft w:val="640"/>
          <w:marRight w:val="0"/>
          <w:marTop w:val="0"/>
          <w:marBottom w:val="0"/>
          <w:divBdr>
            <w:top w:val="none" w:sz="0" w:space="0" w:color="auto"/>
            <w:left w:val="none" w:sz="0" w:space="0" w:color="auto"/>
            <w:bottom w:val="none" w:sz="0" w:space="0" w:color="auto"/>
            <w:right w:val="none" w:sz="0" w:space="0" w:color="auto"/>
          </w:divBdr>
        </w:div>
        <w:div w:id="786855669">
          <w:marLeft w:val="640"/>
          <w:marRight w:val="0"/>
          <w:marTop w:val="0"/>
          <w:marBottom w:val="0"/>
          <w:divBdr>
            <w:top w:val="none" w:sz="0" w:space="0" w:color="auto"/>
            <w:left w:val="none" w:sz="0" w:space="0" w:color="auto"/>
            <w:bottom w:val="none" w:sz="0" w:space="0" w:color="auto"/>
            <w:right w:val="none" w:sz="0" w:space="0" w:color="auto"/>
          </w:divBdr>
        </w:div>
        <w:div w:id="804591080">
          <w:marLeft w:val="640"/>
          <w:marRight w:val="0"/>
          <w:marTop w:val="0"/>
          <w:marBottom w:val="0"/>
          <w:divBdr>
            <w:top w:val="none" w:sz="0" w:space="0" w:color="auto"/>
            <w:left w:val="none" w:sz="0" w:space="0" w:color="auto"/>
            <w:bottom w:val="none" w:sz="0" w:space="0" w:color="auto"/>
            <w:right w:val="none" w:sz="0" w:space="0" w:color="auto"/>
          </w:divBdr>
        </w:div>
        <w:div w:id="837188308">
          <w:marLeft w:val="640"/>
          <w:marRight w:val="0"/>
          <w:marTop w:val="0"/>
          <w:marBottom w:val="0"/>
          <w:divBdr>
            <w:top w:val="none" w:sz="0" w:space="0" w:color="auto"/>
            <w:left w:val="none" w:sz="0" w:space="0" w:color="auto"/>
            <w:bottom w:val="none" w:sz="0" w:space="0" w:color="auto"/>
            <w:right w:val="none" w:sz="0" w:space="0" w:color="auto"/>
          </w:divBdr>
        </w:div>
        <w:div w:id="841972759">
          <w:marLeft w:val="640"/>
          <w:marRight w:val="0"/>
          <w:marTop w:val="0"/>
          <w:marBottom w:val="0"/>
          <w:divBdr>
            <w:top w:val="none" w:sz="0" w:space="0" w:color="auto"/>
            <w:left w:val="none" w:sz="0" w:space="0" w:color="auto"/>
            <w:bottom w:val="none" w:sz="0" w:space="0" w:color="auto"/>
            <w:right w:val="none" w:sz="0" w:space="0" w:color="auto"/>
          </w:divBdr>
        </w:div>
        <w:div w:id="849150189">
          <w:marLeft w:val="640"/>
          <w:marRight w:val="0"/>
          <w:marTop w:val="0"/>
          <w:marBottom w:val="0"/>
          <w:divBdr>
            <w:top w:val="none" w:sz="0" w:space="0" w:color="auto"/>
            <w:left w:val="none" w:sz="0" w:space="0" w:color="auto"/>
            <w:bottom w:val="none" w:sz="0" w:space="0" w:color="auto"/>
            <w:right w:val="none" w:sz="0" w:space="0" w:color="auto"/>
          </w:divBdr>
        </w:div>
        <w:div w:id="888344554">
          <w:marLeft w:val="640"/>
          <w:marRight w:val="0"/>
          <w:marTop w:val="0"/>
          <w:marBottom w:val="0"/>
          <w:divBdr>
            <w:top w:val="none" w:sz="0" w:space="0" w:color="auto"/>
            <w:left w:val="none" w:sz="0" w:space="0" w:color="auto"/>
            <w:bottom w:val="none" w:sz="0" w:space="0" w:color="auto"/>
            <w:right w:val="none" w:sz="0" w:space="0" w:color="auto"/>
          </w:divBdr>
        </w:div>
        <w:div w:id="890266962">
          <w:marLeft w:val="640"/>
          <w:marRight w:val="0"/>
          <w:marTop w:val="0"/>
          <w:marBottom w:val="0"/>
          <w:divBdr>
            <w:top w:val="none" w:sz="0" w:space="0" w:color="auto"/>
            <w:left w:val="none" w:sz="0" w:space="0" w:color="auto"/>
            <w:bottom w:val="none" w:sz="0" w:space="0" w:color="auto"/>
            <w:right w:val="none" w:sz="0" w:space="0" w:color="auto"/>
          </w:divBdr>
        </w:div>
        <w:div w:id="928778901">
          <w:marLeft w:val="640"/>
          <w:marRight w:val="0"/>
          <w:marTop w:val="0"/>
          <w:marBottom w:val="0"/>
          <w:divBdr>
            <w:top w:val="none" w:sz="0" w:space="0" w:color="auto"/>
            <w:left w:val="none" w:sz="0" w:space="0" w:color="auto"/>
            <w:bottom w:val="none" w:sz="0" w:space="0" w:color="auto"/>
            <w:right w:val="none" w:sz="0" w:space="0" w:color="auto"/>
          </w:divBdr>
        </w:div>
        <w:div w:id="971981598">
          <w:marLeft w:val="640"/>
          <w:marRight w:val="0"/>
          <w:marTop w:val="0"/>
          <w:marBottom w:val="0"/>
          <w:divBdr>
            <w:top w:val="none" w:sz="0" w:space="0" w:color="auto"/>
            <w:left w:val="none" w:sz="0" w:space="0" w:color="auto"/>
            <w:bottom w:val="none" w:sz="0" w:space="0" w:color="auto"/>
            <w:right w:val="none" w:sz="0" w:space="0" w:color="auto"/>
          </w:divBdr>
        </w:div>
        <w:div w:id="975333934">
          <w:marLeft w:val="640"/>
          <w:marRight w:val="0"/>
          <w:marTop w:val="0"/>
          <w:marBottom w:val="0"/>
          <w:divBdr>
            <w:top w:val="none" w:sz="0" w:space="0" w:color="auto"/>
            <w:left w:val="none" w:sz="0" w:space="0" w:color="auto"/>
            <w:bottom w:val="none" w:sz="0" w:space="0" w:color="auto"/>
            <w:right w:val="none" w:sz="0" w:space="0" w:color="auto"/>
          </w:divBdr>
        </w:div>
        <w:div w:id="1003359409">
          <w:marLeft w:val="640"/>
          <w:marRight w:val="0"/>
          <w:marTop w:val="0"/>
          <w:marBottom w:val="0"/>
          <w:divBdr>
            <w:top w:val="none" w:sz="0" w:space="0" w:color="auto"/>
            <w:left w:val="none" w:sz="0" w:space="0" w:color="auto"/>
            <w:bottom w:val="none" w:sz="0" w:space="0" w:color="auto"/>
            <w:right w:val="none" w:sz="0" w:space="0" w:color="auto"/>
          </w:divBdr>
        </w:div>
        <w:div w:id="1025325519">
          <w:marLeft w:val="640"/>
          <w:marRight w:val="0"/>
          <w:marTop w:val="0"/>
          <w:marBottom w:val="0"/>
          <w:divBdr>
            <w:top w:val="none" w:sz="0" w:space="0" w:color="auto"/>
            <w:left w:val="none" w:sz="0" w:space="0" w:color="auto"/>
            <w:bottom w:val="none" w:sz="0" w:space="0" w:color="auto"/>
            <w:right w:val="none" w:sz="0" w:space="0" w:color="auto"/>
          </w:divBdr>
        </w:div>
        <w:div w:id="1066613682">
          <w:marLeft w:val="640"/>
          <w:marRight w:val="0"/>
          <w:marTop w:val="0"/>
          <w:marBottom w:val="0"/>
          <w:divBdr>
            <w:top w:val="none" w:sz="0" w:space="0" w:color="auto"/>
            <w:left w:val="none" w:sz="0" w:space="0" w:color="auto"/>
            <w:bottom w:val="none" w:sz="0" w:space="0" w:color="auto"/>
            <w:right w:val="none" w:sz="0" w:space="0" w:color="auto"/>
          </w:divBdr>
        </w:div>
        <w:div w:id="1105690208">
          <w:marLeft w:val="640"/>
          <w:marRight w:val="0"/>
          <w:marTop w:val="0"/>
          <w:marBottom w:val="0"/>
          <w:divBdr>
            <w:top w:val="none" w:sz="0" w:space="0" w:color="auto"/>
            <w:left w:val="none" w:sz="0" w:space="0" w:color="auto"/>
            <w:bottom w:val="none" w:sz="0" w:space="0" w:color="auto"/>
            <w:right w:val="none" w:sz="0" w:space="0" w:color="auto"/>
          </w:divBdr>
        </w:div>
        <w:div w:id="1113476040">
          <w:marLeft w:val="640"/>
          <w:marRight w:val="0"/>
          <w:marTop w:val="0"/>
          <w:marBottom w:val="0"/>
          <w:divBdr>
            <w:top w:val="none" w:sz="0" w:space="0" w:color="auto"/>
            <w:left w:val="none" w:sz="0" w:space="0" w:color="auto"/>
            <w:bottom w:val="none" w:sz="0" w:space="0" w:color="auto"/>
            <w:right w:val="none" w:sz="0" w:space="0" w:color="auto"/>
          </w:divBdr>
        </w:div>
        <w:div w:id="1144616181">
          <w:marLeft w:val="640"/>
          <w:marRight w:val="0"/>
          <w:marTop w:val="0"/>
          <w:marBottom w:val="0"/>
          <w:divBdr>
            <w:top w:val="none" w:sz="0" w:space="0" w:color="auto"/>
            <w:left w:val="none" w:sz="0" w:space="0" w:color="auto"/>
            <w:bottom w:val="none" w:sz="0" w:space="0" w:color="auto"/>
            <w:right w:val="none" w:sz="0" w:space="0" w:color="auto"/>
          </w:divBdr>
        </w:div>
        <w:div w:id="1186864373">
          <w:marLeft w:val="640"/>
          <w:marRight w:val="0"/>
          <w:marTop w:val="0"/>
          <w:marBottom w:val="0"/>
          <w:divBdr>
            <w:top w:val="none" w:sz="0" w:space="0" w:color="auto"/>
            <w:left w:val="none" w:sz="0" w:space="0" w:color="auto"/>
            <w:bottom w:val="none" w:sz="0" w:space="0" w:color="auto"/>
            <w:right w:val="none" w:sz="0" w:space="0" w:color="auto"/>
          </w:divBdr>
        </w:div>
        <w:div w:id="1195460654">
          <w:marLeft w:val="640"/>
          <w:marRight w:val="0"/>
          <w:marTop w:val="0"/>
          <w:marBottom w:val="0"/>
          <w:divBdr>
            <w:top w:val="none" w:sz="0" w:space="0" w:color="auto"/>
            <w:left w:val="none" w:sz="0" w:space="0" w:color="auto"/>
            <w:bottom w:val="none" w:sz="0" w:space="0" w:color="auto"/>
            <w:right w:val="none" w:sz="0" w:space="0" w:color="auto"/>
          </w:divBdr>
        </w:div>
        <w:div w:id="1200555817">
          <w:marLeft w:val="640"/>
          <w:marRight w:val="0"/>
          <w:marTop w:val="0"/>
          <w:marBottom w:val="0"/>
          <w:divBdr>
            <w:top w:val="none" w:sz="0" w:space="0" w:color="auto"/>
            <w:left w:val="none" w:sz="0" w:space="0" w:color="auto"/>
            <w:bottom w:val="none" w:sz="0" w:space="0" w:color="auto"/>
            <w:right w:val="none" w:sz="0" w:space="0" w:color="auto"/>
          </w:divBdr>
        </w:div>
        <w:div w:id="1232689590">
          <w:marLeft w:val="640"/>
          <w:marRight w:val="0"/>
          <w:marTop w:val="0"/>
          <w:marBottom w:val="0"/>
          <w:divBdr>
            <w:top w:val="none" w:sz="0" w:space="0" w:color="auto"/>
            <w:left w:val="none" w:sz="0" w:space="0" w:color="auto"/>
            <w:bottom w:val="none" w:sz="0" w:space="0" w:color="auto"/>
            <w:right w:val="none" w:sz="0" w:space="0" w:color="auto"/>
          </w:divBdr>
        </w:div>
        <w:div w:id="1242643629">
          <w:marLeft w:val="640"/>
          <w:marRight w:val="0"/>
          <w:marTop w:val="0"/>
          <w:marBottom w:val="0"/>
          <w:divBdr>
            <w:top w:val="none" w:sz="0" w:space="0" w:color="auto"/>
            <w:left w:val="none" w:sz="0" w:space="0" w:color="auto"/>
            <w:bottom w:val="none" w:sz="0" w:space="0" w:color="auto"/>
            <w:right w:val="none" w:sz="0" w:space="0" w:color="auto"/>
          </w:divBdr>
        </w:div>
        <w:div w:id="1257598649">
          <w:marLeft w:val="640"/>
          <w:marRight w:val="0"/>
          <w:marTop w:val="0"/>
          <w:marBottom w:val="0"/>
          <w:divBdr>
            <w:top w:val="none" w:sz="0" w:space="0" w:color="auto"/>
            <w:left w:val="none" w:sz="0" w:space="0" w:color="auto"/>
            <w:bottom w:val="none" w:sz="0" w:space="0" w:color="auto"/>
            <w:right w:val="none" w:sz="0" w:space="0" w:color="auto"/>
          </w:divBdr>
        </w:div>
        <w:div w:id="1292441695">
          <w:marLeft w:val="640"/>
          <w:marRight w:val="0"/>
          <w:marTop w:val="0"/>
          <w:marBottom w:val="0"/>
          <w:divBdr>
            <w:top w:val="none" w:sz="0" w:space="0" w:color="auto"/>
            <w:left w:val="none" w:sz="0" w:space="0" w:color="auto"/>
            <w:bottom w:val="none" w:sz="0" w:space="0" w:color="auto"/>
            <w:right w:val="none" w:sz="0" w:space="0" w:color="auto"/>
          </w:divBdr>
        </w:div>
        <w:div w:id="1294673145">
          <w:marLeft w:val="640"/>
          <w:marRight w:val="0"/>
          <w:marTop w:val="0"/>
          <w:marBottom w:val="0"/>
          <w:divBdr>
            <w:top w:val="none" w:sz="0" w:space="0" w:color="auto"/>
            <w:left w:val="none" w:sz="0" w:space="0" w:color="auto"/>
            <w:bottom w:val="none" w:sz="0" w:space="0" w:color="auto"/>
            <w:right w:val="none" w:sz="0" w:space="0" w:color="auto"/>
          </w:divBdr>
        </w:div>
        <w:div w:id="1372345732">
          <w:marLeft w:val="640"/>
          <w:marRight w:val="0"/>
          <w:marTop w:val="0"/>
          <w:marBottom w:val="0"/>
          <w:divBdr>
            <w:top w:val="none" w:sz="0" w:space="0" w:color="auto"/>
            <w:left w:val="none" w:sz="0" w:space="0" w:color="auto"/>
            <w:bottom w:val="none" w:sz="0" w:space="0" w:color="auto"/>
            <w:right w:val="none" w:sz="0" w:space="0" w:color="auto"/>
          </w:divBdr>
        </w:div>
        <w:div w:id="1404376234">
          <w:marLeft w:val="640"/>
          <w:marRight w:val="0"/>
          <w:marTop w:val="0"/>
          <w:marBottom w:val="0"/>
          <w:divBdr>
            <w:top w:val="none" w:sz="0" w:space="0" w:color="auto"/>
            <w:left w:val="none" w:sz="0" w:space="0" w:color="auto"/>
            <w:bottom w:val="none" w:sz="0" w:space="0" w:color="auto"/>
            <w:right w:val="none" w:sz="0" w:space="0" w:color="auto"/>
          </w:divBdr>
        </w:div>
        <w:div w:id="1460681013">
          <w:marLeft w:val="640"/>
          <w:marRight w:val="0"/>
          <w:marTop w:val="0"/>
          <w:marBottom w:val="0"/>
          <w:divBdr>
            <w:top w:val="none" w:sz="0" w:space="0" w:color="auto"/>
            <w:left w:val="none" w:sz="0" w:space="0" w:color="auto"/>
            <w:bottom w:val="none" w:sz="0" w:space="0" w:color="auto"/>
            <w:right w:val="none" w:sz="0" w:space="0" w:color="auto"/>
          </w:divBdr>
        </w:div>
        <w:div w:id="1503207052">
          <w:marLeft w:val="640"/>
          <w:marRight w:val="0"/>
          <w:marTop w:val="0"/>
          <w:marBottom w:val="0"/>
          <w:divBdr>
            <w:top w:val="none" w:sz="0" w:space="0" w:color="auto"/>
            <w:left w:val="none" w:sz="0" w:space="0" w:color="auto"/>
            <w:bottom w:val="none" w:sz="0" w:space="0" w:color="auto"/>
            <w:right w:val="none" w:sz="0" w:space="0" w:color="auto"/>
          </w:divBdr>
        </w:div>
        <w:div w:id="1510950759">
          <w:marLeft w:val="640"/>
          <w:marRight w:val="0"/>
          <w:marTop w:val="0"/>
          <w:marBottom w:val="0"/>
          <w:divBdr>
            <w:top w:val="none" w:sz="0" w:space="0" w:color="auto"/>
            <w:left w:val="none" w:sz="0" w:space="0" w:color="auto"/>
            <w:bottom w:val="none" w:sz="0" w:space="0" w:color="auto"/>
            <w:right w:val="none" w:sz="0" w:space="0" w:color="auto"/>
          </w:divBdr>
        </w:div>
        <w:div w:id="1535650010">
          <w:marLeft w:val="640"/>
          <w:marRight w:val="0"/>
          <w:marTop w:val="0"/>
          <w:marBottom w:val="0"/>
          <w:divBdr>
            <w:top w:val="none" w:sz="0" w:space="0" w:color="auto"/>
            <w:left w:val="none" w:sz="0" w:space="0" w:color="auto"/>
            <w:bottom w:val="none" w:sz="0" w:space="0" w:color="auto"/>
            <w:right w:val="none" w:sz="0" w:space="0" w:color="auto"/>
          </w:divBdr>
        </w:div>
        <w:div w:id="1550847785">
          <w:marLeft w:val="640"/>
          <w:marRight w:val="0"/>
          <w:marTop w:val="0"/>
          <w:marBottom w:val="0"/>
          <w:divBdr>
            <w:top w:val="none" w:sz="0" w:space="0" w:color="auto"/>
            <w:left w:val="none" w:sz="0" w:space="0" w:color="auto"/>
            <w:bottom w:val="none" w:sz="0" w:space="0" w:color="auto"/>
            <w:right w:val="none" w:sz="0" w:space="0" w:color="auto"/>
          </w:divBdr>
        </w:div>
        <w:div w:id="1551066143">
          <w:marLeft w:val="640"/>
          <w:marRight w:val="0"/>
          <w:marTop w:val="0"/>
          <w:marBottom w:val="0"/>
          <w:divBdr>
            <w:top w:val="none" w:sz="0" w:space="0" w:color="auto"/>
            <w:left w:val="none" w:sz="0" w:space="0" w:color="auto"/>
            <w:bottom w:val="none" w:sz="0" w:space="0" w:color="auto"/>
            <w:right w:val="none" w:sz="0" w:space="0" w:color="auto"/>
          </w:divBdr>
        </w:div>
        <w:div w:id="1552769712">
          <w:marLeft w:val="640"/>
          <w:marRight w:val="0"/>
          <w:marTop w:val="0"/>
          <w:marBottom w:val="0"/>
          <w:divBdr>
            <w:top w:val="none" w:sz="0" w:space="0" w:color="auto"/>
            <w:left w:val="none" w:sz="0" w:space="0" w:color="auto"/>
            <w:bottom w:val="none" w:sz="0" w:space="0" w:color="auto"/>
            <w:right w:val="none" w:sz="0" w:space="0" w:color="auto"/>
          </w:divBdr>
        </w:div>
        <w:div w:id="1557668249">
          <w:marLeft w:val="640"/>
          <w:marRight w:val="0"/>
          <w:marTop w:val="0"/>
          <w:marBottom w:val="0"/>
          <w:divBdr>
            <w:top w:val="none" w:sz="0" w:space="0" w:color="auto"/>
            <w:left w:val="none" w:sz="0" w:space="0" w:color="auto"/>
            <w:bottom w:val="none" w:sz="0" w:space="0" w:color="auto"/>
            <w:right w:val="none" w:sz="0" w:space="0" w:color="auto"/>
          </w:divBdr>
        </w:div>
        <w:div w:id="1593196050">
          <w:marLeft w:val="640"/>
          <w:marRight w:val="0"/>
          <w:marTop w:val="0"/>
          <w:marBottom w:val="0"/>
          <w:divBdr>
            <w:top w:val="none" w:sz="0" w:space="0" w:color="auto"/>
            <w:left w:val="none" w:sz="0" w:space="0" w:color="auto"/>
            <w:bottom w:val="none" w:sz="0" w:space="0" w:color="auto"/>
            <w:right w:val="none" w:sz="0" w:space="0" w:color="auto"/>
          </w:divBdr>
        </w:div>
        <w:div w:id="1607880793">
          <w:marLeft w:val="640"/>
          <w:marRight w:val="0"/>
          <w:marTop w:val="0"/>
          <w:marBottom w:val="0"/>
          <w:divBdr>
            <w:top w:val="none" w:sz="0" w:space="0" w:color="auto"/>
            <w:left w:val="none" w:sz="0" w:space="0" w:color="auto"/>
            <w:bottom w:val="none" w:sz="0" w:space="0" w:color="auto"/>
            <w:right w:val="none" w:sz="0" w:space="0" w:color="auto"/>
          </w:divBdr>
        </w:div>
        <w:div w:id="1614165996">
          <w:marLeft w:val="640"/>
          <w:marRight w:val="0"/>
          <w:marTop w:val="0"/>
          <w:marBottom w:val="0"/>
          <w:divBdr>
            <w:top w:val="none" w:sz="0" w:space="0" w:color="auto"/>
            <w:left w:val="none" w:sz="0" w:space="0" w:color="auto"/>
            <w:bottom w:val="none" w:sz="0" w:space="0" w:color="auto"/>
            <w:right w:val="none" w:sz="0" w:space="0" w:color="auto"/>
          </w:divBdr>
        </w:div>
        <w:div w:id="1664312701">
          <w:marLeft w:val="640"/>
          <w:marRight w:val="0"/>
          <w:marTop w:val="0"/>
          <w:marBottom w:val="0"/>
          <w:divBdr>
            <w:top w:val="none" w:sz="0" w:space="0" w:color="auto"/>
            <w:left w:val="none" w:sz="0" w:space="0" w:color="auto"/>
            <w:bottom w:val="none" w:sz="0" w:space="0" w:color="auto"/>
            <w:right w:val="none" w:sz="0" w:space="0" w:color="auto"/>
          </w:divBdr>
        </w:div>
        <w:div w:id="1681009745">
          <w:marLeft w:val="640"/>
          <w:marRight w:val="0"/>
          <w:marTop w:val="0"/>
          <w:marBottom w:val="0"/>
          <w:divBdr>
            <w:top w:val="none" w:sz="0" w:space="0" w:color="auto"/>
            <w:left w:val="none" w:sz="0" w:space="0" w:color="auto"/>
            <w:bottom w:val="none" w:sz="0" w:space="0" w:color="auto"/>
            <w:right w:val="none" w:sz="0" w:space="0" w:color="auto"/>
          </w:divBdr>
        </w:div>
        <w:div w:id="1732461302">
          <w:marLeft w:val="640"/>
          <w:marRight w:val="0"/>
          <w:marTop w:val="0"/>
          <w:marBottom w:val="0"/>
          <w:divBdr>
            <w:top w:val="none" w:sz="0" w:space="0" w:color="auto"/>
            <w:left w:val="none" w:sz="0" w:space="0" w:color="auto"/>
            <w:bottom w:val="none" w:sz="0" w:space="0" w:color="auto"/>
            <w:right w:val="none" w:sz="0" w:space="0" w:color="auto"/>
          </w:divBdr>
        </w:div>
        <w:div w:id="1749228288">
          <w:marLeft w:val="640"/>
          <w:marRight w:val="0"/>
          <w:marTop w:val="0"/>
          <w:marBottom w:val="0"/>
          <w:divBdr>
            <w:top w:val="none" w:sz="0" w:space="0" w:color="auto"/>
            <w:left w:val="none" w:sz="0" w:space="0" w:color="auto"/>
            <w:bottom w:val="none" w:sz="0" w:space="0" w:color="auto"/>
            <w:right w:val="none" w:sz="0" w:space="0" w:color="auto"/>
          </w:divBdr>
        </w:div>
        <w:div w:id="1750421969">
          <w:marLeft w:val="640"/>
          <w:marRight w:val="0"/>
          <w:marTop w:val="0"/>
          <w:marBottom w:val="0"/>
          <w:divBdr>
            <w:top w:val="none" w:sz="0" w:space="0" w:color="auto"/>
            <w:left w:val="none" w:sz="0" w:space="0" w:color="auto"/>
            <w:bottom w:val="none" w:sz="0" w:space="0" w:color="auto"/>
            <w:right w:val="none" w:sz="0" w:space="0" w:color="auto"/>
          </w:divBdr>
        </w:div>
        <w:div w:id="1755516063">
          <w:marLeft w:val="640"/>
          <w:marRight w:val="0"/>
          <w:marTop w:val="0"/>
          <w:marBottom w:val="0"/>
          <w:divBdr>
            <w:top w:val="none" w:sz="0" w:space="0" w:color="auto"/>
            <w:left w:val="none" w:sz="0" w:space="0" w:color="auto"/>
            <w:bottom w:val="none" w:sz="0" w:space="0" w:color="auto"/>
            <w:right w:val="none" w:sz="0" w:space="0" w:color="auto"/>
          </w:divBdr>
        </w:div>
        <w:div w:id="1775200098">
          <w:marLeft w:val="640"/>
          <w:marRight w:val="0"/>
          <w:marTop w:val="0"/>
          <w:marBottom w:val="0"/>
          <w:divBdr>
            <w:top w:val="none" w:sz="0" w:space="0" w:color="auto"/>
            <w:left w:val="none" w:sz="0" w:space="0" w:color="auto"/>
            <w:bottom w:val="none" w:sz="0" w:space="0" w:color="auto"/>
            <w:right w:val="none" w:sz="0" w:space="0" w:color="auto"/>
          </w:divBdr>
        </w:div>
        <w:div w:id="1775977703">
          <w:marLeft w:val="640"/>
          <w:marRight w:val="0"/>
          <w:marTop w:val="0"/>
          <w:marBottom w:val="0"/>
          <w:divBdr>
            <w:top w:val="none" w:sz="0" w:space="0" w:color="auto"/>
            <w:left w:val="none" w:sz="0" w:space="0" w:color="auto"/>
            <w:bottom w:val="none" w:sz="0" w:space="0" w:color="auto"/>
            <w:right w:val="none" w:sz="0" w:space="0" w:color="auto"/>
          </w:divBdr>
        </w:div>
        <w:div w:id="1794136332">
          <w:marLeft w:val="640"/>
          <w:marRight w:val="0"/>
          <w:marTop w:val="0"/>
          <w:marBottom w:val="0"/>
          <w:divBdr>
            <w:top w:val="none" w:sz="0" w:space="0" w:color="auto"/>
            <w:left w:val="none" w:sz="0" w:space="0" w:color="auto"/>
            <w:bottom w:val="none" w:sz="0" w:space="0" w:color="auto"/>
            <w:right w:val="none" w:sz="0" w:space="0" w:color="auto"/>
          </w:divBdr>
        </w:div>
        <w:div w:id="1835802856">
          <w:marLeft w:val="640"/>
          <w:marRight w:val="0"/>
          <w:marTop w:val="0"/>
          <w:marBottom w:val="0"/>
          <w:divBdr>
            <w:top w:val="none" w:sz="0" w:space="0" w:color="auto"/>
            <w:left w:val="none" w:sz="0" w:space="0" w:color="auto"/>
            <w:bottom w:val="none" w:sz="0" w:space="0" w:color="auto"/>
            <w:right w:val="none" w:sz="0" w:space="0" w:color="auto"/>
          </w:divBdr>
        </w:div>
        <w:div w:id="1907958577">
          <w:marLeft w:val="640"/>
          <w:marRight w:val="0"/>
          <w:marTop w:val="0"/>
          <w:marBottom w:val="0"/>
          <w:divBdr>
            <w:top w:val="none" w:sz="0" w:space="0" w:color="auto"/>
            <w:left w:val="none" w:sz="0" w:space="0" w:color="auto"/>
            <w:bottom w:val="none" w:sz="0" w:space="0" w:color="auto"/>
            <w:right w:val="none" w:sz="0" w:space="0" w:color="auto"/>
          </w:divBdr>
        </w:div>
        <w:div w:id="1908371614">
          <w:marLeft w:val="640"/>
          <w:marRight w:val="0"/>
          <w:marTop w:val="0"/>
          <w:marBottom w:val="0"/>
          <w:divBdr>
            <w:top w:val="none" w:sz="0" w:space="0" w:color="auto"/>
            <w:left w:val="none" w:sz="0" w:space="0" w:color="auto"/>
            <w:bottom w:val="none" w:sz="0" w:space="0" w:color="auto"/>
            <w:right w:val="none" w:sz="0" w:space="0" w:color="auto"/>
          </w:divBdr>
        </w:div>
        <w:div w:id="1910918796">
          <w:marLeft w:val="640"/>
          <w:marRight w:val="0"/>
          <w:marTop w:val="0"/>
          <w:marBottom w:val="0"/>
          <w:divBdr>
            <w:top w:val="none" w:sz="0" w:space="0" w:color="auto"/>
            <w:left w:val="none" w:sz="0" w:space="0" w:color="auto"/>
            <w:bottom w:val="none" w:sz="0" w:space="0" w:color="auto"/>
            <w:right w:val="none" w:sz="0" w:space="0" w:color="auto"/>
          </w:divBdr>
        </w:div>
        <w:div w:id="1912957071">
          <w:marLeft w:val="640"/>
          <w:marRight w:val="0"/>
          <w:marTop w:val="0"/>
          <w:marBottom w:val="0"/>
          <w:divBdr>
            <w:top w:val="none" w:sz="0" w:space="0" w:color="auto"/>
            <w:left w:val="none" w:sz="0" w:space="0" w:color="auto"/>
            <w:bottom w:val="none" w:sz="0" w:space="0" w:color="auto"/>
            <w:right w:val="none" w:sz="0" w:space="0" w:color="auto"/>
          </w:divBdr>
        </w:div>
        <w:div w:id="1930043393">
          <w:marLeft w:val="640"/>
          <w:marRight w:val="0"/>
          <w:marTop w:val="0"/>
          <w:marBottom w:val="0"/>
          <w:divBdr>
            <w:top w:val="none" w:sz="0" w:space="0" w:color="auto"/>
            <w:left w:val="none" w:sz="0" w:space="0" w:color="auto"/>
            <w:bottom w:val="none" w:sz="0" w:space="0" w:color="auto"/>
            <w:right w:val="none" w:sz="0" w:space="0" w:color="auto"/>
          </w:divBdr>
        </w:div>
        <w:div w:id="2000304560">
          <w:marLeft w:val="640"/>
          <w:marRight w:val="0"/>
          <w:marTop w:val="0"/>
          <w:marBottom w:val="0"/>
          <w:divBdr>
            <w:top w:val="none" w:sz="0" w:space="0" w:color="auto"/>
            <w:left w:val="none" w:sz="0" w:space="0" w:color="auto"/>
            <w:bottom w:val="none" w:sz="0" w:space="0" w:color="auto"/>
            <w:right w:val="none" w:sz="0" w:space="0" w:color="auto"/>
          </w:divBdr>
        </w:div>
        <w:div w:id="2023168640">
          <w:marLeft w:val="640"/>
          <w:marRight w:val="0"/>
          <w:marTop w:val="0"/>
          <w:marBottom w:val="0"/>
          <w:divBdr>
            <w:top w:val="none" w:sz="0" w:space="0" w:color="auto"/>
            <w:left w:val="none" w:sz="0" w:space="0" w:color="auto"/>
            <w:bottom w:val="none" w:sz="0" w:space="0" w:color="auto"/>
            <w:right w:val="none" w:sz="0" w:space="0" w:color="auto"/>
          </w:divBdr>
        </w:div>
        <w:div w:id="2075353441">
          <w:marLeft w:val="640"/>
          <w:marRight w:val="0"/>
          <w:marTop w:val="0"/>
          <w:marBottom w:val="0"/>
          <w:divBdr>
            <w:top w:val="none" w:sz="0" w:space="0" w:color="auto"/>
            <w:left w:val="none" w:sz="0" w:space="0" w:color="auto"/>
            <w:bottom w:val="none" w:sz="0" w:space="0" w:color="auto"/>
            <w:right w:val="none" w:sz="0" w:space="0" w:color="auto"/>
          </w:divBdr>
        </w:div>
        <w:div w:id="2115978648">
          <w:marLeft w:val="640"/>
          <w:marRight w:val="0"/>
          <w:marTop w:val="0"/>
          <w:marBottom w:val="0"/>
          <w:divBdr>
            <w:top w:val="none" w:sz="0" w:space="0" w:color="auto"/>
            <w:left w:val="none" w:sz="0" w:space="0" w:color="auto"/>
            <w:bottom w:val="none" w:sz="0" w:space="0" w:color="auto"/>
            <w:right w:val="none" w:sz="0" w:space="0" w:color="auto"/>
          </w:divBdr>
        </w:div>
      </w:divsChild>
    </w:div>
    <w:div w:id="1421214218">
      <w:bodyDiv w:val="1"/>
      <w:marLeft w:val="0"/>
      <w:marRight w:val="0"/>
      <w:marTop w:val="0"/>
      <w:marBottom w:val="0"/>
      <w:divBdr>
        <w:top w:val="none" w:sz="0" w:space="0" w:color="auto"/>
        <w:left w:val="none" w:sz="0" w:space="0" w:color="auto"/>
        <w:bottom w:val="none" w:sz="0" w:space="0" w:color="auto"/>
        <w:right w:val="none" w:sz="0" w:space="0" w:color="auto"/>
      </w:divBdr>
      <w:divsChild>
        <w:div w:id="27026649">
          <w:marLeft w:val="640"/>
          <w:marRight w:val="0"/>
          <w:marTop w:val="0"/>
          <w:marBottom w:val="0"/>
          <w:divBdr>
            <w:top w:val="none" w:sz="0" w:space="0" w:color="auto"/>
            <w:left w:val="none" w:sz="0" w:space="0" w:color="auto"/>
            <w:bottom w:val="none" w:sz="0" w:space="0" w:color="auto"/>
            <w:right w:val="none" w:sz="0" w:space="0" w:color="auto"/>
          </w:divBdr>
        </w:div>
        <w:div w:id="31270423">
          <w:marLeft w:val="640"/>
          <w:marRight w:val="0"/>
          <w:marTop w:val="0"/>
          <w:marBottom w:val="0"/>
          <w:divBdr>
            <w:top w:val="none" w:sz="0" w:space="0" w:color="auto"/>
            <w:left w:val="none" w:sz="0" w:space="0" w:color="auto"/>
            <w:bottom w:val="none" w:sz="0" w:space="0" w:color="auto"/>
            <w:right w:val="none" w:sz="0" w:space="0" w:color="auto"/>
          </w:divBdr>
        </w:div>
        <w:div w:id="32779448">
          <w:marLeft w:val="640"/>
          <w:marRight w:val="0"/>
          <w:marTop w:val="0"/>
          <w:marBottom w:val="0"/>
          <w:divBdr>
            <w:top w:val="none" w:sz="0" w:space="0" w:color="auto"/>
            <w:left w:val="none" w:sz="0" w:space="0" w:color="auto"/>
            <w:bottom w:val="none" w:sz="0" w:space="0" w:color="auto"/>
            <w:right w:val="none" w:sz="0" w:space="0" w:color="auto"/>
          </w:divBdr>
        </w:div>
        <w:div w:id="41175654">
          <w:marLeft w:val="640"/>
          <w:marRight w:val="0"/>
          <w:marTop w:val="0"/>
          <w:marBottom w:val="0"/>
          <w:divBdr>
            <w:top w:val="none" w:sz="0" w:space="0" w:color="auto"/>
            <w:left w:val="none" w:sz="0" w:space="0" w:color="auto"/>
            <w:bottom w:val="none" w:sz="0" w:space="0" w:color="auto"/>
            <w:right w:val="none" w:sz="0" w:space="0" w:color="auto"/>
          </w:divBdr>
        </w:div>
        <w:div w:id="56710041">
          <w:marLeft w:val="640"/>
          <w:marRight w:val="0"/>
          <w:marTop w:val="0"/>
          <w:marBottom w:val="0"/>
          <w:divBdr>
            <w:top w:val="none" w:sz="0" w:space="0" w:color="auto"/>
            <w:left w:val="none" w:sz="0" w:space="0" w:color="auto"/>
            <w:bottom w:val="none" w:sz="0" w:space="0" w:color="auto"/>
            <w:right w:val="none" w:sz="0" w:space="0" w:color="auto"/>
          </w:divBdr>
        </w:div>
        <w:div w:id="60062857">
          <w:marLeft w:val="640"/>
          <w:marRight w:val="0"/>
          <w:marTop w:val="0"/>
          <w:marBottom w:val="0"/>
          <w:divBdr>
            <w:top w:val="none" w:sz="0" w:space="0" w:color="auto"/>
            <w:left w:val="none" w:sz="0" w:space="0" w:color="auto"/>
            <w:bottom w:val="none" w:sz="0" w:space="0" w:color="auto"/>
            <w:right w:val="none" w:sz="0" w:space="0" w:color="auto"/>
          </w:divBdr>
        </w:div>
        <w:div w:id="119425901">
          <w:marLeft w:val="640"/>
          <w:marRight w:val="0"/>
          <w:marTop w:val="0"/>
          <w:marBottom w:val="0"/>
          <w:divBdr>
            <w:top w:val="none" w:sz="0" w:space="0" w:color="auto"/>
            <w:left w:val="none" w:sz="0" w:space="0" w:color="auto"/>
            <w:bottom w:val="none" w:sz="0" w:space="0" w:color="auto"/>
            <w:right w:val="none" w:sz="0" w:space="0" w:color="auto"/>
          </w:divBdr>
        </w:div>
        <w:div w:id="131796942">
          <w:marLeft w:val="640"/>
          <w:marRight w:val="0"/>
          <w:marTop w:val="0"/>
          <w:marBottom w:val="0"/>
          <w:divBdr>
            <w:top w:val="none" w:sz="0" w:space="0" w:color="auto"/>
            <w:left w:val="none" w:sz="0" w:space="0" w:color="auto"/>
            <w:bottom w:val="none" w:sz="0" w:space="0" w:color="auto"/>
            <w:right w:val="none" w:sz="0" w:space="0" w:color="auto"/>
          </w:divBdr>
        </w:div>
        <w:div w:id="147554284">
          <w:marLeft w:val="640"/>
          <w:marRight w:val="0"/>
          <w:marTop w:val="0"/>
          <w:marBottom w:val="0"/>
          <w:divBdr>
            <w:top w:val="none" w:sz="0" w:space="0" w:color="auto"/>
            <w:left w:val="none" w:sz="0" w:space="0" w:color="auto"/>
            <w:bottom w:val="none" w:sz="0" w:space="0" w:color="auto"/>
            <w:right w:val="none" w:sz="0" w:space="0" w:color="auto"/>
          </w:divBdr>
        </w:div>
        <w:div w:id="168372384">
          <w:marLeft w:val="640"/>
          <w:marRight w:val="0"/>
          <w:marTop w:val="0"/>
          <w:marBottom w:val="0"/>
          <w:divBdr>
            <w:top w:val="none" w:sz="0" w:space="0" w:color="auto"/>
            <w:left w:val="none" w:sz="0" w:space="0" w:color="auto"/>
            <w:bottom w:val="none" w:sz="0" w:space="0" w:color="auto"/>
            <w:right w:val="none" w:sz="0" w:space="0" w:color="auto"/>
          </w:divBdr>
        </w:div>
        <w:div w:id="171191828">
          <w:marLeft w:val="640"/>
          <w:marRight w:val="0"/>
          <w:marTop w:val="0"/>
          <w:marBottom w:val="0"/>
          <w:divBdr>
            <w:top w:val="none" w:sz="0" w:space="0" w:color="auto"/>
            <w:left w:val="none" w:sz="0" w:space="0" w:color="auto"/>
            <w:bottom w:val="none" w:sz="0" w:space="0" w:color="auto"/>
            <w:right w:val="none" w:sz="0" w:space="0" w:color="auto"/>
          </w:divBdr>
        </w:div>
        <w:div w:id="206841050">
          <w:marLeft w:val="640"/>
          <w:marRight w:val="0"/>
          <w:marTop w:val="0"/>
          <w:marBottom w:val="0"/>
          <w:divBdr>
            <w:top w:val="none" w:sz="0" w:space="0" w:color="auto"/>
            <w:left w:val="none" w:sz="0" w:space="0" w:color="auto"/>
            <w:bottom w:val="none" w:sz="0" w:space="0" w:color="auto"/>
            <w:right w:val="none" w:sz="0" w:space="0" w:color="auto"/>
          </w:divBdr>
        </w:div>
        <w:div w:id="241259799">
          <w:marLeft w:val="640"/>
          <w:marRight w:val="0"/>
          <w:marTop w:val="0"/>
          <w:marBottom w:val="0"/>
          <w:divBdr>
            <w:top w:val="none" w:sz="0" w:space="0" w:color="auto"/>
            <w:left w:val="none" w:sz="0" w:space="0" w:color="auto"/>
            <w:bottom w:val="none" w:sz="0" w:space="0" w:color="auto"/>
            <w:right w:val="none" w:sz="0" w:space="0" w:color="auto"/>
          </w:divBdr>
        </w:div>
        <w:div w:id="246378611">
          <w:marLeft w:val="640"/>
          <w:marRight w:val="0"/>
          <w:marTop w:val="0"/>
          <w:marBottom w:val="0"/>
          <w:divBdr>
            <w:top w:val="none" w:sz="0" w:space="0" w:color="auto"/>
            <w:left w:val="none" w:sz="0" w:space="0" w:color="auto"/>
            <w:bottom w:val="none" w:sz="0" w:space="0" w:color="auto"/>
            <w:right w:val="none" w:sz="0" w:space="0" w:color="auto"/>
          </w:divBdr>
        </w:div>
        <w:div w:id="261184166">
          <w:marLeft w:val="640"/>
          <w:marRight w:val="0"/>
          <w:marTop w:val="0"/>
          <w:marBottom w:val="0"/>
          <w:divBdr>
            <w:top w:val="none" w:sz="0" w:space="0" w:color="auto"/>
            <w:left w:val="none" w:sz="0" w:space="0" w:color="auto"/>
            <w:bottom w:val="none" w:sz="0" w:space="0" w:color="auto"/>
            <w:right w:val="none" w:sz="0" w:space="0" w:color="auto"/>
          </w:divBdr>
        </w:div>
        <w:div w:id="323894289">
          <w:marLeft w:val="640"/>
          <w:marRight w:val="0"/>
          <w:marTop w:val="0"/>
          <w:marBottom w:val="0"/>
          <w:divBdr>
            <w:top w:val="none" w:sz="0" w:space="0" w:color="auto"/>
            <w:left w:val="none" w:sz="0" w:space="0" w:color="auto"/>
            <w:bottom w:val="none" w:sz="0" w:space="0" w:color="auto"/>
            <w:right w:val="none" w:sz="0" w:space="0" w:color="auto"/>
          </w:divBdr>
        </w:div>
        <w:div w:id="337005659">
          <w:marLeft w:val="640"/>
          <w:marRight w:val="0"/>
          <w:marTop w:val="0"/>
          <w:marBottom w:val="0"/>
          <w:divBdr>
            <w:top w:val="none" w:sz="0" w:space="0" w:color="auto"/>
            <w:left w:val="none" w:sz="0" w:space="0" w:color="auto"/>
            <w:bottom w:val="none" w:sz="0" w:space="0" w:color="auto"/>
            <w:right w:val="none" w:sz="0" w:space="0" w:color="auto"/>
          </w:divBdr>
        </w:div>
        <w:div w:id="343483067">
          <w:marLeft w:val="640"/>
          <w:marRight w:val="0"/>
          <w:marTop w:val="0"/>
          <w:marBottom w:val="0"/>
          <w:divBdr>
            <w:top w:val="none" w:sz="0" w:space="0" w:color="auto"/>
            <w:left w:val="none" w:sz="0" w:space="0" w:color="auto"/>
            <w:bottom w:val="none" w:sz="0" w:space="0" w:color="auto"/>
            <w:right w:val="none" w:sz="0" w:space="0" w:color="auto"/>
          </w:divBdr>
        </w:div>
        <w:div w:id="360739101">
          <w:marLeft w:val="640"/>
          <w:marRight w:val="0"/>
          <w:marTop w:val="0"/>
          <w:marBottom w:val="0"/>
          <w:divBdr>
            <w:top w:val="none" w:sz="0" w:space="0" w:color="auto"/>
            <w:left w:val="none" w:sz="0" w:space="0" w:color="auto"/>
            <w:bottom w:val="none" w:sz="0" w:space="0" w:color="auto"/>
            <w:right w:val="none" w:sz="0" w:space="0" w:color="auto"/>
          </w:divBdr>
        </w:div>
        <w:div w:id="397441643">
          <w:marLeft w:val="640"/>
          <w:marRight w:val="0"/>
          <w:marTop w:val="0"/>
          <w:marBottom w:val="0"/>
          <w:divBdr>
            <w:top w:val="none" w:sz="0" w:space="0" w:color="auto"/>
            <w:left w:val="none" w:sz="0" w:space="0" w:color="auto"/>
            <w:bottom w:val="none" w:sz="0" w:space="0" w:color="auto"/>
            <w:right w:val="none" w:sz="0" w:space="0" w:color="auto"/>
          </w:divBdr>
        </w:div>
        <w:div w:id="409932618">
          <w:marLeft w:val="640"/>
          <w:marRight w:val="0"/>
          <w:marTop w:val="0"/>
          <w:marBottom w:val="0"/>
          <w:divBdr>
            <w:top w:val="none" w:sz="0" w:space="0" w:color="auto"/>
            <w:left w:val="none" w:sz="0" w:space="0" w:color="auto"/>
            <w:bottom w:val="none" w:sz="0" w:space="0" w:color="auto"/>
            <w:right w:val="none" w:sz="0" w:space="0" w:color="auto"/>
          </w:divBdr>
        </w:div>
        <w:div w:id="416055131">
          <w:marLeft w:val="640"/>
          <w:marRight w:val="0"/>
          <w:marTop w:val="0"/>
          <w:marBottom w:val="0"/>
          <w:divBdr>
            <w:top w:val="none" w:sz="0" w:space="0" w:color="auto"/>
            <w:left w:val="none" w:sz="0" w:space="0" w:color="auto"/>
            <w:bottom w:val="none" w:sz="0" w:space="0" w:color="auto"/>
            <w:right w:val="none" w:sz="0" w:space="0" w:color="auto"/>
          </w:divBdr>
        </w:div>
        <w:div w:id="421336816">
          <w:marLeft w:val="640"/>
          <w:marRight w:val="0"/>
          <w:marTop w:val="0"/>
          <w:marBottom w:val="0"/>
          <w:divBdr>
            <w:top w:val="none" w:sz="0" w:space="0" w:color="auto"/>
            <w:left w:val="none" w:sz="0" w:space="0" w:color="auto"/>
            <w:bottom w:val="none" w:sz="0" w:space="0" w:color="auto"/>
            <w:right w:val="none" w:sz="0" w:space="0" w:color="auto"/>
          </w:divBdr>
        </w:div>
        <w:div w:id="426267884">
          <w:marLeft w:val="640"/>
          <w:marRight w:val="0"/>
          <w:marTop w:val="0"/>
          <w:marBottom w:val="0"/>
          <w:divBdr>
            <w:top w:val="none" w:sz="0" w:space="0" w:color="auto"/>
            <w:left w:val="none" w:sz="0" w:space="0" w:color="auto"/>
            <w:bottom w:val="none" w:sz="0" w:space="0" w:color="auto"/>
            <w:right w:val="none" w:sz="0" w:space="0" w:color="auto"/>
          </w:divBdr>
        </w:div>
        <w:div w:id="445925247">
          <w:marLeft w:val="640"/>
          <w:marRight w:val="0"/>
          <w:marTop w:val="0"/>
          <w:marBottom w:val="0"/>
          <w:divBdr>
            <w:top w:val="none" w:sz="0" w:space="0" w:color="auto"/>
            <w:left w:val="none" w:sz="0" w:space="0" w:color="auto"/>
            <w:bottom w:val="none" w:sz="0" w:space="0" w:color="auto"/>
            <w:right w:val="none" w:sz="0" w:space="0" w:color="auto"/>
          </w:divBdr>
        </w:div>
        <w:div w:id="490290025">
          <w:marLeft w:val="640"/>
          <w:marRight w:val="0"/>
          <w:marTop w:val="0"/>
          <w:marBottom w:val="0"/>
          <w:divBdr>
            <w:top w:val="none" w:sz="0" w:space="0" w:color="auto"/>
            <w:left w:val="none" w:sz="0" w:space="0" w:color="auto"/>
            <w:bottom w:val="none" w:sz="0" w:space="0" w:color="auto"/>
            <w:right w:val="none" w:sz="0" w:space="0" w:color="auto"/>
          </w:divBdr>
        </w:div>
        <w:div w:id="495464681">
          <w:marLeft w:val="640"/>
          <w:marRight w:val="0"/>
          <w:marTop w:val="0"/>
          <w:marBottom w:val="0"/>
          <w:divBdr>
            <w:top w:val="none" w:sz="0" w:space="0" w:color="auto"/>
            <w:left w:val="none" w:sz="0" w:space="0" w:color="auto"/>
            <w:bottom w:val="none" w:sz="0" w:space="0" w:color="auto"/>
            <w:right w:val="none" w:sz="0" w:space="0" w:color="auto"/>
          </w:divBdr>
        </w:div>
        <w:div w:id="567885652">
          <w:marLeft w:val="640"/>
          <w:marRight w:val="0"/>
          <w:marTop w:val="0"/>
          <w:marBottom w:val="0"/>
          <w:divBdr>
            <w:top w:val="none" w:sz="0" w:space="0" w:color="auto"/>
            <w:left w:val="none" w:sz="0" w:space="0" w:color="auto"/>
            <w:bottom w:val="none" w:sz="0" w:space="0" w:color="auto"/>
            <w:right w:val="none" w:sz="0" w:space="0" w:color="auto"/>
          </w:divBdr>
        </w:div>
        <w:div w:id="589193105">
          <w:marLeft w:val="640"/>
          <w:marRight w:val="0"/>
          <w:marTop w:val="0"/>
          <w:marBottom w:val="0"/>
          <w:divBdr>
            <w:top w:val="none" w:sz="0" w:space="0" w:color="auto"/>
            <w:left w:val="none" w:sz="0" w:space="0" w:color="auto"/>
            <w:bottom w:val="none" w:sz="0" w:space="0" w:color="auto"/>
            <w:right w:val="none" w:sz="0" w:space="0" w:color="auto"/>
          </w:divBdr>
        </w:div>
        <w:div w:id="603154091">
          <w:marLeft w:val="640"/>
          <w:marRight w:val="0"/>
          <w:marTop w:val="0"/>
          <w:marBottom w:val="0"/>
          <w:divBdr>
            <w:top w:val="none" w:sz="0" w:space="0" w:color="auto"/>
            <w:left w:val="none" w:sz="0" w:space="0" w:color="auto"/>
            <w:bottom w:val="none" w:sz="0" w:space="0" w:color="auto"/>
            <w:right w:val="none" w:sz="0" w:space="0" w:color="auto"/>
          </w:divBdr>
        </w:div>
        <w:div w:id="649986772">
          <w:marLeft w:val="640"/>
          <w:marRight w:val="0"/>
          <w:marTop w:val="0"/>
          <w:marBottom w:val="0"/>
          <w:divBdr>
            <w:top w:val="none" w:sz="0" w:space="0" w:color="auto"/>
            <w:left w:val="none" w:sz="0" w:space="0" w:color="auto"/>
            <w:bottom w:val="none" w:sz="0" w:space="0" w:color="auto"/>
            <w:right w:val="none" w:sz="0" w:space="0" w:color="auto"/>
          </w:divBdr>
        </w:div>
        <w:div w:id="650139828">
          <w:marLeft w:val="640"/>
          <w:marRight w:val="0"/>
          <w:marTop w:val="0"/>
          <w:marBottom w:val="0"/>
          <w:divBdr>
            <w:top w:val="none" w:sz="0" w:space="0" w:color="auto"/>
            <w:left w:val="none" w:sz="0" w:space="0" w:color="auto"/>
            <w:bottom w:val="none" w:sz="0" w:space="0" w:color="auto"/>
            <w:right w:val="none" w:sz="0" w:space="0" w:color="auto"/>
          </w:divBdr>
        </w:div>
        <w:div w:id="683097202">
          <w:marLeft w:val="640"/>
          <w:marRight w:val="0"/>
          <w:marTop w:val="0"/>
          <w:marBottom w:val="0"/>
          <w:divBdr>
            <w:top w:val="none" w:sz="0" w:space="0" w:color="auto"/>
            <w:left w:val="none" w:sz="0" w:space="0" w:color="auto"/>
            <w:bottom w:val="none" w:sz="0" w:space="0" w:color="auto"/>
            <w:right w:val="none" w:sz="0" w:space="0" w:color="auto"/>
          </w:divBdr>
        </w:div>
        <w:div w:id="691611709">
          <w:marLeft w:val="640"/>
          <w:marRight w:val="0"/>
          <w:marTop w:val="0"/>
          <w:marBottom w:val="0"/>
          <w:divBdr>
            <w:top w:val="none" w:sz="0" w:space="0" w:color="auto"/>
            <w:left w:val="none" w:sz="0" w:space="0" w:color="auto"/>
            <w:bottom w:val="none" w:sz="0" w:space="0" w:color="auto"/>
            <w:right w:val="none" w:sz="0" w:space="0" w:color="auto"/>
          </w:divBdr>
        </w:div>
        <w:div w:id="734280144">
          <w:marLeft w:val="640"/>
          <w:marRight w:val="0"/>
          <w:marTop w:val="0"/>
          <w:marBottom w:val="0"/>
          <w:divBdr>
            <w:top w:val="none" w:sz="0" w:space="0" w:color="auto"/>
            <w:left w:val="none" w:sz="0" w:space="0" w:color="auto"/>
            <w:bottom w:val="none" w:sz="0" w:space="0" w:color="auto"/>
            <w:right w:val="none" w:sz="0" w:space="0" w:color="auto"/>
          </w:divBdr>
        </w:div>
        <w:div w:id="736319528">
          <w:marLeft w:val="640"/>
          <w:marRight w:val="0"/>
          <w:marTop w:val="0"/>
          <w:marBottom w:val="0"/>
          <w:divBdr>
            <w:top w:val="none" w:sz="0" w:space="0" w:color="auto"/>
            <w:left w:val="none" w:sz="0" w:space="0" w:color="auto"/>
            <w:bottom w:val="none" w:sz="0" w:space="0" w:color="auto"/>
            <w:right w:val="none" w:sz="0" w:space="0" w:color="auto"/>
          </w:divBdr>
        </w:div>
        <w:div w:id="759300516">
          <w:marLeft w:val="640"/>
          <w:marRight w:val="0"/>
          <w:marTop w:val="0"/>
          <w:marBottom w:val="0"/>
          <w:divBdr>
            <w:top w:val="none" w:sz="0" w:space="0" w:color="auto"/>
            <w:left w:val="none" w:sz="0" w:space="0" w:color="auto"/>
            <w:bottom w:val="none" w:sz="0" w:space="0" w:color="auto"/>
            <w:right w:val="none" w:sz="0" w:space="0" w:color="auto"/>
          </w:divBdr>
        </w:div>
        <w:div w:id="764500900">
          <w:marLeft w:val="640"/>
          <w:marRight w:val="0"/>
          <w:marTop w:val="0"/>
          <w:marBottom w:val="0"/>
          <w:divBdr>
            <w:top w:val="none" w:sz="0" w:space="0" w:color="auto"/>
            <w:left w:val="none" w:sz="0" w:space="0" w:color="auto"/>
            <w:bottom w:val="none" w:sz="0" w:space="0" w:color="auto"/>
            <w:right w:val="none" w:sz="0" w:space="0" w:color="auto"/>
          </w:divBdr>
        </w:div>
        <w:div w:id="765078986">
          <w:marLeft w:val="640"/>
          <w:marRight w:val="0"/>
          <w:marTop w:val="0"/>
          <w:marBottom w:val="0"/>
          <w:divBdr>
            <w:top w:val="none" w:sz="0" w:space="0" w:color="auto"/>
            <w:left w:val="none" w:sz="0" w:space="0" w:color="auto"/>
            <w:bottom w:val="none" w:sz="0" w:space="0" w:color="auto"/>
            <w:right w:val="none" w:sz="0" w:space="0" w:color="auto"/>
          </w:divBdr>
        </w:div>
        <w:div w:id="805002276">
          <w:marLeft w:val="640"/>
          <w:marRight w:val="0"/>
          <w:marTop w:val="0"/>
          <w:marBottom w:val="0"/>
          <w:divBdr>
            <w:top w:val="none" w:sz="0" w:space="0" w:color="auto"/>
            <w:left w:val="none" w:sz="0" w:space="0" w:color="auto"/>
            <w:bottom w:val="none" w:sz="0" w:space="0" w:color="auto"/>
            <w:right w:val="none" w:sz="0" w:space="0" w:color="auto"/>
          </w:divBdr>
        </w:div>
        <w:div w:id="839540621">
          <w:marLeft w:val="640"/>
          <w:marRight w:val="0"/>
          <w:marTop w:val="0"/>
          <w:marBottom w:val="0"/>
          <w:divBdr>
            <w:top w:val="none" w:sz="0" w:space="0" w:color="auto"/>
            <w:left w:val="none" w:sz="0" w:space="0" w:color="auto"/>
            <w:bottom w:val="none" w:sz="0" w:space="0" w:color="auto"/>
            <w:right w:val="none" w:sz="0" w:space="0" w:color="auto"/>
          </w:divBdr>
        </w:div>
        <w:div w:id="879316279">
          <w:marLeft w:val="640"/>
          <w:marRight w:val="0"/>
          <w:marTop w:val="0"/>
          <w:marBottom w:val="0"/>
          <w:divBdr>
            <w:top w:val="none" w:sz="0" w:space="0" w:color="auto"/>
            <w:left w:val="none" w:sz="0" w:space="0" w:color="auto"/>
            <w:bottom w:val="none" w:sz="0" w:space="0" w:color="auto"/>
            <w:right w:val="none" w:sz="0" w:space="0" w:color="auto"/>
          </w:divBdr>
        </w:div>
        <w:div w:id="918828866">
          <w:marLeft w:val="640"/>
          <w:marRight w:val="0"/>
          <w:marTop w:val="0"/>
          <w:marBottom w:val="0"/>
          <w:divBdr>
            <w:top w:val="none" w:sz="0" w:space="0" w:color="auto"/>
            <w:left w:val="none" w:sz="0" w:space="0" w:color="auto"/>
            <w:bottom w:val="none" w:sz="0" w:space="0" w:color="auto"/>
            <w:right w:val="none" w:sz="0" w:space="0" w:color="auto"/>
          </w:divBdr>
        </w:div>
        <w:div w:id="928849254">
          <w:marLeft w:val="640"/>
          <w:marRight w:val="0"/>
          <w:marTop w:val="0"/>
          <w:marBottom w:val="0"/>
          <w:divBdr>
            <w:top w:val="none" w:sz="0" w:space="0" w:color="auto"/>
            <w:left w:val="none" w:sz="0" w:space="0" w:color="auto"/>
            <w:bottom w:val="none" w:sz="0" w:space="0" w:color="auto"/>
            <w:right w:val="none" w:sz="0" w:space="0" w:color="auto"/>
          </w:divBdr>
        </w:div>
        <w:div w:id="995642893">
          <w:marLeft w:val="640"/>
          <w:marRight w:val="0"/>
          <w:marTop w:val="0"/>
          <w:marBottom w:val="0"/>
          <w:divBdr>
            <w:top w:val="none" w:sz="0" w:space="0" w:color="auto"/>
            <w:left w:val="none" w:sz="0" w:space="0" w:color="auto"/>
            <w:bottom w:val="none" w:sz="0" w:space="0" w:color="auto"/>
            <w:right w:val="none" w:sz="0" w:space="0" w:color="auto"/>
          </w:divBdr>
        </w:div>
        <w:div w:id="1034380602">
          <w:marLeft w:val="640"/>
          <w:marRight w:val="0"/>
          <w:marTop w:val="0"/>
          <w:marBottom w:val="0"/>
          <w:divBdr>
            <w:top w:val="none" w:sz="0" w:space="0" w:color="auto"/>
            <w:left w:val="none" w:sz="0" w:space="0" w:color="auto"/>
            <w:bottom w:val="none" w:sz="0" w:space="0" w:color="auto"/>
            <w:right w:val="none" w:sz="0" w:space="0" w:color="auto"/>
          </w:divBdr>
        </w:div>
        <w:div w:id="1064836784">
          <w:marLeft w:val="640"/>
          <w:marRight w:val="0"/>
          <w:marTop w:val="0"/>
          <w:marBottom w:val="0"/>
          <w:divBdr>
            <w:top w:val="none" w:sz="0" w:space="0" w:color="auto"/>
            <w:left w:val="none" w:sz="0" w:space="0" w:color="auto"/>
            <w:bottom w:val="none" w:sz="0" w:space="0" w:color="auto"/>
            <w:right w:val="none" w:sz="0" w:space="0" w:color="auto"/>
          </w:divBdr>
        </w:div>
        <w:div w:id="1093012607">
          <w:marLeft w:val="640"/>
          <w:marRight w:val="0"/>
          <w:marTop w:val="0"/>
          <w:marBottom w:val="0"/>
          <w:divBdr>
            <w:top w:val="none" w:sz="0" w:space="0" w:color="auto"/>
            <w:left w:val="none" w:sz="0" w:space="0" w:color="auto"/>
            <w:bottom w:val="none" w:sz="0" w:space="0" w:color="auto"/>
            <w:right w:val="none" w:sz="0" w:space="0" w:color="auto"/>
          </w:divBdr>
        </w:div>
        <w:div w:id="1095596395">
          <w:marLeft w:val="640"/>
          <w:marRight w:val="0"/>
          <w:marTop w:val="0"/>
          <w:marBottom w:val="0"/>
          <w:divBdr>
            <w:top w:val="none" w:sz="0" w:space="0" w:color="auto"/>
            <w:left w:val="none" w:sz="0" w:space="0" w:color="auto"/>
            <w:bottom w:val="none" w:sz="0" w:space="0" w:color="auto"/>
            <w:right w:val="none" w:sz="0" w:space="0" w:color="auto"/>
          </w:divBdr>
        </w:div>
        <w:div w:id="1101954405">
          <w:marLeft w:val="640"/>
          <w:marRight w:val="0"/>
          <w:marTop w:val="0"/>
          <w:marBottom w:val="0"/>
          <w:divBdr>
            <w:top w:val="none" w:sz="0" w:space="0" w:color="auto"/>
            <w:left w:val="none" w:sz="0" w:space="0" w:color="auto"/>
            <w:bottom w:val="none" w:sz="0" w:space="0" w:color="auto"/>
            <w:right w:val="none" w:sz="0" w:space="0" w:color="auto"/>
          </w:divBdr>
        </w:div>
        <w:div w:id="1108502919">
          <w:marLeft w:val="640"/>
          <w:marRight w:val="0"/>
          <w:marTop w:val="0"/>
          <w:marBottom w:val="0"/>
          <w:divBdr>
            <w:top w:val="none" w:sz="0" w:space="0" w:color="auto"/>
            <w:left w:val="none" w:sz="0" w:space="0" w:color="auto"/>
            <w:bottom w:val="none" w:sz="0" w:space="0" w:color="auto"/>
            <w:right w:val="none" w:sz="0" w:space="0" w:color="auto"/>
          </w:divBdr>
        </w:div>
        <w:div w:id="1138377669">
          <w:marLeft w:val="640"/>
          <w:marRight w:val="0"/>
          <w:marTop w:val="0"/>
          <w:marBottom w:val="0"/>
          <w:divBdr>
            <w:top w:val="none" w:sz="0" w:space="0" w:color="auto"/>
            <w:left w:val="none" w:sz="0" w:space="0" w:color="auto"/>
            <w:bottom w:val="none" w:sz="0" w:space="0" w:color="auto"/>
            <w:right w:val="none" w:sz="0" w:space="0" w:color="auto"/>
          </w:divBdr>
        </w:div>
        <w:div w:id="1163548328">
          <w:marLeft w:val="640"/>
          <w:marRight w:val="0"/>
          <w:marTop w:val="0"/>
          <w:marBottom w:val="0"/>
          <w:divBdr>
            <w:top w:val="none" w:sz="0" w:space="0" w:color="auto"/>
            <w:left w:val="none" w:sz="0" w:space="0" w:color="auto"/>
            <w:bottom w:val="none" w:sz="0" w:space="0" w:color="auto"/>
            <w:right w:val="none" w:sz="0" w:space="0" w:color="auto"/>
          </w:divBdr>
        </w:div>
        <w:div w:id="1180586193">
          <w:marLeft w:val="640"/>
          <w:marRight w:val="0"/>
          <w:marTop w:val="0"/>
          <w:marBottom w:val="0"/>
          <w:divBdr>
            <w:top w:val="none" w:sz="0" w:space="0" w:color="auto"/>
            <w:left w:val="none" w:sz="0" w:space="0" w:color="auto"/>
            <w:bottom w:val="none" w:sz="0" w:space="0" w:color="auto"/>
            <w:right w:val="none" w:sz="0" w:space="0" w:color="auto"/>
          </w:divBdr>
        </w:div>
        <w:div w:id="1215846091">
          <w:marLeft w:val="640"/>
          <w:marRight w:val="0"/>
          <w:marTop w:val="0"/>
          <w:marBottom w:val="0"/>
          <w:divBdr>
            <w:top w:val="none" w:sz="0" w:space="0" w:color="auto"/>
            <w:left w:val="none" w:sz="0" w:space="0" w:color="auto"/>
            <w:bottom w:val="none" w:sz="0" w:space="0" w:color="auto"/>
            <w:right w:val="none" w:sz="0" w:space="0" w:color="auto"/>
          </w:divBdr>
        </w:div>
        <w:div w:id="1359969288">
          <w:marLeft w:val="640"/>
          <w:marRight w:val="0"/>
          <w:marTop w:val="0"/>
          <w:marBottom w:val="0"/>
          <w:divBdr>
            <w:top w:val="none" w:sz="0" w:space="0" w:color="auto"/>
            <w:left w:val="none" w:sz="0" w:space="0" w:color="auto"/>
            <w:bottom w:val="none" w:sz="0" w:space="0" w:color="auto"/>
            <w:right w:val="none" w:sz="0" w:space="0" w:color="auto"/>
          </w:divBdr>
        </w:div>
        <w:div w:id="1375928999">
          <w:marLeft w:val="640"/>
          <w:marRight w:val="0"/>
          <w:marTop w:val="0"/>
          <w:marBottom w:val="0"/>
          <w:divBdr>
            <w:top w:val="none" w:sz="0" w:space="0" w:color="auto"/>
            <w:left w:val="none" w:sz="0" w:space="0" w:color="auto"/>
            <w:bottom w:val="none" w:sz="0" w:space="0" w:color="auto"/>
            <w:right w:val="none" w:sz="0" w:space="0" w:color="auto"/>
          </w:divBdr>
        </w:div>
        <w:div w:id="1417288600">
          <w:marLeft w:val="640"/>
          <w:marRight w:val="0"/>
          <w:marTop w:val="0"/>
          <w:marBottom w:val="0"/>
          <w:divBdr>
            <w:top w:val="none" w:sz="0" w:space="0" w:color="auto"/>
            <w:left w:val="none" w:sz="0" w:space="0" w:color="auto"/>
            <w:bottom w:val="none" w:sz="0" w:space="0" w:color="auto"/>
            <w:right w:val="none" w:sz="0" w:space="0" w:color="auto"/>
          </w:divBdr>
        </w:div>
        <w:div w:id="1454447237">
          <w:marLeft w:val="640"/>
          <w:marRight w:val="0"/>
          <w:marTop w:val="0"/>
          <w:marBottom w:val="0"/>
          <w:divBdr>
            <w:top w:val="none" w:sz="0" w:space="0" w:color="auto"/>
            <w:left w:val="none" w:sz="0" w:space="0" w:color="auto"/>
            <w:bottom w:val="none" w:sz="0" w:space="0" w:color="auto"/>
            <w:right w:val="none" w:sz="0" w:space="0" w:color="auto"/>
          </w:divBdr>
        </w:div>
        <w:div w:id="1495951884">
          <w:marLeft w:val="640"/>
          <w:marRight w:val="0"/>
          <w:marTop w:val="0"/>
          <w:marBottom w:val="0"/>
          <w:divBdr>
            <w:top w:val="none" w:sz="0" w:space="0" w:color="auto"/>
            <w:left w:val="none" w:sz="0" w:space="0" w:color="auto"/>
            <w:bottom w:val="none" w:sz="0" w:space="0" w:color="auto"/>
            <w:right w:val="none" w:sz="0" w:space="0" w:color="auto"/>
          </w:divBdr>
        </w:div>
        <w:div w:id="1514607811">
          <w:marLeft w:val="640"/>
          <w:marRight w:val="0"/>
          <w:marTop w:val="0"/>
          <w:marBottom w:val="0"/>
          <w:divBdr>
            <w:top w:val="none" w:sz="0" w:space="0" w:color="auto"/>
            <w:left w:val="none" w:sz="0" w:space="0" w:color="auto"/>
            <w:bottom w:val="none" w:sz="0" w:space="0" w:color="auto"/>
            <w:right w:val="none" w:sz="0" w:space="0" w:color="auto"/>
          </w:divBdr>
        </w:div>
        <w:div w:id="1534072835">
          <w:marLeft w:val="640"/>
          <w:marRight w:val="0"/>
          <w:marTop w:val="0"/>
          <w:marBottom w:val="0"/>
          <w:divBdr>
            <w:top w:val="none" w:sz="0" w:space="0" w:color="auto"/>
            <w:left w:val="none" w:sz="0" w:space="0" w:color="auto"/>
            <w:bottom w:val="none" w:sz="0" w:space="0" w:color="auto"/>
            <w:right w:val="none" w:sz="0" w:space="0" w:color="auto"/>
          </w:divBdr>
        </w:div>
        <w:div w:id="1562980423">
          <w:marLeft w:val="640"/>
          <w:marRight w:val="0"/>
          <w:marTop w:val="0"/>
          <w:marBottom w:val="0"/>
          <w:divBdr>
            <w:top w:val="none" w:sz="0" w:space="0" w:color="auto"/>
            <w:left w:val="none" w:sz="0" w:space="0" w:color="auto"/>
            <w:bottom w:val="none" w:sz="0" w:space="0" w:color="auto"/>
            <w:right w:val="none" w:sz="0" w:space="0" w:color="auto"/>
          </w:divBdr>
        </w:div>
        <w:div w:id="1583181132">
          <w:marLeft w:val="640"/>
          <w:marRight w:val="0"/>
          <w:marTop w:val="0"/>
          <w:marBottom w:val="0"/>
          <w:divBdr>
            <w:top w:val="none" w:sz="0" w:space="0" w:color="auto"/>
            <w:left w:val="none" w:sz="0" w:space="0" w:color="auto"/>
            <w:bottom w:val="none" w:sz="0" w:space="0" w:color="auto"/>
            <w:right w:val="none" w:sz="0" w:space="0" w:color="auto"/>
          </w:divBdr>
        </w:div>
        <w:div w:id="1631354733">
          <w:marLeft w:val="640"/>
          <w:marRight w:val="0"/>
          <w:marTop w:val="0"/>
          <w:marBottom w:val="0"/>
          <w:divBdr>
            <w:top w:val="none" w:sz="0" w:space="0" w:color="auto"/>
            <w:left w:val="none" w:sz="0" w:space="0" w:color="auto"/>
            <w:bottom w:val="none" w:sz="0" w:space="0" w:color="auto"/>
            <w:right w:val="none" w:sz="0" w:space="0" w:color="auto"/>
          </w:divBdr>
        </w:div>
        <w:div w:id="1653561052">
          <w:marLeft w:val="640"/>
          <w:marRight w:val="0"/>
          <w:marTop w:val="0"/>
          <w:marBottom w:val="0"/>
          <w:divBdr>
            <w:top w:val="none" w:sz="0" w:space="0" w:color="auto"/>
            <w:left w:val="none" w:sz="0" w:space="0" w:color="auto"/>
            <w:bottom w:val="none" w:sz="0" w:space="0" w:color="auto"/>
            <w:right w:val="none" w:sz="0" w:space="0" w:color="auto"/>
          </w:divBdr>
        </w:div>
        <w:div w:id="1673023514">
          <w:marLeft w:val="640"/>
          <w:marRight w:val="0"/>
          <w:marTop w:val="0"/>
          <w:marBottom w:val="0"/>
          <w:divBdr>
            <w:top w:val="none" w:sz="0" w:space="0" w:color="auto"/>
            <w:left w:val="none" w:sz="0" w:space="0" w:color="auto"/>
            <w:bottom w:val="none" w:sz="0" w:space="0" w:color="auto"/>
            <w:right w:val="none" w:sz="0" w:space="0" w:color="auto"/>
          </w:divBdr>
        </w:div>
        <w:div w:id="1717242151">
          <w:marLeft w:val="640"/>
          <w:marRight w:val="0"/>
          <w:marTop w:val="0"/>
          <w:marBottom w:val="0"/>
          <w:divBdr>
            <w:top w:val="none" w:sz="0" w:space="0" w:color="auto"/>
            <w:left w:val="none" w:sz="0" w:space="0" w:color="auto"/>
            <w:bottom w:val="none" w:sz="0" w:space="0" w:color="auto"/>
            <w:right w:val="none" w:sz="0" w:space="0" w:color="auto"/>
          </w:divBdr>
        </w:div>
        <w:div w:id="1741244889">
          <w:marLeft w:val="640"/>
          <w:marRight w:val="0"/>
          <w:marTop w:val="0"/>
          <w:marBottom w:val="0"/>
          <w:divBdr>
            <w:top w:val="none" w:sz="0" w:space="0" w:color="auto"/>
            <w:left w:val="none" w:sz="0" w:space="0" w:color="auto"/>
            <w:bottom w:val="none" w:sz="0" w:space="0" w:color="auto"/>
            <w:right w:val="none" w:sz="0" w:space="0" w:color="auto"/>
          </w:divBdr>
        </w:div>
        <w:div w:id="1759061462">
          <w:marLeft w:val="640"/>
          <w:marRight w:val="0"/>
          <w:marTop w:val="0"/>
          <w:marBottom w:val="0"/>
          <w:divBdr>
            <w:top w:val="none" w:sz="0" w:space="0" w:color="auto"/>
            <w:left w:val="none" w:sz="0" w:space="0" w:color="auto"/>
            <w:bottom w:val="none" w:sz="0" w:space="0" w:color="auto"/>
            <w:right w:val="none" w:sz="0" w:space="0" w:color="auto"/>
          </w:divBdr>
        </w:div>
        <w:div w:id="1760561310">
          <w:marLeft w:val="640"/>
          <w:marRight w:val="0"/>
          <w:marTop w:val="0"/>
          <w:marBottom w:val="0"/>
          <w:divBdr>
            <w:top w:val="none" w:sz="0" w:space="0" w:color="auto"/>
            <w:left w:val="none" w:sz="0" w:space="0" w:color="auto"/>
            <w:bottom w:val="none" w:sz="0" w:space="0" w:color="auto"/>
            <w:right w:val="none" w:sz="0" w:space="0" w:color="auto"/>
          </w:divBdr>
        </w:div>
        <w:div w:id="1765764834">
          <w:marLeft w:val="640"/>
          <w:marRight w:val="0"/>
          <w:marTop w:val="0"/>
          <w:marBottom w:val="0"/>
          <w:divBdr>
            <w:top w:val="none" w:sz="0" w:space="0" w:color="auto"/>
            <w:left w:val="none" w:sz="0" w:space="0" w:color="auto"/>
            <w:bottom w:val="none" w:sz="0" w:space="0" w:color="auto"/>
            <w:right w:val="none" w:sz="0" w:space="0" w:color="auto"/>
          </w:divBdr>
        </w:div>
        <w:div w:id="1769499510">
          <w:marLeft w:val="640"/>
          <w:marRight w:val="0"/>
          <w:marTop w:val="0"/>
          <w:marBottom w:val="0"/>
          <w:divBdr>
            <w:top w:val="none" w:sz="0" w:space="0" w:color="auto"/>
            <w:left w:val="none" w:sz="0" w:space="0" w:color="auto"/>
            <w:bottom w:val="none" w:sz="0" w:space="0" w:color="auto"/>
            <w:right w:val="none" w:sz="0" w:space="0" w:color="auto"/>
          </w:divBdr>
        </w:div>
        <w:div w:id="1811945260">
          <w:marLeft w:val="640"/>
          <w:marRight w:val="0"/>
          <w:marTop w:val="0"/>
          <w:marBottom w:val="0"/>
          <w:divBdr>
            <w:top w:val="none" w:sz="0" w:space="0" w:color="auto"/>
            <w:left w:val="none" w:sz="0" w:space="0" w:color="auto"/>
            <w:bottom w:val="none" w:sz="0" w:space="0" w:color="auto"/>
            <w:right w:val="none" w:sz="0" w:space="0" w:color="auto"/>
          </w:divBdr>
        </w:div>
        <w:div w:id="1864438155">
          <w:marLeft w:val="640"/>
          <w:marRight w:val="0"/>
          <w:marTop w:val="0"/>
          <w:marBottom w:val="0"/>
          <w:divBdr>
            <w:top w:val="none" w:sz="0" w:space="0" w:color="auto"/>
            <w:left w:val="none" w:sz="0" w:space="0" w:color="auto"/>
            <w:bottom w:val="none" w:sz="0" w:space="0" w:color="auto"/>
            <w:right w:val="none" w:sz="0" w:space="0" w:color="auto"/>
          </w:divBdr>
        </w:div>
        <w:div w:id="1880899280">
          <w:marLeft w:val="640"/>
          <w:marRight w:val="0"/>
          <w:marTop w:val="0"/>
          <w:marBottom w:val="0"/>
          <w:divBdr>
            <w:top w:val="none" w:sz="0" w:space="0" w:color="auto"/>
            <w:left w:val="none" w:sz="0" w:space="0" w:color="auto"/>
            <w:bottom w:val="none" w:sz="0" w:space="0" w:color="auto"/>
            <w:right w:val="none" w:sz="0" w:space="0" w:color="auto"/>
          </w:divBdr>
        </w:div>
        <w:div w:id="1883007821">
          <w:marLeft w:val="640"/>
          <w:marRight w:val="0"/>
          <w:marTop w:val="0"/>
          <w:marBottom w:val="0"/>
          <w:divBdr>
            <w:top w:val="none" w:sz="0" w:space="0" w:color="auto"/>
            <w:left w:val="none" w:sz="0" w:space="0" w:color="auto"/>
            <w:bottom w:val="none" w:sz="0" w:space="0" w:color="auto"/>
            <w:right w:val="none" w:sz="0" w:space="0" w:color="auto"/>
          </w:divBdr>
        </w:div>
        <w:div w:id="1893227944">
          <w:marLeft w:val="640"/>
          <w:marRight w:val="0"/>
          <w:marTop w:val="0"/>
          <w:marBottom w:val="0"/>
          <w:divBdr>
            <w:top w:val="none" w:sz="0" w:space="0" w:color="auto"/>
            <w:left w:val="none" w:sz="0" w:space="0" w:color="auto"/>
            <w:bottom w:val="none" w:sz="0" w:space="0" w:color="auto"/>
            <w:right w:val="none" w:sz="0" w:space="0" w:color="auto"/>
          </w:divBdr>
        </w:div>
        <w:div w:id="1899246385">
          <w:marLeft w:val="640"/>
          <w:marRight w:val="0"/>
          <w:marTop w:val="0"/>
          <w:marBottom w:val="0"/>
          <w:divBdr>
            <w:top w:val="none" w:sz="0" w:space="0" w:color="auto"/>
            <w:left w:val="none" w:sz="0" w:space="0" w:color="auto"/>
            <w:bottom w:val="none" w:sz="0" w:space="0" w:color="auto"/>
            <w:right w:val="none" w:sz="0" w:space="0" w:color="auto"/>
          </w:divBdr>
        </w:div>
        <w:div w:id="1987316461">
          <w:marLeft w:val="640"/>
          <w:marRight w:val="0"/>
          <w:marTop w:val="0"/>
          <w:marBottom w:val="0"/>
          <w:divBdr>
            <w:top w:val="none" w:sz="0" w:space="0" w:color="auto"/>
            <w:left w:val="none" w:sz="0" w:space="0" w:color="auto"/>
            <w:bottom w:val="none" w:sz="0" w:space="0" w:color="auto"/>
            <w:right w:val="none" w:sz="0" w:space="0" w:color="auto"/>
          </w:divBdr>
        </w:div>
        <w:div w:id="1995910811">
          <w:marLeft w:val="640"/>
          <w:marRight w:val="0"/>
          <w:marTop w:val="0"/>
          <w:marBottom w:val="0"/>
          <w:divBdr>
            <w:top w:val="none" w:sz="0" w:space="0" w:color="auto"/>
            <w:left w:val="none" w:sz="0" w:space="0" w:color="auto"/>
            <w:bottom w:val="none" w:sz="0" w:space="0" w:color="auto"/>
            <w:right w:val="none" w:sz="0" w:space="0" w:color="auto"/>
          </w:divBdr>
        </w:div>
        <w:div w:id="2015066950">
          <w:marLeft w:val="640"/>
          <w:marRight w:val="0"/>
          <w:marTop w:val="0"/>
          <w:marBottom w:val="0"/>
          <w:divBdr>
            <w:top w:val="none" w:sz="0" w:space="0" w:color="auto"/>
            <w:left w:val="none" w:sz="0" w:space="0" w:color="auto"/>
            <w:bottom w:val="none" w:sz="0" w:space="0" w:color="auto"/>
            <w:right w:val="none" w:sz="0" w:space="0" w:color="auto"/>
          </w:divBdr>
        </w:div>
        <w:div w:id="2038118188">
          <w:marLeft w:val="640"/>
          <w:marRight w:val="0"/>
          <w:marTop w:val="0"/>
          <w:marBottom w:val="0"/>
          <w:divBdr>
            <w:top w:val="none" w:sz="0" w:space="0" w:color="auto"/>
            <w:left w:val="none" w:sz="0" w:space="0" w:color="auto"/>
            <w:bottom w:val="none" w:sz="0" w:space="0" w:color="auto"/>
            <w:right w:val="none" w:sz="0" w:space="0" w:color="auto"/>
          </w:divBdr>
        </w:div>
        <w:div w:id="2039818047">
          <w:marLeft w:val="640"/>
          <w:marRight w:val="0"/>
          <w:marTop w:val="0"/>
          <w:marBottom w:val="0"/>
          <w:divBdr>
            <w:top w:val="none" w:sz="0" w:space="0" w:color="auto"/>
            <w:left w:val="none" w:sz="0" w:space="0" w:color="auto"/>
            <w:bottom w:val="none" w:sz="0" w:space="0" w:color="auto"/>
            <w:right w:val="none" w:sz="0" w:space="0" w:color="auto"/>
          </w:divBdr>
        </w:div>
        <w:div w:id="2045212403">
          <w:marLeft w:val="640"/>
          <w:marRight w:val="0"/>
          <w:marTop w:val="0"/>
          <w:marBottom w:val="0"/>
          <w:divBdr>
            <w:top w:val="none" w:sz="0" w:space="0" w:color="auto"/>
            <w:left w:val="none" w:sz="0" w:space="0" w:color="auto"/>
            <w:bottom w:val="none" w:sz="0" w:space="0" w:color="auto"/>
            <w:right w:val="none" w:sz="0" w:space="0" w:color="auto"/>
          </w:divBdr>
        </w:div>
        <w:div w:id="2045253938">
          <w:marLeft w:val="640"/>
          <w:marRight w:val="0"/>
          <w:marTop w:val="0"/>
          <w:marBottom w:val="0"/>
          <w:divBdr>
            <w:top w:val="none" w:sz="0" w:space="0" w:color="auto"/>
            <w:left w:val="none" w:sz="0" w:space="0" w:color="auto"/>
            <w:bottom w:val="none" w:sz="0" w:space="0" w:color="auto"/>
            <w:right w:val="none" w:sz="0" w:space="0" w:color="auto"/>
          </w:divBdr>
        </w:div>
        <w:div w:id="2069304446">
          <w:marLeft w:val="640"/>
          <w:marRight w:val="0"/>
          <w:marTop w:val="0"/>
          <w:marBottom w:val="0"/>
          <w:divBdr>
            <w:top w:val="none" w:sz="0" w:space="0" w:color="auto"/>
            <w:left w:val="none" w:sz="0" w:space="0" w:color="auto"/>
            <w:bottom w:val="none" w:sz="0" w:space="0" w:color="auto"/>
            <w:right w:val="none" w:sz="0" w:space="0" w:color="auto"/>
          </w:divBdr>
        </w:div>
        <w:div w:id="2094890824">
          <w:marLeft w:val="640"/>
          <w:marRight w:val="0"/>
          <w:marTop w:val="0"/>
          <w:marBottom w:val="0"/>
          <w:divBdr>
            <w:top w:val="none" w:sz="0" w:space="0" w:color="auto"/>
            <w:left w:val="none" w:sz="0" w:space="0" w:color="auto"/>
            <w:bottom w:val="none" w:sz="0" w:space="0" w:color="auto"/>
            <w:right w:val="none" w:sz="0" w:space="0" w:color="auto"/>
          </w:divBdr>
        </w:div>
        <w:div w:id="2122869989">
          <w:marLeft w:val="640"/>
          <w:marRight w:val="0"/>
          <w:marTop w:val="0"/>
          <w:marBottom w:val="0"/>
          <w:divBdr>
            <w:top w:val="none" w:sz="0" w:space="0" w:color="auto"/>
            <w:left w:val="none" w:sz="0" w:space="0" w:color="auto"/>
            <w:bottom w:val="none" w:sz="0" w:space="0" w:color="auto"/>
            <w:right w:val="none" w:sz="0" w:space="0" w:color="auto"/>
          </w:divBdr>
        </w:div>
      </w:divsChild>
    </w:div>
    <w:div w:id="1424719841">
      <w:bodyDiv w:val="1"/>
      <w:marLeft w:val="0"/>
      <w:marRight w:val="0"/>
      <w:marTop w:val="0"/>
      <w:marBottom w:val="0"/>
      <w:divBdr>
        <w:top w:val="none" w:sz="0" w:space="0" w:color="auto"/>
        <w:left w:val="none" w:sz="0" w:space="0" w:color="auto"/>
        <w:bottom w:val="none" w:sz="0" w:space="0" w:color="auto"/>
        <w:right w:val="none" w:sz="0" w:space="0" w:color="auto"/>
      </w:divBdr>
      <w:divsChild>
        <w:div w:id="40054356">
          <w:marLeft w:val="640"/>
          <w:marRight w:val="0"/>
          <w:marTop w:val="0"/>
          <w:marBottom w:val="0"/>
          <w:divBdr>
            <w:top w:val="none" w:sz="0" w:space="0" w:color="auto"/>
            <w:left w:val="none" w:sz="0" w:space="0" w:color="auto"/>
            <w:bottom w:val="none" w:sz="0" w:space="0" w:color="auto"/>
            <w:right w:val="none" w:sz="0" w:space="0" w:color="auto"/>
          </w:divBdr>
        </w:div>
        <w:div w:id="91126368">
          <w:marLeft w:val="640"/>
          <w:marRight w:val="0"/>
          <w:marTop w:val="0"/>
          <w:marBottom w:val="0"/>
          <w:divBdr>
            <w:top w:val="none" w:sz="0" w:space="0" w:color="auto"/>
            <w:left w:val="none" w:sz="0" w:space="0" w:color="auto"/>
            <w:bottom w:val="none" w:sz="0" w:space="0" w:color="auto"/>
            <w:right w:val="none" w:sz="0" w:space="0" w:color="auto"/>
          </w:divBdr>
        </w:div>
        <w:div w:id="95249436">
          <w:marLeft w:val="640"/>
          <w:marRight w:val="0"/>
          <w:marTop w:val="0"/>
          <w:marBottom w:val="0"/>
          <w:divBdr>
            <w:top w:val="none" w:sz="0" w:space="0" w:color="auto"/>
            <w:left w:val="none" w:sz="0" w:space="0" w:color="auto"/>
            <w:bottom w:val="none" w:sz="0" w:space="0" w:color="auto"/>
            <w:right w:val="none" w:sz="0" w:space="0" w:color="auto"/>
          </w:divBdr>
        </w:div>
        <w:div w:id="127937083">
          <w:marLeft w:val="640"/>
          <w:marRight w:val="0"/>
          <w:marTop w:val="0"/>
          <w:marBottom w:val="0"/>
          <w:divBdr>
            <w:top w:val="none" w:sz="0" w:space="0" w:color="auto"/>
            <w:left w:val="none" w:sz="0" w:space="0" w:color="auto"/>
            <w:bottom w:val="none" w:sz="0" w:space="0" w:color="auto"/>
            <w:right w:val="none" w:sz="0" w:space="0" w:color="auto"/>
          </w:divBdr>
        </w:div>
        <w:div w:id="140925894">
          <w:marLeft w:val="640"/>
          <w:marRight w:val="0"/>
          <w:marTop w:val="0"/>
          <w:marBottom w:val="0"/>
          <w:divBdr>
            <w:top w:val="none" w:sz="0" w:space="0" w:color="auto"/>
            <w:left w:val="none" w:sz="0" w:space="0" w:color="auto"/>
            <w:bottom w:val="none" w:sz="0" w:space="0" w:color="auto"/>
            <w:right w:val="none" w:sz="0" w:space="0" w:color="auto"/>
          </w:divBdr>
        </w:div>
        <w:div w:id="162164368">
          <w:marLeft w:val="640"/>
          <w:marRight w:val="0"/>
          <w:marTop w:val="0"/>
          <w:marBottom w:val="0"/>
          <w:divBdr>
            <w:top w:val="none" w:sz="0" w:space="0" w:color="auto"/>
            <w:left w:val="none" w:sz="0" w:space="0" w:color="auto"/>
            <w:bottom w:val="none" w:sz="0" w:space="0" w:color="auto"/>
            <w:right w:val="none" w:sz="0" w:space="0" w:color="auto"/>
          </w:divBdr>
        </w:div>
        <w:div w:id="173307383">
          <w:marLeft w:val="640"/>
          <w:marRight w:val="0"/>
          <w:marTop w:val="0"/>
          <w:marBottom w:val="0"/>
          <w:divBdr>
            <w:top w:val="none" w:sz="0" w:space="0" w:color="auto"/>
            <w:left w:val="none" w:sz="0" w:space="0" w:color="auto"/>
            <w:bottom w:val="none" w:sz="0" w:space="0" w:color="auto"/>
            <w:right w:val="none" w:sz="0" w:space="0" w:color="auto"/>
          </w:divBdr>
        </w:div>
        <w:div w:id="201721483">
          <w:marLeft w:val="640"/>
          <w:marRight w:val="0"/>
          <w:marTop w:val="0"/>
          <w:marBottom w:val="0"/>
          <w:divBdr>
            <w:top w:val="none" w:sz="0" w:space="0" w:color="auto"/>
            <w:left w:val="none" w:sz="0" w:space="0" w:color="auto"/>
            <w:bottom w:val="none" w:sz="0" w:space="0" w:color="auto"/>
            <w:right w:val="none" w:sz="0" w:space="0" w:color="auto"/>
          </w:divBdr>
        </w:div>
        <w:div w:id="216748823">
          <w:marLeft w:val="640"/>
          <w:marRight w:val="0"/>
          <w:marTop w:val="0"/>
          <w:marBottom w:val="0"/>
          <w:divBdr>
            <w:top w:val="none" w:sz="0" w:space="0" w:color="auto"/>
            <w:left w:val="none" w:sz="0" w:space="0" w:color="auto"/>
            <w:bottom w:val="none" w:sz="0" w:space="0" w:color="auto"/>
            <w:right w:val="none" w:sz="0" w:space="0" w:color="auto"/>
          </w:divBdr>
        </w:div>
        <w:div w:id="238175220">
          <w:marLeft w:val="640"/>
          <w:marRight w:val="0"/>
          <w:marTop w:val="0"/>
          <w:marBottom w:val="0"/>
          <w:divBdr>
            <w:top w:val="none" w:sz="0" w:space="0" w:color="auto"/>
            <w:left w:val="none" w:sz="0" w:space="0" w:color="auto"/>
            <w:bottom w:val="none" w:sz="0" w:space="0" w:color="auto"/>
            <w:right w:val="none" w:sz="0" w:space="0" w:color="auto"/>
          </w:divBdr>
        </w:div>
        <w:div w:id="259483725">
          <w:marLeft w:val="640"/>
          <w:marRight w:val="0"/>
          <w:marTop w:val="0"/>
          <w:marBottom w:val="0"/>
          <w:divBdr>
            <w:top w:val="none" w:sz="0" w:space="0" w:color="auto"/>
            <w:left w:val="none" w:sz="0" w:space="0" w:color="auto"/>
            <w:bottom w:val="none" w:sz="0" w:space="0" w:color="auto"/>
            <w:right w:val="none" w:sz="0" w:space="0" w:color="auto"/>
          </w:divBdr>
        </w:div>
        <w:div w:id="267545376">
          <w:marLeft w:val="640"/>
          <w:marRight w:val="0"/>
          <w:marTop w:val="0"/>
          <w:marBottom w:val="0"/>
          <w:divBdr>
            <w:top w:val="none" w:sz="0" w:space="0" w:color="auto"/>
            <w:left w:val="none" w:sz="0" w:space="0" w:color="auto"/>
            <w:bottom w:val="none" w:sz="0" w:space="0" w:color="auto"/>
            <w:right w:val="none" w:sz="0" w:space="0" w:color="auto"/>
          </w:divBdr>
        </w:div>
        <w:div w:id="272055536">
          <w:marLeft w:val="640"/>
          <w:marRight w:val="0"/>
          <w:marTop w:val="0"/>
          <w:marBottom w:val="0"/>
          <w:divBdr>
            <w:top w:val="none" w:sz="0" w:space="0" w:color="auto"/>
            <w:left w:val="none" w:sz="0" w:space="0" w:color="auto"/>
            <w:bottom w:val="none" w:sz="0" w:space="0" w:color="auto"/>
            <w:right w:val="none" w:sz="0" w:space="0" w:color="auto"/>
          </w:divBdr>
        </w:div>
        <w:div w:id="272977029">
          <w:marLeft w:val="640"/>
          <w:marRight w:val="0"/>
          <w:marTop w:val="0"/>
          <w:marBottom w:val="0"/>
          <w:divBdr>
            <w:top w:val="none" w:sz="0" w:space="0" w:color="auto"/>
            <w:left w:val="none" w:sz="0" w:space="0" w:color="auto"/>
            <w:bottom w:val="none" w:sz="0" w:space="0" w:color="auto"/>
            <w:right w:val="none" w:sz="0" w:space="0" w:color="auto"/>
          </w:divBdr>
        </w:div>
        <w:div w:id="303896867">
          <w:marLeft w:val="640"/>
          <w:marRight w:val="0"/>
          <w:marTop w:val="0"/>
          <w:marBottom w:val="0"/>
          <w:divBdr>
            <w:top w:val="none" w:sz="0" w:space="0" w:color="auto"/>
            <w:left w:val="none" w:sz="0" w:space="0" w:color="auto"/>
            <w:bottom w:val="none" w:sz="0" w:space="0" w:color="auto"/>
            <w:right w:val="none" w:sz="0" w:space="0" w:color="auto"/>
          </w:divBdr>
        </w:div>
        <w:div w:id="306127748">
          <w:marLeft w:val="640"/>
          <w:marRight w:val="0"/>
          <w:marTop w:val="0"/>
          <w:marBottom w:val="0"/>
          <w:divBdr>
            <w:top w:val="none" w:sz="0" w:space="0" w:color="auto"/>
            <w:left w:val="none" w:sz="0" w:space="0" w:color="auto"/>
            <w:bottom w:val="none" w:sz="0" w:space="0" w:color="auto"/>
            <w:right w:val="none" w:sz="0" w:space="0" w:color="auto"/>
          </w:divBdr>
        </w:div>
        <w:div w:id="347220103">
          <w:marLeft w:val="640"/>
          <w:marRight w:val="0"/>
          <w:marTop w:val="0"/>
          <w:marBottom w:val="0"/>
          <w:divBdr>
            <w:top w:val="none" w:sz="0" w:space="0" w:color="auto"/>
            <w:left w:val="none" w:sz="0" w:space="0" w:color="auto"/>
            <w:bottom w:val="none" w:sz="0" w:space="0" w:color="auto"/>
            <w:right w:val="none" w:sz="0" w:space="0" w:color="auto"/>
          </w:divBdr>
        </w:div>
        <w:div w:id="413938038">
          <w:marLeft w:val="640"/>
          <w:marRight w:val="0"/>
          <w:marTop w:val="0"/>
          <w:marBottom w:val="0"/>
          <w:divBdr>
            <w:top w:val="none" w:sz="0" w:space="0" w:color="auto"/>
            <w:left w:val="none" w:sz="0" w:space="0" w:color="auto"/>
            <w:bottom w:val="none" w:sz="0" w:space="0" w:color="auto"/>
            <w:right w:val="none" w:sz="0" w:space="0" w:color="auto"/>
          </w:divBdr>
        </w:div>
        <w:div w:id="419916194">
          <w:marLeft w:val="640"/>
          <w:marRight w:val="0"/>
          <w:marTop w:val="0"/>
          <w:marBottom w:val="0"/>
          <w:divBdr>
            <w:top w:val="none" w:sz="0" w:space="0" w:color="auto"/>
            <w:left w:val="none" w:sz="0" w:space="0" w:color="auto"/>
            <w:bottom w:val="none" w:sz="0" w:space="0" w:color="auto"/>
            <w:right w:val="none" w:sz="0" w:space="0" w:color="auto"/>
          </w:divBdr>
        </w:div>
        <w:div w:id="420493851">
          <w:marLeft w:val="640"/>
          <w:marRight w:val="0"/>
          <w:marTop w:val="0"/>
          <w:marBottom w:val="0"/>
          <w:divBdr>
            <w:top w:val="none" w:sz="0" w:space="0" w:color="auto"/>
            <w:left w:val="none" w:sz="0" w:space="0" w:color="auto"/>
            <w:bottom w:val="none" w:sz="0" w:space="0" w:color="auto"/>
            <w:right w:val="none" w:sz="0" w:space="0" w:color="auto"/>
          </w:divBdr>
        </w:div>
        <w:div w:id="424376558">
          <w:marLeft w:val="640"/>
          <w:marRight w:val="0"/>
          <w:marTop w:val="0"/>
          <w:marBottom w:val="0"/>
          <w:divBdr>
            <w:top w:val="none" w:sz="0" w:space="0" w:color="auto"/>
            <w:left w:val="none" w:sz="0" w:space="0" w:color="auto"/>
            <w:bottom w:val="none" w:sz="0" w:space="0" w:color="auto"/>
            <w:right w:val="none" w:sz="0" w:space="0" w:color="auto"/>
          </w:divBdr>
        </w:div>
        <w:div w:id="447504935">
          <w:marLeft w:val="640"/>
          <w:marRight w:val="0"/>
          <w:marTop w:val="0"/>
          <w:marBottom w:val="0"/>
          <w:divBdr>
            <w:top w:val="none" w:sz="0" w:space="0" w:color="auto"/>
            <w:left w:val="none" w:sz="0" w:space="0" w:color="auto"/>
            <w:bottom w:val="none" w:sz="0" w:space="0" w:color="auto"/>
            <w:right w:val="none" w:sz="0" w:space="0" w:color="auto"/>
          </w:divBdr>
        </w:div>
        <w:div w:id="453983058">
          <w:marLeft w:val="640"/>
          <w:marRight w:val="0"/>
          <w:marTop w:val="0"/>
          <w:marBottom w:val="0"/>
          <w:divBdr>
            <w:top w:val="none" w:sz="0" w:space="0" w:color="auto"/>
            <w:left w:val="none" w:sz="0" w:space="0" w:color="auto"/>
            <w:bottom w:val="none" w:sz="0" w:space="0" w:color="auto"/>
            <w:right w:val="none" w:sz="0" w:space="0" w:color="auto"/>
          </w:divBdr>
        </w:div>
        <w:div w:id="476265046">
          <w:marLeft w:val="640"/>
          <w:marRight w:val="0"/>
          <w:marTop w:val="0"/>
          <w:marBottom w:val="0"/>
          <w:divBdr>
            <w:top w:val="none" w:sz="0" w:space="0" w:color="auto"/>
            <w:left w:val="none" w:sz="0" w:space="0" w:color="auto"/>
            <w:bottom w:val="none" w:sz="0" w:space="0" w:color="auto"/>
            <w:right w:val="none" w:sz="0" w:space="0" w:color="auto"/>
          </w:divBdr>
        </w:div>
        <w:div w:id="494223624">
          <w:marLeft w:val="640"/>
          <w:marRight w:val="0"/>
          <w:marTop w:val="0"/>
          <w:marBottom w:val="0"/>
          <w:divBdr>
            <w:top w:val="none" w:sz="0" w:space="0" w:color="auto"/>
            <w:left w:val="none" w:sz="0" w:space="0" w:color="auto"/>
            <w:bottom w:val="none" w:sz="0" w:space="0" w:color="auto"/>
            <w:right w:val="none" w:sz="0" w:space="0" w:color="auto"/>
          </w:divBdr>
        </w:div>
        <w:div w:id="526329864">
          <w:marLeft w:val="640"/>
          <w:marRight w:val="0"/>
          <w:marTop w:val="0"/>
          <w:marBottom w:val="0"/>
          <w:divBdr>
            <w:top w:val="none" w:sz="0" w:space="0" w:color="auto"/>
            <w:left w:val="none" w:sz="0" w:space="0" w:color="auto"/>
            <w:bottom w:val="none" w:sz="0" w:space="0" w:color="auto"/>
            <w:right w:val="none" w:sz="0" w:space="0" w:color="auto"/>
          </w:divBdr>
        </w:div>
        <w:div w:id="541480693">
          <w:marLeft w:val="640"/>
          <w:marRight w:val="0"/>
          <w:marTop w:val="0"/>
          <w:marBottom w:val="0"/>
          <w:divBdr>
            <w:top w:val="none" w:sz="0" w:space="0" w:color="auto"/>
            <w:left w:val="none" w:sz="0" w:space="0" w:color="auto"/>
            <w:bottom w:val="none" w:sz="0" w:space="0" w:color="auto"/>
            <w:right w:val="none" w:sz="0" w:space="0" w:color="auto"/>
          </w:divBdr>
        </w:div>
        <w:div w:id="563495561">
          <w:marLeft w:val="640"/>
          <w:marRight w:val="0"/>
          <w:marTop w:val="0"/>
          <w:marBottom w:val="0"/>
          <w:divBdr>
            <w:top w:val="none" w:sz="0" w:space="0" w:color="auto"/>
            <w:left w:val="none" w:sz="0" w:space="0" w:color="auto"/>
            <w:bottom w:val="none" w:sz="0" w:space="0" w:color="auto"/>
            <w:right w:val="none" w:sz="0" w:space="0" w:color="auto"/>
          </w:divBdr>
        </w:div>
        <w:div w:id="577372695">
          <w:marLeft w:val="640"/>
          <w:marRight w:val="0"/>
          <w:marTop w:val="0"/>
          <w:marBottom w:val="0"/>
          <w:divBdr>
            <w:top w:val="none" w:sz="0" w:space="0" w:color="auto"/>
            <w:left w:val="none" w:sz="0" w:space="0" w:color="auto"/>
            <w:bottom w:val="none" w:sz="0" w:space="0" w:color="auto"/>
            <w:right w:val="none" w:sz="0" w:space="0" w:color="auto"/>
          </w:divBdr>
        </w:div>
        <w:div w:id="598564743">
          <w:marLeft w:val="640"/>
          <w:marRight w:val="0"/>
          <w:marTop w:val="0"/>
          <w:marBottom w:val="0"/>
          <w:divBdr>
            <w:top w:val="none" w:sz="0" w:space="0" w:color="auto"/>
            <w:left w:val="none" w:sz="0" w:space="0" w:color="auto"/>
            <w:bottom w:val="none" w:sz="0" w:space="0" w:color="auto"/>
            <w:right w:val="none" w:sz="0" w:space="0" w:color="auto"/>
          </w:divBdr>
        </w:div>
        <w:div w:id="616369489">
          <w:marLeft w:val="640"/>
          <w:marRight w:val="0"/>
          <w:marTop w:val="0"/>
          <w:marBottom w:val="0"/>
          <w:divBdr>
            <w:top w:val="none" w:sz="0" w:space="0" w:color="auto"/>
            <w:left w:val="none" w:sz="0" w:space="0" w:color="auto"/>
            <w:bottom w:val="none" w:sz="0" w:space="0" w:color="auto"/>
            <w:right w:val="none" w:sz="0" w:space="0" w:color="auto"/>
          </w:divBdr>
        </w:div>
        <w:div w:id="624458745">
          <w:marLeft w:val="640"/>
          <w:marRight w:val="0"/>
          <w:marTop w:val="0"/>
          <w:marBottom w:val="0"/>
          <w:divBdr>
            <w:top w:val="none" w:sz="0" w:space="0" w:color="auto"/>
            <w:left w:val="none" w:sz="0" w:space="0" w:color="auto"/>
            <w:bottom w:val="none" w:sz="0" w:space="0" w:color="auto"/>
            <w:right w:val="none" w:sz="0" w:space="0" w:color="auto"/>
          </w:divBdr>
        </w:div>
        <w:div w:id="650209379">
          <w:marLeft w:val="640"/>
          <w:marRight w:val="0"/>
          <w:marTop w:val="0"/>
          <w:marBottom w:val="0"/>
          <w:divBdr>
            <w:top w:val="none" w:sz="0" w:space="0" w:color="auto"/>
            <w:left w:val="none" w:sz="0" w:space="0" w:color="auto"/>
            <w:bottom w:val="none" w:sz="0" w:space="0" w:color="auto"/>
            <w:right w:val="none" w:sz="0" w:space="0" w:color="auto"/>
          </w:divBdr>
        </w:div>
        <w:div w:id="653413197">
          <w:marLeft w:val="640"/>
          <w:marRight w:val="0"/>
          <w:marTop w:val="0"/>
          <w:marBottom w:val="0"/>
          <w:divBdr>
            <w:top w:val="none" w:sz="0" w:space="0" w:color="auto"/>
            <w:left w:val="none" w:sz="0" w:space="0" w:color="auto"/>
            <w:bottom w:val="none" w:sz="0" w:space="0" w:color="auto"/>
            <w:right w:val="none" w:sz="0" w:space="0" w:color="auto"/>
          </w:divBdr>
        </w:div>
        <w:div w:id="654260815">
          <w:marLeft w:val="640"/>
          <w:marRight w:val="0"/>
          <w:marTop w:val="0"/>
          <w:marBottom w:val="0"/>
          <w:divBdr>
            <w:top w:val="none" w:sz="0" w:space="0" w:color="auto"/>
            <w:left w:val="none" w:sz="0" w:space="0" w:color="auto"/>
            <w:bottom w:val="none" w:sz="0" w:space="0" w:color="auto"/>
            <w:right w:val="none" w:sz="0" w:space="0" w:color="auto"/>
          </w:divBdr>
        </w:div>
        <w:div w:id="709494806">
          <w:marLeft w:val="640"/>
          <w:marRight w:val="0"/>
          <w:marTop w:val="0"/>
          <w:marBottom w:val="0"/>
          <w:divBdr>
            <w:top w:val="none" w:sz="0" w:space="0" w:color="auto"/>
            <w:left w:val="none" w:sz="0" w:space="0" w:color="auto"/>
            <w:bottom w:val="none" w:sz="0" w:space="0" w:color="auto"/>
            <w:right w:val="none" w:sz="0" w:space="0" w:color="auto"/>
          </w:divBdr>
        </w:div>
        <w:div w:id="714817418">
          <w:marLeft w:val="640"/>
          <w:marRight w:val="0"/>
          <w:marTop w:val="0"/>
          <w:marBottom w:val="0"/>
          <w:divBdr>
            <w:top w:val="none" w:sz="0" w:space="0" w:color="auto"/>
            <w:left w:val="none" w:sz="0" w:space="0" w:color="auto"/>
            <w:bottom w:val="none" w:sz="0" w:space="0" w:color="auto"/>
            <w:right w:val="none" w:sz="0" w:space="0" w:color="auto"/>
          </w:divBdr>
        </w:div>
        <w:div w:id="718474503">
          <w:marLeft w:val="640"/>
          <w:marRight w:val="0"/>
          <w:marTop w:val="0"/>
          <w:marBottom w:val="0"/>
          <w:divBdr>
            <w:top w:val="none" w:sz="0" w:space="0" w:color="auto"/>
            <w:left w:val="none" w:sz="0" w:space="0" w:color="auto"/>
            <w:bottom w:val="none" w:sz="0" w:space="0" w:color="auto"/>
            <w:right w:val="none" w:sz="0" w:space="0" w:color="auto"/>
          </w:divBdr>
        </w:div>
        <w:div w:id="731658326">
          <w:marLeft w:val="640"/>
          <w:marRight w:val="0"/>
          <w:marTop w:val="0"/>
          <w:marBottom w:val="0"/>
          <w:divBdr>
            <w:top w:val="none" w:sz="0" w:space="0" w:color="auto"/>
            <w:left w:val="none" w:sz="0" w:space="0" w:color="auto"/>
            <w:bottom w:val="none" w:sz="0" w:space="0" w:color="auto"/>
            <w:right w:val="none" w:sz="0" w:space="0" w:color="auto"/>
          </w:divBdr>
        </w:div>
        <w:div w:id="794641624">
          <w:marLeft w:val="640"/>
          <w:marRight w:val="0"/>
          <w:marTop w:val="0"/>
          <w:marBottom w:val="0"/>
          <w:divBdr>
            <w:top w:val="none" w:sz="0" w:space="0" w:color="auto"/>
            <w:left w:val="none" w:sz="0" w:space="0" w:color="auto"/>
            <w:bottom w:val="none" w:sz="0" w:space="0" w:color="auto"/>
            <w:right w:val="none" w:sz="0" w:space="0" w:color="auto"/>
          </w:divBdr>
        </w:div>
        <w:div w:id="815950923">
          <w:marLeft w:val="640"/>
          <w:marRight w:val="0"/>
          <w:marTop w:val="0"/>
          <w:marBottom w:val="0"/>
          <w:divBdr>
            <w:top w:val="none" w:sz="0" w:space="0" w:color="auto"/>
            <w:left w:val="none" w:sz="0" w:space="0" w:color="auto"/>
            <w:bottom w:val="none" w:sz="0" w:space="0" w:color="auto"/>
            <w:right w:val="none" w:sz="0" w:space="0" w:color="auto"/>
          </w:divBdr>
        </w:div>
        <w:div w:id="844589899">
          <w:marLeft w:val="640"/>
          <w:marRight w:val="0"/>
          <w:marTop w:val="0"/>
          <w:marBottom w:val="0"/>
          <w:divBdr>
            <w:top w:val="none" w:sz="0" w:space="0" w:color="auto"/>
            <w:left w:val="none" w:sz="0" w:space="0" w:color="auto"/>
            <w:bottom w:val="none" w:sz="0" w:space="0" w:color="auto"/>
            <w:right w:val="none" w:sz="0" w:space="0" w:color="auto"/>
          </w:divBdr>
        </w:div>
        <w:div w:id="886184280">
          <w:marLeft w:val="640"/>
          <w:marRight w:val="0"/>
          <w:marTop w:val="0"/>
          <w:marBottom w:val="0"/>
          <w:divBdr>
            <w:top w:val="none" w:sz="0" w:space="0" w:color="auto"/>
            <w:left w:val="none" w:sz="0" w:space="0" w:color="auto"/>
            <w:bottom w:val="none" w:sz="0" w:space="0" w:color="auto"/>
            <w:right w:val="none" w:sz="0" w:space="0" w:color="auto"/>
          </w:divBdr>
        </w:div>
        <w:div w:id="917326748">
          <w:marLeft w:val="640"/>
          <w:marRight w:val="0"/>
          <w:marTop w:val="0"/>
          <w:marBottom w:val="0"/>
          <w:divBdr>
            <w:top w:val="none" w:sz="0" w:space="0" w:color="auto"/>
            <w:left w:val="none" w:sz="0" w:space="0" w:color="auto"/>
            <w:bottom w:val="none" w:sz="0" w:space="0" w:color="auto"/>
            <w:right w:val="none" w:sz="0" w:space="0" w:color="auto"/>
          </w:divBdr>
        </w:div>
        <w:div w:id="925189582">
          <w:marLeft w:val="640"/>
          <w:marRight w:val="0"/>
          <w:marTop w:val="0"/>
          <w:marBottom w:val="0"/>
          <w:divBdr>
            <w:top w:val="none" w:sz="0" w:space="0" w:color="auto"/>
            <w:left w:val="none" w:sz="0" w:space="0" w:color="auto"/>
            <w:bottom w:val="none" w:sz="0" w:space="0" w:color="auto"/>
            <w:right w:val="none" w:sz="0" w:space="0" w:color="auto"/>
          </w:divBdr>
        </w:div>
        <w:div w:id="928344570">
          <w:marLeft w:val="640"/>
          <w:marRight w:val="0"/>
          <w:marTop w:val="0"/>
          <w:marBottom w:val="0"/>
          <w:divBdr>
            <w:top w:val="none" w:sz="0" w:space="0" w:color="auto"/>
            <w:left w:val="none" w:sz="0" w:space="0" w:color="auto"/>
            <w:bottom w:val="none" w:sz="0" w:space="0" w:color="auto"/>
            <w:right w:val="none" w:sz="0" w:space="0" w:color="auto"/>
          </w:divBdr>
        </w:div>
        <w:div w:id="937829030">
          <w:marLeft w:val="640"/>
          <w:marRight w:val="0"/>
          <w:marTop w:val="0"/>
          <w:marBottom w:val="0"/>
          <w:divBdr>
            <w:top w:val="none" w:sz="0" w:space="0" w:color="auto"/>
            <w:left w:val="none" w:sz="0" w:space="0" w:color="auto"/>
            <w:bottom w:val="none" w:sz="0" w:space="0" w:color="auto"/>
            <w:right w:val="none" w:sz="0" w:space="0" w:color="auto"/>
          </w:divBdr>
        </w:div>
        <w:div w:id="943657246">
          <w:marLeft w:val="640"/>
          <w:marRight w:val="0"/>
          <w:marTop w:val="0"/>
          <w:marBottom w:val="0"/>
          <w:divBdr>
            <w:top w:val="none" w:sz="0" w:space="0" w:color="auto"/>
            <w:left w:val="none" w:sz="0" w:space="0" w:color="auto"/>
            <w:bottom w:val="none" w:sz="0" w:space="0" w:color="auto"/>
            <w:right w:val="none" w:sz="0" w:space="0" w:color="auto"/>
          </w:divBdr>
        </w:div>
        <w:div w:id="943919862">
          <w:marLeft w:val="640"/>
          <w:marRight w:val="0"/>
          <w:marTop w:val="0"/>
          <w:marBottom w:val="0"/>
          <w:divBdr>
            <w:top w:val="none" w:sz="0" w:space="0" w:color="auto"/>
            <w:left w:val="none" w:sz="0" w:space="0" w:color="auto"/>
            <w:bottom w:val="none" w:sz="0" w:space="0" w:color="auto"/>
            <w:right w:val="none" w:sz="0" w:space="0" w:color="auto"/>
          </w:divBdr>
        </w:div>
        <w:div w:id="944383962">
          <w:marLeft w:val="640"/>
          <w:marRight w:val="0"/>
          <w:marTop w:val="0"/>
          <w:marBottom w:val="0"/>
          <w:divBdr>
            <w:top w:val="none" w:sz="0" w:space="0" w:color="auto"/>
            <w:left w:val="none" w:sz="0" w:space="0" w:color="auto"/>
            <w:bottom w:val="none" w:sz="0" w:space="0" w:color="auto"/>
            <w:right w:val="none" w:sz="0" w:space="0" w:color="auto"/>
          </w:divBdr>
        </w:div>
        <w:div w:id="954096630">
          <w:marLeft w:val="640"/>
          <w:marRight w:val="0"/>
          <w:marTop w:val="0"/>
          <w:marBottom w:val="0"/>
          <w:divBdr>
            <w:top w:val="none" w:sz="0" w:space="0" w:color="auto"/>
            <w:left w:val="none" w:sz="0" w:space="0" w:color="auto"/>
            <w:bottom w:val="none" w:sz="0" w:space="0" w:color="auto"/>
            <w:right w:val="none" w:sz="0" w:space="0" w:color="auto"/>
          </w:divBdr>
        </w:div>
        <w:div w:id="980768796">
          <w:marLeft w:val="640"/>
          <w:marRight w:val="0"/>
          <w:marTop w:val="0"/>
          <w:marBottom w:val="0"/>
          <w:divBdr>
            <w:top w:val="none" w:sz="0" w:space="0" w:color="auto"/>
            <w:left w:val="none" w:sz="0" w:space="0" w:color="auto"/>
            <w:bottom w:val="none" w:sz="0" w:space="0" w:color="auto"/>
            <w:right w:val="none" w:sz="0" w:space="0" w:color="auto"/>
          </w:divBdr>
        </w:div>
        <w:div w:id="1080181195">
          <w:marLeft w:val="640"/>
          <w:marRight w:val="0"/>
          <w:marTop w:val="0"/>
          <w:marBottom w:val="0"/>
          <w:divBdr>
            <w:top w:val="none" w:sz="0" w:space="0" w:color="auto"/>
            <w:left w:val="none" w:sz="0" w:space="0" w:color="auto"/>
            <w:bottom w:val="none" w:sz="0" w:space="0" w:color="auto"/>
            <w:right w:val="none" w:sz="0" w:space="0" w:color="auto"/>
          </w:divBdr>
        </w:div>
        <w:div w:id="1110474289">
          <w:marLeft w:val="640"/>
          <w:marRight w:val="0"/>
          <w:marTop w:val="0"/>
          <w:marBottom w:val="0"/>
          <w:divBdr>
            <w:top w:val="none" w:sz="0" w:space="0" w:color="auto"/>
            <w:left w:val="none" w:sz="0" w:space="0" w:color="auto"/>
            <w:bottom w:val="none" w:sz="0" w:space="0" w:color="auto"/>
            <w:right w:val="none" w:sz="0" w:space="0" w:color="auto"/>
          </w:divBdr>
        </w:div>
        <w:div w:id="1136341293">
          <w:marLeft w:val="640"/>
          <w:marRight w:val="0"/>
          <w:marTop w:val="0"/>
          <w:marBottom w:val="0"/>
          <w:divBdr>
            <w:top w:val="none" w:sz="0" w:space="0" w:color="auto"/>
            <w:left w:val="none" w:sz="0" w:space="0" w:color="auto"/>
            <w:bottom w:val="none" w:sz="0" w:space="0" w:color="auto"/>
            <w:right w:val="none" w:sz="0" w:space="0" w:color="auto"/>
          </w:divBdr>
        </w:div>
        <w:div w:id="1156191661">
          <w:marLeft w:val="640"/>
          <w:marRight w:val="0"/>
          <w:marTop w:val="0"/>
          <w:marBottom w:val="0"/>
          <w:divBdr>
            <w:top w:val="none" w:sz="0" w:space="0" w:color="auto"/>
            <w:left w:val="none" w:sz="0" w:space="0" w:color="auto"/>
            <w:bottom w:val="none" w:sz="0" w:space="0" w:color="auto"/>
            <w:right w:val="none" w:sz="0" w:space="0" w:color="auto"/>
          </w:divBdr>
        </w:div>
        <w:div w:id="1209686669">
          <w:marLeft w:val="640"/>
          <w:marRight w:val="0"/>
          <w:marTop w:val="0"/>
          <w:marBottom w:val="0"/>
          <w:divBdr>
            <w:top w:val="none" w:sz="0" w:space="0" w:color="auto"/>
            <w:left w:val="none" w:sz="0" w:space="0" w:color="auto"/>
            <w:bottom w:val="none" w:sz="0" w:space="0" w:color="auto"/>
            <w:right w:val="none" w:sz="0" w:space="0" w:color="auto"/>
          </w:divBdr>
        </w:div>
        <w:div w:id="1221139709">
          <w:marLeft w:val="640"/>
          <w:marRight w:val="0"/>
          <w:marTop w:val="0"/>
          <w:marBottom w:val="0"/>
          <w:divBdr>
            <w:top w:val="none" w:sz="0" w:space="0" w:color="auto"/>
            <w:left w:val="none" w:sz="0" w:space="0" w:color="auto"/>
            <w:bottom w:val="none" w:sz="0" w:space="0" w:color="auto"/>
            <w:right w:val="none" w:sz="0" w:space="0" w:color="auto"/>
          </w:divBdr>
        </w:div>
        <w:div w:id="1256087004">
          <w:marLeft w:val="640"/>
          <w:marRight w:val="0"/>
          <w:marTop w:val="0"/>
          <w:marBottom w:val="0"/>
          <w:divBdr>
            <w:top w:val="none" w:sz="0" w:space="0" w:color="auto"/>
            <w:left w:val="none" w:sz="0" w:space="0" w:color="auto"/>
            <w:bottom w:val="none" w:sz="0" w:space="0" w:color="auto"/>
            <w:right w:val="none" w:sz="0" w:space="0" w:color="auto"/>
          </w:divBdr>
        </w:div>
        <w:div w:id="1264536331">
          <w:marLeft w:val="640"/>
          <w:marRight w:val="0"/>
          <w:marTop w:val="0"/>
          <w:marBottom w:val="0"/>
          <w:divBdr>
            <w:top w:val="none" w:sz="0" w:space="0" w:color="auto"/>
            <w:left w:val="none" w:sz="0" w:space="0" w:color="auto"/>
            <w:bottom w:val="none" w:sz="0" w:space="0" w:color="auto"/>
            <w:right w:val="none" w:sz="0" w:space="0" w:color="auto"/>
          </w:divBdr>
        </w:div>
        <w:div w:id="1269318241">
          <w:marLeft w:val="640"/>
          <w:marRight w:val="0"/>
          <w:marTop w:val="0"/>
          <w:marBottom w:val="0"/>
          <w:divBdr>
            <w:top w:val="none" w:sz="0" w:space="0" w:color="auto"/>
            <w:left w:val="none" w:sz="0" w:space="0" w:color="auto"/>
            <w:bottom w:val="none" w:sz="0" w:space="0" w:color="auto"/>
            <w:right w:val="none" w:sz="0" w:space="0" w:color="auto"/>
          </w:divBdr>
        </w:div>
        <w:div w:id="1280185375">
          <w:marLeft w:val="640"/>
          <w:marRight w:val="0"/>
          <w:marTop w:val="0"/>
          <w:marBottom w:val="0"/>
          <w:divBdr>
            <w:top w:val="none" w:sz="0" w:space="0" w:color="auto"/>
            <w:left w:val="none" w:sz="0" w:space="0" w:color="auto"/>
            <w:bottom w:val="none" w:sz="0" w:space="0" w:color="auto"/>
            <w:right w:val="none" w:sz="0" w:space="0" w:color="auto"/>
          </w:divBdr>
        </w:div>
        <w:div w:id="1290554451">
          <w:marLeft w:val="640"/>
          <w:marRight w:val="0"/>
          <w:marTop w:val="0"/>
          <w:marBottom w:val="0"/>
          <w:divBdr>
            <w:top w:val="none" w:sz="0" w:space="0" w:color="auto"/>
            <w:left w:val="none" w:sz="0" w:space="0" w:color="auto"/>
            <w:bottom w:val="none" w:sz="0" w:space="0" w:color="auto"/>
            <w:right w:val="none" w:sz="0" w:space="0" w:color="auto"/>
          </w:divBdr>
        </w:div>
        <w:div w:id="1331178276">
          <w:marLeft w:val="640"/>
          <w:marRight w:val="0"/>
          <w:marTop w:val="0"/>
          <w:marBottom w:val="0"/>
          <w:divBdr>
            <w:top w:val="none" w:sz="0" w:space="0" w:color="auto"/>
            <w:left w:val="none" w:sz="0" w:space="0" w:color="auto"/>
            <w:bottom w:val="none" w:sz="0" w:space="0" w:color="auto"/>
            <w:right w:val="none" w:sz="0" w:space="0" w:color="auto"/>
          </w:divBdr>
        </w:div>
        <w:div w:id="1346715711">
          <w:marLeft w:val="640"/>
          <w:marRight w:val="0"/>
          <w:marTop w:val="0"/>
          <w:marBottom w:val="0"/>
          <w:divBdr>
            <w:top w:val="none" w:sz="0" w:space="0" w:color="auto"/>
            <w:left w:val="none" w:sz="0" w:space="0" w:color="auto"/>
            <w:bottom w:val="none" w:sz="0" w:space="0" w:color="auto"/>
            <w:right w:val="none" w:sz="0" w:space="0" w:color="auto"/>
          </w:divBdr>
        </w:div>
        <w:div w:id="1373379861">
          <w:marLeft w:val="640"/>
          <w:marRight w:val="0"/>
          <w:marTop w:val="0"/>
          <w:marBottom w:val="0"/>
          <w:divBdr>
            <w:top w:val="none" w:sz="0" w:space="0" w:color="auto"/>
            <w:left w:val="none" w:sz="0" w:space="0" w:color="auto"/>
            <w:bottom w:val="none" w:sz="0" w:space="0" w:color="auto"/>
            <w:right w:val="none" w:sz="0" w:space="0" w:color="auto"/>
          </w:divBdr>
        </w:div>
        <w:div w:id="1389954701">
          <w:marLeft w:val="640"/>
          <w:marRight w:val="0"/>
          <w:marTop w:val="0"/>
          <w:marBottom w:val="0"/>
          <w:divBdr>
            <w:top w:val="none" w:sz="0" w:space="0" w:color="auto"/>
            <w:left w:val="none" w:sz="0" w:space="0" w:color="auto"/>
            <w:bottom w:val="none" w:sz="0" w:space="0" w:color="auto"/>
            <w:right w:val="none" w:sz="0" w:space="0" w:color="auto"/>
          </w:divBdr>
        </w:div>
        <w:div w:id="1417171069">
          <w:marLeft w:val="640"/>
          <w:marRight w:val="0"/>
          <w:marTop w:val="0"/>
          <w:marBottom w:val="0"/>
          <w:divBdr>
            <w:top w:val="none" w:sz="0" w:space="0" w:color="auto"/>
            <w:left w:val="none" w:sz="0" w:space="0" w:color="auto"/>
            <w:bottom w:val="none" w:sz="0" w:space="0" w:color="auto"/>
            <w:right w:val="none" w:sz="0" w:space="0" w:color="auto"/>
          </w:divBdr>
        </w:div>
        <w:div w:id="1418020563">
          <w:marLeft w:val="640"/>
          <w:marRight w:val="0"/>
          <w:marTop w:val="0"/>
          <w:marBottom w:val="0"/>
          <w:divBdr>
            <w:top w:val="none" w:sz="0" w:space="0" w:color="auto"/>
            <w:left w:val="none" w:sz="0" w:space="0" w:color="auto"/>
            <w:bottom w:val="none" w:sz="0" w:space="0" w:color="auto"/>
            <w:right w:val="none" w:sz="0" w:space="0" w:color="auto"/>
          </w:divBdr>
        </w:div>
        <w:div w:id="1441607280">
          <w:marLeft w:val="640"/>
          <w:marRight w:val="0"/>
          <w:marTop w:val="0"/>
          <w:marBottom w:val="0"/>
          <w:divBdr>
            <w:top w:val="none" w:sz="0" w:space="0" w:color="auto"/>
            <w:left w:val="none" w:sz="0" w:space="0" w:color="auto"/>
            <w:bottom w:val="none" w:sz="0" w:space="0" w:color="auto"/>
            <w:right w:val="none" w:sz="0" w:space="0" w:color="auto"/>
          </w:divBdr>
        </w:div>
        <w:div w:id="1457791242">
          <w:marLeft w:val="640"/>
          <w:marRight w:val="0"/>
          <w:marTop w:val="0"/>
          <w:marBottom w:val="0"/>
          <w:divBdr>
            <w:top w:val="none" w:sz="0" w:space="0" w:color="auto"/>
            <w:left w:val="none" w:sz="0" w:space="0" w:color="auto"/>
            <w:bottom w:val="none" w:sz="0" w:space="0" w:color="auto"/>
            <w:right w:val="none" w:sz="0" w:space="0" w:color="auto"/>
          </w:divBdr>
        </w:div>
        <w:div w:id="1470825518">
          <w:marLeft w:val="640"/>
          <w:marRight w:val="0"/>
          <w:marTop w:val="0"/>
          <w:marBottom w:val="0"/>
          <w:divBdr>
            <w:top w:val="none" w:sz="0" w:space="0" w:color="auto"/>
            <w:left w:val="none" w:sz="0" w:space="0" w:color="auto"/>
            <w:bottom w:val="none" w:sz="0" w:space="0" w:color="auto"/>
            <w:right w:val="none" w:sz="0" w:space="0" w:color="auto"/>
          </w:divBdr>
        </w:div>
        <w:div w:id="1480076383">
          <w:marLeft w:val="640"/>
          <w:marRight w:val="0"/>
          <w:marTop w:val="0"/>
          <w:marBottom w:val="0"/>
          <w:divBdr>
            <w:top w:val="none" w:sz="0" w:space="0" w:color="auto"/>
            <w:left w:val="none" w:sz="0" w:space="0" w:color="auto"/>
            <w:bottom w:val="none" w:sz="0" w:space="0" w:color="auto"/>
            <w:right w:val="none" w:sz="0" w:space="0" w:color="auto"/>
          </w:divBdr>
        </w:div>
        <w:div w:id="1495343259">
          <w:marLeft w:val="640"/>
          <w:marRight w:val="0"/>
          <w:marTop w:val="0"/>
          <w:marBottom w:val="0"/>
          <w:divBdr>
            <w:top w:val="none" w:sz="0" w:space="0" w:color="auto"/>
            <w:left w:val="none" w:sz="0" w:space="0" w:color="auto"/>
            <w:bottom w:val="none" w:sz="0" w:space="0" w:color="auto"/>
            <w:right w:val="none" w:sz="0" w:space="0" w:color="auto"/>
          </w:divBdr>
        </w:div>
        <w:div w:id="1506705040">
          <w:marLeft w:val="640"/>
          <w:marRight w:val="0"/>
          <w:marTop w:val="0"/>
          <w:marBottom w:val="0"/>
          <w:divBdr>
            <w:top w:val="none" w:sz="0" w:space="0" w:color="auto"/>
            <w:left w:val="none" w:sz="0" w:space="0" w:color="auto"/>
            <w:bottom w:val="none" w:sz="0" w:space="0" w:color="auto"/>
            <w:right w:val="none" w:sz="0" w:space="0" w:color="auto"/>
          </w:divBdr>
        </w:div>
        <w:div w:id="1521233692">
          <w:marLeft w:val="640"/>
          <w:marRight w:val="0"/>
          <w:marTop w:val="0"/>
          <w:marBottom w:val="0"/>
          <w:divBdr>
            <w:top w:val="none" w:sz="0" w:space="0" w:color="auto"/>
            <w:left w:val="none" w:sz="0" w:space="0" w:color="auto"/>
            <w:bottom w:val="none" w:sz="0" w:space="0" w:color="auto"/>
            <w:right w:val="none" w:sz="0" w:space="0" w:color="auto"/>
          </w:divBdr>
        </w:div>
        <w:div w:id="1524517924">
          <w:marLeft w:val="640"/>
          <w:marRight w:val="0"/>
          <w:marTop w:val="0"/>
          <w:marBottom w:val="0"/>
          <w:divBdr>
            <w:top w:val="none" w:sz="0" w:space="0" w:color="auto"/>
            <w:left w:val="none" w:sz="0" w:space="0" w:color="auto"/>
            <w:bottom w:val="none" w:sz="0" w:space="0" w:color="auto"/>
            <w:right w:val="none" w:sz="0" w:space="0" w:color="auto"/>
          </w:divBdr>
        </w:div>
        <w:div w:id="1538077625">
          <w:marLeft w:val="640"/>
          <w:marRight w:val="0"/>
          <w:marTop w:val="0"/>
          <w:marBottom w:val="0"/>
          <w:divBdr>
            <w:top w:val="none" w:sz="0" w:space="0" w:color="auto"/>
            <w:left w:val="none" w:sz="0" w:space="0" w:color="auto"/>
            <w:bottom w:val="none" w:sz="0" w:space="0" w:color="auto"/>
            <w:right w:val="none" w:sz="0" w:space="0" w:color="auto"/>
          </w:divBdr>
        </w:div>
        <w:div w:id="1556162789">
          <w:marLeft w:val="640"/>
          <w:marRight w:val="0"/>
          <w:marTop w:val="0"/>
          <w:marBottom w:val="0"/>
          <w:divBdr>
            <w:top w:val="none" w:sz="0" w:space="0" w:color="auto"/>
            <w:left w:val="none" w:sz="0" w:space="0" w:color="auto"/>
            <w:bottom w:val="none" w:sz="0" w:space="0" w:color="auto"/>
            <w:right w:val="none" w:sz="0" w:space="0" w:color="auto"/>
          </w:divBdr>
        </w:div>
        <w:div w:id="1576206673">
          <w:marLeft w:val="640"/>
          <w:marRight w:val="0"/>
          <w:marTop w:val="0"/>
          <w:marBottom w:val="0"/>
          <w:divBdr>
            <w:top w:val="none" w:sz="0" w:space="0" w:color="auto"/>
            <w:left w:val="none" w:sz="0" w:space="0" w:color="auto"/>
            <w:bottom w:val="none" w:sz="0" w:space="0" w:color="auto"/>
            <w:right w:val="none" w:sz="0" w:space="0" w:color="auto"/>
          </w:divBdr>
        </w:div>
        <w:div w:id="1578855217">
          <w:marLeft w:val="640"/>
          <w:marRight w:val="0"/>
          <w:marTop w:val="0"/>
          <w:marBottom w:val="0"/>
          <w:divBdr>
            <w:top w:val="none" w:sz="0" w:space="0" w:color="auto"/>
            <w:left w:val="none" w:sz="0" w:space="0" w:color="auto"/>
            <w:bottom w:val="none" w:sz="0" w:space="0" w:color="auto"/>
            <w:right w:val="none" w:sz="0" w:space="0" w:color="auto"/>
          </w:divBdr>
        </w:div>
        <w:div w:id="1603301857">
          <w:marLeft w:val="640"/>
          <w:marRight w:val="0"/>
          <w:marTop w:val="0"/>
          <w:marBottom w:val="0"/>
          <w:divBdr>
            <w:top w:val="none" w:sz="0" w:space="0" w:color="auto"/>
            <w:left w:val="none" w:sz="0" w:space="0" w:color="auto"/>
            <w:bottom w:val="none" w:sz="0" w:space="0" w:color="auto"/>
            <w:right w:val="none" w:sz="0" w:space="0" w:color="auto"/>
          </w:divBdr>
        </w:div>
        <w:div w:id="1608153333">
          <w:marLeft w:val="640"/>
          <w:marRight w:val="0"/>
          <w:marTop w:val="0"/>
          <w:marBottom w:val="0"/>
          <w:divBdr>
            <w:top w:val="none" w:sz="0" w:space="0" w:color="auto"/>
            <w:left w:val="none" w:sz="0" w:space="0" w:color="auto"/>
            <w:bottom w:val="none" w:sz="0" w:space="0" w:color="auto"/>
            <w:right w:val="none" w:sz="0" w:space="0" w:color="auto"/>
          </w:divBdr>
        </w:div>
        <w:div w:id="1611160920">
          <w:marLeft w:val="640"/>
          <w:marRight w:val="0"/>
          <w:marTop w:val="0"/>
          <w:marBottom w:val="0"/>
          <w:divBdr>
            <w:top w:val="none" w:sz="0" w:space="0" w:color="auto"/>
            <w:left w:val="none" w:sz="0" w:space="0" w:color="auto"/>
            <w:bottom w:val="none" w:sz="0" w:space="0" w:color="auto"/>
            <w:right w:val="none" w:sz="0" w:space="0" w:color="auto"/>
          </w:divBdr>
        </w:div>
        <w:div w:id="1671786108">
          <w:marLeft w:val="640"/>
          <w:marRight w:val="0"/>
          <w:marTop w:val="0"/>
          <w:marBottom w:val="0"/>
          <w:divBdr>
            <w:top w:val="none" w:sz="0" w:space="0" w:color="auto"/>
            <w:left w:val="none" w:sz="0" w:space="0" w:color="auto"/>
            <w:bottom w:val="none" w:sz="0" w:space="0" w:color="auto"/>
            <w:right w:val="none" w:sz="0" w:space="0" w:color="auto"/>
          </w:divBdr>
        </w:div>
        <w:div w:id="1691686535">
          <w:marLeft w:val="640"/>
          <w:marRight w:val="0"/>
          <w:marTop w:val="0"/>
          <w:marBottom w:val="0"/>
          <w:divBdr>
            <w:top w:val="none" w:sz="0" w:space="0" w:color="auto"/>
            <w:left w:val="none" w:sz="0" w:space="0" w:color="auto"/>
            <w:bottom w:val="none" w:sz="0" w:space="0" w:color="auto"/>
            <w:right w:val="none" w:sz="0" w:space="0" w:color="auto"/>
          </w:divBdr>
        </w:div>
        <w:div w:id="1700934547">
          <w:marLeft w:val="640"/>
          <w:marRight w:val="0"/>
          <w:marTop w:val="0"/>
          <w:marBottom w:val="0"/>
          <w:divBdr>
            <w:top w:val="none" w:sz="0" w:space="0" w:color="auto"/>
            <w:left w:val="none" w:sz="0" w:space="0" w:color="auto"/>
            <w:bottom w:val="none" w:sz="0" w:space="0" w:color="auto"/>
            <w:right w:val="none" w:sz="0" w:space="0" w:color="auto"/>
          </w:divBdr>
        </w:div>
        <w:div w:id="1707363103">
          <w:marLeft w:val="640"/>
          <w:marRight w:val="0"/>
          <w:marTop w:val="0"/>
          <w:marBottom w:val="0"/>
          <w:divBdr>
            <w:top w:val="none" w:sz="0" w:space="0" w:color="auto"/>
            <w:left w:val="none" w:sz="0" w:space="0" w:color="auto"/>
            <w:bottom w:val="none" w:sz="0" w:space="0" w:color="auto"/>
            <w:right w:val="none" w:sz="0" w:space="0" w:color="auto"/>
          </w:divBdr>
        </w:div>
        <w:div w:id="1732849614">
          <w:marLeft w:val="640"/>
          <w:marRight w:val="0"/>
          <w:marTop w:val="0"/>
          <w:marBottom w:val="0"/>
          <w:divBdr>
            <w:top w:val="none" w:sz="0" w:space="0" w:color="auto"/>
            <w:left w:val="none" w:sz="0" w:space="0" w:color="auto"/>
            <w:bottom w:val="none" w:sz="0" w:space="0" w:color="auto"/>
            <w:right w:val="none" w:sz="0" w:space="0" w:color="auto"/>
          </w:divBdr>
        </w:div>
        <w:div w:id="1745295064">
          <w:marLeft w:val="640"/>
          <w:marRight w:val="0"/>
          <w:marTop w:val="0"/>
          <w:marBottom w:val="0"/>
          <w:divBdr>
            <w:top w:val="none" w:sz="0" w:space="0" w:color="auto"/>
            <w:left w:val="none" w:sz="0" w:space="0" w:color="auto"/>
            <w:bottom w:val="none" w:sz="0" w:space="0" w:color="auto"/>
            <w:right w:val="none" w:sz="0" w:space="0" w:color="auto"/>
          </w:divBdr>
        </w:div>
        <w:div w:id="1784495503">
          <w:marLeft w:val="640"/>
          <w:marRight w:val="0"/>
          <w:marTop w:val="0"/>
          <w:marBottom w:val="0"/>
          <w:divBdr>
            <w:top w:val="none" w:sz="0" w:space="0" w:color="auto"/>
            <w:left w:val="none" w:sz="0" w:space="0" w:color="auto"/>
            <w:bottom w:val="none" w:sz="0" w:space="0" w:color="auto"/>
            <w:right w:val="none" w:sz="0" w:space="0" w:color="auto"/>
          </w:divBdr>
        </w:div>
        <w:div w:id="1792048835">
          <w:marLeft w:val="640"/>
          <w:marRight w:val="0"/>
          <w:marTop w:val="0"/>
          <w:marBottom w:val="0"/>
          <w:divBdr>
            <w:top w:val="none" w:sz="0" w:space="0" w:color="auto"/>
            <w:left w:val="none" w:sz="0" w:space="0" w:color="auto"/>
            <w:bottom w:val="none" w:sz="0" w:space="0" w:color="auto"/>
            <w:right w:val="none" w:sz="0" w:space="0" w:color="auto"/>
          </w:divBdr>
        </w:div>
        <w:div w:id="1799639212">
          <w:marLeft w:val="640"/>
          <w:marRight w:val="0"/>
          <w:marTop w:val="0"/>
          <w:marBottom w:val="0"/>
          <w:divBdr>
            <w:top w:val="none" w:sz="0" w:space="0" w:color="auto"/>
            <w:left w:val="none" w:sz="0" w:space="0" w:color="auto"/>
            <w:bottom w:val="none" w:sz="0" w:space="0" w:color="auto"/>
            <w:right w:val="none" w:sz="0" w:space="0" w:color="auto"/>
          </w:divBdr>
        </w:div>
        <w:div w:id="1809979751">
          <w:marLeft w:val="640"/>
          <w:marRight w:val="0"/>
          <w:marTop w:val="0"/>
          <w:marBottom w:val="0"/>
          <w:divBdr>
            <w:top w:val="none" w:sz="0" w:space="0" w:color="auto"/>
            <w:left w:val="none" w:sz="0" w:space="0" w:color="auto"/>
            <w:bottom w:val="none" w:sz="0" w:space="0" w:color="auto"/>
            <w:right w:val="none" w:sz="0" w:space="0" w:color="auto"/>
          </w:divBdr>
        </w:div>
        <w:div w:id="1867402835">
          <w:marLeft w:val="640"/>
          <w:marRight w:val="0"/>
          <w:marTop w:val="0"/>
          <w:marBottom w:val="0"/>
          <w:divBdr>
            <w:top w:val="none" w:sz="0" w:space="0" w:color="auto"/>
            <w:left w:val="none" w:sz="0" w:space="0" w:color="auto"/>
            <w:bottom w:val="none" w:sz="0" w:space="0" w:color="auto"/>
            <w:right w:val="none" w:sz="0" w:space="0" w:color="auto"/>
          </w:divBdr>
        </w:div>
        <w:div w:id="1891527828">
          <w:marLeft w:val="640"/>
          <w:marRight w:val="0"/>
          <w:marTop w:val="0"/>
          <w:marBottom w:val="0"/>
          <w:divBdr>
            <w:top w:val="none" w:sz="0" w:space="0" w:color="auto"/>
            <w:left w:val="none" w:sz="0" w:space="0" w:color="auto"/>
            <w:bottom w:val="none" w:sz="0" w:space="0" w:color="auto"/>
            <w:right w:val="none" w:sz="0" w:space="0" w:color="auto"/>
          </w:divBdr>
        </w:div>
        <w:div w:id="1892686622">
          <w:marLeft w:val="640"/>
          <w:marRight w:val="0"/>
          <w:marTop w:val="0"/>
          <w:marBottom w:val="0"/>
          <w:divBdr>
            <w:top w:val="none" w:sz="0" w:space="0" w:color="auto"/>
            <w:left w:val="none" w:sz="0" w:space="0" w:color="auto"/>
            <w:bottom w:val="none" w:sz="0" w:space="0" w:color="auto"/>
            <w:right w:val="none" w:sz="0" w:space="0" w:color="auto"/>
          </w:divBdr>
        </w:div>
        <w:div w:id="1907640991">
          <w:marLeft w:val="640"/>
          <w:marRight w:val="0"/>
          <w:marTop w:val="0"/>
          <w:marBottom w:val="0"/>
          <w:divBdr>
            <w:top w:val="none" w:sz="0" w:space="0" w:color="auto"/>
            <w:left w:val="none" w:sz="0" w:space="0" w:color="auto"/>
            <w:bottom w:val="none" w:sz="0" w:space="0" w:color="auto"/>
            <w:right w:val="none" w:sz="0" w:space="0" w:color="auto"/>
          </w:divBdr>
        </w:div>
        <w:div w:id="1983580703">
          <w:marLeft w:val="640"/>
          <w:marRight w:val="0"/>
          <w:marTop w:val="0"/>
          <w:marBottom w:val="0"/>
          <w:divBdr>
            <w:top w:val="none" w:sz="0" w:space="0" w:color="auto"/>
            <w:left w:val="none" w:sz="0" w:space="0" w:color="auto"/>
            <w:bottom w:val="none" w:sz="0" w:space="0" w:color="auto"/>
            <w:right w:val="none" w:sz="0" w:space="0" w:color="auto"/>
          </w:divBdr>
        </w:div>
        <w:div w:id="2044597257">
          <w:marLeft w:val="640"/>
          <w:marRight w:val="0"/>
          <w:marTop w:val="0"/>
          <w:marBottom w:val="0"/>
          <w:divBdr>
            <w:top w:val="none" w:sz="0" w:space="0" w:color="auto"/>
            <w:left w:val="none" w:sz="0" w:space="0" w:color="auto"/>
            <w:bottom w:val="none" w:sz="0" w:space="0" w:color="auto"/>
            <w:right w:val="none" w:sz="0" w:space="0" w:color="auto"/>
          </w:divBdr>
        </w:div>
        <w:div w:id="2124612066">
          <w:marLeft w:val="640"/>
          <w:marRight w:val="0"/>
          <w:marTop w:val="0"/>
          <w:marBottom w:val="0"/>
          <w:divBdr>
            <w:top w:val="none" w:sz="0" w:space="0" w:color="auto"/>
            <w:left w:val="none" w:sz="0" w:space="0" w:color="auto"/>
            <w:bottom w:val="none" w:sz="0" w:space="0" w:color="auto"/>
            <w:right w:val="none" w:sz="0" w:space="0" w:color="auto"/>
          </w:divBdr>
        </w:div>
        <w:div w:id="2142383956">
          <w:marLeft w:val="640"/>
          <w:marRight w:val="0"/>
          <w:marTop w:val="0"/>
          <w:marBottom w:val="0"/>
          <w:divBdr>
            <w:top w:val="none" w:sz="0" w:space="0" w:color="auto"/>
            <w:left w:val="none" w:sz="0" w:space="0" w:color="auto"/>
            <w:bottom w:val="none" w:sz="0" w:space="0" w:color="auto"/>
            <w:right w:val="none" w:sz="0" w:space="0" w:color="auto"/>
          </w:divBdr>
        </w:div>
        <w:div w:id="2146042285">
          <w:marLeft w:val="640"/>
          <w:marRight w:val="0"/>
          <w:marTop w:val="0"/>
          <w:marBottom w:val="0"/>
          <w:divBdr>
            <w:top w:val="none" w:sz="0" w:space="0" w:color="auto"/>
            <w:left w:val="none" w:sz="0" w:space="0" w:color="auto"/>
            <w:bottom w:val="none" w:sz="0" w:space="0" w:color="auto"/>
            <w:right w:val="none" w:sz="0" w:space="0" w:color="auto"/>
          </w:divBdr>
        </w:div>
      </w:divsChild>
    </w:div>
    <w:div w:id="1425102500">
      <w:bodyDiv w:val="1"/>
      <w:marLeft w:val="0"/>
      <w:marRight w:val="0"/>
      <w:marTop w:val="0"/>
      <w:marBottom w:val="0"/>
      <w:divBdr>
        <w:top w:val="none" w:sz="0" w:space="0" w:color="auto"/>
        <w:left w:val="none" w:sz="0" w:space="0" w:color="auto"/>
        <w:bottom w:val="none" w:sz="0" w:space="0" w:color="auto"/>
        <w:right w:val="none" w:sz="0" w:space="0" w:color="auto"/>
      </w:divBdr>
      <w:divsChild>
        <w:div w:id="7368977">
          <w:marLeft w:val="640"/>
          <w:marRight w:val="0"/>
          <w:marTop w:val="0"/>
          <w:marBottom w:val="0"/>
          <w:divBdr>
            <w:top w:val="none" w:sz="0" w:space="0" w:color="auto"/>
            <w:left w:val="none" w:sz="0" w:space="0" w:color="auto"/>
            <w:bottom w:val="none" w:sz="0" w:space="0" w:color="auto"/>
            <w:right w:val="none" w:sz="0" w:space="0" w:color="auto"/>
          </w:divBdr>
        </w:div>
        <w:div w:id="7606639">
          <w:marLeft w:val="640"/>
          <w:marRight w:val="0"/>
          <w:marTop w:val="0"/>
          <w:marBottom w:val="0"/>
          <w:divBdr>
            <w:top w:val="none" w:sz="0" w:space="0" w:color="auto"/>
            <w:left w:val="none" w:sz="0" w:space="0" w:color="auto"/>
            <w:bottom w:val="none" w:sz="0" w:space="0" w:color="auto"/>
            <w:right w:val="none" w:sz="0" w:space="0" w:color="auto"/>
          </w:divBdr>
        </w:div>
        <w:div w:id="60639463">
          <w:marLeft w:val="640"/>
          <w:marRight w:val="0"/>
          <w:marTop w:val="0"/>
          <w:marBottom w:val="0"/>
          <w:divBdr>
            <w:top w:val="none" w:sz="0" w:space="0" w:color="auto"/>
            <w:left w:val="none" w:sz="0" w:space="0" w:color="auto"/>
            <w:bottom w:val="none" w:sz="0" w:space="0" w:color="auto"/>
            <w:right w:val="none" w:sz="0" w:space="0" w:color="auto"/>
          </w:divBdr>
        </w:div>
        <w:div w:id="77292872">
          <w:marLeft w:val="640"/>
          <w:marRight w:val="0"/>
          <w:marTop w:val="0"/>
          <w:marBottom w:val="0"/>
          <w:divBdr>
            <w:top w:val="none" w:sz="0" w:space="0" w:color="auto"/>
            <w:left w:val="none" w:sz="0" w:space="0" w:color="auto"/>
            <w:bottom w:val="none" w:sz="0" w:space="0" w:color="auto"/>
            <w:right w:val="none" w:sz="0" w:space="0" w:color="auto"/>
          </w:divBdr>
        </w:div>
        <w:div w:id="104160479">
          <w:marLeft w:val="640"/>
          <w:marRight w:val="0"/>
          <w:marTop w:val="0"/>
          <w:marBottom w:val="0"/>
          <w:divBdr>
            <w:top w:val="none" w:sz="0" w:space="0" w:color="auto"/>
            <w:left w:val="none" w:sz="0" w:space="0" w:color="auto"/>
            <w:bottom w:val="none" w:sz="0" w:space="0" w:color="auto"/>
            <w:right w:val="none" w:sz="0" w:space="0" w:color="auto"/>
          </w:divBdr>
        </w:div>
        <w:div w:id="112286346">
          <w:marLeft w:val="640"/>
          <w:marRight w:val="0"/>
          <w:marTop w:val="0"/>
          <w:marBottom w:val="0"/>
          <w:divBdr>
            <w:top w:val="none" w:sz="0" w:space="0" w:color="auto"/>
            <w:left w:val="none" w:sz="0" w:space="0" w:color="auto"/>
            <w:bottom w:val="none" w:sz="0" w:space="0" w:color="auto"/>
            <w:right w:val="none" w:sz="0" w:space="0" w:color="auto"/>
          </w:divBdr>
        </w:div>
        <w:div w:id="144929829">
          <w:marLeft w:val="640"/>
          <w:marRight w:val="0"/>
          <w:marTop w:val="0"/>
          <w:marBottom w:val="0"/>
          <w:divBdr>
            <w:top w:val="none" w:sz="0" w:space="0" w:color="auto"/>
            <w:left w:val="none" w:sz="0" w:space="0" w:color="auto"/>
            <w:bottom w:val="none" w:sz="0" w:space="0" w:color="auto"/>
            <w:right w:val="none" w:sz="0" w:space="0" w:color="auto"/>
          </w:divBdr>
        </w:div>
        <w:div w:id="183328520">
          <w:marLeft w:val="640"/>
          <w:marRight w:val="0"/>
          <w:marTop w:val="0"/>
          <w:marBottom w:val="0"/>
          <w:divBdr>
            <w:top w:val="none" w:sz="0" w:space="0" w:color="auto"/>
            <w:left w:val="none" w:sz="0" w:space="0" w:color="auto"/>
            <w:bottom w:val="none" w:sz="0" w:space="0" w:color="auto"/>
            <w:right w:val="none" w:sz="0" w:space="0" w:color="auto"/>
          </w:divBdr>
        </w:div>
        <w:div w:id="262685395">
          <w:marLeft w:val="640"/>
          <w:marRight w:val="0"/>
          <w:marTop w:val="0"/>
          <w:marBottom w:val="0"/>
          <w:divBdr>
            <w:top w:val="none" w:sz="0" w:space="0" w:color="auto"/>
            <w:left w:val="none" w:sz="0" w:space="0" w:color="auto"/>
            <w:bottom w:val="none" w:sz="0" w:space="0" w:color="auto"/>
            <w:right w:val="none" w:sz="0" w:space="0" w:color="auto"/>
          </w:divBdr>
        </w:div>
        <w:div w:id="264314798">
          <w:marLeft w:val="640"/>
          <w:marRight w:val="0"/>
          <w:marTop w:val="0"/>
          <w:marBottom w:val="0"/>
          <w:divBdr>
            <w:top w:val="none" w:sz="0" w:space="0" w:color="auto"/>
            <w:left w:val="none" w:sz="0" w:space="0" w:color="auto"/>
            <w:bottom w:val="none" w:sz="0" w:space="0" w:color="auto"/>
            <w:right w:val="none" w:sz="0" w:space="0" w:color="auto"/>
          </w:divBdr>
        </w:div>
        <w:div w:id="307318448">
          <w:marLeft w:val="640"/>
          <w:marRight w:val="0"/>
          <w:marTop w:val="0"/>
          <w:marBottom w:val="0"/>
          <w:divBdr>
            <w:top w:val="none" w:sz="0" w:space="0" w:color="auto"/>
            <w:left w:val="none" w:sz="0" w:space="0" w:color="auto"/>
            <w:bottom w:val="none" w:sz="0" w:space="0" w:color="auto"/>
            <w:right w:val="none" w:sz="0" w:space="0" w:color="auto"/>
          </w:divBdr>
        </w:div>
        <w:div w:id="310212700">
          <w:marLeft w:val="640"/>
          <w:marRight w:val="0"/>
          <w:marTop w:val="0"/>
          <w:marBottom w:val="0"/>
          <w:divBdr>
            <w:top w:val="none" w:sz="0" w:space="0" w:color="auto"/>
            <w:left w:val="none" w:sz="0" w:space="0" w:color="auto"/>
            <w:bottom w:val="none" w:sz="0" w:space="0" w:color="auto"/>
            <w:right w:val="none" w:sz="0" w:space="0" w:color="auto"/>
          </w:divBdr>
        </w:div>
        <w:div w:id="322052702">
          <w:marLeft w:val="640"/>
          <w:marRight w:val="0"/>
          <w:marTop w:val="0"/>
          <w:marBottom w:val="0"/>
          <w:divBdr>
            <w:top w:val="none" w:sz="0" w:space="0" w:color="auto"/>
            <w:left w:val="none" w:sz="0" w:space="0" w:color="auto"/>
            <w:bottom w:val="none" w:sz="0" w:space="0" w:color="auto"/>
            <w:right w:val="none" w:sz="0" w:space="0" w:color="auto"/>
          </w:divBdr>
        </w:div>
        <w:div w:id="354042545">
          <w:marLeft w:val="640"/>
          <w:marRight w:val="0"/>
          <w:marTop w:val="0"/>
          <w:marBottom w:val="0"/>
          <w:divBdr>
            <w:top w:val="none" w:sz="0" w:space="0" w:color="auto"/>
            <w:left w:val="none" w:sz="0" w:space="0" w:color="auto"/>
            <w:bottom w:val="none" w:sz="0" w:space="0" w:color="auto"/>
            <w:right w:val="none" w:sz="0" w:space="0" w:color="auto"/>
          </w:divBdr>
        </w:div>
        <w:div w:id="360280932">
          <w:marLeft w:val="640"/>
          <w:marRight w:val="0"/>
          <w:marTop w:val="0"/>
          <w:marBottom w:val="0"/>
          <w:divBdr>
            <w:top w:val="none" w:sz="0" w:space="0" w:color="auto"/>
            <w:left w:val="none" w:sz="0" w:space="0" w:color="auto"/>
            <w:bottom w:val="none" w:sz="0" w:space="0" w:color="auto"/>
            <w:right w:val="none" w:sz="0" w:space="0" w:color="auto"/>
          </w:divBdr>
        </w:div>
        <w:div w:id="465585599">
          <w:marLeft w:val="640"/>
          <w:marRight w:val="0"/>
          <w:marTop w:val="0"/>
          <w:marBottom w:val="0"/>
          <w:divBdr>
            <w:top w:val="none" w:sz="0" w:space="0" w:color="auto"/>
            <w:left w:val="none" w:sz="0" w:space="0" w:color="auto"/>
            <w:bottom w:val="none" w:sz="0" w:space="0" w:color="auto"/>
            <w:right w:val="none" w:sz="0" w:space="0" w:color="auto"/>
          </w:divBdr>
        </w:div>
        <w:div w:id="524947629">
          <w:marLeft w:val="640"/>
          <w:marRight w:val="0"/>
          <w:marTop w:val="0"/>
          <w:marBottom w:val="0"/>
          <w:divBdr>
            <w:top w:val="none" w:sz="0" w:space="0" w:color="auto"/>
            <w:left w:val="none" w:sz="0" w:space="0" w:color="auto"/>
            <w:bottom w:val="none" w:sz="0" w:space="0" w:color="auto"/>
            <w:right w:val="none" w:sz="0" w:space="0" w:color="auto"/>
          </w:divBdr>
        </w:div>
        <w:div w:id="548495822">
          <w:marLeft w:val="640"/>
          <w:marRight w:val="0"/>
          <w:marTop w:val="0"/>
          <w:marBottom w:val="0"/>
          <w:divBdr>
            <w:top w:val="none" w:sz="0" w:space="0" w:color="auto"/>
            <w:left w:val="none" w:sz="0" w:space="0" w:color="auto"/>
            <w:bottom w:val="none" w:sz="0" w:space="0" w:color="auto"/>
            <w:right w:val="none" w:sz="0" w:space="0" w:color="auto"/>
          </w:divBdr>
        </w:div>
        <w:div w:id="561331176">
          <w:marLeft w:val="640"/>
          <w:marRight w:val="0"/>
          <w:marTop w:val="0"/>
          <w:marBottom w:val="0"/>
          <w:divBdr>
            <w:top w:val="none" w:sz="0" w:space="0" w:color="auto"/>
            <w:left w:val="none" w:sz="0" w:space="0" w:color="auto"/>
            <w:bottom w:val="none" w:sz="0" w:space="0" w:color="auto"/>
            <w:right w:val="none" w:sz="0" w:space="0" w:color="auto"/>
          </w:divBdr>
        </w:div>
        <w:div w:id="604118077">
          <w:marLeft w:val="640"/>
          <w:marRight w:val="0"/>
          <w:marTop w:val="0"/>
          <w:marBottom w:val="0"/>
          <w:divBdr>
            <w:top w:val="none" w:sz="0" w:space="0" w:color="auto"/>
            <w:left w:val="none" w:sz="0" w:space="0" w:color="auto"/>
            <w:bottom w:val="none" w:sz="0" w:space="0" w:color="auto"/>
            <w:right w:val="none" w:sz="0" w:space="0" w:color="auto"/>
          </w:divBdr>
        </w:div>
        <w:div w:id="611520222">
          <w:marLeft w:val="640"/>
          <w:marRight w:val="0"/>
          <w:marTop w:val="0"/>
          <w:marBottom w:val="0"/>
          <w:divBdr>
            <w:top w:val="none" w:sz="0" w:space="0" w:color="auto"/>
            <w:left w:val="none" w:sz="0" w:space="0" w:color="auto"/>
            <w:bottom w:val="none" w:sz="0" w:space="0" w:color="auto"/>
            <w:right w:val="none" w:sz="0" w:space="0" w:color="auto"/>
          </w:divBdr>
        </w:div>
        <w:div w:id="621838032">
          <w:marLeft w:val="640"/>
          <w:marRight w:val="0"/>
          <w:marTop w:val="0"/>
          <w:marBottom w:val="0"/>
          <w:divBdr>
            <w:top w:val="none" w:sz="0" w:space="0" w:color="auto"/>
            <w:left w:val="none" w:sz="0" w:space="0" w:color="auto"/>
            <w:bottom w:val="none" w:sz="0" w:space="0" w:color="auto"/>
            <w:right w:val="none" w:sz="0" w:space="0" w:color="auto"/>
          </w:divBdr>
        </w:div>
        <w:div w:id="644238912">
          <w:marLeft w:val="640"/>
          <w:marRight w:val="0"/>
          <w:marTop w:val="0"/>
          <w:marBottom w:val="0"/>
          <w:divBdr>
            <w:top w:val="none" w:sz="0" w:space="0" w:color="auto"/>
            <w:left w:val="none" w:sz="0" w:space="0" w:color="auto"/>
            <w:bottom w:val="none" w:sz="0" w:space="0" w:color="auto"/>
            <w:right w:val="none" w:sz="0" w:space="0" w:color="auto"/>
          </w:divBdr>
        </w:div>
        <w:div w:id="680549917">
          <w:marLeft w:val="640"/>
          <w:marRight w:val="0"/>
          <w:marTop w:val="0"/>
          <w:marBottom w:val="0"/>
          <w:divBdr>
            <w:top w:val="none" w:sz="0" w:space="0" w:color="auto"/>
            <w:left w:val="none" w:sz="0" w:space="0" w:color="auto"/>
            <w:bottom w:val="none" w:sz="0" w:space="0" w:color="auto"/>
            <w:right w:val="none" w:sz="0" w:space="0" w:color="auto"/>
          </w:divBdr>
        </w:div>
        <w:div w:id="708264264">
          <w:marLeft w:val="640"/>
          <w:marRight w:val="0"/>
          <w:marTop w:val="0"/>
          <w:marBottom w:val="0"/>
          <w:divBdr>
            <w:top w:val="none" w:sz="0" w:space="0" w:color="auto"/>
            <w:left w:val="none" w:sz="0" w:space="0" w:color="auto"/>
            <w:bottom w:val="none" w:sz="0" w:space="0" w:color="auto"/>
            <w:right w:val="none" w:sz="0" w:space="0" w:color="auto"/>
          </w:divBdr>
        </w:div>
        <w:div w:id="711001774">
          <w:marLeft w:val="640"/>
          <w:marRight w:val="0"/>
          <w:marTop w:val="0"/>
          <w:marBottom w:val="0"/>
          <w:divBdr>
            <w:top w:val="none" w:sz="0" w:space="0" w:color="auto"/>
            <w:left w:val="none" w:sz="0" w:space="0" w:color="auto"/>
            <w:bottom w:val="none" w:sz="0" w:space="0" w:color="auto"/>
            <w:right w:val="none" w:sz="0" w:space="0" w:color="auto"/>
          </w:divBdr>
        </w:div>
        <w:div w:id="718170927">
          <w:marLeft w:val="640"/>
          <w:marRight w:val="0"/>
          <w:marTop w:val="0"/>
          <w:marBottom w:val="0"/>
          <w:divBdr>
            <w:top w:val="none" w:sz="0" w:space="0" w:color="auto"/>
            <w:left w:val="none" w:sz="0" w:space="0" w:color="auto"/>
            <w:bottom w:val="none" w:sz="0" w:space="0" w:color="auto"/>
            <w:right w:val="none" w:sz="0" w:space="0" w:color="auto"/>
          </w:divBdr>
        </w:div>
        <w:div w:id="724061393">
          <w:marLeft w:val="640"/>
          <w:marRight w:val="0"/>
          <w:marTop w:val="0"/>
          <w:marBottom w:val="0"/>
          <w:divBdr>
            <w:top w:val="none" w:sz="0" w:space="0" w:color="auto"/>
            <w:left w:val="none" w:sz="0" w:space="0" w:color="auto"/>
            <w:bottom w:val="none" w:sz="0" w:space="0" w:color="auto"/>
            <w:right w:val="none" w:sz="0" w:space="0" w:color="auto"/>
          </w:divBdr>
        </w:div>
        <w:div w:id="731732771">
          <w:marLeft w:val="640"/>
          <w:marRight w:val="0"/>
          <w:marTop w:val="0"/>
          <w:marBottom w:val="0"/>
          <w:divBdr>
            <w:top w:val="none" w:sz="0" w:space="0" w:color="auto"/>
            <w:left w:val="none" w:sz="0" w:space="0" w:color="auto"/>
            <w:bottom w:val="none" w:sz="0" w:space="0" w:color="auto"/>
            <w:right w:val="none" w:sz="0" w:space="0" w:color="auto"/>
          </w:divBdr>
        </w:div>
        <w:div w:id="741834388">
          <w:marLeft w:val="640"/>
          <w:marRight w:val="0"/>
          <w:marTop w:val="0"/>
          <w:marBottom w:val="0"/>
          <w:divBdr>
            <w:top w:val="none" w:sz="0" w:space="0" w:color="auto"/>
            <w:left w:val="none" w:sz="0" w:space="0" w:color="auto"/>
            <w:bottom w:val="none" w:sz="0" w:space="0" w:color="auto"/>
            <w:right w:val="none" w:sz="0" w:space="0" w:color="auto"/>
          </w:divBdr>
        </w:div>
        <w:div w:id="762068082">
          <w:marLeft w:val="640"/>
          <w:marRight w:val="0"/>
          <w:marTop w:val="0"/>
          <w:marBottom w:val="0"/>
          <w:divBdr>
            <w:top w:val="none" w:sz="0" w:space="0" w:color="auto"/>
            <w:left w:val="none" w:sz="0" w:space="0" w:color="auto"/>
            <w:bottom w:val="none" w:sz="0" w:space="0" w:color="auto"/>
            <w:right w:val="none" w:sz="0" w:space="0" w:color="auto"/>
          </w:divBdr>
        </w:div>
        <w:div w:id="825438700">
          <w:marLeft w:val="640"/>
          <w:marRight w:val="0"/>
          <w:marTop w:val="0"/>
          <w:marBottom w:val="0"/>
          <w:divBdr>
            <w:top w:val="none" w:sz="0" w:space="0" w:color="auto"/>
            <w:left w:val="none" w:sz="0" w:space="0" w:color="auto"/>
            <w:bottom w:val="none" w:sz="0" w:space="0" w:color="auto"/>
            <w:right w:val="none" w:sz="0" w:space="0" w:color="auto"/>
          </w:divBdr>
        </w:div>
        <w:div w:id="865752424">
          <w:marLeft w:val="640"/>
          <w:marRight w:val="0"/>
          <w:marTop w:val="0"/>
          <w:marBottom w:val="0"/>
          <w:divBdr>
            <w:top w:val="none" w:sz="0" w:space="0" w:color="auto"/>
            <w:left w:val="none" w:sz="0" w:space="0" w:color="auto"/>
            <w:bottom w:val="none" w:sz="0" w:space="0" w:color="auto"/>
            <w:right w:val="none" w:sz="0" w:space="0" w:color="auto"/>
          </w:divBdr>
        </w:div>
        <w:div w:id="885483099">
          <w:marLeft w:val="640"/>
          <w:marRight w:val="0"/>
          <w:marTop w:val="0"/>
          <w:marBottom w:val="0"/>
          <w:divBdr>
            <w:top w:val="none" w:sz="0" w:space="0" w:color="auto"/>
            <w:left w:val="none" w:sz="0" w:space="0" w:color="auto"/>
            <w:bottom w:val="none" w:sz="0" w:space="0" w:color="auto"/>
            <w:right w:val="none" w:sz="0" w:space="0" w:color="auto"/>
          </w:divBdr>
        </w:div>
        <w:div w:id="890923769">
          <w:marLeft w:val="640"/>
          <w:marRight w:val="0"/>
          <w:marTop w:val="0"/>
          <w:marBottom w:val="0"/>
          <w:divBdr>
            <w:top w:val="none" w:sz="0" w:space="0" w:color="auto"/>
            <w:left w:val="none" w:sz="0" w:space="0" w:color="auto"/>
            <w:bottom w:val="none" w:sz="0" w:space="0" w:color="auto"/>
            <w:right w:val="none" w:sz="0" w:space="0" w:color="auto"/>
          </w:divBdr>
        </w:div>
        <w:div w:id="915675735">
          <w:marLeft w:val="640"/>
          <w:marRight w:val="0"/>
          <w:marTop w:val="0"/>
          <w:marBottom w:val="0"/>
          <w:divBdr>
            <w:top w:val="none" w:sz="0" w:space="0" w:color="auto"/>
            <w:left w:val="none" w:sz="0" w:space="0" w:color="auto"/>
            <w:bottom w:val="none" w:sz="0" w:space="0" w:color="auto"/>
            <w:right w:val="none" w:sz="0" w:space="0" w:color="auto"/>
          </w:divBdr>
        </w:div>
        <w:div w:id="940533388">
          <w:marLeft w:val="640"/>
          <w:marRight w:val="0"/>
          <w:marTop w:val="0"/>
          <w:marBottom w:val="0"/>
          <w:divBdr>
            <w:top w:val="none" w:sz="0" w:space="0" w:color="auto"/>
            <w:left w:val="none" w:sz="0" w:space="0" w:color="auto"/>
            <w:bottom w:val="none" w:sz="0" w:space="0" w:color="auto"/>
            <w:right w:val="none" w:sz="0" w:space="0" w:color="auto"/>
          </w:divBdr>
        </w:div>
        <w:div w:id="1009984723">
          <w:marLeft w:val="640"/>
          <w:marRight w:val="0"/>
          <w:marTop w:val="0"/>
          <w:marBottom w:val="0"/>
          <w:divBdr>
            <w:top w:val="none" w:sz="0" w:space="0" w:color="auto"/>
            <w:left w:val="none" w:sz="0" w:space="0" w:color="auto"/>
            <w:bottom w:val="none" w:sz="0" w:space="0" w:color="auto"/>
            <w:right w:val="none" w:sz="0" w:space="0" w:color="auto"/>
          </w:divBdr>
        </w:div>
        <w:div w:id="1031032324">
          <w:marLeft w:val="640"/>
          <w:marRight w:val="0"/>
          <w:marTop w:val="0"/>
          <w:marBottom w:val="0"/>
          <w:divBdr>
            <w:top w:val="none" w:sz="0" w:space="0" w:color="auto"/>
            <w:left w:val="none" w:sz="0" w:space="0" w:color="auto"/>
            <w:bottom w:val="none" w:sz="0" w:space="0" w:color="auto"/>
            <w:right w:val="none" w:sz="0" w:space="0" w:color="auto"/>
          </w:divBdr>
        </w:div>
        <w:div w:id="1045524073">
          <w:marLeft w:val="640"/>
          <w:marRight w:val="0"/>
          <w:marTop w:val="0"/>
          <w:marBottom w:val="0"/>
          <w:divBdr>
            <w:top w:val="none" w:sz="0" w:space="0" w:color="auto"/>
            <w:left w:val="none" w:sz="0" w:space="0" w:color="auto"/>
            <w:bottom w:val="none" w:sz="0" w:space="0" w:color="auto"/>
            <w:right w:val="none" w:sz="0" w:space="0" w:color="auto"/>
          </w:divBdr>
        </w:div>
        <w:div w:id="1048335252">
          <w:marLeft w:val="640"/>
          <w:marRight w:val="0"/>
          <w:marTop w:val="0"/>
          <w:marBottom w:val="0"/>
          <w:divBdr>
            <w:top w:val="none" w:sz="0" w:space="0" w:color="auto"/>
            <w:left w:val="none" w:sz="0" w:space="0" w:color="auto"/>
            <w:bottom w:val="none" w:sz="0" w:space="0" w:color="auto"/>
            <w:right w:val="none" w:sz="0" w:space="0" w:color="auto"/>
          </w:divBdr>
        </w:div>
        <w:div w:id="1065949662">
          <w:marLeft w:val="640"/>
          <w:marRight w:val="0"/>
          <w:marTop w:val="0"/>
          <w:marBottom w:val="0"/>
          <w:divBdr>
            <w:top w:val="none" w:sz="0" w:space="0" w:color="auto"/>
            <w:left w:val="none" w:sz="0" w:space="0" w:color="auto"/>
            <w:bottom w:val="none" w:sz="0" w:space="0" w:color="auto"/>
            <w:right w:val="none" w:sz="0" w:space="0" w:color="auto"/>
          </w:divBdr>
        </w:div>
        <w:div w:id="1066996952">
          <w:marLeft w:val="640"/>
          <w:marRight w:val="0"/>
          <w:marTop w:val="0"/>
          <w:marBottom w:val="0"/>
          <w:divBdr>
            <w:top w:val="none" w:sz="0" w:space="0" w:color="auto"/>
            <w:left w:val="none" w:sz="0" w:space="0" w:color="auto"/>
            <w:bottom w:val="none" w:sz="0" w:space="0" w:color="auto"/>
            <w:right w:val="none" w:sz="0" w:space="0" w:color="auto"/>
          </w:divBdr>
        </w:div>
        <w:div w:id="1075208203">
          <w:marLeft w:val="640"/>
          <w:marRight w:val="0"/>
          <w:marTop w:val="0"/>
          <w:marBottom w:val="0"/>
          <w:divBdr>
            <w:top w:val="none" w:sz="0" w:space="0" w:color="auto"/>
            <w:left w:val="none" w:sz="0" w:space="0" w:color="auto"/>
            <w:bottom w:val="none" w:sz="0" w:space="0" w:color="auto"/>
            <w:right w:val="none" w:sz="0" w:space="0" w:color="auto"/>
          </w:divBdr>
        </w:div>
        <w:div w:id="1080366431">
          <w:marLeft w:val="640"/>
          <w:marRight w:val="0"/>
          <w:marTop w:val="0"/>
          <w:marBottom w:val="0"/>
          <w:divBdr>
            <w:top w:val="none" w:sz="0" w:space="0" w:color="auto"/>
            <w:left w:val="none" w:sz="0" w:space="0" w:color="auto"/>
            <w:bottom w:val="none" w:sz="0" w:space="0" w:color="auto"/>
            <w:right w:val="none" w:sz="0" w:space="0" w:color="auto"/>
          </w:divBdr>
        </w:div>
        <w:div w:id="1092168439">
          <w:marLeft w:val="640"/>
          <w:marRight w:val="0"/>
          <w:marTop w:val="0"/>
          <w:marBottom w:val="0"/>
          <w:divBdr>
            <w:top w:val="none" w:sz="0" w:space="0" w:color="auto"/>
            <w:left w:val="none" w:sz="0" w:space="0" w:color="auto"/>
            <w:bottom w:val="none" w:sz="0" w:space="0" w:color="auto"/>
            <w:right w:val="none" w:sz="0" w:space="0" w:color="auto"/>
          </w:divBdr>
        </w:div>
        <w:div w:id="1097021241">
          <w:marLeft w:val="640"/>
          <w:marRight w:val="0"/>
          <w:marTop w:val="0"/>
          <w:marBottom w:val="0"/>
          <w:divBdr>
            <w:top w:val="none" w:sz="0" w:space="0" w:color="auto"/>
            <w:left w:val="none" w:sz="0" w:space="0" w:color="auto"/>
            <w:bottom w:val="none" w:sz="0" w:space="0" w:color="auto"/>
            <w:right w:val="none" w:sz="0" w:space="0" w:color="auto"/>
          </w:divBdr>
        </w:div>
        <w:div w:id="1110125743">
          <w:marLeft w:val="640"/>
          <w:marRight w:val="0"/>
          <w:marTop w:val="0"/>
          <w:marBottom w:val="0"/>
          <w:divBdr>
            <w:top w:val="none" w:sz="0" w:space="0" w:color="auto"/>
            <w:left w:val="none" w:sz="0" w:space="0" w:color="auto"/>
            <w:bottom w:val="none" w:sz="0" w:space="0" w:color="auto"/>
            <w:right w:val="none" w:sz="0" w:space="0" w:color="auto"/>
          </w:divBdr>
        </w:div>
        <w:div w:id="1119758854">
          <w:marLeft w:val="640"/>
          <w:marRight w:val="0"/>
          <w:marTop w:val="0"/>
          <w:marBottom w:val="0"/>
          <w:divBdr>
            <w:top w:val="none" w:sz="0" w:space="0" w:color="auto"/>
            <w:left w:val="none" w:sz="0" w:space="0" w:color="auto"/>
            <w:bottom w:val="none" w:sz="0" w:space="0" w:color="auto"/>
            <w:right w:val="none" w:sz="0" w:space="0" w:color="auto"/>
          </w:divBdr>
        </w:div>
        <w:div w:id="1139149311">
          <w:marLeft w:val="640"/>
          <w:marRight w:val="0"/>
          <w:marTop w:val="0"/>
          <w:marBottom w:val="0"/>
          <w:divBdr>
            <w:top w:val="none" w:sz="0" w:space="0" w:color="auto"/>
            <w:left w:val="none" w:sz="0" w:space="0" w:color="auto"/>
            <w:bottom w:val="none" w:sz="0" w:space="0" w:color="auto"/>
            <w:right w:val="none" w:sz="0" w:space="0" w:color="auto"/>
          </w:divBdr>
        </w:div>
        <w:div w:id="1146506877">
          <w:marLeft w:val="640"/>
          <w:marRight w:val="0"/>
          <w:marTop w:val="0"/>
          <w:marBottom w:val="0"/>
          <w:divBdr>
            <w:top w:val="none" w:sz="0" w:space="0" w:color="auto"/>
            <w:left w:val="none" w:sz="0" w:space="0" w:color="auto"/>
            <w:bottom w:val="none" w:sz="0" w:space="0" w:color="auto"/>
            <w:right w:val="none" w:sz="0" w:space="0" w:color="auto"/>
          </w:divBdr>
        </w:div>
        <w:div w:id="1150446252">
          <w:marLeft w:val="640"/>
          <w:marRight w:val="0"/>
          <w:marTop w:val="0"/>
          <w:marBottom w:val="0"/>
          <w:divBdr>
            <w:top w:val="none" w:sz="0" w:space="0" w:color="auto"/>
            <w:left w:val="none" w:sz="0" w:space="0" w:color="auto"/>
            <w:bottom w:val="none" w:sz="0" w:space="0" w:color="auto"/>
            <w:right w:val="none" w:sz="0" w:space="0" w:color="auto"/>
          </w:divBdr>
        </w:div>
        <w:div w:id="1187252439">
          <w:marLeft w:val="640"/>
          <w:marRight w:val="0"/>
          <w:marTop w:val="0"/>
          <w:marBottom w:val="0"/>
          <w:divBdr>
            <w:top w:val="none" w:sz="0" w:space="0" w:color="auto"/>
            <w:left w:val="none" w:sz="0" w:space="0" w:color="auto"/>
            <w:bottom w:val="none" w:sz="0" w:space="0" w:color="auto"/>
            <w:right w:val="none" w:sz="0" w:space="0" w:color="auto"/>
          </w:divBdr>
        </w:div>
        <w:div w:id="1201478787">
          <w:marLeft w:val="640"/>
          <w:marRight w:val="0"/>
          <w:marTop w:val="0"/>
          <w:marBottom w:val="0"/>
          <w:divBdr>
            <w:top w:val="none" w:sz="0" w:space="0" w:color="auto"/>
            <w:left w:val="none" w:sz="0" w:space="0" w:color="auto"/>
            <w:bottom w:val="none" w:sz="0" w:space="0" w:color="auto"/>
            <w:right w:val="none" w:sz="0" w:space="0" w:color="auto"/>
          </w:divBdr>
        </w:div>
        <w:div w:id="1202014205">
          <w:marLeft w:val="640"/>
          <w:marRight w:val="0"/>
          <w:marTop w:val="0"/>
          <w:marBottom w:val="0"/>
          <w:divBdr>
            <w:top w:val="none" w:sz="0" w:space="0" w:color="auto"/>
            <w:left w:val="none" w:sz="0" w:space="0" w:color="auto"/>
            <w:bottom w:val="none" w:sz="0" w:space="0" w:color="auto"/>
            <w:right w:val="none" w:sz="0" w:space="0" w:color="auto"/>
          </w:divBdr>
        </w:div>
        <w:div w:id="1233270245">
          <w:marLeft w:val="640"/>
          <w:marRight w:val="0"/>
          <w:marTop w:val="0"/>
          <w:marBottom w:val="0"/>
          <w:divBdr>
            <w:top w:val="none" w:sz="0" w:space="0" w:color="auto"/>
            <w:left w:val="none" w:sz="0" w:space="0" w:color="auto"/>
            <w:bottom w:val="none" w:sz="0" w:space="0" w:color="auto"/>
            <w:right w:val="none" w:sz="0" w:space="0" w:color="auto"/>
          </w:divBdr>
        </w:div>
        <w:div w:id="1237936495">
          <w:marLeft w:val="640"/>
          <w:marRight w:val="0"/>
          <w:marTop w:val="0"/>
          <w:marBottom w:val="0"/>
          <w:divBdr>
            <w:top w:val="none" w:sz="0" w:space="0" w:color="auto"/>
            <w:left w:val="none" w:sz="0" w:space="0" w:color="auto"/>
            <w:bottom w:val="none" w:sz="0" w:space="0" w:color="auto"/>
            <w:right w:val="none" w:sz="0" w:space="0" w:color="auto"/>
          </w:divBdr>
        </w:div>
        <w:div w:id="1239557655">
          <w:marLeft w:val="640"/>
          <w:marRight w:val="0"/>
          <w:marTop w:val="0"/>
          <w:marBottom w:val="0"/>
          <w:divBdr>
            <w:top w:val="none" w:sz="0" w:space="0" w:color="auto"/>
            <w:left w:val="none" w:sz="0" w:space="0" w:color="auto"/>
            <w:bottom w:val="none" w:sz="0" w:space="0" w:color="auto"/>
            <w:right w:val="none" w:sz="0" w:space="0" w:color="auto"/>
          </w:divBdr>
        </w:div>
        <w:div w:id="1261642503">
          <w:marLeft w:val="640"/>
          <w:marRight w:val="0"/>
          <w:marTop w:val="0"/>
          <w:marBottom w:val="0"/>
          <w:divBdr>
            <w:top w:val="none" w:sz="0" w:space="0" w:color="auto"/>
            <w:left w:val="none" w:sz="0" w:space="0" w:color="auto"/>
            <w:bottom w:val="none" w:sz="0" w:space="0" w:color="auto"/>
            <w:right w:val="none" w:sz="0" w:space="0" w:color="auto"/>
          </w:divBdr>
        </w:div>
        <w:div w:id="1292398742">
          <w:marLeft w:val="640"/>
          <w:marRight w:val="0"/>
          <w:marTop w:val="0"/>
          <w:marBottom w:val="0"/>
          <w:divBdr>
            <w:top w:val="none" w:sz="0" w:space="0" w:color="auto"/>
            <w:left w:val="none" w:sz="0" w:space="0" w:color="auto"/>
            <w:bottom w:val="none" w:sz="0" w:space="0" w:color="auto"/>
            <w:right w:val="none" w:sz="0" w:space="0" w:color="auto"/>
          </w:divBdr>
        </w:div>
        <w:div w:id="1357460611">
          <w:marLeft w:val="640"/>
          <w:marRight w:val="0"/>
          <w:marTop w:val="0"/>
          <w:marBottom w:val="0"/>
          <w:divBdr>
            <w:top w:val="none" w:sz="0" w:space="0" w:color="auto"/>
            <w:left w:val="none" w:sz="0" w:space="0" w:color="auto"/>
            <w:bottom w:val="none" w:sz="0" w:space="0" w:color="auto"/>
            <w:right w:val="none" w:sz="0" w:space="0" w:color="auto"/>
          </w:divBdr>
        </w:div>
        <w:div w:id="1424297620">
          <w:marLeft w:val="640"/>
          <w:marRight w:val="0"/>
          <w:marTop w:val="0"/>
          <w:marBottom w:val="0"/>
          <w:divBdr>
            <w:top w:val="none" w:sz="0" w:space="0" w:color="auto"/>
            <w:left w:val="none" w:sz="0" w:space="0" w:color="auto"/>
            <w:bottom w:val="none" w:sz="0" w:space="0" w:color="auto"/>
            <w:right w:val="none" w:sz="0" w:space="0" w:color="auto"/>
          </w:divBdr>
        </w:div>
        <w:div w:id="1453093743">
          <w:marLeft w:val="640"/>
          <w:marRight w:val="0"/>
          <w:marTop w:val="0"/>
          <w:marBottom w:val="0"/>
          <w:divBdr>
            <w:top w:val="none" w:sz="0" w:space="0" w:color="auto"/>
            <w:left w:val="none" w:sz="0" w:space="0" w:color="auto"/>
            <w:bottom w:val="none" w:sz="0" w:space="0" w:color="auto"/>
            <w:right w:val="none" w:sz="0" w:space="0" w:color="auto"/>
          </w:divBdr>
        </w:div>
        <w:div w:id="1505823880">
          <w:marLeft w:val="640"/>
          <w:marRight w:val="0"/>
          <w:marTop w:val="0"/>
          <w:marBottom w:val="0"/>
          <w:divBdr>
            <w:top w:val="none" w:sz="0" w:space="0" w:color="auto"/>
            <w:left w:val="none" w:sz="0" w:space="0" w:color="auto"/>
            <w:bottom w:val="none" w:sz="0" w:space="0" w:color="auto"/>
            <w:right w:val="none" w:sz="0" w:space="0" w:color="auto"/>
          </w:divBdr>
        </w:div>
        <w:div w:id="1557089762">
          <w:marLeft w:val="640"/>
          <w:marRight w:val="0"/>
          <w:marTop w:val="0"/>
          <w:marBottom w:val="0"/>
          <w:divBdr>
            <w:top w:val="none" w:sz="0" w:space="0" w:color="auto"/>
            <w:left w:val="none" w:sz="0" w:space="0" w:color="auto"/>
            <w:bottom w:val="none" w:sz="0" w:space="0" w:color="auto"/>
            <w:right w:val="none" w:sz="0" w:space="0" w:color="auto"/>
          </w:divBdr>
        </w:div>
        <w:div w:id="1582056242">
          <w:marLeft w:val="640"/>
          <w:marRight w:val="0"/>
          <w:marTop w:val="0"/>
          <w:marBottom w:val="0"/>
          <w:divBdr>
            <w:top w:val="none" w:sz="0" w:space="0" w:color="auto"/>
            <w:left w:val="none" w:sz="0" w:space="0" w:color="auto"/>
            <w:bottom w:val="none" w:sz="0" w:space="0" w:color="auto"/>
            <w:right w:val="none" w:sz="0" w:space="0" w:color="auto"/>
          </w:divBdr>
        </w:div>
        <w:div w:id="1587153833">
          <w:marLeft w:val="640"/>
          <w:marRight w:val="0"/>
          <w:marTop w:val="0"/>
          <w:marBottom w:val="0"/>
          <w:divBdr>
            <w:top w:val="none" w:sz="0" w:space="0" w:color="auto"/>
            <w:left w:val="none" w:sz="0" w:space="0" w:color="auto"/>
            <w:bottom w:val="none" w:sz="0" w:space="0" w:color="auto"/>
            <w:right w:val="none" w:sz="0" w:space="0" w:color="auto"/>
          </w:divBdr>
        </w:div>
        <w:div w:id="1629358507">
          <w:marLeft w:val="640"/>
          <w:marRight w:val="0"/>
          <w:marTop w:val="0"/>
          <w:marBottom w:val="0"/>
          <w:divBdr>
            <w:top w:val="none" w:sz="0" w:space="0" w:color="auto"/>
            <w:left w:val="none" w:sz="0" w:space="0" w:color="auto"/>
            <w:bottom w:val="none" w:sz="0" w:space="0" w:color="auto"/>
            <w:right w:val="none" w:sz="0" w:space="0" w:color="auto"/>
          </w:divBdr>
        </w:div>
        <w:div w:id="1630550499">
          <w:marLeft w:val="640"/>
          <w:marRight w:val="0"/>
          <w:marTop w:val="0"/>
          <w:marBottom w:val="0"/>
          <w:divBdr>
            <w:top w:val="none" w:sz="0" w:space="0" w:color="auto"/>
            <w:left w:val="none" w:sz="0" w:space="0" w:color="auto"/>
            <w:bottom w:val="none" w:sz="0" w:space="0" w:color="auto"/>
            <w:right w:val="none" w:sz="0" w:space="0" w:color="auto"/>
          </w:divBdr>
        </w:div>
        <w:div w:id="1646277783">
          <w:marLeft w:val="640"/>
          <w:marRight w:val="0"/>
          <w:marTop w:val="0"/>
          <w:marBottom w:val="0"/>
          <w:divBdr>
            <w:top w:val="none" w:sz="0" w:space="0" w:color="auto"/>
            <w:left w:val="none" w:sz="0" w:space="0" w:color="auto"/>
            <w:bottom w:val="none" w:sz="0" w:space="0" w:color="auto"/>
            <w:right w:val="none" w:sz="0" w:space="0" w:color="auto"/>
          </w:divBdr>
        </w:div>
        <w:div w:id="1657300514">
          <w:marLeft w:val="640"/>
          <w:marRight w:val="0"/>
          <w:marTop w:val="0"/>
          <w:marBottom w:val="0"/>
          <w:divBdr>
            <w:top w:val="none" w:sz="0" w:space="0" w:color="auto"/>
            <w:left w:val="none" w:sz="0" w:space="0" w:color="auto"/>
            <w:bottom w:val="none" w:sz="0" w:space="0" w:color="auto"/>
            <w:right w:val="none" w:sz="0" w:space="0" w:color="auto"/>
          </w:divBdr>
        </w:div>
        <w:div w:id="1673948514">
          <w:marLeft w:val="640"/>
          <w:marRight w:val="0"/>
          <w:marTop w:val="0"/>
          <w:marBottom w:val="0"/>
          <w:divBdr>
            <w:top w:val="none" w:sz="0" w:space="0" w:color="auto"/>
            <w:left w:val="none" w:sz="0" w:space="0" w:color="auto"/>
            <w:bottom w:val="none" w:sz="0" w:space="0" w:color="auto"/>
            <w:right w:val="none" w:sz="0" w:space="0" w:color="auto"/>
          </w:divBdr>
        </w:div>
        <w:div w:id="1721904286">
          <w:marLeft w:val="640"/>
          <w:marRight w:val="0"/>
          <w:marTop w:val="0"/>
          <w:marBottom w:val="0"/>
          <w:divBdr>
            <w:top w:val="none" w:sz="0" w:space="0" w:color="auto"/>
            <w:left w:val="none" w:sz="0" w:space="0" w:color="auto"/>
            <w:bottom w:val="none" w:sz="0" w:space="0" w:color="auto"/>
            <w:right w:val="none" w:sz="0" w:space="0" w:color="auto"/>
          </w:divBdr>
        </w:div>
        <w:div w:id="1739086614">
          <w:marLeft w:val="640"/>
          <w:marRight w:val="0"/>
          <w:marTop w:val="0"/>
          <w:marBottom w:val="0"/>
          <w:divBdr>
            <w:top w:val="none" w:sz="0" w:space="0" w:color="auto"/>
            <w:left w:val="none" w:sz="0" w:space="0" w:color="auto"/>
            <w:bottom w:val="none" w:sz="0" w:space="0" w:color="auto"/>
            <w:right w:val="none" w:sz="0" w:space="0" w:color="auto"/>
          </w:divBdr>
        </w:div>
        <w:div w:id="1743018610">
          <w:marLeft w:val="640"/>
          <w:marRight w:val="0"/>
          <w:marTop w:val="0"/>
          <w:marBottom w:val="0"/>
          <w:divBdr>
            <w:top w:val="none" w:sz="0" w:space="0" w:color="auto"/>
            <w:left w:val="none" w:sz="0" w:space="0" w:color="auto"/>
            <w:bottom w:val="none" w:sz="0" w:space="0" w:color="auto"/>
            <w:right w:val="none" w:sz="0" w:space="0" w:color="auto"/>
          </w:divBdr>
        </w:div>
        <w:div w:id="1758285003">
          <w:marLeft w:val="640"/>
          <w:marRight w:val="0"/>
          <w:marTop w:val="0"/>
          <w:marBottom w:val="0"/>
          <w:divBdr>
            <w:top w:val="none" w:sz="0" w:space="0" w:color="auto"/>
            <w:left w:val="none" w:sz="0" w:space="0" w:color="auto"/>
            <w:bottom w:val="none" w:sz="0" w:space="0" w:color="auto"/>
            <w:right w:val="none" w:sz="0" w:space="0" w:color="auto"/>
          </w:divBdr>
        </w:div>
        <w:div w:id="1771974934">
          <w:marLeft w:val="640"/>
          <w:marRight w:val="0"/>
          <w:marTop w:val="0"/>
          <w:marBottom w:val="0"/>
          <w:divBdr>
            <w:top w:val="none" w:sz="0" w:space="0" w:color="auto"/>
            <w:left w:val="none" w:sz="0" w:space="0" w:color="auto"/>
            <w:bottom w:val="none" w:sz="0" w:space="0" w:color="auto"/>
            <w:right w:val="none" w:sz="0" w:space="0" w:color="auto"/>
          </w:divBdr>
        </w:div>
        <w:div w:id="1789199589">
          <w:marLeft w:val="640"/>
          <w:marRight w:val="0"/>
          <w:marTop w:val="0"/>
          <w:marBottom w:val="0"/>
          <w:divBdr>
            <w:top w:val="none" w:sz="0" w:space="0" w:color="auto"/>
            <w:left w:val="none" w:sz="0" w:space="0" w:color="auto"/>
            <w:bottom w:val="none" w:sz="0" w:space="0" w:color="auto"/>
            <w:right w:val="none" w:sz="0" w:space="0" w:color="auto"/>
          </w:divBdr>
        </w:div>
        <w:div w:id="1790971726">
          <w:marLeft w:val="640"/>
          <w:marRight w:val="0"/>
          <w:marTop w:val="0"/>
          <w:marBottom w:val="0"/>
          <w:divBdr>
            <w:top w:val="none" w:sz="0" w:space="0" w:color="auto"/>
            <w:left w:val="none" w:sz="0" w:space="0" w:color="auto"/>
            <w:bottom w:val="none" w:sz="0" w:space="0" w:color="auto"/>
            <w:right w:val="none" w:sz="0" w:space="0" w:color="auto"/>
          </w:divBdr>
        </w:div>
        <w:div w:id="1793862185">
          <w:marLeft w:val="640"/>
          <w:marRight w:val="0"/>
          <w:marTop w:val="0"/>
          <w:marBottom w:val="0"/>
          <w:divBdr>
            <w:top w:val="none" w:sz="0" w:space="0" w:color="auto"/>
            <w:left w:val="none" w:sz="0" w:space="0" w:color="auto"/>
            <w:bottom w:val="none" w:sz="0" w:space="0" w:color="auto"/>
            <w:right w:val="none" w:sz="0" w:space="0" w:color="auto"/>
          </w:divBdr>
        </w:div>
        <w:div w:id="1796481610">
          <w:marLeft w:val="640"/>
          <w:marRight w:val="0"/>
          <w:marTop w:val="0"/>
          <w:marBottom w:val="0"/>
          <w:divBdr>
            <w:top w:val="none" w:sz="0" w:space="0" w:color="auto"/>
            <w:left w:val="none" w:sz="0" w:space="0" w:color="auto"/>
            <w:bottom w:val="none" w:sz="0" w:space="0" w:color="auto"/>
            <w:right w:val="none" w:sz="0" w:space="0" w:color="auto"/>
          </w:divBdr>
        </w:div>
        <w:div w:id="1818375278">
          <w:marLeft w:val="640"/>
          <w:marRight w:val="0"/>
          <w:marTop w:val="0"/>
          <w:marBottom w:val="0"/>
          <w:divBdr>
            <w:top w:val="none" w:sz="0" w:space="0" w:color="auto"/>
            <w:left w:val="none" w:sz="0" w:space="0" w:color="auto"/>
            <w:bottom w:val="none" w:sz="0" w:space="0" w:color="auto"/>
            <w:right w:val="none" w:sz="0" w:space="0" w:color="auto"/>
          </w:divBdr>
        </w:div>
        <w:div w:id="1825269038">
          <w:marLeft w:val="640"/>
          <w:marRight w:val="0"/>
          <w:marTop w:val="0"/>
          <w:marBottom w:val="0"/>
          <w:divBdr>
            <w:top w:val="none" w:sz="0" w:space="0" w:color="auto"/>
            <w:left w:val="none" w:sz="0" w:space="0" w:color="auto"/>
            <w:bottom w:val="none" w:sz="0" w:space="0" w:color="auto"/>
            <w:right w:val="none" w:sz="0" w:space="0" w:color="auto"/>
          </w:divBdr>
        </w:div>
        <w:div w:id="1838305268">
          <w:marLeft w:val="640"/>
          <w:marRight w:val="0"/>
          <w:marTop w:val="0"/>
          <w:marBottom w:val="0"/>
          <w:divBdr>
            <w:top w:val="none" w:sz="0" w:space="0" w:color="auto"/>
            <w:left w:val="none" w:sz="0" w:space="0" w:color="auto"/>
            <w:bottom w:val="none" w:sz="0" w:space="0" w:color="auto"/>
            <w:right w:val="none" w:sz="0" w:space="0" w:color="auto"/>
          </w:divBdr>
        </w:div>
        <w:div w:id="1884362891">
          <w:marLeft w:val="640"/>
          <w:marRight w:val="0"/>
          <w:marTop w:val="0"/>
          <w:marBottom w:val="0"/>
          <w:divBdr>
            <w:top w:val="none" w:sz="0" w:space="0" w:color="auto"/>
            <w:left w:val="none" w:sz="0" w:space="0" w:color="auto"/>
            <w:bottom w:val="none" w:sz="0" w:space="0" w:color="auto"/>
            <w:right w:val="none" w:sz="0" w:space="0" w:color="auto"/>
          </w:divBdr>
        </w:div>
        <w:div w:id="1891573837">
          <w:marLeft w:val="640"/>
          <w:marRight w:val="0"/>
          <w:marTop w:val="0"/>
          <w:marBottom w:val="0"/>
          <w:divBdr>
            <w:top w:val="none" w:sz="0" w:space="0" w:color="auto"/>
            <w:left w:val="none" w:sz="0" w:space="0" w:color="auto"/>
            <w:bottom w:val="none" w:sz="0" w:space="0" w:color="auto"/>
            <w:right w:val="none" w:sz="0" w:space="0" w:color="auto"/>
          </w:divBdr>
        </w:div>
        <w:div w:id="1953512738">
          <w:marLeft w:val="640"/>
          <w:marRight w:val="0"/>
          <w:marTop w:val="0"/>
          <w:marBottom w:val="0"/>
          <w:divBdr>
            <w:top w:val="none" w:sz="0" w:space="0" w:color="auto"/>
            <w:left w:val="none" w:sz="0" w:space="0" w:color="auto"/>
            <w:bottom w:val="none" w:sz="0" w:space="0" w:color="auto"/>
            <w:right w:val="none" w:sz="0" w:space="0" w:color="auto"/>
          </w:divBdr>
        </w:div>
        <w:div w:id="1970742991">
          <w:marLeft w:val="640"/>
          <w:marRight w:val="0"/>
          <w:marTop w:val="0"/>
          <w:marBottom w:val="0"/>
          <w:divBdr>
            <w:top w:val="none" w:sz="0" w:space="0" w:color="auto"/>
            <w:left w:val="none" w:sz="0" w:space="0" w:color="auto"/>
            <w:bottom w:val="none" w:sz="0" w:space="0" w:color="auto"/>
            <w:right w:val="none" w:sz="0" w:space="0" w:color="auto"/>
          </w:divBdr>
        </w:div>
        <w:div w:id="1999381778">
          <w:marLeft w:val="640"/>
          <w:marRight w:val="0"/>
          <w:marTop w:val="0"/>
          <w:marBottom w:val="0"/>
          <w:divBdr>
            <w:top w:val="none" w:sz="0" w:space="0" w:color="auto"/>
            <w:left w:val="none" w:sz="0" w:space="0" w:color="auto"/>
            <w:bottom w:val="none" w:sz="0" w:space="0" w:color="auto"/>
            <w:right w:val="none" w:sz="0" w:space="0" w:color="auto"/>
          </w:divBdr>
        </w:div>
        <w:div w:id="2014601890">
          <w:marLeft w:val="640"/>
          <w:marRight w:val="0"/>
          <w:marTop w:val="0"/>
          <w:marBottom w:val="0"/>
          <w:divBdr>
            <w:top w:val="none" w:sz="0" w:space="0" w:color="auto"/>
            <w:left w:val="none" w:sz="0" w:space="0" w:color="auto"/>
            <w:bottom w:val="none" w:sz="0" w:space="0" w:color="auto"/>
            <w:right w:val="none" w:sz="0" w:space="0" w:color="auto"/>
          </w:divBdr>
        </w:div>
        <w:div w:id="2022857998">
          <w:marLeft w:val="640"/>
          <w:marRight w:val="0"/>
          <w:marTop w:val="0"/>
          <w:marBottom w:val="0"/>
          <w:divBdr>
            <w:top w:val="none" w:sz="0" w:space="0" w:color="auto"/>
            <w:left w:val="none" w:sz="0" w:space="0" w:color="auto"/>
            <w:bottom w:val="none" w:sz="0" w:space="0" w:color="auto"/>
            <w:right w:val="none" w:sz="0" w:space="0" w:color="auto"/>
          </w:divBdr>
        </w:div>
        <w:div w:id="2088382034">
          <w:marLeft w:val="640"/>
          <w:marRight w:val="0"/>
          <w:marTop w:val="0"/>
          <w:marBottom w:val="0"/>
          <w:divBdr>
            <w:top w:val="none" w:sz="0" w:space="0" w:color="auto"/>
            <w:left w:val="none" w:sz="0" w:space="0" w:color="auto"/>
            <w:bottom w:val="none" w:sz="0" w:space="0" w:color="auto"/>
            <w:right w:val="none" w:sz="0" w:space="0" w:color="auto"/>
          </w:divBdr>
        </w:div>
        <w:div w:id="2113820120">
          <w:marLeft w:val="640"/>
          <w:marRight w:val="0"/>
          <w:marTop w:val="0"/>
          <w:marBottom w:val="0"/>
          <w:divBdr>
            <w:top w:val="none" w:sz="0" w:space="0" w:color="auto"/>
            <w:left w:val="none" w:sz="0" w:space="0" w:color="auto"/>
            <w:bottom w:val="none" w:sz="0" w:space="0" w:color="auto"/>
            <w:right w:val="none" w:sz="0" w:space="0" w:color="auto"/>
          </w:divBdr>
        </w:div>
        <w:div w:id="2116049092">
          <w:marLeft w:val="640"/>
          <w:marRight w:val="0"/>
          <w:marTop w:val="0"/>
          <w:marBottom w:val="0"/>
          <w:divBdr>
            <w:top w:val="none" w:sz="0" w:space="0" w:color="auto"/>
            <w:left w:val="none" w:sz="0" w:space="0" w:color="auto"/>
            <w:bottom w:val="none" w:sz="0" w:space="0" w:color="auto"/>
            <w:right w:val="none" w:sz="0" w:space="0" w:color="auto"/>
          </w:divBdr>
        </w:div>
        <w:div w:id="2116053983">
          <w:marLeft w:val="640"/>
          <w:marRight w:val="0"/>
          <w:marTop w:val="0"/>
          <w:marBottom w:val="0"/>
          <w:divBdr>
            <w:top w:val="none" w:sz="0" w:space="0" w:color="auto"/>
            <w:left w:val="none" w:sz="0" w:space="0" w:color="auto"/>
            <w:bottom w:val="none" w:sz="0" w:space="0" w:color="auto"/>
            <w:right w:val="none" w:sz="0" w:space="0" w:color="auto"/>
          </w:divBdr>
        </w:div>
        <w:div w:id="2144157850">
          <w:marLeft w:val="640"/>
          <w:marRight w:val="0"/>
          <w:marTop w:val="0"/>
          <w:marBottom w:val="0"/>
          <w:divBdr>
            <w:top w:val="none" w:sz="0" w:space="0" w:color="auto"/>
            <w:left w:val="none" w:sz="0" w:space="0" w:color="auto"/>
            <w:bottom w:val="none" w:sz="0" w:space="0" w:color="auto"/>
            <w:right w:val="none" w:sz="0" w:space="0" w:color="auto"/>
          </w:divBdr>
        </w:div>
      </w:divsChild>
    </w:div>
    <w:div w:id="1433236183">
      <w:bodyDiv w:val="1"/>
      <w:marLeft w:val="0"/>
      <w:marRight w:val="0"/>
      <w:marTop w:val="0"/>
      <w:marBottom w:val="0"/>
      <w:divBdr>
        <w:top w:val="none" w:sz="0" w:space="0" w:color="auto"/>
        <w:left w:val="none" w:sz="0" w:space="0" w:color="auto"/>
        <w:bottom w:val="none" w:sz="0" w:space="0" w:color="auto"/>
        <w:right w:val="none" w:sz="0" w:space="0" w:color="auto"/>
      </w:divBdr>
      <w:divsChild>
        <w:div w:id="19860695">
          <w:marLeft w:val="640"/>
          <w:marRight w:val="0"/>
          <w:marTop w:val="0"/>
          <w:marBottom w:val="0"/>
          <w:divBdr>
            <w:top w:val="none" w:sz="0" w:space="0" w:color="auto"/>
            <w:left w:val="none" w:sz="0" w:space="0" w:color="auto"/>
            <w:bottom w:val="none" w:sz="0" w:space="0" w:color="auto"/>
            <w:right w:val="none" w:sz="0" w:space="0" w:color="auto"/>
          </w:divBdr>
        </w:div>
        <w:div w:id="21169027">
          <w:marLeft w:val="640"/>
          <w:marRight w:val="0"/>
          <w:marTop w:val="0"/>
          <w:marBottom w:val="0"/>
          <w:divBdr>
            <w:top w:val="none" w:sz="0" w:space="0" w:color="auto"/>
            <w:left w:val="none" w:sz="0" w:space="0" w:color="auto"/>
            <w:bottom w:val="none" w:sz="0" w:space="0" w:color="auto"/>
            <w:right w:val="none" w:sz="0" w:space="0" w:color="auto"/>
          </w:divBdr>
        </w:div>
        <w:div w:id="40636441">
          <w:marLeft w:val="640"/>
          <w:marRight w:val="0"/>
          <w:marTop w:val="0"/>
          <w:marBottom w:val="0"/>
          <w:divBdr>
            <w:top w:val="none" w:sz="0" w:space="0" w:color="auto"/>
            <w:left w:val="none" w:sz="0" w:space="0" w:color="auto"/>
            <w:bottom w:val="none" w:sz="0" w:space="0" w:color="auto"/>
            <w:right w:val="none" w:sz="0" w:space="0" w:color="auto"/>
          </w:divBdr>
        </w:div>
        <w:div w:id="48386781">
          <w:marLeft w:val="640"/>
          <w:marRight w:val="0"/>
          <w:marTop w:val="0"/>
          <w:marBottom w:val="0"/>
          <w:divBdr>
            <w:top w:val="none" w:sz="0" w:space="0" w:color="auto"/>
            <w:left w:val="none" w:sz="0" w:space="0" w:color="auto"/>
            <w:bottom w:val="none" w:sz="0" w:space="0" w:color="auto"/>
            <w:right w:val="none" w:sz="0" w:space="0" w:color="auto"/>
          </w:divBdr>
        </w:div>
        <w:div w:id="82453318">
          <w:marLeft w:val="640"/>
          <w:marRight w:val="0"/>
          <w:marTop w:val="0"/>
          <w:marBottom w:val="0"/>
          <w:divBdr>
            <w:top w:val="none" w:sz="0" w:space="0" w:color="auto"/>
            <w:left w:val="none" w:sz="0" w:space="0" w:color="auto"/>
            <w:bottom w:val="none" w:sz="0" w:space="0" w:color="auto"/>
            <w:right w:val="none" w:sz="0" w:space="0" w:color="auto"/>
          </w:divBdr>
        </w:div>
        <w:div w:id="88702596">
          <w:marLeft w:val="640"/>
          <w:marRight w:val="0"/>
          <w:marTop w:val="0"/>
          <w:marBottom w:val="0"/>
          <w:divBdr>
            <w:top w:val="none" w:sz="0" w:space="0" w:color="auto"/>
            <w:left w:val="none" w:sz="0" w:space="0" w:color="auto"/>
            <w:bottom w:val="none" w:sz="0" w:space="0" w:color="auto"/>
            <w:right w:val="none" w:sz="0" w:space="0" w:color="auto"/>
          </w:divBdr>
        </w:div>
        <w:div w:id="114912186">
          <w:marLeft w:val="640"/>
          <w:marRight w:val="0"/>
          <w:marTop w:val="0"/>
          <w:marBottom w:val="0"/>
          <w:divBdr>
            <w:top w:val="none" w:sz="0" w:space="0" w:color="auto"/>
            <w:left w:val="none" w:sz="0" w:space="0" w:color="auto"/>
            <w:bottom w:val="none" w:sz="0" w:space="0" w:color="auto"/>
            <w:right w:val="none" w:sz="0" w:space="0" w:color="auto"/>
          </w:divBdr>
        </w:div>
        <w:div w:id="142430638">
          <w:marLeft w:val="640"/>
          <w:marRight w:val="0"/>
          <w:marTop w:val="0"/>
          <w:marBottom w:val="0"/>
          <w:divBdr>
            <w:top w:val="none" w:sz="0" w:space="0" w:color="auto"/>
            <w:left w:val="none" w:sz="0" w:space="0" w:color="auto"/>
            <w:bottom w:val="none" w:sz="0" w:space="0" w:color="auto"/>
            <w:right w:val="none" w:sz="0" w:space="0" w:color="auto"/>
          </w:divBdr>
        </w:div>
        <w:div w:id="166751760">
          <w:marLeft w:val="640"/>
          <w:marRight w:val="0"/>
          <w:marTop w:val="0"/>
          <w:marBottom w:val="0"/>
          <w:divBdr>
            <w:top w:val="none" w:sz="0" w:space="0" w:color="auto"/>
            <w:left w:val="none" w:sz="0" w:space="0" w:color="auto"/>
            <w:bottom w:val="none" w:sz="0" w:space="0" w:color="auto"/>
            <w:right w:val="none" w:sz="0" w:space="0" w:color="auto"/>
          </w:divBdr>
        </w:div>
        <w:div w:id="170343824">
          <w:marLeft w:val="640"/>
          <w:marRight w:val="0"/>
          <w:marTop w:val="0"/>
          <w:marBottom w:val="0"/>
          <w:divBdr>
            <w:top w:val="none" w:sz="0" w:space="0" w:color="auto"/>
            <w:left w:val="none" w:sz="0" w:space="0" w:color="auto"/>
            <w:bottom w:val="none" w:sz="0" w:space="0" w:color="auto"/>
            <w:right w:val="none" w:sz="0" w:space="0" w:color="auto"/>
          </w:divBdr>
        </w:div>
        <w:div w:id="179467450">
          <w:marLeft w:val="640"/>
          <w:marRight w:val="0"/>
          <w:marTop w:val="0"/>
          <w:marBottom w:val="0"/>
          <w:divBdr>
            <w:top w:val="none" w:sz="0" w:space="0" w:color="auto"/>
            <w:left w:val="none" w:sz="0" w:space="0" w:color="auto"/>
            <w:bottom w:val="none" w:sz="0" w:space="0" w:color="auto"/>
            <w:right w:val="none" w:sz="0" w:space="0" w:color="auto"/>
          </w:divBdr>
        </w:div>
        <w:div w:id="202332700">
          <w:marLeft w:val="640"/>
          <w:marRight w:val="0"/>
          <w:marTop w:val="0"/>
          <w:marBottom w:val="0"/>
          <w:divBdr>
            <w:top w:val="none" w:sz="0" w:space="0" w:color="auto"/>
            <w:left w:val="none" w:sz="0" w:space="0" w:color="auto"/>
            <w:bottom w:val="none" w:sz="0" w:space="0" w:color="auto"/>
            <w:right w:val="none" w:sz="0" w:space="0" w:color="auto"/>
          </w:divBdr>
        </w:div>
        <w:div w:id="204947095">
          <w:marLeft w:val="640"/>
          <w:marRight w:val="0"/>
          <w:marTop w:val="0"/>
          <w:marBottom w:val="0"/>
          <w:divBdr>
            <w:top w:val="none" w:sz="0" w:space="0" w:color="auto"/>
            <w:left w:val="none" w:sz="0" w:space="0" w:color="auto"/>
            <w:bottom w:val="none" w:sz="0" w:space="0" w:color="auto"/>
            <w:right w:val="none" w:sz="0" w:space="0" w:color="auto"/>
          </w:divBdr>
        </w:div>
        <w:div w:id="214659559">
          <w:marLeft w:val="640"/>
          <w:marRight w:val="0"/>
          <w:marTop w:val="0"/>
          <w:marBottom w:val="0"/>
          <w:divBdr>
            <w:top w:val="none" w:sz="0" w:space="0" w:color="auto"/>
            <w:left w:val="none" w:sz="0" w:space="0" w:color="auto"/>
            <w:bottom w:val="none" w:sz="0" w:space="0" w:color="auto"/>
            <w:right w:val="none" w:sz="0" w:space="0" w:color="auto"/>
          </w:divBdr>
        </w:div>
        <w:div w:id="219638344">
          <w:marLeft w:val="640"/>
          <w:marRight w:val="0"/>
          <w:marTop w:val="0"/>
          <w:marBottom w:val="0"/>
          <w:divBdr>
            <w:top w:val="none" w:sz="0" w:space="0" w:color="auto"/>
            <w:left w:val="none" w:sz="0" w:space="0" w:color="auto"/>
            <w:bottom w:val="none" w:sz="0" w:space="0" w:color="auto"/>
            <w:right w:val="none" w:sz="0" w:space="0" w:color="auto"/>
          </w:divBdr>
        </w:div>
        <w:div w:id="263076884">
          <w:marLeft w:val="640"/>
          <w:marRight w:val="0"/>
          <w:marTop w:val="0"/>
          <w:marBottom w:val="0"/>
          <w:divBdr>
            <w:top w:val="none" w:sz="0" w:space="0" w:color="auto"/>
            <w:left w:val="none" w:sz="0" w:space="0" w:color="auto"/>
            <w:bottom w:val="none" w:sz="0" w:space="0" w:color="auto"/>
            <w:right w:val="none" w:sz="0" w:space="0" w:color="auto"/>
          </w:divBdr>
        </w:div>
        <w:div w:id="263421370">
          <w:marLeft w:val="640"/>
          <w:marRight w:val="0"/>
          <w:marTop w:val="0"/>
          <w:marBottom w:val="0"/>
          <w:divBdr>
            <w:top w:val="none" w:sz="0" w:space="0" w:color="auto"/>
            <w:left w:val="none" w:sz="0" w:space="0" w:color="auto"/>
            <w:bottom w:val="none" w:sz="0" w:space="0" w:color="auto"/>
            <w:right w:val="none" w:sz="0" w:space="0" w:color="auto"/>
          </w:divBdr>
        </w:div>
        <w:div w:id="310448784">
          <w:marLeft w:val="640"/>
          <w:marRight w:val="0"/>
          <w:marTop w:val="0"/>
          <w:marBottom w:val="0"/>
          <w:divBdr>
            <w:top w:val="none" w:sz="0" w:space="0" w:color="auto"/>
            <w:left w:val="none" w:sz="0" w:space="0" w:color="auto"/>
            <w:bottom w:val="none" w:sz="0" w:space="0" w:color="auto"/>
            <w:right w:val="none" w:sz="0" w:space="0" w:color="auto"/>
          </w:divBdr>
        </w:div>
        <w:div w:id="333846870">
          <w:marLeft w:val="640"/>
          <w:marRight w:val="0"/>
          <w:marTop w:val="0"/>
          <w:marBottom w:val="0"/>
          <w:divBdr>
            <w:top w:val="none" w:sz="0" w:space="0" w:color="auto"/>
            <w:left w:val="none" w:sz="0" w:space="0" w:color="auto"/>
            <w:bottom w:val="none" w:sz="0" w:space="0" w:color="auto"/>
            <w:right w:val="none" w:sz="0" w:space="0" w:color="auto"/>
          </w:divBdr>
        </w:div>
        <w:div w:id="344090380">
          <w:marLeft w:val="640"/>
          <w:marRight w:val="0"/>
          <w:marTop w:val="0"/>
          <w:marBottom w:val="0"/>
          <w:divBdr>
            <w:top w:val="none" w:sz="0" w:space="0" w:color="auto"/>
            <w:left w:val="none" w:sz="0" w:space="0" w:color="auto"/>
            <w:bottom w:val="none" w:sz="0" w:space="0" w:color="auto"/>
            <w:right w:val="none" w:sz="0" w:space="0" w:color="auto"/>
          </w:divBdr>
        </w:div>
        <w:div w:id="346251910">
          <w:marLeft w:val="640"/>
          <w:marRight w:val="0"/>
          <w:marTop w:val="0"/>
          <w:marBottom w:val="0"/>
          <w:divBdr>
            <w:top w:val="none" w:sz="0" w:space="0" w:color="auto"/>
            <w:left w:val="none" w:sz="0" w:space="0" w:color="auto"/>
            <w:bottom w:val="none" w:sz="0" w:space="0" w:color="auto"/>
            <w:right w:val="none" w:sz="0" w:space="0" w:color="auto"/>
          </w:divBdr>
        </w:div>
        <w:div w:id="420831534">
          <w:marLeft w:val="640"/>
          <w:marRight w:val="0"/>
          <w:marTop w:val="0"/>
          <w:marBottom w:val="0"/>
          <w:divBdr>
            <w:top w:val="none" w:sz="0" w:space="0" w:color="auto"/>
            <w:left w:val="none" w:sz="0" w:space="0" w:color="auto"/>
            <w:bottom w:val="none" w:sz="0" w:space="0" w:color="auto"/>
            <w:right w:val="none" w:sz="0" w:space="0" w:color="auto"/>
          </w:divBdr>
        </w:div>
        <w:div w:id="496269556">
          <w:marLeft w:val="640"/>
          <w:marRight w:val="0"/>
          <w:marTop w:val="0"/>
          <w:marBottom w:val="0"/>
          <w:divBdr>
            <w:top w:val="none" w:sz="0" w:space="0" w:color="auto"/>
            <w:left w:val="none" w:sz="0" w:space="0" w:color="auto"/>
            <w:bottom w:val="none" w:sz="0" w:space="0" w:color="auto"/>
            <w:right w:val="none" w:sz="0" w:space="0" w:color="auto"/>
          </w:divBdr>
        </w:div>
        <w:div w:id="505825335">
          <w:marLeft w:val="640"/>
          <w:marRight w:val="0"/>
          <w:marTop w:val="0"/>
          <w:marBottom w:val="0"/>
          <w:divBdr>
            <w:top w:val="none" w:sz="0" w:space="0" w:color="auto"/>
            <w:left w:val="none" w:sz="0" w:space="0" w:color="auto"/>
            <w:bottom w:val="none" w:sz="0" w:space="0" w:color="auto"/>
            <w:right w:val="none" w:sz="0" w:space="0" w:color="auto"/>
          </w:divBdr>
        </w:div>
        <w:div w:id="510681162">
          <w:marLeft w:val="640"/>
          <w:marRight w:val="0"/>
          <w:marTop w:val="0"/>
          <w:marBottom w:val="0"/>
          <w:divBdr>
            <w:top w:val="none" w:sz="0" w:space="0" w:color="auto"/>
            <w:left w:val="none" w:sz="0" w:space="0" w:color="auto"/>
            <w:bottom w:val="none" w:sz="0" w:space="0" w:color="auto"/>
            <w:right w:val="none" w:sz="0" w:space="0" w:color="auto"/>
          </w:divBdr>
        </w:div>
        <w:div w:id="533929525">
          <w:marLeft w:val="640"/>
          <w:marRight w:val="0"/>
          <w:marTop w:val="0"/>
          <w:marBottom w:val="0"/>
          <w:divBdr>
            <w:top w:val="none" w:sz="0" w:space="0" w:color="auto"/>
            <w:left w:val="none" w:sz="0" w:space="0" w:color="auto"/>
            <w:bottom w:val="none" w:sz="0" w:space="0" w:color="auto"/>
            <w:right w:val="none" w:sz="0" w:space="0" w:color="auto"/>
          </w:divBdr>
        </w:div>
        <w:div w:id="541526844">
          <w:marLeft w:val="640"/>
          <w:marRight w:val="0"/>
          <w:marTop w:val="0"/>
          <w:marBottom w:val="0"/>
          <w:divBdr>
            <w:top w:val="none" w:sz="0" w:space="0" w:color="auto"/>
            <w:left w:val="none" w:sz="0" w:space="0" w:color="auto"/>
            <w:bottom w:val="none" w:sz="0" w:space="0" w:color="auto"/>
            <w:right w:val="none" w:sz="0" w:space="0" w:color="auto"/>
          </w:divBdr>
        </w:div>
        <w:div w:id="547303579">
          <w:marLeft w:val="640"/>
          <w:marRight w:val="0"/>
          <w:marTop w:val="0"/>
          <w:marBottom w:val="0"/>
          <w:divBdr>
            <w:top w:val="none" w:sz="0" w:space="0" w:color="auto"/>
            <w:left w:val="none" w:sz="0" w:space="0" w:color="auto"/>
            <w:bottom w:val="none" w:sz="0" w:space="0" w:color="auto"/>
            <w:right w:val="none" w:sz="0" w:space="0" w:color="auto"/>
          </w:divBdr>
        </w:div>
        <w:div w:id="581527298">
          <w:marLeft w:val="640"/>
          <w:marRight w:val="0"/>
          <w:marTop w:val="0"/>
          <w:marBottom w:val="0"/>
          <w:divBdr>
            <w:top w:val="none" w:sz="0" w:space="0" w:color="auto"/>
            <w:left w:val="none" w:sz="0" w:space="0" w:color="auto"/>
            <w:bottom w:val="none" w:sz="0" w:space="0" w:color="auto"/>
            <w:right w:val="none" w:sz="0" w:space="0" w:color="auto"/>
          </w:divBdr>
        </w:div>
        <w:div w:id="619802609">
          <w:marLeft w:val="640"/>
          <w:marRight w:val="0"/>
          <w:marTop w:val="0"/>
          <w:marBottom w:val="0"/>
          <w:divBdr>
            <w:top w:val="none" w:sz="0" w:space="0" w:color="auto"/>
            <w:left w:val="none" w:sz="0" w:space="0" w:color="auto"/>
            <w:bottom w:val="none" w:sz="0" w:space="0" w:color="auto"/>
            <w:right w:val="none" w:sz="0" w:space="0" w:color="auto"/>
          </w:divBdr>
        </w:div>
        <w:div w:id="645015519">
          <w:marLeft w:val="640"/>
          <w:marRight w:val="0"/>
          <w:marTop w:val="0"/>
          <w:marBottom w:val="0"/>
          <w:divBdr>
            <w:top w:val="none" w:sz="0" w:space="0" w:color="auto"/>
            <w:left w:val="none" w:sz="0" w:space="0" w:color="auto"/>
            <w:bottom w:val="none" w:sz="0" w:space="0" w:color="auto"/>
            <w:right w:val="none" w:sz="0" w:space="0" w:color="auto"/>
          </w:divBdr>
        </w:div>
        <w:div w:id="681779128">
          <w:marLeft w:val="640"/>
          <w:marRight w:val="0"/>
          <w:marTop w:val="0"/>
          <w:marBottom w:val="0"/>
          <w:divBdr>
            <w:top w:val="none" w:sz="0" w:space="0" w:color="auto"/>
            <w:left w:val="none" w:sz="0" w:space="0" w:color="auto"/>
            <w:bottom w:val="none" w:sz="0" w:space="0" w:color="auto"/>
            <w:right w:val="none" w:sz="0" w:space="0" w:color="auto"/>
          </w:divBdr>
        </w:div>
        <w:div w:id="687097417">
          <w:marLeft w:val="640"/>
          <w:marRight w:val="0"/>
          <w:marTop w:val="0"/>
          <w:marBottom w:val="0"/>
          <w:divBdr>
            <w:top w:val="none" w:sz="0" w:space="0" w:color="auto"/>
            <w:left w:val="none" w:sz="0" w:space="0" w:color="auto"/>
            <w:bottom w:val="none" w:sz="0" w:space="0" w:color="auto"/>
            <w:right w:val="none" w:sz="0" w:space="0" w:color="auto"/>
          </w:divBdr>
        </w:div>
        <w:div w:id="717170107">
          <w:marLeft w:val="640"/>
          <w:marRight w:val="0"/>
          <w:marTop w:val="0"/>
          <w:marBottom w:val="0"/>
          <w:divBdr>
            <w:top w:val="none" w:sz="0" w:space="0" w:color="auto"/>
            <w:left w:val="none" w:sz="0" w:space="0" w:color="auto"/>
            <w:bottom w:val="none" w:sz="0" w:space="0" w:color="auto"/>
            <w:right w:val="none" w:sz="0" w:space="0" w:color="auto"/>
          </w:divBdr>
        </w:div>
        <w:div w:id="740754497">
          <w:marLeft w:val="640"/>
          <w:marRight w:val="0"/>
          <w:marTop w:val="0"/>
          <w:marBottom w:val="0"/>
          <w:divBdr>
            <w:top w:val="none" w:sz="0" w:space="0" w:color="auto"/>
            <w:left w:val="none" w:sz="0" w:space="0" w:color="auto"/>
            <w:bottom w:val="none" w:sz="0" w:space="0" w:color="auto"/>
            <w:right w:val="none" w:sz="0" w:space="0" w:color="auto"/>
          </w:divBdr>
        </w:div>
        <w:div w:id="744491261">
          <w:marLeft w:val="640"/>
          <w:marRight w:val="0"/>
          <w:marTop w:val="0"/>
          <w:marBottom w:val="0"/>
          <w:divBdr>
            <w:top w:val="none" w:sz="0" w:space="0" w:color="auto"/>
            <w:left w:val="none" w:sz="0" w:space="0" w:color="auto"/>
            <w:bottom w:val="none" w:sz="0" w:space="0" w:color="auto"/>
            <w:right w:val="none" w:sz="0" w:space="0" w:color="auto"/>
          </w:divBdr>
        </w:div>
        <w:div w:id="747266597">
          <w:marLeft w:val="640"/>
          <w:marRight w:val="0"/>
          <w:marTop w:val="0"/>
          <w:marBottom w:val="0"/>
          <w:divBdr>
            <w:top w:val="none" w:sz="0" w:space="0" w:color="auto"/>
            <w:left w:val="none" w:sz="0" w:space="0" w:color="auto"/>
            <w:bottom w:val="none" w:sz="0" w:space="0" w:color="auto"/>
            <w:right w:val="none" w:sz="0" w:space="0" w:color="auto"/>
          </w:divBdr>
        </w:div>
        <w:div w:id="753865365">
          <w:marLeft w:val="640"/>
          <w:marRight w:val="0"/>
          <w:marTop w:val="0"/>
          <w:marBottom w:val="0"/>
          <w:divBdr>
            <w:top w:val="none" w:sz="0" w:space="0" w:color="auto"/>
            <w:left w:val="none" w:sz="0" w:space="0" w:color="auto"/>
            <w:bottom w:val="none" w:sz="0" w:space="0" w:color="auto"/>
            <w:right w:val="none" w:sz="0" w:space="0" w:color="auto"/>
          </w:divBdr>
        </w:div>
        <w:div w:id="755445019">
          <w:marLeft w:val="640"/>
          <w:marRight w:val="0"/>
          <w:marTop w:val="0"/>
          <w:marBottom w:val="0"/>
          <w:divBdr>
            <w:top w:val="none" w:sz="0" w:space="0" w:color="auto"/>
            <w:left w:val="none" w:sz="0" w:space="0" w:color="auto"/>
            <w:bottom w:val="none" w:sz="0" w:space="0" w:color="auto"/>
            <w:right w:val="none" w:sz="0" w:space="0" w:color="auto"/>
          </w:divBdr>
        </w:div>
        <w:div w:id="766731831">
          <w:marLeft w:val="640"/>
          <w:marRight w:val="0"/>
          <w:marTop w:val="0"/>
          <w:marBottom w:val="0"/>
          <w:divBdr>
            <w:top w:val="none" w:sz="0" w:space="0" w:color="auto"/>
            <w:left w:val="none" w:sz="0" w:space="0" w:color="auto"/>
            <w:bottom w:val="none" w:sz="0" w:space="0" w:color="auto"/>
            <w:right w:val="none" w:sz="0" w:space="0" w:color="auto"/>
          </w:divBdr>
        </w:div>
        <w:div w:id="768744267">
          <w:marLeft w:val="640"/>
          <w:marRight w:val="0"/>
          <w:marTop w:val="0"/>
          <w:marBottom w:val="0"/>
          <w:divBdr>
            <w:top w:val="none" w:sz="0" w:space="0" w:color="auto"/>
            <w:left w:val="none" w:sz="0" w:space="0" w:color="auto"/>
            <w:bottom w:val="none" w:sz="0" w:space="0" w:color="auto"/>
            <w:right w:val="none" w:sz="0" w:space="0" w:color="auto"/>
          </w:divBdr>
        </w:div>
        <w:div w:id="775759144">
          <w:marLeft w:val="640"/>
          <w:marRight w:val="0"/>
          <w:marTop w:val="0"/>
          <w:marBottom w:val="0"/>
          <w:divBdr>
            <w:top w:val="none" w:sz="0" w:space="0" w:color="auto"/>
            <w:left w:val="none" w:sz="0" w:space="0" w:color="auto"/>
            <w:bottom w:val="none" w:sz="0" w:space="0" w:color="auto"/>
            <w:right w:val="none" w:sz="0" w:space="0" w:color="auto"/>
          </w:divBdr>
        </w:div>
        <w:div w:id="812717830">
          <w:marLeft w:val="640"/>
          <w:marRight w:val="0"/>
          <w:marTop w:val="0"/>
          <w:marBottom w:val="0"/>
          <w:divBdr>
            <w:top w:val="none" w:sz="0" w:space="0" w:color="auto"/>
            <w:left w:val="none" w:sz="0" w:space="0" w:color="auto"/>
            <w:bottom w:val="none" w:sz="0" w:space="0" w:color="auto"/>
            <w:right w:val="none" w:sz="0" w:space="0" w:color="auto"/>
          </w:divBdr>
        </w:div>
        <w:div w:id="837883587">
          <w:marLeft w:val="640"/>
          <w:marRight w:val="0"/>
          <w:marTop w:val="0"/>
          <w:marBottom w:val="0"/>
          <w:divBdr>
            <w:top w:val="none" w:sz="0" w:space="0" w:color="auto"/>
            <w:left w:val="none" w:sz="0" w:space="0" w:color="auto"/>
            <w:bottom w:val="none" w:sz="0" w:space="0" w:color="auto"/>
            <w:right w:val="none" w:sz="0" w:space="0" w:color="auto"/>
          </w:divBdr>
        </w:div>
        <w:div w:id="859703758">
          <w:marLeft w:val="640"/>
          <w:marRight w:val="0"/>
          <w:marTop w:val="0"/>
          <w:marBottom w:val="0"/>
          <w:divBdr>
            <w:top w:val="none" w:sz="0" w:space="0" w:color="auto"/>
            <w:left w:val="none" w:sz="0" w:space="0" w:color="auto"/>
            <w:bottom w:val="none" w:sz="0" w:space="0" w:color="auto"/>
            <w:right w:val="none" w:sz="0" w:space="0" w:color="auto"/>
          </w:divBdr>
        </w:div>
        <w:div w:id="866286128">
          <w:marLeft w:val="640"/>
          <w:marRight w:val="0"/>
          <w:marTop w:val="0"/>
          <w:marBottom w:val="0"/>
          <w:divBdr>
            <w:top w:val="none" w:sz="0" w:space="0" w:color="auto"/>
            <w:left w:val="none" w:sz="0" w:space="0" w:color="auto"/>
            <w:bottom w:val="none" w:sz="0" w:space="0" w:color="auto"/>
            <w:right w:val="none" w:sz="0" w:space="0" w:color="auto"/>
          </w:divBdr>
        </w:div>
        <w:div w:id="890115796">
          <w:marLeft w:val="640"/>
          <w:marRight w:val="0"/>
          <w:marTop w:val="0"/>
          <w:marBottom w:val="0"/>
          <w:divBdr>
            <w:top w:val="none" w:sz="0" w:space="0" w:color="auto"/>
            <w:left w:val="none" w:sz="0" w:space="0" w:color="auto"/>
            <w:bottom w:val="none" w:sz="0" w:space="0" w:color="auto"/>
            <w:right w:val="none" w:sz="0" w:space="0" w:color="auto"/>
          </w:divBdr>
        </w:div>
        <w:div w:id="893197525">
          <w:marLeft w:val="640"/>
          <w:marRight w:val="0"/>
          <w:marTop w:val="0"/>
          <w:marBottom w:val="0"/>
          <w:divBdr>
            <w:top w:val="none" w:sz="0" w:space="0" w:color="auto"/>
            <w:left w:val="none" w:sz="0" w:space="0" w:color="auto"/>
            <w:bottom w:val="none" w:sz="0" w:space="0" w:color="auto"/>
            <w:right w:val="none" w:sz="0" w:space="0" w:color="auto"/>
          </w:divBdr>
        </w:div>
        <w:div w:id="994407401">
          <w:marLeft w:val="640"/>
          <w:marRight w:val="0"/>
          <w:marTop w:val="0"/>
          <w:marBottom w:val="0"/>
          <w:divBdr>
            <w:top w:val="none" w:sz="0" w:space="0" w:color="auto"/>
            <w:left w:val="none" w:sz="0" w:space="0" w:color="auto"/>
            <w:bottom w:val="none" w:sz="0" w:space="0" w:color="auto"/>
            <w:right w:val="none" w:sz="0" w:space="0" w:color="auto"/>
          </w:divBdr>
        </w:div>
        <w:div w:id="1055197575">
          <w:marLeft w:val="640"/>
          <w:marRight w:val="0"/>
          <w:marTop w:val="0"/>
          <w:marBottom w:val="0"/>
          <w:divBdr>
            <w:top w:val="none" w:sz="0" w:space="0" w:color="auto"/>
            <w:left w:val="none" w:sz="0" w:space="0" w:color="auto"/>
            <w:bottom w:val="none" w:sz="0" w:space="0" w:color="auto"/>
            <w:right w:val="none" w:sz="0" w:space="0" w:color="auto"/>
          </w:divBdr>
        </w:div>
        <w:div w:id="1070926846">
          <w:marLeft w:val="640"/>
          <w:marRight w:val="0"/>
          <w:marTop w:val="0"/>
          <w:marBottom w:val="0"/>
          <w:divBdr>
            <w:top w:val="none" w:sz="0" w:space="0" w:color="auto"/>
            <w:left w:val="none" w:sz="0" w:space="0" w:color="auto"/>
            <w:bottom w:val="none" w:sz="0" w:space="0" w:color="auto"/>
            <w:right w:val="none" w:sz="0" w:space="0" w:color="auto"/>
          </w:divBdr>
        </w:div>
        <w:div w:id="1073355002">
          <w:marLeft w:val="640"/>
          <w:marRight w:val="0"/>
          <w:marTop w:val="0"/>
          <w:marBottom w:val="0"/>
          <w:divBdr>
            <w:top w:val="none" w:sz="0" w:space="0" w:color="auto"/>
            <w:left w:val="none" w:sz="0" w:space="0" w:color="auto"/>
            <w:bottom w:val="none" w:sz="0" w:space="0" w:color="auto"/>
            <w:right w:val="none" w:sz="0" w:space="0" w:color="auto"/>
          </w:divBdr>
        </w:div>
        <w:div w:id="1086419014">
          <w:marLeft w:val="640"/>
          <w:marRight w:val="0"/>
          <w:marTop w:val="0"/>
          <w:marBottom w:val="0"/>
          <w:divBdr>
            <w:top w:val="none" w:sz="0" w:space="0" w:color="auto"/>
            <w:left w:val="none" w:sz="0" w:space="0" w:color="auto"/>
            <w:bottom w:val="none" w:sz="0" w:space="0" w:color="auto"/>
            <w:right w:val="none" w:sz="0" w:space="0" w:color="auto"/>
          </w:divBdr>
        </w:div>
        <w:div w:id="1121610333">
          <w:marLeft w:val="640"/>
          <w:marRight w:val="0"/>
          <w:marTop w:val="0"/>
          <w:marBottom w:val="0"/>
          <w:divBdr>
            <w:top w:val="none" w:sz="0" w:space="0" w:color="auto"/>
            <w:left w:val="none" w:sz="0" w:space="0" w:color="auto"/>
            <w:bottom w:val="none" w:sz="0" w:space="0" w:color="auto"/>
            <w:right w:val="none" w:sz="0" w:space="0" w:color="auto"/>
          </w:divBdr>
        </w:div>
        <w:div w:id="1161582963">
          <w:marLeft w:val="640"/>
          <w:marRight w:val="0"/>
          <w:marTop w:val="0"/>
          <w:marBottom w:val="0"/>
          <w:divBdr>
            <w:top w:val="none" w:sz="0" w:space="0" w:color="auto"/>
            <w:left w:val="none" w:sz="0" w:space="0" w:color="auto"/>
            <w:bottom w:val="none" w:sz="0" w:space="0" w:color="auto"/>
            <w:right w:val="none" w:sz="0" w:space="0" w:color="auto"/>
          </w:divBdr>
        </w:div>
        <w:div w:id="1203058361">
          <w:marLeft w:val="640"/>
          <w:marRight w:val="0"/>
          <w:marTop w:val="0"/>
          <w:marBottom w:val="0"/>
          <w:divBdr>
            <w:top w:val="none" w:sz="0" w:space="0" w:color="auto"/>
            <w:left w:val="none" w:sz="0" w:space="0" w:color="auto"/>
            <w:bottom w:val="none" w:sz="0" w:space="0" w:color="auto"/>
            <w:right w:val="none" w:sz="0" w:space="0" w:color="auto"/>
          </w:divBdr>
        </w:div>
        <w:div w:id="1212185999">
          <w:marLeft w:val="640"/>
          <w:marRight w:val="0"/>
          <w:marTop w:val="0"/>
          <w:marBottom w:val="0"/>
          <w:divBdr>
            <w:top w:val="none" w:sz="0" w:space="0" w:color="auto"/>
            <w:left w:val="none" w:sz="0" w:space="0" w:color="auto"/>
            <w:bottom w:val="none" w:sz="0" w:space="0" w:color="auto"/>
            <w:right w:val="none" w:sz="0" w:space="0" w:color="auto"/>
          </w:divBdr>
        </w:div>
        <w:div w:id="1236433377">
          <w:marLeft w:val="640"/>
          <w:marRight w:val="0"/>
          <w:marTop w:val="0"/>
          <w:marBottom w:val="0"/>
          <w:divBdr>
            <w:top w:val="none" w:sz="0" w:space="0" w:color="auto"/>
            <w:left w:val="none" w:sz="0" w:space="0" w:color="auto"/>
            <w:bottom w:val="none" w:sz="0" w:space="0" w:color="auto"/>
            <w:right w:val="none" w:sz="0" w:space="0" w:color="auto"/>
          </w:divBdr>
        </w:div>
        <w:div w:id="1238249706">
          <w:marLeft w:val="640"/>
          <w:marRight w:val="0"/>
          <w:marTop w:val="0"/>
          <w:marBottom w:val="0"/>
          <w:divBdr>
            <w:top w:val="none" w:sz="0" w:space="0" w:color="auto"/>
            <w:left w:val="none" w:sz="0" w:space="0" w:color="auto"/>
            <w:bottom w:val="none" w:sz="0" w:space="0" w:color="auto"/>
            <w:right w:val="none" w:sz="0" w:space="0" w:color="auto"/>
          </w:divBdr>
        </w:div>
        <w:div w:id="1238704895">
          <w:marLeft w:val="640"/>
          <w:marRight w:val="0"/>
          <w:marTop w:val="0"/>
          <w:marBottom w:val="0"/>
          <w:divBdr>
            <w:top w:val="none" w:sz="0" w:space="0" w:color="auto"/>
            <w:left w:val="none" w:sz="0" w:space="0" w:color="auto"/>
            <w:bottom w:val="none" w:sz="0" w:space="0" w:color="auto"/>
            <w:right w:val="none" w:sz="0" w:space="0" w:color="auto"/>
          </w:divBdr>
        </w:div>
        <w:div w:id="1238905054">
          <w:marLeft w:val="640"/>
          <w:marRight w:val="0"/>
          <w:marTop w:val="0"/>
          <w:marBottom w:val="0"/>
          <w:divBdr>
            <w:top w:val="none" w:sz="0" w:space="0" w:color="auto"/>
            <w:left w:val="none" w:sz="0" w:space="0" w:color="auto"/>
            <w:bottom w:val="none" w:sz="0" w:space="0" w:color="auto"/>
            <w:right w:val="none" w:sz="0" w:space="0" w:color="auto"/>
          </w:divBdr>
        </w:div>
        <w:div w:id="1240019407">
          <w:marLeft w:val="640"/>
          <w:marRight w:val="0"/>
          <w:marTop w:val="0"/>
          <w:marBottom w:val="0"/>
          <w:divBdr>
            <w:top w:val="none" w:sz="0" w:space="0" w:color="auto"/>
            <w:left w:val="none" w:sz="0" w:space="0" w:color="auto"/>
            <w:bottom w:val="none" w:sz="0" w:space="0" w:color="auto"/>
            <w:right w:val="none" w:sz="0" w:space="0" w:color="auto"/>
          </w:divBdr>
        </w:div>
        <w:div w:id="1265919074">
          <w:marLeft w:val="640"/>
          <w:marRight w:val="0"/>
          <w:marTop w:val="0"/>
          <w:marBottom w:val="0"/>
          <w:divBdr>
            <w:top w:val="none" w:sz="0" w:space="0" w:color="auto"/>
            <w:left w:val="none" w:sz="0" w:space="0" w:color="auto"/>
            <w:bottom w:val="none" w:sz="0" w:space="0" w:color="auto"/>
            <w:right w:val="none" w:sz="0" w:space="0" w:color="auto"/>
          </w:divBdr>
        </w:div>
        <w:div w:id="1295210257">
          <w:marLeft w:val="640"/>
          <w:marRight w:val="0"/>
          <w:marTop w:val="0"/>
          <w:marBottom w:val="0"/>
          <w:divBdr>
            <w:top w:val="none" w:sz="0" w:space="0" w:color="auto"/>
            <w:left w:val="none" w:sz="0" w:space="0" w:color="auto"/>
            <w:bottom w:val="none" w:sz="0" w:space="0" w:color="auto"/>
            <w:right w:val="none" w:sz="0" w:space="0" w:color="auto"/>
          </w:divBdr>
        </w:div>
        <w:div w:id="1312365687">
          <w:marLeft w:val="640"/>
          <w:marRight w:val="0"/>
          <w:marTop w:val="0"/>
          <w:marBottom w:val="0"/>
          <w:divBdr>
            <w:top w:val="none" w:sz="0" w:space="0" w:color="auto"/>
            <w:left w:val="none" w:sz="0" w:space="0" w:color="auto"/>
            <w:bottom w:val="none" w:sz="0" w:space="0" w:color="auto"/>
            <w:right w:val="none" w:sz="0" w:space="0" w:color="auto"/>
          </w:divBdr>
        </w:div>
        <w:div w:id="1327630227">
          <w:marLeft w:val="640"/>
          <w:marRight w:val="0"/>
          <w:marTop w:val="0"/>
          <w:marBottom w:val="0"/>
          <w:divBdr>
            <w:top w:val="none" w:sz="0" w:space="0" w:color="auto"/>
            <w:left w:val="none" w:sz="0" w:space="0" w:color="auto"/>
            <w:bottom w:val="none" w:sz="0" w:space="0" w:color="auto"/>
            <w:right w:val="none" w:sz="0" w:space="0" w:color="auto"/>
          </w:divBdr>
        </w:div>
        <w:div w:id="1331177845">
          <w:marLeft w:val="640"/>
          <w:marRight w:val="0"/>
          <w:marTop w:val="0"/>
          <w:marBottom w:val="0"/>
          <w:divBdr>
            <w:top w:val="none" w:sz="0" w:space="0" w:color="auto"/>
            <w:left w:val="none" w:sz="0" w:space="0" w:color="auto"/>
            <w:bottom w:val="none" w:sz="0" w:space="0" w:color="auto"/>
            <w:right w:val="none" w:sz="0" w:space="0" w:color="auto"/>
          </w:divBdr>
        </w:div>
        <w:div w:id="1347319902">
          <w:marLeft w:val="640"/>
          <w:marRight w:val="0"/>
          <w:marTop w:val="0"/>
          <w:marBottom w:val="0"/>
          <w:divBdr>
            <w:top w:val="none" w:sz="0" w:space="0" w:color="auto"/>
            <w:left w:val="none" w:sz="0" w:space="0" w:color="auto"/>
            <w:bottom w:val="none" w:sz="0" w:space="0" w:color="auto"/>
            <w:right w:val="none" w:sz="0" w:space="0" w:color="auto"/>
          </w:divBdr>
        </w:div>
        <w:div w:id="1382287244">
          <w:marLeft w:val="640"/>
          <w:marRight w:val="0"/>
          <w:marTop w:val="0"/>
          <w:marBottom w:val="0"/>
          <w:divBdr>
            <w:top w:val="none" w:sz="0" w:space="0" w:color="auto"/>
            <w:left w:val="none" w:sz="0" w:space="0" w:color="auto"/>
            <w:bottom w:val="none" w:sz="0" w:space="0" w:color="auto"/>
            <w:right w:val="none" w:sz="0" w:space="0" w:color="auto"/>
          </w:divBdr>
        </w:div>
        <w:div w:id="1388988685">
          <w:marLeft w:val="640"/>
          <w:marRight w:val="0"/>
          <w:marTop w:val="0"/>
          <w:marBottom w:val="0"/>
          <w:divBdr>
            <w:top w:val="none" w:sz="0" w:space="0" w:color="auto"/>
            <w:left w:val="none" w:sz="0" w:space="0" w:color="auto"/>
            <w:bottom w:val="none" w:sz="0" w:space="0" w:color="auto"/>
            <w:right w:val="none" w:sz="0" w:space="0" w:color="auto"/>
          </w:divBdr>
        </w:div>
        <w:div w:id="1389693391">
          <w:marLeft w:val="640"/>
          <w:marRight w:val="0"/>
          <w:marTop w:val="0"/>
          <w:marBottom w:val="0"/>
          <w:divBdr>
            <w:top w:val="none" w:sz="0" w:space="0" w:color="auto"/>
            <w:left w:val="none" w:sz="0" w:space="0" w:color="auto"/>
            <w:bottom w:val="none" w:sz="0" w:space="0" w:color="auto"/>
            <w:right w:val="none" w:sz="0" w:space="0" w:color="auto"/>
          </w:divBdr>
        </w:div>
        <w:div w:id="1449818584">
          <w:marLeft w:val="640"/>
          <w:marRight w:val="0"/>
          <w:marTop w:val="0"/>
          <w:marBottom w:val="0"/>
          <w:divBdr>
            <w:top w:val="none" w:sz="0" w:space="0" w:color="auto"/>
            <w:left w:val="none" w:sz="0" w:space="0" w:color="auto"/>
            <w:bottom w:val="none" w:sz="0" w:space="0" w:color="auto"/>
            <w:right w:val="none" w:sz="0" w:space="0" w:color="auto"/>
          </w:divBdr>
        </w:div>
        <w:div w:id="1518234810">
          <w:marLeft w:val="640"/>
          <w:marRight w:val="0"/>
          <w:marTop w:val="0"/>
          <w:marBottom w:val="0"/>
          <w:divBdr>
            <w:top w:val="none" w:sz="0" w:space="0" w:color="auto"/>
            <w:left w:val="none" w:sz="0" w:space="0" w:color="auto"/>
            <w:bottom w:val="none" w:sz="0" w:space="0" w:color="auto"/>
            <w:right w:val="none" w:sz="0" w:space="0" w:color="auto"/>
          </w:divBdr>
        </w:div>
        <w:div w:id="1586573013">
          <w:marLeft w:val="640"/>
          <w:marRight w:val="0"/>
          <w:marTop w:val="0"/>
          <w:marBottom w:val="0"/>
          <w:divBdr>
            <w:top w:val="none" w:sz="0" w:space="0" w:color="auto"/>
            <w:left w:val="none" w:sz="0" w:space="0" w:color="auto"/>
            <w:bottom w:val="none" w:sz="0" w:space="0" w:color="auto"/>
            <w:right w:val="none" w:sz="0" w:space="0" w:color="auto"/>
          </w:divBdr>
        </w:div>
        <w:div w:id="1597639899">
          <w:marLeft w:val="640"/>
          <w:marRight w:val="0"/>
          <w:marTop w:val="0"/>
          <w:marBottom w:val="0"/>
          <w:divBdr>
            <w:top w:val="none" w:sz="0" w:space="0" w:color="auto"/>
            <w:left w:val="none" w:sz="0" w:space="0" w:color="auto"/>
            <w:bottom w:val="none" w:sz="0" w:space="0" w:color="auto"/>
            <w:right w:val="none" w:sz="0" w:space="0" w:color="auto"/>
          </w:divBdr>
        </w:div>
        <w:div w:id="1608195447">
          <w:marLeft w:val="640"/>
          <w:marRight w:val="0"/>
          <w:marTop w:val="0"/>
          <w:marBottom w:val="0"/>
          <w:divBdr>
            <w:top w:val="none" w:sz="0" w:space="0" w:color="auto"/>
            <w:left w:val="none" w:sz="0" w:space="0" w:color="auto"/>
            <w:bottom w:val="none" w:sz="0" w:space="0" w:color="auto"/>
            <w:right w:val="none" w:sz="0" w:space="0" w:color="auto"/>
          </w:divBdr>
        </w:div>
        <w:div w:id="1618757514">
          <w:marLeft w:val="640"/>
          <w:marRight w:val="0"/>
          <w:marTop w:val="0"/>
          <w:marBottom w:val="0"/>
          <w:divBdr>
            <w:top w:val="none" w:sz="0" w:space="0" w:color="auto"/>
            <w:left w:val="none" w:sz="0" w:space="0" w:color="auto"/>
            <w:bottom w:val="none" w:sz="0" w:space="0" w:color="auto"/>
            <w:right w:val="none" w:sz="0" w:space="0" w:color="auto"/>
          </w:divBdr>
        </w:div>
        <w:div w:id="1621497488">
          <w:marLeft w:val="640"/>
          <w:marRight w:val="0"/>
          <w:marTop w:val="0"/>
          <w:marBottom w:val="0"/>
          <w:divBdr>
            <w:top w:val="none" w:sz="0" w:space="0" w:color="auto"/>
            <w:left w:val="none" w:sz="0" w:space="0" w:color="auto"/>
            <w:bottom w:val="none" w:sz="0" w:space="0" w:color="auto"/>
            <w:right w:val="none" w:sz="0" w:space="0" w:color="auto"/>
          </w:divBdr>
        </w:div>
        <w:div w:id="1629622365">
          <w:marLeft w:val="640"/>
          <w:marRight w:val="0"/>
          <w:marTop w:val="0"/>
          <w:marBottom w:val="0"/>
          <w:divBdr>
            <w:top w:val="none" w:sz="0" w:space="0" w:color="auto"/>
            <w:left w:val="none" w:sz="0" w:space="0" w:color="auto"/>
            <w:bottom w:val="none" w:sz="0" w:space="0" w:color="auto"/>
            <w:right w:val="none" w:sz="0" w:space="0" w:color="auto"/>
          </w:divBdr>
        </w:div>
        <w:div w:id="1657302863">
          <w:marLeft w:val="640"/>
          <w:marRight w:val="0"/>
          <w:marTop w:val="0"/>
          <w:marBottom w:val="0"/>
          <w:divBdr>
            <w:top w:val="none" w:sz="0" w:space="0" w:color="auto"/>
            <w:left w:val="none" w:sz="0" w:space="0" w:color="auto"/>
            <w:bottom w:val="none" w:sz="0" w:space="0" w:color="auto"/>
            <w:right w:val="none" w:sz="0" w:space="0" w:color="auto"/>
          </w:divBdr>
        </w:div>
        <w:div w:id="1673023296">
          <w:marLeft w:val="640"/>
          <w:marRight w:val="0"/>
          <w:marTop w:val="0"/>
          <w:marBottom w:val="0"/>
          <w:divBdr>
            <w:top w:val="none" w:sz="0" w:space="0" w:color="auto"/>
            <w:left w:val="none" w:sz="0" w:space="0" w:color="auto"/>
            <w:bottom w:val="none" w:sz="0" w:space="0" w:color="auto"/>
            <w:right w:val="none" w:sz="0" w:space="0" w:color="auto"/>
          </w:divBdr>
        </w:div>
        <w:div w:id="1685472100">
          <w:marLeft w:val="640"/>
          <w:marRight w:val="0"/>
          <w:marTop w:val="0"/>
          <w:marBottom w:val="0"/>
          <w:divBdr>
            <w:top w:val="none" w:sz="0" w:space="0" w:color="auto"/>
            <w:left w:val="none" w:sz="0" w:space="0" w:color="auto"/>
            <w:bottom w:val="none" w:sz="0" w:space="0" w:color="auto"/>
            <w:right w:val="none" w:sz="0" w:space="0" w:color="auto"/>
          </w:divBdr>
        </w:div>
        <w:div w:id="1696425418">
          <w:marLeft w:val="640"/>
          <w:marRight w:val="0"/>
          <w:marTop w:val="0"/>
          <w:marBottom w:val="0"/>
          <w:divBdr>
            <w:top w:val="none" w:sz="0" w:space="0" w:color="auto"/>
            <w:left w:val="none" w:sz="0" w:space="0" w:color="auto"/>
            <w:bottom w:val="none" w:sz="0" w:space="0" w:color="auto"/>
            <w:right w:val="none" w:sz="0" w:space="0" w:color="auto"/>
          </w:divBdr>
        </w:div>
        <w:div w:id="1703943419">
          <w:marLeft w:val="640"/>
          <w:marRight w:val="0"/>
          <w:marTop w:val="0"/>
          <w:marBottom w:val="0"/>
          <w:divBdr>
            <w:top w:val="none" w:sz="0" w:space="0" w:color="auto"/>
            <w:left w:val="none" w:sz="0" w:space="0" w:color="auto"/>
            <w:bottom w:val="none" w:sz="0" w:space="0" w:color="auto"/>
            <w:right w:val="none" w:sz="0" w:space="0" w:color="auto"/>
          </w:divBdr>
        </w:div>
        <w:div w:id="1707215937">
          <w:marLeft w:val="640"/>
          <w:marRight w:val="0"/>
          <w:marTop w:val="0"/>
          <w:marBottom w:val="0"/>
          <w:divBdr>
            <w:top w:val="none" w:sz="0" w:space="0" w:color="auto"/>
            <w:left w:val="none" w:sz="0" w:space="0" w:color="auto"/>
            <w:bottom w:val="none" w:sz="0" w:space="0" w:color="auto"/>
            <w:right w:val="none" w:sz="0" w:space="0" w:color="auto"/>
          </w:divBdr>
        </w:div>
        <w:div w:id="1715277017">
          <w:marLeft w:val="640"/>
          <w:marRight w:val="0"/>
          <w:marTop w:val="0"/>
          <w:marBottom w:val="0"/>
          <w:divBdr>
            <w:top w:val="none" w:sz="0" w:space="0" w:color="auto"/>
            <w:left w:val="none" w:sz="0" w:space="0" w:color="auto"/>
            <w:bottom w:val="none" w:sz="0" w:space="0" w:color="auto"/>
            <w:right w:val="none" w:sz="0" w:space="0" w:color="auto"/>
          </w:divBdr>
        </w:div>
        <w:div w:id="1733848626">
          <w:marLeft w:val="640"/>
          <w:marRight w:val="0"/>
          <w:marTop w:val="0"/>
          <w:marBottom w:val="0"/>
          <w:divBdr>
            <w:top w:val="none" w:sz="0" w:space="0" w:color="auto"/>
            <w:left w:val="none" w:sz="0" w:space="0" w:color="auto"/>
            <w:bottom w:val="none" w:sz="0" w:space="0" w:color="auto"/>
            <w:right w:val="none" w:sz="0" w:space="0" w:color="auto"/>
          </w:divBdr>
        </w:div>
        <w:div w:id="1745493381">
          <w:marLeft w:val="640"/>
          <w:marRight w:val="0"/>
          <w:marTop w:val="0"/>
          <w:marBottom w:val="0"/>
          <w:divBdr>
            <w:top w:val="none" w:sz="0" w:space="0" w:color="auto"/>
            <w:left w:val="none" w:sz="0" w:space="0" w:color="auto"/>
            <w:bottom w:val="none" w:sz="0" w:space="0" w:color="auto"/>
            <w:right w:val="none" w:sz="0" w:space="0" w:color="auto"/>
          </w:divBdr>
        </w:div>
        <w:div w:id="1746684912">
          <w:marLeft w:val="640"/>
          <w:marRight w:val="0"/>
          <w:marTop w:val="0"/>
          <w:marBottom w:val="0"/>
          <w:divBdr>
            <w:top w:val="none" w:sz="0" w:space="0" w:color="auto"/>
            <w:left w:val="none" w:sz="0" w:space="0" w:color="auto"/>
            <w:bottom w:val="none" w:sz="0" w:space="0" w:color="auto"/>
            <w:right w:val="none" w:sz="0" w:space="0" w:color="auto"/>
          </w:divBdr>
        </w:div>
        <w:div w:id="1770545236">
          <w:marLeft w:val="640"/>
          <w:marRight w:val="0"/>
          <w:marTop w:val="0"/>
          <w:marBottom w:val="0"/>
          <w:divBdr>
            <w:top w:val="none" w:sz="0" w:space="0" w:color="auto"/>
            <w:left w:val="none" w:sz="0" w:space="0" w:color="auto"/>
            <w:bottom w:val="none" w:sz="0" w:space="0" w:color="auto"/>
            <w:right w:val="none" w:sz="0" w:space="0" w:color="auto"/>
          </w:divBdr>
        </w:div>
        <w:div w:id="1781148679">
          <w:marLeft w:val="640"/>
          <w:marRight w:val="0"/>
          <w:marTop w:val="0"/>
          <w:marBottom w:val="0"/>
          <w:divBdr>
            <w:top w:val="none" w:sz="0" w:space="0" w:color="auto"/>
            <w:left w:val="none" w:sz="0" w:space="0" w:color="auto"/>
            <w:bottom w:val="none" w:sz="0" w:space="0" w:color="auto"/>
            <w:right w:val="none" w:sz="0" w:space="0" w:color="auto"/>
          </w:divBdr>
        </w:div>
        <w:div w:id="1809779799">
          <w:marLeft w:val="640"/>
          <w:marRight w:val="0"/>
          <w:marTop w:val="0"/>
          <w:marBottom w:val="0"/>
          <w:divBdr>
            <w:top w:val="none" w:sz="0" w:space="0" w:color="auto"/>
            <w:left w:val="none" w:sz="0" w:space="0" w:color="auto"/>
            <w:bottom w:val="none" w:sz="0" w:space="0" w:color="auto"/>
            <w:right w:val="none" w:sz="0" w:space="0" w:color="auto"/>
          </w:divBdr>
        </w:div>
        <w:div w:id="1823739837">
          <w:marLeft w:val="640"/>
          <w:marRight w:val="0"/>
          <w:marTop w:val="0"/>
          <w:marBottom w:val="0"/>
          <w:divBdr>
            <w:top w:val="none" w:sz="0" w:space="0" w:color="auto"/>
            <w:left w:val="none" w:sz="0" w:space="0" w:color="auto"/>
            <w:bottom w:val="none" w:sz="0" w:space="0" w:color="auto"/>
            <w:right w:val="none" w:sz="0" w:space="0" w:color="auto"/>
          </w:divBdr>
        </w:div>
        <w:div w:id="1848933827">
          <w:marLeft w:val="640"/>
          <w:marRight w:val="0"/>
          <w:marTop w:val="0"/>
          <w:marBottom w:val="0"/>
          <w:divBdr>
            <w:top w:val="none" w:sz="0" w:space="0" w:color="auto"/>
            <w:left w:val="none" w:sz="0" w:space="0" w:color="auto"/>
            <w:bottom w:val="none" w:sz="0" w:space="0" w:color="auto"/>
            <w:right w:val="none" w:sz="0" w:space="0" w:color="auto"/>
          </w:divBdr>
        </w:div>
        <w:div w:id="1928921828">
          <w:marLeft w:val="640"/>
          <w:marRight w:val="0"/>
          <w:marTop w:val="0"/>
          <w:marBottom w:val="0"/>
          <w:divBdr>
            <w:top w:val="none" w:sz="0" w:space="0" w:color="auto"/>
            <w:left w:val="none" w:sz="0" w:space="0" w:color="auto"/>
            <w:bottom w:val="none" w:sz="0" w:space="0" w:color="auto"/>
            <w:right w:val="none" w:sz="0" w:space="0" w:color="auto"/>
          </w:divBdr>
        </w:div>
        <w:div w:id="1936595414">
          <w:marLeft w:val="640"/>
          <w:marRight w:val="0"/>
          <w:marTop w:val="0"/>
          <w:marBottom w:val="0"/>
          <w:divBdr>
            <w:top w:val="none" w:sz="0" w:space="0" w:color="auto"/>
            <w:left w:val="none" w:sz="0" w:space="0" w:color="auto"/>
            <w:bottom w:val="none" w:sz="0" w:space="0" w:color="auto"/>
            <w:right w:val="none" w:sz="0" w:space="0" w:color="auto"/>
          </w:divBdr>
        </w:div>
        <w:div w:id="1950160426">
          <w:marLeft w:val="640"/>
          <w:marRight w:val="0"/>
          <w:marTop w:val="0"/>
          <w:marBottom w:val="0"/>
          <w:divBdr>
            <w:top w:val="none" w:sz="0" w:space="0" w:color="auto"/>
            <w:left w:val="none" w:sz="0" w:space="0" w:color="auto"/>
            <w:bottom w:val="none" w:sz="0" w:space="0" w:color="auto"/>
            <w:right w:val="none" w:sz="0" w:space="0" w:color="auto"/>
          </w:divBdr>
        </w:div>
        <w:div w:id="1982347391">
          <w:marLeft w:val="640"/>
          <w:marRight w:val="0"/>
          <w:marTop w:val="0"/>
          <w:marBottom w:val="0"/>
          <w:divBdr>
            <w:top w:val="none" w:sz="0" w:space="0" w:color="auto"/>
            <w:left w:val="none" w:sz="0" w:space="0" w:color="auto"/>
            <w:bottom w:val="none" w:sz="0" w:space="0" w:color="auto"/>
            <w:right w:val="none" w:sz="0" w:space="0" w:color="auto"/>
          </w:divBdr>
        </w:div>
        <w:div w:id="2008240243">
          <w:marLeft w:val="640"/>
          <w:marRight w:val="0"/>
          <w:marTop w:val="0"/>
          <w:marBottom w:val="0"/>
          <w:divBdr>
            <w:top w:val="none" w:sz="0" w:space="0" w:color="auto"/>
            <w:left w:val="none" w:sz="0" w:space="0" w:color="auto"/>
            <w:bottom w:val="none" w:sz="0" w:space="0" w:color="auto"/>
            <w:right w:val="none" w:sz="0" w:space="0" w:color="auto"/>
          </w:divBdr>
        </w:div>
        <w:div w:id="2040011009">
          <w:marLeft w:val="640"/>
          <w:marRight w:val="0"/>
          <w:marTop w:val="0"/>
          <w:marBottom w:val="0"/>
          <w:divBdr>
            <w:top w:val="none" w:sz="0" w:space="0" w:color="auto"/>
            <w:left w:val="none" w:sz="0" w:space="0" w:color="auto"/>
            <w:bottom w:val="none" w:sz="0" w:space="0" w:color="auto"/>
            <w:right w:val="none" w:sz="0" w:space="0" w:color="auto"/>
          </w:divBdr>
        </w:div>
        <w:div w:id="2093162390">
          <w:marLeft w:val="640"/>
          <w:marRight w:val="0"/>
          <w:marTop w:val="0"/>
          <w:marBottom w:val="0"/>
          <w:divBdr>
            <w:top w:val="none" w:sz="0" w:space="0" w:color="auto"/>
            <w:left w:val="none" w:sz="0" w:space="0" w:color="auto"/>
            <w:bottom w:val="none" w:sz="0" w:space="0" w:color="auto"/>
            <w:right w:val="none" w:sz="0" w:space="0" w:color="auto"/>
          </w:divBdr>
        </w:div>
        <w:div w:id="2094008432">
          <w:marLeft w:val="640"/>
          <w:marRight w:val="0"/>
          <w:marTop w:val="0"/>
          <w:marBottom w:val="0"/>
          <w:divBdr>
            <w:top w:val="none" w:sz="0" w:space="0" w:color="auto"/>
            <w:left w:val="none" w:sz="0" w:space="0" w:color="auto"/>
            <w:bottom w:val="none" w:sz="0" w:space="0" w:color="auto"/>
            <w:right w:val="none" w:sz="0" w:space="0" w:color="auto"/>
          </w:divBdr>
        </w:div>
        <w:div w:id="2146773485">
          <w:marLeft w:val="640"/>
          <w:marRight w:val="0"/>
          <w:marTop w:val="0"/>
          <w:marBottom w:val="0"/>
          <w:divBdr>
            <w:top w:val="none" w:sz="0" w:space="0" w:color="auto"/>
            <w:left w:val="none" w:sz="0" w:space="0" w:color="auto"/>
            <w:bottom w:val="none" w:sz="0" w:space="0" w:color="auto"/>
            <w:right w:val="none" w:sz="0" w:space="0" w:color="auto"/>
          </w:divBdr>
        </w:div>
      </w:divsChild>
    </w:div>
    <w:div w:id="1438939163">
      <w:bodyDiv w:val="1"/>
      <w:marLeft w:val="0"/>
      <w:marRight w:val="0"/>
      <w:marTop w:val="0"/>
      <w:marBottom w:val="0"/>
      <w:divBdr>
        <w:top w:val="none" w:sz="0" w:space="0" w:color="auto"/>
        <w:left w:val="none" w:sz="0" w:space="0" w:color="auto"/>
        <w:bottom w:val="none" w:sz="0" w:space="0" w:color="auto"/>
        <w:right w:val="none" w:sz="0" w:space="0" w:color="auto"/>
      </w:divBdr>
      <w:divsChild>
        <w:div w:id="8879051">
          <w:marLeft w:val="640"/>
          <w:marRight w:val="0"/>
          <w:marTop w:val="0"/>
          <w:marBottom w:val="0"/>
          <w:divBdr>
            <w:top w:val="none" w:sz="0" w:space="0" w:color="auto"/>
            <w:left w:val="none" w:sz="0" w:space="0" w:color="auto"/>
            <w:bottom w:val="none" w:sz="0" w:space="0" w:color="auto"/>
            <w:right w:val="none" w:sz="0" w:space="0" w:color="auto"/>
          </w:divBdr>
        </w:div>
        <w:div w:id="49811406">
          <w:marLeft w:val="640"/>
          <w:marRight w:val="0"/>
          <w:marTop w:val="0"/>
          <w:marBottom w:val="0"/>
          <w:divBdr>
            <w:top w:val="none" w:sz="0" w:space="0" w:color="auto"/>
            <w:left w:val="none" w:sz="0" w:space="0" w:color="auto"/>
            <w:bottom w:val="none" w:sz="0" w:space="0" w:color="auto"/>
            <w:right w:val="none" w:sz="0" w:space="0" w:color="auto"/>
          </w:divBdr>
        </w:div>
        <w:div w:id="85927065">
          <w:marLeft w:val="640"/>
          <w:marRight w:val="0"/>
          <w:marTop w:val="0"/>
          <w:marBottom w:val="0"/>
          <w:divBdr>
            <w:top w:val="none" w:sz="0" w:space="0" w:color="auto"/>
            <w:left w:val="none" w:sz="0" w:space="0" w:color="auto"/>
            <w:bottom w:val="none" w:sz="0" w:space="0" w:color="auto"/>
            <w:right w:val="none" w:sz="0" w:space="0" w:color="auto"/>
          </w:divBdr>
        </w:div>
        <w:div w:id="97793005">
          <w:marLeft w:val="640"/>
          <w:marRight w:val="0"/>
          <w:marTop w:val="0"/>
          <w:marBottom w:val="0"/>
          <w:divBdr>
            <w:top w:val="none" w:sz="0" w:space="0" w:color="auto"/>
            <w:left w:val="none" w:sz="0" w:space="0" w:color="auto"/>
            <w:bottom w:val="none" w:sz="0" w:space="0" w:color="auto"/>
            <w:right w:val="none" w:sz="0" w:space="0" w:color="auto"/>
          </w:divBdr>
        </w:div>
        <w:div w:id="99952217">
          <w:marLeft w:val="640"/>
          <w:marRight w:val="0"/>
          <w:marTop w:val="0"/>
          <w:marBottom w:val="0"/>
          <w:divBdr>
            <w:top w:val="none" w:sz="0" w:space="0" w:color="auto"/>
            <w:left w:val="none" w:sz="0" w:space="0" w:color="auto"/>
            <w:bottom w:val="none" w:sz="0" w:space="0" w:color="auto"/>
            <w:right w:val="none" w:sz="0" w:space="0" w:color="auto"/>
          </w:divBdr>
        </w:div>
        <w:div w:id="144054797">
          <w:marLeft w:val="640"/>
          <w:marRight w:val="0"/>
          <w:marTop w:val="0"/>
          <w:marBottom w:val="0"/>
          <w:divBdr>
            <w:top w:val="none" w:sz="0" w:space="0" w:color="auto"/>
            <w:left w:val="none" w:sz="0" w:space="0" w:color="auto"/>
            <w:bottom w:val="none" w:sz="0" w:space="0" w:color="auto"/>
            <w:right w:val="none" w:sz="0" w:space="0" w:color="auto"/>
          </w:divBdr>
        </w:div>
        <w:div w:id="158010207">
          <w:marLeft w:val="640"/>
          <w:marRight w:val="0"/>
          <w:marTop w:val="0"/>
          <w:marBottom w:val="0"/>
          <w:divBdr>
            <w:top w:val="none" w:sz="0" w:space="0" w:color="auto"/>
            <w:left w:val="none" w:sz="0" w:space="0" w:color="auto"/>
            <w:bottom w:val="none" w:sz="0" w:space="0" w:color="auto"/>
            <w:right w:val="none" w:sz="0" w:space="0" w:color="auto"/>
          </w:divBdr>
        </w:div>
        <w:div w:id="173495778">
          <w:marLeft w:val="640"/>
          <w:marRight w:val="0"/>
          <w:marTop w:val="0"/>
          <w:marBottom w:val="0"/>
          <w:divBdr>
            <w:top w:val="none" w:sz="0" w:space="0" w:color="auto"/>
            <w:left w:val="none" w:sz="0" w:space="0" w:color="auto"/>
            <w:bottom w:val="none" w:sz="0" w:space="0" w:color="auto"/>
            <w:right w:val="none" w:sz="0" w:space="0" w:color="auto"/>
          </w:divBdr>
        </w:div>
        <w:div w:id="180290240">
          <w:marLeft w:val="640"/>
          <w:marRight w:val="0"/>
          <w:marTop w:val="0"/>
          <w:marBottom w:val="0"/>
          <w:divBdr>
            <w:top w:val="none" w:sz="0" w:space="0" w:color="auto"/>
            <w:left w:val="none" w:sz="0" w:space="0" w:color="auto"/>
            <w:bottom w:val="none" w:sz="0" w:space="0" w:color="auto"/>
            <w:right w:val="none" w:sz="0" w:space="0" w:color="auto"/>
          </w:divBdr>
        </w:div>
        <w:div w:id="198323399">
          <w:marLeft w:val="640"/>
          <w:marRight w:val="0"/>
          <w:marTop w:val="0"/>
          <w:marBottom w:val="0"/>
          <w:divBdr>
            <w:top w:val="none" w:sz="0" w:space="0" w:color="auto"/>
            <w:left w:val="none" w:sz="0" w:space="0" w:color="auto"/>
            <w:bottom w:val="none" w:sz="0" w:space="0" w:color="auto"/>
            <w:right w:val="none" w:sz="0" w:space="0" w:color="auto"/>
          </w:divBdr>
        </w:div>
        <w:div w:id="225340368">
          <w:marLeft w:val="640"/>
          <w:marRight w:val="0"/>
          <w:marTop w:val="0"/>
          <w:marBottom w:val="0"/>
          <w:divBdr>
            <w:top w:val="none" w:sz="0" w:space="0" w:color="auto"/>
            <w:left w:val="none" w:sz="0" w:space="0" w:color="auto"/>
            <w:bottom w:val="none" w:sz="0" w:space="0" w:color="auto"/>
            <w:right w:val="none" w:sz="0" w:space="0" w:color="auto"/>
          </w:divBdr>
        </w:div>
        <w:div w:id="225727475">
          <w:marLeft w:val="640"/>
          <w:marRight w:val="0"/>
          <w:marTop w:val="0"/>
          <w:marBottom w:val="0"/>
          <w:divBdr>
            <w:top w:val="none" w:sz="0" w:space="0" w:color="auto"/>
            <w:left w:val="none" w:sz="0" w:space="0" w:color="auto"/>
            <w:bottom w:val="none" w:sz="0" w:space="0" w:color="auto"/>
            <w:right w:val="none" w:sz="0" w:space="0" w:color="auto"/>
          </w:divBdr>
        </w:div>
        <w:div w:id="230652857">
          <w:marLeft w:val="640"/>
          <w:marRight w:val="0"/>
          <w:marTop w:val="0"/>
          <w:marBottom w:val="0"/>
          <w:divBdr>
            <w:top w:val="none" w:sz="0" w:space="0" w:color="auto"/>
            <w:left w:val="none" w:sz="0" w:space="0" w:color="auto"/>
            <w:bottom w:val="none" w:sz="0" w:space="0" w:color="auto"/>
            <w:right w:val="none" w:sz="0" w:space="0" w:color="auto"/>
          </w:divBdr>
        </w:div>
        <w:div w:id="251596163">
          <w:marLeft w:val="640"/>
          <w:marRight w:val="0"/>
          <w:marTop w:val="0"/>
          <w:marBottom w:val="0"/>
          <w:divBdr>
            <w:top w:val="none" w:sz="0" w:space="0" w:color="auto"/>
            <w:left w:val="none" w:sz="0" w:space="0" w:color="auto"/>
            <w:bottom w:val="none" w:sz="0" w:space="0" w:color="auto"/>
            <w:right w:val="none" w:sz="0" w:space="0" w:color="auto"/>
          </w:divBdr>
        </w:div>
        <w:div w:id="281495857">
          <w:marLeft w:val="640"/>
          <w:marRight w:val="0"/>
          <w:marTop w:val="0"/>
          <w:marBottom w:val="0"/>
          <w:divBdr>
            <w:top w:val="none" w:sz="0" w:space="0" w:color="auto"/>
            <w:left w:val="none" w:sz="0" w:space="0" w:color="auto"/>
            <w:bottom w:val="none" w:sz="0" w:space="0" w:color="auto"/>
            <w:right w:val="none" w:sz="0" w:space="0" w:color="auto"/>
          </w:divBdr>
        </w:div>
        <w:div w:id="299506427">
          <w:marLeft w:val="640"/>
          <w:marRight w:val="0"/>
          <w:marTop w:val="0"/>
          <w:marBottom w:val="0"/>
          <w:divBdr>
            <w:top w:val="none" w:sz="0" w:space="0" w:color="auto"/>
            <w:left w:val="none" w:sz="0" w:space="0" w:color="auto"/>
            <w:bottom w:val="none" w:sz="0" w:space="0" w:color="auto"/>
            <w:right w:val="none" w:sz="0" w:space="0" w:color="auto"/>
          </w:divBdr>
        </w:div>
        <w:div w:id="327246982">
          <w:marLeft w:val="640"/>
          <w:marRight w:val="0"/>
          <w:marTop w:val="0"/>
          <w:marBottom w:val="0"/>
          <w:divBdr>
            <w:top w:val="none" w:sz="0" w:space="0" w:color="auto"/>
            <w:left w:val="none" w:sz="0" w:space="0" w:color="auto"/>
            <w:bottom w:val="none" w:sz="0" w:space="0" w:color="auto"/>
            <w:right w:val="none" w:sz="0" w:space="0" w:color="auto"/>
          </w:divBdr>
        </w:div>
        <w:div w:id="351079869">
          <w:marLeft w:val="640"/>
          <w:marRight w:val="0"/>
          <w:marTop w:val="0"/>
          <w:marBottom w:val="0"/>
          <w:divBdr>
            <w:top w:val="none" w:sz="0" w:space="0" w:color="auto"/>
            <w:left w:val="none" w:sz="0" w:space="0" w:color="auto"/>
            <w:bottom w:val="none" w:sz="0" w:space="0" w:color="auto"/>
            <w:right w:val="none" w:sz="0" w:space="0" w:color="auto"/>
          </w:divBdr>
        </w:div>
        <w:div w:id="398984025">
          <w:marLeft w:val="640"/>
          <w:marRight w:val="0"/>
          <w:marTop w:val="0"/>
          <w:marBottom w:val="0"/>
          <w:divBdr>
            <w:top w:val="none" w:sz="0" w:space="0" w:color="auto"/>
            <w:left w:val="none" w:sz="0" w:space="0" w:color="auto"/>
            <w:bottom w:val="none" w:sz="0" w:space="0" w:color="auto"/>
            <w:right w:val="none" w:sz="0" w:space="0" w:color="auto"/>
          </w:divBdr>
        </w:div>
        <w:div w:id="428431955">
          <w:marLeft w:val="640"/>
          <w:marRight w:val="0"/>
          <w:marTop w:val="0"/>
          <w:marBottom w:val="0"/>
          <w:divBdr>
            <w:top w:val="none" w:sz="0" w:space="0" w:color="auto"/>
            <w:left w:val="none" w:sz="0" w:space="0" w:color="auto"/>
            <w:bottom w:val="none" w:sz="0" w:space="0" w:color="auto"/>
            <w:right w:val="none" w:sz="0" w:space="0" w:color="auto"/>
          </w:divBdr>
        </w:div>
        <w:div w:id="429938181">
          <w:marLeft w:val="640"/>
          <w:marRight w:val="0"/>
          <w:marTop w:val="0"/>
          <w:marBottom w:val="0"/>
          <w:divBdr>
            <w:top w:val="none" w:sz="0" w:space="0" w:color="auto"/>
            <w:left w:val="none" w:sz="0" w:space="0" w:color="auto"/>
            <w:bottom w:val="none" w:sz="0" w:space="0" w:color="auto"/>
            <w:right w:val="none" w:sz="0" w:space="0" w:color="auto"/>
          </w:divBdr>
        </w:div>
        <w:div w:id="433014073">
          <w:marLeft w:val="640"/>
          <w:marRight w:val="0"/>
          <w:marTop w:val="0"/>
          <w:marBottom w:val="0"/>
          <w:divBdr>
            <w:top w:val="none" w:sz="0" w:space="0" w:color="auto"/>
            <w:left w:val="none" w:sz="0" w:space="0" w:color="auto"/>
            <w:bottom w:val="none" w:sz="0" w:space="0" w:color="auto"/>
            <w:right w:val="none" w:sz="0" w:space="0" w:color="auto"/>
          </w:divBdr>
        </w:div>
        <w:div w:id="492724032">
          <w:marLeft w:val="640"/>
          <w:marRight w:val="0"/>
          <w:marTop w:val="0"/>
          <w:marBottom w:val="0"/>
          <w:divBdr>
            <w:top w:val="none" w:sz="0" w:space="0" w:color="auto"/>
            <w:left w:val="none" w:sz="0" w:space="0" w:color="auto"/>
            <w:bottom w:val="none" w:sz="0" w:space="0" w:color="auto"/>
            <w:right w:val="none" w:sz="0" w:space="0" w:color="auto"/>
          </w:divBdr>
        </w:div>
        <w:div w:id="538902717">
          <w:marLeft w:val="640"/>
          <w:marRight w:val="0"/>
          <w:marTop w:val="0"/>
          <w:marBottom w:val="0"/>
          <w:divBdr>
            <w:top w:val="none" w:sz="0" w:space="0" w:color="auto"/>
            <w:left w:val="none" w:sz="0" w:space="0" w:color="auto"/>
            <w:bottom w:val="none" w:sz="0" w:space="0" w:color="auto"/>
            <w:right w:val="none" w:sz="0" w:space="0" w:color="auto"/>
          </w:divBdr>
        </w:div>
        <w:div w:id="555776175">
          <w:marLeft w:val="640"/>
          <w:marRight w:val="0"/>
          <w:marTop w:val="0"/>
          <w:marBottom w:val="0"/>
          <w:divBdr>
            <w:top w:val="none" w:sz="0" w:space="0" w:color="auto"/>
            <w:left w:val="none" w:sz="0" w:space="0" w:color="auto"/>
            <w:bottom w:val="none" w:sz="0" w:space="0" w:color="auto"/>
            <w:right w:val="none" w:sz="0" w:space="0" w:color="auto"/>
          </w:divBdr>
        </w:div>
        <w:div w:id="597101851">
          <w:marLeft w:val="640"/>
          <w:marRight w:val="0"/>
          <w:marTop w:val="0"/>
          <w:marBottom w:val="0"/>
          <w:divBdr>
            <w:top w:val="none" w:sz="0" w:space="0" w:color="auto"/>
            <w:left w:val="none" w:sz="0" w:space="0" w:color="auto"/>
            <w:bottom w:val="none" w:sz="0" w:space="0" w:color="auto"/>
            <w:right w:val="none" w:sz="0" w:space="0" w:color="auto"/>
          </w:divBdr>
        </w:div>
        <w:div w:id="628823535">
          <w:marLeft w:val="640"/>
          <w:marRight w:val="0"/>
          <w:marTop w:val="0"/>
          <w:marBottom w:val="0"/>
          <w:divBdr>
            <w:top w:val="none" w:sz="0" w:space="0" w:color="auto"/>
            <w:left w:val="none" w:sz="0" w:space="0" w:color="auto"/>
            <w:bottom w:val="none" w:sz="0" w:space="0" w:color="auto"/>
            <w:right w:val="none" w:sz="0" w:space="0" w:color="auto"/>
          </w:divBdr>
        </w:div>
        <w:div w:id="670302248">
          <w:marLeft w:val="640"/>
          <w:marRight w:val="0"/>
          <w:marTop w:val="0"/>
          <w:marBottom w:val="0"/>
          <w:divBdr>
            <w:top w:val="none" w:sz="0" w:space="0" w:color="auto"/>
            <w:left w:val="none" w:sz="0" w:space="0" w:color="auto"/>
            <w:bottom w:val="none" w:sz="0" w:space="0" w:color="auto"/>
            <w:right w:val="none" w:sz="0" w:space="0" w:color="auto"/>
          </w:divBdr>
        </w:div>
        <w:div w:id="675233215">
          <w:marLeft w:val="640"/>
          <w:marRight w:val="0"/>
          <w:marTop w:val="0"/>
          <w:marBottom w:val="0"/>
          <w:divBdr>
            <w:top w:val="none" w:sz="0" w:space="0" w:color="auto"/>
            <w:left w:val="none" w:sz="0" w:space="0" w:color="auto"/>
            <w:bottom w:val="none" w:sz="0" w:space="0" w:color="auto"/>
            <w:right w:val="none" w:sz="0" w:space="0" w:color="auto"/>
          </w:divBdr>
        </w:div>
        <w:div w:id="680814490">
          <w:marLeft w:val="640"/>
          <w:marRight w:val="0"/>
          <w:marTop w:val="0"/>
          <w:marBottom w:val="0"/>
          <w:divBdr>
            <w:top w:val="none" w:sz="0" w:space="0" w:color="auto"/>
            <w:left w:val="none" w:sz="0" w:space="0" w:color="auto"/>
            <w:bottom w:val="none" w:sz="0" w:space="0" w:color="auto"/>
            <w:right w:val="none" w:sz="0" w:space="0" w:color="auto"/>
          </w:divBdr>
        </w:div>
        <w:div w:id="684868607">
          <w:marLeft w:val="640"/>
          <w:marRight w:val="0"/>
          <w:marTop w:val="0"/>
          <w:marBottom w:val="0"/>
          <w:divBdr>
            <w:top w:val="none" w:sz="0" w:space="0" w:color="auto"/>
            <w:left w:val="none" w:sz="0" w:space="0" w:color="auto"/>
            <w:bottom w:val="none" w:sz="0" w:space="0" w:color="auto"/>
            <w:right w:val="none" w:sz="0" w:space="0" w:color="auto"/>
          </w:divBdr>
        </w:div>
        <w:div w:id="753547224">
          <w:marLeft w:val="640"/>
          <w:marRight w:val="0"/>
          <w:marTop w:val="0"/>
          <w:marBottom w:val="0"/>
          <w:divBdr>
            <w:top w:val="none" w:sz="0" w:space="0" w:color="auto"/>
            <w:left w:val="none" w:sz="0" w:space="0" w:color="auto"/>
            <w:bottom w:val="none" w:sz="0" w:space="0" w:color="auto"/>
            <w:right w:val="none" w:sz="0" w:space="0" w:color="auto"/>
          </w:divBdr>
        </w:div>
        <w:div w:id="757872856">
          <w:marLeft w:val="640"/>
          <w:marRight w:val="0"/>
          <w:marTop w:val="0"/>
          <w:marBottom w:val="0"/>
          <w:divBdr>
            <w:top w:val="none" w:sz="0" w:space="0" w:color="auto"/>
            <w:left w:val="none" w:sz="0" w:space="0" w:color="auto"/>
            <w:bottom w:val="none" w:sz="0" w:space="0" w:color="auto"/>
            <w:right w:val="none" w:sz="0" w:space="0" w:color="auto"/>
          </w:divBdr>
        </w:div>
        <w:div w:id="765348850">
          <w:marLeft w:val="640"/>
          <w:marRight w:val="0"/>
          <w:marTop w:val="0"/>
          <w:marBottom w:val="0"/>
          <w:divBdr>
            <w:top w:val="none" w:sz="0" w:space="0" w:color="auto"/>
            <w:left w:val="none" w:sz="0" w:space="0" w:color="auto"/>
            <w:bottom w:val="none" w:sz="0" w:space="0" w:color="auto"/>
            <w:right w:val="none" w:sz="0" w:space="0" w:color="auto"/>
          </w:divBdr>
        </w:div>
        <w:div w:id="834610097">
          <w:marLeft w:val="640"/>
          <w:marRight w:val="0"/>
          <w:marTop w:val="0"/>
          <w:marBottom w:val="0"/>
          <w:divBdr>
            <w:top w:val="none" w:sz="0" w:space="0" w:color="auto"/>
            <w:left w:val="none" w:sz="0" w:space="0" w:color="auto"/>
            <w:bottom w:val="none" w:sz="0" w:space="0" w:color="auto"/>
            <w:right w:val="none" w:sz="0" w:space="0" w:color="auto"/>
          </w:divBdr>
        </w:div>
        <w:div w:id="916212941">
          <w:marLeft w:val="640"/>
          <w:marRight w:val="0"/>
          <w:marTop w:val="0"/>
          <w:marBottom w:val="0"/>
          <w:divBdr>
            <w:top w:val="none" w:sz="0" w:space="0" w:color="auto"/>
            <w:left w:val="none" w:sz="0" w:space="0" w:color="auto"/>
            <w:bottom w:val="none" w:sz="0" w:space="0" w:color="auto"/>
            <w:right w:val="none" w:sz="0" w:space="0" w:color="auto"/>
          </w:divBdr>
        </w:div>
        <w:div w:id="951785503">
          <w:marLeft w:val="640"/>
          <w:marRight w:val="0"/>
          <w:marTop w:val="0"/>
          <w:marBottom w:val="0"/>
          <w:divBdr>
            <w:top w:val="none" w:sz="0" w:space="0" w:color="auto"/>
            <w:left w:val="none" w:sz="0" w:space="0" w:color="auto"/>
            <w:bottom w:val="none" w:sz="0" w:space="0" w:color="auto"/>
            <w:right w:val="none" w:sz="0" w:space="0" w:color="auto"/>
          </w:divBdr>
        </w:div>
        <w:div w:id="966591270">
          <w:marLeft w:val="640"/>
          <w:marRight w:val="0"/>
          <w:marTop w:val="0"/>
          <w:marBottom w:val="0"/>
          <w:divBdr>
            <w:top w:val="none" w:sz="0" w:space="0" w:color="auto"/>
            <w:left w:val="none" w:sz="0" w:space="0" w:color="auto"/>
            <w:bottom w:val="none" w:sz="0" w:space="0" w:color="auto"/>
            <w:right w:val="none" w:sz="0" w:space="0" w:color="auto"/>
          </w:divBdr>
        </w:div>
        <w:div w:id="970861067">
          <w:marLeft w:val="640"/>
          <w:marRight w:val="0"/>
          <w:marTop w:val="0"/>
          <w:marBottom w:val="0"/>
          <w:divBdr>
            <w:top w:val="none" w:sz="0" w:space="0" w:color="auto"/>
            <w:left w:val="none" w:sz="0" w:space="0" w:color="auto"/>
            <w:bottom w:val="none" w:sz="0" w:space="0" w:color="auto"/>
            <w:right w:val="none" w:sz="0" w:space="0" w:color="auto"/>
          </w:divBdr>
        </w:div>
        <w:div w:id="1000736212">
          <w:marLeft w:val="640"/>
          <w:marRight w:val="0"/>
          <w:marTop w:val="0"/>
          <w:marBottom w:val="0"/>
          <w:divBdr>
            <w:top w:val="none" w:sz="0" w:space="0" w:color="auto"/>
            <w:left w:val="none" w:sz="0" w:space="0" w:color="auto"/>
            <w:bottom w:val="none" w:sz="0" w:space="0" w:color="auto"/>
            <w:right w:val="none" w:sz="0" w:space="0" w:color="auto"/>
          </w:divBdr>
        </w:div>
        <w:div w:id="1011564247">
          <w:marLeft w:val="640"/>
          <w:marRight w:val="0"/>
          <w:marTop w:val="0"/>
          <w:marBottom w:val="0"/>
          <w:divBdr>
            <w:top w:val="none" w:sz="0" w:space="0" w:color="auto"/>
            <w:left w:val="none" w:sz="0" w:space="0" w:color="auto"/>
            <w:bottom w:val="none" w:sz="0" w:space="0" w:color="auto"/>
            <w:right w:val="none" w:sz="0" w:space="0" w:color="auto"/>
          </w:divBdr>
        </w:div>
        <w:div w:id="1027021894">
          <w:marLeft w:val="640"/>
          <w:marRight w:val="0"/>
          <w:marTop w:val="0"/>
          <w:marBottom w:val="0"/>
          <w:divBdr>
            <w:top w:val="none" w:sz="0" w:space="0" w:color="auto"/>
            <w:left w:val="none" w:sz="0" w:space="0" w:color="auto"/>
            <w:bottom w:val="none" w:sz="0" w:space="0" w:color="auto"/>
            <w:right w:val="none" w:sz="0" w:space="0" w:color="auto"/>
          </w:divBdr>
        </w:div>
        <w:div w:id="1028599887">
          <w:marLeft w:val="640"/>
          <w:marRight w:val="0"/>
          <w:marTop w:val="0"/>
          <w:marBottom w:val="0"/>
          <w:divBdr>
            <w:top w:val="none" w:sz="0" w:space="0" w:color="auto"/>
            <w:left w:val="none" w:sz="0" w:space="0" w:color="auto"/>
            <w:bottom w:val="none" w:sz="0" w:space="0" w:color="auto"/>
            <w:right w:val="none" w:sz="0" w:space="0" w:color="auto"/>
          </w:divBdr>
        </w:div>
        <w:div w:id="1034383155">
          <w:marLeft w:val="640"/>
          <w:marRight w:val="0"/>
          <w:marTop w:val="0"/>
          <w:marBottom w:val="0"/>
          <w:divBdr>
            <w:top w:val="none" w:sz="0" w:space="0" w:color="auto"/>
            <w:left w:val="none" w:sz="0" w:space="0" w:color="auto"/>
            <w:bottom w:val="none" w:sz="0" w:space="0" w:color="auto"/>
            <w:right w:val="none" w:sz="0" w:space="0" w:color="auto"/>
          </w:divBdr>
        </w:div>
        <w:div w:id="1056509344">
          <w:marLeft w:val="640"/>
          <w:marRight w:val="0"/>
          <w:marTop w:val="0"/>
          <w:marBottom w:val="0"/>
          <w:divBdr>
            <w:top w:val="none" w:sz="0" w:space="0" w:color="auto"/>
            <w:left w:val="none" w:sz="0" w:space="0" w:color="auto"/>
            <w:bottom w:val="none" w:sz="0" w:space="0" w:color="auto"/>
            <w:right w:val="none" w:sz="0" w:space="0" w:color="auto"/>
          </w:divBdr>
        </w:div>
        <w:div w:id="1067803362">
          <w:marLeft w:val="640"/>
          <w:marRight w:val="0"/>
          <w:marTop w:val="0"/>
          <w:marBottom w:val="0"/>
          <w:divBdr>
            <w:top w:val="none" w:sz="0" w:space="0" w:color="auto"/>
            <w:left w:val="none" w:sz="0" w:space="0" w:color="auto"/>
            <w:bottom w:val="none" w:sz="0" w:space="0" w:color="auto"/>
            <w:right w:val="none" w:sz="0" w:space="0" w:color="auto"/>
          </w:divBdr>
        </w:div>
        <w:div w:id="1085805402">
          <w:marLeft w:val="640"/>
          <w:marRight w:val="0"/>
          <w:marTop w:val="0"/>
          <w:marBottom w:val="0"/>
          <w:divBdr>
            <w:top w:val="none" w:sz="0" w:space="0" w:color="auto"/>
            <w:left w:val="none" w:sz="0" w:space="0" w:color="auto"/>
            <w:bottom w:val="none" w:sz="0" w:space="0" w:color="auto"/>
            <w:right w:val="none" w:sz="0" w:space="0" w:color="auto"/>
          </w:divBdr>
        </w:div>
        <w:div w:id="1104115341">
          <w:marLeft w:val="640"/>
          <w:marRight w:val="0"/>
          <w:marTop w:val="0"/>
          <w:marBottom w:val="0"/>
          <w:divBdr>
            <w:top w:val="none" w:sz="0" w:space="0" w:color="auto"/>
            <w:left w:val="none" w:sz="0" w:space="0" w:color="auto"/>
            <w:bottom w:val="none" w:sz="0" w:space="0" w:color="auto"/>
            <w:right w:val="none" w:sz="0" w:space="0" w:color="auto"/>
          </w:divBdr>
        </w:div>
        <w:div w:id="1118913360">
          <w:marLeft w:val="640"/>
          <w:marRight w:val="0"/>
          <w:marTop w:val="0"/>
          <w:marBottom w:val="0"/>
          <w:divBdr>
            <w:top w:val="none" w:sz="0" w:space="0" w:color="auto"/>
            <w:left w:val="none" w:sz="0" w:space="0" w:color="auto"/>
            <w:bottom w:val="none" w:sz="0" w:space="0" w:color="auto"/>
            <w:right w:val="none" w:sz="0" w:space="0" w:color="auto"/>
          </w:divBdr>
        </w:div>
        <w:div w:id="1128354671">
          <w:marLeft w:val="640"/>
          <w:marRight w:val="0"/>
          <w:marTop w:val="0"/>
          <w:marBottom w:val="0"/>
          <w:divBdr>
            <w:top w:val="none" w:sz="0" w:space="0" w:color="auto"/>
            <w:left w:val="none" w:sz="0" w:space="0" w:color="auto"/>
            <w:bottom w:val="none" w:sz="0" w:space="0" w:color="auto"/>
            <w:right w:val="none" w:sz="0" w:space="0" w:color="auto"/>
          </w:divBdr>
        </w:div>
        <w:div w:id="1145202961">
          <w:marLeft w:val="640"/>
          <w:marRight w:val="0"/>
          <w:marTop w:val="0"/>
          <w:marBottom w:val="0"/>
          <w:divBdr>
            <w:top w:val="none" w:sz="0" w:space="0" w:color="auto"/>
            <w:left w:val="none" w:sz="0" w:space="0" w:color="auto"/>
            <w:bottom w:val="none" w:sz="0" w:space="0" w:color="auto"/>
            <w:right w:val="none" w:sz="0" w:space="0" w:color="auto"/>
          </w:divBdr>
        </w:div>
        <w:div w:id="1170412646">
          <w:marLeft w:val="640"/>
          <w:marRight w:val="0"/>
          <w:marTop w:val="0"/>
          <w:marBottom w:val="0"/>
          <w:divBdr>
            <w:top w:val="none" w:sz="0" w:space="0" w:color="auto"/>
            <w:left w:val="none" w:sz="0" w:space="0" w:color="auto"/>
            <w:bottom w:val="none" w:sz="0" w:space="0" w:color="auto"/>
            <w:right w:val="none" w:sz="0" w:space="0" w:color="auto"/>
          </w:divBdr>
        </w:div>
        <w:div w:id="1246963727">
          <w:marLeft w:val="640"/>
          <w:marRight w:val="0"/>
          <w:marTop w:val="0"/>
          <w:marBottom w:val="0"/>
          <w:divBdr>
            <w:top w:val="none" w:sz="0" w:space="0" w:color="auto"/>
            <w:left w:val="none" w:sz="0" w:space="0" w:color="auto"/>
            <w:bottom w:val="none" w:sz="0" w:space="0" w:color="auto"/>
            <w:right w:val="none" w:sz="0" w:space="0" w:color="auto"/>
          </w:divBdr>
        </w:div>
        <w:div w:id="1251086431">
          <w:marLeft w:val="640"/>
          <w:marRight w:val="0"/>
          <w:marTop w:val="0"/>
          <w:marBottom w:val="0"/>
          <w:divBdr>
            <w:top w:val="none" w:sz="0" w:space="0" w:color="auto"/>
            <w:left w:val="none" w:sz="0" w:space="0" w:color="auto"/>
            <w:bottom w:val="none" w:sz="0" w:space="0" w:color="auto"/>
            <w:right w:val="none" w:sz="0" w:space="0" w:color="auto"/>
          </w:divBdr>
        </w:div>
        <w:div w:id="1254047333">
          <w:marLeft w:val="640"/>
          <w:marRight w:val="0"/>
          <w:marTop w:val="0"/>
          <w:marBottom w:val="0"/>
          <w:divBdr>
            <w:top w:val="none" w:sz="0" w:space="0" w:color="auto"/>
            <w:left w:val="none" w:sz="0" w:space="0" w:color="auto"/>
            <w:bottom w:val="none" w:sz="0" w:space="0" w:color="auto"/>
            <w:right w:val="none" w:sz="0" w:space="0" w:color="auto"/>
          </w:divBdr>
        </w:div>
        <w:div w:id="1275554336">
          <w:marLeft w:val="640"/>
          <w:marRight w:val="0"/>
          <w:marTop w:val="0"/>
          <w:marBottom w:val="0"/>
          <w:divBdr>
            <w:top w:val="none" w:sz="0" w:space="0" w:color="auto"/>
            <w:left w:val="none" w:sz="0" w:space="0" w:color="auto"/>
            <w:bottom w:val="none" w:sz="0" w:space="0" w:color="auto"/>
            <w:right w:val="none" w:sz="0" w:space="0" w:color="auto"/>
          </w:divBdr>
        </w:div>
        <w:div w:id="1301106962">
          <w:marLeft w:val="640"/>
          <w:marRight w:val="0"/>
          <w:marTop w:val="0"/>
          <w:marBottom w:val="0"/>
          <w:divBdr>
            <w:top w:val="none" w:sz="0" w:space="0" w:color="auto"/>
            <w:left w:val="none" w:sz="0" w:space="0" w:color="auto"/>
            <w:bottom w:val="none" w:sz="0" w:space="0" w:color="auto"/>
            <w:right w:val="none" w:sz="0" w:space="0" w:color="auto"/>
          </w:divBdr>
        </w:div>
        <w:div w:id="1310548832">
          <w:marLeft w:val="640"/>
          <w:marRight w:val="0"/>
          <w:marTop w:val="0"/>
          <w:marBottom w:val="0"/>
          <w:divBdr>
            <w:top w:val="none" w:sz="0" w:space="0" w:color="auto"/>
            <w:left w:val="none" w:sz="0" w:space="0" w:color="auto"/>
            <w:bottom w:val="none" w:sz="0" w:space="0" w:color="auto"/>
            <w:right w:val="none" w:sz="0" w:space="0" w:color="auto"/>
          </w:divBdr>
        </w:div>
        <w:div w:id="1344818227">
          <w:marLeft w:val="640"/>
          <w:marRight w:val="0"/>
          <w:marTop w:val="0"/>
          <w:marBottom w:val="0"/>
          <w:divBdr>
            <w:top w:val="none" w:sz="0" w:space="0" w:color="auto"/>
            <w:left w:val="none" w:sz="0" w:space="0" w:color="auto"/>
            <w:bottom w:val="none" w:sz="0" w:space="0" w:color="auto"/>
            <w:right w:val="none" w:sz="0" w:space="0" w:color="auto"/>
          </w:divBdr>
        </w:div>
        <w:div w:id="1363701984">
          <w:marLeft w:val="640"/>
          <w:marRight w:val="0"/>
          <w:marTop w:val="0"/>
          <w:marBottom w:val="0"/>
          <w:divBdr>
            <w:top w:val="none" w:sz="0" w:space="0" w:color="auto"/>
            <w:left w:val="none" w:sz="0" w:space="0" w:color="auto"/>
            <w:bottom w:val="none" w:sz="0" w:space="0" w:color="auto"/>
            <w:right w:val="none" w:sz="0" w:space="0" w:color="auto"/>
          </w:divBdr>
        </w:div>
        <w:div w:id="1421177342">
          <w:marLeft w:val="640"/>
          <w:marRight w:val="0"/>
          <w:marTop w:val="0"/>
          <w:marBottom w:val="0"/>
          <w:divBdr>
            <w:top w:val="none" w:sz="0" w:space="0" w:color="auto"/>
            <w:left w:val="none" w:sz="0" w:space="0" w:color="auto"/>
            <w:bottom w:val="none" w:sz="0" w:space="0" w:color="auto"/>
            <w:right w:val="none" w:sz="0" w:space="0" w:color="auto"/>
          </w:divBdr>
        </w:div>
        <w:div w:id="1424297144">
          <w:marLeft w:val="640"/>
          <w:marRight w:val="0"/>
          <w:marTop w:val="0"/>
          <w:marBottom w:val="0"/>
          <w:divBdr>
            <w:top w:val="none" w:sz="0" w:space="0" w:color="auto"/>
            <w:left w:val="none" w:sz="0" w:space="0" w:color="auto"/>
            <w:bottom w:val="none" w:sz="0" w:space="0" w:color="auto"/>
            <w:right w:val="none" w:sz="0" w:space="0" w:color="auto"/>
          </w:divBdr>
        </w:div>
        <w:div w:id="1456411707">
          <w:marLeft w:val="640"/>
          <w:marRight w:val="0"/>
          <w:marTop w:val="0"/>
          <w:marBottom w:val="0"/>
          <w:divBdr>
            <w:top w:val="none" w:sz="0" w:space="0" w:color="auto"/>
            <w:left w:val="none" w:sz="0" w:space="0" w:color="auto"/>
            <w:bottom w:val="none" w:sz="0" w:space="0" w:color="auto"/>
            <w:right w:val="none" w:sz="0" w:space="0" w:color="auto"/>
          </w:divBdr>
        </w:div>
        <w:div w:id="1460564386">
          <w:marLeft w:val="640"/>
          <w:marRight w:val="0"/>
          <w:marTop w:val="0"/>
          <w:marBottom w:val="0"/>
          <w:divBdr>
            <w:top w:val="none" w:sz="0" w:space="0" w:color="auto"/>
            <w:left w:val="none" w:sz="0" w:space="0" w:color="auto"/>
            <w:bottom w:val="none" w:sz="0" w:space="0" w:color="auto"/>
            <w:right w:val="none" w:sz="0" w:space="0" w:color="auto"/>
          </w:divBdr>
        </w:div>
        <w:div w:id="1490052105">
          <w:marLeft w:val="640"/>
          <w:marRight w:val="0"/>
          <w:marTop w:val="0"/>
          <w:marBottom w:val="0"/>
          <w:divBdr>
            <w:top w:val="none" w:sz="0" w:space="0" w:color="auto"/>
            <w:left w:val="none" w:sz="0" w:space="0" w:color="auto"/>
            <w:bottom w:val="none" w:sz="0" w:space="0" w:color="auto"/>
            <w:right w:val="none" w:sz="0" w:space="0" w:color="auto"/>
          </w:divBdr>
        </w:div>
        <w:div w:id="1491099998">
          <w:marLeft w:val="640"/>
          <w:marRight w:val="0"/>
          <w:marTop w:val="0"/>
          <w:marBottom w:val="0"/>
          <w:divBdr>
            <w:top w:val="none" w:sz="0" w:space="0" w:color="auto"/>
            <w:left w:val="none" w:sz="0" w:space="0" w:color="auto"/>
            <w:bottom w:val="none" w:sz="0" w:space="0" w:color="auto"/>
            <w:right w:val="none" w:sz="0" w:space="0" w:color="auto"/>
          </w:divBdr>
        </w:div>
        <w:div w:id="1492483317">
          <w:marLeft w:val="640"/>
          <w:marRight w:val="0"/>
          <w:marTop w:val="0"/>
          <w:marBottom w:val="0"/>
          <w:divBdr>
            <w:top w:val="none" w:sz="0" w:space="0" w:color="auto"/>
            <w:left w:val="none" w:sz="0" w:space="0" w:color="auto"/>
            <w:bottom w:val="none" w:sz="0" w:space="0" w:color="auto"/>
            <w:right w:val="none" w:sz="0" w:space="0" w:color="auto"/>
          </w:divBdr>
        </w:div>
        <w:div w:id="1499885659">
          <w:marLeft w:val="640"/>
          <w:marRight w:val="0"/>
          <w:marTop w:val="0"/>
          <w:marBottom w:val="0"/>
          <w:divBdr>
            <w:top w:val="none" w:sz="0" w:space="0" w:color="auto"/>
            <w:left w:val="none" w:sz="0" w:space="0" w:color="auto"/>
            <w:bottom w:val="none" w:sz="0" w:space="0" w:color="auto"/>
            <w:right w:val="none" w:sz="0" w:space="0" w:color="auto"/>
          </w:divBdr>
        </w:div>
        <w:div w:id="1524978462">
          <w:marLeft w:val="640"/>
          <w:marRight w:val="0"/>
          <w:marTop w:val="0"/>
          <w:marBottom w:val="0"/>
          <w:divBdr>
            <w:top w:val="none" w:sz="0" w:space="0" w:color="auto"/>
            <w:left w:val="none" w:sz="0" w:space="0" w:color="auto"/>
            <w:bottom w:val="none" w:sz="0" w:space="0" w:color="auto"/>
            <w:right w:val="none" w:sz="0" w:space="0" w:color="auto"/>
          </w:divBdr>
        </w:div>
        <w:div w:id="1545021535">
          <w:marLeft w:val="640"/>
          <w:marRight w:val="0"/>
          <w:marTop w:val="0"/>
          <w:marBottom w:val="0"/>
          <w:divBdr>
            <w:top w:val="none" w:sz="0" w:space="0" w:color="auto"/>
            <w:left w:val="none" w:sz="0" w:space="0" w:color="auto"/>
            <w:bottom w:val="none" w:sz="0" w:space="0" w:color="auto"/>
            <w:right w:val="none" w:sz="0" w:space="0" w:color="auto"/>
          </w:divBdr>
        </w:div>
        <w:div w:id="1567260481">
          <w:marLeft w:val="640"/>
          <w:marRight w:val="0"/>
          <w:marTop w:val="0"/>
          <w:marBottom w:val="0"/>
          <w:divBdr>
            <w:top w:val="none" w:sz="0" w:space="0" w:color="auto"/>
            <w:left w:val="none" w:sz="0" w:space="0" w:color="auto"/>
            <w:bottom w:val="none" w:sz="0" w:space="0" w:color="auto"/>
            <w:right w:val="none" w:sz="0" w:space="0" w:color="auto"/>
          </w:divBdr>
        </w:div>
        <w:div w:id="1605697651">
          <w:marLeft w:val="640"/>
          <w:marRight w:val="0"/>
          <w:marTop w:val="0"/>
          <w:marBottom w:val="0"/>
          <w:divBdr>
            <w:top w:val="none" w:sz="0" w:space="0" w:color="auto"/>
            <w:left w:val="none" w:sz="0" w:space="0" w:color="auto"/>
            <w:bottom w:val="none" w:sz="0" w:space="0" w:color="auto"/>
            <w:right w:val="none" w:sz="0" w:space="0" w:color="auto"/>
          </w:divBdr>
        </w:div>
        <w:div w:id="1647511761">
          <w:marLeft w:val="640"/>
          <w:marRight w:val="0"/>
          <w:marTop w:val="0"/>
          <w:marBottom w:val="0"/>
          <w:divBdr>
            <w:top w:val="none" w:sz="0" w:space="0" w:color="auto"/>
            <w:left w:val="none" w:sz="0" w:space="0" w:color="auto"/>
            <w:bottom w:val="none" w:sz="0" w:space="0" w:color="auto"/>
            <w:right w:val="none" w:sz="0" w:space="0" w:color="auto"/>
          </w:divBdr>
        </w:div>
        <w:div w:id="1664239511">
          <w:marLeft w:val="640"/>
          <w:marRight w:val="0"/>
          <w:marTop w:val="0"/>
          <w:marBottom w:val="0"/>
          <w:divBdr>
            <w:top w:val="none" w:sz="0" w:space="0" w:color="auto"/>
            <w:left w:val="none" w:sz="0" w:space="0" w:color="auto"/>
            <w:bottom w:val="none" w:sz="0" w:space="0" w:color="auto"/>
            <w:right w:val="none" w:sz="0" w:space="0" w:color="auto"/>
          </w:divBdr>
        </w:div>
        <w:div w:id="1714041711">
          <w:marLeft w:val="640"/>
          <w:marRight w:val="0"/>
          <w:marTop w:val="0"/>
          <w:marBottom w:val="0"/>
          <w:divBdr>
            <w:top w:val="none" w:sz="0" w:space="0" w:color="auto"/>
            <w:left w:val="none" w:sz="0" w:space="0" w:color="auto"/>
            <w:bottom w:val="none" w:sz="0" w:space="0" w:color="auto"/>
            <w:right w:val="none" w:sz="0" w:space="0" w:color="auto"/>
          </w:divBdr>
        </w:div>
        <w:div w:id="1754664067">
          <w:marLeft w:val="640"/>
          <w:marRight w:val="0"/>
          <w:marTop w:val="0"/>
          <w:marBottom w:val="0"/>
          <w:divBdr>
            <w:top w:val="none" w:sz="0" w:space="0" w:color="auto"/>
            <w:left w:val="none" w:sz="0" w:space="0" w:color="auto"/>
            <w:bottom w:val="none" w:sz="0" w:space="0" w:color="auto"/>
            <w:right w:val="none" w:sz="0" w:space="0" w:color="auto"/>
          </w:divBdr>
        </w:div>
        <w:div w:id="1792357776">
          <w:marLeft w:val="640"/>
          <w:marRight w:val="0"/>
          <w:marTop w:val="0"/>
          <w:marBottom w:val="0"/>
          <w:divBdr>
            <w:top w:val="none" w:sz="0" w:space="0" w:color="auto"/>
            <w:left w:val="none" w:sz="0" w:space="0" w:color="auto"/>
            <w:bottom w:val="none" w:sz="0" w:space="0" w:color="auto"/>
            <w:right w:val="none" w:sz="0" w:space="0" w:color="auto"/>
          </w:divBdr>
        </w:div>
        <w:div w:id="1797597642">
          <w:marLeft w:val="640"/>
          <w:marRight w:val="0"/>
          <w:marTop w:val="0"/>
          <w:marBottom w:val="0"/>
          <w:divBdr>
            <w:top w:val="none" w:sz="0" w:space="0" w:color="auto"/>
            <w:left w:val="none" w:sz="0" w:space="0" w:color="auto"/>
            <w:bottom w:val="none" w:sz="0" w:space="0" w:color="auto"/>
            <w:right w:val="none" w:sz="0" w:space="0" w:color="auto"/>
          </w:divBdr>
        </w:div>
        <w:div w:id="1841389591">
          <w:marLeft w:val="640"/>
          <w:marRight w:val="0"/>
          <w:marTop w:val="0"/>
          <w:marBottom w:val="0"/>
          <w:divBdr>
            <w:top w:val="none" w:sz="0" w:space="0" w:color="auto"/>
            <w:left w:val="none" w:sz="0" w:space="0" w:color="auto"/>
            <w:bottom w:val="none" w:sz="0" w:space="0" w:color="auto"/>
            <w:right w:val="none" w:sz="0" w:space="0" w:color="auto"/>
          </w:divBdr>
        </w:div>
        <w:div w:id="1842307519">
          <w:marLeft w:val="640"/>
          <w:marRight w:val="0"/>
          <w:marTop w:val="0"/>
          <w:marBottom w:val="0"/>
          <w:divBdr>
            <w:top w:val="none" w:sz="0" w:space="0" w:color="auto"/>
            <w:left w:val="none" w:sz="0" w:space="0" w:color="auto"/>
            <w:bottom w:val="none" w:sz="0" w:space="0" w:color="auto"/>
            <w:right w:val="none" w:sz="0" w:space="0" w:color="auto"/>
          </w:divBdr>
        </w:div>
        <w:div w:id="1843930175">
          <w:marLeft w:val="640"/>
          <w:marRight w:val="0"/>
          <w:marTop w:val="0"/>
          <w:marBottom w:val="0"/>
          <w:divBdr>
            <w:top w:val="none" w:sz="0" w:space="0" w:color="auto"/>
            <w:left w:val="none" w:sz="0" w:space="0" w:color="auto"/>
            <w:bottom w:val="none" w:sz="0" w:space="0" w:color="auto"/>
            <w:right w:val="none" w:sz="0" w:space="0" w:color="auto"/>
          </w:divBdr>
        </w:div>
        <w:div w:id="1846746678">
          <w:marLeft w:val="640"/>
          <w:marRight w:val="0"/>
          <w:marTop w:val="0"/>
          <w:marBottom w:val="0"/>
          <w:divBdr>
            <w:top w:val="none" w:sz="0" w:space="0" w:color="auto"/>
            <w:left w:val="none" w:sz="0" w:space="0" w:color="auto"/>
            <w:bottom w:val="none" w:sz="0" w:space="0" w:color="auto"/>
            <w:right w:val="none" w:sz="0" w:space="0" w:color="auto"/>
          </w:divBdr>
        </w:div>
        <w:div w:id="1849757469">
          <w:marLeft w:val="640"/>
          <w:marRight w:val="0"/>
          <w:marTop w:val="0"/>
          <w:marBottom w:val="0"/>
          <w:divBdr>
            <w:top w:val="none" w:sz="0" w:space="0" w:color="auto"/>
            <w:left w:val="none" w:sz="0" w:space="0" w:color="auto"/>
            <w:bottom w:val="none" w:sz="0" w:space="0" w:color="auto"/>
            <w:right w:val="none" w:sz="0" w:space="0" w:color="auto"/>
          </w:divBdr>
        </w:div>
        <w:div w:id="1869827376">
          <w:marLeft w:val="640"/>
          <w:marRight w:val="0"/>
          <w:marTop w:val="0"/>
          <w:marBottom w:val="0"/>
          <w:divBdr>
            <w:top w:val="none" w:sz="0" w:space="0" w:color="auto"/>
            <w:left w:val="none" w:sz="0" w:space="0" w:color="auto"/>
            <w:bottom w:val="none" w:sz="0" w:space="0" w:color="auto"/>
            <w:right w:val="none" w:sz="0" w:space="0" w:color="auto"/>
          </w:divBdr>
        </w:div>
        <w:div w:id="1879127992">
          <w:marLeft w:val="640"/>
          <w:marRight w:val="0"/>
          <w:marTop w:val="0"/>
          <w:marBottom w:val="0"/>
          <w:divBdr>
            <w:top w:val="none" w:sz="0" w:space="0" w:color="auto"/>
            <w:left w:val="none" w:sz="0" w:space="0" w:color="auto"/>
            <w:bottom w:val="none" w:sz="0" w:space="0" w:color="auto"/>
            <w:right w:val="none" w:sz="0" w:space="0" w:color="auto"/>
          </w:divBdr>
        </w:div>
        <w:div w:id="1904441750">
          <w:marLeft w:val="640"/>
          <w:marRight w:val="0"/>
          <w:marTop w:val="0"/>
          <w:marBottom w:val="0"/>
          <w:divBdr>
            <w:top w:val="none" w:sz="0" w:space="0" w:color="auto"/>
            <w:left w:val="none" w:sz="0" w:space="0" w:color="auto"/>
            <w:bottom w:val="none" w:sz="0" w:space="0" w:color="auto"/>
            <w:right w:val="none" w:sz="0" w:space="0" w:color="auto"/>
          </w:divBdr>
        </w:div>
        <w:div w:id="1917737930">
          <w:marLeft w:val="640"/>
          <w:marRight w:val="0"/>
          <w:marTop w:val="0"/>
          <w:marBottom w:val="0"/>
          <w:divBdr>
            <w:top w:val="none" w:sz="0" w:space="0" w:color="auto"/>
            <w:left w:val="none" w:sz="0" w:space="0" w:color="auto"/>
            <w:bottom w:val="none" w:sz="0" w:space="0" w:color="auto"/>
            <w:right w:val="none" w:sz="0" w:space="0" w:color="auto"/>
          </w:divBdr>
        </w:div>
        <w:div w:id="1922446005">
          <w:marLeft w:val="640"/>
          <w:marRight w:val="0"/>
          <w:marTop w:val="0"/>
          <w:marBottom w:val="0"/>
          <w:divBdr>
            <w:top w:val="none" w:sz="0" w:space="0" w:color="auto"/>
            <w:left w:val="none" w:sz="0" w:space="0" w:color="auto"/>
            <w:bottom w:val="none" w:sz="0" w:space="0" w:color="auto"/>
            <w:right w:val="none" w:sz="0" w:space="0" w:color="auto"/>
          </w:divBdr>
        </w:div>
        <w:div w:id="1939605899">
          <w:marLeft w:val="640"/>
          <w:marRight w:val="0"/>
          <w:marTop w:val="0"/>
          <w:marBottom w:val="0"/>
          <w:divBdr>
            <w:top w:val="none" w:sz="0" w:space="0" w:color="auto"/>
            <w:left w:val="none" w:sz="0" w:space="0" w:color="auto"/>
            <w:bottom w:val="none" w:sz="0" w:space="0" w:color="auto"/>
            <w:right w:val="none" w:sz="0" w:space="0" w:color="auto"/>
          </w:divBdr>
        </w:div>
        <w:div w:id="1940789996">
          <w:marLeft w:val="640"/>
          <w:marRight w:val="0"/>
          <w:marTop w:val="0"/>
          <w:marBottom w:val="0"/>
          <w:divBdr>
            <w:top w:val="none" w:sz="0" w:space="0" w:color="auto"/>
            <w:left w:val="none" w:sz="0" w:space="0" w:color="auto"/>
            <w:bottom w:val="none" w:sz="0" w:space="0" w:color="auto"/>
            <w:right w:val="none" w:sz="0" w:space="0" w:color="auto"/>
          </w:divBdr>
        </w:div>
        <w:div w:id="1999459577">
          <w:marLeft w:val="640"/>
          <w:marRight w:val="0"/>
          <w:marTop w:val="0"/>
          <w:marBottom w:val="0"/>
          <w:divBdr>
            <w:top w:val="none" w:sz="0" w:space="0" w:color="auto"/>
            <w:left w:val="none" w:sz="0" w:space="0" w:color="auto"/>
            <w:bottom w:val="none" w:sz="0" w:space="0" w:color="auto"/>
            <w:right w:val="none" w:sz="0" w:space="0" w:color="auto"/>
          </w:divBdr>
        </w:div>
        <w:div w:id="2017338963">
          <w:marLeft w:val="640"/>
          <w:marRight w:val="0"/>
          <w:marTop w:val="0"/>
          <w:marBottom w:val="0"/>
          <w:divBdr>
            <w:top w:val="none" w:sz="0" w:space="0" w:color="auto"/>
            <w:left w:val="none" w:sz="0" w:space="0" w:color="auto"/>
            <w:bottom w:val="none" w:sz="0" w:space="0" w:color="auto"/>
            <w:right w:val="none" w:sz="0" w:space="0" w:color="auto"/>
          </w:divBdr>
        </w:div>
        <w:div w:id="2077319119">
          <w:marLeft w:val="640"/>
          <w:marRight w:val="0"/>
          <w:marTop w:val="0"/>
          <w:marBottom w:val="0"/>
          <w:divBdr>
            <w:top w:val="none" w:sz="0" w:space="0" w:color="auto"/>
            <w:left w:val="none" w:sz="0" w:space="0" w:color="auto"/>
            <w:bottom w:val="none" w:sz="0" w:space="0" w:color="auto"/>
            <w:right w:val="none" w:sz="0" w:space="0" w:color="auto"/>
          </w:divBdr>
        </w:div>
        <w:div w:id="2078895749">
          <w:marLeft w:val="640"/>
          <w:marRight w:val="0"/>
          <w:marTop w:val="0"/>
          <w:marBottom w:val="0"/>
          <w:divBdr>
            <w:top w:val="none" w:sz="0" w:space="0" w:color="auto"/>
            <w:left w:val="none" w:sz="0" w:space="0" w:color="auto"/>
            <w:bottom w:val="none" w:sz="0" w:space="0" w:color="auto"/>
            <w:right w:val="none" w:sz="0" w:space="0" w:color="auto"/>
          </w:divBdr>
        </w:div>
        <w:div w:id="2106030686">
          <w:marLeft w:val="640"/>
          <w:marRight w:val="0"/>
          <w:marTop w:val="0"/>
          <w:marBottom w:val="0"/>
          <w:divBdr>
            <w:top w:val="none" w:sz="0" w:space="0" w:color="auto"/>
            <w:left w:val="none" w:sz="0" w:space="0" w:color="auto"/>
            <w:bottom w:val="none" w:sz="0" w:space="0" w:color="auto"/>
            <w:right w:val="none" w:sz="0" w:space="0" w:color="auto"/>
          </w:divBdr>
        </w:div>
        <w:div w:id="2141023391">
          <w:marLeft w:val="640"/>
          <w:marRight w:val="0"/>
          <w:marTop w:val="0"/>
          <w:marBottom w:val="0"/>
          <w:divBdr>
            <w:top w:val="none" w:sz="0" w:space="0" w:color="auto"/>
            <w:left w:val="none" w:sz="0" w:space="0" w:color="auto"/>
            <w:bottom w:val="none" w:sz="0" w:space="0" w:color="auto"/>
            <w:right w:val="none" w:sz="0" w:space="0" w:color="auto"/>
          </w:divBdr>
        </w:div>
      </w:divsChild>
    </w:div>
    <w:div w:id="1442993663">
      <w:bodyDiv w:val="1"/>
      <w:marLeft w:val="0"/>
      <w:marRight w:val="0"/>
      <w:marTop w:val="0"/>
      <w:marBottom w:val="0"/>
      <w:divBdr>
        <w:top w:val="none" w:sz="0" w:space="0" w:color="auto"/>
        <w:left w:val="none" w:sz="0" w:space="0" w:color="auto"/>
        <w:bottom w:val="none" w:sz="0" w:space="0" w:color="auto"/>
        <w:right w:val="none" w:sz="0" w:space="0" w:color="auto"/>
      </w:divBdr>
      <w:divsChild>
        <w:div w:id="12534141">
          <w:marLeft w:val="640"/>
          <w:marRight w:val="0"/>
          <w:marTop w:val="0"/>
          <w:marBottom w:val="0"/>
          <w:divBdr>
            <w:top w:val="none" w:sz="0" w:space="0" w:color="auto"/>
            <w:left w:val="none" w:sz="0" w:space="0" w:color="auto"/>
            <w:bottom w:val="none" w:sz="0" w:space="0" w:color="auto"/>
            <w:right w:val="none" w:sz="0" w:space="0" w:color="auto"/>
          </w:divBdr>
        </w:div>
        <w:div w:id="35737419">
          <w:marLeft w:val="640"/>
          <w:marRight w:val="0"/>
          <w:marTop w:val="0"/>
          <w:marBottom w:val="0"/>
          <w:divBdr>
            <w:top w:val="none" w:sz="0" w:space="0" w:color="auto"/>
            <w:left w:val="none" w:sz="0" w:space="0" w:color="auto"/>
            <w:bottom w:val="none" w:sz="0" w:space="0" w:color="auto"/>
            <w:right w:val="none" w:sz="0" w:space="0" w:color="auto"/>
          </w:divBdr>
        </w:div>
        <w:div w:id="45569304">
          <w:marLeft w:val="640"/>
          <w:marRight w:val="0"/>
          <w:marTop w:val="0"/>
          <w:marBottom w:val="0"/>
          <w:divBdr>
            <w:top w:val="none" w:sz="0" w:space="0" w:color="auto"/>
            <w:left w:val="none" w:sz="0" w:space="0" w:color="auto"/>
            <w:bottom w:val="none" w:sz="0" w:space="0" w:color="auto"/>
            <w:right w:val="none" w:sz="0" w:space="0" w:color="auto"/>
          </w:divBdr>
        </w:div>
        <w:div w:id="49424720">
          <w:marLeft w:val="640"/>
          <w:marRight w:val="0"/>
          <w:marTop w:val="0"/>
          <w:marBottom w:val="0"/>
          <w:divBdr>
            <w:top w:val="none" w:sz="0" w:space="0" w:color="auto"/>
            <w:left w:val="none" w:sz="0" w:space="0" w:color="auto"/>
            <w:bottom w:val="none" w:sz="0" w:space="0" w:color="auto"/>
            <w:right w:val="none" w:sz="0" w:space="0" w:color="auto"/>
          </w:divBdr>
        </w:div>
        <w:div w:id="83848472">
          <w:marLeft w:val="640"/>
          <w:marRight w:val="0"/>
          <w:marTop w:val="0"/>
          <w:marBottom w:val="0"/>
          <w:divBdr>
            <w:top w:val="none" w:sz="0" w:space="0" w:color="auto"/>
            <w:left w:val="none" w:sz="0" w:space="0" w:color="auto"/>
            <w:bottom w:val="none" w:sz="0" w:space="0" w:color="auto"/>
            <w:right w:val="none" w:sz="0" w:space="0" w:color="auto"/>
          </w:divBdr>
        </w:div>
        <w:div w:id="115805860">
          <w:marLeft w:val="640"/>
          <w:marRight w:val="0"/>
          <w:marTop w:val="0"/>
          <w:marBottom w:val="0"/>
          <w:divBdr>
            <w:top w:val="none" w:sz="0" w:space="0" w:color="auto"/>
            <w:left w:val="none" w:sz="0" w:space="0" w:color="auto"/>
            <w:bottom w:val="none" w:sz="0" w:space="0" w:color="auto"/>
            <w:right w:val="none" w:sz="0" w:space="0" w:color="auto"/>
          </w:divBdr>
        </w:div>
        <w:div w:id="120271342">
          <w:marLeft w:val="640"/>
          <w:marRight w:val="0"/>
          <w:marTop w:val="0"/>
          <w:marBottom w:val="0"/>
          <w:divBdr>
            <w:top w:val="none" w:sz="0" w:space="0" w:color="auto"/>
            <w:left w:val="none" w:sz="0" w:space="0" w:color="auto"/>
            <w:bottom w:val="none" w:sz="0" w:space="0" w:color="auto"/>
            <w:right w:val="none" w:sz="0" w:space="0" w:color="auto"/>
          </w:divBdr>
        </w:div>
        <w:div w:id="122042291">
          <w:marLeft w:val="640"/>
          <w:marRight w:val="0"/>
          <w:marTop w:val="0"/>
          <w:marBottom w:val="0"/>
          <w:divBdr>
            <w:top w:val="none" w:sz="0" w:space="0" w:color="auto"/>
            <w:left w:val="none" w:sz="0" w:space="0" w:color="auto"/>
            <w:bottom w:val="none" w:sz="0" w:space="0" w:color="auto"/>
            <w:right w:val="none" w:sz="0" w:space="0" w:color="auto"/>
          </w:divBdr>
        </w:div>
        <w:div w:id="122817309">
          <w:marLeft w:val="640"/>
          <w:marRight w:val="0"/>
          <w:marTop w:val="0"/>
          <w:marBottom w:val="0"/>
          <w:divBdr>
            <w:top w:val="none" w:sz="0" w:space="0" w:color="auto"/>
            <w:left w:val="none" w:sz="0" w:space="0" w:color="auto"/>
            <w:bottom w:val="none" w:sz="0" w:space="0" w:color="auto"/>
            <w:right w:val="none" w:sz="0" w:space="0" w:color="auto"/>
          </w:divBdr>
        </w:div>
        <w:div w:id="148446841">
          <w:marLeft w:val="640"/>
          <w:marRight w:val="0"/>
          <w:marTop w:val="0"/>
          <w:marBottom w:val="0"/>
          <w:divBdr>
            <w:top w:val="none" w:sz="0" w:space="0" w:color="auto"/>
            <w:left w:val="none" w:sz="0" w:space="0" w:color="auto"/>
            <w:bottom w:val="none" w:sz="0" w:space="0" w:color="auto"/>
            <w:right w:val="none" w:sz="0" w:space="0" w:color="auto"/>
          </w:divBdr>
        </w:div>
        <w:div w:id="165901278">
          <w:marLeft w:val="640"/>
          <w:marRight w:val="0"/>
          <w:marTop w:val="0"/>
          <w:marBottom w:val="0"/>
          <w:divBdr>
            <w:top w:val="none" w:sz="0" w:space="0" w:color="auto"/>
            <w:left w:val="none" w:sz="0" w:space="0" w:color="auto"/>
            <w:bottom w:val="none" w:sz="0" w:space="0" w:color="auto"/>
            <w:right w:val="none" w:sz="0" w:space="0" w:color="auto"/>
          </w:divBdr>
        </w:div>
        <w:div w:id="179709995">
          <w:marLeft w:val="640"/>
          <w:marRight w:val="0"/>
          <w:marTop w:val="0"/>
          <w:marBottom w:val="0"/>
          <w:divBdr>
            <w:top w:val="none" w:sz="0" w:space="0" w:color="auto"/>
            <w:left w:val="none" w:sz="0" w:space="0" w:color="auto"/>
            <w:bottom w:val="none" w:sz="0" w:space="0" w:color="auto"/>
            <w:right w:val="none" w:sz="0" w:space="0" w:color="auto"/>
          </w:divBdr>
        </w:div>
        <w:div w:id="188102627">
          <w:marLeft w:val="640"/>
          <w:marRight w:val="0"/>
          <w:marTop w:val="0"/>
          <w:marBottom w:val="0"/>
          <w:divBdr>
            <w:top w:val="none" w:sz="0" w:space="0" w:color="auto"/>
            <w:left w:val="none" w:sz="0" w:space="0" w:color="auto"/>
            <w:bottom w:val="none" w:sz="0" w:space="0" w:color="auto"/>
            <w:right w:val="none" w:sz="0" w:space="0" w:color="auto"/>
          </w:divBdr>
        </w:div>
        <w:div w:id="190341304">
          <w:marLeft w:val="640"/>
          <w:marRight w:val="0"/>
          <w:marTop w:val="0"/>
          <w:marBottom w:val="0"/>
          <w:divBdr>
            <w:top w:val="none" w:sz="0" w:space="0" w:color="auto"/>
            <w:left w:val="none" w:sz="0" w:space="0" w:color="auto"/>
            <w:bottom w:val="none" w:sz="0" w:space="0" w:color="auto"/>
            <w:right w:val="none" w:sz="0" w:space="0" w:color="auto"/>
          </w:divBdr>
        </w:div>
        <w:div w:id="225845594">
          <w:marLeft w:val="640"/>
          <w:marRight w:val="0"/>
          <w:marTop w:val="0"/>
          <w:marBottom w:val="0"/>
          <w:divBdr>
            <w:top w:val="none" w:sz="0" w:space="0" w:color="auto"/>
            <w:left w:val="none" w:sz="0" w:space="0" w:color="auto"/>
            <w:bottom w:val="none" w:sz="0" w:space="0" w:color="auto"/>
            <w:right w:val="none" w:sz="0" w:space="0" w:color="auto"/>
          </w:divBdr>
        </w:div>
        <w:div w:id="232938283">
          <w:marLeft w:val="640"/>
          <w:marRight w:val="0"/>
          <w:marTop w:val="0"/>
          <w:marBottom w:val="0"/>
          <w:divBdr>
            <w:top w:val="none" w:sz="0" w:space="0" w:color="auto"/>
            <w:left w:val="none" w:sz="0" w:space="0" w:color="auto"/>
            <w:bottom w:val="none" w:sz="0" w:space="0" w:color="auto"/>
            <w:right w:val="none" w:sz="0" w:space="0" w:color="auto"/>
          </w:divBdr>
        </w:div>
        <w:div w:id="254093564">
          <w:marLeft w:val="640"/>
          <w:marRight w:val="0"/>
          <w:marTop w:val="0"/>
          <w:marBottom w:val="0"/>
          <w:divBdr>
            <w:top w:val="none" w:sz="0" w:space="0" w:color="auto"/>
            <w:left w:val="none" w:sz="0" w:space="0" w:color="auto"/>
            <w:bottom w:val="none" w:sz="0" w:space="0" w:color="auto"/>
            <w:right w:val="none" w:sz="0" w:space="0" w:color="auto"/>
          </w:divBdr>
        </w:div>
        <w:div w:id="274605529">
          <w:marLeft w:val="640"/>
          <w:marRight w:val="0"/>
          <w:marTop w:val="0"/>
          <w:marBottom w:val="0"/>
          <w:divBdr>
            <w:top w:val="none" w:sz="0" w:space="0" w:color="auto"/>
            <w:left w:val="none" w:sz="0" w:space="0" w:color="auto"/>
            <w:bottom w:val="none" w:sz="0" w:space="0" w:color="auto"/>
            <w:right w:val="none" w:sz="0" w:space="0" w:color="auto"/>
          </w:divBdr>
        </w:div>
        <w:div w:id="307709091">
          <w:marLeft w:val="640"/>
          <w:marRight w:val="0"/>
          <w:marTop w:val="0"/>
          <w:marBottom w:val="0"/>
          <w:divBdr>
            <w:top w:val="none" w:sz="0" w:space="0" w:color="auto"/>
            <w:left w:val="none" w:sz="0" w:space="0" w:color="auto"/>
            <w:bottom w:val="none" w:sz="0" w:space="0" w:color="auto"/>
            <w:right w:val="none" w:sz="0" w:space="0" w:color="auto"/>
          </w:divBdr>
        </w:div>
        <w:div w:id="389615900">
          <w:marLeft w:val="640"/>
          <w:marRight w:val="0"/>
          <w:marTop w:val="0"/>
          <w:marBottom w:val="0"/>
          <w:divBdr>
            <w:top w:val="none" w:sz="0" w:space="0" w:color="auto"/>
            <w:left w:val="none" w:sz="0" w:space="0" w:color="auto"/>
            <w:bottom w:val="none" w:sz="0" w:space="0" w:color="auto"/>
            <w:right w:val="none" w:sz="0" w:space="0" w:color="auto"/>
          </w:divBdr>
        </w:div>
        <w:div w:id="397168137">
          <w:marLeft w:val="640"/>
          <w:marRight w:val="0"/>
          <w:marTop w:val="0"/>
          <w:marBottom w:val="0"/>
          <w:divBdr>
            <w:top w:val="none" w:sz="0" w:space="0" w:color="auto"/>
            <w:left w:val="none" w:sz="0" w:space="0" w:color="auto"/>
            <w:bottom w:val="none" w:sz="0" w:space="0" w:color="auto"/>
            <w:right w:val="none" w:sz="0" w:space="0" w:color="auto"/>
          </w:divBdr>
        </w:div>
        <w:div w:id="407192340">
          <w:marLeft w:val="640"/>
          <w:marRight w:val="0"/>
          <w:marTop w:val="0"/>
          <w:marBottom w:val="0"/>
          <w:divBdr>
            <w:top w:val="none" w:sz="0" w:space="0" w:color="auto"/>
            <w:left w:val="none" w:sz="0" w:space="0" w:color="auto"/>
            <w:bottom w:val="none" w:sz="0" w:space="0" w:color="auto"/>
            <w:right w:val="none" w:sz="0" w:space="0" w:color="auto"/>
          </w:divBdr>
        </w:div>
        <w:div w:id="434978745">
          <w:marLeft w:val="640"/>
          <w:marRight w:val="0"/>
          <w:marTop w:val="0"/>
          <w:marBottom w:val="0"/>
          <w:divBdr>
            <w:top w:val="none" w:sz="0" w:space="0" w:color="auto"/>
            <w:left w:val="none" w:sz="0" w:space="0" w:color="auto"/>
            <w:bottom w:val="none" w:sz="0" w:space="0" w:color="auto"/>
            <w:right w:val="none" w:sz="0" w:space="0" w:color="auto"/>
          </w:divBdr>
        </w:div>
        <w:div w:id="435099581">
          <w:marLeft w:val="640"/>
          <w:marRight w:val="0"/>
          <w:marTop w:val="0"/>
          <w:marBottom w:val="0"/>
          <w:divBdr>
            <w:top w:val="none" w:sz="0" w:space="0" w:color="auto"/>
            <w:left w:val="none" w:sz="0" w:space="0" w:color="auto"/>
            <w:bottom w:val="none" w:sz="0" w:space="0" w:color="auto"/>
            <w:right w:val="none" w:sz="0" w:space="0" w:color="auto"/>
          </w:divBdr>
        </w:div>
        <w:div w:id="492912452">
          <w:marLeft w:val="640"/>
          <w:marRight w:val="0"/>
          <w:marTop w:val="0"/>
          <w:marBottom w:val="0"/>
          <w:divBdr>
            <w:top w:val="none" w:sz="0" w:space="0" w:color="auto"/>
            <w:left w:val="none" w:sz="0" w:space="0" w:color="auto"/>
            <w:bottom w:val="none" w:sz="0" w:space="0" w:color="auto"/>
            <w:right w:val="none" w:sz="0" w:space="0" w:color="auto"/>
          </w:divBdr>
        </w:div>
        <w:div w:id="543249082">
          <w:marLeft w:val="640"/>
          <w:marRight w:val="0"/>
          <w:marTop w:val="0"/>
          <w:marBottom w:val="0"/>
          <w:divBdr>
            <w:top w:val="none" w:sz="0" w:space="0" w:color="auto"/>
            <w:left w:val="none" w:sz="0" w:space="0" w:color="auto"/>
            <w:bottom w:val="none" w:sz="0" w:space="0" w:color="auto"/>
            <w:right w:val="none" w:sz="0" w:space="0" w:color="auto"/>
          </w:divBdr>
        </w:div>
        <w:div w:id="545406996">
          <w:marLeft w:val="640"/>
          <w:marRight w:val="0"/>
          <w:marTop w:val="0"/>
          <w:marBottom w:val="0"/>
          <w:divBdr>
            <w:top w:val="none" w:sz="0" w:space="0" w:color="auto"/>
            <w:left w:val="none" w:sz="0" w:space="0" w:color="auto"/>
            <w:bottom w:val="none" w:sz="0" w:space="0" w:color="auto"/>
            <w:right w:val="none" w:sz="0" w:space="0" w:color="auto"/>
          </w:divBdr>
        </w:div>
        <w:div w:id="558981396">
          <w:marLeft w:val="640"/>
          <w:marRight w:val="0"/>
          <w:marTop w:val="0"/>
          <w:marBottom w:val="0"/>
          <w:divBdr>
            <w:top w:val="none" w:sz="0" w:space="0" w:color="auto"/>
            <w:left w:val="none" w:sz="0" w:space="0" w:color="auto"/>
            <w:bottom w:val="none" w:sz="0" w:space="0" w:color="auto"/>
            <w:right w:val="none" w:sz="0" w:space="0" w:color="auto"/>
          </w:divBdr>
        </w:div>
        <w:div w:id="568460784">
          <w:marLeft w:val="640"/>
          <w:marRight w:val="0"/>
          <w:marTop w:val="0"/>
          <w:marBottom w:val="0"/>
          <w:divBdr>
            <w:top w:val="none" w:sz="0" w:space="0" w:color="auto"/>
            <w:left w:val="none" w:sz="0" w:space="0" w:color="auto"/>
            <w:bottom w:val="none" w:sz="0" w:space="0" w:color="auto"/>
            <w:right w:val="none" w:sz="0" w:space="0" w:color="auto"/>
          </w:divBdr>
        </w:div>
        <w:div w:id="605386477">
          <w:marLeft w:val="640"/>
          <w:marRight w:val="0"/>
          <w:marTop w:val="0"/>
          <w:marBottom w:val="0"/>
          <w:divBdr>
            <w:top w:val="none" w:sz="0" w:space="0" w:color="auto"/>
            <w:left w:val="none" w:sz="0" w:space="0" w:color="auto"/>
            <w:bottom w:val="none" w:sz="0" w:space="0" w:color="auto"/>
            <w:right w:val="none" w:sz="0" w:space="0" w:color="auto"/>
          </w:divBdr>
        </w:div>
        <w:div w:id="608467306">
          <w:marLeft w:val="640"/>
          <w:marRight w:val="0"/>
          <w:marTop w:val="0"/>
          <w:marBottom w:val="0"/>
          <w:divBdr>
            <w:top w:val="none" w:sz="0" w:space="0" w:color="auto"/>
            <w:left w:val="none" w:sz="0" w:space="0" w:color="auto"/>
            <w:bottom w:val="none" w:sz="0" w:space="0" w:color="auto"/>
            <w:right w:val="none" w:sz="0" w:space="0" w:color="auto"/>
          </w:divBdr>
        </w:div>
        <w:div w:id="649553148">
          <w:marLeft w:val="640"/>
          <w:marRight w:val="0"/>
          <w:marTop w:val="0"/>
          <w:marBottom w:val="0"/>
          <w:divBdr>
            <w:top w:val="none" w:sz="0" w:space="0" w:color="auto"/>
            <w:left w:val="none" w:sz="0" w:space="0" w:color="auto"/>
            <w:bottom w:val="none" w:sz="0" w:space="0" w:color="auto"/>
            <w:right w:val="none" w:sz="0" w:space="0" w:color="auto"/>
          </w:divBdr>
        </w:div>
        <w:div w:id="659507299">
          <w:marLeft w:val="640"/>
          <w:marRight w:val="0"/>
          <w:marTop w:val="0"/>
          <w:marBottom w:val="0"/>
          <w:divBdr>
            <w:top w:val="none" w:sz="0" w:space="0" w:color="auto"/>
            <w:left w:val="none" w:sz="0" w:space="0" w:color="auto"/>
            <w:bottom w:val="none" w:sz="0" w:space="0" w:color="auto"/>
            <w:right w:val="none" w:sz="0" w:space="0" w:color="auto"/>
          </w:divBdr>
        </w:div>
        <w:div w:id="665981803">
          <w:marLeft w:val="640"/>
          <w:marRight w:val="0"/>
          <w:marTop w:val="0"/>
          <w:marBottom w:val="0"/>
          <w:divBdr>
            <w:top w:val="none" w:sz="0" w:space="0" w:color="auto"/>
            <w:left w:val="none" w:sz="0" w:space="0" w:color="auto"/>
            <w:bottom w:val="none" w:sz="0" w:space="0" w:color="auto"/>
            <w:right w:val="none" w:sz="0" w:space="0" w:color="auto"/>
          </w:divBdr>
        </w:div>
        <w:div w:id="669798655">
          <w:marLeft w:val="640"/>
          <w:marRight w:val="0"/>
          <w:marTop w:val="0"/>
          <w:marBottom w:val="0"/>
          <w:divBdr>
            <w:top w:val="none" w:sz="0" w:space="0" w:color="auto"/>
            <w:left w:val="none" w:sz="0" w:space="0" w:color="auto"/>
            <w:bottom w:val="none" w:sz="0" w:space="0" w:color="auto"/>
            <w:right w:val="none" w:sz="0" w:space="0" w:color="auto"/>
          </w:divBdr>
        </w:div>
        <w:div w:id="698747261">
          <w:marLeft w:val="640"/>
          <w:marRight w:val="0"/>
          <w:marTop w:val="0"/>
          <w:marBottom w:val="0"/>
          <w:divBdr>
            <w:top w:val="none" w:sz="0" w:space="0" w:color="auto"/>
            <w:left w:val="none" w:sz="0" w:space="0" w:color="auto"/>
            <w:bottom w:val="none" w:sz="0" w:space="0" w:color="auto"/>
            <w:right w:val="none" w:sz="0" w:space="0" w:color="auto"/>
          </w:divBdr>
        </w:div>
        <w:div w:id="714697198">
          <w:marLeft w:val="640"/>
          <w:marRight w:val="0"/>
          <w:marTop w:val="0"/>
          <w:marBottom w:val="0"/>
          <w:divBdr>
            <w:top w:val="none" w:sz="0" w:space="0" w:color="auto"/>
            <w:left w:val="none" w:sz="0" w:space="0" w:color="auto"/>
            <w:bottom w:val="none" w:sz="0" w:space="0" w:color="auto"/>
            <w:right w:val="none" w:sz="0" w:space="0" w:color="auto"/>
          </w:divBdr>
        </w:div>
        <w:div w:id="751663666">
          <w:marLeft w:val="640"/>
          <w:marRight w:val="0"/>
          <w:marTop w:val="0"/>
          <w:marBottom w:val="0"/>
          <w:divBdr>
            <w:top w:val="none" w:sz="0" w:space="0" w:color="auto"/>
            <w:left w:val="none" w:sz="0" w:space="0" w:color="auto"/>
            <w:bottom w:val="none" w:sz="0" w:space="0" w:color="auto"/>
            <w:right w:val="none" w:sz="0" w:space="0" w:color="auto"/>
          </w:divBdr>
        </w:div>
        <w:div w:id="762527540">
          <w:marLeft w:val="640"/>
          <w:marRight w:val="0"/>
          <w:marTop w:val="0"/>
          <w:marBottom w:val="0"/>
          <w:divBdr>
            <w:top w:val="none" w:sz="0" w:space="0" w:color="auto"/>
            <w:left w:val="none" w:sz="0" w:space="0" w:color="auto"/>
            <w:bottom w:val="none" w:sz="0" w:space="0" w:color="auto"/>
            <w:right w:val="none" w:sz="0" w:space="0" w:color="auto"/>
          </w:divBdr>
        </w:div>
        <w:div w:id="832721104">
          <w:marLeft w:val="640"/>
          <w:marRight w:val="0"/>
          <w:marTop w:val="0"/>
          <w:marBottom w:val="0"/>
          <w:divBdr>
            <w:top w:val="none" w:sz="0" w:space="0" w:color="auto"/>
            <w:left w:val="none" w:sz="0" w:space="0" w:color="auto"/>
            <w:bottom w:val="none" w:sz="0" w:space="0" w:color="auto"/>
            <w:right w:val="none" w:sz="0" w:space="0" w:color="auto"/>
          </w:divBdr>
        </w:div>
        <w:div w:id="834106807">
          <w:marLeft w:val="640"/>
          <w:marRight w:val="0"/>
          <w:marTop w:val="0"/>
          <w:marBottom w:val="0"/>
          <w:divBdr>
            <w:top w:val="none" w:sz="0" w:space="0" w:color="auto"/>
            <w:left w:val="none" w:sz="0" w:space="0" w:color="auto"/>
            <w:bottom w:val="none" w:sz="0" w:space="0" w:color="auto"/>
            <w:right w:val="none" w:sz="0" w:space="0" w:color="auto"/>
          </w:divBdr>
        </w:div>
        <w:div w:id="867722015">
          <w:marLeft w:val="640"/>
          <w:marRight w:val="0"/>
          <w:marTop w:val="0"/>
          <w:marBottom w:val="0"/>
          <w:divBdr>
            <w:top w:val="none" w:sz="0" w:space="0" w:color="auto"/>
            <w:left w:val="none" w:sz="0" w:space="0" w:color="auto"/>
            <w:bottom w:val="none" w:sz="0" w:space="0" w:color="auto"/>
            <w:right w:val="none" w:sz="0" w:space="0" w:color="auto"/>
          </w:divBdr>
        </w:div>
        <w:div w:id="919556881">
          <w:marLeft w:val="640"/>
          <w:marRight w:val="0"/>
          <w:marTop w:val="0"/>
          <w:marBottom w:val="0"/>
          <w:divBdr>
            <w:top w:val="none" w:sz="0" w:space="0" w:color="auto"/>
            <w:left w:val="none" w:sz="0" w:space="0" w:color="auto"/>
            <w:bottom w:val="none" w:sz="0" w:space="0" w:color="auto"/>
            <w:right w:val="none" w:sz="0" w:space="0" w:color="auto"/>
          </w:divBdr>
        </w:div>
        <w:div w:id="963996238">
          <w:marLeft w:val="640"/>
          <w:marRight w:val="0"/>
          <w:marTop w:val="0"/>
          <w:marBottom w:val="0"/>
          <w:divBdr>
            <w:top w:val="none" w:sz="0" w:space="0" w:color="auto"/>
            <w:left w:val="none" w:sz="0" w:space="0" w:color="auto"/>
            <w:bottom w:val="none" w:sz="0" w:space="0" w:color="auto"/>
            <w:right w:val="none" w:sz="0" w:space="0" w:color="auto"/>
          </w:divBdr>
        </w:div>
        <w:div w:id="964585713">
          <w:marLeft w:val="640"/>
          <w:marRight w:val="0"/>
          <w:marTop w:val="0"/>
          <w:marBottom w:val="0"/>
          <w:divBdr>
            <w:top w:val="none" w:sz="0" w:space="0" w:color="auto"/>
            <w:left w:val="none" w:sz="0" w:space="0" w:color="auto"/>
            <w:bottom w:val="none" w:sz="0" w:space="0" w:color="auto"/>
            <w:right w:val="none" w:sz="0" w:space="0" w:color="auto"/>
          </w:divBdr>
        </w:div>
        <w:div w:id="969825159">
          <w:marLeft w:val="640"/>
          <w:marRight w:val="0"/>
          <w:marTop w:val="0"/>
          <w:marBottom w:val="0"/>
          <w:divBdr>
            <w:top w:val="none" w:sz="0" w:space="0" w:color="auto"/>
            <w:left w:val="none" w:sz="0" w:space="0" w:color="auto"/>
            <w:bottom w:val="none" w:sz="0" w:space="0" w:color="auto"/>
            <w:right w:val="none" w:sz="0" w:space="0" w:color="auto"/>
          </w:divBdr>
        </w:div>
        <w:div w:id="978878417">
          <w:marLeft w:val="640"/>
          <w:marRight w:val="0"/>
          <w:marTop w:val="0"/>
          <w:marBottom w:val="0"/>
          <w:divBdr>
            <w:top w:val="none" w:sz="0" w:space="0" w:color="auto"/>
            <w:left w:val="none" w:sz="0" w:space="0" w:color="auto"/>
            <w:bottom w:val="none" w:sz="0" w:space="0" w:color="auto"/>
            <w:right w:val="none" w:sz="0" w:space="0" w:color="auto"/>
          </w:divBdr>
        </w:div>
        <w:div w:id="1016929024">
          <w:marLeft w:val="640"/>
          <w:marRight w:val="0"/>
          <w:marTop w:val="0"/>
          <w:marBottom w:val="0"/>
          <w:divBdr>
            <w:top w:val="none" w:sz="0" w:space="0" w:color="auto"/>
            <w:left w:val="none" w:sz="0" w:space="0" w:color="auto"/>
            <w:bottom w:val="none" w:sz="0" w:space="0" w:color="auto"/>
            <w:right w:val="none" w:sz="0" w:space="0" w:color="auto"/>
          </w:divBdr>
        </w:div>
        <w:div w:id="1056783645">
          <w:marLeft w:val="640"/>
          <w:marRight w:val="0"/>
          <w:marTop w:val="0"/>
          <w:marBottom w:val="0"/>
          <w:divBdr>
            <w:top w:val="none" w:sz="0" w:space="0" w:color="auto"/>
            <w:left w:val="none" w:sz="0" w:space="0" w:color="auto"/>
            <w:bottom w:val="none" w:sz="0" w:space="0" w:color="auto"/>
            <w:right w:val="none" w:sz="0" w:space="0" w:color="auto"/>
          </w:divBdr>
        </w:div>
        <w:div w:id="1122654841">
          <w:marLeft w:val="640"/>
          <w:marRight w:val="0"/>
          <w:marTop w:val="0"/>
          <w:marBottom w:val="0"/>
          <w:divBdr>
            <w:top w:val="none" w:sz="0" w:space="0" w:color="auto"/>
            <w:left w:val="none" w:sz="0" w:space="0" w:color="auto"/>
            <w:bottom w:val="none" w:sz="0" w:space="0" w:color="auto"/>
            <w:right w:val="none" w:sz="0" w:space="0" w:color="auto"/>
          </w:divBdr>
        </w:div>
        <w:div w:id="1137140803">
          <w:marLeft w:val="640"/>
          <w:marRight w:val="0"/>
          <w:marTop w:val="0"/>
          <w:marBottom w:val="0"/>
          <w:divBdr>
            <w:top w:val="none" w:sz="0" w:space="0" w:color="auto"/>
            <w:left w:val="none" w:sz="0" w:space="0" w:color="auto"/>
            <w:bottom w:val="none" w:sz="0" w:space="0" w:color="auto"/>
            <w:right w:val="none" w:sz="0" w:space="0" w:color="auto"/>
          </w:divBdr>
        </w:div>
        <w:div w:id="1138182337">
          <w:marLeft w:val="640"/>
          <w:marRight w:val="0"/>
          <w:marTop w:val="0"/>
          <w:marBottom w:val="0"/>
          <w:divBdr>
            <w:top w:val="none" w:sz="0" w:space="0" w:color="auto"/>
            <w:left w:val="none" w:sz="0" w:space="0" w:color="auto"/>
            <w:bottom w:val="none" w:sz="0" w:space="0" w:color="auto"/>
            <w:right w:val="none" w:sz="0" w:space="0" w:color="auto"/>
          </w:divBdr>
        </w:div>
        <w:div w:id="1184855778">
          <w:marLeft w:val="640"/>
          <w:marRight w:val="0"/>
          <w:marTop w:val="0"/>
          <w:marBottom w:val="0"/>
          <w:divBdr>
            <w:top w:val="none" w:sz="0" w:space="0" w:color="auto"/>
            <w:left w:val="none" w:sz="0" w:space="0" w:color="auto"/>
            <w:bottom w:val="none" w:sz="0" w:space="0" w:color="auto"/>
            <w:right w:val="none" w:sz="0" w:space="0" w:color="auto"/>
          </w:divBdr>
        </w:div>
        <w:div w:id="1192647960">
          <w:marLeft w:val="640"/>
          <w:marRight w:val="0"/>
          <w:marTop w:val="0"/>
          <w:marBottom w:val="0"/>
          <w:divBdr>
            <w:top w:val="none" w:sz="0" w:space="0" w:color="auto"/>
            <w:left w:val="none" w:sz="0" w:space="0" w:color="auto"/>
            <w:bottom w:val="none" w:sz="0" w:space="0" w:color="auto"/>
            <w:right w:val="none" w:sz="0" w:space="0" w:color="auto"/>
          </w:divBdr>
        </w:div>
        <w:div w:id="1214657528">
          <w:marLeft w:val="640"/>
          <w:marRight w:val="0"/>
          <w:marTop w:val="0"/>
          <w:marBottom w:val="0"/>
          <w:divBdr>
            <w:top w:val="none" w:sz="0" w:space="0" w:color="auto"/>
            <w:left w:val="none" w:sz="0" w:space="0" w:color="auto"/>
            <w:bottom w:val="none" w:sz="0" w:space="0" w:color="auto"/>
            <w:right w:val="none" w:sz="0" w:space="0" w:color="auto"/>
          </w:divBdr>
        </w:div>
        <w:div w:id="1219896041">
          <w:marLeft w:val="640"/>
          <w:marRight w:val="0"/>
          <w:marTop w:val="0"/>
          <w:marBottom w:val="0"/>
          <w:divBdr>
            <w:top w:val="none" w:sz="0" w:space="0" w:color="auto"/>
            <w:left w:val="none" w:sz="0" w:space="0" w:color="auto"/>
            <w:bottom w:val="none" w:sz="0" w:space="0" w:color="auto"/>
            <w:right w:val="none" w:sz="0" w:space="0" w:color="auto"/>
          </w:divBdr>
        </w:div>
        <w:div w:id="1246455656">
          <w:marLeft w:val="640"/>
          <w:marRight w:val="0"/>
          <w:marTop w:val="0"/>
          <w:marBottom w:val="0"/>
          <w:divBdr>
            <w:top w:val="none" w:sz="0" w:space="0" w:color="auto"/>
            <w:left w:val="none" w:sz="0" w:space="0" w:color="auto"/>
            <w:bottom w:val="none" w:sz="0" w:space="0" w:color="auto"/>
            <w:right w:val="none" w:sz="0" w:space="0" w:color="auto"/>
          </w:divBdr>
        </w:div>
        <w:div w:id="1278217681">
          <w:marLeft w:val="640"/>
          <w:marRight w:val="0"/>
          <w:marTop w:val="0"/>
          <w:marBottom w:val="0"/>
          <w:divBdr>
            <w:top w:val="none" w:sz="0" w:space="0" w:color="auto"/>
            <w:left w:val="none" w:sz="0" w:space="0" w:color="auto"/>
            <w:bottom w:val="none" w:sz="0" w:space="0" w:color="auto"/>
            <w:right w:val="none" w:sz="0" w:space="0" w:color="auto"/>
          </w:divBdr>
        </w:div>
        <w:div w:id="1321153430">
          <w:marLeft w:val="640"/>
          <w:marRight w:val="0"/>
          <w:marTop w:val="0"/>
          <w:marBottom w:val="0"/>
          <w:divBdr>
            <w:top w:val="none" w:sz="0" w:space="0" w:color="auto"/>
            <w:left w:val="none" w:sz="0" w:space="0" w:color="auto"/>
            <w:bottom w:val="none" w:sz="0" w:space="0" w:color="auto"/>
            <w:right w:val="none" w:sz="0" w:space="0" w:color="auto"/>
          </w:divBdr>
        </w:div>
        <w:div w:id="1335378400">
          <w:marLeft w:val="640"/>
          <w:marRight w:val="0"/>
          <w:marTop w:val="0"/>
          <w:marBottom w:val="0"/>
          <w:divBdr>
            <w:top w:val="none" w:sz="0" w:space="0" w:color="auto"/>
            <w:left w:val="none" w:sz="0" w:space="0" w:color="auto"/>
            <w:bottom w:val="none" w:sz="0" w:space="0" w:color="auto"/>
            <w:right w:val="none" w:sz="0" w:space="0" w:color="auto"/>
          </w:divBdr>
        </w:div>
        <w:div w:id="1340623977">
          <w:marLeft w:val="640"/>
          <w:marRight w:val="0"/>
          <w:marTop w:val="0"/>
          <w:marBottom w:val="0"/>
          <w:divBdr>
            <w:top w:val="none" w:sz="0" w:space="0" w:color="auto"/>
            <w:left w:val="none" w:sz="0" w:space="0" w:color="auto"/>
            <w:bottom w:val="none" w:sz="0" w:space="0" w:color="auto"/>
            <w:right w:val="none" w:sz="0" w:space="0" w:color="auto"/>
          </w:divBdr>
        </w:div>
        <w:div w:id="1373269157">
          <w:marLeft w:val="640"/>
          <w:marRight w:val="0"/>
          <w:marTop w:val="0"/>
          <w:marBottom w:val="0"/>
          <w:divBdr>
            <w:top w:val="none" w:sz="0" w:space="0" w:color="auto"/>
            <w:left w:val="none" w:sz="0" w:space="0" w:color="auto"/>
            <w:bottom w:val="none" w:sz="0" w:space="0" w:color="auto"/>
            <w:right w:val="none" w:sz="0" w:space="0" w:color="auto"/>
          </w:divBdr>
        </w:div>
        <w:div w:id="1383141023">
          <w:marLeft w:val="640"/>
          <w:marRight w:val="0"/>
          <w:marTop w:val="0"/>
          <w:marBottom w:val="0"/>
          <w:divBdr>
            <w:top w:val="none" w:sz="0" w:space="0" w:color="auto"/>
            <w:left w:val="none" w:sz="0" w:space="0" w:color="auto"/>
            <w:bottom w:val="none" w:sz="0" w:space="0" w:color="auto"/>
            <w:right w:val="none" w:sz="0" w:space="0" w:color="auto"/>
          </w:divBdr>
        </w:div>
        <w:div w:id="1398896084">
          <w:marLeft w:val="640"/>
          <w:marRight w:val="0"/>
          <w:marTop w:val="0"/>
          <w:marBottom w:val="0"/>
          <w:divBdr>
            <w:top w:val="none" w:sz="0" w:space="0" w:color="auto"/>
            <w:left w:val="none" w:sz="0" w:space="0" w:color="auto"/>
            <w:bottom w:val="none" w:sz="0" w:space="0" w:color="auto"/>
            <w:right w:val="none" w:sz="0" w:space="0" w:color="auto"/>
          </w:divBdr>
        </w:div>
        <w:div w:id="1415126592">
          <w:marLeft w:val="640"/>
          <w:marRight w:val="0"/>
          <w:marTop w:val="0"/>
          <w:marBottom w:val="0"/>
          <w:divBdr>
            <w:top w:val="none" w:sz="0" w:space="0" w:color="auto"/>
            <w:left w:val="none" w:sz="0" w:space="0" w:color="auto"/>
            <w:bottom w:val="none" w:sz="0" w:space="0" w:color="auto"/>
            <w:right w:val="none" w:sz="0" w:space="0" w:color="auto"/>
          </w:divBdr>
        </w:div>
        <w:div w:id="1423336469">
          <w:marLeft w:val="640"/>
          <w:marRight w:val="0"/>
          <w:marTop w:val="0"/>
          <w:marBottom w:val="0"/>
          <w:divBdr>
            <w:top w:val="none" w:sz="0" w:space="0" w:color="auto"/>
            <w:left w:val="none" w:sz="0" w:space="0" w:color="auto"/>
            <w:bottom w:val="none" w:sz="0" w:space="0" w:color="auto"/>
            <w:right w:val="none" w:sz="0" w:space="0" w:color="auto"/>
          </w:divBdr>
        </w:div>
        <w:div w:id="1446385016">
          <w:marLeft w:val="640"/>
          <w:marRight w:val="0"/>
          <w:marTop w:val="0"/>
          <w:marBottom w:val="0"/>
          <w:divBdr>
            <w:top w:val="none" w:sz="0" w:space="0" w:color="auto"/>
            <w:left w:val="none" w:sz="0" w:space="0" w:color="auto"/>
            <w:bottom w:val="none" w:sz="0" w:space="0" w:color="auto"/>
            <w:right w:val="none" w:sz="0" w:space="0" w:color="auto"/>
          </w:divBdr>
        </w:div>
        <w:div w:id="1507793872">
          <w:marLeft w:val="640"/>
          <w:marRight w:val="0"/>
          <w:marTop w:val="0"/>
          <w:marBottom w:val="0"/>
          <w:divBdr>
            <w:top w:val="none" w:sz="0" w:space="0" w:color="auto"/>
            <w:left w:val="none" w:sz="0" w:space="0" w:color="auto"/>
            <w:bottom w:val="none" w:sz="0" w:space="0" w:color="auto"/>
            <w:right w:val="none" w:sz="0" w:space="0" w:color="auto"/>
          </w:divBdr>
        </w:div>
        <w:div w:id="1514876278">
          <w:marLeft w:val="640"/>
          <w:marRight w:val="0"/>
          <w:marTop w:val="0"/>
          <w:marBottom w:val="0"/>
          <w:divBdr>
            <w:top w:val="none" w:sz="0" w:space="0" w:color="auto"/>
            <w:left w:val="none" w:sz="0" w:space="0" w:color="auto"/>
            <w:bottom w:val="none" w:sz="0" w:space="0" w:color="auto"/>
            <w:right w:val="none" w:sz="0" w:space="0" w:color="auto"/>
          </w:divBdr>
        </w:div>
        <w:div w:id="1528982154">
          <w:marLeft w:val="640"/>
          <w:marRight w:val="0"/>
          <w:marTop w:val="0"/>
          <w:marBottom w:val="0"/>
          <w:divBdr>
            <w:top w:val="none" w:sz="0" w:space="0" w:color="auto"/>
            <w:left w:val="none" w:sz="0" w:space="0" w:color="auto"/>
            <w:bottom w:val="none" w:sz="0" w:space="0" w:color="auto"/>
            <w:right w:val="none" w:sz="0" w:space="0" w:color="auto"/>
          </w:divBdr>
        </w:div>
        <w:div w:id="1552577010">
          <w:marLeft w:val="640"/>
          <w:marRight w:val="0"/>
          <w:marTop w:val="0"/>
          <w:marBottom w:val="0"/>
          <w:divBdr>
            <w:top w:val="none" w:sz="0" w:space="0" w:color="auto"/>
            <w:left w:val="none" w:sz="0" w:space="0" w:color="auto"/>
            <w:bottom w:val="none" w:sz="0" w:space="0" w:color="auto"/>
            <w:right w:val="none" w:sz="0" w:space="0" w:color="auto"/>
          </w:divBdr>
        </w:div>
        <w:div w:id="1578053221">
          <w:marLeft w:val="640"/>
          <w:marRight w:val="0"/>
          <w:marTop w:val="0"/>
          <w:marBottom w:val="0"/>
          <w:divBdr>
            <w:top w:val="none" w:sz="0" w:space="0" w:color="auto"/>
            <w:left w:val="none" w:sz="0" w:space="0" w:color="auto"/>
            <w:bottom w:val="none" w:sz="0" w:space="0" w:color="auto"/>
            <w:right w:val="none" w:sz="0" w:space="0" w:color="auto"/>
          </w:divBdr>
        </w:div>
        <w:div w:id="1602833799">
          <w:marLeft w:val="640"/>
          <w:marRight w:val="0"/>
          <w:marTop w:val="0"/>
          <w:marBottom w:val="0"/>
          <w:divBdr>
            <w:top w:val="none" w:sz="0" w:space="0" w:color="auto"/>
            <w:left w:val="none" w:sz="0" w:space="0" w:color="auto"/>
            <w:bottom w:val="none" w:sz="0" w:space="0" w:color="auto"/>
            <w:right w:val="none" w:sz="0" w:space="0" w:color="auto"/>
          </w:divBdr>
        </w:div>
        <w:div w:id="1615674869">
          <w:marLeft w:val="640"/>
          <w:marRight w:val="0"/>
          <w:marTop w:val="0"/>
          <w:marBottom w:val="0"/>
          <w:divBdr>
            <w:top w:val="none" w:sz="0" w:space="0" w:color="auto"/>
            <w:left w:val="none" w:sz="0" w:space="0" w:color="auto"/>
            <w:bottom w:val="none" w:sz="0" w:space="0" w:color="auto"/>
            <w:right w:val="none" w:sz="0" w:space="0" w:color="auto"/>
          </w:divBdr>
        </w:div>
        <w:div w:id="1621298679">
          <w:marLeft w:val="640"/>
          <w:marRight w:val="0"/>
          <w:marTop w:val="0"/>
          <w:marBottom w:val="0"/>
          <w:divBdr>
            <w:top w:val="none" w:sz="0" w:space="0" w:color="auto"/>
            <w:left w:val="none" w:sz="0" w:space="0" w:color="auto"/>
            <w:bottom w:val="none" w:sz="0" w:space="0" w:color="auto"/>
            <w:right w:val="none" w:sz="0" w:space="0" w:color="auto"/>
          </w:divBdr>
        </w:div>
        <w:div w:id="1630168048">
          <w:marLeft w:val="640"/>
          <w:marRight w:val="0"/>
          <w:marTop w:val="0"/>
          <w:marBottom w:val="0"/>
          <w:divBdr>
            <w:top w:val="none" w:sz="0" w:space="0" w:color="auto"/>
            <w:left w:val="none" w:sz="0" w:space="0" w:color="auto"/>
            <w:bottom w:val="none" w:sz="0" w:space="0" w:color="auto"/>
            <w:right w:val="none" w:sz="0" w:space="0" w:color="auto"/>
          </w:divBdr>
        </w:div>
        <w:div w:id="1656909549">
          <w:marLeft w:val="640"/>
          <w:marRight w:val="0"/>
          <w:marTop w:val="0"/>
          <w:marBottom w:val="0"/>
          <w:divBdr>
            <w:top w:val="none" w:sz="0" w:space="0" w:color="auto"/>
            <w:left w:val="none" w:sz="0" w:space="0" w:color="auto"/>
            <w:bottom w:val="none" w:sz="0" w:space="0" w:color="auto"/>
            <w:right w:val="none" w:sz="0" w:space="0" w:color="auto"/>
          </w:divBdr>
        </w:div>
        <w:div w:id="1670057296">
          <w:marLeft w:val="640"/>
          <w:marRight w:val="0"/>
          <w:marTop w:val="0"/>
          <w:marBottom w:val="0"/>
          <w:divBdr>
            <w:top w:val="none" w:sz="0" w:space="0" w:color="auto"/>
            <w:left w:val="none" w:sz="0" w:space="0" w:color="auto"/>
            <w:bottom w:val="none" w:sz="0" w:space="0" w:color="auto"/>
            <w:right w:val="none" w:sz="0" w:space="0" w:color="auto"/>
          </w:divBdr>
        </w:div>
        <w:div w:id="1673875344">
          <w:marLeft w:val="640"/>
          <w:marRight w:val="0"/>
          <w:marTop w:val="0"/>
          <w:marBottom w:val="0"/>
          <w:divBdr>
            <w:top w:val="none" w:sz="0" w:space="0" w:color="auto"/>
            <w:left w:val="none" w:sz="0" w:space="0" w:color="auto"/>
            <w:bottom w:val="none" w:sz="0" w:space="0" w:color="auto"/>
            <w:right w:val="none" w:sz="0" w:space="0" w:color="auto"/>
          </w:divBdr>
        </w:div>
        <w:div w:id="1679886324">
          <w:marLeft w:val="640"/>
          <w:marRight w:val="0"/>
          <w:marTop w:val="0"/>
          <w:marBottom w:val="0"/>
          <w:divBdr>
            <w:top w:val="none" w:sz="0" w:space="0" w:color="auto"/>
            <w:left w:val="none" w:sz="0" w:space="0" w:color="auto"/>
            <w:bottom w:val="none" w:sz="0" w:space="0" w:color="auto"/>
            <w:right w:val="none" w:sz="0" w:space="0" w:color="auto"/>
          </w:divBdr>
        </w:div>
        <w:div w:id="1695617884">
          <w:marLeft w:val="640"/>
          <w:marRight w:val="0"/>
          <w:marTop w:val="0"/>
          <w:marBottom w:val="0"/>
          <w:divBdr>
            <w:top w:val="none" w:sz="0" w:space="0" w:color="auto"/>
            <w:left w:val="none" w:sz="0" w:space="0" w:color="auto"/>
            <w:bottom w:val="none" w:sz="0" w:space="0" w:color="auto"/>
            <w:right w:val="none" w:sz="0" w:space="0" w:color="auto"/>
          </w:divBdr>
        </w:div>
        <w:div w:id="1698652331">
          <w:marLeft w:val="640"/>
          <w:marRight w:val="0"/>
          <w:marTop w:val="0"/>
          <w:marBottom w:val="0"/>
          <w:divBdr>
            <w:top w:val="none" w:sz="0" w:space="0" w:color="auto"/>
            <w:left w:val="none" w:sz="0" w:space="0" w:color="auto"/>
            <w:bottom w:val="none" w:sz="0" w:space="0" w:color="auto"/>
            <w:right w:val="none" w:sz="0" w:space="0" w:color="auto"/>
          </w:divBdr>
        </w:div>
        <w:div w:id="1700929214">
          <w:marLeft w:val="640"/>
          <w:marRight w:val="0"/>
          <w:marTop w:val="0"/>
          <w:marBottom w:val="0"/>
          <w:divBdr>
            <w:top w:val="none" w:sz="0" w:space="0" w:color="auto"/>
            <w:left w:val="none" w:sz="0" w:space="0" w:color="auto"/>
            <w:bottom w:val="none" w:sz="0" w:space="0" w:color="auto"/>
            <w:right w:val="none" w:sz="0" w:space="0" w:color="auto"/>
          </w:divBdr>
        </w:div>
        <w:div w:id="1776290879">
          <w:marLeft w:val="640"/>
          <w:marRight w:val="0"/>
          <w:marTop w:val="0"/>
          <w:marBottom w:val="0"/>
          <w:divBdr>
            <w:top w:val="none" w:sz="0" w:space="0" w:color="auto"/>
            <w:left w:val="none" w:sz="0" w:space="0" w:color="auto"/>
            <w:bottom w:val="none" w:sz="0" w:space="0" w:color="auto"/>
            <w:right w:val="none" w:sz="0" w:space="0" w:color="auto"/>
          </w:divBdr>
        </w:div>
        <w:div w:id="1777602894">
          <w:marLeft w:val="640"/>
          <w:marRight w:val="0"/>
          <w:marTop w:val="0"/>
          <w:marBottom w:val="0"/>
          <w:divBdr>
            <w:top w:val="none" w:sz="0" w:space="0" w:color="auto"/>
            <w:left w:val="none" w:sz="0" w:space="0" w:color="auto"/>
            <w:bottom w:val="none" w:sz="0" w:space="0" w:color="auto"/>
            <w:right w:val="none" w:sz="0" w:space="0" w:color="auto"/>
          </w:divBdr>
        </w:div>
        <w:div w:id="1886872977">
          <w:marLeft w:val="640"/>
          <w:marRight w:val="0"/>
          <w:marTop w:val="0"/>
          <w:marBottom w:val="0"/>
          <w:divBdr>
            <w:top w:val="none" w:sz="0" w:space="0" w:color="auto"/>
            <w:left w:val="none" w:sz="0" w:space="0" w:color="auto"/>
            <w:bottom w:val="none" w:sz="0" w:space="0" w:color="auto"/>
            <w:right w:val="none" w:sz="0" w:space="0" w:color="auto"/>
          </w:divBdr>
        </w:div>
        <w:div w:id="1889099206">
          <w:marLeft w:val="640"/>
          <w:marRight w:val="0"/>
          <w:marTop w:val="0"/>
          <w:marBottom w:val="0"/>
          <w:divBdr>
            <w:top w:val="none" w:sz="0" w:space="0" w:color="auto"/>
            <w:left w:val="none" w:sz="0" w:space="0" w:color="auto"/>
            <w:bottom w:val="none" w:sz="0" w:space="0" w:color="auto"/>
            <w:right w:val="none" w:sz="0" w:space="0" w:color="auto"/>
          </w:divBdr>
        </w:div>
        <w:div w:id="1891960809">
          <w:marLeft w:val="640"/>
          <w:marRight w:val="0"/>
          <w:marTop w:val="0"/>
          <w:marBottom w:val="0"/>
          <w:divBdr>
            <w:top w:val="none" w:sz="0" w:space="0" w:color="auto"/>
            <w:left w:val="none" w:sz="0" w:space="0" w:color="auto"/>
            <w:bottom w:val="none" w:sz="0" w:space="0" w:color="auto"/>
            <w:right w:val="none" w:sz="0" w:space="0" w:color="auto"/>
          </w:divBdr>
        </w:div>
        <w:div w:id="1893492325">
          <w:marLeft w:val="640"/>
          <w:marRight w:val="0"/>
          <w:marTop w:val="0"/>
          <w:marBottom w:val="0"/>
          <w:divBdr>
            <w:top w:val="none" w:sz="0" w:space="0" w:color="auto"/>
            <w:left w:val="none" w:sz="0" w:space="0" w:color="auto"/>
            <w:bottom w:val="none" w:sz="0" w:space="0" w:color="auto"/>
            <w:right w:val="none" w:sz="0" w:space="0" w:color="auto"/>
          </w:divBdr>
        </w:div>
        <w:div w:id="1917090620">
          <w:marLeft w:val="640"/>
          <w:marRight w:val="0"/>
          <w:marTop w:val="0"/>
          <w:marBottom w:val="0"/>
          <w:divBdr>
            <w:top w:val="none" w:sz="0" w:space="0" w:color="auto"/>
            <w:left w:val="none" w:sz="0" w:space="0" w:color="auto"/>
            <w:bottom w:val="none" w:sz="0" w:space="0" w:color="auto"/>
            <w:right w:val="none" w:sz="0" w:space="0" w:color="auto"/>
          </w:divBdr>
        </w:div>
        <w:div w:id="1920560159">
          <w:marLeft w:val="640"/>
          <w:marRight w:val="0"/>
          <w:marTop w:val="0"/>
          <w:marBottom w:val="0"/>
          <w:divBdr>
            <w:top w:val="none" w:sz="0" w:space="0" w:color="auto"/>
            <w:left w:val="none" w:sz="0" w:space="0" w:color="auto"/>
            <w:bottom w:val="none" w:sz="0" w:space="0" w:color="auto"/>
            <w:right w:val="none" w:sz="0" w:space="0" w:color="auto"/>
          </w:divBdr>
        </w:div>
        <w:div w:id="1959676500">
          <w:marLeft w:val="640"/>
          <w:marRight w:val="0"/>
          <w:marTop w:val="0"/>
          <w:marBottom w:val="0"/>
          <w:divBdr>
            <w:top w:val="none" w:sz="0" w:space="0" w:color="auto"/>
            <w:left w:val="none" w:sz="0" w:space="0" w:color="auto"/>
            <w:bottom w:val="none" w:sz="0" w:space="0" w:color="auto"/>
            <w:right w:val="none" w:sz="0" w:space="0" w:color="auto"/>
          </w:divBdr>
        </w:div>
        <w:div w:id="1973241480">
          <w:marLeft w:val="640"/>
          <w:marRight w:val="0"/>
          <w:marTop w:val="0"/>
          <w:marBottom w:val="0"/>
          <w:divBdr>
            <w:top w:val="none" w:sz="0" w:space="0" w:color="auto"/>
            <w:left w:val="none" w:sz="0" w:space="0" w:color="auto"/>
            <w:bottom w:val="none" w:sz="0" w:space="0" w:color="auto"/>
            <w:right w:val="none" w:sz="0" w:space="0" w:color="auto"/>
          </w:divBdr>
        </w:div>
        <w:div w:id="1983270899">
          <w:marLeft w:val="640"/>
          <w:marRight w:val="0"/>
          <w:marTop w:val="0"/>
          <w:marBottom w:val="0"/>
          <w:divBdr>
            <w:top w:val="none" w:sz="0" w:space="0" w:color="auto"/>
            <w:left w:val="none" w:sz="0" w:space="0" w:color="auto"/>
            <w:bottom w:val="none" w:sz="0" w:space="0" w:color="auto"/>
            <w:right w:val="none" w:sz="0" w:space="0" w:color="auto"/>
          </w:divBdr>
        </w:div>
        <w:div w:id="1990666881">
          <w:marLeft w:val="640"/>
          <w:marRight w:val="0"/>
          <w:marTop w:val="0"/>
          <w:marBottom w:val="0"/>
          <w:divBdr>
            <w:top w:val="none" w:sz="0" w:space="0" w:color="auto"/>
            <w:left w:val="none" w:sz="0" w:space="0" w:color="auto"/>
            <w:bottom w:val="none" w:sz="0" w:space="0" w:color="auto"/>
            <w:right w:val="none" w:sz="0" w:space="0" w:color="auto"/>
          </w:divBdr>
        </w:div>
        <w:div w:id="2034452737">
          <w:marLeft w:val="640"/>
          <w:marRight w:val="0"/>
          <w:marTop w:val="0"/>
          <w:marBottom w:val="0"/>
          <w:divBdr>
            <w:top w:val="none" w:sz="0" w:space="0" w:color="auto"/>
            <w:left w:val="none" w:sz="0" w:space="0" w:color="auto"/>
            <w:bottom w:val="none" w:sz="0" w:space="0" w:color="auto"/>
            <w:right w:val="none" w:sz="0" w:space="0" w:color="auto"/>
          </w:divBdr>
        </w:div>
        <w:div w:id="2042171598">
          <w:marLeft w:val="640"/>
          <w:marRight w:val="0"/>
          <w:marTop w:val="0"/>
          <w:marBottom w:val="0"/>
          <w:divBdr>
            <w:top w:val="none" w:sz="0" w:space="0" w:color="auto"/>
            <w:left w:val="none" w:sz="0" w:space="0" w:color="auto"/>
            <w:bottom w:val="none" w:sz="0" w:space="0" w:color="auto"/>
            <w:right w:val="none" w:sz="0" w:space="0" w:color="auto"/>
          </w:divBdr>
        </w:div>
        <w:div w:id="2061829196">
          <w:marLeft w:val="640"/>
          <w:marRight w:val="0"/>
          <w:marTop w:val="0"/>
          <w:marBottom w:val="0"/>
          <w:divBdr>
            <w:top w:val="none" w:sz="0" w:space="0" w:color="auto"/>
            <w:left w:val="none" w:sz="0" w:space="0" w:color="auto"/>
            <w:bottom w:val="none" w:sz="0" w:space="0" w:color="auto"/>
            <w:right w:val="none" w:sz="0" w:space="0" w:color="auto"/>
          </w:divBdr>
        </w:div>
        <w:div w:id="2091541367">
          <w:marLeft w:val="640"/>
          <w:marRight w:val="0"/>
          <w:marTop w:val="0"/>
          <w:marBottom w:val="0"/>
          <w:divBdr>
            <w:top w:val="none" w:sz="0" w:space="0" w:color="auto"/>
            <w:left w:val="none" w:sz="0" w:space="0" w:color="auto"/>
            <w:bottom w:val="none" w:sz="0" w:space="0" w:color="auto"/>
            <w:right w:val="none" w:sz="0" w:space="0" w:color="auto"/>
          </w:divBdr>
        </w:div>
        <w:div w:id="2110153754">
          <w:marLeft w:val="640"/>
          <w:marRight w:val="0"/>
          <w:marTop w:val="0"/>
          <w:marBottom w:val="0"/>
          <w:divBdr>
            <w:top w:val="none" w:sz="0" w:space="0" w:color="auto"/>
            <w:left w:val="none" w:sz="0" w:space="0" w:color="auto"/>
            <w:bottom w:val="none" w:sz="0" w:space="0" w:color="auto"/>
            <w:right w:val="none" w:sz="0" w:space="0" w:color="auto"/>
          </w:divBdr>
        </w:div>
        <w:div w:id="2120251595">
          <w:marLeft w:val="640"/>
          <w:marRight w:val="0"/>
          <w:marTop w:val="0"/>
          <w:marBottom w:val="0"/>
          <w:divBdr>
            <w:top w:val="none" w:sz="0" w:space="0" w:color="auto"/>
            <w:left w:val="none" w:sz="0" w:space="0" w:color="auto"/>
            <w:bottom w:val="none" w:sz="0" w:space="0" w:color="auto"/>
            <w:right w:val="none" w:sz="0" w:space="0" w:color="auto"/>
          </w:divBdr>
        </w:div>
        <w:div w:id="2129230617">
          <w:marLeft w:val="640"/>
          <w:marRight w:val="0"/>
          <w:marTop w:val="0"/>
          <w:marBottom w:val="0"/>
          <w:divBdr>
            <w:top w:val="none" w:sz="0" w:space="0" w:color="auto"/>
            <w:left w:val="none" w:sz="0" w:space="0" w:color="auto"/>
            <w:bottom w:val="none" w:sz="0" w:space="0" w:color="auto"/>
            <w:right w:val="none" w:sz="0" w:space="0" w:color="auto"/>
          </w:divBdr>
        </w:div>
        <w:div w:id="2144344224">
          <w:marLeft w:val="640"/>
          <w:marRight w:val="0"/>
          <w:marTop w:val="0"/>
          <w:marBottom w:val="0"/>
          <w:divBdr>
            <w:top w:val="none" w:sz="0" w:space="0" w:color="auto"/>
            <w:left w:val="none" w:sz="0" w:space="0" w:color="auto"/>
            <w:bottom w:val="none" w:sz="0" w:space="0" w:color="auto"/>
            <w:right w:val="none" w:sz="0" w:space="0" w:color="auto"/>
          </w:divBdr>
        </w:div>
      </w:divsChild>
    </w:div>
    <w:div w:id="1446271767">
      <w:bodyDiv w:val="1"/>
      <w:marLeft w:val="0"/>
      <w:marRight w:val="0"/>
      <w:marTop w:val="0"/>
      <w:marBottom w:val="0"/>
      <w:divBdr>
        <w:top w:val="none" w:sz="0" w:space="0" w:color="auto"/>
        <w:left w:val="none" w:sz="0" w:space="0" w:color="auto"/>
        <w:bottom w:val="none" w:sz="0" w:space="0" w:color="auto"/>
        <w:right w:val="none" w:sz="0" w:space="0" w:color="auto"/>
      </w:divBdr>
      <w:divsChild>
        <w:div w:id="10184749">
          <w:marLeft w:val="640"/>
          <w:marRight w:val="0"/>
          <w:marTop w:val="0"/>
          <w:marBottom w:val="0"/>
          <w:divBdr>
            <w:top w:val="none" w:sz="0" w:space="0" w:color="auto"/>
            <w:left w:val="none" w:sz="0" w:space="0" w:color="auto"/>
            <w:bottom w:val="none" w:sz="0" w:space="0" w:color="auto"/>
            <w:right w:val="none" w:sz="0" w:space="0" w:color="auto"/>
          </w:divBdr>
        </w:div>
        <w:div w:id="27226195">
          <w:marLeft w:val="640"/>
          <w:marRight w:val="0"/>
          <w:marTop w:val="0"/>
          <w:marBottom w:val="0"/>
          <w:divBdr>
            <w:top w:val="none" w:sz="0" w:space="0" w:color="auto"/>
            <w:left w:val="none" w:sz="0" w:space="0" w:color="auto"/>
            <w:bottom w:val="none" w:sz="0" w:space="0" w:color="auto"/>
            <w:right w:val="none" w:sz="0" w:space="0" w:color="auto"/>
          </w:divBdr>
        </w:div>
        <w:div w:id="27341564">
          <w:marLeft w:val="640"/>
          <w:marRight w:val="0"/>
          <w:marTop w:val="0"/>
          <w:marBottom w:val="0"/>
          <w:divBdr>
            <w:top w:val="none" w:sz="0" w:space="0" w:color="auto"/>
            <w:left w:val="none" w:sz="0" w:space="0" w:color="auto"/>
            <w:bottom w:val="none" w:sz="0" w:space="0" w:color="auto"/>
            <w:right w:val="none" w:sz="0" w:space="0" w:color="auto"/>
          </w:divBdr>
        </w:div>
        <w:div w:id="51738312">
          <w:marLeft w:val="640"/>
          <w:marRight w:val="0"/>
          <w:marTop w:val="0"/>
          <w:marBottom w:val="0"/>
          <w:divBdr>
            <w:top w:val="none" w:sz="0" w:space="0" w:color="auto"/>
            <w:left w:val="none" w:sz="0" w:space="0" w:color="auto"/>
            <w:bottom w:val="none" w:sz="0" w:space="0" w:color="auto"/>
            <w:right w:val="none" w:sz="0" w:space="0" w:color="auto"/>
          </w:divBdr>
        </w:div>
        <w:div w:id="137768933">
          <w:marLeft w:val="640"/>
          <w:marRight w:val="0"/>
          <w:marTop w:val="0"/>
          <w:marBottom w:val="0"/>
          <w:divBdr>
            <w:top w:val="none" w:sz="0" w:space="0" w:color="auto"/>
            <w:left w:val="none" w:sz="0" w:space="0" w:color="auto"/>
            <w:bottom w:val="none" w:sz="0" w:space="0" w:color="auto"/>
            <w:right w:val="none" w:sz="0" w:space="0" w:color="auto"/>
          </w:divBdr>
        </w:div>
        <w:div w:id="172692751">
          <w:marLeft w:val="640"/>
          <w:marRight w:val="0"/>
          <w:marTop w:val="0"/>
          <w:marBottom w:val="0"/>
          <w:divBdr>
            <w:top w:val="none" w:sz="0" w:space="0" w:color="auto"/>
            <w:left w:val="none" w:sz="0" w:space="0" w:color="auto"/>
            <w:bottom w:val="none" w:sz="0" w:space="0" w:color="auto"/>
            <w:right w:val="none" w:sz="0" w:space="0" w:color="auto"/>
          </w:divBdr>
        </w:div>
        <w:div w:id="174075445">
          <w:marLeft w:val="640"/>
          <w:marRight w:val="0"/>
          <w:marTop w:val="0"/>
          <w:marBottom w:val="0"/>
          <w:divBdr>
            <w:top w:val="none" w:sz="0" w:space="0" w:color="auto"/>
            <w:left w:val="none" w:sz="0" w:space="0" w:color="auto"/>
            <w:bottom w:val="none" w:sz="0" w:space="0" w:color="auto"/>
            <w:right w:val="none" w:sz="0" w:space="0" w:color="auto"/>
          </w:divBdr>
        </w:div>
        <w:div w:id="189489644">
          <w:marLeft w:val="640"/>
          <w:marRight w:val="0"/>
          <w:marTop w:val="0"/>
          <w:marBottom w:val="0"/>
          <w:divBdr>
            <w:top w:val="none" w:sz="0" w:space="0" w:color="auto"/>
            <w:left w:val="none" w:sz="0" w:space="0" w:color="auto"/>
            <w:bottom w:val="none" w:sz="0" w:space="0" w:color="auto"/>
            <w:right w:val="none" w:sz="0" w:space="0" w:color="auto"/>
          </w:divBdr>
        </w:div>
        <w:div w:id="207690253">
          <w:marLeft w:val="640"/>
          <w:marRight w:val="0"/>
          <w:marTop w:val="0"/>
          <w:marBottom w:val="0"/>
          <w:divBdr>
            <w:top w:val="none" w:sz="0" w:space="0" w:color="auto"/>
            <w:left w:val="none" w:sz="0" w:space="0" w:color="auto"/>
            <w:bottom w:val="none" w:sz="0" w:space="0" w:color="auto"/>
            <w:right w:val="none" w:sz="0" w:space="0" w:color="auto"/>
          </w:divBdr>
        </w:div>
        <w:div w:id="252592726">
          <w:marLeft w:val="640"/>
          <w:marRight w:val="0"/>
          <w:marTop w:val="0"/>
          <w:marBottom w:val="0"/>
          <w:divBdr>
            <w:top w:val="none" w:sz="0" w:space="0" w:color="auto"/>
            <w:left w:val="none" w:sz="0" w:space="0" w:color="auto"/>
            <w:bottom w:val="none" w:sz="0" w:space="0" w:color="auto"/>
            <w:right w:val="none" w:sz="0" w:space="0" w:color="auto"/>
          </w:divBdr>
        </w:div>
        <w:div w:id="303239989">
          <w:marLeft w:val="640"/>
          <w:marRight w:val="0"/>
          <w:marTop w:val="0"/>
          <w:marBottom w:val="0"/>
          <w:divBdr>
            <w:top w:val="none" w:sz="0" w:space="0" w:color="auto"/>
            <w:left w:val="none" w:sz="0" w:space="0" w:color="auto"/>
            <w:bottom w:val="none" w:sz="0" w:space="0" w:color="auto"/>
            <w:right w:val="none" w:sz="0" w:space="0" w:color="auto"/>
          </w:divBdr>
        </w:div>
        <w:div w:id="304897119">
          <w:marLeft w:val="640"/>
          <w:marRight w:val="0"/>
          <w:marTop w:val="0"/>
          <w:marBottom w:val="0"/>
          <w:divBdr>
            <w:top w:val="none" w:sz="0" w:space="0" w:color="auto"/>
            <w:left w:val="none" w:sz="0" w:space="0" w:color="auto"/>
            <w:bottom w:val="none" w:sz="0" w:space="0" w:color="auto"/>
            <w:right w:val="none" w:sz="0" w:space="0" w:color="auto"/>
          </w:divBdr>
        </w:div>
        <w:div w:id="362167808">
          <w:marLeft w:val="640"/>
          <w:marRight w:val="0"/>
          <w:marTop w:val="0"/>
          <w:marBottom w:val="0"/>
          <w:divBdr>
            <w:top w:val="none" w:sz="0" w:space="0" w:color="auto"/>
            <w:left w:val="none" w:sz="0" w:space="0" w:color="auto"/>
            <w:bottom w:val="none" w:sz="0" w:space="0" w:color="auto"/>
            <w:right w:val="none" w:sz="0" w:space="0" w:color="auto"/>
          </w:divBdr>
        </w:div>
        <w:div w:id="379281195">
          <w:marLeft w:val="640"/>
          <w:marRight w:val="0"/>
          <w:marTop w:val="0"/>
          <w:marBottom w:val="0"/>
          <w:divBdr>
            <w:top w:val="none" w:sz="0" w:space="0" w:color="auto"/>
            <w:left w:val="none" w:sz="0" w:space="0" w:color="auto"/>
            <w:bottom w:val="none" w:sz="0" w:space="0" w:color="auto"/>
            <w:right w:val="none" w:sz="0" w:space="0" w:color="auto"/>
          </w:divBdr>
        </w:div>
        <w:div w:id="386151066">
          <w:marLeft w:val="640"/>
          <w:marRight w:val="0"/>
          <w:marTop w:val="0"/>
          <w:marBottom w:val="0"/>
          <w:divBdr>
            <w:top w:val="none" w:sz="0" w:space="0" w:color="auto"/>
            <w:left w:val="none" w:sz="0" w:space="0" w:color="auto"/>
            <w:bottom w:val="none" w:sz="0" w:space="0" w:color="auto"/>
            <w:right w:val="none" w:sz="0" w:space="0" w:color="auto"/>
          </w:divBdr>
        </w:div>
        <w:div w:id="418872545">
          <w:marLeft w:val="640"/>
          <w:marRight w:val="0"/>
          <w:marTop w:val="0"/>
          <w:marBottom w:val="0"/>
          <w:divBdr>
            <w:top w:val="none" w:sz="0" w:space="0" w:color="auto"/>
            <w:left w:val="none" w:sz="0" w:space="0" w:color="auto"/>
            <w:bottom w:val="none" w:sz="0" w:space="0" w:color="auto"/>
            <w:right w:val="none" w:sz="0" w:space="0" w:color="auto"/>
          </w:divBdr>
        </w:div>
        <w:div w:id="426080139">
          <w:marLeft w:val="640"/>
          <w:marRight w:val="0"/>
          <w:marTop w:val="0"/>
          <w:marBottom w:val="0"/>
          <w:divBdr>
            <w:top w:val="none" w:sz="0" w:space="0" w:color="auto"/>
            <w:left w:val="none" w:sz="0" w:space="0" w:color="auto"/>
            <w:bottom w:val="none" w:sz="0" w:space="0" w:color="auto"/>
            <w:right w:val="none" w:sz="0" w:space="0" w:color="auto"/>
          </w:divBdr>
        </w:div>
        <w:div w:id="444690966">
          <w:marLeft w:val="640"/>
          <w:marRight w:val="0"/>
          <w:marTop w:val="0"/>
          <w:marBottom w:val="0"/>
          <w:divBdr>
            <w:top w:val="none" w:sz="0" w:space="0" w:color="auto"/>
            <w:left w:val="none" w:sz="0" w:space="0" w:color="auto"/>
            <w:bottom w:val="none" w:sz="0" w:space="0" w:color="auto"/>
            <w:right w:val="none" w:sz="0" w:space="0" w:color="auto"/>
          </w:divBdr>
        </w:div>
        <w:div w:id="461919358">
          <w:marLeft w:val="640"/>
          <w:marRight w:val="0"/>
          <w:marTop w:val="0"/>
          <w:marBottom w:val="0"/>
          <w:divBdr>
            <w:top w:val="none" w:sz="0" w:space="0" w:color="auto"/>
            <w:left w:val="none" w:sz="0" w:space="0" w:color="auto"/>
            <w:bottom w:val="none" w:sz="0" w:space="0" w:color="auto"/>
            <w:right w:val="none" w:sz="0" w:space="0" w:color="auto"/>
          </w:divBdr>
        </w:div>
        <w:div w:id="484861708">
          <w:marLeft w:val="640"/>
          <w:marRight w:val="0"/>
          <w:marTop w:val="0"/>
          <w:marBottom w:val="0"/>
          <w:divBdr>
            <w:top w:val="none" w:sz="0" w:space="0" w:color="auto"/>
            <w:left w:val="none" w:sz="0" w:space="0" w:color="auto"/>
            <w:bottom w:val="none" w:sz="0" w:space="0" w:color="auto"/>
            <w:right w:val="none" w:sz="0" w:space="0" w:color="auto"/>
          </w:divBdr>
        </w:div>
        <w:div w:id="523598146">
          <w:marLeft w:val="640"/>
          <w:marRight w:val="0"/>
          <w:marTop w:val="0"/>
          <w:marBottom w:val="0"/>
          <w:divBdr>
            <w:top w:val="none" w:sz="0" w:space="0" w:color="auto"/>
            <w:left w:val="none" w:sz="0" w:space="0" w:color="auto"/>
            <w:bottom w:val="none" w:sz="0" w:space="0" w:color="auto"/>
            <w:right w:val="none" w:sz="0" w:space="0" w:color="auto"/>
          </w:divBdr>
        </w:div>
        <w:div w:id="555354525">
          <w:marLeft w:val="640"/>
          <w:marRight w:val="0"/>
          <w:marTop w:val="0"/>
          <w:marBottom w:val="0"/>
          <w:divBdr>
            <w:top w:val="none" w:sz="0" w:space="0" w:color="auto"/>
            <w:left w:val="none" w:sz="0" w:space="0" w:color="auto"/>
            <w:bottom w:val="none" w:sz="0" w:space="0" w:color="auto"/>
            <w:right w:val="none" w:sz="0" w:space="0" w:color="auto"/>
          </w:divBdr>
        </w:div>
        <w:div w:id="558514031">
          <w:marLeft w:val="640"/>
          <w:marRight w:val="0"/>
          <w:marTop w:val="0"/>
          <w:marBottom w:val="0"/>
          <w:divBdr>
            <w:top w:val="none" w:sz="0" w:space="0" w:color="auto"/>
            <w:left w:val="none" w:sz="0" w:space="0" w:color="auto"/>
            <w:bottom w:val="none" w:sz="0" w:space="0" w:color="auto"/>
            <w:right w:val="none" w:sz="0" w:space="0" w:color="auto"/>
          </w:divBdr>
        </w:div>
        <w:div w:id="573660777">
          <w:marLeft w:val="640"/>
          <w:marRight w:val="0"/>
          <w:marTop w:val="0"/>
          <w:marBottom w:val="0"/>
          <w:divBdr>
            <w:top w:val="none" w:sz="0" w:space="0" w:color="auto"/>
            <w:left w:val="none" w:sz="0" w:space="0" w:color="auto"/>
            <w:bottom w:val="none" w:sz="0" w:space="0" w:color="auto"/>
            <w:right w:val="none" w:sz="0" w:space="0" w:color="auto"/>
          </w:divBdr>
        </w:div>
        <w:div w:id="601256206">
          <w:marLeft w:val="640"/>
          <w:marRight w:val="0"/>
          <w:marTop w:val="0"/>
          <w:marBottom w:val="0"/>
          <w:divBdr>
            <w:top w:val="none" w:sz="0" w:space="0" w:color="auto"/>
            <w:left w:val="none" w:sz="0" w:space="0" w:color="auto"/>
            <w:bottom w:val="none" w:sz="0" w:space="0" w:color="auto"/>
            <w:right w:val="none" w:sz="0" w:space="0" w:color="auto"/>
          </w:divBdr>
        </w:div>
        <w:div w:id="662703129">
          <w:marLeft w:val="640"/>
          <w:marRight w:val="0"/>
          <w:marTop w:val="0"/>
          <w:marBottom w:val="0"/>
          <w:divBdr>
            <w:top w:val="none" w:sz="0" w:space="0" w:color="auto"/>
            <w:left w:val="none" w:sz="0" w:space="0" w:color="auto"/>
            <w:bottom w:val="none" w:sz="0" w:space="0" w:color="auto"/>
            <w:right w:val="none" w:sz="0" w:space="0" w:color="auto"/>
          </w:divBdr>
        </w:div>
        <w:div w:id="663239919">
          <w:marLeft w:val="640"/>
          <w:marRight w:val="0"/>
          <w:marTop w:val="0"/>
          <w:marBottom w:val="0"/>
          <w:divBdr>
            <w:top w:val="none" w:sz="0" w:space="0" w:color="auto"/>
            <w:left w:val="none" w:sz="0" w:space="0" w:color="auto"/>
            <w:bottom w:val="none" w:sz="0" w:space="0" w:color="auto"/>
            <w:right w:val="none" w:sz="0" w:space="0" w:color="auto"/>
          </w:divBdr>
        </w:div>
        <w:div w:id="676349025">
          <w:marLeft w:val="640"/>
          <w:marRight w:val="0"/>
          <w:marTop w:val="0"/>
          <w:marBottom w:val="0"/>
          <w:divBdr>
            <w:top w:val="none" w:sz="0" w:space="0" w:color="auto"/>
            <w:left w:val="none" w:sz="0" w:space="0" w:color="auto"/>
            <w:bottom w:val="none" w:sz="0" w:space="0" w:color="auto"/>
            <w:right w:val="none" w:sz="0" w:space="0" w:color="auto"/>
          </w:divBdr>
        </w:div>
        <w:div w:id="695235060">
          <w:marLeft w:val="640"/>
          <w:marRight w:val="0"/>
          <w:marTop w:val="0"/>
          <w:marBottom w:val="0"/>
          <w:divBdr>
            <w:top w:val="none" w:sz="0" w:space="0" w:color="auto"/>
            <w:left w:val="none" w:sz="0" w:space="0" w:color="auto"/>
            <w:bottom w:val="none" w:sz="0" w:space="0" w:color="auto"/>
            <w:right w:val="none" w:sz="0" w:space="0" w:color="auto"/>
          </w:divBdr>
        </w:div>
        <w:div w:id="825508866">
          <w:marLeft w:val="640"/>
          <w:marRight w:val="0"/>
          <w:marTop w:val="0"/>
          <w:marBottom w:val="0"/>
          <w:divBdr>
            <w:top w:val="none" w:sz="0" w:space="0" w:color="auto"/>
            <w:left w:val="none" w:sz="0" w:space="0" w:color="auto"/>
            <w:bottom w:val="none" w:sz="0" w:space="0" w:color="auto"/>
            <w:right w:val="none" w:sz="0" w:space="0" w:color="auto"/>
          </w:divBdr>
        </w:div>
        <w:div w:id="832766633">
          <w:marLeft w:val="640"/>
          <w:marRight w:val="0"/>
          <w:marTop w:val="0"/>
          <w:marBottom w:val="0"/>
          <w:divBdr>
            <w:top w:val="none" w:sz="0" w:space="0" w:color="auto"/>
            <w:left w:val="none" w:sz="0" w:space="0" w:color="auto"/>
            <w:bottom w:val="none" w:sz="0" w:space="0" w:color="auto"/>
            <w:right w:val="none" w:sz="0" w:space="0" w:color="auto"/>
          </w:divBdr>
        </w:div>
        <w:div w:id="849375224">
          <w:marLeft w:val="640"/>
          <w:marRight w:val="0"/>
          <w:marTop w:val="0"/>
          <w:marBottom w:val="0"/>
          <w:divBdr>
            <w:top w:val="none" w:sz="0" w:space="0" w:color="auto"/>
            <w:left w:val="none" w:sz="0" w:space="0" w:color="auto"/>
            <w:bottom w:val="none" w:sz="0" w:space="0" w:color="auto"/>
            <w:right w:val="none" w:sz="0" w:space="0" w:color="auto"/>
          </w:divBdr>
        </w:div>
        <w:div w:id="859126836">
          <w:marLeft w:val="640"/>
          <w:marRight w:val="0"/>
          <w:marTop w:val="0"/>
          <w:marBottom w:val="0"/>
          <w:divBdr>
            <w:top w:val="none" w:sz="0" w:space="0" w:color="auto"/>
            <w:left w:val="none" w:sz="0" w:space="0" w:color="auto"/>
            <w:bottom w:val="none" w:sz="0" w:space="0" w:color="auto"/>
            <w:right w:val="none" w:sz="0" w:space="0" w:color="auto"/>
          </w:divBdr>
        </w:div>
        <w:div w:id="860247081">
          <w:marLeft w:val="640"/>
          <w:marRight w:val="0"/>
          <w:marTop w:val="0"/>
          <w:marBottom w:val="0"/>
          <w:divBdr>
            <w:top w:val="none" w:sz="0" w:space="0" w:color="auto"/>
            <w:left w:val="none" w:sz="0" w:space="0" w:color="auto"/>
            <w:bottom w:val="none" w:sz="0" w:space="0" w:color="auto"/>
            <w:right w:val="none" w:sz="0" w:space="0" w:color="auto"/>
          </w:divBdr>
        </w:div>
        <w:div w:id="886799002">
          <w:marLeft w:val="640"/>
          <w:marRight w:val="0"/>
          <w:marTop w:val="0"/>
          <w:marBottom w:val="0"/>
          <w:divBdr>
            <w:top w:val="none" w:sz="0" w:space="0" w:color="auto"/>
            <w:left w:val="none" w:sz="0" w:space="0" w:color="auto"/>
            <w:bottom w:val="none" w:sz="0" w:space="0" w:color="auto"/>
            <w:right w:val="none" w:sz="0" w:space="0" w:color="auto"/>
          </w:divBdr>
        </w:div>
        <w:div w:id="895579801">
          <w:marLeft w:val="640"/>
          <w:marRight w:val="0"/>
          <w:marTop w:val="0"/>
          <w:marBottom w:val="0"/>
          <w:divBdr>
            <w:top w:val="none" w:sz="0" w:space="0" w:color="auto"/>
            <w:left w:val="none" w:sz="0" w:space="0" w:color="auto"/>
            <w:bottom w:val="none" w:sz="0" w:space="0" w:color="auto"/>
            <w:right w:val="none" w:sz="0" w:space="0" w:color="auto"/>
          </w:divBdr>
        </w:div>
        <w:div w:id="917396932">
          <w:marLeft w:val="640"/>
          <w:marRight w:val="0"/>
          <w:marTop w:val="0"/>
          <w:marBottom w:val="0"/>
          <w:divBdr>
            <w:top w:val="none" w:sz="0" w:space="0" w:color="auto"/>
            <w:left w:val="none" w:sz="0" w:space="0" w:color="auto"/>
            <w:bottom w:val="none" w:sz="0" w:space="0" w:color="auto"/>
            <w:right w:val="none" w:sz="0" w:space="0" w:color="auto"/>
          </w:divBdr>
        </w:div>
        <w:div w:id="950478769">
          <w:marLeft w:val="640"/>
          <w:marRight w:val="0"/>
          <w:marTop w:val="0"/>
          <w:marBottom w:val="0"/>
          <w:divBdr>
            <w:top w:val="none" w:sz="0" w:space="0" w:color="auto"/>
            <w:left w:val="none" w:sz="0" w:space="0" w:color="auto"/>
            <w:bottom w:val="none" w:sz="0" w:space="0" w:color="auto"/>
            <w:right w:val="none" w:sz="0" w:space="0" w:color="auto"/>
          </w:divBdr>
        </w:div>
        <w:div w:id="958797067">
          <w:marLeft w:val="640"/>
          <w:marRight w:val="0"/>
          <w:marTop w:val="0"/>
          <w:marBottom w:val="0"/>
          <w:divBdr>
            <w:top w:val="none" w:sz="0" w:space="0" w:color="auto"/>
            <w:left w:val="none" w:sz="0" w:space="0" w:color="auto"/>
            <w:bottom w:val="none" w:sz="0" w:space="0" w:color="auto"/>
            <w:right w:val="none" w:sz="0" w:space="0" w:color="auto"/>
          </w:divBdr>
        </w:div>
        <w:div w:id="974485430">
          <w:marLeft w:val="640"/>
          <w:marRight w:val="0"/>
          <w:marTop w:val="0"/>
          <w:marBottom w:val="0"/>
          <w:divBdr>
            <w:top w:val="none" w:sz="0" w:space="0" w:color="auto"/>
            <w:left w:val="none" w:sz="0" w:space="0" w:color="auto"/>
            <w:bottom w:val="none" w:sz="0" w:space="0" w:color="auto"/>
            <w:right w:val="none" w:sz="0" w:space="0" w:color="auto"/>
          </w:divBdr>
        </w:div>
        <w:div w:id="981036970">
          <w:marLeft w:val="640"/>
          <w:marRight w:val="0"/>
          <w:marTop w:val="0"/>
          <w:marBottom w:val="0"/>
          <w:divBdr>
            <w:top w:val="none" w:sz="0" w:space="0" w:color="auto"/>
            <w:left w:val="none" w:sz="0" w:space="0" w:color="auto"/>
            <w:bottom w:val="none" w:sz="0" w:space="0" w:color="auto"/>
            <w:right w:val="none" w:sz="0" w:space="0" w:color="auto"/>
          </w:divBdr>
        </w:div>
        <w:div w:id="1009135715">
          <w:marLeft w:val="640"/>
          <w:marRight w:val="0"/>
          <w:marTop w:val="0"/>
          <w:marBottom w:val="0"/>
          <w:divBdr>
            <w:top w:val="none" w:sz="0" w:space="0" w:color="auto"/>
            <w:left w:val="none" w:sz="0" w:space="0" w:color="auto"/>
            <w:bottom w:val="none" w:sz="0" w:space="0" w:color="auto"/>
            <w:right w:val="none" w:sz="0" w:space="0" w:color="auto"/>
          </w:divBdr>
        </w:div>
        <w:div w:id="1015694237">
          <w:marLeft w:val="640"/>
          <w:marRight w:val="0"/>
          <w:marTop w:val="0"/>
          <w:marBottom w:val="0"/>
          <w:divBdr>
            <w:top w:val="none" w:sz="0" w:space="0" w:color="auto"/>
            <w:left w:val="none" w:sz="0" w:space="0" w:color="auto"/>
            <w:bottom w:val="none" w:sz="0" w:space="0" w:color="auto"/>
            <w:right w:val="none" w:sz="0" w:space="0" w:color="auto"/>
          </w:divBdr>
        </w:div>
        <w:div w:id="1031733929">
          <w:marLeft w:val="640"/>
          <w:marRight w:val="0"/>
          <w:marTop w:val="0"/>
          <w:marBottom w:val="0"/>
          <w:divBdr>
            <w:top w:val="none" w:sz="0" w:space="0" w:color="auto"/>
            <w:left w:val="none" w:sz="0" w:space="0" w:color="auto"/>
            <w:bottom w:val="none" w:sz="0" w:space="0" w:color="auto"/>
            <w:right w:val="none" w:sz="0" w:space="0" w:color="auto"/>
          </w:divBdr>
        </w:div>
        <w:div w:id="1044912223">
          <w:marLeft w:val="640"/>
          <w:marRight w:val="0"/>
          <w:marTop w:val="0"/>
          <w:marBottom w:val="0"/>
          <w:divBdr>
            <w:top w:val="none" w:sz="0" w:space="0" w:color="auto"/>
            <w:left w:val="none" w:sz="0" w:space="0" w:color="auto"/>
            <w:bottom w:val="none" w:sz="0" w:space="0" w:color="auto"/>
            <w:right w:val="none" w:sz="0" w:space="0" w:color="auto"/>
          </w:divBdr>
        </w:div>
        <w:div w:id="1064837960">
          <w:marLeft w:val="640"/>
          <w:marRight w:val="0"/>
          <w:marTop w:val="0"/>
          <w:marBottom w:val="0"/>
          <w:divBdr>
            <w:top w:val="none" w:sz="0" w:space="0" w:color="auto"/>
            <w:left w:val="none" w:sz="0" w:space="0" w:color="auto"/>
            <w:bottom w:val="none" w:sz="0" w:space="0" w:color="auto"/>
            <w:right w:val="none" w:sz="0" w:space="0" w:color="auto"/>
          </w:divBdr>
        </w:div>
        <w:div w:id="1099521194">
          <w:marLeft w:val="640"/>
          <w:marRight w:val="0"/>
          <w:marTop w:val="0"/>
          <w:marBottom w:val="0"/>
          <w:divBdr>
            <w:top w:val="none" w:sz="0" w:space="0" w:color="auto"/>
            <w:left w:val="none" w:sz="0" w:space="0" w:color="auto"/>
            <w:bottom w:val="none" w:sz="0" w:space="0" w:color="auto"/>
            <w:right w:val="none" w:sz="0" w:space="0" w:color="auto"/>
          </w:divBdr>
        </w:div>
        <w:div w:id="1116219842">
          <w:marLeft w:val="640"/>
          <w:marRight w:val="0"/>
          <w:marTop w:val="0"/>
          <w:marBottom w:val="0"/>
          <w:divBdr>
            <w:top w:val="none" w:sz="0" w:space="0" w:color="auto"/>
            <w:left w:val="none" w:sz="0" w:space="0" w:color="auto"/>
            <w:bottom w:val="none" w:sz="0" w:space="0" w:color="auto"/>
            <w:right w:val="none" w:sz="0" w:space="0" w:color="auto"/>
          </w:divBdr>
        </w:div>
        <w:div w:id="1120996245">
          <w:marLeft w:val="640"/>
          <w:marRight w:val="0"/>
          <w:marTop w:val="0"/>
          <w:marBottom w:val="0"/>
          <w:divBdr>
            <w:top w:val="none" w:sz="0" w:space="0" w:color="auto"/>
            <w:left w:val="none" w:sz="0" w:space="0" w:color="auto"/>
            <w:bottom w:val="none" w:sz="0" w:space="0" w:color="auto"/>
            <w:right w:val="none" w:sz="0" w:space="0" w:color="auto"/>
          </w:divBdr>
        </w:div>
        <w:div w:id="1130366097">
          <w:marLeft w:val="640"/>
          <w:marRight w:val="0"/>
          <w:marTop w:val="0"/>
          <w:marBottom w:val="0"/>
          <w:divBdr>
            <w:top w:val="none" w:sz="0" w:space="0" w:color="auto"/>
            <w:left w:val="none" w:sz="0" w:space="0" w:color="auto"/>
            <w:bottom w:val="none" w:sz="0" w:space="0" w:color="auto"/>
            <w:right w:val="none" w:sz="0" w:space="0" w:color="auto"/>
          </w:divBdr>
        </w:div>
        <w:div w:id="1179928575">
          <w:marLeft w:val="640"/>
          <w:marRight w:val="0"/>
          <w:marTop w:val="0"/>
          <w:marBottom w:val="0"/>
          <w:divBdr>
            <w:top w:val="none" w:sz="0" w:space="0" w:color="auto"/>
            <w:left w:val="none" w:sz="0" w:space="0" w:color="auto"/>
            <w:bottom w:val="none" w:sz="0" w:space="0" w:color="auto"/>
            <w:right w:val="none" w:sz="0" w:space="0" w:color="auto"/>
          </w:divBdr>
        </w:div>
        <w:div w:id="1221790039">
          <w:marLeft w:val="640"/>
          <w:marRight w:val="0"/>
          <w:marTop w:val="0"/>
          <w:marBottom w:val="0"/>
          <w:divBdr>
            <w:top w:val="none" w:sz="0" w:space="0" w:color="auto"/>
            <w:left w:val="none" w:sz="0" w:space="0" w:color="auto"/>
            <w:bottom w:val="none" w:sz="0" w:space="0" w:color="auto"/>
            <w:right w:val="none" w:sz="0" w:space="0" w:color="auto"/>
          </w:divBdr>
        </w:div>
        <w:div w:id="1236281059">
          <w:marLeft w:val="640"/>
          <w:marRight w:val="0"/>
          <w:marTop w:val="0"/>
          <w:marBottom w:val="0"/>
          <w:divBdr>
            <w:top w:val="none" w:sz="0" w:space="0" w:color="auto"/>
            <w:left w:val="none" w:sz="0" w:space="0" w:color="auto"/>
            <w:bottom w:val="none" w:sz="0" w:space="0" w:color="auto"/>
            <w:right w:val="none" w:sz="0" w:space="0" w:color="auto"/>
          </w:divBdr>
        </w:div>
        <w:div w:id="1246571348">
          <w:marLeft w:val="640"/>
          <w:marRight w:val="0"/>
          <w:marTop w:val="0"/>
          <w:marBottom w:val="0"/>
          <w:divBdr>
            <w:top w:val="none" w:sz="0" w:space="0" w:color="auto"/>
            <w:left w:val="none" w:sz="0" w:space="0" w:color="auto"/>
            <w:bottom w:val="none" w:sz="0" w:space="0" w:color="auto"/>
            <w:right w:val="none" w:sz="0" w:space="0" w:color="auto"/>
          </w:divBdr>
        </w:div>
        <w:div w:id="1257786229">
          <w:marLeft w:val="640"/>
          <w:marRight w:val="0"/>
          <w:marTop w:val="0"/>
          <w:marBottom w:val="0"/>
          <w:divBdr>
            <w:top w:val="none" w:sz="0" w:space="0" w:color="auto"/>
            <w:left w:val="none" w:sz="0" w:space="0" w:color="auto"/>
            <w:bottom w:val="none" w:sz="0" w:space="0" w:color="auto"/>
            <w:right w:val="none" w:sz="0" w:space="0" w:color="auto"/>
          </w:divBdr>
        </w:div>
        <w:div w:id="1258296714">
          <w:marLeft w:val="640"/>
          <w:marRight w:val="0"/>
          <w:marTop w:val="0"/>
          <w:marBottom w:val="0"/>
          <w:divBdr>
            <w:top w:val="none" w:sz="0" w:space="0" w:color="auto"/>
            <w:left w:val="none" w:sz="0" w:space="0" w:color="auto"/>
            <w:bottom w:val="none" w:sz="0" w:space="0" w:color="auto"/>
            <w:right w:val="none" w:sz="0" w:space="0" w:color="auto"/>
          </w:divBdr>
        </w:div>
        <w:div w:id="1272779555">
          <w:marLeft w:val="640"/>
          <w:marRight w:val="0"/>
          <w:marTop w:val="0"/>
          <w:marBottom w:val="0"/>
          <w:divBdr>
            <w:top w:val="none" w:sz="0" w:space="0" w:color="auto"/>
            <w:left w:val="none" w:sz="0" w:space="0" w:color="auto"/>
            <w:bottom w:val="none" w:sz="0" w:space="0" w:color="auto"/>
            <w:right w:val="none" w:sz="0" w:space="0" w:color="auto"/>
          </w:divBdr>
        </w:div>
        <w:div w:id="1286081214">
          <w:marLeft w:val="640"/>
          <w:marRight w:val="0"/>
          <w:marTop w:val="0"/>
          <w:marBottom w:val="0"/>
          <w:divBdr>
            <w:top w:val="none" w:sz="0" w:space="0" w:color="auto"/>
            <w:left w:val="none" w:sz="0" w:space="0" w:color="auto"/>
            <w:bottom w:val="none" w:sz="0" w:space="0" w:color="auto"/>
            <w:right w:val="none" w:sz="0" w:space="0" w:color="auto"/>
          </w:divBdr>
        </w:div>
        <w:div w:id="1300189181">
          <w:marLeft w:val="640"/>
          <w:marRight w:val="0"/>
          <w:marTop w:val="0"/>
          <w:marBottom w:val="0"/>
          <w:divBdr>
            <w:top w:val="none" w:sz="0" w:space="0" w:color="auto"/>
            <w:left w:val="none" w:sz="0" w:space="0" w:color="auto"/>
            <w:bottom w:val="none" w:sz="0" w:space="0" w:color="auto"/>
            <w:right w:val="none" w:sz="0" w:space="0" w:color="auto"/>
          </w:divBdr>
        </w:div>
        <w:div w:id="1338342893">
          <w:marLeft w:val="640"/>
          <w:marRight w:val="0"/>
          <w:marTop w:val="0"/>
          <w:marBottom w:val="0"/>
          <w:divBdr>
            <w:top w:val="none" w:sz="0" w:space="0" w:color="auto"/>
            <w:left w:val="none" w:sz="0" w:space="0" w:color="auto"/>
            <w:bottom w:val="none" w:sz="0" w:space="0" w:color="auto"/>
            <w:right w:val="none" w:sz="0" w:space="0" w:color="auto"/>
          </w:divBdr>
        </w:div>
        <w:div w:id="1391801700">
          <w:marLeft w:val="640"/>
          <w:marRight w:val="0"/>
          <w:marTop w:val="0"/>
          <w:marBottom w:val="0"/>
          <w:divBdr>
            <w:top w:val="none" w:sz="0" w:space="0" w:color="auto"/>
            <w:left w:val="none" w:sz="0" w:space="0" w:color="auto"/>
            <w:bottom w:val="none" w:sz="0" w:space="0" w:color="auto"/>
            <w:right w:val="none" w:sz="0" w:space="0" w:color="auto"/>
          </w:divBdr>
        </w:div>
        <w:div w:id="1402751802">
          <w:marLeft w:val="640"/>
          <w:marRight w:val="0"/>
          <w:marTop w:val="0"/>
          <w:marBottom w:val="0"/>
          <w:divBdr>
            <w:top w:val="none" w:sz="0" w:space="0" w:color="auto"/>
            <w:left w:val="none" w:sz="0" w:space="0" w:color="auto"/>
            <w:bottom w:val="none" w:sz="0" w:space="0" w:color="auto"/>
            <w:right w:val="none" w:sz="0" w:space="0" w:color="auto"/>
          </w:divBdr>
        </w:div>
        <w:div w:id="1410926046">
          <w:marLeft w:val="640"/>
          <w:marRight w:val="0"/>
          <w:marTop w:val="0"/>
          <w:marBottom w:val="0"/>
          <w:divBdr>
            <w:top w:val="none" w:sz="0" w:space="0" w:color="auto"/>
            <w:left w:val="none" w:sz="0" w:space="0" w:color="auto"/>
            <w:bottom w:val="none" w:sz="0" w:space="0" w:color="auto"/>
            <w:right w:val="none" w:sz="0" w:space="0" w:color="auto"/>
          </w:divBdr>
        </w:div>
        <w:div w:id="1428622857">
          <w:marLeft w:val="640"/>
          <w:marRight w:val="0"/>
          <w:marTop w:val="0"/>
          <w:marBottom w:val="0"/>
          <w:divBdr>
            <w:top w:val="none" w:sz="0" w:space="0" w:color="auto"/>
            <w:left w:val="none" w:sz="0" w:space="0" w:color="auto"/>
            <w:bottom w:val="none" w:sz="0" w:space="0" w:color="auto"/>
            <w:right w:val="none" w:sz="0" w:space="0" w:color="auto"/>
          </w:divBdr>
        </w:div>
        <w:div w:id="1504852480">
          <w:marLeft w:val="640"/>
          <w:marRight w:val="0"/>
          <w:marTop w:val="0"/>
          <w:marBottom w:val="0"/>
          <w:divBdr>
            <w:top w:val="none" w:sz="0" w:space="0" w:color="auto"/>
            <w:left w:val="none" w:sz="0" w:space="0" w:color="auto"/>
            <w:bottom w:val="none" w:sz="0" w:space="0" w:color="auto"/>
            <w:right w:val="none" w:sz="0" w:space="0" w:color="auto"/>
          </w:divBdr>
        </w:div>
        <w:div w:id="1518733425">
          <w:marLeft w:val="640"/>
          <w:marRight w:val="0"/>
          <w:marTop w:val="0"/>
          <w:marBottom w:val="0"/>
          <w:divBdr>
            <w:top w:val="none" w:sz="0" w:space="0" w:color="auto"/>
            <w:left w:val="none" w:sz="0" w:space="0" w:color="auto"/>
            <w:bottom w:val="none" w:sz="0" w:space="0" w:color="auto"/>
            <w:right w:val="none" w:sz="0" w:space="0" w:color="auto"/>
          </w:divBdr>
        </w:div>
        <w:div w:id="1528761377">
          <w:marLeft w:val="640"/>
          <w:marRight w:val="0"/>
          <w:marTop w:val="0"/>
          <w:marBottom w:val="0"/>
          <w:divBdr>
            <w:top w:val="none" w:sz="0" w:space="0" w:color="auto"/>
            <w:left w:val="none" w:sz="0" w:space="0" w:color="auto"/>
            <w:bottom w:val="none" w:sz="0" w:space="0" w:color="auto"/>
            <w:right w:val="none" w:sz="0" w:space="0" w:color="auto"/>
          </w:divBdr>
        </w:div>
        <w:div w:id="1558971579">
          <w:marLeft w:val="640"/>
          <w:marRight w:val="0"/>
          <w:marTop w:val="0"/>
          <w:marBottom w:val="0"/>
          <w:divBdr>
            <w:top w:val="none" w:sz="0" w:space="0" w:color="auto"/>
            <w:left w:val="none" w:sz="0" w:space="0" w:color="auto"/>
            <w:bottom w:val="none" w:sz="0" w:space="0" w:color="auto"/>
            <w:right w:val="none" w:sz="0" w:space="0" w:color="auto"/>
          </w:divBdr>
        </w:div>
        <w:div w:id="1581334624">
          <w:marLeft w:val="640"/>
          <w:marRight w:val="0"/>
          <w:marTop w:val="0"/>
          <w:marBottom w:val="0"/>
          <w:divBdr>
            <w:top w:val="none" w:sz="0" w:space="0" w:color="auto"/>
            <w:left w:val="none" w:sz="0" w:space="0" w:color="auto"/>
            <w:bottom w:val="none" w:sz="0" w:space="0" w:color="auto"/>
            <w:right w:val="none" w:sz="0" w:space="0" w:color="auto"/>
          </w:divBdr>
        </w:div>
        <w:div w:id="1601333196">
          <w:marLeft w:val="640"/>
          <w:marRight w:val="0"/>
          <w:marTop w:val="0"/>
          <w:marBottom w:val="0"/>
          <w:divBdr>
            <w:top w:val="none" w:sz="0" w:space="0" w:color="auto"/>
            <w:left w:val="none" w:sz="0" w:space="0" w:color="auto"/>
            <w:bottom w:val="none" w:sz="0" w:space="0" w:color="auto"/>
            <w:right w:val="none" w:sz="0" w:space="0" w:color="auto"/>
          </w:divBdr>
        </w:div>
        <w:div w:id="1616592871">
          <w:marLeft w:val="640"/>
          <w:marRight w:val="0"/>
          <w:marTop w:val="0"/>
          <w:marBottom w:val="0"/>
          <w:divBdr>
            <w:top w:val="none" w:sz="0" w:space="0" w:color="auto"/>
            <w:left w:val="none" w:sz="0" w:space="0" w:color="auto"/>
            <w:bottom w:val="none" w:sz="0" w:space="0" w:color="auto"/>
            <w:right w:val="none" w:sz="0" w:space="0" w:color="auto"/>
          </w:divBdr>
        </w:div>
        <w:div w:id="1657144575">
          <w:marLeft w:val="640"/>
          <w:marRight w:val="0"/>
          <w:marTop w:val="0"/>
          <w:marBottom w:val="0"/>
          <w:divBdr>
            <w:top w:val="none" w:sz="0" w:space="0" w:color="auto"/>
            <w:left w:val="none" w:sz="0" w:space="0" w:color="auto"/>
            <w:bottom w:val="none" w:sz="0" w:space="0" w:color="auto"/>
            <w:right w:val="none" w:sz="0" w:space="0" w:color="auto"/>
          </w:divBdr>
        </w:div>
        <w:div w:id="1680351720">
          <w:marLeft w:val="640"/>
          <w:marRight w:val="0"/>
          <w:marTop w:val="0"/>
          <w:marBottom w:val="0"/>
          <w:divBdr>
            <w:top w:val="none" w:sz="0" w:space="0" w:color="auto"/>
            <w:left w:val="none" w:sz="0" w:space="0" w:color="auto"/>
            <w:bottom w:val="none" w:sz="0" w:space="0" w:color="auto"/>
            <w:right w:val="none" w:sz="0" w:space="0" w:color="auto"/>
          </w:divBdr>
        </w:div>
        <w:div w:id="1745490847">
          <w:marLeft w:val="640"/>
          <w:marRight w:val="0"/>
          <w:marTop w:val="0"/>
          <w:marBottom w:val="0"/>
          <w:divBdr>
            <w:top w:val="none" w:sz="0" w:space="0" w:color="auto"/>
            <w:left w:val="none" w:sz="0" w:space="0" w:color="auto"/>
            <w:bottom w:val="none" w:sz="0" w:space="0" w:color="auto"/>
            <w:right w:val="none" w:sz="0" w:space="0" w:color="auto"/>
          </w:divBdr>
        </w:div>
        <w:div w:id="1750731667">
          <w:marLeft w:val="640"/>
          <w:marRight w:val="0"/>
          <w:marTop w:val="0"/>
          <w:marBottom w:val="0"/>
          <w:divBdr>
            <w:top w:val="none" w:sz="0" w:space="0" w:color="auto"/>
            <w:left w:val="none" w:sz="0" w:space="0" w:color="auto"/>
            <w:bottom w:val="none" w:sz="0" w:space="0" w:color="auto"/>
            <w:right w:val="none" w:sz="0" w:space="0" w:color="auto"/>
          </w:divBdr>
        </w:div>
        <w:div w:id="1774397576">
          <w:marLeft w:val="640"/>
          <w:marRight w:val="0"/>
          <w:marTop w:val="0"/>
          <w:marBottom w:val="0"/>
          <w:divBdr>
            <w:top w:val="none" w:sz="0" w:space="0" w:color="auto"/>
            <w:left w:val="none" w:sz="0" w:space="0" w:color="auto"/>
            <w:bottom w:val="none" w:sz="0" w:space="0" w:color="auto"/>
            <w:right w:val="none" w:sz="0" w:space="0" w:color="auto"/>
          </w:divBdr>
        </w:div>
        <w:div w:id="1775974321">
          <w:marLeft w:val="640"/>
          <w:marRight w:val="0"/>
          <w:marTop w:val="0"/>
          <w:marBottom w:val="0"/>
          <w:divBdr>
            <w:top w:val="none" w:sz="0" w:space="0" w:color="auto"/>
            <w:left w:val="none" w:sz="0" w:space="0" w:color="auto"/>
            <w:bottom w:val="none" w:sz="0" w:space="0" w:color="auto"/>
            <w:right w:val="none" w:sz="0" w:space="0" w:color="auto"/>
          </w:divBdr>
        </w:div>
        <w:div w:id="1776897753">
          <w:marLeft w:val="640"/>
          <w:marRight w:val="0"/>
          <w:marTop w:val="0"/>
          <w:marBottom w:val="0"/>
          <w:divBdr>
            <w:top w:val="none" w:sz="0" w:space="0" w:color="auto"/>
            <w:left w:val="none" w:sz="0" w:space="0" w:color="auto"/>
            <w:bottom w:val="none" w:sz="0" w:space="0" w:color="auto"/>
            <w:right w:val="none" w:sz="0" w:space="0" w:color="auto"/>
          </w:divBdr>
        </w:div>
        <w:div w:id="1782995054">
          <w:marLeft w:val="640"/>
          <w:marRight w:val="0"/>
          <w:marTop w:val="0"/>
          <w:marBottom w:val="0"/>
          <w:divBdr>
            <w:top w:val="none" w:sz="0" w:space="0" w:color="auto"/>
            <w:left w:val="none" w:sz="0" w:space="0" w:color="auto"/>
            <w:bottom w:val="none" w:sz="0" w:space="0" w:color="auto"/>
            <w:right w:val="none" w:sz="0" w:space="0" w:color="auto"/>
          </w:divBdr>
        </w:div>
        <w:div w:id="1874073235">
          <w:marLeft w:val="640"/>
          <w:marRight w:val="0"/>
          <w:marTop w:val="0"/>
          <w:marBottom w:val="0"/>
          <w:divBdr>
            <w:top w:val="none" w:sz="0" w:space="0" w:color="auto"/>
            <w:left w:val="none" w:sz="0" w:space="0" w:color="auto"/>
            <w:bottom w:val="none" w:sz="0" w:space="0" w:color="auto"/>
            <w:right w:val="none" w:sz="0" w:space="0" w:color="auto"/>
          </w:divBdr>
        </w:div>
        <w:div w:id="1930500991">
          <w:marLeft w:val="640"/>
          <w:marRight w:val="0"/>
          <w:marTop w:val="0"/>
          <w:marBottom w:val="0"/>
          <w:divBdr>
            <w:top w:val="none" w:sz="0" w:space="0" w:color="auto"/>
            <w:left w:val="none" w:sz="0" w:space="0" w:color="auto"/>
            <w:bottom w:val="none" w:sz="0" w:space="0" w:color="auto"/>
            <w:right w:val="none" w:sz="0" w:space="0" w:color="auto"/>
          </w:divBdr>
        </w:div>
        <w:div w:id="1933247026">
          <w:marLeft w:val="640"/>
          <w:marRight w:val="0"/>
          <w:marTop w:val="0"/>
          <w:marBottom w:val="0"/>
          <w:divBdr>
            <w:top w:val="none" w:sz="0" w:space="0" w:color="auto"/>
            <w:left w:val="none" w:sz="0" w:space="0" w:color="auto"/>
            <w:bottom w:val="none" w:sz="0" w:space="0" w:color="auto"/>
            <w:right w:val="none" w:sz="0" w:space="0" w:color="auto"/>
          </w:divBdr>
        </w:div>
        <w:div w:id="2029788079">
          <w:marLeft w:val="640"/>
          <w:marRight w:val="0"/>
          <w:marTop w:val="0"/>
          <w:marBottom w:val="0"/>
          <w:divBdr>
            <w:top w:val="none" w:sz="0" w:space="0" w:color="auto"/>
            <w:left w:val="none" w:sz="0" w:space="0" w:color="auto"/>
            <w:bottom w:val="none" w:sz="0" w:space="0" w:color="auto"/>
            <w:right w:val="none" w:sz="0" w:space="0" w:color="auto"/>
          </w:divBdr>
        </w:div>
        <w:div w:id="2034375440">
          <w:marLeft w:val="640"/>
          <w:marRight w:val="0"/>
          <w:marTop w:val="0"/>
          <w:marBottom w:val="0"/>
          <w:divBdr>
            <w:top w:val="none" w:sz="0" w:space="0" w:color="auto"/>
            <w:left w:val="none" w:sz="0" w:space="0" w:color="auto"/>
            <w:bottom w:val="none" w:sz="0" w:space="0" w:color="auto"/>
            <w:right w:val="none" w:sz="0" w:space="0" w:color="auto"/>
          </w:divBdr>
        </w:div>
        <w:div w:id="2053653827">
          <w:marLeft w:val="640"/>
          <w:marRight w:val="0"/>
          <w:marTop w:val="0"/>
          <w:marBottom w:val="0"/>
          <w:divBdr>
            <w:top w:val="none" w:sz="0" w:space="0" w:color="auto"/>
            <w:left w:val="none" w:sz="0" w:space="0" w:color="auto"/>
            <w:bottom w:val="none" w:sz="0" w:space="0" w:color="auto"/>
            <w:right w:val="none" w:sz="0" w:space="0" w:color="auto"/>
          </w:divBdr>
        </w:div>
        <w:div w:id="2077438435">
          <w:marLeft w:val="640"/>
          <w:marRight w:val="0"/>
          <w:marTop w:val="0"/>
          <w:marBottom w:val="0"/>
          <w:divBdr>
            <w:top w:val="none" w:sz="0" w:space="0" w:color="auto"/>
            <w:left w:val="none" w:sz="0" w:space="0" w:color="auto"/>
            <w:bottom w:val="none" w:sz="0" w:space="0" w:color="auto"/>
            <w:right w:val="none" w:sz="0" w:space="0" w:color="auto"/>
          </w:divBdr>
        </w:div>
        <w:div w:id="2079085021">
          <w:marLeft w:val="640"/>
          <w:marRight w:val="0"/>
          <w:marTop w:val="0"/>
          <w:marBottom w:val="0"/>
          <w:divBdr>
            <w:top w:val="none" w:sz="0" w:space="0" w:color="auto"/>
            <w:left w:val="none" w:sz="0" w:space="0" w:color="auto"/>
            <w:bottom w:val="none" w:sz="0" w:space="0" w:color="auto"/>
            <w:right w:val="none" w:sz="0" w:space="0" w:color="auto"/>
          </w:divBdr>
        </w:div>
        <w:div w:id="2086881063">
          <w:marLeft w:val="640"/>
          <w:marRight w:val="0"/>
          <w:marTop w:val="0"/>
          <w:marBottom w:val="0"/>
          <w:divBdr>
            <w:top w:val="none" w:sz="0" w:space="0" w:color="auto"/>
            <w:left w:val="none" w:sz="0" w:space="0" w:color="auto"/>
            <w:bottom w:val="none" w:sz="0" w:space="0" w:color="auto"/>
            <w:right w:val="none" w:sz="0" w:space="0" w:color="auto"/>
          </w:divBdr>
        </w:div>
        <w:div w:id="2131853080">
          <w:marLeft w:val="640"/>
          <w:marRight w:val="0"/>
          <w:marTop w:val="0"/>
          <w:marBottom w:val="0"/>
          <w:divBdr>
            <w:top w:val="none" w:sz="0" w:space="0" w:color="auto"/>
            <w:left w:val="none" w:sz="0" w:space="0" w:color="auto"/>
            <w:bottom w:val="none" w:sz="0" w:space="0" w:color="auto"/>
            <w:right w:val="none" w:sz="0" w:space="0" w:color="auto"/>
          </w:divBdr>
        </w:div>
      </w:divsChild>
    </w:div>
    <w:div w:id="1450511237">
      <w:bodyDiv w:val="1"/>
      <w:marLeft w:val="0"/>
      <w:marRight w:val="0"/>
      <w:marTop w:val="0"/>
      <w:marBottom w:val="0"/>
      <w:divBdr>
        <w:top w:val="none" w:sz="0" w:space="0" w:color="auto"/>
        <w:left w:val="none" w:sz="0" w:space="0" w:color="auto"/>
        <w:bottom w:val="none" w:sz="0" w:space="0" w:color="auto"/>
        <w:right w:val="none" w:sz="0" w:space="0" w:color="auto"/>
      </w:divBdr>
      <w:divsChild>
        <w:div w:id="24598223">
          <w:marLeft w:val="640"/>
          <w:marRight w:val="0"/>
          <w:marTop w:val="0"/>
          <w:marBottom w:val="0"/>
          <w:divBdr>
            <w:top w:val="none" w:sz="0" w:space="0" w:color="auto"/>
            <w:left w:val="none" w:sz="0" w:space="0" w:color="auto"/>
            <w:bottom w:val="none" w:sz="0" w:space="0" w:color="auto"/>
            <w:right w:val="none" w:sz="0" w:space="0" w:color="auto"/>
          </w:divBdr>
        </w:div>
        <w:div w:id="73010754">
          <w:marLeft w:val="640"/>
          <w:marRight w:val="0"/>
          <w:marTop w:val="0"/>
          <w:marBottom w:val="0"/>
          <w:divBdr>
            <w:top w:val="none" w:sz="0" w:space="0" w:color="auto"/>
            <w:left w:val="none" w:sz="0" w:space="0" w:color="auto"/>
            <w:bottom w:val="none" w:sz="0" w:space="0" w:color="auto"/>
            <w:right w:val="none" w:sz="0" w:space="0" w:color="auto"/>
          </w:divBdr>
        </w:div>
        <w:div w:id="82147474">
          <w:marLeft w:val="640"/>
          <w:marRight w:val="0"/>
          <w:marTop w:val="0"/>
          <w:marBottom w:val="0"/>
          <w:divBdr>
            <w:top w:val="none" w:sz="0" w:space="0" w:color="auto"/>
            <w:left w:val="none" w:sz="0" w:space="0" w:color="auto"/>
            <w:bottom w:val="none" w:sz="0" w:space="0" w:color="auto"/>
            <w:right w:val="none" w:sz="0" w:space="0" w:color="auto"/>
          </w:divBdr>
        </w:div>
        <w:div w:id="106045483">
          <w:marLeft w:val="640"/>
          <w:marRight w:val="0"/>
          <w:marTop w:val="0"/>
          <w:marBottom w:val="0"/>
          <w:divBdr>
            <w:top w:val="none" w:sz="0" w:space="0" w:color="auto"/>
            <w:left w:val="none" w:sz="0" w:space="0" w:color="auto"/>
            <w:bottom w:val="none" w:sz="0" w:space="0" w:color="auto"/>
            <w:right w:val="none" w:sz="0" w:space="0" w:color="auto"/>
          </w:divBdr>
        </w:div>
        <w:div w:id="144006653">
          <w:marLeft w:val="640"/>
          <w:marRight w:val="0"/>
          <w:marTop w:val="0"/>
          <w:marBottom w:val="0"/>
          <w:divBdr>
            <w:top w:val="none" w:sz="0" w:space="0" w:color="auto"/>
            <w:left w:val="none" w:sz="0" w:space="0" w:color="auto"/>
            <w:bottom w:val="none" w:sz="0" w:space="0" w:color="auto"/>
            <w:right w:val="none" w:sz="0" w:space="0" w:color="auto"/>
          </w:divBdr>
        </w:div>
        <w:div w:id="149030032">
          <w:marLeft w:val="640"/>
          <w:marRight w:val="0"/>
          <w:marTop w:val="0"/>
          <w:marBottom w:val="0"/>
          <w:divBdr>
            <w:top w:val="none" w:sz="0" w:space="0" w:color="auto"/>
            <w:left w:val="none" w:sz="0" w:space="0" w:color="auto"/>
            <w:bottom w:val="none" w:sz="0" w:space="0" w:color="auto"/>
            <w:right w:val="none" w:sz="0" w:space="0" w:color="auto"/>
          </w:divBdr>
        </w:div>
        <w:div w:id="153955020">
          <w:marLeft w:val="640"/>
          <w:marRight w:val="0"/>
          <w:marTop w:val="0"/>
          <w:marBottom w:val="0"/>
          <w:divBdr>
            <w:top w:val="none" w:sz="0" w:space="0" w:color="auto"/>
            <w:left w:val="none" w:sz="0" w:space="0" w:color="auto"/>
            <w:bottom w:val="none" w:sz="0" w:space="0" w:color="auto"/>
            <w:right w:val="none" w:sz="0" w:space="0" w:color="auto"/>
          </w:divBdr>
        </w:div>
        <w:div w:id="196281056">
          <w:marLeft w:val="640"/>
          <w:marRight w:val="0"/>
          <w:marTop w:val="0"/>
          <w:marBottom w:val="0"/>
          <w:divBdr>
            <w:top w:val="none" w:sz="0" w:space="0" w:color="auto"/>
            <w:left w:val="none" w:sz="0" w:space="0" w:color="auto"/>
            <w:bottom w:val="none" w:sz="0" w:space="0" w:color="auto"/>
            <w:right w:val="none" w:sz="0" w:space="0" w:color="auto"/>
          </w:divBdr>
        </w:div>
        <w:div w:id="234363532">
          <w:marLeft w:val="640"/>
          <w:marRight w:val="0"/>
          <w:marTop w:val="0"/>
          <w:marBottom w:val="0"/>
          <w:divBdr>
            <w:top w:val="none" w:sz="0" w:space="0" w:color="auto"/>
            <w:left w:val="none" w:sz="0" w:space="0" w:color="auto"/>
            <w:bottom w:val="none" w:sz="0" w:space="0" w:color="auto"/>
            <w:right w:val="none" w:sz="0" w:space="0" w:color="auto"/>
          </w:divBdr>
        </w:div>
        <w:div w:id="238289248">
          <w:marLeft w:val="640"/>
          <w:marRight w:val="0"/>
          <w:marTop w:val="0"/>
          <w:marBottom w:val="0"/>
          <w:divBdr>
            <w:top w:val="none" w:sz="0" w:space="0" w:color="auto"/>
            <w:left w:val="none" w:sz="0" w:space="0" w:color="auto"/>
            <w:bottom w:val="none" w:sz="0" w:space="0" w:color="auto"/>
            <w:right w:val="none" w:sz="0" w:space="0" w:color="auto"/>
          </w:divBdr>
        </w:div>
        <w:div w:id="241069723">
          <w:marLeft w:val="640"/>
          <w:marRight w:val="0"/>
          <w:marTop w:val="0"/>
          <w:marBottom w:val="0"/>
          <w:divBdr>
            <w:top w:val="none" w:sz="0" w:space="0" w:color="auto"/>
            <w:left w:val="none" w:sz="0" w:space="0" w:color="auto"/>
            <w:bottom w:val="none" w:sz="0" w:space="0" w:color="auto"/>
            <w:right w:val="none" w:sz="0" w:space="0" w:color="auto"/>
          </w:divBdr>
        </w:div>
        <w:div w:id="291401549">
          <w:marLeft w:val="640"/>
          <w:marRight w:val="0"/>
          <w:marTop w:val="0"/>
          <w:marBottom w:val="0"/>
          <w:divBdr>
            <w:top w:val="none" w:sz="0" w:space="0" w:color="auto"/>
            <w:left w:val="none" w:sz="0" w:space="0" w:color="auto"/>
            <w:bottom w:val="none" w:sz="0" w:space="0" w:color="auto"/>
            <w:right w:val="none" w:sz="0" w:space="0" w:color="auto"/>
          </w:divBdr>
        </w:div>
        <w:div w:id="298340154">
          <w:marLeft w:val="640"/>
          <w:marRight w:val="0"/>
          <w:marTop w:val="0"/>
          <w:marBottom w:val="0"/>
          <w:divBdr>
            <w:top w:val="none" w:sz="0" w:space="0" w:color="auto"/>
            <w:left w:val="none" w:sz="0" w:space="0" w:color="auto"/>
            <w:bottom w:val="none" w:sz="0" w:space="0" w:color="auto"/>
            <w:right w:val="none" w:sz="0" w:space="0" w:color="auto"/>
          </w:divBdr>
        </w:div>
        <w:div w:id="315305718">
          <w:marLeft w:val="640"/>
          <w:marRight w:val="0"/>
          <w:marTop w:val="0"/>
          <w:marBottom w:val="0"/>
          <w:divBdr>
            <w:top w:val="none" w:sz="0" w:space="0" w:color="auto"/>
            <w:left w:val="none" w:sz="0" w:space="0" w:color="auto"/>
            <w:bottom w:val="none" w:sz="0" w:space="0" w:color="auto"/>
            <w:right w:val="none" w:sz="0" w:space="0" w:color="auto"/>
          </w:divBdr>
        </w:div>
        <w:div w:id="331181064">
          <w:marLeft w:val="640"/>
          <w:marRight w:val="0"/>
          <w:marTop w:val="0"/>
          <w:marBottom w:val="0"/>
          <w:divBdr>
            <w:top w:val="none" w:sz="0" w:space="0" w:color="auto"/>
            <w:left w:val="none" w:sz="0" w:space="0" w:color="auto"/>
            <w:bottom w:val="none" w:sz="0" w:space="0" w:color="auto"/>
            <w:right w:val="none" w:sz="0" w:space="0" w:color="auto"/>
          </w:divBdr>
        </w:div>
        <w:div w:id="360128980">
          <w:marLeft w:val="640"/>
          <w:marRight w:val="0"/>
          <w:marTop w:val="0"/>
          <w:marBottom w:val="0"/>
          <w:divBdr>
            <w:top w:val="none" w:sz="0" w:space="0" w:color="auto"/>
            <w:left w:val="none" w:sz="0" w:space="0" w:color="auto"/>
            <w:bottom w:val="none" w:sz="0" w:space="0" w:color="auto"/>
            <w:right w:val="none" w:sz="0" w:space="0" w:color="auto"/>
          </w:divBdr>
        </w:div>
        <w:div w:id="374693044">
          <w:marLeft w:val="640"/>
          <w:marRight w:val="0"/>
          <w:marTop w:val="0"/>
          <w:marBottom w:val="0"/>
          <w:divBdr>
            <w:top w:val="none" w:sz="0" w:space="0" w:color="auto"/>
            <w:left w:val="none" w:sz="0" w:space="0" w:color="auto"/>
            <w:bottom w:val="none" w:sz="0" w:space="0" w:color="auto"/>
            <w:right w:val="none" w:sz="0" w:space="0" w:color="auto"/>
          </w:divBdr>
        </w:div>
        <w:div w:id="391737804">
          <w:marLeft w:val="640"/>
          <w:marRight w:val="0"/>
          <w:marTop w:val="0"/>
          <w:marBottom w:val="0"/>
          <w:divBdr>
            <w:top w:val="none" w:sz="0" w:space="0" w:color="auto"/>
            <w:left w:val="none" w:sz="0" w:space="0" w:color="auto"/>
            <w:bottom w:val="none" w:sz="0" w:space="0" w:color="auto"/>
            <w:right w:val="none" w:sz="0" w:space="0" w:color="auto"/>
          </w:divBdr>
        </w:div>
        <w:div w:id="393360058">
          <w:marLeft w:val="640"/>
          <w:marRight w:val="0"/>
          <w:marTop w:val="0"/>
          <w:marBottom w:val="0"/>
          <w:divBdr>
            <w:top w:val="none" w:sz="0" w:space="0" w:color="auto"/>
            <w:left w:val="none" w:sz="0" w:space="0" w:color="auto"/>
            <w:bottom w:val="none" w:sz="0" w:space="0" w:color="auto"/>
            <w:right w:val="none" w:sz="0" w:space="0" w:color="auto"/>
          </w:divBdr>
        </w:div>
        <w:div w:id="396590474">
          <w:marLeft w:val="640"/>
          <w:marRight w:val="0"/>
          <w:marTop w:val="0"/>
          <w:marBottom w:val="0"/>
          <w:divBdr>
            <w:top w:val="none" w:sz="0" w:space="0" w:color="auto"/>
            <w:left w:val="none" w:sz="0" w:space="0" w:color="auto"/>
            <w:bottom w:val="none" w:sz="0" w:space="0" w:color="auto"/>
            <w:right w:val="none" w:sz="0" w:space="0" w:color="auto"/>
          </w:divBdr>
        </w:div>
        <w:div w:id="403914526">
          <w:marLeft w:val="640"/>
          <w:marRight w:val="0"/>
          <w:marTop w:val="0"/>
          <w:marBottom w:val="0"/>
          <w:divBdr>
            <w:top w:val="none" w:sz="0" w:space="0" w:color="auto"/>
            <w:left w:val="none" w:sz="0" w:space="0" w:color="auto"/>
            <w:bottom w:val="none" w:sz="0" w:space="0" w:color="auto"/>
            <w:right w:val="none" w:sz="0" w:space="0" w:color="auto"/>
          </w:divBdr>
        </w:div>
        <w:div w:id="412626410">
          <w:marLeft w:val="640"/>
          <w:marRight w:val="0"/>
          <w:marTop w:val="0"/>
          <w:marBottom w:val="0"/>
          <w:divBdr>
            <w:top w:val="none" w:sz="0" w:space="0" w:color="auto"/>
            <w:left w:val="none" w:sz="0" w:space="0" w:color="auto"/>
            <w:bottom w:val="none" w:sz="0" w:space="0" w:color="auto"/>
            <w:right w:val="none" w:sz="0" w:space="0" w:color="auto"/>
          </w:divBdr>
        </w:div>
        <w:div w:id="419907419">
          <w:marLeft w:val="640"/>
          <w:marRight w:val="0"/>
          <w:marTop w:val="0"/>
          <w:marBottom w:val="0"/>
          <w:divBdr>
            <w:top w:val="none" w:sz="0" w:space="0" w:color="auto"/>
            <w:left w:val="none" w:sz="0" w:space="0" w:color="auto"/>
            <w:bottom w:val="none" w:sz="0" w:space="0" w:color="auto"/>
            <w:right w:val="none" w:sz="0" w:space="0" w:color="auto"/>
          </w:divBdr>
        </w:div>
        <w:div w:id="427312673">
          <w:marLeft w:val="640"/>
          <w:marRight w:val="0"/>
          <w:marTop w:val="0"/>
          <w:marBottom w:val="0"/>
          <w:divBdr>
            <w:top w:val="none" w:sz="0" w:space="0" w:color="auto"/>
            <w:left w:val="none" w:sz="0" w:space="0" w:color="auto"/>
            <w:bottom w:val="none" w:sz="0" w:space="0" w:color="auto"/>
            <w:right w:val="none" w:sz="0" w:space="0" w:color="auto"/>
          </w:divBdr>
        </w:div>
        <w:div w:id="441922387">
          <w:marLeft w:val="640"/>
          <w:marRight w:val="0"/>
          <w:marTop w:val="0"/>
          <w:marBottom w:val="0"/>
          <w:divBdr>
            <w:top w:val="none" w:sz="0" w:space="0" w:color="auto"/>
            <w:left w:val="none" w:sz="0" w:space="0" w:color="auto"/>
            <w:bottom w:val="none" w:sz="0" w:space="0" w:color="auto"/>
            <w:right w:val="none" w:sz="0" w:space="0" w:color="auto"/>
          </w:divBdr>
        </w:div>
        <w:div w:id="466313019">
          <w:marLeft w:val="640"/>
          <w:marRight w:val="0"/>
          <w:marTop w:val="0"/>
          <w:marBottom w:val="0"/>
          <w:divBdr>
            <w:top w:val="none" w:sz="0" w:space="0" w:color="auto"/>
            <w:left w:val="none" w:sz="0" w:space="0" w:color="auto"/>
            <w:bottom w:val="none" w:sz="0" w:space="0" w:color="auto"/>
            <w:right w:val="none" w:sz="0" w:space="0" w:color="auto"/>
          </w:divBdr>
        </w:div>
        <w:div w:id="476148565">
          <w:marLeft w:val="640"/>
          <w:marRight w:val="0"/>
          <w:marTop w:val="0"/>
          <w:marBottom w:val="0"/>
          <w:divBdr>
            <w:top w:val="none" w:sz="0" w:space="0" w:color="auto"/>
            <w:left w:val="none" w:sz="0" w:space="0" w:color="auto"/>
            <w:bottom w:val="none" w:sz="0" w:space="0" w:color="auto"/>
            <w:right w:val="none" w:sz="0" w:space="0" w:color="auto"/>
          </w:divBdr>
        </w:div>
        <w:div w:id="484123587">
          <w:marLeft w:val="640"/>
          <w:marRight w:val="0"/>
          <w:marTop w:val="0"/>
          <w:marBottom w:val="0"/>
          <w:divBdr>
            <w:top w:val="none" w:sz="0" w:space="0" w:color="auto"/>
            <w:left w:val="none" w:sz="0" w:space="0" w:color="auto"/>
            <w:bottom w:val="none" w:sz="0" w:space="0" w:color="auto"/>
            <w:right w:val="none" w:sz="0" w:space="0" w:color="auto"/>
          </w:divBdr>
        </w:div>
        <w:div w:id="498009705">
          <w:marLeft w:val="640"/>
          <w:marRight w:val="0"/>
          <w:marTop w:val="0"/>
          <w:marBottom w:val="0"/>
          <w:divBdr>
            <w:top w:val="none" w:sz="0" w:space="0" w:color="auto"/>
            <w:left w:val="none" w:sz="0" w:space="0" w:color="auto"/>
            <w:bottom w:val="none" w:sz="0" w:space="0" w:color="auto"/>
            <w:right w:val="none" w:sz="0" w:space="0" w:color="auto"/>
          </w:divBdr>
        </w:div>
        <w:div w:id="548300900">
          <w:marLeft w:val="640"/>
          <w:marRight w:val="0"/>
          <w:marTop w:val="0"/>
          <w:marBottom w:val="0"/>
          <w:divBdr>
            <w:top w:val="none" w:sz="0" w:space="0" w:color="auto"/>
            <w:left w:val="none" w:sz="0" w:space="0" w:color="auto"/>
            <w:bottom w:val="none" w:sz="0" w:space="0" w:color="auto"/>
            <w:right w:val="none" w:sz="0" w:space="0" w:color="auto"/>
          </w:divBdr>
        </w:div>
        <w:div w:id="568542488">
          <w:marLeft w:val="640"/>
          <w:marRight w:val="0"/>
          <w:marTop w:val="0"/>
          <w:marBottom w:val="0"/>
          <w:divBdr>
            <w:top w:val="none" w:sz="0" w:space="0" w:color="auto"/>
            <w:left w:val="none" w:sz="0" w:space="0" w:color="auto"/>
            <w:bottom w:val="none" w:sz="0" w:space="0" w:color="auto"/>
            <w:right w:val="none" w:sz="0" w:space="0" w:color="auto"/>
          </w:divBdr>
        </w:div>
        <w:div w:id="570505576">
          <w:marLeft w:val="640"/>
          <w:marRight w:val="0"/>
          <w:marTop w:val="0"/>
          <w:marBottom w:val="0"/>
          <w:divBdr>
            <w:top w:val="none" w:sz="0" w:space="0" w:color="auto"/>
            <w:left w:val="none" w:sz="0" w:space="0" w:color="auto"/>
            <w:bottom w:val="none" w:sz="0" w:space="0" w:color="auto"/>
            <w:right w:val="none" w:sz="0" w:space="0" w:color="auto"/>
          </w:divBdr>
        </w:div>
        <w:div w:id="586577559">
          <w:marLeft w:val="640"/>
          <w:marRight w:val="0"/>
          <w:marTop w:val="0"/>
          <w:marBottom w:val="0"/>
          <w:divBdr>
            <w:top w:val="none" w:sz="0" w:space="0" w:color="auto"/>
            <w:left w:val="none" w:sz="0" w:space="0" w:color="auto"/>
            <w:bottom w:val="none" w:sz="0" w:space="0" w:color="auto"/>
            <w:right w:val="none" w:sz="0" w:space="0" w:color="auto"/>
          </w:divBdr>
        </w:div>
        <w:div w:id="623002186">
          <w:marLeft w:val="640"/>
          <w:marRight w:val="0"/>
          <w:marTop w:val="0"/>
          <w:marBottom w:val="0"/>
          <w:divBdr>
            <w:top w:val="none" w:sz="0" w:space="0" w:color="auto"/>
            <w:left w:val="none" w:sz="0" w:space="0" w:color="auto"/>
            <w:bottom w:val="none" w:sz="0" w:space="0" w:color="auto"/>
            <w:right w:val="none" w:sz="0" w:space="0" w:color="auto"/>
          </w:divBdr>
        </w:div>
        <w:div w:id="630017718">
          <w:marLeft w:val="640"/>
          <w:marRight w:val="0"/>
          <w:marTop w:val="0"/>
          <w:marBottom w:val="0"/>
          <w:divBdr>
            <w:top w:val="none" w:sz="0" w:space="0" w:color="auto"/>
            <w:left w:val="none" w:sz="0" w:space="0" w:color="auto"/>
            <w:bottom w:val="none" w:sz="0" w:space="0" w:color="auto"/>
            <w:right w:val="none" w:sz="0" w:space="0" w:color="auto"/>
          </w:divBdr>
        </w:div>
        <w:div w:id="637683115">
          <w:marLeft w:val="640"/>
          <w:marRight w:val="0"/>
          <w:marTop w:val="0"/>
          <w:marBottom w:val="0"/>
          <w:divBdr>
            <w:top w:val="none" w:sz="0" w:space="0" w:color="auto"/>
            <w:left w:val="none" w:sz="0" w:space="0" w:color="auto"/>
            <w:bottom w:val="none" w:sz="0" w:space="0" w:color="auto"/>
            <w:right w:val="none" w:sz="0" w:space="0" w:color="auto"/>
          </w:divBdr>
        </w:div>
        <w:div w:id="675350845">
          <w:marLeft w:val="640"/>
          <w:marRight w:val="0"/>
          <w:marTop w:val="0"/>
          <w:marBottom w:val="0"/>
          <w:divBdr>
            <w:top w:val="none" w:sz="0" w:space="0" w:color="auto"/>
            <w:left w:val="none" w:sz="0" w:space="0" w:color="auto"/>
            <w:bottom w:val="none" w:sz="0" w:space="0" w:color="auto"/>
            <w:right w:val="none" w:sz="0" w:space="0" w:color="auto"/>
          </w:divBdr>
        </w:div>
        <w:div w:id="725450463">
          <w:marLeft w:val="640"/>
          <w:marRight w:val="0"/>
          <w:marTop w:val="0"/>
          <w:marBottom w:val="0"/>
          <w:divBdr>
            <w:top w:val="none" w:sz="0" w:space="0" w:color="auto"/>
            <w:left w:val="none" w:sz="0" w:space="0" w:color="auto"/>
            <w:bottom w:val="none" w:sz="0" w:space="0" w:color="auto"/>
            <w:right w:val="none" w:sz="0" w:space="0" w:color="auto"/>
          </w:divBdr>
        </w:div>
        <w:div w:id="745149088">
          <w:marLeft w:val="640"/>
          <w:marRight w:val="0"/>
          <w:marTop w:val="0"/>
          <w:marBottom w:val="0"/>
          <w:divBdr>
            <w:top w:val="none" w:sz="0" w:space="0" w:color="auto"/>
            <w:left w:val="none" w:sz="0" w:space="0" w:color="auto"/>
            <w:bottom w:val="none" w:sz="0" w:space="0" w:color="auto"/>
            <w:right w:val="none" w:sz="0" w:space="0" w:color="auto"/>
          </w:divBdr>
        </w:div>
        <w:div w:id="768160518">
          <w:marLeft w:val="640"/>
          <w:marRight w:val="0"/>
          <w:marTop w:val="0"/>
          <w:marBottom w:val="0"/>
          <w:divBdr>
            <w:top w:val="none" w:sz="0" w:space="0" w:color="auto"/>
            <w:left w:val="none" w:sz="0" w:space="0" w:color="auto"/>
            <w:bottom w:val="none" w:sz="0" w:space="0" w:color="auto"/>
            <w:right w:val="none" w:sz="0" w:space="0" w:color="auto"/>
          </w:divBdr>
        </w:div>
        <w:div w:id="797265835">
          <w:marLeft w:val="640"/>
          <w:marRight w:val="0"/>
          <w:marTop w:val="0"/>
          <w:marBottom w:val="0"/>
          <w:divBdr>
            <w:top w:val="none" w:sz="0" w:space="0" w:color="auto"/>
            <w:left w:val="none" w:sz="0" w:space="0" w:color="auto"/>
            <w:bottom w:val="none" w:sz="0" w:space="0" w:color="auto"/>
            <w:right w:val="none" w:sz="0" w:space="0" w:color="auto"/>
          </w:divBdr>
        </w:div>
        <w:div w:id="803088056">
          <w:marLeft w:val="640"/>
          <w:marRight w:val="0"/>
          <w:marTop w:val="0"/>
          <w:marBottom w:val="0"/>
          <w:divBdr>
            <w:top w:val="none" w:sz="0" w:space="0" w:color="auto"/>
            <w:left w:val="none" w:sz="0" w:space="0" w:color="auto"/>
            <w:bottom w:val="none" w:sz="0" w:space="0" w:color="auto"/>
            <w:right w:val="none" w:sz="0" w:space="0" w:color="auto"/>
          </w:divBdr>
        </w:div>
        <w:div w:id="845485628">
          <w:marLeft w:val="640"/>
          <w:marRight w:val="0"/>
          <w:marTop w:val="0"/>
          <w:marBottom w:val="0"/>
          <w:divBdr>
            <w:top w:val="none" w:sz="0" w:space="0" w:color="auto"/>
            <w:left w:val="none" w:sz="0" w:space="0" w:color="auto"/>
            <w:bottom w:val="none" w:sz="0" w:space="0" w:color="auto"/>
            <w:right w:val="none" w:sz="0" w:space="0" w:color="auto"/>
          </w:divBdr>
        </w:div>
        <w:div w:id="866332914">
          <w:marLeft w:val="640"/>
          <w:marRight w:val="0"/>
          <w:marTop w:val="0"/>
          <w:marBottom w:val="0"/>
          <w:divBdr>
            <w:top w:val="none" w:sz="0" w:space="0" w:color="auto"/>
            <w:left w:val="none" w:sz="0" w:space="0" w:color="auto"/>
            <w:bottom w:val="none" w:sz="0" w:space="0" w:color="auto"/>
            <w:right w:val="none" w:sz="0" w:space="0" w:color="auto"/>
          </w:divBdr>
        </w:div>
        <w:div w:id="917057056">
          <w:marLeft w:val="640"/>
          <w:marRight w:val="0"/>
          <w:marTop w:val="0"/>
          <w:marBottom w:val="0"/>
          <w:divBdr>
            <w:top w:val="none" w:sz="0" w:space="0" w:color="auto"/>
            <w:left w:val="none" w:sz="0" w:space="0" w:color="auto"/>
            <w:bottom w:val="none" w:sz="0" w:space="0" w:color="auto"/>
            <w:right w:val="none" w:sz="0" w:space="0" w:color="auto"/>
          </w:divBdr>
        </w:div>
        <w:div w:id="918446981">
          <w:marLeft w:val="640"/>
          <w:marRight w:val="0"/>
          <w:marTop w:val="0"/>
          <w:marBottom w:val="0"/>
          <w:divBdr>
            <w:top w:val="none" w:sz="0" w:space="0" w:color="auto"/>
            <w:left w:val="none" w:sz="0" w:space="0" w:color="auto"/>
            <w:bottom w:val="none" w:sz="0" w:space="0" w:color="auto"/>
            <w:right w:val="none" w:sz="0" w:space="0" w:color="auto"/>
          </w:divBdr>
        </w:div>
        <w:div w:id="960764766">
          <w:marLeft w:val="640"/>
          <w:marRight w:val="0"/>
          <w:marTop w:val="0"/>
          <w:marBottom w:val="0"/>
          <w:divBdr>
            <w:top w:val="none" w:sz="0" w:space="0" w:color="auto"/>
            <w:left w:val="none" w:sz="0" w:space="0" w:color="auto"/>
            <w:bottom w:val="none" w:sz="0" w:space="0" w:color="auto"/>
            <w:right w:val="none" w:sz="0" w:space="0" w:color="auto"/>
          </w:divBdr>
        </w:div>
        <w:div w:id="981157429">
          <w:marLeft w:val="640"/>
          <w:marRight w:val="0"/>
          <w:marTop w:val="0"/>
          <w:marBottom w:val="0"/>
          <w:divBdr>
            <w:top w:val="none" w:sz="0" w:space="0" w:color="auto"/>
            <w:left w:val="none" w:sz="0" w:space="0" w:color="auto"/>
            <w:bottom w:val="none" w:sz="0" w:space="0" w:color="auto"/>
            <w:right w:val="none" w:sz="0" w:space="0" w:color="auto"/>
          </w:divBdr>
        </w:div>
        <w:div w:id="1020815336">
          <w:marLeft w:val="640"/>
          <w:marRight w:val="0"/>
          <w:marTop w:val="0"/>
          <w:marBottom w:val="0"/>
          <w:divBdr>
            <w:top w:val="none" w:sz="0" w:space="0" w:color="auto"/>
            <w:left w:val="none" w:sz="0" w:space="0" w:color="auto"/>
            <w:bottom w:val="none" w:sz="0" w:space="0" w:color="auto"/>
            <w:right w:val="none" w:sz="0" w:space="0" w:color="auto"/>
          </w:divBdr>
        </w:div>
        <w:div w:id="1056900278">
          <w:marLeft w:val="640"/>
          <w:marRight w:val="0"/>
          <w:marTop w:val="0"/>
          <w:marBottom w:val="0"/>
          <w:divBdr>
            <w:top w:val="none" w:sz="0" w:space="0" w:color="auto"/>
            <w:left w:val="none" w:sz="0" w:space="0" w:color="auto"/>
            <w:bottom w:val="none" w:sz="0" w:space="0" w:color="auto"/>
            <w:right w:val="none" w:sz="0" w:space="0" w:color="auto"/>
          </w:divBdr>
        </w:div>
        <w:div w:id="1133907439">
          <w:marLeft w:val="640"/>
          <w:marRight w:val="0"/>
          <w:marTop w:val="0"/>
          <w:marBottom w:val="0"/>
          <w:divBdr>
            <w:top w:val="none" w:sz="0" w:space="0" w:color="auto"/>
            <w:left w:val="none" w:sz="0" w:space="0" w:color="auto"/>
            <w:bottom w:val="none" w:sz="0" w:space="0" w:color="auto"/>
            <w:right w:val="none" w:sz="0" w:space="0" w:color="auto"/>
          </w:divBdr>
        </w:div>
        <w:div w:id="1149248421">
          <w:marLeft w:val="640"/>
          <w:marRight w:val="0"/>
          <w:marTop w:val="0"/>
          <w:marBottom w:val="0"/>
          <w:divBdr>
            <w:top w:val="none" w:sz="0" w:space="0" w:color="auto"/>
            <w:left w:val="none" w:sz="0" w:space="0" w:color="auto"/>
            <w:bottom w:val="none" w:sz="0" w:space="0" w:color="auto"/>
            <w:right w:val="none" w:sz="0" w:space="0" w:color="auto"/>
          </w:divBdr>
        </w:div>
        <w:div w:id="1166945379">
          <w:marLeft w:val="640"/>
          <w:marRight w:val="0"/>
          <w:marTop w:val="0"/>
          <w:marBottom w:val="0"/>
          <w:divBdr>
            <w:top w:val="none" w:sz="0" w:space="0" w:color="auto"/>
            <w:left w:val="none" w:sz="0" w:space="0" w:color="auto"/>
            <w:bottom w:val="none" w:sz="0" w:space="0" w:color="auto"/>
            <w:right w:val="none" w:sz="0" w:space="0" w:color="auto"/>
          </w:divBdr>
        </w:div>
        <w:div w:id="1186862949">
          <w:marLeft w:val="640"/>
          <w:marRight w:val="0"/>
          <w:marTop w:val="0"/>
          <w:marBottom w:val="0"/>
          <w:divBdr>
            <w:top w:val="none" w:sz="0" w:space="0" w:color="auto"/>
            <w:left w:val="none" w:sz="0" w:space="0" w:color="auto"/>
            <w:bottom w:val="none" w:sz="0" w:space="0" w:color="auto"/>
            <w:right w:val="none" w:sz="0" w:space="0" w:color="auto"/>
          </w:divBdr>
        </w:div>
        <w:div w:id="1239049574">
          <w:marLeft w:val="640"/>
          <w:marRight w:val="0"/>
          <w:marTop w:val="0"/>
          <w:marBottom w:val="0"/>
          <w:divBdr>
            <w:top w:val="none" w:sz="0" w:space="0" w:color="auto"/>
            <w:left w:val="none" w:sz="0" w:space="0" w:color="auto"/>
            <w:bottom w:val="none" w:sz="0" w:space="0" w:color="auto"/>
            <w:right w:val="none" w:sz="0" w:space="0" w:color="auto"/>
          </w:divBdr>
        </w:div>
        <w:div w:id="1258172118">
          <w:marLeft w:val="640"/>
          <w:marRight w:val="0"/>
          <w:marTop w:val="0"/>
          <w:marBottom w:val="0"/>
          <w:divBdr>
            <w:top w:val="none" w:sz="0" w:space="0" w:color="auto"/>
            <w:left w:val="none" w:sz="0" w:space="0" w:color="auto"/>
            <w:bottom w:val="none" w:sz="0" w:space="0" w:color="auto"/>
            <w:right w:val="none" w:sz="0" w:space="0" w:color="auto"/>
          </w:divBdr>
        </w:div>
        <w:div w:id="1283729667">
          <w:marLeft w:val="640"/>
          <w:marRight w:val="0"/>
          <w:marTop w:val="0"/>
          <w:marBottom w:val="0"/>
          <w:divBdr>
            <w:top w:val="none" w:sz="0" w:space="0" w:color="auto"/>
            <w:left w:val="none" w:sz="0" w:space="0" w:color="auto"/>
            <w:bottom w:val="none" w:sz="0" w:space="0" w:color="auto"/>
            <w:right w:val="none" w:sz="0" w:space="0" w:color="auto"/>
          </w:divBdr>
        </w:div>
        <w:div w:id="1306736567">
          <w:marLeft w:val="640"/>
          <w:marRight w:val="0"/>
          <w:marTop w:val="0"/>
          <w:marBottom w:val="0"/>
          <w:divBdr>
            <w:top w:val="none" w:sz="0" w:space="0" w:color="auto"/>
            <w:left w:val="none" w:sz="0" w:space="0" w:color="auto"/>
            <w:bottom w:val="none" w:sz="0" w:space="0" w:color="auto"/>
            <w:right w:val="none" w:sz="0" w:space="0" w:color="auto"/>
          </w:divBdr>
        </w:div>
        <w:div w:id="1313408487">
          <w:marLeft w:val="640"/>
          <w:marRight w:val="0"/>
          <w:marTop w:val="0"/>
          <w:marBottom w:val="0"/>
          <w:divBdr>
            <w:top w:val="none" w:sz="0" w:space="0" w:color="auto"/>
            <w:left w:val="none" w:sz="0" w:space="0" w:color="auto"/>
            <w:bottom w:val="none" w:sz="0" w:space="0" w:color="auto"/>
            <w:right w:val="none" w:sz="0" w:space="0" w:color="auto"/>
          </w:divBdr>
        </w:div>
        <w:div w:id="1386875298">
          <w:marLeft w:val="640"/>
          <w:marRight w:val="0"/>
          <w:marTop w:val="0"/>
          <w:marBottom w:val="0"/>
          <w:divBdr>
            <w:top w:val="none" w:sz="0" w:space="0" w:color="auto"/>
            <w:left w:val="none" w:sz="0" w:space="0" w:color="auto"/>
            <w:bottom w:val="none" w:sz="0" w:space="0" w:color="auto"/>
            <w:right w:val="none" w:sz="0" w:space="0" w:color="auto"/>
          </w:divBdr>
        </w:div>
        <w:div w:id="1389109968">
          <w:marLeft w:val="640"/>
          <w:marRight w:val="0"/>
          <w:marTop w:val="0"/>
          <w:marBottom w:val="0"/>
          <w:divBdr>
            <w:top w:val="none" w:sz="0" w:space="0" w:color="auto"/>
            <w:left w:val="none" w:sz="0" w:space="0" w:color="auto"/>
            <w:bottom w:val="none" w:sz="0" w:space="0" w:color="auto"/>
            <w:right w:val="none" w:sz="0" w:space="0" w:color="auto"/>
          </w:divBdr>
        </w:div>
        <w:div w:id="1395203491">
          <w:marLeft w:val="640"/>
          <w:marRight w:val="0"/>
          <w:marTop w:val="0"/>
          <w:marBottom w:val="0"/>
          <w:divBdr>
            <w:top w:val="none" w:sz="0" w:space="0" w:color="auto"/>
            <w:left w:val="none" w:sz="0" w:space="0" w:color="auto"/>
            <w:bottom w:val="none" w:sz="0" w:space="0" w:color="auto"/>
            <w:right w:val="none" w:sz="0" w:space="0" w:color="auto"/>
          </w:divBdr>
        </w:div>
        <w:div w:id="1491822590">
          <w:marLeft w:val="640"/>
          <w:marRight w:val="0"/>
          <w:marTop w:val="0"/>
          <w:marBottom w:val="0"/>
          <w:divBdr>
            <w:top w:val="none" w:sz="0" w:space="0" w:color="auto"/>
            <w:left w:val="none" w:sz="0" w:space="0" w:color="auto"/>
            <w:bottom w:val="none" w:sz="0" w:space="0" w:color="auto"/>
            <w:right w:val="none" w:sz="0" w:space="0" w:color="auto"/>
          </w:divBdr>
        </w:div>
        <w:div w:id="1499616780">
          <w:marLeft w:val="640"/>
          <w:marRight w:val="0"/>
          <w:marTop w:val="0"/>
          <w:marBottom w:val="0"/>
          <w:divBdr>
            <w:top w:val="none" w:sz="0" w:space="0" w:color="auto"/>
            <w:left w:val="none" w:sz="0" w:space="0" w:color="auto"/>
            <w:bottom w:val="none" w:sz="0" w:space="0" w:color="auto"/>
            <w:right w:val="none" w:sz="0" w:space="0" w:color="auto"/>
          </w:divBdr>
        </w:div>
        <w:div w:id="1566601947">
          <w:marLeft w:val="640"/>
          <w:marRight w:val="0"/>
          <w:marTop w:val="0"/>
          <w:marBottom w:val="0"/>
          <w:divBdr>
            <w:top w:val="none" w:sz="0" w:space="0" w:color="auto"/>
            <w:left w:val="none" w:sz="0" w:space="0" w:color="auto"/>
            <w:bottom w:val="none" w:sz="0" w:space="0" w:color="auto"/>
            <w:right w:val="none" w:sz="0" w:space="0" w:color="auto"/>
          </w:divBdr>
        </w:div>
        <w:div w:id="1588613908">
          <w:marLeft w:val="640"/>
          <w:marRight w:val="0"/>
          <w:marTop w:val="0"/>
          <w:marBottom w:val="0"/>
          <w:divBdr>
            <w:top w:val="none" w:sz="0" w:space="0" w:color="auto"/>
            <w:left w:val="none" w:sz="0" w:space="0" w:color="auto"/>
            <w:bottom w:val="none" w:sz="0" w:space="0" w:color="auto"/>
            <w:right w:val="none" w:sz="0" w:space="0" w:color="auto"/>
          </w:divBdr>
        </w:div>
        <w:div w:id="1622226899">
          <w:marLeft w:val="640"/>
          <w:marRight w:val="0"/>
          <w:marTop w:val="0"/>
          <w:marBottom w:val="0"/>
          <w:divBdr>
            <w:top w:val="none" w:sz="0" w:space="0" w:color="auto"/>
            <w:left w:val="none" w:sz="0" w:space="0" w:color="auto"/>
            <w:bottom w:val="none" w:sz="0" w:space="0" w:color="auto"/>
            <w:right w:val="none" w:sz="0" w:space="0" w:color="auto"/>
          </w:divBdr>
        </w:div>
        <w:div w:id="1657105419">
          <w:marLeft w:val="640"/>
          <w:marRight w:val="0"/>
          <w:marTop w:val="0"/>
          <w:marBottom w:val="0"/>
          <w:divBdr>
            <w:top w:val="none" w:sz="0" w:space="0" w:color="auto"/>
            <w:left w:val="none" w:sz="0" w:space="0" w:color="auto"/>
            <w:bottom w:val="none" w:sz="0" w:space="0" w:color="auto"/>
            <w:right w:val="none" w:sz="0" w:space="0" w:color="auto"/>
          </w:divBdr>
        </w:div>
        <w:div w:id="1657342958">
          <w:marLeft w:val="640"/>
          <w:marRight w:val="0"/>
          <w:marTop w:val="0"/>
          <w:marBottom w:val="0"/>
          <w:divBdr>
            <w:top w:val="none" w:sz="0" w:space="0" w:color="auto"/>
            <w:left w:val="none" w:sz="0" w:space="0" w:color="auto"/>
            <w:bottom w:val="none" w:sz="0" w:space="0" w:color="auto"/>
            <w:right w:val="none" w:sz="0" w:space="0" w:color="auto"/>
          </w:divBdr>
        </w:div>
        <w:div w:id="1666133165">
          <w:marLeft w:val="640"/>
          <w:marRight w:val="0"/>
          <w:marTop w:val="0"/>
          <w:marBottom w:val="0"/>
          <w:divBdr>
            <w:top w:val="none" w:sz="0" w:space="0" w:color="auto"/>
            <w:left w:val="none" w:sz="0" w:space="0" w:color="auto"/>
            <w:bottom w:val="none" w:sz="0" w:space="0" w:color="auto"/>
            <w:right w:val="none" w:sz="0" w:space="0" w:color="auto"/>
          </w:divBdr>
        </w:div>
        <w:div w:id="1702779781">
          <w:marLeft w:val="640"/>
          <w:marRight w:val="0"/>
          <w:marTop w:val="0"/>
          <w:marBottom w:val="0"/>
          <w:divBdr>
            <w:top w:val="none" w:sz="0" w:space="0" w:color="auto"/>
            <w:left w:val="none" w:sz="0" w:space="0" w:color="auto"/>
            <w:bottom w:val="none" w:sz="0" w:space="0" w:color="auto"/>
            <w:right w:val="none" w:sz="0" w:space="0" w:color="auto"/>
          </w:divBdr>
        </w:div>
        <w:div w:id="1704329712">
          <w:marLeft w:val="640"/>
          <w:marRight w:val="0"/>
          <w:marTop w:val="0"/>
          <w:marBottom w:val="0"/>
          <w:divBdr>
            <w:top w:val="none" w:sz="0" w:space="0" w:color="auto"/>
            <w:left w:val="none" w:sz="0" w:space="0" w:color="auto"/>
            <w:bottom w:val="none" w:sz="0" w:space="0" w:color="auto"/>
            <w:right w:val="none" w:sz="0" w:space="0" w:color="auto"/>
          </w:divBdr>
        </w:div>
        <w:div w:id="1712724925">
          <w:marLeft w:val="640"/>
          <w:marRight w:val="0"/>
          <w:marTop w:val="0"/>
          <w:marBottom w:val="0"/>
          <w:divBdr>
            <w:top w:val="none" w:sz="0" w:space="0" w:color="auto"/>
            <w:left w:val="none" w:sz="0" w:space="0" w:color="auto"/>
            <w:bottom w:val="none" w:sz="0" w:space="0" w:color="auto"/>
            <w:right w:val="none" w:sz="0" w:space="0" w:color="auto"/>
          </w:divBdr>
        </w:div>
        <w:div w:id="1768573170">
          <w:marLeft w:val="640"/>
          <w:marRight w:val="0"/>
          <w:marTop w:val="0"/>
          <w:marBottom w:val="0"/>
          <w:divBdr>
            <w:top w:val="none" w:sz="0" w:space="0" w:color="auto"/>
            <w:left w:val="none" w:sz="0" w:space="0" w:color="auto"/>
            <w:bottom w:val="none" w:sz="0" w:space="0" w:color="auto"/>
            <w:right w:val="none" w:sz="0" w:space="0" w:color="auto"/>
          </w:divBdr>
        </w:div>
        <w:div w:id="1793742815">
          <w:marLeft w:val="640"/>
          <w:marRight w:val="0"/>
          <w:marTop w:val="0"/>
          <w:marBottom w:val="0"/>
          <w:divBdr>
            <w:top w:val="none" w:sz="0" w:space="0" w:color="auto"/>
            <w:left w:val="none" w:sz="0" w:space="0" w:color="auto"/>
            <w:bottom w:val="none" w:sz="0" w:space="0" w:color="auto"/>
            <w:right w:val="none" w:sz="0" w:space="0" w:color="auto"/>
          </w:divBdr>
        </w:div>
        <w:div w:id="1805076344">
          <w:marLeft w:val="640"/>
          <w:marRight w:val="0"/>
          <w:marTop w:val="0"/>
          <w:marBottom w:val="0"/>
          <w:divBdr>
            <w:top w:val="none" w:sz="0" w:space="0" w:color="auto"/>
            <w:left w:val="none" w:sz="0" w:space="0" w:color="auto"/>
            <w:bottom w:val="none" w:sz="0" w:space="0" w:color="auto"/>
            <w:right w:val="none" w:sz="0" w:space="0" w:color="auto"/>
          </w:divBdr>
        </w:div>
        <w:div w:id="1845511779">
          <w:marLeft w:val="640"/>
          <w:marRight w:val="0"/>
          <w:marTop w:val="0"/>
          <w:marBottom w:val="0"/>
          <w:divBdr>
            <w:top w:val="none" w:sz="0" w:space="0" w:color="auto"/>
            <w:left w:val="none" w:sz="0" w:space="0" w:color="auto"/>
            <w:bottom w:val="none" w:sz="0" w:space="0" w:color="auto"/>
            <w:right w:val="none" w:sz="0" w:space="0" w:color="auto"/>
          </w:divBdr>
        </w:div>
        <w:div w:id="1846937108">
          <w:marLeft w:val="640"/>
          <w:marRight w:val="0"/>
          <w:marTop w:val="0"/>
          <w:marBottom w:val="0"/>
          <w:divBdr>
            <w:top w:val="none" w:sz="0" w:space="0" w:color="auto"/>
            <w:left w:val="none" w:sz="0" w:space="0" w:color="auto"/>
            <w:bottom w:val="none" w:sz="0" w:space="0" w:color="auto"/>
            <w:right w:val="none" w:sz="0" w:space="0" w:color="auto"/>
          </w:divBdr>
        </w:div>
        <w:div w:id="1855072693">
          <w:marLeft w:val="640"/>
          <w:marRight w:val="0"/>
          <w:marTop w:val="0"/>
          <w:marBottom w:val="0"/>
          <w:divBdr>
            <w:top w:val="none" w:sz="0" w:space="0" w:color="auto"/>
            <w:left w:val="none" w:sz="0" w:space="0" w:color="auto"/>
            <w:bottom w:val="none" w:sz="0" w:space="0" w:color="auto"/>
            <w:right w:val="none" w:sz="0" w:space="0" w:color="auto"/>
          </w:divBdr>
        </w:div>
        <w:div w:id="1877498993">
          <w:marLeft w:val="640"/>
          <w:marRight w:val="0"/>
          <w:marTop w:val="0"/>
          <w:marBottom w:val="0"/>
          <w:divBdr>
            <w:top w:val="none" w:sz="0" w:space="0" w:color="auto"/>
            <w:left w:val="none" w:sz="0" w:space="0" w:color="auto"/>
            <w:bottom w:val="none" w:sz="0" w:space="0" w:color="auto"/>
            <w:right w:val="none" w:sz="0" w:space="0" w:color="auto"/>
          </w:divBdr>
        </w:div>
        <w:div w:id="1939605048">
          <w:marLeft w:val="640"/>
          <w:marRight w:val="0"/>
          <w:marTop w:val="0"/>
          <w:marBottom w:val="0"/>
          <w:divBdr>
            <w:top w:val="none" w:sz="0" w:space="0" w:color="auto"/>
            <w:left w:val="none" w:sz="0" w:space="0" w:color="auto"/>
            <w:bottom w:val="none" w:sz="0" w:space="0" w:color="auto"/>
            <w:right w:val="none" w:sz="0" w:space="0" w:color="auto"/>
          </w:divBdr>
        </w:div>
        <w:div w:id="1956325509">
          <w:marLeft w:val="640"/>
          <w:marRight w:val="0"/>
          <w:marTop w:val="0"/>
          <w:marBottom w:val="0"/>
          <w:divBdr>
            <w:top w:val="none" w:sz="0" w:space="0" w:color="auto"/>
            <w:left w:val="none" w:sz="0" w:space="0" w:color="auto"/>
            <w:bottom w:val="none" w:sz="0" w:space="0" w:color="auto"/>
            <w:right w:val="none" w:sz="0" w:space="0" w:color="auto"/>
          </w:divBdr>
        </w:div>
        <w:div w:id="1956332109">
          <w:marLeft w:val="640"/>
          <w:marRight w:val="0"/>
          <w:marTop w:val="0"/>
          <w:marBottom w:val="0"/>
          <w:divBdr>
            <w:top w:val="none" w:sz="0" w:space="0" w:color="auto"/>
            <w:left w:val="none" w:sz="0" w:space="0" w:color="auto"/>
            <w:bottom w:val="none" w:sz="0" w:space="0" w:color="auto"/>
            <w:right w:val="none" w:sz="0" w:space="0" w:color="auto"/>
          </w:divBdr>
        </w:div>
        <w:div w:id="1982029600">
          <w:marLeft w:val="640"/>
          <w:marRight w:val="0"/>
          <w:marTop w:val="0"/>
          <w:marBottom w:val="0"/>
          <w:divBdr>
            <w:top w:val="none" w:sz="0" w:space="0" w:color="auto"/>
            <w:left w:val="none" w:sz="0" w:space="0" w:color="auto"/>
            <w:bottom w:val="none" w:sz="0" w:space="0" w:color="auto"/>
            <w:right w:val="none" w:sz="0" w:space="0" w:color="auto"/>
          </w:divBdr>
        </w:div>
        <w:div w:id="2000184375">
          <w:marLeft w:val="640"/>
          <w:marRight w:val="0"/>
          <w:marTop w:val="0"/>
          <w:marBottom w:val="0"/>
          <w:divBdr>
            <w:top w:val="none" w:sz="0" w:space="0" w:color="auto"/>
            <w:left w:val="none" w:sz="0" w:space="0" w:color="auto"/>
            <w:bottom w:val="none" w:sz="0" w:space="0" w:color="auto"/>
            <w:right w:val="none" w:sz="0" w:space="0" w:color="auto"/>
          </w:divBdr>
        </w:div>
        <w:div w:id="2006592420">
          <w:marLeft w:val="640"/>
          <w:marRight w:val="0"/>
          <w:marTop w:val="0"/>
          <w:marBottom w:val="0"/>
          <w:divBdr>
            <w:top w:val="none" w:sz="0" w:space="0" w:color="auto"/>
            <w:left w:val="none" w:sz="0" w:space="0" w:color="auto"/>
            <w:bottom w:val="none" w:sz="0" w:space="0" w:color="auto"/>
            <w:right w:val="none" w:sz="0" w:space="0" w:color="auto"/>
          </w:divBdr>
        </w:div>
        <w:div w:id="2014214688">
          <w:marLeft w:val="640"/>
          <w:marRight w:val="0"/>
          <w:marTop w:val="0"/>
          <w:marBottom w:val="0"/>
          <w:divBdr>
            <w:top w:val="none" w:sz="0" w:space="0" w:color="auto"/>
            <w:left w:val="none" w:sz="0" w:space="0" w:color="auto"/>
            <w:bottom w:val="none" w:sz="0" w:space="0" w:color="auto"/>
            <w:right w:val="none" w:sz="0" w:space="0" w:color="auto"/>
          </w:divBdr>
        </w:div>
        <w:div w:id="2018847955">
          <w:marLeft w:val="640"/>
          <w:marRight w:val="0"/>
          <w:marTop w:val="0"/>
          <w:marBottom w:val="0"/>
          <w:divBdr>
            <w:top w:val="none" w:sz="0" w:space="0" w:color="auto"/>
            <w:left w:val="none" w:sz="0" w:space="0" w:color="auto"/>
            <w:bottom w:val="none" w:sz="0" w:space="0" w:color="auto"/>
            <w:right w:val="none" w:sz="0" w:space="0" w:color="auto"/>
          </w:divBdr>
        </w:div>
        <w:div w:id="2042053520">
          <w:marLeft w:val="640"/>
          <w:marRight w:val="0"/>
          <w:marTop w:val="0"/>
          <w:marBottom w:val="0"/>
          <w:divBdr>
            <w:top w:val="none" w:sz="0" w:space="0" w:color="auto"/>
            <w:left w:val="none" w:sz="0" w:space="0" w:color="auto"/>
            <w:bottom w:val="none" w:sz="0" w:space="0" w:color="auto"/>
            <w:right w:val="none" w:sz="0" w:space="0" w:color="auto"/>
          </w:divBdr>
        </w:div>
        <w:div w:id="2066100518">
          <w:marLeft w:val="640"/>
          <w:marRight w:val="0"/>
          <w:marTop w:val="0"/>
          <w:marBottom w:val="0"/>
          <w:divBdr>
            <w:top w:val="none" w:sz="0" w:space="0" w:color="auto"/>
            <w:left w:val="none" w:sz="0" w:space="0" w:color="auto"/>
            <w:bottom w:val="none" w:sz="0" w:space="0" w:color="auto"/>
            <w:right w:val="none" w:sz="0" w:space="0" w:color="auto"/>
          </w:divBdr>
        </w:div>
        <w:div w:id="2073387876">
          <w:marLeft w:val="640"/>
          <w:marRight w:val="0"/>
          <w:marTop w:val="0"/>
          <w:marBottom w:val="0"/>
          <w:divBdr>
            <w:top w:val="none" w:sz="0" w:space="0" w:color="auto"/>
            <w:left w:val="none" w:sz="0" w:space="0" w:color="auto"/>
            <w:bottom w:val="none" w:sz="0" w:space="0" w:color="auto"/>
            <w:right w:val="none" w:sz="0" w:space="0" w:color="auto"/>
          </w:divBdr>
        </w:div>
        <w:div w:id="2114468664">
          <w:marLeft w:val="640"/>
          <w:marRight w:val="0"/>
          <w:marTop w:val="0"/>
          <w:marBottom w:val="0"/>
          <w:divBdr>
            <w:top w:val="none" w:sz="0" w:space="0" w:color="auto"/>
            <w:left w:val="none" w:sz="0" w:space="0" w:color="auto"/>
            <w:bottom w:val="none" w:sz="0" w:space="0" w:color="auto"/>
            <w:right w:val="none" w:sz="0" w:space="0" w:color="auto"/>
          </w:divBdr>
        </w:div>
        <w:div w:id="2146463178">
          <w:marLeft w:val="640"/>
          <w:marRight w:val="0"/>
          <w:marTop w:val="0"/>
          <w:marBottom w:val="0"/>
          <w:divBdr>
            <w:top w:val="none" w:sz="0" w:space="0" w:color="auto"/>
            <w:left w:val="none" w:sz="0" w:space="0" w:color="auto"/>
            <w:bottom w:val="none" w:sz="0" w:space="0" w:color="auto"/>
            <w:right w:val="none" w:sz="0" w:space="0" w:color="auto"/>
          </w:divBdr>
        </w:div>
      </w:divsChild>
    </w:div>
    <w:div w:id="1463883048">
      <w:bodyDiv w:val="1"/>
      <w:marLeft w:val="0"/>
      <w:marRight w:val="0"/>
      <w:marTop w:val="0"/>
      <w:marBottom w:val="0"/>
      <w:divBdr>
        <w:top w:val="none" w:sz="0" w:space="0" w:color="auto"/>
        <w:left w:val="none" w:sz="0" w:space="0" w:color="auto"/>
        <w:bottom w:val="none" w:sz="0" w:space="0" w:color="auto"/>
        <w:right w:val="none" w:sz="0" w:space="0" w:color="auto"/>
      </w:divBdr>
      <w:divsChild>
        <w:div w:id="37048818">
          <w:marLeft w:val="640"/>
          <w:marRight w:val="0"/>
          <w:marTop w:val="0"/>
          <w:marBottom w:val="0"/>
          <w:divBdr>
            <w:top w:val="none" w:sz="0" w:space="0" w:color="auto"/>
            <w:left w:val="none" w:sz="0" w:space="0" w:color="auto"/>
            <w:bottom w:val="none" w:sz="0" w:space="0" w:color="auto"/>
            <w:right w:val="none" w:sz="0" w:space="0" w:color="auto"/>
          </w:divBdr>
        </w:div>
        <w:div w:id="51779779">
          <w:marLeft w:val="640"/>
          <w:marRight w:val="0"/>
          <w:marTop w:val="0"/>
          <w:marBottom w:val="0"/>
          <w:divBdr>
            <w:top w:val="none" w:sz="0" w:space="0" w:color="auto"/>
            <w:left w:val="none" w:sz="0" w:space="0" w:color="auto"/>
            <w:bottom w:val="none" w:sz="0" w:space="0" w:color="auto"/>
            <w:right w:val="none" w:sz="0" w:space="0" w:color="auto"/>
          </w:divBdr>
        </w:div>
        <w:div w:id="74523462">
          <w:marLeft w:val="640"/>
          <w:marRight w:val="0"/>
          <w:marTop w:val="0"/>
          <w:marBottom w:val="0"/>
          <w:divBdr>
            <w:top w:val="none" w:sz="0" w:space="0" w:color="auto"/>
            <w:left w:val="none" w:sz="0" w:space="0" w:color="auto"/>
            <w:bottom w:val="none" w:sz="0" w:space="0" w:color="auto"/>
            <w:right w:val="none" w:sz="0" w:space="0" w:color="auto"/>
          </w:divBdr>
        </w:div>
        <w:div w:id="92167355">
          <w:marLeft w:val="640"/>
          <w:marRight w:val="0"/>
          <w:marTop w:val="0"/>
          <w:marBottom w:val="0"/>
          <w:divBdr>
            <w:top w:val="none" w:sz="0" w:space="0" w:color="auto"/>
            <w:left w:val="none" w:sz="0" w:space="0" w:color="auto"/>
            <w:bottom w:val="none" w:sz="0" w:space="0" w:color="auto"/>
            <w:right w:val="none" w:sz="0" w:space="0" w:color="auto"/>
          </w:divBdr>
        </w:div>
        <w:div w:id="94179268">
          <w:marLeft w:val="640"/>
          <w:marRight w:val="0"/>
          <w:marTop w:val="0"/>
          <w:marBottom w:val="0"/>
          <w:divBdr>
            <w:top w:val="none" w:sz="0" w:space="0" w:color="auto"/>
            <w:left w:val="none" w:sz="0" w:space="0" w:color="auto"/>
            <w:bottom w:val="none" w:sz="0" w:space="0" w:color="auto"/>
            <w:right w:val="none" w:sz="0" w:space="0" w:color="auto"/>
          </w:divBdr>
        </w:div>
        <w:div w:id="100534448">
          <w:marLeft w:val="640"/>
          <w:marRight w:val="0"/>
          <w:marTop w:val="0"/>
          <w:marBottom w:val="0"/>
          <w:divBdr>
            <w:top w:val="none" w:sz="0" w:space="0" w:color="auto"/>
            <w:left w:val="none" w:sz="0" w:space="0" w:color="auto"/>
            <w:bottom w:val="none" w:sz="0" w:space="0" w:color="auto"/>
            <w:right w:val="none" w:sz="0" w:space="0" w:color="auto"/>
          </w:divBdr>
        </w:div>
        <w:div w:id="105273654">
          <w:marLeft w:val="640"/>
          <w:marRight w:val="0"/>
          <w:marTop w:val="0"/>
          <w:marBottom w:val="0"/>
          <w:divBdr>
            <w:top w:val="none" w:sz="0" w:space="0" w:color="auto"/>
            <w:left w:val="none" w:sz="0" w:space="0" w:color="auto"/>
            <w:bottom w:val="none" w:sz="0" w:space="0" w:color="auto"/>
            <w:right w:val="none" w:sz="0" w:space="0" w:color="auto"/>
          </w:divBdr>
        </w:div>
        <w:div w:id="151456900">
          <w:marLeft w:val="640"/>
          <w:marRight w:val="0"/>
          <w:marTop w:val="0"/>
          <w:marBottom w:val="0"/>
          <w:divBdr>
            <w:top w:val="none" w:sz="0" w:space="0" w:color="auto"/>
            <w:left w:val="none" w:sz="0" w:space="0" w:color="auto"/>
            <w:bottom w:val="none" w:sz="0" w:space="0" w:color="auto"/>
            <w:right w:val="none" w:sz="0" w:space="0" w:color="auto"/>
          </w:divBdr>
        </w:div>
        <w:div w:id="166988717">
          <w:marLeft w:val="640"/>
          <w:marRight w:val="0"/>
          <w:marTop w:val="0"/>
          <w:marBottom w:val="0"/>
          <w:divBdr>
            <w:top w:val="none" w:sz="0" w:space="0" w:color="auto"/>
            <w:left w:val="none" w:sz="0" w:space="0" w:color="auto"/>
            <w:bottom w:val="none" w:sz="0" w:space="0" w:color="auto"/>
            <w:right w:val="none" w:sz="0" w:space="0" w:color="auto"/>
          </w:divBdr>
        </w:div>
        <w:div w:id="172375558">
          <w:marLeft w:val="640"/>
          <w:marRight w:val="0"/>
          <w:marTop w:val="0"/>
          <w:marBottom w:val="0"/>
          <w:divBdr>
            <w:top w:val="none" w:sz="0" w:space="0" w:color="auto"/>
            <w:left w:val="none" w:sz="0" w:space="0" w:color="auto"/>
            <w:bottom w:val="none" w:sz="0" w:space="0" w:color="auto"/>
            <w:right w:val="none" w:sz="0" w:space="0" w:color="auto"/>
          </w:divBdr>
        </w:div>
        <w:div w:id="196358619">
          <w:marLeft w:val="640"/>
          <w:marRight w:val="0"/>
          <w:marTop w:val="0"/>
          <w:marBottom w:val="0"/>
          <w:divBdr>
            <w:top w:val="none" w:sz="0" w:space="0" w:color="auto"/>
            <w:left w:val="none" w:sz="0" w:space="0" w:color="auto"/>
            <w:bottom w:val="none" w:sz="0" w:space="0" w:color="auto"/>
            <w:right w:val="none" w:sz="0" w:space="0" w:color="auto"/>
          </w:divBdr>
        </w:div>
        <w:div w:id="207184793">
          <w:marLeft w:val="640"/>
          <w:marRight w:val="0"/>
          <w:marTop w:val="0"/>
          <w:marBottom w:val="0"/>
          <w:divBdr>
            <w:top w:val="none" w:sz="0" w:space="0" w:color="auto"/>
            <w:left w:val="none" w:sz="0" w:space="0" w:color="auto"/>
            <w:bottom w:val="none" w:sz="0" w:space="0" w:color="auto"/>
            <w:right w:val="none" w:sz="0" w:space="0" w:color="auto"/>
          </w:divBdr>
        </w:div>
        <w:div w:id="222496757">
          <w:marLeft w:val="640"/>
          <w:marRight w:val="0"/>
          <w:marTop w:val="0"/>
          <w:marBottom w:val="0"/>
          <w:divBdr>
            <w:top w:val="none" w:sz="0" w:space="0" w:color="auto"/>
            <w:left w:val="none" w:sz="0" w:space="0" w:color="auto"/>
            <w:bottom w:val="none" w:sz="0" w:space="0" w:color="auto"/>
            <w:right w:val="none" w:sz="0" w:space="0" w:color="auto"/>
          </w:divBdr>
        </w:div>
        <w:div w:id="246036925">
          <w:marLeft w:val="640"/>
          <w:marRight w:val="0"/>
          <w:marTop w:val="0"/>
          <w:marBottom w:val="0"/>
          <w:divBdr>
            <w:top w:val="none" w:sz="0" w:space="0" w:color="auto"/>
            <w:left w:val="none" w:sz="0" w:space="0" w:color="auto"/>
            <w:bottom w:val="none" w:sz="0" w:space="0" w:color="auto"/>
            <w:right w:val="none" w:sz="0" w:space="0" w:color="auto"/>
          </w:divBdr>
        </w:div>
        <w:div w:id="246154250">
          <w:marLeft w:val="640"/>
          <w:marRight w:val="0"/>
          <w:marTop w:val="0"/>
          <w:marBottom w:val="0"/>
          <w:divBdr>
            <w:top w:val="none" w:sz="0" w:space="0" w:color="auto"/>
            <w:left w:val="none" w:sz="0" w:space="0" w:color="auto"/>
            <w:bottom w:val="none" w:sz="0" w:space="0" w:color="auto"/>
            <w:right w:val="none" w:sz="0" w:space="0" w:color="auto"/>
          </w:divBdr>
        </w:div>
        <w:div w:id="250043378">
          <w:marLeft w:val="640"/>
          <w:marRight w:val="0"/>
          <w:marTop w:val="0"/>
          <w:marBottom w:val="0"/>
          <w:divBdr>
            <w:top w:val="none" w:sz="0" w:space="0" w:color="auto"/>
            <w:left w:val="none" w:sz="0" w:space="0" w:color="auto"/>
            <w:bottom w:val="none" w:sz="0" w:space="0" w:color="auto"/>
            <w:right w:val="none" w:sz="0" w:space="0" w:color="auto"/>
          </w:divBdr>
        </w:div>
        <w:div w:id="256401499">
          <w:marLeft w:val="640"/>
          <w:marRight w:val="0"/>
          <w:marTop w:val="0"/>
          <w:marBottom w:val="0"/>
          <w:divBdr>
            <w:top w:val="none" w:sz="0" w:space="0" w:color="auto"/>
            <w:left w:val="none" w:sz="0" w:space="0" w:color="auto"/>
            <w:bottom w:val="none" w:sz="0" w:space="0" w:color="auto"/>
            <w:right w:val="none" w:sz="0" w:space="0" w:color="auto"/>
          </w:divBdr>
        </w:div>
        <w:div w:id="270666661">
          <w:marLeft w:val="640"/>
          <w:marRight w:val="0"/>
          <w:marTop w:val="0"/>
          <w:marBottom w:val="0"/>
          <w:divBdr>
            <w:top w:val="none" w:sz="0" w:space="0" w:color="auto"/>
            <w:left w:val="none" w:sz="0" w:space="0" w:color="auto"/>
            <w:bottom w:val="none" w:sz="0" w:space="0" w:color="auto"/>
            <w:right w:val="none" w:sz="0" w:space="0" w:color="auto"/>
          </w:divBdr>
        </w:div>
        <w:div w:id="282157981">
          <w:marLeft w:val="640"/>
          <w:marRight w:val="0"/>
          <w:marTop w:val="0"/>
          <w:marBottom w:val="0"/>
          <w:divBdr>
            <w:top w:val="none" w:sz="0" w:space="0" w:color="auto"/>
            <w:left w:val="none" w:sz="0" w:space="0" w:color="auto"/>
            <w:bottom w:val="none" w:sz="0" w:space="0" w:color="auto"/>
            <w:right w:val="none" w:sz="0" w:space="0" w:color="auto"/>
          </w:divBdr>
        </w:div>
        <w:div w:id="283268094">
          <w:marLeft w:val="640"/>
          <w:marRight w:val="0"/>
          <w:marTop w:val="0"/>
          <w:marBottom w:val="0"/>
          <w:divBdr>
            <w:top w:val="none" w:sz="0" w:space="0" w:color="auto"/>
            <w:left w:val="none" w:sz="0" w:space="0" w:color="auto"/>
            <w:bottom w:val="none" w:sz="0" w:space="0" w:color="auto"/>
            <w:right w:val="none" w:sz="0" w:space="0" w:color="auto"/>
          </w:divBdr>
        </w:div>
        <w:div w:id="322585164">
          <w:marLeft w:val="640"/>
          <w:marRight w:val="0"/>
          <w:marTop w:val="0"/>
          <w:marBottom w:val="0"/>
          <w:divBdr>
            <w:top w:val="none" w:sz="0" w:space="0" w:color="auto"/>
            <w:left w:val="none" w:sz="0" w:space="0" w:color="auto"/>
            <w:bottom w:val="none" w:sz="0" w:space="0" w:color="auto"/>
            <w:right w:val="none" w:sz="0" w:space="0" w:color="auto"/>
          </w:divBdr>
        </w:div>
        <w:div w:id="322898410">
          <w:marLeft w:val="640"/>
          <w:marRight w:val="0"/>
          <w:marTop w:val="0"/>
          <w:marBottom w:val="0"/>
          <w:divBdr>
            <w:top w:val="none" w:sz="0" w:space="0" w:color="auto"/>
            <w:left w:val="none" w:sz="0" w:space="0" w:color="auto"/>
            <w:bottom w:val="none" w:sz="0" w:space="0" w:color="auto"/>
            <w:right w:val="none" w:sz="0" w:space="0" w:color="auto"/>
          </w:divBdr>
        </w:div>
        <w:div w:id="349527287">
          <w:marLeft w:val="640"/>
          <w:marRight w:val="0"/>
          <w:marTop w:val="0"/>
          <w:marBottom w:val="0"/>
          <w:divBdr>
            <w:top w:val="none" w:sz="0" w:space="0" w:color="auto"/>
            <w:left w:val="none" w:sz="0" w:space="0" w:color="auto"/>
            <w:bottom w:val="none" w:sz="0" w:space="0" w:color="auto"/>
            <w:right w:val="none" w:sz="0" w:space="0" w:color="auto"/>
          </w:divBdr>
        </w:div>
        <w:div w:id="369914571">
          <w:marLeft w:val="640"/>
          <w:marRight w:val="0"/>
          <w:marTop w:val="0"/>
          <w:marBottom w:val="0"/>
          <w:divBdr>
            <w:top w:val="none" w:sz="0" w:space="0" w:color="auto"/>
            <w:left w:val="none" w:sz="0" w:space="0" w:color="auto"/>
            <w:bottom w:val="none" w:sz="0" w:space="0" w:color="auto"/>
            <w:right w:val="none" w:sz="0" w:space="0" w:color="auto"/>
          </w:divBdr>
        </w:div>
        <w:div w:id="378671756">
          <w:marLeft w:val="640"/>
          <w:marRight w:val="0"/>
          <w:marTop w:val="0"/>
          <w:marBottom w:val="0"/>
          <w:divBdr>
            <w:top w:val="none" w:sz="0" w:space="0" w:color="auto"/>
            <w:left w:val="none" w:sz="0" w:space="0" w:color="auto"/>
            <w:bottom w:val="none" w:sz="0" w:space="0" w:color="auto"/>
            <w:right w:val="none" w:sz="0" w:space="0" w:color="auto"/>
          </w:divBdr>
        </w:div>
        <w:div w:id="408162280">
          <w:marLeft w:val="640"/>
          <w:marRight w:val="0"/>
          <w:marTop w:val="0"/>
          <w:marBottom w:val="0"/>
          <w:divBdr>
            <w:top w:val="none" w:sz="0" w:space="0" w:color="auto"/>
            <w:left w:val="none" w:sz="0" w:space="0" w:color="auto"/>
            <w:bottom w:val="none" w:sz="0" w:space="0" w:color="auto"/>
            <w:right w:val="none" w:sz="0" w:space="0" w:color="auto"/>
          </w:divBdr>
        </w:div>
        <w:div w:id="521169703">
          <w:marLeft w:val="640"/>
          <w:marRight w:val="0"/>
          <w:marTop w:val="0"/>
          <w:marBottom w:val="0"/>
          <w:divBdr>
            <w:top w:val="none" w:sz="0" w:space="0" w:color="auto"/>
            <w:left w:val="none" w:sz="0" w:space="0" w:color="auto"/>
            <w:bottom w:val="none" w:sz="0" w:space="0" w:color="auto"/>
            <w:right w:val="none" w:sz="0" w:space="0" w:color="auto"/>
          </w:divBdr>
        </w:div>
        <w:div w:id="522059906">
          <w:marLeft w:val="640"/>
          <w:marRight w:val="0"/>
          <w:marTop w:val="0"/>
          <w:marBottom w:val="0"/>
          <w:divBdr>
            <w:top w:val="none" w:sz="0" w:space="0" w:color="auto"/>
            <w:left w:val="none" w:sz="0" w:space="0" w:color="auto"/>
            <w:bottom w:val="none" w:sz="0" w:space="0" w:color="auto"/>
            <w:right w:val="none" w:sz="0" w:space="0" w:color="auto"/>
          </w:divBdr>
        </w:div>
        <w:div w:id="524757320">
          <w:marLeft w:val="640"/>
          <w:marRight w:val="0"/>
          <w:marTop w:val="0"/>
          <w:marBottom w:val="0"/>
          <w:divBdr>
            <w:top w:val="none" w:sz="0" w:space="0" w:color="auto"/>
            <w:left w:val="none" w:sz="0" w:space="0" w:color="auto"/>
            <w:bottom w:val="none" w:sz="0" w:space="0" w:color="auto"/>
            <w:right w:val="none" w:sz="0" w:space="0" w:color="auto"/>
          </w:divBdr>
        </w:div>
        <w:div w:id="636682696">
          <w:marLeft w:val="640"/>
          <w:marRight w:val="0"/>
          <w:marTop w:val="0"/>
          <w:marBottom w:val="0"/>
          <w:divBdr>
            <w:top w:val="none" w:sz="0" w:space="0" w:color="auto"/>
            <w:left w:val="none" w:sz="0" w:space="0" w:color="auto"/>
            <w:bottom w:val="none" w:sz="0" w:space="0" w:color="auto"/>
            <w:right w:val="none" w:sz="0" w:space="0" w:color="auto"/>
          </w:divBdr>
        </w:div>
        <w:div w:id="640381960">
          <w:marLeft w:val="640"/>
          <w:marRight w:val="0"/>
          <w:marTop w:val="0"/>
          <w:marBottom w:val="0"/>
          <w:divBdr>
            <w:top w:val="none" w:sz="0" w:space="0" w:color="auto"/>
            <w:left w:val="none" w:sz="0" w:space="0" w:color="auto"/>
            <w:bottom w:val="none" w:sz="0" w:space="0" w:color="auto"/>
            <w:right w:val="none" w:sz="0" w:space="0" w:color="auto"/>
          </w:divBdr>
        </w:div>
        <w:div w:id="649142304">
          <w:marLeft w:val="640"/>
          <w:marRight w:val="0"/>
          <w:marTop w:val="0"/>
          <w:marBottom w:val="0"/>
          <w:divBdr>
            <w:top w:val="none" w:sz="0" w:space="0" w:color="auto"/>
            <w:left w:val="none" w:sz="0" w:space="0" w:color="auto"/>
            <w:bottom w:val="none" w:sz="0" w:space="0" w:color="auto"/>
            <w:right w:val="none" w:sz="0" w:space="0" w:color="auto"/>
          </w:divBdr>
        </w:div>
        <w:div w:id="662706554">
          <w:marLeft w:val="640"/>
          <w:marRight w:val="0"/>
          <w:marTop w:val="0"/>
          <w:marBottom w:val="0"/>
          <w:divBdr>
            <w:top w:val="none" w:sz="0" w:space="0" w:color="auto"/>
            <w:left w:val="none" w:sz="0" w:space="0" w:color="auto"/>
            <w:bottom w:val="none" w:sz="0" w:space="0" w:color="auto"/>
            <w:right w:val="none" w:sz="0" w:space="0" w:color="auto"/>
          </w:divBdr>
        </w:div>
        <w:div w:id="673580101">
          <w:marLeft w:val="640"/>
          <w:marRight w:val="0"/>
          <w:marTop w:val="0"/>
          <w:marBottom w:val="0"/>
          <w:divBdr>
            <w:top w:val="none" w:sz="0" w:space="0" w:color="auto"/>
            <w:left w:val="none" w:sz="0" w:space="0" w:color="auto"/>
            <w:bottom w:val="none" w:sz="0" w:space="0" w:color="auto"/>
            <w:right w:val="none" w:sz="0" w:space="0" w:color="auto"/>
          </w:divBdr>
        </w:div>
        <w:div w:id="682249607">
          <w:marLeft w:val="640"/>
          <w:marRight w:val="0"/>
          <w:marTop w:val="0"/>
          <w:marBottom w:val="0"/>
          <w:divBdr>
            <w:top w:val="none" w:sz="0" w:space="0" w:color="auto"/>
            <w:left w:val="none" w:sz="0" w:space="0" w:color="auto"/>
            <w:bottom w:val="none" w:sz="0" w:space="0" w:color="auto"/>
            <w:right w:val="none" w:sz="0" w:space="0" w:color="auto"/>
          </w:divBdr>
        </w:div>
        <w:div w:id="689189345">
          <w:marLeft w:val="640"/>
          <w:marRight w:val="0"/>
          <w:marTop w:val="0"/>
          <w:marBottom w:val="0"/>
          <w:divBdr>
            <w:top w:val="none" w:sz="0" w:space="0" w:color="auto"/>
            <w:left w:val="none" w:sz="0" w:space="0" w:color="auto"/>
            <w:bottom w:val="none" w:sz="0" w:space="0" w:color="auto"/>
            <w:right w:val="none" w:sz="0" w:space="0" w:color="auto"/>
          </w:divBdr>
        </w:div>
        <w:div w:id="689377217">
          <w:marLeft w:val="640"/>
          <w:marRight w:val="0"/>
          <w:marTop w:val="0"/>
          <w:marBottom w:val="0"/>
          <w:divBdr>
            <w:top w:val="none" w:sz="0" w:space="0" w:color="auto"/>
            <w:left w:val="none" w:sz="0" w:space="0" w:color="auto"/>
            <w:bottom w:val="none" w:sz="0" w:space="0" w:color="auto"/>
            <w:right w:val="none" w:sz="0" w:space="0" w:color="auto"/>
          </w:divBdr>
        </w:div>
        <w:div w:id="697896755">
          <w:marLeft w:val="640"/>
          <w:marRight w:val="0"/>
          <w:marTop w:val="0"/>
          <w:marBottom w:val="0"/>
          <w:divBdr>
            <w:top w:val="none" w:sz="0" w:space="0" w:color="auto"/>
            <w:left w:val="none" w:sz="0" w:space="0" w:color="auto"/>
            <w:bottom w:val="none" w:sz="0" w:space="0" w:color="auto"/>
            <w:right w:val="none" w:sz="0" w:space="0" w:color="auto"/>
          </w:divBdr>
        </w:div>
        <w:div w:id="704603918">
          <w:marLeft w:val="640"/>
          <w:marRight w:val="0"/>
          <w:marTop w:val="0"/>
          <w:marBottom w:val="0"/>
          <w:divBdr>
            <w:top w:val="none" w:sz="0" w:space="0" w:color="auto"/>
            <w:left w:val="none" w:sz="0" w:space="0" w:color="auto"/>
            <w:bottom w:val="none" w:sz="0" w:space="0" w:color="auto"/>
            <w:right w:val="none" w:sz="0" w:space="0" w:color="auto"/>
          </w:divBdr>
        </w:div>
        <w:div w:id="756367442">
          <w:marLeft w:val="640"/>
          <w:marRight w:val="0"/>
          <w:marTop w:val="0"/>
          <w:marBottom w:val="0"/>
          <w:divBdr>
            <w:top w:val="none" w:sz="0" w:space="0" w:color="auto"/>
            <w:left w:val="none" w:sz="0" w:space="0" w:color="auto"/>
            <w:bottom w:val="none" w:sz="0" w:space="0" w:color="auto"/>
            <w:right w:val="none" w:sz="0" w:space="0" w:color="auto"/>
          </w:divBdr>
        </w:div>
        <w:div w:id="768088142">
          <w:marLeft w:val="640"/>
          <w:marRight w:val="0"/>
          <w:marTop w:val="0"/>
          <w:marBottom w:val="0"/>
          <w:divBdr>
            <w:top w:val="none" w:sz="0" w:space="0" w:color="auto"/>
            <w:left w:val="none" w:sz="0" w:space="0" w:color="auto"/>
            <w:bottom w:val="none" w:sz="0" w:space="0" w:color="auto"/>
            <w:right w:val="none" w:sz="0" w:space="0" w:color="auto"/>
          </w:divBdr>
        </w:div>
        <w:div w:id="778060573">
          <w:marLeft w:val="640"/>
          <w:marRight w:val="0"/>
          <w:marTop w:val="0"/>
          <w:marBottom w:val="0"/>
          <w:divBdr>
            <w:top w:val="none" w:sz="0" w:space="0" w:color="auto"/>
            <w:left w:val="none" w:sz="0" w:space="0" w:color="auto"/>
            <w:bottom w:val="none" w:sz="0" w:space="0" w:color="auto"/>
            <w:right w:val="none" w:sz="0" w:space="0" w:color="auto"/>
          </w:divBdr>
        </w:div>
        <w:div w:id="784733888">
          <w:marLeft w:val="640"/>
          <w:marRight w:val="0"/>
          <w:marTop w:val="0"/>
          <w:marBottom w:val="0"/>
          <w:divBdr>
            <w:top w:val="none" w:sz="0" w:space="0" w:color="auto"/>
            <w:left w:val="none" w:sz="0" w:space="0" w:color="auto"/>
            <w:bottom w:val="none" w:sz="0" w:space="0" w:color="auto"/>
            <w:right w:val="none" w:sz="0" w:space="0" w:color="auto"/>
          </w:divBdr>
        </w:div>
        <w:div w:id="891649871">
          <w:marLeft w:val="640"/>
          <w:marRight w:val="0"/>
          <w:marTop w:val="0"/>
          <w:marBottom w:val="0"/>
          <w:divBdr>
            <w:top w:val="none" w:sz="0" w:space="0" w:color="auto"/>
            <w:left w:val="none" w:sz="0" w:space="0" w:color="auto"/>
            <w:bottom w:val="none" w:sz="0" w:space="0" w:color="auto"/>
            <w:right w:val="none" w:sz="0" w:space="0" w:color="auto"/>
          </w:divBdr>
        </w:div>
        <w:div w:id="919755079">
          <w:marLeft w:val="640"/>
          <w:marRight w:val="0"/>
          <w:marTop w:val="0"/>
          <w:marBottom w:val="0"/>
          <w:divBdr>
            <w:top w:val="none" w:sz="0" w:space="0" w:color="auto"/>
            <w:left w:val="none" w:sz="0" w:space="0" w:color="auto"/>
            <w:bottom w:val="none" w:sz="0" w:space="0" w:color="auto"/>
            <w:right w:val="none" w:sz="0" w:space="0" w:color="auto"/>
          </w:divBdr>
        </w:div>
        <w:div w:id="943272182">
          <w:marLeft w:val="640"/>
          <w:marRight w:val="0"/>
          <w:marTop w:val="0"/>
          <w:marBottom w:val="0"/>
          <w:divBdr>
            <w:top w:val="none" w:sz="0" w:space="0" w:color="auto"/>
            <w:left w:val="none" w:sz="0" w:space="0" w:color="auto"/>
            <w:bottom w:val="none" w:sz="0" w:space="0" w:color="auto"/>
            <w:right w:val="none" w:sz="0" w:space="0" w:color="auto"/>
          </w:divBdr>
        </w:div>
        <w:div w:id="967857745">
          <w:marLeft w:val="640"/>
          <w:marRight w:val="0"/>
          <w:marTop w:val="0"/>
          <w:marBottom w:val="0"/>
          <w:divBdr>
            <w:top w:val="none" w:sz="0" w:space="0" w:color="auto"/>
            <w:left w:val="none" w:sz="0" w:space="0" w:color="auto"/>
            <w:bottom w:val="none" w:sz="0" w:space="0" w:color="auto"/>
            <w:right w:val="none" w:sz="0" w:space="0" w:color="auto"/>
          </w:divBdr>
        </w:div>
        <w:div w:id="1011180566">
          <w:marLeft w:val="640"/>
          <w:marRight w:val="0"/>
          <w:marTop w:val="0"/>
          <w:marBottom w:val="0"/>
          <w:divBdr>
            <w:top w:val="none" w:sz="0" w:space="0" w:color="auto"/>
            <w:left w:val="none" w:sz="0" w:space="0" w:color="auto"/>
            <w:bottom w:val="none" w:sz="0" w:space="0" w:color="auto"/>
            <w:right w:val="none" w:sz="0" w:space="0" w:color="auto"/>
          </w:divBdr>
        </w:div>
        <w:div w:id="1019508842">
          <w:marLeft w:val="640"/>
          <w:marRight w:val="0"/>
          <w:marTop w:val="0"/>
          <w:marBottom w:val="0"/>
          <w:divBdr>
            <w:top w:val="none" w:sz="0" w:space="0" w:color="auto"/>
            <w:left w:val="none" w:sz="0" w:space="0" w:color="auto"/>
            <w:bottom w:val="none" w:sz="0" w:space="0" w:color="auto"/>
            <w:right w:val="none" w:sz="0" w:space="0" w:color="auto"/>
          </w:divBdr>
        </w:div>
        <w:div w:id="1034425281">
          <w:marLeft w:val="640"/>
          <w:marRight w:val="0"/>
          <w:marTop w:val="0"/>
          <w:marBottom w:val="0"/>
          <w:divBdr>
            <w:top w:val="none" w:sz="0" w:space="0" w:color="auto"/>
            <w:left w:val="none" w:sz="0" w:space="0" w:color="auto"/>
            <w:bottom w:val="none" w:sz="0" w:space="0" w:color="auto"/>
            <w:right w:val="none" w:sz="0" w:space="0" w:color="auto"/>
          </w:divBdr>
        </w:div>
        <w:div w:id="1041174188">
          <w:marLeft w:val="640"/>
          <w:marRight w:val="0"/>
          <w:marTop w:val="0"/>
          <w:marBottom w:val="0"/>
          <w:divBdr>
            <w:top w:val="none" w:sz="0" w:space="0" w:color="auto"/>
            <w:left w:val="none" w:sz="0" w:space="0" w:color="auto"/>
            <w:bottom w:val="none" w:sz="0" w:space="0" w:color="auto"/>
            <w:right w:val="none" w:sz="0" w:space="0" w:color="auto"/>
          </w:divBdr>
        </w:div>
        <w:div w:id="1041591551">
          <w:marLeft w:val="640"/>
          <w:marRight w:val="0"/>
          <w:marTop w:val="0"/>
          <w:marBottom w:val="0"/>
          <w:divBdr>
            <w:top w:val="none" w:sz="0" w:space="0" w:color="auto"/>
            <w:left w:val="none" w:sz="0" w:space="0" w:color="auto"/>
            <w:bottom w:val="none" w:sz="0" w:space="0" w:color="auto"/>
            <w:right w:val="none" w:sz="0" w:space="0" w:color="auto"/>
          </w:divBdr>
        </w:div>
        <w:div w:id="1046756593">
          <w:marLeft w:val="640"/>
          <w:marRight w:val="0"/>
          <w:marTop w:val="0"/>
          <w:marBottom w:val="0"/>
          <w:divBdr>
            <w:top w:val="none" w:sz="0" w:space="0" w:color="auto"/>
            <w:left w:val="none" w:sz="0" w:space="0" w:color="auto"/>
            <w:bottom w:val="none" w:sz="0" w:space="0" w:color="auto"/>
            <w:right w:val="none" w:sz="0" w:space="0" w:color="auto"/>
          </w:divBdr>
        </w:div>
        <w:div w:id="1169753530">
          <w:marLeft w:val="640"/>
          <w:marRight w:val="0"/>
          <w:marTop w:val="0"/>
          <w:marBottom w:val="0"/>
          <w:divBdr>
            <w:top w:val="none" w:sz="0" w:space="0" w:color="auto"/>
            <w:left w:val="none" w:sz="0" w:space="0" w:color="auto"/>
            <w:bottom w:val="none" w:sz="0" w:space="0" w:color="auto"/>
            <w:right w:val="none" w:sz="0" w:space="0" w:color="auto"/>
          </w:divBdr>
        </w:div>
        <w:div w:id="1182016065">
          <w:marLeft w:val="640"/>
          <w:marRight w:val="0"/>
          <w:marTop w:val="0"/>
          <w:marBottom w:val="0"/>
          <w:divBdr>
            <w:top w:val="none" w:sz="0" w:space="0" w:color="auto"/>
            <w:left w:val="none" w:sz="0" w:space="0" w:color="auto"/>
            <w:bottom w:val="none" w:sz="0" w:space="0" w:color="auto"/>
            <w:right w:val="none" w:sz="0" w:space="0" w:color="auto"/>
          </w:divBdr>
        </w:div>
        <w:div w:id="1193568120">
          <w:marLeft w:val="640"/>
          <w:marRight w:val="0"/>
          <w:marTop w:val="0"/>
          <w:marBottom w:val="0"/>
          <w:divBdr>
            <w:top w:val="none" w:sz="0" w:space="0" w:color="auto"/>
            <w:left w:val="none" w:sz="0" w:space="0" w:color="auto"/>
            <w:bottom w:val="none" w:sz="0" w:space="0" w:color="auto"/>
            <w:right w:val="none" w:sz="0" w:space="0" w:color="auto"/>
          </w:divBdr>
        </w:div>
        <w:div w:id="1216939208">
          <w:marLeft w:val="640"/>
          <w:marRight w:val="0"/>
          <w:marTop w:val="0"/>
          <w:marBottom w:val="0"/>
          <w:divBdr>
            <w:top w:val="none" w:sz="0" w:space="0" w:color="auto"/>
            <w:left w:val="none" w:sz="0" w:space="0" w:color="auto"/>
            <w:bottom w:val="none" w:sz="0" w:space="0" w:color="auto"/>
            <w:right w:val="none" w:sz="0" w:space="0" w:color="auto"/>
          </w:divBdr>
        </w:div>
        <w:div w:id="1225216918">
          <w:marLeft w:val="640"/>
          <w:marRight w:val="0"/>
          <w:marTop w:val="0"/>
          <w:marBottom w:val="0"/>
          <w:divBdr>
            <w:top w:val="none" w:sz="0" w:space="0" w:color="auto"/>
            <w:left w:val="none" w:sz="0" w:space="0" w:color="auto"/>
            <w:bottom w:val="none" w:sz="0" w:space="0" w:color="auto"/>
            <w:right w:val="none" w:sz="0" w:space="0" w:color="auto"/>
          </w:divBdr>
        </w:div>
        <w:div w:id="1276601038">
          <w:marLeft w:val="640"/>
          <w:marRight w:val="0"/>
          <w:marTop w:val="0"/>
          <w:marBottom w:val="0"/>
          <w:divBdr>
            <w:top w:val="none" w:sz="0" w:space="0" w:color="auto"/>
            <w:left w:val="none" w:sz="0" w:space="0" w:color="auto"/>
            <w:bottom w:val="none" w:sz="0" w:space="0" w:color="auto"/>
            <w:right w:val="none" w:sz="0" w:space="0" w:color="auto"/>
          </w:divBdr>
        </w:div>
        <w:div w:id="1279414652">
          <w:marLeft w:val="640"/>
          <w:marRight w:val="0"/>
          <w:marTop w:val="0"/>
          <w:marBottom w:val="0"/>
          <w:divBdr>
            <w:top w:val="none" w:sz="0" w:space="0" w:color="auto"/>
            <w:left w:val="none" w:sz="0" w:space="0" w:color="auto"/>
            <w:bottom w:val="none" w:sz="0" w:space="0" w:color="auto"/>
            <w:right w:val="none" w:sz="0" w:space="0" w:color="auto"/>
          </w:divBdr>
        </w:div>
        <w:div w:id="1302805615">
          <w:marLeft w:val="640"/>
          <w:marRight w:val="0"/>
          <w:marTop w:val="0"/>
          <w:marBottom w:val="0"/>
          <w:divBdr>
            <w:top w:val="none" w:sz="0" w:space="0" w:color="auto"/>
            <w:left w:val="none" w:sz="0" w:space="0" w:color="auto"/>
            <w:bottom w:val="none" w:sz="0" w:space="0" w:color="auto"/>
            <w:right w:val="none" w:sz="0" w:space="0" w:color="auto"/>
          </w:divBdr>
        </w:div>
        <w:div w:id="1311252402">
          <w:marLeft w:val="640"/>
          <w:marRight w:val="0"/>
          <w:marTop w:val="0"/>
          <w:marBottom w:val="0"/>
          <w:divBdr>
            <w:top w:val="none" w:sz="0" w:space="0" w:color="auto"/>
            <w:left w:val="none" w:sz="0" w:space="0" w:color="auto"/>
            <w:bottom w:val="none" w:sz="0" w:space="0" w:color="auto"/>
            <w:right w:val="none" w:sz="0" w:space="0" w:color="auto"/>
          </w:divBdr>
        </w:div>
        <w:div w:id="1317880138">
          <w:marLeft w:val="640"/>
          <w:marRight w:val="0"/>
          <w:marTop w:val="0"/>
          <w:marBottom w:val="0"/>
          <w:divBdr>
            <w:top w:val="none" w:sz="0" w:space="0" w:color="auto"/>
            <w:left w:val="none" w:sz="0" w:space="0" w:color="auto"/>
            <w:bottom w:val="none" w:sz="0" w:space="0" w:color="auto"/>
            <w:right w:val="none" w:sz="0" w:space="0" w:color="auto"/>
          </w:divBdr>
        </w:div>
        <w:div w:id="1339573568">
          <w:marLeft w:val="640"/>
          <w:marRight w:val="0"/>
          <w:marTop w:val="0"/>
          <w:marBottom w:val="0"/>
          <w:divBdr>
            <w:top w:val="none" w:sz="0" w:space="0" w:color="auto"/>
            <w:left w:val="none" w:sz="0" w:space="0" w:color="auto"/>
            <w:bottom w:val="none" w:sz="0" w:space="0" w:color="auto"/>
            <w:right w:val="none" w:sz="0" w:space="0" w:color="auto"/>
          </w:divBdr>
        </w:div>
        <w:div w:id="1356345117">
          <w:marLeft w:val="640"/>
          <w:marRight w:val="0"/>
          <w:marTop w:val="0"/>
          <w:marBottom w:val="0"/>
          <w:divBdr>
            <w:top w:val="none" w:sz="0" w:space="0" w:color="auto"/>
            <w:left w:val="none" w:sz="0" w:space="0" w:color="auto"/>
            <w:bottom w:val="none" w:sz="0" w:space="0" w:color="auto"/>
            <w:right w:val="none" w:sz="0" w:space="0" w:color="auto"/>
          </w:divBdr>
        </w:div>
        <w:div w:id="1376195656">
          <w:marLeft w:val="640"/>
          <w:marRight w:val="0"/>
          <w:marTop w:val="0"/>
          <w:marBottom w:val="0"/>
          <w:divBdr>
            <w:top w:val="none" w:sz="0" w:space="0" w:color="auto"/>
            <w:left w:val="none" w:sz="0" w:space="0" w:color="auto"/>
            <w:bottom w:val="none" w:sz="0" w:space="0" w:color="auto"/>
            <w:right w:val="none" w:sz="0" w:space="0" w:color="auto"/>
          </w:divBdr>
        </w:div>
        <w:div w:id="1399204258">
          <w:marLeft w:val="640"/>
          <w:marRight w:val="0"/>
          <w:marTop w:val="0"/>
          <w:marBottom w:val="0"/>
          <w:divBdr>
            <w:top w:val="none" w:sz="0" w:space="0" w:color="auto"/>
            <w:left w:val="none" w:sz="0" w:space="0" w:color="auto"/>
            <w:bottom w:val="none" w:sz="0" w:space="0" w:color="auto"/>
            <w:right w:val="none" w:sz="0" w:space="0" w:color="auto"/>
          </w:divBdr>
        </w:div>
        <w:div w:id="1437360719">
          <w:marLeft w:val="640"/>
          <w:marRight w:val="0"/>
          <w:marTop w:val="0"/>
          <w:marBottom w:val="0"/>
          <w:divBdr>
            <w:top w:val="none" w:sz="0" w:space="0" w:color="auto"/>
            <w:left w:val="none" w:sz="0" w:space="0" w:color="auto"/>
            <w:bottom w:val="none" w:sz="0" w:space="0" w:color="auto"/>
            <w:right w:val="none" w:sz="0" w:space="0" w:color="auto"/>
          </w:divBdr>
        </w:div>
        <w:div w:id="1442262221">
          <w:marLeft w:val="640"/>
          <w:marRight w:val="0"/>
          <w:marTop w:val="0"/>
          <w:marBottom w:val="0"/>
          <w:divBdr>
            <w:top w:val="none" w:sz="0" w:space="0" w:color="auto"/>
            <w:left w:val="none" w:sz="0" w:space="0" w:color="auto"/>
            <w:bottom w:val="none" w:sz="0" w:space="0" w:color="auto"/>
            <w:right w:val="none" w:sz="0" w:space="0" w:color="auto"/>
          </w:divBdr>
        </w:div>
        <w:div w:id="1470781122">
          <w:marLeft w:val="640"/>
          <w:marRight w:val="0"/>
          <w:marTop w:val="0"/>
          <w:marBottom w:val="0"/>
          <w:divBdr>
            <w:top w:val="none" w:sz="0" w:space="0" w:color="auto"/>
            <w:left w:val="none" w:sz="0" w:space="0" w:color="auto"/>
            <w:bottom w:val="none" w:sz="0" w:space="0" w:color="auto"/>
            <w:right w:val="none" w:sz="0" w:space="0" w:color="auto"/>
          </w:divBdr>
        </w:div>
        <w:div w:id="1481382093">
          <w:marLeft w:val="640"/>
          <w:marRight w:val="0"/>
          <w:marTop w:val="0"/>
          <w:marBottom w:val="0"/>
          <w:divBdr>
            <w:top w:val="none" w:sz="0" w:space="0" w:color="auto"/>
            <w:left w:val="none" w:sz="0" w:space="0" w:color="auto"/>
            <w:bottom w:val="none" w:sz="0" w:space="0" w:color="auto"/>
            <w:right w:val="none" w:sz="0" w:space="0" w:color="auto"/>
          </w:divBdr>
        </w:div>
        <w:div w:id="1506363170">
          <w:marLeft w:val="640"/>
          <w:marRight w:val="0"/>
          <w:marTop w:val="0"/>
          <w:marBottom w:val="0"/>
          <w:divBdr>
            <w:top w:val="none" w:sz="0" w:space="0" w:color="auto"/>
            <w:left w:val="none" w:sz="0" w:space="0" w:color="auto"/>
            <w:bottom w:val="none" w:sz="0" w:space="0" w:color="auto"/>
            <w:right w:val="none" w:sz="0" w:space="0" w:color="auto"/>
          </w:divBdr>
        </w:div>
        <w:div w:id="1517883532">
          <w:marLeft w:val="640"/>
          <w:marRight w:val="0"/>
          <w:marTop w:val="0"/>
          <w:marBottom w:val="0"/>
          <w:divBdr>
            <w:top w:val="none" w:sz="0" w:space="0" w:color="auto"/>
            <w:left w:val="none" w:sz="0" w:space="0" w:color="auto"/>
            <w:bottom w:val="none" w:sz="0" w:space="0" w:color="auto"/>
            <w:right w:val="none" w:sz="0" w:space="0" w:color="auto"/>
          </w:divBdr>
        </w:div>
        <w:div w:id="1565601159">
          <w:marLeft w:val="640"/>
          <w:marRight w:val="0"/>
          <w:marTop w:val="0"/>
          <w:marBottom w:val="0"/>
          <w:divBdr>
            <w:top w:val="none" w:sz="0" w:space="0" w:color="auto"/>
            <w:left w:val="none" w:sz="0" w:space="0" w:color="auto"/>
            <w:bottom w:val="none" w:sz="0" w:space="0" w:color="auto"/>
            <w:right w:val="none" w:sz="0" w:space="0" w:color="auto"/>
          </w:divBdr>
        </w:div>
        <w:div w:id="1572428331">
          <w:marLeft w:val="640"/>
          <w:marRight w:val="0"/>
          <w:marTop w:val="0"/>
          <w:marBottom w:val="0"/>
          <w:divBdr>
            <w:top w:val="none" w:sz="0" w:space="0" w:color="auto"/>
            <w:left w:val="none" w:sz="0" w:space="0" w:color="auto"/>
            <w:bottom w:val="none" w:sz="0" w:space="0" w:color="auto"/>
            <w:right w:val="none" w:sz="0" w:space="0" w:color="auto"/>
          </w:divBdr>
        </w:div>
        <w:div w:id="1599361731">
          <w:marLeft w:val="640"/>
          <w:marRight w:val="0"/>
          <w:marTop w:val="0"/>
          <w:marBottom w:val="0"/>
          <w:divBdr>
            <w:top w:val="none" w:sz="0" w:space="0" w:color="auto"/>
            <w:left w:val="none" w:sz="0" w:space="0" w:color="auto"/>
            <w:bottom w:val="none" w:sz="0" w:space="0" w:color="auto"/>
            <w:right w:val="none" w:sz="0" w:space="0" w:color="auto"/>
          </w:divBdr>
        </w:div>
        <w:div w:id="1611207116">
          <w:marLeft w:val="640"/>
          <w:marRight w:val="0"/>
          <w:marTop w:val="0"/>
          <w:marBottom w:val="0"/>
          <w:divBdr>
            <w:top w:val="none" w:sz="0" w:space="0" w:color="auto"/>
            <w:left w:val="none" w:sz="0" w:space="0" w:color="auto"/>
            <w:bottom w:val="none" w:sz="0" w:space="0" w:color="auto"/>
            <w:right w:val="none" w:sz="0" w:space="0" w:color="auto"/>
          </w:divBdr>
        </w:div>
        <w:div w:id="1679582523">
          <w:marLeft w:val="640"/>
          <w:marRight w:val="0"/>
          <w:marTop w:val="0"/>
          <w:marBottom w:val="0"/>
          <w:divBdr>
            <w:top w:val="none" w:sz="0" w:space="0" w:color="auto"/>
            <w:left w:val="none" w:sz="0" w:space="0" w:color="auto"/>
            <w:bottom w:val="none" w:sz="0" w:space="0" w:color="auto"/>
            <w:right w:val="none" w:sz="0" w:space="0" w:color="auto"/>
          </w:divBdr>
        </w:div>
        <w:div w:id="1737631689">
          <w:marLeft w:val="640"/>
          <w:marRight w:val="0"/>
          <w:marTop w:val="0"/>
          <w:marBottom w:val="0"/>
          <w:divBdr>
            <w:top w:val="none" w:sz="0" w:space="0" w:color="auto"/>
            <w:left w:val="none" w:sz="0" w:space="0" w:color="auto"/>
            <w:bottom w:val="none" w:sz="0" w:space="0" w:color="auto"/>
            <w:right w:val="none" w:sz="0" w:space="0" w:color="auto"/>
          </w:divBdr>
        </w:div>
        <w:div w:id="1761755839">
          <w:marLeft w:val="640"/>
          <w:marRight w:val="0"/>
          <w:marTop w:val="0"/>
          <w:marBottom w:val="0"/>
          <w:divBdr>
            <w:top w:val="none" w:sz="0" w:space="0" w:color="auto"/>
            <w:left w:val="none" w:sz="0" w:space="0" w:color="auto"/>
            <w:bottom w:val="none" w:sz="0" w:space="0" w:color="auto"/>
            <w:right w:val="none" w:sz="0" w:space="0" w:color="auto"/>
          </w:divBdr>
        </w:div>
        <w:div w:id="1813013630">
          <w:marLeft w:val="640"/>
          <w:marRight w:val="0"/>
          <w:marTop w:val="0"/>
          <w:marBottom w:val="0"/>
          <w:divBdr>
            <w:top w:val="none" w:sz="0" w:space="0" w:color="auto"/>
            <w:left w:val="none" w:sz="0" w:space="0" w:color="auto"/>
            <w:bottom w:val="none" w:sz="0" w:space="0" w:color="auto"/>
            <w:right w:val="none" w:sz="0" w:space="0" w:color="auto"/>
          </w:divBdr>
        </w:div>
        <w:div w:id="1819296286">
          <w:marLeft w:val="640"/>
          <w:marRight w:val="0"/>
          <w:marTop w:val="0"/>
          <w:marBottom w:val="0"/>
          <w:divBdr>
            <w:top w:val="none" w:sz="0" w:space="0" w:color="auto"/>
            <w:left w:val="none" w:sz="0" w:space="0" w:color="auto"/>
            <w:bottom w:val="none" w:sz="0" w:space="0" w:color="auto"/>
            <w:right w:val="none" w:sz="0" w:space="0" w:color="auto"/>
          </w:divBdr>
        </w:div>
        <w:div w:id="1834485347">
          <w:marLeft w:val="640"/>
          <w:marRight w:val="0"/>
          <w:marTop w:val="0"/>
          <w:marBottom w:val="0"/>
          <w:divBdr>
            <w:top w:val="none" w:sz="0" w:space="0" w:color="auto"/>
            <w:left w:val="none" w:sz="0" w:space="0" w:color="auto"/>
            <w:bottom w:val="none" w:sz="0" w:space="0" w:color="auto"/>
            <w:right w:val="none" w:sz="0" w:space="0" w:color="auto"/>
          </w:divBdr>
        </w:div>
        <w:div w:id="1889414592">
          <w:marLeft w:val="640"/>
          <w:marRight w:val="0"/>
          <w:marTop w:val="0"/>
          <w:marBottom w:val="0"/>
          <w:divBdr>
            <w:top w:val="none" w:sz="0" w:space="0" w:color="auto"/>
            <w:left w:val="none" w:sz="0" w:space="0" w:color="auto"/>
            <w:bottom w:val="none" w:sz="0" w:space="0" w:color="auto"/>
            <w:right w:val="none" w:sz="0" w:space="0" w:color="auto"/>
          </w:divBdr>
        </w:div>
        <w:div w:id="1890795928">
          <w:marLeft w:val="640"/>
          <w:marRight w:val="0"/>
          <w:marTop w:val="0"/>
          <w:marBottom w:val="0"/>
          <w:divBdr>
            <w:top w:val="none" w:sz="0" w:space="0" w:color="auto"/>
            <w:left w:val="none" w:sz="0" w:space="0" w:color="auto"/>
            <w:bottom w:val="none" w:sz="0" w:space="0" w:color="auto"/>
            <w:right w:val="none" w:sz="0" w:space="0" w:color="auto"/>
          </w:divBdr>
        </w:div>
        <w:div w:id="1935047035">
          <w:marLeft w:val="640"/>
          <w:marRight w:val="0"/>
          <w:marTop w:val="0"/>
          <w:marBottom w:val="0"/>
          <w:divBdr>
            <w:top w:val="none" w:sz="0" w:space="0" w:color="auto"/>
            <w:left w:val="none" w:sz="0" w:space="0" w:color="auto"/>
            <w:bottom w:val="none" w:sz="0" w:space="0" w:color="auto"/>
            <w:right w:val="none" w:sz="0" w:space="0" w:color="auto"/>
          </w:divBdr>
        </w:div>
        <w:div w:id="1935672122">
          <w:marLeft w:val="640"/>
          <w:marRight w:val="0"/>
          <w:marTop w:val="0"/>
          <w:marBottom w:val="0"/>
          <w:divBdr>
            <w:top w:val="none" w:sz="0" w:space="0" w:color="auto"/>
            <w:left w:val="none" w:sz="0" w:space="0" w:color="auto"/>
            <w:bottom w:val="none" w:sz="0" w:space="0" w:color="auto"/>
            <w:right w:val="none" w:sz="0" w:space="0" w:color="auto"/>
          </w:divBdr>
        </w:div>
        <w:div w:id="1946887061">
          <w:marLeft w:val="640"/>
          <w:marRight w:val="0"/>
          <w:marTop w:val="0"/>
          <w:marBottom w:val="0"/>
          <w:divBdr>
            <w:top w:val="none" w:sz="0" w:space="0" w:color="auto"/>
            <w:left w:val="none" w:sz="0" w:space="0" w:color="auto"/>
            <w:bottom w:val="none" w:sz="0" w:space="0" w:color="auto"/>
            <w:right w:val="none" w:sz="0" w:space="0" w:color="auto"/>
          </w:divBdr>
        </w:div>
        <w:div w:id="1971865061">
          <w:marLeft w:val="640"/>
          <w:marRight w:val="0"/>
          <w:marTop w:val="0"/>
          <w:marBottom w:val="0"/>
          <w:divBdr>
            <w:top w:val="none" w:sz="0" w:space="0" w:color="auto"/>
            <w:left w:val="none" w:sz="0" w:space="0" w:color="auto"/>
            <w:bottom w:val="none" w:sz="0" w:space="0" w:color="auto"/>
            <w:right w:val="none" w:sz="0" w:space="0" w:color="auto"/>
          </w:divBdr>
        </w:div>
        <w:div w:id="1977494026">
          <w:marLeft w:val="640"/>
          <w:marRight w:val="0"/>
          <w:marTop w:val="0"/>
          <w:marBottom w:val="0"/>
          <w:divBdr>
            <w:top w:val="none" w:sz="0" w:space="0" w:color="auto"/>
            <w:left w:val="none" w:sz="0" w:space="0" w:color="auto"/>
            <w:bottom w:val="none" w:sz="0" w:space="0" w:color="auto"/>
            <w:right w:val="none" w:sz="0" w:space="0" w:color="auto"/>
          </w:divBdr>
        </w:div>
        <w:div w:id="1981425510">
          <w:marLeft w:val="640"/>
          <w:marRight w:val="0"/>
          <w:marTop w:val="0"/>
          <w:marBottom w:val="0"/>
          <w:divBdr>
            <w:top w:val="none" w:sz="0" w:space="0" w:color="auto"/>
            <w:left w:val="none" w:sz="0" w:space="0" w:color="auto"/>
            <w:bottom w:val="none" w:sz="0" w:space="0" w:color="auto"/>
            <w:right w:val="none" w:sz="0" w:space="0" w:color="auto"/>
          </w:divBdr>
        </w:div>
        <w:div w:id="1991669199">
          <w:marLeft w:val="640"/>
          <w:marRight w:val="0"/>
          <w:marTop w:val="0"/>
          <w:marBottom w:val="0"/>
          <w:divBdr>
            <w:top w:val="none" w:sz="0" w:space="0" w:color="auto"/>
            <w:left w:val="none" w:sz="0" w:space="0" w:color="auto"/>
            <w:bottom w:val="none" w:sz="0" w:space="0" w:color="auto"/>
            <w:right w:val="none" w:sz="0" w:space="0" w:color="auto"/>
          </w:divBdr>
        </w:div>
        <w:div w:id="2049605148">
          <w:marLeft w:val="640"/>
          <w:marRight w:val="0"/>
          <w:marTop w:val="0"/>
          <w:marBottom w:val="0"/>
          <w:divBdr>
            <w:top w:val="none" w:sz="0" w:space="0" w:color="auto"/>
            <w:left w:val="none" w:sz="0" w:space="0" w:color="auto"/>
            <w:bottom w:val="none" w:sz="0" w:space="0" w:color="auto"/>
            <w:right w:val="none" w:sz="0" w:space="0" w:color="auto"/>
          </w:divBdr>
        </w:div>
        <w:div w:id="2092391949">
          <w:marLeft w:val="640"/>
          <w:marRight w:val="0"/>
          <w:marTop w:val="0"/>
          <w:marBottom w:val="0"/>
          <w:divBdr>
            <w:top w:val="none" w:sz="0" w:space="0" w:color="auto"/>
            <w:left w:val="none" w:sz="0" w:space="0" w:color="auto"/>
            <w:bottom w:val="none" w:sz="0" w:space="0" w:color="auto"/>
            <w:right w:val="none" w:sz="0" w:space="0" w:color="auto"/>
          </w:divBdr>
        </w:div>
        <w:div w:id="2093893599">
          <w:marLeft w:val="640"/>
          <w:marRight w:val="0"/>
          <w:marTop w:val="0"/>
          <w:marBottom w:val="0"/>
          <w:divBdr>
            <w:top w:val="none" w:sz="0" w:space="0" w:color="auto"/>
            <w:left w:val="none" w:sz="0" w:space="0" w:color="auto"/>
            <w:bottom w:val="none" w:sz="0" w:space="0" w:color="auto"/>
            <w:right w:val="none" w:sz="0" w:space="0" w:color="auto"/>
          </w:divBdr>
        </w:div>
        <w:div w:id="2120568477">
          <w:marLeft w:val="640"/>
          <w:marRight w:val="0"/>
          <w:marTop w:val="0"/>
          <w:marBottom w:val="0"/>
          <w:divBdr>
            <w:top w:val="none" w:sz="0" w:space="0" w:color="auto"/>
            <w:left w:val="none" w:sz="0" w:space="0" w:color="auto"/>
            <w:bottom w:val="none" w:sz="0" w:space="0" w:color="auto"/>
            <w:right w:val="none" w:sz="0" w:space="0" w:color="auto"/>
          </w:divBdr>
        </w:div>
      </w:divsChild>
    </w:div>
    <w:div w:id="1467577891">
      <w:bodyDiv w:val="1"/>
      <w:marLeft w:val="0"/>
      <w:marRight w:val="0"/>
      <w:marTop w:val="0"/>
      <w:marBottom w:val="0"/>
      <w:divBdr>
        <w:top w:val="none" w:sz="0" w:space="0" w:color="auto"/>
        <w:left w:val="none" w:sz="0" w:space="0" w:color="auto"/>
        <w:bottom w:val="none" w:sz="0" w:space="0" w:color="auto"/>
        <w:right w:val="none" w:sz="0" w:space="0" w:color="auto"/>
      </w:divBdr>
      <w:divsChild>
        <w:div w:id="17315558">
          <w:marLeft w:val="640"/>
          <w:marRight w:val="0"/>
          <w:marTop w:val="0"/>
          <w:marBottom w:val="0"/>
          <w:divBdr>
            <w:top w:val="none" w:sz="0" w:space="0" w:color="auto"/>
            <w:left w:val="none" w:sz="0" w:space="0" w:color="auto"/>
            <w:bottom w:val="none" w:sz="0" w:space="0" w:color="auto"/>
            <w:right w:val="none" w:sz="0" w:space="0" w:color="auto"/>
          </w:divBdr>
        </w:div>
        <w:div w:id="34700623">
          <w:marLeft w:val="640"/>
          <w:marRight w:val="0"/>
          <w:marTop w:val="0"/>
          <w:marBottom w:val="0"/>
          <w:divBdr>
            <w:top w:val="none" w:sz="0" w:space="0" w:color="auto"/>
            <w:left w:val="none" w:sz="0" w:space="0" w:color="auto"/>
            <w:bottom w:val="none" w:sz="0" w:space="0" w:color="auto"/>
            <w:right w:val="none" w:sz="0" w:space="0" w:color="auto"/>
          </w:divBdr>
        </w:div>
        <w:div w:id="62027678">
          <w:marLeft w:val="640"/>
          <w:marRight w:val="0"/>
          <w:marTop w:val="0"/>
          <w:marBottom w:val="0"/>
          <w:divBdr>
            <w:top w:val="none" w:sz="0" w:space="0" w:color="auto"/>
            <w:left w:val="none" w:sz="0" w:space="0" w:color="auto"/>
            <w:bottom w:val="none" w:sz="0" w:space="0" w:color="auto"/>
            <w:right w:val="none" w:sz="0" w:space="0" w:color="auto"/>
          </w:divBdr>
        </w:div>
        <w:div w:id="67853119">
          <w:marLeft w:val="640"/>
          <w:marRight w:val="0"/>
          <w:marTop w:val="0"/>
          <w:marBottom w:val="0"/>
          <w:divBdr>
            <w:top w:val="none" w:sz="0" w:space="0" w:color="auto"/>
            <w:left w:val="none" w:sz="0" w:space="0" w:color="auto"/>
            <w:bottom w:val="none" w:sz="0" w:space="0" w:color="auto"/>
            <w:right w:val="none" w:sz="0" w:space="0" w:color="auto"/>
          </w:divBdr>
        </w:div>
        <w:div w:id="72970338">
          <w:marLeft w:val="640"/>
          <w:marRight w:val="0"/>
          <w:marTop w:val="0"/>
          <w:marBottom w:val="0"/>
          <w:divBdr>
            <w:top w:val="none" w:sz="0" w:space="0" w:color="auto"/>
            <w:left w:val="none" w:sz="0" w:space="0" w:color="auto"/>
            <w:bottom w:val="none" w:sz="0" w:space="0" w:color="auto"/>
            <w:right w:val="none" w:sz="0" w:space="0" w:color="auto"/>
          </w:divBdr>
        </w:div>
        <w:div w:id="87427658">
          <w:marLeft w:val="640"/>
          <w:marRight w:val="0"/>
          <w:marTop w:val="0"/>
          <w:marBottom w:val="0"/>
          <w:divBdr>
            <w:top w:val="none" w:sz="0" w:space="0" w:color="auto"/>
            <w:left w:val="none" w:sz="0" w:space="0" w:color="auto"/>
            <w:bottom w:val="none" w:sz="0" w:space="0" w:color="auto"/>
            <w:right w:val="none" w:sz="0" w:space="0" w:color="auto"/>
          </w:divBdr>
        </w:div>
        <w:div w:id="105469435">
          <w:marLeft w:val="640"/>
          <w:marRight w:val="0"/>
          <w:marTop w:val="0"/>
          <w:marBottom w:val="0"/>
          <w:divBdr>
            <w:top w:val="none" w:sz="0" w:space="0" w:color="auto"/>
            <w:left w:val="none" w:sz="0" w:space="0" w:color="auto"/>
            <w:bottom w:val="none" w:sz="0" w:space="0" w:color="auto"/>
            <w:right w:val="none" w:sz="0" w:space="0" w:color="auto"/>
          </w:divBdr>
        </w:div>
        <w:div w:id="123352795">
          <w:marLeft w:val="640"/>
          <w:marRight w:val="0"/>
          <w:marTop w:val="0"/>
          <w:marBottom w:val="0"/>
          <w:divBdr>
            <w:top w:val="none" w:sz="0" w:space="0" w:color="auto"/>
            <w:left w:val="none" w:sz="0" w:space="0" w:color="auto"/>
            <w:bottom w:val="none" w:sz="0" w:space="0" w:color="auto"/>
            <w:right w:val="none" w:sz="0" w:space="0" w:color="auto"/>
          </w:divBdr>
        </w:div>
        <w:div w:id="125199812">
          <w:marLeft w:val="640"/>
          <w:marRight w:val="0"/>
          <w:marTop w:val="0"/>
          <w:marBottom w:val="0"/>
          <w:divBdr>
            <w:top w:val="none" w:sz="0" w:space="0" w:color="auto"/>
            <w:left w:val="none" w:sz="0" w:space="0" w:color="auto"/>
            <w:bottom w:val="none" w:sz="0" w:space="0" w:color="auto"/>
            <w:right w:val="none" w:sz="0" w:space="0" w:color="auto"/>
          </w:divBdr>
        </w:div>
        <w:div w:id="174737421">
          <w:marLeft w:val="640"/>
          <w:marRight w:val="0"/>
          <w:marTop w:val="0"/>
          <w:marBottom w:val="0"/>
          <w:divBdr>
            <w:top w:val="none" w:sz="0" w:space="0" w:color="auto"/>
            <w:left w:val="none" w:sz="0" w:space="0" w:color="auto"/>
            <w:bottom w:val="none" w:sz="0" w:space="0" w:color="auto"/>
            <w:right w:val="none" w:sz="0" w:space="0" w:color="auto"/>
          </w:divBdr>
        </w:div>
        <w:div w:id="240213081">
          <w:marLeft w:val="640"/>
          <w:marRight w:val="0"/>
          <w:marTop w:val="0"/>
          <w:marBottom w:val="0"/>
          <w:divBdr>
            <w:top w:val="none" w:sz="0" w:space="0" w:color="auto"/>
            <w:left w:val="none" w:sz="0" w:space="0" w:color="auto"/>
            <w:bottom w:val="none" w:sz="0" w:space="0" w:color="auto"/>
            <w:right w:val="none" w:sz="0" w:space="0" w:color="auto"/>
          </w:divBdr>
        </w:div>
        <w:div w:id="264658851">
          <w:marLeft w:val="640"/>
          <w:marRight w:val="0"/>
          <w:marTop w:val="0"/>
          <w:marBottom w:val="0"/>
          <w:divBdr>
            <w:top w:val="none" w:sz="0" w:space="0" w:color="auto"/>
            <w:left w:val="none" w:sz="0" w:space="0" w:color="auto"/>
            <w:bottom w:val="none" w:sz="0" w:space="0" w:color="auto"/>
            <w:right w:val="none" w:sz="0" w:space="0" w:color="auto"/>
          </w:divBdr>
        </w:div>
        <w:div w:id="278338629">
          <w:marLeft w:val="640"/>
          <w:marRight w:val="0"/>
          <w:marTop w:val="0"/>
          <w:marBottom w:val="0"/>
          <w:divBdr>
            <w:top w:val="none" w:sz="0" w:space="0" w:color="auto"/>
            <w:left w:val="none" w:sz="0" w:space="0" w:color="auto"/>
            <w:bottom w:val="none" w:sz="0" w:space="0" w:color="auto"/>
            <w:right w:val="none" w:sz="0" w:space="0" w:color="auto"/>
          </w:divBdr>
        </w:div>
        <w:div w:id="294407836">
          <w:marLeft w:val="640"/>
          <w:marRight w:val="0"/>
          <w:marTop w:val="0"/>
          <w:marBottom w:val="0"/>
          <w:divBdr>
            <w:top w:val="none" w:sz="0" w:space="0" w:color="auto"/>
            <w:left w:val="none" w:sz="0" w:space="0" w:color="auto"/>
            <w:bottom w:val="none" w:sz="0" w:space="0" w:color="auto"/>
            <w:right w:val="none" w:sz="0" w:space="0" w:color="auto"/>
          </w:divBdr>
        </w:div>
        <w:div w:id="298154100">
          <w:marLeft w:val="640"/>
          <w:marRight w:val="0"/>
          <w:marTop w:val="0"/>
          <w:marBottom w:val="0"/>
          <w:divBdr>
            <w:top w:val="none" w:sz="0" w:space="0" w:color="auto"/>
            <w:left w:val="none" w:sz="0" w:space="0" w:color="auto"/>
            <w:bottom w:val="none" w:sz="0" w:space="0" w:color="auto"/>
            <w:right w:val="none" w:sz="0" w:space="0" w:color="auto"/>
          </w:divBdr>
        </w:div>
        <w:div w:id="301469932">
          <w:marLeft w:val="640"/>
          <w:marRight w:val="0"/>
          <w:marTop w:val="0"/>
          <w:marBottom w:val="0"/>
          <w:divBdr>
            <w:top w:val="none" w:sz="0" w:space="0" w:color="auto"/>
            <w:left w:val="none" w:sz="0" w:space="0" w:color="auto"/>
            <w:bottom w:val="none" w:sz="0" w:space="0" w:color="auto"/>
            <w:right w:val="none" w:sz="0" w:space="0" w:color="auto"/>
          </w:divBdr>
        </w:div>
        <w:div w:id="319239069">
          <w:marLeft w:val="640"/>
          <w:marRight w:val="0"/>
          <w:marTop w:val="0"/>
          <w:marBottom w:val="0"/>
          <w:divBdr>
            <w:top w:val="none" w:sz="0" w:space="0" w:color="auto"/>
            <w:left w:val="none" w:sz="0" w:space="0" w:color="auto"/>
            <w:bottom w:val="none" w:sz="0" w:space="0" w:color="auto"/>
            <w:right w:val="none" w:sz="0" w:space="0" w:color="auto"/>
          </w:divBdr>
        </w:div>
        <w:div w:id="331030251">
          <w:marLeft w:val="640"/>
          <w:marRight w:val="0"/>
          <w:marTop w:val="0"/>
          <w:marBottom w:val="0"/>
          <w:divBdr>
            <w:top w:val="none" w:sz="0" w:space="0" w:color="auto"/>
            <w:left w:val="none" w:sz="0" w:space="0" w:color="auto"/>
            <w:bottom w:val="none" w:sz="0" w:space="0" w:color="auto"/>
            <w:right w:val="none" w:sz="0" w:space="0" w:color="auto"/>
          </w:divBdr>
        </w:div>
        <w:div w:id="344719750">
          <w:marLeft w:val="640"/>
          <w:marRight w:val="0"/>
          <w:marTop w:val="0"/>
          <w:marBottom w:val="0"/>
          <w:divBdr>
            <w:top w:val="none" w:sz="0" w:space="0" w:color="auto"/>
            <w:left w:val="none" w:sz="0" w:space="0" w:color="auto"/>
            <w:bottom w:val="none" w:sz="0" w:space="0" w:color="auto"/>
            <w:right w:val="none" w:sz="0" w:space="0" w:color="auto"/>
          </w:divBdr>
        </w:div>
        <w:div w:id="378166062">
          <w:marLeft w:val="640"/>
          <w:marRight w:val="0"/>
          <w:marTop w:val="0"/>
          <w:marBottom w:val="0"/>
          <w:divBdr>
            <w:top w:val="none" w:sz="0" w:space="0" w:color="auto"/>
            <w:left w:val="none" w:sz="0" w:space="0" w:color="auto"/>
            <w:bottom w:val="none" w:sz="0" w:space="0" w:color="auto"/>
            <w:right w:val="none" w:sz="0" w:space="0" w:color="auto"/>
          </w:divBdr>
        </w:div>
        <w:div w:id="395276084">
          <w:marLeft w:val="640"/>
          <w:marRight w:val="0"/>
          <w:marTop w:val="0"/>
          <w:marBottom w:val="0"/>
          <w:divBdr>
            <w:top w:val="none" w:sz="0" w:space="0" w:color="auto"/>
            <w:left w:val="none" w:sz="0" w:space="0" w:color="auto"/>
            <w:bottom w:val="none" w:sz="0" w:space="0" w:color="auto"/>
            <w:right w:val="none" w:sz="0" w:space="0" w:color="auto"/>
          </w:divBdr>
        </w:div>
        <w:div w:id="395904355">
          <w:marLeft w:val="640"/>
          <w:marRight w:val="0"/>
          <w:marTop w:val="0"/>
          <w:marBottom w:val="0"/>
          <w:divBdr>
            <w:top w:val="none" w:sz="0" w:space="0" w:color="auto"/>
            <w:left w:val="none" w:sz="0" w:space="0" w:color="auto"/>
            <w:bottom w:val="none" w:sz="0" w:space="0" w:color="auto"/>
            <w:right w:val="none" w:sz="0" w:space="0" w:color="auto"/>
          </w:divBdr>
        </w:div>
        <w:div w:id="435298355">
          <w:marLeft w:val="640"/>
          <w:marRight w:val="0"/>
          <w:marTop w:val="0"/>
          <w:marBottom w:val="0"/>
          <w:divBdr>
            <w:top w:val="none" w:sz="0" w:space="0" w:color="auto"/>
            <w:left w:val="none" w:sz="0" w:space="0" w:color="auto"/>
            <w:bottom w:val="none" w:sz="0" w:space="0" w:color="auto"/>
            <w:right w:val="none" w:sz="0" w:space="0" w:color="auto"/>
          </w:divBdr>
        </w:div>
        <w:div w:id="465585431">
          <w:marLeft w:val="640"/>
          <w:marRight w:val="0"/>
          <w:marTop w:val="0"/>
          <w:marBottom w:val="0"/>
          <w:divBdr>
            <w:top w:val="none" w:sz="0" w:space="0" w:color="auto"/>
            <w:left w:val="none" w:sz="0" w:space="0" w:color="auto"/>
            <w:bottom w:val="none" w:sz="0" w:space="0" w:color="auto"/>
            <w:right w:val="none" w:sz="0" w:space="0" w:color="auto"/>
          </w:divBdr>
        </w:div>
        <w:div w:id="469833101">
          <w:marLeft w:val="640"/>
          <w:marRight w:val="0"/>
          <w:marTop w:val="0"/>
          <w:marBottom w:val="0"/>
          <w:divBdr>
            <w:top w:val="none" w:sz="0" w:space="0" w:color="auto"/>
            <w:left w:val="none" w:sz="0" w:space="0" w:color="auto"/>
            <w:bottom w:val="none" w:sz="0" w:space="0" w:color="auto"/>
            <w:right w:val="none" w:sz="0" w:space="0" w:color="auto"/>
          </w:divBdr>
        </w:div>
        <w:div w:id="537861549">
          <w:marLeft w:val="640"/>
          <w:marRight w:val="0"/>
          <w:marTop w:val="0"/>
          <w:marBottom w:val="0"/>
          <w:divBdr>
            <w:top w:val="none" w:sz="0" w:space="0" w:color="auto"/>
            <w:left w:val="none" w:sz="0" w:space="0" w:color="auto"/>
            <w:bottom w:val="none" w:sz="0" w:space="0" w:color="auto"/>
            <w:right w:val="none" w:sz="0" w:space="0" w:color="auto"/>
          </w:divBdr>
        </w:div>
        <w:div w:id="558134265">
          <w:marLeft w:val="640"/>
          <w:marRight w:val="0"/>
          <w:marTop w:val="0"/>
          <w:marBottom w:val="0"/>
          <w:divBdr>
            <w:top w:val="none" w:sz="0" w:space="0" w:color="auto"/>
            <w:left w:val="none" w:sz="0" w:space="0" w:color="auto"/>
            <w:bottom w:val="none" w:sz="0" w:space="0" w:color="auto"/>
            <w:right w:val="none" w:sz="0" w:space="0" w:color="auto"/>
          </w:divBdr>
        </w:div>
        <w:div w:id="589433445">
          <w:marLeft w:val="640"/>
          <w:marRight w:val="0"/>
          <w:marTop w:val="0"/>
          <w:marBottom w:val="0"/>
          <w:divBdr>
            <w:top w:val="none" w:sz="0" w:space="0" w:color="auto"/>
            <w:left w:val="none" w:sz="0" w:space="0" w:color="auto"/>
            <w:bottom w:val="none" w:sz="0" w:space="0" w:color="auto"/>
            <w:right w:val="none" w:sz="0" w:space="0" w:color="auto"/>
          </w:divBdr>
        </w:div>
        <w:div w:id="628705060">
          <w:marLeft w:val="640"/>
          <w:marRight w:val="0"/>
          <w:marTop w:val="0"/>
          <w:marBottom w:val="0"/>
          <w:divBdr>
            <w:top w:val="none" w:sz="0" w:space="0" w:color="auto"/>
            <w:left w:val="none" w:sz="0" w:space="0" w:color="auto"/>
            <w:bottom w:val="none" w:sz="0" w:space="0" w:color="auto"/>
            <w:right w:val="none" w:sz="0" w:space="0" w:color="auto"/>
          </w:divBdr>
        </w:div>
        <w:div w:id="642736572">
          <w:marLeft w:val="640"/>
          <w:marRight w:val="0"/>
          <w:marTop w:val="0"/>
          <w:marBottom w:val="0"/>
          <w:divBdr>
            <w:top w:val="none" w:sz="0" w:space="0" w:color="auto"/>
            <w:left w:val="none" w:sz="0" w:space="0" w:color="auto"/>
            <w:bottom w:val="none" w:sz="0" w:space="0" w:color="auto"/>
            <w:right w:val="none" w:sz="0" w:space="0" w:color="auto"/>
          </w:divBdr>
        </w:div>
        <w:div w:id="661278171">
          <w:marLeft w:val="640"/>
          <w:marRight w:val="0"/>
          <w:marTop w:val="0"/>
          <w:marBottom w:val="0"/>
          <w:divBdr>
            <w:top w:val="none" w:sz="0" w:space="0" w:color="auto"/>
            <w:left w:val="none" w:sz="0" w:space="0" w:color="auto"/>
            <w:bottom w:val="none" w:sz="0" w:space="0" w:color="auto"/>
            <w:right w:val="none" w:sz="0" w:space="0" w:color="auto"/>
          </w:divBdr>
        </w:div>
        <w:div w:id="664360151">
          <w:marLeft w:val="640"/>
          <w:marRight w:val="0"/>
          <w:marTop w:val="0"/>
          <w:marBottom w:val="0"/>
          <w:divBdr>
            <w:top w:val="none" w:sz="0" w:space="0" w:color="auto"/>
            <w:left w:val="none" w:sz="0" w:space="0" w:color="auto"/>
            <w:bottom w:val="none" w:sz="0" w:space="0" w:color="auto"/>
            <w:right w:val="none" w:sz="0" w:space="0" w:color="auto"/>
          </w:divBdr>
        </w:div>
        <w:div w:id="673412479">
          <w:marLeft w:val="640"/>
          <w:marRight w:val="0"/>
          <w:marTop w:val="0"/>
          <w:marBottom w:val="0"/>
          <w:divBdr>
            <w:top w:val="none" w:sz="0" w:space="0" w:color="auto"/>
            <w:left w:val="none" w:sz="0" w:space="0" w:color="auto"/>
            <w:bottom w:val="none" w:sz="0" w:space="0" w:color="auto"/>
            <w:right w:val="none" w:sz="0" w:space="0" w:color="auto"/>
          </w:divBdr>
        </w:div>
        <w:div w:id="706175513">
          <w:marLeft w:val="640"/>
          <w:marRight w:val="0"/>
          <w:marTop w:val="0"/>
          <w:marBottom w:val="0"/>
          <w:divBdr>
            <w:top w:val="none" w:sz="0" w:space="0" w:color="auto"/>
            <w:left w:val="none" w:sz="0" w:space="0" w:color="auto"/>
            <w:bottom w:val="none" w:sz="0" w:space="0" w:color="auto"/>
            <w:right w:val="none" w:sz="0" w:space="0" w:color="auto"/>
          </w:divBdr>
        </w:div>
        <w:div w:id="711729458">
          <w:marLeft w:val="640"/>
          <w:marRight w:val="0"/>
          <w:marTop w:val="0"/>
          <w:marBottom w:val="0"/>
          <w:divBdr>
            <w:top w:val="none" w:sz="0" w:space="0" w:color="auto"/>
            <w:left w:val="none" w:sz="0" w:space="0" w:color="auto"/>
            <w:bottom w:val="none" w:sz="0" w:space="0" w:color="auto"/>
            <w:right w:val="none" w:sz="0" w:space="0" w:color="auto"/>
          </w:divBdr>
        </w:div>
        <w:div w:id="731192389">
          <w:marLeft w:val="640"/>
          <w:marRight w:val="0"/>
          <w:marTop w:val="0"/>
          <w:marBottom w:val="0"/>
          <w:divBdr>
            <w:top w:val="none" w:sz="0" w:space="0" w:color="auto"/>
            <w:left w:val="none" w:sz="0" w:space="0" w:color="auto"/>
            <w:bottom w:val="none" w:sz="0" w:space="0" w:color="auto"/>
            <w:right w:val="none" w:sz="0" w:space="0" w:color="auto"/>
          </w:divBdr>
        </w:div>
        <w:div w:id="749692579">
          <w:marLeft w:val="640"/>
          <w:marRight w:val="0"/>
          <w:marTop w:val="0"/>
          <w:marBottom w:val="0"/>
          <w:divBdr>
            <w:top w:val="none" w:sz="0" w:space="0" w:color="auto"/>
            <w:left w:val="none" w:sz="0" w:space="0" w:color="auto"/>
            <w:bottom w:val="none" w:sz="0" w:space="0" w:color="auto"/>
            <w:right w:val="none" w:sz="0" w:space="0" w:color="auto"/>
          </w:divBdr>
        </w:div>
        <w:div w:id="755713884">
          <w:marLeft w:val="640"/>
          <w:marRight w:val="0"/>
          <w:marTop w:val="0"/>
          <w:marBottom w:val="0"/>
          <w:divBdr>
            <w:top w:val="none" w:sz="0" w:space="0" w:color="auto"/>
            <w:left w:val="none" w:sz="0" w:space="0" w:color="auto"/>
            <w:bottom w:val="none" w:sz="0" w:space="0" w:color="auto"/>
            <w:right w:val="none" w:sz="0" w:space="0" w:color="auto"/>
          </w:divBdr>
        </w:div>
        <w:div w:id="813719522">
          <w:marLeft w:val="640"/>
          <w:marRight w:val="0"/>
          <w:marTop w:val="0"/>
          <w:marBottom w:val="0"/>
          <w:divBdr>
            <w:top w:val="none" w:sz="0" w:space="0" w:color="auto"/>
            <w:left w:val="none" w:sz="0" w:space="0" w:color="auto"/>
            <w:bottom w:val="none" w:sz="0" w:space="0" w:color="auto"/>
            <w:right w:val="none" w:sz="0" w:space="0" w:color="auto"/>
          </w:divBdr>
        </w:div>
        <w:div w:id="822503258">
          <w:marLeft w:val="640"/>
          <w:marRight w:val="0"/>
          <w:marTop w:val="0"/>
          <w:marBottom w:val="0"/>
          <w:divBdr>
            <w:top w:val="none" w:sz="0" w:space="0" w:color="auto"/>
            <w:left w:val="none" w:sz="0" w:space="0" w:color="auto"/>
            <w:bottom w:val="none" w:sz="0" w:space="0" w:color="auto"/>
            <w:right w:val="none" w:sz="0" w:space="0" w:color="auto"/>
          </w:divBdr>
        </w:div>
        <w:div w:id="831019252">
          <w:marLeft w:val="640"/>
          <w:marRight w:val="0"/>
          <w:marTop w:val="0"/>
          <w:marBottom w:val="0"/>
          <w:divBdr>
            <w:top w:val="none" w:sz="0" w:space="0" w:color="auto"/>
            <w:left w:val="none" w:sz="0" w:space="0" w:color="auto"/>
            <w:bottom w:val="none" w:sz="0" w:space="0" w:color="auto"/>
            <w:right w:val="none" w:sz="0" w:space="0" w:color="auto"/>
          </w:divBdr>
        </w:div>
        <w:div w:id="846989019">
          <w:marLeft w:val="640"/>
          <w:marRight w:val="0"/>
          <w:marTop w:val="0"/>
          <w:marBottom w:val="0"/>
          <w:divBdr>
            <w:top w:val="none" w:sz="0" w:space="0" w:color="auto"/>
            <w:left w:val="none" w:sz="0" w:space="0" w:color="auto"/>
            <w:bottom w:val="none" w:sz="0" w:space="0" w:color="auto"/>
            <w:right w:val="none" w:sz="0" w:space="0" w:color="auto"/>
          </w:divBdr>
        </w:div>
        <w:div w:id="862983274">
          <w:marLeft w:val="640"/>
          <w:marRight w:val="0"/>
          <w:marTop w:val="0"/>
          <w:marBottom w:val="0"/>
          <w:divBdr>
            <w:top w:val="none" w:sz="0" w:space="0" w:color="auto"/>
            <w:left w:val="none" w:sz="0" w:space="0" w:color="auto"/>
            <w:bottom w:val="none" w:sz="0" w:space="0" w:color="auto"/>
            <w:right w:val="none" w:sz="0" w:space="0" w:color="auto"/>
          </w:divBdr>
        </w:div>
        <w:div w:id="877548484">
          <w:marLeft w:val="640"/>
          <w:marRight w:val="0"/>
          <w:marTop w:val="0"/>
          <w:marBottom w:val="0"/>
          <w:divBdr>
            <w:top w:val="none" w:sz="0" w:space="0" w:color="auto"/>
            <w:left w:val="none" w:sz="0" w:space="0" w:color="auto"/>
            <w:bottom w:val="none" w:sz="0" w:space="0" w:color="auto"/>
            <w:right w:val="none" w:sz="0" w:space="0" w:color="auto"/>
          </w:divBdr>
        </w:div>
        <w:div w:id="929116207">
          <w:marLeft w:val="640"/>
          <w:marRight w:val="0"/>
          <w:marTop w:val="0"/>
          <w:marBottom w:val="0"/>
          <w:divBdr>
            <w:top w:val="none" w:sz="0" w:space="0" w:color="auto"/>
            <w:left w:val="none" w:sz="0" w:space="0" w:color="auto"/>
            <w:bottom w:val="none" w:sz="0" w:space="0" w:color="auto"/>
            <w:right w:val="none" w:sz="0" w:space="0" w:color="auto"/>
          </w:divBdr>
        </w:div>
        <w:div w:id="932322148">
          <w:marLeft w:val="640"/>
          <w:marRight w:val="0"/>
          <w:marTop w:val="0"/>
          <w:marBottom w:val="0"/>
          <w:divBdr>
            <w:top w:val="none" w:sz="0" w:space="0" w:color="auto"/>
            <w:left w:val="none" w:sz="0" w:space="0" w:color="auto"/>
            <w:bottom w:val="none" w:sz="0" w:space="0" w:color="auto"/>
            <w:right w:val="none" w:sz="0" w:space="0" w:color="auto"/>
          </w:divBdr>
        </w:div>
        <w:div w:id="944730841">
          <w:marLeft w:val="640"/>
          <w:marRight w:val="0"/>
          <w:marTop w:val="0"/>
          <w:marBottom w:val="0"/>
          <w:divBdr>
            <w:top w:val="none" w:sz="0" w:space="0" w:color="auto"/>
            <w:left w:val="none" w:sz="0" w:space="0" w:color="auto"/>
            <w:bottom w:val="none" w:sz="0" w:space="0" w:color="auto"/>
            <w:right w:val="none" w:sz="0" w:space="0" w:color="auto"/>
          </w:divBdr>
        </w:div>
        <w:div w:id="958532413">
          <w:marLeft w:val="640"/>
          <w:marRight w:val="0"/>
          <w:marTop w:val="0"/>
          <w:marBottom w:val="0"/>
          <w:divBdr>
            <w:top w:val="none" w:sz="0" w:space="0" w:color="auto"/>
            <w:left w:val="none" w:sz="0" w:space="0" w:color="auto"/>
            <w:bottom w:val="none" w:sz="0" w:space="0" w:color="auto"/>
            <w:right w:val="none" w:sz="0" w:space="0" w:color="auto"/>
          </w:divBdr>
        </w:div>
        <w:div w:id="983314330">
          <w:marLeft w:val="640"/>
          <w:marRight w:val="0"/>
          <w:marTop w:val="0"/>
          <w:marBottom w:val="0"/>
          <w:divBdr>
            <w:top w:val="none" w:sz="0" w:space="0" w:color="auto"/>
            <w:left w:val="none" w:sz="0" w:space="0" w:color="auto"/>
            <w:bottom w:val="none" w:sz="0" w:space="0" w:color="auto"/>
            <w:right w:val="none" w:sz="0" w:space="0" w:color="auto"/>
          </w:divBdr>
        </w:div>
        <w:div w:id="990255073">
          <w:marLeft w:val="640"/>
          <w:marRight w:val="0"/>
          <w:marTop w:val="0"/>
          <w:marBottom w:val="0"/>
          <w:divBdr>
            <w:top w:val="none" w:sz="0" w:space="0" w:color="auto"/>
            <w:left w:val="none" w:sz="0" w:space="0" w:color="auto"/>
            <w:bottom w:val="none" w:sz="0" w:space="0" w:color="auto"/>
            <w:right w:val="none" w:sz="0" w:space="0" w:color="auto"/>
          </w:divBdr>
        </w:div>
        <w:div w:id="1023743986">
          <w:marLeft w:val="640"/>
          <w:marRight w:val="0"/>
          <w:marTop w:val="0"/>
          <w:marBottom w:val="0"/>
          <w:divBdr>
            <w:top w:val="none" w:sz="0" w:space="0" w:color="auto"/>
            <w:left w:val="none" w:sz="0" w:space="0" w:color="auto"/>
            <w:bottom w:val="none" w:sz="0" w:space="0" w:color="auto"/>
            <w:right w:val="none" w:sz="0" w:space="0" w:color="auto"/>
          </w:divBdr>
        </w:div>
        <w:div w:id="1038047663">
          <w:marLeft w:val="640"/>
          <w:marRight w:val="0"/>
          <w:marTop w:val="0"/>
          <w:marBottom w:val="0"/>
          <w:divBdr>
            <w:top w:val="none" w:sz="0" w:space="0" w:color="auto"/>
            <w:left w:val="none" w:sz="0" w:space="0" w:color="auto"/>
            <w:bottom w:val="none" w:sz="0" w:space="0" w:color="auto"/>
            <w:right w:val="none" w:sz="0" w:space="0" w:color="auto"/>
          </w:divBdr>
        </w:div>
        <w:div w:id="1043601125">
          <w:marLeft w:val="640"/>
          <w:marRight w:val="0"/>
          <w:marTop w:val="0"/>
          <w:marBottom w:val="0"/>
          <w:divBdr>
            <w:top w:val="none" w:sz="0" w:space="0" w:color="auto"/>
            <w:left w:val="none" w:sz="0" w:space="0" w:color="auto"/>
            <w:bottom w:val="none" w:sz="0" w:space="0" w:color="auto"/>
            <w:right w:val="none" w:sz="0" w:space="0" w:color="auto"/>
          </w:divBdr>
        </w:div>
        <w:div w:id="1085420660">
          <w:marLeft w:val="640"/>
          <w:marRight w:val="0"/>
          <w:marTop w:val="0"/>
          <w:marBottom w:val="0"/>
          <w:divBdr>
            <w:top w:val="none" w:sz="0" w:space="0" w:color="auto"/>
            <w:left w:val="none" w:sz="0" w:space="0" w:color="auto"/>
            <w:bottom w:val="none" w:sz="0" w:space="0" w:color="auto"/>
            <w:right w:val="none" w:sz="0" w:space="0" w:color="auto"/>
          </w:divBdr>
        </w:div>
        <w:div w:id="1087774901">
          <w:marLeft w:val="640"/>
          <w:marRight w:val="0"/>
          <w:marTop w:val="0"/>
          <w:marBottom w:val="0"/>
          <w:divBdr>
            <w:top w:val="none" w:sz="0" w:space="0" w:color="auto"/>
            <w:left w:val="none" w:sz="0" w:space="0" w:color="auto"/>
            <w:bottom w:val="none" w:sz="0" w:space="0" w:color="auto"/>
            <w:right w:val="none" w:sz="0" w:space="0" w:color="auto"/>
          </w:divBdr>
        </w:div>
        <w:div w:id="1108310921">
          <w:marLeft w:val="640"/>
          <w:marRight w:val="0"/>
          <w:marTop w:val="0"/>
          <w:marBottom w:val="0"/>
          <w:divBdr>
            <w:top w:val="none" w:sz="0" w:space="0" w:color="auto"/>
            <w:left w:val="none" w:sz="0" w:space="0" w:color="auto"/>
            <w:bottom w:val="none" w:sz="0" w:space="0" w:color="auto"/>
            <w:right w:val="none" w:sz="0" w:space="0" w:color="auto"/>
          </w:divBdr>
        </w:div>
        <w:div w:id="1117066257">
          <w:marLeft w:val="640"/>
          <w:marRight w:val="0"/>
          <w:marTop w:val="0"/>
          <w:marBottom w:val="0"/>
          <w:divBdr>
            <w:top w:val="none" w:sz="0" w:space="0" w:color="auto"/>
            <w:left w:val="none" w:sz="0" w:space="0" w:color="auto"/>
            <w:bottom w:val="none" w:sz="0" w:space="0" w:color="auto"/>
            <w:right w:val="none" w:sz="0" w:space="0" w:color="auto"/>
          </w:divBdr>
        </w:div>
        <w:div w:id="1144614663">
          <w:marLeft w:val="640"/>
          <w:marRight w:val="0"/>
          <w:marTop w:val="0"/>
          <w:marBottom w:val="0"/>
          <w:divBdr>
            <w:top w:val="none" w:sz="0" w:space="0" w:color="auto"/>
            <w:left w:val="none" w:sz="0" w:space="0" w:color="auto"/>
            <w:bottom w:val="none" w:sz="0" w:space="0" w:color="auto"/>
            <w:right w:val="none" w:sz="0" w:space="0" w:color="auto"/>
          </w:divBdr>
        </w:div>
        <w:div w:id="1183059067">
          <w:marLeft w:val="640"/>
          <w:marRight w:val="0"/>
          <w:marTop w:val="0"/>
          <w:marBottom w:val="0"/>
          <w:divBdr>
            <w:top w:val="none" w:sz="0" w:space="0" w:color="auto"/>
            <w:left w:val="none" w:sz="0" w:space="0" w:color="auto"/>
            <w:bottom w:val="none" w:sz="0" w:space="0" w:color="auto"/>
            <w:right w:val="none" w:sz="0" w:space="0" w:color="auto"/>
          </w:divBdr>
        </w:div>
        <w:div w:id="1190530158">
          <w:marLeft w:val="640"/>
          <w:marRight w:val="0"/>
          <w:marTop w:val="0"/>
          <w:marBottom w:val="0"/>
          <w:divBdr>
            <w:top w:val="none" w:sz="0" w:space="0" w:color="auto"/>
            <w:left w:val="none" w:sz="0" w:space="0" w:color="auto"/>
            <w:bottom w:val="none" w:sz="0" w:space="0" w:color="auto"/>
            <w:right w:val="none" w:sz="0" w:space="0" w:color="auto"/>
          </w:divBdr>
        </w:div>
        <w:div w:id="1233154111">
          <w:marLeft w:val="640"/>
          <w:marRight w:val="0"/>
          <w:marTop w:val="0"/>
          <w:marBottom w:val="0"/>
          <w:divBdr>
            <w:top w:val="none" w:sz="0" w:space="0" w:color="auto"/>
            <w:left w:val="none" w:sz="0" w:space="0" w:color="auto"/>
            <w:bottom w:val="none" w:sz="0" w:space="0" w:color="auto"/>
            <w:right w:val="none" w:sz="0" w:space="0" w:color="auto"/>
          </w:divBdr>
        </w:div>
        <w:div w:id="1245064954">
          <w:marLeft w:val="640"/>
          <w:marRight w:val="0"/>
          <w:marTop w:val="0"/>
          <w:marBottom w:val="0"/>
          <w:divBdr>
            <w:top w:val="none" w:sz="0" w:space="0" w:color="auto"/>
            <w:left w:val="none" w:sz="0" w:space="0" w:color="auto"/>
            <w:bottom w:val="none" w:sz="0" w:space="0" w:color="auto"/>
            <w:right w:val="none" w:sz="0" w:space="0" w:color="auto"/>
          </w:divBdr>
        </w:div>
        <w:div w:id="1290434085">
          <w:marLeft w:val="640"/>
          <w:marRight w:val="0"/>
          <w:marTop w:val="0"/>
          <w:marBottom w:val="0"/>
          <w:divBdr>
            <w:top w:val="none" w:sz="0" w:space="0" w:color="auto"/>
            <w:left w:val="none" w:sz="0" w:space="0" w:color="auto"/>
            <w:bottom w:val="none" w:sz="0" w:space="0" w:color="auto"/>
            <w:right w:val="none" w:sz="0" w:space="0" w:color="auto"/>
          </w:divBdr>
        </w:div>
        <w:div w:id="1323579102">
          <w:marLeft w:val="640"/>
          <w:marRight w:val="0"/>
          <w:marTop w:val="0"/>
          <w:marBottom w:val="0"/>
          <w:divBdr>
            <w:top w:val="none" w:sz="0" w:space="0" w:color="auto"/>
            <w:left w:val="none" w:sz="0" w:space="0" w:color="auto"/>
            <w:bottom w:val="none" w:sz="0" w:space="0" w:color="auto"/>
            <w:right w:val="none" w:sz="0" w:space="0" w:color="auto"/>
          </w:divBdr>
        </w:div>
        <w:div w:id="1340691360">
          <w:marLeft w:val="640"/>
          <w:marRight w:val="0"/>
          <w:marTop w:val="0"/>
          <w:marBottom w:val="0"/>
          <w:divBdr>
            <w:top w:val="none" w:sz="0" w:space="0" w:color="auto"/>
            <w:left w:val="none" w:sz="0" w:space="0" w:color="auto"/>
            <w:bottom w:val="none" w:sz="0" w:space="0" w:color="auto"/>
            <w:right w:val="none" w:sz="0" w:space="0" w:color="auto"/>
          </w:divBdr>
        </w:div>
        <w:div w:id="1354107333">
          <w:marLeft w:val="640"/>
          <w:marRight w:val="0"/>
          <w:marTop w:val="0"/>
          <w:marBottom w:val="0"/>
          <w:divBdr>
            <w:top w:val="none" w:sz="0" w:space="0" w:color="auto"/>
            <w:left w:val="none" w:sz="0" w:space="0" w:color="auto"/>
            <w:bottom w:val="none" w:sz="0" w:space="0" w:color="auto"/>
            <w:right w:val="none" w:sz="0" w:space="0" w:color="auto"/>
          </w:divBdr>
        </w:div>
        <w:div w:id="1365207168">
          <w:marLeft w:val="640"/>
          <w:marRight w:val="0"/>
          <w:marTop w:val="0"/>
          <w:marBottom w:val="0"/>
          <w:divBdr>
            <w:top w:val="none" w:sz="0" w:space="0" w:color="auto"/>
            <w:left w:val="none" w:sz="0" w:space="0" w:color="auto"/>
            <w:bottom w:val="none" w:sz="0" w:space="0" w:color="auto"/>
            <w:right w:val="none" w:sz="0" w:space="0" w:color="auto"/>
          </w:divBdr>
        </w:div>
        <w:div w:id="1369181952">
          <w:marLeft w:val="640"/>
          <w:marRight w:val="0"/>
          <w:marTop w:val="0"/>
          <w:marBottom w:val="0"/>
          <w:divBdr>
            <w:top w:val="none" w:sz="0" w:space="0" w:color="auto"/>
            <w:left w:val="none" w:sz="0" w:space="0" w:color="auto"/>
            <w:bottom w:val="none" w:sz="0" w:space="0" w:color="auto"/>
            <w:right w:val="none" w:sz="0" w:space="0" w:color="auto"/>
          </w:divBdr>
        </w:div>
        <w:div w:id="1389842092">
          <w:marLeft w:val="640"/>
          <w:marRight w:val="0"/>
          <w:marTop w:val="0"/>
          <w:marBottom w:val="0"/>
          <w:divBdr>
            <w:top w:val="none" w:sz="0" w:space="0" w:color="auto"/>
            <w:left w:val="none" w:sz="0" w:space="0" w:color="auto"/>
            <w:bottom w:val="none" w:sz="0" w:space="0" w:color="auto"/>
            <w:right w:val="none" w:sz="0" w:space="0" w:color="auto"/>
          </w:divBdr>
        </w:div>
        <w:div w:id="1396464559">
          <w:marLeft w:val="640"/>
          <w:marRight w:val="0"/>
          <w:marTop w:val="0"/>
          <w:marBottom w:val="0"/>
          <w:divBdr>
            <w:top w:val="none" w:sz="0" w:space="0" w:color="auto"/>
            <w:left w:val="none" w:sz="0" w:space="0" w:color="auto"/>
            <w:bottom w:val="none" w:sz="0" w:space="0" w:color="auto"/>
            <w:right w:val="none" w:sz="0" w:space="0" w:color="auto"/>
          </w:divBdr>
        </w:div>
        <w:div w:id="1477333929">
          <w:marLeft w:val="640"/>
          <w:marRight w:val="0"/>
          <w:marTop w:val="0"/>
          <w:marBottom w:val="0"/>
          <w:divBdr>
            <w:top w:val="none" w:sz="0" w:space="0" w:color="auto"/>
            <w:left w:val="none" w:sz="0" w:space="0" w:color="auto"/>
            <w:bottom w:val="none" w:sz="0" w:space="0" w:color="auto"/>
            <w:right w:val="none" w:sz="0" w:space="0" w:color="auto"/>
          </w:divBdr>
        </w:div>
        <w:div w:id="1488479432">
          <w:marLeft w:val="640"/>
          <w:marRight w:val="0"/>
          <w:marTop w:val="0"/>
          <w:marBottom w:val="0"/>
          <w:divBdr>
            <w:top w:val="none" w:sz="0" w:space="0" w:color="auto"/>
            <w:left w:val="none" w:sz="0" w:space="0" w:color="auto"/>
            <w:bottom w:val="none" w:sz="0" w:space="0" w:color="auto"/>
            <w:right w:val="none" w:sz="0" w:space="0" w:color="auto"/>
          </w:divBdr>
        </w:div>
        <w:div w:id="1497305079">
          <w:marLeft w:val="640"/>
          <w:marRight w:val="0"/>
          <w:marTop w:val="0"/>
          <w:marBottom w:val="0"/>
          <w:divBdr>
            <w:top w:val="none" w:sz="0" w:space="0" w:color="auto"/>
            <w:left w:val="none" w:sz="0" w:space="0" w:color="auto"/>
            <w:bottom w:val="none" w:sz="0" w:space="0" w:color="auto"/>
            <w:right w:val="none" w:sz="0" w:space="0" w:color="auto"/>
          </w:divBdr>
        </w:div>
        <w:div w:id="1550073331">
          <w:marLeft w:val="640"/>
          <w:marRight w:val="0"/>
          <w:marTop w:val="0"/>
          <w:marBottom w:val="0"/>
          <w:divBdr>
            <w:top w:val="none" w:sz="0" w:space="0" w:color="auto"/>
            <w:left w:val="none" w:sz="0" w:space="0" w:color="auto"/>
            <w:bottom w:val="none" w:sz="0" w:space="0" w:color="auto"/>
            <w:right w:val="none" w:sz="0" w:space="0" w:color="auto"/>
          </w:divBdr>
        </w:div>
        <w:div w:id="1551068714">
          <w:marLeft w:val="640"/>
          <w:marRight w:val="0"/>
          <w:marTop w:val="0"/>
          <w:marBottom w:val="0"/>
          <w:divBdr>
            <w:top w:val="none" w:sz="0" w:space="0" w:color="auto"/>
            <w:left w:val="none" w:sz="0" w:space="0" w:color="auto"/>
            <w:bottom w:val="none" w:sz="0" w:space="0" w:color="auto"/>
            <w:right w:val="none" w:sz="0" w:space="0" w:color="auto"/>
          </w:divBdr>
        </w:div>
        <w:div w:id="1562448372">
          <w:marLeft w:val="640"/>
          <w:marRight w:val="0"/>
          <w:marTop w:val="0"/>
          <w:marBottom w:val="0"/>
          <w:divBdr>
            <w:top w:val="none" w:sz="0" w:space="0" w:color="auto"/>
            <w:left w:val="none" w:sz="0" w:space="0" w:color="auto"/>
            <w:bottom w:val="none" w:sz="0" w:space="0" w:color="auto"/>
            <w:right w:val="none" w:sz="0" w:space="0" w:color="auto"/>
          </w:divBdr>
        </w:div>
        <w:div w:id="1598756157">
          <w:marLeft w:val="640"/>
          <w:marRight w:val="0"/>
          <w:marTop w:val="0"/>
          <w:marBottom w:val="0"/>
          <w:divBdr>
            <w:top w:val="none" w:sz="0" w:space="0" w:color="auto"/>
            <w:left w:val="none" w:sz="0" w:space="0" w:color="auto"/>
            <w:bottom w:val="none" w:sz="0" w:space="0" w:color="auto"/>
            <w:right w:val="none" w:sz="0" w:space="0" w:color="auto"/>
          </w:divBdr>
        </w:div>
        <w:div w:id="1614938546">
          <w:marLeft w:val="640"/>
          <w:marRight w:val="0"/>
          <w:marTop w:val="0"/>
          <w:marBottom w:val="0"/>
          <w:divBdr>
            <w:top w:val="none" w:sz="0" w:space="0" w:color="auto"/>
            <w:left w:val="none" w:sz="0" w:space="0" w:color="auto"/>
            <w:bottom w:val="none" w:sz="0" w:space="0" w:color="auto"/>
            <w:right w:val="none" w:sz="0" w:space="0" w:color="auto"/>
          </w:divBdr>
        </w:div>
        <w:div w:id="1631856351">
          <w:marLeft w:val="640"/>
          <w:marRight w:val="0"/>
          <w:marTop w:val="0"/>
          <w:marBottom w:val="0"/>
          <w:divBdr>
            <w:top w:val="none" w:sz="0" w:space="0" w:color="auto"/>
            <w:left w:val="none" w:sz="0" w:space="0" w:color="auto"/>
            <w:bottom w:val="none" w:sz="0" w:space="0" w:color="auto"/>
            <w:right w:val="none" w:sz="0" w:space="0" w:color="auto"/>
          </w:divBdr>
        </w:div>
        <w:div w:id="1657807815">
          <w:marLeft w:val="640"/>
          <w:marRight w:val="0"/>
          <w:marTop w:val="0"/>
          <w:marBottom w:val="0"/>
          <w:divBdr>
            <w:top w:val="none" w:sz="0" w:space="0" w:color="auto"/>
            <w:left w:val="none" w:sz="0" w:space="0" w:color="auto"/>
            <w:bottom w:val="none" w:sz="0" w:space="0" w:color="auto"/>
            <w:right w:val="none" w:sz="0" w:space="0" w:color="auto"/>
          </w:divBdr>
        </w:div>
        <w:div w:id="1686517727">
          <w:marLeft w:val="640"/>
          <w:marRight w:val="0"/>
          <w:marTop w:val="0"/>
          <w:marBottom w:val="0"/>
          <w:divBdr>
            <w:top w:val="none" w:sz="0" w:space="0" w:color="auto"/>
            <w:left w:val="none" w:sz="0" w:space="0" w:color="auto"/>
            <w:bottom w:val="none" w:sz="0" w:space="0" w:color="auto"/>
            <w:right w:val="none" w:sz="0" w:space="0" w:color="auto"/>
          </w:divBdr>
        </w:div>
        <w:div w:id="1708677522">
          <w:marLeft w:val="640"/>
          <w:marRight w:val="0"/>
          <w:marTop w:val="0"/>
          <w:marBottom w:val="0"/>
          <w:divBdr>
            <w:top w:val="none" w:sz="0" w:space="0" w:color="auto"/>
            <w:left w:val="none" w:sz="0" w:space="0" w:color="auto"/>
            <w:bottom w:val="none" w:sz="0" w:space="0" w:color="auto"/>
            <w:right w:val="none" w:sz="0" w:space="0" w:color="auto"/>
          </w:divBdr>
        </w:div>
        <w:div w:id="1740787554">
          <w:marLeft w:val="640"/>
          <w:marRight w:val="0"/>
          <w:marTop w:val="0"/>
          <w:marBottom w:val="0"/>
          <w:divBdr>
            <w:top w:val="none" w:sz="0" w:space="0" w:color="auto"/>
            <w:left w:val="none" w:sz="0" w:space="0" w:color="auto"/>
            <w:bottom w:val="none" w:sz="0" w:space="0" w:color="auto"/>
            <w:right w:val="none" w:sz="0" w:space="0" w:color="auto"/>
          </w:divBdr>
        </w:div>
        <w:div w:id="1754203751">
          <w:marLeft w:val="640"/>
          <w:marRight w:val="0"/>
          <w:marTop w:val="0"/>
          <w:marBottom w:val="0"/>
          <w:divBdr>
            <w:top w:val="none" w:sz="0" w:space="0" w:color="auto"/>
            <w:left w:val="none" w:sz="0" w:space="0" w:color="auto"/>
            <w:bottom w:val="none" w:sz="0" w:space="0" w:color="auto"/>
            <w:right w:val="none" w:sz="0" w:space="0" w:color="auto"/>
          </w:divBdr>
        </w:div>
        <w:div w:id="1782337611">
          <w:marLeft w:val="640"/>
          <w:marRight w:val="0"/>
          <w:marTop w:val="0"/>
          <w:marBottom w:val="0"/>
          <w:divBdr>
            <w:top w:val="none" w:sz="0" w:space="0" w:color="auto"/>
            <w:left w:val="none" w:sz="0" w:space="0" w:color="auto"/>
            <w:bottom w:val="none" w:sz="0" w:space="0" w:color="auto"/>
            <w:right w:val="none" w:sz="0" w:space="0" w:color="auto"/>
          </w:divBdr>
        </w:div>
        <w:div w:id="1809325461">
          <w:marLeft w:val="640"/>
          <w:marRight w:val="0"/>
          <w:marTop w:val="0"/>
          <w:marBottom w:val="0"/>
          <w:divBdr>
            <w:top w:val="none" w:sz="0" w:space="0" w:color="auto"/>
            <w:left w:val="none" w:sz="0" w:space="0" w:color="auto"/>
            <w:bottom w:val="none" w:sz="0" w:space="0" w:color="auto"/>
            <w:right w:val="none" w:sz="0" w:space="0" w:color="auto"/>
          </w:divBdr>
        </w:div>
        <w:div w:id="1905531031">
          <w:marLeft w:val="640"/>
          <w:marRight w:val="0"/>
          <w:marTop w:val="0"/>
          <w:marBottom w:val="0"/>
          <w:divBdr>
            <w:top w:val="none" w:sz="0" w:space="0" w:color="auto"/>
            <w:left w:val="none" w:sz="0" w:space="0" w:color="auto"/>
            <w:bottom w:val="none" w:sz="0" w:space="0" w:color="auto"/>
            <w:right w:val="none" w:sz="0" w:space="0" w:color="auto"/>
          </w:divBdr>
        </w:div>
        <w:div w:id="1918124217">
          <w:marLeft w:val="640"/>
          <w:marRight w:val="0"/>
          <w:marTop w:val="0"/>
          <w:marBottom w:val="0"/>
          <w:divBdr>
            <w:top w:val="none" w:sz="0" w:space="0" w:color="auto"/>
            <w:left w:val="none" w:sz="0" w:space="0" w:color="auto"/>
            <w:bottom w:val="none" w:sz="0" w:space="0" w:color="auto"/>
            <w:right w:val="none" w:sz="0" w:space="0" w:color="auto"/>
          </w:divBdr>
        </w:div>
        <w:div w:id="1938172233">
          <w:marLeft w:val="640"/>
          <w:marRight w:val="0"/>
          <w:marTop w:val="0"/>
          <w:marBottom w:val="0"/>
          <w:divBdr>
            <w:top w:val="none" w:sz="0" w:space="0" w:color="auto"/>
            <w:left w:val="none" w:sz="0" w:space="0" w:color="auto"/>
            <w:bottom w:val="none" w:sz="0" w:space="0" w:color="auto"/>
            <w:right w:val="none" w:sz="0" w:space="0" w:color="auto"/>
          </w:divBdr>
        </w:div>
        <w:div w:id="1938445241">
          <w:marLeft w:val="640"/>
          <w:marRight w:val="0"/>
          <w:marTop w:val="0"/>
          <w:marBottom w:val="0"/>
          <w:divBdr>
            <w:top w:val="none" w:sz="0" w:space="0" w:color="auto"/>
            <w:left w:val="none" w:sz="0" w:space="0" w:color="auto"/>
            <w:bottom w:val="none" w:sz="0" w:space="0" w:color="auto"/>
            <w:right w:val="none" w:sz="0" w:space="0" w:color="auto"/>
          </w:divBdr>
        </w:div>
        <w:div w:id="1946502310">
          <w:marLeft w:val="640"/>
          <w:marRight w:val="0"/>
          <w:marTop w:val="0"/>
          <w:marBottom w:val="0"/>
          <w:divBdr>
            <w:top w:val="none" w:sz="0" w:space="0" w:color="auto"/>
            <w:left w:val="none" w:sz="0" w:space="0" w:color="auto"/>
            <w:bottom w:val="none" w:sz="0" w:space="0" w:color="auto"/>
            <w:right w:val="none" w:sz="0" w:space="0" w:color="auto"/>
          </w:divBdr>
        </w:div>
        <w:div w:id="1997176017">
          <w:marLeft w:val="640"/>
          <w:marRight w:val="0"/>
          <w:marTop w:val="0"/>
          <w:marBottom w:val="0"/>
          <w:divBdr>
            <w:top w:val="none" w:sz="0" w:space="0" w:color="auto"/>
            <w:left w:val="none" w:sz="0" w:space="0" w:color="auto"/>
            <w:bottom w:val="none" w:sz="0" w:space="0" w:color="auto"/>
            <w:right w:val="none" w:sz="0" w:space="0" w:color="auto"/>
          </w:divBdr>
        </w:div>
        <w:div w:id="1999843170">
          <w:marLeft w:val="640"/>
          <w:marRight w:val="0"/>
          <w:marTop w:val="0"/>
          <w:marBottom w:val="0"/>
          <w:divBdr>
            <w:top w:val="none" w:sz="0" w:space="0" w:color="auto"/>
            <w:left w:val="none" w:sz="0" w:space="0" w:color="auto"/>
            <w:bottom w:val="none" w:sz="0" w:space="0" w:color="auto"/>
            <w:right w:val="none" w:sz="0" w:space="0" w:color="auto"/>
          </w:divBdr>
        </w:div>
        <w:div w:id="2025008728">
          <w:marLeft w:val="640"/>
          <w:marRight w:val="0"/>
          <w:marTop w:val="0"/>
          <w:marBottom w:val="0"/>
          <w:divBdr>
            <w:top w:val="none" w:sz="0" w:space="0" w:color="auto"/>
            <w:left w:val="none" w:sz="0" w:space="0" w:color="auto"/>
            <w:bottom w:val="none" w:sz="0" w:space="0" w:color="auto"/>
            <w:right w:val="none" w:sz="0" w:space="0" w:color="auto"/>
          </w:divBdr>
        </w:div>
        <w:div w:id="2040930144">
          <w:marLeft w:val="640"/>
          <w:marRight w:val="0"/>
          <w:marTop w:val="0"/>
          <w:marBottom w:val="0"/>
          <w:divBdr>
            <w:top w:val="none" w:sz="0" w:space="0" w:color="auto"/>
            <w:left w:val="none" w:sz="0" w:space="0" w:color="auto"/>
            <w:bottom w:val="none" w:sz="0" w:space="0" w:color="auto"/>
            <w:right w:val="none" w:sz="0" w:space="0" w:color="auto"/>
          </w:divBdr>
        </w:div>
        <w:div w:id="2133018134">
          <w:marLeft w:val="640"/>
          <w:marRight w:val="0"/>
          <w:marTop w:val="0"/>
          <w:marBottom w:val="0"/>
          <w:divBdr>
            <w:top w:val="none" w:sz="0" w:space="0" w:color="auto"/>
            <w:left w:val="none" w:sz="0" w:space="0" w:color="auto"/>
            <w:bottom w:val="none" w:sz="0" w:space="0" w:color="auto"/>
            <w:right w:val="none" w:sz="0" w:space="0" w:color="auto"/>
          </w:divBdr>
        </w:div>
      </w:divsChild>
    </w:div>
    <w:div w:id="1476070375">
      <w:bodyDiv w:val="1"/>
      <w:marLeft w:val="0"/>
      <w:marRight w:val="0"/>
      <w:marTop w:val="0"/>
      <w:marBottom w:val="0"/>
      <w:divBdr>
        <w:top w:val="none" w:sz="0" w:space="0" w:color="auto"/>
        <w:left w:val="none" w:sz="0" w:space="0" w:color="auto"/>
        <w:bottom w:val="none" w:sz="0" w:space="0" w:color="auto"/>
        <w:right w:val="none" w:sz="0" w:space="0" w:color="auto"/>
      </w:divBdr>
      <w:divsChild>
        <w:div w:id="21520129">
          <w:marLeft w:val="640"/>
          <w:marRight w:val="0"/>
          <w:marTop w:val="0"/>
          <w:marBottom w:val="0"/>
          <w:divBdr>
            <w:top w:val="none" w:sz="0" w:space="0" w:color="auto"/>
            <w:left w:val="none" w:sz="0" w:space="0" w:color="auto"/>
            <w:bottom w:val="none" w:sz="0" w:space="0" w:color="auto"/>
            <w:right w:val="none" w:sz="0" w:space="0" w:color="auto"/>
          </w:divBdr>
        </w:div>
        <w:div w:id="64499305">
          <w:marLeft w:val="640"/>
          <w:marRight w:val="0"/>
          <w:marTop w:val="0"/>
          <w:marBottom w:val="0"/>
          <w:divBdr>
            <w:top w:val="none" w:sz="0" w:space="0" w:color="auto"/>
            <w:left w:val="none" w:sz="0" w:space="0" w:color="auto"/>
            <w:bottom w:val="none" w:sz="0" w:space="0" w:color="auto"/>
            <w:right w:val="none" w:sz="0" w:space="0" w:color="auto"/>
          </w:divBdr>
        </w:div>
        <w:div w:id="82798511">
          <w:marLeft w:val="640"/>
          <w:marRight w:val="0"/>
          <w:marTop w:val="0"/>
          <w:marBottom w:val="0"/>
          <w:divBdr>
            <w:top w:val="none" w:sz="0" w:space="0" w:color="auto"/>
            <w:left w:val="none" w:sz="0" w:space="0" w:color="auto"/>
            <w:bottom w:val="none" w:sz="0" w:space="0" w:color="auto"/>
            <w:right w:val="none" w:sz="0" w:space="0" w:color="auto"/>
          </w:divBdr>
        </w:div>
        <w:div w:id="103696047">
          <w:marLeft w:val="640"/>
          <w:marRight w:val="0"/>
          <w:marTop w:val="0"/>
          <w:marBottom w:val="0"/>
          <w:divBdr>
            <w:top w:val="none" w:sz="0" w:space="0" w:color="auto"/>
            <w:left w:val="none" w:sz="0" w:space="0" w:color="auto"/>
            <w:bottom w:val="none" w:sz="0" w:space="0" w:color="auto"/>
            <w:right w:val="none" w:sz="0" w:space="0" w:color="auto"/>
          </w:divBdr>
        </w:div>
        <w:div w:id="127558266">
          <w:marLeft w:val="640"/>
          <w:marRight w:val="0"/>
          <w:marTop w:val="0"/>
          <w:marBottom w:val="0"/>
          <w:divBdr>
            <w:top w:val="none" w:sz="0" w:space="0" w:color="auto"/>
            <w:left w:val="none" w:sz="0" w:space="0" w:color="auto"/>
            <w:bottom w:val="none" w:sz="0" w:space="0" w:color="auto"/>
            <w:right w:val="none" w:sz="0" w:space="0" w:color="auto"/>
          </w:divBdr>
        </w:div>
        <w:div w:id="143082767">
          <w:marLeft w:val="640"/>
          <w:marRight w:val="0"/>
          <w:marTop w:val="0"/>
          <w:marBottom w:val="0"/>
          <w:divBdr>
            <w:top w:val="none" w:sz="0" w:space="0" w:color="auto"/>
            <w:left w:val="none" w:sz="0" w:space="0" w:color="auto"/>
            <w:bottom w:val="none" w:sz="0" w:space="0" w:color="auto"/>
            <w:right w:val="none" w:sz="0" w:space="0" w:color="auto"/>
          </w:divBdr>
        </w:div>
        <w:div w:id="161162194">
          <w:marLeft w:val="640"/>
          <w:marRight w:val="0"/>
          <w:marTop w:val="0"/>
          <w:marBottom w:val="0"/>
          <w:divBdr>
            <w:top w:val="none" w:sz="0" w:space="0" w:color="auto"/>
            <w:left w:val="none" w:sz="0" w:space="0" w:color="auto"/>
            <w:bottom w:val="none" w:sz="0" w:space="0" w:color="auto"/>
            <w:right w:val="none" w:sz="0" w:space="0" w:color="auto"/>
          </w:divBdr>
        </w:div>
        <w:div w:id="182207407">
          <w:marLeft w:val="640"/>
          <w:marRight w:val="0"/>
          <w:marTop w:val="0"/>
          <w:marBottom w:val="0"/>
          <w:divBdr>
            <w:top w:val="none" w:sz="0" w:space="0" w:color="auto"/>
            <w:left w:val="none" w:sz="0" w:space="0" w:color="auto"/>
            <w:bottom w:val="none" w:sz="0" w:space="0" w:color="auto"/>
            <w:right w:val="none" w:sz="0" w:space="0" w:color="auto"/>
          </w:divBdr>
        </w:div>
        <w:div w:id="216088350">
          <w:marLeft w:val="640"/>
          <w:marRight w:val="0"/>
          <w:marTop w:val="0"/>
          <w:marBottom w:val="0"/>
          <w:divBdr>
            <w:top w:val="none" w:sz="0" w:space="0" w:color="auto"/>
            <w:left w:val="none" w:sz="0" w:space="0" w:color="auto"/>
            <w:bottom w:val="none" w:sz="0" w:space="0" w:color="auto"/>
            <w:right w:val="none" w:sz="0" w:space="0" w:color="auto"/>
          </w:divBdr>
        </w:div>
        <w:div w:id="235210214">
          <w:marLeft w:val="640"/>
          <w:marRight w:val="0"/>
          <w:marTop w:val="0"/>
          <w:marBottom w:val="0"/>
          <w:divBdr>
            <w:top w:val="none" w:sz="0" w:space="0" w:color="auto"/>
            <w:left w:val="none" w:sz="0" w:space="0" w:color="auto"/>
            <w:bottom w:val="none" w:sz="0" w:space="0" w:color="auto"/>
            <w:right w:val="none" w:sz="0" w:space="0" w:color="auto"/>
          </w:divBdr>
        </w:div>
        <w:div w:id="249168412">
          <w:marLeft w:val="640"/>
          <w:marRight w:val="0"/>
          <w:marTop w:val="0"/>
          <w:marBottom w:val="0"/>
          <w:divBdr>
            <w:top w:val="none" w:sz="0" w:space="0" w:color="auto"/>
            <w:left w:val="none" w:sz="0" w:space="0" w:color="auto"/>
            <w:bottom w:val="none" w:sz="0" w:space="0" w:color="auto"/>
            <w:right w:val="none" w:sz="0" w:space="0" w:color="auto"/>
          </w:divBdr>
        </w:div>
        <w:div w:id="275262163">
          <w:marLeft w:val="640"/>
          <w:marRight w:val="0"/>
          <w:marTop w:val="0"/>
          <w:marBottom w:val="0"/>
          <w:divBdr>
            <w:top w:val="none" w:sz="0" w:space="0" w:color="auto"/>
            <w:left w:val="none" w:sz="0" w:space="0" w:color="auto"/>
            <w:bottom w:val="none" w:sz="0" w:space="0" w:color="auto"/>
            <w:right w:val="none" w:sz="0" w:space="0" w:color="auto"/>
          </w:divBdr>
        </w:div>
        <w:div w:id="380986865">
          <w:marLeft w:val="640"/>
          <w:marRight w:val="0"/>
          <w:marTop w:val="0"/>
          <w:marBottom w:val="0"/>
          <w:divBdr>
            <w:top w:val="none" w:sz="0" w:space="0" w:color="auto"/>
            <w:left w:val="none" w:sz="0" w:space="0" w:color="auto"/>
            <w:bottom w:val="none" w:sz="0" w:space="0" w:color="auto"/>
            <w:right w:val="none" w:sz="0" w:space="0" w:color="auto"/>
          </w:divBdr>
        </w:div>
        <w:div w:id="402456814">
          <w:marLeft w:val="640"/>
          <w:marRight w:val="0"/>
          <w:marTop w:val="0"/>
          <w:marBottom w:val="0"/>
          <w:divBdr>
            <w:top w:val="none" w:sz="0" w:space="0" w:color="auto"/>
            <w:left w:val="none" w:sz="0" w:space="0" w:color="auto"/>
            <w:bottom w:val="none" w:sz="0" w:space="0" w:color="auto"/>
            <w:right w:val="none" w:sz="0" w:space="0" w:color="auto"/>
          </w:divBdr>
        </w:div>
        <w:div w:id="406928157">
          <w:marLeft w:val="640"/>
          <w:marRight w:val="0"/>
          <w:marTop w:val="0"/>
          <w:marBottom w:val="0"/>
          <w:divBdr>
            <w:top w:val="none" w:sz="0" w:space="0" w:color="auto"/>
            <w:left w:val="none" w:sz="0" w:space="0" w:color="auto"/>
            <w:bottom w:val="none" w:sz="0" w:space="0" w:color="auto"/>
            <w:right w:val="none" w:sz="0" w:space="0" w:color="auto"/>
          </w:divBdr>
        </w:div>
        <w:div w:id="434402734">
          <w:marLeft w:val="640"/>
          <w:marRight w:val="0"/>
          <w:marTop w:val="0"/>
          <w:marBottom w:val="0"/>
          <w:divBdr>
            <w:top w:val="none" w:sz="0" w:space="0" w:color="auto"/>
            <w:left w:val="none" w:sz="0" w:space="0" w:color="auto"/>
            <w:bottom w:val="none" w:sz="0" w:space="0" w:color="auto"/>
            <w:right w:val="none" w:sz="0" w:space="0" w:color="auto"/>
          </w:divBdr>
        </w:div>
        <w:div w:id="446774014">
          <w:marLeft w:val="640"/>
          <w:marRight w:val="0"/>
          <w:marTop w:val="0"/>
          <w:marBottom w:val="0"/>
          <w:divBdr>
            <w:top w:val="none" w:sz="0" w:space="0" w:color="auto"/>
            <w:left w:val="none" w:sz="0" w:space="0" w:color="auto"/>
            <w:bottom w:val="none" w:sz="0" w:space="0" w:color="auto"/>
            <w:right w:val="none" w:sz="0" w:space="0" w:color="auto"/>
          </w:divBdr>
        </w:div>
        <w:div w:id="504710066">
          <w:marLeft w:val="640"/>
          <w:marRight w:val="0"/>
          <w:marTop w:val="0"/>
          <w:marBottom w:val="0"/>
          <w:divBdr>
            <w:top w:val="none" w:sz="0" w:space="0" w:color="auto"/>
            <w:left w:val="none" w:sz="0" w:space="0" w:color="auto"/>
            <w:bottom w:val="none" w:sz="0" w:space="0" w:color="auto"/>
            <w:right w:val="none" w:sz="0" w:space="0" w:color="auto"/>
          </w:divBdr>
        </w:div>
        <w:div w:id="526993724">
          <w:marLeft w:val="640"/>
          <w:marRight w:val="0"/>
          <w:marTop w:val="0"/>
          <w:marBottom w:val="0"/>
          <w:divBdr>
            <w:top w:val="none" w:sz="0" w:space="0" w:color="auto"/>
            <w:left w:val="none" w:sz="0" w:space="0" w:color="auto"/>
            <w:bottom w:val="none" w:sz="0" w:space="0" w:color="auto"/>
            <w:right w:val="none" w:sz="0" w:space="0" w:color="auto"/>
          </w:divBdr>
        </w:div>
        <w:div w:id="539708257">
          <w:marLeft w:val="640"/>
          <w:marRight w:val="0"/>
          <w:marTop w:val="0"/>
          <w:marBottom w:val="0"/>
          <w:divBdr>
            <w:top w:val="none" w:sz="0" w:space="0" w:color="auto"/>
            <w:left w:val="none" w:sz="0" w:space="0" w:color="auto"/>
            <w:bottom w:val="none" w:sz="0" w:space="0" w:color="auto"/>
            <w:right w:val="none" w:sz="0" w:space="0" w:color="auto"/>
          </w:divBdr>
        </w:div>
        <w:div w:id="576939123">
          <w:marLeft w:val="640"/>
          <w:marRight w:val="0"/>
          <w:marTop w:val="0"/>
          <w:marBottom w:val="0"/>
          <w:divBdr>
            <w:top w:val="none" w:sz="0" w:space="0" w:color="auto"/>
            <w:left w:val="none" w:sz="0" w:space="0" w:color="auto"/>
            <w:bottom w:val="none" w:sz="0" w:space="0" w:color="auto"/>
            <w:right w:val="none" w:sz="0" w:space="0" w:color="auto"/>
          </w:divBdr>
        </w:div>
        <w:div w:id="588276550">
          <w:marLeft w:val="640"/>
          <w:marRight w:val="0"/>
          <w:marTop w:val="0"/>
          <w:marBottom w:val="0"/>
          <w:divBdr>
            <w:top w:val="none" w:sz="0" w:space="0" w:color="auto"/>
            <w:left w:val="none" w:sz="0" w:space="0" w:color="auto"/>
            <w:bottom w:val="none" w:sz="0" w:space="0" w:color="auto"/>
            <w:right w:val="none" w:sz="0" w:space="0" w:color="auto"/>
          </w:divBdr>
        </w:div>
        <w:div w:id="591933265">
          <w:marLeft w:val="640"/>
          <w:marRight w:val="0"/>
          <w:marTop w:val="0"/>
          <w:marBottom w:val="0"/>
          <w:divBdr>
            <w:top w:val="none" w:sz="0" w:space="0" w:color="auto"/>
            <w:left w:val="none" w:sz="0" w:space="0" w:color="auto"/>
            <w:bottom w:val="none" w:sz="0" w:space="0" w:color="auto"/>
            <w:right w:val="none" w:sz="0" w:space="0" w:color="auto"/>
          </w:divBdr>
        </w:div>
        <w:div w:id="634339543">
          <w:marLeft w:val="640"/>
          <w:marRight w:val="0"/>
          <w:marTop w:val="0"/>
          <w:marBottom w:val="0"/>
          <w:divBdr>
            <w:top w:val="none" w:sz="0" w:space="0" w:color="auto"/>
            <w:left w:val="none" w:sz="0" w:space="0" w:color="auto"/>
            <w:bottom w:val="none" w:sz="0" w:space="0" w:color="auto"/>
            <w:right w:val="none" w:sz="0" w:space="0" w:color="auto"/>
          </w:divBdr>
        </w:div>
        <w:div w:id="661275015">
          <w:marLeft w:val="640"/>
          <w:marRight w:val="0"/>
          <w:marTop w:val="0"/>
          <w:marBottom w:val="0"/>
          <w:divBdr>
            <w:top w:val="none" w:sz="0" w:space="0" w:color="auto"/>
            <w:left w:val="none" w:sz="0" w:space="0" w:color="auto"/>
            <w:bottom w:val="none" w:sz="0" w:space="0" w:color="auto"/>
            <w:right w:val="none" w:sz="0" w:space="0" w:color="auto"/>
          </w:divBdr>
        </w:div>
        <w:div w:id="661589826">
          <w:marLeft w:val="640"/>
          <w:marRight w:val="0"/>
          <w:marTop w:val="0"/>
          <w:marBottom w:val="0"/>
          <w:divBdr>
            <w:top w:val="none" w:sz="0" w:space="0" w:color="auto"/>
            <w:left w:val="none" w:sz="0" w:space="0" w:color="auto"/>
            <w:bottom w:val="none" w:sz="0" w:space="0" w:color="auto"/>
            <w:right w:val="none" w:sz="0" w:space="0" w:color="auto"/>
          </w:divBdr>
        </w:div>
        <w:div w:id="664436544">
          <w:marLeft w:val="640"/>
          <w:marRight w:val="0"/>
          <w:marTop w:val="0"/>
          <w:marBottom w:val="0"/>
          <w:divBdr>
            <w:top w:val="none" w:sz="0" w:space="0" w:color="auto"/>
            <w:left w:val="none" w:sz="0" w:space="0" w:color="auto"/>
            <w:bottom w:val="none" w:sz="0" w:space="0" w:color="auto"/>
            <w:right w:val="none" w:sz="0" w:space="0" w:color="auto"/>
          </w:divBdr>
        </w:div>
        <w:div w:id="669795726">
          <w:marLeft w:val="640"/>
          <w:marRight w:val="0"/>
          <w:marTop w:val="0"/>
          <w:marBottom w:val="0"/>
          <w:divBdr>
            <w:top w:val="none" w:sz="0" w:space="0" w:color="auto"/>
            <w:left w:val="none" w:sz="0" w:space="0" w:color="auto"/>
            <w:bottom w:val="none" w:sz="0" w:space="0" w:color="auto"/>
            <w:right w:val="none" w:sz="0" w:space="0" w:color="auto"/>
          </w:divBdr>
        </w:div>
        <w:div w:id="672294437">
          <w:marLeft w:val="640"/>
          <w:marRight w:val="0"/>
          <w:marTop w:val="0"/>
          <w:marBottom w:val="0"/>
          <w:divBdr>
            <w:top w:val="none" w:sz="0" w:space="0" w:color="auto"/>
            <w:left w:val="none" w:sz="0" w:space="0" w:color="auto"/>
            <w:bottom w:val="none" w:sz="0" w:space="0" w:color="auto"/>
            <w:right w:val="none" w:sz="0" w:space="0" w:color="auto"/>
          </w:divBdr>
        </w:div>
        <w:div w:id="731470186">
          <w:marLeft w:val="640"/>
          <w:marRight w:val="0"/>
          <w:marTop w:val="0"/>
          <w:marBottom w:val="0"/>
          <w:divBdr>
            <w:top w:val="none" w:sz="0" w:space="0" w:color="auto"/>
            <w:left w:val="none" w:sz="0" w:space="0" w:color="auto"/>
            <w:bottom w:val="none" w:sz="0" w:space="0" w:color="auto"/>
            <w:right w:val="none" w:sz="0" w:space="0" w:color="auto"/>
          </w:divBdr>
        </w:div>
        <w:div w:id="743721207">
          <w:marLeft w:val="640"/>
          <w:marRight w:val="0"/>
          <w:marTop w:val="0"/>
          <w:marBottom w:val="0"/>
          <w:divBdr>
            <w:top w:val="none" w:sz="0" w:space="0" w:color="auto"/>
            <w:left w:val="none" w:sz="0" w:space="0" w:color="auto"/>
            <w:bottom w:val="none" w:sz="0" w:space="0" w:color="auto"/>
            <w:right w:val="none" w:sz="0" w:space="0" w:color="auto"/>
          </w:divBdr>
        </w:div>
        <w:div w:id="778721908">
          <w:marLeft w:val="640"/>
          <w:marRight w:val="0"/>
          <w:marTop w:val="0"/>
          <w:marBottom w:val="0"/>
          <w:divBdr>
            <w:top w:val="none" w:sz="0" w:space="0" w:color="auto"/>
            <w:left w:val="none" w:sz="0" w:space="0" w:color="auto"/>
            <w:bottom w:val="none" w:sz="0" w:space="0" w:color="auto"/>
            <w:right w:val="none" w:sz="0" w:space="0" w:color="auto"/>
          </w:divBdr>
        </w:div>
        <w:div w:id="791435325">
          <w:marLeft w:val="640"/>
          <w:marRight w:val="0"/>
          <w:marTop w:val="0"/>
          <w:marBottom w:val="0"/>
          <w:divBdr>
            <w:top w:val="none" w:sz="0" w:space="0" w:color="auto"/>
            <w:left w:val="none" w:sz="0" w:space="0" w:color="auto"/>
            <w:bottom w:val="none" w:sz="0" w:space="0" w:color="auto"/>
            <w:right w:val="none" w:sz="0" w:space="0" w:color="auto"/>
          </w:divBdr>
        </w:div>
        <w:div w:id="799885498">
          <w:marLeft w:val="640"/>
          <w:marRight w:val="0"/>
          <w:marTop w:val="0"/>
          <w:marBottom w:val="0"/>
          <w:divBdr>
            <w:top w:val="none" w:sz="0" w:space="0" w:color="auto"/>
            <w:left w:val="none" w:sz="0" w:space="0" w:color="auto"/>
            <w:bottom w:val="none" w:sz="0" w:space="0" w:color="auto"/>
            <w:right w:val="none" w:sz="0" w:space="0" w:color="auto"/>
          </w:divBdr>
        </w:div>
        <w:div w:id="804617807">
          <w:marLeft w:val="640"/>
          <w:marRight w:val="0"/>
          <w:marTop w:val="0"/>
          <w:marBottom w:val="0"/>
          <w:divBdr>
            <w:top w:val="none" w:sz="0" w:space="0" w:color="auto"/>
            <w:left w:val="none" w:sz="0" w:space="0" w:color="auto"/>
            <w:bottom w:val="none" w:sz="0" w:space="0" w:color="auto"/>
            <w:right w:val="none" w:sz="0" w:space="0" w:color="auto"/>
          </w:divBdr>
        </w:div>
        <w:div w:id="807632311">
          <w:marLeft w:val="640"/>
          <w:marRight w:val="0"/>
          <w:marTop w:val="0"/>
          <w:marBottom w:val="0"/>
          <w:divBdr>
            <w:top w:val="none" w:sz="0" w:space="0" w:color="auto"/>
            <w:left w:val="none" w:sz="0" w:space="0" w:color="auto"/>
            <w:bottom w:val="none" w:sz="0" w:space="0" w:color="auto"/>
            <w:right w:val="none" w:sz="0" w:space="0" w:color="auto"/>
          </w:divBdr>
        </w:div>
        <w:div w:id="835614612">
          <w:marLeft w:val="640"/>
          <w:marRight w:val="0"/>
          <w:marTop w:val="0"/>
          <w:marBottom w:val="0"/>
          <w:divBdr>
            <w:top w:val="none" w:sz="0" w:space="0" w:color="auto"/>
            <w:left w:val="none" w:sz="0" w:space="0" w:color="auto"/>
            <w:bottom w:val="none" w:sz="0" w:space="0" w:color="auto"/>
            <w:right w:val="none" w:sz="0" w:space="0" w:color="auto"/>
          </w:divBdr>
        </w:div>
        <w:div w:id="848102640">
          <w:marLeft w:val="640"/>
          <w:marRight w:val="0"/>
          <w:marTop w:val="0"/>
          <w:marBottom w:val="0"/>
          <w:divBdr>
            <w:top w:val="none" w:sz="0" w:space="0" w:color="auto"/>
            <w:left w:val="none" w:sz="0" w:space="0" w:color="auto"/>
            <w:bottom w:val="none" w:sz="0" w:space="0" w:color="auto"/>
            <w:right w:val="none" w:sz="0" w:space="0" w:color="auto"/>
          </w:divBdr>
        </w:div>
        <w:div w:id="848327553">
          <w:marLeft w:val="640"/>
          <w:marRight w:val="0"/>
          <w:marTop w:val="0"/>
          <w:marBottom w:val="0"/>
          <w:divBdr>
            <w:top w:val="none" w:sz="0" w:space="0" w:color="auto"/>
            <w:left w:val="none" w:sz="0" w:space="0" w:color="auto"/>
            <w:bottom w:val="none" w:sz="0" w:space="0" w:color="auto"/>
            <w:right w:val="none" w:sz="0" w:space="0" w:color="auto"/>
          </w:divBdr>
        </w:div>
        <w:div w:id="896016207">
          <w:marLeft w:val="640"/>
          <w:marRight w:val="0"/>
          <w:marTop w:val="0"/>
          <w:marBottom w:val="0"/>
          <w:divBdr>
            <w:top w:val="none" w:sz="0" w:space="0" w:color="auto"/>
            <w:left w:val="none" w:sz="0" w:space="0" w:color="auto"/>
            <w:bottom w:val="none" w:sz="0" w:space="0" w:color="auto"/>
            <w:right w:val="none" w:sz="0" w:space="0" w:color="auto"/>
          </w:divBdr>
        </w:div>
        <w:div w:id="928388095">
          <w:marLeft w:val="640"/>
          <w:marRight w:val="0"/>
          <w:marTop w:val="0"/>
          <w:marBottom w:val="0"/>
          <w:divBdr>
            <w:top w:val="none" w:sz="0" w:space="0" w:color="auto"/>
            <w:left w:val="none" w:sz="0" w:space="0" w:color="auto"/>
            <w:bottom w:val="none" w:sz="0" w:space="0" w:color="auto"/>
            <w:right w:val="none" w:sz="0" w:space="0" w:color="auto"/>
          </w:divBdr>
        </w:div>
        <w:div w:id="946086446">
          <w:marLeft w:val="640"/>
          <w:marRight w:val="0"/>
          <w:marTop w:val="0"/>
          <w:marBottom w:val="0"/>
          <w:divBdr>
            <w:top w:val="none" w:sz="0" w:space="0" w:color="auto"/>
            <w:left w:val="none" w:sz="0" w:space="0" w:color="auto"/>
            <w:bottom w:val="none" w:sz="0" w:space="0" w:color="auto"/>
            <w:right w:val="none" w:sz="0" w:space="0" w:color="auto"/>
          </w:divBdr>
        </w:div>
        <w:div w:id="954095371">
          <w:marLeft w:val="640"/>
          <w:marRight w:val="0"/>
          <w:marTop w:val="0"/>
          <w:marBottom w:val="0"/>
          <w:divBdr>
            <w:top w:val="none" w:sz="0" w:space="0" w:color="auto"/>
            <w:left w:val="none" w:sz="0" w:space="0" w:color="auto"/>
            <w:bottom w:val="none" w:sz="0" w:space="0" w:color="auto"/>
            <w:right w:val="none" w:sz="0" w:space="0" w:color="auto"/>
          </w:divBdr>
        </w:div>
        <w:div w:id="954826152">
          <w:marLeft w:val="640"/>
          <w:marRight w:val="0"/>
          <w:marTop w:val="0"/>
          <w:marBottom w:val="0"/>
          <w:divBdr>
            <w:top w:val="none" w:sz="0" w:space="0" w:color="auto"/>
            <w:left w:val="none" w:sz="0" w:space="0" w:color="auto"/>
            <w:bottom w:val="none" w:sz="0" w:space="0" w:color="auto"/>
            <w:right w:val="none" w:sz="0" w:space="0" w:color="auto"/>
          </w:divBdr>
        </w:div>
        <w:div w:id="954865761">
          <w:marLeft w:val="640"/>
          <w:marRight w:val="0"/>
          <w:marTop w:val="0"/>
          <w:marBottom w:val="0"/>
          <w:divBdr>
            <w:top w:val="none" w:sz="0" w:space="0" w:color="auto"/>
            <w:left w:val="none" w:sz="0" w:space="0" w:color="auto"/>
            <w:bottom w:val="none" w:sz="0" w:space="0" w:color="auto"/>
            <w:right w:val="none" w:sz="0" w:space="0" w:color="auto"/>
          </w:divBdr>
        </w:div>
        <w:div w:id="981888750">
          <w:marLeft w:val="640"/>
          <w:marRight w:val="0"/>
          <w:marTop w:val="0"/>
          <w:marBottom w:val="0"/>
          <w:divBdr>
            <w:top w:val="none" w:sz="0" w:space="0" w:color="auto"/>
            <w:left w:val="none" w:sz="0" w:space="0" w:color="auto"/>
            <w:bottom w:val="none" w:sz="0" w:space="0" w:color="auto"/>
            <w:right w:val="none" w:sz="0" w:space="0" w:color="auto"/>
          </w:divBdr>
        </w:div>
        <w:div w:id="996883990">
          <w:marLeft w:val="640"/>
          <w:marRight w:val="0"/>
          <w:marTop w:val="0"/>
          <w:marBottom w:val="0"/>
          <w:divBdr>
            <w:top w:val="none" w:sz="0" w:space="0" w:color="auto"/>
            <w:left w:val="none" w:sz="0" w:space="0" w:color="auto"/>
            <w:bottom w:val="none" w:sz="0" w:space="0" w:color="auto"/>
            <w:right w:val="none" w:sz="0" w:space="0" w:color="auto"/>
          </w:divBdr>
        </w:div>
        <w:div w:id="1014500004">
          <w:marLeft w:val="640"/>
          <w:marRight w:val="0"/>
          <w:marTop w:val="0"/>
          <w:marBottom w:val="0"/>
          <w:divBdr>
            <w:top w:val="none" w:sz="0" w:space="0" w:color="auto"/>
            <w:left w:val="none" w:sz="0" w:space="0" w:color="auto"/>
            <w:bottom w:val="none" w:sz="0" w:space="0" w:color="auto"/>
            <w:right w:val="none" w:sz="0" w:space="0" w:color="auto"/>
          </w:divBdr>
        </w:div>
        <w:div w:id="1019047989">
          <w:marLeft w:val="640"/>
          <w:marRight w:val="0"/>
          <w:marTop w:val="0"/>
          <w:marBottom w:val="0"/>
          <w:divBdr>
            <w:top w:val="none" w:sz="0" w:space="0" w:color="auto"/>
            <w:left w:val="none" w:sz="0" w:space="0" w:color="auto"/>
            <w:bottom w:val="none" w:sz="0" w:space="0" w:color="auto"/>
            <w:right w:val="none" w:sz="0" w:space="0" w:color="auto"/>
          </w:divBdr>
        </w:div>
        <w:div w:id="1037125387">
          <w:marLeft w:val="640"/>
          <w:marRight w:val="0"/>
          <w:marTop w:val="0"/>
          <w:marBottom w:val="0"/>
          <w:divBdr>
            <w:top w:val="none" w:sz="0" w:space="0" w:color="auto"/>
            <w:left w:val="none" w:sz="0" w:space="0" w:color="auto"/>
            <w:bottom w:val="none" w:sz="0" w:space="0" w:color="auto"/>
            <w:right w:val="none" w:sz="0" w:space="0" w:color="auto"/>
          </w:divBdr>
        </w:div>
        <w:div w:id="1057513943">
          <w:marLeft w:val="640"/>
          <w:marRight w:val="0"/>
          <w:marTop w:val="0"/>
          <w:marBottom w:val="0"/>
          <w:divBdr>
            <w:top w:val="none" w:sz="0" w:space="0" w:color="auto"/>
            <w:left w:val="none" w:sz="0" w:space="0" w:color="auto"/>
            <w:bottom w:val="none" w:sz="0" w:space="0" w:color="auto"/>
            <w:right w:val="none" w:sz="0" w:space="0" w:color="auto"/>
          </w:divBdr>
        </w:div>
        <w:div w:id="1075249857">
          <w:marLeft w:val="640"/>
          <w:marRight w:val="0"/>
          <w:marTop w:val="0"/>
          <w:marBottom w:val="0"/>
          <w:divBdr>
            <w:top w:val="none" w:sz="0" w:space="0" w:color="auto"/>
            <w:left w:val="none" w:sz="0" w:space="0" w:color="auto"/>
            <w:bottom w:val="none" w:sz="0" w:space="0" w:color="auto"/>
            <w:right w:val="none" w:sz="0" w:space="0" w:color="auto"/>
          </w:divBdr>
        </w:div>
        <w:div w:id="1078096244">
          <w:marLeft w:val="640"/>
          <w:marRight w:val="0"/>
          <w:marTop w:val="0"/>
          <w:marBottom w:val="0"/>
          <w:divBdr>
            <w:top w:val="none" w:sz="0" w:space="0" w:color="auto"/>
            <w:left w:val="none" w:sz="0" w:space="0" w:color="auto"/>
            <w:bottom w:val="none" w:sz="0" w:space="0" w:color="auto"/>
            <w:right w:val="none" w:sz="0" w:space="0" w:color="auto"/>
          </w:divBdr>
        </w:div>
        <w:div w:id="1081560323">
          <w:marLeft w:val="640"/>
          <w:marRight w:val="0"/>
          <w:marTop w:val="0"/>
          <w:marBottom w:val="0"/>
          <w:divBdr>
            <w:top w:val="none" w:sz="0" w:space="0" w:color="auto"/>
            <w:left w:val="none" w:sz="0" w:space="0" w:color="auto"/>
            <w:bottom w:val="none" w:sz="0" w:space="0" w:color="auto"/>
            <w:right w:val="none" w:sz="0" w:space="0" w:color="auto"/>
          </w:divBdr>
        </w:div>
        <w:div w:id="1085566503">
          <w:marLeft w:val="640"/>
          <w:marRight w:val="0"/>
          <w:marTop w:val="0"/>
          <w:marBottom w:val="0"/>
          <w:divBdr>
            <w:top w:val="none" w:sz="0" w:space="0" w:color="auto"/>
            <w:left w:val="none" w:sz="0" w:space="0" w:color="auto"/>
            <w:bottom w:val="none" w:sz="0" w:space="0" w:color="auto"/>
            <w:right w:val="none" w:sz="0" w:space="0" w:color="auto"/>
          </w:divBdr>
        </w:div>
        <w:div w:id="1092749281">
          <w:marLeft w:val="640"/>
          <w:marRight w:val="0"/>
          <w:marTop w:val="0"/>
          <w:marBottom w:val="0"/>
          <w:divBdr>
            <w:top w:val="none" w:sz="0" w:space="0" w:color="auto"/>
            <w:left w:val="none" w:sz="0" w:space="0" w:color="auto"/>
            <w:bottom w:val="none" w:sz="0" w:space="0" w:color="auto"/>
            <w:right w:val="none" w:sz="0" w:space="0" w:color="auto"/>
          </w:divBdr>
        </w:div>
        <w:div w:id="1103649806">
          <w:marLeft w:val="640"/>
          <w:marRight w:val="0"/>
          <w:marTop w:val="0"/>
          <w:marBottom w:val="0"/>
          <w:divBdr>
            <w:top w:val="none" w:sz="0" w:space="0" w:color="auto"/>
            <w:left w:val="none" w:sz="0" w:space="0" w:color="auto"/>
            <w:bottom w:val="none" w:sz="0" w:space="0" w:color="auto"/>
            <w:right w:val="none" w:sz="0" w:space="0" w:color="auto"/>
          </w:divBdr>
        </w:div>
        <w:div w:id="1122960779">
          <w:marLeft w:val="640"/>
          <w:marRight w:val="0"/>
          <w:marTop w:val="0"/>
          <w:marBottom w:val="0"/>
          <w:divBdr>
            <w:top w:val="none" w:sz="0" w:space="0" w:color="auto"/>
            <w:left w:val="none" w:sz="0" w:space="0" w:color="auto"/>
            <w:bottom w:val="none" w:sz="0" w:space="0" w:color="auto"/>
            <w:right w:val="none" w:sz="0" w:space="0" w:color="auto"/>
          </w:divBdr>
        </w:div>
        <w:div w:id="1124811022">
          <w:marLeft w:val="640"/>
          <w:marRight w:val="0"/>
          <w:marTop w:val="0"/>
          <w:marBottom w:val="0"/>
          <w:divBdr>
            <w:top w:val="none" w:sz="0" w:space="0" w:color="auto"/>
            <w:left w:val="none" w:sz="0" w:space="0" w:color="auto"/>
            <w:bottom w:val="none" w:sz="0" w:space="0" w:color="auto"/>
            <w:right w:val="none" w:sz="0" w:space="0" w:color="auto"/>
          </w:divBdr>
        </w:div>
        <w:div w:id="1126385053">
          <w:marLeft w:val="640"/>
          <w:marRight w:val="0"/>
          <w:marTop w:val="0"/>
          <w:marBottom w:val="0"/>
          <w:divBdr>
            <w:top w:val="none" w:sz="0" w:space="0" w:color="auto"/>
            <w:left w:val="none" w:sz="0" w:space="0" w:color="auto"/>
            <w:bottom w:val="none" w:sz="0" w:space="0" w:color="auto"/>
            <w:right w:val="none" w:sz="0" w:space="0" w:color="auto"/>
          </w:divBdr>
        </w:div>
        <w:div w:id="1133786556">
          <w:marLeft w:val="640"/>
          <w:marRight w:val="0"/>
          <w:marTop w:val="0"/>
          <w:marBottom w:val="0"/>
          <w:divBdr>
            <w:top w:val="none" w:sz="0" w:space="0" w:color="auto"/>
            <w:left w:val="none" w:sz="0" w:space="0" w:color="auto"/>
            <w:bottom w:val="none" w:sz="0" w:space="0" w:color="auto"/>
            <w:right w:val="none" w:sz="0" w:space="0" w:color="auto"/>
          </w:divBdr>
        </w:div>
        <w:div w:id="1141772593">
          <w:marLeft w:val="640"/>
          <w:marRight w:val="0"/>
          <w:marTop w:val="0"/>
          <w:marBottom w:val="0"/>
          <w:divBdr>
            <w:top w:val="none" w:sz="0" w:space="0" w:color="auto"/>
            <w:left w:val="none" w:sz="0" w:space="0" w:color="auto"/>
            <w:bottom w:val="none" w:sz="0" w:space="0" w:color="auto"/>
            <w:right w:val="none" w:sz="0" w:space="0" w:color="auto"/>
          </w:divBdr>
        </w:div>
        <w:div w:id="1143766559">
          <w:marLeft w:val="640"/>
          <w:marRight w:val="0"/>
          <w:marTop w:val="0"/>
          <w:marBottom w:val="0"/>
          <w:divBdr>
            <w:top w:val="none" w:sz="0" w:space="0" w:color="auto"/>
            <w:left w:val="none" w:sz="0" w:space="0" w:color="auto"/>
            <w:bottom w:val="none" w:sz="0" w:space="0" w:color="auto"/>
            <w:right w:val="none" w:sz="0" w:space="0" w:color="auto"/>
          </w:divBdr>
        </w:div>
        <w:div w:id="1213077654">
          <w:marLeft w:val="640"/>
          <w:marRight w:val="0"/>
          <w:marTop w:val="0"/>
          <w:marBottom w:val="0"/>
          <w:divBdr>
            <w:top w:val="none" w:sz="0" w:space="0" w:color="auto"/>
            <w:left w:val="none" w:sz="0" w:space="0" w:color="auto"/>
            <w:bottom w:val="none" w:sz="0" w:space="0" w:color="auto"/>
            <w:right w:val="none" w:sz="0" w:space="0" w:color="auto"/>
          </w:divBdr>
        </w:div>
        <w:div w:id="1231768620">
          <w:marLeft w:val="640"/>
          <w:marRight w:val="0"/>
          <w:marTop w:val="0"/>
          <w:marBottom w:val="0"/>
          <w:divBdr>
            <w:top w:val="none" w:sz="0" w:space="0" w:color="auto"/>
            <w:left w:val="none" w:sz="0" w:space="0" w:color="auto"/>
            <w:bottom w:val="none" w:sz="0" w:space="0" w:color="auto"/>
            <w:right w:val="none" w:sz="0" w:space="0" w:color="auto"/>
          </w:divBdr>
        </w:div>
        <w:div w:id="1258249443">
          <w:marLeft w:val="640"/>
          <w:marRight w:val="0"/>
          <w:marTop w:val="0"/>
          <w:marBottom w:val="0"/>
          <w:divBdr>
            <w:top w:val="none" w:sz="0" w:space="0" w:color="auto"/>
            <w:left w:val="none" w:sz="0" w:space="0" w:color="auto"/>
            <w:bottom w:val="none" w:sz="0" w:space="0" w:color="auto"/>
            <w:right w:val="none" w:sz="0" w:space="0" w:color="auto"/>
          </w:divBdr>
        </w:div>
        <w:div w:id="1261832457">
          <w:marLeft w:val="640"/>
          <w:marRight w:val="0"/>
          <w:marTop w:val="0"/>
          <w:marBottom w:val="0"/>
          <w:divBdr>
            <w:top w:val="none" w:sz="0" w:space="0" w:color="auto"/>
            <w:left w:val="none" w:sz="0" w:space="0" w:color="auto"/>
            <w:bottom w:val="none" w:sz="0" w:space="0" w:color="auto"/>
            <w:right w:val="none" w:sz="0" w:space="0" w:color="auto"/>
          </w:divBdr>
        </w:div>
        <w:div w:id="1284194740">
          <w:marLeft w:val="640"/>
          <w:marRight w:val="0"/>
          <w:marTop w:val="0"/>
          <w:marBottom w:val="0"/>
          <w:divBdr>
            <w:top w:val="none" w:sz="0" w:space="0" w:color="auto"/>
            <w:left w:val="none" w:sz="0" w:space="0" w:color="auto"/>
            <w:bottom w:val="none" w:sz="0" w:space="0" w:color="auto"/>
            <w:right w:val="none" w:sz="0" w:space="0" w:color="auto"/>
          </w:divBdr>
        </w:div>
        <w:div w:id="1308244223">
          <w:marLeft w:val="640"/>
          <w:marRight w:val="0"/>
          <w:marTop w:val="0"/>
          <w:marBottom w:val="0"/>
          <w:divBdr>
            <w:top w:val="none" w:sz="0" w:space="0" w:color="auto"/>
            <w:left w:val="none" w:sz="0" w:space="0" w:color="auto"/>
            <w:bottom w:val="none" w:sz="0" w:space="0" w:color="auto"/>
            <w:right w:val="none" w:sz="0" w:space="0" w:color="auto"/>
          </w:divBdr>
        </w:div>
        <w:div w:id="1325663100">
          <w:marLeft w:val="640"/>
          <w:marRight w:val="0"/>
          <w:marTop w:val="0"/>
          <w:marBottom w:val="0"/>
          <w:divBdr>
            <w:top w:val="none" w:sz="0" w:space="0" w:color="auto"/>
            <w:left w:val="none" w:sz="0" w:space="0" w:color="auto"/>
            <w:bottom w:val="none" w:sz="0" w:space="0" w:color="auto"/>
            <w:right w:val="none" w:sz="0" w:space="0" w:color="auto"/>
          </w:divBdr>
        </w:div>
        <w:div w:id="1386836922">
          <w:marLeft w:val="640"/>
          <w:marRight w:val="0"/>
          <w:marTop w:val="0"/>
          <w:marBottom w:val="0"/>
          <w:divBdr>
            <w:top w:val="none" w:sz="0" w:space="0" w:color="auto"/>
            <w:left w:val="none" w:sz="0" w:space="0" w:color="auto"/>
            <w:bottom w:val="none" w:sz="0" w:space="0" w:color="auto"/>
            <w:right w:val="none" w:sz="0" w:space="0" w:color="auto"/>
          </w:divBdr>
        </w:div>
        <w:div w:id="1400664554">
          <w:marLeft w:val="640"/>
          <w:marRight w:val="0"/>
          <w:marTop w:val="0"/>
          <w:marBottom w:val="0"/>
          <w:divBdr>
            <w:top w:val="none" w:sz="0" w:space="0" w:color="auto"/>
            <w:left w:val="none" w:sz="0" w:space="0" w:color="auto"/>
            <w:bottom w:val="none" w:sz="0" w:space="0" w:color="auto"/>
            <w:right w:val="none" w:sz="0" w:space="0" w:color="auto"/>
          </w:divBdr>
        </w:div>
        <w:div w:id="1430812978">
          <w:marLeft w:val="640"/>
          <w:marRight w:val="0"/>
          <w:marTop w:val="0"/>
          <w:marBottom w:val="0"/>
          <w:divBdr>
            <w:top w:val="none" w:sz="0" w:space="0" w:color="auto"/>
            <w:left w:val="none" w:sz="0" w:space="0" w:color="auto"/>
            <w:bottom w:val="none" w:sz="0" w:space="0" w:color="auto"/>
            <w:right w:val="none" w:sz="0" w:space="0" w:color="auto"/>
          </w:divBdr>
        </w:div>
        <w:div w:id="1444423678">
          <w:marLeft w:val="640"/>
          <w:marRight w:val="0"/>
          <w:marTop w:val="0"/>
          <w:marBottom w:val="0"/>
          <w:divBdr>
            <w:top w:val="none" w:sz="0" w:space="0" w:color="auto"/>
            <w:left w:val="none" w:sz="0" w:space="0" w:color="auto"/>
            <w:bottom w:val="none" w:sz="0" w:space="0" w:color="auto"/>
            <w:right w:val="none" w:sz="0" w:space="0" w:color="auto"/>
          </w:divBdr>
        </w:div>
        <w:div w:id="1444612709">
          <w:marLeft w:val="640"/>
          <w:marRight w:val="0"/>
          <w:marTop w:val="0"/>
          <w:marBottom w:val="0"/>
          <w:divBdr>
            <w:top w:val="none" w:sz="0" w:space="0" w:color="auto"/>
            <w:left w:val="none" w:sz="0" w:space="0" w:color="auto"/>
            <w:bottom w:val="none" w:sz="0" w:space="0" w:color="auto"/>
            <w:right w:val="none" w:sz="0" w:space="0" w:color="auto"/>
          </w:divBdr>
        </w:div>
        <w:div w:id="1490171873">
          <w:marLeft w:val="640"/>
          <w:marRight w:val="0"/>
          <w:marTop w:val="0"/>
          <w:marBottom w:val="0"/>
          <w:divBdr>
            <w:top w:val="none" w:sz="0" w:space="0" w:color="auto"/>
            <w:left w:val="none" w:sz="0" w:space="0" w:color="auto"/>
            <w:bottom w:val="none" w:sz="0" w:space="0" w:color="auto"/>
            <w:right w:val="none" w:sz="0" w:space="0" w:color="auto"/>
          </w:divBdr>
        </w:div>
        <w:div w:id="1539977405">
          <w:marLeft w:val="640"/>
          <w:marRight w:val="0"/>
          <w:marTop w:val="0"/>
          <w:marBottom w:val="0"/>
          <w:divBdr>
            <w:top w:val="none" w:sz="0" w:space="0" w:color="auto"/>
            <w:left w:val="none" w:sz="0" w:space="0" w:color="auto"/>
            <w:bottom w:val="none" w:sz="0" w:space="0" w:color="auto"/>
            <w:right w:val="none" w:sz="0" w:space="0" w:color="auto"/>
          </w:divBdr>
        </w:div>
        <w:div w:id="1549536693">
          <w:marLeft w:val="640"/>
          <w:marRight w:val="0"/>
          <w:marTop w:val="0"/>
          <w:marBottom w:val="0"/>
          <w:divBdr>
            <w:top w:val="none" w:sz="0" w:space="0" w:color="auto"/>
            <w:left w:val="none" w:sz="0" w:space="0" w:color="auto"/>
            <w:bottom w:val="none" w:sz="0" w:space="0" w:color="auto"/>
            <w:right w:val="none" w:sz="0" w:space="0" w:color="auto"/>
          </w:divBdr>
        </w:div>
        <w:div w:id="1549955994">
          <w:marLeft w:val="640"/>
          <w:marRight w:val="0"/>
          <w:marTop w:val="0"/>
          <w:marBottom w:val="0"/>
          <w:divBdr>
            <w:top w:val="none" w:sz="0" w:space="0" w:color="auto"/>
            <w:left w:val="none" w:sz="0" w:space="0" w:color="auto"/>
            <w:bottom w:val="none" w:sz="0" w:space="0" w:color="auto"/>
            <w:right w:val="none" w:sz="0" w:space="0" w:color="auto"/>
          </w:divBdr>
        </w:div>
        <w:div w:id="1572157995">
          <w:marLeft w:val="640"/>
          <w:marRight w:val="0"/>
          <w:marTop w:val="0"/>
          <w:marBottom w:val="0"/>
          <w:divBdr>
            <w:top w:val="none" w:sz="0" w:space="0" w:color="auto"/>
            <w:left w:val="none" w:sz="0" w:space="0" w:color="auto"/>
            <w:bottom w:val="none" w:sz="0" w:space="0" w:color="auto"/>
            <w:right w:val="none" w:sz="0" w:space="0" w:color="auto"/>
          </w:divBdr>
        </w:div>
        <w:div w:id="1582718079">
          <w:marLeft w:val="640"/>
          <w:marRight w:val="0"/>
          <w:marTop w:val="0"/>
          <w:marBottom w:val="0"/>
          <w:divBdr>
            <w:top w:val="none" w:sz="0" w:space="0" w:color="auto"/>
            <w:left w:val="none" w:sz="0" w:space="0" w:color="auto"/>
            <w:bottom w:val="none" w:sz="0" w:space="0" w:color="auto"/>
            <w:right w:val="none" w:sz="0" w:space="0" w:color="auto"/>
          </w:divBdr>
        </w:div>
        <w:div w:id="1620917551">
          <w:marLeft w:val="640"/>
          <w:marRight w:val="0"/>
          <w:marTop w:val="0"/>
          <w:marBottom w:val="0"/>
          <w:divBdr>
            <w:top w:val="none" w:sz="0" w:space="0" w:color="auto"/>
            <w:left w:val="none" w:sz="0" w:space="0" w:color="auto"/>
            <w:bottom w:val="none" w:sz="0" w:space="0" w:color="auto"/>
            <w:right w:val="none" w:sz="0" w:space="0" w:color="auto"/>
          </w:divBdr>
        </w:div>
        <w:div w:id="1631014607">
          <w:marLeft w:val="640"/>
          <w:marRight w:val="0"/>
          <w:marTop w:val="0"/>
          <w:marBottom w:val="0"/>
          <w:divBdr>
            <w:top w:val="none" w:sz="0" w:space="0" w:color="auto"/>
            <w:left w:val="none" w:sz="0" w:space="0" w:color="auto"/>
            <w:bottom w:val="none" w:sz="0" w:space="0" w:color="auto"/>
            <w:right w:val="none" w:sz="0" w:space="0" w:color="auto"/>
          </w:divBdr>
        </w:div>
        <w:div w:id="1649436107">
          <w:marLeft w:val="640"/>
          <w:marRight w:val="0"/>
          <w:marTop w:val="0"/>
          <w:marBottom w:val="0"/>
          <w:divBdr>
            <w:top w:val="none" w:sz="0" w:space="0" w:color="auto"/>
            <w:left w:val="none" w:sz="0" w:space="0" w:color="auto"/>
            <w:bottom w:val="none" w:sz="0" w:space="0" w:color="auto"/>
            <w:right w:val="none" w:sz="0" w:space="0" w:color="auto"/>
          </w:divBdr>
        </w:div>
        <w:div w:id="1690520821">
          <w:marLeft w:val="640"/>
          <w:marRight w:val="0"/>
          <w:marTop w:val="0"/>
          <w:marBottom w:val="0"/>
          <w:divBdr>
            <w:top w:val="none" w:sz="0" w:space="0" w:color="auto"/>
            <w:left w:val="none" w:sz="0" w:space="0" w:color="auto"/>
            <w:bottom w:val="none" w:sz="0" w:space="0" w:color="auto"/>
            <w:right w:val="none" w:sz="0" w:space="0" w:color="auto"/>
          </w:divBdr>
        </w:div>
        <w:div w:id="1695038338">
          <w:marLeft w:val="640"/>
          <w:marRight w:val="0"/>
          <w:marTop w:val="0"/>
          <w:marBottom w:val="0"/>
          <w:divBdr>
            <w:top w:val="none" w:sz="0" w:space="0" w:color="auto"/>
            <w:left w:val="none" w:sz="0" w:space="0" w:color="auto"/>
            <w:bottom w:val="none" w:sz="0" w:space="0" w:color="auto"/>
            <w:right w:val="none" w:sz="0" w:space="0" w:color="auto"/>
          </w:divBdr>
        </w:div>
        <w:div w:id="1738284905">
          <w:marLeft w:val="640"/>
          <w:marRight w:val="0"/>
          <w:marTop w:val="0"/>
          <w:marBottom w:val="0"/>
          <w:divBdr>
            <w:top w:val="none" w:sz="0" w:space="0" w:color="auto"/>
            <w:left w:val="none" w:sz="0" w:space="0" w:color="auto"/>
            <w:bottom w:val="none" w:sz="0" w:space="0" w:color="auto"/>
            <w:right w:val="none" w:sz="0" w:space="0" w:color="auto"/>
          </w:divBdr>
        </w:div>
        <w:div w:id="1749234025">
          <w:marLeft w:val="640"/>
          <w:marRight w:val="0"/>
          <w:marTop w:val="0"/>
          <w:marBottom w:val="0"/>
          <w:divBdr>
            <w:top w:val="none" w:sz="0" w:space="0" w:color="auto"/>
            <w:left w:val="none" w:sz="0" w:space="0" w:color="auto"/>
            <w:bottom w:val="none" w:sz="0" w:space="0" w:color="auto"/>
            <w:right w:val="none" w:sz="0" w:space="0" w:color="auto"/>
          </w:divBdr>
        </w:div>
        <w:div w:id="1774549005">
          <w:marLeft w:val="640"/>
          <w:marRight w:val="0"/>
          <w:marTop w:val="0"/>
          <w:marBottom w:val="0"/>
          <w:divBdr>
            <w:top w:val="none" w:sz="0" w:space="0" w:color="auto"/>
            <w:left w:val="none" w:sz="0" w:space="0" w:color="auto"/>
            <w:bottom w:val="none" w:sz="0" w:space="0" w:color="auto"/>
            <w:right w:val="none" w:sz="0" w:space="0" w:color="auto"/>
          </w:divBdr>
        </w:div>
        <w:div w:id="1783721433">
          <w:marLeft w:val="640"/>
          <w:marRight w:val="0"/>
          <w:marTop w:val="0"/>
          <w:marBottom w:val="0"/>
          <w:divBdr>
            <w:top w:val="none" w:sz="0" w:space="0" w:color="auto"/>
            <w:left w:val="none" w:sz="0" w:space="0" w:color="auto"/>
            <w:bottom w:val="none" w:sz="0" w:space="0" w:color="auto"/>
            <w:right w:val="none" w:sz="0" w:space="0" w:color="auto"/>
          </w:divBdr>
        </w:div>
        <w:div w:id="1809517190">
          <w:marLeft w:val="640"/>
          <w:marRight w:val="0"/>
          <w:marTop w:val="0"/>
          <w:marBottom w:val="0"/>
          <w:divBdr>
            <w:top w:val="none" w:sz="0" w:space="0" w:color="auto"/>
            <w:left w:val="none" w:sz="0" w:space="0" w:color="auto"/>
            <w:bottom w:val="none" w:sz="0" w:space="0" w:color="auto"/>
            <w:right w:val="none" w:sz="0" w:space="0" w:color="auto"/>
          </w:divBdr>
        </w:div>
        <w:div w:id="1927035098">
          <w:marLeft w:val="640"/>
          <w:marRight w:val="0"/>
          <w:marTop w:val="0"/>
          <w:marBottom w:val="0"/>
          <w:divBdr>
            <w:top w:val="none" w:sz="0" w:space="0" w:color="auto"/>
            <w:left w:val="none" w:sz="0" w:space="0" w:color="auto"/>
            <w:bottom w:val="none" w:sz="0" w:space="0" w:color="auto"/>
            <w:right w:val="none" w:sz="0" w:space="0" w:color="auto"/>
          </w:divBdr>
        </w:div>
        <w:div w:id="1959215634">
          <w:marLeft w:val="640"/>
          <w:marRight w:val="0"/>
          <w:marTop w:val="0"/>
          <w:marBottom w:val="0"/>
          <w:divBdr>
            <w:top w:val="none" w:sz="0" w:space="0" w:color="auto"/>
            <w:left w:val="none" w:sz="0" w:space="0" w:color="auto"/>
            <w:bottom w:val="none" w:sz="0" w:space="0" w:color="auto"/>
            <w:right w:val="none" w:sz="0" w:space="0" w:color="auto"/>
          </w:divBdr>
        </w:div>
        <w:div w:id="1991640265">
          <w:marLeft w:val="640"/>
          <w:marRight w:val="0"/>
          <w:marTop w:val="0"/>
          <w:marBottom w:val="0"/>
          <w:divBdr>
            <w:top w:val="none" w:sz="0" w:space="0" w:color="auto"/>
            <w:left w:val="none" w:sz="0" w:space="0" w:color="auto"/>
            <w:bottom w:val="none" w:sz="0" w:space="0" w:color="auto"/>
            <w:right w:val="none" w:sz="0" w:space="0" w:color="auto"/>
          </w:divBdr>
        </w:div>
        <w:div w:id="2011105802">
          <w:marLeft w:val="640"/>
          <w:marRight w:val="0"/>
          <w:marTop w:val="0"/>
          <w:marBottom w:val="0"/>
          <w:divBdr>
            <w:top w:val="none" w:sz="0" w:space="0" w:color="auto"/>
            <w:left w:val="none" w:sz="0" w:space="0" w:color="auto"/>
            <w:bottom w:val="none" w:sz="0" w:space="0" w:color="auto"/>
            <w:right w:val="none" w:sz="0" w:space="0" w:color="auto"/>
          </w:divBdr>
        </w:div>
        <w:div w:id="2080713393">
          <w:marLeft w:val="640"/>
          <w:marRight w:val="0"/>
          <w:marTop w:val="0"/>
          <w:marBottom w:val="0"/>
          <w:divBdr>
            <w:top w:val="none" w:sz="0" w:space="0" w:color="auto"/>
            <w:left w:val="none" w:sz="0" w:space="0" w:color="auto"/>
            <w:bottom w:val="none" w:sz="0" w:space="0" w:color="auto"/>
            <w:right w:val="none" w:sz="0" w:space="0" w:color="auto"/>
          </w:divBdr>
        </w:div>
        <w:div w:id="2087456872">
          <w:marLeft w:val="640"/>
          <w:marRight w:val="0"/>
          <w:marTop w:val="0"/>
          <w:marBottom w:val="0"/>
          <w:divBdr>
            <w:top w:val="none" w:sz="0" w:space="0" w:color="auto"/>
            <w:left w:val="none" w:sz="0" w:space="0" w:color="auto"/>
            <w:bottom w:val="none" w:sz="0" w:space="0" w:color="auto"/>
            <w:right w:val="none" w:sz="0" w:space="0" w:color="auto"/>
          </w:divBdr>
        </w:div>
        <w:div w:id="2098667398">
          <w:marLeft w:val="640"/>
          <w:marRight w:val="0"/>
          <w:marTop w:val="0"/>
          <w:marBottom w:val="0"/>
          <w:divBdr>
            <w:top w:val="none" w:sz="0" w:space="0" w:color="auto"/>
            <w:left w:val="none" w:sz="0" w:space="0" w:color="auto"/>
            <w:bottom w:val="none" w:sz="0" w:space="0" w:color="auto"/>
            <w:right w:val="none" w:sz="0" w:space="0" w:color="auto"/>
          </w:divBdr>
        </w:div>
        <w:div w:id="2111580498">
          <w:marLeft w:val="640"/>
          <w:marRight w:val="0"/>
          <w:marTop w:val="0"/>
          <w:marBottom w:val="0"/>
          <w:divBdr>
            <w:top w:val="none" w:sz="0" w:space="0" w:color="auto"/>
            <w:left w:val="none" w:sz="0" w:space="0" w:color="auto"/>
            <w:bottom w:val="none" w:sz="0" w:space="0" w:color="auto"/>
            <w:right w:val="none" w:sz="0" w:space="0" w:color="auto"/>
          </w:divBdr>
        </w:div>
        <w:div w:id="2144809804">
          <w:marLeft w:val="640"/>
          <w:marRight w:val="0"/>
          <w:marTop w:val="0"/>
          <w:marBottom w:val="0"/>
          <w:divBdr>
            <w:top w:val="none" w:sz="0" w:space="0" w:color="auto"/>
            <w:left w:val="none" w:sz="0" w:space="0" w:color="auto"/>
            <w:bottom w:val="none" w:sz="0" w:space="0" w:color="auto"/>
            <w:right w:val="none" w:sz="0" w:space="0" w:color="auto"/>
          </w:divBdr>
        </w:div>
      </w:divsChild>
    </w:div>
    <w:div w:id="1479106820">
      <w:bodyDiv w:val="1"/>
      <w:marLeft w:val="0"/>
      <w:marRight w:val="0"/>
      <w:marTop w:val="0"/>
      <w:marBottom w:val="0"/>
      <w:divBdr>
        <w:top w:val="none" w:sz="0" w:space="0" w:color="auto"/>
        <w:left w:val="none" w:sz="0" w:space="0" w:color="auto"/>
        <w:bottom w:val="none" w:sz="0" w:space="0" w:color="auto"/>
        <w:right w:val="none" w:sz="0" w:space="0" w:color="auto"/>
      </w:divBdr>
      <w:divsChild>
        <w:div w:id="7677435">
          <w:marLeft w:val="640"/>
          <w:marRight w:val="0"/>
          <w:marTop w:val="0"/>
          <w:marBottom w:val="0"/>
          <w:divBdr>
            <w:top w:val="none" w:sz="0" w:space="0" w:color="auto"/>
            <w:left w:val="none" w:sz="0" w:space="0" w:color="auto"/>
            <w:bottom w:val="none" w:sz="0" w:space="0" w:color="auto"/>
            <w:right w:val="none" w:sz="0" w:space="0" w:color="auto"/>
          </w:divBdr>
        </w:div>
        <w:div w:id="29187080">
          <w:marLeft w:val="640"/>
          <w:marRight w:val="0"/>
          <w:marTop w:val="0"/>
          <w:marBottom w:val="0"/>
          <w:divBdr>
            <w:top w:val="none" w:sz="0" w:space="0" w:color="auto"/>
            <w:left w:val="none" w:sz="0" w:space="0" w:color="auto"/>
            <w:bottom w:val="none" w:sz="0" w:space="0" w:color="auto"/>
            <w:right w:val="none" w:sz="0" w:space="0" w:color="auto"/>
          </w:divBdr>
        </w:div>
        <w:div w:id="36704373">
          <w:marLeft w:val="640"/>
          <w:marRight w:val="0"/>
          <w:marTop w:val="0"/>
          <w:marBottom w:val="0"/>
          <w:divBdr>
            <w:top w:val="none" w:sz="0" w:space="0" w:color="auto"/>
            <w:left w:val="none" w:sz="0" w:space="0" w:color="auto"/>
            <w:bottom w:val="none" w:sz="0" w:space="0" w:color="auto"/>
            <w:right w:val="none" w:sz="0" w:space="0" w:color="auto"/>
          </w:divBdr>
        </w:div>
        <w:div w:id="72775765">
          <w:marLeft w:val="640"/>
          <w:marRight w:val="0"/>
          <w:marTop w:val="0"/>
          <w:marBottom w:val="0"/>
          <w:divBdr>
            <w:top w:val="none" w:sz="0" w:space="0" w:color="auto"/>
            <w:left w:val="none" w:sz="0" w:space="0" w:color="auto"/>
            <w:bottom w:val="none" w:sz="0" w:space="0" w:color="auto"/>
            <w:right w:val="none" w:sz="0" w:space="0" w:color="auto"/>
          </w:divBdr>
        </w:div>
        <w:div w:id="118964279">
          <w:marLeft w:val="640"/>
          <w:marRight w:val="0"/>
          <w:marTop w:val="0"/>
          <w:marBottom w:val="0"/>
          <w:divBdr>
            <w:top w:val="none" w:sz="0" w:space="0" w:color="auto"/>
            <w:left w:val="none" w:sz="0" w:space="0" w:color="auto"/>
            <w:bottom w:val="none" w:sz="0" w:space="0" w:color="auto"/>
            <w:right w:val="none" w:sz="0" w:space="0" w:color="auto"/>
          </w:divBdr>
        </w:div>
        <w:div w:id="119883313">
          <w:marLeft w:val="640"/>
          <w:marRight w:val="0"/>
          <w:marTop w:val="0"/>
          <w:marBottom w:val="0"/>
          <w:divBdr>
            <w:top w:val="none" w:sz="0" w:space="0" w:color="auto"/>
            <w:left w:val="none" w:sz="0" w:space="0" w:color="auto"/>
            <w:bottom w:val="none" w:sz="0" w:space="0" w:color="auto"/>
            <w:right w:val="none" w:sz="0" w:space="0" w:color="auto"/>
          </w:divBdr>
        </w:div>
        <w:div w:id="150685912">
          <w:marLeft w:val="640"/>
          <w:marRight w:val="0"/>
          <w:marTop w:val="0"/>
          <w:marBottom w:val="0"/>
          <w:divBdr>
            <w:top w:val="none" w:sz="0" w:space="0" w:color="auto"/>
            <w:left w:val="none" w:sz="0" w:space="0" w:color="auto"/>
            <w:bottom w:val="none" w:sz="0" w:space="0" w:color="auto"/>
            <w:right w:val="none" w:sz="0" w:space="0" w:color="auto"/>
          </w:divBdr>
        </w:div>
        <w:div w:id="151258271">
          <w:marLeft w:val="640"/>
          <w:marRight w:val="0"/>
          <w:marTop w:val="0"/>
          <w:marBottom w:val="0"/>
          <w:divBdr>
            <w:top w:val="none" w:sz="0" w:space="0" w:color="auto"/>
            <w:left w:val="none" w:sz="0" w:space="0" w:color="auto"/>
            <w:bottom w:val="none" w:sz="0" w:space="0" w:color="auto"/>
            <w:right w:val="none" w:sz="0" w:space="0" w:color="auto"/>
          </w:divBdr>
        </w:div>
        <w:div w:id="152382852">
          <w:marLeft w:val="640"/>
          <w:marRight w:val="0"/>
          <w:marTop w:val="0"/>
          <w:marBottom w:val="0"/>
          <w:divBdr>
            <w:top w:val="none" w:sz="0" w:space="0" w:color="auto"/>
            <w:left w:val="none" w:sz="0" w:space="0" w:color="auto"/>
            <w:bottom w:val="none" w:sz="0" w:space="0" w:color="auto"/>
            <w:right w:val="none" w:sz="0" w:space="0" w:color="auto"/>
          </w:divBdr>
        </w:div>
        <w:div w:id="153375768">
          <w:marLeft w:val="640"/>
          <w:marRight w:val="0"/>
          <w:marTop w:val="0"/>
          <w:marBottom w:val="0"/>
          <w:divBdr>
            <w:top w:val="none" w:sz="0" w:space="0" w:color="auto"/>
            <w:left w:val="none" w:sz="0" w:space="0" w:color="auto"/>
            <w:bottom w:val="none" w:sz="0" w:space="0" w:color="auto"/>
            <w:right w:val="none" w:sz="0" w:space="0" w:color="auto"/>
          </w:divBdr>
        </w:div>
        <w:div w:id="167528621">
          <w:marLeft w:val="640"/>
          <w:marRight w:val="0"/>
          <w:marTop w:val="0"/>
          <w:marBottom w:val="0"/>
          <w:divBdr>
            <w:top w:val="none" w:sz="0" w:space="0" w:color="auto"/>
            <w:left w:val="none" w:sz="0" w:space="0" w:color="auto"/>
            <w:bottom w:val="none" w:sz="0" w:space="0" w:color="auto"/>
            <w:right w:val="none" w:sz="0" w:space="0" w:color="auto"/>
          </w:divBdr>
        </w:div>
        <w:div w:id="168566566">
          <w:marLeft w:val="640"/>
          <w:marRight w:val="0"/>
          <w:marTop w:val="0"/>
          <w:marBottom w:val="0"/>
          <w:divBdr>
            <w:top w:val="none" w:sz="0" w:space="0" w:color="auto"/>
            <w:left w:val="none" w:sz="0" w:space="0" w:color="auto"/>
            <w:bottom w:val="none" w:sz="0" w:space="0" w:color="auto"/>
            <w:right w:val="none" w:sz="0" w:space="0" w:color="auto"/>
          </w:divBdr>
        </w:div>
        <w:div w:id="193620042">
          <w:marLeft w:val="640"/>
          <w:marRight w:val="0"/>
          <w:marTop w:val="0"/>
          <w:marBottom w:val="0"/>
          <w:divBdr>
            <w:top w:val="none" w:sz="0" w:space="0" w:color="auto"/>
            <w:left w:val="none" w:sz="0" w:space="0" w:color="auto"/>
            <w:bottom w:val="none" w:sz="0" w:space="0" w:color="auto"/>
            <w:right w:val="none" w:sz="0" w:space="0" w:color="auto"/>
          </w:divBdr>
        </w:div>
        <w:div w:id="232469458">
          <w:marLeft w:val="640"/>
          <w:marRight w:val="0"/>
          <w:marTop w:val="0"/>
          <w:marBottom w:val="0"/>
          <w:divBdr>
            <w:top w:val="none" w:sz="0" w:space="0" w:color="auto"/>
            <w:left w:val="none" w:sz="0" w:space="0" w:color="auto"/>
            <w:bottom w:val="none" w:sz="0" w:space="0" w:color="auto"/>
            <w:right w:val="none" w:sz="0" w:space="0" w:color="auto"/>
          </w:divBdr>
        </w:div>
        <w:div w:id="239952659">
          <w:marLeft w:val="640"/>
          <w:marRight w:val="0"/>
          <w:marTop w:val="0"/>
          <w:marBottom w:val="0"/>
          <w:divBdr>
            <w:top w:val="none" w:sz="0" w:space="0" w:color="auto"/>
            <w:left w:val="none" w:sz="0" w:space="0" w:color="auto"/>
            <w:bottom w:val="none" w:sz="0" w:space="0" w:color="auto"/>
            <w:right w:val="none" w:sz="0" w:space="0" w:color="auto"/>
          </w:divBdr>
        </w:div>
        <w:div w:id="259795032">
          <w:marLeft w:val="640"/>
          <w:marRight w:val="0"/>
          <w:marTop w:val="0"/>
          <w:marBottom w:val="0"/>
          <w:divBdr>
            <w:top w:val="none" w:sz="0" w:space="0" w:color="auto"/>
            <w:left w:val="none" w:sz="0" w:space="0" w:color="auto"/>
            <w:bottom w:val="none" w:sz="0" w:space="0" w:color="auto"/>
            <w:right w:val="none" w:sz="0" w:space="0" w:color="auto"/>
          </w:divBdr>
        </w:div>
        <w:div w:id="317154164">
          <w:marLeft w:val="640"/>
          <w:marRight w:val="0"/>
          <w:marTop w:val="0"/>
          <w:marBottom w:val="0"/>
          <w:divBdr>
            <w:top w:val="none" w:sz="0" w:space="0" w:color="auto"/>
            <w:left w:val="none" w:sz="0" w:space="0" w:color="auto"/>
            <w:bottom w:val="none" w:sz="0" w:space="0" w:color="auto"/>
            <w:right w:val="none" w:sz="0" w:space="0" w:color="auto"/>
          </w:divBdr>
        </w:div>
        <w:div w:id="362096626">
          <w:marLeft w:val="640"/>
          <w:marRight w:val="0"/>
          <w:marTop w:val="0"/>
          <w:marBottom w:val="0"/>
          <w:divBdr>
            <w:top w:val="none" w:sz="0" w:space="0" w:color="auto"/>
            <w:left w:val="none" w:sz="0" w:space="0" w:color="auto"/>
            <w:bottom w:val="none" w:sz="0" w:space="0" w:color="auto"/>
            <w:right w:val="none" w:sz="0" w:space="0" w:color="auto"/>
          </w:divBdr>
        </w:div>
        <w:div w:id="368140764">
          <w:marLeft w:val="640"/>
          <w:marRight w:val="0"/>
          <w:marTop w:val="0"/>
          <w:marBottom w:val="0"/>
          <w:divBdr>
            <w:top w:val="none" w:sz="0" w:space="0" w:color="auto"/>
            <w:left w:val="none" w:sz="0" w:space="0" w:color="auto"/>
            <w:bottom w:val="none" w:sz="0" w:space="0" w:color="auto"/>
            <w:right w:val="none" w:sz="0" w:space="0" w:color="auto"/>
          </w:divBdr>
        </w:div>
        <w:div w:id="390276700">
          <w:marLeft w:val="640"/>
          <w:marRight w:val="0"/>
          <w:marTop w:val="0"/>
          <w:marBottom w:val="0"/>
          <w:divBdr>
            <w:top w:val="none" w:sz="0" w:space="0" w:color="auto"/>
            <w:left w:val="none" w:sz="0" w:space="0" w:color="auto"/>
            <w:bottom w:val="none" w:sz="0" w:space="0" w:color="auto"/>
            <w:right w:val="none" w:sz="0" w:space="0" w:color="auto"/>
          </w:divBdr>
        </w:div>
        <w:div w:id="393243428">
          <w:marLeft w:val="640"/>
          <w:marRight w:val="0"/>
          <w:marTop w:val="0"/>
          <w:marBottom w:val="0"/>
          <w:divBdr>
            <w:top w:val="none" w:sz="0" w:space="0" w:color="auto"/>
            <w:left w:val="none" w:sz="0" w:space="0" w:color="auto"/>
            <w:bottom w:val="none" w:sz="0" w:space="0" w:color="auto"/>
            <w:right w:val="none" w:sz="0" w:space="0" w:color="auto"/>
          </w:divBdr>
        </w:div>
        <w:div w:id="395318382">
          <w:marLeft w:val="640"/>
          <w:marRight w:val="0"/>
          <w:marTop w:val="0"/>
          <w:marBottom w:val="0"/>
          <w:divBdr>
            <w:top w:val="none" w:sz="0" w:space="0" w:color="auto"/>
            <w:left w:val="none" w:sz="0" w:space="0" w:color="auto"/>
            <w:bottom w:val="none" w:sz="0" w:space="0" w:color="auto"/>
            <w:right w:val="none" w:sz="0" w:space="0" w:color="auto"/>
          </w:divBdr>
        </w:div>
        <w:div w:id="399520805">
          <w:marLeft w:val="640"/>
          <w:marRight w:val="0"/>
          <w:marTop w:val="0"/>
          <w:marBottom w:val="0"/>
          <w:divBdr>
            <w:top w:val="none" w:sz="0" w:space="0" w:color="auto"/>
            <w:left w:val="none" w:sz="0" w:space="0" w:color="auto"/>
            <w:bottom w:val="none" w:sz="0" w:space="0" w:color="auto"/>
            <w:right w:val="none" w:sz="0" w:space="0" w:color="auto"/>
          </w:divBdr>
        </w:div>
        <w:div w:id="446700953">
          <w:marLeft w:val="640"/>
          <w:marRight w:val="0"/>
          <w:marTop w:val="0"/>
          <w:marBottom w:val="0"/>
          <w:divBdr>
            <w:top w:val="none" w:sz="0" w:space="0" w:color="auto"/>
            <w:left w:val="none" w:sz="0" w:space="0" w:color="auto"/>
            <w:bottom w:val="none" w:sz="0" w:space="0" w:color="auto"/>
            <w:right w:val="none" w:sz="0" w:space="0" w:color="auto"/>
          </w:divBdr>
        </w:div>
        <w:div w:id="471025581">
          <w:marLeft w:val="640"/>
          <w:marRight w:val="0"/>
          <w:marTop w:val="0"/>
          <w:marBottom w:val="0"/>
          <w:divBdr>
            <w:top w:val="none" w:sz="0" w:space="0" w:color="auto"/>
            <w:left w:val="none" w:sz="0" w:space="0" w:color="auto"/>
            <w:bottom w:val="none" w:sz="0" w:space="0" w:color="auto"/>
            <w:right w:val="none" w:sz="0" w:space="0" w:color="auto"/>
          </w:divBdr>
        </w:div>
        <w:div w:id="507183781">
          <w:marLeft w:val="640"/>
          <w:marRight w:val="0"/>
          <w:marTop w:val="0"/>
          <w:marBottom w:val="0"/>
          <w:divBdr>
            <w:top w:val="none" w:sz="0" w:space="0" w:color="auto"/>
            <w:left w:val="none" w:sz="0" w:space="0" w:color="auto"/>
            <w:bottom w:val="none" w:sz="0" w:space="0" w:color="auto"/>
            <w:right w:val="none" w:sz="0" w:space="0" w:color="auto"/>
          </w:divBdr>
        </w:div>
        <w:div w:id="517432802">
          <w:marLeft w:val="640"/>
          <w:marRight w:val="0"/>
          <w:marTop w:val="0"/>
          <w:marBottom w:val="0"/>
          <w:divBdr>
            <w:top w:val="none" w:sz="0" w:space="0" w:color="auto"/>
            <w:left w:val="none" w:sz="0" w:space="0" w:color="auto"/>
            <w:bottom w:val="none" w:sz="0" w:space="0" w:color="auto"/>
            <w:right w:val="none" w:sz="0" w:space="0" w:color="auto"/>
          </w:divBdr>
        </w:div>
        <w:div w:id="586691705">
          <w:marLeft w:val="640"/>
          <w:marRight w:val="0"/>
          <w:marTop w:val="0"/>
          <w:marBottom w:val="0"/>
          <w:divBdr>
            <w:top w:val="none" w:sz="0" w:space="0" w:color="auto"/>
            <w:left w:val="none" w:sz="0" w:space="0" w:color="auto"/>
            <w:bottom w:val="none" w:sz="0" w:space="0" w:color="auto"/>
            <w:right w:val="none" w:sz="0" w:space="0" w:color="auto"/>
          </w:divBdr>
        </w:div>
        <w:div w:id="688259980">
          <w:marLeft w:val="640"/>
          <w:marRight w:val="0"/>
          <w:marTop w:val="0"/>
          <w:marBottom w:val="0"/>
          <w:divBdr>
            <w:top w:val="none" w:sz="0" w:space="0" w:color="auto"/>
            <w:left w:val="none" w:sz="0" w:space="0" w:color="auto"/>
            <w:bottom w:val="none" w:sz="0" w:space="0" w:color="auto"/>
            <w:right w:val="none" w:sz="0" w:space="0" w:color="auto"/>
          </w:divBdr>
        </w:div>
        <w:div w:id="700594230">
          <w:marLeft w:val="640"/>
          <w:marRight w:val="0"/>
          <w:marTop w:val="0"/>
          <w:marBottom w:val="0"/>
          <w:divBdr>
            <w:top w:val="none" w:sz="0" w:space="0" w:color="auto"/>
            <w:left w:val="none" w:sz="0" w:space="0" w:color="auto"/>
            <w:bottom w:val="none" w:sz="0" w:space="0" w:color="auto"/>
            <w:right w:val="none" w:sz="0" w:space="0" w:color="auto"/>
          </w:divBdr>
        </w:div>
        <w:div w:id="767848806">
          <w:marLeft w:val="640"/>
          <w:marRight w:val="0"/>
          <w:marTop w:val="0"/>
          <w:marBottom w:val="0"/>
          <w:divBdr>
            <w:top w:val="none" w:sz="0" w:space="0" w:color="auto"/>
            <w:left w:val="none" w:sz="0" w:space="0" w:color="auto"/>
            <w:bottom w:val="none" w:sz="0" w:space="0" w:color="auto"/>
            <w:right w:val="none" w:sz="0" w:space="0" w:color="auto"/>
          </w:divBdr>
        </w:div>
        <w:div w:id="788010283">
          <w:marLeft w:val="640"/>
          <w:marRight w:val="0"/>
          <w:marTop w:val="0"/>
          <w:marBottom w:val="0"/>
          <w:divBdr>
            <w:top w:val="none" w:sz="0" w:space="0" w:color="auto"/>
            <w:left w:val="none" w:sz="0" w:space="0" w:color="auto"/>
            <w:bottom w:val="none" w:sz="0" w:space="0" w:color="auto"/>
            <w:right w:val="none" w:sz="0" w:space="0" w:color="auto"/>
          </w:divBdr>
        </w:div>
        <w:div w:id="809400239">
          <w:marLeft w:val="640"/>
          <w:marRight w:val="0"/>
          <w:marTop w:val="0"/>
          <w:marBottom w:val="0"/>
          <w:divBdr>
            <w:top w:val="none" w:sz="0" w:space="0" w:color="auto"/>
            <w:left w:val="none" w:sz="0" w:space="0" w:color="auto"/>
            <w:bottom w:val="none" w:sz="0" w:space="0" w:color="auto"/>
            <w:right w:val="none" w:sz="0" w:space="0" w:color="auto"/>
          </w:divBdr>
        </w:div>
        <w:div w:id="813062748">
          <w:marLeft w:val="640"/>
          <w:marRight w:val="0"/>
          <w:marTop w:val="0"/>
          <w:marBottom w:val="0"/>
          <w:divBdr>
            <w:top w:val="none" w:sz="0" w:space="0" w:color="auto"/>
            <w:left w:val="none" w:sz="0" w:space="0" w:color="auto"/>
            <w:bottom w:val="none" w:sz="0" w:space="0" w:color="auto"/>
            <w:right w:val="none" w:sz="0" w:space="0" w:color="auto"/>
          </w:divBdr>
        </w:div>
        <w:div w:id="846334420">
          <w:marLeft w:val="640"/>
          <w:marRight w:val="0"/>
          <w:marTop w:val="0"/>
          <w:marBottom w:val="0"/>
          <w:divBdr>
            <w:top w:val="none" w:sz="0" w:space="0" w:color="auto"/>
            <w:left w:val="none" w:sz="0" w:space="0" w:color="auto"/>
            <w:bottom w:val="none" w:sz="0" w:space="0" w:color="auto"/>
            <w:right w:val="none" w:sz="0" w:space="0" w:color="auto"/>
          </w:divBdr>
        </w:div>
        <w:div w:id="854928221">
          <w:marLeft w:val="640"/>
          <w:marRight w:val="0"/>
          <w:marTop w:val="0"/>
          <w:marBottom w:val="0"/>
          <w:divBdr>
            <w:top w:val="none" w:sz="0" w:space="0" w:color="auto"/>
            <w:left w:val="none" w:sz="0" w:space="0" w:color="auto"/>
            <w:bottom w:val="none" w:sz="0" w:space="0" w:color="auto"/>
            <w:right w:val="none" w:sz="0" w:space="0" w:color="auto"/>
          </w:divBdr>
        </w:div>
        <w:div w:id="875116288">
          <w:marLeft w:val="640"/>
          <w:marRight w:val="0"/>
          <w:marTop w:val="0"/>
          <w:marBottom w:val="0"/>
          <w:divBdr>
            <w:top w:val="none" w:sz="0" w:space="0" w:color="auto"/>
            <w:left w:val="none" w:sz="0" w:space="0" w:color="auto"/>
            <w:bottom w:val="none" w:sz="0" w:space="0" w:color="auto"/>
            <w:right w:val="none" w:sz="0" w:space="0" w:color="auto"/>
          </w:divBdr>
        </w:div>
        <w:div w:id="891232115">
          <w:marLeft w:val="640"/>
          <w:marRight w:val="0"/>
          <w:marTop w:val="0"/>
          <w:marBottom w:val="0"/>
          <w:divBdr>
            <w:top w:val="none" w:sz="0" w:space="0" w:color="auto"/>
            <w:left w:val="none" w:sz="0" w:space="0" w:color="auto"/>
            <w:bottom w:val="none" w:sz="0" w:space="0" w:color="auto"/>
            <w:right w:val="none" w:sz="0" w:space="0" w:color="auto"/>
          </w:divBdr>
        </w:div>
        <w:div w:id="931205094">
          <w:marLeft w:val="640"/>
          <w:marRight w:val="0"/>
          <w:marTop w:val="0"/>
          <w:marBottom w:val="0"/>
          <w:divBdr>
            <w:top w:val="none" w:sz="0" w:space="0" w:color="auto"/>
            <w:left w:val="none" w:sz="0" w:space="0" w:color="auto"/>
            <w:bottom w:val="none" w:sz="0" w:space="0" w:color="auto"/>
            <w:right w:val="none" w:sz="0" w:space="0" w:color="auto"/>
          </w:divBdr>
        </w:div>
        <w:div w:id="1015687247">
          <w:marLeft w:val="640"/>
          <w:marRight w:val="0"/>
          <w:marTop w:val="0"/>
          <w:marBottom w:val="0"/>
          <w:divBdr>
            <w:top w:val="none" w:sz="0" w:space="0" w:color="auto"/>
            <w:left w:val="none" w:sz="0" w:space="0" w:color="auto"/>
            <w:bottom w:val="none" w:sz="0" w:space="0" w:color="auto"/>
            <w:right w:val="none" w:sz="0" w:space="0" w:color="auto"/>
          </w:divBdr>
        </w:div>
        <w:div w:id="1025401929">
          <w:marLeft w:val="640"/>
          <w:marRight w:val="0"/>
          <w:marTop w:val="0"/>
          <w:marBottom w:val="0"/>
          <w:divBdr>
            <w:top w:val="none" w:sz="0" w:space="0" w:color="auto"/>
            <w:left w:val="none" w:sz="0" w:space="0" w:color="auto"/>
            <w:bottom w:val="none" w:sz="0" w:space="0" w:color="auto"/>
            <w:right w:val="none" w:sz="0" w:space="0" w:color="auto"/>
          </w:divBdr>
        </w:div>
        <w:div w:id="1036151879">
          <w:marLeft w:val="640"/>
          <w:marRight w:val="0"/>
          <w:marTop w:val="0"/>
          <w:marBottom w:val="0"/>
          <w:divBdr>
            <w:top w:val="none" w:sz="0" w:space="0" w:color="auto"/>
            <w:left w:val="none" w:sz="0" w:space="0" w:color="auto"/>
            <w:bottom w:val="none" w:sz="0" w:space="0" w:color="auto"/>
            <w:right w:val="none" w:sz="0" w:space="0" w:color="auto"/>
          </w:divBdr>
        </w:div>
        <w:div w:id="1045330838">
          <w:marLeft w:val="640"/>
          <w:marRight w:val="0"/>
          <w:marTop w:val="0"/>
          <w:marBottom w:val="0"/>
          <w:divBdr>
            <w:top w:val="none" w:sz="0" w:space="0" w:color="auto"/>
            <w:left w:val="none" w:sz="0" w:space="0" w:color="auto"/>
            <w:bottom w:val="none" w:sz="0" w:space="0" w:color="auto"/>
            <w:right w:val="none" w:sz="0" w:space="0" w:color="auto"/>
          </w:divBdr>
        </w:div>
        <w:div w:id="1069419887">
          <w:marLeft w:val="640"/>
          <w:marRight w:val="0"/>
          <w:marTop w:val="0"/>
          <w:marBottom w:val="0"/>
          <w:divBdr>
            <w:top w:val="none" w:sz="0" w:space="0" w:color="auto"/>
            <w:left w:val="none" w:sz="0" w:space="0" w:color="auto"/>
            <w:bottom w:val="none" w:sz="0" w:space="0" w:color="auto"/>
            <w:right w:val="none" w:sz="0" w:space="0" w:color="auto"/>
          </w:divBdr>
        </w:div>
        <w:div w:id="1069885405">
          <w:marLeft w:val="640"/>
          <w:marRight w:val="0"/>
          <w:marTop w:val="0"/>
          <w:marBottom w:val="0"/>
          <w:divBdr>
            <w:top w:val="none" w:sz="0" w:space="0" w:color="auto"/>
            <w:left w:val="none" w:sz="0" w:space="0" w:color="auto"/>
            <w:bottom w:val="none" w:sz="0" w:space="0" w:color="auto"/>
            <w:right w:val="none" w:sz="0" w:space="0" w:color="auto"/>
          </w:divBdr>
        </w:div>
        <w:div w:id="1098598949">
          <w:marLeft w:val="640"/>
          <w:marRight w:val="0"/>
          <w:marTop w:val="0"/>
          <w:marBottom w:val="0"/>
          <w:divBdr>
            <w:top w:val="none" w:sz="0" w:space="0" w:color="auto"/>
            <w:left w:val="none" w:sz="0" w:space="0" w:color="auto"/>
            <w:bottom w:val="none" w:sz="0" w:space="0" w:color="auto"/>
            <w:right w:val="none" w:sz="0" w:space="0" w:color="auto"/>
          </w:divBdr>
        </w:div>
        <w:div w:id="1117992414">
          <w:marLeft w:val="640"/>
          <w:marRight w:val="0"/>
          <w:marTop w:val="0"/>
          <w:marBottom w:val="0"/>
          <w:divBdr>
            <w:top w:val="none" w:sz="0" w:space="0" w:color="auto"/>
            <w:left w:val="none" w:sz="0" w:space="0" w:color="auto"/>
            <w:bottom w:val="none" w:sz="0" w:space="0" w:color="auto"/>
            <w:right w:val="none" w:sz="0" w:space="0" w:color="auto"/>
          </w:divBdr>
        </w:div>
        <w:div w:id="1141768900">
          <w:marLeft w:val="640"/>
          <w:marRight w:val="0"/>
          <w:marTop w:val="0"/>
          <w:marBottom w:val="0"/>
          <w:divBdr>
            <w:top w:val="none" w:sz="0" w:space="0" w:color="auto"/>
            <w:left w:val="none" w:sz="0" w:space="0" w:color="auto"/>
            <w:bottom w:val="none" w:sz="0" w:space="0" w:color="auto"/>
            <w:right w:val="none" w:sz="0" w:space="0" w:color="auto"/>
          </w:divBdr>
        </w:div>
        <w:div w:id="1169520879">
          <w:marLeft w:val="640"/>
          <w:marRight w:val="0"/>
          <w:marTop w:val="0"/>
          <w:marBottom w:val="0"/>
          <w:divBdr>
            <w:top w:val="none" w:sz="0" w:space="0" w:color="auto"/>
            <w:left w:val="none" w:sz="0" w:space="0" w:color="auto"/>
            <w:bottom w:val="none" w:sz="0" w:space="0" w:color="auto"/>
            <w:right w:val="none" w:sz="0" w:space="0" w:color="auto"/>
          </w:divBdr>
        </w:div>
        <w:div w:id="1184787706">
          <w:marLeft w:val="640"/>
          <w:marRight w:val="0"/>
          <w:marTop w:val="0"/>
          <w:marBottom w:val="0"/>
          <w:divBdr>
            <w:top w:val="none" w:sz="0" w:space="0" w:color="auto"/>
            <w:left w:val="none" w:sz="0" w:space="0" w:color="auto"/>
            <w:bottom w:val="none" w:sz="0" w:space="0" w:color="auto"/>
            <w:right w:val="none" w:sz="0" w:space="0" w:color="auto"/>
          </w:divBdr>
        </w:div>
        <w:div w:id="1225483577">
          <w:marLeft w:val="640"/>
          <w:marRight w:val="0"/>
          <w:marTop w:val="0"/>
          <w:marBottom w:val="0"/>
          <w:divBdr>
            <w:top w:val="none" w:sz="0" w:space="0" w:color="auto"/>
            <w:left w:val="none" w:sz="0" w:space="0" w:color="auto"/>
            <w:bottom w:val="none" w:sz="0" w:space="0" w:color="auto"/>
            <w:right w:val="none" w:sz="0" w:space="0" w:color="auto"/>
          </w:divBdr>
        </w:div>
        <w:div w:id="1227762100">
          <w:marLeft w:val="640"/>
          <w:marRight w:val="0"/>
          <w:marTop w:val="0"/>
          <w:marBottom w:val="0"/>
          <w:divBdr>
            <w:top w:val="none" w:sz="0" w:space="0" w:color="auto"/>
            <w:left w:val="none" w:sz="0" w:space="0" w:color="auto"/>
            <w:bottom w:val="none" w:sz="0" w:space="0" w:color="auto"/>
            <w:right w:val="none" w:sz="0" w:space="0" w:color="auto"/>
          </w:divBdr>
        </w:div>
        <w:div w:id="1269318190">
          <w:marLeft w:val="640"/>
          <w:marRight w:val="0"/>
          <w:marTop w:val="0"/>
          <w:marBottom w:val="0"/>
          <w:divBdr>
            <w:top w:val="none" w:sz="0" w:space="0" w:color="auto"/>
            <w:left w:val="none" w:sz="0" w:space="0" w:color="auto"/>
            <w:bottom w:val="none" w:sz="0" w:space="0" w:color="auto"/>
            <w:right w:val="none" w:sz="0" w:space="0" w:color="auto"/>
          </w:divBdr>
        </w:div>
        <w:div w:id="1288317875">
          <w:marLeft w:val="640"/>
          <w:marRight w:val="0"/>
          <w:marTop w:val="0"/>
          <w:marBottom w:val="0"/>
          <w:divBdr>
            <w:top w:val="none" w:sz="0" w:space="0" w:color="auto"/>
            <w:left w:val="none" w:sz="0" w:space="0" w:color="auto"/>
            <w:bottom w:val="none" w:sz="0" w:space="0" w:color="auto"/>
            <w:right w:val="none" w:sz="0" w:space="0" w:color="auto"/>
          </w:divBdr>
        </w:div>
        <w:div w:id="1332562674">
          <w:marLeft w:val="640"/>
          <w:marRight w:val="0"/>
          <w:marTop w:val="0"/>
          <w:marBottom w:val="0"/>
          <w:divBdr>
            <w:top w:val="none" w:sz="0" w:space="0" w:color="auto"/>
            <w:left w:val="none" w:sz="0" w:space="0" w:color="auto"/>
            <w:bottom w:val="none" w:sz="0" w:space="0" w:color="auto"/>
            <w:right w:val="none" w:sz="0" w:space="0" w:color="auto"/>
          </w:divBdr>
        </w:div>
        <w:div w:id="1339890281">
          <w:marLeft w:val="640"/>
          <w:marRight w:val="0"/>
          <w:marTop w:val="0"/>
          <w:marBottom w:val="0"/>
          <w:divBdr>
            <w:top w:val="none" w:sz="0" w:space="0" w:color="auto"/>
            <w:left w:val="none" w:sz="0" w:space="0" w:color="auto"/>
            <w:bottom w:val="none" w:sz="0" w:space="0" w:color="auto"/>
            <w:right w:val="none" w:sz="0" w:space="0" w:color="auto"/>
          </w:divBdr>
        </w:div>
        <w:div w:id="1368335607">
          <w:marLeft w:val="640"/>
          <w:marRight w:val="0"/>
          <w:marTop w:val="0"/>
          <w:marBottom w:val="0"/>
          <w:divBdr>
            <w:top w:val="none" w:sz="0" w:space="0" w:color="auto"/>
            <w:left w:val="none" w:sz="0" w:space="0" w:color="auto"/>
            <w:bottom w:val="none" w:sz="0" w:space="0" w:color="auto"/>
            <w:right w:val="none" w:sz="0" w:space="0" w:color="auto"/>
          </w:divBdr>
        </w:div>
        <w:div w:id="1379669377">
          <w:marLeft w:val="640"/>
          <w:marRight w:val="0"/>
          <w:marTop w:val="0"/>
          <w:marBottom w:val="0"/>
          <w:divBdr>
            <w:top w:val="none" w:sz="0" w:space="0" w:color="auto"/>
            <w:left w:val="none" w:sz="0" w:space="0" w:color="auto"/>
            <w:bottom w:val="none" w:sz="0" w:space="0" w:color="auto"/>
            <w:right w:val="none" w:sz="0" w:space="0" w:color="auto"/>
          </w:divBdr>
        </w:div>
        <w:div w:id="1383023684">
          <w:marLeft w:val="640"/>
          <w:marRight w:val="0"/>
          <w:marTop w:val="0"/>
          <w:marBottom w:val="0"/>
          <w:divBdr>
            <w:top w:val="none" w:sz="0" w:space="0" w:color="auto"/>
            <w:left w:val="none" w:sz="0" w:space="0" w:color="auto"/>
            <w:bottom w:val="none" w:sz="0" w:space="0" w:color="auto"/>
            <w:right w:val="none" w:sz="0" w:space="0" w:color="auto"/>
          </w:divBdr>
        </w:div>
        <w:div w:id="1391810519">
          <w:marLeft w:val="640"/>
          <w:marRight w:val="0"/>
          <w:marTop w:val="0"/>
          <w:marBottom w:val="0"/>
          <w:divBdr>
            <w:top w:val="none" w:sz="0" w:space="0" w:color="auto"/>
            <w:left w:val="none" w:sz="0" w:space="0" w:color="auto"/>
            <w:bottom w:val="none" w:sz="0" w:space="0" w:color="auto"/>
            <w:right w:val="none" w:sz="0" w:space="0" w:color="auto"/>
          </w:divBdr>
        </w:div>
        <w:div w:id="1441147679">
          <w:marLeft w:val="640"/>
          <w:marRight w:val="0"/>
          <w:marTop w:val="0"/>
          <w:marBottom w:val="0"/>
          <w:divBdr>
            <w:top w:val="none" w:sz="0" w:space="0" w:color="auto"/>
            <w:left w:val="none" w:sz="0" w:space="0" w:color="auto"/>
            <w:bottom w:val="none" w:sz="0" w:space="0" w:color="auto"/>
            <w:right w:val="none" w:sz="0" w:space="0" w:color="auto"/>
          </w:divBdr>
        </w:div>
        <w:div w:id="1447383074">
          <w:marLeft w:val="640"/>
          <w:marRight w:val="0"/>
          <w:marTop w:val="0"/>
          <w:marBottom w:val="0"/>
          <w:divBdr>
            <w:top w:val="none" w:sz="0" w:space="0" w:color="auto"/>
            <w:left w:val="none" w:sz="0" w:space="0" w:color="auto"/>
            <w:bottom w:val="none" w:sz="0" w:space="0" w:color="auto"/>
            <w:right w:val="none" w:sz="0" w:space="0" w:color="auto"/>
          </w:divBdr>
        </w:div>
        <w:div w:id="1455782525">
          <w:marLeft w:val="640"/>
          <w:marRight w:val="0"/>
          <w:marTop w:val="0"/>
          <w:marBottom w:val="0"/>
          <w:divBdr>
            <w:top w:val="none" w:sz="0" w:space="0" w:color="auto"/>
            <w:left w:val="none" w:sz="0" w:space="0" w:color="auto"/>
            <w:bottom w:val="none" w:sz="0" w:space="0" w:color="auto"/>
            <w:right w:val="none" w:sz="0" w:space="0" w:color="auto"/>
          </w:divBdr>
        </w:div>
        <w:div w:id="1466893448">
          <w:marLeft w:val="640"/>
          <w:marRight w:val="0"/>
          <w:marTop w:val="0"/>
          <w:marBottom w:val="0"/>
          <w:divBdr>
            <w:top w:val="none" w:sz="0" w:space="0" w:color="auto"/>
            <w:left w:val="none" w:sz="0" w:space="0" w:color="auto"/>
            <w:bottom w:val="none" w:sz="0" w:space="0" w:color="auto"/>
            <w:right w:val="none" w:sz="0" w:space="0" w:color="auto"/>
          </w:divBdr>
        </w:div>
        <w:div w:id="1484275632">
          <w:marLeft w:val="640"/>
          <w:marRight w:val="0"/>
          <w:marTop w:val="0"/>
          <w:marBottom w:val="0"/>
          <w:divBdr>
            <w:top w:val="none" w:sz="0" w:space="0" w:color="auto"/>
            <w:left w:val="none" w:sz="0" w:space="0" w:color="auto"/>
            <w:bottom w:val="none" w:sz="0" w:space="0" w:color="auto"/>
            <w:right w:val="none" w:sz="0" w:space="0" w:color="auto"/>
          </w:divBdr>
        </w:div>
        <w:div w:id="1531988476">
          <w:marLeft w:val="640"/>
          <w:marRight w:val="0"/>
          <w:marTop w:val="0"/>
          <w:marBottom w:val="0"/>
          <w:divBdr>
            <w:top w:val="none" w:sz="0" w:space="0" w:color="auto"/>
            <w:left w:val="none" w:sz="0" w:space="0" w:color="auto"/>
            <w:bottom w:val="none" w:sz="0" w:space="0" w:color="auto"/>
            <w:right w:val="none" w:sz="0" w:space="0" w:color="auto"/>
          </w:divBdr>
        </w:div>
        <w:div w:id="1559393117">
          <w:marLeft w:val="640"/>
          <w:marRight w:val="0"/>
          <w:marTop w:val="0"/>
          <w:marBottom w:val="0"/>
          <w:divBdr>
            <w:top w:val="none" w:sz="0" w:space="0" w:color="auto"/>
            <w:left w:val="none" w:sz="0" w:space="0" w:color="auto"/>
            <w:bottom w:val="none" w:sz="0" w:space="0" w:color="auto"/>
            <w:right w:val="none" w:sz="0" w:space="0" w:color="auto"/>
          </w:divBdr>
        </w:div>
        <w:div w:id="1574663306">
          <w:marLeft w:val="640"/>
          <w:marRight w:val="0"/>
          <w:marTop w:val="0"/>
          <w:marBottom w:val="0"/>
          <w:divBdr>
            <w:top w:val="none" w:sz="0" w:space="0" w:color="auto"/>
            <w:left w:val="none" w:sz="0" w:space="0" w:color="auto"/>
            <w:bottom w:val="none" w:sz="0" w:space="0" w:color="auto"/>
            <w:right w:val="none" w:sz="0" w:space="0" w:color="auto"/>
          </w:divBdr>
        </w:div>
        <w:div w:id="1587180177">
          <w:marLeft w:val="640"/>
          <w:marRight w:val="0"/>
          <w:marTop w:val="0"/>
          <w:marBottom w:val="0"/>
          <w:divBdr>
            <w:top w:val="none" w:sz="0" w:space="0" w:color="auto"/>
            <w:left w:val="none" w:sz="0" w:space="0" w:color="auto"/>
            <w:bottom w:val="none" w:sz="0" w:space="0" w:color="auto"/>
            <w:right w:val="none" w:sz="0" w:space="0" w:color="auto"/>
          </w:divBdr>
        </w:div>
        <w:div w:id="1679457739">
          <w:marLeft w:val="640"/>
          <w:marRight w:val="0"/>
          <w:marTop w:val="0"/>
          <w:marBottom w:val="0"/>
          <w:divBdr>
            <w:top w:val="none" w:sz="0" w:space="0" w:color="auto"/>
            <w:left w:val="none" w:sz="0" w:space="0" w:color="auto"/>
            <w:bottom w:val="none" w:sz="0" w:space="0" w:color="auto"/>
            <w:right w:val="none" w:sz="0" w:space="0" w:color="auto"/>
          </w:divBdr>
        </w:div>
        <w:div w:id="1700007865">
          <w:marLeft w:val="640"/>
          <w:marRight w:val="0"/>
          <w:marTop w:val="0"/>
          <w:marBottom w:val="0"/>
          <w:divBdr>
            <w:top w:val="none" w:sz="0" w:space="0" w:color="auto"/>
            <w:left w:val="none" w:sz="0" w:space="0" w:color="auto"/>
            <w:bottom w:val="none" w:sz="0" w:space="0" w:color="auto"/>
            <w:right w:val="none" w:sz="0" w:space="0" w:color="auto"/>
          </w:divBdr>
        </w:div>
        <w:div w:id="1711606525">
          <w:marLeft w:val="640"/>
          <w:marRight w:val="0"/>
          <w:marTop w:val="0"/>
          <w:marBottom w:val="0"/>
          <w:divBdr>
            <w:top w:val="none" w:sz="0" w:space="0" w:color="auto"/>
            <w:left w:val="none" w:sz="0" w:space="0" w:color="auto"/>
            <w:bottom w:val="none" w:sz="0" w:space="0" w:color="auto"/>
            <w:right w:val="none" w:sz="0" w:space="0" w:color="auto"/>
          </w:divBdr>
        </w:div>
        <w:div w:id="1740782463">
          <w:marLeft w:val="640"/>
          <w:marRight w:val="0"/>
          <w:marTop w:val="0"/>
          <w:marBottom w:val="0"/>
          <w:divBdr>
            <w:top w:val="none" w:sz="0" w:space="0" w:color="auto"/>
            <w:left w:val="none" w:sz="0" w:space="0" w:color="auto"/>
            <w:bottom w:val="none" w:sz="0" w:space="0" w:color="auto"/>
            <w:right w:val="none" w:sz="0" w:space="0" w:color="auto"/>
          </w:divBdr>
        </w:div>
        <w:div w:id="1749036526">
          <w:marLeft w:val="640"/>
          <w:marRight w:val="0"/>
          <w:marTop w:val="0"/>
          <w:marBottom w:val="0"/>
          <w:divBdr>
            <w:top w:val="none" w:sz="0" w:space="0" w:color="auto"/>
            <w:left w:val="none" w:sz="0" w:space="0" w:color="auto"/>
            <w:bottom w:val="none" w:sz="0" w:space="0" w:color="auto"/>
            <w:right w:val="none" w:sz="0" w:space="0" w:color="auto"/>
          </w:divBdr>
        </w:div>
        <w:div w:id="1759867671">
          <w:marLeft w:val="640"/>
          <w:marRight w:val="0"/>
          <w:marTop w:val="0"/>
          <w:marBottom w:val="0"/>
          <w:divBdr>
            <w:top w:val="none" w:sz="0" w:space="0" w:color="auto"/>
            <w:left w:val="none" w:sz="0" w:space="0" w:color="auto"/>
            <w:bottom w:val="none" w:sz="0" w:space="0" w:color="auto"/>
            <w:right w:val="none" w:sz="0" w:space="0" w:color="auto"/>
          </w:divBdr>
        </w:div>
        <w:div w:id="1763800866">
          <w:marLeft w:val="640"/>
          <w:marRight w:val="0"/>
          <w:marTop w:val="0"/>
          <w:marBottom w:val="0"/>
          <w:divBdr>
            <w:top w:val="none" w:sz="0" w:space="0" w:color="auto"/>
            <w:left w:val="none" w:sz="0" w:space="0" w:color="auto"/>
            <w:bottom w:val="none" w:sz="0" w:space="0" w:color="auto"/>
            <w:right w:val="none" w:sz="0" w:space="0" w:color="auto"/>
          </w:divBdr>
        </w:div>
        <w:div w:id="1769885317">
          <w:marLeft w:val="640"/>
          <w:marRight w:val="0"/>
          <w:marTop w:val="0"/>
          <w:marBottom w:val="0"/>
          <w:divBdr>
            <w:top w:val="none" w:sz="0" w:space="0" w:color="auto"/>
            <w:left w:val="none" w:sz="0" w:space="0" w:color="auto"/>
            <w:bottom w:val="none" w:sz="0" w:space="0" w:color="auto"/>
            <w:right w:val="none" w:sz="0" w:space="0" w:color="auto"/>
          </w:divBdr>
        </w:div>
        <w:div w:id="1778286347">
          <w:marLeft w:val="640"/>
          <w:marRight w:val="0"/>
          <w:marTop w:val="0"/>
          <w:marBottom w:val="0"/>
          <w:divBdr>
            <w:top w:val="none" w:sz="0" w:space="0" w:color="auto"/>
            <w:left w:val="none" w:sz="0" w:space="0" w:color="auto"/>
            <w:bottom w:val="none" w:sz="0" w:space="0" w:color="auto"/>
            <w:right w:val="none" w:sz="0" w:space="0" w:color="auto"/>
          </w:divBdr>
        </w:div>
        <w:div w:id="1784611363">
          <w:marLeft w:val="640"/>
          <w:marRight w:val="0"/>
          <w:marTop w:val="0"/>
          <w:marBottom w:val="0"/>
          <w:divBdr>
            <w:top w:val="none" w:sz="0" w:space="0" w:color="auto"/>
            <w:left w:val="none" w:sz="0" w:space="0" w:color="auto"/>
            <w:bottom w:val="none" w:sz="0" w:space="0" w:color="auto"/>
            <w:right w:val="none" w:sz="0" w:space="0" w:color="auto"/>
          </w:divBdr>
        </w:div>
        <w:div w:id="1786850100">
          <w:marLeft w:val="640"/>
          <w:marRight w:val="0"/>
          <w:marTop w:val="0"/>
          <w:marBottom w:val="0"/>
          <w:divBdr>
            <w:top w:val="none" w:sz="0" w:space="0" w:color="auto"/>
            <w:left w:val="none" w:sz="0" w:space="0" w:color="auto"/>
            <w:bottom w:val="none" w:sz="0" w:space="0" w:color="auto"/>
            <w:right w:val="none" w:sz="0" w:space="0" w:color="auto"/>
          </w:divBdr>
        </w:div>
        <w:div w:id="1789083439">
          <w:marLeft w:val="640"/>
          <w:marRight w:val="0"/>
          <w:marTop w:val="0"/>
          <w:marBottom w:val="0"/>
          <w:divBdr>
            <w:top w:val="none" w:sz="0" w:space="0" w:color="auto"/>
            <w:left w:val="none" w:sz="0" w:space="0" w:color="auto"/>
            <w:bottom w:val="none" w:sz="0" w:space="0" w:color="auto"/>
            <w:right w:val="none" w:sz="0" w:space="0" w:color="auto"/>
          </w:divBdr>
        </w:div>
        <w:div w:id="1790469761">
          <w:marLeft w:val="640"/>
          <w:marRight w:val="0"/>
          <w:marTop w:val="0"/>
          <w:marBottom w:val="0"/>
          <w:divBdr>
            <w:top w:val="none" w:sz="0" w:space="0" w:color="auto"/>
            <w:left w:val="none" w:sz="0" w:space="0" w:color="auto"/>
            <w:bottom w:val="none" w:sz="0" w:space="0" w:color="auto"/>
            <w:right w:val="none" w:sz="0" w:space="0" w:color="auto"/>
          </w:divBdr>
        </w:div>
        <w:div w:id="1846823089">
          <w:marLeft w:val="640"/>
          <w:marRight w:val="0"/>
          <w:marTop w:val="0"/>
          <w:marBottom w:val="0"/>
          <w:divBdr>
            <w:top w:val="none" w:sz="0" w:space="0" w:color="auto"/>
            <w:left w:val="none" w:sz="0" w:space="0" w:color="auto"/>
            <w:bottom w:val="none" w:sz="0" w:space="0" w:color="auto"/>
            <w:right w:val="none" w:sz="0" w:space="0" w:color="auto"/>
          </w:divBdr>
        </w:div>
        <w:div w:id="1850021863">
          <w:marLeft w:val="640"/>
          <w:marRight w:val="0"/>
          <w:marTop w:val="0"/>
          <w:marBottom w:val="0"/>
          <w:divBdr>
            <w:top w:val="none" w:sz="0" w:space="0" w:color="auto"/>
            <w:left w:val="none" w:sz="0" w:space="0" w:color="auto"/>
            <w:bottom w:val="none" w:sz="0" w:space="0" w:color="auto"/>
            <w:right w:val="none" w:sz="0" w:space="0" w:color="auto"/>
          </w:divBdr>
        </w:div>
        <w:div w:id="1853450901">
          <w:marLeft w:val="640"/>
          <w:marRight w:val="0"/>
          <w:marTop w:val="0"/>
          <w:marBottom w:val="0"/>
          <w:divBdr>
            <w:top w:val="none" w:sz="0" w:space="0" w:color="auto"/>
            <w:left w:val="none" w:sz="0" w:space="0" w:color="auto"/>
            <w:bottom w:val="none" w:sz="0" w:space="0" w:color="auto"/>
            <w:right w:val="none" w:sz="0" w:space="0" w:color="auto"/>
          </w:divBdr>
        </w:div>
        <w:div w:id="1894851246">
          <w:marLeft w:val="640"/>
          <w:marRight w:val="0"/>
          <w:marTop w:val="0"/>
          <w:marBottom w:val="0"/>
          <w:divBdr>
            <w:top w:val="none" w:sz="0" w:space="0" w:color="auto"/>
            <w:left w:val="none" w:sz="0" w:space="0" w:color="auto"/>
            <w:bottom w:val="none" w:sz="0" w:space="0" w:color="auto"/>
            <w:right w:val="none" w:sz="0" w:space="0" w:color="auto"/>
          </w:divBdr>
        </w:div>
        <w:div w:id="1902671844">
          <w:marLeft w:val="640"/>
          <w:marRight w:val="0"/>
          <w:marTop w:val="0"/>
          <w:marBottom w:val="0"/>
          <w:divBdr>
            <w:top w:val="none" w:sz="0" w:space="0" w:color="auto"/>
            <w:left w:val="none" w:sz="0" w:space="0" w:color="auto"/>
            <w:bottom w:val="none" w:sz="0" w:space="0" w:color="auto"/>
            <w:right w:val="none" w:sz="0" w:space="0" w:color="auto"/>
          </w:divBdr>
        </w:div>
        <w:div w:id="1917205558">
          <w:marLeft w:val="640"/>
          <w:marRight w:val="0"/>
          <w:marTop w:val="0"/>
          <w:marBottom w:val="0"/>
          <w:divBdr>
            <w:top w:val="none" w:sz="0" w:space="0" w:color="auto"/>
            <w:left w:val="none" w:sz="0" w:space="0" w:color="auto"/>
            <w:bottom w:val="none" w:sz="0" w:space="0" w:color="auto"/>
            <w:right w:val="none" w:sz="0" w:space="0" w:color="auto"/>
          </w:divBdr>
        </w:div>
        <w:div w:id="1937204900">
          <w:marLeft w:val="640"/>
          <w:marRight w:val="0"/>
          <w:marTop w:val="0"/>
          <w:marBottom w:val="0"/>
          <w:divBdr>
            <w:top w:val="none" w:sz="0" w:space="0" w:color="auto"/>
            <w:left w:val="none" w:sz="0" w:space="0" w:color="auto"/>
            <w:bottom w:val="none" w:sz="0" w:space="0" w:color="auto"/>
            <w:right w:val="none" w:sz="0" w:space="0" w:color="auto"/>
          </w:divBdr>
        </w:div>
        <w:div w:id="1950238729">
          <w:marLeft w:val="640"/>
          <w:marRight w:val="0"/>
          <w:marTop w:val="0"/>
          <w:marBottom w:val="0"/>
          <w:divBdr>
            <w:top w:val="none" w:sz="0" w:space="0" w:color="auto"/>
            <w:left w:val="none" w:sz="0" w:space="0" w:color="auto"/>
            <w:bottom w:val="none" w:sz="0" w:space="0" w:color="auto"/>
            <w:right w:val="none" w:sz="0" w:space="0" w:color="auto"/>
          </w:divBdr>
        </w:div>
        <w:div w:id="1954168572">
          <w:marLeft w:val="640"/>
          <w:marRight w:val="0"/>
          <w:marTop w:val="0"/>
          <w:marBottom w:val="0"/>
          <w:divBdr>
            <w:top w:val="none" w:sz="0" w:space="0" w:color="auto"/>
            <w:left w:val="none" w:sz="0" w:space="0" w:color="auto"/>
            <w:bottom w:val="none" w:sz="0" w:space="0" w:color="auto"/>
            <w:right w:val="none" w:sz="0" w:space="0" w:color="auto"/>
          </w:divBdr>
        </w:div>
        <w:div w:id="2002392942">
          <w:marLeft w:val="640"/>
          <w:marRight w:val="0"/>
          <w:marTop w:val="0"/>
          <w:marBottom w:val="0"/>
          <w:divBdr>
            <w:top w:val="none" w:sz="0" w:space="0" w:color="auto"/>
            <w:left w:val="none" w:sz="0" w:space="0" w:color="auto"/>
            <w:bottom w:val="none" w:sz="0" w:space="0" w:color="auto"/>
            <w:right w:val="none" w:sz="0" w:space="0" w:color="auto"/>
          </w:divBdr>
        </w:div>
        <w:div w:id="2011713955">
          <w:marLeft w:val="640"/>
          <w:marRight w:val="0"/>
          <w:marTop w:val="0"/>
          <w:marBottom w:val="0"/>
          <w:divBdr>
            <w:top w:val="none" w:sz="0" w:space="0" w:color="auto"/>
            <w:left w:val="none" w:sz="0" w:space="0" w:color="auto"/>
            <w:bottom w:val="none" w:sz="0" w:space="0" w:color="auto"/>
            <w:right w:val="none" w:sz="0" w:space="0" w:color="auto"/>
          </w:divBdr>
        </w:div>
        <w:div w:id="2023776412">
          <w:marLeft w:val="640"/>
          <w:marRight w:val="0"/>
          <w:marTop w:val="0"/>
          <w:marBottom w:val="0"/>
          <w:divBdr>
            <w:top w:val="none" w:sz="0" w:space="0" w:color="auto"/>
            <w:left w:val="none" w:sz="0" w:space="0" w:color="auto"/>
            <w:bottom w:val="none" w:sz="0" w:space="0" w:color="auto"/>
            <w:right w:val="none" w:sz="0" w:space="0" w:color="auto"/>
          </w:divBdr>
        </w:div>
        <w:div w:id="2037921952">
          <w:marLeft w:val="640"/>
          <w:marRight w:val="0"/>
          <w:marTop w:val="0"/>
          <w:marBottom w:val="0"/>
          <w:divBdr>
            <w:top w:val="none" w:sz="0" w:space="0" w:color="auto"/>
            <w:left w:val="none" w:sz="0" w:space="0" w:color="auto"/>
            <w:bottom w:val="none" w:sz="0" w:space="0" w:color="auto"/>
            <w:right w:val="none" w:sz="0" w:space="0" w:color="auto"/>
          </w:divBdr>
        </w:div>
        <w:div w:id="2049992504">
          <w:marLeft w:val="640"/>
          <w:marRight w:val="0"/>
          <w:marTop w:val="0"/>
          <w:marBottom w:val="0"/>
          <w:divBdr>
            <w:top w:val="none" w:sz="0" w:space="0" w:color="auto"/>
            <w:left w:val="none" w:sz="0" w:space="0" w:color="auto"/>
            <w:bottom w:val="none" w:sz="0" w:space="0" w:color="auto"/>
            <w:right w:val="none" w:sz="0" w:space="0" w:color="auto"/>
          </w:divBdr>
        </w:div>
        <w:div w:id="2067533453">
          <w:marLeft w:val="640"/>
          <w:marRight w:val="0"/>
          <w:marTop w:val="0"/>
          <w:marBottom w:val="0"/>
          <w:divBdr>
            <w:top w:val="none" w:sz="0" w:space="0" w:color="auto"/>
            <w:left w:val="none" w:sz="0" w:space="0" w:color="auto"/>
            <w:bottom w:val="none" w:sz="0" w:space="0" w:color="auto"/>
            <w:right w:val="none" w:sz="0" w:space="0" w:color="auto"/>
          </w:divBdr>
        </w:div>
        <w:div w:id="2072270571">
          <w:marLeft w:val="640"/>
          <w:marRight w:val="0"/>
          <w:marTop w:val="0"/>
          <w:marBottom w:val="0"/>
          <w:divBdr>
            <w:top w:val="none" w:sz="0" w:space="0" w:color="auto"/>
            <w:left w:val="none" w:sz="0" w:space="0" w:color="auto"/>
            <w:bottom w:val="none" w:sz="0" w:space="0" w:color="auto"/>
            <w:right w:val="none" w:sz="0" w:space="0" w:color="auto"/>
          </w:divBdr>
        </w:div>
        <w:div w:id="2080243839">
          <w:marLeft w:val="640"/>
          <w:marRight w:val="0"/>
          <w:marTop w:val="0"/>
          <w:marBottom w:val="0"/>
          <w:divBdr>
            <w:top w:val="none" w:sz="0" w:space="0" w:color="auto"/>
            <w:left w:val="none" w:sz="0" w:space="0" w:color="auto"/>
            <w:bottom w:val="none" w:sz="0" w:space="0" w:color="auto"/>
            <w:right w:val="none" w:sz="0" w:space="0" w:color="auto"/>
          </w:divBdr>
        </w:div>
        <w:div w:id="2114546632">
          <w:marLeft w:val="640"/>
          <w:marRight w:val="0"/>
          <w:marTop w:val="0"/>
          <w:marBottom w:val="0"/>
          <w:divBdr>
            <w:top w:val="none" w:sz="0" w:space="0" w:color="auto"/>
            <w:left w:val="none" w:sz="0" w:space="0" w:color="auto"/>
            <w:bottom w:val="none" w:sz="0" w:space="0" w:color="auto"/>
            <w:right w:val="none" w:sz="0" w:space="0" w:color="auto"/>
          </w:divBdr>
        </w:div>
        <w:div w:id="2133552584">
          <w:marLeft w:val="640"/>
          <w:marRight w:val="0"/>
          <w:marTop w:val="0"/>
          <w:marBottom w:val="0"/>
          <w:divBdr>
            <w:top w:val="none" w:sz="0" w:space="0" w:color="auto"/>
            <w:left w:val="none" w:sz="0" w:space="0" w:color="auto"/>
            <w:bottom w:val="none" w:sz="0" w:space="0" w:color="auto"/>
            <w:right w:val="none" w:sz="0" w:space="0" w:color="auto"/>
          </w:divBdr>
        </w:div>
      </w:divsChild>
    </w:div>
    <w:div w:id="1481733691">
      <w:bodyDiv w:val="1"/>
      <w:marLeft w:val="0"/>
      <w:marRight w:val="0"/>
      <w:marTop w:val="0"/>
      <w:marBottom w:val="0"/>
      <w:divBdr>
        <w:top w:val="none" w:sz="0" w:space="0" w:color="auto"/>
        <w:left w:val="none" w:sz="0" w:space="0" w:color="auto"/>
        <w:bottom w:val="none" w:sz="0" w:space="0" w:color="auto"/>
        <w:right w:val="none" w:sz="0" w:space="0" w:color="auto"/>
      </w:divBdr>
      <w:divsChild>
        <w:div w:id="43600346">
          <w:marLeft w:val="640"/>
          <w:marRight w:val="0"/>
          <w:marTop w:val="0"/>
          <w:marBottom w:val="0"/>
          <w:divBdr>
            <w:top w:val="none" w:sz="0" w:space="0" w:color="auto"/>
            <w:left w:val="none" w:sz="0" w:space="0" w:color="auto"/>
            <w:bottom w:val="none" w:sz="0" w:space="0" w:color="auto"/>
            <w:right w:val="none" w:sz="0" w:space="0" w:color="auto"/>
          </w:divBdr>
        </w:div>
        <w:div w:id="51316155">
          <w:marLeft w:val="640"/>
          <w:marRight w:val="0"/>
          <w:marTop w:val="0"/>
          <w:marBottom w:val="0"/>
          <w:divBdr>
            <w:top w:val="none" w:sz="0" w:space="0" w:color="auto"/>
            <w:left w:val="none" w:sz="0" w:space="0" w:color="auto"/>
            <w:bottom w:val="none" w:sz="0" w:space="0" w:color="auto"/>
            <w:right w:val="none" w:sz="0" w:space="0" w:color="auto"/>
          </w:divBdr>
        </w:div>
        <w:div w:id="96022027">
          <w:marLeft w:val="640"/>
          <w:marRight w:val="0"/>
          <w:marTop w:val="0"/>
          <w:marBottom w:val="0"/>
          <w:divBdr>
            <w:top w:val="none" w:sz="0" w:space="0" w:color="auto"/>
            <w:left w:val="none" w:sz="0" w:space="0" w:color="auto"/>
            <w:bottom w:val="none" w:sz="0" w:space="0" w:color="auto"/>
            <w:right w:val="none" w:sz="0" w:space="0" w:color="auto"/>
          </w:divBdr>
        </w:div>
        <w:div w:id="96952578">
          <w:marLeft w:val="640"/>
          <w:marRight w:val="0"/>
          <w:marTop w:val="0"/>
          <w:marBottom w:val="0"/>
          <w:divBdr>
            <w:top w:val="none" w:sz="0" w:space="0" w:color="auto"/>
            <w:left w:val="none" w:sz="0" w:space="0" w:color="auto"/>
            <w:bottom w:val="none" w:sz="0" w:space="0" w:color="auto"/>
            <w:right w:val="none" w:sz="0" w:space="0" w:color="auto"/>
          </w:divBdr>
        </w:div>
        <w:div w:id="137192894">
          <w:marLeft w:val="640"/>
          <w:marRight w:val="0"/>
          <w:marTop w:val="0"/>
          <w:marBottom w:val="0"/>
          <w:divBdr>
            <w:top w:val="none" w:sz="0" w:space="0" w:color="auto"/>
            <w:left w:val="none" w:sz="0" w:space="0" w:color="auto"/>
            <w:bottom w:val="none" w:sz="0" w:space="0" w:color="auto"/>
            <w:right w:val="none" w:sz="0" w:space="0" w:color="auto"/>
          </w:divBdr>
        </w:div>
        <w:div w:id="167641917">
          <w:marLeft w:val="640"/>
          <w:marRight w:val="0"/>
          <w:marTop w:val="0"/>
          <w:marBottom w:val="0"/>
          <w:divBdr>
            <w:top w:val="none" w:sz="0" w:space="0" w:color="auto"/>
            <w:left w:val="none" w:sz="0" w:space="0" w:color="auto"/>
            <w:bottom w:val="none" w:sz="0" w:space="0" w:color="auto"/>
            <w:right w:val="none" w:sz="0" w:space="0" w:color="auto"/>
          </w:divBdr>
        </w:div>
        <w:div w:id="171260877">
          <w:marLeft w:val="640"/>
          <w:marRight w:val="0"/>
          <w:marTop w:val="0"/>
          <w:marBottom w:val="0"/>
          <w:divBdr>
            <w:top w:val="none" w:sz="0" w:space="0" w:color="auto"/>
            <w:left w:val="none" w:sz="0" w:space="0" w:color="auto"/>
            <w:bottom w:val="none" w:sz="0" w:space="0" w:color="auto"/>
            <w:right w:val="none" w:sz="0" w:space="0" w:color="auto"/>
          </w:divBdr>
        </w:div>
        <w:div w:id="210581835">
          <w:marLeft w:val="640"/>
          <w:marRight w:val="0"/>
          <w:marTop w:val="0"/>
          <w:marBottom w:val="0"/>
          <w:divBdr>
            <w:top w:val="none" w:sz="0" w:space="0" w:color="auto"/>
            <w:left w:val="none" w:sz="0" w:space="0" w:color="auto"/>
            <w:bottom w:val="none" w:sz="0" w:space="0" w:color="auto"/>
            <w:right w:val="none" w:sz="0" w:space="0" w:color="auto"/>
          </w:divBdr>
        </w:div>
        <w:div w:id="243422430">
          <w:marLeft w:val="640"/>
          <w:marRight w:val="0"/>
          <w:marTop w:val="0"/>
          <w:marBottom w:val="0"/>
          <w:divBdr>
            <w:top w:val="none" w:sz="0" w:space="0" w:color="auto"/>
            <w:left w:val="none" w:sz="0" w:space="0" w:color="auto"/>
            <w:bottom w:val="none" w:sz="0" w:space="0" w:color="auto"/>
            <w:right w:val="none" w:sz="0" w:space="0" w:color="auto"/>
          </w:divBdr>
        </w:div>
        <w:div w:id="249194949">
          <w:marLeft w:val="640"/>
          <w:marRight w:val="0"/>
          <w:marTop w:val="0"/>
          <w:marBottom w:val="0"/>
          <w:divBdr>
            <w:top w:val="none" w:sz="0" w:space="0" w:color="auto"/>
            <w:left w:val="none" w:sz="0" w:space="0" w:color="auto"/>
            <w:bottom w:val="none" w:sz="0" w:space="0" w:color="auto"/>
            <w:right w:val="none" w:sz="0" w:space="0" w:color="auto"/>
          </w:divBdr>
        </w:div>
        <w:div w:id="302391544">
          <w:marLeft w:val="640"/>
          <w:marRight w:val="0"/>
          <w:marTop w:val="0"/>
          <w:marBottom w:val="0"/>
          <w:divBdr>
            <w:top w:val="none" w:sz="0" w:space="0" w:color="auto"/>
            <w:left w:val="none" w:sz="0" w:space="0" w:color="auto"/>
            <w:bottom w:val="none" w:sz="0" w:space="0" w:color="auto"/>
            <w:right w:val="none" w:sz="0" w:space="0" w:color="auto"/>
          </w:divBdr>
        </w:div>
        <w:div w:id="302656621">
          <w:marLeft w:val="640"/>
          <w:marRight w:val="0"/>
          <w:marTop w:val="0"/>
          <w:marBottom w:val="0"/>
          <w:divBdr>
            <w:top w:val="none" w:sz="0" w:space="0" w:color="auto"/>
            <w:left w:val="none" w:sz="0" w:space="0" w:color="auto"/>
            <w:bottom w:val="none" w:sz="0" w:space="0" w:color="auto"/>
            <w:right w:val="none" w:sz="0" w:space="0" w:color="auto"/>
          </w:divBdr>
        </w:div>
        <w:div w:id="326565926">
          <w:marLeft w:val="640"/>
          <w:marRight w:val="0"/>
          <w:marTop w:val="0"/>
          <w:marBottom w:val="0"/>
          <w:divBdr>
            <w:top w:val="none" w:sz="0" w:space="0" w:color="auto"/>
            <w:left w:val="none" w:sz="0" w:space="0" w:color="auto"/>
            <w:bottom w:val="none" w:sz="0" w:space="0" w:color="auto"/>
            <w:right w:val="none" w:sz="0" w:space="0" w:color="auto"/>
          </w:divBdr>
        </w:div>
        <w:div w:id="334500354">
          <w:marLeft w:val="640"/>
          <w:marRight w:val="0"/>
          <w:marTop w:val="0"/>
          <w:marBottom w:val="0"/>
          <w:divBdr>
            <w:top w:val="none" w:sz="0" w:space="0" w:color="auto"/>
            <w:left w:val="none" w:sz="0" w:space="0" w:color="auto"/>
            <w:bottom w:val="none" w:sz="0" w:space="0" w:color="auto"/>
            <w:right w:val="none" w:sz="0" w:space="0" w:color="auto"/>
          </w:divBdr>
        </w:div>
        <w:div w:id="340011687">
          <w:marLeft w:val="640"/>
          <w:marRight w:val="0"/>
          <w:marTop w:val="0"/>
          <w:marBottom w:val="0"/>
          <w:divBdr>
            <w:top w:val="none" w:sz="0" w:space="0" w:color="auto"/>
            <w:left w:val="none" w:sz="0" w:space="0" w:color="auto"/>
            <w:bottom w:val="none" w:sz="0" w:space="0" w:color="auto"/>
            <w:right w:val="none" w:sz="0" w:space="0" w:color="auto"/>
          </w:divBdr>
        </w:div>
        <w:div w:id="342828530">
          <w:marLeft w:val="640"/>
          <w:marRight w:val="0"/>
          <w:marTop w:val="0"/>
          <w:marBottom w:val="0"/>
          <w:divBdr>
            <w:top w:val="none" w:sz="0" w:space="0" w:color="auto"/>
            <w:left w:val="none" w:sz="0" w:space="0" w:color="auto"/>
            <w:bottom w:val="none" w:sz="0" w:space="0" w:color="auto"/>
            <w:right w:val="none" w:sz="0" w:space="0" w:color="auto"/>
          </w:divBdr>
        </w:div>
        <w:div w:id="376243911">
          <w:marLeft w:val="640"/>
          <w:marRight w:val="0"/>
          <w:marTop w:val="0"/>
          <w:marBottom w:val="0"/>
          <w:divBdr>
            <w:top w:val="none" w:sz="0" w:space="0" w:color="auto"/>
            <w:left w:val="none" w:sz="0" w:space="0" w:color="auto"/>
            <w:bottom w:val="none" w:sz="0" w:space="0" w:color="auto"/>
            <w:right w:val="none" w:sz="0" w:space="0" w:color="auto"/>
          </w:divBdr>
        </w:div>
        <w:div w:id="407464438">
          <w:marLeft w:val="640"/>
          <w:marRight w:val="0"/>
          <w:marTop w:val="0"/>
          <w:marBottom w:val="0"/>
          <w:divBdr>
            <w:top w:val="none" w:sz="0" w:space="0" w:color="auto"/>
            <w:left w:val="none" w:sz="0" w:space="0" w:color="auto"/>
            <w:bottom w:val="none" w:sz="0" w:space="0" w:color="auto"/>
            <w:right w:val="none" w:sz="0" w:space="0" w:color="auto"/>
          </w:divBdr>
        </w:div>
        <w:div w:id="414593970">
          <w:marLeft w:val="640"/>
          <w:marRight w:val="0"/>
          <w:marTop w:val="0"/>
          <w:marBottom w:val="0"/>
          <w:divBdr>
            <w:top w:val="none" w:sz="0" w:space="0" w:color="auto"/>
            <w:left w:val="none" w:sz="0" w:space="0" w:color="auto"/>
            <w:bottom w:val="none" w:sz="0" w:space="0" w:color="auto"/>
            <w:right w:val="none" w:sz="0" w:space="0" w:color="auto"/>
          </w:divBdr>
        </w:div>
        <w:div w:id="429666057">
          <w:marLeft w:val="640"/>
          <w:marRight w:val="0"/>
          <w:marTop w:val="0"/>
          <w:marBottom w:val="0"/>
          <w:divBdr>
            <w:top w:val="none" w:sz="0" w:space="0" w:color="auto"/>
            <w:left w:val="none" w:sz="0" w:space="0" w:color="auto"/>
            <w:bottom w:val="none" w:sz="0" w:space="0" w:color="auto"/>
            <w:right w:val="none" w:sz="0" w:space="0" w:color="auto"/>
          </w:divBdr>
        </w:div>
        <w:div w:id="458574665">
          <w:marLeft w:val="640"/>
          <w:marRight w:val="0"/>
          <w:marTop w:val="0"/>
          <w:marBottom w:val="0"/>
          <w:divBdr>
            <w:top w:val="none" w:sz="0" w:space="0" w:color="auto"/>
            <w:left w:val="none" w:sz="0" w:space="0" w:color="auto"/>
            <w:bottom w:val="none" w:sz="0" w:space="0" w:color="auto"/>
            <w:right w:val="none" w:sz="0" w:space="0" w:color="auto"/>
          </w:divBdr>
        </w:div>
        <w:div w:id="498812556">
          <w:marLeft w:val="640"/>
          <w:marRight w:val="0"/>
          <w:marTop w:val="0"/>
          <w:marBottom w:val="0"/>
          <w:divBdr>
            <w:top w:val="none" w:sz="0" w:space="0" w:color="auto"/>
            <w:left w:val="none" w:sz="0" w:space="0" w:color="auto"/>
            <w:bottom w:val="none" w:sz="0" w:space="0" w:color="auto"/>
            <w:right w:val="none" w:sz="0" w:space="0" w:color="auto"/>
          </w:divBdr>
        </w:div>
        <w:div w:id="538208323">
          <w:marLeft w:val="640"/>
          <w:marRight w:val="0"/>
          <w:marTop w:val="0"/>
          <w:marBottom w:val="0"/>
          <w:divBdr>
            <w:top w:val="none" w:sz="0" w:space="0" w:color="auto"/>
            <w:left w:val="none" w:sz="0" w:space="0" w:color="auto"/>
            <w:bottom w:val="none" w:sz="0" w:space="0" w:color="auto"/>
            <w:right w:val="none" w:sz="0" w:space="0" w:color="auto"/>
          </w:divBdr>
        </w:div>
        <w:div w:id="580796797">
          <w:marLeft w:val="640"/>
          <w:marRight w:val="0"/>
          <w:marTop w:val="0"/>
          <w:marBottom w:val="0"/>
          <w:divBdr>
            <w:top w:val="none" w:sz="0" w:space="0" w:color="auto"/>
            <w:left w:val="none" w:sz="0" w:space="0" w:color="auto"/>
            <w:bottom w:val="none" w:sz="0" w:space="0" w:color="auto"/>
            <w:right w:val="none" w:sz="0" w:space="0" w:color="auto"/>
          </w:divBdr>
        </w:div>
        <w:div w:id="632488732">
          <w:marLeft w:val="640"/>
          <w:marRight w:val="0"/>
          <w:marTop w:val="0"/>
          <w:marBottom w:val="0"/>
          <w:divBdr>
            <w:top w:val="none" w:sz="0" w:space="0" w:color="auto"/>
            <w:left w:val="none" w:sz="0" w:space="0" w:color="auto"/>
            <w:bottom w:val="none" w:sz="0" w:space="0" w:color="auto"/>
            <w:right w:val="none" w:sz="0" w:space="0" w:color="auto"/>
          </w:divBdr>
        </w:div>
        <w:div w:id="659236910">
          <w:marLeft w:val="640"/>
          <w:marRight w:val="0"/>
          <w:marTop w:val="0"/>
          <w:marBottom w:val="0"/>
          <w:divBdr>
            <w:top w:val="none" w:sz="0" w:space="0" w:color="auto"/>
            <w:left w:val="none" w:sz="0" w:space="0" w:color="auto"/>
            <w:bottom w:val="none" w:sz="0" w:space="0" w:color="auto"/>
            <w:right w:val="none" w:sz="0" w:space="0" w:color="auto"/>
          </w:divBdr>
        </w:div>
        <w:div w:id="660502825">
          <w:marLeft w:val="640"/>
          <w:marRight w:val="0"/>
          <w:marTop w:val="0"/>
          <w:marBottom w:val="0"/>
          <w:divBdr>
            <w:top w:val="none" w:sz="0" w:space="0" w:color="auto"/>
            <w:left w:val="none" w:sz="0" w:space="0" w:color="auto"/>
            <w:bottom w:val="none" w:sz="0" w:space="0" w:color="auto"/>
            <w:right w:val="none" w:sz="0" w:space="0" w:color="auto"/>
          </w:divBdr>
        </w:div>
        <w:div w:id="682972108">
          <w:marLeft w:val="640"/>
          <w:marRight w:val="0"/>
          <w:marTop w:val="0"/>
          <w:marBottom w:val="0"/>
          <w:divBdr>
            <w:top w:val="none" w:sz="0" w:space="0" w:color="auto"/>
            <w:left w:val="none" w:sz="0" w:space="0" w:color="auto"/>
            <w:bottom w:val="none" w:sz="0" w:space="0" w:color="auto"/>
            <w:right w:val="none" w:sz="0" w:space="0" w:color="auto"/>
          </w:divBdr>
        </w:div>
        <w:div w:id="689111184">
          <w:marLeft w:val="640"/>
          <w:marRight w:val="0"/>
          <w:marTop w:val="0"/>
          <w:marBottom w:val="0"/>
          <w:divBdr>
            <w:top w:val="none" w:sz="0" w:space="0" w:color="auto"/>
            <w:left w:val="none" w:sz="0" w:space="0" w:color="auto"/>
            <w:bottom w:val="none" w:sz="0" w:space="0" w:color="auto"/>
            <w:right w:val="none" w:sz="0" w:space="0" w:color="auto"/>
          </w:divBdr>
        </w:div>
        <w:div w:id="708602736">
          <w:marLeft w:val="640"/>
          <w:marRight w:val="0"/>
          <w:marTop w:val="0"/>
          <w:marBottom w:val="0"/>
          <w:divBdr>
            <w:top w:val="none" w:sz="0" w:space="0" w:color="auto"/>
            <w:left w:val="none" w:sz="0" w:space="0" w:color="auto"/>
            <w:bottom w:val="none" w:sz="0" w:space="0" w:color="auto"/>
            <w:right w:val="none" w:sz="0" w:space="0" w:color="auto"/>
          </w:divBdr>
        </w:div>
        <w:div w:id="721489601">
          <w:marLeft w:val="640"/>
          <w:marRight w:val="0"/>
          <w:marTop w:val="0"/>
          <w:marBottom w:val="0"/>
          <w:divBdr>
            <w:top w:val="none" w:sz="0" w:space="0" w:color="auto"/>
            <w:left w:val="none" w:sz="0" w:space="0" w:color="auto"/>
            <w:bottom w:val="none" w:sz="0" w:space="0" w:color="auto"/>
            <w:right w:val="none" w:sz="0" w:space="0" w:color="auto"/>
          </w:divBdr>
        </w:div>
        <w:div w:id="771630530">
          <w:marLeft w:val="640"/>
          <w:marRight w:val="0"/>
          <w:marTop w:val="0"/>
          <w:marBottom w:val="0"/>
          <w:divBdr>
            <w:top w:val="none" w:sz="0" w:space="0" w:color="auto"/>
            <w:left w:val="none" w:sz="0" w:space="0" w:color="auto"/>
            <w:bottom w:val="none" w:sz="0" w:space="0" w:color="auto"/>
            <w:right w:val="none" w:sz="0" w:space="0" w:color="auto"/>
          </w:divBdr>
        </w:div>
        <w:div w:id="791747962">
          <w:marLeft w:val="640"/>
          <w:marRight w:val="0"/>
          <w:marTop w:val="0"/>
          <w:marBottom w:val="0"/>
          <w:divBdr>
            <w:top w:val="none" w:sz="0" w:space="0" w:color="auto"/>
            <w:left w:val="none" w:sz="0" w:space="0" w:color="auto"/>
            <w:bottom w:val="none" w:sz="0" w:space="0" w:color="auto"/>
            <w:right w:val="none" w:sz="0" w:space="0" w:color="auto"/>
          </w:divBdr>
        </w:div>
        <w:div w:id="791825043">
          <w:marLeft w:val="640"/>
          <w:marRight w:val="0"/>
          <w:marTop w:val="0"/>
          <w:marBottom w:val="0"/>
          <w:divBdr>
            <w:top w:val="none" w:sz="0" w:space="0" w:color="auto"/>
            <w:left w:val="none" w:sz="0" w:space="0" w:color="auto"/>
            <w:bottom w:val="none" w:sz="0" w:space="0" w:color="auto"/>
            <w:right w:val="none" w:sz="0" w:space="0" w:color="auto"/>
          </w:divBdr>
        </w:div>
        <w:div w:id="826283981">
          <w:marLeft w:val="640"/>
          <w:marRight w:val="0"/>
          <w:marTop w:val="0"/>
          <w:marBottom w:val="0"/>
          <w:divBdr>
            <w:top w:val="none" w:sz="0" w:space="0" w:color="auto"/>
            <w:left w:val="none" w:sz="0" w:space="0" w:color="auto"/>
            <w:bottom w:val="none" w:sz="0" w:space="0" w:color="auto"/>
            <w:right w:val="none" w:sz="0" w:space="0" w:color="auto"/>
          </w:divBdr>
        </w:div>
        <w:div w:id="830487787">
          <w:marLeft w:val="640"/>
          <w:marRight w:val="0"/>
          <w:marTop w:val="0"/>
          <w:marBottom w:val="0"/>
          <w:divBdr>
            <w:top w:val="none" w:sz="0" w:space="0" w:color="auto"/>
            <w:left w:val="none" w:sz="0" w:space="0" w:color="auto"/>
            <w:bottom w:val="none" w:sz="0" w:space="0" w:color="auto"/>
            <w:right w:val="none" w:sz="0" w:space="0" w:color="auto"/>
          </w:divBdr>
        </w:div>
        <w:div w:id="849105810">
          <w:marLeft w:val="640"/>
          <w:marRight w:val="0"/>
          <w:marTop w:val="0"/>
          <w:marBottom w:val="0"/>
          <w:divBdr>
            <w:top w:val="none" w:sz="0" w:space="0" w:color="auto"/>
            <w:left w:val="none" w:sz="0" w:space="0" w:color="auto"/>
            <w:bottom w:val="none" w:sz="0" w:space="0" w:color="auto"/>
            <w:right w:val="none" w:sz="0" w:space="0" w:color="auto"/>
          </w:divBdr>
        </w:div>
        <w:div w:id="866796374">
          <w:marLeft w:val="640"/>
          <w:marRight w:val="0"/>
          <w:marTop w:val="0"/>
          <w:marBottom w:val="0"/>
          <w:divBdr>
            <w:top w:val="none" w:sz="0" w:space="0" w:color="auto"/>
            <w:left w:val="none" w:sz="0" w:space="0" w:color="auto"/>
            <w:bottom w:val="none" w:sz="0" w:space="0" w:color="auto"/>
            <w:right w:val="none" w:sz="0" w:space="0" w:color="auto"/>
          </w:divBdr>
        </w:div>
        <w:div w:id="888803588">
          <w:marLeft w:val="640"/>
          <w:marRight w:val="0"/>
          <w:marTop w:val="0"/>
          <w:marBottom w:val="0"/>
          <w:divBdr>
            <w:top w:val="none" w:sz="0" w:space="0" w:color="auto"/>
            <w:left w:val="none" w:sz="0" w:space="0" w:color="auto"/>
            <w:bottom w:val="none" w:sz="0" w:space="0" w:color="auto"/>
            <w:right w:val="none" w:sz="0" w:space="0" w:color="auto"/>
          </w:divBdr>
        </w:div>
        <w:div w:id="895699837">
          <w:marLeft w:val="640"/>
          <w:marRight w:val="0"/>
          <w:marTop w:val="0"/>
          <w:marBottom w:val="0"/>
          <w:divBdr>
            <w:top w:val="none" w:sz="0" w:space="0" w:color="auto"/>
            <w:left w:val="none" w:sz="0" w:space="0" w:color="auto"/>
            <w:bottom w:val="none" w:sz="0" w:space="0" w:color="auto"/>
            <w:right w:val="none" w:sz="0" w:space="0" w:color="auto"/>
          </w:divBdr>
        </w:div>
        <w:div w:id="964122996">
          <w:marLeft w:val="640"/>
          <w:marRight w:val="0"/>
          <w:marTop w:val="0"/>
          <w:marBottom w:val="0"/>
          <w:divBdr>
            <w:top w:val="none" w:sz="0" w:space="0" w:color="auto"/>
            <w:left w:val="none" w:sz="0" w:space="0" w:color="auto"/>
            <w:bottom w:val="none" w:sz="0" w:space="0" w:color="auto"/>
            <w:right w:val="none" w:sz="0" w:space="0" w:color="auto"/>
          </w:divBdr>
        </w:div>
        <w:div w:id="968319941">
          <w:marLeft w:val="640"/>
          <w:marRight w:val="0"/>
          <w:marTop w:val="0"/>
          <w:marBottom w:val="0"/>
          <w:divBdr>
            <w:top w:val="none" w:sz="0" w:space="0" w:color="auto"/>
            <w:left w:val="none" w:sz="0" w:space="0" w:color="auto"/>
            <w:bottom w:val="none" w:sz="0" w:space="0" w:color="auto"/>
            <w:right w:val="none" w:sz="0" w:space="0" w:color="auto"/>
          </w:divBdr>
        </w:div>
        <w:div w:id="1004239917">
          <w:marLeft w:val="640"/>
          <w:marRight w:val="0"/>
          <w:marTop w:val="0"/>
          <w:marBottom w:val="0"/>
          <w:divBdr>
            <w:top w:val="none" w:sz="0" w:space="0" w:color="auto"/>
            <w:left w:val="none" w:sz="0" w:space="0" w:color="auto"/>
            <w:bottom w:val="none" w:sz="0" w:space="0" w:color="auto"/>
            <w:right w:val="none" w:sz="0" w:space="0" w:color="auto"/>
          </w:divBdr>
        </w:div>
        <w:div w:id="1083188926">
          <w:marLeft w:val="640"/>
          <w:marRight w:val="0"/>
          <w:marTop w:val="0"/>
          <w:marBottom w:val="0"/>
          <w:divBdr>
            <w:top w:val="none" w:sz="0" w:space="0" w:color="auto"/>
            <w:left w:val="none" w:sz="0" w:space="0" w:color="auto"/>
            <w:bottom w:val="none" w:sz="0" w:space="0" w:color="auto"/>
            <w:right w:val="none" w:sz="0" w:space="0" w:color="auto"/>
          </w:divBdr>
        </w:div>
        <w:div w:id="1084378403">
          <w:marLeft w:val="640"/>
          <w:marRight w:val="0"/>
          <w:marTop w:val="0"/>
          <w:marBottom w:val="0"/>
          <w:divBdr>
            <w:top w:val="none" w:sz="0" w:space="0" w:color="auto"/>
            <w:left w:val="none" w:sz="0" w:space="0" w:color="auto"/>
            <w:bottom w:val="none" w:sz="0" w:space="0" w:color="auto"/>
            <w:right w:val="none" w:sz="0" w:space="0" w:color="auto"/>
          </w:divBdr>
        </w:div>
        <w:div w:id="1095129802">
          <w:marLeft w:val="640"/>
          <w:marRight w:val="0"/>
          <w:marTop w:val="0"/>
          <w:marBottom w:val="0"/>
          <w:divBdr>
            <w:top w:val="none" w:sz="0" w:space="0" w:color="auto"/>
            <w:left w:val="none" w:sz="0" w:space="0" w:color="auto"/>
            <w:bottom w:val="none" w:sz="0" w:space="0" w:color="auto"/>
            <w:right w:val="none" w:sz="0" w:space="0" w:color="auto"/>
          </w:divBdr>
        </w:div>
        <w:div w:id="1126002781">
          <w:marLeft w:val="640"/>
          <w:marRight w:val="0"/>
          <w:marTop w:val="0"/>
          <w:marBottom w:val="0"/>
          <w:divBdr>
            <w:top w:val="none" w:sz="0" w:space="0" w:color="auto"/>
            <w:left w:val="none" w:sz="0" w:space="0" w:color="auto"/>
            <w:bottom w:val="none" w:sz="0" w:space="0" w:color="auto"/>
            <w:right w:val="none" w:sz="0" w:space="0" w:color="auto"/>
          </w:divBdr>
        </w:div>
        <w:div w:id="1129935205">
          <w:marLeft w:val="640"/>
          <w:marRight w:val="0"/>
          <w:marTop w:val="0"/>
          <w:marBottom w:val="0"/>
          <w:divBdr>
            <w:top w:val="none" w:sz="0" w:space="0" w:color="auto"/>
            <w:left w:val="none" w:sz="0" w:space="0" w:color="auto"/>
            <w:bottom w:val="none" w:sz="0" w:space="0" w:color="auto"/>
            <w:right w:val="none" w:sz="0" w:space="0" w:color="auto"/>
          </w:divBdr>
        </w:div>
        <w:div w:id="1134983111">
          <w:marLeft w:val="640"/>
          <w:marRight w:val="0"/>
          <w:marTop w:val="0"/>
          <w:marBottom w:val="0"/>
          <w:divBdr>
            <w:top w:val="none" w:sz="0" w:space="0" w:color="auto"/>
            <w:left w:val="none" w:sz="0" w:space="0" w:color="auto"/>
            <w:bottom w:val="none" w:sz="0" w:space="0" w:color="auto"/>
            <w:right w:val="none" w:sz="0" w:space="0" w:color="auto"/>
          </w:divBdr>
        </w:div>
        <w:div w:id="1147934167">
          <w:marLeft w:val="640"/>
          <w:marRight w:val="0"/>
          <w:marTop w:val="0"/>
          <w:marBottom w:val="0"/>
          <w:divBdr>
            <w:top w:val="none" w:sz="0" w:space="0" w:color="auto"/>
            <w:left w:val="none" w:sz="0" w:space="0" w:color="auto"/>
            <w:bottom w:val="none" w:sz="0" w:space="0" w:color="auto"/>
            <w:right w:val="none" w:sz="0" w:space="0" w:color="auto"/>
          </w:divBdr>
        </w:div>
        <w:div w:id="1164662459">
          <w:marLeft w:val="640"/>
          <w:marRight w:val="0"/>
          <w:marTop w:val="0"/>
          <w:marBottom w:val="0"/>
          <w:divBdr>
            <w:top w:val="none" w:sz="0" w:space="0" w:color="auto"/>
            <w:left w:val="none" w:sz="0" w:space="0" w:color="auto"/>
            <w:bottom w:val="none" w:sz="0" w:space="0" w:color="auto"/>
            <w:right w:val="none" w:sz="0" w:space="0" w:color="auto"/>
          </w:divBdr>
        </w:div>
        <w:div w:id="1168251530">
          <w:marLeft w:val="640"/>
          <w:marRight w:val="0"/>
          <w:marTop w:val="0"/>
          <w:marBottom w:val="0"/>
          <w:divBdr>
            <w:top w:val="none" w:sz="0" w:space="0" w:color="auto"/>
            <w:left w:val="none" w:sz="0" w:space="0" w:color="auto"/>
            <w:bottom w:val="none" w:sz="0" w:space="0" w:color="auto"/>
            <w:right w:val="none" w:sz="0" w:space="0" w:color="auto"/>
          </w:divBdr>
        </w:div>
        <w:div w:id="1192308115">
          <w:marLeft w:val="640"/>
          <w:marRight w:val="0"/>
          <w:marTop w:val="0"/>
          <w:marBottom w:val="0"/>
          <w:divBdr>
            <w:top w:val="none" w:sz="0" w:space="0" w:color="auto"/>
            <w:left w:val="none" w:sz="0" w:space="0" w:color="auto"/>
            <w:bottom w:val="none" w:sz="0" w:space="0" w:color="auto"/>
            <w:right w:val="none" w:sz="0" w:space="0" w:color="auto"/>
          </w:divBdr>
        </w:div>
        <w:div w:id="1213467847">
          <w:marLeft w:val="640"/>
          <w:marRight w:val="0"/>
          <w:marTop w:val="0"/>
          <w:marBottom w:val="0"/>
          <w:divBdr>
            <w:top w:val="none" w:sz="0" w:space="0" w:color="auto"/>
            <w:left w:val="none" w:sz="0" w:space="0" w:color="auto"/>
            <w:bottom w:val="none" w:sz="0" w:space="0" w:color="auto"/>
            <w:right w:val="none" w:sz="0" w:space="0" w:color="auto"/>
          </w:divBdr>
        </w:div>
        <w:div w:id="1219168465">
          <w:marLeft w:val="640"/>
          <w:marRight w:val="0"/>
          <w:marTop w:val="0"/>
          <w:marBottom w:val="0"/>
          <w:divBdr>
            <w:top w:val="none" w:sz="0" w:space="0" w:color="auto"/>
            <w:left w:val="none" w:sz="0" w:space="0" w:color="auto"/>
            <w:bottom w:val="none" w:sz="0" w:space="0" w:color="auto"/>
            <w:right w:val="none" w:sz="0" w:space="0" w:color="auto"/>
          </w:divBdr>
        </w:div>
        <w:div w:id="1224828216">
          <w:marLeft w:val="640"/>
          <w:marRight w:val="0"/>
          <w:marTop w:val="0"/>
          <w:marBottom w:val="0"/>
          <w:divBdr>
            <w:top w:val="none" w:sz="0" w:space="0" w:color="auto"/>
            <w:left w:val="none" w:sz="0" w:space="0" w:color="auto"/>
            <w:bottom w:val="none" w:sz="0" w:space="0" w:color="auto"/>
            <w:right w:val="none" w:sz="0" w:space="0" w:color="auto"/>
          </w:divBdr>
        </w:div>
        <w:div w:id="1275747557">
          <w:marLeft w:val="640"/>
          <w:marRight w:val="0"/>
          <w:marTop w:val="0"/>
          <w:marBottom w:val="0"/>
          <w:divBdr>
            <w:top w:val="none" w:sz="0" w:space="0" w:color="auto"/>
            <w:left w:val="none" w:sz="0" w:space="0" w:color="auto"/>
            <w:bottom w:val="none" w:sz="0" w:space="0" w:color="auto"/>
            <w:right w:val="none" w:sz="0" w:space="0" w:color="auto"/>
          </w:divBdr>
        </w:div>
        <w:div w:id="1297491518">
          <w:marLeft w:val="640"/>
          <w:marRight w:val="0"/>
          <w:marTop w:val="0"/>
          <w:marBottom w:val="0"/>
          <w:divBdr>
            <w:top w:val="none" w:sz="0" w:space="0" w:color="auto"/>
            <w:left w:val="none" w:sz="0" w:space="0" w:color="auto"/>
            <w:bottom w:val="none" w:sz="0" w:space="0" w:color="auto"/>
            <w:right w:val="none" w:sz="0" w:space="0" w:color="auto"/>
          </w:divBdr>
        </w:div>
        <w:div w:id="1307590789">
          <w:marLeft w:val="640"/>
          <w:marRight w:val="0"/>
          <w:marTop w:val="0"/>
          <w:marBottom w:val="0"/>
          <w:divBdr>
            <w:top w:val="none" w:sz="0" w:space="0" w:color="auto"/>
            <w:left w:val="none" w:sz="0" w:space="0" w:color="auto"/>
            <w:bottom w:val="none" w:sz="0" w:space="0" w:color="auto"/>
            <w:right w:val="none" w:sz="0" w:space="0" w:color="auto"/>
          </w:divBdr>
        </w:div>
        <w:div w:id="1309440613">
          <w:marLeft w:val="640"/>
          <w:marRight w:val="0"/>
          <w:marTop w:val="0"/>
          <w:marBottom w:val="0"/>
          <w:divBdr>
            <w:top w:val="none" w:sz="0" w:space="0" w:color="auto"/>
            <w:left w:val="none" w:sz="0" w:space="0" w:color="auto"/>
            <w:bottom w:val="none" w:sz="0" w:space="0" w:color="auto"/>
            <w:right w:val="none" w:sz="0" w:space="0" w:color="auto"/>
          </w:divBdr>
        </w:div>
        <w:div w:id="1319380598">
          <w:marLeft w:val="640"/>
          <w:marRight w:val="0"/>
          <w:marTop w:val="0"/>
          <w:marBottom w:val="0"/>
          <w:divBdr>
            <w:top w:val="none" w:sz="0" w:space="0" w:color="auto"/>
            <w:left w:val="none" w:sz="0" w:space="0" w:color="auto"/>
            <w:bottom w:val="none" w:sz="0" w:space="0" w:color="auto"/>
            <w:right w:val="none" w:sz="0" w:space="0" w:color="auto"/>
          </w:divBdr>
        </w:div>
        <w:div w:id="1360547635">
          <w:marLeft w:val="640"/>
          <w:marRight w:val="0"/>
          <w:marTop w:val="0"/>
          <w:marBottom w:val="0"/>
          <w:divBdr>
            <w:top w:val="none" w:sz="0" w:space="0" w:color="auto"/>
            <w:left w:val="none" w:sz="0" w:space="0" w:color="auto"/>
            <w:bottom w:val="none" w:sz="0" w:space="0" w:color="auto"/>
            <w:right w:val="none" w:sz="0" w:space="0" w:color="auto"/>
          </w:divBdr>
        </w:div>
        <w:div w:id="1375934186">
          <w:marLeft w:val="640"/>
          <w:marRight w:val="0"/>
          <w:marTop w:val="0"/>
          <w:marBottom w:val="0"/>
          <w:divBdr>
            <w:top w:val="none" w:sz="0" w:space="0" w:color="auto"/>
            <w:left w:val="none" w:sz="0" w:space="0" w:color="auto"/>
            <w:bottom w:val="none" w:sz="0" w:space="0" w:color="auto"/>
            <w:right w:val="none" w:sz="0" w:space="0" w:color="auto"/>
          </w:divBdr>
        </w:div>
        <w:div w:id="1438404760">
          <w:marLeft w:val="640"/>
          <w:marRight w:val="0"/>
          <w:marTop w:val="0"/>
          <w:marBottom w:val="0"/>
          <w:divBdr>
            <w:top w:val="none" w:sz="0" w:space="0" w:color="auto"/>
            <w:left w:val="none" w:sz="0" w:space="0" w:color="auto"/>
            <w:bottom w:val="none" w:sz="0" w:space="0" w:color="auto"/>
            <w:right w:val="none" w:sz="0" w:space="0" w:color="auto"/>
          </w:divBdr>
        </w:div>
        <w:div w:id="1443377479">
          <w:marLeft w:val="640"/>
          <w:marRight w:val="0"/>
          <w:marTop w:val="0"/>
          <w:marBottom w:val="0"/>
          <w:divBdr>
            <w:top w:val="none" w:sz="0" w:space="0" w:color="auto"/>
            <w:left w:val="none" w:sz="0" w:space="0" w:color="auto"/>
            <w:bottom w:val="none" w:sz="0" w:space="0" w:color="auto"/>
            <w:right w:val="none" w:sz="0" w:space="0" w:color="auto"/>
          </w:divBdr>
        </w:div>
        <w:div w:id="1461919869">
          <w:marLeft w:val="640"/>
          <w:marRight w:val="0"/>
          <w:marTop w:val="0"/>
          <w:marBottom w:val="0"/>
          <w:divBdr>
            <w:top w:val="none" w:sz="0" w:space="0" w:color="auto"/>
            <w:left w:val="none" w:sz="0" w:space="0" w:color="auto"/>
            <w:bottom w:val="none" w:sz="0" w:space="0" w:color="auto"/>
            <w:right w:val="none" w:sz="0" w:space="0" w:color="auto"/>
          </w:divBdr>
        </w:div>
        <w:div w:id="1462262699">
          <w:marLeft w:val="640"/>
          <w:marRight w:val="0"/>
          <w:marTop w:val="0"/>
          <w:marBottom w:val="0"/>
          <w:divBdr>
            <w:top w:val="none" w:sz="0" w:space="0" w:color="auto"/>
            <w:left w:val="none" w:sz="0" w:space="0" w:color="auto"/>
            <w:bottom w:val="none" w:sz="0" w:space="0" w:color="auto"/>
            <w:right w:val="none" w:sz="0" w:space="0" w:color="auto"/>
          </w:divBdr>
        </w:div>
        <w:div w:id="1464035109">
          <w:marLeft w:val="640"/>
          <w:marRight w:val="0"/>
          <w:marTop w:val="0"/>
          <w:marBottom w:val="0"/>
          <w:divBdr>
            <w:top w:val="none" w:sz="0" w:space="0" w:color="auto"/>
            <w:left w:val="none" w:sz="0" w:space="0" w:color="auto"/>
            <w:bottom w:val="none" w:sz="0" w:space="0" w:color="auto"/>
            <w:right w:val="none" w:sz="0" w:space="0" w:color="auto"/>
          </w:divBdr>
        </w:div>
        <w:div w:id="1480419622">
          <w:marLeft w:val="640"/>
          <w:marRight w:val="0"/>
          <w:marTop w:val="0"/>
          <w:marBottom w:val="0"/>
          <w:divBdr>
            <w:top w:val="none" w:sz="0" w:space="0" w:color="auto"/>
            <w:left w:val="none" w:sz="0" w:space="0" w:color="auto"/>
            <w:bottom w:val="none" w:sz="0" w:space="0" w:color="auto"/>
            <w:right w:val="none" w:sz="0" w:space="0" w:color="auto"/>
          </w:divBdr>
        </w:div>
        <w:div w:id="1487282593">
          <w:marLeft w:val="640"/>
          <w:marRight w:val="0"/>
          <w:marTop w:val="0"/>
          <w:marBottom w:val="0"/>
          <w:divBdr>
            <w:top w:val="none" w:sz="0" w:space="0" w:color="auto"/>
            <w:left w:val="none" w:sz="0" w:space="0" w:color="auto"/>
            <w:bottom w:val="none" w:sz="0" w:space="0" w:color="auto"/>
            <w:right w:val="none" w:sz="0" w:space="0" w:color="auto"/>
          </w:divBdr>
        </w:div>
        <w:div w:id="1495103942">
          <w:marLeft w:val="640"/>
          <w:marRight w:val="0"/>
          <w:marTop w:val="0"/>
          <w:marBottom w:val="0"/>
          <w:divBdr>
            <w:top w:val="none" w:sz="0" w:space="0" w:color="auto"/>
            <w:left w:val="none" w:sz="0" w:space="0" w:color="auto"/>
            <w:bottom w:val="none" w:sz="0" w:space="0" w:color="auto"/>
            <w:right w:val="none" w:sz="0" w:space="0" w:color="auto"/>
          </w:divBdr>
        </w:div>
        <w:div w:id="1516579733">
          <w:marLeft w:val="640"/>
          <w:marRight w:val="0"/>
          <w:marTop w:val="0"/>
          <w:marBottom w:val="0"/>
          <w:divBdr>
            <w:top w:val="none" w:sz="0" w:space="0" w:color="auto"/>
            <w:left w:val="none" w:sz="0" w:space="0" w:color="auto"/>
            <w:bottom w:val="none" w:sz="0" w:space="0" w:color="auto"/>
            <w:right w:val="none" w:sz="0" w:space="0" w:color="auto"/>
          </w:divBdr>
        </w:div>
        <w:div w:id="1519780920">
          <w:marLeft w:val="640"/>
          <w:marRight w:val="0"/>
          <w:marTop w:val="0"/>
          <w:marBottom w:val="0"/>
          <w:divBdr>
            <w:top w:val="none" w:sz="0" w:space="0" w:color="auto"/>
            <w:left w:val="none" w:sz="0" w:space="0" w:color="auto"/>
            <w:bottom w:val="none" w:sz="0" w:space="0" w:color="auto"/>
            <w:right w:val="none" w:sz="0" w:space="0" w:color="auto"/>
          </w:divBdr>
        </w:div>
        <w:div w:id="1526485363">
          <w:marLeft w:val="640"/>
          <w:marRight w:val="0"/>
          <w:marTop w:val="0"/>
          <w:marBottom w:val="0"/>
          <w:divBdr>
            <w:top w:val="none" w:sz="0" w:space="0" w:color="auto"/>
            <w:left w:val="none" w:sz="0" w:space="0" w:color="auto"/>
            <w:bottom w:val="none" w:sz="0" w:space="0" w:color="auto"/>
            <w:right w:val="none" w:sz="0" w:space="0" w:color="auto"/>
          </w:divBdr>
        </w:div>
        <w:div w:id="1547260707">
          <w:marLeft w:val="640"/>
          <w:marRight w:val="0"/>
          <w:marTop w:val="0"/>
          <w:marBottom w:val="0"/>
          <w:divBdr>
            <w:top w:val="none" w:sz="0" w:space="0" w:color="auto"/>
            <w:left w:val="none" w:sz="0" w:space="0" w:color="auto"/>
            <w:bottom w:val="none" w:sz="0" w:space="0" w:color="auto"/>
            <w:right w:val="none" w:sz="0" w:space="0" w:color="auto"/>
          </w:divBdr>
        </w:div>
        <w:div w:id="1563709668">
          <w:marLeft w:val="640"/>
          <w:marRight w:val="0"/>
          <w:marTop w:val="0"/>
          <w:marBottom w:val="0"/>
          <w:divBdr>
            <w:top w:val="none" w:sz="0" w:space="0" w:color="auto"/>
            <w:left w:val="none" w:sz="0" w:space="0" w:color="auto"/>
            <w:bottom w:val="none" w:sz="0" w:space="0" w:color="auto"/>
            <w:right w:val="none" w:sz="0" w:space="0" w:color="auto"/>
          </w:divBdr>
        </w:div>
        <w:div w:id="1563982547">
          <w:marLeft w:val="640"/>
          <w:marRight w:val="0"/>
          <w:marTop w:val="0"/>
          <w:marBottom w:val="0"/>
          <w:divBdr>
            <w:top w:val="none" w:sz="0" w:space="0" w:color="auto"/>
            <w:left w:val="none" w:sz="0" w:space="0" w:color="auto"/>
            <w:bottom w:val="none" w:sz="0" w:space="0" w:color="auto"/>
            <w:right w:val="none" w:sz="0" w:space="0" w:color="auto"/>
          </w:divBdr>
        </w:div>
        <w:div w:id="1568999768">
          <w:marLeft w:val="640"/>
          <w:marRight w:val="0"/>
          <w:marTop w:val="0"/>
          <w:marBottom w:val="0"/>
          <w:divBdr>
            <w:top w:val="none" w:sz="0" w:space="0" w:color="auto"/>
            <w:left w:val="none" w:sz="0" w:space="0" w:color="auto"/>
            <w:bottom w:val="none" w:sz="0" w:space="0" w:color="auto"/>
            <w:right w:val="none" w:sz="0" w:space="0" w:color="auto"/>
          </w:divBdr>
        </w:div>
        <w:div w:id="1586956872">
          <w:marLeft w:val="640"/>
          <w:marRight w:val="0"/>
          <w:marTop w:val="0"/>
          <w:marBottom w:val="0"/>
          <w:divBdr>
            <w:top w:val="none" w:sz="0" w:space="0" w:color="auto"/>
            <w:left w:val="none" w:sz="0" w:space="0" w:color="auto"/>
            <w:bottom w:val="none" w:sz="0" w:space="0" w:color="auto"/>
            <w:right w:val="none" w:sz="0" w:space="0" w:color="auto"/>
          </w:divBdr>
        </w:div>
        <w:div w:id="1587568095">
          <w:marLeft w:val="640"/>
          <w:marRight w:val="0"/>
          <w:marTop w:val="0"/>
          <w:marBottom w:val="0"/>
          <w:divBdr>
            <w:top w:val="none" w:sz="0" w:space="0" w:color="auto"/>
            <w:left w:val="none" w:sz="0" w:space="0" w:color="auto"/>
            <w:bottom w:val="none" w:sz="0" w:space="0" w:color="auto"/>
            <w:right w:val="none" w:sz="0" w:space="0" w:color="auto"/>
          </w:divBdr>
        </w:div>
        <w:div w:id="1612936936">
          <w:marLeft w:val="640"/>
          <w:marRight w:val="0"/>
          <w:marTop w:val="0"/>
          <w:marBottom w:val="0"/>
          <w:divBdr>
            <w:top w:val="none" w:sz="0" w:space="0" w:color="auto"/>
            <w:left w:val="none" w:sz="0" w:space="0" w:color="auto"/>
            <w:bottom w:val="none" w:sz="0" w:space="0" w:color="auto"/>
            <w:right w:val="none" w:sz="0" w:space="0" w:color="auto"/>
          </w:divBdr>
        </w:div>
        <w:div w:id="1655447059">
          <w:marLeft w:val="640"/>
          <w:marRight w:val="0"/>
          <w:marTop w:val="0"/>
          <w:marBottom w:val="0"/>
          <w:divBdr>
            <w:top w:val="none" w:sz="0" w:space="0" w:color="auto"/>
            <w:left w:val="none" w:sz="0" w:space="0" w:color="auto"/>
            <w:bottom w:val="none" w:sz="0" w:space="0" w:color="auto"/>
            <w:right w:val="none" w:sz="0" w:space="0" w:color="auto"/>
          </w:divBdr>
        </w:div>
        <w:div w:id="1691030473">
          <w:marLeft w:val="640"/>
          <w:marRight w:val="0"/>
          <w:marTop w:val="0"/>
          <w:marBottom w:val="0"/>
          <w:divBdr>
            <w:top w:val="none" w:sz="0" w:space="0" w:color="auto"/>
            <w:left w:val="none" w:sz="0" w:space="0" w:color="auto"/>
            <w:bottom w:val="none" w:sz="0" w:space="0" w:color="auto"/>
            <w:right w:val="none" w:sz="0" w:space="0" w:color="auto"/>
          </w:divBdr>
        </w:div>
        <w:div w:id="1714233062">
          <w:marLeft w:val="640"/>
          <w:marRight w:val="0"/>
          <w:marTop w:val="0"/>
          <w:marBottom w:val="0"/>
          <w:divBdr>
            <w:top w:val="none" w:sz="0" w:space="0" w:color="auto"/>
            <w:left w:val="none" w:sz="0" w:space="0" w:color="auto"/>
            <w:bottom w:val="none" w:sz="0" w:space="0" w:color="auto"/>
            <w:right w:val="none" w:sz="0" w:space="0" w:color="auto"/>
          </w:divBdr>
        </w:div>
        <w:div w:id="1777288662">
          <w:marLeft w:val="640"/>
          <w:marRight w:val="0"/>
          <w:marTop w:val="0"/>
          <w:marBottom w:val="0"/>
          <w:divBdr>
            <w:top w:val="none" w:sz="0" w:space="0" w:color="auto"/>
            <w:left w:val="none" w:sz="0" w:space="0" w:color="auto"/>
            <w:bottom w:val="none" w:sz="0" w:space="0" w:color="auto"/>
            <w:right w:val="none" w:sz="0" w:space="0" w:color="auto"/>
          </w:divBdr>
        </w:div>
        <w:div w:id="1784184571">
          <w:marLeft w:val="640"/>
          <w:marRight w:val="0"/>
          <w:marTop w:val="0"/>
          <w:marBottom w:val="0"/>
          <w:divBdr>
            <w:top w:val="none" w:sz="0" w:space="0" w:color="auto"/>
            <w:left w:val="none" w:sz="0" w:space="0" w:color="auto"/>
            <w:bottom w:val="none" w:sz="0" w:space="0" w:color="auto"/>
            <w:right w:val="none" w:sz="0" w:space="0" w:color="auto"/>
          </w:divBdr>
        </w:div>
        <w:div w:id="1791776166">
          <w:marLeft w:val="640"/>
          <w:marRight w:val="0"/>
          <w:marTop w:val="0"/>
          <w:marBottom w:val="0"/>
          <w:divBdr>
            <w:top w:val="none" w:sz="0" w:space="0" w:color="auto"/>
            <w:left w:val="none" w:sz="0" w:space="0" w:color="auto"/>
            <w:bottom w:val="none" w:sz="0" w:space="0" w:color="auto"/>
            <w:right w:val="none" w:sz="0" w:space="0" w:color="auto"/>
          </w:divBdr>
        </w:div>
        <w:div w:id="1794665814">
          <w:marLeft w:val="640"/>
          <w:marRight w:val="0"/>
          <w:marTop w:val="0"/>
          <w:marBottom w:val="0"/>
          <w:divBdr>
            <w:top w:val="none" w:sz="0" w:space="0" w:color="auto"/>
            <w:left w:val="none" w:sz="0" w:space="0" w:color="auto"/>
            <w:bottom w:val="none" w:sz="0" w:space="0" w:color="auto"/>
            <w:right w:val="none" w:sz="0" w:space="0" w:color="auto"/>
          </w:divBdr>
        </w:div>
        <w:div w:id="1794783180">
          <w:marLeft w:val="640"/>
          <w:marRight w:val="0"/>
          <w:marTop w:val="0"/>
          <w:marBottom w:val="0"/>
          <w:divBdr>
            <w:top w:val="none" w:sz="0" w:space="0" w:color="auto"/>
            <w:left w:val="none" w:sz="0" w:space="0" w:color="auto"/>
            <w:bottom w:val="none" w:sz="0" w:space="0" w:color="auto"/>
            <w:right w:val="none" w:sz="0" w:space="0" w:color="auto"/>
          </w:divBdr>
        </w:div>
        <w:div w:id="1857305683">
          <w:marLeft w:val="640"/>
          <w:marRight w:val="0"/>
          <w:marTop w:val="0"/>
          <w:marBottom w:val="0"/>
          <w:divBdr>
            <w:top w:val="none" w:sz="0" w:space="0" w:color="auto"/>
            <w:left w:val="none" w:sz="0" w:space="0" w:color="auto"/>
            <w:bottom w:val="none" w:sz="0" w:space="0" w:color="auto"/>
            <w:right w:val="none" w:sz="0" w:space="0" w:color="auto"/>
          </w:divBdr>
        </w:div>
        <w:div w:id="1873226732">
          <w:marLeft w:val="640"/>
          <w:marRight w:val="0"/>
          <w:marTop w:val="0"/>
          <w:marBottom w:val="0"/>
          <w:divBdr>
            <w:top w:val="none" w:sz="0" w:space="0" w:color="auto"/>
            <w:left w:val="none" w:sz="0" w:space="0" w:color="auto"/>
            <w:bottom w:val="none" w:sz="0" w:space="0" w:color="auto"/>
            <w:right w:val="none" w:sz="0" w:space="0" w:color="auto"/>
          </w:divBdr>
        </w:div>
        <w:div w:id="1892036526">
          <w:marLeft w:val="640"/>
          <w:marRight w:val="0"/>
          <w:marTop w:val="0"/>
          <w:marBottom w:val="0"/>
          <w:divBdr>
            <w:top w:val="none" w:sz="0" w:space="0" w:color="auto"/>
            <w:left w:val="none" w:sz="0" w:space="0" w:color="auto"/>
            <w:bottom w:val="none" w:sz="0" w:space="0" w:color="auto"/>
            <w:right w:val="none" w:sz="0" w:space="0" w:color="auto"/>
          </w:divBdr>
        </w:div>
        <w:div w:id="1907913580">
          <w:marLeft w:val="640"/>
          <w:marRight w:val="0"/>
          <w:marTop w:val="0"/>
          <w:marBottom w:val="0"/>
          <w:divBdr>
            <w:top w:val="none" w:sz="0" w:space="0" w:color="auto"/>
            <w:left w:val="none" w:sz="0" w:space="0" w:color="auto"/>
            <w:bottom w:val="none" w:sz="0" w:space="0" w:color="auto"/>
            <w:right w:val="none" w:sz="0" w:space="0" w:color="auto"/>
          </w:divBdr>
        </w:div>
        <w:div w:id="1975670207">
          <w:marLeft w:val="640"/>
          <w:marRight w:val="0"/>
          <w:marTop w:val="0"/>
          <w:marBottom w:val="0"/>
          <w:divBdr>
            <w:top w:val="none" w:sz="0" w:space="0" w:color="auto"/>
            <w:left w:val="none" w:sz="0" w:space="0" w:color="auto"/>
            <w:bottom w:val="none" w:sz="0" w:space="0" w:color="auto"/>
            <w:right w:val="none" w:sz="0" w:space="0" w:color="auto"/>
          </w:divBdr>
        </w:div>
        <w:div w:id="1982610615">
          <w:marLeft w:val="640"/>
          <w:marRight w:val="0"/>
          <w:marTop w:val="0"/>
          <w:marBottom w:val="0"/>
          <w:divBdr>
            <w:top w:val="none" w:sz="0" w:space="0" w:color="auto"/>
            <w:left w:val="none" w:sz="0" w:space="0" w:color="auto"/>
            <w:bottom w:val="none" w:sz="0" w:space="0" w:color="auto"/>
            <w:right w:val="none" w:sz="0" w:space="0" w:color="auto"/>
          </w:divBdr>
        </w:div>
        <w:div w:id="1993019659">
          <w:marLeft w:val="640"/>
          <w:marRight w:val="0"/>
          <w:marTop w:val="0"/>
          <w:marBottom w:val="0"/>
          <w:divBdr>
            <w:top w:val="none" w:sz="0" w:space="0" w:color="auto"/>
            <w:left w:val="none" w:sz="0" w:space="0" w:color="auto"/>
            <w:bottom w:val="none" w:sz="0" w:space="0" w:color="auto"/>
            <w:right w:val="none" w:sz="0" w:space="0" w:color="auto"/>
          </w:divBdr>
        </w:div>
        <w:div w:id="2013070965">
          <w:marLeft w:val="640"/>
          <w:marRight w:val="0"/>
          <w:marTop w:val="0"/>
          <w:marBottom w:val="0"/>
          <w:divBdr>
            <w:top w:val="none" w:sz="0" w:space="0" w:color="auto"/>
            <w:left w:val="none" w:sz="0" w:space="0" w:color="auto"/>
            <w:bottom w:val="none" w:sz="0" w:space="0" w:color="auto"/>
            <w:right w:val="none" w:sz="0" w:space="0" w:color="auto"/>
          </w:divBdr>
        </w:div>
        <w:div w:id="2038459171">
          <w:marLeft w:val="640"/>
          <w:marRight w:val="0"/>
          <w:marTop w:val="0"/>
          <w:marBottom w:val="0"/>
          <w:divBdr>
            <w:top w:val="none" w:sz="0" w:space="0" w:color="auto"/>
            <w:left w:val="none" w:sz="0" w:space="0" w:color="auto"/>
            <w:bottom w:val="none" w:sz="0" w:space="0" w:color="auto"/>
            <w:right w:val="none" w:sz="0" w:space="0" w:color="auto"/>
          </w:divBdr>
        </w:div>
        <w:div w:id="2046438612">
          <w:marLeft w:val="640"/>
          <w:marRight w:val="0"/>
          <w:marTop w:val="0"/>
          <w:marBottom w:val="0"/>
          <w:divBdr>
            <w:top w:val="none" w:sz="0" w:space="0" w:color="auto"/>
            <w:left w:val="none" w:sz="0" w:space="0" w:color="auto"/>
            <w:bottom w:val="none" w:sz="0" w:space="0" w:color="auto"/>
            <w:right w:val="none" w:sz="0" w:space="0" w:color="auto"/>
          </w:divBdr>
        </w:div>
        <w:div w:id="2051956572">
          <w:marLeft w:val="640"/>
          <w:marRight w:val="0"/>
          <w:marTop w:val="0"/>
          <w:marBottom w:val="0"/>
          <w:divBdr>
            <w:top w:val="none" w:sz="0" w:space="0" w:color="auto"/>
            <w:left w:val="none" w:sz="0" w:space="0" w:color="auto"/>
            <w:bottom w:val="none" w:sz="0" w:space="0" w:color="auto"/>
            <w:right w:val="none" w:sz="0" w:space="0" w:color="auto"/>
          </w:divBdr>
        </w:div>
        <w:div w:id="2097049788">
          <w:marLeft w:val="640"/>
          <w:marRight w:val="0"/>
          <w:marTop w:val="0"/>
          <w:marBottom w:val="0"/>
          <w:divBdr>
            <w:top w:val="none" w:sz="0" w:space="0" w:color="auto"/>
            <w:left w:val="none" w:sz="0" w:space="0" w:color="auto"/>
            <w:bottom w:val="none" w:sz="0" w:space="0" w:color="auto"/>
            <w:right w:val="none" w:sz="0" w:space="0" w:color="auto"/>
          </w:divBdr>
        </w:div>
        <w:div w:id="2109884805">
          <w:marLeft w:val="640"/>
          <w:marRight w:val="0"/>
          <w:marTop w:val="0"/>
          <w:marBottom w:val="0"/>
          <w:divBdr>
            <w:top w:val="none" w:sz="0" w:space="0" w:color="auto"/>
            <w:left w:val="none" w:sz="0" w:space="0" w:color="auto"/>
            <w:bottom w:val="none" w:sz="0" w:space="0" w:color="auto"/>
            <w:right w:val="none" w:sz="0" w:space="0" w:color="auto"/>
          </w:divBdr>
        </w:div>
        <w:div w:id="2143106887">
          <w:marLeft w:val="640"/>
          <w:marRight w:val="0"/>
          <w:marTop w:val="0"/>
          <w:marBottom w:val="0"/>
          <w:divBdr>
            <w:top w:val="none" w:sz="0" w:space="0" w:color="auto"/>
            <w:left w:val="none" w:sz="0" w:space="0" w:color="auto"/>
            <w:bottom w:val="none" w:sz="0" w:space="0" w:color="auto"/>
            <w:right w:val="none" w:sz="0" w:space="0" w:color="auto"/>
          </w:divBdr>
        </w:div>
      </w:divsChild>
    </w:div>
    <w:div w:id="1487896518">
      <w:bodyDiv w:val="1"/>
      <w:marLeft w:val="0"/>
      <w:marRight w:val="0"/>
      <w:marTop w:val="0"/>
      <w:marBottom w:val="0"/>
      <w:divBdr>
        <w:top w:val="none" w:sz="0" w:space="0" w:color="auto"/>
        <w:left w:val="none" w:sz="0" w:space="0" w:color="auto"/>
        <w:bottom w:val="none" w:sz="0" w:space="0" w:color="auto"/>
        <w:right w:val="none" w:sz="0" w:space="0" w:color="auto"/>
      </w:divBdr>
      <w:divsChild>
        <w:div w:id="4989710">
          <w:marLeft w:val="640"/>
          <w:marRight w:val="0"/>
          <w:marTop w:val="0"/>
          <w:marBottom w:val="0"/>
          <w:divBdr>
            <w:top w:val="none" w:sz="0" w:space="0" w:color="auto"/>
            <w:left w:val="none" w:sz="0" w:space="0" w:color="auto"/>
            <w:bottom w:val="none" w:sz="0" w:space="0" w:color="auto"/>
            <w:right w:val="none" w:sz="0" w:space="0" w:color="auto"/>
          </w:divBdr>
        </w:div>
        <w:div w:id="58863263">
          <w:marLeft w:val="640"/>
          <w:marRight w:val="0"/>
          <w:marTop w:val="0"/>
          <w:marBottom w:val="0"/>
          <w:divBdr>
            <w:top w:val="none" w:sz="0" w:space="0" w:color="auto"/>
            <w:left w:val="none" w:sz="0" w:space="0" w:color="auto"/>
            <w:bottom w:val="none" w:sz="0" w:space="0" w:color="auto"/>
            <w:right w:val="none" w:sz="0" w:space="0" w:color="auto"/>
          </w:divBdr>
        </w:div>
        <w:div w:id="73406394">
          <w:marLeft w:val="640"/>
          <w:marRight w:val="0"/>
          <w:marTop w:val="0"/>
          <w:marBottom w:val="0"/>
          <w:divBdr>
            <w:top w:val="none" w:sz="0" w:space="0" w:color="auto"/>
            <w:left w:val="none" w:sz="0" w:space="0" w:color="auto"/>
            <w:bottom w:val="none" w:sz="0" w:space="0" w:color="auto"/>
            <w:right w:val="none" w:sz="0" w:space="0" w:color="auto"/>
          </w:divBdr>
        </w:div>
        <w:div w:id="74909149">
          <w:marLeft w:val="640"/>
          <w:marRight w:val="0"/>
          <w:marTop w:val="0"/>
          <w:marBottom w:val="0"/>
          <w:divBdr>
            <w:top w:val="none" w:sz="0" w:space="0" w:color="auto"/>
            <w:left w:val="none" w:sz="0" w:space="0" w:color="auto"/>
            <w:bottom w:val="none" w:sz="0" w:space="0" w:color="auto"/>
            <w:right w:val="none" w:sz="0" w:space="0" w:color="auto"/>
          </w:divBdr>
        </w:div>
        <w:div w:id="75253598">
          <w:marLeft w:val="640"/>
          <w:marRight w:val="0"/>
          <w:marTop w:val="0"/>
          <w:marBottom w:val="0"/>
          <w:divBdr>
            <w:top w:val="none" w:sz="0" w:space="0" w:color="auto"/>
            <w:left w:val="none" w:sz="0" w:space="0" w:color="auto"/>
            <w:bottom w:val="none" w:sz="0" w:space="0" w:color="auto"/>
            <w:right w:val="none" w:sz="0" w:space="0" w:color="auto"/>
          </w:divBdr>
        </w:div>
        <w:div w:id="109471370">
          <w:marLeft w:val="640"/>
          <w:marRight w:val="0"/>
          <w:marTop w:val="0"/>
          <w:marBottom w:val="0"/>
          <w:divBdr>
            <w:top w:val="none" w:sz="0" w:space="0" w:color="auto"/>
            <w:left w:val="none" w:sz="0" w:space="0" w:color="auto"/>
            <w:bottom w:val="none" w:sz="0" w:space="0" w:color="auto"/>
            <w:right w:val="none" w:sz="0" w:space="0" w:color="auto"/>
          </w:divBdr>
        </w:div>
        <w:div w:id="137111042">
          <w:marLeft w:val="640"/>
          <w:marRight w:val="0"/>
          <w:marTop w:val="0"/>
          <w:marBottom w:val="0"/>
          <w:divBdr>
            <w:top w:val="none" w:sz="0" w:space="0" w:color="auto"/>
            <w:left w:val="none" w:sz="0" w:space="0" w:color="auto"/>
            <w:bottom w:val="none" w:sz="0" w:space="0" w:color="auto"/>
            <w:right w:val="none" w:sz="0" w:space="0" w:color="auto"/>
          </w:divBdr>
        </w:div>
        <w:div w:id="149366105">
          <w:marLeft w:val="640"/>
          <w:marRight w:val="0"/>
          <w:marTop w:val="0"/>
          <w:marBottom w:val="0"/>
          <w:divBdr>
            <w:top w:val="none" w:sz="0" w:space="0" w:color="auto"/>
            <w:left w:val="none" w:sz="0" w:space="0" w:color="auto"/>
            <w:bottom w:val="none" w:sz="0" w:space="0" w:color="auto"/>
            <w:right w:val="none" w:sz="0" w:space="0" w:color="auto"/>
          </w:divBdr>
        </w:div>
        <w:div w:id="170219863">
          <w:marLeft w:val="640"/>
          <w:marRight w:val="0"/>
          <w:marTop w:val="0"/>
          <w:marBottom w:val="0"/>
          <w:divBdr>
            <w:top w:val="none" w:sz="0" w:space="0" w:color="auto"/>
            <w:left w:val="none" w:sz="0" w:space="0" w:color="auto"/>
            <w:bottom w:val="none" w:sz="0" w:space="0" w:color="auto"/>
            <w:right w:val="none" w:sz="0" w:space="0" w:color="auto"/>
          </w:divBdr>
        </w:div>
        <w:div w:id="195894467">
          <w:marLeft w:val="640"/>
          <w:marRight w:val="0"/>
          <w:marTop w:val="0"/>
          <w:marBottom w:val="0"/>
          <w:divBdr>
            <w:top w:val="none" w:sz="0" w:space="0" w:color="auto"/>
            <w:left w:val="none" w:sz="0" w:space="0" w:color="auto"/>
            <w:bottom w:val="none" w:sz="0" w:space="0" w:color="auto"/>
            <w:right w:val="none" w:sz="0" w:space="0" w:color="auto"/>
          </w:divBdr>
        </w:div>
        <w:div w:id="200825026">
          <w:marLeft w:val="640"/>
          <w:marRight w:val="0"/>
          <w:marTop w:val="0"/>
          <w:marBottom w:val="0"/>
          <w:divBdr>
            <w:top w:val="none" w:sz="0" w:space="0" w:color="auto"/>
            <w:left w:val="none" w:sz="0" w:space="0" w:color="auto"/>
            <w:bottom w:val="none" w:sz="0" w:space="0" w:color="auto"/>
            <w:right w:val="none" w:sz="0" w:space="0" w:color="auto"/>
          </w:divBdr>
        </w:div>
        <w:div w:id="217665727">
          <w:marLeft w:val="640"/>
          <w:marRight w:val="0"/>
          <w:marTop w:val="0"/>
          <w:marBottom w:val="0"/>
          <w:divBdr>
            <w:top w:val="none" w:sz="0" w:space="0" w:color="auto"/>
            <w:left w:val="none" w:sz="0" w:space="0" w:color="auto"/>
            <w:bottom w:val="none" w:sz="0" w:space="0" w:color="auto"/>
            <w:right w:val="none" w:sz="0" w:space="0" w:color="auto"/>
          </w:divBdr>
        </w:div>
        <w:div w:id="246890515">
          <w:marLeft w:val="640"/>
          <w:marRight w:val="0"/>
          <w:marTop w:val="0"/>
          <w:marBottom w:val="0"/>
          <w:divBdr>
            <w:top w:val="none" w:sz="0" w:space="0" w:color="auto"/>
            <w:left w:val="none" w:sz="0" w:space="0" w:color="auto"/>
            <w:bottom w:val="none" w:sz="0" w:space="0" w:color="auto"/>
            <w:right w:val="none" w:sz="0" w:space="0" w:color="auto"/>
          </w:divBdr>
        </w:div>
        <w:div w:id="249697849">
          <w:marLeft w:val="640"/>
          <w:marRight w:val="0"/>
          <w:marTop w:val="0"/>
          <w:marBottom w:val="0"/>
          <w:divBdr>
            <w:top w:val="none" w:sz="0" w:space="0" w:color="auto"/>
            <w:left w:val="none" w:sz="0" w:space="0" w:color="auto"/>
            <w:bottom w:val="none" w:sz="0" w:space="0" w:color="auto"/>
            <w:right w:val="none" w:sz="0" w:space="0" w:color="auto"/>
          </w:divBdr>
        </w:div>
        <w:div w:id="282149489">
          <w:marLeft w:val="640"/>
          <w:marRight w:val="0"/>
          <w:marTop w:val="0"/>
          <w:marBottom w:val="0"/>
          <w:divBdr>
            <w:top w:val="none" w:sz="0" w:space="0" w:color="auto"/>
            <w:left w:val="none" w:sz="0" w:space="0" w:color="auto"/>
            <w:bottom w:val="none" w:sz="0" w:space="0" w:color="auto"/>
            <w:right w:val="none" w:sz="0" w:space="0" w:color="auto"/>
          </w:divBdr>
        </w:div>
        <w:div w:id="321617663">
          <w:marLeft w:val="640"/>
          <w:marRight w:val="0"/>
          <w:marTop w:val="0"/>
          <w:marBottom w:val="0"/>
          <w:divBdr>
            <w:top w:val="none" w:sz="0" w:space="0" w:color="auto"/>
            <w:left w:val="none" w:sz="0" w:space="0" w:color="auto"/>
            <w:bottom w:val="none" w:sz="0" w:space="0" w:color="auto"/>
            <w:right w:val="none" w:sz="0" w:space="0" w:color="auto"/>
          </w:divBdr>
        </w:div>
        <w:div w:id="361173747">
          <w:marLeft w:val="640"/>
          <w:marRight w:val="0"/>
          <w:marTop w:val="0"/>
          <w:marBottom w:val="0"/>
          <w:divBdr>
            <w:top w:val="none" w:sz="0" w:space="0" w:color="auto"/>
            <w:left w:val="none" w:sz="0" w:space="0" w:color="auto"/>
            <w:bottom w:val="none" w:sz="0" w:space="0" w:color="auto"/>
            <w:right w:val="none" w:sz="0" w:space="0" w:color="auto"/>
          </w:divBdr>
        </w:div>
        <w:div w:id="381254443">
          <w:marLeft w:val="640"/>
          <w:marRight w:val="0"/>
          <w:marTop w:val="0"/>
          <w:marBottom w:val="0"/>
          <w:divBdr>
            <w:top w:val="none" w:sz="0" w:space="0" w:color="auto"/>
            <w:left w:val="none" w:sz="0" w:space="0" w:color="auto"/>
            <w:bottom w:val="none" w:sz="0" w:space="0" w:color="auto"/>
            <w:right w:val="none" w:sz="0" w:space="0" w:color="auto"/>
          </w:divBdr>
        </w:div>
        <w:div w:id="442194012">
          <w:marLeft w:val="640"/>
          <w:marRight w:val="0"/>
          <w:marTop w:val="0"/>
          <w:marBottom w:val="0"/>
          <w:divBdr>
            <w:top w:val="none" w:sz="0" w:space="0" w:color="auto"/>
            <w:left w:val="none" w:sz="0" w:space="0" w:color="auto"/>
            <w:bottom w:val="none" w:sz="0" w:space="0" w:color="auto"/>
            <w:right w:val="none" w:sz="0" w:space="0" w:color="auto"/>
          </w:divBdr>
        </w:div>
        <w:div w:id="446169644">
          <w:marLeft w:val="640"/>
          <w:marRight w:val="0"/>
          <w:marTop w:val="0"/>
          <w:marBottom w:val="0"/>
          <w:divBdr>
            <w:top w:val="none" w:sz="0" w:space="0" w:color="auto"/>
            <w:left w:val="none" w:sz="0" w:space="0" w:color="auto"/>
            <w:bottom w:val="none" w:sz="0" w:space="0" w:color="auto"/>
            <w:right w:val="none" w:sz="0" w:space="0" w:color="auto"/>
          </w:divBdr>
        </w:div>
        <w:div w:id="451050659">
          <w:marLeft w:val="640"/>
          <w:marRight w:val="0"/>
          <w:marTop w:val="0"/>
          <w:marBottom w:val="0"/>
          <w:divBdr>
            <w:top w:val="none" w:sz="0" w:space="0" w:color="auto"/>
            <w:left w:val="none" w:sz="0" w:space="0" w:color="auto"/>
            <w:bottom w:val="none" w:sz="0" w:space="0" w:color="auto"/>
            <w:right w:val="none" w:sz="0" w:space="0" w:color="auto"/>
          </w:divBdr>
        </w:div>
        <w:div w:id="487792909">
          <w:marLeft w:val="640"/>
          <w:marRight w:val="0"/>
          <w:marTop w:val="0"/>
          <w:marBottom w:val="0"/>
          <w:divBdr>
            <w:top w:val="none" w:sz="0" w:space="0" w:color="auto"/>
            <w:left w:val="none" w:sz="0" w:space="0" w:color="auto"/>
            <w:bottom w:val="none" w:sz="0" w:space="0" w:color="auto"/>
            <w:right w:val="none" w:sz="0" w:space="0" w:color="auto"/>
          </w:divBdr>
        </w:div>
        <w:div w:id="501821274">
          <w:marLeft w:val="640"/>
          <w:marRight w:val="0"/>
          <w:marTop w:val="0"/>
          <w:marBottom w:val="0"/>
          <w:divBdr>
            <w:top w:val="none" w:sz="0" w:space="0" w:color="auto"/>
            <w:left w:val="none" w:sz="0" w:space="0" w:color="auto"/>
            <w:bottom w:val="none" w:sz="0" w:space="0" w:color="auto"/>
            <w:right w:val="none" w:sz="0" w:space="0" w:color="auto"/>
          </w:divBdr>
        </w:div>
        <w:div w:id="506483635">
          <w:marLeft w:val="640"/>
          <w:marRight w:val="0"/>
          <w:marTop w:val="0"/>
          <w:marBottom w:val="0"/>
          <w:divBdr>
            <w:top w:val="none" w:sz="0" w:space="0" w:color="auto"/>
            <w:left w:val="none" w:sz="0" w:space="0" w:color="auto"/>
            <w:bottom w:val="none" w:sz="0" w:space="0" w:color="auto"/>
            <w:right w:val="none" w:sz="0" w:space="0" w:color="auto"/>
          </w:divBdr>
        </w:div>
        <w:div w:id="527836489">
          <w:marLeft w:val="640"/>
          <w:marRight w:val="0"/>
          <w:marTop w:val="0"/>
          <w:marBottom w:val="0"/>
          <w:divBdr>
            <w:top w:val="none" w:sz="0" w:space="0" w:color="auto"/>
            <w:left w:val="none" w:sz="0" w:space="0" w:color="auto"/>
            <w:bottom w:val="none" w:sz="0" w:space="0" w:color="auto"/>
            <w:right w:val="none" w:sz="0" w:space="0" w:color="auto"/>
          </w:divBdr>
        </w:div>
        <w:div w:id="534734600">
          <w:marLeft w:val="640"/>
          <w:marRight w:val="0"/>
          <w:marTop w:val="0"/>
          <w:marBottom w:val="0"/>
          <w:divBdr>
            <w:top w:val="none" w:sz="0" w:space="0" w:color="auto"/>
            <w:left w:val="none" w:sz="0" w:space="0" w:color="auto"/>
            <w:bottom w:val="none" w:sz="0" w:space="0" w:color="auto"/>
            <w:right w:val="none" w:sz="0" w:space="0" w:color="auto"/>
          </w:divBdr>
        </w:div>
        <w:div w:id="545797795">
          <w:marLeft w:val="640"/>
          <w:marRight w:val="0"/>
          <w:marTop w:val="0"/>
          <w:marBottom w:val="0"/>
          <w:divBdr>
            <w:top w:val="none" w:sz="0" w:space="0" w:color="auto"/>
            <w:left w:val="none" w:sz="0" w:space="0" w:color="auto"/>
            <w:bottom w:val="none" w:sz="0" w:space="0" w:color="auto"/>
            <w:right w:val="none" w:sz="0" w:space="0" w:color="auto"/>
          </w:divBdr>
        </w:div>
        <w:div w:id="561215025">
          <w:marLeft w:val="640"/>
          <w:marRight w:val="0"/>
          <w:marTop w:val="0"/>
          <w:marBottom w:val="0"/>
          <w:divBdr>
            <w:top w:val="none" w:sz="0" w:space="0" w:color="auto"/>
            <w:left w:val="none" w:sz="0" w:space="0" w:color="auto"/>
            <w:bottom w:val="none" w:sz="0" w:space="0" w:color="auto"/>
            <w:right w:val="none" w:sz="0" w:space="0" w:color="auto"/>
          </w:divBdr>
        </w:div>
        <w:div w:id="603196663">
          <w:marLeft w:val="640"/>
          <w:marRight w:val="0"/>
          <w:marTop w:val="0"/>
          <w:marBottom w:val="0"/>
          <w:divBdr>
            <w:top w:val="none" w:sz="0" w:space="0" w:color="auto"/>
            <w:left w:val="none" w:sz="0" w:space="0" w:color="auto"/>
            <w:bottom w:val="none" w:sz="0" w:space="0" w:color="auto"/>
            <w:right w:val="none" w:sz="0" w:space="0" w:color="auto"/>
          </w:divBdr>
        </w:div>
        <w:div w:id="603271234">
          <w:marLeft w:val="640"/>
          <w:marRight w:val="0"/>
          <w:marTop w:val="0"/>
          <w:marBottom w:val="0"/>
          <w:divBdr>
            <w:top w:val="none" w:sz="0" w:space="0" w:color="auto"/>
            <w:left w:val="none" w:sz="0" w:space="0" w:color="auto"/>
            <w:bottom w:val="none" w:sz="0" w:space="0" w:color="auto"/>
            <w:right w:val="none" w:sz="0" w:space="0" w:color="auto"/>
          </w:divBdr>
        </w:div>
        <w:div w:id="660161864">
          <w:marLeft w:val="640"/>
          <w:marRight w:val="0"/>
          <w:marTop w:val="0"/>
          <w:marBottom w:val="0"/>
          <w:divBdr>
            <w:top w:val="none" w:sz="0" w:space="0" w:color="auto"/>
            <w:left w:val="none" w:sz="0" w:space="0" w:color="auto"/>
            <w:bottom w:val="none" w:sz="0" w:space="0" w:color="auto"/>
            <w:right w:val="none" w:sz="0" w:space="0" w:color="auto"/>
          </w:divBdr>
        </w:div>
        <w:div w:id="665593740">
          <w:marLeft w:val="640"/>
          <w:marRight w:val="0"/>
          <w:marTop w:val="0"/>
          <w:marBottom w:val="0"/>
          <w:divBdr>
            <w:top w:val="none" w:sz="0" w:space="0" w:color="auto"/>
            <w:left w:val="none" w:sz="0" w:space="0" w:color="auto"/>
            <w:bottom w:val="none" w:sz="0" w:space="0" w:color="auto"/>
            <w:right w:val="none" w:sz="0" w:space="0" w:color="auto"/>
          </w:divBdr>
        </w:div>
        <w:div w:id="676886552">
          <w:marLeft w:val="640"/>
          <w:marRight w:val="0"/>
          <w:marTop w:val="0"/>
          <w:marBottom w:val="0"/>
          <w:divBdr>
            <w:top w:val="none" w:sz="0" w:space="0" w:color="auto"/>
            <w:left w:val="none" w:sz="0" w:space="0" w:color="auto"/>
            <w:bottom w:val="none" w:sz="0" w:space="0" w:color="auto"/>
            <w:right w:val="none" w:sz="0" w:space="0" w:color="auto"/>
          </w:divBdr>
        </w:div>
        <w:div w:id="680664570">
          <w:marLeft w:val="640"/>
          <w:marRight w:val="0"/>
          <w:marTop w:val="0"/>
          <w:marBottom w:val="0"/>
          <w:divBdr>
            <w:top w:val="none" w:sz="0" w:space="0" w:color="auto"/>
            <w:left w:val="none" w:sz="0" w:space="0" w:color="auto"/>
            <w:bottom w:val="none" w:sz="0" w:space="0" w:color="auto"/>
            <w:right w:val="none" w:sz="0" w:space="0" w:color="auto"/>
          </w:divBdr>
        </w:div>
        <w:div w:id="683169817">
          <w:marLeft w:val="640"/>
          <w:marRight w:val="0"/>
          <w:marTop w:val="0"/>
          <w:marBottom w:val="0"/>
          <w:divBdr>
            <w:top w:val="none" w:sz="0" w:space="0" w:color="auto"/>
            <w:left w:val="none" w:sz="0" w:space="0" w:color="auto"/>
            <w:bottom w:val="none" w:sz="0" w:space="0" w:color="auto"/>
            <w:right w:val="none" w:sz="0" w:space="0" w:color="auto"/>
          </w:divBdr>
        </w:div>
        <w:div w:id="695548572">
          <w:marLeft w:val="640"/>
          <w:marRight w:val="0"/>
          <w:marTop w:val="0"/>
          <w:marBottom w:val="0"/>
          <w:divBdr>
            <w:top w:val="none" w:sz="0" w:space="0" w:color="auto"/>
            <w:left w:val="none" w:sz="0" w:space="0" w:color="auto"/>
            <w:bottom w:val="none" w:sz="0" w:space="0" w:color="auto"/>
            <w:right w:val="none" w:sz="0" w:space="0" w:color="auto"/>
          </w:divBdr>
        </w:div>
        <w:div w:id="743719599">
          <w:marLeft w:val="640"/>
          <w:marRight w:val="0"/>
          <w:marTop w:val="0"/>
          <w:marBottom w:val="0"/>
          <w:divBdr>
            <w:top w:val="none" w:sz="0" w:space="0" w:color="auto"/>
            <w:left w:val="none" w:sz="0" w:space="0" w:color="auto"/>
            <w:bottom w:val="none" w:sz="0" w:space="0" w:color="auto"/>
            <w:right w:val="none" w:sz="0" w:space="0" w:color="auto"/>
          </w:divBdr>
        </w:div>
        <w:div w:id="747577459">
          <w:marLeft w:val="640"/>
          <w:marRight w:val="0"/>
          <w:marTop w:val="0"/>
          <w:marBottom w:val="0"/>
          <w:divBdr>
            <w:top w:val="none" w:sz="0" w:space="0" w:color="auto"/>
            <w:left w:val="none" w:sz="0" w:space="0" w:color="auto"/>
            <w:bottom w:val="none" w:sz="0" w:space="0" w:color="auto"/>
            <w:right w:val="none" w:sz="0" w:space="0" w:color="auto"/>
          </w:divBdr>
        </w:div>
        <w:div w:id="763384247">
          <w:marLeft w:val="640"/>
          <w:marRight w:val="0"/>
          <w:marTop w:val="0"/>
          <w:marBottom w:val="0"/>
          <w:divBdr>
            <w:top w:val="none" w:sz="0" w:space="0" w:color="auto"/>
            <w:left w:val="none" w:sz="0" w:space="0" w:color="auto"/>
            <w:bottom w:val="none" w:sz="0" w:space="0" w:color="auto"/>
            <w:right w:val="none" w:sz="0" w:space="0" w:color="auto"/>
          </w:divBdr>
        </w:div>
        <w:div w:id="806701249">
          <w:marLeft w:val="640"/>
          <w:marRight w:val="0"/>
          <w:marTop w:val="0"/>
          <w:marBottom w:val="0"/>
          <w:divBdr>
            <w:top w:val="none" w:sz="0" w:space="0" w:color="auto"/>
            <w:left w:val="none" w:sz="0" w:space="0" w:color="auto"/>
            <w:bottom w:val="none" w:sz="0" w:space="0" w:color="auto"/>
            <w:right w:val="none" w:sz="0" w:space="0" w:color="auto"/>
          </w:divBdr>
        </w:div>
        <w:div w:id="919868104">
          <w:marLeft w:val="640"/>
          <w:marRight w:val="0"/>
          <w:marTop w:val="0"/>
          <w:marBottom w:val="0"/>
          <w:divBdr>
            <w:top w:val="none" w:sz="0" w:space="0" w:color="auto"/>
            <w:left w:val="none" w:sz="0" w:space="0" w:color="auto"/>
            <w:bottom w:val="none" w:sz="0" w:space="0" w:color="auto"/>
            <w:right w:val="none" w:sz="0" w:space="0" w:color="auto"/>
          </w:divBdr>
        </w:div>
        <w:div w:id="982543061">
          <w:marLeft w:val="640"/>
          <w:marRight w:val="0"/>
          <w:marTop w:val="0"/>
          <w:marBottom w:val="0"/>
          <w:divBdr>
            <w:top w:val="none" w:sz="0" w:space="0" w:color="auto"/>
            <w:left w:val="none" w:sz="0" w:space="0" w:color="auto"/>
            <w:bottom w:val="none" w:sz="0" w:space="0" w:color="auto"/>
            <w:right w:val="none" w:sz="0" w:space="0" w:color="auto"/>
          </w:divBdr>
        </w:div>
        <w:div w:id="994459148">
          <w:marLeft w:val="640"/>
          <w:marRight w:val="0"/>
          <w:marTop w:val="0"/>
          <w:marBottom w:val="0"/>
          <w:divBdr>
            <w:top w:val="none" w:sz="0" w:space="0" w:color="auto"/>
            <w:left w:val="none" w:sz="0" w:space="0" w:color="auto"/>
            <w:bottom w:val="none" w:sz="0" w:space="0" w:color="auto"/>
            <w:right w:val="none" w:sz="0" w:space="0" w:color="auto"/>
          </w:divBdr>
        </w:div>
        <w:div w:id="1005984818">
          <w:marLeft w:val="640"/>
          <w:marRight w:val="0"/>
          <w:marTop w:val="0"/>
          <w:marBottom w:val="0"/>
          <w:divBdr>
            <w:top w:val="none" w:sz="0" w:space="0" w:color="auto"/>
            <w:left w:val="none" w:sz="0" w:space="0" w:color="auto"/>
            <w:bottom w:val="none" w:sz="0" w:space="0" w:color="auto"/>
            <w:right w:val="none" w:sz="0" w:space="0" w:color="auto"/>
          </w:divBdr>
        </w:div>
        <w:div w:id="1009986565">
          <w:marLeft w:val="640"/>
          <w:marRight w:val="0"/>
          <w:marTop w:val="0"/>
          <w:marBottom w:val="0"/>
          <w:divBdr>
            <w:top w:val="none" w:sz="0" w:space="0" w:color="auto"/>
            <w:left w:val="none" w:sz="0" w:space="0" w:color="auto"/>
            <w:bottom w:val="none" w:sz="0" w:space="0" w:color="auto"/>
            <w:right w:val="none" w:sz="0" w:space="0" w:color="auto"/>
          </w:divBdr>
        </w:div>
        <w:div w:id="1018770717">
          <w:marLeft w:val="640"/>
          <w:marRight w:val="0"/>
          <w:marTop w:val="0"/>
          <w:marBottom w:val="0"/>
          <w:divBdr>
            <w:top w:val="none" w:sz="0" w:space="0" w:color="auto"/>
            <w:left w:val="none" w:sz="0" w:space="0" w:color="auto"/>
            <w:bottom w:val="none" w:sz="0" w:space="0" w:color="auto"/>
            <w:right w:val="none" w:sz="0" w:space="0" w:color="auto"/>
          </w:divBdr>
        </w:div>
        <w:div w:id="1111360340">
          <w:marLeft w:val="640"/>
          <w:marRight w:val="0"/>
          <w:marTop w:val="0"/>
          <w:marBottom w:val="0"/>
          <w:divBdr>
            <w:top w:val="none" w:sz="0" w:space="0" w:color="auto"/>
            <w:left w:val="none" w:sz="0" w:space="0" w:color="auto"/>
            <w:bottom w:val="none" w:sz="0" w:space="0" w:color="auto"/>
            <w:right w:val="none" w:sz="0" w:space="0" w:color="auto"/>
          </w:divBdr>
        </w:div>
        <w:div w:id="1118138064">
          <w:marLeft w:val="640"/>
          <w:marRight w:val="0"/>
          <w:marTop w:val="0"/>
          <w:marBottom w:val="0"/>
          <w:divBdr>
            <w:top w:val="none" w:sz="0" w:space="0" w:color="auto"/>
            <w:left w:val="none" w:sz="0" w:space="0" w:color="auto"/>
            <w:bottom w:val="none" w:sz="0" w:space="0" w:color="auto"/>
            <w:right w:val="none" w:sz="0" w:space="0" w:color="auto"/>
          </w:divBdr>
        </w:div>
        <w:div w:id="1142578564">
          <w:marLeft w:val="640"/>
          <w:marRight w:val="0"/>
          <w:marTop w:val="0"/>
          <w:marBottom w:val="0"/>
          <w:divBdr>
            <w:top w:val="none" w:sz="0" w:space="0" w:color="auto"/>
            <w:left w:val="none" w:sz="0" w:space="0" w:color="auto"/>
            <w:bottom w:val="none" w:sz="0" w:space="0" w:color="auto"/>
            <w:right w:val="none" w:sz="0" w:space="0" w:color="auto"/>
          </w:divBdr>
        </w:div>
        <w:div w:id="1160003627">
          <w:marLeft w:val="640"/>
          <w:marRight w:val="0"/>
          <w:marTop w:val="0"/>
          <w:marBottom w:val="0"/>
          <w:divBdr>
            <w:top w:val="none" w:sz="0" w:space="0" w:color="auto"/>
            <w:left w:val="none" w:sz="0" w:space="0" w:color="auto"/>
            <w:bottom w:val="none" w:sz="0" w:space="0" w:color="auto"/>
            <w:right w:val="none" w:sz="0" w:space="0" w:color="auto"/>
          </w:divBdr>
        </w:div>
        <w:div w:id="1191988354">
          <w:marLeft w:val="640"/>
          <w:marRight w:val="0"/>
          <w:marTop w:val="0"/>
          <w:marBottom w:val="0"/>
          <w:divBdr>
            <w:top w:val="none" w:sz="0" w:space="0" w:color="auto"/>
            <w:left w:val="none" w:sz="0" w:space="0" w:color="auto"/>
            <w:bottom w:val="none" w:sz="0" w:space="0" w:color="auto"/>
            <w:right w:val="none" w:sz="0" w:space="0" w:color="auto"/>
          </w:divBdr>
        </w:div>
        <w:div w:id="1198859110">
          <w:marLeft w:val="640"/>
          <w:marRight w:val="0"/>
          <w:marTop w:val="0"/>
          <w:marBottom w:val="0"/>
          <w:divBdr>
            <w:top w:val="none" w:sz="0" w:space="0" w:color="auto"/>
            <w:left w:val="none" w:sz="0" w:space="0" w:color="auto"/>
            <w:bottom w:val="none" w:sz="0" w:space="0" w:color="auto"/>
            <w:right w:val="none" w:sz="0" w:space="0" w:color="auto"/>
          </w:divBdr>
        </w:div>
        <w:div w:id="1208685106">
          <w:marLeft w:val="640"/>
          <w:marRight w:val="0"/>
          <w:marTop w:val="0"/>
          <w:marBottom w:val="0"/>
          <w:divBdr>
            <w:top w:val="none" w:sz="0" w:space="0" w:color="auto"/>
            <w:left w:val="none" w:sz="0" w:space="0" w:color="auto"/>
            <w:bottom w:val="none" w:sz="0" w:space="0" w:color="auto"/>
            <w:right w:val="none" w:sz="0" w:space="0" w:color="auto"/>
          </w:divBdr>
        </w:div>
        <w:div w:id="1222522648">
          <w:marLeft w:val="640"/>
          <w:marRight w:val="0"/>
          <w:marTop w:val="0"/>
          <w:marBottom w:val="0"/>
          <w:divBdr>
            <w:top w:val="none" w:sz="0" w:space="0" w:color="auto"/>
            <w:left w:val="none" w:sz="0" w:space="0" w:color="auto"/>
            <w:bottom w:val="none" w:sz="0" w:space="0" w:color="auto"/>
            <w:right w:val="none" w:sz="0" w:space="0" w:color="auto"/>
          </w:divBdr>
        </w:div>
        <w:div w:id="1235317708">
          <w:marLeft w:val="640"/>
          <w:marRight w:val="0"/>
          <w:marTop w:val="0"/>
          <w:marBottom w:val="0"/>
          <w:divBdr>
            <w:top w:val="none" w:sz="0" w:space="0" w:color="auto"/>
            <w:left w:val="none" w:sz="0" w:space="0" w:color="auto"/>
            <w:bottom w:val="none" w:sz="0" w:space="0" w:color="auto"/>
            <w:right w:val="none" w:sz="0" w:space="0" w:color="auto"/>
          </w:divBdr>
        </w:div>
        <w:div w:id="1276599417">
          <w:marLeft w:val="640"/>
          <w:marRight w:val="0"/>
          <w:marTop w:val="0"/>
          <w:marBottom w:val="0"/>
          <w:divBdr>
            <w:top w:val="none" w:sz="0" w:space="0" w:color="auto"/>
            <w:left w:val="none" w:sz="0" w:space="0" w:color="auto"/>
            <w:bottom w:val="none" w:sz="0" w:space="0" w:color="auto"/>
            <w:right w:val="none" w:sz="0" w:space="0" w:color="auto"/>
          </w:divBdr>
        </w:div>
        <w:div w:id="1292706114">
          <w:marLeft w:val="640"/>
          <w:marRight w:val="0"/>
          <w:marTop w:val="0"/>
          <w:marBottom w:val="0"/>
          <w:divBdr>
            <w:top w:val="none" w:sz="0" w:space="0" w:color="auto"/>
            <w:left w:val="none" w:sz="0" w:space="0" w:color="auto"/>
            <w:bottom w:val="none" w:sz="0" w:space="0" w:color="auto"/>
            <w:right w:val="none" w:sz="0" w:space="0" w:color="auto"/>
          </w:divBdr>
        </w:div>
        <w:div w:id="1298610440">
          <w:marLeft w:val="640"/>
          <w:marRight w:val="0"/>
          <w:marTop w:val="0"/>
          <w:marBottom w:val="0"/>
          <w:divBdr>
            <w:top w:val="none" w:sz="0" w:space="0" w:color="auto"/>
            <w:left w:val="none" w:sz="0" w:space="0" w:color="auto"/>
            <w:bottom w:val="none" w:sz="0" w:space="0" w:color="auto"/>
            <w:right w:val="none" w:sz="0" w:space="0" w:color="auto"/>
          </w:divBdr>
        </w:div>
        <w:div w:id="1305812719">
          <w:marLeft w:val="640"/>
          <w:marRight w:val="0"/>
          <w:marTop w:val="0"/>
          <w:marBottom w:val="0"/>
          <w:divBdr>
            <w:top w:val="none" w:sz="0" w:space="0" w:color="auto"/>
            <w:left w:val="none" w:sz="0" w:space="0" w:color="auto"/>
            <w:bottom w:val="none" w:sz="0" w:space="0" w:color="auto"/>
            <w:right w:val="none" w:sz="0" w:space="0" w:color="auto"/>
          </w:divBdr>
        </w:div>
        <w:div w:id="1315332385">
          <w:marLeft w:val="640"/>
          <w:marRight w:val="0"/>
          <w:marTop w:val="0"/>
          <w:marBottom w:val="0"/>
          <w:divBdr>
            <w:top w:val="none" w:sz="0" w:space="0" w:color="auto"/>
            <w:left w:val="none" w:sz="0" w:space="0" w:color="auto"/>
            <w:bottom w:val="none" w:sz="0" w:space="0" w:color="auto"/>
            <w:right w:val="none" w:sz="0" w:space="0" w:color="auto"/>
          </w:divBdr>
        </w:div>
        <w:div w:id="1333683997">
          <w:marLeft w:val="640"/>
          <w:marRight w:val="0"/>
          <w:marTop w:val="0"/>
          <w:marBottom w:val="0"/>
          <w:divBdr>
            <w:top w:val="none" w:sz="0" w:space="0" w:color="auto"/>
            <w:left w:val="none" w:sz="0" w:space="0" w:color="auto"/>
            <w:bottom w:val="none" w:sz="0" w:space="0" w:color="auto"/>
            <w:right w:val="none" w:sz="0" w:space="0" w:color="auto"/>
          </w:divBdr>
        </w:div>
        <w:div w:id="1355575516">
          <w:marLeft w:val="640"/>
          <w:marRight w:val="0"/>
          <w:marTop w:val="0"/>
          <w:marBottom w:val="0"/>
          <w:divBdr>
            <w:top w:val="none" w:sz="0" w:space="0" w:color="auto"/>
            <w:left w:val="none" w:sz="0" w:space="0" w:color="auto"/>
            <w:bottom w:val="none" w:sz="0" w:space="0" w:color="auto"/>
            <w:right w:val="none" w:sz="0" w:space="0" w:color="auto"/>
          </w:divBdr>
        </w:div>
        <w:div w:id="1363282025">
          <w:marLeft w:val="640"/>
          <w:marRight w:val="0"/>
          <w:marTop w:val="0"/>
          <w:marBottom w:val="0"/>
          <w:divBdr>
            <w:top w:val="none" w:sz="0" w:space="0" w:color="auto"/>
            <w:left w:val="none" w:sz="0" w:space="0" w:color="auto"/>
            <w:bottom w:val="none" w:sz="0" w:space="0" w:color="auto"/>
            <w:right w:val="none" w:sz="0" w:space="0" w:color="auto"/>
          </w:divBdr>
        </w:div>
        <w:div w:id="1364286057">
          <w:marLeft w:val="640"/>
          <w:marRight w:val="0"/>
          <w:marTop w:val="0"/>
          <w:marBottom w:val="0"/>
          <w:divBdr>
            <w:top w:val="none" w:sz="0" w:space="0" w:color="auto"/>
            <w:left w:val="none" w:sz="0" w:space="0" w:color="auto"/>
            <w:bottom w:val="none" w:sz="0" w:space="0" w:color="auto"/>
            <w:right w:val="none" w:sz="0" w:space="0" w:color="auto"/>
          </w:divBdr>
        </w:div>
        <w:div w:id="1380401015">
          <w:marLeft w:val="640"/>
          <w:marRight w:val="0"/>
          <w:marTop w:val="0"/>
          <w:marBottom w:val="0"/>
          <w:divBdr>
            <w:top w:val="none" w:sz="0" w:space="0" w:color="auto"/>
            <w:left w:val="none" w:sz="0" w:space="0" w:color="auto"/>
            <w:bottom w:val="none" w:sz="0" w:space="0" w:color="auto"/>
            <w:right w:val="none" w:sz="0" w:space="0" w:color="auto"/>
          </w:divBdr>
        </w:div>
        <w:div w:id="1417290860">
          <w:marLeft w:val="640"/>
          <w:marRight w:val="0"/>
          <w:marTop w:val="0"/>
          <w:marBottom w:val="0"/>
          <w:divBdr>
            <w:top w:val="none" w:sz="0" w:space="0" w:color="auto"/>
            <w:left w:val="none" w:sz="0" w:space="0" w:color="auto"/>
            <w:bottom w:val="none" w:sz="0" w:space="0" w:color="auto"/>
            <w:right w:val="none" w:sz="0" w:space="0" w:color="auto"/>
          </w:divBdr>
        </w:div>
        <w:div w:id="1418942930">
          <w:marLeft w:val="640"/>
          <w:marRight w:val="0"/>
          <w:marTop w:val="0"/>
          <w:marBottom w:val="0"/>
          <w:divBdr>
            <w:top w:val="none" w:sz="0" w:space="0" w:color="auto"/>
            <w:left w:val="none" w:sz="0" w:space="0" w:color="auto"/>
            <w:bottom w:val="none" w:sz="0" w:space="0" w:color="auto"/>
            <w:right w:val="none" w:sz="0" w:space="0" w:color="auto"/>
          </w:divBdr>
        </w:div>
        <w:div w:id="1483429897">
          <w:marLeft w:val="640"/>
          <w:marRight w:val="0"/>
          <w:marTop w:val="0"/>
          <w:marBottom w:val="0"/>
          <w:divBdr>
            <w:top w:val="none" w:sz="0" w:space="0" w:color="auto"/>
            <w:left w:val="none" w:sz="0" w:space="0" w:color="auto"/>
            <w:bottom w:val="none" w:sz="0" w:space="0" w:color="auto"/>
            <w:right w:val="none" w:sz="0" w:space="0" w:color="auto"/>
          </w:divBdr>
        </w:div>
        <w:div w:id="1508711875">
          <w:marLeft w:val="640"/>
          <w:marRight w:val="0"/>
          <w:marTop w:val="0"/>
          <w:marBottom w:val="0"/>
          <w:divBdr>
            <w:top w:val="none" w:sz="0" w:space="0" w:color="auto"/>
            <w:left w:val="none" w:sz="0" w:space="0" w:color="auto"/>
            <w:bottom w:val="none" w:sz="0" w:space="0" w:color="auto"/>
            <w:right w:val="none" w:sz="0" w:space="0" w:color="auto"/>
          </w:divBdr>
        </w:div>
        <w:div w:id="1534149585">
          <w:marLeft w:val="640"/>
          <w:marRight w:val="0"/>
          <w:marTop w:val="0"/>
          <w:marBottom w:val="0"/>
          <w:divBdr>
            <w:top w:val="none" w:sz="0" w:space="0" w:color="auto"/>
            <w:left w:val="none" w:sz="0" w:space="0" w:color="auto"/>
            <w:bottom w:val="none" w:sz="0" w:space="0" w:color="auto"/>
            <w:right w:val="none" w:sz="0" w:space="0" w:color="auto"/>
          </w:divBdr>
        </w:div>
        <w:div w:id="1538085028">
          <w:marLeft w:val="640"/>
          <w:marRight w:val="0"/>
          <w:marTop w:val="0"/>
          <w:marBottom w:val="0"/>
          <w:divBdr>
            <w:top w:val="none" w:sz="0" w:space="0" w:color="auto"/>
            <w:left w:val="none" w:sz="0" w:space="0" w:color="auto"/>
            <w:bottom w:val="none" w:sz="0" w:space="0" w:color="auto"/>
            <w:right w:val="none" w:sz="0" w:space="0" w:color="auto"/>
          </w:divBdr>
        </w:div>
        <w:div w:id="1548108637">
          <w:marLeft w:val="640"/>
          <w:marRight w:val="0"/>
          <w:marTop w:val="0"/>
          <w:marBottom w:val="0"/>
          <w:divBdr>
            <w:top w:val="none" w:sz="0" w:space="0" w:color="auto"/>
            <w:left w:val="none" w:sz="0" w:space="0" w:color="auto"/>
            <w:bottom w:val="none" w:sz="0" w:space="0" w:color="auto"/>
            <w:right w:val="none" w:sz="0" w:space="0" w:color="auto"/>
          </w:divBdr>
        </w:div>
        <w:div w:id="1567766683">
          <w:marLeft w:val="640"/>
          <w:marRight w:val="0"/>
          <w:marTop w:val="0"/>
          <w:marBottom w:val="0"/>
          <w:divBdr>
            <w:top w:val="none" w:sz="0" w:space="0" w:color="auto"/>
            <w:left w:val="none" w:sz="0" w:space="0" w:color="auto"/>
            <w:bottom w:val="none" w:sz="0" w:space="0" w:color="auto"/>
            <w:right w:val="none" w:sz="0" w:space="0" w:color="auto"/>
          </w:divBdr>
        </w:div>
        <w:div w:id="1642735095">
          <w:marLeft w:val="640"/>
          <w:marRight w:val="0"/>
          <w:marTop w:val="0"/>
          <w:marBottom w:val="0"/>
          <w:divBdr>
            <w:top w:val="none" w:sz="0" w:space="0" w:color="auto"/>
            <w:left w:val="none" w:sz="0" w:space="0" w:color="auto"/>
            <w:bottom w:val="none" w:sz="0" w:space="0" w:color="auto"/>
            <w:right w:val="none" w:sz="0" w:space="0" w:color="auto"/>
          </w:divBdr>
        </w:div>
        <w:div w:id="1665234966">
          <w:marLeft w:val="640"/>
          <w:marRight w:val="0"/>
          <w:marTop w:val="0"/>
          <w:marBottom w:val="0"/>
          <w:divBdr>
            <w:top w:val="none" w:sz="0" w:space="0" w:color="auto"/>
            <w:left w:val="none" w:sz="0" w:space="0" w:color="auto"/>
            <w:bottom w:val="none" w:sz="0" w:space="0" w:color="auto"/>
            <w:right w:val="none" w:sz="0" w:space="0" w:color="auto"/>
          </w:divBdr>
        </w:div>
        <w:div w:id="1698891634">
          <w:marLeft w:val="640"/>
          <w:marRight w:val="0"/>
          <w:marTop w:val="0"/>
          <w:marBottom w:val="0"/>
          <w:divBdr>
            <w:top w:val="none" w:sz="0" w:space="0" w:color="auto"/>
            <w:left w:val="none" w:sz="0" w:space="0" w:color="auto"/>
            <w:bottom w:val="none" w:sz="0" w:space="0" w:color="auto"/>
            <w:right w:val="none" w:sz="0" w:space="0" w:color="auto"/>
          </w:divBdr>
        </w:div>
        <w:div w:id="1725060806">
          <w:marLeft w:val="640"/>
          <w:marRight w:val="0"/>
          <w:marTop w:val="0"/>
          <w:marBottom w:val="0"/>
          <w:divBdr>
            <w:top w:val="none" w:sz="0" w:space="0" w:color="auto"/>
            <w:left w:val="none" w:sz="0" w:space="0" w:color="auto"/>
            <w:bottom w:val="none" w:sz="0" w:space="0" w:color="auto"/>
            <w:right w:val="none" w:sz="0" w:space="0" w:color="auto"/>
          </w:divBdr>
        </w:div>
        <w:div w:id="1730881674">
          <w:marLeft w:val="640"/>
          <w:marRight w:val="0"/>
          <w:marTop w:val="0"/>
          <w:marBottom w:val="0"/>
          <w:divBdr>
            <w:top w:val="none" w:sz="0" w:space="0" w:color="auto"/>
            <w:left w:val="none" w:sz="0" w:space="0" w:color="auto"/>
            <w:bottom w:val="none" w:sz="0" w:space="0" w:color="auto"/>
            <w:right w:val="none" w:sz="0" w:space="0" w:color="auto"/>
          </w:divBdr>
        </w:div>
        <w:div w:id="1732579154">
          <w:marLeft w:val="640"/>
          <w:marRight w:val="0"/>
          <w:marTop w:val="0"/>
          <w:marBottom w:val="0"/>
          <w:divBdr>
            <w:top w:val="none" w:sz="0" w:space="0" w:color="auto"/>
            <w:left w:val="none" w:sz="0" w:space="0" w:color="auto"/>
            <w:bottom w:val="none" w:sz="0" w:space="0" w:color="auto"/>
            <w:right w:val="none" w:sz="0" w:space="0" w:color="auto"/>
          </w:divBdr>
        </w:div>
        <w:div w:id="1769696301">
          <w:marLeft w:val="640"/>
          <w:marRight w:val="0"/>
          <w:marTop w:val="0"/>
          <w:marBottom w:val="0"/>
          <w:divBdr>
            <w:top w:val="none" w:sz="0" w:space="0" w:color="auto"/>
            <w:left w:val="none" w:sz="0" w:space="0" w:color="auto"/>
            <w:bottom w:val="none" w:sz="0" w:space="0" w:color="auto"/>
            <w:right w:val="none" w:sz="0" w:space="0" w:color="auto"/>
          </w:divBdr>
        </w:div>
        <w:div w:id="1784572378">
          <w:marLeft w:val="640"/>
          <w:marRight w:val="0"/>
          <w:marTop w:val="0"/>
          <w:marBottom w:val="0"/>
          <w:divBdr>
            <w:top w:val="none" w:sz="0" w:space="0" w:color="auto"/>
            <w:left w:val="none" w:sz="0" w:space="0" w:color="auto"/>
            <w:bottom w:val="none" w:sz="0" w:space="0" w:color="auto"/>
            <w:right w:val="none" w:sz="0" w:space="0" w:color="auto"/>
          </w:divBdr>
        </w:div>
        <w:div w:id="1835296947">
          <w:marLeft w:val="640"/>
          <w:marRight w:val="0"/>
          <w:marTop w:val="0"/>
          <w:marBottom w:val="0"/>
          <w:divBdr>
            <w:top w:val="none" w:sz="0" w:space="0" w:color="auto"/>
            <w:left w:val="none" w:sz="0" w:space="0" w:color="auto"/>
            <w:bottom w:val="none" w:sz="0" w:space="0" w:color="auto"/>
            <w:right w:val="none" w:sz="0" w:space="0" w:color="auto"/>
          </w:divBdr>
        </w:div>
        <w:div w:id="1842039562">
          <w:marLeft w:val="640"/>
          <w:marRight w:val="0"/>
          <w:marTop w:val="0"/>
          <w:marBottom w:val="0"/>
          <w:divBdr>
            <w:top w:val="none" w:sz="0" w:space="0" w:color="auto"/>
            <w:left w:val="none" w:sz="0" w:space="0" w:color="auto"/>
            <w:bottom w:val="none" w:sz="0" w:space="0" w:color="auto"/>
            <w:right w:val="none" w:sz="0" w:space="0" w:color="auto"/>
          </w:divBdr>
        </w:div>
        <w:div w:id="1846900256">
          <w:marLeft w:val="640"/>
          <w:marRight w:val="0"/>
          <w:marTop w:val="0"/>
          <w:marBottom w:val="0"/>
          <w:divBdr>
            <w:top w:val="none" w:sz="0" w:space="0" w:color="auto"/>
            <w:left w:val="none" w:sz="0" w:space="0" w:color="auto"/>
            <w:bottom w:val="none" w:sz="0" w:space="0" w:color="auto"/>
            <w:right w:val="none" w:sz="0" w:space="0" w:color="auto"/>
          </w:divBdr>
        </w:div>
        <w:div w:id="1862670109">
          <w:marLeft w:val="640"/>
          <w:marRight w:val="0"/>
          <w:marTop w:val="0"/>
          <w:marBottom w:val="0"/>
          <w:divBdr>
            <w:top w:val="none" w:sz="0" w:space="0" w:color="auto"/>
            <w:left w:val="none" w:sz="0" w:space="0" w:color="auto"/>
            <w:bottom w:val="none" w:sz="0" w:space="0" w:color="auto"/>
            <w:right w:val="none" w:sz="0" w:space="0" w:color="auto"/>
          </w:divBdr>
        </w:div>
        <w:div w:id="1882283794">
          <w:marLeft w:val="640"/>
          <w:marRight w:val="0"/>
          <w:marTop w:val="0"/>
          <w:marBottom w:val="0"/>
          <w:divBdr>
            <w:top w:val="none" w:sz="0" w:space="0" w:color="auto"/>
            <w:left w:val="none" w:sz="0" w:space="0" w:color="auto"/>
            <w:bottom w:val="none" w:sz="0" w:space="0" w:color="auto"/>
            <w:right w:val="none" w:sz="0" w:space="0" w:color="auto"/>
          </w:divBdr>
        </w:div>
        <w:div w:id="1886258047">
          <w:marLeft w:val="640"/>
          <w:marRight w:val="0"/>
          <w:marTop w:val="0"/>
          <w:marBottom w:val="0"/>
          <w:divBdr>
            <w:top w:val="none" w:sz="0" w:space="0" w:color="auto"/>
            <w:left w:val="none" w:sz="0" w:space="0" w:color="auto"/>
            <w:bottom w:val="none" w:sz="0" w:space="0" w:color="auto"/>
            <w:right w:val="none" w:sz="0" w:space="0" w:color="auto"/>
          </w:divBdr>
        </w:div>
        <w:div w:id="1911844873">
          <w:marLeft w:val="640"/>
          <w:marRight w:val="0"/>
          <w:marTop w:val="0"/>
          <w:marBottom w:val="0"/>
          <w:divBdr>
            <w:top w:val="none" w:sz="0" w:space="0" w:color="auto"/>
            <w:left w:val="none" w:sz="0" w:space="0" w:color="auto"/>
            <w:bottom w:val="none" w:sz="0" w:space="0" w:color="auto"/>
            <w:right w:val="none" w:sz="0" w:space="0" w:color="auto"/>
          </w:divBdr>
        </w:div>
        <w:div w:id="1913538038">
          <w:marLeft w:val="640"/>
          <w:marRight w:val="0"/>
          <w:marTop w:val="0"/>
          <w:marBottom w:val="0"/>
          <w:divBdr>
            <w:top w:val="none" w:sz="0" w:space="0" w:color="auto"/>
            <w:left w:val="none" w:sz="0" w:space="0" w:color="auto"/>
            <w:bottom w:val="none" w:sz="0" w:space="0" w:color="auto"/>
            <w:right w:val="none" w:sz="0" w:space="0" w:color="auto"/>
          </w:divBdr>
        </w:div>
        <w:div w:id="1917977826">
          <w:marLeft w:val="640"/>
          <w:marRight w:val="0"/>
          <w:marTop w:val="0"/>
          <w:marBottom w:val="0"/>
          <w:divBdr>
            <w:top w:val="none" w:sz="0" w:space="0" w:color="auto"/>
            <w:left w:val="none" w:sz="0" w:space="0" w:color="auto"/>
            <w:bottom w:val="none" w:sz="0" w:space="0" w:color="auto"/>
            <w:right w:val="none" w:sz="0" w:space="0" w:color="auto"/>
          </w:divBdr>
        </w:div>
        <w:div w:id="1920402249">
          <w:marLeft w:val="640"/>
          <w:marRight w:val="0"/>
          <w:marTop w:val="0"/>
          <w:marBottom w:val="0"/>
          <w:divBdr>
            <w:top w:val="none" w:sz="0" w:space="0" w:color="auto"/>
            <w:left w:val="none" w:sz="0" w:space="0" w:color="auto"/>
            <w:bottom w:val="none" w:sz="0" w:space="0" w:color="auto"/>
            <w:right w:val="none" w:sz="0" w:space="0" w:color="auto"/>
          </w:divBdr>
        </w:div>
        <w:div w:id="1940409756">
          <w:marLeft w:val="640"/>
          <w:marRight w:val="0"/>
          <w:marTop w:val="0"/>
          <w:marBottom w:val="0"/>
          <w:divBdr>
            <w:top w:val="none" w:sz="0" w:space="0" w:color="auto"/>
            <w:left w:val="none" w:sz="0" w:space="0" w:color="auto"/>
            <w:bottom w:val="none" w:sz="0" w:space="0" w:color="auto"/>
            <w:right w:val="none" w:sz="0" w:space="0" w:color="auto"/>
          </w:divBdr>
        </w:div>
        <w:div w:id="1971745218">
          <w:marLeft w:val="640"/>
          <w:marRight w:val="0"/>
          <w:marTop w:val="0"/>
          <w:marBottom w:val="0"/>
          <w:divBdr>
            <w:top w:val="none" w:sz="0" w:space="0" w:color="auto"/>
            <w:left w:val="none" w:sz="0" w:space="0" w:color="auto"/>
            <w:bottom w:val="none" w:sz="0" w:space="0" w:color="auto"/>
            <w:right w:val="none" w:sz="0" w:space="0" w:color="auto"/>
          </w:divBdr>
        </w:div>
        <w:div w:id="2003655342">
          <w:marLeft w:val="640"/>
          <w:marRight w:val="0"/>
          <w:marTop w:val="0"/>
          <w:marBottom w:val="0"/>
          <w:divBdr>
            <w:top w:val="none" w:sz="0" w:space="0" w:color="auto"/>
            <w:left w:val="none" w:sz="0" w:space="0" w:color="auto"/>
            <w:bottom w:val="none" w:sz="0" w:space="0" w:color="auto"/>
            <w:right w:val="none" w:sz="0" w:space="0" w:color="auto"/>
          </w:divBdr>
        </w:div>
        <w:div w:id="2043700472">
          <w:marLeft w:val="640"/>
          <w:marRight w:val="0"/>
          <w:marTop w:val="0"/>
          <w:marBottom w:val="0"/>
          <w:divBdr>
            <w:top w:val="none" w:sz="0" w:space="0" w:color="auto"/>
            <w:left w:val="none" w:sz="0" w:space="0" w:color="auto"/>
            <w:bottom w:val="none" w:sz="0" w:space="0" w:color="auto"/>
            <w:right w:val="none" w:sz="0" w:space="0" w:color="auto"/>
          </w:divBdr>
        </w:div>
        <w:div w:id="2089382738">
          <w:marLeft w:val="640"/>
          <w:marRight w:val="0"/>
          <w:marTop w:val="0"/>
          <w:marBottom w:val="0"/>
          <w:divBdr>
            <w:top w:val="none" w:sz="0" w:space="0" w:color="auto"/>
            <w:left w:val="none" w:sz="0" w:space="0" w:color="auto"/>
            <w:bottom w:val="none" w:sz="0" w:space="0" w:color="auto"/>
            <w:right w:val="none" w:sz="0" w:space="0" w:color="auto"/>
          </w:divBdr>
        </w:div>
        <w:div w:id="2101560622">
          <w:marLeft w:val="640"/>
          <w:marRight w:val="0"/>
          <w:marTop w:val="0"/>
          <w:marBottom w:val="0"/>
          <w:divBdr>
            <w:top w:val="none" w:sz="0" w:space="0" w:color="auto"/>
            <w:left w:val="none" w:sz="0" w:space="0" w:color="auto"/>
            <w:bottom w:val="none" w:sz="0" w:space="0" w:color="auto"/>
            <w:right w:val="none" w:sz="0" w:space="0" w:color="auto"/>
          </w:divBdr>
        </w:div>
        <w:div w:id="2117433612">
          <w:marLeft w:val="640"/>
          <w:marRight w:val="0"/>
          <w:marTop w:val="0"/>
          <w:marBottom w:val="0"/>
          <w:divBdr>
            <w:top w:val="none" w:sz="0" w:space="0" w:color="auto"/>
            <w:left w:val="none" w:sz="0" w:space="0" w:color="auto"/>
            <w:bottom w:val="none" w:sz="0" w:space="0" w:color="auto"/>
            <w:right w:val="none" w:sz="0" w:space="0" w:color="auto"/>
          </w:divBdr>
        </w:div>
      </w:divsChild>
    </w:div>
    <w:div w:id="1504665485">
      <w:bodyDiv w:val="1"/>
      <w:marLeft w:val="0"/>
      <w:marRight w:val="0"/>
      <w:marTop w:val="0"/>
      <w:marBottom w:val="0"/>
      <w:divBdr>
        <w:top w:val="none" w:sz="0" w:space="0" w:color="auto"/>
        <w:left w:val="none" w:sz="0" w:space="0" w:color="auto"/>
        <w:bottom w:val="none" w:sz="0" w:space="0" w:color="auto"/>
        <w:right w:val="none" w:sz="0" w:space="0" w:color="auto"/>
      </w:divBdr>
      <w:divsChild>
        <w:div w:id="10767910">
          <w:marLeft w:val="640"/>
          <w:marRight w:val="0"/>
          <w:marTop w:val="0"/>
          <w:marBottom w:val="0"/>
          <w:divBdr>
            <w:top w:val="none" w:sz="0" w:space="0" w:color="auto"/>
            <w:left w:val="none" w:sz="0" w:space="0" w:color="auto"/>
            <w:bottom w:val="none" w:sz="0" w:space="0" w:color="auto"/>
            <w:right w:val="none" w:sz="0" w:space="0" w:color="auto"/>
          </w:divBdr>
        </w:div>
        <w:div w:id="17850691">
          <w:marLeft w:val="640"/>
          <w:marRight w:val="0"/>
          <w:marTop w:val="0"/>
          <w:marBottom w:val="0"/>
          <w:divBdr>
            <w:top w:val="none" w:sz="0" w:space="0" w:color="auto"/>
            <w:left w:val="none" w:sz="0" w:space="0" w:color="auto"/>
            <w:bottom w:val="none" w:sz="0" w:space="0" w:color="auto"/>
            <w:right w:val="none" w:sz="0" w:space="0" w:color="auto"/>
          </w:divBdr>
        </w:div>
        <w:div w:id="28340714">
          <w:marLeft w:val="640"/>
          <w:marRight w:val="0"/>
          <w:marTop w:val="0"/>
          <w:marBottom w:val="0"/>
          <w:divBdr>
            <w:top w:val="none" w:sz="0" w:space="0" w:color="auto"/>
            <w:left w:val="none" w:sz="0" w:space="0" w:color="auto"/>
            <w:bottom w:val="none" w:sz="0" w:space="0" w:color="auto"/>
            <w:right w:val="none" w:sz="0" w:space="0" w:color="auto"/>
          </w:divBdr>
        </w:div>
        <w:div w:id="40448099">
          <w:marLeft w:val="640"/>
          <w:marRight w:val="0"/>
          <w:marTop w:val="0"/>
          <w:marBottom w:val="0"/>
          <w:divBdr>
            <w:top w:val="none" w:sz="0" w:space="0" w:color="auto"/>
            <w:left w:val="none" w:sz="0" w:space="0" w:color="auto"/>
            <w:bottom w:val="none" w:sz="0" w:space="0" w:color="auto"/>
            <w:right w:val="none" w:sz="0" w:space="0" w:color="auto"/>
          </w:divBdr>
        </w:div>
        <w:div w:id="61146023">
          <w:marLeft w:val="640"/>
          <w:marRight w:val="0"/>
          <w:marTop w:val="0"/>
          <w:marBottom w:val="0"/>
          <w:divBdr>
            <w:top w:val="none" w:sz="0" w:space="0" w:color="auto"/>
            <w:left w:val="none" w:sz="0" w:space="0" w:color="auto"/>
            <w:bottom w:val="none" w:sz="0" w:space="0" w:color="auto"/>
            <w:right w:val="none" w:sz="0" w:space="0" w:color="auto"/>
          </w:divBdr>
        </w:div>
        <w:div w:id="74325347">
          <w:marLeft w:val="640"/>
          <w:marRight w:val="0"/>
          <w:marTop w:val="0"/>
          <w:marBottom w:val="0"/>
          <w:divBdr>
            <w:top w:val="none" w:sz="0" w:space="0" w:color="auto"/>
            <w:left w:val="none" w:sz="0" w:space="0" w:color="auto"/>
            <w:bottom w:val="none" w:sz="0" w:space="0" w:color="auto"/>
            <w:right w:val="none" w:sz="0" w:space="0" w:color="auto"/>
          </w:divBdr>
        </w:div>
        <w:div w:id="81075573">
          <w:marLeft w:val="640"/>
          <w:marRight w:val="0"/>
          <w:marTop w:val="0"/>
          <w:marBottom w:val="0"/>
          <w:divBdr>
            <w:top w:val="none" w:sz="0" w:space="0" w:color="auto"/>
            <w:left w:val="none" w:sz="0" w:space="0" w:color="auto"/>
            <w:bottom w:val="none" w:sz="0" w:space="0" w:color="auto"/>
            <w:right w:val="none" w:sz="0" w:space="0" w:color="auto"/>
          </w:divBdr>
        </w:div>
        <w:div w:id="144394734">
          <w:marLeft w:val="640"/>
          <w:marRight w:val="0"/>
          <w:marTop w:val="0"/>
          <w:marBottom w:val="0"/>
          <w:divBdr>
            <w:top w:val="none" w:sz="0" w:space="0" w:color="auto"/>
            <w:left w:val="none" w:sz="0" w:space="0" w:color="auto"/>
            <w:bottom w:val="none" w:sz="0" w:space="0" w:color="auto"/>
            <w:right w:val="none" w:sz="0" w:space="0" w:color="auto"/>
          </w:divBdr>
        </w:div>
        <w:div w:id="167208734">
          <w:marLeft w:val="640"/>
          <w:marRight w:val="0"/>
          <w:marTop w:val="0"/>
          <w:marBottom w:val="0"/>
          <w:divBdr>
            <w:top w:val="none" w:sz="0" w:space="0" w:color="auto"/>
            <w:left w:val="none" w:sz="0" w:space="0" w:color="auto"/>
            <w:bottom w:val="none" w:sz="0" w:space="0" w:color="auto"/>
            <w:right w:val="none" w:sz="0" w:space="0" w:color="auto"/>
          </w:divBdr>
        </w:div>
        <w:div w:id="182670226">
          <w:marLeft w:val="640"/>
          <w:marRight w:val="0"/>
          <w:marTop w:val="0"/>
          <w:marBottom w:val="0"/>
          <w:divBdr>
            <w:top w:val="none" w:sz="0" w:space="0" w:color="auto"/>
            <w:left w:val="none" w:sz="0" w:space="0" w:color="auto"/>
            <w:bottom w:val="none" w:sz="0" w:space="0" w:color="auto"/>
            <w:right w:val="none" w:sz="0" w:space="0" w:color="auto"/>
          </w:divBdr>
        </w:div>
        <w:div w:id="238254867">
          <w:marLeft w:val="640"/>
          <w:marRight w:val="0"/>
          <w:marTop w:val="0"/>
          <w:marBottom w:val="0"/>
          <w:divBdr>
            <w:top w:val="none" w:sz="0" w:space="0" w:color="auto"/>
            <w:left w:val="none" w:sz="0" w:space="0" w:color="auto"/>
            <w:bottom w:val="none" w:sz="0" w:space="0" w:color="auto"/>
            <w:right w:val="none" w:sz="0" w:space="0" w:color="auto"/>
          </w:divBdr>
        </w:div>
        <w:div w:id="239294256">
          <w:marLeft w:val="640"/>
          <w:marRight w:val="0"/>
          <w:marTop w:val="0"/>
          <w:marBottom w:val="0"/>
          <w:divBdr>
            <w:top w:val="none" w:sz="0" w:space="0" w:color="auto"/>
            <w:left w:val="none" w:sz="0" w:space="0" w:color="auto"/>
            <w:bottom w:val="none" w:sz="0" w:space="0" w:color="auto"/>
            <w:right w:val="none" w:sz="0" w:space="0" w:color="auto"/>
          </w:divBdr>
        </w:div>
        <w:div w:id="245648348">
          <w:marLeft w:val="640"/>
          <w:marRight w:val="0"/>
          <w:marTop w:val="0"/>
          <w:marBottom w:val="0"/>
          <w:divBdr>
            <w:top w:val="none" w:sz="0" w:space="0" w:color="auto"/>
            <w:left w:val="none" w:sz="0" w:space="0" w:color="auto"/>
            <w:bottom w:val="none" w:sz="0" w:space="0" w:color="auto"/>
            <w:right w:val="none" w:sz="0" w:space="0" w:color="auto"/>
          </w:divBdr>
        </w:div>
        <w:div w:id="264962094">
          <w:marLeft w:val="640"/>
          <w:marRight w:val="0"/>
          <w:marTop w:val="0"/>
          <w:marBottom w:val="0"/>
          <w:divBdr>
            <w:top w:val="none" w:sz="0" w:space="0" w:color="auto"/>
            <w:left w:val="none" w:sz="0" w:space="0" w:color="auto"/>
            <w:bottom w:val="none" w:sz="0" w:space="0" w:color="auto"/>
            <w:right w:val="none" w:sz="0" w:space="0" w:color="auto"/>
          </w:divBdr>
        </w:div>
        <w:div w:id="295642581">
          <w:marLeft w:val="640"/>
          <w:marRight w:val="0"/>
          <w:marTop w:val="0"/>
          <w:marBottom w:val="0"/>
          <w:divBdr>
            <w:top w:val="none" w:sz="0" w:space="0" w:color="auto"/>
            <w:left w:val="none" w:sz="0" w:space="0" w:color="auto"/>
            <w:bottom w:val="none" w:sz="0" w:space="0" w:color="auto"/>
            <w:right w:val="none" w:sz="0" w:space="0" w:color="auto"/>
          </w:divBdr>
        </w:div>
        <w:div w:id="323514373">
          <w:marLeft w:val="640"/>
          <w:marRight w:val="0"/>
          <w:marTop w:val="0"/>
          <w:marBottom w:val="0"/>
          <w:divBdr>
            <w:top w:val="none" w:sz="0" w:space="0" w:color="auto"/>
            <w:left w:val="none" w:sz="0" w:space="0" w:color="auto"/>
            <w:bottom w:val="none" w:sz="0" w:space="0" w:color="auto"/>
            <w:right w:val="none" w:sz="0" w:space="0" w:color="auto"/>
          </w:divBdr>
        </w:div>
        <w:div w:id="360201942">
          <w:marLeft w:val="640"/>
          <w:marRight w:val="0"/>
          <w:marTop w:val="0"/>
          <w:marBottom w:val="0"/>
          <w:divBdr>
            <w:top w:val="none" w:sz="0" w:space="0" w:color="auto"/>
            <w:left w:val="none" w:sz="0" w:space="0" w:color="auto"/>
            <w:bottom w:val="none" w:sz="0" w:space="0" w:color="auto"/>
            <w:right w:val="none" w:sz="0" w:space="0" w:color="auto"/>
          </w:divBdr>
        </w:div>
        <w:div w:id="382364005">
          <w:marLeft w:val="640"/>
          <w:marRight w:val="0"/>
          <w:marTop w:val="0"/>
          <w:marBottom w:val="0"/>
          <w:divBdr>
            <w:top w:val="none" w:sz="0" w:space="0" w:color="auto"/>
            <w:left w:val="none" w:sz="0" w:space="0" w:color="auto"/>
            <w:bottom w:val="none" w:sz="0" w:space="0" w:color="auto"/>
            <w:right w:val="none" w:sz="0" w:space="0" w:color="auto"/>
          </w:divBdr>
        </w:div>
        <w:div w:id="389961643">
          <w:marLeft w:val="640"/>
          <w:marRight w:val="0"/>
          <w:marTop w:val="0"/>
          <w:marBottom w:val="0"/>
          <w:divBdr>
            <w:top w:val="none" w:sz="0" w:space="0" w:color="auto"/>
            <w:left w:val="none" w:sz="0" w:space="0" w:color="auto"/>
            <w:bottom w:val="none" w:sz="0" w:space="0" w:color="auto"/>
            <w:right w:val="none" w:sz="0" w:space="0" w:color="auto"/>
          </w:divBdr>
        </w:div>
        <w:div w:id="411123185">
          <w:marLeft w:val="640"/>
          <w:marRight w:val="0"/>
          <w:marTop w:val="0"/>
          <w:marBottom w:val="0"/>
          <w:divBdr>
            <w:top w:val="none" w:sz="0" w:space="0" w:color="auto"/>
            <w:left w:val="none" w:sz="0" w:space="0" w:color="auto"/>
            <w:bottom w:val="none" w:sz="0" w:space="0" w:color="auto"/>
            <w:right w:val="none" w:sz="0" w:space="0" w:color="auto"/>
          </w:divBdr>
        </w:div>
        <w:div w:id="508368669">
          <w:marLeft w:val="640"/>
          <w:marRight w:val="0"/>
          <w:marTop w:val="0"/>
          <w:marBottom w:val="0"/>
          <w:divBdr>
            <w:top w:val="none" w:sz="0" w:space="0" w:color="auto"/>
            <w:left w:val="none" w:sz="0" w:space="0" w:color="auto"/>
            <w:bottom w:val="none" w:sz="0" w:space="0" w:color="auto"/>
            <w:right w:val="none" w:sz="0" w:space="0" w:color="auto"/>
          </w:divBdr>
        </w:div>
        <w:div w:id="514660496">
          <w:marLeft w:val="640"/>
          <w:marRight w:val="0"/>
          <w:marTop w:val="0"/>
          <w:marBottom w:val="0"/>
          <w:divBdr>
            <w:top w:val="none" w:sz="0" w:space="0" w:color="auto"/>
            <w:left w:val="none" w:sz="0" w:space="0" w:color="auto"/>
            <w:bottom w:val="none" w:sz="0" w:space="0" w:color="auto"/>
            <w:right w:val="none" w:sz="0" w:space="0" w:color="auto"/>
          </w:divBdr>
        </w:div>
        <w:div w:id="523246794">
          <w:marLeft w:val="640"/>
          <w:marRight w:val="0"/>
          <w:marTop w:val="0"/>
          <w:marBottom w:val="0"/>
          <w:divBdr>
            <w:top w:val="none" w:sz="0" w:space="0" w:color="auto"/>
            <w:left w:val="none" w:sz="0" w:space="0" w:color="auto"/>
            <w:bottom w:val="none" w:sz="0" w:space="0" w:color="auto"/>
            <w:right w:val="none" w:sz="0" w:space="0" w:color="auto"/>
          </w:divBdr>
        </w:div>
        <w:div w:id="538057448">
          <w:marLeft w:val="640"/>
          <w:marRight w:val="0"/>
          <w:marTop w:val="0"/>
          <w:marBottom w:val="0"/>
          <w:divBdr>
            <w:top w:val="none" w:sz="0" w:space="0" w:color="auto"/>
            <w:left w:val="none" w:sz="0" w:space="0" w:color="auto"/>
            <w:bottom w:val="none" w:sz="0" w:space="0" w:color="auto"/>
            <w:right w:val="none" w:sz="0" w:space="0" w:color="auto"/>
          </w:divBdr>
        </w:div>
        <w:div w:id="557866733">
          <w:marLeft w:val="640"/>
          <w:marRight w:val="0"/>
          <w:marTop w:val="0"/>
          <w:marBottom w:val="0"/>
          <w:divBdr>
            <w:top w:val="none" w:sz="0" w:space="0" w:color="auto"/>
            <w:left w:val="none" w:sz="0" w:space="0" w:color="auto"/>
            <w:bottom w:val="none" w:sz="0" w:space="0" w:color="auto"/>
            <w:right w:val="none" w:sz="0" w:space="0" w:color="auto"/>
          </w:divBdr>
        </w:div>
        <w:div w:id="559874245">
          <w:marLeft w:val="640"/>
          <w:marRight w:val="0"/>
          <w:marTop w:val="0"/>
          <w:marBottom w:val="0"/>
          <w:divBdr>
            <w:top w:val="none" w:sz="0" w:space="0" w:color="auto"/>
            <w:left w:val="none" w:sz="0" w:space="0" w:color="auto"/>
            <w:bottom w:val="none" w:sz="0" w:space="0" w:color="auto"/>
            <w:right w:val="none" w:sz="0" w:space="0" w:color="auto"/>
          </w:divBdr>
        </w:div>
        <w:div w:id="563299904">
          <w:marLeft w:val="640"/>
          <w:marRight w:val="0"/>
          <w:marTop w:val="0"/>
          <w:marBottom w:val="0"/>
          <w:divBdr>
            <w:top w:val="none" w:sz="0" w:space="0" w:color="auto"/>
            <w:left w:val="none" w:sz="0" w:space="0" w:color="auto"/>
            <w:bottom w:val="none" w:sz="0" w:space="0" w:color="auto"/>
            <w:right w:val="none" w:sz="0" w:space="0" w:color="auto"/>
          </w:divBdr>
        </w:div>
        <w:div w:id="589699552">
          <w:marLeft w:val="640"/>
          <w:marRight w:val="0"/>
          <w:marTop w:val="0"/>
          <w:marBottom w:val="0"/>
          <w:divBdr>
            <w:top w:val="none" w:sz="0" w:space="0" w:color="auto"/>
            <w:left w:val="none" w:sz="0" w:space="0" w:color="auto"/>
            <w:bottom w:val="none" w:sz="0" w:space="0" w:color="auto"/>
            <w:right w:val="none" w:sz="0" w:space="0" w:color="auto"/>
          </w:divBdr>
        </w:div>
        <w:div w:id="610163221">
          <w:marLeft w:val="640"/>
          <w:marRight w:val="0"/>
          <w:marTop w:val="0"/>
          <w:marBottom w:val="0"/>
          <w:divBdr>
            <w:top w:val="none" w:sz="0" w:space="0" w:color="auto"/>
            <w:left w:val="none" w:sz="0" w:space="0" w:color="auto"/>
            <w:bottom w:val="none" w:sz="0" w:space="0" w:color="auto"/>
            <w:right w:val="none" w:sz="0" w:space="0" w:color="auto"/>
          </w:divBdr>
        </w:div>
        <w:div w:id="657853461">
          <w:marLeft w:val="640"/>
          <w:marRight w:val="0"/>
          <w:marTop w:val="0"/>
          <w:marBottom w:val="0"/>
          <w:divBdr>
            <w:top w:val="none" w:sz="0" w:space="0" w:color="auto"/>
            <w:left w:val="none" w:sz="0" w:space="0" w:color="auto"/>
            <w:bottom w:val="none" w:sz="0" w:space="0" w:color="auto"/>
            <w:right w:val="none" w:sz="0" w:space="0" w:color="auto"/>
          </w:divBdr>
        </w:div>
        <w:div w:id="693775657">
          <w:marLeft w:val="640"/>
          <w:marRight w:val="0"/>
          <w:marTop w:val="0"/>
          <w:marBottom w:val="0"/>
          <w:divBdr>
            <w:top w:val="none" w:sz="0" w:space="0" w:color="auto"/>
            <w:left w:val="none" w:sz="0" w:space="0" w:color="auto"/>
            <w:bottom w:val="none" w:sz="0" w:space="0" w:color="auto"/>
            <w:right w:val="none" w:sz="0" w:space="0" w:color="auto"/>
          </w:divBdr>
        </w:div>
        <w:div w:id="707143819">
          <w:marLeft w:val="640"/>
          <w:marRight w:val="0"/>
          <w:marTop w:val="0"/>
          <w:marBottom w:val="0"/>
          <w:divBdr>
            <w:top w:val="none" w:sz="0" w:space="0" w:color="auto"/>
            <w:left w:val="none" w:sz="0" w:space="0" w:color="auto"/>
            <w:bottom w:val="none" w:sz="0" w:space="0" w:color="auto"/>
            <w:right w:val="none" w:sz="0" w:space="0" w:color="auto"/>
          </w:divBdr>
        </w:div>
        <w:div w:id="755707971">
          <w:marLeft w:val="640"/>
          <w:marRight w:val="0"/>
          <w:marTop w:val="0"/>
          <w:marBottom w:val="0"/>
          <w:divBdr>
            <w:top w:val="none" w:sz="0" w:space="0" w:color="auto"/>
            <w:left w:val="none" w:sz="0" w:space="0" w:color="auto"/>
            <w:bottom w:val="none" w:sz="0" w:space="0" w:color="auto"/>
            <w:right w:val="none" w:sz="0" w:space="0" w:color="auto"/>
          </w:divBdr>
        </w:div>
        <w:div w:id="830024248">
          <w:marLeft w:val="640"/>
          <w:marRight w:val="0"/>
          <w:marTop w:val="0"/>
          <w:marBottom w:val="0"/>
          <w:divBdr>
            <w:top w:val="none" w:sz="0" w:space="0" w:color="auto"/>
            <w:left w:val="none" w:sz="0" w:space="0" w:color="auto"/>
            <w:bottom w:val="none" w:sz="0" w:space="0" w:color="auto"/>
            <w:right w:val="none" w:sz="0" w:space="0" w:color="auto"/>
          </w:divBdr>
        </w:div>
        <w:div w:id="843082822">
          <w:marLeft w:val="640"/>
          <w:marRight w:val="0"/>
          <w:marTop w:val="0"/>
          <w:marBottom w:val="0"/>
          <w:divBdr>
            <w:top w:val="none" w:sz="0" w:space="0" w:color="auto"/>
            <w:left w:val="none" w:sz="0" w:space="0" w:color="auto"/>
            <w:bottom w:val="none" w:sz="0" w:space="0" w:color="auto"/>
            <w:right w:val="none" w:sz="0" w:space="0" w:color="auto"/>
          </w:divBdr>
        </w:div>
        <w:div w:id="847863836">
          <w:marLeft w:val="640"/>
          <w:marRight w:val="0"/>
          <w:marTop w:val="0"/>
          <w:marBottom w:val="0"/>
          <w:divBdr>
            <w:top w:val="none" w:sz="0" w:space="0" w:color="auto"/>
            <w:left w:val="none" w:sz="0" w:space="0" w:color="auto"/>
            <w:bottom w:val="none" w:sz="0" w:space="0" w:color="auto"/>
            <w:right w:val="none" w:sz="0" w:space="0" w:color="auto"/>
          </w:divBdr>
        </w:div>
        <w:div w:id="873731932">
          <w:marLeft w:val="640"/>
          <w:marRight w:val="0"/>
          <w:marTop w:val="0"/>
          <w:marBottom w:val="0"/>
          <w:divBdr>
            <w:top w:val="none" w:sz="0" w:space="0" w:color="auto"/>
            <w:left w:val="none" w:sz="0" w:space="0" w:color="auto"/>
            <w:bottom w:val="none" w:sz="0" w:space="0" w:color="auto"/>
            <w:right w:val="none" w:sz="0" w:space="0" w:color="auto"/>
          </w:divBdr>
        </w:div>
        <w:div w:id="896742286">
          <w:marLeft w:val="640"/>
          <w:marRight w:val="0"/>
          <w:marTop w:val="0"/>
          <w:marBottom w:val="0"/>
          <w:divBdr>
            <w:top w:val="none" w:sz="0" w:space="0" w:color="auto"/>
            <w:left w:val="none" w:sz="0" w:space="0" w:color="auto"/>
            <w:bottom w:val="none" w:sz="0" w:space="0" w:color="auto"/>
            <w:right w:val="none" w:sz="0" w:space="0" w:color="auto"/>
          </w:divBdr>
        </w:div>
        <w:div w:id="934675175">
          <w:marLeft w:val="640"/>
          <w:marRight w:val="0"/>
          <w:marTop w:val="0"/>
          <w:marBottom w:val="0"/>
          <w:divBdr>
            <w:top w:val="none" w:sz="0" w:space="0" w:color="auto"/>
            <w:left w:val="none" w:sz="0" w:space="0" w:color="auto"/>
            <w:bottom w:val="none" w:sz="0" w:space="0" w:color="auto"/>
            <w:right w:val="none" w:sz="0" w:space="0" w:color="auto"/>
          </w:divBdr>
        </w:div>
        <w:div w:id="951745481">
          <w:marLeft w:val="640"/>
          <w:marRight w:val="0"/>
          <w:marTop w:val="0"/>
          <w:marBottom w:val="0"/>
          <w:divBdr>
            <w:top w:val="none" w:sz="0" w:space="0" w:color="auto"/>
            <w:left w:val="none" w:sz="0" w:space="0" w:color="auto"/>
            <w:bottom w:val="none" w:sz="0" w:space="0" w:color="auto"/>
            <w:right w:val="none" w:sz="0" w:space="0" w:color="auto"/>
          </w:divBdr>
        </w:div>
        <w:div w:id="960263393">
          <w:marLeft w:val="640"/>
          <w:marRight w:val="0"/>
          <w:marTop w:val="0"/>
          <w:marBottom w:val="0"/>
          <w:divBdr>
            <w:top w:val="none" w:sz="0" w:space="0" w:color="auto"/>
            <w:left w:val="none" w:sz="0" w:space="0" w:color="auto"/>
            <w:bottom w:val="none" w:sz="0" w:space="0" w:color="auto"/>
            <w:right w:val="none" w:sz="0" w:space="0" w:color="auto"/>
          </w:divBdr>
        </w:div>
        <w:div w:id="1003363666">
          <w:marLeft w:val="640"/>
          <w:marRight w:val="0"/>
          <w:marTop w:val="0"/>
          <w:marBottom w:val="0"/>
          <w:divBdr>
            <w:top w:val="none" w:sz="0" w:space="0" w:color="auto"/>
            <w:left w:val="none" w:sz="0" w:space="0" w:color="auto"/>
            <w:bottom w:val="none" w:sz="0" w:space="0" w:color="auto"/>
            <w:right w:val="none" w:sz="0" w:space="0" w:color="auto"/>
          </w:divBdr>
        </w:div>
        <w:div w:id="1048728474">
          <w:marLeft w:val="640"/>
          <w:marRight w:val="0"/>
          <w:marTop w:val="0"/>
          <w:marBottom w:val="0"/>
          <w:divBdr>
            <w:top w:val="none" w:sz="0" w:space="0" w:color="auto"/>
            <w:left w:val="none" w:sz="0" w:space="0" w:color="auto"/>
            <w:bottom w:val="none" w:sz="0" w:space="0" w:color="auto"/>
            <w:right w:val="none" w:sz="0" w:space="0" w:color="auto"/>
          </w:divBdr>
        </w:div>
        <w:div w:id="1058866289">
          <w:marLeft w:val="640"/>
          <w:marRight w:val="0"/>
          <w:marTop w:val="0"/>
          <w:marBottom w:val="0"/>
          <w:divBdr>
            <w:top w:val="none" w:sz="0" w:space="0" w:color="auto"/>
            <w:left w:val="none" w:sz="0" w:space="0" w:color="auto"/>
            <w:bottom w:val="none" w:sz="0" w:space="0" w:color="auto"/>
            <w:right w:val="none" w:sz="0" w:space="0" w:color="auto"/>
          </w:divBdr>
        </w:div>
        <w:div w:id="1077436880">
          <w:marLeft w:val="640"/>
          <w:marRight w:val="0"/>
          <w:marTop w:val="0"/>
          <w:marBottom w:val="0"/>
          <w:divBdr>
            <w:top w:val="none" w:sz="0" w:space="0" w:color="auto"/>
            <w:left w:val="none" w:sz="0" w:space="0" w:color="auto"/>
            <w:bottom w:val="none" w:sz="0" w:space="0" w:color="auto"/>
            <w:right w:val="none" w:sz="0" w:space="0" w:color="auto"/>
          </w:divBdr>
        </w:div>
        <w:div w:id="1083650955">
          <w:marLeft w:val="640"/>
          <w:marRight w:val="0"/>
          <w:marTop w:val="0"/>
          <w:marBottom w:val="0"/>
          <w:divBdr>
            <w:top w:val="none" w:sz="0" w:space="0" w:color="auto"/>
            <w:left w:val="none" w:sz="0" w:space="0" w:color="auto"/>
            <w:bottom w:val="none" w:sz="0" w:space="0" w:color="auto"/>
            <w:right w:val="none" w:sz="0" w:space="0" w:color="auto"/>
          </w:divBdr>
        </w:div>
        <w:div w:id="1157382496">
          <w:marLeft w:val="640"/>
          <w:marRight w:val="0"/>
          <w:marTop w:val="0"/>
          <w:marBottom w:val="0"/>
          <w:divBdr>
            <w:top w:val="none" w:sz="0" w:space="0" w:color="auto"/>
            <w:left w:val="none" w:sz="0" w:space="0" w:color="auto"/>
            <w:bottom w:val="none" w:sz="0" w:space="0" w:color="auto"/>
            <w:right w:val="none" w:sz="0" w:space="0" w:color="auto"/>
          </w:divBdr>
        </w:div>
        <w:div w:id="1165785741">
          <w:marLeft w:val="640"/>
          <w:marRight w:val="0"/>
          <w:marTop w:val="0"/>
          <w:marBottom w:val="0"/>
          <w:divBdr>
            <w:top w:val="none" w:sz="0" w:space="0" w:color="auto"/>
            <w:left w:val="none" w:sz="0" w:space="0" w:color="auto"/>
            <w:bottom w:val="none" w:sz="0" w:space="0" w:color="auto"/>
            <w:right w:val="none" w:sz="0" w:space="0" w:color="auto"/>
          </w:divBdr>
        </w:div>
        <w:div w:id="1270350846">
          <w:marLeft w:val="640"/>
          <w:marRight w:val="0"/>
          <w:marTop w:val="0"/>
          <w:marBottom w:val="0"/>
          <w:divBdr>
            <w:top w:val="none" w:sz="0" w:space="0" w:color="auto"/>
            <w:left w:val="none" w:sz="0" w:space="0" w:color="auto"/>
            <w:bottom w:val="none" w:sz="0" w:space="0" w:color="auto"/>
            <w:right w:val="none" w:sz="0" w:space="0" w:color="auto"/>
          </w:divBdr>
        </w:div>
        <w:div w:id="1300187388">
          <w:marLeft w:val="640"/>
          <w:marRight w:val="0"/>
          <w:marTop w:val="0"/>
          <w:marBottom w:val="0"/>
          <w:divBdr>
            <w:top w:val="none" w:sz="0" w:space="0" w:color="auto"/>
            <w:left w:val="none" w:sz="0" w:space="0" w:color="auto"/>
            <w:bottom w:val="none" w:sz="0" w:space="0" w:color="auto"/>
            <w:right w:val="none" w:sz="0" w:space="0" w:color="auto"/>
          </w:divBdr>
        </w:div>
        <w:div w:id="1318342130">
          <w:marLeft w:val="640"/>
          <w:marRight w:val="0"/>
          <w:marTop w:val="0"/>
          <w:marBottom w:val="0"/>
          <w:divBdr>
            <w:top w:val="none" w:sz="0" w:space="0" w:color="auto"/>
            <w:left w:val="none" w:sz="0" w:space="0" w:color="auto"/>
            <w:bottom w:val="none" w:sz="0" w:space="0" w:color="auto"/>
            <w:right w:val="none" w:sz="0" w:space="0" w:color="auto"/>
          </w:divBdr>
        </w:div>
        <w:div w:id="1321422783">
          <w:marLeft w:val="640"/>
          <w:marRight w:val="0"/>
          <w:marTop w:val="0"/>
          <w:marBottom w:val="0"/>
          <w:divBdr>
            <w:top w:val="none" w:sz="0" w:space="0" w:color="auto"/>
            <w:left w:val="none" w:sz="0" w:space="0" w:color="auto"/>
            <w:bottom w:val="none" w:sz="0" w:space="0" w:color="auto"/>
            <w:right w:val="none" w:sz="0" w:space="0" w:color="auto"/>
          </w:divBdr>
        </w:div>
        <w:div w:id="1390032763">
          <w:marLeft w:val="640"/>
          <w:marRight w:val="0"/>
          <w:marTop w:val="0"/>
          <w:marBottom w:val="0"/>
          <w:divBdr>
            <w:top w:val="none" w:sz="0" w:space="0" w:color="auto"/>
            <w:left w:val="none" w:sz="0" w:space="0" w:color="auto"/>
            <w:bottom w:val="none" w:sz="0" w:space="0" w:color="auto"/>
            <w:right w:val="none" w:sz="0" w:space="0" w:color="auto"/>
          </w:divBdr>
        </w:div>
        <w:div w:id="1398019453">
          <w:marLeft w:val="640"/>
          <w:marRight w:val="0"/>
          <w:marTop w:val="0"/>
          <w:marBottom w:val="0"/>
          <w:divBdr>
            <w:top w:val="none" w:sz="0" w:space="0" w:color="auto"/>
            <w:left w:val="none" w:sz="0" w:space="0" w:color="auto"/>
            <w:bottom w:val="none" w:sz="0" w:space="0" w:color="auto"/>
            <w:right w:val="none" w:sz="0" w:space="0" w:color="auto"/>
          </w:divBdr>
        </w:div>
        <w:div w:id="1405178276">
          <w:marLeft w:val="640"/>
          <w:marRight w:val="0"/>
          <w:marTop w:val="0"/>
          <w:marBottom w:val="0"/>
          <w:divBdr>
            <w:top w:val="none" w:sz="0" w:space="0" w:color="auto"/>
            <w:left w:val="none" w:sz="0" w:space="0" w:color="auto"/>
            <w:bottom w:val="none" w:sz="0" w:space="0" w:color="auto"/>
            <w:right w:val="none" w:sz="0" w:space="0" w:color="auto"/>
          </w:divBdr>
        </w:div>
        <w:div w:id="1440951520">
          <w:marLeft w:val="640"/>
          <w:marRight w:val="0"/>
          <w:marTop w:val="0"/>
          <w:marBottom w:val="0"/>
          <w:divBdr>
            <w:top w:val="none" w:sz="0" w:space="0" w:color="auto"/>
            <w:left w:val="none" w:sz="0" w:space="0" w:color="auto"/>
            <w:bottom w:val="none" w:sz="0" w:space="0" w:color="auto"/>
            <w:right w:val="none" w:sz="0" w:space="0" w:color="auto"/>
          </w:divBdr>
        </w:div>
        <w:div w:id="1444350075">
          <w:marLeft w:val="640"/>
          <w:marRight w:val="0"/>
          <w:marTop w:val="0"/>
          <w:marBottom w:val="0"/>
          <w:divBdr>
            <w:top w:val="none" w:sz="0" w:space="0" w:color="auto"/>
            <w:left w:val="none" w:sz="0" w:space="0" w:color="auto"/>
            <w:bottom w:val="none" w:sz="0" w:space="0" w:color="auto"/>
            <w:right w:val="none" w:sz="0" w:space="0" w:color="auto"/>
          </w:divBdr>
        </w:div>
        <w:div w:id="1458834431">
          <w:marLeft w:val="640"/>
          <w:marRight w:val="0"/>
          <w:marTop w:val="0"/>
          <w:marBottom w:val="0"/>
          <w:divBdr>
            <w:top w:val="none" w:sz="0" w:space="0" w:color="auto"/>
            <w:left w:val="none" w:sz="0" w:space="0" w:color="auto"/>
            <w:bottom w:val="none" w:sz="0" w:space="0" w:color="auto"/>
            <w:right w:val="none" w:sz="0" w:space="0" w:color="auto"/>
          </w:divBdr>
        </w:div>
        <w:div w:id="1472945481">
          <w:marLeft w:val="640"/>
          <w:marRight w:val="0"/>
          <w:marTop w:val="0"/>
          <w:marBottom w:val="0"/>
          <w:divBdr>
            <w:top w:val="none" w:sz="0" w:space="0" w:color="auto"/>
            <w:left w:val="none" w:sz="0" w:space="0" w:color="auto"/>
            <w:bottom w:val="none" w:sz="0" w:space="0" w:color="auto"/>
            <w:right w:val="none" w:sz="0" w:space="0" w:color="auto"/>
          </w:divBdr>
        </w:div>
        <w:div w:id="1481531146">
          <w:marLeft w:val="640"/>
          <w:marRight w:val="0"/>
          <w:marTop w:val="0"/>
          <w:marBottom w:val="0"/>
          <w:divBdr>
            <w:top w:val="none" w:sz="0" w:space="0" w:color="auto"/>
            <w:left w:val="none" w:sz="0" w:space="0" w:color="auto"/>
            <w:bottom w:val="none" w:sz="0" w:space="0" w:color="auto"/>
            <w:right w:val="none" w:sz="0" w:space="0" w:color="auto"/>
          </w:divBdr>
        </w:div>
        <w:div w:id="1512063256">
          <w:marLeft w:val="640"/>
          <w:marRight w:val="0"/>
          <w:marTop w:val="0"/>
          <w:marBottom w:val="0"/>
          <w:divBdr>
            <w:top w:val="none" w:sz="0" w:space="0" w:color="auto"/>
            <w:left w:val="none" w:sz="0" w:space="0" w:color="auto"/>
            <w:bottom w:val="none" w:sz="0" w:space="0" w:color="auto"/>
            <w:right w:val="none" w:sz="0" w:space="0" w:color="auto"/>
          </w:divBdr>
        </w:div>
        <w:div w:id="1520507378">
          <w:marLeft w:val="640"/>
          <w:marRight w:val="0"/>
          <w:marTop w:val="0"/>
          <w:marBottom w:val="0"/>
          <w:divBdr>
            <w:top w:val="none" w:sz="0" w:space="0" w:color="auto"/>
            <w:left w:val="none" w:sz="0" w:space="0" w:color="auto"/>
            <w:bottom w:val="none" w:sz="0" w:space="0" w:color="auto"/>
            <w:right w:val="none" w:sz="0" w:space="0" w:color="auto"/>
          </w:divBdr>
        </w:div>
        <w:div w:id="1587615802">
          <w:marLeft w:val="640"/>
          <w:marRight w:val="0"/>
          <w:marTop w:val="0"/>
          <w:marBottom w:val="0"/>
          <w:divBdr>
            <w:top w:val="none" w:sz="0" w:space="0" w:color="auto"/>
            <w:left w:val="none" w:sz="0" w:space="0" w:color="auto"/>
            <w:bottom w:val="none" w:sz="0" w:space="0" w:color="auto"/>
            <w:right w:val="none" w:sz="0" w:space="0" w:color="auto"/>
          </w:divBdr>
        </w:div>
        <w:div w:id="1593932024">
          <w:marLeft w:val="640"/>
          <w:marRight w:val="0"/>
          <w:marTop w:val="0"/>
          <w:marBottom w:val="0"/>
          <w:divBdr>
            <w:top w:val="none" w:sz="0" w:space="0" w:color="auto"/>
            <w:left w:val="none" w:sz="0" w:space="0" w:color="auto"/>
            <w:bottom w:val="none" w:sz="0" w:space="0" w:color="auto"/>
            <w:right w:val="none" w:sz="0" w:space="0" w:color="auto"/>
          </w:divBdr>
        </w:div>
        <w:div w:id="1601331171">
          <w:marLeft w:val="640"/>
          <w:marRight w:val="0"/>
          <w:marTop w:val="0"/>
          <w:marBottom w:val="0"/>
          <w:divBdr>
            <w:top w:val="none" w:sz="0" w:space="0" w:color="auto"/>
            <w:left w:val="none" w:sz="0" w:space="0" w:color="auto"/>
            <w:bottom w:val="none" w:sz="0" w:space="0" w:color="auto"/>
            <w:right w:val="none" w:sz="0" w:space="0" w:color="auto"/>
          </w:divBdr>
        </w:div>
        <w:div w:id="1607424613">
          <w:marLeft w:val="640"/>
          <w:marRight w:val="0"/>
          <w:marTop w:val="0"/>
          <w:marBottom w:val="0"/>
          <w:divBdr>
            <w:top w:val="none" w:sz="0" w:space="0" w:color="auto"/>
            <w:left w:val="none" w:sz="0" w:space="0" w:color="auto"/>
            <w:bottom w:val="none" w:sz="0" w:space="0" w:color="auto"/>
            <w:right w:val="none" w:sz="0" w:space="0" w:color="auto"/>
          </w:divBdr>
        </w:div>
        <w:div w:id="1615484199">
          <w:marLeft w:val="640"/>
          <w:marRight w:val="0"/>
          <w:marTop w:val="0"/>
          <w:marBottom w:val="0"/>
          <w:divBdr>
            <w:top w:val="none" w:sz="0" w:space="0" w:color="auto"/>
            <w:left w:val="none" w:sz="0" w:space="0" w:color="auto"/>
            <w:bottom w:val="none" w:sz="0" w:space="0" w:color="auto"/>
            <w:right w:val="none" w:sz="0" w:space="0" w:color="auto"/>
          </w:divBdr>
        </w:div>
        <w:div w:id="1635713562">
          <w:marLeft w:val="640"/>
          <w:marRight w:val="0"/>
          <w:marTop w:val="0"/>
          <w:marBottom w:val="0"/>
          <w:divBdr>
            <w:top w:val="none" w:sz="0" w:space="0" w:color="auto"/>
            <w:left w:val="none" w:sz="0" w:space="0" w:color="auto"/>
            <w:bottom w:val="none" w:sz="0" w:space="0" w:color="auto"/>
            <w:right w:val="none" w:sz="0" w:space="0" w:color="auto"/>
          </w:divBdr>
        </w:div>
        <w:div w:id="1672486682">
          <w:marLeft w:val="640"/>
          <w:marRight w:val="0"/>
          <w:marTop w:val="0"/>
          <w:marBottom w:val="0"/>
          <w:divBdr>
            <w:top w:val="none" w:sz="0" w:space="0" w:color="auto"/>
            <w:left w:val="none" w:sz="0" w:space="0" w:color="auto"/>
            <w:bottom w:val="none" w:sz="0" w:space="0" w:color="auto"/>
            <w:right w:val="none" w:sz="0" w:space="0" w:color="auto"/>
          </w:divBdr>
        </w:div>
        <w:div w:id="1684287365">
          <w:marLeft w:val="640"/>
          <w:marRight w:val="0"/>
          <w:marTop w:val="0"/>
          <w:marBottom w:val="0"/>
          <w:divBdr>
            <w:top w:val="none" w:sz="0" w:space="0" w:color="auto"/>
            <w:left w:val="none" w:sz="0" w:space="0" w:color="auto"/>
            <w:bottom w:val="none" w:sz="0" w:space="0" w:color="auto"/>
            <w:right w:val="none" w:sz="0" w:space="0" w:color="auto"/>
          </w:divBdr>
        </w:div>
        <w:div w:id="1737124683">
          <w:marLeft w:val="640"/>
          <w:marRight w:val="0"/>
          <w:marTop w:val="0"/>
          <w:marBottom w:val="0"/>
          <w:divBdr>
            <w:top w:val="none" w:sz="0" w:space="0" w:color="auto"/>
            <w:left w:val="none" w:sz="0" w:space="0" w:color="auto"/>
            <w:bottom w:val="none" w:sz="0" w:space="0" w:color="auto"/>
            <w:right w:val="none" w:sz="0" w:space="0" w:color="auto"/>
          </w:divBdr>
        </w:div>
        <w:div w:id="1745030159">
          <w:marLeft w:val="640"/>
          <w:marRight w:val="0"/>
          <w:marTop w:val="0"/>
          <w:marBottom w:val="0"/>
          <w:divBdr>
            <w:top w:val="none" w:sz="0" w:space="0" w:color="auto"/>
            <w:left w:val="none" w:sz="0" w:space="0" w:color="auto"/>
            <w:bottom w:val="none" w:sz="0" w:space="0" w:color="auto"/>
            <w:right w:val="none" w:sz="0" w:space="0" w:color="auto"/>
          </w:divBdr>
        </w:div>
        <w:div w:id="1758818012">
          <w:marLeft w:val="640"/>
          <w:marRight w:val="0"/>
          <w:marTop w:val="0"/>
          <w:marBottom w:val="0"/>
          <w:divBdr>
            <w:top w:val="none" w:sz="0" w:space="0" w:color="auto"/>
            <w:left w:val="none" w:sz="0" w:space="0" w:color="auto"/>
            <w:bottom w:val="none" w:sz="0" w:space="0" w:color="auto"/>
            <w:right w:val="none" w:sz="0" w:space="0" w:color="auto"/>
          </w:divBdr>
        </w:div>
        <w:div w:id="1767263681">
          <w:marLeft w:val="640"/>
          <w:marRight w:val="0"/>
          <w:marTop w:val="0"/>
          <w:marBottom w:val="0"/>
          <w:divBdr>
            <w:top w:val="none" w:sz="0" w:space="0" w:color="auto"/>
            <w:left w:val="none" w:sz="0" w:space="0" w:color="auto"/>
            <w:bottom w:val="none" w:sz="0" w:space="0" w:color="auto"/>
            <w:right w:val="none" w:sz="0" w:space="0" w:color="auto"/>
          </w:divBdr>
        </w:div>
        <w:div w:id="1771897278">
          <w:marLeft w:val="640"/>
          <w:marRight w:val="0"/>
          <w:marTop w:val="0"/>
          <w:marBottom w:val="0"/>
          <w:divBdr>
            <w:top w:val="none" w:sz="0" w:space="0" w:color="auto"/>
            <w:left w:val="none" w:sz="0" w:space="0" w:color="auto"/>
            <w:bottom w:val="none" w:sz="0" w:space="0" w:color="auto"/>
            <w:right w:val="none" w:sz="0" w:space="0" w:color="auto"/>
          </w:divBdr>
        </w:div>
        <w:div w:id="1778524587">
          <w:marLeft w:val="640"/>
          <w:marRight w:val="0"/>
          <w:marTop w:val="0"/>
          <w:marBottom w:val="0"/>
          <w:divBdr>
            <w:top w:val="none" w:sz="0" w:space="0" w:color="auto"/>
            <w:left w:val="none" w:sz="0" w:space="0" w:color="auto"/>
            <w:bottom w:val="none" w:sz="0" w:space="0" w:color="auto"/>
            <w:right w:val="none" w:sz="0" w:space="0" w:color="auto"/>
          </w:divBdr>
        </w:div>
        <w:div w:id="1785997821">
          <w:marLeft w:val="640"/>
          <w:marRight w:val="0"/>
          <w:marTop w:val="0"/>
          <w:marBottom w:val="0"/>
          <w:divBdr>
            <w:top w:val="none" w:sz="0" w:space="0" w:color="auto"/>
            <w:left w:val="none" w:sz="0" w:space="0" w:color="auto"/>
            <w:bottom w:val="none" w:sz="0" w:space="0" w:color="auto"/>
            <w:right w:val="none" w:sz="0" w:space="0" w:color="auto"/>
          </w:divBdr>
        </w:div>
        <w:div w:id="1811050510">
          <w:marLeft w:val="640"/>
          <w:marRight w:val="0"/>
          <w:marTop w:val="0"/>
          <w:marBottom w:val="0"/>
          <w:divBdr>
            <w:top w:val="none" w:sz="0" w:space="0" w:color="auto"/>
            <w:left w:val="none" w:sz="0" w:space="0" w:color="auto"/>
            <w:bottom w:val="none" w:sz="0" w:space="0" w:color="auto"/>
            <w:right w:val="none" w:sz="0" w:space="0" w:color="auto"/>
          </w:divBdr>
        </w:div>
        <w:div w:id="1829053015">
          <w:marLeft w:val="640"/>
          <w:marRight w:val="0"/>
          <w:marTop w:val="0"/>
          <w:marBottom w:val="0"/>
          <w:divBdr>
            <w:top w:val="none" w:sz="0" w:space="0" w:color="auto"/>
            <w:left w:val="none" w:sz="0" w:space="0" w:color="auto"/>
            <w:bottom w:val="none" w:sz="0" w:space="0" w:color="auto"/>
            <w:right w:val="none" w:sz="0" w:space="0" w:color="auto"/>
          </w:divBdr>
        </w:div>
        <w:div w:id="1833644185">
          <w:marLeft w:val="640"/>
          <w:marRight w:val="0"/>
          <w:marTop w:val="0"/>
          <w:marBottom w:val="0"/>
          <w:divBdr>
            <w:top w:val="none" w:sz="0" w:space="0" w:color="auto"/>
            <w:left w:val="none" w:sz="0" w:space="0" w:color="auto"/>
            <w:bottom w:val="none" w:sz="0" w:space="0" w:color="auto"/>
            <w:right w:val="none" w:sz="0" w:space="0" w:color="auto"/>
          </w:divBdr>
        </w:div>
        <w:div w:id="1892688787">
          <w:marLeft w:val="640"/>
          <w:marRight w:val="0"/>
          <w:marTop w:val="0"/>
          <w:marBottom w:val="0"/>
          <w:divBdr>
            <w:top w:val="none" w:sz="0" w:space="0" w:color="auto"/>
            <w:left w:val="none" w:sz="0" w:space="0" w:color="auto"/>
            <w:bottom w:val="none" w:sz="0" w:space="0" w:color="auto"/>
            <w:right w:val="none" w:sz="0" w:space="0" w:color="auto"/>
          </w:divBdr>
        </w:div>
        <w:div w:id="1938438340">
          <w:marLeft w:val="640"/>
          <w:marRight w:val="0"/>
          <w:marTop w:val="0"/>
          <w:marBottom w:val="0"/>
          <w:divBdr>
            <w:top w:val="none" w:sz="0" w:space="0" w:color="auto"/>
            <w:left w:val="none" w:sz="0" w:space="0" w:color="auto"/>
            <w:bottom w:val="none" w:sz="0" w:space="0" w:color="auto"/>
            <w:right w:val="none" w:sz="0" w:space="0" w:color="auto"/>
          </w:divBdr>
        </w:div>
        <w:div w:id="1970428002">
          <w:marLeft w:val="640"/>
          <w:marRight w:val="0"/>
          <w:marTop w:val="0"/>
          <w:marBottom w:val="0"/>
          <w:divBdr>
            <w:top w:val="none" w:sz="0" w:space="0" w:color="auto"/>
            <w:left w:val="none" w:sz="0" w:space="0" w:color="auto"/>
            <w:bottom w:val="none" w:sz="0" w:space="0" w:color="auto"/>
            <w:right w:val="none" w:sz="0" w:space="0" w:color="auto"/>
          </w:divBdr>
        </w:div>
        <w:div w:id="2036687810">
          <w:marLeft w:val="640"/>
          <w:marRight w:val="0"/>
          <w:marTop w:val="0"/>
          <w:marBottom w:val="0"/>
          <w:divBdr>
            <w:top w:val="none" w:sz="0" w:space="0" w:color="auto"/>
            <w:left w:val="none" w:sz="0" w:space="0" w:color="auto"/>
            <w:bottom w:val="none" w:sz="0" w:space="0" w:color="auto"/>
            <w:right w:val="none" w:sz="0" w:space="0" w:color="auto"/>
          </w:divBdr>
        </w:div>
        <w:div w:id="2046370029">
          <w:marLeft w:val="640"/>
          <w:marRight w:val="0"/>
          <w:marTop w:val="0"/>
          <w:marBottom w:val="0"/>
          <w:divBdr>
            <w:top w:val="none" w:sz="0" w:space="0" w:color="auto"/>
            <w:left w:val="none" w:sz="0" w:space="0" w:color="auto"/>
            <w:bottom w:val="none" w:sz="0" w:space="0" w:color="auto"/>
            <w:right w:val="none" w:sz="0" w:space="0" w:color="auto"/>
          </w:divBdr>
        </w:div>
        <w:div w:id="2075927885">
          <w:marLeft w:val="640"/>
          <w:marRight w:val="0"/>
          <w:marTop w:val="0"/>
          <w:marBottom w:val="0"/>
          <w:divBdr>
            <w:top w:val="none" w:sz="0" w:space="0" w:color="auto"/>
            <w:left w:val="none" w:sz="0" w:space="0" w:color="auto"/>
            <w:bottom w:val="none" w:sz="0" w:space="0" w:color="auto"/>
            <w:right w:val="none" w:sz="0" w:space="0" w:color="auto"/>
          </w:divBdr>
        </w:div>
        <w:div w:id="2095857403">
          <w:marLeft w:val="640"/>
          <w:marRight w:val="0"/>
          <w:marTop w:val="0"/>
          <w:marBottom w:val="0"/>
          <w:divBdr>
            <w:top w:val="none" w:sz="0" w:space="0" w:color="auto"/>
            <w:left w:val="none" w:sz="0" w:space="0" w:color="auto"/>
            <w:bottom w:val="none" w:sz="0" w:space="0" w:color="auto"/>
            <w:right w:val="none" w:sz="0" w:space="0" w:color="auto"/>
          </w:divBdr>
        </w:div>
        <w:div w:id="2103455534">
          <w:marLeft w:val="640"/>
          <w:marRight w:val="0"/>
          <w:marTop w:val="0"/>
          <w:marBottom w:val="0"/>
          <w:divBdr>
            <w:top w:val="none" w:sz="0" w:space="0" w:color="auto"/>
            <w:left w:val="none" w:sz="0" w:space="0" w:color="auto"/>
            <w:bottom w:val="none" w:sz="0" w:space="0" w:color="auto"/>
            <w:right w:val="none" w:sz="0" w:space="0" w:color="auto"/>
          </w:divBdr>
        </w:div>
        <w:div w:id="2120101989">
          <w:marLeft w:val="640"/>
          <w:marRight w:val="0"/>
          <w:marTop w:val="0"/>
          <w:marBottom w:val="0"/>
          <w:divBdr>
            <w:top w:val="none" w:sz="0" w:space="0" w:color="auto"/>
            <w:left w:val="none" w:sz="0" w:space="0" w:color="auto"/>
            <w:bottom w:val="none" w:sz="0" w:space="0" w:color="auto"/>
            <w:right w:val="none" w:sz="0" w:space="0" w:color="auto"/>
          </w:divBdr>
        </w:div>
      </w:divsChild>
    </w:div>
    <w:div w:id="1520898893">
      <w:bodyDiv w:val="1"/>
      <w:marLeft w:val="0"/>
      <w:marRight w:val="0"/>
      <w:marTop w:val="0"/>
      <w:marBottom w:val="0"/>
      <w:divBdr>
        <w:top w:val="none" w:sz="0" w:space="0" w:color="auto"/>
        <w:left w:val="none" w:sz="0" w:space="0" w:color="auto"/>
        <w:bottom w:val="none" w:sz="0" w:space="0" w:color="auto"/>
        <w:right w:val="none" w:sz="0" w:space="0" w:color="auto"/>
      </w:divBdr>
      <w:divsChild>
        <w:div w:id="1469902">
          <w:marLeft w:val="640"/>
          <w:marRight w:val="0"/>
          <w:marTop w:val="0"/>
          <w:marBottom w:val="0"/>
          <w:divBdr>
            <w:top w:val="none" w:sz="0" w:space="0" w:color="auto"/>
            <w:left w:val="none" w:sz="0" w:space="0" w:color="auto"/>
            <w:bottom w:val="none" w:sz="0" w:space="0" w:color="auto"/>
            <w:right w:val="none" w:sz="0" w:space="0" w:color="auto"/>
          </w:divBdr>
        </w:div>
        <w:div w:id="11222856">
          <w:marLeft w:val="640"/>
          <w:marRight w:val="0"/>
          <w:marTop w:val="0"/>
          <w:marBottom w:val="0"/>
          <w:divBdr>
            <w:top w:val="none" w:sz="0" w:space="0" w:color="auto"/>
            <w:left w:val="none" w:sz="0" w:space="0" w:color="auto"/>
            <w:bottom w:val="none" w:sz="0" w:space="0" w:color="auto"/>
            <w:right w:val="none" w:sz="0" w:space="0" w:color="auto"/>
          </w:divBdr>
        </w:div>
        <w:div w:id="27072294">
          <w:marLeft w:val="640"/>
          <w:marRight w:val="0"/>
          <w:marTop w:val="0"/>
          <w:marBottom w:val="0"/>
          <w:divBdr>
            <w:top w:val="none" w:sz="0" w:space="0" w:color="auto"/>
            <w:left w:val="none" w:sz="0" w:space="0" w:color="auto"/>
            <w:bottom w:val="none" w:sz="0" w:space="0" w:color="auto"/>
            <w:right w:val="none" w:sz="0" w:space="0" w:color="auto"/>
          </w:divBdr>
        </w:div>
        <w:div w:id="45417832">
          <w:marLeft w:val="640"/>
          <w:marRight w:val="0"/>
          <w:marTop w:val="0"/>
          <w:marBottom w:val="0"/>
          <w:divBdr>
            <w:top w:val="none" w:sz="0" w:space="0" w:color="auto"/>
            <w:left w:val="none" w:sz="0" w:space="0" w:color="auto"/>
            <w:bottom w:val="none" w:sz="0" w:space="0" w:color="auto"/>
            <w:right w:val="none" w:sz="0" w:space="0" w:color="auto"/>
          </w:divBdr>
        </w:div>
        <w:div w:id="51118826">
          <w:marLeft w:val="640"/>
          <w:marRight w:val="0"/>
          <w:marTop w:val="0"/>
          <w:marBottom w:val="0"/>
          <w:divBdr>
            <w:top w:val="none" w:sz="0" w:space="0" w:color="auto"/>
            <w:left w:val="none" w:sz="0" w:space="0" w:color="auto"/>
            <w:bottom w:val="none" w:sz="0" w:space="0" w:color="auto"/>
            <w:right w:val="none" w:sz="0" w:space="0" w:color="auto"/>
          </w:divBdr>
        </w:div>
        <w:div w:id="80613800">
          <w:marLeft w:val="640"/>
          <w:marRight w:val="0"/>
          <w:marTop w:val="0"/>
          <w:marBottom w:val="0"/>
          <w:divBdr>
            <w:top w:val="none" w:sz="0" w:space="0" w:color="auto"/>
            <w:left w:val="none" w:sz="0" w:space="0" w:color="auto"/>
            <w:bottom w:val="none" w:sz="0" w:space="0" w:color="auto"/>
            <w:right w:val="none" w:sz="0" w:space="0" w:color="auto"/>
          </w:divBdr>
        </w:div>
        <w:div w:id="90785265">
          <w:marLeft w:val="640"/>
          <w:marRight w:val="0"/>
          <w:marTop w:val="0"/>
          <w:marBottom w:val="0"/>
          <w:divBdr>
            <w:top w:val="none" w:sz="0" w:space="0" w:color="auto"/>
            <w:left w:val="none" w:sz="0" w:space="0" w:color="auto"/>
            <w:bottom w:val="none" w:sz="0" w:space="0" w:color="auto"/>
            <w:right w:val="none" w:sz="0" w:space="0" w:color="auto"/>
          </w:divBdr>
        </w:div>
        <w:div w:id="92634913">
          <w:marLeft w:val="640"/>
          <w:marRight w:val="0"/>
          <w:marTop w:val="0"/>
          <w:marBottom w:val="0"/>
          <w:divBdr>
            <w:top w:val="none" w:sz="0" w:space="0" w:color="auto"/>
            <w:left w:val="none" w:sz="0" w:space="0" w:color="auto"/>
            <w:bottom w:val="none" w:sz="0" w:space="0" w:color="auto"/>
            <w:right w:val="none" w:sz="0" w:space="0" w:color="auto"/>
          </w:divBdr>
        </w:div>
        <w:div w:id="99760342">
          <w:marLeft w:val="640"/>
          <w:marRight w:val="0"/>
          <w:marTop w:val="0"/>
          <w:marBottom w:val="0"/>
          <w:divBdr>
            <w:top w:val="none" w:sz="0" w:space="0" w:color="auto"/>
            <w:left w:val="none" w:sz="0" w:space="0" w:color="auto"/>
            <w:bottom w:val="none" w:sz="0" w:space="0" w:color="auto"/>
            <w:right w:val="none" w:sz="0" w:space="0" w:color="auto"/>
          </w:divBdr>
        </w:div>
        <w:div w:id="121583726">
          <w:marLeft w:val="640"/>
          <w:marRight w:val="0"/>
          <w:marTop w:val="0"/>
          <w:marBottom w:val="0"/>
          <w:divBdr>
            <w:top w:val="none" w:sz="0" w:space="0" w:color="auto"/>
            <w:left w:val="none" w:sz="0" w:space="0" w:color="auto"/>
            <w:bottom w:val="none" w:sz="0" w:space="0" w:color="auto"/>
            <w:right w:val="none" w:sz="0" w:space="0" w:color="auto"/>
          </w:divBdr>
        </w:div>
        <w:div w:id="152184817">
          <w:marLeft w:val="640"/>
          <w:marRight w:val="0"/>
          <w:marTop w:val="0"/>
          <w:marBottom w:val="0"/>
          <w:divBdr>
            <w:top w:val="none" w:sz="0" w:space="0" w:color="auto"/>
            <w:left w:val="none" w:sz="0" w:space="0" w:color="auto"/>
            <w:bottom w:val="none" w:sz="0" w:space="0" w:color="auto"/>
            <w:right w:val="none" w:sz="0" w:space="0" w:color="auto"/>
          </w:divBdr>
        </w:div>
        <w:div w:id="188103052">
          <w:marLeft w:val="640"/>
          <w:marRight w:val="0"/>
          <w:marTop w:val="0"/>
          <w:marBottom w:val="0"/>
          <w:divBdr>
            <w:top w:val="none" w:sz="0" w:space="0" w:color="auto"/>
            <w:left w:val="none" w:sz="0" w:space="0" w:color="auto"/>
            <w:bottom w:val="none" w:sz="0" w:space="0" w:color="auto"/>
            <w:right w:val="none" w:sz="0" w:space="0" w:color="auto"/>
          </w:divBdr>
        </w:div>
        <w:div w:id="196042911">
          <w:marLeft w:val="640"/>
          <w:marRight w:val="0"/>
          <w:marTop w:val="0"/>
          <w:marBottom w:val="0"/>
          <w:divBdr>
            <w:top w:val="none" w:sz="0" w:space="0" w:color="auto"/>
            <w:left w:val="none" w:sz="0" w:space="0" w:color="auto"/>
            <w:bottom w:val="none" w:sz="0" w:space="0" w:color="auto"/>
            <w:right w:val="none" w:sz="0" w:space="0" w:color="auto"/>
          </w:divBdr>
        </w:div>
        <w:div w:id="217666001">
          <w:marLeft w:val="640"/>
          <w:marRight w:val="0"/>
          <w:marTop w:val="0"/>
          <w:marBottom w:val="0"/>
          <w:divBdr>
            <w:top w:val="none" w:sz="0" w:space="0" w:color="auto"/>
            <w:left w:val="none" w:sz="0" w:space="0" w:color="auto"/>
            <w:bottom w:val="none" w:sz="0" w:space="0" w:color="auto"/>
            <w:right w:val="none" w:sz="0" w:space="0" w:color="auto"/>
          </w:divBdr>
        </w:div>
        <w:div w:id="218520390">
          <w:marLeft w:val="640"/>
          <w:marRight w:val="0"/>
          <w:marTop w:val="0"/>
          <w:marBottom w:val="0"/>
          <w:divBdr>
            <w:top w:val="none" w:sz="0" w:space="0" w:color="auto"/>
            <w:left w:val="none" w:sz="0" w:space="0" w:color="auto"/>
            <w:bottom w:val="none" w:sz="0" w:space="0" w:color="auto"/>
            <w:right w:val="none" w:sz="0" w:space="0" w:color="auto"/>
          </w:divBdr>
        </w:div>
        <w:div w:id="253590704">
          <w:marLeft w:val="640"/>
          <w:marRight w:val="0"/>
          <w:marTop w:val="0"/>
          <w:marBottom w:val="0"/>
          <w:divBdr>
            <w:top w:val="none" w:sz="0" w:space="0" w:color="auto"/>
            <w:left w:val="none" w:sz="0" w:space="0" w:color="auto"/>
            <w:bottom w:val="none" w:sz="0" w:space="0" w:color="auto"/>
            <w:right w:val="none" w:sz="0" w:space="0" w:color="auto"/>
          </w:divBdr>
        </w:div>
        <w:div w:id="290669585">
          <w:marLeft w:val="640"/>
          <w:marRight w:val="0"/>
          <w:marTop w:val="0"/>
          <w:marBottom w:val="0"/>
          <w:divBdr>
            <w:top w:val="none" w:sz="0" w:space="0" w:color="auto"/>
            <w:left w:val="none" w:sz="0" w:space="0" w:color="auto"/>
            <w:bottom w:val="none" w:sz="0" w:space="0" w:color="auto"/>
            <w:right w:val="none" w:sz="0" w:space="0" w:color="auto"/>
          </w:divBdr>
        </w:div>
        <w:div w:id="301736571">
          <w:marLeft w:val="640"/>
          <w:marRight w:val="0"/>
          <w:marTop w:val="0"/>
          <w:marBottom w:val="0"/>
          <w:divBdr>
            <w:top w:val="none" w:sz="0" w:space="0" w:color="auto"/>
            <w:left w:val="none" w:sz="0" w:space="0" w:color="auto"/>
            <w:bottom w:val="none" w:sz="0" w:space="0" w:color="auto"/>
            <w:right w:val="none" w:sz="0" w:space="0" w:color="auto"/>
          </w:divBdr>
        </w:div>
        <w:div w:id="302541944">
          <w:marLeft w:val="640"/>
          <w:marRight w:val="0"/>
          <w:marTop w:val="0"/>
          <w:marBottom w:val="0"/>
          <w:divBdr>
            <w:top w:val="none" w:sz="0" w:space="0" w:color="auto"/>
            <w:left w:val="none" w:sz="0" w:space="0" w:color="auto"/>
            <w:bottom w:val="none" w:sz="0" w:space="0" w:color="auto"/>
            <w:right w:val="none" w:sz="0" w:space="0" w:color="auto"/>
          </w:divBdr>
        </w:div>
        <w:div w:id="303388450">
          <w:marLeft w:val="640"/>
          <w:marRight w:val="0"/>
          <w:marTop w:val="0"/>
          <w:marBottom w:val="0"/>
          <w:divBdr>
            <w:top w:val="none" w:sz="0" w:space="0" w:color="auto"/>
            <w:left w:val="none" w:sz="0" w:space="0" w:color="auto"/>
            <w:bottom w:val="none" w:sz="0" w:space="0" w:color="auto"/>
            <w:right w:val="none" w:sz="0" w:space="0" w:color="auto"/>
          </w:divBdr>
        </w:div>
        <w:div w:id="333724960">
          <w:marLeft w:val="640"/>
          <w:marRight w:val="0"/>
          <w:marTop w:val="0"/>
          <w:marBottom w:val="0"/>
          <w:divBdr>
            <w:top w:val="none" w:sz="0" w:space="0" w:color="auto"/>
            <w:left w:val="none" w:sz="0" w:space="0" w:color="auto"/>
            <w:bottom w:val="none" w:sz="0" w:space="0" w:color="auto"/>
            <w:right w:val="none" w:sz="0" w:space="0" w:color="auto"/>
          </w:divBdr>
        </w:div>
        <w:div w:id="351300797">
          <w:marLeft w:val="640"/>
          <w:marRight w:val="0"/>
          <w:marTop w:val="0"/>
          <w:marBottom w:val="0"/>
          <w:divBdr>
            <w:top w:val="none" w:sz="0" w:space="0" w:color="auto"/>
            <w:left w:val="none" w:sz="0" w:space="0" w:color="auto"/>
            <w:bottom w:val="none" w:sz="0" w:space="0" w:color="auto"/>
            <w:right w:val="none" w:sz="0" w:space="0" w:color="auto"/>
          </w:divBdr>
        </w:div>
        <w:div w:id="401953911">
          <w:marLeft w:val="640"/>
          <w:marRight w:val="0"/>
          <w:marTop w:val="0"/>
          <w:marBottom w:val="0"/>
          <w:divBdr>
            <w:top w:val="none" w:sz="0" w:space="0" w:color="auto"/>
            <w:left w:val="none" w:sz="0" w:space="0" w:color="auto"/>
            <w:bottom w:val="none" w:sz="0" w:space="0" w:color="auto"/>
            <w:right w:val="none" w:sz="0" w:space="0" w:color="auto"/>
          </w:divBdr>
        </w:div>
        <w:div w:id="464615920">
          <w:marLeft w:val="640"/>
          <w:marRight w:val="0"/>
          <w:marTop w:val="0"/>
          <w:marBottom w:val="0"/>
          <w:divBdr>
            <w:top w:val="none" w:sz="0" w:space="0" w:color="auto"/>
            <w:left w:val="none" w:sz="0" w:space="0" w:color="auto"/>
            <w:bottom w:val="none" w:sz="0" w:space="0" w:color="auto"/>
            <w:right w:val="none" w:sz="0" w:space="0" w:color="auto"/>
          </w:divBdr>
        </w:div>
        <w:div w:id="468329331">
          <w:marLeft w:val="640"/>
          <w:marRight w:val="0"/>
          <w:marTop w:val="0"/>
          <w:marBottom w:val="0"/>
          <w:divBdr>
            <w:top w:val="none" w:sz="0" w:space="0" w:color="auto"/>
            <w:left w:val="none" w:sz="0" w:space="0" w:color="auto"/>
            <w:bottom w:val="none" w:sz="0" w:space="0" w:color="auto"/>
            <w:right w:val="none" w:sz="0" w:space="0" w:color="auto"/>
          </w:divBdr>
        </w:div>
        <w:div w:id="491605726">
          <w:marLeft w:val="640"/>
          <w:marRight w:val="0"/>
          <w:marTop w:val="0"/>
          <w:marBottom w:val="0"/>
          <w:divBdr>
            <w:top w:val="none" w:sz="0" w:space="0" w:color="auto"/>
            <w:left w:val="none" w:sz="0" w:space="0" w:color="auto"/>
            <w:bottom w:val="none" w:sz="0" w:space="0" w:color="auto"/>
            <w:right w:val="none" w:sz="0" w:space="0" w:color="auto"/>
          </w:divBdr>
        </w:div>
        <w:div w:id="491873720">
          <w:marLeft w:val="640"/>
          <w:marRight w:val="0"/>
          <w:marTop w:val="0"/>
          <w:marBottom w:val="0"/>
          <w:divBdr>
            <w:top w:val="none" w:sz="0" w:space="0" w:color="auto"/>
            <w:left w:val="none" w:sz="0" w:space="0" w:color="auto"/>
            <w:bottom w:val="none" w:sz="0" w:space="0" w:color="auto"/>
            <w:right w:val="none" w:sz="0" w:space="0" w:color="auto"/>
          </w:divBdr>
        </w:div>
        <w:div w:id="514996123">
          <w:marLeft w:val="640"/>
          <w:marRight w:val="0"/>
          <w:marTop w:val="0"/>
          <w:marBottom w:val="0"/>
          <w:divBdr>
            <w:top w:val="none" w:sz="0" w:space="0" w:color="auto"/>
            <w:left w:val="none" w:sz="0" w:space="0" w:color="auto"/>
            <w:bottom w:val="none" w:sz="0" w:space="0" w:color="auto"/>
            <w:right w:val="none" w:sz="0" w:space="0" w:color="auto"/>
          </w:divBdr>
        </w:div>
        <w:div w:id="517307213">
          <w:marLeft w:val="640"/>
          <w:marRight w:val="0"/>
          <w:marTop w:val="0"/>
          <w:marBottom w:val="0"/>
          <w:divBdr>
            <w:top w:val="none" w:sz="0" w:space="0" w:color="auto"/>
            <w:left w:val="none" w:sz="0" w:space="0" w:color="auto"/>
            <w:bottom w:val="none" w:sz="0" w:space="0" w:color="auto"/>
            <w:right w:val="none" w:sz="0" w:space="0" w:color="auto"/>
          </w:divBdr>
        </w:div>
        <w:div w:id="533688553">
          <w:marLeft w:val="640"/>
          <w:marRight w:val="0"/>
          <w:marTop w:val="0"/>
          <w:marBottom w:val="0"/>
          <w:divBdr>
            <w:top w:val="none" w:sz="0" w:space="0" w:color="auto"/>
            <w:left w:val="none" w:sz="0" w:space="0" w:color="auto"/>
            <w:bottom w:val="none" w:sz="0" w:space="0" w:color="auto"/>
            <w:right w:val="none" w:sz="0" w:space="0" w:color="auto"/>
          </w:divBdr>
        </w:div>
        <w:div w:id="545141329">
          <w:marLeft w:val="640"/>
          <w:marRight w:val="0"/>
          <w:marTop w:val="0"/>
          <w:marBottom w:val="0"/>
          <w:divBdr>
            <w:top w:val="none" w:sz="0" w:space="0" w:color="auto"/>
            <w:left w:val="none" w:sz="0" w:space="0" w:color="auto"/>
            <w:bottom w:val="none" w:sz="0" w:space="0" w:color="auto"/>
            <w:right w:val="none" w:sz="0" w:space="0" w:color="auto"/>
          </w:divBdr>
        </w:div>
        <w:div w:id="596988096">
          <w:marLeft w:val="640"/>
          <w:marRight w:val="0"/>
          <w:marTop w:val="0"/>
          <w:marBottom w:val="0"/>
          <w:divBdr>
            <w:top w:val="none" w:sz="0" w:space="0" w:color="auto"/>
            <w:left w:val="none" w:sz="0" w:space="0" w:color="auto"/>
            <w:bottom w:val="none" w:sz="0" w:space="0" w:color="auto"/>
            <w:right w:val="none" w:sz="0" w:space="0" w:color="auto"/>
          </w:divBdr>
        </w:div>
        <w:div w:id="611478987">
          <w:marLeft w:val="640"/>
          <w:marRight w:val="0"/>
          <w:marTop w:val="0"/>
          <w:marBottom w:val="0"/>
          <w:divBdr>
            <w:top w:val="none" w:sz="0" w:space="0" w:color="auto"/>
            <w:left w:val="none" w:sz="0" w:space="0" w:color="auto"/>
            <w:bottom w:val="none" w:sz="0" w:space="0" w:color="auto"/>
            <w:right w:val="none" w:sz="0" w:space="0" w:color="auto"/>
          </w:divBdr>
        </w:div>
        <w:div w:id="638727145">
          <w:marLeft w:val="640"/>
          <w:marRight w:val="0"/>
          <w:marTop w:val="0"/>
          <w:marBottom w:val="0"/>
          <w:divBdr>
            <w:top w:val="none" w:sz="0" w:space="0" w:color="auto"/>
            <w:left w:val="none" w:sz="0" w:space="0" w:color="auto"/>
            <w:bottom w:val="none" w:sz="0" w:space="0" w:color="auto"/>
            <w:right w:val="none" w:sz="0" w:space="0" w:color="auto"/>
          </w:divBdr>
        </w:div>
        <w:div w:id="695664852">
          <w:marLeft w:val="640"/>
          <w:marRight w:val="0"/>
          <w:marTop w:val="0"/>
          <w:marBottom w:val="0"/>
          <w:divBdr>
            <w:top w:val="none" w:sz="0" w:space="0" w:color="auto"/>
            <w:left w:val="none" w:sz="0" w:space="0" w:color="auto"/>
            <w:bottom w:val="none" w:sz="0" w:space="0" w:color="auto"/>
            <w:right w:val="none" w:sz="0" w:space="0" w:color="auto"/>
          </w:divBdr>
        </w:div>
        <w:div w:id="708920290">
          <w:marLeft w:val="640"/>
          <w:marRight w:val="0"/>
          <w:marTop w:val="0"/>
          <w:marBottom w:val="0"/>
          <w:divBdr>
            <w:top w:val="none" w:sz="0" w:space="0" w:color="auto"/>
            <w:left w:val="none" w:sz="0" w:space="0" w:color="auto"/>
            <w:bottom w:val="none" w:sz="0" w:space="0" w:color="auto"/>
            <w:right w:val="none" w:sz="0" w:space="0" w:color="auto"/>
          </w:divBdr>
        </w:div>
        <w:div w:id="718869604">
          <w:marLeft w:val="640"/>
          <w:marRight w:val="0"/>
          <w:marTop w:val="0"/>
          <w:marBottom w:val="0"/>
          <w:divBdr>
            <w:top w:val="none" w:sz="0" w:space="0" w:color="auto"/>
            <w:left w:val="none" w:sz="0" w:space="0" w:color="auto"/>
            <w:bottom w:val="none" w:sz="0" w:space="0" w:color="auto"/>
            <w:right w:val="none" w:sz="0" w:space="0" w:color="auto"/>
          </w:divBdr>
        </w:div>
        <w:div w:id="757941477">
          <w:marLeft w:val="640"/>
          <w:marRight w:val="0"/>
          <w:marTop w:val="0"/>
          <w:marBottom w:val="0"/>
          <w:divBdr>
            <w:top w:val="none" w:sz="0" w:space="0" w:color="auto"/>
            <w:left w:val="none" w:sz="0" w:space="0" w:color="auto"/>
            <w:bottom w:val="none" w:sz="0" w:space="0" w:color="auto"/>
            <w:right w:val="none" w:sz="0" w:space="0" w:color="auto"/>
          </w:divBdr>
        </w:div>
        <w:div w:id="795298012">
          <w:marLeft w:val="640"/>
          <w:marRight w:val="0"/>
          <w:marTop w:val="0"/>
          <w:marBottom w:val="0"/>
          <w:divBdr>
            <w:top w:val="none" w:sz="0" w:space="0" w:color="auto"/>
            <w:left w:val="none" w:sz="0" w:space="0" w:color="auto"/>
            <w:bottom w:val="none" w:sz="0" w:space="0" w:color="auto"/>
            <w:right w:val="none" w:sz="0" w:space="0" w:color="auto"/>
          </w:divBdr>
        </w:div>
        <w:div w:id="797649404">
          <w:marLeft w:val="640"/>
          <w:marRight w:val="0"/>
          <w:marTop w:val="0"/>
          <w:marBottom w:val="0"/>
          <w:divBdr>
            <w:top w:val="none" w:sz="0" w:space="0" w:color="auto"/>
            <w:left w:val="none" w:sz="0" w:space="0" w:color="auto"/>
            <w:bottom w:val="none" w:sz="0" w:space="0" w:color="auto"/>
            <w:right w:val="none" w:sz="0" w:space="0" w:color="auto"/>
          </w:divBdr>
        </w:div>
        <w:div w:id="811406217">
          <w:marLeft w:val="640"/>
          <w:marRight w:val="0"/>
          <w:marTop w:val="0"/>
          <w:marBottom w:val="0"/>
          <w:divBdr>
            <w:top w:val="none" w:sz="0" w:space="0" w:color="auto"/>
            <w:left w:val="none" w:sz="0" w:space="0" w:color="auto"/>
            <w:bottom w:val="none" w:sz="0" w:space="0" w:color="auto"/>
            <w:right w:val="none" w:sz="0" w:space="0" w:color="auto"/>
          </w:divBdr>
        </w:div>
        <w:div w:id="861283512">
          <w:marLeft w:val="640"/>
          <w:marRight w:val="0"/>
          <w:marTop w:val="0"/>
          <w:marBottom w:val="0"/>
          <w:divBdr>
            <w:top w:val="none" w:sz="0" w:space="0" w:color="auto"/>
            <w:left w:val="none" w:sz="0" w:space="0" w:color="auto"/>
            <w:bottom w:val="none" w:sz="0" w:space="0" w:color="auto"/>
            <w:right w:val="none" w:sz="0" w:space="0" w:color="auto"/>
          </w:divBdr>
        </w:div>
        <w:div w:id="866135781">
          <w:marLeft w:val="640"/>
          <w:marRight w:val="0"/>
          <w:marTop w:val="0"/>
          <w:marBottom w:val="0"/>
          <w:divBdr>
            <w:top w:val="none" w:sz="0" w:space="0" w:color="auto"/>
            <w:left w:val="none" w:sz="0" w:space="0" w:color="auto"/>
            <w:bottom w:val="none" w:sz="0" w:space="0" w:color="auto"/>
            <w:right w:val="none" w:sz="0" w:space="0" w:color="auto"/>
          </w:divBdr>
        </w:div>
        <w:div w:id="874579592">
          <w:marLeft w:val="640"/>
          <w:marRight w:val="0"/>
          <w:marTop w:val="0"/>
          <w:marBottom w:val="0"/>
          <w:divBdr>
            <w:top w:val="none" w:sz="0" w:space="0" w:color="auto"/>
            <w:left w:val="none" w:sz="0" w:space="0" w:color="auto"/>
            <w:bottom w:val="none" w:sz="0" w:space="0" w:color="auto"/>
            <w:right w:val="none" w:sz="0" w:space="0" w:color="auto"/>
          </w:divBdr>
        </w:div>
        <w:div w:id="901714498">
          <w:marLeft w:val="640"/>
          <w:marRight w:val="0"/>
          <w:marTop w:val="0"/>
          <w:marBottom w:val="0"/>
          <w:divBdr>
            <w:top w:val="none" w:sz="0" w:space="0" w:color="auto"/>
            <w:left w:val="none" w:sz="0" w:space="0" w:color="auto"/>
            <w:bottom w:val="none" w:sz="0" w:space="0" w:color="auto"/>
            <w:right w:val="none" w:sz="0" w:space="0" w:color="auto"/>
          </w:divBdr>
        </w:div>
        <w:div w:id="920792529">
          <w:marLeft w:val="640"/>
          <w:marRight w:val="0"/>
          <w:marTop w:val="0"/>
          <w:marBottom w:val="0"/>
          <w:divBdr>
            <w:top w:val="none" w:sz="0" w:space="0" w:color="auto"/>
            <w:left w:val="none" w:sz="0" w:space="0" w:color="auto"/>
            <w:bottom w:val="none" w:sz="0" w:space="0" w:color="auto"/>
            <w:right w:val="none" w:sz="0" w:space="0" w:color="auto"/>
          </w:divBdr>
        </w:div>
        <w:div w:id="936137732">
          <w:marLeft w:val="640"/>
          <w:marRight w:val="0"/>
          <w:marTop w:val="0"/>
          <w:marBottom w:val="0"/>
          <w:divBdr>
            <w:top w:val="none" w:sz="0" w:space="0" w:color="auto"/>
            <w:left w:val="none" w:sz="0" w:space="0" w:color="auto"/>
            <w:bottom w:val="none" w:sz="0" w:space="0" w:color="auto"/>
            <w:right w:val="none" w:sz="0" w:space="0" w:color="auto"/>
          </w:divBdr>
        </w:div>
        <w:div w:id="941759634">
          <w:marLeft w:val="640"/>
          <w:marRight w:val="0"/>
          <w:marTop w:val="0"/>
          <w:marBottom w:val="0"/>
          <w:divBdr>
            <w:top w:val="none" w:sz="0" w:space="0" w:color="auto"/>
            <w:left w:val="none" w:sz="0" w:space="0" w:color="auto"/>
            <w:bottom w:val="none" w:sz="0" w:space="0" w:color="auto"/>
            <w:right w:val="none" w:sz="0" w:space="0" w:color="auto"/>
          </w:divBdr>
        </w:div>
        <w:div w:id="955940650">
          <w:marLeft w:val="640"/>
          <w:marRight w:val="0"/>
          <w:marTop w:val="0"/>
          <w:marBottom w:val="0"/>
          <w:divBdr>
            <w:top w:val="none" w:sz="0" w:space="0" w:color="auto"/>
            <w:left w:val="none" w:sz="0" w:space="0" w:color="auto"/>
            <w:bottom w:val="none" w:sz="0" w:space="0" w:color="auto"/>
            <w:right w:val="none" w:sz="0" w:space="0" w:color="auto"/>
          </w:divBdr>
        </w:div>
        <w:div w:id="979647674">
          <w:marLeft w:val="640"/>
          <w:marRight w:val="0"/>
          <w:marTop w:val="0"/>
          <w:marBottom w:val="0"/>
          <w:divBdr>
            <w:top w:val="none" w:sz="0" w:space="0" w:color="auto"/>
            <w:left w:val="none" w:sz="0" w:space="0" w:color="auto"/>
            <w:bottom w:val="none" w:sz="0" w:space="0" w:color="auto"/>
            <w:right w:val="none" w:sz="0" w:space="0" w:color="auto"/>
          </w:divBdr>
        </w:div>
        <w:div w:id="982538539">
          <w:marLeft w:val="640"/>
          <w:marRight w:val="0"/>
          <w:marTop w:val="0"/>
          <w:marBottom w:val="0"/>
          <w:divBdr>
            <w:top w:val="none" w:sz="0" w:space="0" w:color="auto"/>
            <w:left w:val="none" w:sz="0" w:space="0" w:color="auto"/>
            <w:bottom w:val="none" w:sz="0" w:space="0" w:color="auto"/>
            <w:right w:val="none" w:sz="0" w:space="0" w:color="auto"/>
          </w:divBdr>
        </w:div>
        <w:div w:id="992833207">
          <w:marLeft w:val="640"/>
          <w:marRight w:val="0"/>
          <w:marTop w:val="0"/>
          <w:marBottom w:val="0"/>
          <w:divBdr>
            <w:top w:val="none" w:sz="0" w:space="0" w:color="auto"/>
            <w:left w:val="none" w:sz="0" w:space="0" w:color="auto"/>
            <w:bottom w:val="none" w:sz="0" w:space="0" w:color="auto"/>
            <w:right w:val="none" w:sz="0" w:space="0" w:color="auto"/>
          </w:divBdr>
        </w:div>
        <w:div w:id="993947675">
          <w:marLeft w:val="640"/>
          <w:marRight w:val="0"/>
          <w:marTop w:val="0"/>
          <w:marBottom w:val="0"/>
          <w:divBdr>
            <w:top w:val="none" w:sz="0" w:space="0" w:color="auto"/>
            <w:left w:val="none" w:sz="0" w:space="0" w:color="auto"/>
            <w:bottom w:val="none" w:sz="0" w:space="0" w:color="auto"/>
            <w:right w:val="none" w:sz="0" w:space="0" w:color="auto"/>
          </w:divBdr>
        </w:div>
        <w:div w:id="994259181">
          <w:marLeft w:val="640"/>
          <w:marRight w:val="0"/>
          <w:marTop w:val="0"/>
          <w:marBottom w:val="0"/>
          <w:divBdr>
            <w:top w:val="none" w:sz="0" w:space="0" w:color="auto"/>
            <w:left w:val="none" w:sz="0" w:space="0" w:color="auto"/>
            <w:bottom w:val="none" w:sz="0" w:space="0" w:color="auto"/>
            <w:right w:val="none" w:sz="0" w:space="0" w:color="auto"/>
          </w:divBdr>
        </w:div>
        <w:div w:id="1004210964">
          <w:marLeft w:val="640"/>
          <w:marRight w:val="0"/>
          <w:marTop w:val="0"/>
          <w:marBottom w:val="0"/>
          <w:divBdr>
            <w:top w:val="none" w:sz="0" w:space="0" w:color="auto"/>
            <w:left w:val="none" w:sz="0" w:space="0" w:color="auto"/>
            <w:bottom w:val="none" w:sz="0" w:space="0" w:color="auto"/>
            <w:right w:val="none" w:sz="0" w:space="0" w:color="auto"/>
          </w:divBdr>
        </w:div>
        <w:div w:id="1056927594">
          <w:marLeft w:val="640"/>
          <w:marRight w:val="0"/>
          <w:marTop w:val="0"/>
          <w:marBottom w:val="0"/>
          <w:divBdr>
            <w:top w:val="none" w:sz="0" w:space="0" w:color="auto"/>
            <w:left w:val="none" w:sz="0" w:space="0" w:color="auto"/>
            <w:bottom w:val="none" w:sz="0" w:space="0" w:color="auto"/>
            <w:right w:val="none" w:sz="0" w:space="0" w:color="auto"/>
          </w:divBdr>
        </w:div>
        <w:div w:id="1090590289">
          <w:marLeft w:val="640"/>
          <w:marRight w:val="0"/>
          <w:marTop w:val="0"/>
          <w:marBottom w:val="0"/>
          <w:divBdr>
            <w:top w:val="none" w:sz="0" w:space="0" w:color="auto"/>
            <w:left w:val="none" w:sz="0" w:space="0" w:color="auto"/>
            <w:bottom w:val="none" w:sz="0" w:space="0" w:color="auto"/>
            <w:right w:val="none" w:sz="0" w:space="0" w:color="auto"/>
          </w:divBdr>
        </w:div>
        <w:div w:id="1097097172">
          <w:marLeft w:val="640"/>
          <w:marRight w:val="0"/>
          <w:marTop w:val="0"/>
          <w:marBottom w:val="0"/>
          <w:divBdr>
            <w:top w:val="none" w:sz="0" w:space="0" w:color="auto"/>
            <w:left w:val="none" w:sz="0" w:space="0" w:color="auto"/>
            <w:bottom w:val="none" w:sz="0" w:space="0" w:color="auto"/>
            <w:right w:val="none" w:sz="0" w:space="0" w:color="auto"/>
          </w:divBdr>
        </w:div>
        <w:div w:id="1144079677">
          <w:marLeft w:val="640"/>
          <w:marRight w:val="0"/>
          <w:marTop w:val="0"/>
          <w:marBottom w:val="0"/>
          <w:divBdr>
            <w:top w:val="none" w:sz="0" w:space="0" w:color="auto"/>
            <w:left w:val="none" w:sz="0" w:space="0" w:color="auto"/>
            <w:bottom w:val="none" w:sz="0" w:space="0" w:color="auto"/>
            <w:right w:val="none" w:sz="0" w:space="0" w:color="auto"/>
          </w:divBdr>
        </w:div>
        <w:div w:id="1146320151">
          <w:marLeft w:val="640"/>
          <w:marRight w:val="0"/>
          <w:marTop w:val="0"/>
          <w:marBottom w:val="0"/>
          <w:divBdr>
            <w:top w:val="none" w:sz="0" w:space="0" w:color="auto"/>
            <w:left w:val="none" w:sz="0" w:space="0" w:color="auto"/>
            <w:bottom w:val="none" w:sz="0" w:space="0" w:color="auto"/>
            <w:right w:val="none" w:sz="0" w:space="0" w:color="auto"/>
          </w:divBdr>
        </w:div>
        <w:div w:id="1153328122">
          <w:marLeft w:val="640"/>
          <w:marRight w:val="0"/>
          <w:marTop w:val="0"/>
          <w:marBottom w:val="0"/>
          <w:divBdr>
            <w:top w:val="none" w:sz="0" w:space="0" w:color="auto"/>
            <w:left w:val="none" w:sz="0" w:space="0" w:color="auto"/>
            <w:bottom w:val="none" w:sz="0" w:space="0" w:color="auto"/>
            <w:right w:val="none" w:sz="0" w:space="0" w:color="auto"/>
          </w:divBdr>
        </w:div>
        <w:div w:id="1156460908">
          <w:marLeft w:val="640"/>
          <w:marRight w:val="0"/>
          <w:marTop w:val="0"/>
          <w:marBottom w:val="0"/>
          <w:divBdr>
            <w:top w:val="none" w:sz="0" w:space="0" w:color="auto"/>
            <w:left w:val="none" w:sz="0" w:space="0" w:color="auto"/>
            <w:bottom w:val="none" w:sz="0" w:space="0" w:color="auto"/>
            <w:right w:val="none" w:sz="0" w:space="0" w:color="auto"/>
          </w:divBdr>
        </w:div>
        <w:div w:id="1176991447">
          <w:marLeft w:val="640"/>
          <w:marRight w:val="0"/>
          <w:marTop w:val="0"/>
          <w:marBottom w:val="0"/>
          <w:divBdr>
            <w:top w:val="none" w:sz="0" w:space="0" w:color="auto"/>
            <w:left w:val="none" w:sz="0" w:space="0" w:color="auto"/>
            <w:bottom w:val="none" w:sz="0" w:space="0" w:color="auto"/>
            <w:right w:val="none" w:sz="0" w:space="0" w:color="auto"/>
          </w:divBdr>
        </w:div>
        <w:div w:id="1190801333">
          <w:marLeft w:val="640"/>
          <w:marRight w:val="0"/>
          <w:marTop w:val="0"/>
          <w:marBottom w:val="0"/>
          <w:divBdr>
            <w:top w:val="none" w:sz="0" w:space="0" w:color="auto"/>
            <w:left w:val="none" w:sz="0" w:space="0" w:color="auto"/>
            <w:bottom w:val="none" w:sz="0" w:space="0" w:color="auto"/>
            <w:right w:val="none" w:sz="0" w:space="0" w:color="auto"/>
          </w:divBdr>
        </w:div>
        <w:div w:id="1242367697">
          <w:marLeft w:val="640"/>
          <w:marRight w:val="0"/>
          <w:marTop w:val="0"/>
          <w:marBottom w:val="0"/>
          <w:divBdr>
            <w:top w:val="none" w:sz="0" w:space="0" w:color="auto"/>
            <w:left w:val="none" w:sz="0" w:space="0" w:color="auto"/>
            <w:bottom w:val="none" w:sz="0" w:space="0" w:color="auto"/>
            <w:right w:val="none" w:sz="0" w:space="0" w:color="auto"/>
          </w:divBdr>
        </w:div>
        <w:div w:id="1255045722">
          <w:marLeft w:val="640"/>
          <w:marRight w:val="0"/>
          <w:marTop w:val="0"/>
          <w:marBottom w:val="0"/>
          <w:divBdr>
            <w:top w:val="none" w:sz="0" w:space="0" w:color="auto"/>
            <w:left w:val="none" w:sz="0" w:space="0" w:color="auto"/>
            <w:bottom w:val="none" w:sz="0" w:space="0" w:color="auto"/>
            <w:right w:val="none" w:sz="0" w:space="0" w:color="auto"/>
          </w:divBdr>
        </w:div>
        <w:div w:id="1303191123">
          <w:marLeft w:val="640"/>
          <w:marRight w:val="0"/>
          <w:marTop w:val="0"/>
          <w:marBottom w:val="0"/>
          <w:divBdr>
            <w:top w:val="none" w:sz="0" w:space="0" w:color="auto"/>
            <w:left w:val="none" w:sz="0" w:space="0" w:color="auto"/>
            <w:bottom w:val="none" w:sz="0" w:space="0" w:color="auto"/>
            <w:right w:val="none" w:sz="0" w:space="0" w:color="auto"/>
          </w:divBdr>
        </w:div>
        <w:div w:id="1317144229">
          <w:marLeft w:val="640"/>
          <w:marRight w:val="0"/>
          <w:marTop w:val="0"/>
          <w:marBottom w:val="0"/>
          <w:divBdr>
            <w:top w:val="none" w:sz="0" w:space="0" w:color="auto"/>
            <w:left w:val="none" w:sz="0" w:space="0" w:color="auto"/>
            <w:bottom w:val="none" w:sz="0" w:space="0" w:color="auto"/>
            <w:right w:val="none" w:sz="0" w:space="0" w:color="auto"/>
          </w:divBdr>
        </w:div>
        <w:div w:id="1340933511">
          <w:marLeft w:val="640"/>
          <w:marRight w:val="0"/>
          <w:marTop w:val="0"/>
          <w:marBottom w:val="0"/>
          <w:divBdr>
            <w:top w:val="none" w:sz="0" w:space="0" w:color="auto"/>
            <w:left w:val="none" w:sz="0" w:space="0" w:color="auto"/>
            <w:bottom w:val="none" w:sz="0" w:space="0" w:color="auto"/>
            <w:right w:val="none" w:sz="0" w:space="0" w:color="auto"/>
          </w:divBdr>
        </w:div>
        <w:div w:id="1342008245">
          <w:marLeft w:val="640"/>
          <w:marRight w:val="0"/>
          <w:marTop w:val="0"/>
          <w:marBottom w:val="0"/>
          <w:divBdr>
            <w:top w:val="none" w:sz="0" w:space="0" w:color="auto"/>
            <w:left w:val="none" w:sz="0" w:space="0" w:color="auto"/>
            <w:bottom w:val="none" w:sz="0" w:space="0" w:color="auto"/>
            <w:right w:val="none" w:sz="0" w:space="0" w:color="auto"/>
          </w:divBdr>
        </w:div>
        <w:div w:id="1367364408">
          <w:marLeft w:val="640"/>
          <w:marRight w:val="0"/>
          <w:marTop w:val="0"/>
          <w:marBottom w:val="0"/>
          <w:divBdr>
            <w:top w:val="none" w:sz="0" w:space="0" w:color="auto"/>
            <w:left w:val="none" w:sz="0" w:space="0" w:color="auto"/>
            <w:bottom w:val="none" w:sz="0" w:space="0" w:color="auto"/>
            <w:right w:val="none" w:sz="0" w:space="0" w:color="auto"/>
          </w:divBdr>
        </w:div>
        <w:div w:id="1404571459">
          <w:marLeft w:val="640"/>
          <w:marRight w:val="0"/>
          <w:marTop w:val="0"/>
          <w:marBottom w:val="0"/>
          <w:divBdr>
            <w:top w:val="none" w:sz="0" w:space="0" w:color="auto"/>
            <w:left w:val="none" w:sz="0" w:space="0" w:color="auto"/>
            <w:bottom w:val="none" w:sz="0" w:space="0" w:color="auto"/>
            <w:right w:val="none" w:sz="0" w:space="0" w:color="auto"/>
          </w:divBdr>
        </w:div>
        <w:div w:id="1419060710">
          <w:marLeft w:val="640"/>
          <w:marRight w:val="0"/>
          <w:marTop w:val="0"/>
          <w:marBottom w:val="0"/>
          <w:divBdr>
            <w:top w:val="none" w:sz="0" w:space="0" w:color="auto"/>
            <w:left w:val="none" w:sz="0" w:space="0" w:color="auto"/>
            <w:bottom w:val="none" w:sz="0" w:space="0" w:color="auto"/>
            <w:right w:val="none" w:sz="0" w:space="0" w:color="auto"/>
          </w:divBdr>
        </w:div>
        <w:div w:id="1432777545">
          <w:marLeft w:val="640"/>
          <w:marRight w:val="0"/>
          <w:marTop w:val="0"/>
          <w:marBottom w:val="0"/>
          <w:divBdr>
            <w:top w:val="none" w:sz="0" w:space="0" w:color="auto"/>
            <w:left w:val="none" w:sz="0" w:space="0" w:color="auto"/>
            <w:bottom w:val="none" w:sz="0" w:space="0" w:color="auto"/>
            <w:right w:val="none" w:sz="0" w:space="0" w:color="auto"/>
          </w:divBdr>
        </w:div>
        <w:div w:id="1445997716">
          <w:marLeft w:val="640"/>
          <w:marRight w:val="0"/>
          <w:marTop w:val="0"/>
          <w:marBottom w:val="0"/>
          <w:divBdr>
            <w:top w:val="none" w:sz="0" w:space="0" w:color="auto"/>
            <w:left w:val="none" w:sz="0" w:space="0" w:color="auto"/>
            <w:bottom w:val="none" w:sz="0" w:space="0" w:color="auto"/>
            <w:right w:val="none" w:sz="0" w:space="0" w:color="auto"/>
          </w:divBdr>
        </w:div>
        <w:div w:id="1464034403">
          <w:marLeft w:val="640"/>
          <w:marRight w:val="0"/>
          <w:marTop w:val="0"/>
          <w:marBottom w:val="0"/>
          <w:divBdr>
            <w:top w:val="none" w:sz="0" w:space="0" w:color="auto"/>
            <w:left w:val="none" w:sz="0" w:space="0" w:color="auto"/>
            <w:bottom w:val="none" w:sz="0" w:space="0" w:color="auto"/>
            <w:right w:val="none" w:sz="0" w:space="0" w:color="auto"/>
          </w:divBdr>
        </w:div>
        <w:div w:id="1464303411">
          <w:marLeft w:val="640"/>
          <w:marRight w:val="0"/>
          <w:marTop w:val="0"/>
          <w:marBottom w:val="0"/>
          <w:divBdr>
            <w:top w:val="none" w:sz="0" w:space="0" w:color="auto"/>
            <w:left w:val="none" w:sz="0" w:space="0" w:color="auto"/>
            <w:bottom w:val="none" w:sz="0" w:space="0" w:color="auto"/>
            <w:right w:val="none" w:sz="0" w:space="0" w:color="auto"/>
          </w:divBdr>
        </w:div>
        <w:div w:id="1479835131">
          <w:marLeft w:val="640"/>
          <w:marRight w:val="0"/>
          <w:marTop w:val="0"/>
          <w:marBottom w:val="0"/>
          <w:divBdr>
            <w:top w:val="none" w:sz="0" w:space="0" w:color="auto"/>
            <w:left w:val="none" w:sz="0" w:space="0" w:color="auto"/>
            <w:bottom w:val="none" w:sz="0" w:space="0" w:color="auto"/>
            <w:right w:val="none" w:sz="0" w:space="0" w:color="auto"/>
          </w:divBdr>
        </w:div>
        <w:div w:id="1514490786">
          <w:marLeft w:val="640"/>
          <w:marRight w:val="0"/>
          <w:marTop w:val="0"/>
          <w:marBottom w:val="0"/>
          <w:divBdr>
            <w:top w:val="none" w:sz="0" w:space="0" w:color="auto"/>
            <w:left w:val="none" w:sz="0" w:space="0" w:color="auto"/>
            <w:bottom w:val="none" w:sz="0" w:space="0" w:color="auto"/>
            <w:right w:val="none" w:sz="0" w:space="0" w:color="auto"/>
          </w:divBdr>
        </w:div>
        <w:div w:id="1522932191">
          <w:marLeft w:val="640"/>
          <w:marRight w:val="0"/>
          <w:marTop w:val="0"/>
          <w:marBottom w:val="0"/>
          <w:divBdr>
            <w:top w:val="none" w:sz="0" w:space="0" w:color="auto"/>
            <w:left w:val="none" w:sz="0" w:space="0" w:color="auto"/>
            <w:bottom w:val="none" w:sz="0" w:space="0" w:color="auto"/>
            <w:right w:val="none" w:sz="0" w:space="0" w:color="auto"/>
          </w:divBdr>
        </w:div>
        <w:div w:id="1559434426">
          <w:marLeft w:val="640"/>
          <w:marRight w:val="0"/>
          <w:marTop w:val="0"/>
          <w:marBottom w:val="0"/>
          <w:divBdr>
            <w:top w:val="none" w:sz="0" w:space="0" w:color="auto"/>
            <w:left w:val="none" w:sz="0" w:space="0" w:color="auto"/>
            <w:bottom w:val="none" w:sz="0" w:space="0" w:color="auto"/>
            <w:right w:val="none" w:sz="0" w:space="0" w:color="auto"/>
          </w:divBdr>
        </w:div>
        <w:div w:id="1579172767">
          <w:marLeft w:val="640"/>
          <w:marRight w:val="0"/>
          <w:marTop w:val="0"/>
          <w:marBottom w:val="0"/>
          <w:divBdr>
            <w:top w:val="none" w:sz="0" w:space="0" w:color="auto"/>
            <w:left w:val="none" w:sz="0" w:space="0" w:color="auto"/>
            <w:bottom w:val="none" w:sz="0" w:space="0" w:color="auto"/>
            <w:right w:val="none" w:sz="0" w:space="0" w:color="auto"/>
          </w:divBdr>
        </w:div>
        <w:div w:id="1597981595">
          <w:marLeft w:val="640"/>
          <w:marRight w:val="0"/>
          <w:marTop w:val="0"/>
          <w:marBottom w:val="0"/>
          <w:divBdr>
            <w:top w:val="none" w:sz="0" w:space="0" w:color="auto"/>
            <w:left w:val="none" w:sz="0" w:space="0" w:color="auto"/>
            <w:bottom w:val="none" w:sz="0" w:space="0" w:color="auto"/>
            <w:right w:val="none" w:sz="0" w:space="0" w:color="auto"/>
          </w:divBdr>
        </w:div>
        <w:div w:id="1621181949">
          <w:marLeft w:val="640"/>
          <w:marRight w:val="0"/>
          <w:marTop w:val="0"/>
          <w:marBottom w:val="0"/>
          <w:divBdr>
            <w:top w:val="none" w:sz="0" w:space="0" w:color="auto"/>
            <w:left w:val="none" w:sz="0" w:space="0" w:color="auto"/>
            <w:bottom w:val="none" w:sz="0" w:space="0" w:color="auto"/>
            <w:right w:val="none" w:sz="0" w:space="0" w:color="auto"/>
          </w:divBdr>
        </w:div>
        <w:div w:id="1624966009">
          <w:marLeft w:val="640"/>
          <w:marRight w:val="0"/>
          <w:marTop w:val="0"/>
          <w:marBottom w:val="0"/>
          <w:divBdr>
            <w:top w:val="none" w:sz="0" w:space="0" w:color="auto"/>
            <w:left w:val="none" w:sz="0" w:space="0" w:color="auto"/>
            <w:bottom w:val="none" w:sz="0" w:space="0" w:color="auto"/>
            <w:right w:val="none" w:sz="0" w:space="0" w:color="auto"/>
          </w:divBdr>
        </w:div>
        <w:div w:id="1637833545">
          <w:marLeft w:val="640"/>
          <w:marRight w:val="0"/>
          <w:marTop w:val="0"/>
          <w:marBottom w:val="0"/>
          <w:divBdr>
            <w:top w:val="none" w:sz="0" w:space="0" w:color="auto"/>
            <w:left w:val="none" w:sz="0" w:space="0" w:color="auto"/>
            <w:bottom w:val="none" w:sz="0" w:space="0" w:color="auto"/>
            <w:right w:val="none" w:sz="0" w:space="0" w:color="auto"/>
          </w:divBdr>
        </w:div>
        <w:div w:id="1659503704">
          <w:marLeft w:val="640"/>
          <w:marRight w:val="0"/>
          <w:marTop w:val="0"/>
          <w:marBottom w:val="0"/>
          <w:divBdr>
            <w:top w:val="none" w:sz="0" w:space="0" w:color="auto"/>
            <w:left w:val="none" w:sz="0" w:space="0" w:color="auto"/>
            <w:bottom w:val="none" w:sz="0" w:space="0" w:color="auto"/>
            <w:right w:val="none" w:sz="0" w:space="0" w:color="auto"/>
          </w:divBdr>
        </w:div>
        <w:div w:id="1666199807">
          <w:marLeft w:val="640"/>
          <w:marRight w:val="0"/>
          <w:marTop w:val="0"/>
          <w:marBottom w:val="0"/>
          <w:divBdr>
            <w:top w:val="none" w:sz="0" w:space="0" w:color="auto"/>
            <w:left w:val="none" w:sz="0" w:space="0" w:color="auto"/>
            <w:bottom w:val="none" w:sz="0" w:space="0" w:color="auto"/>
            <w:right w:val="none" w:sz="0" w:space="0" w:color="auto"/>
          </w:divBdr>
        </w:div>
        <w:div w:id="1690184590">
          <w:marLeft w:val="640"/>
          <w:marRight w:val="0"/>
          <w:marTop w:val="0"/>
          <w:marBottom w:val="0"/>
          <w:divBdr>
            <w:top w:val="none" w:sz="0" w:space="0" w:color="auto"/>
            <w:left w:val="none" w:sz="0" w:space="0" w:color="auto"/>
            <w:bottom w:val="none" w:sz="0" w:space="0" w:color="auto"/>
            <w:right w:val="none" w:sz="0" w:space="0" w:color="auto"/>
          </w:divBdr>
        </w:div>
        <w:div w:id="1794010834">
          <w:marLeft w:val="640"/>
          <w:marRight w:val="0"/>
          <w:marTop w:val="0"/>
          <w:marBottom w:val="0"/>
          <w:divBdr>
            <w:top w:val="none" w:sz="0" w:space="0" w:color="auto"/>
            <w:left w:val="none" w:sz="0" w:space="0" w:color="auto"/>
            <w:bottom w:val="none" w:sz="0" w:space="0" w:color="auto"/>
            <w:right w:val="none" w:sz="0" w:space="0" w:color="auto"/>
          </w:divBdr>
        </w:div>
        <w:div w:id="1794709276">
          <w:marLeft w:val="640"/>
          <w:marRight w:val="0"/>
          <w:marTop w:val="0"/>
          <w:marBottom w:val="0"/>
          <w:divBdr>
            <w:top w:val="none" w:sz="0" w:space="0" w:color="auto"/>
            <w:left w:val="none" w:sz="0" w:space="0" w:color="auto"/>
            <w:bottom w:val="none" w:sz="0" w:space="0" w:color="auto"/>
            <w:right w:val="none" w:sz="0" w:space="0" w:color="auto"/>
          </w:divBdr>
        </w:div>
        <w:div w:id="1812751037">
          <w:marLeft w:val="640"/>
          <w:marRight w:val="0"/>
          <w:marTop w:val="0"/>
          <w:marBottom w:val="0"/>
          <w:divBdr>
            <w:top w:val="none" w:sz="0" w:space="0" w:color="auto"/>
            <w:left w:val="none" w:sz="0" w:space="0" w:color="auto"/>
            <w:bottom w:val="none" w:sz="0" w:space="0" w:color="auto"/>
            <w:right w:val="none" w:sz="0" w:space="0" w:color="auto"/>
          </w:divBdr>
        </w:div>
        <w:div w:id="1827240463">
          <w:marLeft w:val="640"/>
          <w:marRight w:val="0"/>
          <w:marTop w:val="0"/>
          <w:marBottom w:val="0"/>
          <w:divBdr>
            <w:top w:val="none" w:sz="0" w:space="0" w:color="auto"/>
            <w:left w:val="none" w:sz="0" w:space="0" w:color="auto"/>
            <w:bottom w:val="none" w:sz="0" w:space="0" w:color="auto"/>
            <w:right w:val="none" w:sz="0" w:space="0" w:color="auto"/>
          </w:divBdr>
        </w:div>
        <w:div w:id="1835946314">
          <w:marLeft w:val="640"/>
          <w:marRight w:val="0"/>
          <w:marTop w:val="0"/>
          <w:marBottom w:val="0"/>
          <w:divBdr>
            <w:top w:val="none" w:sz="0" w:space="0" w:color="auto"/>
            <w:left w:val="none" w:sz="0" w:space="0" w:color="auto"/>
            <w:bottom w:val="none" w:sz="0" w:space="0" w:color="auto"/>
            <w:right w:val="none" w:sz="0" w:space="0" w:color="auto"/>
          </w:divBdr>
        </w:div>
        <w:div w:id="1846506040">
          <w:marLeft w:val="640"/>
          <w:marRight w:val="0"/>
          <w:marTop w:val="0"/>
          <w:marBottom w:val="0"/>
          <w:divBdr>
            <w:top w:val="none" w:sz="0" w:space="0" w:color="auto"/>
            <w:left w:val="none" w:sz="0" w:space="0" w:color="auto"/>
            <w:bottom w:val="none" w:sz="0" w:space="0" w:color="auto"/>
            <w:right w:val="none" w:sz="0" w:space="0" w:color="auto"/>
          </w:divBdr>
        </w:div>
        <w:div w:id="1850753919">
          <w:marLeft w:val="640"/>
          <w:marRight w:val="0"/>
          <w:marTop w:val="0"/>
          <w:marBottom w:val="0"/>
          <w:divBdr>
            <w:top w:val="none" w:sz="0" w:space="0" w:color="auto"/>
            <w:left w:val="none" w:sz="0" w:space="0" w:color="auto"/>
            <w:bottom w:val="none" w:sz="0" w:space="0" w:color="auto"/>
            <w:right w:val="none" w:sz="0" w:space="0" w:color="auto"/>
          </w:divBdr>
        </w:div>
        <w:div w:id="1886334237">
          <w:marLeft w:val="640"/>
          <w:marRight w:val="0"/>
          <w:marTop w:val="0"/>
          <w:marBottom w:val="0"/>
          <w:divBdr>
            <w:top w:val="none" w:sz="0" w:space="0" w:color="auto"/>
            <w:left w:val="none" w:sz="0" w:space="0" w:color="auto"/>
            <w:bottom w:val="none" w:sz="0" w:space="0" w:color="auto"/>
            <w:right w:val="none" w:sz="0" w:space="0" w:color="auto"/>
          </w:divBdr>
        </w:div>
        <w:div w:id="1898198317">
          <w:marLeft w:val="640"/>
          <w:marRight w:val="0"/>
          <w:marTop w:val="0"/>
          <w:marBottom w:val="0"/>
          <w:divBdr>
            <w:top w:val="none" w:sz="0" w:space="0" w:color="auto"/>
            <w:left w:val="none" w:sz="0" w:space="0" w:color="auto"/>
            <w:bottom w:val="none" w:sz="0" w:space="0" w:color="auto"/>
            <w:right w:val="none" w:sz="0" w:space="0" w:color="auto"/>
          </w:divBdr>
        </w:div>
        <w:div w:id="1952348462">
          <w:marLeft w:val="640"/>
          <w:marRight w:val="0"/>
          <w:marTop w:val="0"/>
          <w:marBottom w:val="0"/>
          <w:divBdr>
            <w:top w:val="none" w:sz="0" w:space="0" w:color="auto"/>
            <w:left w:val="none" w:sz="0" w:space="0" w:color="auto"/>
            <w:bottom w:val="none" w:sz="0" w:space="0" w:color="auto"/>
            <w:right w:val="none" w:sz="0" w:space="0" w:color="auto"/>
          </w:divBdr>
        </w:div>
        <w:div w:id="1963611039">
          <w:marLeft w:val="640"/>
          <w:marRight w:val="0"/>
          <w:marTop w:val="0"/>
          <w:marBottom w:val="0"/>
          <w:divBdr>
            <w:top w:val="none" w:sz="0" w:space="0" w:color="auto"/>
            <w:left w:val="none" w:sz="0" w:space="0" w:color="auto"/>
            <w:bottom w:val="none" w:sz="0" w:space="0" w:color="auto"/>
            <w:right w:val="none" w:sz="0" w:space="0" w:color="auto"/>
          </w:divBdr>
        </w:div>
        <w:div w:id="2003771096">
          <w:marLeft w:val="640"/>
          <w:marRight w:val="0"/>
          <w:marTop w:val="0"/>
          <w:marBottom w:val="0"/>
          <w:divBdr>
            <w:top w:val="none" w:sz="0" w:space="0" w:color="auto"/>
            <w:left w:val="none" w:sz="0" w:space="0" w:color="auto"/>
            <w:bottom w:val="none" w:sz="0" w:space="0" w:color="auto"/>
            <w:right w:val="none" w:sz="0" w:space="0" w:color="auto"/>
          </w:divBdr>
        </w:div>
        <w:div w:id="2015648609">
          <w:marLeft w:val="640"/>
          <w:marRight w:val="0"/>
          <w:marTop w:val="0"/>
          <w:marBottom w:val="0"/>
          <w:divBdr>
            <w:top w:val="none" w:sz="0" w:space="0" w:color="auto"/>
            <w:left w:val="none" w:sz="0" w:space="0" w:color="auto"/>
            <w:bottom w:val="none" w:sz="0" w:space="0" w:color="auto"/>
            <w:right w:val="none" w:sz="0" w:space="0" w:color="auto"/>
          </w:divBdr>
        </w:div>
        <w:div w:id="2053069541">
          <w:marLeft w:val="640"/>
          <w:marRight w:val="0"/>
          <w:marTop w:val="0"/>
          <w:marBottom w:val="0"/>
          <w:divBdr>
            <w:top w:val="none" w:sz="0" w:space="0" w:color="auto"/>
            <w:left w:val="none" w:sz="0" w:space="0" w:color="auto"/>
            <w:bottom w:val="none" w:sz="0" w:space="0" w:color="auto"/>
            <w:right w:val="none" w:sz="0" w:space="0" w:color="auto"/>
          </w:divBdr>
        </w:div>
        <w:div w:id="2140101500">
          <w:marLeft w:val="640"/>
          <w:marRight w:val="0"/>
          <w:marTop w:val="0"/>
          <w:marBottom w:val="0"/>
          <w:divBdr>
            <w:top w:val="none" w:sz="0" w:space="0" w:color="auto"/>
            <w:left w:val="none" w:sz="0" w:space="0" w:color="auto"/>
            <w:bottom w:val="none" w:sz="0" w:space="0" w:color="auto"/>
            <w:right w:val="none" w:sz="0" w:space="0" w:color="auto"/>
          </w:divBdr>
        </w:div>
      </w:divsChild>
    </w:div>
    <w:div w:id="1527787582">
      <w:bodyDiv w:val="1"/>
      <w:marLeft w:val="0"/>
      <w:marRight w:val="0"/>
      <w:marTop w:val="0"/>
      <w:marBottom w:val="0"/>
      <w:divBdr>
        <w:top w:val="none" w:sz="0" w:space="0" w:color="auto"/>
        <w:left w:val="none" w:sz="0" w:space="0" w:color="auto"/>
        <w:bottom w:val="none" w:sz="0" w:space="0" w:color="auto"/>
        <w:right w:val="none" w:sz="0" w:space="0" w:color="auto"/>
      </w:divBdr>
      <w:divsChild>
        <w:div w:id="17319596">
          <w:marLeft w:val="640"/>
          <w:marRight w:val="0"/>
          <w:marTop w:val="0"/>
          <w:marBottom w:val="0"/>
          <w:divBdr>
            <w:top w:val="none" w:sz="0" w:space="0" w:color="auto"/>
            <w:left w:val="none" w:sz="0" w:space="0" w:color="auto"/>
            <w:bottom w:val="none" w:sz="0" w:space="0" w:color="auto"/>
            <w:right w:val="none" w:sz="0" w:space="0" w:color="auto"/>
          </w:divBdr>
        </w:div>
        <w:div w:id="52585837">
          <w:marLeft w:val="640"/>
          <w:marRight w:val="0"/>
          <w:marTop w:val="0"/>
          <w:marBottom w:val="0"/>
          <w:divBdr>
            <w:top w:val="none" w:sz="0" w:space="0" w:color="auto"/>
            <w:left w:val="none" w:sz="0" w:space="0" w:color="auto"/>
            <w:bottom w:val="none" w:sz="0" w:space="0" w:color="auto"/>
            <w:right w:val="none" w:sz="0" w:space="0" w:color="auto"/>
          </w:divBdr>
        </w:div>
        <w:div w:id="57483198">
          <w:marLeft w:val="640"/>
          <w:marRight w:val="0"/>
          <w:marTop w:val="0"/>
          <w:marBottom w:val="0"/>
          <w:divBdr>
            <w:top w:val="none" w:sz="0" w:space="0" w:color="auto"/>
            <w:left w:val="none" w:sz="0" w:space="0" w:color="auto"/>
            <w:bottom w:val="none" w:sz="0" w:space="0" w:color="auto"/>
            <w:right w:val="none" w:sz="0" w:space="0" w:color="auto"/>
          </w:divBdr>
        </w:div>
        <w:div w:id="71708607">
          <w:marLeft w:val="640"/>
          <w:marRight w:val="0"/>
          <w:marTop w:val="0"/>
          <w:marBottom w:val="0"/>
          <w:divBdr>
            <w:top w:val="none" w:sz="0" w:space="0" w:color="auto"/>
            <w:left w:val="none" w:sz="0" w:space="0" w:color="auto"/>
            <w:bottom w:val="none" w:sz="0" w:space="0" w:color="auto"/>
            <w:right w:val="none" w:sz="0" w:space="0" w:color="auto"/>
          </w:divBdr>
        </w:div>
        <w:div w:id="87696646">
          <w:marLeft w:val="640"/>
          <w:marRight w:val="0"/>
          <w:marTop w:val="0"/>
          <w:marBottom w:val="0"/>
          <w:divBdr>
            <w:top w:val="none" w:sz="0" w:space="0" w:color="auto"/>
            <w:left w:val="none" w:sz="0" w:space="0" w:color="auto"/>
            <w:bottom w:val="none" w:sz="0" w:space="0" w:color="auto"/>
            <w:right w:val="none" w:sz="0" w:space="0" w:color="auto"/>
          </w:divBdr>
        </w:div>
        <w:div w:id="94643973">
          <w:marLeft w:val="640"/>
          <w:marRight w:val="0"/>
          <w:marTop w:val="0"/>
          <w:marBottom w:val="0"/>
          <w:divBdr>
            <w:top w:val="none" w:sz="0" w:space="0" w:color="auto"/>
            <w:left w:val="none" w:sz="0" w:space="0" w:color="auto"/>
            <w:bottom w:val="none" w:sz="0" w:space="0" w:color="auto"/>
            <w:right w:val="none" w:sz="0" w:space="0" w:color="auto"/>
          </w:divBdr>
        </w:div>
        <w:div w:id="100496416">
          <w:marLeft w:val="640"/>
          <w:marRight w:val="0"/>
          <w:marTop w:val="0"/>
          <w:marBottom w:val="0"/>
          <w:divBdr>
            <w:top w:val="none" w:sz="0" w:space="0" w:color="auto"/>
            <w:left w:val="none" w:sz="0" w:space="0" w:color="auto"/>
            <w:bottom w:val="none" w:sz="0" w:space="0" w:color="auto"/>
            <w:right w:val="none" w:sz="0" w:space="0" w:color="auto"/>
          </w:divBdr>
        </w:div>
        <w:div w:id="108478862">
          <w:marLeft w:val="640"/>
          <w:marRight w:val="0"/>
          <w:marTop w:val="0"/>
          <w:marBottom w:val="0"/>
          <w:divBdr>
            <w:top w:val="none" w:sz="0" w:space="0" w:color="auto"/>
            <w:left w:val="none" w:sz="0" w:space="0" w:color="auto"/>
            <w:bottom w:val="none" w:sz="0" w:space="0" w:color="auto"/>
            <w:right w:val="none" w:sz="0" w:space="0" w:color="auto"/>
          </w:divBdr>
        </w:div>
        <w:div w:id="115100730">
          <w:marLeft w:val="640"/>
          <w:marRight w:val="0"/>
          <w:marTop w:val="0"/>
          <w:marBottom w:val="0"/>
          <w:divBdr>
            <w:top w:val="none" w:sz="0" w:space="0" w:color="auto"/>
            <w:left w:val="none" w:sz="0" w:space="0" w:color="auto"/>
            <w:bottom w:val="none" w:sz="0" w:space="0" w:color="auto"/>
            <w:right w:val="none" w:sz="0" w:space="0" w:color="auto"/>
          </w:divBdr>
        </w:div>
        <w:div w:id="115223305">
          <w:marLeft w:val="640"/>
          <w:marRight w:val="0"/>
          <w:marTop w:val="0"/>
          <w:marBottom w:val="0"/>
          <w:divBdr>
            <w:top w:val="none" w:sz="0" w:space="0" w:color="auto"/>
            <w:left w:val="none" w:sz="0" w:space="0" w:color="auto"/>
            <w:bottom w:val="none" w:sz="0" w:space="0" w:color="auto"/>
            <w:right w:val="none" w:sz="0" w:space="0" w:color="auto"/>
          </w:divBdr>
        </w:div>
        <w:div w:id="124474206">
          <w:marLeft w:val="640"/>
          <w:marRight w:val="0"/>
          <w:marTop w:val="0"/>
          <w:marBottom w:val="0"/>
          <w:divBdr>
            <w:top w:val="none" w:sz="0" w:space="0" w:color="auto"/>
            <w:left w:val="none" w:sz="0" w:space="0" w:color="auto"/>
            <w:bottom w:val="none" w:sz="0" w:space="0" w:color="auto"/>
            <w:right w:val="none" w:sz="0" w:space="0" w:color="auto"/>
          </w:divBdr>
        </w:div>
        <w:div w:id="126509646">
          <w:marLeft w:val="640"/>
          <w:marRight w:val="0"/>
          <w:marTop w:val="0"/>
          <w:marBottom w:val="0"/>
          <w:divBdr>
            <w:top w:val="none" w:sz="0" w:space="0" w:color="auto"/>
            <w:left w:val="none" w:sz="0" w:space="0" w:color="auto"/>
            <w:bottom w:val="none" w:sz="0" w:space="0" w:color="auto"/>
            <w:right w:val="none" w:sz="0" w:space="0" w:color="auto"/>
          </w:divBdr>
        </w:div>
        <w:div w:id="140314015">
          <w:marLeft w:val="640"/>
          <w:marRight w:val="0"/>
          <w:marTop w:val="0"/>
          <w:marBottom w:val="0"/>
          <w:divBdr>
            <w:top w:val="none" w:sz="0" w:space="0" w:color="auto"/>
            <w:left w:val="none" w:sz="0" w:space="0" w:color="auto"/>
            <w:bottom w:val="none" w:sz="0" w:space="0" w:color="auto"/>
            <w:right w:val="none" w:sz="0" w:space="0" w:color="auto"/>
          </w:divBdr>
        </w:div>
        <w:div w:id="146018830">
          <w:marLeft w:val="640"/>
          <w:marRight w:val="0"/>
          <w:marTop w:val="0"/>
          <w:marBottom w:val="0"/>
          <w:divBdr>
            <w:top w:val="none" w:sz="0" w:space="0" w:color="auto"/>
            <w:left w:val="none" w:sz="0" w:space="0" w:color="auto"/>
            <w:bottom w:val="none" w:sz="0" w:space="0" w:color="auto"/>
            <w:right w:val="none" w:sz="0" w:space="0" w:color="auto"/>
          </w:divBdr>
        </w:div>
        <w:div w:id="151454401">
          <w:marLeft w:val="640"/>
          <w:marRight w:val="0"/>
          <w:marTop w:val="0"/>
          <w:marBottom w:val="0"/>
          <w:divBdr>
            <w:top w:val="none" w:sz="0" w:space="0" w:color="auto"/>
            <w:left w:val="none" w:sz="0" w:space="0" w:color="auto"/>
            <w:bottom w:val="none" w:sz="0" w:space="0" w:color="auto"/>
            <w:right w:val="none" w:sz="0" w:space="0" w:color="auto"/>
          </w:divBdr>
        </w:div>
        <w:div w:id="156267417">
          <w:marLeft w:val="640"/>
          <w:marRight w:val="0"/>
          <w:marTop w:val="0"/>
          <w:marBottom w:val="0"/>
          <w:divBdr>
            <w:top w:val="none" w:sz="0" w:space="0" w:color="auto"/>
            <w:left w:val="none" w:sz="0" w:space="0" w:color="auto"/>
            <w:bottom w:val="none" w:sz="0" w:space="0" w:color="auto"/>
            <w:right w:val="none" w:sz="0" w:space="0" w:color="auto"/>
          </w:divBdr>
        </w:div>
        <w:div w:id="157505142">
          <w:marLeft w:val="640"/>
          <w:marRight w:val="0"/>
          <w:marTop w:val="0"/>
          <w:marBottom w:val="0"/>
          <w:divBdr>
            <w:top w:val="none" w:sz="0" w:space="0" w:color="auto"/>
            <w:left w:val="none" w:sz="0" w:space="0" w:color="auto"/>
            <w:bottom w:val="none" w:sz="0" w:space="0" w:color="auto"/>
            <w:right w:val="none" w:sz="0" w:space="0" w:color="auto"/>
          </w:divBdr>
        </w:div>
        <w:div w:id="160698794">
          <w:marLeft w:val="640"/>
          <w:marRight w:val="0"/>
          <w:marTop w:val="0"/>
          <w:marBottom w:val="0"/>
          <w:divBdr>
            <w:top w:val="none" w:sz="0" w:space="0" w:color="auto"/>
            <w:left w:val="none" w:sz="0" w:space="0" w:color="auto"/>
            <w:bottom w:val="none" w:sz="0" w:space="0" w:color="auto"/>
            <w:right w:val="none" w:sz="0" w:space="0" w:color="auto"/>
          </w:divBdr>
        </w:div>
        <w:div w:id="209919728">
          <w:marLeft w:val="640"/>
          <w:marRight w:val="0"/>
          <w:marTop w:val="0"/>
          <w:marBottom w:val="0"/>
          <w:divBdr>
            <w:top w:val="none" w:sz="0" w:space="0" w:color="auto"/>
            <w:left w:val="none" w:sz="0" w:space="0" w:color="auto"/>
            <w:bottom w:val="none" w:sz="0" w:space="0" w:color="auto"/>
            <w:right w:val="none" w:sz="0" w:space="0" w:color="auto"/>
          </w:divBdr>
        </w:div>
        <w:div w:id="218172407">
          <w:marLeft w:val="640"/>
          <w:marRight w:val="0"/>
          <w:marTop w:val="0"/>
          <w:marBottom w:val="0"/>
          <w:divBdr>
            <w:top w:val="none" w:sz="0" w:space="0" w:color="auto"/>
            <w:left w:val="none" w:sz="0" w:space="0" w:color="auto"/>
            <w:bottom w:val="none" w:sz="0" w:space="0" w:color="auto"/>
            <w:right w:val="none" w:sz="0" w:space="0" w:color="auto"/>
          </w:divBdr>
        </w:div>
        <w:div w:id="235436516">
          <w:marLeft w:val="640"/>
          <w:marRight w:val="0"/>
          <w:marTop w:val="0"/>
          <w:marBottom w:val="0"/>
          <w:divBdr>
            <w:top w:val="none" w:sz="0" w:space="0" w:color="auto"/>
            <w:left w:val="none" w:sz="0" w:space="0" w:color="auto"/>
            <w:bottom w:val="none" w:sz="0" w:space="0" w:color="auto"/>
            <w:right w:val="none" w:sz="0" w:space="0" w:color="auto"/>
          </w:divBdr>
        </w:div>
        <w:div w:id="248665091">
          <w:marLeft w:val="640"/>
          <w:marRight w:val="0"/>
          <w:marTop w:val="0"/>
          <w:marBottom w:val="0"/>
          <w:divBdr>
            <w:top w:val="none" w:sz="0" w:space="0" w:color="auto"/>
            <w:left w:val="none" w:sz="0" w:space="0" w:color="auto"/>
            <w:bottom w:val="none" w:sz="0" w:space="0" w:color="auto"/>
            <w:right w:val="none" w:sz="0" w:space="0" w:color="auto"/>
          </w:divBdr>
        </w:div>
        <w:div w:id="259681552">
          <w:marLeft w:val="640"/>
          <w:marRight w:val="0"/>
          <w:marTop w:val="0"/>
          <w:marBottom w:val="0"/>
          <w:divBdr>
            <w:top w:val="none" w:sz="0" w:space="0" w:color="auto"/>
            <w:left w:val="none" w:sz="0" w:space="0" w:color="auto"/>
            <w:bottom w:val="none" w:sz="0" w:space="0" w:color="auto"/>
            <w:right w:val="none" w:sz="0" w:space="0" w:color="auto"/>
          </w:divBdr>
        </w:div>
        <w:div w:id="280649958">
          <w:marLeft w:val="640"/>
          <w:marRight w:val="0"/>
          <w:marTop w:val="0"/>
          <w:marBottom w:val="0"/>
          <w:divBdr>
            <w:top w:val="none" w:sz="0" w:space="0" w:color="auto"/>
            <w:left w:val="none" w:sz="0" w:space="0" w:color="auto"/>
            <w:bottom w:val="none" w:sz="0" w:space="0" w:color="auto"/>
            <w:right w:val="none" w:sz="0" w:space="0" w:color="auto"/>
          </w:divBdr>
        </w:div>
        <w:div w:id="333608250">
          <w:marLeft w:val="640"/>
          <w:marRight w:val="0"/>
          <w:marTop w:val="0"/>
          <w:marBottom w:val="0"/>
          <w:divBdr>
            <w:top w:val="none" w:sz="0" w:space="0" w:color="auto"/>
            <w:left w:val="none" w:sz="0" w:space="0" w:color="auto"/>
            <w:bottom w:val="none" w:sz="0" w:space="0" w:color="auto"/>
            <w:right w:val="none" w:sz="0" w:space="0" w:color="auto"/>
          </w:divBdr>
        </w:div>
        <w:div w:id="361827669">
          <w:marLeft w:val="640"/>
          <w:marRight w:val="0"/>
          <w:marTop w:val="0"/>
          <w:marBottom w:val="0"/>
          <w:divBdr>
            <w:top w:val="none" w:sz="0" w:space="0" w:color="auto"/>
            <w:left w:val="none" w:sz="0" w:space="0" w:color="auto"/>
            <w:bottom w:val="none" w:sz="0" w:space="0" w:color="auto"/>
            <w:right w:val="none" w:sz="0" w:space="0" w:color="auto"/>
          </w:divBdr>
        </w:div>
        <w:div w:id="367293983">
          <w:marLeft w:val="640"/>
          <w:marRight w:val="0"/>
          <w:marTop w:val="0"/>
          <w:marBottom w:val="0"/>
          <w:divBdr>
            <w:top w:val="none" w:sz="0" w:space="0" w:color="auto"/>
            <w:left w:val="none" w:sz="0" w:space="0" w:color="auto"/>
            <w:bottom w:val="none" w:sz="0" w:space="0" w:color="auto"/>
            <w:right w:val="none" w:sz="0" w:space="0" w:color="auto"/>
          </w:divBdr>
        </w:div>
        <w:div w:id="401372379">
          <w:marLeft w:val="640"/>
          <w:marRight w:val="0"/>
          <w:marTop w:val="0"/>
          <w:marBottom w:val="0"/>
          <w:divBdr>
            <w:top w:val="none" w:sz="0" w:space="0" w:color="auto"/>
            <w:left w:val="none" w:sz="0" w:space="0" w:color="auto"/>
            <w:bottom w:val="none" w:sz="0" w:space="0" w:color="auto"/>
            <w:right w:val="none" w:sz="0" w:space="0" w:color="auto"/>
          </w:divBdr>
        </w:div>
        <w:div w:id="412318988">
          <w:marLeft w:val="640"/>
          <w:marRight w:val="0"/>
          <w:marTop w:val="0"/>
          <w:marBottom w:val="0"/>
          <w:divBdr>
            <w:top w:val="none" w:sz="0" w:space="0" w:color="auto"/>
            <w:left w:val="none" w:sz="0" w:space="0" w:color="auto"/>
            <w:bottom w:val="none" w:sz="0" w:space="0" w:color="auto"/>
            <w:right w:val="none" w:sz="0" w:space="0" w:color="auto"/>
          </w:divBdr>
        </w:div>
        <w:div w:id="413861548">
          <w:marLeft w:val="640"/>
          <w:marRight w:val="0"/>
          <w:marTop w:val="0"/>
          <w:marBottom w:val="0"/>
          <w:divBdr>
            <w:top w:val="none" w:sz="0" w:space="0" w:color="auto"/>
            <w:left w:val="none" w:sz="0" w:space="0" w:color="auto"/>
            <w:bottom w:val="none" w:sz="0" w:space="0" w:color="auto"/>
            <w:right w:val="none" w:sz="0" w:space="0" w:color="auto"/>
          </w:divBdr>
        </w:div>
        <w:div w:id="419763285">
          <w:marLeft w:val="640"/>
          <w:marRight w:val="0"/>
          <w:marTop w:val="0"/>
          <w:marBottom w:val="0"/>
          <w:divBdr>
            <w:top w:val="none" w:sz="0" w:space="0" w:color="auto"/>
            <w:left w:val="none" w:sz="0" w:space="0" w:color="auto"/>
            <w:bottom w:val="none" w:sz="0" w:space="0" w:color="auto"/>
            <w:right w:val="none" w:sz="0" w:space="0" w:color="auto"/>
          </w:divBdr>
        </w:div>
        <w:div w:id="471874231">
          <w:marLeft w:val="640"/>
          <w:marRight w:val="0"/>
          <w:marTop w:val="0"/>
          <w:marBottom w:val="0"/>
          <w:divBdr>
            <w:top w:val="none" w:sz="0" w:space="0" w:color="auto"/>
            <w:left w:val="none" w:sz="0" w:space="0" w:color="auto"/>
            <w:bottom w:val="none" w:sz="0" w:space="0" w:color="auto"/>
            <w:right w:val="none" w:sz="0" w:space="0" w:color="auto"/>
          </w:divBdr>
        </w:div>
        <w:div w:id="480391479">
          <w:marLeft w:val="640"/>
          <w:marRight w:val="0"/>
          <w:marTop w:val="0"/>
          <w:marBottom w:val="0"/>
          <w:divBdr>
            <w:top w:val="none" w:sz="0" w:space="0" w:color="auto"/>
            <w:left w:val="none" w:sz="0" w:space="0" w:color="auto"/>
            <w:bottom w:val="none" w:sz="0" w:space="0" w:color="auto"/>
            <w:right w:val="none" w:sz="0" w:space="0" w:color="auto"/>
          </w:divBdr>
        </w:div>
        <w:div w:id="494608340">
          <w:marLeft w:val="640"/>
          <w:marRight w:val="0"/>
          <w:marTop w:val="0"/>
          <w:marBottom w:val="0"/>
          <w:divBdr>
            <w:top w:val="none" w:sz="0" w:space="0" w:color="auto"/>
            <w:left w:val="none" w:sz="0" w:space="0" w:color="auto"/>
            <w:bottom w:val="none" w:sz="0" w:space="0" w:color="auto"/>
            <w:right w:val="none" w:sz="0" w:space="0" w:color="auto"/>
          </w:divBdr>
        </w:div>
        <w:div w:id="554780724">
          <w:marLeft w:val="640"/>
          <w:marRight w:val="0"/>
          <w:marTop w:val="0"/>
          <w:marBottom w:val="0"/>
          <w:divBdr>
            <w:top w:val="none" w:sz="0" w:space="0" w:color="auto"/>
            <w:left w:val="none" w:sz="0" w:space="0" w:color="auto"/>
            <w:bottom w:val="none" w:sz="0" w:space="0" w:color="auto"/>
            <w:right w:val="none" w:sz="0" w:space="0" w:color="auto"/>
          </w:divBdr>
        </w:div>
        <w:div w:id="584652784">
          <w:marLeft w:val="640"/>
          <w:marRight w:val="0"/>
          <w:marTop w:val="0"/>
          <w:marBottom w:val="0"/>
          <w:divBdr>
            <w:top w:val="none" w:sz="0" w:space="0" w:color="auto"/>
            <w:left w:val="none" w:sz="0" w:space="0" w:color="auto"/>
            <w:bottom w:val="none" w:sz="0" w:space="0" w:color="auto"/>
            <w:right w:val="none" w:sz="0" w:space="0" w:color="auto"/>
          </w:divBdr>
        </w:div>
        <w:div w:id="640964741">
          <w:marLeft w:val="640"/>
          <w:marRight w:val="0"/>
          <w:marTop w:val="0"/>
          <w:marBottom w:val="0"/>
          <w:divBdr>
            <w:top w:val="none" w:sz="0" w:space="0" w:color="auto"/>
            <w:left w:val="none" w:sz="0" w:space="0" w:color="auto"/>
            <w:bottom w:val="none" w:sz="0" w:space="0" w:color="auto"/>
            <w:right w:val="none" w:sz="0" w:space="0" w:color="auto"/>
          </w:divBdr>
        </w:div>
        <w:div w:id="673266595">
          <w:marLeft w:val="640"/>
          <w:marRight w:val="0"/>
          <w:marTop w:val="0"/>
          <w:marBottom w:val="0"/>
          <w:divBdr>
            <w:top w:val="none" w:sz="0" w:space="0" w:color="auto"/>
            <w:left w:val="none" w:sz="0" w:space="0" w:color="auto"/>
            <w:bottom w:val="none" w:sz="0" w:space="0" w:color="auto"/>
            <w:right w:val="none" w:sz="0" w:space="0" w:color="auto"/>
          </w:divBdr>
        </w:div>
        <w:div w:id="728386102">
          <w:marLeft w:val="640"/>
          <w:marRight w:val="0"/>
          <w:marTop w:val="0"/>
          <w:marBottom w:val="0"/>
          <w:divBdr>
            <w:top w:val="none" w:sz="0" w:space="0" w:color="auto"/>
            <w:left w:val="none" w:sz="0" w:space="0" w:color="auto"/>
            <w:bottom w:val="none" w:sz="0" w:space="0" w:color="auto"/>
            <w:right w:val="none" w:sz="0" w:space="0" w:color="auto"/>
          </w:divBdr>
        </w:div>
        <w:div w:id="731393716">
          <w:marLeft w:val="640"/>
          <w:marRight w:val="0"/>
          <w:marTop w:val="0"/>
          <w:marBottom w:val="0"/>
          <w:divBdr>
            <w:top w:val="none" w:sz="0" w:space="0" w:color="auto"/>
            <w:left w:val="none" w:sz="0" w:space="0" w:color="auto"/>
            <w:bottom w:val="none" w:sz="0" w:space="0" w:color="auto"/>
            <w:right w:val="none" w:sz="0" w:space="0" w:color="auto"/>
          </w:divBdr>
        </w:div>
        <w:div w:id="762720698">
          <w:marLeft w:val="640"/>
          <w:marRight w:val="0"/>
          <w:marTop w:val="0"/>
          <w:marBottom w:val="0"/>
          <w:divBdr>
            <w:top w:val="none" w:sz="0" w:space="0" w:color="auto"/>
            <w:left w:val="none" w:sz="0" w:space="0" w:color="auto"/>
            <w:bottom w:val="none" w:sz="0" w:space="0" w:color="auto"/>
            <w:right w:val="none" w:sz="0" w:space="0" w:color="auto"/>
          </w:divBdr>
        </w:div>
        <w:div w:id="812407419">
          <w:marLeft w:val="640"/>
          <w:marRight w:val="0"/>
          <w:marTop w:val="0"/>
          <w:marBottom w:val="0"/>
          <w:divBdr>
            <w:top w:val="none" w:sz="0" w:space="0" w:color="auto"/>
            <w:left w:val="none" w:sz="0" w:space="0" w:color="auto"/>
            <w:bottom w:val="none" w:sz="0" w:space="0" w:color="auto"/>
            <w:right w:val="none" w:sz="0" w:space="0" w:color="auto"/>
          </w:divBdr>
        </w:div>
        <w:div w:id="818571645">
          <w:marLeft w:val="640"/>
          <w:marRight w:val="0"/>
          <w:marTop w:val="0"/>
          <w:marBottom w:val="0"/>
          <w:divBdr>
            <w:top w:val="none" w:sz="0" w:space="0" w:color="auto"/>
            <w:left w:val="none" w:sz="0" w:space="0" w:color="auto"/>
            <w:bottom w:val="none" w:sz="0" w:space="0" w:color="auto"/>
            <w:right w:val="none" w:sz="0" w:space="0" w:color="auto"/>
          </w:divBdr>
        </w:div>
        <w:div w:id="906956063">
          <w:marLeft w:val="640"/>
          <w:marRight w:val="0"/>
          <w:marTop w:val="0"/>
          <w:marBottom w:val="0"/>
          <w:divBdr>
            <w:top w:val="none" w:sz="0" w:space="0" w:color="auto"/>
            <w:left w:val="none" w:sz="0" w:space="0" w:color="auto"/>
            <w:bottom w:val="none" w:sz="0" w:space="0" w:color="auto"/>
            <w:right w:val="none" w:sz="0" w:space="0" w:color="auto"/>
          </w:divBdr>
        </w:div>
        <w:div w:id="912815875">
          <w:marLeft w:val="640"/>
          <w:marRight w:val="0"/>
          <w:marTop w:val="0"/>
          <w:marBottom w:val="0"/>
          <w:divBdr>
            <w:top w:val="none" w:sz="0" w:space="0" w:color="auto"/>
            <w:left w:val="none" w:sz="0" w:space="0" w:color="auto"/>
            <w:bottom w:val="none" w:sz="0" w:space="0" w:color="auto"/>
            <w:right w:val="none" w:sz="0" w:space="0" w:color="auto"/>
          </w:divBdr>
        </w:div>
        <w:div w:id="923995932">
          <w:marLeft w:val="640"/>
          <w:marRight w:val="0"/>
          <w:marTop w:val="0"/>
          <w:marBottom w:val="0"/>
          <w:divBdr>
            <w:top w:val="none" w:sz="0" w:space="0" w:color="auto"/>
            <w:left w:val="none" w:sz="0" w:space="0" w:color="auto"/>
            <w:bottom w:val="none" w:sz="0" w:space="0" w:color="auto"/>
            <w:right w:val="none" w:sz="0" w:space="0" w:color="auto"/>
          </w:divBdr>
        </w:div>
        <w:div w:id="929118956">
          <w:marLeft w:val="640"/>
          <w:marRight w:val="0"/>
          <w:marTop w:val="0"/>
          <w:marBottom w:val="0"/>
          <w:divBdr>
            <w:top w:val="none" w:sz="0" w:space="0" w:color="auto"/>
            <w:left w:val="none" w:sz="0" w:space="0" w:color="auto"/>
            <w:bottom w:val="none" w:sz="0" w:space="0" w:color="auto"/>
            <w:right w:val="none" w:sz="0" w:space="0" w:color="auto"/>
          </w:divBdr>
        </w:div>
        <w:div w:id="989141842">
          <w:marLeft w:val="640"/>
          <w:marRight w:val="0"/>
          <w:marTop w:val="0"/>
          <w:marBottom w:val="0"/>
          <w:divBdr>
            <w:top w:val="none" w:sz="0" w:space="0" w:color="auto"/>
            <w:left w:val="none" w:sz="0" w:space="0" w:color="auto"/>
            <w:bottom w:val="none" w:sz="0" w:space="0" w:color="auto"/>
            <w:right w:val="none" w:sz="0" w:space="0" w:color="auto"/>
          </w:divBdr>
        </w:div>
        <w:div w:id="1021861124">
          <w:marLeft w:val="640"/>
          <w:marRight w:val="0"/>
          <w:marTop w:val="0"/>
          <w:marBottom w:val="0"/>
          <w:divBdr>
            <w:top w:val="none" w:sz="0" w:space="0" w:color="auto"/>
            <w:left w:val="none" w:sz="0" w:space="0" w:color="auto"/>
            <w:bottom w:val="none" w:sz="0" w:space="0" w:color="auto"/>
            <w:right w:val="none" w:sz="0" w:space="0" w:color="auto"/>
          </w:divBdr>
        </w:div>
        <w:div w:id="1023022701">
          <w:marLeft w:val="640"/>
          <w:marRight w:val="0"/>
          <w:marTop w:val="0"/>
          <w:marBottom w:val="0"/>
          <w:divBdr>
            <w:top w:val="none" w:sz="0" w:space="0" w:color="auto"/>
            <w:left w:val="none" w:sz="0" w:space="0" w:color="auto"/>
            <w:bottom w:val="none" w:sz="0" w:space="0" w:color="auto"/>
            <w:right w:val="none" w:sz="0" w:space="0" w:color="auto"/>
          </w:divBdr>
        </w:div>
        <w:div w:id="1027028479">
          <w:marLeft w:val="640"/>
          <w:marRight w:val="0"/>
          <w:marTop w:val="0"/>
          <w:marBottom w:val="0"/>
          <w:divBdr>
            <w:top w:val="none" w:sz="0" w:space="0" w:color="auto"/>
            <w:left w:val="none" w:sz="0" w:space="0" w:color="auto"/>
            <w:bottom w:val="none" w:sz="0" w:space="0" w:color="auto"/>
            <w:right w:val="none" w:sz="0" w:space="0" w:color="auto"/>
          </w:divBdr>
        </w:div>
        <w:div w:id="1136797131">
          <w:marLeft w:val="640"/>
          <w:marRight w:val="0"/>
          <w:marTop w:val="0"/>
          <w:marBottom w:val="0"/>
          <w:divBdr>
            <w:top w:val="none" w:sz="0" w:space="0" w:color="auto"/>
            <w:left w:val="none" w:sz="0" w:space="0" w:color="auto"/>
            <w:bottom w:val="none" w:sz="0" w:space="0" w:color="auto"/>
            <w:right w:val="none" w:sz="0" w:space="0" w:color="auto"/>
          </w:divBdr>
        </w:div>
        <w:div w:id="1206406863">
          <w:marLeft w:val="640"/>
          <w:marRight w:val="0"/>
          <w:marTop w:val="0"/>
          <w:marBottom w:val="0"/>
          <w:divBdr>
            <w:top w:val="none" w:sz="0" w:space="0" w:color="auto"/>
            <w:left w:val="none" w:sz="0" w:space="0" w:color="auto"/>
            <w:bottom w:val="none" w:sz="0" w:space="0" w:color="auto"/>
            <w:right w:val="none" w:sz="0" w:space="0" w:color="auto"/>
          </w:divBdr>
        </w:div>
        <w:div w:id="1292008179">
          <w:marLeft w:val="640"/>
          <w:marRight w:val="0"/>
          <w:marTop w:val="0"/>
          <w:marBottom w:val="0"/>
          <w:divBdr>
            <w:top w:val="none" w:sz="0" w:space="0" w:color="auto"/>
            <w:left w:val="none" w:sz="0" w:space="0" w:color="auto"/>
            <w:bottom w:val="none" w:sz="0" w:space="0" w:color="auto"/>
            <w:right w:val="none" w:sz="0" w:space="0" w:color="auto"/>
          </w:divBdr>
        </w:div>
        <w:div w:id="1334722880">
          <w:marLeft w:val="640"/>
          <w:marRight w:val="0"/>
          <w:marTop w:val="0"/>
          <w:marBottom w:val="0"/>
          <w:divBdr>
            <w:top w:val="none" w:sz="0" w:space="0" w:color="auto"/>
            <w:left w:val="none" w:sz="0" w:space="0" w:color="auto"/>
            <w:bottom w:val="none" w:sz="0" w:space="0" w:color="auto"/>
            <w:right w:val="none" w:sz="0" w:space="0" w:color="auto"/>
          </w:divBdr>
        </w:div>
        <w:div w:id="1382290914">
          <w:marLeft w:val="640"/>
          <w:marRight w:val="0"/>
          <w:marTop w:val="0"/>
          <w:marBottom w:val="0"/>
          <w:divBdr>
            <w:top w:val="none" w:sz="0" w:space="0" w:color="auto"/>
            <w:left w:val="none" w:sz="0" w:space="0" w:color="auto"/>
            <w:bottom w:val="none" w:sz="0" w:space="0" w:color="auto"/>
            <w:right w:val="none" w:sz="0" w:space="0" w:color="auto"/>
          </w:divBdr>
        </w:div>
        <w:div w:id="1384867233">
          <w:marLeft w:val="640"/>
          <w:marRight w:val="0"/>
          <w:marTop w:val="0"/>
          <w:marBottom w:val="0"/>
          <w:divBdr>
            <w:top w:val="none" w:sz="0" w:space="0" w:color="auto"/>
            <w:left w:val="none" w:sz="0" w:space="0" w:color="auto"/>
            <w:bottom w:val="none" w:sz="0" w:space="0" w:color="auto"/>
            <w:right w:val="none" w:sz="0" w:space="0" w:color="auto"/>
          </w:divBdr>
        </w:div>
        <w:div w:id="1435441049">
          <w:marLeft w:val="640"/>
          <w:marRight w:val="0"/>
          <w:marTop w:val="0"/>
          <w:marBottom w:val="0"/>
          <w:divBdr>
            <w:top w:val="none" w:sz="0" w:space="0" w:color="auto"/>
            <w:left w:val="none" w:sz="0" w:space="0" w:color="auto"/>
            <w:bottom w:val="none" w:sz="0" w:space="0" w:color="auto"/>
            <w:right w:val="none" w:sz="0" w:space="0" w:color="auto"/>
          </w:divBdr>
        </w:div>
        <w:div w:id="1435783414">
          <w:marLeft w:val="640"/>
          <w:marRight w:val="0"/>
          <w:marTop w:val="0"/>
          <w:marBottom w:val="0"/>
          <w:divBdr>
            <w:top w:val="none" w:sz="0" w:space="0" w:color="auto"/>
            <w:left w:val="none" w:sz="0" w:space="0" w:color="auto"/>
            <w:bottom w:val="none" w:sz="0" w:space="0" w:color="auto"/>
            <w:right w:val="none" w:sz="0" w:space="0" w:color="auto"/>
          </w:divBdr>
        </w:div>
        <w:div w:id="1445229190">
          <w:marLeft w:val="640"/>
          <w:marRight w:val="0"/>
          <w:marTop w:val="0"/>
          <w:marBottom w:val="0"/>
          <w:divBdr>
            <w:top w:val="none" w:sz="0" w:space="0" w:color="auto"/>
            <w:left w:val="none" w:sz="0" w:space="0" w:color="auto"/>
            <w:bottom w:val="none" w:sz="0" w:space="0" w:color="auto"/>
            <w:right w:val="none" w:sz="0" w:space="0" w:color="auto"/>
          </w:divBdr>
        </w:div>
        <w:div w:id="1446734240">
          <w:marLeft w:val="640"/>
          <w:marRight w:val="0"/>
          <w:marTop w:val="0"/>
          <w:marBottom w:val="0"/>
          <w:divBdr>
            <w:top w:val="none" w:sz="0" w:space="0" w:color="auto"/>
            <w:left w:val="none" w:sz="0" w:space="0" w:color="auto"/>
            <w:bottom w:val="none" w:sz="0" w:space="0" w:color="auto"/>
            <w:right w:val="none" w:sz="0" w:space="0" w:color="auto"/>
          </w:divBdr>
        </w:div>
        <w:div w:id="1461342533">
          <w:marLeft w:val="640"/>
          <w:marRight w:val="0"/>
          <w:marTop w:val="0"/>
          <w:marBottom w:val="0"/>
          <w:divBdr>
            <w:top w:val="none" w:sz="0" w:space="0" w:color="auto"/>
            <w:left w:val="none" w:sz="0" w:space="0" w:color="auto"/>
            <w:bottom w:val="none" w:sz="0" w:space="0" w:color="auto"/>
            <w:right w:val="none" w:sz="0" w:space="0" w:color="auto"/>
          </w:divBdr>
        </w:div>
        <w:div w:id="1483889594">
          <w:marLeft w:val="640"/>
          <w:marRight w:val="0"/>
          <w:marTop w:val="0"/>
          <w:marBottom w:val="0"/>
          <w:divBdr>
            <w:top w:val="none" w:sz="0" w:space="0" w:color="auto"/>
            <w:left w:val="none" w:sz="0" w:space="0" w:color="auto"/>
            <w:bottom w:val="none" w:sz="0" w:space="0" w:color="auto"/>
            <w:right w:val="none" w:sz="0" w:space="0" w:color="auto"/>
          </w:divBdr>
        </w:div>
        <w:div w:id="1529905090">
          <w:marLeft w:val="640"/>
          <w:marRight w:val="0"/>
          <w:marTop w:val="0"/>
          <w:marBottom w:val="0"/>
          <w:divBdr>
            <w:top w:val="none" w:sz="0" w:space="0" w:color="auto"/>
            <w:left w:val="none" w:sz="0" w:space="0" w:color="auto"/>
            <w:bottom w:val="none" w:sz="0" w:space="0" w:color="auto"/>
            <w:right w:val="none" w:sz="0" w:space="0" w:color="auto"/>
          </w:divBdr>
        </w:div>
        <w:div w:id="1591695023">
          <w:marLeft w:val="640"/>
          <w:marRight w:val="0"/>
          <w:marTop w:val="0"/>
          <w:marBottom w:val="0"/>
          <w:divBdr>
            <w:top w:val="none" w:sz="0" w:space="0" w:color="auto"/>
            <w:left w:val="none" w:sz="0" w:space="0" w:color="auto"/>
            <w:bottom w:val="none" w:sz="0" w:space="0" w:color="auto"/>
            <w:right w:val="none" w:sz="0" w:space="0" w:color="auto"/>
          </w:divBdr>
        </w:div>
        <w:div w:id="1594973790">
          <w:marLeft w:val="640"/>
          <w:marRight w:val="0"/>
          <w:marTop w:val="0"/>
          <w:marBottom w:val="0"/>
          <w:divBdr>
            <w:top w:val="none" w:sz="0" w:space="0" w:color="auto"/>
            <w:left w:val="none" w:sz="0" w:space="0" w:color="auto"/>
            <w:bottom w:val="none" w:sz="0" w:space="0" w:color="auto"/>
            <w:right w:val="none" w:sz="0" w:space="0" w:color="auto"/>
          </w:divBdr>
        </w:div>
        <w:div w:id="1599602989">
          <w:marLeft w:val="640"/>
          <w:marRight w:val="0"/>
          <w:marTop w:val="0"/>
          <w:marBottom w:val="0"/>
          <w:divBdr>
            <w:top w:val="none" w:sz="0" w:space="0" w:color="auto"/>
            <w:left w:val="none" w:sz="0" w:space="0" w:color="auto"/>
            <w:bottom w:val="none" w:sz="0" w:space="0" w:color="auto"/>
            <w:right w:val="none" w:sz="0" w:space="0" w:color="auto"/>
          </w:divBdr>
        </w:div>
        <w:div w:id="1614628125">
          <w:marLeft w:val="640"/>
          <w:marRight w:val="0"/>
          <w:marTop w:val="0"/>
          <w:marBottom w:val="0"/>
          <w:divBdr>
            <w:top w:val="none" w:sz="0" w:space="0" w:color="auto"/>
            <w:left w:val="none" w:sz="0" w:space="0" w:color="auto"/>
            <w:bottom w:val="none" w:sz="0" w:space="0" w:color="auto"/>
            <w:right w:val="none" w:sz="0" w:space="0" w:color="auto"/>
          </w:divBdr>
        </w:div>
        <w:div w:id="1624455687">
          <w:marLeft w:val="640"/>
          <w:marRight w:val="0"/>
          <w:marTop w:val="0"/>
          <w:marBottom w:val="0"/>
          <w:divBdr>
            <w:top w:val="none" w:sz="0" w:space="0" w:color="auto"/>
            <w:left w:val="none" w:sz="0" w:space="0" w:color="auto"/>
            <w:bottom w:val="none" w:sz="0" w:space="0" w:color="auto"/>
            <w:right w:val="none" w:sz="0" w:space="0" w:color="auto"/>
          </w:divBdr>
        </w:div>
        <w:div w:id="1629050806">
          <w:marLeft w:val="640"/>
          <w:marRight w:val="0"/>
          <w:marTop w:val="0"/>
          <w:marBottom w:val="0"/>
          <w:divBdr>
            <w:top w:val="none" w:sz="0" w:space="0" w:color="auto"/>
            <w:left w:val="none" w:sz="0" w:space="0" w:color="auto"/>
            <w:bottom w:val="none" w:sz="0" w:space="0" w:color="auto"/>
            <w:right w:val="none" w:sz="0" w:space="0" w:color="auto"/>
          </w:divBdr>
        </w:div>
        <w:div w:id="1733431511">
          <w:marLeft w:val="640"/>
          <w:marRight w:val="0"/>
          <w:marTop w:val="0"/>
          <w:marBottom w:val="0"/>
          <w:divBdr>
            <w:top w:val="none" w:sz="0" w:space="0" w:color="auto"/>
            <w:left w:val="none" w:sz="0" w:space="0" w:color="auto"/>
            <w:bottom w:val="none" w:sz="0" w:space="0" w:color="auto"/>
            <w:right w:val="none" w:sz="0" w:space="0" w:color="auto"/>
          </w:divBdr>
        </w:div>
        <w:div w:id="1762683768">
          <w:marLeft w:val="640"/>
          <w:marRight w:val="0"/>
          <w:marTop w:val="0"/>
          <w:marBottom w:val="0"/>
          <w:divBdr>
            <w:top w:val="none" w:sz="0" w:space="0" w:color="auto"/>
            <w:left w:val="none" w:sz="0" w:space="0" w:color="auto"/>
            <w:bottom w:val="none" w:sz="0" w:space="0" w:color="auto"/>
            <w:right w:val="none" w:sz="0" w:space="0" w:color="auto"/>
          </w:divBdr>
        </w:div>
        <w:div w:id="1810127103">
          <w:marLeft w:val="640"/>
          <w:marRight w:val="0"/>
          <w:marTop w:val="0"/>
          <w:marBottom w:val="0"/>
          <w:divBdr>
            <w:top w:val="none" w:sz="0" w:space="0" w:color="auto"/>
            <w:left w:val="none" w:sz="0" w:space="0" w:color="auto"/>
            <w:bottom w:val="none" w:sz="0" w:space="0" w:color="auto"/>
            <w:right w:val="none" w:sz="0" w:space="0" w:color="auto"/>
          </w:divBdr>
        </w:div>
        <w:div w:id="1847862680">
          <w:marLeft w:val="640"/>
          <w:marRight w:val="0"/>
          <w:marTop w:val="0"/>
          <w:marBottom w:val="0"/>
          <w:divBdr>
            <w:top w:val="none" w:sz="0" w:space="0" w:color="auto"/>
            <w:left w:val="none" w:sz="0" w:space="0" w:color="auto"/>
            <w:bottom w:val="none" w:sz="0" w:space="0" w:color="auto"/>
            <w:right w:val="none" w:sz="0" w:space="0" w:color="auto"/>
          </w:divBdr>
        </w:div>
        <w:div w:id="1853372271">
          <w:marLeft w:val="640"/>
          <w:marRight w:val="0"/>
          <w:marTop w:val="0"/>
          <w:marBottom w:val="0"/>
          <w:divBdr>
            <w:top w:val="none" w:sz="0" w:space="0" w:color="auto"/>
            <w:left w:val="none" w:sz="0" w:space="0" w:color="auto"/>
            <w:bottom w:val="none" w:sz="0" w:space="0" w:color="auto"/>
            <w:right w:val="none" w:sz="0" w:space="0" w:color="auto"/>
          </w:divBdr>
        </w:div>
        <w:div w:id="1873805468">
          <w:marLeft w:val="640"/>
          <w:marRight w:val="0"/>
          <w:marTop w:val="0"/>
          <w:marBottom w:val="0"/>
          <w:divBdr>
            <w:top w:val="none" w:sz="0" w:space="0" w:color="auto"/>
            <w:left w:val="none" w:sz="0" w:space="0" w:color="auto"/>
            <w:bottom w:val="none" w:sz="0" w:space="0" w:color="auto"/>
            <w:right w:val="none" w:sz="0" w:space="0" w:color="auto"/>
          </w:divBdr>
        </w:div>
        <w:div w:id="1878736955">
          <w:marLeft w:val="640"/>
          <w:marRight w:val="0"/>
          <w:marTop w:val="0"/>
          <w:marBottom w:val="0"/>
          <w:divBdr>
            <w:top w:val="none" w:sz="0" w:space="0" w:color="auto"/>
            <w:left w:val="none" w:sz="0" w:space="0" w:color="auto"/>
            <w:bottom w:val="none" w:sz="0" w:space="0" w:color="auto"/>
            <w:right w:val="none" w:sz="0" w:space="0" w:color="auto"/>
          </w:divBdr>
        </w:div>
        <w:div w:id="1892301631">
          <w:marLeft w:val="640"/>
          <w:marRight w:val="0"/>
          <w:marTop w:val="0"/>
          <w:marBottom w:val="0"/>
          <w:divBdr>
            <w:top w:val="none" w:sz="0" w:space="0" w:color="auto"/>
            <w:left w:val="none" w:sz="0" w:space="0" w:color="auto"/>
            <w:bottom w:val="none" w:sz="0" w:space="0" w:color="auto"/>
            <w:right w:val="none" w:sz="0" w:space="0" w:color="auto"/>
          </w:divBdr>
        </w:div>
        <w:div w:id="1893617019">
          <w:marLeft w:val="640"/>
          <w:marRight w:val="0"/>
          <w:marTop w:val="0"/>
          <w:marBottom w:val="0"/>
          <w:divBdr>
            <w:top w:val="none" w:sz="0" w:space="0" w:color="auto"/>
            <w:left w:val="none" w:sz="0" w:space="0" w:color="auto"/>
            <w:bottom w:val="none" w:sz="0" w:space="0" w:color="auto"/>
            <w:right w:val="none" w:sz="0" w:space="0" w:color="auto"/>
          </w:divBdr>
        </w:div>
        <w:div w:id="1894580774">
          <w:marLeft w:val="640"/>
          <w:marRight w:val="0"/>
          <w:marTop w:val="0"/>
          <w:marBottom w:val="0"/>
          <w:divBdr>
            <w:top w:val="none" w:sz="0" w:space="0" w:color="auto"/>
            <w:left w:val="none" w:sz="0" w:space="0" w:color="auto"/>
            <w:bottom w:val="none" w:sz="0" w:space="0" w:color="auto"/>
            <w:right w:val="none" w:sz="0" w:space="0" w:color="auto"/>
          </w:divBdr>
        </w:div>
        <w:div w:id="1909415445">
          <w:marLeft w:val="640"/>
          <w:marRight w:val="0"/>
          <w:marTop w:val="0"/>
          <w:marBottom w:val="0"/>
          <w:divBdr>
            <w:top w:val="none" w:sz="0" w:space="0" w:color="auto"/>
            <w:left w:val="none" w:sz="0" w:space="0" w:color="auto"/>
            <w:bottom w:val="none" w:sz="0" w:space="0" w:color="auto"/>
            <w:right w:val="none" w:sz="0" w:space="0" w:color="auto"/>
          </w:divBdr>
        </w:div>
        <w:div w:id="1910189347">
          <w:marLeft w:val="640"/>
          <w:marRight w:val="0"/>
          <w:marTop w:val="0"/>
          <w:marBottom w:val="0"/>
          <w:divBdr>
            <w:top w:val="none" w:sz="0" w:space="0" w:color="auto"/>
            <w:left w:val="none" w:sz="0" w:space="0" w:color="auto"/>
            <w:bottom w:val="none" w:sz="0" w:space="0" w:color="auto"/>
            <w:right w:val="none" w:sz="0" w:space="0" w:color="auto"/>
          </w:divBdr>
        </w:div>
        <w:div w:id="1911228594">
          <w:marLeft w:val="640"/>
          <w:marRight w:val="0"/>
          <w:marTop w:val="0"/>
          <w:marBottom w:val="0"/>
          <w:divBdr>
            <w:top w:val="none" w:sz="0" w:space="0" w:color="auto"/>
            <w:left w:val="none" w:sz="0" w:space="0" w:color="auto"/>
            <w:bottom w:val="none" w:sz="0" w:space="0" w:color="auto"/>
            <w:right w:val="none" w:sz="0" w:space="0" w:color="auto"/>
          </w:divBdr>
        </w:div>
        <w:div w:id="1914116618">
          <w:marLeft w:val="640"/>
          <w:marRight w:val="0"/>
          <w:marTop w:val="0"/>
          <w:marBottom w:val="0"/>
          <w:divBdr>
            <w:top w:val="none" w:sz="0" w:space="0" w:color="auto"/>
            <w:left w:val="none" w:sz="0" w:space="0" w:color="auto"/>
            <w:bottom w:val="none" w:sz="0" w:space="0" w:color="auto"/>
            <w:right w:val="none" w:sz="0" w:space="0" w:color="auto"/>
          </w:divBdr>
        </w:div>
        <w:div w:id="1924803420">
          <w:marLeft w:val="640"/>
          <w:marRight w:val="0"/>
          <w:marTop w:val="0"/>
          <w:marBottom w:val="0"/>
          <w:divBdr>
            <w:top w:val="none" w:sz="0" w:space="0" w:color="auto"/>
            <w:left w:val="none" w:sz="0" w:space="0" w:color="auto"/>
            <w:bottom w:val="none" w:sz="0" w:space="0" w:color="auto"/>
            <w:right w:val="none" w:sz="0" w:space="0" w:color="auto"/>
          </w:divBdr>
        </w:div>
        <w:div w:id="1971548621">
          <w:marLeft w:val="640"/>
          <w:marRight w:val="0"/>
          <w:marTop w:val="0"/>
          <w:marBottom w:val="0"/>
          <w:divBdr>
            <w:top w:val="none" w:sz="0" w:space="0" w:color="auto"/>
            <w:left w:val="none" w:sz="0" w:space="0" w:color="auto"/>
            <w:bottom w:val="none" w:sz="0" w:space="0" w:color="auto"/>
            <w:right w:val="none" w:sz="0" w:space="0" w:color="auto"/>
          </w:divBdr>
        </w:div>
        <w:div w:id="1979913214">
          <w:marLeft w:val="640"/>
          <w:marRight w:val="0"/>
          <w:marTop w:val="0"/>
          <w:marBottom w:val="0"/>
          <w:divBdr>
            <w:top w:val="none" w:sz="0" w:space="0" w:color="auto"/>
            <w:left w:val="none" w:sz="0" w:space="0" w:color="auto"/>
            <w:bottom w:val="none" w:sz="0" w:space="0" w:color="auto"/>
            <w:right w:val="none" w:sz="0" w:space="0" w:color="auto"/>
          </w:divBdr>
        </w:div>
        <w:div w:id="1984188533">
          <w:marLeft w:val="640"/>
          <w:marRight w:val="0"/>
          <w:marTop w:val="0"/>
          <w:marBottom w:val="0"/>
          <w:divBdr>
            <w:top w:val="none" w:sz="0" w:space="0" w:color="auto"/>
            <w:left w:val="none" w:sz="0" w:space="0" w:color="auto"/>
            <w:bottom w:val="none" w:sz="0" w:space="0" w:color="auto"/>
            <w:right w:val="none" w:sz="0" w:space="0" w:color="auto"/>
          </w:divBdr>
        </w:div>
        <w:div w:id="1988583284">
          <w:marLeft w:val="640"/>
          <w:marRight w:val="0"/>
          <w:marTop w:val="0"/>
          <w:marBottom w:val="0"/>
          <w:divBdr>
            <w:top w:val="none" w:sz="0" w:space="0" w:color="auto"/>
            <w:left w:val="none" w:sz="0" w:space="0" w:color="auto"/>
            <w:bottom w:val="none" w:sz="0" w:space="0" w:color="auto"/>
            <w:right w:val="none" w:sz="0" w:space="0" w:color="auto"/>
          </w:divBdr>
        </w:div>
        <w:div w:id="2002535999">
          <w:marLeft w:val="640"/>
          <w:marRight w:val="0"/>
          <w:marTop w:val="0"/>
          <w:marBottom w:val="0"/>
          <w:divBdr>
            <w:top w:val="none" w:sz="0" w:space="0" w:color="auto"/>
            <w:left w:val="none" w:sz="0" w:space="0" w:color="auto"/>
            <w:bottom w:val="none" w:sz="0" w:space="0" w:color="auto"/>
            <w:right w:val="none" w:sz="0" w:space="0" w:color="auto"/>
          </w:divBdr>
        </w:div>
        <w:div w:id="2017073514">
          <w:marLeft w:val="640"/>
          <w:marRight w:val="0"/>
          <w:marTop w:val="0"/>
          <w:marBottom w:val="0"/>
          <w:divBdr>
            <w:top w:val="none" w:sz="0" w:space="0" w:color="auto"/>
            <w:left w:val="none" w:sz="0" w:space="0" w:color="auto"/>
            <w:bottom w:val="none" w:sz="0" w:space="0" w:color="auto"/>
            <w:right w:val="none" w:sz="0" w:space="0" w:color="auto"/>
          </w:divBdr>
        </w:div>
        <w:div w:id="2027170855">
          <w:marLeft w:val="640"/>
          <w:marRight w:val="0"/>
          <w:marTop w:val="0"/>
          <w:marBottom w:val="0"/>
          <w:divBdr>
            <w:top w:val="none" w:sz="0" w:space="0" w:color="auto"/>
            <w:left w:val="none" w:sz="0" w:space="0" w:color="auto"/>
            <w:bottom w:val="none" w:sz="0" w:space="0" w:color="auto"/>
            <w:right w:val="none" w:sz="0" w:space="0" w:color="auto"/>
          </w:divBdr>
        </w:div>
        <w:div w:id="2037850661">
          <w:marLeft w:val="640"/>
          <w:marRight w:val="0"/>
          <w:marTop w:val="0"/>
          <w:marBottom w:val="0"/>
          <w:divBdr>
            <w:top w:val="none" w:sz="0" w:space="0" w:color="auto"/>
            <w:left w:val="none" w:sz="0" w:space="0" w:color="auto"/>
            <w:bottom w:val="none" w:sz="0" w:space="0" w:color="auto"/>
            <w:right w:val="none" w:sz="0" w:space="0" w:color="auto"/>
          </w:divBdr>
        </w:div>
        <w:div w:id="2071926235">
          <w:marLeft w:val="640"/>
          <w:marRight w:val="0"/>
          <w:marTop w:val="0"/>
          <w:marBottom w:val="0"/>
          <w:divBdr>
            <w:top w:val="none" w:sz="0" w:space="0" w:color="auto"/>
            <w:left w:val="none" w:sz="0" w:space="0" w:color="auto"/>
            <w:bottom w:val="none" w:sz="0" w:space="0" w:color="auto"/>
            <w:right w:val="none" w:sz="0" w:space="0" w:color="auto"/>
          </w:divBdr>
        </w:div>
        <w:div w:id="2085299612">
          <w:marLeft w:val="640"/>
          <w:marRight w:val="0"/>
          <w:marTop w:val="0"/>
          <w:marBottom w:val="0"/>
          <w:divBdr>
            <w:top w:val="none" w:sz="0" w:space="0" w:color="auto"/>
            <w:left w:val="none" w:sz="0" w:space="0" w:color="auto"/>
            <w:bottom w:val="none" w:sz="0" w:space="0" w:color="auto"/>
            <w:right w:val="none" w:sz="0" w:space="0" w:color="auto"/>
          </w:divBdr>
        </w:div>
        <w:div w:id="2090541888">
          <w:marLeft w:val="640"/>
          <w:marRight w:val="0"/>
          <w:marTop w:val="0"/>
          <w:marBottom w:val="0"/>
          <w:divBdr>
            <w:top w:val="none" w:sz="0" w:space="0" w:color="auto"/>
            <w:left w:val="none" w:sz="0" w:space="0" w:color="auto"/>
            <w:bottom w:val="none" w:sz="0" w:space="0" w:color="auto"/>
            <w:right w:val="none" w:sz="0" w:space="0" w:color="auto"/>
          </w:divBdr>
        </w:div>
        <w:div w:id="2132476054">
          <w:marLeft w:val="640"/>
          <w:marRight w:val="0"/>
          <w:marTop w:val="0"/>
          <w:marBottom w:val="0"/>
          <w:divBdr>
            <w:top w:val="none" w:sz="0" w:space="0" w:color="auto"/>
            <w:left w:val="none" w:sz="0" w:space="0" w:color="auto"/>
            <w:bottom w:val="none" w:sz="0" w:space="0" w:color="auto"/>
            <w:right w:val="none" w:sz="0" w:space="0" w:color="auto"/>
          </w:divBdr>
        </w:div>
      </w:divsChild>
    </w:div>
    <w:div w:id="1538544309">
      <w:bodyDiv w:val="1"/>
      <w:marLeft w:val="0"/>
      <w:marRight w:val="0"/>
      <w:marTop w:val="0"/>
      <w:marBottom w:val="0"/>
      <w:divBdr>
        <w:top w:val="none" w:sz="0" w:space="0" w:color="auto"/>
        <w:left w:val="none" w:sz="0" w:space="0" w:color="auto"/>
        <w:bottom w:val="none" w:sz="0" w:space="0" w:color="auto"/>
        <w:right w:val="none" w:sz="0" w:space="0" w:color="auto"/>
      </w:divBdr>
      <w:divsChild>
        <w:div w:id="17246359">
          <w:marLeft w:val="640"/>
          <w:marRight w:val="0"/>
          <w:marTop w:val="0"/>
          <w:marBottom w:val="0"/>
          <w:divBdr>
            <w:top w:val="none" w:sz="0" w:space="0" w:color="auto"/>
            <w:left w:val="none" w:sz="0" w:space="0" w:color="auto"/>
            <w:bottom w:val="none" w:sz="0" w:space="0" w:color="auto"/>
            <w:right w:val="none" w:sz="0" w:space="0" w:color="auto"/>
          </w:divBdr>
        </w:div>
        <w:div w:id="29382514">
          <w:marLeft w:val="640"/>
          <w:marRight w:val="0"/>
          <w:marTop w:val="0"/>
          <w:marBottom w:val="0"/>
          <w:divBdr>
            <w:top w:val="none" w:sz="0" w:space="0" w:color="auto"/>
            <w:left w:val="none" w:sz="0" w:space="0" w:color="auto"/>
            <w:bottom w:val="none" w:sz="0" w:space="0" w:color="auto"/>
            <w:right w:val="none" w:sz="0" w:space="0" w:color="auto"/>
          </w:divBdr>
        </w:div>
        <w:div w:id="35082674">
          <w:marLeft w:val="640"/>
          <w:marRight w:val="0"/>
          <w:marTop w:val="0"/>
          <w:marBottom w:val="0"/>
          <w:divBdr>
            <w:top w:val="none" w:sz="0" w:space="0" w:color="auto"/>
            <w:left w:val="none" w:sz="0" w:space="0" w:color="auto"/>
            <w:bottom w:val="none" w:sz="0" w:space="0" w:color="auto"/>
            <w:right w:val="none" w:sz="0" w:space="0" w:color="auto"/>
          </w:divBdr>
        </w:div>
        <w:div w:id="62681965">
          <w:marLeft w:val="640"/>
          <w:marRight w:val="0"/>
          <w:marTop w:val="0"/>
          <w:marBottom w:val="0"/>
          <w:divBdr>
            <w:top w:val="none" w:sz="0" w:space="0" w:color="auto"/>
            <w:left w:val="none" w:sz="0" w:space="0" w:color="auto"/>
            <w:bottom w:val="none" w:sz="0" w:space="0" w:color="auto"/>
            <w:right w:val="none" w:sz="0" w:space="0" w:color="auto"/>
          </w:divBdr>
        </w:div>
        <w:div w:id="98648006">
          <w:marLeft w:val="640"/>
          <w:marRight w:val="0"/>
          <w:marTop w:val="0"/>
          <w:marBottom w:val="0"/>
          <w:divBdr>
            <w:top w:val="none" w:sz="0" w:space="0" w:color="auto"/>
            <w:left w:val="none" w:sz="0" w:space="0" w:color="auto"/>
            <w:bottom w:val="none" w:sz="0" w:space="0" w:color="auto"/>
            <w:right w:val="none" w:sz="0" w:space="0" w:color="auto"/>
          </w:divBdr>
        </w:div>
        <w:div w:id="143552299">
          <w:marLeft w:val="640"/>
          <w:marRight w:val="0"/>
          <w:marTop w:val="0"/>
          <w:marBottom w:val="0"/>
          <w:divBdr>
            <w:top w:val="none" w:sz="0" w:space="0" w:color="auto"/>
            <w:left w:val="none" w:sz="0" w:space="0" w:color="auto"/>
            <w:bottom w:val="none" w:sz="0" w:space="0" w:color="auto"/>
            <w:right w:val="none" w:sz="0" w:space="0" w:color="auto"/>
          </w:divBdr>
        </w:div>
        <w:div w:id="160393848">
          <w:marLeft w:val="640"/>
          <w:marRight w:val="0"/>
          <w:marTop w:val="0"/>
          <w:marBottom w:val="0"/>
          <w:divBdr>
            <w:top w:val="none" w:sz="0" w:space="0" w:color="auto"/>
            <w:left w:val="none" w:sz="0" w:space="0" w:color="auto"/>
            <w:bottom w:val="none" w:sz="0" w:space="0" w:color="auto"/>
            <w:right w:val="none" w:sz="0" w:space="0" w:color="auto"/>
          </w:divBdr>
        </w:div>
        <w:div w:id="173148684">
          <w:marLeft w:val="640"/>
          <w:marRight w:val="0"/>
          <w:marTop w:val="0"/>
          <w:marBottom w:val="0"/>
          <w:divBdr>
            <w:top w:val="none" w:sz="0" w:space="0" w:color="auto"/>
            <w:left w:val="none" w:sz="0" w:space="0" w:color="auto"/>
            <w:bottom w:val="none" w:sz="0" w:space="0" w:color="auto"/>
            <w:right w:val="none" w:sz="0" w:space="0" w:color="auto"/>
          </w:divBdr>
        </w:div>
        <w:div w:id="194512617">
          <w:marLeft w:val="640"/>
          <w:marRight w:val="0"/>
          <w:marTop w:val="0"/>
          <w:marBottom w:val="0"/>
          <w:divBdr>
            <w:top w:val="none" w:sz="0" w:space="0" w:color="auto"/>
            <w:left w:val="none" w:sz="0" w:space="0" w:color="auto"/>
            <w:bottom w:val="none" w:sz="0" w:space="0" w:color="auto"/>
            <w:right w:val="none" w:sz="0" w:space="0" w:color="auto"/>
          </w:divBdr>
        </w:div>
        <w:div w:id="196428139">
          <w:marLeft w:val="640"/>
          <w:marRight w:val="0"/>
          <w:marTop w:val="0"/>
          <w:marBottom w:val="0"/>
          <w:divBdr>
            <w:top w:val="none" w:sz="0" w:space="0" w:color="auto"/>
            <w:left w:val="none" w:sz="0" w:space="0" w:color="auto"/>
            <w:bottom w:val="none" w:sz="0" w:space="0" w:color="auto"/>
            <w:right w:val="none" w:sz="0" w:space="0" w:color="auto"/>
          </w:divBdr>
        </w:div>
        <w:div w:id="269897056">
          <w:marLeft w:val="640"/>
          <w:marRight w:val="0"/>
          <w:marTop w:val="0"/>
          <w:marBottom w:val="0"/>
          <w:divBdr>
            <w:top w:val="none" w:sz="0" w:space="0" w:color="auto"/>
            <w:left w:val="none" w:sz="0" w:space="0" w:color="auto"/>
            <w:bottom w:val="none" w:sz="0" w:space="0" w:color="auto"/>
            <w:right w:val="none" w:sz="0" w:space="0" w:color="auto"/>
          </w:divBdr>
        </w:div>
        <w:div w:id="276257100">
          <w:marLeft w:val="640"/>
          <w:marRight w:val="0"/>
          <w:marTop w:val="0"/>
          <w:marBottom w:val="0"/>
          <w:divBdr>
            <w:top w:val="none" w:sz="0" w:space="0" w:color="auto"/>
            <w:left w:val="none" w:sz="0" w:space="0" w:color="auto"/>
            <w:bottom w:val="none" w:sz="0" w:space="0" w:color="auto"/>
            <w:right w:val="none" w:sz="0" w:space="0" w:color="auto"/>
          </w:divBdr>
        </w:div>
        <w:div w:id="283076029">
          <w:marLeft w:val="640"/>
          <w:marRight w:val="0"/>
          <w:marTop w:val="0"/>
          <w:marBottom w:val="0"/>
          <w:divBdr>
            <w:top w:val="none" w:sz="0" w:space="0" w:color="auto"/>
            <w:left w:val="none" w:sz="0" w:space="0" w:color="auto"/>
            <w:bottom w:val="none" w:sz="0" w:space="0" w:color="auto"/>
            <w:right w:val="none" w:sz="0" w:space="0" w:color="auto"/>
          </w:divBdr>
        </w:div>
        <w:div w:id="296228803">
          <w:marLeft w:val="640"/>
          <w:marRight w:val="0"/>
          <w:marTop w:val="0"/>
          <w:marBottom w:val="0"/>
          <w:divBdr>
            <w:top w:val="none" w:sz="0" w:space="0" w:color="auto"/>
            <w:left w:val="none" w:sz="0" w:space="0" w:color="auto"/>
            <w:bottom w:val="none" w:sz="0" w:space="0" w:color="auto"/>
            <w:right w:val="none" w:sz="0" w:space="0" w:color="auto"/>
          </w:divBdr>
        </w:div>
        <w:div w:id="308823516">
          <w:marLeft w:val="640"/>
          <w:marRight w:val="0"/>
          <w:marTop w:val="0"/>
          <w:marBottom w:val="0"/>
          <w:divBdr>
            <w:top w:val="none" w:sz="0" w:space="0" w:color="auto"/>
            <w:left w:val="none" w:sz="0" w:space="0" w:color="auto"/>
            <w:bottom w:val="none" w:sz="0" w:space="0" w:color="auto"/>
            <w:right w:val="none" w:sz="0" w:space="0" w:color="auto"/>
          </w:divBdr>
        </w:div>
        <w:div w:id="334461169">
          <w:marLeft w:val="640"/>
          <w:marRight w:val="0"/>
          <w:marTop w:val="0"/>
          <w:marBottom w:val="0"/>
          <w:divBdr>
            <w:top w:val="none" w:sz="0" w:space="0" w:color="auto"/>
            <w:left w:val="none" w:sz="0" w:space="0" w:color="auto"/>
            <w:bottom w:val="none" w:sz="0" w:space="0" w:color="auto"/>
            <w:right w:val="none" w:sz="0" w:space="0" w:color="auto"/>
          </w:divBdr>
        </w:div>
        <w:div w:id="335888878">
          <w:marLeft w:val="640"/>
          <w:marRight w:val="0"/>
          <w:marTop w:val="0"/>
          <w:marBottom w:val="0"/>
          <w:divBdr>
            <w:top w:val="none" w:sz="0" w:space="0" w:color="auto"/>
            <w:left w:val="none" w:sz="0" w:space="0" w:color="auto"/>
            <w:bottom w:val="none" w:sz="0" w:space="0" w:color="auto"/>
            <w:right w:val="none" w:sz="0" w:space="0" w:color="auto"/>
          </w:divBdr>
        </w:div>
        <w:div w:id="353730235">
          <w:marLeft w:val="640"/>
          <w:marRight w:val="0"/>
          <w:marTop w:val="0"/>
          <w:marBottom w:val="0"/>
          <w:divBdr>
            <w:top w:val="none" w:sz="0" w:space="0" w:color="auto"/>
            <w:left w:val="none" w:sz="0" w:space="0" w:color="auto"/>
            <w:bottom w:val="none" w:sz="0" w:space="0" w:color="auto"/>
            <w:right w:val="none" w:sz="0" w:space="0" w:color="auto"/>
          </w:divBdr>
        </w:div>
        <w:div w:id="368338236">
          <w:marLeft w:val="640"/>
          <w:marRight w:val="0"/>
          <w:marTop w:val="0"/>
          <w:marBottom w:val="0"/>
          <w:divBdr>
            <w:top w:val="none" w:sz="0" w:space="0" w:color="auto"/>
            <w:left w:val="none" w:sz="0" w:space="0" w:color="auto"/>
            <w:bottom w:val="none" w:sz="0" w:space="0" w:color="auto"/>
            <w:right w:val="none" w:sz="0" w:space="0" w:color="auto"/>
          </w:divBdr>
        </w:div>
        <w:div w:id="388458044">
          <w:marLeft w:val="640"/>
          <w:marRight w:val="0"/>
          <w:marTop w:val="0"/>
          <w:marBottom w:val="0"/>
          <w:divBdr>
            <w:top w:val="none" w:sz="0" w:space="0" w:color="auto"/>
            <w:left w:val="none" w:sz="0" w:space="0" w:color="auto"/>
            <w:bottom w:val="none" w:sz="0" w:space="0" w:color="auto"/>
            <w:right w:val="none" w:sz="0" w:space="0" w:color="auto"/>
          </w:divBdr>
        </w:div>
        <w:div w:id="405736014">
          <w:marLeft w:val="640"/>
          <w:marRight w:val="0"/>
          <w:marTop w:val="0"/>
          <w:marBottom w:val="0"/>
          <w:divBdr>
            <w:top w:val="none" w:sz="0" w:space="0" w:color="auto"/>
            <w:left w:val="none" w:sz="0" w:space="0" w:color="auto"/>
            <w:bottom w:val="none" w:sz="0" w:space="0" w:color="auto"/>
            <w:right w:val="none" w:sz="0" w:space="0" w:color="auto"/>
          </w:divBdr>
        </w:div>
        <w:div w:id="421535441">
          <w:marLeft w:val="640"/>
          <w:marRight w:val="0"/>
          <w:marTop w:val="0"/>
          <w:marBottom w:val="0"/>
          <w:divBdr>
            <w:top w:val="none" w:sz="0" w:space="0" w:color="auto"/>
            <w:left w:val="none" w:sz="0" w:space="0" w:color="auto"/>
            <w:bottom w:val="none" w:sz="0" w:space="0" w:color="auto"/>
            <w:right w:val="none" w:sz="0" w:space="0" w:color="auto"/>
          </w:divBdr>
        </w:div>
        <w:div w:id="433330655">
          <w:marLeft w:val="640"/>
          <w:marRight w:val="0"/>
          <w:marTop w:val="0"/>
          <w:marBottom w:val="0"/>
          <w:divBdr>
            <w:top w:val="none" w:sz="0" w:space="0" w:color="auto"/>
            <w:left w:val="none" w:sz="0" w:space="0" w:color="auto"/>
            <w:bottom w:val="none" w:sz="0" w:space="0" w:color="auto"/>
            <w:right w:val="none" w:sz="0" w:space="0" w:color="auto"/>
          </w:divBdr>
        </w:div>
        <w:div w:id="446855026">
          <w:marLeft w:val="640"/>
          <w:marRight w:val="0"/>
          <w:marTop w:val="0"/>
          <w:marBottom w:val="0"/>
          <w:divBdr>
            <w:top w:val="none" w:sz="0" w:space="0" w:color="auto"/>
            <w:left w:val="none" w:sz="0" w:space="0" w:color="auto"/>
            <w:bottom w:val="none" w:sz="0" w:space="0" w:color="auto"/>
            <w:right w:val="none" w:sz="0" w:space="0" w:color="auto"/>
          </w:divBdr>
        </w:div>
        <w:div w:id="464590763">
          <w:marLeft w:val="640"/>
          <w:marRight w:val="0"/>
          <w:marTop w:val="0"/>
          <w:marBottom w:val="0"/>
          <w:divBdr>
            <w:top w:val="none" w:sz="0" w:space="0" w:color="auto"/>
            <w:left w:val="none" w:sz="0" w:space="0" w:color="auto"/>
            <w:bottom w:val="none" w:sz="0" w:space="0" w:color="auto"/>
            <w:right w:val="none" w:sz="0" w:space="0" w:color="auto"/>
          </w:divBdr>
        </w:div>
        <w:div w:id="558324703">
          <w:marLeft w:val="640"/>
          <w:marRight w:val="0"/>
          <w:marTop w:val="0"/>
          <w:marBottom w:val="0"/>
          <w:divBdr>
            <w:top w:val="none" w:sz="0" w:space="0" w:color="auto"/>
            <w:left w:val="none" w:sz="0" w:space="0" w:color="auto"/>
            <w:bottom w:val="none" w:sz="0" w:space="0" w:color="auto"/>
            <w:right w:val="none" w:sz="0" w:space="0" w:color="auto"/>
          </w:divBdr>
        </w:div>
        <w:div w:id="572590732">
          <w:marLeft w:val="640"/>
          <w:marRight w:val="0"/>
          <w:marTop w:val="0"/>
          <w:marBottom w:val="0"/>
          <w:divBdr>
            <w:top w:val="none" w:sz="0" w:space="0" w:color="auto"/>
            <w:left w:val="none" w:sz="0" w:space="0" w:color="auto"/>
            <w:bottom w:val="none" w:sz="0" w:space="0" w:color="auto"/>
            <w:right w:val="none" w:sz="0" w:space="0" w:color="auto"/>
          </w:divBdr>
        </w:div>
        <w:div w:id="600144759">
          <w:marLeft w:val="640"/>
          <w:marRight w:val="0"/>
          <w:marTop w:val="0"/>
          <w:marBottom w:val="0"/>
          <w:divBdr>
            <w:top w:val="none" w:sz="0" w:space="0" w:color="auto"/>
            <w:left w:val="none" w:sz="0" w:space="0" w:color="auto"/>
            <w:bottom w:val="none" w:sz="0" w:space="0" w:color="auto"/>
            <w:right w:val="none" w:sz="0" w:space="0" w:color="auto"/>
          </w:divBdr>
        </w:div>
        <w:div w:id="635644896">
          <w:marLeft w:val="640"/>
          <w:marRight w:val="0"/>
          <w:marTop w:val="0"/>
          <w:marBottom w:val="0"/>
          <w:divBdr>
            <w:top w:val="none" w:sz="0" w:space="0" w:color="auto"/>
            <w:left w:val="none" w:sz="0" w:space="0" w:color="auto"/>
            <w:bottom w:val="none" w:sz="0" w:space="0" w:color="auto"/>
            <w:right w:val="none" w:sz="0" w:space="0" w:color="auto"/>
          </w:divBdr>
        </w:div>
        <w:div w:id="667899886">
          <w:marLeft w:val="640"/>
          <w:marRight w:val="0"/>
          <w:marTop w:val="0"/>
          <w:marBottom w:val="0"/>
          <w:divBdr>
            <w:top w:val="none" w:sz="0" w:space="0" w:color="auto"/>
            <w:left w:val="none" w:sz="0" w:space="0" w:color="auto"/>
            <w:bottom w:val="none" w:sz="0" w:space="0" w:color="auto"/>
            <w:right w:val="none" w:sz="0" w:space="0" w:color="auto"/>
          </w:divBdr>
        </w:div>
        <w:div w:id="677385701">
          <w:marLeft w:val="640"/>
          <w:marRight w:val="0"/>
          <w:marTop w:val="0"/>
          <w:marBottom w:val="0"/>
          <w:divBdr>
            <w:top w:val="none" w:sz="0" w:space="0" w:color="auto"/>
            <w:left w:val="none" w:sz="0" w:space="0" w:color="auto"/>
            <w:bottom w:val="none" w:sz="0" w:space="0" w:color="auto"/>
            <w:right w:val="none" w:sz="0" w:space="0" w:color="auto"/>
          </w:divBdr>
        </w:div>
        <w:div w:id="810824395">
          <w:marLeft w:val="640"/>
          <w:marRight w:val="0"/>
          <w:marTop w:val="0"/>
          <w:marBottom w:val="0"/>
          <w:divBdr>
            <w:top w:val="none" w:sz="0" w:space="0" w:color="auto"/>
            <w:left w:val="none" w:sz="0" w:space="0" w:color="auto"/>
            <w:bottom w:val="none" w:sz="0" w:space="0" w:color="auto"/>
            <w:right w:val="none" w:sz="0" w:space="0" w:color="auto"/>
          </w:divBdr>
        </w:div>
        <w:div w:id="816609970">
          <w:marLeft w:val="640"/>
          <w:marRight w:val="0"/>
          <w:marTop w:val="0"/>
          <w:marBottom w:val="0"/>
          <w:divBdr>
            <w:top w:val="none" w:sz="0" w:space="0" w:color="auto"/>
            <w:left w:val="none" w:sz="0" w:space="0" w:color="auto"/>
            <w:bottom w:val="none" w:sz="0" w:space="0" w:color="auto"/>
            <w:right w:val="none" w:sz="0" w:space="0" w:color="auto"/>
          </w:divBdr>
        </w:div>
        <w:div w:id="867374897">
          <w:marLeft w:val="640"/>
          <w:marRight w:val="0"/>
          <w:marTop w:val="0"/>
          <w:marBottom w:val="0"/>
          <w:divBdr>
            <w:top w:val="none" w:sz="0" w:space="0" w:color="auto"/>
            <w:left w:val="none" w:sz="0" w:space="0" w:color="auto"/>
            <w:bottom w:val="none" w:sz="0" w:space="0" w:color="auto"/>
            <w:right w:val="none" w:sz="0" w:space="0" w:color="auto"/>
          </w:divBdr>
        </w:div>
        <w:div w:id="883562875">
          <w:marLeft w:val="640"/>
          <w:marRight w:val="0"/>
          <w:marTop w:val="0"/>
          <w:marBottom w:val="0"/>
          <w:divBdr>
            <w:top w:val="none" w:sz="0" w:space="0" w:color="auto"/>
            <w:left w:val="none" w:sz="0" w:space="0" w:color="auto"/>
            <w:bottom w:val="none" w:sz="0" w:space="0" w:color="auto"/>
            <w:right w:val="none" w:sz="0" w:space="0" w:color="auto"/>
          </w:divBdr>
        </w:div>
        <w:div w:id="900796568">
          <w:marLeft w:val="640"/>
          <w:marRight w:val="0"/>
          <w:marTop w:val="0"/>
          <w:marBottom w:val="0"/>
          <w:divBdr>
            <w:top w:val="none" w:sz="0" w:space="0" w:color="auto"/>
            <w:left w:val="none" w:sz="0" w:space="0" w:color="auto"/>
            <w:bottom w:val="none" w:sz="0" w:space="0" w:color="auto"/>
            <w:right w:val="none" w:sz="0" w:space="0" w:color="auto"/>
          </w:divBdr>
        </w:div>
        <w:div w:id="907230950">
          <w:marLeft w:val="640"/>
          <w:marRight w:val="0"/>
          <w:marTop w:val="0"/>
          <w:marBottom w:val="0"/>
          <w:divBdr>
            <w:top w:val="none" w:sz="0" w:space="0" w:color="auto"/>
            <w:left w:val="none" w:sz="0" w:space="0" w:color="auto"/>
            <w:bottom w:val="none" w:sz="0" w:space="0" w:color="auto"/>
            <w:right w:val="none" w:sz="0" w:space="0" w:color="auto"/>
          </w:divBdr>
        </w:div>
        <w:div w:id="951980519">
          <w:marLeft w:val="640"/>
          <w:marRight w:val="0"/>
          <w:marTop w:val="0"/>
          <w:marBottom w:val="0"/>
          <w:divBdr>
            <w:top w:val="none" w:sz="0" w:space="0" w:color="auto"/>
            <w:left w:val="none" w:sz="0" w:space="0" w:color="auto"/>
            <w:bottom w:val="none" w:sz="0" w:space="0" w:color="auto"/>
            <w:right w:val="none" w:sz="0" w:space="0" w:color="auto"/>
          </w:divBdr>
        </w:div>
        <w:div w:id="965506353">
          <w:marLeft w:val="640"/>
          <w:marRight w:val="0"/>
          <w:marTop w:val="0"/>
          <w:marBottom w:val="0"/>
          <w:divBdr>
            <w:top w:val="none" w:sz="0" w:space="0" w:color="auto"/>
            <w:left w:val="none" w:sz="0" w:space="0" w:color="auto"/>
            <w:bottom w:val="none" w:sz="0" w:space="0" w:color="auto"/>
            <w:right w:val="none" w:sz="0" w:space="0" w:color="auto"/>
          </w:divBdr>
        </w:div>
        <w:div w:id="971639427">
          <w:marLeft w:val="640"/>
          <w:marRight w:val="0"/>
          <w:marTop w:val="0"/>
          <w:marBottom w:val="0"/>
          <w:divBdr>
            <w:top w:val="none" w:sz="0" w:space="0" w:color="auto"/>
            <w:left w:val="none" w:sz="0" w:space="0" w:color="auto"/>
            <w:bottom w:val="none" w:sz="0" w:space="0" w:color="auto"/>
            <w:right w:val="none" w:sz="0" w:space="0" w:color="auto"/>
          </w:divBdr>
        </w:div>
        <w:div w:id="1003971020">
          <w:marLeft w:val="640"/>
          <w:marRight w:val="0"/>
          <w:marTop w:val="0"/>
          <w:marBottom w:val="0"/>
          <w:divBdr>
            <w:top w:val="none" w:sz="0" w:space="0" w:color="auto"/>
            <w:left w:val="none" w:sz="0" w:space="0" w:color="auto"/>
            <w:bottom w:val="none" w:sz="0" w:space="0" w:color="auto"/>
            <w:right w:val="none" w:sz="0" w:space="0" w:color="auto"/>
          </w:divBdr>
        </w:div>
        <w:div w:id="1022708194">
          <w:marLeft w:val="640"/>
          <w:marRight w:val="0"/>
          <w:marTop w:val="0"/>
          <w:marBottom w:val="0"/>
          <w:divBdr>
            <w:top w:val="none" w:sz="0" w:space="0" w:color="auto"/>
            <w:left w:val="none" w:sz="0" w:space="0" w:color="auto"/>
            <w:bottom w:val="none" w:sz="0" w:space="0" w:color="auto"/>
            <w:right w:val="none" w:sz="0" w:space="0" w:color="auto"/>
          </w:divBdr>
        </w:div>
        <w:div w:id="1048601732">
          <w:marLeft w:val="640"/>
          <w:marRight w:val="0"/>
          <w:marTop w:val="0"/>
          <w:marBottom w:val="0"/>
          <w:divBdr>
            <w:top w:val="none" w:sz="0" w:space="0" w:color="auto"/>
            <w:left w:val="none" w:sz="0" w:space="0" w:color="auto"/>
            <w:bottom w:val="none" w:sz="0" w:space="0" w:color="auto"/>
            <w:right w:val="none" w:sz="0" w:space="0" w:color="auto"/>
          </w:divBdr>
        </w:div>
        <w:div w:id="1064376871">
          <w:marLeft w:val="640"/>
          <w:marRight w:val="0"/>
          <w:marTop w:val="0"/>
          <w:marBottom w:val="0"/>
          <w:divBdr>
            <w:top w:val="none" w:sz="0" w:space="0" w:color="auto"/>
            <w:left w:val="none" w:sz="0" w:space="0" w:color="auto"/>
            <w:bottom w:val="none" w:sz="0" w:space="0" w:color="auto"/>
            <w:right w:val="none" w:sz="0" w:space="0" w:color="auto"/>
          </w:divBdr>
        </w:div>
        <w:div w:id="1086415682">
          <w:marLeft w:val="640"/>
          <w:marRight w:val="0"/>
          <w:marTop w:val="0"/>
          <w:marBottom w:val="0"/>
          <w:divBdr>
            <w:top w:val="none" w:sz="0" w:space="0" w:color="auto"/>
            <w:left w:val="none" w:sz="0" w:space="0" w:color="auto"/>
            <w:bottom w:val="none" w:sz="0" w:space="0" w:color="auto"/>
            <w:right w:val="none" w:sz="0" w:space="0" w:color="auto"/>
          </w:divBdr>
        </w:div>
        <w:div w:id="1140070387">
          <w:marLeft w:val="640"/>
          <w:marRight w:val="0"/>
          <w:marTop w:val="0"/>
          <w:marBottom w:val="0"/>
          <w:divBdr>
            <w:top w:val="none" w:sz="0" w:space="0" w:color="auto"/>
            <w:left w:val="none" w:sz="0" w:space="0" w:color="auto"/>
            <w:bottom w:val="none" w:sz="0" w:space="0" w:color="auto"/>
            <w:right w:val="none" w:sz="0" w:space="0" w:color="auto"/>
          </w:divBdr>
        </w:div>
        <w:div w:id="1187906997">
          <w:marLeft w:val="640"/>
          <w:marRight w:val="0"/>
          <w:marTop w:val="0"/>
          <w:marBottom w:val="0"/>
          <w:divBdr>
            <w:top w:val="none" w:sz="0" w:space="0" w:color="auto"/>
            <w:left w:val="none" w:sz="0" w:space="0" w:color="auto"/>
            <w:bottom w:val="none" w:sz="0" w:space="0" w:color="auto"/>
            <w:right w:val="none" w:sz="0" w:space="0" w:color="auto"/>
          </w:divBdr>
        </w:div>
        <w:div w:id="1225412931">
          <w:marLeft w:val="640"/>
          <w:marRight w:val="0"/>
          <w:marTop w:val="0"/>
          <w:marBottom w:val="0"/>
          <w:divBdr>
            <w:top w:val="none" w:sz="0" w:space="0" w:color="auto"/>
            <w:left w:val="none" w:sz="0" w:space="0" w:color="auto"/>
            <w:bottom w:val="none" w:sz="0" w:space="0" w:color="auto"/>
            <w:right w:val="none" w:sz="0" w:space="0" w:color="auto"/>
          </w:divBdr>
        </w:div>
        <w:div w:id="1248616212">
          <w:marLeft w:val="640"/>
          <w:marRight w:val="0"/>
          <w:marTop w:val="0"/>
          <w:marBottom w:val="0"/>
          <w:divBdr>
            <w:top w:val="none" w:sz="0" w:space="0" w:color="auto"/>
            <w:left w:val="none" w:sz="0" w:space="0" w:color="auto"/>
            <w:bottom w:val="none" w:sz="0" w:space="0" w:color="auto"/>
            <w:right w:val="none" w:sz="0" w:space="0" w:color="auto"/>
          </w:divBdr>
        </w:div>
        <w:div w:id="1253003834">
          <w:marLeft w:val="640"/>
          <w:marRight w:val="0"/>
          <w:marTop w:val="0"/>
          <w:marBottom w:val="0"/>
          <w:divBdr>
            <w:top w:val="none" w:sz="0" w:space="0" w:color="auto"/>
            <w:left w:val="none" w:sz="0" w:space="0" w:color="auto"/>
            <w:bottom w:val="none" w:sz="0" w:space="0" w:color="auto"/>
            <w:right w:val="none" w:sz="0" w:space="0" w:color="auto"/>
          </w:divBdr>
        </w:div>
        <w:div w:id="1266304750">
          <w:marLeft w:val="640"/>
          <w:marRight w:val="0"/>
          <w:marTop w:val="0"/>
          <w:marBottom w:val="0"/>
          <w:divBdr>
            <w:top w:val="none" w:sz="0" w:space="0" w:color="auto"/>
            <w:left w:val="none" w:sz="0" w:space="0" w:color="auto"/>
            <w:bottom w:val="none" w:sz="0" w:space="0" w:color="auto"/>
            <w:right w:val="none" w:sz="0" w:space="0" w:color="auto"/>
          </w:divBdr>
        </w:div>
        <w:div w:id="1266496298">
          <w:marLeft w:val="640"/>
          <w:marRight w:val="0"/>
          <w:marTop w:val="0"/>
          <w:marBottom w:val="0"/>
          <w:divBdr>
            <w:top w:val="none" w:sz="0" w:space="0" w:color="auto"/>
            <w:left w:val="none" w:sz="0" w:space="0" w:color="auto"/>
            <w:bottom w:val="none" w:sz="0" w:space="0" w:color="auto"/>
            <w:right w:val="none" w:sz="0" w:space="0" w:color="auto"/>
          </w:divBdr>
        </w:div>
        <w:div w:id="1304002385">
          <w:marLeft w:val="640"/>
          <w:marRight w:val="0"/>
          <w:marTop w:val="0"/>
          <w:marBottom w:val="0"/>
          <w:divBdr>
            <w:top w:val="none" w:sz="0" w:space="0" w:color="auto"/>
            <w:left w:val="none" w:sz="0" w:space="0" w:color="auto"/>
            <w:bottom w:val="none" w:sz="0" w:space="0" w:color="auto"/>
            <w:right w:val="none" w:sz="0" w:space="0" w:color="auto"/>
          </w:divBdr>
        </w:div>
        <w:div w:id="1304896236">
          <w:marLeft w:val="640"/>
          <w:marRight w:val="0"/>
          <w:marTop w:val="0"/>
          <w:marBottom w:val="0"/>
          <w:divBdr>
            <w:top w:val="none" w:sz="0" w:space="0" w:color="auto"/>
            <w:left w:val="none" w:sz="0" w:space="0" w:color="auto"/>
            <w:bottom w:val="none" w:sz="0" w:space="0" w:color="auto"/>
            <w:right w:val="none" w:sz="0" w:space="0" w:color="auto"/>
          </w:divBdr>
        </w:div>
        <w:div w:id="1314138320">
          <w:marLeft w:val="640"/>
          <w:marRight w:val="0"/>
          <w:marTop w:val="0"/>
          <w:marBottom w:val="0"/>
          <w:divBdr>
            <w:top w:val="none" w:sz="0" w:space="0" w:color="auto"/>
            <w:left w:val="none" w:sz="0" w:space="0" w:color="auto"/>
            <w:bottom w:val="none" w:sz="0" w:space="0" w:color="auto"/>
            <w:right w:val="none" w:sz="0" w:space="0" w:color="auto"/>
          </w:divBdr>
        </w:div>
        <w:div w:id="1314797510">
          <w:marLeft w:val="640"/>
          <w:marRight w:val="0"/>
          <w:marTop w:val="0"/>
          <w:marBottom w:val="0"/>
          <w:divBdr>
            <w:top w:val="none" w:sz="0" w:space="0" w:color="auto"/>
            <w:left w:val="none" w:sz="0" w:space="0" w:color="auto"/>
            <w:bottom w:val="none" w:sz="0" w:space="0" w:color="auto"/>
            <w:right w:val="none" w:sz="0" w:space="0" w:color="auto"/>
          </w:divBdr>
        </w:div>
        <w:div w:id="1345858207">
          <w:marLeft w:val="640"/>
          <w:marRight w:val="0"/>
          <w:marTop w:val="0"/>
          <w:marBottom w:val="0"/>
          <w:divBdr>
            <w:top w:val="none" w:sz="0" w:space="0" w:color="auto"/>
            <w:left w:val="none" w:sz="0" w:space="0" w:color="auto"/>
            <w:bottom w:val="none" w:sz="0" w:space="0" w:color="auto"/>
            <w:right w:val="none" w:sz="0" w:space="0" w:color="auto"/>
          </w:divBdr>
        </w:div>
        <w:div w:id="1349789131">
          <w:marLeft w:val="640"/>
          <w:marRight w:val="0"/>
          <w:marTop w:val="0"/>
          <w:marBottom w:val="0"/>
          <w:divBdr>
            <w:top w:val="none" w:sz="0" w:space="0" w:color="auto"/>
            <w:left w:val="none" w:sz="0" w:space="0" w:color="auto"/>
            <w:bottom w:val="none" w:sz="0" w:space="0" w:color="auto"/>
            <w:right w:val="none" w:sz="0" w:space="0" w:color="auto"/>
          </w:divBdr>
        </w:div>
        <w:div w:id="1389918250">
          <w:marLeft w:val="640"/>
          <w:marRight w:val="0"/>
          <w:marTop w:val="0"/>
          <w:marBottom w:val="0"/>
          <w:divBdr>
            <w:top w:val="none" w:sz="0" w:space="0" w:color="auto"/>
            <w:left w:val="none" w:sz="0" w:space="0" w:color="auto"/>
            <w:bottom w:val="none" w:sz="0" w:space="0" w:color="auto"/>
            <w:right w:val="none" w:sz="0" w:space="0" w:color="auto"/>
          </w:divBdr>
        </w:div>
        <w:div w:id="1470903211">
          <w:marLeft w:val="640"/>
          <w:marRight w:val="0"/>
          <w:marTop w:val="0"/>
          <w:marBottom w:val="0"/>
          <w:divBdr>
            <w:top w:val="none" w:sz="0" w:space="0" w:color="auto"/>
            <w:left w:val="none" w:sz="0" w:space="0" w:color="auto"/>
            <w:bottom w:val="none" w:sz="0" w:space="0" w:color="auto"/>
            <w:right w:val="none" w:sz="0" w:space="0" w:color="auto"/>
          </w:divBdr>
        </w:div>
        <w:div w:id="1485045842">
          <w:marLeft w:val="640"/>
          <w:marRight w:val="0"/>
          <w:marTop w:val="0"/>
          <w:marBottom w:val="0"/>
          <w:divBdr>
            <w:top w:val="none" w:sz="0" w:space="0" w:color="auto"/>
            <w:left w:val="none" w:sz="0" w:space="0" w:color="auto"/>
            <w:bottom w:val="none" w:sz="0" w:space="0" w:color="auto"/>
            <w:right w:val="none" w:sz="0" w:space="0" w:color="auto"/>
          </w:divBdr>
        </w:div>
        <w:div w:id="1516117470">
          <w:marLeft w:val="640"/>
          <w:marRight w:val="0"/>
          <w:marTop w:val="0"/>
          <w:marBottom w:val="0"/>
          <w:divBdr>
            <w:top w:val="none" w:sz="0" w:space="0" w:color="auto"/>
            <w:left w:val="none" w:sz="0" w:space="0" w:color="auto"/>
            <w:bottom w:val="none" w:sz="0" w:space="0" w:color="auto"/>
            <w:right w:val="none" w:sz="0" w:space="0" w:color="auto"/>
          </w:divBdr>
        </w:div>
        <w:div w:id="1523544369">
          <w:marLeft w:val="640"/>
          <w:marRight w:val="0"/>
          <w:marTop w:val="0"/>
          <w:marBottom w:val="0"/>
          <w:divBdr>
            <w:top w:val="none" w:sz="0" w:space="0" w:color="auto"/>
            <w:left w:val="none" w:sz="0" w:space="0" w:color="auto"/>
            <w:bottom w:val="none" w:sz="0" w:space="0" w:color="auto"/>
            <w:right w:val="none" w:sz="0" w:space="0" w:color="auto"/>
          </w:divBdr>
        </w:div>
        <w:div w:id="1549993492">
          <w:marLeft w:val="640"/>
          <w:marRight w:val="0"/>
          <w:marTop w:val="0"/>
          <w:marBottom w:val="0"/>
          <w:divBdr>
            <w:top w:val="none" w:sz="0" w:space="0" w:color="auto"/>
            <w:left w:val="none" w:sz="0" w:space="0" w:color="auto"/>
            <w:bottom w:val="none" w:sz="0" w:space="0" w:color="auto"/>
            <w:right w:val="none" w:sz="0" w:space="0" w:color="auto"/>
          </w:divBdr>
        </w:div>
        <w:div w:id="1551531633">
          <w:marLeft w:val="640"/>
          <w:marRight w:val="0"/>
          <w:marTop w:val="0"/>
          <w:marBottom w:val="0"/>
          <w:divBdr>
            <w:top w:val="none" w:sz="0" w:space="0" w:color="auto"/>
            <w:left w:val="none" w:sz="0" w:space="0" w:color="auto"/>
            <w:bottom w:val="none" w:sz="0" w:space="0" w:color="auto"/>
            <w:right w:val="none" w:sz="0" w:space="0" w:color="auto"/>
          </w:divBdr>
        </w:div>
        <w:div w:id="1578049101">
          <w:marLeft w:val="640"/>
          <w:marRight w:val="0"/>
          <w:marTop w:val="0"/>
          <w:marBottom w:val="0"/>
          <w:divBdr>
            <w:top w:val="none" w:sz="0" w:space="0" w:color="auto"/>
            <w:left w:val="none" w:sz="0" w:space="0" w:color="auto"/>
            <w:bottom w:val="none" w:sz="0" w:space="0" w:color="auto"/>
            <w:right w:val="none" w:sz="0" w:space="0" w:color="auto"/>
          </w:divBdr>
        </w:div>
        <w:div w:id="1584802528">
          <w:marLeft w:val="640"/>
          <w:marRight w:val="0"/>
          <w:marTop w:val="0"/>
          <w:marBottom w:val="0"/>
          <w:divBdr>
            <w:top w:val="none" w:sz="0" w:space="0" w:color="auto"/>
            <w:left w:val="none" w:sz="0" w:space="0" w:color="auto"/>
            <w:bottom w:val="none" w:sz="0" w:space="0" w:color="auto"/>
            <w:right w:val="none" w:sz="0" w:space="0" w:color="auto"/>
          </w:divBdr>
        </w:div>
        <w:div w:id="1638022644">
          <w:marLeft w:val="640"/>
          <w:marRight w:val="0"/>
          <w:marTop w:val="0"/>
          <w:marBottom w:val="0"/>
          <w:divBdr>
            <w:top w:val="none" w:sz="0" w:space="0" w:color="auto"/>
            <w:left w:val="none" w:sz="0" w:space="0" w:color="auto"/>
            <w:bottom w:val="none" w:sz="0" w:space="0" w:color="auto"/>
            <w:right w:val="none" w:sz="0" w:space="0" w:color="auto"/>
          </w:divBdr>
        </w:div>
        <w:div w:id="1643266003">
          <w:marLeft w:val="640"/>
          <w:marRight w:val="0"/>
          <w:marTop w:val="0"/>
          <w:marBottom w:val="0"/>
          <w:divBdr>
            <w:top w:val="none" w:sz="0" w:space="0" w:color="auto"/>
            <w:left w:val="none" w:sz="0" w:space="0" w:color="auto"/>
            <w:bottom w:val="none" w:sz="0" w:space="0" w:color="auto"/>
            <w:right w:val="none" w:sz="0" w:space="0" w:color="auto"/>
          </w:divBdr>
        </w:div>
        <w:div w:id="1680158205">
          <w:marLeft w:val="640"/>
          <w:marRight w:val="0"/>
          <w:marTop w:val="0"/>
          <w:marBottom w:val="0"/>
          <w:divBdr>
            <w:top w:val="none" w:sz="0" w:space="0" w:color="auto"/>
            <w:left w:val="none" w:sz="0" w:space="0" w:color="auto"/>
            <w:bottom w:val="none" w:sz="0" w:space="0" w:color="auto"/>
            <w:right w:val="none" w:sz="0" w:space="0" w:color="auto"/>
          </w:divBdr>
        </w:div>
        <w:div w:id="1680548442">
          <w:marLeft w:val="640"/>
          <w:marRight w:val="0"/>
          <w:marTop w:val="0"/>
          <w:marBottom w:val="0"/>
          <w:divBdr>
            <w:top w:val="none" w:sz="0" w:space="0" w:color="auto"/>
            <w:left w:val="none" w:sz="0" w:space="0" w:color="auto"/>
            <w:bottom w:val="none" w:sz="0" w:space="0" w:color="auto"/>
            <w:right w:val="none" w:sz="0" w:space="0" w:color="auto"/>
          </w:divBdr>
        </w:div>
        <w:div w:id="1714303509">
          <w:marLeft w:val="640"/>
          <w:marRight w:val="0"/>
          <w:marTop w:val="0"/>
          <w:marBottom w:val="0"/>
          <w:divBdr>
            <w:top w:val="none" w:sz="0" w:space="0" w:color="auto"/>
            <w:left w:val="none" w:sz="0" w:space="0" w:color="auto"/>
            <w:bottom w:val="none" w:sz="0" w:space="0" w:color="auto"/>
            <w:right w:val="none" w:sz="0" w:space="0" w:color="auto"/>
          </w:divBdr>
        </w:div>
        <w:div w:id="1728452742">
          <w:marLeft w:val="640"/>
          <w:marRight w:val="0"/>
          <w:marTop w:val="0"/>
          <w:marBottom w:val="0"/>
          <w:divBdr>
            <w:top w:val="none" w:sz="0" w:space="0" w:color="auto"/>
            <w:left w:val="none" w:sz="0" w:space="0" w:color="auto"/>
            <w:bottom w:val="none" w:sz="0" w:space="0" w:color="auto"/>
            <w:right w:val="none" w:sz="0" w:space="0" w:color="auto"/>
          </w:divBdr>
        </w:div>
        <w:div w:id="1749645867">
          <w:marLeft w:val="640"/>
          <w:marRight w:val="0"/>
          <w:marTop w:val="0"/>
          <w:marBottom w:val="0"/>
          <w:divBdr>
            <w:top w:val="none" w:sz="0" w:space="0" w:color="auto"/>
            <w:left w:val="none" w:sz="0" w:space="0" w:color="auto"/>
            <w:bottom w:val="none" w:sz="0" w:space="0" w:color="auto"/>
            <w:right w:val="none" w:sz="0" w:space="0" w:color="auto"/>
          </w:divBdr>
        </w:div>
        <w:div w:id="1761443575">
          <w:marLeft w:val="640"/>
          <w:marRight w:val="0"/>
          <w:marTop w:val="0"/>
          <w:marBottom w:val="0"/>
          <w:divBdr>
            <w:top w:val="none" w:sz="0" w:space="0" w:color="auto"/>
            <w:left w:val="none" w:sz="0" w:space="0" w:color="auto"/>
            <w:bottom w:val="none" w:sz="0" w:space="0" w:color="auto"/>
            <w:right w:val="none" w:sz="0" w:space="0" w:color="auto"/>
          </w:divBdr>
        </w:div>
        <w:div w:id="1799643778">
          <w:marLeft w:val="640"/>
          <w:marRight w:val="0"/>
          <w:marTop w:val="0"/>
          <w:marBottom w:val="0"/>
          <w:divBdr>
            <w:top w:val="none" w:sz="0" w:space="0" w:color="auto"/>
            <w:left w:val="none" w:sz="0" w:space="0" w:color="auto"/>
            <w:bottom w:val="none" w:sz="0" w:space="0" w:color="auto"/>
            <w:right w:val="none" w:sz="0" w:space="0" w:color="auto"/>
          </w:divBdr>
        </w:div>
        <w:div w:id="1799715592">
          <w:marLeft w:val="640"/>
          <w:marRight w:val="0"/>
          <w:marTop w:val="0"/>
          <w:marBottom w:val="0"/>
          <w:divBdr>
            <w:top w:val="none" w:sz="0" w:space="0" w:color="auto"/>
            <w:left w:val="none" w:sz="0" w:space="0" w:color="auto"/>
            <w:bottom w:val="none" w:sz="0" w:space="0" w:color="auto"/>
            <w:right w:val="none" w:sz="0" w:space="0" w:color="auto"/>
          </w:divBdr>
        </w:div>
        <w:div w:id="1852255240">
          <w:marLeft w:val="640"/>
          <w:marRight w:val="0"/>
          <w:marTop w:val="0"/>
          <w:marBottom w:val="0"/>
          <w:divBdr>
            <w:top w:val="none" w:sz="0" w:space="0" w:color="auto"/>
            <w:left w:val="none" w:sz="0" w:space="0" w:color="auto"/>
            <w:bottom w:val="none" w:sz="0" w:space="0" w:color="auto"/>
            <w:right w:val="none" w:sz="0" w:space="0" w:color="auto"/>
          </w:divBdr>
        </w:div>
        <w:div w:id="1882352826">
          <w:marLeft w:val="640"/>
          <w:marRight w:val="0"/>
          <w:marTop w:val="0"/>
          <w:marBottom w:val="0"/>
          <w:divBdr>
            <w:top w:val="none" w:sz="0" w:space="0" w:color="auto"/>
            <w:left w:val="none" w:sz="0" w:space="0" w:color="auto"/>
            <w:bottom w:val="none" w:sz="0" w:space="0" w:color="auto"/>
            <w:right w:val="none" w:sz="0" w:space="0" w:color="auto"/>
          </w:divBdr>
        </w:div>
        <w:div w:id="1907956698">
          <w:marLeft w:val="640"/>
          <w:marRight w:val="0"/>
          <w:marTop w:val="0"/>
          <w:marBottom w:val="0"/>
          <w:divBdr>
            <w:top w:val="none" w:sz="0" w:space="0" w:color="auto"/>
            <w:left w:val="none" w:sz="0" w:space="0" w:color="auto"/>
            <w:bottom w:val="none" w:sz="0" w:space="0" w:color="auto"/>
            <w:right w:val="none" w:sz="0" w:space="0" w:color="auto"/>
          </w:divBdr>
        </w:div>
        <w:div w:id="1996641149">
          <w:marLeft w:val="640"/>
          <w:marRight w:val="0"/>
          <w:marTop w:val="0"/>
          <w:marBottom w:val="0"/>
          <w:divBdr>
            <w:top w:val="none" w:sz="0" w:space="0" w:color="auto"/>
            <w:left w:val="none" w:sz="0" w:space="0" w:color="auto"/>
            <w:bottom w:val="none" w:sz="0" w:space="0" w:color="auto"/>
            <w:right w:val="none" w:sz="0" w:space="0" w:color="auto"/>
          </w:divBdr>
        </w:div>
        <w:div w:id="2015306112">
          <w:marLeft w:val="640"/>
          <w:marRight w:val="0"/>
          <w:marTop w:val="0"/>
          <w:marBottom w:val="0"/>
          <w:divBdr>
            <w:top w:val="none" w:sz="0" w:space="0" w:color="auto"/>
            <w:left w:val="none" w:sz="0" w:space="0" w:color="auto"/>
            <w:bottom w:val="none" w:sz="0" w:space="0" w:color="auto"/>
            <w:right w:val="none" w:sz="0" w:space="0" w:color="auto"/>
          </w:divBdr>
        </w:div>
        <w:div w:id="2018574713">
          <w:marLeft w:val="640"/>
          <w:marRight w:val="0"/>
          <w:marTop w:val="0"/>
          <w:marBottom w:val="0"/>
          <w:divBdr>
            <w:top w:val="none" w:sz="0" w:space="0" w:color="auto"/>
            <w:left w:val="none" w:sz="0" w:space="0" w:color="auto"/>
            <w:bottom w:val="none" w:sz="0" w:space="0" w:color="auto"/>
            <w:right w:val="none" w:sz="0" w:space="0" w:color="auto"/>
          </w:divBdr>
        </w:div>
        <w:div w:id="2040625458">
          <w:marLeft w:val="640"/>
          <w:marRight w:val="0"/>
          <w:marTop w:val="0"/>
          <w:marBottom w:val="0"/>
          <w:divBdr>
            <w:top w:val="none" w:sz="0" w:space="0" w:color="auto"/>
            <w:left w:val="none" w:sz="0" w:space="0" w:color="auto"/>
            <w:bottom w:val="none" w:sz="0" w:space="0" w:color="auto"/>
            <w:right w:val="none" w:sz="0" w:space="0" w:color="auto"/>
          </w:divBdr>
        </w:div>
        <w:div w:id="2091347735">
          <w:marLeft w:val="640"/>
          <w:marRight w:val="0"/>
          <w:marTop w:val="0"/>
          <w:marBottom w:val="0"/>
          <w:divBdr>
            <w:top w:val="none" w:sz="0" w:space="0" w:color="auto"/>
            <w:left w:val="none" w:sz="0" w:space="0" w:color="auto"/>
            <w:bottom w:val="none" w:sz="0" w:space="0" w:color="auto"/>
            <w:right w:val="none" w:sz="0" w:space="0" w:color="auto"/>
          </w:divBdr>
        </w:div>
        <w:div w:id="2111046525">
          <w:marLeft w:val="640"/>
          <w:marRight w:val="0"/>
          <w:marTop w:val="0"/>
          <w:marBottom w:val="0"/>
          <w:divBdr>
            <w:top w:val="none" w:sz="0" w:space="0" w:color="auto"/>
            <w:left w:val="none" w:sz="0" w:space="0" w:color="auto"/>
            <w:bottom w:val="none" w:sz="0" w:space="0" w:color="auto"/>
            <w:right w:val="none" w:sz="0" w:space="0" w:color="auto"/>
          </w:divBdr>
        </w:div>
      </w:divsChild>
    </w:div>
    <w:div w:id="1539128663">
      <w:bodyDiv w:val="1"/>
      <w:marLeft w:val="0"/>
      <w:marRight w:val="0"/>
      <w:marTop w:val="0"/>
      <w:marBottom w:val="0"/>
      <w:divBdr>
        <w:top w:val="none" w:sz="0" w:space="0" w:color="auto"/>
        <w:left w:val="none" w:sz="0" w:space="0" w:color="auto"/>
        <w:bottom w:val="none" w:sz="0" w:space="0" w:color="auto"/>
        <w:right w:val="none" w:sz="0" w:space="0" w:color="auto"/>
      </w:divBdr>
    </w:div>
    <w:div w:id="1554461592">
      <w:bodyDiv w:val="1"/>
      <w:marLeft w:val="0"/>
      <w:marRight w:val="0"/>
      <w:marTop w:val="0"/>
      <w:marBottom w:val="0"/>
      <w:divBdr>
        <w:top w:val="none" w:sz="0" w:space="0" w:color="auto"/>
        <w:left w:val="none" w:sz="0" w:space="0" w:color="auto"/>
        <w:bottom w:val="none" w:sz="0" w:space="0" w:color="auto"/>
        <w:right w:val="none" w:sz="0" w:space="0" w:color="auto"/>
      </w:divBdr>
      <w:divsChild>
        <w:div w:id="3674646">
          <w:marLeft w:val="640"/>
          <w:marRight w:val="0"/>
          <w:marTop w:val="0"/>
          <w:marBottom w:val="0"/>
          <w:divBdr>
            <w:top w:val="none" w:sz="0" w:space="0" w:color="auto"/>
            <w:left w:val="none" w:sz="0" w:space="0" w:color="auto"/>
            <w:bottom w:val="none" w:sz="0" w:space="0" w:color="auto"/>
            <w:right w:val="none" w:sz="0" w:space="0" w:color="auto"/>
          </w:divBdr>
        </w:div>
        <w:div w:id="7297458">
          <w:marLeft w:val="640"/>
          <w:marRight w:val="0"/>
          <w:marTop w:val="0"/>
          <w:marBottom w:val="0"/>
          <w:divBdr>
            <w:top w:val="none" w:sz="0" w:space="0" w:color="auto"/>
            <w:left w:val="none" w:sz="0" w:space="0" w:color="auto"/>
            <w:bottom w:val="none" w:sz="0" w:space="0" w:color="auto"/>
            <w:right w:val="none" w:sz="0" w:space="0" w:color="auto"/>
          </w:divBdr>
        </w:div>
        <w:div w:id="20401837">
          <w:marLeft w:val="640"/>
          <w:marRight w:val="0"/>
          <w:marTop w:val="0"/>
          <w:marBottom w:val="0"/>
          <w:divBdr>
            <w:top w:val="none" w:sz="0" w:space="0" w:color="auto"/>
            <w:left w:val="none" w:sz="0" w:space="0" w:color="auto"/>
            <w:bottom w:val="none" w:sz="0" w:space="0" w:color="auto"/>
            <w:right w:val="none" w:sz="0" w:space="0" w:color="auto"/>
          </w:divBdr>
        </w:div>
        <w:div w:id="38239363">
          <w:marLeft w:val="640"/>
          <w:marRight w:val="0"/>
          <w:marTop w:val="0"/>
          <w:marBottom w:val="0"/>
          <w:divBdr>
            <w:top w:val="none" w:sz="0" w:space="0" w:color="auto"/>
            <w:left w:val="none" w:sz="0" w:space="0" w:color="auto"/>
            <w:bottom w:val="none" w:sz="0" w:space="0" w:color="auto"/>
            <w:right w:val="none" w:sz="0" w:space="0" w:color="auto"/>
          </w:divBdr>
        </w:div>
        <w:div w:id="53357267">
          <w:marLeft w:val="640"/>
          <w:marRight w:val="0"/>
          <w:marTop w:val="0"/>
          <w:marBottom w:val="0"/>
          <w:divBdr>
            <w:top w:val="none" w:sz="0" w:space="0" w:color="auto"/>
            <w:left w:val="none" w:sz="0" w:space="0" w:color="auto"/>
            <w:bottom w:val="none" w:sz="0" w:space="0" w:color="auto"/>
            <w:right w:val="none" w:sz="0" w:space="0" w:color="auto"/>
          </w:divBdr>
        </w:div>
        <w:div w:id="61610464">
          <w:marLeft w:val="640"/>
          <w:marRight w:val="0"/>
          <w:marTop w:val="0"/>
          <w:marBottom w:val="0"/>
          <w:divBdr>
            <w:top w:val="none" w:sz="0" w:space="0" w:color="auto"/>
            <w:left w:val="none" w:sz="0" w:space="0" w:color="auto"/>
            <w:bottom w:val="none" w:sz="0" w:space="0" w:color="auto"/>
            <w:right w:val="none" w:sz="0" w:space="0" w:color="auto"/>
          </w:divBdr>
        </w:div>
        <w:div w:id="62997025">
          <w:marLeft w:val="640"/>
          <w:marRight w:val="0"/>
          <w:marTop w:val="0"/>
          <w:marBottom w:val="0"/>
          <w:divBdr>
            <w:top w:val="none" w:sz="0" w:space="0" w:color="auto"/>
            <w:left w:val="none" w:sz="0" w:space="0" w:color="auto"/>
            <w:bottom w:val="none" w:sz="0" w:space="0" w:color="auto"/>
            <w:right w:val="none" w:sz="0" w:space="0" w:color="auto"/>
          </w:divBdr>
        </w:div>
        <w:div w:id="63308945">
          <w:marLeft w:val="640"/>
          <w:marRight w:val="0"/>
          <w:marTop w:val="0"/>
          <w:marBottom w:val="0"/>
          <w:divBdr>
            <w:top w:val="none" w:sz="0" w:space="0" w:color="auto"/>
            <w:left w:val="none" w:sz="0" w:space="0" w:color="auto"/>
            <w:bottom w:val="none" w:sz="0" w:space="0" w:color="auto"/>
            <w:right w:val="none" w:sz="0" w:space="0" w:color="auto"/>
          </w:divBdr>
        </w:div>
        <w:div w:id="124277868">
          <w:marLeft w:val="640"/>
          <w:marRight w:val="0"/>
          <w:marTop w:val="0"/>
          <w:marBottom w:val="0"/>
          <w:divBdr>
            <w:top w:val="none" w:sz="0" w:space="0" w:color="auto"/>
            <w:left w:val="none" w:sz="0" w:space="0" w:color="auto"/>
            <w:bottom w:val="none" w:sz="0" w:space="0" w:color="auto"/>
            <w:right w:val="none" w:sz="0" w:space="0" w:color="auto"/>
          </w:divBdr>
        </w:div>
        <w:div w:id="132719103">
          <w:marLeft w:val="640"/>
          <w:marRight w:val="0"/>
          <w:marTop w:val="0"/>
          <w:marBottom w:val="0"/>
          <w:divBdr>
            <w:top w:val="none" w:sz="0" w:space="0" w:color="auto"/>
            <w:left w:val="none" w:sz="0" w:space="0" w:color="auto"/>
            <w:bottom w:val="none" w:sz="0" w:space="0" w:color="auto"/>
            <w:right w:val="none" w:sz="0" w:space="0" w:color="auto"/>
          </w:divBdr>
        </w:div>
        <w:div w:id="149292785">
          <w:marLeft w:val="640"/>
          <w:marRight w:val="0"/>
          <w:marTop w:val="0"/>
          <w:marBottom w:val="0"/>
          <w:divBdr>
            <w:top w:val="none" w:sz="0" w:space="0" w:color="auto"/>
            <w:left w:val="none" w:sz="0" w:space="0" w:color="auto"/>
            <w:bottom w:val="none" w:sz="0" w:space="0" w:color="auto"/>
            <w:right w:val="none" w:sz="0" w:space="0" w:color="auto"/>
          </w:divBdr>
        </w:div>
        <w:div w:id="150602242">
          <w:marLeft w:val="640"/>
          <w:marRight w:val="0"/>
          <w:marTop w:val="0"/>
          <w:marBottom w:val="0"/>
          <w:divBdr>
            <w:top w:val="none" w:sz="0" w:space="0" w:color="auto"/>
            <w:left w:val="none" w:sz="0" w:space="0" w:color="auto"/>
            <w:bottom w:val="none" w:sz="0" w:space="0" w:color="auto"/>
            <w:right w:val="none" w:sz="0" w:space="0" w:color="auto"/>
          </w:divBdr>
        </w:div>
        <w:div w:id="184559569">
          <w:marLeft w:val="640"/>
          <w:marRight w:val="0"/>
          <w:marTop w:val="0"/>
          <w:marBottom w:val="0"/>
          <w:divBdr>
            <w:top w:val="none" w:sz="0" w:space="0" w:color="auto"/>
            <w:left w:val="none" w:sz="0" w:space="0" w:color="auto"/>
            <w:bottom w:val="none" w:sz="0" w:space="0" w:color="auto"/>
            <w:right w:val="none" w:sz="0" w:space="0" w:color="auto"/>
          </w:divBdr>
        </w:div>
        <w:div w:id="273365767">
          <w:marLeft w:val="640"/>
          <w:marRight w:val="0"/>
          <w:marTop w:val="0"/>
          <w:marBottom w:val="0"/>
          <w:divBdr>
            <w:top w:val="none" w:sz="0" w:space="0" w:color="auto"/>
            <w:left w:val="none" w:sz="0" w:space="0" w:color="auto"/>
            <w:bottom w:val="none" w:sz="0" w:space="0" w:color="auto"/>
            <w:right w:val="none" w:sz="0" w:space="0" w:color="auto"/>
          </w:divBdr>
        </w:div>
        <w:div w:id="279073355">
          <w:marLeft w:val="640"/>
          <w:marRight w:val="0"/>
          <w:marTop w:val="0"/>
          <w:marBottom w:val="0"/>
          <w:divBdr>
            <w:top w:val="none" w:sz="0" w:space="0" w:color="auto"/>
            <w:left w:val="none" w:sz="0" w:space="0" w:color="auto"/>
            <w:bottom w:val="none" w:sz="0" w:space="0" w:color="auto"/>
            <w:right w:val="none" w:sz="0" w:space="0" w:color="auto"/>
          </w:divBdr>
        </w:div>
        <w:div w:id="300036369">
          <w:marLeft w:val="640"/>
          <w:marRight w:val="0"/>
          <w:marTop w:val="0"/>
          <w:marBottom w:val="0"/>
          <w:divBdr>
            <w:top w:val="none" w:sz="0" w:space="0" w:color="auto"/>
            <w:left w:val="none" w:sz="0" w:space="0" w:color="auto"/>
            <w:bottom w:val="none" w:sz="0" w:space="0" w:color="auto"/>
            <w:right w:val="none" w:sz="0" w:space="0" w:color="auto"/>
          </w:divBdr>
        </w:div>
        <w:div w:id="351809678">
          <w:marLeft w:val="640"/>
          <w:marRight w:val="0"/>
          <w:marTop w:val="0"/>
          <w:marBottom w:val="0"/>
          <w:divBdr>
            <w:top w:val="none" w:sz="0" w:space="0" w:color="auto"/>
            <w:left w:val="none" w:sz="0" w:space="0" w:color="auto"/>
            <w:bottom w:val="none" w:sz="0" w:space="0" w:color="auto"/>
            <w:right w:val="none" w:sz="0" w:space="0" w:color="auto"/>
          </w:divBdr>
        </w:div>
        <w:div w:id="355040910">
          <w:marLeft w:val="640"/>
          <w:marRight w:val="0"/>
          <w:marTop w:val="0"/>
          <w:marBottom w:val="0"/>
          <w:divBdr>
            <w:top w:val="none" w:sz="0" w:space="0" w:color="auto"/>
            <w:left w:val="none" w:sz="0" w:space="0" w:color="auto"/>
            <w:bottom w:val="none" w:sz="0" w:space="0" w:color="auto"/>
            <w:right w:val="none" w:sz="0" w:space="0" w:color="auto"/>
          </w:divBdr>
        </w:div>
        <w:div w:id="361904165">
          <w:marLeft w:val="640"/>
          <w:marRight w:val="0"/>
          <w:marTop w:val="0"/>
          <w:marBottom w:val="0"/>
          <w:divBdr>
            <w:top w:val="none" w:sz="0" w:space="0" w:color="auto"/>
            <w:left w:val="none" w:sz="0" w:space="0" w:color="auto"/>
            <w:bottom w:val="none" w:sz="0" w:space="0" w:color="auto"/>
            <w:right w:val="none" w:sz="0" w:space="0" w:color="auto"/>
          </w:divBdr>
        </w:div>
        <w:div w:id="442773625">
          <w:marLeft w:val="640"/>
          <w:marRight w:val="0"/>
          <w:marTop w:val="0"/>
          <w:marBottom w:val="0"/>
          <w:divBdr>
            <w:top w:val="none" w:sz="0" w:space="0" w:color="auto"/>
            <w:left w:val="none" w:sz="0" w:space="0" w:color="auto"/>
            <w:bottom w:val="none" w:sz="0" w:space="0" w:color="auto"/>
            <w:right w:val="none" w:sz="0" w:space="0" w:color="auto"/>
          </w:divBdr>
        </w:div>
        <w:div w:id="453181800">
          <w:marLeft w:val="640"/>
          <w:marRight w:val="0"/>
          <w:marTop w:val="0"/>
          <w:marBottom w:val="0"/>
          <w:divBdr>
            <w:top w:val="none" w:sz="0" w:space="0" w:color="auto"/>
            <w:left w:val="none" w:sz="0" w:space="0" w:color="auto"/>
            <w:bottom w:val="none" w:sz="0" w:space="0" w:color="auto"/>
            <w:right w:val="none" w:sz="0" w:space="0" w:color="auto"/>
          </w:divBdr>
        </w:div>
        <w:div w:id="485245822">
          <w:marLeft w:val="640"/>
          <w:marRight w:val="0"/>
          <w:marTop w:val="0"/>
          <w:marBottom w:val="0"/>
          <w:divBdr>
            <w:top w:val="none" w:sz="0" w:space="0" w:color="auto"/>
            <w:left w:val="none" w:sz="0" w:space="0" w:color="auto"/>
            <w:bottom w:val="none" w:sz="0" w:space="0" w:color="auto"/>
            <w:right w:val="none" w:sz="0" w:space="0" w:color="auto"/>
          </w:divBdr>
        </w:div>
        <w:div w:id="505901633">
          <w:marLeft w:val="640"/>
          <w:marRight w:val="0"/>
          <w:marTop w:val="0"/>
          <w:marBottom w:val="0"/>
          <w:divBdr>
            <w:top w:val="none" w:sz="0" w:space="0" w:color="auto"/>
            <w:left w:val="none" w:sz="0" w:space="0" w:color="auto"/>
            <w:bottom w:val="none" w:sz="0" w:space="0" w:color="auto"/>
            <w:right w:val="none" w:sz="0" w:space="0" w:color="auto"/>
          </w:divBdr>
        </w:div>
        <w:div w:id="546915888">
          <w:marLeft w:val="640"/>
          <w:marRight w:val="0"/>
          <w:marTop w:val="0"/>
          <w:marBottom w:val="0"/>
          <w:divBdr>
            <w:top w:val="none" w:sz="0" w:space="0" w:color="auto"/>
            <w:left w:val="none" w:sz="0" w:space="0" w:color="auto"/>
            <w:bottom w:val="none" w:sz="0" w:space="0" w:color="auto"/>
            <w:right w:val="none" w:sz="0" w:space="0" w:color="auto"/>
          </w:divBdr>
        </w:div>
        <w:div w:id="557207498">
          <w:marLeft w:val="640"/>
          <w:marRight w:val="0"/>
          <w:marTop w:val="0"/>
          <w:marBottom w:val="0"/>
          <w:divBdr>
            <w:top w:val="none" w:sz="0" w:space="0" w:color="auto"/>
            <w:left w:val="none" w:sz="0" w:space="0" w:color="auto"/>
            <w:bottom w:val="none" w:sz="0" w:space="0" w:color="auto"/>
            <w:right w:val="none" w:sz="0" w:space="0" w:color="auto"/>
          </w:divBdr>
        </w:div>
        <w:div w:id="564342259">
          <w:marLeft w:val="640"/>
          <w:marRight w:val="0"/>
          <w:marTop w:val="0"/>
          <w:marBottom w:val="0"/>
          <w:divBdr>
            <w:top w:val="none" w:sz="0" w:space="0" w:color="auto"/>
            <w:left w:val="none" w:sz="0" w:space="0" w:color="auto"/>
            <w:bottom w:val="none" w:sz="0" w:space="0" w:color="auto"/>
            <w:right w:val="none" w:sz="0" w:space="0" w:color="auto"/>
          </w:divBdr>
        </w:div>
        <w:div w:id="591742384">
          <w:marLeft w:val="640"/>
          <w:marRight w:val="0"/>
          <w:marTop w:val="0"/>
          <w:marBottom w:val="0"/>
          <w:divBdr>
            <w:top w:val="none" w:sz="0" w:space="0" w:color="auto"/>
            <w:left w:val="none" w:sz="0" w:space="0" w:color="auto"/>
            <w:bottom w:val="none" w:sz="0" w:space="0" w:color="auto"/>
            <w:right w:val="none" w:sz="0" w:space="0" w:color="auto"/>
          </w:divBdr>
        </w:div>
        <w:div w:id="638194257">
          <w:marLeft w:val="640"/>
          <w:marRight w:val="0"/>
          <w:marTop w:val="0"/>
          <w:marBottom w:val="0"/>
          <w:divBdr>
            <w:top w:val="none" w:sz="0" w:space="0" w:color="auto"/>
            <w:left w:val="none" w:sz="0" w:space="0" w:color="auto"/>
            <w:bottom w:val="none" w:sz="0" w:space="0" w:color="auto"/>
            <w:right w:val="none" w:sz="0" w:space="0" w:color="auto"/>
          </w:divBdr>
        </w:div>
        <w:div w:id="674772413">
          <w:marLeft w:val="640"/>
          <w:marRight w:val="0"/>
          <w:marTop w:val="0"/>
          <w:marBottom w:val="0"/>
          <w:divBdr>
            <w:top w:val="none" w:sz="0" w:space="0" w:color="auto"/>
            <w:left w:val="none" w:sz="0" w:space="0" w:color="auto"/>
            <w:bottom w:val="none" w:sz="0" w:space="0" w:color="auto"/>
            <w:right w:val="none" w:sz="0" w:space="0" w:color="auto"/>
          </w:divBdr>
        </w:div>
        <w:div w:id="683091738">
          <w:marLeft w:val="640"/>
          <w:marRight w:val="0"/>
          <w:marTop w:val="0"/>
          <w:marBottom w:val="0"/>
          <w:divBdr>
            <w:top w:val="none" w:sz="0" w:space="0" w:color="auto"/>
            <w:left w:val="none" w:sz="0" w:space="0" w:color="auto"/>
            <w:bottom w:val="none" w:sz="0" w:space="0" w:color="auto"/>
            <w:right w:val="none" w:sz="0" w:space="0" w:color="auto"/>
          </w:divBdr>
        </w:div>
        <w:div w:id="708799446">
          <w:marLeft w:val="640"/>
          <w:marRight w:val="0"/>
          <w:marTop w:val="0"/>
          <w:marBottom w:val="0"/>
          <w:divBdr>
            <w:top w:val="none" w:sz="0" w:space="0" w:color="auto"/>
            <w:left w:val="none" w:sz="0" w:space="0" w:color="auto"/>
            <w:bottom w:val="none" w:sz="0" w:space="0" w:color="auto"/>
            <w:right w:val="none" w:sz="0" w:space="0" w:color="auto"/>
          </w:divBdr>
        </w:div>
        <w:div w:id="735859310">
          <w:marLeft w:val="640"/>
          <w:marRight w:val="0"/>
          <w:marTop w:val="0"/>
          <w:marBottom w:val="0"/>
          <w:divBdr>
            <w:top w:val="none" w:sz="0" w:space="0" w:color="auto"/>
            <w:left w:val="none" w:sz="0" w:space="0" w:color="auto"/>
            <w:bottom w:val="none" w:sz="0" w:space="0" w:color="auto"/>
            <w:right w:val="none" w:sz="0" w:space="0" w:color="auto"/>
          </w:divBdr>
        </w:div>
        <w:div w:id="747505933">
          <w:marLeft w:val="640"/>
          <w:marRight w:val="0"/>
          <w:marTop w:val="0"/>
          <w:marBottom w:val="0"/>
          <w:divBdr>
            <w:top w:val="none" w:sz="0" w:space="0" w:color="auto"/>
            <w:left w:val="none" w:sz="0" w:space="0" w:color="auto"/>
            <w:bottom w:val="none" w:sz="0" w:space="0" w:color="auto"/>
            <w:right w:val="none" w:sz="0" w:space="0" w:color="auto"/>
          </w:divBdr>
        </w:div>
        <w:div w:id="754010662">
          <w:marLeft w:val="640"/>
          <w:marRight w:val="0"/>
          <w:marTop w:val="0"/>
          <w:marBottom w:val="0"/>
          <w:divBdr>
            <w:top w:val="none" w:sz="0" w:space="0" w:color="auto"/>
            <w:left w:val="none" w:sz="0" w:space="0" w:color="auto"/>
            <w:bottom w:val="none" w:sz="0" w:space="0" w:color="auto"/>
            <w:right w:val="none" w:sz="0" w:space="0" w:color="auto"/>
          </w:divBdr>
        </w:div>
        <w:div w:id="789396558">
          <w:marLeft w:val="640"/>
          <w:marRight w:val="0"/>
          <w:marTop w:val="0"/>
          <w:marBottom w:val="0"/>
          <w:divBdr>
            <w:top w:val="none" w:sz="0" w:space="0" w:color="auto"/>
            <w:left w:val="none" w:sz="0" w:space="0" w:color="auto"/>
            <w:bottom w:val="none" w:sz="0" w:space="0" w:color="auto"/>
            <w:right w:val="none" w:sz="0" w:space="0" w:color="auto"/>
          </w:divBdr>
        </w:div>
        <w:div w:id="823201320">
          <w:marLeft w:val="640"/>
          <w:marRight w:val="0"/>
          <w:marTop w:val="0"/>
          <w:marBottom w:val="0"/>
          <w:divBdr>
            <w:top w:val="none" w:sz="0" w:space="0" w:color="auto"/>
            <w:left w:val="none" w:sz="0" w:space="0" w:color="auto"/>
            <w:bottom w:val="none" w:sz="0" w:space="0" w:color="auto"/>
            <w:right w:val="none" w:sz="0" w:space="0" w:color="auto"/>
          </w:divBdr>
        </w:div>
        <w:div w:id="835148834">
          <w:marLeft w:val="640"/>
          <w:marRight w:val="0"/>
          <w:marTop w:val="0"/>
          <w:marBottom w:val="0"/>
          <w:divBdr>
            <w:top w:val="none" w:sz="0" w:space="0" w:color="auto"/>
            <w:left w:val="none" w:sz="0" w:space="0" w:color="auto"/>
            <w:bottom w:val="none" w:sz="0" w:space="0" w:color="auto"/>
            <w:right w:val="none" w:sz="0" w:space="0" w:color="auto"/>
          </w:divBdr>
        </w:div>
        <w:div w:id="896403415">
          <w:marLeft w:val="640"/>
          <w:marRight w:val="0"/>
          <w:marTop w:val="0"/>
          <w:marBottom w:val="0"/>
          <w:divBdr>
            <w:top w:val="none" w:sz="0" w:space="0" w:color="auto"/>
            <w:left w:val="none" w:sz="0" w:space="0" w:color="auto"/>
            <w:bottom w:val="none" w:sz="0" w:space="0" w:color="auto"/>
            <w:right w:val="none" w:sz="0" w:space="0" w:color="auto"/>
          </w:divBdr>
        </w:div>
        <w:div w:id="908417975">
          <w:marLeft w:val="640"/>
          <w:marRight w:val="0"/>
          <w:marTop w:val="0"/>
          <w:marBottom w:val="0"/>
          <w:divBdr>
            <w:top w:val="none" w:sz="0" w:space="0" w:color="auto"/>
            <w:left w:val="none" w:sz="0" w:space="0" w:color="auto"/>
            <w:bottom w:val="none" w:sz="0" w:space="0" w:color="auto"/>
            <w:right w:val="none" w:sz="0" w:space="0" w:color="auto"/>
          </w:divBdr>
        </w:div>
        <w:div w:id="909461329">
          <w:marLeft w:val="640"/>
          <w:marRight w:val="0"/>
          <w:marTop w:val="0"/>
          <w:marBottom w:val="0"/>
          <w:divBdr>
            <w:top w:val="none" w:sz="0" w:space="0" w:color="auto"/>
            <w:left w:val="none" w:sz="0" w:space="0" w:color="auto"/>
            <w:bottom w:val="none" w:sz="0" w:space="0" w:color="auto"/>
            <w:right w:val="none" w:sz="0" w:space="0" w:color="auto"/>
          </w:divBdr>
        </w:div>
        <w:div w:id="983317037">
          <w:marLeft w:val="640"/>
          <w:marRight w:val="0"/>
          <w:marTop w:val="0"/>
          <w:marBottom w:val="0"/>
          <w:divBdr>
            <w:top w:val="none" w:sz="0" w:space="0" w:color="auto"/>
            <w:left w:val="none" w:sz="0" w:space="0" w:color="auto"/>
            <w:bottom w:val="none" w:sz="0" w:space="0" w:color="auto"/>
            <w:right w:val="none" w:sz="0" w:space="0" w:color="auto"/>
          </w:divBdr>
        </w:div>
        <w:div w:id="1004090175">
          <w:marLeft w:val="640"/>
          <w:marRight w:val="0"/>
          <w:marTop w:val="0"/>
          <w:marBottom w:val="0"/>
          <w:divBdr>
            <w:top w:val="none" w:sz="0" w:space="0" w:color="auto"/>
            <w:left w:val="none" w:sz="0" w:space="0" w:color="auto"/>
            <w:bottom w:val="none" w:sz="0" w:space="0" w:color="auto"/>
            <w:right w:val="none" w:sz="0" w:space="0" w:color="auto"/>
          </w:divBdr>
        </w:div>
        <w:div w:id="1011758213">
          <w:marLeft w:val="640"/>
          <w:marRight w:val="0"/>
          <w:marTop w:val="0"/>
          <w:marBottom w:val="0"/>
          <w:divBdr>
            <w:top w:val="none" w:sz="0" w:space="0" w:color="auto"/>
            <w:left w:val="none" w:sz="0" w:space="0" w:color="auto"/>
            <w:bottom w:val="none" w:sz="0" w:space="0" w:color="auto"/>
            <w:right w:val="none" w:sz="0" w:space="0" w:color="auto"/>
          </w:divBdr>
        </w:div>
        <w:div w:id="1012487727">
          <w:marLeft w:val="640"/>
          <w:marRight w:val="0"/>
          <w:marTop w:val="0"/>
          <w:marBottom w:val="0"/>
          <w:divBdr>
            <w:top w:val="none" w:sz="0" w:space="0" w:color="auto"/>
            <w:left w:val="none" w:sz="0" w:space="0" w:color="auto"/>
            <w:bottom w:val="none" w:sz="0" w:space="0" w:color="auto"/>
            <w:right w:val="none" w:sz="0" w:space="0" w:color="auto"/>
          </w:divBdr>
        </w:div>
        <w:div w:id="1021787437">
          <w:marLeft w:val="640"/>
          <w:marRight w:val="0"/>
          <w:marTop w:val="0"/>
          <w:marBottom w:val="0"/>
          <w:divBdr>
            <w:top w:val="none" w:sz="0" w:space="0" w:color="auto"/>
            <w:left w:val="none" w:sz="0" w:space="0" w:color="auto"/>
            <w:bottom w:val="none" w:sz="0" w:space="0" w:color="auto"/>
            <w:right w:val="none" w:sz="0" w:space="0" w:color="auto"/>
          </w:divBdr>
        </w:div>
        <w:div w:id="1034619273">
          <w:marLeft w:val="640"/>
          <w:marRight w:val="0"/>
          <w:marTop w:val="0"/>
          <w:marBottom w:val="0"/>
          <w:divBdr>
            <w:top w:val="none" w:sz="0" w:space="0" w:color="auto"/>
            <w:left w:val="none" w:sz="0" w:space="0" w:color="auto"/>
            <w:bottom w:val="none" w:sz="0" w:space="0" w:color="auto"/>
            <w:right w:val="none" w:sz="0" w:space="0" w:color="auto"/>
          </w:divBdr>
        </w:div>
        <w:div w:id="1047146122">
          <w:marLeft w:val="640"/>
          <w:marRight w:val="0"/>
          <w:marTop w:val="0"/>
          <w:marBottom w:val="0"/>
          <w:divBdr>
            <w:top w:val="none" w:sz="0" w:space="0" w:color="auto"/>
            <w:left w:val="none" w:sz="0" w:space="0" w:color="auto"/>
            <w:bottom w:val="none" w:sz="0" w:space="0" w:color="auto"/>
            <w:right w:val="none" w:sz="0" w:space="0" w:color="auto"/>
          </w:divBdr>
        </w:div>
        <w:div w:id="1056703225">
          <w:marLeft w:val="640"/>
          <w:marRight w:val="0"/>
          <w:marTop w:val="0"/>
          <w:marBottom w:val="0"/>
          <w:divBdr>
            <w:top w:val="none" w:sz="0" w:space="0" w:color="auto"/>
            <w:left w:val="none" w:sz="0" w:space="0" w:color="auto"/>
            <w:bottom w:val="none" w:sz="0" w:space="0" w:color="auto"/>
            <w:right w:val="none" w:sz="0" w:space="0" w:color="auto"/>
          </w:divBdr>
        </w:div>
        <w:div w:id="1062409948">
          <w:marLeft w:val="640"/>
          <w:marRight w:val="0"/>
          <w:marTop w:val="0"/>
          <w:marBottom w:val="0"/>
          <w:divBdr>
            <w:top w:val="none" w:sz="0" w:space="0" w:color="auto"/>
            <w:left w:val="none" w:sz="0" w:space="0" w:color="auto"/>
            <w:bottom w:val="none" w:sz="0" w:space="0" w:color="auto"/>
            <w:right w:val="none" w:sz="0" w:space="0" w:color="auto"/>
          </w:divBdr>
        </w:div>
        <w:div w:id="1075010020">
          <w:marLeft w:val="640"/>
          <w:marRight w:val="0"/>
          <w:marTop w:val="0"/>
          <w:marBottom w:val="0"/>
          <w:divBdr>
            <w:top w:val="none" w:sz="0" w:space="0" w:color="auto"/>
            <w:left w:val="none" w:sz="0" w:space="0" w:color="auto"/>
            <w:bottom w:val="none" w:sz="0" w:space="0" w:color="auto"/>
            <w:right w:val="none" w:sz="0" w:space="0" w:color="auto"/>
          </w:divBdr>
        </w:div>
        <w:div w:id="1124419573">
          <w:marLeft w:val="640"/>
          <w:marRight w:val="0"/>
          <w:marTop w:val="0"/>
          <w:marBottom w:val="0"/>
          <w:divBdr>
            <w:top w:val="none" w:sz="0" w:space="0" w:color="auto"/>
            <w:left w:val="none" w:sz="0" w:space="0" w:color="auto"/>
            <w:bottom w:val="none" w:sz="0" w:space="0" w:color="auto"/>
            <w:right w:val="none" w:sz="0" w:space="0" w:color="auto"/>
          </w:divBdr>
        </w:div>
        <w:div w:id="1141577950">
          <w:marLeft w:val="640"/>
          <w:marRight w:val="0"/>
          <w:marTop w:val="0"/>
          <w:marBottom w:val="0"/>
          <w:divBdr>
            <w:top w:val="none" w:sz="0" w:space="0" w:color="auto"/>
            <w:left w:val="none" w:sz="0" w:space="0" w:color="auto"/>
            <w:bottom w:val="none" w:sz="0" w:space="0" w:color="auto"/>
            <w:right w:val="none" w:sz="0" w:space="0" w:color="auto"/>
          </w:divBdr>
        </w:div>
        <w:div w:id="1162621412">
          <w:marLeft w:val="640"/>
          <w:marRight w:val="0"/>
          <w:marTop w:val="0"/>
          <w:marBottom w:val="0"/>
          <w:divBdr>
            <w:top w:val="none" w:sz="0" w:space="0" w:color="auto"/>
            <w:left w:val="none" w:sz="0" w:space="0" w:color="auto"/>
            <w:bottom w:val="none" w:sz="0" w:space="0" w:color="auto"/>
            <w:right w:val="none" w:sz="0" w:space="0" w:color="auto"/>
          </w:divBdr>
        </w:div>
        <w:div w:id="1186677478">
          <w:marLeft w:val="640"/>
          <w:marRight w:val="0"/>
          <w:marTop w:val="0"/>
          <w:marBottom w:val="0"/>
          <w:divBdr>
            <w:top w:val="none" w:sz="0" w:space="0" w:color="auto"/>
            <w:left w:val="none" w:sz="0" w:space="0" w:color="auto"/>
            <w:bottom w:val="none" w:sz="0" w:space="0" w:color="auto"/>
            <w:right w:val="none" w:sz="0" w:space="0" w:color="auto"/>
          </w:divBdr>
        </w:div>
        <w:div w:id="1190223185">
          <w:marLeft w:val="640"/>
          <w:marRight w:val="0"/>
          <w:marTop w:val="0"/>
          <w:marBottom w:val="0"/>
          <w:divBdr>
            <w:top w:val="none" w:sz="0" w:space="0" w:color="auto"/>
            <w:left w:val="none" w:sz="0" w:space="0" w:color="auto"/>
            <w:bottom w:val="none" w:sz="0" w:space="0" w:color="auto"/>
            <w:right w:val="none" w:sz="0" w:space="0" w:color="auto"/>
          </w:divBdr>
        </w:div>
        <w:div w:id="1227717959">
          <w:marLeft w:val="640"/>
          <w:marRight w:val="0"/>
          <w:marTop w:val="0"/>
          <w:marBottom w:val="0"/>
          <w:divBdr>
            <w:top w:val="none" w:sz="0" w:space="0" w:color="auto"/>
            <w:left w:val="none" w:sz="0" w:space="0" w:color="auto"/>
            <w:bottom w:val="none" w:sz="0" w:space="0" w:color="auto"/>
            <w:right w:val="none" w:sz="0" w:space="0" w:color="auto"/>
          </w:divBdr>
        </w:div>
        <w:div w:id="1229804499">
          <w:marLeft w:val="640"/>
          <w:marRight w:val="0"/>
          <w:marTop w:val="0"/>
          <w:marBottom w:val="0"/>
          <w:divBdr>
            <w:top w:val="none" w:sz="0" w:space="0" w:color="auto"/>
            <w:left w:val="none" w:sz="0" w:space="0" w:color="auto"/>
            <w:bottom w:val="none" w:sz="0" w:space="0" w:color="auto"/>
            <w:right w:val="none" w:sz="0" w:space="0" w:color="auto"/>
          </w:divBdr>
        </w:div>
        <w:div w:id="1312949044">
          <w:marLeft w:val="640"/>
          <w:marRight w:val="0"/>
          <w:marTop w:val="0"/>
          <w:marBottom w:val="0"/>
          <w:divBdr>
            <w:top w:val="none" w:sz="0" w:space="0" w:color="auto"/>
            <w:left w:val="none" w:sz="0" w:space="0" w:color="auto"/>
            <w:bottom w:val="none" w:sz="0" w:space="0" w:color="auto"/>
            <w:right w:val="none" w:sz="0" w:space="0" w:color="auto"/>
          </w:divBdr>
        </w:div>
        <w:div w:id="1322123520">
          <w:marLeft w:val="640"/>
          <w:marRight w:val="0"/>
          <w:marTop w:val="0"/>
          <w:marBottom w:val="0"/>
          <w:divBdr>
            <w:top w:val="none" w:sz="0" w:space="0" w:color="auto"/>
            <w:left w:val="none" w:sz="0" w:space="0" w:color="auto"/>
            <w:bottom w:val="none" w:sz="0" w:space="0" w:color="auto"/>
            <w:right w:val="none" w:sz="0" w:space="0" w:color="auto"/>
          </w:divBdr>
        </w:div>
        <w:div w:id="1324358994">
          <w:marLeft w:val="640"/>
          <w:marRight w:val="0"/>
          <w:marTop w:val="0"/>
          <w:marBottom w:val="0"/>
          <w:divBdr>
            <w:top w:val="none" w:sz="0" w:space="0" w:color="auto"/>
            <w:left w:val="none" w:sz="0" w:space="0" w:color="auto"/>
            <w:bottom w:val="none" w:sz="0" w:space="0" w:color="auto"/>
            <w:right w:val="none" w:sz="0" w:space="0" w:color="auto"/>
          </w:divBdr>
        </w:div>
        <w:div w:id="1348219335">
          <w:marLeft w:val="640"/>
          <w:marRight w:val="0"/>
          <w:marTop w:val="0"/>
          <w:marBottom w:val="0"/>
          <w:divBdr>
            <w:top w:val="none" w:sz="0" w:space="0" w:color="auto"/>
            <w:left w:val="none" w:sz="0" w:space="0" w:color="auto"/>
            <w:bottom w:val="none" w:sz="0" w:space="0" w:color="auto"/>
            <w:right w:val="none" w:sz="0" w:space="0" w:color="auto"/>
          </w:divBdr>
        </w:div>
        <w:div w:id="1390421713">
          <w:marLeft w:val="640"/>
          <w:marRight w:val="0"/>
          <w:marTop w:val="0"/>
          <w:marBottom w:val="0"/>
          <w:divBdr>
            <w:top w:val="none" w:sz="0" w:space="0" w:color="auto"/>
            <w:left w:val="none" w:sz="0" w:space="0" w:color="auto"/>
            <w:bottom w:val="none" w:sz="0" w:space="0" w:color="auto"/>
            <w:right w:val="none" w:sz="0" w:space="0" w:color="auto"/>
          </w:divBdr>
        </w:div>
        <w:div w:id="1406956946">
          <w:marLeft w:val="640"/>
          <w:marRight w:val="0"/>
          <w:marTop w:val="0"/>
          <w:marBottom w:val="0"/>
          <w:divBdr>
            <w:top w:val="none" w:sz="0" w:space="0" w:color="auto"/>
            <w:left w:val="none" w:sz="0" w:space="0" w:color="auto"/>
            <w:bottom w:val="none" w:sz="0" w:space="0" w:color="auto"/>
            <w:right w:val="none" w:sz="0" w:space="0" w:color="auto"/>
          </w:divBdr>
        </w:div>
        <w:div w:id="1437403056">
          <w:marLeft w:val="640"/>
          <w:marRight w:val="0"/>
          <w:marTop w:val="0"/>
          <w:marBottom w:val="0"/>
          <w:divBdr>
            <w:top w:val="none" w:sz="0" w:space="0" w:color="auto"/>
            <w:left w:val="none" w:sz="0" w:space="0" w:color="auto"/>
            <w:bottom w:val="none" w:sz="0" w:space="0" w:color="auto"/>
            <w:right w:val="none" w:sz="0" w:space="0" w:color="auto"/>
          </w:divBdr>
        </w:div>
        <w:div w:id="1446190157">
          <w:marLeft w:val="640"/>
          <w:marRight w:val="0"/>
          <w:marTop w:val="0"/>
          <w:marBottom w:val="0"/>
          <w:divBdr>
            <w:top w:val="none" w:sz="0" w:space="0" w:color="auto"/>
            <w:left w:val="none" w:sz="0" w:space="0" w:color="auto"/>
            <w:bottom w:val="none" w:sz="0" w:space="0" w:color="auto"/>
            <w:right w:val="none" w:sz="0" w:space="0" w:color="auto"/>
          </w:divBdr>
        </w:div>
        <w:div w:id="1459568118">
          <w:marLeft w:val="640"/>
          <w:marRight w:val="0"/>
          <w:marTop w:val="0"/>
          <w:marBottom w:val="0"/>
          <w:divBdr>
            <w:top w:val="none" w:sz="0" w:space="0" w:color="auto"/>
            <w:left w:val="none" w:sz="0" w:space="0" w:color="auto"/>
            <w:bottom w:val="none" w:sz="0" w:space="0" w:color="auto"/>
            <w:right w:val="none" w:sz="0" w:space="0" w:color="auto"/>
          </w:divBdr>
        </w:div>
        <w:div w:id="1480726126">
          <w:marLeft w:val="640"/>
          <w:marRight w:val="0"/>
          <w:marTop w:val="0"/>
          <w:marBottom w:val="0"/>
          <w:divBdr>
            <w:top w:val="none" w:sz="0" w:space="0" w:color="auto"/>
            <w:left w:val="none" w:sz="0" w:space="0" w:color="auto"/>
            <w:bottom w:val="none" w:sz="0" w:space="0" w:color="auto"/>
            <w:right w:val="none" w:sz="0" w:space="0" w:color="auto"/>
          </w:divBdr>
        </w:div>
        <w:div w:id="1539665168">
          <w:marLeft w:val="640"/>
          <w:marRight w:val="0"/>
          <w:marTop w:val="0"/>
          <w:marBottom w:val="0"/>
          <w:divBdr>
            <w:top w:val="none" w:sz="0" w:space="0" w:color="auto"/>
            <w:left w:val="none" w:sz="0" w:space="0" w:color="auto"/>
            <w:bottom w:val="none" w:sz="0" w:space="0" w:color="auto"/>
            <w:right w:val="none" w:sz="0" w:space="0" w:color="auto"/>
          </w:divBdr>
        </w:div>
        <w:div w:id="1557275665">
          <w:marLeft w:val="640"/>
          <w:marRight w:val="0"/>
          <w:marTop w:val="0"/>
          <w:marBottom w:val="0"/>
          <w:divBdr>
            <w:top w:val="none" w:sz="0" w:space="0" w:color="auto"/>
            <w:left w:val="none" w:sz="0" w:space="0" w:color="auto"/>
            <w:bottom w:val="none" w:sz="0" w:space="0" w:color="auto"/>
            <w:right w:val="none" w:sz="0" w:space="0" w:color="auto"/>
          </w:divBdr>
        </w:div>
        <w:div w:id="1566725463">
          <w:marLeft w:val="640"/>
          <w:marRight w:val="0"/>
          <w:marTop w:val="0"/>
          <w:marBottom w:val="0"/>
          <w:divBdr>
            <w:top w:val="none" w:sz="0" w:space="0" w:color="auto"/>
            <w:left w:val="none" w:sz="0" w:space="0" w:color="auto"/>
            <w:bottom w:val="none" w:sz="0" w:space="0" w:color="auto"/>
            <w:right w:val="none" w:sz="0" w:space="0" w:color="auto"/>
          </w:divBdr>
        </w:div>
        <w:div w:id="1573200177">
          <w:marLeft w:val="640"/>
          <w:marRight w:val="0"/>
          <w:marTop w:val="0"/>
          <w:marBottom w:val="0"/>
          <w:divBdr>
            <w:top w:val="none" w:sz="0" w:space="0" w:color="auto"/>
            <w:left w:val="none" w:sz="0" w:space="0" w:color="auto"/>
            <w:bottom w:val="none" w:sz="0" w:space="0" w:color="auto"/>
            <w:right w:val="none" w:sz="0" w:space="0" w:color="auto"/>
          </w:divBdr>
        </w:div>
        <w:div w:id="1580216881">
          <w:marLeft w:val="640"/>
          <w:marRight w:val="0"/>
          <w:marTop w:val="0"/>
          <w:marBottom w:val="0"/>
          <w:divBdr>
            <w:top w:val="none" w:sz="0" w:space="0" w:color="auto"/>
            <w:left w:val="none" w:sz="0" w:space="0" w:color="auto"/>
            <w:bottom w:val="none" w:sz="0" w:space="0" w:color="auto"/>
            <w:right w:val="none" w:sz="0" w:space="0" w:color="auto"/>
          </w:divBdr>
        </w:div>
        <w:div w:id="1611663125">
          <w:marLeft w:val="640"/>
          <w:marRight w:val="0"/>
          <w:marTop w:val="0"/>
          <w:marBottom w:val="0"/>
          <w:divBdr>
            <w:top w:val="none" w:sz="0" w:space="0" w:color="auto"/>
            <w:left w:val="none" w:sz="0" w:space="0" w:color="auto"/>
            <w:bottom w:val="none" w:sz="0" w:space="0" w:color="auto"/>
            <w:right w:val="none" w:sz="0" w:space="0" w:color="auto"/>
          </w:divBdr>
        </w:div>
        <w:div w:id="1612975559">
          <w:marLeft w:val="640"/>
          <w:marRight w:val="0"/>
          <w:marTop w:val="0"/>
          <w:marBottom w:val="0"/>
          <w:divBdr>
            <w:top w:val="none" w:sz="0" w:space="0" w:color="auto"/>
            <w:left w:val="none" w:sz="0" w:space="0" w:color="auto"/>
            <w:bottom w:val="none" w:sz="0" w:space="0" w:color="auto"/>
            <w:right w:val="none" w:sz="0" w:space="0" w:color="auto"/>
          </w:divBdr>
        </w:div>
        <w:div w:id="1638610861">
          <w:marLeft w:val="640"/>
          <w:marRight w:val="0"/>
          <w:marTop w:val="0"/>
          <w:marBottom w:val="0"/>
          <w:divBdr>
            <w:top w:val="none" w:sz="0" w:space="0" w:color="auto"/>
            <w:left w:val="none" w:sz="0" w:space="0" w:color="auto"/>
            <w:bottom w:val="none" w:sz="0" w:space="0" w:color="auto"/>
            <w:right w:val="none" w:sz="0" w:space="0" w:color="auto"/>
          </w:divBdr>
        </w:div>
        <w:div w:id="1638946935">
          <w:marLeft w:val="640"/>
          <w:marRight w:val="0"/>
          <w:marTop w:val="0"/>
          <w:marBottom w:val="0"/>
          <w:divBdr>
            <w:top w:val="none" w:sz="0" w:space="0" w:color="auto"/>
            <w:left w:val="none" w:sz="0" w:space="0" w:color="auto"/>
            <w:bottom w:val="none" w:sz="0" w:space="0" w:color="auto"/>
            <w:right w:val="none" w:sz="0" w:space="0" w:color="auto"/>
          </w:divBdr>
        </w:div>
        <w:div w:id="1687438959">
          <w:marLeft w:val="640"/>
          <w:marRight w:val="0"/>
          <w:marTop w:val="0"/>
          <w:marBottom w:val="0"/>
          <w:divBdr>
            <w:top w:val="none" w:sz="0" w:space="0" w:color="auto"/>
            <w:left w:val="none" w:sz="0" w:space="0" w:color="auto"/>
            <w:bottom w:val="none" w:sz="0" w:space="0" w:color="auto"/>
            <w:right w:val="none" w:sz="0" w:space="0" w:color="auto"/>
          </w:divBdr>
        </w:div>
        <w:div w:id="1713185824">
          <w:marLeft w:val="640"/>
          <w:marRight w:val="0"/>
          <w:marTop w:val="0"/>
          <w:marBottom w:val="0"/>
          <w:divBdr>
            <w:top w:val="none" w:sz="0" w:space="0" w:color="auto"/>
            <w:left w:val="none" w:sz="0" w:space="0" w:color="auto"/>
            <w:bottom w:val="none" w:sz="0" w:space="0" w:color="auto"/>
            <w:right w:val="none" w:sz="0" w:space="0" w:color="auto"/>
          </w:divBdr>
        </w:div>
        <w:div w:id="1715544851">
          <w:marLeft w:val="640"/>
          <w:marRight w:val="0"/>
          <w:marTop w:val="0"/>
          <w:marBottom w:val="0"/>
          <w:divBdr>
            <w:top w:val="none" w:sz="0" w:space="0" w:color="auto"/>
            <w:left w:val="none" w:sz="0" w:space="0" w:color="auto"/>
            <w:bottom w:val="none" w:sz="0" w:space="0" w:color="auto"/>
            <w:right w:val="none" w:sz="0" w:space="0" w:color="auto"/>
          </w:divBdr>
        </w:div>
        <w:div w:id="1729458296">
          <w:marLeft w:val="640"/>
          <w:marRight w:val="0"/>
          <w:marTop w:val="0"/>
          <w:marBottom w:val="0"/>
          <w:divBdr>
            <w:top w:val="none" w:sz="0" w:space="0" w:color="auto"/>
            <w:left w:val="none" w:sz="0" w:space="0" w:color="auto"/>
            <w:bottom w:val="none" w:sz="0" w:space="0" w:color="auto"/>
            <w:right w:val="none" w:sz="0" w:space="0" w:color="auto"/>
          </w:divBdr>
        </w:div>
        <w:div w:id="1751004240">
          <w:marLeft w:val="640"/>
          <w:marRight w:val="0"/>
          <w:marTop w:val="0"/>
          <w:marBottom w:val="0"/>
          <w:divBdr>
            <w:top w:val="none" w:sz="0" w:space="0" w:color="auto"/>
            <w:left w:val="none" w:sz="0" w:space="0" w:color="auto"/>
            <w:bottom w:val="none" w:sz="0" w:space="0" w:color="auto"/>
            <w:right w:val="none" w:sz="0" w:space="0" w:color="auto"/>
          </w:divBdr>
        </w:div>
        <w:div w:id="1790464554">
          <w:marLeft w:val="640"/>
          <w:marRight w:val="0"/>
          <w:marTop w:val="0"/>
          <w:marBottom w:val="0"/>
          <w:divBdr>
            <w:top w:val="none" w:sz="0" w:space="0" w:color="auto"/>
            <w:left w:val="none" w:sz="0" w:space="0" w:color="auto"/>
            <w:bottom w:val="none" w:sz="0" w:space="0" w:color="auto"/>
            <w:right w:val="none" w:sz="0" w:space="0" w:color="auto"/>
          </w:divBdr>
        </w:div>
        <w:div w:id="1803384125">
          <w:marLeft w:val="640"/>
          <w:marRight w:val="0"/>
          <w:marTop w:val="0"/>
          <w:marBottom w:val="0"/>
          <w:divBdr>
            <w:top w:val="none" w:sz="0" w:space="0" w:color="auto"/>
            <w:left w:val="none" w:sz="0" w:space="0" w:color="auto"/>
            <w:bottom w:val="none" w:sz="0" w:space="0" w:color="auto"/>
            <w:right w:val="none" w:sz="0" w:space="0" w:color="auto"/>
          </w:divBdr>
        </w:div>
        <w:div w:id="1821533871">
          <w:marLeft w:val="640"/>
          <w:marRight w:val="0"/>
          <w:marTop w:val="0"/>
          <w:marBottom w:val="0"/>
          <w:divBdr>
            <w:top w:val="none" w:sz="0" w:space="0" w:color="auto"/>
            <w:left w:val="none" w:sz="0" w:space="0" w:color="auto"/>
            <w:bottom w:val="none" w:sz="0" w:space="0" w:color="auto"/>
            <w:right w:val="none" w:sz="0" w:space="0" w:color="auto"/>
          </w:divBdr>
        </w:div>
        <w:div w:id="1822889934">
          <w:marLeft w:val="640"/>
          <w:marRight w:val="0"/>
          <w:marTop w:val="0"/>
          <w:marBottom w:val="0"/>
          <w:divBdr>
            <w:top w:val="none" w:sz="0" w:space="0" w:color="auto"/>
            <w:left w:val="none" w:sz="0" w:space="0" w:color="auto"/>
            <w:bottom w:val="none" w:sz="0" w:space="0" w:color="auto"/>
            <w:right w:val="none" w:sz="0" w:space="0" w:color="auto"/>
          </w:divBdr>
        </w:div>
        <w:div w:id="1828158420">
          <w:marLeft w:val="640"/>
          <w:marRight w:val="0"/>
          <w:marTop w:val="0"/>
          <w:marBottom w:val="0"/>
          <w:divBdr>
            <w:top w:val="none" w:sz="0" w:space="0" w:color="auto"/>
            <w:left w:val="none" w:sz="0" w:space="0" w:color="auto"/>
            <w:bottom w:val="none" w:sz="0" w:space="0" w:color="auto"/>
            <w:right w:val="none" w:sz="0" w:space="0" w:color="auto"/>
          </w:divBdr>
        </w:div>
        <w:div w:id="1862083248">
          <w:marLeft w:val="640"/>
          <w:marRight w:val="0"/>
          <w:marTop w:val="0"/>
          <w:marBottom w:val="0"/>
          <w:divBdr>
            <w:top w:val="none" w:sz="0" w:space="0" w:color="auto"/>
            <w:left w:val="none" w:sz="0" w:space="0" w:color="auto"/>
            <w:bottom w:val="none" w:sz="0" w:space="0" w:color="auto"/>
            <w:right w:val="none" w:sz="0" w:space="0" w:color="auto"/>
          </w:divBdr>
        </w:div>
        <w:div w:id="1877429571">
          <w:marLeft w:val="640"/>
          <w:marRight w:val="0"/>
          <w:marTop w:val="0"/>
          <w:marBottom w:val="0"/>
          <w:divBdr>
            <w:top w:val="none" w:sz="0" w:space="0" w:color="auto"/>
            <w:left w:val="none" w:sz="0" w:space="0" w:color="auto"/>
            <w:bottom w:val="none" w:sz="0" w:space="0" w:color="auto"/>
            <w:right w:val="none" w:sz="0" w:space="0" w:color="auto"/>
          </w:divBdr>
        </w:div>
        <w:div w:id="1930580228">
          <w:marLeft w:val="640"/>
          <w:marRight w:val="0"/>
          <w:marTop w:val="0"/>
          <w:marBottom w:val="0"/>
          <w:divBdr>
            <w:top w:val="none" w:sz="0" w:space="0" w:color="auto"/>
            <w:left w:val="none" w:sz="0" w:space="0" w:color="auto"/>
            <w:bottom w:val="none" w:sz="0" w:space="0" w:color="auto"/>
            <w:right w:val="none" w:sz="0" w:space="0" w:color="auto"/>
          </w:divBdr>
        </w:div>
        <w:div w:id="1965885277">
          <w:marLeft w:val="640"/>
          <w:marRight w:val="0"/>
          <w:marTop w:val="0"/>
          <w:marBottom w:val="0"/>
          <w:divBdr>
            <w:top w:val="none" w:sz="0" w:space="0" w:color="auto"/>
            <w:left w:val="none" w:sz="0" w:space="0" w:color="auto"/>
            <w:bottom w:val="none" w:sz="0" w:space="0" w:color="auto"/>
            <w:right w:val="none" w:sz="0" w:space="0" w:color="auto"/>
          </w:divBdr>
        </w:div>
        <w:div w:id="1973824033">
          <w:marLeft w:val="640"/>
          <w:marRight w:val="0"/>
          <w:marTop w:val="0"/>
          <w:marBottom w:val="0"/>
          <w:divBdr>
            <w:top w:val="none" w:sz="0" w:space="0" w:color="auto"/>
            <w:left w:val="none" w:sz="0" w:space="0" w:color="auto"/>
            <w:bottom w:val="none" w:sz="0" w:space="0" w:color="auto"/>
            <w:right w:val="none" w:sz="0" w:space="0" w:color="auto"/>
          </w:divBdr>
        </w:div>
        <w:div w:id="1981879237">
          <w:marLeft w:val="640"/>
          <w:marRight w:val="0"/>
          <w:marTop w:val="0"/>
          <w:marBottom w:val="0"/>
          <w:divBdr>
            <w:top w:val="none" w:sz="0" w:space="0" w:color="auto"/>
            <w:left w:val="none" w:sz="0" w:space="0" w:color="auto"/>
            <w:bottom w:val="none" w:sz="0" w:space="0" w:color="auto"/>
            <w:right w:val="none" w:sz="0" w:space="0" w:color="auto"/>
          </w:divBdr>
        </w:div>
        <w:div w:id="2003461108">
          <w:marLeft w:val="640"/>
          <w:marRight w:val="0"/>
          <w:marTop w:val="0"/>
          <w:marBottom w:val="0"/>
          <w:divBdr>
            <w:top w:val="none" w:sz="0" w:space="0" w:color="auto"/>
            <w:left w:val="none" w:sz="0" w:space="0" w:color="auto"/>
            <w:bottom w:val="none" w:sz="0" w:space="0" w:color="auto"/>
            <w:right w:val="none" w:sz="0" w:space="0" w:color="auto"/>
          </w:divBdr>
        </w:div>
        <w:div w:id="2004581810">
          <w:marLeft w:val="640"/>
          <w:marRight w:val="0"/>
          <w:marTop w:val="0"/>
          <w:marBottom w:val="0"/>
          <w:divBdr>
            <w:top w:val="none" w:sz="0" w:space="0" w:color="auto"/>
            <w:left w:val="none" w:sz="0" w:space="0" w:color="auto"/>
            <w:bottom w:val="none" w:sz="0" w:space="0" w:color="auto"/>
            <w:right w:val="none" w:sz="0" w:space="0" w:color="auto"/>
          </w:divBdr>
        </w:div>
        <w:div w:id="2014989682">
          <w:marLeft w:val="640"/>
          <w:marRight w:val="0"/>
          <w:marTop w:val="0"/>
          <w:marBottom w:val="0"/>
          <w:divBdr>
            <w:top w:val="none" w:sz="0" w:space="0" w:color="auto"/>
            <w:left w:val="none" w:sz="0" w:space="0" w:color="auto"/>
            <w:bottom w:val="none" w:sz="0" w:space="0" w:color="auto"/>
            <w:right w:val="none" w:sz="0" w:space="0" w:color="auto"/>
          </w:divBdr>
        </w:div>
        <w:div w:id="2046978251">
          <w:marLeft w:val="640"/>
          <w:marRight w:val="0"/>
          <w:marTop w:val="0"/>
          <w:marBottom w:val="0"/>
          <w:divBdr>
            <w:top w:val="none" w:sz="0" w:space="0" w:color="auto"/>
            <w:left w:val="none" w:sz="0" w:space="0" w:color="auto"/>
            <w:bottom w:val="none" w:sz="0" w:space="0" w:color="auto"/>
            <w:right w:val="none" w:sz="0" w:space="0" w:color="auto"/>
          </w:divBdr>
        </w:div>
        <w:div w:id="2073888498">
          <w:marLeft w:val="640"/>
          <w:marRight w:val="0"/>
          <w:marTop w:val="0"/>
          <w:marBottom w:val="0"/>
          <w:divBdr>
            <w:top w:val="none" w:sz="0" w:space="0" w:color="auto"/>
            <w:left w:val="none" w:sz="0" w:space="0" w:color="auto"/>
            <w:bottom w:val="none" w:sz="0" w:space="0" w:color="auto"/>
            <w:right w:val="none" w:sz="0" w:space="0" w:color="auto"/>
          </w:divBdr>
        </w:div>
        <w:div w:id="2083062226">
          <w:marLeft w:val="640"/>
          <w:marRight w:val="0"/>
          <w:marTop w:val="0"/>
          <w:marBottom w:val="0"/>
          <w:divBdr>
            <w:top w:val="none" w:sz="0" w:space="0" w:color="auto"/>
            <w:left w:val="none" w:sz="0" w:space="0" w:color="auto"/>
            <w:bottom w:val="none" w:sz="0" w:space="0" w:color="auto"/>
            <w:right w:val="none" w:sz="0" w:space="0" w:color="auto"/>
          </w:divBdr>
        </w:div>
        <w:div w:id="2098358533">
          <w:marLeft w:val="640"/>
          <w:marRight w:val="0"/>
          <w:marTop w:val="0"/>
          <w:marBottom w:val="0"/>
          <w:divBdr>
            <w:top w:val="none" w:sz="0" w:space="0" w:color="auto"/>
            <w:left w:val="none" w:sz="0" w:space="0" w:color="auto"/>
            <w:bottom w:val="none" w:sz="0" w:space="0" w:color="auto"/>
            <w:right w:val="none" w:sz="0" w:space="0" w:color="auto"/>
          </w:divBdr>
        </w:div>
        <w:div w:id="2101026632">
          <w:marLeft w:val="640"/>
          <w:marRight w:val="0"/>
          <w:marTop w:val="0"/>
          <w:marBottom w:val="0"/>
          <w:divBdr>
            <w:top w:val="none" w:sz="0" w:space="0" w:color="auto"/>
            <w:left w:val="none" w:sz="0" w:space="0" w:color="auto"/>
            <w:bottom w:val="none" w:sz="0" w:space="0" w:color="auto"/>
            <w:right w:val="none" w:sz="0" w:space="0" w:color="auto"/>
          </w:divBdr>
        </w:div>
        <w:div w:id="2147310611">
          <w:marLeft w:val="640"/>
          <w:marRight w:val="0"/>
          <w:marTop w:val="0"/>
          <w:marBottom w:val="0"/>
          <w:divBdr>
            <w:top w:val="none" w:sz="0" w:space="0" w:color="auto"/>
            <w:left w:val="none" w:sz="0" w:space="0" w:color="auto"/>
            <w:bottom w:val="none" w:sz="0" w:space="0" w:color="auto"/>
            <w:right w:val="none" w:sz="0" w:space="0" w:color="auto"/>
          </w:divBdr>
        </w:div>
      </w:divsChild>
    </w:div>
    <w:div w:id="1554846193">
      <w:bodyDiv w:val="1"/>
      <w:marLeft w:val="0"/>
      <w:marRight w:val="0"/>
      <w:marTop w:val="0"/>
      <w:marBottom w:val="0"/>
      <w:divBdr>
        <w:top w:val="none" w:sz="0" w:space="0" w:color="auto"/>
        <w:left w:val="none" w:sz="0" w:space="0" w:color="auto"/>
        <w:bottom w:val="none" w:sz="0" w:space="0" w:color="auto"/>
        <w:right w:val="none" w:sz="0" w:space="0" w:color="auto"/>
      </w:divBdr>
      <w:divsChild>
        <w:div w:id="10687296">
          <w:marLeft w:val="640"/>
          <w:marRight w:val="0"/>
          <w:marTop w:val="0"/>
          <w:marBottom w:val="0"/>
          <w:divBdr>
            <w:top w:val="none" w:sz="0" w:space="0" w:color="auto"/>
            <w:left w:val="none" w:sz="0" w:space="0" w:color="auto"/>
            <w:bottom w:val="none" w:sz="0" w:space="0" w:color="auto"/>
            <w:right w:val="none" w:sz="0" w:space="0" w:color="auto"/>
          </w:divBdr>
        </w:div>
        <w:div w:id="33235786">
          <w:marLeft w:val="640"/>
          <w:marRight w:val="0"/>
          <w:marTop w:val="0"/>
          <w:marBottom w:val="0"/>
          <w:divBdr>
            <w:top w:val="none" w:sz="0" w:space="0" w:color="auto"/>
            <w:left w:val="none" w:sz="0" w:space="0" w:color="auto"/>
            <w:bottom w:val="none" w:sz="0" w:space="0" w:color="auto"/>
            <w:right w:val="none" w:sz="0" w:space="0" w:color="auto"/>
          </w:divBdr>
        </w:div>
        <w:div w:id="50616907">
          <w:marLeft w:val="640"/>
          <w:marRight w:val="0"/>
          <w:marTop w:val="0"/>
          <w:marBottom w:val="0"/>
          <w:divBdr>
            <w:top w:val="none" w:sz="0" w:space="0" w:color="auto"/>
            <w:left w:val="none" w:sz="0" w:space="0" w:color="auto"/>
            <w:bottom w:val="none" w:sz="0" w:space="0" w:color="auto"/>
            <w:right w:val="none" w:sz="0" w:space="0" w:color="auto"/>
          </w:divBdr>
        </w:div>
        <w:div w:id="52969985">
          <w:marLeft w:val="640"/>
          <w:marRight w:val="0"/>
          <w:marTop w:val="0"/>
          <w:marBottom w:val="0"/>
          <w:divBdr>
            <w:top w:val="none" w:sz="0" w:space="0" w:color="auto"/>
            <w:left w:val="none" w:sz="0" w:space="0" w:color="auto"/>
            <w:bottom w:val="none" w:sz="0" w:space="0" w:color="auto"/>
            <w:right w:val="none" w:sz="0" w:space="0" w:color="auto"/>
          </w:divBdr>
        </w:div>
        <w:div w:id="126825273">
          <w:marLeft w:val="640"/>
          <w:marRight w:val="0"/>
          <w:marTop w:val="0"/>
          <w:marBottom w:val="0"/>
          <w:divBdr>
            <w:top w:val="none" w:sz="0" w:space="0" w:color="auto"/>
            <w:left w:val="none" w:sz="0" w:space="0" w:color="auto"/>
            <w:bottom w:val="none" w:sz="0" w:space="0" w:color="auto"/>
            <w:right w:val="none" w:sz="0" w:space="0" w:color="auto"/>
          </w:divBdr>
        </w:div>
        <w:div w:id="157889921">
          <w:marLeft w:val="640"/>
          <w:marRight w:val="0"/>
          <w:marTop w:val="0"/>
          <w:marBottom w:val="0"/>
          <w:divBdr>
            <w:top w:val="none" w:sz="0" w:space="0" w:color="auto"/>
            <w:left w:val="none" w:sz="0" w:space="0" w:color="auto"/>
            <w:bottom w:val="none" w:sz="0" w:space="0" w:color="auto"/>
            <w:right w:val="none" w:sz="0" w:space="0" w:color="auto"/>
          </w:divBdr>
        </w:div>
        <w:div w:id="262811972">
          <w:marLeft w:val="640"/>
          <w:marRight w:val="0"/>
          <w:marTop w:val="0"/>
          <w:marBottom w:val="0"/>
          <w:divBdr>
            <w:top w:val="none" w:sz="0" w:space="0" w:color="auto"/>
            <w:left w:val="none" w:sz="0" w:space="0" w:color="auto"/>
            <w:bottom w:val="none" w:sz="0" w:space="0" w:color="auto"/>
            <w:right w:val="none" w:sz="0" w:space="0" w:color="auto"/>
          </w:divBdr>
        </w:div>
        <w:div w:id="264072191">
          <w:marLeft w:val="640"/>
          <w:marRight w:val="0"/>
          <w:marTop w:val="0"/>
          <w:marBottom w:val="0"/>
          <w:divBdr>
            <w:top w:val="none" w:sz="0" w:space="0" w:color="auto"/>
            <w:left w:val="none" w:sz="0" w:space="0" w:color="auto"/>
            <w:bottom w:val="none" w:sz="0" w:space="0" w:color="auto"/>
            <w:right w:val="none" w:sz="0" w:space="0" w:color="auto"/>
          </w:divBdr>
        </w:div>
        <w:div w:id="306516364">
          <w:marLeft w:val="640"/>
          <w:marRight w:val="0"/>
          <w:marTop w:val="0"/>
          <w:marBottom w:val="0"/>
          <w:divBdr>
            <w:top w:val="none" w:sz="0" w:space="0" w:color="auto"/>
            <w:left w:val="none" w:sz="0" w:space="0" w:color="auto"/>
            <w:bottom w:val="none" w:sz="0" w:space="0" w:color="auto"/>
            <w:right w:val="none" w:sz="0" w:space="0" w:color="auto"/>
          </w:divBdr>
        </w:div>
        <w:div w:id="309096742">
          <w:marLeft w:val="640"/>
          <w:marRight w:val="0"/>
          <w:marTop w:val="0"/>
          <w:marBottom w:val="0"/>
          <w:divBdr>
            <w:top w:val="none" w:sz="0" w:space="0" w:color="auto"/>
            <w:left w:val="none" w:sz="0" w:space="0" w:color="auto"/>
            <w:bottom w:val="none" w:sz="0" w:space="0" w:color="auto"/>
            <w:right w:val="none" w:sz="0" w:space="0" w:color="auto"/>
          </w:divBdr>
        </w:div>
        <w:div w:id="318581534">
          <w:marLeft w:val="640"/>
          <w:marRight w:val="0"/>
          <w:marTop w:val="0"/>
          <w:marBottom w:val="0"/>
          <w:divBdr>
            <w:top w:val="none" w:sz="0" w:space="0" w:color="auto"/>
            <w:left w:val="none" w:sz="0" w:space="0" w:color="auto"/>
            <w:bottom w:val="none" w:sz="0" w:space="0" w:color="auto"/>
            <w:right w:val="none" w:sz="0" w:space="0" w:color="auto"/>
          </w:divBdr>
        </w:div>
        <w:div w:id="331490703">
          <w:marLeft w:val="640"/>
          <w:marRight w:val="0"/>
          <w:marTop w:val="0"/>
          <w:marBottom w:val="0"/>
          <w:divBdr>
            <w:top w:val="none" w:sz="0" w:space="0" w:color="auto"/>
            <w:left w:val="none" w:sz="0" w:space="0" w:color="auto"/>
            <w:bottom w:val="none" w:sz="0" w:space="0" w:color="auto"/>
            <w:right w:val="none" w:sz="0" w:space="0" w:color="auto"/>
          </w:divBdr>
        </w:div>
        <w:div w:id="338432539">
          <w:marLeft w:val="640"/>
          <w:marRight w:val="0"/>
          <w:marTop w:val="0"/>
          <w:marBottom w:val="0"/>
          <w:divBdr>
            <w:top w:val="none" w:sz="0" w:space="0" w:color="auto"/>
            <w:left w:val="none" w:sz="0" w:space="0" w:color="auto"/>
            <w:bottom w:val="none" w:sz="0" w:space="0" w:color="auto"/>
            <w:right w:val="none" w:sz="0" w:space="0" w:color="auto"/>
          </w:divBdr>
        </w:div>
        <w:div w:id="358748015">
          <w:marLeft w:val="640"/>
          <w:marRight w:val="0"/>
          <w:marTop w:val="0"/>
          <w:marBottom w:val="0"/>
          <w:divBdr>
            <w:top w:val="none" w:sz="0" w:space="0" w:color="auto"/>
            <w:left w:val="none" w:sz="0" w:space="0" w:color="auto"/>
            <w:bottom w:val="none" w:sz="0" w:space="0" w:color="auto"/>
            <w:right w:val="none" w:sz="0" w:space="0" w:color="auto"/>
          </w:divBdr>
        </w:div>
        <w:div w:id="385229652">
          <w:marLeft w:val="640"/>
          <w:marRight w:val="0"/>
          <w:marTop w:val="0"/>
          <w:marBottom w:val="0"/>
          <w:divBdr>
            <w:top w:val="none" w:sz="0" w:space="0" w:color="auto"/>
            <w:left w:val="none" w:sz="0" w:space="0" w:color="auto"/>
            <w:bottom w:val="none" w:sz="0" w:space="0" w:color="auto"/>
            <w:right w:val="none" w:sz="0" w:space="0" w:color="auto"/>
          </w:divBdr>
        </w:div>
        <w:div w:id="386031166">
          <w:marLeft w:val="640"/>
          <w:marRight w:val="0"/>
          <w:marTop w:val="0"/>
          <w:marBottom w:val="0"/>
          <w:divBdr>
            <w:top w:val="none" w:sz="0" w:space="0" w:color="auto"/>
            <w:left w:val="none" w:sz="0" w:space="0" w:color="auto"/>
            <w:bottom w:val="none" w:sz="0" w:space="0" w:color="auto"/>
            <w:right w:val="none" w:sz="0" w:space="0" w:color="auto"/>
          </w:divBdr>
        </w:div>
        <w:div w:id="411854228">
          <w:marLeft w:val="640"/>
          <w:marRight w:val="0"/>
          <w:marTop w:val="0"/>
          <w:marBottom w:val="0"/>
          <w:divBdr>
            <w:top w:val="none" w:sz="0" w:space="0" w:color="auto"/>
            <w:left w:val="none" w:sz="0" w:space="0" w:color="auto"/>
            <w:bottom w:val="none" w:sz="0" w:space="0" w:color="auto"/>
            <w:right w:val="none" w:sz="0" w:space="0" w:color="auto"/>
          </w:divBdr>
        </w:div>
        <w:div w:id="424545502">
          <w:marLeft w:val="640"/>
          <w:marRight w:val="0"/>
          <w:marTop w:val="0"/>
          <w:marBottom w:val="0"/>
          <w:divBdr>
            <w:top w:val="none" w:sz="0" w:space="0" w:color="auto"/>
            <w:left w:val="none" w:sz="0" w:space="0" w:color="auto"/>
            <w:bottom w:val="none" w:sz="0" w:space="0" w:color="auto"/>
            <w:right w:val="none" w:sz="0" w:space="0" w:color="auto"/>
          </w:divBdr>
        </w:div>
        <w:div w:id="425348512">
          <w:marLeft w:val="640"/>
          <w:marRight w:val="0"/>
          <w:marTop w:val="0"/>
          <w:marBottom w:val="0"/>
          <w:divBdr>
            <w:top w:val="none" w:sz="0" w:space="0" w:color="auto"/>
            <w:left w:val="none" w:sz="0" w:space="0" w:color="auto"/>
            <w:bottom w:val="none" w:sz="0" w:space="0" w:color="auto"/>
            <w:right w:val="none" w:sz="0" w:space="0" w:color="auto"/>
          </w:divBdr>
        </w:div>
        <w:div w:id="432670990">
          <w:marLeft w:val="640"/>
          <w:marRight w:val="0"/>
          <w:marTop w:val="0"/>
          <w:marBottom w:val="0"/>
          <w:divBdr>
            <w:top w:val="none" w:sz="0" w:space="0" w:color="auto"/>
            <w:left w:val="none" w:sz="0" w:space="0" w:color="auto"/>
            <w:bottom w:val="none" w:sz="0" w:space="0" w:color="auto"/>
            <w:right w:val="none" w:sz="0" w:space="0" w:color="auto"/>
          </w:divBdr>
        </w:div>
        <w:div w:id="444083608">
          <w:marLeft w:val="640"/>
          <w:marRight w:val="0"/>
          <w:marTop w:val="0"/>
          <w:marBottom w:val="0"/>
          <w:divBdr>
            <w:top w:val="none" w:sz="0" w:space="0" w:color="auto"/>
            <w:left w:val="none" w:sz="0" w:space="0" w:color="auto"/>
            <w:bottom w:val="none" w:sz="0" w:space="0" w:color="auto"/>
            <w:right w:val="none" w:sz="0" w:space="0" w:color="auto"/>
          </w:divBdr>
        </w:div>
        <w:div w:id="465203447">
          <w:marLeft w:val="640"/>
          <w:marRight w:val="0"/>
          <w:marTop w:val="0"/>
          <w:marBottom w:val="0"/>
          <w:divBdr>
            <w:top w:val="none" w:sz="0" w:space="0" w:color="auto"/>
            <w:left w:val="none" w:sz="0" w:space="0" w:color="auto"/>
            <w:bottom w:val="none" w:sz="0" w:space="0" w:color="auto"/>
            <w:right w:val="none" w:sz="0" w:space="0" w:color="auto"/>
          </w:divBdr>
        </w:div>
        <w:div w:id="497043695">
          <w:marLeft w:val="640"/>
          <w:marRight w:val="0"/>
          <w:marTop w:val="0"/>
          <w:marBottom w:val="0"/>
          <w:divBdr>
            <w:top w:val="none" w:sz="0" w:space="0" w:color="auto"/>
            <w:left w:val="none" w:sz="0" w:space="0" w:color="auto"/>
            <w:bottom w:val="none" w:sz="0" w:space="0" w:color="auto"/>
            <w:right w:val="none" w:sz="0" w:space="0" w:color="auto"/>
          </w:divBdr>
        </w:div>
        <w:div w:id="516772239">
          <w:marLeft w:val="640"/>
          <w:marRight w:val="0"/>
          <w:marTop w:val="0"/>
          <w:marBottom w:val="0"/>
          <w:divBdr>
            <w:top w:val="none" w:sz="0" w:space="0" w:color="auto"/>
            <w:left w:val="none" w:sz="0" w:space="0" w:color="auto"/>
            <w:bottom w:val="none" w:sz="0" w:space="0" w:color="auto"/>
            <w:right w:val="none" w:sz="0" w:space="0" w:color="auto"/>
          </w:divBdr>
        </w:div>
        <w:div w:id="614214452">
          <w:marLeft w:val="640"/>
          <w:marRight w:val="0"/>
          <w:marTop w:val="0"/>
          <w:marBottom w:val="0"/>
          <w:divBdr>
            <w:top w:val="none" w:sz="0" w:space="0" w:color="auto"/>
            <w:left w:val="none" w:sz="0" w:space="0" w:color="auto"/>
            <w:bottom w:val="none" w:sz="0" w:space="0" w:color="auto"/>
            <w:right w:val="none" w:sz="0" w:space="0" w:color="auto"/>
          </w:divBdr>
        </w:div>
        <w:div w:id="618297650">
          <w:marLeft w:val="640"/>
          <w:marRight w:val="0"/>
          <w:marTop w:val="0"/>
          <w:marBottom w:val="0"/>
          <w:divBdr>
            <w:top w:val="none" w:sz="0" w:space="0" w:color="auto"/>
            <w:left w:val="none" w:sz="0" w:space="0" w:color="auto"/>
            <w:bottom w:val="none" w:sz="0" w:space="0" w:color="auto"/>
            <w:right w:val="none" w:sz="0" w:space="0" w:color="auto"/>
          </w:divBdr>
        </w:div>
        <w:div w:id="620723890">
          <w:marLeft w:val="640"/>
          <w:marRight w:val="0"/>
          <w:marTop w:val="0"/>
          <w:marBottom w:val="0"/>
          <w:divBdr>
            <w:top w:val="none" w:sz="0" w:space="0" w:color="auto"/>
            <w:left w:val="none" w:sz="0" w:space="0" w:color="auto"/>
            <w:bottom w:val="none" w:sz="0" w:space="0" w:color="auto"/>
            <w:right w:val="none" w:sz="0" w:space="0" w:color="auto"/>
          </w:divBdr>
        </w:div>
        <w:div w:id="621619899">
          <w:marLeft w:val="640"/>
          <w:marRight w:val="0"/>
          <w:marTop w:val="0"/>
          <w:marBottom w:val="0"/>
          <w:divBdr>
            <w:top w:val="none" w:sz="0" w:space="0" w:color="auto"/>
            <w:left w:val="none" w:sz="0" w:space="0" w:color="auto"/>
            <w:bottom w:val="none" w:sz="0" w:space="0" w:color="auto"/>
            <w:right w:val="none" w:sz="0" w:space="0" w:color="auto"/>
          </w:divBdr>
        </w:div>
        <w:div w:id="627122532">
          <w:marLeft w:val="640"/>
          <w:marRight w:val="0"/>
          <w:marTop w:val="0"/>
          <w:marBottom w:val="0"/>
          <w:divBdr>
            <w:top w:val="none" w:sz="0" w:space="0" w:color="auto"/>
            <w:left w:val="none" w:sz="0" w:space="0" w:color="auto"/>
            <w:bottom w:val="none" w:sz="0" w:space="0" w:color="auto"/>
            <w:right w:val="none" w:sz="0" w:space="0" w:color="auto"/>
          </w:divBdr>
        </w:div>
        <w:div w:id="642464011">
          <w:marLeft w:val="640"/>
          <w:marRight w:val="0"/>
          <w:marTop w:val="0"/>
          <w:marBottom w:val="0"/>
          <w:divBdr>
            <w:top w:val="none" w:sz="0" w:space="0" w:color="auto"/>
            <w:left w:val="none" w:sz="0" w:space="0" w:color="auto"/>
            <w:bottom w:val="none" w:sz="0" w:space="0" w:color="auto"/>
            <w:right w:val="none" w:sz="0" w:space="0" w:color="auto"/>
          </w:divBdr>
        </w:div>
        <w:div w:id="646740938">
          <w:marLeft w:val="640"/>
          <w:marRight w:val="0"/>
          <w:marTop w:val="0"/>
          <w:marBottom w:val="0"/>
          <w:divBdr>
            <w:top w:val="none" w:sz="0" w:space="0" w:color="auto"/>
            <w:left w:val="none" w:sz="0" w:space="0" w:color="auto"/>
            <w:bottom w:val="none" w:sz="0" w:space="0" w:color="auto"/>
            <w:right w:val="none" w:sz="0" w:space="0" w:color="auto"/>
          </w:divBdr>
        </w:div>
        <w:div w:id="660276973">
          <w:marLeft w:val="640"/>
          <w:marRight w:val="0"/>
          <w:marTop w:val="0"/>
          <w:marBottom w:val="0"/>
          <w:divBdr>
            <w:top w:val="none" w:sz="0" w:space="0" w:color="auto"/>
            <w:left w:val="none" w:sz="0" w:space="0" w:color="auto"/>
            <w:bottom w:val="none" w:sz="0" w:space="0" w:color="auto"/>
            <w:right w:val="none" w:sz="0" w:space="0" w:color="auto"/>
          </w:divBdr>
        </w:div>
        <w:div w:id="688340611">
          <w:marLeft w:val="640"/>
          <w:marRight w:val="0"/>
          <w:marTop w:val="0"/>
          <w:marBottom w:val="0"/>
          <w:divBdr>
            <w:top w:val="none" w:sz="0" w:space="0" w:color="auto"/>
            <w:left w:val="none" w:sz="0" w:space="0" w:color="auto"/>
            <w:bottom w:val="none" w:sz="0" w:space="0" w:color="auto"/>
            <w:right w:val="none" w:sz="0" w:space="0" w:color="auto"/>
          </w:divBdr>
        </w:div>
        <w:div w:id="690768050">
          <w:marLeft w:val="640"/>
          <w:marRight w:val="0"/>
          <w:marTop w:val="0"/>
          <w:marBottom w:val="0"/>
          <w:divBdr>
            <w:top w:val="none" w:sz="0" w:space="0" w:color="auto"/>
            <w:left w:val="none" w:sz="0" w:space="0" w:color="auto"/>
            <w:bottom w:val="none" w:sz="0" w:space="0" w:color="auto"/>
            <w:right w:val="none" w:sz="0" w:space="0" w:color="auto"/>
          </w:divBdr>
        </w:div>
        <w:div w:id="691541662">
          <w:marLeft w:val="640"/>
          <w:marRight w:val="0"/>
          <w:marTop w:val="0"/>
          <w:marBottom w:val="0"/>
          <w:divBdr>
            <w:top w:val="none" w:sz="0" w:space="0" w:color="auto"/>
            <w:left w:val="none" w:sz="0" w:space="0" w:color="auto"/>
            <w:bottom w:val="none" w:sz="0" w:space="0" w:color="auto"/>
            <w:right w:val="none" w:sz="0" w:space="0" w:color="auto"/>
          </w:divBdr>
        </w:div>
        <w:div w:id="701982996">
          <w:marLeft w:val="640"/>
          <w:marRight w:val="0"/>
          <w:marTop w:val="0"/>
          <w:marBottom w:val="0"/>
          <w:divBdr>
            <w:top w:val="none" w:sz="0" w:space="0" w:color="auto"/>
            <w:left w:val="none" w:sz="0" w:space="0" w:color="auto"/>
            <w:bottom w:val="none" w:sz="0" w:space="0" w:color="auto"/>
            <w:right w:val="none" w:sz="0" w:space="0" w:color="auto"/>
          </w:divBdr>
        </w:div>
        <w:div w:id="727345529">
          <w:marLeft w:val="640"/>
          <w:marRight w:val="0"/>
          <w:marTop w:val="0"/>
          <w:marBottom w:val="0"/>
          <w:divBdr>
            <w:top w:val="none" w:sz="0" w:space="0" w:color="auto"/>
            <w:left w:val="none" w:sz="0" w:space="0" w:color="auto"/>
            <w:bottom w:val="none" w:sz="0" w:space="0" w:color="auto"/>
            <w:right w:val="none" w:sz="0" w:space="0" w:color="auto"/>
          </w:divBdr>
        </w:div>
        <w:div w:id="748037851">
          <w:marLeft w:val="640"/>
          <w:marRight w:val="0"/>
          <w:marTop w:val="0"/>
          <w:marBottom w:val="0"/>
          <w:divBdr>
            <w:top w:val="none" w:sz="0" w:space="0" w:color="auto"/>
            <w:left w:val="none" w:sz="0" w:space="0" w:color="auto"/>
            <w:bottom w:val="none" w:sz="0" w:space="0" w:color="auto"/>
            <w:right w:val="none" w:sz="0" w:space="0" w:color="auto"/>
          </w:divBdr>
        </w:div>
        <w:div w:id="753748206">
          <w:marLeft w:val="640"/>
          <w:marRight w:val="0"/>
          <w:marTop w:val="0"/>
          <w:marBottom w:val="0"/>
          <w:divBdr>
            <w:top w:val="none" w:sz="0" w:space="0" w:color="auto"/>
            <w:left w:val="none" w:sz="0" w:space="0" w:color="auto"/>
            <w:bottom w:val="none" w:sz="0" w:space="0" w:color="auto"/>
            <w:right w:val="none" w:sz="0" w:space="0" w:color="auto"/>
          </w:divBdr>
        </w:div>
        <w:div w:id="760877399">
          <w:marLeft w:val="640"/>
          <w:marRight w:val="0"/>
          <w:marTop w:val="0"/>
          <w:marBottom w:val="0"/>
          <w:divBdr>
            <w:top w:val="none" w:sz="0" w:space="0" w:color="auto"/>
            <w:left w:val="none" w:sz="0" w:space="0" w:color="auto"/>
            <w:bottom w:val="none" w:sz="0" w:space="0" w:color="auto"/>
            <w:right w:val="none" w:sz="0" w:space="0" w:color="auto"/>
          </w:divBdr>
        </w:div>
        <w:div w:id="782842476">
          <w:marLeft w:val="640"/>
          <w:marRight w:val="0"/>
          <w:marTop w:val="0"/>
          <w:marBottom w:val="0"/>
          <w:divBdr>
            <w:top w:val="none" w:sz="0" w:space="0" w:color="auto"/>
            <w:left w:val="none" w:sz="0" w:space="0" w:color="auto"/>
            <w:bottom w:val="none" w:sz="0" w:space="0" w:color="auto"/>
            <w:right w:val="none" w:sz="0" w:space="0" w:color="auto"/>
          </w:divBdr>
        </w:div>
        <w:div w:id="786434847">
          <w:marLeft w:val="640"/>
          <w:marRight w:val="0"/>
          <w:marTop w:val="0"/>
          <w:marBottom w:val="0"/>
          <w:divBdr>
            <w:top w:val="none" w:sz="0" w:space="0" w:color="auto"/>
            <w:left w:val="none" w:sz="0" w:space="0" w:color="auto"/>
            <w:bottom w:val="none" w:sz="0" w:space="0" w:color="auto"/>
            <w:right w:val="none" w:sz="0" w:space="0" w:color="auto"/>
          </w:divBdr>
        </w:div>
        <w:div w:id="811604118">
          <w:marLeft w:val="640"/>
          <w:marRight w:val="0"/>
          <w:marTop w:val="0"/>
          <w:marBottom w:val="0"/>
          <w:divBdr>
            <w:top w:val="none" w:sz="0" w:space="0" w:color="auto"/>
            <w:left w:val="none" w:sz="0" w:space="0" w:color="auto"/>
            <w:bottom w:val="none" w:sz="0" w:space="0" w:color="auto"/>
            <w:right w:val="none" w:sz="0" w:space="0" w:color="auto"/>
          </w:divBdr>
        </w:div>
        <w:div w:id="857352833">
          <w:marLeft w:val="640"/>
          <w:marRight w:val="0"/>
          <w:marTop w:val="0"/>
          <w:marBottom w:val="0"/>
          <w:divBdr>
            <w:top w:val="none" w:sz="0" w:space="0" w:color="auto"/>
            <w:left w:val="none" w:sz="0" w:space="0" w:color="auto"/>
            <w:bottom w:val="none" w:sz="0" w:space="0" w:color="auto"/>
            <w:right w:val="none" w:sz="0" w:space="0" w:color="auto"/>
          </w:divBdr>
        </w:div>
        <w:div w:id="880047414">
          <w:marLeft w:val="640"/>
          <w:marRight w:val="0"/>
          <w:marTop w:val="0"/>
          <w:marBottom w:val="0"/>
          <w:divBdr>
            <w:top w:val="none" w:sz="0" w:space="0" w:color="auto"/>
            <w:left w:val="none" w:sz="0" w:space="0" w:color="auto"/>
            <w:bottom w:val="none" w:sz="0" w:space="0" w:color="auto"/>
            <w:right w:val="none" w:sz="0" w:space="0" w:color="auto"/>
          </w:divBdr>
        </w:div>
        <w:div w:id="894703989">
          <w:marLeft w:val="640"/>
          <w:marRight w:val="0"/>
          <w:marTop w:val="0"/>
          <w:marBottom w:val="0"/>
          <w:divBdr>
            <w:top w:val="none" w:sz="0" w:space="0" w:color="auto"/>
            <w:left w:val="none" w:sz="0" w:space="0" w:color="auto"/>
            <w:bottom w:val="none" w:sz="0" w:space="0" w:color="auto"/>
            <w:right w:val="none" w:sz="0" w:space="0" w:color="auto"/>
          </w:divBdr>
        </w:div>
        <w:div w:id="899365332">
          <w:marLeft w:val="640"/>
          <w:marRight w:val="0"/>
          <w:marTop w:val="0"/>
          <w:marBottom w:val="0"/>
          <w:divBdr>
            <w:top w:val="none" w:sz="0" w:space="0" w:color="auto"/>
            <w:left w:val="none" w:sz="0" w:space="0" w:color="auto"/>
            <w:bottom w:val="none" w:sz="0" w:space="0" w:color="auto"/>
            <w:right w:val="none" w:sz="0" w:space="0" w:color="auto"/>
          </w:divBdr>
        </w:div>
        <w:div w:id="904071346">
          <w:marLeft w:val="640"/>
          <w:marRight w:val="0"/>
          <w:marTop w:val="0"/>
          <w:marBottom w:val="0"/>
          <w:divBdr>
            <w:top w:val="none" w:sz="0" w:space="0" w:color="auto"/>
            <w:left w:val="none" w:sz="0" w:space="0" w:color="auto"/>
            <w:bottom w:val="none" w:sz="0" w:space="0" w:color="auto"/>
            <w:right w:val="none" w:sz="0" w:space="0" w:color="auto"/>
          </w:divBdr>
        </w:div>
        <w:div w:id="946615523">
          <w:marLeft w:val="640"/>
          <w:marRight w:val="0"/>
          <w:marTop w:val="0"/>
          <w:marBottom w:val="0"/>
          <w:divBdr>
            <w:top w:val="none" w:sz="0" w:space="0" w:color="auto"/>
            <w:left w:val="none" w:sz="0" w:space="0" w:color="auto"/>
            <w:bottom w:val="none" w:sz="0" w:space="0" w:color="auto"/>
            <w:right w:val="none" w:sz="0" w:space="0" w:color="auto"/>
          </w:divBdr>
        </w:div>
        <w:div w:id="957881123">
          <w:marLeft w:val="640"/>
          <w:marRight w:val="0"/>
          <w:marTop w:val="0"/>
          <w:marBottom w:val="0"/>
          <w:divBdr>
            <w:top w:val="none" w:sz="0" w:space="0" w:color="auto"/>
            <w:left w:val="none" w:sz="0" w:space="0" w:color="auto"/>
            <w:bottom w:val="none" w:sz="0" w:space="0" w:color="auto"/>
            <w:right w:val="none" w:sz="0" w:space="0" w:color="auto"/>
          </w:divBdr>
        </w:div>
        <w:div w:id="968314601">
          <w:marLeft w:val="640"/>
          <w:marRight w:val="0"/>
          <w:marTop w:val="0"/>
          <w:marBottom w:val="0"/>
          <w:divBdr>
            <w:top w:val="none" w:sz="0" w:space="0" w:color="auto"/>
            <w:left w:val="none" w:sz="0" w:space="0" w:color="auto"/>
            <w:bottom w:val="none" w:sz="0" w:space="0" w:color="auto"/>
            <w:right w:val="none" w:sz="0" w:space="0" w:color="auto"/>
          </w:divBdr>
        </w:div>
        <w:div w:id="978997836">
          <w:marLeft w:val="640"/>
          <w:marRight w:val="0"/>
          <w:marTop w:val="0"/>
          <w:marBottom w:val="0"/>
          <w:divBdr>
            <w:top w:val="none" w:sz="0" w:space="0" w:color="auto"/>
            <w:left w:val="none" w:sz="0" w:space="0" w:color="auto"/>
            <w:bottom w:val="none" w:sz="0" w:space="0" w:color="auto"/>
            <w:right w:val="none" w:sz="0" w:space="0" w:color="auto"/>
          </w:divBdr>
        </w:div>
        <w:div w:id="990983433">
          <w:marLeft w:val="640"/>
          <w:marRight w:val="0"/>
          <w:marTop w:val="0"/>
          <w:marBottom w:val="0"/>
          <w:divBdr>
            <w:top w:val="none" w:sz="0" w:space="0" w:color="auto"/>
            <w:left w:val="none" w:sz="0" w:space="0" w:color="auto"/>
            <w:bottom w:val="none" w:sz="0" w:space="0" w:color="auto"/>
            <w:right w:val="none" w:sz="0" w:space="0" w:color="auto"/>
          </w:divBdr>
        </w:div>
        <w:div w:id="1033117451">
          <w:marLeft w:val="640"/>
          <w:marRight w:val="0"/>
          <w:marTop w:val="0"/>
          <w:marBottom w:val="0"/>
          <w:divBdr>
            <w:top w:val="none" w:sz="0" w:space="0" w:color="auto"/>
            <w:left w:val="none" w:sz="0" w:space="0" w:color="auto"/>
            <w:bottom w:val="none" w:sz="0" w:space="0" w:color="auto"/>
            <w:right w:val="none" w:sz="0" w:space="0" w:color="auto"/>
          </w:divBdr>
        </w:div>
        <w:div w:id="1036539031">
          <w:marLeft w:val="640"/>
          <w:marRight w:val="0"/>
          <w:marTop w:val="0"/>
          <w:marBottom w:val="0"/>
          <w:divBdr>
            <w:top w:val="none" w:sz="0" w:space="0" w:color="auto"/>
            <w:left w:val="none" w:sz="0" w:space="0" w:color="auto"/>
            <w:bottom w:val="none" w:sz="0" w:space="0" w:color="auto"/>
            <w:right w:val="none" w:sz="0" w:space="0" w:color="auto"/>
          </w:divBdr>
        </w:div>
        <w:div w:id="1058019775">
          <w:marLeft w:val="640"/>
          <w:marRight w:val="0"/>
          <w:marTop w:val="0"/>
          <w:marBottom w:val="0"/>
          <w:divBdr>
            <w:top w:val="none" w:sz="0" w:space="0" w:color="auto"/>
            <w:left w:val="none" w:sz="0" w:space="0" w:color="auto"/>
            <w:bottom w:val="none" w:sz="0" w:space="0" w:color="auto"/>
            <w:right w:val="none" w:sz="0" w:space="0" w:color="auto"/>
          </w:divBdr>
        </w:div>
        <w:div w:id="1096483476">
          <w:marLeft w:val="640"/>
          <w:marRight w:val="0"/>
          <w:marTop w:val="0"/>
          <w:marBottom w:val="0"/>
          <w:divBdr>
            <w:top w:val="none" w:sz="0" w:space="0" w:color="auto"/>
            <w:left w:val="none" w:sz="0" w:space="0" w:color="auto"/>
            <w:bottom w:val="none" w:sz="0" w:space="0" w:color="auto"/>
            <w:right w:val="none" w:sz="0" w:space="0" w:color="auto"/>
          </w:divBdr>
        </w:div>
        <w:div w:id="1104108772">
          <w:marLeft w:val="640"/>
          <w:marRight w:val="0"/>
          <w:marTop w:val="0"/>
          <w:marBottom w:val="0"/>
          <w:divBdr>
            <w:top w:val="none" w:sz="0" w:space="0" w:color="auto"/>
            <w:left w:val="none" w:sz="0" w:space="0" w:color="auto"/>
            <w:bottom w:val="none" w:sz="0" w:space="0" w:color="auto"/>
            <w:right w:val="none" w:sz="0" w:space="0" w:color="auto"/>
          </w:divBdr>
        </w:div>
        <w:div w:id="1107505265">
          <w:marLeft w:val="640"/>
          <w:marRight w:val="0"/>
          <w:marTop w:val="0"/>
          <w:marBottom w:val="0"/>
          <w:divBdr>
            <w:top w:val="none" w:sz="0" w:space="0" w:color="auto"/>
            <w:left w:val="none" w:sz="0" w:space="0" w:color="auto"/>
            <w:bottom w:val="none" w:sz="0" w:space="0" w:color="auto"/>
            <w:right w:val="none" w:sz="0" w:space="0" w:color="auto"/>
          </w:divBdr>
        </w:div>
        <w:div w:id="1108769704">
          <w:marLeft w:val="640"/>
          <w:marRight w:val="0"/>
          <w:marTop w:val="0"/>
          <w:marBottom w:val="0"/>
          <w:divBdr>
            <w:top w:val="none" w:sz="0" w:space="0" w:color="auto"/>
            <w:left w:val="none" w:sz="0" w:space="0" w:color="auto"/>
            <w:bottom w:val="none" w:sz="0" w:space="0" w:color="auto"/>
            <w:right w:val="none" w:sz="0" w:space="0" w:color="auto"/>
          </w:divBdr>
        </w:div>
        <w:div w:id="1151555421">
          <w:marLeft w:val="640"/>
          <w:marRight w:val="0"/>
          <w:marTop w:val="0"/>
          <w:marBottom w:val="0"/>
          <w:divBdr>
            <w:top w:val="none" w:sz="0" w:space="0" w:color="auto"/>
            <w:left w:val="none" w:sz="0" w:space="0" w:color="auto"/>
            <w:bottom w:val="none" w:sz="0" w:space="0" w:color="auto"/>
            <w:right w:val="none" w:sz="0" w:space="0" w:color="auto"/>
          </w:divBdr>
        </w:div>
        <w:div w:id="1173061307">
          <w:marLeft w:val="640"/>
          <w:marRight w:val="0"/>
          <w:marTop w:val="0"/>
          <w:marBottom w:val="0"/>
          <w:divBdr>
            <w:top w:val="none" w:sz="0" w:space="0" w:color="auto"/>
            <w:left w:val="none" w:sz="0" w:space="0" w:color="auto"/>
            <w:bottom w:val="none" w:sz="0" w:space="0" w:color="auto"/>
            <w:right w:val="none" w:sz="0" w:space="0" w:color="auto"/>
          </w:divBdr>
        </w:div>
        <w:div w:id="1230190997">
          <w:marLeft w:val="640"/>
          <w:marRight w:val="0"/>
          <w:marTop w:val="0"/>
          <w:marBottom w:val="0"/>
          <w:divBdr>
            <w:top w:val="none" w:sz="0" w:space="0" w:color="auto"/>
            <w:left w:val="none" w:sz="0" w:space="0" w:color="auto"/>
            <w:bottom w:val="none" w:sz="0" w:space="0" w:color="auto"/>
            <w:right w:val="none" w:sz="0" w:space="0" w:color="auto"/>
          </w:divBdr>
        </w:div>
        <w:div w:id="1240020124">
          <w:marLeft w:val="640"/>
          <w:marRight w:val="0"/>
          <w:marTop w:val="0"/>
          <w:marBottom w:val="0"/>
          <w:divBdr>
            <w:top w:val="none" w:sz="0" w:space="0" w:color="auto"/>
            <w:left w:val="none" w:sz="0" w:space="0" w:color="auto"/>
            <w:bottom w:val="none" w:sz="0" w:space="0" w:color="auto"/>
            <w:right w:val="none" w:sz="0" w:space="0" w:color="auto"/>
          </w:divBdr>
        </w:div>
        <w:div w:id="1274827725">
          <w:marLeft w:val="640"/>
          <w:marRight w:val="0"/>
          <w:marTop w:val="0"/>
          <w:marBottom w:val="0"/>
          <w:divBdr>
            <w:top w:val="none" w:sz="0" w:space="0" w:color="auto"/>
            <w:left w:val="none" w:sz="0" w:space="0" w:color="auto"/>
            <w:bottom w:val="none" w:sz="0" w:space="0" w:color="auto"/>
            <w:right w:val="none" w:sz="0" w:space="0" w:color="auto"/>
          </w:divBdr>
        </w:div>
        <w:div w:id="1306928862">
          <w:marLeft w:val="640"/>
          <w:marRight w:val="0"/>
          <w:marTop w:val="0"/>
          <w:marBottom w:val="0"/>
          <w:divBdr>
            <w:top w:val="none" w:sz="0" w:space="0" w:color="auto"/>
            <w:left w:val="none" w:sz="0" w:space="0" w:color="auto"/>
            <w:bottom w:val="none" w:sz="0" w:space="0" w:color="auto"/>
            <w:right w:val="none" w:sz="0" w:space="0" w:color="auto"/>
          </w:divBdr>
        </w:div>
        <w:div w:id="1355423267">
          <w:marLeft w:val="640"/>
          <w:marRight w:val="0"/>
          <w:marTop w:val="0"/>
          <w:marBottom w:val="0"/>
          <w:divBdr>
            <w:top w:val="none" w:sz="0" w:space="0" w:color="auto"/>
            <w:left w:val="none" w:sz="0" w:space="0" w:color="auto"/>
            <w:bottom w:val="none" w:sz="0" w:space="0" w:color="auto"/>
            <w:right w:val="none" w:sz="0" w:space="0" w:color="auto"/>
          </w:divBdr>
        </w:div>
        <w:div w:id="1425421584">
          <w:marLeft w:val="640"/>
          <w:marRight w:val="0"/>
          <w:marTop w:val="0"/>
          <w:marBottom w:val="0"/>
          <w:divBdr>
            <w:top w:val="none" w:sz="0" w:space="0" w:color="auto"/>
            <w:left w:val="none" w:sz="0" w:space="0" w:color="auto"/>
            <w:bottom w:val="none" w:sz="0" w:space="0" w:color="auto"/>
            <w:right w:val="none" w:sz="0" w:space="0" w:color="auto"/>
          </w:divBdr>
        </w:div>
        <w:div w:id="1461538536">
          <w:marLeft w:val="640"/>
          <w:marRight w:val="0"/>
          <w:marTop w:val="0"/>
          <w:marBottom w:val="0"/>
          <w:divBdr>
            <w:top w:val="none" w:sz="0" w:space="0" w:color="auto"/>
            <w:left w:val="none" w:sz="0" w:space="0" w:color="auto"/>
            <w:bottom w:val="none" w:sz="0" w:space="0" w:color="auto"/>
            <w:right w:val="none" w:sz="0" w:space="0" w:color="auto"/>
          </w:divBdr>
        </w:div>
        <w:div w:id="1511602115">
          <w:marLeft w:val="640"/>
          <w:marRight w:val="0"/>
          <w:marTop w:val="0"/>
          <w:marBottom w:val="0"/>
          <w:divBdr>
            <w:top w:val="none" w:sz="0" w:space="0" w:color="auto"/>
            <w:left w:val="none" w:sz="0" w:space="0" w:color="auto"/>
            <w:bottom w:val="none" w:sz="0" w:space="0" w:color="auto"/>
            <w:right w:val="none" w:sz="0" w:space="0" w:color="auto"/>
          </w:divBdr>
        </w:div>
        <w:div w:id="1523202059">
          <w:marLeft w:val="640"/>
          <w:marRight w:val="0"/>
          <w:marTop w:val="0"/>
          <w:marBottom w:val="0"/>
          <w:divBdr>
            <w:top w:val="none" w:sz="0" w:space="0" w:color="auto"/>
            <w:left w:val="none" w:sz="0" w:space="0" w:color="auto"/>
            <w:bottom w:val="none" w:sz="0" w:space="0" w:color="auto"/>
            <w:right w:val="none" w:sz="0" w:space="0" w:color="auto"/>
          </w:divBdr>
        </w:div>
        <w:div w:id="1576356169">
          <w:marLeft w:val="640"/>
          <w:marRight w:val="0"/>
          <w:marTop w:val="0"/>
          <w:marBottom w:val="0"/>
          <w:divBdr>
            <w:top w:val="none" w:sz="0" w:space="0" w:color="auto"/>
            <w:left w:val="none" w:sz="0" w:space="0" w:color="auto"/>
            <w:bottom w:val="none" w:sz="0" w:space="0" w:color="auto"/>
            <w:right w:val="none" w:sz="0" w:space="0" w:color="auto"/>
          </w:divBdr>
        </w:div>
        <w:div w:id="1617102650">
          <w:marLeft w:val="640"/>
          <w:marRight w:val="0"/>
          <w:marTop w:val="0"/>
          <w:marBottom w:val="0"/>
          <w:divBdr>
            <w:top w:val="none" w:sz="0" w:space="0" w:color="auto"/>
            <w:left w:val="none" w:sz="0" w:space="0" w:color="auto"/>
            <w:bottom w:val="none" w:sz="0" w:space="0" w:color="auto"/>
            <w:right w:val="none" w:sz="0" w:space="0" w:color="auto"/>
          </w:divBdr>
        </w:div>
        <w:div w:id="1746804350">
          <w:marLeft w:val="640"/>
          <w:marRight w:val="0"/>
          <w:marTop w:val="0"/>
          <w:marBottom w:val="0"/>
          <w:divBdr>
            <w:top w:val="none" w:sz="0" w:space="0" w:color="auto"/>
            <w:left w:val="none" w:sz="0" w:space="0" w:color="auto"/>
            <w:bottom w:val="none" w:sz="0" w:space="0" w:color="auto"/>
            <w:right w:val="none" w:sz="0" w:space="0" w:color="auto"/>
          </w:divBdr>
        </w:div>
        <w:div w:id="1773817799">
          <w:marLeft w:val="640"/>
          <w:marRight w:val="0"/>
          <w:marTop w:val="0"/>
          <w:marBottom w:val="0"/>
          <w:divBdr>
            <w:top w:val="none" w:sz="0" w:space="0" w:color="auto"/>
            <w:left w:val="none" w:sz="0" w:space="0" w:color="auto"/>
            <w:bottom w:val="none" w:sz="0" w:space="0" w:color="auto"/>
            <w:right w:val="none" w:sz="0" w:space="0" w:color="auto"/>
          </w:divBdr>
        </w:div>
        <w:div w:id="1800105338">
          <w:marLeft w:val="640"/>
          <w:marRight w:val="0"/>
          <w:marTop w:val="0"/>
          <w:marBottom w:val="0"/>
          <w:divBdr>
            <w:top w:val="none" w:sz="0" w:space="0" w:color="auto"/>
            <w:left w:val="none" w:sz="0" w:space="0" w:color="auto"/>
            <w:bottom w:val="none" w:sz="0" w:space="0" w:color="auto"/>
            <w:right w:val="none" w:sz="0" w:space="0" w:color="auto"/>
          </w:divBdr>
        </w:div>
        <w:div w:id="1820270304">
          <w:marLeft w:val="640"/>
          <w:marRight w:val="0"/>
          <w:marTop w:val="0"/>
          <w:marBottom w:val="0"/>
          <w:divBdr>
            <w:top w:val="none" w:sz="0" w:space="0" w:color="auto"/>
            <w:left w:val="none" w:sz="0" w:space="0" w:color="auto"/>
            <w:bottom w:val="none" w:sz="0" w:space="0" w:color="auto"/>
            <w:right w:val="none" w:sz="0" w:space="0" w:color="auto"/>
          </w:divBdr>
        </w:div>
        <w:div w:id="1849438687">
          <w:marLeft w:val="640"/>
          <w:marRight w:val="0"/>
          <w:marTop w:val="0"/>
          <w:marBottom w:val="0"/>
          <w:divBdr>
            <w:top w:val="none" w:sz="0" w:space="0" w:color="auto"/>
            <w:left w:val="none" w:sz="0" w:space="0" w:color="auto"/>
            <w:bottom w:val="none" w:sz="0" w:space="0" w:color="auto"/>
            <w:right w:val="none" w:sz="0" w:space="0" w:color="auto"/>
          </w:divBdr>
        </w:div>
        <w:div w:id="1854225430">
          <w:marLeft w:val="640"/>
          <w:marRight w:val="0"/>
          <w:marTop w:val="0"/>
          <w:marBottom w:val="0"/>
          <w:divBdr>
            <w:top w:val="none" w:sz="0" w:space="0" w:color="auto"/>
            <w:left w:val="none" w:sz="0" w:space="0" w:color="auto"/>
            <w:bottom w:val="none" w:sz="0" w:space="0" w:color="auto"/>
            <w:right w:val="none" w:sz="0" w:space="0" w:color="auto"/>
          </w:divBdr>
        </w:div>
        <w:div w:id="1855724029">
          <w:marLeft w:val="640"/>
          <w:marRight w:val="0"/>
          <w:marTop w:val="0"/>
          <w:marBottom w:val="0"/>
          <w:divBdr>
            <w:top w:val="none" w:sz="0" w:space="0" w:color="auto"/>
            <w:left w:val="none" w:sz="0" w:space="0" w:color="auto"/>
            <w:bottom w:val="none" w:sz="0" w:space="0" w:color="auto"/>
            <w:right w:val="none" w:sz="0" w:space="0" w:color="auto"/>
          </w:divBdr>
        </w:div>
        <w:div w:id="1930498684">
          <w:marLeft w:val="640"/>
          <w:marRight w:val="0"/>
          <w:marTop w:val="0"/>
          <w:marBottom w:val="0"/>
          <w:divBdr>
            <w:top w:val="none" w:sz="0" w:space="0" w:color="auto"/>
            <w:left w:val="none" w:sz="0" w:space="0" w:color="auto"/>
            <w:bottom w:val="none" w:sz="0" w:space="0" w:color="auto"/>
            <w:right w:val="none" w:sz="0" w:space="0" w:color="auto"/>
          </w:divBdr>
        </w:div>
        <w:div w:id="1946573731">
          <w:marLeft w:val="640"/>
          <w:marRight w:val="0"/>
          <w:marTop w:val="0"/>
          <w:marBottom w:val="0"/>
          <w:divBdr>
            <w:top w:val="none" w:sz="0" w:space="0" w:color="auto"/>
            <w:left w:val="none" w:sz="0" w:space="0" w:color="auto"/>
            <w:bottom w:val="none" w:sz="0" w:space="0" w:color="auto"/>
            <w:right w:val="none" w:sz="0" w:space="0" w:color="auto"/>
          </w:divBdr>
        </w:div>
        <w:div w:id="1968776093">
          <w:marLeft w:val="640"/>
          <w:marRight w:val="0"/>
          <w:marTop w:val="0"/>
          <w:marBottom w:val="0"/>
          <w:divBdr>
            <w:top w:val="none" w:sz="0" w:space="0" w:color="auto"/>
            <w:left w:val="none" w:sz="0" w:space="0" w:color="auto"/>
            <w:bottom w:val="none" w:sz="0" w:space="0" w:color="auto"/>
            <w:right w:val="none" w:sz="0" w:space="0" w:color="auto"/>
          </w:divBdr>
        </w:div>
        <w:div w:id="1970741195">
          <w:marLeft w:val="640"/>
          <w:marRight w:val="0"/>
          <w:marTop w:val="0"/>
          <w:marBottom w:val="0"/>
          <w:divBdr>
            <w:top w:val="none" w:sz="0" w:space="0" w:color="auto"/>
            <w:left w:val="none" w:sz="0" w:space="0" w:color="auto"/>
            <w:bottom w:val="none" w:sz="0" w:space="0" w:color="auto"/>
            <w:right w:val="none" w:sz="0" w:space="0" w:color="auto"/>
          </w:divBdr>
        </w:div>
        <w:div w:id="2055693213">
          <w:marLeft w:val="640"/>
          <w:marRight w:val="0"/>
          <w:marTop w:val="0"/>
          <w:marBottom w:val="0"/>
          <w:divBdr>
            <w:top w:val="none" w:sz="0" w:space="0" w:color="auto"/>
            <w:left w:val="none" w:sz="0" w:space="0" w:color="auto"/>
            <w:bottom w:val="none" w:sz="0" w:space="0" w:color="auto"/>
            <w:right w:val="none" w:sz="0" w:space="0" w:color="auto"/>
          </w:divBdr>
        </w:div>
        <w:div w:id="2094428561">
          <w:marLeft w:val="640"/>
          <w:marRight w:val="0"/>
          <w:marTop w:val="0"/>
          <w:marBottom w:val="0"/>
          <w:divBdr>
            <w:top w:val="none" w:sz="0" w:space="0" w:color="auto"/>
            <w:left w:val="none" w:sz="0" w:space="0" w:color="auto"/>
            <w:bottom w:val="none" w:sz="0" w:space="0" w:color="auto"/>
            <w:right w:val="none" w:sz="0" w:space="0" w:color="auto"/>
          </w:divBdr>
        </w:div>
        <w:div w:id="2123452251">
          <w:marLeft w:val="640"/>
          <w:marRight w:val="0"/>
          <w:marTop w:val="0"/>
          <w:marBottom w:val="0"/>
          <w:divBdr>
            <w:top w:val="none" w:sz="0" w:space="0" w:color="auto"/>
            <w:left w:val="none" w:sz="0" w:space="0" w:color="auto"/>
            <w:bottom w:val="none" w:sz="0" w:space="0" w:color="auto"/>
            <w:right w:val="none" w:sz="0" w:space="0" w:color="auto"/>
          </w:divBdr>
        </w:div>
      </w:divsChild>
    </w:div>
    <w:div w:id="1561021228">
      <w:bodyDiv w:val="1"/>
      <w:marLeft w:val="0"/>
      <w:marRight w:val="0"/>
      <w:marTop w:val="0"/>
      <w:marBottom w:val="0"/>
      <w:divBdr>
        <w:top w:val="none" w:sz="0" w:space="0" w:color="auto"/>
        <w:left w:val="none" w:sz="0" w:space="0" w:color="auto"/>
        <w:bottom w:val="none" w:sz="0" w:space="0" w:color="auto"/>
        <w:right w:val="none" w:sz="0" w:space="0" w:color="auto"/>
      </w:divBdr>
      <w:divsChild>
        <w:div w:id="356510">
          <w:marLeft w:val="640"/>
          <w:marRight w:val="0"/>
          <w:marTop w:val="0"/>
          <w:marBottom w:val="0"/>
          <w:divBdr>
            <w:top w:val="none" w:sz="0" w:space="0" w:color="auto"/>
            <w:left w:val="none" w:sz="0" w:space="0" w:color="auto"/>
            <w:bottom w:val="none" w:sz="0" w:space="0" w:color="auto"/>
            <w:right w:val="none" w:sz="0" w:space="0" w:color="auto"/>
          </w:divBdr>
        </w:div>
        <w:div w:id="6249149">
          <w:marLeft w:val="640"/>
          <w:marRight w:val="0"/>
          <w:marTop w:val="0"/>
          <w:marBottom w:val="0"/>
          <w:divBdr>
            <w:top w:val="none" w:sz="0" w:space="0" w:color="auto"/>
            <w:left w:val="none" w:sz="0" w:space="0" w:color="auto"/>
            <w:bottom w:val="none" w:sz="0" w:space="0" w:color="auto"/>
            <w:right w:val="none" w:sz="0" w:space="0" w:color="auto"/>
          </w:divBdr>
        </w:div>
        <w:div w:id="25719600">
          <w:marLeft w:val="640"/>
          <w:marRight w:val="0"/>
          <w:marTop w:val="0"/>
          <w:marBottom w:val="0"/>
          <w:divBdr>
            <w:top w:val="none" w:sz="0" w:space="0" w:color="auto"/>
            <w:left w:val="none" w:sz="0" w:space="0" w:color="auto"/>
            <w:bottom w:val="none" w:sz="0" w:space="0" w:color="auto"/>
            <w:right w:val="none" w:sz="0" w:space="0" w:color="auto"/>
          </w:divBdr>
        </w:div>
        <w:div w:id="29038598">
          <w:marLeft w:val="640"/>
          <w:marRight w:val="0"/>
          <w:marTop w:val="0"/>
          <w:marBottom w:val="0"/>
          <w:divBdr>
            <w:top w:val="none" w:sz="0" w:space="0" w:color="auto"/>
            <w:left w:val="none" w:sz="0" w:space="0" w:color="auto"/>
            <w:bottom w:val="none" w:sz="0" w:space="0" w:color="auto"/>
            <w:right w:val="none" w:sz="0" w:space="0" w:color="auto"/>
          </w:divBdr>
        </w:div>
        <w:div w:id="36392965">
          <w:marLeft w:val="640"/>
          <w:marRight w:val="0"/>
          <w:marTop w:val="0"/>
          <w:marBottom w:val="0"/>
          <w:divBdr>
            <w:top w:val="none" w:sz="0" w:space="0" w:color="auto"/>
            <w:left w:val="none" w:sz="0" w:space="0" w:color="auto"/>
            <w:bottom w:val="none" w:sz="0" w:space="0" w:color="auto"/>
            <w:right w:val="none" w:sz="0" w:space="0" w:color="auto"/>
          </w:divBdr>
        </w:div>
        <w:div w:id="61564498">
          <w:marLeft w:val="640"/>
          <w:marRight w:val="0"/>
          <w:marTop w:val="0"/>
          <w:marBottom w:val="0"/>
          <w:divBdr>
            <w:top w:val="none" w:sz="0" w:space="0" w:color="auto"/>
            <w:left w:val="none" w:sz="0" w:space="0" w:color="auto"/>
            <w:bottom w:val="none" w:sz="0" w:space="0" w:color="auto"/>
            <w:right w:val="none" w:sz="0" w:space="0" w:color="auto"/>
          </w:divBdr>
        </w:div>
        <w:div w:id="75445656">
          <w:marLeft w:val="640"/>
          <w:marRight w:val="0"/>
          <w:marTop w:val="0"/>
          <w:marBottom w:val="0"/>
          <w:divBdr>
            <w:top w:val="none" w:sz="0" w:space="0" w:color="auto"/>
            <w:left w:val="none" w:sz="0" w:space="0" w:color="auto"/>
            <w:bottom w:val="none" w:sz="0" w:space="0" w:color="auto"/>
            <w:right w:val="none" w:sz="0" w:space="0" w:color="auto"/>
          </w:divBdr>
        </w:div>
        <w:div w:id="124467377">
          <w:marLeft w:val="640"/>
          <w:marRight w:val="0"/>
          <w:marTop w:val="0"/>
          <w:marBottom w:val="0"/>
          <w:divBdr>
            <w:top w:val="none" w:sz="0" w:space="0" w:color="auto"/>
            <w:left w:val="none" w:sz="0" w:space="0" w:color="auto"/>
            <w:bottom w:val="none" w:sz="0" w:space="0" w:color="auto"/>
            <w:right w:val="none" w:sz="0" w:space="0" w:color="auto"/>
          </w:divBdr>
        </w:div>
        <w:div w:id="164441057">
          <w:marLeft w:val="640"/>
          <w:marRight w:val="0"/>
          <w:marTop w:val="0"/>
          <w:marBottom w:val="0"/>
          <w:divBdr>
            <w:top w:val="none" w:sz="0" w:space="0" w:color="auto"/>
            <w:left w:val="none" w:sz="0" w:space="0" w:color="auto"/>
            <w:bottom w:val="none" w:sz="0" w:space="0" w:color="auto"/>
            <w:right w:val="none" w:sz="0" w:space="0" w:color="auto"/>
          </w:divBdr>
        </w:div>
        <w:div w:id="166948413">
          <w:marLeft w:val="640"/>
          <w:marRight w:val="0"/>
          <w:marTop w:val="0"/>
          <w:marBottom w:val="0"/>
          <w:divBdr>
            <w:top w:val="none" w:sz="0" w:space="0" w:color="auto"/>
            <w:left w:val="none" w:sz="0" w:space="0" w:color="auto"/>
            <w:bottom w:val="none" w:sz="0" w:space="0" w:color="auto"/>
            <w:right w:val="none" w:sz="0" w:space="0" w:color="auto"/>
          </w:divBdr>
        </w:div>
        <w:div w:id="168834830">
          <w:marLeft w:val="640"/>
          <w:marRight w:val="0"/>
          <w:marTop w:val="0"/>
          <w:marBottom w:val="0"/>
          <w:divBdr>
            <w:top w:val="none" w:sz="0" w:space="0" w:color="auto"/>
            <w:left w:val="none" w:sz="0" w:space="0" w:color="auto"/>
            <w:bottom w:val="none" w:sz="0" w:space="0" w:color="auto"/>
            <w:right w:val="none" w:sz="0" w:space="0" w:color="auto"/>
          </w:divBdr>
        </w:div>
        <w:div w:id="178008144">
          <w:marLeft w:val="640"/>
          <w:marRight w:val="0"/>
          <w:marTop w:val="0"/>
          <w:marBottom w:val="0"/>
          <w:divBdr>
            <w:top w:val="none" w:sz="0" w:space="0" w:color="auto"/>
            <w:left w:val="none" w:sz="0" w:space="0" w:color="auto"/>
            <w:bottom w:val="none" w:sz="0" w:space="0" w:color="auto"/>
            <w:right w:val="none" w:sz="0" w:space="0" w:color="auto"/>
          </w:divBdr>
        </w:div>
        <w:div w:id="264266360">
          <w:marLeft w:val="640"/>
          <w:marRight w:val="0"/>
          <w:marTop w:val="0"/>
          <w:marBottom w:val="0"/>
          <w:divBdr>
            <w:top w:val="none" w:sz="0" w:space="0" w:color="auto"/>
            <w:left w:val="none" w:sz="0" w:space="0" w:color="auto"/>
            <w:bottom w:val="none" w:sz="0" w:space="0" w:color="auto"/>
            <w:right w:val="none" w:sz="0" w:space="0" w:color="auto"/>
          </w:divBdr>
        </w:div>
        <w:div w:id="271521964">
          <w:marLeft w:val="640"/>
          <w:marRight w:val="0"/>
          <w:marTop w:val="0"/>
          <w:marBottom w:val="0"/>
          <w:divBdr>
            <w:top w:val="none" w:sz="0" w:space="0" w:color="auto"/>
            <w:left w:val="none" w:sz="0" w:space="0" w:color="auto"/>
            <w:bottom w:val="none" w:sz="0" w:space="0" w:color="auto"/>
            <w:right w:val="none" w:sz="0" w:space="0" w:color="auto"/>
          </w:divBdr>
        </w:div>
        <w:div w:id="311952906">
          <w:marLeft w:val="640"/>
          <w:marRight w:val="0"/>
          <w:marTop w:val="0"/>
          <w:marBottom w:val="0"/>
          <w:divBdr>
            <w:top w:val="none" w:sz="0" w:space="0" w:color="auto"/>
            <w:left w:val="none" w:sz="0" w:space="0" w:color="auto"/>
            <w:bottom w:val="none" w:sz="0" w:space="0" w:color="auto"/>
            <w:right w:val="none" w:sz="0" w:space="0" w:color="auto"/>
          </w:divBdr>
        </w:div>
        <w:div w:id="378094526">
          <w:marLeft w:val="640"/>
          <w:marRight w:val="0"/>
          <w:marTop w:val="0"/>
          <w:marBottom w:val="0"/>
          <w:divBdr>
            <w:top w:val="none" w:sz="0" w:space="0" w:color="auto"/>
            <w:left w:val="none" w:sz="0" w:space="0" w:color="auto"/>
            <w:bottom w:val="none" w:sz="0" w:space="0" w:color="auto"/>
            <w:right w:val="none" w:sz="0" w:space="0" w:color="auto"/>
          </w:divBdr>
        </w:div>
        <w:div w:id="409697518">
          <w:marLeft w:val="640"/>
          <w:marRight w:val="0"/>
          <w:marTop w:val="0"/>
          <w:marBottom w:val="0"/>
          <w:divBdr>
            <w:top w:val="none" w:sz="0" w:space="0" w:color="auto"/>
            <w:left w:val="none" w:sz="0" w:space="0" w:color="auto"/>
            <w:bottom w:val="none" w:sz="0" w:space="0" w:color="auto"/>
            <w:right w:val="none" w:sz="0" w:space="0" w:color="auto"/>
          </w:divBdr>
        </w:div>
        <w:div w:id="422149393">
          <w:marLeft w:val="640"/>
          <w:marRight w:val="0"/>
          <w:marTop w:val="0"/>
          <w:marBottom w:val="0"/>
          <w:divBdr>
            <w:top w:val="none" w:sz="0" w:space="0" w:color="auto"/>
            <w:left w:val="none" w:sz="0" w:space="0" w:color="auto"/>
            <w:bottom w:val="none" w:sz="0" w:space="0" w:color="auto"/>
            <w:right w:val="none" w:sz="0" w:space="0" w:color="auto"/>
          </w:divBdr>
        </w:div>
        <w:div w:id="437330224">
          <w:marLeft w:val="640"/>
          <w:marRight w:val="0"/>
          <w:marTop w:val="0"/>
          <w:marBottom w:val="0"/>
          <w:divBdr>
            <w:top w:val="none" w:sz="0" w:space="0" w:color="auto"/>
            <w:left w:val="none" w:sz="0" w:space="0" w:color="auto"/>
            <w:bottom w:val="none" w:sz="0" w:space="0" w:color="auto"/>
            <w:right w:val="none" w:sz="0" w:space="0" w:color="auto"/>
          </w:divBdr>
        </w:div>
        <w:div w:id="457648505">
          <w:marLeft w:val="640"/>
          <w:marRight w:val="0"/>
          <w:marTop w:val="0"/>
          <w:marBottom w:val="0"/>
          <w:divBdr>
            <w:top w:val="none" w:sz="0" w:space="0" w:color="auto"/>
            <w:left w:val="none" w:sz="0" w:space="0" w:color="auto"/>
            <w:bottom w:val="none" w:sz="0" w:space="0" w:color="auto"/>
            <w:right w:val="none" w:sz="0" w:space="0" w:color="auto"/>
          </w:divBdr>
        </w:div>
        <w:div w:id="470753315">
          <w:marLeft w:val="640"/>
          <w:marRight w:val="0"/>
          <w:marTop w:val="0"/>
          <w:marBottom w:val="0"/>
          <w:divBdr>
            <w:top w:val="none" w:sz="0" w:space="0" w:color="auto"/>
            <w:left w:val="none" w:sz="0" w:space="0" w:color="auto"/>
            <w:bottom w:val="none" w:sz="0" w:space="0" w:color="auto"/>
            <w:right w:val="none" w:sz="0" w:space="0" w:color="auto"/>
          </w:divBdr>
        </w:div>
        <w:div w:id="484707207">
          <w:marLeft w:val="640"/>
          <w:marRight w:val="0"/>
          <w:marTop w:val="0"/>
          <w:marBottom w:val="0"/>
          <w:divBdr>
            <w:top w:val="none" w:sz="0" w:space="0" w:color="auto"/>
            <w:left w:val="none" w:sz="0" w:space="0" w:color="auto"/>
            <w:bottom w:val="none" w:sz="0" w:space="0" w:color="auto"/>
            <w:right w:val="none" w:sz="0" w:space="0" w:color="auto"/>
          </w:divBdr>
        </w:div>
        <w:div w:id="496968521">
          <w:marLeft w:val="640"/>
          <w:marRight w:val="0"/>
          <w:marTop w:val="0"/>
          <w:marBottom w:val="0"/>
          <w:divBdr>
            <w:top w:val="none" w:sz="0" w:space="0" w:color="auto"/>
            <w:left w:val="none" w:sz="0" w:space="0" w:color="auto"/>
            <w:bottom w:val="none" w:sz="0" w:space="0" w:color="auto"/>
            <w:right w:val="none" w:sz="0" w:space="0" w:color="auto"/>
          </w:divBdr>
        </w:div>
        <w:div w:id="508056755">
          <w:marLeft w:val="640"/>
          <w:marRight w:val="0"/>
          <w:marTop w:val="0"/>
          <w:marBottom w:val="0"/>
          <w:divBdr>
            <w:top w:val="none" w:sz="0" w:space="0" w:color="auto"/>
            <w:left w:val="none" w:sz="0" w:space="0" w:color="auto"/>
            <w:bottom w:val="none" w:sz="0" w:space="0" w:color="auto"/>
            <w:right w:val="none" w:sz="0" w:space="0" w:color="auto"/>
          </w:divBdr>
        </w:div>
        <w:div w:id="520048905">
          <w:marLeft w:val="640"/>
          <w:marRight w:val="0"/>
          <w:marTop w:val="0"/>
          <w:marBottom w:val="0"/>
          <w:divBdr>
            <w:top w:val="none" w:sz="0" w:space="0" w:color="auto"/>
            <w:left w:val="none" w:sz="0" w:space="0" w:color="auto"/>
            <w:bottom w:val="none" w:sz="0" w:space="0" w:color="auto"/>
            <w:right w:val="none" w:sz="0" w:space="0" w:color="auto"/>
          </w:divBdr>
        </w:div>
        <w:div w:id="530997599">
          <w:marLeft w:val="640"/>
          <w:marRight w:val="0"/>
          <w:marTop w:val="0"/>
          <w:marBottom w:val="0"/>
          <w:divBdr>
            <w:top w:val="none" w:sz="0" w:space="0" w:color="auto"/>
            <w:left w:val="none" w:sz="0" w:space="0" w:color="auto"/>
            <w:bottom w:val="none" w:sz="0" w:space="0" w:color="auto"/>
            <w:right w:val="none" w:sz="0" w:space="0" w:color="auto"/>
          </w:divBdr>
        </w:div>
        <w:div w:id="532571760">
          <w:marLeft w:val="640"/>
          <w:marRight w:val="0"/>
          <w:marTop w:val="0"/>
          <w:marBottom w:val="0"/>
          <w:divBdr>
            <w:top w:val="none" w:sz="0" w:space="0" w:color="auto"/>
            <w:left w:val="none" w:sz="0" w:space="0" w:color="auto"/>
            <w:bottom w:val="none" w:sz="0" w:space="0" w:color="auto"/>
            <w:right w:val="none" w:sz="0" w:space="0" w:color="auto"/>
          </w:divBdr>
        </w:div>
        <w:div w:id="587233498">
          <w:marLeft w:val="640"/>
          <w:marRight w:val="0"/>
          <w:marTop w:val="0"/>
          <w:marBottom w:val="0"/>
          <w:divBdr>
            <w:top w:val="none" w:sz="0" w:space="0" w:color="auto"/>
            <w:left w:val="none" w:sz="0" w:space="0" w:color="auto"/>
            <w:bottom w:val="none" w:sz="0" w:space="0" w:color="auto"/>
            <w:right w:val="none" w:sz="0" w:space="0" w:color="auto"/>
          </w:divBdr>
        </w:div>
        <w:div w:id="587664302">
          <w:marLeft w:val="640"/>
          <w:marRight w:val="0"/>
          <w:marTop w:val="0"/>
          <w:marBottom w:val="0"/>
          <w:divBdr>
            <w:top w:val="none" w:sz="0" w:space="0" w:color="auto"/>
            <w:left w:val="none" w:sz="0" w:space="0" w:color="auto"/>
            <w:bottom w:val="none" w:sz="0" w:space="0" w:color="auto"/>
            <w:right w:val="none" w:sz="0" w:space="0" w:color="auto"/>
          </w:divBdr>
        </w:div>
        <w:div w:id="589507957">
          <w:marLeft w:val="640"/>
          <w:marRight w:val="0"/>
          <w:marTop w:val="0"/>
          <w:marBottom w:val="0"/>
          <w:divBdr>
            <w:top w:val="none" w:sz="0" w:space="0" w:color="auto"/>
            <w:left w:val="none" w:sz="0" w:space="0" w:color="auto"/>
            <w:bottom w:val="none" w:sz="0" w:space="0" w:color="auto"/>
            <w:right w:val="none" w:sz="0" w:space="0" w:color="auto"/>
          </w:divBdr>
        </w:div>
        <w:div w:id="591351262">
          <w:marLeft w:val="640"/>
          <w:marRight w:val="0"/>
          <w:marTop w:val="0"/>
          <w:marBottom w:val="0"/>
          <w:divBdr>
            <w:top w:val="none" w:sz="0" w:space="0" w:color="auto"/>
            <w:left w:val="none" w:sz="0" w:space="0" w:color="auto"/>
            <w:bottom w:val="none" w:sz="0" w:space="0" w:color="auto"/>
            <w:right w:val="none" w:sz="0" w:space="0" w:color="auto"/>
          </w:divBdr>
        </w:div>
        <w:div w:id="592476840">
          <w:marLeft w:val="640"/>
          <w:marRight w:val="0"/>
          <w:marTop w:val="0"/>
          <w:marBottom w:val="0"/>
          <w:divBdr>
            <w:top w:val="none" w:sz="0" w:space="0" w:color="auto"/>
            <w:left w:val="none" w:sz="0" w:space="0" w:color="auto"/>
            <w:bottom w:val="none" w:sz="0" w:space="0" w:color="auto"/>
            <w:right w:val="none" w:sz="0" w:space="0" w:color="auto"/>
          </w:divBdr>
        </w:div>
        <w:div w:id="616837553">
          <w:marLeft w:val="640"/>
          <w:marRight w:val="0"/>
          <w:marTop w:val="0"/>
          <w:marBottom w:val="0"/>
          <w:divBdr>
            <w:top w:val="none" w:sz="0" w:space="0" w:color="auto"/>
            <w:left w:val="none" w:sz="0" w:space="0" w:color="auto"/>
            <w:bottom w:val="none" w:sz="0" w:space="0" w:color="auto"/>
            <w:right w:val="none" w:sz="0" w:space="0" w:color="auto"/>
          </w:divBdr>
        </w:div>
        <w:div w:id="618950073">
          <w:marLeft w:val="640"/>
          <w:marRight w:val="0"/>
          <w:marTop w:val="0"/>
          <w:marBottom w:val="0"/>
          <w:divBdr>
            <w:top w:val="none" w:sz="0" w:space="0" w:color="auto"/>
            <w:left w:val="none" w:sz="0" w:space="0" w:color="auto"/>
            <w:bottom w:val="none" w:sz="0" w:space="0" w:color="auto"/>
            <w:right w:val="none" w:sz="0" w:space="0" w:color="auto"/>
          </w:divBdr>
        </w:div>
        <w:div w:id="633295206">
          <w:marLeft w:val="640"/>
          <w:marRight w:val="0"/>
          <w:marTop w:val="0"/>
          <w:marBottom w:val="0"/>
          <w:divBdr>
            <w:top w:val="none" w:sz="0" w:space="0" w:color="auto"/>
            <w:left w:val="none" w:sz="0" w:space="0" w:color="auto"/>
            <w:bottom w:val="none" w:sz="0" w:space="0" w:color="auto"/>
            <w:right w:val="none" w:sz="0" w:space="0" w:color="auto"/>
          </w:divBdr>
        </w:div>
        <w:div w:id="644895639">
          <w:marLeft w:val="640"/>
          <w:marRight w:val="0"/>
          <w:marTop w:val="0"/>
          <w:marBottom w:val="0"/>
          <w:divBdr>
            <w:top w:val="none" w:sz="0" w:space="0" w:color="auto"/>
            <w:left w:val="none" w:sz="0" w:space="0" w:color="auto"/>
            <w:bottom w:val="none" w:sz="0" w:space="0" w:color="auto"/>
            <w:right w:val="none" w:sz="0" w:space="0" w:color="auto"/>
          </w:divBdr>
        </w:div>
        <w:div w:id="656228248">
          <w:marLeft w:val="640"/>
          <w:marRight w:val="0"/>
          <w:marTop w:val="0"/>
          <w:marBottom w:val="0"/>
          <w:divBdr>
            <w:top w:val="none" w:sz="0" w:space="0" w:color="auto"/>
            <w:left w:val="none" w:sz="0" w:space="0" w:color="auto"/>
            <w:bottom w:val="none" w:sz="0" w:space="0" w:color="auto"/>
            <w:right w:val="none" w:sz="0" w:space="0" w:color="auto"/>
          </w:divBdr>
        </w:div>
        <w:div w:id="688486592">
          <w:marLeft w:val="640"/>
          <w:marRight w:val="0"/>
          <w:marTop w:val="0"/>
          <w:marBottom w:val="0"/>
          <w:divBdr>
            <w:top w:val="none" w:sz="0" w:space="0" w:color="auto"/>
            <w:left w:val="none" w:sz="0" w:space="0" w:color="auto"/>
            <w:bottom w:val="none" w:sz="0" w:space="0" w:color="auto"/>
            <w:right w:val="none" w:sz="0" w:space="0" w:color="auto"/>
          </w:divBdr>
        </w:div>
        <w:div w:id="700326915">
          <w:marLeft w:val="640"/>
          <w:marRight w:val="0"/>
          <w:marTop w:val="0"/>
          <w:marBottom w:val="0"/>
          <w:divBdr>
            <w:top w:val="none" w:sz="0" w:space="0" w:color="auto"/>
            <w:left w:val="none" w:sz="0" w:space="0" w:color="auto"/>
            <w:bottom w:val="none" w:sz="0" w:space="0" w:color="auto"/>
            <w:right w:val="none" w:sz="0" w:space="0" w:color="auto"/>
          </w:divBdr>
        </w:div>
        <w:div w:id="714887073">
          <w:marLeft w:val="640"/>
          <w:marRight w:val="0"/>
          <w:marTop w:val="0"/>
          <w:marBottom w:val="0"/>
          <w:divBdr>
            <w:top w:val="none" w:sz="0" w:space="0" w:color="auto"/>
            <w:left w:val="none" w:sz="0" w:space="0" w:color="auto"/>
            <w:bottom w:val="none" w:sz="0" w:space="0" w:color="auto"/>
            <w:right w:val="none" w:sz="0" w:space="0" w:color="auto"/>
          </w:divBdr>
        </w:div>
        <w:div w:id="755518383">
          <w:marLeft w:val="640"/>
          <w:marRight w:val="0"/>
          <w:marTop w:val="0"/>
          <w:marBottom w:val="0"/>
          <w:divBdr>
            <w:top w:val="none" w:sz="0" w:space="0" w:color="auto"/>
            <w:left w:val="none" w:sz="0" w:space="0" w:color="auto"/>
            <w:bottom w:val="none" w:sz="0" w:space="0" w:color="auto"/>
            <w:right w:val="none" w:sz="0" w:space="0" w:color="auto"/>
          </w:divBdr>
        </w:div>
        <w:div w:id="762184126">
          <w:marLeft w:val="640"/>
          <w:marRight w:val="0"/>
          <w:marTop w:val="0"/>
          <w:marBottom w:val="0"/>
          <w:divBdr>
            <w:top w:val="none" w:sz="0" w:space="0" w:color="auto"/>
            <w:left w:val="none" w:sz="0" w:space="0" w:color="auto"/>
            <w:bottom w:val="none" w:sz="0" w:space="0" w:color="auto"/>
            <w:right w:val="none" w:sz="0" w:space="0" w:color="auto"/>
          </w:divBdr>
        </w:div>
        <w:div w:id="794837349">
          <w:marLeft w:val="640"/>
          <w:marRight w:val="0"/>
          <w:marTop w:val="0"/>
          <w:marBottom w:val="0"/>
          <w:divBdr>
            <w:top w:val="none" w:sz="0" w:space="0" w:color="auto"/>
            <w:left w:val="none" w:sz="0" w:space="0" w:color="auto"/>
            <w:bottom w:val="none" w:sz="0" w:space="0" w:color="auto"/>
            <w:right w:val="none" w:sz="0" w:space="0" w:color="auto"/>
          </w:divBdr>
        </w:div>
        <w:div w:id="850922263">
          <w:marLeft w:val="640"/>
          <w:marRight w:val="0"/>
          <w:marTop w:val="0"/>
          <w:marBottom w:val="0"/>
          <w:divBdr>
            <w:top w:val="none" w:sz="0" w:space="0" w:color="auto"/>
            <w:left w:val="none" w:sz="0" w:space="0" w:color="auto"/>
            <w:bottom w:val="none" w:sz="0" w:space="0" w:color="auto"/>
            <w:right w:val="none" w:sz="0" w:space="0" w:color="auto"/>
          </w:divBdr>
        </w:div>
        <w:div w:id="882643616">
          <w:marLeft w:val="640"/>
          <w:marRight w:val="0"/>
          <w:marTop w:val="0"/>
          <w:marBottom w:val="0"/>
          <w:divBdr>
            <w:top w:val="none" w:sz="0" w:space="0" w:color="auto"/>
            <w:left w:val="none" w:sz="0" w:space="0" w:color="auto"/>
            <w:bottom w:val="none" w:sz="0" w:space="0" w:color="auto"/>
            <w:right w:val="none" w:sz="0" w:space="0" w:color="auto"/>
          </w:divBdr>
        </w:div>
        <w:div w:id="975836130">
          <w:marLeft w:val="640"/>
          <w:marRight w:val="0"/>
          <w:marTop w:val="0"/>
          <w:marBottom w:val="0"/>
          <w:divBdr>
            <w:top w:val="none" w:sz="0" w:space="0" w:color="auto"/>
            <w:left w:val="none" w:sz="0" w:space="0" w:color="auto"/>
            <w:bottom w:val="none" w:sz="0" w:space="0" w:color="auto"/>
            <w:right w:val="none" w:sz="0" w:space="0" w:color="auto"/>
          </w:divBdr>
        </w:div>
        <w:div w:id="1036544148">
          <w:marLeft w:val="640"/>
          <w:marRight w:val="0"/>
          <w:marTop w:val="0"/>
          <w:marBottom w:val="0"/>
          <w:divBdr>
            <w:top w:val="none" w:sz="0" w:space="0" w:color="auto"/>
            <w:left w:val="none" w:sz="0" w:space="0" w:color="auto"/>
            <w:bottom w:val="none" w:sz="0" w:space="0" w:color="auto"/>
            <w:right w:val="none" w:sz="0" w:space="0" w:color="auto"/>
          </w:divBdr>
        </w:div>
        <w:div w:id="1044138968">
          <w:marLeft w:val="640"/>
          <w:marRight w:val="0"/>
          <w:marTop w:val="0"/>
          <w:marBottom w:val="0"/>
          <w:divBdr>
            <w:top w:val="none" w:sz="0" w:space="0" w:color="auto"/>
            <w:left w:val="none" w:sz="0" w:space="0" w:color="auto"/>
            <w:bottom w:val="none" w:sz="0" w:space="0" w:color="auto"/>
            <w:right w:val="none" w:sz="0" w:space="0" w:color="auto"/>
          </w:divBdr>
        </w:div>
        <w:div w:id="1071807359">
          <w:marLeft w:val="640"/>
          <w:marRight w:val="0"/>
          <w:marTop w:val="0"/>
          <w:marBottom w:val="0"/>
          <w:divBdr>
            <w:top w:val="none" w:sz="0" w:space="0" w:color="auto"/>
            <w:left w:val="none" w:sz="0" w:space="0" w:color="auto"/>
            <w:bottom w:val="none" w:sz="0" w:space="0" w:color="auto"/>
            <w:right w:val="none" w:sz="0" w:space="0" w:color="auto"/>
          </w:divBdr>
        </w:div>
        <w:div w:id="1100103436">
          <w:marLeft w:val="640"/>
          <w:marRight w:val="0"/>
          <w:marTop w:val="0"/>
          <w:marBottom w:val="0"/>
          <w:divBdr>
            <w:top w:val="none" w:sz="0" w:space="0" w:color="auto"/>
            <w:left w:val="none" w:sz="0" w:space="0" w:color="auto"/>
            <w:bottom w:val="none" w:sz="0" w:space="0" w:color="auto"/>
            <w:right w:val="none" w:sz="0" w:space="0" w:color="auto"/>
          </w:divBdr>
        </w:div>
        <w:div w:id="1107113684">
          <w:marLeft w:val="640"/>
          <w:marRight w:val="0"/>
          <w:marTop w:val="0"/>
          <w:marBottom w:val="0"/>
          <w:divBdr>
            <w:top w:val="none" w:sz="0" w:space="0" w:color="auto"/>
            <w:left w:val="none" w:sz="0" w:space="0" w:color="auto"/>
            <w:bottom w:val="none" w:sz="0" w:space="0" w:color="auto"/>
            <w:right w:val="none" w:sz="0" w:space="0" w:color="auto"/>
          </w:divBdr>
        </w:div>
        <w:div w:id="1127547053">
          <w:marLeft w:val="640"/>
          <w:marRight w:val="0"/>
          <w:marTop w:val="0"/>
          <w:marBottom w:val="0"/>
          <w:divBdr>
            <w:top w:val="none" w:sz="0" w:space="0" w:color="auto"/>
            <w:left w:val="none" w:sz="0" w:space="0" w:color="auto"/>
            <w:bottom w:val="none" w:sz="0" w:space="0" w:color="auto"/>
            <w:right w:val="none" w:sz="0" w:space="0" w:color="auto"/>
          </w:divBdr>
        </w:div>
        <w:div w:id="1234126774">
          <w:marLeft w:val="640"/>
          <w:marRight w:val="0"/>
          <w:marTop w:val="0"/>
          <w:marBottom w:val="0"/>
          <w:divBdr>
            <w:top w:val="none" w:sz="0" w:space="0" w:color="auto"/>
            <w:left w:val="none" w:sz="0" w:space="0" w:color="auto"/>
            <w:bottom w:val="none" w:sz="0" w:space="0" w:color="auto"/>
            <w:right w:val="none" w:sz="0" w:space="0" w:color="auto"/>
          </w:divBdr>
        </w:div>
        <w:div w:id="1244996641">
          <w:marLeft w:val="640"/>
          <w:marRight w:val="0"/>
          <w:marTop w:val="0"/>
          <w:marBottom w:val="0"/>
          <w:divBdr>
            <w:top w:val="none" w:sz="0" w:space="0" w:color="auto"/>
            <w:left w:val="none" w:sz="0" w:space="0" w:color="auto"/>
            <w:bottom w:val="none" w:sz="0" w:space="0" w:color="auto"/>
            <w:right w:val="none" w:sz="0" w:space="0" w:color="auto"/>
          </w:divBdr>
        </w:div>
        <w:div w:id="1270743811">
          <w:marLeft w:val="640"/>
          <w:marRight w:val="0"/>
          <w:marTop w:val="0"/>
          <w:marBottom w:val="0"/>
          <w:divBdr>
            <w:top w:val="none" w:sz="0" w:space="0" w:color="auto"/>
            <w:left w:val="none" w:sz="0" w:space="0" w:color="auto"/>
            <w:bottom w:val="none" w:sz="0" w:space="0" w:color="auto"/>
            <w:right w:val="none" w:sz="0" w:space="0" w:color="auto"/>
          </w:divBdr>
        </w:div>
        <w:div w:id="1285111131">
          <w:marLeft w:val="640"/>
          <w:marRight w:val="0"/>
          <w:marTop w:val="0"/>
          <w:marBottom w:val="0"/>
          <w:divBdr>
            <w:top w:val="none" w:sz="0" w:space="0" w:color="auto"/>
            <w:left w:val="none" w:sz="0" w:space="0" w:color="auto"/>
            <w:bottom w:val="none" w:sz="0" w:space="0" w:color="auto"/>
            <w:right w:val="none" w:sz="0" w:space="0" w:color="auto"/>
          </w:divBdr>
        </w:div>
        <w:div w:id="1330907025">
          <w:marLeft w:val="640"/>
          <w:marRight w:val="0"/>
          <w:marTop w:val="0"/>
          <w:marBottom w:val="0"/>
          <w:divBdr>
            <w:top w:val="none" w:sz="0" w:space="0" w:color="auto"/>
            <w:left w:val="none" w:sz="0" w:space="0" w:color="auto"/>
            <w:bottom w:val="none" w:sz="0" w:space="0" w:color="auto"/>
            <w:right w:val="none" w:sz="0" w:space="0" w:color="auto"/>
          </w:divBdr>
        </w:div>
        <w:div w:id="1335641903">
          <w:marLeft w:val="640"/>
          <w:marRight w:val="0"/>
          <w:marTop w:val="0"/>
          <w:marBottom w:val="0"/>
          <w:divBdr>
            <w:top w:val="none" w:sz="0" w:space="0" w:color="auto"/>
            <w:left w:val="none" w:sz="0" w:space="0" w:color="auto"/>
            <w:bottom w:val="none" w:sz="0" w:space="0" w:color="auto"/>
            <w:right w:val="none" w:sz="0" w:space="0" w:color="auto"/>
          </w:divBdr>
        </w:div>
        <w:div w:id="1339966612">
          <w:marLeft w:val="640"/>
          <w:marRight w:val="0"/>
          <w:marTop w:val="0"/>
          <w:marBottom w:val="0"/>
          <w:divBdr>
            <w:top w:val="none" w:sz="0" w:space="0" w:color="auto"/>
            <w:left w:val="none" w:sz="0" w:space="0" w:color="auto"/>
            <w:bottom w:val="none" w:sz="0" w:space="0" w:color="auto"/>
            <w:right w:val="none" w:sz="0" w:space="0" w:color="auto"/>
          </w:divBdr>
        </w:div>
        <w:div w:id="1342513743">
          <w:marLeft w:val="640"/>
          <w:marRight w:val="0"/>
          <w:marTop w:val="0"/>
          <w:marBottom w:val="0"/>
          <w:divBdr>
            <w:top w:val="none" w:sz="0" w:space="0" w:color="auto"/>
            <w:left w:val="none" w:sz="0" w:space="0" w:color="auto"/>
            <w:bottom w:val="none" w:sz="0" w:space="0" w:color="auto"/>
            <w:right w:val="none" w:sz="0" w:space="0" w:color="auto"/>
          </w:divBdr>
        </w:div>
        <w:div w:id="1346008750">
          <w:marLeft w:val="640"/>
          <w:marRight w:val="0"/>
          <w:marTop w:val="0"/>
          <w:marBottom w:val="0"/>
          <w:divBdr>
            <w:top w:val="none" w:sz="0" w:space="0" w:color="auto"/>
            <w:left w:val="none" w:sz="0" w:space="0" w:color="auto"/>
            <w:bottom w:val="none" w:sz="0" w:space="0" w:color="auto"/>
            <w:right w:val="none" w:sz="0" w:space="0" w:color="auto"/>
          </w:divBdr>
        </w:div>
        <w:div w:id="1359699558">
          <w:marLeft w:val="640"/>
          <w:marRight w:val="0"/>
          <w:marTop w:val="0"/>
          <w:marBottom w:val="0"/>
          <w:divBdr>
            <w:top w:val="none" w:sz="0" w:space="0" w:color="auto"/>
            <w:left w:val="none" w:sz="0" w:space="0" w:color="auto"/>
            <w:bottom w:val="none" w:sz="0" w:space="0" w:color="auto"/>
            <w:right w:val="none" w:sz="0" w:space="0" w:color="auto"/>
          </w:divBdr>
        </w:div>
        <w:div w:id="1387874274">
          <w:marLeft w:val="640"/>
          <w:marRight w:val="0"/>
          <w:marTop w:val="0"/>
          <w:marBottom w:val="0"/>
          <w:divBdr>
            <w:top w:val="none" w:sz="0" w:space="0" w:color="auto"/>
            <w:left w:val="none" w:sz="0" w:space="0" w:color="auto"/>
            <w:bottom w:val="none" w:sz="0" w:space="0" w:color="auto"/>
            <w:right w:val="none" w:sz="0" w:space="0" w:color="auto"/>
          </w:divBdr>
        </w:div>
        <w:div w:id="1422992727">
          <w:marLeft w:val="640"/>
          <w:marRight w:val="0"/>
          <w:marTop w:val="0"/>
          <w:marBottom w:val="0"/>
          <w:divBdr>
            <w:top w:val="none" w:sz="0" w:space="0" w:color="auto"/>
            <w:left w:val="none" w:sz="0" w:space="0" w:color="auto"/>
            <w:bottom w:val="none" w:sz="0" w:space="0" w:color="auto"/>
            <w:right w:val="none" w:sz="0" w:space="0" w:color="auto"/>
          </w:divBdr>
        </w:div>
        <w:div w:id="1453865098">
          <w:marLeft w:val="640"/>
          <w:marRight w:val="0"/>
          <w:marTop w:val="0"/>
          <w:marBottom w:val="0"/>
          <w:divBdr>
            <w:top w:val="none" w:sz="0" w:space="0" w:color="auto"/>
            <w:left w:val="none" w:sz="0" w:space="0" w:color="auto"/>
            <w:bottom w:val="none" w:sz="0" w:space="0" w:color="auto"/>
            <w:right w:val="none" w:sz="0" w:space="0" w:color="auto"/>
          </w:divBdr>
        </w:div>
        <w:div w:id="1492983141">
          <w:marLeft w:val="640"/>
          <w:marRight w:val="0"/>
          <w:marTop w:val="0"/>
          <w:marBottom w:val="0"/>
          <w:divBdr>
            <w:top w:val="none" w:sz="0" w:space="0" w:color="auto"/>
            <w:left w:val="none" w:sz="0" w:space="0" w:color="auto"/>
            <w:bottom w:val="none" w:sz="0" w:space="0" w:color="auto"/>
            <w:right w:val="none" w:sz="0" w:space="0" w:color="auto"/>
          </w:divBdr>
        </w:div>
        <w:div w:id="1494492120">
          <w:marLeft w:val="640"/>
          <w:marRight w:val="0"/>
          <w:marTop w:val="0"/>
          <w:marBottom w:val="0"/>
          <w:divBdr>
            <w:top w:val="none" w:sz="0" w:space="0" w:color="auto"/>
            <w:left w:val="none" w:sz="0" w:space="0" w:color="auto"/>
            <w:bottom w:val="none" w:sz="0" w:space="0" w:color="auto"/>
            <w:right w:val="none" w:sz="0" w:space="0" w:color="auto"/>
          </w:divBdr>
        </w:div>
        <w:div w:id="1498615873">
          <w:marLeft w:val="640"/>
          <w:marRight w:val="0"/>
          <w:marTop w:val="0"/>
          <w:marBottom w:val="0"/>
          <w:divBdr>
            <w:top w:val="none" w:sz="0" w:space="0" w:color="auto"/>
            <w:left w:val="none" w:sz="0" w:space="0" w:color="auto"/>
            <w:bottom w:val="none" w:sz="0" w:space="0" w:color="auto"/>
            <w:right w:val="none" w:sz="0" w:space="0" w:color="auto"/>
          </w:divBdr>
        </w:div>
        <w:div w:id="1516455670">
          <w:marLeft w:val="640"/>
          <w:marRight w:val="0"/>
          <w:marTop w:val="0"/>
          <w:marBottom w:val="0"/>
          <w:divBdr>
            <w:top w:val="none" w:sz="0" w:space="0" w:color="auto"/>
            <w:left w:val="none" w:sz="0" w:space="0" w:color="auto"/>
            <w:bottom w:val="none" w:sz="0" w:space="0" w:color="auto"/>
            <w:right w:val="none" w:sz="0" w:space="0" w:color="auto"/>
          </w:divBdr>
        </w:div>
        <w:div w:id="1528064022">
          <w:marLeft w:val="640"/>
          <w:marRight w:val="0"/>
          <w:marTop w:val="0"/>
          <w:marBottom w:val="0"/>
          <w:divBdr>
            <w:top w:val="none" w:sz="0" w:space="0" w:color="auto"/>
            <w:left w:val="none" w:sz="0" w:space="0" w:color="auto"/>
            <w:bottom w:val="none" w:sz="0" w:space="0" w:color="auto"/>
            <w:right w:val="none" w:sz="0" w:space="0" w:color="auto"/>
          </w:divBdr>
        </w:div>
        <w:div w:id="1554923734">
          <w:marLeft w:val="640"/>
          <w:marRight w:val="0"/>
          <w:marTop w:val="0"/>
          <w:marBottom w:val="0"/>
          <w:divBdr>
            <w:top w:val="none" w:sz="0" w:space="0" w:color="auto"/>
            <w:left w:val="none" w:sz="0" w:space="0" w:color="auto"/>
            <w:bottom w:val="none" w:sz="0" w:space="0" w:color="auto"/>
            <w:right w:val="none" w:sz="0" w:space="0" w:color="auto"/>
          </w:divBdr>
        </w:div>
        <w:div w:id="1572304835">
          <w:marLeft w:val="640"/>
          <w:marRight w:val="0"/>
          <w:marTop w:val="0"/>
          <w:marBottom w:val="0"/>
          <w:divBdr>
            <w:top w:val="none" w:sz="0" w:space="0" w:color="auto"/>
            <w:left w:val="none" w:sz="0" w:space="0" w:color="auto"/>
            <w:bottom w:val="none" w:sz="0" w:space="0" w:color="auto"/>
            <w:right w:val="none" w:sz="0" w:space="0" w:color="auto"/>
          </w:divBdr>
        </w:div>
        <w:div w:id="1583294132">
          <w:marLeft w:val="640"/>
          <w:marRight w:val="0"/>
          <w:marTop w:val="0"/>
          <w:marBottom w:val="0"/>
          <w:divBdr>
            <w:top w:val="none" w:sz="0" w:space="0" w:color="auto"/>
            <w:left w:val="none" w:sz="0" w:space="0" w:color="auto"/>
            <w:bottom w:val="none" w:sz="0" w:space="0" w:color="auto"/>
            <w:right w:val="none" w:sz="0" w:space="0" w:color="auto"/>
          </w:divBdr>
        </w:div>
        <w:div w:id="1592545717">
          <w:marLeft w:val="640"/>
          <w:marRight w:val="0"/>
          <w:marTop w:val="0"/>
          <w:marBottom w:val="0"/>
          <w:divBdr>
            <w:top w:val="none" w:sz="0" w:space="0" w:color="auto"/>
            <w:left w:val="none" w:sz="0" w:space="0" w:color="auto"/>
            <w:bottom w:val="none" w:sz="0" w:space="0" w:color="auto"/>
            <w:right w:val="none" w:sz="0" w:space="0" w:color="auto"/>
          </w:divBdr>
        </w:div>
        <w:div w:id="1605070692">
          <w:marLeft w:val="640"/>
          <w:marRight w:val="0"/>
          <w:marTop w:val="0"/>
          <w:marBottom w:val="0"/>
          <w:divBdr>
            <w:top w:val="none" w:sz="0" w:space="0" w:color="auto"/>
            <w:left w:val="none" w:sz="0" w:space="0" w:color="auto"/>
            <w:bottom w:val="none" w:sz="0" w:space="0" w:color="auto"/>
            <w:right w:val="none" w:sz="0" w:space="0" w:color="auto"/>
          </w:divBdr>
        </w:div>
        <w:div w:id="1655254565">
          <w:marLeft w:val="640"/>
          <w:marRight w:val="0"/>
          <w:marTop w:val="0"/>
          <w:marBottom w:val="0"/>
          <w:divBdr>
            <w:top w:val="none" w:sz="0" w:space="0" w:color="auto"/>
            <w:left w:val="none" w:sz="0" w:space="0" w:color="auto"/>
            <w:bottom w:val="none" w:sz="0" w:space="0" w:color="auto"/>
            <w:right w:val="none" w:sz="0" w:space="0" w:color="auto"/>
          </w:divBdr>
        </w:div>
        <w:div w:id="1672487389">
          <w:marLeft w:val="640"/>
          <w:marRight w:val="0"/>
          <w:marTop w:val="0"/>
          <w:marBottom w:val="0"/>
          <w:divBdr>
            <w:top w:val="none" w:sz="0" w:space="0" w:color="auto"/>
            <w:left w:val="none" w:sz="0" w:space="0" w:color="auto"/>
            <w:bottom w:val="none" w:sz="0" w:space="0" w:color="auto"/>
            <w:right w:val="none" w:sz="0" w:space="0" w:color="auto"/>
          </w:divBdr>
        </w:div>
        <w:div w:id="1703358206">
          <w:marLeft w:val="640"/>
          <w:marRight w:val="0"/>
          <w:marTop w:val="0"/>
          <w:marBottom w:val="0"/>
          <w:divBdr>
            <w:top w:val="none" w:sz="0" w:space="0" w:color="auto"/>
            <w:left w:val="none" w:sz="0" w:space="0" w:color="auto"/>
            <w:bottom w:val="none" w:sz="0" w:space="0" w:color="auto"/>
            <w:right w:val="none" w:sz="0" w:space="0" w:color="auto"/>
          </w:divBdr>
        </w:div>
        <w:div w:id="1719087313">
          <w:marLeft w:val="640"/>
          <w:marRight w:val="0"/>
          <w:marTop w:val="0"/>
          <w:marBottom w:val="0"/>
          <w:divBdr>
            <w:top w:val="none" w:sz="0" w:space="0" w:color="auto"/>
            <w:left w:val="none" w:sz="0" w:space="0" w:color="auto"/>
            <w:bottom w:val="none" w:sz="0" w:space="0" w:color="auto"/>
            <w:right w:val="none" w:sz="0" w:space="0" w:color="auto"/>
          </w:divBdr>
        </w:div>
        <w:div w:id="1722942637">
          <w:marLeft w:val="640"/>
          <w:marRight w:val="0"/>
          <w:marTop w:val="0"/>
          <w:marBottom w:val="0"/>
          <w:divBdr>
            <w:top w:val="none" w:sz="0" w:space="0" w:color="auto"/>
            <w:left w:val="none" w:sz="0" w:space="0" w:color="auto"/>
            <w:bottom w:val="none" w:sz="0" w:space="0" w:color="auto"/>
            <w:right w:val="none" w:sz="0" w:space="0" w:color="auto"/>
          </w:divBdr>
        </w:div>
        <w:div w:id="1753889862">
          <w:marLeft w:val="640"/>
          <w:marRight w:val="0"/>
          <w:marTop w:val="0"/>
          <w:marBottom w:val="0"/>
          <w:divBdr>
            <w:top w:val="none" w:sz="0" w:space="0" w:color="auto"/>
            <w:left w:val="none" w:sz="0" w:space="0" w:color="auto"/>
            <w:bottom w:val="none" w:sz="0" w:space="0" w:color="auto"/>
            <w:right w:val="none" w:sz="0" w:space="0" w:color="auto"/>
          </w:divBdr>
        </w:div>
        <w:div w:id="1775175979">
          <w:marLeft w:val="640"/>
          <w:marRight w:val="0"/>
          <w:marTop w:val="0"/>
          <w:marBottom w:val="0"/>
          <w:divBdr>
            <w:top w:val="none" w:sz="0" w:space="0" w:color="auto"/>
            <w:left w:val="none" w:sz="0" w:space="0" w:color="auto"/>
            <w:bottom w:val="none" w:sz="0" w:space="0" w:color="auto"/>
            <w:right w:val="none" w:sz="0" w:space="0" w:color="auto"/>
          </w:divBdr>
        </w:div>
        <w:div w:id="1800565011">
          <w:marLeft w:val="640"/>
          <w:marRight w:val="0"/>
          <w:marTop w:val="0"/>
          <w:marBottom w:val="0"/>
          <w:divBdr>
            <w:top w:val="none" w:sz="0" w:space="0" w:color="auto"/>
            <w:left w:val="none" w:sz="0" w:space="0" w:color="auto"/>
            <w:bottom w:val="none" w:sz="0" w:space="0" w:color="auto"/>
            <w:right w:val="none" w:sz="0" w:space="0" w:color="auto"/>
          </w:divBdr>
        </w:div>
        <w:div w:id="1832869047">
          <w:marLeft w:val="640"/>
          <w:marRight w:val="0"/>
          <w:marTop w:val="0"/>
          <w:marBottom w:val="0"/>
          <w:divBdr>
            <w:top w:val="none" w:sz="0" w:space="0" w:color="auto"/>
            <w:left w:val="none" w:sz="0" w:space="0" w:color="auto"/>
            <w:bottom w:val="none" w:sz="0" w:space="0" w:color="auto"/>
            <w:right w:val="none" w:sz="0" w:space="0" w:color="auto"/>
          </w:divBdr>
        </w:div>
        <w:div w:id="1837188915">
          <w:marLeft w:val="640"/>
          <w:marRight w:val="0"/>
          <w:marTop w:val="0"/>
          <w:marBottom w:val="0"/>
          <w:divBdr>
            <w:top w:val="none" w:sz="0" w:space="0" w:color="auto"/>
            <w:left w:val="none" w:sz="0" w:space="0" w:color="auto"/>
            <w:bottom w:val="none" w:sz="0" w:space="0" w:color="auto"/>
            <w:right w:val="none" w:sz="0" w:space="0" w:color="auto"/>
          </w:divBdr>
        </w:div>
        <w:div w:id="1848520201">
          <w:marLeft w:val="640"/>
          <w:marRight w:val="0"/>
          <w:marTop w:val="0"/>
          <w:marBottom w:val="0"/>
          <w:divBdr>
            <w:top w:val="none" w:sz="0" w:space="0" w:color="auto"/>
            <w:left w:val="none" w:sz="0" w:space="0" w:color="auto"/>
            <w:bottom w:val="none" w:sz="0" w:space="0" w:color="auto"/>
            <w:right w:val="none" w:sz="0" w:space="0" w:color="auto"/>
          </w:divBdr>
        </w:div>
        <w:div w:id="1900480655">
          <w:marLeft w:val="640"/>
          <w:marRight w:val="0"/>
          <w:marTop w:val="0"/>
          <w:marBottom w:val="0"/>
          <w:divBdr>
            <w:top w:val="none" w:sz="0" w:space="0" w:color="auto"/>
            <w:left w:val="none" w:sz="0" w:space="0" w:color="auto"/>
            <w:bottom w:val="none" w:sz="0" w:space="0" w:color="auto"/>
            <w:right w:val="none" w:sz="0" w:space="0" w:color="auto"/>
          </w:divBdr>
        </w:div>
        <w:div w:id="1939484214">
          <w:marLeft w:val="640"/>
          <w:marRight w:val="0"/>
          <w:marTop w:val="0"/>
          <w:marBottom w:val="0"/>
          <w:divBdr>
            <w:top w:val="none" w:sz="0" w:space="0" w:color="auto"/>
            <w:left w:val="none" w:sz="0" w:space="0" w:color="auto"/>
            <w:bottom w:val="none" w:sz="0" w:space="0" w:color="auto"/>
            <w:right w:val="none" w:sz="0" w:space="0" w:color="auto"/>
          </w:divBdr>
        </w:div>
        <w:div w:id="1944335833">
          <w:marLeft w:val="640"/>
          <w:marRight w:val="0"/>
          <w:marTop w:val="0"/>
          <w:marBottom w:val="0"/>
          <w:divBdr>
            <w:top w:val="none" w:sz="0" w:space="0" w:color="auto"/>
            <w:left w:val="none" w:sz="0" w:space="0" w:color="auto"/>
            <w:bottom w:val="none" w:sz="0" w:space="0" w:color="auto"/>
            <w:right w:val="none" w:sz="0" w:space="0" w:color="auto"/>
          </w:divBdr>
        </w:div>
        <w:div w:id="1960405728">
          <w:marLeft w:val="640"/>
          <w:marRight w:val="0"/>
          <w:marTop w:val="0"/>
          <w:marBottom w:val="0"/>
          <w:divBdr>
            <w:top w:val="none" w:sz="0" w:space="0" w:color="auto"/>
            <w:left w:val="none" w:sz="0" w:space="0" w:color="auto"/>
            <w:bottom w:val="none" w:sz="0" w:space="0" w:color="auto"/>
            <w:right w:val="none" w:sz="0" w:space="0" w:color="auto"/>
          </w:divBdr>
        </w:div>
        <w:div w:id="1960837663">
          <w:marLeft w:val="640"/>
          <w:marRight w:val="0"/>
          <w:marTop w:val="0"/>
          <w:marBottom w:val="0"/>
          <w:divBdr>
            <w:top w:val="none" w:sz="0" w:space="0" w:color="auto"/>
            <w:left w:val="none" w:sz="0" w:space="0" w:color="auto"/>
            <w:bottom w:val="none" w:sz="0" w:space="0" w:color="auto"/>
            <w:right w:val="none" w:sz="0" w:space="0" w:color="auto"/>
          </w:divBdr>
        </w:div>
        <w:div w:id="1964801588">
          <w:marLeft w:val="640"/>
          <w:marRight w:val="0"/>
          <w:marTop w:val="0"/>
          <w:marBottom w:val="0"/>
          <w:divBdr>
            <w:top w:val="none" w:sz="0" w:space="0" w:color="auto"/>
            <w:left w:val="none" w:sz="0" w:space="0" w:color="auto"/>
            <w:bottom w:val="none" w:sz="0" w:space="0" w:color="auto"/>
            <w:right w:val="none" w:sz="0" w:space="0" w:color="auto"/>
          </w:divBdr>
        </w:div>
        <w:div w:id="1975328792">
          <w:marLeft w:val="640"/>
          <w:marRight w:val="0"/>
          <w:marTop w:val="0"/>
          <w:marBottom w:val="0"/>
          <w:divBdr>
            <w:top w:val="none" w:sz="0" w:space="0" w:color="auto"/>
            <w:left w:val="none" w:sz="0" w:space="0" w:color="auto"/>
            <w:bottom w:val="none" w:sz="0" w:space="0" w:color="auto"/>
            <w:right w:val="none" w:sz="0" w:space="0" w:color="auto"/>
          </w:divBdr>
        </w:div>
        <w:div w:id="1976989243">
          <w:marLeft w:val="640"/>
          <w:marRight w:val="0"/>
          <w:marTop w:val="0"/>
          <w:marBottom w:val="0"/>
          <w:divBdr>
            <w:top w:val="none" w:sz="0" w:space="0" w:color="auto"/>
            <w:left w:val="none" w:sz="0" w:space="0" w:color="auto"/>
            <w:bottom w:val="none" w:sz="0" w:space="0" w:color="auto"/>
            <w:right w:val="none" w:sz="0" w:space="0" w:color="auto"/>
          </w:divBdr>
        </w:div>
        <w:div w:id="2086994157">
          <w:marLeft w:val="640"/>
          <w:marRight w:val="0"/>
          <w:marTop w:val="0"/>
          <w:marBottom w:val="0"/>
          <w:divBdr>
            <w:top w:val="none" w:sz="0" w:space="0" w:color="auto"/>
            <w:left w:val="none" w:sz="0" w:space="0" w:color="auto"/>
            <w:bottom w:val="none" w:sz="0" w:space="0" w:color="auto"/>
            <w:right w:val="none" w:sz="0" w:space="0" w:color="auto"/>
          </w:divBdr>
        </w:div>
        <w:div w:id="2124036347">
          <w:marLeft w:val="640"/>
          <w:marRight w:val="0"/>
          <w:marTop w:val="0"/>
          <w:marBottom w:val="0"/>
          <w:divBdr>
            <w:top w:val="none" w:sz="0" w:space="0" w:color="auto"/>
            <w:left w:val="none" w:sz="0" w:space="0" w:color="auto"/>
            <w:bottom w:val="none" w:sz="0" w:space="0" w:color="auto"/>
            <w:right w:val="none" w:sz="0" w:space="0" w:color="auto"/>
          </w:divBdr>
        </w:div>
        <w:div w:id="2128964216">
          <w:marLeft w:val="640"/>
          <w:marRight w:val="0"/>
          <w:marTop w:val="0"/>
          <w:marBottom w:val="0"/>
          <w:divBdr>
            <w:top w:val="none" w:sz="0" w:space="0" w:color="auto"/>
            <w:left w:val="none" w:sz="0" w:space="0" w:color="auto"/>
            <w:bottom w:val="none" w:sz="0" w:space="0" w:color="auto"/>
            <w:right w:val="none" w:sz="0" w:space="0" w:color="auto"/>
          </w:divBdr>
        </w:div>
      </w:divsChild>
    </w:div>
    <w:div w:id="1564171435">
      <w:bodyDiv w:val="1"/>
      <w:marLeft w:val="0"/>
      <w:marRight w:val="0"/>
      <w:marTop w:val="0"/>
      <w:marBottom w:val="0"/>
      <w:divBdr>
        <w:top w:val="none" w:sz="0" w:space="0" w:color="auto"/>
        <w:left w:val="none" w:sz="0" w:space="0" w:color="auto"/>
        <w:bottom w:val="none" w:sz="0" w:space="0" w:color="auto"/>
        <w:right w:val="none" w:sz="0" w:space="0" w:color="auto"/>
      </w:divBdr>
      <w:divsChild>
        <w:div w:id="1780361">
          <w:marLeft w:val="640"/>
          <w:marRight w:val="0"/>
          <w:marTop w:val="0"/>
          <w:marBottom w:val="0"/>
          <w:divBdr>
            <w:top w:val="none" w:sz="0" w:space="0" w:color="auto"/>
            <w:left w:val="none" w:sz="0" w:space="0" w:color="auto"/>
            <w:bottom w:val="none" w:sz="0" w:space="0" w:color="auto"/>
            <w:right w:val="none" w:sz="0" w:space="0" w:color="auto"/>
          </w:divBdr>
        </w:div>
        <w:div w:id="27991550">
          <w:marLeft w:val="640"/>
          <w:marRight w:val="0"/>
          <w:marTop w:val="0"/>
          <w:marBottom w:val="0"/>
          <w:divBdr>
            <w:top w:val="none" w:sz="0" w:space="0" w:color="auto"/>
            <w:left w:val="none" w:sz="0" w:space="0" w:color="auto"/>
            <w:bottom w:val="none" w:sz="0" w:space="0" w:color="auto"/>
            <w:right w:val="none" w:sz="0" w:space="0" w:color="auto"/>
          </w:divBdr>
        </w:div>
        <w:div w:id="32314945">
          <w:marLeft w:val="640"/>
          <w:marRight w:val="0"/>
          <w:marTop w:val="0"/>
          <w:marBottom w:val="0"/>
          <w:divBdr>
            <w:top w:val="none" w:sz="0" w:space="0" w:color="auto"/>
            <w:left w:val="none" w:sz="0" w:space="0" w:color="auto"/>
            <w:bottom w:val="none" w:sz="0" w:space="0" w:color="auto"/>
            <w:right w:val="none" w:sz="0" w:space="0" w:color="auto"/>
          </w:divBdr>
        </w:div>
        <w:div w:id="81489464">
          <w:marLeft w:val="640"/>
          <w:marRight w:val="0"/>
          <w:marTop w:val="0"/>
          <w:marBottom w:val="0"/>
          <w:divBdr>
            <w:top w:val="none" w:sz="0" w:space="0" w:color="auto"/>
            <w:left w:val="none" w:sz="0" w:space="0" w:color="auto"/>
            <w:bottom w:val="none" w:sz="0" w:space="0" w:color="auto"/>
            <w:right w:val="none" w:sz="0" w:space="0" w:color="auto"/>
          </w:divBdr>
        </w:div>
        <w:div w:id="112868688">
          <w:marLeft w:val="640"/>
          <w:marRight w:val="0"/>
          <w:marTop w:val="0"/>
          <w:marBottom w:val="0"/>
          <w:divBdr>
            <w:top w:val="none" w:sz="0" w:space="0" w:color="auto"/>
            <w:left w:val="none" w:sz="0" w:space="0" w:color="auto"/>
            <w:bottom w:val="none" w:sz="0" w:space="0" w:color="auto"/>
            <w:right w:val="none" w:sz="0" w:space="0" w:color="auto"/>
          </w:divBdr>
        </w:div>
        <w:div w:id="148401562">
          <w:marLeft w:val="640"/>
          <w:marRight w:val="0"/>
          <w:marTop w:val="0"/>
          <w:marBottom w:val="0"/>
          <w:divBdr>
            <w:top w:val="none" w:sz="0" w:space="0" w:color="auto"/>
            <w:left w:val="none" w:sz="0" w:space="0" w:color="auto"/>
            <w:bottom w:val="none" w:sz="0" w:space="0" w:color="auto"/>
            <w:right w:val="none" w:sz="0" w:space="0" w:color="auto"/>
          </w:divBdr>
        </w:div>
        <w:div w:id="169031844">
          <w:marLeft w:val="640"/>
          <w:marRight w:val="0"/>
          <w:marTop w:val="0"/>
          <w:marBottom w:val="0"/>
          <w:divBdr>
            <w:top w:val="none" w:sz="0" w:space="0" w:color="auto"/>
            <w:left w:val="none" w:sz="0" w:space="0" w:color="auto"/>
            <w:bottom w:val="none" w:sz="0" w:space="0" w:color="auto"/>
            <w:right w:val="none" w:sz="0" w:space="0" w:color="auto"/>
          </w:divBdr>
        </w:div>
        <w:div w:id="192886623">
          <w:marLeft w:val="640"/>
          <w:marRight w:val="0"/>
          <w:marTop w:val="0"/>
          <w:marBottom w:val="0"/>
          <w:divBdr>
            <w:top w:val="none" w:sz="0" w:space="0" w:color="auto"/>
            <w:left w:val="none" w:sz="0" w:space="0" w:color="auto"/>
            <w:bottom w:val="none" w:sz="0" w:space="0" w:color="auto"/>
            <w:right w:val="none" w:sz="0" w:space="0" w:color="auto"/>
          </w:divBdr>
        </w:div>
        <w:div w:id="199634948">
          <w:marLeft w:val="640"/>
          <w:marRight w:val="0"/>
          <w:marTop w:val="0"/>
          <w:marBottom w:val="0"/>
          <w:divBdr>
            <w:top w:val="none" w:sz="0" w:space="0" w:color="auto"/>
            <w:left w:val="none" w:sz="0" w:space="0" w:color="auto"/>
            <w:bottom w:val="none" w:sz="0" w:space="0" w:color="auto"/>
            <w:right w:val="none" w:sz="0" w:space="0" w:color="auto"/>
          </w:divBdr>
        </w:div>
        <w:div w:id="237256689">
          <w:marLeft w:val="640"/>
          <w:marRight w:val="0"/>
          <w:marTop w:val="0"/>
          <w:marBottom w:val="0"/>
          <w:divBdr>
            <w:top w:val="none" w:sz="0" w:space="0" w:color="auto"/>
            <w:left w:val="none" w:sz="0" w:space="0" w:color="auto"/>
            <w:bottom w:val="none" w:sz="0" w:space="0" w:color="auto"/>
            <w:right w:val="none" w:sz="0" w:space="0" w:color="auto"/>
          </w:divBdr>
        </w:div>
        <w:div w:id="259217247">
          <w:marLeft w:val="640"/>
          <w:marRight w:val="0"/>
          <w:marTop w:val="0"/>
          <w:marBottom w:val="0"/>
          <w:divBdr>
            <w:top w:val="none" w:sz="0" w:space="0" w:color="auto"/>
            <w:left w:val="none" w:sz="0" w:space="0" w:color="auto"/>
            <w:bottom w:val="none" w:sz="0" w:space="0" w:color="auto"/>
            <w:right w:val="none" w:sz="0" w:space="0" w:color="auto"/>
          </w:divBdr>
        </w:div>
        <w:div w:id="290284638">
          <w:marLeft w:val="640"/>
          <w:marRight w:val="0"/>
          <w:marTop w:val="0"/>
          <w:marBottom w:val="0"/>
          <w:divBdr>
            <w:top w:val="none" w:sz="0" w:space="0" w:color="auto"/>
            <w:left w:val="none" w:sz="0" w:space="0" w:color="auto"/>
            <w:bottom w:val="none" w:sz="0" w:space="0" w:color="auto"/>
            <w:right w:val="none" w:sz="0" w:space="0" w:color="auto"/>
          </w:divBdr>
        </w:div>
        <w:div w:id="296952872">
          <w:marLeft w:val="640"/>
          <w:marRight w:val="0"/>
          <w:marTop w:val="0"/>
          <w:marBottom w:val="0"/>
          <w:divBdr>
            <w:top w:val="none" w:sz="0" w:space="0" w:color="auto"/>
            <w:left w:val="none" w:sz="0" w:space="0" w:color="auto"/>
            <w:bottom w:val="none" w:sz="0" w:space="0" w:color="auto"/>
            <w:right w:val="none" w:sz="0" w:space="0" w:color="auto"/>
          </w:divBdr>
        </w:div>
        <w:div w:id="324475628">
          <w:marLeft w:val="640"/>
          <w:marRight w:val="0"/>
          <w:marTop w:val="0"/>
          <w:marBottom w:val="0"/>
          <w:divBdr>
            <w:top w:val="none" w:sz="0" w:space="0" w:color="auto"/>
            <w:left w:val="none" w:sz="0" w:space="0" w:color="auto"/>
            <w:bottom w:val="none" w:sz="0" w:space="0" w:color="auto"/>
            <w:right w:val="none" w:sz="0" w:space="0" w:color="auto"/>
          </w:divBdr>
        </w:div>
        <w:div w:id="325325127">
          <w:marLeft w:val="640"/>
          <w:marRight w:val="0"/>
          <w:marTop w:val="0"/>
          <w:marBottom w:val="0"/>
          <w:divBdr>
            <w:top w:val="none" w:sz="0" w:space="0" w:color="auto"/>
            <w:left w:val="none" w:sz="0" w:space="0" w:color="auto"/>
            <w:bottom w:val="none" w:sz="0" w:space="0" w:color="auto"/>
            <w:right w:val="none" w:sz="0" w:space="0" w:color="auto"/>
          </w:divBdr>
        </w:div>
        <w:div w:id="401486802">
          <w:marLeft w:val="640"/>
          <w:marRight w:val="0"/>
          <w:marTop w:val="0"/>
          <w:marBottom w:val="0"/>
          <w:divBdr>
            <w:top w:val="none" w:sz="0" w:space="0" w:color="auto"/>
            <w:left w:val="none" w:sz="0" w:space="0" w:color="auto"/>
            <w:bottom w:val="none" w:sz="0" w:space="0" w:color="auto"/>
            <w:right w:val="none" w:sz="0" w:space="0" w:color="auto"/>
          </w:divBdr>
        </w:div>
        <w:div w:id="410780242">
          <w:marLeft w:val="640"/>
          <w:marRight w:val="0"/>
          <w:marTop w:val="0"/>
          <w:marBottom w:val="0"/>
          <w:divBdr>
            <w:top w:val="none" w:sz="0" w:space="0" w:color="auto"/>
            <w:left w:val="none" w:sz="0" w:space="0" w:color="auto"/>
            <w:bottom w:val="none" w:sz="0" w:space="0" w:color="auto"/>
            <w:right w:val="none" w:sz="0" w:space="0" w:color="auto"/>
          </w:divBdr>
        </w:div>
        <w:div w:id="420107865">
          <w:marLeft w:val="640"/>
          <w:marRight w:val="0"/>
          <w:marTop w:val="0"/>
          <w:marBottom w:val="0"/>
          <w:divBdr>
            <w:top w:val="none" w:sz="0" w:space="0" w:color="auto"/>
            <w:left w:val="none" w:sz="0" w:space="0" w:color="auto"/>
            <w:bottom w:val="none" w:sz="0" w:space="0" w:color="auto"/>
            <w:right w:val="none" w:sz="0" w:space="0" w:color="auto"/>
          </w:divBdr>
        </w:div>
        <w:div w:id="429735727">
          <w:marLeft w:val="640"/>
          <w:marRight w:val="0"/>
          <w:marTop w:val="0"/>
          <w:marBottom w:val="0"/>
          <w:divBdr>
            <w:top w:val="none" w:sz="0" w:space="0" w:color="auto"/>
            <w:left w:val="none" w:sz="0" w:space="0" w:color="auto"/>
            <w:bottom w:val="none" w:sz="0" w:space="0" w:color="auto"/>
            <w:right w:val="none" w:sz="0" w:space="0" w:color="auto"/>
          </w:divBdr>
        </w:div>
        <w:div w:id="441920515">
          <w:marLeft w:val="640"/>
          <w:marRight w:val="0"/>
          <w:marTop w:val="0"/>
          <w:marBottom w:val="0"/>
          <w:divBdr>
            <w:top w:val="none" w:sz="0" w:space="0" w:color="auto"/>
            <w:left w:val="none" w:sz="0" w:space="0" w:color="auto"/>
            <w:bottom w:val="none" w:sz="0" w:space="0" w:color="auto"/>
            <w:right w:val="none" w:sz="0" w:space="0" w:color="auto"/>
          </w:divBdr>
        </w:div>
        <w:div w:id="527529805">
          <w:marLeft w:val="640"/>
          <w:marRight w:val="0"/>
          <w:marTop w:val="0"/>
          <w:marBottom w:val="0"/>
          <w:divBdr>
            <w:top w:val="none" w:sz="0" w:space="0" w:color="auto"/>
            <w:left w:val="none" w:sz="0" w:space="0" w:color="auto"/>
            <w:bottom w:val="none" w:sz="0" w:space="0" w:color="auto"/>
            <w:right w:val="none" w:sz="0" w:space="0" w:color="auto"/>
          </w:divBdr>
        </w:div>
        <w:div w:id="560404645">
          <w:marLeft w:val="640"/>
          <w:marRight w:val="0"/>
          <w:marTop w:val="0"/>
          <w:marBottom w:val="0"/>
          <w:divBdr>
            <w:top w:val="none" w:sz="0" w:space="0" w:color="auto"/>
            <w:left w:val="none" w:sz="0" w:space="0" w:color="auto"/>
            <w:bottom w:val="none" w:sz="0" w:space="0" w:color="auto"/>
            <w:right w:val="none" w:sz="0" w:space="0" w:color="auto"/>
          </w:divBdr>
        </w:div>
        <w:div w:id="589506670">
          <w:marLeft w:val="640"/>
          <w:marRight w:val="0"/>
          <w:marTop w:val="0"/>
          <w:marBottom w:val="0"/>
          <w:divBdr>
            <w:top w:val="none" w:sz="0" w:space="0" w:color="auto"/>
            <w:left w:val="none" w:sz="0" w:space="0" w:color="auto"/>
            <w:bottom w:val="none" w:sz="0" w:space="0" w:color="auto"/>
            <w:right w:val="none" w:sz="0" w:space="0" w:color="auto"/>
          </w:divBdr>
        </w:div>
        <w:div w:id="615253599">
          <w:marLeft w:val="640"/>
          <w:marRight w:val="0"/>
          <w:marTop w:val="0"/>
          <w:marBottom w:val="0"/>
          <w:divBdr>
            <w:top w:val="none" w:sz="0" w:space="0" w:color="auto"/>
            <w:left w:val="none" w:sz="0" w:space="0" w:color="auto"/>
            <w:bottom w:val="none" w:sz="0" w:space="0" w:color="auto"/>
            <w:right w:val="none" w:sz="0" w:space="0" w:color="auto"/>
          </w:divBdr>
        </w:div>
        <w:div w:id="629936942">
          <w:marLeft w:val="640"/>
          <w:marRight w:val="0"/>
          <w:marTop w:val="0"/>
          <w:marBottom w:val="0"/>
          <w:divBdr>
            <w:top w:val="none" w:sz="0" w:space="0" w:color="auto"/>
            <w:left w:val="none" w:sz="0" w:space="0" w:color="auto"/>
            <w:bottom w:val="none" w:sz="0" w:space="0" w:color="auto"/>
            <w:right w:val="none" w:sz="0" w:space="0" w:color="auto"/>
          </w:divBdr>
        </w:div>
        <w:div w:id="638923747">
          <w:marLeft w:val="640"/>
          <w:marRight w:val="0"/>
          <w:marTop w:val="0"/>
          <w:marBottom w:val="0"/>
          <w:divBdr>
            <w:top w:val="none" w:sz="0" w:space="0" w:color="auto"/>
            <w:left w:val="none" w:sz="0" w:space="0" w:color="auto"/>
            <w:bottom w:val="none" w:sz="0" w:space="0" w:color="auto"/>
            <w:right w:val="none" w:sz="0" w:space="0" w:color="auto"/>
          </w:divBdr>
        </w:div>
        <w:div w:id="649212919">
          <w:marLeft w:val="640"/>
          <w:marRight w:val="0"/>
          <w:marTop w:val="0"/>
          <w:marBottom w:val="0"/>
          <w:divBdr>
            <w:top w:val="none" w:sz="0" w:space="0" w:color="auto"/>
            <w:left w:val="none" w:sz="0" w:space="0" w:color="auto"/>
            <w:bottom w:val="none" w:sz="0" w:space="0" w:color="auto"/>
            <w:right w:val="none" w:sz="0" w:space="0" w:color="auto"/>
          </w:divBdr>
        </w:div>
        <w:div w:id="669405199">
          <w:marLeft w:val="640"/>
          <w:marRight w:val="0"/>
          <w:marTop w:val="0"/>
          <w:marBottom w:val="0"/>
          <w:divBdr>
            <w:top w:val="none" w:sz="0" w:space="0" w:color="auto"/>
            <w:left w:val="none" w:sz="0" w:space="0" w:color="auto"/>
            <w:bottom w:val="none" w:sz="0" w:space="0" w:color="auto"/>
            <w:right w:val="none" w:sz="0" w:space="0" w:color="auto"/>
          </w:divBdr>
        </w:div>
        <w:div w:id="675234689">
          <w:marLeft w:val="640"/>
          <w:marRight w:val="0"/>
          <w:marTop w:val="0"/>
          <w:marBottom w:val="0"/>
          <w:divBdr>
            <w:top w:val="none" w:sz="0" w:space="0" w:color="auto"/>
            <w:left w:val="none" w:sz="0" w:space="0" w:color="auto"/>
            <w:bottom w:val="none" w:sz="0" w:space="0" w:color="auto"/>
            <w:right w:val="none" w:sz="0" w:space="0" w:color="auto"/>
          </w:divBdr>
        </w:div>
        <w:div w:id="689911430">
          <w:marLeft w:val="640"/>
          <w:marRight w:val="0"/>
          <w:marTop w:val="0"/>
          <w:marBottom w:val="0"/>
          <w:divBdr>
            <w:top w:val="none" w:sz="0" w:space="0" w:color="auto"/>
            <w:left w:val="none" w:sz="0" w:space="0" w:color="auto"/>
            <w:bottom w:val="none" w:sz="0" w:space="0" w:color="auto"/>
            <w:right w:val="none" w:sz="0" w:space="0" w:color="auto"/>
          </w:divBdr>
        </w:div>
        <w:div w:id="694111622">
          <w:marLeft w:val="640"/>
          <w:marRight w:val="0"/>
          <w:marTop w:val="0"/>
          <w:marBottom w:val="0"/>
          <w:divBdr>
            <w:top w:val="none" w:sz="0" w:space="0" w:color="auto"/>
            <w:left w:val="none" w:sz="0" w:space="0" w:color="auto"/>
            <w:bottom w:val="none" w:sz="0" w:space="0" w:color="auto"/>
            <w:right w:val="none" w:sz="0" w:space="0" w:color="auto"/>
          </w:divBdr>
        </w:div>
        <w:div w:id="710956564">
          <w:marLeft w:val="640"/>
          <w:marRight w:val="0"/>
          <w:marTop w:val="0"/>
          <w:marBottom w:val="0"/>
          <w:divBdr>
            <w:top w:val="none" w:sz="0" w:space="0" w:color="auto"/>
            <w:left w:val="none" w:sz="0" w:space="0" w:color="auto"/>
            <w:bottom w:val="none" w:sz="0" w:space="0" w:color="auto"/>
            <w:right w:val="none" w:sz="0" w:space="0" w:color="auto"/>
          </w:divBdr>
        </w:div>
        <w:div w:id="762267310">
          <w:marLeft w:val="640"/>
          <w:marRight w:val="0"/>
          <w:marTop w:val="0"/>
          <w:marBottom w:val="0"/>
          <w:divBdr>
            <w:top w:val="none" w:sz="0" w:space="0" w:color="auto"/>
            <w:left w:val="none" w:sz="0" w:space="0" w:color="auto"/>
            <w:bottom w:val="none" w:sz="0" w:space="0" w:color="auto"/>
            <w:right w:val="none" w:sz="0" w:space="0" w:color="auto"/>
          </w:divBdr>
        </w:div>
        <w:div w:id="770006380">
          <w:marLeft w:val="640"/>
          <w:marRight w:val="0"/>
          <w:marTop w:val="0"/>
          <w:marBottom w:val="0"/>
          <w:divBdr>
            <w:top w:val="none" w:sz="0" w:space="0" w:color="auto"/>
            <w:left w:val="none" w:sz="0" w:space="0" w:color="auto"/>
            <w:bottom w:val="none" w:sz="0" w:space="0" w:color="auto"/>
            <w:right w:val="none" w:sz="0" w:space="0" w:color="auto"/>
          </w:divBdr>
        </w:div>
        <w:div w:id="777868538">
          <w:marLeft w:val="640"/>
          <w:marRight w:val="0"/>
          <w:marTop w:val="0"/>
          <w:marBottom w:val="0"/>
          <w:divBdr>
            <w:top w:val="none" w:sz="0" w:space="0" w:color="auto"/>
            <w:left w:val="none" w:sz="0" w:space="0" w:color="auto"/>
            <w:bottom w:val="none" w:sz="0" w:space="0" w:color="auto"/>
            <w:right w:val="none" w:sz="0" w:space="0" w:color="auto"/>
          </w:divBdr>
        </w:div>
        <w:div w:id="809591931">
          <w:marLeft w:val="640"/>
          <w:marRight w:val="0"/>
          <w:marTop w:val="0"/>
          <w:marBottom w:val="0"/>
          <w:divBdr>
            <w:top w:val="none" w:sz="0" w:space="0" w:color="auto"/>
            <w:left w:val="none" w:sz="0" w:space="0" w:color="auto"/>
            <w:bottom w:val="none" w:sz="0" w:space="0" w:color="auto"/>
            <w:right w:val="none" w:sz="0" w:space="0" w:color="auto"/>
          </w:divBdr>
        </w:div>
        <w:div w:id="867597526">
          <w:marLeft w:val="640"/>
          <w:marRight w:val="0"/>
          <w:marTop w:val="0"/>
          <w:marBottom w:val="0"/>
          <w:divBdr>
            <w:top w:val="none" w:sz="0" w:space="0" w:color="auto"/>
            <w:left w:val="none" w:sz="0" w:space="0" w:color="auto"/>
            <w:bottom w:val="none" w:sz="0" w:space="0" w:color="auto"/>
            <w:right w:val="none" w:sz="0" w:space="0" w:color="auto"/>
          </w:divBdr>
        </w:div>
        <w:div w:id="873732886">
          <w:marLeft w:val="640"/>
          <w:marRight w:val="0"/>
          <w:marTop w:val="0"/>
          <w:marBottom w:val="0"/>
          <w:divBdr>
            <w:top w:val="none" w:sz="0" w:space="0" w:color="auto"/>
            <w:left w:val="none" w:sz="0" w:space="0" w:color="auto"/>
            <w:bottom w:val="none" w:sz="0" w:space="0" w:color="auto"/>
            <w:right w:val="none" w:sz="0" w:space="0" w:color="auto"/>
          </w:divBdr>
        </w:div>
        <w:div w:id="885877361">
          <w:marLeft w:val="640"/>
          <w:marRight w:val="0"/>
          <w:marTop w:val="0"/>
          <w:marBottom w:val="0"/>
          <w:divBdr>
            <w:top w:val="none" w:sz="0" w:space="0" w:color="auto"/>
            <w:left w:val="none" w:sz="0" w:space="0" w:color="auto"/>
            <w:bottom w:val="none" w:sz="0" w:space="0" w:color="auto"/>
            <w:right w:val="none" w:sz="0" w:space="0" w:color="auto"/>
          </w:divBdr>
        </w:div>
        <w:div w:id="888422776">
          <w:marLeft w:val="640"/>
          <w:marRight w:val="0"/>
          <w:marTop w:val="0"/>
          <w:marBottom w:val="0"/>
          <w:divBdr>
            <w:top w:val="none" w:sz="0" w:space="0" w:color="auto"/>
            <w:left w:val="none" w:sz="0" w:space="0" w:color="auto"/>
            <w:bottom w:val="none" w:sz="0" w:space="0" w:color="auto"/>
            <w:right w:val="none" w:sz="0" w:space="0" w:color="auto"/>
          </w:divBdr>
        </w:div>
        <w:div w:id="924262310">
          <w:marLeft w:val="640"/>
          <w:marRight w:val="0"/>
          <w:marTop w:val="0"/>
          <w:marBottom w:val="0"/>
          <w:divBdr>
            <w:top w:val="none" w:sz="0" w:space="0" w:color="auto"/>
            <w:left w:val="none" w:sz="0" w:space="0" w:color="auto"/>
            <w:bottom w:val="none" w:sz="0" w:space="0" w:color="auto"/>
            <w:right w:val="none" w:sz="0" w:space="0" w:color="auto"/>
          </w:divBdr>
        </w:div>
        <w:div w:id="934019734">
          <w:marLeft w:val="640"/>
          <w:marRight w:val="0"/>
          <w:marTop w:val="0"/>
          <w:marBottom w:val="0"/>
          <w:divBdr>
            <w:top w:val="none" w:sz="0" w:space="0" w:color="auto"/>
            <w:left w:val="none" w:sz="0" w:space="0" w:color="auto"/>
            <w:bottom w:val="none" w:sz="0" w:space="0" w:color="auto"/>
            <w:right w:val="none" w:sz="0" w:space="0" w:color="auto"/>
          </w:divBdr>
        </w:div>
        <w:div w:id="966200364">
          <w:marLeft w:val="640"/>
          <w:marRight w:val="0"/>
          <w:marTop w:val="0"/>
          <w:marBottom w:val="0"/>
          <w:divBdr>
            <w:top w:val="none" w:sz="0" w:space="0" w:color="auto"/>
            <w:left w:val="none" w:sz="0" w:space="0" w:color="auto"/>
            <w:bottom w:val="none" w:sz="0" w:space="0" w:color="auto"/>
            <w:right w:val="none" w:sz="0" w:space="0" w:color="auto"/>
          </w:divBdr>
        </w:div>
        <w:div w:id="975255392">
          <w:marLeft w:val="640"/>
          <w:marRight w:val="0"/>
          <w:marTop w:val="0"/>
          <w:marBottom w:val="0"/>
          <w:divBdr>
            <w:top w:val="none" w:sz="0" w:space="0" w:color="auto"/>
            <w:left w:val="none" w:sz="0" w:space="0" w:color="auto"/>
            <w:bottom w:val="none" w:sz="0" w:space="0" w:color="auto"/>
            <w:right w:val="none" w:sz="0" w:space="0" w:color="auto"/>
          </w:divBdr>
        </w:div>
        <w:div w:id="1000354701">
          <w:marLeft w:val="640"/>
          <w:marRight w:val="0"/>
          <w:marTop w:val="0"/>
          <w:marBottom w:val="0"/>
          <w:divBdr>
            <w:top w:val="none" w:sz="0" w:space="0" w:color="auto"/>
            <w:left w:val="none" w:sz="0" w:space="0" w:color="auto"/>
            <w:bottom w:val="none" w:sz="0" w:space="0" w:color="auto"/>
            <w:right w:val="none" w:sz="0" w:space="0" w:color="auto"/>
          </w:divBdr>
        </w:div>
        <w:div w:id="1005327441">
          <w:marLeft w:val="640"/>
          <w:marRight w:val="0"/>
          <w:marTop w:val="0"/>
          <w:marBottom w:val="0"/>
          <w:divBdr>
            <w:top w:val="none" w:sz="0" w:space="0" w:color="auto"/>
            <w:left w:val="none" w:sz="0" w:space="0" w:color="auto"/>
            <w:bottom w:val="none" w:sz="0" w:space="0" w:color="auto"/>
            <w:right w:val="none" w:sz="0" w:space="0" w:color="auto"/>
          </w:divBdr>
        </w:div>
        <w:div w:id="1064641495">
          <w:marLeft w:val="640"/>
          <w:marRight w:val="0"/>
          <w:marTop w:val="0"/>
          <w:marBottom w:val="0"/>
          <w:divBdr>
            <w:top w:val="none" w:sz="0" w:space="0" w:color="auto"/>
            <w:left w:val="none" w:sz="0" w:space="0" w:color="auto"/>
            <w:bottom w:val="none" w:sz="0" w:space="0" w:color="auto"/>
            <w:right w:val="none" w:sz="0" w:space="0" w:color="auto"/>
          </w:divBdr>
        </w:div>
        <w:div w:id="1065832849">
          <w:marLeft w:val="640"/>
          <w:marRight w:val="0"/>
          <w:marTop w:val="0"/>
          <w:marBottom w:val="0"/>
          <w:divBdr>
            <w:top w:val="none" w:sz="0" w:space="0" w:color="auto"/>
            <w:left w:val="none" w:sz="0" w:space="0" w:color="auto"/>
            <w:bottom w:val="none" w:sz="0" w:space="0" w:color="auto"/>
            <w:right w:val="none" w:sz="0" w:space="0" w:color="auto"/>
          </w:divBdr>
        </w:div>
        <w:div w:id="1129393039">
          <w:marLeft w:val="640"/>
          <w:marRight w:val="0"/>
          <w:marTop w:val="0"/>
          <w:marBottom w:val="0"/>
          <w:divBdr>
            <w:top w:val="none" w:sz="0" w:space="0" w:color="auto"/>
            <w:left w:val="none" w:sz="0" w:space="0" w:color="auto"/>
            <w:bottom w:val="none" w:sz="0" w:space="0" w:color="auto"/>
            <w:right w:val="none" w:sz="0" w:space="0" w:color="auto"/>
          </w:divBdr>
        </w:div>
        <w:div w:id="1136677619">
          <w:marLeft w:val="640"/>
          <w:marRight w:val="0"/>
          <w:marTop w:val="0"/>
          <w:marBottom w:val="0"/>
          <w:divBdr>
            <w:top w:val="none" w:sz="0" w:space="0" w:color="auto"/>
            <w:left w:val="none" w:sz="0" w:space="0" w:color="auto"/>
            <w:bottom w:val="none" w:sz="0" w:space="0" w:color="auto"/>
            <w:right w:val="none" w:sz="0" w:space="0" w:color="auto"/>
          </w:divBdr>
        </w:div>
        <w:div w:id="1142846484">
          <w:marLeft w:val="640"/>
          <w:marRight w:val="0"/>
          <w:marTop w:val="0"/>
          <w:marBottom w:val="0"/>
          <w:divBdr>
            <w:top w:val="none" w:sz="0" w:space="0" w:color="auto"/>
            <w:left w:val="none" w:sz="0" w:space="0" w:color="auto"/>
            <w:bottom w:val="none" w:sz="0" w:space="0" w:color="auto"/>
            <w:right w:val="none" w:sz="0" w:space="0" w:color="auto"/>
          </w:divBdr>
        </w:div>
        <w:div w:id="1156258621">
          <w:marLeft w:val="640"/>
          <w:marRight w:val="0"/>
          <w:marTop w:val="0"/>
          <w:marBottom w:val="0"/>
          <w:divBdr>
            <w:top w:val="none" w:sz="0" w:space="0" w:color="auto"/>
            <w:left w:val="none" w:sz="0" w:space="0" w:color="auto"/>
            <w:bottom w:val="none" w:sz="0" w:space="0" w:color="auto"/>
            <w:right w:val="none" w:sz="0" w:space="0" w:color="auto"/>
          </w:divBdr>
        </w:div>
        <w:div w:id="1167355674">
          <w:marLeft w:val="640"/>
          <w:marRight w:val="0"/>
          <w:marTop w:val="0"/>
          <w:marBottom w:val="0"/>
          <w:divBdr>
            <w:top w:val="none" w:sz="0" w:space="0" w:color="auto"/>
            <w:left w:val="none" w:sz="0" w:space="0" w:color="auto"/>
            <w:bottom w:val="none" w:sz="0" w:space="0" w:color="auto"/>
            <w:right w:val="none" w:sz="0" w:space="0" w:color="auto"/>
          </w:divBdr>
        </w:div>
        <w:div w:id="1176261181">
          <w:marLeft w:val="640"/>
          <w:marRight w:val="0"/>
          <w:marTop w:val="0"/>
          <w:marBottom w:val="0"/>
          <w:divBdr>
            <w:top w:val="none" w:sz="0" w:space="0" w:color="auto"/>
            <w:left w:val="none" w:sz="0" w:space="0" w:color="auto"/>
            <w:bottom w:val="none" w:sz="0" w:space="0" w:color="auto"/>
            <w:right w:val="none" w:sz="0" w:space="0" w:color="auto"/>
          </w:divBdr>
        </w:div>
        <w:div w:id="1224101825">
          <w:marLeft w:val="640"/>
          <w:marRight w:val="0"/>
          <w:marTop w:val="0"/>
          <w:marBottom w:val="0"/>
          <w:divBdr>
            <w:top w:val="none" w:sz="0" w:space="0" w:color="auto"/>
            <w:left w:val="none" w:sz="0" w:space="0" w:color="auto"/>
            <w:bottom w:val="none" w:sz="0" w:space="0" w:color="auto"/>
            <w:right w:val="none" w:sz="0" w:space="0" w:color="auto"/>
          </w:divBdr>
        </w:div>
        <w:div w:id="1244140577">
          <w:marLeft w:val="640"/>
          <w:marRight w:val="0"/>
          <w:marTop w:val="0"/>
          <w:marBottom w:val="0"/>
          <w:divBdr>
            <w:top w:val="none" w:sz="0" w:space="0" w:color="auto"/>
            <w:left w:val="none" w:sz="0" w:space="0" w:color="auto"/>
            <w:bottom w:val="none" w:sz="0" w:space="0" w:color="auto"/>
            <w:right w:val="none" w:sz="0" w:space="0" w:color="auto"/>
          </w:divBdr>
        </w:div>
        <w:div w:id="1282952098">
          <w:marLeft w:val="640"/>
          <w:marRight w:val="0"/>
          <w:marTop w:val="0"/>
          <w:marBottom w:val="0"/>
          <w:divBdr>
            <w:top w:val="none" w:sz="0" w:space="0" w:color="auto"/>
            <w:left w:val="none" w:sz="0" w:space="0" w:color="auto"/>
            <w:bottom w:val="none" w:sz="0" w:space="0" w:color="auto"/>
            <w:right w:val="none" w:sz="0" w:space="0" w:color="auto"/>
          </w:divBdr>
        </w:div>
        <w:div w:id="1295988016">
          <w:marLeft w:val="640"/>
          <w:marRight w:val="0"/>
          <w:marTop w:val="0"/>
          <w:marBottom w:val="0"/>
          <w:divBdr>
            <w:top w:val="none" w:sz="0" w:space="0" w:color="auto"/>
            <w:left w:val="none" w:sz="0" w:space="0" w:color="auto"/>
            <w:bottom w:val="none" w:sz="0" w:space="0" w:color="auto"/>
            <w:right w:val="none" w:sz="0" w:space="0" w:color="auto"/>
          </w:divBdr>
        </w:div>
        <w:div w:id="1319459643">
          <w:marLeft w:val="640"/>
          <w:marRight w:val="0"/>
          <w:marTop w:val="0"/>
          <w:marBottom w:val="0"/>
          <w:divBdr>
            <w:top w:val="none" w:sz="0" w:space="0" w:color="auto"/>
            <w:left w:val="none" w:sz="0" w:space="0" w:color="auto"/>
            <w:bottom w:val="none" w:sz="0" w:space="0" w:color="auto"/>
            <w:right w:val="none" w:sz="0" w:space="0" w:color="auto"/>
          </w:divBdr>
        </w:div>
        <w:div w:id="1328746676">
          <w:marLeft w:val="640"/>
          <w:marRight w:val="0"/>
          <w:marTop w:val="0"/>
          <w:marBottom w:val="0"/>
          <w:divBdr>
            <w:top w:val="none" w:sz="0" w:space="0" w:color="auto"/>
            <w:left w:val="none" w:sz="0" w:space="0" w:color="auto"/>
            <w:bottom w:val="none" w:sz="0" w:space="0" w:color="auto"/>
            <w:right w:val="none" w:sz="0" w:space="0" w:color="auto"/>
          </w:divBdr>
        </w:div>
        <w:div w:id="1370645836">
          <w:marLeft w:val="640"/>
          <w:marRight w:val="0"/>
          <w:marTop w:val="0"/>
          <w:marBottom w:val="0"/>
          <w:divBdr>
            <w:top w:val="none" w:sz="0" w:space="0" w:color="auto"/>
            <w:left w:val="none" w:sz="0" w:space="0" w:color="auto"/>
            <w:bottom w:val="none" w:sz="0" w:space="0" w:color="auto"/>
            <w:right w:val="none" w:sz="0" w:space="0" w:color="auto"/>
          </w:divBdr>
        </w:div>
        <w:div w:id="1383401071">
          <w:marLeft w:val="640"/>
          <w:marRight w:val="0"/>
          <w:marTop w:val="0"/>
          <w:marBottom w:val="0"/>
          <w:divBdr>
            <w:top w:val="none" w:sz="0" w:space="0" w:color="auto"/>
            <w:left w:val="none" w:sz="0" w:space="0" w:color="auto"/>
            <w:bottom w:val="none" w:sz="0" w:space="0" w:color="auto"/>
            <w:right w:val="none" w:sz="0" w:space="0" w:color="auto"/>
          </w:divBdr>
        </w:div>
        <w:div w:id="1419713228">
          <w:marLeft w:val="640"/>
          <w:marRight w:val="0"/>
          <w:marTop w:val="0"/>
          <w:marBottom w:val="0"/>
          <w:divBdr>
            <w:top w:val="none" w:sz="0" w:space="0" w:color="auto"/>
            <w:left w:val="none" w:sz="0" w:space="0" w:color="auto"/>
            <w:bottom w:val="none" w:sz="0" w:space="0" w:color="auto"/>
            <w:right w:val="none" w:sz="0" w:space="0" w:color="auto"/>
          </w:divBdr>
        </w:div>
        <w:div w:id="1424179089">
          <w:marLeft w:val="640"/>
          <w:marRight w:val="0"/>
          <w:marTop w:val="0"/>
          <w:marBottom w:val="0"/>
          <w:divBdr>
            <w:top w:val="none" w:sz="0" w:space="0" w:color="auto"/>
            <w:left w:val="none" w:sz="0" w:space="0" w:color="auto"/>
            <w:bottom w:val="none" w:sz="0" w:space="0" w:color="auto"/>
            <w:right w:val="none" w:sz="0" w:space="0" w:color="auto"/>
          </w:divBdr>
        </w:div>
        <w:div w:id="1449854181">
          <w:marLeft w:val="640"/>
          <w:marRight w:val="0"/>
          <w:marTop w:val="0"/>
          <w:marBottom w:val="0"/>
          <w:divBdr>
            <w:top w:val="none" w:sz="0" w:space="0" w:color="auto"/>
            <w:left w:val="none" w:sz="0" w:space="0" w:color="auto"/>
            <w:bottom w:val="none" w:sz="0" w:space="0" w:color="auto"/>
            <w:right w:val="none" w:sz="0" w:space="0" w:color="auto"/>
          </w:divBdr>
        </w:div>
        <w:div w:id="1515802619">
          <w:marLeft w:val="640"/>
          <w:marRight w:val="0"/>
          <w:marTop w:val="0"/>
          <w:marBottom w:val="0"/>
          <w:divBdr>
            <w:top w:val="none" w:sz="0" w:space="0" w:color="auto"/>
            <w:left w:val="none" w:sz="0" w:space="0" w:color="auto"/>
            <w:bottom w:val="none" w:sz="0" w:space="0" w:color="auto"/>
            <w:right w:val="none" w:sz="0" w:space="0" w:color="auto"/>
          </w:divBdr>
        </w:div>
        <w:div w:id="1569731586">
          <w:marLeft w:val="640"/>
          <w:marRight w:val="0"/>
          <w:marTop w:val="0"/>
          <w:marBottom w:val="0"/>
          <w:divBdr>
            <w:top w:val="none" w:sz="0" w:space="0" w:color="auto"/>
            <w:left w:val="none" w:sz="0" w:space="0" w:color="auto"/>
            <w:bottom w:val="none" w:sz="0" w:space="0" w:color="auto"/>
            <w:right w:val="none" w:sz="0" w:space="0" w:color="auto"/>
          </w:divBdr>
        </w:div>
        <w:div w:id="1636180318">
          <w:marLeft w:val="640"/>
          <w:marRight w:val="0"/>
          <w:marTop w:val="0"/>
          <w:marBottom w:val="0"/>
          <w:divBdr>
            <w:top w:val="none" w:sz="0" w:space="0" w:color="auto"/>
            <w:left w:val="none" w:sz="0" w:space="0" w:color="auto"/>
            <w:bottom w:val="none" w:sz="0" w:space="0" w:color="auto"/>
            <w:right w:val="none" w:sz="0" w:space="0" w:color="auto"/>
          </w:divBdr>
        </w:div>
        <w:div w:id="1655062084">
          <w:marLeft w:val="640"/>
          <w:marRight w:val="0"/>
          <w:marTop w:val="0"/>
          <w:marBottom w:val="0"/>
          <w:divBdr>
            <w:top w:val="none" w:sz="0" w:space="0" w:color="auto"/>
            <w:left w:val="none" w:sz="0" w:space="0" w:color="auto"/>
            <w:bottom w:val="none" w:sz="0" w:space="0" w:color="auto"/>
            <w:right w:val="none" w:sz="0" w:space="0" w:color="auto"/>
          </w:divBdr>
        </w:div>
        <w:div w:id="1669476497">
          <w:marLeft w:val="640"/>
          <w:marRight w:val="0"/>
          <w:marTop w:val="0"/>
          <w:marBottom w:val="0"/>
          <w:divBdr>
            <w:top w:val="none" w:sz="0" w:space="0" w:color="auto"/>
            <w:left w:val="none" w:sz="0" w:space="0" w:color="auto"/>
            <w:bottom w:val="none" w:sz="0" w:space="0" w:color="auto"/>
            <w:right w:val="none" w:sz="0" w:space="0" w:color="auto"/>
          </w:divBdr>
        </w:div>
        <w:div w:id="1674255875">
          <w:marLeft w:val="640"/>
          <w:marRight w:val="0"/>
          <w:marTop w:val="0"/>
          <w:marBottom w:val="0"/>
          <w:divBdr>
            <w:top w:val="none" w:sz="0" w:space="0" w:color="auto"/>
            <w:left w:val="none" w:sz="0" w:space="0" w:color="auto"/>
            <w:bottom w:val="none" w:sz="0" w:space="0" w:color="auto"/>
            <w:right w:val="none" w:sz="0" w:space="0" w:color="auto"/>
          </w:divBdr>
        </w:div>
        <w:div w:id="1686592713">
          <w:marLeft w:val="640"/>
          <w:marRight w:val="0"/>
          <w:marTop w:val="0"/>
          <w:marBottom w:val="0"/>
          <w:divBdr>
            <w:top w:val="none" w:sz="0" w:space="0" w:color="auto"/>
            <w:left w:val="none" w:sz="0" w:space="0" w:color="auto"/>
            <w:bottom w:val="none" w:sz="0" w:space="0" w:color="auto"/>
            <w:right w:val="none" w:sz="0" w:space="0" w:color="auto"/>
          </w:divBdr>
        </w:div>
        <w:div w:id="1716735963">
          <w:marLeft w:val="640"/>
          <w:marRight w:val="0"/>
          <w:marTop w:val="0"/>
          <w:marBottom w:val="0"/>
          <w:divBdr>
            <w:top w:val="none" w:sz="0" w:space="0" w:color="auto"/>
            <w:left w:val="none" w:sz="0" w:space="0" w:color="auto"/>
            <w:bottom w:val="none" w:sz="0" w:space="0" w:color="auto"/>
            <w:right w:val="none" w:sz="0" w:space="0" w:color="auto"/>
          </w:divBdr>
        </w:div>
        <w:div w:id="1724909548">
          <w:marLeft w:val="640"/>
          <w:marRight w:val="0"/>
          <w:marTop w:val="0"/>
          <w:marBottom w:val="0"/>
          <w:divBdr>
            <w:top w:val="none" w:sz="0" w:space="0" w:color="auto"/>
            <w:left w:val="none" w:sz="0" w:space="0" w:color="auto"/>
            <w:bottom w:val="none" w:sz="0" w:space="0" w:color="auto"/>
            <w:right w:val="none" w:sz="0" w:space="0" w:color="auto"/>
          </w:divBdr>
        </w:div>
        <w:div w:id="1731340885">
          <w:marLeft w:val="640"/>
          <w:marRight w:val="0"/>
          <w:marTop w:val="0"/>
          <w:marBottom w:val="0"/>
          <w:divBdr>
            <w:top w:val="none" w:sz="0" w:space="0" w:color="auto"/>
            <w:left w:val="none" w:sz="0" w:space="0" w:color="auto"/>
            <w:bottom w:val="none" w:sz="0" w:space="0" w:color="auto"/>
            <w:right w:val="none" w:sz="0" w:space="0" w:color="auto"/>
          </w:divBdr>
        </w:div>
        <w:div w:id="1747218459">
          <w:marLeft w:val="640"/>
          <w:marRight w:val="0"/>
          <w:marTop w:val="0"/>
          <w:marBottom w:val="0"/>
          <w:divBdr>
            <w:top w:val="none" w:sz="0" w:space="0" w:color="auto"/>
            <w:left w:val="none" w:sz="0" w:space="0" w:color="auto"/>
            <w:bottom w:val="none" w:sz="0" w:space="0" w:color="auto"/>
            <w:right w:val="none" w:sz="0" w:space="0" w:color="auto"/>
          </w:divBdr>
        </w:div>
        <w:div w:id="1747340359">
          <w:marLeft w:val="640"/>
          <w:marRight w:val="0"/>
          <w:marTop w:val="0"/>
          <w:marBottom w:val="0"/>
          <w:divBdr>
            <w:top w:val="none" w:sz="0" w:space="0" w:color="auto"/>
            <w:left w:val="none" w:sz="0" w:space="0" w:color="auto"/>
            <w:bottom w:val="none" w:sz="0" w:space="0" w:color="auto"/>
            <w:right w:val="none" w:sz="0" w:space="0" w:color="auto"/>
          </w:divBdr>
        </w:div>
        <w:div w:id="1752463661">
          <w:marLeft w:val="640"/>
          <w:marRight w:val="0"/>
          <w:marTop w:val="0"/>
          <w:marBottom w:val="0"/>
          <w:divBdr>
            <w:top w:val="none" w:sz="0" w:space="0" w:color="auto"/>
            <w:left w:val="none" w:sz="0" w:space="0" w:color="auto"/>
            <w:bottom w:val="none" w:sz="0" w:space="0" w:color="auto"/>
            <w:right w:val="none" w:sz="0" w:space="0" w:color="auto"/>
          </w:divBdr>
        </w:div>
        <w:div w:id="1787389340">
          <w:marLeft w:val="640"/>
          <w:marRight w:val="0"/>
          <w:marTop w:val="0"/>
          <w:marBottom w:val="0"/>
          <w:divBdr>
            <w:top w:val="none" w:sz="0" w:space="0" w:color="auto"/>
            <w:left w:val="none" w:sz="0" w:space="0" w:color="auto"/>
            <w:bottom w:val="none" w:sz="0" w:space="0" w:color="auto"/>
            <w:right w:val="none" w:sz="0" w:space="0" w:color="auto"/>
          </w:divBdr>
        </w:div>
        <w:div w:id="1802841210">
          <w:marLeft w:val="640"/>
          <w:marRight w:val="0"/>
          <w:marTop w:val="0"/>
          <w:marBottom w:val="0"/>
          <w:divBdr>
            <w:top w:val="none" w:sz="0" w:space="0" w:color="auto"/>
            <w:left w:val="none" w:sz="0" w:space="0" w:color="auto"/>
            <w:bottom w:val="none" w:sz="0" w:space="0" w:color="auto"/>
            <w:right w:val="none" w:sz="0" w:space="0" w:color="auto"/>
          </w:divBdr>
        </w:div>
        <w:div w:id="1809475592">
          <w:marLeft w:val="640"/>
          <w:marRight w:val="0"/>
          <w:marTop w:val="0"/>
          <w:marBottom w:val="0"/>
          <w:divBdr>
            <w:top w:val="none" w:sz="0" w:space="0" w:color="auto"/>
            <w:left w:val="none" w:sz="0" w:space="0" w:color="auto"/>
            <w:bottom w:val="none" w:sz="0" w:space="0" w:color="auto"/>
            <w:right w:val="none" w:sz="0" w:space="0" w:color="auto"/>
          </w:divBdr>
        </w:div>
        <w:div w:id="1824928184">
          <w:marLeft w:val="640"/>
          <w:marRight w:val="0"/>
          <w:marTop w:val="0"/>
          <w:marBottom w:val="0"/>
          <w:divBdr>
            <w:top w:val="none" w:sz="0" w:space="0" w:color="auto"/>
            <w:left w:val="none" w:sz="0" w:space="0" w:color="auto"/>
            <w:bottom w:val="none" w:sz="0" w:space="0" w:color="auto"/>
            <w:right w:val="none" w:sz="0" w:space="0" w:color="auto"/>
          </w:divBdr>
        </w:div>
        <w:div w:id="1862163060">
          <w:marLeft w:val="640"/>
          <w:marRight w:val="0"/>
          <w:marTop w:val="0"/>
          <w:marBottom w:val="0"/>
          <w:divBdr>
            <w:top w:val="none" w:sz="0" w:space="0" w:color="auto"/>
            <w:left w:val="none" w:sz="0" w:space="0" w:color="auto"/>
            <w:bottom w:val="none" w:sz="0" w:space="0" w:color="auto"/>
            <w:right w:val="none" w:sz="0" w:space="0" w:color="auto"/>
          </w:divBdr>
        </w:div>
        <w:div w:id="1940406470">
          <w:marLeft w:val="640"/>
          <w:marRight w:val="0"/>
          <w:marTop w:val="0"/>
          <w:marBottom w:val="0"/>
          <w:divBdr>
            <w:top w:val="none" w:sz="0" w:space="0" w:color="auto"/>
            <w:left w:val="none" w:sz="0" w:space="0" w:color="auto"/>
            <w:bottom w:val="none" w:sz="0" w:space="0" w:color="auto"/>
            <w:right w:val="none" w:sz="0" w:space="0" w:color="auto"/>
          </w:divBdr>
        </w:div>
        <w:div w:id="1946843967">
          <w:marLeft w:val="640"/>
          <w:marRight w:val="0"/>
          <w:marTop w:val="0"/>
          <w:marBottom w:val="0"/>
          <w:divBdr>
            <w:top w:val="none" w:sz="0" w:space="0" w:color="auto"/>
            <w:left w:val="none" w:sz="0" w:space="0" w:color="auto"/>
            <w:bottom w:val="none" w:sz="0" w:space="0" w:color="auto"/>
            <w:right w:val="none" w:sz="0" w:space="0" w:color="auto"/>
          </w:divBdr>
        </w:div>
        <w:div w:id="2086683174">
          <w:marLeft w:val="640"/>
          <w:marRight w:val="0"/>
          <w:marTop w:val="0"/>
          <w:marBottom w:val="0"/>
          <w:divBdr>
            <w:top w:val="none" w:sz="0" w:space="0" w:color="auto"/>
            <w:left w:val="none" w:sz="0" w:space="0" w:color="auto"/>
            <w:bottom w:val="none" w:sz="0" w:space="0" w:color="auto"/>
            <w:right w:val="none" w:sz="0" w:space="0" w:color="auto"/>
          </w:divBdr>
        </w:div>
        <w:div w:id="2119907006">
          <w:marLeft w:val="640"/>
          <w:marRight w:val="0"/>
          <w:marTop w:val="0"/>
          <w:marBottom w:val="0"/>
          <w:divBdr>
            <w:top w:val="none" w:sz="0" w:space="0" w:color="auto"/>
            <w:left w:val="none" w:sz="0" w:space="0" w:color="auto"/>
            <w:bottom w:val="none" w:sz="0" w:space="0" w:color="auto"/>
            <w:right w:val="none" w:sz="0" w:space="0" w:color="auto"/>
          </w:divBdr>
        </w:div>
        <w:div w:id="2121217029">
          <w:marLeft w:val="640"/>
          <w:marRight w:val="0"/>
          <w:marTop w:val="0"/>
          <w:marBottom w:val="0"/>
          <w:divBdr>
            <w:top w:val="none" w:sz="0" w:space="0" w:color="auto"/>
            <w:left w:val="none" w:sz="0" w:space="0" w:color="auto"/>
            <w:bottom w:val="none" w:sz="0" w:space="0" w:color="auto"/>
            <w:right w:val="none" w:sz="0" w:space="0" w:color="auto"/>
          </w:divBdr>
        </w:div>
        <w:div w:id="2146467324">
          <w:marLeft w:val="640"/>
          <w:marRight w:val="0"/>
          <w:marTop w:val="0"/>
          <w:marBottom w:val="0"/>
          <w:divBdr>
            <w:top w:val="none" w:sz="0" w:space="0" w:color="auto"/>
            <w:left w:val="none" w:sz="0" w:space="0" w:color="auto"/>
            <w:bottom w:val="none" w:sz="0" w:space="0" w:color="auto"/>
            <w:right w:val="none" w:sz="0" w:space="0" w:color="auto"/>
          </w:divBdr>
        </w:div>
      </w:divsChild>
    </w:div>
    <w:div w:id="1564557002">
      <w:bodyDiv w:val="1"/>
      <w:marLeft w:val="0"/>
      <w:marRight w:val="0"/>
      <w:marTop w:val="0"/>
      <w:marBottom w:val="0"/>
      <w:divBdr>
        <w:top w:val="none" w:sz="0" w:space="0" w:color="auto"/>
        <w:left w:val="none" w:sz="0" w:space="0" w:color="auto"/>
        <w:bottom w:val="none" w:sz="0" w:space="0" w:color="auto"/>
        <w:right w:val="none" w:sz="0" w:space="0" w:color="auto"/>
      </w:divBdr>
      <w:divsChild>
        <w:div w:id="51657957">
          <w:marLeft w:val="640"/>
          <w:marRight w:val="0"/>
          <w:marTop w:val="0"/>
          <w:marBottom w:val="0"/>
          <w:divBdr>
            <w:top w:val="none" w:sz="0" w:space="0" w:color="auto"/>
            <w:left w:val="none" w:sz="0" w:space="0" w:color="auto"/>
            <w:bottom w:val="none" w:sz="0" w:space="0" w:color="auto"/>
            <w:right w:val="none" w:sz="0" w:space="0" w:color="auto"/>
          </w:divBdr>
        </w:div>
        <w:div w:id="102191431">
          <w:marLeft w:val="640"/>
          <w:marRight w:val="0"/>
          <w:marTop w:val="0"/>
          <w:marBottom w:val="0"/>
          <w:divBdr>
            <w:top w:val="none" w:sz="0" w:space="0" w:color="auto"/>
            <w:left w:val="none" w:sz="0" w:space="0" w:color="auto"/>
            <w:bottom w:val="none" w:sz="0" w:space="0" w:color="auto"/>
            <w:right w:val="none" w:sz="0" w:space="0" w:color="auto"/>
          </w:divBdr>
        </w:div>
        <w:div w:id="163280146">
          <w:marLeft w:val="640"/>
          <w:marRight w:val="0"/>
          <w:marTop w:val="0"/>
          <w:marBottom w:val="0"/>
          <w:divBdr>
            <w:top w:val="none" w:sz="0" w:space="0" w:color="auto"/>
            <w:left w:val="none" w:sz="0" w:space="0" w:color="auto"/>
            <w:bottom w:val="none" w:sz="0" w:space="0" w:color="auto"/>
            <w:right w:val="none" w:sz="0" w:space="0" w:color="auto"/>
          </w:divBdr>
        </w:div>
        <w:div w:id="168496186">
          <w:marLeft w:val="640"/>
          <w:marRight w:val="0"/>
          <w:marTop w:val="0"/>
          <w:marBottom w:val="0"/>
          <w:divBdr>
            <w:top w:val="none" w:sz="0" w:space="0" w:color="auto"/>
            <w:left w:val="none" w:sz="0" w:space="0" w:color="auto"/>
            <w:bottom w:val="none" w:sz="0" w:space="0" w:color="auto"/>
            <w:right w:val="none" w:sz="0" w:space="0" w:color="auto"/>
          </w:divBdr>
        </w:div>
        <w:div w:id="174156011">
          <w:marLeft w:val="640"/>
          <w:marRight w:val="0"/>
          <w:marTop w:val="0"/>
          <w:marBottom w:val="0"/>
          <w:divBdr>
            <w:top w:val="none" w:sz="0" w:space="0" w:color="auto"/>
            <w:left w:val="none" w:sz="0" w:space="0" w:color="auto"/>
            <w:bottom w:val="none" w:sz="0" w:space="0" w:color="auto"/>
            <w:right w:val="none" w:sz="0" w:space="0" w:color="auto"/>
          </w:divBdr>
        </w:div>
        <w:div w:id="183440036">
          <w:marLeft w:val="640"/>
          <w:marRight w:val="0"/>
          <w:marTop w:val="0"/>
          <w:marBottom w:val="0"/>
          <w:divBdr>
            <w:top w:val="none" w:sz="0" w:space="0" w:color="auto"/>
            <w:left w:val="none" w:sz="0" w:space="0" w:color="auto"/>
            <w:bottom w:val="none" w:sz="0" w:space="0" w:color="auto"/>
            <w:right w:val="none" w:sz="0" w:space="0" w:color="auto"/>
          </w:divBdr>
        </w:div>
        <w:div w:id="221987269">
          <w:marLeft w:val="640"/>
          <w:marRight w:val="0"/>
          <w:marTop w:val="0"/>
          <w:marBottom w:val="0"/>
          <w:divBdr>
            <w:top w:val="none" w:sz="0" w:space="0" w:color="auto"/>
            <w:left w:val="none" w:sz="0" w:space="0" w:color="auto"/>
            <w:bottom w:val="none" w:sz="0" w:space="0" w:color="auto"/>
            <w:right w:val="none" w:sz="0" w:space="0" w:color="auto"/>
          </w:divBdr>
        </w:div>
        <w:div w:id="229584538">
          <w:marLeft w:val="640"/>
          <w:marRight w:val="0"/>
          <w:marTop w:val="0"/>
          <w:marBottom w:val="0"/>
          <w:divBdr>
            <w:top w:val="none" w:sz="0" w:space="0" w:color="auto"/>
            <w:left w:val="none" w:sz="0" w:space="0" w:color="auto"/>
            <w:bottom w:val="none" w:sz="0" w:space="0" w:color="auto"/>
            <w:right w:val="none" w:sz="0" w:space="0" w:color="auto"/>
          </w:divBdr>
        </w:div>
        <w:div w:id="254363225">
          <w:marLeft w:val="640"/>
          <w:marRight w:val="0"/>
          <w:marTop w:val="0"/>
          <w:marBottom w:val="0"/>
          <w:divBdr>
            <w:top w:val="none" w:sz="0" w:space="0" w:color="auto"/>
            <w:left w:val="none" w:sz="0" w:space="0" w:color="auto"/>
            <w:bottom w:val="none" w:sz="0" w:space="0" w:color="auto"/>
            <w:right w:val="none" w:sz="0" w:space="0" w:color="auto"/>
          </w:divBdr>
        </w:div>
        <w:div w:id="326439170">
          <w:marLeft w:val="640"/>
          <w:marRight w:val="0"/>
          <w:marTop w:val="0"/>
          <w:marBottom w:val="0"/>
          <w:divBdr>
            <w:top w:val="none" w:sz="0" w:space="0" w:color="auto"/>
            <w:left w:val="none" w:sz="0" w:space="0" w:color="auto"/>
            <w:bottom w:val="none" w:sz="0" w:space="0" w:color="auto"/>
            <w:right w:val="none" w:sz="0" w:space="0" w:color="auto"/>
          </w:divBdr>
        </w:div>
        <w:div w:id="338314253">
          <w:marLeft w:val="640"/>
          <w:marRight w:val="0"/>
          <w:marTop w:val="0"/>
          <w:marBottom w:val="0"/>
          <w:divBdr>
            <w:top w:val="none" w:sz="0" w:space="0" w:color="auto"/>
            <w:left w:val="none" w:sz="0" w:space="0" w:color="auto"/>
            <w:bottom w:val="none" w:sz="0" w:space="0" w:color="auto"/>
            <w:right w:val="none" w:sz="0" w:space="0" w:color="auto"/>
          </w:divBdr>
        </w:div>
        <w:div w:id="353919497">
          <w:marLeft w:val="640"/>
          <w:marRight w:val="0"/>
          <w:marTop w:val="0"/>
          <w:marBottom w:val="0"/>
          <w:divBdr>
            <w:top w:val="none" w:sz="0" w:space="0" w:color="auto"/>
            <w:left w:val="none" w:sz="0" w:space="0" w:color="auto"/>
            <w:bottom w:val="none" w:sz="0" w:space="0" w:color="auto"/>
            <w:right w:val="none" w:sz="0" w:space="0" w:color="auto"/>
          </w:divBdr>
        </w:div>
        <w:div w:id="358091878">
          <w:marLeft w:val="640"/>
          <w:marRight w:val="0"/>
          <w:marTop w:val="0"/>
          <w:marBottom w:val="0"/>
          <w:divBdr>
            <w:top w:val="none" w:sz="0" w:space="0" w:color="auto"/>
            <w:left w:val="none" w:sz="0" w:space="0" w:color="auto"/>
            <w:bottom w:val="none" w:sz="0" w:space="0" w:color="auto"/>
            <w:right w:val="none" w:sz="0" w:space="0" w:color="auto"/>
          </w:divBdr>
        </w:div>
        <w:div w:id="360739592">
          <w:marLeft w:val="640"/>
          <w:marRight w:val="0"/>
          <w:marTop w:val="0"/>
          <w:marBottom w:val="0"/>
          <w:divBdr>
            <w:top w:val="none" w:sz="0" w:space="0" w:color="auto"/>
            <w:left w:val="none" w:sz="0" w:space="0" w:color="auto"/>
            <w:bottom w:val="none" w:sz="0" w:space="0" w:color="auto"/>
            <w:right w:val="none" w:sz="0" w:space="0" w:color="auto"/>
          </w:divBdr>
        </w:div>
        <w:div w:id="406876862">
          <w:marLeft w:val="640"/>
          <w:marRight w:val="0"/>
          <w:marTop w:val="0"/>
          <w:marBottom w:val="0"/>
          <w:divBdr>
            <w:top w:val="none" w:sz="0" w:space="0" w:color="auto"/>
            <w:left w:val="none" w:sz="0" w:space="0" w:color="auto"/>
            <w:bottom w:val="none" w:sz="0" w:space="0" w:color="auto"/>
            <w:right w:val="none" w:sz="0" w:space="0" w:color="auto"/>
          </w:divBdr>
        </w:div>
        <w:div w:id="431365088">
          <w:marLeft w:val="640"/>
          <w:marRight w:val="0"/>
          <w:marTop w:val="0"/>
          <w:marBottom w:val="0"/>
          <w:divBdr>
            <w:top w:val="none" w:sz="0" w:space="0" w:color="auto"/>
            <w:left w:val="none" w:sz="0" w:space="0" w:color="auto"/>
            <w:bottom w:val="none" w:sz="0" w:space="0" w:color="auto"/>
            <w:right w:val="none" w:sz="0" w:space="0" w:color="auto"/>
          </w:divBdr>
        </w:div>
        <w:div w:id="455560857">
          <w:marLeft w:val="640"/>
          <w:marRight w:val="0"/>
          <w:marTop w:val="0"/>
          <w:marBottom w:val="0"/>
          <w:divBdr>
            <w:top w:val="none" w:sz="0" w:space="0" w:color="auto"/>
            <w:left w:val="none" w:sz="0" w:space="0" w:color="auto"/>
            <w:bottom w:val="none" w:sz="0" w:space="0" w:color="auto"/>
            <w:right w:val="none" w:sz="0" w:space="0" w:color="auto"/>
          </w:divBdr>
        </w:div>
        <w:div w:id="468942139">
          <w:marLeft w:val="640"/>
          <w:marRight w:val="0"/>
          <w:marTop w:val="0"/>
          <w:marBottom w:val="0"/>
          <w:divBdr>
            <w:top w:val="none" w:sz="0" w:space="0" w:color="auto"/>
            <w:left w:val="none" w:sz="0" w:space="0" w:color="auto"/>
            <w:bottom w:val="none" w:sz="0" w:space="0" w:color="auto"/>
            <w:right w:val="none" w:sz="0" w:space="0" w:color="auto"/>
          </w:divBdr>
        </w:div>
        <w:div w:id="495846380">
          <w:marLeft w:val="640"/>
          <w:marRight w:val="0"/>
          <w:marTop w:val="0"/>
          <w:marBottom w:val="0"/>
          <w:divBdr>
            <w:top w:val="none" w:sz="0" w:space="0" w:color="auto"/>
            <w:left w:val="none" w:sz="0" w:space="0" w:color="auto"/>
            <w:bottom w:val="none" w:sz="0" w:space="0" w:color="auto"/>
            <w:right w:val="none" w:sz="0" w:space="0" w:color="auto"/>
          </w:divBdr>
        </w:div>
        <w:div w:id="521405908">
          <w:marLeft w:val="640"/>
          <w:marRight w:val="0"/>
          <w:marTop w:val="0"/>
          <w:marBottom w:val="0"/>
          <w:divBdr>
            <w:top w:val="none" w:sz="0" w:space="0" w:color="auto"/>
            <w:left w:val="none" w:sz="0" w:space="0" w:color="auto"/>
            <w:bottom w:val="none" w:sz="0" w:space="0" w:color="auto"/>
            <w:right w:val="none" w:sz="0" w:space="0" w:color="auto"/>
          </w:divBdr>
        </w:div>
        <w:div w:id="576935305">
          <w:marLeft w:val="640"/>
          <w:marRight w:val="0"/>
          <w:marTop w:val="0"/>
          <w:marBottom w:val="0"/>
          <w:divBdr>
            <w:top w:val="none" w:sz="0" w:space="0" w:color="auto"/>
            <w:left w:val="none" w:sz="0" w:space="0" w:color="auto"/>
            <w:bottom w:val="none" w:sz="0" w:space="0" w:color="auto"/>
            <w:right w:val="none" w:sz="0" w:space="0" w:color="auto"/>
          </w:divBdr>
        </w:div>
        <w:div w:id="604073179">
          <w:marLeft w:val="640"/>
          <w:marRight w:val="0"/>
          <w:marTop w:val="0"/>
          <w:marBottom w:val="0"/>
          <w:divBdr>
            <w:top w:val="none" w:sz="0" w:space="0" w:color="auto"/>
            <w:left w:val="none" w:sz="0" w:space="0" w:color="auto"/>
            <w:bottom w:val="none" w:sz="0" w:space="0" w:color="auto"/>
            <w:right w:val="none" w:sz="0" w:space="0" w:color="auto"/>
          </w:divBdr>
        </w:div>
        <w:div w:id="630552234">
          <w:marLeft w:val="640"/>
          <w:marRight w:val="0"/>
          <w:marTop w:val="0"/>
          <w:marBottom w:val="0"/>
          <w:divBdr>
            <w:top w:val="none" w:sz="0" w:space="0" w:color="auto"/>
            <w:left w:val="none" w:sz="0" w:space="0" w:color="auto"/>
            <w:bottom w:val="none" w:sz="0" w:space="0" w:color="auto"/>
            <w:right w:val="none" w:sz="0" w:space="0" w:color="auto"/>
          </w:divBdr>
        </w:div>
        <w:div w:id="650210718">
          <w:marLeft w:val="640"/>
          <w:marRight w:val="0"/>
          <w:marTop w:val="0"/>
          <w:marBottom w:val="0"/>
          <w:divBdr>
            <w:top w:val="none" w:sz="0" w:space="0" w:color="auto"/>
            <w:left w:val="none" w:sz="0" w:space="0" w:color="auto"/>
            <w:bottom w:val="none" w:sz="0" w:space="0" w:color="auto"/>
            <w:right w:val="none" w:sz="0" w:space="0" w:color="auto"/>
          </w:divBdr>
        </w:div>
        <w:div w:id="655766569">
          <w:marLeft w:val="640"/>
          <w:marRight w:val="0"/>
          <w:marTop w:val="0"/>
          <w:marBottom w:val="0"/>
          <w:divBdr>
            <w:top w:val="none" w:sz="0" w:space="0" w:color="auto"/>
            <w:left w:val="none" w:sz="0" w:space="0" w:color="auto"/>
            <w:bottom w:val="none" w:sz="0" w:space="0" w:color="auto"/>
            <w:right w:val="none" w:sz="0" w:space="0" w:color="auto"/>
          </w:divBdr>
        </w:div>
        <w:div w:id="689451334">
          <w:marLeft w:val="640"/>
          <w:marRight w:val="0"/>
          <w:marTop w:val="0"/>
          <w:marBottom w:val="0"/>
          <w:divBdr>
            <w:top w:val="none" w:sz="0" w:space="0" w:color="auto"/>
            <w:left w:val="none" w:sz="0" w:space="0" w:color="auto"/>
            <w:bottom w:val="none" w:sz="0" w:space="0" w:color="auto"/>
            <w:right w:val="none" w:sz="0" w:space="0" w:color="auto"/>
          </w:divBdr>
        </w:div>
        <w:div w:id="696470991">
          <w:marLeft w:val="640"/>
          <w:marRight w:val="0"/>
          <w:marTop w:val="0"/>
          <w:marBottom w:val="0"/>
          <w:divBdr>
            <w:top w:val="none" w:sz="0" w:space="0" w:color="auto"/>
            <w:left w:val="none" w:sz="0" w:space="0" w:color="auto"/>
            <w:bottom w:val="none" w:sz="0" w:space="0" w:color="auto"/>
            <w:right w:val="none" w:sz="0" w:space="0" w:color="auto"/>
          </w:divBdr>
        </w:div>
        <w:div w:id="718481048">
          <w:marLeft w:val="640"/>
          <w:marRight w:val="0"/>
          <w:marTop w:val="0"/>
          <w:marBottom w:val="0"/>
          <w:divBdr>
            <w:top w:val="none" w:sz="0" w:space="0" w:color="auto"/>
            <w:left w:val="none" w:sz="0" w:space="0" w:color="auto"/>
            <w:bottom w:val="none" w:sz="0" w:space="0" w:color="auto"/>
            <w:right w:val="none" w:sz="0" w:space="0" w:color="auto"/>
          </w:divBdr>
        </w:div>
        <w:div w:id="722219250">
          <w:marLeft w:val="640"/>
          <w:marRight w:val="0"/>
          <w:marTop w:val="0"/>
          <w:marBottom w:val="0"/>
          <w:divBdr>
            <w:top w:val="none" w:sz="0" w:space="0" w:color="auto"/>
            <w:left w:val="none" w:sz="0" w:space="0" w:color="auto"/>
            <w:bottom w:val="none" w:sz="0" w:space="0" w:color="auto"/>
            <w:right w:val="none" w:sz="0" w:space="0" w:color="auto"/>
          </w:divBdr>
        </w:div>
        <w:div w:id="761267646">
          <w:marLeft w:val="640"/>
          <w:marRight w:val="0"/>
          <w:marTop w:val="0"/>
          <w:marBottom w:val="0"/>
          <w:divBdr>
            <w:top w:val="none" w:sz="0" w:space="0" w:color="auto"/>
            <w:left w:val="none" w:sz="0" w:space="0" w:color="auto"/>
            <w:bottom w:val="none" w:sz="0" w:space="0" w:color="auto"/>
            <w:right w:val="none" w:sz="0" w:space="0" w:color="auto"/>
          </w:divBdr>
        </w:div>
        <w:div w:id="777141511">
          <w:marLeft w:val="640"/>
          <w:marRight w:val="0"/>
          <w:marTop w:val="0"/>
          <w:marBottom w:val="0"/>
          <w:divBdr>
            <w:top w:val="none" w:sz="0" w:space="0" w:color="auto"/>
            <w:left w:val="none" w:sz="0" w:space="0" w:color="auto"/>
            <w:bottom w:val="none" w:sz="0" w:space="0" w:color="auto"/>
            <w:right w:val="none" w:sz="0" w:space="0" w:color="auto"/>
          </w:divBdr>
        </w:div>
        <w:div w:id="799348460">
          <w:marLeft w:val="640"/>
          <w:marRight w:val="0"/>
          <w:marTop w:val="0"/>
          <w:marBottom w:val="0"/>
          <w:divBdr>
            <w:top w:val="none" w:sz="0" w:space="0" w:color="auto"/>
            <w:left w:val="none" w:sz="0" w:space="0" w:color="auto"/>
            <w:bottom w:val="none" w:sz="0" w:space="0" w:color="auto"/>
            <w:right w:val="none" w:sz="0" w:space="0" w:color="auto"/>
          </w:divBdr>
        </w:div>
        <w:div w:id="802189280">
          <w:marLeft w:val="640"/>
          <w:marRight w:val="0"/>
          <w:marTop w:val="0"/>
          <w:marBottom w:val="0"/>
          <w:divBdr>
            <w:top w:val="none" w:sz="0" w:space="0" w:color="auto"/>
            <w:left w:val="none" w:sz="0" w:space="0" w:color="auto"/>
            <w:bottom w:val="none" w:sz="0" w:space="0" w:color="auto"/>
            <w:right w:val="none" w:sz="0" w:space="0" w:color="auto"/>
          </w:divBdr>
        </w:div>
        <w:div w:id="812403285">
          <w:marLeft w:val="640"/>
          <w:marRight w:val="0"/>
          <w:marTop w:val="0"/>
          <w:marBottom w:val="0"/>
          <w:divBdr>
            <w:top w:val="none" w:sz="0" w:space="0" w:color="auto"/>
            <w:left w:val="none" w:sz="0" w:space="0" w:color="auto"/>
            <w:bottom w:val="none" w:sz="0" w:space="0" w:color="auto"/>
            <w:right w:val="none" w:sz="0" w:space="0" w:color="auto"/>
          </w:divBdr>
        </w:div>
        <w:div w:id="812791170">
          <w:marLeft w:val="640"/>
          <w:marRight w:val="0"/>
          <w:marTop w:val="0"/>
          <w:marBottom w:val="0"/>
          <w:divBdr>
            <w:top w:val="none" w:sz="0" w:space="0" w:color="auto"/>
            <w:left w:val="none" w:sz="0" w:space="0" w:color="auto"/>
            <w:bottom w:val="none" w:sz="0" w:space="0" w:color="auto"/>
            <w:right w:val="none" w:sz="0" w:space="0" w:color="auto"/>
          </w:divBdr>
        </w:div>
        <w:div w:id="818770904">
          <w:marLeft w:val="640"/>
          <w:marRight w:val="0"/>
          <w:marTop w:val="0"/>
          <w:marBottom w:val="0"/>
          <w:divBdr>
            <w:top w:val="none" w:sz="0" w:space="0" w:color="auto"/>
            <w:left w:val="none" w:sz="0" w:space="0" w:color="auto"/>
            <w:bottom w:val="none" w:sz="0" w:space="0" w:color="auto"/>
            <w:right w:val="none" w:sz="0" w:space="0" w:color="auto"/>
          </w:divBdr>
        </w:div>
        <w:div w:id="850724942">
          <w:marLeft w:val="640"/>
          <w:marRight w:val="0"/>
          <w:marTop w:val="0"/>
          <w:marBottom w:val="0"/>
          <w:divBdr>
            <w:top w:val="none" w:sz="0" w:space="0" w:color="auto"/>
            <w:left w:val="none" w:sz="0" w:space="0" w:color="auto"/>
            <w:bottom w:val="none" w:sz="0" w:space="0" w:color="auto"/>
            <w:right w:val="none" w:sz="0" w:space="0" w:color="auto"/>
          </w:divBdr>
        </w:div>
        <w:div w:id="857624196">
          <w:marLeft w:val="640"/>
          <w:marRight w:val="0"/>
          <w:marTop w:val="0"/>
          <w:marBottom w:val="0"/>
          <w:divBdr>
            <w:top w:val="none" w:sz="0" w:space="0" w:color="auto"/>
            <w:left w:val="none" w:sz="0" w:space="0" w:color="auto"/>
            <w:bottom w:val="none" w:sz="0" w:space="0" w:color="auto"/>
            <w:right w:val="none" w:sz="0" w:space="0" w:color="auto"/>
          </w:divBdr>
        </w:div>
        <w:div w:id="864096640">
          <w:marLeft w:val="640"/>
          <w:marRight w:val="0"/>
          <w:marTop w:val="0"/>
          <w:marBottom w:val="0"/>
          <w:divBdr>
            <w:top w:val="none" w:sz="0" w:space="0" w:color="auto"/>
            <w:left w:val="none" w:sz="0" w:space="0" w:color="auto"/>
            <w:bottom w:val="none" w:sz="0" w:space="0" w:color="auto"/>
            <w:right w:val="none" w:sz="0" w:space="0" w:color="auto"/>
          </w:divBdr>
        </w:div>
        <w:div w:id="908921715">
          <w:marLeft w:val="640"/>
          <w:marRight w:val="0"/>
          <w:marTop w:val="0"/>
          <w:marBottom w:val="0"/>
          <w:divBdr>
            <w:top w:val="none" w:sz="0" w:space="0" w:color="auto"/>
            <w:left w:val="none" w:sz="0" w:space="0" w:color="auto"/>
            <w:bottom w:val="none" w:sz="0" w:space="0" w:color="auto"/>
            <w:right w:val="none" w:sz="0" w:space="0" w:color="auto"/>
          </w:divBdr>
        </w:div>
        <w:div w:id="940184558">
          <w:marLeft w:val="640"/>
          <w:marRight w:val="0"/>
          <w:marTop w:val="0"/>
          <w:marBottom w:val="0"/>
          <w:divBdr>
            <w:top w:val="none" w:sz="0" w:space="0" w:color="auto"/>
            <w:left w:val="none" w:sz="0" w:space="0" w:color="auto"/>
            <w:bottom w:val="none" w:sz="0" w:space="0" w:color="auto"/>
            <w:right w:val="none" w:sz="0" w:space="0" w:color="auto"/>
          </w:divBdr>
        </w:div>
        <w:div w:id="945506812">
          <w:marLeft w:val="640"/>
          <w:marRight w:val="0"/>
          <w:marTop w:val="0"/>
          <w:marBottom w:val="0"/>
          <w:divBdr>
            <w:top w:val="none" w:sz="0" w:space="0" w:color="auto"/>
            <w:left w:val="none" w:sz="0" w:space="0" w:color="auto"/>
            <w:bottom w:val="none" w:sz="0" w:space="0" w:color="auto"/>
            <w:right w:val="none" w:sz="0" w:space="0" w:color="auto"/>
          </w:divBdr>
        </w:div>
        <w:div w:id="1069965465">
          <w:marLeft w:val="640"/>
          <w:marRight w:val="0"/>
          <w:marTop w:val="0"/>
          <w:marBottom w:val="0"/>
          <w:divBdr>
            <w:top w:val="none" w:sz="0" w:space="0" w:color="auto"/>
            <w:left w:val="none" w:sz="0" w:space="0" w:color="auto"/>
            <w:bottom w:val="none" w:sz="0" w:space="0" w:color="auto"/>
            <w:right w:val="none" w:sz="0" w:space="0" w:color="auto"/>
          </w:divBdr>
        </w:div>
        <w:div w:id="1070813626">
          <w:marLeft w:val="640"/>
          <w:marRight w:val="0"/>
          <w:marTop w:val="0"/>
          <w:marBottom w:val="0"/>
          <w:divBdr>
            <w:top w:val="none" w:sz="0" w:space="0" w:color="auto"/>
            <w:left w:val="none" w:sz="0" w:space="0" w:color="auto"/>
            <w:bottom w:val="none" w:sz="0" w:space="0" w:color="auto"/>
            <w:right w:val="none" w:sz="0" w:space="0" w:color="auto"/>
          </w:divBdr>
        </w:div>
        <w:div w:id="1135296033">
          <w:marLeft w:val="640"/>
          <w:marRight w:val="0"/>
          <w:marTop w:val="0"/>
          <w:marBottom w:val="0"/>
          <w:divBdr>
            <w:top w:val="none" w:sz="0" w:space="0" w:color="auto"/>
            <w:left w:val="none" w:sz="0" w:space="0" w:color="auto"/>
            <w:bottom w:val="none" w:sz="0" w:space="0" w:color="auto"/>
            <w:right w:val="none" w:sz="0" w:space="0" w:color="auto"/>
          </w:divBdr>
        </w:div>
        <w:div w:id="1145393784">
          <w:marLeft w:val="640"/>
          <w:marRight w:val="0"/>
          <w:marTop w:val="0"/>
          <w:marBottom w:val="0"/>
          <w:divBdr>
            <w:top w:val="none" w:sz="0" w:space="0" w:color="auto"/>
            <w:left w:val="none" w:sz="0" w:space="0" w:color="auto"/>
            <w:bottom w:val="none" w:sz="0" w:space="0" w:color="auto"/>
            <w:right w:val="none" w:sz="0" w:space="0" w:color="auto"/>
          </w:divBdr>
        </w:div>
        <w:div w:id="1191184543">
          <w:marLeft w:val="640"/>
          <w:marRight w:val="0"/>
          <w:marTop w:val="0"/>
          <w:marBottom w:val="0"/>
          <w:divBdr>
            <w:top w:val="none" w:sz="0" w:space="0" w:color="auto"/>
            <w:left w:val="none" w:sz="0" w:space="0" w:color="auto"/>
            <w:bottom w:val="none" w:sz="0" w:space="0" w:color="auto"/>
            <w:right w:val="none" w:sz="0" w:space="0" w:color="auto"/>
          </w:divBdr>
        </w:div>
        <w:div w:id="1230535638">
          <w:marLeft w:val="640"/>
          <w:marRight w:val="0"/>
          <w:marTop w:val="0"/>
          <w:marBottom w:val="0"/>
          <w:divBdr>
            <w:top w:val="none" w:sz="0" w:space="0" w:color="auto"/>
            <w:left w:val="none" w:sz="0" w:space="0" w:color="auto"/>
            <w:bottom w:val="none" w:sz="0" w:space="0" w:color="auto"/>
            <w:right w:val="none" w:sz="0" w:space="0" w:color="auto"/>
          </w:divBdr>
        </w:div>
        <w:div w:id="1255241064">
          <w:marLeft w:val="640"/>
          <w:marRight w:val="0"/>
          <w:marTop w:val="0"/>
          <w:marBottom w:val="0"/>
          <w:divBdr>
            <w:top w:val="none" w:sz="0" w:space="0" w:color="auto"/>
            <w:left w:val="none" w:sz="0" w:space="0" w:color="auto"/>
            <w:bottom w:val="none" w:sz="0" w:space="0" w:color="auto"/>
            <w:right w:val="none" w:sz="0" w:space="0" w:color="auto"/>
          </w:divBdr>
        </w:div>
        <w:div w:id="1274051250">
          <w:marLeft w:val="640"/>
          <w:marRight w:val="0"/>
          <w:marTop w:val="0"/>
          <w:marBottom w:val="0"/>
          <w:divBdr>
            <w:top w:val="none" w:sz="0" w:space="0" w:color="auto"/>
            <w:left w:val="none" w:sz="0" w:space="0" w:color="auto"/>
            <w:bottom w:val="none" w:sz="0" w:space="0" w:color="auto"/>
            <w:right w:val="none" w:sz="0" w:space="0" w:color="auto"/>
          </w:divBdr>
        </w:div>
        <w:div w:id="1340308498">
          <w:marLeft w:val="640"/>
          <w:marRight w:val="0"/>
          <w:marTop w:val="0"/>
          <w:marBottom w:val="0"/>
          <w:divBdr>
            <w:top w:val="none" w:sz="0" w:space="0" w:color="auto"/>
            <w:left w:val="none" w:sz="0" w:space="0" w:color="auto"/>
            <w:bottom w:val="none" w:sz="0" w:space="0" w:color="auto"/>
            <w:right w:val="none" w:sz="0" w:space="0" w:color="auto"/>
          </w:divBdr>
        </w:div>
        <w:div w:id="1373533001">
          <w:marLeft w:val="640"/>
          <w:marRight w:val="0"/>
          <w:marTop w:val="0"/>
          <w:marBottom w:val="0"/>
          <w:divBdr>
            <w:top w:val="none" w:sz="0" w:space="0" w:color="auto"/>
            <w:left w:val="none" w:sz="0" w:space="0" w:color="auto"/>
            <w:bottom w:val="none" w:sz="0" w:space="0" w:color="auto"/>
            <w:right w:val="none" w:sz="0" w:space="0" w:color="auto"/>
          </w:divBdr>
        </w:div>
        <w:div w:id="1404912107">
          <w:marLeft w:val="640"/>
          <w:marRight w:val="0"/>
          <w:marTop w:val="0"/>
          <w:marBottom w:val="0"/>
          <w:divBdr>
            <w:top w:val="none" w:sz="0" w:space="0" w:color="auto"/>
            <w:left w:val="none" w:sz="0" w:space="0" w:color="auto"/>
            <w:bottom w:val="none" w:sz="0" w:space="0" w:color="auto"/>
            <w:right w:val="none" w:sz="0" w:space="0" w:color="auto"/>
          </w:divBdr>
        </w:div>
        <w:div w:id="1413821300">
          <w:marLeft w:val="640"/>
          <w:marRight w:val="0"/>
          <w:marTop w:val="0"/>
          <w:marBottom w:val="0"/>
          <w:divBdr>
            <w:top w:val="none" w:sz="0" w:space="0" w:color="auto"/>
            <w:left w:val="none" w:sz="0" w:space="0" w:color="auto"/>
            <w:bottom w:val="none" w:sz="0" w:space="0" w:color="auto"/>
            <w:right w:val="none" w:sz="0" w:space="0" w:color="auto"/>
          </w:divBdr>
        </w:div>
        <w:div w:id="1417899649">
          <w:marLeft w:val="640"/>
          <w:marRight w:val="0"/>
          <w:marTop w:val="0"/>
          <w:marBottom w:val="0"/>
          <w:divBdr>
            <w:top w:val="none" w:sz="0" w:space="0" w:color="auto"/>
            <w:left w:val="none" w:sz="0" w:space="0" w:color="auto"/>
            <w:bottom w:val="none" w:sz="0" w:space="0" w:color="auto"/>
            <w:right w:val="none" w:sz="0" w:space="0" w:color="auto"/>
          </w:divBdr>
        </w:div>
        <w:div w:id="1452280265">
          <w:marLeft w:val="640"/>
          <w:marRight w:val="0"/>
          <w:marTop w:val="0"/>
          <w:marBottom w:val="0"/>
          <w:divBdr>
            <w:top w:val="none" w:sz="0" w:space="0" w:color="auto"/>
            <w:left w:val="none" w:sz="0" w:space="0" w:color="auto"/>
            <w:bottom w:val="none" w:sz="0" w:space="0" w:color="auto"/>
            <w:right w:val="none" w:sz="0" w:space="0" w:color="auto"/>
          </w:divBdr>
        </w:div>
        <w:div w:id="1455562080">
          <w:marLeft w:val="640"/>
          <w:marRight w:val="0"/>
          <w:marTop w:val="0"/>
          <w:marBottom w:val="0"/>
          <w:divBdr>
            <w:top w:val="none" w:sz="0" w:space="0" w:color="auto"/>
            <w:left w:val="none" w:sz="0" w:space="0" w:color="auto"/>
            <w:bottom w:val="none" w:sz="0" w:space="0" w:color="auto"/>
            <w:right w:val="none" w:sz="0" w:space="0" w:color="auto"/>
          </w:divBdr>
        </w:div>
        <w:div w:id="1484468692">
          <w:marLeft w:val="640"/>
          <w:marRight w:val="0"/>
          <w:marTop w:val="0"/>
          <w:marBottom w:val="0"/>
          <w:divBdr>
            <w:top w:val="none" w:sz="0" w:space="0" w:color="auto"/>
            <w:left w:val="none" w:sz="0" w:space="0" w:color="auto"/>
            <w:bottom w:val="none" w:sz="0" w:space="0" w:color="auto"/>
            <w:right w:val="none" w:sz="0" w:space="0" w:color="auto"/>
          </w:divBdr>
        </w:div>
        <w:div w:id="1506552790">
          <w:marLeft w:val="640"/>
          <w:marRight w:val="0"/>
          <w:marTop w:val="0"/>
          <w:marBottom w:val="0"/>
          <w:divBdr>
            <w:top w:val="none" w:sz="0" w:space="0" w:color="auto"/>
            <w:left w:val="none" w:sz="0" w:space="0" w:color="auto"/>
            <w:bottom w:val="none" w:sz="0" w:space="0" w:color="auto"/>
            <w:right w:val="none" w:sz="0" w:space="0" w:color="auto"/>
          </w:divBdr>
        </w:div>
        <w:div w:id="1530529449">
          <w:marLeft w:val="640"/>
          <w:marRight w:val="0"/>
          <w:marTop w:val="0"/>
          <w:marBottom w:val="0"/>
          <w:divBdr>
            <w:top w:val="none" w:sz="0" w:space="0" w:color="auto"/>
            <w:left w:val="none" w:sz="0" w:space="0" w:color="auto"/>
            <w:bottom w:val="none" w:sz="0" w:space="0" w:color="auto"/>
            <w:right w:val="none" w:sz="0" w:space="0" w:color="auto"/>
          </w:divBdr>
        </w:div>
        <w:div w:id="1537742411">
          <w:marLeft w:val="640"/>
          <w:marRight w:val="0"/>
          <w:marTop w:val="0"/>
          <w:marBottom w:val="0"/>
          <w:divBdr>
            <w:top w:val="none" w:sz="0" w:space="0" w:color="auto"/>
            <w:left w:val="none" w:sz="0" w:space="0" w:color="auto"/>
            <w:bottom w:val="none" w:sz="0" w:space="0" w:color="auto"/>
            <w:right w:val="none" w:sz="0" w:space="0" w:color="auto"/>
          </w:divBdr>
        </w:div>
        <w:div w:id="1559589551">
          <w:marLeft w:val="640"/>
          <w:marRight w:val="0"/>
          <w:marTop w:val="0"/>
          <w:marBottom w:val="0"/>
          <w:divBdr>
            <w:top w:val="none" w:sz="0" w:space="0" w:color="auto"/>
            <w:left w:val="none" w:sz="0" w:space="0" w:color="auto"/>
            <w:bottom w:val="none" w:sz="0" w:space="0" w:color="auto"/>
            <w:right w:val="none" w:sz="0" w:space="0" w:color="auto"/>
          </w:divBdr>
        </w:div>
        <w:div w:id="1622953165">
          <w:marLeft w:val="640"/>
          <w:marRight w:val="0"/>
          <w:marTop w:val="0"/>
          <w:marBottom w:val="0"/>
          <w:divBdr>
            <w:top w:val="none" w:sz="0" w:space="0" w:color="auto"/>
            <w:left w:val="none" w:sz="0" w:space="0" w:color="auto"/>
            <w:bottom w:val="none" w:sz="0" w:space="0" w:color="auto"/>
            <w:right w:val="none" w:sz="0" w:space="0" w:color="auto"/>
          </w:divBdr>
        </w:div>
        <w:div w:id="1632784886">
          <w:marLeft w:val="640"/>
          <w:marRight w:val="0"/>
          <w:marTop w:val="0"/>
          <w:marBottom w:val="0"/>
          <w:divBdr>
            <w:top w:val="none" w:sz="0" w:space="0" w:color="auto"/>
            <w:left w:val="none" w:sz="0" w:space="0" w:color="auto"/>
            <w:bottom w:val="none" w:sz="0" w:space="0" w:color="auto"/>
            <w:right w:val="none" w:sz="0" w:space="0" w:color="auto"/>
          </w:divBdr>
        </w:div>
        <w:div w:id="1660420842">
          <w:marLeft w:val="640"/>
          <w:marRight w:val="0"/>
          <w:marTop w:val="0"/>
          <w:marBottom w:val="0"/>
          <w:divBdr>
            <w:top w:val="none" w:sz="0" w:space="0" w:color="auto"/>
            <w:left w:val="none" w:sz="0" w:space="0" w:color="auto"/>
            <w:bottom w:val="none" w:sz="0" w:space="0" w:color="auto"/>
            <w:right w:val="none" w:sz="0" w:space="0" w:color="auto"/>
          </w:divBdr>
        </w:div>
        <w:div w:id="1666010240">
          <w:marLeft w:val="640"/>
          <w:marRight w:val="0"/>
          <w:marTop w:val="0"/>
          <w:marBottom w:val="0"/>
          <w:divBdr>
            <w:top w:val="none" w:sz="0" w:space="0" w:color="auto"/>
            <w:left w:val="none" w:sz="0" w:space="0" w:color="auto"/>
            <w:bottom w:val="none" w:sz="0" w:space="0" w:color="auto"/>
            <w:right w:val="none" w:sz="0" w:space="0" w:color="auto"/>
          </w:divBdr>
        </w:div>
        <w:div w:id="1693603867">
          <w:marLeft w:val="640"/>
          <w:marRight w:val="0"/>
          <w:marTop w:val="0"/>
          <w:marBottom w:val="0"/>
          <w:divBdr>
            <w:top w:val="none" w:sz="0" w:space="0" w:color="auto"/>
            <w:left w:val="none" w:sz="0" w:space="0" w:color="auto"/>
            <w:bottom w:val="none" w:sz="0" w:space="0" w:color="auto"/>
            <w:right w:val="none" w:sz="0" w:space="0" w:color="auto"/>
          </w:divBdr>
        </w:div>
        <w:div w:id="1765805265">
          <w:marLeft w:val="640"/>
          <w:marRight w:val="0"/>
          <w:marTop w:val="0"/>
          <w:marBottom w:val="0"/>
          <w:divBdr>
            <w:top w:val="none" w:sz="0" w:space="0" w:color="auto"/>
            <w:left w:val="none" w:sz="0" w:space="0" w:color="auto"/>
            <w:bottom w:val="none" w:sz="0" w:space="0" w:color="auto"/>
            <w:right w:val="none" w:sz="0" w:space="0" w:color="auto"/>
          </w:divBdr>
        </w:div>
        <w:div w:id="1811826817">
          <w:marLeft w:val="640"/>
          <w:marRight w:val="0"/>
          <w:marTop w:val="0"/>
          <w:marBottom w:val="0"/>
          <w:divBdr>
            <w:top w:val="none" w:sz="0" w:space="0" w:color="auto"/>
            <w:left w:val="none" w:sz="0" w:space="0" w:color="auto"/>
            <w:bottom w:val="none" w:sz="0" w:space="0" w:color="auto"/>
            <w:right w:val="none" w:sz="0" w:space="0" w:color="auto"/>
          </w:divBdr>
        </w:div>
        <w:div w:id="1815484978">
          <w:marLeft w:val="640"/>
          <w:marRight w:val="0"/>
          <w:marTop w:val="0"/>
          <w:marBottom w:val="0"/>
          <w:divBdr>
            <w:top w:val="none" w:sz="0" w:space="0" w:color="auto"/>
            <w:left w:val="none" w:sz="0" w:space="0" w:color="auto"/>
            <w:bottom w:val="none" w:sz="0" w:space="0" w:color="auto"/>
            <w:right w:val="none" w:sz="0" w:space="0" w:color="auto"/>
          </w:divBdr>
        </w:div>
        <w:div w:id="1821769756">
          <w:marLeft w:val="640"/>
          <w:marRight w:val="0"/>
          <w:marTop w:val="0"/>
          <w:marBottom w:val="0"/>
          <w:divBdr>
            <w:top w:val="none" w:sz="0" w:space="0" w:color="auto"/>
            <w:left w:val="none" w:sz="0" w:space="0" w:color="auto"/>
            <w:bottom w:val="none" w:sz="0" w:space="0" w:color="auto"/>
            <w:right w:val="none" w:sz="0" w:space="0" w:color="auto"/>
          </w:divBdr>
        </w:div>
        <w:div w:id="1831628475">
          <w:marLeft w:val="640"/>
          <w:marRight w:val="0"/>
          <w:marTop w:val="0"/>
          <w:marBottom w:val="0"/>
          <w:divBdr>
            <w:top w:val="none" w:sz="0" w:space="0" w:color="auto"/>
            <w:left w:val="none" w:sz="0" w:space="0" w:color="auto"/>
            <w:bottom w:val="none" w:sz="0" w:space="0" w:color="auto"/>
            <w:right w:val="none" w:sz="0" w:space="0" w:color="auto"/>
          </w:divBdr>
        </w:div>
        <w:div w:id="1839879436">
          <w:marLeft w:val="640"/>
          <w:marRight w:val="0"/>
          <w:marTop w:val="0"/>
          <w:marBottom w:val="0"/>
          <w:divBdr>
            <w:top w:val="none" w:sz="0" w:space="0" w:color="auto"/>
            <w:left w:val="none" w:sz="0" w:space="0" w:color="auto"/>
            <w:bottom w:val="none" w:sz="0" w:space="0" w:color="auto"/>
            <w:right w:val="none" w:sz="0" w:space="0" w:color="auto"/>
          </w:divBdr>
        </w:div>
        <w:div w:id="1844125725">
          <w:marLeft w:val="640"/>
          <w:marRight w:val="0"/>
          <w:marTop w:val="0"/>
          <w:marBottom w:val="0"/>
          <w:divBdr>
            <w:top w:val="none" w:sz="0" w:space="0" w:color="auto"/>
            <w:left w:val="none" w:sz="0" w:space="0" w:color="auto"/>
            <w:bottom w:val="none" w:sz="0" w:space="0" w:color="auto"/>
            <w:right w:val="none" w:sz="0" w:space="0" w:color="auto"/>
          </w:divBdr>
        </w:div>
        <w:div w:id="1852842263">
          <w:marLeft w:val="640"/>
          <w:marRight w:val="0"/>
          <w:marTop w:val="0"/>
          <w:marBottom w:val="0"/>
          <w:divBdr>
            <w:top w:val="none" w:sz="0" w:space="0" w:color="auto"/>
            <w:left w:val="none" w:sz="0" w:space="0" w:color="auto"/>
            <w:bottom w:val="none" w:sz="0" w:space="0" w:color="auto"/>
            <w:right w:val="none" w:sz="0" w:space="0" w:color="auto"/>
          </w:divBdr>
        </w:div>
        <w:div w:id="1907110430">
          <w:marLeft w:val="640"/>
          <w:marRight w:val="0"/>
          <w:marTop w:val="0"/>
          <w:marBottom w:val="0"/>
          <w:divBdr>
            <w:top w:val="none" w:sz="0" w:space="0" w:color="auto"/>
            <w:left w:val="none" w:sz="0" w:space="0" w:color="auto"/>
            <w:bottom w:val="none" w:sz="0" w:space="0" w:color="auto"/>
            <w:right w:val="none" w:sz="0" w:space="0" w:color="auto"/>
          </w:divBdr>
        </w:div>
        <w:div w:id="1954238937">
          <w:marLeft w:val="640"/>
          <w:marRight w:val="0"/>
          <w:marTop w:val="0"/>
          <w:marBottom w:val="0"/>
          <w:divBdr>
            <w:top w:val="none" w:sz="0" w:space="0" w:color="auto"/>
            <w:left w:val="none" w:sz="0" w:space="0" w:color="auto"/>
            <w:bottom w:val="none" w:sz="0" w:space="0" w:color="auto"/>
            <w:right w:val="none" w:sz="0" w:space="0" w:color="auto"/>
          </w:divBdr>
        </w:div>
        <w:div w:id="1958563971">
          <w:marLeft w:val="640"/>
          <w:marRight w:val="0"/>
          <w:marTop w:val="0"/>
          <w:marBottom w:val="0"/>
          <w:divBdr>
            <w:top w:val="none" w:sz="0" w:space="0" w:color="auto"/>
            <w:left w:val="none" w:sz="0" w:space="0" w:color="auto"/>
            <w:bottom w:val="none" w:sz="0" w:space="0" w:color="auto"/>
            <w:right w:val="none" w:sz="0" w:space="0" w:color="auto"/>
          </w:divBdr>
        </w:div>
        <w:div w:id="1964116199">
          <w:marLeft w:val="640"/>
          <w:marRight w:val="0"/>
          <w:marTop w:val="0"/>
          <w:marBottom w:val="0"/>
          <w:divBdr>
            <w:top w:val="none" w:sz="0" w:space="0" w:color="auto"/>
            <w:left w:val="none" w:sz="0" w:space="0" w:color="auto"/>
            <w:bottom w:val="none" w:sz="0" w:space="0" w:color="auto"/>
            <w:right w:val="none" w:sz="0" w:space="0" w:color="auto"/>
          </w:divBdr>
        </w:div>
        <w:div w:id="2032948120">
          <w:marLeft w:val="640"/>
          <w:marRight w:val="0"/>
          <w:marTop w:val="0"/>
          <w:marBottom w:val="0"/>
          <w:divBdr>
            <w:top w:val="none" w:sz="0" w:space="0" w:color="auto"/>
            <w:left w:val="none" w:sz="0" w:space="0" w:color="auto"/>
            <w:bottom w:val="none" w:sz="0" w:space="0" w:color="auto"/>
            <w:right w:val="none" w:sz="0" w:space="0" w:color="auto"/>
          </w:divBdr>
        </w:div>
        <w:div w:id="2045518099">
          <w:marLeft w:val="640"/>
          <w:marRight w:val="0"/>
          <w:marTop w:val="0"/>
          <w:marBottom w:val="0"/>
          <w:divBdr>
            <w:top w:val="none" w:sz="0" w:space="0" w:color="auto"/>
            <w:left w:val="none" w:sz="0" w:space="0" w:color="auto"/>
            <w:bottom w:val="none" w:sz="0" w:space="0" w:color="auto"/>
            <w:right w:val="none" w:sz="0" w:space="0" w:color="auto"/>
          </w:divBdr>
        </w:div>
        <w:div w:id="2102482737">
          <w:marLeft w:val="640"/>
          <w:marRight w:val="0"/>
          <w:marTop w:val="0"/>
          <w:marBottom w:val="0"/>
          <w:divBdr>
            <w:top w:val="none" w:sz="0" w:space="0" w:color="auto"/>
            <w:left w:val="none" w:sz="0" w:space="0" w:color="auto"/>
            <w:bottom w:val="none" w:sz="0" w:space="0" w:color="auto"/>
            <w:right w:val="none" w:sz="0" w:space="0" w:color="auto"/>
          </w:divBdr>
        </w:div>
        <w:div w:id="2120056603">
          <w:marLeft w:val="640"/>
          <w:marRight w:val="0"/>
          <w:marTop w:val="0"/>
          <w:marBottom w:val="0"/>
          <w:divBdr>
            <w:top w:val="none" w:sz="0" w:space="0" w:color="auto"/>
            <w:left w:val="none" w:sz="0" w:space="0" w:color="auto"/>
            <w:bottom w:val="none" w:sz="0" w:space="0" w:color="auto"/>
            <w:right w:val="none" w:sz="0" w:space="0" w:color="auto"/>
          </w:divBdr>
        </w:div>
        <w:div w:id="2123962391">
          <w:marLeft w:val="640"/>
          <w:marRight w:val="0"/>
          <w:marTop w:val="0"/>
          <w:marBottom w:val="0"/>
          <w:divBdr>
            <w:top w:val="none" w:sz="0" w:space="0" w:color="auto"/>
            <w:left w:val="none" w:sz="0" w:space="0" w:color="auto"/>
            <w:bottom w:val="none" w:sz="0" w:space="0" w:color="auto"/>
            <w:right w:val="none" w:sz="0" w:space="0" w:color="auto"/>
          </w:divBdr>
        </w:div>
        <w:div w:id="2136024315">
          <w:marLeft w:val="640"/>
          <w:marRight w:val="0"/>
          <w:marTop w:val="0"/>
          <w:marBottom w:val="0"/>
          <w:divBdr>
            <w:top w:val="none" w:sz="0" w:space="0" w:color="auto"/>
            <w:left w:val="none" w:sz="0" w:space="0" w:color="auto"/>
            <w:bottom w:val="none" w:sz="0" w:space="0" w:color="auto"/>
            <w:right w:val="none" w:sz="0" w:space="0" w:color="auto"/>
          </w:divBdr>
        </w:div>
        <w:div w:id="2138330869">
          <w:marLeft w:val="640"/>
          <w:marRight w:val="0"/>
          <w:marTop w:val="0"/>
          <w:marBottom w:val="0"/>
          <w:divBdr>
            <w:top w:val="none" w:sz="0" w:space="0" w:color="auto"/>
            <w:left w:val="none" w:sz="0" w:space="0" w:color="auto"/>
            <w:bottom w:val="none" w:sz="0" w:space="0" w:color="auto"/>
            <w:right w:val="none" w:sz="0" w:space="0" w:color="auto"/>
          </w:divBdr>
        </w:div>
      </w:divsChild>
    </w:div>
    <w:div w:id="1581719197">
      <w:bodyDiv w:val="1"/>
      <w:marLeft w:val="0"/>
      <w:marRight w:val="0"/>
      <w:marTop w:val="0"/>
      <w:marBottom w:val="0"/>
      <w:divBdr>
        <w:top w:val="none" w:sz="0" w:space="0" w:color="auto"/>
        <w:left w:val="none" w:sz="0" w:space="0" w:color="auto"/>
        <w:bottom w:val="none" w:sz="0" w:space="0" w:color="auto"/>
        <w:right w:val="none" w:sz="0" w:space="0" w:color="auto"/>
      </w:divBdr>
      <w:divsChild>
        <w:div w:id="34278171">
          <w:marLeft w:val="640"/>
          <w:marRight w:val="0"/>
          <w:marTop w:val="0"/>
          <w:marBottom w:val="0"/>
          <w:divBdr>
            <w:top w:val="none" w:sz="0" w:space="0" w:color="auto"/>
            <w:left w:val="none" w:sz="0" w:space="0" w:color="auto"/>
            <w:bottom w:val="none" w:sz="0" w:space="0" w:color="auto"/>
            <w:right w:val="none" w:sz="0" w:space="0" w:color="auto"/>
          </w:divBdr>
        </w:div>
        <w:div w:id="38748426">
          <w:marLeft w:val="640"/>
          <w:marRight w:val="0"/>
          <w:marTop w:val="0"/>
          <w:marBottom w:val="0"/>
          <w:divBdr>
            <w:top w:val="none" w:sz="0" w:space="0" w:color="auto"/>
            <w:left w:val="none" w:sz="0" w:space="0" w:color="auto"/>
            <w:bottom w:val="none" w:sz="0" w:space="0" w:color="auto"/>
            <w:right w:val="none" w:sz="0" w:space="0" w:color="auto"/>
          </w:divBdr>
        </w:div>
        <w:div w:id="85688121">
          <w:marLeft w:val="640"/>
          <w:marRight w:val="0"/>
          <w:marTop w:val="0"/>
          <w:marBottom w:val="0"/>
          <w:divBdr>
            <w:top w:val="none" w:sz="0" w:space="0" w:color="auto"/>
            <w:left w:val="none" w:sz="0" w:space="0" w:color="auto"/>
            <w:bottom w:val="none" w:sz="0" w:space="0" w:color="auto"/>
            <w:right w:val="none" w:sz="0" w:space="0" w:color="auto"/>
          </w:divBdr>
        </w:div>
        <w:div w:id="99640692">
          <w:marLeft w:val="640"/>
          <w:marRight w:val="0"/>
          <w:marTop w:val="0"/>
          <w:marBottom w:val="0"/>
          <w:divBdr>
            <w:top w:val="none" w:sz="0" w:space="0" w:color="auto"/>
            <w:left w:val="none" w:sz="0" w:space="0" w:color="auto"/>
            <w:bottom w:val="none" w:sz="0" w:space="0" w:color="auto"/>
            <w:right w:val="none" w:sz="0" w:space="0" w:color="auto"/>
          </w:divBdr>
        </w:div>
        <w:div w:id="101725675">
          <w:marLeft w:val="640"/>
          <w:marRight w:val="0"/>
          <w:marTop w:val="0"/>
          <w:marBottom w:val="0"/>
          <w:divBdr>
            <w:top w:val="none" w:sz="0" w:space="0" w:color="auto"/>
            <w:left w:val="none" w:sz="0" w:space="0" w:color="auto"/>
            <w:bottom w:val="none" w:sz="0" w:space="0" w:color="auto"/>
            <w:right w:val="none" w:sz="0" w:space="0" w:color="auto"/>
          </w:divBdr>
        </w:div>
        <w:div w:id="115566688">
          <w:marLeft w:val="640"/>
          <w:marRight w:val="0"/>
          <w:marTop w:val="0"/>
          <w:marBottom w:val="0"/>
          <w:divBdr>
            <w:top w:val="none" w:sz="0" w:space="0" w:color="auto"/>
            <w:left w:val="none" w:sz="0" w:space="0" w:color="auto"/>
            <w:bottom w:val="none" w:sz="0" w:space="0" w:color="auto"/>
            <w:right w:val="none" w:sz="0" w:space="0" w:color="auto"/>
          </w:divBdr>
        </w:div>
        <w:div w:id="162362240">
          <w:marLeft w:val="640"/>
          <w:marRight w:val="0"/>
          <w:marTop w:val="0"/>
          <w:marBottom w:val="0"/>
          <w:divBdr>
            <w:top w:val="none" w:sz="0" w:space="0" w:color="auto"/>
            <w:left w:val="none" w:sz="0" w:space="0" w:color="auto"/>
            <w:bottom w:val="none" w:sz="0" w:space="0" w:color="auto"/>
            <w:right w:val="none" w:sz="0" w:space="0" w:color="auto"/>
          </w:divBdr>
        </w:div>
        <w:div w:id="213545486">
          <w:marLeft w:val="640"/>
          <w:marRight w:val="0"/>
          <w:marTop w:val="0"/>
          <w:marBottom w:val="0"/>
          <w:divBdr>
            <w:top w:val="none" w:sz="0" w:space="0" w:color="auto"/>
            <w:left w:val="none" w:sz="0" w:space="0" w:color="auto"/>
            <w:bottom w:val="none" w:sz="0" w:space="0" w:color="auto"/>
            <w:right w:val="none" w:sz="0" w:space="0" w:color="auto"/>
          </w:divBdr>
        </w:div>
        <w:div w:id="224535478">
          <w:marLeft w:val="640"/>
          <w:marRight w:val="0"/>
          <w:marTop w:val="0"/>
          <w:marBottom w:val="0"/>
          <w:divBdr>
            <w:top w:val="none" w:sz="0" w:space="0" w:color="auto"/>
            <w:left w:val="none" w:sz="0" w:space="0" w:color="auto"/>
            <w:bottom w:val="none" w:sz="0" w:space="0" w:color="auto"/>
            <w:right w:val="none" w:sz="0" w:space="0" w:color="auto"/>
          </w:divBdr>
        </w:div>
        <w:div w:id="267155989">
          <w:marLeft w:val="640"/>
          <w:marRight w:val="0"/>
          <w:marTop w:val="0"/>
          <w:marBottom w:val="0"/>
          <w:divBdr>
            <w:top w:val="none" w:sz="0" w:space="0" w:color="auto"/>
            <w:left w:val="none" w:sz="0" w:space="0" w:color="auto"/>
            <w:bottom w:val="none" w:sz="0" w:space="0" w:color="auto"/>
            <w:right w:val="none" w:sz="0" w:space="0" w:color="auto"/>
          </w:divBdr>
        </w:div>
        <w:div w:id="271014793">
          <w:marLeft w:val="640"/>
          <w:marRight w:val="0"/>
          <w:marTop w:val="0"/>
          <w:marBottom w:val="0"/>
          <w:divBdr>
            <w:top w:val="none" w:sz="0" w:space="0" w:color="auto"/>
            <w:left w:val="none" w:sz="0" w:space="0" w:color="auto"/>
            <w:bottom w:val="none" w:sz="0" w:space="0" w:color="auto"/>
            <w:right w:val="none" w:sz="0" w:space="0" w:color="auto"/>
          </w:divBdr>
        </w:div>
        <w:div w:id="337974133">
          <w:marLeft w:val="640"/>
          <w:marRight w:val="0"/>
          <w:marTop w:val="0"/>
          <w:marBottom w:val="0"/>
          <w:divBdr>
            <w:top w:val="none" w:sz="0" w:space="0" w:color="auto"/>
            <w:left w:val="none" w:sz="0" w:space="0" w:color="auto"/>
            <w:bottom w:val="none" w:sz="0" w:space="0" w:color="auto"/>
            <w:right w:val="none" w:sz="0" w:space="0" w:color="auto"/>
          </w:divBdr>
        </w:div>
        <w:div w:id="364718830">
          <w:marLeft w:val="640"/>
          <w:marRight w:val="0"/>
          <w:marTop w:val="0"/>
          <w:marBottom w:val="0"/>
          <w:divBdr>
            <w:top w:val="none" w:sz="0" w:space="0" w:color="auto"/>
            <w:left w:val="none" w:sz="0" w:space="0" w:color="auto"/>
            <w:bottom w:val="none" w:sz="0" w:space="0" w:color="auto"/>
            <w:right w:val="none" w:sz="0" w:space="0" w:color="auto"/>
          </w:divBdr>
        </w:div>
        <w:div w:id="419106923">
          <w:marLeft w:val="640"/>
          <w:marRight w:val="0"/>
          <w:marTop w:val="0"/>
          <w:marBottom w:val="0"/>
          <w:divBdr>
            <w:top w:val="none" w:sz="0" w:space="0" w:color="auto"/>
            <w:left w:val="none" w:sz="0" w:space="0" w:color="auto"/>
            <w:bottom w:val="none" w:sz="0" w:space="0" w:color="auto"/>
            <w:right w:val="none" w:sz="0" w:space="0" w:color="auto"/>
          </w:divBdr>
        </w:div>
        <w:div w:id="453715098">
          <w:marLeft w:val="640"/>
          <w:marRight w:val="0"/>
          <w:marTop w:val="0"/>
          <w:marBottom w:val="0"/>
          <w:divBdr>
            <w:top w:val="none" w:sz="0" w:space="0" w:color="auto"/>
            <w:left w:val="none" w:sz="0" w:space="0" w:color="auto"/>
            <w:bottom w:val="none" w:sz="0" w:space="0" w:color="auto"/>
            <w:right w:val="none" w:sz="0" w:space="0" w:color="auto"/>
          </w:divBdr>
        </w:div>
        <w:div w:id="470173703">
          <w:marLeft w:val="640"/>
          <w:marRight w:val="0"/>
          <w:marTop w:val="0"/>
          <w:marBottom w:val="0"/>
          <w:divBdr>
            <w:top w:val="none" w:sz="0" w:space="0" w:color="auto"/>
            <w:left w:val="none" w:sz="0" w:space="0" w:color="auto"/>
            <w:bottom w:val="none" w:sz="0" w:space="0" w:color="auto"/>
            <w:right w:val="none" w:sz="0" w:space="0" w:color="auto"/>
          </w:divBdr>
        </w:div>
        <w:div w:id="490759674">
          <w:marLeft w:val="640"/>
          <w:marRight w:val="0"/>
          <w:marTop w:val="0"/>
          <w:marBottom w:val="0"/>
          <w:divBdr>
            <w:top w:val="none" w:sz="0" w:space="0" w:color="auto"/>
            <w:left w:val="none" w:sz="0" w:space="0" w:color="auto"/>
            <w:bottom w:val="none" w:sz="0" w:space="0" w:color="auto"/>
            <w:right w:val="none" w:sz="0" w:space="0" w:color="auto"/>
          </w:divBdr>
        </w:div>
        <w:div w:id="493641720">
          <w:marLeft w:val="640"/>
          <w:marRight w:val="0"/>
          <w:marTop w:val="0"/>
          <w:marBottom w:val="0"/>
          <w:divBdr>
            <w:top w:val="none" w:sz="0" w:space="0" w:color="auto"/>
            <w:left w:val="none" w:sz="0" w:space="0" w:color="auto"/>
            <w:bottom w:val="none" w:sz="0" w:space="0" w:color="auto"/>
            <w:right w:val="none" w:sz="0" w:space="0" w:color="auto"/>
          </w:divBdr>
        </w:div>
        <w:div w:id="510803773">
          <w:marLeft w:val="640"/>
          <w:marRight w:val="0"/>
          <w:marTop w:val="0"/>
          <w:marBottom w:val="0"/>
          <w:divBdr>
            <w:top w:val="none" w:sz="0" w:space="0" w:color="auto"/>
            <w:left w:val="none" w:sz="0" w:space="0" w:color="auto"/>
            <w:bottom w:val="none" w:sz="0" w:space="0" w:color="auto"/>
            <w:right w:val="none" w:sz="0" w:space="0" w:color="auto"/>
          </w:divBdr>
        </w:div>
        <w:div w:id="522207368">
          <w:marLeft w:val="640"/>
          <w:marRight w:val="0"/>
          <w:marTop w:val="0"/>
          <w:marBottom w:val="0"/>
          <w:divBdr>
            <w:top w:val="none" w:sz="0" w:space="0" w:color="auto"/>
            <w:left w:val="none" w:sz="0" w:space="0" w:color="auto"/>
            <w:bottom w:val="none" w:sz="0" w:space="0" w:color="auto"/>
            <w:right w:val="none" w:sz="0" w:space="0" w:color="auto"/>
          </w:divBdr>
        </w:div>
        <w:div w:id="540753011">
          <w:marLeft w:val="640"/>
          <w:marRight w:val="0"/>
          <w:marTop w:val="0"/>
          <w:marBottom w:val="0"/>
          <w:divBdr>
            <w:top w:val="none" w:sz="0" w:space="0" w:color="auto"/>
            <w:left w:val="none" w:sz="0" w:space="0" w:color="auto"/>
            <w:bottom w:val="none" w:sz="0" w:space="0" w:color="auto"/>
            <w:right w:val="none" w:sz="0" w:space="0" w:color="auto"/>
          </w:divBdr>
        </w:div>
        <w:div w:id="553738714">
          <w:marLeft w:val="640"/>
          <w:marRight w:val="0"/>
          <w:marTop w:val="0"/>
          <w:marBottom w:val="0"/>
          <w:divBdr>
            <w:top w:val="none" w:sz="0" w:space="0" w:color="auto"/>
            <w:left w:val="none" w:sz="0" w:space="0" w:color="auto"/>
            <w:bottom w:val="none" w:sz="0" w:space="0" w:color="auto"/>
            <w:right w:val="none" w:sz="0" w:space="0" w:color="auto"/>
          </w:divBdr>
        </w:div>
        <w:div w:id="566963541">
          <w:marLeft w:val="640"/>
          <w:marRight w:val="0"/>
          <w:marTop w:val="0"/>
          <w:marBottom w:val="0"/>
          <w:divBdr>
            <w:top w:val="none" w:sz="0" w:space="0" w:color="auto"/>
            <w:left w:val="none" w:sz="0" w:space="0" w:color="auto"/>
            <w:bottom w:val="none" w:sz="0" w:space="0" w:color="auto"/>
            <w:right w:val="none" w:sz="0" w:space="0" w:color="auto"/>
          </w:divBdr>
        </w:div>
        <w:div w:id="576399157">
          <w:marLeft w:val="640"/>
          <w:marRight w:val="0"/>
          <w:marTop w:val="0"/>
          <w:marBottom w:val="0"/>
          <w:divBdr>
            <w:top w:val="none" w:sz="0" w:space="0" w:color="auto"/>
            <w:left w:val="none" w:sz="0" w:space="0" w:color="auto"/>
            <w:bottom w:val="none" w:sz="0" w:space="0" w:color="auto"/>
            <w:right w:val="none" w:sz="0" w:space="0" w:color="auto"/>
          </w:divBdr>
        </w:div>
        <w:div w:id="608320146">
          <w:marLeft w:val="640"/>
          <w:marRight w:val="0"/>
          <w:marTop w:val="0"/>
          <w:marBottom w:val="0"/>
          <w:divBdr>
            <w:top w:val="none" w:sz="0" w:space="0" w:color="auto"/>
            <w:left w:val="none" w:sz="0" w:space="0" w:color="auto"/>
            <w:bottom w:val="none" w:sz="0" w:space="0" w:color="auto"/>
            <w:right w:val="none" w:sz="0" w:space="0" w:color="auto"/>
          </w:divBdr>
        </w:div>
        <w:div w:id="628248119">
          <w:marLeft w:val="640"/>
          <w:marRight w:val="0"/>
          <w:marTop w:val="0"/>
          <w:marBottom w:val="0"/>
          <w:divBdr>
            <w:top w:val="none" w:sz="0" w:space="0" w:color="auto"/>
            <w:left w:val="none" w:sz="0" w:space="0" w:color="auto"/>
            <w:bottom w:val="none" w:sz="0" w:space="0" w:color="auto"/>
            <w:right w:val="none" w:sz="0" w:space="0" w:color="auto"/>
          </w:divBdr>
        </w:div>
        <w:div w:id="628970914">
          <w:marLeft w:val="640"/>
          <w:marRight w:val="0"/>
          <w:marTop w:val="0"/>
          <w:marBottom w:val="0"/>
          <w:divBdr>
            <w:top w:val="none" w:sz="0" w:space="0" w:color="auto"/>
            <w:left w:val="none" w:sz="0" w:space="0" w:color="auto"/>
            <w:bottom w:val="none" w:sz="0" w:space="0" w:color="auto"/>
            <w:right w:val="none" w:sz="0" w:space="0" w:color="auto"/>
          </w:divBdr>
        </w:div>
        <w:div w:id="654800301">
          <w:marLeft w:val="640"/>
          <w:marRight w:val="0"/>
          <w:marTop w:val="0"/>
          <w:marBottom w:val="0"/>
          <w:divBdr>
            <w:top w:val="none" w:sz="0" w:space="0" w:color="auto"/>
            <w:left w:val="none" w:sz="0" w:space="0" w:color="auto"/>
            <w:bottom w:val="none" w:sz="0" w:space="0" w:color="auto"/>
            <w:right w:val="none" w:sz="0" w:space="0" w:color="auto"/>
          </w:divBdr>
        </w:div>
        <w:div w:id="662008812">
          <w:marLeft w:val="640"/>
          <w:marRight w:val="0"/>
          <w:marTop w:val="0"/>
          <w:marBottom w:val="0"/>
          <w:divBdr>
            <w:top w:val="none" w:sz="0" w:space="0" w:color="auto"/>
            <w:left w:val="none" w:sz="0" w:space="0" w:color="auto"/>
            <w:bottom w:val="none" w:sz="0" w:space="0" w:color="auto"/>
            <w:right w:val="none" w:sz="0" w:space="0" w:color="auto"/>
          </w:divBdr>
        </w:div>
        <w:div w:id="691104394">
          <w:marLeft w:val="640"/>
          <w:marRight w:val="0"/>
          <w:marTop w:val="0"/>
          <w:marBottom w:val="0"/>
          <w:divBdr>
            <w:top w:val="none" w:sz="0" w:space="0" w:color="auto"/>
            <w:left w:val="none" w:sz="0" w:space="0" w:color="auto"/>
            <w:bottom w:val="none" w:sz="0" w:space="0" w:color="auto"/>
            <w:right w:val="none" w:sz="0" w:space="0" w:color="auto"/>
          </w:divBdr>
        </w:div>
        <w:div w:id="694355068">
          <w:marLeft w:val="640"/>
          <w:marRight w:val="0"/>
          <w:marTop w:val="0"/>
          <w:marBottom w:val="0"/>
          <w:divBdr>
            <w:top w:val="none" w:sz="0" w:space="0" w:color="auto"/>
            <w:left w:val="none" w:sz="0" w:space="0" w:color="auto"/>
            <w:bottom w:val="none" w:sz="0" w:space="0" w:color="auto"/>
            <w:right w:val="none" w:sz="0" w:space="0" w:color="auto"/>
          </w:divBdr>
        </w:div>
        <w:div w:id="704450633">
          <w:marLeft w:val="640"/>
          <w:marRight w:val="0"/>
          <w:marTop w:val="0"/>
          <w:marBottom w:val="0"/>
          <w:divBdr>
            <w:top w:val="none" w:sz="0" w:space="0" w:color="auto"/>
            <w:left w:val="none" w:sz="0" w:space="0" w:color="auto"/>
            <w:bottom w:val="none" w:sz="0" w:space="0" w:color="auto"/>
            <w:right w:val="none" w:sz="0" w:space="0" w:color="auto"/>
          </w:divBdr>
        </w:div>
        <w:div w:id="719279741">
          <w:marLeft w:val="640"/>
          <w:marRight w:val="0"/>
          <w:marTop w:val="0"/>
          <w:marBottom w:val="0"/>
          <w:divBdr>
            <w:top w:val="none" w:sz="0" w:space="0" w:color="auto"/>
            <w:left w:val="none" w:sz="0" w:space="0" w:color="auto"/>
            <w:bottom w:val="none" w:sz="0" w:space="0" w:color="auto"/>
            <w:right w:val="none" w:sz="0" w:space="0" w:color="auto"/>
          </w:divBdr>
        </w:div>
        <w:div w:id="730930999">
          <w:marLeft w:val="640"/>
          <w:marRight w:val="0"/>
          <w:marTop w:val="0"/>
          <w:marBottom w:val="0"/>
          <w:divBdr>
            <w:top w:val="none" w:sz="0" w:space="0" w:color="auto"/>
            <w:left w:val="none" w:sz="0" w:space="0" w:color="auto"/>
            <w:bottom w:val="none" w:sz="0" w:space="0" w:color="auto"/>
            <w:right w:val="none" w:sz="0" w:space="0" w:color="auto"/>
          </w:divBdr>
        </w:div>
        <w:div w:id="754202907">
          <w:marLeft w:val="640"/>
          <w:marRight w:val="0"/>
          <w:marTop w:val="0"/>
          <w:marBottom w:val="0"/>
          <w:divBdr>
            <w:top w:val="none" w:sz="0" w:space="0" w:color="auto"/>
            <w:left w:val="none" w:sz="0" w:space="0" w:color="auto"/>
            <w:bottom w:val="none" w:sz="0" w:space="0" w:color="auto"/>
            <w:right w:val="none" w:sz="0" w:space="0" w:color="auto"/>
          </w:divBdr>
        </w:div>
        <w:div w:id="784153778">
          <w:marLeft w:val="640"/>
          <w:marRight w:val="0"/>
          <w:marTop w:val="0"/>
          <w:marBottom w:val="0"/>
          <w:divBdr>
            <w:top w:val="none" w:sz="0" w:space="0" w:color="auto"/>
            <w:left w:val="none" w:sz="0" w:space="0" w:color="auto"/>
            <w:bottom w:val="none" w:sz="0" w:space="0" w:color="auto"/>
            <w:right w:val="none" w:sz="0" w:space="0" w:color="auto"/>
          </w:divBdr>
        </w:div>
        <w:div w:id="784228570">
          <w:marLeft w:val="640"/>
          <w:marRight w:val="0"/>
          <w:marTop w:val="0"/>
          <w:marBottom w:val="0"/>
          <w:divBdr>
            <w:top w:val="none" w:sz="0" w:space="0" w:color="auto"/>
            <w:left w:val="none" w:sz="0" w:space="0" w:color="auto"/>
            <w:bottom w:val="none" w:sz="0" w:space="0" w:color="auto"/>
            <w:right w:val="none" w:sz="0" w:space="0" w:color="auto"/>
          </w:divBdr>
        </w:div>
        <w:div w:id="784420443">
          <w:marLeft w:val="640"/>
          <w:marRight w:val="0"/>
          <w:marTop w:val="0"/>
          <w:marBottom w:val="0"/>
          <w:divBdr>
            <w:top w:val="none" w:sz="0" w:space="0" w:color="auto"/>
            <w:left w:val="none" w:sz="0" w:space="0" w:color="auto"/>
            <w:bottom w:val="none" w:sz="0" w:space="0" w:color="auto"/>
            <w:right w:val="none" w:sz="0" w:space="0" w:color="auto"/>
          </w:divBdr>
        </w:div>
        <w:div w:id="794367220">
          <w:marLeft w:val="640"/>
          <w:marRight w:val="0"/>
          <w:marTop w:val="0"/>
          <w:marBottom w:val="0"/>
          <w:divBdr>
            <w:top w:val="none" w:sz="0" w:space="0" w:color="auto"/>
            <w:left w:val="none" w:sz="0" w:space="0" w:color="auto"/>
            <w:bottom w:val="none" w:sz="0" w:space="0" w:color="auto"/>
            <w:right w:val="none" w:sz="0" w:space="0" w:color="auto"/>
          </w:divBdr>
        </w:div>
        <w:div w:id="808787480">
          <w:marLeft w:val="640"/>
          <w:marRight w:val="0"/>
          <w:marTop w:val="0"/>
          <w:marBottom w:val="0"/>
          <w:divBdr>
            <w:top w:val="none" w:sz="0" w:space="0" w:color="auto"/>
            <w:left w:val="none" w:sz="0" w:space="0" w:color="auto"/>
            <w:bottom w:val="none" w:sz="0" w:space="0" w:color="auto"/>
            <w:right w:val="none" w:sz="0" w:space="0" w:color="auto"/>
          </w:divBdr>
        </w:div>
        <w:div w:id="812481955">
          <w:marLeft w:val="640"/>
          <w:marRight w:val="0"/>
          <w:marTop w:val="0"/>
          <w:marBottom w:val="0"/>
          <w:divBdr>
            <w:top w:val="none" w:sz="0" w:space="0" w:color="auto"/>
            <w:left w:val="none" w:sz="0" w:space="0" w:color="auto"/>
            <w:bottom w:val="none" w:sz="0" w:space="0" w:color="auto"/>
            <w:right w:val="none" w:sz="0" w:space="0" w:color="auto"/>
          </w:divBdr>
        </w:div>
        <w:div w:id="837117679">
          <w:marLeft w:val="640"/>
          <w:marRight w:val="0"/>
          <w:marTop w:val="0"/>
          <w:marBottom w:val="0"/>
          <w:divBdr>
            <w:top w:val="none" w:sz="0" w:space="0" w:color="auto"/>
            <w:left w:val="none" w:sz="0" w:space="0" w:color="auto"/>
            <w:bottom w:val="none" w:sz="0" w:space="0" w:color="auto"/>
            <w:right w:val="none" w:sz="0" w:space="0" w:color="auto"/>
          </w:divBdr>
        </w:div>
        <w:div w:id="851644952">
          <w:marLeft w:val="640"/>
          <w:marRight w:val="0"/>
          <w:marTop w:val="0"/>
          <w:marBottom w:val="0"/>
          <w:divBdr>
            <w:top w:val="none" w:sz="0" w:space="0" w:color="auto"/>
            <w:left w:val="none" w:sz="0" w:space="0" w:color="auto"/>
            <w:bottom w:val="none" w:sz="0" w:space="0" w:color="auto"/>
            <w:right w:val="none" w:sz="0" w:space="0" w:color="auto"/>
          </w:divBdr>
        </w:div>
        <w:div w:id="862595717">
          <w:marLeft w:val="640"/>
          <w:marRight w:val="0"/>
          <w:marTop w:val="0"/>
          <w:marBottom w:val="0"/>
          <w:divBdr>
            <w:top w:val="none" w:sz="0" w:space="0" w:color="auto"/>
            <w:left w:val="none" w:sz="0" w:space="0" w:color="auto"/>
            <w:bottom w:val="none" w:sz="0" w:space="0" w:color="auto"/>
            <w:right w:val="none" w:sz="0" w:space="0" w:color="auto"/>
          </w:divBdr>
        </w:div>
        <w:div w:id="923487697">
          <w:marLeft w:val="640"/>
          <w:marRight w:val="0"/>
          <w:marTop w:val="0"/>
          <w:marBottom w:val="0"/>
          <w:divBdr>
            <w:top w:val="none" w:sz="0" w:space="0" w:color="auto"/>
            <w:left w:val="none" w:sz="0" w:space="0" w:color="auto"/>
            <w:bottom w:val="none" w:sz="0" w:space="0" w:color="auto"/>
            <w:right w:val="none" w:sz="0" w:space="0" w:color="auto"/>
          </w:divBdr>
        </w:div>
        <w:div w:id="978152085">
          <w:marLeft w:val="640"/>
          <w:marRight w:val="0"/>
          <w:marTop w:val="0"/>
          <w:marBottom w:val="0"/>
          <w:divBdr>
            <w:top w:val="none" w:sz="0" w:space="0" w:color="auto"/>
            <w:left w:val="none" w:sz="0" w:space="0" w:color="auto"/>
            <w:bottom w:val="none" w:sz="0" w:space="0" w:color="auto"/>
            <w:right w:val="none" w:sz="0" w:space="0" w:color="auto"/>
          </w:divBdr>
        </w:div>
        <w:div w:id="987629392">
          <w:marLeft w:val="640"/>
          <w:marRight w:val="0"/>
          <w:marTop w:val="0"/>
          <w:marBottom w:val="0"/>
          <w:divBdr>
            <w:top w:val="none" w:sz="0" w:space="0" w:color="auto"/>
            <w:left w:val="none" w:sz="0" w:space="0" w:color="auto"/>
            <w:bottom w:val="none" w:sz="0" w:space="0" w:color="auto"/>
            <w:right w:val="none" w:sz="0" w:space="0" w:color="auto"/>
          </w:divBdr>
        </w:div>
        <w:div w:id="988241560">
          <w:marLeft w:val="640"/>
          <w:marRight w:val="0"/>
          <w:marTop w:val="0"/>
          <w:marBottom w:val="0"/>
          <w:divBdr>
            <w:top w:val="none" w:sz="0" w:space="0" w:color="auto"/>
            <w:left w:val="none" w:sz="0" w:space="0" w:color="auto"/>
            <w:bottom w:val="none" w:sz="0" w:space="0" w:color="auto"/>
            <w:right w:val="none" w:sz="0" w:space="0" w:color="auto"/>
          </w:divBdr>
        </w:div>
        <w:div w:id="991712297">
          <w:marLeft w:val="640"/>
          <w:marRight w:val="0"/>
          <w:marTop w:val="0"/>
          <w:marBottom w:val="0"/>
          <w:divBdr>
            <w:top w:val="none" w:sz="0" w:space="0" w:color="auto"/>
            <w:left w:val="none" w:sz="0" w:space="0" w:color="auto"/>
            <w:bottom w:val="none" w:sz="0" w:space="0" w:color="auto"/>
            <w:right w:val="none" w:sz="0" w:space="0" w:color="auto"/>
          </w:divBdr>
        </w:div>
        <w:div w:id="1000888235">
          <w:marLeft w:val="640"/>
          <w:marRight w:val="0"/>
          <w:marTop w:val="0"/>
          <w:marBottom w:val="0"/>
          <w:divBdr>
            <w:top w:val="none" w:sz="0" w:space="0" w:color="auto"/>
            <w:left w:val="none" w:sz="0" w:space="0" w:color="auto"/>
            <w:bottom w:val="none" w:sz="0" w:space="0" w:color="auto"/>
            <w:right w:val="none" w:sz="0" w:space="0" w:color="auto"/>
          </w:divBdr>
        </w:div>
        <w:div w:id="1078945260">
          <w:marLeft w:val="640"/>
          <w:marRight w:val="0"/>
          <w:marTop w:val="0"/>
          <w:marBottom w:val="0"/>
          <w:divBdr>
            <w:top w:val="none" w:sz="0" w:space="0" w:color="auto"/>
            <w:left w:val="none" w:sz="0" w:space="0" w:color="auto"/>
            <w:bottom w:val="none" w:sz="0" w:space="0" w:color="auto"/>
            <w:right w:val="none" w:sz="0" w:space="0" w:color="auto"/>
          </w:divBdr>
        </w:div>
        <w:div w:id="1079869434">
          <w:marLeft w:val="640"/>
          <w:marRight w:val="0"/>
          <w:marTop w:val="0"/>
          <w:marBottom w:val="0"/>
          <w:divBdr>
            <w:top w:val="none" w:sz="0" w:space="0" w:color="auto"/>
            <w:left w:val="none" w:sz="0" w:space="0" w:color="auto"/>
            <w:bottom w:val="none" w:sz="0" w:space="0" w:color="auto"/>
            <w:right w:val="none" w:sz="0" w:space="0" w:color="auto"/>
          </w:divBdr>
        </w:div>
        <w:div w:id="1095321330">
          <w:marLeft w:val="640"/>
          <w:marRight w:val="0"/>
          <w:marTop w:val="0"/>
          <w:marBottom w:val="0"/>
          <w:divBdr>
            <w:top w:val="none" w:sz="0" w:space="0" w:color="auto"/>
            <w:left w:val="none" w:sz="0" w:space="0" w:color="auto"/>
            <w:bottom w:val="none" w:sz="0" w:space="0" w:color="auto"/>
            <w:right w:val="none" w:sz="0" w:space="0" w:color="auto"/>
          </w:divBdr>
        </w:div>
        <w:div w:id="1103309239">
          <w:marLeft w:val="640"/>
          <w:marRight w:val="0"/>
          <w:marTop w:val="0"/>
          <w:marBottom w:val="0"/>
          <w:divBdr>
            <w:top w:val="none" w:sz="0" w:space="0" w:color="auto"/>
            <w:left w:val="none" w:sz="0" w:space="0" w:color="auto"/>
            <w:bottom w:val="none" w:sz="0" w:space="0" w:color="auto"/>
            <w:right w:val="none" w:sz="0" w:space="0" w:color="auto"/>
          </w:divBdr>
        </w:div>
        <w:div w:id="1106927961">
          <w:marLeft w:val="640"/>
          <w:marRight w:val="0"/>
          <w:marTop w:val="0"/>
          <w:marBottom w:val="0"/>
          <w:divBdr>
            <w:top w:val="none" w:sz="0" w:space="0" w:color="auto"/>
            <w:left w:val="none" w:sz="0" w:space="0" w:color="auto"/>
            <w:bottom w:val="none" w:sz="0" w:space="0" w:color="auto"/>
            <w:right w:val="none" w:sz="0" w:space="0" w:color="auto"/>
          </w:divBdr>
        </w:div>
        <w:div w:id="1160006508">
          <w:marLeft w:val="640"/>
          <w:marRight w:val="0"/>
          <w:marTop w:val="0"/>
          <w:marBottom w:val="0"/>
          <w:divBdr>
            <w:top w:val="none" w:sz="0" w:space="0" w:color="auto"/>
            <w:left w:val="none" w:sz="0" w:space="0" w:color="auto"/>
            <w:bottom w:val="none" w:sz="0" w:space="0" w:color="auto"/>
            <w:right w:val="none" w:sz="0" w:space="0" w:color="auto"/>
          </w:divBdr>
        </w:div>
        <w:div w:id="1187981546">
          <w:marLeft w:val="640"/>
          <w:marRight w:val="0"/>
          <w:marTop w:val="0"/>
          <w:marBottom w:val="0"/>
          <w:divBdr>
            <w:top w:val="none" w:sz="0" w:space="0" w:color="auto"/>
            <w:left w:val="none" w:sz="0" w:space="0" w:color="auto"/>
            <w:bottom w:val="none" w:sz="0" w:space="0" w:color="auto"/>
            <w:right w:val="none" w:sz="0" w:space="0" w:color="auto"/>
          </w:divBdr>
        </w:div>
        <w:div w:id="1193222755">
          <w:marLeft w:val="640"/>
          <w:marRight w:val="0"/>
          <w:marTop w:val="0"/>
          <w:marBottom w:val="0"/>
          <w:divBdr>
            <w:top w:val="none" w:sz="0" w:space="0" w:color="auto"/>
            <w:left w:val="none" w:sz="0" w:space="0" w:color="auto"/>
            <w:bottom w:val="none" w:sz="0" w:space="0" w:color="auto"/>
            <w:right w:val="none" w:sz="0" w:space="0" w:color="auto"/>
          </w:divBdr>
        </w:div>
        <w:div w:id="1201628125">
          <w:marLeft w:val="640"/>
          <w:marRight w:val="0"/>
          <w:marTop w:val="0"/>
          <w:marBottom w:val="0"/>
          <w:divBdr>
            <w:top w:val="none" w:sz="0" w:space="0" w:color="auto"/>
            <w:left w:val="none" w:sz="0" w:space="0" w:color="auto"/>
            <w:bottom w:val="none" w:sz="0" w:space="0" w:color="auto"/>
            <w:right w:val="none" w:sz="0" w:space="0" w:color="auto"/>
          </w:divBdr>
        </w:div>
        <w:div w:id="1210411479">
          <w:marLeft w:val="640"/>
          <w:marRight w:val="0"/>
          <w:marTop w:val="0"/>
          <w:marBottom w:val="0"/>
          <w:divBdr>
            <w:top w:val="none" w:sz="0" w:space="0" w:color="auto"/>
            <w:left w:val="none" w:sz="0" w:space="0" w:color="auto"/>
            <w:bottom w:val="none" w:sz="0" w:space="0" w:color="auto"/>
            <w:right w:val="none" w:sz="0" w:space="0" w:color="auto"/>
          </w:divBdr>
        </w:div>
        <w:div w:id="1271088827">
          <w:marLeft w:val="640"/>
          <w:marRight w:val="0"/>
          <w:marTop w:val="0"/>
          <w:marBottom w:val="0"/>
          <w:divBdr>
            <w:top w:val="none" w:sz="0" w:space="0" w:color="auto"/>
            <w:left w:val="none" w:sz="0" w:space="0" w:color="auto"/>
            <w:bottom w:val="none" w:sz="0" w:space="0" w:color="auto"/>
            <w:right w:val="none" w:sz="0" w:space="0" w:color="auto"/>
          </w:divBdr>
        </w:div>
        <w:div w:id="1293484617">
          <w:marLeft w:val="640"/>
          <w:marRight w:val="0"/>
          <w:marTop w:val="0"/>
          <w:marBottom w:val="0"/>
          <w:divBdr>
            <w:top w:val="none" w:sz="0" w:space="0" w:color="auto"/>
            <w:left w:val="none" w:sz="0" w:space="0" w:color="auto"/>
            <w:bottom w:val="none" w:sz="0" w:space="0" w:color="auto"/>
            <w:right w:val="none" w:sz="0" w:space="0" w:color="auto"/>
          </w:divBdr>
        </w:div>
        <w:div w:id="1364942807">
          <w:marLeft w:val="640"/>
          <w:marRight w:val="0"/>
          <w:marTop w:val="0"/>
          <w:marBottom w:val="0"/>
          <w:divBdr>
            <w:top w:val="none" w:sz="0" w:space="0" w:color="auto"/>
            <w:left w:val="none" w:sz="0" w:space="0" w:color="auto"/>
            <w:bottom w:val="none" w:sz="0" w:space="0" w:color="auto"/>
            <w:right w:val="none" w:sz="0" w:space="0" w:color="auto"/>
          </w:divBdr>
        </w:div>
        <w:div w:id="1380713404">
          <w:marLeft w:val="640"/>
          <w:marRight w:val="0"/>
          <w:marTop w:val="0"/>
          <w:marBottom w:val="0"/>
          <w:divBdr>
            <w:top w:val="none" w:sz="0" w:space="0" w:color="auto"/>
            <w:left w:val="none" w:sz="0" w:space="0" w:color="auto"/>
            <w:bottom w:val="none" w:sz="0" w:space="0" w:color="auto"/>
            <w:right w:val="none" w:sz="0" w:space="0" w:color="auto"/>
          </w:divBdr>
        </w:div>
        <w:div w:id="1457797143">
          <w:marLeft w:val="640"/>
          <w:marRight w:val="0"/>
          <w:marTop w:val="0"/>
          <w:marBottom w:val="0"/>
          <w:divBdr>
            <w:top w:val="none" w:sz="0" w:space="0" w:color="auto"/>
            <w:left w:val="none" w:sz="0" w:space="0" w:color="auto"/>
            <w:bottom w:val="none" w:sz="0" w:space="0" w:color="auto"/>
            <w:right w:val="none" w:sz="0" w:space="0" w:color="auto"/>
          </w:divBdr>
        </w:div>
        <w:div w:id="1460732566">
          <w:marLeft w:val="640"/>
          <w:marRight w:val="0"/>
          <w:marTop w:val="0"/>
          <w:marBottom w:val="0"/>
          <w:divBdr>
            <w:top w:val="none" w:sz="0" w:space="0" w:color="auto"/>
            <w:left w:val="none" w:sz="0" w:space="0" w:color="auto"/>
            <w:bottom w:val="none" w:sz="0" w:space="0" w:color="auto"/>
            <w:right w:val="none" w:sz="0" w:space="0" w:color="auto"/>
          </w:divBdr>
        </w:div>
        <w:div w:id="1466198970">
          <w:marLeft w:val="640"/>
          <w:marRight w:val="0"/>
          <w:marTop w:val="0"/>
          <w:marBottom w:val="0"/>
          <w:divBdr>
            <w:top w:val="none" w:sz="0" w:space="0" w:color="auto"/>
            <w:left w:val="none" w:sz="0" w:space="0" w:color="auto"/>
            <w:bottom w:val="none" w:sz="0" w:space="0" w:color="auto"/>
            <w:right w:val="none" w:sz="0" w:space="0" w:color="auto"/>
          </w:divBdr>
        </w:div>
        <w:div w:id="1505320979">
          <w:marLeft w:val="640"/>
          <w:marRight w:val="0"/>
          <w:marTop w:val="0"/>
          <w:marBottom w:val="0"/>
          <w:divBdr>
            <w:top w:val="none" w:sz="0" w:space="0" w:color="auto"/>
            <w:left w:val="none" w:sz="0" w:space="0" w:color="auto"/>
            <w:bottom w:val="none" w:sz="0" w:space="0" w:color="auto"/>
            <w:right w:val="none" w:sz="0" w:space="0" w:color="auto"/>
          </w:divBdr>
        </w:div>
        <w:div w:id="1529835419">
          <w:marLeft w:val="640"/>
          <w:marRight w:val="0"/>
          <w:marTop w:val="0"/>
          <w:marBottom w:val="0"/>
          <w:divBdr>
            <w:top w:val="none" w:sz="0" w:space="0" w:color="auto"/>
            <w:left w:val="none" w:sz="0" w:space="0" w:color="auto"/>
            <w:bottom w:val="none" w:sz="0" w:space="0" w:color="auto"/>
            <w:right w:val="none" w:sz="0" w:space="0" w:color="auto"/>
          </w:divBdr>
        </w:div>
        <w:div w:id="1531528158">
          <w:marLeft w:val="640"/>
          <w:marRight w:val="0"/>
          <w:marTop w:val="0"/>
          <w:marBottom w:val="0"/>
          <w:divBdr>
            <w:top w:val="none" w:sz="0" w:space="0" w:color="auto"/>
            <w:left w:val="none" w:sz="0" w:space="0" w:color="auto"/>
            <w:bottom w:val="none" w:sz="0" w:space="0" w:color="auto"/>
            <w:right w:val="none" w:sz="0" w:space="0" w:color="auto"/>
          </w:divBdr>
        </w:div>
        <w:div w:id="1539930623">
          <w:marLeft w:val="640"/>
          <w:marRight w:val="0"/>
          <w:marTop w:val="0"/>
          <w:marBottom w:val="0"/>
          <w:divBdr>
            <w:top w:val="none" w:sz="0" w:space="0" w:color="auto"/>
            <w:left w:val="none" w:sz="0" w:space="0" w:color="auto"/>
            <w:bottom w:val="none" w:sz="0" w:space="0" w:color="auto"/>
            <w:right w:val="none" w:sz="0" w:space="0" w:color="auto"/>
          </w:divBdr>
        </w:div>
        <w:div w:id="1600680049">
          <w:marLeft w:val="640"/>
          <w:marRight w:val="0"/>
          <w:marTop w:val="0"/>
          <w:marBottom w:val="0"/>
          <w:divBdr>
            <w:top w:val="none" w:sz="0" w:space="0" w:color="auto"/>
            <w:left w:val="none" w:sz="0" w:space="0" w:color="auto"/>
            <w:bottom w:val="none" w:sz="0" w:space="0" w:color="auto"/>
            <w:right w:val="none" w:sz="0" w:space="0" w:color="auto"/>
          </w:divBdr>
        </w:div>
        <w:div w:id="1626355034">
          <w:marLeft w:val="640"/>
          <w:marRight w:val="0"/>
          <w:marTop w:val="0"/>
          <w:marBottom w:val="0"/>
          <w:divBdr>
            <w:top w:val="none" w:sz="0" w:space="0" w:color="auto"/>
            <w:left w:val="none" w:sz="0" w:space="0" w:color="auto"/>
            <w:bottom w:val="none" w:sz="0" w:space="0" w:color="auto"/>
            <w:right w:val="none" w:sz="0" w:space="0" w:color="auto"/>
          </w:divBdr>
        </w:div>
        <w:div w:id="1638877228">
          <w:marLeft w:val="640"/>
          <w:marRight w:val="0"/>
          <w:marTop w:val="0"/>
          <w:marBottom w:val="0"/>
          <w:divBdr>
            <w:top w:val="none" w:sz="0" w:space="0" w:color="auto"/>
            <w:left w:val="none" w:sz="0" w:space="0" w:color="auto"/>
            <w:bottom w:val="none" w:sz="0" w:space="0" w:color="auto"/>
            <w:right w:val="none" w:sz="0" w:space="0" w:color="auto"/>
          </w:divBdr>
        </w:div>
        <w:div w:id="1642811086">
          <w:marLeft w:val="640"/>
          <w:marRight w:val="0"/>
          <w:marTop w:val="0"/>
          <w:marBottom w:val="0"/>
          <w:divBdr>
            <w:top w:val="none" w:sz="0" w:space="0" w:color="auto"/>
            <w:left w:val="none" w:sz="0" w:space="0" w:color="auto"/>
            <w:bottom w:val="none" w:sz="0" w:space="0" w:color="auto"/>
            <w:right w:val="none" w:sz="0" w:space="0" w:color="auto"/>
          </w:divBdr>
        </w:div>
        <w:div w:id="1688559899">
          <w:marLeft w:val="640"/>
          <w:marRight w:val="0"/>
          <w:marTop w:val="0"/>
          <w:marBottom w:val="0"/>
          <w:divBdr>
            <w:top w:val="none" w:sz="0" w:space="0" w:color="auto"/>
            <w:left w:val="none" w:sz="0" w:space="0" w:color="auto"/>
            <w:bottom w:val="none" w:sz="0" w:space="0" w:color="auto"/>
            <w:right w:val="none" w:sz="0" w:space="0" w:color="auto"/>
          </w:divBdr>
        </w:div>
        <w:div w:id="1693651138">
          <w:marLeft w:val="640"/>
          <w:marRight w:val="0"/>
          <w:marTop w:val="0"/>
          <w:marBottom w:val="0"/>
          <w:divBdr>
            <w:top w:val="none" w:sz="0" w:space="0" w:color="auto"/>
            <w:left w:val="none" w:sz="0" w:space="0" w:color="auto"/>
            <w:bottom w:val="none" w:sz="0" w:space="0" w:color="auto"/>
            <w:right w:val="none" w:sz="0" w:space="0" w:color="auto"/>
          </w:divBdr>
        </w:div>
        <w:div w:id="1714037684">
          <w:marLeft w:val="640"/>
          <w:marRight w:val="0"/>
          <w:marTop w:val="0"/>
          <w:marBottom w:val="0"/>
          <w:divBdr>
            <w:top w:val="none" w:sz="0" w:space="0" w:color="auto"/>
            <w:left w:val="none" w:sz="0" w:space="0" w:color="auto"/>
            <w:bottom w:val="none" w:sz="0" w:space="0" w:color="auto"/>
            <w:right w:val="none" w:sz="0" w:space="0" w:color="auto"/>
          </w:divBdr>
        </w:div>
        <w:div w:id="1724712456">
          <w:marLeft w:val="640"/>
          <w:marRight w:val="0"/>
          <w:marTop w:val="0"/>
          <w:marBottom w:val="0"/>
          <w:divBdr>
            <w:top w:val="none" w:sz="0" w:space="0" w:color="auto"/>
            <w:left w:val="none" w:sz="0" w:space="0" w:color="auto"/>
            <w:bottom w:val="none" w:sz="0" w:space="0" w:color="auto"/>
            <w:right w:val="none" w:sz="0" w:space="0" w:color="auto"/>
          </w:divBdr>
        </w:div>
        <w:div w:id="1757634077">
          <w:marLeft w:val="640"/>
          <w:marRight w:val="0"/>
          <w:marTop w:val="0"/>
          <w:marBottom w:val="0"/>
          <w:divBdr>
            <w:top w:val="none" w:sz="0" w:space="0" w:color="auto"/>
            <w:left w:val="none" w:sz="0" w:space="0" w:color="auto"/>
            <w:bottom w:val="none" w:sz="0" w:space="0" w:color="auto"/>
            <w:right w:val="none" w:sz="0" w:space="0" w:color="auto"/>
          </w:divBdr>
        </w:div>
        <w:div w:id="1767845244">
          <w:marLeft w:val="640"/>
          <w:marRight w:val="0"/>
          <w:marTop w:val="0"/>
          <w:marBottom w:val="0"/>
          <w:divBdr>
            <w:top w:val="none" w:sz="0" w:space="0" w:color="auto"/>
            <w:left w:val="none" w:sz="0" w:space="0" w:color="auto"/>
            <w:bottom w:val="none" w:sz="0" w:space="0" w:color="auto"/>
            <w:right w:val="none" w:sz="0" w:space="0" w:color="auto"/>
          </w:divBdr>
        </w:div>
        <w:div w:id="1771584786">
          <w:marLeft w:val="640"/>
          <w:marRight w:val="0"/>
          <w:marTop w:val="0"/>
          <w:marBottom w:val="0"/>
          <w:divBdr>
            <w:top w:val="none" w:sz="0" w:space="0" w:color="auto"/>
            <w:left w:val="none" w:sz="0" w:space="0" w:color="auto"/>
            <w:bottom w:val="none" w:sz="0" w:space="0" w:color="auto"/>
            <w:right w:val="none" w:sz="0" w:space="0" w:color="auto"/>
          </w:divBdr>
        </w:div>
        <w:div w:id="1798453757">
          <w:marLeft w:val="640"/>
          <w:marRight w:val="0"/>
          <w:marTop w:val="0"/>
          <w:marBottom w:val="0"/>
          <w:divBdr>
            <w:top w:val="none" w:sz="0" w:space="0" w:color="auto"/>
            <w:left w:val="none" w:sz="0" w:space="0" w:color="auto"/>
            <w:bottom w:val="none" w:sz="0" w:space="0" w:color="auto"/>
            <w:right w:val="none" w:sz="0" w:space="0" w:color="auto"/>
          </w:divBdr>
        </w:div>
        <w:div w:id="1807965309">
          <w:marLeft w:val="640"/>
          <w:marRight w:val="0"/>
          <w:marTop w:val="0"/>
          <w:marBottom w:val="0"/>
          <w:divBdr>
            <w:top w:val="none" w:sz="0" w:space="0" w:color="auto"/>
            <w:left w:val="none" w:sz="0" w:space="0" w:color="auto"/>
            <w:bottom w:val="none" w:sz="0" w:space="0" w:color="auto"/>
            <w:right w:val="none" w:sz="0" w:space="0" w:color="auto"/>
          </w:divBdr>
        </w:div>
        <w:div w:id="1820337970">
          <w:marLeft w:val="640"/>
          <w:marRight w:val="0"/>
          <w:marTop w:val="0"/>
          <w:marBottom w:val="0"/>
          <w:divBdr>
            <w:top w:val="none" w:sz="0" w:space="0" w:color="auto"/>
            <w:left w:val="none" w:sz="0" w:space="0" w:color="auto"/>
            <w:bottom w:val="none" w:sz="0" w:space="0" w:color="auto"/>
            <w:right w:val="none" w:sz="0" w:space="0" w:color="auto"/>
          </w:divBdr>
        </w:div>
        <w:div w:id="1901749473">
          <w:marLeft w:val="640"/>
          <w:marRight w:val="0"/>
          <w:marTop w:val="0"/>
          <w:marBottom w:val="0"/>
          <w:divBdr>
            <w:top w:val="none" w:sz="0" w:space="0" w:color="auto"/>
            <w:left w:val="none" w:sz="0" w:space="0" w:color="auto"/>
            <w:bottom w:val="none" w:sz="0" w:space="0" w:color="auto"/>
            <w:right w:val="none" w:sz="0" w:space="0" w:color="auto"/>
          </w:divBdr>
        </w:div>
        <w:div w:id="1987781153">
          <w:marLeft w:val="640"/>
          <w:marRight w:val="0"/>
          <w:marTop w:val="0"/>
          <w:marBottom w:val="0"/>
          <w:divBdr>
            <w:top w:val="none" w:sz="0" w:space="0" w:color="auto"/>
            <w:left w:val="none" w:sz="0" w:space="0" w:color="auto"/>
            <w:bottom w:val="none" w:sz="0" w:space="0" w:color="auto"/>
            <w:right w:val="none" w:sz="0" w:space="0" w:color="auto"/>
          </w:divBdr>
        </w:div>
        <w:div w:id="2022316483">
          <w:marLeft w:val="640"/>
          <w:marRight w:val="0"/>
          <w:marTop w:val="0"/>
          <w:marBottom w:val="0"/>
          <w:divBdr>
            <w:top w:val="none" w:sz="0" w:space="0" w:color="auto"/>
            <w:left w:val="none" w:sz="0" w:space="0" w:color="auto"/>
            <w:bottom w:val="none" w:sz="0" w:space="0" w:color="auto"/>
            <w:right w:val="none" w:sz="0" w:space="0" w:color="auto"/>
          </w:divBdr>
        </w:div>
        <w:div w:id="2050181977">
          <w:marLeft w:val="640"/>
          <w:marRight w:val="0"/>
          <w:marTop w:val="0"/>
          <w:marBottom w:val="0"/>
          <w:divBdr>
            <w:top w:val="none" w:sz="0" w:space="0" w:color="auto"/>
            <w:left w:val="none" w:sz="0" w:space="0" w:color="auto"/>
            <w:bottom w:val="none" w:sz="0" w:space="0" w:color="auto"/>
            <w:right w:val="none" w:sz="0" w:space="0" w:color="auto"/>
          </w:divBdr>
        </w:div>
        <w:div w:id="2051949876">
          <w:marLeft w:val="640"/>
          <w:marRight w:val="0"/>
          <w:marTop w:val="0"/>
          <w:marBottom w:val="0"/>
          <w:divBdr>
            <w:top w:val="none" w:sz="0" w:space="0" w:color="auto"/>
            <w:left w:val="none" w:sz="0" w:space="0" w:color="auto"/>
            <w:bottom w:val="none" w:sz="0" w:space="0" w:color="auto"/>
            <w:right w:val="none" w:sz="0" w:space="0" w:color="auto"/>
          </w:divBdr>
        </w:div>
        <w:div w:id="2140562567">
          <w:marLeft w:val="640"/>
          <w:marRight w:val="0"/>
          <w:marTop w:val="0"/>
          <w:marBottom w:val="0"/>
          <w:divBdr>
            <w:top w:val="none" w:sz="0" w:space="0" w:color="auto"/>
            <w:left w:val="none" w:sz="0" w:space="0" w:color="auto"/>
            <w:bottom w:val="none" w:sz="0" w:space="0" w:color="auto"/>
            <w:right w:val="none" w:sz="0" w:space="0" w:color="auto"/>
          </w:divBdr>
        </w:div>
      </w:divsChild>
    </w:div>
    <w:div w:id="1648048659">
      <w:bodyDiv w:val="1"/>
      <w:marLeft w:val="0"/>
      <w:marRight w:val="0"/>
      <w:marTop w:val="0"/>
      <w:marBottom w:val="0"/>
      <w:divBdr>
        <w:top w:val="none" w:sz="0" w:space="0" w:color="auto"/>
        <w:left w:val="none" w:sz="0" w:space="0" w:color="auto"/>
        <w:bottom w:val="none" w:sz="0" w:space="0" w:color="auto"/>
        <w:right w:val="none" w:sz="0" w:space="0" w:color="auto"/>
      </w:divBdr>
      <w:divsChild>
        <w:div w:id="13768856">
          <w:marLeft w:val="640"/>
          <w:marRight w:val="0"/>
          <w:marTop w:val="0"/>
          <w:marBottom w:val="0"/>
          <w:divBdr>
            <w:top w:val="none" w:sz="0" w:space="0" w:color="auto"/>
            <w:left w:val="none" w:sz="0" w:space="0" w:color="auto"/>
            <w:bottom w:val="none" w:sz="0" w:space="0" w:color="auto"/>
            <w:right w:val="none" w:sz="0" w:space="0" w:color="auto"/>
          </w:divBdr>
        </w:div>
        <w:div w:id="43065750">
          <w:marLeft w:val="640"/>
          <w:marRight w:val="0"/>
          <w:marTop w:val="0"/>
          <w:marBottom w:val="0"/>
          <w:divBdr>
            <w:top w:val="none" w:sz="0" w:space="0" w:color="auto"/>
            <w:left w:val="none" w:sz="0" w:space="0" w:color="auto"/>
            <w:bottom w:val="none" w:sz="0" w:space="0" w:color="auto"/>
            <w:right w:val="none" w:sz="0" w:space="0" w:color="auto"/>
          </w:divBdr>
        </w:div>
        <w:div w:id="51735677">
          <w:marLeft w:val="640"/>
          <w:marRight w:val="0"/>
          <w:marTop w:val="0"/>
          <w:marBottom w:val="0"/>
          <w:divBdr>
            <w:top w:val="none" w:sz="0" w:space="0" w:color="auto"/>
            <w:left w:val="none" w:sz="0" w:space="0" w:color="auto"/>
            <w:bottom w:val="none" w:sz="0" w:space="0" w:color="auto"/>
            <w:right w:val="none" w:sz="0" w:space="0" w:color="auto"/>
          </w:divBdr>
        </w:div>
        <w:div w:id="84543491">
          <w:marLeft w:val="640"/>
          <w:marRight w:val="0"/>
          <w:marTop w:val="0"/>
          <w:marBottom w:val="0"/>
          <w:divBdr>
            <w:top w:val="none" w:sz="0" w:space="0" w:color="auto"/>
            <w:left w:val="none" w:sz="0" w:space="0" w:color="auto"/>
            <w:bottom w:val="none" w:sz="0" w:space="0" w:color="auto"/>
            <w:right w:val="none" w:sz="0" w:space="0" w:color="auto"/>
          </w:divBdr>
        </w:div>
        <w:div w:id="114451576">
          <w:marLeft w:val="640"/>
          <w:marRight w:val="0"/>
          <w:marTop w:val="0"/>
          <w:marBottom w:val="0"/>
          <w:divBdr>
            <w:top w:val="none" w:sz="0" w:space="0" w:color="auto"/>
            <w:left w:val="none" w:sz="0" w:space="0" w:color="auto"/>
            <w:bottom w:val="none" w:sz="0" w:space="0" w:color="auto"/>
            <w:right w:val="none" w:sz="0" w:space="0" w:color="auto"/>
          </w:divBdr>
        </w:div>
        <w:div w:id="143130929">
          <w:marLeft w:val="640"/>
          <w:marRight w:val="0"/>
          <w:marTop w:val="0"/>
          <w:marBottom w:val="0"/>
          <w:divBdr>
            <w:top w:val="none" w:sz="0" w:space="0" w:color="auto"/>
            <w:left w:val="none" w:sz="0" w:space="0" w:color="auto"/>
            <w:bottom w:val="none" w:sz="0" w:space="0" w:color="auto"/>
            <w:right w:val="none" w:sz="0" w:space="0" w:color="auto"/>
          </w:divBdr>
        </w:div>
        <w:div w:id="152263506">
          <w:marLeft w:val="640"/>
          <w:marRight w:val="0"/>
          <w:marTop w:val="0"/>
          <w:marBottom w:val="0"/>
          <w:divBdr>
            <w:top w:val="none" w:sz="0" w:space="0" w:color="auto"/>
            <w:left w:val="none" w:sz="0" w:space="0" w:color="auto"/>
            <w:bottom w:val="none" w:sz="0" w:space="0" w:color="auto"/>
            <w:right w:val="none" w:sz="0" w:space="0" w:color="auto"/>
          </w:divBdr>
        </w:div>
        <w:div w:id="171847736">
          <w:marLeft w:val="640"/>
          <w:marRight w:val="0"/>
          <w:marTop w:val="0"/>
          <w:marBottom w:val="0"/>
          <w:divBdr>
            <w:top w:val="none" w:sz="0" w:space="0" w:color="auto"/>
            <w:left w:val="none" w:sz="0" w:space="0" w:color="auto"/>
            <w:bottom w:val="none" w:sz="0" w:space="0" w:color="auto"/>
            <w:right w:val="none" w:sz="0" w:space="0" w:color="auto"/>
          </w:divBdr>
        </w:div>
        <w:div w:id="243951093">
          <w:marLeft w:val="640"/>
          <w:marRight w:val="0"/>
          <w:marTop w:val="0"/>
          <w:marBottom w:val="0"/>
          <w:divBdr>
            <w:top w:val="none" w:sz="0" w:space="0" w:color="auto"/>
            <w:left w:val="none" w:sz="0" w:space="0" w:color="auto"/>
            <w:bottom w:val="none" w:sz="0" w:space="0" w:color="auto"/>
            <w:right w:val="none" w:sz="0" w:space="0" w:color="auto"/>
          </w:divBdr>
        </w:div>
        <w:div w:id="246546971">
          <w:marLeft w:val="640"/>
          <w:marRight w:val="0"/>
          <w:marTop w:val="0"/>
          <w:marBottom w:val="0"/>
          <w:divBdr>
            <w:top w:val="none" w:sz="0" w:space="0" w:color="auto"/>
            <w:left w:val="none" w:sz="0" w:space="0" w:color="auto"/>
            <w:bottom w:val="none" w:sz="0" w:space="0" w:color="auto"/>
            <w:right w:val="none" w:sz="0" w:space="0" w:color="auto"/>
          </w:divBdr>
        </w:div>
        <w:div w:id="300693896">
          <w:marLeft w:val="640"/>
          <w:marRight w:val="0"/>
          <w:marTop w:val="0"/>
          <w:marBottom w:val="0"/>
          <w:divBdr>
            <w:top w:val="none" w:sz="0" w:space="0" w:color="auto"/>
            <w:left w:val="none" w:sz="0" w:space="0" w:color="auto"/>
            <w:bottom w:val="none" w:sz="0" w:space="0" w:color="auto"/>
            <w:right w:val="none" w:sz="0" w:space="0" w:color="auto"/>
          </w:divBdr>
        </w:div>
        <w:div w:id="309985845">
          <w:marLeft w:val="640"/>
          <w:marRight w:val="0"/>
          <w:marTop w:val="0"/>
          <w:marBottom w:val="0"/>
          <w:divBdr>
            <w:top w:val="none" w:sz="0" w:space="0" w:color="auto"/>
            <w:left w:val="none" w:sz="0" w:space="0" w:color="auto"/>
            <w:bottom w:val="none" w:sz="0" w:space="0" w:color="auto"/>
            <w:right w:val="none" w:sz="0" w:space="0" w:color="auto"/>
          </w:divBdr>
        </w:div>
        <w:div w:id="331488868">
          <w:marLeft w:val="640"/>
          <w:marRight w:val="0"/>
          <w:marTop w:val="0"/>
          <w:marBottom w:val="0"/>
          <w:divBdr>
            <w:top w:val="none" w:sz="0" w:space="0" w:color="auto"/>
            <w:left w:val="none" w:sz="0" w:space="0" w:color="auto"/>
            <w:bottom w:val="none" w:sz="0" w:space="0" w:color="auto"/>
            <w:right w:val="none" w:sz="0" w:space="0" w:color="auto"/>
          </w:divBdr>
        </w:div>
        <w:div w:id="343824268">
          <w:marLeft w:val="640"/>
          <w:marRight w:val="0"/>
          <w:marTop w:val="0"/>
          <w:marBottom w:val="0"/>
          <w:divBdr>
            <w:top w:val="none" w:sz="0" w:space="0" w:color="auto"/>
            <w:left w:val="none" w:sz="0" w:space="0" w:color="auto"/>
            <w:bottom w:val="none" w:sz="0" w:space="0" w:color="auto"/>
            <w:right w:val="none" w:sz="0" w:space="0" w:color="auto"/>
          </w:divBdr>
        </w:div>
        <w:div w:id="355425395">
          <w:marLeft w:val="640"/>
          <w:marRight w:val="0"/>
          <w:marTop w:val="0"/>
          <w:marBottom w:val="0"/>
          <w:divBdr>
            <w:top w:val="none" w:sz="0" w:space="0" w:color="auto"/>
            <w:left w:val="none" w:sz="0" w:space="0" w:color="auto"/>
            <w:bottom w:val="none" w:sz="0" w:space="0" w:color="auto"/>
            <w:right w:val="none" w:sz="0" w:space="0" w:color="auto"/>
          </w:divBdr>
        </w:div>
        <w:div w:id="378406728">
          <w:marLeft w:val="640"/>
          <w:marRight w:val="0"/>
          <w:marTop w:val="0"/>
          <w:marBottom w:val="0"/>
          <w:divBdr>
            <w:top w:val="none" w:sz="0" w:space="0" w:color="auto"/>
            <w:left w:val="none" w:sz="0" w:space="0" w:color="auto"/>
            <w:bottom w:val="none" w:sz="0" w:space="0" w:color="auto"/>
            <w:right w:val="none" w:sz="0" w:space="0" w:color="auto"/>
          </w:divBdr>
        </w:div>
        <w:div w:id="449514330">
          <w:marLeft w:val="640"/>
          <w:marRight w:val="0"/>
          <w:marTop w:val="0"/>
          <w:marBottom w:val="0"/>
          <w:divBdr>
            <w:top w:val="none" w:sz="0" w:space="0" w:color="auto"/>
            <w:left w:val="none" w:sz="0" w:space="0" w:color="auto"/>
            <w:bottom w:val="none" w:sz="0" w:space="0" w:color="auto"/>
            <w:right w:val="none" w:sz="0" w:space="0" w:color="auto"/>
          </w:divBdr>
        </w:div>
        <w:div w:id="451949185">
          <w:marLeft w:val="640"/>
          <w:marRight w:val="0"/>
          <w:marTop w:val="0"/>
          <w:marBottom w:val="0"/>
          <w:divBdr>
            <w:top w:val="none" w:sz="0" w:space="0" w:color="auto"/>
            <w:left w:val="none" w:sz="0" w:space="0" w:color="auto"/>
            <w:bottom w:val="none" w:sz="0" w:space="0" w:color="auto"/>
            <w:right w:val="none" w:sz="0" w:space="0" w:color="auto"/>
          </w:divBdr>
        </w:div>
        <w:div w:id="463043211">
          <w:marLeft w:val="640"/>
          <w:marRight w:val="0"/>
          <w:marTop w:val="0"/>
          <w:marBottom w:val="0"/>
          <w:divBdr>
            <w:top w:val="none" w:sz="0" w:space="0" w:color="auto"/>
            <w:left w:val="none" w:sz="0" w:space="0" w:color="auto"/>
            <w:bottom w:val="none" w:sz="0" w:space="0" w:color="auto"/>
            <w:right w:val="none" w:sz="0" w:space="0" w:color="auto"/>
          </w:divBdr>
        </w:div>
        <w:div w:id="468089262">
          <w:marLeft w:val="640"/>
          <w:marRight w:val="0"/>
          <w:marTop w:val="0"/>
          <w:marBottom w:val="0"/>
          <w:divBdr>
            <w:top w:val="none" w:sz="0" w:space="0" w:color="auto"/>
            <w:left w:val="none" w:sz="0" w:space="0" w:color="auto"/>
            <w:bottom w:val="none" w:sz="0" w:space="0" w:color="auto"/>
            <w:right w:val="none" w:sz="0" w:space="0" w:color="auto"/>
          </w:divBdr>
        </w:div>
        <w:div w:id="476923436">
          <w:marLeft w:val="640"/>
          <w:marRight w:val="0"/>
          <w:marTop w:val="0"/>
          <w:marBottom w:val="0"/>
          <w:divBdr>
            <w:top w:val="none" w:sz="0" w:space="0" w:color="auto"/>
            <w:left w:val="none" w:sz="0" w:space="0" w:color="auto"/>
            <w:bottom w:val="none" w:sz="0" w:space="0" w:color="auto"/>
            <w:right w:val="none" w:sz="0" w:space="0" w:color="auto"/>
          </w:divBdr>
        </w:div>
        <w:div w:id="492452344">
          <w:marLeft w:val="640"/>
          <w:marRight w:val="0"/>
          <w:marTop w:val="0"/>
          <w:marBottom w:val="0"/>
          <w:divBdr>
            <w:top w:val="none" w:sz="0" w:space="0" w:color="auto"/>
            <w:left w:val="none" w:sz="0" w:space="0" w:color="auto"/>
            <w:bottom w:val="none" w:sz="0" w:space="0" w:color="auto"/>
            <w:right w:val="none" w:sz="0" w:space="0" w:color="auto"/>
          </w:divBdr>
        </w:div>
        <w:div w:id="503933527">
          <w:marLeft w:val="640"/>
          <w:marRight w:val="0"/>
          <w:marTop w:val="0"/>
          <w:marBottom w:val="0"/>
          <w:divBdr>
            <w:top w:val="none" w:sz="0" w:space="0" w:color="auto"/>
            <w:left w:val="none" w:sz="0" w:space="0" w:color="auto"/>
            <w:bottom w:val="none" w:sz="0" w:space="0" w:color="auto"/>
            <w:right w:val="none" w:sz="0" w:space="0" w:color="auto"/>
          </w:divBdr>
        </w:div>
        <w:div w:id="523909196">
          <w:marLeft w:val="640"/>
          <w:marRight w:val="0"/>
          <w:marTop w:val="0"/>
          <w:marBottom w:val="0"/>
          <w:divBdr>
            <w:top w:val="none" w:sz="0" w:space="0" w:color="auto"/>
            <w:left w:val="none" w:sz="0" w:space="0" w:color="auto"/>
            <w:bottom w:val="none" w:sz="0" w:space="0" w:color="auto"/>
            <w:right w:val="none" w:sz="0" w:space="0" w:color="auto"/>
          </w:divBdr>
        </w:div>
        <w:div w:id="525481751">
          <w:marLeft w:val="640"/>
          <w:marRight w:val="0"/>
          <w:marTop w:val="0"/>
          <w:marBottom w:val="0"/>
          <w:divBdr>
            <w:top w:val="none" w:sz="0" w:space="0" w:color="auto"/>
            <w:left w:val="none" w:sz="0" w:space="0" w:color="auto"/>
            <w:bottom w:val="none" w:sz="0" w:space="0" w:color="auto"/>
            <w:right w:val="none" w:sz="0" w:space="0" w:color="auto"/>
          </w:divBdr>
        </w:div>
        <w:div w:id="545875305">
          <w:marLeft w:val="640"/>
          <w:marRight w:val="0"/>
          <w:marTop w:val="0"/>
          <w:marBottom w:val="0"/>
          <w:divBdr>
            <w:top w:val="none" w:sz="0" w:space="0" w:color="auto"/>
            <w:left w:val="none" w:sz="0" w:space="0" w:color="auto"/>
            <w:bottom w:val="none" w:sz="0" w:space="0" w:color="auto"/>
            <w:right w:val="none" w:sz="0" w:space="0" w:color="auto"/>
          </w:divBdr>
        </w:div>
        <w:div w:id="550384050">
          <w:marLeft w:val="640"/>
          <w:marRight w:val="0"/>
          <w:marTop w:val="0"/>
          <w:marBottom w:val="0"/>
          <w:divBdr>
            <w:top w:val="none" w:sz="0" w:space="0" w:color="auto"/>
            <w:left w:val="none" w:sz="0" w:space="0" w:color="auto"/>
            <w:bottom w:val="none" w:sz="0" w:space="0" w:color="auto"/>
            <w:right w:val="none" w:sz="0" w:space="0" w:color="auto"/>
          </w:divBdr>
        </w:div>
        <w:div w:id="650061179">
          <w:marLeft w:val="640"/>
          <w:marRight w:val="0"/>
          <w:marTop w:val="0"/>
          <w:marBottom w:val="0"/>
          <w:divBdr>
            <w:top w:val="none" w:sz="0" w:space="0" w:color="auto"/>
            <w:left w:val="none" w:sz="0" w:space="0" w:color="auto"/>
            <w:bottom w:val="none" w:sz="0" w:space="0" w:color="auto"/>
            <w:right w:val="none" w:sz="0" w:space="0" w:color="auto"/>
          </w:divBdr>
        </w:div>
        <w:div w:id="662469841">
          <w:marLeft w:val="640"/>
          <w:marRight w:val="0"/>
          <w:marTop w:val="0"/>
          <w:marBottom w:val="0"/>
          <w:divBdr>
            <w:top w:val="none" w:sz="0" w:space="0" w:color="auto"/>
            <w:left w:val="none" w:sz="0" w:space="0" w:color="auto"/>
            <w:bottom w:val="none" w:sz="0" w:space="0" w:color="auto"/>
            <w:right w:val="none" w:sz="0" w:space="0" w:color="auto"/>
          </w:divBdr>
        </w:div>
        <w:div w:id="700980179">
          <w:marLeft w:val="640"/>
          <w:marRight w:val="0"/>
          <w:marTop w:val="0"/>
          <w:marBottom w:val="0"/>
          <w:divBdr>
            <w:top w:val="none" w:sz="0" w:space="0" w:color="auto"/>
            <w:left w:val="none" w:sz="0" w:space="0" w:color="auto"/>
            <w:bottom w:val="none" w:sz="0" w:space="0" w:color="auto"/>
            <w:right w:val="none" w:sz="0" w:space="0" w:color="auto"/>
          </w:divBdr>
        </w:div>
        <w:div w:id="703822034">
          <w:marLeft w:val="640"/>
          <w:marRight w:val="0"/>
          <w:marTop w:val="0"/>
          <w:marBottom w:val="0"/>
          <w:divBdr>
            <w:top w:val="none" w:sz="0" w:space="0" w:color="auto"/>
            <w:left w:val="none" w:sz="0" w:space="0" w:color="auto"/>
            <w:bottom w:val="none" w:sz="0" w:space="0" w:color="auto"/>
            <w:right w:val="none" w:sz="0" w:space="0" w:color="auto"/>
          </w:divBdr>
        </w:div>
        <w:div w:id="729423771">
          <w:marLeft w:val="640"/>
          <w:marRight w:val="0"/>
          <w:marTop w:val="0"/>
          <w:marBottom w:val="0"/>
          <w:divBdr>
            <w:top w:val="none" w:sz="0" w:space="0" w:color="auto"/>
            <w:left w:val="none" w:sz="0" w:space="0" w:color="auto"/>
            <w:bottom w:val="none" w:sz="0" w:space="0" w:color="auto"/>
            <w:right w:val="none" w:sz="0" w:space="0" w:color="auto"/>
          </w:divBdr>
        </w:div>
        <w:div w:id="745541199">
          <w:marLeft w:val="640"/>
          <w:marRight w:val="0"/>
          <w:marTop w:val="0"/>
          <w:marBottom w:val="0"/>
          <w:divBdr>
            <w:top w:val="none" w:sz="0" w:space="0" w:color="auto"/>
            <w:left w:val="none" w:sz="0" w:space="0" w:color="auto"/>
            <w:bottom w:val="none" w:sz="0" w:space="0" w:color="auto"/>
            <w:right w:val="none" w:sz="0" w:space="0" w:color="auto"/>
          </w:divBdr>
        </w:div>
        <w:div w:id="750780519">
          <w:marLeft w:val="640"/>
          <w:marRight w:val="0"/>
          <w:marTop w:val="0"/>
          <w:marBottom w:val="0"/>
          <w:divBdr>
            <w:top w:val="none" w:sz="0" w:space="0" w:color="auto"/>
            <w:left w:val="none" w:sz="0" w:space="0" w:color="auto"/>
            <w:bottom w:val="none" w:sz="0" w:space="0" w:color="auto"/>
            <w:right w:val="none" w:sz="0" w:space="0" w:color="auto"/>
          </w:divBdr>
        </w:div>
        <w:div w:id="758604923">
          <w:marLeft w:val="640"/>
          <w:marRight w:val="0"/>
          <w:marTop w:val="0"/>
          <w:marBottom w:val="0"/>
          <w:divBdr>
            <w:top w:val="none" w:sz="0" w:space="0" w:color="auto"/>
            <w:left w:val="none" w:sz="0" w:space="0" w:color="auto"/>
            <w:bottom w:val="none" w:sz="0" w:space="0" w:color="auto"/>
            <w:right w:val="none" w:sz="0" w:space="0" w:color="auto"/>
          </w:divBdr>
        </w:div>
        <w:div w:id="791942700">
          <w:marLeft w:val="640"/>
          <w:marRight w:val="0"/>
          <w:marTop w:val="0"/>
          <w:marBottom w:val="0"/>
          <w:divBdr>
            <w:top w:val="none" w:sz="0" w:space="0" w:color="auto"/>
            <w:left w:val="none" w:sz="0" w:space="0" w:color="auto"/>
            <w:bottom w:val="none" w:sz="0" w:space="0" w:color="auto"/>
            <w:right w:val="none" w:sz="0" w:space="0" w:color="auto"/>
          </w:divBdr>
        </w:div>
        <w:div w:id="864444562">
          <w:marLeft w:val="640"/>
          <w:marRight w:val="0"/>
          <w:marTop w:val="0"/>
          <w:marBottom w:val="0"/>
          <w:divBdr>
            <w:top w:val="none" w:sz="0" w:space="0" w:color="auto"/>
            <w:left w:val="none" w:sz="0" w:space="0" w:color="auto"/>
            <w:bottom w:val="none" w:sz="0" w:space="0" w:color="auto"/>
            <w:right w:val="none" w:sz="0" w:space="0" w:color="auto"/>
          </w:divBdr>
        </w:div>
        <w:div w:id="902302299">
          <w:marLeft w:val="640"/>
          <w:marRight w:val="0"/>
          <w:marTop w:val="0"/>
          <w:marBottom w:val="0"/>
          <w:divBdr>
            <w:top w:val="none" w:sz="0" w:space="0" w:color="auto"/>
            <w:left w:val="none" w:sz="0" w:space="0" w:color="auto"/>
            <w:bottom w:val="none" w:sz="0" w:space="0" w:color="auto"/>
            <w:right w:val="none" w:sz="0" w:space="0" w:color="auto"/>
          </w:divBdr>
        </w:div>
        <w:div w:id="903374443">
          <w:marLeft w:val="640"/>
          <w:marRight w:val="0"/>
          <w:marTop w:val="0"/>
          <w:marBottom w:val="0"/>
          <w:divBdr>
            <w:top w:val="none" w:sz="0" w:space="0" w:color="auto"/>
            <w:left w:val="none" w:sz="0" w:space="0" w:color="auto"/>
            <w:bottom w:val="none" w:sz="0" w:space="0" w:color="auto"/>
            <w:right w:val="none" w:sz="0" w:space="0" w:color="auto"/>
          </w:divBdr>
        </w:div>
        <w:div w:id="951595057">
          <w:marLeft w:val="640"/>
          <w:marRight w:val="0"/>
          <w:marTop w:val="0"/>
          <w:marBottom w:val="0"/>
          <w:divBdr>
            <w:top w:val="none" w:sz="0" w:space="0" w:color="auto"/>
            <w:left w:val="none" w:sz="0" w:space="0" w:color="auto"/>
            <w:bottom w:val="none" w:sz="0" w:space="0" w:color="auto"/>
            <w:right w:val="none" w:sz="0" w:space="0" w:color="auto"/>
          </w:divBdr>
        </w:div>
        <w:div w:id="958871963">
          <w:marLeft w:val="640"/>
          <w:marRight w:val="0"/>
          <w:marTop w:val="0"/>
          <w:marBottom w:val="0"/>
          <w:divBdr>
            <w:top w:val="none" w:sz="0" w:space="0" w:color="auto"/>
            <w:left w:val="none" w:sz="0" w:space="0" w:color="auto"/>
            <w:bottom w:val="none" w:sz="0" w:space="0" w:color="auto"/>
            <w:right w:val="none" w:sz="0" w:space="0" w:color="auto"/>
          </w:divBdr>
        </w:div>
        <w:div w:id="1019698096">
          <w:marLeft w:val="640"/>
          <w:marRight w:val="0"/>
          <w:marTop w:val="0"/>
          <w:marBottom w:val="0"/>
          <w:divBdr>
            <w:top w:val="none" w:sz="0" w:space="0" w:color="auto"/>
            <w:left w:val="none" w:sz="0" w:space="0" w:color="auto"/>
            <w:bottom w:val="none" w:sz="0" w:space="0" w:color="auto"/>
            <w:right w:val="none" w:sz="0" w:space="0" w:color="auto"/>
          </w:divBdr>
        </w:div>
        <w:div w:id="1049039728">
          <w:marLeft w:val="640"/>
          <w:marRight w:val="0"/>
          <w:marTop w:val="0"/>
          <w:marBottom w:val="0"/>
          <w:divBdr>
            <w:top w:val="none" w:sz="0" w:space="0" w:color="auto"/>
            <w:left w:val="none" w:sz="0" w:space="0" w:color="auto"/>
            <w:bottom w:val="none" w:sz="0" w:space="0" w:color="auto"/>
            <w:right w:val="none" w:sz="0" w:space="0" w:color="auto"/>
          </w:divBdr>
        </w:div>
        <w:div w:id="1084180574">
          <w:marLeft w:val="640"/>
          <w:marRight w:val="0"/>
          <w:marTop w:val="0"/>
          <w:marBottom w:val="0"/>
          <w:divBdr>
            <w:top w:val="none" w:sz="0" w:space="0" w:color="auto"/>
            <w:left w:val="none" w:sz="0" w:space="0" w:color="auto"/>
            <w:bottom w:val="none" w:sz="0" w:space="0" w:color="auto"/>
            <w:right w:val="none" w:sz="0" w:space="0" w:color="auto"/>
          </w:divBdr>
        </w:div>
        <w:div w:id="1085614381">
          <w:marLeft w:val="640"/>
          <w:marRight w:val="0"/>
          <w:marTop w:val="0"/>
          <w:marBottom w:val="0"/>
          <w:divBdr>
            <w:top w:val="none" w:sz="0" w:space="0" w:color="auto"/>
            <w:left w:val="none" w:sz="0" w:space="0" w:color="auto"/>
            <w:bottom w:val="none" w:sz="0" w:space="0" w:color="auto"/>
            <w:right w:val="none" w:sz="0" w:space="0" w:color="auto"/>
          </w:divBdr>
        </w:div>
        <w:div w:id="1096092352">
          <w:marLeft w:val="640"/>
          <w:marRight w:val="0"/>
          <w:marTop w:val="0"/>
          <w:marBottom w:val="0"/>
          <w:divBdr>
            <w:top w:val="none" w:sz="0" w:space="0" w:color="auto"/>
            <w:left w:val="none" w:sz="0" w:space="0" w:color="auto"/>
            <w:bottom w:val="none" w:sz="0" w:space="0" w:color="auto"/>
            <w:right w:val="none" w:sz="0" w:space="0" w:color="auto"/>
          </w:divBdr>
        </w:div>
        <w:div w:id="1116607240">
          <w:marLeft w:val="640"/>
          <w:marRight w:val="0"/>
          <w:marTop w:val="0"/>
          <w:marBottom w:val="0"/>
          <w:divBdr>
            <w:top w:val="none" w:sz="0" w:space="0" w:color="auto"/>
            <w:left w:val="none" w:sz="0" w:space="0" w:color="auto"/>
            <w:bottom w:val="none" w:sz="0" w:space="0" w:color="auto"/>
            <w:right w:val="none" w:sz="0" w:space="0" w:color="auto"/>
          </w:divBdr>
        </w:div>
        <w:div w:id="1116632778">
          <w:marLeft w:val="640"/>
          <w:marRight w:val="0"/>
          <w:marTop w:val="0"/>
          <w:marBottom w:val="0"/>
          <w:divBdr>
            <w:top w:val="none" w:sz="0" w:space="0" w:color="auto"/>
            <w:left w:val="none" w:sz="0" w:space="0" w:color="auto"/>
            <w:bottom w:val="none" w:sz="0" w:space="0" w:color="auto"/>
            <w:right w:val="none" w:sz="0" w:space="0" w:color="auto"/>
          </w:divBdr>
        </w:div>
        <w:div w:id="1182431506">
          <w:marLeft w:val="640"/>
          <w:marRight w:val="0"/>
          <w:marTop w:val="0"/>
          <w:marBottom w:val="0"/>
          <w:divBdr>
            <w:top w:val="none" w:sz="0" w:space="0" w:color="auto"/>
            <w:left w:val="none" w:sz="0" w:space="0" w:color="auto"/>
            <w:bottom w:val="none" w:sz="0" w:space="0" w:color="auto"/>
            <w:right w:val="none" w:sz="0" w:space="0" w:color="auto"/>
          </w:divBdr>
        </w:div>
        <w:div w:id="1200239199">
          <w:marLeft w:val="640"/>
          <w:marRight w:val="0"/>
          <w:marTop w:val="0"/>
          <w:marBottom w:val="0"/>
          <w:divBdr>
            <w:top w:val="none" w:sz="0" w:space="0" w:color="auto"/>
            <w:left w:val="none" w:sz="0" w:space="0" w:color="auto"/>
            <w:bottom w:val="none" w:sz="0" w:space="0" w:color="auto"/>
            <w:right w:val="none" w:sz="0" w:space="0" w:color="auto"/>
          </w:divBdr>
        </w:div>
        <w:div w:id="1209681165">
          <w:marLeft w:val="640"/>
          <w:marRight w:val="0"/>
          <w:marTop w:val="0"/>
          <w:marBottom w:val="0"/>
          <w:divBdr>
            <w:top w:val="none" w:sz="0" w:space="0" w:color="auto"/>
            <w:left w:val="none" w:sz="0" w:space="0" w:color="auto"/>
            <w:bottom w:val="none" w:sz="0" w:space="0" w:color="auto"/>
            <w:right w:val="none" w:sz="0" w:space="0" w:color="auto"/>
          </w:divBdr>
        </w:div>
        <w:div w:id="1244605940">
          <w:marLeft w:val="640"/>
          <w:marRight w:val="0"/>
          <w:marTop w:val="0"/>
          <w:marBottom w:val="0"/>
          <w:divBdr>
            <w:top w:val="none" w:sz="0" w:space="0" w:color="auto"/>
            <w:left w:val="none" w:sz="0" w:space="0" w:color="auto"/>
            <w:bottom w:val="none" w:sz="0" w:space="0" w:color="auto"/>
            <w:right w:val="none" w:sz="0" w:space="0" w:color="auto"/>
          </w:divBdr>
        </w:div>
        <w:div w:id="1373649103">
          <w:marLeft w:val="640"/>
          <w:marRight w:val="0"/>
          <w:marTop w:val="0"/>
          <w:marBottom w:val="0"/>
          <w:divBdr>
            <w:top w:val="none" w:sz="0" w:space="0" w:color="auto"/>
            <w:left w:val="none" w:sz="0" w:space="0" w:color="auto"/>
            <w:bottom w:val="none" w:sz="0" w:space="0" w:color="auto"/>
            <w:right w:val="none" w:sz="0" w:space="0" w:color="auto"/>
          </w:divBdr>
        </w:div>
        <w:div w:id="1393039851">
          <w:marLeft w:val="640"/>
          <w:marRight w:val="0"/>
          <w:marTop w:val="0"/>
          <w:marBottom w:val="0"/>
          <w:divBdr>
            <w:top w:val="none" w:sz="0" w:space="0" w:color="auto"/>
            <w:left w:val="none" w:sz="0" w:space="0" w:color="auto"/>
            <w:bottom w:val="none" w:sz="0" w:space="0" w:color="auto"/>
            <w:right w:val="none" w:sz="0" w:space="0" w:color="auto"/>
          </w:divBdr>
        </w:div>
        <w:div w:id="1431272970">
          <w:marLeft w:val="640"/>
          <w:marRight w:val="0"/>
          <w:marTop w:val="0"/>
          <w:marBottom w:val="0"/>
          <w:divBdr>
            <w:top w:val="none" w:sz="0" w:space="0" w:color="auto"/>
            <w:left w:val="none" w:sz="0" w:space="0" w:color="auto"/>
            <w:bottom w:val="none" w:sz="0" w:space="0" w:color="auto"/>
            <w:right w:val="none" w:sz="0" w:space="0" w:color="auto"/>
          </w:divBdr>
        </w:div>
        <w:div w:id="1463231182">
          <w:marLeft w:val="640"/>
          <w:marRight w:val="0"/>
          <w:marTop w:val="0"/>
          <w:marBottom w:val="0"/>
          <w:divBdr>
            <w:top w:val="none" w:sz="0" w:space="0" w:color="auto"/>
            <w:left w:val="none" w:sz="0" w:space="0" w:color="auto"/>
            <w:bottom w:val="none" w:sz="0" w:space="0" w:color="auto"/>
            <w:right w:val="none" w:sz="0" w:space="0" w:color="auto"/>
          </w:divBdr>
        </w:div>
        <w:div w:id="1483765382">
          <w:marLeft w:val="640"/>
          <w:marRight w:val="0"/>
          <w:marTop w:val="0"/>
          <w:marBottom w:val="0"/>
          <w:divBdr>
            <w:top w:val="none" w:sz="0" w:space="0" w:color="auto"/>
            <w:left w:val="none" w:sz="0" w:space="0" w:color="auto"/>
            <w:bottom w:val="none" w:sz="0" w:space="0" w:color="auto"/>
            <w:right w:val="none" w:sz="0" w:space="0" w:color="auto"/>
          </w:divBdr>
        </w:div>
        <w:div w:id="1490822574">
          <w:marLeft w:val="640"/>
          <w:marRight w:val="0"/>
          <w:marTop w:val="0"/>
          <w:marBottom w:val="0"/>
          <w:divBdr>
            <w:top w:val="none" w:sz="0" w:space="0" w:color="auto"/>
            <w:left w:val="none" w:sz="0" w:space="0" w:color="auto"/>
            <w:bottom w:val="none" w:sz="0" w:space="0" w:color="auto"/>
            <w:right w:val="none" w:sz="0" w:space="0" w:color="auto"/>
          </w:divBdr>
        </w:div>
        <w:div w:id="1522668239">
          <w:marLeft w:val="640"/>
          <w:marRight w:val="0"/>
          <w:marTop w:val="0"/>
          <w:marBottom w:val="0"/>
          <w:divBdr>
            <w:top w:val="none" w:sz="0" w:space="0" w:color="auto"/>
            <w:left w:val="none" w:sz="0" w:space="0" w:color="auto"/>
            <w:bottom w:val="none" w:sz="0" w:space="0" w:color="auto"/>
            <w:right w:val="none" w:sz="0" w:space="0" w:color="auto"/>
          </w:divBdr>
        </w:div>
        <w:div w:id="1544561852">
          <w:marLeft w:val="640"/>
          <w:marRight w:val="0"/>
          <w:marTop w:val="0"/>
          <w:marBottom w:val="0"/>
          <w:divBdr>
            <w:top w:val="none" w:sz="0" w:space="0" w:color="auto"/>
            <w:left w:val="none" w:sz="0" w:space="0" w:color="auto"/>
            <w:bottom w:val="none" w:sz="0" w:space="0" w:color="auto"/>
            <w:right w:val="none" w:sz="0" w:space="0" w:color="auto"/>
          </w:divBdr>
        </w:div>
        <w:div w:id="1549951053">
          <w:marLeft w:val="640"/>
          <w:marRight w:val="0"/>
          <w:marTop w:val="0"/>
          <w:marBottom w:val="0"/>
          <w:divBdr>
            <w:top w:val="none" w:sz="0" w:space="0" w:color="auto"/>
            <w:left w:val="none" w:sz="0" w:space="0" w:color="auto"/>
            <w:bottom w:val="none" w:sz="0" w:space="0" w:color="auto"/>
            <w:right w:val="none" w:sz="0" w:space="0" w:color="auto"/>
          </w:divBdr>
        </w:div>
        <w:div w:id="1565482552">
          <w:marLeft w:val="640"/>
          <w:marRight w:val="0"/>
          <w:marTop w:val="0"/>
          <w:marBottom w:val="0"/>
          <w:divBdr>
            <w:top w:val="none" w:sz="0" w:space="0" w:color="auto"/>
            <w:left w:val="none" w:sz="0" w:space="0" w:color="auto"/>
            <w:bottom w:val="none" w:sz="0" w:space="0" w:color="auto"/>
            <w:right w:val="none" w:sz="0" w:space="0" w:color="auto"/>
          </w:divBdr>
        </w:div>
        <w:div w:id="1601181895">
          <w:marLeft w:val="640"/>
          <w:marRight w:val="0"/>
          <w:marTop w:val="0"/>
          <w:marBottom w:val="0"/>
          <w:divBdr>
            <w:top w:val="none" w:sz="0" w:space="0" w:color="auto"/>
            <w:left w:val="none" w:sz="0" w:space="0" w:color="auto"/>
            <w:bottom w:val="none" w:sz="0" w:space="0" w:color="auto"/>
            <w:right w:val="none" w:sz="0" w:space="0" w:color="auto"/>
          </w:divBdr>
        </w:div>
        <w:div w:id="1605727297">
          <w:marLeft w:val="640"/>
          <w:marRight w:val="0"/>
          <w:marTop w:val="0"/>
          <w:marBottom w:val="0"/>
          <w:divBdr>
            <w:top w:val="none" w:sz="0" w:space="0" w:color="auto"/>
            <w:left w:val="none" w:sz="0" w:space="0" w:color="auto"/>
            <w:bottom w:val="none" w:sz="0" w:space="0" w:color="auto"/>
            <w:right w:val="none" w:sz="0" w:space="0" w:color="auto"/>
          </w:divBdr>
        </w:div>
        <w:div w:id="1610964798">
          <w:marLeft w:val="640"/>
          <w:marRight w:val="0"/>
          <w:marTop w:val="0"/>
          <w:marBottom w:val="0"/>
          <w:divBdr>
            <w:top w:val="none" w:sz="0" w:space="0" w:color="auto"/>
            <w:left w:val="none" w:sz="0" w:space="0" w:color="auto"/>
            <w:bottom w:val="none" w:sz="0" w:space="0" w:color="auto"/>
            <w:right w:val="none" w:sz="0" w:space="0" w:color="auto"/>
          </w:divBdr>
        </w:div>
        <w:div w:id="1615284605">
          <w:marLeft w:val="640"/>
          <w:marRight w:val="0"/>
          <w:marTop w:val="0"/>
          <w:marBottom w:val="0"/>
          <w:divBdr>
            <w:top w:val="none" w:sz="0" w:space="0" w:color="auto"/>
            <w:left w:val="none" w:sz="0" w:space="0" w:color="auto"/>
            <w:bottom w:val="none" w:sz="0" w:space="0" w:color="auto"/>
            <w:right w:val="none" w:sz="0" w:space="0" w:color="auto"/>
          </w:divBdr>
        </w:div>
        <w:div w:id="1662194434">
          <w:marLeft w:val="640"/>
          <w:marRight w:val="0"/>
          <w:marTop w:val="0"/>
          <w:marBottom w:val="0"/>
          <w:divBdr>
            <w:top w:val="none" w:sz="0" w:space="0" w:color="auto"/>
            <w:left w:val="none" w:sz="0" w:space="0" w:color="auto"/>
            <w:bottom w:val="none" w:sz="0" w:space="0" w:color="auto"/>
            <w:right w:val="none" w:sz="0" w:space="0" w:color="auto"/>
          </w:divBdr>
        </w:div>
        <w:div w:id="1681853713">
          <w:marLeft w:val="640"/>
          <w:marRight w:val="0"/>
          <w:marTop w:val="0"/>
          <w:marBottom w:val="0"/>
          <w:divBdr>
            <w:top w:val="none" w:sz="0" w:space="0" w:color="auto"/>
            <w:left w:val="none" w:sz="0" w:space="0" w:color="auto"/>
            <w:bottom w:val="none" w:sz="0" w:space="0" w:color="auto"/>
            <w:right w:val="none" w:sz="0" w:space="0" w:color="auto"/>
          </w:divBdr>
        </w:div>
        <w:div w:id="1742558154">
          <w:marLeft w:val="640"/>
          <w:marRight w:val="0"/>
          <w:marTop w:val="0"/>
          <w:marBottom w:val="0"/>
          <w:divBdr>
            <w:top w:val="none" w:sz="0" w:space="0" w:color="auto"/>
            <w:left w:val="none" w:sz="0" w:space="0" w:color="auto"/>
            <w:bottom w:val="none" w:sz="0" w:space="0" w:color="auto"/>
            <w:right w:val="none" w:sz="0" w:space="0" w:color="auto"/>
          </w:divBdr>
        </w:div>
        <w:div w:id="1760105181">
          <w:marLeft w:val="640"/>
          <w:marRight w:val="0"/>
          <w:marTop w:val="0"/>
          <w:marBottom w:val="0"/>
          <w:divBdr>
            <w:top w:val="none" w:sz="0" w:space="0" w:color="auto"/>
            <w:left w:val="none" w:sz="0" w:space="0" w:color="auto"/>
            <w:bottom w:val="none" w:sz="0" w:space="0" w:color="auto"/>
            <w:right w:val="none" w:sz="0" w:space="0" w:color="auto"/>
          </w:divBdr>
        </w:div>
        <w:div w:id="1767068387">
          <w:marLeft w:val="640"/>
          <w:marRight w:val="0"/>
          <w:marTop w:val="0"/>
          <w:marBottom w:val="0"/>
          <w:divBdr>
            <w:top w:val="none" w:sz="0" w:space="0" w:color="auto"/>
            <w:left w:val="none" w:sz="0" w:space="0" w:color="auto"/>
            <w:bottom w:val="none" w:sz="0" w:space="0" w:color="auto"/>
            <w:right w:val="none" w:sz="0" w:space="0" w:color="auto"/>
          </w:divBdr>
        </w:div>
        <w:div w:id="1777677463">
          <w:marLeft w:val="640"/>
          <w:marRight w:val="0"/>
          <w:marTop w:val="0"/>
          <w:marBottom w:val="0"/>
          <w:divBdr>
            <w:top w:val="none" w:sz="0" w:space="0" w:color="auto"/>
            <w:left w:val="none" w:sz="0" w:space="0" w:color="auto"/>
            <w:bottom w:val="none" w:sz="0" w:space="0" w:color="auto"/>
            <w:right w:val="none" w:sz="0" w:space="0" w:color="auto"/>
          </w:divBdr>
        </w:div>
        <w:div w:id="1779057577">
          <w:marLeft w:val="640"/>
          <w:marRight w:val="0"/>
          <w:marTop w:val="0"/>
          <w:marBottom w:val="0"/>
          <w:divBdr>
            <w:top w:val="none" w:sz="0" w:space="0" w:color="auto"/>
            <w:left w:val="none" w:sz="0" w:space="0" w:color="auto"/>
            <w:bottom w:val="none" w:sz="0" w:space="0" w:color="auto"/>
            <w:right w:val="none" w:sz="0" w:space="0" w:color="auto"/>
          </w:divBdr>
        </w:div>
        <w:div w:id="1781148410">
          <w:marLeft w:val="640"/>
          <w:marRight w:val="0"/>
          <w:marTop w:val="0"/>
          <w:marBottom w:val="0"/>
          <w:divBdr>
            <w:top w:val="none" w:sz="0" w:space="0" w:color="auto"/>
            <w:left w:val="none" w:sz="0" w:space="0" w:color="auto"/>
            <w:bottom w:val="none" w:sz="0" w:space="0" w:color="auto"/>
            <w:right w:val="none" w:sz="0" w:space="0" w:color="auto"/>
          </w:divBdr>
        </w:div>
        <w:div w:id="1794977563">
          <w:marLeft w:val="640"/>
          <w:marRight w:val="0"/>
          <w:marTop w:val="0"/>
          <w:marBottom w:val="0"/>
          <w:divBdr>
            <w:top w:val="none" w:sz="0" w:space="0" w:color="auto"/>
            <w:left w:val="none" w:sz="0" w:space="0" w:color="auto"/>
            <w:bottom w:val="none" w:sz="0" w:space="0" w:color="auto"/>
            <w:right w:val="none" w:sz="0" w:space="0" w:color="auto"/>
          </w:divBdr>
        </w:div>
        <w:div w:id="1801413876">
          <w:marLeft w:val="640"/>
          <w:marRight w:val="0"/>
          <w:marTop w:val="0"/>
          <w:marBottom w:val="0"/>
          <w:divBdr>
            <w:top w:val="none" w:sz="0" w:space="0" w:color="auto"/>
            <w:left w:val="none" w:sz="0" w:space="0" w:color="auto"/>
            <w:bottom w:val="none" w:sz="0" w:space="0" w:color="auto"/>
            <w:right w:val="none" w:sz="0" w:space="0" w:color="auto"/>
          </w:divBdr>
        </w:div>
        <w:div w:id="1823420828">
          <w:marLeft w:val="640"/>
          <w:marRight w:val="0"/>
          <w:marTop w:val="0"/>
          <w:marBottom w:val="0"/>
          <w:divBdr>
            <w:top w:val="none" w:sz="0" w:space="0" w:color="auto"/>
            <w:left w:val="none" w:sz="0" w:space="0" w:color="auto"/>
            <w:bottom w:val="none" w:sz="0" w:space="0" w:color="auto"/>
            <w:right w:val="none" w:sz="0" w:space="0" w:color="auto"/>
          </w:divBdr>
        </w:div>
        <w:div w:id="1824656363">
          <w:marLeft w:val="640"/>
          <w:marRight w:val="0"/>
          <w:marTop w:val="0"/>
          <w:marBottom w:val="0"/>
          <w:divBdr>
            <w:top w:val="none" w:sz="0" w:space="0" w:color="auto"/>
            <w:left w:val="none" w:sz="0" w:space="0" w:color="auto"/>
            <w:bottom w:val="none" w:sz="0" w:space="0" w:color="auto"/>
            <w:right w:val="none" w:sz="0" w:space="0" w:color="auto"/>
          </w:divBdr>
        </w:div>
        <w:div w:id="1872067220">
          <w:marLeft w:val="640"/>
          <w:marRight w:val="0"/>
          <w:marTop w:val="0"/>
          <w:marBottom w:val="0"/>
          <w:divBdr>
            <w:top w:val="none" w:sz="0" w:space="0" w:color="auto"/>
            <w:left w:val="none" w:sz="0" w:space="0" w:color="auto"/>
            <w:bottom w:val="none" w:sz="0" w:space="0" w:color="auto"/>
            <w:right w:val="none" w:sz="0" w:space="0" w:color="auto"/>
          </w:divBdr>
        </w:div>
        <w:div w:id="1874684474">
          <w:marLeft w:val="640"/>
          <w:marRight w:val="0"/>
          <w:marTop w:val="0"/>
          <w:marBottom w:val="0"/>
          <w:divBdr>
            <w:top w:val="none" w:sz="0" w:space="0" w:color="auto"/>
            <w:left w:val="none" w:sz="0" w:space="0" w:color="auto"/>
            <w:bottom w:val="none" w:sz="0" w:space="0" w:color="auto"/>
            <w:right w:val="none" w:sz="0" w:space="0" w:color="auto"/>
          </w:divBdr>
        </w:div>
        <w:div w:id="1882017180">
          <w:marLeft w:val="640"/>
          <w:marRight w:val="0"/>
          <w:marTop w:val="0"/>
          <w:marBottom w:val="0"/>
          <w:divBdr>
            <w:top w:val="none" w:sz="0" w:space="0" w:color="auto"/>
            <w:left w:val="none" w:sz="0" w:space="0" w:color="auto"/>
            <w:bottom w:val="none" w:sz="0" w:space="0" w:color="auto"/>
            <w:right w:val="none" w:sz="0" w:space="0" w:color="auto"/>
          </w:divBdr>
        </w:div>
        <w:div w:id="1911379531">
          <w:marLeft w:val="640"/>
          <w:marRight w:val="0"/>
          <w:marTop w:val="0"/>
          <w:marBottom w:val="0"/>
          <w:divBdr>
            <w:top w:val="none" w:sz="0" w:space="0" w:color="auto"/>
            <w:left w:val="none" w:sz="0" w:space="0" w:color="auto"/>
            <w:bottom w:val="none" w:sz="0" w:space="0" w:color="auto"/>
            <w:right w:val="none" w:sz="0" w:space="0" w:color="auto"/>
          </w:divBdr>
        </w:div>
        <w:div w:id="1925525716">
          <w:marLeft w:val="640"/>
          <w:marRight w:val="0"/>
          <w:marTop w:val="0"/>
          <w:marBottom w:val="0"/>
          <w:divBdr>
            <w:top w:val="none" w:sz="0" w:space="0" w:color="auto"/>
            <w:left w:val="none" w:sz="0" w:space="0" w:color="auto"/>
            <w:bottom w:val="none" w:sz="0" w:space="0" w:color="auto"/>
            <w:right w:val="none" w:sz="0" w:space="0" w:color="auto"/>
          </w:divBdr>
        </w:div>
        <w:div w:id="1996831635">
          <w:marLeft w:val="640"/>
          <w:marRight w:val="0"/>
          <w:marTop w:val="0"/>
          <w:marBottom w:val="0"/>
          <w:divBdr>
            <w:top w:val="none" w:sz="0" w:space="0" w:color="auto"/>
            <w:left w:val="none" w:sz="0" w:space="0" w:color="auto"/>
            <w:bottom w:val="none" w:sz="0" w:space="0" w:color="auto"/>
            <w:right w:val="none" w:sz="0" w:space="0" w:color="auto"/>
          </w:divBdr>
        </w:div>
        <w:div w:id="1999142170">
          <w:marLeft w:val="640"/>
          <w:marRight w:val="0"/>
          <w:marTop w:val="0"/>
          <w:marBottom w:val="0"/>
          <w:divBdr>
            <w:top w:val="none" w:sz="0" w:space="0" w:color="auto"/>
            <w:left w:val="none" w:sz="0" w:space="0" w:color="auto"/>
            <w:bottom w:val="none" w:sz="0" w:space="0" w:color="auto"/>
            <w:right w:val="none" w:sz="0" w:space="0" w:color="auto"/>
          </w:divBdr>
        </w:div>
        <w:div w:id="2011519637">
          <w:marLeft w:val="640"/>
          <w:marRight w:val="0"/>
          <w:marTop w:val="0"/>
          <w:marBottom w:val="0"/>
          <w:divBdr>
            <w:top w:val="none" w:sz="0" w:space="0" w:color="auto"/>
            <w:left w:val="none" w:sz="0" w:space="0" w:color="auto"/>
            <w:bottom w:val="none" w:sz="0" w:space="0" w:color="auto"/>
            <w:right w:val="none" w:sz="0" w:space="0" w:color="auto"/>
          </w:divBdr>
        </w:div>
        <w:div w:id="2018919713">
          <w:marLeft w:val="640"/>
          <w:marRight w:val="0"/>
          <w:marTop w:val="0"/>
          <w:marBottom w:val="0"/>
          <w:divBdr>
            <w:top w:val="none" w:sz="0" w:space="0" w:color="auto"/>
            <w:left w:val="none" w:sz="0" w:space="0" w:color="auto"/>
            <w:bottom w:val="none" w:sz="0" w:space="0" w:color="auto"/>
            <w:right w:val="none" w:sz="0" w:space="0" w:color="auto"/>
          </w:divBdr>
        </w:div>
        <w:div w:id="2043549828">
          <w:marLeft w:val="640"/>
          <w:marRight w:val="0"/>
          <w:marTop w:val="0"/>
          <w:marBottom w:val="0"/>
          <w:divBdr>
            <w:top w:val="none" w:sz="0" w:space="0" w:color="auto"/>
            <w:left w:val="none" w:sz="0" w:space="0" w:color="auto"/>
            <w:bottom w:val="none" w:sz="0" w:space="0" w:color="auto"/>
            <w:right w:val="none" w:sz="0" w:space="0" w:color="auto"/>
          </w:divBdr>
        </w:div>
        <w:div w:id="2110197046">
          <w:marLeft w:val="640"/>
          <w:marRight w:val="0"/>
          <w:marTop w:val="0"/>
          <w:marBottom w:val="0"/>
          <w:divBdr>
            <w:top w:val="none" w:sz="0" w:space="0" w:color="auto"/>
            <w:left w:val="none" w:sz="0" w:space="0" w:color="auto"/>
            <w:bottom w:val="none" w:sz="0" w:space="0" w:color="auto"/>
            <w:right w:val="none" w:sz="0" w:space="0" w:color="auto"/>
          </w:divBdr>
        </w:div>
        <w:div w:id="2119137587">
          <w:marLeft w:val="640"/>
          <w:marRight w:val="0"/>
          <w:marTop w:val="0"/>
          <w:marBottom w:val="0"/>
          <w:divBdr>
            <w:top w:val="none" w:sz="0" w:space="0" w:color="auto"/>
            <w:left w:val="none" w:sz="0" w:space="0" w:color="auto"/>
            <w:bottom w:val="none" w:sz="0" w:space="0" w:color="auto"/>
            <w:right w:val="none" w:sz="0" w:space="0" w:color="auto"/>
          </w:divBdr>
        </w:div>
        <w:div w:id="2147159186">
          <w:marLeft w:val="640"/>
          <w:marRight w:val="0"/>
          <w:marTop w:val="0"/>
          <w:marBottom w:val="0"/>
          <w:divBdr>
            <w:top w:val="none" w:sz="0" w:space="0" w:color="auto"/>
            <w:left w:val="none" w:sz="0" w:space="0" w:color="auto"/>
            <w:bottom w:val="none" w:sz="0" w:space="0" w:color="auto"/>
            <w:right w:val="none" w:sz="0" w:space="0" w:color="auto"/>
          </w:divBdr>
        </w:div>
      </w:divsChild>
    </w:div>
    <w:div w:id="1649089879">
      <w:bodyDiv w:val="1"/>
      <w:marLeft w:val="0"/>
      <w:marRight w:val="0"/>
      <w:marTop w:val="0"/>
      <w:marBottom w:val="0"/>
      <w:divBdr>
        <w:top w:val="none" w:sz="0" w:space="0" w:color="auto"/>
        <w:left w:val="none" w:sz="0" w:space="0" w:color="auto"/>
        <w:bottom w:val="none" w:sz="0" w:space="0" w:color="auto"/>
        <w:right w:val="none" w:sz="0" w:space="0" w:color="auto"/>
      </w:divBdr>
      <w:divsChild>
        <w:div w:id="4327918">
          <w:marLeft w:val="640"/>
          <w:marRight w:val="0"/>
          <w:marTop w:val="0"/>
          <w:marBottom w:val="0"/>
          <w:divBdr>
            <w:top w:val="none" w:sz="0" w:space="0" w:color="auto"/>
            <w:left w:val="none" w:sz="0" w:space="0" w:color="auto"/>
            <w:bottom w:val="none" w:sz="0" w:space="0" w:color="auto"/>
            <w:right w:val="none" w:sz="0" w:space="0" w:color="auto"/>
          </w:divBdr>
        </w:div>
        <w:div w:id="7296203">
          <w:marLeft w:val="640"/>
          <w:marRight w:val="0"/>
          <w:marTop w:val="0"/>
          <w:marBottom w:val="0"/>
          <w:divBdr>
            <w:top w:val="none" w:sz="0" w:space="0" w:color="auto"/>
            <w:left w:val="none" w:sz="0" w:space="0" w:color="auto"/>
            <w:bottom w:val="none" w:sz="0" w:space="0" w:color="auto"/>
            <w:right w:val="none" w:sz="0" w:space="0" w:color="auto"/>
          </w:divBdr>
        </w:div>
        <w:div w:id="39137942">
          <w:marLeft w:val="640"/>
          <w:marRight w:val="0"/>
          <w:marTop w:val="0"/>
          <w:marBottom w:val="0"/>
          <w:divBdr>
            <w:top w:val="none" w:sz="0" w:space="0" w:color="auto"/>
            <w:left w:val="none" w:sz="0" w:space="0" w:color="auto"/>
            <w:bottom w:val="none" w:sz="0" w:space="0" w:color="auto"/>
            <w:right w:val="none" w:sz="0" w:space="0" w:color="auto"/>
          </w:divBdr>
        </w:div>
        <w:div w:id="77210802">
          <w:marLeft w:val="640"/>
          <w:marRight w:val="0"/>
          <w:marTop w:val="0"/>
          <w:marBottom w:val="0"/>
          <w:divBdr>
            <w:top w:val="none" w:sz="0" w:space="0" w:color="auto"/>
            <w:left w:val="none" w:sz="0" w:space="0" w:color="auto"/>
            <w:bottom w:val="none" w:sz="0" w:space="0" w:color="auto"/>
            <w:right w:val="none" w:sz="0" w:space="0" w:color="auto"/>
          </w:divBdr>
        </w:div>
        <w:div w:id="116218639">
          <w:marLeft w:val="640"/>
          <w:marRight w:val="0"/>
          <w:marTop w:val="0"/>
          <w:marBottom w:val="0"/>
          <w:divBdr>
            <w:top w:val="none" w:sz="0" w:space="0" w:color="auto"/>
            <w:left w:val="none" w:sz="0" w:space="0" w:color="auto"/>
            <w:bottom w:val="none" w:sz="0" w:space="0" w:color="auto"/>
            <w:right w:val="none" w:sz="0" w:space="0" w:color="auto"/>
          </w:divBdr>
        </w:div>
        <w:div w:id="139201400">
          <w:marLeft w:val="640"/>
          <w:marRight w:val="0"/>
          <w:marTop w:val="0"/>
          <w:marBottom w:val="0"/>
          <w:divBdr>
            <w:top w:val="none" w:sz="0" w:space="0" w:color="auto"/>
            <w:left w:val="none" w:sz="0" w:space="0" w:color="auto"/>
            <w:bottom w:val="none" w:sz="0" w:space="0" w:color="auto"/>
            <w:right w:val="none" w:sz="0" w:space="0" w:color="auto"/>
          </w:divBdr>
        </w:div>
        <w:div w:id="207032651">
          <w:marLeft w:val="640"/>
          <w:marRight w:val="0"/>
          <w:marTop w:val="0"/>
          <w:marBottom w:val="0"/>
          <w:divBdr>
            <w:top w:val="none" w:sz="0" w:space="0" w:color="auto"/>
            <w:left w:val="none" w:sz="0" w:space="0" w:color="auto"/>
            <w:bottom w:val="none" w:sz="0" w:space="0" w:color="auto"/>
            <w:right w:val="none" w:sz="0" w:space="0" w:color="auto"/>
          </w:divBdr>
        </w:div>
        <w:div w:id="219830652">
          <w:marLeft w:val="640"/>
          <w:marRight w:val="0"/>
          <w:marTop w:val="0"/>
          <w:marBottom w:val="0"/>
          <w:divBdr>
            <w:top w:val="none" w:sz="0" w:space="0" w:color="auto"/>
            <w:left w:val="none" w:sz="0" w:space="0" w:color="auto"/>
            <w:bottom w:val="none" w:sz="0" w:space="0" w:color="auto"/>
            <w:right w:val="none" w:sz="0" w:space="0" w:color="auto"/>
          </w:divBdr>
        </w:div>
        <w:div w:id="226914904">
          <w:marLeft w:val="640"/>
          <w:marRight w:val="0"/>
          <w:marTop w:val="0"/>
          <w:marBottom w:val="0"/>
          <w:divBdr>
            <w:top w:val="none" w:sz="0" w:space="0" w:color="auto"/>
            <w:left w:val="none" w:sz="0" w:space="0" w:color="auto"/>
            <w:bottom w:val="none" w:sz="0" w:space="0" w:color="auto"/>
            <w:right w:val="none" w:sz="0" w:space="0" w:color="auto"/>
          </w:divBdr>
        </w:div>
        <w:div w:id="282929388">
          <w:marLeft w:val="640"/>
          <w:marRight w:val="0"/>
          <w:marTop w:val="0"/>
          <w:marBottom w:val="0"/>
          <w:divBdr>
            <w:top w:val="none" w:sz="0" w:space="0" w:color="auto"/>
            <w:left w:val="none" w:sz="0" w:space="0" w:color="auto"/>
            <w:bottom w:val="none" w:sz="0" w:space="0" w:color="auto"/>
            <w:right w:val="none" w:sz="0" w:space="0" w:color="auto"/>
          </w:divBdr>
        </w:div>
        <w:div w:id="305940976">
          <w:marLeft w:val="640"/>
          <w:marRight w:val="0"/>
          <w:marTop w:val="0"/>
          <w:marBottom w:val="0"/>
          <w:divBdr>
            <w:top w:val="none" w:sz="0" w:space="0" w:color="auto"/>
            <w:left w:val="none" w:sz="0" w:space="0" w:color="auto"/>
            <w:bottom w:val="none" w:sz="0" w:space="0" w:color="auto"/>
            <w:right w:val="none" w:sz="0" w:space="0" w:color="auto"/>
          </w:divBdr>
        </w:div>
        <w:div w:id="329139336">
          <w:marLeft w:val="640"/>
          <w:marRight w:val="0"/>
          <w:marTop w:val="0"/>
          <w:marBottom w:val="0"/>
          <w:divBdr>
            <w:top w:val="none" w:sz="0" w:space="0" w:color="auto"/>
            <w:left w:val="none" w:sz="0" w:space="0" w:color="auto"/>
            <w:bottom w:val="none" w:sz="0" w:space="0" w:color="auto"/>
            <w:right w:val="none" w:sz="0" w:space="0" w:color="auto"/>
          </w:divBdr>
        </w:div>
        <w:div w:id="333996126">
          <w:marLeft w:val="640"/>
          <w:marRight w:val="0"/>
          <w:marTop w:val="0"/>
          <w:marBottom w:val="0"/>
          <w:divBdr>
            <w:top w:val="none" w:sz="0" w:space="0" w:color="auto"/>
            <w:left w:val="none" w:sz="0" w:space="0" w:color="auto"/>
            <w:bottom w:val="none" w:sz="0" w:space="0" w:color="auto"/>
            <w:right w:val="none" w:sz="0" w:space="0" w:color="auto"/>
          </w:divBdr>
        </w:div>
        <w:div w:id="377976643">
          <w:marLeft w:val="640"/>
          <w:marRight w:val="0"/>
          <w:marTop w:val="0"/>
          <w:marBottom w:val="0"/>
          <w:divBdr>
            <w:top w:val="none" w:sz="0" w:space="0" w:color="auto"/>
            <w:left w:val="none" w:sz="0" w:space="0" w:color="auto"/>
            <w:bottom w:val="none" w:sz="0" w:space="0" w:color="auto"/>
            <w:right w:val="none" w:sz="0" w:space="0" w:color="auto"/>
          </w:divBdr>
        </w:div>
        <w:div w:id="411514149">
          <w:marLeft w:val="640"/>
          <w:marRight w:val="0"/>
          <w:marTop w:val="0"/>
          <w:marBottom w:val="0"/>
          <w:divBdr>
            <w:top w:val="none" w:sz="0" w:space="0" w:color="auto"/>
            <w:left w:val="none" w:sz="0" w:space="0" w:color="auto"/>
            <w:bottom w:val="none" w:sz="0" w:space="0" w:color="auto"/>
            <w:right w:val="none" w:sz="0" w:space="0" w:color="auto"/>
          </w:divBdr>
        </w:div>
        <w:div w:id="479199357">
          <w:marLeft w:val="640"/>
          <w:marRight w:val="0"/>
          <w:marTop w:val="0"/>
          <w:marBottom w:val="0"/>
          <w:divBdr>
            <w:top w:val="none" w:sz="0" w:space="0" w:color="auto"/>
            <w:left w:val="none" w:sz="0" w:space="0" w:color="auto"/>
            <w:bottom w:val="none" w:sz="0" w:space="0" w:color="auto"/>
            <w:right w:val="none" w:sz="0" w:space="0" w:color="auto"/>
          </w:divBdr>
        </w:div>
        <w:div w:id="483353779">
          <w:marLeft w:val="640"/>
          <w:marRight w:val="0"/>
          <w:marTop w:val="0"/>
          <w:marBottom w:val="0"/>
          <w:divBdr>
            <w:top w:val="none" w:sz="0" w:space="0" w:color="auto"/>
            <w:left w:val="none" w:sz="0" w:space="0" w:color="auto"/>
            <w:bottom w:val="none" w:sz="0" w:space="0" w:color="auto"/>
            <w:right w:val="none" w:sz="0" w:space="0" w:color="auto"/>
          </w:divBdr>
        </w:div>
        <w:div w:id="497040705">
          <w:marLeft w:val="640"/>
          <w:marRight w:val="0"/>
          <w:marTop w:val="0"/>
          <w:marBottom w:val="0"/>
          <w:divBdr>
            <w:top w:val="none" w:sz="0" w:space="0" w:color="auto"/>
            <w:left w:val="none" w:sz="0" w:space="0" w:color="auto"/>
            <w:bottom w:val="none" w:sz="0" w:space="0" w:color="auto"/>
            <w:right w:val="none" w:sz="0" w:space="0" w:color="auto"/>
          </w:divBdr>
        </w:div>
        <w:div w:id="504249372">
          <w:marLeft w:val="640"/>
          <w:marRight w:val="0"/>
          <w:marTop w:val="0"/>
          <w:marBottom w:val="0"/>
          <w:divBdr>
            <w:top w:val="none" w:sz="0" w:space="0" w:color="auto"/>
            <w:left w:val="none" w:sz="0" w:space="0" w:color="auto"/>
            <w:bottom w:val="none" w:sz="0" w:space="0" w:color="auto"/>
            <w:right w:val="none" w:sz="0" w:space="0" w:color="auto"/>
          </w:divBdr>
        </w:div>
        <w:div w:id="507208599">
          <w:marLeft w:val="640"/>
          <w:marRight w:val="0"/>
          <w:marTop w:val="0"/>
          <w:marBottom w:val="0"/>
          <w:divBdr>
            <w:top w:val="none" w:sz="0" w:space="0" w:color="auto"/>
            <w:left w:val="none" w:sz="0" w:space="0" w:color="auto"/>
            <w:bottom w:val="none" w:sz="0" w:space="0" w:color="auto"/>
            <w:right w:val="none" w:sz="0" w:space="0" w:color="auto"/>
          </w:divBdr>
        </w:div>
        <w:div w:id="521553048">
          <w:marLeft w:val="640"/>
          <w:marRight w:val="0"/>
          <w:marTop w:val="0"/>
          <w:marBottom w:val="0"/>
          <w:divBdr>
            <w:top w:val="none" w:sz="0" w:space="0" w:color="auto"/>
            <w:left w:val="none" w:sz="0" w:space="0" w:color="auto"/>
            <w:bottom w:val="none" w:sz="0" w:space="0" w:color="auto"/>
            <w:right w:val="none" w:sz="0" w:space="0" w:color="auto"/>
          </w:divBdr>
        </w:div>
        <w:div w:id="531647415">
          <w:marLeft w:val="640"/>
          <w:marRight w:val="0"/>
          <w:marTop w:val="0"/>
          <w:marBottom w:val="0"/>
          <w:divBdr>
            <w:top w:val="none" w:sz="0" w:space="0" w:color="auto"/>
            <w:left w:val="none" w:sz="0" w:space="0" w:color="auto"/>
            <w:bottom w:val="none" w:sz="0" w:space="0" w:color="auto"/>
            <w:right w:val="none" w:sz="0" w:space="0" w:color="auto"/>
          </w:divBdr>
        </w:div>
        <w:div w:id="589437517">
          <w:marLeft w:val="640"/>
          <w:marRight w:val="0"/>
          <w:marTop w:val="0"/>
          <w:marBottom w:val="0"/>
          <w:divBdr>
            <w:top w:val="none" w:sz="0" w:space="0" w:color="auto"/>
            <w:left w:val="none" w:sz="0" w:space="0" w:color="auto"/>
            <w:bottom w:val="none" w:sz="0" w:space="0" w:color="auto"/>
            <w:right w:val="none" w:sz="0" w:space="0" w:color="auto"/>
          </w:divBdr>
        </w:div>
        <w:div w:id="603002747">
          <w:marLeft w:val="640"/>
          <w:marRight w:val="0"/>
          <w:marTop w:val="0"/>
          <w:marBottom w:val="0"/>
          <w:divBdr>
            <w:top w:val="none" w:sz="0" w:space="0" w:color="auto"/>
            <w:left w:val="none" w:sz="0" w:space="0" w:color="auto"/>
            <w:bottom w:val="none" w:sz="0" w:space="0" w:color="auto"/>
            <w:right w:val="none" w:sz="0" w:space="0" w:color="auto"/>
          </w:divBdr>
        </w:div>
        <w:div w:id="633172303">
          <w:marLeft w:val="640"/>
          <w:marRight w:val="0"/>
          <w:marTop w:val="0"/>
          <w:marBottom w:val="0"/>
          <w:divBdr>
            <w:top w:val="none" w:sz="0" w:space="0" w:color="auto"/>
            <w:left w:val="none" w:sz="0" w:space="0" w:color="auto"/>
            <w:bottom w:val="none" w:sz="0" w:space="0" w:color="auto"/>
            <w:right w:val="none" w:sz="0" w:space="0" w:color="auto"/>
          </w:divBdr>
        </w:div>
        <w:div w:id="650982783">
          <w:marLeft w:val="640"/>
          <w:marRight w:val="0"/>
          <w:marTop w:val="0"/>
          <w:marBottom w:val="0"/>
          <w:divBdr>
            <w:top w:val="none" w:sz="0" w:space="0" w:color="auto"/>
            <w:left w:val="none" w:sz="0" w:space="0" w:color="auto"/>
            <w:bottom w:val="none" w:sz="0" w:space="0" w:color="auto"/>
            <w:right w:val="none" w:sz="0" w:space="0" w:color="auto"/>
          </w:divBdr>
        </w:div>
        <w:div w:id="674460372">
          <w:marLeft w:val="640"/>
          <w:marRight w:val="0"/>
          <w:marTop w:val="0"/>
          <w:marBottom w:val="0"/>
          <w:divBdr>
            <w:top w:val="none" w:sz="0" w:space="0" w:color="auto"/>
            <w:left w:val="none" w:sz="0" w:space="0" w:color="auto"/>
            <w:bottom w:val="none" w:sz="0" w:space="0" w:color="auto"/>
            <w:right w:val="none" w:sz="0" w:space="0" w:color="auto"/>
          </w:divBdr>
        </w:div>
        <w:div w:id="676158110">
          <w:marLeft w:val="640"/>
          <w:marRight w:val="0"/>
          <w:marTop w:val="0"/>
          <w:marBottom w:val="0"/>
          <w:divBdr>
            <w:top w:val="none" w:sz="0" w:space="0" w:color="auto"/>
            <w:left w:val="none" w:sz="0" w:space="0" w:color="auto"/>
            <w:bottom w:val="none" w:sz="0" w:space="0" w:color="auto"/>
            <w:right w:val="none" w:sz="0" w:space="0" w:color="auto"/>
          </w:divBdr>
        </w:div>
        <w:div w:id="734426488">
          <w:marLeft w:val="640"/>
          <w:marRight w:val="0"/>
          <w:marTop w:val="0"/>
          <w:marBottom w:val="0"/>
          <w:divBdr>
            <w:top w:val="none" w:sz="0" w:space="0" w:color="auto"/>
            <w:left w:val="none" w:sz="0" w:space="0" w:color="auto"/>
            <w:bottom w:val="none" w:sz="0" w:space="0" w:color="auto"/>
            <w:right w:val="none" w:sz="0" w:space="0" w:color="auto"/>
          </w:divBdr>
        </w:div>
        <w:div w:id="752702043">
          <w:marLeft w:val="640"/>
          <w:marRight w:val="0"/>
          <w:marTop w:val="0"/>
          <w:marBottom w:val="0"/>
          <w:divBdr>
            <w:top w:val="none" w:sz="0" w:space="0" w:color="auto"/>
            <w:left w:val="none" w:sz="0" w:space="0" w:color="auto"/>
            <w:bottom w:val="none" w:sz="0" w:space="0" w:color="auto"/>
            <w:right w:val="none" w:sz="0" w:space="0" w:color="auto"/>
          </w:divBdr>
        </w:div>
        <w:div w:id="792359221">
          <w:marLeft w:val="640"/>
          <w:marRight w:val="0"/>
          <w:marTop w:val="0"/>
          <w:marBottom w:val="0"/>
          <w:divBdr>
            <w:top w:val="none" w:sz="0" w:space="0" w:color="auto"/>
            <w:left w:val="none" w:sz="0" w:space="0" w:color="auto"/>
            <w:bottom w:val="none" w:sz="0" w:space="0" w:color="auto"/>
            <w:right w:val="none" w:sz="0" w:space="0" w:color="auto"/>
          </w:divBdr>
        </w:div>
        <w:div w:id="868764578">
          <w:marLeft w:val="640"/>
          <w:marRight w:val="0"/>
          <w:marTop w:val="0"/>
          <w:marBottom w:val="0"/>
          <w:divBdr>
            <w:top w:val="none" w:sz="0" w:space="0" w:color="auto"/>
            <w:left w:val="none" w:sz="0" w:space="0" w:color="auto"/>
            <w:bottom w:val="none" w:sz="0" w:space="0" w:color="auto"/>
            <w:right w:val="none" w:sz="0" w:space="0" w:color="auto"/>
          </w:divBdr>
        </w:div>
        <w:div w:id="899635845">
          <w:marLeft w:val="640"/>
          <w:marRight w:val="0"/>
          <w:marTop w:val="0"/>
          <w:marBottom w:val="0"/>
          <w:divBdr>
            <w:top w:val="none" w:sz="0" w:space="0" w:color="auto"/>
            <w:left w:val="none" w:sz="0" w:space="0" w:color="auto"/>
            <w:bottom w:val="none" w:sz="0" w:space="0" w:color="auto"/>
            <w:right w:val="none" w:sz="0" w:space="0" w:color="auto"/>
          </w:divBdr>
        </w:div>
        <w:div w:id="937953567">
          <w:marLeft w:val="640"/>
          <w:marRight w:val="0"/>
          <w:marTop w:val="0"/>
          <w:marBottom w:val="0"/>
          <w:divBdr>
            <w:top w:val="none" w:sz="0" w:space="0" w:color="auto"/>
            <w:left w:val="none" w:sz="0" w:space="0" w:color="auto"/>
            <w:bottom w:val="none" w:sz="0" w:space="0" w:color="auto"/>
            <w:right w:val="none" w:sz="0" w:space="0" w:color="auto"/>
          </w:divBdr>
        </w:div>
        <w:div w:id="1009527403">
          <w:marLeft w:val="640"/>
          <w:marRight w:val="0"/>
          <w:marTop w:val="0"/>
          <w:marBottom w:val="0"/>
          <w:divBdr>
            <w:top w:val="none" w:sz="0" w:space="0" w:color="auto"/>
            <w:left w:val="none" w:sz="0" w:space="0" w:color="auto"/>
            <w:bottom w:val="none" w:sz="0" w:space="0" w:color="auto"/>
            <w:right w:val="none" w:sz="0" w:space="0" w:color="auto"/>
          </w:divBdr>
        </w:div>
        <w:div w:id="1009791641">
          <w:marLeft w:val="640"/>
          <w:marRight w:val="0"/>
          <w:marTop w:val="0"/>
          <w:marBottom w:val="0"/>
          <w:divBdr>
            <w:top w:val="none" w:sz="0" w:space="0" w:color="auto"/>
            <w:left w:val="none" w:sz="0" w:space="0" w:color="auto"/>
            <w:bottom w:val="none" w:sz="0" w:space="0" w:color="auto"/>
            <w:right w:val="none" w:sz="0" w:space="0" w:color="auto"/>
          </w:divBdr>
        </w:div>
        <w:div w:id="1037310959">
          <w:marLeft w:val="640"/>
          <w:marRight w:val="0"/>
          <w:marTop w:val="0"/>
          <w:marBottom w:val="0"/>
          <w:divBdr>
            <w:top w:val="none" w:sz="0" w:space="0" w:color="auto"/>
            <w:left w:val="none" w:sz="0" w:space="0" w:color="auto"/>
            <w:bottom w:val="none" w:sz="0" w:space="0" w:color="auto"/>
            <w:right w:val="none" w:sz="0" w:space="0" w:color="auto"/>
          </w:divBdr>
        </w:div>
        <w:div w:id="1049261318">
          <w:marLeft w:val="640"/>
          <w:marRight w:val="0"/>
          <w:marTop w:val="0"/>
          <w:marBottom w:val="0"/>
          <w:divBdr>
            <w:top w:val="none" w:sz="0" w:space="0" w:color="auto"/>
            <w:left w:val="none" w:sz="0" w:space="0" w:color="auto"/>
            <w:bottom w:val="none" w:sz="0" w:space="0" w:color="auto"/>
            <w:right w:val="none" w:sz="0" w:space="0" w:color="auto"/>
          </w:divBdr>
        </w:div>
        <w:div w:id="1057165522">
          <w:marLeft w:val="640"/>
          <w:marRight w:val="0"/>
          <w:marTop w:val="0"/>
          <w:marBottom w:val="0"/>
          <w:divBdr>
            <w:top w:val="none" w:sz="0" w:space="0" w:color="auto"/>
            <w:left w:val="none" w:sz="0" w:space="0" w:color="auto"/>
            <w:bottom w:val="none" w:sz="0" w:space="0" w:color="auto"/>
            <w:right w:val="none" w:sz="0" w:space="0" w:color="auto"/>
          </w:divBdr>
        </w:div>
        <w:div w:id="1060322279">
          <w:marLeft w:val="640"/>
          <w:marRight w:val="0"/>
          <w:marTop w:val="0"/>
          <w:marBottom w:val="0"/>
          <w:divBdr>
            <w:top w:val="none" w:sz="0" w:space="0" w:color="auto"/>
            <w:left w:val="none" w:sz="0" w:space="0" w:color="auto"/>
            <w:bottom w:val="none" w:sz="0" w:space="0" w:color="auto"/>
            <w:right w:val="none" w:sz="0" w:space="0" w:color="auto"/>
          </w:divBdr>
        </w:div>
        <w:div w:id="1062755899">
          <w:marLeft w:val="640"/>
          <w:marRight w:val="0"/>
          <w:marTop w:val="0"/>
          <w:marBottom w:val="0"/>
          <w:divBdr>
            <w:top w:val="none" w:sz="0" w:space="0" w:color="auto"/>
            <w:left w:val="none" w:sz="0" w:space="0" w:color="auto"/>
            <w:bottom w:val="none" w:sz="0" w:space="0" w:color="auto"/>
            <w:right w:val="none" w:sz="0" w:space="0" w:color="auto"/>
          </w:divBdr>
        </w:div>
        <w:div w:id="1072503982">
          <w:marLeft w:val="640"/>
          <w:marRight w:val="0"/>
          <w:marTop w:val="0"/>
          <w:marBottom w:val="0"/>
          <w:divBdr>
            <w:top w:val="none" w:sz="0" w:space="0" w:color="auto"/>
            <w:left w:val="none" w:sz="0" w:space="0" w:color="auto"/>
            <w:bottom w:val="none" w:sz="0" w:space="0" w:color="auto"/>
            <w:right w:val="none" w:sz="0" w:space="0" w:color="auto"/>
          </w:divBdr>
        </w:div>
        <w:div w:id="1085223720">
          <w:marLeft w:val="640"/>
          <w:marRight w:val="0"/>
          <w:marTop w:val="0"/>
          <w:marBottom w:val="0"/>
          <w:divBdr>
            <w:top w:val="none" w:sz="0" w:space="0" w:color="auto"/>
            <w:left w:val="none" w:sz="0" w:space="0" w:color="auto"/>
            <w:bottom w:val="none" w:sz="0" w:space="0" w:color="auto"/>
            <w:right w:val="none" w:sz="0" w:space="0" w:color="auto"/>
          </w:divBdr>
        </w:div>
        <w:div w:id="1091659420">
          <w:marLeft w:val="640"/>
          <w:marRight w:val="0"/>
          <w:marTop w:val="0"/>
          <w:marBottom w:val="0"/>
          <w:divBdr>
            <w:top w:val="none" w:sz="0" w:space="0" w:color="auto"/>
            <w:left w:val="none" w:sz="0" w:space="0" w:color="auto"/>
            <w:bottom w:val="none" w:sz="0" w:space="0" w:color="auto"/>
            <w:right w:val="none" w:sz="0" w:space="0" w:color="auto"/>
          </w:divBdr>
        </w:div>
        <w:div w:id="1112433112">
          <w:marLeft w:val="640"/>
          <w:marRight w:val="0"/>
          <w:marTop w:val="0"/>
          <w:marBottom w:val="0"/>
          <w:divBdr>
            <w:top w:val="none" w:sz="0" w:space="0" w:color="auto"/>
            <w:left w:val="none" w:sz="0" w:space="0" w:color="auto"/>
            <w:bottom w:val="none" w:sz="0" w:space="0" w:color="auto"/>
            <w:right w:val="none" w:sz="0" w:space="0" w:color="auto"/>
          </w:divBdr>
        </w:div>
        <w:div w:id="1183014627">
          <w:marLeft w:val="640"/>
          <w:marRight w:val="0"/>
          <w:marTop w:val="0"/>
          <w:marBottom w:val="0"/>
          <w:divBdr>
            <w:top w:val="none" w:sz="0" w:space="0" w:color="auto"/>
            <w:left w:val="none" w:sz="0" w:space="0" w:color="auto"/>
            <w:bottom w:val="none" w:sz="0" w:space="0" w:color="auto"/>
            <w:right w:val="none" w:sz="0" w:space="0" w:color="auto"/>
          </w:divBdr>
        </w:div>
        <w:div w:id="1187865105">
          <w:marLeft w:val="640"/>
          <w:marRight w:val="0"/>
          <w:marTop w:val="0"/>
          <w:marBottom w:val="0"/>
          <w:divBdr>
            <w:top w:val="none" w:sz="0" w:space="0" w:color="auto"/>
            <w:left w:val="none" w:sz="0" w:space="0" w:color="auto"/>
            <w:bottom w:val="none" w:sz="0" w:space="0" w:color="auto"/>
            <w:right w:val="none" w:sz="0" w:space="0" w:color="auto"/>
          </w:divBdr>
        </w:div>
        <w:div w:id="1195079648">
          <w:marLeft w:val="640"/>
          <w:marRight w:val="0"/>
          <w:marTop w:val="0"/>
          <w:marBottom w:val="0"/>
          <w:divBdr>
            <w:top w:val="none" w:sz="0" w:space="0" w:color="auto"/>
            <w:left w:val="none" w:sz="0" w:space="0" w:color="auto"/>
            <w:bottom w:val="none" w:sz="0" w:space="0" w:color="auto"/>
            <w:right w:val="none" w:sz="0" w:space="0" w:color="auto"/>
          </w:divBdr>
        </w:div>
        <w:div w:id="1228687409">
          <w:marLeft w:val="640"/>
          <w:marRight w:val="0"/>
          <w:marTop w:val="0"/>
          <w:marBottom w:val="0"/>
          <w:divBdr>
            <w:top w:val="none" w:sz="0" w:space="0" w:color="auto"/>
            <w:left w:val="none" w:sz="0" w:space="0" w:color="auto"/>
            <w:bottom w:val="none" w:sz="0" w:space="0" w:color="auto"/>
            <w:right w:val="none" w:sz="0" w:space="0" w:color="auto"/>
          </w:divBdr>
        </w:div>
        <w:div w:id="1237858502">
          <w:marLeft w:val="640"/>
          <w:marRight w:val="0"/>
          <w:marTop w:val="0"/>
          <w:marBottom w:val="0"/>
          <w:divBdr>
            <w:top w:val="none" w:sz="0" w:space="0" w:color="auto"/>
            <w:left w:val="none" w:sz="0" w:space="0" w:color="auto"/>
            <w:bottom w:val="none" w:sz="0" w:space="0" w:color="auto"/>
            <w:right w:val="none" w:sz="0" w:space="0" w:color="auto"/>
          </w:divBdr>
        </w:div>
        <w:div w:id="1273853486">
          <w:marLeft w:val="640"/>
          <w:marRight w:val="0"/>
          <w:marTop w:val="0"/>
          <w:marBottom w:val="0"/>
          <w:divBdr>
            <w:top w:val="none" w:sz="0" w:space="0" w:color="auto"/>
            <w:left w:val="none" w:sz="0" w:space="0" w:color="auto"/>
            <w:bottom w:val="none" w:sz="0" w:space="0" w:color="auto"/>
            <w:right w:val="none" w:sz="0" w:space="0" w:color="auto"/>
          </w:divBdr>
        </w:div>
        <w:div w:id="1286421720">
          <w:marLeft w:val="640"/>
          <w:marRight w:val="0"/>
          <w:marTop w:val="0"/>
          <w:marBottom w:val="0"/>
          <w:divBdr>
            <w:top w:val="none" w:sz="0" w:space="0" w:color="auto"/>
            <w:left w:val="none" w:sz="0" w:space="0" w:color="auto"/>
            <w:bottom w:val="none" w:sz="0" w:space="0" w:color="auto"/>
            <w:right w:val="none" w:sz="0" w:space="0" w:color="auto"/>
          </w:divBdr>
        </w:div>
        <w:div w:id="1303929155">
          <w:marLeft w:val="640"/>
          <w:marRight w:val="0"/>
          <w:marTop w:val="0"/>
          <w:marBottom w:val="0"/>
          <w:divBdr>
            <w:top w:val="none" w:sz="0" w:space="0" w:color="auto"/>
            <w:left w:val="none" w:sz="0" w:space="0" w:color="auto"/>
            <w:bottom w:val="none" w:sz="0" w:space="0" w:color="auto"/>
            <w:right w:val="none" w:sz="0" w:space="0" w:color="auto"/>
          </w:divBdr>
        </w:div>
        <w:div w:id="1338534943">
          <w:marLeft w:val="640"/>
          <w:marRight w:val="0"/>
          <w:marTop w:val="0"/>
          <w:marBottom w:val="0"/>
          <w:divBdr>
            <w:top w:val="none" w:sz="0" w:space="0" w:color="auto"/>
            <w:left w:val="none" w:sz="0" w:space="0" w:color="auto"/>
            <w:bottom w:val="none" w:sz="0" w:space="0" w:color="auto"/>
            <w:right w:val="none" w:sz="0" w:space="0" w:color="auto"/>
          </w:divBdr>
        </w:div>
        <w:div w:id="1379695907">
          <w:marLeft w:val="640"/>
          <w:marRight w:val="0"/>
          <w:marTop w:val="0"/>
          <w:marBottom w:val="0"/>
          <w:divBdr>
            <w:top w:val="none" w:sz="0" w:space="0" w:color="auto"/>
            <w:left w:val="none" w:sz="0" w:space="0" w:color="auto"/>
            <w:bottom w:val="none" w:sz="0" w:space="0" w:color="auto"/>
            <w:right w:val="none" w:sz="0" w:space="0" w:color="auto"/>
          </w:divBdr>
        </w:div>
        <w:div w:id="1408767716">
          <w:marLeft w:val="640"/>
          <w:marRight w:val="0"/>
          <w:marTop w:val="0"/>
          <w:marBottom w:val="0"/>
          <w:divBdr>
            <w:top w:val="none" w:sz="0" w:space="0" w:color="auto"/>
            <w:left w:val="none" w:sz="0" w:space="0" w:color="auto"/>
            <w:bottom w:val="none" w:sz="0" w:space="0" w:color="auto"/>
            <w:right w:val="none" w:sz="0" w:space="0" w:color="auto"/>
          </w:divBdr>
        </w:div>
        <w:div w:id="1412191371">
          <w:marLeft w:val="640"/>
          <w:marRight w:val="0"/>
          <w:marTop w:val="0"/>
          <w:marBottom w:val="0"/>
          <w:divBdr>
            <w:top w:val="none" w:sz="0" w:space="0" w:color="auto"/>
            <w:left w:val="none" w:sz="0" w:space="0" w:color="auto"/>
            <w:bottom w:val="none" w:sz="0" w:space="0" w:color="auto"/>
            <w:right w:val="none" w:sz="0" w:space="0" w:color="auto"/>
          </w:divBdr>
        </w:div>
        <w:div w:id="1430811985">
          <w:marLeft w:val="640"/>
          <w:marRight w:val="0"/>
          <w:marTop w:val="0"/>
          <w:marBottom w:val="0"/>
          <w:divBdr>
            <w:top w:val="none" w:sz="0" w:space="0" w:color="auto"/>
            <w:left w:val="none" w:sz="0" w:space="0" w:color="auto"/>
            <w:bottom w:val="none" w:sz="0" w:space="0" w:color="auto"/>
            <w:right w:val="none" w:sz="0" w:space="0" w:color="auto"/>
          </w:divBdr>
        </w:div>
        <w:div w:id="1451783852">
          <w:marLeft w:val="640"/>
          <w:marRight w:val="0"/>
          <w:marTop w:val="0"/>
          <w:marBottom w:val="0"/>
          <w:divBdr>
            <w:top w:val="none" w:sz="0" w:space="0" w:color="auto"/>
            <w:left w:val="none" w:sz="0" w:space="0" w:color="auto"/>
            <w:bottom w:val="none" w:sz="0" w:space="0" w:color="auto"/>
            <w:right w:val="none" w:sz="0" w:space="0" w:color="auto"/>
          </w:divBdr>
        </w:div>
        <w:div w:id="1466464301">
          <w:marLeft w:val="640"/>
          <w:marRight w:val="0"/>
          <w:marTop w:val="0"/>
          <w:marBottom w:val="0"/>
          <w:divBdr>
            <w:top w:val="none" w:sz="0" w:space="0" w:color="auto"/>
            <w:left w:val="none" w:sz="0" w:space="0" w:color="auto"/>
            <w:bottom w:val="none" w:sz="0" w:space="0" w:color="auto"/>
            <w:right w:val="none" w:sz="0" w:space="0" w:color="auto"/>
          </w:divBdr>
        </w:div>
        <w:div w:id="1477992232">
          <w:marLeft w:val="640"/>
          <w:marRight w:val="0"/>
          <w:marTop w:val="0"/>
          <w:marBottom w:val="0"/>
          <w:divBdr>
            <w:top w:val="none" w:sz="0" w:space="0" w:color="auto"/>
            <w:left w:val="none" w:sz="0" w:space="0" w:color="auto"/>
            <w:bottom w:val="none" w:sz="0" w:space="0" w:color="auto"/>
            <w:right w:val="none" w:sz="0" w:space="0" w:color="auto"/>
          </w:divBdr>
        </w:div>
        <w:div w:id="1488667419">
          <w:marLeft w:val="640"/>
          <w:marRight w:val="0"/>
          <w:marTop w:val="0"/>
          <w:marBottom w:val="0"/>
          <w:divBdr>
            <w:top w:val="none" w:sz="0" w:space="0" w:color="auto"/>
            <w:left w:val="none" w:sz="0" w:space="0" w:color="auto"/>
            <w:bottom w:val="none" w:sz="0" w:space="0" w:color="auto"/>
            <w:right w:val="none" w:sz="0" w:space="0" w:color="auto"/>
          </w:divBdr>
        </w:div>
        <w:div w:id="1615593890">
          <w:marLeft w:val="640"/>
          <w:marRight w:val="0"/>
          <w:marTop w:val="0"/>
          <w:marBottom w:val="0"/>
          <w:divBdr>
            <w:top w:val="none" w:sz="0" w:space="0" w:color="auto"/>
            <w:left w:val="none" w:sz="0" w:space="0" w:color="auto"/>
            <w:bottom w:val="none" w:sz="0" w:space="0" w:color="auto"/>
            <w:right w:val="none" w:sz="0" w:space="0" w:color="auto"/>
          </w:divBdr>
        </w:div>
        <w:div w:id="1627278006">
          <w:marLeft w:val="640"/>
          <w:marRight w:val="0"/>
          <w:marTop w:val="0"/>
          <w:marBottom w:val="0"/>
          <w:divBdr>
            <w:top w:val="none" w:sz="0" w:space="0" w:color="auto"/>
            <w:left w:val="none" w:sz="0" w:space="0" w:color="auto"/>
            <w:bottom w:val="none" w:sz="0" w:space="0" w:color="auto"/>
            <w:right w:val="none" w:sz="0" w:space="0" w:color="auto"/>
          </w:divBdr>
        </w:div>
        <w:div w:id="1643654580">
          <w:marLeft w:val="640"/>
          <w:marRight w:val="0"/>
          <w:marTop w:val="0"/>
          <w:marBottom w:val="0"/>
          <w:divBdr>
            <w:top w:val="none" w:sz="0" w:space="0" w:color="auto"/>
            <w:left w:val="none" w:sz="0" w:space="0" w:color="auto"/>
            <w:bottom w:val="none" w:sz="0" w:space="0" w:color="auto"/>
            <w:right w:val="none" w:sz="0" w:space="0" w:color="auto"/>
          </w:divBdr>
        </w:div>
        <w:div w:id="1704089046">
          <w:marLeft w:val="640"/>
          <w:marRight w:val="0"/>
          <w:marTop w:val="0"/>
          <w:marBottom w:val="0"/>
          <w:divBdr>
            <w:top w:val="none" w:sz="0" w:space="0" w:color="auto"/>
            <w:left w:val="none" w:sz="0" w:space="0" w:color="auto"/>
            <w:bottom w:val="none" w:sz="0" w:space="0" w:color="auto"/>
            <w:right w:val="none" w:sz="0" w:space="0" w:color="auto"/>
          </w:divBdr>
        </w:div>
        <w:div w:id="1804301498">
          <w:marLeft w:val="640"/>
          <w:marRight w:val="0"/>
          <w:marTop w:val="0"/>
          <w:marBottom w:val="0"/>
          <w:divBdr>
            <w:top w:val="none" w:sz="0" w:space="0" w:color="auto"/>
            <w:left w:val="none" w:sz="0" w:space="0" w:color="auto"/>
            <w:bottom w:val="none" w:sz="0" w:space="0" w:color="auto"/>
            <w:right w:val="none" w:sz="0" w:space="0" w:color="auto"/>
          </w:divBdr>
        </w:div>
        <w:div w:id="1814174415">
          <w:marLeft w:val="640"/>
          <w:marRight w:val="0"/>
          <w:marTop w:val="0"/>
          <w:marBottom w:val="0"/>
          <w:divBdr>
            <w:top w:val="none" w:sz="0" w:space="0" w:color="auto"/>
            <w:left w:val="none" w:sz="0" w:space="0" w:color="auto"/>
            <w:bottom w:val="none" w:sz="0" w:space="0" w:color="auto"/>
            <w:right w:val="none" w:sz="0" w:space="0" w:color="auto"/>
          </w:divBdr>
        </w:div>
        <w:div w:id="1816679895">
          <w:marLeft w:val="640"/>
          <w:marRight w:val="0"/>
          <w:marTop w:val="0"/>
          <w:marBottom w:val="0"/>
          <w:divBdr>
            <w:top w:val="none" w:sz="0" w:space="0" w:color="auto"/>
            <w:left w:val="none" w:sz="0" w:space="0" w:color="auto"/>
            <w:bottom w:val="none" w:sz="0" w:space="0" w:color="auto"/>
            <w:right w:val="none" w:sz="0" w:space="0" w:color="auto"/>
          </w:divBdr>
        </w:div>
        <w:div w:id="1820806094">
          <w:marLeft w:val="640"/>
          <w:marRight w:val="0"/>
          <w:marTop w:val="0"/>
          <w:marBottom w:val="0"/>
          <w:divBdr>
            <w:top w:val="none" w:sz="0" w:space="0" w:color="auto"/>
            <w:left w:val="none" w:sz="0" w:space="0" w:color="auto"/>
            <w:bottom w:val="none" w:sz="0" w:space="0" w:color="auto"/>
            <w:right w:val="none" w:sz="0" w:space="0" w:color="auto"/>
          </w:divBdr>
        </w:div>
        <w:div w:id="1821772178">
          <w:marLeft w:val="640"/>
          <w:marRight w:val="0"/>
          <w:marTop w:val="0"/>
          <w:marBottom w:val="0"/>
          <w:divBdr>
            <w:top w:val="none" w:sz="0" w:space="0" w:color="auto"/>
            <w:left w:val="none" w:sz="0" w:space="0" w:color="auto"/>
            <w:bottom w:val="none" w:sz="0" w:space="0" w:color="auto"/>
            <w:right w:val="none" w:sz="0" w:space="0" w:color="auto"/>
          </w:divBdr>
        </w:div>
        <w:div w:id="1840541325">
          <w:marLeft w:val="640"/>
          <w:marRight w:val="0"/>
          <w:marTop w:val="0"/>
          <w:marBottom w:val="0"/>
          <w:divBdr>
            <w:top w:val="none" w:sz="0" w:space="0" w:color="auto"/>
            <w:left w:val="none" w:sz="0" w:space="0" w:color="auto"/>
            <w:bottom w:val="none" w:sz="0" w:space="0" w:color="auto"/>
            <w:right w:val="none" w:sz="0" w:space="0" w:color="auto"/>
          </w:divBdr>
        </w:div>
        <w:div w:id="1860700608">
          <w:marLeft w:val="640"/>
          <w:marRight w:val="0"/>
          <w:marTop w:val="0"/>
          <w:marBottom w:val="0"/>
          <w:divBdr>
            <w:top w:val="none" w:sz="0" w:space="0" w:color="auto"/>
            <w:left w:val="none" w:sz="0" w:space="0" w:color="auto"/>
            <w:bottom w:val="none" w:sz="0" w:space="0" w:color="auto"/>
            <w:right w:val="none" w:sz="0" w:space="0" w:color="auto"/>
          </w:divBdr>
        </w:div>
        <w:div w:id="1870877300">
          <w:marLeft w:val="640"/>
          <w:marRight w:val="0"/>
          <w:marTop w:val="0"/>
          <w:marBottom w:val="0"/>
          <w:divBdr>
            <w:top w:val="none" w:sz="0" w:space="0" w:color="auto"/>
            <w:left w:val="none" w:sz="0" w:space="0" w:color="auto"/>
            <w:bottom w:val="none" w:sz="0" w:space="0" w:color="auto"/>
            <w:right w:val="none" w:sz="0" w:space="0" w:color="auto"/>
          </w:divBdr>
        </w:div>
        <w:div w:id="1894920929">
          <w:marLeft w:val="640"/>
          <w:marRight w:val="0"/>
          <w:marTop w:val="0"/>
          <w:marBottom w:val="0"/>
          <w:divBdr>
            <w:top w:val="none" w:sz="0" w:space="0" w:color="auto"/>
            <w:left w:val="none" w:sz="0" w:space="0" w:color="auto"/>
            <w:bottom w:val="none" w:sz="0" w:space="0" w:color="auto"/>
            <w:right w:val="none" w:sz="0" w:space="0" w:color="auto"/>
          </w:divBdr>
        </w:div>
        <w:div w:id="1905674013">
          <w:marLeft w:val="640"/>
          <w:marRight w:val="0"/>
          <w:marTop w:val="0"/>
          <w:marBottom w:val="0"/>
          <w:divBdr>
            <w:top w:val="none" w:sz="0" w:space="0" w:color="auto"/>
            <w:left w:val="none" w:sz="0" w:space="0" w:color="auto"/>
            <w:bottom w:val="none" w:sz="0" w:space="0" w:color="auto"/>
            <w:right w:val="none" w:sz="0" w:space="0" w:color="auto"/>
          </w:divBdr>
        </w:div>
        <w:div w:id="1909683211">
          <w:marLeft w:val="640"/>
          <w:marRight w:val="0"/>
          <w:marTop w:val="0"/>
          <w:marBottom w:val="0"/>
          <w:divBdr>
            <w:top w:val="none" w:sz="0" w:space="0" w:color="auto"/>
            <w:left w:val="none" w:sz="0" w:space="0" w:color="auto"/>
            <w:bottom w:val="none" w:sz="0" w:space="0" w:color="auto"/>
            <w:right w:val="none" w:sz="0" w:space="0" w:color="auto"/>
          </w:divBdr>
        </w:div>
        <w:div w:id="1942880966">
          <w:marLeft w:val="640"/>
          <w:marRight w:val="0"/>
          <w:marTop w:val="0"/>
          <w:marBottom w:val="0"/>
          <w:divBdr>
            <w:top w:val="none" w:sz="0" w:space="0" w:color="auto"/>
            <w:left w:val="none" w:sz="0" w:space="0" w:color="auto"/>
            <w:bottom w:val="none" w:sz="0" w:space="0" w:color="auto"/>
            <w:right w:val="none" w:sz="0" w:space="0" w:color="auto"/>
          </w:divBdr>
        </w:div>
        <w:div w:id="2057002850">
          <w:marLeft w:val="640"/>
          <w:marRight w:val="0"/>
          <w:marTop w:val="0"/>
          <w:marBottom w:val="0"/>
          <w:divBdr>
            <w:top w:val="none" w:sz="0" w:space="0" w:color="auto"/>
            <w:left w:val="none" w:sz="0" w:space="0" w:color="auto"/>
            <w:bottom w:val="none" w:sz="0" w:space="0" w:color="auto"/>
            <w:right w:val="none" w:sz="0" w:space="0" w:color="auto"/>
          </w:divBdr>
        </w:div>
        <w:div w:id="2065323970">
          <w:marLeft w:val="640"/>
          <w:marRight w:val="0"/>
          <w:marTop w:val="0"/>
          <w:marBottom w:val="0"/>
          <w:divBdr>
            <w:top w:val="none" w:sz="0" w:space="0" w:color="auto"/>
            <w:left w:val="none" w:sz="0" w:space="0" w:color="auto"/>
            <w:bottom w:val="none" w:sz="0" w:space="0" w:color="auto"/>
            <w:right w:val="none" w:sz="0" w:space="0" w:color="auto"/>
          </w:divBdr>
        </w:div>
        <w:div w:id="2087994324">
          <w:marLeft w:val="640"/>
          <w:marRight w:val="0"/>
          <w:marTop w:val="0"/>
          <w:marBottom w:val="0"/>
          <w:divBdr>
            <w:top w:val="none" w:sz="0" w:space="0" w:color="auto"/>
            <w:left w:val="none" w:sz="0" w:space="0" w:color="auto"/>
            <w:bottom w:val="none" w:sz="0" w:space="0" w:color="auto"/>
            <w:right w:val="none" w:sz="0" w:space="0" w:color="auto"/>
          </w:divBdr>
        </w:div>
        <w:div w:id="2099910907">
          <w:marLeft w:val="640"/>
          <w:marRight w:val="0"/>
          <w:marTop w:val="0"/>
          <w:marBottom w:val="0"/>
          <w:divBdr>
            <w:top w:val="none" w:sz="0" w:space="0" w:color="auto"/>
            <w:left w:val="none" w:sz="0" w:space="0" w:color="auto"/>
            <w:bottom w:val="none" w:sz="0" w:space="0" w:color="auto"/>
            <w:right w:val="none" w:sz="0" w:space="0" w:color="auto"/>
          </w:divBdr>
        </w:div>
        <w:div w:id="2137094288">
          <w:marLeft w:val="640"/>
          <w:marRight w:val="0"/>
          <w:marTop w:val="0"/>
          <w:marBottom w:val="0"/>
          <w:divBdr>
            <w:top w:val="none" w:sz="0" w:space="0" w:color="auto"/>
            <w:left w:val="none" w:sz="0" w:space="0" w:color="auto"/>
            <w:bottom w:val="none" w:sz="0" w:space="0" w:color="auto"/>
            <w:right w:val="none" w:sz="0" w:space="0" w:color="auto"/>
          </w:divBdr>
        </w:div>
      </w:divsChild>
    </w:div>
    <w:div w:id="1650209062">
      <w:bodyDiv w:val="1"/>
      <w:marLeft w:val="0"/>
      <w:marRight w:val="0"/>
      <w:marTop w:val="0"/>
      <w:marBottom w:val="0"/>
      <w:divBdr>
        <w:top w:val="none" w:sz="0" w:space="0" w:color="auto"/>
        <w:left w:val="none" w:sz="0" w:space="0" w:color="auto"/>
        <w:bottom w:val="none" w:sz="0" w:space="0" w:color="auto"/>
        <w:right w:val="none" w:sz="0" w:space="0" w:color="auto"/>
      </w:divBdr>
      <w:divsChild>
        <w:div w:id="12849626">
          <w:marLeft w:val="640"/>
          <w:marRight w:val="0"/>
          <w:marTop w:val="0"/>
          <w:marBottom w:val="0"/>
          <w:divBdr>
            <w:top w:val="none" w:sz="0" w:space="0" w:color="auto"/>
            <w:left w:val="none" w:sz="0" w:space="0" w:color="auto"/>
            <w:bottom w:val="none" w:sz="0" w:space="0" w:color="auto"/>
            <w:right w:val="none" w:sz="0" w:space="0" w:color="auto"/>
          </w:divBdr>
        </w:div>
        <w:div w:id="23023624">
          <w:marLeft w:val="640"/>
          <w:marRight w:val="0"/>
          <w:marTop w:val="0"/>
          <w:marBottom w:val="0"/>
          <w:divBdr>
            <w:top w:val="none" w:sz="0" w:space="0" w:color="auto"/>
            <w:left w:val="none" w:sz="0" w:space="0" w:color="auto"/>
            <w:bottom w:val="none" w:sz="0" w:space="0" w:color="auto"/>
            <w:right w:val="none" w:sz="0" w:space="0" w:color="auto"/>
          </w:divBdr>
        </w:div>
        <w:div w:id="23992508">
          <w:marLeft w:val="640"/>
          <w:marRight w:val="0"/>
          <w:marTop w:val="0"/>
          <w:marBottom w:val="0"/>
          <w:divBdr>
            <w:top w:val="none" w:sz="0" w:space="0" w:color="auto"/>
            <w:left w:val="none" w:sz="0" w:space="0" w:color="auto"/>
            <w:bottom w:val="none" w:sz="0" w:space="0" w:color="auto"/>
            <w:right w:val="none" w:sz="0" w:space="0" w:color="auto"/>
          </w:divBdr>
        </w:div>
        <w:div w:id="29500848">
          <w:marLeft w:val="640"/>
          <w:marRight w:val="0"/>
          <w:marTop w:val="0"/>
          <w:marBottom w:val="0"/>
          <w:divBdr>
            <w:top w:val="none" w:sz="0" w:space="0" w:color="auto"/>
            <w:left w:val="none" w:sz="0" w:space="0" w:color="auto"/>
            <w:bottom w:val="none" w:sz="0" w:space="0" w:color="auto"/>
            <w:right w:val="none" w:sz="0" w:space="0" w:color="auto"/>
          </w:divBdr>
        </w:div>
        <w:div w:id="46805329">
          <w:marLeft w:val="640"/>
          <w:marRight w:val="0"/>
          <w:marTop w:val="0"/>
          <w:marBottom w:val="0"/>
          <w:divBdr>
            <w:top w:val="none" w:sz="0" w:space="0" w:color="auto"/>
            <w:left w:val="none" w:sz="0" w:space="0" w:color="auto"/>
            <w:bottom w:val="none" w:sz="0" w:space="0" w:color="auto"/>
            <w:right w:val="none" w:sz="0" w:space="0" w:color="auto"/>
          </w:divBdr>
        </w:div>
        <w:div w:id="55788715">
          <w:marLeft w:val="640"/>
          <w:marRight w:val="0"/>
          <w:marTop w:val="0"/>
          <w:marBottom w:val="0"/>
          <w:divBdr>
            <w:top w:val="none" w:sz="0" w:space="0" w:color="auto"/>
            <w:left w:val="none" w:sz="0" w:space="0" w:color="auto"/>
            <w:bottom w:val="none" w:sz="0" w:space="0" w:color="auto"/>
            <w:right w:val="none" w:sz="0" w:space="0" w:color="auto"/>
          </w:divBdr>
        </w:div>
        <w:div w:id="129522783">
          <w:marLeft w:val="640"/>
          <w:marRight w:val="0"/>
          <w:marTop w:val="0"/>
          <w:marBottom w:val="0"/>
          <w:divBdr>
            <w:top w:val="none" w:sz="0" w:space="0" w:color="auto"/>
            <w:left w:val="none" w:sz="0" w:space="0" w:color="auto"/>
            <w:bottom w:val="none" w:sz="0" w:space="0" w:color="auto"/>
            <w:right w:val="none" w:sz="0" w:space="0" w:color="auto"/>
          </w:divBdr>
        </w:div>
        <w:div w:id="135535587">
          <w:marLeft w:val="640"/>
          <w:marRight w:val="0"/>
          <w:marTop w:val="0"/>
          <w:marBottom w:val="0"/>
          <w:divBdr>
            <w:top w:val="none" w:sz="0" w:space="0" w:color="auto"/>
            <w:left w:val="none" w:sz="0" w:space="0" w:color="auto"/>
            <w:bottom w:val="none" w:sz="0" w:space="0" w:color="auto"/>
            <w:right w:val="none" w:sz="0" w:space="0" w:color="auto"/>
          </w:divBdr>
        </w:div>
        <w:div w:id="220792143">
          <w:marLeft w:val="640"/>
          <w:marRight w:val="0"/>
          <w:marTop w:val="0"/>
          <w:marBottom w:val="0"/>
          <w:divBdr>
            <w:top w:val="none" w:sz="0" w:space="0" w:color="auto"/>
            <w:left w:val="none" w:sz="0" w:space="0" w:color="auto"/>
            <w:bottom w:val="none" w:sz="0" w:space="0" w:color="auto"/>
            <w:right w:val="none" w:sz="0" w:space="0" w:color="auto"/>
          </w:divBdr>
        </w:div>
        <w:div w:id="290598737">
          <w:marLeft w:val="640"/>
          <w:marRight w:val="0"/>
          <w:marTop w:val="0"/>
          <w:marBottom w:val="0"/>
          <w:divBdr>
            <w:top w:val="none" w:sz="0" w:space="0" w:color="auto"/>
            <w:left w:val="none" w:sz="0" w:space="0" w:color="auto"/>
            <w:bottom w:val="none" w:sz="0" w:space="0" w:color="auto"/>
            <w:right w:val="none" w:sz="0" w:space="0" w:color="auto"/>
          </w:divBdr>
        </w:div>
        <w:div w:id="306324889">
          <w:marLeft w:val="640"/>
          <w:marRight w:val="0"/>
          <w:marTop w:val="0"/>
          <w:marBottom w:val="0"/>
          <w:divBdr>
            <w:top w:val="none" w:sz="0" w:space="0" w:color="auto"/>
            <w:left w:val="none" w:sz="0" w:space="0" w:color="auto"/>
            <w:bottom w:val="none" w:sz="0" w:space="0" w:color="auto"/>
            <w:right w:val="none" w:sz="0" w:space="0" w:color="auto"/>
          </w:divBdr>
        </w:div>
        <w:div w:id="374429863">
          <w:marLeft w:val="640"/>
          <w:marRight w:val="0"/>
          <w:marTop w:val="0"/>
          <w:marBottom w:val="0"/>
          <w:divBdr>
            <w:top w:val="none" w:sz="0" w:space="0" w:color="auto"/>
            <w:left w:val="none" w:sz="0" w:space="0" w:color="auto"/>
            <w:bottom w:val="none" w:sz="0" w:space="0" w:color="auto"/>
            <w:right w:val="none" w:sz="0" w:space="0" w:color="auto"/>
          </w:divBdr>
        </w:div>
        <w:div w:id="389309395">
          <w:marLeft w:val="640"/>
          <w:marRight w:val="0"/>
          <w:marTop w:val="0"/>
          <w:marBottom w:val="0"/>
          <w:divBdr>
            <w:top w:val="none" w:sz="0" w:space="0" w:color="auto"/>
            <w:left w:val="none" w:sz="0" w:space="0" w:color="auto"/>
            <w:bottom w:val="none" w:sz="0" w:space="0" w:color="auto"/>
            <w:right w:val="none" w:sz="0" w:space="0" w:color="auto"/>
          </w:divBdr>
        </w:div>
        <w:div w:id="454564138">
          <w:marLeft w:val="640"/>
          <w:marRight w:val="0"/>
          <w:marTop w:val="0"/>
          <w:marBottom w:val="0"/>
          <w:divBdr>
            <w:top w:val="none" w:sz="0" w:space="0" w:color="auto"/>
            <w:left w:val="none" w:sz="0" w:space="0" w:color="auto"/>
            <w:bottom w:val="none" w:sz="0" w:space="0" w:color="auto"/>
            <w:right w:val="none" w:sz="0" w:space="0" w:color="auto"/>
          </w:divBdr>
        </w:div>
        <w:div w:id="459420048">
          <w:marLeft w:val="640"/>
          <w:marRight w:val="0"/>
          <w:marTop w:val="0"/>
          <w:marBottom w:val="0"/>
          <w:divBdr>
            <w:top w:val="none" w:sz="0" w:space="0" w:color="auto"/>
            <w:left w:val="none" w:sz="0" w:space="0" w:color="auto"/>
            <w:bottom w:val="none" w:sz="0" w:space="0" w:color="auto"/>
            <w:right w:val="none" w:sz="0" w:space="0" w:color="auto"/>
          </w:divBdr>
        </w:div>
        <w:div w:id="486628482">
          <w:marLeft w:val="640"/>
          <w:marRight w:val="0"/>
          <w:marTop w:val="0"/>
          <w:marBottom w:val="0"/>
          <w:divBdr>
            <w:top w:val="none" w:sz="0" w:space="0" w:color="auto"/>
            <w:left w:val="none" w:sz="0" w:space="0" w:color="auto"/>
            <w:bottom w:val="none" w:sz="0" w:space="0" w:color="auto"/>
            <w:right w:val="none" w:sz="0" w:space="0" w:color="auto"/>
          </w:divBdr>
        </w:div>
        <w:div w:id="526068214">
          <w:marLeft w:val="640"/>
          <w:marRight w:val="0"/>
          <w:marTop w:val="0"/>
          <w:marBottom w:val="0"/>
          <w:divBdr>
            <w:top w:val="none" w:sz="0" w:space="0" w:color="auto"/>
            <w:left w:val="none" w:sz="0" w:space="0" w:color="auto"/>
            <w:bottom w:val="none" w:sz="0" w:space="0" w:color="auto"/>
            <w:right w:val="none" w:sz="0" w:space="0" w:color="auto"/>
          </w:divBdr>
        </w:div>
        <w:div w:id="545065452">
          <w:marLeft w:val="640"/>
          <w:marRight w:val="0"/>
          <w:marTop w:val="0"/>
          <w:marBottom w:val="0"/>
          <w:divBdr>
            <w:top w:val="none" w:sz="0" w:space="0" w:color="auto"/>
            <w:left w:val="none" w:sz="0" w:space="0" w:color="auto"/>
            <w:bottom w:val="none" w:sz="0" w:space="0" w:color="auto"/>
            <w:right w:val="none" w:sz="0" w:space="0" w:color="auto"/>
          </w:divBdr>
        </w:div>
        <w:div w:id="561982896">
          <w:marLeft w:val="640"/>
          <w:marRight w:val="0"/>
          <w:marTop w:val="0"/>
          <w:marBottom w:val="0"/>
          <w:divBdr>
            <w:top w:val="none" w:sz="0" w:space="0" w:color="auto"/>
            <w:left w:val="none" w:sz="0" w:space="0" w:color="auto"/>
            <w:bottom w:val="none" w:sz="0" w:space="0" w:color="auto"/>
            <w:right w:val="none" w:sz="0" w:space="0" w:color="auto"/>
          </w:divBdr>
        </w:div>
        <w:div w:id="566258681">
          <w:marLeft w:val="640"/>
          <w:marRight w:val="0"/>
          <w:marTop w:val="0"/>
          <w:marBottom w:val="0"/>
          <w:divBdr>
            <w:top w:val="none" w:sz="0" w:space="0" w:color="auto"/>
            <w:left w:val="none" w:sz="0" w:space="0" w:color="auto"/>
            <w:bottom w:val="none" w:sz="0" w:space="0" w:color="auto"/>
            <w:right w:val="none" w:sz="0" w:space="0" w:color="auto"/>
          </w:divBdr>
        </w:div>
        <w:div w:id="579487961">
          <w:marLeft w:val="640"/>
          <w:marRight w:val="0"/>
          <w:marTop w:val="0"/>
          <w:marBottom w:val="0"/>
          <w:divBdr>
            <w:top w:val="none" w:sz="0" w:space="0" w:color="auto"/>
            <w:left w:val="none" w:sz="0" w:space="0" w:color="auto"/>
            <w:bottom w:val="none" w:sz="0" w:space="0" w:color="auto"/>
            <w:right w:val="none" w:sz="0" w:space="0" w:color="auto"/>
          </w:divBdr>
        </w:div>
        <w:div w:id="599096581">
          <w:marLeft w:val="640"/>
          <w:marRight w:val="0"/>
          <w:marTop w:val="0"/>
          <w:marBottom w:val="0"/>
          <w:divBdr>
            <w:top w:val="none" w:sz="0" w:space="0" w:color="auto"/>
            <w:left w:val="none" w:sz="0" w:space="0" w:color="auto"/>
            <w:bottom w:val="none" w:sz="0" w:space="0" w:color="auto"/>
            <w:right w:val="none" w:sz="0" w:space="0" w:color="auto"/>
          </w:divBdr>
        </w:div>
        <w:div w:id="604386492">
          <w:marLeft w:val="640"/>
          <w:marRight w:val="0"/>
          <w:marTop w:val="0"/>
          <w:marBottom w:val="0"/>
          <w:divBdr>
            <w:top w:val="none" w:sz="0" w:space="0" w:color="auto"/>
            <w:left w:val="none" w:sz="0" w:space="0" w:color="auto"/>
            <w:bottom w:val="none" w:sz="0" w:space="0" w:color="auto"/>
            <w:right w:val="none" w:sz="0" w:space="0" w:color="auto"/>
          </w:divBdr>
        </w:div>
        <w:div w:id="676539407">
          <w:marLeft w:val="640"/>
          <w:marRight w:val="0"/>
          <w:marTop w:val="0"/>
          <w:marBottom w:val="0"/>
          <w:divBdr>
            <w:top w:val="none" w:sz="0" w:space="0" w:color="auto"/>
            <w:left w:val="none" w:sz="0" w:space="0" w:color="auto"/>
            <w:bottom w:val="none" w:sz="0" w:space="0" w:color="auto"/>
            <w:right w:val="none" w:sz="0" w:space="0" w:color="auto"/>
          </w:divBdr>
        </w:div>
        <w:div w:id="701828681">
          <w:marLeft w:val="640"/>
          <w:marRight w:val="0"/>
          <w:marTop w:val="0"/>
          <w:marBottom w:val="0"/>
          <w:divBdr>
            <w:top w:val="none" w:sz="0" w:space="0" w:color="auto"/>
            <w:left w:val="none" w:sz="0" w:space="0" w:color="auto"/>
            <w:bottom w:val="none" w:sz="0" w:space="0" w:color="auto"/>
            <w:right w:val="none" w:sz="0" w:space="0" w:color="auto"/>
          </w:divBdr>
        </w:div>
        <w:div w:id="721053575">
          <w:marLeft w:val="640"/>
          <w:marRight w:val="0"/>
          <w:marTop w:val="0"/>
          <w:marBottom w:val="0"/>
          <w:divBdr>
            <w:top w:val="none" w:sz="0" w:space="0" w:color="auto"/>
            <w:left w:val="none" w:sz="0" w:space="0" w:color="auto"/>
            <w:bottom w:val="none" w:sz="0" w:space="0" w:color="auto"/>
            <w:right w:val="none" w:sz="0" w:space="0" w:color="auto"/>
          </w:divBdr>
        </w:div>
        <w:div w:id="731387416">
          <w:marLeft w:val="640"/>
          <w:marRight w:val="0"/>
          <w:marTop w:val="0"/>
          <w:marBottom w:val="0"/>
          <w:divBdr>
            <w:top w:val="none" w:sz="0" w:space="0" w:color="auto"/>
            <w:left w:val="none" w:sz="0" w:space="0" w:color="auto"/>
            <w:bottom w:val="none" w:sz="0" w:space="0" w:color="auto"/>
            <w:right w:val="none" w:sz="0" w:space="0" w:color="auto"/>
          </w:divBdr>
        </w:div>
        <w:div w:id="754280151">
          <w:marLeft w:val="640"/>
          <w:marRight w:val="0"/>
          <w:marTop w:val="0"/>
          <w:marBottom w:val="0"/>
          <w:divBdr>
            <w:top w:val="none" w:sz="0" w:space="0" w:color="auto"/>
            <w:left w:val="none" w:sz="0" w:space="0" w:color="auto"/>
            <w:bottom w:val="none" w:sz="0" w:space="0" w:color="auto"/>
            <w:right w:val="none" w:sz="0" w:space="0" w:color="auto"/>
          </w:divBdr>
        </w:div>
        <w:div w:id="768279274">
          <w:marLeft w:val="640"/>
          <w:marRight w:val="0"/>
          <w:marTop w:val="0"/>
          <w:marBottom w:val="0"/>
          <w:divBdr>
            <w:top w:val="none" w:sz="0" w:space="0" w:color="auto"/>
            <w:left w:val="none" w:sz="0" w:space="0" w:color="auto"/>
            <w:bottom w:val="none" w:sz="0" w:space="0" w:color="auto"/>
            <w:right w:val="none" w:sz="0" w:space="0" w:color="auto"/>
          </w:divBdr>
        </w:div>
        <w:div w:id="780220653">
          <w:marLeft w:val="640"/>
          <w:marRight w:val="0"/>
          <w:marTop w:val="0"/>
          <w:marBottom w:val="0"/>
          <w:divBdr>
            <w:top w:val="none" w:sz="0" w:space="0" w:color="auto"/>
            <w:left w:val="none" w:sz="0" w:space="0" w:color="auto"/>
            <w:bottom w:val="none" w:sz="0" w:space="0" w:color="auto"/>
            <w:right w:val="none" w:sz="0" w:space="0" w:color="auto"/>
          </w:divBdr>
        </w:div>
        <w:div w:id="801506476">
          <w:marLeft w:val="640"/>
          <w:marRight w:val="0"/>
          <w:marTop w:val="0"/>
          <w:marBottom w:val="0"/>
          <w:divBdr>
            <w:top w:val="none" w:sz="0" w:space="0" w:color="auto"/>
            <w:left w:val="none" w:sz="0" w:space="0" w:color="auto"/>
            <w:bottom w:val="none" w:sz="0" w:space="0" w:color="auto"/>
            <w:right w:val="none" w:sz="0" w:space="0" w:color="auto"/>
          </w:divBdr>
        </w:div>
        <w:div w:id="854272211">
          <w:marLeft w:val="640"/>
          <w:marRight w:val="0"/>
          <w:marTop w:val="0"/>
          <w:marBottom w:val="0"/>
          <w:divBdr>
            <w:top w:val="none" w:sz="0" w:space="0" w:color="auto"/>
            <w:left w:val="none" w:sz="0" w:space="0" w:color="auto"/>
            <w:bottom w:val="none" w:sz="0" w:space="0" w:color="auto"/>
            <w:right w:val="none" w:sz="0" w:space="0" w:color="auto"/>
          </w:divBdr>
        </w:div>
        <w:div w:id="889149912">
          <w:marLeft w:val="640"/>
          <w:marRight w:val="0"/>
          <w:marTop w:val="0"/>
          <w:marBottom w:val="0"/>
          <w:divBdr>
            <w:top w:val="none" w:sz="0" w:space="0" w:color="auto"/>
            <w:left w:val="none" w:sz="0" w:space="0" w:color="auto"/>
            <w:bottom w:val="none" w:sz="0" w:space="0" w:color="auto"/>
            <w:right w:val="none" w:sz="0" w:space="0" w:color="auto"/>
          </w:divBdr>
        </w:div>
        <w:div w:id="912399099">
          <w:marLeft w:val="640"/>
          <w:marRight w:val="0"/>
          <w:marTop w:val="0"/>
          <w:marBottom w:val="0"/>
          <w:divBdr>
            <w:top w:val="none" w:sz="0" w:space="0" w:color="auto"/>
            <w:left w:val="none" w:sz="0" w:space="0" w:color="auto"/>
            <w:bottom w:val="none" w:sz="0" w:space="0" w:color="auto"/>
            <w:right w:val="none" w:sz="0" w:space="0" w:color="auto"/>
          </w:divBdr>
        </w:div>
        <w:div w:id="966664682">
          <w:marLeft w:val="640"/>
          <w:marRight w:val="0"/>
          <w:marTop w:val="0"/>
          <w:marBottom w:val="0"/>
          <w:divBdr>
            <w:top w:val="none" w:sz="0" w:space="0" w:color="auto"/>
            <w:left w:val="none" w:sz="0" w:space="0" w:color="auto"/>
            <w:bottom w:val="none" w:sz="0" w:space="0" w:color="auto"/>
            <w:right w:val="none" w:sz="0" w:space="0" w:color="auto"/>
          </w:divBdr>
        </w:div>
        <w:div w:id="968559128">
          <w:marLeft w:val="640"/>
          <w:marRight w:val="0"/>
          <w:marTop w:val="0"/>
          <w:marBottom w:val="0"/>
          <w:divBdr>
            <w:top w:val="none" w:sz="0" w:space="0" w:color="auto"/>
            <w:left w:val="none" w:sz="0" w:space="0" w:color="auto"/>
            <w:bottom w:val="none" w:sz="0" w:space="0" w:color="auto"/>
            <w:right w:val="none" w:sz="0" w:space="0" w:color="auto"/>
          </w:divBdr>
        </w:div>
        <w:div w:id="972827394">
          <w:marLeft w:val="640"/>
          <w:marRight w:val="0"/>
          <w:marTop w:val="0"/>
          <w:marBottom w:val="0"/>
          <w:divBdr>
            <w:top w:val="none" w:sz="0" w:space="0" w:color="auto"/>
            <w:left w:val="none" w:sz="0" w:space="0" w:color="auto"/>
            <w:bottom w:val="none" w:sz="0" w:space="0" w:color="auto"/>
            <w:right w:val="none" w:sz="0" w:space="0" w:color="auto"/>
          </w:divBdr>
        </w:div>
        <w:div w:id="1003434891">
          <w:marLeft w:val="640"/>
          <w:marRight w:val="0"/>
          <w:marTop w:val="0"/>
          <w:marBottom w:val="0"/>
          <w:divBdr>
            <w:top w:val="none" w:sz="0" w:space="0" w:color="auto"/>
            <w:left w:val="none" w:sz="0" w:space="0" w:color="auto"/>
            <w:bottom w:val="none" w:sz="0" w:space="0" w:color="auto"/>
            <w:right w:val="none" w:sz="0" w:space="0" w:color="auto"/>
          </w:divBdr>
        </w:div>
        <w:div w:id="1005519004">
          <w:marLeft w:val="640"/>
          <w:marRight w:val="0"/>
          <w:marTop w:val="0"/>
          <w:marBottom w:val="0"/>
          <w:divBdr>
            <w:top w:val="none" w:sz="0" w:space="0" w:color="auto"/>
            <w:left w:val="none" w:sz="0" w:space="0" w:color="auto"/>
            <w:bottom w:val="none" w:sz="0" w:space="0" w:color="auto"/>
            <w:right w:val="none" w:sz="0" w:space="0" w:color="auto"/>
          </w:divBdr>
        </w:div>
        <w:div w:id="1014722936">
          <w:marLeft w:val="640"/>
          <w:marRight w:val="0"/>
          <w:marTop w:val="0"/>
          <w:marBottom w:val="0"/>
          <w:divBdr>
            <w:top w:val="none" w:sz="0" w:space="0" w:color="auto"/>
            <w:left w:val="none" w:sz="0" w:space="0" w:color="auto"/>
            <w:bottom w:val="none" w:sz="0" w:space="0" w:color="auto"/>
            <w:right w:val="none" w:sz="0" w:space="0" w:color="auto"/>
          </w:divBdr>
        </w:div>
        <w:div w:id="1016155743">
          <w:marLeft w:val="640"/>
          <w:marRight w:val="0"/>
          <w:marTop w:val="0"/>
          <w:marBottom w:val="0"/>
          <w:divBdr>
            <w:top w:val="none" w:sz="0" w:space="0" w:color="auto"/>
            <w:left w:val="none" w:sz="0" w:space="0" w:color="auto"/>
            <w:bottom w:val="none" w:sz="0" w:space="0" w:color="auto"/>
            <w:right w:val="none" w:sz="0" w:space="0" w:color="auto"/>
          </w:divBdr>
        </w:div>
        <w:div w:id="1048916481">
          <w:marLeft w:val="640"/>
          <w:marRight w:val="0"/>
          <w:marTop w:val="0"/>
          <w:marBottom w:val="0"/>
          <w:divBdr>
            <w:top w:val="none" w:sz="0" w:space="0" w:color="auto"/>
            <w:left w:val="none" w:sz="0" w:space="0" w:color="auto"/>
            <w:bottom w:val="none" w:sz="0" w:space="0" w:color="auto"/>
            <w:right w:val="none" w:sz="0" w:space="0" w:color="auto"/>
          </w:divBdr>
        </w:div>
        <w:div w:id="1051345087">
          <w:marLeft w:val="640"/>
          <w:marRight w:val="0"/>
          <w:marTop w:val="0"/>
          <w:marBottom w:val="0"/>
          <w:divBdr>
            <w:top w:val="none" w:sz="0" w:space="0" w:color="auto"/>
            <w:left w:val="none" w:sz="0" w:space="0" w:color="auto"/>
            <w:bottom w:val="none" w:sz="0" w:space="0" w:color="auto"/>
            <w:right w:val="none" w:sz="0" w:space="0" w:color="auto"/>
          </w:divBdr>
        </w:div>
        <w:div w:id="1055274233">
          <w:marLeft w:val="640"/>
          <w:marRight w:val="0"/>
          <w:marTop w:val="0"/>
          <w:marBottom w:val="0"/>
          <w:divBdr>
            <w:top w:val="none" w:sz="0" w:space="0" w:color="auto"/>
            <w:left w:val="none" w:sz="0" w:space="0" w:color="auto"/>
            <w:bottom w:val="none" w:sz="0" w:space="0" w:color="auto"/>
            <w:right w:val="none" w:sz="0" w:space="0" w:color="auto"/>
          </w:divBdr>
        </w:div>
        <w:div w:id="1075401592">
          <w:marLeft w:val="640"/>
          <w:marRight w:val="0"/>
          <w:marTop w:val="0"/>
          <w:marBottom w:val="0"/>
          <w:divBdr>
            <w:top w:val="none" w:sz="0" w:space="0" w:color="auto"/>
            <w:left w:val="none" w:sz="0" w:space="0" w:color="auto"/>
            <w:bottom w:val="none" w:sz="0" w:space="0" w:color="auto"/>
            <w:right w:val="none" w:sz="0" w:space="0" w:color="auto"/>
          </w:divBdr>
        </w:div>
        <w:div w:id="1087657159">
          <w:marLeft w:val="640"/>
          <w:marRight w:val="0"/>
          <w:marTop w:val="0"/>
          <w:marBottom w:val="0"/>
          <w:divBdr>
            <w:top w:val="none" w:sz="0" w:space="0" w:color="auto"/>
            <w:left w:val="none" w:sz="0" w:space="0" w:color="auto"/>
            <w:bottom w:val="none" w:sz="0" w:space="0" w:color="auto"/>
            <w:right w:val="none" w:sz="0" w:space="0" w:color="auto"/>
          </w:divBdr>
        </w:div>
        <w:div w:id="1134522442">
          <w:marLeft w:val="640"/>
          <w:marRight w:val="0"/>
          <w:marTop w:val="0"/>
          <w:marBottom w:val="0"/>
          <w:divBdr>
            <w:top w:val="none" w:sz="0" w:space="0" w:color="auto"/>
            <w:left w:val="none" w:sz="0" w:space="0" w:color="auto"/>
            <w:bottom w:val="none" w:sz="0" w:space="0" w:color="auto"/>
            <w:right w:val="none" w:sz="0" w:space="0" w:color="auto"/>
          </w:divBdr>
        </w:div>
        <w:div w:id="1137795809">
          <w:marLeft w:val="640"/>
          <w:marRight w:val="0"/>
          <w:marTop w:val="0"/>
          <w:marBottom w:val="0"/>
          <w:divBdr>
            <w:top w:val="none" w:sz="0" w:space="0" w:color="auto"/>
            <w:left w:val="none" w:sz="0" w:space="0" w:color="auto"/>
            <w:bottom w:val="none" w:sz="0" w:space="0" w:color="auto"/>
            <w:right w:val="none" w:sz="0" w:space="0" w:color="auto"/>
          </w:divBdr>
        </w:div>
        <w:div w:id="1139952472">
          <w:marLeft w:val="640"/>
          <w:marRight w:val="0"/>
          <w:marTop w:val="0"/>
          <w:marBottom w:val="0"/>
          <w:divBdr>
            <w:top w:val="none" w:sz="0" w:space="0" w:color="auto"/>
            <w:left w:val="none" w:sz="0" w:space="0" w:color="auto"/>
            <w:bottom w:val="none" w:sz="0" w:space="0" w:color="auto"/>
            <w:right w:val="none" w:sz="0" w:space="0" w:color="auto"/>
          </w:divBdr>
        </w:div>
        <w:div w:id="1155414502">
          <w:marLeft w:val="640"/>
          <w:marRight w:val="0"/>
          <w:marTop w:val="0"/>
          <w:marBottom w:val="0"/>
          <w:divBdr>
            <w:top w:val="none" w:sz="0" w:space="0" w:color="auto"/>
            <w:left w:val="none" w:sz="0" w:space="0" w:color="auto"/>
            <w:bottom w:val="none" w:sz="0" w:space="0" w:color="auto"/>
            <w:right w:val="none" w:sz="0" w:space="0" w:color="auto"/>
          </w:divBdr>
        </w:div>
        <w:div w:id="1207135161">
          <w:marLeft w:val="640"/>
          <w:marRight w:val="0"/>
          <w:marTop w:val="0"/>
          <w:marBottom w:val="0"/>
          <w:divBdr>
            <w:top w:val="none" w:sz="0" w:space="0" w:color="auto"/>
            <w:left w:val="none" w:sz="0" w:space="0" w:color="auto"/>
            <w:bottom w:val="none" w:sz="0" w:space="0" w:color="auto"/>
            <w:right w:val="none" w:sz="0" w:space="0" w:color="auto"/>
          </w:divBdr>
        </w:div>
        <w:div w:id="1242905256">
          <w:marLeft w:val="640"/>
          <w:marRight w:val="0"/>
          <w:marTop w:val="0"/>
          <w:marBottom w:val="0"/>
          <w:divBdr>
            <w:top w:val="none" w:sz="0" w:space="0" w:color="auto"/>
            <w:left w:val="none" w:sz="0" w:space="0" w:color="auto"/>
            <w:bottom w:val="none" w:sz="0" w:space="0" w:color="auto"/>
            <w:right w:val="none" w:sz="0" w:space="0" w:color="auto"/>
          </w:divBdr>
        </w:div>
        <w:div w:id="1282880020">
          <w:marLeft w:val="640"/>
          <w:marRight w:val="0"/>
          <w:marTop w:val="0"/>
          <w:marBottom w:val="0"/>
          <w:divBdr>
            <w:top w:val="none" w:sz="0" w:space="0" w:color="auto"/>
            <w:left w:val="none" w:sz="0" w:space="0" w:color="auto"/>
            <w:bottom w:val="none" w:sz="0" w:space="0" w:color="auto"/>
            <w:right w:val="none" w:sz="0" w:space="0" w:color="auto"/>
          </w:divBdr>
        </w:div>
        <w:div w:id="1290161162">
          <w:marLeft w:val="640"/>
          <w:marRight w:val="0"/>
          <w:marTop w:val="0"/>
          <w:marBottom w:val="0"/>
          <w:divBdr>
            <w:top w:val="none" w:sz="0" w:space="0" w:color="auto"/>
            <w:left w:val="none" w:sz="0" w:space="0" w:color="auto"/>
            <w:bottom w:val="none" w:sz="0" w:space="0" w:color="auto"/>
            <w:right w:val="none" w:sz="0" w:space="0" w:color="auto"/>
          </w:divBdr>
        </w:div>
        <w:div w:id="1304237348">
          <w:marLeft w:val="640"/>
          <w:marRight w:val="0"/>
          <w:marTop w:val="0"/>
          <w:marBottom w:val="0"/>
          <w:divBdr>
            <w:top w:val="none" w:sz="0" w:space="0" w:color="auto"/>
            <w:left w:val="none" w:sz="0" w:space="0" w:color="auto"/>
            <w:bottom w:val="none" w:sz="0" w:space="0" w:color="auto"/>
            <w:right w:val="none" w:sz="0" w:space="0" w:color="auto"/>
          </w:divBdr>
        </w:div>
        <w:div w:id="1304239054">
          <w:marLeft w:val="640"/>
          <w:marRight w:val="0"/>
          <w:marTop w:val="0"/>
          <w:marBottom w:val="0"/>
          <w:divBdr>
            <w:top w:val="none" w:sz="0" w:space="0" w:color="auto"/>
            <w:left w:val="none" w:sz="0" w:space="0" w:color="auto"/>
            <w:bottom w:val="none" w:sz="0" w:space="0" w:color="auto"/>
            <w:right w:val="none" w:sz="0" w:space="0" w:color="auto"/>
          </w:divBdr>
        </w:div>
        <w:div w:id="1328480415">
          <w:marLeft w:val="640"/>
          <w:marRight w:val="0"/>
          <w:marTop w:val="0"/>
          <w:marBottom w:val="0"/>
          <w:divBdr>
            <w:top w:val="none" w:sz="0" w:space="0" w:color="auto"/>
            <w:left w:val="none" w:sz="0" w:space="0" w:color="auto"/>
            <w:bottom w:val="none" w:sz="0" w:space="0" w:color="auto"/>
            <w:right w:val="none" w:sz="0" w:space="0" w:color="auto"/>
          </w:divBdr>
        </w:div>
        <w:div w:id="1362588958">
          <w:marLeft w:val="640"/>
          <w:marRight w:val="0"/>
          <w:marTop w:val="0"/>
          <w:marBottom w:val="0"/>
          <w:divBdr>
            <w:top w:val="none" w:sz="0" w:space="0" w:color="auto"/>
            <w:left w:val="none" w:sz="0" w:space="0" w:color="auto"/>
            <w:bottom w:val="none" w:sz="0" w:space="0" w:color="auto"/>
            <w:right w:val="none" w:sz="0" w:space="0" w:color="auto"/>
          </w:divBdr>
        </w:div>
        <w:div w:id="1382248820">
          <w:marLeft w:val="640"/>
          <w:marRight w:val="0"/>
          <w:marTop w:val="0"/>
          <w:marBottom w:val="0"/>
          <w:divBdr>
            <w:top w:val="none" w:sz="0" w:space="0" w:color="auto"/>
            <w:left w:val="none" w:sz="0" w:space="0" w:color="auto"/>
            <w:bottom w:val="none" w:sz="0" w:space="0" w:color="auto"/>
            <w:right w:val="none" w:sz="0" w:space="0" w:color="auto"/>
          </w:divBdr>
        </w:div>
        <w:div w:id="1391149223">
          <w:marLeft w:val="640"/>
          <w:marRight w:val="0"/>
          <w:marTop w:val="0"/>
          <w:marBottom w:val="0"/>
          <w:divBdr>
            <w:top w:val="none" w:sz="0" w:space="0" w:color="auto"/>
            <w:left w:val="none" w:sz="0" w:space="0" w:color="auto"/>
            <w:bottom w:val="none" w:sz="0" w:space="0" w:color="auto"/>
            <w:right w:val="none" w:sz="0" w:space="0" w:color="auto"/>
          </w:divBdr>
        </w:div>
        <w:div w:id="1406491147">
          <w:marLeft w:val="640"/>
          <w:marRight w:val="0"/>
          <w:marTop w:val="0"/>
          <w:marBottom w:val="0"/>
          <w:divBdr>
            <w:top w:val="none" w:sz="0" w:space="0" w:color="auto"/>
            <w:left w:val="none" w:sz="0" w:space="0" w:color="auto"/>
            <w:bottom w:val="none" w:sz="0" w:space="0" w:color="auto"/>
            <w:right w:val="none" w:sz="0" w:space="0" w:color="auto"/>
          </w:divBdr>
        </w:div>
        <w:div w:id="1496259010">
          <w:marLeft w:val="640"/>
          <w:marRight w:val="0"/>
          <w:marTop w:val="0"/>
          <w:marBottom w:val="0"/>
          <w:divBdr>
            <w:top w:val="none" w:sz="0" w:space="0" w:color="auto"/>
            <w:left w:val="none" w:sz="0" w:space="0" w:color="auto"/>
            <w:bottom w:val="none" w:sz="0" w:space="0" w:color="auto"/>
            <w:right w:val="none" w:sz="0" w:space="0" w:color="auto"/>
          </w:divBdr>
        </w:div>
        <w:div w:id="1514301271">
          <w:marLeft w:val="640"/>
          <w:marRight w:val="0"/>
          <w:marTop w:val="0"/>
          <w:marBottom w:val="0"/>
          <w:divBdr>
            <w:top w:val="none" w:sz="0" w:space="0" w:color="auto"/>
            <w:left w:val="none" w:sz="0" w:space="0" w:color="auto"/>
            <w:bottom w:val="none" w:sz="0" w:space="0" w:color="auto"/>
            <w:right w:val="none" w:sz="0" w:space="0" w:color="auto"/>
          </w:divBdr>
        </w:div>
        <w:div w:id="1521821876">
          <w:marLeft w:val="640"/>
          <w:marRight w:val="0"/>
          <w:marTop w:val="0"/>
          <w:marBottom w:val="0"/>
          <w:divBdr>
            <w:top w:val="none" w:sz="0" w:space="0" w:color="auto"/>
            <w:left w:val="none" w:sz="0" w:space="0" w:color="auto"/>
            <w:bottom w:val="none" w:sz="0" w:space="0" w:color="auto"/>
            <w:right w:val="none" w:sz="0" w:space="0" w:color="auto"/>
          </w:divBdr>
        </w:div>
        <w:div w:id="1596357897">
          <w:marLeft w:val="640"/>
          <w:marRight w:val="0"/>
          <w:marTop w:val="0"/>
          <w:marBottom w:val="0"/>
          <w:divBdr>
            <w:top w:val="none" w:sz="0" w:space="0" w:color="auto"/>
            <w:left w:val="none" w:sz="0" w:space="0" w:color="auto"/>
            <w:bottom w:val="none" w:sz="0" w:space="0" w:color="auto"/>
            <w:right w:val="none" w:sz="0" w:space="0" w:color="auto"/>
          </w:divBdr>
        </w:div>
        <w:div w:id="1602756100">
          <w:marLeft w:val="640"/>
          <w:marRight w:val="0"/>
          <w:marTop w:val="0"/>
          <w:marBottom w:val="0"/>
          <w:divBdr>
            <w:top w:val="none" w:sz="0" w:space="0" w:color="auto"/>
            <w:left w:val="none" w:sz="0" w:space="0" w:color="auto"/>
            <w:bottom w:val="none" w:sz="0" w:space="0" w:color="auto"/>
            <w:right w:val="none" w:sz="0" w:space="0" w:color="auto"/>
          </w:divBdr>
        </w:div>
        <w:div w:id="1631519992">
          <w:marLeft w:val="640"/>
          <w:marRight w:val="0"/>
          <w:marTop w:val="0"/>
          <w:marBottom w:val="0"/>
          <w:divBdr>
            <w:top w:val="none" w:sz="0" w:space="0" w:color="auto"/>
            <w:left w:val="none" w:sz="0" w:space="0" w:color="auto"/>
            <w:bottom w:val="none" w:sz="0" w:space="0" w:color="auto"/>
            <w:right w:val="none" w:sz="0" w:space="0" w:color="auto"/>
          </w:divBdr>
        </w:div>
        <w:div w:id="1644045984">
          <w:marLeft w:val="640"/>
          <w:marRight w:val="0"/>
          <w:marTop w:val="0"/>
          <w:marBottom w:val="0"/>
          <w:divBdr>
            <w:top w:val="none" w:sz="0" w:space="0" w:color="auto"/>
            <w:left w:val="none" w:sz="0" w:space="0" w:color="auto"/>
            <w:bottom w:val="none" w:sz="0" w:space="0" w:color="auto"/>
            <w:right w:val="none" w:sz="0" w:space="0" w:color="auto"/>
          </w:divBdr>
        </w:div>
        <w:div w:id="1647927834">
          <w:marLeft w:val="640"/>
          <w:marRight w:val="0"/>
          <w:marTop w:val="0"/>
          <w:marBottom w:val="0"/>
          <w:divBdr>
            <w:top w:val="none" w:sz="0" w:space="0" w:color="auto"/>
            <w:left w:val="none" w:sz="0" w:space="0" w:color="auto"/>
            <w:bottom w:val="none" w:sz="0" w:space="0" w:color="auto"/>
            <w:right w:val="none" w:sz="0" w:space="0" w:color="auto"/>
          </w:divBdr>
        </w:div>
        <w:div w:id="1669020740">
          <w:marLeft w:val="640"/>
          <w:marRight w:val="0"/>
          <w:marTop w:val="0"/>
          <w:marBottom w:val="0"/>
          <w:divBdr>
            <w:top w:val="none" w:sz="0" w:space="0" w:color="auto"/>
            <w:left w:val="none" w:sz="0" w:space="0" w:color="auto"/>
            <w:bottom w:val="none" w:sz="0" w:space="0" w:color="auto"/>
            <w:right w:val="none" w:sz="0" w:space="0" w:color="auto"/>
          </w:divBdr>
        </w:div>
        <w:div w:id="1670332723">
          <w:marLeft w:val="640"/>
          <w:marRight w:val="0"/>
          <w:marTop w:val="0"/>
          <w:marBottom w:val="0"/>
          <w:divBdr>
            <w:top w:val="none" w:sz="0" w:space="0" w:color="auto"/>
            <w:left w:val="none" w:sz="0" w:space="0" w:color="auto"/>
            <w:bottom w:val="none" w:sz="0" w:space="0" w:color="auto"/>
            <w:right w:val="none" w:sz="0" w:space="0" w:color="auto"/>
          </w:divBdr>
        </w:div>
        <w:div w:id="1673143336">
          <w:marLeft w:val="640"/>
          <w:marRight w:val="0"/>
          <w:marTop w:val="0"/>
          <w:marBottom w:val="0"/>
          <w:divBdr>
            <w:top w:val="none" w:sz="0" w:space="0" w:color="auto"/>
            <w:left w:val="none" w:sz="0" w:space="0" w:color="auto"/>
            <w:bottom w:val="none" w:sz="0" w:space="0" w:color="auto"/>
            <w:right w:val="none" w:sz="0" w:space="0" w:color="auto"/>
          </w:divBdr>
        </w:div>
        <w:div w:id="1718042687">
          <w:marLeft w:val="640"/>
          <w:marRight w:val="0"/>
          <w:marTop w:val="0"/>
          <w:marBottom w:val="0"/>
          <w:divBdr>
            <w:top w:val="none" w:sz="0" w:space="0" w:color="auto"/>
            <w:left w:val="none" w:sz="0" w:space="0" w:color="auto"/>
            <w:bottom w:val="none" w:sz="0" w:space="0" w:color="auto"/>
            <w:right w:val="none" w:sz="0" w:space="0" w:color="auto"/>
          </w:divBdr>
        </w:div>
        <w:div w:id="1731462988">
          <w:marLeft w:val="640"/>
          <w:marRight w:val="0"/>
          <w:marTop w:val="0"/>
          <w:marBottom w:val="0"/>
          <w:divBdr>
            <w:top w:val="none" w:sz="0" w:space="0" w:color="auto"/>
            <w:left w:val="none" w:sz="0" w:space="0" w:color="auto"/>
            <w:bottom w:val="none" w:sz="0" w:space="0" w:color="auto"/>
            <w:right w:val="none" w:sz="0" w:space="0" w:color="auto"/>
          </w:divBdr>
        </w:div>
        <w:div w:id="1774131099">
          <w:marLeft w:val="640"/>
          <w:marRight w:val="0"/>
          <w:marTop w:val="0"/>
          <w:marBottom w:val="0"/>
          <w:divBdr>
            <w:top w:val="none" w:sz="0" w:space="0" w:color="auto"/>
            <w:left w:val="none" w:sz="0" w:space="0" w:color="auto"/>
            <w:bottom w:val="none" w:sz="0" w:space="0" w:color="auto"/>
            <w:right w:val="none" w:sz="0" w:space="0" w:color="auto"/>
          </w:divBdr>
        </w:div>
        <w:div w:id="1873959664">
          <w:marLeft w:val="640"/>
          <w:marRight w:val="0"/>
          <w:marTop w:val="0"/>
          <w:marBottom w:val="0"/>
          <w:divBdr>
            <w:top w:val="none" w:sz="0" w:space="0" w:color="auto"/>
            <w:left w:val="none" w:sz="0" w:space="0" w:color="auto"/>
            <w:bottom w:val="none" w:sz="0" w:space="0" w:color="auto"/>
            <w:right w:val="none" w:sz="0" w:space="0" w:color="auto"/>
          </w:divBdr>
        </w:div>
        <w:div w:id="1894540397">
          <w:marLeft w:val="640"/>
          <w:marRight w:val="0"/>
          <w:marTop w:val="0"/>
          <w:marBottom w:val="0"/>
          <w:divBdr>
            <w:top w:val="none" w:sz="0" w:space="0" w:color="auto"/>
            <w:left w:val="none" w:sz="0" w:space="0" w:color="auto"/>
            <w:bottom w:val="none" w:sz="0" w:space="0" w:color="auto"/>
            <w:right w:val="none" w:sz="0" w:space="0" w:color="auto"/>
          </w:divBdr>
        </w:div>
        <w:div w:id="1917082653">
          <w:marLeft w:val="640"/>
          <w:marRight w:val="0"/>
          <w:marTop w:val="0"/>
          <w:marBottom w:val="0"/>
          <w:divBdr>
            <w:top w:val="none" w:sz="0" w:space="0" w:color="auto"/>
            <w:left w:val="none" w:sz="0" w:space="0" w:color="auto"/>
            <w:bottom w:val="none" w:sz="0" w:space="0" w:color="auto"/>
            <w:right w:val="none" w:sz="0" w:space="0" w:color="auto"/>
          </w:divBdr>
        </w:div>
        <w:div w:id="1922372413">
          <w:marLeft w:val="640"/>
          <w:marRight w:val="0"/>
          <w:marTop w:val="0"/>
          <w:marBottom w:val="0"/>
          <w:divBdr>
            <w:top w:val="none" w:sz="0" w:space="0" w:color="auto"/>
            <w:left w:val="none" w:sz="0" w:space="0" w:color="auto"/>
            <w:bottom w:val="none" w:sz="0" w:space="0" w:color="auto"/>
            <w:right w:val="none" w:sz="0" w:space="0" w:color="auto"/>
          </w:divBdr>
        </w:div>
        <w:div w:id="1940143708">
          <w:marLeft w:val="640"/>
          <w:marRight w:val="0"/>
          <w:marTop w:val="0"/>
          <w:marBottom w:val="0"/>
          <w:divBdr>
            <w:top w:val="none" w:sz="0" w:space="0" w:color="auto"/>
            <w:left w:val="none" w:sz="0" w:space="0" w:color="auto"/>
            <w:bottom w:val="none" w:sz="0" w:space="0" w:color="auto"/>
            <w:right w:val="none" w:sz="0" w:space="0" w:color="auto"/>
          </w:divBdr>
        </w:div>
        <w:div w:id="1946035221">
          <w:marLeft w:val="640"/>
          <w:marRight w:val="0"/>
          <w:marTop w:val="0"/>
          <w:marBottom w:val="0"/>
          <w:divBdr>
            <w:top w:val="none" w:sz="0" w:space="0" w:color="auto"/>
            <w:left w:val="none" w:sz="0" w:space="0" w:color="auto"/>
            <w:bottom w:val="none" w:sz="0" w:space="0" w:color="auto"/>
            <w:right w:val="none" w:sz="0" w:space="0" w:color="auto"/>
          </w:divBdr>
        </w:div>
        <w:div w:id="1954746662">
          <w:marLeft w:val="640"/>
          <w:marRight w:val="0"/>
          <w:marTop w:val="0"/>
          <w:marBottom w:val="0"/>
          <w:divBdr>
            <w:top w:val="none" w:sz="0" w:space="0" w:color="auto"/>
            <w:left w:val="none" w:sz="0" w:space="0" w:color="auto"/>
            <w:bottom w:val="none" w:sz="0" w:space="0" w:color="auto"/>
            <w:right w:val="none" w:sz="0" w:space="0" w:color="auto"/>
          </w:divBdr>
        </w:div>
        <w:div w:id="1965696124">
          <w:marLeft w:val="640"/>
          <w:marRight w:val="0"/>
          <w:marTop w:val="0"/>
          <w:marBottom w:val="0"/>
          <w:divBdr>
            <w:top w:val="none" w:sz="0" w:space="0" w:color="auto"/>
            <w:left w:val="none" w:sz="0" w:space="0" w:color="auto"/>
            <w:bottom w:val="none" w:sz="0" w:space="0" w:color="auto"/>
            <w:right w:val="none" w:sz="0" w:space="0" w:color="auto"/>
          </w:divBdr>
        </w:div>
        <w:div w:id="1994332777">
          <w:marLeft w:val="640"/>
          <w:marRight w:val="0"/>
          <w:marTop w:val="0"/>
          <w:marBottom w:val="0"/>
          <w:divBdr>
            <w:top w:val="none" w:sz="0" w:space="0" w:color="auto"/>
            <w:left w:val="none" w:sz="0" w:space="0" w:color="auto"/>
            <w:bottom w:val="none" w:sz="0" w:space="0" w:color="auto"/>
            <w:right w:val="none" w:sz="0" w:space="0" w:color="auto"/>
          </w:divBdr>
        </w:div>
        <w:div w:id="1999917843">
          <w:marLeft w:val="640"/>
          <w:marRight w:val="0"/>
          <w:marTop w:val="0"/>
          <w:marBottom w:val="0"/>
          <w:divBdr>
            <w:top w:val="none" w:sz="0" w:space="0" w:color="auto"/>
            <w:left w:val="none" w:sz="0" w:space="0" w:color="auto"/>
            <w:bottom w:val="none" w:sz="0" w:space="0" w:color="auto"/>
            <w:right w:val="none" w:sz="0" w:space="0" w:color="auto"/>
          </w:divBdr>
        </w:div>
        <w:div w:id="2002922610">
          <w:marLeft w:val="640"/>
          <w:marRight w:val="0"/>
          <w:marTop w:val="0"/>
          <w:marBottom w:val="0"/>
          <w:divBdr>
            <w:top w:val="none" w:sz="0" w:space="0" w:color="auto"/>
            <w:left w:val="none" w:sz="0" w:space="0" w:color="auto"/>
            <w:bottom w:val="none" w:sz="0" w:space="0" w:color="auto"/>
            <w:right w:val="none" w:sz="0" w:space="0" w:color="auto"/>
          </w:divBdr>
        </w:div>
        <w:div w:id="2043551689">
          <w:marLeft w:val="640"/>
          <w:marRight w:val="0"/>
          <w:marTop w:val="0"/>
          <w:marBottom w:val="0"/>
          <w:divBdr>
            <w:top w:val="none" w:sz="0" w:space="0" w:color="auto"/>
            <w:left w:val="none" w:sz="0" w:space="0" w:color="auto"/>
            <w:bottom w:val="none" w:sz="0" w:space="0" w:color="auto"/>
            <w:right w:val="none" w:sz="0" w:space="0" w:color="auto"/>
          </w:divBdr>
        </w:div>
        <w:div w:id="2064713188">
          <w:marLeft w:val="640"/>
          <w:marRight w:val="0"/>
          <w:marTop w:val="0"/>
          <w:marBottom w:val="0"/>
          <w:divBdr>
            <w:top w:val="none" w:sz="0" w:space="0" w:color="auto"/>
            <w:left w:val="none" w:sz="0" w:space="0" w:color="auto"/>
            <w:bottom w:val="none" w:sz="0" w:space="0" w:color="auto"/>
            <w:right w:val="none" w:sz="0" w:space="0" w:color="auto"/>
          </w:divBdr>
        </w:div>
      </w:divsChild>
    </w:div>
    <w:div w:id="1670675932">
      <w:bodyDiv w:val="1"/>
      <w:marLeft w:val="0"/>
      <w:marRight w:val="0"/>
      <w:marTop w:val="0"/>
      <w:marBottom w:val="0"/>
      <w:divBdr>
        <w:top w:val="none" w:sz="0" w:space="0" w:color="auto"/>
        <w:left w:val="none" w:sz="0" w:space="0" w:color="auto"/>
        <w:bottom w:val="none" w:sz="0" w:space="0" w:color="auto"/>
        <w:right w:val="none" w:sz="0" w:space="0" w:color="auto"/>
      </w:divBdr>
      <w:divsChild>
        <w:div w:id="73553288">
          <w:marLeft w:val="640"/>
          <w:marRight w:val="0"/>
          <w:marTop w:val="0"/>
          <w:marBottom w:val="0"/>
          <w:divBdr>
            <w:top w:val="none" w:sz="0" w:space="0" w:color="auto"/>
            <w:left w:val="none" w:sz="0" w:space="0" w:color="auto"/>
            <w:bottom w:val="none" w:sz="0" w:space="0" w:color="auto"/>
            <w:right w:val="none" w:sz="0" w:space="0" w:color="auto"/>
          </w:divBdr>
        </w:div>
        <w:div w:id="82995955">
          <w:marLeft w:val="640"/>
          <w:marRight w:val="0"/>
          <w:marTop w:val="0"/>
          <w:marBottom w:val="0"/>
          <w:divBdr>
            <w:top w:val="none" w:sz="0" w:space="0" w:color="auto"/>
            <w:left w:val="none" w:sz="0" w:space="0" w:color="auto"/>
            <w:bottom w:val="none" w:sz="0" w:space="0" w:color="auto"/>
            <w:right w:val="none" w:sz="0" w:space="0" w:color="auto"/>
          </w:divBdr>
        </w:div>
        <w:div w:id="183566708">
          <w:marLeft w:val="640"/>
          <w:marRight w:val="0"/>
          <w:marTop w:val="0"/>
          <w:marBottom w:val="0"/>
          <w:divBdr>
            <w:top w:val="none" w:sz="0" w:space="0" w:color="auto"/>
            <w:left w:val="none" w:sz="0" w:space="0" w:color="auto"/>
            <w:bottom w:val="none" w:sz="0" w:space="0" w:color="auto"/>
            <w:right w:val="none" w:sz="0" w:space="0" w:color="auto"/>
          </w:divBdr>
        </w:div>
        <w:div w:id="243925696">
          <w:marLeft w:val="640"/>
          <w:marRight w:val="0"/>
          <w:marTop w:val="0"/>
          <w:marBottom w:val="0"/>
          <w:divBdr>
            <w:top w:val="none" w:sz="0" w:space="0" w:color="auto"/>
            <w:left w:val="none" w:sz="0" w:space="0" w:color="auto"/>
            <w:bottom w:val="none" w:sz="0" w:space="0" w:color="auto"/>
            <w:right w:val="none" w:sz="0" w:space="0" w:color="auto"/>
          </w:divBdr>
        </w:div>
        <w:div w:id="256795276">
          <w:marLeft w:val="640"/>
          <w:marRight w:val="0"/>
          <w:marTop w:val="0"/>
          <w:marBottom w:val="0"/>
          <w:divBdr>
            <w:top w:val="none" w:sz="0" w:space="0" w:color="auto"/>
            <w:left w:val="none" w:sz="0" w:space="0" w:color="auto"/>
            <w:bottom w:val="none" w:sz="0" w:space="0" w:color="auto"/>
            <w:right w:val="none" w:sz="0" w:space="0" w:color="auto"/>
          </w:divBdr>
        </w:div>
        <w:div w:id="300812990">
          <w:marLeft w:val="640"/>
          <w:marRight w:val="0"/>
          <w:marTop w:val="0"/>
          <w:marBottom w:val="0"/>
          <w:divBdr>
            <w:top w:val="none" w:sz="0" w:space="0" w:color="auto"/>
            <w:left w:val="none" w:sz="0" w:space="0" w:color="auto"/>
            <w:bottom w:val="none" w:sz="0" w:space="0" w:color="auto"/>
            <w:right w:val="none" w:sz="0" w:space="0" w:color="auto"/>
          </w:divBdr>
        </w:div>
        <w:div w:id="320699055">
          <w:marLeft w:val="640"/>
          <w:marRight w:val="0"/>
          <w:marTop w:val="0"/>
          <w:marBottom w:val="0"/>
          <w:divBdr>
            <w:top w:val="none" w:sz="0" w:space="0" w:color="auto"/>
            <w:left w:val="none" w:sz="0" w:space="0" w:color="auto"/>
            <w:bottom w:val="none" w:sz="0" w:space="0" w:color="auto"/>
            <w:right w:val="none" w:sz="0" w:space="0" w:color="auto"/>
          </w:divBdr>
        </w:div>
        <w:div w:id="347416545">
          <w:marLeft w:val="640"/>
          <w:marRight w:val="0"/>
          <w:marTop w:val="0"/>
          <w:marBottom w:val="0"/>
          <w:divBdr>
            <w:top w:val="none" w:sz="0" w:space="0" w:color="auto"/>
            <w:left w:val="none" w:sz="0" w:space="0" w:color="auto"/>
            <w:bottom w:val="none" w:sz="0" w:space="0" w:color="auto"/>
            <w:right w:val="none" w:sz="0" w:space="0" w:color="auto"/>
          </w:divBdr>
        </w:div>
        <w:div w:id="375083885">
          <w:marLeft w:val="640"/>
          <w:marRight w:val="0"/>
          <w:marTop w:val="0"/>
          <w:marBottom w:val="0"/>
          <w:divBdr>
            <w:top w:val="none" w:sz="0" w:space="0" w:color="auto"/>
            <w:left w:val="none" w:sz="0" w:space="0" w:color="auto"/>
            <w:bottom w:val="none" w:sz="0" w:space="0" w:color="auto"/>
            <w:right w:val="none" w:sz="0" w:space="0" w:color="auto"/>
          </w:divBdr>
        </w:div>
        <w:div w:id="391462608">
          <w:marLeft w:val="640"/>
          <w:marRight w:val="0"/>
          <w:marTop w:val="0"/>
          <w:marBottom w:val="0"/>
          <w:divBdr>
            <w:top w:val="none" w:sz="0" w:space="0" w:color="auto"/>
            <w:left w:val="none" w:sz="0" w:space="0" w:color="auto"/>
            <w:bottom w:val="none" w:sz="0" w:space="0" w:color="auto"/>
            <w:right w:val="none" w:sz="0" w:space="0" w:color="auto"/>
          </w:divBdr>
        </w:div>
        <w:div w:id="505482156">
          <w:marLeft w:val="640"/>
          <w:marRight w:val="0"/>
          <w:marTop w:val="0"/>
          <w:marBottom w:val="0"/>
          <w:divBdr>
            <w:top w:val="none" w:sz="0" w:space="0" w:color="auto"/>
            <w:left w:val="none" w:sz="0" w:space="0" w:color="auto"/>
            <w:bottom w:val="none" w:sz="0" w:space="0" w:color="auto"/>
            <w:right w:val="none" w:sz="0" w:space="0" w:color="auto"/>
          </w:divBdr>
        </w:div>
        <w:div w:id="524365182">
          <w:marLeft w:val="640"/>
          <w:marRight w:val="0"/>
          <w:marTop w:val="0"/>
          <w:marBottom w:val="0"/>
          <w:divBdr>
            <w:top w:val="none" w:sz="0" w:space="0" w:color="auto"/>
            <w:left w:val="none" w:sz="0" w:space="0" w:color="auto"/>
            <w:bottom w:val="none" w:sz="0" w:space="0" w:color="auto"/>
            <w:right w:val="none" w:sz="0" w:space="0" w:color="auto"/>
          </w:divBdr>
        </w:div>
        <w:div w:id="528567068">
          <w:marLeft w:val="640"/>
          <w:marRight w:val="0"/>
          <w:marTop w:val="0"/>
          <w:marBottom w:val="0"/>
          <w:divBdr>
            <w:top w:val="none" w:sz="0" w:space="0" w:color="auto"/>
            <w:left w:val="none" w:sz="0" w:space="0" w:color="auto"/>
            <w:bottom w:val="none" w:sz="0" w:space="0" w:color="auto"/>
            <w:right w:val="none" w:sz="0" w:space="0" w:color="auto"/>
          </w:divBdr>
        </w:div>
        <w:div w:id="549466294">
          <w:marLeft w:val="640"/>
          <w:marRight w:val="0"/>
          <w:marTop w:val="0"/>
          <w:marBottom w:val="0"/>
          <w:divBdr>
            <w:top w:val="none" w:sz="0" w:space="0" w:color="auto"/>
            <w:left w:val="none" w:sz="0" w:space="0" w:color="auto"/>
            <w:bottom w:val="none" w:sz="0" w:space="0" w:color="auto"/>
            <w:right w:val="none" w:sz="0" w:space="0" w:color="auto"/>
          </w:divBdr>
        </w:div>
        <w:div w:id="562063616">
          <w:marLeft w:val="640"/>
          <w:marRight w:val="0"/>
          <w:marTop w:val="0"/>
          <w:marBottom w:val="0"/>
          <w:divBdr>
            <w:top w:val="none" w:sz="0" w:space="0" w:color="auto"/>
            <w:left w:val="none" w:sz="0" w:space="0" w:color="auto"/>
            <w:bottom w:val="none" w:sz="0" w:space="0" w:color="auto"/>
            <w:right w:val="none" w:sz="0" w:space="0" w:color="auto"/>
          </w:divBdr>
        </w:div>
        <w:div w:id="568855664">
          <w:marLeft w:val="640"/>
          <w:marRight w:val="0"/>
          <w:marTop w:val="0"/>
          <w:marBottom w:val="0"/>
          <w:divBdr>
            <w:top w:val="none" w:sz="0" w:space="0" w:color="auto"/>
            <w:left w:val="none" w:sz="0" w:space="0" w:color="auto"/>
            <w:bottom w:val="none" w:sz="0" w:space="0" w:color="auto"/>
            <w:right w:val="none" w:sz="0" w:space="0" w:color="auto"/>
          </w:divBdr>
        </w:div>
        <w:div w:id="569657318">
          <w:marLeft w:val="640"/>
          <w:marRight w:val="0"/>
          <w:marTop w:val="0"/>
          <w:marBottom w:val="0"/>
          <w:divBdr>
            <w:top w:val="none" w:sz="0" w:space="0" w:color="auto"/>
            <w:left w:val="none" w:sz="0" w:space="0" w:color="auto"/>
            <w:bottom w:val="none" w:sz="0" w:space="0" w:color="auto"/>
            <w:right w:val="none" w:sz="0" w:space="0" w:color="auto"/>
          </w:divBdr>
        </w:div>
        <w:div w:id="635641636">
          <w:marLeft w:val="640"/>
          <w:marRight w:val="0"/>
          <w:marTop w:val="0"/>
          <w:marBottom w:val="0"/>
          <w:divBdr>
            <w:top w:val="none" w:sz="0" w:space="0" w:color="auto"/>
            <w:left w:val="none" w:sz="0" w:space="0" w:color="auto"/>
            <w:bottom w:val="none" w:sz="0" w:space="0" w:color="auto"/>
            <w:right w:val="none" w:sz="0" w:space="0" w:color="auto"/>
          </w:divBdr>
        </w:div>
        <w:div w:id="646521425">
          <w:marLeft w:val="640"/>
          <w:marRight w:val="0"/>
          <w:marTop w:val="0"/>
          <w:marBottom w:val="0"/>
          <w:divBdr>
            <w:top w:val="none" w:sz="0" w:space="0" w:color="auto"/>
            <w:left w:val="none" w:sz="0" w:space="0" w:color="auto"/>
            <w:bottom w:val="none" w:sz="0" w:space="0" w:color="auto"/>
            <w:right w:val="none" w:sz="0" w:space="0" w:color="auto"/>
          </w:divBdr>
        </w:div>
        <w:div w:id="655114798">
          <w:marLeft w:val="640"/>
          <w:marRight w:val="0"/>
          <w:marTop w:val="0"/>
          <w:marBottom w:val="0"/>
          <w:divBdr>
            <w:top w:val="none" w:sz="0" w:space="0" w:color="auto"/>
            <w:left w:val="none" w:sz="0" w:space="0" w:color="auto"/>
            <w:bottom w:val="none" w:sz="0" w:space="0" w:color="auto"/>
            <w:right w:val="none" w:sz="0" w:space="0" w:color="auto"/>
          </w:divBdr>
        </w:div>
        <w:div w:id="664213371">
          <w:marLeft w:val="640"/>
          <w:marRight w:val="0"/>
          <w:marTop w:val="0"/>
          <w:marBottom w:val="0"/>
          <w:divBdr>
            <w:top w:val="none" w:sz="0" w:space="0" w:color="auto"/>
            <w:left w:val="none" w:sz="0" w:space="0" w:color="auto"/>
            <w:bottom w:val="none" w:sz="0" w:space="0" w:color="auto"/>
            <w:right w:val="none" w:sz="0" w:space="0" w:color="auto"/>
          </w:divBdr>
        </w:div>
        <w:div w:id="682244478">
          <w:marLeft w:val="640"/>
          <w:marRight w:val="0"/>
          <w:marTop w:val="0"/>
          <w:marBottom w:val="0"/>
          <w:divBdr>
            <w:top w:val="none" w:sz="0" w:space="0" w:color="auto"/>
            <w:left w:val="none" w:sz="0" w:space="0" w:color="auto"/>
            <w:bottom w:val="none" w:sz="0" w:space="0" w:color="auto"/>
            <w:right w:val="none" w:sz="0" w:space="0" w:color="auto"/>
          </w:divBdr>
        </w:div>
        <w:div w:id="689574044">
          <w:marLeft w:val="640"/>
          <w:marRight w:val="0"/>
          <w:marTop w:val="0"/>
          <w:marBottom w:val="0"/>
          <w:divBdr>
            <w:top w:val="none" w:sz="0" w:space="0" w:color="auto"/>
            <w:left w:val="none" w:sz="0" w:space="0" w:color="auto"/>
            <w:bottom w:val="none" w:sz="0" w:space="0" w:color="auto"/>
            <w:right w:val="none" w:sz="0" w:space="0" w:color="auto"/>
          </w:divBdr>
        </w:div>
        <w:div w:id="776875769">
          <w:marLeft w:val="640"/>
          <w:marRight w:val="0"/>
          <w:marTop w:val="0"/>
          <w:marBottom w:val="0"/>
          <w:divBdr>
            <w:top w:val="none" w:sz="0" w:space="0" w:color="auto"/>
            <w:left w:val="none" w:sz="0" w:space="0" w:color="auto"/>
            <w:bottom w:val="none" w:sz="0" w:space="0" w:color="auto"/>
            <w:right w:val="none" w:sz="0" w:space="0" w:color="auto"/>
          </w:divBdr>
        </w:div>
        <w:div w:id="858810524">
          <w:marLeft w:val="640"/>
          <w:marRight w:val="0"/>
          <w:marTop w:val="0"/>
          <w:marBottom w:val="0"/>
          <w:divBdr>
            <w:top w:val="none" w:sz="0" w:space="0" w:color="auto"/>
            <w:left w:val="none" w:sz="0" w:space="0" w:color="auto"/>
            <w:bottom w:val="none" w:sz="0" w:space="0" w:color="auto"/>
            <w:right w:val="none" w:sz="0" w:space="0" w:color="auto"/>
          </w:divBdr>
        </w:div>
        <w:div w:id="906257633">
          <w:marLeft w:val="640"/>
          <w:marRight w:val="0"/>
          <w:marTop w:val="0"/>
          <w:marBottom w:val="0"/>
          <w:divBdr>
            <w:top w:val="none" w:sz="0" w:space="0" w:color="auto"/>
            <w:left w:val="none" w:sz="0" w:space="0" w:color="auto"/>
            <w:bottom w:val="none" w:sz="0" w:space="0" w:color="auto"/>
            <w:right w:val="none" w:sz="0" w:space="0" w:color="auto"/>
          </w:divBdr>
        </w:div>
        <w:div w:id="923495132">
          <w:marLeft w:val="640"/>
          <w:marRight w:val="0"/>
          <w:marTop w:val="0"/>
          <w:marBottom w:val="0"/>
          <w:divBdr>
            <w:top w:val="none" w:sz="0" w:space="0" w:color="auto"/>
            <w:left w:val="none" w:sz="0" w:space="0" w:color="auto"/>
            <w:bottom w:val="none" w:sz="0" w:space="0" w:color="auto"/>
            <w:right w:val="none" w:sz="0" w:space="0" w:color="auto"/>
          </w:divBdr>
        </w:div>
        <w:div w:id="934435512">
          <w:marLeft w:val="640"/>
          <w:marRight w:val="0"/>
          <w:marTop w:val="0"/>
          <w:marBottom w:val="0"/>
          <w:divBdr>
            <w:top w:val="none" w:sz="0" w:space="0" w:color="auto"/>
            <w:left w:val="none" w:sz="0" w:space="0" w:color="auto"/>
            <w:bottom w:val="none" w:sz="0" w:space="0" w:color="auto"/>
            <w:right w:val="none" w:sz="0" w:space="0" w:color="auto"/>
          </w:divBdr>
        </w:div>
        <w:div w:id="938758171">
          <w:marLeft w:val="640"/>
          <w:marRight w:val="0"/>
          <w:marTop w:val="0"/>
          <w:marBottom w:val="0"/>
          <w:divBdr>
            <w:top w:val="none" w:sz="0" w:space="0" w:color="auto"/>
            <w:left w:val="none" w:sz="0" w:space="0" w:color="auto"/>
            <w:bottom w:val="none" w:sz="0" w:space="0" w:color="auto"/>
            <w:right w:val="none" w:sz="0" w:space="0" w:color="auto"/>
          </w:divBdr>
        </w:div>
        <w:div w:id="942297888">
          <w:marLeft w:val="640"/>
          <w:marRight w:val="0"/>
          <w:marTop w:val="0"/>
          <w:marBottom w:val="0"/>
          <w:divBdr>
            <w:top w:val="none" w:sz="0" w:space="0" w:color="auto"/>
            <w:left w:val="none" w:sz="0" w:space="0" w:color="auto"/>
            <w:bottom w:val="none" w:sz="0" w:space="0" w:color="auto"/>
            <w:right w:val="none" w:sz="0" w:space="0" w:color="auto"/>
          </w:divBdr>
        </w:div>
        <w:div w:id="960068615">
          <w:marLeft w:val="640"/>
          <w:marRight w:val="0"/>
          <w:marTop w:val="0"/>
          <w:marBottom w:val="0"/>
          <w:divBdr>
            <w:top w:val="none" w:sz="0" w:space="0" w:color="auto"/>
            <w:left w:val="none" w:sz="0" w:space="0" w:color="auto"/>
            <w:bottom w:val="none" w:sz="0" w:space="0" w:color="auto"/>
            <w:right w:val="none" w:sz="0" w:space="0" w:color="auto"/>
          </w:divBdr>
        </w:div>
        <w:div w:id="960914044">
          <w:marLeft w:val="640"/>
          <w:marRight w:val="0"/>
          <w:marTop w:val="0"/>
          <w:marBottom w:val="0"/>
          <w:divBdr>
            <w:top w:val="none" w:sz="0" w:space="0" w:color="auto"/>
            <w:left w:val="none" w:sz="0" w:space="0" w:color="auto"/>
            <w:bottom w:val="none" w:sz="0" w:space="0" w:color="auto"/>
            <w:right w:val="none" w:sz="0" w:space="0" w:color="auto"/>
          </w:divBdr>
        </w:div>
        <w:div w:id="992636299">
          <w:marLeft w:val="640"/>
          <w:marRight w:val="0"/>
          <w:marTop w:val="0"/>
          <w:marBottom w:val="0"/>
          <w:divBdr>
            <w:top w:val="none" w:sz="0" w:space="0" w:color="auto"/>
            <w:left w:val="none" w:sz="0" w:space="0" w:color="auto"/>
            <w:bottom w:val="none" w:sz="0" w:space="0" w:color="auto"/>
            <w:right w:val="none" w:sz="0" w:space="0" w:color="auto"/>
          </w:divBdr>
        </w:div>
        <w:div w:id="1032683393">
          <w:marLeft w:val="640"/>
          <w:marRight w:val="0"/>
          <w:marTop w:val="0"/>
          <w:marBottom w:val="0"/>
          <w:divBdr>
            <w:top w:val="none" w:sz="0" w:space="0" w:color="auto"/>
            <w:left w:val="none" w:sz="0" w:space="0" w:color="auto"/>
            <w:bottom w:val="none" w:sz="0" w:space="0" w:color="auto"/>
            <w:right w:val="none" w:sz="0" w:space="0" w:color="auto"/>
          </w:divBdr>
        </w:div>
        <w:div w:id="1045300774">
          <w:marLeft w:val="640"/>
          <w:marRight w:val="0"/>
          <w:marTop w:val="0"/>
          <w:marBottom w:val="0"/>
          <w:divBdr>
            <w:top w:val="none" w:sz="0" w:space="0" w:color="auto"/>
            <w:left w:val="none" w:sz="0" w:space="0" w:color="auto"/>
            <w:bottom w:val="none" w:sz="0" w:space="0" w:color="auto"/>
            <w:right w:val="none" w:sz="0" w:space="0" w:color="auto"/>
          </w:divBdr>
        </w:div>
        <w:div w:id="1046297118">
          <w:marLeft w:val="640"/>
          <w:marRight w:val="0"/>
          <w:marTop w:val="0"/>
          <w:marBottom w:val="0"/>
          <w:divBdr>
            <w:top w:val="none" w:sz="0" w:space="0" w:color="auto"/>
            <w:left w:val="none" w:sz="0" w:space="0" w:color="auto"/>
            <w:bottom w:val="none" w:sz="0" w:space="0" w:color="auto"/>
            <w:right w:val="none" w:sz="0" w:space="0" w:color="auto"/>
          </w:divBdr>
        </w:div>
        <w:div w:id="1050418853">
          <w:marLeft w:val="640"/>
          <w:marRight w:val="0"/>
          <w:marTop w:val="0"/>
          <w:marBottom w:val="0"/>
          <w:divBdr>
            <w:top w:val="none" w:sz="0" w:space="0" w:color="auto"/>
            <w:left w:val="none" w:sz="0" w:space="0" w:color="auto"/>
            <w:bottom w:val="none" w:sz="0" w:space="0" w:color="auto"/>
            <w:right w:val="none" w:sz="0" w:space="0" w:color="auto"/>
          </w:divBdr>
        </w:div>
        <w:div w:id="1053163654">
          <w:marLeft w:val="640"/>
          <w:marRight w:val="0"/>
          <w:marTop w:val="0"/>
          <w:marBottom w:val="0"/>
          <w:divBdr>
            <w:top w:val="none" w:sz="0" w:space="0" w:color="auto"/>
            <w:left w:val="none" w:sz="0" w:space="0" w:color="auto"/>
            <w:bottom w:val="none" w:sz="0" w:space="0" w:color="auto"/>
            <w:right w:val="none" w:sz="0" w:space="0" w:color="auto"/>
          </w:divBdr>
        </w:div>
        <w:div w:id="1072266658">
          <w:marLeft w:val="640"/>
          <w:marRight w:val="0"/>
          <w:marTop w:val="0"/>
          <w:marBottom w:val="0"/>
          <w:divBdr>
            <w:top w:val="none" w:sz="0" w:space="0" w:color="auto"/>
            <w:left w:val="none" w:sz="0" w:space="0" w:color="auto"/>
            <w:bottom w:val="none" w:sz="0" w:space="0" w:color="auto"/>
            <w:right w:val="none" w:sz="0" w:space="0" w:color="auto"/>
          </w:divBdr>
        </w:div>
        <w:div w:id="1074204354">
          <w:marLeft w:val="640"/>
          <w:marRight w:val="0"/>
          <w:marTop w:val="0"/>
          <w:marBottom w:val="0"/>
          <w:divBdr>
            <w:top w:val="none" w:sz="0" w:space="0" w:color="auto"/>
            <w:left w:val="none" w:sz="0" w:space="0" w:color="auto"/>
            <w:bottom w:val="none" w:sz="0" w:space="0" w:color="auto"/>
            <w:right w:val="none" w:sz="0" w:space="0" w:color="auto"/>
          </w:divBdr>
        </w:div>
        <w:div w:id="1080172308">
          <w:marLeft w:val="640"/>
          <w:marRight w:val="0"/>
          <w:marTop w:val="0"/>
          <w:marBottom w:val="0"/>
          <w:divBdr>
            <w:top w:val="none" w:sz="0" w:space="0" w:color="auto"/>
            <w:left w:val="none" w:sz="0" w:space="0" w:color="auto"/>
            <w:bottom w:val="none" w:sz="0" w:space="0" w:color="auto"/>
            <w:right w:val="none" w:sz="0" w:space="0" w:color="auto"/>
          </w:divBdr>
        </w:div>
        <w:div w:id="1126198232">
          <w:marLeft w:val="640"/>
          <w:marRight w:val="0"/>
          <w:marTop w:val="0"/>
          <w:marBottom w:val="0"/>
          <w:divBdr>
            <w:top w:val="none" w:sz="0" w:space="0" w:color="auto"/>
            <w:left w:val="none" w:sz="0" w:space="0" w:color="auto"/>
            <w:bottom w:val="none" w:sz="0" w:space="0" w:color="auto"/>
            <w:right w:val="none" w:sz="0" w:space="0" w:color="auto"/>
          </w:divBdr>
        </w:div>
        <w:div w:id="1138761506">
          <w:marLeft w:val="640"/>
          <w:marRight w:val="0"/>
          <w:marTop w:val="0"/>
          <w:marBottom w:val="0"/>
          <w:divBdr>
            <w:top w:val="none" w:sz="0" w:space="0" w:color="auto"/>
            <w:left w:val="none" w:sz="0" w:space="0" w:color="auto"/>
            <w:bottom w:val="none" w:sz="0" w:space="0" w:color="auto"/>
            <w:right w:val="none" w:sz="0" w:space="0" w:color="auto"/>
          </w:divBdr>
        </w:div>
        <w:div w:id="1162425112">
          <w:marLeft w:val="640"/>
          <w:marRight w:val="0"/>
          <w:marTop w:val="0"/>
          <w:marBottom w:val="0"/>
          <w:divBdr>
            <w:top w:val="none" w:sz="0" w:space="0" w:color="auto"/>
            <w:left w:val="none" w:sz="0" w:space="0" w:color="auto"/>
            <w:bottom w:val="none" w:sz="0" w:space="0" w:color="auto"/>
            <w:right w:val="none" w:sz="0" w:space="0" w:color="auto"/>
          </w:divBdr>
        </w:div>
        <w:div w:id="1169370225">
          <w:marLeft w:val="640"/>
          <w:marRight w:val="0"/>
          <w:marTop w:val="0"/>
          <w:marBottom w:val="0"/>
          <w:divBdr>
            <w:top w:val="none" w:sz="0" w:space="0" w:color="auto"/>
            <w:left w:val="none" w:sz="0" w:space="0" w:color="auto"/>
            <w:bottom w:val="none" w:sz="0" w:space="0" w:color="auto"/>
            <w:right w:val="none" w:sz="0" w:space="0" w:color="auto"/>
          </w:divBdr>
        </w:div>
        <w:div w:id="1170679002">
          <w:marLeft w:val="640"/>
          <w:marRight w:val="0"/>
          <w:marTop w:val="0"/>
          <w:marBottom w:val="0"/>
          <w:divBdr>
            <w:top w:val="none" w:sz="0" w:space="0" w:color="auto"/>
            <w:left w:val="none" w:sz="0" w:space="0" w:color="auto"/>
            <w:bottom w:val="none" w:sz="0" w:space="0" w:color="auto"/>
            <w:right w:val="none" w:sz="0" w:space="0" w:color="auto"/>
          </w:divBdr>
        </w:div>
        <w:div w:id="1192039161">
          <w:marLeft w:val="640"/>
          <w:marRight w:val="0"/>
          <w:marTop w:val="0"/>
          <w:marBottom w:val="0"/>
          <w:divBdr>
            <w:top w:val="none" w:sz="0" w:space="0" w:color="auto"/>
            <w:left w:val="none" w:sz="0" w:space="0" w:color="auto"/>
            <w:bottom w:val="none" w:sz="0" w:space="0" w:color="auto"/>
            <w:right w:val="none" w:sz="0" w:space="0" w:color="auto"/>
          </w:divBdr>
        </w:div>
        <w:div w:id="1206747118">
          <w:marLeft w:val="640"/>
          <w:marRight w:val="0"/>
          <w:marTop w:val="0"/>
          <w:marBottom w:val="0"/>
          <w:divBdr>
            <w:top w:val="none" w:sz="0" w:space="0" w:color="auto"/>
            <w:left w:val="none" w:sz="0" w:space="0" w:color="auto"/>
            <w:bottom w:val="none" w:sz="0" w:space="0" w:color="auto"/>
            <w:right w:val="none" w:sz="0" w:space="0" w:color="auto"/>
          </w:divBdr>
        </w:div>
        <w:div w:id="1214579648">
          <w:marLeft w:val="640"/>
          <w:marRight w:val="0"/>
          <w:marTop w:val="0"/>
          <w:marBottom w:val="0"/>
          <w:divBdr>
            <w:top w:val="none" w:sz="0" w:space="0" w:color="auto"/>
            <w:left w:val="none" w:sz="0" w:space="0" w:color="auto"/>
            <w:bottom w:val="none" w:sz="0" w:space="0" w:color="auto"/>
            <w:right w:val="none" w:sz="0" w:space="0" w:color="auto"/>
          </w:divBdr>
        </w:div>
        <w:div w:id="1230657165">
          <w:marLeft w:val="640"/>
          <w:marRight w:val="0"/>
          <w:marTop w:val="0"/>
          <w:marBottom w:val="0"/>
          <w:divBdr>
            <w:top w:val="none" w:sz="0" w:space="0" w:color="auto"/>
            <w:left w:val="none" w:sz="0" w:space="0" w:color="auto"/>
            <w:bottom w:val="none" w:sz="0" w:space="0" w:color="auto"/>
            <w:right w:val="none" w:sz="0" w:space="0" w:color="auto"/>
          </w:divBdr>
        </w:div>
        <w:div w:id="1303580839">
          <w:marLeft w:val="640"/>
          <w:marRight w:val="0"/>
          <w:marTop w:val="0"/>
          <w:marBottom w:val="0"/>
          <w:divBdr>
            <w:top w:val="none" w:sz="0" w:space="0" w:color="auto"/>
            <w:left w:val="none" w:sz="0" w:space="0" w:color="auto"/>
            <w:bottom w:val="none" w:sz="0" w:space="0" w:color="auto"/>
            <w:right w:val="none" w:sz="0" w:space="0" w:color="auto"/>
          </w:divBdr>
        </w:div>
        <w:div w:id="1312518427">
          <w:marLeft w:val="640"/>
          <w:marRight w:val="0"/>
          <w:marTop w:val="0"/>
          <w:marBottom w:val="0"/>
          <w:divBdr>
            <w:top w:val="none" w:sz="0" w:space="0" w:color="auto"/>
            <w:left w:val="none" w:sz="0" w:space="0" w:color="auto"/>
            <w:bottom w:val="none" w:sz="0" w:space="0" w:color="auto"/>
            <w:right w:val="none" w:sz="0" w:space="0" w:color="auto"/>
          </w:divBdr>
        </w:div>
        <w:div w:id="1312834633">
          <w:marLeft w:val="640"/>
          <w:marRight w:val="0"/>
          <w:marTop w:val="0"/>
          <w:marBottom w:val="0"/>
          <w:divBdr>
            <w:top w:val="none" w:sz="0" w:space="0" w:color="auto"/>
            <w:left w:val="none" w:sz="0" w:space="0" w:color="auto"/>
            <w:bottom w:val="none" w:sz="0" w:space="0" w:color="auto"/>
            <w:right w:val="none" w:sz="0" w:space="0" w:color="auto"/>
          </w:divBdr>
        </w:div>
        <w:div w:id="1320423324">
          <w:marLeft w:val="640"/>
          <w:marRight w:val="0"/>
          <w:marTop w:val="0"/>
          <w:marBottom w:val="0"/>
          <w:divBdr>
            <w:top w:val="none" w:sz="0" w:space="0" w:color="auto"/>
            <w:left w:val="none" w:sz="0" w:space="0" w:color="auto"/>
            <w:bottom w:val="none" w:sz="0" w:space="0" w:color="auto"/>
            <w:right w:val="none" w:sz="0" w:space="0" w:color="auto"/>
          </w:divBdr>
        </w:div>
        <w:div w:id="1322391738">
          <w:marLeft w:val="640"/>
          <w:marRight w:val="0"/>
          <w:marTop w:val="0"/>
          <w:marBottom w:val="0"/>
          <w:divBdr>
            <w:top w:val="none" w:sz="0" w:space="0" w:color="auto"/>
            <w:left w:val="none" w:sz="0" w:space="0" w:color="auto"/>
            <w:bottom w:val="none" w:sz="0" w:space="0" w:color="auto"/>
            <w:right w:val="none" w:sz="0" w:space="0" w:color="auto"/>
          </w:divBdr>
        </w:div>
        <w:div w:id="1364935701">
          <w:marLeft w:val="640"/>
          <w:marRight w:val="0"/>
          <w:marTop w:val="0"/>
          <w:marBottom w:val="0"/>
          <w:divBdr>
            <w:top w:val="none" w:sz="0" w:space="0" w:color="auto"/>
            <w:left w:val="none" w:sz="0" w:space="0" w:color="auto"/>
            <w:bottom w:val="none" w:sz="0" w:space="0" w:color="auto"/>
            <w:right w:val="none" w:sz="0" w:space="0" w:color="auto"/>
          </w:divBdr>
        </w:div>
        <w:div w:id="1434352873">
          <w:marLeft w:val="640"/>
          <w:marRight w:val="0"/>
          <w:marTop w:val="0"/>
          <w:marBottom w:val="0"/>
          <w:divBdr>
            <w:top w:val="none" w:sz="0" w:space="0" w:color="auto"/>
            <w:left w:val="none" w:sz="0" w:space="0" w:color="auto"/>
            <w:bottom w:val="none" w:sz="0" w:space="0" w:color="auto"/>
            <w:right w:val="none" w:sz="0" w:space="0" w:color="auto"/>
          </w:divBdr>
        </w:div>
        <w:div w:id="1444764305">
          <w:marLeft w:val="640"/>
          <w:marRight w:val="0"/>
          <w:marTop w:val="0"/>
          <w:marBottom w:val="0"/>
          <w:divBdr>
            <w:top w:val="none" w:sz="0" w:space="0" w:color="auto"/>
            <w:left w:val="none" w:sz="0" w:space="0" w:color="auto"/>
            <w:bottom w:val="none" w:sz="0" w:space="0" w:color="auto"/>
            <w:right w:val="none" w:sz="0" w:space="0" w:color="auto"/>
          </w:divBdr>
        </w:div>
        <w:div w:id="1451391677">
          <w:marLeft w:val="640"/>
          <w:marRight w:val="0"/>
          <w:marTop w:val="0"/>
          <w:marBottom w:val="0"/>
          <w:divBdr>
            <w:top w:val="none" w:sz="0" w:space="0" w:color="auto"/>
            <w:left w:val="none" w:sz="0" w:space="0" w:color="auto"/>
            <w:bottom w:val="none" w:sz="0" w:space="0" w:color="auto"/>
            <w:right w:val="none" w:sz="0" w:space="0" w:color="auto"/>
          </w:divBdr>
        </w:div>
        <w:div w:id="1454327658">
          <w:marLeft w:val="640"/>
          <w:marRight w:val="0"/>
          <w:marTop w:val="0"/>
          <w:marBottom w:val="0"/>
          <w:divBdr>
            <w:top w:val="none" w:sz="0" w:space="0" w:color="auto"/>
            <w:left w:val="none" w:sz="0" w:space="0" w:color="auto"/>
            <w:bottom w:val="none" w:sz="0" w:space="0" w:color="auto"/>
            <w:right w:val="none" w:sz="0" w:space="0" w:color="auto"/>
          </w:divBdr>
        </w:div>
        <w:div w:id="1510296252">
          <w:marLeft w:val="640"/>
          <w:marRight w:val="0"/>
          <w:marTop w:val="0"/>
          <w:marBottom w:val="0"/>
          <w:divBdr>
            <w:top w:val="none" w:sz="0" w:space="0" w:color="auto"/>
            <w:left w:val="none" w:sz="0" w:space="0" w:color="auto"/>
            <w:bottom w:val="none" w:sz="0" w:space="0" w:color="auto"/>
            <w:right w:val="none" w:sz="0" w:space="0" w:color="auto"/>
          </w:divBdr>
        </w:div>
        <w:div w:id="1514030460">
          <w:marLeft w:val="640"/>
          <w:marRight w:val="0"/>
          <w:marTop w:val="0"/>
          <w:marBottom w:val="0"/>
          <w:divBdr>
            <w:top w:val="none" w:sz="0" w:space="0" w:color="auto"/>
            <w:left w:val="none" w:sz="0" w:space="0" w:color="auto"/>
            <w:bottom w:val="none" w:sz="0" w:space="0" w:color="auto"/>
            <w:right w:val="none" w:sz="0" w:space="0" w:color="auto"/>
          </w:divBdr>
        </w:div>
        <w:div w:id="1528563385">
          <w:marLeft w:val="640"/>
          <w:marRight w:val="0"/>
          <w:marTop w:val="0"/>
          <w:marBottom w:val="0"/>
          <w:divBdr>
            <w:top w:val="none" w:sz="0" w:space="0" w:color="auto"/>
            <w:left w:val="none" w:sz="0" w:space="0" w:color="auto"/>
            <w:bottom w:val="none" w:sz="0" w:space="0" w:color="auto"/>
            <w:right w:val="none" w:sz="0" w:space="0" w:color="auto"/>
          </w:divBdr>
        </w:div>
        <w:div w:id="1533762450">
          <w:marLeft w:val="640"/>
          <w:marRight w:val="0"/>
          <w:marTop w:val="0"/>
          <w:marBottom w:val="0"/>
          <w:divBdr>
            <w:top w:val="none" w:sz="0" w:space="0" w:color="auto"/>
            <w:left w:val="none" w:sz="0" w:space="0" w:color="auto"/>
            <w:bottom w:val="none" w:sz="0" w:space="0" w:color="auto"/>
            <w:right w:val="none" w:sz="0" w:space="0" w:color="auto"/>
          </w:divBdr>
        </w:div>
        <w:div w:id="1545829597">
          <w:marLeft w:val="640"/>
          <w:marRight w:val="0"/>
          <w:marTop w:val="0"/>
          <w:marBottom w:val="0"/>
          <w:divBdr>
            <w:top w:val="none" w:sz="0" w:space="0" w:color="auto"/>
            <w:left w:val="none" w:sz="0" w:space="0" w:color="auto"/>
            <w:bottom w:val="none" w:sz="0" w:space="0" w:color="auto"/>
            <w:right w:val="none" w:sz="0" w:space="0" w:color="auto"/>
          </w:divBdr>
        </w:div>
        <w:div w:id="1626082055">
          <w:marLeft w:val="640"/>
          <w:marRight w:val="0"/>
          <w:marTop w:val="0"/>
          <w:marBottom w:val="0"/>
          <w:divBdr>
            <w:top w:val="none" w:sz="0" w:space="0" w:color="auto"/>
            <w:left w:val="none" w:sz="0" w:space="0" w:color="auto"/>
            <w:bottom w:val="none" w:sz="0" w:space="0" w:color="auto"/>
            <w:right w:val="none" w:sz="0" w:space="0" w:color="auto"/>
          </w:divBdr>
        </w:div>
        <w:div w:id="1682588610">
          <w:marLeft w:val="640"/>
          <w:marRight w:val="0"/>
          <w:marTop w:val="0"/>
          <w:marBottom w:val="0"/>
          <w:divBdr>
            <w:top w:val="none" w:sz="0" w:space="0" w:color="auto"/>
            <w:left w:val="none" w:sz="0" w:space="0" w:color="auto"/>
            <w:bottom w:val="none" w:sz="0" w:space="0" w:color="auto"/>
            <w:right w:val="none" w:sz="0" w:space="0" w:color="auto"/>
          </w:divBdr>
        </w:div>
        <w:div w:id="1683891173">
          <w:marLeft w:val="640"/>
          <w:marRight w:val="0"/>
          <w:marTop w:val="0"/>
          <w:marBottom w:val="0"/>
          <w:divBdr>
            <w:top w:val="none" w:sz="0" w:space="0" w:color="auto"/>
            <w:left w:val="none" w:sz="0" w:space="0" w:color="auto"/>
            <w:bottom w:val="none" w:sz="0" w:space="0" w:color="auto"/>
            <w:right w:val="none" w:sz="0" w:space="0" w:color="auto"/>
          </w:divBdr>
        </w:div>
        <w:div w:id="1723363715">
          <w:marLeft w:val="640"/>
          <w:marRight w:val="0"/>
          <w:marTop w:val="0"/>
          <w:marBottom w:val="0"/>
          <w:divBdr>
            <w:top w:val="none" w:sz="0" w:space="0" w:color="auto"/>
            <w:left w:val="none" w:sz="0" w:space="0" w:color="auto"/>
            <w:bottom w:val="none" w:sz="0" w:space="0" w:color="auto"/>
            <w:right w:val="none" w:sz="0" w:space="0" w:color="auto"/>
          </w:divBdr>
        </w:div>
        <w:div w:id="1783303002">
          <w:marLeft w:val="640"/>
          <w:marRight w:val="0"/>
          <w:marTop w:val="0"/>
          <w:marBottom w:val="0"/>
          <w:divBdr>
            <w:top w:val="none" w:sz="0" w:space="0" w:color="auto"/>
            <w:left w:val="none" w:sz="0" w:space="0" w:color="auto"/>
            <w:bottom w:val="none" w:sz="0" w:space="0" w:color="auto"/>
            <w:right w:val="none" w:sz="0" w:space="0" w:color="auto"/>
          </w:divBdr>
        </w:div>
        <w:div w:id="1812752932">
          <w:marLeft w:val="640"/>
          <w:marRight w:val="0"/>
          <w:marTop w:val="0"/>
          <w:marBottom w:val="0"/>
          <w:divBdr>
            <w:top w:val="none" w:sz="0" w:space="0" w:color="auto"/>
            <w:left w:val="none" w:sz="0" w:space="0" w:color="auto"/>
            <w:bottom w:val="none" w:sz="0" w:space="0" w:color="auto"/>
            <w:right w:val="none" w:sz="0" w:space="0" w:color="auto"/>
          </w:divBdr>
        </w:div>
        <w:div w:id="1822117315">
          <w:marLeft w:val="640"/>
          <w:marRight w:val="0"/>
          <w:marTop w:val="0"/>
          <w:marBottom w:val="0"/>
          <w:divBdr>
            <w:top w:val="none" w:sz="0" w:space="0" w:color="auto"/>
            <w:left w:val="none" w:sz="0" w:space="0" w:color="auto"/>
            <w:bottom w:val="none" w:sz="0" w:space="0" w:color="auto"/>
            <w:right w:val="none" w:sz="0" w:space="0" w:color="auto"/>
          </w:divBdr>
        </w:div>
        <w:div w:id="1860704867">
          <w:marLeft w:val="640"/>
          <w:marRight w:val="0"/>
          <w:marTop w:val="0"/>
          <w:marBottom w:val="0"/>
          <w:divBdr>
            <w:top w:val="none" w:sz="0" w:space="0" w:color="auto"/>
            <w:left w:val="none" w:sz="0" w:space="0" w:color="auto"/>
            <w:bottom w:val="none" w:sz="0" w:space="0" w:color="auto"/>
            <w:right w:val="none" w:sz="0" w:space="0" w:color="auto"/>
          </w:divBdr>
        </w:div>
        <w:div w:id="1866598661">
          <w:marLeft w:val="640"/>
          <w:marRight w:val="0"/>
          <w:marTop w:val="0"/>
          <w:marBottom w:val="0"/>
          <w:divBdr>
            <w:top w:val="none" w:sz="0" w:space="0" w:color="auto"/>
            <w:left w:val="none" w:sz="0" w:space="0" w:color="auto"/>
            <w:bottom w:val="none" w:sz="0" w:space="0" w:color="auto"/>
            <w:right w:val="none" w:sz="0" w:space="0" w:color="auto"/>
          </w:divBdr>
        </w:div>
        <w:div w:id="1876846963">
          <w:marLeft w:val="640"/>
          <w:marRight w:val="0"/>
          <w:marTop w:val="0"/>
          <w:marBottom w:val="0"/>
          <w:divBdr>
            <w:top w:val="none" w:sz="0" w:space="0" w:color="auto"/>
            <w:left w:val="none" w:sz="0" w:space="0" w:color="auto"/>
            <w:bottom w:val="none" w:sz="0" w:space="0" w:color="auto"/>
            <w:right w:val="none" w:sz="0" w:space="0" w:color="auto"/>
          </w:divBdr>
        </w:div>
        <w:div w:id="1882590568">
          <w:marLeft w:val="640"/>
          <w:marRight w:val="0"/>
          <w:marTop w:val="0"/>
          <w:marBottom w:val="0"/>
          <w:divBdr>
            <w:top w:val="none" w:sz="0" w:space="0" w:color="auto"/>
            <w:left w:val="none" w:sz="0" w:space="0" w:color="auto"/>
            <w:bottom w:val="none" w:sz="0" w:space="0" w:color="auto"/>
            <w:right w:val="none" w:sz="0" w:space="0" w:color="auto"/>
          </w:divBdr>
        </w:div>
        <w:div w:id="1944416512">
          <w:marLeft w:val="640"/>
          <w:marRight w:val="0"/>
          <w:marTop w:val="0"/>
          <w:marBottom w:val="0"/>
          <w:divBdr>
            <w:top w:val="none" w:sz="0" w:space="0" w:color="auto"/>
            <w:left w:val="none" w:sz="0" w:space="0" w:color="auto"/>
            <w:bottom w:val="none" w:sz="0" w:space="0" w:color="auto"/>
            <w:right w:val="none" w:sz="0" w:space="0" w:color="auto"/>
          </w:divBdr>
        </w:div>
        <w:div w:id="2000960438">
          <w:marLeft w:val="640"/>
          <w:marRight w:val="0"/>
          <w:marTop w:val="0"/>
          <w:marBottom w:val="0"/>
          <w:divBdr>
            <w:top w:val="none" w:sz="0" w:space="0" w:color="auto"/>
            <w:left w:val="none" w:sz="0" w:space="0" w:color="auto"/>
            <w:bottom w:val="none" w:sz="0" w:space="0" w:color="auto"/>
            <w:right w:val="none" w:sz="0" w:space="0" w:color="auto"/>
          </w:divBdr>
        </w:div>
        <w:div w:id="2014063547">
          <w:marLeft w:val="640"/>
          <w:marRight w:val="0"/>
          <w:marTop w:val="0"/>
          <w:marBottom w:val="0"/>
          <w:divBdr>
            <w:top w:val="none" w:sz="0" w:space="0" w:color="auto"/>
            <w:left w:val="none" w:sz="0" w:space="0" w:color="auto"/>
            <w:bottom w:val="none" w:sz="0" w:space="0" w:color="auto"/>
            <w:right w:val="none" w:sz="0" w:space="0" w:color="auto"/>
          </w:divBdr>
        </w:div>
        <w:div w:id="2022733721">
          <w:marLeft w:val="640"/>
          <w:marRight w:val="0"/>
          <w:marTop w:val="0"/>
          <w:marBottom w:val="0"/>
          <w:divBdr>
            <w:top w:val="none" w:sz="0" w:space="0" w:color="auto"/>
            <w:left w:val="none" w:sz="0" w:space="0" w:color="auto"/>
            <w:bottom w:val="none" w:sz="0" w:space="0" w:color="auto"/>
            <w:right w:val="none" w:sz="0" w:space="0" w:color="auto"/>
          </w:divBdr>
        </w:div>
        <w:div w:id="2045981878">
          <w:marLeft w:val="640"/>
          <w:marRight w:val="0"/>
          <w:marTop w:val="0"/>
          <w:marBottom w:val="0"/>
          <w:divBdr>
            <w:top w:val="none" w:sz="0" w:space="0" w:color="auto"/>
            <w:left w:val="none" w:sz="0" w:space="0" w:color="auto"/>
            <w:bottom w:val="none" w:sz="0" w:space="0" w:color="auto"/>
            <w:right w:val="none" w:sz="0" w:space="0" w:color="auto"/>
          </w:divBdr>
        </w:div>
        <w:div w:id="2082604991">
          <w:marLeft w:val="640"/>
          <w:marRight w:val="0"/>
          <w:marTop w:val="0"/>
          <w:marBottom w:val="0"/>
          <w:divBdr>
            <w:top w:val="none" w:sz="0" w:space="0" w:color="auto"/>
            <w:left w:val="none" w:sz="0" w:space="0" w:color="auto"/>
            <w:bottom w:val="none" w:sz="0" w:space="0" w:color="auto"/>
            <w:right w:val="none" w:sz="0" w:space="0" w:color="auto"/>
          </w:divBdr>
        </w:div>
        <w:div w:id="2131195626">
          <w:marLeft w:val="640"/>
          <w:marRight w:val="0"/>
          <w:marTop w:val="0"/>
          <w:marBottom w:val="0"/>
          <w:divBdr>
            <w:top w:val="none" w:sz="0" w:space="0" w:color="auto"/>
            <w:left w:val="none" w:sz="0" w:space="0" w:color="auto"/>
            <w:bottom w:val="none" w:sz="0" w:space="0" w:color="auto"/>
            <w:right w:val="none" w:sz="0" w:space="0" w:color="auto"/>
          </w:divBdr>
        </w:div>
      </w:divsChild>
    </w:div>
    <w:div w:id="1696228852">
      <w:bodyDiv w:val="1"/>
      <w:marLeft w:val="0"/>
      <w:marRight w:val="0"/>
      <w:marTop w:val="0"/>
      <w:marBottom w:val="0"/>
      <w:divBdr>
        <w:top w:val="none" w:sz="0" w:space="0" w:color="auto"/>
        <w:left w:val="none" w:sz="0" w:space="0" w:color="auto"/>
        <w:bottom w:val="none" w:sz="0" w:space="0" w:color="auto"/>
        <w:right w:val="none" w:sz="0" w:space="0" w:color="auto"/>
      </w:divBdr>
    </w:div>
    <w:div w:id="1708797736">
      <w:bodyDiv w:val="1"/>
      <w:marLeft w:val="0"/>
      <w:marRight w:val="0"/>
      <w:marTop w:val="0"/>
      <w:marBottom w:val="0"/>
      <w:divBdr>
        <w:top w:val="none" w:sz="0" w:space="0" w:color="auto"/>
        <w:left w:val="none" w:sz="0" w:space="0" w:color="auto"/>
        <w:bottom w:val="none" w:sz="0" w:space="0" w:color="auto"/>
        <w:right w:val="none" w:sz="0" w:space="0" w:color="auto"/>
      </w:divBdr>
      <w:divsChild>
        <w:div w:id="12999747">
          <w:marLeft w:val="640"/>
          <w:marRight w:val="0"/>
          <w:marTop w:val="0"/>
          <w:marBottom w:val="0"/>
          <w:divBdr>
            <w:top w:val="none" w:sz="0" w:space="0" w:color="auto"/>
            <w:left w:val="none" w:sz="0" w:space="0" w:color="auto"/>
            <w:bottom w:val="none" w:sz="0" w:space="0" w:color="auto"/>
            <w:right w:val="none" w:sz="0" w:space="0" w:color="auto"/>
          </w:divBdr>
        </w:div>
        <w:div w:id="23797043">
          <w:marLeft w:val="640"/>
          <w:marRight w:val="0"/>
          <w:marTop w:val="0"/>
          <w:marBottom w:val="0"/>
          <w:divBdr>
            <w:top w:val="none" w:sz="0" w:space="0" w:color="auto"/>
            <w:left w:val="none" w:sz="0" w:space="0" w:color="auto"/>
            <w:bottom w:val="none" w:sz="0" w:space="0" w:color="auto"/>
            <w:right w:val="none" w:sz="0" w:space="0" w:color="auto"/>
          </w:divBdr>
        </w:div>
        <w:div w:id="35467500">
          <w:marLeft w:val="640"/>
          <w:marRight w:val="0"/>
          <w:marTop w:val="0"/>
          <w:marBottom w:val="0"/>
          <w:divBdr>
            <w:top w:val="none" w:sz="0" w:space="0" w:color="auto"/>
            <w:left w:val="none" w:sz="0" w:space="0" w:color="auto"/>
            <w:bottom w:val="none" w:sz="0" w:space="0" w:color="auto"/>
            <w:right w:val="none" w:sz="0" w:space="0" w:color="auto"/>
          </w:divBdr>
        </w:div>
        <w:div w:id="36862204">
          <w:marLeft w:val="640"/>
          <w:marRight w:val="0"/>
          <w:marTop w:val="0"/>
          <w:marBottom w:val="0"/>
          <w:divBdr>
            <w:top w:val="none" w:sz="0" w:space="0" w:color="auto"/>
            <w:left w:val="none" w:sz="0" w:space="0" w:color="auto"/>
            <w:bottom w:val="none" w:sz="0" w:space="0" w:color="auto"/>
            <w:right w:val="none" w:sz="0" w:space="0" w:color="auto"/>
          </w:divBdr>
        </w:div>
        <w:div w:id="48844798">
          <w:marLeft w:val="640"/>
          <w:marRight w:val="0"/>
          <w:marTop w:val="0"/>
          <w:marBottom w:val="0"/>
          <w:divBdr>
            <w:top w:val="none" w:sz="0" w:space="0" w:color="auto"/>
            <w:left w:val="none" w:sz="0" w:space="0" w:color="auto"/>
            <w:bottom w:val="none" w:sz="0" w:space="0" w:color="auto"/>
            <w:right w:val="none" w:sz="0" w:space="0" w:color="auto"/>
          </w:divBdr>
        </w:div>
        <w:div w:id="121777385">
          <w:marLeft w:val="640"/>
          <w:marRight w:val="0"/>
          <w:marTop w:val="0"/>
          <w:marBottom w:val="0"/>
          <w:divBdr>
            <w:top w:val="none" w:sz="0" w:space="0" w:color="auto"/>
            <w:left w:val="none" w:sz="0" w:space="0" w:color="auto"/>
            <w:bottom w:val="none" w:sz="0" w:space="0" w:color="auto"/>
            <w:right w:val="none" w:sz="0" w:space="0" w:color="auto"/>
          </w:divBdr>
        </w:div>
        <w:div w:id="132673847">
          <w:marLeft w:val="640"/>
          <w:marRight w:val="0"/>
          <w:marTop w:val="0"/>
          <w:marBottom w:val="0"/>
          <w:divBdr>
            <w:top w:val="none" w:sz="0" w:space="0" w:color="auto"/>
            <w:left w:val="none" w:sz="0" w:space="0" w:color="auto"/>
            <w:bottom w:val="none" w:sz="0" w:space="0" w:color="auto"/>
            <w:right w:val="none" w:sz="0" w:space="0" w:color="auto"/>
          </w:divBdr>
        </w:div>
        <w:div w:id="146476130">
          <w:marLeft w:val="640"/>
          <w:marRight w:val="0"/>
          <w:marTop w:val="0"/>
          <w:marBottom w:val="0"/>
          <w:divBdr>
            <w:top w:val="none" w:sz="0" w:space="0" w:color="auto"/>
            <w:left w:val="none" w:sz="0" w:space="0" w:color="auto"/>
            <w:bottom w:val="none" w:sz="0" w:space="0" w:color="auto"/>
            <w:right w:val="none" w:sz="0" w:space="0" w:color="auto"/>
          </w:divBdr>
        </w:div>
        <w:div w:id="173229833">
          <w:marLeft w:val="640"/>
          <w:marRight w:val="0"/>
          <w:marTop w:val="0"/>
          <w:marBottom w:val="0"/>
          <w:divBdr>
            <w:top w:val="none" w:sz="0" w:space="0" w:color="auto"/>
            <w:left w:val="none" w:sz="0" w:space="0" w:color="auto"/>
            <w:bottom w:val="none" w:sz="0" w:space="0" w:color="auto"/>
            <w:right w:val="none" w:sz="0" w:space="0" w:color="auto"/>
          </w:divBdr>
        </w:div>
        <w:div w:id="175115030">
          <w:marLeft w:val="640"/>
          <w:marRight w:val="0"/>
          <w:marTop w:val="0"/>
          <w:marBottom w:val="0"/>
          <w:divBdr>
            <w:top w:val="none" w:sz="0" w:space="0" w:color="auto"/>
            <w:left w:val="none" w:sz="0" w:space="0" w:color="auto"/>
            <w:bottom w:val="none" w:sz="0" w:space="0" w:color="auto"/>
            <w:right w:val="none" w:sz="0" w:space="0" w:color="auto"/>
          </w:divBdr>
        </w:div>
        <w:div w:id="196430690">
          <w:marLeft w:val="640"/>
          <w:marRight w:val="0"/>
          <w:marTop w:val="0"/>
          <w:marBottom w:val="0"/>
          <w:divBdr>
            <w:top w:val="none" w:sz="0" w:space="0" w:color="auto"/>
            <w:left w:val="none" w:sz="0" w:space="0" w:color="auto"/>
            <w:bottom w:val="none" w:sz="0" w:space="0" w:color="auto"/>
            <w:right w:val="none" w:sz="0" w:space="0" w:color="auto"/>
          </w:divBdr>
        </w:div>
        <w:div w:id="208886960">
          <w:marLeft w:val="640"/>
          <w:marRight w:val="0"/>
          <w:marTop w:val="0"/>
          <w:marBottom w:val="0"/>
          <w:divBdr>
            <w:top w:val="none" w:sz="0" w:space="0" w:color="auto"/>
            <w:left w:val="none" w:sz="0" w:space="0" w:color="auto"/>
            <w:bottom w:val="none" w:sz="0" w:space="0" w:color="auto"/>
            <w:right w:val="none" w:sz="0" w:space="0" w:color="auto"/>
          </w:divBdr>
        </w:div>
        <w:div w:id="248928041">
          <w:marLeft w:val="640"/>
          <w:marRight w:val="0"/>
          <w:marTop w:val="0"/>
          <w:marBottom w:val="0"/>
          <w:divBdr>
            <w:top w:val="none" w:sz="0" w:space="0" w:color="auto"/>
            <w:left w:val="none" w:sz="0" w:space="0" w:color="auto"/>
            <w:bottom w:val="none" w:sz="0" w:space="0" w:color="auto"/>
            <w:right w:val="none" w:sz="0" w:space="0" w:color="auto"/>
          </w:divBdr>
        </w:div>
        <w:div w:id="261761591">
          <w:marLeft w:val="640"/>
          <w:marRight w:val="0"/>
          <w:marTop w:val="0"/>
          <w:marBottom w:val="0"/>
          <w:divBdr>
            <w:top w:val="none" w:sz="0" w:space="0" w:color="auto"/>
            <w:left w:val="none" w:sz="0" w:space="0" w:color="auto"/>
            <w:bottom w:val="none" w:sz="0" w:space="0" w:color="auto"/>
            <w:right w:val="none" w:sz="0" w:space="0" w:color="auto"/>
          </w:divBdr>
        </w:div>
        <w:div w:id="284235003">
          <w:marLeft w:val="640"/>
          <w:marRight w:val="0"/>
          <w:marTop w:val="0"/>
          <w:marBottom w:val="0"/>
          <w:divBdr>
            <w:top w:val="none" w:sz="0" w:space="0" w:color="auto"/>
            <w:left w:val="none" w:sz="0" w:space="0" w:color="auto"/>
            <w:bottom w:val="none" w:sz="0" w:space="0" w:color="auto"/>
            <w:right w:val="none" w:sz="0" w:space="0" w:color="auto"/>
          </w:divBdr>
        </w:div>
        <w:div w:id="286740948">
          <w:marLeft w:val="640"/>
          <w:marRight w:val="0"/>
          <w:marTop w:val="0"/>
          <w:marBottom w:val="0"/>
          <w:divBdr>
            <w:top w:val="none" w:sz="0" w:space="0" w:color="auto"/>
            <w:left w:val="none" w:sz="0" w:space="0" w:color="auto"/>
            <w:bottom w:val="none" w:sz="0" w:space="0" w:color="auto"/>
            <w:right w:val="none" w:sz="0" w:space="0" w:color="auto"/>
          </w:divBdr>
        </w:div>
        <w:div w:id="312029889">
          <w:marLeft w:val="640"/>
          <w:marRight w:val="0"/>
          <w:marTop w:val="0"/>
          <w:marBottom w:val="0"/>
          <w:divBdr>
            <w:top w:val="none" w:sz="0" w:space="0" w:color="auto"/>
            <w:left w:val="none" w:sz="0" w:space="0" w:color="auto"/>
            <w:bottom w:val="none" w:sz="0" w:space="0" w:color="auto"/>
            <w:right w:val="none" w:sz="0" w:space="0" w:color="auto"/>
          </w:divBdr>
        </w:div>
        <w:div w:id="339892491">
          <w:marLeft w:val="640"/>
          <w:marRight w:val="0"/>
          <w:marTop w:val="0"/>
          <w:marBottom w:val="0"/>
          <w:divBdr>
            <w:top w:val="none" w:sz="0" w:space="0" w:color="auto"/>
            <w:left w:val="none" w:sz="0" w:space="0" w:color="auto"/>
            <w:bottom w:val="none" w:sz="0" w:space="0" w:color="auto"/>
            <w:right w:val="none" w:sz="0" w:space="0" w:color="auto"/>
          </w:divBdr>
        </w:div>
        <w:div w:id="487522973">
          <w:marLeft w:val="640"/>
          <w:marRight w:val="0"/>
          <w:marTop w:val="0"/>
          <w:marBottom w:val="0"/>
          <w:divBdr>
            <w:top w:val="none" w:sz="0" w:space="0" w:color="auto"/>
            <w:left w:val="none" w:sz="0" w:space="0" w:color="auto"/>
            <w:bottom w:val="none" w:sz="0" w:space="0" w:color="auto"/>
            <w:right w:val="none" w:sz="0" w:space="0" w:color="auto"/>
          </w:divBdr>
        </w:div>
        <w:div w:id="509836603">
          <w:marLeft w:val="640"/>
          <w:marRight w:val="0"/>
          <w:marTop w:val="0"/>
          <w:marBottom w:val="0"/>
          <w:divBdr>
            <w:top w:val="none" w:sz="0" w:space="0" w:color="auto"/>
            <w:left w:val="none" w:sz="0" w:space="0" w:color="auto"/>
            <w:bottom w:val="none" w:sz="0" w:space="0" w:color="auto"/>
            <w:right w:val="none" w:sz="0" w:space="0" w:color="auto"/>
          </w:divBdr>
        </w:div>
        <w:div w:id="517814202">
          <w:marLeft w:val="640"/>
          <w:marRight w:val="0"/>
          <w:marTop w:val="0"/>
          <w:marBottom w:val="0"/>
          <w:divBdr>
            <w:top w:val="none" w:sz="0" w:space="0" w:color="auto"/>
            <w:left w:val="none" w:sz="0" w:space="0" w:color="auto"/>
            <w:bottom w:val="none" w:sz="0" w:space="0" w:color="auto"/>
            <w:right w:val="none" w:sz="0" w:space="0" w:color="auto"/>
          </w:divBdr>
        </w:div>
        <w:div w:id="525875597">
          <w:marLeft w:val="640"/>
          <w:marRight w:val="0"/>
          <w:marTop w:val="0"/>
          <w:marBottom w:val="0"/>
          <w:divBdr>
            <w:top w:val="none" w:sz="0" w:space="0" w:color="auto"/>
            <w:left w:val="none" w:sz="0" w:space="0" w:color="auto"/>
            <w:bottom w:val="none" w:sz="0" w:space="0" w:color="auto"/>
            <w:right w:val="none" w:sz="0" w:space="0" w:color="auto"/>
          </w:divBdr>
        </w:div>
        <w:div w:id="541869513">
          <w:marLeft w:val="640"/>
          <w:marRight w:val="0"/>
          <w:marTop w:val="0"/>
          <w:marBottom w:val="0"/>
          <w:divBdr>
            <w:top w:val="none" w:sz="0" w:space="0" w:color="auto"/>
            <w:left w:val="none" w:sz="0" w:space="0" w:color="auto"/>
            <w:bottom w:val="none" w:sz="0" w:space="0" w:color="auto"/>
            <w:right w:val="none" w:sz="0" w:space="0" w:color="auto"/>
          </w:divBdr>
        </w:div>
        <w:div w:id="547495365">
          <w:marLeft w:val="640"/>
          <w:marRight w:val="0"/>
          <w:marTop w:val="0"/>
          <w:marBottom w:val="0"/>
          <w:divBdr>
            <w:top w:val="none" w:sz="0" w:space="0" w:color="auto"/>
            <w:left w:val="none" w:sz="0" w:space="0" w:color="auto"/>
            <w:bottom w:val="none" w:sz="0" w:space="0" w:color="auto"/>
            <w:right w:val="none" w:sz="0" w:space="0" w:color="auto"/>
          </w:divBdr>
        </w:div>
        <w:div w:id="565068724">
          <w:marLeft w:val="640"/>
          <w:marRight w:val="0"/>
          <w:marTop w:val="0"/>
          <w:marBottom w:val="0"/>
          <w:divBdr>
            <w:top w:val="none" w:sz="0" w:space="0" w:color="auto"/>
            <w:left w:val="none" w:sz="0" w:space="0" w:color="auto"/>
            <w:bottom w:val="none" w:sz="0" w:space="0" w:color="auto"/>
            <w:right w:val="none" w:sz="0" w:space="0" w:color="auto"/>
          </w:divBdr>
        </w:div>
        <w:div w:id="593126406">
          <w:marLeft w:val="640"/>
          <w:marRight w:val="0"/>
          <w:marTop w:val="0"/>
          <w:marBottom w:val="0"/>
          <w:divBdr>
            <w:top w:val="none" w:sz="0" w:space="0" w:color="auto"/>
            <w:left w:val="none" w:sz="0" w:space="0" w:color="auto"/>
            <w:bottom w:val="none" w:sz="0" w:space="0" w:color="auto"/>
            <w:right w:val="none" w:sz="0" w:space="0" w:color="auto"/>
          </w:divBdr>
        </w:div>
        <w:div w:id="595361243">
          <w:marLeft w:val="640"/>
          <w:marRight w:val="0"/>
          <w:marTop w:val="0"/>
          <w:marBottom w:val="0"/>
          <w:divBdr>
            <w:top w:val="none" w:sz="0" w:space="0" w:color="auto"/>
            <w:left w:val="none" w:sz="0" w:space="0" w:color="auto"/>
            <w:bottom w:val="none" w:sz="0" w:space="0" w:color="auto"/>
            <w:right w:val="none" w:sz="0" w:space="0" w:color="auto"/>
          </w:divBdr>
        </w:div>
        <w:div w:id="621306220">
          <w:marLeft w:val="640"/>
          <w:marRight w:val="0"/>
          <w:marTop w:val="0"/>
          <w:marBottom w:val="0"/>
          <w:divBdr>
            <w:top w:val="none" w:sz="0" w:space="0" w:color="auto"/>
            <w:left w:val="none" w:sz="0" w:space="0" w:color="auto"/>
            <w:bottom w:val="none" w:sz="0" w:space="0" w:color="auto"/>
            <w:right w:val="none" w:sz="0" w:space="0" w:color="auto"/>
          </w:divBdr>
        </w:div>
        <w:div w:id="632371150">
          <w:marLeft w:val="640"/>
          <w:marRight w:val="0"/>
          <w:marTop w:val="0"/>
          <w:marBottom w:val="0"/>
          <w:divBdr>
            <w:top w:val="none" w:sz="0" w:space="0" w:color="auto"/>
            <w:left w:val="none" w:sz="0" w:space="0" w:color="auto"/>
            <w:bottom w:val="none" w:sz="0" w:space="0" w:color="auto"/>
            <w:right w:val="none" w:sz="0" w:space="0" w:color="auto"/>
          </w:divBdr>
        </w:div>
        <w:div w:id="636296512">
          <w:marLeft w:val="640"/>
          <w:marRight w:val="0"/>
          <w:marTop w:val="0"/>
          <w:marBottom w:val="0"/>
          <w:divBdr>
            <w:top w:val="none" w:sz="0" w:space="0" w:color="auto"/>
            <w:left w:val="none" w:sz="0" w:space="0" w:color="auto"/>
            <w:bottom w:val="none" w:sz="0" w:space="0" w:color="auto"/>
            <w:right w:val="none" w:sz="0" w:space="0" w:color="auto"/>
          </w:divBdr>
        </w:div>
        <w:div w:id="653726167">
          <w:marLeft w:val="640"/>
          <w:marRight w:val="0"/>
          <w:marTop w:val="0"/>
          <w:marBottom w:val="0"/>
          <w:divBdr>
            <w:top w:val="none" w:sz="0" w:space="0" w:color="auto"/>
            <w:left w:val="none" w:sz="0" w:space="0" w:color="auto"/>
            <w:bottom w:val="none" w:sz="0" w:space="0" w:color="auto"/>
            <w:right w:val="none" w:sz="0" w:space="0" w:color="auto"/>
          </w:divBdr>
        </w:div>
        <w:div w:id="655768317">
          <w:marLeft w:val="640"/>
          <w:marRight w:val="0"/>
          <w:marTop w:val="0"/>
          <w:marBottom w:val="0"/>
          <w:divBdr>
            <w:top w:val="none" w:sz="0" w:space="0" w:color="auto"/>
            <w:left w:val="none" w:sz="0" w:space="0" w:color="auto"/>
            <w:bottom w:val="none" w:sz="0" w:space="0" w:color="auto"/>
            <w:right w:val="none" w:sz="0" w:space="0" w:color="auto"/>
          </w:divBdr>
        </w:div>
        <w:div w:id="666248345">
          <w:marLeft w:val="640"/>
          <w:marRight w:val="0"/>
          <w:marTop w:val="0"/>
          <w:marBottom w:val="0"/>
          <w:divBdr>
            <w:top w:val="none" w:sz="0" w:space="0" w:color="auto"/>
            <w:left w:val="none" w:sz="0" w:space="0" w:color="auto"/>
            <w:bottom w:val="none" w:sz="0" w:space="0" w:color="auto"/>
            <w:right w:val="none" w:sz="0" w:space="0" w:color="auto"/>
          </w:divBdr>
        </w:div>
        <w:div w:id="670066177">
          <w:marLeft w:val="640"/>
          <w:marRight w:val="0"/>
          <w:marTop w:val="0"/>
          <w:marBottom w:val="0"/>
          <w:divBdr>
            <w:top w:val="none" w:sz="0" w:space="0" w:color="auto"/>
            <w:left w:val="none" w:sz="0" w:space="0" w:color="auto"/>
            <w:bottom w:val="none" w:sz="0" w:space="0" w:color="auto"/>
            <w:right w:val="none" w:sz="0" w:space="0" w:color="auto"/>
          </w:divBdr>
        </w:div>
        <w:div w:id="680087548">
          <w:marLeft w:val="640"/>
          <w:marRight w:val="0"/>
          <w:marTop w:val="0"/>
          <w:marBottom w:val="0"/>
          <w:divBdr>
            <w:top w:val="none" w:sz="0" w:space="0" w:color="auto"/>
            <w:left w:val="none" w:sz="0" w:space="0" w:color="auto"/>
            <w:bottom w:val="none" w:sz="0" w:space="0" w:color="auto"/>
            <w:right w:val="none" w:sz="0" w:space="0" w:color="auto"/>
          </w:divBdr>
        </w:div>
        <w:div w:id="690061155">
          <w:marLeft w:val="640"/>
          <w:marRight w:val="0"/>
          <w:marTop w:val="0"/>
          <w:marBottom w:val="0"/>
          <w:divBdr>
            <w:top w:val="none" w:sz="0" w:space="0" w:color="auto"/>
            <w:left w:val="none" w:sz="0" w:space="0" w:color="auto"/>
            <w:bottom w:val="none" w:sz="0" w:space="0" w:color="auto"/>
            <w:right w:val="none" w:sz="0" w:space="0" w:color="auto"/>
          </w:divBdr>
        </w:div>
        <w:div w:id="692996130">
          <w:marLeft w:val="640"/>
          <w:marRight w:val="0"/>
          <w:marTop w:val="0"/>
          <w:marBottom w:val="0"/>
          <w:divBdr>
            <w:top w:val="none" w:sz="0" w:space="0" w:color="auto"/>
            <w:left w:val="none" w:sz="0" w:space="0" w:color="auto"/>
            <w:bottom w:val="none" w:sz="0" w:space="0" w:color="auto"/>
            <w:right w:val="none" w:sz="0" w:space="0" w:color="auto"/>
          </w:divBdr>
        </w:div>
        <w:div w:id="707071691">
          <w:marLeft w:val="640"/>
          <w:marRight w:val="0"/>
          <w:marTop w:val="0"/>
          <w:marBottom w:val="0"/>
          <w:divBdr>
            <w:top w:val="none" w:sz="0" w:space="0" w:color="auto"/>
            <w:left w:val="none" w:sz="0" w:space="0" w:color="auto"/>
            <w:bottom w:val="none" w:sz="0" w:space="0" w:color="auto"/>
            <w:right w:val="none" w:sz="0" w:space="0" w:color="auto"/>
          </w:divBdr>
        </w:div>
        <w:div w:id="721171478">
          <w:marLeft w:val="640"/>
          <w:marRight w:val="0"/>
          <w:marTop w:val="0"/>
          <w:marBottom w:val="0"/>
          <w:divBdr>
            <w:top w:val="none" w:sz="0" w:space="0" w:color="auto"/>
            <w:left w:val="none" w:sz="0" w:space="0" w:color="auto"/>
            <w:bottom w:val="none" w:sz="0" w:space="0" w:color="auto"/>
            <w:right w:val="none" w:sz="0" w:space="0" w:color="auto"/>
          </w:divBdr>
        </w:div>
        <w:div w:id="765421899">
          <w:marLeft w:val="640"/>
          <w:marRight w:val="0"/>
          <w:marTop w:val="0"/>
          <w:marBottom w:val="0"/>
          <w:divBdr>
            <w:top w:val="none" w:sz="0" w:space="0" w:color="auto"/>
            <w:left w:val="none" w:sz="0" w:space="0" w:color="auto"/>
            <w:bottom w:val="none" w:sz="0" w:space="0" w:color="auto"/>
            <w:right w:val="none" w:sz="0" w:space="0" w:color="auto"/>
          </w:divBdr>
        </w:div>
        <w:div w:id="773285017">
          <w:marLeft w:val="640"/>
          <w:marRight w:val="0"/>
          <w:marTop w:val="0"/>
          <w:marBottom w:val="0"/>
          <w:divBdr>
            <w:top w:val="none" w:sz="0" w:space="0" w:color="auto"/>
            <w:left w:val="none" w:sz="0" w:space="0" w:color="auto"/>
            <w:bottom w:val="none" w:sz="0" w:space="0" w:color="auto"/>
            <w:right w:val="none" w:sz="0" w:space="0" w:color="auto"/>
          </w:divBdr>
        </w:div>
        <w:div w:id="779766297">
          <w:marLeft w:val="640"/>
          <w:marRight w:val="0"/>
          <w:marTop w:val="0"/>
          <w:marBottom w:val="0"/>
          <w:divBdr>
            <w:top w:val="none" w:sz="0" w:space="0" w:color="auto"/>
            <w:left w:val="none" w:sz="0" w:space="0" w:color="auto"/>
            <w:bottom w:val="none" w:sz="0" w:space="0" w:color="auto"/>
            <w:right w:val="none" w:sz="0" w:space="0" w:color="auto"/>
          </w:divBdr>
        </w:div>
        <w:div w:id="786045723">
          <w:marLeft w:val="640"/>
          <w:marRight w:val="0"/>
          <w:marTop w:val="0"/>
          <w:marBottom w:val="0"/>
          <w:divBdr>
            <w:top w:val="none" w:sz="0" w:space="0" w:color="auto"/>
            <w:left w:val="none" w:sz="0" w:space="0" w:color="auto"/>
            <w:bottom w:val="none" w:sz="0" w:space="0" w:color="auto"/>
            <w:right w:val="none" w:sz="0" w:space="0" w:color="auto"/>
          </w:divBdr>
        </w:div>
        <w:div w:id="791019947">
          <w:marLeft w:val="640"/>
          <w:marRight w:val="0"/>
          <w:marTop w:val="0"/>
          <w:marBottom w:val="0"/>
          <w:divBdr>
            <w:top w:val="none" w:sz="0" w:space="0" w:color="auto"/>
            <w:left w:val="none" w:sz="0" w:space="0" w:color="auto"/>
            <w:bottom w:val="none" w:sz="0" w:space="0" w:color="auto"/>
            <w:right w:val="none" w:sz="0" w:space="0" w:color="auto"/>
          </w:divBdr>
        </w:div>
        <w:div w:id="794180232">
          <w:marLeft w:val="640"/>
          <w:marRight w:val="0"/>
          <w:marTop w:val="0"/>
          <w:marBottom w:val="0"/>
          <w:divBdr>
            <w:top w:val="none" w:sz="0" w:space="0" w:color="auto"/>
            <w:left w:val="none" w:sz="0" w:space="0" w:color="auto"/>
            <w:bottom w:val="none" w:sz="0" w:space="0" w:color="auto"/>
            <w:right w:val="none" w:sz="0" w:space="0" w:color="auto"/>
          </w:divBdr>
        </w:div>
        <w:div w:id="808135541">
          <w:marLeft w:val="640"/>
          <w:marRight w:val="0"/>
          <w:marTop w:val="0"/>
          <w:marBottom w:val="0"/>
          <w:divBdr>
            <w:top w:val="none" w:sz="0" w:space="0" w:color="auto"/>
            <w:left w:val="none" w:sz="0" w:space="0" w:color="auto"/>
            <w:bottom w:val="none" w:sz="0" w:space="0" w:color="auto"/>
            <w:right w:val="none" w:sz="0" w:space="0" w:color="auto"/>
          </w:divBdr>
        </w:div>
        <w:div w:id="831918565">
          <w:marLeft w:val="640"/>
          <w:marRight w:val="0"/>
          <w:marTop w:val="0"/>
          <w:marBottom w:val="0"/>
          <w:divBdr>
            <w:top w:val="none" w:sz="0" w:space="0" w:color="auto"/>
            <w:left w:val="none" w:sz="0" w:space="0" w:color="auto"/>
            <w:bottom w:val="none" w:sz="0" w:space="0" w:color="auto"/>
            <w:right w:val="none" w:sz="0" w:space="0" w:color="auto"/>
          </w:divBdr>
        </w:div>
        <w:div w:id="845629698">
          <w:marLeft w:val="640"/>
          <w:marRight w:val="0"/>
          <w:marTop w:val="0"/>
          <w:marBottom w:val="0"/>
          <w:divBdr>
            <w:top w:val="none" w:sz="0" w:space="0" w:color="auto"/>
            <w:left w:val="none" w:sz="0" w:space="0" w:color="auto"/>
            <w:bottom w:val="none" w:sz="0" w:space="0" w:color="auto"/>
            <w:right w:val="none" w:sz="0" w:space="0" w:color="auto"/>
          </w:divBdr>
        </w:div>
        <w:div w:id="901522285">
          <w:marLeft w:val="640"/>
          <w:marRight w:val="0"/>
          <w:marTop w:val="0"/>
          <w:marBottom w:val="0"/>
          <w:divBdr>
            <w:top w:val="none" w:sz="0" w:space="0" w:color="auto"/>
            <w:left w:val="none" w:sz="0" w:space="0" w:color="auto"/>
            <w:bottom w:val="none" w:sz="0" w:space="0" w:color="auto"/>
            <w:right w:val="none" w:sz="0" w:space="0" w:color="auto"/>
          </w:divBdr>
        </w:div>
        <w:div w:id="932591267">
          <w:marLeft w:val="640"/>
          <w:marRight w:val="0"/>
          <w:marTop w:val="0"/>
          <w:marBottom w:val="0"/>
          <w:divBdr>
            <w:top w:val="none" w:sz="0" w:space="0" w:color="auto"/>
            <w:left w:val="none" w:sz="0" w:space="0" w:color="auto"/>
            <w:bottom w:val="none" w:sz="0" w:space="0" w:color="auto"/>
            <w:right w:val="none" w:sz="0" w:space="0" w:color="auto"/>
          </w:divBdr>
        </w:div>
        <w:div w:id="978266159">
          <w:marLeft w:val="640"/>
          <w:marRight w:val="0"/>
          <w:marTop w:val="0"/>
          <w:marBottom w:val="0"/>
          <w:divBdr>
            <w:top w:val="none" w:sz="0" w:space="0" w:color="auto"/>
            <w:left w:val="none" w:sz="0" w:space="0" w:color="auto"/>
            <w:bottom w:val="none" w:sz="0" w:space="0" w:color="auto"/>
            <w:right w:val="none" w:sz="0" w:space="0" w:color="auto"/>
          </w:divBdr>
        </w:div>
        <w:div w:id="1060640045">
          <w:marLeft w:val="640"/>
          <w:marRight w:val="0"/>
          <w:marTop w:val="0"/>
          <w:marBottom w:val="0"/>
          <w:divBdr>
            <w:top w:val="none" w:sz="0" w:space="0" w:color="auto"/>
            <w:left w:val="none" w:sz="0" w:space="0" w:color="auto"/>
            <w:bottom w:val="none" w:sz="0" w:space="0" w:color="auto"/>
            <w:right w:val="none" w:sz="0" w:space="0" w:color="auto"/>
          </w:divBdr>
        </w:div>
        <w:div w:id="1064059438">
          <w:marLeft w:val="640"/>
          <w:marRight w:val="0"/>
          <w:marTop w:val="0"/>
          <w:marBottom w:val="0"/>
          <w:divBdr>
            <w:top w:val="none" w:sz="0" w:space="0" w:color="auto"/>
            <w:left w:val="none" w:sz="0" w:space="0" w:color="auto"/>
            <w:bottom w:val="none" w:sz="0" w:space="0" w:color="auto"/>
            <w:right w:val="none" w:sz="0" w:space="0" w:color="auto"/>
          </w:divBdr>
        </w:div>
        <w:div w:id="1087464227">
          <w:marLeft w:val="640"/>
          <w:marRight w:val="0"/>
          <w:marTop w:val="0"/>
          <w:marBottom w:val="0"/>
          <w:divBdr>
            <w:top w:val="none" w:sz="0" w:space="0" w:color="auto"/>
            <w:left w:val="none" w:sz="0" w:space="0" w:color="auto"/>
            <w:bottom w:val="none" w:sz="0" w:space="0" w:color="auto"/>
            <w:right w:val="none" w:sz="0" w:space="0" w:color="auto"/>
          </w:divBdr>
        </w:div>
        <w:div w:id="1171336900">
          <w:marLeft w:val="640"/>
          <w:marRight w:val="0"/>
          <w:marTop w:val="0"/>
          <w:marBottom w:val="0"/>
          <w:divBdr>
            <w:top w:val="none" w:sz="0" w:space="0" w:color="auto"/>
            <w:left w:val="none" w:sz="0" w:space="0" w:color="auto"/>
            <w:bottom w:val="none" w:sz="0" w:space="0" w:color="auto"/>
            <w:right w:val="none" w:sz="0" w:space="0" w:color="auto"/>
          </w:divBdr>
        </w:div>
        <w:div w:id="1188984909">
          <w:marLeft w:val="640"/>
          <w:marRight w:val="0"/>
          <w:marTop w:val="0"/>
          <w:marBottom w:val="0"/>
          <w:divBdr>
            <w:top w:val="none" w:sz="0" w:space="0" w:color="auto"/>
            <w:left w:val="none" w:sz="0" w:space="0" w:color="auto"/>
            <w:bottom w:val="none" w:sz="0" w:space="0" w:color="auto"/>
            <w:right w:val="none" w:sz="0" w:space="0" w:color="auto"/>
          </w:divBdr>
        </w:div>
        <w:div w:id="1221095652">
          <w:marLeft w:val="640"/>
          <w:marRight w:val="0"/>
          <w:marTop w:val="0"/>
          <w:marBottom w:val="0"/>
          <w:divBdr>
            <w:top w:val="none" w:sz="0" w:space="0" w:color="auto"/>
            <w:left w:val="none" w:sz="0" w:space="0" w:color="auto"/>
            <w:bottom w:val="none" w:sz="0" w:space="0" w:color="auto"/>
            <w:right w:val="none" w:sz="0" w:space="0" w:color="auto"/>
          </w:divBdr>
        </w:div>
        <w:div w:id="1226799245">
          <w:marLeft w:val="640"/>
          <w:marRight w:val="0"/>
          <w:marTop w:val="0"/>
          <w:marBottom w:val="0"/>
          <w:divBdr>
            <w:top w:val="none" w:sz="0" w:space="0" w:color="auto"/>
            <w:left w:val="none" w:sz="0" w:space="0" w:color="auto"/>
            <w:bottom w:val="none" w:sz="0" w:space="0" w:color="auto"/>
            <w:right w:val="none" w:sz="0" w:space="0" w:color="auto"/>
          </w:divBdr>
        </w:div>
        <w:div w:id="1241717734">
          <w:marLeft w:val="640"/>
          <w:marRight w:val="0"/>
          <w:marTop w:val="0"/>
          <w:marBottom w:val="0"/>
          <w:divBdr>
            <w:top w:val="none" w:sz="0" w:space="0" w:color="auto"/>
            <w:left w:val="none" w:sz="0" w:space="0" w:color="auto"/>
            <w:bottom w:val="none" w:sz="0" w:space="0" w:color="auto"/>
            <w:right w:val="none" w:sz="0" w:space="0" w:color="auto"/>
          </w:divBdr>
        </w:div>
        <w:div w:id="1269700662">
          <w:marLeft w:val="640"/>
          <w:marRight w:val="0"/>
          <w:marTop w:val="0"/>
          <w:marBottom w:val="0"/>
          <w:divBdr>
            <w:top w:val="none" w:sz="0" w:space="0" w:color="auto"/>
            <w:left w:val="none" w:sz="0" w:space="0" w:color="auto"/>
            <w:bottom w:val="none" w:sz="0" w:space="0" w:color="auto"/>
            <w:right w:val="none" w:sz="0" w:space="0" w:color="auto"/>
          </w:divBdr>
        </w:div>
        <w:div w:id="1295066252">
          <w:marLeft w:val="640"/>
          <w:marRight w:val="0"/>
          <w:marTop w:val="0"/>
          <w:marBottom w:val="0"/>
          <w:divBdr>
            <w:top w:val="none" w:sz="0" w:space="0" w:color="auto"/>
            <w:left w:val="none" w:sz="0" w:space="0" w:color="auto"/>
            <w:bottom w:val="none" w:sz="0" w:space="0" w:color="auto"/>
            <w:right w:val="none" w:sz="0" w:space="0" w:color="auto"/>
          </w:divBdr>
        </w:div>
        <w:div w:id="1323000964">
          <w:marLeft w:val="640"/>
          <w:marRight w:val="0"/>
          <w:marTop w:val="0"/>
          <w:marBottom w:val="0"/>
          <w:divBdr>
            <w:top w:val="none" w:sz="0" w:space="0" w:color="auto"/>
            <w:left w:val="none" w:sz="0" w:space="0" w:color="auto"/>
            <w:bottom w:val="none" w:sz="0" w:space="0" w:color="auto"/>
            <w:right w:val="none" w:sz="0" w:space="0" w:color="auto"/>
          </w:divBdr>
        </w:div>
        <w:div w:id="1327517157">
          <w:marLeft w:val="640"/>
          <w:marRight w:val="0"/>
          <w:marTop w:val="0"/>
          <w:marBottom w:val="0"/>
          <w:divBdr>
            <w:top w:val="none" w:sz="0" w:space="0" w:color="auto"/>
            <w:left w:val="none" w:sz="0" w:space="0" w:color="auto"/>
            <w:bottom w:val="none" w:sz="0" w:space="0" w:color="auto"/>
            <w:right w:val="none" w:sz="0" w:space="0" w:color="auto"/>
          </w:divBdr>
        </w:div>
        <w:div w:id="1371295557">
          <w:marLeft w:val="640"/>
          <w:marRight w:val="0"/>
          <w:marTop w:val="0"/>
          <w:marBottom w:val="0"/>
          <w:divBdr>
            <w:top w:val="none" w:sz="0" w:space="0" w:color="auto"/>
            <w:left w:val="none" w:sz="0" w:space="0" w:color="auto"/>
            <w:bottom w:val="none" w:sz="0" w:space="0" w:color="auto"/>
            <w:right w:val="none" w:sz="0" w:space="0" w:color="auto"/>
          </w:divBdr>
        </w:div>
        <w:div w:id="1404638596">
          <w:marLeft w:val="640"/>
          <w:marRight w:val="0"/>
          <w:marTop w:val="0"/>
          <w:marBottom w:val="0"/>
          <w:divBdr>
            <w:top w:val="none" w:sz="0" w:space="0" w:color="auto"/>
            <w:left w:val="none" w:sz="0" w:space="0" w:color="auto"/>
            <w:bottom w:val="none" w:sz="0" w:space="0" w:color="auto"/>
            <w:right w:val="none" w:sz="0" w:space="0" w:color="auto"/>
          </w:divBdr>
        </w:div>
        <w:div w:id="1411537488">
          <w:marLeft w:val="640"/>
          <w:marRight w:val="0"/>
          <w:marTop w:val="0"/>
          <w:marBottom w:val="0"/>
          <w:divBdr>
            <w:top w:val="none" w:sz="0" w:space="0" w:color="auto"/>
            <w:left w:val="none" w:sz="0" w:space="0" w:color="auto"/>
            <w:bottom w:val="none" w:sz="0" w:space="0" w:color="auto"/>
            <w:right w:val="none" w:sz="0" w:space="0" w:color="auto"/>
          </w:divBdr>
        </w:div>
        <w:div w:id="1413351389">
          <w:marLeft w:val="640"/>
          <w:marRight w:val="0"/>
          <w:marTop w:val="0"/>
          <w:marBottom w:val="0"/>
          <w:divBdr>
            <w:top w:val="none" w:sz="0" w:space="0" w:color="auto"/>
            <w:left w:val="none" w:sz="0" w:space="0" w:color="auto"/>
            <w:bottom w:val="none" w:sz="0" w:space="0" w:color="auto"/>
            <w:right w:val="none" w:sz="0" w:space="0" w:color="auto"/>
          </w:divBdr>
        </w:div>
        <w:div w:id="1421100521">
          <w:marLeft w:val="640"/>
          <w:marRight w:val="0"/>
          <w:marTop w:val="0"/>
          <w:marBottom w:val="0"/>
          <w:divBdr>
            <w:top w:val="none" w:sz="0" w:space="0" w:color="auto"/>
            <w:left w:val="none" w:sz="0" w:space="0" w:color="auto"/>
            <w:bottom w:val="none" w:sz="0" w:space="0" w:color="auto"/>
            <w:right w:val="none" w:sz="0" w:space="0" w:color="auto"/>
          </w:divBdr>
        </w:div>
        <w:div w:id="1442532699">
          <w:marLeft w:val="640"/>
          <w:marRight w:val="0"/>
          <w:marTop w:val="0"/>
          <w:marBottom w:val="0"/>
          <w:divBdr>
            <w:top w:val="none" w:sz="0" w:space="0" w:color="auto"/>
            <w:left w:val="none" w:sz="0" w:space="0" w:color="auto"/>
            <w:bottom w:val="none" w:sz="0" w:space="0" w:color="auto"/>
            <w:right w:val="none" w:sz="0" w:space="0" w:color="auto"/>
          </w:divBdr>
        </w:div>
        <w:div w:id="1450781061">
          <w:marLeft w:val="640"/>
          <w:marRight w:val="0"/>
          <w:marTop w:val="0"/>
          <w:marBottom w:val="0"/>
          <w:divBdr>
            <w:top w:val="none" w:sz="0" w:space="0" w:color="auto"/>
            <w:left w:val="none" w:sz="0" w:space="0" w:color="auto"/>
            <w:bottom w:val="none" w:sz="0" w:space="0" w:color="auto"/>
            <w:right w:val="none" w:sz="0" w:space="0" w:color="auto"/>
          </w:divBdr>
        </w:div>
        <w:div w:id="1472553499">
          <w:marLeft w:val="640"/>
          <w:marRight w:val="0"/>
          <w:marTop w:val="0"/>
          <w:marBottom w:val="0"/>
          <w:divBdr>
            <w:top w:val="none" w:sz="0" w:space="0" w:color="auto"/>
            <w:left w:val="none" w:sz="0" w:space="0" w:color="auto"/>
            <w:bottom w:val="none" w:sz="0" w:space="0" w:color="auto"/>
            <w:right w:val="none" w:sz="0" w:space="0" w:color="auto"/>
          </w:divBdr>
        </w:div>
        <w:div w:id="1498765379">
          <w:marLeft w:val="640"/>
          <w:marRight w:val="0"/>
          <w:marTop w:val="0"/>
          <w:marBottom w:val="0"/>
          <w:divBdr>
            <w:top w:val="none" w:sz="0" w:space="0" w:color="auto"/>
            <w:left w:val="none" w:sz="0" w:space="0" w:color="auto"/>
            <w:bottom w:val="none" w:sz="0" w:space="0" w:color="auto"/>
            <w:right w:val="none" w:sz="0" w:space="0" w:color="auto"/>
          </w:divBdr>
        </w:div>
        <w:div w:id="1500196319">
          <w:marLeft w:val="640"/>
          <w:marRight w:val="0"/>
          <w:marTop w:val="0"/>
          <w:marBottom w:val="0"/>
          <w:divBdr>
            <w:top w:val="none" w:sz="0" w:space="0" w:color="auto"/>
            <w:left w:val="none" w:sz="0" w:space="0" w:color="auto"/>
            <w:bottom w:val="none" w:sz="0" w:space="0" w:color="auto"/>
            <w:right w:val="none" w:sz="0" w:space="0" w:color="auto"/>
          </w:divBdr>
        </w:div>
        <w:div w:id="1514683687">
          <w:marLeft w:val="640"/>
          <w:marRight w:val="0"/>
          <w:marTop w:val="0"/>
          <w:marBottom w:val="0"/>
          <w:divBdr>
            <w:top w:val="none" w:sz="0" w:space="0" w:color="auto"/>
            <w:left w:val="none" w:sz="0" w:space="0" w:color="auto"/>
            <w:bottom w:val="none" w:sz="0" w:space="0" w:color="auto"/>
            <w:right w:val="none" w:sz="0" w:space="0" w:color="auto"/>
          </w:divBdr>
        </w:div>
        <w:div w:id="1519585037">
          <w:marLeft w:val="640"/>
          <w:marRight w:val="0"/>
          <w:marTop w:val="0"/>
          <w:marBottom w:val="0"/>
          <w:divBdr>
            <w:top w:val="none" w:sz="0" w:space="0" w:color="auto"/>
            <w:left w:val="none" w:sz="0" w:space="0" w:color="auto"/>
            <w:bottom w:val="none" w:sz="0" w:space="0" w:color="auto"/>
            <w:right w:val="none" w:sz="0" w:space="0" w:color="auto"/>
          </w:divBdr>
        </w:div>
        <w:div w:id="1547254203">
          <w:marLeft w:val="640"/>
          <w:marRight w:val="0"/>
          <w:marTop w:val="0"/>
          <w:marBottom w:val="0"/>
          <w:divBdr>
            <w:top w:val="none" w:sz="0" w:space="0" w:color="auto"/>
            <w:left w:val="none" w:sz="0" w:space="0" w:color="auto"/>
            <w:bottom w:val="none" w:sz="0" w:space="0" w:color="auto"/>
            <w:right w:val="none" w:sz="0" w:space="0" w:color="auto"/>
          </w:divBdr>
        </w:div>
        <w:div w:id="1573272045">
          <w:marLeft w:val="640"/>
          <w:marRight w:val="0"/>
          <w:marTop w:val="0"/>
          <w:marBottom w:val="0"/>
          <w:divBdr>
            <w:top w:val="none" w:sz="0" w:space="0" w:color="auto"/>
            <w:left w:val="none" w:sz="0" w:space="0" w:color="auto"/>
            <w:bottom w:val="none" w:sz="0" w:space="0" w:color="auto"/>
            <w:right w:val="none" w:sz="0" w:space="0" w:color="auto"/>
          </w:divBdr>
        </w:div>
        <w:div w:id="1585066946">
          <w:marLeft w:val="640"/>
          <w:marRight w:val="0"/>
          <w:marTop w:val="0"/>
          <w:marBottom w:val="0"/>
          <w:divBdr>
            <w:top w:val="none" w:sz="0" w:space="0" w:color="auto"/>
            <w:left w:val="none" w:sz="0" w:space="0" w:color="auto"/>
            <w:bottom w:val="none" w:sz="0" w:space="0" w:color="auto"/>
            <w:right w:val="none" w:sz="0" w:space="0" w:color="auto"/>
          </w:divBdr>
        </w:div>
        <w:div w:id="1602570584">
          <w:marLeft w:val="640"/>
          <w:marRight w:val="0"/>
          <w:marTop w:val="0"/>
          <w:marBottom w:val="0"/>
          <w:divBdr>
            <w:top w:val="none" w:sz="0" w:space="0" w:color="auto"/>
            <w:left w:val="none" w:sz="0" w:space="0" w:color="auto"/>
            <w:bottom w:val="none" w:sz="0" w:space="0" w:color="auto"/>
            <w:right w:val="none" w:sz="0" w:space="0" w:color="auto"/>
          </w:divBdr>
        </w:div>
        <w:div w:id="1676960018">
          <w:marLeft w:val="640"/>
          <w:marRight w:val="0"/>
          <w:marTop w:val="0"/>
          <w:marBottom w:val="0"/>
          <w:divBdr>
            <w:top w:val="none" w:sz="0" w:space="0" w:color="auto"/>
            <w:left w:val="none" w:sz="0" w:space="0" w:color="auto"/>
            <w:bottom w:val="none" w:sz="0" w:space="0" w:color="auto"/>
            <w:right w:val="none" w:sz="0" w:space="0" w:color="auto"/>
          </w:divBdr>
        </w:div>
        <w:div w:id="1697190294">
          <w:marLeft w:val="640"/>
          <w:marRight w:val="0"/>
          <w:marTop w:val="0"/>
          <w:marBottom w:val="0"/>
          <w:divBdr>
            <w:top w:val="none" w:sz="0" w:space="0" w:color="auto"/>
            <w:left w:val="none" w:sz="0" w:space="0" w:color="auto"/>
            <w:bottom w:val="none" w:sz="0" w:space="0" w:color="auto"/>
            <w:right w:val="none" w:sz="0" w:space="0" w:color="auto"/>
          </w:divBdr>
        </w:div>
        <w:div w:id="1716923136">
          <w:marLeft w:val="640"/>
          <w:marRight w:val="0"/>
          <w:marTop w:val="0"/>
          <w:marBottom w:val="0"/>
          <w:divBdr>
            <w:top w:val="none" w:sz="0" w:space="0" w:color="auto"/>
            <w:left w:val="none" w:sz="0" w:space="0" w:color="auto"/>
            <w:bottom w:val="none" w:sz="0" w:space="0" w:color="auto"/>
            <w:right w:val="none" w:sz="0" w:space="0" w:color="auto"/>
          </w:divBdr>
        </w:div>
        <w:div w:id="1736733752">
          <w:marLeft w:val="640"/>
          <w:marRight w:val="0"/>
          <w:marTop w:val="0"/>
          <w:marBottom w:val="0"/>
          <w:divBdr>
            <w:top w:val="none" w:sz="0" w:space="0" w:color="auto"/>
            <w:left w:val="none" w:sz="0" w:space="0" w:color="auto"/>
            <w:bottom w:val="none" w:sz="0" w:space="0" w:color="auto"/>
            <w:right w:val="none" w:sz="0" w:space="0" w:color="auto"/>
          </w:divBdr>
        </w:div>
        <w:div w:id="1740714046">
          <w:marLeft w:val="640"/>
          <w:marRight w:val="0"/>
          <w:marTop w:val="0"/>
          <w:marBottom w:val="0"/>
          <w:divBdr>
            <w:top w:val="none" w:sz="0" w:space="0" w:color="auto"/>
            <w:left w:val="none" w:sz="0" w:space="0" w:color="auto"/>
            <w:bottom w:val="none" w:sz="0" w:space="0" w:color="auto"/>
            <w:right w:val="none" w:sz="0" w:space="0" w:color="auto"/>
          </w:divBdr>
        </w:div>
        <w:div w:id="1767843722">
          <w:marLeft w:val="640"/>
          <w:marRight w:val="0"/>
          <w:marTop w:val="0"/>
          <w:marBottom w:val="0"/>
          <w:divBdr>
            <w:top w:val="none" w:sz="0" w:space="0" w:color="auto"/>
            <w:left w:val="none" w:sz="0" w:space="0" w:color="auto"/>
            <w:bottom w:val="none" w:sz="0" w:space="0" w:color="auto"/>
            <w:right w:val="none" w:sz="0" w:space="0" w:color="auto"/>
          </w:divBdr>
        </w:div>
        <w:div w:id="1772777608">
          <w:marLeft w:val="640"/>
          <w:marRight w:val="0"/>
          <w:marTop w:val="0"/>
          <w:marBottom w:val="0"/>
          <w:divBdr>
            <w:top w:val="none" w:sz="0" w:space="0" w:color="auto"/>
            <w:left w:val="none" w:sz="0" w:space="0" w:color="auto"/>
            <w:bottom w:val="none" w:sz="0" w:space="0" w:color="auto"/>
            <w:right w:val="none" w:sz="0" w:space="0" w:color="auto"/>
          </w:divBdr>
        </w:div>
        <w:div w:id="1787116675">
          <w:marLeft w:val="640"/>
          <w:marRight w:val="0"/>
          <w:marTop w:val="0"/>
          <w:marBottom w:val="0"/>
          <w:divBdr>
            <w:top w:val="none" w:sz="0" w:space="0" w:color="auto"/>
            <w:left w:val="none" w:sz="0" w:space="0" w:color="auto"/>
            <w:bottom w:val="none" w:sz="0" w:space="0" w:color="auto"/>
            <w:right w:val="none" w:sz="0" w:space="0" w:color="auto"/>
          </w:divBdr>
        </w:div>
        <w:div w:id="1811242114">
          <w:marLeft w:val="640"/>
          <w:marRight w:val="0"/>
          <w:marTop w:val="0"/>
          <w:marBottom w:val="0"/>
          <w:divBdr>
            <w:top w:val="none" w:sz="0" w:space="0" w:color="auto"/>
            <w:left w:val="none" w:sz="0" w:space="0" w:color="auto"/>
            <w:bottom w:val="none" w:sz="0" w:space="0" w:color="auto"/>
            <w:right w:val="none" w:sz="0" w:space="0" w:color="auto"/>
          </w:divBdr>
        </w:div>
        <w:div w:id="1817262533">
          <w:marLeft w:val="640"/>
          <w:marRight w:val="0"/>
          <w:marTop w:val="0"/>
          <w:marBottom w:val="0"/>
          <w:divBdr>
            <w:top w:val="none" w:sz="0" w:space="0" w:color="auto"/>
            <w:left w:val="none" w:sz="0" w:space="0" w:color="auto"/>
            <w:bottom w:val="none" w:sz="0" w:space="0" w:color="auto"/>
            <w:right w:val="none" w:sz="0" w:space="0" w:color="auto"/>
          </w:divBdr>
        </w:div>
        <w:div w:id="1819689428">
          <w:marLeft w:val="640"/>
          <w:marRight w:val="0"/>
          <w:marTop w:val="0"/>
          <w:marBottom w:val="0"/>
          <w:divBdr>
            <w:top w:val="none" w:sz="0" w:space="0" w:color="auto"/>
            <w:left w:val="none" w:sz="0" w:space="0" w:color="auto"/>
            <w:bottom w:val="none" w:sz="0" w:space="0" w:color="auto"/>
            <w:right w:val="none" w:sz="0" w:space="0" w:color="auto"/>
          </w:divBdr>
        </w:div>
        <w:div w:id="1824084090">
          <w:marLeft w:val="640"/>
          <w:marRight w:val="0"/>
          <w:marTop w:val="0"/>
          <w:marBottom w:val="0"/>
          <w:divBdr>
            <w:top w:val="none" w:sz="0" w:space="0" w:color="auto"/>
            <w:left w:val="none" w:sz="0" w:space="0" w:color="auto"/>
            <w:bottom w:val="none" w:sz="0" w:space="0" w:color="auto"/>
            <w:right w:val="none" w:sz="0" w:space="0" w:color="auto"/>
          </w:divBdr>
        </w:div>
        <w:div w:id="1829244860">
          <w:marLeft w:val="640"/>
          <w:marRight w:val="0"/>
          <w:marTop w:val="0"/>
          <w:marBottom w:val="0"/>
          <w:divBdr>
            <w:top w:val="none" w:sz="0" w:space="0" w:color="auto"/>
            <w:left w:val="none" w:sz="0" w:space="0" w:color="auto"/>
            <w:bottom w:val="none" w:sz="0" w:space="0" w:color="auto"/>
            <w:right w:val="none" w:sz="0" w:space="0" w:color="auto"/>
          </w:divBdr>
        </w:div>
        <w:div w:id="1876305364">
          <w:marLeft w:val="640"/>
          <w:marRight w:val="0"/>
          <w:marTop w:val="0"/>
          <w:marBottom w:val="0"/>
          <w:divBdr>
            <w:top w:val="none" w:sz="0" w:space="0" w:color="auto"/>
            <w:left w:val="none" w:sz="0" w:space="0" w:color="auto"/>
            <w:bottom w:val="none" w:sz="0" w:space="0" w:color="auto"/>
            <w:right w:val="none" w:sz="0" w:space="0" w:color="auto"/>
          </w:divBdr>
        </w:div>
        <w:div w:id="1898541363">
          <w:marLeft w:val="640"/>
          <w:marRight w:val="0"/>
          <w:marTop w:val="0"/>
          <w:marBottom w:val="0"/>
          <w:divBdr>
            <w:top w:val="none" w:sz="0" w:space="0" w:color="auto"/>
            <w:left w:val="none" w:sz="0" w:space="0" w:color="auto"/>
            <w:bottom w:val="none" w:sz="0" w:space="0" w:color="auto"/>
            <w:right w:val="none" w:sz="0" w:space="0" w:color="auto"/>
          </w:divBdr>
        </w:div>
        <w:div w:id="1904559157">
          <w:marLeft w:val="640"/>
          <w:marRight w:val="0"/>
          <w:marTop w:val="0"/>
          <w:marBottom w:val="0"/>
          <w:divBdr>
            <w:top w:val="none" w:sz="0" w:space="0" w:color="auto"/>
            <w:left w:val="none" w:sz="0" w:space="0" w:color="auto"/>
            <w:bottom w:val="none" w:sz="0" w:space="0" w:color="auto"/>
            <w:right w:val="none" w:sz="0" w:space="0" w:color="auto"/>
          </w:divBdr>
        </w:div>
        <w:div w:id="1918006037">
          <w:marLeft w:val="640"/>
          <w:marRight w:val="0"/>
          <w:marTop w:val="0"/>
          <w:marBottom w:val="0"/>
          <w:divBdr>
            <w:top w:val="none" w:sz="0" w:space="0" w:color="auto"/>
            <w:left w:val="none" w:sz="0" w:space="0" w:color="auto"/>
            <w:bottom w:val="none" w:sz="0" w:space="0" w:color="auto"/>
            <w:right w:val="none" w:sz="0" w:space="0" w:color="auto"/>
          </w:divBdr>
        </w:div>
        <w:div w:id="1951475259">
          <w:marLeft w:val="640"/>
          <w:marRight w:val="0"/>
          <w:marTop w:val="0"/>
          <w:marBottom w:val="0"/>
          <w:divBdr>
            <w:top w:val="none" w:sz="0" w:space="0" w:color="auto"/>
            <w:left w:val="none" w:sz="0" w:space="0" w:color="auto"/>
            <w:bottom w:val="none" w:sz="0" w:space="0" w:color="auto"/>
            <w:right w:val="none" w:sz="0" w:space="0" w:color="auto"/>
          </w:divBdr>
        </w:div>
        <w:div w:id="1971671893">
          <w:marLeft w:val="640"/>
          <w:marRight w:val="0"/>
          <w:marTop w:val="0"/>
          <w:marBottom w:val="0"/>
          <w:divBdr>
            <w:top w:val="none" w:sz="0" w:space="0" w:color="auto"/>
            <w:left w:val="none" w:sz="0" w:space="0" w:color="auto"/>
            <w:bottom w:val="none" w:sz="0" w:space="0" w:color="auto"/>
            <w:right w:val="none" w:sz="0" w:space="0" w:color="auto"/>
          </w:divBdr>
        </w:div>
        <w:div w:id="2050688116">
          <w:marLeft w:val="640"/>
          <w:marRight w:val="0"/>
          <w:marTop w:val="0"/>
          <w:marBottom w:val="0"/>
          <w:divBdr>
            <w:top w:val="none" w:sz="0" w:space="0" w:color="auto"/>
            <w:left w:val="none" w:sz="0" w:space="0" w:color="auto"/>
            <w:bottom w:val="none" w:sz="0" w:space="0" w:color="auto"/>
            <w:right w:val="none" w:sz="0" w:space="0" w:color="auto"/>
          </w:divBdr>
        </w:div>
        <w:div w:id="2056081555">
          <w:marLeft w:val="640"/>
          <w:marRight w:val="0"/>
          <w:marTop w:val="0"/>
          <w:marBottom w:val="0"/>
          <w:divBdr>
            <w:top w:val="none" w:sz="0" w:space="0" w:color="auto"/>
            <w:left w:val="none" w:sz="0" w:space="0" w:color="auto"/>
            <w:bottom w:val="none" w:sz="0" w:space="0" w:color="auto"/>
            <w:right w:val="none" w:sz="0" w:space="0" w:color="auto"/>
          </w:divBdr>
        </w:div>
        <w:div w:id="2091536047">
          <w:marLeft w:val="640"/>
          <w:marRight w:val="0"/>
          <w:marTop w:val="0"/>
          <w:marBottom w:val="0"/>
          <w:divBdr>
            <w:top w:val="none" w:sz="0" w:space="0" w:color="auto"/>
            <w:left w:val="none" w:sz="0" w:space="0" w:color="auto"/>
            <w:bottom w:val="none" w:sz="0" w:space="0" w:color="auto"/>
            <w:right w:val="none" w:sz="0" w:space="0" w:color="auto"/>
          </w:divBdr>
        </w:div>
        <w:div w:id="2093121041">
          <w:marLeft w:val="640"/>
          <w:marRight w:val="0"/>
          <w:marTop w:val="0"/>
          <w:marBottom w:val="0"/>
          <w:divBdr>
            <w:top w:val="none" w:sz="0" w:space="0" w:color="auto"/>
            <w:left w:val="none" w:sz="0" w:space="0" w:color="auto"/>
            <w:bottom w:val="none" w:sz="0" w:space="0" w:color="auto"/>
            <w:right w:val="none" w:sz="0" w:space="0" w:color="auto"/>
          </w:divBdr>
        </w:div>
        <w:div w:id="2118520310">
          <w:marLeft w:val="640"/>
          <w:marRight w:val="0"/>
          <w:marTop w:val="0"/>
          <w:marBottom w:val="0"/>
          <w:divBdr>
            <w:top w:val="none" w:sz="0" w:space="0" w:color="auto"/>
            <w:left w:val="none" w:sz="0" w:space="0" w:color="auto"/>
            <w:bottom w:val="none" w:sz="0" w:space="0" w:color="auto"/>
            <w:right w:val="none" w:sz="0" w:space="0" w:color="auto"/>
          </w:divBdr>
        </w:div>
      </w:divsChild>
    </w:div>
    <w:div w:id="1716735095">
      <w:bodyDiv w:val="1"/>
      <w:marLeft w:val="0"/>
      <w:marRight w:val="0"/>
      <w:marTop w:val="0"/>
      <w:marBottom w:val="0"/>
      <w:divBdr>
        <w:top w:val="none" w:sz="0" w:space="0" w:color="auto"/>
        <w:left w:val="none" w:sz="0" w:space="0" w:color="auto"/>
        <w:bottom w:val="none" w:sz="0" w:space="0" w:color="auto"/>
        <w:right w:val="none" w:sz="0" w:space="0" w:color="auto"/>
      </w:divBdr>
      <w:divsChild>
        <w:div w:id="8526442">
          <w:marLeft w:val="640"/>
          <w:marRight w:val="0"/>
          <w:marTop w:val="0"/>
          <w:marBottom w:val="0"/>
          <w:divBdr>
            <w:top w:val="none" w:sz="0" w:space="0" w:color="auto"/>
            <w:left w:val="none" w:sz="0" w:space="0" w:color="auto"/>
            <w:bottom w:val="none" w:sz="0" w:space="0" w:color="auto"/>
            <w:right w:val="none" w:sz="0" w:space="0" w:color="auto"/>
          </w:divBdr>
        </w:div>
        <w:div w:id="12613465">
          <w:marLeft w:val="640"/>
          <w:marRight w:val="0"/>
          <w:marTop w:val="0"/>
          <w:marBottom w:val="0"/>
          <w:divBdr>
            <w:top w:val="none" w:sz="0" w:space="0" w:color="auto"/>
            <w:left w:val="none" w:sz="0" w:space="0" w:color="auto"/>
            <w:bottom w:val="none" w:sz="0" w:space="0" w:color="auto"/>
            <w:right w:val="none" w:sz="0" w:space="0" w:color="auto"/>
          </w:divBdr>
        </w:div>
        <w:div w:id="18818794">
          <w:marLeft w:val="640"/>
          <w:marRight w:val="0"/>
          <w:marTop w:val="0"/>
          <w:marBottom w:val="0"/>
          <w:divBdr>
            <w:top w:val="none" w:sz="0" w:space="0" w:color="auto"/>
            <w:left w:val="none" w:sz="0" w:space="0" w:color="auto"/>
            <w:bottom w:val="none" w:sz="0" w:space="0" w:color="auto"/>
            <w:right w:val="none" w:sz="0" w:space="0" w:color="auto"/>
          </w:divBdr>
        </w:div>
        <w:div w:id="37512692">
          <w:marLeft w:val="640"/>
          <w:marRight w:val="0"/>
          <w:marTop w:val="0"/>
          <w:marBottom w:val="0"/>
          <w:divBdr>
            <w:top w:val="none" w:sz="0" w:space="0" w:color="auto"/>
            <w:left w:val="none" w:sz="0" w:space="0" w:color="auto"/>
            <w:bottom w:val="none" w:sz="0" w:space="0" w:color="auto"/>
            <w:right w:val="none" w:sz="0" w:space="0" w:color="auto"/>
          </w:divBdr>
        </w:div>
        <w:div w:id="60956390">
          <w:marLeft w:val="640"/>
          <w:marRight w:val="0"/>
          <w:marTop w:val="0"/>
          <w:marBottom w:val="0"/>
          <w:divBdr>
            <w:top w:val="none" w:sz="0" w:space="0" w:color="auto"/>
            <w:left w:val="none" w:sz="0" w:space="0" w:color="auto"/>
            <w:bottom w:val="none" w:sz="0" w:space="0" w:color="auto"/>
            <w:right w:val="none" w:sz="0" w:space="0" w:color="auto"/>
          </w:divBdr>
        </w:div>
        <w:div w:id="68968404">
          <w:marLeft w:val="640"/>
          <w:marRight w:val="0"/>
          <w:marTop w:val="0"/>
          <w:marBottom w:val="0"/>
          <w:divBdr>
            <w:top w:val="none" w:sz="0" w:space="0" w:color="auto"/>
            <w:left w:val="none" w:sz="0" w:space="0" w:color="auto"/>
            <w:bottom w:val="none" w:sz="0" w:space="0" w:color="auto"/>
            <w:right w:val="none" w:sz="0" w:space="0" w:color="auto"/>
          </w:divBdr>
        </w:div>
        <w:div w:id="100804655">
          <w:marLeft w:val="640"/>
          <w:marRight w:val="0"/>
          <w:marTop w:val="0"/>
          <w:marBottom w:val="0"/>
          <w:divBdr>
            <w:top w:val="none" w:sz="0" w:space="0" w:color="auto"/>
            <w:left w:val="none" w:sz="0" w:space="0" w:color="auto"/>
            <w:bottom w:val="none" w:sz="0" w:space="0" w:color="auto"/>
            <w:right w:val="none" w:sz="0" w:space="0" w:color="auto"/>
          </w:divBdr>
        </w:div>
        <w:div w:id="153886164">
          <w:marLeft w:val="640"/>
          <w:marRight w:val="0"/>
          <w:marTop w:val="0"/>
          <w:marBottom w:val="0"/>
          <w:divBdr>
            <w:top w:val="none" w:sz="0" w:space="0" w:color="auto"/>
            <w:left w:val="none" w:sz="0" w:space="0" w:color="auto"/>
            <w:bottom w:val="none" w:sz="0" w:space="0" w:color="auto"/>
            <w:right w:val="none" w:sz="0" w:space="0" w:color="auto"/>
          </w:divBdr>
        </w:div>
        <w:div w:id="158274031">
          <w:marLeft w:val="640"/>
          <w:marRight w:val="0"/>
          <w:marTop w:val="0"/>
          <w:marBottom w:val="0"/>
          <w:divBdr>
            <w:top w:val="none" w:sz="0" w:space="0" w:color="auto"/>
            <w:left w:val="none" w:sz="0" w:space="0" w:color="auto"/>
            <w:bottom w:val="none" w:sz="0" w:space="0" w:color="auto"/>
            <w:right w:val="none" w:sz="0" w:space="0" w:color="auto"/>
          </w:divBdr>
        </w:div>
        <w:div w:id="192039918">
          <w:marLeft w:val="640"/>
          <w:marRight w:val="0"/>
          <w:marTop w:val="0"/>
          <w:marBottom w:val="0"/>
          <w:divBdr>
            <w:top w:val="none" w:sz="0" w:space="0" w:color="auto"/>
            <w:left w:val="none" w:sz="0" w:space="0" w:color="auto"/>
            <w:bottom w:val="none" w:sz="0" w:space="0" w:color="auto"/>
            <w:right w:val="none" w:sz="0" w:space="0" w:color="auto"/>
          </w:divBdr>
        </w:div>
        <w:div w:id="257562043">
          <w:marLeft w:val="640"/>
          <w:marRight w:val="0"/>
          <w:marTop w:val="0"/>
          <w:marBottom w:val="0"/>
          <w:divBdr>
            <w:top w:val="none" w:sz="0" w:space="0" w:color="auto"/>
            <w:left w:val="none" w:sz="0" w:space="0" w:color="auto"/>
            <w:bottom w:val="none" w:sz="0" w:space="0" w:color="auto"/>
            <w:right w:val="none" w:sz="0" w:space="0" w:color="auto"/>
          </w:divBdr>
        </w:div>
        <w:div w:id="266697145">
          <w:marLeft w:val="640"/>
          <w:marRight w:val="0"/>
          <w:marTop w:val="0"/>
          <w:marBottom w:val="0"/>
          <w:divBdr>
            <w:top w:val="none" w:sz="0" w:space="0" w:color="auto"/>
            <w:left w:val="none" w:sz="0" w:space="0" w:color="auto"/>
            <w:bottom w:val="none" w:sz="0" w:space="0" w:color="auto"/>
            <w:right w:val="none" w:sz="0" w:space="0" w:color="auto"/>
          </w:divBdr>
        </w:div>
        <w:div w:id="283997569">
          <w:marLeft w:val="640"/>
          <w:marRight w:val="0"/>
          <w:marTop w:val="0"/>
          <w:marBottom w:val="0"/>
          <w:divBdr>
            <w:top w:val="none" w:sz="0" w:space="0" w:color="auto"/>
            <w:left w:val="none" w:sz="0" w:space="0" w:color="auto"/>
            <w:bottom w:val="none" w:sz="0" w:space="0" w:color="auto"/>
            <w:right w:val="none" w:sz="0" w:space="0" w:color="auto"/>
          </w:divBdr>
        </w:div>
        <w:div w:id="328288243">
          <w:marLeft w:val="640"/>
          <w:marRight w:val="0"/>
          <w:marTop w:val="0"/>
          <w:marBottom w:val="0"/>
          <w:divBdr>
            <w:top w:val="none" w:sz="0" w:space="0" w:color="auto"/>
            <w:left w:val="none" w:sz="0" w:space="0" w:color="auto"/>
            <w:bottom w:val="none" w:sz="0" w:space="0" w:color="auto"/>
            <w:right w:val="none" w:sz="0" w:space="0" w:color="auto"/>
          </w:divBdr>
        </w:div>
        <w:div w:id="346565166">
          <w:marLeft w:val="640"/>
          <w:marRight w:val="0"/>
          <w:marTop w:val="0"/>
          <w:marBottom w:val="0"/>
          <w:divBdr>
            <w:top w:val="none" w:sz="0" w:space="0" w:color="auto"/>
            <w:left w:val="none" w:sz="0" w:space="0" w:color="auto"/>
            <w:bottom w:val="none" w:sz="0" w:space="0" w:color="auto"/>
            <w:right w:val="none" w:sz="0" w:space="0" w:color="auto"/>
          </w:divBdr>
        </w:div>
        <w:div w:id="365255096">
          <w:marLeft w:val="640"/>
          <w:marRight w:val="0"/>
          <w:marTop w:val="0"/>
          <w:marBottom w:val="0"/>
          <w:divBdr>
            <w:top w:val="none" w:sz="0" w:space="0" w:color="auto"/>
            <w:left w:val="none" w:sz="0" w:space="0" w:color="auto"/>
            <w:bottom w:val="none" w:sz="0" w:space="0" w:color="auto"/>
            <w:right w:val="none" w:sz="0" w:space="0" w:color="auto"/>
          </w:divBdr>
        </w:div>
        <w:div w:id="384766610">
          <w:marLeft w:val="640"/>
          <w:marRight w:val="0"/>
          <w:marTop w:val="0"/>
          <w:marBottom w:val="0"/>
          <w:divBdr>
            <w:top w:val="none" w:sz="0" w:space="0" w:color="auto"/>
            <w:left w:val="none" w:sz="0" w:space="0" w:color="auto"/>
            <w:bottom w:val="none" w:sz="0" w:space="0" w:color="auto"/>
            <w:right w:val="none" w:sz="0" w:space="0" w:color="auto"/>
          </w:divBdr>
        </w:div>
        <w:div w:id="403796949">
          <w:marLeft w:val="640"/>
          <w:marRight w:val="0"/>
          <w:marTop w:val="0"/>
          <w:marBottom w:val="0"/>
          <w:divBdr>
            <w:top w:val="none" w:sz="0" w:space="0" w:color="auto"/>
            <w:left w:val="none" w:sz="0" w:space="0" w:color="auto"/>
            <w:bottom w:val="none" w:sz="0" w:space="0" w:color="auto"/>
            <w:right w:val="none" w:sz="0" w:space="0" w:color="auto"/>
          </w:divBdr>
        </w:div>
        <w:div w:id="457333343">
          <w:marLeft w:val="640"/>
          <w:marRight w:val="0"/>
          <w:marTop w:val="0"/>
          <w:marBottom w:val="0"/>
          <w:divBdr>
            <w:top w:val="none" w:sz="0" w:space="0" w:color="auto"/>
            <w:left w:val="none" w:sz="0" w:space="0" w:color="auto"/>
            <w:bottom w:val="none" w:sz="0" w:space="0" w:color="auto"/>
            <w:right w:val="none" w:sz="0" w:space="0" w:color="auto"/>
          </w:divBdr>
        </w:div>
        <w:div w:id="460460920">
          <w:marLeft w:val="640"/>
          <w:marRight w:val="0"/>
          <w:marTop w:val="0"/>
          <w:marBottom w:val="0"/>
          <w:divBdr>
            <w:top w:val="none" w:sz="0" w:space="0" w:color="auto"/>
            <w:left w:val="none" w:sz="0" w:space="0" w:color="auto"/>
            <w:bottom w:val="none" w:sz="0" w:space="0" w:color="auto"/>
            <w:right w:val="none" w:sz="0" w:space="0" w:color="auto"/>
          </w:divBdr>
        </w:div>
        <w:div w:id="466705043">
          <w:marLeft w:val="640"/>
          <w:marRight w:val="0"/>
          <w:marTop w:val="0"/>
          <w:marBottom w:val="0"/>
          <w:divBdr>
            <w:top w:val="none" w:sz="0" w:space="0" w:color="auto"/>
            <w:left w:val="none" w:sz="0" w:space="0" w:color="auto"/>
            <w:bottom w:val="none" w:sz="0" w:space="0" w:color="auto"/>
            <w:right w:val="none" w:sz="0" w:space="0" w:color="auto"/>
          </w:divBdr>
        </w:div>
        <w:div w:id="469327706">
          <w:marLeft w:val="640"/>
          <w:marRight w:val="0"/>
          <w:marTop w:val="0"/>
          <w:marBottom w:val="0"/>
          <w:divBdr>
            <w:top w:val="none" w:sz="0" w:space="0" w:color="auto"/>
            <w:left w:val="none" w:sz="0" w:space="0" w:color="auto"/>
            <w:bottom w:val="none" w:sz="0" w:space="0" w:color="auto"/>
            <w:right w:val="none" w:sz="0" w:space="0" w:color="auto"/>
          </w:divBdr>
        </w:div>
        <w:div w:id="535309363">
          <w:marLeft w:val="640"/>
          <w:marRight w:val="0"/>
          <w:marTop w:val="0"/>
          <w:marBottom w:val="0"/>
          <w:divBdr>
            <w:top w:val="none" w:sz="0" w:space="0" w:color="auto"/>
            <w:left w:val="none" w:sz="0" w:space="0" w:color="auto"/>
            <w:bottom w:val="none" w:sz="0" w:space="0" w:color="auto"/>
            <w:right w:val="none" w:sz="0" w:space="0" w:color="auto"/>
          </w:divBdr>
        </w:div>
        <w:div w:id="578711910">
          <w:marLeft w:val="640"/>
          <w:marRight w:val="0"/>
          <w:marTop w:val="0"/>
          <w:marBottom w:val="0"/>
          <w:divBdr>
            <w:top w:val="none" w:sz="0" w:space="0" w:color="auto"/>
            <w:left w:val="none" w:sz="0" w:space="0" w:color="auto"/>
            <w:bottom w:val="none" w:sz="0" w:space="0" w:color="auto"/>
            <w:right w:val="none" w:sz="0" w:space="0" w:color="auto"/>
          </w:divBdr>
        </w:div>
        <w:div w:id="581178353">
          <w:marLeft w:val="640"/>
          <w:marRight w:val="0"/>
          <w:marTop w:val="0"/>
          <w:marBottom w:val="0"/>
          <w:divBdr>
            <w:top w:val="none" w:sz="0" w:space="0" w:color="auto"/>
            <w:left w:val="none" w:sz="0" w:space="0" w:color="auto"/>
            <w:bottom w:val="none" w:sz="0" w:space="0" w:color="auto"/>
            <w:right w:val="none" w:sz="0" w:space="0" w:color="auto"/>
          </w:divBdr>
        </w:div>
        <w:div w:id="590773231">
          <w:marLeft w:val="640"/>
          <w:marRight w:val="0"/>
          <w:marTop w:val="0"/>
          <w:marBottom w:val="0"/>
          <w:divBdr>
            <w:top w:val="none" w:sz="0" w:space="0" w:color="auto"/>
            <w:left w:val="none" w:sz="0" w:space="0" w:color="auto"/>
            <w:bottom w:val="none" w:sz="0" w:space="0" w:color="auto"/>
            <w:right w:val="none" w:sz="0" w:space="0" w:color="auto"/>
          </w:divBdr>
        </w:div>
        <w:div w:id="604075644">
          <w:marLeft w:val="640"/>
          <w:marRight w:val="0"/>
          <w:marTop w:val="0"/>
          <w:marBottom w:val="0"/>
          <w:divBdr>
            <w:top w:val="none" w:sz="0" w:space="0" w:color="auto"/>
            <w:left w:val="none" w:sz="0" w:space="0" w:color="auto"/>
            <w:bottom w:val="none" w:sz="0" w:space="0" w:color="auto"/>
            <w:right w:val="none" w:sz="0" w:space="0" w:color="auto"/>
          </w:divBdr>
        </w:div>
        <w:div w:id="611477019">
          <w:marLeft w:val="640"/>
          <w:marRight w:val="0"/>
          <w:marTop w:val="0"/>
          <w:marBottom w:val="0"/>
          <w:divBdr>
            <w:top w:val="none" w:sz="0" w:space="0" w:color="auto"/>
            <w:left w:val="none" w:sz="0" w:space="0" w:color="auto"/>
            <w:bottom w:val="none" w:sz="0" w:space="0" w:color="auto"/>
            <w:right w:val="none" w:sz="0" w:space="0" w:color="auto"/>
          </w:divBdr>
        </w:div>
        <w:div w:id="658537518">
          <w:marLeft w:val="640"/>
          <w:marRight w:val="0"/>
          <w:marTop w:val="0"/>
          <w:marBottom w:val="0"/>
          <w:divBdr>
            <w:top w:val="none" w:sz="0" w:space="0" w:color="auto"/>
            <w:left w:val="none" w:sz="0" w:space="0" w:color="auto"/>
            <w:bottom w:val="none" w:sz="0" w:space="0" w:color="auto"/>
            <w:right w:val="none" w:sz="0" w:space="0" w:color="auto"/>
          </w:divBdr>
        </w:div>
        <w:div w:id="664014172">
          <w:marLeft w:val="640"/>
          <w:marRight w:val="0"/>
          <w:marTop w:val="0"/>
          <w:marBottom w:val="0"/>
          <w:divBdr>
            <w:top w:val="none" w:sz="0" w:space="0" w:color="auto"/>
            <w:left w:val="none" w:sz="0" w:space="0" w:color="auto"/>
            <w:bottom w:val="none" w:sz="0" w:space="0" w:color="auto"/>
            <w:right w:val="none" w:sz="0" w:space="0" w:color="auto"/>
          </w:divBdr>
        </w:div>
        <w:div w:id="693657842">
          <w:marLeft w:val="640"/>
          <w:marRight w:val="0"/>
          <w:marTop w:val="0"/>
          <w:marBottom w:val="0"/>
          <w:divBdr>
            <w:top w:val="none" w:sz="0" w:space="0" w:color="auto"/>
            <w:left w:val="none" w:sz="0" w:space="0" w:color="auto"/>
            <w:bottom w:val="none" w:sz="0" w:space="0" w:color="auto"/>
            <w:right w:val="none" w:sz="0" w:space="0" w:color="auto"/>
          </w:divBdr>
        </w:div>
        <w:div w:id="735396117">
          <w:marLeft w:val="640"/>
          <w:marRight w:val="0"/>
          <w:marTop w:val="0"/>
          <w:marBottom w:val="0"/>
          <w:divBdr>
            <w:top w:val="none" w:sz="0" w:space="0" w:color="auto"/>
            <w:left w:val="none" w:sz="0" w:space="0" w:color="auto"/>
            <w:bottom w:val="none" w:sz="0" w:space="0" w:color="auto"/>
            <w:right w:val="none" w:sz="0" w:space="0" w:color="auto"/>
          </w:divBdr>
        </w:div>
        <w:div w:id="738400397">
          <w:marLeft w:val="640"/>
          <w:marRight w:val="0"/>
          <w:marTop w:val="0"/>
          <w:marBottom w:val="0"/>
          <w:divBdr>
            <w:top w:val="none" w:sz="0" w:space="0" w:color="auto"/>
            <w:left w:val="none" w:sz="0" w:space="0" w:color="auto"/>
            <w:bottom w:val="none" w:sz="0" w:space="0" w:color="auto"/>
            <w:right w:val="none" w:sz="0" w:space="0" w:color="auto"/>
          </w:divBdr>
        </w:div>
        <w:div w:id="739867643">
          <w:marLeft w:val="640"/>
          <w:marRight w:val="0"/>
          <w:marTop w:val="0"/>
          <w:marBottom w:val="0"/>
          <w:divBdr>
            <w:top w:val="none" w:sz="0" w:space="0" w:color="auto"/>
            <w:left w:val="none" w:sz="0" w:space="0" w:color="auto"/>
            <w:bottom w:val="none" w:sz="0" w:space="0" w:color="auto"/>
            <w:right w:val="none" w:sz="0" w:space="0" w:color="auto"/>
          </w:divBdr>
        </w:div>
        <w:div w:id="747968746">
          <w:marLeft w:val="640"/>
          <w:marRight w:val="0"/>
          <w:marTop w:val="0"/>
          <w:marBottom w:val="0"/>
          <w:divBdr>
            <w:top w:val="none" w:sz="0" w:space="0" w:color="auto"/>
            <w:left w:val="none" w:sz="0" w:space="0" w:color="auto"/>
            <w:bottom w:val="none" w:sz="0" w:space="0" w:color="auto"/>
            <w:right w:val="none" w:sz="0" w:space="0" w:color="auto"/>
          </w:divBdr>
        </w:div>
        <w:div w:id="754547382">
          <w:marLeft w:val="640"/>
          <w:marRight w:val="0"/>
          <w:marTop w:val="0"/>
          <w:marBottom w:val="0"/>
          <w:divBdr>
            <w:top w:val="none" w:sz="0" w:space="0" w:color="auto"/>
            <w:left w:val="none" w:sz="0" w:space="0" w:color="auto"/>
            <w:bottom w:val="none" w:sz="0" w:space="0" w:color="auto"/>
            <w:right w:val="none" w:sz="0" w:space="0" w:color="auto"/>
          </w:divBdr>
        </w:div>
        <w:div w:id="849372660">
          <w:marLeft w:val="640"/>
          <w:marRight w:val="0"/>
          <w:marTop w:val="0"/>
          <w:marBottom w:val="0"/>
          <w:divBdr>
            <w:top w:val="none" w:sz="0" w:space="0" w:color="auto"/>
            <w:left w:val="none" w:sz="0" w:space="0" w:color="auto"/>
            <w:bottom w:val="none" w:sz="0" w:space="0" w:color="auto"/>
            <w:right w:val="none" w:sz="0" w:space="0" w:color="auto"/>
          </w:divBdr>
        </w:div>
        <w:div w:id="894393186">
          <w:marLeft w:val="640"/>
          <w:marRight w:val="0"/>
          <w:marTop w:val="0"/>
          <w:marBottom w:val="0"/>
          <w:divBdr>
            <w:top w:val="none" w:sz="0" w:space="0" w:color="auto"/>
            <w:left w:val="none" w:sz="0" w:space="0" w:color="auto"/>
            <w:bottom w:val="none" w:sz="0" w:space="0" w:color="auto"/>
            <w:right w:val="none" w:sz="0" w:space="0" w:color="auto"/>
          </w:divBdr>
        </w:div>
        <w:div w:id="911356473">
          <w:marLeft w:val="640"/>
          <w:marRight w:val="0"/>
          <w:marTop w:val="0"/>
          <w:marBottom w:val="0"/>
          <w:divBdr>
            <w:top w:val="none" w:sz="0" w:space="0" w:color="auto"/>
            <w:left w:val="none" w:sz="0" w:space="0" w:color="auto"/>
            <w:bottom w:val="none" w:sz="0" w:space="0" w:color="auto"/>
            <w:right w:val="none" w:sz="0" w:space="0" w:color="auto"/>
          </w:divBdr>
        </w:div>
        <w:div w:id="938368607">
          <w:marLeft w:val="640"/>
          <w:marRight w:val="0"/>
          <w:marTop w:val="0"/>
          <w:marBottom w:val="0"/>
          <w:divBdr>
            <w:top w:val="none" w:sz="0" w:space="0" w:color="auto"/>
            <w:left w:val="none" w:sz="0" w:space="0" w:color="auto"/>
            <w:bottom w:val="none" w:sz="0" w:space="0" w:color="auto"/>
            <w:right w:val="none" w:sz="0" w:space="0" w:color="auto"/>
          </w:divBdr>
        </w:div>
        <w:div w:id="971137722">
          <w:marLeft w:val="640"/>
          <w:marRight w:val="0"/>
          <w:marTop w:val="0"/>
          <w:marBottom w:val="0"/>
          <w:divBdr>
            <w:top w:val="none" w:sz="0" w:space="0" w:color="auto"/>
            <w:left w:val="none" w:sz="0" w:space="0" w:color="auto"/>
            <w:bottom w:val="none" w:sz="0" w:space="0" w:color="auto"/>
            <w:right w:val="none" w:sz="0" w:space="0" w:color="auto"/>
          </w:divBdr>
        </w:div>
        <w:div w:id="1045759773">
          <w:marLeft w:val="640"/>
          <w:marRight w:val="0"/>
          <w:marTop w:val="0"/>
          <w:marBottom w:val="0"/>
          <w:divBdr>
            <w:top w:val="none" w:sz="0" w:space="0" w:color="auto"/>
            <w:left w:val="none" w:sz="0" w:space="0" w:color="auto"/>
            <w:bottom w:val="none" w:sz="0" w:space="0" w:color="auto"/>
            <w:right w:val="none" w:sz="0" w:space="0" w:color="auto"/>
          </w:divBdr>
        </w:div>
        <w:div w:id="1051073678">
          <w:marLeft w:val="640"/>
          <w:marRight w:val="0"/>
          <w:marTop w:val="0"/>
          <w:marBottom w:val="0"/>
          <w:divBdr>
            <w:top w:val="none" w:sz="0" w:space="0" w:color="auto"/>
            <w:left w:val="none" w:sz="0" w:space="0" w:color="auto"/>
            <w:bottom w:val="none" w:sz="0" w:space="0" w:color="auto"/>
            <w:right w:val="none" w:sz="0" w:space="0" w:color="auto"/>
          </w:divBdr>
        </w:div>
        <w:div w:id="1093669282">
          <w:marLeft w:val="640"/>
          <w:marRight w:val="0"/>
          <w:marTop w:val="0"/>
          <w:marBottom w:val="0"/>
          <w:divBdr>
            <w:top w:val="none" w:sz="0" w:space="0" w:color="auto"/>
            <w:left w:val="none" w:sz="0" w:space="0" w:color="auto"/>
            <w:bottom w:val="none" w:sz="0" w:space="0" w:color="auto"/>
            <w:right w:val="none" w:sz="0" w:space="0" w:color="auto"/>
          </w:divBdr>
        </w:div>
        <w:div w:id="1095974343">
          <w:marLeft w:val="640"/>
          <w:marRight w:val="0"/>
          <w:marTop w:val="0"/>
          <w:marBottom w:val="0"/>
          <w:divBdr>
            <w:top w:val="none" w:sz="0" w:space="0" w:color="auto"/>
            <w:left w:val="none" w:sz="0" w:space="0" w:color="auto"/>
            <w:bottom w:val="none" w:sz="0" w:space="0" w:color="auto"/>
            <w:right w:val="none" w:sz="0" w:space="0" w:color="auto"/>
          </w:divBdr>
        </w:div>
        <w:div w:id="1152218221">
          <w:marLeft w:val="640"/>
          <w:marRight w:val="0"/>
          <w:marTop w:val="0"/>
          <w:marBottom w:val="0"/>
          <w:divBdr>
            <w:top w:val="none" w:sz="0" w:space="0" w:color="auto"/>
            <w:left w:val="none" w:sz="0" w:space="0" w:color="auto"/>
            <w:bottom w:val="none" w:sz="0" w:space="0" w:color="auto"/>
            <w:right w:val="none" w:sz="0" w:space="0" w:color="auto"/>
          </w:divBdr>
        </w:div>
        <w:div w:id="1154108650">
          <w:marLeft w:val="640"/>
          <w:marRight w:val="0"/>
          <w:marTop w:val="0"/>
          <w:marBottom w:val="0"/>
          <w:divBdr>
            <w:top w:val="none" w:sz="0" w:space="0" w:color="auto"/>
            <w:left w:val="none" w:sz="0" w:space="0" w:color="auto"/>
            <w:bottom w:val="none" w:sz="0" w:space="0" w:color="auto"/>
            <w:right w:val="none" w:sz="0" w:space="0" w:color="auto"/>
          </w:divBdr>
        </w:div>
        <w:div w:id="1176266645">
          <w:marLeft w:val="640"/>
          <w:marRight w:val="0"/>
          <w:marTop w:val="0"/>
          <w:marBottom w:val="0"/>
          <w:divBdr>
            <w:top w:val="none" w:sz="0" w:space="0" w:color="auto"/>
            <w:left w:val="none" w:sz="0" w:space="0" w:color="auto"/>
            <w:bottom w:val="none" w:sz="0" w:space="0" w:color="auto"/>
            <w:right w:val="none" w:sz="0" w:space="0" w:color="auto"/>
          </w:divBdr>
        </w:div>
        <w:div w:id="1177957857">
          <w:marLeft w:val="640"/>
          <w:marRight w:val="0"/>
          <w:marTop w:val="0"/>
          <w:marBottom w:val="0"/>
          <w:divBdr>
            <w:top w:val="none" w:sz="0" w:space="0" w:color="auto"/>
            <w:left w:val="none" w:sz="0" w:space="0" w:color="auto"/>
            <w:bottom w:val="none" w:sz="0" w:space="0" w:color="auto"/>
            <w:right w:val="none" w:sz="0" w:space="0" w:color="auto"/>
          </w:divBdr>
        </w:div>
        <w:div w:id="1219170075">
          <w:marLeft w:val="640"/>
          <w:marRight w:val="0"/>
          <w:marTop w:val="0"/>
          <w:marBottom w:val="0"/>
          <w:divBdr>
            <w:top w:val="none" w:sz="0" w:space="0" w:color="auto"/>
            <w:left w:val="none" w:sz="0" w:space="0" w:color="auto"/>
            <w:bottom w:val="none" w:sz="0" w:space="0" w:color="auto"/>
            <w:right w:val="none" w:sz="0" w:space="0" w:color="auto"/>
          </w:divBdr>
        </w:div>
        <w:div w:id="1297105446">
          <w:marLeft w:val="640"/>
          <w:marRight w:val="0"/>
          <w:marTop w:val="0"/>
          <w:marBottom w:val="0"/>
          <w:divBdr>
            <w:top w:val="none" w:sz="0" w:space="0" w:color="auto"/>
            <w:left w:val="none" w:sz="0" w:space="0" w:color="auto"/>
            <w:bottom w:val="none" w:sz="0" w:space="0" w:color="auto"/>
            <w:right w:val="none" w:sz="0" w:space="0" w:color="auto"/>
          </w:divBdr>
        </w:div>
        <w:div w:id="1310552835">
          <w:marLeft w:val="640"/>
          <w:marRight w:val="0"/>
          <w:marTop w:val="0"/>
          <w:marBottom w:val="0"/>
          <w:divBdr>
            <w:top w:val="none" w:sz="0" w:space="0" w:color="auto"/>
            <w:left w:val="none" w:sz="0" w:space="0" w:color="auto"/>
            <w:bottom w:val="none" w:sz="0" w:space="0" w:color="auto"/>
            <w:right w:val="none" w:sz="0" w:space="0" w:color="auto"/>
          </w:divBdr>
        </w:div>
        <w:div w:id="1318800325">
          <w:marLeft w:val="640"/>
          <w:marRight w:val="0"/>
          <w:marTop w:val="0"/>
          <w:marBottom w:val="0"/>
          <w:divBdr>
            <w:top w:val="none" w:sz="0" w:space="0" w:color="auto"/>
            <w:left w:val="none" w:sz="0" w:space="0" w:color="auto"/>
            <w:bottom w:val="none" w:sz="0" w:space="0" w:color="auto"/>
            <w:right w:val="none" w:sz="0" w:space="0" w:color="auto"/>
          </w:divBdr>
        </w:div>
        <w:div w:id="1397048886">
          <w:marLeft w:val="640"/>
          <w:marRight w:val="0"/>
          <w:marTop w:val="0"/>
          <w:marBottom w:val="0"/>
          <w:divBdr>
            <w:top w:val="none" w:sz="0" w:space="0" w:color="auto"/>
            <w:left w:val="none" w:sz="0" w:space="0" w:color="auto"/>
            <w:bottom w:val="none" w:sz="0" w:space="0" w:color="auto"/>
            <w:right w:val="none" w:sz="0" w:space="0" w:color="auto"/>
          </w:divBdr>
        </w:div>
        <w:div w:id="1458255324">
          <w:marLeft w:val="640"/>
          <w:marRight w:val="0"/>
          <w:marTop w:val="0"/>
          <w:marBottom w:val="0"/>
          <w:divBdr>
            <w:top w:val="none" w:sz="0" w:space="0" w:color="auto"/>
            <w:left w:val="none" w:sz="0" w:space="0" w:color="auto"/>
            <w:bottom w:val="none" w:sz="0" w:space="0" w:color="auto"/>
            <w:right w:val="none" w:sz="0" w:space="0" w:color="auto"/>
          </w:divBdr>
        </w:div>
        <w:div w:id="1464737360">
          <w:marLeft w:val="640"/>
          <w:marRight w:val="0"/>
          <w:marTop w:val="0"/>
          <w:marBottom w:val="0"/>
          <w:divBdr>
            <w:top w:val="none" w:sz="0" w:space="0" w:color="auto"/>
            <w:left w:val="none" w:sz="0" w:space="0" w:color="auto"/>
            <w:bottom w:val="none" w:sz="0" w:space="0" w:color="auto"/>
            <w:right w:val="none" w:sz="0" w:space="0" w:color="auto"/>
          </w:divBdr>
        </w:div>
        <w:div w:id="1495685240">
          <w:marLeft w:val="640"/>
          <w:marRight w:val="0"/>
          <w:marTop w:val="0"/>
          <w:marBottom w:val="0"/>
          <w:divBdr>
            <w:top w:val="none" w:sz="0" w:space="0" w:color="auto"/>
            <w:left w:val="none" w:sz="0" w:space="0" w:color="auto"/>
            <w:bottom w:val="none" w:sz="0" w:space="0" w:color="auto"/>
            <w:right w:val="none" w:sz="0" w:space="0" w:color="auto"/>
          </w:divBdr>
        </w:div>
        <w:div w:id="1504051600">
          <w:marLeft w:val="640"/>
          <w:marRight w:val="0"/>
          <w:marTop w:val="0"/>
          <w:marBottom w:val="0"/>
          <w:divBdr>
            <w:top w:val="none" w:sz="0" w:space="0" w:color="auto"/>
            <w:left w:val="none" w:sz="0" w:space="0" w:color="auto"/>
            <w:bottom w:val="none" w:sz="0" w:space="0" w:color="auto"/>
            <w:right w:val="none" w:sz="0" w:space="0" w:color="auto"/>
          </w:divBdr>
        </w:div>
        <w:div w:id="1529104404">
          <w:marLeft w:val="640"/>
          <w:marRight w:val="0"/>
          <w:marTop w:val="0"/>
          <w:marBottom w:val="0"/>
          <w:divBdr>
            <w:top w:val="none" w:sz="0" w:space="0" w:color="auto"/>
            <w:left w:val="none" w:sz="0" w:space="0" w:color="auto"/>
            <w:bottom w:val="none" w:sz="0" w:space="0" w:color="auto"/>
            <w:right w:val="none" w:sz="0" w:space="0" w:color="auto"/>
          </w:divBdr>
        </w:div>
        <w:div w:id="1549105178">
          <w:marLeft w:val="640"/>
          <w:marRight w:val="0"/>
          <w:marTop w:val="0"/>
          <w:marBottom w:val="0"/>
          <w:divBdr>
            <w:top w:val="none" w:sz="0" w:space="0" w:color="auto"/>
            <w:left w:val="none" w:sz="0" w:space="0" w:color="auto"/>
            <w:bottom w:val="none" w:sz="0" w:space="0" w:color="auto"/>
            <w:right w:val="none" w:sz="0" w:space="0" w:color="auto"/>
          </w:divBdr>
        </w:div>
        <w:div w:id="1550258817">
          <w:marLeft w:val="640"/>
          <w:marRight w:val="0"/>
          <w:marTop w:val="0"/>
          <w:marBottom w:val="0"/>
          <w:divBdr>
            <w:top w:val="none" w:sz="0" w:space="0" w:color="auto"/>
            <w:left w:val="none" w:sz="0" w:space="0" w:color="auto"/>
            <w:bottom w:val="none" w:sz="0" w:space="0" w:color="auto"/>
            <w:right w:val="none" w:sz="0" w:space="0" w:color="auto"/>
          </w:divBdr>
        </w:div>
        <w:div w:id="1568686671">
          <w:marLeft w:val="640"/>
          <w:marRight w:val="0"/>
          <w:marTop w:val="0"/>
          <w:marBottom w:val="0"/>
          <w:divBdr>
            <w:top w:val="none" w:sz="0" w:space="0" w:color="auto"/>
            <w:left w:val="none" w:sz="0" w:space="0" w:color="auto"/>
            <w:bottom w:val="none" w:sz="0" w:space="0" w:color="auto"/>
            <w:right w:val="none" w:sz="0" w:space="0" w:color="auto"/>
          </w:divBdr>
        </w:div>
        <w:div w:id="1593859847">
          <w:marLeft w:val="640"/>
          <w:marRight w:val="0"/>
          <w:marTop w:val="0"/>
          <w:marBottom w:val="0"/>
          <w:divBdr>
            <w:top w:val="none" w:sz="0" w:space="0" w:color="auto"/>
            <w:left w:val="none" w:sz="0" w:space="0" w:color="auto"/>
            <w:bottom w:val="none" w:sz="0" w:space="0" w:color="auto"/>
            <w:right w:val="none" w:sz="0" w:space="0" w:color="auto"/>
          </w:divBdr>
        </w:div>
        <w:div w:id="1621953657">
          <w:marLeft w:val="640"/>
          <w:marRight w:val="0"/>
          <w:marTop w:val="0"/>
          <w:marBottom w:val="0"/>
          <w:divBdr>
            <w:top w:val="none" w:sz="0" w:space="0" w:color="auto"/>
            <w:left w:val="none" w:sz="0" w:space="0" w:color="auto"/>
            <w:bottom w:val="none" w:sz="0" w:space="0" w:color="auto"/>
            <w:right w:val="none" w:sz="0" w:space="0" w:color="auto"/>
          </w:divBdr>
        </w:div>
        <w:div w:id="1657804374">
          <w:marLeft w:val="640"/>
          <w:marRight w:val="0"/>
          <w:marTop w:val="0"/>
          <w:marBottom w:val="0"/>
          <w:divBdr>
            <w:top w:val="none" w:sz="0" w:space="0" w:color="auto"/>
            <w:left w:val="none" w:sz="0" w:space="0" w:color="auto"/>
            <w:bottom w:val="none" w:sz="0" w:space="0" w:color="auto"/>
            <w:right w:val="none" w:sz="0" w:space="0" w:color="auto"/>
          </w:divBdr>
        </w:div>
        <w:div w:id="1693875235">
          <w:marLeft w:val="640"/>
          <w:marRight w:val="0"/>
          <w:marTop w:val="0"/>
          <w:marBottom w:val="0"/>
          <w:divBdr>
            <w:top w:val="none" w:sz="0" w:space="0" w:color="auto"/>
            <w:left w:val="none" w:sz="0" w:space="0" w:color="auto"/>
            <w:bottom w:val="none" w:sz="0" w:space="0" w:color="auto"/>
            <w:right w:val="none" w:sz="0" w:space="0" w:color="auto"/>
          </w:divBdr>
        </w:div>
        <w:div w:id="1697346706">
          <w:marLeft w:val="640"/>
          <w:marRight w:val="0"/>
          <w:marTop w:val="0"/>
          <w:marBottom w:val="0"/>
          <w:divBdr>
            <w:top w:val="none" w:sz="0" w:space="0" w:color="auto"/>
            <w:left w:val="none" w:sz="0" w:space="0" w:color="auto"/>
            <w:bottom w:val="none" w:sz="0" w:space="0" w:color="auto"/>
            <w:right w:val="none" w:sz="0" w:space="0" w:color="auto"/>
          </w:divBdr>
        </w:div>
        <w:div w:id="1706369816">
          <w:marLeft w:val="640"/>
          <w:marRight w:val="0"/>
          <w:marTop w:val="0"/>
          <w:marBottom w:val="0"/>
          <w:divBdr>
            <w:top w:val="none" w:sz="0" w:space="0" w:color="auto"/>
            <w:left w:val="none" w:sz="0" w:space="0" w:color="auto"/>
            <w:bottom w:val="none" w:sz="0" w:space="0" w:color="auto"/>
            <w:right w:val="none" w:sz="0" w:space="0" w:color="auto"/>
          </w:divBdr>
        </w:div>
        <w:div w:id="1706518576">
          <w:marLeft w:val="640"/>
          <w:marRight w:val="0"/>
          <w:marTop w:val="0"/>
          <w:marBottom w:val="0"/>
          <w:divBdr>
            <w:top w:val="none" w:sz="0" w:space="0" w:color="auto"/>
            <w:left w:val="none" w:sz="0" w:space="0" w:color="auto"/>
            <w:bottom w:val="none" w:sz="0" w:space="0" w:color="auto"/>
            <w:right w:val="none" w:sz="0" w:space="0" w:color="auto"/>
          </w:divBdr>
        </w:div>
        <w:div w:id="1708484919">
          <w:marLeft w:val="640"/>
          <w:marRight w:val="0"/>
          <w:marTop w:val="0"/>
          <w:marBottom w:val="0"/>
          <w:divBdr>
            <w:top w:val="none" w:sz="0" w:space="0" w:color="auto"/>
            <w:left w:val="none" w:sz="0" w:space="0" w:color="auto"/>
            <w:bottom w:val="none" w:sz="0" w:space="0" w:color="auto"/>
            <w:right w:val="none" w:sz="0" w:space="0" w:color="auto"/>
          </w:divBdr>
        </w:div>
        <w:div w:id="1751925587">
          <w:marLeft w:val="640"/>
          <w:marRight w:val="0"/>
          <w:marTop w:val="0"/>
          <w:marBottom w:val="0"/>
          <w:divBdr>
            <w:top w:val="none" w:sz="0" w:space="0" w:color="auto"/>
            <w:left w:val="none" w:sz="0" w:space="0" w:color="auto"/>
            <w:bottom w:val="none" w:sz="0" w:space="0" w:color="auto"/>
            <w:right w:val="none" w:sz="0" w:space="0" w:color="auto"/>
          </w:divBdr>
        </w:div>
        <w:div w:id="1767727905">
          <w:marLeft w:val="640"/>
          <w:marRight w:val="0"/>
          <w:marTop w:val="0"/>
          <w:marBottom w:val="0"/>
          <w:divBdr>
            <w:top w:val="none" w:sz="0" w:space="0" w:color="auto"/>
            <w:left w:val="none" w:sz="0" w:space="0" w:color="auto"/>
            <w:bottom w:val="none" w:sz="0" w:space="0" w:color="auto"/>
            <w:right w:val="none" w:sz="0" w:space="0" w:color="auto"/>
          </w:divBdr>
        </w:div>
        <w:div w:id="1771126642">
          <w:marLeft w:val="640"/>
          <w:marRight w:val="0"/>
          <w:marTop w:val="0"/>
          <w:marBottom w:val="0"/>
          <w:divBdr>
            <w:top w:val="none" w:sz="0" w:space="0" w:color="auto"/>
            <w:left w:val="none" w:sz="0" w:space="0" w:color="auto"/>
            <w:bottom w:val="none" w:sz="0" w:space="0" w:color="auto"/>
            <w:right w:val="none" w:sz="0" w:space="0" w:color="auto"/>
          </w:divBdr>
        </w:div>
        <w:div w:id="1826361328">
          <w:marLeft w:val="640"/>
          <w:marRight w:val="0"/>
          <w:marTop w:val="0"/>
          <w:marBottom w:val="0"/>
          <w:divBdr>
            <w:top w:val="none" w:sz="0" w:space="0" w:color="auto"/>
            <w:left w:val="none" w:sz="0" w:space="0" w:color="auto"/>
            <w:bottom w:val="none" w:sz="0" w:space="0" w:color="auto"/>
            <w:right w:val="none" w:sz="0" w:space="0" w:color="auto"/>
          </w:divBdr>
        </w:div>
        <w:div w:id="1848013253">
          <w:marLeft w:val="640"/>
          <w:marRight w:val="0"/>
          <w:marTop w:val="0"/>
          <w:marBottom w:val="0"/>
          <w:divBdr>
            <w:top w:val="none" w:sz="0" w:space="0" w:color="auto"/>
            <w:left w:val="none" w:sz="0" w:space="0" w:color="auto"/>
            <w:bottom w:val="none" w:sz="0" w:space="0" w:color="auto"/>
            <w:right w:val="none" w:sz="0" w:space="0" w:color="auto"/>
          </w:divBdr>
        </w:div>
        <w:div w:id="1864780113">
          <w:marLeft w:val="640"/>
          <w:marRight w:val="0"/>
          <w:marTop w:val="0"/>
          <w:marBottom w:val="0"/>
          <w:divBdr>
            <w:top w:val="none" w:sz="0" w:space="0" w:color="auto"/>
            <w:left w:val="none" w:sz="0" w:space="0" w:color="auto"/>
            <w:bottom w:val="none" w:sz="0" w:space="0" w:color="auto"/>
            <w:right w:val="none" w:sz="0" w:space="0" w:color="auto"/>
          </w:divBdr>
        </w:div>
        <w:div w:id="1875580096">
          <w:marLeft w:val="640"/>
          <w:marRight w:val="0"/>
          <w:marTop w:val="0"/>
          <w:marBottom w:val="0"/>
          <w:divBdr>
            <w:top w:val="none" w:sz="0" w:space="0" w:color="auto"/>
            <w:left w:val="none" w:sz="0" w:space="0" w:color="auto"/>
            <w:bottom w:val="none" w:sz="0" w:space="0" w:color="auto"/>
            <w:right w:val="none" w:sz="0" w:space="0" w:color="auto"/>
          </w:divBdr>
        </w:div>
        <w:div w:id="1934819575">
          <w:marLeft w:val="640"/>
          <w:marRight w:val="0"/>
          <w:marTop w:val="0"/>
          <w:marBottom w:val="0"/>
          <w:divBdr>
            <w:top w:val="none" w:sz="0" w:space="0" w:color="auto"/>
            <w:left w:val="none" w:sz="0" w:space="0" w:color="auto"/>
            <w:bottom w:val="none" w:sz="0" w:space="0" w:color="auto"/>
            <w:right w:val="none" w:sz="0" w:space="0" w:color="auto"/>
          </w:divBdr>
        </w:div>
        <w:div w:id="1954048387">
          <w:marLeft w:val="640"/>
          <w:marRight w:val="0"/>
          <w:marTop w:val="0"/>
          <w:marBottom w:val="0"/>
          <w:divBdr>
            <w:top w:val="none" w:sz="0" w:space="0" w:color="auto"/>
            <w:left w:val="none" w:sz="0" w:space="0" w:color="auto"/>
            <w:bottom w:val="none" w:sz="0" w:space="0" w:color="auto"/>
            <w:right w:val="none" w:sz="0" w:space="0" w:color="auto"/>
          </w:divBdr>
        </w:div>
        <w:div w:id="1984965818">
          <w:marLeft w:val="640"/>
          <w:marRight w:val="0"/>
          <w:marTop w:val="0"/>
          <w:marBottom w:val="0"/>
          <w:divBdr>
            <w:top w:val="none" w:sz="0" w:space="0" w:color="auto"/>
            <w:left w:val="none" w:sz="0" w:space="0" w:color="auto"/>
            <w:bottom w:val="none" w:sz="0" w:space="0" w:color="auto"/>
            <w:right w:val="none" w:sz="0" w:space="0" w:color="auto"/>
          </w:divBdr>
        </w:div>
        <w:div w:id="1995597347">
          <w:marLeft w:val="640"/>
          <w:marRight w:val="0"/>
          <w:marTop w:val="0"/>
          <w:marBottom w:val="0"/>
          <w:divBdr>
            <w:top w:val="none" w:sz="0" w:space="0" w:color="auto"/>
            <w:left w:val="none" w:sz="0" w:space="0" w:color="auto"/>
            <w:bottom w:val="none" w:sz="0" w:space="0" w:color="auto"/>
            <w:right w:val="none" w:sz="0" w:space="0" w:color="auto"/>
          </w:divBdr>
        </w:div>
        <w:div w:id="2012950545">
          <w:marLeft w:val="640"/>
          <w:marRight w:val="0"/>
          <w:marTop w:val="0"/>
          <w:marBottom w:val="0"/>
          <w:divBdr>
            <w:top w:val="none" w:sz="0" w:space="0" w:color="auto"/>
            <w:left w:val="none" w:sz="0" w:space="0" w:color="auto"/>
            <w:bottom w:val="none" w:sz="0" w:space="0" w:color="auto"/>
            <w:right w:val="none" w:sz="0" w:space="0" w:color="auto"/>
          </w:divBdr>
        </w:div>
        <w:div w:id="2016223484">
          <w:marLeft w:val="640"/>
          <w:marRight w:val="0"/>
          <w:marTop w:val="0"/>
          <w:marBottom w:val="0"/>
          <w:divBdr>
            <w:top w:val="none" w:sz="0" w:space="0" w:color="auto"/>
            <w:left w:val="none" w:sz="0" w:space="0" w:color="auto"/>
            <w:bottom w:val="none" w:sz="0" w:space="0" w:color="auto"/>
            <w:right w:val="none" w:sz="0" w:space="0" w:color="auto"/>
          </w:divBdr>
        </w:div>
        <w:div w:id="2036151173">
          <w:marLeft w:val="640"/>
          <w:marRight w:val="0"/>
          <w:marTop w:val="0"/>
          <w:marBottom w:val="0"/>
          <w:divBdr>
            <w:top w:val="none" w:sz="0" w:space="0" w:color="auto"/>
            <w:left w:val="none" w:sz="0" w:space="0" w:color="auto"/>
            <w:bottom w:val="none" w:sz="0" w:space="0" w:color="auto"/>
            <w:right w:val="none" w:sz="0" w:space="0" w:color="auto"/>
          </w:divBdr>
        </w:div>
        <w:div w:id="2038963086">
          <w:marLeft w:val="640"/>
          <w:marRight w:val="0"/>
          <w:marTop w:val="0"/>
          <w:marBottom w:val="0"/>
          <w:divBdr>
            <w:top w:val="none" w:sz="0" w:space="0" w:color="auto"/>
            <w:left w:val="none" w:sz="0" w:space="0" w:color="auto"/>
            <w:bottom w:val="none" w:sz="0" w:space="0" w:color="auto"/>
            <w:right w:val="none" w:sz="0" w:space="0" w:color="auto"/>
          </w:divBdr>
        </w:div>
        <w:div w:id="2053386394">
          <w:marLeft w:val="640"/>
          <w:marRight w:val="0"/>
          <w:marTop w:val="0"/>
          <w:marBottom w:val="0"/>
          <w:divBdr>
            <w:top w:val="none" w:sz="0" w:space="0" w:color="auto"/>
            <w:left w:val="none" w:sz="0" w:space="0" w:color="auto"/>
            <w:bottom w:val="none" w:sz="0" w:space="0" w:color="auto"/>
            <w:right w:val="none" w:sz="0" w:space="0" w:color="auto"/>
          </w:divBdr>
        </w:div>
        <w:div w:id="2056467657">
          <w:marLeft w:val="640"/>
          <w:marRight w:val="0"/>
          <w:marTop w:val="0"/>
          <w:marBottom w:val="0"/>
          <w:divBdr>
            <w:top w:val="none" w:sz="0" w:space="0" w:color="auto"/>
            <w:left w:val="none" w:sz="0" w:space="0" w:color="auto"/>
            <w:bottom w:val="none" w:sz="0" w:space="0" w:color="auto"/>
            <w:right w:val="none" w:sz="0" w:space="0" w:color="auto"/>
          </w:divBdr>
        </w:div>
        <w:div w:id="2056737662">
          <w:marLeft w:val="640"/>
          <w:marRight w:val="0"/>
          <w:marTop w:val="0"/>
          <w:marBottom w:val="0"/>
          <w:divBdr>
            <w:top w:val="none" w:sz="0" w:space="0" w:color="auto"/>
            <w:left w:val="none" w:sz="0" w:space="0" w:color="auto"/>
            <w:bottom w:val="none" w:sz="0" w:space="0" w:color="auto"/>
            <w:right w:val="none" w:sz="0" w:space="0" w:color="auto"/>
          </w:divBdr>
        </w:div>
        <w:div w:id="2080521238">
          <w:marLeft w:val="640"/>
          <w:marRight w:val="0"/>
          <w:marTop w:val="0"/>
          <w:marBottom w:val="0"/>
          <w:divBdr>
            <w:top w:val="none" w:sz="0" w:space="0" w:color="auto"/>
            <w:left w:val="none" w:sz="0" w:space="0" w:color="auto"/>
            <w:bottom w:val="none" w:sz="0" w:space="0" w:color="auto"/>
            <w:right w:val="none" w:sz="0" w:space="0" w:color="auto"/>
          </w:divBdr>
        </w:div>
        <w:div w:id="2081515345">
          <w:marLeft w:val="640"/>
          <w:marRight w:val="0"/>
          <w:marTop w:val="0"/>
          <w:marBottom w:val="0"/>
          <w:divBdr>
            <w:top w:val="none" w:sz="0" w:space="0" w:color="auto"/>
            <w:left w:val="none" w:sz="0" w:space="0" w:color="auto"/>
            <w:bottom w:val="none" w:sz="0" w:space="0" w:color="auto"/>
            <w:right w:val="none" w:sz="0" w:space="0" w:color="auto"/>
          </w:divBdr>
        </w:div>
        <w:div w:id="2146123031">
          <w:marLeft w:val="640"/>
          <w:marRight w:val="0"/>
          <w:marTop w:val="0"/>
          <w:marBottom w:val="0"/>
          <w:divBdr>
            <w:top w:val="none" w:sz="0" w:space="0" w:color="auto"/>
            <w:left w:val="none" w:sz="0" w:space="0" w:color="auto"/>
            <w:bottom w:val="none" w:sz="0" w:space="0" w:color="auto"/>
            <w:right w:val="none" w:sz="0" w:space="0" w:color="auto"/>
          </w:divBdr>
        </w:div>
      </w:divsChild>
    </w:div>
    <w:div w:id="1731537684">
      <w:bodyDiv w:val="1"/>
      <w:marLeft w:val="0"/>
      <w:marRight w:val="0"/>
      <w:marTop w:val="0"/>
      <w:marBottom w:val="0"/>
      <w:divBdr>
        <w:top w:val="none" w:sz="0" w:space="0" w:color="auto"/>
        <w:left w:val="none" w:sz="0" w:space="0" w:color="auto"/>
        <w:bottom w:val="none" w:sz="0" w:space="0" w:color="auto"/>
        <w:right w:val="none" w:sz="0" w:space="0" w:color="auto"/>
      </w:divBdr>
      <w:divsChild>
        <w:div w:id="53549922">
          <w:marLeft w:val="640"/>
          <w:marRight w:val="0"/>
          <w:marTop w:val="0"/>
          <w:marBottom w:val="0"/>
          <w:divBdr>
            <w:top w:val="none" w:sz="0" w:space="0" w:color="auto"/>
            <w:left w:val="none" w:sz="0" w:space="0" w:color="auto"/>
            <w:bottom w:val="none" w:sz="0" w:space="0" w:color="auto"/>
            <w:right w:val="none" w:sz="0" w:space="0" w:color="auto"/>
          </w:divBdr>
        </w:div>
        <w:div w:id="71706625">
          <w:marLeft w:val="640"/>
          <w:marRight w:val="0"/>
          <w:marTop w:val="0"/>
          <w:marBottom w:val="0"/>
          <w:divBdr>
            <w:top w:val="none" w:sz="0" w:space="0" w:color="auto"/>
            <w:left w:val="none" w:sz="0" w:space="0" w:color="auto"/>
            <w:bottom w:val="none" w:sz="0" w:space="0" w:color="auto"/>
            <w:right w:val="none" w:sz="0" w:space="0" w:color="auto"/>
          </w:divBdr>
        </w:div>
        <w:div w:id="84347683">
          <w:marLeft w:val="640"/>
          <w:marRight w:val="0"/>
          <w:marTop w:val="0"/>
          <w:marBottom w:val="0"/>
          <w:divBdr>
            <w:top w:val="none" w:sz="0" w:space="0" w:color="auto"/>
            <w:left w:val="none" w:sz="0" w:space="0" w:color="auto"/>
            <w:bottom w:val="none" w:sz="0" w:space="0" w:color="auto"/>
            <w:right w:val="none" w:sz="0" w:space="0" w:color="auto"/>
          </w:divBdr>
        </w:div>
        <w:div w:id="85157837">
          <w:marLeft w:val="640"/>
          <w:marRight w:val="0"/>
          <w:marTop w:val="0"/>
          <w:marBottom w:val="0"/>
          <w:divBdr>
            <w:top w:val="none" w:sz="0" w:space="0" w:color="auto"/>
            <w:left w:val="none" w:sz="0" w:space="0" w:color="auto"/>
            <w:bottom w:val="none" w:sz="0" w:space="0" w:color="auto"/>
            <w:right w:val="none" w:sz="0" w:space="0" w:color="auto"/>
          </w:divBdr>
        </w:div>
        <w:div w:id="94329887">
          <w:marLeft w:val="640"/>
          <w:marRight w:val="0"/>
          <w:marTop w:val="0"/>
          <w:marBottom w:val="0"/>
          <w:divBdr>
            <w:top w:val="none" w:sz="0" w:space="0" w:color="auto"/>
            <w:left w:val="none" w:sz="0" w:space="0" w:color="auto"/>
            <w:bottom w:val="none" w:sz="0" w:space="0" w:color="auto"/>
            <w:right w:val="none" w:sz="0" w:space="0" w:color="auto"/>
          </w:divBdr>
        </w:div>
        <w:div w:id="116531030">
          <w:marLeft w:val="640"/>
          <w:marRight w:val="0"/>
          <w:marTop w:val="0"/>
          <w:marBottom w:val="0"/>
          <w:divBdr>
            <w:top w:val="none" w:sz="0" w:space="0" w:color="auto"/>
            <w:left w:val="none" w:sz="0" w:space="0" w:color="auto"/>
            <w:bottom w:val="none" w:sz="0" w:space="0" w:color="auto"/>
            <w:right w:val="none" w:sz="0" w:space="0" w:color="auto"/>
          </w:divBdr>
        </w:div>
        <w:div w:id="119418740">
          <w:marLeft w:val="640"/>
          <w:marRight w:val="0"/>
          <w:marTop w:val="0"/>
          <w:marBottom w:val="0"/>
          <w:divBdr>
            <w:top w:val="none" w:sz="0" w:space="0" w:color="auto"/>
            <w:left w:val="none" w:sz="0" w:space="0" w:color="auto"/>
            <w:bottom w:val="none" w:sz="0" w:space="0" w:color="auto"/>
            <w:right w:val="none" w:sz="0" w:space="0" w:color="auto"/>
          </w:divBdr>
        </w:div>
        <w:div w:id="133448823">
          <w:marLeft w:val="640"/>
          <w:marRight w:val="0"/>
          <w:marTop w:val="0"/>
          <w:marBottom w:val="0"/>
          <w:divBdr>
            <w:top w:val="none" w:sz="0" w:space="0" w:color="auto"/>
            <w:left w:val="none" w:sz="0" w:space="0" w:color="auto"/>
            <w:bottom w:val="none" w:sz="0" w:space="0" w:color="auto"/>
            <w:right w:val="none" w:sz="0" w:space="0" w:color="auto"/>
          </w:divBdr>
        </w:div>
        <w:div w:id="142819757">
          <w:marLeft w:val="640"/>
          <w:marRight w:val="0"/>
          <w:marTop w:val="0"/>
          <w:marBottom w:val="0"/>
          <w:divBdr>
            <w:top w:val="none" w:sz="0" w:space="0" w:color="auto"/>
            <w:left w:val="none" w:sz="0" w:space="0" w:color="auto"/>
            <w:bottom w:val="none" w:sz="0" w:space="0" w:color="auto"/>
            <w:right w:val="none" w:sz="0" w:space="0" w:color="auto"/>
          </w:divBdr>
        </w:div>
        <w:div w:id="171993859">
          <w:marLeft w:val="640"/>
          <w:marRight w:val="0"/>
          <w:marTop w:val="0"/>
          <w:marBottom w:val="0"/>
          <w:divBdr>
            <w:top w:val="none" w:sz="0" w:space="0" w:color="auto"/>
            <w:left w:val="none" w:sz="0" w:space="0" w:color="auto"/>
            <w:bottom w:val="none" w:sz="0" w:space="0" w:color="auto"/>
            <w:right w:val="none" w:sz="0" w:space="0" w:color="auto"/>
          </w:divBdr>
        </w:div>
        <w:div w:id="199392761">
          <w:marLeft w:val="640"/>
          <w:marRight w:val="0"/>
          <w:marTop w:val="0"/>
          <w:marBottom w:val="0"/>
          <w:divBdr>
            <w:top w:val="none" w:sz="0" w:space="0" w:color="auto"/>
            <w:left w:val="none" w:sz="0" w:space="0" w:color="auto"/>
            <w:bottom w:val="none" w:sz="0" w:space="0" w:color="auto"/>
            <w:right w:val="none" w:sz="0" w:space="0" w:color="auto"/>
          </w:divBdr>
        </w:div>
        <w:div w:id="224461961">
          <w:marLeft w:val="640"/>
          <w:marRight w:val="0"/>
          <w:marTop w:val="0"/>
          <w:marBottom w:val="0"/>
          <w:divBdr>
            <w:top w:val="none" w:sz="0" w:space="0" w:color="auto"/>
            <w:left w:val="none" w:sz="0" w:space="0" w:color="auto"/>
            <w:bottom w:val="none" w:sz="0" w:space="0" w:color="auto"/>
            <w:right w:val="none" w:sz="0" w:space="0" w:color="auto"/>
          </w:divBdr>
        </w:div>
        <w:div w:id="264971250">
          <w:marLeft w:val="640"/>
          <w:marRight w:val="0"/>
          <w:marTop w:val="0"/>
          <w:marBottom w:val="0"/>
          <w:divBdr>
            <w:top w:val="none" w:sz="0" w:space="0" w:color="auto"/>
            <w:left w:val="none" w:sz="0" w:space="0" w:color="auto"/>
            <w:bottom w:val="none" w:sz="0" w:space="0" w:color="auto"/>
            <w:right w:val="none" w:sz="0" w:space="0" w:color="auto"/>
          </w:divBdr>
        </w:div>
        <w:div w:id="276569104">
          <w:marLeft w:val="640"/>
          <w:marRight w:val="0"/>
          <w:marTop w:val="0"/>
          <w:marBottom w:val="0"/>
          <w:divBdr>
            <w:top w:val="none" w:sz="0" w:space="0" w:color="auto"/>
            <w:left w:val="none" w:sz="0" w:space="0" w:color="auto"/>
            <w:bottom w:val="none" w:sz="0" w:space="0" w:color="auto"/>
            <w:right w:val="none" w:sz="0" w:space="0" w:color="auto"/>
          </w:divBdr>
        </w:div>
        <w:div w:id="279193948">
          <w:marLeft w:val="640"/>
          <w:marRight w:val="0"/>
          <w:marTop w:val="0"/>
          <w:marBottom w:val="0"/>
          <w:divBdr>
            <w:top w:val="none" w:sz="0" w:space="0" w:color="auto"/>
            <w:left w:val="none" w:sz="0" w:space="0" w:color="auto"/>
            <w:bottom w:val="none" w:sz="0" w:space="0" w:color="auto"/>
            <w:right w:val="none" w:sz="0" w:space="0" w:color="auto"/>
          </w:divBdr>
        </w:div>
        <w:div w:id="301471474">
          <w:marLeft w:val="640"/>
          <w:marRight w:val="0"/>
          <w:marTop w:val="0"/>
          <w:marBottom w:val="0"/>
          <w:divBdr>
            <w:top w:val="none" w:sz="0" w:space="0" w:color="auto"/>
            <w:left w:val="none" w:sz="0" w:space="0" w:color="auto"/>
            <w:bottom w:val="none" w:sz="0" w:space="0" w:color="auto"/>
            <w:right w:val="none" w:sz="0" w:space="0" w:color="auto"/>
          </w:divBdr>
        </w:div>
        <w:div w:id="303855049">
          <w:marLeft w:val="640"/>
          <w:marRight w:val="0"/>
          <w:marTop w:val="0"/>
          <w:marBottom w:val="0"/>
          <w:divBdr>
            <w:top w:val="none" w:sz="0" w:space="0" w:color="auto"/>
            <w:left w:val="none" w:sz="0" w:space="0" w:color="auto"/>
            <w:bottom w:val="none" w:sz="0" w:space="0" w:color="auto"/>
            <w:right w:val="none" w:sz="0" w:space="0" w:color="auto"/>
          </w:divBdr>
        </w:div>
        <w:div w:id="322897937">
          <w:marLeft w:val="640"/>
          <w:marRight w:val="0"/>
          <w:marTop w:val="0"/>
          <w:marBottom w:val="0"/>
          <w:divBdr>
            <w:top w:val="none" w:sz="0" w:space="0" w:color="auto"/>
            <w:left w:val="none" w:sz="0" w:space="0" w:color="auto"/>
            <w:bottom w:val="none" w:sz="0" w:space="0" w:color="auto"/>
            <w:right w:val="none" w:sz="0" w:space="0" w:color="auto"/>
          </w:divBdr>
        </w:div>
        <w:div w:id="336616620">
          <w:marLeft w:val="640"/>
          <w:marRight w:val="0"/>
          <w:marTop w:val="0"/>
          <w:marBottom w:val="0"/>
          <w:divBdr>
            <w:top w:val="none" w:sz="0" w:space="0" w:color="auto"/>
            <w:left w:val="none" w:sz="0" w:space="0" w:color="auto"/>
            <w:bottom w:val="none" w:sz="0" w:space="0" w:color="auto"/>
            <w:right w:val="none" w:sz="0" w:space="0" w:color="auto"/>
          </w:divBdr>
        </w:div>
        <w:div w:id="338116228">
          <w:marLeft w:val="640"/>
          <w:marRight w:val="0"/>
          <w:marTop w:val="0"/>
          <w:marBottom w:val="0"/>
          <w:divBdr>
            <w:top w:val="none" w:sz="0" w:space="0" w:color="auto"/>
            <w:left w:val="none" w:sz="0" w:space="0" w:color="auto"/>
            <w:bottom w:val="none" w:sz="0" w:space="0" w:color="auto"/>
            <w:right w:val="none" w:sz="0" w:space="0" w:color="auto"/>
          </w:divBdr>
        </w:div>
        <w:div w:id="348222022">
          <w:marLeft w:val="640"/>
          <w:marRight w:val="0"/>
          <w:marTop w:val="0"/>
          <w:marBottom w:val="0"/>
          <w:divBdr>
            <w:top w:val="none" w:sz="0" w:space="0" w:color="auto"/>
            <w:left w:val="none" w:sz="0" w:space="0" w:color="auto"/>
            <w:bottom w:val="none" w:sz="0" w:space="0" w:color="auto"/>
            <w:right w:val="none" w:sz="0" w:space="0" w:color="auto"/>
          </w:divBdr>
        </w:div>
        <w:div w:id="397436037">
          <w:marLeft w:val="640"/>
          <w:marRight w:val="0"/>
          <w:marTop w:val="0"/>
          <w:marBottom w:val="0"/>
          <w:divBdr>
            <w:top w:val="none" w:sz="0" w:space="0" w:color="auto"/>
            <w:left w:val="none" w:sz="0" w:space="0" w:color="auto"/>
            <w:bottom w:val="none" w:sz="0" w:space="0" w:color="auto"/>
            <w:right w:val="none" w:sz="0" w:space="0" w:color="auto"/>
          </w:divBdr>
        </w:div>
        <w:div w:id="407459943">
          <w:marLeft w:val="640"/>
          <w:marRight w:val="0"/>
          <w:marTop w:val="0"/>
          <w:marBottom w:val="0"/>
          <w:divBdr>
            <w:top w:val="none" w:sz="0" w:space="0" w:color="auto"/>
            <w:left w:val="none" w:sz="0" w:space="0" w:color="auto"/>
            <w:bottom w:val="none" w:sz="0" w:space="0" w:color="auto"/>
            <w:right w:val="none" w:sz="0" w:space="0" w:color="auto"/>
          </w:divBdr>
        </w:div>
        <w:div w:id="438650020">
          <w:marLeft w:val="640"/>
          <w:marRight w:val="0"/>
          <w:marTop w:val="0"/>
          <w:marBottom w:val="0"/>
          <w:divBdr>
            <w:top w:val="none" w:sz="0" w:space="0" w:color="auto"/>
            <w:left w:val="none" w:sz="0" w:space="0" w:color="auto"/>
            <w:bottom w:val="none" w:sz="0" w:space="0" w:color="auto"/>
            <w:right w:val="none" w:sz="0" w:space="0" w:color="auto"/>
          </w:divBdr>
        </w:div>
        <w:div w:id="439032599">
          <w:marLeft w:val="640"/>
          <w:marRight w:val="0"/>
          <w:marTop w:val="0"/>
          <w:marBottom w:val="0"/>
          <w:divBdr>
            <w:top w:val="none" w:sz="0" w:space="0" w:color="auto"/>
            <w:left w:val="none" w:sz="0" w:space="0" w:color="auto"/>
            <w:bottom w:val="none" w:sz="0" w:space="0" w:color="auto"/>
            <w:right w:val="none" w:sz="0" w:space="0" w:color="auto"/>
          </w:divBdr>
        </w:div>
        <w:div w:id="457838578">
          <w:marLeft w:val="640"/>
          <w:marRight w:val="0"/>
          <w:marTop w:val="0"/>
          <w:marBottom w:val="0"/>
          <w:divBdr>
            <w:top w:val="none" w:sz="0" w:space="0" w:color="auto"/>
            <w:left w:val="none" w:sz="0" w:space="0" w:color="auto"/>
            <w:bottom w:val="none" w:sz="0" w:space="0" w:color="auto"/>
            <w:right w:val="none" w:sz="0" w:space="0" w:color="auto"/>
          </w:divBdr>
        </w:div>
        <w:div w:id="489103620">
          <w:marLeft w:val="640"/>
          <w:marRight w:val="0"/>
          <w:marTop w:val="0"/>
          <w:marBottom w:val="0"/>
          <w:divBdr>
            <w:top w:val="none" w:sz="0" w:space="0" w:color="auto"/>
            <w:left w:val="none" w:sz="0" w:space="0" w:color="auto"/>
            <w:bottom w:val="none" w:sz="0" w:space="0" w:color="auto"/>
            <w:right w:val="none" w:sz="0" w:space="0" w:color="auto"/>
          </w:divBdr>
        </w:div>
        <w:div w:id="500629780">
          <w:marLeft w:val="640"/>
          <w:marRight w:val="0"/>
          <w:marTop w:val="0"/>
          <w:marBottom w:val="0"/>
          <w:divBdr>
            <w:top w:val="none" w:sz="0" w:space="0" w:color="auto"/>
            <w:left w:val="none" w:sz="0" w:space="0" w:color="auto"/>
            <w:bottom w:val="none" w:sz="0" w:space="0" w:color="auto"/>
            <w:right w:val="none" w:sz="0" w:space="0" w:color="auto"/>
          </w:divBdr>
        </w:div>
        <w:div w:id="502742371">
          <w:marLeft w:val="640"/>
          <w:marRight w:val="0"/>
          <w:marTop w:val="0"/>
          <w:marBottom w:val="0"/>
          <w:divBdr>
            <w:top w:val="none" w:sz="0" w:space="0" w:color="auto"/>
            <w:left w:val="none" w:sz="0" w:space="0" w:color="auto"/>
            <w:bottom w:val="none" w:sz="0" w:space="0" w:color="auto"/>
            <w:right w:val="none" w:sz="0" w:space="0" w:color="auto"/>
          </w:divBdr>
        </w:div>
        <w:div w:id="531040374">
          <w:marLeft w:val="640"/>
          <w:marRight w:val="0"/>
          <w:marTop w:val="0"/>
          <w:marBottom w:val="0"/>
          <w:divBdr>
            <w:top w:val="none" w:sz="0" w:space="0" w:color="auto"/>
            <w:left w:val="none" w:sz="0" w:space="0" w:color="auto"/>
            <w:bottom w:val="none" w:sz="0" w:space="0" w:color="auto"/>
            <w:right w:val="none" w:sz="0" w:space="0" w:color="auto"/>
          </w:divBdr>
        </w:div>
        <w:div w:id="561403175">
          <w:marLeft w:val="640"/>
          <w:marRight w:val="0"/>
          <w:marTop w:val="0"/>
          <w:marBottom w:val="0"/>
          <w:divBdr>
            <w:top w:val="none" w:sz="0" w:space="0" w:color="auto"/>
            <w:left w:val="none" w:sz="0" w:space="0" w:color="auto"/>
            <w:bottom w:val="none" w:sz="0" w:space="0" w:color="auto"/>
            <w:right w:val="none" w:sz="0" w:space="0" w:color="auto"/>
          </w:divBdr>
        </w:div>
        <w:div w:id="601718121">
          <w:marLeft w:val="640"/>
          <w:marRight w:val="0"/>
          <w:marTop w:val="0"/>
          <w:marBottom w:val="0"/>
          <w:divBdr>
            <w:top w:val="none" w:sz="0" w:space="0" w:color="auto"/>
            <w:left w:val="none" w:sz="0" w:space="0" w:color="auto"/>
            <w:bottom w:val="none" w:sz="0" w:space="0" w:color="auto"/>
            <w:right w:val="none" w:sz="0" w:space="0" w:color="auto"/>
          </w:divBdr>
        </w:div>
        <w:div w:id="633412063">
          <w:marLeft w:val="640"/>
          <w:marRight w:val="0"/>
          <w:marTop w:val="0"/>
          <w:marBottom w:val="0"/>
          <w:divBdr>
            <w:top w:val="none" w:sz="0" w:space="0" w:color="auto"/>
            <w:left w:val="none" w:sz="0" w:space="0" w:color="auto"/>
            <w:bottom w:val="none" w:sz="0" w:space="0" w:color="auto"/>
            <w:right w:val="none" w:sz="0" w:space="0" w:color="auto"/>
          </w:divBdr>
        </w:div>
        <w:div w:id="653223038">
          <w:marLeft w:val="640"/>
          <w:marRight w:val="0"/>
          <w:marTop w:val="0"/>
          <w:marBottom w:val="0"/>
          <w:divBdr>
            <w:top w:val="none" w:sz="0" w:space="0" w:color="auto"/>
            <w:left w:val="none" w:sz="0" w:space="0" w:color="auto"/>
            <w:bottom w:val="none" w:sz="0" w:space="0" w:color="auto"/>
            <w:right w:val="none" w:sz="0" w:space="0" w:color="auto"/>
          </w:divBdr>
        </w:div>
        <w:div w:id="656763436">
          <w:marLeft w:val="640"/>
          <w:marRight w:val="0"/>
          <w:marTop w:val="0"/>
          <w:marBottom w:val="0"/>
          <w:divBdr>
            <w:top w:val="none" w:sz="0" w:space="0" w:color="auto"/>
            <w:left w:val="none" w:sz="0" w:space="0" w:color="auto"/>
            <w:bottom w:val="none" w:sz="0" w:space="0" w:color="auto"/>
            <w:right w:val="none" w:sz="0" w:space="0" w:color="auto"/>
          </w:divBdr>
        </w:div>
        <w:div w:id="676662231">
          <w:marLeft w:val="640"/>
          <w:marRight w:val="0"/>
          <w:marTop w:val="0"/>
          <w:marBottom w:val="0"/>
          <w:divBdr>
            <w:top w:val="none" w:sz="0" w:space="0" w:color="auto"/>
            <w:left w:val="none" w:sz="0" w:space="0" w:color="auto"/>
            <w:bottom w:val="none" w:sz="0" w:space="0" w:color="auto"/>
            <w:right w:val="none" w:sz="0" w:space="0" w:color="auto"/>
          </w:divBdr>
        </w:div>
        <w:div w:id="695886617">
          <w:marLeft w:val="640"/>
          <w:marRight w:val="0"/>
          <w:marTop w:val="0"/>
          <w:marBottom w:val="0"/>
          <w:divBdr>
            <w:top w:val="none" w:sz="0" w:space="0" w:color="auto"/>
            <w:left w:val="none" w:sz="0" w:space="0" w:color="auto"/>
            <w:bottom w:val="none" w:sz="0" w:space="0" w:color="auto"/>
            <w:right w:val="none" w:sz="0" w:space="0" w:color="auto"/>
          </w:divBdr>
        </w:div>
        <w:div w:id="697856739">
          <w:marLeft w:val="640"/>
          <w:marRight w:val="0"/>
          <w:marTop w:val="0"/>
          <w:marBottom w:val="0"/>
          <w:divBdr>
            <w:top w:val="none" w:sz="0" w:space="0" w:color="auto"/>
            <w:left w:val="none" w:sz="0" w:space="0" w:color="auto"/>
            <w:bottom w:val="none" w:sz="0" w:space="0" w:color="auto"/>
            <w:right w:val="none" w:sz="0" w:space="0" w:color="auto"/>
          </w:divBdr>
        </w:div>
        <w:div w:id="707294961">
          <w:marLeft w:val="640"/>
          <w:marRight w:val="0"/>
          <w:marTop w:val="0"/>
          <w:marBottom w:val="0"/>
          <w:divBdr>
            <w:top w:val="none" w:sz="0" w:space="0" w:color="auto"/>
            <w:left w:val="none" w:sz="0" w:space="0" w:color="auto"/>
            <w:bottom w:val="none" w:sz="0" w:space="0" w:color="auto"/>
            <w:right w:val="none" w:sz="0" w:space="0" w:color="auto"/>
          </w:divBdr>
        </w:div>
        <w:div w:id="726148477">
          <w:marLeft w:val="640"/>
          <w:marRight w:val="0"/>
          <w:marTop w:val="0"/>
          <w:marBottom w:val="0"/>
          <w:divBdr>
            <w:top w:val="none" w:sz="0" w:space="0" w:color="auto"/>
            <w:left w:val="none" w:sz="0" w:space="0" w:color="auto"/>
            <w:bottom w:val="none" w:sz="0" w:space="0" w:color="auto"/>
            <w:right w:val="none" w:sz="0" w:space="0" w:color="auto"/>
          </w:divBdr>
        </w:div>
        <w:div w:id="761486144">
          <w:marLeft w:val="640"/>
          <w:marRight w:val="0"/>
          <w:marTop w:val="0"/>
          <w:marBottom w:val="0"/>
          <w:divBdr>
            <w:top w:val="none" w:sz="0" w:space="0" w:color="auto"/>
            <w:left w:val="none" w:sz="0" w:space="0" w:color="auto"/>
            <w:bottom w:val="none" w:sz="0" w:space="0" w:color="auto"/>
            <w:right w:val="none" w:sz="0" w:space="0" w:color="auto"/>
          </w:divBdr>
        </w:div>
        <w:div w:id="772434122">
          <w:marLeft w:val="640"/>
          <w:marRight w:val="0"/>
          <w:marTop w:val="0"/>
          <w:marBottom w:val="0"/>
          <w:divBdr>
            <w:top w:val="none" w:sz="0" w:space="0" w:color="auto"/>
            <w:left w:val="none" w:sz="0" w:space="0" w:color="auto"/>
            <w:bottom w:val="none" w:sz="0" w:space="0" w:color="auto"/>
            <w:right w:val="none" w:sz="0" w:space="0" w:color="auto"/>
          </w:divBdr>
        </w:div>
        <w:div w:id="798765635">
          <w:marLeft w:val="640"/>
          <w:marRight w:val="0"/>
          <w:marTop w:val="0"/>
          <w:marBottom w:val="0"/>
          <w:divBdr>
            <w:top w:val="none" w:sz="0" w:space="0" w:color="auto"/>
            <w:left w:val="none" w:sz="0" w:space="0" w:color="auto"/>
            <w:bottom w:val="none" w:sz="0" w:space="0" w:color="auto"/>
            <w:right w:val="none" w:sz="0" w:space="0" w:color="auto"/>
          </w:divBdr>
        </w:div>
        <w:div w:id="814958307">
          <w:marLeft w:val="640"/>
          <w:marRight w:val="0"/>
          <w:marTop w:val="0"/>
          <w:marBottom w:val="0"/>
          <w:divBdr>
            <w:top w:val="none" w:sz="0" w:space="0" w:color="auto"/>
            <w:left w:val="none" w:sz="0" w:space="0" w:color="auto"/>
            <w:bottom w:val="none" w:sz="0" w:space="0" w:color="auto"/>
            <w:right w:val="none" w:sz="0" w:space="0" w:color="auto"/>
          </w:divBdr>
        </w:div>
        <w:div w:id="833110315">
          <w:marLeft w:val="640"/>
          <w:marRight w:val="0"/>
          <w:marTop w:val="0"/>
          <w:marBottom w:val="0"/>
          <w:divBdr>
            <w:top w:val="none" w:sz="0" w:space="0" w:color="auto"/>
            <w:left w:val="none" w:sz="0" w:space="0" w:color="auto"/>
            <w:bottom w:val="none" w:sz="0" w:space="0" w:color="auto"/>
            <w:right w:val="none" w:sz="0" w:space="0" w:color="auto"/>
          </w:divBdr>
        </w:div>
        <w:div w:id="860168859">
          <w:marLeft w:val="640"/>
          <w:marRight w:val="0"/>
          <w:marTop w:val="0"/>
          <w:marBottom w:val="0"/>
          <w:divBdr>
            <w:top w:val="none" w:sz="0" w:space="0" w:color="auto"/>
            <w:left w:val="none" w:sz="0" w:space="0" w:color="auto"/>
            <w:bottom w:val="none" w:sz="0" w:space="0" w:color="auto"/>
            <w:right w:val="none" w:sz="0" w:space="0" w:color="auto"/>
          </w:divBdr>
        </w:div>
        <w:div w:id="907037501">
          <w:marLeft w:val="640"/>
          <w:marRight w:val="0"/>
          <w:marTop w:val="0"/>
          <w:marBottom w:val="0"/>
          <w:divBdr>
            <w:top w:val="none" w:sz="0" w:space="0" w:color="auto"/>
            <w:left w:val="none" w:sz="0" w:space="0" w:color="auto"/>
            <w:bottom w:val="none" w:sz="0" w:space="0" w:color="auto"/>
            <w:right w:val="none" w:sz="0" w:space="0" w:color="auto"/>
          </w:divBdr>
        </w:div>
        <w:div w:id="908342417">
          <w:marLeft w:val="640"/>
          <w:marRight w:val="0"/>
          <w:marTop w:val="0"/>
          <w:marBottom w:val="0"/>
          <w:divBdr>
            <w:top w:val="none" w:sz="0" w:space="0" w:color="auto"/>
            <w:left w:val="none" w:sz="0" w:space="0" w:color="auto"/>
            <w:bottom w:val="none" w:sz="0" w:space="0" w:color="auto"/>
            <w:right w:val="none" w:sz="0" w:space="0" w:color="auto"/>
          </w:divBdr>
        </w:div>
        <w:div w:id="910314722">
          <w:marLeft w:val="640"/>
          <w:marRight w:val="0"/>
          <w:marTop w:val="0"/>
          <w:marBottom w:val="0"/>
          <w:divBdr>
            <w:top w:val="none" w:sz="0" w:space="0" w:color="auto"/>
            <w:left w:val="none" w:sz="0" w:space="0" w:color="auto"/>
            <w:bottom w:val="none" w:sz="0" w:space="0" w:color="auto"/>
            <w:right w:val="none" w:sz="0" w:space="0" w:color="auto"/>
          </w:divBdr>
        </w:div>
        <w:div w:id="911081992">
          <w:marLeft w:val="640"/>
          <w:marRight w:val="0"/>
          <w:marTop w:val="0"/>
          <w:marBottom w:val="0"/>
          <w:divBdr>
            <w:top w:val="none" w:sz="0" w:space="0" w:color="auto"/>
            <w:left w:val="none" w:sz="0" w:space="0" w:color="auto"/>
            <w:bottom w:val="none" w:sz="0" w:space="0" w:color="auto"/>
            <w:right w:val="none" w:sz="0" w:space="0" w:color="auto"/>
          </w:divBdr>
        </w:div>
        <w:div w:id="937714909">
          <w:marLeft w:val="640"/>
          <w:marRight w:val="0"/>
          <w:marTop w:val="0"/>
          <w:marBottom w:val="0"/>
          <w:divBdr>
            <w:top w:val="none" w:sz="0" w:space="0" w:color="auto"/>
            <w:left w:val="none" w:sz="0" w:space="0" w:color="auto"/>
            <w:bottom w:val="none" w:sz="0" w:space="0" w:color="auto"/>
            <w:right w:val="none" w:sz="0" w:space="0" w:color="auto"/>
          </w:divBdr>
        </w:div>
        <w:div w:id="955525862">
          <w:marLeft w:val="640"/>
          <w:marRight w:val="0"/>
          <w:marTop w:val="0"/>
          <w:marBottom w:val="0"/>
          <w:divBdr>
            <w:top w:val="none" w:sz="0" w:space="0" w:color="auto"/>
            <w:left w:val="none" w:sz="0" w:space="0" w:color="auto"/>
            <w:bottom w:val="none" w:sz="0" w:space="0" w:color="auto"/>
            <w:right w:val="none" w:sz="0" w:space="0" w:color="auto"/>
          </w:divBdr>
        </w:div>
        <w:div w:id="957561934">
          <w:marLeft w:val="640"/>
          <w:marRight w:val="0"/>
          <w:marTop w:val="0"/>
          <w:marBottom w:val="0"/>
          <w:divBdr>
            <w:top w:val="none" w:sz="0" w:space="0" w:color="auto"/>
            <w:left w:val="none" w:sz="0" w:space="0" w:color="auto"/>
            <w:bottom w:val="none" w:sz="0" w:space="0" w:color="auto"/>
            <w:right w:val="none" w:sz="0" w:space="0" w:color="auto"/>
          </w:divBdr>
        </w:div>
        <w:div w:id="979916553">
          <w:marLeft w:val="640"/>
          <w:marRight w:val="0"/>
          <w:marTop w:val="0"/>
          <w:marBottom w:val="0"/>
          <w:divBdr>
            <w:top w:val="none" w:sz="0" w:space="0" w:color="auto"/>
            <w:left w:val="none" w:sz="0" w:space="0" w:color="auto"/>
            <w:bottom w:val="none" w:sz="0" w:space="0" w:color="auto"/>
            <w:right w:val="none" w:sz="0" w:space="0" w:color="auto"/>
          </w:divBdr>
        </w:div>
        <w:div w:id="1005783202">
          <w:marLeft w:val="640"/>
          <w:marRight w:val="0"/>
          <w:marTop w:val="0"/>
          <w:marBottom w:val="0"/>
          <w:divBdr>
            <w:top w:val="none" w:sz="0" w:space="0" w:color="auto"/>
            <w:left w:val="none" w:sz="0" w:space="0" w:color="auto"/>
            <w:bottom w:val="none" w:sz="0" w:space="0" w:color="auto"/>
            <w:right w:val="none" w:sz="0" w:space="0" w:color="auto"/>
          </w:divBdr>
        </w:div>
        <w:div w:id="1019550570">
          <w:marLeft w:val="640"/>
          <w:marRight w:val="0"/>
          <w:marTop w:val="0"/>
          <w:marBottom w:val="0"/>
          <w:divBdr>
            <w:top w:val="none" w:sz="0" w:space="0" w:color="auto"/>
            <w:left w:val="none" w:sz="0" w:space="0" w:color="auto"/>
            <w:bottom w:val="none" w:sz="0" w:space="0" w:color="auto"/>
            <w:right w:val="none" w:sz="0" w:space="0" w:color="auto"/>
          </w:divBdr>
        </w:div>
        <w:div w:id="1019887824">
          <w:marLeft w:val="640"/>
          <w:marRight w:val="0"/>
          <w:marTop w:val="0"/>
          <w:marBottom w:val="0"/>
          <w:divBdr>
            <w:top w:val="none" w:sz="0" w:space="0" w:color="auto"/>
            <w:left w:val="none" w:sz="0" w:space="0" w:color="auto"/>
            <w:bottom w:val="none" w:sz="0" w:space="0" w:color="auto"/>
            <w:right w:val="none" w:sz="0" w:space="0" w:color="auto"/>
          </w:divBdr>
        </w:div>
        <w:div w:id="1032534568">
          <w:marLeft w:val="640"/>
          <w:marRight w:val="0"/>
          <w:marTop w:val="0"/>
          <w:marBottom w:val="0"/>
          <w:divBdr>
            <w:top w:val="none" w:sz="0" w:space="0" w:color="auto"/>
            <w:left w:val="none" w:sz="0" w:space="0" w:color="auto"/>
            <w:bottom w:val="none" w:sz="0" w:space="0" w:color="auto"/>
            <w:right w:val="none" w:sz="0" w:space="0" w:color="auto"/>
          </w:divBdr>
        </w:div>
        <w:div w:id="1042709482">
          <w:marLeft w:val="640"/>
          <w:marRight w:val="0"/>
          <w:marTop w:val="0"/>
          <w:marBottom w:val="0"/>
          <w:divBdr>
            <w:top w:val="none" w:sz="0" w:space="0" w:color="auto"/>
            <w:left w:val="none" w:sz="0" w:space="0" w:color="auto"/>
            <w:bottom w:val="none" w:sz="0" w:space="0" w:color="auto"/>
            <w:right w:val="none" w:sz="0" w:space="0" w:color="auto"/>
          </w:divBdr>
        </w:div>
        <w:div w:id="1051005637">
          <w:marLeft w:val="640"/>
          <w:marRight w:val="0"/>
          <w:marTop w:val="0"/>
          <w:marBottom w:val="0"/>
          <w:divBdr>
            <w:top w:val="none" w:sz="0" w:space="0" w:color="auto"/>
            <w:left w:val="none" w:sz="0" w:space="0" w:color="auto"/>
            <w:bottom w:val="none" w:sz="0" w:space="0" w:color="auto"/>
            <w:right w:val="none" w:sz="0" w:space="0" w:color="auto"/>
          </w:divBdr>
        </w:div>
        <w:div w:id="1057170576">
          <w:marLeft w:val="640"/>
          <w:marRight w:val="0"/>
          <w:marTop w:val="0"/>
          <w:marBottom w:val="0"/>
          <w:divBdr>
            <w:top w:val="none" w:sz="0" w:space="0" w:color="auto"/>
            <w:left w:val="none" w:sz="0" w:space="0" w:color="auto"/>
            <w:bottom w:val="none" w:sz="0" w:space="0" w:color="auto"/>
            <w:right w:val="none" w:sz="0" w:space="0" w:color="auto"/>
          </w:divBdr>
        </w:div>
        <w:div w:id="1091924579">
          <w:marLeft w:val="640"/>
          <w:marRight w:val="0"/>
          <w:marTop w:val="0"/>
          <w:marBottom w:val="0"/>
          <w:divBdr>
            <w:top w:val="none" w:sz="0" w:space="0" w:color="auto"/>
            <w:left w:val="none" w:sz="0" w:space="0" w:color="auto"/>
            <w:bottom w:val="none" w:sz="0" w:space="0" w:color="auto"/>
            <w:right w:val="none" w:sz="0" w:space="0" w:color="auto"/>
          </w:divBdr>
        </w:div>
        <w:div w:id="1105997137">
          <w:marLeft w:val="640"/>
          <w:marRight w:val="0"/>
          <w:marTop w:val="0"/>
          <w:marBottom w:val="0"/>
          <w:divBdr>
            <w:top w:val="none" w:sz="0" w:space="0" w:color="auto"/>
            <w:left w:val="none" w:sz="0" w:space="0" w:color="auto"/>
            <w:bottom w:val="none" w:sz="0" w:space="0" w:color="auto"/>
            <w:right w:val="none" w:sz="0" w:space="0" w:color="auto"/>
          </w:divBdr>
        </w:div>
        <w:div w:id="1112675729">
          <w:marLeft w:val="640"/>
          <w:marRight w:val="0"/>
          <w:marTop w:val="0"/>
          <w:marBottom w:val="0"/>
          <w:divBdr>
            <w:top w:val="none" w:sz="0" w:space="0" w:color="auto"/>
            <w:left w:val="none" w:sz="0" w:space="0" w:color="auto"/>
            <w:bottom w:val="none" w:sz="0" w:space="0" w:color="auto"/>
            <w:right w:val="none" w:sz="0" w:space="0" w:color="auto"/>
          </w:divBdr>
        </w:div>
        <w:div w:id="1120219171">
          <w:marLeft w:val="640"/>
          <w:marRight w:val="0"/>
          <w:marTop w:val="0"/>
          <w:marBottom w:val="0"/>
          <w:divBdr>
            <w:top w:val="none" w:sz="0" w:space="0" w:color="auto"/>
            <w:left w:val="none" w:sz="0" w:space="0" w:color="auto"/>
            <w:bottom w:val="none" w:sz="0" w:space="0" w:color="auto"/>
            <w:right w:val="none" w:sz="0" w:space="0" w:color="auto"/>
          </w:divBdr>
        </w:div>
        <w:div w:id="1130368121">
          <w:marLeft w:val="640"/>
          <w:marRight w:val="0"/>
          <w:marTop w:val="0"/>
          <w:marBottom w:val="0"/>
          <w:divBdr>
            <w:top w:val="none" w:sz="0" w:space="0" w:color="auto"/>
            <w:left w:val="none" w:sz="0" w:space="0" w:color="auto"/>
            <w:bottom w:val="none" w:sz="0" w:space="0" w:color="auto"/>
            <w:right w:val="none" w:sz="0" w:space="0" w:color="auto"/>
          </w:divBdr>
        </w:div>
        <w:div w:id="1139882469">
          <w:marLeft w:val="640"/>
          <w:marRight w:val="0"/>
          <w:marTop w:val="0"/>
          <w:marBottom w:val="0"/>
          <w:divBdr>
            <w:top w:val="none" w:sz="0" w:space="0" w:color="auto"/>
            <w:left w:val="none" w:sz="0" w:space="0" w:color="auto"/>
            <w:bottom w:val="none" w:sz="0" w:space="0" w:color="auto"/>
            <w:right w:val="none" w:sz="0" w:space="0" w:color="auto"/>
          </w:divBdr>
        </w:div>
        <w:div w:id="1150906748">
          <w:marLeft w:val="640"/>
          <w:marRight w:val="0"/>
          <w:marTop w:val="0"/>
          <w:marBottom w:val="0"/>
          <w:divBdr>
            <w:top w:val="none" w:sz="0" w:space="0" w:color="auto"/>
            <w:left w:val="none" w:sz="0" w:space="0" w:color="auto"/>
            <w:bottom w:val="none" w:sz="0" w:space="0" w:color="auto"/>
            <w:right w:val="none" w:sz="0" w:space="0" w:color="auto"/>
          </w:divBdr>
        </w:div>
        <w:div w:id="1157694302">
          <w:marLeft w:val="640"/>
          <w:marRight w:val="0"/>
          <w:marTop w:val="0"/>
          <w:marBottom w:val="0"/>
          <w:divBdr>
            <w:top w:val="none" w:sz="0" w:space="0" w:color="auto"/>
            <w:left w:val="none" w:sz="0" w:space="0" w:color="auto"/>
            <w:bottom w:val="none" w:sz="0" w:space="0" w:color="auto"/>
            <w:right w:val="none" w:sz="0" w:space="0" w:color="auto"/>
          </w:divBdr>
        </w:div>
        <w:div w:id="1167281884">
          <w:marLeft w:val="640"/>
          <w:marRight w:val="0"/>
          <w:marTop w:val="0"/>
          <w:marBottom w:val="0"/>
          <w:divBdr>
            <w:top w:val="none" w:sz="0" w:space="0" w:color="auto"/>
            <w:left w:val="none" w:sz="0" w:space="0" w:color="auto"/>
            <w:bottom w:val="none" w:sz="0" w:space="0" w:color="auto"/>
            <w:right w:val="none" w:sz="0" w:space="0" w:color="auto"/>
          </w:divBdr>
        </w:div>
        <w:div w:id="1192382030">
          <w:marLeft w:val="640"/>
          <w:marRight w:val="0"/>
          <w:marTop w:val="0"/>
          <w:marBottom w:val="0"/>
          <w:divBdr>
            <w:top w:val="none" w:sz="0" w:space="0" w:color="auto"/>
            <w:left w:val="none" w:sz="0" w:space="0" w:color="auto"/>
            <w:bottom w:val="none" w:sz="0" w:space="0" w:color="auto"/>
            <w:right w:val="none" w:sz="0" w:space="0" w:color="auto"/>
          </w:divBdr>
        </w:div>
        <w:div w:id="1224441235">
          <w:marLeft w:val="640"/>
          <w:marRight w:val="0"/>
          <w:marTop w:val="0"/>
          <w:marBottom w:val="0"/>
          <w:divBdr>
            <w:top w:val="none" w:sz="0" w:space="0" w:color="auto"/>
            <w:left w:val="none" w:sz="0" w:space="0" w:color="auto"/>
            <w:bottom w:val="none" w:sz="0" w:space="0" w:color="auto"/>
            <w:right w:val="none" w:sz="0" w:space="0" w:color="auto"/>
          </w:divBdr>
        </w:div>
        <w:div w:id="1228884444">
          <w:marLeft w:val="640"/>
          <w:marRight w:val="0"/>
          <w:marTop w:val="0"/>
          <w:marBottom w:val="0"/>
          <w:divBdr>
            <w:top w:val="none" w:sz="0" w:space="0" w:color="auto"/>
            <w:left w:val="none" w:sz="0" w:space="0" w:color="auto"/>
            <w:bottom w:val="none" w:sz="0" w:space="0" w:color="auto"/>
            <w:right w:val="none" w:sz="0" w:space="0" w:color="auto"/>
          </w:divBdr>
        </w:div>
        <w:div w:id="1260019059">
          <w:marLeft w:val="640"/>
          <w:marRight w:val="0"/>
          <w:marTop w:val="0"/>
          <w:marBottom w:val="0"/>
          <w:divBdr>
            <w:top w:val="none" w:sz="0" w:space="0" w:color="auto"/>
            <w:left w:val="none" w:sz="0" w:space="0" w:color="auto"/>
            <w:bottom w:val="none" w:sz="0" w:space="0" w:color="auto"/>
            <w:right w:val="none" w:sz="0" w:space="0" w:color="auto"/>
          </w:divBdr>
        </w:div>
        <w:div w:id="1419909749">
          <w:marLeft w:val="640"/>
          <w:marRight w:val="0"/>
          <w:marTop w:val="0"/>
          <w:marBottom w:val="0"/>
          <w:divBdr>
            <w:top w:val="none" w:sz="0" w:space="0" w:color="auto"/>
            <w:left w:val="none" w:sz="0" w:space="0" w:color="auto"/>
            <w:bottom w:val="none" w:sz="0" w:space="0" w:color="auto"/>
            <w:right w:val="none" w:sz="0" w:space="0" w:color="auto"/>
          </w:divBdr>
        </w:div>
        <w:div w:id="1462113109">
          <w:marLeft w:val="640"/>
          <w:marRight w:val="0"/>
          <w:marTop w:val="0"/>
          <w:marBottom w:val="0"/>
          <w:divBdr>
            <w:top w:val="none" w:sz="0" w:space="0" w:color="auto"/>
            <w:left w:val="none" w:sz="0" w:space="0" w:color="auto"/>
            <w:bottom w:val="none" w:sz="0" w:space="0" w:color="auto"/>
            <w:right w:val="none" w:sz="0" w:space="0" w:color="auto"/>
          </w:divBdr>
        </w:div>
        <w:div w:id="1481848937">
          <w:marLeft w:val="640"/>
          <w:marRight w:val="0"/>
          <w:marTop w:val="0"/>
          <w:marBottom w:val="0"/>
          <w:divBdr>
            <w:top w:val="none" w:sz="0" w:space="0" w:color="auto"/>
            <w:left w:val="none" w:sz="0" w:space="0" w:color="auto"/>
            <w:bottom w:val="none" w:sz="0" w:space="0" w:color="auto"/>
            <w:right w:val="none" w:sz="0" w:space="0" w:color="auto"/>
          </w:divBdr>
        </w:div>
        <w:div w:id="1485773761">
          <w:marLeft w:val="640"/>
          <w:marRight w:val="0"/>
          <w:marTop w:val="0"/>
          <w:marBottom w:val="0"/>
          <w:divBdr>
            <w:top w:val="none" w:sz="0" w:space="0" w:color="auto"/>
            <w:left w:val="none" w:sz="0" w:space="0" w:color="auto"/>
            <w:bottom w:val="none" w:sz="0" w:space="0" w:color="auto"/>
            <w:right w:val="none" w:sz="0" w:space="0" w:color="auto"/>
          </w:divBdr>
        </w:div>
        <w:div w:id="1526990079">
          <w:marLeft w:val="640"/>
          <w:marRight w:val="0"/>
          <w:marTop w:val="0"/>
          <w:marBottom w:val="0"/>
          <w:divBdr>
            <w:top w:val="none" w:sz="0" w:space="0" w:color="auto"/>
            <w:left w:val="none" w:sz="0" w:space="0" w:color="auto"/>
            <w:bottom w:val="none" w:sz="0" w:space="0" w:color="auto"/>
            <w:right w:val="none" w:sz="0" w:space="0" w:color="auto"/>
          </w:divBdr>
        </w:div>
        <w:div w:id="1552422088">
          <w:marLeft w:val="640"/>
          <w:marRight w:val="0"/>
          <w:marTop w:val="0"/>
          <w:marBottom w:val="0"/>
          <w:divBdr>
            <w:top w:val="none" w:sz="0" w:space="0" w:color="auto"/>
            <w:left w:val="none" w:sz="0" w:space="0" w:color="auto"/>
            <w:bottom w:val="none" w:sz="0" w:space="0" w:color="auto"/>
            <w:right w:val="none" w:sz="0" w:space="0" w:color="auto"/>
          </w:divBdr>
        </w:div>
        <w:div w:id="1583176334">
          <w:marLeft w:val="640"/>
          <w:marRight w:val="0"/>
          <w:marTop w:val="0"/>
          <w:marBottom w:val="0"/>
          <w:divBdr>
            <w:top w:val="none" w:sz="0" w:space="0" w:color="auto"/>
            <w:left w:val="none" w:sz="0" w:space="0" w:color="auto"/>
            <w:bottom w:val="none" w:sz="0" w:space="0" w:color="auto"/>
            <w:right w:val="none" w:sz="0" w:space="0" w:color="auto"/>
          </w:divBdr>
        </w:div>
        <w:div w:id="1595091651">
          <w:marLeft w:val="640"/>
          <w:marRight w:val="0"/>
          <w:marTop w:val="0"/>
          <w:marBottom w:val="0"/>
          <w:divBdr>
            <w:top w:val="none" w:sz="0" w:space="0" w:color="auto"/>
            <w:left w:val="none" w:sz="0" w:space="0" w:color="auto"/>
            <w:bottom w:val="none" w:sz="0" w:space="0" w:color="auto"/>
            <w:right w:val="none" w:sz="0" w:space="0" w:color="auto"/>
          </w:divBdr>
        </w:div>
        <w:div w:id="1611931908">
          <w:marLeft w:val="640"/>
          <w:marRight w:val="0"/>
          <w:marTop w:val="0"/>
          <w:marBottom w:val="0"/>
          <w:divBdr>
            <w:top w:val="none" w:sz="0" w:space="0" w:color="auto"/>
            <w:left w:val="none" w:sz="0" w:space="0" w:color="auto"/>
            <w:bottom w:val="none" w:sz="0" w:space="0" w:color="auto"/>
            <w:right w:val="none" w:sz="0" w:space="0" w:color="auto"/>
          </w:divBdr>
        </w:div>
        <w:div w:id="1616134267">
          <w:marLeft w:val="640"/>
          <w:marRight w:val="0"/>
          <w:marTop w:val="0"/>
          <w:marBottom w:val="0"/>
          <w:divBdr>
            <w:top w:val="none" w:sz="0" w:space="0" w:color="auto"/>
            <w:left w:val="none" w:sz="0" w:space="0" w:color="auto"/>
            <w:bottom w:val="none" w:sz="0" w:space="0" w:color="auto"/>
            <w:right w:val="none" w:sz="0" w:space="0" w:color="auto"/>
          </w:divBdr>
        </w:div>
        <w:div w:id="1659262369">
          <w:marLeft w:val="640"/>
          <w:marRight w:val="0"/>
          <w:marTop w:val="0"/>
          <w:marBottom w:val="0"/>
          <w:divBdr>
            <w:top w:val="none" w:sz="0" w:space="0" w:color="auto"/>
            <w:left w:val="none" w:sz="0" w:space="0" w:color="auto"/>
            <w:bottom w:val="none" w:sz="0" w:space="0" w:color="auto"/>
            <w:right w:val="none" w:sz="0" w:space="0" w:color="auto"/>
          </w:divBdr>
        </w:div>
        <w:div w:id="1666736635">
          <w:marLeft w:val="640"/>
          <w:marRight w:val="0"/>
          <w:marTop w:val="0"/>
          <w:marBottom w:val="0"/>
          <w:divBdr>
            <w:top w:val="none" w:sz="0" w:space="0" w:color="auto"/>
            <w:left w:val="none" w:sz="0" w:space="0" w:color="auto"/>
            <w:bottom w:val="none" w:sz="0" w:space="0" w:color="auto"/>
            <w:right w:val="none" w:sz="0" w:space="0" w:color="auto"/>
          </w:divBdr>
        </w:div>
        <w:div w:id="1668022589">
          <w:marLeft w:val="640"/>
          <w:marRight w:val="0"/>
          <w:marTop w:val="0"/>
          <w:marBottom w:val="0"/>
          <w:divBdr>
            <w:top w:val="none" w:sz="0" w:space="0" w:color="auto"/>
            <w:left w:val="none" w:sz="0" w:space="0" w:color="auto"/>
            <w:bottom w:val="none" w:sz="0" w:space="0" w:color="auto"/>
            <w:right w:val="none" w:sz="0" w:space="0" w:color="auto"/>
          </w:divBdr>
        </w:div>
        <w:div w:id="1668631642">
          <w:marLeft w:val="640"/>
          <w:marRight w:val="0"/>
          <w:marTop w:val="0"/>
          <w:marBottom w:val="0"/>
          <w:divBdr>
            <w:top w:val="none" w:sz="0" w:space="0" w:color="auto"/>
            <w:left w:val="none" w:sz="0" w:space="0" w:color="auto"/>
            <w:bottom w:val="none" w:sz="0" w:space="0" w:color="auto"/>
            <w:right w:val="none" w:sz="0" w:space="0" w:color="auto"/>
          </w:divBdr>
        </w:div>
        <w:div w:id="1793018100">
          <w:marLeft w:val="640"/>
          <w:marRight w:val="0"/>
          <w:marTop w:val="0"/>
          <w:marBottom w:val="0"/>
          <w:divBdr>
            <w:top w:val="none" w:sz="0" w:space="0" w:color="auto"/>
            <w:left w:val="none" w:sz="0" w:space="0" w:color="auto"/>
            <w:bottom w:val="none" w:sz="0" w:space="0" w:color="auto"/>
            <w:right w:val="none" w:sz="0" w:space="0" w:color="auto"/>
          </w:divBdr>
        </w:div>
        <w:div w:id="1884555566">
          <w:marLeft w:val="640"/>
          <w:marRight w:val="0"/>
          <w:marTop w:val="0"/>
          <w:marBottom w:val="0"/>
          <w:divBdr>
            <w:top w:val="none" w:sz="0" w:space="0" w:color="auto"/>
            <w:left w:val="none" w:sz="0" w:space="0" w:color="auto"/>
            <w:bottom w:val="none" w:sz="0" w:space="0" w:color="auto"/>
            <w:right w:val="none" w:sz="0" w:space="0" w:color="auto"/>
          </w:divBdr>
        </w:div>
        <w:div w:id="1904483514">
          <w:marLeft w:val="640"/>
          <w:marRight w:val="0"/>
          <w:marTop w:val="0"/>
          <w:marBottom w:val="0"/>
          <w:divBdr>
            <w:top w:val="none" w:sz="0" w:space="0" w:color="auto"/>
            <w:left w:val="none" w:sz="0" w:space="0" w:color="auto"/>
            <w:bottom w:val="none" w:sz="0" w:space="0" w:color="auto"/>
            <w:right w:val="none" w:sz="0" w:space="0" w:color="auto"/>
          </w:divBdr>
        </w:div>
        <w:div w:id="1937519386">
          <w:marLeft w:val="640"/>
          <w:marRight w:val="0"/>
          <w:marTop w:val="0"/>
          <w:marBottom w:val="0"/>
          <w:divBdr>
            <w:top w:val="none" w:sz="0" w:space="0" w:color="auto"/>
            <w:left w:val="none" w:sz="0" w:space="0" w:color="auto"/>
            <w:bottom w:val="none" w:sz="0" w:space="0" w:color="auto"/>
            <w:right w:val="none" w:sz="0" w:space="0" w:color="auto"/>
          </w:divBdr>
        </w:div>
        <w:div w:id="1955017472">
          <w:marLeft w:val="640"/>
          <w:marRight w:val="0"/>
          <w:marTop w:val="0"/>
          <w:marBottom w:val="0"/>
          <w:divBdr>
            <w:top w:val="none" w:sz="0" w:space="0" w:color="auto"/>
            <w:left w:val="none" w:sz="0" w:space="0" w:color="auto"/>
            <w:bottom w:val="none" w:sz="0" w:space="0" w:color="auto"/>
            <w:right w:val="none" w:sz="0" w:space="0" w:color="auto"/>
          </w:divBdr>
        </w:div>
        <w:div w:id="1994792109">
          <w:marLeft w:val="640"/>
          <w:marRight w:val="0"/>
          <w:marTop w:val="0"/>
          <w:marBottom w:val="0"/>
          <w:divBdr>
            <w:top w:val="none" w:sz="0" w:space="0" w:color="auto"/>
            <w:left w:val="none" w:sz="0" w:space="0" w:color="auto"/>
            <w:bottom w:val="none" w:sz="0" w:space="0" w:color="auto"/>
            <w:right w:val="none" w:sz="0" w:space="0" w:color="auto"/>
          </w:divBdr>
        </w:div>
        <w:div w:id="2056850635">
          <w:marLeft w:val="640"/>
          <w:marRight w:val="0"/>
          <w:marTop w:val="0"/>
          <w:marBottom w:val="0"/>
          <w:divBdr>
            <w:top w:val="none" w:sz="0" w:space="0" w:color="auto"/>
            <w:left w:val="none" w:sz="0" w:space="0" w:color="auto"/>
            <w:bottom w:val="none" w:sz="0" w:space="0" w:color="auto"/>
            <w:right w:val="none" w:sz="0" w:space="0" w:color="auto"/>
          </w:divBdr>
        </w:div>
        <w:div w:id="2121021728">
          <w:marLeft w:val="640"/>
          <w:marRight w:val="0"/>
          <w:marTop w:val="0"/>
          <w:marBottom w:val="0"/>
          <w:divBdr>
            <w:top w:val="none" w:sz="0" w:space="0" w:color="auto"/>
            <w:left w:val="none" w:sz="0" w:space="0" w:color="auto"/>
            <w:bottom w:val="none" w:sz="0" w:space="0" w:color="auto"/>
            <w:right w:val="none" w:sz="0" w:space="0" w:color="auto"/>
          </w:divBdr>
        </w:div>
        <w:div w:id="2130079154">
          <w:marLeft w:val="640"/>
          <w:marRight w:val="0"/>
          <w:marTop w:val="0"/>
          <w:marBottom w:val="0"/>
          <w:divBdr>
            <w:top w:val="none" w:sz="0" w:space="0" w:color="auto"/>
            <w:left w:val="none" w:sz="0" w:space="0" w:color="auto"/>
            <w:bottom w:val="none" w:sz="0" w:space="0" w:color="auto"/>
            <w:right w:val="none" w:sz="0" w:space="0" w:color="auto"/>
          </w:divBdr>
        </w:div>
      </w:divsChild>
    </w:div>
    <w:div w:id="1733653000">
      <w:bodyDiv w:val="1"/>
      <w:marLeft w:val="0"/>
      <w:marRight w:val="0"/>
      <w:marTop w:val="0"/>
      <w:marBottom w:val="0"/>
      <w:divBdr>
        <w:top w:val="none" w:sz="0" w:space="0" w:color="auto"/>
        <w:left w:val="none" w:sz="0" w:space="0" w:color="auto"/>
        <w:bottom w:val="none" w:sz="0" w:space="0" w:color="auto"/>
        <w:right w:val="none" w:sz="0" w:space="0" w:color="auto"/>
      </w:divBdr>
      <w:divsChild>
        <w:div w:id="6759162">
          <w:marLeft w:val="640"/>
          <w:marRight w:val="0"/>
          <w:marTop w:val="0"/>
          <w:marBottom w:val="0"/>
          <w:divBdr>
            <w:top w:val="none" w:sz="0" w:space="0" w:color="auto"/>
            <w:left w:val="none" w:sz="0" w:space="0" w:color="auto"/>
            <w:bottom w:val="none" w:sz="0" w:space="0" w:color="auto"/>
            <w:right w:val="none" w:sz="0" w:space="0" w:color="auto"/>
          </w:divBdr>
        </w:div>
        <w:div w:id="10760250">
          <w:marLeft w:val="640"/>
          <w:marRight w:val="0"/>
          <w:marTop w:val="0"/>
          <w:marBottom w:val="0"/>
          <w:divBdr>
            <w:top w:val="none" w:sz="0" w:space="0" w:color="auto"/>
            <w:left w:val="none" w:sz="0" w:space="0" w:color="auto"/>
            <w:bottom w:val="none" w:sz="0" w:space="0" w:color="auto"/>
            <w:right w:val="none" w:sz="0" w:space="0" w:color="auto"/>
          </w:divBdr>
        </w:div>
        <w:div w:id="23404327">
          <w:marLeft w:val="640"/>
          <w:marRight w:val="0"/>
          <w:marTop w:val="0"/>
          <w:marBottom w:val="0"/>
          <w:divBdr>
            <w:top w:val="none" w:sz="0" w:space="0" w:color="auto"/>
            <w:left w:val="none" w:sz="0" w:space="0" w:color="auto"/>
            <w:bottom w:val="none" w:sz="0" w:space="0" w:color="auto"/>
            <w:right w:val="none" w:sz="0" w:space="0" w:color="auto"/>
          </w:divBdr>
        </w:div>
        <w:div w:id="23482990">
          <w:marLeft w:val="640"/>
          <w:marRight w:val="0"/>
          <w:marTop w:val="0"/>
          <w:marBottom w:val="0"/>
          <w:divBdr>
            <w:top w:val="none" w:sz="0" w:space="0" w:color="auto"/>
            <w:left w:val="none" w:sz="0" w:space="0" w:color="auto"/>
            <w:bottom w:val="none" w:sz="0" w:space="0" w:color="auto"/>
            <w:right w:val="none" w:sz="0" w:space="0" w:color="auto"/>
          </w:divBdr>
        </w:div>
        <w:div w:id="35127507">
          <w:marLeft w:val="640"/>
          <w:marRight w:val="0"/>
          <w:marTop w:val="0"/>
          <w:marBottom w:val="0"/>
          <w:divBdr>
            <w:top w:val="none" w:sz="0" w:space="0" w:color="auto"/>
            <w:left w:val="none" w:sz="0" w:space="0" w:color="auto"/>
            <w:bottom w:val="none" w:sz="0" w:space="0" w:color="auto"/>
            <w:right w:val="none" w:sz="0" w:space="0" w:color="auto"/>
          </w:divBdr>
        </w:div>
        <w:div w:id="37824507">
          <w:marLeft w:val="640"/>
          <w:marRight w:val="0"/>
          <w:marTop w:val="0"/>
          <w:marBottom w:val="0"/>
          <w:divBdr>
            <w:top w:val="none" w:sz="0" w:space="0" w:color="auto"/>
            <w:left w:val="none" w:sz="0" w:space="0" w:color="auto"/>
            <w:bottom w:val="none" w:sz="0" w:space="0" w:color="auto"/>
            <w:right w:val="none" w:sz="0" w:space="0" w:color="auto"/>
          </w:divBdr>
        </w:div>
        <w:div w:id="47996616">
          <w:marLeft w:val="640"/>
          <w:marRight w:val="0"/>
          <w:marTop w:val="0"/>
          <w:marBottom w:val="0"/>
          <w:divBdr>
            <w:top w:val="none" w:sz="0" w:space="0" w:color="auto"/>
            <w:left w:val="none" w:sz="0" w:space="0" w:color="auto"/>
            <w:bottom w:val="none" w:sz="0" w:space="0" w:color="auto"/>
            <w:right w:val="none" w:sz="0" w:space="0" w:color="auto"/>
          </w:divBdr>
        </w:div>
        <w:div w:id="66073541">
          <w:marLeft w:val="640"/>
          <w:marRight w:val="0"/>
          <w:marTop w:val="0"/>
          <w:marBottom w:val="0"/>
          <w:divBdr>
            <w:top w:val="none" w:sz="0" w:space="0" w:color="auto"/>
            <w:left w:val="none" w:sz="0" w:space="0" w:color="auto"/>
            <w:bottom w:val="none" w:sz="0" w:space="0" w:color="auto"/>
            <w:right w:val="none" w:sz="0" w:space="0" w:color="auto"/>
          </w:divBdr>
        </w:div>
        <w:div w:id="68114935">
          <w:marLeft w:val="640"/>
          <w:marRight w:val="0"/>
          <w:marTop w:val="0"/>
          <w:marBottom w:val="0"/>
          <w:divBdr>
            <w:top w:val="none" w:sz="0" w:space="0" w:color="auto"/>
            <w:left w:val="none" w:sz="0" w:space="0" w:color="auto"/>
            <w:bottom w:val="none" w:sz="0" w:space="0" w:color="auto"/>
            <w:right w:val="none" w:sz="0" w:space="0" w:color="auto"/>
          </w:divBdr>
        </w:div>
        <w:div w:id="81264753">
          <w:marLeft w:val="640"/>
          <w:marRight w:val="0"/>
          <w:marTop w:val="0"/>
          <w:marBottom w:val="0"/>
          <w:divBdr>
            <w:top w:val="none" w:sz="0" w:space="0" w:color="auto"/>
            <w:left w:val="none" w:sz="0" w:space="0" w:color="auto"/>
            <w:bottom w:val="none" w:sz="0" w:space="0" w:color="auto"/>
            <w:right w:val="none" w:sz="0" w:space="0" w:color="auto"/>
          </w:divBdr>
        </w:div>
        <w:div w:id="156455728">
          <w:marLeft w:val="640"/>
          <w:marRight w:val="0"/>
          <w:marTop w:val="0"/>
          <w:marBottom w:val="0"/>
          <w:divBdr>
            <w:top w:val="none" w:sz="0" w:space="0" w:color="auto"/>
            <w:left w:val="none" w:sz="0" w:space="0" w:color="auto"/>
            <w:bottom w:val="none" w:sz="0" w:space="0" w:color="auto"/>
            <w:right w:val="none" w:sz="0" w:space="0" w:color="auto"/>
          </w:divBdr>
        </w:div>
        <w:div w:id="181431346">
          <w:marLeft w:val="640"/>
          <w:marRight w:val="0"/>
          <w:marTop w:val="0"/>
          <w:marBottom w:val="0"/>
          <w:divBdr>
            <w:top w:val="none" w:sz="0" w:space="0" w:color="auto"/>
            <w:left w:val="none" w:sz="0" w:space="0" w:color="auto"/>
            <w:bottom w:val="none" w:sz="0" w:space="0" w:color="auto"/>
            <w:right w:val="none" w:sz="0" w:space="0" w:color="auto"/>
          </w:divBdr>
        </w:div>
        <w:div w:id="263072860">
          <w:marLeft w:val="640"/>
          <w:marRight w:val="0"/>
          <w:marTop w:val="0"/>
          <w:marBottom w:val="0"/>
          <w:divBdr>
            <w:top w:val="none" w:sz="0" w:space="0" w:color="auto"/>
            <w:left w:val="none" w:sz="0" w:space="0" w:color="auto"/>
            <w:bottom w:val="none" w:sz="0" w:space="0" w:color="auto"/>
            <w:right w:val="none" w:sz="0" w:space="0" w:color="auto"/>
          </w:divBdr>
        </w:div>
        <w:div w:id="292446141">
          <w:marLeft w:val="640"/>
          <w:marRight w:val="0"/>
          <w:marTop w:val="0"/>
          <w:marBottom w:val="0"/>
          <w:divBdr>
            <w:top w:val="none" w:sz="0" w:space="0" w:color="auto"/>
            <w:left w:val="none" w:sz="0" w:space="0" w:color="auto"/>
            <w:bottom w:val="none" w:sz="0" w:space="0" w:color="auto"/>
            <w:right w:val="none" w:sz="0" w:space="0" w:color="auto"/>
          </w:divBdr>
        </w:div>
        <w:div w:id="303126291">
          <w:marLeft w:val="640"/>
          <w:marRight w:val="0"/>
          <w:marTop w:val="0"/>
          <w:marBottom w:val="0"/>
          <w:divBdr>
            <w:top w:val="none" w:sz="0" w:space="0" w:color="auto"/>
            <w:left w:val="none" w:sz="0" w:space="0" w:color="auto"/>
            <w:bottom w:val="none" w:sz="0" w:space="0" w:color="auto"/>
            <w:right w:val="none" w:sz="0" w:space="0" w:color="auto"/>
          </w:divBdr>
        </w:div>
        <w:div w:id="336690661">
          <w:marLeft w:val="640"/>
          <w:marRight w:val="0"/>
          <w:marTop w:val="0"/>
          <w:marBottom w:val="0"/>
          <w:divBdr>
            <w:top w:val="none" w:sz="0" w:space="0" w:color="auto"/>
            <w:left w:val="none" w:sz="0" w:space="0" w:color="auto"/>
            <w:bottom w:val="none" w:sz="0" w:space="0" w:color="auto"/>
            <w:right w:val="none" w:sz="0" w:space="0" w:color="auto"/>
          </w:divBdr>
        </w:div>
        <w:div w:id="410931458">
          <w:marLeft w:val="640"/>
          <w:marRight w:val="0"/>
          <w:marTop w:val="0"/>
          <w:marBottom w:val="0"/>
          <w:divBdr>
            <w:top w:val="none" w:sz="0" w:space="0" w:color="auto"/>
            <w:left w:val="none" w:sz="0" w:space="0" w:color="auto"/>
            <w:bottom w:val="none" w:sz="0" w:space="0" w:color="auto"/>
            <w:right w:val="none" w:sz="0" w:space="0" w:color="auto"/>
          </w:divBdr>
        </w:div>
        <w:div w:id="512113205">
          <w:marLeft w:val="640"/>
          <w:marRight w:val="0"/>
          <w:marTop w:val="0"/>
          <w:marBottom w:val="0"/>
          <w:divBdr>
            <w:top w:val="none" w:sz="0" w:space="0" w:color="auto"/>
            <w:left w:val="none" w:sz="0" w:space="0" w:color="auto"/>
            <w:bottom w:val="none" w:sz="0" w:space="0" w:color="auto"/>
            <w:right w:val="none" w:sz="0" w:space="0" w:color="auto"/>
          </w:divBdr>
        </w:div>
        <w:div w:id="518743662">
          <w:marLeft w:val="640"/>
          <w:marRight w:val="0"/>
          <w:marTop w:val="0"/>
          <w:marBottom w:val="0"/>
          <w:divBdr>
            <w:top w:val="none" w:sz="0" w:space="0" w:color="auto"/>
            <w:left w:val="none" w:sz="0" w:space="0" w:color="auto"/>
            <w:bottom w:val="none" w:sz="0" w:space="0" w:color="auto"/>
            <w:right w:val="none" w:sz="0" w:space="0" w:color="auto"/>
          </w:divBdr>
        </w:div>
        <w:div w:id="530218782">
          <w:marLeft w:val="640"/>
          <w:marRight w:val="0"/>
          <w:marTop w:val="0"/>
          <w:marBottom w:val="0"/>
          <w:divBdr>
            <w:top w:val="none" w:sz="0" w:space="0" w:color="auto"/>
            <w:left w:val="none" w:sz="0" w:space="0" w:color="auto"/>
            <w:bottom w:val="none" w:sz="0" w:space="0" w:color="auto"/>
            <w:right w:val="none" w:sz="0" w:space="0" w:color="auto"/>
          </w:divBdr>
        </w:div>
        <w:div w:id="531042709">
          <w:marLeft w:val="640"/>
          <w:marRight w:val="0"/>
          <w:marTop w:val="0"/>
          <w:marBottom w:val="0"/>
          <w:divBdr>
            <w:top w:val="none" w:sz="0" w:space="0" w:color="auto"/>
            <w:left w:val="none" w:sz="0" w:space="0" w:color="auto"/>
            <w:bottom w:val="none" w:sz="0" w:space="0" w:color="auto"/>
            <w:right w:val="none" w:sz="0" w:space="0" w:color="auto"/>
          </w:divBdr>
        </w:div>
        <w:div w:id="533034446">
          <w:marLeft w:val="640"/>
          <w:marRight w:val="0"/>
          <w:marTop w:val="0"/>
          <w:marBottom w:val="0"/>
          <w:divBdr>
            <w:top w:val="none" w:sz="0" w:space="0" w:color="auto"/>
            <w:left w:val="none" w:sz="0" w:space="0" w:color="auto"/>
            <w:bottom w:val="none" w:sz="0" w:space="0" w:color="auto"/>
            <w:right w:val="none" w:sz="0" w:space="0" w:color="auto"/>
          </w:divBdr>
        </w:div>
        <w:div w:id="534659090">
          <w:marLeft w:val="640"/>
          <w:marRight w:val="0"/>
          <w:marTop w:val="0"/>
          <w:marBottom w:val="0"/>
          <w:divBdr>
            <w:top w:val="none" w:sz="0" w:space="0" w:color="auto"/>
            <w:left w:val="none" w:sz="0" w:space="0" w:color="auto"/>
            <w:bottom w:val="none" w:sz="0" w:space="0" w:color="auto"/>
            <w:right w:val="none" w:sz="0" w:space="0" w:color="auto"/>
          </w:divBdr>
        </w:div>
        <w:div w:id="537546952">
          <w:marLeft w:val="640"/>
          <w:marRight w:val="0"/>
          <w:marTop w:val="0"/>
          <w:marBottom w:val="0"/>
          <w:divBdr>
            <w:top w:val="none" w:sz="0" w:space="0" w:color="auto"/>
            <w:left w:val="none" w:sz="0" w:space="0" w:color="auto"/>
            <w:bottom w:val="none" w:sz="0" w:space="0" w:color="auto"/>
            <w:right w:val="none" w:sz="0" w:space="0" w:color="auto"/>
          </w:divBdr>
        </w:div>
        <w:div w:id="606886353">
          <w:marLeft w:val="640"/>
          <w:marRight w:val="0"/>
          <w:marTop w:val="0"/>
          <w:marBottom w:val="0"/>
          <w:divBdr>
            <w:top w:val="none" w:sz="0" w:space="0" w:color="auto"/>
            <w:left w:val="none" w:sz="0" w:space="0" w:color="auto"/>
            <w:bottom w:val="none" w:sz="0" w:space="0" w:color="auto"/>
            <w:right w:val="none" w:sz="0" w:space="0" w:color="auto"/>
          </w:divBdr>
        </w:div>
        <w:div w:id="669018218">
          <w:marLeft w:val="640"/>
          <w:marRight w:val="0"/>
          <w:marTop w:val="0"/>
          <w:marBottom w:val="0"/>
          <w:divBdr>
            <w:top w:val="none" w:sz="0" w:space="0" w:color="auto"/>
            <w:left w:val="none" w:sz="0" w:space="0" w:color="auto"/>
            <w:bottom w:val="none" w:sz="0" w:space="0" w:color="auto"/>
            <w:right w:val="none" w:sz="0" w:space="0" w:color="auto"/>
          </w:divBdr>
        </w:div>
        <w:div w:id="676663904">
          <w:marLeft w:val="640"/>
          <w:marRight w:val="0"/>
          <w:marTop w:val="0"/>
          <w:marBottom w:val="0"/>
          <w:divBdr>
            <w:top w:val="none" w:sz="0" w:space="0" w:color="auto"/>
            <w:left w:val="none" w:sz="0" w:space="0" w:color="auto"/>
            <w:bottom w:val="none" w:sz="0" w:space="0" w:color="auto"/>
            <w:right w:val="none" w:sz="0" w:space="0" w:color="auto"/>
          </w:divBdr>
        </w:div>
        <w:div w:id="697315293">
          <w:marLeft w:val="640"/>
          <w:marRight w:val="0"/>
          <w:marTop w:val="0"/>
          <w:marBottom w:val="0"/>
          <w:divBdr>
            <w:top w:val="none" w:sz="0" w:space="0" w:color="auto"/>
            <w:left w:val="none" w:sz="0" w:space="0" w:color="auto"/>
            <w:bottom w:val="none" w:sz="0" w:space="0" w:color="auto"/>
            <w:right w:val="none" w:sz="0" w:space="0" w:color="auto"/>
          </w:divBdr>
        </w:div>
        <w:div w:id="747264451">
          <w:marLeft w:val="640"/>
          <w:marRight w:val="0"/>
          <w:marTop w:val="0"/>
          <w:marBottom w:val="0"/>
          <w:divBdr>
            <w:top w:val="none" w:sz="0" w:space="0" w:color="auto"/>
            <w:left w:val="none" w:sz="0" w:space="0" w:color="auto"/>
            <w:bottom w:val="none" w:sz="0" w:space="0" w:color="auto"/>
            <w:right w:val="none" w:sz="0" w:space="0" w:color="auto"/>
          </w:divBdr>
        </w:div>
        <w:div w:id="756444636">
          <w:marLeft w:val="640"/>
          <w:marRight w:val="0"/>
          <w:marTop w:val="0"/>
          <w:marBottom w:val="0"/>
          <w:divBdr>
            <w:top w:val="none" w:sz="0" w:space="0" w:color="auto"/>
            <w:left w:val="none" w:sz="0" w:space="0" w:color="auto"/>
            <w:bottom w:val="none" w:sz="0" w:space="0" w:color="auto"/>
            <w:right w:val="none" w:sz="0" w:space="0" w:color="auto"/>
          </w:divBdr>
        </w:div>
        <w:div w:id="781338553">
          <w:marLeft w:val="640"/>
          <w:marRight w:val="0"/>
          <w:marTop w:val="0"/>
          <w:marBottom w:val="0"/>
          <w:divBdr>
            <w:top w:val="none" w:sz="0" w:space="0" w:color="auto"/>
            <w:left w:val="none" w:sz="0" w:space="0" w:color="auto"/>
            <w:bottom w:val="none" w:sz="0" w:space="0" w:color="auto"/>
            <w:right w:val="none" w:sz="0" w:space="0" w:color="auto"/>
          </w:divBdr>
        </w:div>
        <w:div w:id="793018013">
          <w:marLeft w:val="640"/>
          <w:marRight w:val="0"/>
          <w:marTop w:val="0"/>
          <w:marBottom w:val="0"/>
          <w:divBdr>
            <w:top w:val="none" w:sz="0" w:space="0" w:color="auto"/>
            <w:left w:val="none" w:sz="0" w:space="0" w:color="auto"/>
            <w:bottom w:val="none" w:sz="0" w:space="0" w:color="auto"/>
            <w:right w:val="none" w:sz="0" w:space="0" w:color="auto"/>
          </w:divBdr>
        </w:div>
        <w:div w:id="799617243">
          <w:marLeft w:val="640"/>
          <w:marRight w:val="0"/>
          <w:marTop w:val="0"/>
          <w:marBottom w:val="0"/>
          <w:divBdr>
            <w:top w:val="none" w:sz="0" w:space="0" w:color="auto"/>
            <w:left w:val="none" w:sz="0" w:space="0" w:color="auto"/>
            <w:bottom w:val="none" w:sz="0" w:space="0" w:color="auto"/>
            <w:right w:val="none" w:sz="0" w:space="0" w:color="auto"/>
          </w:divBdr>
        </w:div>
        <w:div w:id="870604021">
          <w:marLeft w:val="640"/>
          <w:marRight w:val="0"/>
          <w:marTop w:val="0"/>
          <w:marBottom w:val="0"/>
          <w:divBdr>
            <w:top w:val="none" w:sz="0" w:space="0" w:color="auto"/>
            <w:left w:val="none" w:sz="0" w:space="0" w:color="auto"/>
            <w:bottom w:val="none" w:sz="0" w:space="0" w:color="auto"/>
            <w:right w:val="none" w:sz="0" w:space="0" w:color="auto"/>
          </w:divBdr>
        </w:div>
        <w:div w:id="884027073">
          <w:marLeft w:val="640"/>
          <w:marRight w:val="0"/>
          <w:marTop w:val="0"/>
          <w:marBottom w:val="0"/>
          <w:divBdr>
            <w:top w:val="none" w:sz="0" w:space="0" w:color="auto"/>
            <w:left w:val="none" w:sz="0" w:space="0" w:color="auto"/>
            <w:bottom w:val="none" w:sz="0" w:space="0" w:color="auto"/>
            <w:right w:val="none" w:sz="0" w:space="0" w:color="auto"/>
          </w:divBdr>
        </w:div>
        <w:div w:id="887032488">
          <w:marLeft w:val="640"/>
          <w:marRight w:val="0"/>
          <w:marTop w:val="0"/>
          <w:marBottom w:val="0"/>
          <w:divBdr>
            <w:top w:val="none" w:sz="0" w:space="0" w:color="auto"/>
            <w:left w:val="none" w:sz="0" w:space="0" w:color="auto"/>
            <w:bottom w:val="none" w:sz="0" w:space="0" w:color="auto"/>
            <w:right w:val="none" w:sz="0" w:space="0" w:color="auto"/>
          </w:divBdr>
        </w:div>
        <w:div w:id="914364060">
          <w:marLeft w:val="640"/>
          <w:marRight w:val="0"/>
          <w:marTop w:val="0"/>
          <w:marBottom w:val="0"/>
          <w:divBdr>
            <w:top w:val="none" w:sz="0" w:space="0" w:color="auto"/>
            <w:left w:val="none" w:sz="0" w:space="0" w:color="auto"/>
            <w:bottom w:val="none" w:sz="0" w:space="0" w:color="auto"/>
            <w:right w:val="none" w:sz="0" w:space="0" w:color="auto"/>
          </w:divBdr>
        </w:div>
        <w:div w:id="953488364">
          <w:marLeft w:val="640"/>
          <w:marRight w:val="0"/>
          <w:marTop w:val="0"/>
          <w:marBottom w:val="0"/>
          <w:divBdr>
            <w:top w:val="none" w:sz="0" w:space="0" w:color="auto"/>
            <w:left w:val="none" w:sz="0" w:space="0" w:color="auto"/>
            <w:bottom w:val="none" w:sz="0" w:space="0" w:color="auto"/>
            <w:right w:val="none" w:sz="0" w:space="0" w:color="auto"/>
          </w:divBdr>
        </w:div>
        <w:div w:id="956184779">
          <w:marLeft w:val="640"/>
          <w:marRight w:val="0"/>
          <w:marTop w:val="0"/>
          <w:marBottom w:val="0"/>
          <w:divBdr>
            <w:top w:val="none" w:sz="0" w:space="0" w:color="auto"/>
            <w:left w:val="none" w:sz="0" w:space="0" w:color="auto"/>
            <w:bottom w:val="none" w:sz="0" w:space="0" w:color="auto"/>
            <w:right w:val="none" w:sz="0" w:space="0" w:color="auto"/>
          </w:divBdr>
        </w:div>
        <w:div w:id="963732236">
          <w:marLeft w:val="640"/>
          <w:marRight w:val="0"/>
          <w:marTop w:val="0"/>
          <w:marBottom w:val="0"/>
          <w:divBdr>
            <w:top w:val="none" w:sz="0" w:space="0" w:color="auto"/>
            <w:left w:val="none" w:sz="0" w:space="0" w:color="auto"/>
            <w:bottom w:val="none" w:sz="0" w:space="0" w:color="auto"/>
            <w:right w:val="none" w:sz="0" w:space="0" w:color="auto"/>
          </w:divBdr>
        </w:div>
        <w:div w:id="969363024">
          <w:marLeft w:val="640"/>
          <w:marRight w:val="0"/>
          <w:marTop w:val="0"/>
          <w:marBottom w:val="0"/>
          <w:divBdr>
            <w:top w:val="none" w:sz="0" w:space="0" w:color="auto"/>
            <w:left w:val="none" w:sz="0" w:space="0" w:color="auto"/>
            <w:bottom w:val="none" w:sz="0" w:space="0" w:color="auto"/>
            <w:right w:val="none" w:sz="0" w:space="0" w:color="auto"/>
          </w:divBdr>
        </w:div>
        <w:div w:id="983660907">
          <w:marLeft w:val="640"/>
          <w:marRight w:val="0"/>
          <w:marTop w:val="0"/>
          <w:marBottom w:val="0"/>
          <w:divBdr>
            <w:top w:val="none" w:sz="0" w:space="0" w:color="auto"/>
            <w:left w:val="none" w:sz="0" w:space="0" w:color="auto"/>
            <w:bottom w:val="none" w:sz="0" w:space="0" w:color="auto"/>
            <w:right w:val="none" w:sz="0" w:space="0" w:color="auto"/>
          </w:divBdr>
        </w:div>
        <w:div w:id="986203480">
          <w:marLeft w:val="640"/>
          <w:marRight w:val="0"/>
          <w:marTop w:val="0"/>
          <w:marBottom w:val="0"/>
          <w:divBdr>
            <w:top w:val="none" w:sz="0" w:space="0" w:color="auto"/>
            <w:left w:val="none" w:sz="0" w:space="0" w:color="auto"/>
            <w:bottom w:val="none" w:sz="0" w:space="0" w:color="auto"/>
            <w:right w:val="none" w:sz="0" w:space="0" w:color="auto"/>
          </w:divBdr>
        </w:div>
        <w:div w:id="988441623">
          <w:marLeft w:val="640"/>
          <w:marRight w:val="0"/>
          <w:marTop w:val="0"/>
          <w:marBottom w:val="0"/>
          <w:divBdr>
            <w:top w:val="none" w:sz="0" w:space="0" w:color="auto"/>
            <w:left w:val="none" w:sz="0" w:space="0" w:color="auto"/>
            <w:bottom w:val="none" w:sz="0" w:space="0" w:color="auto"/>
            <w:right w:val="none" w:sz="0" w:space="0" w:color="auto"/>
          </w:divBdr>
        </w:div>
        <w:div w:id="999621191">
          <w:marLeft w:val="640"/>
          <w:marRight w:val="0"/>
          <w:marTop w:val="0"/>
          <w:marBottom w:val="0"/>
          <w:divBdr>
            <w:top w:val="none" w:sz="0" w:space="0" w:color="auto"/>
            <w:left w:val="none" w:sz="0" w:space="0" w:color="auto"/>
            <w:bottom w:val="none" w:sz="0" w:space="0" w:color="auto"/>
            <w:right w:val="none" w:sz="0" w:space="0" w:color="auto"/>
          </w:divBdr>
        </w:div>
        <w:div w:id="1047872913">
          <w:marLeft w:val="640"/>
          <w:marRight w:val="0"/>
          <w:marTop w:val="0"/>
          <w:marBottom w:val="0"/>
          <w:divBdr>
            <w:top w:val="none" w:sz="0" w:space="0" w:color="auto"/>
            <w:left w:val="none" w:sz="0" w:space="0" w:color="auto"/>
            <w:bottom w:val="none" w:sz="0" w:space="0" w:color="auto"/>
            <w:right w:val="none" w:sz="0" w:space="0" w:color="auto"/>
          </w:divBdr>
        </w:div>
        <w:div w:id="1057625999">
          <w:marLeft w:val="640"/>
          <w:marRight w:val="0"/>
          <w:marTop w:val="0"/>
          <w:marBottom w:val="0"/>
          <w:divBdr>
            <w:top w:val="none" w:sz="0" w:space="0" w:color="auto"/>
            <w:left w:val="none" w:sz="0" w:space="0" w:color="auto"/>
            <w:bottom w:val="none" w:sz="0" w:space="0" w:color="auto"/>
            <w:right w:val="none" w:sz="0" w:space="0" w:color="auto"/>
          </w:divBdr>
        </w:div>
        <w:div w:id="1131051300">
          <w:marLeft w:val="640"/>
          <w:marRight w:val="0"/>
          <w:marTop w:val="0"/>
          <w:marBottom w:val="0"/>
          <w:divBdr>
            <w:top w:val="none" w:sz="0" w:space="0" w:color="auto"/>
            <w:left w:val="none" w:sz="0" w:space="0" w:color="auto"/>
            <w:bottom w:val="none" w:sz="0" w:space="0" w:color="auto"/>
            <w:right w:val="none" w:sz="0" w:space="0" w:color="auto"/>
          </w:divBdr>
        </w:div>
        <w:div w:id="1165709337">
          <w:marLeft w:val="640"/>
          <w:marRight w:val="0"/>
          <w:marTop w:val="0"/>
          <w:marBottom w:val="0"/>
          <w:divBdr>
            <w:top w:val="none" w:sz="0" w:space="0" w:color="auto"/>
            <w:left w:val="none" w:sz="0" w:space="0" w:color="auto"/>
            <w:bottom w:val="none" w:sz="0" w:space="0" w:color="auto"/>
            <w:right w:val="none" w:sz="0" w:space="0" w:color="auto"/>
          </w:divBdr>
        </w:div>
        <w:div w:id="1178271921">
          <w:marLeft w:val="640"/>
          <w:marRight w:val="0"/>
          <w:marTop w:val="0"/>
          <w:marBottom w:val="0"/>
          <w:divBdr>
            <w:top w:val="none" w:sz="0" w:space="0" w:color="auto"/>
            <w:left w:val="none" w:sz="0" w:space="0" w:color="auto"/>
            <w:bottom w:val="none" w:sz="0" w:space="0" w:color="auto"/>
            <w:right w:val="none" w:sz="0" w:space="0" w:color="auto"/>
          </w:divBdr>
        </w:div>
        <w:div w:id="1202404209">
          <w:marLeft w:val="640"/>
          <w:marRight w:val="0"/>
          <w:marTop w:val="0"/>
          <w:marBottom w:val="0"/>
          <w:divBdr>
            <w:top w:val="none" w:sz="0" w:space="0" w:color="auto"/>
            <w:left w:val="none" w:sz="0" w:space="0" w:color="auto"/>
            <w:bottom w:val="none" w:sz="0" w:space="0" w:color="auto"/>
            <w:right w:val="none" w:sz="0" w:space="0" w:color="auto"/>
          </w:divBdr>
        </w:div>
        <w:div w:id="1244797458">
          <w:marLeft w:val="640"/>
          <w:marRight w:val="0"/>
          <w:marTop w:val="0"/>
          <w:marBottom w:val="0"/>
          <w:divBdr>
            <w:top w:val="none" w:sz="0" w:space="0" w:color="auto"/>
            <w:left w:val="none" w:sz="0" w:space="0" w:color="auto"/>
            <w:bottom w:val="none" w:sz="0" w:space="0" w:color="auto"/>
            <w:right w:val="none" w:sz="0" w:space="0" w:color="auto"/>
          </w:divBdr>
        </w:div>
        <w:div w:id="1250768201">
          <w:marLeft w:val="640"/>
          <w:marRight w:val="0"/>
          <w:marTop w:val="0"/>
          <w:marBottom w:val="0"/>
          <w:divBdr>
            <w:top w:val="none" w:sz="0" w:space="0" w:color="auto"/>
            <w:left w:val="none" w:sz="0" w:space="0" w:color="auto"/>
            <w:bottom w:val="none" w:sz="0" w:space="0" w:color="auto"/>
            <w:right w:val="none" w:sz="0" w:space="0" w:color="auto"/>
          </w:divBdr>
        </w:div>
        <w:div w:id="1284650879">
          <w:marLeft w:val="640"/>
          <w:marRight w:val="0"/>
          <w:marTop w:val="0"/>
          <w:marBottom w:val="0"/>
          <w:divBdr>
            <w:top w:val="none" w:sz="0" w:space="0" w:color="auto"/>
            <w:left w:val="none" w:sz="0" w:space="0" w:color="auto"/>
            <w:bottom w:val="none" w:sz="0" w:space="0" w:color="auto"/>
            <w:right w:val="none" w:sz="0" w:space="0" w:color="auto"/>
          </w:divBdr>
        </w:div>
        <w:div w:id="1307778301">
          <w:marLeft w:val="640"/>
          <w:marRight w:val="0"/>
          <w:marTop w:val="0"/>
          <w:marBottom w:val="0"/>
          <w:divBdr>
            <w:top w:val="none" w:sz="0" w:space="0" w:color="auto"/>
            <w:left w:val="none" w:sz="0" w:space="0" w:color="auto"/>
            <w:bottom w:val="none" w:sz="0" w:space="0" w:color="auto"/>
            <w:right w:val="none" w:sz="0" w:space="0" w:color="auto"/>
          </w:divBdr>
        </w:div>
        <w:div w:id="1313607097">
          <w:marLeft w:val="640"/>
          <w:marRight w:val="0"/>
          <w:marTop w:val="0"/>
          <w:marBottom w:val="0"/>
          <w:divBdr>
            <w:top w:val="none" w:sz="0" w:space="0" w:color="auto"/>
            <w:left w:val="none" w:sz="0" w:space="0" w:color="auto"/>
            <w:bottom w:val="none" w:sz="0" w:space="0" w:color="auto"/>
            <w:right w:val="none" w:sz="0" w:space="0" w:color="auto"/>
          </w:divBdr>
        </w:div>
        <w:div w:id="1326401121">
          <w:marLeft w:val="640"/>
          <w:marRight w:val="0"/>
          <w:marTop w:val="0"/>
          <w:marBottom w:val="0"/>
          <w:divBdr>
            <w:top w:val="none" w:sz="0" w:space="0" w:color="auto"/>
            <w:left w:val="none" w:sz="0" w:space="0" w:color="auto"/>
            <w:bottom w:val="none" w:sz="0" w:space="0" w:color="auto"/>
            <w:right w:val="none" w:sz="0" w:space="0" w:color="auto"/>
          </w:divBdr>
        </w:div>
        <w:div w:id="1341931485">
          <w:marLeft w:val="640"/>
          <w:marRight w:val="0"/>
          <w:marTop w:val="0"/>
          <w:marBottom w:val="0"/>
          <w:divBdr>
            <w:top w:val="none" w:sz="0" w:space="0" w:color="auto"/>
            <w:left w:val="none" w:sz="0" w:space="0" w:color="auto"/>
            <w:bottom w:val="none" w:sz="0" w:space="0" w:color="auto"/>
            <w:right w:val="none" w:sz="0" w:space="0" w:color="auto"/>
          </w:divBdr>
        </w:div>
        <w:div w:id="1368335980">
          <w:marLeft w:val="640"/>
          <w:marRight w:val="0"/>
          <w:marTop w:val="0"/>
          <w:marBottom w:val="0"/>
          <w:divBdr>
            <w:top w:val="none" w:sz="0" w:space="0" w:color="auto"/>
            <w:left w:val="none" w:sz="0" w:space="0" w:color="auto"/>
            <w:bottom w:val="none" w:sz="0" w:space="0" w:color="auto"/>
            <w:right w:val="none" w:sz="0" w:space="0" w:color="auto"/>
          </w:divBdr>
        </w:div>
        <w:div w:id="1372921634">
          <w:marLeft w:val="640"/>
          <w:marRight w:val="0"/>
          <w:marTop w:val="0"/>
          <w:marBottom w:val="0"/>
          <w:divBdr>
            <w:top w:val="none" w:sz="0" w:space="0" w:color="auto"/>
            <w:left w:val="none" w:sz="0" w:space="0" w:color="auto"/>
            <w:bottom w:val="none" w:sz="0" w:space="0" w:color="auto"/>
            <w:right w:val="none" w:sz="0" w:space="0" w:color="auto"/>
          </w:divBdr>
        </w:div>
        <w:div w:id="1475369773">
          <w:marLeft w:val="640"/>
          <w:marRight w:val="0"/>
          <w:marTop w:val="0"/>
          <w:marBottom w:val="0"/>
          <w:divBdr>
            <w:top w:val="none" w:sz="0" w:space="0" w:color="auto"/>
            <w:left w:val="none" w:sz="0" w:space="0" w:color="auto"/>
            <w:bottom w:val="none" w:sz="0" w:space="0" w:color="auto"/>
            <w:right w:val="none" w:sz="0" w:space="0" w:color="auto"/>
          </w:divBdr>
        </w:div>
        <w:div w:id="1507938021">
          <w:marLeft w:val="640"/>
          <w:marRight w:val="0"/>
          <w:marTop w:val="0"/>
          <w:marBottom w:val="0"/>
          <w:divBdr>
            <w:top w:val="none" w:sz="0" w:space="0" w:color="auto"/>
            <w:left w:val="none" w:sz="0" w:space="0" w:color="auto"/>
            <w:bottom w:val="none" w:sz="0" w:space="0" w:color="auto"/>
            <w:right w:val="none" w:sz="0" w:space="0" w:color="auto"/>
          </w:divBdr>
        </w:div>
        <w:div w:id="1512571868">
          <w:marLeft w:val="640"/>
          <w:marRight w:val="0"/>
          <w:marTop w:val="0"/>
          <w:marBottom w:val="0"/>
          <w:divBdr>
            <w:top w:val="none" w:sz="0" w:space="0" w:color="auto"/>
            <w:left w:val="none" w:sz="0" w:space="0" w:color="auto"/>
            <w:bottom w:val="none" w:sz="0" w:space="0" w:color="auto"/>
            <w:right w:val="none" w:sz="0" w:space="0" w:color="auto"/>
          </w:divBdr>
        </w:div>
        <w:div w:id="1541043038">
          <w:marLeft w:val="640"/>
          <w:marRight w:val="0"/>
          <w:marTop w:val="0"/>
          <w:marBottom w:val="0"/>
          <w:divBdr>
            <w:top w:val="none" w:sz="0" w:space="0" w:color="auto"/>
            <w:left w:val="none" w:sz="0" w:space="0" w:color="auto"/>
            <w:bottom w:val="none" w:sz="0" w:space="0" w:color="auto"/>
            <w:right w:val="none" w:sz="0" w:space="0" w:color="auto"/>
          </w:divBdr>
        </w:div>
        <w:div w:id="1567380690">
          <w:marLeft w:val="640"/>
          <w:marRight w:val="0"/>
          <w:marTop w:val="0"/>
          <w:marBottom w:val="0"/>
          <w:divBdr>
            <w:top w:val="none" w:sz="0" w:space="0" w:color="auto"/>
            <w:left w:val="none" w:sz="0" w:space="0" w:color="auto"/>
            <w:bottom w:val="none" w:sz="0" w:space="0" w:color="auto"/>
            <w:right w:val="none" w:sz="0" w:space="0" w:color="auto"/>
          </w:divBdr>
        </w:div>
        <w:div w:id="1568614805">
          <w:marLeft w:val="640"/>
          <w:marRight w:val="0"/>
          <w:marTop w:val="0"/>
          <w:marBottom w:val="0"/>
          <w:divBdr>
            <w:top w:val="none" w:sz="0" w:space="0" w:color="auto"/>
            <w:left w:val="none" w:sz="0" w:space="0" w:color="auto"/>
            <w:bottom w:val="none" w:sz="0" w:space="0" w:color="auto"/>
            <w:right w:val="none" w:sz="0" w:space="0" w:color="auto"/>
          </w:divBdr>
        </w:div>
        <w:div w:id="1595819188">
          <w:marLeft w:val="640"/>
          <w:marRight w:val="0"/>
          <w:marTop w:val="0"/>
          <w:marBottom w:val="0"/>
          <w:divBdr>
            <w:top w:val="none" w:sz="0" w:space="0" w:color="auto"/>
            <w:left w:val="none" w:sz="0" w:space="0" w:color="auto"/>
            <w:bottom w:val="none" w:sz="0" w:space="0" w:color="auto"/>
            <w:right w:val="none" w:sz="0" w:space="0" w:color="auto"/>
          </w:divBdr>
        </w:div>
        <w:div w:id="1651061873">
          <w:marLeft w:val="640"/>
          <w:marRight w:val="0"/>
          <w:marTop w:val="0"/>
          <w:marBottom w:val="0"/>
          <w:divBdr>
            <w:top w:val="none" w:sz="0" w:space="0" w:color="auto"/>
            <w:left w:val="none" w:sz="0" w:space="0" w:color="auto"/>
            <w:bottom w:val="none" w:sz="0" w:space="0" w:color="auto"/>
            <w:right w:val="none" w:sz="0" w:space="0" w:color="auto"/>
          </w:divBdr>
        </w:div>
        <w:div w:id="1668631333">
          <w:marLeft w:val="640"/>
          <w:marRight w:val="0"/>
          <w:marTop w:val="0"/>
          <w:marBottom w:val="0"/>
          <w:divBdr>
            <w:top w:val="none" w:sz="0" w:space="0" w:color="auto"/>
            <w:left w:val="none" w:sz="0" w:space="0" w:color="auto"/>
            <w:bottom w:val="none" w:sz="0" w:space="0" w:color="auto"/>
            <w:right w:val="none" w:sz="0" w:space="0" w:color="auto"/>
          </w:divBdr>
        </w:div>
        <w:div w:id="1684160380">
          <w:marLeft w:val="640"/>
          <w:marRight w:val="0"/>
          <w:marTop w:val="0"/>
          <w:marBottom w:val="0"/>
          <w:divBdr>
            <w:top w:val="none" w:sz="0" w:space="0" w:color="auto"/>
            <w:left w:val="none" w:sz="0" w:space="0" w:color="auto"/>
            <w:bottom w:val="none" w:sz="0" w:space="0" w:color="auto"/>
            <w:right w:val="none" w:sz="0" w:space="0" w:color="auto"/>
          </w:divBdr>
        </w:div>
        <w:div w:id="1702823933">
          <w:marLeft w:val="640"/>
          <w:marRight w:val="0"/>
          <w:marTop w:val="0"/>
          <w:marBottom w:val="0"/>
          <w:divBdr>
            <w:top w:val="none" w:sz="0" w:space="0" w:color="auto"/>
            <w:left w:val="none" w:sz="0" w:space="0" w:color="auto"/>
            <w:bottom w:val="none" w:sz="0" w:space="0" w:color="auto"/>
            <w:right w:val="none" w:sz="0" w:space="0" w:color="auto"/>
          </w:divBdr>
        </w:div>
        <w:div w:id="1717966259">
          <w:marLeft w:val="640"/>
          <w:marRight w:val="0"/>
          <w:marTop w:val="0"/>
          <w:marBottom w:val="0"/>
          <w:divBdr>
            <w:top w:val="none" w:sz="0" w:space="0" w:color="auto"/>
            <w:left w:val="none" w:sz="0" w:space="0" w:color="auto"/>
            <w:bottom w:val="none" w:sz="0" w:space="0" w:color="auto"/>
            <w:right w:val="none" w:sz="0" w:space="0" w:color="auto"/>
          </w:divBdr>
        </w:div>
        <w:div w:id="1739790162">
          <w:marLeft w:val="640"/>
          <w:marRight w:val="0"/>
          <w:marTop w:val="0"/>
          <w:marBottom w:val="0"/>
          <w:divBdr>
            <w:top w:val="none" w:sz="0" w:space="0" w:color="auto"/>
            <w:left w:val="none" w:sz="0" w:space="0" w:color="auto"/>
            <w:bottom w:val="none" w:sz="0" w:space="0" w:color="auto"/>
            <w:right w:val="none" w:sz="0" w:space="0" w:color="auto"/>
          </w:divBdr>
        </w:div>
        <w:div w:id="1761640090">
          <w:marLeft w:val="640"/>
          <w:marRight w:val="0"/>
          <w:marTop w:val="0"/>
          <w:marBottom w:val="0"/>
          <w:divBdr>
            <w:top w:val="none" w:sz="0" w:space="0" w:color="auto"/>
            <w:left w:val="none" w:sz="0" w:space="0" w:color="auto"/>
            <w:bottom w:val="none" w:sz="0" w:space="0" w:color="auto"/>
            <w:right w:val="none" w:sz="0" w:space="0" w:color="auto"/>
          </w:divBdr>
        </w:div>
        <w:div w:id="1766150581">
          <w:marLeft w:val="640"/>
          <w:marRight w:val="0"/>
          <w:marTop w:val="0"/>
          <w:marBottom w:val="0"/>
          <w:divBdr>
            <w:top w:val="none" w:sz="0" w:space="0" w:color="auto"/>
            <w:left w:val="none" w:sz="0" w:space="0" w:color="auto"/>
            <w:bottom w:val="none" w:sz="0" w:space="0" w:color="auto"/>
            <w:right w:val="none" w:sz="0" w:space="0" w:color="auto"/>
          </w:divBdr>
        </w:div>
        <w:div w:id="1772435915">
          <w:marLeft w:val="640"/>
          <w:marRight w:val="0"/>
          <w:marTop w:val="0"/>
          <w:marBottom w:val="0"/>
          <w:divBdr>
            <w:top w:val="none" w:sz="0" w:space="0" w:color="auto"/>
            <w:left w:val="none" w:sz="0" w:space="0" w:color="auto"/>
            <w:bottom w:val="none" w:sz="0" w:space="0" w:color="auto"/>
            <w:right w:val="none" w:sz="0" w:space="0" w:color="auto"/>
          </w:divBdr>
        </w:div>
        <w:div w:id="1775513505">
          <w:marLeft w:val="640"/>
          <w:marRight w:val="0"/>
          <w:marTop w:val="0"/>
          <w:marBottom w:val="0"/>
          <w:divBdr>
            <w:top w:val="none" w:sz="0" w:space="0" w:color="auto"/>
            <w:left w:val="none" w:sz="0" w:space="0" w:color="auto"/>
            <w:bottom w:val="none" w:sz="0" w:space="0" w:color="auto"/>
            <w:right w:val="none" w:sz="0" w:space="0" w:color="auto"/>
          </w:divBdr>
        </w:div>
        <w:div w:id="1777096629">
          <w:marLeft w:val="640"/>
          <w:marRight w:val="0"/>
          <w:marTop w:val="0"/>
          <w:marBottom w:val="0"/>
          <w:divBdr>
            <w:top w:val="none" w:sz="0" w:space="0" w:color="auto"/>
            <w:left w:val="none" w:sz="0" w:space="0" w:color="auto"/>
            <w:bottom w:val="none" w:sz="0" w:space="0" w:color="auto"/>
            <w:right w:val="none" w:sz="0" w:space="0" w:color="auto"/>
          </w:divBdr>
        </w:div>
        <w:div w:id="1816331290">
          <w:marLeft w:val="640"/>
          <w:marRight w:val="0"/>
          <w:marTop w:val="0"/>
          <w:marBottom w:val="0"/>
          <w:divBdr>
            <w:top w:val="none" w:sz="0" w:space="0" w:color="auto"/>
            <w:left w:val="none" w:sz="0" w:space="0" w:color="auto"/>
            <w:bottom w:val="none" w:sz="0" w:space="0" w:color="auto"/>
            <w:right w:val="none" w:sz="0" w:space="0" w:color="auto"/>
          </w:divBdr>
        </w:div>
        <w:div w:id="1859271890">
          <w:marLeft w:val="640"/>
          <w:marRight w:val="0"/>
          <w:marTop w:val="0"/>
          <w:marBottom w:val="0"/>
          <w:divBdr>
            <w:top w:val="none" w:sz="0" w:space="0" w:color="auto"/>
            <w:left w:val="none" w:sz="0" w:space="0" w:color="auto"/>
            <w:bottom w:val="none" w:sz="0" w:space="0" w:color="auto"/>
            <w:right w:val="none" w:sz="0" w:space="0" w:color="auto"/>
          </w:divBdr>
        </w:div>
        <w:div w:id="1859732125">
          <w:marLeft w:val="640"/>
          <w:marRight w:val="0"/>
          <w:marTop w:val="0"/>
          <w:marBottom w:val="0"/>
          <w:divBdr>
            <w:top w:val="none" w:sz="0" w:space="0" w:color="auto"/>
            <w:left w:val="none" w:sz="0" w:space="0" w:color="auto"/>
            <w:bottom w:val="none" w:sz="0" w:space="0" w:color="auto"/>
            <w:right w:val="none" w:sz="0" w:space="0" w:color="auto"/>
          </w:divBdr>
        </w:div>
        <w:div w:id="1911957609">
          <w:marLeft w:val="640"/>
          <w:marRight w:val="0"/>
          <w:marTop w:val="0"/>
          <w:marBottom w:val="0"/>
          <w:divBdr>
            <w:top w:val="none" w:sz="0" w:space="0" w:color="auto"/>
            <w:left w:val="none" w:sz="0" w:space="0" w:color="auto"/>
            <w:bottom w:val="none" w:sz="0" w:space="0" w:color="auto"/>
            <w:right w:val="none" w:sz="0" w:space="0" w:color="auto"/>
          </w:divBdr>
        </w:div>
        <w:div w:id="1926378429">
          <w:marLeft w:val="640"/>
          <w:marRight w:val="0"/>
          <w:marTop w:val="0"/>
          <w:marBottom w:val="0"/>
          <w:divBdr>
            <w:top w:val="none" w:sz="0" w:space="0" w:color="auto"/>
            <w:left w:val="none" w:sz="0" w:space="0" w:color="auto"/>
            <w:bottom w:val="none" w:sz="0" w:space="0" w:color="auto"/>
            <w:right w:val="none" w:sz="0" w:space="0" w:color="auto"/>
          </w:divBdr>
        </w:div>
        <w:div w:id="1933313349">
          <w:marLeft w:val="640"/>
          <w:marRight w:val="0"/>
          <w:marTop w:val="0"/>
          <w:marBottom w:val="0"/>
          <w:divBdr>
            <w:top w:val="none" w:sz="0" w:space="0" w:color="auto"/>
            <w:left w:val="none" w:sz="0" w:space="0" w:color="auto"/>
            <w:bottom w:val="none" w:sz="0" w:space="0" w:color="auto"/>
            <w:right w:val="none" w:sz="0" w:space="0" w:color="auto"/>
          </w:divBdr>
        </w:div>
        <w:div w:id="1959876741">
          <w:marLeft w:val="640"/>
          <w:marRight w:val="0"/>
          <w:marTop w:val="0"/>
          <w:marBottom w:val="0"/>
          <w:divBdr>
            <w:top w:val="none" w:sz="0" w:space="0" w:color="auto"/>
            <w:left w:val="none" w:sz="0" w:space="0" w:color="auto"/>
            <w:bottom w:val="none" w:sz="0" w:space="0" w:color="auto"/>
            <w:right w:val="none" w:sz="0" w:space="0" w:color="auto"/>
          </w:divBdr>
        </w:div>
        <w:div w:id="1978802896">
          <w:marLeft w:val="640"/>
          <w:marRight w:val="0"/>
          <w:marTop w:val="0"/>
          <w:marBottom w:val="0"/>
          <w:divBdr>
            <w:top w:val="none" w:sz="0" w:space="0" w:color="auto"/>
            <w:left w:val="none" w:sz="0" w:space="0" w:color="auto"/>
            <w:bottom w:val="none" w:sz="0" w:space="0" w:color="auto"/>
            <w:right w:val="none" w:sz="0" w:space="0" w:color="auto"/>
          </w:divBdr>
        </w:div>
        <w:div w:id="2036419275">
          <w:marLeft w:val="640"/>
          <w:marRight w:val="0"/>
          <w:marTop w:val="0"/>
          <w:marBottom w:val="0"/>
          <w:divBdr>
            <w:top w:val="none" w:sz="0" w:space="0" w:color="auto"/>
            <w:left w:val="none" w:sz="0" w:space="0" w:color="auto"/>
            <w:bottom w:val="none" w:sz="0" w:space="0" w:color="auto"/>
            <w:right w:val="none" w:sz="0" w:space="0" w:color="auto"/>
          </w:divBdr>
        </w:div>
        <w:div w:id="2042318028">
          <w:marLeft w:val="640"/>
          <w:marRight w:val="0"/>
          <w:marTop w:val="0"/>
          <w:marBottom w:val="0"/>
          <w:divBdr>
            <w:top w:val="none" w:sz="0" w:space="0" w:color="auto"/>
            <w:left w:val="none" w:sz="0" w:space="0" w:color="auto"/>
            <w:bottom w:val="none" w:sz="0" w:space="0" w:color="auto"/>
            <w:right w:val="none" w:sz="0" w:space="0" w:color="auto"/>
          </w:divBdr>
        </w:div>
        <w:div w:id="2049184587">
          <w:marLeft w:val="640"/>
          <w:marRight w:val="0"/>
          <w:marTop w:val="0"/>
          <w:marBottom w:val="0"/>
          <w:divBdr>
            <w:top w:val="none" w:sz="0" w:space="0" w:color="auto"/>
            <w:left w:val="none" w:sz="0" w:space="0" w:color="auto"/>
            <w:bottom w:val="none" w:sz="0" w:space="0" w:color="auto"/>
            <w:right w:val="none" w:sz="0" w:space="0" w:color="auto"/>
          </w:divBdr>
        </w:div>
        <w:div w:id="2068796132">
          <w:marLeft w:val="640"/>
          <w:marRight w:val="0"/>
          <w:marTop w:val="0"/>
          <w:marBottom w:val="0"/>
          <w:divBdr>
            <w:top w:val="none" w:sz="0" w:space="0" w:color="auto"/>
            <w:left w:val="none" w:sz="0" w:space="0" w:color="auto"/>
            <w:bottom w:val="none" w:sz="0" w:space="0" w:color="auto"/>
            <w:right w:val="none" w:sz="0" w:space="0" w:color="auto"/>
          </w:divBdr>
        </w:div>
        <w:div w:id="2096171018">
          <w:marLeft w:val="640"/>
          <w:marRight w:val="0"/>
          <w:marTop w:val="0"/>
          <w:marBottom w:val="0"/>
          <w:divBdr>
            <w:top w:val="none" w:sz="0" w:space="0" w:color="auto"/>
            <w:left w:val="none" w:sz="0" w:space="0" w:color="auto"/>
            <w:bottom w:val="none" w:sz="0" w:space="0" w:color="auto"/>
            <w:right w:val="none" w:sz="0" w:space="0" w:color="auto"/>
          </w:divBdr>
        </w:div>
      </w:divsChild>
    </w:div>
    <w:div w:id="1743983713">
      <w:bodyDiv w:val="1"/>
      <w:marLeft w:val="0"/>
      <w:marRight w:val="0"/>
      <w:marTop w:val="0"/>
      <w:marBottom w:val="0"/>
      <w:divBdr>
        <w:top w:val="none" w:sz="0" w:space="0" w:color="auto"/>
        <w:left w:val="none" w:sz="0" w:space="0" w:color="auto"/>
        <w:bottom w:val="none" w:sz="0" w:space="0" w:color="auto"/>
        <w:right w:val="none" w:sz="0" w:space="0" w:color="auto"/>
      </w:divBdr>
      <w:divsChild>
        <w:div w:id="28994428">
          <w:marLeft w:val="640"/>
          <w:marRight w:val="0"/>
          <w:marTop w:val="0"/>
          <w:marBottom w:val="0"/>
          <w:divBdr>
            <w:top w:val="none" w:sz="0" w:space="0" w:color="auto"/>
            <w:left w:val="none" w:sz="0" w:space="0" w:color="auto"/>
            <w:bottom w:val="none" w:sz="0" w:space="0" w:color="auto"/>
            <w:right w:val="none" w:sz="0" w:space="0" w:color="auto"/>
          </w:divBdr>
        </w:div>
        <w:div w:id="39669153">
          <w:marLeft w:val="640"/>
          <w:marRight w:val="0"/>
          <w:marTop w:val="0"/>
          <w:marBottom w:val="0"/>
          <w:divBdr>
            <w:top w:val="none" w:sz="0" w:space="0" w:color="auto"/>
            <w:left w:val="none" w:sz="0" w:space="0" w:color="auto"/>
            <w:bottom w:val="none" w:sz="0" w:space="0" w:color="auto"/>
            <w:right w:val="none" w:sz="0" w:space="0" w:color="auto"/>
          </w:divBdr>
        </w:div>
        <w:div w:id="61102575">
          <w:marLeft w:val="640"/>
          <w:marRight w:val="0"/>
          <w:marTop w:val="0"/>
          <w:marBottom w:val="0"/>
          <w:divBdr>
            <w:top w:val="none" w:sz="0" w:space="0" w:color="auto"/>
            <w:left w:val="none" w:sz="0" w:space="0" w:color="auto"/>
            <w:bottom w:val="none" w:sz="0" w:space="0" w:color="auto"/>
            <w:right w:val="none" w:sz="0" w:space="0" w:color="auto"/>
          </w:divBdr>
        </w:div>
        <w:div w:id="74253952">
          <w:marLeft w:val="640"/>
          <w:marRight w:val="0"/>
          <w:marTop w:val="0"/>
          <w:marBottom w:val="0"/>
          <w:divBdr>
            <w:top w:val="none" w:sz="0" w:space="0" w:color="auto"/>
            <w:left w:val="none" w:sz="0" w:space="0" w:color="auto"/>
            <w:bottom w:val="none" w:sz="0" w:space="0" w:color="auto"/>
            <w:right w:val="none" w:sz="0" w:space="0" w:color="auto"/>
          </w:divBdr>
        </w:div>
        <w:div w:id="91122882">
          <w:marLeft w:val="640"/>
          <w:marRight w:val="0"/>
          <w:marTop w:val="0"/>
          <w:marBottom w:val="0"/>
          <w:divBdr>
            <w:top w:val="none" w:sz="0" w:space="0" w:color="auto"/>
            <w:left w:val="none" w:sz="0" w:space="0" w:color="auto"/>
            <w:bottom w:val="none" w:sz="0" w:space="0" w:color="auto"/>
            <w:right w:val="none" w:sz="0" w:space="0" w:color="auto"/>
          </w:divBdr>
        </w:div>
        <w:div w:id="140733904">
          <w:marLeft w:val="640"/>
          <w:marRight w:val="0"/>
          <w:marTop w:val="0"/>
          <w:marBottom w:val="0"/>
          <w:divBdr>
            <w:top w:val="none" w:sz="0" w:space="0" w:color="auto"/>
            <w:left w:val="none" w:sz="0" w:space="0" w:color="auto"/>
            <w:bottom w:val="none" w:sz="0" w:space="0" w:color="auto"/>
            <w:right w:val="none" w:sz="0" w:space="0" w:color="auto"/>
          </w:divBdr>
        </w:div>
        <w:div w:id="144013770">
          <w:marLeft w:val="640"/>
          <w:marRight w:val="0"/>
          <w:marTop w:val="0"/>
          <w:marBottom w:val="0"/>
          <w:divBdr>
            <w:top w:val="none" w:sz="0" w:space="0" w:color="auto"/>
            <w:left w:val="none" w:sz="0" w:space="0" w:color="auto"/>
            <w:bottom w:val="none" w:sz="0" w:space="0" w:color="auto"/>
            <w:right w:val="none" w:sz="0" w:space="0" w:color="auto"/>
          </w:divBdr>
        </w:div>
        <w:div w:id="159736735">
          <w:marLeft w:val="640"/>
          <w:marRight w:val="0"/>
          <w:marTop w:val="0"/>
          <w:marBottom w:val="0"/>
          <w:divBdr>
            <w:top w:val="none" w:sz="0" w:space="0" w:color="auto"/>
            <w:left w:val="none" w:sz="0" w:space="0" w:color="auto"/>
            <w:bottom w:val="none" w:sz="0" w:space="0" w:color="auto"/>
            <w:right w:val="none" w:sz="0" w:space="0" w:color="auto"/>
          </w:divBdr>
        </w:div>
        <w:div w:id="171187073">
          <w:marLeft w:val="640"/>
          <w:marRight w:val="0"/>
          <w:marTop w:val="0"/>
          <w:marBottom w:val="0"/>
          <w:divBdr>
            <w:top w:val="none" w:sz="0" w:space="0" w:color="auto"/>
            <w:left w:val="none" w:sz="0" w:space="0" w:color="auto"/>
            <w:bottom w:val="none" w:sz="0" w:space="0" w:color="auto"/>
            <w:right w:val="none" w:sz="0" w:space="0" w:color="auto"/>
          </w:divBdr>
        </w:div>
        <w:div w:id="187260786">
          <w:marLeft w:val="640"/>
          <w:marRight w:val="0"/>
          <w:marTop w:val="0"/>
          <w:marBottom w:val="0"/>
          <w:divBdr>
            <w:top w:val="none" w:sz="0" w:space="0" w:color="auto"/>
            <w:left w:val="none" w:sz="0" w:space="0" w:color="auto"/>
            <w:bottom w:val="none" w:sz="0" w:space="0" w:color="auto"/>
            <w:right w:val="none" w:sz="0" w:space="0" w:color="auto"/>
          </w:divBdr>
        </w:div>
        <w:div w:id="190192861">
          <w:marLeft w:val="640"/>
          <w:marRight w:val="0"/>
          <w:marTop w:val="0"/>
          <w:marBottom w:val="0"/>
          <w:divBdr>
            <w:top w:val="none" w:sz="0" w:space="0" w:color="auto"/>
            <w:left w:val="none" w:sz="0" w:space="0" w:color="auto"/>
            <w:bottom w:val="none" w:sz="0" w:space="0" w:color="auto"/>
            <w:right w:val="none" w:sz="0" w:space="0" w:color="auto"/>
          </w:divBdr>
        </w:div>
        <w:div w:id="206726954">
          <w:marLeft w:val="640"/>
          <w:marRight w:val="0"/>
          <w:marTop w:val="0"/>
          <w:marBottom w:val="0"/>
          <w:divBdr>
            <w:top w:val="none" w:sz="0" w:space="0" w:color="auto"/>
            <w:left w:val="none" w:sz="0" w:space="0" w:color="auto"/>
            <w:bottom w:val="none" w:sz="0" w:space="0" w:color="auto"/>
            <w:right w:val="none" w:sz="0" w:space="0" w:color="auto"/>
          </w:divBdr>
        </w:div>
        <w:div w:id="233584443">
          <w:marLeft w:val="640"/>
          <w:marRight w:val="0"/>
          <w:marTop w:val="0"/>
          <w:marBottom w:val="0"/>
          <w:divBdr>
            <w:top w:val="none" w:sz="0" w:space="0" w:color="auto"/>
            <w:left w:val="none" w:sz="0" w:space="0" w:color="auto"/>
            <w:bottom w:val="none" w:sz="0" w:space="0" w:color="auto"/>
            <w:right w:val="none" w:sz="0" w:space="0" w:color="auto"/>
          </w:divBdr>
        </w:div>
        <w:div w:id="241842691">
          <w:marLeft w:val="640"/>
          <w:marRight w:val="0"/>
          <w:marTop w:val="0"/>
          <w:marBottom w:val="0"/>
          <w:divBdr>
            <w:top w:val="none" w:sz="0" w:space="0" w:color="auto"/>
            <w:left w:val="none" w:sz="0" w:space="0" w:color="auto"/>
            <w:bottom w:val="none" w:sz="0" w:space="0" w:color="auto"/>
            <w:right w:val="none" w:sz="0" w:space="0" w:color="auto"/>
          </w:divBdr>
        </w:div>
        <w:div w:id="271399312">
          <w:marLeft w:val="640"/>
          <w:marRight w:val="0"/>
          <w:marTop w:val="0"/>
          <w:marBottom w:val="0"/>
          <w:divBdr>
            <w:top w:val="none" w:sz="0" w:space="0" w:color="auto"/>
            <w:left w:val="none" w:sz="0" w:space="0" w:color="auto"/>
            <w:bottom w:val="none" w:sz="0" w:space="0" w:color="auto"/>
            <w:right w:val="none" w:sz="0" w:space="0" w:color="auto"/>
          </w:divBdr>
        </w:div>
        <w:div w:id="284695208">
          <w:marLeft w:val="640"/>
          <w:marRight w:val="0"/>
          <w:marTop w:val="0"/>
          <w:marBottom w:val="0"/>
          <w:divBdr>
            <w:top w:val="none" w:sz="0" w:space="0" w:color="auto"/>
            <w:left w:val="none" w:sz="0" w:space="0" w:color="auto"/>
            <w:bottom w:val="none" w:sz="0" w:space="0" w:color="auto"/>
            <w:right w:val="none" w:sz="0" w:space="0" w:color="auto"/>
          </w:divBdr>
        </w:div>
        <w:div w:id="310866309">
          <w:marLeft w:val="640"/>
          <w:marRight w:val="0"/>
          <w:marTop w:val="0"/>
          <w:marBottom w:val="0"/>
          <w:divBdr>
            <w:top w:val="none" w:sz="0" w:space="0" w:color="auto"/>
            <w:left w:val="none" w:sz="0" w:space="0" w:color="auto"/>
            <w:bottom w:val="none" w:sz="0" w:space="0" w:color="auto"/>
            <w:right w:val="none" w:sz="0" w:space="0" w:color="auto"/>
          </w:divBdr>
        </w:div>
        <w:div w:id="362902736">
          <w:marLeft w:val="640"/>
          <w:marRight w:val="0"/>
          <w:marTop w:val="0"/>
          <w:marBottom w:val="0"/>
          <w:divBdr>
            <w:top w:val="none" w:sz="0" w:space="0" w:color="auto"/>
            <w:left w:val="none" w:sz="0" w:space="0" w:color="auto"/>
            <w:bottom w:val="none" w:sz="0" w:space="0" w:color="auto"/>
            <w:right w:val="none" w:sz="0" w:space="0" w:color="auto"/>
          </w:divBdr>
        </w:div>
        <w:div w:id="363990757">
          <w:marLeft w:val="640"/>
          <w:marRight w:val="0"/>
          <w:marTop w:val="0"/>
          <w:marBottom w:val="0"/>
          <w:divBdr>
            <w:top w:val="none" w:sz="0" w:space="0" w:color="auto"/>
            <w:left w:val="none" w:sz="0" w:space="0" w:color="auto"/>
            <w:bottom w:val="none" w:sz="0" w:space="0" w:color="auto"/>
            <w:right w:val="none" w:sz="0" w:space="0" w:color="auto"/>
          </w:divBdr>
        </w:div>
        <w:div w:id="388964347">
          <w:marLeft w:val="640"/>
          <w:marRight w:val="0"/>
          <w:marTop w:val="0"/>
          <w:marBottom w:val="0"/>
          <w:divBdr>
            <w:top w:val="none" w:sz="0" w:space="0" w:color="auto"/>
            <w:left w:val="none" w:sz="0" w:space="0" w:color="auto"/>
            <w:bottom w:val="none" w:sz="0" w:space="0" w:color="auto"/>
            <w:right w:val="none" w:sz="0" w:space="0" w:color="auto"/>
          </w:divBdr>
        </w:div>
        <w:div w:id="390153010">
          <w:marLeft w:val="640"/>
          <w:marRight w:val="0"/>
          <w:marTop w:val="0"/>
          <w:marBottom w:val="0"/>
          <w:divBdr>
            <w:top w:val="none" w:sz="0" w:space="0" w:color="auto"/>
            <w:left w:val="none" w:sz="0" w:space="0" w:color="auto"/>
            <w:bottom w:val="none" w:sz="0" w:space="0" w:color="auto"/>
            <w:right w:val="none" w:sz="0" w:space="0" w:color="auto"/>
          </w:divBdr>
        </w:div>
        <w:div w:id="390469080">
          <w:marLeft w:val="640"/>
          <w:marRight w:val="0"/>
          <w:marTop w:val="0"/>
          <w:marBottom w:val="0"/>
          <w:divBdr>
            <w:top w:val="none" w:sz="0" w:space="0" w:color="auto"/>
            <w:left w:val="none" w:sz="0" w:space="0" w:color="auto"/>
            <w:bottom w:val="none" w:sz="0" w:space="0" w:color="auto"/>
            <w:right w:val="none" w:sz="0" w:space="0" w:color="auto"/>
          </w:divBdr>
        </w:div>
        <w:div w:id="513349119">
          <w:marLeft w:val="640"/>
          <w:marRight w:val="0"/>
          <w:marTop w:val="0"/>
          <w:marBottom w:val="0"/>
          <w:divBdr>
            <w:top w:val="none" w:sz="0" w:space="0" w:color="auto"/>
            <w:left w:val="none" w:sz="0" w:space="0" w:color="auto"/>
            <w:bottom w:val="none" w:sz="0" w:space="0" w:color="auto"/>
            <w:right w:val="none" w:sz="0" w:space="0" w:color="auto"/>
          </w:divBdr>
        </w:div>
        <w:div w:id="515392159">
          <w:marLeft w:val="640"/>
          <w:marRight w:val="0"/>
          <w:marTop w:val="0"/>
          <w:marBottom w:val="0"/>
          <w:divBdr>
            <w:top w:val="none" w:sz="0" w:space="0" w:color="auto"/>
            <w:left w:val="none" w:sz="0" w:space="0" w:color="auto"/>
            <w:bottom w:val="none" w:sz="0" w:space="0" w:color="auto"/>
            <w:right w:val="none" w:sz="0" w:space="0" w:color="auto"/>
          </w:divBdr>
        </w:div>
        <w:div w:id="528032834">
          <w:marLeft w:val="640"/>
          <w:marRight w:val="0"/>
          <w:marTop w:val="0"/>
          <w:marBottom w:val="0"/>
          <w:divBdr>
            <w:top w:val="none" w:sz="0" w:space="0" w:color="auto"/>
            <w:left w:val="none" w:sz="0" w:space="0" w:color="auto"/>
            <w:bottom w:val="none" w:sz="0" w:space="0" w:color="auto"/>
            <w:right w:val="none" w:sz="0" w:space="0" w:color="auto"/>
          </w:divBdr>
        </w:div>
        <w:div w:id="529345645">
          <w:marLeft w:val="640"/>
          <w:marRight w:val="0"/>
          <w:marTop w:val="0"/>
          <w:marBottom w:val="0"/>
          <w:divBdr>
            <w:top w:val="none" w:sz="0" w:space="0" w:color="auto"/>
            <w:left w:val="none" w:sz="0" w:space="0" w:color="auto"/>
            <w:bottom w:val="none" w:sz="0" w:space="0" w:color="auto"/>
            <w:right w:val="none" w:sz="0" w:space="0" w:color="auto"/>
          </w:divBdr>
        </w:div>
        <w:div w:id="554971590">
          <w:marLeft w:val="640"/>
          <w:marRight w:val="0"/>
          <w:marTop w:val="0"/>
          <w:marBottom w:val="0"/>
          <w:divBdr>
            <w:top w:val="none" w:sz="0" w:space="0" w:color="auto"/>
            <w:left w:val="none" w:sz="0" w:space="0" w:color="auto"/>
            <w:bottom w:val="none" w:sz="0" w:space="0" w:color="auto"/>
            <w:right w:val="none" w:sz="0" w:space="0" w:color="auto"/>
          </w:divBdr>
        </w:div>
        <w:div w:id="589435598">
          <w:marLeft w:val="640"/>
          <w:marRight w:val="0"/>
          <w:marTop w:val="0"/>
          <w:marBottom w:val="0"/>
          <w:divBdr>
            <w:top w:val="none" w:sz="0" w:space="0" w:color="auto"/>
            <w:left w:val="none" w:sz="0" w:space="0" w:color="auto"/>
            <w:bottom w:val="none" w:sz="0" w:space="0" w:color="auto"/>
            <w:right w:val="none" w:sz="0" w:space="0" w:color="auto"/>
          </w:divBdr>
        </w:div>
        <w:div w:id="592250205">
          <w:marLeft w:val="640"/>
          <w:marRight w:val="0"/>
          <w:marTop w:val="0"/>
          <w:marBottom w:val="0"/>
          <w:divBdr>
            <w:top w:val="none" w:sz="0" w:space="0" w:color="auto"/>
            <w:left w:val="none" w:sz="0" w:space="0" w:color="auto"/>
            <w:bottom w:val="none" w:sz="0" w:space="0" w:color="auto"/>
            <w:right w:val="none" w:sz="0" w:space="0" w:color="auto"/>
          </w:divBdr>
        </w:div>
        <w:div w:id="604189241">
          <w:marLeft w:val="640"/>
          <w:marRight w:val="0"/>
          <w:marTop w:val="0"/>
          <w:marBottom w:val="0"/>
          <w:divBdr>
            <w:top w:val="none" w:sz="0" w:space="0" w:color="auto"/>
            <w:left w:val="none" w:sz="0" w:space="0" w:color="auto"/>
            <w:bottom w:val="none" w:sz="0" w:space="0" w:color="auto"/>
            <w:right w:val="none" w:sz="0" w:space="0" w:color="auto"/>
          </w:divBdr>
        </w:div>
        <w:div w:id="634716917">
          <w:marLeft w:val="640"/>
          <w:marRight w:val="0"/>
          <w:marTop w:val="0"/>
          <w:marBottom w:val="0"/>
          <w:divBdr>
            <w:top w:val="none" w:sz="0" w:space="0" w:color="auto"/>
            <w:left w:val="none" w:sz="0" w:space="0" w:color="auto"/>
            <w:bottom w:val="none" w:sz="0" w:space="0" w:color="auto"/>
            <w:right w:val="none" w:sz="0" w:space="0" w:color="auto"/>
          </w:divBdr>
        </w:div>
        <w:div w:id="651325980">
          <w:marLeft w:val="640"/>
          <w:marRight w:val="0"/>
          <w:marTop w:val="0"/>
          <w:marBottom w:val="0"/>
          <w:divBdr>
            <w:top w:val="none" w:sz="0" w:space="0" w:color="auto"/>
            <w:left w:val="none" w:sz="0" w:space="0" w:color="auto"/>
            <w:bottom w:val="none" w:sz="0" w:space="0" w:color="auto"/>
            <w:right w:val="none" w:sz="0" w:space="0" w:color="auto"/>
          </w:divBdr>
        </w:div>
        <w:div w:id="687295601">
          <w:marLeft w:val="640"/>
          <w:marRight w:val="0"/>
          <w:marTop w:val="0"/>
          <w:marBottom w:val="0"/>
          <w:divBdr>
            <w:top w:val="none" w:sz="0" w:space="0" w:color="auto"/>
            <w:left w:val="none" w:sz="0" w:space="0" w:color="auto"/>
            <w:bottom w:val="none" w:sz="0" w:space="0" w:color="auto"/>
            <w:right w:val="none" w:sz="0" w:space="0" w:color="auto"/>
          </w:divBdr>
        </w:div>
        <w:div w:id="727922248">
          <w:marLeft w:val="640"/>
          <w:marRight w:val="0"/>
          <w:marTop w:val="0"/>
          <w:marBottom w:val="0"/>
          <w:divBdr>
            <w:top w:val="none" w:sz="0" w:space="0" w:color="auto"/>
            <w:left w:val="none" w:sz="0" w:space="0" w:color="auto"/>
            <w:bottom w:val="none" w:sz="0" w:space="0" w:color="auto"/>
            <w:right w:val="none" w:sz="0" w:space="0" w:color="auto"/>
          </w:divBdr>
        </w:div>
        <w:div w:id="776175374">
          <w:marLeft w:val="640"/>
          <w:marRight w:val="0"/>
          <w:marTop w:val="0"/>
          <w:marBottom w:val="0"/>
          <w:divBdr>
            <w:top w:val="none" w:sz="0" w:space="0" w:color="auto"/>
            <w:left w:val="none" w:sz="0" w:space="0" w:color="auto"/>
            <w:bottom w:val="none" w:sz="0" w:space="0" w:color="auto"/>
            <w:right w:val="none" w:sz="0" w:space="0" w:color="auto"/>
          </w:divBdr>
        </w:div>
        <w:div w:id="790562596">
          <w:marLeft w:val="640"/>
          <w:marRight w:val="0"/>
          <w:marTop w:val="0"/>
          <w:marBottom w:val="0"/>
          <w:divBdr>
            <w:top w:val="none" w:sz="0" w:space="0" w:color="auto"/>
            <w:left w:val="none" w:sz="0" w:space="0" w:color="auto"/>
            <w:bottom w:val="none" w:sz="0" w:space="0" w:color="auto"/>
            <w:right w:val="none" w:sz="0" w:space="0" w:color="auto"/>
          </w:divBdr>
        </w:div>
        <w:div w:id="828986046">
          <w:marLeft w:val="640"/>
          <w:marRight w:val="0"/>
          <w:marTop w:val="0"/>
          <w:marBottom w:val="0"/>
          <w:divBdr>
            <w:top w:val="none" w:sz="0" w:space="0" w:color="auto"/>
            <w:left w:val="none" w:sz="0" w:space="0" w:color="auto"/>
            <w:bottom w:val="none" w:sz="0" w:space="0" w:color="auto"/>
            <w:right w:val="none" w:sz="0" w:space="0" w:color="auto"/>
          </w:divBdr>
        </w:div>
        <w:div w:id="839927154">
          <w:marLeft w:val="640"/>
          <w:marRight w:val="0"/>
          <w:marTop w:val="0"/>
          <w:marBottom w:val="0"/>
          <w:divBdr>
            <w:top w:val="none" w:sz="0" w:space="0" w:color="auto"/>
            <w:left w:val="none" w:sz="0" w:space="0" w:color="auto"/>
            <w:bottom w:val="none" w:sz="0" w:space="0" w:color="auto"/>
            <w:right w:val="none" w:sz="0" w:space="0" w:color="auto"/>
          </w:divBdr>
        </w:div>
        <w:div w:id="861624624">
          <w:marLeft w:val="640"/>
          <w:marRight w:val="0"/>
          <w:marTop w:val="0"/>
          <w:marBottom w:val="0"/>
          <w:divBdr>
            <w:top w:val="none" w:sz="0" w:space="0" w:color="auto"/>
            <w:left w:val="none" w:sz="0" w:space="0" w:color="auto"/>
            <w:bottom w:val="none" w:sz="0" w:space="0" w:color="auto"/>
            <w:right w:val="none" w:sz="0" w:space="0" w:color="auto"/>
          </w:divBdr>
        </w:div>
        <w:div w:id="864290056">
          <w:marLeft w:val="640"/>
          <w:marRight w:val="0"/>
          <w:marTop w:val="0"/>
          <w:marBottom w:val="0"/>
          <w:divBdr>
            <w:top w:val="none" w:sz="0" w:space="0" w:color="auto"/>
            <w:left w:val="none" w:sz="0" w:space="0" w:color="auto"/>
            <w:bottom w:val="none" w:sz="0" w:space="0" w:color="auto"/>
            <w:right w:val="none" w:sz="0" w:space="0" w:color="auto"/>
          </w:divBdr>
        </w:div>
        <w:div w:id="881404595">
          <w:marLeft w:val="640"/>
          <w:marRight w:val="0"/>
          <w:marTop w:val="0"/>
          <w:marBottom w:val="0"/>
          <w:divBdr>
            <w:top w:val="none" w:sz="0" w:space="0" w:color="auto"/>
            <w:left w:val="none" w:sz="0" w:space="0" w:color="auto"/>
            <w:bottom w:val="none" w:sz="0" w:space="0" w:color="auto"/>
            <w:right w:val="none" w:sz="0" w:space="0" w:color="auto"/>
          </w:divBdr>
        </w:div>
        <w:div w:id="886992435">
          <w:marLeft w:val="640"/>
          <w:marRight w:val="0"/>
          <w:marTop w:val="0"/>
          <w:marBottom w:val="0"/>
          <w:divBdr>
            <w:top w:val="none" w:sz="0" w:space="0" w:color="auto"/>
            <w:left w:val="none" w:sz="0" w:space="0" w:color="auto"/>
            <w:bottom w:val="none" w:sz="0" w:space="0" w:color="auto"/>
            <w:right w:val="none" w:sz="0" w:space="0" w:color="auto"/>
          </w:divBdr>
        </w:div>
        <w:div w:id="916327600">
          <w:marLeft w:val="640"/>
          <w:marRight w:val="0"/>
          <w:marTop w:val="0"/>
          <w:marBottom w:val="0"/>
          <w:divBdr>
            <w:top w:val="none" w:sz="0" w:space="0" w:color="auto"/>
            <w:left w:val="none" w:sz="0" w:space="0" w:color="auto"/>
            <w:bottom w:val="none" w:sz="0" w:space="0" w:color="auto"/>
            <w:right w:val="none" w:sz="0" w:space="0" w:color="auto"/>
          </w:divBdr>
        </w:div>
        <w:div w:id="932664687">
          <w:marLeft w:val="640"/>
          <w:marRight w:val="0"/>
          <w:marTop w:val="0"/>
          <w:marBottom w:val="0"/>
          <w:divBdr>
            <w:top w:val="none" w:sz="0" w:space="0" w:color="auto"/>
            <w:left w:val="none" w:sz="0" w:space="0" w:color="auto"/>
            <w:bottom w:val="none" w:sz="0" w:space="0" w:color="auto"/>
            <w:right w:val="none" w:sz="0" w:space="0" w:color="auto"/>
          </w:divBdr>
        </w:div>
        <w:div w:id="945043590">
          <w:marLeft w:val="640"/>
          <w:marRight w:val="0"/>
          <w:marTop w:val="0"/>
          <w:marBottom w:val="0"/>
          <w:divBdr>
            <w:top w:val="none" w:sz="0" w:space="0" w:color="auto"/>
            <w:left w:val="none" w:sz="0" w:space="0" w:color="auto"/>
            <w:bottom w:val="none" w:sz="0" w:space="0" w:color="auto"/>
            <w:right w:val="none" w:sz="0" w:space="0" w:color="auto"/>
          </w:divBdr>
        </w:div>
        <w:div w:id="950431333">
          <w:marLeft w:val="640"/>
          <w:marRight w:val="0"/>
          <w:marTop w:val="0"/>
          <w:marBottom w:val="0"/>
          <w:divBdr>
            <w:top w:val="none" w:sz="0" w:space="0" w:color="auto"/>
            <w:left w:val="none" w:sz="0" w:space="0" w:color="auto"/>
            <w:bottom w:val="none" w:sz="0" w:space="0" w:color="auto"/>
            <w:right w:val="none" w:sz="0" w:space="0" w:color="auto"/>
          </w:divBdr>
        </w:div>
        <w:div w:id="963929285">
          <w:marLeft w:val="640"/>
          <w:marRight w:val="0"/>
          <w:marTop w:val="0"/>
          <w:marBottom w:val="0"/>
          <w:divBdr>
            <w:top w:val="none" w:sz="0" w:space="0" w:color="auto"/>
            <w:left w:val="none" w:sz="0" w:space="0" w:color="auto"/>
            <w:bottom w:val="none" w:sz="0" w:space="0" w:color="auto"/>
            <w:right w:val="none" w:sz="0" w:space="0" w:color="auto"/>
          </w:divBdr>
        </w:div>
        <w:div w:id="1040131764">
          <w:marLeft w:val="640"/>
          <w:marRight w:val="0"/>
          <w:marTop w:val="0"/>
          <w:marBottom w:val="0"/>
          <w:divBdr>
            <w:top w:val="none" w:sz="0" w:space="0" w:color="auto"/>
            <w:left w:val="none" w:sz="0" w:space="0" w:color="auto"/>
            <w:bottom w:val="none" w:sz="0" w:space="0" w:color="auto"/>
            <w:right w:val="none" w:sz="0" w:space="0" w:color="auto"/>
          </w:divBdr>
        </w:div>
        <w:div w:id="1076513109">
          <w:marLeft w:val="640"/>
          <w:marRight w:val="0"/>
          <w:marTop w:val="0"/>
          <w:marBottom w:val="0"/>
          <w:divBdr>
            <w:top w:val="none" w:sz="0" w:space="0" w:color="auto"/>
            <w:left w:val="none" w:sz="0" w:space="0" w:color="auto"/>
            <w:bottom w:val="none" w:sz="0" w:space="0" w:color="auto"/>
            <w:right w:val="none" w:sz="0" w:space="0" w:color="auto"/>
          </w:divBdr>
        </w:div>
        <w:div w:id="1085497167">
          <w:marLeft w:val="640"/>
          <w:marRight w:val="0"/>
          <w:marTop w:val="0"/>
          <w:marBottom w:val="0"/>
          <w:divBdr>
            <w:top w:val="none" w:sz="0" w:space="0" w:color="auto"/>
            <w:left w:val="none" w:sz="0" w:space="0" w:color="auto"/>
            <w:bottom w:val="none" w:sz="0" w:space="0" w:color="auto"/>
            <w:right w:val="none" w:sz="0" w:space="0" w:color="auto"/>
          </w:divBdr>
        </w:div>
        <w:div w:id="1090158349">
          <w:marLeft w:val="640"/>
          <w:marRight w:val="0"/>
          <w:marTop w:val="0"/>
          <w:marBottom w:val="0"/>
          <w:divBdr>
            <w:top w:val="none" w:sz="0" w:space="0" w:color="auto"/>
            <w:left w:val="none" w:sz="0" w:space="0" w:color="auto"/>
            <w:bottom w:val="none" w:sz="0" w:space="0" w:color="auto"/>
            <w:right w:val="none" w:sz="0" w:space="0" w:color="auto"/>
          </w:divBdr>
        </w:div>
        <w:div w:id="1135876867">
          <w:marLeft w:val="640"/>
          <w:marRight w:val="0"/>
          <w:marTop w:val="0"/>
          <w:marBottom w:val="0"/>
          <w:divBdr>
            <w:top w:val="none" w:sz="0" w:space="0" w:color="auto"/>
            <w:left w:val="none" w:sz="0" w:space="0" w:color="auto"/>
            <w:bottom w:val="none" w:sz="0" w:space="0" w:color="auto"/>
            <w:right w:val="none" w:sz="0" w:space="0" w:color="auto"/>
          </w:divBdr>
        </w:div>
        <w:div w:id="1181510826">
          <w:marLeft w:val="640"/>
          <w:marRight w:val="0"/>
          <w:marTop w:val="0"/>
          <w:marBottom w:val="0"/>
          <w:divBdr>
            <w:top w:val="none" w:sz="0" w:space="0" w:color="auto"/>
            <w:left w:val="none" w:sz="0" w:space="0" w:color="auto"/>
            <w:bottom w:val="none" w:sz="0" w:space="0" w:color="auto"/>
            <w:right w:val="none" w:sz="0" w:space="0" w:color="auto"/>
          </w:divBdr>
        </w:div>
        <w:div w:id="1221868475">
          <w:marLeft w:val="640"/>
          <w:marRight w:val="0"/>
          <w:marTop w:val="0"/>
          <w:marBottom w:val="0"/>
          <w:divBdr>
            <w:top w:val="none" w:sz="0" w:space="0" w:color="auto"/>
            <w:left w:val="none" w:sz="0" w:space="0" w:color="auto"/>
            <w:bottom w:val="none" w:sz="0" w:space="0" w:color="auto"/>
            <w:right w:val="none" w:sz="0" w:space="0" w:color="auto"/>
          </w:divBdr>
        </w:div>
        <w:div w:id="1229995458">
          <w:marLeft w:val="640"/>
          <w:marRight w:val="0"/>
          <w:marTop w:val="0"/>
          <w:marBottom w:val="0"/>
          <w:divBdr>
            <w:top w:val="none" w:sz="0" w:space="0" w:color="auto"/>
            <w:left w:val="none" w:sz="0" w:space="0" w:color="auto"/>
            <w:bottom w:val="none" w:sz="0" w:space="0" w:color="auto"/>
            <w:right w:val="none" w:sz="0" w:space="0" w:color="auto"/>
          </w:divBdr>
        </w:div>
        <w:div w:id="1234197366">
          <w:marLeft w:val="640"/>
          <w:marRight w:val="0"/>
          <w:marTop w:val="0"/>
          <w:marBottom w:val="0"/>
          <w:divBdr>
            <w:top w:val="none" w:sz="0" w:space="0" w:color="auto"/>
            <w:left w:val="none" w:sz="0" w:space="0" w:color="auto"/>
            <w:bottom w:val="none" w:sz="0" w:space="0" w:color="auto"/>
            <w:right w:val="none" w:sz="0" w:space="0" w:color="auto"/>
          </w:divBdr>
        </w:div>
        <w:div w:id="1287010473">
          <w:marLeft w:val="640"/>
          <w:marRight w:val="0"/>
          <w:marTop w:val="0"/>
          <w:marBottom w:val="0"/>
          <w:divBdr>
            <w:top w:val="none" w:sz="0" w:space="0" w:color="auto"/>
            <w:left w:val="none" w:sz="0" w:space="0" w:color="auto"/>
            <w:bottom w:val="none" w:sz="0" w:space="0" w:color="auto"/>
            <w:right w:val="none" w:sz="0" w:space="0" w:color="auto"/>
          </w:divBdr>
        </w:div>
        <w:div w:id="1288664474">
          <w:marLeft w:val="640"/>
          <w:marRight w:val="0"/>
          <w:marTop w:val="0"/>
          <w:marBottom w:val="0"/>
          <w:divBdr>
            <w:top w:val="none" w:sz="0" w:space="0" w:color="auto"/>
            <w:left w:val="none" w:sz="0" w:space="0" w:color="auto"/>
            <w:bottom w:val="none" w:sz="0" w:space="0" w:color="auto"/>
            <w:right w:val="none" w:sz="0" w:space="0" w:color="auto"/>
          </w:divBdr>
        </w:div>
        <w:div w:id="1322005407">
          <w:marLeft w:val="640"/>
          <w:marRight w:val="0"/>
          <w:marTop w:val="0"/>
          <w:marBottom w:val="0"/>
          <w:divBdr>
            <w:top w:val="none" w:sz="0" w:space="0" w:color="auto"/>
            <w:left w:val="none" w:sz="0" w:space="0" w:color="auto"/>
            <w:bottom w:val="none" w:sz="0" w:space="0" w:color="auto"/>
            <w:right w:val="none" w:sz="0" w:space="0" w:color="auto"/>
          </w:divBdr>
        </w:div>
        <w:div w:id="1344936963">
          <w:marLeft w:val="640"/>
          <w:marRight w:val="0"/>
          <w:marTop w:val="0"/>
          <w:marBottom w:val="0"/>
          <w:divBdr>
            <w:top w:val="none" w:sz="0" w:space="0" w:color="auto"/>
            <w:left w:val="none" w:sz="0" w:space="0" w:color="auto"/>
            <w:bottom w:val="none" w:sz="0" w:space="0" w:color="auto"/>
            <w:right w:val="none" w:sz="0" w:space="0" w:color="auto"/>
          </w:divBdr>
        </w:div>
        <w:div w:id="1345551511">
          <w:marLeft w:val="640"/>
          <w:marRight w:val="0"/>
          <w:marTop w:val="0"/>
          <w:marBottom w:val="0"/>
          <w:divBdr>
            <w:top w:val="none" w:sz="0" w:space="0" w:color="auto"/>
            <w:left w:val="none" w:sz="0" w:space="0" w:color="auto"/>
            <w:bottom w:val="none" w:sz="0" w:space="0" w:color="auto"/>
            <w:right w:val="none" w:sz="0" w:space="0" w:color="auto"/>
          </w:divBdr>
        </w:div>
        <w:div w:id="1346328059">
          <w:marLeft w:val="640"/>
          <w:marRight w:val="0"/>
          <w:marTop w:val="0"/>
          <w:marBottom w:val="0"/>
          <w:divBdr>
            <w:top w:val="none" w:sz="0" w:space="0" w:color="auto"/>
            <w:left w:val="none" w:sz="0" w:space="0" w:color="auto"/>
            <w:bottom w:val="none" w:sz="0" w:space="0" w:color="auto"/>
            <w:right w:val="none" w:sz="0" w:space="0" w:color="auto"/>
          </w:divBdr>
        </w:div>
        <w:div w:id="1369641580">
          <w:marLeft w:val="640"/>
          <w:marRight w:val="0"/>
          <w:marTop w:val="0"/>
          <w:marBottom w:val="0"/>
          <w:divBdr>
            <w:top w:val="none" w:sz="0" w:space="0" w:color="auto"/>
            <w:left w:val="none" w:sz="0" w:space="0" w:color="auto"/>
            <w:bottom w:val="none" w:sz="0" w:space="0" w:color="auto"/>
            <w:right w:val="none" w:sz="0" w:space="0" w:color="auto"/>
          </w:divBdr>
        </w:div>
        <w:div w:id="1371763703">
          <w:marLeft w:val="640"/>
          <w:marRight w:val="0"/>
          <w:marTop w:val="0"/>
          <w:marBottom w:val="0"/>
          <w:divBdr>
            <w:top w:val="none" w:sz="0" w:space="0" w:color="auto"/>
            <w:left w:val="none" w:sz="0" w:space="0" w:color="auto"/>
            <w:bottom w:val="none" w:sz="0" w:space="0" w:color="auto"/>
            <w:right w:val="none" w:sz="0" w:space="0" w:color="auto"/>
          </w:divBdr>
        </w:div>
        <w:div w:id="1389499595">
          <w:marLeft w:val="640"/>
          <w:marRight w:val="0"/>
          <w:marTop w:val="0"/>
          <w:marBottom w:val="0"/>
          <w:divBdr>
            <w:top w:val="none" w:sz="0" w:space="0" w:color="auto"/>
            <w:left w:val="none" w:sz="0" w:space="0" w:color="auto"/>
            <w:bottom w:val="none" w:sz="0" w:space="0" w:color="auto"/>
            <w:right w:val="none" w:sz="0" w:space="0" w:color="auto"/>
          </w:divBdr>
        </w:div>
        <w:div w:id="1396928371">
          <w:marLeft w:val="640"/>
          <w:marRight w:val="0"/>
          <w:marTop w:val="0"/>
          <w:marBottom w:val="0"/>
          <w:divBdr>
            <w:top w:val="none" w:sz="0" w:space="0" w:color="auto"/>
            <w:left w:val="none" w:sz="0" w:space="0" w:color="auto"/>
            <w:bottom w:val="none" w:sz="0" w:space="0" w:color="auto"/>
            <w:right w:val="none" w:sz="0" w:space="0" w:color="auto"/>
          </w:divBdr>
        </w:div>
        <w:div w:id="1410955980">
          <w:marLeft w:val="640"/>
          <w:marRight w:val="0"/>
          <w:marTop w:val="0"/>
          <w:marBottom w:val="0"/>
          <w:divBdr>
            <w:top w:val="none" w:sz="0" w:space="0" w:color="auto"/>
            <w:left w:val="none" w:sz="0" w:space="0" w:color="auto"/>
            <w:bottom w:val="none" w:sz="0" w:space="0" w:color="auto"/>
            <w:right w:val="none" w:sz="0" w:space="0" w:color="auto"/>
          </w:divBdr>
        </w:div>
        <w:div w:id="1429234779">
          <w:marLeft w:val="640"/>
          <w:marRight w:val="0"/>
          <w:marTop w:val="0"/>
          <w:marBottom w:val="0"/>
          <w:divBdr>
            <w:top w:val="none" w:sz="0" w:space="0" w:color="auto"/>
            <w:left w:val="none" w:sz="0" w:space="0" w:color="auto"/>
            <w:bottom w:val="none" w:sz="0" w:space="0" w:color="auto"/>
            <w:right w:val="none" w:sz="0" w:space="0" w:color="auto"/>
          </w:divBdr>
        </w:div>
        <w:div w:id="1436440616">
          <w:marLeft w:val="640"/>
          <w:marRight w:val="0"/>
          <w:marTop w:val="0"/>
          <w:marBottom w:val="0"/>
          <w:divBdr>
            <w:top w:val="none" w:sz="0" w:space="0" w:color="auto"/>
            <w:left w:val="none" w:sz="0" w:space="0" w:color="auto"/>
            <w:bottom w:val="none" w:sz="0" w:space="0" w:color="auto"/>
            <w:right w:val="none" w:sz="0" w:space="0" w:color="auto"/>
          </w:divBdr>
        </w:div>
        <w:div w:id="1478914115">
          <w:marLeft w:val="640"/>
          <w:marRight w:val="0"/>
          <w:marTop w:val="0"/>
          <w:marBottom w:val="0"/>
          <w:divBdr>
            <w:top w:val="none" w:sz="0" w:space="0" w:color="auto"/>
            <w:left w:val="none" w:sz="0" w:space="0" w:color="auto"/>
            <w:bottom w:val="none" w:sz="0" w:space="0" w:color="auto"/>
            <w:right w:val="none" w:sz="0" w:space="0" w:color="auto"/>
          </w:divBdr>
        </w:div>
        <w:div w:id="1504784020">
          <w:marLeft w:val="640"/>
          <w:marRight w:val="0"/>
          <w:marTop w:val="0"/>
          <w:marBottom w:val="0"/>
          <w:divBdr>
            <w:top w:val="none" w:sz="0" w:space="0" w:color="auto"/>
            <w:left w:val="none" w:sz="0" w:space="0" w:color="auto"/>
            <w:bottom w:val="none" w:sz="0" w:space="0" w:color="auto"/>
            <w:right w:val="none" w:sz="0" w:space="0" w:color="auto"/>
          </w:divBdr>
        </w:div>
        <w:div w:id="1513646467">
          <w:marLeft w:val="640"/>
          <w:marRight w:val="0"/>
          <w:marTop w:val="0"/>
          <w:marBottom w:val="0"/>
          <w:divBdr>
            <w:top w:val="none" w:sz="0" w:space="0" w:color="auto"/>
            <w:left w:val="none" w:sz="0" w:space="0" w:color="auto"/>
            <w:bottom w:val="none" w:sz="0" w:space="0" w:color="auto"/>
            <w:right w:val="none" w:sz="0" w:space="0" w:color="auto"/>
          </w:divBdr>
        </w:div>
        <w:div w:id="1515608087">
          <w:marLeft w:val="640"/>
          <w:marRight w:val="0"/>
          <w:marTop w:val="0"/>
          <w:marBottom w:val="0"/>
          <w:divBdr>
            <w:top w:val="none" w:sz="0" w:space="0" w:color="auto"/>
            <w:left w:val="none" w:sz="0" w:space="0" w:color="auto"/>
            <w:bottom w:val="none" w:sz="0" w:space="0" w:color="auto"/>
            <w:right w:val="none" w:sz="0" w:space="0" w:color="auto"/>
          </w:divBdr>
        </w:div>
        <w:div w:id="1540819527">
          <w:marLeft w:val="640"/>
          <w:marRight w:val="0"/>
          <w:marTop w:val="0"/>
          <w:marBottom w:val="0"/>
          <w:divBdr>
            <w:top w:val="none" w:sz="0" w:space="0" w:color="auto"/>
            <w:left w:val="none" w:sz="0" w:space="0" w:color="auto"/>
            <w:bottom w:val="none" w:sz="0" w:space="0" w:color="auto"/>
            <w:right w:val="none" w:sz="0" w:space="0" w:color="auto"/>
          </w:divBdr>
        </w:div>
        <w:div w:id="1592659086">
          <w:marLeft w:val="640"/>
          <w:marRight w:val="0"/>
          <w:marTop w:val="0"/>
          <w:marBottom w:val="0"/>
          <w:divBdr>
            <w:top w:val="none" w:sz="0" w:space="0" w:color="auto"/>
            <w:left w:val="none" w:sz="0" w:space="0" w:color="auto"/>
            <w:bottom w:val="none" w:sz="0" w:space="0" w:color="auto"/>
            <w:right w:val="none" w:sz="0" w:space="0" w:color="auto"/>
          </w:divBdr>
        </w:div>
        <w:div w:id="1658731902">
          <w:marLeft w:val="640"/>
          <w:marRight w:val="0"/>
          <w:marTop w:val="0"/>
          <w:marBottom w:val="0"/>
          <w:divBdr>
            <w:top w:val="none" w:sz="0" w:space="0" w:color="auto"/>
            <w:left w:val="none" w:sz="0" w:space="0" w:color="auto"/>
            <w:bottom w:val="none" w:sz="0" w:space="0" w:color="auto"/>
            <w:right w:val="none" w:sz="0" w:space="0" w:color="auto"/>
          </w:divBdr>
        </w:div>
        <w:div w:id="1659653482">
          <w:marLeft w:val="640"/>
          <w:marRight w:val="0"/>
          <w:marTop w:val="0"/>
          <w:marBottom w:val="0"/>
          <w:divBdr>
            <w:top w:val="none" w:sz="0" w:space="0" w:color="auto"/>
            <w:left w:val="none" w:sz="0" w:space="0" w:color="auto"/>
            <w:bottom w:val="none" w:sz="0" w:space="0" w:color="auto"/>
            <w:right w:val="none" w:sz="0" w:space="0" w:color="auto"/>
          </w:divBdr>
        </w:div>
        <w:div w:id="1673294753">
          <w:marLeft w:val="640"/>
          <w:marRight w:val="0"/>
          <w:marTop w:val="0"/>
          <w:marBottom w:val="0"/>
          <w:divBdr>
            <w:top w:val="none" w:sz="0" w:space="0" w:color="auto"/>
            <w:left w:val="none" w:sz="0" w:space="0" w:color="auto"/>
            <w:bottom w:val="none" w:sz="0" w:space="0" w:color="auto"/>
            <w:right w:val="none" w:sz="0" w:space="0" w:color="auto"/>
          </w:divBdr>
        </w:div>
        <w:div w:id="1678652414">
          <w:marLeft w:val="640"/>
          <w:marRight w:val="0"/>
          <w:marTop w:val="0"/>
          <w:marBottom w:val="0"/>
          <w:divBdr>
            <w:top w:val="none" w:sz="0" w:space="0" w:color="auto"/>
            <w:left w:val="none" w:sz="0" w:space="0" w:color="auto"/>
            <w:bottom w:val="none" w:sz="0" w:space="0" w:color="auto"/>
            <w:right w:val="none" w:sz="0" w:space="0" w:color="auto"/>
          </w:divBdr>
        </w:div>
        <w:div w:id="1685932576">
          <w:marLeft w:val="640"/>
          <w:marRight w:val="0"/>
          <w:marTop w:val="0"/>
          <w:marBottom w:val="0"/>
          <w:divBdr>
            <w:top w:val="none" w:sz="0" w:space="0" w:color="auto"/>
            <w:left w:val="none" w:sz="0" w:space="0" w:color="auto"/>
            <w:bottom w:val="none" w:sz="0" w:space="0" w:color="auto"/>
            <w:right w:val="none" w:sz="0" w:space="0" w:color="auto"/>
          </w:divBdr>
        </w:div>
        <w:div w:id="1701053563">
          <w:marLeft w:val="640"/>
          <w:marRight w:val="0"/>
          <w:marTop w:val="0"/>
          <w:marBottom w:val="0"/>
          <w:divBdr>
            <w:top w:val="none" w:sz="0" w:space="0" w:color="auto"/>
            <w:left w:val="none" w:sz="0" w:space="0" w:color="auto"/>
            <w:bottom w:val="none" w:sz="0" w:space="0" w:color="auto"/>
            <w:right w:val="none" w:sz="0" w:space="0" w:color="auto"/>
          </w:divBdr>
        </w:div>
        <w:div w:id="1731493818">
          <w:marLeft w:val="640"/>
          <w:marRight w:val="0"/>
          <w:marTop w:val="0"/>
          <w:marBottom w:val="0"/>
          <w:divBdr>
            <w:top w:val="none" w:sz="0" w:space="0" w:color="auto"/>
            <w:left w:val="none" w:sz="0" w:space="0" w:color="auto"/>
            <w:bottom w:val="none" w:sz="0" w:space="0" w:color="auto"/>
            <w:right w:val="none" w:sz="0" w:space="0" w:color="auto"/>
          </w:divBdr>
        </w:div>
        <w:div w:id="1766148191">
          <w:marLeft w:val="640"/>
          <w:marRight w:val="0"/>
          <w:marTop w:val="0"/>
          <w:marBottom w:val="0"/>
          <w:divBdr>
            <w:top w:val="none" w:sz="0" w:space="0" w:color="auto"/>
            <w:left w:val="none" w:sz="0" w:space="0" w:color="auto"/>
            <w:bottom w:val="none" w:sz="0" w:space="0" w:color="auto"/>
            <w:right w:val="none" w:sz="0" w:space="0" w:color="auto"/>
          </w:divBdr>
        </w:div>
        <w:div w:id="1769082400">
          <w:marLeft w:val="640"/>
          <w:marRight w:val="0"/>
          <w:marTop w:val="0"/>
          <w:marBottom w:val="0"/>
          <w:divBdr>
            <w:top w:val="none" w:sz="0" w:space="0" w:color="auto"/>
            <w:left w:val="none" w:sz="0" w:space="0" w:color="auto"/>
            <w:bottom w:val="none" w:sz="0" w:space="0" w:color="auto"/>
            <w:right w:val="none" w:sz="0" w:space="0" w:color="auto"/>
          </w:divBdr>
        </w:div>
        <w:div w:id="1773043605">
          <w:marLeft w:val="640"/>
          <w:marRight w:val="0"/>
          <w:marTop w:val="0"/>
          <w:marBottom w:val="0"/>
          <w:divBdr>
            <w:top w:val="none" w:sz="0" w:space="0" w:color="auto"/>
            <w:left w:val="none" w:sz="0" w:space="0" w:color="auto"/>
            <w:bottom w:val="none" w:sz="0" w:space="0" w:color="auto"/>
            <w:right w:val="none" w:sz="0" w:space="0" w:color="auto"/>
          </w:divBdr>
        </w:div>
        <w:div w:id="1775133606">
          <w:marLeft w:val="640"/>
          <w:marRight w:val="0"/>
          <w:marTop w:val="0"/>
          <w:marBottom w:val="0"/>
          <w:divBdr>
            <w:top w:val="none" w:sz="0" w:space="0" w:color="auto"/>
            <w:left w:val="none" w:sz="0" w:space="0" w:color="auto"/>
            <w:bottom w:val="none" w:sz="0" w:space="0" w:color="auto"/>
            <w:right w:val="none" w:sz="0" w:space="0" w:color="auto"/>
          </w:divBdr>
        </w:div>
        <w:div w:id="1776175192">
          <w:marLeft w:val="640"/>
          <w:marRight w:val="0"/>
          <w:marTop w:val="0"/>
          <w:marBottom w:val="0"/>
          <w:divBdr>
            <w:top w:val="none" w:sz="0" w:space="0" w:color="auto"/>
            <w:left w:val="none" w:sz="0" w:space="0" w:color="auto"/>
            <w:bottom w:val="none" w:sz="0" w:space="0" w:color="auto"/>
            <w:right w:val="none" w:sz="0" w:space="0" w:color="auto"/>
          </w:divBdr>
        </w:div>
        <w:div w:id="1780106111">
          <w:marLeft w:val="640"/>
          <w:marRight w:val="0"/>
          <w:marTop w:val="0"/>
          <w:marBottom w:val="0"/>
          <w:divBdr>
            <w:top w:val="none" w:sz="0" w:space="0" w:color="auto"/>
            <w:left w:val="none" w:sz="0" w:space="0" w:color="auto"/>
            <w:bottom w:val="none" w:sz="0" w:space="0" w:color="auto"/>
            <w:right w:val="none" w:sz="0" w:space="0" w:color="auto"/>
          </w:divBdr>
        </w:div>
        <w:div w:id="1799687127">
          <w:marLeft w:val="640"/>
          <w:marRight w:val="0"/>
          <w:marTop w:val="0"/>
          <w:marBottom w:val="0"/>
          <w:divBdr>
            <w:top w:val="none" w:sz="0" w:space="0" w:color="auto"/>
            <w:left w:val="none" w:sz="0" w:space="0" w:color="auto"/>
            <w:bottom w:val="none" w:sz="0" w:space="0" w:color="auto"/>
            <w:right w:val="none" w:sz="0" w:space="0" w:color="auto"/>
          </w:divBdr>
        </w:div>
        <w:div w:id="1811626296">
          <w:marLeft w:val="640"/>
          <w:marRight w:val="0"/>
          <w:marTop w:val="0"/>
          <w:marBottom w:val="0"/>
          <w:divBdr>
            <w:top w:val="none" w:sz="0" w:space="0" w:color="auto"/>
            <w:left w:val="none" w:sz="0" w:space="0" w:color="auto"/>
            <w:bottom w:val="none" w:sz="0" w:space="0" w:color="auto"/>
            <w:right w:val="none" w:sz="0" w:space="0" w:color="auto"/>
          </w:divBdr>
        </w:div>
        <w:div w:id="1878590185">
          <w:marLeft w:val="640"/>
          <w:marRight w:val="0"/>
          <w:marTop w:val="0"/>
          <w:marBottom w:val="0"/>
          <w:divBdr>
            <w:top w:val="none" w:sz="0" w:space="0" w:color="auto"/>
            <w:left w:val="none" w:sz="0" w:space="0" w:color="auto"/>
            <w:bottom w:val="none" w:sz="0" w:space="0" w:color="auto"/>
            <w:right w:val="none" w:sz="0" w:space="0" w:color="auto"/>
          </w:divBdr>
        </w:div>
        <w:div w:id="1890457697">
          <w:marLeft w:val="640"/>
          <w:marRight w:val="0"/>
          <w:marTop w:val="0"/>
          <w:marBottom w:val="0"/>
          <w:divBdr>
            <w:top w:val="none" w:sz="0" w:space="0" w:color="auto"/>
            <w:left w:val="none" w:sz="0" w:space="0" w:color="auto"/>
            <w:bottom w:val="none" w:sz="0" w:space="0" w:color="auto"/>
            <w:right w:val="none" w:sz="0" w:space="0" w:color="auto"/>
          </w:divBdr>
        </w:div>
        <w:div w:id="1931230836">
          <w:marLeft w:val="640"/>
          <w:marRight w:val="0"/>
          <w:marTop w:val="0"/>
          <w:marBottom w:val="0"/>
          <w:divBdr>
            <w:top w:val="none" w:sz="0" w:space="0" w:color="auto"/>
            <w:left w:val="none" w:sz="0" w:space="0" w:color="auto"/>
            <w:bottom w:val="none" w:sz="0" w:space="0" w:color="auto"/>
            <w:right w:val="none" w:sz="0" w:space="0" w:color="auto"/>
          </w:divBdr>
        </w:div>
        <w:div w:id="1935748225">
          <w:marLeft w:val="640"/>
          <w:marRight w:val="0"/>
          <w:marTop w:val="0"/>
          <w:marBottom w:val="0"/>
          <w:divBdr>
            <w:top w:val="none" w:sz="0" w:space="0" w:color="auto"/>
            <w:left w:val="none" w:sz="0" w:space="0" w:color="auto"/>
            <w:bottom w:val="none" w:sz="0" w:space="0" w:color="auto"/>
            <w:right w:val="none" w:sz="0" w:space="0" w:color="auto"/>
          </w:divBdr>
        </w:div>
        <w:div w:id="1954626497">
          <w:marLeft w:val="640"/>
          <w:marRight w:val="0"/>
          <w:marTop w:val="0"/>
          <w:marBottom w:val="0"/>
          <w:divBdr>
            <w:top w:val="none" w:sz="0" w:space="0" w:color="auto"/>
            <w:left w:val="none" w:sz="0" w:space="0" w:color="auto"/>
            <w:bottom w:val="none" w:sz="0" w:space="0" w:color="auto"/>
            <w:right w:val="none" w:sz="0" w:space="0" w:color="auto"/>
          </w:divBdr>
        </w:div>
        <w:div w:id="1954748247">
          <w:marLeft w:val="640"/>
          <w:marRight w:val="0"/>
          <w:marTop w:val="0"/>
          <w:marBottom w:val="0"/>
          <w:divBdr>
            <w:top w:val="none" w:sz="0" w:space="0" w:color="auto"/>
            <w:left w:val="none" w:sz="0" w:space="0" w:color="auto"/>
            <w:bottom w:val="none" w:sz="0" w:space="0" w:color="auto"/>
            <w:right w:val="none" w:sz="0" w:space="0" w:color="auto"/>
          </w:divBdr>
        </w:div>
        <w:div w:id="1957175995">
          <w:marLeft w:val="640"/>
          <w:marRight w:val="0"/>
          <w:marTop w:val="0"/>
          <w:marBottom w:val="0"/>
          <w:divBdr>
            <w:top w:val="none" w:sz="0" w:space="0" w:color="auto"/>
            <w:left w:val="none" w:sz="0" w:space="0" w:color="auto"/>
            <w:bottom w:val="none" w:sz="0" w:space="0" w:color="auto"/>
            <w:right w:val="none" w:sz="0" w:space="0" w:color="auto"/>
          </w:divBdr>
        </w:div>
        <w:div w:id="1979452524">
          <w:marLeft w:val="640"/>
          <w:marRight w:val="0"/>
          <w:marTop w:val="0"/>
          <w:marBottom w:val="0"/>
          <w:divBdr>
            <w:top w:val="none" w:sz="0" w:space="0" w:color="auto"/>
            <w:left w:val="none" w:sz="0" w:space="0" w:color="auto"/>
            <w:bottom w:val="none" w:sz="0" w:space="0" w:color="auto"/>
            <w:right w:val="none" w:sz="0" w:space="0" w:color="auto"/>
          </w:divBdr>
        </w:div>
        <w:div w:id="2001738385">
          <w:marLeft w:val="640"/>
          <w:marRight w:val="0"/>
          <w:marTop w:val="0"/>
          <w:marBottom w:val="0"/>
          <w:divBdr>
            <w:top w:val="none" w:sz="0" w:space="0" w:color="auto"/>
            <w:left w:val="none" w:sz="0" w:space="0" w:color="auto"/>
            <w:bottom w:val="none" w:sz="0" w:space="0" w:color="auto"/>
            <w:right w:val="none" w:sz="0" w:space="0" w:color="auto"/>
          </w:divBdr>
        </w:div>
        <w:div w:id="2002464486">
          <w:marLeft w:val="640"/>
          <w:marRight w:val="0"/>
          <w:marTop w:val="0"/>
          <w:marBottom w:val="0"/>
          <w:divBdr>
            <w:top w:val="none" w:sz="0" w:space="0" w:color="auto"/>
            <w:left w:val="none" w:sz="0" w:space="0" w:color="auto"/>
            <w:bottom w:val="none" w:sz="0" w:space="0" w:color="auto"/>
            <w:right w:val="none" w:sz="0" w:space="0" w:color="auto"/>
          </w:divBdr>
        </w:div>
        <w:div w:id="2027831313">
          <w:marLeft w:val="640"/>
          <w:marRight w:val="0"/>
          <w:marTop w:val="0"/>
          <w:marBottom w:val="0"/>
          <w:divBdr>
            <w:top w:val="none" w:sz="0" w:space="0" w:color="auto"/>
            <w:left w:val="none" w:sz="0" w:space="0" w:color="auto"/>
            <w:bottom w:val="none" w:sz="0" w:space="0" w:color="auto"/>
            <w:right w:val="none" w:sz="0" w:space="0" w:color="auto"/>
          </w:divBdr>
        </w:div>
        <w:div w:id="2032604695">
          <w:marLeft w:val="640"/>
          <w:marRight w:val="0"/>
          <w:marTop w:val="0"/>
          <w:marBottom w:val="0"/>
          <w:divBdr>
            <w:top w:val="none" w:sz="0" w:space="0" w:color="auto"/>
            <w:left w:val="none" w:sz="0" w:space="0" w:color="auto"/>
            <w:bottom w:val="none" w:sz="0" w:space="0" w:color="auto"/>
            <w:right w:val="none" w:sz="0" w:space="0" w:color="auto"/>
          </w:divBdr>
        </w:div>
        <w:div w:id="2051876490">
          <w:marLeft w:val="640"/>
          <w:marRight w:val="0"/>
          <w:marTop w:val="0"/>
          <w:marBottom w:val="0"/>
          <w:divBdr>
            <w:top w:val="none" w:sz="0" w:space="0" w:color="auto"/>
            <w:left w:val="none" w:sz="0" w:space="0" w:color="auto"/>
            <w:bottom w:val="none" w:sz="0" w:space="0" w:color="auto"/>
            <w:right w:val="none" w:sz="0" w:space="0" w:color="auto"/>
          </w:divBdr>
        </w:div>
        <w:div w:id="2110269558">
          <w:marLeft w:val="640"/>
          <w:marRight w:val="0"/>
          <w:marTop w:val="0"/>
          <w:marBottom w:val="0"/>
          <w:divBdr>
            <w:top w:val="none" w:sz="0" w:space="0" w:color="auto"/>
            <w:left w:val="none" w:sz="0" w:space="0" w:color="auto"/>
            <w:bottom w:val="none" w:sz="0" w:space="0" w:color="auto"/>
            <w:right w:val="none" w:sz="0" w:space="0" w:color="auto"/>
          </w:divBdr>
        </w:div>
      </w:divsChild>
    </w:div>
    <w:div w:id="1744109608">
      <w:bodyDiv w:val="1"/>
      <w:marLeft w:val="0"/>
      <w:marRight w:val="0"/>
      <w:marTop w:val="0"/>
      <w:marBottom w:val="0"/>
      <w:divBdr>
        <w:top w:val="none" w:sz="0" w:space="0" w:color="auto"/>
        <w:left w:val="none" w:sz="0" w:space="0" w:color="auto"/>
        <w:bottom w:val="none" w:sz="0" w:space="0" w:color="auto"/>
        <w:right w:val="none" w:sz="0" w:space="0" w:color="auto"/>
      </w:divBdr>
      <w:divsChild>
        <w:div w:id="1977216">
          <w:marLeft w:val="640"/>
          <w:marRight w:val="0"/>
          <w:marTop w:val="0"/>
          <w:marBottom w:val="0"/>
          <w:divBdr>
            <w:top w:val="none" w:sz="0" w:space="0" w:color="auto"/>
            <w:left w:val="none" w:sz="0" w:space="0" w:color="auto"/>
            <w:bottom w:val="none" w:sz="0" w:space="0" w:color="auto"/>
            <w:right w:val="none" w:sz="0" w:space="0" w:color="auto"/>
          </w:divBdr>
        </w:div>
        <w:div w:id="59406898">
          <w:marLeft w:val="640"/>
          <w:marRight w:val="0"/>
          <w:marTop w:val="0"/>
          <w:marBottom w:val="0"/>
          <w:divBdr>
            <w:top w:val="none" w:sz="0" w:space="0" w:color="auto"/>
            <w:left w:val="none" w:sz="0" w:space="0" w:color="auto"/>
            <w:bottom w:val="none" w:sz="0" w:space="0" w:color="auto"/>
            <w:right w:val="none" w:sz="0" w:space="0" w:color="auto"/>
          </w:divBdr>
        </w:div>
        <w:div w:id="67462352">
          <w:marLeft w:val="640"/>
          <w:marRight w:val="0"/>
          <w:marTop w:val="0"/>
          <w:marBottom w:val="0"/>
          <w:divBdr>
            <w:top w:val="none" w:sz="0" w:space="0" w:color="auto"/>
            <w:left w:val="none" w:sz="0" w:space="0" w:color="auto"/>
            <w:bottom w:val="none" w:sz="0" w:space="0" w:color="auto"/>
            <w:right w:val="none" w:sz="0" w:space="0" w:color="auto"/>
          </w:divBdr>
        </w:div>
        <w:div w:id="94835788">
          <w:marLeft w:val="640"/>
          <w:marRight w:val="0"/>
          <w:marTop w:val="0"/>
          <w:marBottom w:val="0"/>
          <w:divBdr>
            <w:top w:val="none" w:sz="0" w:space="0" w:color="auto"/>
            <w:left w:val="none" w:sz="0" w:space="0" w:color="auto"/>
            <w:bottom w:val="none" w:sz="0" w:space="0" w:color="auto"/>
            <w:right w:val="none" w:sz="0" w:space="0" w:color="auto"/>
          </w:divBdr>
        </w:div>
        <w:div w:id="107697869">
          <w:marLeft w:val="640"/>
          <w:marRight w:val="0"/>
          <w:marTop w:val="0"/>
          <w:marBottom w:val="0"/>
          <w:divBdr>
            <w:top w:val="none" w:sz="0" w:space="0" w:color="auto"/>
            <w:left w:val="none" w:sz="0" w:space="0" w:color="auto"/>
            <w:bottom w:val="none" w:sz="0" w:space="0" w:color="auto"/>
            <w:right w:val="none" w:sz="0" w:space="0" w:color="auto"/>
          </w:divBdr>
        </w:div>
        <w:div w:id="147065260">
          <w:marLeft w:val="640"/>
          <w:marRight w:val="0"/>
          <w:marTop w:val="0"/>
          <w:marBottom w:val="0"/>
          <w:divBdr>
            <w:top w:val="none" w:sz="0" w:space="0" w:color="auto"/>
            <w:left w:val="none" w:sz="0" w:space="0" w:color="auto"/>
            <w:bottom w:val="none" w:sz="0" w:space="0" w:color="auto"/>
            <w:right w:val="none" w:sz="0" w:space="0" w:color="auto"/>
          </w:divBdr>
        </w:div>
        <w:div w:id="147208207">
          <w:marLeft w:val="640"/>
          <w:marRight w:val="0"/>
          <w:marTop w:val="0"/>
          <w:marBottom w:val="0"/>
          <w:divBdr>
            <w:top w:val="none" w:sz="0" w:space="0" w:color="auto"/>
            <w:left w:val="none" w:sz="0" w:space="0" w:color="auto"/>
            <w:bottom w:val="none" w:sz="0" w:space="0" w:color="auto"/>
            <w:right w:val="none" w:sz="0" w:space="0" w:color="auto"/>
          </w:divBdr>
        </w:div>
        <w:div w:id="203444645">
          <w:marLeft w:val="640"/>
          <w:marRight w:val="0"/>
          <w:marTop w:val="0"/>
          <w:marBottom w:val="0"/>
          <w:divBdr>
            <w:top w:val="none" w:sz="0" w:space="0" w:color="auto"/>
            <w:left w:val="none" w:sz="0" w:space="0" w:color="auto"/>
            <w:bottom w:val="none" w:sz="0" w:space="0" w:color="auto"/>
            <w:right w:val="none" w:sz="0" w:space="0" w:color="auto"/>
          </w:divBdr>
        </w:div>
        <w:div w:id="236794804">
          <w:marLeft w:val="640"/>
          <w:marRight w:val="0"/>
          <w:marTop w:val="0"/>
          <w:marBottom w:val="0"/>
          <w:divBdr>
            <w:top w:val="none" w:sz="0" w:space="0" w:color="auto"/>
            <w:left w:val="none" w:sz="0" w:space="0" w:color="auto"/>
            <w:bottom w:val="none" w:sz="0" w:space="0" w:color="auto"/>
            <w:right w:val="none" w:sz="0" w:space="0" w:color="auto"/>
          </w:divBdr>
        </w:div>
        <w:div w:id="274409519">
          <w:marLeft w:val="640"/>
          <w:marRight w:val="0"/>
          <w:marTop w:val="0"/>
          <w:marBottom w:val="0"/>
          <w:divBdr>
            <w:top w:val="none" w:sz="0" w:space="0" w:color="auto"/>
            <w:left w:val="none" w:sz="0" w:space="0" w:color="auto"/>
            <w:bottom w:val="none" w:sz="0" w:space="0" w:color="auto"/>
            <w:right w:val="none" w:sz="0" w:space="0" w:color="auto"/>
          </w:divBdr>
        </w:div>
        <w:div w:id="332807590">
          <w:marLeft w:val="640"/>
          <w:marRight w:val="0"/>
          <w:marTop w:val="0"/>
          <w:marBottom w:val="0"/>
          <w:divBdr>
            <w:top w:val="none" w:sz="0" w:space="0" w:color="auto"/>
            <w:left w:val="none" w:sz="0" w:space="0" w:color="auto"/>
            <w:bottom w:val="none" w:sz="0" w:space="0" w:color="auto"/>
            <w:right w:val="none" w:sz="0" w:space="0" w:color="auto"/>
          </w:divBdr>
        </w:div>
        <w:div w:id="348720831">
          <w:marLeft w:val="640"/>
          <w:marRight w:val="0"/>
          <w:marTop w:val="0"/>
          <w:marBottom w:val="0"/>
          <w:divBdr>
            <w:top w:val="none" w:sz="0" w:space="0" w:color="auto"/>
            <w:left w:val="none" w:sz="0" w:space="0" w:color="auto"/>
            <w:bottom w:val="none" w:sz="0" w:space="0" w:color="auto"/>
            <w:right w:val="none" w:sz="0" w:space="0" w:color="auto"/>
          </w:divBdr>
        </w:div>
        <w:div w:id="388695773">
          <w:marLeft w:val="640"/>
          <w:marRight w:val="0"/>
          <w:marTop w:val="0"/>
          <w:marBottom w:val="0"/>
          <w:divBdr>
            <w:top w:val="none" w:sz="0" w:space="0" w:color="auto"/>
            <w:left w:val="none" w:sz="0" w:space="0" w:color="auto"/>
            <w:bottom w:val="none" w:sz="0" w:space="0" w:color="auto"/>
            <w:right w:val="none" w:sz="0" w:space="0" w:color="auto"/>
          </w:divBdr>
        </w:div>
        <w:div w:id="420372115">
          <w:marLeft w:val="640"/>
          <w:marRight w:val="0"/>
          <w:marTop w:val="0"/>
          <w:marBottom w:val="0"/>
          <w:divBdr>
            <w:top w:val="none" w:sz="0" w:space="0" w:color="auto"/>
            <w:left w:val="none" w:sz="0" w:space="0" w:color="auto"/>
            <w:bottom w:val="none" w:sz="0" w:space="0" w:color="auto"/>
            <w:right w:val="none" w:sz="0" w:space="0" w:color="auto"/>
          </w:divBdr>
        </w:div>
        <w:div w:id="422066700">
          <w:marLeft w:val="640"/>
          <w:marRight w:val="0"/>
          <w:marTop w:val="0"/>
          <w:marBottom w:val="0"/>
          <w:divBdr>
            <w:top w:val="none" w:sz="0" w:space="0" w:color="auto"/>
            <w:left w:val="none" w:sz="0" w:space="0" w:color="auto"/>
            <w:bottom w:val="none" w:sz="0" w:space="0" w:color="auto"/>
            <w:right w:val="none" w:sz="0" w:space="0" w:color="auto"/>
          </w:divBdr>
        </w:div>
        <w:div w:id="445124498">
          <w:marLeft w:val="640"/>
          <w:marRight w:val="0"/>
          <w:marTop w:val="0"/>
          <w:marBottom w:val="0"/>
          <w:divBdr>
            <w:top w:val="none" w:sz="0" w:space="0" w:color="auto"/>
            <w:left w:val="none" w:sz="0" w:space="0" w:color="auto"/>
            <w:bottom w:val="none" w:sz="0" w:space="0" w:color="auto"/>
            <w:right w:val="none" w:sz="0" w:space="0" w:color="auto"/>
          </w:divBdr>
        </w:div>
        <w:div w:id="449739428">
          <w:marLeft w:val="640"/>
          <w:marRight w:val="0"/>
          <w:marTop w:val="0"/>
          <w:marBottom w:val="0"/>
          <w:divBdr>
            <w:top w:val="none" w:sz="0" w:space="0" w:color="auto"/>
            <w:left w:val="none" w:sz="0" w:space="0" w:color="auto"/>
            <w:bottom w:val="none" w:sz="0" w:space="0" w:color="auto"/>
            <w:right w:val="none" w:sz="0" w:space="0" w:color="auto"/>
          </w:divBdr>
        </w:div>
        <w:div w:id="460537641">
          <w:marLeft w:val="640"/>
          <w:marRight w:val="0"/>
          <w:marTop w:val="0"/>
          <w:marBottom w:val="0"/>
          <w:divBdr>
            <w:top w:val="none" w:sz="0" w:space="0" w:color="auto"/>
            <w:left w:val="none" w:sz="0" w:space="0" w:color="auto"/>
            <w:bottom w:val="none" w:sz="0" w:space="0" w:color="auto"/>
            <w:right w:val="none" w:sz="0" w:space="0" w:color="auto"/>
          </w:divBdr>
        </w:div>
        <w:div w:id="468087207">
          <w:marLeft w:val="640"/>
          <w:marRight w:val="0"/>
          <w:marTop w:val="0"/>
          <w:marBottom w:val="0"/>
          <w:divBdr>
            <w:top w:val="none" w:sz="0" w:space="0" w:color="auto"/>
            <w:left w:val="none" w:sz="0" w:space="0" w:color="auto"/>
            <w:bottom w:val="none" w:sz="0" w:space="0" w:color="auto"/>
            <w:right w:val="none" w:sz="0" w:space="0" w:color="auto"/>
          </w:divBdr>
        </w:div>
        <w:div w:id="472134871">
          <w:marLeft w:val="640"/>
          <w:marRight w:val="0"/>
          <w:marTop w:val="0"/>
          <w:marBottom w:val="0"/>
          <w:divBdr>
            <w:top w:val="none" w:sz="0" w:space="0" w:color="auto"/>
            <w:left w:val="none" w:sz="0" w:space="0" w:color="auto"/>
            <w:bottom w:val="none" w:sz="0" w:space="0" w:color="auto"/>
            <w:right w:val="none" w:sz="0" w:space="0" w:color="auto"/>
          </w:divBdr>
        </w:div>
        <w:div w:id="474025701">
          <w:marLeft w:val="640"/>
          <w:marRight w:val="0"/>
          <w:marTop w:val="0"/>
          <w:marBottom w:val="0"/>
          <w:divBdr>
            <w:top w:val="none" w:sz="0" w:space="0" w:color="auto"/>
            <w:left w:val="none" w:sz="0" w:space="0" w:color="auto"/>
            <w:bottom w:val="none" w:sz="0" w:space="0" w:color="auto"/>
            <w:right w:val="none" w:sz="0" w:space="0" w:color="auto"/>
          </w:divBdr>
        </w:div>
        <w:div w:id="523136941">
          <w:marLeft w:val="640"/>
          <w:marRight w:val="0"/>
          <w:marTop w:val="0"/>
          <w:marBottom w:val="0"/>
          <w:divBdr>
            <w:top w:val="none" w:sz="0" w:space="0" w:color="auto"/>
            <w:left w:val="none" w:sz="0" w:space="0" w:color="auto"/>
            <w:bottom w:val="none" w:sz="0" w:space="0" w:color="auto"/>
            <w:right w:val="none" w:sz="0" w:space="0" w:color="auto"/>
          </w:divBdr>
        </w:div>
        <w:div w:id="526527157">
          <w:marLeft w:val="640"/>
          <w:marRight w:val="0"/>
          <w:marTop w:val="0"/>
          <w:marBottom w:val="0"/>
          <w:divBdr>
            <w:top w:val="none" w:sz="0" w:space="0" w:color="auto"/>
            <w:left w:val="none" w:sz="0" w:space="0" w:color="auto"/>
            <w:bottom w:val="none" w:sz="0" w:space="0" w:color="auto"/>
            <w:right w:val="none" w:sz="0" w:space="0" w:color="auto"/>
          </w:divBdr>
        </w:div>
        <w:div w:id="547110077">
          <w:marLeft w:val="640"/>
          <w:marRight w:val="0"/>
          <w:marTop w:val="0"/>
          <w:marBottom w:val="0"/>
          <w:divBdr>
            <w:top w:val="none" w:sz="0" w:space="0" w:color="auto"/>
            <w:left w:val="none" w:sz="0" w:space="0" w:color="auto"/>
            <w:bottom w:val="none" w:sz="0" w:space="0" w:color="auto"/>
            <w:right w:val="none" w:sz="0" w:space="0" w:color="auto"/>
          </w:divBdr>
        </w:div>
        <w:div w:id="553665310">
          <w:marLeft w:val="640"/>
          <w:marRight w:val="0"/>
          <w:marTop w:val="0"/>
          <w:marBottom w:val="0"/>
          <w:divBdr>
            <w:top w:val="none" w:sz="0" w:space="0" w:color="auto"/>
            <w:left w:val="none" w:sz="0" w:space="0" w:color="auto"/>
            <w:bottom w:val="none" w:sz="0" w:space="0" w:color="auto"/>
            <w:right w:val="none" w:sz="0" w:space="0" w:color="auto"/>
          </w:divBdr>
        </w:div>
        <w:div w:id="572666844">
          <w:marLeft w:val="640"/>
          <w:marRight w:val="0"/>
          <w:marTop w:val="0"/>
          <w:marBottom w:val="0"/>
          <w:divBdr>
            <w:top w:val="none" w:sz="0" w:space="0" w:color="auto"/>
            <w:left w:val="none" w:sz="0" w:space="0" w:color="auto"/>
            <w:bottom w:val="none" w:sz="0" w:space="0" w:color="auto"/>
            <w:right w:val="none" w:sz="0" w:space="0" w:color="auto"/>
          </w:divBdr>
        </w:div>
        <w:div w:id="582837979">
          <w:marLeft w:val="640"/>
          <w:marRight w:val="0"/>
          <w:marTop w:val="0"/>
          <w:marBottom w:val="0"/>
          <w:divBdr>
            <w:top w:val="none" w:sz="0" w:space="0" w:color="auto"/>
            <w:left w:val="none" w:sz="0" w:space="0" w:color="auto"/>
            <w:bottom w:val="none" w:sz="0" w:space="0" w:color="auto"/>
            <w:right w:val="none" w:sz="0" w:space="0" w:color="auto"/>
          </w:divBdr>
        </w:div>
        <w:div w:id="598097549">
          <w:marLeft w:val="640"/>
          <w:marRight w:val="0"/>
          <w:marTop w:val="0"/>
          <w:marBottom w:val="0"/>
          <w:divBdr>
            <w:top w:val="none" w:sz="0" w:space="0" w:color="auto"/>
            <w:left w:val="none" w:sz="0" w:space="0" w:color="auto"/>
            <w:bottom w:val="none" w:sz="0" w:space="0" w:color="auto"/>
            <w:right w:val="none" w:sz="0" w:space="0" w:color="auto"/>
          </w:divBdr>
        </w:div>
        <w:div w:id="610092171">
          <w:marLeft w:val="640"/>
          <w:marRight w:val="0"/>
          <w:marTop w:val="0"/>
          <w:marBottom w:val="0"/>
          <w:divBdr>
            <w:top w:val="none" w:sz="0" w:space="0" w:color="auto"/>
            <w:left w:val="none" w:sz="0" w:space="0" w:color="auto"/>
            <w:bottom w:val="none" w:sz="0" w:space="0" w:color="auto"/>
            <w:right w:val="none" w:sz="0" w:space="0" w:color="auto"/>
          </w:divBdr>
        </w:div>
        <w:div w:id="626162635">
          <w:marLeft w:val="640"/>
          <w:marRight w:val="0"/>
          <w:marTop w:val="0"/>
          <w:marBottom w:val="0"/>
          <w:divBdr>
            <w:top w:val="none" w:sz="0" w:space="0" w:color="auto"/>
            <w:left w:val="none" w:sz="0" w:space="0" w:color="auto"/>
            <w:bottom w:val="none" w:sz="0" w:space="0" w:color="auto"/>
            <w:right w:val="none" w:sz="0" w:space="0" w:color="auto"/>
          </w:divBdr>
        </w:div>
        <w:div w:id="629364108">
          <w:marLeft w:val="640"/>
          <w:marRight w:val="0"/>
          <w:marTop w:val="0"/>
          <w:marBottom w:val="0"/>
          <w:divBdr>
            <w:top w:val="none" w:sz="0" w:space="0" w:color="auto"/>
            <w:left w:val="none" w:sz="0" w:space="0" w:color="auto"/>
            <w:bottom w:val="none" w:sz="0" w:space="0" w:color="auto"/>
            <w:right w:val="none" w:sz="0" w:space="0" w:color="auto"/>
          </w:divBdr>
        </w:div>
        <w:div w:id="639001953">
          <w:marLeft w:val="640"/>
          <w:marRight w:val="0"/>
          <w:marTop w:val="0"/>
          <w:marBottom w:val="0"/>
          <w:divBdr>
            <w:top w:val="none" w:sz="0" w:space="0" w:color="auto"/>
            <w:left w:val="none" w:sz="0" w:space="0" w:color="auto"/>
            <w:bottom w:val="none" w:sz="0" w:space="0" w:color="auto"/>
            <w:right w:val="none" w:sz="0" w:space="0" w:color="auto"/>
          </w:divBdr>
        </w:div>
        <w:div w:id="664091359">
          <w:marLeft w:val="640"/>
          <w:marRight w:val="0"/>
          <w:marTop w:val="0"/>
          <w:marBottom w:val="0"/>
          <w:divBdr>
            <w:top w:val="none" w:sz="0" w:space="0" w:color="auto"/>
            <w:left w:val="none" w:sz="0" w:space="0" w:color="auto"/>
            <w:bottom w:val="none" w:sz="0" w:space="0" w:color="auto"/>
            <w:right w:val="none" w:sz="0" w:space="0" w:color="auto"/>
          </w:divBdr>
        </w:div>
        <w:div w:id="668142938">
          <w:marLeft w:val="640"/>
          <w:marRight w:val="0"/>
          <w:marTop w:val="0"/>
          <w:marBottom w:val="0"/>
          <w:divBdr>
            <w:top w:val="none" w:sz="0" w:space="0" w:color="auto"/>
            <w:left w:val="none" w:sz="0" w:space="0" w:color="auto"/>
            <w:bottom w:val="none" w:sz="0" w:space="0" w:color="auto"/>
            <w:right w:val="none" w:sz="0" w:space="0" w:color="auto"/>
          </w:divBdr>
        </w:div>
        <w:div w:id="684404524">
          <w:marLeft w:val="640"/>
          <w:marRight w:val="0"/>
          <w:marTop w:val="0"/>
          <w:marBottom w:val="0"/>
          <w:divBdr>
            <w:top w:val="none" w:sz="0" w:space="0" w:color="auto"/>
            <w:left w:val="none" w:sz="0" w:space="0" w:color="auto"/>
            <w:bottom w:val="none" w:sz="0" w:space="0" w:color="auto"/>
            <w:right w:val="none" w:sz="0" w:space="0" w:color="auto"/>
          </w:divBdr>
        </w:div>
        <w:div w:id="694112130">
          <w:marLeft w:val="640"/>
          <w:marRight w:val="0"/>
          <w:marTop w:val="0"/>
          <w:marBottom w:val="0"/>
          <w:divBdr>
            <w:top w:val="none" w:sz="0" w:space="0" w:color="auto"/>
            <w:left w:val="none" w:sz="0" w:space="0" w:color="auto"/>
            <w:bottom w:val="none" w:sz="0" w:space="0" w:color="auto"/>
            <w:right w:val="none" w:sz="0" w:space="0" w:color="auto"/>
          </w:divBdr>
        </w:div>
        <w:div w:id="709305539">
          <w:marLeft w:val="640"/>
          <w:marRight w:val="0"/>
          <w:marTop w:val="0"/>
          <w:marBottom w:val="0"/>
          <w:divBdr>
            <w:top w:val="none" w:sz="0" w:space="0" w:color="auto"/>
            <w:left w:val="none" w:sz="0" w:space="0" w:color="auto"/>
            <w:bottom w:val="none" w:sz="0" w:space="0" w:color="auto"/>
            <w:right w:val="none" w:sz="0" w:space="0" w:color="auto"/>
          </w:divBdr>
        </w:div>
        <w:div w:id="753092424">
          <w:marLeft w:val="640"/>
          <w:marRight w:val="0"/>
          <w:marTop w:val="0"/>
          <w:marBottom w:val="0"/>
          <w:divBdr>
            <w:top w:val="none" w:sz="0" w:space="0" w:color="auto"/>
            <w:left w:val="none" w:sz="0" w:space="0" w:color="auto"/>
            <w:bottom w:val="none" w:sz="0" w:space="0" w:color="auto"/>
            <w:right w:val="none" w:sz="0" w:space="0" w:color="auto"/>
          </w:divBdr>
        </w:div>
        <w:div w:id="773092563">
          <w:marLeft w:val="640"/>
          <w:marRight w:val="0"/>
          <w:marTop w:val="0"/>
          <w:marBottom w:val="0"/>
          <w:divBdr>
            <w:top w:val="none" w:sz="0" w:space="0" w:color="auto"/>
            <w:left w:val="none" w:sz="0" w:space="0" w:color="auto"/>
            <w:bottom w:val="none" w:sz="0" w:space="0" w:color="auto"/>
            <w:right w:val="none" w:sz="0" w:space="0" w:color="auto"/>
          </w:divBdr>
        </w:div>
        <w:div w:id="779565273">
          <w:marLeft w:val="640"/>
          <w:marRight w:val="0"/>
          <w:marTop w:val="0"/>
          <w:marBottom w:val="0"/>
          <w:divBdr>
            <w:top w:val="none" w:sz="0" w:space="0" w:color="auto"/>
            <w:left w:val="none" w:sz="0" w:space="0" w:color="auto"/>
            <w:bottom w:val="none" w:sz="0" w:space="0" w:color="auto"/>
            <w:right w:val="none" w:sz="0" w:space="0" w:color="auto"/>
          </w:divBdr>
        </w:div>
        <w:div w:id="854348090">
          <w:marLeft w:val="640"/>
          <w:marRight w:val="0"/>
          <w:marTop w:val="0"/>
          <w:marBottom w:val="0"/>
          <w:divBdr>
            <w:top w:val="none" w:sz="0" w:space="0" w:color="auto"/>
            <w:left w:val="none" w:sz="0" w:space="0" w:color="auto"/>
            <w:bottom w:val="none" w:sz="0" w:space="0" w:color="auto"/>
            <w:right w:val="none" w:sz="0" w:space="0" w:color="auto"/>
          </w:divBdr>
        </w:div>
        <w:div w:id="861699950">
          <w:marLeft w:val="640"/>
          <w:marRight w:val="0"/>
          <w:marTop w:val="0"/>
          <w:marBottom w:val="0"/>
          <w:divBdr>
            <w:top w:val="none" w:sz="0" w:space="0" w:color="auto"/>
            <w:left w:val="none" w:sz="0" w:space="0" w:color="auto"/>
            <w:bottom w:val="none" w:sz="0" w:space="0" w:color="auto"/>
            <w:right w:val="none" w:sz="0" w:space="0" w:color="auto"/>
          </w:divBdr>
        </w:div>
        <w:div w:id="868030761">
          <w:marLeft w:val="640"/>
          <w:marRight w:val="0"/>
          <w:marTop w:val="0"/>
          <w:marBottom w:val="0"/>
          <w:divBdr>
            <w:top w:val="none" w:sz="0" w:space="0" w:color="auto"/>
            <w:left w:val="none" w:sz="0" w:space="0" w:color="auto"/>
            <w:bottom w:val="none" w:sz="0" w:space="0" w:color="auto"/>
            <w:right w:val="none" w:sz="0" w:space="0" w:color="auto"/>
          </w:divBdr>
        </w:div>
        <w:div w:id="870799181">
          <w:marLeft w:val="640"/>
          <w:marRight w:val="0"/>
          <w:marTop w:val="0"/>
          <w:marBottom w:val="0"/>
          <w:divBdr>
            <w:top w:val="none" w:sz="0" w:space="0" w:color="auto"/>
            <w:left w:val="none" w:sz="0" w:space="0" w:color="auto"/>
            <w:bottom w:val="none" w:sz="0" w:space="0" w:color="auto"/>
            <w:right w:val="none" w:sz="0" w:space="0" w:color="auto"/>
          </w:divBdr>
        </w:div>
        <w:div w:id="924918422">
          <w:marLeft w:val="640"/>
          <w:marRight w:val="0"/>
          <w:marTop w:val="0"/>
          <w:marBottom w:val="0"/>
          <w:divBdr>
            <w:top w:val="none" w:sz="0" w:space="0" w:color="auto"/>
            <w:left w:val="none" w:sz="0" w:space="0" w:color="auto"/>
            <w:bottom w:val="none" w:sz="0" w:space="0" w:color="auto"/>
            <w:right w:val="none" w:sz="0" w:space="0" w:color="auto"/>
          </w:divBdr>
        </w:div>
        <w:div w:id="946083710">
          <w:marLeft w:val="640"/>
          <w:marRight w:val="0"/>
          <w:marTop w:val="0"/>
          <w:marBottom w:val="0"/>
          <w:divBdr>
            <w:top w:val="none" w:sz="0" w:space="0" w:color="auto"/>
            <w:left w:val="none" w:sz="0" w:space="0" w:color="auto"/>
            <w:bottom w:val="none" w:sz="0" w:space="0" w:color="auto"/>
            <w:right w:val="none" w:sz="0" w:space="0" w:color="auto"/>
          </w:divBdr>
        </w:div>
        <w:div w:id="952173559">
          <w:marLeft w:val="640"/>
          <w:marRight w:val="0"/>
          <w:marTop w:val="0"/>
          <w:marBottom w:val="0"/>
          <w:divBdr>
            <w:top w:val="none" w:sz="0" w:space="0" w:color="auto"/>
            <w:left w:val="none" w:sz="0" w:space="0" w:color="auto"/>
            <w:bottom w:val="none" w:sz="0" w:space="0" w:color="auto"/>
            <w:right w:val="none" w:sz="0" w:space="0" w:color="auto"/>
          </w:divBdr>
        </w:div>
        <w:div w:id="956717157">
          <w:marLeft w:val="640"/>
          <w:marRight w:val="0"/>
          <w:marTop w:val="0"/>
          <w:marBottom w:val="0"/>
          <w:divBdr>
            <w:top w:val="none" w:sz="0" w:space="0" w:color="auto"/>
            <w:left w:val="none" w:sz="0" w:space="0" w:color="auto"/>
            <w:bottom w:val="none" w:sz="0" w:space="0" w:color="auto"/>
            <w:right w:val="none" w:sz="0" w:space="0" w:color="auto"/>
          </w:divBdr>
        </w:div>
        <w:div w:id="958992592">
          <w:marLeft w:val="640"/>
          <w:marRight w:val="0"/>
          <w:marTop w:val="0"/>
          <w:marBottom w:val="0"/>
          <w:divBdr>
            <w:top w:val="none" w:sz="0" w:space="0" w:color="auto"/>
            <w:left w:val="none" w:sz="0" w:space="0" w:color="auto"/>
            <w:bottom w:val="none" w:sz="0" w:space="0" w:color="auto"/>
            <w:right w:val="none" w:sz="0" w:space="0" w:color="auto"/>
          </w:divBdr>
        </w:div>
        <w:div w:id="968633911">
          <w:marLeft w:val="640"/>
          <w:marRight w:val="0"/>
          <w:marTop w:val="0"/>
          <w:marBottom w:val="0"/>
          <w:divBdr>
            <w:top w:val="none" w:sz="0" w:space="0" w:color="auto"/>
            <w:left w:val="none" w:sz="0" w:space="0" w:color="auto"/>
            <w:bottom w:val="none" w:sz="0" w:space="0" w:color="auto"/>
            <w:right w:val="none" w:sz="0" w:space="0" w:color="auto"/>
          </w:divBdr>
        </w:div>
        <w:div w:id="1001466451">
          <w:marLeft w:val="640"/>
          <w:marRight w:val="0"/>
          <w:marTop w:val="0"/>
          <w:marBottom w:val="0"/>
          <w:divBdr>
            <w:top w:val="none" w:sz="0" w:space="0" w:color="auto"/>
            <w:left w:val="none" w:sz="0" w:space="0" w:color="auto"/>
            <w:bottom w:val="none" w:sz="0" w:space="0" w:color="auto"/>
            <w:right w:val="none" w:sz="0" w:space="0" w:color="auto"/>
          </w:divBdr>
        </w:div>
        <w:div w:id="1024404912">
          <w:marLeft w:val="640"/>
          <w:marRight w:val="0"/>
          <w:marTop w:val="0"/>
          <w:marBottom w:val="0"/>
          <w:divBdr>
            <w:top w:val="none" w:sz="0" w:space="0" w:color="auto"/>
            <w:left w:val="none" w:sz="0" w:space="0" w:color="auto"/>
            <w:bottom w:val="none" w:sz="0" w:space="0" w:color="auto"/>
            <w:right w:val="none" w:sz="0" w:space="0" w:color="auto"/>
          </w:divBdr>
        </w:div>
        <w:div w:id="1050420374">
          <w:marLeft w:val="640"/>
          <w:marRight w:val="0"/>
          <w:marTop w:val="0"/>
          <w:marBottom w:val="0"/>
          <w:divBdr>
            <w:top w:val="none" w:sz="0" w:space="0" w:color="auto"/>
            <w:left w:val="none" w:sz="0" w:space="0" w:color="auto"/>
            <w:bottom w:val="none" w:sz="0" w:space="0" w:color="auto"/>
            <w:right w:val="none" w:sz="0" w:space="0" w:color="auto"/>
          </w:divBdr>
        </w:div>
        <w:div w:id="1066562187">
          <w:marLeft w:val="640"/>
          <w:marRight w:val="0"/>
          <w:marTop w:val="0"/>
          <w:marBottom w:val="0"/>
          <w:divBdr>
            <w:top w:val="none" w:sz="0" w:space="0" w:color="auto"/>
            <w:left w:val="none" w:sz="0" w:space="0" w:color="auto"/>
            <w:bottom w:val="none" w:sz="0" w:space="0" w:color="auto"/>
            <w:right w:val="none" w:sz="0" w:space="0" w:color="auto"/>
          </w:divBdr>
        </w:div>
        <w:div w:id="1081567435">
          <w:marLeft w:val="640"/>
          <w:marRight w:val="0"/>
          <w:marTop w:val="0"/>
          <w:marBottom w:val="0"/>
          <w:divBdr>
            <w:top w:val="none" w:sz="0" w:space="0" w:color="auto"/>
            <w:left w:val="none" w:sz="0" w:space="0" w:color="auto"/>
            <w:bottom w:val="none" w:sz="0" w:space="0" w:color="auto"/>
            <w:right w:val="none" w:sz="0" w:space="0" w:color="auto"/>
          </w:divBdr>
        </w:div>
        <w:div w:id="1100295447">
          <w:marLeft w:val="640"/>
          <w:marRight w:val="0"/>
          <w:marTop w:val="0"/>
          <w:marBottom w:val="0"/>
          <w:divBdr>
            <w:top w:val="none" w:sz="0" w:space="0" w:color="auto"/>
            <w:left w:val="none" w:sz="0" w:space="0" w:color="auto"/>
            <w:bottom w:val="none" w:sz="0" w:space="0" w:color="auto"/>
            <w:right w:val="none" w:sz="0" w:space="0" w:color="auto"/>
          </w:divBdr>
        </w:div>
        <w:div w:id="1223441868">
          <w:marLeft w:val="640"/>
          <w:marRight w:val="0"/>
          <w:marTop w:val="0"/>
          <w:marBottom w:val="0"/>
          <w:divBdr>
            <w:top w:val="none" w:sz="0" w:space="0" w:color="auto"/>
            <w:left w:val="none" w:sz="0" w:space="0" w:color="auto"/>
            <w:bottom w:val="none" w:sz="0" w:space="0" w:color="auto"/>
            <w:right w:val="none" w:sz="0" w:space="0" w:color="auto"/>
          </w:divBdr>
        </w:div>
        <w:div w:id="1225415280">
          <w:marLeft w:val="640"/>
          <w:marRight w:val="0"/>
          <w:marTop w:val="0"/>
          <w:marBottom w:val="0"/>
          <w:divBdr>
            <w:top w:val="none" w:sz="0" w:space="0" w:color="auto"/>
            <w:left w:val="none" w:sz="0" w:space="0" w:color="auto"/>
            <w:bottom w:val="none" w:sz="0" w:space="0" w:color="auto"/>
            <w:right w:val="none" w:sz="0" w:space="0" w:color="auto"/>
          </w:divBdr>
        </w:div>
        <w:div w:id="1230844574">
          <w:marLeft w:val="640"/>
          <w:marRight w:val="0"/>
          <w:marTop w:val="0"/>
          <w:marBottom w:val="0"/>
          <w:divBdr>
            <w:top w:val="none" w:sz="0" w:space="0" w:color="auto"/>
            <w:left w:val="none" w:sz="0" w:space="0" w:color="auto"/>
            <w:bottom w:val="none" w:sz="0" w:space="0" w:color="auto"/>
            <w:right w:val="none" w:sz="0" w:space="0" w:color="auto"/>
          </w:divBdr>
        </w:div>
        <w:div w:id="1259676852">
          <w:marLeft w:val="640"/>
          <w:marRight w:val="0"/>
          <w:marTop w:val="0"/>
          <w:marBottom w:val="0"/>
          <w:divBdr>
            <w:top w:val="none" w:sz="0" w:space="0" w:color="auto"/>
            <w:left w:val="none" w:sz="0" w:space="0" w:color="auto"/>
            <w:bottom w:val="none" w:sz="0" w:space="0" w:color="auto"/>
            <w:right w:val="none" w:sz="0" w:space="0" w:color="auto"/>
          </w:divBdr>
        </w:div>
        <w:div w:id="1266958178">
          <w:marLeft w:val="640"/>
          <w:marRight w:val="0"/>
          <w:marTop w:val="0"/>
          <w:marBottom w:val="0"/>
          <w:divBdr>
            <w:top w:val="none" w:sz="0" w:space="0" w:color="auto"/>
            <w:left w:val="none" w:sz="0" w:space="0" w:color="auto"/>
            <w:bottom w:val="none" w:sz="0" w:space="0" w:color="auto"/>
            <w:right w:val="none" w:sz="0" w:space="0" w:color="auto"/>
          </w:divBdr>
        </w:div>
        <w:div w:id="1295868529">
          <w:marLeft w:val="640"/>
          <w:marRight w:val="0"/>
          <w:marTop w:val="0"/>
          <w:marBottom w:val="0"/>
          <w:divBdr>
            <w:top w:val="none" w:sz="0" w:space="0" w:color="auto"/>
            <w:left w:val="none" w:sz="0" w:space="0" w:color="auto"/>
            <w:bottom w:val="none" w:sz="0" w:space="0" w:color="auto"/>
            <w:right w:val="none" w:sz="0" w:space="0" w:color="auto"/>
          </w:divBdr>
        </w:div>
        <w:div w:id="1317956914">
          <w:marLeft w:val="640"/>
          <w:marRight w:val="0"/>
          <w:marTop w:val="0"/>
          <w:marBottom w:val="0"/>
          <w:divBdr>
            <w:top w:val="none" w:sz="0" w:space="0" w:color="auto"/>
            <w:left w:val="none" w:sz="0" w:space="0" w:color="auto"/>
            <w:bottom w:val="none" w:sz="0" w:space="0" w:color="auto"/>
            <w:right w:val="none" w:sz="0" w:space="0" w:color="auto"/>
          </w:divBdr>
        </w:div>
        <w:div w:id="1318068310">
          <w:marLeft w:val="640"/>
          <w:marRight w:val="0"/>
          <w:marTop w:val="0"/>
          <w:marBottom w:val="0"/>
          <w:divBdr>
            <w:top w:val="none" w:sz="0" w:space="0" w:color="auto"/>
            <w:left w:val="none" w:sz="0" w:space="0" w:color="auto"/>
            <w:bottom w:val="none" w:sz="0" w:space="0" w:color="auto"/>
            <w:right w:val="none" w:sz="0" w:space="0" w:color="auto"/>
          </w:divBdr>
        </w:div>
        <w:div w:id="1332022920">
          <w:marLeft w:val="640"/>
          <w:marRight w:val="0"/>
          <w:marTop w:val="0"/>
          <w:marBottom w:val="0"/>
          <w:divBdr>
            <w:top w:val="none" w:sz="0" w:space="0" w:color="auto"/>
            <w:left w:val="none" w:sz="0" w:space="0" w:color="auto"/>
            <w:bottom w:val="none" w:sz="0" w:space="0" w:color="auto"/>
            <w:right w:val="none" w:sz="0" w:space="0" w:color="auto"/>
          </w:divBdr>
        </w:div>
        <w:div w:id="1335259960">
          <w:marLeft w:val="640"/>
          <w:marRight w:val="0"/>
          <w:marTop w:val="0"/>
          <w:marBottom w:val="0"/>
          <w:divBdr>
            <w:top w:val="none" w:sz="0" w:space="0" w:color="auto"/>
            <w:left w:val="none" w:sz="0" w:space="0" w:color="auto"/>
            <w:bottom w:val="none" w:sz="0" w:space="0" w:color="auto"/>
            <w:right w:val="none" w:sz="0" w:space="0" w:color="auto"/>
          </w:divBdr>
        </w:div>
        <w:div w:id="1348410187">
          <w:marLeft w:val="640"/>
          <w:marRight w:val="0"/>
          <w:marTop w:val="0"/>
          <w:marBottom w:val="0"/>
          <w:divBdr>
            <w:top w:val="none" w:sz="0" w:space="0" w:color="auto"/>
            <w:left w:val="none" w:sz="0" w:space="0" w:color="auto"/>
            <w:bottom w:val="none" w:sz="0" w:space="0" w:color="auto"/>
            <w:right w:val="none" w:sz="0" w:space="0" w:color="auto"/>
          </w:divBdr>
        </w:div>
        <w:div w:id="1352300835">
          <w:marLeft w:val="640"/>
          <w:marRight w:val="0"/>
          <w:marTop w:val="0"/>
          <w:marBottom w:val="0"/>
          <w:divBdr>
            <w:top w:val="none" w:sz="0" w:space="0" w:color="auto"/>
            <w:left w:val="none" w:sz="0" w:space="0" w:color="auto"/>
            <w:bottom w:val="none" w:sz="0" w:space="0" w:color="auto"/>
            <w:right w:val="none" w:sz="0" w:space="0" w:color="auto"/>
          </w:divBdr>
        </w:div>
        <w:div w:id="1369062465">
          <w:marLeft w:val="640"/>
          <w:marRight w:val="0"/>
          <w:marTop w:val="0"/>
          <w:marBottom w:val="0"/>
          <w:divBdr>
            <w:top w:val="none" w:sz="0" w:space="0" w:color="auto"/>
            <w:left w:val="none" w:sz="0" w:space="0" w:color="auto"/>
            <w:bottom w:val="none" w:sz="0" w:space="0" w:color="auto"/>
            <w:right w:val="none" w:sz="0" w:space="0" w:color="auto"/>
          </w:divBdr>
        </w:div>
        <w:div w:id="1369989912">
          <w:marLeft w:val="640"/>
          <w:marRight w:val="0"/>
          <w:marTop w:val="0"/>
          <w:marBottom w:val="0"/>
          <w:divBdr>
            <w:top w:val="none" w:sz="0" w:space="0" w:color="auto"/>
            <w:left w:val="none" w:sz="0" w:space="0" w:color="auto"/>
            <w:bottom w:val="none" w:sz="0" w:space="0" w:color="auto"/>
            <w:right w:val="none" w:sz="0" w:space="0" w:color="auto"/>
          </w:divBdr>
        </w:div>
        <w:div w:id="1371489253">
          <w:marLeft w:val="640"/>
          <w:marRight w:val="0"/>
          <w:marTop w:val="0"/>
          <w:marBottom w:val="0"/>
          <w:divBdr>
            <w:top w:val="none" w:sz="0" w:space="0" w:color="auto"/>
            <w:left w:val="none" w:sz="0" w:space="0" w:color="auto"/>
            <w:bottom w:val="none" w:sz="0" w:space="0" w:color="auto"/>
            <w:right w:val="none" w:sz="0" w:space="0" w:color="auto"/>
          </w:divBdr>
        </w:div>
        <w:div w:id="1383409631">
          <w:marLeft w:val="640"/>
          <w:marRight w:val="0"/>
          <w:marTop w:val="0"/>
          <w:marBottom w:val="0"/>
          <w:divBdr>
            <w:top w:val="none" w:sz="0" w:space="0" w:color="auto"/>
            <w:left w:val="none" w:sz="0" w:space="0" w:color="auto"/>
            <w:bottom w:val="none" w:sz="0" w:space="0" w:color="auto"/>
            <w:right w:val="none" w:sz="0" w:space="0" w:color="auto"/>
          </w:divBdr>
        </w:div>
        <w:div w:id="1384980691">
          <w:marLeft w:val="640"/>
          <w:marRight w:val="0"/>
          <w:marTop w:val="0"/>
          <w:marBottom w:val="0"/>
          <w:divBdr>
            <w:top w:val="none" w:sz="0" w:space="0" w:color="auto"/>
            <w:left w:val="none" w:sz="0" w:space="0" w:color="auto"/>
            <w:bottom w:val="none" w:sz="0" w:space="0" w:color="auto"/>
            <w:right w:val="none" w:sz="0" w:space="0" w:color="auto"/>
          </w:divBdr>
        </w:div>
        <w:div w:id="1386444680">
          <w:marLeft w:val="640"/>
          <w:marRight w:val="0"/>
          <w:marTop w:val="0"/>
          <w:marBottom w:val="0"/>
          <w:divBdr>
            <w:top w:val="none" w:sz="0" w:space="0" w:color="auto"/>
            <w:left w:val="none" w:sz="0" w:space="0" w:color="auto"/>
            <w:bottom w:val="none" w:sz="0" w:space="0" w:color="auto"/>
            <w:right w:val="none" w:sz="0" w:space="0" w:color="auto"/>
          </w:divBdr>
        </w:div>
        <w:div w:id="1405562895">
          <w:marLeft w:val="640"/>
          <w:marRight w:val="0"/>
          <w:marTop w:val="0"/>
          <w:marBottom w:val="0"/>
          <w:divBdr>
            <w:top w:val="none" w:sz="0" w:space="0" w:color="auto"/>
            <w:left w:val="none" w:sz="0" w:space="0" w:color="auto"/>
            <w:bottom w:val="none" w:sz="0" w:space="0" w:color="auto"/>
            <w:right w:val="none" w:sz="0" w:space="0" w:color="auto"/>
          </w:divBdr>
        </w:div>
        <w:div w:id="1414474774">
          <w:marLeft w:val="640"/>
          <w:marRight w:val="0"/>
          <w:marTop w:val="0"/>
          <w:marBottom w:val="0"/>
          <w:divBdr>
            <w:top w:val="none" w:sz="0" w:space="0" w:color="auto"/>
            <w:left w:val="none" w:sz="0" w:space="0" w:color="auto"/>
            <w:bottom w:val="none" w:sz="0" w:space="0" w:color="auto"/>
            <w:right w:val="none" w:sz="0" w:space="0" w:color="auto"/>
          </w:divBdr>
        </w:div>
        <w:div w:id="1486504384">
          <w:marLeft w:val="640"/>
          <w:marRight w:val="0"/>
          <w:marTop w:val="0"/>
          <w:marBottom w:val="0"/>
          <w:divBdr>
            <w:top w:val="none" w:sz="0" w:space="0" w:color="auto"/>
            <w:left w:val="none" w:sz="0" w:space="0" w:color="auto"/>
            <w:bottom w:val="none" w:sz="0" w:space="0" w:color="auto"/>
            <w:right w:val="none" w:sz="0" w:space="0" w:color="auto"/>
          </w:divBdr>
        </w:div>
        <w:div w:id="1510943972">
          <w:marLeft w:val="640"/>
          <w:marRight w:val="0"/>
          <w:marTop w:val="0"/>
          <w:marBottom w:val="0"/>
          <w:divBdr>
            <w:top w:val="none" w:sz="0" w:space="0" w:color="auto"/>
            <w:left w:val="none" w:sz="0" w:space="0" w:color="auto"/>
            <w:bottom w:val="none" w:sz="0" w:space="0" w:color="auto"/>
            <w:right w:val="none" w:sz="0" w:space="0" w:color="auto"/>
          </w:divBdr>
        </w:div>
        <w:div w:id="1512180618">
          <w:marLeft w:val="640"/>
          <w:marRight w:val="0"/>
          <w:marTop w:val="0"/>
          <w:marBottom w:val="0"/>
          <w:divBdr>
            <w:top w:val="none" w:sz="0" w:space="0" w:color="auto"/>
            <w:left w:val="none" w:sz="0" w:space="0" w:color="auto"/>
            <w:bottom w:val="none" w:sz="0" w:space="0" w:color="auto"/>
            <w:right w:val="none" w:sz="0" w:space="0" w:color="auto"/>
          </w:divBdr>
        </w:div>
        <w:div w:id="1520894553">
          <w:marLeft w:val="640"/>
          <w:marRight w:val="0"/>
          <w:marTop w:val="0"/>
          <w:marBottom w:val="0"/>
          <w:divBdr>
            <w:top w:val="none" w:sz="0" w:space="0" w:color="auto"/>
            <w:left w:val="none" w:sz="0" w:space="0" w:color="auto"/>
            <w:bottom w:val="none" w:sz="0" w:space="0" w:color="auto"/>
            <w:right w:val="none" w:sz="0" w:space="0" w:color="auto"/>
          </w:divBdr>
        </w:div>
        <w:div w:id="1531188340">
          <w:marLeft w:val="640"/>
          <w:marRight w:val="0"/>
          <w:marTop w:val="0"/>
          <w:marBottom w:val="0"/>
          <w:divBdr>
            <w:top w:val="none" w:sz="0" w:space="0" w:color="auto"/>
            <w:left w:val="none" w:sz="0" w:space="0" w:color="auto"/>
            <w:bottom w:val="none" w:sz="0" w:space="0" w:color="auto"/>
            <w:right w:val="none" w:sz="0" w:space="0" w:color="auto"/>
          </w:divBdr>
        </w:div>
        <w:div w:id="1551921530">
          <w:marLeft w:val="640"/>
          <w:marRight w:val="0"/>
          <w:marTop w:val="0"/>
          <w:marBottom w:val="0"/>
          <w:divBdr>
            <w:top w:val="none" w:sz="0" w:space="0" w:color="auto"/>
            <w:left w:val="none" w:sz="0" w:space="0" w:color="auto"/>
            <w:bottom w:val="none" w:sz="0" w:space="0" w:color="auto"/>
            <w:right w:val="none" w:sz="0" w:space="0" w:color="auto"/>
          </w:divBdr>
        </w:div>
        <w:div w:id="1551964962">
          <w:marLeft w:val="640"/>
          <w:marRight w:val="0"/>
          <w:marTop w:val="0"/>
          <w:marBottom w:val="0"/>
          <w:divBdr>
            <w:top w:val="none" w:sz="0" w:space="0" w:color="auto"/>
            <w:left w:val="none" w:sz="0" w:space="0" w:color="auto"/>
            <w:bottom w:val="none" w:sz="0" w:space="0" w:color="auto"/>
            <w:right w:val="none" w:sz="0" w:space="0" w:color="auto"/>
          </w:divBdr>
        </w:div>
        <w:div w:id="1591889672">
          <w:marLeft w:val="640"/>
          <w:marRight w:val="0"/>
          <w:marTop w:val="0"/>
          <w:marBottom w:val="0"/>
          <w:divBdr>
            <w:top w:val="none" w:sz="0" w:space="0" w:color="auto"/>
            <w:left w:val="none" w:sz="0" w:space="0" w:color="auto"/>
            <w:bottom w:val="none" w:sz="0" w:space="0" w:color="auto"/>
            <w:right w:val="none" w:sz="0" w:space="0" w:color="auto"/>
          </w:divBdr>
        </w:div>
        <w:div w:id="1631202191">
          <w:marLeft w:val="640"/>
          <w:marRight w:val="0"/>
          <w:marTop w:val="0"/>
          <w:marBottom w:val="0"/>
          <w:divBdr>
            <w:top w:val="none" w:sz="0" w:space="0" w:color="auto"/>
            <w:left w:val="none" w:sz="0" w:space="0" w:color="auto"/>
            <w:bottom w:val="none" w:sz="0" w:space="0" w:color="auto"/>
            <w:right w:val="none" w:sz="0" w:space="0" w:color="auto"/>
          </w:divBdr>
        </w:div>
        <w:div w:id="1638879844">
          <w:marLeft w:val="640"/>
          <w:marRight w:val="0"/>
          <w:marTop w:val="0"/>
          <w:marBottom w:val="0"/>
          <w:divBdr>
            <w:top w:val="none" w:sz="0" w:space="0" w:color="auto"/>
            <w:left w:val="none" w:sz="0" w:space="0" w:color="auto"/>
            <w:bottom w:val="none" w:sz="0" w:space="0" w:color="auto"/>
            <w:right w:val="none" w:sz="0" w:space="0" w:color="auto"/>
          </w:divBdr>
        </w:div>
        <w:div w:id="1647318219">
          <w:marLeft w:val="640"/>
          <w:marRight w:val="0"/>
          <w:marTop w:val="0"/>
          <w:marBottom w:val="0"/>
          <w:divBdr>
            <w:top w:val="none" w:sz="0" w:space="0" w:color="auto"/>
            <w:left w:val="none" w:sz="0" w:space="0" w:color="auto"/>
            <w:bottom w:val="none" w:sz="0" w:space="0" w:color="auto"/>
            <w:right w:val="none" w:sz="0" w:space="0" w:color="auto"/>
          </w:divBdr>
        </w:div>
        <w:div w:id="1667200765">
          <w:marLeft w:val="640"/>
          <w:marRight w:val="0"/>
          <w:marTop w:val="0"/>
          <w:marBottom w:val="0"/>
          <w:divBdr>
            <w:top w:val="none" w:sz="0" w:space="0" w:color="auto"/>
            <w:left w:val="none" w:sz="0" w:space="0" w:color="auto"/>
            <w:bottom w:val="none" w:sz="0" w:space="0" w:color="auto"/>
            <w:right w:val="none" w:sz="0" w:space="0" w:color="auto"/>
          </w:divBdr>
        </w:div>
        <w:div w:id="1681811181">
          <w:marLeft w:val="640"/>
          <w:marRight w:val="0"/>
          <w:marTop w:val="0"/>
          <w:marBottom w:val="0"/>
          <w:divBdr>
            <w:top w:val="none" w:sz="0" w:space="0" w:color="auto"/>
            <w:left w:val="none" w:sz="0" w:space="0" w:color="auto"/>
            <w:bottom w:val="none" w:sz="0" w:space="0" w:color="auto"/>
            <w:right w:val="none" w:sz="0" w:space="0" w:color="auto"/>
          </w:divBdr>
        </w:div>
        <w:div w:id="1763841585">
          <w:marLeft w:val="640"/>
          <w:marRight w:val="0"/>
          <w:marTop w:val="0"/>
          <w:marBottom w:val="0"/>
          <w:divBdr>
            <w:top w:val="none" w:sz="0" w:space="0" w:color="auto"/>
            <w:left w:val="none" w:sz="0" w:space="0" w:color="auto"/>
            <w:bottom w:val="none" w:sz="0" w:space="0" w:color="auto"/>
            <w:right w:val="none" w:sz="0" w:space="0" w:color="auto"/>
          </w:divBdr>
        </w:div>
        <w:div w:id="1797092782">
          <w:marLeft w:val="640"/>
          <w:marRight w:val="0"/>
          <w:marTop w:val="0"/>
          <w:marBottom w:val="0"/>
          <w:divBdr>
            <w:top w:val="none" w:sz="0" w:space="0" w:color="auto"/>
            <w:left w:val="none" w:sz="0" w:space="0" w:color="auto"/>
            <w:bottom w:val="none" w:sz="0" w:space="0" w:color="auto"/>
            <w:right w:val="none" w:sz="0" w:space="0" w:color="auto"/>
          </w:divBdr>
        </w:div>
        <w:div w:id="1797480524">
          <w:marLeft w:val="640"/>
          <w:marRight w:val="0"/>
          <w:marTop w:val="0"/>
          <w:marBottom w:val="0"/>
          <w:divBdr>
            <w:top w:val="none" w:sz="0" w:space="0" w:color="auto"/>
            <w:left w:val="none" w:sz="0" w:space="0" w:color="auto"/>
            <w:bottom w:val="none" w:sz="0" w:space="0" w:color="auto"/>
            <w:right w:val="none" w:sz="0" w:space="0" w:color="auto"/>
          </w:divBdr>
        </w:div>
        <w:div w:id="1834711101">
          <w:marLeft w:val="640"/>
          <w:marRight w:val="0"/>
          <w:marTop w:val="0"/>
          <w:marBottom w:val="0"/>
          <w:divBdr>
            <w:top w:val="none" w:sz="0" w:space="0" w:color="auto"/>
            <w:left w:val="none" w:sz="0" w:space="0" w:color="auto"/>
            <w:bottom w:val="none" w:sz="0" w:space="0" w:color="auto"/>
            <w:right w:val="none" w:sz="0" w:space="0" w:color="auto"/>
          </w:divBdr>
        </w:div>
        <w:div w:id="1882597519">
          <w:marLeft w:val="640"/>
          <w:marRight w:val="0"/>
          <w:marTop w:val="0"/>
          <w:marBottom w:val="0"/>
          <w:divBdr>
            <w:top w:val="none" w:sz="0" w:space="0" w:color="auto"/>
            <w:left w:val="none" w:sz="0" w:space="0" w:color="auto"/>
            <w:bottom w:val="none" w:sz="0" w:space="0" w:color="auto"/>
            <w:right w:val="none" w:sz="0" w:space="0" w:color="auto"/>
          </w:divBdr>
        </w:div>
        <w:div w:id="1889952426">
          <w:marLeft w:val="640"/>
          <w:marRight w:val="0"/>
          <w:marTop w:val="0"/>
          <w:marBottom w:val="0"/>
          <w:divBdr>
            <w:top w:val="none" w:sz="0" w:space="0" w:color="auto"/>
            <w:left w:val="none" w:sz="0" w:space="0" w:color="auto"/>
            <w:bottom w:val="none" w:sz="0" w:space="0" w:color="auto"/>
            <w:right w:val="none" w:sz="0" w:space="0" w:color="auto"/>
          </w:divBdr>
        </w:div>
        <w:div w:id="1894191715">
          <w:marLeft w:val="640"/>
          <w:marRight w:val="0"/>
          <w:marTop w:val="0"/>
          <w:marBottom w:val="0"/>
          <w:divBdr>
            <w:top w:val="none" w:sz="0" w:space="0" w:color="auto"/>
            <w:left w:val="none" w:sz="0" w:space="0" w:color="auto"/>
            <w:bottom w:val="none" w:sz="0" w:space="0" w:color="auto"/>
            <w:right w:val="none" w:sz="0" w:space="0" w:color="auto"/>
          </w:divBdr>
        </w:div>
        <w:div w:id="1918251160">
          <w:marLeft w:val="640"/>
          <w:marRight w:val="0"/>
          <w:marTop w:val="0"/>
          <w:marBottom w:val="0"/>
          <w:divBdr>
            <w:top w:val="none" w:sz="0" w:space="0" w:color="auto"/>
            <w:left w:val="none" w:sz="0" w:space="0" w:color="auto"/>
            <w:bottom w:val="none" w:sz="0" w:space="0" w:color="auto"/>
            <w:right w:val="none" w:sz="0" w:space="0" w:color="auto"/>
          </w:divBdr>
        </w:div>
        <w:div w:id="1969584069">
          <w:marLeft w:val="640"/>
          <w:marRight w:val="0"/>
          <w:marTop w:val="0"/>
          <w:marBottom w:val="0"/>
          <w:divBdr>
            <w:top w:val="none" w:sz="0" w:space="0" w:color="auto"/>
            <w:left w:val="none" w:sz="0" w:space="0" w:color="auto"/>
            <w:bottom w:val="none" w:sz="0" w:space="0" w:color="auto"/>
            <w:right w:val="none" w:sz="0" w:space="0" w:color="auto"/>
          </w:divBdr>
        </w:div>
        <w:div w:id="2062167158">
          <w:marLeft w:val="640"/>
          <w:marRight w:val="0"/>
          <w:marTop w:val="0"/>
          <w:marBottom w:val="0"/>
          <w:divBdr>
            <w:top w:val="none" w:sz="0" w:space="0" w:color="auto"/>
            <w:left w:val="none" w:sz="0" w:space="0" w:color="auto"/>
            <w:bottom w:val="none" w:sz="0" w:space="0" w:color="auto"/>
            <w:right w:val="none" w:sz="0" w:space="0" w:color="auto"/>
          </w:divBdr>
        </w:div>
        <w:div w:id="2100708299">
          <w:marLeft w:val="640"/>
          <w:marRight w:val="0"/>
          <w:marTop w:val="0"/>
          <w:marBottom w:val="0"/>
          <w:divBdr>
            <w:top w:val="none" w:sz="0" w:space="0" w:color="auto"/>
            <w:left w:val="none" w:sz="0" w:space="0" w:color="auto"/>
            <w:bottom w:val="none" w:sz="0" w:space="0" w:color="auto"/>
            <w:right w:val="none" w:sz="0" w:space="0" w:color="auto"/>
          </w:divBdr>
        </w:div>
      </w:divsChild>
    </w:div>
    <w:div w:id="1763791627">
      <w:bodyDiv w:val="1"/>
      <w:marLeft w:val="0"/>
      <w:marRight w:val="0"/>
      <w:marTop w:val="0"/>
      <w:marBottom w:val="0"/>
      <w:divBdr>
        <w:top w:val="none" w:sz="0" w:space="0" w:color="auto"/>
        <w:left w:val="none" w:sz="0" w:space="0" w:color="auto"/>
        <w:bottom w:val="none" w:sz="0" w:space="0" w:color="auto"/>
        <w:right w:val="none" w:sz="0" w:space="0" w:color="auto"/>
      </w:divBdr>
      <w:divsChild>
        <w:div w:id="6493087">
          <w:marLeft w:val="640"/>
          <w:marRight w:val="0"/>
          <w:marTop w:val="0"/>
          <w:marBottom w:val="0"/>
          <w:divBdr>
            <w:top w:val="none" w:sz="0" w:space="0" w:color="auto"/>
            <w:left w:val="none" w:sz="0" w:space="0" w:color="auto"/>
            <w:bottom w:val="none" w:sz="0" w:space="0" w:color="auto"/>
            <w:right w:val="none" w:sz="0" w:space="0" w:color="auto"/>
          </w:divBdr>
        </w:div>
        <w:div w:id="28722621">
          <w:marLeft w:val="640"/>
          <w:marRight w:val="0"/>
          <w:marTop w:val="0"/>
          <w:marBottom w:val="0"/>
          <w:divBdr>
            <w:top w:val="none" w:sz="0" w:space="0" w:color="auto"/>
            <w:left w:val="none" w:sz="0" w:space="0" w:color="auto"/>
            <w:bottom w:val="none" w:sz="0" w:space="0" w:color="auto"/>
            <w:right w:val="none" w:sz="0" w:space="0" w:color="auto"/>
          </w:divBdr>
        </w:div>
        <w:div w:id="41447731">
          <w:marLeft w:val="640"/>
          <w:marRight w:val="0"/>
          <w:marTop w:val="0"/>
          <w:marBottom w:val="0"/>
          <w:divBdr>
            <w:top w:val="none" w:sz="0" w:space="0" w:color="auto"/>
            <w:left w:val="none" w:sz="0" w:space="0" w:color="auto"/>
            <w:bottom w:val="none" w:sz="0" w:space="0" w:color="auto"/>
            <w:right w:val="none" w:sz="0" w:space="0" w:color="auto"/>
          </w:divBdr>
        </w:div>
        <w:div w:id="64036029">
          <w:marLeft w:val="640"/>
          <w:marRight w:val="0"/>
          <w:marTop w:val="0"/>
          <w:marBottom w:val="0"/>
          <w:divBdr>
            <w:top w:val="none" w:sz="0" w:space="0" w:color="auto"/>
            <w:left w:val="none" w:sz="0" w:space="0" w:color="auto"/>
            <w:bottom w:val="none" w:sz="0" w:space="0" w:color="auto"/>
            <w:right w:val="none" w:sz="0" w:space="0" w:color="auto"/>
          </w:divBdr>
        </w:div>
        <w:div w:id="66390924">
          <w:marLeft w:val="640"/>
          <w:marRight w:val="0"/>
          <w:marTop w:val="0"/>
          <w:marBottom w:val="0"/>
          <w:divBdr>
            <w:top w:val="none" w:sz="0" w:space="0" w:color="auto"/>
            <w:left w:val="none" w:sz="0" w:space="0" w:color="auto"/>
            <w:bottom w:val="none" w:sz="0" w:space="0" w:color="auto"/>
            <w:right w:val="none" w:sz="0" w:space="0" w:color="auto"/>
          </w:divBdr>
        </w:div>
        <w:div w:id="88350998">
          <w:marLeft w:val="640"/>
          <w:marRight w:val="0"/>
          <w:marTop w:val="0"/>
          <w:marBottom w:val="0"/>
          <w:divBdr>
            <w:top w:val="none" w:sz="0" w:space="0" w:color="auto"/>
            <w:left w:val="none" w:sz="0" w:space="0" w:color="auto"/>
            <w:bottom w:val="none" w:sz="0" w:space="0" w:color="auto"/>
            <w:right w:val="none" w:sz="0" w:space="0" w:color="auto"/>
          </w:divBdr>
        </w:div>
        <w:div w:id="157231769">
          <w:marLeft w:val="640"/>
          <w:marRight w:val="0"/>
          <w:marTop w:val="0"/>
          <w:marBottom w:val="0"/>
          <w:divBdr>
            <w:top w:val="none" w:sz="0" w:space="0" w:color="auto"/>
            <w:left w:val="none" w:sz="0" w:space="0" w:color="auto"/>
            <w:bottom w:val="none" w:sz="0" w:space="0" w:color="auto"/>
            <w:right w:val="none" w:sz="0" w:space="0" w:color="auto"/>
          </w:divBdr>
        </w:div>
        <w:div w:id="161432430">
          <w:marLeft w:val="640"/>
          <w:marRight w:val="0"/>
          <w:marTop w:val="0"/>
          <w:marBottom w:val="0"/>
          <w:divBdr>
            <w:top w:val="none" w:sz="0" w:space="0" w:color="auto"/>
            <w:left w:val="none" w:sz="0" w:space="0" w:color="auto"/>
            <w:bottom w:val="none" w:sz="0" w:space="0" w:color="auto"/>
            <w:right w:val="none" w:sz="0" w:space="0" w:color="auto"/>
          </w:divBdr>
        </w:div>
        <w:div w:id="169099571">
          <w:marLeft w:val="640"/>
          <w:marRight w:val="0"/>
          <w:marTop w:val="0"/>
          <w:marBottom w:val="0"/>
          <w:divBdr>
            <w:top w:val="none" w:sz="0" w:space="0" w:color="auto"/>
            <w:left w:val="none" w:sz="0" w:space="0" w:color="auto"/>
            <w:bottom w:val="none" w:sz="0" w:space="0" w:color="auto"/>
            <w:right w:val="none" w:sz="0" w:space="0" w:color="auto"/>
          </w:divBdr>
        </w:div>
        <w:div w:id="181163370">
          <w:marLeft w:val="640"/>
          <w:marRight w:val="0"/>
          <w:marTop w:val="0"/>
          <w:marBottom w:val="0"/>
          <w:divBdr>
            <w:top w:val="none" w:sz="0" w:space="0" w:color="auto"/>
            <w:left w:val="none" w:sz="0" w:space="0" w:color="auto"/>
            <w:bottom w:val="none" w:sz="0" w:space="0" w:color="auto"/>
            <w:right w:val="none" w:sz="0" w:space="0" w:color="auto"/>
          </w:divBdr>
        </w:div>
        <w:div w:id="185754179">
          <w:marLeft w:val="640"/>
          <w:marRight w:val="0"/>
          <w:marTop w:val="0"/>
          <w:marBottom w:val="0"/>
          <w:divBdr>
            <w:top w:val="none" w:sz="0" w:space="0" w:color="auto"/>
            <w:left w:val="none" w:sz="0" w:space="0" w:color="auto"/>
            <w:bottom w:val="none" w:sz="0" w:space="0" w:color="auto"/>
            <w:right w:val="none" w:sz="0" w:space="0" w:color="auto"/>
          </w:divBdr>
        </w:div>
        <w:div w:id="220291564">
          <w:marLeft w:val="640"/>
          <w:marRight w:val="0"/>
          <w:marTop w:val="0"/>
          <w:marBottom w:val="0"/>
          <w:divBdr>
            <w:top w:val="none" w:sz="0" w:space="0" w:color="auto"/>
            <w:left w:val="none" w:sz="0" w:space="0" w:color="auto"/>
            <w:bottom w:val="none" w:sz="0" w:space="0" w:color="auto"/>
            <w:right w:val="none" w:sz="0" w:space="0" w:color="auto"/>
          </w:divBdr>
        </w:div>
        <w:div w:id="267082361">
          <w:marLeft w:val="640"/>
          <w:marRight w:val="0"/>
          <w:marTop w:val="0"/>
          <w:marBottom w:val="0"/>
          <w:divBdr>
            <w:top w:val="none" w:sz="0" w:space="0" w:color="auto"/>
            <w:left w:val="none" w:sz="0" w:space="0" w:color="auto"/>
            <w:bottom w:val="none" w:sz="0" w:space="0" w:color="auto"/>
            <w:right w:val="none" w:sz="0" w:space="0" w:color="auto"/>
          </w:divBdr>
        </w:div>
        <w:div w:id="269704462">
          <w:marLeft w:val="640"/>
          <w:marRight w:val="0"/>
          <w:marTop w:val="0"/>
          <w:marBottom w:val="0"/>
          <w:divBdr>
            <w:top w:val="none" w:sz="0" w:space="0" w:color="auto"/>
            <w:left w:val="none" w:sz="0" w:space="0" w:color="auto"/>
            <w:bottom w:val="none" w:sz="0" w:space="0" w:color="auto"/>
            <w:right w:val="none" w:sz="0" w:space="0" w:color="auto"/>
          </w:divBdr>
        </w:div>
        <w:div w:id="279607975">
          <w:marLeft w:val="640"/>
          <w:marRight w:val="0"/>
          <w:marTop w:val="0"/>
          <w:marBottom w:val="0"/>
          <w:divBdr>
            <w:top w:val="none" w:sz="0" w:space="0" w:color="auto"/>
            <w:left w:val="none" w:sz="0" w:space="0" w:color="auto"/>
            <w:bottom w:val="none" w:sz="0" w:space="0" w:color="auto"/>
            <w:right w:val="none" w:sz="0" w:space="0" w:color="auto"/>
          </w:divBdr>
        </w:div>
        <w:div w:id="291637792">
          <w:marLeft w:val="640"/>
          <w:marRight w:val="0"/>
          <w:marTop w:val="0"/>
          <w:marBottom w:val="0"/>
          <w:divBdr>
            <w:top w:val="none" w:sz="0" w:space="0" w:color="auto"/>
            <w:left w:val="none" w:sz="0" w:space="0" w:color="auto"/>
            <w:bottom w:val="none" w:sz="0" w:space="0" w:color="auto"/>
            <w:right w:val="none" w:sz="0" w:space="0" w:color="auto"/>
          </w:divBdr>
        </w:div>
        <w:div w:id="296179971">
          <w:marLeft w:val="640"/>
          <w:marRight w:val="0"/>
          <w:marTop w:val="0"/>
          <w:marBottom w:val="0"/>
          <w:divBdr>
            <w:top w:val="none" w:sz="0" w:space="0" w:color="auto"/>
            <w:left w:val="none" w:sz="0" w:space="0" w:color="auto"/>
            <w:bottom w:val="none" w:sz="0" w:space="0" w:color="auto"/>
            <w:right w:val="none" w:sz="0" w:space="0" w:color="auto"/>
          </w:divBdr>
        </w:div>
        <w:div w:id="319240012">
          <w:marLeft w:val="640"/>
          <w:marRight w:val="0"/>
          <w:marTop w:val="0"/>
          <w:marBottom w:val="0"/>
          <w:divBdr>
            <w:top w:val="none" w:sz="0" w:space="0" w:color="auto"/>
            <w:left w:val="none" w:sz="0" w:space="0" w:color="auto"/>
            <w:bottom w:val="none" w:sz="0" w:space="0" w:color="auto"/>
            <w:right w:val="none" w:sz="0" w:space="0" w:color="auto"/>
          </w:divBdr>
        </w:div>
        <w:div w:id="354817439">
          <w:marLeft w:val="640"/>
          <w:marRight w:val="0"/>
          <w:marTop w:val="0"/>
          <w:marBottom w:val="0"/>
          <w:divBdr>
            <w:top w:val="none" w:sz="0" w:space="0" w:color="auto"/>
            <w:left w:val="none" w:sz="0" w:space="0" w:color="auto"/>
            <w:bottom w:val="none" w:sz="0" w:space="0" w:color="auto"/>
            <w:right w:val="none" w:sz="0" w:space="0" w:color="auto"/>
          </w:divBdr>
        </w:div>
        <w:div w:id="372048579">
          <w:marLeft w:val="640"/>
          <w:marRight w:val="0"/>
          <w:marTop w:val="0"/>
          <w:marBottom w:val="0"/>
          <w:divBdr>
            <w:top w:val="none" w:sz="0" w:space="0" w:color="auto"/>
            <w:left w:val="none" w:sz="0" w:space="0" w:color="auto"/>
            <w:bottom w:val="none" w:sz="0" w:space="0" w:color="auto"/>
            <w:right w:val="none" w:sz="0" w:space="0" w:color="auto"/>
          </w:divBdr>
        </w:div>
        <w:div w:id="420179712">
          <w:marLeft w:val="640"/>
          <w:marRight w:val="0"/>
          <w:marTop w:val="0"/>
          <w:marBottom w:val="0"/>
          <w:divBdr>
            <w:top w:val="none" w:sz="0" w:space="0" w:color="auto"/>
            <w:left w:val="none" w:sz="0" w:space="0" w:color="auto"/>
            <w:bottom w:val="none" w:sz="0" w:space="0" w:color="auto"/>
            <w:right w:val="none" w:sz="0" w:space="0" w:color="auto"/>
          </w:divBdr>
        </w:div>
        <w:div w:id="694186847">
          <w:marLeft w:val="640"/>
          <w:marRight w:val="0"/>
          <w:marTop w:val="0"/>
          <w:marBottom w:val="0"/>
          <w:divBdr>
            <w:top w:val="none" w:sz="0" w:space="0" w:color="auto"/>
            <w:left w:val="none" w:sz="0" w:space="0" w:color="auto"/>
            <w:bottom w:val="none" w:sz="0" w:space="0" w:color="auto"/>
            <w:right w:val="none" w:sz="0" w:space="0" w:color="auto"/>
          </w:divBdr>
        </w:div>
        <w:div w:id="715588376">
          <w:marLeft w:val="640"/>
          <w:marRight w:val="0"/>
          <w:marTop w:val="0"/>
          <w:marBottom w:val="0"/>
          <w:divBdr>
            <w:top w:val="none" w:sz="0" w:space="0" w:color="auto"/>
            <w:left w:val="none" w:sz="0" w:space="0" w:color="auto"/>
            <w:bottom w:val="none" w:sz="0" w:space="0" w:color="auto"/>
            <w:right w:val="none" w:sz="0" w:space="0" w:color="auto"/>
          </w:divBdr>
        </w:div>
        <w:div w:id="718163158">
          <w:marLeft w:val="640"/>
          <w:marRight w:val="0"/>
          <w:marTop w:val="0"/>
          <w:marBottom w:val="0"/>
          <w:divBdr>
            <w:top w:val="none" w:sz="0" w:space="0" w:color="auto"/>
            <w:left w:val="none" w:sz="0" w:space="0" w:color="auto"/>
            <w:bottom w:val="none" w:sz="0" w:space="0" w:color="auto"/>
            <w:right w:val="none" w:sz="0" w:space="0" w:color="auto"/>
          </w:divBdr>
        </w:div>
        <w:div w:id="749354588">
          <w:marLeft w:val="640"/>
          <w:marRight w:val="0"/>
          <w:marTop w:val="0"/>
          <w:marBottom w:val="0"/>
          <w:divBdr>
            <w:top w:val="none" w:sz="0" w:space="0" w:color="auto"/>
            <w:left w:val="none" w:sz="0" w:space="0" w:color="auto"/>
            <w:bottom w:val="none" w:sz="0" w:space="0" w:color="auto"/>
            <w:right w:val="none" w:sz="0" w:space="0" w:color="auto"/>
          </w:divBdr>
        </w:div>
        <w:div w:id="763455718">
          <w:marLeft w:val="640"/>
          <w:marRight w:val="0"/>
          <w:marTop w:val="0"/>
          <w:marBottom w:val="0"/>
          <w:divBdr>
            <w:top w:val="none" w:sz="0" w:space="0" w:color="auto"/>
            <w:left w:val="none" w:sz="0" w:space="0" w:color="auto"/>
            <w:bottom w:val="none" w:sz="0" w:space="0" w:color="auto"/>
            <w:right w:val="none" w:sz="0" w:space="0" w:color="auto"/>
          </w:divBdr>
        </w:div>
        <w:div w:id="808211098">
          <w:marLeft w:val="640"/>
          <w:marRight w:val="0"/>
          <w:marTop w:val="0"/>
          <w:marBottom w:val="0"/>
          <w:divBdr>
            <w:top w:val="none" w:sz="0" w:space="0" w:color="auto"/>
            <w:left w:val="none" w:sz="0" w:space="0" w:color="auto"/>
            <w:bottom w:val="none" w:sz="0" w:space="0" w:color="auto"/>
            <w:right w:val="none" w:sz="0" w:space="0" w:color="auto"/>
          </w:divBdr>
        </w:div>
        <w:div w:id="861086676">
          <w:marLeft w:val="640"/>
          <w:marRight w:val="0"/>
          <w:marTop w:val="0"/>
          <w:marBottom w:val="0"/>
          <w:divBdr>
            <w:top w:val="none" w:sz="0" w:space="0" w:color="auto"/>
            <w:left w:val="none" w:sz="0" w:space="0" w:color="auto"/>
            <w:bottom w:val="none" w:sz="0" w:space="0" w:color="auto"/>
            <w:right w:val="none" w:sz="0" w:space="0" w:color="auto"/>
          </w:divBdr>
        </w:div>
        <w:div w:id="867377247">
          <w:marLeft w:val="640"/>
          <w:marRight w:val="0"/>
          <w:marTop w:val="0"/>
          <w:marBottom w:val="0"/>
          <w:divBdr>
            <w:top w:val="none" w:sz="0" w:space="0" w:color="auto"/>
            <w:left w:val="none" w:sz="0" w:space="0" w:color="auto"/>
            <w:bottom w:val="none" w:sz="0" w:space="0" w:color="auto"/>
            <w:right w:val="none" w:sz="0" w:space="0" w:color="auto"/>
          </w:divBdr>
        </w:div>
        <w:div w:id="961034884">
          <w:marLeft w:val="640"/>
          <w:marRight w:val="0"/>
          <w:marTop w:val="0"/>
          <w:marBottom w:val="0"/>
          <w:divBdr>
            <w:top w:val="none" w:sz="0" w:space="0" w:color="auto"/>
            <w:left w:val="none" w:sz="0" w:space="0" w:color="auto"/>
            <w:bottom w:val="none" w:sz="0" w:space="0" w:color="auto"/>
            <w:right w:val="none" w:sz="0" w:space="0" w:color="auto"/>
          </w:divBdr>
        </w:div>
        <w:div w:id="961183678">
          <w:marLeft w:val="640"/>
          <w:marRight w:val="0"/>
          <w:marTop w:val="0"/>
          <w:marBottom w:val="0"/>
          <w:divBdr>
            <w:top w:val="none" w:sz="0" w:space="0" w:color="auto"/>
            <w:left w:val="none" w:sz="0" w:space="0" w:color="auto"/>
            <w:bottom w:val="none" w:sz="0" w:space="0" w:color="auto"/>
            <w:right w:val="none" w:sz="0" w:space="0" w:color="auto"/>
          </w:divBdr>
        </w:div>
        <w:div w:id="968978995">
          <w:marLeft w:val="640"/>
          <w:marRight w:val="0"/>
          <w:marTop w:val="0"/>
          <w:marBottom w:val="0"/>
          <w:divBdr>
            <w:top w:val="none" w:sz="0" w:space="0" w:color="auto"/>
            <w:left w:val="none" w:sz="0" w:space="0" w:color="auto"/>
            <w:bottom w:val="none" w:sz="0" w:space="0" w:color="auto"/>
            <w:right w:val="none" w:sz="0" w:space="0" w:color="auto"/>
          </w:divBdr>
        </w:div>
        <w:div w:id="979069872">
          <w:marLeft w:val="640"/>
          <w:marRight w:val="0"/>
          <w:marTop w:val="0"/>
          <w:marBottom w:val="0"/>
          <w:divBdr>
            <w:top w:val="none" w:sz="0" w:space="0" w:color="auto"/>
            <w:left w:val="none" w:sz="0" w:space="0" w:color="auto"/>
            <w:bottom w:val="none" w:sz="0" w:space="0" w:color="auto"/>
            <w:right w:val="none" w:sz="0" w:space="0" w:color="auto"/>
          </w:divBdr>
        </w:div>
        <w:div w:id="981471287">
          <w:marLeft w:val="640"/>
          <w:marRight w:val="0"/>
          <w:marTop w:val="0"/>
          <w:marBottom w:val="0"/>
          <w:divBdr>
            <w:top w:val="none" w:sz="0" w:space="0" w:color="auto"/>
            <w:left w:val="none" w:sz="0" w:space="0" w:color="auto"/>
            <w:bottom w:val="none" w:sz="0" w:space="0" w:color="auto"/>
            <w:right w:val="none" w:sz="0" w:space="0" w:color="auto"/>
          </w:divBdr>
        </w:div>
        <w:div w:id="995571028">
          <w:marLeft w:val="640"/>
          <w:marRight w:val="0"/>
          <w:marTop w:val="0"/>
          <w:marBottom w:val="0"/>
          <w:divBdr>
            <w:top w:val="none" w:sz="0" w:space="0" w:color="auto"/>
            <w:left w:val="none" w:sz="0" w:space="0" w:color="auto"/>
            <w:bottom w:val="none" w:sz="0" w:space="0" w:color="auto"/>
            <w:right w:val="none" w:sz="0" w:space="0" w:color="auto"/>
          </w:divBdr>
        </w:div>
        <w:div w:id="1037269674">
          <w:marLeft w:val="640"/>
          <w:marRight w:val="0"/>
          <w:marTop w:val="0"/>
          <w:marBottom w:val="0"/>
          <w:divBdr>
            <w:top w:val="none" w:sz="0" w:space="0" w:color="auto"/>
            <w:left w:val="none" w:sz="0" w:space="0" w:color="auto"/>
            <w:bottom w:val="none" w:sz="0" w:space="0" w:color="auto"/>
            <w:right w:val="none" w:sz="0" w:space="0" w:color="auto"/>
          </w:divBdr>
        </w:div>
        <w:div w:id="1055741700">
          <w:marLeft w:val="640"/>
          <w:marRight w:val="0"/>
          <w:marTop w:val="0"/>
          <w:marBottom w:val="0"/>
          <w:divBdr>
            <w:top w:val="none" w:sz="0" w:space="0" w:color="auto"/>
            <w:left w:val="none" w:sz="0" w:space="0" w:color="auto"/>
            <w:bottom w:val="none" w:sz="0" w:space="0" w:color="auto"/>
            <w:right w:val="none" w:sz="0" w:space="0" w:color="auto"/>
          </w:divBdr>
        </w:div>
        <w:div w:id="1078871273">
          <w:marLeft w:val="640"/>
          <w:marRight w:val="0"/>
          <w:marTop w:val="0"/>
          <w:marBottom w:val="0"/>
          <w:divBdr>
            <w:top w:val="none" w:sz="0" w:space="0" w:color="auto"/>
            <w:left w:val="none" w:sz="0" w:space="0" w:color="auto"/>
            <w:bottom w:val="none" w:sz="0" w:space="0" w:color="auto"/>
            <w:right w:val="none" w:sz="0" w:space="0" w:color="auto"/>
          </w:divBdr>
        </w:div>
        <w:div w:id="1082415199">
          <w:marLeft w:val="640"/>
          <w:marRight w:val="0"/>
          <w:marTop w:val="0"/>
          <w:marBottom w:val="0"/>
          <w:divBdr>
            <w:top w:val="none" w:sz="0" w:space="0" w:color="auto"/>
            <w:left w:val="none" w:sz="0" w:space="0" w:color="auto"/>
            <w:bottom w:val="none" w:sz="0" w:space="0" w:color="auto"/>
            <w:right w:val="none" w:sz="0" w:space="0" w:color="auto"/>
          </w:divBdr>
        </w:div>
        <w:div w:id="1089885454">
          <w:marLeft w:val="640"/>
          <w:marRight w:val="0"/>
          <w:marTop w:val="0"/>
          <w:marBottom w:val="0"/>
          <w:divBdr>
            <w:top w:val="none" w:sz="0" w:space="0" w:color="auto"/>
            <w:left w:val="none" w:sz="0" w:space="0" w:color="auto"/>
            <w:bottom w:val="none" w:sz="0" w:space="0" w:color="auto"/>
            <w:right w:val="none" w:sz="0" w:space="0" w:color="auto"/>
          </w:divBdr>
        </w:div>
        <w:div w:id="1129396360">
          <w:marLeft w:val="640"/>
          <w:marRight w:val="0"/>
          <w:marTop w:val="0"/>
          <w:marBottom w:val="0"/>
          <w:divBdr>
            <w:top w:val="none" w:sz="0" w:space="0" w:color="auto"/>
            <w:left w:val="none" w:sz="0" w:space="0" w:color="auto"/>
            <w:bottom w:val="none" w:sz="0" w:space="0" w:color="auto"/>
            <w:right w:val="none" w:sz="0" w:space="0" w:color="auto"/>
          </w:divBdr>
        </w:div>
        <w:div w:id="1153641925">
          <w:marLeft w:val="640"/>
          <w:marRight w:val="0"/>
          <w:marTop w:val="0"/>
          <w:marBottom w:val="0"/>
          <w:divBdr>
            <w:top w:val="none" w:sz="0" w:space="0" w:color="auto"/>
            <w:left w:val="none" w:sz="0" w:space="0" w:color="auto"/>
            <w:bottom w:val="none" w:sz="0" w:space="0" w:color="auto"/>
            <w:right w:val="none" w:sz="0" w:space="0" w:color="auto"/>
          </w:divBdr>
        </w:div>
        <w:div w:id="1248541620">
          <w:marLeft w:val="640"/>
          <w:marRight w:val="0"/>
          <w:marTop w:val="0"/>
          <w:marBottom w:val="0"/>
          <w:divBdr>
            <w:top w:val="none" w:sz="0" w:space="0" w:color="auto"/>
            <w:left w:val="none" w:sz="0" w:space="0" w:color="auto"/>
            <w:bottom w:val="none" w:sz="0" w:space="0" w:color="auto"/>
            <w:right w:val="none" w:sz="0" w:space="0" w:color="auto"/>
          </w:divBdr>
        </w:div>
        <w:div w:id="1250310268">
          <w:marLeft w:val="640"/>
          <w:marRight w:val="0"/>
          <w:marTop w:val="0"/>
          <w:marBottom w:val="0"/>
          <w:divBdr>
            <w:top w:val="none" w:sz="0" w:space="0" w:color="auto"/>
            <w:left w:val="none" w:sz="0" w:space="0" w:color="auto"/>
            <w:bottom w:val="none" w:sz="0" w:space="0" w:color="auto"/>
            <w:right w:val="none" w:sz="0" w:space="0" w:color="auto"/>
          </w:divBdr>
        </w:div>
        <w:div w:id="1266570168">
          <w:marLeft w:val="640"/>
          <w:marRight w:val="0"/>
          <w:marTop w:val="0"/>
          <w:marBottom w:val="0"/>
          <w:divBdr>
            <w:top w:val="none" w:sz="0" w:space="0" w:color="auto"/>
            <w:left w:val="none" w:sz="0" w:space="0" w:color="auto"/>
            <w:bottom w:val="none" w:sz="0" w:space="0" w:color="auto"/>
            <w:right w:val="none" w:sz="0" w:space="0" w:color="auto"/>
          </w:divBdr>
        </w:div>
        <w:div w:id="1273975086">
          <w:marLeft w:val="640"/>
          <w:marRight w:val="0"/>
          <w:marTop w:val="0"/>
          <w:marBottom w:val="0"/>
          <w:divBdr>
            <w:top w:val="none" w:sz="0" w:space="0" w:color="auto"/>
            <w:left w:val="none" w:sz="0" w:space="0" w:color="auto"/>
            <w:bottom w:val="none" w:sz="0" w:space="0" w:color="auto"/>
            <w:right w:val="none" w:sz="0" w:space="0" w:color="auto"/>
          </w:divBdr>
        </w:div>
        <w:div w:id="1278029532">
          <w:marLeft w:val="640"/>
          <w:marRight w:val="0"/>
          <w:marTop w:val="0"/>
          <w:marBottom w:val="0"/>
          <w:divBdr>
            <w:top w:val="none" w:sz="0" w:space="0" w:color="auto"/>
            <w:left w:val="none" w:sz="0" w:space="0" w:color="auto"/>
            <w:bottom w:val="none" w:sz="0" w:space="0" w:color="auto"/>
            <w:right w:val="none" w:sz="0" w:space="0" w:color="auto"/>
          </w:divBdr>
        </w:div>
        <w:div w:id="1299802435">
          <w:marLeft w:val="640"/>
          <w:marRight w:val="0"/>
          <w:marTop w:val="0"/>
          <w:marBottom w:val="0"/>
          <w:divBdr>
            <w:top w:val="none" w:sz="0" w:space="0" w:color="auto"/>
            <w:left w:val="none" w:sz="0" w:space="0" w:color="auto"/>
            <w:bottom w:val="none" w:sz="0" w:space="0" w:color="auto"/>
            <w:right w:val="none" w:sz="0" w:space="0" w:color="auto"/>
          </w:divBdr>
        </w:div>
        <w:div w:id="1300574446">
          <w:marLeft w:val="640"/>
          <w:marRight w:val="0"/>
          <w:marTop w:val="0"/>
          <w:marBottom w:val="0"/>
          <w:divBdr>
            <w:top w:val="none" w:sz="0" w:space="0" w:color="auto"/>
            <w:left w:val="none" w:sz="0" w:space="0" w:color="auto"/>
            <w:bottom w:val="none" w:sz="0" w:space="0" w:color="auto"/>
            <w:right w:val="none" w:sz="0" w:space="0" w:color="auto"/>
          </w:divBdr>
        </w:div>
        <w:div w:id="1303971663">
          <w:marLeft w:val="640"/>
          <w:marRight w:val="0"/>
          <w:marTop w:val="0"/>
          <w:marBottom w:val="0"/>
          <w:divBdr>
            <w:top w:val="none" w:sz="0" w:space="0" w:color="auto"/>
            <w:left w:val="none" w:sz="0" w:space="0" w:color="auto"/>
            <w:bottom w:val="none" w:sz="0" w:space="0" w:color="auto"/>
            <w:right w:val="none" w:sz="0" w:space="0" w:color="auto"/>
          </w:divBdr>
        </w:div>
        <w:div w:id="1306665752">
          <w:marLeft w:val="640"/>
          <w:marRight w:val="0"/>
          <w:marTop w:val="0"/>
          <w:marBottom w:val="0"/>
          <w:divBdr>
            <w:top w:val="none" w:sz="0" w:space="0" w:color="auto"/>
            <w:left w:val="none" w:sz="0" w:space="0" w:color="auto"/>
            <w:bottom w:val="none" w:sz="0" w:space="0" w:color="auto"/>
            <w:right w:val="none" w:sz="0" w:space="0" w:color="auto"/>
          </w:divBdr>
        </w:div>
        <w:div w:id="1307976292">
          <w:marLeft w:val="640"/>
          <w:marRight w:val="0"/>
          <w:marTop w:val="0"/>
          <w:marBottom w:val="0"/>
          <w:divBdr>
            <w:top w:val="none" w:sz="0" w:space="0" w:color="auto"/>
            <w:left w:val="none" w:sz="0" w:space="0" w:color="auto"/>
            <w:bottom w:val="none" w:sz="0" w:space="0" w:color="auto"/>
            <w:right w:val="none" w:sz="0" w:space="0" w:color="auto"/>
          </w:divBdr>
        </w:div>
        <w:div w:id="1318607120">
          <w:marLeft w:val="640"/>
          <w:marRight w:val="0"/>
          <w:marTop w:val="0"/>
          <w:marBottom w:val="0"/>
          <w:divBdr>
            <w:top w:val="none" w:sz="0" w:space="0" w:color="auto"/>
            <w:left w:val="none" w:sz="0" w:space="0" w:color="auto"/>
            <w:bottom w:val="none" w:sz="0" w:space="0" w:color="auto"/>
            <w:right w:val="none" w:sz="0" w:space="0" w:color="auto"/>
          </w:divBdr>
        </w:div>
        <w:div w:id="1355039635">
          <w:marLeft w:val="640"/>
          <w:marRight w:val="0"/>
          <w:marTop w:val="0"/>
          <w:marBottom w:val="0"/>
          <w:divBdr>
            <w:top w:val="none" w:sz="0" w:space="0" w:color="auto"/>
            <w:left w:val="none" w:sz="0" w:space="0" w:color="auto"/>
            <w:bottom w:val="none" w:sz="0" w:space="0" w:color="auto"/>
            <w:right w:val="none" w:sz="0" w:space="0" w:color="auto"/>
          </w:divBdr>
        </w:div>
        <w:div w:id="1370494761">
          <w:marLeft w:val="640"/>
          <w:marRight w:val="0"/>
          <w:marTop w:val="0"/>
          <w:marBottom w:val="0"/>
          <w:divBdr>
            <w:top w:val="none" w:sz="0" w:space="0" w:color="auto"/>
            <w:left w:val="none" w:sz="0" w:space="0" w:color="auto"/>
            <w:bottom w:val="none" w:sz="0" w:space="0" w:color="auto"/>
            <w:right w:val="none" w:sz="0" w:space="0" w:color="auto"/>
          </w:divBdr>
        </w:div>
        <w:div w:id="1403941691">
          <w:marLeft w:val="640"/>
          <w:marRight w:val="0"/>
          <w:marTop w:val="0"/>
          <w:marBottom w:val="0"/>
          <w:divBdr>
            <w:top w:val="none" w:sz="0" w:space="0" w:color="auto"/>
            <w:left w:val="none" w:sz="0" w:space="0" w:color="auto"/>
            <w:bottom w:val="none" w:sz="0" w:space="0" w:color="auto"/>
            <w:right w:val="none" w:sz="0" w:space="0" w:color="auto"/>
          </w:divBdr>
        </w:div>
        <w:div w:id="1411847603">
          <w:marLeft w:val="640"/>
          <w:marRight w:val="0"/>
          <w:marTop w:val="0"/>
          <w:marBottom w:val="0"/>
          <w:divBdr>
            <w:top w:val="none" w:sz="0" w:space="0" w:color="auto"/>
            <w:left w:val="none" w:sz="0" w:space="0" w:color="auto"/>
            <w:bottom w:val="none" w:sz="0" w:space="0" w:color="auto"/>
            <w:right w:val="none" w:sz="0" w:space="0" w:color="auto"/>
          </w:divBdr>
        </w:div>
        <w:div w:id="1455101655">
          <w:marLeft w:val="640"/>
          <w:marRight w:val="0"/>
          <w:marTop w:val="0"/>
          <w:marBottom w:val="0"/>
          <w:divBdr>
            <w:top w:val="none" w:sz="0" w:space="0" w:color="auto"/>
            <w:left w:val="none" w:sz="0" w:space="0" w:color="auto"/>
            <w:bottom w:val="none" w:sz="0" w:space="0" w:color="auto"/>
            <w:right w:val="none" w:sz="0" w:space="0" w:color="auto"/>
          </w:divBdr>
        </w:div>
        <w:div w:id="1463889568">
          <w:marLeft w:val="640"/>
          <w:marRight w:val="0"/>
          <w:marTop w:val="0"/>
          <w:marBottom w:val="0"/>
          <w:divBdr>
            <w:top w:val="none" w:sz="0" w:space="0" w:color="auto"/>
            <w:left w:val="none" w:sz="0" w:space="0" w:color="auto"/>
            <w:bottom w:val="none" w:sz="0" w:space="0" w:color="auto"/>
            <w:right w:val="none" w:sz="0" w:space="0" w:color="auto"/>
          </w:divBdr>
        </w:div>
        <w:div w:id="1513111253">
          <w:marLeft w:val="640"/>
          <w:marRight w:val="0"/>
          <w:marTop w:val="0"/>
          <w:marBottom w:val="0"/>
          <w:divBdr>
            <w:top w:val="none" w:sz="0" w:space="0" w:color="auto"/>
            <w:left w:val="none" w:sz="0" w:space="0" w:color="auto"/>
            <w:bottom w:val="none" w:sz="0" w:space="0" w:color="auto"/>
            <w:right w:val="none" w:sz="0" w:space="0" w:color="auto"/>
          </w:divBdr>
        </w:div>
        <w:div w:id="1526093405">
          <w:marLeft w:val="640"/>
          <w:marRight w:val="0"/>
          <w:marTop w:val="0"/>
          <w:marBottom w:val="0"/>
          <w:divBdr>
            <w:top w:val="none" w:sz="0" w:space="0" w:color="auto"/>
            <w:left w:val="none" w:sz="0" w:space="0" w:color="auto"/>
            <w:bottom w:val="none" w:sz="0" w:space="0" w:color="auto"/>
            <w:right w:val="none" w:sz="0" w:space="0" w:color="auto"/>
          </w:divBdr>
        </w:div>
        <w:div w:id="1563637179">
          <w:marLeft w:val="640"/>
          <w:marRight w:val="0"/>
          <w:marTop w:val="0"/>
          <w:marBottom w:val="0"/>
          <w:divBdr>
            <w:top w:val="none" w:sz="0" w:space="0" w:color="auto"/>
            <w:left w:val="none" w:sz="0" w:space="0" w:color="auto"/>
            <w:bottom w:val="none" w:sz="0" w:space="0" w:color="auto"/>
            <w:right w:val="none" w:sz="0" w:space="0" w:color="auto"/>
          </w:divBdr>
        </w:div>
        <w:div w:id="1587379261">
          <w:marLeft w:val="640"/>
          <w:marRight w:val="0"/>
          <w:marTop w:val="0"/>
          <w:marBottom w:val="0"/>
          <w:divBdr>
            <w:top w:val="none" w:sz="0" w:space="0" w:color="auto"/>
            <w:left w:val="none" w:sz="0" w:space="0" w:color="auto"/>
            <w:bottom w:val="none" w:sz="0" w:space="0" w:color="auto"/>
            <w:right w:val="none" w:sz="0" w:space="0" w:color="auto"/>
          </w:divBdr>
        </w:div>
        <w:div w:id="1590383603">
          <w:marLeft w:val="640"/>
          <w:marRight w:val="0"/>
          <w:marTop w:val="0"/>
          <w:marBottom w:val="0"/>
          <w:divBdr>
            <w:top w:val="none" w:sz="0" w:space="0" w:color="auto"/>
            <w:left w:val="none" w:sz="0" w:space="0" w:color="auto"/>
            <w:bottom w:val="none" w:sz="0" w:space="0" w:color="auto"/>
            <w:right w:val="none" w:sz="0" w:space="0" w:color="auto"/>
          </w:divBdr>
        </w:div>
        <w:div w:id="1672953930">
          <w:marLeft w:val="640"/>
          <w:marRight w:val="0"/>
          <w:marTop w:val="0"/>
          <w:marBottom w:val="0"/>
          <w:divBdr>
            <w:top w:val="none" w:sz="0" w:space="0" w:color="auto"/>
            <w:left w:val="none" w:sz="0" w:space="0" w:color="auto"/>
            <w:bottom w:val="none" w:sz="0" w:space="0" w:color="auto"/>
            <w:right w:val="none" w:sz="0" w:space="0" w:color="auto"/>
          </w:divBdr>
        </w:div>
        <w:div w:id="1675038234">
          <w:marLeft w:val="640"/>
          <w:marRight w:val="0"/>
          <w:marTop w:val="0"/>
          <w:marBottom w:val="0"/>
          <w:divBdr>
            <w:top w:val="none" w:sz="0" w:space="0" w:color="auto"/>
            <w:left w:val="none" w:sz="0" w:space="0" w:color="auto"/>
            <w:bottom w:val="none" w:sz="0" w:space="0" w:color="auto"/>
            <w:right w:val="none" w:sz="0" w:space="0" w:color="auto"/>
          </w:divBdr>
        </w:div>
        <w:div w:id="1708216555">
          <w:marLeft w:val="640"/>
          <w:marRight w:val="0"/>
          <w:marTop w:val="0"/>
          <w:marBottom w:val="0"/>
          <w:divBdr>
            <w:top w:val="none" w:sz="0" w:space="0" w:color="auto"/>
            <w:left w:val="none" w:sz="0" w:space="0" w:color="auto"/>
            <w:bottom w:val="none" w:sz="0" w:space="0" w:color="auto"/>
            <w:right w:val="none" w:sz="0" w:space="0" w:color="auto"/>
          </w:divBdr>
        </w:div>
        <w:div w:id="1710449011">
          <w:marLeft w:val="640"/>
          <w:marRight w:val="0"/>
          <w:marTop w:val="0"/>
          <w:marBottom w:val="0"/>
          <w:divBdr>
            <w:top w:val="none" w:sz="0" w:space="0" w:color="auto"/>
            <w:left w:val="none" w:sz="0" w:space="0" w:color="auto"/>
            <w:bottom w:val="none" w:sz="0" w:space="0" w:color="auto"/>
            <w:right w:val="none" w:sz="0" w:space="0" w:color="auto"/>
          </w:divBdr>
        </w:div>
        <w:div w:id="1762095061">
          <w:marLeft w:val="640"/>
          <w:marRight w:val="0"/>
          <w:marTop w:val="0"/>
          <w:marBottom w:val="0"/>
          <w:divBdr>
            <w:top w:val="none" w:sz="0" w:space="0" w:color="auto"/>
            <w:left w:val="none" w:sz="0" w:space="0" w:color="auto"/>
            <w:bottom w:val="none" w:sz="0" w:space="0" w:color="auto"/>
            <w:right w:val="none" w:sz="0" w:space="0" w:color="auto"/>
          </w:divBdr>
        </w:div>
        <w:div w:id="1791976463">
          <w:marLeft w:val="640"/>
          <w:marRight w:val="0"/>
          <w:marTop w:val="0"/>
          <w:marBottom w:val="0"/>
          <w:divBdr>
            <w:top w:val="none" w:sz="0" w:space="0" w:color="auto"/>
            <w:left w:val="none" w:sz="0" w:space="0" w:color="auto"/>
            <w:bottom w:val="none" w:sz="0" w:space="0" w:color="auto"/>
            <w:right w:val="none" w:sz="0" w:space="0" w:color="auto"/>
          </w:divBdr>
        </w:div>
        <w:div w:id="1820536659">
          <w:marLeft w:val="640"/>
          <w:marRight w:val="0"/>
          <w:marTop w:val="0"/>
          <w:marBottom w:val="0"/>
          <w:divBdr>
            <w:top w:val="none" w:sz="0" w:space="0" w:color="auto"/>
            <w:left w:val="none" w:sz="0" w:space="0" w:color="auto"/>
            <w:bottom w:val="none" w:sz="0" w:space="0" w:color="auto"/>
            <w:right w:val="none" w:sz="0" w:space="0" w:color="auto"/>
          </w:divBdr>
        </w:div>
        <w:div w:id="1879050440">
          <w:marLeft w:val="640"/>
          <w:marRight w:val="0"/>
          <w:marTop w:val="0"/>
          <w:marBottom w:val="0"/>
          <w:divBdr>
            <w:top w:val="none" w:sz="0" w:space="0" w:color="auto"/>
            <w:left w:val="none" w:sz="0" w:space="0" w:color="auto"/>
            <w:bottom w:val="none" w:sz="0" w:space="0" w:color="auto"/>
            <w:right w:val="none" w:sz="0" w:space="0" w:color="auto"/>
          </w:divBdr>
        </w:div>
        <w:div w:id="1892307218">
          <w:marLeft w:val="640"/>
          <w:marRight w:val="0"/>
          <w:marTop w:val="0"/>
          <w:marBottom w:val="0"/>
          <w:divBdr>
            <w:top w:val="none" w:sz="0" w:space="0" w:color="auto"/>
            <w:left w:val="none" w:sz="0" w:space="0" w:color="auto"/>
            <w:bottom w:val="none" w:sz="0" w:space="0" w:color="auto"/>
            <w:right w:val="none" w:sz="0" w:space="0" w:color="auto"/>
          </w:divBdr>
        </w:div>
        <w:div w:id="1911424483">
          <w:marLeft w:val="640"/>
          <w:marRight w:val="0"/>
          <w:marTop w:val="0"/>
          <w:marBottom w:val="0"/>
          <w:divBdr>
            <w:top w:val="none" w:sz="0" w:space="0" w:color="auto"/>
            <w:left w:val="none" w:sz="0" w:space="0" w:color="auto"/>
            <w:bottom w:val="none" w:sz="0" w:space="0" w:color="auto"/>
            <w:right w:val="none" w:sz="0" w:space="0" w:color="auto"/>
          </w:divBdr>
        </w:div>
        <w:div w:id="1931547652">
          <w:marLeft w:val="640"/>
          <w:marRight w:val="0"/>
          <w:marTop w:val="0"/>
          <w:marBottom w:val="0"/>
          <w:divBdr>
            <w:top w:val="none" w:sz="0" w:space="0" w:color="auto"/>
            <w:left w:val="none" w:sz="0" w:space="0" w:color="auto"/>
            <w:bottom w:val="none" w:sz="0" w:space="0" w:color="auto"/>
            <w:right w:val="none" w:sz="0" w:space="0" w:color="auto"/>
          </w:divBdr>
        </w:div>
        <w:div w:id="1934557571">
          <w:marLeft w:val="640"/>
          <w:marRight w:val="0"/>
          <w:marTop w:val="0"/>
          <w:marBottom w:val="0"/>
          <w:divBdr>
            <w:top w:val="none" w:sz="0" w:space="0" w:color="auto"/>
            <w:left w:val="none" w:sz="0" w:space="0" w:color="auto"/>
            <w:bottom w:val="none" w:sz="0" w:space="0" w:color="auto"/>
            <w:right w:val="none" w:sz="0" w:space="0" w:color="auto"/>
          </w:divBdr>
        </w:div>
        <w:div w:id="1964338463">
          <w:marLeft w:val="640"/>
          <w:marRight w:val="0"/>
          <w:marTop w:val="0"/>
          <w:marBottom w:val="0"/>
          <w:divBdr>
            <w:top w:val="none" w:sz="0" w:space="0" w:color="auto"/>
            <w:left w:val="none" w:sz="0" w:space="0" w:color="auto"/>
            <w:bottom w:val="none" w:sz="0" w:space="0" w:color="auto"/>
            <w:right w:val="none" w:sz="0" w:space="0" w:color="auto"/>
          </w:divBdr>
        </w:div>
        <w:div w:id="1970167760">
          <w:marLeft w:val="640"/>
          <w:marRight w:val="0"/>
          <w:marTop w:val="0"/>
          <w:marBottom w:val="0"/>
          <w:divBdr>
            <w:top w:val="none" w:sz="0" w:space="0" w:color="auto"/>
            <w:left w:val="none" w:sz="0" w:space="0" w:color="auto"/>
            <w:bottom w:val="none" w:sz="0" w:space="0" w:color="auto"/>
            <w:right w:val="none" w:sz="0" w:space="0" w:color="auto"/>
          </w:divBdr>
        </w:div>
        <w:div w:id="1986084175">
          <w:marLeft w:val="640"/>
          <w:marRight w:val="0"/>
          <w:marTop w:val="0"/>
          <w:marBottom w:val="0"/>
          <w:divBdr>
            <w:top w:val="none" w:sz="0" w:space="0" w:color="auto"/>
            <w:left w:val="none" w:sz="0" w:space="0" w:color="auto"/>
            <w:bottom w:val="none" w:sz="0" w:space="0" w:color="auto"/>
            <w:right w:val="none" w:sz="0" w:space="0" w:color="auto"/>
          </w:divBdr>
        </w:div>
        <w:div w:id="2005428521">
          <w:marLeft w:val="640"/>
          <w:marRight w:val="0"/>
          <w:marTop w:val="0"/>
          <w:marBottom w:val="0"/>
          <w:divBdr>
            <w:top w:val="none" w:sz="0" w:space="0" w:color="auto"/>
            <w:left w:val="none" w:sz="0" w:space="0" w:color="auto"/>
            <w:bottom w:val="none" w:sz="0" w:space="0" w:color="auto"/>
            <w:right w:val="none" w:sz="0" w:space="0" w:color="auto"/>
          </w:divBdr>
        </w:div>
        <w:div w:id="2015455404">
          <w:marLeft w:val="640"/>
          <w:marRight w:val="0"/>
          <w:marTop w:val="0"/>
          <w:marBottom w:val="0"/>
          <w:divBdr>
            <w:top w:val="none" w:sz="0" w:space="0" w:color="auto"/>
            <w:left w:val="none" w:sz="0" w:space="0" w:color="auto"/>
            <w:bottom w:val="none" w:sz="0" w:space="0" w:color="auto"/>
            <w:right w:val="none" w:sz="0" w:space="0" w:color="auto"/>
          </w:divBdr>
        </w:div>
        <w:div w:id="2029216027">
          <w:marLeft w:val="640"/>
          <w:marRight w:val="0"/>
          <w:marTop w:val="0"/>
          <w:marBottom w:val="0"/>
          <w:divBdr>
            <w:top w:val="none" w:sz="0" w:space="0" w:color="auto"/>
            <w:left w:val="none" w:sz="0" w:space="0" w:color="auto"/>
            <w:bottom w:val="none" w:sz="0" w:space="0" w:color="auto"/>
            <w:right w:val="none" w:sz="0" w:space="0" w:color="auto"/>
          </w:divBdr>
        </w:div>
        <w:div w:id="2040355139">
          <w:marLeft w:val="640"/>
          <w:marRight w:val="0"/>
          <w:marTop w:val="0"/>
          <w:marBottom w:val="0"/>
          <w:divBdr>
            <w:top w:val="none" w:sz="0" w:space="0" w:color="auto"/>
            <w:left w:val="none" w:sz="0" w:space="0" w:color="auto"/>
            <w:bottom w:val="none" w:sz="0" w:space="0" w:color="auto"/>
            <w:right w:val="none" w:sz="0" w:space="0" w:color="auto"/>
          </w:divBdr>
        </w:div>
        <w:div w:id="2041276942">
          <w:marLeft w:val="640"/>
          <w:marRight w:val="0"/>
          <w:marTop w:val="0"/>
          <w:marBottom w:val="0"/>
          <w:divBdr>
            <w:top w:val="none" w:sz="0" w:space="0" w:color="auto"/>
            <w:left w:val="none" w:sz="0" w:space="0" w:color="auto"/>
            <w:bottom w:val="none" w:sz="0" w:space="0" w:color="auto"/>
            <w:right w:val="none" w:sz="0" w:space="0" w:color="auto"/>
          </w:divBdr>
        </w:div>
        <w:div w:id="2051418662">
          <w:marLeft w:val="640"/>
          <w:marRight w:val="0"/>
          <w:marTop w:val="0"/>
          <w:marBottom w:val="0"/>
          <w:divBdr>
            <w:top w:val="none" w:sz="0" w:space="0" w:color="auto"/>
            <w:left w:val="none" w:sz="0" w:space="0" w:color="auto"/>
            <w:bottom w:val="none" w:sz="0" w:space="0" w:color="auto"/>
            <w:right w:val="none" w:sz="0" w:space="0" w:color="auto"/>
          </w:divBdr>
        </w:div>
        <w:div w:id="2055158556">
          <w:marLeft w:val="640"/>
          <w:marRight w:val="0"/>
          <w:marTop w:val="0"/>
          <w:marBottom w:val="0"/>
          <w:divBdr>
            <w:top w:val="none" w:sz="0" w:space="0" w:color="auto"/>
            <w:left w:val="none" w:sz="0" w:space="0" w:color="auto"/>
            <w:bottom w:val="none" w:sz="0" w:space="0" w:color="auto"/>
            <w:right w:val="none" w:sz="0" w:space="0" w:color="auto"/>
          </w:divBdr>
        </w:div>
        <w:div w:id="2077626863">
          <w:marLeft w:val="640"/>
          <w:marRight w:val="0"/>
          <w:marTop w:val="0"/>
          <w:marBottom w:val="0"/>
          <w:divBdr>
            <w:top w:val="none" w:sz="0" w:space="0" w:color="auto"/>
            <w:left w:val="none" w:sz="0" w:space="0" w:color="auto"/>
            <w:bottom w:val="none" w:sz="0" w:space="0" w:color="auto"/>
            <w:right w:val="none" w:sz="0" w:space="0" w:color="auto"/>
          </w:divBdr>
        </w:div>
        <w:div w:id="2092920361">
          <w:marLeft w:val="640"/>
          <w:marRight w:val="0"/>
          <w:marTop w:val="0"/>
          <w:marBottom w:val="0"/>
          <w:divBdr>
            <w:top w:val="none" w:sz="0" w:space="0" w:color="auto"/>
            <w:left w:val="none" w:sz="0" w:space="0" w:color="auto"/>
            <w:bottom w:val="none" w:sz="0" w:space="0" w:color="auto"/>
            <w:right w:val="none" w:sz="0" w:space="0" w:color="auto"/>
          </w:divBdr>
        </w:div>
        <w:div w:id="2094545072">
          <w:marLeft w:val="640"/>
          <w:marRight w:val="0"/>
          <w:marTop w:val="0"/>
          <w:marBottom w:val="0"/>
          <w:divBdr>
            <w:top w:val="none" w:sz="0" w:space="0" w:color="auto"/>
            <w:left w:val="none" w:sz="0" w:space="0" w:color="auto"/>
            <w:bottom w:val="none" w:sz="0" w:space="0" w:color="auto"/>
            <w:right w:val="none" w:sz="0" w:space="0" w:color="auto"/>
          </w:divBdr>
        </w:div>
        <w:div w:id="2095782842">
          <w:marLeft w:val="640"/>
          <w:marRight w:val="0"/>
          <w:marTop w:val="0"/>
          <w:marBottom w:val="0"/>
          <w:divBdr>
            <w:top w:val="none" w:sz="0" w:space="0" w:color="auto"/>
            <w:left w:val="none" w:sz="0" w:space="0" w:color="auto"/>
            <w:bottom w:val="none" w:sz="0" w:space="0" w:color="auto"/>
            <w:right w:val="none" w:sz="0" w:space="0" w:color="auto"/>
          </w:divBdr>
        </w:div>
        <w:div w:id="2105952648">
          <w:marLeft w:val="640"/>
          <w:marRight w:val="0"/>
          <w:marTop w:val="0"/>
          <w:marBottom w:val="0"/>
          <w:divBdr>
            <w:top w:val="none" w:sz="0" w:space="0" w:color="auto"/>
            <w:left w:val="none" w:sz="0" w:space="0" w:color="auto"/>
            <w:bottom w:val="none" w:sz="0" w:space="0" w:color="auto"/>
            <w:right w:val="none" w:sz="0" w:space="0" w:color="auto"/>
          </w:divBdr>
        </w:div>
        <w:div w:id="2110271392">
          <w:marLeft w:val="640"/>
          <w:marRight w:val="0"/>
          <w:marTop w:val="0"/>
          <w:marBottom w:val="0"/>
          <w:divBdr>
            <w:top w:val="none" w:sz="0" w:space="0" w:color="auto"/>
            <w:left w:val="none" w:sz="0" w:space="0" w:color="auto"/>
            <w:bottom w:val="none" w:sz="0" w:space="0" w:color="auto"/>
            <w:right w:val="none" w:sz="0" w:space="0" w:color="auto"/>
          </w:divBdr>
        </w:div>
        <w:div w:id="2125419444">
          <w:marLeft w:val="640"/>
          <w:marRight w:val="0"/>
          <w:marTop w:val="0"/>
          <w:marBottom w:val="0"/>
          <w:divBdr>
            <w:top w:val="none" w:sz="0" w:space="0" w:color="auto"/>
            <w:left w:val="none" w:sz="0" w:space="0" w:color="auto"/>
            <w:bottom w:val="none" w:sz="0" w:space="0" w:color="auto"/>
            <w:right w:val="none" w:sz="0" w:space="0" w:color="auto"/>
          </w:divBdr>
        </w:div>
        <w:div w:id="2138524482">
          <w:marLeft w:val="640"/>
          <w:marRight w:val="0"/>
          <w:marTop w:val="0"/>
          <w:marBottom w:val="0"/>
          <w:divBdr>
            <w:top w:val="none" w:sz="0" w:space="0" w:color="auto"/>
            <w:left w:val="none" w:sz="0" w:space="0" w:color="auto"/>
            <w:bottom w:val="none" w:sz="0" w:space="0" w:color="auto"/>
            <w:right w:val="none" w:sz="0" w:space="0" w:color="auto"/>
          </w:divBdr>
        </w:div>
      </w:divsChild>
    </w:div>
    <w:div w:id="1773743087">
      <w:bodyDiv w:val="1"/>
      <w:marLeft w:val="0"/>
      <w:marRight w:val="0"/>
      <w:marTop w:val="0"/>
      <w:marBottom w:val="0"/>
      <w:divBdr>
        <w:top w:val="none" w:sz="0" w:space="0" w:color="auto"/>
        <w:left w:val="none" w:sz="0" w:space="0" w:color="auto"/>
        <w:bottom w:val="none" w:sz="0" w:space="0" w:color="auto"/>
        <w:right w:val="none" w:sz="0" w:space="0" w:color="auto"/>
      </w:divBdr>
      <w:divsChild>
        <w:div w:id="14162411">
          <w:marLeft w:val="640"/>
          <w:marRight w:val="0"/>
          <w:marTop w:val="0"/>
          <w:marBottom w:val="0"/>
          <w:divBdr>
            <w:top w:val="none" w:sz="0" w:space="0" w:color="auto"/>
            <w:left w:val="none" w:sz="0" w:space="0" w:color="auto"/>
            <w:bottom w:val="none" w:sz="0" w:space="0" w:color="auto"/>
            <w:right w:val="none" w:sz="0" w:space="0" w:color="auto"/>
          </w:divBdr>
        </w:div>
        <w:div w:id="16543142">
          <w:marLeft w:val="640"/>
          <w:marRight w:val="0"/>
          <w:marTop w:val="0"/>
          <w:marBottom w:val="0"/>
          <w:divBdr>
            <w:top w:val="none" w:sz="0" w:space="0" w:color="auto"/>
            <w:left w:val="none" w:sz="0" w:space="0" w:color="auto"/>
            <w:bottom w:val="none" w:sz="0" w:space="0" w:color="auto"/>
            <w:right w:val="none" w:sz="0" w:space="0" w:color="auto"/>
          </w:divBdr>
        </w:div>
        <w:div w:id="60636195">
          <w:marLeft w:val="640"/>
          <w:marRight w:val="0"/>
          <w:marTop w:val="0"/>
          <w:marBottom w:val="0"/>
          <w:divBdr>
            <w:top w:val="none" w:sz="0" w:space="0" w:color="auto"/>
            <w:left w:val="none" w:sz="0" w:space="0" w:color="auto"/>
            <w:bottom w:val="none" w:sz="0" w:space="0" w:color="auto"/>
            <w:right w:val="none" w:sz="0" w:space="0" w:color="auto"/>
          </w:divBdr>
        </w:div>
        <w:div w:id="79837279">
          <w:marLeft w:val="640"/>
          <w:marRight w:val="0"/>
          <w:marTop w:val="0"/>
          <w:marBottom w:val="0"/>
          <w:divBdr>
            <w:top w:val="none" w:sz="0" w:space="0" w:color="auto"/>
            <w:left w:val="none" w:sz="0" w:space="0" w:color="auto"/>
            <w:bottom w:val="none" w:sz="0" w:space="0" w:color="auto"/>
            <w:right w:val="none" w:sz="0" w:space="0" w:color="auto"/>
          </w:divBdr>
        </w:div>
        <w:div w:id="133564855">
          <w:marLeft w:val="640"/>
          <w:marRight w:val="0"/>
          <w:marTop w:val="0"/>
          <w:marBottom w:val="0"/>
          <w:divBdr>
            <w:top w:val="none" w:sz="0" w:space="0" w:color="auto"/>
            <w:left w:val="none" w:sz="0" w:space="0" w:color="auto"/>
            <w:bottom w:val="none" w:sz="0" w:space="0" w:color="auto"/>
            <w:right w:val="none" w:sz="0" w:space="0" w:color="auto"/>
          </w:divBdr>
        </w:div>
        <w:div w:id="165898249">
          <w:marLeft w:val="640"/>
          <w:marRight w:val="0"/>
          <w:marTop w:val="0"/>
          <w:marBottom w:val="0"/>
          <w:divBdr>
            <w:top w:val="none" w:sz="0" w:space="0" w:color="auto"/>
            <w:left w:val="none" w:sz="0" w:space="0" w:color="auto"/>
            <w:bottom w:val="none" w:sz="0" w:space="0" w:color="auto"/>
            <w:right w:val="none" w:sz="0" w:space="0" w:color="auto"/>
          </w:divBdr>
        </w:div>
        <w:div w:id="176122790">
          <w:marLeft w:val="640"/>
          <w:marRight w:val="0"/>
          <w:marTop w:val="0"/>
          <w:marBottom w:val="0"/>
          <w:divBdr>
            <w:top w:val="none" w:sz="0" w:space="0" w:color="auto"/>
            <w:left w:val="none" w:sz="0" w:space="0" w:color="auto"/>
            <w:bottom w:val="none" w:sz="0" w:space="0" w:color="auto"/>
            <w:right w:val="none" w:sz="0" w:space="0" w:color="auto"/>
          </w:divBdr>
        </w:div>
        <w:div w:id="200561664">
          <w:marLeft w:val="640"/>
          <w:marRight w:val="0"/>
          <w:marTop w:val="0"/>
          <w:marBottom w:val="0"/>
          <w:divBdr>
            <w:top w:val="none" w:sz="0" w:space="0" w:color="auto"/>
            <w:left w:val="none" w:sz="0" w:space="0" w:color="auto"/>
            <w:bottom w:val="none" w:sz="0" w:space="0" w:color="auto"/>
            <w:right w:val="none" w:sz="0" w:space="0" w:color="auto"/>
          </w:divBdr>
        </w:div>
        <w:div w:id="229968051">
          <w:marLeft w:val="640"/>
          <w:marRight w:val="0"/>
          <w:marTop w:val="0"/>
          <w:marBottom w:val="0"/>
          <w:divBdr>
            <w:top w:val="none" w:sz="0" w:space="0" w:color="auto"/>
            <w:left w:val="none" w:sz="0" w:space="0" w:color="auto"/>
            <w:bottom w:val="none" w:sz="0" w:space="0" w:color="auto"/>
            <w:right w:val="none" w:sz="0" w:space="0" w:color="auto"/>
          </w:divBdr>
        </w:div>
        <w:div w:id="279803595">
          <w:marLeft w:val="640"/>
          <w:marRight w:val="0"/>
          <w:marTop w:val="0"/>
          <w:marBottom w:val="0"/>
          <w:divBdr>
            <w:top w:val="none" w:sz="0" w:space="0" w:color="auto"/>
            <w:left w:val="none" w:sz="0" w:space="0" w:color="auto"/>
            <w:bottom w:val="none" w:sz="0" w:space="0" w:color="auto"/>
            <w:right w:val="none" w:sz="0" w:space="0" w:color="auto"/>
          </w:divBdr>
        </w:div>
        <w:div w:id="294801454">
          <w:marLeft w:val="640"/>
          <w:marRight w:val="0"/>
          <w:marTop w:val="0"/>
          <w:marBottom w:val="0"/>
          <w:divBdr>
            <w:top w:val="none" w:sz="0" w:space="0" w:color="auto"/>
            <w:left w:val="none" w:sz="0" w:space="0" w:color="auto"/>
            <w:bottom w:val="none" w:sz="0" w:space="0" w:color="auto"/>
            <w:right w:val="none" w:sz="0" w:space="0" w:color="auto"/>
          </w:divBdr>
        </w:div>
        <w:div w:id="325716097">
          <w:marLeft w:val="640"/>
          <w:marRight w:val="0"/>
          <w:marTop w:val="0"/>
          <w:marBottom w:val="0"/>
          <w:divBdr>
            <w:top w:val="none" w:sz="0" w:space="0" w:color="auto"/>
            <w:left w:val="none" w:sz="0" w:space="0" w:color="auto"/>
            <w:bottom w:val="none" w:sz="0" w:space="0" w:color="auto"/>
            <w:right w:val="none" w:sz="0" w:space="0" w:color="auto"/>
          </w:divBdr>
        </w:div>
        <w:div w:id="337082535">
          <w:marLeft w:val="640"/>
          <w:marRight w:val="0"/>
          <w:marTop w:val="0"/>
          <w:marBottom w:val="0"/>
          <w:divBdr>
            <w:top w:val="none" w:sz="0" w:space="0" w:color="auto"/>
            <w:left w:val="none" w:sz="0" w:space="0" w:color="auto"/>
            <w:bottom w:val="none" w:sz="0" w:space="0" w:color="auto"/>
            <w:right w:val="none" w:sz="0" w:space="0" w:color="auto"/>
          </w:divBdr>
        </w:div>
        <w:div w:id="350380770">
          <w:marLeft w:val="640"/>
          <w:marRight w:val="0"/>
          <w:marTop w:val="0"/>
          <w:marBottom w:val="0"/>
          <w:divBdr>
            <w:top w:val="none" w:sz="0" w:space="0" w:color="auto"/>
            <w:left w:val="none" w:sz="0" w:space="0" w:color="auto"/>
            <w:bottom w:val="none" w:sz="0" w:space="0" w:color="auto"/>
            <w:right w:val="none" w:sz="0" w:space="0" w:color="auto"/>
          </w:divBdr>
        </w:div>
        <w:div w:id="444621229">
          <w:marLeft w:val="640"/>
          <w:marRight w:val="0"/>
          <w:marTop w:val="0"/>
          <w:marBottom w:val="0"/>
          <w:divBdr>
            <w:top w:val="none" w:sz="0" w:space="0" w:color="auto"/>
            <w:left w:val="none" w:sz="0" w:space="0" w:color="auto"/>
            <w:bottom w:val="none" w:sz="0" w:space="0" w:color="auto"/>
            <w:right w:val="none" w:sz="0" w:space="0" w:color="auto"/>
          </w:divBdr>
        </w:div>
        <w:div w:id="446699634">
          <w:marLeft w:val="640"/>
          <w:marRight w:val="0"/>
          <w:marTop w:val="0"/>
          <w:marBottom w:val="0"/>
          <w:divBdr>
            <w:top w:val="none" w:sz="0" w:space="0" w:color="auto"/>
            <w:left w:val="none" w:sz="0" w:space="0" w:color="auto"/>
            <w:bottom w:val="none" w:sz="0" w:space="0" w:color="auto"/>
            <w:right w:val="none" w:sz="0" w:space="0" w:color="auto"/>
          </w:divBdr>
        </w:div>
        <w:div w:id="452790014">
          <w:marLeft w:val="640"/>
          <w:marRight w:val="0"/>
          <w:marTop w:val="0"/>
          <w:marBottom w:val="0"/>
          <w:divBdr>
            <w:top w:val="none" w:sz="0" w:space="0" w:color="auto"/>
            <w:left w:val="none" w:sz="0" w:space="0" w:color="auto"/>
            <w:bottom w:val="none" w:sz="0" w:space="0" w:color="auto"/>
            <w:right w:val="none" w:sz="0" w:space="0" w:color="auto"/>
          </w:divBdr>
        </w:div>
        <w:div w:id="458186510">
          <w:marLeft w:val="640"/>
          <w:marRight w:val="0"/>
          <w:marTop w:val="0"/>
          <w:marBottom w:val="0"/>
          <w:divBdr>
            <w:top w:val="none" w:sz="0" w:space="0" w:color="auto"/>
            <w:left w:val="none" w:sz="0" w:space="0" w:color="auto"/>
            <w:bottom w:val="none" w:sz="0" w:space="0" w:color="auto"/>
            <w:right w:val="none" w:sz="0" w:space="0" w:color="auto"/>
          </w:divBdr>
        </w:div>
        <w:div w:id="471216789">
          <w:marLeft w:val="640"/>
          <w:marRight w:val="0"/>
          <w:marTop w:val="0"/>
          <w:marBottom w:val="0"/>
          <w:divBdr>
            <w:top w:val="none" w:sz="0" w:space="0" w:color="auto"/>
            <w:left w:val="none" w:sz="0" w:space="0" w:color="auto"/>
            <w:bottom w:val="none" w:sz="0" w:space="0" w:color="auto"/>
            <w:right w:val="none" w:sz="0" w:space="0" w:color="auto"/>
          </w:divBdr>
        </w:div>
        <w:div w:id="500316451">
          <w:marLeft w:val="640"/>
          <w:marRight w:val="0"/>
          <w:marTop w:val="0"/>
          <w:marBottom w:val="0"/>
          <w:divBdr>
            <w:top w:val="none" w:sz="0" w:space="0" w:color="auto"/>
            <w:left w:val="none" w:sz="0" w:space="0" w:color="auto"/>
            <w:bottom w:val="none" w:sz="0" w:space="0" w:color="auto"/>
            <w:right w:val="none" w:sz="0" w:space="0" w:color="auto"/>
          </w:divBdr>
        </w:div>
        <w:div w:id="502278682">
          <w:marLeft w:val="640"/>
          <w:marRight w:val="0"/>
          <w:marTop w:val="0"/>
          <w:marBottom w:val="0"/>
          <w:divBdr>
            <w:top w:val="none" w:sz="0" w:space="0" w:color="auto"/>
            <w:left w:val="none" w:sz="0" w:space="0" w:color="auto"/>
            <w:bottom w:val="none" w:sz="0" w:space="0" w:color="auto"/>
            <w:right w:val="none" w:sz="0" w:space="0" w:color="auto"/>
          </w:divBdr>
        </w:div>
        <w:div w:id="505680748">
          <w:marLeft w:val="640"/>
          <w:marRight w:val="0"/>
          <w:marTop w:val="0"/>
          <w:marBottom w:val="0"/>
          <w:divBdr>
            <w:top w:val="none" w:sz="0" w:space="0" w:color="auto"/>
            <w:left w:val="none" w:sz="0" w:space="0" w:color="auto"/>
            <w:bottom w:val="none" w:sz="0" w:space="0" w:color="auto"/>
            <w:right w:val="none" w:sz="0" w:space="0" w:color="auto"/>
          </w:divBdr>
        </w:div>
        <w:div w:id="538470483">
          <w:marLeft w:val="640"/>
          <w:marRight w:val="0"/>
          <w:marTop w:val="0"/>
          <w:marBottom w:val="0"/>
          <w:divBdr>
            <w:top w:val="none" w:sz="0" w:space="0" w:color="auto"/>
            <w:left w:val="none" w:sz="0" w:space="0" w:color="auto"/>
            <w:bottom w:val="none" w:sz="0" w:space="0" w:color="auto"/>
            <w:right w:val="none" w:sz="0" w:space="0" w:color="auto"/>
          </w:divBdr>
        </w:div>
        <w:div w:id="546571040">
          <w:marLeft w:val="640"/>
          <w:marRight w:val="0"/>
          <w:marTop w:val="0"/>
          <w:marBottom w:val="0"/>
          <w:divBdr>
            <w:top w:val="none" w:sz="0" w:space="0" w:color="auto"/>
            <w:left w:val="none" w:sz="0" w:space="0" w:color="auto"/>
            <w:bottom w:val="none" w:sz="0" w:space="0" w:color="auto"/>
            <w:right w:val="none" w:sz="0" w:space="0" w:color="auto"/>
          </w:divBdr>
        </w:div>
        <w:div w:id="554007544">
          <w:marLeft w:val="640"/>
          <w:marRight w:val="0"/>
          <w:marTop w:val="0"/>
          <w:marBottom w:val="0"/>
          <w:divBdr>
            <w:top w:val="none" w:sz="0" w:space="0" w:color="auto"/>
            <w:left w:val="none" w:sz="0" w:space="0" w:color="auto"/>
            <w:bottom w:val="none" w:sz="0" w:space="0" w:color="auto"/>
            <w:right w:val="none" w:sz="0" w:space="0" w:color="auto"/>
          </w:divBdr>
        </w:div>
        <w:div w:id="587465935">
          <w:marLeft w:val="640"/>
          <w:marRight w:val="0"/>
          <w:marTop w:val="0"/>
          <w:marBottom w:val="0"/>
          <w:divBdr>
            <w:top w:val="none" w:sz="0" w:space="0" w:color="auto"/>
            <w:left w:val="none" w:sz="0" w:space="0" w:color="auto"/>
            <w:bottom w:val="none" w:sz="0" w:space="0" w:color="auto"/>
            <w:right w:val="none" w:sz="0" w:space="0" w:color="auto"/>
          </w:divBdr>
        </w:div>
        <w:div w:id="621420541">
          <w:marLeft w:val="640"/>
          <w:marRight w:val="0"/>
          <w:marTop w:val="0"/>
          <w:marBottom w:val="0"/>
          <w:divBdr>
            <w:top w:val="none" w:sz="0" w:space="0" w:color="auto"/>
            <w:left w:val="none" w:sz="0" w:space="0" w:color="auto"/>
            <w:bottom w:val="none" w:sz="0" w:space="0" w:color="auto"/>
            <w:right w:val="none" w:sz="0" w:space="0" w:color="auto"/>
          </w:divBdr>
        </w:div>
        <w:div w:id="629628001">
          <w:marLeft w:val="640"/>
          <w:marRight w:val="0"/>
          <w:marTop w:val="0"/>
          <w:marBottom w:val="0"/>
          <w:divBdr>
            <w:top w:val="none" w:sz="0" w:space="0" w:color="auto"/>
            <w:left w:val="none" w:sz="0" w:space="0" w:color="auto"/>
            <w:bottom w:val="none" w:sz="0" w:space="0" w:color="auto"/>
            <w:right w:val="none" w:sz="0" w:space="0" w:color="auto"/>
          </w:divBdr>
        </w:div>
        <w:div w:id="693456085">
          <w:marLeft w:val="640"/>
          <w:marRight w:val="0"/>
          <w:marTop w:val="0"/>
          <w:marBottom w:val="0"/>
          <w:divBdr>
            <w:top w:val="none" w:sz="0" w:space="0" w:color="auto"/>
            <w:left w:val="none" w:sz="0" w:space="0" w:color="auto"/>
            <w:bottom w:val="none" w:sz="0" w:space="0" w:color="auto"/>
            <w:right w:val="none" w:sz="0" w:space="0" w:color="auto"/>
          </w:divBdr>
        </w:div>
        <w:div w:id="741832991">
          <w:marLeft w:val="640"/>
          <w:marRight w:val="0"/>
          <w:marTop w:val="0"/>
          <w:marBottom w:val="0"/>
          <w:divBdr>
            <w:top w:val="none" w:sz="0" w:space="0" w:color="auto"/>
            <w:left w:val="none" w:sz="0" w:space="0" w:color="auto"/>
            <w:bottom w:val="none" w:sz="0" w:space="0" w:color="auto"/>
            <w:right w:val="none" w:sz="0" w:space="0" w:color="auto"/>
          </w:divBdr>
        </w:div>
        <w:div w:id="754666128">
          <w:marLeft w:val="640"/>
          <w:marRight w:val="0"/>
          <w:marTop w:val="0"/>
          <w:marBottom w:val="0"/>
          <w:divBdr>
            <w:top w:val="none" w:sz="0" w:space="0" w:color="auto"/>
            <w:left w:val="none" w:sz="0" w:space="0" w:color="auto"/>
            <w:bottom w:val="none" w:sz="0" w:space="0" w:color="auto"/>
            <w:right w:val="none" w:sz="0" w:space="0" w:color="auto"/>
          </w:divBdr>
        </w:div>
        <w:div w:id="773551040">
          <w:marLeft w:val="640"/>
          <w:marRight w:val="0"/>
          <w:marTop w:val="0"/>
          <w:marBottom w:val="0"/>
          <w:divBdr>
            <w:top w:val="none" w:sz="0" w:space="0" w:color="auto"/>
            <w:left w:val="none" w:sz="0" w:space="0" w:color="auto"/>
            <w:bottom w:val="none" w:sz="0" w:space="0" w:color="auto"/>
            <w:right w:val="none" w:sz="0" w:space="0" w:color="auto"/>
          </w:divBdr>
        </w:div>
        <w:div w:id="796799632">
          <w:marLeft w:val="640"/>
          <w:marRight w:val="0"/>
          <w:marTop w:val="0"/>
          <w:marBottom w:val="0"/>
          <w:divBdr>
            <w:top w:val="none" w:sz="0" w:space="0" w:color="auto"/>
            <w:left w:val="none" w:sz="0" w:space="0" w:color="auto"/>
            <w:bottom w:val="none" w:sz="0" w:space="0" w:color="auto"/>
            <w:right w:val="none" w:sz="0" w:space="0" w:color="auto"/>
          </w:divBdr>
        </w:div>
        <w:div w:id="824080992">
          <w:marLeft w:val="640"/>
          <w:marRight w:val="0"/>
          <w:marTop w:val="0"/>
          <w:marBottom w:val="0"/>
          <w:divBdr>
            <w:top w:val="none" w:sz="0" w:space="0" w:color="auto"/>
            <w:left w:val="none" w:sz="0" w:space="0" w:color="auto"/>
            <w:bottom w:val="none" w:sz="0" w:space="0" w:color="auto"/>
            <w:right w:val="none" w:sz="0" w:space="0" w:color="auto"/>
          </w:divBdr>
        </w:div>
        <w:div w:id="832646524">
          <w:marLeft w:val="640"/>
          <w:marRight w:val="0"/>
          <w:marTop w:val="0"/>
          <w:marBottom w:val="0"/>
          <w:divBdr>
            <w:top w:val="none" w:sz="0" w:space="0" w:color="auto"/>
            <w:left w:val="none" w:sz="0" w:space="0" w:color="auto"/>
            <w:bottom w:val="none" w:sz="0" w:space="0" w:color="auto"/>
            <w:right w:val="none" w:sz="0" w:space="0" w:color="auto"/>
          </w:divBdr>
        </w:div>
        <w:div w:id="845292561">
          <w:marLeft w:val="640"/>
          <w:marRight w:val="0"/>
          <w:marTop w:val="0"/>
          <w:marBottom w:val="0"/>
          <w:divBdr>
            <w:top w:val="none" w:sz="0" w:space="0" w:color="auto"/>
            <w:left w:val="none" w:sz="0" w:space="0" w:color="auto"/>
            <w:bottom w:val="none" w:sz="0" w:space="0" w:color="auto"/>
            <w:right w:val="none" w:sz="0" w:space="0" w:color="auto"/>
          </w:divBdr>
        </w:div>
        <w:div w:id="859974413">
          <w:marLeft w:val="640"/>
          <w:marRight w:val="0"/>
          <w:marTop w:val="0"/>
          <w:marBottom w:val="0"/>
          <w:divBdr>
            <w:top w:val="none" w:sz="0" w:space="0" w:color="auto"/>
            <w:left w:val="none" w:sz="0" w:space="0" w:color="auto"/>
            <w:bottom w:val="none" w:sz="0" w:space="0" w:color="auto"/>
            <w:right w:val="none" w:sz="0" w:space="0" w:color="auto"/>
          </w:divBdr>
        </w:div>
        <w:div w:id="866330099">
          <w:marLeft w:val="640"/>
          <w:marRight w:val="0"/>
          <w:marTop w:val="0"/>
          <w:marBottom w:val="0"/>
          <w:divBdr>
            <w:top w:val="none" w:sz="0" w:space="0" w:color="auto"/>
            <w:left w:val="none" w:sz="0" w:space="0" w:color="auto"/>
            <w:bottom w:val="none" w:sz="0" w:space="0" w:color="auto"/>
            <w:right w:val="none" w:sz="0" w:space="0" w:color="auto"/>
          </w:divBdr>
        </w:div>
        <w:div w:id="897594673">
          <w:marLeft w:val="640"/>
          <w:marRight w:val="0"/>
          <w:marTop w:val="0"/>
          <w:marBottom w:val="0"/>
          <w:divBdr>
            <w:top w:val="none" w:sz="0" w:space="0" w:color="auto"/>
            <w:left w:val="none" w:sz="0" w:space="0" w:color="auto"/>
            <w:bottom w:val="none" w:sz="0" w:space="0" w:color="auto"/>
            <w:right w:val="none" w:sz="0" w:space="0" w:color="auto"/>
          </w:divBdr>
        </w:div>
        <w:div w:id="898830876">
          <w:marLeft w:val="640"/>
          <w:marRight w:val="0"/>
          <w:marTop w:val="0"/>
          <w:marBottom w:val="0"/>
          <w:divBdr>
            <w:top w:val="none" w:sz="0" w:space="0" w:color="auto"/>
            <w:left w:val="none" w:sz="0" w:space="0" w:color="auto"/>
            <w:bottom w:val="none" w:sz="0" w:space="0" w:color="auto"/>
            <w:right w:val="none" w:sz="0" w:space="0" w:color="auto"/>
          </w:divBdr>
        </w:div>
        <w:div w:id="903830925">
          <w:marLeft w:val="640"/>
          <w:marRight w:val="0"/>
          <w:marTop w:val="0"/>
          <w:marBottom w:val="0"/>
          <w:divBdr>
            <w:top w:val="none" w:sz="0" w:space="0" w:color="auto"/>
            <w:left w:val="none" w:sz="0" w:space="0" w:color="auto"/>
            <w:bottom w:val="none" w:sz="0" w:space="0" w:color="auto"/>
            <w:right w:val="none" w:sz="0" w:space="0" w:color="auto"/>
          </w:divBdr>
        </w:div>
        <w:div w:id="940919935">
          <w:marLeft w:val="640"/>
          <w:marRight w:val="0"/>
          <w:marTop w:val="0"/>
          <w:marBottom w:val="0"/>
          <w:divBdr>
            <w:top w:val="none" w:sz="0" w:space="0" w:color="auto"/>
            <w:left w:val="none" w:sz="0" w:space="0" w:color="auto"/>
            <w:bottom w:val="none" w:sz="0" w:space="0" w:color="auto"/>
            <w:right w:val="none" w:sz="0" w:space="0" w:color="auto"/>
          </w:divBdr>
        </w:div>
        <w:div w:id="985627980">
          <w:marLeft w:val="640"/>
          <w:marRight w:val="0"/>
          <w:marTop w:val="0"/>
          <w:marBottom w:val="0"/>
          <w:divBdr>
            <w:top w:val="none" w:sz="0" w:space="0" w:color="auto"/>
            <w:left w:val="none" w:sz="0" w:space="0" w:color="auto"/>
            <w:bottom w:val="none" w:sz="0" w:space="0" w:color="auto"/>
            <w:right w:val="none" w:sz="0" w:space="0" w:color="auto"/>
          </w:divBdr>
        </w:div>
        <w:div w:id="995230349">
          <w:marLeft w:val="640"/>
          <w:marRight w:val="0"/>
          <w:marTop w:val="0"/>
          <w:marBottom w:val="0"/>
          <w:divBdr>
            <w:top w:val="none" w:sz="0" w:space="0" w:color="auto"/>
            <w:left w:val="none" w:sz="0" w:space="0" w:color="auto"/>
            <w:bottom w:val="none" w:sz="0" w:space="0" w:color="auto"/>
            <w:right w:val="none" w:sz="0" w:space="0" w:color="auto"/>
          </w:divBdr>
        </w:div>
        <w:div w:id="1013609985">
          <w:marLeft w:val="640"/>
          <w:marRight w:val="0"/>
          <w:marTop w:val="0"/>
          <w:marBottom w:val="0"/>
          <w:divBdr>
            <w:top w:val="none" w:sz="0" w:space="0" w:color="auto"/>
            <w:left w:val="none" w:sz="0" w:space="0" w:color="auto"/>
            <w:bottom w:val="none" w:sz="0" w:space="0" w:color="auto"/>
            <w:right w:val="none" w:sz="0" w:space="0" w:color="auto"/>
          </w:divBdr>
        </w:div>
        <w:div w:id="1083918565">
          <w:marLeft w:val="640"/>
          <w:marRight w:val="0"/>
          <w:marTop w:val="0"/>
          <w:marBottom w:val="0"/>
          <w:divBdr>
            <w:top w:val="none" w:sz="0" w:space="0" w:color="auto"/>
            <w:left w:val="none" w:sz="0" w:space="0" w:color="auto"/>
            <w:bottom w:val="none" w:sz="0" w:space="0" w:color="auto"/>
            <w:right w:val="none" w:sz="0" w:space="0" w:color="auto"/>
          </w:divBdr>
        </w:div>
        <w:div w:id="1138574073">
          <w:marLeft w:val="640"/>
          <w:marRight w:val="0"/>
          <w:marTop w:val="0"/>
          <w:marBottom w:val="0"/>
          <w:divBdr>
            <w:top w:val="none" w:sz="0" w:space="0" w:color="auto"/>
            <w:left w:val="none" w:sz="0" w:space="0" w:color="auto"/>
            <w:bottom w:val="none" w:sz="0" w:space="0" w:color="auto"/>
            <w:right w:val="none" w:sz="0" w:space="0" w:color="auto"/>
          </w:divBdr>
        </w:div>
        <w:div w:id="1168444501">
          <w:marLeft w:val="640"/>
          <w:marRight w:val="0"/>
          <w:marTop w:val="0"/>
          <w:marBottom w:val="0"/>
          <w:divBdr>
            <w:top w:val="none" w:sz="0" w:space="0" w:color="auto"/>
            <w:left w:val="none" w:sz="0" w:space="0" w:color="auto"/>
            <w:bottom w:val="none" w:sz="0" w:space="0" w:color="auto"/>
            <w:right w:val="none" w:sz="0" w:space="0" w:color="auto"/>
          </w:divBdr>
        </w:div>
        <w:div w:id="1181044338">
          <w:marLeft w:val="640"/>
          <w:marRight w:val="0"/>
          <w:marTop w:val="0"/>
          <w:marBottom w:val="0"/>
          <w:divBdr>
            <w:top w:val="none" w:sz="0" w:space="0" w:color="auto"/>
            <w:left w:val="none" w:sz="0" w:space="0" w:color="auto"/>
            <w:bottom w:val="none" w:sz="0" w:space="0" w:color="auto"/>
            <w:right w:val="none" w:sz="0" w:space="0" w:color="auto"/>
          </w:divBdr>
        </w:div>
        <w:div w:id="1181774898">
          <w:marLeft w:val="640"/>
          <w:marRight w:val="0"/>
          <w:marTop w:val="0"/>
          <w:marBottom w:val="0"/>
          <w:divBdr>
            <w:top w:val="none" w:sz="0" w:space="0" w:color="auto"/>
            <w:left w:val="none" w:sz="0" w:space="0" w:color="auto"/>
            <w:bottom w:val="none" w:sz="0" w:space="0" w:color="auto"/>
            <w:right w:val="none" w:sz="0" w:space="0" w:color="auto"/>
          </w:divBdr>
        </w:div>
        <w:div w:id="1218518946">
          <w:marLeft w:val="640"/>
          <w:marRight w:val="0"/>
          <w:marTop w:val="0"/>
          <w:marBottom w:val="0"/>
          <w:divBdr>
            <w:top w:val="none" w:sz="0" w:space="0" w:color="auto"/>
            <w:left w:val="none" w:sz="0" w:space="0" w:color="auto"/>
            <w:bottom w:val="none" w:sz="0" w:space="0" w:color="auto"/>
            <w:right w:val="none" w:sz="0" w:space="0" w:color="auto"/>
          </w:divBdr>
        </w:div>
        <w:div w:id="1251430134">
          <w:marLeft w:val="640"/>
          <w:marRight w:val="0"/>
          <w:marTop w:val="0"/>
          <w:marBottom w:val="0"/>
          <w:divBdr>
            <w:top w:val="none" w:sz="0" w:space="0" w:color="auto"/>
            <w:left w:val="none" w:sz="0" w:space="0" w:color="auto"/>
            <w:bottom w:val="none" w:sz="0" w:space="0" w:color="auto"/>
            <w:right w:val="none" w:sz="0" w:space="0" w:color="auto"/>
          </w:divBdr>
        </w:div>
        <w:div w:id="1267545458">
          <w:marLeft w:val="640"/>
          <w:marRight w:val="0"/>
          <w:marTop w:val="0"/>
          <w:marBottom w:val="0"/>
          <w:divBdr>
            <w:top w:val="none" w:sz="0" w:space="0" w:color="auto"/>
            <w:left w:val="none" w:sz="0" w:space="0" w:color="auto"/>
            <w:bottom w:val="none" w:sz="0" w:space="0" w:color="auto"/>
            <w:right w:val="none" w:sz="0" w:space="0" w:color="auto"/>
          </w:divBdr>
        </w:div>
        <w:div w:id="1285189733">
          <w:marLeft w:val="640"/>
          <w:marRight w:val="0"/>
          <w:marTop w:val="0"/>
          <w:marBottom w:val="0"/>
          <w:divBdr>
            <w:top w:val="none" w:sz="0" w:space="0" w:color="auto"/>
            <w:left w:val="none" w:sz="0" w:space="0" w:color="auto"/>
            <w:bottom w:val="none" w:sz="0" w:space="0" w:color="auto"/>
            <w:right w:val="none" w:sz="0" w:space="0" w:color="auto"/>
          </w:divBdr>
        </w:div>
        <w:div w:id="1288387385">
          <w:marLeft w:val="640"/>
          <w:marRight w:val="0"/>
          <w:marTop w:val="0"/>
          <w:marBottom w:val="0"/>
          <w:divBdr>
            <w:top w:val="none" w:sz="0" w:space="0" w:color="auto"/>
            <w:left w:val="none" w:sz="0" w:space="0" w:color="auto"/>
            <w:bottom w:val="none" w:sz="0" w:space="0" w:color="auto"/>
            <w:right w:val="none" w:sz="0" w:space="0" w:color="auto"/>
          </w:divBdr>
        </w:div>
        <w:div w:id="1347711695">
          <w:marLeft w:val="640"/>
          <w:marRight w:val="0"/>
          <w:marTop w:val="0"/>
          <w:marBottom w:val="0"/>
          <w:divBdr>
            <w:top w:val="none" w:sz="0" w:space="0" w:color="auto"/>
            <w:left w:val="none" w:sz="0" w:space="0" w:color="auto"/>
            <w:bottom w:val="none" w:sz="0" w:space="0" w:color="auto"/>
            <w:right w:val="none" w:sz="0" w:space="0" w:color="auto"/>
          </w:divBdr>
        </w:div>
        <w:div w:id="1370184329">
          <w:marLeft w:val="640"/>
          <w:marRight w:val="0"/>
          <w:marTop w:val="0"/>
          <w:marBottom w:val="0"/>
          <w:divBdr>
            <w:top w:val="none" w:sz="0" w:space="0" w:color="auto"/>
            <w:left w:val="none" w:sz="0" w:space="0" w:color="auto"/>
            <w:bottom w:val="none" w:sz="0" w:space="0" w:color="auto"/>
            <w:right w:val="none" w:sz="0" w:space="0" w:color="auto"/>
          </w:divBdr>
        </w:div>
        <w:div w:id="1391726385">
          <w:marLeft w:val="640"/>
          <w:marRight w:val="0"/>
          <w:marTop w:val="0"/>
          <w:marBottom w:val="0"/>
          <w:divBdr>
            <w:top w:val="none" w:sz="0" w:space="0" w:color="auto"/>
            <w:left w:val="none" w:sz="0" w:space="0" w:color="auto"/>
            <w:bottom w:val="none" w:sz="0" w:space="0" w:color="auto"/>
            <w:right w:val="none" w:sz="0" w:space="0" w:color="auto"/>
          </w:divBdr>
        </w:div>
        <w:div w:id="1435973856">
          <w:marLeft w:val="640"/>
          <w:marRight w:val="0"/>
          <w:marTop w:val="0"/>
          <w:marBottom w:val="0"/>
          <w:divBdr>
            <w:top w:val="none" w:sz="0" w:space="0" w:color="auto"/>
            <w:left w:val="none" w:sz="0" w:space="0" w:color="auto"/>
            <w:bottom w:val="none" w:sz="0" w:space="0" w:color="auto"/>
            <w:right w:val="none" w:sz="0" w:space="0" w:color="auto"/>
          </w:divBdr>
        </w:div>
        <w:div w:id="1502695270">
          <w:marLeft w:val="640"/>
          <w:marRight w:val="0"/>
          <w:marTop w:val="0"/>
          <w:marBottom w:val="0"/>
          <w:divBdr>
            <w:top w:val="none" w:sz="0" w:space="0" w:color="auto"/>
            <w:left w:val="none" w:sz="0" w:space="0" w:color="auto"/>
            <w:bottom w:val="none" w:sz="0" w:space="0" w:color="auto"/>
            <w:right w:val="none" w:sz="0" w:space="0" w:color="auto"/>
          </w:divBdr>
        </w:div>
        <w:div w:id="1525090868">
          <w:marLeft w:val="640"/>
          <w:marRight w:val="0"/>
          <w:marTop w:val="0"/>
          <w:marBottom w:val="0"/>
          <w:divBdr>
            <w:top w:val="none" w:sz="0" w:space="0" w:color="auto"/>
            <w:left w:val="none" w:sz="0" w:space="0" w:color="auto"/>
            <w:bottom w:val="none" w:sz="0" w:space="0" w:color="auto"/>
            <w:right w:val="none" w:sz="0" w:space="0" w:color="auto"/>
          </w:divBdr>
        </w:div>
        <w:div w:id="1565480945">
          <w:marLeft w:val="640"/>
          <w:marRight w:val="0"/>
          <w:marTop w:val="0"/>
          <w:marBottom w:val="0"/>
          <w:divBdr>
            <w:top w:val="none" w:sz="0" w:space="0" w:color="auto"/>
            <w:left w:val="none" w:sz="0" w:space="0" w:color="auto"/>
            <w:bottom w:val="none" w:sz="0" w:space="0" w:color="auto"/>
            <w:right w:val="none" w:sz="0" w:space="0" w:color="auto"/>
          </w:divBdr>
        </w:div>
        <w:div w:id="1589077776">
          <w:marLeft w:val="640"/>
          <w:marRight w:val="0"/>
          <w:marTop w:val="0"/>
          <w:marBottom w:val="0"/>
          <w:divBdr>
            <w:top w:val="none" w:sz="0" w:space="0" w:color="auto"/>
            <w:left w:val="none" w:sz="0" w:space="0" w:color="auto"/>
            <w:bottom w:val="none" w:sz="0" w:space="0" w:color="auto"/>
            <w:right w:val="none" w:sz="0" w:space="0" w:color="auto"/>
          </w:divBdr>
        </w:div>
        <w:div w:id="1598905795">
          <w:marLeft w:val="640"/>
          <w:marRight w:val="0"/>
          <w:marTop w:val="0"/>
          <w:marBottom w:val="0"/>
          <w:divBdr>
            <w:top w:val="none" w:sz="0" w:space="0" w:color="auto"/>
            <w:left w:val="none" w:sz="0" w:space="0" w:color="auto"/>
            <w:bottom w:val="none" w:sz="0" w:space="0" w:color="auto"/>
            <w:right w:val="none" w:sz="0" w:space="0" w:color="auto"/>
          </w:divBdr>
        </w:div>
        <w:div w:id="1601983820">
          <w:marLeft w:val="640"/>
          <w:marRight w:val="0"/>
          <w:marTop w:val="0"/>
          <w:marBottom w:val="0"/>
          <w:divBdr>
            <w:top w:val="none" w:sz="0" w:space="0" w:color="auto"/>
            <w:left w:val="none" w:sz="0" w:space="0" w:color="auto"/>
            <w:bottom w:val="none" w:sz="0" w:space="0" w:color="auto"/>
            <w:right w:val="none" w:sz="0" w:space="0" w:color="auto"/>
          </w:divBdr>
        </w:div>
        <w:div w:id="1682274749">
          <w:marLeft w:val="640"/>
          <w:marRight w:val="0"/>
          <w:marTop w:val="0"/>
          <w:marBottom w:val="0"/>
          <w:divBdr>
            <w:top w:val="none" w:sz="0" w:space="0" w:color="auto"/>
            <w:left w:val="none" w:sz="0" w:space="0" w:color="auto"/>
            <w:bottom w:val="none" w:sz="0" w:space="0" w:color="auto"/>
            <w:right w:val="none" w:sz="0" w:space="0" w:color="auto"/>
          </w:divBdr>
        </w:div>
        <w:div w:id="1691688407">
          <w:marLeft w:val="640"/>
          <w:marRight w:val="0"/>
          <w:marTop w:val="0"/>
          <w:marBottom w:val="0"/>
          <w:divBdr>
            <w:top w:val="none" w:sz="0" w:space="0" w:color="auto"/>
            <w:left w:val="none" w:sz="0" w:space="0" w:color="auto"/>
            <w:bottom w:val="none" w:sz="0" w:space="0" w:color="auto"/>
            <w:right w:val="none" w:sz="0" w:space="0" w:color="auto"/>
          </w:divBdr>
        </w:div>
        <w:div w:id="1759516735">
          <w:marLeft w:val="640"/>
          <w:marRight w:val="0"/>
          <w:marTop w:val="0"/>
          <w:marBottom w:val="0"/>
          <w:divBdr>
            <w:top w:val="none" w:sz="0" w:space="0" w:color="auto"/>
            <w:left w:val="none" w:sz="0" w:space="0" w:color="auto"/>
            <w:bottom w:val="none" w:sz="0" w:space="0" w:color="auto"/>
            <w:right w:val="none" w:sz="0" w:space="0" w:color="auto"/>
          </w:divBdr>
        </w:div>
        <w:div w:id="1772780810">
          <w:marLeft w:val="640"/>
          <w:marRight w:val="0"/>
          <w:marTop w:val="0"/>
          <w:marBottom w:val="0"/>
          <w:divBdr>
            <w:top w:val="none" w:sz="0" w:space="0" w:color="auto"/>
            <w:left w:val="none" w:sz="0" w:space="0" w:color="auto"/>
            <w:bottom w:val="none" w:sz="0" w:space="0" w:color="auto"/>
            <w:right w:val="none" w:sz="0" w:space="0" w:color="auto"/>
          </w:divBdr>
        </w:div>
        <w:div w:id="1846745822">
          <w:marLeft w:val="640"/>
          <w:marRight w:val="0"/>
          <w:marTop w:val="0"/>
          <w:marBottom w:val="0"/>
          <w:divBdr>
            <w:top w:val="none" w:sz="0" w:space="0" w:color="auto"/>
            <w:left w:val="none" w:sz="0" w:space="0" w:color="auto"/>
            <w:bottom w:val="none" w:sz="0" w:space="0" w:color="auto"/>
            <w:right w:val="none" w:sz="0" w:space="0" w:color="auto"/>
          </w:divBdr>
        </w:div>
        <w:div w:id="1898975954">
          <w:marLeft w:val="640"/>
          <w:marRight w:val="0"/>
          <w:marTop w:val="0"/>
          <w:marBottom w:val="0"/>
          <w:divBdr>
            <w:top w:val="none" w:sz="0" w:space="0" w:color="auto"/>
            <w:left w:val="none" w:sz="0" w:space="0" w:color="auto"/>
            <w:bottom w:val="none" w:sz="0" w:space="0" w:color="auto"/>
            <w:right w:val="none" w:sz="0" w:space="0" w:color="auto"/>
          </w:divBdr>
        </w:div>
        <w:div w:id="1916821552">
          <w:marLeft w:val="640"/>
          <w:marRight w:val="0"/>
          <w:marTop w:val="0"/>
          <w:marBottom w:val="0"/>
          <w:divBdr>
            <w:top w:val="none" w:sz="0" w:space="0" w:color="auto"/>
            <w:left w:val="none" w:sz="0" w:space="0" w:color="auto"/>
            <w:bottom w:val="none" w:sz="0" w:space="0" w:color="auto"/>
            <w:right w:val="none" w:sz="0" w:space="0" w:color="auto"/>
          </w:divBdr>
        </w:div>
        <w:div w:id="1936934738">
          <w:marLeft w:val="640"/>
          <w:marRight w:val="0"/>
          <w:marTop w:val="0"/>
          <w:marBottom w:val="0"/>
          <w:divBdr>
            <w:top w:val="none" w:sz="0" w:space="0" w:color="auto"/>
            <w:left w:val="none" w:sz="0" w:space="0" w:color="auto"/>
            <w:bottom w:val="none" w:sz="0" w:space="0" w:color="auto"/>
            <w:right w:val="none" w:sz="0" w:space="0" w:color="auto"/>
          </w:divBdr>
        </w:div>
        <w:div w:id="1952659503">
          <w:marLeft w:val="640"/>
          <w:marRight w:val="0"/>
          <w:marTop w:val="0"/>
          <w:marBottom w:val="0"/>
          <w:divBdr>
            <w:top w:val="none" w:sz="0" w:space="0" w:color="auto"/>
            <w:left w:val="none" w:sz="0" w:space="0" w:color="auto"/>
            <w:bottom w:val="none" w:sz="0" w:space="0" w:color="auto"/>
            <w:right w:val="none" w:sz="0" w:space="0" w:color="auto"/>
          </w:divBdr>
        </w:div>
        <w:div w:id="1953897087">
          <w:marLeft w:val="640"/>
          <w:marRight w:val="0"/>
          <w:marTop w:val="0"/>
          <w:marBottom w:val="0"/>
          <w:divBdr>
            <w:top w:val="none" w:sz="0" w:space="0" w:color="auto"/>
            <w:left w:val="none" w:sz="0" w:space="0" w:color="auto"/>
            <w:bottom w:val="none" w:sz="0" w:space="0" w:color="auto"/>
            <w:right w:val="none" w:sz="0" w:space="0" w:color="auto"/>
          </w:divBdr>
        </w:div>
        <w:div w:id="1954751331">
          <w:marLeft w:val="640"/>
          <w:marRight w:val="0"/>
          <w:marTop w:val="0"/>
          <w:marBottom w:val="0"/>
          <w:divBdr>
            <w:top w:val="none" w:sz="0" w:space="0" w:color="auto"/>
            <w:left w:val="none" w:sz="0" w:space="0" w:color="auto"/>
            <w:bottom w:val="none" w:sz="0" w:space="0" w:color="auto"/>
            <w:right w:val="none" w:sz="0" w:space="0" w:color="auto"/>
          </w:divBdr>
        </w:div>
        <w:div w:id="2020738179">
          <w:marLeft w:val="640"/>
          <w:marRight w:val="0"/>
          <w:marTop w:val="0"/>
          <w:marBottom w:val="0"/>
          <w:divBdr>
            <w:top w:val="none" w:sz="0" w:space="0" w:color="auto"/>
            <w:left w:val="none" w:sz="0" w:space="0" w:color="auto"/>
            <w:bottom w:val="none" w:sz="0" w:space="0" w:color="auto"/>
            <w:right w:val="none" w:sz="0" w:space="0" w:color="auto"/>
          </w:divBdr>
        </w:div>
        <w:div w:id="2033799454">
          <w:marLeft w:val="640"/>
          <w:marRight w:val="0"/>
          <w:marTop w:val="0"/>
          <w:marBottom w:val="0"/>
          <w:divBdr>
            <w:top w:val="none" w:sz="0" w:space="0" w:color="auto"/>
            <w:left w:val="none" w:sz="0" w:space="0" w:color="auto"/>
            <w:bottom w:val="none" w:sz="0" w:space="0" w:color="auto"/>
            <w:right w:val="none" w:sz="0" w:space="0" w:color="auto"/>
          </w:divBdr>
        </w:div>
        <w:div w:id="2040547166">
          <w:marLeft w:val="640"/>
          <w:marRight w:val="0"/>
          <w:marTop w:val="0"/>
          <w:marBottom w:val="0"/>
          <w:divBdr>
            <w:top w:val="none" w:sz="0" w:space="0" w:color="auto"/>
            <w:left w:val="none" w:sz="0" w:space="0" w:color="auto"/>
            <w:bottom w:val="none" w:sz="0" w:space="0" w:color="auto"/>
            <w:right w:val="none" w:sz="0" w:space="0" w:color="auto"/>
          </w:divBdr>
        </w:div>
        <w:div w:id="2093351348">
          <w:marLeft w:val="640"/>
          <w:marRight w:val="0"/>
          <w:marTop w:val="0"/>
          <w:marBottom w:val="0"/>
          <w:divBdr>
            <w:top w:val="none" w:sz="0" w:space="0" w:color="auto"/>
            <w:left w:val="none" w:sz="0" w:space="0" w:color="auto"/>
            <w:bottom w:val="none" w:sz="0" w:space="0" w:color="auto"/>
            <w:right w:val="none" w:sz="0" w:space="0" w:color="auto"/>
          </w:divBdr>
        </w:div>
        <w:div w:id="2121605808">
          <w:marLeft w:val="640"/>
          <w:marRight w:val="0"/>
          <w:marTop w:val="0"/>
          <w:marBottom w:val="0"/>
          <w:divBdr>
            <w:top w:val="none" w:sz="0" w:space="0" w:color="auto"/>
            <w:left w:val="none" w:sz="0" w:space="0" w:color="auto"/>
            <w:bottom w:val="none" w:sz="0" w:space="0" w:color="auto"/>
            <w:right w:val="none" w:sz="0" w:space="0" w:color="auto"/>
          </w:divBdr>
        </w:div>
        <w:div w:id="2127961445">
          <w:marLeft w:val="640"/>
          <w:marRight w:val="0"/>
          <w:marTop w:val="0"/>
          <w:marBottom w:val="0"/>
          <w:divBdr>
            <w:top w:val="none" w:sz="0" w:space="0" w:color="auto"/>
            <w:left w:val="none" w:sz="0" w:space="0" w:color="auto"/>
            <w:bottom w:val="none" w:sz="0" w:space="0" w:color="auto"/>
            <w:right w:val="none" w:sz="0" w:space="0" w:color="auto"/>
          </w:divBdr>
        </w:div>
        <w:div w:id="2139757460">
          <w:marLeft w:val="640"/>
          <w:marRight w:val="0"/>
          <w:marTop w:val="0"/>
          <w:marBottom w:val="0"/>
          <w:divBdr>
            <w:top w:val="none" w:sz="0" w:space="0" w:color="auto"/>
            <w:left w:val="none" w:sz="0" w:space="0" w:color="auto"/>
            <w:bottom w:val="none" w:sz="0" w:space="0" w:color="auto"/>
            <w:right w:val="none" w:sz="0" w:space="0" w:color="auto"/>
          </w:divBdr>
        </w:div>
      </w:divsChild>
    </w:div>
    <w:div w:id="1776510759">
      <w:bodyDiv w:val="1"/>
      <w:marLeft w:val="0"/>
      <w:marRight w:val="0"/>
      <w:marTop w:val="0"/>
      <w:marBottom w:val="0"/>
      <w:divBdr>
        <w:top w:val="none" w:sz="0" w:space="0" w:color="auto"/>
        <w:left w:val="none" w:sz="0" w:space="0" w:color="auto"/>
        <w:bottom w:val="none" w:sz="0" w:space="0" w:color="auto"/>
        <w:right w:val="none" w:sz="0" w:space="0" w:color="auto"/>
      </w:divBdr>
      <w:divsChild>
        <w:div w:id="24914337">
          <w:marLeft w:val="640"/>
          <w:marRight w:val="0"/>
          <w:marTop w:val="0"/>
          <w:marBottom w:val="0"/>
          <w:divBdr>
            <w:top w:val="none" w:sz="0" w:space="0" w:color="auto"/>
            <w:left w:val="none" w:sz="0" w:space="0" w:color="auto"/>
            <w:bottom w:val="none" w:sz="0" w:space="0" w:color="auto"/>
            <w:right w:val="none" w:sz="0" w:space="0" w:color="auto"/>
          </w:divBdr>
        </w:div>
        <w:div w:id="84806561">
          <w:marLeft w:val="640"/>
          <w:marRight w:val="0"/>
          <w:marTop w:val="0"/>
          <w:marBottom w:val="0"/>
          <w:divBdr>
            <w:top w:val="none" w:sz="0" w:space="0" w:color="auto"/>
            <w:left w:val="none" w:sz="0" w:space="0" w:color="auto"/>
            <w:bottom w:val="none" w:sz="0" w:space="0" w:color="auto"/>
            <w:right w:val="none" w:sz="0" w:space="0" w:color="auto"/>
          </w:divBdr>
        </w:div>
        <w:div w:id="85082767">
          <w:marLeft w:val="640"/>
          <w:marRight w:val="0"/>
          <w:marTop w:val="0"/>
          <w:marBottom w:val="0"/>
          <w:divBdr>
            <w:top w:val="none" w:sz="0" w:space="0" w:color="auto"/>
            <w:left w:val="none" w:sz="0" w:space="0" w:color="auto"/>
            <w:bottom w:val="none" w:sz="0" w:space="0" w:color="auto"/>
            <w:right w:val="none" w:sz="0" w:space="0" w:color="auto"/>
          </w:divBdr>
        </w:div>
        <w:div w:id="118232774">
          <w:marLeft w:val="640"/>
          <w:marRight w:val="0"/>
          <w:marTop w:val="0"/>
          <w:marBottom w:val="0"/>
          <w:divBdr>
            <w:top w:val="none" w:sz="0" w:space="0" w:color="auto"/>
            <w:left w:val="none" w:sz="0" w:space="0" w:color="auto"/>
            <w:bottom w:val="none" w:sz="0" w:space="0" w:color="auto"/>
            <w:right w:val="none" w:sz="0" w:space="0" w:color="auto"/>
          </w:divBdr>
        </w:div>
        <w:div w:id="121967798">
          <w:marLeft w:val="640"/>
          <w:marRight w:val="0"/>
          <w:marTop w:val="0"/>
          <w:marBottom w:val="0"/>
          <w:divBdr>
            <w:top w:val="none" w:sz="0" w:space="0" w:color="auto"/>
            <w:left w:val="none" w:sz="0" w:space="0" w:color="auto"/>
            <w:bottom w:val="none" w:sz="0" w:space="0" w:color="auto"/>
            <w:right w:val="none" w:sz="0" w:space="0" w:color="auto"/>
          </w:divBdr>
        </w:div>
        <w:div w:id="125121575">
          <w:marLeft w:val="640"/>
          <w:marRight w:val="0"/>
          <w:marTop w:val="0"/>
          <w:marBottom w:val="0"/>
          <w:divBdr>
            <w:top w:val="none" w:sz="0" w:space="0" w:color="auto"/>
            <w:left w:val="none" w:sz="0" w:space="0" w:color="auto"/>
            <w:bottom w:val="none" w:sz="0" w:space="0" w:color="auto"/>
            <w:right w:val="none" w:sz="0" w:space="0" w:color="auto"/>
          </w:divBdr>
        </w:div>
        <w:div w:id="128977004">
          <w:marLeft w:val="640"/>
          <w:marRight w:val="0"/>
          <w:marTop w:val="0"/>
          <w:marBottom w:val="0"/>
          <w:divBdr>
            <w:top w:val="none" w:sz="0" w:space="0" w:color="auto"/>
            <w:left w:val="none" w:sz="0" w:space="0" w:color="auto"/>
            <w:bottom w:val="none" w:sz="0" w:space="0" w:color="auto"/>
            <w:right w:val="none" w:sz="0" w:space="0" w:color="auto"/>
          </w:divBdr>
        </w:div>
        <w:div w:id="189102107">
          <w:marLeft w:val="640"/>
          <w:marRight w:val="0"/>
          <w:marTop w:val="0"/>
          <w:marBottom w:val="0"/>
          <w:divBdr>
            <w:top w:val="none" w:sz="0" w:space="0" w:color="auto"/>
            <w:left w:val="none" w:sz="0" w:space="0" w:color="auto"/>
            <w:bottom w:val="none" w:sz="0" w:space="0" w:color="auto"/>
            <w:right w:val="none" w:sz="0" w:space="0" w:color="auto"/>
          </w:divBdr>
        </w:div>
        <w:div w:id="194315081">
          <w:marLeft w:val="640"/>
          <w:marRight w:val="0"/>
          <w:marTop w:val="0"/>
          <w:marBottom w:val="0"/>
          <w:divBdr>
            <w:top w:val="none" w:sz="0" w:space="0" w:color="auto"/>
            <w:left w:val="none" w:sz="0" w:space="0" w:color="auto"/>
            <w:bottom w:val="none" w:sz="0" w:space="0" w:color="auto"/>
            <w:right w:val="none" w:sz="0" w:space="0" w:color="auto"/>
          </w:divBdr>
        </w:div>
        <w:div w:id="201750960">
          <w:marLeft w:val="640"/>
          <w:marRight w:val="0"/>
          <w:marTop w:val="0"/>
          <w:marBottom w:val="0"/>
          <w:divBdr>
            <w:top w:val="none" w:sz="0" w:space="0" w:color="auto"/>
            <w:left w:val="none" w:sz="0" w:space="0" w:color="auto"/>
            <w:bottom w:val="none" w:sz="0" w:space="0" w:color="auto"/>
            <w:right w:val="none" w:sz="0" w:space="0" w:color="auto"/>
          </w:divBdr>
        </w:div>
        <w:div w:id="230162886">
          <w:marLeft w:val="640"/>
          <w:marRight w:val="0"/>
          <w:marTop w:val="0"/>
          <w:marBottom w:val="0"/>
          <w:divBdr>
            <w:top w:val="none" w:sz="0" w:space="0" w:color="auto"/>
            <w:left w:val="none" w:sz="0" w:space="0" w:color="auto"/>
            <w:bottom w:val="none" w:sz="0" w:space="0" w:color="auto"/>
            <w:right w:val="none" w:sz="0" w:space="0" w:color="auto"/>
          </w:divBdr>
        </w:div>
        <w:div w:id="264192183">
          <w:marLeft w:val="640"/>
          <w:marRight w:val="0"/>
          <w:marTop w:val="0"/>
          <w:marBottom w:val="0"/>
          <w:divBdr>
            <w:top w:val="none" w:sz="0" w:space="0" w:color="auto"/>
            <w:left w:val="none" w:sz="0" w:space="0" w:color="auto"/>
            <w:bottom w:val="none" w:sz="0" w:space="0" w:color="auto"/>
            <w:right w:val="none" w:sz="0" w:space="0" w:color="auto"/>
          </w:divBdr>
        </w:div>
        <w:div w:id="269818174">
          <w:marLeft w:val="640"/>
          <w:marRight w:val="0"/>
          <w:marTop w:val="0"/>
          <w:marBottom w:val="0"/>
          <w:divBdr>
            <w:top w:val="none" w:sz="0" w:space="0" w:color="auto"/>
            <w:left w:val="none" w:sz="0" w:space="0" w:color="auto"/>
            <w:bottom w:val="none" w:sz="0" w:space="0" w:color="auto"/>
            <w:right w:val="none" w:sz="0" w:space="0" w:color="auto"/>
          </w:divBdr>
        </w:div>
        <w:div w:id="277184419">
          <w:marLeft w:val="640"/>
          <w:marRight w:val="0"/>
          <w:marTop w:val="0"/>
          <w:marBottom w:val="0"/>
          <w:divBdr>
            <w:top w:val="none" w:sz="0" w:space="0" w:color="auto"/>
            <w:left w:val="none" w:sz="0" w:space="0" w:color="auto"/>
            <w:bottom w:val="none" w:sz="0" w:space="0" w:color="auto"/>
            <w:right w:val="none" w:sz="0" w:space="0" w:color="auto"/>
          </w:divBdr>
        </w:div>
        <w:div w:id="365450530">
          <w:marLeft w:val="640"/>
          <w:marRight w:val="0"/>
          <w:marTop w:val="0"/>
          <w:marBottom w:val="0"/>
          <w:divBdr>
            <w:top w:val="none" w:sz="0" w:space="0" w:color="auto"/>
            <w:left w:val="none" w:sz="0" w:space="0" w:color="auto"/>
            <w:bottom w:val="none" w:sz="0" w:space="0" w:color="auto"/>
            <w:right w:val="none" w:sz="0" w:space="0" w:color="auto"/>
          </w:divBdr>
        </w:div>
        <w:div w:id="378865144">
          <w:marLeft w:val="640"/>
          <w:marRight w:val="0"/>
          <w:marTop w:val="0"/>
          <w:marBottom w:val="0"/>
          <w:divBdr>
            <w:top w:val="none" w:sz="0" w:space="0" w:color="auto"/>
            <w:left w:val="none" w:sz="0" w:space="0" w:color="auto"/>
            <w:bottom w:val="none" w:sz="0" w:space="0" w:color="auto"/>
            <w:right w:val="none" w:sz="0" w:space="0" w:color="auto"/>
          </w:divBdr>
        </w:div>
        <w:div w:id="381633125">
          <w:marLeft w:val="640"/>
          <w:marRight w:val="0"/>
          <w:marTop w:val="0"/>
          <w:marBottom w:val="0"/>
          <w:divBdr>
            <w:top w:val="none" w:sz="0" w:space="0" w:color="auto"/>
            <w:left w:val="none" w:sz="0" w:space="0" w:color="auto"/>
            <w:bottom w:val="none" w:sz="0" w:space="0" w:color="auto"/>
            <w:right w:val="none" w:sz="0" w:space="0" w:color="auto"/>
          </w:divBdr>
        </w:div>
        <w:div w:id="381905667">
          <w:marLeft w:val="640"/>
          <w:marRight w:val="0"/>
          <w:marTop w:val="0"/>
          <w:marBottom w:val="0"/>
          <w:divBdr>
            <w:top w:val="none" w:sz="0" w:space="0" w:color="auto"/>
            <w:left w:val="none" w:sz="0" w:space="0" w:color="auto"/>
            <w:bottom w:val="none" w:sz="0" w:space="0" w:color="auto"/>
            <w:right w:val="none" w:sz="0" w:space="0" w:color="auto"/>
          </w:divBdr>
        </w:div>
        <w:div w:id="384060728">
          <w:marLeft w:val="640"/>
          <w:marRight w:val="0"/>
          <w:marTop w:val="0"/>
          <w:marBottom w:val="0"/>
          <w:divBdr>
            <w:top w:val="none" w:sz="0" w:space="0" w:color="auto"/>
            <w:left w:val="none" w:sz="0" w:space="0" w:color="auto"/>
            <w:bottom w:val="none" w:sz="0" w:space="0" w:color="auto"/>
            <w:right w:val="none" w:sz="0" w:space="0" w:color="auto"/>
          </w:divBdr>
        </w:div>
        <w:div w:id="393817196">
          <w:marLeft w:val="640"/>
          <w:marRight w:val="0"/>
          <w:marTop w:val="0"/>
          <w:marBottom w:val="0"/>
          <w:divBdr>
            <w:top w:val="none" w:sz="0" w:space="0" w:color="auto"/>
            <w:left w:val="none" w:sz="0" w:space="0" w:color="auto"/>
            <w:bottom w:val="none" w:sz="0" w:space="0" w:color="auto"/>
            <w:right w:val="none" w:sz="0" w:space="0" w:color="auto"/>
          </w:divBdr>
        </w:div>
        <w:div w:id="400908210">
          <w:marLeft w:val="640"/>
          <w:marRight w:val="0"/>
          <w:marTop w:val="0"/>
          <w:marBottom w:val="0"/>
          <w:divBdr>
            <w:top w:val="none" w:sz="0" w:space="0" w:color="auto"/>
            <w:left w:val="none" w:sz="0" w:space="0" w:color="auto"/>
            <w:bottom w:val="none" w:sz="0" w:space="0" w:color="auto"/>
            <w:right w:val="none" w:sz="0" w:space="0" w:color="auto"/>
          </w:divBdr>
        </w:div>
        <w:div w:id="405764428">
          <w:marLeft w:val="640"/>
          <w:marRight w:val="0"/>
          <w:marTop w:val="0"/>
          <w:marBottom w:val="0"/>
          <w:divBdr>
            <w:top w:val="none" w:sz="0" w:space="0" w:color="auto"/>
            <w:left w:val="none" w:sz="0" w:space="0" w:color="auto"/>
            <w:bottom w:val="none" w:sz="0" w:space="0" w:color="auto"/>
            <w:right w:val="none" w:sz="0" w:space="0" w:color="auto"/>
          </w:divBdr>
        </w:div>
        <w:div w:id="407190678">
          <w:marLeft w:val="640"/>
          <w:marRight w:val="0"/>
          <w:marTop w:val="0"/>
          <w:marBottom w:val="0"/>
          <w:divBdr>
            <w:top w:val="none" w:sz="0" w:space="0" w:color="auto"/>
            <w:left w:val="none" w:sz="0" w:space="0" w:color="auto"/>
            <w:bottom w:val="none" w:sz="0" w:space="0" w:color="auto"/>
            <w:right w:val="none" w:sz="0" w:space="0" w:color="auto"/>
          </w:divBdr>
        </w:div>
        <w:div w:id="444814221">
          <w:marLeft w:val="640"/>
          <w:marRight w:val="0"/>
          <w:marTop w:val="0"/>
          <w:marBottom w:val="0"/>
          <w:divBdr>
            <w:top w:val="none" w:sz="0" w:space="0" w:color="auto"/>
            <w:left w:val="none" w:sz="0" w:space="0" w:color="auto"/>
            <w:bottom w:val="none" w:sz="0" w:space="0" w:color="auto"/>
            <w:right w:val="none" w:sz="0" w:space="0" w:color="auto"/>
          </w:divBdr>
        </w:div>
        <w:div w:id="460348878">
          <w:marLeft w:val="640"/>
          <w:marRight w:val="0"/>
          <w:marTop w:val="0"/>
          <w:marBottom w:val="0"/>
          <w:divBdr>
            <w:top w:val="none" w:sz="0" w:space="0" w:color="auto"/>
            <w:left w:val="none" w:sz="0" w:space="0" w:color="auto"/>
            <w:bottom w:val="none" w:sz="0" w:space="0" w:color="auto"/>
            <w:right w:val="none" w:sz="0" w:space="0" w:color="auto"/>
          </w:divBdr>
        </w:div>
        <w:div w:id="466552051">
          <w:marLeft w:val="640"/>
          <w:marRight w:val="0"/>
          <w:marTop w:val="0"/>
          <w:marBottom w:val="0"/>
          <w:divBdr>
            <w:top w:val="none" w:sz="0" w:space="0" w:color="auto"/>
            <w:left w:val="none" w:sz="0" w:space="0" w:color="auto"/>
            <w:bottom w:val="none" w:sz="0" w:space="0" w:color="auto"/>
            <w:right w:val="none" w:sz="0" w:space="0" w:color="auto"/>
          </w:divBdr>
        </w:div>
        <w:div w:id="472407180">
          <w:marLeft w:val="640"/>
          <w:marRight w:val="0"/>
          <w:marTop w:val="0"/>
          <w:marBottom w:val="0"/>
          <w:divBdr>
            <w:top w:val="none" w:sz="0" w:space="0" w:color="auto"/>
            <w:left w:val="none" w:sz="0" w:space="0" w:color="auto"/>
            <w:bottom w:val="none" w:sz="0" w:space="0" w:color="auto"/>
            <w:right w:val="none" w:sz="0" w:space="0" w:color="auto"/>
          </w:divBdr>
        </w:div>
        <w:div w:id="477696655">
          <w:marLeft w:val="640"/>
          <w:marRight w:val="0"/>
          <w:marTop w:val="0"/>
          <w:marBottom w:val="0"/>
          <w:divBdr>
            <w:top w:val="none" w:sz="0" w:space="0" w:color="auto"/>
            <w:left w:val="none" w:sz="0" w:space="0" w:color="auto"/>
            <w:bottom w:val="none" w:sz="0" w:space="0" w:color="auto"/>
            <w:right w:val="none" w:sz="0" w:space="0" w:color="auto"/>
          </w:divBdr>
        </w:div>
        <w:div w:id="507450371">
          <w:marLeft w:val="640"/>
          <w:marRight w:val="0"/>
          <w:marTop w:val="0"/>
          <w:marBottom w:val="0"/>
          <w:divBdr>
            <w:top w:val="none" w:sz="0" w:space="0" w:color="auto"/>
            <w:left w:val="none" w:sz="0" w:space="0" w:color="auto"/>
            <w:bottom w:val="none" w:sz="0" w:space="0" w:color="auto"/>
            <w:right w:val="none" w:sz="0" w:space="0" w:color="auto"/>
          </w:divBdr>
        </w:div>
        <w:div w:id="535579103">
          <w:marLeft w:val="640"/>
          <w:marRight w:val="0"/>
          <w:marTop w:val="0"/>
          <w:marBottom w:val="0"/>
          <w:divBdr>
            <w:top w:val="none" w:sz="0" w:space="0" w:color="auto"/>
            <w:left w:val="none" w:sz="0" w:space="0" w:color="auto"/>
            <w:bottom w:val="none" w:sz="0" w:space="0" w:color="auto"/>
            <w:right w:val="none" w:sz="0" w:space="0" w:color="auto"/>
          </w:divBdr>
        </w:div>
        <w:div w:id="553322601">
          <w:marLeft w:val="640"/>
          <w:marRight w:val="0"/>
          <w:marTop w:val="0"/>
          <w:marBottom w:val="0"/>
          <w:divBdr>
            <w:top w:val="none" w:sz="0" w:space="0" w:color="auto"/>
            <w:left w:val="none" w:sz="0" w:space="0" w:color="auto"/>
            <w:bottom w:val="none" w:sz="0" w:space="0" w:color="auto"/>
            <w:right w:val="none" w:sz="0" w:space="0" w:color="auto"/>
          </w:divBdr>
        </w:div>
        <w:div w:id="563951663">
          <w:marLeft w:val="640"/>
          <w:marRight w:val="0"/>
          <w:marTop w:val="0"/>
          <w:marBottom w:val="0"/>
          <w:divBdr>
            <w:top w:val="none" w:sz="0" w:space="0" w:color="auto"/>
            <w:left w:val="none" w:sz="0" w:space="0" w:color="auto"/>
            <w:bottom w:val="none" w:sz="0" w:space="0" w:color="auto"/>
            <w:right w:val="none" w:sz="0" w:space="0" w:color="auto"/>
          </w:divBdr>
        </w:div>
        <w:div w:id="601033065">
          <w:marLeft w:val="640"/>
          <w:marRight w:val="0"/>
          <w:marTop w:val="0"/>
          <w:marBottom w:val="0"/>
          <w:divBdr>
            <w:top w:val="none" w:sz="0" w:space="0" w:color="auto"/>
            <w:left w:val="none" w:sz="0" w:space="0" w:color="auto"/>
            <w:bottom w:val="none" w:sz="0" w:space="0" w:color="auto"/>
            <w:right w:val="none" w:sz="0" w:space="0" w:color="auto"/>
          </w:divBdr>
        </w:div>
        <w:div w:id="606229549">
          <w:marLeft w:val="640"/>
          <w:marRight w:val="0"/>
          <w:marTop w:val="0"/>
          <w:marBottom w:val="0"/>
          <w:divBdr>
            <w:top w:val="none" w:sz="0" w:space="0" w:color="auto"/>
            <w:left w:val="none" w:sz="0" w:space="0" w:color="auto"/>
            <w:bottom w:val="none" w:sz="0" w:space="0" w:color="auto"/>
            <w:right w:val="none" w:sz="0" w:space="0" w:color="auto"/>
          </w:divBdr>
        </w:div>
        <w:div w:id="613942758">
          <w:marLeft w:val="640"/>
          <w:marRight w:val="0"/>
          <w:marTop w:val="0"/>
          <w:marBottom w:val="0"/>
          <w:divBdr>
            <w:top w:val="none" w:sz="0" w:space="0" w:color="auto"/>
            <w:left w:val="none" w:sz="0" w:space="0" w:color="auto"/>
            <w:bottom w:val="none" w:sz="0" w:space="0" w:color="auto"/>
            <w:right w:val="none" w:sz="0" w:space="0" w:color="auto"/>
          </w:divBdr>
        </w:div>
        <w:div w:id="665934434">
          <w:marLeft w:val="640"/>
          <w:marRight w:val="0"/>
          <w:marTop w:val="0"/>
          <w:marBottom w:val="0"/>
          <w:divBdr>
            <w:top w:val="none" w:sz="0" w:space="0" w:color="auto"/>
            <w:left w:val="none" w:sz="0" w:space="0" w:color="auto"/>
            <w:bottom w:val="none" w:sz="0" w:space="0" w:color="auto"/>
            <w:right w:val="none" w:sz="0" w:space="0" w:color="auto"/>
          </w:divBdr>
        </w:div>
        <w:div w:id="666519147">
          <w:marLeft w:val="640"/>
          <w:marRight w:val="0"/>
          <w:marTop w:val="0"/>
          <w:marBottom w:val="0"/>
          <w:divBdr>
            <w:top w:val="none" w:sz="0" w:space="0" w:color="auto"/>
            <w:left w:val="none" w:sz="0" w:space="0" w:color="auto"/>
            <w:bottom w:val="none" w:sz="0" w:space="0" w:color="auto"/>
            <w:right w:val="none" w:sz="0" w:space="0" w:color="auto"/>
          </w:divBdr>
        </w:div>
        <w:div w:id="674770213">
          <w:marLeft w:val="640"/>
          <w:marRight w:val="0"/>
          <w:marTop w:val="0"/>
          <w:marBottom w:val="0"/>
          <w:divBdr>
            <w:top w:val="none" w:sz="0" w:space="0" w:color="auto"/>
            <w:left w:val="none" w:sz="0" w:space="0" w:color="auto"/>
            <w:bottom w:val="none" w:sz="0" w:space="0" w:color="auto"/>
            <w:right w:val="none" w:sz="0" w:space="0" w:color="auto"/>
          </w:divBdr>
        </w:div>
        <w:div w:id="731463517">
          <w:marLeft w:val="640"/>
          <w:marRight w:val="0"/>
          <w:marTop w:val="0"/>
          <w:marBottom w:val="0"/>
          <w:divBdr>
            <w:top w:val="none" w:sz="0" w:space="0" w:color="auto"/>
            <w:left w:val="none" w:sz="0" w:space="0" w:color="auto"/>
            <w:bottom w:val="none" w:sz="0" w:space="0" w:color="auto"/>
            <w:right w:val="none" w:sz="0" w:space="0" w:color="auto"/>
          </w:divBdr>
        </w:div>
        <w:div w:id="768432641">
          <w:marLeft w:val="640"/>
          <w:marRight w:val="0"/>
          <w:marTop w:val="0"/>
          <w:marBottom w:val="0"/>
          <w:divBdr>
            <w:top w:val="none" w:sz="0" w:space="0" w:color="auto"/>
            <w:left w:val="none" w:sz="0" w:space="0" w:color="auto"/>
            <w:bottom w:val="none" w:sz="0" w:space="0" w:color="auto"/>
            <w:right w:val="none" w:sz="0" w:space="0" w:color="auto"/>
          </w:divBdr>
        </w:div>
        <w:div w:id="786126121">
          <w:marLeft w:val="640"/>
          <w:marRight w:val="0"/>
          <w:marTop w:val="0"/>
          <w:marBottom w:val="0"/>
          <w:divBdr>
            <w:top w:val="none" w:sz="0" w:space="0" w:color="auto"/>
            <w:left w:val="none" w:sz="0" w:space="0" w:color="auto"/>
            <w:bottom w:val="none" w:sz="0" w:space="0" w:color="auto"/>
            <w:right w:val="none" w:sz="0" w:space="0" w:color="auto"/>
          </w:divBdr>
        </w:div>
        <w:div w:id="813564054">
          <w:marLeft w:val="640"/>
          <w:marRight w:val="0"/>
          <w:marTop w:val="0"/>
          <w:marBottom w:val="0"/>
          <w:divBdr>
            <w:top w:val="none" w:sz="0" w:space="0" w:color="auto"/>
            <w:left w:val="none" w:sz="0" w:space="0" w:color="auto"/>
            <w:bottom w:val="none" w:sz="0" w:space="0" w:color="auto"/>
            <w:right w:val="none" w:sz="0" w:space="0" w:color="auto"/>
          </w:divBdr>
        </w:div>
        <w:div w:id="847989850">
          <w:marLeft w:val="640"/>
          <w:marRight w:val="0"/>
          <w:marTop w:val="0"/>
          <w:marBottom w:val="0"/>
          <w:divBdr>
            <w:top w:val="none" w:sz="0" w:space="0" w:color="auto"/>
            <w:left w:val="none" w:sz="0" w:space="0" w:color="auto"/>
            <w:bottom w:val="none" w:sz="0" w:space="0" w:color="auto"/>
            <w:right w:val="none" w:sz="0" w:space="0" w:color="auto"/>
          </w:divBdr>
        </w:div>
        <w:div w:id="870413398">
          <w:marLeft w:val="640"/>
          <w:marRight w:val="0"/>
          <w:marTop w:val="0"/>
          <w:marBottom w:val="0"/>
          <w:divBdr>
            <w:top w:val="none" w:sz="0" w:space="0" w:color="auto"/>
            <w:left w:val="none" w:sz="0" w:space="0" w:color="auto"/>
            <w:bottom w:val="none" w:sz="0" w:space="0" w:color="auto"/>
            <w:right w:val="none" w:sz="0" w:space="0" w:color="auto"/>
          </w:divBdr>
        </w:div>
        <w:div w:id="892615059">
          <w:marLeft w:val="640"/>
          <w:marRight w:val="0"/>
          <w:marTop w:val="0"/>
          <w:marBottom w:val="0"/>
          <w:divBdr>
            <w:top w:val="none" w:sz="0" w:space="0" w:color="auto"/>
            <w:left w:val="none" w:sz="0" w:space="0" w:color="auto"/>
            <w:bottom w:val="none" w:sz="0" w:space="0" w:color="auto"/>
            <w:right w:val="none" w:sz="0" w:space="0" w:color="auto"/>
          </w:divBdr>
        </w:div>
        <w:div w:id="914777245">
          <w:marLeft w:val="640"/>
          <w:marRight w:val="0"/>
          <w:marTop w:val="0"/>
          <w:marBottom w:val="0"/>
          <w:divBdr>
            <w:top w:val="none" w:sz="0" w:space="0" w:color="auto"/>
            <w:left w:val="none" w:sz="0" w:space="0" w:color="auto"/>
            <w:bottom w:val="none" w:sz="0" w:space="0" w:color="auto"/>
            <w:right w:val="none" w:sz="0" w:space="0" w:color="auto"/>
          </w:divBdr>
        </w:div>
        <w:div w:id="936063755">
          <w:marLeft w:val="640"/>
          <w:marRight w:val="0"/>
          <w:marTop w:val="0"/>
          <w:marBottom w:val="0"/>
          <w:divBdr>
            <w:top w:val="none" w:sz="0" w:space="0" w:color="auto"/>
            <w:left w:val="none" w:sz="0" w:space="0" w:color="auto"/>
            <w:bottom w:val="none" w:sz="0" w:space="0" w:color="auto"/>
            <w:right w:val="none" w:sz="0" w:space="0" w:color="auto"/>
          </w:divBdr>
        </w:div>
        <w:div w:id="1015499627">
          <w:marLeft w:val="640"/>
          <w:marRight w:val="0"/>
          <w:marTop w:val="0"/>
          <w:marBottom w:val="0"/>
          <w:divBdr>
            <w:top w:val="none" w:sz="0" w:space="0" w:color="auto"/>
            <w:left w:val="none" w:sz="0" w:space="0" w:color="auto"/>
            <w:bottom w:val="none" w:sz="0" w:space="0" w:color="auto"/>
            <w:right w:val="none" w:sz="0" w:space="0" w:color="auto"/>
          </w:divBdr>
        </w:div>
        <w:div w:id="1019313903">
          <w:marLeft w:val="640"/>
          <w:marRight w:val="0"/>
          <w:marTop w:val="0"/>
          <w:marBottom w:val="0"/>
          <w:divBdr>
            <w:top w:val="none" w:sz="0" w:space="0" w:color="auto"/>
            <w:left w:val="none" w:sz="0" w:space="0" w:color="auto"/>
            <w:bottom w:val="none" w:sz="0" w:space="0" w:color="auto"/>
            <w:right w:val="none" w:sz="0" w:space="0" w:color="auto"/>
          </w:divBdr>
        </w:div>
        <w:div w:id="1053506247">
          <w:marLeft w:val="640"/>
          <w:marRight w:val="0"/>
          <w:marTop w:val="0"/>
          <w:marBottom w:val="0"/>
          <w:divBdr>
            <w:top w:val="none" w:sz="0" w:space="0" w:color="auto"/>
            <w:left w:val="none" w:sz="0" w:space="0" w:color="auto"/>
            <w:bottom w:val="none" w:sz="0" w:space="0" w:color="auto"/>
            <w:right w:val="none" w:sz="0" w:space="0" w:color="auto"/>
          </w:divBdr>
        </w:div>
        <w:div w:id="1064718125">
          <w:marLeft w:val="640"/>
          <w:marRight w:val="0"/>
          <w:marTop w:val="0"/>
          <w:marBottom w:val="0"/>
          <w:divBdr>
            <w:top w:val="none" w:sz="0" w:space="0" w:color="auto"/>
            <w:left w:val="none" w:sz="0" w:space="0" w:color="auto"/>
            <w:bottom w:val="none" w:sz="0" w:space="0" w:color="auto"/>
            <w:right w:val="none" w:sz="0" w:space="0" w:color="auto"/>
          </w:divBdr>
        </w:div>
        <w:div w:id="1149785788">
          <w:marLeft w:val="640"/>
          <w:marRight w:val="0"/>
          <w:marTop w:val="0"/>
          <w:marBottom w:val="0"/>
          <w:divBdr>
            <w:top w:val="none" w:sz="0" w:space="0" w:color="auto"/>
            <w:left w:val="none" w:sz="0" w:space="0" w:color="auto"/>
            <w:bottom w:val="none" w:sz="0" w:space="0" w:color="auto"/>
            <w:right w:val="none" w:sz="0" w:space="0" w:color="auto"/>
          </w:divBdr>
        </w:div>
        <w:div w:id="1151092971">
          <w:marLeft w:val="640"/>
          <w:marRight w:val="0"/>
          <w:marTop w:val="0"/>
          <w:marBottom w:val="0"/>
          <w:divBdr>
            <w:top w:val="none" w:sz="0" w:space="0" w:color="auto"/>
            <w:left w:val="none" w:sz="0" w:space="0" w:color="auto"/>
            <w:bottom w:val="none" w:sz="0" w:space="0" w:color="auto"/>
            <w:right w:val="none" w:sz="0" w:space="0" w:color="auto"/>
          </w:divBdr>
        </w:div>
        <w:div w:id="1151947553">
          <w:marLeft w:val="640"/>
          <w:marRight w:val="0"/>
          <w:marTop w:val="0"/>
          <w:marBottom w:val="0"/>
          <w:divBdr>
            <w:top w:val="none" w:sz="0" w:space="0" w:color="auto"/>
            <w:left w:val="none" w:sz="0" w:space="0" w:color="auto"/>
            <w:bottom w:val="none" w:sz="0" w:space="0" w:color="auto"/>
            <w:right w:val="none" w:sz="0" w:space="0" w:color="auto"/>
          </w:divBdr>
        </w:div>
        <w:div w:id="1176463689">
          <w:marLeft w:val="640"/>
          <w:marRight w:val="0"/>
          <w:marTop w:val="0"/>
          <w:marBottom w:val="0"/>
          <w:divBdr>
            <w:top w:val="none" w:sz="0" w:space="0" w:color="auto"/>
            <w:left w:val="none" w:sz="0" w:space="0" w:color="auto"/>
            <w:bottom w:val="none" w:sz="0" w:space="0" w:color="auto"/>
            <w:right w:val="none" w:sz="0" w:space="0" w:color="auto"/>
          </w:divBdr>
        </w:div>
        <w:div w:id="1182008244">
          <w:marLeft w:val="640"/>
          <w:marRight w:val="0"/>
          <w:marTop w:val="0"/>
          <w:marBottom w:val="0"/>
          <w:divBdr>
            <w:top w:val="none" w:sz="0" w:space="0" w:color="auto"/>
            <w:left w:val="none" w:sz="0" w:space="0" w:color="auto"/>
            <w:bottom w:val="none" w:sz="0" w:space="0" w:color="auto"/>
            <w:right w:val="none" w:sz="0" w:space="0" w:color="auto"/>
          </w:divBdr>
        </w:div>
        <w:div w:id="1188055773">
          <w:marLeft w:val="640"/>
          <w:marRight w:val="0"/>
          <w:marTop w:val="0"/>
          <w:marBottom w:val="0"/>
          <w:divBdr>
            <w:top w:val="none" w:sz="0" w:space="0" w:color="auto"/>
            <w:left w:val="none" w:sz="0" w:space="0" w:color="auto"/>
            <w:bottom w:val="none" w:sz="0" w:space="0" w:color="auto"/>
            <w:right w:val="none" w:sz="0" w:space="0" w:color="auto"/>
          </w:divBdr>
        </w:div>
        <w:div w:id="1194655806">
          <w:marLeft w:val="640"/>
          <w:marRight w:val="0"/>
          <w:marTop w:val="0"/>
          <w:marBottom w:val="0"/>
          <w:divBdr>
            <w:top w:val="none" w:sz="0" w:space="0" w:color="auto"/>
            <w:left w:val="none" w:sz="0" w:space="0" w:color="auto"/>
            <w:bottom w:val="none" w:sz="0" w:space="0" w:color="auto"/>
            <w:right w:val="none" w:sz="0" w:space="0" w:color="auto"/>
          </w:divBdr>
        </w:div>
        <w:div w:id="1205554813">
          <w:marLeft w:val="640"/>
          <w:marRight w:val="0"/>
          <w:marTop w:val="0"/>
          <w:marBottom w:val="0"/>
          <w:divBdr>
            <w:top w:val="none" w:sz="0" w:space="0" w:color="auto"/>
            <w:left w:val="none" w:sz="0" w:space="0" w:color="auto"/>
            <w:bottom w:val="none" w:sz="0" w:space="0" w:color="auto"/>
            <w:right w:val="none" w:sz="0" w:space="0" w:color="auto"/>
          </w:divBdr>
        </w:div>
        <w:div w:id="1207061456">
          <w:marLeft w:val="640"/>
          <w:marRight w:val="0"/>
          <w:marTop w:val="0"/>
          <w:marBottom w:val="0"/>
          <w:divBdr>
            <w:top w:val="none" w:sz="0" w:space="0" w:color="auto"/>
            <w:left w:val="none" w:sz="0" w:space="0" w:color="auto"/>
            <w:bottom w:val="none" w:sz="0" w:space="0" w:color="auto"/>
            <w:right w:val="none" w:sz="0" w:space="0" w:color="auto"/>
          </w:divBdr>
        </w:div>
        <w:div w:id="1300573216">
          <w:marLeft w:val="640"/>
          <w:marRight w:val="0"/>
          <w:marTop w:val="0"/>
          <w:marBottom w:val="0"/>
          <w:divBdr>
            <w:top w:val="none" w:sz="0" w:space="0" w:color="auto"/>
            <w:left w:val="none" w:sz="0" w:space="0" w:color="auto"/>
            <w:bottom w:val="none" w:sz="0" w:space="0" w:color="auto"/>
            <w:right w:val="none" w:sz="0" w:space="0" w:color="auto"/>
          </w:divBdr>
        </w:div>
        <w:div w:id="1334182136">
          <w:marLeft w:val="640"/>
          <w:marRight w:val="0"/>
          <w:marTop w:val="0"/>
          <w:marBottom w:val="0"/>
          <w:divBdr>
            <w:top w:val="none" w:sz="0" w:space="0" w:color="auto"/>
            <w:left w:val="none" w:sz="0" w:space="0" w:color="auto"/>
            <w:bottom w:val="none" w:sz="0" w:space="0" w:color="auto"/>
            <w:right w:val="none" w:sz="0" w:space="0" w:color="auto"/>
          </w:divBdr>
        </w:div>
        <w:div w:id="1337608612">
          <w:marLeft w:val="640"/>
          <w:marRight w:val="0"/>
          <w:marTop w:val="0"/>
          <w:marBottom w:val="0"/>
          <w:divBdr>
            <w:top w:val="none" w:sz="0" w:space="0" w:color="auto"/>
            <w:left w:val="none" w:sz="0" w:space="0" w:color="auto"/>
            <w:bottom w:val="none" w:sz="0" w:space="0" w:color="auto"/>
            <w:right w:val="none" w:sz="0" w:space="0" w:color="auto"/>
          </w:divBdr>
        </w:div>
        <w:div w:id="1433017028">
          <w:marLeft w:val="640"/>
          <w:marRight w:val="0"/>
          <w:marTop w:val="0"/>
          <w:marBottom w:val="0"/>
          <w:divBdr>
            <w:top w:val="none" w:sz="0" w:space="0" w:color="auto"/>
            <w:left w:val="none" w:sz="0" w:space="0" w:color="auto"/>
            <w:bottom w:val="none" w:sz="0" w:space="0" w:color="auto"/>
            <w:right w:val="none" w:sz="0" w:space="0" w:color="auto"/>
          </w:divBdr>
        </w:div>
        <w:div w:id="1436633664">
          <w:marLeft w:val="640"/>
          <w:marRight w:val="0"/>
          <w:marTop w:val="0"/>
          <w:marBottom w:val="0"/>
          <w:divBdr>
            <w:top w:val="none" w:sz="0" w:space="0" w:color="auto"/>
            <w:left w:val="none" w:sz="0" w:space="0" w:color="auto"/>
            <w:bottom w:val="none" w:sz="0" w:space="0" w:color="auto"/>
            <w:right w:val="none" w:sz="0" w:space="0" w:color="auto"/>
          </w:divBdr>
        </w:div>
        <w:div w:id="1454637432">
          <w:marLeft w:val="640"/>
          <w:marRight w:val="0"/>
          <w:marTop w:val="0"/>
          <w:marBottom w:val="0"/>
          <w:divBdr>
            <w:top w:val="none" w:sz="0" w:space="0" w:color="auto"/>
            <w:left w:val="none" w:sz="0" w:space="0" w:color="auto"/>
            <w:bottom w:val="none" w:sz="0" w:space="0" w:color="auto"/>
            <w:right w:val="none" w:sz="0" w:space="0" w:color="auto"/>
          </w:divBdr>
        </w:div>
        <w:div w:id="1495222384">
          <w:marLeft w:val="640"/>
          <w:marRight w:val="0"/>
          <w:marTop w:val="0"/>
          <w:marBottom w:val="0"/>
          <w:divBdr>
            <w:top w:val="none" w:sz="0" w:space="0" w:color="auto"/>
            <w:left w:val="none" w:sz="0" w:space="0" w:color="auto"/>
            <w:bottom w:val="none" w:sz="0" w:space="0" w:color="auto"/>
            <w:right w:val="none" w:sz="0" w:space="0" w:color="auto"/>
          </w:divBdr>
        </w:div>
        <w:div w:id="1497644504">
          <w:marLeft w:val="640"/>
          <w:marRight w:val="0"/>
          <w:marTop w:val="0"/>
          <w:marBottom w:val="0"/>
          <w:divBdr>
            <w:top w:val="none" w:sz="0" w:space="0" w:color="auto"/>
            <w:left w:val="none" w:sz="0" w:space="0" w:color="auto"/>
            <w:bottom w:val="none" w:sz="0" w:space="0" w:color="auto"/>
            <w:right w:val="none" w:sz="0" w:space="0" w:color="auto"/>
          </w:divBdr>
        </w:div>
        <w:div w:id="1510676827">
          <w:marLeft w:val="640"/>
          <w:marRight w:val="0"/>
          <w:marTop w:val="0"/>
          <w:marBottom w:val="0"/>
          <w:divBdr>
            <w:top w:val="none" w:sz="0" w:space="0" w:color="auto"/>
            <w:left w:val="none" w:sz="0" w:space="0" w:color="auto"/>
            <w:bottom w:val="none" w:sz="0" w:space="0" w:color="auto"/>
            <w:right w:val="none" w:sz="0" w:space="0" w:color="auto"/>
          </w:divBdr>
        </w:div>
        <w:div w:id="1550335638">
          <w:marLeft w:val="640"/>
          <w:marRight w:val="0"/>
          <w:marTop w:val="0"/>
          <w:marBottom w:val="0"/>
          <w:divBdr>
            <w:top w:val="none" w:sz="0" w:space="0" w:color="auto"/>
            <w:left w:val="none" w:sz="0" w:space="0" w:color="auto"/>
            <w:bottom w:val="none" w:sz="0" w:space="0" w:color="auto"/>
            <w:right w:val="none" w:sz="0" w:space="0" w:color="auto"/>
          </w:divBdr>
        </w:div>
        <w:div w:id="1552375735">
          <w:marLeft w:val="640"/>
          <w:marRight w:val="0"/>
          <w:marTop w:val="0"/>
          <w:marBottom w:val="0"/>
          <w:divBdr>
            <w:top w:val="none" w:sz="0" w:space="0" w:color="auto"/>
            <w:left w:val="none" w:sz="0" w:space="0" w:color="auto"/>
            <w:bottom w:val="none" w:sz="0" w:space="0" w:color="auto"/>
            <w:right w:val="none" w:sz="0" w:space="0" w:color="auto"/>
          </w:divBdr>
        </w:div>
        <w:div w:id="1557425656">
          <w:marLeft w:val="640"/>
          <w:marRight w:val="0"/>
          <w:marTop w:val="0"/>
          <w:marBottom w:val="0"/>
          <w:divBdr>
            <w:top w:val="none" w:sz="0" w:space="0" w:color="auto"/>
            <w:left w:val="none" w:sz="0" w:space="0" w:color="auto"/>
            <w:bottom w:val="none" w:sz="0" w:space="0" w:color="auto"/>
            <w:right w:val="none" w:sz="0" w:space="0" w:color="auto"/>
          </w:divBdr>
        </w:div>
        <w:div w:id="1564834131">
          <w:marLeft w:val="640"/>
          <w:marRight w:val="0"/>
          <w:marTop w:val="0"/>
          <w:marBottom w:val="0"/>
          <w:divBdr>
            <w:top w:val="none" w:sz="0" w:space="0" w:color="auto"/>
            <w:left w:val="none" w:sz="0" w:space="0" w:color="auto"/>
            <w:bottom w:val="none" w:sz="0" w:space="0" w:color="auto"/>
            <w:right w:val="none" w:sz="0" w:space="0" w:color="auto"/>
          </w:divBdr>
        </w:div>
        <w:div w:id="1602761251">
          <w:marLeft w:val="640"/>
          <w:marRight w:val="0"/>
          <w:marTop w:val="0"/>
          <w:marBottom w:val="0"/>
          <w:divBdr>
            <w:top w:val="none" w:sz="0" w:space="0" w:color="auto"/>
            <w:left w:val="none" w:sz="0" w:space="0" w:color="auto"/>
            <w:bottom w:val="none" w:sz="0" w:space="0" w:color="auto"/>
            <w:right w:val="none" w:sz="0" w:space="0" w:color="auto"/>
          </w:divBdr>
        </w:div>
        <w:div w:id="1607615892">
          <w:marLeft w:val="640"/>
          <w:marRight w:val="0"/>
          <w:marTop w:val="0"/>
          <w:marBottom w:val="0"/>
          <w:divBdr>
            <w:top w:val="none" w:sz="0" w:space="0" w:color="auto"/>
            <w:left w:val="none" w:sz="0" w:space="0" w:color="auto"/>
            <w:bottom w:val="none" w:sz="0" w:space="0" w:color="auto"/>
            <w:right w:val="none" w:sz="0" w:space="0" w:color="auto"/>
          </w:divBdr>
        </w:div>
        <w:div w:id="1610698537">
          <w:marLeft w:val="640"/>
          <w:marRight w:val="0"/>
          <w:marTop w:val="0"/>
          <w:marBottom w:val="0"/>
          <w:divBdr>
            <w:top w:val="none" w:sz="0" w:space="0" w:color="auto"/>
            <w:left w:val="none" w:sz="0" w:space="0" w:color="auto"/>
            <w:bottom w:val="none" w:sz="0" w:space="0" w:color="auto"/>
            <w:right w:val="none" w:sz="0" w:space="0" w:color="auto"/>
          </w:divBdr>
        </w:div>
        <w:div w:id="1645235862">
          <w:marLeft w:val="640"/>
          <w:marRight w:val="0"/>
          <w:marTop w:val="0"/>
          <w:marBottom w:val="0"/>
          <w:divBdr>
            <w:top w:val="none" w:sz="0" w:space="0" w:color="auto"/>
            <w:left w:val="none" w:sz="0" w:space="0" w:color="auto"/>
            <w:bottom w:val="none" w:sz="0" w:space="0" w:color="auto"/>
            <w:right w:val="none" w:sz="0" w:space="0" w:color="auto"/>
          </w:divBdr>
        </w:div>
        <w:div w:id="1686709097">
          <w:marLeft w:val="640"/>
          <w:marRight w:val="0"/>
          <w:marTop w:val="0"/>
          <w:marBottom w:val="0"/>
          <w:divBdr>
            <w:top w:val="none" w:sz="0" w:space="0" w:color="auto"/>
            <w:left w:val="none" w:sz="0" w:space="0" w:color="auto"/>
            <w:bottom w:val="none" w:sz="0" w:space="0" w:color="auto"/>
            <w:right w:val="none" w:sz="0" w:space="0" w:color="auto"/>
          </w:divBdr>
        </w:div>
        <w:div w:id="1698462040">
          <w:marLeft w:val="640"/>
          <w:marRight w:val="0"/>
          <w:marTop w:val="0"/>
          <w:marBottom w:val="0"/>
          <w:divBdr>
            <w:top w:val="none" w:sz="0" w:space="0" w:color="auto"/>
            <w:left w:val="none" w:sz="0" w:space="0" w:color="auto"/>
            <w:bottom w:val="none" w:sz="0" w:space="0" w:color="auto"/>
            <w:right w:val="none" w:sz="0" w:space="0" w:color="auto"/>
          </w:divBdr>
        </w:div>
        <w:div w:id="1718167043">
          <w:marLeft w:val="640"/>
          <w:marRight w:val="0"/>
          <w:marTop w:val="0"/>
          <w:marBottom w:val="0"/>
          <w:divBdr>
            <w:top w:val="none" w:sz="0" w:space="0" w:color="auto"/>
            <w:left w:val="none" w:sz="0" w:space="0" w:color="auto"/>
            <w:bottom w:val="none" w:sz="0" w:space="0" w:color="auto"/>
            <w:right w:val="none" w:sz="0" w:space="0" w:color="auto"/>
          </w:divBdr>
        </w:div>
        <w:div w:id="1794204606">
          <w:marLeft w:val="640"/>
          <w:marRight w:val="0"/>
          <w:marTop w:val="0"/>
          <w:marBottom w:val="0"/>
          <w:divBdr>
            <w:top w:val="none" w:sz="0" w:space="0" w:color="auto"/>
            <w:left w:val="none" w:sz="0" w:space="0" w:color="auto"/>
            <w:bottom w:val="none" w:sz="0" w:space="0" w:color="auto"/>
            <w:right w:val="none" w:sz="0" w:space="0" w:color="auto"/>
          </w:divBdr>
        </w:div>
        <w:div w:id="1816795311">
          <w:marLeft w:val="640"/>
          <w:marRight w:val="0"/>
          <w:marTop w:val="0"/>
          <w:marBottom w:val="0"/>
          <w:divBdr>
            <w:top w:val="none" w:sz="0" w:space="0" w:color="auto"/>
            <w:left w:val="none" w:sz="0" w:space="0" w:color="auto"/>
            <w:bottom w:val="none" w:sz="0" w:space="0" w:color="auto"/>
            <w:right w:val="none" w:sz="0" w:space="0" w:color="auto"/>
          </w:divBdr>
        </w:div>
        <w:div w:id="1822573770">
          <w:marLeft w:val="640"/>
          <w:marRight w:val="0"/>
          <w:marTop w:val="0"/>
          <w:marBottom w:val="0"/>
          <w:divBdr>
            <w:top w:val="none" w:sz="0" w:space="0" w:color="auto"/>
            <w:left w:val="none" w:sz="0" w:space="0" w:color="auto"/>
            <w:bottom w:val="none" w:sz="0" w:space="0" w:color="auto"/>
            <w:right w:val="none" w:sz="0" w:space="0" w:color="auto"/>
          </w:divBdr>
        </w:div>
        <w:div w:id="1838034467">
          <w:marLeft w:val="640"/>
          <w:marRight w:val="0"/>
          <w:marTop w:val="0"/>
          <w:marBottom w:val="0"/>
          <w:divBdr>
            <w:top w:val="none" w:sz="0" w:space="0" w:color="auto"/>
            <w:left w:val="none" w:sz="0" w:space="0" w:color="auto"/>
            <w:bottom w:val="none" w:sz="0" w:space="0" w:color="auto"/>
            <w:right w:val="none" w:sz="0" w:space="0" w:color="auto"/>
          </w:divBdr>
        </w:div>
        <w:div w:id="1850833051">
          <w:marLeft w:val="640"/>
          <w:marRight w:val="0"/>
          <w:marTop w:val="0"/>
          <w:marBottom w:val="0"/>
          <w:divBdr>
            <w:top w:val="none" w:sz="0" w:space="0" w:color="auto"/>
            <w:left w:val="none" w:sz="0" w:space="0" w:color="auto"/>
            <w:bottom w:val="none" w:sz="0" w:space="0" w:color="auto"/>
            <w:right w:val="none" w:sz="0" w:space="0" w:color="auto"/>
          </w:divBdr>
        </w:div>
        <w:div w:id="1870293576">
          <w:marLeft w:val="640"/>
          <w:marRight w:val="0"/>
          <w:marTop w:val="0"/>
          <w:marBottom w:val="0"/>
          <w:divBdr>
            <w:top w:val="none" w:sz="0" w:space="0" w:color="auto"/>
            <w:left w:val="none" w:sz="0" w:space="0" w:color="auto"/>
            <w:bottom w:val="none" w:sz="0" w:space="0" w:color="auto"/>
            <w:right w:val="none" w:sz="0" w:space="0" w:color="auto"/>
          </w:divBdr>
        </w:div>
        <w:div w:id="1878662347">
          <w:marLeft w:val="640"/>
          <w:marRight w:val="0"/>
          <w:marTop w:val="0"/>
          <w:marBottom w:val="0"/>
          <w:divBdr>
            <w:top w:val="none" w:sz="0" w:space="0" w:color="auto"/>
            <w:left w:val="none" w:sz="0" w:space="0" w:color="auto"/>
            <w:bottom w:val="none" w:sz="0" w:space="0" w:color="auto"/>
            <w:right w:val="none" w:sz="0" w:space="0" w:color="auto"/>
          </w:divBdr>
        </w:div>
        <w:div w:id="1890418038">
          <w:marLeft w:val="640"/>
          <w:marRight w:val="0"/>
          <w:marTop w:val="0"/>
          <w:marBottom w:val="0"/>
          <w:divBdr>
            <w:top w:val="none" w:sz="0" w:space="0" w:color="auto"/>
            <w:left w:val="none" w:sz="0" w:space="0" w:color="auto"/>
            <w:bottom w:val="none" w:sz="0" w:space="0" w:color="auto"/>
            <w:right w:val="none" w:sz="0" w:space="0" w:color="auto"/>
          </w:divBdr>
        </w:div>
        <w:div w:id="1892841201">
          <w:marLeft w:val="640"/>
          <w:marRight w:val="0"/>
          <w:marTop w:val="0"/>
          <w:marBottom w:val="0"/>
          <w:divBdr>
            <w:top w:val="none" w:sz="0" w:space="0" w:color="auto"/>
            <w:left w:val="none" w:sz="0" w:space="0" w:color="auto"/>
            <w:bottom w:val="none" w:sz="0" w:space="0" w:color="auto"/>
            <w:right w:val="none" w:sz="0" w:space="0" w:color="auto"/>
          </w:divBdr>
        </w:div>
        <w:div w:id="1930694942">
          <w:marLeft w:val="640"/>
          <w:marRight w:val="0"/>
          <w:marTop w:val="0"/>
          <w:marBottom w:val="0"/>
          <w:divBdr>
            <w:top w:val="none" w:sz="0" w:space="0" w:color="auto"/>
            <w:left w:val="none" w:sz="0" w:space="0" w:color="auto"/>
            <w:bottom w:val="none" w:sz="0" w:space="0" w:color="auto"/>
            <w:right w:val="none" w:sz="0" w:space="0" w:color="auto"/>
          </w:divBdr>
        </w:div>
        <w:div w:id="1941717278">
          <w:marLeft w:val="640"/>
          <w:marRight w:val="0"/>
          <w:marTop w:val="0"/>
          <w:marBottom w:val="0"/>
          <w:divBdr>
            <w:top w:val="none" w:sz="0" w:space="0" w:color="auto"/>
            <w:left w:val="none" w:sz="0" w:space="0" w:color="auto"/>
            <w:bottom w:val="none" w:sz="0" w:space="0" w:color="auto"/>
            <w:right w:val="none" w:sz="0" w:space="0" w:color="auto"/>
          </w:divBdr>
        </w:div>
        <w:div w:id="1948460530">
          <w:marLeft w:val="640"/>
          <w:marRight w:val="0"/>
          <w:marTop w:val="0"/>
          <w:marBottom w:val="0"/>
          <w:divBdr>
            <w:top w:val="none" w:sz="0" w:space="0" w:color="auto"/>
            <w:left w:val="none" w:sz="0" w:space="0" w:color="auto"/>
            <w:bottom w:val="none" w:sz="0" w:space="0" w:color="auto"/>
            <w:right w:val="none" w:sz="0" w:space="0" w:color="auto"/>
          </w:divBdr>
        </w:div>
        <w:div w:id="1970667536">
          <w:marLeft w:val="640"/>
          <w:marRight w:val="0"/>
          <w:marTop w:val="0"/>
          <w:marBottom w:val="0"/>
          <w:divBdr>
            <w:top w:val="none" w:sz="0" w:space="0" w:color="auto"/>
            <w:left w:val="none" w:sz="0" w:space="0" w:color="auto"/>
            <w:bottom w:val="none" w:sz="0" w:space="0" w:color="auto"/>
            <w:right w:val="none" w:sz="0" w:space="0" w:color="auto"/>
          </w:divBdr>
        </w:div>
        <w:div w:id="1991867426">
          <w:marLeft w:val="640"/>
          <w:marRight w:val="0"/>
          <w:marTop w:val="0"/>
          <w:marBottom w:val="0"/>
          <w:divBdr>
            <w:top w:val="none" w:sz="0" w:space="0" w:color="auto"/>
            <w:left w:val="none" w:sz="0" w:space="0" w:color="auto"/>
            <w:bottom w:val="none" w:sz="0" w:space="0" w:color="auto"/>
            <w:right w:val="none" w:sz="0" w:space="0" w:color="auto"/>
          </w:divBdr>
        </w:div>
        <w:div w:id="2017997636">
          <w:marLeft w:val="640"/>
          <w:marRight w:val="0"/>
          <w:marTop w:val="0"/>
          <w:marBottom w:val="0"/>
          <w:divBdr>
            <w:top w:val="none" w:sz="0" w:space="0" w:color="auto"/>
            <w:left w:val="none" w:sz="0" w:space="0" w:color="auto"/>
            <w:bottom w:val="none" w:sz="0" w:space="0" w:color="auto"/>
            <w:right w:val="none" w:sz="0" w:space="0" w:color="auto"/>
          </w:divBdr>
        </w:div>
        <w:div w:id="2039349318">
          <w:marLeft w:val="640"/>
          <w:marRight w:val="0"/>
          <w:marTop w:val="0"/>
          <w:marBottom w:val="0"/>
          <w:divBdr>
            <w:top w:val="none" w:sz="0" w:space="0" w:color="auto"/>
            <w:left w:val="none" w:sz="0" w:space="0" w:color="auto"/>
            <w:bottom w:val="none" w:sz="0" w:space="0" w:color="auto"/>
            <w:right w:val="none" w:sz="0" w:space="0" w:color="auto"/>
          </w:divBdr>
        </w:div>
        <w:div w:id="2050253917">
          <w:marLeft w:val="640"/>
          <w:marRight w:val="0"/>
          <w:marTop w:val="0"/>
          <w:marBottom w:val="0"/>
          <w:divBdr>
            <w:top w:val="none" w:sz="0" w:space="0" w:color="auto"/>
            <w:left w:val="none" w:sz="0" w:space="0" w:color="auto"/>
            <w:bottom w:val="none" w:sz="0" w:space="0" w:color="auto"/>
            <w:right w:val="none" w:sz="0" w:space="0" w:color="auto"/>
          </w:divBdr>
        </w:div>
        <w:div w:id="2062052402">
          <w:marLeft w:val="640"/>
          <w:marRight w:val="0"/>
          <w:marTop w:val="0"/>
          <w:marBottom w:val="0"/>
          <w:divBdr>
            <w:top w:val="none" w:sz="0" w:space="0" w:color="auto"/>
            <w:left w:val="none" w:sz="0" w:space="0" w:color="auto"/>
            <w:bottom w:val="none" w:sz="0" w:space="0" w:color="auto"/>
            <w:right w:val="none" w:sz="0" w:space="0" w:color="auto"/>
          </w:divBdr>
        </w:div>
        <w:div w:id="2077850688">
          <w:marLeft w:val="640"/>
          <w:marRight w:val="0"/>
          <w:marTop w:val="0"/>
          <w:marBottom w:val="0"/>
          <w:divBdr>
            <w:top w:val="none" w:sz="0" w:space="0" w:color="auto"/>
            <w:left w:val="none" w:sz="0" w:space="0" w:color="auto"/>
            <w:bottom w:val="none" w:sz="0" w:space="0" w:color="auto"/>
            <w:right w:val="none" w:sz="0" w:space="0" w:color="auto"/>
          </w:divBdr>
        </w:div>
        <w:div w:id="2140296471">
          <w:marLeft w:val="640"/>
          <w:marRight w:val="0"/>
          <w:marTop w:val="0"/>
          <w:marBottom w:val="0"/>
          <w:divBdr>
            <w:top w:val="none" w:sz="0" w:space="0" w:color="auto"/>
            <w:left w:val="none" w:sz="0" w:space="0" w:color="auto"/>
            <w:bottom w:val="none" w:sz="0" w:space="0" w:color="auto"/>
            <w:right w:val="none" w:sz="0" w:space="0" w:color="auto"/>
          </w:divBdr>
        </w:div>
      </w:divsChild>
    </w:div>
    <w:div w:id="1806971307">
      <w:bodyDiv w:val="1"/>
      <w:marLeft w:val="0"/>
      <w:marRight w:val="0"/>
      <w:marTop w:val="0"/>
      <w:marBottom w:val="0"/>
      <w:divBdr>
        <w:top w:val="none" w:sz="0" w:space="0" w:color="auto"/>
        <w:left w:val="none" w:sz="0" w:space="0" w:color="auto"/>
        <w:bottom w:val="none" w:sz="0" w:space="0" w:color="auto"/>
        <w:right w:val="none" w:sz="0" w:space="0" w:color="auto"/>
      </w:divBdr>
      <w:divsChild>
        <w:div w:id="30813726">
          <w:marLeft w:val="640"/>
          <w:marRight w:val="0"/>
          <w:marTop w:val="0"/>
          <w:marBottom w:val="0"/>
          <w:divBdr>
            <w:top w:val="none" w:sz="0" w:space="0" w:color="auto"/>
            <w:left w:val="none" w:sz="0" w:space="0" w:color="auto"/>
            <w:bottom w:val="none" w:sz="0" w:space="0" w:color="auto"/>
            <w:right w:val="none" w:sz="0" w:space="0" w:color="auto"/>
          </w:divBdr>
        </w:div>
        <w:div w:id="64845195">
          <w:marLeft w:val="640"/>
          <w:marRight w:val="0"/>
          <w:marTop w:val="0"/>
          <w:marBottom w:val="0"/>
          <w:divBdr>
            <w:top w:val="none" w:sz="0" w:space="0" w:color="auto"/>
            <w:left w:val="none" w:sz="0" w:space="0" w:color="auto"/>
            <w:bottom w:val="none" w:sz="0" w:space="0" w:color="auto"/>
            <w:right w:val="none" w:sz="0" w:space="0" w:color="auto"/>
          </w:divBdr>
        </w:div>
        <w:div w:id="77600541">
          <w:marLeft w:val="640"/>
          <w:marRight w:val="0"/>
          <w:marTop w:val="0"/>
          <w:marBottom w:val="0"/>
          <w:divBdr>
            <w:top w:val="none" w:sz="0" w:space="0" w:color="auto"/>
            <w:left w:val="none" w:sz="0" w:space="0" w:color="auto"/>
            <w:bottom w:val="none" w:sz="0" w:space="0" w:color="auto"/>
            <w:right w:val="none" w:sz="0" w:space="0" w:color="auto"/>
          </w:divBdr>
        </w:div>
        <w:div w:id="98721891">
          <w:marLeft w:val="640"/>
          <w:marRight w:val="0"/>
          <w:marTop w:val="0"/>
          <w:marBottom w:val="0"/>
          <w:divBdr>
            <w:top w:val="none" w:sz="0" w:space="0" w:color="auto"/>
            <w:left w:val="none" w:sz="0" w:space="0" w:color="auto"/>
            <w:bottom w:val="none" w:sz="0" w:space="0" w:color="auto"/>
            <w:right w:val="none" w:sz="0" w:space="0" w:color="auto"/>
          </w:divBdr>
        </w:div>
        <w:div w:id="129900937">
          <w:marLeft w:val="640"/>
          <w:marRight w:val="0"/>
          <w:marTop w:val="0"/>
          <w:marBottom w:val="0"/>
          <w:divBdr>
            <w:top w:val="none" w:sz="0" w:space="0" w:color="auto"/>
            <w:left w:val="none" w:sz="0" w:space="0" w:color="auto"/>
            <w:bottom w:val="none" w:sz="0" w:space="0" w:color="auto"/>
            <w:right w:val="none" w:sz="0" w:space="0" w:color="auto"/>
          </w:divBdr>
        </w:div>
        <w:div w:id="140122898">
          <w:marLeft w:val="640"/>
          <w:marRight w:val="0"/>
          <w:marTop w:val="0"/>
          <w:marBottom w:val="0"/>
          <w:divBdr>
            <w:top w:val="none" w:sz="0" w:space="0" w:color="auto"/>
            <w:left w:val="none" w:sz="0" w:space="0" w:color="auto"/>
            <w:bottom w:val="none" w:sz="0" w:space="0" w:color="auto"/>
            <w:right w:val="none" w:sz="0" w:space="0" w:color="auto"/>
          </w:divBdr>
        </w:div>
        <w:div w:id="141967859">
          <w:marLeft w:val="640"/>
          <w:marRight w:val="0"/>
          <w:marTop w:val="0"/>
          <w:marBottom w:val="0"/>
          <w:divBdr>
            <w:top w:val="none" w:sz="0" w:space="0" w:color="auto"/>
            <w:left w:val="none" w:sz="0" w:space="0" w:color="auto"/>
            <w:bottom w:val="none" w:sz="0" w:space="0" w:color="auto"/>
            <w:right w:val="none" w:sz="0" w:space="0" w:color="auto"/>
          </w:divBdr>
        </w:div>
        <w:div w:id="172452967">
          <w:marLeft w:val="640"/>
          <w:marRight w:val="0"/>
          <w:marTop w:val="0"/>
          <w:marBottom w:val="0"/>
          <w:divBdr>
            <w:top w:val="none" w:sz="0" w:space="0" w:color="auto"/>
            <w:left w:val="none" w:sz="0" w:space="0" w:color="auto"/>
            <w:bottom w:val="none" w:sz="0" w:space="0" w:color="auto"/>
            <w:right w:val="none" w:sz="0" w:space="0" w:color="auto"/>
          </w:divBdr>
        </w:div>
        <w:div w:id="179391671">
          <w:marLeft w:val="640"/>
          <w:marRight w:val="0"/>
          <w:marTop w:val="0"/>
          <w:marBottom w:val="0"/>
          <w:divBdr>
            <w:top w:val="none" w:sz="0" w:space="0" w:color="auto"/>
            <w:left w:val="none" w:sz="0" w:space="0" w:color="auto"/>
            <w:bottom w:val="none" w:sz="0" w:space="0" w:color="auto"/>
            <w:right w:val="none" w:sz="0" w:space="0" w:color="auto"/>
          </w:divBdr>
        </w:div>
        <w:div w:id="193229229">
          <w:marLeft w:val="640"/>
          <w:marRight w:val="0"/>
          <w:marTop w:val="0"/>
          <w:marBottom w:val="0"/>
          <w:divBdr>
            <w:top w:val="none" w:sz="0" w:space="0" w:color="auto"/>
            <w:left w:val="none" w:sz="0" w:space="0" w:color="auto"/>
            <w:bottom w:val="none" w:sz="0" w:space="0" w:color="auto"/>
            <w:right w:val="none" w:sz="0" w:space="0" w:color="auto"/>
          </w:divBdr>
        </w:div>
        <w:div w:id="196429649">
          <w:marLeft w:val="640"/>
          <w:marRight w:val="0"/>
          <w:marTop w:val="0"/>
          <w:marBottom w:val="0"/>
          <w:divBdr>
            <w:top w:val="none" w:sz="0" w:space="0" w:color="auto"/>
            <w:left w:val="none" w:sz="0" w:space="0" w:color="auto"/>
            <w:bottom w:val="none" w:sz="0" w:space="0" w:color="auto"/>
            <w:right w:val="none" w:sz="0" w:space="0" w:color="auto"/>
          </w:divBdr>
        </w:div>
        <w:div w:id="211504317">
          <w:marLeft w:val="640"/>
          <w:marRight w:val="0"/>
          <w:marTop w:val="0"/>
          <w:marBottom w:val="0"/>
          <w:divBdr>
            <w:top w:val="none" w:sz="0" w:space="0" w:color="auto"/>
            <w:left w:val="none" w:sz="0" w:space="0" w:color="auto"/>
            <w:bottom w:val="none" w:sz="0" w:space="0" w:color="auto"/>
            <w:right w:val="none" w:sz="0" w:space="0" w:color="auto"/>
          </w:divBdr>
        </w:div>
        <w:div w:id="273052961">
          <w:marLeft w:val="640"/>
          <w:marRight w:val="0"/>
          <w:marTop w:val="0"/>
          <w:marBottom w:val="0"/>
          <w:divBdr>
            <w:top w:val="none" w:sz="0" w:space="0" w:color="auto"/>
            <w:left w:val="none" w:sz="0" w:space="0" w:color="auto"/>
            <w:bottom w:val="none" w:sz="0" w:space="0" w:color="auto"/>
            <w:right w:val="none" w:sz="0" w:space="0" w:color="auto"/>
          </w:divBdr>
        </w:div>
        <w:div w:id="301273149">
          <w:marLeft w:val="640"/>
          <w:marRight w:val="0"/>
          <w:marTop w:val="0"/>
          <w:marBottom w:val="0"/>
          <w:divBdr>
            <w:top w:val="none" w:sz="0" w:space="0" w:color="auto"/>
            <w:left w:val="none" w:sz="0" w:space="0" w:color="auto"/>
            <w:bottom w:val="none" w:sz="0" w:space="0" w:color="auto"/>
            <w:right w:val="none" w:sz="0" w:space="0" w:color="auto"/>
          </w:divBdr>
        </w:div>
        <w:div w:id="347486355">
          <w:marLeft w:val="640"/>
          <w:marRight w:val="0"/>
          <w:marTop w:val="0"/>
          <w:marBottom w:val="0"/>
          <w:divBdr>
            <w:top w:val="none" w:sz="0" w:space="0" w:color="auto"/>
            <w:left w:val="none" w:sz="0" w:space="0" w:color="auto"/>
            <w:bottom w:val="none" w:sz="0" w:space="0" w:color="auto"/>
            <w:right w:val="none" w:sz="0" w:space="0" w:color="auto"/>
          </w:divBdr>
        </w:div>
        <w:div w:id="363865826">
          <w:marLeft w:val="640"/>
          <w:marRight w:val="0"/>
          <w:marTop w:val="0"/>
          <w:marBottom w:val="0"/>
          <w:divBdr>
            <w:top w:val="none" w:sz="0" w:space="0" w:color="auto"/>
            <w:left w:val="none" w:sz="0" w:space="0" w:color="auto"/>
            <w:bottom w:val="none" w:sz="0" w:space="0" w:color="auto"/>
            <w:right w:val="none" w:sz="0" w:space="0" w:color="auto"/>
          </w:divBdr>
        </w:div>
        <w:div w:id="384838322">
          <w:marLeft w:val="640"/>
          <w:marRight w:val="0"/>
          <w:marTop w:val="0"/>
          <w:marBottom w:val="0"/>
          <w:divBdr>
            <w:top w:val="none" w:sz="0" w:space="0" w:color="auto"/>
            <w:left w:val="none" w:sz="0" w:space="0" w:color="auto"/>
            <w:bottom w:val="none" w:sz="0" w:space="0" w:color="auto"/>
            <w:right w:val="none" w:sz="0" w:space="0" w:color="auto"/>
          </w:divBdr>
        </w:div>
        <w:div w:id="411120142">
          <w:marLeft w:val="640"/>
          <w:marRight w:val="0"/>
          <w:marTop w:val="0"/>
          <w:marBottom w:val="0"/>
          <w:divBdr>
            <w:top w:val="none" w:sz="0" w:space="0" w:color="auto"/>
            <w:left w:val="none" w:sz="0" w:space="0" w:color="auto"/>
            <w:bottom w:val="none" w:sz="0" w:space="0" w:color="auto"/>
            <w:right w:val="none" w:sz="0" w:space="0" w:color="auto"/>
          </w:divBdr>
        </w:div>
        <w:div w:id="424765569">
          <w:marLeft w:val="640"/>
          <w:marRight w:val="0"/>
          <w:marTop w:val="0"/>
          <w:marBottom w:val="0"/>
          <w:divBdr>
            <w:top w:val="none" w:sz="0" w:space="0" w:color="auto"/>
            <w:left w:val="none" w:sz="0" w:space="0" w:color="auto"/>
            <w:bottom w:val="none" w:sz="0" w:space="0" w:color="auto"/>
            <w:right w:val="none" w:sz="0" w:space="0" w:color="auto"/>
          </w:divBdr>
        </w:div>
        <w:div w:id="436364206">
          <w:marLeft w:val="640"/>
          <w:marRight w:val="0"/>
          <w:marTop w:val="0"/>
          <w:marBottom w:val="0"/>
          <w:divBdr>
            <w:top w:val="none" w:sz="0" w:space="0" w:color="auto"/>
            <w:left w:val="none" w:sz="0" w:space="0" w:color="auto"/>
            <w:bottom w:val="none" w:sz="0" w:space="0" w:color="auto"/>
            <w:right w:val="none" w:sz="0" w:space="0" w:color="auto"/>
          </w:divBdr>
        </w:div>
        <w:div w:id="449278192">
          <w:marLeft w:val="640"/>
          <w:marRight w:val="0"/>
          <w:marTop w:val="0"/>
          <w:marBottom w:val="0"/>
          <w:divBdr>
            <w:top w:val="none" w:sz="0" w:space="0" w:color="auto"/>
            <w:left w:val="none" w:sz="0" w:space="0" w:color="auto"/>
            <w:bottom w:val="none" w:sz="0" w:space="0" w:color="auto"/>
            <w:right w:val="none" w:sz="0" w:space="0" w:color="auto"/>
          </w:divBdr>
        </w:div>
        <w:div w:id="455368951">
          <w:marLeft w:val="640"/>
          <w:marRight w:val="0"/>
          <w:marTop w:val="0"/>
          <w:marBottom w:val="0"/>
          <w:divBdr>
            <w:top w:val="none" w:sz="0" w:space="0" w:color="auto"/>
            <w:left w:val="none" w:sz="0" w:space="0" w:color="auto"/>
            <w:bottom w:val="none" w:sz="0" w:space="0" w:color="auto"/>
            <w:right w:val="none" w:sz="0" w:space="0" w:color="auto"/>
          </w:divBdr>
        </w:div>
        <w:div w:id="456487935">
          <w:marLeft w:val="640"/>
          <w:marRight w:val="0"/>
          <w:marTop w:val="0"/>
          <w:marBottom w:val="0"/>
          <w:divBdr>
            <w:top w:val="none" w:sz="0" w:space="0" w:color="auto"/>
            <w:left w:val="none" w:sz="0" w:space="0" w:color="auto"/>
            <w:bottom w:val="none" w:sz="0" w:space="0" w:color="auto"/>
            <w:right w:val="none" w:sz="0" w:space="0" w:color="auto"/>
          </w:divBdr>
        </w:div>
        <w:div w:id="480460140">
          <w:marLeft w:val="640"/>
          <w:marRight w:val="0"/>
          <w:marTop w:val="0"/>
          <w:marBottom w:val="0"/>
          <w:divBdr>
            <w:top w:val="none" w:sz="0" w:space="0" w:color="auto"/>
            <w:left w:val="none" w:sz="0" w:space="0" w:color="auto"/>
            <w:bottom w:val="none" w:sz="0" w:space="0" w:color="auto"/>
            <w:right w:val="none" w:sz="0" w:space="0" w:color="auto"/>
          </w:divBdr>
        </w:div>
        <w:div w:id="544023919">
          <w:marLeft w:val="640"/>
          <w:marRight w:val="0"/>
          <w:marTop w:val="0"/>
          <w:marBottom w:val="0"/>
          <w:divBdr>
            <w:top w:val="none" w:sz="0" w:space="0" w:color="auto"/>
            <w:left w:val="none" w:sz="0" w:space="0" w:color="auto"/>
            <w:bottom w:val="none" w:sz="0" w:space="0" w:color="auto"/>
            <w:right w:val="none" w:sz="0" w:space="0" w:color="auto"/>
          </w:divBdr>
        </w:div>
        <w:div w:id="545794322">
          <w:marLeft w:val="640"/>
          <w:marRight w:val="0"/>
          <w:marTop w:val="0"/>
          <w:marBottom w:val="0"/>
          <w:divBdr>
            <w:top w:val="none" w:sz="0" w:space="0" w:color="auto"/>
            <w:left w:val="none" w:sz="0" w:space="0" w:color="auto"/>
            <w:bottom w:val="none" w:sz="0" w:space="0" w:color="auto"/>
            <w:right w:val="none" w:sz="0" w:space="0" w:color="auto"/>
          </w:divBdr>
        </w:div>
        <w:div w:id="549151800">
          <w:marLeft w:val="640"/>
          <w:marRight w:val="0"/>
          <w:marTop w:val="0"/>
          <w:marBottom w:val="0"/>
          <w:divBdr>
            <w:top w:val="none" w:sz="0" w:space="0" w:color="auto"/>
            <w:left w:val="none" w:sz="0" w:space="0" w:color="auto"/>
            <w:bottom w:val="none" w:sz="0" w:space="0" w:color="auto"/>
            <w:right w:val="none" w:sz="0" w:space="0" w:color="auto"/>
          </w:divBdr>
        </w:div>
        <w:div w:id="554004638">
          <w:marLeft w:val="640"/>
          <w:marRight w:val="0"/>
          <w:marTop w:val="0"/>
          <w:marBottom w:val="0"/>
          <w:divBdr>
            <w:top w:val="none" w:sz="0" w:space="0" w:color="auto"/>
            <w:left w:val="none" w:sz="0" w:space="0" w:color="auto"/>
            <w:bottom w:val="none" w:sz="0" w:space="0" w:color="auto"/>
            <w:right w:val="none" w:sz="0" w:space="0" w:color="auto"/>
          </w:divBdr>
        </w:div>
        <w:div w:id="630674060">
          <w:marLeft w:val="640"/>
          <w:marRight w:val="0"/>
          <w:marTop w:val="0"/>
          <w:marBottom w:val="0"/>
          <w:divBdr>
            <w:top w:val="none" w:sz="0" w:space="0" w:color="auto"/>
            <w:left w:val="none" w:sz="0" w:space="0" w:color="auto"/>
            <w:bottom w:val="none" w:sz="0" w:space="0" w:color="auto"/>
            <w:right w:val="none" w:sz="0" w:space="0" w:color="auto"/>
          </w:divBdr>
        </w:div>
        <w:div w:id="642345536">
          <w:marLeft w:val="640"/>
          <w:marRight w:val="0"/>
          <w:marTop w:val="0"/>
          <w:marBottom w:val="0"/>
          <w:divBdr>
            <w:top w:val="none" w:sz="0" w:space="0" w:color="auto"/>
            <w:left w:val="none" w:sz="0" w:space="0" w:color="auto"/>
            <w:bottom w:val="none" w:sz="0" w:space="0" w:color="auto"/>
            <w:right w:val="none" w:sz="0" w:space="0" w:color="auto"/>
          </w:divBdr>
        </w:div>
        <w:div w:id="658659760">
          <w:marLeft w:val="640"/>
          <w:marRight w:val="0"/>
          <w:marTop w:val="0"/>
          <w:marBottom w:val="0"/>
          <w:divBdr>
            <w:top w:val="none" w:sz="0" w:space="0" w:color="auto"/>
            <w:left w:val="none" w:sz="0" w:space="0" w:color="auto"/>
            <w:bottom w:val="none" w:sz="0" w:space="0" w:color="auto"/>
            <w:right w:val="none" w:sz="0" w:space="0" w:color="auto"/>
          </w:divBdr>
        </w:div>
        <w:div w:id="674848810">
          <w:marLeft w:val="640"/>
          <w:marRight w:val="0"/>
          <w:marTop w:val="0"/>
          <w:marBottom w:val="0"/>
          <w:divBdr>
            <w:top w:val="none" w:sz="0" w:space="0" w:color="auto"/>
            <w:left w:val="none" w:sz="0" w:space="0" w:color="auto"/>
            <w:bottom w:val="none" w:sz="0" w:space="0" w:color="auto"/>
            <w:right w:val="none" w:sz="0" w:space="0" w:color="auto"/>
          </w:divBdr>
        </w:div>
        <w:div w:id="685600809">
          <w:marLeft w:val="640"/>
          <w:marRight w:val="0"/>
          <w:marTop w:val="0"/>
          <w:marBottom w:val="0"/>
          <w:divBdr>
            <w:top w:val="none" w:sz="0" w:space="0" w:color="auto"/>
            <w:left w:val="none" w:sz="0" w:space="0" w:color="auto"/>
            <w:bottom w:val="none" w:sz="0" w:space="0" w:color="auto"/>
            <w:right w:val="none" w:sz="0" w:space="0" w:color="auto"/>
          </w:divBdr>
        </w:div>
        <w:div w:id="690451791">
          <w:marLeft w:val="640"/>
          <w:marRight w:val="0"/>
          <w:marTop w:val="0"/>
          <w:marBottom w:val="0"/>
          <w:divBdr>
            <w:top w:val="none" w:sz="0" w:space="0" w:color="auto"/>
            <w:left w:val="none" w:sz="0" w:space="0" w:color="auto"/>
            <w:bottom w:val="none" w:sz="0" w:space="0" w:color="auto"/>
            <w:right w:val="none" w:sz="0" w:space="0" w:color="auto"/>
          </w:divBdr>
        </w:div>
        <w:div w:id="840850305">
          <w:marLeft w:val="640"/>
          <w:marRight w:val="0"/>
          <w:marTop w:val="0"/>
          <w:marBottom w:val="0"/>
          <w:divBdr>
            <w:top w:val="none" w:sz="0" w:space="0" w:color="auto"/>
            <w:left w:val="none" w:sz="0" w:space="0" w:color="auto"/>
            <w:bottom w:val="none" w:sz="0" w:space="0" w:color="auto"/>
            <w:right w:val="none" w:sz="0" w:space="0" w:color="auto"/>
          </w:divBdr>
        </w:div>
        <w:div w:id="879897388">
          <w:marLeft w:val="640"/>
          <w:marRight w:val="0"/>
          <w:marTop w:val="0"/>
          <w:marBottom w:val="0"/>
          <w:divBdr>
            <w:top w:val="none" w:sz="0" w:space="0" w:color="auto"/>
            <w:left w:val="none" w:sz="0" w:space="0" w:color="auto"/>
            <w:bottom w:val="none" w:sz="0" w:space="0" w:color="auto"/>
            <w:right w:val="none" w:sz="0" w:space="0" w:color="auto"/>
          </w:divBdr>
        </w:div>
        <w:div w:id="882908039">
          <w:marLeft w:val="640"/>
          <w:marRight w:val="0"/>
          <w:marTop w:val="0"/>
          <w:marBottom w:val="0"/>
          <w:divBdr>
            <w:top w:val="none" w:sz="0" w:space="0" w:color="auto"/>
            <w:left w:val="none" w:sz="0" w:space="0" w:color="auto"/>
            <w:bottom w:val="none" w:sz="0" w:space="0" w:color="auto"/>
            <w:right w:val="none" w:sz="0" w:space="0" w:color="auto"/>
          </w:divBdr>
        </w:div>
        <w:div w:id="893852793">
          <w:marLeft w:val="640"/>
          <w:marRight w:val="0"/>
          <w:marTop w:val="0"/>
          <w:marBottom w:val="0"/>
          <w:divBdr>
            <w:top w:val="none" w:sz="0" w:space="0" w:color="auto"/>
            <w:left w:val="none" w:sz="0" w:space="0" w:color="auto"/>
            <w:bottom w:val="none" w:sz="0" w:space="0" w:color="auto"/>
            <w:right w:val="none" w:sz="0" w:space="0" w:color="auto"/>
          </w:divBdr>
        </w:div>
        <w:div w:id="954408079">
          <w:marLeft w:val="640"/>
          <w:marRight w:val="0"/>
          <w:marTop w:val="0"/>
          <w:marBottom w:val="0"/>
          <w:divBdr>
            <w:top w:val="none" w:sz="0" w:space="0" w:color="auto"/>
            <w:left w:val="none" w:sz="0" w:space="0" w:color="auto"/>
            <w:bottom w:val="none" w:sz="0" w:space="0" w:color="auto"/>
            <w:right w:val="none" w:sz="0" w:space="0" w:color="auto"/>
          </w:divBdr>
        </w:div>
        <w:div w:id="956452196">
          <w:marLeft w:val="640"/>
          <w:marRight w:val="0"/>
          <w:marTop w:val="0"/>
          <w:marBottom w:val="0"/>
          <w:divBdr>
            <w:top w:val="none" w:sz="0" w:space="0" w:color="auto"/>
            <w:left w:val="none" w:sz="0" w:space="0" w:color="auto"/>
            <w:bottom w:val="none" w:sz="0" w:space="0" w:color="auto"/>
            <w:right w:val="none" w:sz="0" w:space="0" w:color="auto"/>
          </w:divBdr>
        </w:div>
        <w:div w:id="977565135">
          <w:marLeft w:val="640"/>
          <w:marRight w:val="0"/>
          <w:marTop w:val="0"/>
          <w:marBottom w:val="0"/>
          <w:divBdr>
            <w:top w:val="none" w:sz="0" w:space="0" w:color="auto"/>
            <w:left w:val="none" w:sz="0" w:space="0" w:color="auto"/>
            <w:bottom w:val="none" w:sz="0" w:space="0" w:color="auto"/>
            <w:right w:val="none" w:sz="0" w:space="0" w:color="auto"/>
          </w:divBdr>
        </w:div>
        <w:div w:id="1000623651">
          <w:marLeft w:val="640"/>
          <w:marRight w:val="0"/>
          <w:marTop w:val="0"/>
          <w:marBottom w:val="0"/>
          <w:divBdr>
            <w:top w:val="none" w:sz="0" w:space="0" w:color="auto"/>
            <w:left w:val="none" w:sz="0" w:space="0" w:color="auto"/>
            <w:bottom w:val="none" w:sz="0" w:space="0" w:color="auto"/>
            <w:right w:val="none" w:sz="0" w:space="0" w:color="auto"/>
          </w:divBdr>
        </w:div>
        <w:div w:id="1006057558">
          <w:marLeft w:val="640"/>
          <w:marRight w:val="0"/>
          <w:marTop w:val="0"/>
          <w:marBottom w:val="0"/>
          <w:divBdr>
            <w:top w:val="none" w:sz="0" w:space="0" w:color="auto"/>
            <w:left w:val="none" w:sz="0" w:space="0" w:color="auto"/>
            <w:bottom w:val="none" w:sz="0" w:space="0" w:color="auto"/>
            <w:right w:val="none" w:sz="0" w:space="0" w:color="auto"/>
          </w:divBdr>
        </w:div>
        <w:div w:id="1015039409">
          <w:marLeft w:val="640"/>
          <w:marRight w:val="0"/>
          <w:marTop w:val="0"/>
          <w:marBottom w:val="0"/>
          <w:divBdr>
            <w:top w:val="none" w:sz="0" w:space="0" w:color="auto"/>
            <w:left w:val="none" w:sz="0" w:space="0" w:color="auto"/>
            <w:bottom w:val="none" w:sz="0" w:space="0" w:color="auto"/>
            <w:right w:val="none" w:sz="0" w:space="0" w:color="auto"/>
          </w:divBdr>
        </w:div>
        <w:div w:id="1045443484">
          <w:marLeft w:val="640"/>
          <w:marRight w:val="0"/>
          <w:marTop w:val="0"/>
          <w:marBottom w:val="0"/>
          <w:divBdr>
            <w:top w:val="none" w:sz="0" w:space="0" w:color="auto"/>
            <w:left w:val="none" w:sz="0" w:space="0" w:color="auto"/>
            <w:bottom w:val="none" w:sz="0" w:space="0" w:color="auto"/>
            <w:right w:val="none" w:sz="0" w:space="0" w:color="auto"/>
          </w:divBdr>
        </w:div>
        <w:div w:id="1049691579">
          <w:marLeft w:val="640"/>
          <w:marRight w:val="0"/>
          <w:marTop w:val="0"/>
          <w:marBottom w:val="0"/>
          <w:divBdr>
            <w:top w:val="none" w:sz="0" w:space="0" w:color="auto"/>
            <w:left w:val="none" w:sz="0" w:space="0" w:color="auto"/>
            <w:bottom w:val="none" w:sz="0" w:space="0" w:color="auto"/>
            <w:right w:val="none" w:sz="0" w:space="0" w:color="auto"/>
          </w:divBdr>
        </w:div>
        <w:div w:id="1080327933">
          <w:marLeft w:val="640"/>
          <w:marRight w:val="0"/>
          <w:marTop w:val="0"/>
          <w:marBottom w:val="0"/>
          <w:divBdr>
            <w:top w:val="none" w:sz="0" w:space="0" w:color="auto"/>
            <w:left w:val="none" w:sz="0" w:space="0" w:color="auto"/>
            <w:bottom w:val="none" w:sz="0" w:space="0" w:color="auto"/>
            <w:right w:val="none" w:sz="0" w:space="0" w:color="auto"/>
          </w:divBdr>
        </w:div>
        <w:div w:id="1092776325">
          <w:marLeft w:val="640"/>
          <w:marRight w:val="0"/>
          <w:marTop w:val="0"/>
          <w:marBottom w:val="0"/>
          <w:divBdr>
            <w:top w:val="none" w:sz="0" w:space="0" w:color="auto"/>
            <w:left w:val="none" w:sz="0" w:space="0" w:color="auto"/>
            <w:bottom w:val="none" w:sz="0" w:space="0" w:color="auto"/>
            <w:right w:val="none" w:sz="0" w:space="0" w:color="auto"/>
          </w:divBdr>
        </w:div>
        <w:div w:id="1134251049">
          <w:marLeft w:val="640"/>
          <w:marRight w:val="0"/>
          <w:marTop w:val="0"/>
          <w:marBottom w:val="0"/>
          <w:divBdr>
            <w:top w:val="none" w:sz="0" w:space="0" w:color="auto"/>
            <w:left w:val="none" w:sz="0" w:space="0" w:color="auto"/>
            <w:bottom w:val="none" w:sz="0" w:space="0" w:color="auto"/>
            <w:right w:val="none" w:sz="0" w:space="0" w:color="auto"/>
          </w:divBdr>
        </w:div>
        <w:div w:id="1135756968">
          <w:marLeft w:val="640"/>
          <w:marRight w:val="0"/>
          <w:marTop w:val="0"/>
          <w:marBottom w:val="0"/>
          <w:divBdr>
            <w:top w:val="none" w:sz="0" w:space="0" w:color="auto"/>
            <w:left w:val="none" w:sz="0" w:space="0" w:color="auto"/>
            <w:bottom w:val="none" w:sz="0" w:space="0" w:color="auto"/>
            <w:right w:val="none" w:sz="0" w:space="0" w:color="auto"/>
          </w:divBdr>
        </w:div>
        <w:div w:id="1231966040">
          <w:marLeft w:val="640"/>
          <w:marRight w:val="0"/>
          <w:marTop w:val="0"/>
          <w:marBottom w:val="0"/>
          <w:divBdr>
            <w:top w:val="none" w:sz="0" w:space="0" w:color="auto"/>
            <w:left w:val="none" w:sz="0" w:space="0" w:color="auto"/>
            <w:bottom w:val="none" w:sz="0" w:space="0" w:color="auto"/>
            <w:right w:val="none" w:sz="0" w:space="0" w:color="auto"/>
          </w:divBdr>
        </w:div>
        <w:div w:id="1240409237">
          <w:marLeft w:val="640"/>
          <w:marRight w:val="0"/>
          <w:marTop w:val="0"/>
          <w:marBottom w:val="0"/>
          <w:divBdr>
            <w:top w:val="none" w:sz="0" w:space="0" w:color="auto"/>
            <w:left w:val="none" w:sz="0" w:space="0" w:color="auto"/>
            <w:bottom w:val="none" w:sz="0" w:space="0" w:color="auto"/>
            <w:right w:val="none" w:sz="0" w:space="0" w:color="auto"/>
          </w:divBdr>
        </w:div>
        <w:div w:id="1243369165">
          <w:marLeft w:val="640"/>
          <w:marRight w:val="0"/>
          <w:marTop w:val="0"/>
          <w:marBottom w:val="0"/>
          <w:divBdr>
            <w:top w:val="none" w:sz="0" w:space="0" w:color="auto"/>
            <w:left w:val="none" w:sz="0" w:space="0" w:color="auto"/>
            <w:bottom w:val="none" w:sz="0" w:space="0" w:color="auto"/>
            <w:right w:val="none" w:sz="0" w:space="0" w:color="auto"/>
          </w:divBdr>
        </w:div>
        <w:div w:id="1247569014">
          <w:marLeft w:val="640"/>
          <w:marRight w:val="0"/>
          <w:marTop w:val="0"/>
          <w:marBottom w:val="0"/>
          <w:divBdr>
            <w:top w:val="none" w:sz="0" w:space="0" w:color="auto"/>
            <w:left w:val="none" w:sz="0" w:space="0" w:color="auto"/>
            <w:bottom w:val="none" w:sz="0" w:space="0" w:color="auto"/>
            <w:right w:val="none" w:sz="0" w:space="0" w:color="auto"/>
          </w:divBdr>
        </w:div>
        <w:div w:id="1259219808">
          <w:marLeft w:val="640"/>
          <w:marRight w:val="0"/>
          <w:marTop w:val="0"/>
          <w:marBottom w:val="0"/>
          <w:divBdr>
            <w:top w:val="none" w:sz="0" w:space="0" w:color="auto"/>
            <w:left w:val="none" w:sz="0" w:space="0" w:color="auto"/>
            <w:bottom w:val="none" w:sz="0" w:space="0" w:color="auto"/>
            <w:right w:val="none" w:sz="0" w:space="0" w:color="auto"/>
          </w:divBdr>
        </w:div>
        <w:div w:id="1264340096">
          <w:marLeft w:val="640"/>
          <w:marRight w:val="0"/>
          <w:marTop w:val="0"/>
          <w:marBottom w:val="0"/>
          <w:divBdr>
            <w:top w:val="none" w:sz="0" w:space="0" w:color="auto"/>
            <w:left w:val="none" w:sz="0" w:space="0" w:color="auto"/>
            <w:bottom w:val="none" w:sz="0" w:space="0" w:color="auto"/>
            <w:right w:val="none" w:sz="0" w:space="0" w:color="auto"/>
          </w:divBdr>
        </w:div>
        <w:div w:id="1283002772">
          <w:marLeft w:val="640"/>
          <w:marRight w:val="0"/>
          <w:marTop w:val="0"/>
          <w:marBottom w:val="0"/>
          <w:divBdr>
            <w:top w:val="none" w:sz="0" w:space="0" w:color="auto"/>
            <w:left w:val="none" w:sz="0" w:space="0" w:color="auto"/>
            <w:bottom w:val="none" w:sz="0" w:space="0" w:color="auto"/>
            <w:right w:val="none" w:sz="0" w:space="0" w:color="auto"/>
          </w:divBdr>
        </w:div>
        <w:div w:id="1295869601">
          <w:marLeft w:val="640"/>
          <w:marRight w:val="0"/>
          <w:marTop w:val="0"/>
          <w:marBottom w:val="0"/>
          <w:divBdr>
            <w:top w:val="none" w:sz="0" w:space="0" w:color="auto"/>
            <w:left w:val="none" w:sz="0" w:space="0" w:color="auto"/>
            <w:bottom w:val="none" w:sz="0" w:space="0" w:color="auto"/>
            <w:right w:val="none" w:sz="0" w:space="0" w:color="auto"/>
          </w:divBdr>
        </w:div>
        <w:div w:id="1297368800">
          <w:marLeft w:val="640"/>
          <w:marRight w:val="0"/>
          <w:marTop w:val="0"/>
          <w:marBottom w:val="0"/>
          <w:divBdr>
            <w:top w:val="none" w:sz="0" w:space="0" w:color="auto"/>
            <w:left w:val="none" w:sz="0" w:space="0" w:color="auto"/>
            <w:bottom w:val="none" w:sz="0" w:space="0" w:color="auto"/>
            <w:right w:val="none" w:sz="0" w:space="0" w:color="auto"/>
          </w:divBdr>
        </w:div>
        <w:div w:id="1302231547">
          <w:marLeft w:val="640"/>
          <w:marRight w:val="0"/>
          <w:marTop w:val="0"/>
          <w:marBottom w:val="0"/>
          <w:divBdr>
            <w:top w:val="none" w:sz="0" w:space="0" w:color="auto"/>
            <w:left w:val="none" w:sz="0" w:space="0" w:color="auto"/>
            <w:bottom w:val="none" w:sz="0" w:space="0" w:color="auto"/>
            <w:right w:val="none" w:sz="0" w:space="0" w:color="auto"/>
          </w:divBdr>
        </w:div>
        <w:div w:id="1316715517">
          <w:marLeft w:val="640"/>
          <w:marRight w:val="0"/>
          <w:marTop w:val="0"/>
          <w:marBottom w:val="0"/>
          <w:divBdr>
            <w:top w:val="none" w:sz="0" w:space="0" w:color="auto"/>
            <w:left w:val="none" w:sz="0" w:space="0" w:color="auto"/>
            <w:bottom w:val="none" w:sz="0" w:space="0" w:color="auto"/>
            <w:right w:val="none" w:sz="0" w:space="0" w:color="auto"/>
          </w:divBdr>
        </w:div>
        <w:div w:id="1331831729">
          <w:marLeft w:val="640"/>
          <w:marRight w:val="0"/>
          <w:marTop w:val="0"/>
          <w:marBottom w:val="0"/>
          <w:divBdr>
            <w:top w:val="none" w:sz="0" w:space="0" w:color="auto"/>
            <w:left w:val="none" w:sz="0" w:space="0" w:color="auto"/>
            <w:bottom w:val="none" w:sz="0" w:space="0" w:color="auto"/>
            <w:right w:val="none" w:sz="0" w:space="0" w:color="auto"/>
          </w:divBdr>
        </w:div>
        <w:div w:id="1335062743">
          <w:marLeft w:val="640"/>
          <w:marRight w:val="0"/>
          <w:marTop w:val="0"/>
          <w:marBottom w:val="0"/>
          <w:divBdr>
            <w:top w:val="none" w:sz="0" w:space="0" w:color="auto"/>
            <w:left w:val="none" w:sz="0" w:space="0" w:color="auto"/>
            <w:bottom w:val="none" w:sz="0" w:space="0" w:color="auto"/>
            <w:right w:val="none" w:sz="0" w:space="0" w:color="auto"/>
          </w:divBdr>
        </w:div>
        <w:div w:id="1348672287">
          <w:marLeft w:val="640"/>
          <w:marRight w:val="0"/>
          <w:marTop w:val="0"/>
          <w:marBottom w:val="0"/>
          <w:divBdr>
            <w:top w:val="none" w:sz="0" w:space="0" w:color="auto"/>
            <w:left w:val="none" w:sz="0" w:space="0" w:color="auto"/>
            <w:bottom w:val="none" w:sz="0" w:space="0" w:color="auto"/>
            <w:right w:val="none" w:sz="0" w:space="0" w:color="auto"/>
          </w:divBdr>
        </w:div>
        <w:div w:id="1357266350">
          <w:marLeft w:val="640"/>
          <w:marRight w:val="0"/>
          <w:marTop w:val="0"/>
          <w:marBottom w:val="0"/>
          <w:divBdr>
            <w:top w:val="none" w:sz="0" w:space="0" w:color="auto"/>
            <w:left w:val="none" w:sz="0" w:space="0" w:color="auto"/>
            <w:bottom w:val="none" w:sz="0" w:space="0" w:color="auto"/>
            <w:right w:val="none" w:sz="0" w:space="0" w:color="auto"/>
          </w:divBdr>
        </w:div>
        <w:div w:id="1365670325">
          <w:marLeft w:val="640"/>
          <w:marRight w:val="0"/>
          <w:marTop w:val="0"/>
          <w:marBottom w:val="0"/>
          <w:divBdr>
            <w:top w:val="none" w:sz="0" w:space="0" w:color="auto"/>
            <w:left w:val="none" w:sz="0" w:space="0" w:color="auto"/>
            <w:bottom w:val="none" w:sz="0" w:space="0" w:color="auto"/>
            <w:right w:val="none" w:sz="0" w:space="0" w:color="auto"/>
          </w:divBdr>
        </w:div>
        <w:div w:id="1386296263">
          <w:marLeft w:val="640"/>
          <w:marRight w:val="0"/>
          <w:marTop w:val="0"/>
          <w:marBottom w:val="0"/>
          <w:divBdr>
            <w:top w:val="none" w:sz="0" w:space="0" w:color="auto"/>
            <w:left w:val="none" w:sz="0" w:space="0" w:color="auto"/>
            <w:bottom w:val="none" w:sz="0" w:space="0" w:color="auto"/>
            <w:right w:val="none" w:sz="0" w:space="0" w:color="auto"/>
          </w:divBdr>
        </w:div>
        <w:div w:id="1424301931">
          <w:marLeft w:val="640"/>
          <w:marRight w:val="0"/>
          <w:marTop w:val="0"/>
          <w:marBottom w:val="0"/>
          <w:divBdr>
            <w:top w:val="none" w:sz="0" w:space="0" w:color="auto"/>
            <w:left w:val="none" w:sz="0" w:space="0" w:color="auto"/>
            <w:bottom w:val="none" w:sz="0" w:space="0" w:color="auto"/>
            <w:right w:val="none" w:sz="0" w:space="0" w:color="auto"/>
          </w:divBdr>
        </w:div>
        <w:div w:id="1433551369">
          <w:marLeft w:val="640"/>
          <w:marRight w:val="0"/>
          <w:marTop w:val="0"/>
          <w:marBottom w:val="0"/>
          <w:divBdr>
            <w:top w:val="none" w:sz="0" w:space="0" w:color="auto"/>
            <w:left w:val="none" w:sz="0" w:space="0" w:color="auto"/>
            <w:bottom w:val="none" w:sz="0" w:space="0" w:color="auto"/>
            <w:right w:val="none" w:sz="0" w:space="0" w:color="auto"/>
          </w:divBdr>
        </w:div>
        <w:div w:id="1453016790">
          <w:marLeft w:val="640"/>
          <w:marRight w:val="0"/>
          <w:marTop w:val="0"/>
          <w:marBottom w:val="0"/>
          <w:divBdr>
            <w:top w:val="none" w:sz="0" w:space="0" w:color="auto"/>
            <w:left w:val="none" w:sz="0" w:space="0" w:color="auto"/>
            <w:bottom w:val="none" w:sz="0" w:space="0" w:color="auto"/>
            <w:right w:val="none" w:sz="0" w:space="0" w:color="auto"/>
          </w:divBdr>
        </w:div>
        <w:div w:id="1464619486">
          <w:marLeft w:val="640"/>
          <w:marRight w:val="0"/>
          <w:marTop w:val="0"/>
          <w:marBottom w:val="0"/>
          <w:divBdr>
            <w:top w:val="none" w:sz="0" w:space="0" w:color="auto"/>
            <w:left w:val="none" w:sz="0" w:space="0" w:color="auto"/>
            <w:bottom w:val="none" w:sz="0" w:space="0" w:color="auto"/>
            <w:right w:val="none" w:sz="0" w:space="0" w:color="auto"/>
          </w:divBdr>
        </w:div>
        <w:div w:id="1515732078">
          <w:marLeft w:val="640"/>
          <w:marRight w:val="0"/>
          <w:marTop w:val="0"/>
          <w:marBottom w:val="0"/>
          <w:divBdr>
            <w:top w:val="none" w:sz="0" w:space="0" w:color="auto"/>
            <w:left w:val="none" w:sz="0" w:space="0" w:color="auto"/>
            <w:bottom w:val="none" w:sz="0" w:space="0" w:color="auto"/>
            <w:right w:val="none" w:sz="0" w:space="0" w:color="auto"/>
          </w:divBdr>
        </w:div>
        <w:div w:id="1540970252">
          <w:marLeft w:val="640"/>
          <w:marRight w:val="0"/>
          <w:marTop w:val="0"/>
          <w:marBottom w:val="0"/>
          <w:divBdr>
            <w:top w:val="none" w:sz="0" w:space="0" w:color="auto"/>
            <w:left w:val="none" w:sz="0" w:space="0" w:color="auto"/>
            <w:bottom w:val="none" w:sz="0" w:space="0" w:color="auto"/>
            <w:right w:val="none" w:sz="0" w:space="0" w:color="auto"/>
          </w:divBdr>
        </w:div>
        <w:div w:id="1572274802">
          <w:marLeft w:val="640"/>
          <w:marRight w:val="0"/>
          <w:marTop w:val="0"/>
          <w:marBottom w:val="0"/>
          <w:divBdr>
            <w:top w:val="none" w:sz="0" w:space="0" w:color="auto"/>
            <w:left w:val="none" w:sz="0" w:space="0" w:color="auto"/>
            <w:bottom w:val="none" w:sz="0" w:space="0" w:color="auto"/>
            <w:right w:val="none" w:sz="0" w:space="0" w:color="auto"/>
          </w:divBdr>
        </w:div>
        <w:div w:id="1596816690">
          <w:marLeft w:val="640"/>
          <w:marRight w:val="0"/>
          <w:marTop w:val="0"/>
          <w:marBottom w:val="0"/>
          <w:divBdr>
            <w:top w:val="none" w:sz="0" w:space="0" w:color="auto"/>
            <w:left w:val="none" w:sz="0" w:space="0" w:color="auto"/>
            <w:bottom w:val="none" w:sz="0" w:space="0" w:color="auto"/>
            <w:right w:val="none" w:sz="0" w:space="0" w:color="auto"/>
          </w:divBdr>
        </w:div>
        <w:div w:id="1600522224">
          <w:marLeft w:val="640"/>
          <w:marRight w:val="0"/>
          <w:marTop w:val="0"/>
          <w:marBottom w:val="0"/>
          <w:divBdr>
            <w:top w:val="none" w:sz="0" w:space="0" w:color="auto"/>
            <w:left w:val="none" w:sz="0" w:space="0" w:color="auto"/>
            <w:bottom w:val="none" w:sz="0" w:space="0" w:color="auto"/>
            <w:right w:val="none" w:sz="0" w:space="0" w:color="auto"/>
          </w:divBdr>
        </w:div>
        <w:div w:id="1632398865">
          <w:marLeft w:val="640"/>
          <w:marRight w:val="0"/>
          <w:marTop w:val="0"/>
          <w:marBottom w:val="0"/>
          <w:divBdr>
            <w:top w:val="none" w:sz="0" w:space="0" w:color="auto"/>
            <w:left w:val="none" w:sz="0" w:space="0" w:color="auto"/>
            <w:bottom w:val="none" w:sz="0" w:space="0" w:color="auto"/>
            <w:right w:val="none" w:sz="0" w:space="0" w:color="auto"/>
          </w:divBdr>
        </w:div>
        <w:div w:id="1666974977">
          <w:marLeft w:val="640"/>
          <w:marRight w:val="0"/>
          <w:marTop w:val="0"/>
          <w:marBottom w:val="0"/>
          <w:divBdr>
            <w:top w:val="none" w:sz="0" w:space="0" w:color="auto"/>
            <w:left w:val="none" w:sz="0" w:space="0" w:color="auto"/>
            <w:bottom w:val="none" w:sz="0" w:space="0" w:color="auto"/>
            <w:right w:val="none" w:sz="0" w:space="0" w:color="auto"/>
          </w:divBdr>
        </w:div>
        <w:div w:id="1669676865">
          <w:marLeft w:val="640"/>
          <w:marRight w:val="0"/>
          <w:marTop w:val="0"/>
          <w:marBottom w:val="0"/>
          <w:divBdr>
            <w:top w:val="none" w:sz="0" w:space="0" w:color="auto"/>
            <w:left w:val="none" w:sz="0" w:space="0" w:color="auto"/>
            <w:bottom w:val="none" w:sz="0" w:space="0" w:color="auto"/>
            <w:right w:val="none" w:sz="0" w:space="0" w:color="auto"/>
          </w:divBdr>
        </w:div>
        <w:div w:id="1686201603">
          <w:marLeft w:val="640"/>
          <w:marRight w:val="0"/>
          <w:marTop w:val="0"/>
          <w:marBottom w:val="0"/>
          <w:divBdr>
            <w:top w:val="none" w:sz="0" w:space="0" w:color="auto"/>
            <w:left w:val="none" w:sz="0" w:space="0" w:color="auto"/>
            <w:bottom w:val="none" w:sz="0" w:space="0" w:color="auto"/>
            <w:right w:val="none" w:sz="0" w:space="0" w:color="auto"/>
          </w:divBdr>
        </w:div>
        <w:div w:id="1737387369">
          <w:marLeft w:val="640"/>
          <w:marRight w:val="0"/>
          <w:marTop w:val="0"/>
          <w:marBottom w:val="0"/>
          <w:divBdr>
            <w:top w:val="none" w:sz="0" w:space="0" w:color="auto"/>
            <w:left w:val="none" w:sz="0" w:space="0" w:color="auto"/>
            <w:bottom w:val="none" w:sz="0" w:space="0" w:color="auto"/>
            <w:right w:val="none" w:sz="0" w:space="0" w:color="auto"/>
          </w:divBdr>
        </w:div>
        <w:div w:id="1749645534">
          <w:marLeft w:val="640"/>
          <w:marRight w:val="0"/>
          <w:marTop w:val="0"/>
          <w:marBottom w:val="0"/>
          <w:divBdr>
            <w:top w:val="none" w:sz="0" w:space="0" w:color="auto"/>
            <w:left w:val="none" w:sz="0" w:space="0" w:color="auto"/>
            <w:bottom w:val="none" w:sz="0" w:space="0" w:color="auto"/>
            <w:right w:val="none" w:sz="0" w:space="0" w:color="auto"/>
          </w:divBdr>
        </w:div>
        <w:div w:id="1826774758">
          <w:marLeft w:val="640"/>
          <w:marRight w:val="0"/>
          <w:marTop w:val="0"/>
          <w:marBottom w:val="0"/>
          <w:divBdr>
            <w:top w:val="none" w:sz="0" w:space="0" w:color="auto"/>
            <w:left w:val="none" w:sz="0" w:space="0" w:color="auto"/>
            <w:bottom w:val="none" w:sz="0" w:space="0" w:color="auto"/>
            <w:right w:val="none" w:sz="0" w:space="0" w:color="auto"/>
          </w:divBdr>
        </w:div>
        <w:div w:id="1869372214">
          <w:marLeft w:val="640"/>
          <w:marRight w:val="0"/>
          <w:marTop w:val="0"/>
          <w:marBottom w:val="0"/>
          <w:divBdr>
            <w:top w:val="none" w:sz="0" w:space="0" w:color="auto"/>
            <w:left w:val="none" w:sz="0" w:space="0" w:color="auto"/>
            <w:bottom w:val="none" w:sz="0" w:space="0" w:color="auto"/>
            <w:right w:val="none" w:sz="0" w:space="0" w:color="auto"/>
          </w:divBdr>
        </w:div>
        <w:div w:id="1872256160">
          <w:marLeft w:val="640"/>
          <w:marRight w:val="0"/>
          <w:marTop w:val="0"/>
          <w:marBottom w:val="0"/>
          <w:divBdr>
            <w:top w:val="none" w:sz="0" w:space="0" w:color="auto"/>
            <w:left w:val="none" w:sz="0" w:space="0" w:color="auto"/>
            <w:bottom w:val="none" w:sz="0" w:space="0" w:color="auto"/>
            <w:right w:val="none" w:sz="0" w:space="0" w:color="auto"/>
          </w:divBdr>
        </w:div>
        <w:div w:id="1889027694">
          <w:marLeft w:val="640"/>
          <w:marRight w:val="0"/>
          <w:marTop w:val="0"/>
          <w:marBottom w:val="0"/>
          <w:divBdr>
            <w:top w:val="none" w:sz="0" w:space="0" w:color="auto"/>
            <w:left w:val="none" w:sz="0" w:space="0" w:color="auto"/>
            <w:bottom w:val="none" w:sz="0" w:space="0" w:color="auto"/>
            <w:right w:val="none" w:sz="0" w:space="0" w:color="auto"/>
          </w:divBdr>
        </w:div>
        <w:div w:id="1911115234">
          <w:marLeft w:val="640"/>
          <w:marRight w:val="0"/>
          <w:marTop w:val="0"/>
          <w:marBottom w:val="0"/>
          <w:divBdr>
            <w:top w:val="none" w:sz="0" w:space="0" w:color="auto"/>
            <w:left w:val="none" w:sz="0" w:space="0" w:color="auto"/>
            <w:bottom w:val="none" w:sz="0" w:space="0" w:color="auto"/>
            <w:right w:val="none" w:sz="0" w:space="0" w:color="auto"/>
          </w:divBdr>
        </w:div>
        <w:div w:id="1939829739">
          <w:marLeft w:val="640"/>
          <w:marRight w:val="0"/>
          <w:marTop w:val="0"/>
          <w:marBottom w:val="0"/>
          <w:divBdr>
            <w:top w:val="none" w:sz="0" w:space="0" w:color="auto"/>
            <w:left w:val="none" w:sz="0" w:space="0" w:color="auto"/>
            <w:bottom w:val="none" w:sz="0" w:space="0" w:color="auto"/>
            <w:right w:val="none" w:sz="0" w:space="0" w:color="auto"/>
          </w:divBdr>
        </w:div>
        <w:div w:id="1962807699">
          <w:marLeft w:val="640"/>
          <w:marRight w:val="0"/>
          <w:marTop w:val="0"/>
          <w:marBottom w:val="0"/>
          <w:divBdr>
            <w:top w:val="none" w:sz="0" w:space="0" w:color="auto"/>
            <w:left w:val="none" w:sz="0" w:space="0" w:color="auto"/>
            <w:bottom w:val="none" w:sz="0" w:space="0" w:color="auto"/>
            <w:right w:val="none" w:sz="0" w:space="0" w:color="auto"/>
          </w:divBdr>
        </w:div>
        <w:div w:id="1975942022">
          <w:marLeft w:val="640"/>
          <w:marRight w:val="0"/>
          <w:marTop w:val="0"/>
          <w:marBottom w:val="0"/>
          <w:divBdr>
            <w:top w:val="none" w:sz="0" w:space="0" w:color="auto"/>
            <w:left w:val="none" w:sz="0" w:space="0" w:color="auto"/>
            <w:bottom w:val="none" w:sz="0" w:space="0" w:color="auto"/>
            <w:right w:val="none" w:sz="0" w:space="0" w:color="auto"/>
          </w:divBdr>
        </w:div>
        <w:div w:id="2048790852">
          <w:marLeft w:val="640"/>
          <w:marRight w:val="0"/>
          <w:marTop w:val="0"/>
          <w:marBottom w:val="0"/>
          <w:divBdr>
            <w:top w:val="none" w:sz="0" w:space="0" w:color="auto"/>
            <w:left w:val="none" w:sz="0" w:space="0" w:color="auto"/>
            <w:bottom w:val="none" w:sz="0" w:space="0" w:color="auto"/>
            <w:right w:val="none" w:sz="0" w:space="0" w:color="auto"/>
          </w:divBdr>
        </w:div>
        <w:div w:id="2049528099">
          <w:marLeft w:val="640"/>
          <w:marRight w:val="0"/>
          <w:marTop w:val="0"/>
          <w:marBottom w:val="0"/>
          <w:divBdr>
            <w:top w:val="none" w:sz="0" w:space="0" w:color="auto"/>
            <w:left w:val="none" w:sz="0" w:space="0" w:color="auto"/>
            <w:bottom w:val="none" w:sz="0" w:space="0" w:color="auto"/>
            <w:right w:val="none" w:sz="0" w:space="0" w:color="auto"/>
          </w:divBdr>
        </w:div>
        <w:div w:id="2051370956">
          <w:marLeft w:val="640"/>
          <w:marRight w:val="0"/>
          <w:marTop w:val="0"/>
          <w:marBottom w:val="0"/>
          <w:divBdr>
            <w:top w:val="none" w:sz="0" w:space="0" w:color="auto"/>
            <w:left w:val="none" w:sz="0" w:space="0" w:color="auto"/>
            <w:bottom w:val="none" w:sz="0" w:space="0" w:color="auto"/>
            <w:right w:val="none" w:sz="0" w:space="0" w:color="auto"/>
          </w:divBdr>
        </w:div>
        <w:div w:id="2061443006">
          <w:marLeft w:val="640"/>
          <w:marRight w:val="0"/>
          <w:marTop w:val="0"/>
          <w:marBottom w:val="0"/>
          <w:divBdr>
            <w:top w:val="none" w:sz="0" w:space="0" w:color="auto"/>
            <w:left w:val="none" w:sz="0" w:space="0" w:color="auto"/>
            <w:bottom w:val="none" w:sz="0" w:space="0" w:color="auto"/>
            <w:right w:val="none" w:sz="0" w:space="0" w:color="auto"/>
          </w:divBdr>
        </w:div>
        <w:div w:id="2062169785">
          <w:marLeft w:val="640"/>
          <w:marRight w:val="0"/>
          <w:marTop w:val="0"/>
          <w:marBottom w:val="0"/>
          <w:divBdr>
            <w:top w:val="none" w:sz="0" w:space="0" w:color="auto"/>
            <w:left w:val="none" w:sz="0" w:space="0" w:color="auto"/>
            <w:bottom w:val="none" w:sz="0" w:space="0" w:color="auto"/>
            <w:right w:val="none" w:sz="0" w:space="0" w:color="auto"/>
          </w:divBdr>
        </w:div>
        <w:div w:id="2081248993">
          <w:marLeft w:val="640"/>
          <w:marRight w:val="0"/>
          <w:marTop w:val="0"/>
          <w:marBottom w:val="0"/>
          <w:divBdr>
            <w:top w:val="none" w:sz="0" w:space="0" w:color="auto"/>
            <w:left w:val="none" w:sz="0" w:space="0" w:color="auto"/>
            <w:bottom w:val="none" w:sz="0" w:space="0" w:color="auto"/>
            <w:right w:val="none" w:sz="0" w:space="0" w:color="auto"/>
          </w:divBdr>
        </w:div>
        <w:div w:id="2085099403">
          <w:marLeft w:val="640"/>
          <w:marRight w:val="0"/>
          <w:marTop w:val="0"/>
          <w:marBottom w:val="0"/>
          <w:divBdr>
            <w:top w:val="none" w:sz="0" w:space="0" w:color="auto"/>
            <w:left w:val="none" w:sz="0" w:space="0" w:color="auto"/>
            <w:bottom w:val="none" w:sz="0" w:space="0" w:color="auto"/>
            <w:right w:val="none" w:sz="0" w:space="0" w:color="auto"/>
          </w:divBdr>
        </w:div>
      </w:divsChild>
    </w:div>
    <w:div w:id="1822499908">
      <w:bodyDiv w:val="1"/>
      <w:marLeft w:val="0"/>
      <w:marRight w:val="0"/>
      <w:marTop w:val="0"/>
      <w:marBottom w:val="0"/>
      <w:divBdr>
        <w:top w:val="none" w:sz="0" w:space="0" w:color="auto"/>
        <w:left w:val="none" w:sz="0" w:space="0" w:color="auto"/>
        <w:bottom w:val="none" w:sz="0" w:space="0" w:color="auto"/>
        <w:right w:val="none" w:sz="0" w:space="0" w:color="auto"/>
      </w:divBdr>
      <w:divsChild>
        <w:div w:id="9600903">
          <w:marLeft w:val="640"/>
          <w:marRight w:val="0"/>
          <w:marTop w:val="0"/>
          <w:marBottom w:val="0"/>
          <w:divBdr>
            <w:top w:val="none" w:sz="0" w:space="0" w:color="auto"/>
            <w:left w:val="none" w:sz="0" w:space="0" w:color="auto"/>
            <w:bottom w:val="none" w:sz="0" w:space="0" w:color="auto"/>
            <w:right w:val="none" w:sz="0" w:space="0" w:color="auto"/>
          </w:divBdr>
        </w:div>
        <w:div w:id="21708190">
          <w:marLeft w:val="640"/>
          <w:marRight w:val="0"/>
          <w:marTop w:val="0"/>
          <w:marBottom w:val="0"/>
          <w:divBdr>
            <w:top w:val="none" w:sz="0" w:space="0" w:color="auto"/>
            <w:left w:val="none" w:sz="0" w:space="0" w:color="auto"/>
            <w:bottom w:val="none" w:sz="0" w:space="0" w:color="auto"/>
            <w:right w:val="none" w:sz="0" w:space="0" w:color="auto"/>
          </w:divBdr>
        </w:div>
        <w:div w:id="30227116">
          <w:marLeft w:val="640"/>
          <w:marRight w:val="0"/>
          <w:marTop w:val="0"/>
          <w:marBottom w:val="0"/>
          <w:divBdr>
            <w:top w:val="none" w:sz="0" w:space="0" w:color="auto"/>
            <w:left w:val="none" w:sz="0" w:space="0" w:color="auto"/>
            <w:bottom w:val="none" w:sz="0" w:space="0" w:color="auto"/>
            <w:right w:val="none" w:sz="0" w:space="0" w:color="auto"/>
          </w:divBdr>
        </w:div>
        <w:div w:id="38744365">
          <w:marLeft w:val="640"/>
          <w:marRight w:val="0"/>
          <w:marTop w:val="0"/>
          <w:marBottom w:val="0"/>
          <w:divBdr>
            <w:top w:val="none" w:sz="0" w:space="0" w:color="auto"/>
            <w:left w:val="none" w:sz="0" w:space="0" w:color="auto"/>
            <w:bottom w:val="none" w:sz="0" w:space="0" w:color="auto"/>
            <w:right w:val="none" w:sz="0" w:space="0" w:color="auto"/>
          </w:divBdr>
        </w:div>
        <w:div w:id="46417076">
          <w:marLeft w:val="640"/>
          <w:marRight w:val="0"/>
          <w:marTop w:val="0"/>
          <w:marBottom w:val="0"/>
          <w:divBdr>
            <w:top w:val="none" w:sz="0" w:space="0" w:color="auto"/>
            <w:left w:val="none" w:sz="0" w:space="0" w:color="auto"/>
            <w:bottom w:val="none" w:sz="0" w:space="0" w:color="auto"/>
            <w:right w:val="none" w:sz="0" w:space="0" w:color="auto"/>
          </w:divBdr>
        </w:div>
        <w:div w:id="55326941">
          <w:marLeft w:val="640"/>
          <w:marRight w:val="0"/>
          <w:marTop w:val="0"/>
          <w:marBottom w:val="0"/>
          <w:divBdr>
            <w:top w:val="none" w:sz="0" w:space="0" w:color="auto"/>
            <w:left w:val="none" w:sz="0" w:space="0" w:color="auto"/>
            <w:bottom w:val="none" w:sz="0" w:space="0" w:color="auto"/>
            <w:right w:val="none" w:sz="0" w:space="0" w:color="auto"/>
          </w:divBdr>
        </w:div>
        <w:div w:id="89357782">
          <w:marLeft w:val="640"/>
          <w:marRight w:val="0"/>
          <w:marTop w:val="0"/>
          <w:marBottom w:val="0"/>
          <w:divBdr>
            <w:top w:val="none" w:sz="0" w:space="0" w:color="auto"/>
            <w:left w:val="none" w:sz="0" w:space="0" w:color="auto"/>
            <w:bottom w:val="none" w:sz="0" w:space="0" w:color="auto"/>
            <w:right w:val="none" w:sz="0" w:space="0" w:color="auto"/>
          </w:divBdr>
        </w:div>
        <w:div w:id="101607434">
          <w:marLeft w:val="640"/>
          <w:marRight w:val="0"/>
          <w:marTop w:val="0"/>
          <w:marBottom w:val="0"/>
          <w:divBdr>
            <w:top w:val="none" w:sz="0" w:space="0" w:color="auto"/>
            <w:left w:val="none" w:sz="0" w:space="0" w:color="auto"/>
            <w:bottom w:val="none" w:sz="0" w:space="0" w:color="auto"/>
            <w:right w:val="none" w:sz="0" w:space="0" w:color="auto"/>
          </w:divBdr>
        </w:div>
        <w:div w:id="254871510">
          <w:marLeft w:val="640"/>
          <w:marRight w:val="0"/>
          <w:marTop w:val="0"/>
          <w:marBottom w:val="0"/>
          <w:divBdr>
            <w:top w:val="none" w:sz="0" w:space="0" w:color="auto"/>
            <w:left w:val="none" w:sz="0" w:space="0" w:color="auto"/>
            <w:bottom w:val="none" w:sz="0" w:space="0" w:color="auto"/>
            <w:right w:val="none" w:sz="0" w:space="0" w:color="auto"/>
          </w:divBdr>
        </w:div>
        <w:div w:id="330178417">
          <w:marLeft w:val="640"/>
          <w:marRight w:val="0"/>
          <w:marTop w:val="0"/>
          <w:marBottom w:val="0"/>
          <w:divBdr>
            <w:top w:val="none" w:sz="0" w:space="0" w:color="auto"/>
            <w:left w:val="none" w:sz="0" w:space="0" w:color="auto"/>
            <w:bottom w:val="none" w:sz="0" w:space="0" w:color="auto"/>
            <w:right w:val="none" w:sz="0" w:space="0" w:color="auto"/>
          </w:divBdr>
        </w:div>
        <w:div w:id="344525990">
          <w:marLeft w:val="640"/>
          <w:marRight w:val="0"/>
          <w:marTop w:val="0"/>
          <w:marBottom w:val="0"/>
          <w:divBdr>
            <w:top w:val="none" w:sz="0" w:space="0" w:color="auto"/>
            <w:left w:val="none" w:sz="0" w:space="0" w:color="auto"/>
            <w:bottom w:val="none" w:sz="0" w:space="0" w:color="auto"/>
            <w:right w:val="none" w:sz="0" w:space="0" w:color="auto"/>
          </w:divBdr>
        </w:div>
        <w:div w:id="374161363">
          <w:marLeft w:val="640"/>
          <w:marRight w:val="0"/>
          <w:marTop w:val="0"/>
          <w:marBottom w:val="0"/>
          <w:divBdr>
            <w:top w:val="none" w:sz="0" w:space="0" w:color="auto"/>
            <w:left w:val="none" w:sz="0" w:space="0" w:color="auto"/>
            <w:bottom w:val="none" w:sz="0" w:space="0" w:color="auto"/>
            <w:right w:val="none" w:sz="0" w:space="0" w:color="auto"/>
          </w:divBdr>
        </w:div>
        <w:div w:id="395515598">
          <w:marLeft w:val="640"/>
          <w:marRight w:val="0"/>
          <w:marTop w:val="0"/>
          <w:marBottom w:val="0"/>
          <w:divBdr>
            <w:top w:val="none" w:sz="0" w:space="0" w:color="auto"/>
            <w:left w:val="none" w:sz="0" w:space="0" w:color="auto"/>
            <w:bottom w:val="none" w:sz="0" w:space="0" w:color="auto"/>
            <w:right w:val="none" w:sz="0" w:space="0" w:color="auto"/>
          </w:divBdr>
        </w:div>
        <w:div w:id="409272556">
          <w:marLeft w:val="640"/>
          <w:marRight w:val="0"/>
          <w:marTop w:val="0"/>
          <w:marBottom w:val="0"/>
          <w:divBdr>
            <w:top w:val="none" w:sz="0" w:space="0" w:color="auto"/>
            <w:left w:val="none" w:sz="0" w:space="0" w:color="auto"/>
            <w:bottom w:val="none" w:sz="0" w:space="0" w:color="auto"/>
            <w:right w:val="none" w:sz="0" w:space="0" w:color="auto"/>
          </w:divBdr>
        </w:div>
        <w:div w:id="418716447">
          <w:marLeft w:val="640"/>
          <w:marRight w:val="0"/>
          <w:marTop w:val="0"/>
          <w:marBottom w:val="0"/>
          <w:divBdr>
            <w:top w:val="none" w:sz="0" w:space="0" w:color="auto"/>
            <w:left w:val="none" w:sz="0" w:space="0" w:color="auto"/>
            <w:bottom w:val="none" w:sz="0" w:space="0" w:color="auto"/>
            <w:right w:val="none" w:sz="0" w:space="0" w:color="auto"/>
          </w:divBdr>
        </w:div>
        <w:div w:id="425418779">
          <w:marLeft w:val="640"/>
          <w:marRight w:val="0"/>
          <w:marTop w:val="0"/>
          <w:marBottom w:val="0"/>
          <w:divBdr>
            <w:top w:val="none" w:sz="0" w:space="0" w:color="auto"/>
            <w:left w:val="none" w:sz="0" w:space="0" w:color="auto"/>
            <w:bottom w:val="none" w:sz="0" w:space="0" w:color="auto"/>
            <w:right w:val="none" w:sz="0" w:space="0" w:color="auto"/>
          </w:divBdr>
        </w:div>
        <w:div w:id="430665921">
          <w:marLeft w:val="640"/>
          <w:marRight w:val="0"/>
          <w:marTop w:val="0"/>
          <w:marBottom w:val="0"/>
          <w:divBdr>
            <w:top w:val="none" w:sz="0" w:space="0" w:color="auto"/>
            <w:left w:val="none" w:sz="0" w:space="0" w:color="auto"/>
            <w:bottom w:val="none" w:sz="0" w:space="0" w:color="auto"/>
            <w:right w:val="none" w:sz="0" w:space="0" w:color="auto"/>
          </w:divBdr>
        </w:div>
        <w:div w:id="440103292">
          <w:marLeft w:val="640"/>
          <w:marRight w:val="0"/>
          <w:marTop w:val="0"/>
          <w:marBottom w:val="0"/>
          <w:divBdr>
            <w:top w:val="none" w:sz="0" w:space="0" w:color="auto"/>
            <w:left w:val="none" w:sz="0" w:space="0" w:color="auto"/>
            <w:bottom w:val="none" w:sz="0" w:space="0" w:color="auto"/>
            <w:right w:val="none" w:sz="0" w:space="0" w:color="auto"/>
          </w:divBdr>
        </w:div>
        <w:div w:id="464198789">
          <w:marLeft w:val="640"/>
          <w:marRight w:val="0"/>
          <w:marTop w:val="0"/>
          <w:marBottom w:val="0"/>
          <w:divBdr>
            <w:top w:val="none" w:sz="0" w:space="0" w:color="auto"/>
            <w:left w:val="none" w:sz="0" w:space="0" w:color="auto"/>
            <w:bottom w:val="none" w:sz="0" w:space="0" w:color="auto"/>
            <w:right w:val="none" w:sz="0" w:space="0" w:color="auto"/>
          </w:divBdr>
        </w:div>
        <w:div w:id="475344077">
          <w:marLeft w:val="640"/>
          <w:marRight w:val="0"/>
          <w:marTop w:val="0"/>
          <w:marBottom w:val="0"/>
          <w:divBdr>
            <w:top w:val="none" w:sz="0" w:space="0" w:color="auto"/>
            <w:left w:val="none" w:sz="0" w:space="0" w:color="auto"/>
            <w:bottom w:val="none" w:sz="0" w:space="0" w:color="auto"/>
            <w:right w:val="none" w:sz="0" w:space="0" w:color="auto"/>
          </w:divBdr>
        </w:div>
        <w:div w:id="484397736">
          <w:marLeft w:val="640"/>
          <w:marRight w:val="0"/>
          <w:marTop w:val="0"/>
          <w:marBottom w:val="0"/>
          <w:divBdr>
            <w:top w:val="none" w:sz="0" w:space="0" w:color="auto"/>
            <w:left w:val="none" w:sz="0" w:space="0" w:color="auto"/>
            <w:bottom w:val="none" w:sz="0" w:space="0" w:color="auto"/>
            <w:right w:val="none" w:sz="0" w:space="0" w:color="auto"/>
          </w:divBdr>
        </w:div>
        <w:div w:id="491339611">
          <w:marLeft w:val="640"/>
          <w:marRight w:val="0"/>
          <w:marTop w:val="0"/>
          <w:marBottom w:val="0"/>
          <w:divBdr>
            <w:top w:val="none" w:sz="0" w:space="0" w:color="auto"/>
            <w:left w:val="none" w:sz="0" w:space="0" w:color="auto"/>
            <w:bottom w:val="none" w:sz="0" w:space="0" w:color="auto"/>
            <w:right w:val="none" w:sz="0" w:space="0" w:color="auto"/>
          </w:divBdr>
        </w:div>
        <w:div w:id="522981665">
          <w:marLeft w:val="640"/>
          <w:marRight w:val="0"/>
          <w:marTop w:val="0"/>
          <w:marBottom w:val="0"/>
          <w:divBdr>
            <w:top w:val="none" w:sz="0" w:space="0" w:color="auto"/>
            <w:left w:val="none" w:sz="0" w:space="0" w:color="auto"/>
            <w:bottom w:val="none" w:sz="0" w:space="0" w:color="auto"/>
            <w:right w:val="none" w:sz="0" w:space="0" w:color="auto"/>
          </w:divBdr>
        </w:div>
        <w:div w:id="555433176">
          <w:marLeft w:val="640"/>
          <w:marRight w:val="0"/>
          <w:marTop w:val="0"/>
          <w:marBottom w:val="0"/>
          <w:divBdr>
            <w:top w:val="none" w:sz="0" w:space="0" w:color="auto"/>
            <w:left w:val="none" w:sz="0" w:space="0" w:color="auto"/>
            <w:bottom w:val="none" w:sz="0" w:space="0" w:color="auto"/>
            <w:right w:val="none" w:sz="0" w:space="0" w:color="auto"/>
          </w:divBdr>
        </w:div>
        <w:div w:id="591204355">
          <w:marLeft w:val="640"/>
          <w:marRight w:val="0"/>
          <w:marTop w:val="0"/>
          <w:marBottom w:val="0"/>
          <w:divBdr>
            <w:top w:val="none" w:sz="0" w:space="0" w:color="auto"/>
            <w:left w:val="none" w:sz="0" w:space="0" w:color="auto"/>
            <w:bottom w:val="none" w:sz="0" w:space="0" w:color="auto"/>
            <w:right w:val="none" w:sz="0" w:space="0" w:color="auto"/>
          </w:divBdr>
        </w:div>
        <w:div w:id="618144980">
          <w:marLeft w:val="640"/>
          <w:marRight w:val="0"/>
          <w:marTop w:val="0"/>
          <w:marBottom w:val="0"/>
          <w:divBdr>
            <w:top w:val="none" w:sz="0" w:space="0" w:color="auto"/>
            <w:left w:val="none" w:sz="0" w:space="0" w:color="auto"/>
            <w:bottom w:val="none" w:sz="0" w:space="0" w:color="auto"/>
            <w:right w:val="none" w:sz="0" w:space="0" w:color="auto"/>
          </w:divBdr>
        </w:div>
        <w:div w:id="629819682">
          <w:marLeft w:val="640"/>
          <w:marRight w:val="0"/>
          <w:marTop w:val="0"/>
          <w:marBottom w:val="0"/>
          <w:divBdr>
            <w:top w:val="none" w:sz="0" w:space="0" w:color="auto"/>
            <w:left w:val="none" w:sz="0" w:space="0" w:color="auto"/>
            <w:bottom w:val="none" w:sz="0" w:space="0" w:color="auto"/>
            <w:right w:val="none" w:sz="0" w:space="0" w:color="auto"/>
          </w:divBdr>
        </w:div>
        <w:div w:id="636451955">
          <w:marLeft w:val="640"/>
          <w:marRight w:val="0"/>
          <w:marTop w:val="0"/>
          <w:marBottom w:val="0"/>
          <w:divBdr>
            <w:top w:val="none" w:sz="0" w:space="0" w:color="auto"/>
            <w:left w:val="none" w:sz="0" w:space="0" w:color="auto"/>
            <w:bottom w:val="none" w:sz="0" w:space="0" w:color="auto"/>
            <w:right w:val="none" w:sz="0" w:space="0" w:color="auto"/>
          </w:divBdr>
        </w:div>
        <w:div w:id="731807681">
          <w:marLeft w:val="640"/>
          <w:marRight w:val="0"/>
          <w:marTop w:val="0"/>
          <w:marBottom w:val="0"/>
          <w:divBdr>
            <w:top w:val="none" w:sz="0" w:space="0" w:color="auto"/>
            <w:left w:val="none" w:sz="0" w:space="0" w:color="auto"/>
            <w:bottom w:val="none" w:sz="0" w:space="0" w:color="auto"/>
            <w:right w:val="none" w:sz="0" w:space="0" w:color="auto"/>
          </w:divBdr>
        </w:div>
        <w:div w:id="734863895">
          <w:marLeft w:val="640"/>
          <w:marRight w:val="0"/>
          <w:marTop w:val="0"/>
          <w:marBottom w:val="0"/>
          <w:divBdr>
            <w:top w:val="none" w:sz="0" w:space="0" w:color="auto"/>
            <w:left w:val="none" w:sz="0" w:space="0" w:color="auto"/>
            <w:bottom w:val="none" w:sz="0" w:space="0" w:color="auto"/>
            <w:right w:val="none" w:sz="0" w:space="0" w:color="auto"/>
          </w:divBdr>
        </w:div>
        <w:div w:id="765031226">
          <w:marLeft w:val="640"/>
          <w:marRight w:val="0"/>
          <w:marTop w:val="0"/>
          <w:marBottom w:val="0"/>
          <w:divBdr>
            <w:top w:val="none" w:sz="0" w:space="0" w:color="auto"/>
            <w:left w:val="none" w:sz="0" w:space="0" w:color="auto"/>
            <w:bottom w:val="none" w:sz="0" w:space="0" w:color="auto"/>
            <w:right w:val="none" w:sz="0" w:space="0" w:color="auto"/>
          </w:divBdr>
        </w:div>
        <w:div w:id="776757324">
          <w:marLeft w:val="640"/>
          <w:marRight w:val="0"/>
          <w:marTop w:val="0"/>
          <w:marBottom w:val="0"/>
          <w:divBdr>
            <w:top w:val="none" w:sz="0" w:space="0" w:color="auto"/>
            <w:left w:val="none" w:sz="0" w:space="0" w:color="auto"/>
            <w:bottom w:val="none" w:sz="0" w:space="0" w:color="auto"/>
            <w:right w:val="none" w:sz="0" w:space="0" w:color="auto"/>
          </w:divBdr>
        </w:div>
        <w:div w:id="808863553">
          <w:marLeft w:val="640"/>
          <w:marRight w:val="0"/>
          <w:marTop w:val="0"/>
          <w:marBottom w:val="0"/>
          <w:divBdr>
            <w:top w:val="none" w:sz="0" w:space="0" w:color="auto"/>
            <w:left w:val="none" w:sz="0" w:space="0" w:color="auto"/>
            <w:bottom w:val="none" w:sz="0" w:space="0" w:color="auto"/>
            <w:right w:val="none" w:sz="0" w:space="0" w:color="auto"/>
          </w:divBdr>
        </w:div>
        <w:div w:id="835851325">
          <w:marLeft w:val="640"/>
          <w:marRight w:val="0"/>
          <w:marTop w:val="0"/>
          <w:marBottom w:val="0"/>
          <w:divBdr>
            <w:top w:val="none" w:sz="0" w:space="0" w:color="auto"/>
            <w:left w:val="none" w:sz="0" w:space="0" w:color="auto"/>
            <w:bottom w:val="none" w:sz="0" w:space="0" w:color="auto"/>
            <w:right w:val="none" w:sz="0" w:space="0" w:color="auto"/>
          </w:divBdr>
        </w:div>
        <w:div w:id="869487558">
          <w:marLeft w:val="640"/>
          <w:marRight w:val="0"/>
          <w:marTop w:val="0"/>
          <w:marBottom w:val="0"/>
          <w:divBdr>
            <w:top w:val="none" w:sz="0" w:space="0" w:color="auto"/>
            <w:left w:val="none" w:sz="0" w:space="0" w:color="auto"/>
            <w:bottom w:val="none" w:sz="0" w:space="0" w:color="auto"/>
            <w:right w:val="none" w:sz="0" w:space="0" w:color="auto"/>
          </w:divBdr>
        </w:div>
        <w:div w:id="898057312">
          <w:marLeft w:val="640"/>
          <w:marRight w:val="0"/>
          <w:marTop w:val="0"/>
          <w:marBottom w:val="0"/>
          <w:divBdr>
            <w:top w:val="none" w:sz="0" w:space="0" w:color="auto"/>
            <w:left w:val="none" w:sz="0" w:space="0" w:color="auto"/>
            <w:bottom w:val="none" w:sz="0" w:space="0" w:color="auto"/>
            <w:right w:val="none" w:sz="0" w:space="0" w:color="auto"/>
          </w:divBdr>
        </w:div>
        <w:div w:id="921993061">
          <w:marLeft w:val="640"/>
          <w:marRight w:val="0"/>
          <w:marTop w:val="0"/>
          <w:marBottom w:val="0"/>
          <w:divBdr>
            <w:top w:val="none" w:sz="0" w:space="0" w:color="auto"/>
            <w:left w:val="none" w:sz="0" w:space="0" w:color="auto"/>
            <w:bottom w:val="none" w:sz="0" w:space="0" w:color="auto"/>
            <w:right w:val="none" w:sz="0" w:space="0" w:color="auto"/>
          </w:divBdr>
        </w:div>
        <w:div w:id="939678826">
          <w:marLeft w:val="640"/>
          <w:marRight w:val="0"/>
          <w:marTop w:val="0"/>
          <w:marBottom w:val="0"/>
          <w:divBdr>
            <w:top w:val="none" w:sz="0" w:space="0" w:color="auto"/>
            <w:left w:val="none" w:sz="0" w:space="0" w:color="auto"/>
            <w:bottom w:val="none" w:sz="0" w:space="0" w:color="auto"/>
            <w:right w:val="none" w:sz="0" w:space="0" w:color="auto"/>
          </w:divBdr>
        </w:div>
        <w:div w:id="949702018">
          <w:marLeft w:val="640"/>
          <w:marRight w:val="0"/>
          <w:marTop w:val="0"/>
          <w:marBottom w:val="0"/>
          <w:divBdr>
            <w:top w:val="none" w:sz="0" w:space="0" w:color="auto"/>
            <w:left w:val="none" w:sz="0" w:space="0" w:color="auto"/>
            <w:bottom w:val="none" w:sz="0" w:space="0" w:color="auto"/>
            <w:right w:val="none" w:sz="0" w:space="0" w:color="auto"/>
          </w:divBdr>
        </w:div>
        <w:div w:id="957680165">
          <w:marLeft w:val="640"/>
          <w:marRight w:val="0"/>
          <w:marTop w:val="0"/>
          <w:marBottom w:val="0"/>
          <w:divBdr>
            <w:top w:val="none" w:sz="0" w:space="0" w:color="auto"/>
            <w:left w:val="none" w:sz="0" w:space="0" w:color="auto"/>
            <w:bottom w:val="none" w:sz="0" w:space="0" w:color="auto"/>
            <w:right w:val="none" w:sz="0" w:space="0" w:color="auto"/>
          </w:divBdr>
        </w:div>
        <w:div w:id="962230762">
          <w:marLeft w:val="640"/>
          <w:marRight w:val="0"/>
          <w:marTop w:val="0"/>
          <w:marBottom w:val="0"/>
          <w:divBdr>
            <w:top w:val="none" w:sz="0" w:space="0" w:color="auto"/>
            <w:left w:val="none" w:sz="0" w:space="0" w:color="auto"/>
            <w:bottom w:val="none" w:sz="0" w:space="0" w:color="auto"/>
            <w:right w:val="none" w:sz="0" w:space="0" w:color="auto"/>
          </w:divBdr>
        </w:div>
        <w:div w:id="999889055">
          <w:marLeft w:val="640"/>
          <w:marRight w:val="0"/>
          <w:marTop w:val="0"/>
          <w:marBottom w:val="0"/>
          <w:divBdr>
            <w:top w:val="none" w:sz="0" w:space="0" w:color="auto"/>
            <w:left w:val="none" w:sz="0" w:space="0" w:color="auto"/>
            <w:bottom w:val="none" w:sz="0" w:space="0" w:color="auto"/>
            <w:right w:val="none" w:sz="0" w:space="0" w:color="auto"/>
          </w:divBdr>
        </w:div>
        <w:div w:id="1017927385">
          <w:marLeft w:val="640"/>
          <w:marRight w:val="0"/>
          <w:marTop w:val="0"/>
          <w:marBottom w:val="0"/>
          <w:divBdr>
            <w:top w:val="none" w:sz="0" w:space="0" w:color="auto"/>
            <w:left w:val="none" w:sz="0" w:space="0" w:color="auto"/>
            <w:bottom w:val="none" w:sz="0" w:space="0" w:color="auto"/>
            <w:right w:val="none" w:sz="0" w:space="0" w:color="auto"/>
          </w:divBdr>
        </w:div>
        <w:div w:id="1026098429">
          <w:marLeft w:val="640"/>
          <w:marRight w:val="0"/>
          <w:marTop w:val="0"/>
          <w:marBottom w:val="0"/>
          <w:divBdr>
            <w:top w:val="none" w:sz="0" w:space="0" w:color="auto"/>
            <w:left w:val="none" w:sz="0" w:space="0" w:color="auto"/>
            <w:bottom w:val="none" w:sz="0" w:space="0" w:color="auto"/>
            <w:right w:val="none" w:sz="0" w:space="0" w:color="auto"/>
          </w:divBdr>
        </w:div>
        <w:div w:id="1074428705">
          <w:marLeft w:val="640"/>
          <w:marRight w:val="0"/>
          <w:marTop w:val="0"/>
          <w:marBottom w:val="0"/>
          <w:divBdr>
            <w:top w:val="none" w:sz="0" w:space="0" w:color="auto"/>
            <w:left w:val="none" w:sz="0" w:space="0" w:color="auto"/>
            <w:bottom w:val="none" w:sz="0" w:space="0" w:color="auto"/>
            <w:right w:val="none" w:sz="0" w:space="0" w:color="auto"/>
          </w:divBdr>
        </w:div>
        <w:div w:id="1096898195">
          <w:marLeft w:val="640"/>
          <w:marRight w:val="0"/>
          <w:marTop w:val="0"/>
          <w:marBottom w:val="0"/>
          <w:divBdr>
            <w:top w:val="none" w:sz="0" w:space="0" w:color="auto"/>
            <w:left w:val="none" w:sz="0" w:space="0" w:color="auto"/>
            <w:bottom w:val="none" w:sz="0" w:space="0" w:color="auto"/>
            <w:right w:val="none" w:sz="0" w:space="0" w:color="auto"/>
          </w:divBdr>
        </w:div>
        <w:div w:id="1112940592">
          <w:marLeft w:val="640"/>
          <w:marRight w:val="0"/>
          <w:marTop w:val="0"/>
          <w:marBottom w:val="0"/>
          <w:divBdr>
            <w:top w:val="none" w:sz="0" w:space="0" w:color="auto"/>
            <w:left w:val="none" w:sz="0" w:space="0" w:color="auto"/>
            <w:bottom w:val="none" w:sz="0" w:space="0" w:color="auto"/>
            <w:right w:val="none" w:sz="0" w:space="0" w:color="auto"/>
          </w:divBdr>
        </w:div>
        <w:div w:id="1120951914">
          <w:marLeft w:val="640"/>
          <w:marRight w:val="0"/>
          <w:marTop w:val="0"/>
          <w:marBottom w:val="0"/>
          <w:divBdr>
            <w:top w:val="none" w:sz="0" w:space="0" w:color="auto"/>
            <w:left w:val="none" w:sz="0" w:space="0" w:color="auto"/>
            <w:bottom w:val="none" w:sz="0" w:space="0" w:color="auto"/>
            <w:right w:val="none" w:sz="0" w:space="0" w:color="auto"/>
          </w:divBdr>
        </w:div>
        <w:div w:id="1145708174">
          <w:marLeft w:val="640"/>
          <w:marRight w:val="0"/>
          <w:marTop w:val="0"/>
          <w:marBottom w:val="0"/>
          <w:divBdr>
            <w:top w:val="none" w:sz="0" w:space="0" w:color="auto"/>
            <w:left w:val="none" w:sz="0" w:space="0" w:color="auto"/>
            <w:bottom w:val="none" w:sz="0" w:space="0" w:color="auto"/>
            <w:right w:val="none" w:sz="0" w:space="0" w:color="auto"/>
          </w:divBdr>
        </w:div>
        <w:div w:id="1158964563">
          <w:marLeft w:val="640"/>
          <w:marRight w:val="0"/>
          <w:marTop w:val="0"/>
          <w:marBottom w:val="0"/>
          <w:divBdr>
            <w:top w:val="none" w:sz="0" w:space="0" w:color="auto"/>
            <w:left w:val="none" w:sz="0" w:space="0" w:color="auto"/>
            <w:bottom w:val="none" w:sz="0" w:space="0" w:color="auto"/>
            <w:right w:val="none" w:sz="0" w:space="0" w:color="auto"/>
          </w:divBdr>
        </w:div>
        <w:div w:id="1228033947">
          <w:marLeft w:val="640"/>
          <w:marRight w:val="0"/>
          <w:marTop w:val="0"/>
          <w:marBottom w:val="0"/>
          <w:divBdr>
            <w:top w:val="none" w:sz="0" w:space="0" w:color="auto"/>
            <w:left w:val="none" w:sz="0" w:space="0" w:color="auto"/>
            <w:bottom w:val="none" w:sz="0" w:space="0" w:color="auto"/>
            <w:right w:val="none" w:sz="0" w:space="0" w:color="auto"/>
          </w:divBdr>
        </w:div>
        <w:div w:id="1234972903">
          <w:marLeft w:val="640"/>
          <w:marRight w:val="0"/>
          <w:marTop w:val="0"/>
          <w:marBottom w:val="0"/>
          <w:divBdr>
            <w:top w:val="none" w:sz="0" w:space="0" w:color="auto"/>
            <w:left w:val="none" w:sz="0" w:space="0" w:color="auto"/>
            <w:bottom w:val="none" w:sz="0" w:space="0" w:color="auto"/>
            <w:right w:val="none" w:sz="0" w:space="0" w:color="auto"/>
          </w:divBdr>
        </w:div>
        <w:div w:id="1244874107">
          <w:marLeft w:val="640"/>
          <w:marRight w:val="0"/>
          <w:marTop w:val="0"/>
          <w:marBottom w:val="0"/>
          <w:divBdr>
            <w:top w:val="none" w:sz="0" w:space="0" w:color="auto"/>
            <w:left w:val="none" w:sz="0" w:space="0" w:color="auto"/>
            <w:bottom w:val="none" w:sz="0" w:space="0" w:color="auto"/>
            <w:right w:val="none" w:sz="0" w:space="0" w:color="auto"/>
          </w:divBdr>
        </w:div>
        <w:div w:id="1245992217">
          <w:marLeft w:val="640"/>
          <w:marRight w:val="0"/>
          <w:marTop w:val="0"/>
          <w:marBottom w:val="0"/>
          <w:divBdr>
            <w:top w:val="none" w:sz="0" w:space="0" w:color="auto"/>
            <w:left w:val="none" w:sz="0" w:space="0" w:color="auto"/>
            <w:bottom w:val="none" w:sz="0" w:space="0" w:color="auto"/>
            <w:right w:val="none" w:sz="0" w:space="0" w:color="auto"/>
          </w:divBdr>
        </w:div>
        <w:div w:id="1273392389">
          <w:marLeft w:val="640"/>
          <w:marRight w:val="0"/>
          <w:marTop w:val="0"/>
          <w:marBottom w:val="0"/>
          <w:divBdr>
            <w:top w:val="none" w:sz="0" w:space="0" w:color="auto"/>
            <w:left w:val="none" w:sz="0" w:space="0" w:color="auto"/>
            <w:bottom w:val="none" w:sz="0" w:space="0" w:color="auto"/>
            <w:right w:val="none" w:sz="0" w:space="0" w:color="auto"/>
          </w:divBdr>
        </w:div>
        <w:div w:id="1320305452">
          <w:marLeft w:val="640"/>
          <w:marRight w:val="0"/>
          <w:marTop w:val="0"/>
          <w:marBottom w:val="0"/>
          <w:divBdr>
            <w:top w:val="none" w:sz="0" w:space="0" w:color="auto"/>
            <w:left w:val="none" w:sz="0" w:space="0" w:color="auto"/>
            <w:bottom w:val="none" w:sz="0" w:space="0" w:color="auto"/>
            <w:right w:val="none" w:sz="0" w:space="0" w:color="auto"/>
          </w:divBdr>
        </w:div>
        <w:div w:id="1343318018">
          <w:marLeft w:val="640"/>
          <w:marRight w:val="0"/>
          <w:marTop w:val="0"/>
          <w:marBottom w:val="0"/>
          <w:divBdr>
            <w:top w:val="none" w:sz="0" w:space="0" w:color="auto"/>
            <w:left w:val="none" w:sz="0" w:space="0" w:color="auto"/>
            <w:bottom w:val="none" w:sz="0" w:space="0" w:color="auto"/>
            <w:right w:val="none" w:sz="0" w:space="0" w:color="auto"/>
          </w:divBdr>
        </w:div>
        <w:div w:id="1368336643">
          <w:marLeft w:val="640"/>
          <w:marRight w:val="0"/>
          <w:marTop w:val="0"/>
          <w:marBottom w:val="0"/>
          <w:divBdr>
            <w:top w:val="none" w:sz="0" w:space="0" w:color="auto"/>
            <w:left w:val="none" w:sz="0" w:space="0" w:color="auto"/>
            <w:bottom w:val="none" w:sz="0" w:space="0" w:color="auto"/>
            <w:right w:val="none" w:sz="0" w:space="0" w:color="auto"/>
          </w:divBdr>
        </w:div>
        <w:div w:id="1369530070">
          <w:marLeft w:val="640"/>
          <w:marRight w:val="0"/>
          <w:marTop w:val="0"/>
          <w:marBottom w:val="0"/>
          <w:divBdr>
            <w:top w:val="none" w:sz="0" w:space="0" w:color="auto"/>
            <w:left w:val="none" w:sz="0" w:space="0" w:color="auto"/>
            <w:bottom w:val="none" w:sz="0" w:space="0" w:color="auto"/>
            <w:right w:val="none" w:sz="0" w:space="0" w:color="auto"/>
          </w:divBdr>
        </w:div>
        <w:div w:id="1375080108">
          <w:marLeft w:val="640"/>
          <w:marRight w:val="0"/>
          <w:marTop w:val="0"/>
          <w:marBottom w:val="0"/>
          <w:divBdr>
            <w:top w:val="none" w:sz="0" w:space="0" w:color="auto"/>
            <w:left w:val="none" w:sz="0" w:space="0" w:color="auto"/>
            <w:bottom w:val="none" w:sz="0" w:space="0" w:color="auto"/>
            <w:right w:val="none" w:sz="0" w:space="0" w:color="auto"/>
          </w:divBdr>
        </w:div>
        <w:div w:id="1408041752">
          <w:marLeft w:val="640"/>
          <w:marRight w:val="0"/>
          <w:marTop w:val="0"/>
          <w:marBottom w:val="0"/>
          <w:divBdr>
            <w:top w:val="none" w:sz="0" w:space="0" w:color="auto"/>
            <w:left w:val="none" w:sz="0" w:space="0" w:color="auto"/>
            <w:bottom w:val="none" w:sz="0" w:space="0" w:color="auto"/>
            <w:right w:val="none" w:sz="0" w:space="0" w:color="auto"/>
          </w:divBdr>
        </w:div>
        <w:div w:id="1435631921">
          <w:marLeft w:val="640"/>
          <w:marRight w:val="0"/>
          <w:marTop w:val="0"/>
          <w:marBottom w:val="0"/>
          <w:divBdr>
            <w:top w:val="none" w:sz="0" w:space="0" w:color="auto"/>
            <w:left w:val="none" w:sz="0" w:space="0" w:color="auto"/>
            <w:bottom w:val="none" w:sz="0" w:space="0" w:color="auto"/>
            <w:right w:val="none" w:sz="0" w:space="0" w:color="auto"/>
          </w:divBdr>
        </w:div>
        <w:div w:id="1483231767">
          <w:marLeft w:val="640"/>
          <w:marRight w:val="0"/>
          <w:marTop w:val="0"/>
          <w:marBottom w:val="0"/>
          <w:divBdr>
            <w:top w:val="none" w:sz="0" w:space="0" w:color="auto"/>
            <w:left w:val="none" w:sz="0" w:space="0" w:color="auto"/>
            <w:bottom w:val="none" w:sz="0" w:space="0" w:color="auto"/>
            <w:right w:val="none" w:sz="0" w:space="0" w:color="auto"/>
          </w:divBdr>
        </w:div>
        <w:div w:id="1496342129">
          <w:marLeft w:val="640"/>
          <w:marRight w:val="0"/>
          <w:marTop w:val="0"/>
          <w:marBottom w:val="0"/>
          <w:divBdr>
            <w:top w:val="none" w:sz="0" w:space="0" w:color="auto"/>
            <w:left w:val="none" w:sz="0" w:space="0" w:color="auto"/>
            <w:bottom w:val="none" w:sz="0" w:space="0" w:color="auto"/>
            <w:right w:val="none" w:sz="0" w:space="0" w:color="auto"/>
          </w:divBdr>
        </w:div>
        <w:div w:id="1561096352">
          <w:marLeft w:val="640"/>
          <w:marRight w:val="0"/>
          <w:marTop w:val="0"/>
          <w:marBottom w:val="0"/>
          <w:divBdr>
            <w:top w:val="none" w:sz="0" w:space="0" w:color="auto"/>
            <w:left w:val="none" w:sz="0" w:space="0" w:color="auto"/>
            <w:bottom w:val="none" w:sz="0" w:space="0" w:color="auto"/>
            <w:right w:val="none" w:sz="0" w:space="0" w:color="auto"/>
          </w:divBdr>
        </w:div>
        <w:div w:id="1586957513">
          <w:marLeft w:val="640"/>
          <w:marRight w:val="0"/>
          <w:marTop w:val="0"/>
          <w:marBottom w:val="0"/>
          <w:divBdr>
            <w:top w:val="none" w:sz="0" w:space="0" w:color="auto"/>
            <w:left w:val="none" w:sz="0" w:space="0" w:color="auto"/>
            <w:bottom w:val="none" w:sz="0" w:space="0" w:color="auto"/>
            <w:right w:val="none" w:sz="0" w:space="0" w:color="auto"/>
          </w:divBdr>
        </w:div>
        <w:div w:id="1591691759">
          <w:marLeft w:val="640"/>
          <w:marRight w:val="0"/>
          <w:marTop w:val="0"/>
          <w:marBottom w:val="0"/>
          <w:divBdr>
            <w:top w:val="none" w:sz="0" w:space="0" w:color="auto"/>
            <w:left w:val="none" w:sz="0" w:space="0" w:color="auto"/>
            <w:bottom w:val="none" w:sz="0" w:space="0" w:color="auto"/>
            <w:right w:val="none" w:sz="0" w:space="0" w:color="auto"/>
          </w:divBdr>
        </w:div>
        <w:div w:id="1591891139">
          <w:marLeft w:val="640"/>
          <w:marRight w:val="0"/>
          <w:marTop w:val="0"/>
          <w:marBottom w:val="0"/>
          <w:divBdr>
            <w:top w:val="none" w:sz="0" w:space="0" w:color="auto"/>
            <w:left w:val="none" w:sz="0" w:space="0" w:color="auto"/>
            <w:bottom w:val="none" w:sz="0" w:space="0" w:color="auto"/>
            <w:right w:val="none" w:sz="0" w:space="0" w:color="auto"/>
          </w:divBdr>
        </w:div>
        <w:div w:id="1593468727">
          <w:marLeft w:val="640"/>
          <w:marRight w:val="0"/>
          <w:marTop w:val="0"/>
          <w:marBottom w:val="0"/>
          <w:divBdr>
            <w:top w:val="none" w:sz="0" w:space="0" w:color="auto"/>
            <w:left w:val="none" w:sz="0" w:space="0" w:color="auto"/>
            <w:bottom w:val="none" w:sz="0" w:space="0" w:color="auto"/>
            <w:right w:val="none" w:sz="0" w:space="0" w:color="auto"/>
          </w:divBdr>
        </w:div>
        <w:div w:id="1594975975">
          <w:marLeft w:val="640"/>
          <w:marRight w:val="0"/>
          <w:marTop w:val="0"/>
          <w:marBottom w:val="0"/>
          <w:divBdr>
            <w:top w:val="none" w:sz="0" w:space="0" w:color="auto"/>
            <w:left w:val="none" w:sz="0" w:space="0" w:color="auto"/>
            <w:bottom w:val="none" w:sz="0" w:space="0" w:color="auto"/>
            <w:right w:val="none" w:sz="0" w:space="0" w:color="auto"/>
          </w:divBdr>
        </w:div>
        <w:div w:id="1596551629">
          <w:marLeft w:val="640"/>
          <w:marRight w:val="0"/>
          <w:marTop w:val="0"/>
          <w:marBottom w:val="0"/>
          <w:divBdr>
            <w:top w:val="none" w:sz="0" w:space="0" w:color="auto"/>
            <w:left w:val="none" w:sz="0" w:space="0" w:color="auto"/>
            <w:bottom w:val="none" w:sz="0" w:space="0" w:color="auto"/>
            <w:right w:val="none" w:sz="0" w:space="0" w:color="auto"/>
          </w:divBdr>
        </w:div>
        <w:div w:id="1597443442">
          <w:marLeft w:val="640"/>
          <w:marRight w:val="0"/>
          <w:marTop w:val="0"/>
          <w:marBottom w:val="0"/>
          <w:divBdr>
            <w:top w:val="none" w:sz="0" w:space="0" w:color="auto"/>
            <w:left w:val="none" w:sz="0" w:space="0" w:color="auto"/>
            <w:bottom w:val="none" w:sz="0" w:space="0" w:color="auto"/>
            <w:right w:val="none" w:sz="0" w:space="0" w:color="auto"/>
          </w:divBdr>
        </w:div>
        <w:div w:id="1599168956">
          <w:marLeft w:val="640"/>
          <w:marRight w:val="0"/>
          <w:marTop w:val="0"/>
          <w:marBottom w:val="0"/>
          <w:divBdr>
            <w:top w:val="none" w:sz="0" w:space="0" w:color="auto"/>
            <w:left w:val="none" w:sz="0" w:space="0" w:color="auto"/>
            <w:bottom w:val="none" w:sz="0" w:space="0" w:color="auto"/>
            <w:right w:val="none" w:sz="0" w:space="0" w:color="auto"/>
          </w:divBdr>
        </w:div>
        <w:div w:id="1612972414">
          <w:marLeft w:val="640"/>
          <w:marRight w:val="0"/>
          <w:marTop w:val="0"/>
          <w:marBottom w:val="0"/>
          <w:divBdr>
            <w:top w:val="none" w:sz="0" w:space="0" w:color="auto"/>
            <w:left w:val="none" w:sz="0" w:space="0" w:color="auto"/>
            <w:bottom w:val="none" w:sz="0" w:space="0" w:color="auto"/>
            <w:right w:val="none" w:sz="0" w:space="0" w:color="auto"/>
          </w:divBdr>
        </w:div>
        <w:div w:id="1626154169">
          <w:marLeft w:val="640"/>
          <w:marRight w:val="0"/>
          <w:marTop w:val="0"/>
          <w:marBottom w:val="0"/>
          <w:divBdr>
            <w:top w:val="none" w:sz="0" w:space="0" w:color="auto"/>
            <w:left w:val="none" w:sz="0" w:space="0" w:color="auto"/>
            <w:bottom w:val="none" w:sz="0" w:space="0" w:color="auto"/>
            <w:right w:val="none" w:sz="0" w:space="0" w:color="auto"/>
          </w:divBdr>
        </w:div>
        <w:div w:id="1635671220">
          <w:marLeft w:val="640"/>
          <w:marRight w:val="0"/>
          <w:marTop w:val="0"/>
          <w:marBottom w:val="0"/>
          <w:divBdr>
            <w:top w:val="none" w:sz="0" w:space="0" w:color="auto"/>
            <w:left w:val="none" w:sz="0" w:space="0" w:color="auto"/>
            <w:bottom w:val="none" w:sz="0" w:space="0" w:color="auto"/>
            <w:right w:val="none" w:sz="0" w:space="0" w:color="auto"/>
          </w:divBdr>
        </w:div>
        <w:div w:id="1650790313">
          <w:marLeft w:val="640"/>
          <w:marRight w:val="0"/>
          <w:marTop w:val="0"/>
          <w:marBottom w:val="0"/>
          <w:divBdr>
            <w:top w:val="none" w:sz="0" w:space="0" w:color="auto"/>
            <w:left w:val="none" w:sz="0" w:space="0" w:color="auto"/>
            <w:bottom w:val="none" w:sz="0" w:space="0" w:color="auto"/>
            <w:right w:val="none" w:sz="0" w:space="0" w:color="auto"/>
          </w:divBdr>
        </w:div>
        <w:div w:id="1663048149">
          <w:marLeft w:val="640"/>
          <w:marRight w:val="0"/>
          <w:marTop w:val="0"/>
          <w:marBottom w:val="0"/>
          <w:divBdr>
            <w:top w:val="none" w:sz="0" w:space="0" w:color="auto"/>
            <w:left w:val="none" w:sz="0" w:space="0" w:color="auto"/>
            <w:bottom w:val="none" w:sz="0" w:space="0" w:color="auto"/>
            <w:right w:val="none" w:sz="0" w:space="0" w:color="auto"/>
          </w:divBdr>
        </w:div>
        <w:div w:id="1673223086">
          <w:marLeft w:val="640"/>
          <w:marRight w:val="0"/>
          <w:marTop w:val="0"/>
          <w:marBottom w:val="0"/>
          <w:divBdr>
            <w:top w:val="none" w:sz="0" w:space="0" w:color="auto"/>
            <w:left w:val="none" w:sz="0" w:space="0" w:color="auto"/>
            <w:bottom w:val="none" w:sz="0" w:space="0" w:color="auto"/>
            <w:right w:val="none" w:sz="0" w:space="0" w:color="auto"/>
          </w:divBdr>
        </w:div>
        <w:div w:id="1684699635">
          <w:marLeft w:val="640"/>
          <w:marRight w:val="0"/>
          <w:marTop w:val="0"/>
          <w:marBottom w:val="0"/>
          <w:divBdr>
            <w:top w:val="none" w:sz="0" w:space="0" w:color="auto"/>
            <w:left w:val="none" w:sz="0" w:space="0" w:color="auto"/>
            <w:bottom w:val="none" w:sz="0" w:space="0" w:color="auto"/>
            <w:right w:val="none" w:sz="0" w:space="0" w:color="auto"/>
          </w:divBdr>
        </w:div>
        <w:div w:id="1692805575">
          <w:marLeft w:val="640"/>
          <w:marRight w:val="0"/>
          <w:marTop w:val="0"/>
          <w:marBottom w:val="0"/>
          <w:divBdr>
            <w:top w:val="none" w:sz="0" w:space="0" w:color="auto"/>
            <w:left w:val="none" w:sz="0" w:space="0" w:color="auto"/>
            <w:bottom w:val="none" w:sz="0" w:space="0" w:color="auto"/>
            <w:right w:val="none" w:sz="0" w:space="0" w:color="auto"/>
          </w:divBdr>
        </w:div>
        <w:div w:id="1693921186">
          <w:marLeft w:val="640"/>
          <w:marRight w:val="0"/>
          <w:marTop w:val="0"/>
          <w:marBottom w:val="0"/>
          <w:divBdr>
            <w:top w:val="none" w:sz="0" w:space="0" w:color="auto"/>
            <w:left w:val="none" w:sz="0" w:space="0" w:color="auto"/>
            <w:bottom w:val="none" w:sz="0" w:space="0" w:color="auto"/>
            <w:right w:val="none" w:sz="0" w:space="0" w:color="auto"/>
          </w:divBdr>
        </w:div>
        <w:div w:id="1694257612">
          <w:marLeft w:val="640"/>
          <w:marRight w:val="0"/>
          <w:marTop w:val="0"/>
          <w:marBottom w:val="0"/>
          <w:divBdr>
            <w:top w:val="none" w:sz="0" w:space="0" w:color="auto"/>
            <w:left w:val="none" w:sz="0" w:space="0" w:color="auto"/>
            <w:bottom w:val="none" w:sz="0" w:space="0" w:color="auto"/>
            <w:right w:val="none" w:sz="0" w:space="0" w:color="auto"/>
          </w:divBdr>
        </w:div>
        <w:div w:id="1699047375">
          <w:marLeft w:val="640"/>
          <w:marRight w:val="0"/>
          <w:marTop w:val="0"/>
          <w:marBottom w:val="0"/>
          <w:divBdr>
            <w:top w:val="none" w:sz="0" w:space="0" w:color="auto"/>
            <w:left w:val="none" w:sz="0" w:space="0" w:color="auto"/>
            <w:bottom w:val="none" w:sz="0" w:space="0" w:color="auto"/>
            <w:right w:val="none" w:sz="0" w:space="0" w:color="auto"/>
          </w:divBdr>
        </w:div>
        <w:div w:id="1702125850">
          <w:marLeft w:val="640"/>
          <w:marRight w:val="0"/>
          <w:marTop w:val="0"/>
          <w:marBottom w:val="0"/>
          <w:divBdr>
            <w:top w:val="none" w:sz="0" w:space="0" w:color="auto"/>
            <w:left w:val="none" w:sz="0" w:space="0" w:color="auto"/>
            <w:bottom w:val="none" w:sz="0" w:space="0" w:color="auto"/>
            <w:right w:val="none" w:sz="0" w:space="0" w:color="auto"/>
          </w:divBdr>
        </w:div>
        <w:div w:id="1704137136">
          <w:marLeft w:val="640"/>
          <w:marRight w:val="0"/>
          <w:marTop w:val="0"/>
          <w:marBottom w:val="0"/>
          <w:divBdr>
            <w:top w:val="none" w:sz="0" w:space="0" w:color="auto"/>
            <w:left w:val="none" w:sz="0" w:space="0" w:color="auto"/>
            <w:bottom w:val="none" w:sz="0" w:space="0" w:color="auto"/>
            <w:right w:val="none" w:sz="0" w:space="0" w:color="auto"/>
          </w:divBdr>
        </w:div>
        <w:div w:id="1742294348">
          <w:marLeft w:val="640"/>
          <w:marRight w:val="0"/>
          <w:marTop w:val="0"/>
          <w:marBottom w:val="0"/>
          <w:divBdr>
            <w:top w:val="none" w:sz="0" w:space="0" w:color="auto"/>
            <w:left w:val="none" w:sz="0" w:space="0" w:color="auto"/>
            <w:bottom w:val="none" w:sz="0" w:space="0" w:color="auto"/>
            <w:right w:val="none" w:sz="0" w:space="0" w:color="auto"/>
          </w:divBdr>
        </w:div>
        <w:div w:id="1746370182">
          <w:marLeft w:val="640"/>
          <w:marRight w:val="0"/>
          <w:marTop w:val="0"/>
          <w:marBottom w:val="0"/>
          <w:divBdr>
            <w:top w:val="none" w:sz="0" w:space="0" w:color="auto"/>
            <w:left w:val="none" w:sz="0" w:space="0" w:color="auto"/>
            <w:bottom w:val="none" w:sz="0" w:space="0" w:color="auto"/>
            <w:right w:val="none" w:sz="0" w:space="0" w:color="auto"/>
          </w:divBdr>
        </w:div>
        <w:div w:id="1747024815">
          <w:marLeft w:val="640"/>
          <w:marRight w:val="0"/>
          <w:marTop w:val="0"/>
          <w:marBottom w:val="0"/>
          <w:divBdr>
            <w:top w:val="none" w:sz="0" w:space="0" w:color="auto"/>
            <w:left w:val="none" w:sz="0" w:space="0" w:color="auto"/>
            <w:bottom w:val="none" w:sz="0" w:space="0" w:color="auto"/>
            <w:right w:val="none" w:sz="0" w:space="0" w:color="auto"/>
          </w:divBdr>
        </w:div>
        <w:div w:id="1761750364">
          <w:marLeft w:val="640"/>
          <w:marRight w:val="0"/>
          <w:marTop w:val="0"/>
          <w:marBottom w:val="0"/>
          <w:divBdr>
            <w:top w:val="none" w:sz="0" w:space="0" w:color="auto"/>
            <w:left w:val="none" w:sz="0" w:space="0" w:color="auto"/>
            <w:bottom w:val="none" w:sz="0" w:space="0" w:color="auto"/>
            <w:right w:val="none" w:sz="0" w:space="0" w:color="auto"/>
          </w:divBdr>
        </w:div>
        <w:div w:id="1783769754">
          <w:marLeft w:val="640"/>
          <w:marRight w:val="0"/>
          <w:marTop w:val="0"/>
          <w:marBottom w:val="0"/>
          <w:divBdr>
            <w:top w:val="none" w:sz="0" w:space="0" w:color="auto"/>
            <w:left w:val="none" w:sz="0" w:space="0" w:color="auto"/>
            <w:bottom w:val="none" w:sz="0" w:space="0" w:color="auto"/>
            <w:right w:val="none" w:sz="0" w:space="0" w:color="auto"/>
          </w:divBdr>
        </w:div>
        <w:div w:id="1815758534">
          <w:marLeft w:val="640"/>
          <w:marRight w:val="0"/>
          <w:marTop w:val="0"/>
          <w:marBottom w:val="0"/>
          <w:divBdr>
            <w:top w:val="none" w:sz="0" w:space="0" w:color="auto"/>
            <w:left w:val="none" w:sz="0" w:space="0" w:color="auto"/>
            <w:bottom w:val="none" w:sz="0" w:space="0" w:color="auto"/>
            <w:right w:val="none" w:sz="0" w:space="0" w:color="auto"/>
          </w:divBdr>
        </w:div>
        <w:div w:id="1840851308">
          <w:marLeft w:val="640"/>
          <w:marRight w:val="0"/>
          <w:marTop w:val="0"/>
          <w:marBottom w:val="0"/>
          <w:divBdr>
            <w:top w:val="none" w:sz="0" w:space="0" w:color="auto"/>
            <w:left w:val="none" w:sz="0" w:space="0" w:color="auto"/>
            <w:bottom w:val="none" w:sz="0" w:space="0" w:color="auto"/>
            <w:right w:val="none" w:sz="0" w:space="0" w:color="auto"/>
          </w:divBdr>
        </w:div>
        <w:div w:id="1886214332">
          <w:marLeft w:val="640"/>
          <w:marRight w:val="0"/>
          <w:marTop w:val="0"/>
          <w:marBottom w:val="0"/>
          <w:divBdr>
            <w:top w:val="none" w:sz="0" w:space="0" w:color="auto"/>
            <w:left w:val="none" w:sz="0" w:space="0" w:color="auto"/>
            <w:bottom w:val="none" w:sz="0" w:space="0" w:color="auto"/>
            <w:right w:val="none" w:sz="0" w:space="0" w:color="auto"/>
          </w:divBdr>
        </w:div>
        <w:div w:id="1908035102">
          <w:marLeft w:val="640"/>
          <w:marRight w:val="0"/>
          <w:marTop w:val="0"/>
          <w:marBottom w:val="0"/>
          <w:divBdr>
            <w:top w:val="none" w:sz="0" w:space="0" w:color="auto"/>
            <w:left w:val="none" w:sz="0" w:space="0" w:color="auto"/>
            <w:bottom w:val="none" w:sz="0" w:space="0" w:color="auto"/>
            <w:right w:val="none" w:sz="0" w:space="0" w:color="auto"/>
          </w:divBdr>
        </w:div>
        <w:div w:id="1925525022">
          <w:marLeft w:val="640"/>
          <w:marRight w:val="0"/>
          <w:marTop w:val="0"/>
          <w:marBottom w:val="0"/>
          <w:divBdr>
            <w:top w:val="none" w:sz="0" w:space="0" w:color="auto"/>
            <w:left w:val="none" w:sz="0" w:space="0" w:color="auto"/>
            <w:bottom w:val="none" w:sz="0" w:space="0" w:color="auto"/>
            <w:right w:val="none" w:sz="0" w:space="0" w:color="auto"/>
          </w:divBdr>
        </w:div>
        <w:div w:id="1926959124">
          <w:marLeft w:val="640"/>
          <w:marRight w:val="0"/>
          <w:marTop w:val="0"/>
          <w:marBottom w:val="0"/>
          <w:divBdr>
            <w:top w:val="none" w:sz="0" w:space="0" w:color="auto"/>
            <w:left w:val="none" w:sz="0" w:space="0" w:color="auto"/>
            <w:bottom w:val="none" w:sz="0" w:space="0" w:color="auto"/>
            <w:right w:val="none" w:sz="0" w:space="0" w:color="auto"/>
          </w:divBdr>
        </w:div>
        <w:div w:id="2022395952">
          <w:marLeft w:val="640"/>
          <w:marRight w:val="0"/>
          <w:marTop w:val="0"/>
          <w:marBottom w:val="0"/>
          <w:divBdr>
            <w:top w:val="none" w:sz="0" w:space="0" w:color="auto"/>
            <w:left w:val="none" w:sz="0" w:space="0" w:color="auto"/>
            <w:bottom w:val="none" w:sz="0" w:space="0" w:color="auto"/>
            <w:right w:val="none" w:sz="0" w:space="0" w:color="auto"/>
          </w:divBdr>
        </w:div>
        <w:div w:id="2036420277">
          <w:marLeft w:val="640"/>
          <w:marRight w:val="0"/>
          <w:marTop w:val="0"/>
          <w:marBottom w:val="0"/>
          <w:divBdr>
            <w:top w:val="none" w:sz="0" w:space="0" w:color="auto"/>
            <w:left w:val="none" w:sz="0" w:space="0" w:color="auto"/>
            <w:bottom w:val="none" w:sz="0" w:space="0" w:color="auto"/>
            <w:right w:val="none" w:sz="0" w:space="0" w:color="auto"/>
          </w:divBdr>
        </w:div>
        <w:div w:id="2041280667">
          <w:marLeft w:val="640"/>
          <w:marRight w:val="0"/>
          <w:marTop w:val="0"/>
          <w:marBottom w:val="0"/>
          <w:divBdr>
            <w:top w:val="none" w:sz="0" w:space="0" w:color="auto"/>
            <w:left w:val="none" w:sz="0" w:space="0" w:color="auto"/>
            <w:bottom w:val="none" w:sz="0" w:space="0" w:color="auto"/>
            <w:right w:val="none" w:sz="0" w:space="0" w:color="auto"/>
          </w:divBdr>
        </w:div>
        <w:div w:id="2045522561">
          <w:marLeft w:val="640"/>
          <w:marRight w:val="0"/>
          <w:marTop w:val="0"/>
          <w:marBottom w:val="0"/>
          <w:divBdr>
            <w:top w:val="none" w:sz="0" w:space="0" w:color="auto"/>
            <w:left w:val="none" w:sz="0" w:space="0" w:color="auto"/>
            <w:bottom w:val="none" w:sz="0" w:space="0" w:color="auto"/>
            <w:right w:val="none" w:sz="0" w:space="0" w:color="auto"/>
          </w:divBdr>
        </w:div>
        <w:div w:id="2073965231">
          <w:marLeft w:val="640"/>
          <w:marRight w:val="0"/>
          <w:marTop w:val="0"/>
          <w:marBottom w:val="0"/>
          <w:divBdr>
            <w:top w:val="none" w:sz="0" w:space="0" w:color="auto"/>
            <w:left w:val="none" w:sz="0" w:space="0" w:color="auto"/>
            <w:bottom w:val="none" w:sz="0" w:space="0" w:color="auto"/>
            <w:right w:val="none" w:sz="0" w:space="0" w:color="auto"/>
          </w:divBdr>
        </w:div>
        <w:div w:id="2112585432">
          <w:marLeft w:val="640"/>
          <w:marRight w:val="0"/>
          <w:marTop w:val="0"/>
          <w:marBottom w:val="0"/>
          <w:divBdr>
            <w:top w:val="none" w:sz="0" w:space="0" w:color="auto"/>
            <w:left w:val="none" w:sz="0" w:space="0" w:color="auto"/>
            <w:bottom w:val="none" w:sz="0" w:space="0" w:color="auto"/>
            <w:right w:val="none" w:sz="0" w:space="0" w:color="auto"/>
          </w:divBdr>
        </w:div>
        <w:div w:id="2127771985">
          <w:marLeft w:val="640"/>
          <w:marRight w:val="0"/>
          <w:marTop w:val="0"/>
          <w:marBottom w:val="0"/>
          <w:divBdr>
            <w:top w:val="none" w:sz="0" w:space="0" w:color="auto"/>
            <w:left w:val="none" w:sz="0" w:space="0" w:color="auto"/>
            <w:bottom w:val="none" w:sz="0" w:space="0" w:color="auto"/>
            <w:right w:val="none" w:sz="0" w:space="0" w:color="auto"/>
          </w:divBdr>
        </w:div>
      </w:divsChild>
    </w:div>
    <w:div w:id="1832597236">
      <w:bodyDiv w:val="1"/>
      <w:marLeft w:val="0"/>
      <w:marRight w:val="0"/>
      <w:marTop w:val="0"/>
      <w:marBottom w:val="0"/>
      <w:divBdr>
        <w:top w:val="none" w:sz="0" w:space="0" w:color="auto"/>
        <w:left w:val="none" w:sz="0" w:space="0" w:color="auto"/>
        <w:bottom w:val="none" w:sz="0" w:space="0" w:color="auto"/>
        <w:right w:val="none" w:sz="0" w:space="0" w:color="auto"/>
      </w:divBdr>
    </w:div>
    <w:div w:id="1835217247">
      <w:bodyDiv w:val="1"/>
      <w:marLeft w:val="0"/>
      <w:marRight w:val="0"/>
      <w:marTop w:val="0"/>
      <w:marBottom w:val="0"/>
      <w:divBdr>
        <w:top w:val="none" w:sz="0" w:space="0" w:color="auto"/>
        <w:left w:val="none" w:sz="0" w:space="0" w:color="auto"/>
        <w:bottom w:val="none" w:sz="0" w:space="0" w:color="auto"/>
        <w:right w:val="none" w:sz="0" w:space="0" w:color="auto"/>
      </w:divBdr>
      <w:divsChild>
        <w:div w:id="952247928">
          <w:marLeft w:val="0"/>
          <w:marRight w:val="0"/>
          <w:marTop w:val="0"/>
          <w:marBottom w:val="0"/>
          <w:divBdr>
            <w:top w:val="none" w:sz="0" w:space="0" w:color="auto"/>
            <w:left w:val="none" w:sz="0" w:space="0" w:color="auto"/>
            <w:bottom w:val="none" w:sz="0" w:space="0" w:color="auto"/>
            <w:right w:val="none" w:sz="0" w:space="0" w:color="auto"/>
          </w:divBdr>
          <w:divsChild>
            <w:div w:id="1365982844">
              <w:marLeft w:val="0"/>
              <w:marRight w:val="0"/>
              <w:marTop w:val="0"/>
              <w:marBottom w:val="0"/>
              <w:divBdr>
                <w:top w:val="none" w:sz="0" w:space="0" w:color="auto"/>
                <w:left w:val="none" w:sz="0" w:space="0" w:color="auto"/>
                <w:bottom w:val="none" w:sz="0" w:space="0" w:color="auto"/>
                <w:right w:val="none" w:sz="0" w:space="0" w:color="auto"/>
              </w:divBdr>
              <w:divsChild>
                <w:div w:id="2109352047">
                  <w:marLeft w:val="0"/>
                  <w:marRight w:val="0"/>
                  <w:marTop w:val="0"/>
                  <w:marBottom w:val="0"/>
                  <w:divBdr>
                    <w:top w:val="none" w:sz="0" w:space="0" w:color="auto"/>
                    <w:left w:val="none" w:sz="0" w:space="0" w:color="auto"/>
                    <w:bottom w:val="none" w:sz="0" w:space="0" w:color="auto"/>
                    <w:right w:val="none" w:sz="0" w:space="0" w:color="auto"/>
                  </w:divBdr>
                  <w:divsChild>
                    <w:div w:id="4125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575614">
      <w:bodyDiv w:val="1"/>
      <w:marLeft w:val="0"/>
      <w:marRight w:val="0"/>
      <w:marTop w:val="0"/>
      <w:marBottom w:val="0"/>
      <w:divBdr>
        <w:top w:val="none" w:sz="0" w:space="0" w:color="auto"/>
        <w:left w:val="none" w:sz="0" w:space="0" w:color="auto"/>
        <w:bottom w:val="none" w:sz="0" w:space="0" w:color="auto"/>
        <w:right w:val="none" w:sz="0" w:space="0" w:color="auto"/>
      </w:divBdr>
      <w:divsChild>
        <w:div w:id="3480850">
          <w:marLeft w:val="640"/>
          <w:marRight w:val="0"/>
          <w:marTop w:val="0"/>
          <w:marBottom w:val="0"/>
          <w:divBdr>
            <w:top w:val="none" w:sz="0" w:space="0" w:color="auto"/>
            <w:left w:val="none" w:sz="0" w:space="0" w:color="auto"/>
            <w:bottom w:val="none" w:sz="0" w:space="0" w:color="auto"/>
            <w:right w:val="none" w:sz="0" w:space="0" w:color="auto"/>
          </w:divBdr>
        </w:div>
        <w:div w:id="15157769">
          <w:marLeft w:val="640"/>
          <w:marRight w:val="0"/>
          <w:marTop w:val="0"/>
          <w:marBottom w:val="0"/>
          <w:divBdr>
            <w:top w:val="none" w:sz="0" w:space="0" w:color="auto"/>
            <w:left w:val="none" w:sz="0" w:space="0" w:color="auto"/>
            <w:bottom w:val="none" w:sz="0" w:space="0" w:color="auto"/>
            <w:right w:val="none" w:sz="0" w:space="0" w:color="auto"/>
          </w:divBdr>
        </w:div>
        <w:div w:id="26567797">
          <w:marLeft w:val="640"/>
          <w:marRight w:val="0"/>
          <w:marTop w:val="0"/>
          <w:marBottom w:val="0"/>
          <w:divBdr>
            <w:top w:val="none" w:sz="0" w:space="0" w:color="auto"/>
            <w:left w:val="none" w:sz="0" w:space="0" w:color="auto"/>
            <w:bottom w:val="none" w:sz="0" w:space="0" w:color="auto"/>
            <w:right w:val="none" w:sz="0" w:space="0" w:color="auto"/>
          </w:divBdr>
        </w:div>
        <w:div w:id="33358310">
          <w:marLeft w:val="640"/>
          <w:marRight w:val="0"/>
          <w:marTop w:val="0"/>
          <w:marBottom w:val="0"/>
          <w:divBdr>
            <w:top w:val="none" w:sz="0" w:space="0" w:color="auto"/>
            <w:left w:val="none" w:sz="0" w:space="0" w:color="auto"/>
            <w:bottom w:val="none" w:sz="0" w:space="0" w:color="auto"/>
            <w:right w:val="none" w:sz="0" w:space="0" w:color="auto"/>
          </w:divBdr>
        </w:div>
        <w:div w:id="35089568">
          <w:marLeft w:val="640"/>
          <w:marRight w:val="0"/>
          <w:marTop w:val="0"/>
          <w:marBottom w:val="0"/>
          <w:divBdr>
            <w:top w:val="none" w:sz="0" w:space="0" w:color="auto"/>
            <w:left w:val="none" w:sz="0" w:space="0" w:color="auto"/>
            <w:bottom w:val="none" w:sz="0" w:space="0" w:color="auto"/>
            <w:right w:val="none" w:sz="0" w:space="0" w:color="auto"/>
          </w:divBdr>
        </w:div>
        <w:div w:id="53823399">
          <w:marLeft w:val="640"/>
          <w:marRight w:val="0"/>
          <w:marTop w:val="0"/>
          <w:marBottom w:val="0"/>
          <w:divBdr>
            <w:top w:val="none" w:sz="0" w:space="0" w:color="auto"/>
            <w:left w:val="none" w:sz="0" w:space="0" w:color="auto"/>
            <w:bottom w:val="none" w:sz="0" w:space="0" w:color="auto"/>
            <w:right w:val="none" w:sz="0" w:space="0" w:color="auto"/>
          </w:divBdr>
        </w:div>
        <w:div w:id="82383559">
          <w:marLeft w:val="640"/>
          <w:marRight w:val="0"/>
          <w:marTop w:val="0"/>
          <w:marBottom w:val="0"/>
          <w:divBdr>
            <w:top w:val="none" w:sz="0" w:space="0" w:color="auto"/>
            <w:left w:val="none" w:sz="0" w:space="0" w:color="auto"/>
            <w:bottom w:val="none" w:sz="0" w:space="0" w:color="auto"/>
            <w:right w:val="none" w:sz="0" w:space="0" w:color="auto"/>
          </w:divBdr>
        </w:div>
        <w:div w:id="102382948">
          <w:marLeft w:val="640"/>
          <w:marRight w:val="0"/>
          <w:marTop w:val="0"/>
          <w:marBottom w:val="0"/>
          <w:divBdr>
            <w:top w:val="none" w:sz="0" w:space="0" w:color="auto"/>
            <w:left w:val="none" w:sz="0" w:space="0" w:color="auto"/>
            <w:bottom w:val="none" w:sz="0" w:space="0" w:color="auto"/>
            <w:right w:val="none" w:sz="0" w:space="0" w:color="auto"/>
          </w:divBdr>
        </w:div>
        <w:div w:id="157237282">
          <w:marLeft w:val="640"/>
          <w:marRight w:val="0"/>
          <w:marTop w:val="0"/>
          <w:marBottom w:val="0"/>
          <w:divBdr>
            <w:top w:val="none" w:sz="0" w:space="0" w:color="auto"/>
            <w:left w:val="none" w:sz="0" w:space="0" w:color="auto"/>
            <w:bottom w:val="none" w:sz="0" w:space="0" w:color="auto"/>
            <w:right w:val="none" w:sz="0" w:space="0" w:color="auto"/>
          </w:divBdr>
        </w:div>
        <w:div w:id="169101117">
          <w:marLeft w:val="640"/>
          <w:marRight w:val="0"/>
          <w:marTop w:val="0"/>
          <w:marBottom w:val="0"/>
          <w:divBdr>
            <w:top w:val="none" w:sz="0" w:space="0" w:color="auto"/>
            <w:left w:val="none" w:sz="0" w:space="0" w:color="auto"/>
            <w:bottom w:val="none" w:sz="0" w:space="0" w:color="auto"/>
            <w:right w:val="none" w:sz="0" w:space="0" w:color="auto"/>
          </w:divBdr>
        </w:div>
        <w:div w:id="203756163">
          <w:marLeft w:val="640"/>
          <w:marRight w:val="0"/>
          <w:marTop w:val="0"/>
          <w:marBottom w:val="0"/>
          <w:divBdr>
            <w:top w:val="none" w:sz="0" w:space="0" w:color="auto"/>
            <w:left w:val="none" w:sz="0" w:space="0" w:color="auto"/>
            <w:bottom w:val="none" w:sz="0" w:space="0" w:color="auto"/>
            <w:right w:val="none" w:sz="0" w:space="0" w:color="auto"/>
          </w:divBdr>
        </w:div>
        <w:div w:id="203833182">
          <w:marLeft w:val="640"/>
          <w:marRight w:val="0"/>
          <w:marTop w:val="0"/>
          <w:marBottom w:val="0"/>
          <w:divBdr>
            <w:top w:val="none" w:sz="0" w:space="0" w:color="auto"/>
            <w:left w:val="none" w:sz="0" w:space="0" w:color="auto"/>
            <w:bottom w:val="none" w:sz="0" w:space="0" w:color="auto"/>
            <w:right w:val="none" w:sz="0" w:space="0" w:color="auto"/>
          </w:divBdr>
        </w:div>
        <w:div w:id="206335385">
          <w:marLeft w:val="640"/>
          <w:marRight w:val="0"/>
          <w:marTop w:val="0"/>
          <w:marBottom w:val="0"/>
          <w:divBdr>
            <w:top w:val="none" w:sz="0" w:space="0" w:color="auto"/>
            <w:left w:val="none" w:sz="0" w:space="0" w:color="auto"/>
            <w:bottom w:val="none" w:sz="0" w:space="0" w:color="auto"/>
            <w:right w:val="none" w:sz="0" w:space="0" w:color="auto"/>
          </w:divBdr>
        </w:div>
        <w:div w:id="222181210">
          <w:marLeft w:val="640"/>
          <w:marRight w:val="0"/>
          <w:marTop w:val="0"/>
          <w:marBottom w:val="0"/>
          <w:divBdr>
            <w:top w:val="none" w:sz="0" w:space="0" w:color="auto"/>
            <w:left w:val="none" w:sz="0" w:space="0" w:color="auto"/>
            <w:bottom w:val="none" w:sz="0" w:space="0" w:color="auto"/>
            <w:right w:val="none" w:sz="0" w:space="0" w:color="auto"/>
          </w:divBdr>
        </w:div>
        <w:div w:id="274406560">
          <w:marLeft w:val="640"/>
          <w:marRight w:val="0"/>
          <w:marTop w:val="0"/>
          <w:marBottom w:val="0"/>
          <w:divBdr>
            <w:top w:val="none" w:sz="0" w:space="0" w:color="auto"/>
            <w:left w:val="none" w:sz="0" w:space="0" w:color="auto"/>
            <w:bottom w:val="none" w:sz="0" w:space="0" w:color="auto"/>
            <w:right w:val="none" w:sz="0" w:space="0" w:color="auto"/>
          </w:divBdr>
        </w:div>
        <w:div w:id="358818698">
          <w:marLeft w:val="640"/>
          <w:marRight w:val="0"/>
          <w:marTop w:val="0"/>
          <w:marBottom w:val="0"/>
          <w:divBdr>
            <w:top w:val="none" w:sz="0" w:space="0" w:color="auto"/>
            <w:left w:val="none" w:sz="0" w:space="0" w:color="auto"/>
            <w:bottom w:val="none" w:sz="0" w:space="0" w:color="auto"/>
            <w:right w:val="none" w:sz="0" w:space="0" w:color="auto"/>
          </w:divBdr>
        </w:div>
        <w:div w:id="397245597">
          <w:marLeft w:val="640"/>
          <w:marRight w:val="0"/>
          <w:marTop w:val="0"/>
          <w:marBottom w:val="0"/>
          <w:divBdr>
            <w:top w:val="none" w:sz="0" w:space="0" w:color="auto"/>
            <w:left w:val="none" w:sz="0" w:space="0" w:color="auto"/>
            <w:bottom w:val="none" w:sz="0" w:space="0" w:color="auto"/>
            <w:right w:val="none" w:sz="0" w:space="0" w:color="auto"/>
          </w:divBdr>
        </w:div>
        <w:div w:id="464393621">
          <w:marLeft w:val="640"/>
          <w:marRight w:val="0"/>
          <w:marTop w:val="0"/>
          <w:marBottom w:val="0"/>
          <w:divBdr>
            <w:top w:val="none" w:sz="0" w:space="0" w:color="auto"/>
            <w:left w:val="none" w:sz="0" w:space="0" w:color="auto"/>
            <w:bottom w:val="none" w:sz="0" w:space="0" w:color="auto"/>
            <w:right w:val="none" w:sz="0" w:space="0" w:color="auto"/>
          </w:divBdr>
        </w:div>
        <w:div w:id="494565617">
          <w:marLeft w:val="640"/>
          <w:marRight w:val="0"/>
          <w:marTop w:val="0"/>
          <w:marBottom w:val="0"/>
          <w:divBdr>
            <w:top w:val="none" w:sz="0" w:space="0" w:color="auto"/>
            <w:left w:val="none" w:sz="0" w:space="0" w:color="auto"/>
            <w:bottom w:val="none" w:sz="0" w:space="0" w:color="auto"/>
            <w:right w:val="none" w:sz="0" w:space="0" w:color="auto"/>
          </w:divBdr>
        </w:div>
        <w:div w:id="507646509">
          <w:marLeft w:val="640"/>
          <w:marRight w:val="0"/>
          <w:marTop w:val="0"/>
          <w:marBottom w:val="0"/>
          <w:divBdr>
            <w:top w:val="none" w:sz="0" w:space="0" w:color="auto"/>
            <w:left w:val="none" w:sz="0" w:space="0" w:color="auto"/>
            <w:bottom w:val="none" w:sz="0" w:space="0" w:color="auto"/>
            <w:right w:val="none" w:sz="0" w:space="0" w:color="auto"/>
          </w:divBdr>
        </w:div>
        <w:div w:id="519466889">
          <w:marLeft w:val="640"/>
          <w:marRight w:val="0"/>
          <w:marTop w:val="0"/>
          <w:marBottom w:val="0"/>
          <w:divBdr>
            <w:top w:val="none" w:sz="0" w:space="0" w:color="auto"/>
            <w:left w:val="none" w:sz="0" w:space="0" w:color="auto"/>
            <w:bottom w:val="none" w:sz="0" w:space="0" w:color="auto"/>
            <w:right w:val="none" w:sz="0" w:space="0" w:color="auto"/>
          </w:divBdr>
        </w:div>
        <w:div w:id="523328652">
          <w:marLeft w:val="640"/>
          <w:marRight w:val="0"/>
          <w:marTop w:val="0"/>
          <w:marBottom w:val="0"/>
          <w:divBdr>
            <w:top w:val="none" w:sz="0" w:space="0" w:color="auto"/>
            <w:left w:val="none" w:sz="0" w:space="0" w:color="auto"/>
            <w:bottom w:val="none" w:sz="0" w:space="0" w:color="auto"/>
            <w:right w:val="none" w:sz="0" w:space="0" w:color="auto"/>
          </w:divBdr>
        </w:div>
        <w:div w:id="523711336">
          <w:marLeft w:val="640"/>
          <w:marRight w:val="0"/>
          <w:marTop w:val="0"/>
          <w:marBottom w:val="0"/>
          <w:divBdr>
            <w:top w:val="none" w:sz="0" w:space="0" w:color="auto"/>
            <w:left w:val="none" w:sz="0" w:space="0" w:color="auto"/>
            <w:bottom w:val="none" w:sz="0" w:space="0" w:color="auto"/>
            <w:right w:val="none" w:sz="0" w:space="0" w:color="auto"/>
          </w:divBdr>
        </w:div>
        <w:div w:id="544220527">
          <w:marLeft w:val="640"/>
          <w:marRight w:val="0"/>
          <w:marTop w:val="0"/>
          <w:marBottom w:val="0"/>
          <w:divBdr>
            <w:top w:val="none" w:sz="0" w:space="0" w:color="auto"/>
            <w:left w:val="none" w:sz="0" w:space="0" w:color="auto"/>
            <w:bottom w:val="none" w:sz="0" w:space="0" w:color="auto"/>
            <w:right w:val="none" w:sz="0" w:space="0" w:color="auto"/>
          </w:divBdr>
        </w:div>
        <w:div w:id="550385397">
          <w:marLeft w:val="640"/>
          <w:marRight w:val="0"/>
          <w:marTop w:val="0"/>
          <w:marBottom w:val="0"/>
          <w:divBdr>
            <w:top w:val="none" w:sz="0" w:space="0" w:color="auto"/>
            <w:left w:val="none" w:sz="0" w:space="0" w:color="auto"/>
            <w:bottom w:val="none" w:sz="0" w:space="0" w:color="auto"/>
            <w:right w:val="none" w:sz="0" w:space="0" w:color="auto"/>
          </w:divBdr>
        </w:div>
        <w:div w:id="550652667">
          <w:marLeft w:val="640"/>
          <w:marRight w:val="0"/>
          <w:marTop w:val="0"/>
          <w:marBottom w:val="0"/>
          <w:divBdr>
            <w:top w:val="none" w:sz="0" w:space="0" w:color="auto"/>
            <w:left w:val="none" w:sz="0" w:space="0" w:color="auto"/>
            <w:bottom w:val="none" w:sz="0" w:space="0" w:color="auto"/>
            <w:right w:val="none" w:sz="0" w:space="0" w:color="auto"/>
          </w:divBdr>
        </w:div>
        <w:div w:id="557597333">
          <w:marLeft w:val="640"/>
          <w:marRight w:val="0"/>
          <w:marTop w:val="0"/>
          <w:marBottom w:val="0"/>
          <w:divBdr>
            <w:top w:val="none" w:sz="0" w:space="0" w:color="auto"/>
            <w:left w:val="none" w:sz="0" w:space="0" w:color="auto"/>
            <w:bottom w:val="none" w:sz="0" w:space="0" w:color="auto"/>
            <w:right w:val="none" w:sz="0" w:space="0" w:color="auto"/>
          </w:divBdr>
        </w:div>
        <w:div w:id="561214155">
          <w:marLeft w:val="640"/>
          <w:marRight w:val="0"/>
          <w:marTop w:val="0"/>
          <w:marBottom w:val="0"/>
          <w:divBdr>
            <w:top w:val="none" w:sz="0" w:space="0" w:color="auto"/>
            <w:left w:val="none" w:sz="0" w:space="0" w:color="auto"/>
            <w:bottom w:val="none" w:sz="0" w:space="0" w:color="auto"/>
            <w:right w:val="none" w:sz="0" w:space="0" w:color="auto"/>
          </w:divBdr>
        </w:div>
        <w:div w:id="580484660">
          <w:marLeft w:val="640"/>
          <w:marRight w:val="0"/>
          <w:marTop w:val="0"/>
          <w:marBottom w:val="0"/>
          <w:divBdr>
            <w:top w:val="none" w:sz="0" w:space="0" w:color="auto"/>
            <w:left w:val="none" w:sz="0" w:space="0" w:color="auto"/>
            <w:bottom w:val="none" w:sz="0" w:space="0" w:color="auto"/>
            <w:right w:val="none" w:sz="0" w:space="0" w:color="auto"/>
          </w:divBdr>
        </w:div>
        <w:div w:id="581257037">
          <w:marLeft w:val="640"/>
          <w:marRight w:val="0"/>
          <w:marTop w:val="0"/>
          <w:marBottom w:val="0"/>
          <w:divBdr>
            <w:top w:val="none" w:sz="0" w:space="0" w:color="auto"/>
            <w:left w:val="none" w:sz="0" w:space="0" w:color="auto"/>
            <w:bottom w:val="none" w:sz="0" w:space="0" w:color="auto"/>
            <w:right w:val="none" w:sz="0" w:space="0" w:color="auto"/>
          </w:divBdr>
        </w:div>
        <w:div w:id="630401443">
          <w:marLeft w:val="640"/>
          <w:marRight w:val="0"/>
          <w:marTop w:val="0"/>
          <w:marBottom w:val="0"/>
          <w:divBdr>
            <w:top w:val="none" w:sz="0" w:space="0" w:color="auto"/>
            <w:left w:val="none" w:sz="0" w:space="0" w:color="auto"/>
            <w:bottom w:val="none" w:sz="0" w:space="0" w:color="auto"/>
            <w:right w:val="none" w:sz="0" w:space="0" w:color="auto"/>
          </w:divBdr>
        </w:div>
        <w:div w:id="654653278">
          <w:marLeft w:val="640"/>
          <w:marRight w:val="0"/>
          <w:marTop w:val="0"/>
          <w:marBottom w:val="0"/>
          <w:divBdr>
            <w:top w:val="none" w:sz="0" w:space="0" w:color="auto"/>
            <w:left w:val="none" w:sz="0" w:space="0" w:color="auto"/>
            <w:bottom w:val="none" w:sz="0" w:space="0" w:color="auto"/>
            <w:right w:val="none" w:sz="0" w:space="0" w:color="auto"/>
          </w:divBdr>
        </w:div>
        <w:div w:id="662121015">
          <w:marLeft w:val="640"/>
          <w:marRight w:val="0"/>
          <w:marTop w:val="0"/>
          <w:marBottom w:val="0"/>
          <w:divBdr>
            <w:top w:val="none" w:sz="0" w:space="0" w:color="auto"/>
            <w:left w:val="none" w:sz="0" w:space="0" w:color="auto"/>
            <w:bottom w:val="none" w:sz="0" w:space="0" w:color="auto"/>
            <w:right w:val="none" w:sz="0" w:space="0" w:color="auto"/>
          </w:divBdr>
        </w:div>
        <w:div w:id="666977126">
          <w:marLeft w:val="640"/>
          <w:marRight w:val="0"/>
          <w:marTop w:val="0"/>
          <w:marBottom w:val="0"/>
          <w:divBdr>
            <w:top w:val="none" w:sz="0" w:space="0" w:color="auto"/>
            <w:left w:val="none" w:sz="0" w:space="0" w:color="auto"/>
            <w:bottom w:val="none" w:sz="0" w:space="0" w:color="auto"/>
            <w:right w:val="none" w:sz="0" w:space="0" w:color="auto"/>
          </w:divBdr>
        </w:div>
        <w:div w:id="670260796">
          <w:marLeft w:val="640"/>
          <w:marRight w:val="0"/>
          <w:marTop w:val="0"/>
          <w:marBottom w:val="0"/>
          <w:divBdr>
            <w:top w:val="none" w:sz="0" w:space="0" w:color="auto"/>
            <w:left w:val="none" w:sz="0" w:space="0" w:color="auto"/>
            <w:bottom w:val="none" w:sz="0" w:space="0" w:color="auto"/>
            <w:right w:val="none" w:sz="0" w:space="0" w:color="auto"/>
          </w:divBdr>
        </w:div>
        <w:div w:id="696279113">
          <w:marLeft w:val="640"/>
          <w:marRight w:val="0"/>
          <w:marTop w:val="0"/>
          <w:marBottom w:val="0"/>
          <w:divBdr>
            <w:top w:val="none" w:sz="0" w:space="0" w:color="auto"/>
            <w:left w:val="none" w:sz="0" w:space="0" w:color="auto"/>
            <w:bottom w:val="none" w:sz="0" w:space="0" w:color="auto"/>
            <w:right w:val="none" w:sz="0" w:space="0" w:color="auto"/>
          </w:divBdr>
        </w:div>
        <w:div w:id="720440129">
          <w:marLeft w:val="640"/>
          <w:marRight w:val="0"/>
          <w:marTop w:val="0"/>
          <w:marBottom w:val="0"/>
          <w:divBdr>
            <w:top w:val="none" w:sz="0" w:space="0" w:color="auto"/>
            <w:left w:val="none" w:sz="0" w:space="0" w:color="auto"/>
            <w:bottom w:val="none" w:sz="0" w:space="0" w:color="auto"/>
            <w:right w:val="none" w:sz="0" w:space="0" w:color="auto"/>
          </w:divBdr>
        </w:div>
        <w:div w:id="756438636">
          <w:marLeft w:val="640"/>
          <w:marRight w:val="0"/>
          <w:marTop w:val="0"/>
          <w:marBottom w:val="0"/>
          <w:divBdr>
            <w:top w:val="none" w:sz="0" w:space="0" w:color="auto"/>
            <w:left w:val="none" w:sz="0" w:space="0" w:color="auto"/>
            <w:bottom w:val="none" w:sz="0" w:space="0" w:color="auto"/>
            <w:right w:val="none" w:sz="0" w:space="0" w:color="auto"/>
          </w:divBdr>
        </w:div>
        <w:div w:id="758253767">
          <w:marLeft w:val="640"/>
          <w:marRight w:val="0"/>
          <w:marTop w:val="0"/>
          <w:marBottom w:val="0"/>
          <w:divBdr>
            <w:top w:val="none" w:sz="0" w:space="0" w:color="auto"/>
            <w:left w:val="none" w:sz="0" w:space="0" w:color="auto"/>
            <w:bottom w:val="none" w:sz="0" w:space="0" w:color="auto"/>
            <w:right w:val="none" w:sz="0" w:space="0" w:color="auto"/>
          </w:divBdr>
        </w:div>
        <w:div w:id="763719786">
          <w:marLeft w:val="640"/>
          <w:marRight w:val="0"/>
          <w:marTop w:val="0"/>
          <w:marBottom w:val="0"/>
          <w:divBdr>
            <w:top w:val="none" w:sz="0" w:space="0" w:color="auto"/>
            <w:left w:val="none" w:sz="0" w:space="0" w:color="auto"/>
            <w:bottom w:val="none" w:sz="0" w:space="0" w:color="auto"/>
            <w:right w:val="none" w:sz="0" w:space="0" w:color="auto"/>
          </w:divBdr>
        </w:div>
        <w:div w:id="782848409">
          <w:marLeft w:val="640"/>
          <w:marRight w:val="0"/>
          <w:marTop w:val="0"/>
          <w:marBottom w:val="0"/>
          <w:divBdr>
            <w:top w:val="none" w:sz="0" w:space="0" w:color="auto"/>
            <w:left w:val="none" w:sz="0" w:space="0" w:color="auto"/>
            <w:bottom w:val="none" w:sz="0" w:space="0" w:color="auto"/>
            <w:right w:val="none" w:sz="0" w:space="0" w:color="auto"/>
          </w:divBdr>
        </w:div>
        <w:div w:id="786394956">
          <w:marLeft w:val="640"/>
          <w:marRight w:val="0"/>
          <w:marTop w:val="0"/>
          <w:marBottom w:val="0"/>
          <w:divBdr>
            <w:top w:val="none" w:sz="0" w:space="0" w:color="auto"/>
            <w:left w:val="none" w:sz="0" w:space="0" w:color="auto"/>
            <w:bottom w:val="none" w:sz="0" w:space="0" w:color="auto"/>
            <w:right w:val="none" w:sz="0" w:space="0" w:color="auto"/>
          </w:divBdr>
        </w:div>
        <w:div w:id="793403948">
          <w:marLeft w:val="640"/>
          <w:marRight w:val="0"/>
          <w:marTop w:val="0"/>
          <w:marBottom w:val="0"/>
          <w:divBdr>
            <w:top w:val="none" w:sz="0" w:space="0" w:color="auto"/>
            <w:left w:val="none" w:sz="0" w:space="0" w:color="auto"/>
            <w:bottom w:val="none" w:sz="0" w:space="0" w:color="auto"/>
            <w:right w:val="none" w:sz="0" w:space="0" w:color="auto"/>
          </w:divBdr>
        </w:div>
        <w:div w:id="838541845">
          <w:marLeft w:val="640"/>
          <w:marRight w:val="0"/>
          <w:marTop w:val="0"/>
          <w:marBottom w:val="0"/>
          <w:divBdr>
            <w:top w:val="none" w:sz="0" w:space="0" w:color="auto"/>
            <w:left w:val="none" w:sz="0" w:space="0" w:color="auto"/>
            <w:bottom w:val="none" w:sz="0" w:space="0" w:color="auto"/>
            <w:right w:val="none" w:sz="0" w:space="0" w:color="auto"/>
          </w:divBdr>
        </w:div>
        <w:div w:id="841239693">
          <w:marLeft w:val="640"/>
          <w:marRight w:val="0"/>
          <w:marTop w:val="0"/>
          <w:marBottom w:val="0"/>
          <w:divBdr>
            <w:top w:val="none" w:sz="0" w:space="0" w:color="auto"/>
            <w:left w:val="none" w:sz="0" w:space="0" w:color="auto"/>
            <w:bottom w:val="none" w:sz="0" w:space="0" w:color="auto"/>
            <w:right w:val="none" w:sz="0" w:space="0" w:color="auto"/>
          </w:divBdr>
        </w:div>
        <w:div w:id="869301398">
          <w:marLeft w:val="640"/>
          <w:marRight w:val="0"/>
          <w:marTop w:val="0"/>
          <w:marBottom w:val="0"/>
          <w:divBdr>
            <w:top w:val="none" w:sz="0" w:space="0" w:color="auto"/>
            <w:left w:val="none" w:sz="0" w:space="0" w:color="auto"/>
            <w:bottom w:val="none" w:sz="0" w:space="0" w:color="auto"/>
            <w:right w:val="none" w:sz="0" w:space="0" w:color="auto"/>
          </w:divBdr>
        </w:div>
        <w:div w:id="943806091">
          <w:marLeft w:val="640"/>
          <w:marRight w:val="0"/>
          <w:marTop w:val="0"/>
          <w:marBottom w:val="0"/>
          <w:divBdr>
            <w:top w:val="none" w:sz="0" w:space="0" w:color="auto"/>
            <w:left w:val="none" w:sz="0" w:space="0" w:color="auto"/>
            <w:bottom w:val="none" w:sz="0" w:space="0" w:color="auto"/>
            <w:right w:val="none" w:sz="0" w:space="0" w:color="auto"/>
          </w:divBdr>
        </w:div>
        <w:div w:id="973101428">
          <w:marLeft w:val="640"/>
          <w:marRight w:val="0"/>
          <w:marTop w:val="0"/>
          <w:marBottom w:val="0"/>
          <w:divBdr>
            <w:top w:val="none" w:sz="0" w:space="0" w:color="auto"/>
            <w:left w:val="none" w:sz="0" w:space="0" w:color="auto"/>
            <w:bottom w:val="none" w:sz="0" w:space="0" w:color="auto"/>
            <w:right w:val="none" w:sz="0" w:space="0" w:color="auto"/>
          </w:divBdr>
        </w:div>
        <w:div w:id="976450162">
          <w:marLeft w:val="640"/>
          <w:marRight w:val="0"/>
          <w:marTop w:val="0"/>
          <w:marBottom w:val="0"/>
          <w:divBdr>
            <w:top w:val="none" w:sz="0" w:space="0" w:color="auto"/>
            <w:left w:val="none" w:sz="0" w:space="0" w:color="auto"/>
            <w:bottom w:val="none" w:sz="0" w:space="0" w:color="auto"/>
            <w:right w:val="none" w:sz="0" w:space="0" w:color="auto"/>
          </w:divBdr>
        </w:div>
        <w:div w:id="980696657">
          <w:marLeft w:val="640"/>
          <w:marRight w:val="0"/>
          <w:marTop w:val="0"/>
          <w:marBottom w:val="0"/>
          <w:divBdr>
            <w:top w:val="none" w:sz="0" w:space="0" w:color="auto"/>
            <w:left w:val="none" w:sz="0" w:space="0" w:color="auto"/>
            <w:bottom w:val="none" w:sz="0" w:space="0" w:color="auto"/>
            <w:right w:val="none" w:sz="0" w:space="0" w:color="auto"/>
          </w:divBdr>
        </w:div>
        <w:div w:id="1022048363">
          <w:marLeft w:val="640"/>
          <w:marRight w:val="0"/>
          <w:marTop w:val="0"/>
          <w:marBottom w:val="0"/>
          <w:divBdr>
            <w:top w:val="none" w:sz="0" w:space="0" w:color="auto"/>
            <w:left w:val="none" w:sz="0" w:space="0" w:color="auto"/>
            <w:bottom w:val="none" w:sz="0" w:space="0" w:color="auto"/>
            <w:right w:val="none" w:sz="0" w:space="0" w:color="auto"/>
          </w:divBdr>
        </w:div>
        <w:div w:id="1065448487">
          <w:marLeft w:val="640"/>
          <w:marRight w:val="0"/>
          <w:marTop w:val="0"/>
          <w:marBottom w:val="0"/>
          <w:divBdr>
            <w:top w:val="none" w:sz="0" w:space="0" w:color="auto"/>
            <w:left w:val="none" w:sz="0" w:space="0" w:color="auto"/>
            <w:bottom w:val="none" w:sz="0" w:space="0" w:color="auto"/>
            <w:right w:val="none" w:sz="0" w:space="0" w:color="auto"/>
          </w:divBdr>
        </w:div>
        <w:div w:id="1068959784">
          <w:marLeft w:val="640"/>
          <w:marRight w:val="0"/>
          <w:marTop w:val="0"/>
          <w:marBottom w:val="0"/>
          <w:divBdr>
            <w:top w:val="none" w:sz="0" w:space="0" w:color="auto"/>
            <w:left w:val="none" w:sz="0" w:space="0" w:color="auto"/>
            <w:bottom w:val="none" w:sz="0" w:space="0" w:color="auto"/>
            <w:right w:val="none" w:sz="0" w:space="0" w:color="auto"/>
          </w:divBdr>
        </w:div>
        <w:div w:id="1072196831">
          <w:marLeft w:val="640"/>
          <w:marRight w:val="0"/>
          <w:marTop w:val="0"/>
          <w:marBottom w:val="0"/>
          <w:divBdr>
            <w:top w:val="none" w:sz="0" w:space="0" w:color="auto"/>
            <w:left w:val="none" w:sz="0" w:space="0" w:color="auto"/>
            <w:bottom w:val="none" w:sz="0" w:space="0" w:color="auto"/>
            <w:right w:val="none" w:sz="0" w:space="0" w:color="auto"/>
          </w:divBdr>
        </w:div>
        <w:div w:id="1127434796">
          <w:marLeft w:val="640"/>
          <w:marRight w:val="0"/>
          <w:marTop w:val="0"/>
          <w:marBottom w:val="0"/>
          <w:divBdr>
            <w:top w:val="none" w:sz="0" w:space="0" w:color="auto"/>
            <w:left w:val="none" w:sz="0" w:space="0" w:color="auto"/>
            <w:bottom w:val="none" w:sz="0" w:space="0" w:color="auto"/>
            <w:right w:val="none" w:sz="0" w:space="0" w:color="auto"/>
          </w:divBdr>
        </w:div>
        <w:div w:id="1137526463">
          <w:marLeft w:val="640"/>
          <w:marRight w:val="0"/>
          <w:marTop w:val="0"/>
          <w:marBottom w:val="0"/>
          <w:divBdr>
            <w:top w:val="none" w:sz="0" w:space="0" w:color="auto"/>
            <w:left w:val="none" w:sz="0" w:space="0" w:color="auto"/>
            <w:bottom w:val="none" w:sz="0" w:space="0" w:color="auto"/>
            <w:right w:val="none" w:sz="0" w:space="0" w:color="auto"/>
          </w:divBdr>
        </w:div>
        <w:div w:id="1140002128">
          <w:marLeft w:val="640"/>
          <w:marRight w:val="0"/>
          <w:marTop w:val="0"/>
          <w:marBottom w:val="0"/>
          <w:divBdr>
            <w:top w:val="none" w:sz="0" w:space="0" w:color="auto"/>
            <w:left w:val="none" w:sz="0" w:space="0" w:color="auto"/>
            <w:bottom w:val="none" w:sz="0" w:space="0" w:color="auto"/>
            <w:right w:val="none" w:sz="0" w:space="0" w:color="auto"/>
          </w:divBdr>
        </w:div>
        <w:div w:id="1170483586">
          <w:marLeft w:val="640"/>
          <w:marRight w:val="0"/>
          <w:marTop w:val="0"/>
          <w:marBottom w:val="0"/>
          <w:divBdr>
            <w:top w:val="none" w:sz="0" w:space="0" w:color="auto"/>
            <w:left w:val="none" w:sz="0" w:space="0" w:color="auto"/>
            <w:bottom w:val="none" w:sz="0" w:space="0" w:color="auto"/>
            <w:right w:val="none" w:sz="0" w:space="0" w:color="auto"/>
          </w:divBdr>
        </w:div>
        <w:div w:id="1198541285">
          <w:marLeft w:val="640"/>
          <w:marRight w:val="0"/>
          <w:marTop w:val="0"/>
          <w:marBottom w:val="0"/>
          <w:divBdr>
            <w:top w:val="none" w:sz="0" w:space="0" w:color="auto"/>
            <w:left w:val="none" w:sz="0" w:space="0" w:color="auto"/>
            <w:bottom w:val="none" w:sz="0" w:space="0" w:color="auto"/>
            <w:right w:val="none" w:sz="0" w:space="0" w:color="auto"/>
          </w:divBdr>
        </w:div>
        <w:div w:id="1243758257">
          <w:marLeft w:val="640"/>
          <w:marRight w:val="0"/>
          <w:marTop w:val="0"/>
          <w:marBottom w:val="0"/>
          <w:divBdr>
            <w:top w:val="none" w:sz="0" w:space="0" w:color="auto"/>
            <w:left w:val="none" w:sz="0" w:space="0" w:color="auto"/>
            <w:bottom w:val="none" w:sz="0" w:space="0" w:color="auto"/>
            <w:right w:val="none" w:sz="0" w:space="0" w:color="auto"/>
          </w:divBdr>
        </w:div>
        <w:div w:id="1369527054">
          <w:marLeft w:val="640"/>
          <w:marRight w:val="0"/>
          <w:marTop w:val="0"/>
          <w:marBottom w:val="0"/>
          <w:divBdr>
            <w:top w:val="none" w:sz="0" w:space="0" w:color="auto"/>
            <w:left w:val="none" w:sz="0" w:space="0" w:color="auto"/>
            <w:bottom w:val="none" w:sz="0" w:space="0" w:color="auto"/>
            <w:right w:val="none" w:sz="0" w:space="0" w:color="auto"/>
          </w:divBdr>
        </w:div>
        <w:div w:id="1387996326">
          <w:marLeft w:val="640"/>
          <w:marRight w:val="0"/>
          <w:marTop w:val="0"/>
          <w:marBottom w:val="0"/>
          <w:divBdr>
            <w:top w:val="none" w:sz="0" w:space="0" w:color="auto"/>
            <w:left w:val="none" w:sz="0" w:space="0" w:color="auto"/>
            <w:bottom w:val="none" w:sz="0" w:space="0" w:color="auto"/>
            <w:right w:val="none" w:sz="0" w:space="0" w:color="auto"/>
          </w:divBdr>
        </w:div>
        <w:div w:id="1391418573">
          <w:marLeft w:val="640"/>
          <w:marRight w:val="0"/>
          <w:marTop w:val="0"/>
          <w:marBottom w:val="0"/>
          <w:divBdr>
            <w:top w:val="none" w:sz="0" w:space="0" w:color="auto"/>
            <w:left w:val="none" w:sz="0" w:space="0" w:color="auto"/>
            <w:bottom w:val="none" w:sz="0" w:space="0" w:color="auto"/>
            <w:right w:val="none" w:sz="0" w:space="0" w:color="auto"/>
          </w:divBdr>
        </w:div>
        <w:div w:id="1399132938">
          <w:marLeft w:val="640"/>
          <w:marRight w:val="0"/>
          <w:marTop w:val="0"/>
          <w:marBottom w:val="0"/>
          <w:divBdr>
            <w:top w:val="none" w:sz="0" w:space="0" w:color="auto"/>
            <w:left w:val="none" w:sz="0" w:space="0" w:color="auto"/>
            <w:bottom w:val="none" w:sz="0" w:space="0" w:color="auto"/>
            <w:right w:val="none" w:sz="0" w:space="0" w:color="auto"/>
          </w:divBdr>
        </w:div>
        <w:div w:id="1402407404">
          <w:marLeft w:val="640"/>
          <w:marRight w:val="0"/>
          <w:marTop w:val="0"/>
          <w:marBottom w:val="0"/>
          <w:divBdr>
            <w:top w:val="none" w:sz="0" w:space="0" w:color="auto"/>
            <w:left w:val="none" w:sz="0" w:space="0" w:color="auto"/>
            <w:bottom w:val="none" w:sz="0" w:space="0" w:color="auto"/>
            <w:right w:val="none" w:sz="0" w:space="0" w:color="auto"/>
          </w:divBdr>
        </w:div>
        <w:div w:id="1472862544">
          <w:marLeft w:val="640"/>
          <w:marRight w:val="0"/>
          <w:marTop w:val="0"/>
          <w:marBottom w:val="0"/>
          <w:divBdr>
            <w:top w:val="none" w:sz="0" w:space="0" w:color="auto"/>
            <w:left w:val="none" w:sz="0" w:space="0" w:color="auto"/>
            <w:bottom w:val="none" w:sz="0" w:space="0" w:color="auto"/>
            <w:right w:val="none" w:sz="0" w:space="0" w:color="auto"/>
          </w:divBdr>
        </w:div>
        <w:div w:id="1484930350">
          <w:marLeft w:val="640"/>
          <w:marRight w:val="0"/>
          <w:marTop w:val="0"/>
          <w:marBottom w:val="0"/>
          <w:divBdr>
            <w:top w:val="none" w:sz="0" w:space="0" w:color="auto"/>
            <w:left w:val="none" w:sz="0" w:space="0" w:color="auto"/>
            <w:bottom w:val="none" w:sz="0" w:space="0" w:color="auto"/>
            <w:right w:val="none" w:sz="0" w:space="0" w:color="auto"/>
          </w:divBdr>
        </w:div>
        <w:div w:id="1524900772">
          <w:marLeft w:val="640"/>
          <w:marRight w:val="0"/>
          <w:marTop w:val="0"/>
          <w:marBottom w:val="0"/>
          <w:divBdr>
            <w:top w:val="none" w:sz="0" w:space="0" w:color="auto"/>
            <w:left w:val="none" w:sz="0" w:space="0" w:color="auto"/>
            <w:bottom w:val="none" w:sz="0" w:space="0" w:color="auto"/>
            <w:right w:val="none" w:sz="0" w:space="0" w:color="auto"/>
          </w:divBdr>
        </w:div>
        <w:div w:id="1526362385">
          <w:marLeft w:val="640"/>
          <w:marRight w:val="0"/>
          <w:marTop w:val="0"/>
          <w:marBottom w:val="0"/>
          <w:divBdr>
            <w:top w:val="none" w:sz="0" w:space="0" w:color="auto"/>
            <w:left w:val="none" w:sz="0" w:space="0" w:color="auto"/>
            <w:bottom w:val="none" w:sz="0" w:space="0" w:color="auto"/>
            <w:right w:val="none" w:sz="0" w:space="0" w:color="auto"/>
          </w:divBdr>
        </w:div>
        <w:div w:id="1530727546">
          <w:marLeft w:val="640"/>
          <w:marRight w:val="0"/>
          <w:marTop w:val="0"/>
          <w:marBottom w:val="0"/>
          <w:divBdr>
            <w:top w:val="none" w:sz="0" w:space="0" w:color="auto"/>
            <w:left w:val="none" w:sz="0" w:space="0" w:color="auto"/>
            <w:bottom w:val="none" w:sz="0" w:space="0" w:color="auto"/>
            <w:right w:val="none" w:sz="0" w:space="0" w:color="auto"/>
          </w:divBdr>
        </w:div>
        <w:div w:id="1543713385">
          <w:marLeft w:val="640"/>
          <w:marRight w:val="0"/>
          <w:marTop w:val="0"/>
          <w:marBottom w:val="0"/>
          <w:divBdr>
            <w:top w:val="none" w:sz="0" w:space="0" w:color="auto"/>
            <w:left w:val="none" w:sz="0" w:space="0" w:color="auto"/>
            <w:bottom w:val="none" w:sz="0" w:space="0" w:color="auto"/>
            <w:right w:val="none" w:sz="0" w:space="0" w:color="auto"/>
          </w:divBdr>
        </w:div>
        <w:div w:id="1563558493">
          <w:marLeft w:val="640"/>
          <w:marRight w:val="0"/>
          <w:marTop w:val="0"/>
          <w:marBottom w:val="0"/>
          <w:divBdr>
            <w:top w:val="none" w:sz="0" w:space="0" w:color="auto"/>
            <w:left w:val="none" w:sz="0" w:space="0" w:color="auto"/>
            <w:bottom w:val="none" w:sz="0" w:space="0" w:color="auto"/>
            <w:right w:val="none" w:sz="0" w:space="0" w:color="auto"/>
          </w:divBdr>
        </w:div>
        <w:div w:id="1586300501">
          <w:marLeft w:val="640"/>
          <w:marRight w:val="0"/>
          <w:marTop w:val="0"/>
          <w:marBottom w:val="0"/>
          <w:divBdr>
            <w:top w:val="none" w:sz="0" w:space="0" w:color="auto"/>
            <w:left w:val="none" w:sz="0" w:space="0" w:color="auto"/>
            <w:bottom w:val="none" w:sz="0" w:space="0" w:color="auto"/>
            <w:right w:val="none" w:sz="0" w:space="0" w:color="auto"/>
          </w:divBdr>
        </w:div>
        <w:div w:id="1611007277">
          <w:marLeft w:val="640"/>
          <w:marRight w:val="0"/>
          <w:marTop w:val="0"/>
          <w:marBottom w:val="0"/>
          <w:divBdr>
            <w:top w:val="none" w:sz="0" w:space="0" w:color="auto"/>
            <w:left w:val="none" w:sz="0" w:space="0" w:color="auto"/>
            <w:bottom w:val="none" w:sz="0" w:space="0" w:color="auto"/>
            <w:right w:val="none" w:sz="0" w:space="0" w:color="auto"/>
          </w:divBdr>
        </w:div>
        <w:div w:id="1691181019">
          <w:marLeft w:val="640"/>
          <w:marRight w:val="0"/>
          <w:marTop w:val="0"/>
          <w:marBottom w:val="0"/>
          <w:divBdr>
            <w:top w:val="none" w:sz="0" w:space="0" w:color="auto"/>
            <w:left w:val="none" w:sz="0" w:space="0" w:color="auto"/>
            <w:bottom w:val="none" w:sz="0" w:space="0" w:color="auto"/>
            <w:right w:val="none" w:sz="0" w:space="0" w:color="auto"/>
          </w:divBdr>
        </w:div>
        <w:div w:id="1694719381">
          <w:marLeft w:val="640"/>
          <w:marRight w:val="0"/>
          <w:marTop w:val="0"/>
          <w:marBottom w:val="0"/>
          <w:divBdr>
            <w:top w:val="none" w:sz="0" w:space="0" w:color="auto"/>
            <w:left w:val="none" w:sz="0" w:space="0" w:color="auto"/>
            <w:bottom w:val="none" w:sz="0" w:space="0" w:color="auto"/>
            <w:right w:val="none" w:sz="0" w:space="0" w:color="auto"/>
          </w:divBdr>
        </w:div>
        <w:div w:id="1712416702">
          <w:marLeft w:val="640"/>
          <w:marRight w:val="0"/>
          <w:marTop w:val="0"/>
          <w:marBottom w:val="0"/>
          <w:divBdr>
            <w:top w:val="none" w:sz="0" w:space="0" w:color="auto"/>
            <w:left w:val="none" w:sz="0" w:space="0" w:color="auto"/>
            <w:bottom w:val="none" w:sz="0" w:space="0" w:color="auto"/>
            <w:right w:val="none" w:sz="0" w:space="0" w:color="auto"/>
          </w:divBdr>
        </w:div>
        <w:div w:id="1714689083">
          <w:marLeft w:val="640"/>
          <w:marRight w:val="0"/>
          <w:marTop w:val="0"/>
          <w:marBottom w:val="0"/>
          <w:divBdr>
            <w:top w:val="none" w:sz="0" w:space="0" w:color="auto"/>
            <w:left w:val="none" w:sz="0" w:space="0" w:color="auto"/>
            <w:bottom w:val="none" w:sz="0" w:space="0" w:color="auto"/>
            <w:right w:val="none" w:sz="0" w:space="0" w:color="auto"/>
          </w:divBdr>
        </w:div>
        <w:div w:id="1776711948">
          <w:marLeft w:val="640"/>
          <w:marRight w:val="0"/>
          <w:marTop w:val="0"/>
          <w:marBottom w:val="0"/>
          <w:divBdr>
            <w:top w:val="none" w:sz="0" w:space="0" w:color="auto"/>
            <w:left w:val="none" w:sz="0" w:space="0" w:color="auto"/>
            <w:bottom w:val="none" w:sz="0" w:space="0" w:color="auto"/>
            <w:right w:val="none" w:sz="0" w:space="0" w:color="auto"/>
          </w:divBdr>
        </w:div>
        <w:div w:id="1797719082">
          <w:marLeft w:val="640"/>
          <w:marRight w:val="0"/>
          <w:marTop w:val="0"/>
          <w:marBottom w:val="0"/>
          <w:divBdr>
            <w:top w:val="none" w:sz="0" w:space="0" w:color="auto"/>
            <w:left w:val="none" w:sz="0" w:space="0" w:color="auto"/>
            <w:bottom w:val="none" w:sz="0" w:space="0" w:color="auto"/>
            <w:right w:val="none" w:sz="0" w:space="0" w:color="auto"/>
          </w:divBdr>
        </w:div>
        <w:div w:id="1821605724">
          <w:marLeft w:val="640"/>
          <w:marRight w:val="0"/>
          <w:marTop w:val="0"/>
          <w:marBottom w:val="0"/>
          <w:divBdr>
            <w:top w:val="none" w:sz="0" w:space="0" w:color="auto"/>
            <w:left w:val="none" w:sz="0" w:space="0" w:color="auto"/>
            <w:bottom w:val="none" w:sz="0" w:space="0" w:color="auto"/>
            <w:right w:val="none" w:sz="0" w:space="0" w:color="auto"/>
          </w:divBdr>
        </w:div>
        <w:div w:id="1847480491">
          <w:marLeft w:val="640"/>
          <w:marRight w:val="0"/>
          <w:marTop w:val="0"/>
          <w:marBottom w:val="0"/>
          <w:divBdr>
            <w:top w:val="none" w:sz="0" w:space="0" w:color="auto"/>
            <w:left w:val="none" w:sz="0" w:space="0" w:color="auto"/>
            <w:bottom w:val="none" w:sz="0" w:space="0" w:color="auto"/>
            <w:right w:val="none" w:sz="0" w:space="0" w:color="auto"/>
          </w:divBdr>
        </w:div>
        <w:div w:id="1860050221">
          <w:marLeft w:val="640"/>
          <w:marRight w:val="0"/>
          <w:marTop w:val="0"/>
          <w:marBottom w:val="0"/>
          <w:divBdr>
            <w:top w:val="none" w:sz="0" w:space="0" w:color="auto"/>
            <w:left w:val="none" w:sz="0" w:space="0" w:color="auto"/>
            <w:bottom w:val="none" w:sz="0" w:space="0" w:color="auto"/>
            <w:right w:val="none" w:sz="0" w:space="0" w:color="auto"/>
          </w:divBdr>
        </w:div>
        <w:div w:id="1867676291">
          <w:marLeft w:val="640"/>
          <w:marRight w:val="0"/>
          <w:marTop w:val="0"/>
          <w:marBottom w:val="0"/>
          <w:divBdr>
            <w:top w:val="none" w:sz="0" w:space="0" w:color="auto"/>
            <w:left w:val="none" w:sz="0" w:space="0" w:color="auto"/>
            <w:bottom w:val="none" w:sz="0" w:space="0" w:color="auto"/>
            <w:right w:val="none" w:sz="0" w:space="0" w:color="auto"/>
          </w:divBdr>
        </w:div>
        <w:div w:id="1870147686">
          <w:marLeft w:val="640"/>
          <w:marRight w:val="0"/>
          <w:marTop w:val="0"/>
          <w:marBottom w:val="0"/>
          <w:divBdr>
            <w:top w:val="none" w:sz="0" w:space="0" w:color="auto"/>
            <w:left w:val="none" w:sz="0" w:space="0" w:color="auto"/>
            <w:bottom w:val="none" w:sz="0" w:space="0" w:color="auto"/>
            <w:right w:val="none" w:sz="0" w:space="0" w:color="auto"/>
          </w:divBdr>
        </w:div>
        <w:div w:id="1870407763">
          <w:marLeft w:val="640"/>
          <w:marRight w:val="0"/>
          <w:marTop w:val="0"/>
          <w:marBottom w:val="0"/>
          <w:divBdr>
            <w:top w:val="none" w:sz="0" w:space="0" w:color="auto"/>
            <w:left w:val="none" w:sz="0" w:space="0" w:color="auto"/>
            <w:bottom w:val="none" w:sz="0" w:space="0" w:color="auto"/>
            <w:right w:val="none" w:sz="0" w:space="0" w:color="auto"/>
          </w:divBdr>
        </w:div>
        <w:div w:id="1898466392">
          <w:marLeft w:val="640"/>
          <w:marRight w:val="0"/>
          <w:marTop w:val="0"/>
          <w:marBottom w:val="0"/>
          <w:divBdr>
            <w:top w:val="none" w:sz="0" w:space="0" w:color="auto"/>
            <w:left w:val="none" w:sz="0" w:space="0" w:color="auto"/>
            <w:bottom w:val="none" w:sz="0" w:space="0" w:color="auto"/>
            <w:right w:val="none" w:sz="0" w:space="0" w:color="auto"/>
          </w:divBdr>
        </w:div>
        <w:div w:id="1899700797">
          <w:marLeft w:val="640"/>
          <w:marRight w:val="0"/>
          <w:marTop w:val="0"/>
          <w:marBottom w:val="0"/>
          <w:divBdr>
            <w:top w:val="none" w:sz="0" w:space="0" w:color="auto"/>
            <w:left w:val="none" w:sz="0" w:space="0" w:color="auto"/>
            <w:bottom w:val="none" w:sz="0" w:space="0" w:color="auto"/>
            <w:right w:val="none" w:sz="0" w:space="0" w:color="auto"/>
          </w:divBdr>
        </w:div>
        <w:div w:id="1903953261">
          <w:marLeft w:val="640"/>
          <w:marRight w:val="0"/>
          <w:marTop w:val="0"/>
          <w:marBottom w:val="0"/>
          <w:divBdr>
            <w:top w:val="none" w:sz="0" w:space="0" w:color="auto"/>
            <w:left w:val="none" w:sz="0" w:space="0" w:color="auto"/>
            <w:bottom w:val="none" w:sz="0" w:space="0" w:color="auto"/>
            <w:right w:val="none" w:sz="0" w:space="0" w:color="auto"/>
          </w:divBdr>
        </w:div>
        <w:div w:id="1947611280">
          <w:marLeft w:val="640"/>
          <w:marRight w:val="0"/>
          <w:marTop w:val="0"/>
          <w:marBottom w:val="0"/>
          <w:divBdr>
            <w:top w:val="none" w:sz="0" w:space="0" w:color="auto"/>
            <w:left w:val="none" w:sz="0" w:space="0" w:color="auto"/>
            <w:bottom w:val="none" w:sz="0" w:space="0" w:color="auto"/>
            <w:right w:val="none" w:sz="0" w:space="0" w:color="auto"/>
          </w:divBdr>
        </w:div>
        <w:div w:id="1948925218">
          <w:marLeft w:val="640"/>
          <w:marRight w:val="0"/>
          <w:marTop w:val="0"/>
          <w:marBottom w:val="0"/>
          <w:divBdr>
            <w:top w:val="none" w:sz="0" w:space="0" w:color="auto"/>
            <w:left w:val="none" w:sz="0" w:space="0" w:color="auto"/>
            <w:bottom w:val="none" w:sz="0" w:space="0" w:color="auto"/>
            <w:right w:val="none" w:sz="0" w:space="0" w:color="auto"/>
          </w:divBdr>
        </w:div>
        <w:div w:id="1993831009">
          <w:marLeft w:val="640"/>
          <w:marRight w:val="0"/>
          <w:marTop w:val="0"/>
          <w:marBottom w:val="0"/>
          <w:divBdr>
            <w:top w:val="none" w:sz="0" w:space="0" w:color="auto"/>
            <w:left w:val="none" w:sz="0" w:space="0" w:color="auto"/>
            <w:bottom w:val="none" w:sz="0" w:space="0" w:color="auto"/>
            <w:right w:val="none" w:sz="0" w:space="0" w:color="auto"/>
          </w:divBdr>
        </w:div>
        <w:div w:id="2050757361">
          <w:marLeft w:val="640"/>
          <w:marRight w:val="0"/>
          <w:marTop w:val="0"/>
          <w:marBottom w:val="0"/>
          <w:divBdr>
            <w:top w:val="none" w:sz="0" w:space="0" w:color="auto"/>
            <w:left w:val="none" w:sz="0" w:space="0" w:color="auto"/>
            <w:bottom w:val="none" w:sz="0" w:space="0" w:color="auto"/>
            <w:right w:val="none" w:sz="0" w:space="0" w:color="auto"/>
          </w:divBdr>
        </w:div>
        <w:div w:id="2054035397">
          <w:marLeft w:val="640"/>
          <w:marRight w:val="0"/>
          <w:marTop w:val="0"/>
          <w:marBottom w:val="0"/>
          <w:divBdr>
            <w:top w:val="none" w:sz="0" w:space="0" w:color="auto"/>
            <w:left w:val="none" w:sz="0" w:space="0" w:color="auto"/>
            <w:bottom w:val="none" w:sz="0" w:space="0" w:color="auto"/>
            <w:right w:val="none" w:sz="0" w:space="0" w:color="auto"/>
          </w:divBdr>
        </w:div>
        <w:div w:id="2100370345">
          <w:marLeft w:val="640"/>
          <w:marRight w:val="0"/>
          <w:marTop w:val="0"/>
          <w:marBottom w:val="0"/>
          <w:divBdr>
            <w:top w:val="none" w:sz="0" w:space="0" w:color="auto"/>
            <w:left w:val="none" w:sz="0" w:space="0" w:color="auto"/>
            <w:bottom w:val="none" w:sz="0" w:space="0" w:color="auto"/>
            <w:right w:val="none" w:sz="0" w:space="0" w:color="auto"/>
          </w:divBdr>
        </w:div>
        <w:div w:id="2128616142">
          <w:marLeft w:val="640"/>
          <w:marRight w:val="0"/>
          <w:marTop w:val="0"/>
          <w:marBottom w:val="0"/>
          <w:divBdr>
            <w:top w:val="none" w:sz="0" w:space="0" w:color="auto"/>
            <w:left w:val="none" w:sz="0" w:space="0" w:color="auto"/>
            <w:bottom w:val="none" w:sz="0" w:space="0" w:color="auto"/>
            <w:right w:val="none" w:sz="0" w:space="0" w:color="auto"/>
          </w:divBdr>
        </w:div>
        <w:div w:id="2133670269">
          <w:marLeft w:val="640"/>
          <w:marRight w:val="0"/>
          <w:marTop w:val="0"/>
          <w:marBottom w:val="0"/>
          <w:divBdr>
            <w:top w:val="none" w:sz="0" w:space="0" w:color="auto"/>
            <w:left w:val="none" w:sz="0" w:space="0" w:color="auto"/>
            <w:bottom w:val="none" w:sz="0" w:space="0" w:color="auto"/>
            <w:right w:val="none" w:sz="0" w:space="0" w:color="auto"/>
          </w:divBdr>
        </w:div>
      </w:divsChild>
    </w:div>
    <w:div w:id="1849634492">
      <w:bodyDiv w:val="1"/>
      <w:marLeft w:val="0"/>
      <w:marRight w:val="0"/>
      <w:marTop w:val="0"/>
      <w:marBottom w:val="0"/>
      <w:divBdr>
        <w:top w:val="none" w:sz="0" w:space="0" w:color="auto"/>
        <w:left w:val="none" w:sz="0" w:space="0" w:color="auto"/>
        <w:bottom w:val="none" w:sz="0" w:space="0" w:color="auto"/>
        <w:right w:val="none" w:sz="0" w:space="0" w:color="auto"/>
      </w:divBdr>
      <w:divsChild>
        <w:div w:id="3092820">
          <w:marLeft w:val="640"/>
          <w:marRight w:val="0"/>
          <w:marTop w:val="0"/>
          <w:marBottom w:val="0"/>
          <w:divBdr>
            <w:top w:val="none" w:sz="0" w:space="0" w:color="auto"/>
            <w:left w:val="none" w:sz="0" w:space="0" w:color="auto"/>
            <w:bottom w:val="none" w:sz="0" w:space="0" w:color="auto"/>
            <w:right w:val="none" w:sz="0" w:space="0" w:color="auto"/>
          </w:divBdr>
        </w:div>
        <w:div w:id="5406193">
          <w:marLeft w:val="640"/>
          <w:marRight w:val="0"/>
          <w:marTop w:val="0"/>
          <w:marBottom w:val="0"/>
          <w:divBdr>
            <w:top w:val="none" w:sz="0" w:space="0" w:color="auto"/>
            <w:left w:val="none" w:sz="0" w:space="0" w:color="auto"/>
            <w:bottom w:val="none" w:sz="0" w:space="0" w:color="auto"/>
            <w:right w:val="none" w:sz="0" w:space="0" w:color="auto"/>
          </w:divBdr>
        </w:div>
        <w:div w:id="28382155">
          <w:marLeft w:val="640"/>
          <w:marRight w:val="0"/>
          <w:marTop w:val="0"/>
          <w:marBottom w:val="0"/>
          <w:divBdr>
            <w:top w:val="none" w:sz="0" w:space="0" w:color="auto"/>
            <w:left w:val="none" w:sz="0" w:space="0" w:color="auto"/>
            <w:bottom w:val="none" w:sz="0" w:space="0" w:color="auto"/>
            <w:right w:val="none" w:sz="0" w:space="0" w:color="auto"/>
          </w:divBdr>
        </w:div>
        <w:div w:id="35586822">
          <w:marLeft w:val="640"/>
          <w:marRight w:val="0"/>
          <w:marTop w:val="0"/>
          <w:marBottom w:val="0"/>
          <w:divBdr>
            <w:top w:val="none" w:sz="0" w:space="0" w:color="auto"/>
            <w:left w:val="none" w:sz="0" w:space="0" w:color="auto"/>
            <w:bottom w:val="none" w:sz="0" w:space="0" w:color="auto"/>
            <w:right w:val="none" w:sz="0" w:space="0" w:color="auto"/>
          </w:divBdr>
        </w:div>
        <w:div w:id="36859443">
          <w:marLeft w:val="640"/>
          <w:marRight w:val="0"/>
          <w:marTop w:val="0"/>
          <w:marBottom w:val="0"/>
          <w:divBdr>
            <w:top w:val="none" w:sz="0" w:space="0" w:color="auto"/>
            <w:left w:val="none" w:sz="0" w:space="0" w:color="auto"/>
            <w:bottom w:val="none" w:sz="0" w:space="0" w:color="auto"/>
            <w:right w:val="none" w:sz="0" w:space="0" w:color="auto"/>
          </w:divBdr>
        </w:div>
        <w:div w:id="69350444">
          <w:marLeft w:val="640"/>
          <w:marRight w:val="0"/>
          <w:marTop w:val="0"/>
          <w:marBottom w:val="0"/>
          <w:divBdr>
            <w:top w:val="none" w:sz="0" w:space="0" w:color="auto"/>
            <w:left w:val="none" w:sz="0" w:space="0" w:color="auto"/>
            <w:bottom w:val="none" w:sz="0" w:space="0" w:color="auto"/>
            <w:right w:val="none" w:sz="0" w:space="0" w:color="auto"/>
          </w:divBdr>
        </w:div>
        <w:div w:id="77942561">
          <w:marLeft w:val="640"/>
          <w:marRight w:val="0"/>
          <w:marTop w:val="0"/>
          <w:marBottom w:val="0"/>
          <w:divBdr>
            <w:top w:val="none" w:sz="0" w:space="0" w:color="auto"/>
            <w:left w:val="none" w:sz="0" w:space="0" w:color="auto"/>
            <w:bottom w:val="none" w:sz="0" w:space="0" w:color="auto"/>
            <w:right w:val="none" w:sz="0" w:space="0" w:color="auto"/>
          </w:divBdr>
        </w:div>
        <w:div w:id="111634757">
          <w:marLeft w:val="640"/>
          <w:marRight w:val="0"/>
          <w:marTop w:val="0"/>
          <w:marBottom w:val="0"/>
          <w:divBdr>
            <w:top w:val="none" w:sz="0" w:space="0" w:color="auto"/>
            <w:left w:val="none" w:sz="0" w:space="0" w:color="auto"/>
            <w:bottom w:val="none" w:sz="0" w:space="0" w:color="auto"/>
            <w:right w:val="none" w:sz="0" w:space="0" w:color="auto"/>
          </w:divBdr>
        </w:div>
        <w:div w:id="147863322">
          <w:marLeft w:val="640"/>
          <w:marRight w:val="0"/>
          <w:marTop w:val="0"/>
          <w:marBottom w:val="0"/>
          <w:divBdr>
            <w:top w:val="none" w:sz="0" w:space="0" w:color="auto"/>
            <w:left w:val="none" w:sz="0" w:space="0" w:color="auto"/>
            <w:bottom w:val="none" w:sz="0" w:space="0" w:color="auto"/>
            <w:right w:val="none" w:sz="0" w:space="0" w:color="auto"/>
          </w:divBdr>
        </w:div>
        <w:div w:id="160849483">
          <w:marLeft w:val="640"/>
          <w:marRight w:val="0"/>
          <w:marTop w:val="0"/>
          <w:marBottom w:val="0"/>
          <w:divBdr>
            <w:top w:val="none" w:sz="0" w:space="0" w:color="auto"/>
            <w:left w:val="none" w:sz="0" w:space="0" w:color="auto"/>
            <w:bottom w:val="none" w:sz="0" w:space="0" w:color="auto"/>
            <w:right w:val="none" w:sz="0" w:space="0" w:color="auto"/>
          </w:divBdr>
        </w:div>
        <w:div w:id="175779473">
          <w:marLeft w:val="640"/>
          <w:marRight w:val="0"/>
          <w:marTop w:val="0"/>
          <w:marBottom w:val="0"/>
          <w:divBdr>
            <w:top w:val="none" w:sz="0" w:space="0" w:color="auto"/>
            <w:left w:val="none" w:sz="0" w:space="0" w:color="auto"/>
            <w:bottom w:val="none" w:sz="0" w:space="0" w:color="auto"/>
            <w:right w:val="none" w:sz="0" w:space="0" w:color="auto"/>
          </w:divBdr>
        </w:div>
        <w:div w:id="177503152">
          <w:marLeft w:val="640"/>
          <w:marRight w:val="0"/>
          <w:marTop w:val="0"/>
          <w:marBottom w:val="0"/>
          <w:divBdr>
            <w:top w:val="none" w:sz="0" w:space="0" w:color="auto"/>
            <w:left w:val="none" w:sz="0" w:space="0" w:color="auto"/>
            <w:bottom w:val="none" w:sz="0" w:space="0" w:color="auto"/>
            <w:right w:val="none" w:sz="0" w:space="0" w:color="auto"/>
          </w:divBdr>
        </w:div>
        <w:div w:id="211236206">
          <w:marLeft w:val="640"/>
          <w:marRight w:val="0"/>
          <w:marTop w:val="0"/>
          <w:marBottom w:val="0"/>
          <w:divBdr>
            <w:top w:val="none" w:sz="0" w:space="0" w:color="auto"/>
            <w:left w:val="none" w:sz="0" w:space="0" w:color="auto"/>
            <w:bottom w:val="none" w:sz="0" w:space="0" w:color="auto"/>
            <w:right w:val="none" w:sz="0" w:space="0" w:color="auto"/>
          </w:divBdr>
        </w:div>
        <w:div w:id="218438096">
          <w:marLeft w:val="640"/>
          <w:marRight w:val="0"/>
          <w:marTop w:val="0"/>
          <w:marBottom w:val="0"/>
          <w:divBdr>
            <w:top w:val="none" w:sz="0" w:space="0" w:color="auto"/>
            <w:left w:val="none" w:sz="0" w:space="0" w:color="auto"/>
            <w:bottom w:val="none" w:sz="0" w:space="0" w:color="auto"/>
            <w:right w:val="none" w:sz="0" w:space="0" w:color="auto"/>
          </w:divBdr>
        </w:div>
        <w:div w:id="235093242">
          <w:marLeft w:val="640"/>
          <w:marRight w:val="0"/>
          <w:marTop w:val="0"/>
          <w:marBottom w:val="0"/>
          <w:divBdr>
            <w:top w:val="none" w:sz="0" w:space="0" w:color="auto"/>
            <w:left w:val="none" w:sz="0" w:space="0" w:color="auto"/>
            <w:bottom w:val="none" w:sz="0" w:space="0" w:color="auto"/>
            <w:right w:val="none" w:sz="0" w:space="0" w:color="auto"/>
          </w:divBdr>
        </w:div>
        <w:div w:id="258563937">
          <w:marLeft w:val="640"/>
          <w:marRight w:val="0"/>
          <w:marTop w:val="0"/>
          <w:marBottom w:val="0"/>
          <w:divBdr>
            <w:top w:val="none" w:sz="0" w:space="0" w:color="auto"/>
            <w:left w:val="none" w:sz="0" w:space="0" w:color="auto"/>
            <w:bottom w:val="none" w:sz="0" w:space="0" w:color="auto"/>
            <w:right w:val="none" w:sz="0" w:space="0" w:color="auto"/>
          </w:divBdr>
        </w:div>
        <w:div w:id="269166147">
          <w:marLeft w:val="640"/>
          <w:marRight w:val="0"/>
          <w:marTop w:val="0"/>
          <w:marBottom w:val="0"/>
          <w:divBdr>
            <w:top w:val="none" w:sz="0" w:space="0" w:color="auto"/>
            <w:left w:val="none" w:sz="0" w:space="0" w:color="auto"/>
            <w:bottom w:val="none" w:sz="0" w:space="0" w:color="auto"/>
            <w:right w:val="none" w:sz="0" w:space="0" w:color="auto"/>
          </w:divBdr>
        </w:div>
        <w:div w:id="290937143">
          <w:marLeft w:val="640"/>
          <w:marRight w:val="0"/>
          <w:marTop w:val="0"/>
          <w:marBottom w:val="0"/>
          <w:divBdr>
            <w:top w:val="none" w:sz="0" w:space="0" w:color="auto"/>
            <w:left w:val="none" w:sz="0" w:space="0" w:color="auto"/>
            <w:bottom w:val="none" w:sz="0" w:space="0" w:color="auto"/>
            <w:right w:val="none" w:sz="0" w:space="0" w:color="auto"/>
          </w:divBdr>
        </w:div>
        <w:div w:id="321205613">
          <w:marLeft w:val="640"/>
          <w:marRight w:val="0"/>
          <w:marTop w:val="0"/>
          <w:marBottom w:val="0"/>
          <w:divBdr>
            <w:top w:val="none" w:sz="0" w:space="0" w:color="auto"/>
            <w:left w:val="none" w:sz="0" w:space="0" w:color="auto"/>
            <w:bottom w:val="none" w:sz="0" w:space="0" w:color="auto"/>
            <w:right w:val="none" w:sz="0" w:space="0" w:color="auto"/>
          </w:divBdr>
        </w:div>
        <w:div w:id="354886489">
          <w:marLeft w:val="640"/>
          <w:marRight w:val="0"/>
          <w:marTop w:val="0"/>
          <w:marBottom w:val="0"/>
          <w:divBdr>
            <w:top w:val="none" w:sz="0" w:space="0" w:color="auto"/>
            <w:left w:val="none" w:sz="0" w:space="0" w:color="auto"/>
            <w:bottom w:val="none" w:sz="0" w:space="0" w:color="auto"/>
            <w:right w:val="none" w:sz="0" w:space="0" w:color="auto"/>
          </w:divBdr>
        </w:div>
        <w:div w:id="364409591">
          <w:marLeft w:val="640"/>
          <w:marRight w:val="0"/>
          <w:marTop w:val="0"/>
          <w:marBottom w:val="0"/>
          <w:divBdr>
            <w:top w:val="none" w:sz="0" w:space="0" w:color="auto"/>
            <w:left w:val="none" w:sz="0" w:space="0" w:color="auto"/>
            <w:bottom w:val="none" w:sz="0" w:space="0" w:color="auto"/>
            <w:right w:val="none" w:sz="0" w:space="0" w:color="auto"/>
          </w:divBdr>
        </w:div>
        <w:div w:id="367142162">
          <w:marLeft w:val="640"/>
          <w:marRight w:val="0"/>
          <w:marTop w:val="0"/>
          <w:marBottom w:val="0"/>
          <w:divBdr>
            <w:top w:val="none" w:sz="0" w:space="0" w:color="auto"/>
            <w:left w:val="none" w:sz="0" w:space="0" w:color="auto"/>
            <w:bottom w:val="none" w:sz="0" w:space="0" w:color="auto"/>
            <w:right w:val="none" w:sz="0" w:space="0" w:color="auto"/>
          </w:divBdr>
        </w:div>
        <w:div w:id="392125216">
          <w:marLeft w:val="640"/>
          <w:marRight w:val="0"/>
          <w:marTop w:val="0"/>
          <w:marBottom w:val="0"/>
          <w:divBdr>
            <w:top w:val="none" w:sz="0" w:space="0" w:color="auto"/>
            <w:left w:val="none" w:sz="0" w:space="0" w:color="auto"/>
            <w:bottom w:val="none" w:sz="0" w:space="0" w:color="auto"/>
            <w:right w:val="none" w:sz="0" w:space="0" w:color="auto"/>
          </w:divBdr>
        </w:div>
        <w:div w:id="482816313">
          <w:marLeft w:val="640"/>
          <w:marRight w:val="0"/>
          <w:marTop w:val="0"/>
          <w:marBottom w:val="0"/>
          <w:divBdr>
            <w:top w:val="none" w:sz="0" w:space="0" w:color="auto"/>
            <w:left w:val="none" w:sz="0" w:space="0" w:color="auto"/>
            <w:bottom w:val="none" w:sz="0" w:space="0" w:color="auto"/>
            <w:right w:val="none" w:sz="0" w:space="0" w:color="auto"/>
          </w:divBdr>
        </w:div>
        <w:div w:id="515967853">
          <w:marLeft w:val="640"/>
          <w:marRight w:val="0"/>
          <w:marTop w:val="0"/>
          <w:marBottom w:val="0"/>
          <w:divBdr>
            <w:top w:val="none" w:sz="0" w:space="0" w:color="auto"/>
            <w:left w:val="none" w:sz="0" w:space="0" w:color="auto"/>
            <w:bottom w:val="none" w:sz="0" w:space="0" w:color="auto"/>
            <w:right w:val="none" w:sz="0" w:space="0" w:color="auto"/>
          </w:divBdr>
        </w:div>
        <w:div w:id="531117735">
          <w:marLeft w:val="640"/>
          <w:marRight w:val="0"/>
          <w:marTop w:val="0"/>
          <w:marBottom w:val="0"/>
          <w:divBdr>
            <w:top w:val="none" w:sz="0" w:space="0" w:color="auto"/>
            <w:left w:val="none" w:sz="0" w:space="0" w:color="auto"/>
            <w:bottom w:val="none" w:sz="0" w:space="0" w:color="auto"/>
            <w:right w:val="none" w:sz="0" w:space="0" w:color="auto"/>
          </w:divBdr>
        </w:div>
        <w:div w:id="532153421">
          <w:marLeft w:val="640"/>
          <w:marRight w:val="0"/>
          <w:marTop w:val="0"/>
          <w:marBottom w:val="0"/>
          <w:divBdr>
            <w:top w:val="none" w:sz="0" w:space="0" w:color="auto"/>
            <w:left w:val="none" w:sz="0" w:space="0" w:color="auto"/>
            <w:bottom w:val="none" w:sz="0" w:space="0" w:color="auto"/>
            <w:right w:val="none" w:sz="0" w:space="0" w:color="auto"/>
          </w:divBdr>
        </w:div>
        <w:div w:id="538398488">
          <w:marLeft w:val="640"/>
          <w:marRight w:val="0"/>
          <w:marTop w:val="0"/>
          <w:marBottom w:val="0"/>
          <w:divBdr>
            <w:top w:val="none" w:sz="0" w:space="0" w:color="auto"/>
            <w:left w:val="none" w:sz="0" w:space="0" w:color="auto"/>
            <w:bottom w:val="none" w:sz="0" w:space="0" w:color="auto"/>
            <w:right w:val="none" w:sz="0" w:space="0" w:color="auto"/>
          </w:divBdr>
        </w:div>
        <w:div w:id="560673570">
          <w:marLeft w:val="640"/>
          <w:marRight w:val="0"/>
          <w:marTop w:val="0"/>
          <w:marBottom w:val="0"/>
          <w:divBdr>
            <w:top w:val="none" w:sz="0" w:space="0" w:color="auto"/>
            <w:left w:val="none" w:sz="0" w:space="0" w:color="auto"/>
            <w:bottom w:val="none" w:sz="0" w:space="0" w:color="auto"/>
            <w:right w:val="none" w:sz="0" w:space="0" w:color="auto"/>
          </w:divBdr>
        </w:div>
        <w:div w:id="568927910">
          <w:marLeft w:val="640"/>
          <w:marRight w:val="0"/>
          <w:marTop w:val="0"/>
          <w:marBottom w:val="0"/>
          <w:divBdr>
            <w:top w:val="none" w:sz="0" w:space="0" w:color="auto"/>
            <w:left w:val="none" w:sz="0" w:space="0" w:color="auto"/>
            <w:bottom w:val="none" w:sz="0" w:space="0" w:color="auto"/>
            <w:right w:val="none" w:sz="0" w:space="0" w:color="auto"/>
          </w:divBdr>
        </w:div>
        <w:div w:id="571700015">
          <w:marLeft w:val="640"/>
          <w:marRight w:val="0"/>
          <w:marTop w:val="0"/>
          <w:marBottom w:val="0"/>
          <w:divBdr>
            <w:top w:val="none" w:sz="0" w:space="0" w:color="auto"/>
            <w:left w:val="none" w:sz="0" w:space="0" w:color="auto"/>
            <w:bottom w:val="none" w:sz="0" w:space="0" w:color="auto"/>
            <w:right w:val="none" w:sz="0" w:space="0" w:color="auto"/>
          </w:divBdr>
        </w:div>
        <w:div w:id="651298103">
          <w:marLeft w:val="640"/>
          <w:marRight w:val="0"/>
          <w:marTop w:val="0"/>
          <w:marBottom w:val="0"/>
          <w:divBdr>
            <w:top w:val="none" w:sz="0" w:space="0" w:color="auto"/>
            <w:left w:val="none" w:sz="0" w:space="0" w:color="auto"/>
            <w:bottom w:val="none" w:sz="0" w:space="0" w:color="auto"/>
            <w:right w:val="none" w:sz="0" w:space="0" w:color="auto"/>
          </w:divBdr>
        </w:div>
        <w:div w:id="661813123">
          <w:marLeft w:val="640"/>
          <w:marRight w:val="0"/>
          <w:marTop w:val="0"/>
          <w:marBottom w:val="0"/>
          <w:divBdr>
            <w:top w:val="none" w:sz="0" w:space="0" w:color="auto"/>
            <w:left w:val="none" w:sz="0" w:space="0" w:color="auto"/>
            <w:bottom w:val="none" w:sz="0" w:space="0" w:color="auto"/>
            <w:right w:val="none" w:sz="0" w:space="0" w:color="auto"/>
          </w:divBdr>
        </w:div>
        <w:div w:id="695273304">
          <w:marLeft w:val="640"/>
          <w:marRight w:val="0"/>
          <w:marTop w:val="0"/>
          <w:marBottom w:val="0"/>
          <w:divBdr>
            <w:top w:val="none" w:sz="0" w:space="0" w:color="auto"/>
            <w:left w:val="none" w:sz="0" w:space="0" w:color="auto"/>
            <w:bottom w:val="none" w:sz="0" w:space="0" w:color="auto"/>
            <w:right w:val="none" w:sz="0" w:space="0" w:color="auto"/>
          </w:divBdr>
        </w:div>
        <w:div w:id="709498012">
          <w:marLeft w:val="640"/>
          <w:marRight w:val="0"/>
          <w:marTop w:val="0"/>
          <w:marBottom w:val="0"/>
          <w:divBdr>
            <w:top w:val="none" w:sz="0" w:space="0" w:color="auto"/>
            <w:left w:val="none" w:sz="0" w:space="0" w:color="auto"/>
            <w:bottom w:val="none" w:sz="0" w:space="0" w:color="auto"/>
            <w:right w:val="none" w:sz="0" w:space="0" w:color="auto"/>
          </w:divBdr>
        </w:div>
        <w:div w:id="719673601">
          <w:marLeft w:val="640"/>
          <w:marRight w:val="0"/>
          <w:marTop w:val="0"/>
          <w:marBottom w:val="0"/>
          <w:divBdr>
            <w:top w:val="none" w:sz="0" w:space="0" w:color="auto"/>
            <w:left w:val="none" w:sz="0" w:space="0" w:color="auto"/>
            <w:bottom w:val="none" w:sz="0" w:space="0" w:color="auto"/>
            <w:right w:val="none" w:sz="0" w:space="0" w:color="auto"/>
          </w:divBdr>
        </w:div>
        <w:div w:id="723407185">
          <w:marLeft w:val="640"/>
          <w:marRight w:val="0"/>
          <w:marTop w:val="0"/>
          <w:marBottom w:val="0"/>
          <w:divBdr>
            <w:top w:val="none" w:sz="0" w:space="0" w:color="auto"/>
            <w:left w:val="none" w:sz="0" w:space="0" w:color="auto"/>
            <w:bottom w:val="none" w:sz="0" w:space="0" w:color="auto"/>
            <w:right w:val="none" w:sz="0" w:space="0" w:color="auto"/>
          </w:divBdr>
        </w:div>
        <w:div w:id="723716516">
          <w:marLeft w:val="640"/>
          <w:marRight w:val="0"/>
          <w:marTop w:val="0"/>
          <w:marBottom w:val="0"/>
          <w:divBdr>
            <w:top w:val="none" w:sz="0" w:space="0" w:color="auto"/>
            <w:left w:val="none" w:sz="0" w:space="0" w:color="auto"/>
            <w:bottom w:val="none" w:sz="0" w:space="0" w:color="auto"/>
            <w:right w:val="none" w:sz="0" w:space="0" w:color="auto"/>
          </w:divBdr>
        </w:div>
        <w:div w:id="778841373">
          <w:marLeft w:val="640"/>
          <w:marRight w:val="0"/>
          <w:marTop w:val="0"/>
          <w:marBottom w:val="0"/>
          <w:divBdr>
            <w:top w:val="none" w:sz="0" w:space="0" w:color="auto"/>
            <w:left w:val="none" w:sz="0" w:space="0" w:color="auto"/>
            <w:bottom w:val="none" w:sz="0" w:space="0" w:color="auto"/>
            <w:right w:val="none" w:sz="0" w:space="0" w:color="auto"/>
          </w:divBdr>
        </w:div>
        <w:div w:id="791676648">
          <w:marLeft w:val="640"/>
          <w:marRight w:val="0"/>
          <w:marTop w:val="0"/>
          <w:marBottom w:val="0"/>
          <w:divBdr>
            <w:top w:val="none" w:sz="0" w:space="0" w:color="auto"/>
            <w:left w:val="none" w:sz="0" w:space="0" w:color="auto"/>
            <w:bottom w:val="none" w:sz="0" w:space="0" w:color="auto"/>
            <w:right w:val="none" w:sz="0" w:space="0" w:color="auto"/>
          </w:divBdr>
        </w:div>
        <w:div w:id="801776313">
          <w:marLeft w:val="640"/>
          <w:marRight w:val="0"/>
          <w:marTop w:val="0"/>
          <w:marBottom w:val="0"/>
          <w:divBdr>
            <w:top w:val="none" w:sz="0" w:space="0" w:color="auto"/>
            <w:left w:val="none" w:sz="0" w:space="0" w:color="auto"/>
            <w:bottom w:val="none" w:sz="0" w:space="0" w:color="auto"/>
            <w:right w:val="none" w:sz="0" w:space="0" w:color="auto"/>
          </w:divBdr>
        </w:div>
        <w:div w:id="814571234">
          <w:marLeft w:val="640"/>
          <w:marRight w:val="0"/>
          <w:marTop w:val="0"/>
          <w:marBottom w:val="0"/>
          <w:divBdr>
            <w:top w:val="none" w:sz="0" w:space="0" w:color="auto"/>
            <w:left w:val="none" w:sz="0" w:space="0" w:color="auto"/>
            <w:bottom w:val="none" w:sz="0" w:space="0" w:color="auto"/>
            <w:right w:val="none" w:sz="0" w:space="0" w:color="auto"/>
          </w:divBdr>
        </w:div>
        <w:div w:id="886140115">
          <w:marLeft w:val="640"/>
          <w:marRight w:val="0"/>
          <w:marTop w:val="0"/>
          <w:marBottom w:val="0"/>
          <w:divBdr>
            <w:top w:val="none" w:sz="0" w:space="0" w:color="auto"/>
            <w:left w:val="none" w:sz="0" w:space="0" w:color="auto"/>
            <w:bottom w:val="none" w:sz="0" w:space="0" w:color="auto"/>
            <w:right w:val="none" w:sz="0" w:space="0" w:color="auto"/>
          </w:divBdr>
        </w:div>
        <w:div w:id="910772580">
          <w:marLeft w:val="640"/>
          <w:marRight w:val="0"/>
          <w:marTop w:val="0"/>
          <w:marBottom w:val="0"/>
          <w:divBdr>
            <w:top w:val="none" w:sz="0" w:space="0" w:color="auto"/>
            <w:left w:val="none" w:sz="0" w:space="0" w:color="auto"/>
            <w:bottom w:val="none" w:sz="0" w:space="0" w:color="auto"/>
            <w:right w:val="none" w:sz="0" w:space="0" w:color="auto"/>
          </w:divBdr>
        </w:div>
        <w:div w:id="960918576">
          <w:marLeft w:val="640"/>
          <w:marRight w:val="0"/>
          <w:marTop w:val="0"/>
          <w:marBottom w:val="0"/>
          <w:divBdr>
            <w:top w:val="none" w:sz="0" w:space="0" w:color="auto"/>
            <w:left w:val="none" w:sz="0" w:space="0" w:color="auto"/>
            <w:bottom w:val="none" w:sz="0" w:space="0" w:color="auto"/>
            <w:right w:val="none" w:sz="0" w:space="0" w:color="auto"/>
          </w:divBdr>
        </w:div>
        <w:div w:id="997877643">
          <w:marLeft w:val="640"/>
          <w:marRight w:val="0"/>
          <w:marTop w:val="0"/>
          <w:marBottom w:val="0"/>
          <w:divBdr>
            <w:top w:val="none" w:sz="0" w:space="0" w:color="auto"/>
            <w:left w:val="none" w:sz="0" w:space="0" w:color="auto"/>
            <w:bottom w:val="none" w:sz="0" w:space="0" w:color="auto"/>
            <w:right w:val="none" w:sz="0" w:space="0" w:color="auto"/>
          </w:divBdr>
        </w:div>
        <w:div w:id="1005523703">
          <w:marLeft w:val="640"/>
          <w:marRight w:val="0"/>
          <w:marTop w:val="0"/>
          <w:marBottom w:val="0"/>
          <w:divBdr>
            <w:top w:val="none" w:sz="0" w:space="0" w:color="auto"/>
            <w:left w:val="none" w:sz="0" w:space="0" w:color="auto"/>
            <w:bottom w:val="none" w:sz="0" w:space="0" w:color="auto"/>
            <w:right w:val="none" w:sz="0" w:space="0" w:color="auto"/>
          </w:divBdr>
        </w:div>
        <w:div w:id="1010066546">
          <w:marLeft w:val="640"/>
          <w:marRight w:val="0"/>
          <w:marTop w:val="0"/>
          <w:marBottom w:val="0"/>
          <w:divBdr>
            <w:top w:val="none" w:sz="0" w:space="0" w:color="auto"/>
            <w:left w:val="none" w:sz="0" w:space="0" w:color="auto"/>
            <w:bottom w:val="none" w:sz="0" w:space="0" w:color="auto"/>
            <w:right w:val="none" w:sz="0" w:space="0" w:color="auto"/>
          </w:divBdr>
        </w:div>
        <w:div w:id="1040328374">
          <w:marLeft w:val="640"/>
          <w:marRight w:val="0"/>
          <w:marTop w:val="0"/>
          <w:marBottom w:val="0"/>
          <w:divBdr>
            <w:top w:val="none" w:sz="0" w:space="0" w:color="auto"/>
            <w:left w:val="none" w:sz="0" w:space="0" w:color="auto"/>
            <w:bottom w:val="none" w:sz="0" w:space="0" w:color="auto"/>
            <w:right w:val="none" w:sz="0" w:space="0" w:color="auto"/>
          </w:divBdr>
        </w:div>
        <w:div w:id="1059549224">
          <w:marLeft w:val="640"/>
          <w:marRight w:val="0"/>
          <w:marTop w:val="0"/>
          <w:marBottom w:val="0"/>
          <w:divBdr>
            <w:top w:val="none" w:sz="0" w:space="0" w:color="auto"/>
            <w:left w:val="none" w:sz="0" w:space="0" w:color="auto"/>
            <w:bottom w:val="none" w:sz="0" w:space="0" w:color="auto"/>
            <w:right w:val="none" w:sz="0" w:space="0" w:color="auto"/>
          </w:divBdr>
        </w:div>
        <w:div w:id="1059942069">
          <w:marLeft w:val="640"/>
          <w:marRight w:val="0"/>
          <w:marTop w:val="0"/>
          <w:marBottom w:val="0"/>
          <w:divBdr>
            <w:top w:val="none" w:sz="0" w:space="0" w:color="auto"/>
            <w:left w:val="none" w:sz="0" w:space="0" w:color="auto"/>
            <w:bottom w:val="none" w:sz="0" w:space="0" w:color="auto"/>
            <w:right w:val="none" w:sz="0" w:space="0" w:color="auto"/>
          </w:divBdr>
        </w:div>
        <w:div w:id="1148354289">
          <w:marLeft w:val="640"/>
          <w:marRight w:val="0"/>
          <w:marTop w:val="0"/>
          <w:marBottom w:val="0"/>
          <w:divBdr>
            <w:top w:val="none" w:sz="0" w:space="0" w:color="auto"/>
            <w:left w:val="none" w:sz="0" w:space="0" w:color="auto"/>
            <w:bottom w:val="none" w:sz="0" w:space="0" w:color="auto"/>
            <w:right w:val="none" w:sz="0" w:space="0" w:color="auto"/>
          </w:divBdr>
        </w:div>
        <w:div w:id="1150754314">
          <w:marLeft w:val="640"/>
          <w:marRight w:val="0"/>
          <w:marTop w:val="0"/>
          <w:marBottom w:val="0"/>
          <w:divBdr>
            <w:top w:val="none" w:sz="0" w:space="0" w:color="auto"/>
            <w:left w:val="none" w:sz="0" w:space="0" w:color="auto"/>
            <w:bottom w:val="none" w:sz="0" w:space="0" w:color="auto"/>
            <w:right w:val="none" w:sz="0" w:space="0" w:color="auto"/>
          </w:divBdr>
        </w:div>
        <w:div w:id="1202551709">
          <w:marLeft w:val="640"/>
          <w:marRight w:val="0"/>
          <w:marTop w:val="0"/>
          <w:marBottom w:val="0"/>
          <w:divBdr>
            <w:top w:val="none" w:sz="0" w:space="0" w:color="auto"/>
            <w:left w:val="none" w:sz="0" w:space="0" w:color="auto"/>
            <w:bottom w:val="none" w:sz="0" w:space="0" w:color="auto"/>
            <w:right w:val="none" w:sz="0" w:space="0" w:color="auto"/>
          </w:divBdr>
        </w:div>
        <w:div w:id="1215773683">
          <w:marLeft w:val="640"/>
          <w:marRight w:val="0"/>
          <w:marTop w:val="0"/>
          <w:marBottom w:val="0"/>
          <w:divBdr>
            <w:top w:val="none" w:sz="0" w:space="0" w:color="auto"/>
            <w:left w:val="none" w:sz="0" w:space="0" w:color="auto"/>
            <w:bottom w:val="none" w:sz="0" w:space="0" w:color="auto"/>
            <w:right w:val="none" w:sz="0" w:space="0" w:color="auto"/>
          </w:divBdr>
        </w:div>
        <w:div w:id="1216351328">
          <w:marLeft w:val="640"/>
          <w:marRight w:val="0"/>
          <w:marTop w:val="0"/>
          <w:marBottom w:val="0"/>
          <w:divBdr>
            <w:top w:val="none" w:sz="0" w:space="0" w:color="auto"/>
            <w:left w:val="none" w:sz="0" w:space="0" w:color="auto"/>
            <w:bottom w:val="none" w:sz="0" w:space="0" w:color="auto"/>
            <w:right w:val="none" w:sz="0" w:space="0" w:color="auto"/>
          </w:divBdr>
        </w:div>
        <w:div w:id="1224223019">
          <w:marLeft w:val="640"/>
          <w:marRight w:val="0"/>
          <w:marTop w:val="0"/>
          <w:marBottom w:val="0"/>
          <w:divBdr>
            <w:top w:val="none" w:sz="0" w:space="0" w:color="auto"/>
            <w:left w:val="none" w:sz="0" w:space="0" w:color="auto"/>
            <w:bottom w:val="none" w:sz="0" w:space="0" w:color="auto"/>
            <w:right w:val="none" w:sz="0" w:space="0" w:color="auto"/>
          </w:divBdr>
        </w:div>
        <w:div w:id="1245842240">
          <w:marLeft w:val="640"/>
          <w:marRight w:val="0"/>
          <w:marTop w:val="0"/>
          <w:marBottom w:val="0"/>
          <w:divBdr>
            <w:top w:val="none" w:sz="0" w:space="0" w:color="auto"/>
            <w:left w:val="none" w:sz="0" w:space="0" w:color="auto"/>
            <w:bottom w:val="none" w:sz="0" w:space="0" w:color="auto"/>
            <w:right w:val="none" w:sz="0" w:space="0" w:color="auto"/>
          </w:divBdr>
        </w:div>
        <w:div w:id="1260603121">
          <w:marLeft w:val="640"/>
          <w:marRight w:val="0"/>
          <w:marTop w:val="0"/>
          <w:marBottom w:val="0"/>
          <w:divBdr>
            <w:top w:val="none" w:sz="0" w:space="0" w:color="auto"/>
            <w:left w:val="none" w:sz="0" w:space="0" w:color="auto"/>
            <w:bottom w:val="none" w:sz="0" w:space="0" w:color="auto"/>
            <w:right w:val="none" w:sz="0" w:space="0" w:color="auto"/>
          </w:divBdr>
        </w:div>
        <w:div w:id="1294209251">
          <w:marLeft w:val="640"/>
          <w:marRight w:val="0"/>
          <w:marTop w:val="0"/>
          <w:marBottom w:val="0"/>
          <w:divBdr>
            <w:top w:val="none" w:sz="0" w:space="0" w:color="auto"/>
            <w:left w:val="none" w:sz="0" w:space="0" w:color="auto"/>
            <w:bottom w:val="none" w:sz="0" w:space="0" w:color="auto"/>
            <w:right w:val="none" w:sz="0" w:space="0" w:color="auto"/>
          </w:divBdr>
        </w:div>
        <w:div w:id="1302350614">
          <w:marLeft w:val="640"/>
          <w:marRight w:val="0"/>
          <w:marTop w:val="0"/>
          <w:marBottom w:val="0"/>
          <w:divBdr>
            <w:top w:val="none" w:sz="0" w:space="0" w:color="auto"/>
            <w:left w:val="none" w:sz="0" w:space="0" w:color="auto"/>
            <w:bottom w:val="none" w:sz="0" w:space="0" w:color="auto"/>
            <w:right w:val="none" w:sz="0" w:space="0" w:color="auto"/>
          </w:divBdr>
        </w:div>
        <w:div w:id="1303805417">
          <w:marLeft w:val="640"/>
          <w:marRight w:val="0"/>
          <w:marTop w:val="0"/>
          <w:marBottom w:val="0"/>
          <w:divBdr>
            <w:top w:val="none" w:sz="0" w:space="0" w:color="auto"/>
            <w:left w:val="none" w:sz="0" w:space="0" w:color="auto"/>
            <w:bottom w:val="none" w:sz="0" w:space="0" w:color="auto"/>
            <w:right w:val="none" w:sz="0" w:space="0" w:color="auto"/>
          </w:divBdr>
        </w:div>
        <w:div w:id="1320189794">
          <w:marLeft w:val="640"/>
          <w:marRight w:val="0"/>
          <w:marTop w:val="0"/>
          <w:marBottom w:val="0"/>
          <w:divBdr>
            <w:top w:val="none" w:sz="0" w:space="0" w:color="auto"/>
            <w:left w:val="none" w:sz="0" w:space="0" w:color="auto"/>
            <w:bottom w:val="none" w:sz="0" w:space="0" w:color="auto"/>
            <w:right w:val="none" w:sz="0" w:space="0" w:color="auto"/>
          </w:divBdr>
        </w:div>
        <w:div w:id="1373577402">
          <w:marLeft w:val="640"/>
          <w:marRight w:val="0"/>
          <w:marTop w:val="0"/>
          <w:marBottom w:val="0"/>
          <w:divBdr>
            <w:top w:val="none" w:sz="0" w:space="0" w:color="auto"/>
            <w:left w:val="none" w:sz="0" w:space="0" w:color="auto"/>
            <w:bottom w:val="none" w:sz="0" w:space="0" w:color="auto"/>
            <w:right w:val="none" w:sz="0" w:space="0" w:color="auto"/>
          </w:divBdr>
        </w:div>
        <w:div w:id="1379551601">
          <w:marLeft w:val="640"/>
          <w:marRight w:val="0"/>
          <w:marTop w:val="0"/>
          <w:marBottom w:val="0"/>
          <w:divBdr>
            <w:top w:val="none" w:sz="0" w:space="0" w:color="auto"/>
            <w:left w:val="none" w:sz="0" w:space="0" w:color="auto"/>
            <w:bottom w:val="none" w:sz="0" w:space="0" w:color="auto"/>
            <w:right w:val="none" w:sz="0" w:space="0" w:color="auto"/>
          </w:divBdr>
        </w:div>
        <w:div w:id="1419523430">
          <w:marLeft w:val="640"/>
          <w:marRight w:val="0"/>
          <w:marTop w:val="0"/>
          <w:marBottom w:val="0"/>
          <w:divBdr>
            <w:top w:val="none" w:sz="0" w:space="0" w:color="auto"/>
            <w:left w:val="none" w:sz="0" w:space="0" w:color="auto"/>
            <w:bottom w:val="none" w:sz="0" w:space="0" w:color="auto"/>
            <w:right w:val="none" w:sz="0" w:space="0" w:color="auto"/>
          </w:divBdr>
        </w:div>
        <w:div w:id="1438526225">
          <w:marLeft w:val="640"/>
          <w:marRight w:val="0"/>
          <w:marTop w:val="0"/>
          <w:marBottom w:val="0"/>
          <w:divBdr>
            <w:top w:val="none" w:sz="0" w:space="0" w:color="auto"/>
            <w:left w:val="none" w:sz="0" w:space="0" w:color="auto"/>
            <w:bottom w:val="none" w:sz="0" w:space="0" w:color="auto"/>
            <w:right w:val="none" w:sz="0" w:space="0" w:color="auto"/>
          </w:divBdr>
        </w:div>
        <w:div w:id="1624657666">
          <w:marLeft w:val="640"/>
          <w:marRight w:val="0"/>
          <w:marTop w:val="0"/>
          <w:marBottom w:val="0"/>
          <w:divBdr>
            <w:top w:val="none" w:sz="0" w:space="0" w:color="auto"/>
            <w:left w:val="none" w:sz="0" w:space="0" w:color="auto"/>
            <w:bottom w:val="none" w:sz="0" w:space="0" w:color="auto"/>
            <w:right w:val="none" w:sz="0" w:space="0" w:color="auto"/>
          </w:divBdr>
        </w:div>
        <w:div w:id="1631546144">
          <w:marLeft w:val="640"/>
          <w:marRight w:val="0"/>
          <w:marTop w:val="0"/>
          <w:marBottom w:val="0"/>
          <w:divBdr>
            <w:top w:val="none" w:sz="0" w:space="0" w:color="auto"/>
            <w:left w:val="none" w:sz="0" w:space="0" w:color="auto"/>
            <w:bottom w:val="none" w:sz="0" w:space="0" w:color="auto"/>
            <w:right w:val="none" w:sz="0" w:space="0" w:color="auto"/>
          </w:divBdr>
        </w:div>
        <w:div w:id="1645113058">
          <w:marLeft w:val="640"/>
          <w:marRight w:val="0"/>
          <w:marTop w:val="0"/>
          <w:marBottom w:val="0"/>
          <w:divBdr>
            <w:top w:val="none" w:sz="0" w:space="0" w:color="auto"/>
            <w:left w:val="none" w:sz="0" w:space="0" w:color="auto"/>
            <w:bottom w:val="none" w:sz="0" w:space="0" w:color="auto"/>
            <w:right w:val="none" w:sz="0" w:space="0" w:color="auto"/>
          </w:divBdr>
        </w:div>
        <w:div w:id="1655912444">
          <w:marLeft w:val="640"/>
          <w:marRight w:val="0"/>
          <w:marTop w:val="0"/>
          <w:marBottom w:val="0"/>
          <w:divBdr>
            <w:top w:val="none" w:sz="0" w:space="0" w:color="auto"/>
            <w:left w:val="none" w:sz="0" w:space="0" w:color="auto"/>
            <w:bottom w:val="none" w:sz="0" w:space="0" w:color="auto"/>
            <w:right w:val="none" w:sz="0" w:space="0" w:color="auto"/>
          </w:divBdr>
        </w:div>
        <w:div w:id="1658192893">
          <w:marLeft w:val="640"/>
          <w:marRight w:val="0"/>
          <w:marTop w:val="0"/>
          <w:marBottom w:val="0"/>
          <w:divBdr>
            <w:top w:val="none" w:sz="0" w:space="0" w:color="auto"/>
            <w:left w:val="none" w:sz="0" w:space="0" w:color="auto"/>
            <w:bottom w:val="none" w:sz="0" w:space="0" w:color="auto"/>
            <w:right w:val="none" w:sz="0" w:space="0" w:color="auto"/>
          </w:divBdr>
        </w:div>
        <w:div w:id="1661234080">
          <w:marLeft w:val="640"/>
          <w:marRight w:val="0"/>
          <w:marTop w:val="0"/>
          <w:marBottom w:val="0"/>
          <w:divBdr>
            <w:top w:val="none" w:sz="0" w:space="0" w:color="auto"/>
            <w:left w:val="none" w:sz="0" w:space="0" w:color="auto"/>
            <w:bottom w:val="none" w:sz="0" w:space="0" w:color="auto"/>
            <w:right w:val="none" w:sz="0" w:space="0" w:color="auto"/>
          </w:divBdr>
        </w:div>
        <w:div w:id="1675718756">
          <w:marLeft w:val="640"/>
          <w:marRight w:val="0"/>
          <w:marTop w:val="0"/>
          <w:marBottom w:val="0"/>
          <w:divBdr>
            <w:top w:val="none" w:sz="0" w:space="0" w:color="auto"/>
            <w:left w:val="none" w:sz="0" w:space="0" w:color="auto"/>
            <w:bottom w:val="none" w:sz="0" w:space="0" w:color="auto"/>
            <w:right w:val="none" w:sz="0" w:space="0" w:color="auto"/>
          </w:divBdr>
        </w:div>
        <w:div w:id="1691029268">
          <w:marLeft w:val="640"/>
          <w:marRight w:val="0"/>
          <w:marTop w:val="0"/>
          <w:marBottom w:val="0"/>
          <w:divBdr>
            <w:top w:val="none" w:sz="0" w:space="0" w:color="auto"/>
            <w:left w:val="none" w:sz="0" w:space="0" w:color="auto"/>
            <w:bottom w:val="none" w:sz="0" w:space="0" w:color="auto"/>
            <w:right w:val="none" w:sz="0" w:space="0" w:color="auto"/>
          </w:divBdr>
        </w:div>
        <w:div w:id="1707369754">
          <w:marLeft w:val="640"/>
          <w:marRight w:val="0"/>
          <w:marTop w:val="0"/>
          <w:marBottom w:val="0"/>
          <w:divBdr>
            <w:top w:val="none" w:sz="0" w:space="0" w:color="auto"/>
            <w:left w:val="none" w:sz="0" w:space="0" w:color="auto"/>
            <w:bottom w:val="none" w:sz="0" w:space="0" w:color="auto"/>
            <w:right w:val="none" w:sz="0" w:space="0" w:color="auto"/>
          </w:divBdr>
        </w:div>
        <w:div w:id="1769814102">
          <w:marLeft w:val="640"/>
          <w:marRight w:val="0"/>
          <w:marTop w:val="0"/>
          <w:marBottom w:val="0"/>
          <w:divBdr>
            <w:top w:val="none" w:sz="0" w:space="0" w:color="auto"/>
            <w:left w:val="none" w:sz="0" w:space="0" w:color="auto"/>
            <w:bottom w:val="none" w:sz="0" w:space="0" w:color="auto"/>
            <w:right w:val="none" w:sz="0" w:space="0" w:color="auto"/>
          </w:divBdr>
        </w:div>
        <w:div w:id="1811749648">
          <w:marLeft w:val="640"/>
          <w:marRight w:val="0"/>
          <w:marTop w:val="0"/>
          <w:marBottom w:val="0"/>
          <w:divBdr>
            <w:top w:val="none" w:sz="0" w:space="0" w:color="auto"/>
            <w:left w:val="none" w:sz="0" w:space="0" w:color="auto"/>
            <w:bottom w:val="none" w:sz="0" w:space="0" w:color="auto"/>
            <w:right w:val="none" w:sz="0" w:space="0" w:color="auto"/>
          </w:divBdr>
        </w:div>
        <w:div w:id="1831486558">
          <w:marLeft w:val="640"/>
          <w:marRight w:val="0"/>
          <w:marTop w:val="0"/>
          <w:marBottom w:val="0"/>
          <w:divBdr>
            <w:top w:val="none" w:sz="0" w:space="0" w:color="auto"/>
            <w:left w:val="none" w:sz="0" w:space="0" w:color="auto"/>
            <w:bottom w:val="none" w:sz="0" w:space="0" w:color="auto"/>
            <w:right w:val="none" w:sz="0" w:space="0" w:color="auto"/>
          </w:divBdr>
        </w:div>
        <w:div w:id="1857502818">
          <w:marLeft w:val="640"/>
          <w:marRight w:val="0"/>
          <w:marTop w:val="0"/>
          <w:marBottom w:val="0"/>
          <w:divBdr>
            <w:top w:val="none" w:sz="0" w:space="0" w:color="auto"/>
            <w:left w:val="none" w:sz="0" w:space="0" w:color="auto"/>
            <w:bottom w:val="none" w:sz="0" w:space="0" w:color="auto"/>
            <w:right w:val="none" w:sz="0" w:space="0" w:color="auto"/>
          </w:divBdr>
        </w:div>
        <w:div w:id="1857621064">
          <w:marLeft w:val="640"/>
          <w:marRight w:val="0"/>
          <w:marTop w:val="0"/>
          <w:marBottom w:val="0"/>
          <w:divBdr>
            <w:top w:val="none" w:sz="0" w:space="0" w:color="auto"/>
            <w:left w:val="none" w:sz="0" w:space="0" w:color="auto"/>
            <w:bottom w:val="none" w:sz="0" w:space="0" w:color="auto"/>
            <w:right w:val="none" w:sz="0" w:space="0" w:color="auto"/>
          </w:divBdr>
        </w:div>
        <w:div w:id="1871138746">
          <w:marLeft w:val="640"/>
          <w:marRight w:val="0"/>
          <w:marTop w:val="0"/>
          <w:marBottom w:val="0"/>
          <w:divBdr>
            <w:top w:val="none" w:sz="0" w:space="0" w:color="auto"/>
            <w:left w:val="none" w:sz="0" w:space="0" w:color="auto"/>
            <w:bottom w:val="none" w:sz="0" w:space="0" w:color="auto"/>
            <w:right w:val="none" w:sz="0" w:space="0" w:color="auto"/>
          </w:divBdr>
        </w:div>
        <w:div w:id="1874878556">
          <w:marLeft w:val="640"/>
          <w:marRight w:val="0"/>
          <w:marTop w:val="0"/>
          <w:marBottom w:val="0"/>
          <w:divBdr>
            <w:top w:val="none" w:sz="0" w:space="0" w:color="auto"/>
            <w:left w:val="none" w:sz="0" w:space="0" w:color="auto"/>
            <w:bottom w:val="none" w:sz="0" w:space="0" w:color="auto"/>
            <w:right w:val="none" w:sz="0" w:space="0" w:color="auto"/>
          </w:divBdr>
        </w:div>
        <w:div w:id="1890534433">
          <w:marLeft w:val="640"/>
          <w:marRight w:val="0"/>
          <w:marTop w:val="0"/>
          <w:marBottom w:val="0"/>
          <w:divBdr>
            <w:top w:val="none" w:sz="0" w:space="0" w:color="auto"/>
            <w:left w:val="none" w:sz="0" w:space="0" w:color="auto"/>
            <w:bottom w:val="none" w:sz="0" w:space="0" w:color="auto"/>
            <w:right w:val="none" w:sz="0" w:space="0" w:color="auto"/>
          </w:divBdr>
        </w:div>
        <w:div w:id="1947691951">
          <w:marLeft w:val="640"/>
          <w:marRight w:val="0"/>
          <w:marTop w:val="0"/>
          <w:marBottom w:val="0"/>
          <w:divBdr>
            <w:top w:val="none" w:sz="0" w:space="0" w:color="auto"/>
            <w:left w:val="none" w:sz="0" w:space="0" w:color="auto"/>
            <w:bottom w:val="none" w:sz="0" w:space="0" w:color="auto"/>
            <w:right w:val="none" w:sz="0" w:space="0" w:color="auto"/>
          </w:divBdr>
        </w:div>
        <w:div w:id="1960260575">
          <w:marLeft w:val="640"/>
          <w:marRight w:val="0"/>
          <w:marTop w:val="0"/>
          <w:marBottom w:val="0"/>
          <w:divBdr>
            <w:top w:val="none" w:sz="0" w:space="0" w:color="auto"/>
            <w:left w:val="none" w:sz="0" w:space="0" w:color="auto"/>
            <w:bottom w:val="none" w:sz="0" w:space="0" w:color="auto"/>
            <w:right w:val="none" w:sz="0" w:space="0" w:color="auto"/>
          </w:divBdr>
        </w:div>
        <w:div w:id="1990740715">
          <w:marLeft w:val="640"/>
          <w:marRight w:val="0"/>
          <w:marTop w:val="0"/>
          <w:marBottom w:val="0"/>
          <w:divBdr>
            <w:top w:val="none" w:sz="0" w:space="0" w:color="auto"/>
            <w:left w:val="none" w:sz="0" w:space="0" w:color="auto"/>
            <w:bottom w:val="none" w:sz="0" w:space="0" w:color="auto"/>
            <w:right w:val="none" w:sz="0" w:space="0" w:color="auto"/>
          </w:divBdr>
        </w:div>
        <w:div w:id="2083720603">
          <w:marLeft w:val="640"/>
          <w:marRight w:val="0"/>
          <w:marTop w:val="0"/>
          <w:marBottom w:val="0"/>
          <w:divBdr>
            <w:top w:val="none" w:sz="0" w:space="0" w:color="auto"/>
            <w:left w:val="none" w:sz="0" w:space="0" w:color="auto"/>
            <w:bottom w:val="none" w:sz="0" w:space="0" w:color="auto"/>
            <w:right w:val="none" w:sz="0" w:space="0" w:color="auto"/>
          </w:divBdr>
        </w:div>
        <w:div w:id="2084063412">
          <w:marLeft w:val="640"/>
          <w:marRight w:val="0"/>
          <w:marTop w:val="0"/>
          <w:marBottom w:val="0"/>
          <w:divBdr>
            <w:top w:val="none" w:sz="0" w:space="0" w:color="auto"/>
            <w:left w:val="none" w:sz="0" w:space="0" w:color="auto"/>
            <w:bottom w:val="none" w:sz="0" w:space="0" w:color="auto"/>
            <w:right w:val="none" w:sz="0" w:space="0" w:color="auto"/>
          </w:divBdr>
        </w:div>
        <w:div w:id="2120686614">
          <w:marLeft w:val="640"/>
          <w:marRight w:val="0"/>
          <w:marTop w:val="0"/>
          <w:marBottom w:val="0"/>
          <w:divBdr>
            <w:top w:val="none" w:sz="0" w:space="0" w:color="auto"/>
            <w:left w:val="none" w:sz="0" w:space="0" w:color="auto"/>
            <w:bottom w:val="none" w:sz="0" w:space="0" w:color="auto"/>
            <w:right w:val="none" w:sz="0" w:space="0" w:color="auto"/>
          </w:divBdr>
        </w:div>
        <w:div w:id="2135515618">
          <w:marLeft w:val="640"/>
          <w:marRight w:val="0"/>
          <w:marTop w:val="0"/>
          <w:marBottom w:val="0"/>
          <w:divBdr>
            <w:top w:val="none" w:sz="0" w:space="0" w:color="auto"/>
            <w:left w:val="none" w:sz="0" w:space="0" w:color="auto"/>
            <w:bottom w:val="none" w:sz="0" w:space="0" w:color="auto"/>
            <w:right w:val="none" w:sz="0" w:space="0" w:color="auto"/>
          </w:divBdr>
        </w:div>
      </w:divsChild>
    </w:div>
    <w:div w:id="1857494832">
      <w:bodyDiv w:val="1"/>
      <w:marLeft w:val="0"/>
      <w:marRight w:val="0"/>
      <w:marTop w:val="0"/>
      <w:marBottom w:val="0"/>
      <w:divBdr>
        <w:top w:val="none" w:sz="0" w:space="0" w:color="auto"/>
        <w:left w:val="none" w:sz="0" w:space="0" w:color="auto"/>
        <w:bottom w:val="none" w:sz="0" w:space="0" w:color="auto"/>
        <w:right w:val="none" w:sz="0" w:space="0" w:color="auto"/>
      </w:divBdr>
      <w:divsChild>
        <w:div w:id="9917030">
          <w:marLeft w:val="640"/>
          <w:marRight w:val="0"/>
          <w:marTop w:val="0"/>
          <w:marBottom w:val="0"/>
          <w:divBdr>
            <w:top w:val="none" w:sz="0" w:space="0" w:color="auto"/>
            <w:left w:val="none" w:sz="0" w:space="0" w:color="auto"/>
            <w:bottom w:val="none" w:sz="0" w:space="0" w:color="auto"/>
            <w:right w:val="none" w:sz="0" w:space="0" w:color="auto"/>
          </w:divBdr>
        </w:div>
        <w:div w:id="83764201">
          <w:marLeft w:val="640"/>
          <w:marRight w:val="0"/>
          <w:marTop w:val="0"/>
          <w:marBottom w:val="0"/>
          <w:divBdr>
            <w:top w:val="none" w:sz="0" w:space="0" w:color="auto"/>
            <w:left w:val="none" w:sz="0" w:space="0" w:color="auto"/>
            <w:bottom w:val="none" w:sz="0" w:space="0" w:color="auto"/>
            <w:right w:val="none" w:sz="0" w:space="0" w:color="auto"/>
          </w:divBdr>
        </w:div>
        <w:div w:id="87889790">
          <w:marLeft w:val="640"/>
          <w:marRight w:val="0"/>
          <w:marTop w:val="0"/>
          <w:marBottom w:val="0"/>
          <w:divBdr>
            <w:top w:val="none" w:sz="0" w:space="0" w:color="auto"/>
            <w:left w:val="none" w:sz="0" w:space="0" w:color="auto"/>
            <w:bottom w:val="none" w:sz="0" w:space="0" w:color="auto"/>
            <w:right w:val="none" w:sz="0" w:space="0" w:color="auto"/>
          </w:divBdr>
        </w:div>
        <w:div w:id="98139959">
          <w:marLeft w:val="640"/>
          <w:marRight w:val="0"/>
          <w:marTop w:val="0"/>
          <w:marBottom w:val="0"/>
          <w:divBdr>
            <w:top w:val="none" w:sz="0" w:space="0" w:color="auto"/>
            <w:left w:val="none" w:sz="0" w:space="0" w:color="auto"/>
            <w:bottom w:val="none" w:sz="0" w:space="0" w:color="auto"/>
            <w:right w:val="none" w:sz="0" w:space="0" w:color="auto"/>
          </w:divBdr>
        </w:div>
        <w:div w:id="103694591">
          <w:marLeft w:val="640"/>
          <w:marRight w:val="0"/>
          <w:marTop w:val="0"/>
          <w:marBottom w:val="0"/>
          <w:divBdr>
            <w:top w:val="none" w:sz="0" w:space="0" w:color="auto"/>
            <w:left w:val="none" w:sz="0" w:space="0" w:color="auto"/>
            <w:bottom w:val="none" w:sz="0" w:space="0" w:color="auto"/>
            <w:right w:val="none" w:sz="0" w:space="0" w:color="auto"/>
          </w:divBdr>
        </w:div>
        <w:div w:id="126634255">
          <w:marLeft w:val="640"/>
          <w:marRight w:val="0"/>
          <w:marTop w:val="0"/>
          <w:marBottom w:val="0"/>
          <w:divBdr>
            <w:top w:val="none" w:sz="0" w:space="0" w:color="auto"/>
            <w:left w:val="none" w:sz="0" w:space="0" w:color="auto"/>
            <w:bottom w:val="none" w:sz="0" w:space="0" w:color="auto"/>
            <w:right w:val="none" w:sz="0" w:space="0" w:color="auto"/>
          </w:divBdr>
        </w:div>
        <w:div w:id="140117523">
          <w:marLeft w:val="640"/>
          <w:marRight w:val="0"/>
          <w:marTop w:val="0"/>
          <w:marBottom w:val="0"/>
          <w:divBdr>
            <w:top w:val="none" w:sz="0" w:space="0" w:color="auto"/>
            <w:left w:val="none" w:sz="0" w:space="0" w:color="auto"/>
            <w:bottom w:val="none" w:sz="0" w:space="0" w:color="auto"/>
            <w:right w:val="none" w:sz="0" w:space="0" w:color="auto"/>
          </w:divBdr>
        </w:div>
        <w:div w:id="140586512">
          <w:marLeft w:val="640"/>
          <w:marRight w:val="0"/>
          <w:marTop w:val="0"/>
          <w:marBottom w:val="0"/>
          <w:divBdr>
            <w:top w:val="none" w:sz="0" w:space="0" w:color="auto"/>
            <w:left w:val="none" w:sz="0" w:space="0" w:color="auto"/>
            <w:bottom w:val="none" w:sz="0" w:space="0" w:color="auto"/>
            <w:right w:val="none" w:sz="0" w:space="0" w:color="auto"/>
          </w:divBdr>
        </w:div>
        <w:div w:id="158546669">
          <w:marLeft w:val="640"/>
          <w:marRight w:val="0"/>
          <w:marTop w:val="0"/>
          <w:marBottom w:val="0"/>
          <w:divBdr>
            <w:top w:val="none" w:sz="0" w:space="0" w:color="auto"/>
            <w:left w:val="none" w:sz="0" w:space="0" w:color="auto"/>
            <w:bottom w:val="none" w:sz="0" w:space="0" w:color="auto"/>
            <w:right w:val="none" w:sz="0" w:space="0" w:color="auto"/>
          </w:divBdr>
        </w:div>
        <w:div w:id="218708580">
          <w:marLeft w:val="640"/>
          <w:marRight w:val="0"/>
          <w:marTop w:val="0"/>
          <w:marBottom w:val="0"/>
          <w:divBdr>
            <w:top w:val="none" w:sz="0" w:space="0" w:color="auto"/>
            <w:left w:val="none" w:sz="0" w:space="0" w:color="auto"/>
            <w:bottom w:val="none" w:sz="0" w:space="0" w:color="auto"/>
            <w:right w:val="none" w:sz="0" w:space="0" w:color="auto"/>
          </w:divBdr>
        </w:div>
        <w:div w:id="268975652">
          <w:marLeft w:val="640"/>
          <w:marRight w:val="0"/>
          <w:marTop w:val="0"/>
          <w:marBottom w:val="0"/>
          <w:divBdr>
            <w:top w:val="none" w:sz="0" w:space="0" w:color="auto"/>
            <w:left w:val="none" w:sz="0" w:space="0" w:color="auto"/>
            <w:bottom w:val="none" w:sz="0" w:space="0" w:color="auto"/>
            <w:right w:val="none" w:sz="0" w:space="0" w:color="auto"/>
          </w:divBdr>
        </w:div>
        <w:div w:id="336805631">
          <w:marLeft w:val="640"/>
          <w:marRight w:val="0"/>
          <w:marTop w:val="0"/>
          <w:marBottom w:val="0"/>
          <w:divBdr>
            <w:top w:val="none" w:sz="0" w:space="0" w:color="auto"/>
            <w:left w:val="none" w:sz="0" w:space="0" w:color="auto"/>
            <w:bottom w:val="none" w:sz="0" w:space="0" w:color="auto"/>
            <w:right w:val="none" w:sz="0" w:space="0" w:color="auto"/>
          </w:divBdr>
        </w:div>
        <w:div w:id="352078992">
          <w:marLeft w:val="640"/>
          <w:marRight w:val="0"/>
          <w:marTop w:val="0"/>
          <w:marBottom w:val="0"/>
          <w:divBdr>
            <w:top w:val="none" w:sz="0" w:space="0" w:color="auto"/>
            <w:left w:val="none" w:sz="0" w:space="0" w:color="auto"/>
            <w:bottom w:val="none" w:sz="0" w:space="0" w:color="auto"/>
            <w:right w:val="none" w:sz="0" w:space="0" w:color="auto"/>
          </w:divBdr>
        </w:div>
        <w:div w:id="353263850">
          <w:marLeft w:val="640"/>
          <w:marRight w:val="0"/>
          <w:marTop w:val="0"/>
          <w:marBottom w:val="0"/>
          <w:divBdr>
            <w:top w:val="none" w:sz="0" w:space="0" w:color="auto"/>
            <w:left w:val="none" w:sz="0" w:space="0" w:color="auto"/>
            <w:bottom w:val="none" w:sz="0" w:space="0" w:color="auto"/>
            <w:right w:val="none" w:sz="0" w:space="0" w:color="auto"/>
          </w:divBdr>
        </w:div>
        <w:div w:id="368841538">
          <w:marLeft w:val="640"/>
          <w:marRight w:val="0"/>
          <w:marTop w:val="0"/>
          <w:marBottom w:val="0"/>
          <w:divBdr>
            <w:top w:val="none" w:sz="0" w:space="0" w:color="auto"/>
            <w:left w:val="none" w:sz="0" w:space="0" w:color="auto"/>
            <w:bottom w:val="none" w:sz="0" w:space="0" w:color="auto"/>
            <w:right w:val="none" w:sz="0" w:space="0" w:color="auto"/>
          </w:divBdr>
        </w:div>
        <w:div w:id="390158861">
          <w:marLeft w:val="640"/>
          <w:marRight w:val="0"/>
          <w:marTop w:val="0"/>
          <w:marBottom w:val="0"/>
          <w:divBdr>
            <w:top w:val="none" w:sz="0" w:space="0" w:color="auto"/>
            <w:left w:val="none" w:sz="0" w:space="0" w:color="auto"/>
            <w:bottom w:val="none" w:sz="0" w:space="0" w:color="auto"/>
            <w:right w:val="none" w:sz="0" w:space="0" w:color="auto"/>
          </w:divBdr>
        </w:div>
        <w:div w:id="402875291">
          <w:marLeft w:val="640"/>
          <w:marRight w:val="0"/>
          <w:marTop w:val="0"/>
          <w:marBottom w:val="0"/>
          <w:divBdr>
            <w:top w:val="none" w:sz="0" w:space="0" w:color="auto"/>
            <w:left w:val="none" w:sz="0" w:space="0" w:color="auto"/>
            <w:bottom w:val="none" w:sz="0" w:space="0" w:color="auto"/>
            <w:right w:val="none" w:sz="0" w:space="0" w:color="auto"/>
          </w:divBdr>
        </w:div>
        <w:div w:id="418987302">
          <w:marLeft w:val="640"/>
          <w:marRight w:val="0"/>
          <w:marTop w:val="0"/>
          <w:marBottom w:val="0"/>
          <w:divBdr>
            <w:top w:val="none" w:sz="0" w:space="0" w:color="auto"/>
            <w:left w:val="none" w:sz="0" w:space="0" w:color="auto"/>
            <w:bottom w:val="none" w:sz="0" w:space="0" w:color="auto"/>
            <w:right w:val="none" w:sz="0" w:space="0" w:color="auto"/>
          </w:divBdr>
        </w:div>
        <w:div w:id="452483261">
          <w:marLeft w:val="640"/>
          <w:marRight w:val="0"/>
          <w:marTop w:val="0"/>
          <w:marBottom w:val="0"/>
          <w:divBdr>
            <w:top w:val="none" w:sz="0" w:space="0" w:color="auto"/>
            <w:left w:val="none" w:sz="0" w:space="0" w:color="auto"/>
            <w:bottom w:val="none" w:sz="0" w:space="0" w:color="auto"/>
            <w:right w:val="none" w:sz="0" w:space="0" w:color="auto"/>
          </w:divBdr>
        </w:div>
        <w:div w:id="482160764">
          <w:marLeft w:val="640"/>
          <w:marRight w:val="0"/>
          <w:marTop w:val="0"/>
          <w:marBottom w:val="0"/>
          <w:divBdr>
            <w:top w:val="none" w:sz="0" w:space="0" w:color="auto"/>
            <w:left w:val="none" w:sz="0" w:space="0" w:color="auto"/>
            <w:bottom w:val="none" w:sz="0" w:space="0" w:color="auto"/>
            <w:right w:val="none" w:sz="0" w:space="0" w:color="auto"/>
          </w:divBdr>
        </w:div>
        <w:div w:id="497498845">
          <w:marLeft w:val="640"/>
          <w:marRight w:val="0"/>
          <w:marTop w:val="0"/>
          <w:marBottom w:val="0"/>
          <w:divBdr>
            <w:top w:val="none" w:sz="0" w:space="0" w:color="auto"/>
            <w:left w:val="none" w:sz="0" w:space="0" w:color="auto"/>
            <w:bottom w:val="none" w:sz="0" w:space="0" w:color="auto"/>
            <w:right w:val="none" w:sz="0" w:space="0" w:color="auto"/>
          </w:divBdr>
        </w:div>
        <w:div w:id="568459784">
          <w:marLeft w:val="640"/>
          <w:marRight w:val="0"/>
          <w:marTop w:val="0"/>
          <w:marBottom w:val="0"/>
          <w:divBdr>
            <w:top w:val="none" w:sz="0" w:space="0" w:color="auto"/>
            <w:left w:val="none" w:sz="0" w:space="0" w:color="auto"/>
            <w:bottom w:val="none" w:sz="0" w:space="0" w:color="auto"/>
            <w:right w:val="none" w:sz="0" w:space="0" w:color="auto"/>
          </w:divBdr>
        </w:div>
        <w:div w:id="578633973">
          <w:marLeft w:val="640"/>
          <w:marRight w:val="0"/>
          <w:marTop w:val="0"/>
          <w:marBottom w:val="0"/>
          <w:divBdr>
            <w:top w:val="none" w:sz="0" w:space="0" w:color="auto"/>
            <w:left w:val="none" w:sz="0" w:space="0" w:color="auto"/>
            <w:bottom w:val="none" w:sz="0" w:space="0" w:color="auto"/>
            <w:right w:val="none" w:sz="0" w:space="0" w:color="auto"/>
          </w:divBdr>
        </w:div>
        <w:div w:id="579025933">
          <w:marLeft w:val="640"/>
          <w:marRight w:val="0"/>
          <w:marTop w:val="0"/>
          <w:marBottom w:val="0"/>
          <w:divBdr>
            <w:top w:val="none" w:sz="0" w:space="0" w:color="auto"/>
            <w:left w:val="none" w:sz="0" w:space="0" w:color="auto"/>
            <w:bottom w:val="none" w:sz="0" w:space="0" w:color="auto"/>
            <w:right w:val="none" w:sz="0" w:space="0" w:color="auto"/>
          </w:divBdr>
        </w:div>
        <w:div w:id="608464600">
          <w:marLeft w:val="640"/>
          <w:marRight w:val="0"/>
          <w:marTop w:val="0"/>
          <w:marBottom w:val="0"/>
          <w:divBdr>
            <w:top w:val="none" w:sz="0" w:space="0" w:color="auto"/>
            <w:left w:val="none" w:sz="0" w:space="0" w:color="auto"/>
            <w:bottom w:val="none" w:sz="0" w:space="0" w:color="auto"/>
            <w:right w:val="none" w:sz="0" w:space="0" w:color="auto"/>
          </w:divBdr>
        </w:div>
        <w:div w:id="615529802">
          <w:marLeft w:val="640"/>
          <w:marRight w:val="0"/>
          <w:marTop w:val="0"/>
          <w:marBottom w:val="0"/>
          <w:divBdr>
            <w:top w:val="none" w:sz="0" w:space="0" w:color="auto"/>
            <w:left w:val="none" w:sz="0" w:space="0" w:color="auto"/>
            <w:bottom w:val="none" w:sz="0" w:space="0" w:color="auto"/>
            <w:right w:val="none" w:sz="0" w:space="0" w:color="auto"/>
          </w:divBdr>
        </w:div>
        <w:div w:id="679551713">
          <w:marLeft w:val="640"/>
          <w:marRight w:val="0"/>
          <w:marTop w:val="0"/>
          <w:marBottom w:val="0"/>
          <w:divBdr>
            <w:top w:val="none" w:sz="0" w:space="0" w:color="auto"/>
            <w:left w:val="none" w:sz="0" w:space="0" w:color="auto"/>
            <w:bottom w:val="none" w:sz="0" w:space="0" w:color="auto"/>
            <w:right w:val="none" w:sz="0" w:space="0" w:color="auto"/>
          </w:divBdr>
        </w:div>
        <w:div w:id="715661787">
          <w:marLeft w:val="640"/>
          <w:marRight w:val="0"/>
          <w:marTop w:val="0"/>
          <w:marBottom w:val="0"/>
          <w:divBdr>
            <w:top w:val="none" w:sz="0" w:space="0" w:color="auto"/>
            <w:left w:val="none" w:sz="0" w:space="0" w:color="auto"/>
            <w:bottom w:val="none" w:sz="0" w:space="0" w:color="auto"/>
            <w:right w:val="none" w:sz="0" w:space="0" w:color="auto"/>
          </w:divBdr>
        </w:div>
        <w:div w:id="721831285">
          <w:marLeft w:val="640"/>
          <w:marRight w:val="0"/>
          <w:marTop w:val="0"/>
          <w:marBottom w:val="0"/>
          <w:divBdr>
            <w:top w:val="none" w:sz="0" w:space="0" w:color="auto"/>
            <w:left w:val="none" w:sz="0" w:space="0" w:color="auto"/>
            <w:bottom w:val="none" w:sz="0" w:space="0" w:color="auto"/>
            <w:right w:val="none" w:sz="0" w:space="0" w:color="auto"/>
          </w:divBdr>
        </w:div>
        <w:div w:id="768433740">
          <w:marLeft w:val="640"/>
          <w:marRight w:val="0"/>
          <w:marTop w:val="0"/>
          <w:marBottom w:val="0"/>
          <w:divBdr>
            <w:top w:val="none" w:sz="0" w:space="0" w:color="auto"/>
            <w:left w:val="none" w:sz="0" w:space="0" w:color="auto"/>
            <w:bottom w:val="none" w:sz="0" w:space="0" w:color="auto"/>
            <w:right w:val="none" w:sz="0" w:space="0" w:color="auto"/>
          </w:divBdr>
        </w:div>
        <w:div w:id="812451217">
          <w:marLeft w:val="640"/>
          <w:marRight w:val="0"/>
          <w:marTop w:val="0"/>
          <w:marBottom w:val="0"/>
          <w:divBdr>
            <w:top w:val="none" w:sz="0" w:space="0" w:color="auto"/>
            <w:left w:val="none" w:sz="0" w:space="0" w:color="auto"/>
            <w:bottom w:val="none" w:sz="0" w:space="0" w:color="auto"/>
            <w:right w:val="none" w:sz="0" w:space="0" w:color="auto"/>
          </w:divBdr>
        </w:div>
        <w:div w:id="816843176">
          <w:marLeft w:val="640"/>
          <w:marRight w:val="0"/>
          <w:marTop w:val="0"/>
          <w:marBottom w:val="0"/>
          <w:divBdr>
            <w:top w:val="none" w:sz="0" w:space="0" w:color="auto"/>
            <w:left w:val="none" w:sz="0" w:space="0" w:color="auto"/>
            <w:bottom w:val="none" w:sz="0" w:space="0" w:color="auto"/>
            <w:right w:val="none" w:sz="0" w:space="0" w:color="auto"/>
          </w:divBdr>
        </w:div>
        <w:div w:id="828985363">
          <w:marLeft w:val="640"/>
          <w:marRight w:val="0"/>
          <w:marTop w:val="0"/>
          <w:marBottom w:val="0"/>
          <w:divBdr>
            <w:top w:val="none" w:sz="0" w:space="0" w:color="auto"/>
            <w:left w:val="none" w:sz="0" w:space="0" w:color="auto"/>
            <w:bottom w:val="none" w:sz="0" w:space="0" w:color="auto"/>
            <w:right w:val="none" w:sz="0" w:space="0" w:color="auto"/>
          </w:divBdr>
        </w:div>
        <w:div w:id="847595418">
          <w:marLeft w:val="640"/>
          <w:marRight w:val="0"/>
          <w:marTop w:val="0"/>
          <w:marBottom w:val="0"/>
          <w:divBdr>
            <w:top w:val="none" w:sz="0" w:space="0" w:color="auto"/>
            <w:left w:val="none" w:sz="0" w:space="0" w:color="auto"/>
            <w:bottom w:val="none" w:sz="0" w:space="0" w:color="auto"/>
            <w:right w:val="none" w:sz="0" w:space="0" w:color="auto"/>
          </w:divBdr>
        </w:div>
        <w:div w:id="848637416">
          <w:marLeft w:val="640"/>
          <w:marRight w:val="0"/>
          <w:marTop w:val="0"/>
          <w:marBottom w:val="0"/>
          <w:divBdr>
            <w:top w:val="none" w:sz="0" w:space="0" w:color="auto"/>
            <w:left w:val="none" w:sz="0" w:space="0" w:color="auto"/>
            <w:bottom w:val="none" w:sz="0" w:space="0" w:color="auto"/>
            <w:right w:val="none" w:sz="0" w:space="0" w:color="auto"/>
          </w:divBdr>
        </w:div>
        <w:div w:id="856964350">
          <w:marLeft w:val="640"/>
          <w:marRight w:val="0"/>
          <w:marTop w:val="0"/>
          <w:marBottom w:val="0"/>
          <w:divBdr>
            <w:top w:val="none" w:sz="0" w:space="0" w:color="auto"/>
            <w:left w:val="none" w:sz="0" w:space="0" w:color="auto"/>
            <w:bottom w:val="none" w:sz="0" w:space="0" w:color="auto"/>
            <w:right w:val="none" w:sz="0" w:space="0" w:color="auto"/>
          </w:divBdr>
        </w:div>
        <w:div w:id="882212827">
          <w:marLeft w:val="640"/>
          <w:marRight w:val="0"/>
          <w:marTop w:val="0"/>
          <w:marBottom w:val="0"/>
          <w:divBdr>
            <w:top w:val="none" w:sz="0" w:space="0" w:color="auto"/>
            <w:left w:val="none" w:sz="0" w:space="0" w:color="auto"/>
            <w:bottom w:val="none" w:sz="0" w:space="0" w:color="auto"/>
            <w:right w:val="none" w:sz="0" w:space="0" w:color="auto"/>
          </w:divBdr>
        </w:div>
        <w:div w:id="883950993">
          <w:marLeft w:val="640"/>
          <w:marRight w:val="0"/>
          <w:marTop w:val="0"/>
          <w:marBottom w:val="0"/>
          <w:divBdr>
            <w:top w:val="none" w:sz="0" w:space="0" w:color="auto"/>
            <w:left w:val="none" w:sz="0" w:space="0" w:color="auto"/>
            <w:bottom w:val="none" w:sz="0" w:space="0" w:color="auto"/>
            <w:right w:val="none" w:sz="0" w:space="0" w:color="auto"/>
          </w:divBdr>
        </w:div>
        <w:div w:id="887305936">
          <w:marLeft w:val="640"/>
          <w:marRight w:val="0"/>
          <w:marTop w:val="0"/>
          <w:marBottom w:val="0"/>
          <w:divBdr>
            <w:top w:val="none" w:sz="0" w:space="0" w:color="auto"/>
            <w:left w:val="none" w:sz="0" w:space="0" w:color="auto"/>
            <w:bottom w:val="none" w:sz="0" w:space="0" w:color="auto"/>
            <w:right w:val="none" w:sz="0" w:space="0" w:color="auto"/>
          </w:divBdr>
        </w:div>
        <w:div w:id="892666629">
          <w:marLeft w:val="640"/>
          <w:marRight w:val="0"/>
          <w:marTop w:val="0"/>
          <w:marBottom w:val="0"/>
          <w:divBdr>
            <w:top w:val="none" w:sz="0" w:space="0" w:color="auto"/>
            <w:left w:val="none" w:sz="0" w:space="0" w:color="auto"/>
            <w:bottom w:val="none" w:sz="0" w:space="0" w:color="auto"/>
            <w:right w:val="none" w:sz="0" w:space="0" w:color="auto"/>
          </w:divBdr>
        </w:div>
        <w:div w:id="893396570">
          <w:marLeft w:val="640"/>
          <w:marRight w:val="0"/>
          <w:marTop w:val="0"/>
          <w:marBottom w:val="0"/>
          <w:divBdr>
            <w:top w:val="none" w:sz="0" w:space="0" w:color="auto"/>
            <w:left w:val="none" w:sz="0" w:space="0" w:color="auto"/>
            <w:bottom w:val="none" w:sz="0" w:space="0" w:color="auto"/>
            <w:right w:val="none" w:sz="0" w:space="0" w:color="auto"/>
          </w:divBdr>
        </w:div>
        <w:div w:id="912664930">
          <w:marLeft w:val="640"/>
          <w:marRight w:val="0"/>
          <w:marTop w:val="0"/>
          <w:marBottom w:val="0"/>
          <w:divBdr>
            <w:top w:val="none" w:sz="0" w:space="0" w:color="auto"/>
            <w:left w:val="none" w:sz="0" w:space="0" w:color="auto"/>
            <w:bottom w:val="none" w:sz="0" w:space="0" w:color="auto"/>
            <w:right w:val="none" w:sz="0" w:space="0" w:color="auto"/>
          </w:divBdr>
        </w:div>
        <w:div w:id="951863220">
          <w:marLeft w:val="640"/>
          <w:marRight w:val="0"/>
          <w:marTop w:val="0"/>
          <w:marBottom w:val="0"/>
          <w:divBdr>
            <w:top w:val="none" w:sz="0" w:space="0" w:color="auto"/>
            <w:left w:val="none" w:sz="0" w:space="0" w:color="auto"/>
            <w:bottom w:val="none" w:sz="0" w:space="0" w:color="auto"/>
            <w:right w:val="none" w:sz="0" w:space="0" w:color="auto"/>
          </w:divBdr>
        </w:div>
        <w:div w:id="955865135">
          <w:marLeft w:val="640"/>
          <w:marRight w:val="0"/>
          <w:marTop w:val="0"/>
          <w:marBottom w:val="0"/>
          <w:divBdr>
            <w:top w:val="none" w:sz="0" w:space="0" w:color="auto"/>
            <w:left w:val="none" w:sz="0" w:space="0" w:color="auto"/>
            <w:bottom w:val="none" w:sz="0" w:space="0" w:color="auto"/>
            <w:right w:val="none" w:sz="0" w:space="0" w:color="auto"/>
          </w:divBdr>
        </w:div>
        <w:div w:id="973683598">
          <w:marLeft w:val="640"/>
          <w:marRight w:val="0"/>
          <w:marTop w:val="0"/>
          <w:marBottom w:val="0"/>
          <w:divBdr>
            <w:top w:val="none" w:sz="0" w:space="0" w:color="auto"/>
            <w:left w:val="none" w:sz="0" w:space="0" w:color="auto"/>
            <w:bottom w:val="none" w:sz="0" w:space="0" w:color="auto"/>
            <w:right w:val="none" w:sz="0" w:space="0" w:color="auto"/>
          </w:divBdr>
        </w:div>
        <w:div w:id="988554538">
          <w:marLeft w:val="640"/>
          <w:marRight w:val="0"/>
          <w:marTop w:val="0"/>
          <w:marBottom w:val="0"/>
          <w:divBdr>
            <w:top w:val="none" w:sz="0" w:space="0" w:color="auto"/>
            <w:left w:val="none" w:sz="0" w:space="0" w:color="auto"/>
            <w:bottom w:val="none" w:sz="0" w:space="0" w:color="auto"/>
            <w:right w:val="none" w:sz="0" w:space="0" w:color="auto"/>
          </w:divBdr>
        </w:div>
        <w:div w:id="1029187428">
          <w:marLeft w:val="640"/>
          <w:marRight w:val="0"/>
          <w:marTop w:val="0"/>
          <w:marBottom w:val="0"/>
          <w:divBdr>
            <w:top w:val="none" w:sz="0" w:space="0" w:color="auto"/>
            <w:left w:val="none" w:sz="0" w:space="0" w:color="auto"/>
            <w:bottom w:val="none" w:sz="0" w:space="0" w:color="auto"/>
            <w:right w:val="none" w:sz="0" w:space="0" w:color="auto"/>
          </w:divBdr>
        </w:div>
        <w:div w:id="1057168009">
          <w:marLeft w:val="640"/>
          <w:marRight w:val="0"/>
          <w:marTop w:val="0"/>
          <w:marBottom w:val="0"/>
          <w:divBdr>
            <w:top w:val="none" w:sz="0" w:space="0" w:color="auto"/>
            <w:left w:val="none" w:sz="0" w:space="0" w:color="auto"/>
            <w:bottom w:val="none" w:sz="0" w:space="0" w:color="auto"/>
            <w:right w:val="none" w:sz="0" w:space="0" w:color="auto"/>
          </w:divBdr>
        </w:div>
        <w:div w:id="1109202067">
          <w:marLeft w:val="640"/>
          <w:marRight w:val="0"/>
          <w:marTop w:val="0"/>
          <w:marBottom w:val="0"/>
          <w:divBdr>
            <w:top w:val="none" w:sz="0" w:space="0" w:color="auto"/>
            <w:left w:val="none" w:sz="0" w:space="0" w:color="auto"/>
            <w:bottom w:val="none" w:sz="0" w:space="0" w:color="auto"/>
            <w:right w:val="none" w:sz="0" w:space="0" w:color="auto"/>
          </w:divBdr>
        </w:div>
        <w:div w:id="1116019330">
          <w:marLeft w:val="640"/>
          <w:marRight w:val="0"/>
          <w:marTop w:val="0"/>
          <w:marBottom w:val="0"/>
          <w:divBdr>
            <w:top w:val="none" w:sz="0" w:space="0" w:color="auto"/>
            <w:left w:val="none" w:sz="0" w:space="0" w:color="auto"/>
            <w:bottom w:val="none" w:sz="0" w:space="0" w:color="auto"/>
            <w:right w:val="none" w:sz="0" w:space="0" w:color="auto"/>
          </w:divBdr>
        </w:div>
        <w:div w:id="1144200227">
          <w:marLeft w:val="640"/>
          <w:marRight w:val="0"/>
          <w:marTop w:val="0"/>
          <w:marBottom w:val="0"/>
          <w:divBdr>
            <w:top w:val="none" w:sz="0" w:space="0" w:color="auto"/>
            <w:left w:val="none" w:sz="0" w:space="0" w:color="auto"/>
            <w:bottom w:val="none" w:sz="0" w:space="0" w:color="auto"/>
            <w:right w:val="none" w:sz="0" w:space="0" w:color="auto"/>
          </w:divBdr>
        </w:div>
        <w:div w:id="1146095193">
          <w:marLeft w:val="640"/>
          <w:marRight w:val="0"/>
          <w:marTop w:val="0"/>
          <w:marBottom w:val="0"/>
          <w:divBdr>
            <w:top w:val="none" w:sz="0" w:space="0" w:color="auto"/>
            <w:left w:val="none" w:sz="0" w:space="0" w:color="auto"/>
            <w:bottom w:val="none" w:sz="0" w:space="0" w:color="auto"/>
            <w:right w:val="none" w:sz="0" w:space="0" w:color="auto"/>
          </w:divBdr>
        </w:div>
        <w:div w:id="1187715540">
          <w:marLeft w:val="640"/>
          <w:marRight w:val="0"/>
          <w:marTop w:val="0"/>
          <w:marBottom w:val="0"/>
          <w:divBdr>
            <w:top w:val="none" w:sz="0" w:space="0" w:color="auto"/>
            <w:left w:val="none" w:sz="0" w:space="0" w:color="auto"/>
            <w:bottom w:val="none" w:sz="0" w:space="0" w:color="auto"/>
            <w:right w:val="none" w:sz="0" w:space="0" w:color="auto"/>
          </w:divBdr>
        </w:div>
        <w:div w:id="1209336770">
          <w:marLeft w:val="640"/>
          <w:marRight w:val="0"/>
          <w:marTop w:val="0"/>
          <w:marBottom w:val="0"/>
          <w:divBdr>
            <w:top w:val="none" w:sz="0" w:space="0" w:color="auto"/>
            <w:left w:val="none" w:sz="0" w:space="0" w:color="auto"/>
            <w:bottom w:val="none" w:sz="0" w:space="0" w:color="auto"/>
            <w:right w:val="none" w:sz="0" w:space="0" w:color="auto"/>
          </w:divBdr>
        </w:div>
        <w:div w:id="1223057820">
          <w:marLeft w:val="640"/>
          <w:marRight w:val="0"/>
          <w:marTop w:val="0"/>
          <w:marBottom w:val="0"/>
          <w:divBdr>
            <w:top w:val="none" w:sz="0" w:space="0" w:color="auto"/>
            <w:left w:val="none" w:sz="0" w:space="0" w:color="auto"/>
            <w:bottom w:val="none" w:sz="0" w:space="0" w:color="auto"/>
            <w:right w:val="none" w:sz="0" w:space="0" w:color="auto"/>
          </w:divBdr>
        </w:div>
        <w:div w:id="1231648913">
          <w:marLeft w:val="640"/>
          <w:marRight w:val="0"/>
          <w:marTop w:val="0"/>
          <w:marBottom w:val="0"/>
          <w:divBdr>
            <w:top w:val="none" w:sz="0" w:space="0" w:color="auto"/>
            <w:left w:val="none" w:sz="0" w:space="0" w:color="auto"/>
            <w:bottom w:val="none" w:sz="0" w:space="0" w:color="auto"/>
            <w:right w:val="none" w:sz="0" w:space="0" w:color="auto"/>
          </w:divBdr>
        </w:div>
        <w:div w:id="1257594094">
          <w:marLeft w:val="640"/>
          <w:marRight w:val="0"/>
          <w:marTop w:val="0"/>
          <w:marBottom w:val="0"/>
          <w:divBdr>
            <w:top w:val="none" w:sz="0" w:space="0" w:color="auto"/>
            <w:left w:val="none" w:sz="0" w:space="0" w:color="auto"/>
            <w:bottom w:val="none" w:sz="0" w:space="0" w:color="auto"/>
            <w:right w:val="none" w:sz="0" w:space="0" w:color="auto"/>
          </w:divBdr>
        </w:div>
        <w:div w:id="1303195032">
          <w:marLeft w:val="640"/>
          <w:marRight w:val="0"/>
          <w:marTop w:val="0"/>
          <w:marBottom w:val="0"/>
          <w:divBdr>
            <w:top w:val="none" w:sz="0" w:space="0" w:color="auto"/>
            <w:left w:val="none" w:sz="0" w:space="0" w:color="auto"/>
            <w:bottom w:val="none" w:sz="0" w:space="0" w:color="auto"/>
            <w:right w:val="none" w:sz="0" w:space="0" w:color="auto"/>
          </w:divBdr>
        </w:div>
        <w:div w:id="1345784451">
          <w:marLeft w:val="640"/>
          <w:marRight w:val="0"/>
          <w:marTop w:val="0"/>
          <w:marBottom w:val="0"/>
          <w:divBdr>
            <w:top w:val="none" w:sz="0" w:space="0" w:color="auto"/>
            <w:left w:val="none" w:sz="0" w:space="0" w:color="auto"/>
            <w:bottom w:val="none" w:sz="0" w:space="0" w:color="auto"/>
            <w:right w:val="none" w:sz="0" w:space="0" w:color="auto"/>
          </w:divBdr>
        </w:div>
        <w:div w:id="1352874332">
          <w:marLeft w:val="640"/>
          <w:marRight w:val="0"/>
          <w:marTop w:val="0"/>
          <w:marBottom w:val="0"/>
          <w:divBdr>
            <w:top w:val="none" w:sz="0" w:space="0" w:color="auto"/>
            <w:left w:val="none" w:sz="0" w:space="0" w:color="auto"/>
            <w:bottom w:val="none" w:sz="0" w:space="0" w:color="auto"/>
            <w:right w:val="none" w:sz="0" w:space="0" w:color="auto"/>
          </w:divBdr>
        </w:div>
        <w:div w:id="1367755750">
          <w:marLeft w:val="640"/>
          <w:marRight w:val="0"/>
          <w:marTop w:val="0"/>
          <w:marBottom w:val="0"/>
          <w:divBdr>
            <w:top w:val="none" w:sz="0" w:space="0" w:color="auto"/>
            <w:left w:val="none" w:sz="0" w:space="0" w:color="auto"/>
            <w:bottom w:val="none" w:sz="0" w:space="0" w:color="auto"/>
            <w:right w:val="none" w:sz="0" w:space="0" w:color="auto"/>
          </w:divBdr>
        </w:div>
        <w:div w:id="1369717914">
          <w:marLeft w:val="640"/>
          <w:marRight w:val="0"/>
          <w:marTop w:val="0"/>
          <w:marBottom w:val="0"/>
          <w:divBdr>
            <w:top w:val="none" w:sz="0" w:space="0" w:color="auto"/>
            <w:left w:val="none" w:sz="0" w:space="0" w:color="auto"/>
            <w:bottom w:val="none" w:sz="0" w:space="0" w:color="auto"/>
            <w:right w:val="none" w:sz="0" w:space="0" w:color="auto"/>
          </w:divBdr>
        </w:div>
        <w:div w:id="1388531996">
          <w:marLeft w:val="640"/>
          <w:marRight w:val="0"/>
          <w:marTop w:val="0"/>
          <w:marBottom w:val="0"/>
          <w:divBdr>
            <w:top w:val="none" w:sz="0" w:space="0" w:color="auto"/>
            <w:left w:val="none" w:sz="0" w:space="0" w:color="auto"/>
            <w:bottom w:val="none" w:sz="0" w:space="0" w:color="auto"/>
            <w:right w:val="none" w:sz="0" w:space="0" w:color="auto"/>
          </w:divBdr>
        </w:div>
        <w:div w:id="1412506911">
          <w:marLeft w:val="640"/>
          <w:marRight w:val="0"/>
          <w:marTop w:val="0"/>
          <w:marBottom w:val="0"/>
          <w:divBdr>
            <w:top w:val="none" w:sz="0" w:space="0" w:color="auto"/>
            <w:left w:val="none" w:sz="0" w:space="0" w:color="auto"/>
            <w:bottom w:val="none" w:sz="0" w:space="0" w:color="auto"/>
            <w:right w:val="none" w:sz="0" w:space="0" w:color="auto"/>
          </w:divBdr>
        </w:div>
        <w:div w:id="1417022221">
          <w:marLeft w:val="640"/>
          <w:marRight w:val="0"/>
          <w:marTop w:val="0"/>
          <w:marBottom w:val="0"/>
          <w:divBdr>
            <w:top w:val="none" w:sz="0" w:space="0" w:color="auto"/>
            <w:left w:val="none" w:sz="0" w:space="0" w:color="auto"/>
            <w:bottom w:val="none" w:sz="0" w:space="0" w:color="auto"/>
            <w:right w:val="none" w:sz="0" w:space="0" w:color="auto"/>
          </w:divBdr>
        </w:div>
        <w:div w:id="1485000520">
          <w:marLeft w:val="640"/>
          <w:marRight w:val="0"/>
          <w:marTop w:val="0"/>
          <w:marBottom w:val="0"/>
          <w:divBdr>
            <w:top w:val="none" w:sz="0" w:space="0" w:color="auto"/>
            <w:left w:val="none" w:sz="0" w:space="0" w:color="auto"/>
            <w:bottom w:val="none" w:sz="0" w:space="0" w:color="auto"/>
            <w:right w:val="none" w:sz="0" w:space="0" w:color="auto"/>
          </w:divBdr>
        </w:div>
        <w:div w:id="1493597919">
          <w:marLeft w:val="640"/>
          <w:marRight w:val="0"/>
          <w:marTop w:val="0"/>
          <w:marBottom w:val="0"/>
          <w:divBdr>
            <w:top w:val="none" w:sz="0" w:space="0" w:color="auto"/>
            <w:left w:val="none" w:sz="0" w:space="0" w:color="auto"/>
            <w:bottom w:val="none" w:sz="0" w:space="0" w:color="auto"/>
            <w:right w:val="none" w:sz="0" w:space="0" w:color="auto"/>
          </w:divBdr>
        </w:div>
        <w:div w:id="1502313916">
          <w:marLeft w:val="640"/>
          <w:marRight w:val="0"/>
          <w:marTop w:val="0"/>
          <w:marBottom w:val="0"/>
          <w:divBdr>
            <w:top w:val="none" w:sz="0" w:space="0" w:color="auto"/>
            <w:left w:val="none" w:sz="0" w:space="0" w:color="auto"/>
            <w:bottom w:val="none" w:sz="0" w:space="0" w:color="auto"/>
            <w:right w:val="none" w:sz="0" w:space="0" w:color="auto"/>
          </w:divBdr>
        </w:div>
        <w:div w:id="1509178581">
          <w:marLeft w:val="640"/>
          <w:marRight w:val="0"/>
          <w:marTop w:val="0"/>
          <w:marBottom w:val="0"/>
          <w:divBdr>
            <w:top w:val="none" w:sz="0" w:space="0" w:color="auto"/>
            <w:left w:val="none" w:sz="0" w:space="0" w:color="auto"/>
            <w:bottom w:val="none" w:sz="0" w:space="0" w:color="auto"/>
            <w:right w:val="none" w:sz="0" w:space="0" w:color="auto"/>
          </w:divBdr>
        </w:div>
        <w:div w:id="1572305760">
          <w:marLeft w:val="640"/>
          <w:marRight w:val="0"/>
          <w:marTop w:val="0"/>
          <w:marBottom w:val="0"/>
          <w:divBdr>
            <w:top w:val="none" w:sz="0" w:space="0" w:color="auto"/>
            <w:left w:val="none" w:sz="0" w:space="0" w:color="auto"/>
            <w:bottom w:val="none" w:sz="0" w:space="0" w:color="auto"/>
            <w:right w:val="none" w:sz="0" w:space="0" w:color="auto"/>
          </w:divBdr>
        </w:div>
        <w:div w:id="1573539645">
          <w:marLeft w:val="640"/>
          <w:marRight w:val="0"/>
          <w:marTop w:val="0"/>
          <w:marBottom w:val="0"/>
          <w:divBdr>
            <w:top w:val="none" w:sz="0" w:space="0" w:color="auto"/>
            <w:left w:val="none" w:sz="0" w:space="0" w:color="auto"/>
            <w:bottom w:val="none" w:sz="0" w:space="0" w:color="auto"/>
            <w:right w:val="none" w:sz="0" w:space="0" w:color="auto"/>
          </w:divBdr>
        </w:div>
        <w:div w:id="1595482005">
          <w:marLeft w:val="640"/>
          <w:marRight w:val="0"/>
          <w:marTop w:val="0"/>
          <w:marBottom w:val="0"/>
          <w:divBdr>
            <w:top w:val="none" w:sz="0" w:space="0" w:color="auto"/>
            <w:left w:val="none" w:sz="0" w:space="0" w:color="auto"/>
            <w:bottom w:val="none" w:sz="0" w:space="0" w:color="auto"/>
            <w:right w:val="none" w:sz="0" w:space="0" w:color="auto"/>
          </w:divBdr>
        </w:div>
        <w:div w:id="1605267106">
          <w:marLeft w:val="640"/>
          <w:marRight w:val="0"/>
          <w:marTop w:val="0"/>
          <w:marBottom w:val="0"/>
          <w:divBdr>
            <w:top w:val="none" w:sz="0" w:space="0" w:color="auto"/>
            <w:left w:val="none" w:sz="0" w:space="0" w:color="auto"/>
            <w:bottom w:val="none" w:sz="0" w:space="0" w:color="auto"/>
            <w:right w:val="none" w:sz="0" w:space="0" w:color="auto"/>
          </w:divBdr>
        </w:div>
        <w:div w:id="1613633619">
          <w:marLeft w:val="640"/>
          <w:marRight w:val="0"/>
          <w:marTop w:val="0"/>
          <w:marBottom w:val="0"/>
          <w:divBdr>
            <w:top w:val="none" w:sz="0" w:space="0" w:color="auto"/>
            <w:left w:val="none" w:sz="0" w:space="0" w:color="auto"/>
            <w:bottom w:val="none" w:sz="0" w:space="0" w:color="auto"/>
            <w:right w:val="none" w:sz="0" w:space="0" w:color="auto"/>
          </w:divBdr>
        </w:div>
        <w:div w:id="1630817652">
          <w:marLeft w:val="640"/>
          <w:marRight w:val="0"/>
          <w:marTop w:val="0"/>
          <w:marBottom w:val="0"/>
          <w:divBdr>
            <w:top w:val="none" w:sz="0" w:space="0" w:color="auto"/>
            <w:left w:val="none" w:sz="0" w:space="0" w:color="auto"/>
            <w:bottom w:val="none" w:sz="0" w:space="0" w:color="auto"/>
            <w:right w:val="none" w:sz="0" w:space="0" w:color="auto"/>
          </w:divBdr>
        </w:div>
        <w:div w:id="1648044785">
          <w:marLeft w:val="640"/>
          <w:marRight w:val="0"/>
          <w:marTop w:val="0"/>
          <w:marBottom w:val="0"/>
          <w:divBdr>
            <w:top w:val="none" w:sz="0" w:space="0" w:color="auto"/>
            <w:left w:val="none" w:sz="0" w:space="0" w:color="auto"/>
            <w:bottom w:val="none" w:sz="0" w:space="0" w:color="auto"/>
            <w:right w:val="none" w:sz="0" w:space="0" w:color="auto"/>
          </w:divBdr>
        </w:div>
        <w:div w:id="1658848168">
          <w:marLeft w:val="640"/>
          <w:marRight w:val="0"/>
          <w:marTop w:val="0"/>
          <w:marBottom w:val="0"/>
          <w:divBdr>
            <w:top w:val="none" w:sz="0" w:space="0" w:color="auto"/>
            <w:left w:val="none" w:sz="0" w:space="0" w:color="auto"/>
            <w:bottom w:val="none" w:sz="0" w:space="0" w:color="auto"/>
            <w:right w:val="none" w:sz="0" w:space="0" w:color="auto"/>
          </w:divBdr>
        </w:div>
        <w:div w:id="1718624423">
          <w:marLeft w:val="640"/>
          <w:marRight w:val="0"/>
          <w:marTop w:val="0"/>
          <w:marBottom w:val="0"/>
          <w:divBdr>
            <w:top w:val="none" w:sz="0" w:space="0" w:color="auto"/>
            <w:left w:val="none" w:sz="0" w:space="0" w:color="auto"/>
            <w:bottom w:val="none" w:sz="0" w:space="0" w:color="auto"/>
            <w:right w:val="none" w:sz="0" w:space="0" w:color="auto"/>
          </w:divBdr>
        </w:div>
        <w:div w:id="1720856948">
          <w:marLeft w:val="640"/>
          <w:marRight w:val="0"/>
          <w:marTop w:val="0"/>
          <w:marBottom w:val="0"/>
          <w:divBdr>
            <w:top w:val="none" w:sz="0" w:space="0" w:color="auto"/>
            <w:left w:val="none" w:sz="0" w:space="0" w:color="auto"/>
            <w:bottom w:val="none" w:sz="0" w:space="0" w:color="auto"/>
            <w:right w:val="none" w:sz="0" w:space="0" w:color="auto"/>
          </w:divBdr>
        </w:div>
        <w:div w:id="1743092484">
          <w:marLeft w:val="640"/>
          <w:marRight w:val="0"/>
          <w:marTop w:val="0"/>
          <w:marBottom w:val="0"/>
          <w:divBdr>
            <w:top w:val="none" w:sz="0" w:space="0" w:color="auto"/>
            <w:left w:val="none" w:sz="0" w:space="0" w:color="auto"/>
            <w:bottom w:val="none" w:sz="0" w:space="0" w:color="auto"/>
            <w:right w:val="none" w:sz="0" w:space="0" w:color="auto"/>
          </w:divBdr>
        </w:div>
        <w:div w:id="1755201260">
          <w:marLeft w:val="640"/>
          <w:marRight w:val="0"/>
          <w:marTop w:val="0"/>
          <w:marBottom w:val="0"/>
          <w:divBdr>
            <w:top w:val="none" w:sz="0" w:space="0" w:color="auto"/>
            <w:left w:val="none" w:sz="0" w:space="0" w:color="auto"/>
            <w:bottom w:val="none" w:sz="0" w:space="0" w:color="auto"/>
            <w:right w:val="none" w:sz="0" w:space="0" w:color="auto"/>
          </w:divBdr>
        </w:div>
        <w:div w:id="1757820840">
          <w:marLeft w:val="640"/>
          <w:marRight w:val="0"/>
          <w:marTop w:val="0"/>
          <w:marBottom w:val="0"/>
          <w:divBdr>
            <w:top w:val="none" w:sz="0" w:space="0" w:color="auto"/>
            <w:left w:val="none" w:sz="0" w:space="0" w:color="auto"/>
            <w:bottom w:val="none" w:sz="0" w:space="0" w:color="auto"/>
            <w:right w:val="none" w:sz="0" w:space="0" w:color="auto"/>
          </w:divBdr>
        </w:div>
        <w:div w:id="1807426904">
          <w:marLeft w:val="640"/>
          <w:marRight w:val="0"/>
          <w:marTop w:val="0"/>
          <w:marBottom w:val="0"/>
          <w:divBdr>
            <w:top w:val="none" w:sz="0" w:space="0" w:color="auto"/>
            <w:left w:val="none" w:sz="0" w:space="0" w:color="auto"/>
            <w:bottom w:val="none" w:sz="0" w:space="0" w:color="auto"/>
            <w:right w:val="none" w:sz="0" w:space="0" w:color="auto"/>
          </w:divBdr>
        </w:div>
        <w:div w:id="1808161975">
          <w:marLeft w:val="640"/>
          <w:marRight w:val="0"/>
          <w:marTop w:val="0"/>
          <w:marBottom w:val="0"/>
          <w:divBdr>
            <w:top w:val="none" w:sz="0" w:space="0" w:color="auto"/>
            <w:left w:val="none" w:sz="0" w:space="0" w:color="auto"/>
            <w:bottom w:val="none" w:sz="0" w:space="0" w:color="auto"/>
            <w:right w:val="none" w:sz="0" w:space="0" w:color="auto"/>
          </w:divBdr>
        </w:div>
        <w:div w:id="1822113175">
          <w:marLeft w:val="640"/>
          <w:marRight w:val="0"/>
          <w:marTop w:val="0"/>
          <w:marBottom w:val="0"/>
          <w:divBdr>
            <w:top w:val="none" w:sz="0" w:space="0" w:color="auto"/>
            <w:left w:val="none" w:sz="0" w:space="0" w:color="auto"/>
            <w:bottom w:val="none" w:sz="0" w:space="0" w:color="auto"/>
            <w:right w:val="none" w:sz="0" w:space="0" w:color="auto"/>
          </w:divBdr>
        </w:div>
        <w:div w:id="1845126800">
          <w:marLeft w:val="640"/>
          <w:marRight w:val="0"/>
          <w:marTop w:val="0"/>
          <w:marBottom w:val="0"/>
          <w:divBdr>
            <w:top w:val="none" w:sz="0" w:space="0" w:color="auto"/>
            <w:left w:val="none" w:sz="0" w:space="0" w:color="auto"/>
            <w:bottom w:val="none" w:sz="0" w:space="0" w:color="auto"/>
            <w:right w:val="none" w:sz="0" w:space="0" w:color="auto"/>
          </w:divBdr>
        </w:div>
        <w:div w:id="1881235931">
          <w:marLeft w:val="640"/>
          <w:marRight w:val="0"/>
          <w:marTop w:val="0"/>
          <w:marBottom w:val="0"/>
          <w:divBdr>
            <w:top w:val="none" w:sz="0" w:space="0" w:color="auto"/>
            <w:left w:val="none" w:sz="0" w:space="0" w:color="auto"/>
            <w:bottom w:val="none" w:sz="0" w:space="0" w:color="auto"/>
            <w:right w:val="none" w:sz="0" w:space="0" w:color="auto"/>
          </w:divBdr>
        </w:div>
        <w:div w:id="1899438133">
          <w:marLeft w:val="640"/>
          <w:marRight w:val="0"/>
          <w:marTop w:val="0"/>
          <w:marBottom w:val="0"/>
          <w:divBdr>
            <w:top w:val="none" w:sz="0" w:space="0" w:color="auto"/>
            <w:left w:val="none" w:sz="0" w:space="0" w:color="auto"/>
            <w:bottom w:val="none" w:sz="0" w:space="0" w:color="auto"/>
            <w:right w:val="none" w:sz="0" w:space="0" w:color="auto"/>
          </w:divBdr>
        </w:div>
        <w:div w:id="1915048261">
          <w:marLeft w:val="640"/>
          <w:marRight w:val="0"/>
          <w:marTop w:val="0"/>
          <w:marBottom w:val="0"/>
          <w:divBdr>
            <w:top w:val="none" w:sz="0" w:space="0" w:color="auto"/>
            <w:left w:val="none" w:sz="0" w:space="0" w:color="auto"/>
            <w:bottom w:val="none" w:sz="0" w:space="0" w:color="auto"/>
            <w:right w:val="none" w:sz="0" w:space="0" w:color="auto"/>
          </w:divBdr>
        </w:div>
        <w:div w:id="1947494498">
          <w:marLeft w:val="640"/>
          <w:marRight w:val="0"/>
          <w:marTop w:val="0"/>
          <w:marBottom w:val="0"/>
          <w:divBdr>
            <w:top w:val="none" w:sz="0" w:space="0" w:color="auto"/>
            <w:left w:val="none" w:sz="0" w:space="0" w:color="auto"/>
            <w:bottom w:val="none" w:sz="0" w:space="0" w:color="auto"/>
            <w:right w:val="none" w:sz="0" w:space="0" w:color="auto"/>
          </w:divBdr>
        </w:div>
        <w:div w:id="1997688626">
          <w:marLeft w:val="640"/>
          <w:marRight w:val="0"/>
          <w:marTop w:val="0"/>
          <w:marBottom w:val="0"/>
          <w:divBdr>
            <w:top w:val="none" w:sz="0" w:space="0" w:color="auto"/>
            <w:left w:val="none" w:sz="0" w:space="0" w:color="auto"/>
            <w:bottom w:val="none" w:sz="0" w:space="0" w:color="auto"/>
            <w:right w:val="none" w:sz="0" w:space="0" w:color="auto"/>
          </w:divBdr>
        </w:div>
        <w:div w:id="2021352780">
          <w:marLeft w:val="640"/>
          <w:marRight w:val="0"/>
          <w:marTop w:val="0"/>
          <w:marBottom w:val="0"/>
          <w:divBdr>
            <w:top w:val="none" w:sz="0" w:space="0" w:color="auto"/>
            <w:left w:val="none" w:sz="0" w:space="0" w:color="auto"/>
            <w:bottom w:val="none" w:sz="0" w:space="0" w:color="auto"/>
            <w:right w:val="none" w:sz="0" w:space="0" w:color="auto"/>
          </w:divBdr>
        </w:div>
        <w:div w:id="2048986177">
          <w:marLeft w:val="640"/>
          <w:marRight w:val="0"/>
          <w:marTop w:val="0"/>
          <w:marBottom w:val="0"/>
          <w:divBdr>
            <w:top w:val="none" w:sz="0" w:space="0" w:color="auto"/>
            <w:left w:val="none" w:sz="0" w:space="0" w:color="auto"/>
            <w:bottom w:val="none" w:sz="0" w:space="0" w:color="auto"/>
            <w:right w:val="none" w:sz="0" w:space="0" w:color="auto"/>
          </w:divBdr>
        </w:div>
        <w:div w:id="2052534954">
          <w:marLeft w:val="640"/>
          <w:marRight w:val="0"/>
          <w:marTop w:val="0"/>
          <w:marBottom w:val="0"/>
          <w:divBdr>
            <w:top w:val="none" w:sz="0" w:space="0" w:color="auto"/>
            <w:left w:val="none" w:sz="0" w:space="0" w:color="auto"/>
            <w:bottom w:val="none" w:sz="0" w:space="0" w:color="auto"/>
            <w:right w:val="none" w:sz="0" w:space="0" w:color="auto"/>
          </w:divBdr>
        </w:div>
        <w:div w:id="2111925339">
          <w:marLeft w:val="640"/>
          <w:marRight w:val="0"/>
          <w:marTop w:val="0"/>
          <w:marBottom w:val="0"/>
          <w:divBdr>
            <w:top w:val="none" w:sz="0" w:space="0" w:color="auto"/>
            <w:left w:val="none" w:sz="0" w:space="0" w:color="auto"/>
            <w:bottom w:val="none" w:sz="0" w:space="0" w:color="auto"/>
            <w:right w:val="none" w:sz="0" w:space="0" w:color="auto"/>
          </w:divBdr>
        </w:div>
      </w:divsChild>
    </w:div>
    <w:div w:id="1858426843">
      <w:bodyDiv w:val="1"/>
      <w:marLeft w:val="0"/>
      <w:marRight w:val="0"/>
      <w:marTop w:val="0"/>
      <w:marBottom w:val="0"/>
      <w:divBdr>
        <w:top w:val="none" w:sz="0" w:space="0" w:color="auto"/>
        <w:left w:val="none" w:sz="0" w:space="0" w:color="auto"/>
        <w:bottom w:val="none" w:sz="0" w:space="0" w:color="auto"/>
        <w:right w:val="none" w:sz="0" w:space="0" w:color="auto"/>
      </w:divBdr>
      <w:divsChild>
        <w:div w:id="592355">
          <w:marLeft w:val="640"/>
          <w:marRight w:val="0"/>
          <w:marTop w:val="0"/>
          <w:marBottom w:val="0"/>
          <w:divBdr>
            <w:top w:val="none" w:sz="0" w:space="0" w:color="auto"/>
            <w:left w:val="none" w:sz="0" w:space="0" w:color="auto"/>
            <w:bottom w:val="none" w:sz="0" w:space="0" w:color="auto"/>
            <w:right w:val="none" w:sz="0" w:space="0" w:color="auto"/>
          </w:divBdr>
        </w:div>
        <w:div w:id="32965754">
          <w:marLeft w:val="640"/>
          <w:marRight w:val="0"/>
          <w:marTop w:val="0"/>
          <w:marBottom w:val="0"/>
          <w:divBdr>
            <w:top w:val="none" w:sz="0" w:space="0" w:color="auto"/>
            <w:left w:val="none" w:sz="0" w:space="0" w:color="auto"/>
            <w:bottom w:val="none" w:sz="0" w:space="0" w:color="auto"/>
            <w:right w:val="none" w:sz="0" w:space="0" w:color="auto"/>
          </w:divBdr>
        </w:div>
        <w:div w:id="48502889">
          <w:marLeft w:val="640"/>
          <w:marRight w:val="0"/>
          <w:marTop w:val="0"/>
          <w:marBottom w:val="0"/>
          <w:divBdr>
            <w:top w:val="none" w:sz="0" w:space="0" w:color="auto"/>
            <w:left w:val="none" w:sz="0" w:space="0" w:color="auto"/>
            <w:bottom w:val="none" w:sz="0" w:space="0" w:color="auto"/>
            <w:right w:val="none" w:sz="0" w:space="0" w:color="auto"/>
          </w:divBdr>
        </w:div>
        <w:div w:id="71436587">
          <w:marLeft w:val="640"/>
          <w:marRight w:val="0"/>
          <w:marTop w:val="0"/>
          <w:marBottom w:val="0"/>
          <w:divBdr>
            <w:top w:val="none" w:sz="0" w:space="0" w:color="auto"/>
            <w:left w:val="none" w:sz="0" w:space="0" w:color="auto"/>
            <w:bottom w:val="none" w:sz="0" w:space="0" w:color="auto"/>
            <w:right w:val="none" w:sz="0" w:space="0" w:color="auto"/>
          </w:divBdr>
        </w:div>
        <w:div w:id="77602051">
          <w:marLeft w:val="640"/>
          <w:marRight w:val="0"/>
          <w:marTop w:val="0"/>
          <w:marBottom w:val="0"/>
          <w:divBdr>
            <w:top w:val="none" w:sz="0" w:space="0" w:color="auto"/>
            <w:left w:val="none" w:sz="0" w:space="0" w:color="auto"/>
            <w:bottom w:val="none" w:sz="0" w:space="0" w:color="auto"/>
            <w:right w:val="none" w:sz="0" w:space="0" w:color="auto"/>
          </w:divBdr>
        </w:div>
        <w:div w:id="86392980">
          <w:marLeft w:val="640"/>
          <w:marRight w:val="0"/>
          <w:marTop w:val="0"/>
          <w:marBottom w:val="0"/>
          <w:divBdr>
            <w:top w:val="none" w:sz="0" w:space="0" w:color="auto"/>
            <w:left w:val="none" w:sz="0" w:space="0" w:color="auto"/>
            <w:bottom w:val="none" w:sz="0" w:space="0" w:color="auto"/>
            <w:right w:val="none" w:sz="0" w:space="0" w:color="auto"/>
          </w:divBdr>
        </w:div>
        <w:div w:id="105127771">
          <w:marLeft w:val="640"/>
          <w:marRight w:val="0"/>
          <w:marTop w:val="0"/>
          <w:marBottom w:val="0"/>
          <w:divBdr>
            <w:top w:val="none" w:sz="0" w:space="0" w:color="auto"/>
            <w:left w:val="none" w:sz="0" w:space="0" w:color="auto"/>
            <w:bottom w:val="none" w:sz="0" w:space="0" w:color="auto"/>
            <w:right w:val="none" w:sz="0" w:space="0" w:color="auto"/>
          </w:divBdr>
        </w:div>
        <w:div w:id="108277812">
          <w:marLeft w:val="640"/>
          <w:marRight w:val="0"/>
          <w:marTop w:val="0"/>
          <w:marBottom w:val="0"/>
          <w:divBdr>
            <w:top w:val="none" w:sz="0" w:space="0" w:color="auto"/>
            <w:left w:val="none" w:sz="0" w:space="0" w:color="auto"/>
            <w:bottom w:val="none" w:sz="0" w:space="0" w:color="auto"/>
            <w:right w:val="none" w:sz="0" w:space="0" w:color="auto"/>
          </w:divBdr>
        </w:div>
        <w:div w:id="121851958">
          <w:marLeft w:val="640"/>
          <w:marRight w:val="0"/>
          <w:marTop w:val="0"/>
          <w:marBottom w:val="0"/>
          <w:divBdr>
            <w:top w:val="none" w:sz="0" w:space="0" w:color="auto"/>
            <w:left w:val="none" w:sz="0" w:space="0" w:color="auto"/>
            <w:bottom w:val="none" w:sz="0" w:space="0" w:color="auto"/>
            <w:right w:val="none" w:sz="0" w:space="0" w:color="auto"/>
          </w:divBdr>
        </w:div>
        <w:div w:id="150756162">
          <w:marLeft w:val="640"/>
          <w:marRight w:val="0"/>
          <w:marTop w:val="0"/>
          <w:marBottom w:val="0"/>
          <w:divBdr>
            <w:top w:val="none" w:sz="0" w:space="0" w:color="auto"/>
            <w:left w:val="none" w:sz="0" w:space="0" w:color="auto"/>
            <w:bottom w:val="none" w:sz="0" w:space="0" w:color="auto"/>
            <w:right w:val="none" w:sz="0" w:space="0" w:color="auto"/>
          </w:divBdr>
        </w:div>
        <w:div w:id="178197910">
          <w:marLeft w:val="640"/>
          <w:marRight w:val="0"/>
          <w:marTop w:val="0"/>
          <w:marBottom w:val="0"/>
          <w:divBdr>
            <w:top w:val="none" w:sz="0" w:space="0" w:color="auto"/>
            <w:left w:val="none" w:sz="0" w:space="0" w:color="auto"/>
            <w:bottom w:val="none" w:sz="0" w:space="0" w:color="auto"/>
            <w:right w:val="none" w:sz="0" w:space="0" w:color="auto"/>
          </w:divBdr>
        </w:div>
        <w:div w:id="191921099">
          <w:marLeft w:val="640"/>
          <w:marRight w:val="0"/>
          <w:marTop w:val="0"/>
          <w:marBottom w:val="0"/>
          <w:divBdr>
            <w:top w:val="none" w:sz="0" w:space="0" w:color="auto"/>
            <w:left w:val="none" w:sz="0" w:space="0" w:color="auto"/>
            <w:bottom w:val="none" w:sz="0" w:space="0" w:color="auto"/>
            <w:right w:val="none" w:sz="0" w:space="0" w:color="auto"/>
          </w:divBdr>
        </w:div>
        <w:div w:id="195851727">
          <w:marLeft w:val="640"/>
          <w:marRight w:val="0"/>
          <w:marTop w:val="0"/>
          <w:marBottom w:val="0"/>
          <w:divBdr>
            <w:top w:val="none" w:sz="0" w:space="0" w:color="auto"/>
            <w:left w:val="none" w:sz="0" w:space="0" w:color="auto"/>
            <w:bottom w:val="none" w:sz="0" w:space="0" w:color="auto"/>
            <w:right w:val="none" w:sz="0" w:space="0" w:color="auto"/>
          </w:divBdr>
        </w:div>
        <w:div w:id="223882696">
          <w:marLeft w:val="640"/>
          <w:marRight w:val="0"/>
          <w:marTop w:val="0"/>
          <w:marBottom w:val="0"/>
          <w:divBdr>
            <w:top w:val="none" w:sz="0" w:space="0" w:color="auto"/>
            <w:left w:val="none" w:sz="0" w:space="0" w:color="auto"/>
            <w:bottom w:val="none" w:sz="0" w:space="0" w:color="auto"/>
            <w:right w:val="none" w:sz="0" w:space="0" w:color="auto"/>
          </w:divBdr>
        </w:div>
        <w:div w:id="233513639">
          <w:marLeft w:val="640"/>
          <w:marRight w:val="0"/>
          <w:marTop w:val="0"/>
          <w:marBottom w:val="0"/>
          <w:divBdr>
            <w:top w:val="none" w:sz="0" w:space="0" w:color="auto"/>
            <w:left w:val="none" w:sz="0" w:space="0" w:color="auto"/>
            <w:bottom w:val="none" w:sz="0" w:space="0" w:color="auto"/>
            <w:right w:val="none" w:sz="0" w:space="0" w:color="auto"/>
          </w:divBdr>
        </w:div>
        <w:div w:id="243800034">
          <w:marLeft w:val="640"/>
          <w:marRight w:val="0"/>
          <w:marTop w:val="0"/>
          <w:marBottom w:val="0"/>
          <w:divBdr>
            <w:top w:val="none" w:sz="0" w:space="0" w:color="auto"/>
            <w:left w:val="none" w:sz="0" w:space="0" w:color="auto"/>
            <w:bottom w:val="none" w:sz="0" w:space="0" w:color="auto"/>
            <w:right w:val="none" w:sz="0" w:space="0" w:color="auto"/>
          </w:divBdr>
        </w:div>
        <w:div w:id="257563675">
          <w:marLeft w:val="640"/>
          <w:marRight w:val="0"/>
          <w:marTop w:val="0"/>
          <w:marBottom w:val="0"/>
          <w:divBdr>
            <w:top w:val="none" w:sz="0" w:space="0" w:color="auto"/>
            <w:left w:val="none" w:sz="0" w:space="0" w:color="auto"/>
            <w:bottom w:val="none" w:sz="0" w:space="0" w:color="auto"/>
            <w:right w:val="none" w:sz="0" w:space="0" w:color="auto"/>
          </w:divBdr>
        </w:div>
        <w:div w:id="262811193">
          <w:marLeft w:val="640"/>
          <w:marRight w:val="0"/>
          <w:marTop w:val="0"/>
          <w:marBottom w:val="0"/>
          <w:divBdr>
            <w:top w:val="none" w:sz="0" w:space="0" w:color="auto"/>
            <w:left w:val="none" w:sz="0" w:space="0" w:color="auto"/>
            <w:bottom w:val="none" w:sz="0" w:space="0" w:color="auto"/>
            <w:right w:val="none" w:sz="0" w:space="0" w:color="auto"/>
          </w:divBdr>
        </w:div>
        <w:div w:id="274027254">
          <w:marLeft w:val="640"/>
          <w:marRight w:val="0"/>
          <w:marTop w:val="0"/>
          <w:marBottom w:val="0"/>
          <w:divBdr>
            <w:top w:val="none" w:sz="0" w:space="0" w:color="auto"/>
            <w:left w:val="none" w:sz="0" w:space="0" w:color="auto"/>
            <w:bottom w:val="none" w:sz="0" w:space="0" w:color="auto"/>
            <w:right w:val="none" w:sz="0" w:space="0" w:color="auto"/>
          </w:divBdr>
        </w:div>
        <w:div w:id="276066135">
          <w:marLeft w:val="640"/>
          <w:marRight w:val="0"/>
          <w:marTop w:val="0"/>
          <w:marBottom w:val="0"/>
          <w:divBdr>
            <w:top w:val="none" w:sz="0" w:space="0" w:color="auto"/>
            <w:left w:val="none" w:sz="0" w:space="0" w:color="auto"/>
            <w:bottom w:val="none" w:sz="0" w:space="0" w:color="auto"/>
            <w:right w:val="none" w:sz="0" w:space="0" w:color="auto"/>
          </w:divBdr>
        </w:div>
        <w:div w:id="291207427">
          <w:marLeft w:val="640"/>
          <w:marRight w:val="0"/>
          <w:marTop w:val="0"/>
          <w:marBottom w:val="0"/>
          <w:divBdr>
            <w:top w:val="none" w:sz="0" w:space="0" w:color="auto"/>
            <w:left w:val="none" w:sz="0" w:space="0" w:color="auto"/>
            <w:bottom w:val="none" w:sz="0" w:space="0" w:color="auto"/>
            <w:right w:val="none" w:sz="0" w:space="0" w:color="auto"/>
          </w:divBdr>
        </w:div>
        <w:div w:id="296299164">
          <w:marLeft w:val="640"/>
          <w:marRight w:val="0"/>
          <w:marTop w:val="0"/>
          <w:marBottom w:val="0"/>
          <w:divBdr>
            <w:top w:val="none" w:sz="0" w:space="0" w:color="auto"/>
            <w:left w:val="none" w:sz="0" w:space="0" w:color="auto"/>
            <w:bottom w:val="none" w:sz="0" w:space="0" w:color="auto"/>
            <w:right w:val="none" w:sz="0" w:space="0" w:color="auto"/>
          </w:divBdr>
        </w:div>
        <w:div w:id="352153405">
          <w:marLeft w:val="640"/>
          <w:marRight w:val="0"/>
          <w:marTop w:val="0"/>
          <w:marBottom w:val="0"/>
          <w:divBdr>
            <w:top w:val="none" w:sz="0" w:space="0" w:color="auto"/>
            <w:left w:val="none" w:sz="0" w:space="0" w:color="auto"/>
            <w:bottom w:val="none" w:sz="0" w:space="0" w:color="auto"/>
            <w:right w:val="none" w:sz="0" w:space="0" w:color="auto"/>
          </w:divBdr>
        </w:div>
        <w:div w:id="366300447">
          <w:marLeft w:val="640"/>
          <w:marRight w:val="0"/>
          <w:marTop w:val="0"/>
          <w:marBottom w:val="0"/>
          <w:divBdr>
            <w:top w:val="none" w:sz="0" w:space="0" w:color="auto"/>
            <w:left w:val="none" w:sz="0" w:space="0" w:color="auto"/>
            <w:bottom w:val="none" w:sz="0" w:space="0" w:color="auto"/>
            <w:right w:val="none" w:sz="0" w:space="0" w:color="auto"/>
          </w:divBdr>
        </w:div>
        <w:div w:id="373627525">
          <w:marLeft w:val="640"/>
          <w:marRight w:val="0"/>
          <w:marTop w:val="0"/>
          <w:marBottom w:val="0"/>
          <w:divBdr>
            <w:top w:val="none" w:sz="0" w:space="0" w:color="auto"/>
            <w:left w:val="none" w:sz="0" w:space="0" w:color="auto"/>
            <w:bottom w:val="none" w:sz="0" w:space="0" w:color="auto"/>
            <w:right w:val="none" w:sz="0" w:space="0" w:color="auto"/>
          </w:divBdr>
        </w:div>
        <w:div w:id="386077131">
          <w:marLeft w:val="640"/>
          <w:marRight w:val="0"/>
          <w:marTop w:val="0"/>
          <w:marBottom w:val="0"/>
          <w:divBdr>
            <w:top w:val="none" w:sz="0" w:space="0" w:color="auto"/>
            <w:left w:val="none" w:sz="0" w:space="0" w:color="auto"/>
            <w:bottom w:val="none" w:sz="0" w:space="0" w:color="auto"/>
            <w:right w:val="none" w:sz="0" w:space="0" w:color="auto"/>
          </w:divBdr>
        </w:div>
        <w:div w:id="408306997">
          <w:marLeft w:val="640"/>
          <w:marRight w:val="0"/>
          <w:marTop w:val="0"/>
          <w:marBottom w:val="0"/>
          <w:divBdr>
            <w:top w:val="none" w:sz="0" w:space="0" w:color="auto"/>
            <w:left w:val="none" w:sz="0" w:space="0" w:color="auto"/>
            <w:bottom w:val="none" w:sz="0" w:space="0" w:color="auto"/>
            <w:right w:val="none" w:sz="0" w:space="0" w:color="auto"/>
          </w:divBdr>
        </w:div>
        <w:div w:id="417213312">
          <w:marLeft w:val="640"/>
          <w:marRight w:val="0"/>
          <w:marTop w:val="0"/>
          <w:marBottom w:val="0"/>
          <w:divBdr>
            <w:top w:val="none" w:sz="0" w:space="0" w:color="auto"/>
            <w:left w:val="none" w:sz="0" w:space="0" w:color="auto"/>
            <w:bottom w:val="none" w:sz="0" w:space="0" w:color="auto"/>
            <w:right w:val="none" w:sz="0" w:space="0" w:color="auto"/>
          </w:divBdr>
        </w:div>
        <w:div w:id="434519847">
          <w:marLeft w:val="640"/>
          <w:marRight w:val="0"/>
          <w:marTop w:val="0"/>
          <w:marBottom w:val="0"/>
          <w:divBdr>
            <w:top w:val="none" w:sz="0" w:space="0" w:color="auto"/>
            <w:left w:val="none" w:sz="0" w:space="0" w:color="auto"/>
            <w:bottom w:val="none" w:sz="0" w:space="0" w:color="auto"/>
            <w:right w:val="none" w:sz="0" w:space="0" w:color="auto"/>
          </w:divBdr>
        </w:div>
        <w:div w:id="462846456">
          <w:marLeft w:val="640"/>
          <w:marRight w:val="0"/>
          <w:marTop w:val="0"/>
          <w:marBottom w:val="0"/>
          <w:divBdr>
            <w:top w:val="none" w:sz="0" w:space="0" w:color="auto"/>
            <w:left w:val="none" w:sz="0" w:space="0" w:color="auto"/>
            <w:bottom w:val="none" w:sz="0" w:space="0" w:color="auto"/>
            <w:right w:val="none" w:sz="0" w:space="0" w:color="auto"/>
          </w:divBdr>
        </w:div>
        <w:div w:id="466556614">
          <w:marLeft w:val="640"/>
          <w:marRight w:val="0"/>
          <w:marTop w:val="0"/>
          <w:marBottom w:val="0"/>
          <w:divBdr>
            <w:top w:val="none" w:sz="0" w:space="0" w:color="auto"/>
            <w:left w:val="none" w:sz="0" w:space="0" w:color="auto"/>
            <w:bottom w:val="none" w:sz="0" w:space="0" w:color="auto"/>
            <w:right w:val="none" w:sz="0" w:space="0" w:color="auto"/>
          </w:divBdr>
        </w:div>
        <w:div w:id="494491190">
          <w:marLeft w:val="640"/>
          <w:marRight w:val="0"/>
          <w:marTop w:val="0"/>
          <w:marBottom w:val="0"/>
          <w:divBdr>
            <w:top w:val="none" w:sz="0" w:space="0" w:color="auto"/>
            <w:left w:val="none" w:sz="0" w:space="0" w:color="auto"/>
            <w:bottom w:val="none" w:sz="0" w:space="0" w:color="auto"/>
            <w:right w:val="none" w:sz="0" w:space="0" w:color="auto"/>
          </w:divBdr>
        </w:div>
        <w:div w:id="571892205">
          <w:marLeft w:val="640"/>
          <w:marRight w:val="0"/>
          <w:marTop w:val="0"/>
          <w:marBottom w:val="0"/>
          <w:divBdr>
            <w:top w:val="none" w:sz="0" w:space="0" w:color="auto"/>
            <w:left w:val="none" w:sz="0" w:space="0" w:color="auto"/>
            <w:bottom w:val="none" w:sz="0" w:space="0" w:color="auto"/>
            <w:right w:val="none" w:sz="0" w:space="0" w:color="auto"/>
          </w:divBdr>
        </w:div>
        <w:div w:id="586160915">
          <w:marLeft w:val="640"/>
          <w:marRight w:val="0"/>
          <w:marTop w:val="0"/>
          <w:marBottom w:val="0"/>
          <w:divBdr>
            <w:top w:val="none" w:sz="0" w:space="0" w:color="auto"/>
            <w:left w:val="none" w:sz="0" w:space="0" w:color="auto"/>
            <w:bottom w:val="none" w:sz="0" w:space="0" w:color="auto"/>
            <w:right w:val="none" w:sz="0" w:space="0" w:color="auto"/>
          </w:divBdr>
        </w:div>
        <w:div w:id="624427135">
          <w:marLeft w:val="640"/>
          <w:marRight w:val="0"/>
          <w:marTop w:val="0"/>
          <w:marBottom w:val="0"/>
          <w:divBdr>
            <w:top w:val="none" w:sz="0" w:space="0" w:color="auto"/>
            <w:left w:val="none" w:sz="0" w:space="0" w:color="auto"/>
            <w:bottom w:val="none" w:sz="0" w:space="0" w:color="auto"/>
            <w:right w:val="none" w:sz="0" w:space="0" w:color="auto"/>
          </w:divBdr>
        </w:div>
        <w:div w:id="631179493">
          <w:marLeft w:val="640"/>
          <w:marRight w:val="0"/>
          <w:marTop w:val="0"/>
          <w:marBottom w:val="0"/>
          <w:divBdr>
            <w:top w:val="none" w:sz="0" w:space="0" w:color="auto"/>
            <w:left w:val="none" w:sz="0" w:space="0" w:color="auto"/>
            <w:bottom w:val="none" w:sz="0" w:space="0" w:color="auto"/>
            <w:right w:val="none" w:sz="0" w:space="0" w:color="auto"/>
          </w:divBdr>
        </w:div>
        <w:div w:id="653220416">
          <w:marLeft w:val="640"/>
          <w:marRight w:val="0"/>
          <w:marTop w:val="0"/>
          <w:marBottom w:val="0"/>
          <w:divBdr>
            <w:top w:val="none" w:sz="0" w:space="0" w:color="auto"/>
            <w:left w:val="none" w:sz="0" w:space="0" w:color="auto"/>
            <w:bottom w:val="none" w:sz="0" w:space="0" w:color="auto"/>
            <w:right w:val="none" w:sz="0" w:space="0" w:color="auto"/>
          </w:divBdr>
        </w:div>
        <w:div w:id="674264886">
          <w:marLeft w:val="640"/>
          <w:marRight w:val="0"/>
          <w:marTop w:val="0"/>
          <w:marBottom w:val="0"/>
          <w:divBdr>
            <w:top w:val="none" w:sz="0" w:space="0" w:color="auto"/>
            <w:left w:val="none" w:sz="0" w:space="0" w:color="auto"/>
            <w:bottom w:val="none" w:sz="0" w:space="0" w:color="auto"/>
            <w:right w:val="none" w:sz="0" w:space="0" w:color="auto"/>
          </w:divBdr>
        </w:div>
        <w:div w:id="696584709">
          <w:marLeft w:val="640"/>
          <w:marRight w:val="0"/>
          <w:marTop w:val="0"/>
          <w:marBottom w:val="0"/>
          <w:divBdr>
            <w:top w:val="none" w:sz="0" w:space="0" w:color="auto"/>
            <w:left w:val="none" w:sz="0" w:space="0" w:color="auto"/>
            <w:bottom w:val="none" w:sz="0" w:space="0" w:color="auto"/>
            <w:right w:val="none" w:sz="0" w:space="0" w:color="auto"/>
          </w:divBdr>
        </w:div>
        <w:div w:id="723531358">
          <w:marLeft w:val="640"/>
          <w:marRight w:val="0"/>
          <w:marTop w:val="0"/>
          <w:marBottom w:val="0"/>
          <w:divBdr>
            <w:top w:val="none" w:sz="0" w:space="0" w:color="auto"/>
            <w:left w:val="none" w:sz="0" w:space="0" w:color="auto"/>
            <w:bottom w:val="none" w:sz="0" w:space="0" w:color="auto"/>
            <w:right w:val="none" w:sz="0" w:space="0" w:color="auto"/>
          </w:divBdr>
        </w:div>
        <w:div w:id="790520173">
          <w:marLeft w:val="640"/>
          <w:marRight w:val="0"/>
          <w:marTop w:val="0"/>
          <w:marBottom w:val="0"/>
          <w:divBdr>
            <w:top w:val="none" w:sz="0" w:space="0" w:color="auto"/>
            <w:left w:val="none" w:sz="0" w:space="0" w:color="auto"/>
            <w:bottom w:val="none" w:sz="0" w:space="0" w:color="auto"/>
            <w:right w:val="none" w:sz="0" w:space="0" w:color="auto"/>
          </w:divBdr>
        </w:div>
        <w:div w:id="831482938">
          <w:marLeft w:val="640"/>
          <w:marRight w:val="0"/>
          <w:marTop w:val="0"/>
          <w:marBottom w:val="0"/>
          <w:divBdr>
            <w:top w:val="none" w:sz="0" w:space="0" w:color="auto"/>
            <w:left w:val="none" w:sz="0" w:space="0" w:color="auto"/>
            <w:bottom w:val="none" w:sz="0" w:space="0" w:color="auto"/>
            <w:right w:val="none" w:sz="0" w:space="0" w:color="auto"/>
          </w:divBdr>
        </w:div>
        <w:div w:id="850607815">
          <w:marLeft w:val="640"/>
          <w:marRight w:val="0"/>
          <w:marTop w:val="0"/>
          <w:marBottom w:val="0"/>
          <w:divBdr>
            <w:top w:val="none" w:sz="0" w:space="0" w:color="auto"/>
            <w:left w:val="none" w:sz="0" w:space="0" w:color="auto"/>
            <w:bottom w:val="none" w:sz="0" w:space="0" w:color="auto"/>
            <w:right w:val="none" w:sz="0" w:space="0" w:color="auto"/>
          </w:divBdr>
        </w:div>
        <w:div w:id="868683066">
          <w:marLeft w:val="640"/>
          <w:marRight w:val="0"/>
          <w:marTop w:val="0"/>
          <w:marBottom w:val="0"/>
          <w:divBdr>
            <w:top w:val="none" w:sz="0" w:space="0" w:color="auto"/>
            <w:left w:val="none" w:sz="0" w:space="0" w:color="auto"/>
            <w:bottom w:val="none" w:sz="0" w:space="0" w:color="auto"/>
            <w:right w:val="none" w:sz="0" w:space="0" w:color="auto"/>
          </w:divBdr>
        </w:div>
        <w:div w:id="898521048">
          <w:marLeft w:val="640"/>
          <w:marRight w:val="0"/>
          <w:marTop w:val="0"/>
          <w:marBottom w:val="0"/>
          <w:divBdr>
            <w:top w:val="none" w:sz="0" w:space="0" w:color="auto"/>
            <w:left w:val="none" w:sz="0" w:space="0" w:color="auto"/>
            <w:bottom w:val="none" w:sz="0" w:space="0" w:color="auto"/>
            <w:right w:val="none" w:sz="0" w:space="0" w:color="auto"/>
          </w:divBdr>
        </w:div>
        <w:div w:id="908615473">
          <w:marLeft w:val="640"/>
          <w:marRight w:val="0"/>
          <w:marTop w:val="0"/>
          <w:marBottom w:val="0"/>
          <w:divBdr>
            <w:top w:val="none" w:sz="0" w:space="0" w:color="auto"/>
            <w:left w:val="none" w:sz="0" w:space="0" w:color="auto"/>
            <w:bottom w:val="none" w:sz="0" w:space="0" w:color="auto"/>
            <w:right w:val="none" w:sz="0" w:space="0" w:color="auto"/>
          </w:divBdr>
        </w:div>
        <w:div w:id="908884927">
          <w:marLeft w:val="640"/>
          <w:marRight w:val="0"/>
          <w:marTop w:val="0"/>
          <w:marBottom w:val="0"/>
          <w:divBdr>
            <w:top w:val="none" w:sz="0" w:space="0" w:color="auto"/>
            <w:left w:val="none" w:sz="0" w:space="0" w:color="auto"/>
            <w:bottom w:val="none" w:sz="0" w:space="0" w:color="auto"/>
            <w:right w:val="none" w:sz="0" w:space="0" w:color="auto"/>
          </w:divBdr>
        </w:div>
        <w:div w:id="943342275">
          <w:marLeft w:val="640"/>
          <w:marRight w:val="0"/>
          <w:marTop w:val="0"/>
          <w:marBottom w:val="0"/>
          <w:divBdr>
            <w:top w:val="none" w:sz="0" w:space="0" w:color="auto"/>
            <w:left w:val="none" w:sz="0" w:space="0" w:color="auto"/>
            <w:bottom w:val="none" w:sz="0" w:space="0" w:color="auto"/>
            <w:right w:val="none" w:sz="0" w:space="0" w:color="auto"/>
          </w:divBdr>
        </w:div>
        <w:div w:id="958683809">
          <w:marLeft w:val="640"/>
          <w:marRight w:val="0"/>
          <w:marTop w:val="0"/>
          <w:marBottom w:val="0"/>
          <w:divBdr>
            <w:top w:val="none" w:sz="0" w:space="0" w:color="auto"/>
            <w:left w:val="none" w:sz="0" w:space="0" w:color="auto"/>
            <w:bottom w:val="none" w:sz="0" w:space="0" w:color="auto"/>
            <w:right w:val="none" w:sz="0" w:space="0" w:color="auto"/>
          </w:divBdr>
        </w:div>
        <w:div w:id="974718449">
          <w:marLeft w:val="640"/>
          <w:marRight w:val="0"/>
          <w:marTop w:val="0"/>
          <w:marBottom w:val="0"/>
          <w:divBdr>
            <w:top w:val="none" w:sz="0" w:space="0" w:color="auto"/>
            <w:left w:val="none" w:sz="0" w:space="0" w:color="auto"/>
            <w:bottom w:val="none" w:sz="0" w:space="0" w:color="auto"/>
            <w:right w:val="none" w:sz="0" w:space="0" w:color="auto"/>
          </w:divBdr>
        </w:div>
        <w:div w:id="981157833">
          <w:marLeft w:val="640"/>
          <w:marRight w:val="0"/>
          <w:marTop w:val="0"/>
          <w:marBottom w:val="0"/>
          <w:divBdr>
            <w:top w:val="none" w:sz="0" w:space="0" w:color="auto"/>
            <w:left w:val="none" w:sz="0" w:space="0" w:color="auto"/>
            <w:bottom w:val="none" w:sz="0" w:space="0" w:color="auto"/>
            <w:right w:val="none" w:sz="0" w:space="0" w:color="auto"/>
          </w:divBdr>
        </w:div>
        <w:div w:id="983924632">
          <w:marLeft w:val="640"/>
          <w:marRight w:val="0"/>
          <w:marTop w:val="0"/>
          <w:marBottom w:val="0"/>
          <w:divBdr>
            <w:top w:val="none" w:sz="0" w:space="0" w:color="auto"/>
            <w:left w:val="none" w:sz="0" w:space="0" w:color="auto"/>
            <w:bottom w:val="none" w:sz="0" w:space="0" w:color="auto"/>
            <w:right w:val="none" w:sz="0" w:space="0" w:color="auto"/>
          </w:divBdr>
        </w:div>
        <w:div w:id="1007906277">
          <w:marLeft w:val="640"/>
          <w:marRight w:val="0"/>
          <w:marTop w:val="0"/>
          <w:marBottom w:val="0"/>
          <w:divBdr>
            <w:top w:val="none" w:sz="0" w:space="0" w:color="auto"/>
            <w:left w:val="none" w:sz="0" w:space="0" w:color="auto"/>
            <w:bottom w:val="none" w:sz="0" w:space="0" w:color="auto"/>
            <w:right w:val="none" w:sz="0" w:space="0" w:color="auto"/>
          </w:divBdr>
        </w:div>
        <w:div w:id="1083842499">
          <w:marLeft w:val="640"/>
          <w:marRight w:val="0"/>
          <w:marTop w:val="0"/>
          <w:marBottom w:val="0"/>
          <w:divBdr>
            <w:top w:val="none" w:sz="0" w:space="0" w:color="auto"/>
            <w:left w:val="none" w:sz="0" w:space="0" w:color="auto"/>
            <w:bottom w:val="none" w:sz="0" w:space="0" w:color="auto"/>
            <w:right w:val="none" w:sz="0" w:space="0" w:color="auto"/>
          </w:divBdr>
        </w:div>
        <w:div w:id="1174538066">
          <w:marLeft w:val="640"/>
          <w:marRight w:val="0"/>
          <w:marTop w:val="0"/>
          <w:marBottom w:val="0"/>
          <w:divBdr>
            <w:top w:val="none" w:sz="0" w:space="0" w:color="auto"/>
            <w:left w:val="none" w:sz="0" w:space="0" w:color="auto"/>
            <w:bottom w:val="none" w:sz="0" w:space="0" w:color="auto"/>
            <w:right w:val="none" w:sz="0" w:space="0" w:color="auto"/>
          </w:divBdr>
        </w:div>
        <w:div w:id="1180581675">
          <w:marLeft w:val="640"/>
          <w:marRight w:val="0"/>
          <w:marTop w:val="0"/>
          <w:marBottom w:val="0"/>
          <w:divBdr>
            <w:top w:val="none" w:sz="0" w:space="0" w:color="auto"/>
            <w:left w:val="none" w:sz="0" w:space="0" w:color="auto"/>
            <w:bottom w:val="none" w:sz="0" w:space="0" w:color="auto"/>
            <w:right w:val="none" w:sz="0" w:space="0" w:color="auto"/>
          </w:divBdr>
        </w:div>
        <w:div w:id="1183940032">
          <w:marLeft w:val="640"/>
          <w:marRight w:val="0"/>
          <w:marTop w:val="0"/>
          <w:marBottom w:val="0"/>
          <w:divBdr>
            <w:top w:val="none" w:sz="0" w:space="0" w:color="auto"/>
            <w:left w:val="none" w:sz="0" w:space="0" w:color="auto"/>
            <w:bottom w:val="none" w:sz="0" w:space="0" w:color="auto"/>
            <w:right w:val="none" w:sz="0" w:space="0" w:color="auto"/>
          </w:divBdr>
        </w:div>
        <w:div w:id="1189418376">
          <w:marLeft w:val="640"/>
          <w:marRight w:val="0"/>
          <w:marTop w:val="0"/>
          <w:marBottom w:val="0"/>
          <w:divBdr>
            <w:top w:val="none" w:sz="0" w:space="0" w:color="auto"/>
            <w:left w:val="none" w:sz="0" w:space="0" w:color="auto"/>
            <w:bottom w:val="none" w:sz="0" w:space="0" w:color="auto"/>
            <w:right w:val="none" w:sz="0" w:space="0" w:color="auto"/>
          </w:divBdr>
        </w:div>
        <w:div w:id="1215434786">
          <w:marLeft w:val="640"/>
          <w:marRight w:val="0"/>
          <w:marTop w:val="0"/>
          <w:marBottom w:val="0"/>
          <w:divBdr>
            <w:top w:val="none" w:sz="0" w:space="0" w:color="auto"/>
            <w:left w:val="none" w:sz="0" w:space="0" w:color="auto"/>
            <w:bottom w:val="none" w:sz="0" w:space="0" w:color="auto"/>
            <w:right w:val="none" w:sz="0" w:space="0" w:color="auto"/>
          </w:divBdr>
        </w:div>
        <w:div w:id="1228766959">
          <w:marLeft w:val="640"/>
          <w:marRight w:val="0"/>
          <w:marTop w:val="0"/>
          <w:marBottom w:val="0"/>
          <w:divBdr>
            <w:top w:val="none" w:sz="0" w:space="0" w:color="auto"/>
            <w:left w:val="none" w:sz="0" w:space="0" w:color="auto"/>
            <w:bottom w:val="none" w:sz="0" w:space="0" w:color="auto"/>
            <w:right w:val="none" w:sz="0" w:space="0" w:color="auto"/>
          </w:divBdr>
        </w:div>
        <w:div w:id="1284000675">
          <w:marLeft w:val="640"/>
          <w:marRight w:val="0"/>
          <w:marTop w:val="0"/>
          <w:marBottom w:val="0"/>
          <w:divBdr>
            <w:top w:val="none" w:sz="0" w:space="0" w:color="auto"/>
            <w:left w:val="none" w:sz="0" w:space="0" w:color="auto"/>
            <w:bottom w:val="none" w:sz="0" w:space="0" w:color="auto"/>
            <w:right w:val="none" w:sz="0" w:space="0" w:color="auto"/>
          </w:divBdr>
        </w:div>
        <w:div w:id="1299215891">
          <w:marLeft w:val="640"/>
          <w:marRight w:val="0"/>
          <w:marTop w:val="0"/>
          <w:marBottom w:val="0"/>
          <w:divBdr>
            <w:top w:val="none" w:sz="0" w:space="0" w:color="auto"/>
            <w:left w:val="none" w:sz="0" w:space="0" w:color="auto"/>
            <w:bottom w:val="none" w:sz="0" w:space="0" w:color="auto"/>
            <w:right w:val="none" w:sz="0" w:space="0" w:color="auto"/>
          </w:divBdr>
        </w:div>
        <w:div w:id="1325889984">
          <w:marLeft w:val="640"/>
          <w:marRight w:val="0"/>
          <w:marTop w:val="0"/>
          <w:marBottom w:val="0"/>
          <w:divBdr>
            <w:top w:val="none" w:sz="0" w:space="0" w:color="auto"/>
            <w:left w:val="none" w:sz="0" w:space="0" w:color="auto"/>
            <w:bottom w:val="none" w:sz="0" w:space="0" w:color="auto"/>
            <w:right w:val="none" w:sz="0" w:space="0" w:color="auto"/>
          </w:divBdr>
        </w:div>
        <w:div w:id="1369648703">
          <w:marLeft w:val="640"/>
          <w:marRight w:val="0"/>
          <w:marTop w:val="0"/>
          <w:marBottom w:val="0"/>
          <w:divBdr>
            <w:top w:val="none" w:sz="0" w:space="0" w:color="auto"/>
            <w:left w:val="none" w:sz="0" w:space="0" w:color="auto"/>
            <w:bottom w:val="none" w:sz="0" w:space="0" w:color="auto"/>
            <w:right w:val="none" w:sz="0" w:space="0" w:color="auto"/>
          </w:divBdr>
        </w:div>
        <w:div w:id="1388990859">
          <w:marLeft w:val="640"/>
          <w:marRight w:val="0"/>
          <w:marTop w:val="0"/>
          <w:marBottom w:val="0"/>
          <w:divBdr>
            <w:top w:val="none" w:sz="0" w:space="0" w:color="auto"/>
            <w:left w:val="none" w:sz="0" w:space="0" w:color="auto"/>
            <w:bottom w:val="none" w:sz="0" w:space="0" w:color="auto"/>
            <w:right w:val="none" w:sz="0" w:space="0" w:color="auto"/>
          </w:divBdr>
        </w:div>
        <w:div w:id="1402289360">
          <w:marLeft w:val="640"/>
          <w:marRight w:val="0"/>
          <w:marTop w:val="0"/>
          <w:marBottom w:val="0"/>
          <w:divBdr>
            <w:top w:val="none" w:sz="0" w:space="0" w:color="auto"/>
            <w:left w:val="none" w:sz="0" w:space="0" w:color="auto"/>
            <w:bottom w:val="none" w:sz="0" w:space="0" w:color="auto"/>
            <w:right w:val="none" w:sz="0" w:space="0" w:color="auto"/>
          </w:divBdr>
        </w:div>
        <w:div w:id="1407267147">
          <w:marLeft w:val="640"/>
          <w:marRight w:val="0"/>
          <w:marTop w:val="0"/>
          <w:marBottom w:val="0"/>
          <w:divBdr>
            <w:top w:val="none" w:sz="0" w:space="0" w:color="auto"/>
            <w:left w:val="none" w:sz="0" w:space="0" w:color="auto"/>
            <w:bottom w:val="none" w:sz="0" w:space="0" w:color="auto"/>
            <w:right w:val="none" w:sz="0" w:space="0" w:color="auto"/>
          </w:divBdr>
        </w:div>
        <w:div w:id="1417283848">
          <w:marLeft w:val="640"/>
          <w:marRight w:val="0"/>
          <w:marTop w:val="0"/>
          <w:marBottom w:val="0"/>
          <w:divBdr>
            <w:top w:val="none" w:sz="0" w:space="0" w:color="auto"/>
            <w:left w:val="none" w:sz="0" w:space="0" w:color="auto"/>
            <w:bottom w:val="none" w:sz="0" w:space="0" w:color="auto"/>
            <w:right w:val="none" w:sz="0" w:space="0" w:color="auto"/>
          </w:divBdr>
        </w:div>
        <w:div w:id="1422294256">
          <w:marLeft w:val="640"/>
          <w:marRight w:val="0"/>
          <w:marTop w:val="0"/>
          <w:marBottom w:val="0"/>
          <w:divBdr>
            <w:top w:val="none" w:sz="0" w:space="0" w:color="auto"/>
            <w:left w:val="none" w:sz="0" w:space="0" w:color="auto"/>
            <w:bottom w:val="none" w:sz="0" w:space="0" w:color="auto"/>
            <w:right w:val="none" w:sz="0" w:space="0" w:color="auto"/>
          </w:divBdr>
        </w:div>
        <w:div w:id="1427531813">
          <w:marLeft w:val="640"/>
          <w:marRight w:val="0"/>
          <w:marTop w:val="0"/>
          <w:marBottom w:val="0"/>
          <w:divBdr>
            <w:top w:val="none" w:sz="0" w:space="0" w:color="auto"/>
            <w:left w:val="none" w:sz="0" w:space="0" w:color="auto"/>
            <w:bottom w:val="none" w:sz="0" w:space="0" w:color="auto"/>
            <w:right w:val="none" w:sz="0" w:space="0" w:color="auto"/>
          </w:divBdr>
        </w:div>
        <w:div w:id="1460758736">
          <w:marLeft w:val="640"/>
          <w:marRight w:val="0"/>
          <w:marTop w:val="0"/>
          <w:marBottom w:val="0"/>
          <w:divBdr>
            <w:top w:val="none" w:sz="0" w:space="0" w:color="auto"/>
            <w:left w:val="none" w:sz="0" w:space="0" w:color="auto"/>
            <w:bottom w:val="none" w:sz="0" w:space="0" w:color="auto"/>
            <w:right w:val="none" w:sz="0" w:space="0" w:color="auto"/>
          </w:divBdr>
        </w:div>
        <w:div w:id="1464621568">
          <w:marLeft w:val="640"/>
          <w:marRight w:val="0"/>
          <w:marTop w:val="0"/>
          <w:marBottom w:val="0"/>
          <w:divBdr>
            <w:top w:val="none" w:sz="0" w:space="0" w:color="auto"/>
            <w:left w:val="none" w:sz="0" w:space="0" w:color="auto"/>
            <w:bottom w:val="none" w:sz="0" w:space="0" w:color="auto"/>
            <w:right w:val="none" w:sz="0" w:space="0" w:color="auto"/>
          </w:divBdr>
        </w:div>
        <w:div w:id="1470170873">
          <w:marLeft w:val="640"/>
          <w:marRight w:val="0"/>
          <w:marTop w:val="0"/>
          <w:marBottom w:val="0"/>
          <w:divBdr>
            <w:top w:val="none" w:sz="0" w:space="0" w:color="auto"/>
            <w:left w:val="none" w:sz="0" w:space="0" w:color="auto"/>
            <w:bottom w:val="none" w:sz="0" w:space="0" w:color="auto"/>
            <w:right w:val="none" w:sz="0" w:space="0" w:color="auto"/>
          </w:divBdr>
        </w:div>
        <w:div w:id="1516773203">
          <w:marLeft w:val="640"/>
          <w:marRight w:val="0"/>
          <w:marTop w:val="0"/>
          <w:marBottom w:val="0"/>
          <w:divBdr>
            <w:top w:val="none" w:sz="0" w:space="0" w:color="auto"/>
            <w:left w:val="none" w:sz="0" w:space="0" w:color="auto"/>
            <w:bottom w:val="none" w:sz="0" w:space="0" w:color="auto"/>
            <w:right w:val="none" w:sz="0" w:space="0" w:color="auto"/>
          </w:divBdr>
        </w:div>
        <w:div w:id="1527450512">
          <w:marLeft w:val="640"/>
          <w:marRight w:val="0"/>
          <w:marTop w:val="0"/>
          <w:marBottom w:val="0"/>
          <w:divBdr>
            <w:top w:val="none" w:sz="0" w:space="0" w:color="auto"/>
            <w:left w:val="none" w:sz="0" w:space="0" w:color="auto"/>
            <w:bottom w:val="none" w:sz="0" w:space="0" w:color="auto"/>
            <w:right w:val="none" w:sz="0" w:space="0" w:color="auto"/>
          </w:divBdr>
        </w:div>
        <w:div w:id="1527867186">
          <w:marLeft w:val="640"/>
          <w:marRight w:val="0"/>
          <w:marTop w:val="0"/>
          <w:marBottom w:val="0"/>
          <w:divBdr>
            <w:top w:val="none" w:sz="0" w:space="0" w:color="auto"/>
            <w:left w:val="none" w:sz="0" w:space="0" w:color="auto"/>
            <w:bottom w:val="none" w:sz="0" w:space="0" w:color="auto"/>
            <w:right w:val="none" w:sz="0" w:space="0" w:color="auto"/>
          </w:divBdr>
        </w:div>
        <w:div w:id="1562204947">
          <w:marLeft w:val="640"/>
          <w:marRight w:val="0"/>
          <w:marTop w:val="0"/>
          <w:marBottom w:val="0"/>
          <w:divBdr>
            <w:top w:val="none" w:sz="0" w:space="0" w:color="auto"/>
            <w:left w:val="none" w:sz="0" w:space="0" w:color="auto"/>
            <w:bottom w:val="none" w:sz="0" w:space="0" w:color="auto"/>
            <w:right w:val="none" w:sz="0" w:space="0" w:color="auto"/>
          </w:divBdr>
        </w:div>
        <w:div w:id="1577012417">
          <w:marLeft w:val="640"/>
          <w:marRight w:val="0"/>
          <w:marTop w:val="0"/>
          <w:marBottom w:val="0"/>
          <w:divBdr>
            <w:top w:val="none" w:sz="0" w:space="0" w:color="auto"/>
            <w:left w:val="none" w:sz="0" w:space="0" w:color="auto"/>
            <w:bottom w:val="none" w:sz="0" w:space="0" w:color="auto"/>
            <w:right w:val="none" w:sz="0" w:space="0" w:color="auto"/>
          </w:divBdr>
        </w:div>
        <w:div w:id="1590698520">
          <w:marLeft w:val="640"/>
          <w:marRight w:val="0"/>
          <w:marTop w:val="0"/>
          <w:marBottom w:val="0"/>
          <w:divBdr>
            <w:top w:val="none" w:sz="0" w:space="0" w:color="auto"/>
            <w:left w:val="none" w:sz="0" w:space="0" w:color="auto"/>
            <w:bottom w:val="none" w:sz="0" w:space="0" w:color="auto"/>
            <w:right w:val="none" w:sz="0" w:space="0" w:color="auto"/>
          </w:divBdr>
        </w:div>
        <w:div w:id="1634099884">
          <w:marLeft w:val="640"/>
          <w:marRight w:val="0"/>
          <w:marTop w:val="0"/>
          <w:marBottom w:val="0"/>
          <w:divBdr>
            <w:top w:val="none" w:sz="0" w:space="0" w:color="auto"/>
            <w:left w:val="none" w:sz="0" w:space="0" w:color="auto"/>
            <w:bottom w:val="none" w:sz="0" w:space="0" w:color="auto"/>
            <w:right w:val="none" w:sz="0" w:space="0" w:color="auto"/>
          </w:divBdr>
        </w:div>
        <w:div w:id="1636325453">
          <w:marLeft w:val="640"/>
          <w:marRight w:val="0"/>
          <w:marTop w:val="0"/>
          <w:marBottom w:val="0"/>
          <w:divBdr>
            <w:top w:val="none" w:sz="0" w:space="0" w:color="auto"/>
            <w:left w:val="none" w:sz="0" w:space="0" w:color="auto"/>
            <w:bottom w:val="none" w:sz="0" w:space="0" w:color="auto"/>
            <w:right w:val="none" w:sz="0" w:space="0" w:color="auto"/>
          </w:divBdr>
        </w:div>
        <w:div w:id="1671759269">
          <w:marLeft w:val="640"/>
          <w:marRight w:val="0"/>
          <w:marTop w:val="0"/>
          <w:marBottom w:val="0"/>
          <w:divBdr>
            <w:top w:val="none" w:sz="0" w:space="0" w:color="auto"/>
            <w:left w:val="none" w:sz="0" w:space="0" w:color="auto"/>
            <w:bottom w:val="none" w:sz="0" w:space="0" w:color="auto"/>
            <w:right w:val="none" w:sz="0" w:space="0" w:color="auto"/>
          </w:divBdr>
        </w:div>
        <w:div w:id="1677996877">
          <w:marLeft w:val="640"/>
          <w:marRight w:val="0"/>
          <w:marTop w:val="0"/>
          <w:marBottom w:val="0"/>
          <w:divBdr>
            <w:top w:val="none" w:sz="0" w:space="0" w:color="auto"/>
            <w:left w:val="none" w:sz="0" w:space="0" w:color="auto"/>
            <w:bottom w:val="none" w:sz="0" w:space="0" w:color="auto"/>
            <w:right w:val="none" w:sz="0" w:space="0" w:color="auto"/>
          </w:divBdr>
        </w:div>
        <w:div w:id="1680962316">
          <w:marLeft w:val="640"/>
          <w:marRight w:val="0"/>
          <w:marTop w:val="0"/>
          <w:marBottom w:val="0"/>
          <w:divBdr>
            <w:top w:val="none" w:sz="0" w:space="0" w:color="auto"/>
            <w:left w:val="none" w:sz="0" w:space="0" w:color="auto"/>
            <w:bottom w:val="none" w:sz="0" w:space="0" w:color="auto"/>
            <w:right w:val="none" w:sz="0" w:space="0" w:color="auto"/>
          </w:divBdr>
        </w:div>
        <w:div w:id="1685092222">
          <w:marLeft w:val="640"/>
          <w:marRight w:val="0"/>
          <w:marTop w:val="0"/>
          <w:marBottom w:val="0"/>
          <w:divBdr>
            <w:top w:val="none" w:sz="0" w:space="0" w:color="auto"/>
            <w:left w:val="none" w:sz="0" w:space="0" w:color="auto"/>
            <w:bottom w:val="none" w:sz="0" w:space="0" w:color="auto"/>
            <w:right w:val="none" w:sz="0" w:space="0" w:color="auto"/>
          </w:divBdr>
        </w:div>
        <w:div w:id="1735083591">
          <w:marLeft w:val="640"/>
          <w:marRight w:val="0"/>
          <w:marTop w:val="0"/>
          <w:marBottom w:val="0"/>
          <w:divBdr>
            <w:top w:val="none" w:sz="0" w:space="0" w:color="auto"/>
            <w:left w:val="none" w:sz="0" w:space="0" w:color="auto"/>
            <w:bottom w:val="none" w:sz="0" w:space="0" w:color="auto"/>
            <w:right w:val="none" w:sz="0" w:space="0" w:color="auto"/>
          </w:divBdr>
        </w:div>
        <w:div w:id="1743526719">
          <w:marLeft w:val="640"/>
          <w:marRight w:val="0"/>
          <w:marTop w:val="0"/>
          <w:marBottom w:val="0"/>
          <w:divBdr>
            <w:top w:val="none" w:sz="0" w:space="0" w:color="auto"/>
            <w:left w:val="none" w:sz="0" w:space="0" w:color="auto"/>
            <w:bottom w:val="none" w:sz="0" w:space="0" w:color="auto"/>
            <w:right w:val="none" w:sz="0" w:space="0" w:color="auto"/>
          </w:divBdr>
        </w:div>
        <w:div w:id="1787696941">
          <w:marLeft w:val="640"/>
          <w:marRight w:val="0"/>
          <w:marTop w:val="0"/>
          <w:marBottom w:val="0"/>
          <w:divBdr>
            <w:top w:val="none" w:sz="0" w:space="0" w:color="auto"/>
            <w:left w:val="none" w:sz="0" w:space="0" w:color="auto"/>
            <w:bottom w:val="none" w:sz="0" w:space="0" w:color="auto"/>
            <w:right w:val="none" w:sz="0" w:space="0" w:color="auto"/>
          </w:divBdr>
        </w:div>
        <w:div w:id="1841192159">
          <w:marLeft w:val="640"/>
          <w:marRight w:val="0"/>
          <w:marTop w:val="0"/>
          <w:marBottom w:val="0"/>
          <w:divBdr>
            <w:top w:val="none" w:sz="0" w:space="0" w:color="auto"/>
            <w:left w:val="none" w:sz="0" w:space="0" w:color="auto"/>
            <w:bottom w:val="none" w:sz="0" w:space="0" w:color="auto"/>
            <w:right w:val="none" w:sz="0" w:space="0" w:color="auto"/>
          </w:divBdr>
        </w:div>
        <w:div w:id="1841462610">
          <w:marLeft w:val="640"/>
          <w:marRight w:val="0"/>
          <w:marTop w:val="0"/>
          <w:marBottom w:val="0"/>
          <w:divBdr>
            <w:top w:val="none" w:sz="0" w:space="0" w:color="auto"/>
            <w:left w:val="none" w:sz="0" w:space="0" w:color="auto"/>
            <w:bottom w:val="none" w:sz="0" w:space="0" w:color="auto"/>
            <w:right w:val="none" w:sz="0" w:space="0" w:color="auto"/>
          </w:divBdr>
        </w:div>
        <w:div w:id="1848012396">
          <w:marLeft w:val="640"/>
          <w:marRight w:val="0"/>
          <w:marTop w:val="0"/>
          <w:marBottom w:val="0"/>
          <w:divBdr>
            <w:top w:val="none" w:sz="0" w:space="0" w:color="auto"/>
            <w:left w:val="none" w:sz="0" w:space="0" w:color="auto"/>
            <w:bottom w:val="none" w:sz="0" w:space="0" w:color="auto"/>
            <w:right w:val="none" w:sz="0" w:space="0" w:color="auto"/>
          </w:divBdr>
        </w:div>
        <w:div w:id="1904633358">
          <w:marLeft w:val="640"/>
          <w:marRight w:val="0"/>
          <w:marTop w:val="0"/>
          <w:marBottom w:val="0"/>
          <w:divBdr>
            <w:top w:val="none" w:sz="0" w:space="0" w:color="auto"/>
            <w:left w:val="none" w:sz="0" w:space="0" w:color="auto"/>
            <w:bottom w:val="none" w:sz="0" w:space="0" w:color="auto"/>
            <w:right w:val="none" w:sz="0" w:space="0" w:color="auto"/>
          </w:divBdr>
        </w:div>
        <w:div w:id="1914656802">
          <w:marLeft w:val="640"/>
          <w:marRight w:val="0"/>
          <w:marTop w:val="0"/>
          <w:marBottom w:val="0"/>
          <w:divBdr>
            <w:top w:val="none" w:sz="0" w:space="0" w:color="auto"/>
            <w:left w:val="none" w:sz="0" w:space="0" w:color="auto"/>
            <w:bottom w:val="none" w:sz="0" w:space="0" w:color="auto"/>
            <w:right w:val="none" w:sz="0" w:space="0" w:color="auto"/>
          </w:divBdr>
        </w:div>
        <w:div w:id="1953972676">
          <w:marLeft w:val="640"/>
          <w:marRight w:val="0"/>
          <w:marTop w:val="0"/>
          <w:marBottom w:val="0"/>
          <w:divBdr>
            <w:top w:val="none" w:sz="0" w:space="0" w:color="auto"/>
            <w:left w:val="none" w:sz="0" w:space="0" w:color="auto"/>
            <w:bottom w:val="none" w:sz="0" w:space="0" w:color="auto"/>
            <w:right w:val="none" w:sz="0" w:space="0" w:color="auto"/>
          </w:divBdr>
        </w:div>
        <w:div w:id="1957826348">
          <w:marLeft w:val="640"/>
          <w:marRight w:val="0"/>
          <w:marTop w:val="0"/>
          <w:marBottom w:val="0"/>
          <w:divBdr>
            <w:top w:val="none" w:sz="0" w:space="0" w:color="auto"/>
            <w:left w:val="none" w:sz="0" w:space="0" w:color="auto"/>
            <w:bottom w:val="none" w:sz="0" w:space="0" w:color="auto"/>
            <w:right w:val="none" w:sz="0" w:space="0" w:color="auto"/>
          </w:divBdr>
        </w:div>
        <w:div w:id="1970553767">
          <w:marLeft w:val="640"/>
          <w:marRight w:val="0"/>
          <w:marTop w:val="0"/>
          <w:marBottom w:val="0"/>
          <w:divBdr>
            <w:top w:val="none" w:sz="0" w:space="0" w:color="auto"/>
            <w:left w:val="none" w:sz="0" w:space="0" w:color="auto"/>
            <w:bottom w:val="none" w:sz="0" w:space="0" w:color="auto"/>
            <w:right w:val="none" w:sz="0" w:space="0" w:color="auto"/>
          </w:divBdr>
        </w:div>
        <w:div w:id="1977682884">
          <w:marLeft w:val="640"/>
          <w:marRight w:val="0"/>
          <w:marTop w:val="0"/>
          <w:marBottom w:val="0"/>
          <w:divBdr>
            <w:top w:val="none" w:sz="0" w:space="0" w:color="auto"/>
            <w:left w:val="none" w:sz="0" w:space="0" w:color="auto"/>
            <w:bottom w:val="none" w:sz="0" w:space="0" w:color="auto"/>
            <w:right w:val="none" w:sz="0" w:space="0" w:color="auto"/>
          </w:divBdr>
        </w:div>
        <w:div w:id="2002653792">
          <w:marLeft w:val="640"/>
          <w:marRight w:val="0"/>
          <w:marTop w:val="0"/>
          <w:marBottom w:val="0"/>
          <w:divBdr>
            <w:top w:val="none" w:sz="0" w:space="0" w:color="auto"/>
            <w:left w:val="none" w:sz="0" w:space="0" w:color="auto"/>
            <w:bottom w:val="none" w:sz="0" w:space="0" w:color="auto"/>
            <w:right w:val="none" w:sz="0" w:space="0" w:color="auto"/>
          </w:divBdr>
        </w:div>
        <w:div w:id="2032875082">
          <w:marLeft w:val="640"/>
          <w:marRight w:val="0"/>
          <w:marTop w:val="0"/>
          <w:marBottom w:val="0"/>
          <w:divBdr>
            <w:top w:val="none" w:sz="0" w:space="0" w:color="auto"/>
            <w:left w:val="none" w:sz="0" w:space="0" w:color="auto"/>
            <w:bottom w:val="none" w:sz="0" w:space="0" w:color="auto"/>
            <w:right w:val="none" w:sz="0" w:space="0" w:color="auto"/>
          </w:divBdr>
        </w:div>
        <w:div w:id="2084836027">
          <w:marLeft w:val="640"/>
          <w:marRight w:val="0"/>
          <w:marTop w:val="0"/>
          <w:marBottom w:val="0"/>
          <w:divBdr>
            <w:top w:val="none" w:sz="0" w:space="0" w:color="auto"/>
            <w:left w:val="none" w:sz="0" w:space="0" w:color="auto"/>
            <w:bottom w:val="none" w:sz="0" w:space="0" w:color="auto"/>
            <w:right w:val="none" w:sz="0" w:space="0" w:color="auto"/>
          </w:divBdr>
        </w:div>
        <w:div w:id="2092776311">
          <w:marLeft w:val="640"/>
          <w:marRight w:val="0"/>
          <w:marTop w:val="0"/>
          <w:marBottom w:val="0"/>
          <w:divBdr>
            <w:top w:val="none" w:sz="0" w:space="0" w:color="auto"/>
            <w:left w:val="none" w:sz="0" w:space="0" w:color="auto"/>
            <w:bottom w:val="none" w:sz="0" w:space="0" w:color="auto"/>
            <w:right w:val="none" w:sz="0" w:space="0" w:color="auto"/>
          </w:divBdr>
        </w:div>
        <w:div w:id="2113355969">
          <w:marLeft w:val="640"/>
          <w:marRight w:val="0"/>
          <w:marTop w:val="0"/>
          <w:marBottom w:val="0"/>
          <w:divBdr>
            <w:top w:val="none" w:sz="0" w:space="0" w:color="auto"/>
            <w:left w:val="none" w:sz="0" w:space="0" w:color="auto"/>
            <w:bottom w:val="none" w:sz="0" w:space="0" w:color="auto"/>
            <w:right w:val="none" w:sz="0" w:space="0" w:color="auto"/>
          </w:divBdr>
        </w:div>
        <w:div w:id="2120681028">
          <w:marLeft w:val="640"/>
          <w:marRight w:val="0"/>
          <w:marTop w:val="0"/>
          <w:marBottom w:val="0"/>
          <w:divBdr>
            <w:top w:val="none" w:sz="0" w:space="0" w:color="auto"/>
            <w:left w:val="none" w:sz="0" w:space="0" w:color="auto"/>
            <w:bottom w:val="none" w:sz="0" w:space="0" w:color="auto"/>
            <w:right w:val="none" w:sz="0" w:space="0" w:color="auto"/>
          </w:divBdr>
        </w:div>
      </w:divsChild>
    </w:div>
    <w:div w:id="1865635440">
      <w:bodyDiv w:val="1"/>
      <w:marLeft w:val="0"/>
      <w:marRight w:val="0"/>
      <w:marTop w:val="0"/>
      <w:marBottom w:val="0"/>
      <w:divBdr>
        <w:top w:val="none" w:sz="0" w:space="0" w:color="auto"/>
        <w:left w:val="none" w:sz="0" w:space="0" w:color="auto"/>
        <w:bottom w:val="none" w:sz="0" w:space="0" w:color="auto"/>
        <w:right w:val="none" w:sz="0" w:space="0" w:color="auto"/>
      </w:divBdr>
      <w:divsChild>
        <w:div w:id="72091888">
          <w:marLeft w:val="640"/>
          <w:marRight w:val="0"/>
          <w:marTop w:val="0"/>
          <w:marBottom w:val="0"/>
          <w:divBdr>
            <w:top w:val="none" w:sz="0" w:space="0" w:color="auto"/>
            <w:left w:val="none" w:sz="0" w:space="0" w:color="auto"/>
            <w:bottom w:val="none" w:sz="0" w:space="0" w:color="auto"/>
            <w:right w:val="none" w:sz="0" w:space="0" w:color="auto"/>
          </w:divBdr>
        </w:div>
        <w:div w:id="95098377">
          <w:marLeft w:val="640"/>
          <w:marRight w:val="0"/>
          <w:marTop w:val="0"/>
          <w:marBottom w:val="0"/>
          <w:divBdr>
            <w:top w:val="none" w:sz="0" w:space="0" w:color="auto"/>
            <w:left w:val="none" w:sz="0" w:space="0" w:color="auto"/>
            <w:bottom w:val="none" w:sz="0" w:space="0" w:color="auto"/>
            <w:right w:val="none" w:sz="0" w:space="0" w:color="auto"/>
          </w:divBdr>
        </w:div>
        <w:div w:id="97071401">
          <w:marLeft w:val="640"/>
          <w:marRight w:val="0"/>
          <w:marTop w:val="0"/>
          <w:marBottom w:val="0"/>
          <w:divBdr>
            <w:top w:val="none" w:sz="0" w:space="0" w:color="auto"/>
            <w:left w:val="none" w:sz="0" w:space="0" w:color="auto"/>
            <w:bottom w:val="none" w:sz="0" w:space="0" w:color="auto"/>
            <w:right w:val="none" w:sz="0" w:space="0" w:color="auto"/>
          </w:divBdr>
        </w:div>
        <w:div w:id="139158839">
          <w:marLeft w:val="640"/>
          <w:marRight w:val="0"/>
          <w:marTop w:val="0"/>
          <w:marBottom w:val="0"/>
          <w:divBdr>
            <w:top w:val="none" w:sz="0" w:space="0" w:color="auto"/>
            <w:left w:val="none" w:sz="0" w:space="0" w:color="auto"/>
            <w:bottom w:val="none" w:sz="0" w:space="0" w:color="auto"/>
            <w:right w:val="none" w:sz="0" w:space="0" w:color="auto"/>
          </w:divBdr>
        </w:div>
        <w:div w:id="139463706">
          <w:marLeft w:val="640"/>
          <w:marRight w:val="0"/>
          <w:marTop w:val="0"/>
          <w:marBottom w:val="0"/>
          <w:divBdr>
            <w:top w:val="none" w:sz="0" w:space="0" w:color="auto"/>
            <w:left w:val="none" w:sz="0" w:space="0" w:color="auto"/>
            <w:bottom w:val="none" w:sz="0" w:space="0" w:color="auto"/>
            <w:right w:val="none" w:sz="0" w:space="0" w:color="auto"/>
          </w:divBdr>
        </w:div>
        <w:div w:id="149568653">
          <w:marLeft w:val="640"/>
          <w:marRight w:val="0"/>
          <w:marTop w:val="0"/>
          <w:marBottom w:val="0"/>
          <w:divBdr>
            <w:top w:val="none" w:sz="0" w:space="0" w:color="auto"/>
            <w:left w:val="none" w:sz="0" w:space="0" w:color="auto"/>
            <w:bottom w:val="none" w:sz="0" w:space="0" w:color="auto"/>
            <w:right w:val="none" w:sz="0" w:space="0" w:color="auto"/>
          </w:divBdr>
        </w:div>
        <w:div w:id="195387102">
          <w:marLeft w:val="640"/>
          <w:marRight w:val="0"/>
          <w:marTop w:val="0"/>
          <w:marBottom w:val="0"/>
          <w:divBdr>
            <w:top w:val="none" w:sz="0" w:space="0" w:color="auto"/>
            <w:left w:val="none" w:sz="0" w:space="0" w:color="auto"/>
            <w:bottom w:val="none" w:sz="0" w:space="0" w:color="auto"/>
            <w:right w:val="none" w:sz="0" w:space="0" w:color="auto"/>
          </w:divBdr>
        </w:div>
        <w:div w:id="234244569">
          <w:marLeft w:val="640"/>
          <w:marRight w:val="0"/>
          <w:marTop w:val="0"/>
          <w:marBottom w:val="0"/>
          <w:divBdr>
            <w:top w:val="none" w:sz="0" w:space="0" w:color="auto"/>
            <w:left w:val="none" w:sz="0" w:space="0" w:color="auto"/>
            <w:bottom w:val="none" w:sz="0" w:space="0" w:color="auto"/>
            <w:right w:val="none" w:sz="0" w:space="0" w:color="auto"/>
          </w:divBdr>
        </w:div>
        <w:div w:id="244343906">
          <w:marLeft w:val="640"/>
          <w:marRight w:val="0"/>
          <w:marTop w:val="0"/>
          <w:marBottom w:val="0"/>
          <w:divBdr>
            <w:top w:val="none" w:sz="0" w:space="0" w:color="auto"/>
            <w:left w:val="none" w:sz="0" w:space="0" w:color="auto"/>
            <w:bottom w:val="none" w:sz="0" w:space="0" w:color="auto"/>
            <w:right w:val="none" w:sz="0" w:space="0" w:color="auto"/>
          </w:divBdr>
        </w:div>
        <w:div w:id="259603813">
          <w:marLeft w:val="640"/>
          <w:marRight w:val="0"/>
          <w:marTop w:val="0"/>
          <w:marBottom w:val="0"/>
          <w:divBdr>
            <w:top w:val="none" w:sz="0" w:space="0" w:color="auto"/>
            <w:left w:val="none" w:sz="0" w:space="0" w:color="auto"/>
            <w:bottom w:val="none" w:sz="0" w:space="0" w:color="auto"/>
            <w:right w:val="none" w:sz="0" w:space="0" w:color="auto"/>
          </w:divBdr>
        </w:div>
        <w:div w:id="301233894">
          <w:marLeft w:val="640"/>
          <w:marRight w:val="0"/>
          <w:marTop w:val="0"/>
          <w:marBottom w:val="0"/>
          <w:divBdr>
            <w:top w:val="none" w:sz="0" w:space="0" w:color="auto"/>
            <w:left w:val="none" w:sz="0" w:space="0" w:color="auto"/>
            <w:bottom w:val="none" w:sz="0" w:space="0" w:color="auto"/>
            <w:right w:val="none" w:sz="0" w:space="0" w:color="auto"/>
          </w:divBdr>
        </w:div>
        <w:div w:id="325062568">
          <w:marLeft w:val="640"/>
          <w:marRight w:val="0"/>
          <w:marTop w:val="0"/>
          <w:marBottom w:val="0"/>
          <w:divBdr>
            <w:top w:val="none" w:sz="0" w:space="0" w:color="auto"/>
            <w:left w:val="none" w:sz="0" w:space="0" w:color="auto"/>
            <w:bottom w:val="none" w:sz="0" w:space="0" w:color="auto"/>
            <w:right w:val="none" w:sz="0" w:space="0" w:color="auto"/>
          </w:divBdr>
        </w:div>
        <w:div w:id="364335710">
          <w:marLeft w:val="640"/>
          <w:marRight w:val="0"/>
          <w:marTop w:val="0"/>
          <w:marBottom w:val="0"/>
          <w:divBdr>
            <w:top w:val="none" w:sz="0" w:space="0" w:color="auto"/>
            <w:left w:val="none" w:sz="0" w:space="0" w:color="auto"/>
            <w:bottom w:val="none" w:sz="0" w:space="0" w:color="auto"/>
            <w:right w:val="none" w:sz="0" w:space="0" w:color="auto"/>
          </w:divBdr>
        </w:div>
        <w:div w:id="380639903">
          <w:marLeft w:val="640"/>
          <w:marRight w:val="0"/>
          <w:marTop w:val="0"/>
          <w:marBottom w:val="0"/>
          <w:divBdr>
            <w:top w:val="none" w:sz="0" w:space="0" w:color="auto"/>
            <w:left w:val="none" w:sz="0" w:space="0" w:color="auto"/>
            <w:bottom w:val="none" w:sz="0" w:space="0" w:color="auto"/>
            <w:right w:val="none" w:sz="0" w:space="0" w:color="auto"/>
          </w:divBdr>
        </w:div>
        <w:div w:id="425658709">
          <w:marLeft w:val="640"/>
          <w:marRight w:val="0"/>
          <w:marTop w:val="0"/>
          <w:marBottom w:val="0"/>
          <w:divBdr>
            <w:top w:val="none" w:sz="0" w:space="0" w:color="auto"/>
            <w:left w:val="none" w:sz="0" w:space="0" w:color="auto"/>
            <w:bottom w:val="none" w:sz="0" w:space="0" w:color="auto"/>
            <w:right w:val="none" w:sz="0" w:space="0" w:color="auto"/>
          </w:divBdr>
        </w:div>
        <w:div w:id="441532265">
          <w:marLeft w:val="640"/>
          <w:marRight w:val="0"/>
          <w:marTop w:val="0"/>
          <w:marBottom w:val="0"/>
          <w:divBdr>
            <w:top w:val="none" w:sz="0" w:space="0" w:color="auto"/>
            <w:left w:val="none" w:sz="0" w:space="0" w:color="auto"/>
            <w:bottom w:val="none" w:sz="0" w:space="0" w:color="auto"/>
            <w:right w:val="none" w:sz="0" w:space="0" w:color="auto"/>
          </w:divBdr>
        </w:div>
        <w:div w:id="485783138">
          <w:marLeft w:val="640"/>
          <w:marRight w:val="0"/>
          <w:marTop w:val="0"/>
          <w:marBottom w:val="0"/>
          <w:divBdr>
            <w:top w:val="none" w:sz="0" w:space="0" w:color="auto"/>
            <w:left w:val="none" w:sz="0" w:space="0" w:color="auto"/>
            <w:bottom w:val="none" w:sz="0" w:space="0" w:color="auto"/>
            <w:right w:val="none" w:sz="0" w:space="0" w:color="auto"/>
          </w:divBdr>
        </w:div>
        <w:div w:id="496847382">
          <w:marLeft w:val="640"/>
          <w:marRight w:val="0"/>
          <w:marTop w:val="0"/>
          <w:marBottom w:val="0"/>
          <w:divBdr>
            <w:top w:val="none" w:sz="0" w:space="0" w:color="auto"/>
            <w:left w:val="none" w:sz="0" w:space="0" w:color="auto"/>
            <w:bottom w:val="none" w:sz="0" w:space="0" w:color="auto"/>
            <w:right w:val="none" w:sz="0" w:space="0" w:color="auto"/>
          </w:divBdr>
        </w:div>
        <w:div w:id="510684243">
          <w:marLeft w:val="640"/>
          <w:marRight w:val="0"/>
          <w:marTop w:val="0"/>
          <w:marBottom w:val="0"/>
          <w:divBdr>
            <w:top w:val="none" w:sz="0" w:space="0" w:color="auto"/>
            <w:left w:val="none" w:sz="0" w:space="0" w:color="auto"/>
            <w:bottom w:val="none" w:sz="0" w:space="0" w:color="auto"/>
            <w:right w:val="none" w:sz="0" w:space="0" w:color="auto"/>
          </w:divBdr>
        </w:div>
        <w:div w:id="513688938">
          <w:marLeft w:val="640"/>
          <w:marRight w:val="0"/>
          <w:marTop w:val="0"/>
          <w:marBottom w:val="0"/>
          <w:divBdr>
            <w:top w:val="none" w:sz="0" w:space="0" w:color="auto"/>
            <w:left w:val="none" w:sz="0" w:space="0" w:color="auto"/>
            <w:bottom w:val="none" w:sz="0" w:space="0" w:color="auto"/>
            <w:right w:val="none" w:sz="0" w:space="0" w:color="auto"/>
          </w:divBdr>
        </w:div>
        <w:div w:id="570122906">
          <w:marLeft w:val="640"/>
          <w:marRight w:val="0"/>
          <w:marTop w:val="0"/>
          <w:marBottom w:val="0"/>
          <w:divBdr>
            <w:top w:val="none" w:sz="0" w:space="0" w:color="auto"/>
            <w:left w:val="none" w:sz="0" w:space="0" w:color="auto"/>
            <w:bottom w:val="none" w:sz="0" w:space="0" w:color="auto"/>
            <w:right w:val="none" w:sz="0" w:space="0" w:color="auto"/>
          </w:divBdr>
        </w:div>
        <w:div w:id="592325497">
          <w:marLeft w:val="640"/>
          <w:marRight w:val="0"/>
          <w:marTop w:val="0"/>
          <w:marBottom w:val="0"/>
          <w:divBdr>
            <w:top w:val="none" w:sz="0" w:space="0" w:color="auto"/>
            <w:left w:val="none" w:sz="0" w:space="0" w:color="auto"/>
            <w:bottom w:val="none" w:sz="0" w:space="0" w:color="auto"/>
            <w:right w:val="none" w:sz="0" w:space="0" w:color="auto"/>
          </w:divBdr>
        </w:div>
        <w:div w:id="625309018">
          <w:marLeft w:val="640"/>
          <w:marRight w:val="0"/>
          <w:marTop w:val="0"/>
          <w:marBottom w:val="0"/>
          <w:divBdr>
            <w:top w:val="none" w:sz="0" w:space="0" w:color="auto"/>
            <w:left w:val="none" w:sz="0" w:space="0" w:color="auto"/>
            <w:bottom w:val="none" w:sz="0" w:space="0" w:color="auto"/>
            <w:right w:val="none" w:sz="0" w:space="0" w:color="auto"/>
          </w:divBdr>
        </w:div>
        <w:div w:id="658383008">
          <w:marLeft w:val="640"/>
          <w:marRight w:val="0"/>
          <w:marTop w:val="0"/>
          <w:marBottom w:val="0"/>
          <w:divBdr>
            <w:top w:val="none" w:sz="0" w:space="0" w:color="auto"/>
            <w:left w:val="none" w:sz="0" w:space="0" w:color="auto"/>
            <w:bottom w:val="none" w:sz="0" w:space="0" w:color="auto"/>
            <w:right w:val="none" w:sz="0" w:space="0" w:color="auto"/>
          </w:divBdr>
        </w:div>
        <w:div w:id="663438024">
          <w:marLeft w:val="640"/>
          <w:marRight w:val="0"/>
          <w:marTop w:val="0"/>
          <w:marBottom w:val="0"/>
          <w:divBdr>
            <w:top w:val="none" w:sz="0" w:space="0" w:color="auto"/>
            <w:left w:val="none" w:sz="0" w:space="0" w:color="auto"/>
            <w:bottom w:val="none" w:sz="0" w:space="0" w:color="auto"/>
            <w:right w:val="none" w:sz="0" w:space="0" w:color="auto"/>
          </w:divBdr>
        </w:div>
        <w:div w:id="679048434">
          <w:marLeft w:val="640"/>
          <w:marRight w:val="0"/>
          <w:marTop w:val="0"/>
          <w:marBottom w:val="0"/>
          <w:divBdr>
            <w:top w:val="none" w:sz="0" w:space="0" w:color="auto"/>
            <w:left w:val="none" w:sz="0" w:space="0" w:color="auto"/>
            <w:bottom w:val="none" w:sz="0" w:space="0" w:color="auto"/>
            <w:right w:val="none" w:sz="0" w:space="0" w:color="auto"/>
          </w:divBdr>
        </w:div>
        <w:div w:id="691761093">
          <w:marLeft w:val="640"/>
          <w:marRight w:val="0"/>
          <w:marTop w:val="0"/>
          <w:marBottom w:val="0"/>
          <w:divBdr>
            <w:top w:val="none" w:sz="0" w:space="0" w:color="auto"/>
            <w:left w:val="none" w:sz="0" w:space="0" w:color="auto"/>
            <w:bottom w:val="none" w:sz="0" w:space="0" w:color="auto"/>
            <w:right w:val="none" w:sz="0" w:space="0" w:color="auto"/>
          </w:divBdr>
        </w:div>
        <w:div w:id="716128592">
          <w:marLeft w:val="640"/>
          <w:marRight w:val="0"/>
          <w:marTop w:val="0"/>
          <w:marBottom w:val="0"/>
          <w:divBdr>
            <w:top w:val="none" w:sz="0" w:space="0" w:color="auto"/>
            <w:left w:val="none" w:sz="0" w:space="0" w:color="auto"/>
            <w:bottom w:val="none" w:sz="0" w:space="0" w:color="auto"/>
            <w:right w:val="none" w:sz="0" w:space="0" w:color="auto"/>
          </w:divBdr>
        </w:div>
        <w:div w:id="718096302">
          <w:marLeft w:val="640"/>
          <w:marRight w:val="0"/>
          <w:marTop w:val="0"/>
          <w:marBottom w:val="0"/>
          <w:divBdr>
            <w:top w:val="none" w:sz="0" w:space="0" w:color="auto"/>
            <w:left w:val="none" w:sz="0" w:space="0" w:color="auto"/>
            <w:bottom w:val="none" w:sz="0" w:space="0" w:color="auto"/>
            <w:right w:val="none" w:sz="0" w:space="0" w:color="auto"/>
          </w:divBdr>
        </w:div>
        <w:div w:id="721564526">
          <w:marLeft w:val="640"/>
          <w:marRight w:val="0"/>
          <w:marTop w:val="0"/>
          <w:marBottom w:val="0"/>
          <w:divBdr>
            <w:top w:val="none" w:sz="0" w:space="0" w:color="auto"/>
            <w:left w:val="none" w:sz="0" w:space="0" w:color="auto"/>
            <w:bottom w:val="none" w:sz="0" w:space="0" w:color="auto"/>
            <w:right w:val="none" w:sz="0" w:space="0" w:color="auto"/>
          </w:divBdr>
        </w:div>
        <w:div w:id="759831588">
          <w:marLeft w:val="640"/>
          <w:marRight w:val="0"/>
          <w:marTop w:val="0"/>
          <w:marBottom w:val="0"/>
          <w:divBdr>
            <w:top w:val="none" w:sz="0" w:space="0" w:color="auto"/>
            <w:left w:val="none" w:sz="0" w:space="0" w:color="auto"/>
            <w:bottom w:val="none" w:sz="0" w:space="0" w:color="auto"/>
            <w:right w:val="none" w:sz="0" w:space="0" w:color="auto"/>
          </w:divBdr>
        </w:div>
        <w:div w:id="768623986">
          <w:marLeft w:val="640"/>
          <w:marRight w:val="0"/>
          <w:marTop w:val="0"/>
          <w:marBottom w:val="0"/>
          <w:divBdr>
            <w:top w:val="none" w:sz="0" w:space="0" w:color="auto"/>
            <w:left w:val="none" w:sz="0" w:space="0" w:color="auto"/>
            <w:bottom w:val="none" w:sz="0" w:space="0" w:color="auto"/>
            <w:right w:val="none" w:sz="0" w:space="0" w:color="auto"/>
          </w:divBdr>
        </w:div>
        <w:div w:id="778840802">
          <w:marLeft w:val="640"/>
          <w:marRight w:val="0"/>
          <w:marTop w:val="0"/>
          <w:marBottom w:val="0"/>
          <w:divBdr>
            <w:top w:val="none" w:sz="0" w:space="0" w:color="auto"/>
            <w:left w:val="none" w:sz="0" w:space="0" w:color="auto"/>
            <w:bottom w:val="none" w:sz="0" w:space="0" w:color="auto"/>
            <w:right w:val="none" w:sz="0" w:space="0" w:color="auto"/>
          </w:divBdr>
        </w:div>
        <w:div w:id="839546773">
          <w:marLeft w:val="640"/>
          <w:marRight w:val="0"/>
          <w:marTop w:val="0"/>
          <w:marBottom w:val="0"/>
          <w:divBdr>
            <w:top w:val="none" w:sz="0" w:space="0" w:color="auto"/>
            <w:left w:val="none" w:sz="0" w:space="0" w:color="auto"/>
            <w:bottom w:val="none" w:sz="0" w:space="0" w:color="auto"/>
            <w:right w:val="none" w:sz="0" w:space="0" w:color="auto"/>
          </w:divBdr>
        </w:div>
        <w:div w:id="843713516">
          <w:marLeft w:val="640"/>
          <w:marRight w:val="0"/>
          <w:marTop w:val="0"/>
          <w:marBottom w:val="0"/>
          <w:divBdr>
            <w:top w:val="none" w:sz="0" w:space="0" w:color="auto"/>
            <w:left w:val="none" w:sz="0" w:space="0" w:color="auto"/>
            <w:bottom w:val="none" w:sz="0" w:space="0" w:color="auto"/>
            <w:right w:val="none" w:sz="0" w:space="0" w:color="auto"/>
          </w:divBdr>
        </w:div>
        <w:div w:id="846335900">
          <w:marLeft w:val="640"/>
          <w:marRight w:val="0"/>
          <w:marTop w:val="0"/>
          <w:marBottom w:val="0"/>
          <w:divBdr>
            <w:top w:val="none" w:sz="0" w:space="0" w:color="auto"/>
            <w:left w:val="none" w:sz="0" w:space="0" w:color="auto"/>
            <w:bottom w:val="none" w:sz="0" w:space="0" w:color="auto"/>
            <w:right w:val="none" w:sz="0" w:space="0" w:color="auto"/>
          </w:divBdr>
        </w:div>
        <w:div w:id="861088928">
          <w:marLeft w:val="640"/>
          <w:marRight w:val="0"/>
          <w:marTop w:val="0"/>
          <w:marBottom w:val="0"/>
          <w:divBdr>
            <w:top w:val="none" w:sz="0" w:space="0" w:color="auto"/>
            <w:left w:val="none" w:sz="0" w:space="0" w:color="auto"/>
            <w:bottom w:val="none" w:sz="0" w:space="0" w:color="auto"/>
            <w:right w:val="none" w:sz="0" w:space="0" w:color="auto"/>
          </w:divBdr>
        </w:div>
        <w:div w:id="876164095">
          <w:marLeft w:val="640"/>
          <w:marRight w:val="0"/>
          <w:marTop w:val="0"/>
          <w:marBottom w:val="0"/>
          <w:divBdr>
            <w:top w:val="none" w:sz="0" w:space="0" w:color="auto"/>
            <w:left w:val="none" w:sz="0" w:space="0" w:color="auto"/>
            <w:bottom w:val="none" w:sz="0" w:space="0" w:color="auto"/>
            <w:right w:val="none" w:sz="0" w:space="0" w:color="auto"/>
          </w:divBdr>
        </w:div>
        <w:div w:id="884684328">
          <w:marLeft w:val="640"/>
          <w:marRight w:val="0"/>
          <w:marTop w:val="0"/>
          <w:marBottom w:val="0"/>
          <w:divBdr>
            <w:top w:val="none" w:sz="0" w:space="0" w:color="auto"/>
            <w:left w:val="none" w:sz="0" w:space="0" w:color="auto"/>
            <w:bottom w:val="none" w:sz="0" w:space="0" w:color="auto"/>
            <w:right w:val="none" w:sz="0" w:space="0" w:color="auto"/>
          </w:divBdr>
        </w:div>
        <w:div w:id="953754269">
          <w:marLeft w:val="640"/>
          <w:marRight w:val="0"/>
          <w:marTop w:val="0"/>
          <w:marBottom w:val="0"/>
          <w:divBdr>
            <w:top w:val="none" w:sz="0" w:space="0" w:color="auto"/>
            <w:left w:val="none" w:sz="0" w:space="0" w:color="auto"/>
            <w:bottom w:val="none" w:sz="0" w:space="0" w:color="auto"/>
            <w:right w:val="none" w:sz="0" w:space="0" w:color="auto"/>
          </w:divBdr>
        </w:div>
        <w:div w:id="966156438">
          <w:marLeft w:val="640"/>
          <w:marRight w:val="0"/>
          <w:marTop w:val="0"/>
          <w:marBottom w:val="0"/>
          <w:divBdr>
            <w:top w:val="none" w:sz="0" w:space="0" w:color="auto"/>
            <w:left w:val="none" w:sz="0" w:space="0" w:color="auto"/>
            <w:bottom w:val="none" w:sz="0" w:space="0" w:color="auto"/>
            <w:right w:val="none" w:sz="0" w:space="0" w:color="auto"/>
          </w:divBdr>
        </w:div>
        <w:div w:id="974987796">
          <w:marLeft w:val="640"/>
          <w:marRight w:val="0"/>
          <w:marTop w:val="0"/>
          <w:marBottom w:val="0"/>
          <w:divBdr>
            <w:top w:val="none" w:sz="0" w:space="0" w:color="auto"/>
            <w:left w:val="none" w:sz="0" w:space="0" w:color="auto"/>
            <w:bottom w:val="none" w:sz="0" w:space="0" w:color="auto"/>
            <w:right w:val="none" w:sz="0" w:space="0" w:color="auto"/>
          </w:divBdr>
        </w:div>
        <w:div w:id="1006057610">
          <w:marLeft w:val="640"/>
          <w:marRight w:val="0"/>
          <w:marTop w:val="0"/>
          <w:marBottom w:val="0"/>
          <w:divBdr>
            <w:top w:val="none" w:sz="0" w:space="0" w:color="auto"/>
            <w:left w:val="none" w:sz="0" w:space="0" w:color="auto"/>
            <w:bottom w:val="none" w:sz="0" w:space="0" w:color="auto"/>
            <w:right w:val="none" w:sz="0" w:space="0" w:color="auto"/>
          </w:divBdr>
        </w:div>
        <w:div w:id="1007828243">
          <w:marLeft w:val="640"/>
          <w:marRight w:val="0"/>
          <w:marTop w:val="0"/>
          <w:marBottom w:val="0"/>
          <w:divBdr>
            <w:top w:val="none" w:sz="0" w:space="0" w:color="auto"/>
            <w:left w:val="none" w:sz="0" w:space="0" w:color="auto"/>
            <w:bottom w:val="none" w:sz="0" w:space="0" w:color="auto"/>
            <w:right w:val="none" w:sz="0" w:space="0" w:color="auto"/>
          </w:divBdr>
        </w:div>
        <w:div w:id="1011107948">
          <w:marLeft w:val="640"/>
          <w:marRight w:val="0"/>
          <w:marTop w:val="0"/>
          <w:marBottom w:val="0"/>
          <w:divBdr>
            <w:top w:val="none" w:sz="0" w:space="0" w:color="auto"/>
            <w:left w:val="none" w:sz="0" w:space="0" w:color="auto"/>
            <w:bottom w:val="none" w:sz="0" w:space="0" w:color="auto"/>
            <w:right w:val="none" w:sz="0" w:space="0" w:color="auto"/>
          </w:divBdr>
        </w:div>
        <w:div w:id="1026562765">
          <w:marLeft w:val="640"/>
          <w:marRight w:val="0"/>
          <w:marTop w:val="0"/>
          <w:marBottom w:val="0"/>
          <w:divBdr>
            <w:top w:val="none" w:sz="0" w:space="0" w:color="auto"/>
            <w:left w:val="none" w:sz="0" w:space="0" w:color="auto"/>
            <w:bottom w:val="none" w:sz="0" w:space="0" w:color="auto"/>
            <w:right w:val="none" w:sz="0" w:space="0" w:color="auto"/>
          </w:divBdr>
        </w:div>
        <w:div w:id="1047488785">
          <w:marLeft w:val="640"/>
          <w:marRight w:val="0"/>
          <w:marTop w:val="0"/>
          <w:marBottom w:val="0"/>
          <w:divBdr>
            <w:top w:val="none" w:sz="0" w:space="0" w:color="auto"/>
            <w:left w:val="none" w:sz="0" w:space="0" w:color="auto"/>
            <w:bottom w:val="none" w:sz="0" w:space="0" w:color="auto"/>
            <w:right w:val="none" w:sz="0" w:space="0" w:color="auto"/>
          </w:divBdr>
        </w:div>
        <w:div w:id="1064983123">
          <w:marLeft w:val="640"/>
          <w:marRight w:val="0"/>
          <w:marTop w:val="0"/>
          <w:marBottom w:val="0"/>
          <w:divBdr>
            <w:top w:val="none" w:sz="0" w:space="0" w:color="auto"/>
            <w:left w:val="none" w:sz="0" w:space="0" w:color="auto"/>
            <w:bottom w:val="none" w:sz="0" w:space="0" w:color="auto"/>
            <w:right w:val="none" w:sz="0" w:space="0" w:color="auto"/>
          </w:divBdr>
        </w:div>
        <w:div w:id="1066025402">
          <w:marLeft w:val="640"/>
          <w:marRight w:val="0"/>
          <w:marTop w:val="0"/>
          <w:marBottom w:val="0"/>
          <w:divBdr>
            <w:top w:val="none" w:sz="0" w:space="0" w:color="auto"/>
            <w:left w:val="none" w:sz="0" w:space="0" w:color="auto"/>
            <w:bottom w:val="none" w:sz="0" w:space="0" w:color="auto"/>
            <w:right w:val="none" w:sz="0" w:space="0" w:color="auto"/>
          </w:divBdr>
        </w:div>
        <w:div w:id="1068579873">
          <w:marLeft w:val="640"/>
          <w:marRight w:val="0"/>
          <w:marTop w:val="0"/>
          <w:marBottom w:val="0"/>
          <w:divBdr>
            <w:top w:val="none" w:sz="0" w:space="0" w:color="auto"/>
            <w:left w:val="none" w:sz="0" w:space="0" w:color="auto"/>
            <w:bottom w:val="none" w:sz="0" w:space="0" w:color="auto"/>
            <w:right w:val="none" w:sz="0" w:space="0" w:color="auto"/>
          </w:divBdr>
        </w:div>
        <w:div w:id="1071269731">
          <w:marLeft w:val="640"/>
          <w:marRight w:val="0"/>
          <w:marTop w:val="0"/>
          <w:marBottom w:val="0"/>
          <w:divBdr>
            <w:top w:val="none" w:sz="0" w:space="0" w:color="auto"/>
            <w:left w:val="none" w:sz="0" w:space="0" w:color="auto"/>
            <w:bottom w:val="none" w:sz="0" w:space="0" w:color="auto"/>
            <w:right w:val="none" w:sz="0" w:space="0" w:color="auto"/>
          </w:divBdr>
        </w:div>
        <w:div w:id="1104689868">
          <w:marLeft w:val="640"/>
          <w:marRight w:val="0"/>
          <w:marTop w:val="0"/>
          <w:marBottom w:val="0"/>
          <w:divBdr>
            <w:top w:val="none" w:sz="0" w:space="0" w:color="auto"/>
            <w:left w:val="none" w:sz="0" w:space="0" w:color="auto"/>
            <w:bottom w:val="none" w:sz="0" w:space="0" w:color="auto"/>
            <w:right w:val="none" w:sz="0" w:space="0" w:color="auto"/>
          </w:divBdr>
        </w:div>
        <w:div w:id="1159347923">
          <w:marLeft w:val="640"/>
          <w:marRight w:val="0"/>
          <w:marTop w:val="0"/>
          <w:marBottom w:val="0"/>
          <w:divBdr>
            <w:top w:val="none" w:sz="0" w:space="0" w:color="auto"/>
            <w:left w:val="none" w:sz="0" w:space="0" w:color="auto"/>
            <w:bottom w:val="none" w:sz="0" w:space="0" w:color="auto"/>
            <w:right w:val="none" w:sz="0" w:space="0" w:color="auto"/>
          </w:divBdr>
        </w:div>
        <w:div w:id="1165895003">
          <w:marLeft w:val="640"/>
          <w:marRight w:val="0"/>
          <w:marTop w:val="0"/>
          <w:marBottom w:val="0"/>
          <w:divBdr>
            <w:top w:val="none" w:sz="0" w:space="0" w:color="auto"/>
            <w:left w:val="none" w:sz="0" w:space="0" w:color="auto"/>
            <w:bottom w:val="none" w:sz="0" w:space="0" w:color="auto"/>
            <w:right w:val="none" w:sz="0" w:space="0" w:color="auto"/>
          </w:divBdr>
        </w:div>
        <w:div w:id="1166674858">
          <w:marLeft w:val="640"/>
          <w:marRight w:val="0"/>
          <w:marTop w:val="0"/>
          <w:marBottom w:val="0"/>
          <w:divBdr>
            <w:top w:val="none" w:sz="0" w:space="0" w:color="auto"/>
            <w:left w:val="none" w:sz="0" w:space="0" w:color="auto"/>
            <w:bottom w:val="none" w:sz="0" w:space="0" w:color="auto"/>
            <w:right w:val="none" w:sz="0" w:space="0" w:color="auto"/>
          </w:divBdr>
        </w:div>
        <w:div w:id="1200631692">
          <w:marLeft w:val="640"/>
          <w:marRight w:val="0"/>
          <w:marTop w:val="0"/>
          <w:marBottom w:val="0"/>
          <w:divBdr>
            <w:top w:val="none" w:sz="0" w:space="0" w:color="auto"/>
            <w:left w:val="none" w:sz="0" w:space="0" w:color="auto"/>
            <w:bottom w:val="none" w:sz="0" w:space="0" w:color="auto"/>
            <w:right w:val="none" w:sz="0" w:space="0" w:color="auto"/>
          </w:divBdr>
        </w:div>
        <w:div w:id="1218126359">
          <w:marLeft w:val="640"/>
          <w:marRight w:val="0"/>
          <w:marTop w:val="0"/>
          <w:marBottom w:val="0"/>
          <w:divBdr>
            <w:top w:val="none" w:sz="0" w:space="0" w:color="auto"/>
            <w:left w:val="none" w:sz="0" w:space="0" w:color="auto"/>
            <w:bottom w:val="none" w:sz="0" w:space="0" w:color="auto"/>
            <w:right w:val="none" w:sz="0" w:space="0" w:color="auto"/>
          </w:divBdr>
        </w:div>
        <w:div w:id="1248617992">
          <w:marLeft w:val="640"/>
          <w:marRight w:val="0"/>
          <w:marTop w:val="0"/>
          <w:marBottom w:val="0"/>
          <w:divBdr>
            <w:top w:val="none" w:sz="0" w:space="0" w:color="auto"/>
            <w:left w:val="none" w:sz="0" w:space="0" w:color="auto"/>
            <w:bottom w:val="none" w:sz="0" w:space="0" w:color="auto"/>
            <w:right w:val="none" w:sz="0" w:space="0" w:color="auto"/>
          </w:divBdr>
        </w:div>
        <w:div w:id="1249922669">
          <w:marLeft w:val="640"/>
          <w:marRight w:val="0"/>
          <w:marTop w:val="0"/>
          <w:marBottom w:val="0"/>
          <w:divBdr>
            <w:top w:val="none" w:sz="0" w:space="0" w:color="auto"/>
            <w:left w:val="none" w:sz="0" w:space="0" w:color="auto"/>
            <w:bottom w:val="none" w:sz="0" w:space="0" w:color="auto"/>
            <w:right w:val="none" w:sz="0" w:space="0" w:color="auto"/>
          </w:divBdr>
        </w:div>
        <w:div w:id="1250307700">
          <w:marLeft w:val="640"/>
          <w:marRight w:val="0"/>
          <w:marTop w:val="0"/>
          <w:marBottom w:val="0"/>
          <w:divBdr>
            <w:top w:val="none" w:sz="0" w:space="0" w:color="auto"/>
            <w:left w:val="none" w:sz="0" w:space="0" w:color="auto"/>
            <w:bottom w:val="none" w:sz="0" w:space="0" w:color="auto"/>
            <w:right w:val="none" w:sz="0" w:space="0" w:color="auto"/>
          </w:divBdr>
        </w:div>
        <w:div w:id="1291327445">
          <w:marLeft w:val="640"/>
          <w:marRight w:val="0"/>
          <w:marTop w:val="0"/>
          <w:marBottom w:val="0"/>
          <w:divBdr>
            <w:top w:val="none" w:sz="0" w:space="0" w:color="auto"/>
            <w:left w:val="none" w:sz="0" w:space="0" w:color="auto"/>
            <w:bottom w:val="none" w:sz="0" w:space="0" w:color="auto"/>
            <w:right w:val="none" w:sz="0" w:space="0" w:color="auto"/>
          </w:divBdr>
        </w:div>
        <w:div w:id="1316060709">
          <w:marLeft w:val="640"/>
          <w:marRight w:val="0"/>
          <w:marTop w:val="0"/>
          <w:marBottom w:val="0"/>
          <w:divBdr>
            <w:top w:val="none" w:sz="0" w:space="0" w:color="auto"/>
            <w:left w:val="none" w:sz="0" w:space="0" w:color="auto"/>
            <w:bottom w:val="none" w:sz="0" w:space="0" w:color="auto"/>
            <w:right w:val="none" w:sz="0" w:space="0" w:color="auto"/>
          </w:divBdr>
        </w:div>
        <w:div w:id="1338076731">
          <w:marLeft w:val="640"/>
          <w:marRight w:val="0"/>
          <w:marTop w:val="0"/>
          <w:marBottom w:val="0"/>
          <w:divBdr>
            <w:top w:val="none" w:sz="0" w:space="0" w:color="auto"/>
            <w:left w:val="none" w:sz="0" w:space="0" w:color="auto"/>
            <w:bottom w:val="none" w:sz="0" w:space="0" w:color="auto"/>
            <w:right w:val="none" w:sz="0" w:space="0" w:color="auto"/>
          </w:divBdr>
        </w:div>
        <w:div w:id="1365866973">
          <w:marLeft w:val="640"/>
          <w:marRight w:val="0"/>
          <w:marTop w:val="0"/>
          <w:marBottom w:val="0"/>
          <w:divBdr>
            <w:top w:val="none" w:sz="0" w:space="0" w:color="auto"/>
            <w:left w:val="none" w:sz="0" w:space="0" w:color="auto"/>
            <w:bottom w:val="none" w:sz="0" w:space="0" w:color="auto"/>
            <w:right w:val="none" w:sz="0" w:space="0" w:color="auto"/>
          </w:divBdr>
        </w:div>
        <w:div w:id="1416442392">
          <w:marLeft w:val="640"/>
          <w:marRight w:val="0"/>
          <w:marTop w:val="0"/>
          <w:marBottom w:val="0"/>
          <w:divBdr>
            <w:top w:val="none" w:sz="0" w:space="0" w:color="auto"/>
            <w:left w:val="none" w:sz="0" w:space="0" w:color="auto"/>
            <w:bottom w:val="none" w:sz="0" w:space="0" w:color="auto"/>
            <w:right w:val="none" w:sz="0" w:space="0" w:color="auto"/>
          </w:divBdr>
        </w:div>
        <w:div w:id="1417944360">
          <w:marLeft w:val="640"/>
          <w:marRight w:val="0"/>
          <w:marTop w:val="0"/>
          <w:marBottom w:val="0"/>
          <w:divBdr>
            <w:top w:val="none" w:sz="0" w:space="0" w:color="auto"/>
            <w:left w:val="none" w:sz="0" w:space="0" w:color="auto"/>
            <w:bottom w:val="none" w:sz="0" w:space="0" w:color="auto"/>
            <w:right w:val="none" w:sz="0" w:space="0" w:color="auto"/>
          </w:divBdr>
        </w:div>
        <w:div w:id="1444156267">
          <w:marLeft w:val="640"/>
          <w:marRight w:val="0"/>
          <w:marTop w:val="0"/>
          <w:marBottom w:val="0"/>
          <w:divBdr>
            <w:top w:val="none" w:sz="0" w:space="0" w:color="auto"/>
            <w:left w:val="none" w:sz="0" w:space="0" w:color="auto"/>
            <w:bottom w:val="none" w:sz="0" w:space="0" w:color="auto"/>
            <w:right w:val="none" w:sz="0" w:space="0" w:color="auto"/>
          </w:divBdr>
        </w:div>
        <w:div w:id="1466045997">
          <w:marLeft w:val="640"/>
          <w:marRight w:val="0"/>
          <w:marTop w:val="0"/>
          <w:marBottom w:val="0"/>
          <w:divBdr>
            <w:top w:val="none" w:sz="0" w:space="0" w:color="auto"/>
            <w:left w:val="none" w:sz="0" w:space="0" w:color="auto"/>
            <w:bottom w:val="none" w:sz="0" w:space="0" w:color="auto"/>
            <w:right w:val="none" w:sz="0" w:space="0" w:color="auto"/>
          </w:divBdr>
        </w:div>
        <w:div w:id="1475027551">
          <w:marLeft w:val="640"/>
          <w:marRight w:val="0"/>
          <w:marTop w:val="0"/>
          <w:marBottom w:val="0"/>
          <w:divBdr>
            <w:top w:val="none" w:sz="0" w:space="0" w:color="auto"/>
            <w:left w:val="none" w:sz="0" w:space="0" w:color="auto"/>
            <w:bottom w:val="none" w:sz="0" w:space="0" w:color="auto"/>
            <w:right w:val="none" w:sz="0" w:space="0" w:color="auto"/>
          </w:divBdr>
        </w:div>
        <w:div w:id="1483154503">
          <w:marLeft w:val="640"/>
          <w:marRight w:val="0"/>
          <w:marTop w:val="0"/>
          <w:marBottom w:val="0"/>
          <w:divBdr>
            <w:top w:val="none" w:sz="0" w:space="0" w:color="auto"/>
            <w:left w:val="none" w:sz="0" w:space="0" w:color="auto"/>
            <w:bottom w:val="none" w:sz="0" w:space="0" w:color="auto"/>
            <w:right w:val="none" w:sz="0" w:space="0" w:color="auto"/>
          </w:divBdr>
        </w:div>
        <w:div w:id="1507473236">
          <w:marLeft w:val="640"/>
          <w:marRight w:val="0"/>
          <w:marTop w:val="0"/>
          <w:marBottom w:val="0"/>
          <w:divBdr>
            <w:top w:val="none" w:sz="0" w:space="0" w:color="auto"/>
            <w:left w:val="none" w:sz="0" w:space="0" w:color="auto"/>
            <w:bottom w:val="none" w:sz="0" w:space="0" w:color="auto"/>
            <w:right w:val="none" w:sz="0" w:space="0" w:color="auto"/>
          </w:divBdr>
        </w:div>
        <w:div w:id="1511488249">
          <w:marLeft w:val="640"/>
          <w:marRight w:val="0"/>
          <w:marTop w:val="0"/>
          <w:marBottom w:val="0"/>
          <w:divBdr>
            <w:top w:val="none" w:sz="0" w:space="0" w:color="auto"/>
            <w:left w:val="none" w:sz="0" w:space="0" w:color="auto"/>
            <w:bottom w:val="none" w:sz="0" w:space="0" w:color="auto"/>
            <w:right w:val="none" w:sz="0" w:space="0" w:color="auto"/>
          </w:divBdr>
        </w:div>
        <w:div w:id="1523594646">
          <w:marLeft w:val="640"/>
          <w:marRight w:val="0"/>
          <w:marTop w:val="0"/>
          <w:marBottom w:val="0"/>
          <w:divBdr>
            <w:top w:val="none" w:sz="0" w:space="0" w:color="auto"/>
            <w:left w:val="none" w:sz="0" w:space="0" w:color="auto"/>
            <w:bottom w:val="none" w:sz="0" w:space="0" w:color="auto"/>
            <w:right w:val="none" w:sz="0" w:space="0" w:color="auto"/>
          </w:divBdr>
        </w:div>
        <w:div w:id="1531724672">
          <w:marLeft w:val="640"/>
          <w:marRight w:val="0"/>
          <w:marTop w:val="0"/>
          <w:marBottom w:val="0"/>
          <w:divBdr>
            <w:top w:val="none" w:sz="0" w:space="0" w:color="auto"/>
            <w:left w:val="none" w:sz="0" w:space="0" w:color="auto"/>
            <w:bottom w:val="none" w:sz="0" w:space="0" w:color="auto"/>
            <w:right w:val="none" w:sz="0" w:space="0" w:color="auto"/>
          </w:divBdr>
        </w:div>
        <w:div w:id="1579513194">
          <w:marLeft w:val="640"/>
          <w:marRight w:val="0"/>
          <w:marTop w:val="0"/>
          <w:marBottom w:val="0"/>
          <w:divBdr>
            <w:top w:val="none" w:sz="0" w:space="0" w:color="auto"/>
            <w:left w:val="none" w:sz="0" w:space="0" w:color="auto"/>
            <w:bottom w:val="none" w:sz="0" w:space="0" w:color="auto"/>
            <w:right w:val="none" w:sz="0" w:space="0" w:color="auto"/>
          </w:divBdr>
        </w:div>
        <w:div w:id="1597251311">
          <w:marLeft w:val="640"/>
          <w:marRight w:val="0"/>
          <w:marTop w:val="0"/>
          <w:marBottom w:val="0"/>
          <w:divBdr>
            <w:top w:val="none" w:sz="0" w:space="0" w:color="auto"/>
            <w:left w:val="none" w:sz="0" w:space="0" w:color="auto"/>
            <w:bottom w:val="none" w:sz="0" w:space="0" w:color="auto"/>
            <w:right w:val="none" w:sz="0" w:space="0" w:color="auto"/>
          </w:divBdr>
        </w:div>
        <w:div w:id="1618833974">
          <w:marLeft w:val="640"/>
          <w:marRight w:val="0"/>
          <w:marTop w:val="0"/>
          <w:marBottom w:val="0"/>
          <w:divBdr>
            <w:top w:val="none" w:sz="0" w:space="0" w:color="auto"/>
            <w:left w:val="none" w:sz="0" w:space="0" w:color="auto"/>
            <w:bottom w:val="none" w:sz="0" w:space="0" w:color="auto"/>
            <w:right w:val="none" w:sz="0" w:space="0" w:color="auto"/>
          </w:divBdr>
        </w:div>
        <w:div w:id="1686637749">
          <w:marLeft w:val="640"/>
          <w:marRight w:val="0"/>
          <w:marTop w:val="0"/>
          <w:marBottom w:val="0"/>
          <w:divBdr>
            <w:top w:val="none" w:sz="0" w:space="0" w:color="auto"/>
            <w:left w:val="none" w:sz="0" w:space="0" w:color="auto"/>
            <w:bottom w:val="none" w:sz="0" w:space="0" w:color="auto"/>
            <w:right w:val="none" w:sz="0" w:space="0" w:color="auto"/>
          </w:divBdr>
        </w:div>
        <w:div w:id="1714453852">
          <w:marLeft w:val="640"/>
          <w:marRight w:val="0"/>
          <w:marTop w:val="0"/>
          <w:marBottom w:val="0"/>
          <w:divBdr>
            <w:top w:val="none" w:sz="0" w:space="0" w:color="auto"/>
            <w:left w:val="none" w:sz="0" w:space="0" w:color="auto"/>
            <w:bottom w:val="none" w:sz="0" w:space="0" w:color="auto"/>
            <w:right w:val="none" w:sz="0" w:space="0" w:color="auto"/>
          </w:divBdr>
        </w:div>
        <w:div w:id="1741437772">
          <w:marLeft w:val="640"/>
          <w:marRight w:val="0"/>
          <w:marTop w:val="0"/>
          <w:marBottom w:val="0"/>
          <w:divBdr>
            <w:top w:val="none" w:sz="0" w:space="0" w:color="auto"/>
            <w:left w:val="none" w:sz="0" w:space="0" w:color="auto"/>
            <w:bottom w:val="none" w:sz="0" w:space="0" w:color="auto"/>
            <w:right w:val="none" w:sz="0" w:space="0" w:color="auto"/>
          </w:divBdr>
        </w:div>
        <w:div w:id="1743790996">
          <w:marLeft w:val="640"/>
          <w:marRight w:val="0"/>
          <w:marTop w:val="0"/>
          <w:marBottom w:val="0"/>
          <w:divBdr>
            <w:top w:val="none" w:sz="0" w:space="0" w:color="auto"/>
            <w:left w:val="none" w:sz="0" w:space="0" w:color="auto"/>
            <w:bottom w:val="none" w:sz="0" w:space="0" w:color="auto"/>
            <w:right w:val="none" w:sz="0" w:space="0" w:color="auto"/>
          </w:divBdr>
        </w:div>
        <w:div w:id="1777477090">
          <w:marLeft w:val="640"/>
          <w:marRight w:val="0"/>
          <w:marTop w:val="0"/>
          <w:marBottom w:val="0"/>
          <w:divBdr>
            <w:top w:val="none" w:sz="0" w:space="0" w:color="auto"/>
            <w:left w:val="none" w:sz="0" w:space="0" w:color="auto"/>
            <w:bottom w:val="none" w:sz="0" w:space="0" w:color="auto"/>
            <w:right w:val="none" w:sz="0" w:space="0" w:color="auto"/>
          </w:divBdr>
        </w:div>
        <w:div w:id="1788697551">
          <w:marLeft w:val="640"/>
          <w:marRight w:val="0"/>
          <w:marTop w:val="0"/>
          <w:marBottom w:val="0"/>
          <w:divBdr>
            <w:top w:val="none" w:sz="0" w:space="0" w:color="auto"/>
            <w:left w:val="none" w:sz="0" w:space="0" w:color="auto"/>
            <w:bottom w:val="none" w:sz="0" w:space="0" w:color="auto"/>
            <w:right w:val="none" w:sz="0" w:space="0" w:color="auto"/>
          </w:divBdr>
        </w:div>
        <w:div w:id="1792550534">
          <w:marLeft w:val="640"/>
          <w:marRight w:val="0"/>
          <w:marTop w:val="0"/>
          <w:marBottom w:val="0"/>
          <w:divBdr>
            <w:top w:val="none" w:sz="0" w:space="0" w:color="auto"/>
            <w:left w:val="none" w:sz="0" w:space="0" w:color="auto"/>
            <w:bottom w:val="none" w:sz="0" w:space="0" w:color="auto"/>
            <w:right w:val="none" w:sz="0" w:space="0" w:color="auto"/>
          </w:divBdr>
        </w:div>
        <w:div w:id="1813206597">
          <w:marLeft w:val="640"/>
          <w:marRight w:val="0"/>
          <w:marTop w:val="0"/>
          <w:marBottom w:val="0"/>
          <w:divBdr>
            <w:top w:val="none" w:sz="0" w:space="0" w:color="auto"/>
            <w:left w:val="none" w:sz="0" w:space="0" w:color="auto"/>
            <w:bottom w:val="none" w:sz="0" w:space="0" w:color="auto"/>
            <w:right w:val="none" w:sz="0" w:space="0" w:color="auto"/>
          </w:divBdr>
        </w:div>
        <w:div w:id="1828203257">
          <w:marLeft w:val="640"/>
          <w:marRight w:val="0"/>
          <w:marTop w:val="0"/>
          <w:marBottom w:val="0"/>
          <w:divBdr>
            <w:top w:val="none" w:sz="0" w:space="0" w:color="auto"/>
            <w:left w:val="none" w:sz="0" w:space="0" w:color="auto"/>
            <w:bottom w:val="none" w:sz="0" w:space="0" w:color="auto"/>
            <w:right w:val="none" w:sz="0" w:space="0" w:color="auto"/>
          </w:divBdr>
        </w:div>
        <w:div w:id="1842696737">
          <w:marLeft w:val="640"/>
          <w:marRight w:val="0"/>
          <w:marTop w:val="0"/>
          <w:marBottom w:val="0"/>
          <w:divBdr>
            <w:top w:val="none" w:sz="0" w:space="0" w:color="auto"/>
            <w:left w:val="none" w:sz="0" w:space="0" w:color="auto"/>
            <w:bottom w:val="none" w:sz="0" w:space="0" w:color="auto"/>
            <w:right w:val="none" w:sz="0" w:space="0" w:color="auto"/>
          </w:divBdr>
        </w:div>
        <w:div w:id="1926844832">
          <w:marLeft w:val="640"/>
          <w:marRight w:val="0"/>
          <w:marTop w:val="0"/>
          <w:marBottom w:val="0"/>
          <w:divBdr>
            <w:top w:val="none" w:sz="0" w:space="0" w:color="auto"/>
            <w:left w:val="none" w:sz="0" w:space="0" w:color="auto"/>
            <w:bottom w:val="none" w:sz="0" w:space="0" w:color="auto"/>
            <w:right w:val="none" w:sz="0" w:space="0" w:color="auto"/>
          </w:divBdr>
        </w:div>
        <w:div w:id="1929145274">
          <w:marLeft w:val="640"/>
          <w:marRight w:val="0"/>
          <w:marTop w:val="0"/>
          <w:marBottom w:val="0"/>
          <w:divBdr>
            <w:top w:val="none" w:sz="0" w:space="0" w:color="auto"/>
            <w:left w:val="none" w:sz="0" w:space="0" w:color="auto"/>
            <w:bottom w:val="none" w:sz="0" w:space="0" w:color="auto"/>
            <w:right w:val="none" w:sz="0" w:space="0" w:color="auto"/>
          </w:divBdr>
        </w:div>
        <w:div w:id="1930506270">
          <w:marLeft w:val="640"/>
          <w:marRight w:val="0"/>
          <w:marTop w:val="0"/>
          <w:marBottom w:val="0"/>
          <w:divBdr>
            <w:top w:val="none" w:sz="0" w:space="0" w:color="auto"/>
            <w:left w:val="none" w:sz="0" w:space="0" w:color="auto"/>
            <w:bottom w:val="none" w:sz="0" w:space="0" w:color="auto"/>
            <w:right w:val="none" w:sz="0" w:space="0" w:color="auto"/>
          </w:divBdr>
        </w:div>
        <w:div w:id="1980066490">
          <w:marLeft w:val="640"/>
          <w:marRight w:val="0"/>
          <w:marTop w:val="0"/>
          <w:marBottom w:val="0"/>
          <w:divBdr>
            <w:top w:val="none" w:sz="0" w:space="0" w:color="auto"/>
            <w:left w:val="none" w:sz="0" w:space="0" w:color="auto"/>
            <w:bottom w:val="none" w:sz="0" w:space="0" w:color="auto"/>
            <w:right w:val="none" w:sz="0" w:space="0" w:color="auto"/>
          </w:divBdr>
        </w:div>
        <w:div w:id="1993757194">
          <w:marLeft w:val="640"/>
          <w:marRight w:val="0"/>
          <w:marTop w:val="0"/>
          <w:marBottom w:val="0"/>
          <w:divBdr>
            <w:top w:val="none" w:sz="0" w:space="0" w:color="auto"/>
            <w:left w:val="none" w:sz="0" w:space="0" w:color="auto"/>
            <w:bottom w:val="none" w:sz="0" w:space="0" w:color="auto"/>
            <w:right w:val="none" w:sz="0" w:space="0" w:color="auto"/>
          </w:divBdr>
        </w:div>
        <w:div w:id="1997490266">
          <w:marLeft w:val="640"/>
          <w:marRight w:val="0"/>
          <w:marTop w:val="0"/>
          <w:marBottom w:val="0"/>
          <w:divBdr>
            <w:top w:val="none" w:sz="0" w:space="0" w:color="auto"/>
            <w:left w:val="none" w:sz="0" w:space="0" w:color="auto"/>
            <w:bottom w:val="none" w:sz="0" w:space="0" w:color="auto"/>
            <w:right w:val="none" w:sz="0" w:space="0" w:color="auto"/>
          </w:divBdr>
        </w:div>
        <w:div w:id="2002351044">
          <w:marLeft w:val="640"/>
          <w:marRight w:val="0"/>
          <w:marTop w:val="0"/>
          <w:marBottom w:val="0"/>
          <w:divBdr>
            <w:top w:val="none" w:sz="0" w:space="0" w:color="auto"/>
            <w:left w:val="none" w:sz="0" w:space="0" w:color="auto"/>
            <w:bottom w:val="none" w:sz="0" w:space="0" w:color="auto"/>
            <w:right w:val="none" w:sz="0" w:space="0" w:color="auto"/>
          </w:divBdr>
        </w:div>
        <w:div w:id="2011442599">
          <w:marLeft w:val="640"/>
          <w:marRight w:val="0"/>
          <w:marTop w:val="0"/>
          <w:marBottom w:val="0"/>
          <w:divBdr>
            <w:top w:val="none" w:sz="0" w:space="0" w:color="auto"/>
            <w:left w:val="none" w:sz="0" w:space="0" w:color="auto"/>
            <w:bottom w:val="none" w:sz="0" w:space="0" w:color="auto"/>
            <w:right w:val="none" w:sz="0" w:space="0" w:color="auto"/>
          </w:divBdr>
        </w:div>
        <w:div w:id="2012640750">
          <w:marLeft w:val="640"/>
          <w:marRight w:val="0"/>
          <w:marTop w:val="0"/>
          <w:marBottom w:val="0"/>
          <w:divBdr>
            <w:top w:val="none" w:sz="0" w:space="0" w:color="auto"/>
            <w:left w:val="none" w:sz="0" w:space="0" w:color="auto"/>
            <w:bottom w:val="none" w:sz="0" w:space="0" w:color="auto"/>
            <w:right w:val="none" w:sz="0" w:space="0" w:color="auto"/>
          </w:divBdr>
        </w:div>
        <w:div w:id="2028216829">
          <w:marLeft w:val="640"/>
          <w:marRight w:val="0"/>
          <w:marTop w:val="0"/>
          <w:marBottom w:val="0"/>
          <w:divBdr>
            <w:top w:val="none" w:sz="0" w:space="0" w:color="auto"/>
            <w:left w:val="none" w:sz="0" w:space="0" w:color="auto"/>
            <w:bottom w:val="none" w:sz="0" w:space="0" w:color="auto"/>
            <w:right w:val="none" w:sz="0" w:space="0" w:color="auto"/>
          </w:divBdr>
        </w:div>
        <w:div w:id="2038389875">
          <w:marLeft w:val="640"/>
          <w:marRight w:val="0"/>
          <w:marTop w:val="0"/>
          <w:marBottom w:val="0"/>
          <w:divBdr>
            <w:top w:val="none" w:sz="0" w:space="0" w:color="auto"/>
            <w:left w:val="none" w:sz="0" w:space="0" w:color="auto"/>
            <w:bottom w:val="none" w:sz="0" w:space="0" w:color="auto"/>
            <w:right w:val="none" w:sz="0" w:space="0" w:color="auto"/>
          </w:divBdr>
        </w:div>
        <w:div w:id="2041318378">
          <w:marLeft w:val="640"/>
          <w:marRight w:val="0"/>
          <w:marTop w:val="0"/>
          <w:marBottom w:val="0"/>
          <w:divBdr>
            <w:top w:val="none" w:sz="0" w:space="0" w:color="auto"/>
            <w:left w:val="none" w:sz="0" w:space="0" w:color="auto"/>
            <w:bottom w:val="none" w:sz="0" w:space="0" w:color="auto"/>
            <w:right w:val="none" w:sz="0" w:space="0" w:color="auto"/>
          </w:divBdr>
        </w:div>
        <w:div w:id="2069642800">
          <w:marLeft w:val="640"/>
          <w:marRight w:val="0"/>
          <w:marTop w:val="0"/>
          <w:marBottom w:val="0"/>
          <w:divBdr>
            <w:top w:val="none" w:sz="0" w:space="0" w:color="auto"/>
            <w:left w:val="none" w:sz="0" w:space="0" w:color="auto"/>
            <w:bottom w:val="none" w:sz="0" w:space="0" w:color="auto"/>
            <w:right w:val="none" w:sz="0" w:space="0" w:color="auto"/>
          </w:divBdr>
        </w:div>
        <w:div w:id="2078359773">
          <w:marLeft w:val="640"/>
          <w:marRight w:val="0"/>
          <w:marTop w:val="0"/>
          <w:marBottom w:val="0"/>
          <w:divBdr>
            <w:top w:val="none" w:sz="0" w:space="0" w:color="auto"/>
            <w:left w:val="none" w:sz="0" w:space="0" w:color="auto"/>
            <w:bottom w:val="none" w:sz="0" w:space="0" w:color="auto"/>
            <w:right w:val="none" w:sz="0" w:space="0" w:color="auto"/>
          </w:divBdr>
        </w:div>
        <w:div w:id="2108842645">
          <w:marLeft w:val="640"/>
          <w:marRight w:val="0"/>
          <w:marTop w:val="0"/>
          <w:marBottom w:val="0"/>
          <w:divBdr>
            <w:top w:val="none" w:sz="0" w:space="0" w:color="auto"/>
            <w:left w:val="none" w:sz="0" w:space="0" w:color="auto"/>
            <w:bottom w:val="none" w:sz="0" w:space="0" w:color="auto"/>
            <w:right w:val="none" w:sz="0" w:space="0" w:color="auto"/>
          </w:divBdr>
        </w:div>
        <w:div w:id="2116627540">
          <w:marLeft w:val="640"/>
          <w:marRight w:val="0"/>
          <w:marTop w:val="0"/>
          <w:marBottom w:val="0"/>
          <w:divBdr>
            <w:top w:val="none" w:sz="0" w:space="0" w:color="auto"/>
            <w:left w:val="none" w:sz="0" w:space="0" w:color="auto"/>
            <w:bottom w:val="none" w:sz="0" w:space="0" w:color="auto"/>
            <w:right w:val="none" w:sz="0" w:space="0" w:color="auto"/>
          </w:divBdr>
        </w:div>
        <w:div w:id="2125028443">
          <w:marLeft w:val="640"/>
          <w:marRight w:val="0"/>
          <w:marTop w:val="0"/>
          <w:marBottom w:val="0"/>
          <w:divBdr>
            <w:top w:val="none" w:sz="0" w:space="0" w:color="auto"/>
            <w:left w:val="none" w:sz="0" w:space="0" w:color="auto"/>
            <w:bottom w:val="none" w:sz="0" w:space="0" w:color="auto"/>
            <w:right w:val="none" w:sz="0" w:space="0" w:color="auto"/>
          </w:divBdr>
        </w:div>
      </w:divsChild>
    </w:div>
    <w:div w:id="1866870620">
      <w:bodyDiv w:val="1"/>
      <w:marLeft w:val="0"/>
      <w:marRight w:val="0"/>
      <w:marTop w:val="0"/>
      <w:marBottom w:val="0"/>
      <w:divBdr>
        <w:top w:val="none" w:sz="0" w:space="0" w:color="auto"/>
        <w:left w:val="none" w:sz="0" w:space="0" w:color="auto"/>
        <w:bottom w:val="none" w:sz="0" w:space="0" w:color="auto"/>
        <w:right w:val="none" w:sz="0" w:space="0" w:color="auto"/>
      </w:divBdr>
      <w:divsChild>
        <w:div w:id="21519515">
          <w:marLeft w:val="640"/>
          <w:marRight w:val="0"/>
          <w:marTop w:val="0"/>
          <w:marBottom w:val="0"/>
          <w:divBdr>
            <w:top w:val="none" w:sz="0" w:space="0" w:color="auto"/>
            <w:left w:val="none" w:sz="0" w:space="0" w:color="auto"/>
            <w:bottom w:val="none" w:sz="0" w:space="0" w:color="auto"/>
            <w:right w:val="none" w:sz="0" w:space="0" w:color="auto"/>
          </w:divBdr>
        </w:div>
        <w:div w:id="64110062">
          <w:marLeft w:val="640"/>
          <w:marRight w:val="0"/>
          <w:marTop w:val="0"/>
          <w:marBottom w:val="0"/>
          <w:divBdr>
            <w:top w:val="none" w:sz="0" w:space="0" w:color="auto"/>
            <w:left w:val="none" w:sz="0" w:space="0" w:color="auto"/>
            <w:bottom w:val="none" w:sz="0" w:space="0" w:color="auto"/>
            <w:right w:val="none" w:sz="0" w:space="0" w:color="auto"/>
          </w:divBdr>
        </w:div>
        <w:div w:id="86005571">
          <w:marLeft w:val="640"/>
          <w:marRight w:val="0"/>
          <w:marTop w:val="0"/>
          <w:marBottom w:val="0"/>
          <w:divBdr>
            <w:top w:val="none" w:sz="0" w:space="0" w:color="auto"/>
            <w:left w:val="none" w:sz="0" w:space="0" w:color="auto"/>
            <w:bottom w:val="none" w:sz="0" w:space="0" w:color="auto"/>
            <w:right w:val="none" w:sz="0" w:space="0" w:color="auto"/>
          </w:divBdr>
        </w:div>
        <w:div w:id="110781639">
          <w:marLeft w:val="640"/>
          <w:marRight w:val="0"/>
          <w:marTop w:val="0"/>
          <w:marBottom w:val="0"/>
          <w:divBdr>
            <w:top w:val="none" w:sz="0" w:space="0" w:color="auto"/>
            <w:left w:val="none" w:sz="0" w:space="0" w:color="auto"/>
            <w:bottom w:val="none" w:sz="0" w:space="0" w:color="auto"/>
            <w:right w:val="none" w:sz="0" w:space="0" w:color="auto"/>
          </w:divBdr>
        </w:div>
        <w:div w:id="125856621">
          <w:marLeft w:val="640"/>
          <w:marRight w:val="0"/>
          <w:marTop w:val="0"/>
          <w:marBottom w:val="0"/>
          <w:divBdr>
            <w:top w:val="none" w:sz="0" w:space="0" w:color="auto"/>
            <w:left w:val="none" w:sz="0" w:space="0" w:color="auto"/>
            <w:bottom w:val="none" w:sz="0" w:space="0" w:color="auto"/>
            <w:right w:val="none" w:sz="0" w:space="0" w:color="auto"/>
          </w:divBdr>
        </w:div>
        <w:div w:id="147598005">
          <w:marLeft w:val="640"/>
          <w:marRight w:val="0"/>
          <w:marTop w:val="0"/>
          <w:marBottom w:val="0"/>
          <w:divBdr>
            <w:top w:val="none" w:sz="0" w:space="0" w:color="auto"/>
            <w:left w:val="none" w:sz="0" w:space="0" w:color="auto"/>
            <w:bottom w:val="none" w:sz="0" w:space="0" w:color="auto"/>
            <w:right w:val="none" w:sz="0" w:space="0" w:color="auto"/>
          </w:divBdr>
        </w:div>
        <w:div w:id="156267246">
          <w:marLeft w:val="640"/>
          <w:marRight w:val="0"/>
          <w:marTop w:val="0"/>
          <w:marBottom w:val="0"/>
          <w:divBdr>
            <w:top w:val="none" w:sz="0" w:space="0" w:color="auto"/>
            <w:left w:val="none" w:sz="0" w:space="0" w:color="auto"/>
            <w:bottom w:val="none" w:sz="0" w:space="0" w:color="auto"/>
            <w:right w:val="none" w:sz="0" w:space="0" w:color="auto"/>
          </w:divBdr>
        </w:div>
        <w:div w:id="177739210">
          <w:marLeft w:val="640"/>
          <w:marRight w:val="0"/>
          <w:marTop w:val="0"/>
          <w:marBottom w:val="0"/>
          <w:divBdr>
            <w:top w:val="none" w:sz="0" w:space="0" w:color="auto"/>
            <w:left w:val="none" w:sz="0" w:space="0" w:color="auto"/>
            <w:bottom w:val="none" w:sz="0" w:space="0" w:color="auto"/>
            <w:right w:val="none" w:sz="0" w:space="0" w:color="auto"/>
          </w:divBdr>
        </w:div>
        <w:div w:id="212809935">
          <w:marLeft w:val="640"/>
          <w:marRight w:val="0"/>
          <w:marTop w:val="0"/>
          <w:marBottom w:val="0"/>
          <w:divBdr>
            <w:top w:val="none" w:sz="0" w:space="0" w:color="auto"/>
            <w:left w:val="none" w:sz="0" w:space="0" w:color="auto"/>
            <w:bottom w:val="none" w:sz="0" w:space="0" w:color="auto"/>
            <w:right w:val="none" w:sz="0" w:space="0" w:color="auto"/>
          </w:divBdr>
        </w:div>
        <w:div w:id="213781760">
          <w:marLeft w:val="640"/>
          <w:marRight w:val="0"/>
          <w:marTop w:val="0"/>
          <w:marBottom w:val="0"/>
          <w:divBdr>
            <w:top w:val="none" w:sz="0" w:space="0" w:color="auto"/>
            <w:left w:val="none" w:sz="0" w:space="0" w:color="auto"/>
            <w:bottom w:val="none" w:sz="0" w:space="0" w:color="auto"/>
            <w:right w:val="none" w:sz="0" w:space="0" w:color="auto"/>
          </w:divBdr>
        </w:div>
        <w:div w:id="292097371">
          <w:marLeft w:val="640"/>
          <w:marRight w:val="0"/>
          <w:marTop w:val="0"/>
          <w:marBottom w:val="0"/>
          <w:divBdr>
            <w:top w:val="none" w:sz="0" w:space="0" w:color="auto"/>
            <w:left w:val="none" w:sz="0" w:space="0" w:color="auto"/>
            <w:bottom w:val="none" w:sz="0" w:space="0" w:color="auto"/>
            <w:right w:val="none" w:sz="0" w:space="0" w:color="auto"/>
          </w:divBdr>
        </w:div>
        <w:div w:id="299460119">
          <w:marLeft w:val="640"/>
          <w:marRight w:val="0"/>
          <w:marTop w:val="0"/>
          <w:marBottom w:val="0"/>
          <w:divBdr>
            <w:top w:val="none" w:sz="0" w:space="0" w:color="auto"/>
            <w:left w:val="none" w:sz="0" w:space="0" w:color="auto"/>
            <w:bottom w:val="none" w:sz="0" w:space="0" w:color="auto"/>
            <w:right w:val="none" w:sz="0" w:space="0" w:color="auto"/>
          </w:divBdr>
        </w:div>
        <w:div w:id="417139763">
          <w:marLeft w:val="640"/>
          <w:marRight w:val="0"/>
          <w:marTop w:val="0"/>
          <w:marBottom w:val="0"/>
          <w:divBdr>
            <w:top w:val="none" w:sz="0" w:space="0" w:color="auto"/>
            <w:left w:val="none" w:sz="0" w:space="0" w:color="auto"/>
            <w:bottom w:val="none" w:sz="0" w:space="0" w:color="auto"/>
            <w:right w:val="none" w:sz="0" w:space="0" w:color="auto"/>
          </w:divBdr>
        </w:div>
        <w:div w:id="419525351">
          <w:marLeft w:val="640"/>
          <w:marRight w:val="0"/>
          <w:marTop w:val="0"/>
          <w:marBottom w:val="0"/>
          <w:divBdr>
            <w:top w:val="none" w:sz="0" w:space="0" w:color="auto"/>
            <w:left w:val="none" w:sz="0" w:space="0" w:color="auto"/>
            <w:bottom w:val="none" w:sz="0" w:space="0" w:color="auto"/>
            <w:right w:val="none" w:sz="0" w:space="0" w:color="auto"/>
          </w:divBdr>
        </w:div>
        <w:div w:id="440608834">
          <w:marLeft w:val="640"/>
          <w:marRight w:val="0"/>
          <w:marTop w:val="0"/>
          <w:marBottom w:val="0"/>
          <w:divBdr>
            <w:top w:val="none" w:sz="0" w:space="0" w:color="auto"/>
            <w:left w:val="none" w:sz="0" w:space="0" w:color="auto"/>
            <w:bottom w:val="none" w:sz="0" w:space="0" w:color="auto"/>
            <w:right w:val="none" w:sz="0" w:space="0" w:color="auto"/>
          </w:divBdr>
        </w:div>
        <w:div w:id="454493757">
          <w:marLeft w:val="640"/>
          <w:marRight w:val="0"/>
          <w:marTop w:val="0"/>
          <w:marBottom w:val="0"/>
          <w:divBdr>
            <w:top w:val="none" w:sz="0" w:space="0" w:color="auto"/>
            <w:left w:val="none" w:sz="0" w:space="0" w:color="auto"/>
            <w:bottom w:val="none" w:sz="0" w:space="0" w:color="auto"/>
            <w:right w:val="none" w:sz="0" w:space="0" w:color="auto"/>
          </w:divBdr>
        </w:div>
        <w:div w:id="469445614">
          <w:marLeft w:val="640"/>
          <w:marRight w:val="0"/>
          <w:marTop w:val="0"/>
          <w:marBottom w:val="0"/>
          <w:divBdr>
            <w:top w:val="none" w:sz="0" w:space="0" w:color="auto"/>
            <w:left w:val="none" w:sz="0" w:space="0" w:color="auto"/>
            <w:bottom w:val="none" w:sz="0" w:space="0" w:color="auto"/>
            <w:right w:val="none" w:sz="0" w:space="0" w:color="auto"/>
          </w:divBdr>
        </w:div>
        <w:div w:id="471679648">
          <w:marLeft w:val="640"/>
          <w:marRight w:val="0"/>
          <w:marTop w:val="0"/>
          <w:marBottom w:val="0"/>
          <w:divBdr>
            <w:top w:val="none" w:sz="0" w:space="0" w:color="auto"/>
            <w:left w:val="none" w:sz="0" w:space="0" w:color="auto"/>
            <w:bottom w:val="none" w:sz="0" w:space="0" w:color="auto"/>
            <w:right w:val="none" w:sz="0" w:space="0" w:color="auto"/>
          </w:divBdr>
        </w:div>
        <w:div w:id="499389765">
          <w:marLeft w:val="640"/>
          <w:marRight w:val="0"/>
          <w:marTop w:val="0"/>
          <w:marBottom w:val="0"/>
          <w:divBdr>
            <w:top w:val="none" w:sz="0" w:space="0" w:color="auto"/>
            <w:left w:val="none" w:sz="0" w:space="0" w:color="auto"/>
            <w:bottom w:val="none" w:sz="0" w:space="0" w:color="auto"/>
            <w:right w:val="none" w:sz="0" w:space="0" w:color="auto"/>
          </w:divBdr>
        </w:div>
        <w:div w:id="534582483">
          <w:marLeft w:val="640"/>
          <w:marRight w:val="0"/>
          <w:marTop w:val="0"/>
          <w:marBottom w:val="0"/>
          <w:divBdr>
            <w:top w:val="none" w:sz="0" w:space="0" w:color="auto"/>
            <w:left w:val="none" w:sz="0" w:space="0" w:color="auto"/>
            <w:bottom w:val="none" w:sz="0" w:space="0" w:color="auto"/>
            <w:right w:val="none" w:sz="0" w:space="0" w:color="auto"/>
          </w:divBdr>
        </w:div>
        <w:div w:id="537788977">
          <w:marLeft w:val="640"/>
          <w:marRight w:val="0"/>
          <w:marTop w:val="0"/>
          <w:marBottom w:val="0"/>
          <w:divBdr>
            <w:top w:val="none" w:sz="0" w:space="0" w:color="auto"/>
            <w:left w:val="none" w:sz="0" w:space="0" w:color="auto"/>
            <w:bottom w:val="none" w:sz="0" w:space="0" w:color="auto"/>
            <w:right w:val="none" w:sz="0" w:space="0" w:color="auto"/>
          </w:divBdr>
        </w:div>
        <w:div w:id="562327268">
          <w:marLeft w:val="640"/>
          <w:marRight w:val="0"/>
          <w:marTop w:val="0"/>
          <w:marBottom w:val="0"/>
          <w:divBdr>
            <w:top w:val="none" w:sz="0" w:space="0" w:color="auto"/>
            <w:left w:val="none" w:sz="0" w:space="0" w:color="auto"/>
            <w:bottom w:val="none" w:sz="0" w:space="0" w:color="auto"/>
            <w:right w:val="none" w:sz="0" w:space="0" w:color="auto"/>
          </w:divBdr>
        </w:div>
        <w:div w:id="573324219">
          <w:marLeft w:val="640"/>
          <w:marRight w:val="0"/>
          <w:marTop w:val="0"/>
          <w:marBottom w:val="0"/>
          <w:divBdr>
            <w:top w:val="none" w:sz="0" w:space="0" w:color="auto"/>
            <w:left w:val="none" w:sz="0" w:space="0" w:color="auto"/>
            <w:bottom w:val="none" w:sz="0" w:space="0" w:color="auto"/>
            <w:right w:val="none" w:sz="0" w:space="0" w:color="auto"/>
          </w:divBdr>
        </w:div>
        <w:div w:id="583758829">
          <w:marLeft w:val="640"/>
          <w:marRight w:val="0"/>
          <w:marTop w:val="0"/>
          <w:marBottom w:val="0"/>
          <w:divBdr>
            <w:top w:val="none" w:sz="0" w:space="0" w:color="auto"/>
            <w:left w:val="none" w:sz="0" w:space="0" w:color="auto"/>
            <w:bottom w:val="none" w:sz="0" w:space="0" w:color="auto"/>
            <w:right w:val="none" w:sz="0" w:space="0" w:color="auto"/>
          </w:divBdr>
        </w:div>
        <w:div w:id="644892067">
          <w:marLeft w:val="640"/>
          <w:marRight w:val="0"/>
          <w:marTop w:val="0"/>
          <w:marBottom w:val="0"/>
          <w:divBdr>
            <w:top w:val="none" w:sz="0" w:space="0" w:color="auto"/>
            <w:left w:val="none" w:sz="0" w:space="0" w:color="auto"/>
            <w:bottom w:val="none" w:sz="0" w:space="0" w:color="auto"/>
            <w:right w:val="none" w:sz="0" w:space="0" w:color="auto"/>
          </w:divBdr>
        </w:div>
        <w:div w:id="652225152">
          <w:marLeft w:val="640"/>
          <w:marRight w:val="0"/>
          <w:marTop w:val="0"/>
          <w:marBottom w:val="0"/>
          <w:divBdr>
            <w:top w:val="none" w:sz="0" w:space="0" w:color="auto"/>
            <w:left w:val="none" w:sz="0" w:space="0" w:color="auto"/>
            <w:bottom w:val="none" w:sz="0" w:space="0" w:color="auto"/>
            <w:right w:val="none" w:sz="0" w:space="0" w:color="auto"/>
          </w:divBdr>
        </w:div>
        <w:div w:id="669600984">
          <w:marLeft w:val="640"/>
          <w:marRight w:val="0"/>
          <w:marTop w:val="0"/>
          <w:marBottom w:val="0"/>
          <w:divBdr>
            <w:top w:val="none" w:sz="0" w:space="0" w:color="auto"/>
            <w:left w:val="none" w:sz="0" w:space="0" w:color="auto"/>
            <w:bottom w:val="none" w:sz="0" w:space="0" w:color="auto"/>
            <w:right w:val="none" w:sz="0" w:space="0" w:color="auto"/>
          </w:divBdr>
        </w:div>
        <w:div w:id="678196573">
          <w:marLeft w:val="640"/>
          <w:marRight w:val="0"/>
          <w:marTop w:val="0"/>
          <w:marBottom w:val="0"/>
          <w:divBdr>
            <w:top w:val="none" w:sz="0" w:space="0" w:color="auto"/>
            <w:left w:val="none" w:sz="0" w:space="0" w:color="auto"/>
            <w:bottom w:val="none" w:sz="0" w:space="0" w:color="auto"/>
            <w:right w:val="none" w:sz="0" w:space="0" w:color="auto"/>
          </w:divBdr>
        </w:div>
        <w:div w:id="775296298">
          <w:marLeft w:val="640"/>
          <w:marRight w:val="0"/>
          <w:marTop w:val="0"/>
          <w:marBottom w:val="0"/>
          <w:divBdr>
            <w:top w:val="none" w:sz="0" w:space="0" w:color="auto"/>
            <w:left w:val="none" w:sz="0" w:space="0" w:color="auto"/>
            <w:bottom w:val="none" w:sz="0" w:space="0" w:color="auto"/>
            <w:right w:val="none" w:sz="0" w:space="0" w:color="auto"/>
          </w:divBdr>
        </w:div>
        <w:div w:id="794908422">
          <w:marLeft w:val="640"/>
          <w:marRight w:val="0"/>
          <w:marTop w:val="0"/>
          <w:marBottom w:val="0"/>
          <w:divBdr>
            <w:top w:val="none" w:sz="0" w:space="0" w:color="auto"/>
            <w:left w:val="none" w:sz="0" w:space="0" w:color="auto"/>
            <w:bottom w:val="none" w:sz="0" w:space="0" w:color="auto"/>
            <w:right w:val="none" w:sz="0" w:space="0" w:color="auto"/>
          </w:divBdr>
        </w:div>
        <w:div w:id="835925748">
          <w:marLeft w:val="640"/>
          <w:marRight w:val="0"/>
          <w:marTop w:val="0"/>
          <w:marBottom w:val="0"/>
          <w:divBdr>
            <w:top w:val="none" w:sz="0" w:space="0" w:color="auto"/>
            <w:left w:val="none" w:sz="0" w:space="0" w:color="auto"/>
            <w:bottom w:val="none" w:sz="0" w:space="0" w:color="auto"/>
            <w:right w:val="none" w:sz="0" w:space="0" w:color="auto"/>
          </w:divBdr>
        </w:div>
        <w:div w:id="861481585">
          <w:marLeft w:val="640"/>
          <w:marRight w:val="0"/>
          <w:marTop w:val="0"/>
          <w:marBottom w:val="0"/>
          <w:divBdr>
            <w:top w:val="none" w:sz="0" w:space="0" w:color="auto"/>
            <w:left w:val="none" w:sz="0" w:space="0" w:color="auto"/>
            <w:bottom w:val="none" w:sz="0" w:space="0" w:color="auto"/>
            <w:right w:val="none" w:sz="0" w:space="0" w:color="auto"/>
          </w:divBdr>
        </w:div>
        <w:div w:id="867062048">
          <w:marLeft w:val="640"/>
          <w:marRight w:val="0"/>
          <w:marTop w:val="0"/>
          <w:marBottom w:val="0"/>
          <w:divBdr>
            <w:top w:val="none" w:sz="0" w:space="0" w:color="auto"/>
            <w:left w:val="none" w:sz="0" w:space="0" w:color="auto"/>
            <w:bottom w:val="none" w:sz="0" w:space="0" w:color="auto"/>
            <w:right w:val="none" w:sz="0" w:space="0" w:color="auto"/>
          </w:divBdr>
        </w:div>
        <w:div w:id="878324720">
          <w:marLeft w:val="640"/>
          <w:marRight w:val="0"/>
          <w:marTop w:val="0"/>
          <w:marBottom w:val="0"/>
          <w:divBdr>
            <w:top w:val="none" w:sz="0" w:space="0" w:color="auto"/>
            <w:left w:val="none" w:sz="0" w:space="0" w:color="auto"/>
            <w:bottom w:val="none" w:sz="0" w:space="0" w:color="auto"/>
            <w:right w:val="none" w:sz="0" w:space="0" w:color="auto"/>
          </w:divBdr>
        </w:div>
        <w:div w:id="882212272">
          <w:marLeft w:val="640"/>
          <w:marRight w:val="0"/>
          <w:marTop w:val="0"/>
          <w:marBottom w:val="0"/>
          <w:divBdr>
            <w:top w:val="none" w:sz="0" w:space="0" w:color="auto"/>
            <w:left w:val="none" w:sz="0" w:space="0" w:color="auto"/>
            <w:bottom w:val="none" w:sz="0" w:space="0" w:color="auto"/>
            <w:right w:val="none" w:sz="0" w:space="0" w:color="auto"/>
          </w:divBdr>
        </w:div>
        <w:div w:id="926504708">
          <w:marLeft w:val="640"/>
          <w:marRight w:val="0"/>
          <w:marTop w:val="0"/>
          <w:marBottom w:val="0"/>
          <w:divBdr>
            <w:top w:val="none" w:sz="0" w:space="0" w:color="auto"/>
            <w:left w:val="none" w:sz="0" w:space="0" w:color="auto"/>
            <w:bottom w:val="none" w:sz="0" w:space="0" w:color="auto"/>
            <w:right w:val="none" w:sz="0" w:space="0" w:color="auto"/>
          </w:divBdr>
        </w:div>
        <w:div w:id="938608291">
          <w:marLeft w:val="640"/>
          <w:marRight w:val="0"/>
          <w:marTop w:val="0"/>
          <w:marBottom w:val="0"/>
          <w:divBdr>
            <w:top w:val="none" w:sz="0" w:space="0" w:color="auto"/>
            <w:left w:val="none" w:sz="0" w:space="0" w:color="auto"/>
            <w:bottom w:val="none" w:sz="0" w:space="0" w:color="auto"/>
            <w:right w:val="none" w:sz="0" w:space="0" w:color="auto"/>
          </w:divBdr>
        </w:div>
        <w:div w:id="976840713">
          <w:marLeft w:val="640"/>
          <w:marRight w:val="0"/>
          <w:marTop w:val="0"/>
          <w:marBottom w:val="0"/>
          <w:divBdr>
            <w:top w:val="none" w:sz="0" w:space="0" w:color="auto"/>
            <w:left w:val="none" w:sz="0" w:space="0" w:color="auto"/>
            <w:bottom w:val="none" w:sz="0" w:space="0" w:color="auto"/>
            <w:right w:val="none" w:sz="0" w:space="0" w:color="auto"/>
          </w:divBdr>
        </w:div>
        <w:div w:id="980378166">
          <w:marLeft w:val="640"/>
          <w:marRight w:val="0"/>
          <w:marTop w:val="0"/>
          <w:marBottom w:val="0"/>
          <w:divBdr>
            <w:top w:val="none" w:sz="0" w:space="0" w:color="auto"/>
            <w:left w:val="none" w:sz="0" w:space="0" w:color="auto"/>
            <w:bottom w:val="none" w:sz="0" w:space="0" w:color="auto"/>
            <w:right w:val="none" w:sz="0" w:space="0" w:color="auto"/>
          </w:divBdr>
        </w:div>
        <w:div w:id="989287924">
          <w:marLeft w:val="640"/>
          <w:marRight w:val="0"/>
          <w:marTop w:val="0"/>
          <w:marBottom w:val="0"/>
          <w:divBdr>
            <w:top w:val="none" w:sz="0" w:space="0" w:color="auto"/>
            <w:left w:val="none" w:sz="0" w:space="0" w:color="auto"/>
            <w:bottom w:val="none" w:sz="0" w:space="0" w:color="auto"/>
            <w:right w:val="none" w:sz="0" w:space="0" w:color="auto"/>
          </w:divBdr>
        </w:div>
        <w:div w:id="1000540482">
          <w:marLeft w:val="640"/>
          <w:marRight w:val="0"/>
          <w:marTop w:val="0"/>
          <w:marBottom w:val="0"/>
          <w:divBdr>
            <w:top w:val="none" w:sz="0" w:space="0" w:color="auto"/>
            <w:left w:val="none" w:sz="0" w:space="0" w:color="auto"/>
            <w:bottom w:val="none" w:sz="0" w:space="0" w:color="auto"/>
            <w:right w:val="none" w:sz="0" w:space="0" w:color="auto"/>
          </w:divBdr>
        </w:div>
        <w:div w:id="1026054865">
          <w:marLeft w:val="640"/>
          <w:marRight w:val="0"/>
          <w:marTop w:val="0"/>
          <w:marBottom w:val="0"/>
          <w:divBdr>
            <w:top w:val="none" w:sz="0" w:space="0" w:color="auto"/>
            <w:left w:val="none" w:sz="0" w:space="0" w:color="auto"/>
            <w:bottom w:val="none" w:sz="0" w:space="0" w:color="auto"/>
            <w:right w:val="none" w:sz="0" w:space="0" w:color="auto"/>
          </w:divBdr>
        </w:div>
        <w:div w:id="1077897312">
          <w:marLeft w:val="640"/>
          <w:marRight w:val="0"/>
          <w:marTop w:val="0"/>
          <w:marBottom w:val="0"/>
          <w:divBdr>
            <w:top w:val="none" w:sz="0" w:space="0" w:color="auto"/>
            <w:left w:val="none" w:sz="0" w:space="0" w:color="auto"/>
            <w:bottom w:val="none" w:sz="0" w:space="0" w:color="auto"/>
            <w:right w:val="none" w:sz="0" w:space="0" w:color="auto"/>
          </w:divBdr>
        </w:div>
        <w:div w:id="1089502233">
          <w:marLeft w:val="640"/>
          <w:marRight w:val="0"/>
          <w:marTop w:val="0"/>
          <w:marBottom w:val="0"/>
          <w:divBdr>
            <w:top w:val="none" w:sz="0" w:space="0" w:color="auto"/>
            <w:left w:val="none" w:sz="0" w:space="0" w:color="auto"/>
            <w:bottom w:val="none" w:sz="0" w:space="0" w:color="auto"/>
            <w:right w:val="none" w:sz="0" w:space="0" w:color="auto"/>
          </w:divBdr>
        </w:div>
        <w:div w:id="1105271927">
          <w:marLeft w:val="640"/>
          <w:marRight w:val="0"/>
          <w:marTop w:val="0"/>
          <w:marBottom w:val="0"/>
          <w:divBdr>
            <w:top w:val="none" w:sz="0" w:space="0" w:color="auto"/>
            <w:left w:val="none" w:sz="0" w:space="0" w:color="auto"/>
            <w:bottom w:val="none" w:sz="0" w:space="0" w:color="auto"/>
            <w:right w:val="none" w:sz="0" w:space="0" w:color="auto"/>
          </w:divBdr>
        </w:div>
        <w:div w:id="1131367751">
          <w:marLeft w:val="640"/>
          <w:marRight w:val="0"/>
          <w:marTop w:val="0"/>
          <w:marBottom w:val="0"/>
          <w:divBdr>
            <w:top w:val="none" w:sz="0" w:space="0" w:color="auto"/>
            <w:left w:val="none" w:sz="0" w:space="0" w:color="auto"/>
            <w:bottom w:val="none" w:sz="0" w:space="0" w:color="auto"/>
            <w:right w:val="none" w:sz="0" w:space="0" w:color="auto"/>
          </w:divBdr>
        </w:div>
        <w:div w:id="1133476839">
          <w:marLeft w:val="640"/>
          <w:marRight w:val="0"/>
          <w:marTop w:val="0"/>
          <w:marBottom w:val="0"/>
          <w:divBdr>
            <w:top w:val="none" w:sz="0" w:space="0" w:color="auto"/>
            <w:left w:val="none" w:sz="0" w:space="0" w:color="auto"/>
            <w:bottom w:val="none" w:sz="0" w:space="0" w:color="auto"/>
            <w:right w:val="none" w:sz="0" w:space="0" w:color="auto"/>
          </w:divBdr>
        </w:div>
        <w:div w:id="1152411207">
          <w:marLeft w:val="640"/>
          <w:marRight w:val="0"/>
          <w:marTop w:val="0"/>
          <w:marBottom w:val="0"/>
          <w:divBdr>
            <w:top w:val="none" w:sz="0" w:space="0" w:color="auto"/>
            <w:left w:val="none" w:sz="0" w:space="0" w:color="auto"/>
            <w:bottom w:val="none" w:sz="0" w:space="0" w:color="auto"/>
            <w:right w:val="none" w:sz="0" w:space="0" w:color="auto"/>
          </w:divBdr>
        </w:div>
        <w:div w:id="1161963760">
          <w:marLeft w:val="640"/>
          <w:marRight w:val="0"/>
          <w:marTop w:val="0"/>
          <w:marBottom w:val="0"/>
          <w:divBdr>
            <w:top w:val="none" w:sz="0" w:space="0" w:color="auto"/>
            <w:left w:val="none" w:sz="0" w:space="0" w:color="auto"/>
            <w:bottom w:val="none" w:sz="0" w:space="0" w:color="auto"/>
            <w:right w:val="none" w:sz="0" w:space="0" w:color="auto"/>
          </w:divBdr>
        </w:div>
        <w:div w:id="1202209153">
          <w:marLeft w:val="640"/>
          <w:marRight w:val="0"/>
          <w:marTop w:val="0"/>
          <w:marBottom w:val="0"/>
          <w:divBdr>
            <w:top w:val="none" w:sz="0" w:space="0" w:color="auto"/>
            <w:left w:val="none" w:sz="0" w:space="0" w:color="auto"/>
            <w:bottom w:val="none" w:sz="0" w:space="0" w:color="auto"/>
            <w:right w:val="none" w:sz="0" w:space="0" w:color="auto"/>
          </w:divBdr>
        </w:div>
        <w:div w:id="1270119415">
          <w:marLeft w:val="640"/>
          <w:marRight w:val="0"/>
          <w:marTop w:val="0"/>
          <w:marBottom w:val="0"/>
          <w:divBdr>
            <w:top w:val="none" w:sz="0" w:space="0" w:color="auto"/>
            <w:left w:val="none" w:sz="0" w:space="0" w:color="auto"/>
            <w:bottom w:val="none" w:sz="0" w:space="0" w:color="auto"/>
            <w:right w:val="none" w:sz="0" w:space="0" w:color="auto"/>
          </w:divBdr>
        </w:div>
        <w:div w:id="1284337957">
          <w:marLeft w:val="640"/>
          <w:marRight w:val="0"/>
          <w:marTop w:val="0"/>
          <w:marBottom w:val="0"/>
          <w:divBdr>
            <w:top w:val="none" w:sz="0" w:space="0" w:color="auto"/>
            <w:left w:val="none" w:sz="0" w:space="0" w:color="auto"/>
            <w:bottom w:val="none" w:sz="0" w:space="0" w:color="auto"/>
            <w:right w:val="none" w:sz="0" w:space="0" w:color="auto"/>
          </w:divBdr>
        </w:div>
        <w:div w:id="1305624268">
          <w:marLeft w:val="640"/>
          <w:marRight w:val="0"/>
          <w:marTop w:val="0"/>
          <w:marBottom w:val="0"/>
          <w:divBdr>
            <w:top w:val="none" w:sz="0" w:space="0" w:color="auto"/>
            <w:left w:val="none" w:sz="0" w:space="0" w:color="auto"/>
            <w:bottom w:val="none" w:sz="0" w:space="0" w:color="auto"/>
            <w:right w:val="none" w:sz="0" w:space="0" w:color="auto"/>
          </w:divBdr>
        </w:div>
        <w:div w:id="1376273769">
          <w:marLeft w:val="640"/>
          <w:marRight w:val="0"/>
          <w:marTop w:val="0"/>
          <w:marBottom w:val="0"/>
          <w:divBdr>
            <w:top w:val="none" w:sz="0" w:space="0" w:color="auto"/>
            <w:left w:val="none" w:sz="0" w:space="0" w:color="auto"/>
            <w:bottom w:val="none" w:sz="0" w:space="0" w:color="auto"/>
            <w:right w:val="none" w:sz="0" w:space="0" w:color="auto"/>
          </w:divBdr>
        </w:div>
        <w:div w:id="1402023106">
          <w:marLeft w:val="640"/>
          <w:marRight w:val="0"/>
          <w:marTop w:val="0"/>
          <w:marBottom w:val="0"/>
          <w:divBdr>
            <w:top w:val="none" w:sz="0" w:space="0" w:color="auto"/>
            <w:left w:val="none" w:sz="0" w:space="0" w:color="auto"/>
            <w:bottom w:val="none" w:sz="0" w:space="0" w:color="auto"/>
            <w:right w:val="none" w:sz="0" w:space="0" w:color="auto"/>
          </w:divBdr>
        </w:div>
        <w:div w:id="1425304286">
          <w:marLeft w:val="640"/>
          <w:marRight w:val="0"/>
          <w:marTop w:val="0"/>
          <w:marBottom w:val="0"/>
          <w:divBdr>
            <w:top w:val="none" w:sz="0" w:space="0" w:color="auto"/>
            <w:left w:val="none" w:sz="0" w:space="0" w:color="auto"/>
            <w:bottom w:val="none" w:sz="0" w:space="0" w:color="auto"/>
            <w:right w:val="none" w:sz="0" w:space="0" w:color="auto"/>
          </w:divBdr>
        </w:div>
        <w:div w:id="1491558218">
          <w:marLeft w:val="640"/>
          <w:marRight w:val="0"/>
          <w:marTop w:val="0"/>
          <w:marBottom w:val="0"/>
          <w:divBdr>
            <w:top w:val="none" w:sz="0" w:space="0" w:color="auto"/>
            <w:left w:val="none" w:sz="0" w:space="0" w:color="auto"/>
            <w:bottom w:val="none" w:sz="0" w:space="0" w:color="auto"/>
            <w:right w:val="none" w:sz="0" w:space="0" w:color="auto"/>
          </w:divBdr>
        </w:div>
        <w:div w:id="1560440636">
          <w:marLeft w:val="640"/>
          <w:marRight w:val="0"/>
          <w:marTop w:val="0"/>
          <w:marBottom w:val="0"/>
          <w:divBdr>
            <w:top w:val="none" w:sz="0" w:space="0" w:color="auto"/>
            <w:left w:val="none" w:sz="0" w:space="0" w:color="auto"/>
            <w:bottom w:val="none" w:sz="0" w:space="0" w:color="auto"/>
            <w:right w:val="none" w:sz="0" w:space="0" w:color="auto"/>
          </w:divBdr>
        </w:div>
        <w:div w:id="1578129223">
          <w:marLeft w:val="640"/>
          <w:marRight w:val="0"/>
          <w:marTop w:val="0"/>
          <w:marBottom w:val="0"/>
          <w:divBdr>
            <w:top w:val="none" w:sz="0" w:space="0" w:color="auto"/>
            <w:left w:val="none" w:sz="0" w:space="0" w:color="auto"/>
            <w:bottom w:val="none" w:sz="0" w:space="0" w:color="auto"/>
            <w:right w:val="none" w:sz="0" w:space="0" w:color="auto"/>
          </w:divBdr>
        </w:div>
        <w:div w:id="1606495856">
          <w:marLeft w:val="640"/>
          <w:marRight w:val="0"/>
          <w:marTop w:val="0"/>
          <w:marBottom w:val="0"/>
          <w:divBdr>
            <w:top w:val="none" w:sz="0" w:space="0" w:color="auto"/>
            <w:left w:val="none" w:sz="0" w:space="0" w:color="auto"/>
            <w:bottom w:val="none" w:sz="0" w:space="0" w:color="auto"/>
            <w:right w:val="none" w:sz="0" w:space="0" w:color="auto"/>
          </w:divBdr>
        </w:div>
        <w:div w:id="1649356993">
          <w:marLeft w:val="640"/>
          <w:marRight w:val="0"/>
          <w:marTop w:val="0"/>
          <w:marBottom w:val="0"/>
          <w:divBdr>
            <w:top w:val="none" w:sz="0" w:space="0" w:color="auto"/>
            <w:left w:val="none" w:sz="0" w:space="0" w:color="auto"/>
            <w:bottom w:val="none" w:sz="0" w:space="0" w:color="auto"/>
            <w:right w:val="none" w:sz="0" w:space="0" w:color="auto"/>
          </w:divBdr>
        </w:div>
        <w:div w:id="1650209773">
          <w:marLeft w:val="640"/>
          <w:marRight w:val="0"/>
          <w:marTop w:val="0"/>
          <w:marBottom w:val="0"/>
          <w:divBdr>
            <w:top w:val="none" w:sz="0" w:space="0" w:color="auto"/>
            <w:left w:val="none" w:sz="0" w:space="0" w:color="auto"/>
            <w:bottom w:val="none" w:sz="0" w:space="0" w:color="auto"/>
            <w:right w:val="none" w:sz="0" w:space="0" w:color="auto"/>
          </w:divBdr>
        </w:div>
        <w:div w:id="1658150903">
          <w:marLeft w:val="640"/>
          <w:marRight w:val="0"/>
          <w:marTop w:val="0"/>
          <w:marBottom w:val="0"/>
          <w:divBdr>
            <w:top w:val="none" w:sz="0" w:space="0" w:color="auto"/>
            <w:left w:val="none" w:sz="0" w:space="0" w:color="auto"/>
            <w:bottom w:val="none" w:sz="0" w:space="0" w:color="auto"/>
            <w:right w:val="none" w:sz="0" w:space="0" w:color="auto"/>
          </w:divBdr>
        </w:div>
        <w:div w:id="1670907302">
          <w:marLeft w:val="640"/>
          <w:marRight w:val="0"/>
          <w:marTop w:val="0"/>
          <w:marBottom w:val="0"/>
          <w:divBdr>
            <w:top w:val="none" w:sz="0" w:space="0" w:color="auto"/>
            <w:left w:val="none" w:sz="0" w:space="0" w:color="auto"/>
            <w:bottom w:val="none" w:sz="0" w:space="0" w:color="auto"/>
            <w:right w:val="none" w:sz="0" w:space="0" w:color="auto"/>
          </w:divBdr>
        </w:div>
        <w:div w:id="1678581867">
          <w:marLeft w:val="640"/>
          <w:marRight w:val="0"/>
          <w:marTop w:val="0"/>
          <w:marBottom w:val="0"/>
          <w:divBdr>
            <w:top w:val="none" w:sz="0" w:space="0" w:color="auto"/>
            <w:left w:val="none" w:sz="0" w:space="0" w:color="auto"/>
            <w:bottom w:val="none" w:sz="0" w:space="0" w:color="auto"/>
            <w:right w:val="none" w:sz="0" w:space="0" w:color="auto"/>
          </w:divBdr>
        </w:div>
        <w:div w:id="1678998980">
          <w:marLeft w:val="640"/>
          <w:marRight w:val="0"/>
          <w:marTop w:val="0"/>
          <w:marBottom w:val="0"/>
          <w:divBdr>
            <w:top w:val="none" w:sz="0" w:space="0" w:color="auto"/>
            <w:left w:val="none" w:sz="0" w:space="0" w:color="auto"/>
            <w:bottom w:val="none" w:sz="0" w:space="0" w:color="auto"/>
            <w:right w:val="none" w:sz="0" w:space="0" w:color="auto"/>
          </w:divBdr>
        </w:div>
        <w:div w:id="1694912767">
          <w:marLeft w:val="640"/>
          <w:marRight w:val="0"/>
          <w:marTop w:val="0"/>
          <w:marBottom w:val="0"/>
          <w:divBdr>
            <w:top w:val="none" w:sz="0" w:space="0" w:color="auto"/>
            <w:left w:val="none" w:sz="0" w:space="0" w:color="auto"/>
            <w:bottom w:val="none" w:sz="0" w:space="0" w:color="auto"/>
            <w:right w:val="none" w:sz="0" w:space="0" w:color="auto"/>
          </w:divBdr>
        </w:div>
        <w:div w:id="1705985679">
          <w:marLeft w:val="640"/>
          <w:marRight w:val="0"/>
          <w:marTop w:val="0"/>
          <w:marBottom w:val="0"/>
          <w:divBdr>
            <w:top w:val="none" w:sz="0" w:space="0" w:color="auto"/>
            <w:left w:val="none" w:sz="0" w:space="0" w:color="auto"/>
            <w:bottom w:val="none" w:sz="0" w:space="0" w:color="auto"/>
            <w:right w:val="none" w:sz="0" w:space="0" w:color="auto"/>
          </w:divBdr>
        </w:div>
        <w:div w:id="1732073889">
          <w:marLeft w:val="640"/>
          <w:marRight w:val="0"/>
          <w:marTop w:val="0"/>
          <w:marBottom w:val="0"/>
          <w:divBdr>
            <w:top w:val="none" w:sz="0" w:space="0" w:color="auto"/>
            <w:left w:val="none" w:sz="0" w:space="0" w:color="auto"/>
            <w:bottom w:val="none" w:sz="0" w:space="0" w:color="auto"/>
            <w:right w:val="none" w:sz="0" w:space="0" w:color="auto"/>
          </w:divBdr>
        </w:div>
        <w:div w:id="1756897489">
          <w:marLeft w:val="640"/>
          <w:marRight w:val="0"/>
          <w:marTop w:val="0"/>
          <w:marBottom w:val="0"/>
          <w:divBdr>
            <w:top w:val="none" w:sz="0" w:space="0" w:color="auto"/>
            <w:left w:val="none" w:sz="0" w:space="0" w:color="auto"/>
            <w:bottom w:val="none" w:sz="0" w:space="0" w:color="auto"/>
            <w:right w:val="none" w:sz="0" w:space="0" w:color="auto"/>
          </w:divBdr>
        </w:div>
        <w:div w:id="1760175088">
          <w:marLeft w:val="640"/>
          <w:marRight w:val="0"/>
          <w:marTop w:val="0"/>
          <w:marBottom w:val="0"/>
          <w:divBdr>
            <w:top w:val="none" w:sz="0" w:space="0" w:color="auto"/>
            <w:left w:val="none" w:sz="0" w:space="0" w:color="auto"/>
            <w:bottom w:val="none" w:sz="0" w:space="0" w:color="auto"/>
            <w:right w:val="none" w:sz="0" w:space="0" w:color="auto"/>
          </w:divBdr>
        </w:div>
        <w:div w:id="1797530812">
          <w:marLeft w:val="640"/>
          <w:marRight w:val="0"/>
          <w:marTop w:val="0"/>
          <w:marBottom w:val="0"/>
          <w:divBdr>
            <w:top w:val="none" w:sz="0" w:space="0" w:color="auto"/>
            <w:left w:val="none" w:sz="0" w:space="0" w:color="auto"/>
            <w:bottom w:val="none" w:sz="0" w:space="0" w:color="auto"/>
            <w:right w:val="none" w:sz="0" w:space="0" w:color="auto"/>
          </w:divBdr>
        </w:div>
        <w:div w:id="1856504627">
          <w:marLeft w:val="640"/>
          <w:marRight w:val="0"/>
          <w:marTop w:val="0"/>
          <w:marBottom w:val="0"/>
          <w:divBdr>
            <w:top w:val="none" w:sz="0" w:space="0" w:color="auto"/>
            <w:left w:val="none" w:sz="0" w:space="0" w:color="auto"/>
            <w:bottom w:val="none" w:sz="0" w:space="0" w:color="auto"/>
            <w:right w:val="none" w:sz="0" w:space="0" w:color="auto"/>
          </w:divBdr>
        </w:div>
        <w:div w:id="1896694556">
          <w:marLeft w:val="640"/>
          <w:marRight w:val="0"/>
          <w:marTop w:val="0"/>
          <w:marBottom w:val="0"/>
          <w:divBdr>
            <w:top w:val="none" w:sz="0" w:space="0" w:color="auto"/>
            <w:left w:val="none" w:sz="0" w:space="0" w:color="auto"/>
            <w:bottom w:val="none" w:sz="0" w:space="0" w:color="auto"/>
            <w:right w:val="none" w:sz="0" w:space="0" w:color="auto"/>
          </w:divBdr>
        </w:div>
        <w:div w:id="1917545630">
          <w:marLeft w:val="640"/>
          <w:marRight w:val="0"/>
          <w:marTop w:val="0"/>
          <w:marBottom w:val="0"/>
          <w:divBdr>
            <w:top w:val="none" w:sz="0" w:space="0" w:color="auto"/>
            <w:left w:val="none" w:sz="0" w:space="0" w:color="auto"/>
            <w:bottom w:val="none" w:sz="0" w:space="0" w:color="auto"/>
            <w:right w:val="none" w:sz="0" w:space="0" w:color="auto"/>
          </w:divBdr>
        </w:div>
        <w:div w:id="1930457517">
          <w:marLeft w:val="640"/>
          <w:marRight w:val="0"/>
          <w:marTop w:val="0"/>
          <w:marBottom w:val="0"/>
          <w:divBdr>
            <w:top w:val="none" w:sz="0" w:space="0" w:color="auto"/>
            <w:left w:val="none" w:sz="0" w:space="0" w:color="auto"/>
            <w:bottom w:val="none" w:sz="0" w:space="0" w:color="auto"/>
            <w:right w:val="none" w:sz="0" w:space="0" w:color="auto"/>
          </w:divBdr>
        </w:div>
        <w:div w:id="1936204313">
          <w:marLeft w:val="640"/>
          <w:marRight w:val="0"/>
          <w:marTop w:val="0"/>
          <w:marBottom w:val="0"/>
          <w:divBdr>
            <w:top w:val="none" w:sz="0" w:space="0" w:color="auto"/>
            <w:left w:val="none" w:sz="0" w:space="0" w:color="auto"/>
            <w:bottom w:val="none" w:sz="0" w:space="0" w:color="auto"/>
            <w:right w:val="none" w:sz="0" w:space="0" w:color="auto"/>
          </w:divBdr>
        </w:div>
        <w:div w:id="2022704963">
          <w:marLeft w:val="640"/>
          <w:marRight w:val="0"/>
          <w:marTop w:val="0"/>
          <w:marBottom w:val="0"/>
          <w:divBdr>
            <w:top w:val="none" w:sz="0" w:space="0" w:color="auto"/>
            <w:left w:val="none" w:sz="0" w:space="0" w:color="auto"/>
            <w:bottom w:val="none" w:sz="0" w:space="0" w:color="auto"/>
            <w:right w:val="none" w:sz="0" w:space="0" w:color="auto"/>
          </w:divBdr>
        </w:div>
        <w:div w:id="2071075201">
          <w:marLeft w:val="640"/>
          <w:marRight w:val="0"/>
          <w:marTop w:val="0"/>
          <w:marBottom w:val="0"/>
          <w:divBdr>
            <w:top w:val="none" w:sz="0" w:space="0" w:color="auto"/>
            <w:left w:val="none" w:sz="0" w:space="0" w:color="auto"/>
            <w:bottom w:val="none" w:sz="0" w:space="0" w:color="auto"/>
            <w:right w:val="none" w:sz="0" w:space="0" w:color="auto"/>
          </w:divBdr>
        </w:div>
        <w:div w:id="2122793520">
          <w:marLeft w:val="640"/>
          <w:marRight w:val="0"/>
          <w:marTop w:val="0"/>
          <w:marBottom w:val="0"/>
          <w:divBdr>
            <w:top w:val="none" w:sz="0" w:space="0" w:color="auto"/>
            <w:left w:val="none" w:sz="0" w:space="0" w:color="auto"/>
            <w:bottom w:val="none" w:sz="0" w:space="0" w:color="auto"/>
            <w:right w:val="none" w:sz="0" w:space="0" w:color="auto"/>
          </w:divBdr>
        </w:div>
      </w:divsChild>
    </w:div>
    <w:div w:id="1882589437">
      <w:bodyDiv w:val="1"/>
      <w:marLeft w:val="0"/>
      <w:marRight w:val="0"/>
      <w:marTop w:val="0"/>
      <w:marBottom w:val="0"/>
      <w:divBdr>
        <w:top w:val="none" w:sz="0" w:space="0" w:color="auto"/>
        <w:left w:val="none" w:sz="0" w:space="0" w:color="auto"/>
        <w:bottom w:val="none" w:sz="0" w:space="0" w:color="auto"/>
        <w:right w:val="none" w:sz="0" w:space="0" w:color="auto"/>
      </w:divBdr>
      <w:divsChild>
        <w:div w:id="4672444">
          <w:marLeft w:val="640"/>
          <w:marRight w:val="0"/>
          <w:marTop w:val="0"/>
          <w:marBottom w:val="0"/>
          <w:divBdr>
            <w:top w:val="none" w:sz="0" w:space="0" w:color="auto"/>
            <w:left w:val="none" w:sz="0" w:space="0" w:color="auto"/>
            <w:bottom w:val="none" w:sz="0" w:space="0" w:color="auto"/>
            <w:right w:val="none" w:sz="0" w:space="0" w:color="auto"/>
          </w:divBdr>
        </w:div>
        <w:div w:id="39400119">
          <w:marLeft w:val="640"/>
          <w:marRight w:val="0"/>
          <w:marTop w:val="0"/>
          <w:marBottom w:val="0"/>
          <w:divBdr>
            <w:top w:val="none" w:sz="0" w:space="0" w:color="auto"/>
            <w:left w:val="none" w:sz="0" w:space="0" w:color="auto"/>
            <w:bottom w:val="none" w:sz="0" w:space="0" w:color="auto"/>
            <w:right w:val="none" w:sz="0" w:space="0" w:color="auto"/>
          </w:divBdr>
        </w:div>
        <w:div w:id="45379855">
          <w:marLeft w:val="640"/>
          <w:marRight w:val="0"/>
          <w:marTop w:val="0"/>
          <w:marBottom w:val="0"/>
          <w:divBdr>
            <w:top w:val="none" w:sz="0" w:space="0" w:color="auto"/>
            <w:left w:val="none" w:sz="0" w:space="0" w:color="auto"/>
            <w:bottom w:val="none" w:sz="0" w:space="0" w:color="auto"/>
            <w:right w:val="none" w:sz="0" w:space="0" w:color="auto"/>
          </w:divBdr>
        </w:div>
        <w:div w:id="71514687">
          <w:marLeft w:val="640"/>
          <w:marRight w:val="0"/>
          <w:marTop w:val="0"/>
          <w:marBottom w:val="0"/>
          <w:divBdr>
            <w:top w:val="none" w:sz="0" w:space="0" w:color="auto"/>
            <w:left w:val="none" w:sz="0" w:space="0" w:color="auto"/>
            <w:bottom w:val="none" w:sz="0" w:space="0" w:color="auto"/>
            <w:right w:val="none" w:sz="0" w:space="0" w:color="auto"/>
          </w:divBdr>
        </w:div>
        <w:div w:id="77412130">
          <w:marLeft w:val="640"/>
          <w:marRight w:val="0"/>
          <w:marTop w:val="0"/>
          <w:marBottom w:val="0"/>
          <w:divBdr>
            <w:top w:val="none" w:sz="0" w:space="0" w:color="auto"/>
            <w:left w:val="none" w:sz="0" w:space="0" w:color="auto"/>
            <w:bottom w:val="none" w:sz="0" w:space="0" w:color="auto"/>
            <w:right w:val="none" w:sz="0" w:space="0" w:color="auto"/>
          </w:divBdr>
        </w:div>
        <w:div w:id="78606399">
          <w:marLeft w:val="640"/>
          <w:marRight w:val="0"/>
          <w:marTop w:val="0"/>
          <w:marBottom w:val="0"/>
          <w:divBdr>
            <w:top w:val="none" w:sz="0" w:space="0" w:color="auto"/>
            <w:left w:val="none" w:sz="0" w:space="0" w:color="auto"/>
            <w:bottom w:val="none" w:sz="0" w:space="0" w:color="auto"/>
            <w:right w:val="none" w:sz="0" w:space="0" w:color="auto"/>
          </w:divBdr>
        </w:div>
        <w:div w:id="86122044">
          <w:marLeft w:val="640"/>
          <w:marRight w:val="0"/>
          <w:marTop w:val="0"/>
          <w:marBottom w:val="0"/>
          <w:divBdr>
            <w:top w:val="none" w:sz="0" w:space="0" w:color="auto"/>
            <w:left w:val="none" w:sz="0" w:space="0" w:color="auto"/>
            <w:bottom w:val="none" w:sz="0" w:space="0" w:color="auto"/>
            <w:right w:val="none" w:sz="0" w:space="0" w:color="auto"/>
          </w:divBdr>
        </w:div>
        <w:div w:id="136998174">
          <w:marLeft w:val="640"/>
          <w:marRight w:val="0"/>
          <w:marTop w:val="0"/>
          <w:marBottom w:val="0"/>
          <w:divBdr>
            <w:top w:val="none" w:sz="0" w:space="0" w:color="auto"/>
            <w:left w:val="none" w:sz="0" w:space="0" w:color="auto"/>
            <w:bottom w:val="none" w:sz="0" w:space="0" w:color="auto"/>
            <w:right w:val="none" w:sz="0" w:space="0" w:color="auto"/>
          </w:divBdr>
        </w:div>
        <w:div w:id="138151777">
          <w:marLeft w:val="640"/>
          <w:marRight w:val="0"/>
          <w:marTop w:val="0"/>
          <w:marBottom w:val="0"/>
          <w:divBdr>
            <w:top w:val="none" w:sz="0" w:space="0" w:color="auto"/>
            <w:left w:val="none" w:sz="0" w:space="0" w:color="auto"/>
            <w:bottom w:val="none" w:sz="0" w:space="0" w:color="auto"/>
            <w:right w:val="none" w:sz="0" w:space="0" w:color="auto"/>
          </w:divBdr>
        </w:div>
        <w:div w:id="183832473">
          <w:marLeft w:val="640"/>
          <w:marRight w:val="0"/>
          <w:marTop w:val="0"/>
          <w:marBottom w:val="0"/>
          <w:divBdr>
            <w:top w:val="none" w:sz="0" w:space="0" w:color="auto"/>
            <w:left w:val="none" w:sz="0" w:space="0" w:color="auto"/>
            <w:bottom w:val="none" w:sz="0" w:space="0" w:color="auto"/>
            <w:right w:val="none" w:sz="0" w:space="0" w:color="auto"/>
          </w:divBdr>
        </w:div>
        <w:div w:id="202447138">
          <w:marLeft w:val="640"/>
          <w:marRight w:val="0"/>
          <w:marTop w:val="0"/>
          <w:marBottom w:val="0"/>
          <w:divBdr>
            <w:top w:val="none" w:sz="0" w:space="0" w:color="auto"/>
            <w:left w:val="none" w:sz="0" w:space="0" w:color="auto"/>
            <w:bottom w:val="none" w:sz="0" w:space="0" w:color="auto"/>
            <w:right w:val="none" w:sz="0" w:space="0" w:color="auto"/>
          </w:divBdr>
        </w:div>
        <w:div w:id="210071309">
          <w:marLeft w:val="640"/>
          <w:marRight w:val="0"/>
          <w:marTop w:val="0"/>
          <w:marBottom w:val="0"/>
          <w:divBdr>
            <w:top w:val="none" w:sz="0" w:space="0" w:color="auto"/>
            <w:left w:val="none" w:sz="0" w:space="0" w:color="auto"/>
            <w:bottom w:val="none" w:sz="0" w:space="0" w:color="auto"/>
            <w:right w:val="none" w:sz="0" w:space="0" w:color="auto"/>
          </w:divBdr>
        </w:div>
        <w:div w:id="223032565">
          <w:marLeft w:val="640"/>
          <w:marRight w:val="0"/>
          <w:marTop w:val="0"/>
          <w:marBottom w:val="0"/>
          <w:divBdr>
            <w:top w:val="none" w:sz="0" w:space="0" w:color="auto"/>
            <w:left w:val="none" w:sz="0" w:space="0" w:color="auto"/>
            <w:bottom w:val="none" w:sz="0" w:space="0" w:color="auto"/>
            <w:right w:val="none" w:sz="0" w:space="0" w:color="auto"/>
          </w:divBdr>
        </w:div>
        <w:div w:id="226764466">
          <w:marLeft w:val="640"/>
          <w:marRight w:val="0"/>
          <w:marTop w:val="0"/>
          <w:marBottom w:val="0"/>
          <w:divBdr>
            <w:top w:val="none" w:sz="0" w:space="0" w:color="auto"/>
            <w:left w:val="none" w:sz="0" w:space="0" w:color="auto"/>
            <w:bottom w:val="none" w:sz="0" w:space="0" w:color="auto"/>
            <w:right w:val="none" w:sz="0" w:space="0" w:color="auto"/>
          </w:divBdr>
        </w:div>
        <w:div w:id="266011496">
          <w:marLeft w:val="640"/>
          <w:marRight w:val="0"/>
          <w:marTop w:val="0"/>
          <w:marBottom w:val="0"/>
          <w:divBdr>
            <w:top w:val="none" w:sz="0" w:space="0" w:color="auto"/>
            <w:left w:val="none" w:sz="0" w:space="0" w:color="auto"/>
            <w:bottom w:val="none" w:sz="0" w:space="0" w:color="auto"/>
            <w:right w:val="none" w:sz="0" w:space="0" w:color="auto"/>
          </w:divBdr>
        </w:div>
        <w:div w:id="309018464">
          <w:marLeft w:val="640"/>
          <w:marRight w:val="0"/>
          <w:marTop w:val="0"/>
          <w:marBottom w:val="0"/>
          <w:divBdr>
            <w:top w:val="none" w:sz="0" w:space="0" w:color="auto"/>
            <w:left w:val="none" w:sz="0" w:space="0" w:color="auto"/>
            <w:bottom w:val="none" w:sz="0" w:space="0" w:color="auto"/>
            <w:right w:val="none" w:sz="0" w:space="0" w:color="auto"/>
          </w:divBdr>
        </w:div>
        <w:div w:id="321588384">
          <w:marLeft w:val="640"/>
          <w:marRight w:val="0"/>
          <w:marTop w:val="0"/>
          <w:marBottom w:val="0"/>
          <w:divBdr>
            <w:top w:val="none" w:sz="0" w:space="0" w:color="auto"/>
            <w:left w:val="none" w:sz="0" w:space="0" w:color="auto"/>
            <w:bottom w:val="none" w:sz="0" w:space="0" w:color="auto"/>
            <w:right w:val="none" w:sz="0" w:space="0" w:color="auto"/>
          </w:divBdr>
        </w:div>
        <w:div w:id="363016561">
          <w:marLeft w:val="640"/>
          <w:marRight w:val="0"/>
          <w:marTop w:val="0"/>
          <w:marBottom w:val="0"/>
          <w:divBdr>
            <w:top w:val="none" w:sz="0" w:space="0" w:color="auto"/>
            <w:left w:val="none" w:sz="0" w:space="0" w:color="auto"/>
            <w:bottom w:val="none" w:sz="0" w:space="0" w:color="auto"/>
            <w:right w:val="none" w:sz="0" w:space="0" w:color="auto"/>
          </w:divBdr>
        </w:div>
        <w:div w:id="367340084">
          <w:marLeft w:val="640"/>
          <w:marRight w:val="0"/>
          <w:marTop w:val="0"/>
          <w:marBottom w:val="0"/>
          <w:divBdr>
            <w:top w:val="none" w:sz="0" w:space="0" w:color="auto"/>
            <w:left w:val="none" w:sz="0" w:space="0" w:color="auto"/>
            <w:bottom w:val="none" w:sz="0" w:space="0" w:color="auto"/>
            <w:right w:val="none" w:sz="0" w:space="0" w:color="auto"/>
          </w:divBdr>
        </w:div>
        <w:div w:id="377554294">
          <w:marLeft w:val="640"/>
          <w:marRight w:val="0"/>
          <w:marTop w:val="0"/>
          <w:marBottom w:val="0"/>
          <w:divBdr>
            <w:top w:val="none" w:sz="0" w:space="0" w:color="auto"/>
            <w:left w:val="none" w:sz="0" w:space="0" w:color="auto"/>
            <w:bottom w:val="none" w:sz="0" w:space="0" w:color="auto"/>
            <w:right w:val="none" w:sz="0" w:space="0" w:color="auto"/>
          </w:divBdr>
        </w:div>
        <w:div w:id="400324128">
          <w:marLeft w:val="640"/>
          <w:marRight w:val="0"/>
          <w:marTop w:val="0"/>
          <w:marBottom w:val="0"/>
          <w:divBdr>
            <w:top w:val="none" w:sz="0" w:space="0" w:color="auto"/>
            <w:left w:val="none" w:sz="0" w:space="0" w:color="auto"/>
            <w:bottom w:val="none" w:sz="0" w:space="0" w:color="auto"/>
            <w:right w:val="none" w:sz="0" w:space="0" w:color="auto"/>
          </w:divBdr>
        </w:div>
        <w:div w:id="426270677">
          <w:marLeft w:val="640"/>
          <w:marRight w:val="0"/>
          <w:marTop w:val="0"/>
          <w:marBottom w:val="0"/>
          <w:divBdr>
            <w:top w:val="none" w:sz="0" w:space="0" w:color="auto"/>
            <w:left w:val="none" w:sz="0" w:space="0" w:color="auto"/>
            <w:bottom w:val="none" w:sz="0" w:space="0" w:color="auto"/>
            <w:right w:val="none" w:sz="0" w:space="0" w:color="auto"/>
          </w:divBdr>
        </w:div>
        <w:div w:id="461657150">
          <w:marLeft w:val="640"/>
          <w:marRight w:val="0"/>
          <w:marTop w:val="0"/>
          <w:marBottom w:val="0"/>
          <w:divBdr>
            <w:top w:val="none" w:sz="0" w:space="0" w:color="auto"/>
            <w:left w:val="none" w:sz="0" w:space="0" w:color="auto"/>
            <w:bottom w:val="none" w:sz="0" w:space="0" w:color="auto"/>
            <w:right w:val="none" w:sz="0" w:space="0" w:color="auto"/>
          </w:divBdr>
        </w:div>
        <w:div w:id="462040191">
          <w:marLeft w:val="640"/>
          <w:marRight w:val="0"/>
          <w:marTop w:val="0"/>
          <w:marBottom w:val="0"/>
          <w:divBdr>
            <w:top w:val="none" w:sz="0" w:space="0" w:color="auto"/>
            <w:left w:val="none" w:sz="0" w:space="0" w:color="auto"/>
            <w:bottom w:val="none" w:sz="0" w:space="0" w:color="auto"/>
            <w:right w:val="none" w:sz="0" w:space="0" w:color="auto"/>
          </w:divBdr>
        </w:div>
        <w:div w:id="472218637">
          <w:marLeft w:val="640"/>
          <w:marRight w:val="0"/>
          <w:marTop w:val="0"/>
          <w:marBottom w:val="0"/>
          <w:divBdr>
            <w:top w:val="none" w:sz="0" w:space="0" w:color="auto"/>
            <w:left w:val="none" w:sz="0" w:space="0" w:color="auto"/>
            <w:bottom w:val="none" w:sz="0" w:space="0" w:color="auto"/>
            <w:right w:val="none" w:sz="0" w:space="0" w:color="auto"/>
          </w:divBdr>
        </w:div>
        <w:div w:id="476916657">
          <w:marLeft w:val="640"/>
          <w:marRight w:val="0"/>
          <w:marTop w:val="0"/>
          <w:marBottom w:val="0"/>
          <w:divBdr>
            <w:top w:val="none" w:sz="0" w:space="0" w:color="auto"/>
            <w:left w:val="none" w:sz="0" w:space="0" w:color="auto"/>
            <w:bottom w:val="none" w:sz="0" w:space="0" w:color="auto"/>
            <w:right w:val="none" w:sz="0" w:space="0" w:color="auto"/>
          </w:divBdr>
        </w:div>
        <w:div w:id="487526493">
          <w:marLeft w:val="640"/>
          <w:marRight w:val="0"/>
          <w:marTop w:val="0"/>
          <w:marBottom w:val="0"/>
          <w:divBdr>
            <w:top w:val="none" w:sz="0" w:space="0" w:color="auto"/>
            <w:left w:val="none" w:sz="0" w:space="0" w:color="auto"/>
            <w:bottom w:val="none" w:sz="0" w:space="0" w:color="auto"/>
            <w:right w:val="none" w:sz="0" w:space="0" w:color="auto"/>
          </w:divBdr>
        </w:div>
        <w:div w:id="487789404">
          <w:marLeft w:val="640"/>
          <w:marRight w:val="0"/>
          <w:marTop w:val="0"/>
          <w:marBottom w:val="0"/>
          <w:divBdr>
            <w:top w:val="none" w:sz="0" w:space="0" w:color="auto"/>
            <w:left w:val="none" w:sz="0" w:space="0" w:color="auto"/>
            <w:bottom w:val="none" w:sz="0" w:space="0" w:color="auto"/>
            <w:right w:val="none" w:sz="0" w:space="0" w:color="auto"/>
          </w:divBdr>
        </w:div>
        <w:div w:id="500242068">
          <w:marLeft w:val="640"/>
          <w:marRight w:val="0"/>
          <w:marTop w:val="0"/>
          <w:marBottom w:val="0"/>
          <w:divBdr>
            <w:top w:val="none" w:sz="0" w:space="0" w:color="auto"/>
            <w:left w:val="none" w:sz="0" w:space="0" w:color="auto"/>
            <w:bottom w:val="none" w:sz="0" w:space="0" w:color="auto"/>
            <w:right w:val="none" w:sz="0" w:space="0" w:color="auto"/>
          </w:divBdr>
        </w:div>
        <w:div w:id="511800851">
          <w:marLeft w:val="640"/>
          <w:marRight w:val="0"/>
          <w:marTop w:val="0"/>
          <w:marBottom w:val="0"/>
          <w:divBdr>
            <w:top w:val="none" w:sz="0" w:space="0" w:color="auto"/>
            <w:left w:val="none" w:sz="0" w:space="0" w:color="auto"/>
            <w:bottom w:val="none" w:sz="0" w:space="0" w:color="auto"/>
            <w:right w:val="none" w:sz="0" w:space="0" w:color="auto"/>
          </w:divBdr>
        </w:div>
        <w:div w:id="537356766">
          <w:marLeft w:val="640"/>
          <w:marRight w:val="0"/>
          <w:marTop w:val="0"/>
          <w:marBottom w:val="0"/>
          <w:divBdr>
            <w:top w:val="none" w:sz="0" w:space="0" w:color="auto"/>
            <w:left w:val="none" w:sz="0" w:space="0" w:color="auto"/>
            <w:bottom w:val="none" w:sz="0" w:space="0" w:color="auto"/>
            <w:right w:val="none" w:sz="0" w:space="0" w:color="auto"/>
          </w:divBdr>
        </w:div>
        <w:div w:id="541020579">
          <w:marLeft w:val="640"/>
          <w:marRight w:val="0"/>
          <w:marTop w:val="0"/>
          <w:marBottom w:val="0"/>
          <w:divBdr>
            <w:top w:val="none" w:sz="0" w:space="0" w:color="auto"/>
            <w:left w:val="none" w:sz="0" w:space="0" w:color="auto"/>
            <w:bottom w:val="none" w:sz="0" w:space="0" w:color="auto"/>
            <w:right w:val="none" w:sz="0" w:space="0" w:color="auto"/>
          </w:divBdr>
        </w:div>
        <w:div w:id="542712766">
          <w:marLeft w:val="640"/>
          <w:marRight w:val="0"/>
          <w:marTop w:val="0"/>
          <w:marBottom w:val="0"/>
          <w:divBdr>
            <w:top w:val="none" w:sz="0" w:space="0" w:color="auto"/>
            <w:left w:val="none" w:sz="0" w:space="0" w:color="auto"/>
            <w:bottom w:val="none" w:sz="0" w:space="0" w:color="auto"/>
            <w:right w:val="none" w:sz="0" w:space="0" w:color="auto"/>
          </w:divBdr>
        </w:div>
        <w:div w:id="555776748">
          <w:marLeft w:val="640"/>
          <w:marRight w:val="0"/>
          <w:marTop w:val="0"/>
          <w:marBottom w:val="0"/>
          <w:divBdr>
            <w:top w:val="none" w:sz="0" w:space="0" w:color="auto"/>
            <w:left w:val="none" w:sz="0" w:space="0" w:color="auto"/>
            <w:bottom w:val="none" w:sz="0" w:space="0" w:color="auto"/>
            <w:right w:val="none" w:sz="0" w:space="0" w:color="auto"/>
          </w:divBdr>
        </w:div>
        <w:div w:id="563685524">
          <w:marLeft w:val="640"/>
          <w:marRight w:val="0"/>
          <w:marTop w:val="0"/>
          <w:marBottom w:val="0"/>
          <w:divBdr>
            <w:top w:val="none" w:sz="0" w:space="0" w:color="auto"/>
            <w:left w:val="none" w:sz="0" w:space="0" w:color="auto"/>
            <w:bottom w:val="none" w:sz="0" w:space="0" w:color="auto"/>
            <w:right w:val="none" w:sz="0" w:space="0" w:color="auto"/>
          </w:divBdr>
        </w:div>
        <w:div w:id="573702788">
          <w:marLeft w:val="640"/>
          <w:marRight w:val="0"/>
          <w:marTop w:val="0"/>
          <w:marBottom w:val="0"/>
          <w:divBdr>
            <w:top w:val="none" w:sz="0" w:space="0" w:color="auto"/>
            <w:left w:val="none" w:sz="0" w:space="0" w:color="auto"/>
            <w:bottom w:val="none" w:sz="0" w:space="0" w:color="auto"/>
            <w:right w:val="none" w:sz="0" w:space="0" w:color="auto"/>
          </w:divBdr>
        </w:div>
        <w:div w:id="598568838">
          <w:marLeft w:val="640"/>
          <w:marRight w:val="0"/>
          <w:marTop w:val="0"/>
          <w:marBottom w:val="0"/>
          <w:divBdr>
            <w:top w:val="none" w:sz="0" w:space="0" w:color="auto"/>
            <w:left w:val="none" w:sz="0" w:space="0" w:color="auto"/>
            <w:bottom w:val="none" w:sz="0" w:space="0" w:color="auto"/>
            <w:right w:val="none" w:sz="0" w:space="0" w:color="auto"/>
          </w:divBdr>
        </w:div>
        <w:div w:id="681705513">
          <w:marLeft w:val="640"/>
          <w:marRight w:val="0"/>
          <w:marTop w:val="0"/>
          <w:marBottom w:val="0"/>
          <w:divBdr>
            <w:top w:val="none" w:sz="0" w:space="0" w:color="auto"/>
            <w:left w:val="none" w:sz="0" w:space="0" w:color="auto"/>
            <w:bottom w:val="none" w:sz="0" w:space="0" w:color="auto"/>
            <w:right w:val="none" w:sz="0" w:space="0" w:color="auto"/>
          </w:divBdr>
        </w:div>
        <w:div w:id="726995968">
          <w:marLeft w:val="640"/>
          <w:marRight w:val="0"/>
          <w:marTop w:val="0"/>
          <w:marBottom w:val="0"/>
          <w:divBdr>
            <w:top w:val="none" w:sz="0" w:space="0" w:color="auto"/>
            <w:left w:val="none" w:sz="0" w:space="0" w:color="auto"/>
            <w:bottom w:val="none" w:sz="0" w:space="0" w:color="auto"/>
            <w:right w:val="none" w:sz="0" w:space="0" w:color="auto"/>
          </w:divBdr>
        </w:div>
        <w:div w:id="737362307">
          <w:marLeft w:val="640"/>
          <w:marRight w:val="0"/>
          <w:marTop w:val="0"/>
          <w:marBottom w:val="0"/>
          <w:divBdr>
            <w:top w:val="none" w:sz="0" w:space="0" w:color="auto"/>
            <w:left w:val="none" w:sz="0" w:space="0" w:color="auto"/>
            <w:bottom w:val="none" w:sz="0" w:space="0" w:color="auto"/>
            <w:right w:val="none" w:sz="0" w:space="0" w:color="auto"/>
          </w:divBdr>
        </w:div>
        <w:div w:id="769853389">
          <w:marLeft w:val="640"/>
          <w:marRight w:val="0"/>
          <w:marTop w:val="0"/>
          <w:marBottom w:val="0"/>
          <w:divBdr>
            <w:top w:val="none" w:sz="0" w:space="0" w:color="auto"/>
            <w:left w:val="none" w:sz="0" w:space="0" w:color="auto"/>
            <w:bottom w:val="none" w:sz="0" w:space="0" w:color="auto"/>
            <w:right w:val="none" w:sz="0" w:space="0" w:color="auto"/>
          </w:divBdr>
        </w:div>
        <w:div w:id="776100136">
          <w:marLeft w:val="640"/>
          <w:marRight w:val="0"/>
          <w:marTop w:val="0"/>
          <w:marBottom w:val="0"/>
          <w:divBdr>
            <w:top w:val="none" w:sz="0" w:space="0" w:color="auto"/>
            <w:left w:val="none" w:sz="0" w:space="0" w:color="auto"/>
            <w:bottom w:val="none" w:sz="0" w:space="0" w:color="auto"/>
            <w:right w:val="none" w:sz="0" w:space="0" w:color="auto"/>
          </w:divBdr>
        </w:div>
        <w:div w:id="778912021">
          <w:marLeft w:val="640"/>
          <w:marRight w:val="0"/>
          <w:marTop w:val="0"/>
          <w:marBottom w:val="0"/>
          <w:divBdr>
            <w:top w:val="none" w:sz="0" w:space="0" w:color="auto"/>
            <w:left w:val="none" w:sz="0" w:space="0" w:color="auto"/>
            <w:bottom w:val="none" w:sz="0" w:space="0" w:color="auto"/>
            <w:right w:val="none" w:sz="0" w:space="0" w:color="auto"/>
          </w:divBdr>
        </w:div>
        <w:div w:id="814226775">
          <w:marLeft w:val="640"/>
          <w:marRight w:val="0"/>
          <w:marTop w:val="0"/>
          <w:marBottom w:val="0"/>
          <w:divBdr>
            <w:top w:val="none" w:sz="0" w:space="0" w:color="auto"/>
            <w:left w:val="none" w:sz="0" w:space="0" w:color="auto"/>
            <w:bottom w:val="none" w:sz="0" w:space="0" w:color="auto"/>
            <w:right w:val="none" w:sz="0" w:space="0" w:color="auto"/>
          </w:divBdr>
        </w:div>
        <w:div w:id="815225956">
          <w:marLeft w:val="640"/>
          <w:marRight w:val="0"/>
          <w:marTop w:val="0"/>
          <w:marBottom w:val="0"/>
          <w:divBdr>
            <w:top w:val="none" w:sz="0" w:space="0" w:color="auto"/>
            <w:left w:val="none" w:sz="0" w:space="0" w:color="auto"/>
            <w:bottom w:val="none" w:sz="0" w:space="0" w:color="auto"/>
            <w:right w:val="none" w:sz="0" w:space="0" w:color="auto"/>
          </w:divBdr>
        </w:div>
        <w:div w:id="849878532">
          <w:marLeft w:val="640"/>
          <w:marRight w:val="0"/>
          <w:marTop w:val="0"/>
          <w:marBottom w:val="0"/>
          <w:divBdr>
            <w:top w:val="none" w:sz="0" w:space="0" w:color="auto"/>
            <w:left w:val="none" w:sz="0" w:space="0" w:color="auto"/>
            <w:bottom w:val="none" w:sz="0" w:space="0" w:color="auto"/>
            <w:right w:val="none" w:sz="0" w:space="0" w:color="auto"/>
          </w:divBdr>
        </w:div>
        <w:div w:id="856388393">
          <w:marLeft w:val="640"/>
          <w:marRight w:val="0"/>
          <w:marTop w:val="0"/>
          <w:marBottom w:val="0"/>
          <w:divBdr>
            <w:top w:val="none" w:sz="0" w:space="0" w:color="auto"/>
            <w:left w:val="none" w:sz="0" w:space="0" w:color="auto"/>
            <w:bottom w:val="none" w:sz="0" w:space="0" w:color="auto"/>
            <w:right w:val="none" w:sz="0" w:space="0" w:color="auto"/>
          </w:divBdr>
        </w:div>
        <w:div w:id="861628597">
          <w:marLeft w:val="640"/>
          <w:marRight w:val="0"/>
          <w:marTop w:val="0"/>
          <w:marBottom w:val="0"/>
          <w:divBdr>
            <w:top w:val="none" w:sz="0" w:space="0" w:color="auto"/>
            <w:left w:val="none" w:sz="0" w:space="0" w:color="auto"/>
            <w:bottom w:val="none" w:sz="0" w:space="0" w:color="auto"/>
            <w:right w:val="none" w:sz="0" w:space="0" w:color="auto"/>
          </w:divBdr>
        </w:div>
        <w:div w:id="866914318">
          <w:marLeft w:val="640"/>
          <w:marRight w:val="0"/>
          <w:marTop w:val="0"/>
          <w:marBottom w:val="0"/>
          <w:divBdr>
            <w:top w:val="none" w:sz="0" w:space="0" w:color="auto"/>
            <w:left w:val="none" w:sz="0" w:space="0" w:color="auto"/>
            <w:bottom w:val="none" w:sz="0" w:space="0" w:color="auto"/>
            <w:right w:val="none" w:sz="0" w:space="0" w:color="auto"/>
          </w:divBdr>
        </w:div>
        <w:div w:id="928461367">
          <w:marLeft w:val="640"/>
          <w:marRight w:val="0"/>
          <w:marTop w:val="0"/>
          <w:marBottom w:val="0"/>
          <w:divBdr>
            <w:top w:val="none" w:sz="0" w:space="0" w:color="auto"/>
            <w:left w:val="none" w:sz="0" w:space="0" w:color="auto"/>
            <w:bottom w:val="none" w:sz="0" w:space="0" w:color="auto"/>
            <w:right w:val="none" w:sz="0" w:space="0" w:color="auto"/>
          </w:divBdr>
        </w:div>
        <w:div w:id="928729666">
          <w:marLeft w:val="640"/>
          <w:marRight w:val="0"/>
          <w:marTop w:val="0"/>
          <w:marBottom w:val="0"/>
          <w:divBdr>
            <w:top w:val="none" w:sz="0" w:space="0" w:color="auto"/>
            <w:left w:val="none" w:sz="0" w:space="0" w:color="auto"/>
            <w:bottom w:val="none" w:sz="0" w:space="0" w:color="auto"/>
            <w:right w:val="none" w:sz="0" w:space="0" w:color="auto"/>
          </w:divBdr>
        </w:div>
        <w:div w:id="933439824">
          <w:marLeft w:val="640"/>
          <w:marRight w:val="0"/>
          <w:marTop w:val="0"/>
          <w:marBottom w:val="0"/>
          <w:divBdr>
            <w:top w:val="none" w:sz="0" w:space="0" w:color="auto"/>
            <w:left w:val="none" w:sz="0" w:space="0" w:color="auto"/>
            <w:bottom w:val="none" w:sz="0" w:space="0" w:color="auto"/>
            <w:right w:val="none" w:sz="0" w:space="0" w:color="auto"/>
          </w:divBdr>
        </w:div>
        <w:div w:id="958219749">
          <w:marLeft w:val="640"/>
          <w:marRight w:val="0"/>
          <w:marTop w:val="0"/>
          <w:marBottom w:val="0"/>
          <w:divBdr>
            <w:top w:val="none" w:sz="0" w:space="0" w:color="auto"/>
            <w:left w:val="none" w:sz="0" w:space="0" w:color="auto"/>
            <w:bottom w:val="none" w:sz="0" w:space="0" w:color="auto"/>
            <w:right w:val="none" w:sz="0" w:space="0" w:color="auto"/>
          </w:divBdr>
        </w:div>
        <w:div w:id="984967861">
          <w:marLeft w:val="640"/>
          <w:marRight w:val="0"/>
          <w:marTop w:val="0"/>
          <w:marBottom w:val="0"/>
          <w:divBdr>
            <w:top w:val="none" w:sz="0" w:space="0" w:color="auto"/>
            <w:left w:val="none" w:sz="0" w:space="0" w:color="auto"/>
            <w:bottom w:val="none" w:sz="0" w:space="0" w:color="auto"/>
            <w:right w:val="none" w:sz="0" w:space="0" w:color="auto"/>
          </w:divBdr>
        </w:div>
        <w:div w:id="1088236460">
          <w:marLeft w:val="640"/>
          <w:marRight w:val="0"/>
          <w:marTop w:val="0"/>
          <w:marBottom w:val="0"/>
          <w:divBdr>
            <w:top w:val="none" w:sz="0" w:space="0" w:color="auto"/>
            <w:left w:val="none" w:sz="0" w:space="0" w:color="auto"/>
            <w:bottom w:val="none" w:sz="0" w:space="0" w:color="auto"/>
            <w:right w:val="none" w:sz="0" w:space="0" w:color="auto"/>
          </w:divBdr>
        </w:div>
        <w:div w:id="1105224561">
          <w:marLeft w:val="640"/>
          <w:marRight w:val="0"/>
          <w:marTop w:val="0"/>
          <w:marBottom w:val="0"/>
          <w:divBdr>
            <w:top w:val="none" w:sz="0" w:space="0" w:color="auto"/>
            <w:left w:val="none" w:sz="0" w:space="0" w:color="auto"/>
            <w:bottom w:val="none" w:sz="0" w:space="0" w:color="auto"/>
            <w:right w:val="none" w:sz="0" w:space="0" w:color="auto"/>
          </w:divBdr>
        </w:div>
        <w:div w:id="1141649619">
          <w:marLeft w:val="640"/>
          <w:marRight w:val="0"/>
          <w:marTop w:val="0"/>
          <w:marBottom w:val="0"/>
          <w:divBdr>
            <w:top w:val="none" w:sz="0" w:space="0" w:color="auto"/>
            <w:left w:val="none" w:sz="0" w:space="0" w:color="auto"/>
            <w:bottom w:val="none" w:sz="0" w:space="0" w:color="auto"/>
            <w:right w:val="none" w:sz="0" w:space="0" w:color="auto"/>
          </w:divBdr>
        </w:div>
        <w:div w:id="1146511924">
          <w:marLeft w:val="640"/>
          <w:marRight w:val="0"/>
          <w:marTop w:val="0"/>
          <w:marBottom w:val="0"/>
          <w:divBdr>
            <w:top w:val="none" w:sz="0" w:space="0" w:color="auto"/>
            <w:left w:val="none" w:sz="0" w:space="0" w:color="auto"/>
            <w:bottom w:val="none" w:sz="0" w:space="0" w:color="auto"/>
            <w:right w:val="none" w:sz="0" w:space="0" w:color="auto"/>
          </w:divBdr>
        </w:div>
        <w:div w:id="1159737651">
          <w:marLeft w:val="640"/>
          <w:marRight w:val="0"/>
          <w:marTop w:val="0"/>
          <w:marBottom w:val="0"/>
          <w:divBdr>
            <w:top w:val="none" w:sz="0" w:space="0" w:color="auto"/>
            <w:left w:val="none" w:sz="0" w:space="0" w:color="auto"/>
            <w:bottom w:val="none" w:sz="0" w:space="0" w:color="auto"/>
            <w:right w:val="none" w:sz="0" w:space="0" w:color="auto"/>
          </w:divBdr>
        </w:div>
        <w:div w:id="1159926426">
          <w:marLeft w:val="640"/>
          <w:marRight w:val="0"/>
          <w:marTop w:val="0"/>
          <w:marBottom w:val="0"/>
          <w:divBdr>
            <w:top w:val="none" w:sz="0" w:space="0" w:color="auto"/>
            <w:left w:val="none" w:sz="0" w:space="0" w:color="auto"/>
            <w:bottom w:val="none" w:sz="0" w:space="0" w:color="auto"/>
            <w:right w:val="none" w:sz="0" w:space="0" w:color="auto"/>
          </w:divBdr>
        </w:div>
        <w:div w:id="1165781571">
          <w:marLeft w:val="640"/>
          <w:marRight w:val="0"/>
          <w:marTop w:val="0"/>
          <w:marBottom w:val="0"/>
          <w:divBdr>
            <w:top w:val="none" w:sz="0" w:space="0" w:color="auto"/>
            <w:left w:val="none" w:sz="0" w:space="0" w:color="auto"/>
            <w:bottom w:val="none" w:sz="0" w:space="0" w:color="auto"/>
            <w:right w:val="none" w:sz="0" w:space="0" w:color="auto"/>
          </w:divBdr>
        </w:div>
        <w:div w:id="1186751577">
          <w:marLeft w:val="640"/>
          <w:marRight w:val="0"/>
          <w:marTop w:val="0"/>
          <w:marBottom w:val="0"/>
          <w:divBdr>
            <w:top w:val="none" w:sz="0" w:space="0" w:color="auto"/>
            <w:left w:val="none" w:sz="0" w:space="0" w:color="auto"/>
            <w:bottom w:val="none" w:sz="0" w:space="0" w:color="auto"/>
            <w:right w:val="none" w:sz="0" w:space="0" w:color="auto"/>
          </w:divBdr>
        </w:div>
        <w:div w:id="1197113233">
          <w:marLeft w:val="640"/>
          <w:marRight w:val="0"/>
          <w:marTop w:val="0"/>
          <w:marBottom w:val="0"/>
          <w:divBdr>
            <w:top w:val="none" w:sz="0" w:space="0" w:color="auto"/>
            <w:left w:val="none" w:sz="0" w:space="0" w:color="auto"/>
            <w:bottom w:val="none" w:sz="0" w:space="0" w:color="auto"/>
            <w:right w:val="none" w:sz="0" w:space="0" w:color="auto"/>
          </w:divBdr>
        </w:div>
        <w:div w:id="1206332195">
          <w:marLeft w:val="640"/>
          <w:marRight w:val="0"/>
          <w:marTop w:val="0"/>
          <w:marBottom w:val="0"/>
          <w:divBdr>
            <w:top w:val="none" w:sz="0" w:space="0" w:color="auto"/>
            <w:left w:val="none" w:sz="0" w:space="0" w:color="auto"/>
            <w:bottom w:val="none" w:sz="0" w:space="0" w:color="auto"/>
            <w:right w:val="none" w:sz="0" w:space="0" w:color="auto"/>
          </w:divBdr>
        </w:div>
        <w:div w:id="1226603667">
          <w:marLeft w:val="640"/>
          <w:marRight w:val="0"/>
          <w:marTop w:val="0"/>
          <w:marBottom w:val="0"/>
          <w:divBdr>
            <w:top w:val="none" w:sz="0" w:space="0" w:color="auto"/>
            <w:left w:val="none" w:sz="0" w:space="0" w:color="auto"/>
            <w:bottom w:val="none" w:sz="0" w:space="0" w:color="auto"/>
            <w:right w:val="none" w:sz="0" w:space="0" w:color="auto"/>
          </w:divBdr>
        </w:div>
        <w:div w:id="1229339237">
          <w:marLeft w:val="640"/>
          <w:marRight w:val="0"/>
          <w:marTop w:val="0"/>
          <w:marBottom w:val="0"/>
          <w:divBdr>
            <w:top w:val="none" w:sz="0" w:space="0" w:color="auto"/>
            <w:left w:val="none" w:sz="0" w:space="0" w:color="auto"/>
            <w:bottom w:val="none" w:sz="0" w:space="0" w:color="auto"/>
            <w:right w:val="none" w:sz="0" w:space="0" w:color="auto"/>
          </w:divBdr>
        </w:div>
        <w:div w:id="1265721299">
          <w:marLeft w:val="640"/>
          <w:marRight w:val="0"/>
          <w:marTop w:val="0"/>
          <w:marBottom w:val="0"/>
          <w:divBdr>
            <w:top w:val="none" w:sz="0" w:space="0" w:color="auto"/>
            <w:left w:val="none" w:sz="0" w:space="0" w:color="auto"/>
            <w:bottom w:val="none" w:sz="0" w:space="0" w:color="auto"/>
            <w:right w:val="none" w:sz="0" w:space="0" w:color="auto"/>
          </w:divBdr>
        </w:div>
        <w:div w:id="1289437945">
          <w:marLeft w:val="640"/>
          <w:marRight w:val="0"/>
          <w:marTop w:val="0"/>
          <w:marBottom w:val="0"/>
          <w:divBdr>
            <w:top w:val="none" w:sz="0" w:space="0" w:color="auto"/>
            <w:left w:val="none" w:sz="0" w:space="0" w:color="auto"/>
            <w:bottom w:val="none" w:sz="0" w:space="0" w:color="auto"/>
            <w:right w:val="none" w:sz="0" w:space="0" w:color="auto"/>
          </w:divBdr>
        </w:div>
        <w:div w:id="1299916071">
          <w:marLeft w:val="640"/>
          <w:marRight w:val="0"/>
          <w:marTop w:val="0"/>
          <w:marBottom w:val="0"/>
          <w:divBdr>
            <w:top w:val="none" w:sz="0" w:space="0" w:color="auto"/>
            <w:left w:val="none" w:sz="0" w:space="0" w:color="auto"/>
            <w:bottom w:val="none" w:sz="0" w:space="0" w:color="auto"/>
            <w:right w:val="none" w:sz="0" w:space="0" w:color="auto"/>
          </w:divBdr>
        </w:div>
        <w:div w:id="1409573010">
          <w:marLeft w:val="640"/>
          <w:marRight w:val="0"/>
          <w:marTop w:val="0"/>
          <w:marBottom w:val="0"/>
          <w:divBdr>
            <w:top w:val="none" w:sz="0" w:space="0" w:color="auto"/>
            <w:left w:val="none" w:sz="0" w:space="0" w:color="auto"/>
            <w:bottom w:val="none" w:sz="0" w:space="0" w:color="auto"/>
            <w:right w:val="none" w:sz="0" w:space="0" w:color="auto"/>
          </w:divBdr>
        </w:div>
        <w:div w:id="1431245344">
          <w:marLeft w:val="640"/>
          <w:marRight w:val="0"/>
          <w:marTop w:val="0"/>
          <w:marBottom w:val="0"/>
          <w:divBdr>
            <w:top w:val="none" w:sz="0" w:space="0" w:color="auto"/>
            <w:left w:val="none" w:sz="0" w:space="0" w:color="auto"/>
            <w:bottom w:val="none" w:sz="0" w:space="0" w:color="auto"/>
            <w:right w:val="none" w:sz="0" w:space="0" w:color="auto"/>
          </w:divBdr>
        </w:div>
        <w:div w:id="1489201768">
          <w:marLeft w:val="640"/>
          <w:marRight w:val="0"/>
          <w:marTop w:val="0"/>
          <w:marBottom w:val="0"/>
          <w:divBdr>
            <w:top w:val="none" w:sz="0" w:space="0" w:color="auto"/>
            <w:left w:val="none" w:sz="0" w:space="0" w:color="auto"/>
            <w:bottom w:val="none" w:sz="0" w:space="0" w:color="auto"/>
            <w:right w:val="none" w:sz="0" w:space="0" w:color="auto"/>
          </w:divBdr>
        </w:div>
        <w:div w:id="1520389552">
          <w:marLeft w:val="640"/>
          <w:marRight w:val="0"/>
          <w:marTop w:val="0"/>
          <w:marBottom w:val="0"/>
          <w:divBdr>
            <w:top w:val="none" w:sz="0" w:space="0" w:color="auto"/>
            <w:left w:val="none" w:sz="0" w:space="0" w:color="auto"/>
            <w:bottom w:val="none" w:sz="0" w:space="0" w:color="auto"/>
            <w:right w:val="none" w:sz="0" w:space="0" w:color="auto"/>
          </w:divBdr>
        </w:div>
        <w:div w:id="1539471829">
          <w:marLeft w:val="640"/>
          <w:marRight w:val="0"/>
          <w:marTop w:val="0"/>
          <w:marBottom w:val="0"/>
          <w:divBdr>
            <w:top w:val="none" w:sz="0" w:space="0" w:color="auto"/>
            <w:left w:val="none" w:sz="0" w:space="0" w:color="auto"/>
            <w:bottom w:val="none" w:sz="0" w:space="0" w:color="auto"/>
            <w:right w:val="none" w:sz="0" w:space="0" w:color="auto"/>
          </w:divBdr>
        </w:div>
        <w:div w:id="1546991127">
          <w:marLeft w:val="640"/>
          <w:marRight w:val="0"/>
          <w:marTop w:val="0"/>
          <w:marBottom w:val="0"/>
          <w:divBdr>
            <w:top w:val="none" w:sz="0" w:space="0" w:color="auto"/>
            <w:left w:val="none" w:sz="0" w:space="0" w:color="auto"/>
            <w:bottom w:val="none" w:sz="0" w:space="0" w:color="auto"/>
            <w:right w:val="none" w:sz="0" w:space="0" w:color="auto"/>
          </w:divBdr>
        </w:div>
        <w:div w:id="1551531738">
          <w:marLeft w:val="640"/>
          <w:marRight w:val="0"/>
          <w:marTop w:val="0"/>
          <w:marBottom w:val="0"/>
          <w:divBdr>
            <w:top w:val="none" w:sz="0" w:space="0" w:color="auto"/>
            <w:left w:val="none" w:sz="0" w:space="0" w:color="auto"/>
            <w:bottom w:val="none" w:sz="0" w:space="0" w:color="auto"/>
            <w:right w:val="none" w:sz="0" w:space="0" w:color="auto"/>
          </w:divBdr>
        </w:div>
        <w:div w:id="1560819392">
          <w:marLeft w:val="640"/>
          <w:marRight w:val="0"/>
          <w:marTop w:val="0"/>
          <w:marBottom w:val="0"/>
          <w:divBdr>
            <w:top w:val="none" w:sz="0" w:space="0" w:color="auto"/>
            <w:left w:val="none" w:sz="0" w:space="0" w:color="auto"/>
            <w:bottom w:val="none" w:sz="0" w:space="0" w:color="auto"/>
            <w:right w:val="none" w:sz="0" w:space="0" w:color="auto"/>
          </w:divBdr>
        </w:div>
        <w:div w:id="1573544835">
          <w:marLeft w:val="640"/>
          <w:marRight w:val="0"/>
          <w:marTop w:val="0"/>
          <w:marBottom w:val="0"/>
          <w:divBdr>
            <w:top w:val="none" w:sz="0" w:space="0" w:color="auto"/>
            <w:left w:val="none" w:sz="0" w:space="0" w:color="auto"/>
            <w:bottom w:val="none" w:sz="0" w:space="0" w:color="auto"/>
            <w:right w:val="none" w:sz="0" w:space="0" w:color="auto"/>
          </w:divBdr>
        </w:div>
        <w:div w:id="1586069242">
          <w:marLeft w:val="640"/>
          <w:marRight w:val="0"/>
          <w:marTop w:val="0"/>
          <w:marBottom w:val="0"/>
          <w:divBdr>
            <w:top w:val="none" w:sz="0" w:space="0" w:color="auto"/>
            <w:left w:val="none" w:sz="0" w:space="0" w:color="auto"/>
            <w:bottom w:val="none" w:sz="0" w:space="0" w:color="auto"/>
            <w:right w:val="none" w:sz="0" w:space="0" w:color="auto"/>
          </w:divBdr>
        </w:div>
        <w:div w:id="1592395848">
          <w:marLeft w:val="640"/>
          <w:marRight w:val="0"/>
          <w:marTop w:val="0"/>
          <w:marBottom w:val="0"/>
          <w:divBdr>
            <w:top w:val="none" w:sz="0" w:space="0" w:color="auto"/>
            <w:left w:val="none" w:sz="0" w:space="0" w:color="auto"/>
            <w:bottom w:val="none" w:sz="0" w:space="0" w:color="auto"/>
            <w:right w:val="none" w:sz="0" w:space="0" w:color="auto"/>
          </w:divBdr>
        </w:div>
        <w:div w:id="1632441257">
          <w:marLeft w:val="640"/>
          <w:marRight w:val="0"/>
          <w:marTop w:val="0"/>
          <w:marBottom w:val="0"/>
          <w:divBdr>
            <w:top w:val="none" w:sz="0" w:space="0" w:color="auto"/>
            <w:left w:val="none" w:sz="0" w:space="0" w:color="auto"/>
            <w:bottom w:val="none" w:sz="0" w:space="0" w:color="auto"/>
            <w:right w:val="none" w:sz="0" w:space="0" w:color="auto"/>
          </w:divBdr>
        </w:div>
        <w:div w:id="1644238091">
          <w:marLeft w:val="640"/>
          <w:marRight w:val="0"/>
          <w:marTop w:val="0"/>
          <w:marBottom w:val="0"/>
          <w:divBdr>
            <w:top w:val="none" w:sz="0" w:space="0" w:color="auto"/>
            <w:left w:val="none" w:sz="0" w:space="0" w:color="auto"/>
            <w:bottom w:val="none" w:sz="0" w:space="0" w:color="auto"/>
            <w:right w:val="none" w:sz="0" w:space="0" w:color="auto"/>
          </w:divBdr>
        </w:div>
        <w:div w:id="1675062688">
          <w:marLeft w:val="640"/>
          <w:marRight w:val="0"/>
          <w:marTop w:val="0"/>
          <w:marBottom w:val="0"/>
          <w:divBdr>
            <w:top w:val="none" w:sz="0" w:space="0" w:color="auto"/>
            <w:left w:val="none" w:sz="0" w:space="0" w:color="auto"/>
            <w:bottom w:val="none" w:sz="0" w:space="0" w:color="auto"/>
            <w:right w:val="none" w:sz="0" w:space="0" w:color="auto"/>
          </w:divBdr>
        </w:div>
        <w:div w:id="1706904667">
          <w:marLeft w:val="640"/>
          <w:marRight w:val="0"/>
          <w:marTop w:val="0"/>
          <w:marBottom w:val="0"/>
          <w:divBdr>
            <w:top w:val="none" w:sz="0" w:space="0" w:color="auto"/>
            <w:left w:val="none" w:sz="0" w:space="0" w:color="auto"/>
            <w:bottom w:val="none" w:sz="0" w:space="0" w:color="auto"/>
            <w:right w:val="none" w:sz="0" w:space="0" w:color="auto"/>
          </w:divBdr>
        </w:div>
        <w:div w:id="1707488093">
          <w:marLeft w:val="640"/>
          <w:marRight w:val="0"/>
          <w:marTop w:val="0"/>
          <w:marBottom w:val="0"/>
          <w:divBdr>
            <w:top w:val="none" w:sz="0" w:space="0" w:color="auto"/>
            <w:left w:val="none" w:sz="0" w:space="0" w:color="auto"/>
            <w:bottom w:val="none" w:sz="0" w:space="0" w:color="auto"/>
            <w:right w:val="none" w:sz="0" w:space="0" w:color="auto"/>
          </w:divBdr>
        </w:div>
        <w:div w:id="1764296358">
          <w:marLeft w:val="640"/>
          <w:marRight w:val="0"/>
          <w:marTop w:val="0"/>
          <w:marBottom w:val="0"/>
          <w:divBdr>
            <w:top w:val="none" w:sz="0" w:space="0" w:color="auto"/>
            <w:left w:val="none" w:sz="0" w:space="0" w:color="auto"/>
            <w:bottom w:val="none" w:sz="0" w:space="0" w:color="auto"/>
            <w:right w:val="none" w:sz="0" w:space="0" w:color="auto"/>
          </w:divBdr>
        </w:div>
        <w:div w:id="1781680259">
          <w:marLeft w:val="640"/>
          <w:marRight w:val="0"/>
          <w:marTop w:val="0"/>
          <w:marBottom w:val="0"/>
          <w:divBdr>
            <w:top w:val="none" w:sz="0" w:space="0" w:color="auto"/>
            <w:left w:val="none" w:sz="0" w:space="0" w:color="auto"/>
            <w:bottom w:val="none" w:sz="0" w:space="0" w:color="auto"/>
            <w:right w:val="none" w:sz="0" w:space="0" w:color="auto"/>
          </w:divBdr>
        </w:div>
        <w:div w:id="1783458975">
          <w:marLeft w:val="640"/>
          <w:marRight w:val="0"/>
          <w:marTop w:val="0"/>
          <w:marBottom w:val="0"/>
          <w:divBdr>
            <w:top w:val="none" w:sz="0" w:space="0" w:color="auto"/>
            <w:left w:val="none" w:sz="0" w:space="0" w:color="auto"/>
            <w:bottom w:val="none" w:sz="0" w:space="0" w:color="auto"/>
            <w:right w:val="none" w:sz="0" w:space="0" w:color="auto"/>
          </w:divBdr>
        </w:div>
        <w:div w:id="1804150918">
          <w:marLeft w:val="640"/>
          <w:marRight w:val="0"/>
          <w:marTop w:val="0"/>
          <w:marBottom w:val="0"/>
          <w:divBdr>
            <w:top w:val="none" w:sz="0" w:space="0" w:color="auto"/>
            <w:left w:val="none" w:sz="0" w:space="0" w:color="auto"/>
            <w:bottom w:val="none" w:sz="0" w:space="0" w:color="auto"/>
            <w:right w:val="none" w:sz="0" w:space="0" w:color="auto"/>
          </w:divBdr>
        </w:div>
        <w:div w:id="1815216950">
          <w:marLeft w:val="640"/>
          <w:marRight w:val="0"/>
          <w:marTop w:val="0"/>
          <w:marBottom w:val="0"/>
          <w:divBdr>
            <w:top w:val="none" w:sz="0" w:space="0" w:color="auto"/>
            <w:left w:val="none" w:sz="0" w:space="0" w:color="auto"/>
            <w:bottom w:val="none" w:sz="0" w:space="0" w:color="auto"/>
            <w:right w:val="none" w:sz="0" w:space="0" w:color="auto"/>
          </w:divBdr>
        </w:div>
        <w:div w:id="1821539966">
          <w:marLeft w:val="640"/>
          <w:marRight w:val="0"/>
          <w:marTop w:val="0"/>
          <w:marBottom w:val="0"/>
          <w:divBdr>
            <w:top w:val="none" w:sz="0" w:space="0" w:color="auto"/>
            <w:left w:val="none" w:sz="0" w:space="0" w:color="auto"/>
            <w:bottom w:val="none" w:sz="0" w:space="0" w:color="auto"/>
            <w:right w:val="none" w:sz="0" w:space="0" w:color="auto"/>
          </w:divBdr>
        </w:div>
        <w:div w:id="1821651407">
          <w:marLeft w:val="640"/>
          <w:marRight w:val="0"/>
          <w:marTop w:val="0"/>
          <w:marBottom w:val="0"/>
          <w:divBdr>
            <w:top w:val="none" w:sz="0" w:space="0" w:color="auto"/>
            <w:left w:val="none" w:sz="0" w:space="0" w:color="auto"/>
            <w:bottom w:val="none" w:sz="0" w:space="0" w:color="auto"/>
            <w:right w:val="none" w:sz="0" w:space="0" w:color="auto"/>
          </w:divBdr>
        </w:div>
        <w:div w:id="1845245248">
          <w:marLeft w:val="640"/>
          <w:marRight w:val="0"/>
          <w:marTop w:val="0"/>
          <w:marBottom w:val="0"/>
          <w:divBdr>
            <w:top w:val="none" w:sz="0" w:space="0" w:color="auto"/>
            <w:left w:val="none" w:sz="0" w:space="0" w:color="auto"/>
            <w:bottom w:val="none" w:sz="0" w:space="0" w:color="auto"/>
            <w:right w:val="none" w:sz="0" w:space="0" w:color="auto"/>
          </w:divBdr>
        </w:div>
        <w:div w:id="1858543754">
          <w:marLeft w:val="640"/>
          <w:marRight w:val="0"/>
          <w:marTop w:val="0"/>
          <w:marBottom w:val="0"/>
          <w:divBdr>
            <w:top w:val="none" w:sz="0" w:space="0" w:color="auto"/>
            <w:left w:val="none" w:sz="0" w:space="0" w:color="auto"/>
            <w:bottom w:val="none" w:sz="0" w:space="0" w:color="auto"/>
            <w:right w:val="none" w:sz="0" w:space="0" w:color="auto"/>
          </w:divBdr>
        </w:div>
        <w:div w:id="1870411853">
          <w:marLeft w:val="640"/>
          <w:marRight w:val="0"/>
          <w:marTop w:val="0"/>
          <w:marBottom w:val="0"/>
          <w:divBdr>
            <w:top w:val="none" w:sz="0" w:space="0" w:color="auto"/>
            <w:left w:val="none" w:sz="0" w:space="0" w:color="auto"/>
            <w:bottom w:val="none" w:sz="0" w:space="0" w:color="auto"/>
            <w:right w:val="none" w:sz="0" w:space="0" w:color="auto"/>
          </w:divBdr>
        </w:div>
        <w:div w:id="1901867115">
          <w:marLeft w:val="640"/>
          <w:marRight w:val="0"/>
          <w:marTop w:val="0"/>
          <w:marBottom w:val="0"/>
          <w:divBdr>
            <w:top w:val="none" w:sz="0" w:space="0" w:color="auto"/>
            <w:left w:val="none" w:sz="0" w:space="0" w:color="auto"/>
            <w:bottom w:val="none" w:sz="0" w:space="0" w:color="auto"/>
            <w:right w:val="none" w:sz="0" w:space="0" w:color="auto"/>
          </w:divBdr>
        </w:div>
        <w:div w:id="1933312996">
          <w:marLeft w:val="640"/>
          <w:marRight w:val="0"/>
          <w:marTop w:val="0"/>
          <w:marBottom w:val="0"/>
          <w:divBdr>
            <w:top w:val="none" w:sz="0" w:space="0" w:color="auto"/>
            <w:left w:val="none" w:sz="0" w:space="0" w:color="auto"/>
            <w:bottom w:val="none" w:sz="0" w:space="0" w:color="auto"/>
            <w:right w:val="none" w:sz="0" w:space="0" w:color="auto"/>
          </w:divBdr>
        </w:div>
        <w:div w:id="1938246132">
          <w:marLeft w:val="640"/>
          <w:marRight w:val="0"/>
          <w:marTop w:val="0"/>
          <w:marBottom w:val="0"/>
          <w:divBdr>
            <w:top w:val="none" w:sz="0" w:space="0" w:color="auto"/>
            <w:left w:val="none" w:sz="0" w:space="0" w:color="auto"/>
            <w:bottom w:val="none" w:sz="0" w:space="0" w:color="auto"/>
            <w:right w:val="none" w:sz="0" w:space="0" w:color="auto"/>
          </w:divBdr>
        </w:div>
        <w:div w:id="1967269025">
          <w:marLeft w:val="640"/>
          <w:marRight w:val="0"/>
          <w:marTop w:val="0"/>
          <w:marBottom w:val="0"/>
          <w:divBdr>
            <w:top w:val="none" w:sz="0" w:space="0" w:color="auto"/>
            <w:left w:val="none" w:sz="0" w:space="0" w:color="auto"/>
            <w:bottom w:val="none" w:sz="0" w:space="0" w:color="auto"/>
            <w:right w:val="none" w:sz="0" w:space="0" w:color="auto"/>
          </w:divBdr>
        </w:div>
        <w:div w:id="1989017875">
          <w:marLeft w:val="640"/>
          <w:marRight w:val="0"/>
          <w:marTop w:val="0"/>
          <w:marBottom w:val="0"/>
          <w:divBdr>
            <w:top w:val="none" w:sz="0" w:space="0" w:color="auto"/>
            <w:left w:val="none" w:sz="0" w:space="0" w:color="auto"/>
            <w:bottom w:val="none" w:sz="0" w:space="0" w:color="auto"/>
            <w:right w:val="none" w:sz="0" w:space="0" w:color="auto"/>
          </w:divBdr>
        </w:div>
        <w:div w:id="2014647545">
          <w:marLeft w:val="640"/>
          <w:marRight w:val="0"/>
          <w:marTop w:val="0"/>
          <w:marBottom w:val="0"/>
          <w:divBdr>
            <w:top w:val="none" w:sz="0" w:space="0" w:color="auto"/>
            <w:left w:val="none" w:sz="0" w:space="0" w:color="auto"/>
            <w:bottom w:val="none" w:sz="0" w:space="0" w:color="auto"/>
            <w:right w:val="none" w:sz="0" w:space="0" w:color="auto"/>
          </w:divBdr>
        </w:div>
        <w:div w:id="2093890923">
          <w:marLeft w:val="640"/>
          <w:marRight w:val="0"/>
          <w:marTop w:val="0"/>
          <w:marBottom w:val="0"/>
          <w:divBdr>
            <w:top w:val="none" w:sz="0" w:space="0" w:color="auto"/>
            <w:left w:val="none" w:sz="0" w:space="0" w:color="auto"/>
            <w:bottom w:val="none" w:sz="0" w:space="0" w:color="auto"/>
            <w:right w:val="none" w:sz="0" w:space="0" w:color="auto"/>
          </w:divBdr>
        </w:div>
        <w:div w:id="2117752158">
          <w:marLeft w:val="640"/>
          <w:marRight w:val="0"/>
          <w:marTop w:val="0"/>
          <w:marBottom w:val="0"/>
          <w:divBdr>
            <w:top w:val="none" w:sz="0" w:space="0" w:color="auto"/>
            <w:left w:val="none" w:sz="0" w:space="0" w:color="auto"/>
            <w:bottom w:val="none" w:sz="0" w:space="0" w:color="auto"/>
            <w:right w:val="none" w:sz="0" w:space="0" w:color="auto"/>
          </w:divBdr>
        </w:div>
        <w:div w:id="2138864119">
          <w:marLeft w:val="640"/>
          <w:marRight w:val="0"/>
          <w:marTop w:val="0"/>
          <w:marBottom w:val="0"/>
          <w:divBdr>
            <w:top w:val="none" w:sz="0" w:space="0" w:color="auto"/>
            <w:left w:val="none" w:sz="0" w:space="0" w:color="auto"/>
            <w:bottom w:val="none" w:sz="0" w:space="0" w:color="auto"/>
            <w:right w:val="none" w:sz="0" w:space="0" w:color="auto"/>
          </w:divBdr>
        </w:div>
      </w:divsChild>
    </w:div>
    <w:div w:id="1896892473">
      <w:bodyDiv w:val="1"/>
      <w:marLeft w:val="0"/>
      <w:marRight w:val="0"/>
      <w:marTop w:val="0"/>
      <w:marBottom w:val="0"/>
      <w:divBdr>
        <w:top w:val="none" w:sz="0" w:space="0" w:color="auto"/>
        <w:left w:val="none" w:sz="0" w:space="0" w:color="auto"/>
        <w:bottom w:val="none" w:sz="0" w:space="0" w:color="auto"/>
        <w:right w:val="none" w:sz="0" w:space="0" w:color="auto"/>
      </w:divBdr>
      <w:divsChild>
        <w:div w:id="18049846">
          <w:marLeft w:val="640"/>
          <w:marRight w:val="0"/>
          <w:marTop w:val="0"/>
          <w:marBottom w:val="0"/>
          <w:divBdr>
            <w:top w:val="none" w:sz="0" w:space="0" w:color="auto"/>
            <w:left w:val="none" w:sz="0" w:space="0" w:color="auto"/>
            <w:bottom w:val="none" w:sz="0" w:space="0" w:color="auto"/>
            <w:right w:val="none" w:sz="0" w:space="0" w:color="auto"/>
          </w:divBdr>
        </w:div>
        <w:div w:id="79957069">
          <w:marLeft w:val="640"/>
          <w:marRight w:val="0"/>
          <w:marTop w:val="0"/>
          <w:marBottom w:val="0"/>
          <w:divBdr>
            <w:top w:val="none" w:sz="0" w:space="0" w:color="auto"/>
            <w:left w:val="none" w:sz="0" w:space="0" w:color="auto"/>
            <w:bottom w:val="none" w:sz="0" w:space="0" w:color="auto"/>
            <w:right w:val="none" w:sz="0" w:space="0" w:color="auto"/>
          </w:divBdr>
        </w:div>
        <w:div w:id="86389142">
          <w:marLeft w:val="640"/>
          <w:marRight w:val="0"/>
          <w:marTop w:val="0"/>
          <w:marBottom w:val="0"/>
          <w:divBdr>
            <w:top w:val="none" w:sz="0" w:space="0" w:color="auto"/>
            <w:left w:val="none" w:sz="0" w:space="0" w:color="auto"/>
            <w:bottom w:val="none" w:sz="0" w:space="0" w:color="auto"/>
            <w:right w:val="none" w:sz="0" w:space="0" w:color="auto"/>
          </w:divBdr>
        </w:div>
        <w:div w:id="112789047">
          <w:marLeft w:val="640"/>
          <w:marRight w:val="0"/>
          <w:marTop w:val="0"/>
          <w:marBottom w:val="0"/>
          <w:divBdr>
            <w:top w:val="none" w:sz="0" w:space="0" w:color="auto"/>
            <w:left w:val="none" w:sz="0" w:space="0" w:color="auto"/>
            <w:bottom w:val="none" w:sz="0" w:space="0" w:color="auto"/>
            <w:right w:val="none" w:sz="0" w:space="0" w:color="auto"/>
          </w:divBdr>
        </w:div>
        <w:div w:id="131489090">
          <w:marLeft w:val="640"/>
          <w:marRight w:val="0"/>
          <w:marTop w:val="0"/>
          <w:marBottom w:val="0"/>
          <w:divBdr>
            <w:top w:val="none" w:sz="0" w:space="0" w:color="auto"/>
            <w:left w:val="none" w:sz="0" w:space="0" w:color="auto"/>
            <w:bottom w:val="none" w:sz="0" w:space="0" w:color="auto"/>
            <w:right w:val="none" w:sz="0" w:space="0" w:color="auto"/>
          </w:divBdr>
        </w:div>
        <w:div w:id="155847516">
          <w:marLeft w:val="640"/>
          <w:marRight w:val="0"/>
          <w:marTop w:val="0"/>
          <w:marBottom w:val="0"/>
          <w:divBdr>
            <w:top w:val="none" w:sz="0" w:space="0" w:color="auto"/>
            <w:left w:val="none" w:sz="0" w:space="0" w:color="auto"/>
            <w:bottom w:val="none" w:sz="0" w:space="0" w:color="auto"/>
            <w:right w:val="none" w:sz="0" w:space="0" w:color="auto"/>
          </w:divBdr>
        </w:div>
        <w:div w:id="173959200">
          <w:marLeft w:val="640"/>
          <w:marRight w:val="0"/>
          <w:marTop w:val="0"/>
          <w:marBottom w:val="0"/>
          <w:divBdr>
            <w:top w:val="none" w:sz="0" w:space="0" w:color="auto"/>
            <w:left w:val="none" w:sz="0" w:space="0" w:color="auto"/>
            <w:bottom w:val="none" w:sz="0" w:space="0" w:color="auto"/>
            <w:right w:val="none" w:sz="0" w:space="0" w:color="auto"/>
          </w:divBdr>
        </w:div>
        <w:div w:id="227040140">
          <w:marLeft w:val="640"/>
          <w:marRight w:val="0"/>
          <w:marTop w:val="0"/>
          <w:marBottom w:val="0"/>
          <w:divBdr>
            <w:top w:val="none" w:sz="0" w:space="0" w:color="auto"/>
            <w:left w:val="none" w:sz="0" w:space="0" w:color="auto"/>
            <w:bottom w:val="none" w:sz="0" w:space="0" w:color="auto"/>
            <w:right w:val="none" w:sz="0" w:space="0" w:color="auto"/>
          </w:divBdr>
        </w:div>
        <w:div w:id="256057634">
          <w:marLeft w:val="640"/>
          <w:marRight w:val="0"/>
          <w:marTop w:val="0"/>
          <w:marBottom w:val="0"/>
          <w:divBdr>
            <w:top w:val="none" w:sz="0" w:space="0" w:color="auto"/>
            <w:left w:val="none" w:sz="0" w:space="0" w:color="auto"/>
            <w:bottom w:val="none" w:sz="0" w:space="0" w:color="auto"/>
            <w:right w:val="none" w:sz="0" w:space="0" w:color="auto"/>
          </w:divBdr>
        </w:div>
        <w:div w:id="325868817">
          <w:marLeft w:val="640"/>
          <w:marRight w:val="0"/>
          <w:marTop w:val="0"/>
          <w:marBottom w:val="0"/>
          <w:divBdr>
            <w:top w:val="none" w:sz="0" w:space="0" w:color="auto"/>
            <w:left w:val="none" w:sz="0" w:space="0" w:color="auto"/>
            <w:bottom w:val="none" w:sz="0" w:space="0" w:color="auto"/>
            <w:right w:val="none" w:sz="0" w:space="0" w:color="auto"/>
          </w:divBdr>
        </w:div>
        <w:div w:id="353575212">
          <w:marLeft w:val="640"/>
          <w:marRight w:val="0"/>
          <w:marTop w:val="0"/>
          <w:marBottom w:val="0"/>
          <w:divBdr>
            <w:top w:val="none" w:sz="0" w:space="0" w:color="auto"/>
            <w:left w:val="none" w:sz="0" w:space="0" w:color="auto"/>
            <w:bottom w:val="none" w:sz="0" w:space="0" w:color="auto"/>
            <w:right w:val="none" w:sz="0" w:space="0" w:color="auto"/>
          </w:divBdr>
        </w:div>
        <w:div w:id="356005968">
          <w:marLeft w:val="640"/>
          <w:marRight w:val="0"/>
          <w:marTop w:val="0"/>
          <w:marBottom w:val="0"/>
          <w:divBdr>
            <w:top w:val="none" w:sz="0" w:space="0" w:color="auto"/>
            <w:left w:val="none" w:sz="0" w:space="0" w:color="auto"/>
            <w:bottom w:val="none" w:sz="0" w:space="0" w:color="auto"/>
            <w:right w:val="none" w:sz="0" w:space="0" w:color="auto"/>
          </w:divBdr>
        </w:div>
        <w:div w:id="363486358">
          <w:marLeft w:val="640"/>
          <w:marRight w:val="0"/>
          <w:marTop w:val="0"/>
          <w:marBottom w:val="0"/>
          <w:divBdr>
            <w:top w:val="none" w:sz="0" w:space="0" w:color="auto"/>
            <w:left w:val="none" w:sz="0" w:space="0" w:color="auto"/>
            <w:bottom w:val="none" w:sz="0" w:space="0" w:color="auto"/>
            <w:right w:val="none" w:sz="0" w:space="0" w:color="auto"/>
          </w:divBdr>
        </w:div>
        <w:div w:id="372534636">
          <w:marLeft w:val="640"/>
          <w:marRight w:val="0"/>
          <w:marTop w:val="0"/>
          <w:marBottom w:val="0"/>
          <w:divBdr>
            <w:top w:val="none" w:sz="0" w:space="0" w:color="auto"/>
            <w:left w:val="none" w:sz="0" w:space="0" w:color="auto"/>
            <w:bottom w:val="none" w:sz="0" w:space="0" w:color="auto"/>
            <w:right w:val="none" w:sz="0" w:space="0" w:color="auto"/>
          </w:divBdr>
        </w:div>
        <w:div w:id="450906482">
          <w:marLeft w:val="640"/>
          <w:marRight w:val="0"/>
          <w:marTop w:val="0"/>
          <w:marBottom w:val="0"/>
          <w:divBdr>
            <w:top w:val="none" w:sz="0" w:space="0" w:color="auto"/>
            <w:left w:val="none" w:sz="0" w:space="0" w:color="auto"/>
            <w:bottom w:val="none" w:sz="0" w:space="0" w:color="auto"/>
            <w:right w:val="none" w:sz="0" w:space="0" w:color="auto"/>
          </w:divBdr>
        </w:div>
        <w:div w:id="454370075">
          <w:marLeft w:val="640"/>
          <w:marRight w:val="0"/>
          <w:marTop w:val="0"/>
          <w:marBottom w:val="0"/>
          <w:divBdr>
            <w:top w:val="none" w:sz="0" w:space="0" w:color="auto"/>
            <w:left w:val="none" w:sz="0" w:space="0" w:color="auto"/>
            <w:bottom w:val="none" w:sz="0" w:space="0" w:color="auto"/>
            <w:right w:val="none" w:sz="0" w:space="0" w:color="auto"/>
          </w:divBdr>
        </w:div>
        <w:div w:id="480117221">
          <w:marLeft w:val="640"/>
          <w:marRight w:val="0"/>
          <w:marTop w:val="0"/>
          <w:marBottom w:val="0"/>
          <w:divBdr>
            <w:top w:val="none" w:sz="0" w:space="0" w:color="auto"/>
            <w:left w:val="none" w:sz="0" w:space="0" w:color="auto"/>
            <w:bottom w:val="none" w:sz="0" w:space="0" w:color="auto"/>
            <w:right w:val="none" w:sz="0" w:space="0" w:color="auto"/>
          </w:divBdr>
        </w:div>
        <w:div w:id="503127069">
          <w:marLeft w:val="640"/>
          <w:marRight w:val="0"/>
          <w:marTop w:val="0"/>
          <w:marBottom w:val="0"/>
          <w:divBdr>
            <w:top w:val="none" w:sz="0" w:space="0" w:color="auto"/>
            <w:left w:val="none" w:sz="0" w:space="0" w:color="auto"/>
            <w:bottom w:val="none" w:sz="0" w:space="0" w:color="auto"/>
            <w:right w:val="none" w:sz="0" w:space="0" w:color="auto"/>
          </w:divBdr>
        </w:div>
        <w:div w:id="518741768">
          <w:marLeft w:val="640"/>
          <w:marRight w:val="0"/>
          <w:marTop w:val="0"/>
          <w:marBottom w:val="0"/>
          <w:divBdr>
            <w:top w:val="none" w:sz="0" w:space="0" w:color="auto"/>
            <w:left w:val="none" w:sz="0" w:space="0" w:color="auto"/>
            <w:bottom w:val="none" w:sz="0" w:space="0" w:color="auto"/>
            <w:right w:val="none" w:sz="0" w:space="0" w:color="auto"/>
          </w:divBdr>
        </w:div>
        <w:div w:id="524558281">
          <w:marLeft w:val="640"/>
          <w:marRight w:val="0"/>
          <w:marTop w:val="0"/>
          <w:marBottom w:val="0"/>
          <w:divBdr>
            <w:top w:val="none" w:sz="0" w:space="0" w:color="auto"/>
            <w:left w:val="none" w:sz="0" w:space="0" w:color="auto"/>
            <w:bottom w:val="none" w:sz="0" w:space="0" w:color="auto"/>
            <w:right w:val="none" w:sz="0" w:space="0" w:color="auto"/>
          </w:divBdr>
        </w:div>
        <w:div w:id="557596817">
          <w:marLeft w:val="640"/>
          <w:marRight w:val="0"/>
          <w:marTop w:val="0"/>
          <w:marBottom w:val="0"/>
          <w:divBdr>
            <w:top w:val="none" w:sz="0" w:space="0" w:color="auto"/>
            <w:left w:val="none" w:sz="0" w:space="0" w:color="auto"/>
            <w:bottom w:val="none" w:sz="0" w:space="0" w:color="auto"/>
            <w:right w:val="none" w:sz="0" w:space="0" w:color="auto"/>
          </w:divBdr>
        </w:div>
        <w:div w:id="571695481">
          <w:marLeft w:val="640"/>
          <w:marRight w:val="0"/>
          <w:marTop w:val="0"/>
          <w:marBottom w:val="0"/>
          <w:divBdr>
            <w:top w:val="none" w:sz="0" w:space="0" w:color="auto"/>
            <w:left w:val="none" w:sz="0" w:space="0" w:color="auto"/>
            <w:bottom w:val="none" w:sz="0" w:space="0" w:color="auto"/>
            <w:right w:val="none" w:sz="0" w:space="0" w:color="auto"/>
          </w:divBdr>
        </w:div>
        <w:div w:id="574048802">
          <w:marLeft w:val="640"/>
          <w:marRight w:val="0"/>
          <w:marTop w:val="0"/>
          <w:marBottom w:val="0"/>
          <w:divBdr>
            <w:top w:val="none" w:sz="0" w:space="0" w:color="auto"/>
            <w:left w:val="none" w:sz="0" w:space="0" w:color="auto"/>
            <w:bottom w:val="none" w:sz="0" w:space="0" w:color="auto"/>
            <w:right w:val="none" w:sz="0" w:space="0" w:color="auto"/>
          </w:divBdr>
        </w:div>
        <w:div w:id="584220365">
          <w:marLeft w:val="640"/>
          <w:marRight w:val="0"/>
          <w:marTop w:val="0"/>
          <w:marBottom w:val="0"/>
          <w:divBdr>
            <w:top w:val="none" w:sz="0" w:space="0" w:color="auto"/>
            <w:left w:val="none" w:sz="0" w:space="0" w:color="auto"/>
            <w:bottom w:val="none" w:sz="0" w:space="0" w:color="auto"/>
            <w:right w:val="none" w:sz="0" w:space="0" w:color="auto"/>
          </w:divBdr>
        </w:div>
        <w:div w:id="588925560">
          <w:marLeft w:val="640"/>
          <w:marRight w:val="0"/>
          <w:marTop w:val="0"/>
          <w:marBottom w:val="0"/>
          <w:divBdr>
            <w:top w:val="none" w:sz="0" w:space="0" w:color="auto"/>
            <w:left w:val="none" w:sz="0" w:space="0" w:color="auto"/>
            <w:bottom w:val="none" w:sz="0" w:space="0" w:color="auto"/>
            <w:right w:val="none" w:sz="0" w:space="0" w:color="auto"/>
          </w:divBdr>
        </w:div>
        <w:div w:id="652098623">
          <w:marLeft w:val="640"/>
          <w:marRight w:val="0"/>
          <w:marTop w:val="0"/>
          <w:marBottom w:val="0"/>
          <w:divBdr>
            <w:top w:val="none" w:sz="0" w:space="0" w:color="auto"/>
            <w:left w:val="none" w:sz="0" w:space="0" w:color="auto"/>
            <w:bottom w:val="none" w:sz="0" w:space="0" w:color="auto"/>
            <w:right w:val="none" w:sz="0" w:space="0" w:color="auto"/>
          </w:divBdr>
        </w:div>
        <w:div w:id="654143175">
          <w:marLeft w:val="640"/>
          <w:marRight w:val="0"/>
          <w:marTop w:val="0"/>
          <w:marBottom w:val="0"/>
          <w:divBdr>
            <w:top w:val="none" w:sz="0" w:space="0" w:color="auto"/>
            <w:left w:val="none" w:sz="0" w:space="0" w:color="auto"/>
            <w:bottom w:val="none" w:sz="0" w:space="0" w:color="auto"/>
            <w:right w:val="none" w:sz="0" w:space="0" w:color="auto"/>
          </w:divBdr>
        </w:div>
        <w:div w:id="674386680">
          <w:marLeft w:val="640"/>
          <w:marRight w:val="0"/>
          <w:marTop w:val="0"/>
          <w:marBottom w:val="0"/>
          <w:divBdr>
            <w:top w:val="none" w:sz="0" w:space="0" w:color="auto"/>
            <w:left w:val="none" w:sz="0" w:space="0" w:color="auto"/>
            <w:bottom w:val="none" w:sz="0" w:space="0" w:color="auto"/>
            <w:right w:val="none" w:sz="0" w:space="0" w:color="auto"/>
          </w:divBdr>
        </w:div>
        <w:div w:id="713693374">
          <w:marLeft w:val="640"/>
          <w:marRight w:val="0"/>
          <w:marTop w:val="0"/>
          <w:marBottom w:val="0"/>
          <w:divBdr>
            <w:top w:val="none" w:sz="0" w:space="0" w:color="auto"/>
            <w:left w:val="none" w:sz="0" w:space="0" w:color="auto"/>
            <w:bottom w:val="none" w:sz="0" w:space="0" w:color="auto"/>
            <w:right w:val="none" w:sz="0" w:space="0" w:color="auto"/>
          </w:divBdr>
        </w:div>
        <w:div w:id="740753528">
          <w:marLeft w:val="640"/>
          <w:marRight w:val="0"/>
          <w:marTop w:val="0"/>
          <w:marBottom w:val="0"/>
          <w:divBdr>
            <w:top w:val="none" w:sz="0" w:space="0" w:color="auto"/>
            <w:left w:val="none" w:sz="0" w:space="0" w:color="auto"/>
            <w:bottom w:val="none" w:sz="0" w:space="0" w:color="auto"/>
            <w:right w:val="none" w:sz="0" w:space="0" w:color="auto"/>
          </w:divBdr>
        </w:div>
        <w:div w:id="797575193">
          <w:marLeft w:val="640"/>
          <w:marRight w:val="0"/>
          <w:marTop w:val="0"/>
          <w:marBottom w:val="0"/>
          <w:divBdr>
            <w:top w:val="none" w:sz="0" w:space="0" w:color="auto"/>
            <w:left w:val="none" w:sz="0" w:space="0" w:color="auto"/>
            <w:bottom w:val="none" w:sz="0" w:space="0" w:color="auto"/>
            <w:right w:val="none" w:sz="0" w:space="0" w:color="auto"/>
          </w:divBdr>
        </w:div>
        <w:div w:id="800608895">
          <w:marLeft w:val="640"/>
          <w:marRight w:val="0"/>
          <w:marTop w:val="0"/>
          <w:marBottom w:val="0"/>
          <w:divBdr>
            <w:top w:val="none" w:sz="0" w:space="0" w:color="auto"/>
            <w:left w:val="none" w:sz="0" w:space="0" w:color="auto"/>
            <w:bottom w:val="none" w:sz="0" w:space="0" w:color="auto"/>
            <w:right w:val="none" w:sz="0" w:space="0" w:color="auto"/>
          </w:divBdr>
        </w:div>
        <w:div w:id="812986543">
          <w:marLeft w:val="640"/>
          <w:marRight w:val="0"/>
          <w:marTop w:val="0"/>
          <w:marBottom w:val="0"/>
          <w:divBdr>
            <w:top w:val="none" w:sz="0" w:space="0" w:color="auto"/>
            <w:left w:val="none" w:sz="0" w:space="0" w:color="auto"/>
            <w:bottom w:val="none" w:sz="0" w:space="0" w:color="auto"/>
            <w:right w:val="none" w:sz="0" w:space="0" w:color="auto"/>
          </w:divBdr>
        </w:div>
        <w:div w:id="815530585">
          <w:marLeft w:val="640"/>
          <w:marRight w:val="0"/>
          <w:marTop w:val="0"/>
          <w:marBottom w:val="0"/>
          <w:divBdr>
            <w:top w:val="none" w:sz="0" w:space="0" w:color="auto"/>
            <w:left w:val="none" w:sz="0" w:space="0" w:color="auto"/>
            <w:bottom w:val="none" w:sz="0" w:space="0" w:color="auto"/>
            <w:right w:val="none" w:sz="0" w:space="0" w:color="auto"/>
          </w:divBdr>
        </w:div>
        <w:div w:id="817571159">
          <w:marLeft w:val="640"/>
          <w:marRight w:val="0"/>
          <w:marTop w:val="0"/>
          <w:marBottom w:val="0"/>
          <w:divBdr>
            <w:top w:val="none" w:sz="0" w:space="0" w:color="auto"/>
            <w:left w:val="none" w:sz="0" w:space="0" w:color="auto"/>
            <w:bottom w:val="none" w:sz="0" w:space="0" w:color="auto"/>
            <w:right w:val="none" w:sz="0" w:space="0" w:color="auto"/>
          </w:divBdr>
        </w:div>
        <w:div w:id="850754550">
          <w:marLeft w:val="640"/>
          <w:marRight w:val="0"/>
          <w:marTop w:val="0"/>
          <w:marBottom w:val="0"/>
          <w:divBdr>
            <w:top w:val="none" w:sz="0" w:space="0" w:color="auto"/>
            <w:left w:val="none" w:sz="0" w:space="0" w:color="auto"/>
            <w:bottom w:val="none" w:sz="0" w:space="0" w:color="auto"/>
            <w:right w:val="none" w:sz="0" w:space="0" w:color="auto"/>
          </w:divBdr>
        </w:div>
        <w:div w:id="859468987">
          <w:marLeft w:val="640"/>
          <w:marRight w:val="0"/>
          <w:marTop w:val="0"/>
          <w:marBottom w:val="0"/>
          <w:divBdr>
            <w:top w:val="none" w:sz="0" w:space="0" w:color="auto"/>
            <w:left w:val="none" w:sz="0" w:space="0" w:color="auto"/>
            <w:bottom w:val="none" w:sz="0" w:space="0" w:color="auto"/>
            <w:right w:val="none" w:sz="0" w:space="0" w:color="auto"/>
          </w:divBdr>
        </w:div>
        <w:div w:id="872226691">
          <w:marLeft w:val="640"/>
          <w:marRight w:val="0"/>
          <w:marTop w:val="0"/>
          <w:marBottom w:val="0"/>
          <w:divBdr>
            <w:top w:val="none" w:sz="0" w:space="0" w:color="auto"/>
            <w:left w:val="none" w:sz="0" w:space="0" w:color="auto"/>
            <w:bottom w:val="none" w:sz="0" w:space="0" w:color="auto"/>
            <w:right w:val="none" w:sz="0" w:space="0" w:color="auto"/>
          </w:divBdr>
        </w:div>
        <w:div w:id="901139954">
          <w:marLeft w:val="640"/>
          <w:marRight w:val="0"/>
          <w:marTop w:val="0"/>
          <w:marBottom w:val="0"/>
          <w:divBdr>
            <w:top w:val="none" w:sz="0" w:space="0" w:color="auto"/>
            <w:left w:val="none" w:sz="0" w:space="0" w:color="auto"/>
            <w:bottom w:val="none" w:sz="0" w:space="0" w:color="auto"/>
            <w:right w:val="none" w:sz="0" w:space="0" w:color="auto"/>
          </w:divBdr>
        </w:div>
        <w:div w:id="922109184">
          <w:marLeft w:val="640"/>
          <w:marRight w:val="0"/>
          <w:marTop w:val="0"/>
          <w:marBottom w:val="0"/>
          <w:divBdr>
            <w:top w:val="none" w:sz="0" w:space="0" w:color="auto"/>
            <w:left w:val="none" w:sz="0" w:space="0" w:color="auto"/>
            <w:bottom w:val="none" w:sz="0" w:space="0" w:color="auto"/>
            <w:right w:val="none" w:sz="0" w:space="0" w:color="auto"/>
          </w:divBdr>
        </w:div>
        <w:div w:id="935211631">
          <w:marLeft w:val="640"/>
          <w:marRight w:val="0"/>
          <w:marTop w:val="0"/>
          <w:marBottom w:val="0"/>
          <w:divBdr>
            <w:top w:val="none" w:sz="0" w:space="0" w:color="auto"/>
            <w:left w:val="none" w:sz="0" w:space="0" w:color="auto"/>
            <w:bottom w:val="none" w:sz="0" w:space="0" w:color="auto"/>
            <w:right w:val="none" w:sz="0" w:space="0" w:color="auto"/>
          </w:divBdr>
        </w:div>
        <w:div w:id="951521276">
          <w:marLeft w:val="640"/>
          <w:marRight w:val="0"/>
          <w:marTop w:val="0"/>
          <w:marBottom w:val="0"/>
          <w:divBdr>
            <w:top w:val="none" w:sz="0" w:space="0" w:color="auto"/>
            <w:left w:val="none" w:sz="0" w:space="0" w:color="auto"/>
            <w:bottom w:val="none" w:sz="0" w:space="0" w:color="auto"/>
            <w:right w:val="none" w:sz="0" w:space="0" w:color="auto"/>
          </w:divBdr>
        </w:div>
        <w:div w:id="969893856">
          <w:marLeft w:val="640"/>
          <w:marRight w:val="0"/>
          <w:marTop w:val="0"/>
          <w:marBottom w:val="0"/>
          <w:divBdr>
            <w:top w:val="none" w:sz="0" w:space="0" w:color="auto"/>
            <w:left w:val="none" w:sz="0" w:space="0" w:color="auto"/>
            <w:bottom w:val="none" w:sz="0" w:space="0" w:color="auto"/>
            <w:right w:val="none" w:sz="0" w:space="0" w:color="auto"/>
          </w:divBdr>
        </w:div>
        <w:div w:id="990989463">
          <w:marLeft w:val="640"/>
          <w:marRight w:val="0"/>
          <w:marTop w:val="0"/>
          <w:marBottom w:val="0"/>
          <w:divBdr>
            <w:top w:val="none" w:sz="0" w:space="0" w:color="auto"/>
            <w:left w:val="none" w:sz="0" w:space="0" w:color="auto"/>
            <w:bottom w:val="none" w:sz="0" w:space="0" w:color="auto"/>
            <w:right w:val="none" w:sz="0" w:space="0" w:color="auto"/>
          </w:divBdr>
        </w:div>
        <w:div w:id="1060595393">
          <w:marLeft w:val="640"/>
          <w:marRight w:val="0"/>
          <w:marTop w:val="0"/>
          <w:marBottom w:val="0"/>
          <w:divBdr>
            <w:top w:val="none" w:sz="0" w:space="0" w:color="auto"/>
            <w:left w:val="none" w:sz="0" w:space="0" w:color="auto"/>
            <w:bottom w:val="none" w:sz="0" w:space="0" w:color="auto"/>
            <w:right w:val="none" w:sz="0" w:space="0" w:color="auto"/>
          </w:divBdr>
        </w:div>
        <w:div w:id="1070350541">
          <w:marLeft w:val="640"/>
          <w:marRight w:val="0"/>
          <w:marTop w:val="0"/>
          <w:marBottom w:val="0"/>
          <w:divBdr>
            <w:top w:val="none" w:sz="0" w:space="0" w:color="auto"/>
            <w:left w:val="none" w:sz="0" w:space="0" w:color="auto"/>
            <w:bottom w:val="none" w:sz="0" w:space="0" w:color="auto"/>
            <w:right w:val="none" w:sz="0" w:space="0" w:color="auto"/>
          </w:divBdr>
        </w:div>
        <w:div w:id="1129590991">
          <w:marLeft w:val="640"/>
          <w:marRight w:val="0"/>
          <w:marTop w:val="0"/>
          <w:marBottom w:val="0"/>
          <w:divBdr>
            <w:top w:val="none" w:sz="0" w:space="0" w:color="auto"/>
            <w:left w:val="none" w:sz="0" w:space="0" w:color="auto"/>
            <w:bottom w:val="none" w:sz="0" w:space="0" w:color="auto"/>
            <w:right w:val="none" w:sz="0" w:space="0" w:color="auto"/>
          </w:divBdr>
        </w:div>
        <w:div w:id="1169564991">
          <w:marLeft w:val="640"/>
          <w:marRight w:val="0"/>
          <w:marTop w:val="0"/>
          <w:marBottom w:val="0"/>
          <w:divBdr>
            <w:top w:val="none" w:sz="0" w:space="0" w:color="auto"/>
            <w:left w:val="none" w:sz="0" w:space="0" w:color="auto"/>
            <w:bottom w:val="none" w:sz="0" w:space="0" w:color="auto"/>
            <w:right w:val="none" w:sz="0" w:space="0" w:color="auto"/>
          </w:divBdr>
        </w:div>
        <w:div w:id="1176462192">
          <w:marLeft w:val="640"/>
          <w:marRight w:val="0"/>
          <w:marTop w:val="0"/>
          <w:marBottom w:val="0"/>
          <w:divBdr>
            <w:top w:val="none" w:sz="0" w:space="0" w:color="auto"/>
            <w:left w:val="none" w:sz="0" w:space="0" w:color="auto"/>
            <w:bottom w:val="none" w:sz="0" w:space="0" w:color="auto"/>
            <w:right w:val="none" w:sz="0" w:space="0" w:color="auto"/>
          </w:divBdr>
        </w:div>
        <w:div w:id="1180005786">
          <w:marLeft w:val="640"/>
          <w:marRight w:val="0"/>
          <w:marTop w:val="0"/>
          <w:marBottom w:val="0"/>
          <w:divBdr>
            <w:top w:val="none" w:sz="0" w:space="0" w:color="auto"/>
            <w:left w:val="none" w:sz="0" w:space="0" w:color="auto"/>
            <w:bottom w:val="none" w:sz="0" w:space="0" w:color="auto"/>
            <w:right w:val="none" w:sz="0" w:space="0" w:color="auto"/>
          </w:divBdr>
        </w:div>
        <w:div w:id="1194223261">
          <w:marLeft w:val="640"/>
          <w:marRight w:val="0"/>
          <w:marTop w:val="0"/>
          <w:marBottom w:val="0"/>
          <w:divBdr>
            <w:top w:val="none" w:sz="0" w:space="0" w:color="auto"/>
            <w:left w:val="none" w:sz="0" w:space="0" w:color="auto"/>
            <w:bottom w:val="none" w:sz="0" w:space="0" w:color="auto"/>
            <w:right w:val="none" w:sz="0" w:space="0" w:color="auto"/>
          </w:divBdr>
        </w:div>
        <w:div w:id="1199901301">
          <w:marLeft w:val="640"/>
          <w:marRight w:val="0"/>
          <w:marTop w:val="0"/>
          <w:marBottom w:val="0"/>
          <w:divBdr>
            <w:top w:val="none" w:sz="0" w:space="0" w:color="auto"/>
            <w:left w:val="none" w:sz="0" w:space="0" w:color="auto"/>
            <w:bottom w:val="none" w:sz="0" w:space="0" w:color="auto"/>
            <w:right w:val="none" w:sz="0" w:space="0" w:color="auto"/>
          </w:divBdr>
        </w:div>
        <w:div w:id="1204945123">
          <w:marLeft w:val="640"/>
          <w:marRight w:val="0"/>
          <w:marTop w:val="0"/>
          <w:marBottom w:val="0"/>
          <w:divBdr>
            <w:top w:val="none" w:sz="0" w:space="0" w:color="auto"/>
            <w:left w:val="none" w:sz="0" w:space="0" w:color="auto"/>
            <w:bottom w:val="none" w:sz="0" w:space="0" w:color="auto"/>
            <w:right w:val="none" w:sz="0" w:space="0" w:color="auto"/>
          </w:divBdr>
        </w:div>
        <w:div w:id="1211767595">
          <w:marLeft w:val="640"/>
          <w:marRight w:val="0"/>
          <w:marTop w:val="0"/>
          <w:marBottom w:val="0"/>
          <w:divBdr>
            <w:top w:val="none" w:sz="0" w:space="0" w:color="auto"/>
            <w:left w:val="none" w:sz="0" w:space="0" w:color="auto"/>
            <w:bottom w:val="none" w:sz="0" w:space="0" w:color="auto"/>
            <w:right w:val="none" w:sz="0" w:space="0" w:color="auto"/>
          </w:divBdr>
        </w:div>
        <w:div w:id="1217472054">
          <w:marLeft w:val="640"/>
          <w:marRight w:val="0"/>
          <w:marTop w:val="0"/>
          <w:marBottom w:val="0"/>
          <w:divBdr>
            <w:top w:val="none" w:sz="0" w:space="0" w:color="auto"/>
            <w:left w:val="none" w:sz="0" w:space="0" w:color="auto"/>
            <w:bottom w:val="none" w:sz="0" w:space="0" w:color="auto"/>
            <w:right w:val="none" w:sz="0" w:space="0" w:color="auto"/>
          </w:divBdr>
        </w:div>
        <w:div w:id="1256091425">
          <w:marLeft w:val="640"/>
          <w:marRight w:val="0"/>
          <w:marTop w:val="0"/>
          <w:marBottom w:val="0"/>
          <w:divBdr>
            <w:top w:val="none" w:sz="0" w:space="0" w:color="auto"/>
            <w:left w:val="none" w:sz="0" w:space="0" w:color="auto"/>
            <w:bottom w:val="none" w:sz="0" w:space="0" w:color="auto"/>
            <w:right w:val="none" w:sz="0" w:space="0" w:color="auto"/>
          </w:divBdr>
        </w:div>
        <w:div w:id="1296253650">
          <w:marLeft w:val="640"/>
          <w:marRight w:val="0"/>
          <w:marTop w:val="0"/>
          <w:marBottom w:val="0"/>
          <w:divBdr>
            <w:top w:val="none" w:sz="0" w:space="0" w:color="auto"/>
            <w:left w:val="none" w:sz="0" w:space="0" w:color="auto"/>
            <w:bottom w:val="none" w:sz="0" w:space="0" w:color="auto"/>
            <w:right w:val="none" w:sz="0" w:space="0" w:color="auto"/>
          </w:divBdr>
        </w:div>
        <w:div w:id="1301155624">
          <w:marLeft w:val="640"/>
          <w:marRight w:val="0"/>
          <w:marTop w:val="0"/>
          <w:marBottom w:val="0"/>
          <w:divBdr>
            <w:top w:val="none" w:sz="0" w:space="0" w:color="auto"/>
            <w:left w:val="none" w:sz="0" w:space="0" w:color="auto"/>
            <w:bottom w:val="none" w:sz="0" w:space="0" w:color="auto"/>
            <w:right w:val="none" w:sz="0" w:space="0" w:color="auto"/>
          </w:divBdr>
        </w:div>
        <w:div w:id="1322349883">
          <w:marLeft w:val="640"/>
          <w:marRight w:val="0"/>
          <w:marTop w:val="0"/>
          <w:marBottom w:val="0"/>
          <w:divBdr>
            <w:top w:val="none" w:sz="0" w:space="0" w:color="auto"/>
            <w:left w:val="none" w:sz="0" w:space="0" w:color="auto"/>
            <w:bottom w:val="none" w:sz="0" w:space="0" w:color="auto"/>
            <w:right w:val="none" w:sz="0" w:space="0" w:color="auto"/>
          </w:divBdr>
        </w:div>
        <w:div w:id="1342244057">
          <w:marLeft w:val="640"/>
          <w:marRight w:val="0"/>
          <w:marTop w:val="0"/>
          <w:marBottom w:val="0"/>
          <w:divBdr>
            <w:top w:val="none" w:sz="0" w:space="0" w:color="auto"/>
            <w:left w:val="none" w:sz="0" w:space="0" w:color="auto"/>
            <w:bottom w:val="none" w:sz="0" w:space="0" w:color="auto"/>
            <w:right w:val="none" w:sz="0" w:space="0" w:color="auto"/>
          </w:divBdr>
        </w:div>
        <w:div w:id="1350720721">
          <w:marLeft w:val="640"/>
          <w:marRight w:val="0"/>
          <w:marTop w:val="0"/>
          <w:marBottom w:val="0"/>
          <w:divBdr>
            <w:top w:val="none" w:sz="0" w:space="0" w:color="auto"/>
            <w:left w:val="none" w:sz="0" w:space="0" w:color="auto"/>
            <w:bottom w:val="none" w:sz="0" w:space="0" w:color="auto"/>
            <w:right w:val="none" w:sz="0" w:space="0" w:color="auto"/>
          </w:divBdr>
        </w:div>
        <w:div w:id="1362512686">
          <w:marLeft w:val="640"/>
          <w:marRight w:val="0"/>
          <w:marTop w:val="0"/>
          <w:marBottom w:val="0"/>
          <w:divBdr>
            <w:top w:val="none" w:sz="0" w:space="0" w:color="auto"/>
            <w:left w:val="none" w:sz="0" w:space="0" w:color="auto"/>
            <w:bottom w:val="none" w:sz="0" w:space="0" w:color="auto"/>
            <w:right w:val="none" w:sz="0" w:space="0" w:color="auto"/>
          </w:divBdr>
        </w:div>
        <w:div w:id="1418091549">
          <w:marLeft w:val="640"/>
          <w:marRight w:val="0"/>
          <w:marTop w:val="0"/>
          <w:marBottom w:val="0"/>
          <w:divBdr>
            <w:top w:val="none" w:sz="0" w:space="0" w:color="auto"/>
            <w:left w:val="none" w:sz="0" w:space="0" w:color="auto"/>
            <w:bottom w:val="none" w:sz="0" w:space="0" w:color="auto"/>
            <w:right w:val="none" w:sz="0" w:space="0" w:color="auto"/>
          </w:divBdr>
        </w:div>
        <w:div w:id="1428965389">
          <w:marLeft w:val="640"/>
          <w:marRight w:val="0"/>
          <w:marTop w:val="0"/>
          <w:marBottom w:val="0"/>
          <w:divBdr>
            <w:top w:val="none" w:sz="0" w:space="0" w:color="auto"/>
            <w:left w:val="none" w:sz="0" w:space="0" w:color="auto"/>
            <w:bottom w:val="none" w:sz="0" w:space="0" w:color="auto"/>
            <w:right w:val="none" w:sz="0" w:space="0" w:color="auto"/>
          </w:divBdr>
        </w:div>
        <w:div w:id="1442918542">
          <w:marLeft w:val="640"/>
          <w:marRight w:val="0"/>
          <w:marTop w:val="0"/>
          <w:marBottom w:val="0"/>
          <w:divBdr>
            <w:top w:val="none" w:sz="0" w:space="0" w:color="auto"/>
            <w:left w:val="none" w:sz="0" w:space="0" w:color="auto"/>
            <w:bottom w:val="none" w:sz="0" w:space="0" w:color="auto"/>
            <w:right w:val="none" w:sz="0" w:space="0" w:color="auto"/>
          </w:divBdr>
        </w:div>
        <w:div w:id="1461922786">
          <w:marLeft w:val="640"/>
          <w:marRight w:val="0"/>
          <w:marTop w:val="0"/>
          <w:marBottom w:val="0"/>
          <w:divBdr>
            <w:top w:val="none" w:sz="0" w:space="0" w:color="auto"/>
            <w:left w:val="none" w:sz="0" w:space="0" w:color="auto"/>
            <w:bottom w:val="none" w:sz="0" w:space="0" w:color="auto"/>
            <w:right w:val="none" w:sz="0" w:space="0" w:color="auto"/>
          </w:divBdr>
        </w:div>
        <w:div w:id="1528562737">
          <w:marLeft w:val="640"/>
          <w:marRight w:val="0"/>
          <w:marTop w:val="0"/>
          <w:marBottom w:val="0"/>
          <w:divBdr>
            <w:top w:val="none" w:sz="0" w:space="0" w:color="auto"/>
            <w:left w:val="none" w:sz="0" w:space="0" w:color="auto"/>
            <w:bottom w:val="none" w:sz="0" w:space="0" w:color="auto"/>
            <w:right w:val="none" w:sz="0" w:space="0" w:color="auto"/>
          </w:divBdr>
        </w:div>
        <w:div w:id="1528986772">
          <w:marLeft w:val="640"/>
          <w:marRight w:val="0"/>
          <w:marTop w:val="0"/>
          <w:marBottom w:val="0"/>
          <w:divBdr>
            <w:top w:val="none" w:sz="0" w:space="0" w:color="auto"/>
            <w:left w:val="none" w:sz="0" w:space="0" w:color="auto"/>
            <w:bottom w:val="none" w:sz="0" w:space="0" w:color="auto"/>
            <w:right w:val="none" w:sz="0" w:space="0" w:color="auto"/>
          </w:divBdr>
        </w:div>
        <w:div w:id="1538812433">
          <w:marLeft w:val="640"/>
          <w:marRight w:val="0"/>
          <w:marTop w:val="0"/>
          <w:marBottom w:val="0"/>
          <w:divBdr>
            <w:top w:val="none" w:sz="0" w:space="0" w:color="auto"/>
            <w:left w:val="none" w:sz="0" w:space="0" w:color="auto"/>
            <w:bottom w:val="none" w:sz="0" w:space="0" w:color="auto"/>
            <w:right w:val="none" w:sz="0" w:space="0" w:color="auto"/>
          </w:divBdr>
        </w:div>
        <w:div w:id="1583635660">
          <w:marLeft w:val="640"/>
          <w:marRight w:val="0"/>
          <w:marTop w:val="0"/>
          <w:marBottom w:val="0"/>
          <w:divBdr>
            <w:top w:val="none" w:sz="0" w:space="0" w:color="auto"/>
            <w:left w:val="none" w:sz="0" w:space="0" w:color="auto"/>
            <w:bottom w:val="none" w:sz="0" w:space="0" w:color="auto"/>
            <w:right w:val="none" w:sz="0" w:space="0" w:color="auto"/>
          </w:divBdr>
        </w:div>
        <w:div w:id="1598975809">
          <w:marLeft w:val="640"/>
          <w:marRight w:val="0"/>
          <w:marTop w:val="0"/>
          <w:marBottom w:val="0"/>
          <w:divBdr>
            <w:top w:val="none" w:sz="0" w:space="0" w:color="auto"/>
            <w:left w:val="none" w:sz="0" w:space="0" w:color="auto"/>
            <w:bottom w:val="none" w:sz="0" w:space="0" w:color="auto"/>
            <w:right w:val="none" w:sz="0" w:space="0" w:color="auto"/>
          </w:divBdr>
        </w:div>
        <w:div w:id="1606032275">
          <w:marLeft w:val="640"/>
          <w:marRight w:val="0"/>
          <w:marTop w:val="0"/>
          <w:marBottom w:val="0"/>
          <w:divBdr>
            <w:top w:val="none" w:sz="0" w:space="0" w:color="auto"/>
            <w:left w:val="none" w:sz="0" w:space="0" w:color="auto"/>
            <w:bottom w:val="none" w:sz="0" w:space="0" w:color="auto"/>
            <w:right w:val="none" w:sz="0" w:space="0" w:color="auto"/>
          </w:divBdr>
        </w:div>
        <w:div w:id="1611862476">
          <w:marLeft w:val="640"/>
          <w:marRight w:val="0"/>
          <w:marTop w:val="0"/>
          <w:marBottom w:val="0"/>
          <w:divBdr>
            <w:top w:val="none" w:sz="0" w:space="0" w:color="auto"/>
            <w:left w:val="none" w:sz="0" w:space="0" w:color="auto"/>
            <w:bottom w:val="none" w:sz="0" w:space="0" w:color="auto"/>
            <w:right w:val="none" w:sz="0" w:space="0" w:color="auto"/>
          </w:divBdr>
        </w:div>
        <w:div w:id="1637029313">
          <w:marLeft w:val="640"/>
          <w:marRight w:val="0"/>
          <w:marTop w:val="0"/>
          <w:marBottom w:val="0"/>
          <w:divBdr>
            <w:top w:val="none" w:sz="0" w:space="0" w:color="auto"/>
            <w:left w:val="none" w:sz="0" w:space="0" w:color="auto"/>
            <w:bottom w:val="none" w:sz="0" w:space="0" w:color="auto"/>
            <w:right w:val="none" w:sz="0" w:space="0" w:color="auto"/>
          </w:divBdr>
        </w:div>
        <w:div w:id="1645818923">
          <w:marLeft w:val="640"/>
          <w:marRight w:val="0"/>
          <w:marTop w:val="0"/>
          <w:marBottom w:val="0"/>
          <w:divBdr>
            <w:top w:val="none" w:sz="0" w:space="0" w:color="auto"/>
            <w:left w:val="none" w:sz="0" w:space="0" w:color="auto"/>
            <w:bottom w:val="none" w:sz="0" w:space="0" w:color="auto"/>
            <w:right w:val="none" w:sz="0" w:space="0" w:color="auto"/>
          </w:divBdr>
        </w:div>
        <w:div w:id="1699695302">
          <w:marLeft w:val="640"/>
          <w:marRight w:val="0"/>
          <w:marTop w:val="0"/>
          <w:marBottom w:val="0"/>
          <w:divBdr>
            <w:top w:val="none" w:sz="0" w:space="0" w:color="auto"/>
            <w:left w:val="none" w:sz="0" w:space="0" w:color="auto"/>
            <w:bottom w:val="none" w:sz="0" w:space="0" w:color="auto"/>
            <w:right w:val="none" w:sz="0" w:space="0" w:color="auto"/>
          </w:divBdr>
        </w:div>
        <w:div w:id="1714957347">
          <w:marLeft w:val="640"/>
          <w:marRight w:val="0"/>
          <w:marTop w:val="0"/>
          <w:marBottom w:val="0"/>
          <w:divBdr>
            <w:top w:val="none" w:sz="0" w:space="0" w:color="auto"/>
            <w:left w:val="none" w:sz="0" w:space="0" w:color="auto"/>
            <w:bottom w:val="none" w:sz="0" w:space="0" w:color="auto"/>
            <w:right w:val="none" w:sz="0" w:space="0" w:color="auto"/>
          </w:divBdr>
        </w:div>
        <w:div w:id="1748307604">
          <w:marLeft w:val="640"/>
          <w:marRight w:val="0"/>
          <w:marTop w:val="0"/>
          <w:marBottom w:val="0"/>
          <w:divBdr>
            <w:top w:val="none" w:sz="0" w:space="0" w:color="auto"/>
            <w:left w:val="none" w:sz="0" w:space="0" w:color="auto"/>
            <w:bottom w:val="none" w:sz="0" w:space="0" w:color="auto"/>
            <w:right w:val="none" w:sz="0" w:space="0" w:color="auto"/>
          </w:divBdr>
        </w:div>
        <w:div w:id="1789280799">
          <w:marLeft w:val="640"/>
          <w:marRight w:val="0"/>
          <w:marTop w:val="0"/>
          <w:marBottom w:val="0"/>
          <w:divBdr>
            <w:top w:val="none" w:sz="0" w:space="0" w:color="auto"/>
            <w:left w:val="none" w:sz="0" w:space="0" w:color="auto"/>
            <w:bottom w:val="none" w:sz="0" w:space="0" w:color="auto"/>
            <w:right w:val="none" w:sz="0" w:space="0" w:color="auto"/>
          </w:divBdr>
        </w:div>
        <w:div w:id="1792623637">
          <w:marLeft w:val="640"/>
          <w:marRight w:val="0"/>
          <w:marTop w:val="0"/>
          <w:marBottom w:val="0"/>
          <w:divBdr>
            <w:top w:val="none" w:sz="0" w:space="0" w:color="auto"/>
            <w:left w:val="none" w:sz="0" w:space="0" w:color="auto"/>
            <w:bottom w:val="none" w:sz="0" w:space="0" w:color="auto"/>
            <w:right w:val="none" w:sz="0" w:space="0" w:color="auto"/>
          </w:divBdr>
        </w:div>
        <w:div w:id="1797024363">
          <w:marLeft w:val="640"/>
          <w:marRight w:val="0"/>
          <w:marTop w:val="0"/>
          <w:marBottom w:val="0"/>
          <w:divBdr>
            <w:top w:val="none" w:sz="0" w:space="0" w:color="auto"/>
            <w:left w:val="none" w:sz="0" w:space="0" w:color="auto"/>
            <w:bottom w:val="none" w:sz="0" w:space="0" w:color="auto"/>
            <w:right w:val="none" w:sz="0" w:space="0" w:color="auto"/>
          </w:divBdr>
        </w:div>
        <w:div w:id="1826512714">
          <w:marLeft w:val="640"/>
          <w:marRight w:val="0"/>
          <w:marTop w:val="0"/>
          <w:marBottom w:val="0"/>
          <w:divBdr>
            <w:top w:val="none" w:sz="0" w:space="0" w:color="auto"/>
            <w:left w:val="none" w:sz="0" w:space="0" w:color="auto"/>
            <w:bottom w:val="none" w:sz="0" w:space="0" w:color="auto"/>
            <w:right w:val="none" w:sz="0" w:space="0" w:color="auto"/>
          </w:divBdr>
        </w:div>
        <w:div w:id="1827668927">
          <w:marLeft w:val="640"/>
          <w:marRight w:val="0"/>
          <w:marTop w:val="0"/>
          <w:marBottom w:val="0"/>
          <w:divBdr>
            <w:top w:val="none" w:sz="0" w:space="0" w:color="auto"/>
            <w:left w:val="none" w:sz="0" w:space="0" w:color="auto"/>
            <w:bottom w:val="none" w:sz="0" w:space="0" w:color="auto"/>
            <w:right w:val="none" w:sz="0" w:space="0" w:color="auto"/>
          </w:divBdr>
        </w:div>
        <w:div w:id="1841239688">
          <w:marLeft w:val="640"/>
          <w:marRight w:val="0"/>
          <w:marTop w:val="0"/>
          <w:marBottom w:val="0"/>
          <w:divBdr>
            <w:top w:val="none" w:sz="0" w:space="0" w:color="auto"/>
            <w:left w:val="none" w:sz="0" w:space="0" w:color="auto"/>
            <w:bottom w:val="none" w:sz="0" w:space="0" w:color="auto"/>
            <w:right w:val="none" w:sz="0" w:space="0" w:color="auto"/>
          </w:divBdr>
        </w:div>
        <w:div w:id="1920600137">
          <w:marLeft w:val="640"/>
          <w:marRight w:val="0"/>
          <w:marTop w:val="0"/>
          <w:marBottom w:val="0"/>
          <w:divBdr>
            <w:top w:val="none" w:sz="0" w:space="0" w:color="auto"/>
            <w:left w:val="none" w:sz="0" w:space="0" w:color="auto"/>
            <w:bottom w:val="none" w:sz="0" w:space="0" w:color="auto"/>
            <w:right w:val="none" w:sz="0" w:space="0" w:color="auto"/>
          </w:divBdr>
        </w:div>
        <w:div w:id="1936939336">
          <w:marLeft w:val="640"/>
          <w:marRight w:val="0"/>
          <w:marTop w:val="0"/>
          <w:marBottom w:val="0"/>
          <w:divBdr>
            <w:top w:val="none" w:sz="0" w:space="0" w:color="auto"/>
            <w:left w:val="none" w:sz="0" w:space="0" w:color="auto"/>
            <w:bottom w:val="none" w:sz="0" w:space="0" w:color="auto"/>
            <w:right w:val="none" w:sz="0" w:space="0" w:color="auto"/>
          </w:divBdr>
        </w:div>
        <w:div w:id="1946040166">
          <w:marLeft w:val="640"/>
          <w:marRight w:val="0"/>
          <w:marTop w:val="0"/>
          <w:marBottom w:val="0"/>
          <w:divBdr>
            <w:top w:val="none" w:sz="0" w:space="0" w:color="auto"/>
            <w:left w:val="none" w:sz="0" w:space="0" w:color="auto"/>
            <w:bottom w:val="none" w:sz="0" w:space="0" w:color="auto"/>
            <w:right w:val="none" w:sz="0" w:space="0" w:color="auto"/>
          </w:divBdr>
        </w:div>
        <w:div w:id="1954243324">
          <w:marLeft w:val="640"/>
          <w:marRight w:val="0"/>
          <w:marTop w:val="0"/>
          <w:marBottom w:val="0"/>
          <w:divBdr>
            <w:top w:val="none" w:sz="0" w:space="0" w:color="auto"/>
            <w:left w:val="none" w:sz="0" w:space="0" w:color="auto"/>
            <w:bottom w:val="none" w:sz="0" w:space="0" w:color="auto"/>
            <w:right w:val="none" w:sz="0" w:space="0" w:color="auto"/>
          </w:divBdr>
        </w:div>
        <w:div w:id="1968076975">
          <w:marLeft w:val="640"/>
          <w:marRight w:val="0"/>
          <w:marTop w:val="0"/>
          <w:marBottom w:val="0"/>
          <w:divBdr>
            <w:top w:val="none" w:sz="0" w:space="0" w:color="auto"/>
            <w:left w:val="none" w:sz="0" w:space="0" w:color="auto"/>
            <w:bottom w:val="none" w:sz="0" w:space="0" w:color="auto"/>
            <w:right w:val="none" w:sz="0" w:space="0" w:color="auto"/>
          </w:divBdr>
        </w:div>
        <w:div w:id="1969622367">
          <w:marLeft w:val="640"/>
          <w:marRight w:val="0"/>
          <w:marTop w:val="0"/>
          <w:marBottom w:val="0"/>
          <w:divBdr>
            <w:top w:val="none" w:sz="0" w:space="0" w:color="auto"/>
            <w:left w:val="none" w:sz="0" w:space="0" w:color="auto"/>
            <w:bottom w:val="none" w:sz="0" w:space="0" w:color="auto"/>
            <w:right w:val="none" w:sz="0" w:space="0" w:color="auto"/>
          </w:divBdr>
        </w:div>
        <w:div w:id="1972781084">
          <w:marLeft w:val="640"/>
          <w:marRight w:val="0"/>
          <w:marTop w:val="0"/>
          <w:marBottom w:val="0"/>
          <w:divBdr>
            <w:top w:val="none" w:sz="0" w:space="0" w:color="auto"/>
            <w:left w:val="none" w:sz="0" w:space="0" w:color="auto"/>
            <w:bottom w:val="none" w:sz="0" w:space="0" w:color="auto"/>
            <w:right w:val="none" w:sz="0" w:space="0" w:color="auto"/>
          </w:divBdr>
        </w:div>
        <w:div w:id="1996375520">
          <w:marLeft w:val="640"/>
          <w:marRight w:val="0"/>
          <w:marTop w:val="0"/>
          <w:marBottom w:val="0"/>
          <w:divBdr>
            <w:top w:val="none" w:sz="0" w:space="0" w:color="auto"/>
            <w:left w:val="none" w:sz="0" w:space="0" w:color="auto"/>
            <w:bottom w:val="none" w:sz="0" w:space="0" w:color="auto"/>
            <w:right w:val="none" w:sz="0" w:space="0" w:color="auto"/>
          </w:divBdr>
        </w:div>
        <w:div w:id="1999846829">
          <w:marLeft w:val="640"/>
          <w:marRight w:val="0"/>
          <w:marTop w:val="0"/>
          <w:marBottom w:val="0"/>
          <w:divBdr>
            <w:top w:val="none" w:sz="0" w:space="0" w:color="auto"/>
            <w:left w:val="none" w:sz="0" w:space="0" w:color="auto"/>
            <w:bottom w:val="none" w:sz="0" w:space="0" w:color="auto"/>
            <w:right w:val="none" w:sz="0" w:space="0" w:color="auto"/>
          </w:divBdr>
        </w:div>
        <w:div w:id="2005934335">
          <w:marLeft w:val="640"/>
          <w:marRight w:val="0"/>
          <w:marTop w:val="0"/>
          <w:marBottom w:val="0"/>
          <w:divBdr>
            <w:top w:val="none" w:sz="0" w:space="0" w:color="auto"/>
            <w:left w:val="none" w:sz="0" w:space="0" w:color="auto"/>
            <w:bottom w:val="none" w:sz="0" w:space="0" w:color="auto"/>
            <w:right w:val="none" w:sz="0" w:space="0" w:color="auto"/>
          </w:divBdr>
        </w:div>
        <w:div w:id="2074426985">
          <w:marLeft w:val="640"/>
          <w:marRight w:val="0"/>
          <w:marTop w:val="0"/>
          <w:marBottom w:val="0"/>
          <w:divBdr>
            <w:top w:val="none" w:sz="0" w:space="0" w:color="auto"/>
            <w:left w:val="none" w:sz="0" w:space="0" w:color="auto"/>
            <w:bottom w:val="none" w:sz="0" w:space="0" w:color="auto"/>
            <w:right w:val="none" w:sz="0" w:space="0" w:color="auto"/>
          </w:divBdr>
        </w:div>
        <w:div w:id="2080397706">
          <w:marLeft w:val="640"/>
          <w:marRight w:val="0"/>
          <w:marTop w:val="0"/>
          <w:marBottom w:val="0"/>
          <w:divBdr>
            <w:top w:val="none" w:sz="0" w:space="0" w:color="auto"/>
            <w:left w:val="none" w:sz="0" w:space="0" w:color="auto"/>
            <w:bottom w:val="none" w:sz="0" w:space="0" w:color="auto"/>
            <w:right w:val="none" w:sz="0" w:space="0" w:color="auto"/>
          </w:divBdr>
        </w:div>
        <w:div w:id="2098669994">
          <w:marLeft w:val="640"/>
          <w:marRight w:val="0"/>
          <w:marTop w:val="0"/>
          <w:marBottom w:val="0"/>
          <w:divBdr>
            <w:top w:val="none" w:sz="0" w:space="0" w:color="auto"/>
            <w:left w:val="none" w:sz="0" w:space="0" w:color="auto"/>
            <w:bottom w:val="none" w:sz="0" w:space="0" w:color="auto"/>
            <w:right w:val="none" w:sz="0" w:space="0" w:color="auto"/>
          </w:divBdr>
        </w:div>
        <w:div w:id="2104033317">
          <w:marLeft w:val="640"/>
          <w:marRight w:val="0"/>
          <w:marTop w:val="0"/>
          <w:marBottom w:val="0"/>
          <w:divBdr>
            <w:top w:val="none" w:sz="0" w:space="0" w:color="auto"/>
            <w:left w:val="none" w:sz="0" w:space="0" w:color="auto"/>
            <w:bottom w:val="none" w:sz="0" w:space="0" w:color="auto"/>
            <w:right w:val="none" w:sz="0" w:space="0" w:color="auto"/>
          </w:divBdr>
        </w:div>
        <w:div w:id="2124616901">
          <w:marLeft w:val="640"/>
          <w:marRight w:val="0"/>
          <w:marTop w:val="0"/>
          <w:marBottom w:val="0"/>
          <w:divBdr>
            <w:top w:val="none" w:sz="0" w:space="0" w:color="auto"/>
            <w:left w:val="none" w:sz="0" w:space="0" w:color="auto"/>
            <w:bottom w:val="none" w:sz="0" w:space="0" w:color="auto"/>
            <w:right w:val="none" w:sz="0" w:space="0" w:color="auto"/>
          </w:divBdr>
        </w:div>
        <w:div w:id="2137487098">
          <w:marLeft w:val="640"/>
          <w:marRight w:val="0"/>
          <w:marTop w:val="0"/>
          <w:marBottom w:val="0"/>
          <w:divBdr>
            <w:top w:val="none" w:sz="0" w:space="0" w:color="auto"/>
            <w:left w:val="none" w:sz="0" w:space="0" w:color="auto"/>
            <w:bottom w:val="none" w:sz="0" w:space="0" w:color="auto"/>
            <w:right w:val="none" w:sz="0" w:space="0" w:color="auto"/>
          </w:divBdr>
        </w:div>
        <w:div w:id="2138864637">
          <w:marLeft w:val="640"/>
          <w:marRight w:val="0"/>
          <w:marTop w:val="0"/>
          <w:marBottom w:val="0"/>
          <w:divBdr>
            <w:top w:val="none" w:sz="0" w:space="0" w:color="auto"/>
            <w:left w:val="none" w:sz="0" w:space="0" w:color="auto"/>
            <w:bottom w:val="none" w:sz="0" w:space="0" w:color="auto"/>
            <w:right w:val="none" w:sz="0" w:space="0" w:color="auto"/>
          </w:divBdr>
        </w:div>
      </w:divsChild>
    </w:div>
    <w:div w:id="1918246286">
      <w:bodyDiv w:val="1"/>
      <w:marLeft w:val="0"/>
      <w:marRight w:val="0"/>
      <w:marTop w:val="0"/>
      <w:marBottom w:val="0"/>
      <w:divBdr>
        <w:top w:val="none" w:sz="0" w:space="0" w:color="auto"/>
        <w:left w:val="none" w:sz="0" w:space="0" w:color="auto"/>
        <w:bottom w:val="none" w:sz="0" w:space="0" w:color="auto"/>
        <w:right w:val="none" w:sz="0" w:space="0" w:color="auto"/>
      </w:divBdr>
      <w:divsChild>
        <w:div w:id="22705779">
          <w:marLeft w:val="640"/>
          <w:marRight w:val="0"/>
          <w:marTop w:val="0"/>
          <w:marBottom w:val="0"/>
          <w:divBdr>
            <w:top w:val="none" w:sz="0" w:space="0" w:color="auto"/>
            <w:left w:val="none" w:sz="0" w:space="0" w:color="auto"/>
            <w:bottom w:val="none" w:sz="0" w:space="0" w:color="auto"/>
            <w:right w:val="none" w:sz="0" w:space="0" w:color="auto"/>
          </w:divBdr>
        </w:div>
        <w:div w:id="26639242">
          <w:marLeft w:val="640"/>
          <w:marRight w:val="0"/>
          <w:marTop w:val="0"/>
          <w:marBottom w:val="0"/>
          <w:divBdr>
            <w:top w:val="none" w:sz="0" w:space="0" w:color="auto"/>
            <w:left w:val="none" w:sz="0" w:space="0" w:color="auto"/>
            <w:bottom w:val="none" w:sz="0" w:space="0" w:color="auto"/>
            <w:right w:val="none" w:sz="0" w:space="0" w:color="auto"/>
          </w:divBdr>
        </w:div>
        <w:div w:id="31466951">
          <w:marLeft w:val="640"/>
          <w:marRight w:val="0"/>
          <w:marTop w:val="0"/>
          <w:marBottom w:val="0"/>
          <w:divBdr>
            <w:top w:val="none" w:sz="0" w:space="0" w:color="auto"/>
            <w:left w:val="none" w:sz="0" w:space="0" w:color="auto"/>
            <w:bottom w:val="none" w:sz="0" w:space="0" w:color="auto"/>
            <w:right w:val="none" w:sz="0" w:space="0" w:color="auto"/>
          </w:divBdr>
        </w:div>
        <w:div w:id="64379847">
          <w:marLeft w:val="640"/>
          <w:marRight w:val="0"/>
          <w:marTop w:val="0"/>
          <w:marBottom w:val="0"/>
          <w:divBdr>
            <w:top w:val="none" w:sz="0" w:space="0" w:color="auto"/>
            <w:left w:val="none" w:sz="0" w:space="0" w:color="auto"/>
            <w:bottom w:val="none" w:sz="0" w:space="0" w:color="auto"/>
            <w:right w:val="none" w:sz="0" w:space="0" w:color="auto"/>
          </w:divBdr>
        </w:div>
        <w:div w:id="72820592">
          <w:marLeft w:val="640"/>
          <w:marRight w:val="0"/>
          <w:marTop w:val="0"/>
          <w:marBottom w:val="0"/>
          <w:divBdr>
            <w:top w:val="none" w:sz="0" w:space="0" w:color="auto"/>
            <w:left w:val="none" w:sz="0" w:space="0" w:color="auto"/>
            <w:bottom w:val="none" w:sz="0" w:space="0" w:color="auto"/>
            <w:right w:val="none" w:sz="0" w:space="0" w:color="auto"/>
          </w:divBdr>
        </w:div>
        <w:div w:id="78412041">
          <w:marLeft w:val="640"/>
          <w:marRight w:val="0"/>
          <w:marTop w:val="0"/>
          <w:marBottom w:val="0"/>
          <w:divBdr>
            <w:top w:val="none" w:sz="0" w:space="0" w:color="auto"/>
            <w:left w:val="none" w:sz="0" w:space="0" w:color="auto"/>
            <w:bottom w:val="none" w:sz="0" w:space="0" w:color="auto"/>
            <w:right w:val="none" w:sz="0" w:space="0" w:color="auto"/>
          </w:divBdr>
        </w:div>
        <w:div w:id="112140712">
          <w:marLeft w:val="640"/>
          <w:marRight w:val="0"/>
          <w:marTop w:val="0"/>
          <w:marBottom w:val="0"/>
          <w:divBdr>
            <w:top w:val="none" w:sz="0" w:space="0" w:color="auto"/>
            <w:left w:val="none" w:sz="0" w:space="0" w:color="auto"/>
            <w:bottom w:val="none" w:sz="0" w:space="0" w:color="auto"/>
            <w:right w:val="none" w:sz="0" w:space="0" w:color="auto"/>
          </w:divBdr>
        </w:div>
        <w:div w:id="113329807">
          <w:marLeft w:val="640"/>
          <w:marRight w:val="0"/>
          <w:marTop w:val="0"/>
          <w:marBottom w:val="0"/>
          <w:divBdr>
            <w:top w:val="none" w:sz="0" w:space="0" w:color="auto"/>
            <w:left w:val="none" w:sz="0" w:space="0" w:color="auto"/>
            <w:bottom w:val="none" w:sz="0" w:space="0" w:color="auto"/>
            <w:right w:val="none" w:sz="0" w:space="0" w:color="auto"/>
          </w:divBdr>
        </w:div>
        <w:div w:id="119610319">
          <w:marLeft w:val="640"/>
          <w:marRight w:val="0"/>
          <w:marTop w:val="0"/>
          <w:marBottom w:val="0"/>
          <w:divBdr>
            <w:top w:val="none" w:sz="0" w:space="0" w:color="auto"/>
            <w:left w:val="none" w:sz="0" w:space="0" w:color="auto"/>
            <w:bottom w:val="none" w:sz="0" w:space="0" w:color="auto"/>
            <w:right w:val="none" w:sz="0" w:space="0" w:color="auto"/>
          </w:divBdr>
        </w:div>
        <w:div w:id="164907692">
          <w:marLeft w:val="640"/>
          <w:marRight w:val="0"/>
          <w:marTop w:val="0"/>
          <w:marBottom w:val="0"/>
          <w:divBdr>
            <w:top w:val="none" w:sz="0" w:space="0" w:color="auto"/>
            <w:left w:val="none" w:sz="0" w:space="0" w:color="auto"/>
            <w:bottom w:val="none" w:sz="0" w:space="0" w:color="auto"/>
            <w:right w:val="none" w:sz="0" w:space="0" w:color="auto"/>
          </w:divBdr>
        </w:div>
        <w:div w:id="183712815">
          <w:marLeft w:val="640"/>
          <w:marRight w:val="0"/>
          <w:marTop w:val="0"/>
          <w:marBottom w:val="0"/>
          <w:divBdr>
            <w:top w:val="none" w:sz="0" w:space="0" w:color="auto"/>
            <w:left w:val="none" w:sz="0" w:space="0" w:color="auto"/>
            <w:bottom w:val="none" w:sz="0" w:space="0" w:color="auto"/>
            <w:right w:val="none" w:sz="0" w:space="0" w:color="auto"/>
          </w:divBdr>
        </w:div>
        <w:div w:id="195895636">
          <w:marLeft w:val="640"/>
          <w:marRight w:val="0"/>
          <w:marTop w:val="0"/>
          <w:marBottom w:val="0"/>
          <w:divBdr>
            <w:top w:val="none" w:sz="0" w:space="0" w:color="auto"/>
            <w:left w:val="none" w:sz="0" w:space="0" w:color="auto"/>
            <w:bottom w:val="none" w:sz="0" w:space="0" w:color="auto"/>
            <w:right w:val="none" w:sz="0" w:space="0" w:color="auto"/>
          </w:divBdr>
        </w:div>
        <w:div w:id="205483571">
          <w:marLeft w:val="640"/>
          <w:marRight w:val="0"/>
          <w:marTop w:val="0"/>
          <w:marBottom w:val="0"/>
          <w:divBdr>
            <w:top w:val="none" w:sz="0" w:space="0" w:color="auto"/>
            <w:left w:val="none" w:sz="0" w:space="0" w:color="auto"/>
            <w:bottom w:val="none" w:sz="0" w:space="0" w:color="auto"/>
            <w:right w:val="none" w:sz="0" w:space="0" w:color="auto"/>
          </w:divBdr>
        </w:div>
        <w:div w:id="252587148">
          <w:marLeft w:val="640"/>
          <w:marRight w:val="0"/>
          <w:marTop w:val="0"/>
          <w:marBottom w:val="0"/>
          <w:divBdr>
            <w:top w:val="none" w:sz="0" w:space="0" w:color="auto"/>
            <w:left w:val="none" w:sz="0" w:space="0" w:color="auto"/>
            <w:bottom w:val="none" w:sz="0" w:space="0" w:color="auto"/>
            <w:right w:val="none" w:sz="0" w:space="0" w:color="auto"/>
          </w:divBdr>
        </w:div>
        <w:div w:id="254628801">
          <w:marLeft w:val="640"/>
          <w:marRight w:val="0"/>
          <w:marTop w:val="0"/>
          <w:marBottom w:val="0"/>
          <w:divBdr>
            <w:top w:val="none" w:sz="0" w:space="0" w:color="auto"/>
            <w:left w:val="none" w:sz="0" w:space="0" w:color="auto"/>
            <w:bottom w:val="none" w:sz="0" w:space="0" w:color="auto"/>
            <w:right w:val="none" w:sz="0" w:space="0" w:color="auto"/>
          </w:divBdr>
        </w:div>
        <w:div w:id="266429489">
          <w:marLeft w:val="640"/>
          <w:marRight w:val="0"/>
          <w:marTop w:val="0"/>
          <w:marBottom w:val="0"/>
          <w:divBdr>
            <w:top w:val="none" w:sz="0" w:space="0" w:color="auto"/>
            <w:left w:val="none" w:sz="0" w:space="0" w:color="auto"/>
            <w:bottom w:val="none" w:sz="0" w:space="0" w:color="auto"/>
            <w:right w:val="none" w:sz="0" w:space="0" w:color="auto"/>
          </w:divBdr>
        </w:div>
        <w:div w:id="311452946">
          <w:marLeft w:val="640"/>
          <w:marRight w:val="0"/>
          <w:marTop w:val="0"/>
          <w:marBottom w:val="0"/>
          <w:divBdr>
            <w:top w:val="none" w:sz="0" w:space="0" w:color="auto"/>
            <w:left w:val="none" w:sz="0" w:space="0" w:color="auto"/>
            <w:bottom w:val="none" w:sz="0" w:space="0" w:color="auto"/>
            <w:right w:val="none" w:sz="0" w:space="0" w:color="auto"/>
          </w:divBdr>
        </w:div>
        <w:div w:id="326204394">
          <w:marLeft w:val="640"/>
          <w:marRight w:val="0"/>
          <w:marTop w:val="0"/>
          <w:marBottom w:val="0"/>
          <w:divBdr>
            <w:top w:val="none" w:sz="0" w:space="0" w:color="auto"/>
            <w:left w:val="none" w:sz="0" w:space="0" w:color="auto"/>
            <w:bottom w:val="none" w:sz="0" w:space="0" w:color="auto"/>
            <w:right w:val="none" w:sz="0" w:space="0" w:color="auto"/>
          </w:divBdr>
        </w:div>
        <w:div w:id="348679244">
          <w:marLeft w:val="640"/>
          <w:marRight w:val="0"/>
          <w:marTop w:val="0"/>
          <w:marBottom w:val="0"/>
          <w:divBdr>
            <w:top w:val="none" w:sz="0" w:space="0" w:color="auto"/>
            <w:left w:val="none" w:sz="0" w:space="0" w:color="auto"/>
            <w:bottom w:val="none" w:sz="0" w:space="0" w:color="auto"/>
            <w:right w:val="none" w:sz="0" w:space="0" w:color="auto"/>
          </w:divBdr>
        </w:div>
        <w:div w:id="352465572">
          <w:marLeft w:val="640"/>
          <w:marRight w:val="0"/>
          <w:marTop w:val="0"/>
          <w:marBottom w:val="0"/>
          <w:divBdr>
            <w:top w:val="none" w:sz="0" w:space="0" w:color="auto"/>
            <w:left w:val="none" w:sz="0" w:space="0" w:color="auto"/>
            <w:bottom w:val="none" w:sz="0" w:space="0" w:color="auto"/>
            <w:right w:val="none" w:sz="0" w:space="0" w:color="auto"/>
          </w:divBdr>
        </w:div>
        <w:div w:id="357128253">
          <w:marLeft w:val="640"/>
          <w:marRight w:val="0"/>
          <w:marTop w:val="0"/>
          <w:marBottom w:val="0"/>
          <w:divBdr>
            <w:top w:val="none" w:sz="0" w:space="0" w:color="auto"/>
            <w:left w:val="none" w:sz="0" w:space="0" w:color="auto"/>
            <w:bottom w:val="none" w:sz="0" w:space="0" w:color="auto"/>
            <w:right w:val="none" w:sz="0" w:space="0" w:color="auto"/>
          </w:divBdr>
        </w:div>
        <w:div w:id="365251161">
          <w:marLeft w:val="640"/>
          <w:marRight w:val="0"/>
          <w:marTop w:val="0"/>
          <w:marBottom w:val="0"/>
          <w:divBdr>
            <w:top w:val="none" w:sz="0" w:space="0" w:color="auto"/>
            <w:left w:val="none" w:sz="0" w:space="0" w:color="auto"/>
            <w:bottom w:val="none" w:sz="0" w:space="0" w:color="auto"/>
            <w:right w:val="none" w:sz="0" w:space="0" w:color="auto"/>
          </w:divBdr>
        </w:div>
        <w:div w:id="409695451">
          <w:marLeft w:val="640"/>
          <w:marRight w:val="0"/>
          <w:marTop w:val="0"/>
          <w:marBottom w:val="0"/>
          <w:divBdr>
            <w:top w:val="none" w:sz="0" w:space="0" w:color="auto"/>
            <w:left w:val="none" w:sz="0" w:space="0" w:color="auto"/>
            <w:bottom w:val="none" w:sz="0" w:space="0" w:color="auto"/>
            <w:right w:val="none" w:sz="0" w:space="0" w:color="auto"/>
          </w:divBdr>
        </w:div>
        <w:div w:id="431777906">
          <w:marLeft w:val="640"/>
          <w:marRight w:val="0"/>
          <w:marTop w:val="0"/>
          <w:marBottom w:val="0"/>
          <w:divBdr>
            <w:top w:val="none" w:sz="0" w:space="0" w:color="auto"/>
            <w:left w:val="none" w:sz="0" w:space="0" w:color="auto"/>
            <w:bottom w:val="none" w:sz="0" w:space="0" w:color="auto"/>
            <w:right w:val="none" w:sz="0" w:space="0" w:color="auto"/>
          </w:divBdr>
        </w:div>
        <w:div w:id="438839881">
          <w:marLeft w:val="640"/>
          <w:marRight w:val="0"/>
          <w:marTop w:val="0"/>
          <w:marBottom w:val="0"/>
          <w:divBdr>
            <w:top w:val="none" w:sz="0" w:space="0" w:color="auto"/>
            <w:left w:val="none" w:sz="0" w:space="0" w:color="auto"/>
            <w:bottom w:val="none" w:sz="0" w:space="0" w:color="auto"/>
            <w:right w:val="none" w:sz="0" w:space="0" w:color="auto"/>
          </w:divBdr>
        </w:div>
        <w:div w:id="464390291">
          <w:marLeft w:val="640"/>
          <w:marRight w:val="0"/>
          <w:marTop w:val="0"/>
          <w:marBottom w:val="0"/>
          <w:divBdr>
            <w:top w:val="none" w:sz="0" w:space="0" w:color="auto"/>
            <w:left w:val="none" w:sz="0" w:space="0" w:color="auto"/>
            <w:bottom w:val="none" w:sz="0" w:space="0" w:color="auto"/>
            <w:right w:val="none" w:sz="0" w:space="0" w:color="auto"/>
          </w:divBdr>
        </w:div>
        <w:div w:id="465121557">
          <w:marLeft w:val="640"/>
          <w:marRight w:val="0"/>
          <w:marTop w:val="0"/>
          <w:marBottom w:val="0"/>
          <w:divBdr>
            <w:top w:val="none" w:sz="0" w:space="0" w:color="auto"/>
            <w:left w:val="none" w:sz="0" w:space="0" w:color="auto"/>
            <w:bottom w:val="none" w:sz="0" w:space="0" w:color="auto"/>
            <w:right w:val="none" w:sz="0" w:space="0" w:color="auto"/>
          </w:divBdr>
        </w:div>
        <w:div w:id="471675989">
          <w:marLeft w:val="640"/>
          <w:marRight w:val="0"/>
          <w:marTop w:val="0"/>
          <w:marBottom w:val="0"/>
          <w:divBdr>
            <w:top w:val="none" w:sz="0" w:space="0" w:color="auto"/>
            <w:left w:val="none" w:sz="0" w:space="0" w:color="auto"/>
            <w:bottom w:val="none" w:sz="0" w:space="0" w:color="auto"/>
            <w:right w:val="none" w:sz="0" w:space="0" w:color="auto"/>
          </w:divBdr>
        </w:div>
        <w:div w:id="474487406">
          <w:marLeft w:val="640"/>
          <w:marRight w:val="0"/>
          <w:marTop w:val="0"/>
          <w:marBottom w:val="0"/>
          <w:divBdr>
            <w:top w:val="none" w:sz="0" w:space="0" w:color="auto"/>
            <w:left w:val="none" w:sz="0" w:space="0" w:color="auto"/>
            <w:bottom w:val="none" w:sz="0" w:space="0" w:color="auto"/>
            <w:right w:val="none" w:sz="0" w:space="0" w:color="auto"/>
          </w:divBdr>
        </w:div>
        <w:div w:id="535778298">
          <w:marLeft w:val="640"/>
          <w:marRight w:val="0"/>
          <w:marTop w:val="0"/>
          <w:marBottom w:val="0"/>
          <w:divBdr>
            <w:top w:val="none" w:sz="0" w:space="0" w:color="auto"/>
            <w:left w:val="none" w:sz="0" w:space="0" w:color="auto"/>
            <w:bottom w:val="none" w:sz="0" w:space="0" w:color="auto"/>
            <w:right w:val="none" w:sz="0" w:space="0" w:color="auto"/>
          </w:divBdr>
        </w:div>
        <w:div w:id="559168728">
          <w:marLeft w:val="640"/>
          <w:marRight w:val="0"/>
          <w:marTop w:val="0"/>
          <w:marBottom w:val="0"/>
          <w:divBdr>
            <w:top w:val="none" w:sz="0" w:space="0" w:color="auto"/>
            <w:left w:val="none" w:sz="0" w:space="0" w:color="auto"/>
            <w:bottom w:val="none" w:sz="0" w:space="0" w:color="auto"/>
            <w:right w:val="none" w:sz="0" w:space="0" w:color="auto"/>
          </w:divBdr>
        </w:div>
        <w:div w:id="560218559">
          <w:marLeft w:val="640"/>
          <w:marRight w:val="0"/>
          <w:marTop w:val="0"/>
          <w:marBottom w:val="0"/>
          <w:divBdr>
            <w:top w:val="none" w:sz="0" w:space="0" w:color="auto"/>
            <w:left w:val="none" w:sz="0" w:space="0" w:color="auto"/>
            <w:bottom w:val="none" w:sz="0" w:space="0" w:color="auto"/>
            <w:right w:val="none" w:sz="0" w:space="0" w:color="auto"/>
          </w:divBdr>
        </w:div>
        <w:div w:id="646399717">
          <w:marLeft w:val="640"/>
          <w:marRight w:val="0"/>
          <w:marTop w:val="0"/>
          <w:marBottom w:val="0"/>
          <w:divBdr>
            <w:top w:val="none" w:sz="0" w:space="0" w:color="auto"/>
            <w:left w:val="none" w:sz="0" w:space="0" w:color="auto"/>
            <w:bottom w:val="none" w:sz="0" w:space="0" w:color="auto"/>
            <w:right w:val="none" w:sz="0" w:space="0" w:color="auto"/>
          </w:divBdr>
        </w:div>
        <w:div w:id="710812603">
          <w:marLeft w:val="640"/>
          <w:marRight w:val="0"/>
          <w:marTop w:val="0"/>
          <w:marBottom w:val="0"/>
          <w:divBdr>
            <w:top w:val="none" w:sz="0" w:space="0" w:color="auto"/>
            <w:left w:val="none" w:sz="0" w:space="0" w:color="auto"/>
            <w:bottom w:val="none" w:sz="0" w:space="0" w:color="auto"/>
            <w:right w:val="none" w:sz="0" w:space="0" w:color="auto"/>
          </w:divBdr>
        </w:div>
        <w:div w:id="834876103">
          <w:marLeft w:val="640"/>
          <w:marRight w:val="0"/>
          <w:marTop w:val="0"/>
          <w:marBottom w:val="0"/>
          <w:divBdr>
            <w:top w:val="none" w:sz="0" w:space="0" w:color="auto"/>
            <w:left w:val="none" w:sz="0" w:space="0" w:color="auto"/>
            <w:bottom w:val="none" w:sz="0" w:space="0" w:color="auto"/>
            <w:right w:val="none" w:sz="0" w:space="0" w:color="auto"/>
          </w:divBdr>
        </w:div>
        <w:div w:id="889071032">
          <w:marLeft w:val="640"/>
          <w:marRight w:val="0"/>
          <w:marTop w:val="0"/>
          <w:marBottom w:val="0"/>
          <w:divBdr>
            <w:top w:val="none" w:sz="0" w:space="0" w:color="auto"/>
            <w:left w:val="none" w:sz="0" w:space="0" w:color="auto"/>
            <w:bottom w:val="none" w:sz="0" w:space="0" w:color="auto"/>
            <w:right w:val="none" w:sz="0" w:space="0" w:color="auto"/>
          </w:divBdr>
        </w:div>
        <w:div w:id="918439608">
          <w:marLeft w:val="640"/>
          <w:marRight w:val="0"/>
          <w:marTop w:val="0"/>
          <w:marBottom w:val="0"/>
          <w:divBdr>
            <w:top w:val="none" w:sz="0" w:space="0" w:color="auto"/>
            <w:left w:val="none" w:sz="0" w:space="0" w:color="auto"/>
            <w:bottom w:val="none" w:sz="0" w:space="0" w:color="auto"/>
            <w:right w:val="none" w:sz="0" w:space="0" w:color="auto"/>
          </w:divBdr>
        </w:div>
        <w:div w:id="945700455">
          <w:marLeft w:val="640"/>
          <w:marRight w:val="0"/>
          <w:marTop w:val="0"/>
          <w:marBottom w:val="0"/>
          <w:divBdr>
            <w:top w:val="none" w:sz="0" w:space="0" w:color="auto"/>
            <w:left w:val="none" w:sz="0" w:space="0" w:color="auto"/>
            <w:bottom w:val="none" w:sz="0" w:space="0" w:color="auto"/>
            <w:right w:val="none" w:sz="0" w:space="0" w:color="auto"/>
          </w:divBdr>
        </w:div>
        <w:div w:id="961691587">
          <w:marLeft w:val="640"/>
          <w:marRight w:val="0"/>
          <w:marTop w:val="0"/>
          <w:marBottom w:val="0"/>
          <w:divBdr>
            <w:top w:val="none" w:sz="0" w:space="0" w:color="auto"/>
            <w:left w:val="none" w:sz="0" w:space="0" w:color="auto"/>
            <w:bottom w:val="none" w:sz="0" w:space="0" w:color="auto"/>
            <w:right w:val="none" w:sz="0" w:space="0" w:color="auto"/>
          </w:divBdr>
        </w:div>
        <w:div w:id="961810253">
          <w:marLeft w:val="640"/>
          <w:marRight w:val="0"/>
          <w:marTop w:val="0"/>
          <w:marBottom w:val="0"/>
          <w:divBdr>
            <w:top w:val="none" w:sz="0" w:space="0" w:color="auto"/>
            <w:left w:val="none" w:sz="0" w:space="0" w:color="auto"/>
            <w:bottom w:val="none" w:sz="0" w:space="0" w:color="auto"/>
            <w:right w:val="none" w:sz="0" w:space="0" w:color="auto"/>
          </w:divBdr>
        </w:div>
        <w:div w:id="969093520">
          <w:marLeft w:val="640"/>
          <w:marRight w:val="0"/>
          <w:marTop w:val="0"/>
          <w:marBottom w:val="0"/>
          <w:divBdr>
            <w:top w:val="none" w:sz="0" w:space="0" w:color="auto"/>
            <w:left w:val="none" w:sz="0" w:space="0" w:color="auto"/>
            <w:bottom w:val="none" w:sz="0" w:space="0" w:color="auto"/>
            <w:right w:val="none" w:sz="0" w:space="0" w:color="auto"/>
          </w:divBdr>
        </w:div>
        <w:div w:id="973826029">
          <w:marLeft w:val="640"/>
          <w:marRight w:val="0"/>
          <w:marTop w:val="0"/>
          <w:marBottom w:val="0"/>
          <w:divBdr>
            <w:top w:val="none" w:sz="0" w:space="0" w:color="auto"/>
            <w:left w:val="none" w:sz="0" w:space="0" w:color="auto"/>
            <w:bottom w:val="none" w:sz="0" w:space="0" w:color="auto"/>
            <w:right w:val="none" w:sz="0" w:space="0" w:color="auto"/>
          </w:divBdr>
        </w:div>
        <w:div w:id="1000040697">
          <w:marLeft w:val="640"/>
          <w:marRight w:val="0"/>
          <w:marTop w:val="0"/>
          <w:marBottom w:val="0"/>
          <w:divBdr>
            <w:top w:val="none" w:sz="0" w:space="0" w:color="auto"/>
            <w:left w:val="none" w:sz="0" w:space="0" w:color="auto"/>
            <w:bottom w:val="none" w:sz="0" w:space="0" w:color="auto"/>
            <w:right w:val="none" w:sz="0" w:space="0" w:color="auto"/>
          </w:divBdr>
        </w:div>
        <w:div w:id="1011294499">
          <w:marLeft w:val="640"/>
          <w:marRight w:val="0"/>
          <w:marTop w:val="0"/>
          <w:marBottom w:val="0"/>
          <w:divBdr>
            <w:top w:val="none" w:sz="0" w:space="0" w:color="auto"/>
            <w:left w:val="none" w:sz="0" w:space="0" w:color="auto"/>
            <w:bottom w:val="none" w:sz="0" w:space="0" w:color="auto"/>
            <w:right w:val="none" w:sz="0" w:space="0" w:color="auto"/>
          </w:divBdr>
        </w:div>
        <w:div w:id="1056472933">
          <w:marLeft w:val="640"/>
          <w:marRight w:val="0"/>
          <w:marTop w:val="0"/>
          <w:marBottom w:val="0"/>
          <w:divBdr>
            <w:top w:val="none" w:sz="0" w:space="0" w:color="auto"/>
            <w:left w:val="none" w:sz="0" w:space="0" w:color="auto"/>
            <w:bottom w:val="none" w:sz="0" w:space="0" w:color="auto"/>
            <w:right w:val="none" w:sz="0" w:space="0" w:color="auto"/>
          </w:divBdr>
        </w:div>
        <w:div w:id="1058631672">
          <w:marLeft w:val="640"/>
          <w:marRight w:val="0"/>
          <w:marTop w:val="0"/>
          <w:marBottom w:val="0"/>
          <w:divBdr>
            <w:top w:val="none" w:sz="0" w:space="0" w:color="auto"/>
            <w:left w:val="none" w:sz="0" w:space="0" w:color="auto"/>
            <w:bottom w:val="none" w:sz="0" w:space="0" w:color="auto"/>
            <w:right w:val="none" w:sz="0" w:space="0" w:color="auto"/>
          </w:divBdr>
        </w:div>
        <w:div w:id="1064261603">
          <w:marLeft w:val="640"/>
          <w:marRight w:val="0"/>
          <w:marTop w:val="0"/>
          <w:marBottom w:val="0"/>
          <w:divBdr>
            <w:top w:val="none" w:sz="0" w:space="0" w:color="auto"/>
            <w:left w:val="none" w:sz="0" w:space="0" w:color="auto"/>
            <w:bottom w:val="none" w:sz="0" w:space="0" w:color="auto"/>
            <w:right w:val="none" w:sz="0" w:space="0" w:color="auto"/>
          </w:divBdr>
        </w:div>
        <w:div w:id="1083913603">
          <w:marLeft w:val="640"/>
          <w:marRight w:val="0"/>
          <w:marTop w:val="0"/>
          <w:marBottom w:val="0"/>
          <w:divBdr>
            <w:top w:val="none" w:sz="0" w:space="0" w:color="auto"/>
            <w:left w:val="none" w:sz="0" w:space="0" w:color="auto"/>
            <w:bottom w:val="none" w:sz="0" w:space="0" w:color="auto"/>
            <w:right w:val="none" w:sz="0" w:space="0" w:color="auto"/>
          </w:divBdr>
        </w:div>
        <w:div w:id="1092166678">
          <w:marLeft w:val="640"/>
          <w:marRight w:val="0"/>
          <w:marTop w:val="0"/>
          <w:marBottom w:val="0"/>
          <w:divBdr>
            <w:top w:val="none" w:sz="0" w:space="0" w:color="auto"/>
            <w:left w:val="none" w:sz="0" w:space="0" w:color="auto"/>
            <w:bottom w:val="none" w:sz="0" w:space="0" w:color="auto"/>
            <w:right w:val="none" w:sz="0" w:space="0" w:color="auto"/>
          </w:divBdr>
        </w:div>
        <w:div w:id="1117874328">
          <w:marLeft w:val="640"/>
          <w:marRight w:val="0"/>
          <w:marTop w:val="0"/>
          <w:marBottom w:val="0"/>
          <w:divBdr>
            <w:top w:val="none" w:sz="0" w:space="0" w:color="auto"/>
            <w:left w:val="none" w:sz="0" w:space="0" w:color="auto"/>
            <w:bottom w:val="none" w:sz="0" w:space="0" w:color="auto"/>
            <w:right w:val="none" w:sz="0" w:space="0" w:color="auto"/>
          </w:divBdr>
        </w:div>
        <w:div w:id="1123961694">
          <w:marLeft w:val="640"/>
          <w:marRight w:val="0"/>
          <w:marTop w:val="0"/>
          <w:marBottom w:val="0"/>
          <w:divBdr>
            <w:top w:val="none" w:sz="0" w:space="0" w:color="auto"/>
            <w:left w:val="none" w:sz="0" w:space="0" w:color="auto"/>
            <w:bottom w:val="none" w:sz="0" w:space="0" w:color="auto"/>
            <w:right w:val="none" w:sz="0" w:space="0" w:color="auto"/>
          </w:divBdr>
        </w:div>
        <w:div w:id="1132166458">
          <w:marLeft w:val="640"/>
          <w:marRight w:val="0"/>
          <w:marTop w:val="0"/>
          <w:marBottom w:val="0"/>
          <w:divBdr>
            <w:top w:val="none" w:sz="0" w:space="0" w:color="auto"/>
            <w:left w:val="none" w:sz="0" w:space="0" w:color="auto"/>
            <w:bottom w:val="none" w:sz="0" w:space="0" w:color="auto"/>
            <w:right w:val="none" w:sz="0" w:space="0" w:color="auto"/>
          </w:divBdr>
        </w:div>
        <w:div w:id="1168597688">
          <w:marLeft w:val="640"/>
          <w:marRight w:val="0"/>
          <w:marTop w:val="0"/>
          <w:marBottom w:val="0"/>
          <w:divBdr>
            <w:top w:val="none" w:sz="0" w:space="0" w:color="auto"/>
            <w:left w:val="none" w:sz="0" w:space="0" w:color="auto"/>
            <w:bottom w:val="none" w:sz="0" w:space="0" w:color="auto"/>
            <w:right w:val="none" w:sz="0" w:space="0" w:color="auto"/>
          </w:divBdr>
        </w:div>
        <w:div w:id="1187644873">
          <w:marLeft w:val="640"/>
          <w:marRight w:val="0"/>
          <w:marTop w:val="0"/>
          <w:marBottom w:val="0"/>
          <w:divBdr>
            <w:top w:val="none" w:sz="0" w:space="0" w:color="auto"/>
            <w:left w:val="none" w:sz="0" w:space="0" w:color="auto"/>
            <w:bottom w:val="none" w:sz="0" w:space="0" w:color="auto"/>
            <w:right w:val="none" w:sz="0" w:space="0" w:color="auto"/>
          </w:divBdr>
        </w:div>
        <w:div w:id="1217231388">
          <w:marLeft w:val="640"/>
          <w:marRight w:val="0"/>
          <w:marTop w:val="0"/>
          <w:marBottom w:val="0"/>
          <w:divBdr>
            <w:top w:val="none" w:sz="0" w:space="0" w:color="auto"/>
            <w:left w:val="none" w:sz="0" w:space="0" w:color="auto"/>
            <w:bottom w:val="none" w:sz="0" w:space="0" w:color="auto"/>
            <w:right w:val="none" w:sz="0" w:space="0" w:color="auto"/>
          </w:divBdr>
        </w:div>
        <w:div w:id="1236206575">
          <w:marLeft w:val="640"/>
          <w:marRight w:val="0"/>
          <w:marTop w:val="0"/>
          <w:marBottom w:val="0"/>
          <w:divBdr>
            <w:top w:val="none" w:sz="0" w:space="0" w:color="auto"/>
            <w:left w:val="none" w:sz="0" w:space="0" w:color="auto"/>
            <w:bottom w:val="none" w:sz="0" w:space="0" w:color="auto"/>
            <w:right w:val="none" w:sz="0" w:space="0" w:color="auto"/>
          </w:divBdr>
        </w:div>
        <w:div w:id="1263805676">
          <w:marLeft w:val="640"/>
          <w:marRight w:val="0"/>
          <w:marTop w:val="0"/>
          <w:marBottom w:val="0"/>
          <w:divBdr>
            <w:top w:val="none" w:sz="0" w:space="0" w:color="auto"/>
            <w:left w:val="none" w:sz="0" w:space="0" w:color="auto"/>
            <w:bottom w:val="none" w:sz="0" w:space="0" w:color="auto"/>
            <w:right w:val="none" w:sz="0" w:space="0" w:color="auto"/>
          </w:divBdr>
        </w:div>
        <w:div w:id="1301568332">
          <w:marLeft w:val="640"/>
          <w:marRight w:val="0"/>
          <w:marTop w:val="0"/>
          <w:marBottom w:val="0"/>
          <w:divBdr>
            <w:top w:val="none" w:sz="0" w:space="0" w:color="auto"/>
            <w:left w:val="none" w:sz="0" w:space="0" w:color="auto"/>
            <w:bottom w:val="none" w:sz="0" w:space="0" w:color="auto"/>
            <w:right w:val="none" w:sz="0" w:space="0" w:color="auto"/>
          </w:divBdr>
        </w:div>
        <w:div w:id="1350717463">
          <w:marLeft w:val="640"/>
          <w:marRight w:val="0"/>
          <w:marTop w:val="0"/>
          <w:marBottom w:val="0"/>
          <w:divBdr>
            <w:top w:val="none" w:sz="0" w:space="0" w:color="auto"/>
            <w:left w:val="none" w:sz="0" w:space="0" w:color="auto"/>
            <w:bottom w:val="none" w:sz="0" w:space="0" w:color="auto"/>
            <w:right w:val="none" w:sz="0" w:space="0" w:color="auto"/>
          </w:divBdr>
        </w:div>
        <w:div w:id="1352032764">
          <w:marLeft w:val="640"/>
          <w:marRight w:val="0"/>
          <w:marTop w:val="0"/>
          <w:marBottom w:val="0"/>
          <w:divBdr>
            <w:top w:val="none" w:sz="0" w:space="0" w:color="auto"/>
            <w:left w:val="none" w:sz="0" w:space="0" w:color="auto"/>
            <w:bottom w:val="none" w:sz="0" w:space="0" w:color="auto"/>
            <w:right w:val="none" w:sz="0" w:space="0" w:color="auto"/>
          </w:divBdr>
        </w:div>
        <w:div w:id="1359624900">
          <w:marLeft w:val="640"/>
          <w:marRight w:val="0"/>
          <w:marTop w:val="0"/>
          <w:marBottom w:val="0"/>
          <w:divBdr>
            <w:top w:val="none" w:sz="0" w:space="0" w:color="auto"/>
            <w:left w:val="none" w:sz="0" w:space="0" w:color="auto"/>
            <w:bottom w:val="none" w:sz="0" w:space="0" w:color="auto"/>
            <w:right w:val="none" w:sz="0" w:space="0" w:color="auto"/>
          </w:divBdr>
        </w:div>
        <w:div w:id="1366633365">
          <w:marLeft w:val="640"/>
          <w:marRight w:val="0"/>
          <w:marTop w:val="0"/>
          <w:marBottom w:val="0"/>
          <w:divBdr>
            <w:top w:val="none" w:sz="0" w:space="0" w:color="auto"/>
            <w:left w:val="none" w:sz="0" w:space="0" w:color="auto"/>
            <w:bottom w:val="none" w:sz="0" w:space="0" w:color="auto"/>
            <w:right w:val="none" w:sz="0" w:space="0" w:color="auto"/>
          </w:divBdr>
        </w:div>
        <w:div w:id="1374696463">
          <w:marLeft w:val="640"/>
          <w:marRight w:val="0"/>
          <w:marTop w:val="0"/>
          <w:marBottom w:val="0"/>
          <w:divBdr>
            <w:top w:val="none" w:sz="0" w:space="0" w:color="auto"/>
            <w:left w:val="none" w:sz="0" w:space="0" w:color="auto"/>
            <w:bottom w:val="none" w:sz="0" w:space="0" w:color="auto"/>
            <w:right w:val="none" w:sz="0" w:space="0" w:color="auto"/>
          </w:divBdr>
        </w:div>
        <w:div w:id="1421221338">
          <w:marLeft w:val="640"/>
          <w:marRight w:val="0"/>
          <w:marTop w:val="0"/>
          <w:marBottom w:val="0"/>
          <w:divBdr>
            <w:top w:val="none" w:sz="0" w:space="0" w:color="auto"/>
            <w:left w:val="none" w:sz="0" w:space="0" w:color="auto"/>
            <w:bottom w:val="none" w:sz="0" w:space="0" w:color="auto"/>
            <w:right w:val="none" w:sz="0" w:space="0" w:color="auto"/>
          </w:divBdr>
        </w:div>
        <w:div w:id="1425034343">
          <w:marLeft w:val="640"/>
          <w:marRight w:val="0"/>
          <w:marTop w:val="0"/>
          <w:marBottom w:val="0"/>
          <w:divBdr>
            <w:top w:val="none" w:sz="0" w:space="0" w:color="auto"/>
            <w:left w:val="none" w:sz="0" w:space="0" w:color="auto"/>
            <w:bottom w:val="none" w:sz="0" w:space="0" w:color="auto"/>
            <w:right w:val="none" w:sz="0" w:space="0" w:color="auto"/>
          </w:divBdr>
        </w:div>
        <w:div w:id="1462072123">
          <w:marLeft w:val="640"/>
          <w:marRight w:val="0"/>
          <w:marTop w:val="0"/>
          <w:marBottom w:val="0"/>
          <w:divBdr>
            <w:top w:val="none" w:sz="0" w:space="0" w:color="auto"/>
            <w:left w:val="none" w:sz="0" w:space="0" w:color="auto"/>
            <w:bottom w:val="none" w:sz="0" w:space="0" w:color="auto"/>
            <w:right w:val="none" w:sz="0" w:space="0" w:color="auto"/>
          </w:divBdr>
        </w:div>
        <w:div w:id="1467775948">
          <w:marLeft w:val="640"/>
          <w:marRight w:val="0"/>
          <w:marTop w:val="0"/>
          <w:marBottom w:val="0"/>
          <w:divBdr>
            <w:top w:val="none" w:sz="0" w:space="0" w:color="auto"/>
            <w:left w:val="none" w:sz="0" w:space="0" w:color="auto"/>
            <w:bottom w:val="none" w:sz="0" w:space="0" w:color="auto"/>
            <w:right w:val="none" w:sz="0" w:space="0" w:color="auto"/>
          </w:divBdr>
        </w:div>
        <w:div w:id="1509446406">
          <w:marLeft w:val="640"/>
          <w:marRight w:val="0"/>
          <w:marTop w:val="0"/>
          <w:marBottom w:val="0"/>
          <w:divBdr>
            <w:top w:val="none" w:sz="0" w:space="0" w:color="auto"/>
            <w:left w:val="none" w:sz="0" w:space="0" w:color="auto"/>
            <w:bottom w:val="none" w:sz="0" w:space="0" w:color="auto"/>
            <w:right w:val="none" w:sz="0" w:space="0" w:color="auto"/>
          </w:divBdr>
        </w:div>
        <w:div w:id="1515072381">
          <w:marLeft w:val="640"/>
          <w:marRight w:val="0"/>
          <w:marTop w:val="0"/>
          <w:marBottom w:val="0"/>
          <w:divBdr>
            <w:top w:val="none" w:sz="0" w:space="0" w:color="auto"/>
            <w:left w:val="none" w:sz="0" w:space="0" w:color="auto"/>
            <w:bottom w:val="none" w:sz="0" w:space="0" w:color="auto"/>
            <w:right w:val="none" w:sz="0" w:space="0" w:color="auto"/>
          </w:divBdr>
        </w:div>
        <w:div w:id="1538546700">
          <w:marLeft w:val="640"/>
          <w:marRight w:val="0"/>
          <w:marTop w:val="0"/>
          <w:marBottom w:val="0"/>
          <w:divBdr>
            <w:top w:val="none" w:sz="0" w:space="0" w:color="auto"/>
            <w:left w:val="none" w:sz="0" w:space="0" w:color="auto"/>
            <w:bottom w:val="none" w:sz="0" w:space="0" w:color="auto"/>
            <w:right w:val="none" w:sz="0" w:space="0" w:color="auto"/>
          </w:divBdr>
        </w:div>
        <w:div w:id="1643121077">
          <w:marLeft w:val="640"/>
          <w:marRight w:val="0"/>
          <w:marTop w:val="0"/>
          <w:marBottom w:val="0"/>
          <w:divBdr>
            <w:top w:val="none" w:sz="0" w:space="0" w:color="auto"/>
            <w:left w:val="none" w:sz="0" w:space="0" w:color="auto"/>
            <w:bottom w:val="none" w:sz="0" w:space="0" w:color="auto"/>
            <w:right w:val="none" w:sz="0" w:space="0" w:color="auto"/>
          </w:divBdr>
        </w:div>
        <w:div w:id="1661886143">
          <w:marLeft w:val="640"/>
          <w:marRight w:val="0"/>
          <w:marTop w:val="0"/>
          <w:marBottom w:val="0"/>
          <w:divBdr>
            <w:top w:val="none" w:sz="0" w:space="0" w:color="auto"/>
            <w:left w:val="none" w:sz="0" w:space="0" w:color="auto"/>
            <w:bottom w:val="none" w:sz="0" w:space="0" w:color="auto"/>
            <w:right w:val="none" w:sz="0" w:space="0" w:color="auto"/>
          </w:divBdr>
        </w:div>
        <w:div w:id="1687364409">
          <w:marLeft w:val="640"/>
          <w:marRight w:val="0"/>
          <w:marTop w:val="0"/>
          <w:marBottom w:val="0"/>
          <w:divBdr>
            <w:top w:val="none" w:sz="0" w:space="0" w:color="auto"/>
            <w:left w:val="none" w:sz="0" w:space="0" w:color="auto"/>
            <w:bottom w:val="none" w:sz="0" w:space="0" w:color="auto"/>
            <w:right w:val="none" w:sz="0" w:space="0" w:color="auto"/>
          </w:divBdr>
        </w:div>
        <w:div w:id="1714425185">
          <w:marLeft w:val="640"/>
          <w:marRight w:val="0"/>
          <w:marTop w:val="0"/>
          <w:marBottom w:val="0"/>
          <w:divBdr>
            <w:top w:val="none" w:sz="0" w:space="0" w:color="auto"/>
            <w:left w:val="none" w:sz="0" w:space="0" w:color="auto"/>
            <w:bottom w:val="none" w:sz="0" w:space="0" w:color="auto"/>
            <w:right w:val="none" w:sz="0" w:space="0" w:color="auto"/>
          </w:divBdr>
        </w:div>
        <w:div w:id="1717195926">
          <w:marLeft w:val="640"/>
          <w:marRight w:val="0"/>
          <w:marTop w:val="0"/>
          <w:marBottom w:val="0"/>
          <w:divBdr>
            <w:top w:val="none" w:sz="0" w:space="0" w:color="auto"/>
            <w:left w:val="none" w:sz="0" w:space="0" w:color="auto"/>
            <w:bottom w:val="none" w:sz="0" w:space="0" w:color="auto"/>
            <w:right w:val="none" w:sz="0" w:space="0" w:color="auto"/>
          </w:divBdr>
        </w:div>
        <w:div w:id="1755659496">
          <w:marLeft w:val="640"/>
          <w:marRight w:val="0"/>
          <w:marTop w:val="0"/>
          <w:marBottom w:val="0"/>
          <w:divBdr>
            <w:top w:val="none" w:sz="0" w:space="0" w:color="auto"/>
            <w:left w:val="none" w:sz="0" w:space="0" w:color="auto"/>
            <w:bottom w:val="none" w:sz="0" w:space="0" w:color="auto"/>
            <w:right w:val="none" w:sz="0" w:space="0" w:color="auto"/>
          </w:divBdr>
        </w:div>
        <w:div w:id="1769152977">
          <w:marLeft w:val="640"/>
          <w:marRight w:val="0"/>
          <w:marTop w:val="0"/>
          <w:marBottom w:val="0"/>
          <w:divBdr>
            <w:top w:val="none" w:sz="0" w:space="0" w:color="auto"/>
            <w:left w:val="none" w:sz="0" w:space="0" w:color="auto"/>
            <w:bottom w:val="none" w:sz="0" w:space="0" w:color="auto"/>
            <w:right w:val="none" w:sz="0" w:space="0" w:color="auto"/>
          </w:divBdr>
        </w:div>
        <w:div w:id="1787037206">
          <w:marLeft w:val="640"/>
          <w:marRight w:val="0"/>
          <w:marTop w:val="0"/>
          <w:marBottom w:val="0"/>
          <w:divBdr>
            <w:top w:val="none" w:sz="0" w:space="0" w:color="auto"/>
            <w:left w:val="none" w:sz="0" w:space="0" w:color="auto"/>
            <w:bottom w:val="none" w:sz="0" w:space="0" w:color="auto"/>
            <w:right w:val="none" w:sz="0" w:space="0" w:color="auto"/>
          </w:divBdr>
        </w:div>
        <w:div w:id="1790584115">
          <w:marLeft w:val="640"/>
          <w:marRight w:val="0"/>
          <w:marTop w:val="0"/>
          <w:marBottom w:val="0"/>
          <w:divBdr>
            <w:top w:val="none" w:sz="0" w:space="0" w:color="auto"/>
            <w:left w:val="none" w:sz="0" w:space="0" w:color="auto"/>
            <w:bottom w:val="none" w:sz="0" w:space="0" w:color="auto"/>
            <w:right w:val="none" w:sz="0" w:space="0" w:color="auto"/>
          </w:divBdr>
        </w:div>
        <w:div w:id="1803572854">
          <w:marLeft w:val="640"/>
          <w:marRight w:val="0"/>
          <w:marTop w:val="0"/>
          <w:marBottom w:val="0"/>
          <w:divBdr>
            <w:top w:val="none" w:sz="0" w:space="0" w:color="auto"/>
            <w:left w:val="none" w:sz="0" w:space="0" w:color="auto"/>
            <w:bottom w:val="none" w:sz="0" w:space="0" w:color="auto"/>
            <w:right w:val="none" w:sz="0" w:space="0" w:color="auto"/>
          </w:divBdr>
        </w:div>
        <w:div w:id="1851407574">
          <w:marLeft w:val="640"/>
          <w:marRight w:val="0"/>
          <w:marTop w:val="0"/>
          <w:marBottom w:val="0"/>
          <w:divBdr>
            <w:top w:val="none" w:sz="0" w:space="0" w:color="auto"/>
            <w:left w:val="none" w:sz="0" w:space="0" w:color="auto"/>
            <w:bottom w:val="none" w:sz="0" w:space="0" w:color="auto"/>
            <w:right w:val="none" w:sz="0" w:space="0" w:color="auto"/>
          </w:divBdr>
        </w:div>
        <w:div w:id="1858225747">
          <w:marLeft w:val="640"/>
          <w:marRight w:val="0"/>
          <w:marTop w:val="0"/>
          <w:marBottom w:val="0"/>
          <w:divBdr>
            <w:top w:val="none" w:sz="0" w:space="0" w:color="auto"/>
            <w:left w:val="none" w:sz="0" w:space="0" w:color="auto"/>
            <w:bottom w:val="none" w:sz="0" w:space="0" w:color="auto"/>
            <w:right w:val="none" w:sz="0" w:space="0" w:color="auto"/>
          </w:divBdr>
        </w:div>
        <w:div w:id="1860964494">
          <w:marLeft w:val="640"/>
          <w:marRight w:val="0"/>
          <w:marTop w:val="0"/>
          <w:marBottom w:val="0"/>
          <w:divBdr>
            <w:top w:val="none" w:sz="0" w:space="0" w:color="auto"/>
            <w:left w:val="none" w:sz="0" w:space="0" w:color="auto"/>
            <w:bottom w:val="none" w:sz="0" w:space="0" w:color="auto"/>
            <w:right w:val="none" w:sz="0" w:space="0" w:color="auto"/>
          </w:divBdr>
        </w:div>
        <w:div w:id="2054647299">
          <w:marLeft w:val="640"/>
          <w:marRight w:val="0"/>
          <w:marTop w:val="0"/>
          <w:marBottom w:val="0"/>
          <w:divBdr>
            <w:top w:val="none" w:sz="0" w:space="0" w:color="auto"/>
            <w:left w:val="none" w:sz="0" w:space="0" w:color="auto"/>
            <w:bottom w:val="none" w:sz="0" w:space="0" w:color="auto"/>
            <w:right w:val="none" w:sz="0" w:space="0" w:color="auto"/>
          </w:divBdr>
        </w:div>
        <w:div w:id="2066559704">
          <w:marLeft w:val="640"/>
          <w:marRight w:val="0"/>
          <w:marTop w:val="0"/>
          <w:marBottom w:val="0"/>
          <w:divBdr>
            <w:top w:val="none" w:sz="0" w:space="0" w:color="auto"/>
            <w:left w:val="none" w:sz="0" w:space="0" w:color="auto"/>
            <w:bottom w:val="none" w:sz="0" w:space="0" w:color="auto"/>
            <w:right w:val="none" w:sz="0" w:space="0" w:color="auto"/>
          </w:divBdr>
        </w:div>
        <w:div w:id="2068335857">
          <w:marLeft w:val="640"/>
          <w:marRight w:val="0"/>
          <w:marTop w:val="0"/>
          <w:marBottom w:val="0"/>
          <w:divBdr>
            <w:top w:val="none" w:sz="0" w:space="0" w:color="auto"/>
            <w:left w:val="none" w:sz="0" w:space="0" w:color="auto"/>
            <w:bottom w:val="none" w:sz="0" w:space="0" w:color="auto"/>
            <w:right w:val="none" w:sz="0" w:space="0" w:color="auto"/>
          </w:divBdr>
        </w:div>
        <w:div w:id="2099325111">
          <w:marLeft w:val="640"/>
          <w:marRight w:val="0"/>
          <w:marTop w:val="0"/>
          <w:marBottom w:val="0"/>
          <w:divBdr>
            <w:top w:val="none" w:sz="0" w:space="0" w:color="auto"/>
            <w:left w:val="none" w:sz="0" w:space="0" w:color="auto"/>
            <w:bottom w:val="none" w:sz="0" w:space="0" w:color="auto"/>
            <w:right w:val="none" w:sz="0" w:space="0" w:color="auto"/>
          </w:divBdr>
        </w:div>
        <w:div w:id="2102986425">
          <w:marLeft w:val="640"/>
          <w:marRight w:val="0"/>
          <w:marTop w:val="0"/>
          <w:marBottom w:val="0"/>
          <w:divBdr>
            <w:top w:val="none" w:sz="0" w:space="0" w:color="auto"/>
            <w:left w:val="none" w:sz="0" w:space="0" w:color="auto"/>
            <w:bottom w:val="none" w:sz="0" w:space="0" w:color="auto"/>
            <w:right w:val="none" w:sz="0" w:space="0" w:color="auto"/>
          </w:divBdr>
        </w:div>
        <w:div w:id="2111200051">
          <w:marLeft w:val="640"/>
          <w:marRight w:val="0"/>
          <w:marTop w:val="0"/>
          <w:marBottom w:val="0"/>
          <w:divBdr>
            <w:top w:val="none" w:sz="0" w:space="0" w:color="auto"/>
            <w:left w:val="none" w:sz="0" w:space="0" w:color="auto"/>
            <w:bottom w:val="none" w:sz="0" w:space="0" w:color="auto"/>
            <w:right w:val="none" w:sz="0" w:space="0" w:color="auto"/>
          </w:divBdr>
        </w:div>
        <w:div w:id="2128766803">
          <w:marLeft w:val="640"/>
          <w:marRight w:val="0"/>
          <w:marTop w:val="0"/>
          <w:marBottom w:val="0"/>
          <w:divBdr>
            <w:top w:val="none" w:sz="0" w:space="0" w:color="auto"/>
            <w:left w:val="none" w:sz="0" w:space="0" w:color="auto"/>
            <w:bottom w:val="none" w:sz="0" w:space="0" w:color="auto"/>
            <w:right w:val="none" w:sz="0" w:space="0" w:color="auto"/>
          </w:divBdr>
        </w:div>
        <w:div w:id="2146238728">
          <w:marLeft w:val="640"/>
          <w:marRight w:val="0"/>
          <w:marTop w:val="0"/>
          <w:marBottom w:val="0"/>
          <w:divBdr>
            <w:top w:val="none" w:sz="0" w:space="0" w:color="auto"/>
            <w:left w:val="none" w:sz="0" w:space="0" w:color="auto"/>
            <w:bottom w:val="none" w:sz="0" w:space="0" w:color="auto"/>
            <w:right w:val="none" w:sz="0" w:space="0" w:color="auto"/>
          </w:divBdr>
        </w:div>
      </w:divsChild>
    </w:div>
    <w:div w:id="1919552889">
      <w:bodyDiv w:val="1"/>
      <w:marLeft w:val="0"/>
      <w:marRight w:val="0"/>
      <w:marTop w:val="0"/>
      <w:marBottom w:val="0"/>
      <w:divBdr>
        <w:top w:val="none" w:sz="0" w:space="0" w:color="auto"/>
        <w:left w:val="none" w:sz="0" w:space="0" w:color="auto"/>
        <w:bottom w:val="none" w:sz="0" w:space="0" w:color="auto"/>
        <w:right w:val="none" w:sz="0" w:space="0" w:color="auto"/>
      </w:divBdr>
      <w:divsChild>
        <w:div w:id="70661991">
          <w:marLeft w:val="640"/>
          <w:marRight w:val="0"/>
          <w:marTop w:val="0"/>
          <w:marBottom w:val="0"/>
          <w:divBdr>
            <w:top w:val="none" w:sz="0" w:space="0" w:color="auto"/>
            <w:left w:val="none" w:sz="0" w:space="0" w:color="auto"/>
            <w:bottom w:val="none" w:sz="0" w:space="0" w:color="auto"/>
            <w:right w:val="none" w:sz="0" w:space="0" w:color="auto"/>
          </w:divBdr>
        </w:div>
        <w:div w:id="83231810">
          <w:marLeft w:val="640"/>
          <w:marRight w:val="0"/>
          <w:marTop w:val="0"/>
          <w:marBottom w:val="0"/>
          <w:divBdr>
            <w:top w:val="none" w:sz="0" w:space="0" w:color="auto"/>
            <w:left w:val="none" w:sz="0" w:space="0" w:color="auto"/>
            <w:bottom w:val="none" w:sz="0" w:space="0" w:color="auto"/>
            <w:right w:val="none" w:sz="0" w:space="0" w:color="auto"/>
          </w:divBdr>
        </w:div>
        <w:div w:id="111173184">
          <w:marLeft w:val="640"/>
          <w:marRight w:val="0"/>
          <w:marTop w:val="0"/>
          <w:marBottom w:val="0"/>
          <w:divBdr>
            <w:top w:val="none" w:sz="0" w:space="0" w:color="auto"/>
            <w:left w:val="none" w:sz="0" w:space="0" w:color="auto"/>
            <w:bottom w:val="none" w:sz="0" w:space="0" w:color="auto"/>
            <w:right w:val="none" w:sz="0" w:space="0" w:color="auto"/>
          </w:divBdr>
        </w:div>
        <w:div w:id="113789654">
          <w:marLeft w:val="640"/>
          <w:marRight w:val="0"/>
          <w:marTop w:val="0"/>
          <w:marBottom w:val="0"/>
          <w:divBdr>
            <w:top w:val="none" w:sz="0" w:space="0" w:color="auto"/>
            <w:left w:val="none" w:sz="0" w:space="0" w:color="auto"/>
            <w:bottom w:val="none" w:sz="0" w:space="0" w:color="auto"/>
            <w:right w:val="none" w:sz="0" w:space="0" w:color="auto"/>
          </w:divBdr>
        </w:div>
        <w:div w:id="131673410">
          <w:marLeft w:val="640"/>
          <w:marRight w:val="0"/>
          <w:marTop w:val="0"/>
          <w:marBottom w:val="0"/>
          <w:divBdr>
            <w:top w:val="none" w:sz="0" w:space="0" w:color="auto"/>
            <w:left w:val="none" w:sz="0" w:space="0" w:color="auto"/>
            <w:bottom w:val="none" w:sz="0" w:space="0" w:color="auto"/>
            <w:right w:val="none" w:sz="0" w:space="0" w:color="auto"/>
          </w:divBdr>
        </w:div>
        <w:div w:id="155078026">
          <w:marLeft w:val="640"/>
          <w:marRight w:val="0"/>
          <w:marTop w:val="0"/>
          <w:marBottom w:val="0"/>
          <w:divBdr>
            <w:top w:val="none" w:sz="0" w:space="0" w:color="auto"/>
            <w:left w:val="none" w:sz="0" w:space="0" w:color="auto"/>
            <w:bottom w:val="none" w:sz="0" w:space="0" w:color="auto"/>
            <w:right w:val="none" w:sz="0" w:space="0" w:color="auto"/>
          </w:divBdr>
        </w:div>
        <w:div w:id="164442842">
          <w:marLeft w:val="640"/>
          <w:marRight w:val="0"/>
          <w:marTop w:val="0"/>
          <w:marBottom w:val="0"/>
          <w:divBdr>
            <w:top w:val="none" w:sz="0" w:space="0" w:color="auto"/>
            <w:left w:val="none" w:sz="0" w:space="0" w:color="auto"/>
            <w:bottom w:val="none" w:sz="0" w:space="0" w:color="auto"/>
            <w:right w:val="none" w:sz="0" w:space="0" w:color="auto"/>
          </w:divBdr>
        </w:div>
        <w:div w:id="190916658">
          <w:marLeft w:val="640"/>
          <w:marRight w:val="0"/>
          <w:marTop w:val="0"/>
          <w:marBottom w:val="0"/>
          <w:divBdr>
            <w:top w:val="none" w:sz="0" w:space="0" w:color="auto"/>
            <w:left w:val="none" w:sz="0" w:space="0" w:color="auto"/>
            <w:bottom w:val="none" w:sz="0" w:space="0" w:color="auto"/>
            <w:right w:val="none" w:sz="0" w:space="0" w:color="auto"/>
          </w:divBdr>
        </w:div>
        <w:div w:id="197402302">
          <w:marLeft w:val="640"/>
          <w:marRight w:val="0"/>
          <w:marTop w:val="0"/>
          <w:marBottom w:val="0"/>
          <w:divBdr>
            <w:top w:val="none" w:sz="0" w:space="0" w:color="auto"/>
            <w:left w:val="none" w:sz="0" w:space="0" w:color="auto"/>
            <w:bottom w:val="none" w:sz="0" w:space="0" w:color="auto"/>
            <w:right w:val="none" w:sz="0" w:space="0" w:color="auto"/>
          </w:divBdr>
        </w:div>
        <w:div w:id="213471859">
          <w:marLeft w:val="640"/>
          <w:marRight w:val="0"/>
          <w:marTop w:val="0"/>
          <w:marBottom w:val="0"/>
          <w:divBdr>
            <w:top w:val="none" w:sz="0" w:space="0" w:color="auto"/>
            <w:left w:val="none" w:sz="0" w:space="0" w:color="auto"/>
            <w:bottom w:val="none" w:sz="0" w:space="0" w:color="auto"/>
            <w:right w:val="none" w:sz="0" w:space="0" w:color="auto"/>
          </w:divBdr>
        </w:div>
        <w:div w:id="223958035">
          <w:marLeft w:val="640"/>
          <w:marRight w:val="0"/>
          <w:marTop w:val="0"/>
          <w:marBottom w:val="0"/>
          <w:divBdr>
            <w:top w:val="none" w:sz="0" w:space="0" w:color="auto"/>
            <w:left w:val="none" w:sz="0" w:space="0" w:color="auto"/>
            <w:bottom w:val="none" w:sz="0" w:space="0" w:color="auto"/>
            <w:right w:val="none" w:sz="0" w:space="0" w:color="auto"/>
          </w:divBdr>
        </w:div>
        <w:div w:id="225577064">
          <w:marLeft w:val="640"/>
          <w:marRight w:val="0"/>
          <w:marTop w:val="0"/>
          <w:marBottom w:val="0"/>
          <w:divBdr>
            <w:top w:val="none" w:sz="0" w:space="0" w:color="auto"/>
            <w:left w:val="none" w:sz="0" w:space="0" w:color="auto"/>
            <w:bottom w:val="none" w:sz="0" w:space="0" w:color="auto"/>
            <w:right w:val="none" w:sz="0" w:space="0" w:color="auto"/>
          </w:divBdr>
        </w:div>
        <w:div w:id="226502612">
          <w:marLeft w:val="640"/>
          <w:marRight w:val="0"/>
          <w:marTop w:val="0"/>
          <w:marBottom w:val="0"/>
          <w:divBdr>
            <w:top w:val="none" w:sz="0" w:space="0" w:color="auto"/>
            <w:left w:val="none" w:sz="0" w:space="0" w:color="auto"/>
            <w:bottom w:val="none" w:sz="0" w:space="0" w:color="auto"/>
            <w:right w:val="none" w:sz="0" w:space="0" w:color="auto"/>
          </w:divBdr>
        </w:div>
        <w:div w:id="244801404">
          <w:marLeft w:val="640"/>
          <w:marRight w:val="0"/>
          <w:marTop w:val="0"/>
          <w:marBottom w:val="0"/>
          <w:divBdr>
            <w:top w:val="none" w:sz="0" w:space="0" w:color="auto"/>
            <w:left w:val="none" w:sz="0" w:space="0" w:color="auto"/>
            <w:bottom w:val="none" w:sz="0" w:space="0" w:color="auto"/>
            <w:right w:val="none" w:sz="0" w:space="0" w:color="auto"/>
          </w:divBdr>
        </w:div>
        <w:div w:id="297151331">
          <w:marLeft w:val="640"/>
          <w:marRight w:val="0"/>
          <w:marTop w:val="0"/>
          <w:marBottom w:val="0"/>
          <w:divBdr>
            <w:top w:val="none" w:sz="0" w:space="0" w:color="auto"/>
            <w:left w:val="none" w:sz="0" w:space="0" w:color="auto"/>
            <w:bottom w:val="none" w:sz="0" w:space="0" w:color="auto"/>
            <w:right w:val="none" w:sz="0" w:space="0" w:color="auto"/>
          </w:divBdr>
        </w:div>
        <w:div w:id="326596779">
          <w:marLeft w:val="640"/>
          <w:marRight w:val="0"/>
          <w:marTop w:val="0"/>
          <w:marBottom w:val="0"/>
          <w:divBdr>
            <w:top w:val="none" w:sz="0" w:space="0" w:color="auto"/>
            <w:left w:val="none" w:sz="0" w:space="0" w:color="auto"/>
            <w:bottom w:val="none" w:sz="0" w:space="0" w:color="auto"/>
            <w:right w:val="none" w:sz="0" w:space="0" w:color="auto"/>
          </w:divBdr>
        </w:div>
        <w:div w:id="327490062">
          <w:marLeft w:val="640"/>
          <w:marRight w:val="0"/>
          <w:marTop w:val="0"/>
          <w:marBottom w:val="0"/>
          <w:divBdr>
            <w:top w:val="none" w:sz="0" w:space="0" w:color="auto"/>
            <w:left w:val="none" w:sz="0" w:space="0" w:color="auto"/>
            <w:bottom w:val="none" w:sz="0" w:space="0" w:color="auto"/>
            <w:right w:val="none" w:sz="0" w:space="0" w:color="auto"/>
          </w:divBdr>
        </w:div>
        <w:div w:id="334769189">
          <w:marLeft w:val="640"/>
          <w:marRight w:val="0"/>
          <w:marTop w:val="0"/>
          <w:marBottom w:val="0"/>
          <w:divBdr>
            <w:top w:val="none" w:sz="0" w:space="0" w:color="auto"/>
            <w:left w:val="none" w:sz="0" w:space="0" w:color="auto"/>
            <w:bottom w:val="none" w:sz="0" w:space="0" w:color="auto"/>
            <w:right w:val="none" w:sz="0" w:space="0" w:color="auto"/>
          </w:divBdr>
        </w:div>
        <w:div w:id="384647439">
          <w:marLeft w:val="640"/>
          <w:marRight w:val="0"/>
          <w:marTop w:val="0"/>
          <w:marBottom w:val="0"/>
          <w:divBdr>
            <w:top w:val="none" w:sz="0" w:space="0" w:color="auto"/>
            <w:left w:val="none" w:sz="0" w:space="0" w:color="auto"/>
            <w:bottom w:val="none" w:sz="0" w:space="0" w:color="auto"/>
            <w:right w:val="none" w:sz="0" w:space="0" w:color="auto"/>
          </w:divBdr>
        </w:div>
        <w:div w:id="398207475">
          <w:marLeft w:val="640"/>
          <w:marRight w:val="0"/>
          <w:marTop w:val="0"/>
          <w:marBottom w:val="0"/>
          <w:divBdr>
            <w:top w:val="none" w:sz="0" w:space="0" w:color="auto"/>
            <w:left w:val="none" w:sz="0" w:space="0" w:color="auto"/>
            <w:bottom w:val="none" w:sz="0" w:space="0" w:color="auto"/>
            <w:right w:val="none" w:sz="0" w:space="0" w:color="auto"/>
          </w:divBdr>
        </w:div>
        <w:div w:id="427695009">
          <w:marLeft w:val="640"/>
          <w:marRight w:val="0"/>
          <w:marTop w:val="0"/>
          <w:marBottom w:val="0"/>
          <w:divBdr>
            <w:top w:val="none" w:sz="0" w:space="0" w:color="auto"/>
            <w:left w:val="none" w:sz="0" w:space="0" w:color="auto"/>
            <w:bottom w:val="none" w:sz="0" w:space="0" w:color="auto"/>
            <w:right w:val="none" w:sz="0" w:space="0" w:color="auto"/>
          </w:divBdr>
        </w:div>
        <w:div w:id="481236214">
          <w:marLeft w:val="640"/>
          <w:marRight w:val="0"/>
          <w:marTop w:val="0"/>
          <w:marBottom w:val="0"/>
          <w:divBdr>
            <w:top w:val="none" w:sz="0" w:space="0" w:color="auto"/>
            <w:left w:val="none" w:sz="0" w:space="0" w:color="auto"/>
            <w:bottom w:val="none" w:sz="0" w:space="0" w:color="auto"/>
            <w:right w:val="none" w:sz="0" w:space="0" w:color="auto"/>
          </w:divBdr>
        </w:div>
        <w:div w:id="503013965">
          <w:marLeft w:val="640"/>
          <w:marRight w:val="0"/>
          <w:marTop w:val="0"/>
          <w:marBottom w:val="0"/>
          <w:divBdr>
            <w:top w:val="none" w:sz="0" w:space="0" w:color="auto"/>
            <w:left w:val="none" w:sz="0" w:space="0" w:color="auto"/>
            <w:bottom w:val="none" w:sz="0" w:space="0" w:color="auto"/>
            <w:right w:val="none" w:sz="0" w:space="0" w:color="auto"/>
          </w:divBdr>
        </w:div>
        <w:div w:id="507184252">
          <w:marLeft w:val="640"/>
          <w:marRight w:val="0"/>
          <w:marTop w:val="0"/>
          <w:marBottom w:val="0"/>
          <w:divBdr>
            <w:top w:val="none" w:sz="0" w:space="0" w:color="auto"/>
            <w:left w:val="none" w:sz="0" w:space="0" w:color="auto"/>
            <w:bottom w:val="none" w:sz="0" w:space="0" w:color="auto"/>
            <w:right w:val="none" w:sz="0" w:space="0" w:color="auto"/>
          </w:divBdr>
        </w:div>
        <w:div w:id="546374564">
          <w:marLeft w:val="640"/>
          <w:marRight w:val="0"/>
          <w:marTop w:val="0"/>
          <w:marBottom w:val="0"/>
          <w:divBdr>
            <w:top w:val="none" w:sz="0" w:space="0" w:color="auto"/>
            <w:left w:val="none" w:sz="0" w:space="0" w:color="auto"/>
            <w:bottom w:val="none" w:sz="0" w:space="0" w:color="auto"/>
            <w:right w:val="none" w:sz="0" w:space="0" w:color="auto"/>
          </w:divBdr>
        </w:div>
        <w:div w:id="557404404">
          <w:marLeft w:val="640"/>
          <w:marRight w:val="0"/>
          <w:marTop w:val="0"/>
          <w:marBottom w:val="0"/>
          <w:divBdr>
            <w:top w:val="none" w:sz="0" w:space="0" w:color="auto"/>
            <w:left w:val="none" w:sz="0" w:space="0" w:color="auto"/>
            <w:bottom w:val="none" w:sz="0" w:space="0" w:color="auto"/>
            <w:right w:val="none" w:sz="0" w:space="0" w:color="auto"/>
          </w:divBdr>
        </w:div>
        <w:div w:id="607322981">
          <w:marLeft w:val="640"/>
          <w:marRight w:val="0"/>
          <w:marTop w:val="0"/>
          <w:marBottom w:val="0"/>
          <w:divBdr>
            <w:top w:val="none" w:sz="0" w:space="0" w:color="auto"/>
            <w:left w:val="none" w:sz="0" w:space="0" w:color="auto"/>
            <w:bottom w:val="none" w:sz="0" w:space="0" w:color="auto"/>
            <w:right w:val="none" w:sz="0" w:space="0" w:color="auto"/>
          </w:divBdr>
        </w:div>
        <w:div w:id="682166667">
          <w:marLeft w:val="640"/>
          <w:marRight w:val="0"/>
          <w:marTop w:val="0"/>
          <w:marBottom w:val="0"/>
          <w:divBdr>
            <w:top w:val="none" w:sz="0" w:space="0" w:color="auto"/>
            <w:left w:val="none" w:sz="0" w:space="0" w:color="auto"/>
            <w:bottom w:val="none" w:sz="0" w:space="0" w:color="auto"/>
            <w:right w:val="none" w:sz="0" w:space="0" w:color="auto"/>
          </w:divBdr>
        </w:div>
        <w:div w:id="686755436">
          <w:marLeft w:val="640"/>
          <w:marRight w:val="0"/>
          <w:marTop w:val="0"/>
          <w:marBottom w:val="0"/>
          <w:divBdr>
            <w:top w:val="none" w:sz="0" w:space="0" w:color="auto"/>
            <w:left w:val="none" w:sz="0" w:space="0" w:color="auto"/>
            <w:bottom w:val="none" w:sz="0" w:space="0" w:color="auto"/>
            <w:right w:val="none" w:sz="0" w:space="0" w:color="auto"/>
          </w:divBdr>
        </w:div>
        <w:div w:id="730931390">
          <w:marLeft w:val="640"/>
          <w:marRight w:val="0"/>
          <w:marTop w:val="0"/>
          <w:marBottom w:val="0"/>
          <w:divBdr>
            <w:top w:val="none" w:sz="0" w:space="0" w:color="auto"/>
            <w:left w:val="none" w:sz="0" w:space="0" w:color="auto"/>
            <w:bottom w:val="none" w:sz="0" w:space="0" w:color="auto"/>
            <w:right w:val="none" w:sz="0" w:space="0" w:color="auto"/>
          </w:divBdr>
        </w:div>
        <w:div w:id="776366482">
          <w:marLeft w:val="640"/>
          <w:marRight w:val="0"/>
          <w:marTop w:val="0"/>
          <w:marBottom w:val="0"/>
          <w:divBdr>
            <w:top w:val="none" w:sz="0" w:space="0" w:color="auto"/>
            <w:left w:val="none" w:sz="0" w:space="0" w:color="auto"/>
            <w:bottom w:val="none" w:sz="0" w:space="0" w:color="auto"/>
            <w:right w:val="none" w:sz="0" w:space="0" w:color="auto"/>
          </w:divBdr>
        </w:div>
        <w:div w:id="794372965">
          <w:marLeft w:val="640"/>
          <w:marRight w:val="0"/>
          <w:marTop w:val="0"/>
          <w:marBottom w:val="0"/>
          <w:divBdr>
            <w:top w:val="none" w:sz="0" w:space="0" w:color="auto"/>
            <w:left w:val="none" w:sz="0" w:space="0" w:color="auto"/>
            <w:bottom w:val="none" w:sz="0" w:space="0" w:color="auto"/>
            <w:right w:val="none" w:sz="0" w:space="0" w:color="auto"/>
          </w:divBdr>
        </w:div>
        <w:div w:id="798299137">
          <w:marLeft w:val="640"/>
          <w:marRight w:val="0"/>
          <w:marTop w:val="0"/>
          <w:marBottom w:val="0"/>
          <w:divBdr>
            <w:top w:val="none" w:sz="0" w:space="0" w:color="auto"/>
            <w:left w:val="none" w:sz="0" w:space="0" w:color="auto"/>
            <w:bottom w:val="none" w:sz="0" w:space="0" w:color="auto"/>
            <w:right w:val="none" w:sz="0" w:space="0" w:color="auto"/>
          </w:divBdr>
        </w:div>
        <w:div w:id="807361582">
          <w:marLeft w:val="640"/>
          <w:marRight w:val="0"/>
          <w:marTop w:val="0"/>
          <w:marBottom w:val="0"/>
          <w:divBdr>
            <w:top w:val="none" w:sz="0" w:space="0" w:color="auto"/>
            <w:left w:val="none" w:sz="0" w:space="0" w:color="auto"/>
            <w:bottom w:val="none" w:sz="0" w:space="0" w:color="auto"/>
            <w:right w:val="none" w:sz="0" w:space="0" w:color="auto"/>
          </w:divBdr>
        </w:div>
        <w:div w:id="840242029">
          <w:marLeft w:val="640"/>
          <w:marRight w:val="0"/>
          <w:marTop w:val="0"/>
          <w:marBottom w:val="0"/>
          <w:divBdr>
            <w:top w:val="none" w:sz="0" w:space="0" w:color="auto"/>
            <w:left w:val="none" w:sz="0" w:space="0" w:color="auto"/>
            <w:bottom w:val="none" w:sz="0" w:space="0" w:color="auto"/>
            <w:right w:val="none" w:sz="0" w:space="0" w:color="auto"/>
          </w:divBdr>
        </w:div>
        <w:div w:id="844518445">
          <w:marLeft w:val="640"/>
          <w:marRight w:val="0"/>
          <w:marTop w:val="0"/>
          <w:marBottom w:val="0"/>
          <w:divBdr>
            <w:top w:val="none" w:sz="0" w:space="0" w:color="auto"/>
            <w:left w:val="none" w:sz="0" w:space="0" w:color="auto"/>
            <w:bottom w:val="none" w:sz="0" w:space="0" w:color="auto"/>
            <w:right w:val="none" w:sz="0" w:space="0" w:color="auto"/>
          </w:divBdr>
        </w:div>
        <w:div w:id="893543774">
          <w:marLeft w:val="640"/>
          <w:marRight w:val="0"/>
          <w:marTop w:val="0"/>
          <w:marBottom w:val="0"/>
          <w:divBdr>
            <w:top w:val="none" w:sz="0" w:space="0" w:color="auto"/>
            <w:left w:val="none" w:sz="0" w:space="0" w:color="auto"/>
            <w:bottom w:val="none" w:sz="0" w:space="0" w:color="auto"/>
            <w:right w:val="none" w:sz="0" w:space="0" w:color="auto"/>
          </w:divBdr>
        </w:div>
        <w:div w:id="897402129">
          <w:marLeft w:val="640"/>
          <w:marRight w:val="0"/>
          <w:marTop w:val="0"/>
          <w:marBottom w:val="0"/>
          <w:divBdr>
            <w:top w:val="none" w:sz="0" w:space="0" w:color="auto"/>
            <w:left w:val="none" w:sz="0" w:space="0" w:color="auto"/>
            <w:bottom w:val="none" w:sz="0" w:space="0" w:color="auto"/>
            <w:right w:val="none" w:sz="0" w:space="0" w:color="auto"/>
          </w:divBdr>
        </w:div>
        <w:div w:id="915936705">
          <w:marLeft w:val="640"/>
          <w:marRight w:val="0"/>
          <w:marTop w:val="0"/>
          <w:marBottom w:val="0"/>
          <w:divBdr>
            <w:top w:val="none" w:sz="0" w:space="0" w:color="auto"/>
            <w:left w:val="none" w:sz="0" w:space="0" w:color="auto"/>
            <w:bottom w:val="none" w:sz="0" w:space="0" w:color="auto"/>
            <w:right w:val="none" w:sz="0" w:space="0" w:color="auto"/>
          </w:divBdr>
        </w:div>
        <w:div w:id="948052811">
          <w:marLeft w:val="640"/>
          <w:marRight w:val="0"/>
          <w:marTop w:val="0"/>
          <w:marBottom w:val="0"/>
          <w:divBdr>
            <w:top w:val="none" w:sz="0" w:space="0" w:color="auto"/>
            <w:left w:val="none" w:sz="0" w:space="0" w:color="auto"/>
            <w:bottom w:val="none" w:sz="0" w:space="0" w:color="auto"/>
            <w:right w:val="none" w:sz="0" w:space="0" w:color="auto"/>
          </w:divBdr>
        </w:div>
        <w:div w:id="949438006">
          <w:marLeft w:val="640"/>
          <w:marRight w:val="0"/>
          <w:marTop w:val="0"/>
          <w:marBottom w:val="0"/>
          <w:divBdr>
            <w:top w:val="none" w:sz="0" w:space="0" w:color="auto"/>
            <w:left w:val="none" w:sz="0" w:space="0" w:color="auto"/>
            <w:bottom w:val="none" w:sz="0" w:space="0" w:color="auto"/>
            <w:right w:val="none" w:sz="0" w:space="0" w:color="auto"/>
          </w:divBdr>
        </w:div>
        <w:div w:id="976178935">
          <w:marLeft w:val="640"/>
          <w:marRight w:val="0"/>
          <w:marTop w:val="0"/>
          <w:marBottom w:val="0"/>
          <w:divBdr>
            <w:top w:val="none" w:sz="0" w:space="0" w:color="auto"/>
            <w:left w:val="none" w:sz="0" w:space="0" w:color="auto"/>
            <w:bottom w:val="none" w:sz="0" w:space="0" w:color="auto"/>
            <w:right w:val="none" w:sz="0" w:space="0" w:color="auto"/>
          </w:divBdr>
        </w:div>
        <w:div w:id="997028867">
          <w:marLeft w:val="640"/>
          <w:marRight w:val="0"/>
          <w:marTop w:val="0"/>
          <w:marBottom w:val="0"/>
          <w:divBdr>
            <w:top w:val="none" w:sz="0" w:space="0" w:color="auto"/>
            <w:left w:val="none" w:sz="0" w:space="0" w:color="auto"/>
            <w:bottom w:val="none" w:sz="0" w:space="0" w:color="auto"/>
            <w:right w:val="none" w:sz="0" w:space="0" w:color="auto"/>
          </w:divBdr>
        </w:div>
        <w:div w:id="1025247823">
          <w:marLeft w:val="640"/>
          <w:marRight w:val="0"/>
          <w:marTop w:val="0"/>
          <w:marBottom w:val="0"/>
          <w:divBdr>
            <w:top w:val="none" w:sz="0" w:space="0" w:color="auto"/>
            <w:left w:val="none" w:sz="0" w:space="0" w:color="auto"/>
            <w:bottom w:val="none" w:sz="0" w:space="0" w:color="auto"/>
            <w:right w:val="none" w:sz="0" w:space="0" w:color="auto"/>
          </w:divBdr>
        </w:div>
        <w:div w:id="1086809489">
          <w:marLeft w:val="640"/>
          <w:marRight w:val="0"/>
          <w:marTop w:val="0"/>
          <w:marBottom w:val="0"/>
          <w:divBdr>
            <w:top w:val="none" w:sz="0" w:space="0" w:color="auto"/>
            <w:left w:val="none" w:sz="0" w:space="0" w:color="auto"/>
            <w:bottom w:val="none" w:sz="0" w:space="0" w:color="auto"/>
            <w:right w:val="none" w:sz="0" w:space="0" w:color="auto"/>
          </w:divBdr>
        </w:div>
        <w:div w:id="1164394179">
          <w:marLeft w:val="640"/>
          <w:marRight w:val="0"/>
          <w:marTop w:val="0"/>
          <w:marBottom w:val="0"/>
          <w:divBdr>
            <w:top w:val="none" w:sz="0" w:space="0" w:color="auto"/>
            <w:left w:val="none" w:sz="0" w:space="0" w:color="auto"/>
            <w:bottom w:val="none" w:sz="0" w:space="0" w:color="auto"/>
            <w:right w:val="none" w:sz="0" w:space="0" w:color="auto"/>
          </w:divBdr>
        </w:div>
        <w:div w:id="1168138516">
          <w:marLeft w:val="640"/>
          <w:marRight w:val="0"/>
          <w:marTop w:val="0"/>
          <w:marBottom w:val="0"/>
          <w:divBdr>
            <w:top w:val="none" w:sz="0" w:space="0" w:color="auto"/>
            <w:left w:val="none" w:sz="0" w:space="0" w:color="auto"/>
            <w:bottom w:val="none" w:sz="0" w:space="0" w:color="auto"/>
            <w:right w:val="none" w:sz="0" w:space="0" w:color="auto"/>
          </w:divBdr>
        </w:div>
        <w:div w:id="1191188409">
          <w:marLeft w:val="640"/>
          <w:marRight w:val="0"/>
          <w:marTop w:val="0"/>
          <w:marBottom w:val="0"/>
          <w:divBdr>
            <w:top w:val="none" w:sz="0" w:space="0" w:color="auto"/>
            <w:left w:val="none" w:sz="0" w:space="0" w:color="auto"/>
            <w:bottom w:val="none" w:sz="0" w:space="0" w:color="auto"/>
            <w:right w:val="none" w:sz="0" w:space="0" w:color="auto"/>
          </w:divBdr>
        </w:div>
        <w:div w:id="1227036871">
          <w:marLeft w:val="640"/>
          <w:marRight w:val="0"/>
          <w:marTop w:val="0"/>
          <w:marBottom w:val="0"/>
          <w:divBdr>
            <w:top w:val="none" w:sz="0" w:space="0" w:color="auto"/>
            <w:left w:val="none" w:sz="0" w:space="0" w:color="auto"/>
            <w:bottom w:val="none" w:sz="0" w:space="0" w:color="auto"/>
            <w:right w:val="none" w:sz="0" w:space="0" w:color="auto"/>
          </w:divBdr>
        </w:div>
        <w:div w:id="1279796743">
          <w:marLeft w:val="640"/>
          <w:marRight w:val="0"/>
          <w:marTop w:val="0"/>
          <w:marBottom w:val="0"/>
          <w:divBdr>
            <w:top w:val="none" w:sz="0" w:space="0" w:color="auto"/>
            <w:left w:val="none" w:sz="0" w:space="0" w:color="auto"/>
            <w:bottom w:val="none" w:sz="0" w:space="0" w:color="auto"/>
            <w:right w:val="none" w:sz="0" w:space="0" w:color="auto"/>
          </w:divBdr>
        </w:div>
        <w:div w:id="1322348262">
          <w:marLeft w:val="640"/>
          <w:marRight w:val="0"/>
          <w:marTop w:val="0"/>
          <w:marBottom w:val="0"/>
          <w:divBdr>
            <w:top w:val="none" w:sz="0" w:space="0" w:color="auto"/>
            <w:left w:val="none" w:sz="0" w:space="0" w:color="auto"/>
            <w:bottom w:val="none" w:sz="0" w:space="0" w:color="auto"/>
            <w:right w:val="none" w:sz="0" w:space="0" w:color="auto"/>
          </w:divBdr>
        </w:div>
        <w:div w:id="1337222356">
          <w:marLeft w:val="640"/>
          <w:marRight w:val="0"/>
          <w:marTop w:val="0"/>
          <w:marBottom w:val="0"/>
          <w:divBdr>
            <w:top w:val="none" w:sz="0" w:space="0" w:color="auto"/>
            <w:left w:val="none" w:sz="0" w:space="0" w:color="auto"/>
            <w:bottom w:val="none" w:sz="0" w:space="0" w:color="auto"/>
            <w:right w:val="none" w:sz="0" w:space="0" w:color="auto"/>
          </w:divBdr>
        </w:div>
        <w:div w:id="1343555339">
          <w:marLeft w:val="640"/>
          <w:marRight w:val="0"/>
          <w:marTop w:val="0"/>
          <w:marBottom w:val="0"/>
          <w:divBdr>
            <w:top w:val="none" w:sz="0" w:space="0" w:color="auto"/>
            <w:left w:val="none" w:sz="0" w:space="0" w:color="auto"/>
            <w:bottom w:val="none" w:sz="0" w:space="0" w:color="auto"/>
            <w:right w:val="none" w:sz="0" w:space="0" w:color="auto"/>
          </w:divBdr>
        </w:div>
        <w:div w:id="1354377547">
          <w:marLeft w:val="640"/>
          <w:marRight w:val="0"/>
          <w:marTop w:val="0"/>
          <w:marBottom w:val="0"/>
          <w:divBdr>
            <w:top w:val="none" w:sz="0" w:space="0" w:color="auto"/>
            <w:left w:val="none" w:sz="0" w:space="0" w:color="auto"/>
            <w:bottom w:val="none" w:sz="0" w:space="0" w:color="auto"/>
            <w:right w:val="none" w:sz="0" w:space="0" w:color="auto"/>
          </w:divBdr>
        </w:div>
        <w:div w:id="1410228327">
          <w:marLeft w:val="640"/>
          <w:marRight w:val="0"/>
          <w:marTop w:val="0"/>
          <w:marBottom w:val="0"/>
          <w:divBdr>
            <w:top w:val="none" w:sz="0" w:space="0" w:color="auto"/>
            <w:left w:val="none" w:sz="0" w:space="0" w:color="auto"/>
            <w:bottom w:val="none" w:sz="0" w:space="0" w:color="auto"/>
            <w:right w:val="none" w:sz="0" w:space="0" w:color="auto"/>
          </w:divBdr>
        </w:div>
        <w:div w:id="1494449012">
          <w:marLeft w:val="640"/>
          <w:marRight w:val="0"/>
          <w:marTop w:val="0"/>
          <w:marBottom w:val="0"/>
          <w:divBdr>
            <w:top w:val="none" w:sz="0" w:space="0" w:color="auto"/>
            <w:left w:val="none" w:sz="0" w:space="0" w:color="auto"/>
            <w:bottom w:val="none" w:sz="0" w:space="0" w:color="auto"/>
            <w:right w:val="none" w:sz="0" w:space="0" w:color="auto"/>
          </w:divBdr>
        </w:div>
        <w:div w:id="1506941390">
          <w:marLeft w:val="640"/>
          <w:marRight w:val="0"/>
          <w:marTop w:val="0"/>
          <w:marBottom w:val="0"/>
          <w:divBdr>
            <w:top w:val="none" w:sz="0" w:space="0" w:color="auto"/>
            <w:left w:val="none" w:sz="0" w:space="0" w:color="auto"/>
            <w:bottom w:val="none" w:sz="0" w:space="0" w:color="auto"/>
            <w:right w:val="none" w:sz="0" w:space="0" w:color="auto"/>
          </w:divBdr>
        </w:div>
        <w:div w:id="1626766401">
          <w:marLeft w:val="640"/>
          <w:marRight w:val="0"/>
          <w:marTop w:val="0"/>
          <w:marBottom w:val="0"/>
          <w:divBdr>
            <w:top w:val="none" w:sz="0" w:space="0" w:color="auto"/>
            <w:left w:val="none" w:sz="0" w:space="0" w:color="auto"/>
            <w:bottom w:val="none" w:sz="0" w:space="0" w:color="auto"/>
            <w:right w:val="none" w:sz="0" w:space="0" w:color="auto"/>
          </w:divBdr>
        </w:div>
        <w:div w:id="1626886418">
          <w:marLeft w:val="640"/>
          <w:marRight w:val="0"/>
          <w:marTop w:val="0"/>
          <w:marBottom w:val="0"/>
          <w:divBdr>
            <w:top w:val="none" w:sz="0" w:space="0" w:color="auto"/>
            <w:left w:val="none" w:sz="0" w:space="0" w:color="auto"/>
            <w:bottom w:val="none" w:sz="0" w:space="0" w:color="auto"/>
            <w:right w:val="none" w:sz="0" w:space="0" w:color="auto"/>
          </w:divBdr>
        </w:div>
        <w:div w:id="1638800213">
          <w:marLeft w:val="640"/>
          <w:marRight w:val="0"/>
          <w:marTop w:val="0"/>
          <w:marBottom w:val="0"/>
          <w:divBdr>
            <w:top w:val="none" w:sz="0" w:space="0" w:color="auto"/>
            <w:left w:val="none" w:sz="0" w:space="0" w:color="auto"/>
            <w:bottom w:val="none" w:sz="0" w:space="0" w:color="auto"/>
            <w:right w:val="none" w:sz="0" w:space="0" w:color="auto"/>
          </w:divBdr>
        </w:div>
        <w:div w:id="1671636885">
          <w:marLeft w:val="640"/>
          <w:marRight w:val="0"/>
          <w:marTop w:val="0"/>
          <w:marBottom w:val="0"/>
          <w:divBdr>
            <w:top w:val="none" w:sz="0" w:space="0" w:color="auto"/>
            <w:left w:val="none" w:sz="0" w:space="0" w:color="auto"/>
            <w:bottom w:val="none" w:sz="0" w:space="0" w:color="auto"/>
            <w:right w:val="none" w:sz="0" w:space="0" w:color="auto"/>
          </w:divBdr>
        </w:div>
        <w:div w:id="1677921454">
          <w:marLeft w:val="640"/>
          <w:marRight w:val="0"/>
          <w:marTop w:val="0"/>
          <w:marBottom w:val="0"/>
          <w:divBdr>
            <w:top w:val="none" w:sz="0" w:space="0" w:color="auto"/>
            <w:left w:val="none" w:sz="0" w:space="0" w:color="auto"/>
            <w:bottom w:val="none" w:sz="0" w:space="0" w:color="auto"/>
            <w:right w:val="none" w:sz="0" w:space="0" w:color="auto"/>
          </w:divBdr>
        </w:div>
        <w:div w:id="1729300709">
          <w:marLeft w:val="640"/>
          <w:marRight w:val="0"/>
          <w:marTop w:val="0"/>
          <w:marBottom w:val="0"/>
          <w:divBdr>
            <w:top w:val="none" w:sz="0" w:space="0" w:color="auto"/>
            <w:left w:val="none" w:sz="0" w:space="0" w:color="auto"/>
            <w:bottom w:val="none" w:sz="0" w:space="0" w:color="auto"/>
            <w:right w:val="none" w:sz="0" w:space="0" w:color="auto"/>
          </w:divBdr>
        </w:div>
        <w:div w:id="1784616311">
          <w:marLeft w:val="640"/>
          <w:marRight w:val="0"/>
          <w:marTop w:val="0"/>
          <w:marBottom w:val="0"/>
          <w:divBdr>
            <w:top w:val="none" w:sz="0" w:space="0" w:color="auto"/>
            <w:left w:val="none" w:sz="0" w:space="0" w:color="auto"/>
            <w:bottom w:val="none" w:sz="0" w:space="0" w:color="auto"/>
            <w:right w:val="none" w:sz="0" w:space="0" w:color="auto"/>
          </w:divBdr>
        </w:div>
        <w:div w:id="1786609346">
          <w:marLeft w:val="640"/>
          <w:marRight w:val="0"/>
          <w:marTop w:val="0"/>
          <w:marBottom w:val="0"/>
          <w:divBdr>
            <w:top w:val="none" w:sz="0" w:space="0" w:color="auto"/>
            <w:left w:val="none" w:sz="0" w:space="0" w:color="auto"/>
            <w:bottom w:val="none" w:sz="0" w:space="0" w:color="auto"/>
            <w:right w:val="none" w:sz="0" w:space="0" w:color="auto"/>
          </w:divBdr>
        </w:div>
        <w:div w:id="1795175768">
          <w:marLeft w:val="640"/>
          <w:marRight w:val="0"/>
          <w:marTop w:val="0"/>
          <w:marBottom w:val="0"/>
          <w:divBdr>
            <w:top w:val="none" w:sz="0" w:space="0" w:color="auto"/>
            <w:left w:val="none" w:sz="0" w:space="0" w:color="auto"/>
            <w:bottom w:val="none" w:sz="0" w:space="0" w:color="auto"/>
            <w:right w:val="none" w:sz="0" w:space="0" w:color="auto"/>
          </w:divBdr>
        </w:div>
        <w:div w:id="1803039757">
          <w:marLeft w:val="640"/>
          <w:marRight w:val="0"/>
          <w:marTop w:val="0"/>
          <w:marBottom w:val="0"/>
          <w:divBdr>
            <w:top w:val="none" w:sz="0" w:space="0" w:color="auto"/>
            <w:left w:val="none" w:sz="0" w:space="0" w:color="auto"/>
            <w:bottom w:val="none" w:sz="0" w:space="0" w:color="auto"/>
            <w:right w:val="none" w:sz="0" w:space="0" w:color="auto"/>
          </w:divBdr>
        </w:div>
        <w:div w:id="1809397243">
          <w:marLeft w:val="640"/>
          <w:marRight w:val="0"/>
          <w:marTop w:val="0"/>
          <w:marBottom w:val="0"/>
          <w:divBdr>
            <w:top w:val="none" w:sz="0" w:space="0" w:color="auto"/>
            <w:left w:val="none" w:sz="0" w:space="0" w:color="auto"/>
            <w:bottom w:val="none" w:sz="0" w:space="0" w:color="auto"/>
            <w:right w:val="none" w:sz="0" w:space="0" w:color="auto"/>
          </w:divBdr>
        </w:div>
        <w:div w:id="1820152097">
          <w:marLeft w:val="640"/>
          <w:marRight w:val="0"/>
          <w:marTop w:val="0"/>
          <w:marBottom w:val="0"/>
          <w:divBdr>
            <w:top w:val="none" w:sz="0" w:space="0" w:color="auto"/>
            <w:left w:val="none" w:sz="0" w:space="0" w:color="auto"/>
            <w:bottom w:val="none" w:sz="0" w:space="0" w:color="auto"/>
            <w:right w:val="none" w:sz="0" w:space="0" w:color="auto"/>
          </w:divBdr>
        </w:div>
        <w:div w:id="1865168051">
          <w:marLeft w:val="640"/>
          <w:marRight w:val="0"/>
          <w:marTop w:val="0"/>
          <w:marBottom w:val="0"/>
          <w:divBdr>
            <w:top w:val="none" w:sz="0" w:space="0" w:color="auto"/>
            <w:left w:val="none" w:sz="0" w:space="0" w:color="auto"/>
            <w:bottom w:val="none" w:sz="0" w:space="0" w:color="auto"/>
            <w:right w:val="none" w:sz="0" w:space="0" w:color="auto"/>
          </w:divBdr>
        </w:div>
        <w:div w:id="1884323525">
          <w:marLeft w:val="640"/>
          <w:marRight w:val="0"/>
          <w:marTop w:val="0"/>
          <w:marBottom w:val="0"/>
          <w:divBdr>
            <w:top w:val="none" w:sz="0" w:space="0" w:color="auto"/>
            <w:left w:val="none" w:sz="0" w:space="0" w:color="auto"/>
            <w:bottom w:val="none" w:sz="0" w:space="0" w:color="auto"/>
            <w:right w:val="none" w:sz="0" w:space="0" w:color="auto"/>
          </w:divBdr>
        </w:div>
        <w:div w:id="1894191323">
          <w:marLeft w:val="640"/>
          <w:marRight w:val="0"/>
          <w:marTop w:val="0"/>
          <w:marBottom w:val="0"/>
          <w:divBdr>
            <w:top w:val="none" w:sz="0" w:space="0" w:color="auto"/>
            <w:left w:val="none" w:sz="0" w:space="0" w:color="auto"/>
            <w:bottom w:val="none" w:sz="0" w:space="0" w:color="auto"/>
            <w:right w:val="none" w:sz="0" w:space="0" w:color="auto"/>
          </w:divBdr>
        </w:div>
        <w:div w:id="1909916405">
          <w:marLeft w:val="640"/>
          <w:marRight w:val="0"/>
          <w:marTop w:val="0"/>
          <w:marBottom w:val="0"/>
          <w:divBdr>
            <w:top w:val="none" w:sz="0" w:space="0" w:color="auto"/>
            <w:left w:val="none" w:sz="0" w:space="0" w:color="auto"/>
            <w:bottom w:val="none" w:sz="0" w:space="0" w:color="auto"/>
            <w:right w:val="none" w:sz="0" w:space="0" w:color="auto"/>
          </w:divBdr>
        </w:div>
        <w:div w:id="1935434590">
          <w:marLeft w:val="640"/>
          <w:marRight w:val="0"/>
          <w:marTop w:val="0"/>
          <w:marBottom w:val="0"/>
          <w:divBdr>
            <w:top w:val="none" w:sz="0" w:space="0" w:color="auto"/>
            <w:left w:val="none" w:sz="0" w:space="0" w:color="auto"/>
            <w:bottom w:val="none" w:sz="0" w:space="0" w:color="auto"/>
            <w:right w:val="none" w:sz="0" w:space="0" w:color="auto"/>
          </w:divBdr>
        </w:div>
        <w:div w:id="1935551465">
          <w:marLeft w:val="640"/>
          <w:marRight w:val="0"/>
          <w:marTop w:val="0"/>
          <w:marBottom w:val="0"/>
          <w:divBdr>
            <w:top w:val="none" w:sz="0" w:space="0" w:color="auto"/>
            <w:left w:val="none" w:sz="0" w:space="0" w:color="auto"/>
            <w:bottom w:val="none" w:sz="0" w:space="0" w:color="auto"/>
            <w:right w:val="none" w:sz="0" w:space="0" w:color="auto"/>
          </w:divBdr>
        </w:div>
        <w:div w:id="1948268366">
          <w:marLeft w:val="640"/>
          <w:marRight w:val="0"/>
          <w:marTop w:val="0"/>
          <w:marBottom w:val="0"/>
          <w:divBdr>
            <w:top w:val="none" w:sz="0" w:space="0" w:color="auto"/>
            <w:left w:val="none" w:sz="0" w:space="0" w:color="auto"/>
            <w:bottom w:val="none" w:sz="0" w:space="0" w:color="auto"/>
            <w:right w:val="none" w:sz="0" w:space="0" w:color="auto"/>
          </w:divBdr>
        </w:div>
        <w:div w:id="1983391469">
          <w:marLeft w:val="640"/>
          <w:marRight w:val="0"/>
          <w:marTop w:val="0"/>
          <w:marBottom w:val="0"/>
          <w:divBdr>
            <w:top w:val="none" w:sz="0" w:space="0" w:color="auto"/>
            <w:left w:val="none" w:sz="0" w:space="0" w:color="auto"/>
            <w:bottom w:val="none" w:sz="0" w:space="0" w:color="auto"/>
            <w:right w:val="none" w:sz="0" w:space="0" w:color="auto"/>
          </w:divBdr>
        </w:div>
        <w:div w:id="1994523766">
          <w:marLeft w:val="640"/>
          <w:marRight w:val="0"/>
          <w:marTop w:val="0"/>
          <w:marBottom w:val="0"/>
          <w:divBdr>
            <w:top w:val="none" w:sz="0" w:space="0" w:color="auto"/>
            <w:left w:val="none" w:sz="0" w:space="0" w:color="auto"/>
            <w:bottom w:val="none" w:sz="0" w:space="0" w:color="auto"/>
            <w:right w:val="none" w:sz="0" w:space="0" w:color="auto"/>
          </w:divBdr>
        </w:div>
        <w:div w:id="2085443664">
          <w:marLeft w:val="640"/>
          <w:marRight w:val="0"/>
          <w:marTop w:val="0"/>
          <w:marBottom w:val="0"/>
          <w:divBdr>
            <w:top w:val="none" w:sz="0" w:space="0" w:color="auto"/>
            <w:left w:val="none" w:sz="0" w:space="0" w:color="auto"/>
            <w:bottom w:val="none" w:sz="0" w:space="0" w:color="auto"/>
            <w:right w:val="none" w:sz="0" w:space="0" w:color="auto"/>
          </w:divBdr>
        </w:div>
        <w:div w:id="2087418470">
          <w:marLeft w:val="640"/>
          <w:marRight w:val="0"/>
          <w:marTop w:val="0"/>
          <w:marBottom w:val="0"/>
          <w:divBdr>
            <w:top w:val="none" w:sz="0" w:space="0" w:color="auto"/>
            <w:left w:val="none" w:sz="0" w:space="0" w:color="auto"/>
            <w:bottom w:val="none" w:sz="0" w:space="0" w:color="auto"/>
            <w:right w:val="none" w:sz="0" w:space="0" w:color="auto"/>
          </w:divBdr>
        </w:div>
        <w:div w:id="2096628868">
          <w:marLeft w:val="640"/>
          <w:marRight w:val="0"/>
          <w:marTop w:val="0"/>
          <w:marBottom w:val="0"/>
          <w:divBdr>
            <w:top w:val="none" w:sz="0" w:space="0" w:color="auto"/>
            <w:left w:val="none" w:sz="0" w:space="0" w:color="auto"/>
            <w:bottom w:val="none" w:sz="0" w:space="0" w:color="auto"/>
            <w:right w:val="none" w:sz="0" w:space="0" w:color="auto"/>
          </w:divBdr>
        </w:div>
        <w:div w:id="2100638093">
          <w:marLeft w:val="640"/>
          <w:marRight w:val="0"/>
          <w:marTop w:val="0"/>
          <w:marBottom w:val="0"/>
          <w:divBdr>
            <w:top w:val="none" w:sz="0" w:space="0" w:color="auto"/>
            <w:left w:val="none" w:sz="0" w:space="0" w:color="auto"/>
            <w:bottom w:val="none" w:sz="0" w:space="0" w:color="auto"/>
            <w:right w:val="none" w:sz="0" w:space="0" w:color="auto"/>
          </w:divBdr>
        </w:div>
        <w:div w:id="2105807855">
          <w:marLeft w:val="640"/>
          <w:marRight w:val="0"/>
          <w:marTop w:val="0"/>
          <w:marBottom w:val="0"/>
          <w:divBdr>
            <w:top w:val="none" w:sz="0" w:space="0" w:color="auto"/>
            <w:left w:val="none" w:sz="0" w:space="0" w:color="auto"/>
            <w:bottom w:val="none" w:sz="0" w:space="0" w:color="auto"/>
            <w:right w:val="none" w:sz="0" w:space="0" w:color="auto"/>
          </w:divBdr>
        </w:div>
        <w:div w:id="2105957388">
          <w:marLeft w:val="640"/>
          <w:marRight w:val="0"/>
          <w:marTop w:val="0"/>
          <w:marBottom w:val="0"/>
          <w:divBdr>
            <w:top w:val="none" w:sz="0" w:space="0" w:color="auto"/>
            <w:left w:val="none" w:sz="0" w:space="0" w:color="auto"/>
            <w:bottom w:val="none" w:sz="0" w:space="0" w:color="auto"/>
            <w:right w:val="none" w:sz="0" w:space="0" w:color="auto"/>
          </w:divBdr>
        </w:div>
        <w:div w:id="2124684096">
          <w:marLeft w:val="640"/>
          <w:marRight w:val="0"/>
          <w:marTop w:val="0"/>
          <w:marBottom w:val="0"/>
          <w:divBdr>
            <w:top w:val="none" w:sz="0" w:space="0" w:color="auto"/>
            <w:left w:val="none" w:sz="0" w:space="0" w:color="auto"/>
            <w:bottom w:val="none" w:sz="0" w:space="0" w:color="auto"/>
            <w:right w:val="none" w:sz="0" w:space="0" w:color="auto"/>
          </w:divBdr>
        </w:div>
        <w:div w:id="2146925454">
          <w:marLeft w:val="640"/>
          <w:marRight w:val="0"/>
          <w:marTop w:val="0"/>
          <w:marBottom w:val="0"/>
          <w:divBdr>
            <w:top w:val="none" w:sz="0" w:space="0" w:color="auto"/>
            <w:left w:val="none" w:sz="0" w:space="0" w:color="auto"/>
            <w:bottom w:val="none" w:sz="0" w:space="0" w:color="auto"/>
            <w:right w:val="none" w:sz="0" w:space="0" w:color="auto"/>
          </w:divBdr>
        </w:div>
      </w:divsChild>
    </w:div>
    <w:div w:id="1951009332">
      <w:bodyDiv w:val="1"/>
      <w:marLeft w:val="0"/>
      <w:marRight w:val="0"/>
      <w:marTop w:val="0"/>
      <w:marBottom w:val="0"/>
      <w:divBdr>
        <w:top w:val="none" w:sz="0" w:space="0" w:color="auto"/>
        <w:left w:val="none" w:sz="0" w:space="0" w:color="auto"/>
        <w:bottom w:val="none" w:sz="0" w:space="0" w:color="auto"/>
        <w:right w:val="none" w:sz="0" w:space="0" w:color="auto"/>
      </w:divBdr>
      <w:divsChild>
        <w:div w:id="3365308">
          <w:marLeft w:val="640"/>
          <w:marRight w:val="0"/>
          <w:marTop w:val="0"/>
          <w:marBottom w:val="0"/>
          <w:divBdr>
            <w:top w:val="none" w:sz="0" w:space="0" w:color="auto"/>
            <w:left w:val="none" w:sz="0" w:space="0" w:color="auto"/>
            <w:bottom w:val="none" w:sz="0" w:space="0" w:color="auto"/>
            <w:right w:val="none" w:sz="0" w:space="0" w:color="auto"/>
          </w:divBdr>
        </w:div>
        <w:div w:id="35010023">
          <w:marLeft w:val="640"/>
          <w:marRight w:val="0"/>
          <w:marTop w:val="0"/>
          <w:marBottom w:val="0"/>
          <w:divBdr>
            <w:top w:val="none" w:sz="0" w:space="0" w:color="auto"/>
            <w:left w:val="none" w:sz="0" w:space="0" w:color="auto"/>
            <w:bottom w:val="none" w:sz="0" w:space="0" w:color="auto"/>
            <w:right w:val="none" w:sz="0" w:space="0" w:color="auto"/>
          </w:divBdr>
        </w:div>
        <w:div w:id="45036606">
          <w:marLeft w:val="640"/>
          <w:marRight w:val="0"/>
          <w:marTop w:val="0"/>
          <w:marBottom w:val="0"/>
          <w:divBdr>
            <w:top w:val="none" w:sz="0" w:space="0" w:color="auto"/>
            <w:left w:val="none" w:sz="0" w:space="0" w:color="auto"/>
            <w:bottom w:val="none" w:sz="0" w:space="0" w:color="auto"/>
            <w:right w:val="none" w:sz="0" w:space="0" w:color="auto"/>
          </w:divBdr>
        </w:div>
        <w:div w:id="51081776">
          <w:marLeft w:val="640"/>
          <w:marRight w:val="0"/>
          <w:marTop w:val="0"/>
          <w:marBottom w:val="0"/>
          <w:divBdr>
            <w:top w:val="none" w:sz="0" w:space="0" w:color="auto"/>
            <w:left w:val="none" w:sz="0" w:space="0" w:color="auto"/>
            <w:bottom w:val="none" w:sz="0" w:space="0" w:color="auto"/>
            <w:right w:val="none" w:sz="0" w:space="0" w:color="auto"/>
          </w:divBdr>
        </w:div>
        <w:div w:id="68966608">
          <w:marLeft w:val="640"/>
          <w:marRight w:val="0"/>
          <w:marTop w:val="0"/>
          <w:marBottom w:val="0"/>
          <w:divBdr>
            <w:top w:val="none" w:sz="0" w:space="0" w:color="auto"/>
            <w:left w:val="none" w:sz="0" w:space="0" w:color="auto"/>
            <w:bottom w:val="none" w:sz="0" w:space="0" w:color="auto"/>
            <w:right w:val="none" w:sz="0" w:space="0" w:color="auto"/>
          </w:divBdr>
        </w:div>
        <w:div w:id="86389446">
          <w:marLeft w:val="640"/>
          <w:marRight w:val="0"/>
          <w:marTop w:val="0"/>
          <w:marBottom w:val="0"/>
          <w:divBdr>
            <w:top w:val="none" w:sz="0" w:space="0" w:color="auto"/>
            <w:left w:val="none" w:sz="0" w:space="0" w:color="auto"/>
            <w:bottom w:val="none" w:sz="0" w:space="0" w:color="auto"/>
            <w:right w:val="none" w:sz="0" w:space="0" w:color="auto"/>
          </w:divBdr>
        </w:div>
        <w:div w:id="99759913">
          <w:marLeft w:val="640"/>
          <w:marRight w:val="0"/>
          <w:marTop w:val="0"/>
          <w:marBottom w:val="0"/>
          <w:divBdr>
            <w:top w:val="none" w:sz="0" w:space="0" w:color="auto"/>
            <w:left w:val="none" w:sz="0" w:space="0" w:color="auto"/>
            <w:bottom w:val="none" w:sz="0" w:space="0" w:color="auto"/>
            <w:right w:val="none" w:sz="0" w:space="0" w:color="auto"/>
          </w:divBdr>
        </w:div>
        <w:div w:id="160199192">
          <w:marLeft w:val="640"/>
          <w:marRight w:val="0"/>
          <w:marTop w:val="0"/>
          <w:marBottom w:val="0"/>
          <w:divBdr>
            <w:top w:val="none" w:sz="0" w:space="0" w:color="auto"/>
            <w:left w:val="none" w:sz="0" w:space="0" w:color="auto"/>
            <w:bottom w:val="none" w:sz="0" w:space="0" w:color="auto"/>
            <w:right w:val="none" w:sz="0" w:space="0" w:color="auto"/>
          </w:divBdr>
        </w:div>
        <w:div w:id="166481165">
          <w:marLeft w:val="640"/>
          <w:marRight w:val="0"/>
          <w:marTop w:val="0"/>
          <w:marBottom w:val="0"/>
          <w:divBdr>
            <w:top w:val="none" w:sz="0" w:space="0" w:color="auto"/>
            <w:left w:val="none" w:sz="0" w:space="0" w:color="auto"/>
            <w:bottom w:val="none" w:sz="0" w:space="0" w:color="auto"/>
            <w:right w:val="none" w:sz="0" w:space="0" w:color="auto"/>
          </w:divBdr>
        </w:div>
        <w:div w:id="172450813">
          <w:marLeft w:val="640"/>
          <w:marRight w:val="0"/>
          <w:marTop w:val="0"/>
          <w:marBottom w:val="0"/>
          <w:divBdr>
            <w:top w:val="none" w:sz="0" w:space="0" w:color="auto"/>
            <w:left w:val="none" w:sz="0" w:space="0" w:color="auto"/>
            <w:bottom w:val="none" w:sz="0" w:space="0" w:color="auto"/>
            <w:right w:val="none" w:sz="0" w:space="0" w:color="auto"/>
          </w:divBdr>
        </w:div>
        <w:div w:id="183326547">
          <w:marLeft w:val="640"/>
          <w:marRight w:val="0"/>
          <w:marTop w:val="0"/>
          <w:marBottom w:val="0"/>
          <w:divBdr>
            <w:top w:val="none" w:sz="0" w:space="0" w:color="auto"/>
            <w:left w:val="none" w:sz="0" w:space="0" w:color="auto"/>
            <w:bottom w:val="none" w:sz="0" w:space="0" w:color="auto"/>
            <w:right w:val="none" w:sz="0" w:space="0" w:color="auto"/>
          </w:divBdr>
        </w:div>
        <w:div w:id="200047511">
          <w:marLeft w:val="640"/>
          <w:marRight w:val="0"/>
          <w:marTop w:val="0"/>
          <w:marBottom w:val="0"/>
          <w:divBdr>
            <w:top w:val="none" w:sz="0" w:space="0" w:color="auto"/>
            <w:left w:val="none" w:sz="0" w:space="0" w:color="auto"/>
            <w:bottom w:val="none" w:sz="0" w:space="0" w:color="auto"/>
            <w:right w:val="none" w:sz="0" w:space="0" w:color="auto"/>
          </w:divBdr>
        </w:div>
        <w:div w:id="210043345">
          <w:marLeft w:val="640"/>
          <w:marRight w:val="0"/>
          <w:marTop w:val="0"/>
          <w:marBottom w:val="0"/>
          <w:divBdr>
            <w:top w:val="none" w:sz="0" w:space="0" w:color="auto"/>
            <w:left w:val="none" w:sz="0" w:space="0" w:color="auto"/>
            <w:bottom w:val="none" w:sz="0" w:space="0" w:color="auto"/>
            <w:right w:val="none" w:sz="0" w:space="0" w:color="auto"/>
          </w:divBdr>
        </w:div>
        <w:div w:id="235169879">
          <w:marLeft w:val="640"/>
          <w:marRight w:val="0"/>
          <w:marTop w:val="0"/>
          <w:marBottom w:val="0"/>
          <w:divBdr>
            <w:top w:val="none" w:sz="0" w:space="0" w:color="auto"/>
            <w:left w:val="none" w:sz="0" w:space="0" w:color="auto"/>
            <w:bottom w:val="none" w:sz="0" w:space="0" w:color="auto"/>
            <w:right w:val="none" w:sz="0" w:space="0" w:color="auto"/>
          </w:divBdr>
        </w:div>
        <w:div w:id="246575562">
          <w:marLeft w:val="640"/>
          <w:marRight w:val="0"/>
          <w:marTop w:val="0"/>
          <w:marBottom w:val="0"/>
          <w:divBdr>
            <w:top w:val="none" w:sz="0" w:space="0" w:color="auto"/>
            <w:left w:val="none" w:sz="0" w:space="0" w:color="auto"/>
            <w:bottom w:val="none" w:sz="0" w:space="0" w:color="auto"/>
            <w:right w:val="none" w:sz="0" w:space="0" w:color="auto"/>
          </w:divBdr>
        </w:div>
        <w:div w:id="252083149">
          <w:marLeft w:val="640"/>
          <w:marRight w:val="0"/>
          <w:marTop w:val="0"/>
          <w:marBottom w:val="0"/>
          <w:divBdr>
            <w:top w:val="none" w:sz="0" w:space="0" w:color="auto"/>
            <w:left w:val="none" w:sz="0" w:space="0" w:color="auto"/>
            <w:bottom w:val="none" w:sz="0" w:space="0" w:color="auto"/>
            <w:right w:val="none" w:sz="0" w:space="0" w:color="auto"/>
          </w:divBdr>
        </w:div>
        <w:div w:id="261650214">
          <w:marLeft w:val="640"/>
          <w:marRight w:val="0"/>
          <w:marTop w:val="0"/>
          <w:marBottom w:val="0"/>
          <w:divBdr>
            <w:top w:val="none" w:sz="0" w:space="0" w:color="auto"/>
            <w:left w:val="none" w:sz="0" w:space="0" w:color="auto"/>
            <w:bottom w:val="none" w:sz="0" w:space="0" w:color="auto"/>
            <w:right w:val="none" w:sz="0" w:space="0" w:color="auto"/>
          </w:divBdr>
        </w:div>
        <w:div w:id="301038724">
          <w:marLeft w:val="640"/>
          <w:marRight w:val="0"/>
          <w:marTop w:val="0"/>
          <w:marBottom w:val="0"/>
          <w:divBdr>
            <w:top w:val="none" w:sz="0" w:space="0" w:color="auto"/>
            <w:left w:val="none" w:sz="0" w:space="0" w:color="auto"/>
            <w:bottom w:val="none" w:sz="0" w:space="0" w:color="auto"/>
            <w:right w:val="none" w:sz="0" w:space="0" w:color="auto"/>
          </w:divBdr>
        </w:div>
        <w:div w:id="311519885">
          <w:marLeft w:val="640"/>
          <w:marRight w:val="0"/>
          <w:marTop w:val="0"/>
          <w:marBottom w:val="0"/>
          <w:divBdr>
            <w:top w:val="none" w:sz="0" w:space="0" w:color="auto"/>
            <w:left w:val="none" w:sz="0" w:space="0" w:color="auto"/>
            <w:bottom w:val="none" w:sz="0" w:space="0" w:color="auto"/>
            <w:right w:val="none" w:sz="0" w:space="0" w:color="auto"/>
          </w:divBdr>
        </w:div>
        <w:div w:id="336734382">
          <w:marLeft w:val="640"/>
          <w:marRight w:val="0"/>
          <w:marTop w:val="0"/>
          <w:marBottom w:val="0"/>
          <w:divBdr>
            <w:top w:val="none" w:sz="0" w:space="0" w:color="auto"/>
            <w:left w:val="none" w:sz="0" w:space="0" w:color="auto"/>
            <w:bottom w:val="none" w:sz="0" w:space="0" w:color="auto"/>
            <w:right w:val="none" w:sz="0" w:space="0" w:color="auto"/>
          </w:divBdr>
        </w:div>
        <w:div w:id="339625521">
          <w:marLeft w:val="640"/>
          <w:marRight w:val="0"/>
          <w:marTop w:val="0"/>
          <w:marBottom w:val="0"/>
          <w:divBdr>
            <w:top w:val="none" w:sz="0" w:space="0" w:color="auto"/>
            <w:left w:val="none" w:sz="0" w:space="0" w:color="auto"/>
            <w:bottom w:val="none" w:sz="0" w:space="0" w:color="auto"/>
            <w:right w:val="none" w:sz="0" w:space="0" w:color="auto"/>
          </w:divBdr>
        </w:div>
        <w:div w:id="352345464">
          <w:marLeft w:val="640"/>
          <w:marRight w:val="0"/>
          <w:marTop w:val="0"/>
          <w:marBottom w:val="0"/>
          <w:divBdr>
            <w:top w:val="none" w:sz="0" w:space="0" w:color="auto"/>
            <w:left w:val="none" w:sz="0" w:space="0" w:color="auto"/>
            <w:bottom w:val="none" w:sz="0" w:space="0" w:color="auto"/>
            <w:right w:val="none" w:sz="0" w:space="0" w:color="auto"/>
          </w:divBdr>
        </w:div>
        <w:div w:id="359429674">
          <w:marLeft w:val="640"/>
          <w:marRight w:val="0"/>
          <w:marTop w:val="0"/>
          <w:marBottom w:val="0"/>
          <w:divBdr>
            <w:top w:val="none" w:sz="0" w:space="0" w:color="auto"/>
            <w:left w:val="none" w:sz="0" w:space="0" w:color="auto"/>
            <w:bottom w:val="none" w:sz="0" w:space="0" w:color="auto"/>
            <w:right w:val="none" w:sz="0" w:space="0" w:color="auto"/>
          </w:divBdr>
        </w:div>
        <w:div w:id="421996781">
          <w:marLeft w:val="640"/>
          <w:marRight w:val="0"/>
          <w:marTop w:val="0"/>
          <w:marBottom w:val="0"/>
          <w:divBdr>
            <w:top w:val="none" w:sz="0" w:space="0" w:color="auto"/>
            <w:left w:val="none" w:sz="0" w:space="0" w:color="auto"/>
            <w:bottom w:val="none" w:sz="0" w:space="0" w:color="auto"/>
            <w:right w:val="none" w:sz="0" w:space="0" w:color="auto"/>
          </w:divBdr>
        </w:div>
        <w:div w:id="463233691">
          <w:marLeft w:val="640"/>
          <w:marRight w:val="0"/>
          <w:marTop w:val="0"/>
          <w:marBottom w:val="0"/>
          <w:divBdr>
            <w:top w:val="none" w:sz="0" w:space="0" w:color="auto"/>
            <w:left w:val="none" w:sz="0" w:space="0" w:color="auto"/>
            <w:bottom w:val="none" w:sz="0" w:space="0" w:color="auto"/>
            <w:right w:val="none" w:sz="0" w:space="0" w:color="auto"/>
          </w:divBdr>
        </w:div>
        <w:div w:id="476344117">
          <w:marLeft w:val="640"/>
          <w:marRight w:val="0"/>
          <w:marTop w:val="0"/>
          <w:marBottom w:val="0"/>
          <w:divBdr>
            <w:top w:val="none" w:sz="0" w:space="0" w:color="auto"/>
            <w:left w:val="none" w:sz="0" w:space="0" w:color="auto"/>
            <w:bottom w:val="none" w:sz="0" w:space="0" w:color="auto"/>
            <w:right w:val="none" w:sz="0" w:space="0" w:color="auto"/>
          </w:divBdr>
        </w:div>
        <w:div w:id="484245822">
          <w:marLeft w:val="640"/>
          <w:marRight w:val="0"/>
          <w:marTop w:val="0"/>
          <w:marBottom w:val="0"/>
          <w:divBdr>
            <w:top w:val="none" w:sz="0" w:space="0" w:color="auto"/>
            <w:left w:val="none" w:sz="0" w:space="0" w:color="auto"/>
            <w:bottom w:val="none" w:sz="0" w:space="0" w:color="auto"/>
            <w:right w:val="none" w:sz="0" w:space="0" w:color="auto"/>
          </w:divBdr>
        </w:div>
        <w:div w:id="497035524">
          <w:marLeft w:val="640"/>
          <w:marRight w:val="0"/>
          <w:marTop w:val="0"/>
          <w:marBottom w:val="0"/>
          <w:divBdr>
            <w:top w:val="none" w:sz="0" w:space="0" w:color="auto"/>
            <w:left w:val="none" w:sz="0" w:space="0" w:color="auto"/>
            <w:bottom w:val="none" w:sz="0" w:space="0" w:color="auto"/>
            <w:right w:val="none" w:sz="0" w:space="0" w:color="auto"/>
          </w:divBdr>
        </w:div>
        <w:div w:id="512455551">
          <w:marLeft w:val="640"/>
          <w:marRight w:val="0"/>
          <w:marTop w:val="0"/>
          <w:marBottom w:val="0"/>
          <w:divBdr>
            <w:top w:val="none" w:sz="0" w:space="0" w:color="auto"/>
            <w:left w:val="none" w:sz="0" w:space="0" w:color="auto"/>
            <w:bottom w:val="none" w:sz="0" w:space="0" w:color="auto"/>
            <w:right w:val="none" w:sz="0" w:space="0" w:color="auto"/>
          </w:divBdr>
        </w:div>
        <w:div w:id="526990579">
          <w:marLeft w:val="640"/>
          <w:marRight w:val="0"/>
          <w:marTop w:val="0"/>
          <w:marBottom w:val="0"/>
          <w:divBdr>
            <w:top w:val="none" w:sz="0" w:space="0" w:color="auto"/>
            <w:left w:val="none" w:sz="0" w:space="0" w:color="auto"/>
            <w:bottom w:val="none" w:sz="0" w:space="0" w:color="auto"/>
            <w:right w:val="none" w:sz="0" w:space="0" w:color="auto"/>
          </w:divBdr>
        </w:div>
        <w:div w:id="537745945">
          <w:marLeft w:val="640"/>
          <w:marRight w:val="0"/>
          <w:marTop w:val="0"/>
          <w:marBottom w:val="0"/>
          <w:divBdr>
            <w:top w:val="none" w:sz="0" w:space="0" w:color="auto"/>
            <w:left w:val="none" w:sz="0" w:space="0" w:color="auto"/>
            <w:bottom w:val="none" w:sz="0" w:space="0" w:color="auto"/>
            <w:right w:val="none" w:sz="0" w:space="0" w:color="auto"/>
          </w:divBdr>
        </w:div>
        <w:div w:id="560555115">
          <w:marLeft w:val="640"/>
          <w:marRight w:val="0"/>
          <w:marTop w:val="0"/>
          <w:marBottom w:val="0"/>
          <w:divBdr>
            <w:top w:val="none" w:sz="0" w:space="0" w:color="auto"/>
            <w:left w:val="none" w:sz="0" w:space="0" w:color="auto"/>
            <w:bottom w:val="none" w:sz="0" w:space="0" w:color="auto"/>
            <w:right w:val="none" w:sz="0" w:space="0" w:color="auto"/>
          </w:divBdr>
        </w:div>
        <w:div w:id="583806113">
          <w:marLeft w:val="640"/>
          <w:marRight w:val="0"/>
          <w:marTop w:val="0"/>
          <w:marBottom w:val="0"/>
          <w:divBdr>
            <w:top w:val="none" w:sz="0" w:space="0" w:color="auto"/>
            <w:left w:val="none" w:sz="0" w:space="0" w:color="auto"/>
            <w:bottom w:val="none" w:sz="0" w:space="0" w:color="auto"/>
            <w:right w:val="none" w:sz="0" w:space="0" w:color="auto"/>
          </w:divBdr>
        </w:div>
        <w:div w:id="589503488">
          <w:marLeft w:val="640"/>
          <w:marRight w:val="0"/>
          <w:marTop w:val="0"/>
          <w:marBottom w:val="0"/>
          <w:divBdr>
            <w:top w:val="none" w:sz="0" w:space="0" w:color="auto"/>
            <w:left w:val="none" w:sz="0" w:space="0" w:color="auto"/>
            <w:bottom w:val="none" w:sz="0" w:space="0" w:color="auto"/>
            <w:right w:val="none" w:sz="0" w:space="0" w:color="auto"/>
          </w:divBdr>
        </w:div>
        <w:div w:id="665518572">
          <w:marLeft w:val="640"/>
          <w:marRight w:val="0"/>
          <w:marTop w:val="0"/>
          <w:marBottom w:val="0"/>
          <w:divBdr>
            <w:top w:val="none" w:sz="0" w:space="0" w:color="auto"/>
            <w:left w:val="none" w:sz="0" w:space="0" w:color="auto"/>
            <w:bottom w:val="none" w:sz="0" w:space="0" w:color="auto"/>
            <w:right w:val="none" w:sz="0" w:space="0" w:color="auto"/>
          </w:divBdr>
        </w:div>
        <w:div w:id="668482494">
          <w:marLeft w:val="640"/>
          <w:marRight w:val="0"/>
          <w:marTop w:val="0"/>
          <w:marBottom w:val="0"/>
          <w:divBdr>
            <w:top w:val="none" w:sz="0" w:space="0" w:color="auto"/>
            <w:left w:val="none" w:sz="0" w:space="0" w:color="auto"/>
            <w:bottom w:val="none" w:sz="0" w:space="0" w:color="auto"/>
            <w:right w:val="none" w:sz="0" w:space="0" w:color="auto"/>
          </w:divBdr>
        </w:div>
        <w:div w:id="715009563">
          <w:marLeft w:val="640"/>
          <w:marRight w:val="0"/>
          <w:marTop w:val="0"/>
          <w:marBottom w:val="0"/>
          <w:divBdr>
            <w:top w:val="none" w:sz="0" w:space="0" w:color="auto"/>
            <w:left w:val="none" w:sz="0" w:space="0" w:color="auto"/>
            <w:bottom w:val="none" w:sz="0" w:space="0" w:color="auto"/>
            <w:right w:val="none" w:sz="0" w:space="0" w:color="auto"/>
          </w:divBdr>
        </w:div>
        <w:div w:id="732431539">
          <w:marLeft w:val="640"/>
          <w:marRight w:val="0"/>
          <w:marTop w:val="0"/>
          <w:marBottom w:val="0"/>
          <w:divBdr>
            <w:top w:val="none" w:sz="0" w:space="0" w:color="auto"/>
            <w:left w:val="none" w:sz="0" w:space="0" w:color="auto"/>
            <w:bottom w:val="none" w:sz="0" w:space="0" w:color="auto"/>
            <w:right w:val="none" w:sz="0" w:space="0" w:color="auto"/>
          </w:divBdr>
        </w:div>
        <w:div w:id="747457028">
          <w:marLeft w:val="640"/>
          <w:marRight w:val="0"/>
          <w:marTop w:val="0"/>
          <w:marBottom w:val="0"/>
          <w:divBdr>
            <w:top w:val="none" w:sz="0" w:space="0" w:color="auto"/>
            <w:left w:val="none" w:sz="0" w:space="0" w:color="auto"/>
            <w:bottom w:val="none" w:sz="0" w:space="0" w:color="auto"/>
            <w:right w:val="none" w:sz="0" w:space="0" w:color="auto"/>
          </w:divBdr>
        </w:div>
        <w:div w:id="752819998">
          <w:marLeft w:val="640"/>
          <w:marRight w:val="0"/>
          <w:marTop w:val="0"/>
          <w:marBottom w:val="0"/>
          <w:divBdr>
            <w:top w:val="none" w:sz="0" w:space="0" w:color="auto"/>
            <w:left w:val="none" w:sz="0" w:space="0" w:color="auto"/>
            <w:bottom w:val="none" w:sz="0" w:space="0" w:color="auto"/>
            <w:right w:val="none" w:sz="0" w:space="0" w:color="auto"/>
          </w:divBdr>
        </w:div>
        <w:div w:id="753668321">
          <w:marLeft w:val="640"/>
          <w:marRight w:val="0"/>
          <w:marTop w:val="0"/>
          <w:marBottom w:val="0"/>
          <w:divBdr>
            <w:top w:val="none" w:sz="0" w:space="0" w:color="auto"/>
            <w:left w:val="none" w:sz="0" w:space="0" w:color="auto"/>
            <w:bottom w:val="none" w:sz="0" w:space="0" w:color="auto"/>
            <w:right w:val="none" w:sz="0" w:space="0" w:color="auto"/>
          </w:divBdr>
        </w:div>
        <w:div w:id="760295116">
          <w:marLeft w:val="640"/>
          <w:marRight w:val="0"/>
          <w:marTop w:val="0"/>
          <w:marBottom w:val="0"/>
          <w:divBdr>
            <w:top w:val="none" w:sz="0" w:space="0" w:color="auto"/>
            <w:left w:val="none" w:sz="0" w:space="0" w:color="auto"/>
            <w:bottom w:val="none" w:sz="0" w:space="0" w:color="auto"/>
            <w:right w:val="none" w:sz="0" w:space="0" w:color="auto"/>
          </w:divBdr>
        </w:div>
        <w:div w:id="794756488">
          <w:marLeft w:val="640"/>
          <w:marRight w:val="0"/>
          <w:marTop w:val="0"/>
          <w:marBottom w:val="0"/>
          <w:divBdr>
            <w:top w:val="none" w:sz="0" w:space="0" w:color="auto"/>
            <w:left w:val="none" w:sz="0" w:space="0" w:color="auto"/>
            <w:bottom w:val="none" w:sz="0" w:space="0" w:color="auto"/>
            <w:right w:val="none" w:sz="0" w:space="0" w:color="auto"/>
          </w:divBdr>
        </w:div>
        <w:div w:id="802387083">
          <w:marLeft w:val="640"/>
          <w:marRight w:val="0"/>
          <w:marTop w:val="0"/>
          <w:marBottom w:val="0"/>
          <w:divBdr>
            <w:top w:val="none" w:sz="0" w:space="0" w:color="auto"/>
            <w:left w:val="none" w:sz="0" w:space="0" w:color="auto"/>
            <w:bottom w:val="none" w:sz="0" w:space="0" w:color="auto"/>
            <w:right w:val="none" w:sz="0" w:space="0" w:color="auto"/>
          </w:divBdr>
        </w:div>
        <w:div w:id="817648701">
          <w:marLeft w:val="640"/>
          <w:marRight w:val="0"/>
          <w:marTop w:val="0"/>
          <w:marBottom w:val="0"/>
          <w:divBdr>
            <w:top w:val="none" w:sz="0" w:space="0" w:color="auto"/>
            <w:left w:val="none" w:sz="0" w:space="0" w:color="auto"/>
            <w:bottom w:val="none" w:sz="0" w:space="0" w:color="auto"/>
            <w:right w:val="none" w:sz="0" w:space="0" w:color="auto"/>
          </w:divBdr>
        </w:div>
        <w:div w:id="868565061">
          <w:marLeft w:val="640"/>
          <w:marRight w:val="0"/>
          <w:marTop w:val="0"/>
          <w:marBottom w:val="0"/>
          <w:divBdr>
            <w:top w:val="none" w:sz="0" w:space="0" w:color="auto"/>
            <w:left w:val="none" w:sz="0" w:space="0" w:color="auto"/>
            <w:bottom w:val="none" w:sz="0" w:space="0" w:color="auto"/>
            <w:right w:val="none" w:sz="0" w:space="0" w:color="auto"/>
          </w:divBdr>
        </w:div>
        <w:div w:id="908736400">
          <w:marLeft w:val="640"/>
          <w:marRight w:val="0"/>
          <w:marTop w:val="0"/>
          <w:marBottom w:val="0"/>
          <w:divBdr>
            <w:top w:val="none" w:sz="0" w:space="0" w:color="auto"/>
            <w:left w:val="none" w:sz="0" w:space="0" w:color="auto"/>
            <w:bottom w:val="none" w:sz="0" w:space="0" w:color="auto"/>
            <w:right w:val="none" w:sz="0" w:space="0" w:color="auto"/>
          </w:divBdr>
        </w:div>
        <w:div w:id="946306364">
          <w:marLeft w:val="640"/>
          <w:marRight w:val="0"/>
          <w:marTop w:val="0"/>
          <w:marBottom w:val="0"/>
          <w:divBdr>
            <w:top w:val="none" w:sz="0" w:space="0" w:color="auto"/>
            <w:left w:val="none" w:sz="0" w:space="0" w:color="auto"/>
            <w:bottom w:val="none" w:sz="0" w:space="0" w:color="auto"/>
            <w:right w:val="none" w:sz="0" w:space="0" w:color="auto"/>
          </w:divBdr>
        </w:div>
        <w:div w:id="968784287">
          <w:marLeft w:val="640"/>
          <w:marRight w:val="0"/>
          <w:marTop w:val="0"/>
          <w:marBottom w:val="0"/>
          <w:divBdr>
            <w:top w:val="none" w:sz="0" w:space="0" w:color="auto"/>
            <w:left w:val="none" w:sz="0" w:space="0" w:color="auto"/>
            <w:bottom w:val="none" w:sz="0" w:space="0" w:color="auto"/>
            <w:right w:val="none" w:sz="0" w:space="0" w:color="auto"/>
          </w:divBdr>
        </w:div>
        <w:div w:id="975142531">
          <w:marLeft w:val="640"/>
          <w:marRight w:val="0"/>
          <w:marTop w:val="0"/>
          <w:marBottom w:val="0"/>
          <w:divBdr>
            <w:top w:val="none" w:sz="0" w:space="0" w:color="auto"/>
            <w:left w:val="none" w:sz="0" w:space="0" w:color="auto"/>
            <w:bottom w:val="none" w:sz="0" w:space="0" w:color="auto"/>
            <w:right w:val="none" w:sz="0" w:space="0" w:color="auto"/>
          </w:divBdr>
        </w:div>
        <w:div w:id="990408852">
          <w:marLeft w:val="640"/>
          <w:marRight w:val="0"/>
          <w:marTop w:val="0"/>
          <w:marBottom w:val="0"/>
          <w:divBdr>
            <w:top w:val="none" w:sz="0" w:space="0" w:color="auto"/>
            <w:left w:val="none" w:sz="0" w:space="0" w:color="auto"/>
            <w:bottom w:val="none" w:sz="0" w:space="0" w:color="auto"/>
            <w:right w:val="none" w:sz="0" w:space="0" w:color="auto"/>
          </w:divBdr>
        </w:div>
        <w:div w:id="1024136351">
          <w:marLeft w:val="640"/>
          <w:marRight w:val="0"/>
          <w:marTop w:val="0"/>
          <w:marBottom w:val="0"/>
          <w:divBdr>
            <w:top w:val="none" w:sz="0" w:space="0" w:color="auto"/>
            <w:left w:val="none" w:sz="0" w:space="0" w:color="auto"/>
            <w:bottom w:val="none" w:sz="0" w:space="0" w:color="auto"/>
            <w:right w:val="none" w:sz="0" w:space="0" w:color="auto"/>
          </w:divBdr>
        </w:div>
        <w:div w:id="1028986917">
          <w:marLeft w:val="640"/>
          <w:marRight w:val="0"/>
          <w:marTop w:val="0"/>
          <w:marBottom w:val="0"/>
          <w:divBdr>
            <w:top w:val="none" w:sz="0" w:space="0" w:color="auto"/>
            <w:left w:val="none" w:sz="0" w:space="0" w:color="auto"/>
            <w:bottom w:val="none" w:sz="0" w:space="0" w:color="auto"/>
            <w:right w:val="none" w:sz="0" w:space="0" w:color="auto"/>
          </w:divBdr>
        </w:div>
        <w:div w:id="1055349780">
          <w:marLeft w:val="640"/>
          <w:marRight w:val="0"/>
          <w:marTop w:val="0"/>
          <w:marBottom w:val="0"/>
          <w:divBdr>
            <w:top w:val="none" w:sz="0" w:space="0" w:color="auto"/>
            <w:left w:val="none" w:sz="0" w:space="0" w:color="auto"/>
            <w:bottom w:val="none" w:sz="0" w:space="0" w:color="auto"/>
            <w:right w:val="none" w:sz="0" w:space="0" w:color="auto"/>
          </w:divBdr>
        </w:div>
        <w:div w:id="1066297533">
          <w:marLeft w:val="640"/>
          <w:marRight w:val="0"/>
          <w:marTop w:val="0"/>
          <w:marBottom w:val="0"/>
          <w:divBdr>
            <w:top w:val="none" w:sz="0" w:space="0" w:color="auto"/>
            <w:left w:val="none" w:sz="0" w:space="0" w:color="auto"/>
            <w:bottom w:val="none" w:sz="0" w:space="0" w:color="auto"/>
            <w:right w:val="none" w:sz="0" w:space="0" w:color="auto"/>
          </w:divBdr>
        </w:div>
        <w:div w:id="1102146032">
          <w:marLeft w:val="640"/>
          <w:marRight w:val="0"/>
          <w:marTop w:val="0"/>
          <w:marBottom w:val="0"/>
          <w:divBdr>
            <w:top w:val="none" w:sz="0" w:space="0" w:color="auto"/>
            <w:left w:val="none" w:sz="0" w:space="0" w:color="auto"/>
            <w:bottom w:val="none" w:sz="0" w:space="0" w:color="auto"/>
            <w:right w:val="none" w:sz="0" w:space="0" w:color="auto"/>
          </w:divBdr>
        </w:div>
        <w:div w:id="1105002758">
          <w:marLeft w:val="640"/>
          <w:marRight w:val="0"/>
          <w:marTop w:val="0"/>
          <w:marBottom w:val="0"/>
          <w:divBdr>
            <w:top w:val="none" w:sz="0" w:space="0" w:color="auto"/>
            <w:left w:val="none" w:sz="0" w:space="0" w:color="auto"/>
            <w:bottom w:val="none" w:sz="0" w:space="0" w:color="auto"/>
            <w:right w:val="none" w:sz="0" w:space="0" w:color="auto"/>
          </w:divBdr>
        </w:div>
        <w:div w:id="1119028251">
          <w:marLeft w:val="640"/>
          <w:marRight w:val="0"/>
          <w:marTop w:val="0"/>
          <w:marBottom w:val="0"/>
          <w:divBdr>
            <w:top w:val="none" w:sz="0" w:space="0" w:color="auto"/>
            <w:left w:val="none" w:sz="0" w:space="0" w:color="auto"/>
            <w:bottom w:val="none" w:sz="0" w:space="0" w:color="auto"/>
            <w:right w:val="none" w:sz="0" w:space="0" w:color="auto"/>
          </w:divBdr>
        </w:div>
        <w:div w:id="1144200717">
          <w:marLeft w:val="640"/>
          <w:marRight w:val="0"/>
          <w:marTop w:val="0"/>
          <w:marBottom w:val="0"/>
          <w:divBdr>
            <w:top w:val="none" w:sz="0" w:space="0" w:color="auto"/>
            <w:left w:val="none" w:sz="0" w:space="0" w:color="auto"/>
            <w:bottom w:val="none" w:sz="0" w:space="0" w:color="auto"/>
            <w:right w:val="none" w:sz="0" w:space="0" w:color="auto"/>
          </w:divBdr>
        </w:div>
        <w:div w:id="1164709240">
          <w:marLeft w:val="640"/>
          <w:marRight w:val="0"/>
          <w:marTop w:val="0"/>
          <w:marBottom w:val="0"/>
          <w:divBdr>
            <w:top w:val="none" w:sz="0" w:space="0" w:color="auto"/>
            <w:left w:val="none" w:sz="0" w:space="0" w:color="auto"/>
            <w:bottom w:val="none" w:sz="0" w:space="0" w:color="auto"/>
            <w:right w:val="none" w:sz="0" w:space="0" w:color="auto"/>
          </w:divBdr>
        </w:div>
        <w:div w:id="1166703187">
          <w:marLeft w:val="640"/>
          <w:marRight w:val="0"/>
          <w:marTop w:val="0"/>
          <w:marBottom w:val="0"/>
          <w:divBdr>
            <w:top w:val="none" w:sz="0" w:space="0" w:color="auto"/>
            <w:left w:val="none" w:sz="0" w:space="0" w:color="auto"/>
            <w:bottom w:val="none" w:sz="0" w:space="0" w:color="auto"/>
            <w:right w:val="none" w:sz="0" w:space="0" w:color="auto"/>
          </w:divBdr>
        </w:div>
        <w:div w:id="1186409902">
          <w:marLeft w:val="640"/>
          <w:marRight w:val="0"/>
          <w:marTop w:val="0"/>
          <w:marBottom w:val="0"/>
          <w:divBdr>
            <w:top w:val="none" w:sz="0" w:space="0" w:color="auto"/>
            <w:left w:val="none" w:sz="0" w:space="0" w:color="auto"/>
            <w:bottom w:val="none" w:sz="0" w:space="0" w:color="auto"/>
            <w:right w:val="none" w:sz="0" w:space="0" w:color="auto"/>
          </w:divBdr>
        </w:div>
        <w:div w:id="1208175692">
          <w:marLeft w:val="640"/>
          <w:marRight w:val="0"/>
          <w:marTop w:val="0"/>
          <w:marBottom w:val="0"/>
          <w:divBdr>
            <w:top w:val="none" w:sz="0" w:space="0" w:color="auto"/>
            <w:left w:val="none" w:sz="0" w:space="0" w:color="auto"/>
            <w:bottom w:val="none" w:sz="0" w:space="0" w:color="auto"/>
            <w:right w:val="none" w:sz="0" w:space="0" w:color="auto"/>
          </w:divBdr>
        </w:div>
        <w:div w:id="1225868161">
          <w:marLeft w:val="640"/>
          <w:marRight w:val="0"/>
          <w:marTop w:val="0"/>
          <w:marBottom w:val="0"/>
          <w:divBdr>
            <w:top w:val="none" w:sz="0" w:space="0" w:color="auto"/>
            <w:left w:val="none" w:sz="0" w:space="0" w:color="auto"/>
            <w:bottom w:val="none" w:sz="0" w:space="0" w:color="auto"/>
            <w:right w:val="none" w:sz="0" w:space="0" w:color="auto"/>
          </w:divBdr>
        </w:div>
        <w:div w:id="1248345235">
          <w:marLeft w:val="640"/>
          <w:marRight w:val="0"/>
          <w:marTop w:val="0"/>
          <w:marBottom w:val="0"/>
          <w:divBdr>
            <w:top w:val="none" w:sz="0" w:space="0" w:color="auto"/>
            <w:left w:val="none" w:sz="0" w:space="0" w:color="auto"/>
            <w:bottom w:val="none" w:sz="0" w:space="0" w:color="auto"/>
            <w:right w:val="none" w:sz="0" w:space="0" w:color="auto"/>
          </w:divBdr>
        </w:div>
        <w:div w:id="1251237518">
          <w:marLeft w:val="640"/>
          <w:marRight w:val="0"/>
          <w:marTop w:val="0"/>
          <w:marBottom w:val="0"/>
          <w:divBdr>
            <w:top w:val="none" w:sz="0" w:space="0" w:color="auto"/>
            <w:left w:val="none" w:sz="0" w:space="0" w:color="auto"/>
            <w:bottom w:val="none" w:sz="0" w:space="0" w:color="auto"/>
            <w:right w:val="none" w:sz="0" w:space="0" w:color="auto"/>
          </w:divBdr>
        </w:div>
        <w:div w:id="1270770988">
          <w:marLeft w:val="640"/>
          <w:marRight w:val="0"/>
          <w:marTop w:val="0"/>
          <w:marBottom w:val="0"/>
          <w:divBdr>
            <w:top w:val="none" w:sz="0" w:space="0" w:color="auto"/>
            <w:left w:val="none" w:sz="0" w:space="0" w:color="auto"/>
            <w:bottom w:val="none" w:sz="0" w:space="0" w:color="auto"/>
            <w:right w:val="none" w:sz="0" w:space="0" w:color="auto"/>
          </w:divBdr>
        </w:div>
        <w:div w:id="1290748881">
          <w:marLeft w:val="640"/>
          <w:marRight w:val="0"/>
          <w:marTop w:val="0"/>
          <w:marBottom w:val="0"/>
          <w:divBdr>
            <w:top w:val="none" w:sz="0" w:space="0" w:color="auto"/>
            <w:left w:val="none" w:sz="0" w:space="0" w:color="auto"/>
            <w:bottom w:val="none" w:sz="0" w:space="0" w:color="auto"/>
            <w:right w:val="none" w:sz="0" w:space="0" w:color="auto"/>
          </w:divBdr>
        </w:div>
        <w:div w:id="1303661277">
          <w:marLeft w:val="640"/>
          <w:marRight w:val="0"/>
          <w:marTop w:val="0"/>
          <w:marBottom w:val="0"/>
          <w:divBdr>
            <w:top w:val="none" w:sz="0" w:space="0" w:color="auto"/>
            <w:left w:val="none" w:sz="0" w:space="0" w:color="auto"/>
            <w:bottom w:val="none" w:sz="0" w:space="0" w:color="auto"/>
            <w:right w:val="none" w:sz="0" w:space="0" w:color="auto"/>
          </w:divBdr>
        </w:div>
        <w:div w:id="1383869983">
          <w:marLeft w:val="640"/>
          <w:marRight w:val="0"/>
          <w:marTop w:val="0"/>
          <w:marBottom w:val="0"/>
          <w:divBdr>
            <w:top w:val="none" w:sz="0" w:space="0" w:color="auto"/>
            <w:left w:val="none" w:sz="0" w:space="0" w:color="auto"/>
            <w:bottom w:val="none" w:sz="0" w:space="0" w:color="auto"/>
            <w:right w:val="none" w:sz="0" w:space="0" w:color="auto"/>
          </w:divBdr>
        </w:div>
        <w:div w:id="1409110303">
          <w:marLeft w:val="640"/>
          <w:marRight w:val="0"/>
          <w:marTop w:val="0"/>
          <w:marBottom w:val="0"/>
          <w:divBdr>
            <w:top w:val="none" w:sz="0" w:space="0" w:color="auto"/>
            <w:left w:val="none" w:sz="0" w:space="0" w:color="auto"/>
            <w:bottom w:val="none" w:sz="0" w:space="0" w:color="auto"/>
            <w:right w:val="none" w:sz="0" w:space="0" w:color="auto"/>
          </w:divBdr>
        </w:div>
        <w:div w:id="1430931011">
          <w:marLeft w:val="640"/>
          <w:marRight w:val="0"/>
          <w:marTop w:val="0"/>
          <w:marBottom w:val="0"/>
          <w:divBdr>
            <w:top w:val="none" w:sz="0" w:space="0" w:color="auto"/>
            <w:left w:val="none" w:sz="0" w:space="0" w:color="auto"/>
            <w:bottom w:val="none" w:sz="0" w:space="0" w:color="auto"/>
            <w:right w:val="none" w:sz="0" w:space="0" w:color="auto"/>
          </w:divBdr>
        </w:div>
        <w:div w:id="1436709357">
          <w:marLeft w:val="640"/>
          <w:marRight w:val="0"/>
          <w:marTop w:val="0"/>
          <w:marBottom w:val="0"/>
          <w:divBdr>
            <w:top w:val="none" w:sz="0" w:space="0" w:color="auto"/>
            <w:left w:val="none" w:sz="0" w:space="0" w:color="auto"/>
            <w:bottom w:val="none" w:sz="0" w:space="0" w:color="auto"/>
            <w:right w:val="none" w:sz="0" w:space="0" w:color="auto"/>
          </w:divBdr>
        </w:div>
        <w:div w:id="1462648020">
          <w:marLeft w:val="640"/>
          <w:marRight w:val="0"/>
          <w:marTop w:val="0"/>
          <w:marBottom w:val="0"/>
          <w:divBdr>
            <w:top w:val="none" w:sz="0" w:space="0" w:color="auto"/>
            <w:left w:val="none" w:sz="0" w:space="0" w:color="auto"/>
            <w:bottom w:val="none" w:sz="0" w:space="0" w:color="auto"/>
            <w:right w:val="none" w:sz="0" w:space="0" w:color="auto"/>
          </w:divBdr>
        </w:div>
        <w:div w:id="1525289736">
          <w:marLeft w:val="640"/>
          <w:marRight w:val="0"/>
          <w:marTop w:val="0"/>
          <w:marBottom w:val="0"/>
          <w:divBdr>
            <w:top w:val="none" w:sz="0" w:space="0" w:color="auto"/>
            <w:left w:val="none" w:sz="0" w:space="0" w:color="auto"/>
            <w:bottom w:val="none" w:sz="0" w:space="0" w:color="auto"/>
            <w:right w:val="none" w:sz="0" w:space="0" w:color="auto"/>
          </w:divBdr>
        </w:div>
        <w:div w:id="1526747530">
          <w:marLeft w:val="640"/>
          <w:marRight w:val="0"/>
          <w:marTop w:val="0"/>
          <w:marBottom w:val="0"/>
          <w:divBdr>
            <w:top w:val="none" w:sz="0" w:space="0" w:color="auto"/>
            <w:left w:val="none" w:sz="0" w:space="0" w:color="auto"/>
            <w:bottom w:val="none" w:sz="0" w:space="0" w:color="auto"/>
            <w:right w:val="none" w:sz="0" w:space="0" w:color="auto"/>
          </w:divBdr>
        </w:div>
        <w:div w:id="1530332517">
          <w:marLeft w:val="640"/>
          <w:marRight w:val="0"/>
          <w:marTop w:val="0"/>
          <w:marBottom w:val="0"/>
          <w:divBdr>
            <w:top w:val="none" w:sz="0" w:space="0" w:color="auto"/>
            <w:left w:val="none" w:sz="0" w:space="0" w:color="auto"/>
            <w:bottom w:val="none" w:sz="0" w:space="0" w:color="auto"/>
            <w:right w:val="none" w:sz="0" w:space="0" w:color="auto"/>
          </w:divBdr>
        </w:div>
        <w:div w:id="1533877754">
          <w:marLeft w:val="640"/>
          <w:marRight w:val="0"/>
          <w:marTop w:val="0"/>
          <w:marBottom w:val="0"/>
          <w:divBdr>
            <w:top w:val="none" w:sz="0" w:space="0" w:color="auto"/>
            <w:left w:val="none" w:sz="0" w:space="0" w:color="auto"/>
            <w:bottom w:val="none" w:sz="0" w:space="0" w:color="auto"/>
            <w:right w:val="none" w:sz="0" w:space="0" w:color="auto"/>
          </w:divBdr>
        </w:div>
        <w:div w:id="1534922668">
          <w:marLeft w:val="640"/>
          <w:marRight w:val="0"/>
          <w:marTop w:val="0"/>
          <w:marBottom w:val="0"/>
          <w:divBdr>
            <w:top w:val="none" w:sz="0" w:space="0" w:color="auto"/>
            <w:left w:val="none" w:sz="0" w:space="0" w:color="auto"/>
            <w:bottom w:val="none" w:sz="0" w:space="0" w:color="auto"/>
            <w:right w:val="none" w:sz="0" w:space="0" w:color="auto"/>
          </w:divBdr>
        </w:div>
        <w:div w:id="1567260312">
          <w:marLeft w:val="640"/>
          <w:marRight w:val="0"/>
          <w:marTop w:val="0"/>
          <w:marBottom w:val="0"/>
          <w:divBdr>
            <w:top w:val="none" w:sz="0" w:space="0" w:color="auto"/>
            <w:left w:val="none" w:sz="0" w:space="0" w:color="auto"/>
            <w:bottom w:val="none" w:sz="0" w:space="0" w:color="auto"/>
            <w:right w:val="none" w:sz="0" w:space="0" w:color="auto"/>
          </w:divBdr>
        </w:div>
        <w:div w:id="1656685301">
          <w:marLeft w:val="640"/>
          <w:marRight w:val="0"/>
          <w:marTop w:val="0"/>
          <w:marBottom w:val="0"/>
          <w:divBdr>
            <w:top w:val="none" w:sz="0" w:space="0" w:color="auto"/>
            <w:left w:val="none" w:sz="0" w:space="0" w:color="auto"/>
            <w:bottom w:val="none" w:sz="0" w:space="0" w:color="auto"/>
            <w:right w:val="none" w:sz="0" w:space="0" w:color="auto"/>
          </w:divBdr>
        </w:div>
        <w:div w:id="1660186477">
          <w:marLeft w:val="640"/>
          <w:marRight w:val="0"/>
          <w:marTop w:val="0"/>
          <w:marBottom w:val="0"/>
          <w:divBdr>
            <w:top w:val="none" w:sz="0" w:space="0" w:color="auto"/>
            <w:left w:val="none" w:sz="0" w:space="0" w:color="auto"/>
            <w:bottom w:val="none" w:sz="0" w:space="0" w:color="auto"/>
            <w:right w:val="none" w:sz="0" w:space="0" w:color="auto"/>
          </w:divBdr>
        </w:div>
        <w:div w:id="1705671237">
          <w:marLeft w:val="640"/>
          <w:marRight w:val="0"/>
          <w:marTop w:val="0"/>
          <w:marBottom w:val="0"/>
          <w:divBdr>
            <w:top w:val="none" w:sz="0" w:space="0" w:color="auto"/>
            <w:left w:val="none" w:sz="0" w:space="0" w:color="auto"/>
            <w:bottom w:val="none" w:sz="0" w:space="0" w:color="auto"/>
            <w:right w:val="none" w:sz="0" w:space="0" w:color="auto"/>
          </w:divBdr>
        </w:div>
        <w:div w:id="1714649924">
          <w:marLeft w:val="640"/>
          <w:marRight w:val="0"/>
          <w:marTop w:val="0"/>
          <w:marBottom w:val="0"/>
          <w:divBdr>
            <w:top w:val="none" w:sz="0" w:space="0" w:color="auto"/>
            <w:left w:val="none" w:sz="0" w:space="0" w:color="auto"/>
            <w:bottom w:val="none" w:sz="0" w:space="0" w:color="auto"/>
            <w:right w:val="none" w:sz="0" w:space="0" w:color="auto"/>
          </w:divBdr>
        </w:div>
        <w:div w:id="1742941058">
          <w:marLeft w:val="640"/>
          <w:marRight w:val="0"/>
          <w:marTop w:val="0"/>
          <w:marBottom w:val="0"/>
          <w:divBdr>
            <w:top w:val="none" w:sz="0" w:space="0" w:color="auto"/>
            <w:left w:val="none" w:sz="0" w:space="0" w:color="auto"/>
            <w:bottom w:val="none" w:sz="0" w:space="0" w:color="auto"/>
            <w:right w:val="none" w:sz="0" w:space="0" w:color="auto"/>
          </w:divBdr>
        </w:div>
        <w:div w:id="1794786991">
          <w:marLeft w:val="640"/>
          <w:marRight w:val="0"/>
          <w:marTop w:val="0"/>
          <w:marBottom w:val="0"/>
          <w:divBdr>
            <w:top w:val="none" w:sz="0" w:space="0" w:color="auto"/>
            <w:left w:val="none" w:sz="0" w:space="0" w:color="auto"/>
            <w:bottom w:val="none" w:sz="0" w:space="0" w:color="auto"/>
            <w:right w:val="none" w:sz="0" w:space="0" w:color="auto"/>
          </w:divBdr>
        </w:div>
        <w:div w:id="1860973474">
          <w:marLeft w:val="640"/>
          <w:marRight w:val="0"/>
          <w:marTop w:val="0"/>
          <w:marBottom w:val="0"/>
          <w:divBdr>
            <w:top w:val="none" w:sz="0" w:space="0" w:color="auto"/>
            <w:left w:val="none" w:sz="0" w:space="0" w:color="auto"/>
            <w:bottom w:val="none" w:sz="0" w:space="0" w:color="auto"/>
            <w:right w:val="none" w:sz="0" w:space="0" w:color="auto"/>
          </w:divBdr>
        </w:div>
        <w:div w:id="1867139930">
          <w:marLeft w:val="640"/>
          <w:marRight w:val="0"/>
          <w:marTop w:val="0"/>
          <w:marBottom w:val="0"/>
          <w:divBdr>
            <w:top w:val="none" w:sz="0" w:space="0" w:color="auto"/>
            <w:left w:val="none" w:sz="0" w:space="0" w:color="auto"/>
            <w:bottom w:val="none" w:sz="0" w:space="0" w:color="auto"/>
            <w:right w:val="none" w:sz="0" w:space="0" w:color="auto"/>
          </w:divBdr>
        </w:div>
        <w:div w:id="1871068312">
          <w:marLeft w:val="640"/>
          <w:marRight w:val="0"/>
          <w:marTop w:val="0"/>
          <w:marBottom w:val="0"/>
          <w:divBdr>
            <w:top w:val="none" w:sz="0" w:space="0" w:color="auto"/>
            <w:left w:val="none" w:sz="0" w:space="0" w:color="auto"/>
            <w:bottom w:val="none" w:sz="0" w:space="0" w:color="auto"/>
            <w:right w:val="none" w:sz="0" w:space="0" w:color="auto"/>
          </w:divBdr>
        </w:div>
        <w:div w:id="1873182639">
          <w:marLeft w:val="640"/>
          <w:marRight w:val="0"/>
          <w:marTop w:val="0"/>
          <w:marBottom w:val="0"/>
          <w:divBdr>
            <w:top w:val="none" w:sz="0" w:space="0" w:color="auto"/>
            <w:left w:val="none" w:sz="0" w:space="0" w:color="auto"/>
            <w:bottom w:val="none" w:sz="0" w:space="0" w:color="auto"/>
            <w:right w:val="none" w:sz="0" w:space="0" w:color="auto"/>
          </w:divBdr>
        </w:div>
        <w:div w:id="1874684696">
          <w:marLeft w:val="640"/>
          <w:marRight w:val="0"/>
          <w:marTop w:val="0"/>
          <w:marBottom w:val="0"/>
          <w:divBdr>
            <w:top w:val="none" w:sz="0" w:space="0" w:color="auto"/>
            <w:left w:val="none" w:sz="0" w:space="0" w:color="auto"/>
            <w:bottom w:val="none" w:sz="0" w:space="0" w:color="auto"/>
            <w:right w:val="none" w:sz="0" w:space="0" w:color="auto"/>
          </w:divBdr>
        </w:div>
        <w:div w:id="1903715777">
          <w:marLeft w:val="640"/>
          <w:marRight w:val="0"/>
          <w:marTop w:val="0"/>
          <w:marBottom w:val="0"/>
          <w:divBdr>
            <w:top w:val="none" w:sz="0" w:space="0" w:color="auto"/>
            <w:left w:val="none" w:sz="0" w:space="0" w:color="auto"/>
            <w:bottom w:val="none" w:sz="0" w:space="0" w:color="auto"/>
            <w:right w:val="none" w:sz="0" w:space="0" w:color="auto"/>
          </w:divBdr>
        </w:div>
        <w:div w:id="1950161003">
          <w:marLeft w:val="640"/>
          <w:marRight w:val="0"/>
          <w:marTop w:val="0"/>
          <w:marBottom w:val="0"/>
          <w:divBdr>
            <w:top w:val="none" w:sz="0" w:space="0" w:color="auto"/>
            <w:left w:val="none" w:sz="0" w:space="0" w:color="auto"/>
            <w:bottom w:val="none" w:sz="0" w:space="0" w:color="auto"/>
            <w:right w:val="none" w:sz="0" w:space="0" w:color="auto"/>
          </w:divBdr>
        </w:div>
        <w:div w:id="2020505875">
          <w:marLeft w:val="640"/>
          <w:marRight w:val="0"/>
          <w:marTop w:val="0"/>
          <w:marBottom w:val="0"/>
          <w:divBdr>
            <w:top w:val="none" w:sz="0" w:space="0" w:color="auto"/>
            <w:left w:val="none" w:sz="0" w:space="0" w:color="auto"/>
            <w:bottom w:val="none" w:sz="0" w:space="0" w:color="auto"/>
            <w:right w:val="none" w:sz="0" w:space="0" w:color="auto"/>
          </w:divBdr>
        </w:div>
        <w:div w:id="2108770020">
          <w:marLeft w:val="640"/>
          <w:marRight w:val="0"/>
          <w:marTop w:val="0"/>
          <w:marBottom w:val="0"/>
          <w:divBdr>
            <w:top w:val="none" w:sz="0" w:space="0" w:color="auto"/>
            <w:left w:val="none" w:sz="0" w:space="0" w:color="auto"/>
            <w:bottom w:val="none" w:sz="0" w:space="0" w:color="auto"/>
            <w:right w:val="none" w:sz="0" w:space="0" w:color="auto"/>
          </w:divBdr>
        </w:div>
        <w:div w:id="2116753618">
          <w:marLeft w:val="640"/>
          <w:marRight w:val="0"/>
          <w:marTop w:val="0"/>
          <w:marBottom w:val="0"/>
          <w:divBdr>
            <w:top w:val="none" w:sz="0" w:space="0" w:color="auto"/>
            <w:left w:val="none" w:sz="0" w:space="0" w:color="auto"/>
            <w:bottom w:val="none" w:sz="0" w:space="0" w:color="auto"/>
            <w:right w:val="none" w:sz="0" w:space="0" w:color="auto"/>
          </w:divBdr>
        </w:div>
        <w:div w:id="2124840956">
          <w:marLeft w:val="640"/>
          <w:marRight w:val="0"/>
          <w:marTop w:val="0"/>
          <w:marBottom w:val="0"/>
          <w:divBdr>
            <w:top w:val="none" w:sz="0" w:space="0" w:color="auto"/>
            <w:left w:val="none" w:sz="0" w:space="0" w:color="auto"/>
            <w:bottom w:val="none" w:sz="0" w:space="0" w:color="auto"/>
            <w:right w:val="none" w:sz="0" w:space="0" w:color="auto"/>
          </w:divBdr>
        </w:div>
        <w:div w:id="2132237941">
          <w:marLeft w:val="640"/>
          <w:marRight w:val="0"/>
          <w:marTop w:val="0"/>
          <w:marBottom w:val="0"/>
          <w:divBdr>
            <w:top w:val="none" w:sz="0" w:space="0" w:color="auto"/>
            <w:left w:val="none" w:sz="0" w:space="0" w:color="auto"/>
            <w:bottom w:val="none" w:sz="0" w:space="0" w:color="auto"/>
            <w:right w:val="none" w:sz="0" w:space="0" w:color="auto"/>
          </w:divBdr>
        </w:div>
        <w:div w:id="2135129487">
          <w:marLeft w:val="640"/>
          <w:marRight w:val="0"/>
          <w:marTop w:val="0"/>
          <w:marBottom w:val="0"/>
          <w:divBdr>
            <w:top w:val="none" w:sz="0" w:space="0" w:color="auto"/>
            <w:left w:val="none" w:sz="0" w:space="0" w:color="auto"/>
            <w:bottom w:val="none" w:sz="0" w:space="0" w:color="auto"/>
            <w:right w:val="none" w:sz="0" w:space="0" w:color="auto"/>
          </w:divBdr>
        </w:div>
      </w:divsChild>
    </w:div>
    <w:div w:id="1956130072">
      <w:bodyDiv w:val="1"/>
      <w:marLeft w:val="0"/>
      <w:marRight w:val="0"/>
      <w:marTop w:val="0"/>
      <w:marBottom w:val="0"/>
      <w:divBdr>
        <w:top w:val="none" w:sz="0" w:space="0" w:color="auto"/>
        <w:left w:val="none" w:sz="0" w:space="0" w:color="auto"/>
        <w:bottom w:val="none" w:sz="0" w:space="0" w:color="auto"/>
        <w:right w:val="none" w:sz="0" w:space="0" w:color="auto"/>
      </w:divBdr>
      <w:divsChild>
        <w:div w:id="40441244">
          <w:marLeft w:val="640"/>
          <w:marRight w:val="0"/>
          <w:marTop w:val="0"/>
          <w:marBottom w:val="0"/>
          <w:divBdr>
            <w:top w:val="none" w:sz="0" w:space="0" w:color="auto"/>
            <w:left w:val="none" w:sz="0" w:space="0" w:color="auto"/>
            <w:bottom w:val="none" w:sz="0" w:space="0" w:color="auto"/>
            <w:right w:val="none" w:sz="0" w:space="0" w:color="auto"/>
          </w:divBdr>
        </w:div>
        <w:div w:id="65105582">
          <w:marLeft w:val="640"/>
          <w:marRight w:val="0"/>
          <w:marTop w:val="0"/>
          <w:marBottom w:val="0"/>
          <w:divBdr>
            <w:top w:val="none" w:sz="0" w:space="0" w:color="auto"/>
            <w:left w:val="none" w:sz="0" w:space="0" w:color="auto"/>
            <w:bottom w:val="none" w:sz="0" w:space="0" w:color="auto"/>
            <w:right w:val="none" w:sz="0" w:space="0" w:color="auto"/>
          </w:divBdr>
        </w:div>
        <w:div w:id="74858446">
          <w:marLeft w:val="640"/>
          <w:marRight w:val="0"/>
          <w:marTop w:val="0"/>
          <w:marBottom w:val="0"/>
          <w:divBdr>
            <w:top w:val="none" w:sz="0" w:space="0" w:color="auto"/>
            <w:left w:val="none" w:sz="0" w:space="0" w:color="auto"/>
            <w:bottom w:val="none" w:sz="0" w:space="0" w:color="auto"/>
            <w:right w:val="none" w:sz="0" w:space="0" w:color="auto"/>
          </w:divBdr>
        </w:div>
        <w:div w:id="91975478">
          <w:marLeft w:val="640"/>
          <w:marRight w:val="0"/>
          <w:marTop w:val="0"/>
          <w:marBottom w:val="0"/>
          <w:divBdr>
            <w:top w:val="none" w:sz="0" w:space="0" w:color="auto"/>
            <w:left w:val="none" w:sz="0" w:space="0" w:color="auto"/>
            <w:bottom w:val="none" w:sz="0" w:space="0" w:color="auto"/>
            <w:right w:val="none" w:sz="0" w:space="0" w:color="auto"/>
          </w:divBdr>
        </w:div>
        <w:div w:id="102848469">
          <w:marLeft w:val="640"/>
          <w:marRight w:val="0"/>
          <w:marTop w:val="0"/>
          <w:marBottom w:val="0"/>
          <w:divBdr>
            <w:top w:val="none" w:sz="0" w:space="0" w:color="auto"/>
            <w:left w:val="none" w:sz="0" w:space="0" w:color="auto"/>
            <w:bottom w:val="none" w:sz="0" w:space="0" w:color="auto"/>
            <w:right w:val="none" w:sz="0" w:space="0" w:color="auto"/>
          </w:divBdr>
        </w:div>
        <w:div w:id="120460187">
          <w:marLeft w:val="640"/>
          <w:marRight w:val="0"/>
          <w:marTop w:val="0"/>
          <w:marBottom w:val="0"/>
          <w:divBdr>
            <w:top w:val="none" w:sz="0" w:space="0" w:color="auto"/>
            <w:left w:val="none" w:sz="0" w:space="0" w:color="auto"/>
            <w:bottom w:val="none" w:sz="0" w:space="0" w:color="auto"/>
            <w:right w:val="none" w:sz="0" w:space="0" w:color="auto"/>
          </w:divBdr>
        </w:div>
        <w:div w:id="123625432">
          <w:marLeft w:val="640"/>
          <w:marRight w:val="0"/>
          <w:marTop w:val="0"/>
          <w:marBottom w:val="0"/>
          <w:divBdr>
            <w:top w:val="none" w:sz="0" w:space="0" w:color="auto"/>
            <w:left w:val="none" w:sz="0" w:space="0" w:color="auto"/>
            <w:bottom w:val="none" w:sz="0" w:space="0" w:color="auto"/>
            <w:right w:val="none" w:sz="0" w:space="0" w:color="auto"/>
          </w:divBdr>
        </w:div>
        <w:div w:id="128473826">
          <w:marLeft w:val="640"/>
          <w:marRight w:val="0"/>
          <w:marTop w:val="0"/>
          <w:marBottom w:val="0"/>
          <w:divBdr>
            <w:top w:val="none" w:sz="0" w:space="0" w:color="auto"/>
            <w:left w:val="none" w:sz="0" w:space="0" w:color="auto"/>
            <w:bottom w:val="none" w:sz="0" w:space="0" w:color="auto"/>
            <w:right w:val="none" w:sz="0" w:space="0" w:color="auto"/>
          </w:divBdr>
        </w:div>
        <w:div w:id="209004624">
          <w:marLeft w:val="640"/>
          <w:marRight w:val="0"/>
          <w:marTop w:val="0"/>
          <w:marBottom w:val="0"/>
          <w:divBdr>
            <w:top w:val="none" w:sz="0" w:space="0" w:color="auto"/>
            <w:left w:val="none" w:sz="0" w:space="0" w:color="auto"/>
            <w:bottom w:val="none" w:sz="0" w:space="0" w:color="auto"/>
            <w:right w:val="none" w:sz="0" w:space="0" w:color="auto"/>
          </w:divBdr>
        </w:div>
        <w:div w:id="217934488">
          <w:marLeft w:val="640"/>
          <w:marRight w:val="0"/>
          <w:marTop w:val="0"/>
          <w:marBottom w:val="0"/>
          <w:divBdr>
            <w:top w:val="none" w:sz="0" w:space="0" w:color="auto"/>
            <w:left w:val="none" w:sz="0" w:space="0" w:color="auto"/>
            <w:bottom w:val="none" w:sz="0" w:space="0" w:color="auto"/>
            <w:right w:val="none" w:sz="0" w:space="0" w:color="auto"/>
          </w:divBdr>
        </w:div>
        <w:div w:id="241373106">
          <w:marLeft w:val="640"/>
          <w:marRight w:val="0"/>
          <w:marTop w:val="0"/>
          <w:marBottom w:val="0"/>
          <w:divBdr>
            <w:top w:val="none" w:sz="0" w:space="0" w:color="auto"/>
            <w:left w:val="none" w:sz="0" w:space="0" w:color="auto"/>
            <w:bottom w:val="none" w:sz="0" w:space="0" w:color="auto"/>
            <w:right w:val="none" w:sz="0" w:space="0" w:color="auto"/>
          </w:divBdr>
        </w:div>
        <w:div w:id="306279732">
          <w:marLeft w:val="640"/>
          <w:marRight w:val="0"/>
          <w:marTop w:val="0"/>
          <w:marBottom w:val="0"/>
          <w:divBdr>
            <w:top w:val="none" w:sz="0" w:space="0" w:color="auto"/>
            <w:left w:val="none" w:sz="0" w:space="0" w:color="auto"/>
            <w:bottom w:val="none" w:sz="0" w:space="0" w:color="auto"/>
            <w:right w:val="none" w:sz="0" w:space="0" w:color="auto"/>
          </w:divBdr>
        </w:div>
        <w:div w:id="306520732">
          <w:marLeft w:val="640"/>
          <w:marRight w:val="0"/>
          <w:marTop w:val="0"/>
          <w:marBottom w:val="0"/>
          <w:divBdr>
            <w:top w:val="none" w:sz="0" w:space="0" w:color="auto"/>
            <w:left w:val="none" w:sz="0" w:space="0" w:color="auto"/>
            <w:bottom w:val="none" w:sz="0" w:space="0" w:color="auto"/>
            <w:right w:val="none" w:sz="0" w:space="0" w:color="auto"/>
          </w:divBdr>
        </w:div>
        <w:div w:id="316109199">
          <w:marLeft w:val="640"/>
          <w:marRight w:val="0"/>
          <w:marTop w:val="0"/>
          <w:marBottom w:val="0"/>
          <w:divBdr>
            <w:top w:val="none" w:sz="0" w:space="0" w:color="auto"/>
            <w:left w:val="none" w:sz="0" w:space="0" w:color="auto"/>
            <w:bottom w:val="none" w:sz="0" w:space="0" w:color="auto"/>
            <w:right w:val="none" w:sz="0" w:space="0" w:color="auto"/>
          </w:divBdr>
        </w:div>
        <w:div w:id="319581047">
          <w:marLeft w:val="640"/>
          <w:marRight w:val="0"/>
          <w:marTop w:val="0"/>
          <w:marBottom w:val="0"/>
          <w:divBdr>
            <w:top w:val="none" w:sz="0" w:space="0" w:color="auto"/>
            <w:left w:val="none" w:sz="0" w:space="0" w:color="auto"/>
            <w:bottom w:val="none" w:sz="0" w:space="0" w:color="auto"/>
            <w:right w:val="none" w:sz="0" w:space="0" w:color="auto"/>
          </w:divBdr>
        </w:div>
        <w:div w:id="367533131">
          <w:marLeft w:val="640"/>
          <w:marRight w:val="0"/>
          <w:marTop w:val="0"/>
          <w:marBottom w:val="0"/>
          <w:divBdr>
            <w:top w:val="none" w:sz="0" w:space="0" w:color="auto"/>
            <w:left w:val="none" w:sz="0" w:space="0" w:color="auto"/>
            <w:bottom w:val="none" w:sz="0" w:space="0" w:color="auto"/>
            <w:right w:val="none" w:sz="0" w:space="0" w:color="auto"/>
          </w:divBdr>
        </w:div>
        <w:div w:id="368922008">
          <w:marLeft w:val="640"/>
          <w:marRight w:val="0"/>
          <w:marTop w:val="0"/>
          <w:marBottom w:val="0"/>
          <w:divBdr>
            <w:top w:val="none" w:sz="0" w:space="0" w:color="auto"/>
            <w:left w:val="none" w:sz="0" w:space="0" w:color="auto"/>
            <w:bottom w:val="none" w:sz="0" w:space="0" w:color="auto"/>
            <w:right w:val="none" w:sz="0" w:space="0" w:color="auto"/>
          </w:divBdr>
        </w:div>
        <w:div w:id="385565945">
          <w:marLeft w:val="640"/>
          <w:marRight w:val="0"/>
          <w:marTop w:val="0"/>
          <w:marBottom w:val="0"/>
          <w:divBdr>
            <w:top w:val="none" w:sz="0" w:space="0" w:color="auto"/>
            <w:left w:val="none" w:sz="0" w:space="0" w:color="auto"/>
            <w:bottom w:val="none" w:sz="0" w:space="0" w:color="auto"/>
            <w:right w:val="none" w:sz="0" w:space="0" w:color="auto"/>
          </w:divBdr>
        </w:div>
        <w:div w:id="390007445">
          <w:marLeft w:val="640"/>
          <w:marRight w:val="0"/>
          <w:marTop w:val="0"/>
          <w:marBottom w:val="0"/>
          <w:divBdr>
            <w:top w:val="none" w:sz="0" w:space="0" w:color="auto"/>
            <w:left w:val="none" w:sz="0" w:space="0" w:color="auto"/>
            <w:bottom w:val="none" w:sz="0" w:space="0" w:color="auto"/>
            <w:right w:val="none" w:sz="0" w:space="0" w:color="auto"/>
          </w:divBdr>
        </w:div>
        <w:div w:id="390424164">
          <w:marLeft w:val="640"/>
          <w:marRight w:val="0"/>
          <w:marTop w:val="0"/>
          <w:marBottom w:val="0"/>
          <w:divBdr>
            <w:top w:val="none" w:sz="0" w:space="0" w:color="auto"/>
            <w:left w:val="none" w:sz="0" w:space="0" w:color="auto"/>
            <w:bottom w:val="none" w:sz="0" w:space="0" w:color="auto"/>
            <w:right w:val="none" w:sz="0" w:space="0" w:color="auto"/>
          </w:divBdr>
        </w:div>
        <w:div w:id="402797180">
          <w:marLeft w:val="640"/>
          <w:marRight w:val="0"/>
          <w:marTop w:val="0"/>
          <w:marBottom w:val="0"/>
          <w:divBdr>
            <w:top w:val="none" w:sz="0" w:space="0" w:color="auto"/>
            <w:left w:val="none" w:sz="0" w:space="0" w:color="auto"/>
            <w:bottom w:val="none" w:sz="0" w:space="0" w:color="auto"/>
            <w:right w:val="none" w:sz="0" w:space="0" w:color="auto"/>
          </w:divBdr>
        </w:div>
        <w:div w:id="474179559">
          <w:marLeft w:val="640"/>
          <w:marRight w:val="0"/>
          <w:marTop w:val="0"/>
          <w:marBottom w:val="0"/>
          <w:divBdr>
            <w:top w:val="none" w:sz="0" w:space="0" w:color="auto"/>
            <w:left w:val="none" w:sz="0" w:space="0" w:color="auto"/>
            <w:bottom w:val="none" w:sz="0" w:space="0" w:color="auto"/>
            <w:right w:val="none" w:sz="0" w:space="0" w:color="auto"/>
          </w:divBdr>
        </w:div>
        <w:div w:id="487092861">
          <w:marLeft w:val="640"/>
          <w:marRight w:val="0"/>
          <w:marTop w:val="0"/>
          <w:marBottom w:val="0"/>
          <w:divBdr>
            <w:top w:val="none" w:sz="0" w:space="0" w:color="auto"/>
            <w:left w:val="none" w:sz="0" w:space="0" w:color="auto"/>
            <w:bottom w:val="none" w:sz="0" w:space="0" w:color="auto"/>
            <w:right w:val="none" w:sz="0" w:space="0" w:color="auto"/>
          </w:divBdr>
        </w:div>
        <w:div w:id="492377342">
          <w:marLeft w:val="640"/>
          <w:marRight w:val="0"/>
          <w:marTop w:val="0"/>
          <w:marBottom w:val="0"/>
          <w:divBdr>
            <w:top w:val="none" w:sz="0" w:space="0" w:color="auto"/>
            <w:left w:val="none" w:sz="0" w:space="0" w:color="auto"/>
            <w:bottom w:val="none" w:sz="0" w:space="0" w:color="auto"/>
            <w:right w:val="none" w:sz="0" w:space="0" w:color="auto"/>
          </w:divBdr>
        </w:div>
        <w:div w:id="540829849">
          <w:marLeft w:val="640"/>
          <w:marRight w:val="0"/>
          <w:marTop w:val="0"/>
          <w:marBottom w:val="0"/>
          <w:divBdr>
            <w:top w:val="none" w:sz="0" w:space="0" w:color="auto"/>
            <w:left w:val="none" w:sz="0" w:space="0" w:color="auto"/>
            <w:bottom w:val="none" w:sz="0" w:space="0" w:color="auto"/>
            <w:right w:val="none" w:sz="0" w:space="0" w:color="auto"/>
          </w:divBdr>
        </w:div>
        <w:div w:id="551817679">
          <w:marLeft w:val="640"/>
          <w:marRight w:val="0"/>
          <w:marTop w:val="0"/>
          <w:marBottom w:val="0"/>
          <w:divBdr>
            <w:top w:val="none" w:sz="0" w:space="0" w:color="auto"/>
            <w:left w:val="none" w:sz="0" w:space="0" w:color="auto"/>
            <w:bottom w:val="none" w:sz="0" w:space="0" w:color="auto"/>
            <w:right w:val="none" w:sz="0" w:space="0" w:color="auto"/>
          </w:divBdr>
        </w:div>
        <w:div w:id="577061279">
          <w:marLeft w:val="640"/>
          <w:marRight w:val="0"/>
          <w:marTop w:val="0"/>
          <w:marBottom w:val="0"/>
          <w:divBdr>
            <w:top w:val="none" w:sz="0" w:space="0" w:color="auto"/>
            <w:left w:val="none" w:sz="0" w:space="0" w:color="auto"/>
            <w:bottom w:val="none" w:sz="0" w:space="0" w:color="auto"/>
            <w:right w:val="none" w:sz="0" w:space="0" w:color="auto"/>
          </w:divBdr>
        </w:div>
        <w:div w:id="606038239">
          <w:marLeft w:val="640"/>
          <w:marRight w:val="0"/>
          <w:marTop w:val="0"/>
          <w:marBottom w:val="0"/>
          <w:divBdr>
            <w:top w:val="none" w:sz="0" w:space="0" w:color="auto"/>
            <w:left w:val="none" w:sz="0" w:space="0" w:color="auto"/>
            <w:bottom w:val="none" w:sz="0" w:space="0" w:color="auto"/>
            <w:right w:val="none" w:sz="0" w:space="0" w:color="auto"/>
          </w:divBdr>
        </w:div>
        <w:div w:id="679039822">
          <w:marLeft w:val="640"/>
          <w:marRight w:val="0"/>
          <w:marTop w:val="0"/>
          <w:marBottom w:val="0"/>
          <w:divBdr>
            <w:top w:val="none" w:sz="0" w:space="0" w:color="auto"/>
            <w:left w:val="none" w:sz="0" w:space="0" w:color="auto"/>
            <w:bottom w:val="none" w:sz="0" w:space="0" w:color="auto"/>
            <w:right w:val="none" w:sz="0" w:space="0" w:color="auto"/>
          </w:divBdr>
        </w:div>
        <w:div w:id="686248030">
          <w:marLeft w:val="640"/>
          <w:marRight w:val="0"/>
          <w:marTop w:val="0"/>
          <w:marBottom w:val="0"/>
          <w:divBdr>
            <w:top w:val="none" w:sz="0" w:space="0" w:color="auto"/>
            <w:left w:val="none" w:sz="0" w:space="0" w:color="auto"/>
            <w:bottom w:val="none" w:sz="0" w:space="0" w:color="auto"/>
            <w:right w:val="none" w:sz="0" w:space="0" w:color="auto"/>
          </w:divBdr>
        </w:div>
        <w:div w:id="689569942">
          <w:marLeft w:val="640"/>
          <w:marRight w:val="0"/>
          <w:marTop w:val="0"/>
          <w:marBottom w:val="0"/>
          <w:divBdr>
            <w:top w:val="none" w:sz="0" w:space="0" w:color="auto"/>
            <w:left w:val="none" w:sz="0" w:space="0" w:color="auto"/>
            <w:bottom w:val="none" w:sz="0" w:space="0" w:color="auto"/>
            <w:right w:val="none" w:sz="0" w:space="0" w:color="auto"/>
          </w:divBdr>
        </w:div>
        <w:div w:id="694773505">
          <w:marLeft w:val="640"/>
          <w:marRight w:val="0"/>
          <w:marTop w:val="0"/>
          <w:marBottom w:val="0"/>
          <w:divBdr>
            <w:top w:val="none" w:sz="0" w:space="0" w:color="auto"/>
            <w:left w:val="none" w:sz="0" w:space="0" w:color="auto"/>
            <w:bottom w:val="none" w:sz="0" w:space="0" w:color="auto"/>
            <w:right w:val="none" w:sz="0" w:space="0" w:color="auto"/>
          </w:divBdr>
        </w:div>
        <w:div w:id="696931707">
          <w:marLeft w:val="640"/>
          <w:marRight w:val="0"/>
          <w:marTop w:val="0"/>
          <w:marBottom w:val="0"/>
          <w:divBdr>
            <w:top w:val="none" w:sz="0" w:space="0" w:color="auto"/>
            <w:left w:val="none" w:sz="0" w:space="0" w:color="auto"/>
            <w:bottom w:val="none" w:sz="0" w:space="0" w:color="auto"/>
            <w:right w:val="none" w:sz="0" w:space="0" w:color="auto"/>
          </w:divBdr>
        </w:div>
        <w:div w:id="746456904">
          <w:marLeft w:val="640"/>
          <w:marRight w:val="0"/>
          <w:marTop w:val="0"/>
          <w:marBottom w:val="0"/>
          <w:divBdr>
            <w:top w:val="none" w:sz="0" w:space="0" w:color="auto"/>
            <w:left w:val="none" w:sz="0" w:space="0" w:color="auto"/>
            <w:bottom w:val="none" w:sz="0" w:space="0" w:color="auto"/>
            <w:right w:val="none" w:sz="0" w:space="0" w:color="auto"/>
          </w:divBdr>
        </w:div>
        <w:div w:id="803742506">
          <w:marLeft w:val="640"/>
          <w:marRight w:val="0"/>
          <w:marTop w:val="0"/>
          <w:marBottom w:val="0"/>
          <w:divBdr>
            <w:top w:val="none" w:sz="0" w:space="0" w:color="auto"/>
            <w:left w:val="none" w:sz="0" w:space="0" w:color="auto"/>
            <w:bottom w:val="none" w:sz="0" w:space="0" w:color="auto"/>
            <w:right w:val="none" w:sz="0" w:space="0" w:color="auto"/>
          </w:divBdr>
        </w:div>
        <w:div w:id="817456649">
          <w:marLeft w:val="640"/>
          <w:marRight w:val="0"/>
          <w:marTop w:val="0"/>
          <w:marBottom w:val="0"/>
          <w:divBdr>
            <w:top w:val="none" w:sz="0" w:space="0" w:color="auto"/>
            <w:left w:val="none" w:sz="0" w:space="0" w:color="auto"/>
            <w:bottom w:val="none" w:sz="0" w:space="0" w:color="auto"/>
            <w:right w:val="none" w:sz="0" w:space="0" w:color="auto"/>
          </w:divBdr>
        </w:div>
        <w:div w:id="824394777">
          <w:marLeft w:val="640"/>
          <w:marRight w:val="0"/>
          <w:marTop w:val="0"/>
          <w:marBottom w:val="0"/>
          <w:divBdr>
            <w:top w:val="none" w:sz="0" w:space="0" w:color="auto"/>
            <w:left w:val="none" w:sz="0" w:space="0" w:color="auto"/>
            <w:bottom w:val="none" w:sz="0" w:space="0" w:color="auto"/>
            <w:right w:val="none" w:sz="0" w:space="0" w:color="auto"/>
          </w:divBdr>
        </w:div>
        <w:div w:id="824904855">
          <w:marLeft w:val="640"/>
          <w:marRight w:val="0"/>
          <w:marTop w:val="0"/>
          <w:marBottom w:val="0"/>
          <w:divBdr>
            <w:top w:val="none" w:sz="0" w:space="0" w:color="auto"/>
            <w:left w:val="none" w:sz="0" w:space="0" w:color="auto"/>
            <w:bottom w:val="none" w:sz="0" w:space="0" w:color="auto"/>
            <w:right w:val="none" w:sz="0" w:space="0" w:color="auto"/>
          </w:divBdr>
        </w:div>
        <w:div w:id="860125405">
          <w:marLeft w:val="640"/>
          <w:marRight w:val="0"/>
          <w:marTop w:val="0"/>
          <w:marBottom w:val="0"/>
          <w:divBdr>
            <w:top w:val="none" w:sz="0" w:space="0" w:color="auto"/>
            <w:left w:val="none" w:sz="0" w:space="0" w:color="auto"/>
            <w:bottom w:val="none" w:sz="0" w:space="0" w:color="auto"/>
            <w:right w:val="none" w:sz="0" w:space="0" w:color="auto"/>
          </w:divBdr>
        </w:div>
        <w:div w:id="874076451">
          <w:marLeft w:val="640"/>
          <w:marRight w:val="0"/>
          <w:marTop w:val="0"/>
          <w:marBottom w:val="0"/>
          <w:divBdr>
            <w:top w:val="none" w:sz="0" w:space="0" w:color="auto"/>
            <w:left w:val="none" w:sz="0" w:space="0" w:color="auto"/>
            <w:bottom w:val="none" w:sz="0" w:space="0" w:color="auto"/>
            <w:right w:val="none" w:sz="0" w:space="0" w:color="auto"/>
          </w:divBdr>
        </w:div>
        <w:div w:id="881138228">
          <w:marLeft w:val="640"/>
          <w:marRight w:val="0"/>
          <w:marTop w:val="0"/>
          <w:marBottom w:val="0"/>
          <w:divBdr>
            <w:top w:val="none" w:sz="0" w:space="0" w:color="auto"/>
            <w:left w:val="none" w:sz="0" w:space="0" w:color="auto"/>
            <w:bottom w:val="none" w:sz="0" w:space="0" w:color="auto"/>
            <w:right w:val="none" w:sz="0" w:space="0" w:color="auto"/>
          </w:divBdr>
        </w:div>
        <w:div w:id="889541018">
          <w:marLeft w:val="640"/>
          <w:marRight w:val="0"/>
          <w:marTop w:val="0"/>
          <w:marBottom w:val="0"/>
          <w:divBdr>
            <w:top w:val="none" w:sz="0" w:space="0" w:color="auto"/>
            <w:left w:val="none" w:sz="0" w:space="0" w:color="auto"/>
            <w:bottom w:val="none" w:sz="0" w:space="0" w:color="auto"/>
            <w:right w:val="none" w:sz="0" w:space="0" w:color="auto"/>
          </w:divBdr>
        </w:div>
        <w:div w:id="919755479">
          <w:marLeft w:val="640"/>
          <w:marRight w:val="0"/>
          <w:marTop w:val="0"/>
          <w:marBottom w:val="0"/>
          <w:divBdr>
            <w:top w:val="none" w:sz="0" w:space="0" w:color="auto"/>
            <w:left w:val="none" w:sz="0" w:space="0" w:color="auto"/>
            <w:bottom w:val="none" w:sz="0" w:space="0" w:color="auto"/>
            <w:right w:val="none" w:sz="0" w:space="0" w:color="auto"/>
          </w:divBdr>
        </w:div>
        <w:div w:id="926966062">
          <w:marLeft w:val="640"/>
          <w:marRight w:val="0"/>
          <w:marTop w:val="0"/>
          <w:marBottom w:val="0"/>
          <w:divBdr>
            <w:top w:val="none" w:sz="0" w:space="0" w:color="auto"/>
            <w:left w:val="none" w:sz="0" w:space="0" w:color="auto"/>
            <w:bottom w:val="none" w:sz="0" w:space="0" w:color="auto"/>
            <w:right w:val="none" w:sz="0" w:space="0" w:color="auto"/>
          </w:divBdr>
        </w:div>
        <w:div w:id="972558091">
          <w:marLeft w:val="640"/>
          <w:marRight w:val="0"/>
          <w:marTop w:val="0"/>
          <w:marBottom w:val="0"/>
          <w:divBdr>
            <w:top w:val="none" w:sz="0" w:space="0" w:color="auto"/>
            <w:left w:val="none" w:sz="0" w:space="0" w:color="auto"/>
            <w:bottom w:val="none" w:sz="0" w:space="0" w:color="auto"/>
            <w:right w:val="none" w:sz="0" w:space="0" w:color="auto"/>
          </w:divBdr>
        </w:div>
        <w:div w:id="1011687721">
          <w:marLeft w:val="640"/>
          <w:marRight w:val="0"/>
          <w:marTop w:val="0"/>
          <w:marBottom w:val="0"/>
          <w:divBdr>
            <w:top w:val="none" w:sz="0" w:space="0" w:color="auto"/>
            <w:left w:val="none" w:sz="0" w:space="0" w:color="auto"/>
            <w:bottom w:val="none" w:sz="0" w:space="0" w:color="auto"/>
            <w:right w:val="none" w:sz="0" w:space="0" w:color="auto"/>
          </w:divBdr>
        </w:div>
        <w:div w:id="1032416162">
          <w:marLeft w:val="640"/>
          <w:marRight w:val="0"/>
          <w:marTop w:val="0"/>
          <w:marBottom w:val="0"/>
          <w:divBdr>
            <w:top w:val="none" w:sz="0" w:space="0" w:color="auto"/>
            <w:left w:val="none" w:sz="0" w:space="0" w:color="auto"/>
            <w:bottom w:val="none" w:sz="0" w:space="0" w:color="auto"/>
            <w:right w:val="none" w:sz="0" w:space="0" w:color="auto"/>
          </w:divBdr>
        </w:div>
        <w:div w:id="1036780002">
          <w:marLeft w:val="640"/>
          <w:marRight w:val="0"/>
          <w:marTop w:val="0"/>
          <w:marBottom w:val="0"/>
          <w:divBdr>
            <w:top w:val="none" w:sz="0" w:space="0" w:color="auto"/>
            <w:left w:val="none" w:sz="0" w:space="0" w:color="auto"/>
            <w:bottom w:val="none" w:sz="0" w:space="0" w:color="auto"/>
            <w:right w:val="none" w:sz="0" w:space="0" w:color="auto"/>
          </w:divBdr>
        </w:div>
        <w:div w:id="1041595293">
          <w:marLeft w:val="640"/>
          <w:marRight w:val="0"/>
          <w:marTop w:val="0"/>
          <w:marBottom w:val="0"/>
          <w:divBdr>
            <w:top w:val="none" w:sz="0" w:space="0" w:color="auto"/>
            <w:left w:val="none" w:sz="0" w:space="0" w:color="auto"/>
            <w:bottom w:val="none" w:sz="0" w:space="0" w:color="auto"/>
            <w:right w:val="none" w:sz="0" w:space="0" w:color="auto"/>
          </w:divBdr>
        </w:div>
        <w:div w:id="1050035303">
          <w:marLeft w:val="640"/>
          <w:marRight w:val="0"/>
          <w:marTop w:val="0"/>
          <w:marBottom w:val="0"/>
          <w:divBdr>
            <w:top w:val="none" w:sz="0" w:space="0" w:color="auto"/>
            <w:left w:val="none" w:sz="0" w:space="0" w:color="auto"/>
            <w:bottom w:val="none" w:sz="0" w:space="0" w:color="auto"/>
            <w:right w:val="none" w:sz="0" w:space="0" w:color="auto"/>
          </w:divBdr>
        </w:div>
        <w:div w:id="1064790845">
          <w:marLeft w:val="640"/>
          <w:marRight w:val="0"/>
          <w:marTop w:val="0"/>
          <w:marBottom w:val="0"/>
          <w:divBdr>
            <w:top w:val="none" w:sz="0" w:space="0" w:color="auto"/>
            <w:left w:val="none" w:sz="0" w:space="0" w:color="auto"/>
            <w:bottom w:val="none" w:sz="0" w:space="0" w:color="auto"/>
            <w:right w:val="none" w:sz="0" w:space="0" w:color="auto"/>
          </w:divBdr>
        </w:div>
        <w:div w:id="1074740801">
          <w:marLeft w:val="640"/>
          <w:marRight w:val="0"/>
          <w:marTop w:val="0"/>
          <w:marBottom w:val="0"/>
          <w:divBdr>
            <w:top w:val="none" w:sz="0" w:space="0" w:color="auto"/>
            <w:left w:val="none" w:sz="0" w:space="0" w:color="auto"/>
            <w:bottom w:val="none" w:sz="0" w:space="0" w:color="auto"/>
            <w:right w:val="none" w:sz="0" w:space="0" w:color="auto"/>
          </w:divBdr>
        </w:div>
        <w:div w:id="1118598209">
          <w:marLeft w:val="640"/>
          <w:marRight w:val="0"/>
          <w:marTop w:val="0"/>
          <w:marBottom w:val="0"/>
          <w:divBdr>
            <w:top w:val="none" w:sz="0" w:space="0" w:color="auto"/>
            <w:left w:val="none" w:sz="0" w:space="0" w:color="auto"/>
            <w:bottom w:val="none" w:sz="0" w:space="0" w:color="auto"/>
            <w:right w:val="none" w:sz="0" w:space="0" w:color="auto"/>
          </w:divBdr>
        </w:div>
        <w:div w:id="1123692109">
          <w:marLeft w:val="640"/>
          <w:marRight w:val="0"/>
          <w:marTop w:val="0"/>
          <w:marBottom w:val="0"/>
          <w:divBdr>
            <w:top w:val="none" w:sz="0" w:space="0" w:color="auto"/>
            <w:left w:val="none" w:sz="0" w:space="0" w:color="auto"/>
            <w:bottom w:val="none" w:sz="0" w:space="0" w:color="auto"/>
            <w:right w:val="none" w:sz="0" w:space="0" w:color="auto"/>
          </w:divBdr>
        </w:div>
        <w:div w:id="1128427139">
          <w:marLeft w:val="640"/>
          <w:marRight w:val="0"/>
          <w:marTop w:val="0"/>
          <w:marBottom w:val="0"/>
          <w:divBdr>
            <w:top w:val="none" w:sz="0" w:space="0" w:color="auto"/>
            <w:left w:val="none" w:sz="0" w:space="0" w:color="auto"/>
            <w:bottom w:val="none" w:sz="0" w:space="0" w:color="auto"/>
            <w:right w:val="none" w:sz="0" w:space="0" w:color="auto"/>
          </w:divBdr>
        </w:div>
        <w:div w:id="1161770427">
          <w:marLeft w:val="640"/>
          <w:marRight w:val="0"/>
          <w:marTop w:val="0"/>
          <w:marBottom w:val="0"/>
          <w:divBdr>
            <w:top w:val="none" w:sz="0" w:space="0" w:color="auto"/>
            <w:left w:val="none" w:sz="0" w:space="0" w:color="auto"/>
            <w:bottom w:val="none" w:sz="0" w:space="0" w:color="auto"/>
            <w:right w:val="none" w:sz="0" w:space="0" w:color="auto"/>
          </w:divBdr>
        </w:div>
        <w:div w:id="1215699263">
          <w:marLeft w:val="640"/>
          <w:marRight w:val="0"/>
          <w:marTop w:val="0"/>
          <w:marBottom w:val="0"/>
          <w:divBdr>
            <w:top w:val="none" w:sz="0" w:space="0" w:color="auto"/>
            <w:left w:val="none" w:sz="0" w:space="0" w:color="auto"/>
            <w:bottom w:val="none" w:sz="0" w:space="0" w:color="auto"/>
            <w:right w:val="none" w:sz="0" w:space="0" w:color="auto"/>
          </w:divBdr>
        </w:div>
        <w:div w:id="1234386675">
          <w:marLeft w:val="640"/>
          <w:marRight w:val="0"/>
          <w:marTop w:val="0"/>
          <w:marBottom w:val="0"/>
          <w:divBdr>
            <w:top w:val="none" w:sz="0" w:space="0" w:color="auto"/>
            <w:left w:val="none" w:sz="0" w:space="0" w:color="auto"/>
            <w:bottom w:val="none" w:sz="0" w:space="0" w:color="auto"/>
            <w:right w:val="none" w:sz="0" w:space="0" w:color="auto"/>
          </w:divBdr>
        </w:div>
        <w:div w:id="1238787731">
          <w:marLeft w:val="640"/>
          <w:marRight w:val="0"/>
          <w:marTop w:val="0"/>
          <w:marBottom w:val="0"/>
          <w:divBdr>
            <w:top w:val="none" w:sz="0" w:space="0" w:color="auto"/>
            <w:left w:val="none" w:sz="0" w:space="0" w:color="auto"/>
            <w:bottom w:val="none" w:sz="0" w:space="0" w:color="auto"/>
            <w:right w:val="none" w:sz="0" w:space="0" w:color="auto"/>
          </w:divBdr>
        </w:div>
        <w:div w:id="1252279402">
          <w:marLeft w:val="640"/>
          <w:marRight w:val="0"/>
          <w:marTop w:val="0"/>
          <w:marBottom w:val="0"/>
          <w:divBdr>
            <w:top w:val="none" w:sz="0" w:space="0" w:color="auto"/>
            <w:left w:val="none" w:sz="0" w:space="0" w:color="auto"/>
            <w:bottom w:val="none" w:sz="0" w:space="0" w:color="auto"/>
            <w:right w:val="none" w:sz="0" w:space="0" w:color="auto"/>
          </w:divBdr>
        </w:div>
        <w:div w:id="1274631291">
          <w:marLeft w:val="640"/>
          <w:marRight w:val="0"/>
          <w:marTop w:val="0"/>
          <w:marBottom w:val="0"/>
          <w:divBdr>
            <w:top w:val="none" w:sz="0" w:space="0" w:color="auto"/>
            <w:left w:val="none" w:sz="0" w:space="0" w:color="auto"/>
            <w:bottom w:val="none" w:sz="0" w:space="0" w:color="auto"/>
            <w:right w:val="none" w:sz="0" w:space="0" w:color="auto"/>
          </w:divBdr>
        </w:div>
        <w:div w:id="1324359831">
          <w:marLeft w:val="640"/>
          <w:marRight w:val="0"/>
          <w:marTop w:val="0"/>
          <w:marBottom w:val="0"/>
          <w:divBdr>
            <w:top w:val="none" w:sz="0" w:space="0" w:color="auto"/>
            <w:left w:val="none" w:sz="0" w:space="0" w:color="auto"/>
            <w:bottom w:val="none" w:sz="0" w:space="0" w:color="auto"/>
            <w:right w:val="none" w:sz="0" w:space="0" w:color="auto"/>
          </w:divBdr>
        </w:div>
        <w:div w:id="1336037656">
          <w:marLeft w:val="640"/>
          <w:marRight w:val="0"/>
          <w:marTop w:val="0"/>
          <w:marBottom w:val="0"/>
          <w:divBdr>
            <w:top w:val="none" w:sz="0" w:space="0" w:color="auto"/>
            <w:left w:val="none" w:sz="0" w:space="0" w:color="auto"/>
            <w:bottom w:val="none" w:sz="0" w:space="0" w:color="auto"/>
            <w:right w:val="none" w:sz="0" w:space="0" w:color="auto"/>
          </w:divBdr>
        </w:div>
        <w:div w:id="1359047459">
          <w:marLeft w:val="640"/>
          <w:marRight w:val="0"/>
          <w:marTop w:val="0"/>
          <w:marBottom w:val="0"/>
          <w:divBdr>
            <w:top w:val="none" w:sz="0" w:space="0" w:color="auto"/>
            <w:left w:val="none" w:sz="0" w:space="0" w:color="auto"/>
            <w:bottom w:val="none" w:sz="0" w:space="0" w:color="auto"/>
            <w:right w:val="none" w:sz="0" w:space="0" w:color="auto"/>
          </w:divBdr>
        </w:div>
        <w:div w:id="1363092685">
          <w:marLeft w:val="640"/>
          <w:marRight w:val="0"/>
          <w:marTop w:val="0"/>
          <w:marBottom w:val="0"/>
          <w:divBdr>
            <w:top w:val="none" w:sz="0" w:space="0" w:color="auto"/>
            <w:left w:val="none" w:sz="0" w:space="0" w:color="auto"/>
            <w:bottom w:val="none" w:sz="0" w:space="0" w:color="auto"/>
            <w:right w:val="none" w:sz="0" w:space="0" w:color="auto"/>
          </w:divBdr>
        </w:div>
        <w:div w:id="1371611727">
          <w:marLeft w:val="640"/>
          <w:marRight w:val="0"/>
          <w:marTop w:val="0"/>
          <w:marBottom w:val="0"/>
          <w:divBdr>
            <w:top w:val="none" w:sz="0" w:space="0" w:color="auto"/>
            <w:left w:val="none" w:sz="0" w:space="0" w:color="auto"/>
            <w:bottom w:val="none" w:sz="0" w:space="0" w:color="auto"/>
            <w:right w:val="none" w:sz="0" w:space="0" w:color="auto"/>
          </w:divBdr>
        </w:div>
        <w:div w:id="1389915861">
          <w:marLeft w:val="640"/>
          <w:marRight w:val="0"/>
          <w:marTop w:val="0"/>
          <w:marBottom w:val="0"/>
          <w:divBdr>
            <w:top w:val="none" w:sz="0" w:space="0" w:color="auto"/>
            <w:left w:val="none" w:sz="0" w:space="0" w:color="auto"/>
            <w:bottom w:val="none" w:sz="0" w:space="0" w:color="auto"/>
            <w:right w:val="none" w:sz="0" w:space="0" w:color="auto"/>
          </w:divBdr>
        </w:div>
        <w:div w:id="1399747269">
          <w:marLeft w:val="640"/>
          <w:marRight w:val="0"/>
          <w:marTop w:val="0"/>
          <w:marBottom w:val="0"/>
          <w:divBdr>
            <w:top w:val="none" w:sz="0" w:space="0" w:color="auto"/>
            <w:left w:val="none" w:sz="0" w:space="0" w:color="auto"/>
            <w:bottom w:val="none" w:sz="0" w:space="0" w:color="auto"/>
            <w:right w:val="none" w:sz="0" w:space="0" w:color="auto"/>
          </w:divBdr>
        </w:div>
        <w:div w:id="1402362939">
          <w:marLeft w:val="640"/>
          <w:marRight w:val="0"/>
          <w:marTop w:val="0"/>
          <w:marBottom w:val="0"/>
          <w:divBdr>
            <w:top w:val="none" w:sz="0" w:space="0" w:color="auto"/>
            <w:left w:val="none" w:sz="0" w:space="0" w:color="auto"/>
            <w:bottom w:val="none" w:sz="0" w:space="0" w:color="auto"/>
            <w:right w:val="none" w:sz="0" w:space="0" w:color="auto"/>
          </w:divBdr>
        </w:div>
        <w:div w:id="1415397300">
          <w:marLeft w:val="640"/>
          <w:marRight w:val="0"/>
          <w:marTop w:val="0"/>
          <w:marBottom w:val="0"/>
          <w:divBdr>
            <w:top w:val="none" w:sz="0" w:space="0" w:color="auto"/>
            <w:left w:val="none" w:sz="0" w:space="0" w:color="auto"/>
            <w:bottom w:val="none" w:sz="0" w:space="0" w:color="auto"/>
            <w:right w:val="none" w:sz="0" w:space="0" w:color="auto"/>
          </w:divBdr>
        </w:div>
        <w:div w:id="1442992489">
          <w:marLeft w:val="640"/>
          <w:marRight w:val="0"/>
          <w:marTop w:val="0"/>
          <w:marBottom w:val="0"/>
          <w:divBdr>
            <w:top w:val="none" w:sz="0" w:space="0" w:color="auto"/>
            <w:left w:val="none" w:sz="0" w:space="0" w:color="auto"/>
            <w:bottom w:val="none" w:sz="0" w:space="0" w:color="auto"/>
            <w:right w:val="none" w:sz="0" w:space="0" w:color="auto"/>
          </w:divBdr>
        </w:div>
        <w:div w:id="1447312357">
          <w:marLeft w:val="640"/>
          <w:marRight w:val="0"/>
          <w:marTop w:val="0"/>
          <w:marBottom w:val="0"/>
          <w:divBdr>
            <w:top w:val="none" w:sz="0" w:space="0" w:color="auto"/>
            <w:left w:val="none" w:sz="0" w:space="0" w:color="auto"/>
            <w:bottom w:val="none" w:sz="0" w:space="0" w:color="auto"/>
            <w:right w:val="none" w:sz="0" w:space="0" w:color="auto"/>
          </w:divBdr>
        </w:div>
        <w:div w:id="1448574734">
          <w:marLeft w:val="640"/>
          <w:marRight w:val="0"/>
          <w:marTop w:val="0"/>
          <w:marBottom w:val="0"/>
          <w:divBdr>
            <w:top w:val="none" w:sz="0" w:space="0" w:color="auto"/>
            <w:left w:val="none" w:sz="0" w:space="0" w:color="auto"/>
            <w:bottom w:val="none" w:sz="0" w:space="0" w:color="auto"/>
            <w:right w:val="none" w:sz="0" w:space="0" w:color="auto"/>
          </w:divBdr>
        </w:div>
        <w:div w:id="1468089755">
          <w:marLeft w:val="640"/>
          <w:marRight w:val="0"/>
          <w:marTop w:val="0"/>
          <w:marBottom w:val="0"/>
          <w:divBdr>
            <w:top w:val="none" w:sz="0" w:space="0" w:color="auto"/>
            <w:left w:val="none" w:sz="0" w:space="0" w:color="auto"/>
            <w:bottom w:val="none" w:sz="0" w:space="0" w:color="auto"/>
            <w:right w:val="none" w:sz="0" w:space="0" w:color="auto"/>
          </w:divBdr>
        </w:div>
        <w:div w:id="1476487686">
          <w:marLeft w:val="640"/>
          <w:marRight w:val="0"/>
          <w:marTop w:val="0"/>
          <w:marBottom w:val="0"/>
          <w:divBdr>
            <w:top w:val="none" w:sz="0" w:space="0" w:color="auto"/>
            <w:left w:val="none" w:sz="0" w:space="0" w:color="auto"/>
            <w:bottom w:val="none" w:sz="0" w:space="0" w:color="auto"/>
            <w:right w:val="none" w:sz="0" w:space="0" w:color="auto"/>
          </w:divBdr>
        </w:div>
        <w:div w:id="1534268909">
          <w:marLeft w:val="640"/>
          <w:marRight w:val="0"/>
          <w:marTop w:val="0"/>
          <w:marBottom w:val="0"/>
          <w:divBdr>
            <w:top w:val="none" w:sz="0" w:space="0" w:color="auto"/>
            <w:left w:val="none" w:sz="0" w:space="0" w:color="auto"/>
            <w:bottom w:val="none" w:sz="0" w:space="0" w:color="auto"/>
            <w:right w:val="none" w:sz="0" w:space="0" w:color="auto"/>
          </w:divBdr>
        </w:div>
        <w:div w:id="1537617356">
          <w:marLeft w:val="640"/>
          <w:marRight w:val="0"/>
          <w:marTop w:val="0"/>
          <w:marBottom w:val="0"/>
          <w:divBdr>
            <w:top w:val="none" w:sz="0" w:space="0" w:color="auto"/>
            <w:left w:val="none" w:sz="0" w:space="0" w:color="auto"/>
            <w:bottom w:val="none" w:sz="0" w:space="0" w:color="auto"/>
            <w:right w:val="none" w:sz="0" w:space="0" w:color="auto"/>
          </w:divBdr>
        </w:div>
        <w:div w:id="1556157414">
          <w:marLeft w:val="640"/>
          <w:marRight w:val="0"/>
          <w:marTop w:val="0"/>
          <w:marBottom w:val="0"/>
          <w:divBdr>
            <w:top w:val="none" w:sz="0" w:space="0" w:color="auto"/>
            <w:left w:val="none" w:sz="0" w:space="0" w:color="auto"/>
            <w:bottom w:val="none" w:sz="0" w:space="0" w:color="auto"/>
            <w:right w:val="none" w:sz="0" w:space="0" w:color="auto"/>
          </w:divBdr>
        </w:div>
        <w:div w:id="1556550738">
          <w:marLeft w:val="640"/>
          <w:marRight w:val="0"/>
          <w:marTop w:val="0"/>
          <w:marBottom w:val="0"/>
          <w:divBdr>
            <w:top w:val="none" w:sz="0" w:space="0" w:color="auto"/>
            <w:left w:val="none" w:sz="0" w:space="0" w:color="auto"/>
            <w:bottom w:val="none" w:sz="0" w:space="0" w:color="auto"/>
            <w:right w:val="none" w:sz="0" w:space="0" w:color="auto"/>
          </w:divBdr>
        </w:div>
        <w:div w:id="1562516479">
          <w:marLeft w:val="640"/>
          <w:marRight w:val="0"/>
          <w:marTop w:val="0"/>
          <w:marBottom w:val="0"/>
          <w:divBdr>
            <w:top w:val="none" w:sz="0" w:space="0" w:color="auto"/>
            <w:left w:val="none" w:sz="0" w:space="0" w:color="auto"/>
            <w:bottom w:val="none" w:sz="0" w:space="0" w:color="auto"/>
            <w:right w:val="none" w:sz="0" w:space="0" w:color="auto"/>
          </w:divBdr>
        </w:div>
        <w:div w:id="1565680942">
          <w:marLeft w:val="640"/>
          <w:marRight w:val="0"/>
          <w:marTop w:val="0"/>
          <w:marBottom w:val="0"/>
          <w:divBdr>
            <w:top w:val="none" w:sz="0" w:space="0" w:color="auto"/>
            <w:left w:val="none" w:sz="0" w:space="0" w:color="auto"/>
            <w:bottom w:val="none" w:sz="0" w:space="0" w:color="auto"/>
            <w:right w:val="none" w:sz="0" w:space="0" w:color="auto"/>
          </w:divBdr>
        </w:div>
        <w:div w:id="1566599427">
          <w:marLeft w:val="640"/>
          <w:marRight w:val="0"/>
          <w:marTop w:val="0"/>
          <w:marBottom w:val="0"/>
          <w:divBdr>
            <w:top w:val="none" w:sz="0" w:space="0" w:color="auto"/>
            <w:left w:val="none" w:sz="0" w:space="0" w:color="auto"/>
            <w:bottom w:val="none" w:sz="0" w:space="0" w:color="auto"/>
            <w:right w:val="none" w:sz="0" w:space="0" w:color="auto"/>
          </w:divBdr>
        </w:div>
        <w:div w:id="1619412882">
          <w:marLeft w:val="640"/>
          <w:marRight w:val="0"/>
          <w:marTop w:val="0"/>
          <w:marBottom w:val="0"/>
          <w:divBdr>
            <w:top w:val="none" w:sz="0" w:space="0" w:color="auto"/>
            <w:left w:val="none" w:sz="0" w:space="0" w:color="auto"/>
            <w:bottom w:val="none" w:sz="0" w:space="0" w:color="auto"/>
            <w:right w:val="none" w:sz="0" w:space="0" w:color="auto"/>
          </w:divBdr>
        </w:div>
        <w:div w:id="1631400104">
          <w:marLeft w:val="640"/>
          <w:marRight w:val="0"/>
          <w:marTop w:val="0"/>
          <w:marBottom w:val="0"/>
          <w:divBdr>
            <w:top w:val="none" w:sz="0" w:space="0" w:color="auto"/>
            <w:left w:val="none" w:sz="0" w:space="0" w:color="auto"/>
            <w:bottom w:val="none" w:sz="0" w:space="0" w:color="auto"/>
            <w:right w:val="none" w:sz="0" w:space="0" w:color="auto"/>
          </w:divBdr>
        </w:div>
        <w:div w:id="1677656095">
          <w:marLeft w:val="640"/>
          <w:marRight w:val="0"/>
          <w:marTop w:val="0"/>
          <w:marBottom w:val="0"/>
          <w:divBdr>
            <w:top w:val="none" w:sz="0" w:space="0" w:color="auto"/>
            <w:left w:val="none" w:sz="0" w:space="0" w:color="auto"/>
            <w:bottom w:val="none" w:sz="0" w:space="0" w:color="auto"/>
            <w:right w:val="none" w:sz="0" w:space="0" w:color="auto"/>
          </w:divBdr>
        </w:div>
        <w:div w:id="1682196091">
          <w:marLeft w:val="640"/>
          <w:marRight w:val="0"/>
          <w:marTop w:val="0"/>
          <w:marBottom w:val="0"/>
          <w:divBdr>
            <w:top w:val="none" w:sz="0" w:space="0" w:color="auto"/>
            <w:left w:val="none" w:sz="0" w:space="0" w:color="auto"/>
            <w:bottom w:val="none" w:sz="0" w:space="0" w:color="auto"/>
            <w:right w:val="none" w:sz="0" w:space="0" w:color="auto"/>
          </w:divBdr>
        </w:div>
        <w:div w:id="1698264748">
          <w:marLeft w:val="640"/>
          <w:marRight w:val="0"/>
          <w:marTop w:val="0"/>
          <w:marBottom w:val="0"/>
          <w:divBdr>
            <w:top w:val="none" w:sz="0" w:space="0" w:color="auto"/>
            <w:left w:val="none" w:sz="0" w:space="0" w:color="auto"/>
            <w:bottom w:val="none" w:sz="0" w:space="0" w:color="auto"/>
            <w:right w:val="none" w:sz="0" w:space="0" w:color="auto"/>
          </w:divBdr>
        </w:div>
        <w:div w:id="1709645914">
          <w:marLeft w:val="640"/>
          <w:marRight w:val="0"/>
          <w:marTop w:val="0"/>
          <w:marBottom w:val="0"/>
          <w:divBdr>
            <w:top w:val="none" w:sz="0" w:space="0" w:color="auto"/>
            <w:left w:val="none" w:sz="0" w:space="0" w:color="auto"/>
            <w:bottom w:val="none" w:sz="0" w:space="0" w:color="auto"/>
            <w:right w:val="none" w:sz="0" w:space="0" w:color="auto"/>
          </w:divBdr>
        </w:div>
        <w:div w:id="1800495173">
          <w:marLeft w:val="640"/>
          <w:marRight w:val="0"/>
          <w:marTop w:val="0"/>
          <w:marBottom w:val="0"/>
          <w:divBdr>
            <w:top w:val="none" w:sz="0" w:space="0" w:color="auto"/>
            <w:left w:val="none" w:sz="0" w:space="0" w:color="auto"/>
            <w:bottom w:val="none" w:sz="0" w:space="0" w:color="auto"/>
            <w:right w:val="none" w:sz="0" w:space="0" w:color="auto"/>
          </w:divBdr>
        </w:div>
        <w:div w:id="1849128834">
          <w:marLeft w:val="640"/>
          <w:marRight w:val="0"/>
          <w:marTop w:val="0"/>
          <w:marBottom w:val="0"/>
          <w:divBdr>
            <w:top w:val="none" w:sz="0" w:space="0" w:color="auto"/>
            <w:left w:val="none" w:sz="0" w:space="0" w:color="auto"/>
            <w:bottom w:val="none" w:sz="0" w:space="0" w:color="auto"/>
            <w:right w:val="none" w:sz="0" w:space="0" w:color="auto"/>
          </w:divBdr>
        </w:div>
        <w:div w:id="1850481443">
          <w:marLeft w:val="640"/>
          <w:marRight w:val="0"/>
          <w:marTop w:val="0"/>
          <w:marBottom w:val="0"/>
          <w:divBdr>
            <w:top w:val="none" w:sz="0" w:space="0" w:color="auto"/>
            <w:left w:val="none" w:sz="0" w:space="0" w:color="auto"/>
            <w:bottom w:val="none" w:sz="0" w:space="0" w:color="auto"/>
            <w:right w:val="none" w:sz="0" w:space="0" w:color="auto"/>
          </w:divBdr>
        </w:div>
        <w:div w:id="1853569903">
          <w:marLeft w:val="640"/>
          <w:marRight w:val="0"/>
          <w:marTop w:val="0"/>
          <w:marBottom w:val="0"/>
          <w:divBdr>
            <w:top w:val="none" w:sz="0" w:space="0" w:color="auto"/>
            <w:left w:val="none" w:sz="0" w:space="0" w:color="auto"/>
            <w:bottom w:val="none" w:sz="0" w:space="0" w:color="auto"/>
            <w:right w:val="none" w:sz="0" w:space="0" w:color="auto"/>
          </w:divBdr>
        </w:div>
        <w:div w:id="1857042488">
          <w:marLeft w:val="640"/>
          <w:marRight w:val="0"/>
          <w:marTop w:val="0"/>
          <w:marBottom w:val="0"/>
          <w:divBdr>
            <w:top w:val="none" w:sz="0" w:space="0" w:color="auto"/>
            <w:left w:val="none" w:sz="0" w:space="0" w:color="auto"/>
            <w:bottom w:val="none" w:sz="0" w:space="0" w:color="auto"/>
            <w:right w:val="none" w:sz="0" w:space="0" w:color="auto"/>
          </w:divBdr>
        </w:div>
        <w:div w:id="1897231390">
          <w:marLeft w:val="640"/>
          <w:marRight w:val="0"/>
          <w:marTop w:val="0"/>
          <w:marBottom w:val="0"/>
          <w:divBdr>
            <w:top w:val="none" w:sz="0" w:space="0" w:color="auto"/>
            <w:left w:val="none" w:sz="0" w:space="0" w:color="auto"/>
            <w:bottom w:val="none" w:sz="0" w:space="0" w:color="auto"/>
            <w:right w:val="none" w:sz="0" w:space="0" w:color="auto"/>
          </w:divBdr>
        </w:div>
        <w:div w:id="1939218988">
          <w:marLeft w:val="640"/>
          <w:marRight w:val="0"/>
          <w:marTop w:val="0"/>
          <w:marBottom w:val="0"/>
          <w:divBdr>
            <w:top w:val="none" w:sz="0" w:space="0" w:color="auto"/>
            <w:left w:val="none" w:sz="0" w:space="0" w:color="auto"/>
            <w:bottom w:val="none" w:sz="0" w:space="0" w:color="auto"/>
            <w:right w:val="none" w:sz="0" w:space="0" w:color="auto"/>
          </w:divBdr>
        </w:div>
        <w:div w:id="1944024184">
          <w:marLeft w:val="640"/>
          <w:marRight w:val="0"/>
          <w:marTop w:val="0"/>
          <w:marBottom w:val="0"/>
          <w:divBdr>
            <w:top w:val="none" w:sz="0" w:space="0" w:color="auto"/>
            <w:left w:val="none" w:sz="0" w:space="0" w:color="auto"/>
            <w:bottom w:val="none" w:sz="0" w:space="0" w:color="auto"/>
            <w:right w:val="none" w:sz="0" w:space="0" w:color="auto"/>
          </w:divBdr>
        </w:div>
        <w:div w:id="2005815310">
          <w:marLeft w:val="640"/>
          <w:marRight w:val="0"/>
          <w:marTop w:val="0"/>
          <w:marBottom w:val="0"/>
          <w:divBdr>
            <w:top w:val="none" w:sz="0" w:space="0" w:color="auto"/>
            <w:left w:val="none" w:sz="0" w:space="0" w:color="auto"/>
            <w:bottom w:val="none" w:sz="0" w:space="0" w:color="auto"/>
            <w:right w:val="none" w:sz="0" w:space="0" w:color="auto"/>
          </w:divBdr>
        </w:div>
        <w:div w:id="2038919989">
          <w:marLeft w:val="640"/>
          <w:marRight w:val="0"/>
          <w:marTop w:val="0"/>
          <w:marBottom w:val="0"/>
          <w:divBdr>
            <w:top w:val="none" w:sz="0" w:space="0" w:color="auto"/>
            <w:left w:val="none" w:sz="0" w:space="0" w:color="auto"/>
            <w:bottom w:val="none" w:sz="0" w:space="0" w:color="auto"/>
            <w:right w:val="none" w:sz="0" w:space="0" w:color="auto"/>
          </w:divBdr>
        </w:div>
        <w:div w:id="2065255029">
          <w:marLeft w:val="640"/>
          <w:marRight w:val="0"/>
          <w:marTop w:val="0"/>
          <w:marBottom w:val="0"/>
          <w:divBdr>
            <w:top w:val="none" w:sz="0" w:space="0" w:color="auto"/>
            <w:left w:val="none" w:sz="0" w:space="0" w:color="auto"/>
            <w:bottom w:val="none" w:sz="0" w:space="0" w:color="auto"/>
            <w:right w:val="none" w:sz="0" w:space="0" w:color="auto"/>
          </w:divBdr>
        </w:div>
        <w:div w:id="2068915171">
          <w:marLeft w:val="640"/>
          <w:marRight w:val="0"/>
          <w:marTop w:val="0"/>
          <w:marBottom w:val="0"/>
          <w:divBdr>
            <w:top w:val="none" w:sz="0" w:space="0" w:color="auto"/>
            <w:left w:val="none" w:sz="0" w:space="0" w:color="auto"/>
            <w:bottom w:val="none" w:sz="0" w:space="0" w:color="auto"/>
            <w:right w:val="none" w:sz="0" w:space="0" w:color="auto"/>
          </w:divBdr>
        </w:div>
        <w:div w:id="2077705278">
          <w:marLeft w:val="640"/>
          <w:marRight w:val="0"/>
          <w:marTop w:val="0"/>
          <w:marBottom w:val="0"/>
          <w:divBdr>
            <w:top w:val="none" w:sz="0" w:space="0" w:color="auto"/>
            <w:left w:val="none" w:sz="0" w:space="0" w:color="auto"/>
            <w:bottom w:val="none" w:sz="0" w:space="0" w:color="auto"/>
            <w:right w:val="none" w:sz="0" w:space="0" w:color="auto"/>
          </w:divBdr>
        </w:div>
        <w:div w:id="2129666471">
          <w:marLeft w:val="640"/>
          <w:marRight w:val="0"/>
          <w:marTop w:val="0"/>
          <w:marBottom w:val="0"/>
          <w:divBdr>
            <w:top w:val="none" w:sz="0" w:space="0" w:color="auto"/>
            <w:left w:val="none" w:sz="0" w:space="0" w:color="auto"/>
            <w:bottom w:val="none" w:sz="0" w:space="0" w:color="auto"/>
            <w:right w:val="none" w:sz="0" w:space="0" w:color="auto"/>
          </w:divBdr>
        </w:div>
        <w:div w:id="2139764899">
          <w:marLeft w:val="640"/>
          <w:marRight w:val="0"/>
          <w:marTop w:val="0"/>
          <w:marBottom w:val="0"/>
          <w:divBdr>
            <w:top w:val="none" w:sz="0" w:space="0" w:color="auto"/>
            <w:left w:val="none" w:sz="0" w:space="0" w:color="auto"/>
            <w:bottom w:val="none" w:sz="0" w:space="0" w:color="auto"/>
            <w:right w:val="none" w:sz="0" w:space="0" w:color="auto"/>
          </w:divBdr>
        </w:div>
      </w:divsChild>
    </w:div>
    <w:div w:id="1957174995">
      <w:bodyDiv w:val="1"/>
      <w:marLeft w:val="0"/>
      <w:marRight w:val="0"/>
      <w:marTop w:val="0"/>
      <w:marBottom w:val="0"/>
      <w:divBdr>
        <w:top w:val="none" w:sz="0" w:space="0" w:color="auto"/>
        <w:left w:val="none" w:sz="0" w:space="0" w:color="auto"/>
        <w:bottom w:val="none" w:sz="0" w:space="0" w:color="auto"/>
        <w:right w:val="none" w:sz="0" w:space="0" w:color="auto"/>
      </w:divBdr>
      <w:divsChild>
        <w:div w:id="1205054">
          <w:marLeft w:val="640"/>
          <w:marRight w:val="0"/>
          <w:marTop w:val="0"/>
          <w:marBottom w:val="0"/>
          <w:divBdr>
            <w:top w:val="none" w:sz="0" w:space="0" w:color="auto"/>
            <w:left w:val="none" w:sz="0" w:space="0" w:color="auto"/>
            <w:bottom w:val="none" w:sz="0" w:space="0" w:color="auto"/>
            <w:right w:val="none" w:sz="0" w:space="0" w:color="auto"/>
          </w:divBdr>
        </w:div>
        <w:div w:id="14966085">
          <w:marLeft w:val="640"/>
          <w:marRight w:val="0"/>
          <w:marTop w:val="0"/>
          <w:marBottom w:val="0"/>
          <w:divBdr>
            <w:top w:val="none" w:sz="0" w:space="0" w:color="auto"/>
            <w:left w:val="none" w:sz="0" w:space="0" w:color="auto"/>
            <w:bottom w:val="none" w:sz="0" w:space="0" w:color="auto"/>
            <w:right w:val="none" w:sz="0" w:space="0" w:color="auto"/>
          </w:divBdr>
        </w:div>
        <w:div w:id="28383745">
          <w:marLeft w:val="640"/>
          <w:marRight w:val="0"/>
          <w:marTop w:val="0"/>
          <w:marBottom w:val="0"/>
          <w:divBdr>
            <w:top w:val="none" w:sz="0" w:space="0" w:color="auto"/>
            <w:left w:val="none" w:sz="0" w:space="0" w:color="auto"/>
            <w:bottom w:val="none" w:sz="0" w:space="0" w:color="auto"/>
            <w:right w:val="none" w:sz="0" w:space="0" w:color="auto"/>
          </w:divBdr>
        </w:div>
        <w:div w:id="84039204">
          <w:marLeft w:val="640"/>
          <w:marRight w:val="0"/>
          <w:marTop w:val="0"/>
          <w:marBottom w:val="0"/>
          <w:divBdr>
            <w:top w:val="none" w:sz="0" w:space="0" w:color="auto"/>
            <w:left w:val="none" w:sz="0" w:space="0" w:color="auto"/>
            <w:bottom w:val="none" w:sz="0" w:space="0" w:color="auto"/>
            <w:right w:val="none" w:sz="0" w:space="0" w:color="auto"/>
          </w:divBdr>
        </w:div>
        <w:div w:id="130756798">
          <w:marLeft w:val="640"/>
          <w:marRight w:val="0"/>
          <w:marTop w:val="0"/>
          <w:marBottom w:val="0"/>
          <w:divBdr>
            <w:top w:val="none" w:sz="0" w:space="0" w:color="auto"/>
            <w:left w:val="none" w:sz="0" w:space="0" w:color="auto"/>
            <w:bottom w:val="none" w:sz="0" w:space="0" w:color="auto"/>
            <w:right w:val="none" w:sz="0" w:space="0" w:color="auto"/>
          </w:divBdr>
        </w:div>
        <w:div w:id="182867953">
          <w:marLeft w:val="640"/>
          <w:marRight w:val="0"/>
          <w:marTop w:val="0"/>
          <w:marBottom w:val="0"/>
          <w:divBdr>
            <w:top w:val="none" w:sz="0" w:space="0" w:color="auto"/>
            <w:left w:val="none" w:sz="0" w:space="0" w:color="auto"/>
            <w:bottom w:val="none" w:sz="0" w:space="0" w:color="auto"/>
            <w:right w:val="none" w:sz="0" w:space="0" w:color="auto"/>
          </w:divBdr>
        </w:div>
        <w:div w:id="197478439">
          <w:marLeft w:val="640"/>
          <w:marRight w:val="0"/>
          <w:marTop w:val="0"/>
          <w:marBottom w:val="0"/>
          <w:divBdr>
            <w:top w:val="none" w:sz="0" w:space="0" w:color="auto"/>
            <w:left w:val="none" w:sz="0" w:space="0" w:color="auto"/>
            <w:bottom w:val="none" w:sz="0" w:space="0" w:color="auto"/>
            <w:right w:val="none" w:sz="0" w:space="0" w:color="auto"/>
          </w:divBdr>
        </w:div>
        <w:div w:id="200947454">
          <w:marLeft w:val="640"/>
          <w:marRight w:val="0"/>
          <w:marTop w:val="0"/>
          <w:marBottom w:val="0"/>
          <w:divBdr>
            <w:top w:val="none" w:sz="0" w:space="0" w:color="auto"/>
            <w:left w:val="none" w:sz="0" w:space="0" w:color="auto"/>
            <w:bottom w:val="none" w:sz="0" w:space="0" w:color="auto"/>
            <w:right w:val="none" w:sz="0" w:space="0" w:color="auto"/>
          </w:divBdr>
        </w:div>
        <w:div w:id="231815067">
          <w:marLeft w:val="640"/>
          <w:marRight w:val="0"/>
          <w:marTop w:val="0"/>
          <w:marBottom w:val="0"/>
          <w:divBdr>
            <w:top w:val="none" w:sz="0" w:space="0" w:color="auto"/>
            <w:left w:val="none" w:sz="0" w:space="0" w:color="auto"/>
            <w:bottom w:val="none" w:sz="0" w:space="0" w:color="auto"/>
            <w:right w:val="none" w:sz="0" w:space="0" w:color="auto"/>
          </w:divBdr>
        </w:div>
        <w:div w:id="247732072">
          <w:marLeft w:val="640"/>
          <w:marRight w:val="0"/>
          <w:marTop w:val="0"/>
          <w:marBottom w:val="0"/>
          <w:divBdr>
            <w:top w:val="none" w:sz="0" w:space="0" w:color="auto"/>
            <w:left w:val="none" w:sz="0" w:space="0" w:color="auto"/>
            <w:bottom w:val="none" w:sz="0" w:space="0" w:color="auto"/>
            <w:right w:val="none" w:sz="0" w:space="0" w:color="auto"/>
          </w:divBdr>
        </w:div>
        <w:div w:id="259457549">
          <w:marLeft w:val="640"/>
          <w:marRight w:val="0"/>
          <w:marTop w:val="0"/>
          <w:marBottom w:val="0"/>
          <w:divBdr>
            <w:top w:val="none" w:sz="0" w:space="0" w:color="auto"/>
            <w:left w:val="none" w:sz="0" w:space="0" w:color="auto"/>
            <w:bottom w:val="none" w:sz="0" w:space="0" w:color="auto"/>
            <w:right w:val="none" w:sz="0" w:space="0" w:color="auto"/>
          </w:divBdr>
        </w:div>
        <w:div w:id="272596272">
          <w:marLeft w:val="640"/>
          <w:marRight w:val="0"/>
          <w:marTop w:val="0"/>
          <w:marBottom w:val="0"/>
          <w:divBdr>
            <w:top w:val="none" w:sz="0" w:space="0" w:color="auto"/>
            <w:left w:val="none" w:sz="0" w:space="0" w:color="auto"/>
            <w:bottom w:val="none" w:sz="0" w:space="0" w:color="auto"/>
            <w:right w:val="none" w:sz="0" w:space="0" w:color="auto"/>
          </w:divBdr>
        </w:div>
        <w:div w:id="277807417">
          <w:marLeft w:val="640"/>
          <w:marRight w:val="0"/>
          <w:marTop w:val="0"/>
          <w:marBottom w:val="0"/>
          <w:divBdr>
            <w:top w:val="none" w:sz="0" w:space="0" w:color="auto"/>
            <w:left w:val="none" w:sz="0" w:space="0" w:color="auto"/>
            <w:bottom w:val="none" w:sz="0" w:space="0" w:color="auto"/>
            <w:right w:val="none" w:sz="0" w:space="0" w:color="auto"/>
          </w:divBdr>
        </w:div>
        <w:div w:id="278881496">
          <w:marLeft w:val="640"/>
          <w:marRight w:val="0"/>
          <w:marTop w:val="0"/>
          <w:marBottom w:val="0"/>
          <w:divBdr>
            <w:top w:val="none" w:sz="0" w:space="0" w:color="auto"/>
            <w:left w:val="none" w:sz="0" w:space="0" w:color="auto"/>
            <w:bottom w:val="none" w:sz="0" w:space="0" w:color="auto"/>
            <w:right w:val="none" w:sz="0" w:space="0" w:color="auto"/>
          </w:divBdr>
        </w:div>
        <w:div w:id="315035866">
          <w:marLeft w:val="640"/>
          <w:marRight w:val="0"/>
          <w:marTop w:val="0"/>
          <w:marBottom w:val="0"/>
          <w:divBdr>
            <w:top w:val="none" w:sz="0" w:space="0" w:color="auto"/>
            <w:left w:val="none" w:sz="0" w:space="0" w:color="auto"/>
            <w:bottom w:val="none" w:sz="0" w:space="0" w:color="auto"/>
            <w:right w:val="none" w:sz="0" w:space="0" w:color="auto"/>
          </w:divBdr>
        </w:div>
        <w:div w:id="327365402">
          <w:marLeft w:val="640"/>
          <w:marRight w:val="0"/>
          <w:marTop w:val="0"/>
          <w:marBottom w:val="0"/>
          <w:divBdr>
            <w:top w:val="none" w:sz="0" w:space="0" w:color="auto"/>
            <w:left w:val="none" w:sz="0" w:space="0" w:color="auto"/>
            <w:bottom w:val="none" w:sz="0" w:space="0" w:color="auto"/>
            <w:right w:val="none" w:sz="0" w:space="0" w:color="auto"/>
          </w:divBdr>
        </w:div>
        <w:div w:id="328486153">
          <w:marLeft w:val="640"/>
          <w:marRight w:val="0"/>
          <w:marTop w:val="0"/>
          <w:marBottom w:val="0"/>
          <w:divBdr>
            <w:top w:val="none" w:sz="0" w:space="0" w:color="auto"/>
            <w:left w:val="none" w:sz="0" w:space="0" w:color="auto"/>
            <w:bottom w:val="none" w:sz="0" w:space="0" w:color="auto"/>
            <w:right w:val="none" w:sz="0" w:space="0" w:color="auto"/>
          </w:divBdr>
        </w:div>
        <w:div w:id="346181959">
          <w:marLeft w:val="640"/>
          <w:marRight w:val="0"/>
          <w:marTop w:val="0"/>
          <w:marBottom w:val="0"/>
          <w:divBdr>
            <w:top w:val="none" w:sz="0" w:space="0" w:color="auto"/>
            <w:left w:val="none" w:sz="0" w:space="0" w:color="auto"/>
            <w:bottom w:val="none" w:sz="0" w:space="0" w:color="auto"/>
            <w:right w:val="none" w:sz="0" w:space="0" w:color="auto"/>
          </w:divBdr>
        </w:div>
        <w:div w:id="373966174">
          <w:marLeft w:val="640"/>
          <w:marRight w:val="0"/>
          <w:marTop w:val="0"/>
          <w:marBottom w:val="0"/>
          <w:divBdr>
            <w:top w:val="none" w:sz="0" w:space="0" w:color="auto"/>
            <w:left w:val="none" w:sz="0" w:space="0" w:color="auto"/>
            <w:bottom w:val="none" w:sz="0" w:space="0" w:color="auto"/>
            <w:right w:val="none" w:sz="0" w:space="0" w:color="auto"/>
          </w:divBdr>
        </w:div>
        <w:div w:id="378869110">
          <w:marLeft w:val="640"/>
          <w:marRight w:val="0"/>
          <w:marTop w:val="0"/>
          <w:marBottom w:val="0"/>
          <w:divBdr>
            <w:top w:val="none" w:sz="0" w:space="0" w:color="auto"/>
            <w:left w:val="none" w:sz="0" w:space="0" w:color="auto"/>
            <w:bottom w:val="none" w:sz="0" w:space="0" w:color="auto"/>
            <w:right w:val="none" w:sz="0" w:space="0" w:color="auto"/>
          </w:divBdr>
        </w:div>
        <w:div w:id="414328281">
          <w:marLeft w:val="640"/>
          <w:marRight w:val="0"/>
          <w:marTop w:val="0"/>
          <w:marBottom w:val="0"/>
          <w:divBdr>
            <w:top w:val="none" w:sz="0" w:space="0" w:color="auto"/>
            <w:left w:val="none" w:sz="0" w:space="0" w:color="auto"/>
            <w:bottom w:val="none" w:sz="0" w:space="0" w:color="auto"/>
            <w:right w:val="none" w:sz="0" w:space="0" w:color="auto"/>
          </w:divBdr>
        </w:div>
        <w:div w:id="421218772">
          <w:marLeft w:val="640"/>
          <w:marRight w:val="0"/>
          <w:marTop w:val="0"/>
          <w:marBottom w:val="0"/>
          <w:divBdr>
            <w:top w:val="none" w:sz="0" w:space="0" w:color="auto"/>
            <w:left w:val="none" w:sz="0" w:space="0" w:color="auto"/>
            <w:bottom w:val="none" w:sz="0" w:space="0" w:color="auto"/>
            <w:right w:val="none" w:sz="0" w:space="0" w:color="auto"/>
          </w:divBdr>
        </w:div>
        <w:div w:id="434178097">
          <w:marLeft w:val="640"/>
          <w:marRight w:val="0"/>
          <w:marTop w:val="0"/>
          <w:marBottom w:val="0"/>
          <w:divBdr>
            <w:top w:val="none" w:sz="0" w:space="0" w:color="auto"/>
            <w:left w:val="none" w:sz="0" w:space="0" w:color="auto"/>
            <w:bottom w:val="none" w:sz="0" w:space="0" w:color="auto"/>
            <w:right w:val="none" w:sz="0" w:space="0" w:color="auto"/>
          </w:divBdr>
        </w:div>
        <w:div w:id="435443471">
          <w:marLeft w:val="640"/>
          <w:marRight w:val="0"/>
          <w:marTop w:val="0"/>
          <w:marBottom w:val="0"/>
          <w:divBdr>
            <w:top w:val="none" w:sz="0" w:space="0" w:color="auto"/>
            <w:left w:val="none" w:sz="0" w:space="0" w:color="auto"/>
            <w:bottom w:val="none" w:sz="0" w:space="0" w:color="auto"/>
            <w:right w:val="none" w:sz="0" w:space="0" w:color="auto"/>
          </w:divBdr>
        </w:div>
        <w:div w:id="449209326">
          <w:marLeft w:val="640"/>
          <w:marRight w:val="0"/>
          <w:marTop w:val="0"/>
          <w:marBottom w:val="0"/>
          <w:divBdr>
            <w:top w:val="none" w:sz="0" w:space="0" w:color="auto"/>
            <w:left w:val="none" w:sz="0" w:space="0" w:color="auto"/>
            <w:bottom w:val="none" w:sz="0" w:space="0" w:color="auto"/>
            <w:right w:val="none" w:sz="0" w:space="0" w:color="auto"/>
          </w:divBdr>
        </w:div>
        <w:div w:id="457920902">
          <w:marLeft w:val="640"/>
          <w:marRight w:val="0"/>
          <w:marTop w:val="0"/>
          <w:marBottom w:val="0"/>
          <w:divBdr>
            <w:top w:val="none" w:sz="0" w:space="0" w:color="auto"/>
            <w:left w:val="none" w:sz="0" w:space="0" w:color="auto"/>
            <w:bottom w:val="none" w:sz="0" w:space="0" w:color="auto"/>
            <w:right w:val="none" w:sz="0" w:space="0" w:color="auto"/>
          </w:divBdr>
        </w:div>
        <w:div w:id="458258455">
          <w:marLeft w:val="640"/>
          <w:marRight w:val="0"/>
          <w:marTop w:val="0"/>
          <w:marBottom w:val="0"/>
          <w:divBdr>
            <w:top w:val="none" w:sz="0" w:space="0" w:color="auto"/>
            <w:left w:val="none" w:sz="0" w:space="0" w:color="auto"/>
            <w:bottom w:val="none" w:sz="0" w:space="0" w:color="auto"/>
            <w:right w:val="none" w:sz="0" w:space="0" w:color="auto"/>
          </w:divBdr>
        </w:div>
        <w:div w:id="484780469">
          <w:marLeft w:val="640"/>
          <w:marRight w:val="0"/>
          <w:marTop w:val="0"/>
          <w:marBottom w:val="0"/>
          <w:divBdr>
            <w:top w:val="none" w:sz="0" w:space="0" w:color="auto"/>
            <w:left w:val="none" w:sz="0" w:space="0" w:color="auto"/>
            <w:bottom w:val="none" w:sz="0" w:space="0" w:color="auto"/>
            <w:right w:val="none" w:sz="0" w:space="0" w:color="auto"/>
          </w:divBdr>
        </w:div>
        <w:div w:id="535771959">
          <w:marLeft w:val="640"/>
          <w:marRight w:val="0"/>
          <w:marTop w:val="0"/>
          <w:marBottom w:val="0"/>
          <w:divBdr>
            <w:top w:val="none" w:sz="0" w:space="0" w:color="auto"/>
            <w:left w:val="none" w:sz="0" w:space="0" w:color="auto"/>
            <w:bottom w:val="none" w:sz="0" w:space="0" w:color="auto"/>
            <w:right w:val="none" w:sz="0" w:space="0" w:color="auto"/>
          </w:divBdr>
        </w:div>
        <w:div w:id="551842342">
          <w:marLeft w:val="640"/>
          <w:marRight w:val="0"/>
          <w:marTop w:val="0"/>
          <w:marBottom w:val="0"/>
          <w:divBdr>
            <w:top w:val="none" w:sz="0" w:space="0" w:color="auto"/>
            <w:left w:val="none" w:sz="0" w:space="0" w:color="auto"/>
            <w:bottom w:val="none" w:sz="0" w:space="0" w:color="auto"/>
            <w:right w:val="none" w:sz="0" w:space="0" w:color="auto"/>
          </w:divBdr>
        </w:div>
        <w:div w:id="563370341">
          <w:marLeft w:val="640"/>
          <w:marRight w:val="0"/>
          <w:marTop w:val="0"/>
          <w:marBottom w:val="0"/>
          <w:divBdr>
            <w:top w:val="none" w:sz="0" w:space="0" w:color="auto"/>
            <w:left w:val="none" w:sz="0" w:space="0" w:color="auto"/>
            <w:bottom w:val="none" w:sz="0" w:space="0" w:color="auto"/>
            <w:right w:val="none" w:sz="0" w:space="0" w:color="auto"/>
          </w:divBdr>
        </w:div>
        <w:div w:id="574707722">
          <w:marLeft w:val="640"/>
          <w:marRight w:val="0"/>
          <w:marTop w:val="0"/>
          <w:marBottom w:val="0"/>
          <w:divBdr>
            <w:top w:val="none" w:sz="0" w:space="0" w:color="auto"/>
            <w:left w:val="none" w:sz="0" w:space="0" w:color="auto"/>
            <w:bottom w:val="none" w:sz="0" w:space="0" w:color="auto"/>
            <w:right w:val="none" w:sz="0" w:space="0" w:color="auto"/>
          </w:divBdr>
        </w:div>
        <w:div w:id="592396561">
          <w:marLeft w:val="640"/>
          <w:marRight w:val="0"/>
          <w:marTop w:val="0"/>
          <w:marBottom w:val="0"/>
          <w:divBdr>
            <w:top w:val="none" w:sz="0" w:space="0" w:color="auto"/>
            <w:left w:val="none" w:sz="0" w:space="0" w:color="auto"/>
            <w:bottom w:val="none" w:sz="0" w:space="0" w:color="auto"/>
            <w:right w:val="none" w:sz="0" w:space="0" w:color="auto"/>
          </w:divBdr>
        </w:div>
        <w:div w:id="613636636">
          <w:marLeft w:val="640"/>
          <w:marRight w:val="0"/>
          <w:marTop w:val="0"/>
          <w:marBottom w:val="0"/>
          <w:divBdr>
            <w:top w:val="none" w:sz="0" w:space="0" w:color="auto"/>
            <w:left w:val="none" w:sz="0" w:space="0" w:color="auto"/>
            <w:bottom w:val="none" w:sz="0" w:space="0" w:color="auto"/>
            <w:right w:val="none" w:sz="0" w:space="0" w:color="auto"/>
          </w:divBdr>
        </w:div>
        <w:div w:id="617104175">
          <w:marLeft w:val="640"/>
          <w:marRight w:val="0"/>
          <w:marTop w:val="0"/>
          <w:marBottom w:val="0"/>
          <w:divBdr>
            <w:top w:val="none" w:sz="0" w:space="0" w:color="auto"/>
            <w:left w:val="none" w:sz="0" w:space="0" w:color="auto"/>
            <w:bottom w:val="none" w:sz="0" w:space="0" w:color="auto"/>
            <w:right w:val="none" w:sz="0" w:space="0" w:color="auto"/>
          </w:divBdr>
        </w:div>
        <w:div w:id="617564647">
          <w:marLeft w:val="640"/>
          <w:marRight w:val="0"/>
          <w:marTop w:val="0"/>
          <w:marBottom w:val="0"/>
          <w:divBdr>
            <w:top w:val="none" w:sz="0" w:space="0" w:color="auto"/>
            <w:left w:val="none" w:sz="0" w:space="0" w:color="auto"/>
            <w:bottom w:val="none" w:sz="0" w:space="0" w:color="auto"/>
            <w:right w:val="none" w:sz="0" w:space="0" w:color="auto"/>
          </w:divBdr>
        </w:div>
        <w:div w:id="626813224">
          <w:marLeft w:val="640"/>
          <w:marRight w:val="0"/>
          <w:marTop w:val="0"/>
          <w:marBottom w:val="0"/>
          <w:divBdr>
            <w:top w:val="none" w:sz="0" w:space="0" w:color="auto"/>
            <w:left w:val="none" w:sz="0" w:space="0" w:color="auto"/>
            <w:bottom w:val="none" w:sz="0" w:space="0" w:color="auto"/>
            <w:right w:val="none" w:sz="0" w:space="0" w:color="auto"/>
          </w:divBdr>
        </w:div>
        <w:div w:id="645478109">
          <w:marLeft w:val="640"/>
          <w:marRight w:val="0"/>
          <w:marTop w:val="0"/>
          <w:marBottom w:val="0"/>
          <w:divBdr>
            <w:top w:val="none" w:sz="0" w:space="0" w:color="auto"/>
            <w:left w:val="none" w:sz="0" w:space="0" w:color="auto"/>
            <w:bottom w:val="none" w:sz="0" w:space="0" w:color="auto"/>
            <w:right w:val="none" w:sz="0" w:space="0" w:color="auto"/>
          </w:divBdr>
        </w:div>
        <w:div w:id="658847672">
          <w:marLeft w:val="640"/>
          <w:marRight w:val="0"/>
          <w:marTop w:val="0"/>
          <w:marBottom w:val="0"/>
          <w:divBdr>
            <w:top w:val="none" w:sz="0" w:space="0" w:color="auto"/>
            <w:left w:val="none" w:sz="0" w:space="0" w:color="auto"/>
            <w:bottom w:val="none" w:sz="0" w:space="0" w:color="auto"/>
            <w:right w:val="none" w:sz="0" w:space="0" w:color="auto"/>
          </w:divBdr>
        </w:div>
        <w:div w:id="659774711">
          <w:marLeft w:val="640"/>
          <w:marRight w:val="0"/>
          <w:marTop w:val="0"/>
          <w:marBottom w:val="0"/>
          <w:divBdr>
            <w:top w:val="none" w:sz="0" w:space="0" w:color="auto"/>
            <w:left w:val="none" w:sz="0" w:space="0" w:color="auto"/>
            <w:bottom w:val="none" w:sz="0" w:space="0" w:color="auto"/>
            <w:right w:val="none" w:sz="0" w:space="0" w:color="auto"/>
          </w:divBdr>
        </w:div>
        <w:div w:id="697390433">
          <w:marLeft w:val="640"/>
          <w:marRight w:val="0"/>
          <w:marTop w:val="0"/>
          <w:marBottom w:val="0"/>
          <w:divBdr>
            <w:top w:val="none" w:sz="0" w:space="0" w:color="auto"/>
            <w:left w:val="none" w:sz="0" w:space="0" w:color="auto"/>
            <w:bottom w:val="none" w:sz="0" w:space="0" w:color="auto"/>
            <w:right w:val="none" w:sz="0" w:space="0" w:color="auto"/>
          </w:divBdr>
        </w:div>
        <w:div w:id="715617824">
          <w:marLeft w:val="640"/>
          <w:marRight w:val="0"/>
          <w:marTop w:val="0"/>
          <w:marBottom w:val="0"/>
          <w:divBdr>
            <w:top w:val="none" w:sz="0" w:space="0" w:color="auto"/>
            <w:left w:val="none" w:sz="0" w:space="0" w:color="auto"/>
            <w:bottom w:val="none" w:sz="0" w:space="0" w:color="auto"/>
            <w:right w:val="none" w:sz="0" w:space="0" w:color="auto"/>
          </w:divBdr>
        </w:div>
        <w:div w:id="747843901">
          <w:marLeft w:val="640"/>
          <w:marRight w:val="0"/>
          <w:marTop w:val="0"/>
          <w:marBottom w:val="0"/>
          <w:divBdr>
            <w:top w:val="none" w:sz="0" w:space="0" w:color="auto"/>
            <w:left w:val="none" w:sz="0" w:space="0" w:color="auto"/>
            <w:bottom w:val="none" w:sz="0" w:space="0" w:color="auto"/>
            <w:right w:val="none" w:sz="0" w:space="0" w:color="auto"/>
          </w:divBdr>
        </w:div>
        <w:div w:id="812213135">
          <w:marLeft w:val="640"/>
          <w:marRight w:val="0"/>
          <w:marTop w:val="0"/>
          <w:marBottom w:val="0"/>
          <w:divBdr>
            <w:top w:val="none" w:sz="0" w:space="0" w:color="auto"/>
            <w:left w:val="none" w:sz="0" w:space="0" w:color="auto"/>
            <w:bottom w:val="none" w:sz="0" w:space="0" w:color="auto"/>
            <w:right w:val="none" w:sz="0" w:space="0" w:color="auto"/>
          </w:divBdr>
        </w:div>
        <w:div w:id="832985435">
          <w:marLeft w:val="640"/>
          <w:marRight w:val="0"/>
          <w:marTop w:val="0"/>
          <w:marBottom w:val="0"/>
          <w:divBdr>
            <w:top w:val="none" w:sz="0" w:space="0" w:color="auto"/>
            <w:left w:val="none" w:sz="0" w:space="0" w:color="auto"/>
            <w:bottom w:val="none" w:sz="0" w:space="0" w:color="auto"/>
            <w:right w:val="none" w:sz="0" w:space="0" w:color="auto"/>
          </w:divBdr>
        </w:div>
        <w:div w:id="832990829">
          <w:marLeft w:val="640"/>
          <w:marRight w:val="0"/>
          <w:marTop w:val="0"/>
          <w:marBottom w:val="0"/>
          <w:divBdr>
            <w:top w:val="none" w:sz="0" w:space="0" w:color="auto"/>
            <w:left w:val="none" w:sz="0" w:space="0" w:color="auto"/>
            <w:bottom w:val="none" w:sz="0" w:space="0" w:color="auto"/>
            <w:right w:val="none" w:sz="0" w:space="0" w:color="auto"/>
          </w:divBdr>
        </w:div>
        <w:div w:id="860553928">
          <w:marLeft w:val="640"/>
          <w:marRight w:val="0"/>
          <w:marTop w:val="0"/>
          <w:marBottom w:val="0"/>
          <w:divBdr>
            <w:top w:val="none" w:sz="0" w:space="0" w:color="auto"/>
            <w:left w:val="none" w:sz="0" w:space="0" w:color="auto"/>
            <w:bottom w:val="none" w:sz="0" w:space="0" w:color="auto"/>
            <w:right w:val="none" w:sz="0" w:space="0" w:color="auto"/>
          </w:divBdr>
        </w:div>
        <w:div w:id="878321293">
          <w:marLeft w:val="640"/>
          <w:marRight w:val="0"/>
          <w:marTop w:val="0"/>
          <w:marBottom w:val="0"/>
          <w:divBdr>
            <w:top w:val="none" w:sz="0" w:space="0" w:color="auto"/>
            <w:left w:val="none" w:sz="0" w:space="0" w:color="auto"/>
            <w:bottom w:val="none" w:sz="0" w:space="0" w:color="auto"/>
            <w:right w:val="none" w:sz="0" w:space="0" w:color="auto"/>
          </w:divBdr>
        </w:div>
        <w:div w:id="949583574">
          <w:marLeft w:val="640"/>
          <w:marRight w:val="0"/>
          <w:marTop w:val="0"/>
          <w:marBottom w:val="0"/>
          <w:divBdr>
            <w:top w:val="none" w:sz="0" w:space="0" w:color="auto"/>
            <w:left w:val="none" w:sz="0" w:space="0" w:color="auto"/>
            <w:bottom w:val="none" w:sz="0" w:space="0" w:color="auto"/>
            <w:right w:val="none" w:sz="0" w:space="0" w:color="auto"/>
          </w:divBdr>
        </w:div>
        <w:div w:id="972758207">
          <w:marLeft w:val="640"/>
          <w:marRight w:val="0"/>
          <w:marTop w:val="0"/>
          <w:marBottom w:val="0"/>
          <w:divBdr>
            <w:top w:val="none" w:sz="0" w:space="0" w:color="auto"/>
            <w:left w:val="none" w:sz="0" w:space="0" w:color="auto"/>
            <w:bottom w:val="none" w:sz="0" w:space="0" w:color="auto"/>
            <w:right w:val="none" w:sz="0" w:space="0" w:color="auto"/>
          </w:divBdr>
        </w:div>
        <w:div w:id="976960521">
          <w:marLeft w:val="640"/>
          <w:marRight w:val="0"/>
          <w:marTop w:val="0"/>
          <w:marBottom w:val="0"/>
          <w:divBdr>
            <w:top w:val="none" w:sz="0" w:space="0" w:color="auto"/>
            <w:left w:val="none" w:sz="0" w:space="0" w:color="auto"/>
            <w:bottom w:val="none" w:sz="0" w:space="0" w:color="auto"/>
            <w:right w:val="none" w:sz="0" w:space="0" w:color="auto"/>
          </w:divBdr>
        </w:div>
        <w:div w:id="1000891387">
          <w:marLeft w:val="640"/>
          <w:marRight w:val="0"/>
          <w:marTop w:val="0"/>
          <w:marBottom w:val="0"/>
          <w:divBdr>
            <w:top w:val="none" w:sz="0" w:space="0" w:color="auto"/>
            <w:left w:val="none" w:sz="0" w:space="0" w:color="auto"/>
            <w:bottom w:val="none" w:sz="0" w:space="0" w:color="auto"/>
            <w:right w:val="none" w:sz="0" w:space="0" w:color="auto"/>
          </w:divBdr>
        </w:div>
        <w:div w:id="1027173079">
          <w:marLeft w:val="640"/>
          <w:marRight w:val="0"/>
          <w:marTop w:val="0"/>
          <w:marBottom w:val="0"/>
          <w:divBdr>
            <w:top w:val="none" w:sz="0" w:space="0" w:color="auto"/>
            <w:left w:val="none" w:sz="0" w:space="0" w:color="auto"/>
            <w:bottom w:val="none" w:sz="0" w:space="0" w:color="auto"/>
            <w:right w:val="none" w:sz="0" w:space="0" w:color="auto"/>
          </w:divBdr>
        </w:div>
        <w:div w:id="1037973533">
          <w:marLeft w:val="640"/>
          <w:marRight w:val="0"/>
          <w:marTop w:val="0"/>
          <w:marBottom w:val="0"/>
          <w:divBdr>
            <w:top w:val="none" w:sz="0" w:space="0" w:color="auto"/>
            <w:left w:val="none" w:sz="0" w:space="0" w:color="auto"/>
            <w:bottom w:val="none" w:sz="0" w:space="0" w:color="auto"/>
            <w:right w:val="none" w:sz="0" w:space="0" w:color="auto"/>
          </w:divBdr>
        </w:div>
        <w:div w:id="1057050510">
          <w:marLeft w:val="640"/>
          <w:marRight w:val="0"/>
          <w:marTop w:val="0"/>
          <w:marBottom w:val="0"/>
          <w:divBdr>
            <w:top w:val="none" w:sz="0" w:space="0" w:color="auto"/>
            <w:left w:val="none" w:sz="0" w:space="0" w:color="auto"/>
            <w:bottom w:val="none" w:sz="0" w:space="0" w:color="auto"/>
            <w:right w:val="none" w:sz="0" w:space="0" w:color="auto"/>
          </w:divBdr>
        </w:div>
        <w:div w:id="1096485726">
          <w:marLeft w:val="640"/>
          <w:marRight w:val="0"/>
          <w:marTop w:val="0"/>
          <w:marBottom w:val="0"/>
          <w:divBdr>
            <w:top w:val="none" w:sz="0" w:space="0" w:color="auto"/>
            <w:left w:val="none" w:sz="0" w:space="0" w:color="auto"/>
            <w:bottom w:val="none" w:sz="0" w:space="0" w:color="auto"/>
            <w:right w:val="none" w:sz="0" w:space="0" w:color="auto"/>
          </w:divBdr>
        </w:div>
        <w:div w:id="1100874015">
          <w:marLeft w:val="640"/>
          <w:marRight w:val="0"/>
          <w:marTop w:val="0"/>
          <w:marBottom w:val="0"/>
          <w:divBdr>
            <w:top w:val="none" w:sz="0" w:space="0" w:color="auto"/>
            <w:left w:val="none" w:sz="0" w:space="0" w:color="auto"/>
            <w:bottom w:val="none" w:sz="0" w:space="0" w:color="auto"/>
            <w:right w:val="none" w:sz="0" w:space="0" w:color="auto"/>
          </w:divBdr>
        </w:div>
        <w:div w:id="1171874436">
          <w:marLeft w:val="640"/>
          <w:marRight w:val="0"/>
          <w:marTop w:val="0"/>
          <w:marBottom w:val="0"/>
          <w:divBdr>
            <w:top w:val="none" w:sz="0" w:space="0" w:color="auto"/>
            <w:left w:val="none" w:sz="0" w:space="0" w:color="auto"/>
            <w:bottom w:val="none" w:sz="0" w:space="0" w:color="auto"/>
            <w:right w:val="none" w:sz="0" w:space="0" w:color="auto"/>
          </w:divBdr>
        </w:div>
        <w:div w:id="1175263333">
          <w:marLeft w:val="640"/>
          <w:marRight w:val="0"/>
          <w:marTop w:val="0"/>
          <w:marBottom w:val="0"/>
          <w:divBdr>
            <w:top w:val="none" w:sz="0" w:space="0" w:color="auto"/>
            <w:left w:val="none" w:sz="0" w:space="0" w:color="auto"/>
            <w:bottom w:val="none" w:sz="0" w:space="0" w:color="auto"/>
            <w:right w:val="none" w:sz="0" w:space="0" w:color="auto"/>
          </w:divBdr>
        </w:div>
        <w:div w:id="1193805850">
          <w:marLeft w:val="640"/>
          <w:marRight w:val="0"/>
          <w:marTop w:val="0"/>
          <w:marBottom w:val="0"/>
          <w:divBdr>
            <w:top w:val="none" w:sz="0" w:space="0" w:color="auto"/>
            <w:left w:val="none" w:sz="0" w:space="0" w:color="auto"/>
            <w:bottom w:val="none" w:sz="0" w:space="0" w:color="auto"/>
            <w:right w:val="none" w:sz="0" w:space="0" w:color="auto"/>
          </w:divBdr>
        </w:div>
        <w:div w:id="1197619582">
          <w:marLeft w:val="640"/>
          <w:marRight w:val="0"/>
          <w:marTop w:val="0"/>
          <w:marBottom w:val="0"/>
          <w:divBdr>
            <w:top w:val="none" w:sz="0" w:space="0" w:color="auto"/>
            <w:left w:val="none" w:sz="0" w:space="0" w:color="auto"/>
            <w:bottom w:val="none" w:sz="0" w:space="0" w:color="auto"/>
            <w:right w:val="none" w:sz="0" w:space="0" w:color="auto"/>
          </w:divBdr>
        </w:div>
        <w:div w:id="1204831667">
          <w:marLeft w:val="640"/>
          <w:marRight w:val="0"/>
          <w:marTop w:val="0"/>
          <w:marBottom w:val="0"/>
          <w:divBdr>
            <w:top w:val="none" w:sz="0" w:space="0" w:color="auto"/>
            <w:left w:val="none" w:sz="0" w:space="0" w:color="auto"/>
            <w:bottom w:val="none" w:sz="0" w:space="0" w:color="auto"/>
            <w:right w:val="none" w:sz="0" w:space="0" w:color="auto"/>
          </w:divBdr>
        </w:div>
        <w:div w:id="1400439002">
          <w:marLeft w:val="640"/>
          <w:marRight w:val="0"/>
          <w:marTop w:val="0"/>
          <w:marBottom w:val="0"/>
          <w:divBdr>
            <w:top w:val="none" w:sz="0" w:space="0" w:color="auto"/>
            <w:left w:val="none" w:sz="0" w:space="0" w:color="auto"/>
            <w:bottom w:val="none" w:sz="0" w:space="0" w:color="auto"/>
            <w:right w:val="none" w:sz="0" w:space="0" w:color="auto"/>
          </w:divBdr>
        </w:div>
        <w:div w:id="1407604617">
          <w:marLeft w:val="640"/>
          <w:marRight w:val="0"/>
          <w:marTop w:val="0"/>
          <w:marBottom w:val="0"/>
          <w:divBdr>
            <w:top w:val="none" w:sz="0" w:space="0" w:color="auto"/>
            <w:left w:val="none" w:sz="0" w:space="0" w:color="auto"/>
            <w:bottom w:val="none" w:sz="0" w:space="0" w:color="auto"/>
            <w:right w:val="none" w:sz="0" w:space="0" w:color="auto"/>
          </w:divBdr>
        </w:div>
        <w:div w:id="1429737414">
          <w:marLeft w:val="640"/>
          <w:marRight w:val="0"/>
          <w:marTop w:val="0"/>
          <w:marBottom w:val="0"/>
          <w:divBdr>
            <w:top w:val="none" w:sz="0" w:space="0" w:color="auto"/>
            <w:left w:val="none" w:sz="0" w:space="0" w:color="auto"/>
            <w:bottom w:val="none" w:sz="0" w:space="0" w:color="auto"/>
            <w:right w:val="none" w:sz="0" w:space="0" w:color="auto"/>
          </w:divBdr>
        </w:div>
        <w:div w:id="1432970555">
          <w:marLeft w:val="640"/>
          <w:marRight w:val="0"/>
          <w:marTop w:val="0"/>
          <w:marBottom w:val="0"/>
          <w:divBdr>
            <w:top w:val="none" w:sz="0" w:space="0" w:color="auto"/>
            <w:left w:val="none" w:sz="0" w:space="0" w:color="auto"/>
            <w:bottom w:val="none" w:sz="0" w:space="0" w:color="auto"/>
            <w:right w:val="none" w:sz="0" w:space="0" w:color="auto"/>
          </w:divBdr>
        </w:div>
        <w:div w:id="1444880939">
          <w:marLeft w:val="640"/>
          <w:marRight w:val="0"/>
          <w:marTop w:val="0"/>
          <w:marBottom w:val="0"/>
          <w:divBdr>
            <w:top w:val="none" w:sz="0" w:space="0" w:color="auto"/>
            <w:left w:val="none" w:sz="0" w:space="0" w:color="auto"/>
            <w:bottom w:val="none" w:sz="0" w:space="0" w:color="auto"/>
            <w:right w:val="none" w:sz="0" w:space="0" w:color="auto"/>
          </w:divBdr>
        </w:div>
        <w:div w:id="1513956392">
          <w:marLeft w:val="640"/>
          <w:marRight w:val="0"/>
          <w:marTop w:val="0"/>
          <w:marBottom w:val="0"/>
          <w:divBdr>
            <w:top w:val="none" w:sz="0" w:space="0" w:color="auto"/>
            <w:left w:val="none" w:sz="0" w:space="0" w:color="auto"/>
            <w:bottom w:val="none" w:sz="0" w:space="0" w:color="auto"/>
            <w:right w:val="none" w:sz="0" w:space="0" w:color="auto"/>
          </w:divBdr>
        </w:div>
        <w:div w:id="1516115899">
          <w:marLeft w:val="640"/>
          <w:marRight w:val="0"/>
          <w:marTop w:val="0"/>
          <w:marBottom w:val="0"/>
          <w:divBdr>
            <w:top w:val="none" w:sz="0" w:space="0" w:color="auto"/>
            <w:left w:val="none" w:sz="0" w:space="0" w:color="auto"/>
            <w:bottom w:val="none" w:sz="0" w:space="0" w:color="auto"/>
            <w:right w:val="none" w:sz="0" w:space="0" w:color="auto"/>
          </w:divBdr>
        </w:div>
        <w:div w:id="1529560025">
          <w:marLeft w:val="640"/>
          <w:marRight w:val="0"/>
          <w:marTop w:val="0"/>
          <w:marBottom w:val="0"/>
          <w:divBdr>
            <w:top w:val="none" w:sz="0" w:space="0" w:color="auto"/>
            <w:left w:val="none" w:sz="0" w:space="0" w:color="auto"/>
            <w:bottom w:val="none" w:sz="0" w:space="0" w:color="auto"/>
            <w:right w:val="none" w:sz="0" w:space="0" w:color="auto"/>
          </w:divBdr>
        </w:div>
        <w:div w:id="1552308801">
          <w:marLeft w:val="640"/>
          <w:marRight w:val="0"/>
          <w:marTop w:val="0"/>
          <w:marBottom w:val="0"/>
          <w:divBdr>
            <w:top w:val="none" w:sz="0" w:space="0" w:color="auto"/>
            <w:left w:val="none" w:sz="0" w:space="0" w:color="auto"/>
            <w:bottom w:val="none" w:sz="0" w:space="0" w:color="auto"/>
            <w:right w:val="none" w:sz="0" w:space="0" w:color="auto"/>
          </w:divBdr>
        </w:div>
        <w:div w:id="1565796329">
          <w:marLeft w:val="640"/>
          <w:marRight w:val="0"/>
          <w:marTop w:val="0"/>
          <w:marBottom w:val="0"/>
          <w:divBdr>
            <w:top w:val="none" w:sz="0" w:space="0" w:color="auto"/>
            <w:left w:val="none" w:sz="0" w:space="0" w:color="auto"/>
            <w:bottom w:val="none" w:sz="0" w:space="0" w:color="auto"/>
            <w:right w:val="none" w:sz="0" w:space="0" w:color="auto"/>
          </w:divBdr>
        </w:div>
        <w:div w:id="1612668905">
          <w:marLeft w:val="640"/>
          <w:marRight w:val="0"/>
          <w:marTop w:val="0"/>
          <w:marBottom w:val="0"/>
          <w:divBdr>
            <w:top w:val="none" w:sz="0" w:space="0" w:color="auto"/>
            <w:left w:val="none" w:sz="0" w:space="0" w:color="auto"/>
            <w:bottom w:val="none" w:sz="0" w:space="0" w:color="auto"/>
            <w:right w:val="none" w:sz="0" w:space="0" w:color="auto"/>
          </w:divBdr>
        </w:div>
        <w:div w:id="1616012925">
          <w:marLeft w:val="640"/>
          <w:marRight w:val="0"/>
          <w:marTop w:val="0"/>
          <w:marBottom w:val="0"/>
          <w:divBdr>
            <w:top w:val="none" w:sz="0" w:space="0" w:color="auto"/>
            <w:left w:val="none" w:sz="0" w:space="0" w:color="auto"/>
            <w:bottom w:val="none" w:sz="0" w:space="0" w:color="auto"/>
            <w:right w:val="none" w:sz="0" w:space="0" w:color="auto"/>
          </w:divBdr>
        </w:div>
        <w:div w:id="1616057824">
          <w:marLeft w:val="640"/>
          <w:marRight w:val="0"/>
          <w:marTop w:val="0"/>
          <w:marBottom w:val="0"/>
          <w:divBdr>
            <w:top w:val="none" w:sz="0" w:space="0" w:color="auto"/>
            <w:left w:val="none" w:sz="0" w:space="0" w:color="auto"/>
            <w:bottom w:val="none" w:sz="0" w:space="0" w:color="auto"/>
            <w:right w:val="none" w:sz="0" w:space="0" w:color="auto"/>
          </w:divBdr>
        </w:div>
        <w:div w:id="1627538043">
          <w:marLeft w:val="640"/>
          <w:marRight w:val="0"/>
          <w:marTop w:val="0"/>
          <w:marBottom w:val="0"/>
          <w:divBdr>
            <w:top w:val="none" w:sz="0" w:space="0" w:color="auto"/>
            <w:left w:val="none" w:sz="0" w:space="0" w:color="auto"/>
            <w:bottom w:val="none" w:sz="0" w:space="0" w:color="auto"/>
            <w:right w:val="none" w:sz="0" w:space="0" w:color="auto"/>
          </w:divBdr>
        </w:div>
        <w:div w:id="1646469877">
          <w:marLeft w:val="640"/>
          <w:marRight w:val="0"/>
          <w:marTop w:val="0"/>
          <w:marBottom w:val="0"/>
          <w:divBdr>
            <w:top w:val="none" w:sz="0" w:space="0" w:color="auto"/>
            <w:left w:val="none" w:sz="0" w:space="0" w:color="auto"/>
            <w:bottom w:val="none" w:sz="0" w:space="0" w:color="auto"/>
            <w:right w:val="none" w:sz="0" w:space="0" w:color="auto"/>
          </w:divBdr>
        </w:div>
        <w:div w:id="1683507215">
          <w:marLeft w:val="640"/>
          <w:marRight w:val="0"/>
          <w:marTop w:val="0"/>
          <w:marBottom w:val="0"/>
          <w:divBdr>
            <w:top w:val="none" w:sz="0" w:space="0" w:color="auto"/>
            <w:left w:val="none" w:sz="0" w:space="0" w:color="auto"/>
            <w:bottom w:val="none" w:sz="0" w:space="0" w:color="auto"/>
            <w:right w:val="none" w:sz="0" w:space="0" w:color="auto"/>
          </w:divBdr>
        </w:div>
        <w:div w:id="1792430462">
          <w:marLeft w:val="640"/>
          <w:marRight w:val="0"/>
          <w:marTop w:val="0"/>
          <w:marBottom w:val="0"/>
          <w:divBdr>
            <w:top w:val="none" w:sz="0" w:space="0" w:color="auto"/>
            <w:left w:val="none" w:sz="0" w:space="0" w:color="auto"/>
            <w:bottom w:val="none" w:sz="0" w:space="0" w:color="auto"/>
            <w:right w:val="none" w:sz="0" w:space="0" w:color="auto"/>
          </w:divBdr>
        </w:div>
        <w:div w:id="1800951200">
          <w:marLeft w:val="640"/>
          <w:marRight w:val="0"/>
          <w:marTop w:val="0"/>
          <w:marBottom w:val="0"/>
          <w:divBdr>
            <w:top w:val="none" w:sz="0" w:space="0" w:color="auto"/>
            <w:left w:val="none" w:sz="0" w:space="0" w:color="auto"/>
            <w:bottom w:val="none" w:sz="0" w:space="0" w:color="auto"/>
            <w:right w:val="none" w:sz="0" w:space="0" w:color="auto"/>
          </w:divBdr>
        </w:div>
        <w:div w:id="1837259326">
          <w:marLeft w:val="640"/>
          <w:marRight w:val="0"/>
          <w:marTop w:val="0"/>
          <w:marBottom w:val="0"/>
          <w:divBdr>
            <w:top w:val="none" w:sz="0" w:space="0" w:color="auto"/>
            <w:left w:val="none" w:sz="0" w:space="0" w:color="auto"/>
            <w:bottom w:val="none" w:sz="0" w:space="0" w:color="auto"/>
            <w:right w:val="none" w:sz="0" w:space="0" w:color="auto"/>
          </w:divBdr>
        </w:div>
        <w:div w:id="1840000664">
          <w:marLeft w:val="640"/>
          <w:marRight w:val="0"/>
          <w:marTop w:val="0"/>
          <w:marBottom w:val="0"/>
          <w:divBdr>
            <w:top w:val="none" w:sz="0" w:space="0" w:color="auto"/>
            <w:left w:val="none" w:sz="0" w:space="0" w:color="auto"/>
            <w:bottom w:val="none" w:sz="0" w:space="0" w:color="auto"/>
            <w:right w:val="none" w:sz="0" w:space="0" w:color="auto"/>
          </w:divBdr>
        </w:div>
        <w:div w:id="1870678761">
          <w:marLeft w:val="640"/>
          <w:marRight w:val="0"/>
          <w:marTop w:val="0"/>
          <w:marBottom w:val="0"/>
          <w:divBdr>
            <w:top w:val="none" w:sz="0" w:space="0" w:color="auto"/>
            <w:left w:val="none" w:sz="0" w:space="0" w:color="auto"/>
            <w:bottom w:val="none" w:sz="0" w:space="0" w:color="auto"/>
            <w:right w:val="none" w:sz="0" w:space="0" w:color="auto"/>
          </w:divBdr>
        </w:div>
        <w:div w:id="1906454135">
          <w:marLeft w:val="640"/>
          <w:marRight w:val="0"/>
          <w:marTop w:val="0"/>
          <w:marBottom w:val="0"/>
          <w:divBdr>
            <w:top w:val="none" w:sz="0" w:space="0" w:color="auto"/>
            <w:left w:val="none" w:sz="0" w:space="0" w:color="auto"/>
            <w:bottom w:val="none" w:sz="0" w:space="0" w:color="auto"/>
            <w:right w:val="none" w:sz="0" w:space="0" w:color="auto"/>
          </w:divBdr>
        </w:div>
        <w:div w:id="1957642288">
          <w:marLeft w:val="640"/>
          <w:marRight w:val="0"/>
          <w:marTop w:val="0"/>
          <w:marBottom w:val="0"/>
          <w:divBdr>
            <w:top w:val="none" w:sz="0" w:space="0" w:color="auto"/>
            <w:left w:val="none" w:sz="0" w:space="0" w:color="auto"/>
            <w:bottom w:val="none" w:sz="0" w:space="0" w:color="auto"/>
            <w:right w:val="none" w:sz="0" w:space="0" w:color="auto"/>
          </w:divBdr>
        </w:div>
        <w:div w:id="2041323079">
          <w:marLeft w:val="640"/>
          <w:marRight w:val="0"/>
          <w:marTop w:val="0"/>
          <w:marBottom w:val="0"/>
          <w:divBdr>
            <w:top w:val="none" w:sz="0" w:space="0" w:color="auto"/>
            <w:left w:val="none" w:sz="0" w:space="0" w:color="auto"/>
            <w:bottom w:val="none" w:sz="0" w:space="0" w:color="auto"/>
            <w:right w:val="none" w:sz="0" w:space="0" w:color="auto"/>
          </w:divBdr>
        </w:div>
        <w:div w:id="2060011903">
          <w:marLeft w:val="640"/>
          <w:marRight w:val="0"/>
          <w:marTop w:val="0"/>
          <w:marBottom w:val="0"/>
          <w:divBdr>
            <w:top w:val="none" w:sz="0" w:space="0" w:color="auto"/>
            <w:left w:val="none" w:sz="0" w:space="0" w:color="auto"/>
            <w:bottom w:val="none" w:sz="0" w:space="0" w:color="auto"/>
            <w:right w:val="none" w:sz="0" w:space="0" w:color="auto"/>
          </w:divBdr>
        </w:div>
        <w:div w:id="2079281953">
          <w:marLeft w:val="640"/>
          <w:marRight w:val="0"/>
          <w:marTop w:val="0"/>
          <w:marBottom w:val="0"/>
          <w:divBdr>
            <w:top w:val="none" w:sz="0" w:space="0" w:color="auto"/>
            <w:left w:val="none" w:sz="0" w:space="0" w:color="auto"/>
            <w:bottom w:val="none" w:sz="0" w:space="0" w:color="auto"/>
            <w:right w:val="none" w:sz="0" w:space="0" w:color="auto"/>
          </w:divBdr>
        </w:div>
        <w:div w:id="2080401089">
          <w:marLeft w:val="640"/>
          <w:marRight w:val="0"/>
          <w:marTop w:val="0"/>
          <w:marBottom w:val="0"/>
          <w:divBdr>
            <w:top w:val="none" w:sz="0" w:space="0" w:color="auto"/>
            <w:left w:val="none" w:sz="0" w:space="0" w:color="auto"/>
            <w:bottom w:val="none" w:sz="0" w:space="0" w:color="auto"/>
            <w:right w:val="none" w:sz="0" w:space="0" w:color="auto"/>
          </w:divBdr>
        </w:div>
        <w:div w:id="2118328142">
          <w:marLeft w:val="640"/>
          <w:marRight w:val="0"/>
          <w:marTop w:val="0"/>
          <w:marBottom w:val="0"/>
          <w:divBdr>
            <w:top w:val="none" w:sz="0" w:space="0" w:color="auto"/>
            <w:left w:val="none" w:sz="0" w:space="0" w:color="auto"/>
            <w:bottom w:val="none" w:sz="0" w:space="0" w:color="auto"/>
            <w:right w:val="none" w:sz="0" w:space="0" w:color="auto"/>
          </w:divBdr>
        </w:div>
        <w:div w:id="2119517737">
          <w:marLeft w:val="640"/>
          <w:marRight w:val="0"/>
          <w:marTop w:val="0"/>
          <w:marBottom w:val="0"/>
          <w:divBdr>
            <w:top w:val="none" w:sz="0" w:space="0" w:color="auto"/>
            <w:left w:val="none" w:sz="0" w:space="0" w:color="auto"/>
            <w:bottom w:val="none" w:sz="0" w:space="0" w:color="auto"/>
            <w:right w:val="none" w:sz="0" w:space="0" w:color="auto"/>
          </w:divBdr>
        </w:div>
      </w:divsChild>
    </w:div>
    <w:div w:id="1982079150">
      <w:bodyDiv w:val="1"/>
      <w:marLeft w:val="0"/>
      <w:marRight w:val="0"/>
      <w:marTop w:val="0"/>
      <w:marBottom w:val="0"/>
      <w:divBdr>
        <w:top w:val="none" w:sz="0" w:space="0" w:color="auto"/>
        <w:left w:val="none" w:sz="0" w:space="0" w:color="auto"/>
        <w:bottom w:val="none" w:sz="0" w:space="0" w:color="auto"/>
        <w:right w:val="none" w:sz="0" w:space="0" w:color="auto"/>
      </w:divBdr>
      <w:divsChild>
        <w:div w:id="29303854">
          <w:marLeft w:val="640"/>
          <w:marRight w:val="0"/>
          <w:marTop w:val="0"/>
          <w:marBottom w:val="0"/>
          <w:divBdr>
            <w:top w:val="none" w:sz="0" w:space="0" w:color="auto"/>
            <w:left w:val="none" w:sz="0" w:space="0" w:color="auto"/>
            <w:bottom w:val="none" w:sz="0" w:space="0" w:color="auto"/>
            <w:right w:val="none" w:sz="0" w:space="0" w:color="auto"/>
          </w:divBdr>
        </w:div>
        <w:div w:id="31076584">
          <w:marLeft w:val="640"/>
          <w:marRight w:val="0"/>
          <w:marTop w:val="0"/>
          <w:marBottom w:val="0"/>
          <w:divBdr>
            <w:top w:val="none" w:sz="0" w:space="0" w:color="auto"/>
            <w:left w:val="none" w:sz="0" w:space="0" w:color="auto"/>
            <w:bottom w:val="none" w:sz="0" w:space="0" w:color="auto"/>
            <w:right w:val="none" w:sz="0" w:space="0" w:color="auto"/>
          </w:divBdr>
        </w:div>
        <w:div w:id="64304877">
          <w:marLeft w:val="640"/>
          <w:marRight w:val="0"/>
          <w:marTop w:val="0"/>
          <w:marBottom w:val="0"/>
          <w:divBdr>
            <w:top w:val="none" w:sz="0" w:space="0" w:color="auto"/>
            <w:left w:val="none" w:sz="0" w:space="0" w:color="auto"/>
            <w:bottom w:val="none" w:sz="0" w:space="0" w:color="auto"/>
            <w:right w:val="none" w:sz="0" w:space="0" w:color="auto"/>
          </w:divBdr>
        </w:div>
        <w:div w:id="104740471">
          <w:marLeft w:val="640"/>
          <w:marRight w:val="0"/>
          <w:marTop w:val="0"/>
          <w:marBottom w:val="0"/>
          <w:divBdr>
            <w:top w:val="none" w:sz="0" w:space="0" w:color="auto"/>
            <w:left w:val="none" w:sz="0" w:space="0" w:color="auto"/>
            <w:bottom w:val="none" w:sz="0" w:space="0" w:color="auto"/>
            <w:right w:val="none" w:sz="0" w:space="0" w:color="auto"/>
          </w:divBdr>
        </w:div>
        <w:div w:id="137651401">
          <w:marLeft w:val="640"/>
          <w:marRight w:val="0"/>
          <w:marTop w:val="0"/>
          <w:marBottom w:val="0"/>
          <w:divBdr>
            <w:top w:val="none" w:sz="0" w:space="0" w:color="auto"/>
            <w:left w:val="none" w:sz="0" w:space="0" w:color="auto"/>
            <w:bottom w:val="none" w:sz="0" w:space="0" w:color="auto"/>
            <w:right w:val="none" w:sz="0" w:space="0" w:color="auto"/>
          </w:divBdr>
        </w:div>
        <w:div w:id="151063312">
          <w:marLeft w:val="640"/>
          <w:marRight w:val="0"/>
          <w:marTop w:val="0"/>
          <w:marBottom w:val="0"/>
          <w:divBdr>
            <w:top w:val="none" w:sz="0" w:space="0" w:color="auto"/>
            <w:left w:val="none" w:sz="0" w:space="0" w:color="auto"/>
            <w:bottom w:val="none" w:sz="0" w:space="0" w:color="auto"/>
            <w:right w:val="none" w:sz="0" w:space="0" w:color="auto"/>
          </w:divBdr>
        </w:div>
        <w:div w:id="172381274">
          <w:marLeft w:val="640"/>
          <w:marRight w:val="0"/>
          <w:marTop w:val="0"/>
          <w:marBottom w:val="0"/>
          <w:divBdr>
            <w:top w:val="none" w:sz="0" w:space="0" w:color="auto"/>
            <w:left w:val="none" w:sz="0" w:space="0" w:color="auto"/>
            <w:bottom w:val="none" w:sz="0" w:space="0" w:color="auto"/>
            <w:right w:val="none" w:sz="0" w:space="0" w:color="auto"/>
          </w:divBdr>
        </w:div>
        <w:div w:id="182089959">
          <w:marLeft w:val="640"/>
          <w:marRight w:val="0"/>
          <w:marTop w:val="0"/>
          <w:marBottom w:val="0"/>
          <w:divBdr>
            <w:top w:val="none" w:sz="0" w:space="0" w:color="auto"/>
            <w:left w:val="none" w:sz="0" w:space="0" w:color="auto"/>
            <w:bottom w:val="none" w:sz="0" w:space="0" w:color="auto"/>
            <w:right w:val="none" w:sz="0" w:space="0" w:color="auto"/>
          </w:divBdr>
        </w:div>
        <w:div w:id="194276004">
          <w:marLeft w:val="640"/>
          <w:marRight w:val="0"/>
          <w:marTop w:val="0"/>
          <w:marBottom w:val="0"/>
          <w:divBdr>
            <w:top w:val="none" w:sz="0" w:space="0" w:color="auto"/>
            <w:left w:val="none" w:sz="0" w:space="0" w:color="auto"/>
            <w:bottom w:val="none" w:sz="0" w:space="0" w:color="auto"/>
            <w:right w:val="none" w:sz="0" w:space="0" w:color="auto"/>
          </w:divBdr>
        </w:div>
        <w:div w:id="218173778">
          <w:marLeft w:val="640"/>
          <w:marRight w:val="0"/>
          <w:marTop w:val="0"/>
          <w:marBottom w:val="0"/>
          <w:divBdr>
            <w:top w:val="none" w:sz="0" w:space="0" w:color="auto"/>
            <w:left w:val="none" w:sz="0" w:space="0" w:color="auto"/>
            <w:bottom w:val="none" w:sz="0" w:space="0" w:color="auto"/>
            <w:right w:val="none" w:sz="0" w:space="0" w:color="auto"/>
          </w:divBdr>
        </w:div>
        <w:div w:id="219828693">
          <w:marLeft w:val="640"/>
          <w:marRight w:val="0"/>
          <w:marTop w:val="0"/>
          <w:marBottom w:val="0"/>
          <w:divBdr>
            <w:top w:val="none" w:sz="0" w:space="0" w:color="auto"/>
            <w:left w:val="none" w:sz="0" w:space="0" w:color="auto"/>
            <w:bottom w:val="none" w:sz="0" w:space="0" w:color="auto"/>
            <w:right w:val="none" w:sz="0" w:space="0" w:color="auto"/>
          </w:divBdr>
        </w:div>
        <w:div w:id="263194990">
          <w:marLeft w:val="640"/>
          <w:marRight w:val="0"/>
          <w:marTop w:val="0"/>
          <w:marBottom w:val="0"/>
          <w:divBdr>
            <w:top w:val="none" w:sz="0" w:space="0" w:color="auto"/>
            <w:left w:val="none" w:sz="0" w:space="0" w:color="auto"/>
            <w:bottom w:val="none" w:sz="0" w:space="0" w:color="auto"/>
            <w:right w:val="none" w:sz="0" w:space="0" w:color="auto"/>
          </w:divBdr>
        </w:div>
        <w:div w:id="278026539">
          <w:marLeft w:val="640"/>
          <w:marRight w:val="0"/>
          <w:marTop w:val="0"/>
          <w:marBottom w:val="0"/>
          <w:divBdr>
            <w:top w:val="none" w:sz="0" w:space="0" w:color="auto"/>
            <w:left w:val="none" w:sz="0" w:space="0" w:color="auto"/>
            <w:bottom w:val="none" w:sz="0" w:space="0" w:color="auto"/>
            <w:right w:val="none" w:sz="0" w:space="0" w:color="auto"/>
          </w:divBdr>
        </w:div>
        <w:div w:id="281426622">
          <w:marLeft w:val="640"/>
          <w:marRight w:val="0"/>
          <w:marTop w:val="0"/>
          <w:marBottom w:val="0"/>
          <w:divBdr>
            <w:top w:val="none" w:sz="0" w:space="0" w:color="auto"/>
            <w:left w:val="none" w:sz="0" w:space="0" w:color="auto"/>
            <w:bottom w:val="none" w:sz="0" w:space="0" w:color="auto"/>
            <w:right w:val="none" w:sz="0" w:space="0" w:color="auto"/>
          </w:divBdr>
        </w:div>
        <w:div w:id="282884273">
          <w:marLeft w:val="640"/>
          <w:marRight w:val="0"/>
          <w:marTop w:val="0"/>
          <w:marBottom w:val="0"/>
          <w:divBdr>
            <w:top w:val="none" w:sz="0" w:space="0" w:color="auto"/>
            <w:left w:val="none" w:sz="0" w:space="0" w:color="auto"/>
            <w:bottom w:val="none" w:sz="0" w:space="0" w:color="auto"/>
            <w:right w:val="none" w:sz="0" w:space="0" w:color="auto"/>
          </w:divBdr>
        </w:div>
        <w:div w:id="299658001">
          <w:marLeft w:val="640"/>
          <w:marRight w:val="0"/>
          <w:marTop w:val="0"/>
          <w:marBottom w:val="0"/>
          <w:divBdr>
            <w:top w:val="none" w:sz="0" w:space="0" w:color="auto"/>
            <w:left w:val="none" w:sz="0" w:space="0" w:color="auto"/>
            <w:bottom w:val="none" w:sz="0" w:space="0" w:color="auto"/>
            <w:right w:val="none" w:sz="0" w:space="0" w:color="auto"/>
          </w:divBdr>
        </w:div>
        <w:div w:id="345518158">
          <w:marLeft w:val="640"/>
          <w:marRight w:val="0"/>
          <w:marTop w:val="0"/>
          <w:marBottom w:val="0"/>
          <w:divBdr>
            <w:top w:val="none" w:sz="0" w:space="0" w:color="auto"/>
            <w:left w:val="none" w:sz="0" w:space="0" w:color="auto"/>
            <w:bottom w:val="none" w:sz="0" w:space="0" w:color="auto"/>
            <w:right w:val="none" w:sz="0" w:space="0" w:color="auto"/>
          </w:divBdr>
        </w:div>
        <w:div w:id="351104970">
          <w:marLeft w:val="640"/>
          <w:marRight w:val="0"/>
          <w:marTop w:val="0"/>
          <w:marBottom w:val="0"/>
          <w:divBdr>
            <w:top w:val="none" w:sz="0" w:space="0" w:color="auto"/>
            <w:left w:val="none" w:sz="0" w:space="0" w:color="auto"/>
            <w:bottom w:val="none" w:sz="0" w:space="0" w:color="auto"/>
            <w:right w:val="none" w:sz="0" w:space="0" w:color="auto"/>
          </w:divBdr>
        </w:div>
        <w:div w:id="370155335">
          <w:marLeft w:val="640"/>
          <w:marRight w:val="0"/>
          <w:marTop w:val="0"/>
          <w:marBottom w:val="0"/>
          <w:divBdr>
            <w:top w:val="none" w:sz="0" w:space="0" w:color="auto"/>
            <w:left w:val="none" w:sz="0" w:space="0" w:color="auto"/>
            <w:bottom w:val="none" w:sz="0" w:space="0" w:color="auto"/>
            <w:right w:val="none" w:sz="0" w:space="0" w:color="auto"/>
          </w:divBdr>
        </w:div>
        <w:div w:id="417409089">
          <w:marLeft w:val="640"/>
          <w:marRight w:val="0"/>
          <w:marTop w:val="0"/>
          <w:marBottom w:val="0"/>
          <w:divBdr>
            <w:top w:val="none" w:sz="0" w:space="0" w:color="auto"/>
            <w:left w:val="none" w:sz="0" w:space="0" w:color="auto"/>
            <w:bottom w:val="none" w:sz="0" w:space="0" w:color="auto"/>
            <w:right w:val="none" w:sz="0" w:space="0" w:color="auto"/>
          </w:divBdr>
        </w:div>
        <w:div w:id="434987558">
          <w:marLeft w:val="640"/>
          <w:marRight w:val="0"/>
          <w:marTop w:val="0"/>
          <w:marBottom w:val="0"/>
          <w:divBdr>
            <w:top w:val="none" w:sz="0" w:space="0" w:color="auto"/>
            <w:left w:val="none" w:sz="0" w:space="0" w:color="auto"/>
            <w:bottom w:val="none" w:sz="0" w:space="0" w:color="auto"/>
            <w:right w:val="none" w:sz="0" w:space="0" w:color="auto"/>
          </w:divBdr>
        </w:div>
        <w:div w:id="436297462">
          <w:marLeft w:val="640"/>
          <w:marRight w:val="0"/>
          <w:marTop w:val="0"/>
          <w:marBottom w:val="0"/>
          <w:divBdr>
            <w:top w:val="none" w:sz="0" w:space="0" w:color="auto"/>
            <w:left w:val="none" w:sz="0" w:space="0" w:color="auto"/>
            <w:bottom w:val="none" w:sz="0" w:space="0" w:color="auto"/>
            <w:right w:val="none" w:sz="0" w:space="0" w:color="auto"/>
          </w:divBdr>
        </w:div>
        <w:div w:id="447436689">
          <w:marLeft w:val="640"/>
          <w:marRight w:val="0"/>
          <w:marTop w:val="0"/>
          <w:marBottom w:val="0"/>
          <w:divBdr>
            <w:top w:val="none" w:sz="0" w:space="0" w:color="auto"/>
            <w:left w:val="none" w:sz="0" w:space="0" w:color="auto"/>
            <w:bottom w:val="none" w:sz="0" w:space="0" w:color="auto"/>
            <w:right w:val="none" w:sz="0" w:space="0" w:color="auto"/>
          </w:divBdr>
        </w:div>
        <w:div w:id="462043694">
          <w:marLeft w:val="640"/>
          <w:marRight w:val="0"/>
          <w:marTop w:val="0"/>
          <w:marBottom w:val="0"/>
          <w:divBdr>
            <w:top w:val="none" w:sz="0" w:space="0" w:color="auto"/>
            <w:left w:val="none" w:sz="0" w:space="0" w:color="auto"/>
            <w:bottom w:val="none" w:sz="0" w:space="0" w:color="auto"/>
            <w:right w:val="none" w:sz="0" w:space="0" w:color="auto"/>
          </w:divBdr>
        </w:div>
        <w:div w:id="484660896">
          <w:marLeft w:val="640"/>
          <w:marRight w:val="0"/>
          <w:marTop w:val="0"/>
          <w:marBottom w:val="0"/>
          <w:divBdr>
            <w:top w:val="none" w:sz="0" w:space="0" w:color="auto"/>
            <w:left w:val="none" w:sz="0" w:space="0" w:color="auto"/>
            <w:bottom w:val="none" w:sz="0" w:space="0" w:color="auto"/>
            <w:right w:val="none" w:sz="0" w:space="0" w:color="auto"/>
          </w:divBdr>
        </w:div>
        <w:div w:id="518860203">
          <w:marLeft w:val="640"/>
          <w:marRight w:val="0"/>
          <w:marTop w:val="0"/>
          <w:marBottom w:val="0"/>
          <w:divBdr>
            <w:top w:val="none" w:sz="0" w:space="0" w:color="auto"/>
            <w:left w:val="none" w:sz="0" w:space="0" w:color="auto"/>
            <w:bottom w:val="none" w:sz="0" w:space="0" w:color="auto"/>
            <w:right w:val="none" w:sz="0" w:space="0" w:color="auto"/>
          </w:divBdr>
        </w:div>
        <w:div w:id="544758243">
          <w:marLeft w:val="640"/>
          <w:marRight w:val="0"/>
          <w:marTop w:val="0"/>
          <w:marBottom w:val="0"/>
          <w:divBdr>
            <w:top w:val="none" w:sz="0" w:space="0" w:color="auto"/>
            <w:left w:val="none" w:sz="0" w:space="0" w:color="auto"/>
            <w:bottom w:val="none" w:sz="0" w:space="0" w:color="auto"/>
            <w:right w:val="none" w:sz="0" w:space="0" w:color="auto"/>
          </w:divBdr>
        </w:div>
        <w:div w:id="546570477">
          <w:marLeft w:val="640"/>
          <w:marRight w:val="0"/>
          <w:marTop w:val="0"/>
          <w:marBottom w:val="0"/>
          <w:divBdr>
            <w:top w:val="none" w:sz="0" w:space="0" w:color="auto"/>
            <w:left w:val="none" w:sz="0" w:space="0" w:color="auto"/>
            <w:bottom w:val="none" w:sz="0" w:space="0" w:color="auto"/>
            <w:right w:val="none" w:sz="0" w:space="0" w:color="auto"/>
          </w:divBdr>
        </w:div>
        <w:div w:id="607156698">
          <w:marLeft w:val="640"/>
          <w:marRight w:val="0"/>
          <w:marTop w:val="0"/>
          <w:marBottom w:val="0"/>
          <w:divBdr>
            <w:top w:val="none" w:sz="0" w:space="0" w:color="auto"/>
            <w:left w:val="none" w:sz="0" w:space="0" w:color="auto"/>
            <w:bottom w:val="none" w:sz="0" w:space="0" w:color="auto"/>
            <w:right w:val="none" w:sz="0" w:space="0" w:color="auto"/>
          </w:divBdr>
        </w:div>
        <w:div w:id="609896087">
          <w:marLeft w:val="640"/>
          <w:marRight w:val="0"/>
          <w:marTop w:val="0"/>
          <w:marBottom w:val="0"/>
          <w:divBdr>
            <w:top w:val="none" w:sz="0" w:space="0" w:color="auto"/>
            <w:left w:val="none" w:sz="0" w:space="0" w:color="auto"/>
            <w:bottom w:val="none" w:sz="0" w:space="0" w:color="auto"/>
            <w:right w:val="none" w:sz="0" w:space="0" w:color="auto"/>
          </w:divBdr>
        </w:div>
        <w:div w:id="639193286">
          <w:marLeft w:val="640"/>
          <w:marRight w:val="0"/>
          <w:marTop w:val="0"/>
          <w:marBottom w:val="0"/>
          <w:divBdr>
            <w:top w:val="none" w:sz="0" w:space="0" w:color="auto"/>
            <w:left w:val="none" w:sz="0" w:space="0" w:color="auto"/>
            <w:bottom w:val="none" w:sz="0" w:space="0" w:color="auto"/>
            <w:right w:val="none" w:sz="0" w:space="0" w:color="auto"/>
          </w:divBdr>
        </w:div>
        <w:div w:id="657004782">
          <w:marLeft w:val="640"/>
          <w:marRight w:val="0"/>
          <w:marTop w:val="0"/>
          <w:marBottom w:val="0"/>
          <w:divBdr>
            <w:top w:val="none" w:sz="0" w:space="0" w:color="auto"/>
            <w:left w:val="none" w:sz="0" w:space="0" w:color="auto"/>
            <w:bottom w:val="none" w:sz="0" w:space="0" w:color="auto"/>
            <w:right w:val="none" w:sz="0" w:space="0" w:color="auto"/>
          </w:divBdr>
        </w:div>
        <w:div w:id="670255241">
          <w:marLeft w:val="640"/>
          <w:marRight w:val="0"/>
          <w:marTop w:val="0"/>
          <w:marBottom w:val="0"/>
          <w:divBdr>
            <w:top w:val="none" w:sz="0" w:space="0" w:color="auto"/>
            <w:left w:val="none" w:sz="0" w:space="0" w:color="auto"/>
            <w:bottom w:val="none" w:sz="0" w:space="0" w:color="auto"/>
            <w:right w:val="none" w:sz="0" w:space="0" w:color="auto"/>
          </w:divBdr>
        </w:div>
        <w:div w:id="676926139">
          <w:marLeft w:val="640"/>
          <w:marRight w:val="0"/>
          <w:marTop w:val="0"/>
          <w:marBottom w:val="0"/>
          <w:divBdr>
            <w:top w:val="none" w:sz="0" w:space="0" w:color="auto"/>
            <w:left w:val="none" w:sz="0" w:space="0" w:color="auto"/>
            <w:bottom w:val="none" w:sz="0" w:space="0" w:color="auto"/>
            <w:right w:val="none" w:sz="0" w:space="0" w:color="auto"/>
          </w:divBdr>
        </w:div>
        <w:div w:id="682247741">
          <w:marLeft w:val="640"/>
          <w:marRight w:val="0"/>
          <w:marTop w:val="0"/>
          <w:marBottom w:val="0"/>
          <w:divBdr>
            <w:top w:val="none" w:sz="0" w:space="0" w:color="auto"/>
            <w:left w:val="none" w:sz="0" w:space="0" w:color="auto"/>
            <w:bottom w:val="none" w:sz="0" w:space="0" w:color="auto"/>
            <w:right w:val="none" w:sz="0" w:space="0" w:color="auto"/>
          </w:divBdr>
        </w:div>
        <w:div w:id="687365340">
          <w:marLeft w:val="640"/>
          <w:marRight w:val="0"/>
          <w:marTop w:val="0"/>
          <w:marBottom w:val="0"/>
          <w:divBdr>
            <w:top w:val="none" w:sz="0" w:space="0" w:color="auto"/>
            <w:left w:val="none" w:sz="0" w:space="0" w:color="auto"/>
            <w:bottom w:val="none" w:sz="0" w:space="0" w:color="auto"/>
            <w:right w:val="none" w:sz="0" w:space="0" w:color="auto"/>
          </w:divBdr>
        </w:div>
        <w:div w:id="739405571">
          <w:marLeft w:val="640"/>
          <w:marRight w:val="0"/>
          <w:marTop w:val="0"/>
          <w:marBottom w:val="0"/>
          <w:divBdr>
            <w:top w:val="none" w:sz="0" w:space="0" w:color="auto"/>
            <w:left w:val="none" w:sz="0" w:space="0" w:color="auto"/>
            <w:bottom w:val="none" w:sz="0" w:space="0" w:color="auto"/>
            <w:right w:val="none" w:sz="0" w:space="0" w:color="auto"/>
          </w:divBdr>
        </w:div>
        <w:div w:id="781343167">
          <w:marLeft w:val="640"/>
          <w:marRight w:val="0"/>
          <w:marTop w:val="0"/>
          <w:marBottom w:val="0"/>
          <w:divBdr>
            <w:top w:val="none" w:sz="0" w:space="0" w:color="auto"/>
            <w:left w:val="none" w:sz="0" w:space="0" w:color="auto"/>
            <w:bottom w:val="none" w:sz="0" w:space="0" w:color="auto"/>
            <w:right w:val="none" w:sz="0" w:space="0" w:color="auto"/>
          </w:divBdr>
        </w:div>
        <w:div w:id="783962753">
          <w:marLeft w:val="640"/>
          <w:marRight w:val="0"/>
          <w:marTop w:val="0"/>
          <w:marBottom w:val="0"/>
          <w:divBdr>
            <w:top w:val="none" w:sz="0" w:space="0" w:color="auto"/>
            <w:left w:val="none" w:sz="0" w:space="0" w:color="auto"/>
            <w:bottom w:val="none" w:sz="0" w:space="0" w:color="auto"/>
            <w:right w:val="none" w:sz="0" w:space="0" w:color="auto"/>
          </w:divBdr>
        </w:div>
        <w:div w:id="785005610">
          <w:marLeft w:val="640"/>
          <w:marRight w:val="0"/>
          <w:marTop w:val="0"/>
          <w:marBottom w:val="0"/>
          <w:divBdr>
            <w:top w:val="none" w:sz="0" w:space="0" w:color="auto"/>
            <w:left w:val="none" w:sz="0" w:space="0" w:color="auto"/>
            <w:bottom w:val="none" w:sz="0" w:space="0" w:color="auto"/>
            <w:right w:val="none" w:sz="0" w:space="0" w:color="auto"/>
          </w:divBdr>
        </w:div>
        <w:div w:id="791746252">
          <w:marLeft w:val="640"/>
          <w:marRight w:val="0"/>
          <w:marTop w:val="0"/>
          <w:marBottom w:val="0"/>
          <w:divBdr>
            <w:top w:val="none" w:sz="0" w:space="0" w:color="auto"/>
            <w:left w:val="none" w:sz="0" w:space="0" w:color="auto"/>
            <w:bottom w:val="none" w:sz="0" w:space="0" w:color="auto"/>
            <w:right w:val="none" w:sz="0" w:space="0" w:color="auto"/>
          </w:divBdr>
        </w:div>
        <w:div w:id="801922454">
          <w:marLeft w:val="640"/>
          <w:marRight w:val="0"/>
          <w:marTop w:val="0"/>
          <w:marBottom w:val="0"/>
          <w:divBdr>
            <w:top w:val="none" w:sz="0" w:space="0" w:color="auto"/>
            <w:left w:val="none" w:sz="0" w:space="0" w:color="auto"/>
            <w:bottom w:val="none" w:sz="0" w:space="0" w:color="auto"/>
            <w:right w:val="none" w:sz="0" w:space="0" w:color="auto"/>
          </w:divBdr>
        </w:div>
        <w:div w:id="806052204">
          <w:marLeft w:val="640"/>
          <w:marRight w:val="0"/>
          <w:marTop w:val="0"/>
          <w:marBottom w:val="0"/>
          <w:divBdr>
            <w:top w:val="none" w:sz="0" w:space="0" w:color="auto"/>
            <w:left w:val="none" w:sz="0" w:space="0" w:color="auto"/>
            <w:bottom w:val="none" w:sz="0" w:space="0" w:color="auto"/>
            <w:right w:val="none" w:sz="0" w:space="0" w:color="auto"/>
          </w:divBdr>
        </w:div>
        <w:div w:id="817649938">
          <w:marLeft w:val="640"/>
          <w:marRight w:val="0"/>
          <w:marTop w:val="0"/>
          <w:marBottom w:val="0"/>
          <w:divBdr>
            <w:top w:val="none" w:sz="0" w:space="0" w:color="auto"/>
            <w:left w:val="none" w:sz="0" w:space="0" w:color="auto"/>
            <w:bottom w:val="none" w:sz="0" w:space="0" w:color="auto"/>
            <w:right w:val="none" w:sz="0" w:space="0" w:color="auto"/>
          </w:divBdr>
        </w:div>
        <w:div w:id="879367211">
          <w:marLeft w:val="640"/>
          <w:marRight w:val="0"/>
          <w:marTop w:val="0"/>
          <w:marBottom w:val="0"/>
          <w:divBdr>
            <w:top w:val="none" w:sz="0" w:space="0" w:color="auto"/>
            <w:left w:val="none" w:sz="0" w:space="0" w:color="auto"/>
            <w:bottom w:val="none" w:sz="0" w:space="0" w:color="auto"/>
            <w:right w:val="none" w:sz="0" w:space="0" w:color="auto"/>
          </w:divBdr>
        </w:div>
        <w:div w:id="896428379">
          <w:marLeft w:val="640"/>
          <w:marRight w:val="0"/>
          <w:marTop w:val="0"/>
          <w:marBottom w:val="0"/>
          <w:divBdr>
            <w:top w:val="none" w:sz="0" w:space="0" w:color="auto"/>
            <w:left w:val="none" w:sz="0" w:space="0" w:color="auto"/>
            <w:bottom w:val="none" w:sz="0" w:space="0" w:color="auto"/>
            <w:right w:val="none" w:sz="0" w:space="0" w:color="auto"/>
          </w:divBdr>
        </w:div>
        <w:div w:id="904995401">
          <w:marLeft w:val="640"/>
          <w:marRight w:val="0"/>
          <w:marTop w:val="0"/>
          <w:marBottom w:val="0"/>
          <w:divBdr>
            <w:top w:val="none" w:sz="0" w:space="0" w:color="auto"/>
            <w:left w:val="none" w:sz="0" w:space="0" w:color="auto"/>
            <w:bottom w:val="none" w:sz="0" w:space="0" w:color="auto"/>
            <w:right w:val="none" w:sz="0" w:space="0" w:color="auto"/>
          </w:divBdr>
        </w:div>
        <w:div w:id="921060853">
          <w:marLeft w:val="640"/>
          <w:marRight w:val="0"/>
          <w:marTop w:val="0"/>
          <w:marBottom w:val="0"/>
          <w:divBdr>
            <w:top w:val="none" w:sz="0" w:space="0" w:color="auto"/>
            <w:left w:val="none" w:sz="0" w:space="0" w:color="auto"/>
            <w:bottom w:val="none" w:sz="0" w:space="0" w:color="auto"/>
            <w:right w:val="none" w:sz="0" w:space="0" w:color="auto"/>
          </w:divBdr>
        </w:div>
        <w:div w:id="937445507">
          <w:marLeft w:val="640"/>
          <w:marRight w:val="0"/>
          <w:marTop w:val="0"/>
          <w:marBottom w:val="0"/>
          <w:divBdr>
            <w:top w:val="none" w:sz="0" w:space="0" w:color="auto"/>
            <w:left w:val="none" w:sz="0" w:space="0" w:color="auto"/>
            <w:bottom w:val="none" w:sz="0" w:space="0" w:color="auto"/>
            <w:right w:val="none" w:sz="0" w:space="0" w:color="auto"/>
          </w:divBdr>
        </w:div>
        <w:div w:id="1002779073">
          <w:marLeft w:val="640"/>
          <w:marRight w:val="0"/>
          <w:marTop w:val="0"/>
          <w:marBottom w:val="0"/>
          <w:divBdr>
            <w:top w:val="none" w:sz="0" w:space="0" w:color="auto"/>
            <w:left w:val="none" w:sz="0" w:space="0" w:color="auto"/>
            <w:bottom w:val="none" w:sz="0" w:space="0" w:color="auto"/>
            <w:right w:val="none" w:sz="0" w:space="0" w:color="auto"/>
          </w:divBdr>
        </w:div>
        <w:div w:id="1026755893">
          <w:marLeft w:val="640"/>
          <w:marRight w:val="0"/>
          <w:marTop w:val="0"/>
          <w:marBottom w:val="0"/>
          <w:divBdr>
            <w:top w:val="none" w:sz="0" w:space="0" w:color="auto"/>
            <w:left w:val="none" w:sz="0" w:space="0" w:color="auto"/>
            <w:bottom w:val="none" w:sz="0" w:space="0" w:color="auto"/>
            <w:right w:val="none" w:sz="0" w:space="0" w:color="auto"/>
          </w:divBdr>
        </w:div>
        <w:div w:id="1037317740">
          <w:marLeft w:val="640"/>
          <w:marRight w:val="0"/>
          <w:marTop w:val="0"/>
          <w:marBottom w:val="0"/>
          <w:divBdr>
            <w:top w:val="none" w:sz="0" w:space="0" w:color="auto"/>
            <w:left w:val="none" w:sz="0" w:space="0" w:color="auto"/>
            <w:bottom w:val="none" w:sz="0" w:space="0" w:color="auto"/>
            <w:right w:val="none" w:sz="0" w:space="0" w:color="auto"/>
          </w:divBdr>
        </w:div>
        <w:div w:id="1060709975">
          <w:marLeft w:val="640"/>
          <w:marRight w:val="0"/>
          <w:marTop w:val="0"/>
          <w:marBottom w:val="0"/>
          <w:divBdr>
            <w:top w:val="none" w:sz="0" w:space="0" w:color="auto"/>
            <w:left w:val="none" w:sz="0" w:space="0" w:color="auto"/>
            <w:bottom w:val="none" w:sz="0" w:space="0" w:color="auto"/>
            <w:right w:val="none" w:sz="0" w:space="0" w:color="auto"/>
          </w:divBdr>
        </w:div>
        <w:div w:id="1094207881">
          <w:marLeft w:val="640"/>
          <w:marRight w:val="0"/>
          <w:marTop w:val="0"/>
          <w:marBottom w:val="0"/>
          <w:divBdr>
            <w:top w:val="none" w:sz="0" w:space="0" w:color="auto"/>
            <w:left w:val="none" w:sz="0" w:space="0" w:color="auto"/>
            <w:bottom w:val="none" w:sz="0" w:space="0" w:color="auto"/>
            <w:right w:val="none" w:sz="0" w:space="0" w:color="auto"/>
          </w:divBdr>
        </w:div>
        <w:div w:id="1100949229">
          <w:marLeft w:val="640"/>
          <w:marRight w:val="0"/>
          <w:marTop w:val="0"/>
          <w:marBottom w:val="0"/>
          <w:divBdr>
            <w:top w:val="none" w:sz="0" w:space="0" w:color="auto"/>
            <w:left w:val="none" w:sz="0" w:space="0" w:color="auto"/>
            <w:bottom w:val="none" w:sz="0" w:space="0" w:color="auto"/>
            <w:right w:val="none" w:sz="0" w:space="0" w:color="auto"/>
          </w:divBdr>
        </w:div>
        <w:div w:id="1111700814">
          <w:marLeft w:val="640"/>
          <w:marRight w:val="0"/>
          <w:marTop w:val="0"/>
          <w:marBottom w:val="0"/>
          <w:divBdr>
            <w:top w:val="none" w:sz="0" w:space="0" w:color="auto"/>
            <w:left w:val="none" w:sz="0" w:space="0" w:color="auto"/>
            <w:bottom w:val="none" w:sz="0" w:space="0" w:color="auto"/>
            <w:right w:val="none" w:sz="0" w:space="0" w:color="auto"/>
          </w:divBdr>
        </w:div>
        <w:div w:id="1131826564">
          <w:marLeft w:val="640"/>
          <w:marRight w:val="0"/>
          <w:marTop w:val="0"/>
          <w:marBottom w:val="0"/>
          <w:divBdr>
            <w:top w:val="none" w:sz="0" w:space="0" w:color="auto"/>
            <w:left w:val="none" w:sz="0" w:space="0" w:color="auto"/>
            <w:bottom w:val="none" w:sz="0" w:space="0" w:color="auto"/>
            <w:right w:val="none" w:sz="0" w:space="0" w:color="auto"/>
          </w:divBdr>
        </w:div>
        <w:div w:id="1177766132">
          <w:marLeft w:val="640"/>
          <w:marRight w:val="0"/>
          <w:marTop w:val="0"/>
          <w:marBottom w:val="0"/>
          <w:divBdr>
            <w:top w:val="none" w:sz="0" w:space="0" w:color="auto"/>
            <w:left w:val="none" w:sz="0" w:space="0" w:color="auto"/>
            <w:bottom w:val="none" w:sz="0" w:space="0" w:color="auto"/>
            <w:right w:val="none" w:sz="0" w:space="0" w:color="auto"/>
          </w:divBdr>
        </w:div>
        <w:div w:id="1182553042">
          <w:marLeft w:val="640"/>
          <w:marRight w:val="0"/>
          <w:marTop w:val="0"/>
          <w:marBottom w:val="0"/>
          <w:divBdr>
            <w:top w:val="none" w:sz="0" w:space="0" w:color="auto"/>
            <w:left w:val="none" w:sz="0" w:space="0" w:color="auto"/>
            <w:bottom w:val="none" w:sz="0" w:space="0" w:color="auto"/>
            <w:right w:val="none" w:sz="0" w:space="0" w:color="auto"/>
          </w:divBdr>
        </w:div>
        <w:div w:id="1196120995">
          <w:marLeft w:val="640"/>
          <w:marRight w:val="0"/>
          <w:marTop w:val="0"/>
          <w:marBottom w:val="0"/>
          <w:divBdr>
            <w:top w:val="none" w:sz="0" w:space="0" w:color="auto"/>
            <w:left w:val="none" w:sz="0" w:space="0" w:color="auto"/>
            <w:bottom w:val="none" w:sz="0" w:space="0" w:color="auto"/>
            <w:right w:val="none" w:sz="0" w:space="0" w:color="auto"/>
          </w:divBdr>
        </w:div>
        <w:div w:id="1199976164">
          <w:marLeft w:val="640"/>
          <w:marRight w:val="0"/>
          <w:marTop w:val="0"/>
          <w:marBottom w:val="0"/>
          <w:divBdr>
            <w:top w:val="none" w:sz="0" w:space="0" w:color="auto"/>
            <w:left w:val="none" w:sz="0" w:space="0" w:color="auto"/>
            <w:bottom w:val="none" w:sz="0" w:space="0" w:color="auto"/>
            <w:right w:val="none" w:sz="0" w:space="0" w:color="auto"/>
          </w:divBdr>
        </w:div>
        <w:div w:id="1260019935">
          <w:marLeft w:val="640"/>
          <w:marRight w:val="0"/>
          <w:marTop w:val="0"/>
          <w:marBottom w:val="0"/>
          <w:divBdr>
            <w:top w:val="none" w:sz="0" w:space="0" w:color="auto"/>
            <w:left w:val="none" w:sz="0" w:space="0" w:color="auto"/>
            <w:bottom w:val="none" w:sz="0" w:space="0" w:color="auto"/>
            <w:right w:val="none" w:sz="0" w:space="0" w:color="auto"/>
          </w:divBdr>
        </w:div>
        <w:div w:id="1276601188">
          <w:marLeft w:val="640"/>
          <w:marRight w:val="0"/>
          <w:marTop w:val="0"/>
          <w:marBottom w:val="0"/>
          <w:divBdr>
            <w:top w:val="none" w:sz="0" w:space="0" w:color="auto"/>
            <w:left w:val="none" w:sz="0" w:space="0" w:color="auto"/>
            <w:bottom w:val="none" w:sz="0" w:space="0" w:color="auto"/>
            <w:right w:val="none" w:sz="0" w:space="0" w:color="auto"/>
          </w:divBdr>
        </w:div>
        <w:div w:id="1312901128">
          <w:marLeft w:val="640"/>
          <w:marRight w:val="0"/>
          <w:marTop w:val="0"/>
          <w:marBottom w:val="0"/>
          <w:divBdr>
            <w:top w:val="none" w:sz="0" w:space="0" w:color="auto"/>
            <w:left w:val="none" w:sz="0" w:space="0" w:color="auto"/>
            <w:bottom w:val="none" w:sz="0" w:space="0" w:color="auto"/>
            <w:right w:val="none" w:sz="0" w:space="0" w:color="auto"/>
          </w:divBdr>
        </w:div>
        <w:div w:id="1367754171">
          <w:marLeft w:val="640"/>
          <w:marRight w:val="0"/>
          <w:marTop w:val="0"/>
          <w:marBottom w:val="0"/>
          <w:divBdr>
            <w:top w:val="none" w:sz="0" w:space="0" w:color="auto"/>
            <w:left w:val="none" w:sz="0" w:space="0" w:color="auto"/>
            <w:bottom w:val="none" w:sz="0" w:space="0" w:color="auto"/>
            <w:right w:val="none" w:sz="0" w:space="0" w:color="auto"/>
          </w:divBdr>
        </w:div>
        <w:div w:id="1378119655">
          <w:marLeft w:val="640"/>
          <w:marRight w:val="0"/>
          <w:marTop w:val="0"/>
          <w:marBottom w:val="0"/>
          <w:divBdr>
            <w:top w:val="none" w:sz="0" w:space="0" w:color="auto"/>
            <w:left w:val="none" w:sz="0" w:space="0" w:color="auto"/>
            <w:bottom w:val="none" w:sz="0" w:space="0" w:color="auto"/>
            <w:right w:val="none" w:sz="0" w:space="0" w:color="auto"/>
          </w:divBdr>
        </w:div>
        <w:div w:id="1420367788">
          <w:marLeft w:val="640"/>
          <w:marRight w:val="0"/>
          <w:marTop w:val="0"/>
          <w:marBottom w:val="0"/>
          <w:divBdr>
            <w:top w:val="none" w:sz="0" w:space="0" w:color="auto"/>
            <w:left w:val="none" w:sz="0" w:space="0" w:color="auto"/>
            <w:bottom w:val="none" w:sz="0" w:space="0" w:color="auto"/>
            <w:right w:val="none" w:sz="0" w:space="0" w:color="auto"/>
          </w:divBdr>
        </w:div>
        <w:div w:id="1432044189">
          <w:marLeft w:val="640"/>
          <w:marRight w:val="0"/>
          <w:marTop w:val="0"/>
          <w:marBottom w:val="0"/>
          <w:divBdr>
            <w:top w:val="none" w:sz="0" w:space="0" w:color="auto"/>
            <w:left w:val="none" w:sz="0" w:space="0" w:color="auto"/>
            <w:bottom w:val="none" w:sz="0" w:space="0" w:color="auto"/>
            <w:right w:val="none" w:sz="0" w:space="0" w:color="auto"/>
          </w:divBdr>
        </w:div>
        <w:div w:id="1470436569">
          <w:marLeft w:val="640"/>
          <w:marRight w:val="0"/>
          <w:marTop w:val="0"/>
          <w:marBottom w:val="0"/>
          <w:divBdr>
            <w:top w:val="none" w:sz="0" w:space="0" w:color="auto"/>
            <w:left w:val="none" w:sz="0" w:space="0" w:color="auto"/>
            <w:bottom w:val="none" w:sz="0" w:space="0" w:color="auto"/>
            <w:right w:val="none" w:sz="0" w:space="0" w:color="auto"/>
          </w:divBdr>
        </w:div>
        <w:div w:id="1479570462">
          <w:marLeft w:val="640"/>
          <w:marRight w:val="0"/>
          <w:marTop w:val="0"/>
          <w:marBottom w:val="0"/>
          <w:divBdr>
            <w:top w:val="none" w:sz="0" w:space="0" w:color="auto"/>
            <w:left w:val="none" w:sz="0" w:space="0" w:color="auto"/>
            <w:bottom w:val="none" w:sz="0" w:space="0" w:color="auto"/>
            <w:right w:val="none" w:sz="0" w:space="0" w:color="auto"/>
          </w:divBdr>
        </w:div>
        <w:div w:id="1547595104">
          <w:marLeft w:val="640"/>
          <w:marRight w:val="0"/>
          <w:marTop w:val="0"/>
          <w:marBottom w:val="0"/>
          <w:divBdr>
            <w:top w:val="none" w:sz="0" w:space="0" w:color="auto"/>
            <w:left w:val="none" w:sz="0" w:space="0" w:color="auto"/>
            <w:bottom w:val="none" w:sz="0" w:space="0" w:color="auto"/>
            <w:right w:val="none" w:sz="0" w:space="0" w:color="auto"/>
          </w:divBdr>
        </w:div>
        <w:div w:id="1570843399">
          <w:marLeft w:val="640"/>
          <w:marRight w:val="0"/>
          <w:marTop w:val="0"/>
          <w:marBottom w:val="0"/>
          <w:divBdr>
            <w:top w:val="none" w:sz="0" w:space="0" w:color="auto"/>
            <w:left w:val="none" w:sz="0" w:space="0" w:color="auto"/>
            <w:bottom w:val="none" w:sz="0" w:space="0" w:color="auto"/>
            <w:right w:val="none" w:sz="0" w:space="0" w:color="auto"/>
          </w:divBdr>
        </w:div>
        <w:div w:id="1580291454">
          <w:marLeft w:val="640"/>
          <w:marRight w:val="0"/>
          <w:marTop w:val="0"/>
          <w:marBottom w:val="0"/>
          <w:divBdr>
            <w:top w:val="none" w:sz="0" w:space="0" w:color="auto"/>
            <w:left w:val="none" w:sz="0" w:space="0" w:color="auto"/>
            <w:bottom w:val="none" w:sz="0" w:space="0" w:color="auto"/>
            <w:right w:val="none" w:sz="0" w:space="0" w:color="auto"/>
          </w:divBdr>
        </w:div>
        <w:div w:id="1589728150">
          <w:marLeft w:val="640"/>
          <w:marRight w:val="0"/>
          <w:marTop w:val="0"/>
          <w:marBottom w:val="0"/>
          <w:divBdr>
            <w:top w:val="none" w:sz="0" w:space="0" w:color="auto"/>
            <w:left w:val="none" w:sz="0" w:space="0" w:color="auto"/>
            <w:bottom w:val="none" w:sz="0" w:space="0" w:color="auto"/>
            <w:right w:val="none" w:sz="0" w:space="0" w:color="auto"/>
          </w:divBdr>
        </w:div>
        <w:div w:id="1633636720">
          <w:marLeft w:val="640"/>
          <w:marRight w:val="0"/>
          <w:marTop w:val="0"/>
          <w:marBottom w:val="0"/>
          <w:divBdr>
            <w:top w:val="none" w:sz="0" w:space="0" w:color="auto"/>
            <w:left w:val="none" w:sz="0" w:space="0" w:color="auto"/>
            <w:bottom w:val="none" w:sz="0" w:space="0" w:color="auto"/>
            <w:right w:val="none" w:sz="0" w:space="0" w:color="auto"/>
          </w:divBdr>
        </w:div>
        <w:div w:id="1639147905">
          <w:marLeft w:val="640"/>
          <w:marRight w:val="0"/>
          <w:marTop w:val="0"/>
          <w:marBottom w:val="0"/>
          <w:divBdr>
            <w:top w:val="none" w:sz="0" w:space="0" w:color="auto"/>
            <w:left w:val="none" w:sz="0" w:space="0" w:color="auto"/>
            <w:bottom w:val="none" w:sz="0" w:space="0" w:color="auto"/>
            <w:right w:val="none" w:sz="0" w:space="0" w:color="auto"/>
          </w:divBdr>
        </w:div>
        <w:div w:id="1686831348">
          <w:marLeft w:val="640"/>
          <w:marRight w:val="0"/>
          <w:marTop w:val="0"/>
          <w:marBottom w:val="0"/>
          <w:divBdr>
            <w:top w:val="none" w:sz="0" w:space="0" w:color="auto"/>
            <w:left w:val="none" w:sz="0" w:space="0" w:color="auto"/>
            <w:bottom w:val="none" w:sz="0" w:space="0" w:color="auto"/>
            <w:right w:val="none" w:sz="0" w:space="0" w:color="auto"/>
          </w:divBdr>
        </w:div>
        <w:div w:id="1693335404">
          <w:marLeft w:val="640"/>
          <w:marRight w:val="0"/>
          <w:marTop w:val="0"/>
          <w:marBottom w:val="0"/>
          <w:divBdr>
            <w:top w:val="none" w:sz="0" w:space="0" w:color="auto"/>
            <w:left w:val="none" w:sz="0" w:space="0" w:color="auto"/>
            <w:bottom w:val="none" w:sz="0" w:space="0" w:color="auto"/>
            <w:right w:val="none" w:sz="0" w:space="0" w:color="auto"/>
          </w:divBdr>
        </w:div>
        <w:div w:id="1718315892">
          <w:marLeft w:val="640"/>
          <w:marRight w:val="0"/>
          <w:marTop w:val="0"/>
          <w:marBottom w:val="0"/>
          <w:divBdr>
            <w:top w:val="none" w:sz="0" w:space="0" w:color="auto"/>
            <w:left w:val="none" w:sz="0" w:space="0" w:color="auto"/>
            <w:bottom w:val="none" w:sz="0" w:space="0" w:color="auto"/>
            <w:right w:val="none" w:sz="0" w:space="0" w:color="auto"/>
          </w:divBdr>
        </w:div>
        <w:div w:id="1731923325">
          <w:marLeft w:val="640"/>
          <w:marRight w:val="0"/>
          <w:marTop w:val="0"/>
          <w:marBottom w:val="0"/>
          <w:divBdr>
            <w:top w:val="none" w:sz="0" w:space="0" w:color="auto"/>
            <w:left w:val="none" w:sz="0" w:space="0" w:color="auto"/>
            <w:bottom w:val="none" w:sz="0" w:space="0" w:color="auto"/>
            <w:right w:val="none" w:sz="0" w:space="0" w:color="auto"/>
          </w:divBdr>
        </w:div>
        <w:div w:id="1741710275">
          <w:marLeft w:val="640"/>
          <w:marRight w:val="0"/>
          <w:marTop w:val="0"/>
          <w:marBottom w:val="0"/>
          <w:divBdr>
            <w:top w:val="none" w:sz="0" w:space="0" w:color="auto"/>
            <w:left w:val="none" w:sz="0" w:space="0" w:color="auto"/>
            <w:bottom w:val="none" w:sz="0" w:space="0" w:color="auto"/>
            <w:right w:val="none" w:sz="0" w:space="0" w:color="auto"/>
          </w:divBdr>
        </w:div>
        <w:div w:id="1741757338">
          <w:marLeft w:val="640"/>
          <w:marRight w:val="0"/>
          <w:marTop w:val="0"/>
          <w:marBottom w:val="0"/>
          <w:divBdr>
            <w:top w:val="none" w:sz="0" w:space="0" w:color="auto"/>
            <w:left w:val="none" w:sz="0" w:space="0" w:color="auto"/>
            <w:bottom w:val="none" w:sz="0" w:space="0" w:color="auto"/>
            <w:right w:val="none" w:sz="0" w:space="0" w:color="auto"/>
          </w:divBdr>
        </w:div>
        <w:div w:id="1749644678">
          <w:marLeft w:val="640"/>
          <w:marRight w:val="0"/>
          <w:marTop w:val="0"/>
          <w:marBottom w:val="0"/>
          <w:divBdr>
            <w:top w:val="none" w:sz="0" w:space="0" w:color="auto"/>
            <w:left w:val="none" w:sz="0" w:space="0" w:color="auto"/>
            <w:bottom w:val="none" w:sz="0" w:space="0" w:color="auto"/>
            <w:right w:val="none" w:sz="0" w:space="0" w:color="auto"/>
          </w:divBdr>
        </w:div>
        <w:div w:id="1778326777">
          <w:marLeft w:val="640"/>
          <w:marRight w:val="0"/>
          <w:marTop w:val="0"/>
          <w:marBottom w:val="0"/>
          <w:divBdr>
            <w:top w:val="none" w:sz="0" w:space="0" w:color="auto"/>
            <w:left w:val="none" w:sz="0" w:space="0" w:color="auto"/>
            <w:bottom w:val="none" w:sz="0" w:space="0" w:color="auto"/>
            <w:right w:val="none" w:sz="0" w:space="0" w:color="auto"/>
          </w:divBdr>
        </w:div>
        <w:div w:id="1805464953">
          <w:marLeft w:val="640"/>
          <w:marRight w:val="0"/>
          <w:marTop w:val="0"/>
          <w:marBottom w:val="0"/>
          <w:divBdr>
            <w:top w:val="none" w:sz="0" w:space="0" w:color="auto"/>
            <w:left w:val="none" w:sz="0" w:space="0" w:color="auto"/>
            <w:bottom w:val="none" w:sz="0" w:space="0" w:color="auto"/>
            <w:right w:val="none" w:sz="0" w:space="0" w:color="auto"/>
          </w:divBdr>
        </w:div>
        <w:div w:id="1825780460">
          <w:marLeft w:val="640"/>
          <w:marRight w:val="0"/>
          <w:marTop w:val="0"/>
          <w:marBottom w:val="0"/>
          <w:divBdr>
            <w:top w:val="none" w:sz="0" w:space="0" w:color="auto"/>
            <w:left w:val="none" w:sz="0" w:space="0" w:color="auto"/>
            <w:bottom w:val="none" w:sz="0" w:space="0" w:color="auto"/>
            <w:right w:val="none" w:sz="0" w:space="0" w:color="auto"/>
          </w:divBdr>
        </w:div>
        <w:div w:id="1853184921">
          <w:marLeft w:val="640"/>
          <w:marRight w:val="0"/>
          <w:marTop w:val="0"/>
          <w:marBottom w:val="0"/>
          <w:divBdr>
            <w:top w:val="none" w:sz="0" w:space="0" w:color="auto"/>
            <w:left w:val="none" w:sz="0" w:space="0" w:color="auto"/>
            <w:bottom w:val="none" w:sz="0" w:space="0" w:color="auto"/>
            <w:right w:val="none" w:sz="0" w:space="0" w:color="auto"/>
          </w:divBdr>
        </w:div>
        <w:div w:id="1882159185">
          <w:marLeft w:val="640"/>
          <w:marRight w:val="0"/>
          <w:marTop w:val="0"/>
          <w:marBottom w:val="0"/>
          <w:divBdr>
            <w:top w:val="none" w:sz="0" w:space="0" w:color="auto"/>
            <w:left w:val="none" w:sz="0" w:space="0" w:color="auto"/>
            <w:bottom w:val="none" w:sz="0" w:space="0" w:color="auto"/>
            <w:right w:val="none" w:sz="0" w:space="0" w:color="auto"/>
          </w:divBdr>
        </w:div>
        <w:div w:id="1886797856">
          <w:marLeft w:val="640"/>
          <w:marRight w:val="0"/>
          <w:marTop w:val="0"/>
          <w:marBottom w:val="0"/>
          <w:divBdr>
            <w:top w:val="none" w:sz="0" w:space="0" w:color="auto"/>
            <w:left w:val="none" w:sz="0" w:space="0" w:color="auto"/>
            <w:bottom w:val="none" w:sz="0" w:space="0" w:color="auto"/>
            <w:right w:val="none" w:sz="0" w:space="0" w:color="auto"/>
          </w:divBdr>
        </w:div>
        <w:div w:id="1922985151">
          <w:marLeft w:val="640"/>
          <w:marRight w:val="0"/>
          <w:marTop w:val="0"/>
          <w:marBottom w:val="0"/>
          <w:divBdr>
            <w:top w:val="none" w:sz="0" w:space="0" w:color="auto"/>
            <w:left w:val="none" w:sz="0" w:space="0" w:color="auto"/>
            <w:bottom w:val="none" w:sz="0" w:space="0" w:color="auto"/>
            <w:right w:val="none" w:sz="0" w:space="0" w:color="auto"/>
          </w:divBdr>
        </w:div>
        <w:div w:id="1972243400">
          <w:marLeft w:val="640"/>
          <w:marRight w:val="0"/>
          <w:marTop w:val="0"/>
          <w:marBottom w:val="0"/>
          <w:divBdr>
            <w:top w:val="none" w:sz="0" w:space="0" w:color="auto"/>
            <w:left w:val="none" w:sz="0" w:space="0" w:color="auto"/>
            <w:bottom w:val="none" w:sz="0" w:space="0" w:color="auto"/>
            <w:right w:val="none" w:sz="0" w:space="0" w:color="auto"/>
          </w:divBdr>
        </w:div>
        <w:div w:id="1993021326">
          <w:marLeft w:val="640"/>
          <w:marRight w:val="0"/>
          <w:marTop w:val="0"/>
          <w:marBottom w:val="0"/>
          <w:divBdr>
            <w:top w:val="none" w:sz="0" w:space="0" w:color="auto"/>
            <w:left w:val="none" w:sz="0" w:space="0" w:color="auto"/>
            <w:bottom w:val="none" w:sz="0" w:space="0" w:color="auto"/>
            <w:right w:val="none" w:sz="0" w:space="0" w:color="auto"/>
          </w:divBdr>
        </w:div>
        <w:div w:id="2001038833">
          <w:marLeft w:val="640"/>
          <w:marRight w:val="0"/>
          <w:marTop w:val="0"/>
          <w:marBottom w:val="0"/>
          <w:divBdr>
            <w:top w:val="none" w:sz="0" w:space="0" w:color="auto"/>
            <w:left w:val="none" w:sz="0" w:space="0" w:color="auto"/>
            <w:bottom w:val="none" w:sz="0" w:space="0" w:color="auto"/>
            <w:right w:val="none" w:sz="0" w:space="0" w:color="auto"/>
          </w:divBdr>
        </w:div>
        <w:div w:id="2059208340">
          <w:marLeft w:val="640"/>
          <w:marRight w:val="0"/>
          <w:marTop w:val="0"/>
          <w:marBottom w:val="0"/>
          <w:divBdr>
            <w:top w:val="none" w:sz="0" w:space="0" w:color="auto"/>
            <w:left w:val="none" w:sz="0" w:space="0" w:color="auto"/>
            <w:bottom w:val="none" w:sz="0" w:space="0" w:color="auto"/>
            <w:right w:val="none" w:sz="0" w:space="0" w:color="auto"/>
          </w:divBdr>
        </w:div>
        <w:div w:id="2086340778">
          <w:marLeft w:val="640"/>
          <w:marRight w:val="0"/>
          <w:marTop w:val="0"/>
          <w:marBottom w:val="0"/>
          <w:divBdr>
            <w:top w:val="none" w:sz="0" w:space="0" w:color="auto"/>
            <w:left w:val="none" w:sz="0" w:space="0" w:color="auto"/>
            <w:bottom w:val="none" w:sz="0" w:space="0" w:color="auto"/>
            <w:right w:val="none" w:sz="0" w:space="0" w:color="auto"/>
          </w:divBdr>
        </w:div>
        <w:div w:id="2087460270">
          <w:marLeft w:val="640"/>
          <w:marRight w:val="0"/>
          <w:marTop w:val="0"/>
          <w:marBottom w:val="0"/>
          <w:divBdr>
            <w:top w:val="none" w:sz="0" w:space="0" w:color="auto"/>
            <w:left w:val="none" w:sz="0" w:space="0" w:color="auto"/>
            <w:bottom w:val="none" w:sz="0" w:space="0" w:color="auto"/>
            <w:right w:val="none" w:sz="0" w:space="0" w:color="auto"/>
          </w:divBdr>
        </w:div>
        <w:div w:id="2108302595">
          <w:marLeft w:val="640"/>
          <w:marRight w:val="0"/>
          <w:marTop w:val="0"/>
          <w:marBottom w:val="0"/>
          <w:divBdr>
            <w:top w:val="none" w:sz="0" w:space="0" w:color="auto"/>
            <w:left w:val="none" w:sz="0" w:space="0" w:color="auto"/>
            <w:bottom w:val="none" w:sz="0" w:space="0" w:color="auto"/>
            <w:right w:val="none" w:sz="0" w:space="0" w:color="auto"/>
          </w:divBdr>
        </w:div>
        <w:div w:id="2108651496">
          <w:marLeft w:val="640"/>
          <w:marRight w:val="0"/>
          <w:marTop w:val="0"/>
          <w:marBottom w:val="0"/>
          <w:divBdr>
            <w:top w:val="none" w:sz="0" w:space="0" w:color="auto"/>
            <w:left w:val="none" w:sz="0" w:space="0" w:color="auto"/>
            <w:bottom w:val="none" w:sz="0" w:space="0" w:color="auto"/>
            <w:right w:val="none" w:sz="0" w:space="0" w:color="auto"/>
          </w:divBdr>
        </w:div>
        <w:div w:id="2128549544">
          <w:marLeft w:val="640"/>
          <w:marRight w:val="0"/>
          <w:marTop w:val="0"/>
          <w:marBottom w:val="0"/>
          <w:divBdr>
            <w:top w:val="none" w:sz="0" w:space="0" w:color="auto"/>
            <w:left w:val="none" w:sz="0" w:space="0" w:color="auto"/>
            <w:bottom w:val="none" w:sz="0" w:space="0" w:color="auto"/>
            <w:right w:val="none" w:sz="0" w:space="0" w:color="auto"/>
          </w:divBdr>
        </w:div>
        <w:div w:id="2141799761">
          <w:marLeft w:val="640"/>
          <w:marRight w:val="0"/>
          <w:marTop w:val="0"/>
          <w:marBottom w:val="0"/>
          <w:divBdr>
            <w:top w:val="none" w:sz="0" w:space="0" w:color="auto"/>
            <w:left w:val="none" w:sz="0" w:space="0" w:color="auto"/>
            <w:bottom w:val="none" w:sz="0" w:space="0" w:color="auto"/>
            <w:right w:val="none" w:sz="0" w:space="0" w:color="auto"/>
          </w:divBdr>
        </w:div>
      </w:divsChild>
    </w:div>
    <w:div w:id="2011135373">
      <w:bodyDiv w:val="1"/>
      <w:marLeft w:val="0"/>
      <w:marRight w:val="0"/>
      <w:marTop w:val="0"/>
      <w:marBottom w:val="0"/>
      <w:divBdr>
        <w:top w:val="none" w:sz="0" w:space="0" w:color="auto"/>
        <w:left w:val="none" w:sz="0" w:space="0" w:color="auto"/>
        <w:bottom w:val="none" w:sz="0" w:space="0" w:color="auto"/>
        <w:right w:val="none" w:sz="0" w:space="0" w:color="auto"/>
      </w:divBdr>
      <w:divsChild>
        <w:div w:id="7679999">
          <w:marLeft w:val="640"/>
          <w:marRight w:val="0"/>
          <w:marTop w:val="0"/>
          <w:marBottom w:val="0"/>
          <w:divBdr>
            <w:top w:val="none" w:sz="0" w:space="0" w:color="auto"/>
            <w:left w:val="none" w:sz="0" w:space="0" w:color="auto"/>
            <w:bottom w:val="none" w:sz="0" w:space="0" w:color="auto"/>
            <w:right w:val="none" w:sz="0" w:space="0" w:color="auto"/>
          </w:divBdr>
        </w:div>
        <w:div w:id="7954238">
          <w:marLeft w:val="640"/>
          <w:marRight w:val="0"/>
          <w:marTop w:val="0"/>
          <w:marBottom w:val="0"/>
          <w:divBdr>
            <w:top w:val="none" w:sz="0" w:space="0" w:color="auto"/>
            <w:left w:val="none" w:sz="0" w:space="0" w:color="auto"/>
            <w:bottom w:val="none" w:sz="0" w:space="0" w:color="auto"/>
            <w:right w:val="none" w:sz="0" w:space="0" w:color="auto"/>
          </w:divBdr>
        </w:div>
        <w:div w:id="28918081">
          <w:marLeft w:val="640"/>
          <w:marRight w:val="0"/>
          <w:marTop w:val="0"/>
          <w:marBottom w:val="0"/>
          <w:divBdr>
            <w:top w:val="none" w:sz="0" w:space="0" w:color="auto"/>
            <w:left w:val="none" w:sz="0" w:space="0" w:color="auto"/>
            <w:bottom w:val="none" w:sz="0" w:space="0" w:color="auto"/>
            <w:right w:val="none" w:sz="0" w:space="0" w:color="auto"/>
          </w:divBdr>
        </w:div>
        <w:div w:id="43257883">
          <w:marLeft w:val="640"/>
          <w:marRight w:val="0"/>
          <w:marTop w:val="0"/>
          <w:marBottom w:val="0"/>
          <w:divBdr>
            <w:top w:val="none" w:sz="0" w:space="0" w:color="auto"/>
            <w:left w:val="none" w:sz="0" w:space="0" w:color="auto"/>
            <w:bottom w:val="none" w:sz="0" w:space="0" w:color="auto"/>
            <w:right w:val="none" w:sz="0" w:space="0" w:color="auto"/>
          </w:divBdr>
        </w:div>
        <w:div w:id="45881757">
          <w:marLeft w:val="640"/>
          <w:marRight w:val="0"/>
          <w:marTop w:val="0"/>
          <w:marBottom w:val="0"/>
          <w:divBdr>
            <w:top w:val="none" w:sz="0" w:space="0" w:color="auto"/>
            <w:left w:val="none" w:sz="0" w:space="0" w:color="auto"/>
            <w:bottom w:val="none" w:sz="0" w:space="0" w:color="auto"/>
            <w:right w:val="none" w:sz="0" w:space="0" w:color="auto"/>
          </w:divBdr>
        </w:div>
        <w:div w:id="49889757">
          <w:marLeft w:val="640"/>
          <w:marRight w:val="0"/>
          <w:marTop w:val="0"/>
          <w:marBottom w:val="0"/>
          <w:divBdr>
            <w:top w:val="none" w:sz="0" w:space="0" w:color="auto"/>
            <w:left w:val="none" w:sz="0" w:space="0" w:color="auto"/>
            <w:bottom w:val="none" w:sz="0" w:space="0" w:color="auto"/>
            <w:right w:val="none" w:sz="0" w:space="0" w:color="auto"/>
          </w:divBdr>
        </w:div>
        <w:div w:id="71393424">
          <w:marLeft w:val="640"/>
          <w:marRight w:val="0"/>
          <w:marTop w:val="0"/>
          <w:marBottom w:val="0"/>
          <w:divBdr>
            <w:top w:val="none" w:sz="0" w:space="0" w:color="auto"/>
            <w:left w:val="none" w:sz="0" w:space="0" w:color="auto"/>
            <w:bottom w:val="none" w:sz="0" w:space="0" w:color="auto"/>
            <w:right w:val="none" w:sz="0" w:space="0" w:color="auto"/>
          </w:divBdr>
        </w:div>
        <w:div w:id="121581695">
          <w:marLeft w:val="640"/>
          <w:marRight w:val="0"/>
          <w:marTop w:val="0"/>
          <w:marBottom w:val="0"/>
          <w:divBdr>
            <w:top w:val="none" w:sz="0" w:space="0" w:color="auto"/>
            <w:left w:val="none" w:sz="0" w:space="0" w:color="auto"/>
            <w:bottom w:val="none" w:sz="0" w:space="0" w:color="auto"/>
            <w:right w:val="none" w:sz="0" w:space="0" w:color="auto"/>
          </w:divBdr>
        </w:div>
        <w:div w:id="124008988">
          <w:marLeft w:val="640"/>
          <w:marRight w:val="0"/>
          <w:marTop w:val="0"/>
          <w:marBottom w:val="0"/>
          <w:divBdr>
            <w:top w:val="none" w:sz="0" w:space="0" w:color="auto"/>
            <w:left w:val="none" w:sz="0" w:space="0" w:color="auto"/>
            <w:bottom w:val="none" w:sz="0" w:space="0" w:color="auto"/>
            <w:right w:val="none" w:sz="0" w:space="0" w:color="auto"/>
          </w:divBdr>
        </w:div>
        <w:div w:id="131754404">
          <w:marLeft w:val="640"/>
          <w:marRight w:val="0"/>
          <w:marTop w:val="0"/>
          <w:marBottom w:val="0"/>
          <w:divBdr>
            <w:top w:val="none" w:sz="0" w:space="0" w:color="auto"/>
            <w:left w:val="none" w:sz="0" w:space="0" w:color="auto"/>
            <w:bottom w:val="none" w:sz="0" w:space="0" w:color="auto"/>
            <w:right w:val="none" w:sz="0" w:space="0" w:color="auto"/>
          </w:divBdr>
        </w:div>
        <w:div w:id="143590583">
          <w:marLeft w:val="640"/>
          <w:marRight w:val="0"/>
          <w:marTop w:val="0"/>
          <w:marBottom w:val="0"/>
          <w:divBdr>
            <w:top w:val="none" w:sz="0" w:space="0" w:color="auto"/>
            <w:left w:val="none" w:sz="0" w:space="0" w:color="auto"/>
            <w:bottom w:val="none" w:sz="0" w:space="0" w:color="auto"/>
            <w:right w:val="none" w:sz="0" w:space="0" w:color="auto"/>
          </w:divBdr>
        </w:div>
        <w:div w:id="150879259">
          <w:marLeft w:val="640"/>
          <w:marRight w:val="0"/>
          <w:marTop w:val="0"/>
          <w:marBottom w:val="0"/>
          <w:divBdr>
            <w:top w:val="none" w:sz="0" w:space="0" w:color="auto"/>
            <w:left w:val="none" w:sz="0" w:space="0" w:color="auto"/>
            <w:bottom w:val="none" w:sz="0" w:space="0" w:color="auto"/>
            <w:right w:val="none" w:sz="0" w:space="0" w:color="auto"/>
          </w:divBdr>
        </w:div>
        <w:div w:id="179469979">
          <w:marLeft w:val="640"/>
          <w:marRight w:val="0"/>
          <w:marTop w:val="0"/>
          <w:marBottom w:val="0"/>
          <w:divBdr>
            <w:top w:val="none" w:sz="0" w:space="0" w:color="auto"/>
            <w:left w:val="none" w:sz="0" w:space="0" w:color="auto"/>
            <w:bottom w:val="none" w:sz="0" w:space="0" w:color="auto"/>
            <w:right w:val="none" w:sz="0" w:space="0" w:color="auto"/>
          </w:divBdr>
        </w:div>
        <w:div w:id="198250595">
          <w:marLeft w:val="640"/>
          <w:marRight w:val="0"/>
          <w:marTop w:val="0"/>
          <w:marBottom w:val="0"/>
          <w:divBdr>
            <w:top w:val="none" w:sz="0" w:space="0" w:color="auto"/>
            <w:left w:val="none" w:sz="0" w:space="0" w:color="auto"/>
            <w:bottom w:val="none" w:sz="0" w:space="0" w:color="auto"/>
            <w:right w:val="none" w:sz="0" w:space="0" w:color="auto"/>
          </w:divBdr>
        </w:div>
        <w:div w:id="232936255">
          <w:marLeft w:val="640"/>
          <w:marRight w:val="0"/>
          <w:marTop w:val="0"/>
          <w:marBottom w:val="0"/>
          <w:divBdr>
            <w:top w:val="none" w:sz="0" w:space="0" w:color="auto"/>
            <w:left w:val="none" w:sz="0" w:space="0" w:color="auto"/>
            <w:bottom w:val="none" w:sz="0" w:space="0" w:color="auto"/>
            <w:right w:val="none" w:sz="0" w:space="0" w:color="auto"/>
          </w:divBdr>
        </w:div>
        <w:div w:id="247665348">
          <w:marLeft w:val="640"/>
          <w:marRight w:val="0"/>
          <w:marTop w:val="0"/>
          <w:marBottom w:val="0"/>
          <w:divBdr>
            <w:top w:val="none" w:sz="0" w:space="0" w:color="auto"/>
            <w:left w:val="none" w:sz="0" w:space="0" w:color="auto"/>
            <w:bottom w:val="none" w:sz="0" w:space="0" w:color="auto"/>
            <w:right w:val="none" w:sz="0" w:space="0" w:color="auto"/>
          </w:divBdr>
        </w:div>
        <w:div w:id="272248131">
          <w:marLeft w:val="640"/>
          <w:marRight w:val="0"/>
          <w:marTop w:val="0"/>
          <w:marBottom w:val="0"/>
          <w:divBdr>
            <w:top w:val="none" w:sz="0" w:space="0" w:color="auto"/>
            <w:left w:val="none" w:sz="0" w:space="0" w:color="auto"/>
            <w:bottom w:val="none" w:sz="0" w:space="0" w:color="auto"/>
            <w:right w:val="none" w:sz="0" w:space="0" w:color="auto"/>
          </w:divBdr>
        </w:div>
        <w:div w:id="365256517">
          <w:marLeft w:val="640"/>
          <w:marRight w:val="0"/>
          <w:marTop w:val="0"/>
          <w:marBottom w:val="0"/>
          <w:divBdr>
            <w:top w:val="none" w:sz="0" w:space="0" w:color="auto"/>
            <w:left w:val="none" w:sz="0" w:space="0" w:color="auto"/>
            <w:bottom w:val="none" w:sz="0" w:space="0" w:color="auto"/>
            <w:right w:val="none" w:sz="0" w:space="0" w:color="auto"/>
          </w:divBdr>
        </w:div>
        <w:div w:id="386298242">
          <w:marLeft w:val="640"/>
          <w:marRight w:val="0"/>
          <w:marTop w:val="0"/>
          <w:marBottom w:val="0"/>
          <w:divBdr>
            <w:top w:val="none" w:sz="0" w:space="0" w:color="auto"/>
            <w:left w:val="none" w:sz="0" w:space="0" w:color="auto"/>
            <w:bottom w:val="none" w:sz="0" w:space="0" w:color="auto"/>
            <w:right w:val="none" w:sz="0" w:space="0" w:color="auto"/>
          </w:divBdr>
        </w:div>
        <w:div w:id="397174600">
          <w:marLeft w:val="640"/>
          <w:marRight w:val="0"/>
          <w:marTop w:val="0"/>
          <w:marBottom w:val="0"/>
          <w:divBdr>
            <w:top w:val="none" w:sz="0" w:space="0" w:color="auto"/>
            <w:left w:val="none" w:sz="0" w:space="0" w:color="auto"/>
            <w:bottom w:val="none" w:sz="0" w:space="0" w:color="auto"/>
            <w:right w:val="none" w:sz="0" w:space="0" w:color="auto"/>
          </w:divBdr>
        </w:div>
        <w:div w:id="486553942">
          <w:marLeft w:val="640"/>
          <w:marRight w:val="0"/>
          <w:marTop w:val="0"/>
          <w:marBottom w:val="0"/>
          <w:divBdr>
            <w:top w:val="none" w:sz="0" w:space="0" w:color="auto"/>
            <w:left w:val="none" w:sz="0" w:space="0" w:color="auto"/>
            <w:bottom w:val="none" w:sz="0" w:space="0" w:color="auto"/>
            <w:right w:val="none" w:sz="0" w:space="0" w:color="auto"/>
          </w:divBdr>
        </w:div>
        <w:div w:id="490562986">
          <w:marLeft w:val="640"/>
          <w:marRight w:val="0"/>
          <w:marTop w:val="0"/>
          <w:marBottom w:val="0"/>
          <w:divBdr>
            <w:top w:val="none" w:sz="0" w:space="0" w:color="auto"/>
            <w:left w:val="none" w:sz="0" w:space="0" w:color="auto"/>
            <w:bottom w:val="none" w:sz="0" w:space="0" w:color="auto"/>
            <w:right w:val="none" w:sz="0" w:space="0" w:color="auto"/>
          </w:divBdr>
        </w:div>
        <w:div w:id="495995120">
          <w:marLeft w:val="640"/>
          <w:marRight w:val="0"/>
          <w:marTop w:val="0"/>
          <w:marBottom w:val="0"/>
          <w:divBdr>
            <w:top w:val="none" w:sz="0" w:space="0" w:color="auto"/>
            <w:left w:val="none" w:sz="0" w:space="0" w:color="auto"/>
            <w:bottom w:val="none" w:sz="0" w:space="0" w:color="auto"/>
            <w:right w:val="none" w:sz="0" w:space="0" w:color="auto"/>
          </w:divBdr>
        </w:div>
        <w:div w:id="497774527">
          <w:marLeft w:val="640"/>
          <w:marRight w:val="0"/>
          <w:marTop w:val="0"/>
          <w:marBottom w:val="0"/>
          <w:divBdr>
            <w:top w:val="none" w:sz="0" w:space="0" w:color="auto"/>
            <w:left w:val="none" w:sz="0" w:space="0" w:color="auto"/>
            <w:bottom w:val="none" w:sz="0" w:space="0" w:color="auto"/>
            <w:right w:val="none" w:sz="0" w:space="0" w:color="auto"/>
          </w:divBdr>
        </w:div>
        <w:div w:id="524170596">
          <w:marLeft w:val="640"/>
          <w:marRight w:val="0"/>
          <w:marTop w:val="0"/>
          <w:marBottom w:val="0"/>
          <w:divBdr>
            <w:top w:val="none" w:sz="0" w:space="0" w:color="auto"/>
            <w:left w:val="none" w:sz="0" w:space="0" w:color="auto"/>
            <w:bottom w:val="none" w:sz="0" w:space="0" w:color="auto"/>
            <w:right w:val="none" w:sz="0" w:space="0" w:color="auto"/>
          </w:divBdr>
        </w:div>
        <w:div w:id="531377789">
          <w:marLeft w:val="640"/>
          <w:marRight w:val="0"/>
          <w:marTop w:val="0"/>
          <w:marBottom w:val="0"/>
          <w:divBdr>
            <w:top w:val="none" w:sz="0" w:space="0" w:color="auto"/>
            <w:left w:val="none" w:sz="0" w:space="0" w:color="auto"/>
            <w:bottom w:val="none" w:sz="0" w:space="0" w:color="auto"/>
            <w:right w:val="none" w:sz="0" w:space="0" w:color="auto"/>
          </w:divBdr>
        </w:div>
        <w:div w:id="558171025">
          <w:marLeft w:val="640"/>
          <w:marRight w:val="0"/>
          <w:marTop w:val="0"/>
          <w:marBottom w:val="0"/>
          <w:divBdr>
            <w:top w:val="none" w:sz="0" w:space="0" w:color="auto"/>
            <w:left w:val="none" w:sz="0" w:space="0" w:color="auto"/>
            <w:bottom w:val="none" w:sz="0" w:space="0" w:color="auto"/>
            <w:right w:val="none" w:sz="0" w:space="0" w:color="auto"/>
          </w:divBdr>
        </w:div>
        <w:div w:id="603656153">
          <w:marLeft w:val="640"/>
          <w:marRight w:val="0"/>
          <w:marTop w:val="0"/>
          <w:marBottom w:val="0"/>
          <w:divBdr>
            <w:top w:val="none" w:sz="0" w:space="0" w:color="auto"/>
            <w:left w:val="none" w:sz="0" w:space="0" w:color="auto"/>
            <w:bottom w:val="none" w:sz="0" w:space="0" w:color="auto"/>
            <w:right w:val="none" w:sz="0" w:space="0" w:color="auto"/>
          </w:divBdr>
        </w:div>
        <w:div w:id="639455648">
          <w:marLeft w:val="640"/>
          <w:marRight w:val="0"/>
          <w:marTop w:val="0"/>
          <w:marBottom w:val="0"/>
          <w:divBdr>
            <w:top w:val="none" w:sz="0" w:space="0" w:color="auto"/>
            <w:left w:val="none" w:sz="0" w:space="0" w:color="auto"/>
            <w:bottom w:val="none" w:sz="0" w:space="0" w:color="auto"/>
            <w:right w:val="none" w:sz="0" w:space="0" w:color="auto"/>
          </w:divBdr>
        </w:div>
        <w:div w:id="651567776">
          <w:marLeft w:val="640"/>
          <w:marRight w:val="0"/>
          <w:marTop w:val="0"/>
          <w:marBottom w:val="0"/>
          <w:divBdr>
            <w:top w:val="none" w:sz="0" w:space="0" w:color="auto"/>
            <w:left w:val="none" w:sz="0" w:space="0" w:color="auto"/>
            <w:bottom w:val="none" w:sz="0" w:space="0" w:color="auto"/>
            <w:right w:val="none" w:sz="0" w:space="0" w:color="auto"/>
          </w:divBdr>
        </w:div>
        <w:div w:id="656685991">
          <w:marLeft w:val="640"/>
          <w:marRight w:val="0"/>
          <w:marTop w:val="0"/>
          <w:marBottom w:val="0"/>
          <w:divBdr>
            <w:top w:val="none" w:sz="0" w:space="0" w:color="auto"/>
            <w:left w:val="none" w:sz="0" w:space="0" w:color="auto"/>
            <w:bottom w:val="none" w:sz="0" w:space="0" w:color="auto"/>
            <w:right w:val="none" w:sz="0" w:space="0" w:color="auto"/>
          </w:divBdr>
        </w:div>
        <w:div w:id="666789027">
          <w:marLeft w:val="640"/>
          <w:marRight w:val="0"/>
          <w:marTop w:val="0"/>
          <w:marBottom w:val="0"/>
          <w:divBdr>
            <w:top w:val="none" w:sz="0" w:space="0" w:color="auto"/>
            <w:left w:val="none" w:sz="0" w:space="0" w:color="auto"/>
            <w:bottom w:val="none" w:sz="0" w:space="0" w:color="auto"/>
            <w:right w:val="none" w:sz="0" w:space="0" w:color="auto"/>
          </w:divBdr>
        </w:div>
        <w:div w:id="704673711">
          <w:marLeft w:val="640"/>
          <w:marRight w:val="0"/>
          <w:marTop w:val="0"/>
          <w:marBottom w:val="0"/>
          <w:divBdr>
            <w:top w:val="none" w:sz="0" w:space="0" w:color="auto"/>
            <w:left w:val="none" w:sz="0" w:space="0" w:color="auto"/>
            <w:bottom w:val="none" w:sz="0" w:space="0" w:color="auto"/>
            <w:right w:val="none" w:sz="0" w:space="0" w:color="auto"/>
          </w:divBdr>
        </w:div>
        <w:div w:id="705254356">
          <w:marLeft w:val="640"/>
          <w:marRight w:val="0"/>
          <w:marTop w:val="0"/>
          <w:marBottom w:val="0"/>
          <w:divBdr>
            <w:top w:val="none" w:sz="0" w:space="0" w:color="auto"/>
            <w:left w:val="none" w:sz="0" w:space="0" w:color="auto"/>
            <w:bottom w:val="none" w:sz="0" w:space="0" w:color="auto"/>
            <w:right w:val="none" w:sz="0" w:space="0" w:color="auto"/>
          </w:divBdr>
        </w:div>
        <w:div w:id="718239283">
          <w:marLeft w:val="640"/>
          <w:marRight w:val="0"/>
          <w:marTop w:val="0"/>
          <w:marBottom w:val="0"/>
          <w:divBdr>
            <w:top w:val="none" w:sz="0" w:space="0" w:color="auto"/>
            <w:left w:val="none" w:sz="0" w:space="0" w:color="auto"/>
            <w:bottom w:val="none" w:sz="0" w:space="0" w:color="auto"/>
            <w:right w:val="none" w:sz="0" w:space="0" w:color="auto"/>
          </w:divBdr>
        </w:div>
        <w:div w:id="720059530">
          <w:marLeft w:val="640"/>
          <w:marRight w:val="0"/>
          <w:marTop w:val="0"/>
          <w:marBottom w:val="0"/>
          <w:divBdr>
            <w:top w:val="none" w:sz="0" w:space="0" w:color="auto"/>
            <w:left w:val="none" w:sz="0" w:space="0" w:color="auto"/>
            <w:bottom w:val="none" w:sz="0" w:space="0" w:color="auto"/>
            <w:right w:val="none" w:sz="0" w:space="0" w:color="auto"/>
          </w:divBdr>
        </w:div>
        <w:div w:id="863976311">
          <w:marLeft w:val="640"/>
          <w:marRight w:val="0"/>
          <w:marTop w:val="0"/>
          <w:marBottom w:val="0"/>
          <w:divBdr>
            <w:top w:val="none" w:sz="0" w:space="0" w:color="auto"/>
            <w:left w:val="none" w:sz="0" w:space="0" w:color="auto"/>
            <w:bottom w:val="none" w:sz="0" w:space="0" w:color="auto"/>
            <w:right w:val="none" w:sz="0" w:space="0" w:color="auto"/>
          </w:divBdr>
        </w:div>
        <w:div w:id="864708024">
          <w:marLeft w:val="640"/>
          <w:marRight w:val="0"/>
          <w:marTop w:val="0"/>
          <w:marBottom w:val="0"/>
          <w:divBdr>
            <w:top w:val="none" w:sz="0" w:space="0" w:color="auto"/>
            <w:left w:val="none" w:sz="0" w:space="0" w:color="auto"/>
            <w:bottom w:val="none" w:sz="0" w:space="0" w:color="auto"/>
            <w:right w:val="none" w:sz="0" w:space="0" w:color="auto"/>
          </w:divBdr>
        </w:div>
        <w:div w:id="869951294">
          <w:marLeft w:val="640"/>
          <w:marRight w:val="0"/>
          <w:marTop w:val="0"/>
          <w:marBottom w:val="0"/>
          <w:divBdr>
            <w:top w:val="none" w:sz="0" w:space="0" w:color="auto"/>
            <w:left w:val="none" w:sz="0" w:space="0" w:color="auto"/>
            <w:bottom w:val="none" w:sz="0" w:space="0" w:color="auto"/>
            <w:right w:val="none" w:sz="0" w:space="0" w:color="auto"/>
          </w:divBdr>
        </w:div>
        <w:div w:id="905796117">
          <w:marLeft w:val="640"/>
          <w:marRight w:val="0"/>
          <w:marTop w:val="0"/>
          <w:marBottom w:val="0"/>
          <w:divBdr>
            <w:top w:val="none" w:sz="0" w:space="0" w:color="auto"/>
            <w:left w:val="none" w:sz="0" w:space="0" w:color="auto"/>
            <w:bottom w:val="none" w:sz="0" w:space="0" w:color="auto"/>
            <w:right w:val="none" w:sz="0" w:space="0" w:color="auto"/>
          </w:divBdr>
        </w:div>
        <w:div w:id="932469920">
          <w:marLeft w:val="640"/>
          <w:marRight w:val="0"/>
          <w:marTop w:val="0"/>
          <w:marBottom w:val="0"/>
          <w:divBdr>
            <w:top w:val="none" w:sz="0" w:space="0" w:color="auto"/>
            <w:left w:val="none" w:sz="0" w:space="0" w:color="auto"/>
            <w:bottom w:val="none" w:sz="0" w:space="0" w:color="auto"/>
            <w:right w:val="none" w:sz="0" w:space="0" w:color="auto"/>
          </w:divBdr>
        </w:div>
        <w:div w:id="936213002">
          <w:marLeft w:val="640"/>
          <w:marRight w:val="0"/>
          <w:marTop w:val="0"/>
          <w:marBottom w:val="0"/>
          <w:divBdr>
            <w:top w:val="none" w:sz="0" w:space="0" w:color="auto"/>
            <w:left w:val="none" w:sz="0" w:space="0" w:color="auto"/>
            <w:bottom w:val="none" w:sz="0" w:space="0" w:color="auto"/>
            <w:right w:val="none" w:sz="0" w:space="0" w:color="auto"/>
          </w:divBdr>
        </w:div>
        <w:div w:id="960112636">
          <w:marLeft w:val="640"/>
          <w:marRight w:val="0"/>
          <w:marTop w:val="0"/>
          <w:marBottom w:val="0"/>
          <w:divBdr>
            <w:top w:val="none" w:sz="0" w:space="0" w:color="auto"/>
            <w:left w:val="none" w:sz="0" w:space="0" w:color="auto"/>
            <w:bottom w:val="none" w:sz="0" w:space="0" w:color="auto"/>
            <w:right w:val="none" w:sz="0" w:space="0" w:color="auto"/>
          </w:divBdr>
        </w:div>
        <w:div w:id="963850931">
          <w:marLeft w:val="640"/>
          <w:marRight w:val="0"/>
          <w:marTop w:val="0"/>
          <w:marBottom w:val="0"/>
          <w:divBdr>
            <w:top w:val="none" w:sz="0" w:space="0" w:color="auto"/>
            <w:left w:val="none" w:sz="0" w:space="0" w:color="auto"/>
            <w:bottom w:val="none" w:sz="0" w:space="0" w:color="auto"/>
            <w:right w:val="none" w:sz="0" w:space="0" w:color="auto"/>
          </w:divBdr>
        </w:div>
        <w:div w:id="976643279">
          <w:marLeft w:val="640"/>
          <w:marRight w:val="0"/>
          <w:marTop w:val="0"/>
          <w:marBottom w:val="0"/>
          <w:divBdr>
            <w:top w:val="none" w:sz="0" w:space="0" w:color="auto"/>
            <w:left w:val="none" w:sz="0" w:space="0" w:color="auto"/>
            <w:bottom w:val="none" w:sz="0" w:space="0" w:color="auto"/>
            <w:right w:val="none" w:sz="0" w:space="0" w:color="auto"/>
          </w:divBdr>
        </w:div>
        <w:div w:id="984237347">
          <w:marLeft w:val="640"/>
          <w:marRight w:val="0"/>
          <w:marTop w:val="0"/>
          <w:marBottom w:val="0"/>
          <w:divBdr>
            <w:top w:val="none" w:sz="0" w:space="0" w:color="auto"/>
            <w:left w:val="none" w:sz="0" w:space="0" w:color="auto"/>
            <w:bottom w:val="none" w:sz="0" w:space="0" w:color="auto"/>
            <w:right w:val="none" w:sz="0" w:space="0" w:color="auto"/>
          </w:divBdr>
        </w:div>
        <w:div w:id="1054619879">
          <w:marLeft w:val="640"/>
          <w:marRight w:val="0"/>
          <w:marTop w:val="0"/>
          <w:marBottom w:val="0"/>
          <w:divBdr>
            <w:top w:val="none" w:sz="0" w:space="0" w:color="auto"/>
            <w:left w:val="none" w:sz="0" w:space="0" w:color="auto"/>
            <w:bottom w:val="none" w:sz="0" w:space="0" w:color="auto"/>
            <w:right w:val="none" w:sz="0" w:space="0" w:color="auto"/>
          </w:divBdr>
        </w:div>
        <w:div w:id="1100023490">
          <w:marLeft w:val="640"/>
          <w:marRight w:val="0"/>
          <w:marTop w:val="0"/>
          <w:marBottom w:val="0"/>
          <w:divBdr>
            <w:top w:val="none" w:sz="0" w:space="0" w:color="auto"/>
            <w:left w:val="none" w:sz="0" w:space="0" w:color="auto"/>
            <w:bottom w:val="none" w:sz="0" w:space="0" w:color="auto"/>
            <w:right w:val="none" w:sz="0" w:space="0" w:color="auto"/>
          </w:divBdr>
        </w:div>
        <w:div w:id="1113591443">
          <w:marLeft w:val="640"/>
          <w:marRight w:val="0"/>
          <w:marTop w:val="0"/>
          <w:marBottom w:val="0"/>
          <w:divBdr>
            <w:top w:val="none" w:sz="0" w:space="0" w:color="auto"/>
            <w:left w:val="none" w:sz="0" w:space="0" w:color="auto"/>
            <w:bottom w:val="none" w:sz="0" w:space="0" w:color="auto"/>
            <w:right w:val="none" w:sz="0" w:space="0" w:color="auto"/>
          </w:divBdr>
        </w:div>
        <w:div w:id="1154100318">
          <w:marLeft w:val="640"/>
          <w:marRight w:val="0"/>
          <w:marTop w:val="0"/>
          <w:marBottom w:val="0"/>
          <w:divBdr>
            <w:top w:val="none" w:sz="0" w:space="0" w:color="auto"/>
            <w:left w:val="none" w:sz="0" w:space="0" w:color="auto"/>
            <w:bottom w:val="none" w:sz="0" w:space="0" w:color="auto"/>
            <w:right w:val="none" w:sz="0" w:space="0" w:color="auto"/>
          </w:divBdr>
        </w:div>
        <w:div w:id="1177696587">
          <w:marLeft w:val="640"/>
          <w:marRight w:val="0"/>
          <w:marTop w:val="0"/>
          <w:marBottom w:val="0"/>
          <w:divBdr>
            <w:top w:val="none" w:sz="0" w:space="0" w:color="auto"/>
            <w:left w:val="none" w:sz="0" w:space="0" w:color="auto"/>
            <w:bottom w:val="none" w:sz="0" w:space="0" w:color="auto"/>
            <w:right w:val="none" w:sz="0" w:space="0" w:color="auto"/>
          </w:divBdr>
        </w:div>
        <w:div w:id="1188563892">
          <w:marLeft w:val="640"/>
          <w:marRight w:val="0"/>
          <w:marTop w:val="0"/>
          <w:marBottom w:val="0"/>
          <w:divBdr>
            <w:top w:val="none" w:sz="0" w:space="0" w:color="auto"/>
            <w:left w:val="none" w:sz="0" w:space="0" w:color="auto"/>
            <w:bottom w:val="none" w:sz="0" w:space="0" w:color="auto"/>
            <w:right w:val="none" w:sz="0" w:space="0" w:color="auto"/>
          </w:divBdr>
        </w:div>
        <w:div w:id="1209338239">
          <w:marLeft w:val="640"/>
          <w:marRight w:val="0"/>
          <w:marTop w:val="0"/>
          <w:marBottom w:val="0"/>
          <w:divBdr>
            <w:top w:val="none" w:sz="0" w:space="0" w:color="auto"/>
            <w:left w:val="none" w:sz="0" w:space="0" w:color="auto"/>
            <w:bottom w:val="none" w:sz="0" w:space="0" w:color="auto"/>
            <w:right w:val="none" w:sz="0" w:space="0" w:color="auto"/>
          </w:divBdr>
        </w:div>
        <w:div w:id="1228566720">
          <w:marLeft w:val="640"/>
          <w:marRight w:val="0"/>
          <w:marTop w:val="0"/>
          <w:marBottom w:val="0"/>
          <w:divBdr>
            <w:top w:val="none" w:sz="0" w:space="0" w:color="auto"/>
            <w:left w:val="none" w:sz="0" w:space="0" w:color="auto"/>
            <w:bottom w:val="none" w:sz="0" w:space="0" w:color="auto"/>
            <w:right w:val="none" w:sz="0" w:space="0" w:color="auto"/>
          </w:divBdr>
        </w:div>
        <w:div w:id="1264000401">
          <w:marLeft w:val="640"/>
          <w:marRight w:val="0"/>
          <w:marTop w:val="0"/>
          <w:marBottom w:val="0"/>
          <w:divBdr>
            <w:top w:val="none" w:sz="0" w:space="0" w:color="auto"/>
            <w:left w:val="none" w:sz="0" w:space="0" w:color="auto"/>
            <w:bottom w:val="none" w:sz="0" w:space="0" w:color="auto"/>
            <w:right w:val="none" w:sz="0" w:space="0" w:color="auto"/>
          </w:divBdr>
        </w:div>
        <w:div w:id="1289240774">
          <w:marLeft w:val="640"/>
          <w:marRight w:val="0"/>
          <w:marTop w:val="0"/>
          <w:marBottom w:val="0"/>
          <w:divBdr>
            <w:top w:val="none" w:sz="0" w:space="0" w:color="auto"/>
            <w:left w:val="none" w:sz="0" w:space="0" w:color="auto"/>
            <w:bottom w:val="none" w:sz="0" w:space="0" w:color="auto"/>
            <w:right w:val="none" w:sz="0" w:space="0" w:color="auto"/>
          </w:divBdr>
        </w:div>
        <w:div w:id="1334650204">
          <w:marLeft w:val="640"/>
          <w:marRight w:val="0"/>
          <w:marTop w:val="0"/>
          <w:marBottom w:val="0"/>
          <w:divBdr>
            <w:top w:val="none" w:sz="0" w:space="0" w:color="auto"/>
            <w:left w:val="none" w:sz="0" w:space="0" w:color="auto"/>
            <w:bottom w:val="none" w:sz="0" w:space="0" w:color="auto"/>
            <w:right w:val="none" w:sz="0" w:space="0" w:color="auto"/>
          </w:divBdr>
        </w:div>
        <w:div w:id="1356886170">
          <w:marLeft w:val="640"/>
          <w:marRight w:val="0"/>
          <w:marTop w:val="0"/>
          <w:marBottom w:val="0"/>
          <w:divBdr>
            <w:top w:val="none" w:sz="0" w:space="0" w:color="auto"/>
            <w:left w:val="none" w:sz="0" w:space="0" w:color="auto"/>
            <w:bottom w:val="none" w:sz="0" w:space="0" w:color="auto"/>
            <w:right w:val="none" w:sz="0" w:space="0" w:color="auto"/>
          </w:divBdr>
        </w:div>
        <w:div w:id="1402485232">
          <w:marLeft w:val="640"/>
          <w:marRight w:val="0"/>
          <w:marTop w:val="0"/>
          <w:marBottom w:val="0"/>
          <w:divBdr>
            <w:top w:val="none" w:sz="0" w:space="0" w:color="auto"/>
            <w:left w:val="none" w:sz="0" w:space="0" w:color="auto"/>
            <w:bottom w:val="none" w:sz="0" w:space="0" w:color="auto"/>
            <w:right w:val="none" w:sz="0" w:space="0" w:color="auto"/>
          </w:divBdr>
        </w:div>
        <w:div w:id="1421945971">
          <w:marLeft w:val="640"/>
          <w:marRight w:val="0"/>
          <w:marTop w:val="0"/>
          <w:marBottom w:val="0"/>
          <w:divBdr>
            <w:top w:val="none" w:sz="0" w:space="0" w:color="auto"/>
            <w:left w:val="none" w:sz="0" w:space="0" w:color="auto"/>
            <w:bottom w:val="none" w:sz="0" w:space="0" w:color="auto"/>
            <w:right w:val="none" w:sz="0" w:space="0" w:color="auto"/>
          </w:divBdr>
        </w:div>
        <w:div w:id="1425297173">
          <w:marLeft w:val="640"/>
          <w:marRight w:val="0"/>
          <w:marTop w:val="0"/>
          <w:marBottom w:val="0"/>
          <w:divBdr>
            <w:top w:val="none" w:sz="0" w:space="0" w:color="auto"/>
            <w:left w:val="none" w:sz="0" w:space="0" w:color="auto"/>
            <w:bottom w:val="none" w:sz="0" w:space="0" w:color="auto"/>
            <w:right w:val="none" w:sz="0" w:space="0" w:color="auto"/>
          </w:divBdr>
        </w:div>
        <w:div w:id="1438408566">
          <w:marLeft w:val="640"/>
          <w:marRight w:val="0"/>
          <w:marTop w:val="0"/>
          <w:marBottom w:val="0"/>
          <w:divBdr>
            <w:top w:val="none" w:sz="0" w:space="0" w:color="auto"/>
            <w:left w:val="none" w:sz="0" w:space="0" w:color="auto"/>
            <w:bottom w:val="none" w:sz="0" w:space="0" w:color="auto"/>
            <w:right w:val="none" w:sz="0" w:space="0" w:color="auto"/>
          </w:divBdr>
        </w:div>
        <w:div w:id="1517188451">
          <w:marLeft w:val="640"/>
          <w:marRight w:val="0"/>
          <w:marTop w:val="0"/>
          <w:marBottom w:val="0"/>
          <w:divBdr>
            <w:top w:val="none" w:sz="0" w:space="0" w:color="auto"/>
            <w:left w:val="none" w:sz="0" w:space="0" w:color="auto"/>
            <w:bottom w:val="none" w:sz="0" w:space="0" w:color="auto"/>
            <w:right w:val="none" w:sz="0" w:space="0" w:color="auto"/>
          </w:divBdr>
        </w:div>
        <w:div w:id="1552184383">
          <w:marLeft w:val="640"/>
          <w:marRight w:val="0"/>
          <w:marTop w:val="0"/>
          <w:marBottom w:val="0"/>
          <w:divBdr>
            <w:top w:val="none" w:sz="0" w:space="0" w:color="auto"/>
            <w:left w:val="none" w:sz="0" w:space="0" w:color="auto"/>
            <w:bottom w:val="none" w:sz="0" w:space="0" w:color="auto"/>
            <w:right w:val="none" w:sz="0" w:space="0" w:color="auto"/>
          </w:divBdr>
        </w:div>
        <w:div w:id="1567565790">
          <w:marLeft w:val="640"/>
          <w:marRight w:val="0"/>
          <w:marTop w:val="0"/>
          <w:marBottom w:val="0"/>
          <w:divBdr>
            <w:top w:val="none" w:sz="0" w:space="0" w:color="auto"/>
            <w:left w:val="none" w:sz="0" w:space="0" w:color="auto"/>
            <w:bottom w:val="none" w:sz="0" w:space="0" w:color="auto"/>
            <w:right w:val="none" w:sz="0" w:space="0" w:color="auto"/>
          </w:divBdr>
        </w:div>
        <w:div w:id="1604681541">
          <w:marLeft w:val="640"/>
          <w:marRight w:val="0"/>
          <w:marTop w:val="0"/>
          <w:marBottom w:val="0"/>
          <w:divBdr>
            <w:top w:val="none" w:sz="0" w:space="0" w:color="auto"/>
            <w:left w:val="none" w:sz="0" w:space="0" w:color="auto"/>
            <w:bottom w:val="none" w:sz="0" w:space="0" w:color="auto"/>
            <w:right w:val="none" w:sz="0" w:space="0" w:color="auto"/>
          </w:divBdr>
        </w:div>
        <w:div w:id="1635722047">
          <w:marLeft w:val="640"/>
          <w:marRight w:val="0"/>
          <w:marTop w:val="0"/>
          <w:marBottom w:val="0"/>
          <w:divBdr>
            <w:top w:val="none" w:sz="0" w:space="0" w:color="auto"/>
            <w:left w:val="none" w:sz="0" w:space="0" w:color="auto"/>
            <w:bottom w:val="none" w:sz="0" w:space="0" w:color="auto"/>
            <w:right w:val="none" w:sz="0" w:space="0" w:color="auto"/>
          </w:divBdr>
        </w:div>
        <w:div w:id="1658222525">
          <w:marLeft w:val="640"/>
          <w:marRight w:val="0"/>
          <w:marTop w:val="0"/>
          <w:marBottom w:val="0"/>
          <w:divBdr>
            <w:top w:val="none" w:sz="0" w:space="0" w:color="auto"/>
            <w:left w:val="none" w:sz="0" w:space="0" w:color="auto"/>
            <w:bottom w:val="none" w:sz="0" w:space="0" w:color="auto"/>
            <w:right w:val="none" w:sz="0" w:space="0" w:color="auto"/>
          </w:divBdr>
        </w:div>
        <w:div w:id="1686252660">
          <w:marLeft w:val="640"/>
          <w:marRight w:val="0"/>
          <w:marTop w:val="0"/>
          <w:marBottom w:val="0"/>
          <w:divBdr>
            <w:top w:val="none" w:sz="0" w:space="0" w:color="auto"/>
            <w:left w:val="none" w:sz="0" w:space="0" w:color="auto"/>
            <w:bottom w:val="none" w:sz="0" w:space="0" w:color="auto"/>
            <w:right w:val="none" w:sz="0" w:space="0" w:color="auto"/>
          </w:divBdr>
        </w:div>
        <w:div w:id="1723870860">
          <w:marLeft w:val="640"/>
          <w:marRight w:val="0"/>
          <w:marTop w:val="0"/>
          <w:marBottom w:val="0"/>
          <w:divBdr>
            <w:top w:val="none" w:sz="0" w:space="0" w:color="auto"/>
            <w:left w:val="none" w:sz="0" w:space="0" w:color="auto"/>
            <w:bottom w:val="none" w:sz="0" w:space="0" w:color="auto"/>
            <w:right w:val="none" w:sz="0" w:space="0" w:color="auto"/>
          </w:divBdr>
        </w:div>
        <w:div w:id="1769614562">
          <w:marLeft w:val="640"/>
          <w:marRight w:val="0"/>
          <w:marTop w:val="0"/>
          <w:marBottom w:val="0"/>
          <w:divBdr>
            <w:top w:val="none" w:sz="0" w:space="0" w:color="auto"/>
            <w:left w:val="none" w:sz="0" w:space="0" w:color="auto"/>
            <w:bottom w:val="none" w:sz="0" w:space="0" w:color="auto"/>
            <w:right w:val="none" w:sz="0" w:space="0" w:color="auto"/>
          </w:divBdr>
        </w:div>
        <w:div w:id="1797020724">
          <w:marLeft w:val="640"/>
          <w:marRight w:val="0"/>
          <w:marTop w:val="0"/>
          <w:marBottom w:val="0"/>
          <w:divBdr>
            <w:top w:val="none" w:sz="0" w:space="0" w:color="auto"/>
            <w:left w:val="none" w:sz="0" w:space="0" w:color="auto"/>
            <w:bottom w:val="none" w:sz="0" w:space="0" w:color="auto"/>
            <w:right w:val="none" w:sz="0" w:space="0" w:color="auto"/>
          </w:divBdr>
        </w:div>
        <w:div w:id="1848330273">
          <w:marLeft w:val="640"/>
          <w:marRight w:val="0"/>
          <w:marTop w:val="0"/>
          <w:marBottom w:val="0"/>
          <w:divBdr>
            <w:top w:val="none" w:sz="0" w:space="0" w:color="auto"/>
            <w:left w:val="none" w:sz="0" w:space="0" w:color="auto"/>
            <w:bottom w:val="none" w:sz="0" w:space="0" w:color="auto"/>
            <w:right w:val="none" w:sz="0" w:space="0" w:color="auto"/>
          </w:divBdr>
        </w:div>
        <w:div w:id="1879118912">
          <w:marLeft w:val="640"/>
          <w:marRight w:val="0"/>
          <w:marTop w:val="0"/>
          <w:marBottom w:val="0"/>
          <w:divBdr>
            <w:top w:val="none" w:sz="0" w:space="0" w:color="auto"/>
            <w:left w:val="none" w:sz="0" w:space="0" w:color="auto"/>
            <w:bottom w:val="none" w:sz="0" w:space="0" w:color="auto"/>
            <w:right w:val="none" w:sz="0" w:space="0" w:color="auto"/>
          </w:divBdr>
        </w:div>
        <w:div w:id="1931574323">
          <w:marLeft w:val="640"/>
          <w:marRight w:val="0"/>
          <w:marTop w:val="0"/>
          <w:marBottom w:val="0"/>
          <w:divBdr>
            <w:top w:val="none" w:sz="0" w:space="0" w:color="auto"/>
            <w:left w:val="none" w:sz="0" w:space="0" w:color="auto"/>
            <w:bottom w:val="none" w:sz="0" w:space="0" w:color="auto"/>
            <w:right w:val="none" w:sz="0" w:space="0" w:color="auto"/>
          </w:divBdr>
        </w:div>
        <w:div w:id="1954552986">
          <w:marLeft w:val="640"/>
          <w:marRight w:val="0"/>
          <w:marTop w:val="0"/>
          <w:marBottom w:val="0"/>
          <w:divBdr>
            <w:top w:val="none" w:sz="0" w:space="0" w:color="auto"/>
            <w:left w:val="none" w:sz="0" w:space="0" w:color="auto"/>
            <w:bottom w:val="none" w:sz="0" w:space="0" w:color="auto"/>
            <w:right w:val="none" w:sz="0" w:space="0" w:color="auto"/>
          </w:divBdr>
        </w:div>
        <w:div w:id="1965774467">
          <w:marLeft w:val="640"/>
          <w:marRight w:val="0"/>
          <w:marTop w:val="0"/>
          <w:marBottom w:val="0"/>
          <w:divBdr>
            <w:top w:val="none" w:sz="0" w:space="0" w:color="auto"/>
            <w:left w:val="none" w:sz="0" w:space="0" w:color="auto"/>
            <w:bottom w:val="none" w:sz="0" w:space="0" w:color="auto"/>
            <w:right w:val="none" w:sz="0" w:space="0" w:color="auto"/>
          </w:divBdr>
        </w:div>
        <w:div w:id="1976518855">
          <w:marLeft w:val="640"/>
          <w:marRight w:val="0"/>
          <w:marTop w:val="0"/>
          <w:marBottom w:val="0"/>
          <w:divBdr>
            <w:top w:val="none" w:sz="0" w:space="0" w:color="auto"/>
            <w:left w:val="none" w:sz="0" w:space="0" w:color="auto"/>
            <w:bottom w:val="none" w:sz="0" w:space="0" w:color="auto"/>
            <w:right w:val="none" w:sz="0" w:space="0" w:color="auto"/>
          </w:divBdr>
        </w:div>
        <w:div w:id="2015378394">
          <w:marLeft w:val="640"/>
          <w:marRight w:val="0"/>
          <w:marTop w:val="0"/>
          <w:marBottom w:val="0"/>
          <w:divBdr>
            <w:top w:val="none" w:sz="0" w:space="0" w:color="auto"/>
            <w:left w:val="none" w:sz="0" w:space="0" w:color="auto"/>
            <w:bottom w:val="none" w:sz="0" w:space="0" w:color="auto"/>
            <w:right w:val="none" w:sz="0" w:space="0" w:color="auto"/>
          </w:divBdr>
        </w:div>
        <w:div w:id="2020505282">
          <w:marLeft w:val="640"/>
          <w:marRight w:val="0"/>
          <w:marTop w:val="0"/>
          <w:marBottom w:val="0"/>
          <w:divBdr>
            <w:top w:val="none" w:sz="0" w:space="0" w:color="auto"/>
            <w:left w:val="none" w:sz="0" w:space="0" w:color="auto"/>
            <w:bottom w:val="none" w:sz="0" w:space="0" w:color="auto"/>
            <w:right w:val="none" w:sz="0" w:space="0" w:color="auto"/>
          </w:divBdr>
        </w:div>
        <w:div w:id="2044205716">
          <w:marLeft w:val="640"/>
          <w:marRight w:val="0"/>
          <w:marTop w:val="0"/>
          <w:marBottom w:val="0"/>
          <w:divBdr>
            <w:top w:val="none" w:sz="0" w:space="0" w:color="auto"/>
            <w:left w:val="none" w:sz="0" w:space="0" w:color="auto"/>
            <w:bottom w:val="none" w:sz="0" w:space="0" w:color="auto"/>
            <w:right w:val="none" w:sz="0" w:space="0" w:color="auto"/>
          </w:divBdr>
        </w:div>
        <w:div w:id="2071607330">
          <w:marLeft w:val="640"/>
          <w:marRight w:val="0"/>
          <w:marTop w:val="0"/>
          <w:marBottom w:val="0"/>
          <w:divBdr>
            <w:top w:val="none" w:sz="0" w:space="0" w:color="auto"/>
            <w:left w:val="none" w:sz="0" w:space="0" w:color="auto"/>
            <w:bottom w:val="none" w:sz="0" w:space="0" w:color="auto"/>
            <w:right w:val="none" w:sz="0" w:space="0" w:color="auto"/>
          </w:divBdr>
        </w:div>
        <w:div w:id="2091191291">
          <w:marLeft w:val="640"/>
          <w:marRight w:val="0"/>
          <w:marTop w:val="0"/>
          <w:marBottom w:val="0"/>
          <w:divBdr>
            <w:top w:val="none" w:sz="0" w:space="0" w:color="auto"/>
            <w:left w:val="none" w:sz="0" w:space="0" w:color="auto"/>
            <w:bottom w:val="none" w:sz="0" w:space="0" w:color="auto"/>
            <w:right w:val="none" w:sz="0" w:space="0" w:color="auto"/>
          </w:divBdr>
        </w:div>
        <w:div w:id="2130854551">
          <w:marLeft w:val="640"/>
          <w:marRight w:val="0"/>
          <w:marTop w:val="0"/>
          <w:marBottom w:val="0"/>
          <w:divBdr>
            <w:top w:val="none" w:sz="0" w:space="0" w:color="auto"/>
            <w:left w:val="none" w:sz="0" w:space="0" w:color="auto"/>
            <w:bottom w:val="none" w:sz="0" w:space="0" w:color="auto"/>
            <w:right w:val="none" w:sz="0" w:space="0" w:color="auto"/>
          </w:divBdr>
        </w:div>
      </w:divsChild>
    </w:div>
    <w:div w:id="2017534828">
      <w:bodyDiv w:val="1"/>
      <w:marLeft w:val="0"/>
      <w:marRight w:val="0"/>
      <w:marTop w:val="0"/>
      <w:marBottom w:val="0"/>
      <w:divBdr>
        <w:top w:val="none" w:sz="0" w:space="0" w:color="auto"/>
        <w:left w:val="none" w:sz="0" w:space="0" w:color="auto"/>
        <w:bottom w:val="none" w:sz="0" w:space="0" w:color="auto"/>
        <w:right w:val="none" w:sz="0" w:space="0" w:color="auto"/>
      </w:divBdr>
    </w:div>
    <w:div w:id="2020814237">
      <w:bodyDiv w:val="1"/>
      <w:marLeft w:val="0"/>
      <w:marRight w:val="0"/>
      <w:marTop w:val="0"/>
      <w:marBottom w:val="0"/>
      <w:divBdr>
        <w:top w:val="none" w:sz="0" w:space="0" w:color="auto"/>
        <w:left w:val="none" w:sz="0" w:space="0" w:color="auto"/>
        <w:bottom w:val="none" w:sz="0" w:space="0" w:color="auto"/>
        <w:right w:val="none" w:sz="0" w:space="0" w:color="auto"/>
      </w:divBdr>
      <w:divsChild>
        <w:div w:id="2780196">
          <w:marLeft w:val="640"/>
          <w:marRight w:val="0"/>
          <w:marTop w:val="0"/>
          <w:marBottom w:val="0"/>
          <w:divBdr>
            <w:top w:val="none" w:sz="0" w:space="0" w:color="auto"/>
            <w:left w:val="none" w:sz="0" w:space="0" w:color="auto"/>
            <w:bottom w:val="none" w:sz="0" w:space="0" w:color="auto"/>
            <w:right w:val="none" w:sz="0" w:space="0" w:color="auto"/>
          </w:divBdr>
        </w:div>
        <w:div w:id="16784350">
          <w:marLeft w:val="640"/>
          <w:marRight w:val="0"/>
          <w:marTop w:val="0"/>
          <w:marBottom w:val="0"/>
          <w:divBdr>
            <w:top w:val="none" w:sz="0" w:space="0" w:color="auto"/>
            <w:left w:val="none" w:sz="0" w:space="0" w:color="auto"/>
            <w:bottom w:val="none" w:sz="0" w:space="0" w:color="auto"/>
            <w:right w:val="none" w:sz="0" w:space="0" w:color="auto"/>
          </w:divBdr>
        </w:div>
        <w:div w:id="30687254">
          <w:marLeft w:val="640"/>
          <w:marRight w:val="0"/>
          <w:marTop w:val="0"/>
          <w:marBottom w:val="0"/>
          <w:divBdr>
            <w:top w:val="none" w:sz="0" w:space="0" w:color="auto"/>
            <w:left w:val="none" w:sz="0" w:space="0" w:color="auto"/>
            <w:bottom w:val="none" w:sz="0" w:space="0" w:color="auto"/>
            <w:right w:val="none" w:sz="0" w:space="0" w:color="auto"/>
          </w:divBdr>
        </w:div>
        <w:div w:id="39325146">
          <w:marLeft w:val="640"/>
          <w:marRight w:val="0"/>
          <w:marTop w:val="0"/>
          <w:marBottom w:val="0"/>
          <w:divBdr>
            <w:top w:val="none" w:sz="0" w:space="0" w:color="auto"/>
            <w:left w:val="none" w:sz="0" w:space="0" w:color="auto"/>
            <w:bottom w:val="none" w:sz="0" w:space="0" w:color="auto"/>
            <w:right w:val="none" w:sz="0" w:space="0" w:color="auto"/>
          </w:divBdr>
        </w:div>
        <w:div w:id="41638758">
          <w:marLeft w:val="640"/>
          <w:marRight w:val="0"/>
          <w:marTop w:val="0"/>
          <w:marBottom w:val="0"/>
          <w:divBdr>
            <w:top w:val="none" w:sz="0" w:space="0" w:color="auto"/>
            <w:left w:val="none" w:sz="0" w:space="0" w:color="auto"/>
            <w:bottom w:val="none" w:sz="0" w:space="0" w:color="auto"/>
            <w:right w:val="none" w:sz="0" w:space="0" w:color="auto"/>
          </w:divBdr>
        </w:div>
        <w:div w:id="49500476">
          <w:marLeft w:val="640"/>
          <w:marRight w:val="0"/>
          <w:marTop w:val="0"/>
          <w:marBottom w:val="0"/>
          <w:divBdr>
            <w:top w:val="none" w:sz="0" w:space="0" w:color="auto"/>
            <w:left w:val="none" w:sz="0" w:space="0" w:color="auto"/>
            <w:bottom w:val="none" w:sz="0" w:space="0" w:color="auto"/>
            <w:right w:val="none" w:sz="0" w:space="0" w:color="auto"/>
          </w:divBdr>
        </w:div>
        <w:div w:id="55007382">
          <w:marLeft w:val="640"/>
          <w:marRight w:val="0"/>
          <w:marTop w:val="0"/>
          <w:marBottom w:val="0"/>
          <w:divBdr>
            <w:top w:val="none" w:sz="0" w:space="0" w:color="auto"/>
            <w:left w:val="none" w:sz="0" w:space="0" w:color="auto"/>
            <w:bottom w:val="none" w:sz="0" w:space="0" w:color="auto"/>
            <w:right w:val="none" w:sz="0" w:space="0" w:color="auto"/>
          </w:divBdr>
        </w:div>
        <w:div w:id="66810911">
          <w:marLeft w:val="640"/>
          <w:marRight w:val="0"/>
          <w:marTop w:val="0"/>
          <w:marBottom w:val="0"/>
          <w:divBdr>
            <w:top w:val="none" w:sz="0" w:space="0" w:color="auto"/>
            <w:left w:val="none" w:sz="0" w:space="0" w:color="auto"/>
            <w:bottom w:val="none" w:sz="0" w:space="0" w:color="auto"/>
            <w:right w:val="none" w:sz="0" w:space="0" w:color="auto"/>
          </w:divBdr>
        </w:div>
        <w:div w:id="100031891">
          <w:marLeft w:val="640"/>
          <w:marRight w:val="0"/>
          <w:marTop w:val="0"/>
          <w:marBottom w:val="0"/>
          <w:divBdr>
            <w:top w:val="none" w:sz="0" w:space="0" w:color="auto"/>
            <w:left w:val="none" w:sz="0" w:space="0" w:color="auto"/>
            <w:bottom w:val="none" w:sz="0" w:space="0" w:color="auto"/>
            <w:right w:val="none" w:sz="0" w:space="0" w:color="auto"/>
          </w:divBdr>
        </w:div>
        <w:div w:id="108933654">
          <w:marLeft w:val="640"/>
          <w:marRight w:val="0"/>
          <w:marTop w:val="0"/>
          <w:marBottom w:val="0"/>
          <w:divBdr>
            <w:top w:val="none" w:sz="0" w:space="0" w:color="auto"/>
            <w:left w:val="none" w:sz="0" w:space="0" w:color="auto"/>
            <w:bottom w:val="none" w:sz="0" w:space="0" w:color="auto"/>
            <w:right w:val="none" w:sz="0" w:space="0" w:color="auto"/>
          </w:divBdr>
        </w:div>
        <w:div w:id="130098181">
          <w:marLeft w:val="640"/>
          <w:marRight w:val="0"/>
          <w:marTop w:val="0"/>
          <w:marBottom w:val="0"/>
          <w:divBdr>
            <w:top w:val="none" w:sz="0" w:space="0" w:color="auto"/>
            <w:left w:val="none" w:sz="0" w:space="0" w:color="auto"/>
            <w:bottom w:val="none" w:sz="0" w:space="0" w:color="auto"/>
            <w:right w:val="none" w:sz="0" w:space="0" w:color="auto"/>
          </w:divBdr>
        </w:div>
        <w:div w:id="138305224">
          <w:marLeft w:val="640"/>
          <w:marRight w:val="0"/>
          <w:marTop w:val="0"/>
          <w:marBottom w:val="0"/>
          <w:divBdr>
            <w:top w:val="none" w:sz="0" w:space="0" w:color="auto"/>
            <w:left w:val="none" w:sz="0" w:space="0" w:color="auto"/>
            <w:bottom w:val="none" w:sz="0" w:space="0" w:color="auto"/>
            <w:right w:val="none" w:sz="0" w:space="0" w:color="auto"/>
          </w:divBdr>
        </w:div>
        <w:div w:id="167450631">
          <w:marLeft w:val="640"/>
          <w:marRight w:val="0"/>
          <w:marTop w:val="0"/>
          <w:marBottom w:val="0"/>
          <w:divBdr>
            <w:top w:val="none" w:sz="0" w:space="0" w:color="auto"/>
            <w:left w:val="none" w:sz="0" w:space="0" w:color="auto"/>
            <w:bottom w:val="none" w:sz="0" w:space="0" w:color="auto"/>
            <w:right w:val="none" w:sz="0" w:space="0" w:color="auto"/>
          </w:divBdr>
        </w:div>
        <w:div w:id="194387892">
          <w:marLeft w:val="640"/>
          <w:marRight w:val="0"/>
          <w:marTop w:val="0"/>
          <w:marBottom w:val="0"/>
          <w:divBdr>
            <w:top w:val="none" w:sz="0" w:space="0" w:color="auto"/>
            <w:left w:val="none" w:sz="0" w:space="0" w:color="auto"/>
            <w:bottom w:val="none" w:sz="0" w:space="0" w:color="auto"/>
            <w:right w:val="none" w:sz="0" w:space="0" w:color="auto"/>
          </w:divBdr>
        </w:div>
        <w:div w:id="216816815">
          <w:marLeft w:val="640"/>
          <w:marRight w:val="0"/>
          <w:marTop w:val="0"/>
          <w:marBottom w:val="0"/>
          <w:divBdr>
            <w:top w:val="none" w:sz="0" w:space="0" w:color="auto"/>
            <w:left w:val="none" w:sz="0" w:space="0" w:color="auto"/>
            <w:bottom w:val="none" w:sz="0" w:space="0" w:color="auto"/>
            <w:right w:val="none" w:sz="0" w:space="0" w:color="auto"/>
          </w:divBdr>
        </w:div>
        <w:div w:id="224412235">
          <w:marLeft w:val="640"/>
          <w:marRight w:val="0"/>
          <w:marTop w:val="0"/>
          <w:marBottom w:val="0"/>
          <w:divBdr>
            <w:top w:val="none" w:sz="0" w:space="0" w:color="auto"/>
            <w:left w:val="none" w:sz="0" w:space="0" w:color="auto"/>
            <w:bottom w:val="none" w:sz="0" w:space="0" w:color="auto"/>
            <w:right w:val="none" w:sz="0" w:space="0" w:color="auto"/>
          </w:divBdr>
        </w:div>
        <w:div w:id="231815000">
          <w:marLeft w:val="640"/>
          <w:marRight w:val="0"/>
          <w:marTop w:val="0"/>
          <w:marBottom w:val="0"/>
          <w:divBdr>
            <w:top w:val="none" w:sz="0" w:space="0" w:color="auto"/>
            <w:left w:val="none" w:sz="0" w:space="0" w:color="auto"/>
            <w:bottom w:val="none" w:sz="0" w:space="0" w:color="auto"/>
            <w:right w:val="none" w:sz="0" w:space="0" w:color="auto"/>
          </w:divBdr>
        </w:div>
        <w:div w:id="232393670">
          <w:marLeft w:val="640"/>
          <w:marRight w:val="0"/>
          <w:marTop w:val="0"/>
          <w:marBottom w:val="0"/>
          <w:divBdr>
            <w:top w:val="none" w:sz="0" w:space="0" w:color="auto"/>
            <w:left w:val="none" w:sz="0" w:space="0" w:color="auto"/>
            <w:bottom w:val="none" w:sz="0" w:space="0" w:color="auto"/>
            <w:right w:val="none" w:sz="0" w:space="0" w:color="auto"/>
          </w:divBdr>
        </w:div>
        <w:div w:id="233664558">
          <w:marLeft w:val="640"/>
          <w:marRight w:val="0"/>
          <w:marTop w:val="0"/>
          <w:marBottom w:val="0"/>
          <w:divBdr>
            <w:top w:val="none" w:sz="0" w:space="0" w:color="auto"/>
            <w:left w:val="none" w:sz="0" w:space="0" w:color="auto"/>
            <w:bottom w:val="none" w:sz="0" w:space="0" w:color="auto"/>
            <w:right w:val="none" w:sz="0" w:space="0" w:color="auto"/>
          </w:divBdr>
        </w:div>
        <w:div w:id="258757194">
          <w:marLeft w:val="640"/>
          <w:marRight w:val="0"/>
          <w:marTop w:val="0"/>
          <w:marBottom w:val="0"/>
          <w:divBdr>
            <w:top w:val="none" w:sz="0" w:space="0" w:color="auto"/>
            <w:left w:val="none" w:sz="0" w:space="0" w:color="auto"/>
            <w:bottom w:val="none" w:sz="0" w:space="0" w:color="auto"/>
            <w:right w:val="none" w:sz="0" w:space="0" w:color="auto"/>
          </w:divBdr>
        </w:div>
        <w:div w:id="278074512">
          <w:marLeft w:val="640"/>
          <w:marRight w:val="0"/>
          <w:marTop w:val="0"/>
          <w:marBottom w:val="0"/>
          <w:divBdr>
            <w:top w:val="none" w:sz="0" w:space="0" w:color="auto"/>
            <w:left w:val="none" w:sz="0" w:space="0" w:color="auto"/>
            <w:bottom w:val="none" w:sz="0" w:space="0" w:color="auto"/>
            <w:right w:val="none" w:sz="0" w:space="0" w:color="auto"/>
          </w:divBdr>
        </w:div>
        <w:div w:id="320351381">
          <w:marLeft w:val="640"/>
          <w:marRight w:val="0"/>
          <w:marTop w:val="0"/>
          <w:marBottom w:val="0"/>
          <w:divBdr>
            <w:top w:val="none" w:sz="0" w:space="0" w:color="auto"/>
            <w:left w:val="none" w:sz="0" w:space="0" w:color="auto"/>
            <w:bottom w:val="none" w:sz="0" w:space="0" w:color="auto"/>
            <w:right w:val="none" w:sz="0" w:space="0" w:color="auto"/>
          </w:divBdr>
        </w:div>
        <w:div w:id="339703396">
          <w:marLeft w:val="640"/>
          <w:marRight w:val="0"/>
          <w:marTop w:val="0"/>
          <w:marBottom w:val="0"/>
          <w:divBdr>
            <w:top w:val="none" w:sz="0" w:space="0" w:color="auto"/>
            <w:left w:val="none" w:sz="0" w:space="0" w:color="auto"/>
            <w:bottom w:val="none" w:sz="0" w:space="0" w:color="auto"/>
            <w:right w:val="none" w:sz="0" w:space="0" w:color="auto"/>
          </w:divBdr>
        </w:div>
        <w:div w:id="340354609">
          <w:marLeft w:val="640"/>
          <w:marRight w:val="0"/>
          <w:marTop w:val="0"/>
          <w:marBottom w:val="0"/>
          <w:divBdr>
            <w:top w:val="none" w:sz="0" w:space="0" w:color="auto"/>
            <w:left w:val="none" w:sz="0" w:space="0" w:color="auto"/>
            <w:bottom w:val="none" w:sz="0" w:space="0" w:color="auto"/>
            <w:right w:val="none" w:sz="0" w:space="0" w:color="auto"/>
          </w:divBdr>
        </w:div>
        <w:div w:id="355740867">
          <w:marLeft w:val="640"/>
          <w:marRight w:val="0"/>
          <w:marTop w:val="0"/>
          <w:marBottom w:val="0"/>
          <w:divBdr>
            <w:top w:val="none" w:sz="0" w:space="0" w:color="auto"/>
            <w:left w:val="none" w:sz="0" w:space="0" w:color="auto"/>
            <w:bottom w:val="none" w:sz="0" w:space="0" w:color="auto"/>
            <w:right w:val="none" w:sz="0" w:space="0" w:color="auto"/>
          </w:divBdr>
        </w:div>
        <w:div w:id="386027686">
          <w:marLeft w:val="640"/>
          <w:marRight w:val="0"/>
          <w:marTop w:val="0"/>
          <w:marBottom w:val="0"/>
          <w:divBdr>
            <w:top w:val="none" w:sz="0" w:space="0" w:color="auto"/>
            <w:left w:val="none" w:sz="0" w:space="0" w:color="auto"/>
            <w:bottom w:val="none" w:sz="0" w:space="0" w:color="auto"/>
            <w:right w:val="none" w:sz="0" w:space="0" w:color="auto"/>
          </w:divBdr>
        </w:div>
        <w:div w:id="454371445">
          <w:marLeft w:val="640"/>
          <w:marRight w:val="0"/>
          <w:marTop w:val="0"/>
          <w:marBottom w:val="0"/>
          <w:divBdr>
            <w:top w:val="none" w:sz="0" w:space="0" w:color="auto"/>
            <w:left w:val="none" w:sz="0" w:space="0" w:color="auto"/>
            <w:bottom w:val="none" w:sz="0" w:space="0" w:color="auto"/>
            <w:right w:val="none" w:sz="0" w:space="0" w:color="auto"/>
          </w:divBdr>
        </w:div>
        <w:div w:id="527841844">
          <w:marLeft w:val="640"/>
          <w:marRight w:val="0"/>
          <w:marTop w:val="0"/>
          <w:marBottom w:val="0"/>
          <w:divBdr>
            <w:top w:val="none" w:sz="0" w:space="0" w:color="auto"/>
            <w:left w:val="none" w:sz="0" w:space="0" w:color="auto"/>
            <w:bottom w:val="none" w:sz="0" w:space="0" w:color="auto"/>
            <w:right w:val="none" w:sz="0" w:space="0" w:color="auto"/>
          </w:divBdr>
        </w:div>
        <w:div w:id="609704898">
          <w:marLeft w:val="640"/>
          <w:marRight w:val="0"/>
          <w:marTop w:val="0"/>
          <w:marBottom w:val="0"/>
          <w:divBdr>
            <w:top w:val="none" w:sz="0" w:space="0" w:color="auto"/>
            <w:left w:val="none" w:sz="0" w:space="0" w:color="auto"/>
            <w:bottom w:val="none" w:sz="0" w:space="0" w:color="auto"/>
            <w:right w:val="none" w:sz="0" w:space="0" w:color="auto"/>
          </w:divBdr>
        </w:div>
        <w:div w:id="614169565">
          <w:marLeft w:val="640"/>
          <w:marRight w:val="0"/>
          <w:marTop w:val="0"/>
          <w:marBottom w:val="0"/>
          <w:divBdr>
            <w:top w:val="none" w:sz="0" w:space="0" w:color="auto"/>
            <w:left w:val="none" w:sz="0" w:space="0" w:color="auto"/>
            <w:bottom w:val="none" w:sz="0" w:space="0" w:color="auto"/>
            <w:right w:val="none" w:sz="0" w:space="0" w:color="auto"/>
          </w:divBdr>
        </w:div>
        <w:div w:id="640110141">
          <w:marLeft w:val="640"/>
          <w:marRight w:val="0"/>
          <w:marTop w:val="0"/>
          <w:marBottom w:val="0"/>
          <w:divBdr>
            <w:top w:val="none" w:sz="0" w:space="0" w:color="auto"/>
            <w:left w:val="none" w:sz="0" w:space="0" w:color="auto"/>
            <w:bottom w:val="none" w:sz="0" w:space="0" w:color="auto"/>
            <w:right w:val="none" w:sz="0" w:space="0" w:color="auto"/>
          </w:divBdr>
        </w:div>
        <w:div w:id="645016887">
          <w:marLeft w:val="640"/>
          <w:marRight w:val="0"/>
          <w:marTop w:val="0"/>
          <w:marBottom w:val="0"/>
          <w:divBdr>
            <w:top w:val="none" w:sz="0" w:space="0" w:color="auto"/>
            <w:left w:val="none" w:sz="0" w:space="0" w:color="auto"/>
            <w:bottom w:val="none" w:sz="0" w:space="0" w:color="auto"/>
            <w:right w:val="none" w:sz="0" w:space="0" w:color="auto"/>
          </w:divBdr>
        </w:div>
        <w:div w:id="683438892">
          <w:marLeft w:val="640"/>
          <w:marRight w:val="0"/>
          <w:marTop w:val="0"/>
          <w:marBottom w:val="0"/>
          <w:divBdr>
            <w:top w:val="none" w:sz="0" w:space="0" w:color="auto"/>
            <w:left w:val="none" w:sz="0" w:space="0" w:color="auto"/>
            <w:bottom w:val="none" w:sz="0" w:space="0" w:color="auto"/>
            <w:right w:val="none" w:sz="0" w:space="0" w:color="auto"/>
          </w:divBdr>
        </w:div>
        <w:div w:id="697197114">
          <w:marLeft w:val="640"/>
          <w:marRight w:val="0"/>
          <w:marTop w:val="0"/>
          <w:marBottom w:val="0"/>
          <w:divBdr>
            <w:top w:val="none" w:sz="0" w:space="0" w:color="auto"/>
            <w:left w:val="none" w:sz="0" w:space="0" w:color="auto"/>
            <w:bottom w:val="none" w:sz="0" w:space="0" w:color="auto"/>
            <w:right w:val="none" w:sz="0" w:space="0" w:color="auto"/>
          </w:divBdr>
        </w:div>
        <w:div w:id="722825344">
          <w:marLeft w:val="640"/>
          <w:marRight w:val="0"/>
          <w:marTop w:val="0"/>
          <w:marBottom w:val="0"/>
          <w:divBdr>
            <w:top w:val="none" w:sz="0" w:space="0" w:color="auto"/>
            <w:left w:val="none" w:sz="0" w:space="0" w:color="auto"/>
            <w:bottom w:val="none" w:sz="0" w:space="0" w:color="auto"/>
            <w:right w:val="none" w:sz="0" w:space="0" w:color="auto"/>
          </w:divBdr>
        </w:div>
        <w:div w:id="740953189">
          <w:marLeft w:val="640"/>
          <w:marRight w:val="0"/>
          <w:marTop w:val="0"/>
          <w:marBottom w:val="0"/>
          <w:divBdr>
            <w:top w:val="none" w:sz="0" w:space="0" w:color="auto"/>
            <w:left w:val="none" w:sz="0" w:space="0" w:color="auto"/>
            <w:bottom w:val="none" w:sz="0" w:space="0" w:color="auto"/>
            <w:right w:val="none" w:sz="0" w:space="0" w:color="auto"/>
          </w:divBdr>
        </w:div>
        <w:div w:id="758520494">
          <w:marLeft w:val="640"/>
          <w:marRight w:val="0"/>
          <w:marTop w:val="0"/>
          <w:marBottom w:val="0"/>
          <w:divBdr>
            <w:top w:val="none" w:sz="0" w:space="0" w:color="auto"/>
            <w:left w:val="none" w:sz="0" w:space="0" w:color="auto"/>
            <w:bottom w:val="none" w:sz="0" w:space="0" w:color="auto"/>
            <w:right w:val="none" w:sz="0" w:space="0" w:color="auto"/>
          </w:divBdr>
        </w:div>
        <w:div w:id="761683473">
          <w:marLeft w:val="640"/>
          <w:marRight w:val="0"/>
          <w:marTop w:val="0"/>
          <w:marBottom w:val="0"/>
          <w:divBdr>
            <w:top w:val="none" w:sz="0" w:space="0" w:color="auto"/>
            <w:left w:val="none" w:sz="0" w:space="0" w:color="auto"/>
            <w:bottom w:val="none" w:sz="0" w:space="0" w:color="auto"/>
            <w:right w:val="none" w:sz="0" w:space="0" w:color="auto"/>
          </w:divBdr>
        </w:div>
        <w:div w:id="788931378">
          <w:marLeft w:val="640"/>
          <w:marRight w:val="0"/>
          <w:marTop w:val="0"/>
          <w:marBottom w:val="0"/>
          <w:divBdr>
            <w:top w:val="none" w:sz="0" w:space="0" w:color="auto"/>
            <w:left w:val="none" w:sz="0" w:space="0" w:color="auto"/>
            <w:bottom w:val="none" w:sz="0" w:space="0" w:color="auto"/>
            <w:right w:val="none" w:sz="0" w:space="0" w:color="auto"/>
          </w:divBdr>
        </w:div>
        <w:div w:id="807817745">
          <w:marLeft w:val="640"/>
          <w:marRight w:val="0"/>
          <w:marTop w:val="0"/>
          <w:marBottom w:val="0"/>
          <w:divBdr>
            <w:top w:val="none" w:sz="0" w:space="0" w:color="auto"/>
            <w:left w:val="none" w:sz="0" w:space="0" w:color="auto"/>
            <w:bottom w:val="none" w:sz="0" w:space="0" w:color="auto"/>
            <w:right w:val="none" w:sz="0" w:space="0" w:color="auto"/>
          </w:divBdr>
        </w:div>
        <w:div w:id="864758011">
          <w:marLeft w:val="640"/>
          <w:marRight w:val="0"/>
          <w:marTop w:val="0"/>
          <w:marBottom w:val="0"/>
          <w:divBdr>
            <w:top w:val="none" w:sz="0" w:space="0" w:color="auto"/>
            <w:left w:val="none" w:sz="0" w:space="0" w:color="auto"/>
            <w:bottom w:val="none" w:sz="0" w:space="0" w:color="auto"/>
            <w:right w:val="none" w:sz="0" w:space="0" w:color="auto"/>
          </w:divBdr>
        </w:div>
        <w:div w:id="926115303">
          <w:marLeft w:val="640"/>
          <w:marRight w:val="0"/>
          <w:marTop w:val="0"/>
          <w:marBottom w:val="0"/>
          <w:divBdr>
            <w:top w:val="none" w:sz="0" w:space="0" w:color="auto"/>
            <w:left w:val="none" w:sz="0" w:space="0" w:color="auto"/>
            <w:bottom w:val="none" w:sz="0" w:space="0" w:color="auto"/>
            <w:right w:val="none" w:sz="0" w:space="0" w:color="auto"/>
          </w:divBdr>
        </w:div>
        <w:div w:id="949048191">
          <w:marLeft w:val="640"/>
          <w:marRight w:val="0"/>
          <w:marTop w:val="0"/>
          <w:marBottom w:val="0"/>
          <w:divBdr>
            <w:top w:val="none" w:sz="0" w:space="0" w:color="auto"/>
            <w:left w:val="none" w:sz="0" w:space="0" w:color="auto"/>
            <w:bottom w:val="none" w:sz="0" w:space="0" w:color="auto"/>
            <w:right w:val="none" w:sz="0" w:space="0" w:color="auto"/>
          </w:divBdr>
        </w:div>
        <w:div w:id="965432684">
          <w:marLeft w:val="640"/>
          <w:marRight w:val="0"/>
          <w:marTop w:val="0"/>
          <w:marBottom w:val="0"/>
          <w:divBdr>
            <w:top w:val="none" w:sz="0" w:space="0" w:color="auto"/>
            <w:left w:val="none" w:sz="0" w:space="0" w:color="auto"/>
            <w:bottom w:val="none" w:sz="0" w:space="0" w:color="auto"/>
            <w:right w:val="none" w:sz="0" w:space="0" w:color="auto"/>
          </w:divBdr>
        </w:div>
        <w:div w:id="979961820">
          <w:marLeft w:val="640"/>
          <w:marRight w:val="0"/>
          <w:marTop w:val="0"/>
          <w:marBottom w:val="0"/>
          <w:divBdr>
            <w:top w:val="none" w:sz="0" w:space="0" w:color="auto"/>
            <w:left w:val="none" w:sz="0" w:space="0" w:color="auto"/>
            <w:bottom w:val="none" w:sz="0" w:space="0" w:color="auto"/>
            <w:right w:val="none" w:sz="0" w:space="0" w:color="auto"/>
          </w:divBdr>
        </w:div>
        <w:div w:id="982612927">
          <w:marLeft w:val="640"/>
          <w:marRight w:val="0"/>
          <w:marTop w:val="0"/>
          <w:marBottom w:val="0"/>
          <w:divBdr>
            <w:top w:val="none" w:sz="0" w:space="0" w:color="auto"/>
            <w:left w:val="none" w:sz="0" w:space="0" w:color="auto"/>
            <w:bottom w:val="none" w:sz="0" w:space="0" w:color="auto"/>
            <w:right w:val="none" w:sz="0" w:space="0" w:color="auto"/>
          </w:divBdr>
        </w:div>
        <w:div w:id="997928474">
          <w:marLeft w:val="640"/>
          <w:marRight w:val="0"/>
          <w:marTop w:val="0"/>
          <w:marBottom w:val="0"/>
          <w:divBdr>
            <w:top w:val="none" w:sz="0" w:space="0" w:color="auto"/>
            <w:left w:val="none" w:sz="0" w:space="0" w:color="auto"/>
            <w:bottom w:val="none" w:sz="0" w:space="0" w:color="auto"/>
            <w:right w:val="none" w:sz="0" w:space="0" w:color="auto"/>
          </w:divBdr>
        </w:div>
        <w:div w:id="1002659704">
          <w:marLeft w:val="640"/>
          <w:marRight w:val="0"/>
          <w:marTop w:val="0"/>
          <w:marBottom w:val="0"/>
          <w:divBdr>
            <w:top w:val="none" w:sz="0" w:space="0" w:color="auto"/>
            <w:left w:val="none" w:sz="0" w:space="0" w:color="auto"/>
            <w:bottom w:val="none" w:sz="0" w:space="0" w:color="auto"/>
            <w:right w:val="none" w:sz="0" w:space="0" w:color="auto"/>
          </w:divBdr>
        </w:div>
        <w:div w:id="1023357620">
          <w:marLeft w:val="640"/>
          <w:marRight w:val="0"/>
          <w:marTop w:val="0"/>
          <w:marBottom w:val="0"/>
          <w:divBdr>
            <w:top w:val="none" w:sz="0" w:space="0" w:color="auto"/>
            <w:left w:val="none" w:sz="0" w:space="0" w:color="auto"/>
            <w:bottom w:val="none" w:sz="0" w:space="0" w:color="auto"/>
            <w:right w:val="none" w:sz="0" w:space="0" w:color="auto"/>
          </w:divBdr>
        </w:div>
        <w:div w:id="1034379752">
          <w:marLeft w:val="640"/>
          <w:marRight w:val="0"/>
          <w:marTop w:val="0"/>
          <w:marBottom w:val="0"/>
          <w:divBdr>
            <w:top w:val="none" w:sz="0" w:space="0" w:color="auto"/>
            <w:left w:val="none" w:sz="0" w:space="0" w:color="auto"/>
            <w:bottom w:val="none" w:sz="0" w:space="0" w:color="auto"/>
            <w:right w:val="none" w:sz="0" w:space="0" w:color="auto"/>
          </w:divBdr>
        </w:div>
        <w:div w:id="1112938149">
          <w:marLeft w:val="640"/>
          <w:marRight w:val="0"/>
          <w:marTop w:val="0"/>
          <w:marBottom w:val="0"/>
          <w:divBdr>
            <w:top w:val="none" w:sz="0" w:space="0" w:color="auto"/>
            <w:left w:val="none" w:sz="0" w:space="0" w:color="auto"/>
            <w:bottom w:val="none" w:sz="0" w:space="0" w:color="auto"/>
            <w:right w:val="none" w:sz="0" w:space="0" w:color="auto"/>
          </w:divBdr>
        </w:div>
        <w:div w:id="1114636467">
          <w:marLeft w:val="640"/>
          <w:marRight w:val="0"/>
          <w:marTop w:val="0"/>
          <w:marBottom w:val="0"/>
          <w:divBdr>
            <w:top w:val="none" w:sz="0" w:space="0" w:color="auto"/>
            <w:left w:val="none" w:sz="0" w:space="0" w:color="auto"/>
            <w:bottom w:val="none" w:sz="0" w:space="0" w:color="auto"/>
            <w:right w:val="none" w:sz="0" w:space="0" w:color="auto"/>
          </w:divBdr>
        </w:div>
        <w:div w:id="1122964187">
          <w:marLeft w:val="640"/>
          <w:marRight w:val="0"/>
          <w:marTop w:val="0"/>
          <w:marBottom w:val="0"/>
          <w:divBdr>
            <w:top w:val="none" w:sz="0" w:space="0" w:color="auto"/>
            <w:left w:val="none" w:sz="0" w:space="0" w:color="auto"/>
            <w:bottom w:val="none" w:sz="0" w:space="0" w:color="auto"/>
            <w:right w:val="none" w:sz="0" w:space="0" w:color="auto"/>
          </w:divBdr>
        </w:div>
        <w:div w:id="1123301988">
          <w:marLeft w:val="640"/>
          <w:marRight w:val="0"/>
          <w:marTop w:val="0"/>
          <w:marBottom w:val="0"/>
          <w:divBdr>
            <w:top w:val="none" w:sz="0" w:space="0" w:color="auto"/>
            <w:left w:val="none" w:sz="0" w:space="0" w:color="auto"/>
            <w:bottom w:val="none" w:sz="0" w:space="0" w:color="auto"/>
            <w:right w:val="none" w:sz="0" w:space="0" w:color="auto"/>
          </w:divBdr>
        </w:div>
        <w:div w:id="1186287584">
          <w:marLeft w:val="640"/>
          <w:marRight w:val="0"/>
          <w:marTop w:val="0"/>
          <w:marBottom w:val="0"/>
          <w:divBdr>
            <w:top w:val="none" w:sz="0" w:space="0" w:color="auto"/>
            <w:left w:val="none" w:sz="0" w:space="0" w:color="auto"/>
            <w:bottom w:val="none" w:sz="0" w:space="0" w:color="auto"/>
            <w:right w:val="none" w:sz="0" w:space="0" w:color="auto"/>
          </w:divBdr>
        </w:div>
        <w:div w:id="1219516336">
          <w:marLeft w:val="640"/>
          <w:marRight w:val="0"/>
          <w:marTop w:val="0"/>
          <w:marBottom w:val="0"/>
          <w:divBdr>
            <w:top w:val="none" w:sz="0" w:space="0" w:color="auto"/>
            <w:left w:val="none" w:sz="0" w:space="0" w:color="auto"/>
            <w:bottom w:val="none" w:sz="0" w:space="0" w:color="auto"/>
            <w:right w:val="none" w:sz="0" w:space="0" w:color="auto"/>
          </w:divBdr>
        </w:div>
        <w:div w:id="1221941335">
          <w:marLeft w:val="640"/>
          <w:marRight w:val="0"/>
          <w:marTop w:val="0"/>
          <w:marBottom w:val="0"/>
          <w:divBdr>
            <w:top w:val="none" w:sz="0" w:space="0" w:color="auto"/>
            <w:left w:val="none" w:sz="0" w:space="0" w:color="auto"/>
            <w:bottom w:val="none" w:sz="0" w:space="0" w:color="auto"/>
            <w:right w:val="none" w:sz="0" w:space="0" w:color="auto"/>
          </w:divBdr>
        </w:div>
        <w:div w:id="1244752839">
          <w:marLeft w:val="640"/>
          <w:marRight w:val="0"/>
          <w:marTop w:val="0"/>
          <w:marBottom w:val="0"/>
          <w:divBdr>
            <w:top w:val="none" w:sz="0" w:space="0" w:color="auto"/>
            <w:left w:val="none" w:sz="0" w:space="0" w:color="auto"/>
            <w:bottom w:val="none" w:sz="0" w:space="0" w:color="auto"/>
            <w:right w:val="none" w:sz="0" w:space="0" w:color="auto"/>
          </w:divBdr>
        </w:div>
        <w:div w:id="1260870034">
          <w:marLeft w:val="640"/>
          <w:marRight w:val="0"/>
          <w:marTop w:val="0"/>
          <w:marBottom w:val="0"/>
          <w:divBdr>
            <w:top w:val="none" w:sz="0" w:space="0" w:color="auto"/>
            <w:left w:val="none" w:sz="0" w:space="0" w:color="auto"/>
            <w:bottom w:val="none" w:sz="0" w:space="0" w:color="auto"/>
            <w:right w:val="none" w:sz="0" w:space="0" w:color="auto"/>
          </w:divBdr>
        </w:div>
        <w:div w:id="1266039432">
          <w:marLeft w:val="640"/>
          <w:marRight w:val="0"/>
          <w:marTop w:val="0"/>
          <w:marBottom w:val="0"/>
          <w:divBdr>
            <w:top w:val="none" w:sz="0" w:space="0" w:color="auto"/>
            <w:left w:val="none" w:sz="0" w:space="0" w:color="auto"/>
            <w:bottom w:val="none" w:sz="0" w:space="0" w:color="auto"/>
            <w:right w:val="none" w:sz="0" w:space="0" w:color="auto"/>
          </w:divBdr>
        </w:div>
        <w:div w:id="1281256289">
          <w:marLeft w:val="640"/>
          <w:marRight w:val="0"/>
          <w:marTop w:val="0"/>
          <w:marBottom w:val="0"/>
          <w:divBdr>
            <w:top w:val="none" w:sz="0" w:space="0" w:color="auto"/>
            <w:left w:val="none" w:sz="0" w:space="0" w:color="auto"/>
            <w:bottom w:val="none" w:sz="0" w:space="0" w:color="auto"/>
            <w:right w:val="none" w:sz="0" w:space="0" w:color="auto"/>
          </w:divBdr>
        </w:div>
        <w:div w:id="1289626492">
          <w:marLeft w:val="640"/>
          <w:marRight w:val="0"/>
          <w:marTop w:val="0"/>
          <w:marBottom w:val="0"/>
          <w:divBdr>
            <w:top w:val="none" w:sz="0" w:space="0" w:color="auto"/>
            <w:left w:val="none" w:sz="0" w:space="0" w:color="auto"/>
            <w:bottom w:val="none" w:sz="0" w:space="0" w:color="auto"/>
            <w:right w:val="none" w:sz="0" w:space="0" w:color="auto"/>
          </w:divBdr>
        </w:div>
        <w:div w:id="1322466444">
          <w:marLeft w:val="640"/>
          <w:marRight w:val="0"/>
          <w:marTop w:val="0"/>
          <w:marBottom w:val="0"/>
          <w:divBdr>
            <w:top w:val="none" w:sz="0" w:space="0" w:color="auto"/>
            <w:left w:val="none" w:sz="0" w:space="0" w:color="auto"/>
            <w:bottom w:val="none" w:sz="0" w:space="0" w:color="auto"/>
            <w:right w:val="none" w:sz="0" w:space="0" w:color="auto"/>
          </w:divBdr>
        </w:div>
        <w:div w:id="1343357110">
          <w:marLeft w:val="640"/>
          <w:marRight w:val="0"/>
          <w:marTop w:val="0"/>
          <w:marBottom w:val="0"/>
          <w:divBdr>
            <w:top w:val="none" w:sz="0" w:space="0" w:color="auto"/>
            <w:left w:val="none" w:sz="0" w:space="0" w:color="auto"/>
            <w:bottom w:val="none" w:sz="0" w:space="0" w:color="auto"/>
            <w:right w:val="none" w:sz="0" w:space="0" w:color="auto"/>
          </w:divBdr>
        </w:div>
        <w:div w:id="1362167645">
          <w:marLeft w:val="640"/>
          <w:marRight w:val="0"/>
          <w:marTop w:val="0"/>
          <w:marBottom w:val="0"/>
          <w:divBdr>
            <w:top w:val="none" w:sz="0" w:space="0" w:color="auto"/>
            <w:left w:val="none" w:sz="0" w:space="0" w:color="auto"/>
            <w:bottom w:val="none" w:sz="0" w:space="0" w:color="auto"/>
            <w:right w:val="none" w:sz="0" w:space="0" w:color="auto"/>
          </w:divBdr>
        </w:div>
        <w:div w:id="1371758788">
          <w:marLeft w:val="640"/>
          <w:marRight w:val="0"/>
          <w:marTop w:val="0"/>
          <w:marBottom w:val="0"/>
          <w:divBdr>
            <w:top w:val="none" w:sz="0" w:space="0" w:color="auto"/>
            <w:left w:val="none" w:sz="0" w:space="0" w:color="auto"/>
            <w:bottom w:val="none" w:sz="0" w:space="0" w:color="auto"/>
            <w:right w:val="none" w:sz="0" w:space="0" w:color="auto"/>
          </w:divBdr>
        </w:div>
        <w:div w:id="1393625760">
          <w:marLeft w:val="640"/>
          <w:marRight w:val="0"/>
          <w:marTop w:val="0"/>
          <w:marBottom w:val="0"/>
          <w:divBdr>
            <w:top w:val="none" w:sz="0" w:space="0" w:color="auto"/>
            <w:left w:val="none" w:sz="0" w:space="0" w:color="auto"/>
            <w:bottom w:val="none" w:sz="0" w:space="0" w:color="auto"/>
            <w:right w:val="none" w:sz="0" w:space="0" w:color="auto"/>
          </w:divBdr>
        </w:div>
        <w:div w:id="1440300333">
          <w:marLeft w:val="640"/>
          <w:marRight w:val="0"/>
          <w:marTop w:val="0"/>
          <w:marBottom w:val="0"/>
          <w:divBdr>
            <w:top w:val="none" w:sz="0" w:space="0" w:color="auto"/>
            <w:left w:val="none" w:sz="0" w:space="0" w:color="auto"/>
            <w:bottom w:val="none" w:sz="0" w:space="0" w:color="auto"/>
            <w:right w:val="none" w:sz="0" w:space="0" w:color="auto"/>
          </w:divBdr>
        </w:div>
        <w:div w:id="1513491531">
          <w:marLeft w:val="640"/>
          <w:marRight w:val="0"/>
          <w:marTop w:val="0"/>
          <w:marBottom w:val="0"/>
          <w:divBdr>
            <w:top w:val="none" w:sz="0" w:space="0" w:color="auto"/>
            <w:left w:val="none" w:sz="0" w:space="0" w:color="auto"/>
            <w:bottom w:val="none" w:sz="0" w:space="0" w:color="auto"/>
            <w:right w:val="none" w:sz="0" w:space="0" w:color="auto"/>
          </w:divBdr>
        </w:div>
        <w:div w:id="1529102104">
          <w:marLeft w:val="640"/>
          <w:marRight w:val="0"/>
          <w:marTop w:val="0"/>
          <w:marBottom w:val="0"/>
          <w:divBdr>
            <w:top w:val="none" w:sz="0" w:space="0" w:color="auto"/>
            <w:left w:val="none" w:sz="0" w:space="0" w:color="auto"/>
            <w:bottom w:val="none" w:sz="0" w:space="0" w:color="auto"/>
            <w:right w:val="none" w:sz="0" w:space="0" w:color="auto"/>
          </w:divBdr>
        </w:div>
        <w:div w:id="1555969083">
          <w:marLeft w:val="640"/>
          <w:marRight w:val="0"/>
          <w:marTop w:val="0"/>
          <w:marBottom w:val="0"/>
          <w:divBdr>
            <w:top w:val="none" w:sz="0" w:space="0" w:color="auto"/>
            <w:left w:val="none" w:sz="0" w:space="0" w:color="auto"/>
            <w:bottom w:val="none" w:sz="0" w:space="0" w:color="auto"/>
            <w:right w:val="none" w:sz="0" w:space="0" w:color="auto"/>
          </w:divBdr>
        </w:div>
        <w:div w:id="1582832338">
          <w:marLeft w:val="640"/>
          <w:marRight w:val="0"/>
          <w:marTop w:val="0"/>
          <w:marBottom w:val="0"/>
          <w:divBdr>
            <w:top w:val="none" w:sz="0" w:space="0" w:color="auto"/>
            <w:left w:val="none" w:sz="0" w:space="0" w:color="auto"/>
            <w:bottom w:val="none" w:sz="0" w:space="0" w:color="auto"/>
            <w:right w:val="none" w:sz="0" w:space="0" w:color="auto"/>
          </w:divBdr>
        </w:div>
        <w:div w:id="1599866633">
          <w:marLeft w:val="640"/>
          <w:marRight w:val="0"/>
          <w:marTop w:val="0"/>
          <w:marBottom w:val="0"/>
          <w:divBdr>
            <w:top w:val="none" w:sz="0" w:space="0" w:color="auto"/>
            <w:left w:val="none" w:sz="0" w:space="0" w:color="auto"/>
            <w:bottom w:val="none" w:sz="0" w:space="0" w:color="auto"/>
            <w:right w:val="none" w:sz="0" w:space="0" w:color="auto"/>
          </w:divBdr>
        </w:div>
        <w:div w:id="1607427588">
          <w:marLeft w:val="640"/>
          <w:marRight w:val="0"/>
          <w:marTop w:val="0"/>
          <w:marBottom w:val="0"/>
          <w:divBdr>
            <w:top w:val="none" w:sz="0" w:space="0" w:color="auto"/>
            <w:left w:val="none" w:sz="0" w:space="0" w:color="auto"/>
            <w:bottom w:val="none" w:sz="0" w:space="0" w:color="auto"/>
            <w:right w:val="none" w:sz="0" w:space="0" w:color="auto"/>
          </w:divBdr>
        </w:div>
        <w:div w:id="1612206380">
          <w:marLeft w:val="640"/>
          <w:marRight w:val="0"/>
          <w:marTop w:val="0"/>
          <w:marBottom w:val="0"/>
          <w:divBdr>
            <w:top w:val="none" w:sz="0" w:space="0" w:color="auto"/>
            <w:left w:val="none" w:sz="0" w:space="0" w:color="auto"/>
            <w:bottom w:val="none" w:sz="0" w:space="0" w:color="auto"/>
            <w:right w:val="none" w:sz="0" w:space="0" w:color="auto"/>
          </w:divBdr>
        </w:div>
        <w:div w:id="1640110622">
          <w:marLeft w:val="640"/>
          <w:marRight w:val="0"/>
          <w:marTop w:val="0"/>
          <w:marBottom w:val="0"/>
          <w:divBdr>
            <w:top w:val="none" w:sz="0" w:space="0" w:color="auto"/>
            <w:left w:val="none" w:sz="0" w:space="0" w:color="auto"/>
            <w:bottom w:val="none" w:sz="0" w:space="0" w:color="auto"/>
            <w:right w:val="none" w:sz="0" w:space="0" w:color="auto"/>
          </w:divBdr>
        </w:div>
        <w:div w:id="1640458779">
          <w:marLeft w:val="640"/>
          <w:marRight w:val="0"/>
          <w:marTop w:val="0"/>
          <w:marBottom w:val="0"/>
          <w:divBdr>
            <w:top w:val="none" w:sz="0" w:space="0" w:color="auto"/>
            <w:left w:val="none" w:sz="0" w:space="0" w:color="auto"/>
            <w:bottom w:val="none" w:sz="0" w:space="0" w:color="auto"/>
            <w:right w:val="none" w:sz="0" w:space="0" w:color="auto"/>
          </w:divBdr>
        </w:div>
        <w:div w:id="1668164766">
          <w:marLeft w:val="640"/>
          <w:marRight w:val="0"/>
          <w:marTop w:val="0"/>
          <w:marBottom w:val="0"/>
          <w:divBdr>
            <w:top w:val="none" w:sz="0" w:space="0" w:color="auto"/>
            <w:left w:val="none" w:sz="0" w:space="0" w:color="auto"/>
            <w:bottom w:val="none" w:sz="0" w:space="0" w:color="auto"/>
            <w:right w:val="none" w:sz="0" w:space="0" w:color="auto"/>
          </w:divBdr>
        </w:div>
        <w:div w:id="1674797225">
          <w:marLeft w:val="640"/>
          <w:marRight w:val="0"/>
          <w:marTop w:val="0"/>
          <w:marBottom w:val="0"/>
          <w:divBdr>
            <w:top w:val="none" w:sz="0" w:space="0" w:color="auto"/>
            <w:left w:val="none" w:sz="0" w:space="0" w:color="auto"/>
            <w:bottom w:val="none" w:sz="0" w:space="0" w:color="auto"/>
            <w:right w:val="none" w:sz="0" w:space="0" w:color="auto"/>
          </w:divBdr>
        </w:div>
        <w:div w:id="1689940136">
          <w:marLeft w:val="640"/>
          <w:marRight w:val="0"/>
          <w:marTop w:val="0"/>
          <w:marBottom w:val="0"/>
          <w:divBdr>
            <w:top w:val="none" w:sz="0" w:space="0" w:color="auto"/>
            <w:left w:val="none" w:sz="0" w:space="0" w:color="auto"/>
            <w:bottom w:val="none" w:sz="0" w:space="0" w:color="auto"/>
            <w:right w:val="none" w:sz="0" w:space="0" w:color="auto"/>
          </w:divBdr>
        </w:div>
        <w:div w:id="1751585856">
          <w:marLeft w:val="640"/>
          <w:marRight w:val="0"/>
          <w:marTop w:val="0"/>
          <w:marBottom w:val="0"/>
          <w:divBdr>
            <w:top w:val="none" w:sz="0" w:space="0" w:color="auto"/>
            <w:left w:val="none" w:sz="0" w:space="0" w:color="auto"/>
            <w:bottom w:val="none" w:sz="0" w:space="0" w:color="auto"/>
            <w:right w:val="none" w:sz="0" w:space="0" w:color="auto"/>
          </w:divBdr>
        </w:div>
        <w:div w:id="1817601848">
          <w:marLeft w:val="640"/>
          <w:marRight w:val="0"/>
          <w:marTop w:val="0"/>
          <w:marBottom w:val="0"/>
          <w:divBdr>
            <w:top w:val="none" w:sz="0" w:space="0" w:color="auto"/>
            <w:left w:val="none" w:sz="0" w:space="0" w:color="auto"/>
            <w:bottom w:val="none" w:sz="0" w:space="0" w:color="auto"/>
            <w:right w:val="none" w:sz="0" w:space="0" w:color="auto"/>
          </w:divBdr>
        </w:div>
        <w:div w:id="1837529982">
          <w:marLeft w:val="640"/>
          <w:marRight w:val="0"/>
          <w:marTop w:val="0"/>
          <w:marBottom w:val="0"/>
          <w:divBdr>
            <w:top w:val="none" w:sz="0" w:space="0" w:color="auto"/>
            <w:left w:val="none" w:sz="0" w:space="0" w:color="auto"/>
            <w:bottom w:val="none" w:sz="0" w:space="0" w:color="auto"/>
            <w:right w:val="none" w:sz="0" w:space="0" w:color="auto"/>
          </w:divBdr>
        </w:div>
        <w:div w:id="1886210342">
          <w:marLeft w:val="640"/>
          <w:marRight w:val="0"/>
          <w:marTop w:val="0"/>
          <w:marBottom w:val="0"/>
          <w:divBdr>
            <w:top w:val="none" w:sz="0" w:space="0" w:color="auto"/>
            <w:left w:val="none" w:sz="0" w:space="0" w:color="auto"/>
            <w:bottom w:val="none" w:sz="0" w:space="0" w:color="auto"/>
            <w:right w:val="none" w:sz="0" w:space="0" w:color="auto"/>
          </w:divBdr>
        </w:div>
        <w:div w:id="1910921036">
          <w:marLeft w:val="640"/>
          <w:marRight w:val="0"/>
          <w:marTop w:val="0"/>
          <w:marBottom w:val="0"/>
          <w:divBdr>
            <w:top w:val="none" w:sz="0" w:space="0" w:color="auto"/>
            <w:left w:val="none" w:sz="0" w:space="0" w:color="auto"/>
            <w:bottom w:val="none" w:sz="0" w:space="0" w:color="auto"/>
            <w:right w:val="none" w:sz="0" w:space="0" w:color="auto"/>
          </w:divBdr>
        </w:div>
        <w:div w:id="1938320257">
          <w:marLeft w:val="640"/>
          <w:marRight w:val="0"/>
          <w:marTop w:val="0"/>
          <w:marBottom w:val="0"/>
          <w:divBdr>
            <w:top w:val="none" w:sz="0" w:space="0" w:color="auto"/>
            <w:left w:val="none" w:sz="0" w:space="0" w:color="auto"/>
            <w:bottom w:val="none" w:sz="0" w:space="0" w:color="auto"/>
            <w:right w:val="none" w:sz="0" w:space="0" w:color="auto"/>
          </w:divBdr>
        </w:div>
        <w:div w:id="1950775479">
          <w:marLeft w:val="640"/>
          <w:marRight w:val="0"/>
          <w:marTop w:val="0"/>
          <w:marBottom w:val="0"/>
          <w:divBdr>
            <w:top w:val="none" w:sz="0" w:space="0" w:color="auto"/>
            <w:left w:val="none" w:sz="0" w:space="0" w:color="auto"/>
            <w:bottom w:val="none" w:sz="0" w:space="0" w:color="auto"/>
            <w:right w:val="none" w:sz="0" w:space="0" w:color="auto"/>
          </w:divBdr>
        </w:div>
        <w:div w:id="1959755515">
          <w:marLeft w:val="640"/>
          <w:marRight w:val="0"/>
          <w:marTop w:val="0"/>
          <w:marBottom w:val="0"/>
          <w:divBdr>
            <w:top w:val="none" w:sz="0" w:space="0" w:color="auto"/>
            <w:left w:val="none" w:sz="0" w:space="0" w:color="auto"/>
            <w:bottom w:val="none" w:sz="0" w:space="0" w:color="auto"/>
            <w:right w:val="none" w:sz="0" w:space="0" w:color="auto"/>
          </w:divBdr>
        </w:div>
        <w:div w:id="1997875766">
          <w:marLeft w:val="640"/>
          <w:marRight w:val="0"/>
          <w:marTop w:val="0"/>
          <w:marBottom w:val="0"/>
          <w:divBdr>
            <w:top w:val="none" w:sz="0" w:space="0" w:color="auto"/>
            <w:left w:val="none" w:sz="0" w:space="0" w:color="auto"/>
            <w:bottom w:val="none" w:sz="0" w:space="0" w:color="auto"/>
            <w:right w:val="none" w:sz="0" w:space="0" w:color="auto"/>
          </w:divBdr>
        </w:div>
        <w:div w:id="2054647184">
          <w:marLeft w:val="640"/>
          <w:marRight w:val="0"/>
          <w:marTop w:val="0"/>
          <w:marBottom w:val="0"/>
          <w:divBdr>
            <w:top w:val="none" w:sz="0" w:space="0" w:color="auto"/>
            <w:left w:val="none" w:sz="0" w:space="0" w:color="auto"/>
            <w:bottom w:val="none" w:sz="0" w:space="0" w:color="auto"/>
            <w:right w:val="none" w:sz="0" w:space="0" w:color="auto"/>
          </w:divBdr>
        </w:div>
        <w:div w:id="2070417009">
          <w:marLeft w:val="640"/>
          <w:marRight w:val="0"/>
          <w:marTop w:val="0"/>
          <w:marBottom w:val="0"/>
          <w:divBdr>
            <w:top w:val="none" w:sz="0" w:space="0" w:color="auto"/>
            <w:left w:val="none" w:sz="0" w:space="0" w:color="auto"/>
            <w:bottom w:val="none" w:sz="0" w:space="0" w:color="auto"/>
            <w:right w:val="none" w:sz="0" w:space="0" w:color="auto"/>
          </w:divBdr>
        </w:div>
        <w:div w:id="2079133794">
          <w:marLeft w:val="640"/>
          <w:marRight w:val="0"/>
          <w:marTop w:val="0"/>
          <w:marBottom w:val="0"/>
          <w:divBdr>
            <w:top w:val="none" w:sz="0" w:space="0" w:color="auto"/>
            <w:left w:val="none" w:sz="0" w:space="0" w:color="auto"/>
            <w:bottom w:val="none" w:sz="0" w:space="0" w:color="auto"/>
            <w:right w:val="none" w:sz="0" w:space="0" w:color="auto"/>
          </w:divBdr>
        </w:div>
        <w:div w:id="2086485645">
          <w:marLeft w:val="640"/>
          <w:marRight w:val="0"/>
          <w:marTop w:val="0"/>
          <w:marBottom w:val="0"/>
          <w:divBdr>
            <w:top w:val="none" w:sz="0" w:space="0" w:color="auto"/>
            <w:left w:val="none" w:sz="0" w:space="0" w:color="auto"/>
            <w:bottom w:val="none" w:sz="0" w:space="0" w:color="auto"/>
            <w:right w:val="none" w:sz="0" w:space="0" w:color="auto"/>
          </w:divBdr>
        </w:div>
        <w:div w:id="2098670826">
          <w:marLeft w:val="640"/>
          <w:marRight w:val="0"/>
          <w:marTop w:val="0"/>
          <w:marBottom w:val="0"/>
          <w:divBdr>
            <w:top w:val="none" w:sz="0" w:space="0" w:color="auto"/>
            <w:left w:val="none" w:sz="0" w:space="0" w:color="auto"/>
            <w:bottom w:val="none" w:sz="0" w:space="0" w:color="auto"/>
            <w:right w:val="none" w:sz="0" w:space="0" w:color="auto"/>
          </w:divBdr>
        </w:div>
        <w:div w:id="2100977271">
          <w:marLeft w:val="640"/>
          <w:marRight w:val="0"/>
          <w:marTop w:val="0"/>
          <w:marBottom w:val="0"/>
          <w:divBdr>
            <w:top w:val="none" w:sz="0" w:space="0" w:color="auto"/>
            <w:left w:val="none" w:sz="0" w:space="0" w:color="auto"/>
            <w:bottom w:val="none" w:sz="0" w:space="0" w:color="auto"/>
            <w:right w:val="none" w:sz="0" w:space="0" w:color="auto"/>
          </w:divBdr>
        </w:div>
        <w:div w:id="2111584340">
          <w:marLeft w:val="640"/>
          <w:marRight w:val="0"/>
          <w:marTop w:val="0"/>
          <w:marBottom w:val="0"/>
          <w:divBdr>
            <w:top w:val="none" w:sz="0" w:space="0" w:color="auto"/>
            <w:left w:val="none" w:sz="0" w:space="0" w:color="auto"/>
            <w:bottom w:val="none" w:sz="0" w:space="0" w:color="auto"/>
            <w:right w:val="none" w:sz="0" w:space="0" w:color="auto"/>
          </w:divBdr>
        </w:div>
      </w:divsChild>
    </w:div>
    <w:div w:id="2032534856">
      <w:bodyDiv w:val="1"/>
      <w:marLeft w:val="0"/>
      <w:marRight w:val="0"/>
      <w:marTop w:val="0"/>
      <w:marBottom w:val="0"/>
      <w:divBdr>
        <w:top w:val="none" w:sz="0" w:space="0" w:color="auto"/>
        <w:left w:val="none" w:sz="0" w:space="0" w:color="auto"/>
        <w:bottom w:val="none" w:sz="0" w:space="0" w:color="auto"/>
        <w:right w:val="none" w:sz="0" w:space="0" w:color="auto"/>
      </w:divBdr>
    </w:div>
    <w:div w:id="2038847844">
      <w:bodyDiv w:val="1"/>
      <w:marLeft w:val="0"/>
      <w:marRight w:val="0"/>
      <w:marTop w:val="0"/>
      <w:marBottom w:val="0"/>
      <w:divBdr>
        <w:top w:val="none" w:sz="0" w:space="0" w:color="auto"/>
        <w:left w:val="none" w:sz="0" w:space="0" w:color="auto"/>
        <w:bottom w:val="none" w:sz="0" w:space="0" w:color="auto"/>
        <w:right w:val="none" w:sz="0" w:space="0" w:color="auto"/>
      </w:divBdr>
      <w:divsChild>
        <w:div w:id="36896927">
          <w:marLeft w:val="640"/>
          <w:marRight w:val="0"/>
          <w:marTop w:val="0"/>
          <w:marBottom w:val="0"/>
          <w:divBdr>
            <w:top w:val="none" w:sz="0" w:space="0" w:color="auto"/>
            <w:left w:val="none" w:sz="0" w:space="0" w:color="auto"/>
            <w:bottom w:val="none" w:sz="0" w:space="0" w:color="auto"/>
            <w:right w:val="none" w:sz="0" w:space="0" w:color="auto"/>
          </w:divBdr>
        </w:div>
        <w:div w:id="37515567">
          <w:marLeft w:val="640"/>
          <w:marRight w:val="0"/>
          <w:marTop w:val="0"/>
          <w:marBottom w:val="0"/>
          <w:divBdr>
            <w:top w:val="none" w:sz="0" w:space="0" w:color="auto"/>
            <w:left w:val="none" w:sz="0" w:space="0" w:color="auto"/>
            <w:bottom w:val="none" w:sz="0" w:space="0" w:color="auto"/>
            <w:right w:val="none" w:sz="0" w:space="0" w:color="auto"/>
          </w:divBdr>
        </w:div>
        <w:div w:id="91122667">
          <w:marLeft w:val="640"/>
          <w:marRight w:val="0"/>
          <w:marTop w:val="0"/>
          <w:marBottom w:val="0"/>
          <w:divBdr>
            <w:top w:val="none" w:sz="0" w:space="0" w:color="auto"/>
            <w:left w:val="none" w:sz="0" w:space="0" w:color="auto"/>
            <w:bottom w:val="none" w:sz="0" w:space="0" w:color="auto"/>
            <w:right w:val="none" w:sz="0" w:space="0" w:color="auto"/>
          </w:divBdr>
        </w:div>
        <w:div w:id="95491081">
          <w:marLeft w:val="640"/>
          <w:marRight w:val="0"/>
          <w:marTop w:val="0"/>
          <w:marBottom w:val="0"/>
          <w:divBdr>
            <w:top w:val="none" w:sz="0" w:space="0" w:color="auto"/>
            <w:left w:val="none" w:sz="0" w:space="0" w:color="auto"/>
            <w:bottom w:val="none" w:sz="0" w:space="0" w:color="auto"/>
            <w:right w:val="none" w:sz="0" w:space="0" w:color="auto"/>
          </w:divBdr>
        </w:div>
        <w:div w:id="145555725">
          <w:marLeft w:val="640"/>
          <w:marRight w:val="0"/>
          <w:marTop w:val="0"/>
          <w:marBottom w:val="0"/>
          <w:divBdr>
            <w:top w:val="none" w:sz="0" w:space="0" w:color="auto"/>
            <w:left w:val="none" w:sz="0" w:space="0" w:color="auto"/>
            <w:bottom w:val="none" w:sz="0" w:space="0" w:color="auto"/>
            <w:right w:val="none" w:sz="0" w:space="0" w:color="auto"/>
          </w:divBdr>
        </w:div>
        <w:div w:id="147216036">
          <w:marLeft w:val="640"/>
          <w:marRight w:val="0"/>
          <w:marTop w:val="0"/>
          <w:marBottom w:val="0"/>
          <w:divBdr>
            <w:top w:val="none" w:sz="0" w:space="0" w:color="auto"/>
            <w:left w:val="none" w:sz="0" w:space="0" w:color="auto"/>
            <w:bottom w:val="none" w:sz="0" w:space="0" w:color="auto"/>
            <w:right w:val="none" w:sz="0" w:space="0" w:color="auto"/>
          </w:divBdr>
        </w:div>
        <w:div w:id="184171160">
          <w:marLeft w:val="640"/>
          <w:marRight w:val="0"/>
          <w:marTop w:val="0"/>
          <w:marBottom w:val="0"/>
          <w:divBdr>
            <w:top w:val="none" w:sz="0" w:space="0" w:color="auto"/>
            <w:left w:val="none" w:sz="0" w:space="0" w:color="auto"/>
            <w:bottom w:val="none" w:sz="0" w:space="0" w:color="auto"/>
            <w:right w:val="none" w:sz="0" w:space="0" w:color="auto"/>
          </w:divBdr>
        </w:div>
        <w:div w:id="195655749">
          <w:marLeft w:val="640"/>
          <w:marRight w:val="0"/>
          <w:marTop w:val="0"/>
          <w:marBottom w:val="0"/>
          <w:divBdr>
            <w:top w:val="none" w:sz="0" w:space="0" w:color="auto"/>
            <w:left w:val="none" w:sz="0" w:space="0" w:color="auto"/>
            <w:bottom w:val="none" w:sz="0" w:space="0" w:color="auto"/>
            <w:right w:val="none" w:sz="0" w:space="0" w:color="auto"/>
          </w:divBdr>
        </w:div>
        <w:div w:id="208345538">
          <w:marLeft w:val="640"/>
          <w:marRight w:val="0"/>
          <w:marTop w:val="0"/>
          <w:marBottom w:val="0"/>
          <w:divBdr>
            <w:top w:val="none" w:sz="0" w:space="0" w:color="auto"/>
            <w:left w:val="none" w:sz="0" w:space="0" w:color="auto"/>
            <w:bottom w:val="none" w:sz="0" w:space="0" w:color="auto"/>
            <w:right w:val="none" w:sz="0" w:space="0" w:color="auto"/>
          </w:divBdr>
        </w:div>
        <w:div w:id="242565656">
          <w:marLeft w:val="640"/>
          <w:marRight w:val="0"/>
          <w:marTop w:val="0"/>
          <w:marBottom w:val="0"/>
          <w:divBdr>
            <w:top w:val="none" w:sz="0" w:space="0" w:color="auto"/>
            <w:left w:val="none" w:sz="0" w:space="0" w:color="auto"/>
            <w:bottom w:val="none" w:sz="0" w:space="0" w:color="auto"/>
            <w:right w:val="none" w:sz="0" w:space="0" w:color="auto"/>
          </w:divBdr>
        </w:div>
        <w:div w:id="247660871">
          <w:marLeft w:val="640"/>
          <w:marRight w:val="0"/>
          <w:marTop w:val="0"/>
          <w:marBottom w:val="0"/>
          <w:divBdr>
            <w:top w:val="none" w:sz="0" w:space="0" w:color="auto"/>
            <w:left w:val="none" w:sz="0" w:space="0" w:color="auto"/>
            <w:bottom w:val="none" w:sz="0" w:space="0" w:color="auto"/>
            <w:right w:val="none" w:sz="0" w:space="0" w:color="auto"/>
          </w:divBdr>
        </w:div>
        <w:div w:id="261651069">
          <w:marLeft w:val="640"/>
          <w:marRight w:val="0"/>
          <w:marTop w:val="0"/>
          <w:marBottom w:val="0"/>
          <w:divBdr>
            <w:top w:val="none" w:sz="0" w:space="0" w:color="auto"/>
            <w:left w:val="none" w:sz="0" w:space="0" w:color="auto"/>
            <w:bottom w:val="none" w:sz="0" w:space="0" w:color="auto"/>
            <w:right w:val="none" w:sz="0" w:space="0" w:color="auto"/>
          </w:divBdr>
        </w:div>
        <w:div w:id="271330724">
          <w:marLeft w:val="640"/>
          <w:marRight w:val="0"/>
          <w:marTop w:val="0"/>
          <w:marBottom w:val="0"/>
          <w:divBdr>
            <w:top w:val="none" w:sz="0" w:space="0" w:color="auto"/>
            <w:left w:val="none" w:sz="0" w:space="0" w:color="auto"/>
            <w:bottom w:val="none" w:sz="0" w:space="0" w:color="auto"/>
            <w:right w:val="none" w:sz="0" w:space="0" w:color="auto"/>
          </w:divBdr>
        </w:div>
        <w:div w:id="291639055">
          <w:marLeft w:val="640"/>
          <w:marRight w:val="0"/>
          <w:marTop w:val="0"/>
          <w:marBottom w:val="0"/>
          <w:divBdr>
            <w:top w:val="none" w:sz="0" w:space="0" w:color="auto"/>
            <w:left w:val="none" w:sz="0" w:space="0" w:color="auto"/>
            <w:bottom w:val="none" w:sz="0" w:space="0" w:color="auto"/>
            <w:right w:val="none" w:sz="0" w:space="0" w:color="auto"/>
          </w:divBdr>
        </w:div>
        <w:div w:id="295070152">
          <w:marLeft w:val="640"/>
          <w:marRight w:val="0"/>
          <w:marTop w:val="0"/>
          <w:marBottom w:val="0"/>
          <w:divBdr>
            <w:top w:val="none" w:sz="0" w:space="0" w:color="auto"/>
            <w:left w:val="none" w:sz="0" w:space="0" w:color="auto"/>
            <w:bottom w:val="none" w:sz="0" w:space="0" w:color="auto"/>
            <w:right w:val="none" w:sz="0" w:space="0" w:color="auto"/>
          </w:divBdr>
        </w:div>
        <w:div w:id="308705410">
          <w:marLeft w:val="640"/>
          <w:marRight w:val="0"/>
          <w:marTop w:val="0"/>
          <w:marBottom w:val="0"/>
          <w:divBdr>
            <w:top w:val="none" w:sz="0" w:space="0" w:color="auto"/>
            <w:left w:val="none" w:sz="0" w:space="0" w:color="auto"/>
            <w:bottom w:val="none" w:sz="0" w:space="0" w:color="auto"/>
            <w:right w:val="none" w:sz="0" w:space="0" w:color="auto"/>
          </w:divBdr>
        </w:div>
        <w:div w:id="331573017">
          <w:marLeft w:val="640"/>
          <w:marRight w:val="0"/>
          <w:marTop w:val="0"/>
          <w:marBottom w:val="0"/>
          <w:divBdr>
            <w:top w:val="none" w:sz="0" w:space="0" w:color="auto"/>
            <w:left w:val="none" w:sz="0" w:space="0" w:color="auto"/>
            <w:bottom w:val="none" w:sz="0" w:space="0" w:color="auto"/>
            <w:right w:val="none" w:sz="0" w:space="0" w:color="auto"/>
          </w:divBdr>
        </w:div>
        <w:div w:id="339703281">
          <w:marLeft w:val="640"/>
          <w:marRight w:val="0"/>
          <w:marTop w:val="0"/>
          <w:marBottom w:val="0"/>
          <w:divBdr>
            <w:top w:val="none" w:sz="0" w:space="0" w:color="auto"/>
            <w:left w:val="none" w:sz="0" w:space="0" w:color="auto"/>
            <w:bottom w:val="none" w:sz="0" w:space="0" w:color="auto"/>
            <w:right w:val="none" w:sz="0" w:space="0" w:color="auto"/>
          </w:divBdr>
        </w:div>
        <w:div w:id="355547626">
          <w:marLeft w:val="640"/>
          <w:marRight w:val="0"/>
          <w:marTop w:val="0"/>
          <w:marBottom w:val="0"/>
          <w:divBdr>
            <w:top w:val="none" w:sz="0" w:space="0" w:color="auto"/>
            <w:left w:val="none" w:sz="0" w:space="0" w:color="auto"/>
            <w:bottom w:val="none" w:sz="0" w:space="0" w:color="auto"/>
            <w:right w:val="none" w:sz="0" w:space="0" w:color="auto"/>
          </w:divBdr>
        </w:div>
        <w:div w:id="368800840">
          <w:marLeft w:val="640"/>
          <w:marRight w:val="0"/>
          <w:marTop w:val="0"/>
          <w:marBottom w:val="0"/>
          <w:divBdr>
            <w:top w:val="none" w:sz="0" w:space="0" w:color="auto"/>
            <w:left w:val="none" w:sz="0" w:space="0" w:color="auto"/>
            <w:bottom w:val="none" w:sz="0" w:space="0" w:color="auto"/>
            <w:right w:val="none" w:sz="0" w:space="0" w:color="auto"/>
          </w:divBdr>
        </w:div>
        <w:div w:id="373627904">
          <w:marLeft w:val="640"/>
          <w:marRight w:val="0"/>
          <w:marTop w:val="0"/>
          <w:marBottom w:val="0"/>
          <w:divBdr>
            <w:top w:val="none" w:sz="0" w:space="0" w:color="auto"/>
            <w:left w:val="none" w:sz="0" w:space="0" w:color="auto"/>
            <w:bottom w:val="none" w:sz="0" w:space="0" w:color="auto"/>
            <w:right w:val="none" w:sz="0" w:space="0" w:color="auto"/>
          </w:divBdr>
        </w:div>
        <w:div w:id="385644326">
          <w:marLeft w:val="640"/>
          <w:marRight w:val="0"/>
          <w:marTop w:val="0"/>
          <w:marBottom w:val="0"/>
          <w:divBdr>
            <w:top w:val="none" w:sz="0" w:space="0" w:color="auto"/>
            <w:left w:val="none" w:sz="0" w:space="0" w:color="auto"/>
            <w:bottom w:val="none" w:sz="0" w:space="0" w:color="auto"/>
            <w:right w:val="none" w:sz="0" w:space="0" w:color="auto"/>
          </w:divBdr>
        </w:div>
        <w:div w:id="417873899">
          <w:marLeft w:val="640"/>
          <w:marRight w:val="0"/>
          <w:marTop w:val="0"/>
          <w:marBottom w:val="0"/>
          <w:divBdr>
            <w:top w:val="none" w:sz="0" w:space="0" w:color="auto"/>
            <w:left w:val="none" w:sz="0" w:space="0" w:color="auto"/>
            <w:bottom w:val="none" w:sz="0" w:space="0" w:color="auto"/>
            <w:right w:val="none" w:sz="0" w:space="0" w:color="auto"/>
          </w:divBdr>
        </w:div>
        <w:div w:id="428743276">
          <w:marLeft w:val="640"/>
          <w:marRight w:val="0"/>
          <w:marTop w:val="0"/>
          <w:marBottom w:val="0"/>
          <w:divBdr>
            <w:top w:val="none" w:sz="0" w:space="0" w:color="auto"/>
            <w:left w:val="none" w:sz="0" w:space="0" w:color="auto"/>
            <w:bottom w:val="none" w:sz="0" w:space="0" w:color="auto"/>
            <w:right w:val="none" w:sz="0" w:space="0" w:color="auto"/>
          </w:divBdr>
        </w:div>
        <w:div w:id="471365535">
          <w:marLeft w:val="640"/>
          <w:marRight w:val="0"/>
          <w:marTop w:val="0"/>
          <w:marBottom w:val="0"/>
          <w:divBdr>
            <w:top w:val="none" w:sz="0" w:space="0" w:color="auto"/>
            <w:left w:val="none" w:sz="0" w:space="0" w:color="auto"/>
            <w:bottom w:val="none" w:sz="0" w:space="0" w:color="auto"/>
            <w:right w:val="none" w:sz="0" w:space="0" w:color="auto"/>
          </w:divBdr>
        </w:div>
        <w:div w:id="497765963">
          <w:marLeft w:val="640"/>
          <w:marRight w:val="0"/>
          <w:marTop w:val="0"/>
          <w:marBottom w:val="0"/>
          <w:divBdr>
            <w:top w:val="none" w:sz="0" w:space="0" w:color="auto"/>
            <w:left w:val="none" w:sz="0" w:space="0" w:color="auto"/>
            <w:bottom w:val="none" w:sz="0" w:space="0" w:color="auto"/>
            <w:right w:val="none" w:sz="0" w:space="0" w:color="auto"/>
          </w:divBdr>
        </w:div>
        <w:div w:id="511338448">
          <w:marLeft w:val="640"/>
          <w:marRight w:val="0"/>
          <w:marTop w:val="0"/>
          <w:marBottom w:val="0"/>
          <w:divBdr>
            <w:top w:val="none" w:sz="0" w:space="0" w:color="auto"/>
            <w:left w:val="none" w:sz="0" w:space="0" w:color="auto"/>
            <w:bottom w:val="none" w:sz="0" w:space="0" w:color="auto"/>
            <w:right w:val="none" w:sz="0" w:space="0" w:color="auto"/>
          </w:divBdr>
        </w:div>
        <w:div w:id="520750649">
          <w:marLeft w:val="640"/>
          <w:marRight w:val="0"/>
          <w:marTop w:val="0"/>
          <w:marBottom w:val="0"/>
          <w:divBdr>
            <w:top w:val="none" w:sz="0" w:space="0" w:color="auto"/>
            <w:left w:val="none" w:sz="0" w:space="0" w:color="auto"/>
            <w:bottom w:val="none" w:sz="0" w:space="0" w:color="auto"/>
            <w:right w:val="none" w:sz="0" w:space="0" w:color="auto"/>
          </w:divBdr>
        </w:div>
        <w:div w:id="527836247">
          <w:marLeft w:val="640"/>
          <w:marRight w:val="0"/>
          <w:marTop w:val="0"/>
          <w:marBottom w:val="0"/>
          <w:divBdr>
            <w:top w:val="none" w:sz="0" w:space="0" w:color="auto"/>
            <w:left w:val="none" w:sz="0" w:space="0" w:color="auto"/>
            <w:bottom w:val="none" w:sz="0" w:space="0" w:color="auto"/>
            <w:right w:val="none" w:sz="0" w:space="0" w:color="auto"/>
          </w:divBdr>
        </w:div>
        <w:div w:id="541291375">
          <w:marLeft w:val="640"/>
          <w:marRight w:val="0"/>
          <w:marTop w:val="0"/>
          <w:marBottom w:val="0"/>
          <w:divBdr>
            <w:top w:val="none" w:sz="0" w:space="0" w:color="auto"/>
            <w:left w:val="none" w:sz="0" w:space="0" w:color="auto"/>
            <w:bottom w:val="none" w:sz="0" w:space="0" w:color="auto"/>
            <w:right w:val="none" w:sz="0" w:space="0" w:color="auto"/>
          </w:divBdr>
        </w:div>
        <w:div w:id="566234278">
          <w:marLeft w:val="640"/>
          <w:marRight w:val="0"/>
          <w:marTop w:val="0"/>
          <w:marBottom w:val="0"/>
          <w:divBdr>
            <w:top w:val="none" w:sz="0" w:space="0" w:color="auto"/>
            <w:left w:val="none" w:sz="0" w:space="0" w:color="auto"/>
            <w:bottom w:val="none" w:sz="0" w:space="0" w:color="auto"/>
            <w:right w:val="none" w:sz="0" w:space="0" w:color="auto"/>
          </w:divBdr>
        </w:div>
        <w:div w:id="575483052">
          <w:marLeft w:val="640"/>
          <w:marRight w:val="0"/>
          <w:marTop w:val="0"/>
          <w:marBottom w:val="0"/>
          <w:divBdr>
            <w:top w:val="none" w:sz="0" w:space="0" w:color="auto"/>
            <w:left w:val="none" w:sz="0" w:space="0" w:color="auto"/>
            <w:bottom w:val="none" w:sz="0" w:space="0" w:color="auto"/>
            <w:right w:val="none" w:sz="0" w:space="0" w:color="auto"/>
          </w:divBdr>
        </w:div>
        <w:div w:id="589658054">
          <w:marLeft w:val="640"/>
          <w:marRight w:val="0"/>
          <w:marTop w:val="0"/>
          <w:marBottom w:val="0"/>
          <w:divBdr>
            <w:top w:val="none" w:sz="0" w:space="0" w:color="auto"/>
            <w:left w:val="none" w:sz="0" w:space="0" w:color="auto"/>
            <w:bottom w:val="none" w:sz="0" w:space="0" w:color="auto"/>
            <w:right w:val="none" w:sz="0" w:space="0" w:color="auto"/>
          </w:divBdr>
        </w:div>
        <w:div w:id="599223082">
          <w:marLeft w:val="640"/>
          <w:marRight w:val="0"/>
          <w:marTop w:val="0"/>
          <w:marBottom w:val="0"/>
          <w:divBdr>
            <w:top w:val="none" w:sz="0" w:space="0" w:color="auto"/>
            <w:left w:val="none" w:sz="0" w:space="0" w:color="auto"/>
            <w:bottom w:val="none" w:sz="0" w:space="0" w:color="auto"/>
            <w:right w:val="none" w:sz="0" w:space="0" w:color="auto"/>
          </w:divBdr>
        </w:div>
        <w:div w:id="650183854">
          <w:marLeft w:val="640"/>
          <w:marRight w:val="0"/>
          <w:marTop w:val="0"/>
          <w:marBottom w:val="0"/>
          <w:divBdr>
            <w:top w:val="none" w:sz="0" w:space="0" w:color="auto"/>
            <w:left w:val="none" w:sz="0" w:space="0" w:color="auto"/>
            <w:bottom w:val="none" w:sz="0" w:space="0" w:color="auto"/>
            <w:right w:val="none" w:sz="0" w:space="0" w:color="auto"/>
          </w:divBdr>
        </w:div>
        <w:div w:id="682783521">
          <w:marLeft w:val="640"/>
          <w:marRight w:val="0"/>
          <w:marTop w:val="0"/>
          <w:marBottom w:val="0"/>
          <w:divBdr>
            <w:top w:val="none" w:sz="0" w:space="0" w:color="auto"/>
            <w:left w:val="none" w:sz="0" w:space="0" w:color="auto"/>
            <w:bottom w:val="none" w:sz="0" w:space="0" w:color="auto"/>
            <w:right w:val="none" w:sz="0" w:space="0" w:color="auto"/>
          </w:divBdr>
        </w:div>
        <w:div w:id="704333607">
          <w:marLeft w:val="640"/>
          <w:marRight w:val="0"/>
          <w:marTop w:val="0"/>
          <w:marBottom w:val="0"/>
          <w:divBdr>
            <w:top w:val="none" w:sz="0" w:space="0" w:color="auto"/>
            <w:left w:val="none" w:sz="0" w:space="0" w:color="auto"/>
            <w:bottom w:val="none" w:sz="0" w:space="0" w:color="auto"/>
            <w:right w:val="none" w:sz="0" w:space="0" w:color="auto"/>
          </w:divBdr>
        </w:div>
        <w:div w:id="718241498">
          <w:marLeft w:val="640"/>
          <w:marRight w:val="0"/>
          <w:marTop w:val="0"/>
          <w:marBottom w:val="0"/>
          <w:divBdr>
            <w:top w:val="none" w:sz="0" w:space="0" w:color="auto"/>
            <w:left w:val="none" w:sz="0" w:space="0" w:color="auto"/>
            <w:bottom w:val="none" w:sz="0" w:space="0" w:color="auto"/>
            <w:right w:val="none" w:sz="0" w:space="0" w:color="auto"/>
          </w:divBdr>
        </w:div>
        <w:div w:id="751392862">
          <w:marLeft w:val="640"/>
          <w:marRight w:val="0"/>
          <w:marTop w:val="0"/>
          <w:marBottom w:val="0"/>
          <w:divBdr>
            <w:top w:val="none" w:sz="0" w:space="0" w:color="auto"/>
            <w:left w:val="none" w:sz="0" w:space="0" w:color="auto"/>
            <w:bottom w:val="none" w:sz="0" w:space="0" w:color="auto"/>
            <w:right w:val="none" w:sz="0" w:space="0" w:color="auto"/>
          </w:divBdr>
        </w:div>
        <w:div w:id="757485330">
          <w:marLeft w:val="640"/>
          <w:marRight w:val="0"/>
          <w:marTop w:val="0"/>
          <w:marBottom w:val="0"/>
          <w:divBdr>
            <w:top w:val="none" w:sz="0" w:space="0" w:color="auto"/>
            <w:left w:val="none" w:sz="0" w:space="0" w:color="auto"/>
            <w:bottom w:val="none" w:sz="0" w:space="0" w:color="auto"/>
            <w:right w:val="none" w:sz="0" w:space="0" w:color="auto"/>
          </w:divBdr>
        </w:div>
        <w:div w:id="762995028">
          <w:marLeft w:val="640"/>
          <w:marRight w:val="0"/>
          <w:marTop w:val="0"/>
          <w:marBottom w:val="0"/>
          <w:divBdr>
            <w:top w:val="none" w:sz="0" w:space="0" w:color="auto"/>
            <w:left w:val="none" w:sz="0" w:space="0" w:color="auto"/>
            <w:bottom w:val="none" w:sz="0" w:space="0" w:color="auto"/>
            <w:right w:val="none" w:sz="0" w:space="0" w:color="auto"/>
          </w:divBdr>
        </w:div>
        <w:div w:id="769206442">
          <w:marLeft w:val="640"/>
          <w:marRight w:val="0"/>
          <w:marTop w:val="0"/>
          <w:marBottom w:val="0"/>
          <w:divBdr>
            <w:top w:val="none" w:sz="0" w:space="0" w:color="auto"/>
            <w:left w:val="none" w:sz="0" w:space="0" w:color="auto"/>
            <w:bottom w:val="none" w:sz="0" w:space="0" w:color="auto"/>
            <w:right w:val="none" w:sz="0" w:space="0" w:color="auto"/>
          </w:divBdr>
        </w:div>
        <w:div w:id="787892139">
          <w:marLeft w:val="640"/>
          <w:marRight w:val="0"/>
          <w:marTop w:val="0"/>
          <w:marBottom w:val="0"/>
          <w:divBdr>
            <w:top w:val="none" w:sz="0" w:space="0" w:color="auto"/>
            <w:left w:val="none" w:sz="0" w:space="0" w:color="auto"/>
            <w:bottom w:val="none" w:sz="0" w:space="0" w:color="auto"/>
            <w:right w:val="none" w:sz="0" w:space="0" w:color="auto"/>
          </w:divBdr>
        </w:div>
        <w:div w:id="815729723">
          <w:marLeft w:val="640"/>
          <w:marRight w:val="0"/>
          <w:marTop w:val="0"/>
          <w:marBottom w:val="0"/>
          <w:divBdr>
            <w:top w:val="none" w:sz="0" w:space="0" w:color="auto"/>
            <w:left w:val="none" w:sz="0" w:space="0" w:color="auto"/>
            <w:bottom w:val="none" w:sz="0" w:space="0" w:color="auto"/>
            <w:right w:val="none" w:sz="0" w:space="0" w:color="auto"/>
          </w:divBdr>
        </w:div>
        <w:div w:id="833684777">
          <w:marLeft w:val="640"/>
          <w:marRight w:val="0"/>
          <w:marTop w:val="0"/>
          <w:marBottom w:val="0"/>
          <w:divBdr>
            <w:top w:val="none" w:sz="0" w:space="0" w:color="auto"/>
            <w:left w:val="none" w:sz="0" w:space="0" w:color="auto"/>
            <w:bottom w:val="none" w:sz="0" w:space="0" w:color="auto"/>
            <w:right w:val="none" w:sz="0" w:space="0" w:color="auto"/>
          </w:divBdr>
        </w:div>
        <w:div w:id="841579527">
          <w:marLeft w:val="640"/>
          <w:marRight w:val="0"/>
          <w:marTop w:val="0"/>
          <w:marBottom w:val="0"/>
          <w:divBdr>
            <w:top w:val="none" w:sz="0" w:space="0" w:color="auto"/>
            <w:left w:val="none" w:sz="0" w:space="0" w:color="auto"/>
            <w:bottom w:val="none" w:sz="0" w:space="0" w:color="auto"/>
            <w:right w:val="none" w:sz="0" w:space="0" w:color="auto"/>
          </w:divBdr>
        </w:div>
        <w:div w:id="845830872">
          <w:marLeft w:val="640"/>
          <w:marRight w:val="0"/>
          <w:marTop w:val="0"/>
          <w:marBottom w:val="0"/>
          <w:divBdr>
            <w:top w:val="none" w:sz="0" w:space="0" w:color="auto"/>
            <w:left w:val="none" w:sz="0" w:space="0" w:color="auto"/>
            <w:bottom w:val="none" w:sz="0" w:space="0" w:color="auto"/>
            <w:right w:val="none" w:sz="0" w:space="0" w:color="auto"/>
          </w:divBdr>
        </w:div>
        <w:div w:id="855970876">
          <w:marLeft w:val="640"/>
          <w:marRight w:val="0"/>
          <w:marTop w:val="0"/>
          <w:marBottom w:val="0"/>
          <w:divBdr>
            <w:top w:val="none" w:sz="0" w:space="0" w:color="auto"/>
            <w:left w:val="none" w:sz="0" w:space="0" w:color="auto"/>
            <w:bottom w:val="none" w:sz="0" w:space="0" w:color="auto"/>
            <w:right w:val="none" w:sz="0" w:space="0" w:color="auto"/>
          </w:divBdr>
        </w:div>
        <w:div w:id="885068171">
          <w:marLeft w:val="640"/>
          <w:marRight w:val="0"/>
          <w:marTop w:val="0"/>
          <w:marBottom w:val="0"/>
          <w:divBdr>
            <w:top w:val="none" w:sz="0" w:space="0" w:color="auto"/>
            <w:left w:val="none" w:sz="0" w:space="0" w:color="auto"/>
            <w:bottom w:val="none" w:sz="0" w:space="0" w:color="auto"/>
            <w:right w:val="none" w:sz="0" w:space="0" w:color="auto"/>
          </w:divBdr>
        </w:div>
        <w:div w:id="888103088">
          <w:marLeft w:val="640"/>
          <w:marRight w:val="0"/>
          <w:marTop w:val="0"/>
          <w:marBottom w:val="0"/>
          <w:divBdr>
            <w:top w:val="none" w:sz="0" w:space="0" w:color="auto"/>
            <w:left w:val="none" w:sz="0" w:space="0" w:color="auto"/>
            <w:bottom w:val="none" w:sz="0" w:space="0" w:color="auto"/>
            <w:right w:val="none" w:sz="0" w:space="0" w:color="auto"/>
          </w:divBdr>
        </w:div>
        <w:div w:id="901251996">
          <w:marLeft w:val="640"/>
          <w:marRight w:val="0"/>
          <w:marTop w:val="0"/>
          <w:marBottom w:val="0"/>
          <w:divBdr>
            <w:top w:val="none" w:sz="0" w:space="0" w:color="auto"/>
            <w:left w:val="none" w:sz="0" w:space="0" w:color="auto"/>
            <w:bottom w:val="none" w:sz="0" w:space="0" w:color="auto"/>
            <w:right w:val="none" w:sz="0" w:space="0" w:color="auto"/>
          </w:divBdr>
        </w:div>
        <w:div w:id="921912805">
          <w:marLeft w:val="640"/>
          <w:marRight w:val="0"/>
          <w:marTop w:val="0"/>
          <w:marBottom w:val="0"/>
          <w:divBdr>
            <w:top w:val="none" w:sz="0" w:space="0" w:color="auto"/>
            <w:left w:val="none" w:sz="0" w:space="0" w:color="auto"/>
            <w:bottom w:val="none" w:sz="0" w:space="0" w:color="auto"/>
            <w:right w:val="none" w:sz="0" w:space="0" w:color="auto"/>
          </w:divBdr>
        </w:div>
        <w:div w:id="932862192">
          <w:marLeft w:val="640"/>
          <w:marRight w:val="0"/>
          <w:marTop w:val="0"/>
          <w:marBottom w:val="0"/>
          <w:divBdr>
            <w:top w:val="none" w:sz="0" w:space="0" w:color="auto"/>
            <w:left w:val="none" w:sz="0" w:space="0" w:color="auto"/>
            <w:bottom w:val="none" w:sz="0" w:space="0" w:color="auto"/>
            <w:right w:val="none" w:sz="0" w:space="0" w:color="auto"/>
          </w:divBdr>
        </w:div>
        <w:div w:id="962737330">
          <w:marLeft w:val="640"/>
          <w:marRight w:val="0"/>
          <w:marTop w:val="0"/>
          <w:marBottom w:val="0"/>
          <w:divBdr>
            <w:top w:val="none" w:sz="0" w:space="0" w:color="auto"/>
            <w:left w:val="none" w:sz="0" w:space="0" w:color="auto"/>
            <w:bottom w:val="none" w:sz="0" w:space="0" w:color="auto"/>
            <w:right w:val="none" w:sz="0" w:space="0" w:color="auto"/>
          </w:divBdr>
        </w:div>
        <w:div w:id="986011794">
          <w:marLeft w:val="640"/>
          <w:marRight w:val="0"/>
          <w:marTop w:val="0"/>
          <w:marBottom w:val="0"/>
          <w:divBdr>
            <w:top w:val="none" w:sz="0" w:space="0" w:color="auto"/>
            <w:left w:val="none" w:sz="0" w:space="0" w:color="auto"/>
            <w:bottom w:val="none" w:sz="0" w:space="0" w:color="auto"/>
            <w:right w:val="none" w:sz="0" w:space="0" w:color="auto"/>
          </w:divBdr>
        </w:div>
        <w:div w:id="986326646">
          <w:marLeft w:val="640"/>
          <w:marRight w:val="0"/>
          <w:marTop w:val="0"/>
          <w:marBottom w:val="0"/>
          <w:divBdr>
            <w:top w:val="none" w:sz="0" w:space="0" w:color="auto"/>
            <w:left w:val="none" w:sz="0" w:space="0" w:color="auto"/>
            <w:bottom w:val="none" w:sz="0" w:space="0" w:color="auto"/>
            <w:right w:val="none" w:sz="0" w:space="0" w:color="auto"/>
          </w:divBdr>
        </w:div>
        <w:div w:id="992442768">
          <w:marLeft w:val="640"/>
          <w:marRight w:val="0"/>
          <w:marTop w:val="0"/>
          <w:marBottom w:val="0"/>
          <w:divBdr>
            <w:top w:val="none" w:sz="0" w:space="0" w:color="auto"/>
            <w:left w:val="none" w:sz="0" w:space="0" w:color="auto"/>
            <w:bottom w:val="none" w:sz="0" w:space="0" w:color="auto"/>
            <w:right w:val="none" w:sz="0" w:space="0" w:color="auto"/>
          </w:divBdr>
        </w:div>
        <w:div w:id="994455664">
          <w:marLeft w:val="640"/>
          <w:marRight w:val="0"/>
          <w:marTop w:val="0"/>
          <w:marBottom w:val="0"/>
          <w:divBdr>
            <w:top w:val="none" w:sz="0" w:space="0" w:color="auto"/>
            <w:left w:val="none" w:sz="0" w:space="0" w:color="auto"/>
            <w:bottom w:val="none" w:sz="0" w:space="0" w:color="auto"/>
            <w:right w:val="none" w:sz="0" w:space="0" w:color="auto"/>
          </w:divBdr>
        </w:div>
        <w:div w:id="1040325308">
          <w:marLeft w:val="640"/>
          <w:marRight w:val="0"/>
          <w:marTop w:val="0"/>
          <w:marBottom w:val="0"/>
          <w:divBdr>
            <w:top w:val="none" w:sz="0" w:space="0" w:color="auto"/>
            <w:left w:val="none" w:sz="0" w:space="0" w:color="auto"/>
            <w:bottom w:val="none" w:sz="0" w:space="0" w:color="auto"/>
            <w:right w:val="none" w:sz="0" w:space="0" w:color="auto"/>
          </w:divBdr>
        </w:div>
        <w:div w:id="1072194128">
          <w:marLeft w:val="640"/>
          <w:marRight w:val="0"/>
          <w:marTop w:val="0"/>
          <w:marBottom w:val="0"/>
          <w:divBdr>
            <w:top w:val="none" w:sz="0" w:space="0" w:color="auto"/>
            <w:left w:val="none" w:sz="0" w:space="0" w:color="auto"/>
            <w:bottom w:val="none" w:sz="0" w:space="0" w:color="auto"/>
            <w:right w:val="none" w:sz="0" w:space="0" w:color="auto"/>
          </w:divBdr>
        </w:div>
        <w:div w:id="1154491599">
          <w:marLeft w:val="640"/>
          <w:marRight w:val="0"/>
          <w:marTop w:val="0"/>
          <w:marBottom w:val="0"/>
          <w:divBdr>
            <w:top w:val="none" w:sz="0" w:space="0" w:color="auto"/>
            <w:left w:val="none" w:sz="0" w:space="0" w:color="auto"/>
            <w:bottom w:val="none" w:sz="0" w:space="0" w:color="auto"/>
            <w:right w:val="none" w:sz="0" w:space="0" w:color="auto"/>
          </w:divBdr>
        </w:div>
        <w:div w:id="1158615876">
          <w:marLeft w:val="640"/>
          <w:marRight w:val="0"/>
          <w:marTop w:val="0"/>
          <w:marBottom w:val="0"/>
          <w:divBdr>
            <w:top w:val="none" w:sz="0" w:space="0" w:color="auto"/>
            <w:left w:val="none" w:sz="0" w:space="0" w:color="auto"/>
            <w:bottom w:val="none" w:sz="0" w:space="0" w:color="auto"/>
            <w:right w:val="none" w:sz="0" w:space="0" w:color="auto"/>
          </w:divBdr>
        </w:div>
        <w:div w:id="1162968946">
          <w:marLeft w:val="640"/>
          <w:marRight w:val="0"/>
          <w:marTop w:val="0"/>
          <w:marBottom w:val="0"/>
          <w:divBdr>
            <w:top w:val="none" w:sz="0" w:space="0" w:color="auto"/>
            <w:left w:val="none" w:sz="0" w:space="0" w:color="auto"/>
            <w:bottom w:val="none" w:sz="0" w:space="0" w:color="auto"/>
            <w:right w:val="none" w:sz="0" w:space="0" w:color="auto"/>
          </w:divBdr>
        </w:div>
        <w:div w:id="1164588992">
          <w:marLeft w:val="640"/>
          <w:marRight w:val="0"/>
          <w:marTop w:val="0"/>
          <w:marBottom w:val="0"/>
          <w:divBdr>
            <w:top w:val="none" w:sz="0" w:space="0" w:color="auto"/>
            <w:left w:val="none" w:sz="0" w:space="0" w:color="auto"/>
            <w:bottom w:val="none" w:sz="0" w:space="0" w:color="auto"/>
            <w:right w:val="none" w:sz="0" w:space="0" w:color="auto"/>
          </w:divBdr>
        </w:div>
        <w:div w:id="1169830668">
          <w:marLeft w:val="640"/>
          <w:marRight w:val="0"/>
          <w:marTop w:val="0"/>
          <w:marBottom w:val="0"/>
          <w:divBdr>
            <w:top w:val="none" w:sz="0" w:space="0" w:color="auto"/>
            <w:left w:val="none" w:sz="0" w:space="0" w:color="auto"/>
            <w:bottom w:val="none" w:sz="0" w:space="0" w:color="auto"/>
            <w:right w:val="none" w:sz="0" w:space="0" w:color="auto"/>
          </w:divBdr>
        </w:div>
        <w:div w:id="1174958307">
          <w:marLeft w:val="640"/>
          <w:marRight w:val="0"/>
          <w:marTop w:val="0"/>
          <w:marBottom w:val="0"/>
          <w:divBdr>
            <w:top w:val="none" w:sz="0" w:space="0" w:color="auto"/>
            <w:left w:val="none" w:sz="0" w:space="0" w:color="auto"/>
            <w:bottom w:val="none" w:sz="0" w:space="0" w:color="auto"/>
            <w:right w:val="none" w:sz="0" w:space="0" w:color="auto"/>
          </w:divBdr>
        </w:div>
        <w:div w:id="1175610962">
          <w:marLeft w:val="640"/>
          <w:marRight w:val="0"/>
          <w:marTop w:val="0"/>
          <w:marBottom w:val="0"/>
          <w:divBdr>
            <w:top w:val="none" w:sz="0" w:space="0" w:color="auto"/>
            <w:left w:val="none" w:sz="0" w:space="0" w:color="auto"/>
            <w:bottom w:val="none" w:sz="0" w:space="0" w:color="auto"/>
            <w:right w:val="none" w:sz="0" w:space="0" w:color="auto"/>
          </w:divBdr>
        </w:div>
        <w:div w:id="1202129762">
          <w:marLeft w:val="640"/>
          <w:marRight w:val="0"/>
          <w:marTop w:val="0"/>
          <w:marBottom w:val="0"/>
          <w:divBdr>
            <w:top w:val="none" w:sz="0" w:space="0" w:color="auto"/>
            <w:left w:val="none" w:sz="0" w:space="0" w:color="auto"/>
            <w:bottom w:val="none" w:sz="0" w:space="0" w:color="auto"/>
            <w:right w:val="none" w:sz="0" w:space="0" w:color="auto"/>
          </w:divBdr>
        </w:div>
        <w:div w:id="1242523700">
          <w:marLeft w:val="640"/>
          <w:marRight w:val="0"/>
          <w:marTop w:val="0"/>
          <w:marBottom w:val="0"/>
          <w:divBdr>
            <w:top w:val="none" w:sz="0" w:space="0" w:color="auto"/>
            <w:left w:val="none" w:sz="0" w:space="0" w:color="auto"/>
            <w:bottom w:val="none" w:sz="0" w:space="0" w:color="auto"/>
            <w:right w:val="none" w:sz="0" w:space="0" w:color="auto"/>
          </w:divBdr>
        </w:div>
        <w:div w:id="1252398550">
          <w:marLeft w:val="640"/>
          <w:marRight w:val="0"/>
          <w:marTop w:val="0"/>
          <w:marBottom w:val="0"/>
          <w:divBdr>
            <w:top w:val="none" w:sz="0" w:space="0" w:color="auto"/>
            <w:left w:val="none" w:sz="0" w:space="0" w:color="auto"/>
            <w:bottom w:val="none" w:sz="0" w:space="0" w:color="auto"/>
            <w:right w:val="none" w:sz="0" w:space="0" w:color="auto"/>
          </w:divBdr>
        </w:div>
        <w:div w:id="1273897220">
          <w:marLeft w:val="640"/>
          <w:marRight w:val="0"/>
          <w:marTop w:val="0"/>
          <w:marBottom w:val="0"/>
          <w:divBdr>
            <w:top w:val="none" w:sz="0" w:space="0" w:color="auto"/>
            <w:left w:val="none" w:sz="0" w:space="0" w:color="auto"/>
            <w:bottom w:val="none" w:sz="0" w:space="0" w:color="auto"/>
            <w:right w:val="none" w:sz="0" w:space="0" w:color="auto"/>
          </w:divBdr>
        </w:div>
        <w:div w:id="1290866938">
          <w:marLeft w:val="640"/>
          <w:marRight w:val="0"/>
          <w:marTop w:val="0"/>
          <w:marBottom w:val="0"/>
          <w:divBdr>
            <w:top w:val="none" w:sz="0" w:space="0" w:color="auto"/>
            <w:left w:val="none" w:sz="0" w:space="0" w:color="auto"/>
            <w:bottom w:val="none" w:sz="0" w:space="0" w:color="auto"/>
            <w:right w:val="none" w:sz="0" w:space="0" w:color="auto"/>
          </w:divBdr>
        </w:div>
        <w:div w:id="1323464638">
          <w:marLeft w:val="640"/>
          <w:marRight w:val="0"/>
          <w:marTop w:val="0"/>
          <w:marBottom w:val="0"/>
          <w:divBdr>
            <w:top w:val="none" w:sz="0" w:space="0" w:color="auto"/>
            <w:left w:val="none" w:sz="0" w:space="0" w:color="auto"/>
            <w:bottom w:val="none" w:sz="0" w:space="0" w:color="auto"/>
            <w:right w:val="none" w:sz="0" w:space="0" w:color="auto"/>
          </w:divBdr>
        </w:div>
        <w:div w:id="1325400808">
          <w:marLeft w:val="640"/>
          <w:marRight w:val="0"/>
          <w:marTop w:val="0"/>
          <w:marBottom w:val="0"/>
          <w:divBdr>
            <w:top w:val="none" w:sz="0" w:space="0" w:color="auto"/>
            <w:left w:val="none" w:sz="0" w:space="0" w:color="auto"/>
            <w:bottom w:val="none" w:sz="0" w:space="0" w:color="auto"/>
            <w:right w:val="none" w:sz="0" w:space="0" w:color="auto"/>
          </w:divBdr>
        </w:div>
        <w:div w:id="1333869274">
          <w:marLeft w:val="640"/>
          <w:marRight w:val="0"/>
          <w:marTop w:val="0"/>
          <w:marBottom w:val="0"/>
          <w:divBdr>
            <w:top w:val="none" w:sz="0" w:space="0" w:color="auto"/>
            <w:left w:val="none" w:sz="0" w:space="0" w:color="auto"/>
            <w:bottom w:val="none" w:sz="0" w:space="0" w:color="auto"/>
            <w:right w:val="none" w:sz="0" w:space="0" w:color="auto"/>
          </w:divBdr>
        </w:div>
        <w:div w:id="1365519260">
          <w:marLeft w:val="640"/>
          <w:marRight w:val="0"/>
          <w:marTop w:val="0"/>
          <w:marBottom w:val="0"/>
          <w:divBdr>
            <w:top w:val="none" w:sz="0" w:space="0" w:color="auto"/>
            <w:left w:val="none" w:sz="0" w:space="0" w:color="auto"/>
            <w:bottom w:val="none" w:sz="0" w:space="0" w:color="auto"/>
            <w:right w:val="none" w:sz="0" w:space="0" w:color="auto"/>
          </w:divBdr>
        </w:div>
        <w:div w:id="1369065711">
          <w:marLeft w:val="640"/>
          <w:marRight w:val="0"/>
          <w:marTop w:val="0"/>
          <w:marBottom w:val="0"/>
          <w:divBdr>
            <w:top w:val="none" w:sz="0" w:space="0" w:color="auto"/>
            <w:left w:val="none" w:sz="0" w:space="0" w:color="auto"/>
            <w:bottom w:val="none" w:sz="0" w:space="0" w:color="auto"/>
            <w:right w:val="none" w:sz="0" w:space="0" w:color="auto"/>
          </w:divBdr>
        </w:div>
        <w:div w:id="1410882843">
          <w:marLeft w:val="640"/>
          <w:marRight w:val="0"/>
          <w:marTop w:val="0"/>
          <w:marBottom w:val="0"/>
          <w:divBdr>
            <w:top w:val="none" w:sz="0" w:space="0" w:color="auto"/>
            <w:left w:val="none" w:sz="0" w:space="0" w:color="auto"/>
            <w:bottom w:val="none" w:sz="0" w:space="0" w:color="auto"/>
            <w:right w:val="none" w:sz="0" w:space="0" w:color="auto"/>
          </w:divBdr>
        </w:div>
        <w:div w:id="1434664223">
          <w:marLeft w:val="640"/>
          <w:marRight w:val="0"/>
          <w:marTop w:val="0"/>
          <w:marBottom w:val="0"/>
          <w:divBdr>
            <w:top w:val="none" w:sz="0" w:space="0" w:color="auto"/>
            <w:left w:val="none" w:sz="0" w:space="0" w:color="auto"/>
            <w:bottom w:val="none" w:sz="0" w:space="0" w:color="auto"/>
            <w:right w:val="none" w:sz="0" w:space="0" w:color="auto"/>
          </w:divBdr>
        </w:div>
        <w:div w:id="1469669810">
          <w:marLeft w:val="640"/>
          <w:marRight w:val="0"/>
          <w:marTop w:val="0"/>
          <w:marBottom w:val="0"/>
          <w:divBdr>
            <w:top w:val="none" w:sz="0" w:space="0" w:color="auto"/>
            <w:left w:val="none" w:sz="0" w:space="0" w:color="auto"/>
            <w:bottom w:val="none" w:sz="0" w:space="0" w:color="auto"/>
            <w:right w:val="none" w:sz="0" w:space="0" w:color="auto"/>
          </w:divBdr>
        </w:div>
        <w:div w:id="1479373012">
          <w:marLeft w:val="640"/>
          <w:marRight w:val="0"/>
          <w:marTop w:val="0"/>
          <w:marBottom w:val="0"/>
          <w:divBdr>
            <w:top w:val="none" w:sz="0" w:space="0" w:color="auto"/>
            <w:left w:val="none" w:sz="0" w:space="0" w:color="auto"/>
            <w:bottom w:val="none" w:sz="0" w:space="0" w:color="auto"/>
            <w:right w:val="none" w:sz="0" w:space="0" w:color="auto"/>
          </w:divBdr>
        </w:div>
        <w:div w:id="1525024188">
          <w:marLeft w:val="640"/>
          <w:marRight w:val="0"/>
          <w:marTop w:val="0"/>
          <w:marBottom w:val="0"/>
          <w:divBdr>
            <w:top w:val="none" w:sz="0" w:space="0" w:color="auto"/>
            <w:left w:val="none" w:sz="0" w:space="0" w:color="auto"/>
            <w:bottom w:val="none" w:sz="0" w:space="0" w:color="auto"/>
            <w:right w:val="none" w:sz="0" w:space="0" w:color="auto"/>
          </w:divBdr>
        </w:div>
        <w:div w:id="1539707252">
          <w:marLeft w:val="640"/>
          <w:marRight w:val="0"/>
          <w:marTop w:val="0"/>
          <w:marBottom w:val="0"/>
          <w:divBdr>
            <w:top w:val="none" w:sz="0" w:space="0" w:color="auto"/>
            <w:left w:val="none" w:sz="0" w:space="0" w:color="auto"/>
            <w:bottom w:val="none" w:sz="0" w:space="0" w:color="auto"/>
            <w:right w:val="none" w:sz="0" w:space="0" w:color="auto"/>
          </w:divBdr>
        </w:div>
        <w:div w:id="1563633220">
          <w:marLeft w:val="640"/>
          <w:marRight w:val="0"/>
          <w:marTop w:val="0"/>
          <w:marBottom w:val="0"/>
          <w:divBdr>
            <w:top w:val="none" w:sz="0" w:space="0" w:color="auto"/>
            <w:left w:val="none" w:sz="0" w:space="0" w:color="auto"/>
            <w:bottom w:val="none" w:sz="0" w:space="0" w:color="auto"/>
            <w:right w:val="none" w:sz="0" w:space="0" w:color="auto"/>
          </w:divBdr>
        </w:div>
        <w:div w:id="1566717982">
          <w:marLeft w:val="640"/>
          <w:marRight w:val="0"/>
          <w:marTop w:val="0"/>
          <w:marBottom w:val="0"/>
          <w:divBdr>
            <w:top w:val="none" w:sz="0" w:space="0" w:color="auto"/>
            <w:left w:val="none" w:sz="0" w:space="0" w:color="auto"/>
            <w:bottom w:val="none" w:sz="0" w:space="0" w:color="auto"/>
            <w:right w:val="none" w:sz="0" w:space="0" w:color="auto"/>
          </w:divBdr>
        </w:div>
        <w:div w:id="1583878686">
          <w:marLeft w:val="640"/>
          <w:marRight w:val="0"/>
          <w:marTop w:val="0"/>
          <w:marBottom w:val="0"/>
          <w:divBdr>
            <w:top w:val="none" w:sz="0" w:space="0" w:color="auto"/>
            <w:left w:val="none" w:sz="0" w:space="0" w:color="auto"/>
            <w:bottom w:val="none" w:sz="0" w:space="0" w:color="auto"/>
            <w:right w:val="none" w:sz="0" w:space="0" w:color="auto"/>
          </w:divBdr>
        </w:div>
        <w:div w:id="1633099291">
          <w:marLeft w:val="640"/>
          <w:marRight w:val="0"/>
          <w:marTop w:val="0"/>
          <w:marBottom w:val="0"/>
          <w:divBdr>
            <w:top w:val="none" w:sz="0" w:space="0" w:color="auto"/>
            <w:left w:val="none" w:sz="0" w:space="0" w:color="auto"/>
            <w:bottom w:val="none" w:sz="0" w:space="0" w:color="auto"/>
            <w:right w:val="none" w:sz="0" w:space="0" w:color="auto"/>
          </w:divBdr>
        </w:div>
        <w:div w:id="1709140758">
          <w:marLeft w:val="640"/>
          <w:marRight w:val="0"/>
          <w:marTop w:val="0"/>
          <w:marBottom w:val="0"/>
          <w:divBdr>
            <w:top w:val="none" w:sz="0" w:space="0" w:color="auto"/>
            <w:left w:val="none" w:sz="0" w:space="0" w:color="auto"/>
            <w:bottom w:val="none" w:sz="0" w:space="0" w:color="auto"/>
            <w:right w:val="none" w:sz="0" w:space="0" w:color="auto"/>
          </w:divBdr>
        </w:div>
        <w:div w:id="1749229755">
          <w:marLeft w:val="640"/>
          <w:marRight w:val="0"/>
          <w:marTop w:val="0"/>
          <w:marBottom w:val="0"/>
          <w:divBdr>
            <w:top w:val="none" w:sz="0" w:space="0" w:color="auto"/>
            <w:left w:val="none" w:sz="0" w:space="0" w:color="auto"/>
            <w:bottom w:val="none" w:sz="0" w:space="0" w:color="auto"/>
            <w:right w:val="none" w:sz="0" w:space="0" w:color="auto"/>
          </w:divBdr>
        </w:div>
        <w:div w:id="1783959166">
          <w:marLeft w:val="640"/>
          <w:marRight w:val="0"/>
          <w:marTop w:val="0"/>
          <w:marBottom w:val="0"/>
          <w:divBdr>
            <w:top w:val="none" w:sz="0" w:space="0" w:color="auto"/>
            <w:left w:val="none" w:sz="0" w:space="0" w:color="auto"/>
            <w:bottom w:val="none" w:sz="0" w:space="0" w:color="auto"/>
            <w:right w:val="none" w:sz="0" w:space="0" w:color="auto"/>
          </w:divBdr>
        </w:div>
        <w:div w:id="1809664801">
          <w:marLeft w:val="640"/>
          <w:marRight w:val="0"/>
          <w:marTop w:val="0"/>
          <w:marBottom w:val="0"/>
          <w:divBdr>
            <w:top w:val="none" w:sz="0" w:space="0" w:color="auto"/>
            <w:left w:val="none" w:sz="0" w:space="0" w:color="auto"/>
            <w:bottom w:val="none" w:sz="0" w:space="0" w:color="auto"/>
            <w:right w:val="none" w:sz="0" w:space="0" w:color="auto"/>
          </w:divBdr>
        </w:div>
        <w:div w:id="1877883949">
          <w:marLeft w:val="640"/>
          <w:marRight w:val="0"/>
          <w:marTop w:val="0"/>
          <w:marBottom w:val="0"/>
          <w:divBdr>
            <w:top w:val="none" w:sz="0" w:space="0" w:color="auto"/>
            <w:left w:val="none" w:sz="0" w:space="0" w:color="auto"/>
            <w:bottom w:val="none" w:sz="0" w:space="0" w:color="auto"/>
            <w:right w:val="none" w:sz="0" w:space="0" w:color="auto"/>
          </w:divBdr>
        </w:div>
        <w:div w:id="1905986129">
          <w:marLeft w:val="640"/>
          <w:marRight w:val="0"/>
          <w:marTop w:val="0"/>
          <w:marBottom w:val="0"/>
          <w:divBdr>
            <w:top w:val="none" w:sz="0" w:space="0" w:color="auto"/>
            <w:left w:val="none" w:sz="0" w:space="0" w:color="auto"/>
            <w:bottom w:val="none" w:sz="0" w:space="0" w:color="auto"/>
            <w:right w:val="none" w:sz="0" w:space="0" w:color="auto"/>
          </w:divBdr>
        </w:div>
        <w:div w:id="1907720179">
          <w:marLeft w:val="640"/>
          <w:marRight w:val="0"/>
          <w:marTop w:val="0"/>
          <w:marBottom w:val="0"/>
          <w:divBdr>
            <w:top w:val="none" w:sz="0" w:space="0" w:color="auto"/>
            <w:left w:val="none" w:sz="0" w:space="0" w:color="auto"/>
            <w:bottom w:val="none" w:sz="0" w:space="0" w:color="auto"/>
            <w:right w:val="none" w:sz="0" w:space="0" w:color="auto"/>
          </w:divBdr>
        </w:div>
        <w:div w:id="1913733384">
          <w:marLeft w:val="640"/>
          <w:marRight w:val="0"/>
          <w:marTop w:val="0"/>
          <w:marBottom w:val="0"/>
          <w:divBdr>
            <w:top w:val="none" w:sz="0" w:space="0" w:color="auto"/>
            <w:left w:val="none" w:sz="0" w:space="0" w:color="auto"/>
            <w:bottom w:val="none" w:sz="0" w:space="0" w:color="auto"/>
            <w:right w:val="none" w:sz="0" w:space="0" w:color="auto"/>
          </w:divBdr>
        </w:div>
        <w:div w:id="1971354717">
          <w:marLeft w:val="640"/>
          <w:marRight w:val="0"/>
          <w:marTop w:val="0"/>
          <w:marBottom w:val="0"/>
          <w:divBdr>
            <w:top w:val="none" w:sz="0" w:space="0" w:color="auto"/>
            <w:left w:val="none" w:sz="0" w:space="0" w:color="auto"/>
            <w:bottom w:val="none" w:sz="0" w:space="0" w:color="auto"/>
            <w:right w:val="none" w:sz="0" w:space="0" w:color="auto"/>
          </w:divBdr>
        </w:div>
        <w:div w:id="2001687843">
          <w:marLeft w:val="640"/>
          <w:marRight w:val="0"/>
          <w:marTop w:val="0"/>
          <w:marBottom w:val="0"/>
          <w:divBdr>
            <w:top w:val="none" w:sz="0" w:space="0" w:color="auto"/>
            <w:left w:val="none" w:sz="0" w:space="0" w:color="auto"/>
            <w:bottom w:val="none" w:sz="0" w:space="0" w:color="auto"/>
            <w:right w:val="none" w:sz="0" w:space="0" w:color="auto"/>
          </w:divBdr>
        </w:div>
        <w:div w:id="2031759902">
          <w:marLeft w:val="640"/>
          <w:marRight w:val="0"/>
          <w:marTop w:val="0"/>
          <w:marBottom w:val="0"/>
          <w:divBdr>
            <w:top w:val="none" w:sz="0" w:space="0" w:color="auto"/>
            <w:left w:val="none" w:sz="0" w:space="0" w:color="auto"/>
            <w:bottom w:val="none" w:sz="0" w:space="0" w:color="auto"/>
            <w:right w:val="none" w:sz="0" w:space="0" w:color="auto"/>
          </w:divBdr>
        </w:div>
        <w:div w:id="2040275678">
          <w:marLeft w:val="640"/>
          <w:marRight w:val="0"/>
          <w:marTop w:val="0"/>
          <w:marBottom w:val="0"/>
          <w:divBdr>
            <w:top w:val="none" w:sz="0" w:space="0" w:color="auto"/>
            <w:left w:val="none" w:sz="0" w:space="0" w:color="auto"/>
            <w:bottom w:val="none" w:sz="0" w:space="0" w:color="auto"/>
            <w:right w:val="none" w:sz="0" w:space="0" w:color="auto"/>
          </w:divBdr>
        </w:div>
        <w:div w:id="2087652642">
          <w:marLeft w:val="640"/>
          <w:marRight w:val="0"/>
          <w:marTop w:val="0"/>
          <w:marBottom w:val="0"/>
          <w:divBdr>
            <w:top w:val="none" w:sz="0" w:space="0" w:color="auto"/>
            <w:left w:val="none" w:sz="0" w:space="0" w:color="auto"/>
            <w:bottom w:val="none" w:sz="0" w:space="0" w:color="auto"/>
            <w:right w:val="none" w:sz="0" w:space="0" w:color="auto"/>
          </w:divBdr>
        </w:div>
        <w:div w:id="2121139182">
          <w:marLeft w:val="640"/>
          <w:marRight w:val="0"/>
          <w:marTop w:val="0"/>
          <w:marBottom w:val="0"/>
          <w:divBdr>
            <w:top w:val="none" w:sz="0" w:space="0" w:color="auto"/>
            <w:left w:val="none" w:sz="0" w:space="0" w:color="auto"/>
            <w:bottom w:val="none" w:sz="0" w:space="0" w:color="auto"/>
            <w:right w:val="none" w:sz="0" w:space="0" w:color="auto"/>
          </w:divBdr>
        </w:div>
        <w:div w:id="2145198479">
          <w:marLeft w:val="640"/>
          <w:marRight w:val="0"/>
          <w:marTop w:val="0"/>
          <w:marBottom w:val="0"/>
          <w:divBdr>
            <w:top w:val="none" w:sz="0" w:space="0" w:color="auto"/>
            <w:left w:val="none" w:sz="0" w:space="0" w:color="auto"/>
            <w:bottom w:val="none" w:sz="0" w:space="0" w:color="auto"/>
            <w:right w:val="none" w:sz="0" w:space="0" w:color="auto"/>
          </w:divBdr>
        </w:div>
      </w:divsChild>
    </w:div>
    <w:div w:id="2066754751">
      <w:bodyDiv w:val="1"/>
      <w:marLeft w:val="0"/>
      <w:marRight w:val="0"/>
      <w:marTop w:val="0"/>
      <w:marBottom w:val="0"/>
      <w:divBdr>
        <w:top w:val="none" w:sz="0" w:space="0" w:color="auto"/>
        <w:left w:val="none" w:sz="0" w:space="0" w:color="auto"/>
        <w:bottom w:val="none" w:sz="0" w:space="0" w:color="auto"/>
        <w:right w:val="none" w:sz="0" w:space="0" w:color="auto"/>
      </w:divBdr>
      <w:divsChild>
        <w:div w:id="3485584">
          <w:marLeft w:val="640"/>
          <w:marRight w:val="0"/>
          <w:marTop w:val="0"/>
          <w:marBottom w:val="0"/>
          <w:divBdr>
            <w:top w:val="none" w:sz="0" w:space="0" w:color="auto"/>
            <w:left w:val="none" w:sz="0" w:space="0" w:color="auto"/>
            <w:bottom w:val="none" w:sz="0" w:space="0" w:color="auto"/>
            <w:right w:val="none" w:sz="0" w:space="0" w:color="auto"/>
          </w:divBdr>
        </w:div>
        <w:div w:id="54596994">
          <w:marLeft w:val="640"/>
          <w:marRight w:val="0"/>
          <w:marTop w:val="0"/>
          <w:marBottom w:val="0"/>
          <w:divBdr>
            <w:top w:val="none" w:sz="0" w:space="0" w:color="auto"/>
            <w:left w:val="none" w:sz="0" w:space="0" w:color="auto"/>
            <w:bottom w:val="none" w:sz="0" w:space="0" w:color="auto"/>
            <w:right w:val="none" w:sz="0" w:space="0" w:color="auto"/>
          </w:divBdr>
        </w:div>
        <w:div w:id="89981864">
          <w:marLeft w:val="640"/>
          <w:marRight w:val="0"/>
          <w:marTop w:val="0"/>
          <w:marBottom w:val="0"/>
          <w:divBdr>
            <w:top w:val="none" w:sz="0" w:space="0" w:color="auto"/>
            <w:left w:val="none" w:sz="0" w:space="0" w:color="auto"/>
            <w:bottom w:val="none" w:sz="0" w:space="0" w:color="auto"/>
            <w:right w:val="none" w:sz="0" w:space="0" w:color="auto"/>
          </w:divBdr>
        </w:div>
        <w:div w:id="137695005">
          <w:marLeft w:val="640"/>
          <w:marRight w:val="0"/>
          <w:marTop w:val="0"/>
          <w:marBottom w:val="0"/>
          <w:divBdr>
            <w:top w:val="none" w:sz="0" w:space="0" w:color="auto"/>
            <w:left w:val="none" w:sz="0" w:space="0" w:color="auto"/>
            <w:bottom w:val="none" w:sz="0" w:space="0" w:color="auto"/>
            <w:right w:val="none" w:sz="0" w:space="0" w:color="auto"/>
          </w:divBdr>
        </w:div>
        <w:div w:id="145166709">
          <w:marLeft w:val="640"/>
          <w:marRight w:val="0"/>
          <w:marTop w:val="0"/>
          <w:marBottom w:val="0"/>
          <w:divBdr>
            <w:top w:val="none" w:sz="0" w:space="0" w:color="auto"/>
            <w:left w:val="none" w:sz="0" w:space="0" w:color="auto"/>
            <w:bottom w:val="none" w:sz="0" w:space="0" w:color="auto"/>
            <w:right w:val="none" w:sz="0" w:space="0" w:color="auto"/>
          </w:divBdr>
        </w:div>
        <w:div w:id="147284225">
          <w:marLeft w:val="640"/>
          <w:marRight w:val="0"/>
          <w:marTop w:val="0"/>
          <w:marBottom w:val="0"/>
          <w:divBdr>
            <w:top w:val="none" w:sz="0" w:space="0" w:color="auto"/>
            <w:left w:val="none" w:sz="0" w:space="0" w:color="auto"/>
            <w:bottom w:val="none" w:sz="0" w:space="0" w:color="auto"/>
            <w:right w:val="none" w:sz="0" w:space="0" w:color="auto"/>
          </w:divBdr>
        </w:div>
        <w:div w:id="155730708">
          <w:marLeft w:val="640"/>
          <w:marRight w:val="0"/>
          <w:marTop w:val="0"/>
          <w:marBottom w:val="0"/>
          <w:divBdr>
            <w:top w:val="none" w:sz="0" w:space="0" w:color="auto"/>
            <w:left w:val="none" w:sz="0" w:space="0" w:color="auto"/>
            <w:bottom w:val="none" w:sz="0" w:space="0" w:color="auto"/>
            <w:right w:val="none" w:sz="0" w:space="0" w:color="auto"/>
          </w:divBdr>
        </w:div>
        <w:div w:id="170023476">
          <w:marLeft w:val="640"/>
          <w:marRight w:val="0"/>
          <w:marTop w:val="0"/>
          <w:marBottom w:val="0"/>
          <w:divBdr>
            <w:top w:val="none" w:sz="0" w:space="0" w:color="auto"/>
            <w:left w:val="none" w:sz="0" w:space="0" w:color="auto"/>
            <w:bottom w:val="none" w:sz="0" w:space="0" w:color="auto"/>
            <w:right w:val="none" w:sz="0" w:space="0" w:color="auto"/>
          </w:divBdr>
        </w:div>
        <w:div w:id="179853816">
          <w:marLeft w:val="640"/>
          <w:marRight w:val="0"/>
          <w:marTop w:val="0"/>
          <w:marBottom w:val="0"/>
          <w:divBdr>
            <w:top w:val="none" w:sz="0" w:space="0" w:color="auto"/>
            <w:left w:val="none" w:sz="0" w:space="0" w:color="auto"/>
            <w:bottom w:val="none" w:sz="0" w:space="0" w:color="auto"/>
            <w:right w:val="none" w:sz="0" w:space="0" w:color="auto"/>
          </w:divBdr>
        </w:div>
        <w:div w:id="202404007">
          <w:marLeft w:val="640"/>
          <w:marRight w:val="0"/>
          <w:marTop w:val="0"/>
          <w:marBottom w:val="0"/>
          <w:divBdr>
            <w:top w:val="none" w:sz="0" w:space="0" w:color="auto"/>
            <w:left w:val="none" w:sz="0" w:space="0" w:color="auto"/>
            <w:bottom w:val="none" w:sz="0" w:space="0" w:color="auto"/>
            <w:right w:val="none" w:sz="0" w:space="0" w:color="auto"/>
          </w:divBdr>
        </w:div>
        <w:div w:id="235407891">
          <w:marLeft w:val="640"/>
          <w:marRight w:val="0"/>
          <w:marTop w:val="0"/>
          <w:marBottom w:val="0"/>
          <w:divBdr>
            <w:top w:val="none" w:sz="0" w:space="0" w:color="auto"/>
            <w:left w:val="none" w:sz="0" w:space="0" w:color="auto"/>
            <w:bottom w:val="none" w:sz="0" w:space="0" w:color="auto"/>
            <w:right w:val="none" w:sz="0" w:space="0" w:color="auto"/>
          </w:divBdr>
        </w:div>
        <w:div w:id="249169534">
          <w:marLeft w:val="640"/>
          <w:marRight w:val="0"/>
          <w:marTop w:val="0"/>
          <w:marBottom w:val="0"/>
          <w:divBdr>
            <w:top w:val="none" w:sz="0" w:space="0" w:color="auto"/>
            <w:left w:val="none" w:sz="0" w:space="0" w:color="auto"/>
            <w:bottom w:val="none" w:sz="0" w:space="0" w:color="auto"/>
            <w:right w:val="none" w:sz="0" w:space="0" w:color="auto"/>
          </w:divBdr>
        </w:div>
        <w:div w:id="259602836">
          <w:marLeft w:val="640"/>
          <w:marRight w:val="0"/>
          <w:marTop w:val="0"/>
          <w:marBottom w:val="0"/>
          <w:divBdr>
            <w:top w:val="none" w:sz="0" w:space="0" w:color="auto"/>
            <w:left w:val="none" w:sz="0" w:space="0" w:color="auto"/>
            <w:bottom w:val="none" w:sz="0" w:space="0" w:color="auto"/>
            <w:right w:val="none" w:sz="0" w:space="0" w:color="auto"/>
          </w:divBdr>
        </w:div>
        <w:div w:id="271784231">
          <w:marLeft w:val="640"/>
          <w:marRight w:val="0"/>
          <w:marTop w:val="0"/>
          <w:marBottom w:val="0"/>
          <w:divBdr>
            <w:top w:val="none" w:sz="0" w:space="0" w:color="auto"/>
            <w:left w:val="none" w:sz="0" w:space="0" w:color="auto"/>
            <w:bottom w:val="none" w:sz="0" w:space="0" w:color="auto"/>
            <w:right w:val="none" w:sz="0" w:space="0" w:color="auto"/>
          </w:divBdr>
        </w:div>
        <w:div w:id="274481520">
          <w:marLeft w:val="640"/>
          <w:marRight w:val="0"/>
          <w:marTop w:val="0"/>
          <w:marBottom w:val="0"/>
          <w:divBdr>
            <w:top w:val="none" w:sz="0" w:space="0" w:color="auto"/>
            <w:left w:val="none" w:sz="0" w:space="0" w:color="auto"/>
            <w:bottom w:val="none" w:sz="0" w:space="0" w:color="auto"/>
            <w:right w:val="none" w:sz="0" w:space="0" w:color="auto"/>
          </w:divBdr>
        </w:div>
        <w:div w:id="284312720">
          <w:marLeft w:val="640"/>
          <w:marRight w:val="0"/>
          <w:marTop w:val="0"/>
          <w:marBottom w:val="0"/>
          <w:divBdr>
            <w:top w:val="none" w:sz="0" w:space="0" w:color="auto"/>
            <w:left w:val="none" w:sz="0" w:space="0" w:color="auto"/>
            <w:bottom w:val="none" w:sz="0" w:space="0" w:color="auto"/>
            <w:right w:val="none" w:sz="0" w:space="0" w:color="auto"/>
          </w:divBdr>
        </w:div>
        <w:div w:id="294336102">
          <w:marLeft w:val="640"/>
          <w:marRight w:val="0"/>
          <w:marTop w:val="0"/>
          <w:marBottom w:val="0"/>
          <w:divBdr>
            <w:top w:val="none" w:sz="0" w:space="0" w:color="auto"/>
            <w:left w:val="none" w:sz="0" w:space="0" w:color="auto"/>
            <w:bottom w:val="none" w:sz="0" w:space="0" w:color="auto"/>
            <w:right w:val="none" w:sz="0" w:space="0" w:color="auto"/>
          </w:divBdr>
        </w:div>
        <w:div w:id="316613289">
          <w:marLeft w:val="640"/>
          <w:marRight w:val="0"/>
          <w:marTop w:val="0"/>
          <w:marBottom w:val="0"/>
          <w:divBdr>
            <w:top w:val="none" w:sz="0" w:space="0" w:color="auto"/>
            <w:left w:val="none" w:sz="0" w:space="0" w:color="auto"/>
            <w:bottom w:val="none" w:sz="0" w:space="0" w:color="auto"/>
            <w:right w:val="none" w:sz="0" w:space="0" w:color="auto"/>
          </w:divBdr>
        </w:div>
        <w:div w:id="361705737">
          <w:marLeft w:val="640"/>
          <w:marRight w:val="0"/>
          <w:marTop w:val="0"/>
          <w:marBottom w:val="0"/>
          <w:divBdr>
            <w:top w:val="none" w:sz="0" w:space="0" w:color="auto"/>
            <w:left w:val="none" w:sz="0" w:space="0" w:color="auto"/>
            <w:bottom w:val="none" w:sz="0" w:space="0" w:color="auto"/>
            <w:right w:val="none" w:sz="0" w:space="0" w:color="auto"/>
          </w:divBdr>
        </w:div>
        <w:div w:id="413211524">
          <w:marLeft w:val="640"/>
          <w:marRight w:val="0"/>
          <w:marTop w:val="0"/>
          <w:marBottom w:val="0"/>
          <w:divBdr>
            <w:top w:val="none" w:sz="0" w:space="0" w:color="auto"/>
            <w:left w:val="none" w:sz="0" w:space="0" w:color="auto"/>
            <w:bottom w:val="none" w:sz="0" w:space="0" w:color="auto"/>
            <w:right w:val="none" w:sz="0" w:space="0" w:color="auto"/>
          </w:divBdr>
        </w:div>
        <w:div w:id="424962594">
          <w:marLeft w:val="640"/>
          <w:marRight w:val="0"/>
          <w:marTop w:val="0"/>
          <w:marBottom w:val="0"/>
          <w:divBdr>
            <w:top w:val="none" w:sz="0" w:space="0" w:color="auto"/>
            <w:left w:val="none" w:sz="0" w:space="0" w:color="auto"/>
            <w:bottom w:val="none" w:sz="0" w:space="0" w:color="auto"/>
            <w:right w:val="none" w:sz="0" w:space="0" w:color="auto"/>
          </w:divBdr>
        </w:div>
        <w:div w:id="437025329">
          <w:marLeft w:val="640"/>
          <w:marRight w:val="0"/>
          <w:marTop w:val="0"/>
          <w:marBottom w:val="0"/>
          <w:divBdr>
            <w:top w:val="none" w:sz="0" w:space="0" w:color="auto"/>
            <w:left w:val="none" w:sz="0" w:space="0" w:color="auto"/>
            <w:bottom w:val="none" w:sz="0" w:space="0" w:color="auto"/>
            <w:right w:val="none" w:sz="0" w:space="0" w:color="auto"/>
          </w:divBdr>
        </w:div>
        <w:div w:id="444740348">
          <w:marLeft w:val="640"/>
          <w:marRight w:val="0"/>
          <w:marTop w:val="0"/>
          <w:marBottom w:val="0"/>
          <w:divBdr>
            <w:top w:val="none" w:sz="0" w:space="0" w:color="auto"/>
            <w:left w:val="none" w:sz="0" w:space="0" w:color="auto"/>
            <w:bottom w:val="none" w:sz="0" w:space="0" w:color="auto"/>
            <w:right w:val="none" w:sz="0" w:space="0" w:color="auto"/>
          </w:divBdr>
        </w:div>
        <w:div w:id="464353787">
          <w:marLeft w:val="640"/>
          <w:marRight w:val="0"/>
          <w:marTop w:val="0"/>
          <w:marBottom w:val="0"/>
          <w:divBdr>
            <w:top w:val="none" w:sz="0" w:space="0" w:color="auto"/>
            <w:left w:val="none" w:sz="0" w:space="0" w:color="auto"/>
            <w:bottom w:val="none" w:sz="0" w:space="0" w:color="auto"/>
            <w:right w:val="none" w:sz="0" w:space="0" w:color="auto"/>
          </w:divBdr>
        </w:div>
        <w:div w:id="497692162">
          <w:marLeft w:val="640"/>
          <w:marRight w:val="0"/>
          <w:marTop w:val="0"/>
          <w:marBottom w:val="0"/>
          <w:divBdr>
            <w:top w:val="none" w:sz="0" w:space="0" w:color="auto"/>
            <w:left w:val="none" w:sz="0" w:space="0" w:color="auto"/>
            <w:bottom w:val="none" w:sz="0" w:space="0" w:color="auto"/>
            <w:right w:val="none" w:sz="0" w:space="0" w:color="auto"/>
          </w:divBdr>
        </w:div>
        <w:div w:id="500199939">
          <w:marLeft w:val="640"/>
          <w:marRight w:val="0"/>
          <w:marTop w:val="0"/>
          <w:marBottom w:val="0"/>
          <w:divBdr>
            <w:top w:val="none" w:sz="0" w:space="0" w:color="auto"/>
            <w:left w:val="none" w:sz="0" w:space="0" w:color="auto"/>
            <w:bottom w:val="none" w:sz="0" w:space="0" w:color="auto"/>
            <w:right w:val="none" w:sz="0" w:space="0" w:color="auto"/>
          </w:divBdr>
        </w:div>
        <w:div w:id="513568874">
          <w:marLeft w:val="640"/>
          <w:marRight w:val="0"/>
          <w:marTop w:val="0"/>
          <w:marBottom w:val="0"/>
          <w:divBdr>
            <w:top w:val="none" w:sz="0" w:space="0" w:color="auto"/>
            <w:left w:val="none" w:sz="0" w:space="0" w:color="auto"/>
            <w:bottom w:val="none" w:sz="0" w:space="0" w:color="auto"/>
            <w:right w:val="none" w:sz="0" w:space="0" w:color="auto"/>
          </w:divBdr>
        </w:div>
        <w:div w:id="552623119">
          <w:marLeft w:val="640"/>
          <w:marRight w:val="0"/>
          <w:marTop w:val="0"/>
          <w:marBottom w:val="0"/>
          <w:divBdr>
            <w:top w:val="none" w:sz="0" w:space="0" w:color="auto"/>
            <w:left w:val="none" w:sz="0" w:space="0" w:color="auto"/>
            <w:bottom w:val="none" w:sz="0" w:space="0" w:color="auto"/>
            <w:right w:val="none" w:sz="0" w:space="0" w:color="auto"/>
          </w:divBdr>
        </w:div>
        <w:div w:id="603269121">
          <w:marLeft w:val="640"/>
          <w:marRight w:val="0"/>
          <w:marTop w:val="0"/>
          <w:marBottom w:val="0"/>
          <w:divBdr>
            <w:top w:val="none" w:sz="0" w:space="0" w:color="auto"/>
            <w:left w:val="none" w:sz="0" w:space="0" w:color="auto"/>
            <w:bottom w:val="none" w:sz="0" w:space="0" w:color="auto"/>
            <w:right w:val="none" w:sz="0" w:space="0" w:color="auto"/>
          </w:divBdr>
        </w:div>
        <w:div w:id="627979257">
          <w:marLeft w:val="640"/>
          <w:marRight w:val="0"/>
          <w:marTop w:val="0"/>
          <w:marBottom w:val="0"/>
          <w:divBdr>
            <w:top w:val="none" w:sz="0" w:space="0" w:color="auto"/>
            <w:left w:val="none" w:sz="0" w:space="0" w:color="auto"/>
            <w:bottom w:val="none" w:sz="0" w:space="0" w:color="auto"/>
            <w:right w:val="none" w:sz="0" w:space="0" w:color="auto"/>
          </w:divBdr>
        </w:div>
        <w:div w:id="714737043">
          <w:marLeft w:val="640"/>
          <w:marRight w:val="0"/>
          <w:marTop w:val="0"/>
          <w:marBottom w:val="0"/>
          <w:divBdr>
            <w:top w:val="none" w:sz="0" w:space="0" w:color="auto"/>
            <w:left w:val="none" w:sz="0" w:space="0" w:color="auto"/>
            <w:bottom w:val="none" w:sz="0" w:space="0" w:color="auto"/>
            <w:right w:val="none" w:sz="0" w:space="0" w:color="auto"/>
          </w:divBdr>
        </w:div>
        <w:div w:id="727533085">
          <w:marLeft w:val="640"/>
          <w:marRight w:val="0"/>
          <w:marTop w:val="0"/>
          <w:marBottom w:val="0"/>
          <w:divBdr>
            <w:top w:val="none" w:sz="0" w:space="0" w:color="auto"/>
            <w:left w:val="none" w:sz="0" w:space="0" w:color="auto"/>
            <w:bottom w:val="none" w:sz="0" w:space="0" w:color="auto"/>
            <w:right w:val="none" w:sz="0" w:space="0" w:color="auto"/>
          </w:divBdr>
        </w:div>
        <w:div w:id="752094381">
          <w:marLeft w:val="640"/>
          <w:marRight w:val="0"/>
          <w:marTop w:val="0"/>
          <w:marBottom w:val="0"/>
          <w:divBdr>
            <w:top w:val="none" w:sz="0" w:space="0" w:color="auto"/>
            <w:left w:val="none" w:sz="0" w:space="0" w:color="auto"/>
            <w:bottom w:val="none" w:sz="0" w:space="0" w:color="auto"/>
            <w:right w:val="none" w:sz="0" w:space="0" w:color="auto"/>
          </w:divBdr>
        </w:div>
        <w:div w:id="760563872">
          <w:marLeft w:val="640"/>
          <w:marRight w:val="0"/>
          <w:marTop w:val="0"/>
          <w:marBottom w:val="0"/>
          <w:divBdr>
            <w:top w:val="none" w:sz="0" w:space="0" w:color="auto"/>
            <w:left w:val="none" w:sz="0" w:space="0" w:color="auto"/>
            <w:bottom w:val="none" w:sz="0" w:space="0" w:color="auto"/>
            <w:right w:val="none" w:sz="0" w:space="0" w:color="auto"/>
          </w:divBdr>
        </w:div>
        <w:div w:id="778530607">
          <w:marLeft w:val="640"/>
          <w:marRight w:val="0"/>
          <w:marTop w:val="0"/>
          <w:marBottom w:val="0"/>
          <w:divBdr>
            <w:top w:val="none" w:sz="0" w:space="0" w:color="auto"/>
            <w:left w:val="none" w:sz="0" w:space="0" w:color="auto"/>
            <w:bottom w:val="none" w:sz="0" w:space="0" w:color="auto"/>
            <w:right w:val="none" w:sz="0" w:space="0" w:color="auto"/>
          </w:divBdr>
        </w:div>
        <w:div w:id="789205529">
          <w:marLeft w:val="640"/>
          <w:marRight w:val="0"/>
          <w:marTop w:val="0"/>
          <w:marBottom w:val="0"/>
          <w:divBdr>
            <w:top w:val="none" w:sz="0" w:space="0" w:color="auto"/>
            <w:left w:val="none" w:sz="0" w:space="0" w:color="auto"/>
            <w:bottom w:val="none" w:sz="0" w:space="0" w:color="auto"/>
            <w:right w:val="none" w:sz="0" w:space="0" w:color="auto"/>
          </w:divBdr>
        </w:div>
        <w:div w:id="793257723">
          <w:marLeft w:val="640"/>
          <w:marRight w:val="0"/>
          <w:marTop w:val="0"/>
          <w:marBottom w:val="0"/>
          <w:divBdr>
            <w:top w:val="none" w:sz="0" w:space="0" w:color="auto"/>
            <w:left w:val="none" w:sz="0" w:space="0" w:color="auto"/>
            <w:bottom w:val="none" w:sz="0" w:space="0" w:color="auto"/>
            <w:right w:val="none" w:sz="0" w:space="0" w:color="auto"/>
          </w:divBdr>
        </w:div>
        <w:div w:id="798376920">
          <w:marLeft w:val="640"/>
          <w:marRight w:val="0"/>
          <w:marTop w:val="0"/>
          <w:marBottom w:val="0"/>
          <w:divBdr>
            <w:top w:val="none" w:sz="0" w:space="0" w:color="auto"/>
            <w:left w:val="none" w:sz="0" w:space="0" w:color="auto"/>
            <w:bottom w:val="none" w:sz="0" w:space="0" w:color="auto"/>
            <w:right w:val="none" w:sz="0" w:space="0" w:color="auto"/>
          </w:divBdr>
        </w:div>
        <w:div w:id="828247363">
          <w:marLeft w:val="640"/>
          <w:marRight w:val="0"/>
          <w:marTop w:val="0"/>
          <w:marBottom w:val="0"/>
          <w:divBdr>
            <w:top w:val="none" w:sz="0" w:space="0" w:color="auto"/>
            <w:left w:val="none" w:sz="0" w:space="0" w:color="auto"/>
            <w:bottom w:val="none" w:sz="0" w:space="0" w:color="auto"/>
            <w:right w:val="none" w:sz="0" w:space="0" w:color="auto"/>
          </w:divBdr>
        </w:div>
        <w:div w:id="854416694">
          <w:marLeft w:val="640"/>
          <w:marRight w:val="0"/>
          <w:marTop w:val="0"/>
          <w:marBottom w:val="0"/>
          <w:divBdr>
            <w:top w:val="none" w:sz="0" w:space="0" w:color="auto"/>
            <w:left w:val="none" w:sz="0" w:space="0" w:color="auto"/>
            <w:bottom w:val="none" w:sz="0" w:space="0" w:color="auto"/>
            <w:right w:val="none" w:sz="0" w:space="0" w:color="auto"/>
          </w:divBdr>
        </w:div>
        <w:div w:id="858930427">
          <w:marLeft w:val="640"/>
          <w:marRight w:val="0"/>
          <w:marTop w:val="0"/>
          <w:marBottom w:val="0"/>
          <w:divBdr>
            <w:top w:val="none" w:sz="0" w:space="0" w:color="auto"/>
            <w:left w:val="none" w:sz="0" w:space="0" w:color="auto"/>
            <w:bottom w:val="none" w:sz="0" w:space="0" w:color="auto"/>
            <w:right w:val="none" w:sz="0" w:space="0" w:color="auto"/>
          </w:divBdr>
        </w:div>
        <w:div w:id="864103111">
          <w:marLeft w:val="640"/>
          <w:marRight w:val="0"/>
          <w:marTop w:val="0"/>
          <w:marBottom w:val="0"/>
          <w:divBdr>
            <w:top w:val="none" w:sz="0" w:space="0" w:color="auto"/>
            <w:left w:val="none" w:sz="0" w:space="0" w:color="auto"/>
            <w:bottom w:val="none" w:sz="0" w:space="0" w:color="auto"/>
            <w:right w:val="none" w:sz="0" w:space="0" w:color="auto"/>
          </w:divBdr>
        </w:div>
        <w:div w:id="918054996">
          <w:marLeft w:val="640"/>
          <w:marRight w:val="0"/>
          <w:marTop w:val="0"/>
          <w:marBottom w:val="0"/>
          <w:divBdr>
            <w:top w:val="none" w:sz="0" w:space="0" w:color="auto"/>
            <w:left w:val="none" w:sz="0" w:space="0" w:color="auto"/>
            <w:bottom w:val="none" w:sz="0" w:space="0" w:color="auto"/>
            <w:right w:val="none" w:sz="0" w:space="0" w:color="auto"/>
          </w:divBdr>
        </w:div>
        <w:div w:id="946158036">
          <w:marLeft w:val="640"/>
          <w:marRight w:val="0"/>
          <w:marTop w:val="0"/>
          <w:marBottom w:val="0"/>
          <w:divBdr>
            <w:top w:val="none" w:sz="0" w:space="0" w:color="auto"/>
            <w:left w:val="none" w:sz="0" w:space="0" w:color="auto"/>
            <w:bottom w:val="none" w:sz="0" w:space="0" w:color="auto"/>
            <w:right w:val="none" w:sz="0" w:space="0" w:color="auto"/>
          </w:divBdr>
        </w:div>
        <w:div w:id="946693499">
          <w:marLeft w:val="640"/>
          <w:marRight w:val="0"/>
          <w:marTop w:val="0"/>
          <w:marBottom w:val="0"/>
          <w:divBdr>
            <w:top w:val="none" w:sz="0" w:space="0" w:color="auto"/>
            <w:left w:val="none" w:sz="0" w:space="0" w:color="auto"/>
            <w:bottom w:val="none" w:sz="0" w:space="0" w:color="auto"/>
            <w:right w:val="none" w:sz="0" w:space="0" w:color="auto"/>
          </w:divBdr>
        </w:div>
        <w:div w:id="963773189">
          <w:marLeft w:val="640"/>
          <w:marRight w:val="0"/>
          <w:marTop w:val="0"/>
          <w:marBottom w:val="0"/>
          <w:divBdr>
            <w:top w:val="none" w:sz="0" w:space="0" w:color="auto"/>
            <w:left w:val="none" w:sz="0" w:space="0" w:color="auto"/>
            <w:bottom w:val="none" w:sz="0" w:space="0" w:color="auto"/>
            <w:right w:val="none" w:sz="0" w:space="0" w:color="auto"/>
          </w:divBdr>
        </w:div>
        <w:div w:id="985276526">
          <w:marLeft w:val="640"/>
          <w:marRight w:val="0"/>
          <w:marTop w:val="0"/>
          <w:marBottom w:val="0"/>
          <w:divBdr>
            <w:top w:val="none" w:sz="0" w:space="0" w:color="auto"/>
            <w:left w:val="none" w:sz="0" w:space="0" w:color="auto"/>
            <w:bottom w:val="none" w:sz="0" w:space="0" w:color="auto"/>
            <w:right w:val="none" w:sz="0" w:space="0" w:color="auto"/>
          </w:divBdr>
        </w:div>
        <w:div w:id="992486133">
          <w:marLeft w:val="640"/>
          <w:marRight w:val="0"/>
          <w:marTop w:val="0"/>
          <w:marBottom w:val="0"/>
          <w:divBdr>
            <w:top w:val="none" w:sz="0" w:space="0" w:color="auto"/>
            <w:left w:val="none" w:sz="0" w:space="0" w:color="auto"/>
            <w:bottom w:val="none" w:sz="0" w:space="0" w:color="auto"/>
            <w:right w:val="none" w:sz="0" w:space="0" w:color="auto"/>
          </w:divBdr>
        </w:div>
        <w:div w:id="997075594">
          <w:marLeft w:val="640"/>
          <w:marRight w:val="0"/>
          <w:marTop w:val="0"/>
          <w:marBottom w:val="0"/>
          <w:divBdr>
            <w:top w:val="none" w:sz="0" w:space="0" w:color="auto"/>
            <w:left w:val="none" w:sz="0" w:space="0" w:color="auto"/>
            <w:bottom w:val="none" w:sz="0" w:space="0" w:color="auto"/>
            <w:right w:val="none" w:sz="0" w:space="0" w:color="auto"/>
          </w:divBdr>
        </w:div>
        <w:div w:id="1011637536">
          <w:marLeft w:val="640"/>
          <w:marRight w:val="0"/>
          <w:marTop w:val="0"/>
          <w:marBottom w:val="0"/>
          <w:divBdr>
            <w:top w:val="none" w:sz="0" w:space="0" w:color="auto"/>
            <w:left w:val="none" w:sz="0" w:space="0" w:color="auto"/>
            <w:bottom w:val="none" w:sz="0" w:space="0" w:color="auto"/>
            <w:right w:val="none" w:sz="0" w:space="0" w:color="auto"/>
          </w:divBdr>
        </w:div>
        <w:div w:id="1066415550">
          <w:marLeft w:val="640"/>
          <w:marRight w:val="0"/>
          <w:marTop w:val="0"/>
          <w:marBottom w:val="0"/>
          <w:divBdr>
            <w:top w:val="none" w:sz="0" w:space="0" w:color="auto"/>
            <w:left w:val="none" w:sz="0" w:space="0" w:color="auto"/>
            <w:bottom w:val="none" w:sz="0" w:space="0" w:color="auto"/>
            <w:right w:val="none" w:sz="0" w:space="0" w:color="auto"/>
          </w:divBdr>
        </w:div>
        <w:div w:id="1106651812">
          <w:marLeft w:val="640"/>
          <w:marRight w:val="0"/>
          <w:marTop w:val="0"/>
          <w:marBottom w:val="0"/>
          <w:divBdr>
            <w:top w:val="none" w:sz="0" w:space="0" w:color="auto"/>
            <w:left w:val="none" w:sz="0" w:space="0" w:color="auto"/>
            <w:bottom w:val="none" w:sz="0" w:space="0" w:color="auto"/>
            <w:right w:val="none" w:sz="0" w:space="0" w:color="auto"/>
          </w:divBdr>
        </w:div>
        <w:div w:id="1107777440">
          <w:marLeft w:val="640"/>
          <w:marRight w:val="0"/>
          <w:marTop w:val="0"/>
          <w:marBottom w:val="0"/>
          <w:divBdr>
            <w:top w:val="none" w:sz="0" w:space="0" w:color="auto"/>
            <w:left w:val="none" w:sz="0" w:space="0" w:color="auto"/>
            <w:bottom w:val="none" w:sz="0" w:space="0" w:color="auto"/>
            <w:right w:val="none" w:sz="0" w:space="0" w:color="auto"/>
          </w:divBdr>
        </w:div>
        <w:div w:id="1108156330">
          <w:marLeft w:val="640"/>
          <w:marRight w:val="0"/>
          <w:marTop w:val="0"/>
          <w:marBottom w:val="0"/>
          <w:divBdr>
            <w:top w:val="none" w:sz="0" w:space="0" w:color="auto"/>
            <w:left w:val="none" w:sz="0" w:space="0" w:color="auto"/>
            <w:bottom w:val="none" w:sz="0" w:space="0" w:color="auto"/>
            <w:right w:val="none" w:sz="0" w:space="0" w:color="auto"/>
          </w:divBdr>
        </w:div>
        <w:div w:id="1109929536">
          <w:marLeft w:val="640"/>
          <w:marRight w:val="0"/>
          <w:marTop w:val="0"/>
          <w:marBottom w:val="0"/>
          <w:divBdr>
            <w:top w:val="none" w:sz="0" w:space="0" w:color="auto"/>
            <w:left w:val="none" w:sz="0" w:space="0" w:color="auto"/>
            <w:bottom w:val="none" w:sz="0" w:space="0" w:color="auto"/>
            <w:right w:val="none" w:sz="0" w:space="0" w:color="auto"/>
          </w:divBdr>
        </w:div>
        <w:div w:id="1126923823">
          <w:marLeft w:val="640"/>
          <w:marRight w:val="0"/>
          <w:marTop w:val="0"/>
          <w:marBottom w:val="0"/>
          <w:divBdr>
            <w:top w:val="none" w:sz="0" w:space="0" w:color="auto"/>
            <w:left w:val="none" w:sz="0" w:space="0" w:color="auto"/>
            <w:bottom w:val="none" w:sz="0" w:space="0" w:color="auto"/>
            <w:right w:val="none" w:sz="0" w:space="0" w:color="auto"/>
          </w:divBdr>
        </w:div>
        <w:div w:id="1167751643">
          <w:marLeft w:val="640"/>
          <w:marRight w:val="0"/>
          <w:marTop w:val="0"/>
          <w:marBottom w:val="0"/>
          <w:divBdr>
            <w:top w:val="none" w:sz="0" w:space="0" w:color="auto"/>
            <w:left w:val="none" w:sz="0" w:space="0" w:color="auto"/>
            <w:bottom w:val="none" w:sz="0" w:space="0" w:color="auto"/>
            <w:right w:val="none" w:sz="0" w:space="0" w:color="auto"/>
          </w:divBdr>
        </w:div>
        <w:div w:id="1183007914">
          <w:marLeft w:val="640"/>
          <w:marRight w:val="0"/>
          <w:marTop w:val="0"/>
          <w:marBottom w:val="0"/>
          <w:divBdr>
            <w:top w:val="none" w:sz="0" w:space="0" w:color="auto"/>
            <w:left w:val="none" w:sz="0" w:space="0" w:color="auto"/>
            <w:bottom w:val="none" w:sz="0" w:space="0" w:color="auto"/>
            <w:right w:val="none" w:sz="0" w:space="0" w:color="auto"/>
          </w:divBdr>
        </w:div>
        <w:div w:id="1199928767">
          <w:marLeft w:val="640"/>
          <w:marRight w:val="0"/>
          <w:marTop w:val="0"/>
          <w:marBottom w:val="0"/>
          <w:divBdr>
            <w:top w:val="none" w:sz="0" w:space="0" w:color="auto"/>
            <w:left w:val="none" w:sz="0" w:space="0" w:color="auto"/>
            <w:bottom w:val="none" w:sz="0" w:space="0" w:color="auto"/>
            <w:right w:val="none" w:sz="0" w:space="0" w:color="auto"/>
          </w:divBdr>
        </w:div>
        <w:div w:id="1230337740">
          <w:marLeft w:val="640"/>
          <w:marRight w:val="0"/>
          <w:marTop w:val="0"/>
          <w:marBottom w:val="0"/>
          <w:divBdr>
            <w:top w:val="none" w:sz="0" w:space="0" w:color="auto"/>
            <w:left w:val="none" w:sz="0" w:space="0" w:color="auto"/>
            <w:bottom w:val="none" w:sz="0" w:space="0" w:color="auto"/>
            <w:right w:val="none" w:sz="0" w:space="0" w:color="auto"/>
          </w:divBdr>
        </w:div>
        <w:div w:id="1319530509">
          <w:marLeft w:val="640"/>
          <w:marRight w:val="0"/>
          <w:marTop w:val="0"/>
          <w:marBottom w:val="0"/>
          <w:divBdr>
            <w:top w:val="none" w:sz="0" w:space="0" w:color="auto"/>
            <w:left w:val="none" w:sz="0" w:space="0" w:color="auto"/>
            <w:bottom w:val="none" w:sz="0" w:space="0" w:color="auto"/>
            <w:right w:val="none" w:sz="0" w:space="0" w:color="auto"/>
          </w:divBdr>
        </w:div>
        <w:div w:id="1343167640">
          <w:marLeft w:val="640"/>
          <w:marRight w:val="0"/>
          <w:marTop w:val="0"/>
          <w:marBottom w:val="0"/>
          <w:divBdr>
            <w:top w:val="none" w:sz="0" w:space="0" w:color="auto"/>
            <w:left w:val="none" w:sz="0" w:space="0" w:color="auto"/>
            <w:bottom w:val="none" w:sz="0" w:space="0" w:color="auto"/>
            <w:right w:val="none" w:sz="0" w:space="0" w:color="auto"/>
          </w:divBdr>
        </w:div>
        <w:div w:id="1349985847">
          <w:marLeft w:val="640"/>
          <w:marRight w:val="0"/>
          <w:marTop w:val="0"/>
          <w:marBottom w:val="0"/>
          <w:divBdr>
            <w:top w:val="none" w:sz="0" w:space="0" w:color="auto"/>
            <w:left w:val="none" w:sz="0" w:space="0" w:color="auto"/>
            <w:bottom w:val="none" w:sz="0" w:space="0" w:color="auto"/>
            <w:right w:val="none" w:sz="0" w:space="0" w:color="auto"/>
          </w:divBdr>
        </w:div>
        <w:div w:id="1372535392">
          <w:marLeft w:val="640"/>
          <w:marRight w:val="0"/>
          <w:marTop w:val="0"/>
          <w:marBottom w:val="0"/>
          <w:divBdr>
            <w:top w:val="none" w:sz="0" w:space="0" w:color="auto"/>
            <w:left w:val="none" w:sz="0" w:space="0" w:color="auto"/>
            <w:bottom w:val="none" w:sz="0" w:space="0" w:color="auto"/>
            <w:right w:val="none" w:sz="0" w:space="0" w:color="auto"/>
          </w:divBdr>
        </w:div>
        <w:div w:id="1412503866">
          <w:marLeft w:val="640"/>
          <w:marRight w:val="0"/>
          <w:marTop w:val="0"/>
          <w:marBottom w:val="0"/>
          <w:divBdr>
            <w:top w:val="none" w:sz="0" w:space="0" w:color="auto"/>
            <w:left w:val="none" w:sz="0" w:space="0" w:color="auto"/>
            <w:bottom w:val="none" w:sz="0" w:space="0" w:color="auto"/>
            <w:right w:val="none" w:sz="0" w:space="0" w:color="auto"/>
          </w:divBdr>
        </w:div>
        <w:div w:id="1423526047">
          <w:marLeft w:val="640"/>
          <w:marRight w:val="0"/>
          <w:marTop w:val="0"/>
          <w:marBottom w:val="0"/>
          <w:divBdr>
            <w:top w:val="none" w:sz="0" w:space="0" w:color="auto"/>
            <w:left w:val="none" w:sz="0" w:space="0" w:color="auto"/>
            <w:bottom w:val="none" w:sz="0" w:space="0" w:color="auto"/>
            <w:right w:val="none" w:sz="0" w:space="0" w:color="auto"/>
          </w:divBdr>
        </w:div>
        <w:div w:id="1424569316">
          <w:marLeft w:val="640"/>
          <w:marRight w:val="0"/>
          <w:marTop w:val="0"/>
          <w:marBottom w:val="0"/>
          <w:divBdr>
            <w:top w:val="none" w:sz="0" w:space="0" w:color="auto"/>
            <w:left w:val="none" w:sz="0" w:space="0" w:color="auto"/>
            <w:bottom w:val="none" w:sz="0" w:space="0" w:color="auto"/>
            <w:right w:val="none" w:sz="0" w:space="0" w:color="auto"/>
          </w:divBdr>
        </w:div>
        <w:div w:id="1432313254">
          <w:marLeft w:val="640"/>
          <w:marRight w:val="0"/>
          <w:marTop w:val="0"/>
          <w:marBottom w:val="0"/>
          <w:divBdr>
            <w:top w:val="none" w:sz="0" w:space="0" w:color="auto"/>
            <w:left w:val="none" w:sz="0" w:space="0" w:color="auto"/>
            <w:bottom w:val="none" w:sz="0" w:space="0" w:color="auto"/>
            <w:right w:val="none" w:sz="0" w:space="0" w:color="auto"/>
          </w:divBdr>
        </w:div>
        <w:div w:id="1445077142">
          <w:marLeft w:val="640"/>
          <w:marRight w:val="0"/>
          <w:marTop w:val="0"/>
          <w:marBottom w:val="0"/>
          <w:divBdr>
            <w:top w:val="none" w:sz="0" w:space="0" w:color="auto"/>
            <w:left w:val="none" w:sz="0" w:space="0" w:color="auto"/>
            <w:bottom w:val="none" w:sz="0" w:space="0" w:color="auto"/>
            <w:right w:val="none" w:sz="0" w:space="0" w:color="auto"/>
          </w:divBdr>
        </w:div>
        <w:div w:id="1445804655">
          <w:marLeft w:val="640"/>
          <w:marRight w:val="0"/>
          <w:marTop w:val="0"/>
          <w:marBottom w:val="0"/>
          <w:divBdr>
            <w:top w:val="none" w:sz="0" w:space="0" w:color="auto"/>
            <w:left w:val="none" w:sz="0" w:space="0" w:color="auto"/>
            <w:bottom w:val="none" w:sz="0" w:space="0" w:color="auto"/>
            <w:right w:val="none" w:sz="0" w:space="0" w:color="auto"/>
          </w:divBdr>
        </w:div>
        <w:div w:id="1449205277">
          <w:marLeft w:val="640"/>
          <w:marRight w:val="0"/>
          <w:marTop w:val="0"/>
          <w:marBottom w:val="0"/>
          <w:divBdr>
            <w:top w:val="none" w:sz="0" w:space="0" w:color="auto"/>
            <w:left w:val="none" w:sz="0" w:space="0" w:color="auto"/>
            <w:bottom w:val="none" w:sz="0" w:space="0" w:color="auto"/>
            <w:right w:val="none" w:sz="0" w:space="0" w:color="auto"/>
          </w:divBdr>
        </w:div>
        <w:div w:id="1472287622">
          <w:marLeft w:val="640"/>
          <w:marRight w:val="0"/>
          <w:marTop w:val="0"/>
          <w:marBottom w:val="0"/>
          <w:divBdr>
            <w:top w:val="none" w:sz="0" w:space="0" w:color="auto"/>
            <w:left w:val="none" w:sz="0" w:space="0" w:color="auto"/>
            <w:bottom w:val="none" w:sz="0" w:space="0" w:color="auto"/>
            <w:right w:val="none" w:sz="0" w:space="0" w:color="auto"/>
          </w:divBdr>
        </w:div>
        <w:div w:id="1487164194">
          <w:marLeft w:val="640"/>
          <w:marRight w:val="0"/>
          <w:marTop w:val="0"/>
          <w:marBottom w:val="0"/>
          <w:divBdr>
            <w:top w:val="none" w:sz="0" w:space="0" w:color="auto"/>
            <w:left w:val="none" w:sz="0" w:space="0" w:color="auto"/>
            <w:bottom w:val="none" w:sz="0" w:space="0" w:color="auto"/>
            <w:right w:val="none" w:sz="0" w:space="0" w:color="auto"/>
          </w:divBdr>
        </w:div>
        <w:div w:id="1488743399">
          <w:marLeft w:val="640"/>
          <w:marRight w:val="0"/>
          <w:marTop w:val="0"/>
          <w:marBottom w:val="0"/>
          <w:divBdr>
            <w:top w:val="none" w:sz="0" w:space="0" w:color="auto"/>
            <w:left w:val="none" w:sz="0" w:space="0" w:color="auto"/>
            <w:bottom w:val="none" w:sz="0" w:space="0" w:color="auto"/>
            <w:right w:val="none" w:sz="0" w:space="0" w:color="auto"/>
          </w:divBdr>
        </w:div>
        <w:div w:id="1510439656">
          <w:marLeft w:val="640"/>
          <w:marRight w:val="0"/>
          <w:marTop w:val="0"/>
          <w:marBottom w:val="0"/>
          <w:divBdr>
            <w:top w:val="none" w:sz="0" w:space="0" w:color="auto"/>
            <w:left w:val="none" w:sz="0" w:space="0" w:color="auto"/>
            <w:bottom w:val="none" w:sz="0" w:space="0" w:color="auto"/>
            <w:right w:val="none" w:sz="0" w:space="0" w:color="auto"/>
          </w:divBdr>
        </w:div>
        <w:div w:id="1516916311">
          <w:marLeft w:val="640"/>
          <w:marRight w:val="0"/>
          <w:marTop w:val="0"/>
          <w:marBottom w:val="0"/>
          <w:divBdr>
            <w:top w:val="none" w:sz="0" w:space="0" w:color="auto"/>
            <w:left w:val="none" w:sz="0" w:space="0" w:color="auto"/>
            <w:bottom w:val="none" w:sz="0" w:space="0" w:color="auto"/>
            <w:right w:val="none" w:sz="0" w:space="0" w:color="auto"/>
          </w:divBdr>
        </w:div>
        <w:div w:id="1534265022">
          <w:marLeft w:val="640"/>
          <w:marRight w:val="0"/>
          <w:marTop w:val="0"/>
          <w:marBottom w:val="0"/>
          <w:divBdr>
            <w:top w:val="none" w:sz="0" w:space="0" w:color="auto"/>
            <w:left w:val="none" w:sz="0" w:space="0" w:color="auto"/>
            <w:bottom w:val="none" w:sz="0" w:space="0" w:color="auto"/>
            <w:right w:val="none" w:sz="0" w:space="0" w:color="auto"/>
          </w:divBdr>
        </w:div>
        <w:div w:id="1563909697">
          <w:marLeft w:val="640"/>
          <w:marRight w:val="0"/>
          <w:marTop w:val="0"/>
          <w:marBottom w:val="0"/>
          <w:divBdr>
            <w:top w:val="none" w:sz="0" w:space="0" w:color="auto"/>
            <w:left w:val="none" w:sz="0" w:space="0" w:color="auto"/>
            <w:bottom w:val="none" w:sz="0" w:space="0" w:color="auto"/>
            <w:right w:val="none" w:sz="0" w:space="0" w:color="auto"/>
          </w:divBdr>
        </w:div>
        <w:div w:id="1593783054">
          <w:marLeft w:val="640"/>
          <w:marRight w:val="0"/>
          <w:marTop w:val="0"/>
          <w:marBottom w:val="0"/>
          <w:divBdr>
            <w:top w:val="none" w:sz="0" w:space="0" w:color="auto"/>
            <w:left w:val="none" w:sz="0" w:space="0" w:color="auto"/>
            <w:bottom w:val="none" w:sz="0" w:space="0" w:color="auto"/>
            <w:right w:val="none" w:sz="0" w:space="0" w:color="auto"/>
          </w:divBdr>
        </w:div>
        <w:div w:id="1609660851">
          <w:marLeft w:val="640"/>
          <w:marRight w:val="0"/>
          <w:marTop w:val="0"/>
          <w:marBottom w:val="0"/>
          <w:divBdr>
            <w:top w:val="none" w:sz="0" w:space="0" w:color="auto"/>
            <w:left w:val="none" w:sz="0" w:space="0" w:color="auto"/>
            <w:bottom w:val="none" w:sz="0" w:space="0" w:color="auto"/>
            <w:right w:val="none" w:sz="0" w:space="0" w:color="auto"/>
          </w:divBdr>
        </w:div>
        <w:div w:id="1630628512">
          <w:marLeft w:val="640"/>
          <w:marRight w:val="0"/>
          <w:marTop w:val="0"/>
          <w:marBottom w:val="0"/>
          <w:divBdr>
            <w:top w:val="none" w:sz="0" w:space="0" w:color="auto"/>
            <w:left w:val="none" w:sz="0" w:space="0" w:color="auto"/>
            <w:bottom w:val="none" w:sz="0" w:space="0" w:color="auto"/>
            <w:right w:val="none" w:sz="0" w:space="0" w:color="auto"/>
          </w:divBdr>
        </w:div>
        <w:div w:id="1657151193">
          <w:marLeft w:val="640"/>
          <w:marRight w:val="0"/>
          <w:marTop w:val="0"/>
          <w:marBottom w:val="0"/>
          <w:divBdr>
            <w:top w:val="none" w:sz="0" w:space="0" w:color="auto"/>
            <w:left w:val="none" w:sz="0" w:space="0" w:color="auto"/>
            <w:bottom w:val="none" w:sz="0" w:space="0" w:color="auto"/>
            <w:right w:val="none" w:sz="0" w:space="0" w:color="auto"/>
          </w:divBdr>
        </w:div>
        <w:div w:id="1657607960">
          <w:marLeft w:val="640"/>
          <w:marRight w:val="0"/>
          <w:marTop w:val="0"/>
          <w:marBottom w:val="0"/>
          <w:divBdr>
            <w:top w:val="none" w:sz="0" w:space="0" w:color="auto"/>
            <w:left w:val="none" w:sz="0" w:space="0" w:color="auto"/>
            <w:bottom w:val="none" w:sz="0" w:space="0" w:color="auto"/>
            <w:right w:val="none" w:sz="0" w:space="0" w:color="auto"/>
          </w:divBdr>
        </w:div>
        <w:div w:id="1665665564">
          <w:marLeft w:val="640"/>
          <w:marRight w:val="0"/>
          <w:marTop w:val="0"/>
          <w:marBottom w:val="0"/>
          <w:divBdr>
            <w:top w:val="none" w:sz="0" w:space="0" w:color="auto"/>
            <w:left w:val="none" w:sz="0" w:space="0" w:color="auto"/>
            <w:bottom w:val="none" w:sz="0" w:space="0" w:color="auto"/>
            <w:right w:val="none" w:sz="0" w:space="0" w:color="auto"/>
          </w:divBdr>
        </w:div>
        <w:div w:id="1705910630">
          <w:marLeft w:val="640"/>
          <w:marRight w:val="0"/>
          <w:marTop w:val="0"/>
          <w:marBottom w:val="0"/>
          <w:divBdr>
            <w:top w:val="none" w:sz="0" w:space="0" w:color="auto"/>
            <w:left w:val="none" w:sz="0" w:space="0" w:color="auto"/>
            <w:bottom w:val="none" w:sz="0" w:space="0" w:color="auto"/>
            <w:right w:val="none" w:sz="0" w:space="0" w:color="auto"/>
          </w:divBdr>
        </w:div>
        <w:div w:id="1709835976">
          <w:marLeft w:val="640"/>
          <w:marRight w:val="0"/>
          <w:marTop w:val="0"/>
          <w:marBottom w:val="0"/>
          <w:divBdr>
            <w:top w:val="none" w:sz="0" w:space="0" w:color="auto"/>
            <w:left w:val="none" w:sz="0" w:space="0" w:color="auto"/>
            <w:bottom w:val="none" w:sz="0" w:space="0" w:color="auto"/>
            <w:right w:val="none" w:sz="0" w:space="0" w:color="auto"/>
          </w:divBdr>
        </w:div>
        <w:div w:id="1722947160">
          <w:marLeft w:val="640"/>
          <w:marRight w:val="0"/>
          <w:marTop w:val="0"/>
          <w:marBottom w:val="0"/>
          <w:divBdr>
            <w:top w:val="none" w:sz="0" w:space="0" w:color="auto"/>
            <w:left w:val="none" w:sz="0" w:space="0" w:color="auto"/>
            <w:bottom w:val="none" w:sz="0" w:space="0" w:color="auto"/>
            <w:right w:val="none" w:sz="0" w:space="0" w:color="auto"/>
          </w:divBdr>
        </w:div>
        <w:div w:id="1772167721">
          <w:marLeft w:val="640"/>
          <w:marRight w:val="0"/>
          <w:marTop w:val="0"/>
          <w:marBottom w:val="0"/>
          <w:divBdr>
            <w:top w:val="none" w:sz="0" w:space="0" w:color="auto"/>
            <w:left w:val="none" w:sz="0" w:space="0" w:color="auto"/>
            <w:bottom w:val="none" w:sz="0" w:space="0" w:color="auto"/>
            <w:right w:val="none" w:sz="0" w:space="0" w:color="auto"/>
          </w:divBdr>
        </w:div>
        <w:div w:id="1776440508">
          <w:marLeft w:val="640"/>
          <w:marRight w:val="0"/>
          <w:marTop w:val="0"/>
          <w:marBottom w:val="0"/>
          <w:divBdr>
            <w:top w:val="none" w:sz="0" w:space="0" w:color="auto"/>
            <w:left w:val="none" w:sz="0" w:space="0" w:color="auto"/>
            <w:bottom w:val="none" w:sz="0" w:space="0" w:color="auto"/>
            <w:right w:val="none" w:sz="0" w:space="0" w:color="auto"/>
          </w:divBdr>
        </w:div>
        <w:div w:id="1812557838">
          <w:marLeft w:val="640"/>
          <w:marRight w:val="0"/>
          <w:marTop w:val="0"/>
          <w:marBottom w:val="0"/>
          <w:divBdr>
            <w:top w:val="none" w:sz="0" w:space="0" w:color="auto"/>
            <w:left w:val="none" w:sz="0" w:space="0" w:color="auto"/>
            <w:bottom w:val="none" w:sz="0" w:space="0" w:color="auto"/>
            <w:right w:val="none" w:sz="0" w:space="0" w:color="auto"/>
          </w:divBdr>
        </w:div>
        <w:div w:id="1828669177">
          <w:marLeft w:val="640"/>
          <w:marRight w:val="0"/>
          <w:marTop w:val="0"/>
          <w:marBottom w:val="0"/>
          <w:divBdr>
            <w:top w:val="none" w:sz="0" w:space="0" w:color="auto"/>
            <w:left w:val="none" w:sz="0" w:space="0" w:color="auto"/>
            <w:bottom w:val="none" w:sz="0" w:space="0" w:color="auto"/>
            <w:right w:val="none" w:sz="0" w:space="0" w:color="auto"/>
          </w:divBdr>
        </w:div>
        <w:div w:id="1881823856">
          <w:marLeft w:val="640"/>
          <w:marRight w:val="0"/>
          <w:marTop w:val="0"/>
          <w:marBottom w:val="0"/>
          <w:divBdr>
            <w:top w:val="none" w:sz="0" w:space="0" w:color="auto"/>
            <w:left w:val="none" w:sz="0" w:space="0" w:color="auto"/>
            <w:bottom w:val="none" w:sz="0" w:space="0" w:color="auto"/>
            <w:right w:val="none" w:sz="0" w:space="0" w:color="auto"/>
          </w:divBdr>
        </w:div>
        <w:div w:id="1900246422">
          <w:marLeft w:val="640"/>
          <w:marRight w:val="0"/>
          <w:marTop w:val="0"/>
          <w:marBottom w:val="0"/>
          <w:divBdr>
            <w:top w:val="none" w:sz="0" w:space="0" w:color="auto"/>
            <w:left w:val="none" w:sz="0" w:space="0" w:color="auto"/>
            <w:bottom w:val="none" w:sz="0" w:space="0" w:color="auto"/>
            <w:right w:val="none" w:sz="0" w:space="0" w:color="auto"/>
          </w:divBdr>
        </w:div>
        <w:div w:id="1933974332">
          <w:marLeft w:val="640"/>
          <w:marRight w:val="0"/>
          <w:marTop w:val="0"/>
          <w:marBottom w:val="0"/>
          <w:divBdr>
            <w:top w:val="none" w:sz="0" w:space="0" w:color="auto"/>
            <w:left w:val="none" w:sz="0" w:space="0" w:color="auto"/>
            <w:bottom w:val="none" w:sz="0" w:space="0" w:color="auto"/>
            <w:right w:val="none" w:sz="0" w:space="0" w:color="auto"/>
          </w:divBdr>
        </w:div>
        <w:div w:id="1998999242">
          <w:marLeft w:val="640"/>
          <w:marRight w:val="0"/>
          <w:marTop w:val="0"/>
          <w:marBottom w:val="0"/>
          <w:divBdr>
            <w:top w:val="none" w:sz="0" w:space="0" w:color="auto"/>
            <w:left w:val="none" w:sz="0" w:space="0" w:color="auto"/>
            <w:bottom w:val="none" w:sz="0" w:space="0" w:color="auto"/>
            <w:right w:val="none" w:sz="0" w:space="0" w:color="auto"/>
          </w:divBdr>
        </w:div>
        <w:div w:id="2006277343">
          <w:marLeft w:val="640"/>
          <w:marRight w:val="0"/>
          <w:marTop w:val="0"/>
          <w:marBottom w:val="0"/>
          <w:divBdr>
            <w:top w:val="none" w:sz="0" w:space="0" w:color="auto"/>
            <w:left w:val="none" w:sz="0" w:space="0" w:color="auto"/>
            <w:bottom w:val="none" w:sz="0" w:space="0" w:color="auto"/>
            <w:right w:val="none" w:sz="0" w:space="0" w:color="auto"/>
          </w:divBdr>
        </w:div>
        <w:div w:id="2076001702">
          <w:marLeft w:val="640"/>
          <w:marRight w:val="0"/>
          <w:marTop w:val="0"/>
          <w:marBottom w:val="0"/>
          <w:divBdr>
            <w:top w:val="none" w:sz="0" w:space="0" w:color="auto"/>
            <w:left w:val="none" w:sz="0" w:space="0" w:color="auto"/>
            <w:bottom w:val="none" w:sz="0" w:space="0" w:color="auto"/>
            <w:right w:val="none" w:sz="0" w:space="0" w:color="auto"/>
          </w:divBdr>
        </w:div>
        <w:div w:id="2117019916">
          <w:marLeft w:val="640"/>
          <w:marRight w:val="0"/>
          <w:marTop w:val="0"/>
          <w:marBottom w:val="0"/>
          <w:divBdr>
            <w:top w:val="none" w:sz="0" w:space="0" w:color="auto"/>
            <w:left w:val="none" w:sz="0" w:space="0" w:color="auto"/>
            <w:bottom w:val="none" w:sz="0" w:space="0" w:color="auto"/>
            <w:right w:val="none" w:sz="0" w:space="0" w:color="auto"/>
          </w:divBdr>
        </w:div>
        <w:div w:id="2124494478">
          <w:marLeft w:val="640"/>
          <w:marRight w:val="0"/>
          <w:marTop w:val="0"/>
          <w:marBottom w:val="0"/>
          <w:divBdr>
            <w:top w:val="none" w:sz="0" w:space="0" w:color="auto"/>
            <w:left w:val="none" w:sz="0" w:space="0" w:color="auto"/>
            <w:bottom w:val="none" w:sz="0" w:space="0" w:color="auto"/>
            <w:right w:val="none" w:sz="0" w:space="0" w:color="auto"/>
          </w:divBdr>
        </w:div>
      </w:divsChild>
    </w:div>
    <w:div w:id="2068991925">
      <w:bodyDiv w:val="1"/>
      <w:marLeft w:val="0"/>
      <w:marRight w:val="0"/>
      <w:marTop w:val="0"/>
      <w:marBottom w:val="0"/>
      <w:divBdr>
        <w:top w:val="none" w:sz="0" w:space="0" w:color="auto"/>
        <w:left w:val="none" w:sz="0" w:space="0" w:color="auto"/>
        <w:bottom w:val="none" w:sz="0" w:space="0" w:color="auto"/>
        <w:right w:val="none" w:sz="0" w:space="0" w:color="auto"/>
      </w:divBdr>
      <w:divsChild>
        <w:div w:id="7560603">
          <w:marLeft w:val="640"/>
          <w:marRight w:val="0"/>
          <w:marTop w:val="0"/>
          <w:marBottom w:val="0"/>
          <w:divBdr>
            <w:top w:val="none" w:sz="0" w:space="0" w:color="auto"/>
            <w:left w:val="none" w:sz="0" w:space="0" w:color="auto"/>
            <w:bottom w:val="none" w:sz="0" w:space="0" w:color="auto"/>
            <w:right w:val="none" w:sz="0" w:space="0" w:color="auto"/>
          </w:divBdr>
        </w:div>
        <w:div w:id="30693260">
          <w:marLeft w:val="640"/>
          <w:marRight w:val="0"/>
          <w:marTop w:val="0"/>
          <w:marBottom w:val="0"/>
          <w:divBdr>
            <w:top w:val="none" w:sz="0" w:space="0" w:color="auto"/>
            <w:left w:val="none" w:sz="0" w:space="0" w:color="auto"/>
            <w:bottom w:val="none" w:sz="0" w:space="0" w:color="auto"/>
            <w:right w:val="none" w:sz="0" w:space="0" w:color="auto"/>
          </w:divBdr>
        </w:div>
        <w:div w:id="39137110">
          <w:marLeft w:val="640"/>
          <w:marRight w:val="0"/>
          <w:marTop w:val="0"/>
          <w:marBottom w:val="0"/>
          <w:divBdr>
            <w:top w:val="none" w:sz="0" w:space="0" w:color="auto"/>
            <w:left w:val="none" w:sz="0" w:space="0" w:color="auto"/>
            <w:bottom w:val="none" w:sz="0" w:space="0" w:color="auto"/>
            <w:right w:val="none" w:sz="0" w:space="0" w:color="auto"/>
          </w:divBdr>
        </w:div>
        <w:div w:id="60255424">
          <w:marLeft w:val="640"/>
          <w:marRight w:val="0"/>
          <w:marTop w:val="0"/>
          <w:marBottom w:val="0"/>
          <w:divBdr>
            <w:top w:val="none" w:sz="0" w:space="0" w:color="auto"/>
            <w:left w:val="none" w:sz="0" w:space="0" w:color="auto"/>
            <w:bottom w:val="none" w:sz="0" w:space="0" w:color="auto"/>
            <w:right w:val="none" w:sz="0" w:space="0" w:color="auto"/>
          </w:divBdr>
        </w:div>
        <w:div w:id="74908306">
          <w:marLeft w:val="640"/>
          <w:marRight w:val="0"/>
          <w:marTop w:val="0"/>
          <w:marBottom w:val="0"/>
          <w:divBdr>
            <w:top w:val="none" w:sz="0" w:space="0" w:color="auto"/>
            <w:left w:val="none" w:sz="0" w:space="0" w:color="auto"/>
            <w:bottom w:val="none" w:sz="0" w:space="0" w:color="auto"/>
            <w:right w:val="none" w:sz="0" w:space="0" w:color="auto"/>
          </w:divBdr>
        </w:div>
        <w:div w:id="110393827">
          <w:marLeft w:val="640"/>
          <w:marRight w:val="0"/>
          <w:marTop w:val="0"/>
          <w:marBottom w:val="0"/>
          <w:divBdr>
            <w:top w:val="none" w:sz="0" w:space="0" w:color="auto"/>
            <w:left w:val="none" w:sz="0" w:space="0" w:color="auto"/>
            <w:bottom w:val="none" w:sz="0" w:space="0" w:color="auto"/>
            <w:right w:val="none" w:sz="0" w:space="0" w:color="auto"/>
          </w:divBdr>
        </w:div>
        <w:div w:id="121963675">
          <w:marLeft w:val="640"/>
          <w:marRight w:val="0"/>
          <w:marTop w:val="0"/>
          <w:marBottom w:val="0"/>
          <w:divBdr>
            <w:top w:val="none" w:sz="0" w:space="0" w:color="auto"/>
            <w:left w:val="none" w:sz="0" w:space="0" w:color="auto"/>
            <w:bottom w:val="none" w:sz="0" w:space="0" w:color="auto"/>
            <w:right w:val="none" w:sz="0" w:space="0" w:color="auto"/>
          </w:divBdr>
        </w:div>
        <w:div w:id="136266351">
          <w:marLeft w:val="640"/>
          <w:marRight w:val="0"/>
          <w:marTop w:val="0"/>
          <w:marBottom w:val="0"/>
          <w:divBdr>
            <w:top w:val="none" w:sz="0" w:space="0" w:color="auto"/>
            <w:left w:val="none" w:sz="0" w:space="0" w:color="auto"/>
            <w:bottom w:val="none" w:sz="0" w:space="0" w:color="auto"/>
            <w:right w:val="none" w:sz="0" w:space="0" w:color="auto"/>
          </w:divBdr>
        </w:div>
        <w:div w:id="143545559">
          <w:marLeft w:val="640"/>
          <w:marRight w:val="0"/>
          <w:marTop w:val="0"/>
          <w:marBottom w:val="0"/>
          <w:divBdr>
            <w:top w:val="none" w:sz="0" w:space="0" w:color="auto"/>
            <w:left w:val="none" w:sz="0" w:space="0" w:color="auto"/>
            <w:bottom w:val="none" w:sz="0" w:space="0" w:color="auto"/>
            <w:right w:val="none" w:sz="0" w:space="0" w:color="auto"/>
          </w:divBdr>
        </w:div>
        <w:div w:id="182208098">
          <w:marLeft w:val="640"/>
          <w:marRight w:val="0"/>
          <w:marTop w:val="0"/>
          <w:marBottom w:val="0"/>
          <w:divBdr>
            <w:top w:val="none" w:sz="0" w:space="0" w:color="auto"/>
            <w:left w:val="none" w:sz="0" w:space="0" w:color="auto"/>
            <w:bottom w:val="none" w:sz="0" w:space="0" w:color="auto"/>
            <w:right w:val="none" w:sz="0" w:space="0" w:color="auto"/>
          </w:divBdr>
        </w:div>
        <w:div w:id="200755049">
          <w:marLeft w:val="640"/>
          <w:marRight w:val="0"/>
          <w:marTop w:val="0"/>
          <w:marBottom w:val="0"/>
          <w:divBdr>
            <w:top w:val="none" w:sz="0" w:space="0" w:color="auto"/>
            <w:left w:val="none" w:sz="0" w:space="0" w:color="auto"/>
            <w:bottom w:val="none" w:sz="0" w:space="0" w:color="auto"/>
            <w:right w:val="none" w:sz="0" w:space="0" w:color="auto"/>
          </w:divBdr>
        </w:div>
        <w:div w:id="213741604">
          <w:marLeft w:val="640"/>
          <w:marRight w:val="0"/>
          <w:marTop w:val="0"/>
          <w:marBottom w:val="0"/>
          <w:divBdr>
            <w:top w:val="none" w:sz="0" w:space="0" w:color="auto"/>
            <w:left w:val="none" w:sz="0" w:space="0" w:color="auto"/>
            <w:bottom w:val="none" w:sz="0" w:space="0" w:color="auto"/>
            <w:right w:val="none" w:sz="0" w:space="0" w:color="auto"/>
          </w:divBdr>
        </w:div>
        <w:div w:id="258106675">
          <w:marLeft w:val="640"/>
          <w:marRight w:val="0"/>
          <w:marTop w:val="0"/>
          <w:marBottom w:val="0"/>
          <w:divBdr>
            <w:top w:val="none" w:sz="0" w:space="0" w:color="auto"/>
            <w:left w:val="none" w:sz="0" w:space="0" w:color="auto"/>
            <w:bottom w:val="none" w:sz="0" w:space="0" w:color="auto"/>
            <w:right w:val="none" w:sz="0" w:space="0" w:color="auto"/>
          </w:divBdr>
        </w:div>
        <w:div w:id="281767905">
          <w:marLeft w:val="640"/>
          <w:marRight w:val="0"/>
          <w:marTop w:val="0"/>
          <w:marBottom w:val="0"/>
          <w:divBdr>
            <w:top w:val="none" w:sz="0" w:space="0" w:color="auto"/>
            <w:left w:val="none" w:sz="0" w:space="0" w:color="auto"/>
            <w:bottom w:val="none" w:sz="0" w:space="0" w:color="auto"/>
            <w:right w:val="none" w:sz="0" w:space="0" w:color="auto"/>
          </w:divBdr>
        </w:div>
        <w:div w:id="309601231">
          <w:marLeft w:val="640"/>
          <w:marRight w:val="0"/>
          <w:marTop w:val="0"/>
          <w:marBottom w:val="0"/>
          <w:divBdr>
            <w:top w:val="none" w:sz="0" w:space="0" w:color="auto"/>
            <w:left w:val="none" w:sz="0" w:space="0" w:color="auto"/>
            <w:bottom w:val="none" w:sz="0" w:space="0" w:color="auto"/>
            <w:right w:val="none" w:sz="0" w:space="0" w:color="auto"/>
          </w:divBdr>
        </w:div>
        <w:div w:id="353196469">
          <w:marLeft w:val="640"/>
          <w:marRight w:val="0"/>
          <w:marTop w:val="0"/>
          <w:marBottom w:val="0"/>
          <w:divBdr>
            <w:top w:val="none" w:sz="0" w:space="0" w:color="auto"/>
            <w:left w:val="none" w:sz="0" w:space="0" w:color="auto"/>
            <w:bottom w:val="none" w:sz="0" w:space="0" w:color="auto"/>
            <w:right w:val="none" w:sz="0" w:space="0" w:color="auto"/>
          </w:divBdr>
        </w:div>
        <w:div w:id="382141860">
          <w:marLeft w:val="640"/>
          <w:marRight w:val="0"/>
          <w:marTop w:val="0"/>
          <w:marBottom w:val="0"/>
          <w:divBdr>
            <w:top w:val="none" w:sz="0" w:space="0" w:color="auto"/>
            <w:left w:val="none" w:sz="0" w:space="0" w:color="auto"/>
            <w:bottom w:val="none" w:sz="0" w:space="0" w:color="auto"/>
            <w:right w:val="none" w:sz="0" w:space="0" w:color="auto"/>
          </w:divBdr>
        </w:div>
        <w:div w:id="423649351">
          <w:marLeft w:val="640"/>
          <w:marRight w:val="0"/>
          <w:marTop w:val="0"/>
          <w:marBottom w:val="0"/>
          <w:divBdr>
            <w:top w:val="none" w:sz="0" w:space="0" w:color="auto"/>
            <w:left w:val="none" w:sz="0" w:space="0" w:color="auto"/>
            <w:bottom w:val="none" w:sz="0" w:space="0" w:color="auto"/>
            <w:right w:val="none" w:sz="0" w:space="0" w:color="auto"/>
          </w:divBdr>
        </w:div>
        <w:div w:id="439953526">
          <w:marLeft w:val="640"/>
          <w:marRight w:val="0"/>
          <w:marTop w:val="0"/>
          <w:marBottom w:val="0"/>
          <w:divBdr>
            <w:top w:val="none" w:sz="0" w:space="0" w:color="auto"/>
            <w:left w:val="none" w:sz="0" w:space="0" w:color="auto"/>
            <w:bottom w:val="none" w:sz="0" w:space="0" w:color="auto"/>
            <w:right w:val="none" w:sz="0" w:space="0" w:color="auto"/>
          </w:divBdr>
        </w:div>
        <w:div w:id="449058865">
          <w:marLeft w:val="640"/>
          <w:marRight w:val="0"/>
          <w:marTop w:val="0"/>
          <w:marBottom w:val="0"/>
          <w:divBdr>
            <w:top w:val="none" w:sz="0" w:space="0" w:color="auto"/>
            <w:left w:val="none" w:sz="0" w:space="0" w:color="auto"/>
            <w:bottom w:val="none" w:sz="0" w:space="0" w:color="auto"/>
            <w:right w:val="none" w:sz="0" w:space="0" w:color="auto"/>
          </w:divBdr>
        </w:div>
        <w:div w:id="512452377">
          <w:marLeft w:val="640"/>
          <w:marRight w:val="0"/>
          <w:marTop w:val="0"/>
          <w:marBottom w:val="0"/>
          <w:divBdr>
            <w:top w:val="none" w:sz="0" w:space="0" w:color="auto"/>
            <w:left w:val="none" w:sz="0" w:space="0" w:color="auto"/>
            <w:bottom w:val="none" w:sz="0" w:space="0" w:color="auto"/>
            <w:right w:val="none" w:sz="0" w:space="0" w:color="auto"/>
          </w:divBdr>
        </w:div>
        <w:div w:id="545919659">
          <w:marLeft w:val="640"/>
          <w:marRight w:val="0"/>
          <w:marTop w:val="0"/>
          <w:marBottom w:val="0"/>
          <w:divBdr>
            <w:top w:val="none" w:sz="0" w:space="0" w:color="auto"/>
            <w:left w:val="none" w:sz="0" w:space="0" w:color="auto"/>
            <w:bottom w:val="none" w:sz="0" w:space="0" w:color="auto"/>
            <w:right w:val="none" w:sz="0" w:space="0" w:color="auto"/>
          </w:divBdr>
        </w:div>
        <w:div w:id="559439169">
          <w:marLeft w:val="640"/>
          <w:marRight w:val="0"/>
          <w:marTop w:val="0"/>
          <w:marBottom w:val="0"/>
          <w:divBdr>
            <w:top w:val="none" w:sz="0" w:space="0" w:color="auto"/>
            <w:left w:val="none" w:sz="0" w:space="0" w:color="auto"/>
            <w:bottom w:val="none" w:sz="0" w:space="0" w:color="auto"/>
            <w:right w:val="none" w:sz="0" w:space="0" w:color="auto"/>
          </w:divBdr>
        </w:div>
        <w:div w:id="579994913">
          <w:marLeft w:val="640"/>
          <w:marRight w:val="0"/>
          <w:marTop w:val="0"/>
          <w:marBottom w:val="0"/>
          <w:divBdr>
            <w:top w:val="none" w:sz="0" w:space="0" w:color="auto"/>
            <w:left w:val="none" w:sz="0" w:space="0" w:color="auto"/>
            <w:bottom w:val="none" w:sz="0" w:space="0" w:color="auto"/>
            <w:right w:val="none" w:sz="0" w:space="0" w:color="auto"/>
          </w:divBdr>
        </w:div>
        <w:div w:id="590621409">
          <w:marLeft w:val="640"/>
          <w:marRight w:val="0"/>
          <w:marTop w:val="0"/>
          <w:marBottom w:val="0"/>
          <w:divBdr>
            <w:top w:val="none" w:sz="0" w:space="0" w:color="auto"/>
            <w:left w:val="none" w:sz="0" w:space="0" w:color="auto"/>
            <w:bottom w:val="none" w:sz="0" w:space="0" w:color="auto"/>
            <w:right w:val="none" w:sz="0" w:space="0" w:color="auto"/>
          </w:divBdr>
        </w:div>
        <w:div w:id="603459870">
          <w:marLeft w:val="640"/>
          <w:marRight w:val="0"/>
          <w:marTop w:val="0"/>
          <w:marBottom w:val="0"/>
          <w:divBdr>
            <w:top w:val="none" w:sz="0" w:space="0" w:color="auto"/>
            <w:left w:val="none" w:sz="0" w:space="0" w:color="auto"/>
            <w:bottom w:val="none" w:sz="0" w:space="0" w:color="auto"/>
            <w:right w:val="none" w:sz="0" w:space="0" w:color="auto"/>
          </w:divBdr>
        </w:div>
        <w:div w:id="625742910">
          <w:marLeft w:val="640"/>
          <w:marRight w:val="0"/>
          <w:marTop w:val="0"/>
          <w:marBottom w:val="0"/>
          <w:divBdr>
            <w:top w:val="none" w:sz="0" w:space="0" w:color="auto"/>
            <w:left w:val="none" w:sz="0" w:space="0" w:color="auto"/>
            <w:bottom w:val="none" w:sz="0" w:space="0" w:color="auto"/>
            <w:right w:val="none" w:sz="0" w:space="0" w:color="auto"/>
          </w:divBdr>
        </w:div>
        <w:div w:id="625745393">
          <w:marLeft w:val="640"/>
          <w:marRight w:val="0"/>
          <w:marTop w:val="0"/>
          <w:marBottom w:val="0"/>
          <w:divBdr>
            <w:top w:val="none" w:sz="0" w:space="0" w:color="auto"/>
            <w:left w:val="none" w:sz="0" w:space="0" w:color="auto"/>
            <w:bottom w:val="none" w:sz="0" w:space="0" w:color="auto"/>
            <w:right w:val="none" w:sz="0" w:space="0" w:color="auto"/>
          </w:divBdr>
        </w:div>
        <w:div w:id="631979200">
          <w:marLeft w:val="640"/>
          <w:marRight w:val="0"/>
          <w:marTop w:val="0"/>
          <w:marBottom w:val="0"/>
          <w:divBdr>
            <w:top w:val="none" w:sz="0" w:space="0" w:color="auto"/>
            <w:left w:val="none" w:sz="0" w:space="0" w:color="auto"/>
            <w:bottom w:val="none" w:sz="0" w:space="0" w:color="auto"/>
            <w:right w:val="none" w:sz="0" w:space="0" w:color="auto"/>
          </w:divBdr>
        </w:div>
        <w:div w:id="709575645">
          <w:marLeft w:val="640"/>
          <w:marRight w:val="0"/>
          <w:marTop w:val="0"/>
          <w:marBottom w:val="0"/>
          <w:divBdr>
            <w:top w:val="none" w:sz="0" w:space="0" w:color="auto"/>
            <w:left w:val="none" w:sz="0" w:space="0" w:color="auto"/>
            <w:bottom w:val="none" w:sz="0" w:space="0" w:color="auto"/>
            <w:right w:val="none" w:sz="0" w:space="0" w:color="auto"/>
          </w:divBdr>
        </w:div>
        <w:div w:id="719134672">
          <w:marLeft w:val="640"/>
          <w:marRight w:val="0"/>
          <w:marTop w:val="0"/>
          <w:marBottom w:val="0"/>
          <w:divBdr>
            <w:top w:val="none" w:sz="0" w:space="0" w:color="auto"/>
            <w:left w:val="none" w:sz="0" w:space="0" w:color="auto"/>
            <w:bottom w:val="none" w:sz="0" w:space="0" w:color="auto"/>
            <w:right w:val="none" w:sz="0" w:space="0" w:color="auto"/>
          </w:divBdr>
        </w:div>
        <w:div w:id="734355263">
          <w:marLeft w:val="640"/>
          <w:marRight w:val="0"/>
          <w:marTop w:val="0"/>
          <w:marBottom w:val="0"/>
          <w:divBdr>
            <w:top w:val="none" w:sz="0" w:space="0" w:color="auto"/>
            <w:left w:val="none" w:sz="0" w:space="0" w:color="auto"/>
            <w:bottom w:val="none" w:sz="0" w:space="0" w:color="auto"/>
            <w:right w:val="none" w:sz="0" w:space="0" w:color="auto"/>
          </w:divBdr>
        </w:div>
        <w:div w:id="734474662">
          <w:marLeft w:val="640"/>
          <w:marRight w:val="0"/>
          <w:marTop w:val="0"/>
          <w:marBottom w:val="0"/>
          <w:divBdr>
            <w:top w:val="none" w:sz="0" w:space="0" w:color="auto"/>
            <w:left w:val="none" w:sz="0" w:space="0" w:color="auto"/>
            <w:bottom w:val="none" w:sz="0" w:space="0" w:color="auto"/>
            <w:right w:val="none" w:sz="0" w:space="0" w:color="auto"/>
          </w:divBdr>
        </w:div>
        <w:div w:id="740172732">
          <w:marLeft w:val="640"/>
          <w:marRight w:val="0"/>
          <w:marTop w:val="0"/>
          <w:marBottom w:val="0"/>
          <w:divBdr>
            <w:top w:val="none" w:sz="0" w:space="0" w:color="auto"/>
            <w:left w:val="none" w:sz="0" w:space="0" w:color="auto"/>
            <w:bottom w:val="none" w:sz="0" w:space="0" w:color="auto"/>
            <w:right w:val="none" w:sz="0" w:space="0" w:color="auto"/>
          </w:divBdr>
        </w:div>
        <w:div w:id="743913056">
          <w:marLeft w:val="640"/>
          <w:marRight w:val="0"/>
          <w:marTop w:val="0"/>
          <w:marBottom w:val="0"/>
          <w:divBdr>
            <w:top w:val="none" w:sz="0" w:space="0" w:color="auto"/>
            <w:left w:val="none" w:sz="0" w:space="0" w:color="auto"/>
            <w:bottom w:val="none" w:sz="0" w:space="0" w:color="auto"/>
            <w:right w:val="none" w:sz="0" w:space="0" w:color="auto"/>
          </w:divBdr>
        </w:div>
        <w:div w:id="755829626">
          <w:marLeft w:val="640"/>
          <w:marRight w:val="0"/>
          <w:marTop w:val="0"/>
          <w:marBottom w:val="0"/>
          <w:divBdr>
            <w:top w:val="none" w:sz="0" w:space="0" w:color="auto"/>
            <w:left w:val="none" w:sz="0" w:space="0" w:color="auto"/>
            <w:bottom w:val="none" w:sz="0" w:space="0" w:color="auto"/>
            <w:right w:val="none" w:sz="0" w:space="0" w:color="auto"/>
          </w:divBdr>
        </w:div>
        <w:div w:id="760293444">
          <w:marLeft w:val="640"/>
          <w:marRight w:val="0"/>
          <w:marTop w:val="0"/>
          <w:marBottom w:val="0"/>
          <w:divBdr>
            <w:top w:val="none" w:sz="0" w:space="0" w:color="auto"/>
            <w:left w:val="none" w:sz="0" w:space="0" w:color="auto"/>
            <w:bottom w:val="none" w:sz="0" w:space="0" w:color="auto"/>
            <w:right w:val="none" w:sz="0" w:space="0" w:color="auto"/>
          </w:divBdr>
        </w:div>
        <w:div w:id="760680266">
          <w:marLeft w:val="640"/>
          <w:marRight w:val="0"/>
          <w:marTop w:val="0"/>
          <w:marBottom w:val="0"/>
          <w:divBdr>
            <w:top w:val="none" w:sz="0" w:space="0" w:color="auto"/>
            <w:left w:val="none" w:sz="0" w:space="0" w:color="auto"/>
            <w:bottom w:val="none" w:sz="0" w:space="0" w:color="auto"/>
            <w:right w:val="none" w:sz="0" w:space="0" w:color="auto"/>
          </w:divBdr>
        </w:div>
        <w:div w:id="801769064">
          <w:marLeft w:val="640"/>
          <w:marRight w:val="0"/>
          <w:marTop w:val="0"/>
          <w:marBottom w:val="0"/>
          <w:divBdr>
            <w:top w:val="none" w:sz="0" w:space="0" w:color="auto"/>
            <w:left w:val="none" w:sz="0" w:space="0" w:color="auto"/>
            <w:bottom w:val="none" w:sz="0" w:space="0" w:color="auto"/>
            <w:right w:val="none" w:sz="0" w:space="0" w:color="auto"/>
          </w:divBdr>
        </w:div>
        <w:div w:id="860632188">
          <w:marLeft w:val="640"/>
          <w:marRight w:val="0"/>
          <w:marTop w:val="0"/>
          <w:marBottom w:val="0"/>
          <w:divBdr>
            <w:top w:val="none" w:sz="0" w:space="0" w:color="auto"/>
            <w:left w:val="none" w:sz="0" w:space="0" w:color="auto"/>
            <w:bottom w:val="none" w:sz="0" w:space="0" w:color="auto"/>
            <w:right w:val="none" w:sz="0" w:space="0" w:color="auto"/>
          </w:divBdr>
        </w:div>
        <w:div w:id="862593914">
          <w:marLeft w:val="640"/>
          <w:marRight w:val="0"/>
          <w:marTop w:val="0"/>
          <w:marBottom w:val="0"/>
          <w:divBdr>
            <w:top w:val="none" w:sz="0" w:space="0" w:color="auto"/>
            <w:left w:val="none" w:sz="0" w:space="0" w:color="auto"/>
            <w:bottom w:val="none" w:sz="0" w:space="0" w:color="auto"/>
            <w:right w:val="none" w:sz="0" w:space="0" w:color="auto"/>
          </w:divBdr>
        </w:div>
        <w:div w:id="863328296">
          <w:marLeft w:val="640"/>
          <w:marRight w:val="0"/>
          <w:marTop w:val="0"/>
          <w:marBottom w:val="0"/>
          <w:divBdr>
            <w:top w:val="none" w:sz="0" w:space="0" w:color="auto"/>
            <w:left w:val="none" w:sz="0" w:space="0" w:color="auto"/>
            <w:bottom w:val="none" w:sz="0" w:space="0" w:color="auto"/>
            <w:right w:val="none" w:sz="0" w:space="0" w:color="auto"/>
          </w:divBdr>
        </w:div>
        <w:div w:id="873007401">
          <w:marLeft w:val="640"/>
          <w:marRight w:val="0"/>
          <w:marTop w:val="0"/>
          <w:marBottom w:val="0"/>
          <w:divBdr>
            <w:top w:val="none" w:sz="0" w:space="0" w:color="auto"/>
            <w:left w:val="none" w:sz="0" w:space="0" w:color="auto"/>
            <w:bottom w:val="none" w:sz="0" w:space="0" w:color="auto"/>
            <w:right w:val="none" w:sz="0" w:space="0" w:color="auto"/>
          </w:divBdr>
        </w:div>
        <w:div w:id="887498620">
          <w:marLeft w:val="640"/>
          <w:marRight w:val="0"/>
          <w:marTop w:val="0"/>
          <w:marBottom w:val="0"/>
          <w:divBdr>
            <w:top w:val="none" w:sz="0" w:space="0" w:color="auto"/>
            <w:left w:val="none" w:sz="0" w:space="0" w:color="auto"/>
            <w:bottom w:val="none" w:sz="0" w:space="0" w:color="auto"/>
            <w:right w:val="none" w:sz="0" w:space="0" w:color="auto"/>
          </w:divBdr>
        </w:div>
        <w:div w:id="900754639">
          <w:marLeft w:val="640"/>
          <w:marRight w:val="0"/>
          <w:marTop w:val="0"/>
          <w:marBottom w:val="0"/>
          <w:divBdr>
            <w:top w:val="none" w:sz="0" w:space="0" w:color="auto"/>
            <w:left w:val="none" w:sz="0" w:space="0" w:color="auto"/>
            <w:bottom w:val="none" w:sz="0" w:space="0" w:color="auto"/>
            <w:right w:val="none" w:sz="0" w:space="0" w:color="auto"/>
          </w:divBdr>
        </w:div>
        <w:div w:id="923489768">
          <w:marLeft w:val="640"/>
          <w:marRight w:val="0"/>
          <w:marTop w:val="0"/>
          <w:marBottom w:val="0"/>
          <w:divBdr>
            <w:top w:val="none" w:sz="0" w:space="0" w:color="auto"/>
            <w:left w:val="none" w:sz="0" w:space="0" w:color="auto"/>
            <w:bottom w:val="none" w:sz="0" w:space="0" w:color="auto"/>
            <w:right w:val="none" w:sz="0" w:space="0" w:color="auto"/>
          </w:divBdr>
        </w:div>
        <w:div w:id="932781910">
          <w:marLeft w:val="640"/>
          <w:marRight w:val="0"/>
          <w:marTop w:val="0"/>
          <w:marBottom w:val="0"/>
          <w:divBdr>
            <w:top w:val="none" w:sz="0" w:space="0" w:color="auto"/>
            <w:left w:val="none" w:sz="0" w:space="0" w:color="auto"/>
            <w:bottom w:val="none" w:sz="0" w:space="0" w:color="auto"/>
            <w:right w:val="none" w:sz="0" w:space="0" w:color="auto"/>
          </w:divBdr>
        </w:div>
        <w:div w:id="971062197">
          <w:marLeft w:val="640"/>
          <w:marRight w:val="0"/>
          <w:marTop w:val="0"/>
          <w:marBottom w:val="0"/>
          <w:divBdr>
            <w:top w:val="none" w:sz="0" w:space="0" w:color="auto"/>
            <w:left w:val="none" w:sz="0" w:space="0" w:color="auto"/>
            <w:bottom w:val="none" w:sz="0" w:space="0" w:color="auto"/>
            <w:right w:val="none" w:sz="0" w:space="0" w:color="auto"/>
          </w:divBdr>
        </w:div>
        <w:div w:id="976568071">
          <w:marLeft w:val="640"/>
          <w:marRight w:val="0"/>
          <w:marTop w:val="0"/>
          <w:marBottom w:val="0"/>
          <w:divBdr>
            <w:top w:val="none" w:sz="0" w:space="0" w:color="auto"/>
            <w:left w:val="none" w:sz="0" w:space="0" w:color="auto"/>
            <w:bottom w:val="none" w:sz="0" w:space="0" w:color="auto"/>
            <w:right w:val="none" w:sz="0" w:space="0" w:color="auto"/>
          </w:divBdr>
        </w:div>
        <w:div w:id="989754440">
          <w:marLeft w:val="640"/>
          <w:marRight w:val="0"/>
          <w:marTop w:val="0"/>
          <w:marBottom w:val="0"/>
          <w:divBdr>
            <w:top w:val="none" w:sz="0" w:space="0" w:color="auto"/>
            <w:left w:val="none" w:sz="0" w:space="0" w:color="auto"/>
            <w:bottom w:val="none" w:sz="0" w:space="0" w:color="auto"/>
            <w:right w:val="none" w:sz="0" w:space="0" w:color="auto"/>
          </w:divBdr>
        </w:div>
        <w:div w:id="994920775">
          <w:marLeft w:val="640"/>
          <w:marRight w:val="0"/>
          <w:marTop w:val="0"/>
          <w:marBottom w:val="0"/>
          <w:divBdr>
            <w:top w:val="none" w:sz="0" w:space="0" w:color="auto"/>
            <w:left w:val="none" w:sz="0" w:space="0" w:color="auto"/>
            <w:bottom w:val="none" w:sz="0" w:space="0" w:color="auto"/>
            <w:right w:val="none" w:sz="0" w:space="0" w:color="auto"/>
          </w:divBdr>
        </w:div>
        <w:div w:id="1018236136">
          <w:marLeft w:val="640"/>
          <w:marRight w:val="0"/>
          <w:marTop w:val="0"/>
          <w:marBottom w:val="0"/>
          <w:divBdr>
            <w:top w:val="none" w:sz="0" w:space="0" w:color="auto"/>
            <w:left w:val="none" w:sz="0" w:space="0" w:color="auto"/>
            <w:bottom w:val="none" w:sz="0" w:space="0" w:color="auto"/>
            <w:right w:val="none" w:sz="0" w:space="0" w:color="auto"/>
          </w:divBdr>
        </w:div>
        <w:div w:id="1019240184">
          <w:marLeft w:val="640"/>
          <w:marRight w:val="0"/>
          <w:marTop w:val="0"/>
          <w:marBottom w:val="0"/>
          <w:divBdr>
            <w:top w:val="none" w:sz="0" w:space="0" w:color="auto"/>
            <w:left w:val="none" w:sz="0" w:space="0" w:color="auto"/>
            <w:bottom w:val="none" w:sz="0" w:space="0" w:color="auto"/>
            <w:right w:val="none" w:sz="0" w:space="0" w:color="auto"/>
          </w:divBdr>
        </w:div>
        <w:div w:id="1035541843">
          <w:marLeft w:val="640"/>
          <w:marRight w:val="0"/>
          <w:marTop w:val="0"/>
          <w:marBottom w:val="0"/>
          <w:divBdr>
            <w:top w:val="none" w:sz="0" w:space="0" w:color="auto"/>
            <w:left w:val="none" w:sz="0" w:space="0" w:color="auto"/>
            <w:bottom w:val="none" w:sz="0" w:space="0" w:color="auto"/>
            <w:right w:val="none" w:sz="0" w:space="0" w:color="auto"/>
          </w:divBdr>
        </w:div>
        <w:div w:id="1037123991">
          <w:marLeft w:val="640"/>
          <w:marRight w:val="0"/>
          <w:marTop w:val="0"/>
          <w:marBottom w:val="0"/>
          <w:divBdr>
            <w:top w:val="none" w:sz="0" w:space="0" w:color="auto"/>
            <w:left w:val="none" w:sz="0" w:space="0" w:color="auto"/>
            <w:bottom w:val="none" w:sz="0" w:space="0" w:color="auto"/>
            <w:right w:val="none" w:sz="0" w:space="0" w:color="auto"/>
          </w:divBdr>
        </w:div>
        <w:div w:id="1090156790">
          <w:marLeft w:val="640"/>
          <w:marRight w:val="0"/>
          <w:marTop w:val="0"/>
          <w:marBottom w:val="0"/>
          <w:divBdr>
            <w:top w:val="none" w:sz="0" w:space="0" w:color="auto"/>
            <w:left w:val="none" w:sz="0" w:space="0" w:color="auto"/>
            <w:bottom w:val="none" w:sz="0" w:space="0" w:color="auto"/>
            <w:right w:val="none" w:sz="0" w:space="0" w:color="auto"/>
          </w:divBdr>
        </w:div>
        <w:div w:id="1100032932">
          <w:marLeft w:val="640"/>
          <w:marRight w:val="0"/>
          <w:marTop w:val="0"/>
          <w:marBottom w:val="0"/>
          <w:divBdr>
            <w:top w:val="none" w:sz="0" w:space="0" w:color="auto"/>
            <w:left w:val="none" w:sz="0" w:space="0" w:color="auto"/>
            <w:bottom w:val="none" w:sz="0" w:space="0" w:color="auto"/>
            <w:right w:val="none" w:sz="0" w:space="0" w:color="auto"/>
          </w:divBdr>
        </w:div>
        <w:div w:id="1128858015">
          <w:marLeft w:val="640"/>
          <w:marRight w:val="0"/>
          <w:marTop w:val="0"/>
          <w:marBottom w:val="0"/>
          <w:divBdr>
            <w:top w:val="none" w:sz="0" w:space="0" w:color="auto"/>
            <w:left w:val="none" w:sz="0" w:space="0" w:color="auto"/>
            <w:bottom w:val="none" w:sz="0" w:space="0" w:color="auto"/>
            <w:right w:val="none" w:sz="0" w:space="0" w:color="auto"/>
          </w:divBdr>
        </w:div>
        <w:div w:id="1157264769">
          <w:marLeft w:val="640"/>
          <w:marRight w:val="0"/>
          <w:marTop w:val="0"/>
          <w:marBottom w:val="0"/>
          <w:divBdr>
            <w:top w:val="none" w:sz="0" w:space="0" w:color="auto"/>
            <w:left w:val="none" w:sz="0" w:space="0" w:color="auto"/>
            <w:bottom w:val="none" w:sz="0" w:space="0" w:color="auto"/>
            <w:right w:val="none" w:sz="0" w:space="0" w:color="auto"/>
          </w:divBdr>
        </w:div>
        <w:div w:id="1159886349">
          <w:marLeft w:val="640"/>
          <w:marRight w:val="0"/>
          <w:marTop w:val="0"/>
          <w:marBottom w:val="0"/>
          <w:divBdr>
            <w:top w:val="none" w:sz="0" w:space="0" w:color="auto"/>
            <w:left w:val="none" w:sz="0" w:space="0" w:color="auto"/>
            <w:bottom w:val="none" w:sz="0" w:space="0" w:color="auto"/>
            <w:right w:val="none" w:sz="0" w:space="0" w:color="auto"/>
          </w:divBdr>
        </w:div>
        <w:div w:id="1169637522">
          <w:marLeft w:val="640"/>
          <w:marRight w:val="0"/>
          <w:marTop w:val="0"/>
          <w:marBottom w:val="0"/>
          <w:divBdr>
            <w:top w:val="none" w:sz="0" w:space="0" w:color="auto"/>
            <w:left w:val="none" w:sz="0" w:space="0" w:color="auto"/>
            <w:bottom w:val="none" w:sz="0" w:space="0" w:color="auto"/>
            <w:right w:val="none" w:sz="0" w:space="0" w:color="auto"/>
          </w:divBdr>
        </w:div>
        <w:div w:id="1194616681">
          <w:marLeft w:val="640"/>
          <w:marRight w:val="0"/>
          <w:marTop w:val="0"/>
          <w:marBottom w:val="0"/>
          <w:divBdr>
            <w:top w:val="none" w:sz="0" w:space="0" w:color="auto"/>
            <w:left w:val="none" w:sz="0" w:space="0" w:color="auto"/>
            <w:bottom w:val="none" w:sz="0" w:space="0" w:color="auto"/>
            <w:right w:val="none" w:sz="0" w:space="0" w:color="auto"/>
          </w:divBdr>
        </w:div>
        <w:div w:id="1195382992">
          <w:marLeft w:val="640"/>
          <w:marRight w:val="0"/>
          <w:marTop w:val="0"/>
          <w:marBottom w:val="0"/>
          <w:divBdr>
            <w:top w:val="none" w:sz="0" w:space="0" w:color="auto"/>
            <w:left w:val="none" w:sz="0" w:space="0" w:color="auto"/>
            <w:bottom w:val="none" w:sz="0" w:space="0" w:color="auto"/>
            <w:right w:val="none" w:sz="0" w:space="0" w:color="auto"/>
          </w:divBdr>
        </w:div>
        <w:div w:id="1201085645">
          <w:marLeft w:val="640"/>
          <w:marRight w:val="0"/>
          <w:marTop w:val="0"/>
          <w:marBottom w:val="0"/>
          <w:divBdr>
            <w:top w:val="none" w:sz="0" w:space="0" w:color="auto"/>
            <w:left w:val="none" w:sz="0" w:space="0" w:color="auto"/>
            <w:bottom w:val="none" w:sz="0" w:space="0" w:color="auto"/>
            <w:right w:val="none" w:sz="0" w:space="0" w:color="auto"/>
          </w:divBdr>
        </w:div>
        <w:div w:id="1211843797">
          <w:marLeft w:val="640"/>
          <w:marRight w:val="0"/>
          <w:marTop w:val="0"/>
          <w:marBottom w:val="0"/>
          <w:divBdr>
            <w:top w:val="none" w:sz="0" w:space="0" w:color="auto"/>
            <w:left w:val="none" w:sz="0" w:space="0" w:color="auto"/>
            <w:bottom w:val="none" w:sz="0" w:space="0" w:color="auto"/>
            <w:right w:val="none" w:sz="0" w:space="0" w:color="auto"/>
          </w:divBdr>
        </w:div>
        <w:div w:id="1212305535">
          <w:marLeft w:val="640"/>
          <w:marRight w:val="0"/>
          <w:marTop w:val="0"/>
          <w:marBottom w:val="0"/>
          <w:divBdr>
            <w:top w:val="none" w:sz="0" w:space="0" w:color="auto"/>
            <w:left w:val="none" w:sz="0" w:space="0" w:color="auto"/>
            <w:bottom w:val="none" w:sz="0" w:space="0" w:color="auto"/>
            <w:right w:val="none" w:sz="0" w:space="0" w:color="auto"/>
          </w:divBdr>
        </w:div>
        <w:div w:id="1288927924">
          <w:marLeft w:val="640"/>
          <w:marRight w:val="0"/>
          <w:marTop w:val="0"/>
          <w:marBottom w:val="0"/>
          <w:divBdr>
            <w:top w:val="none" w:sz="0" w:space="0" w:color="auto"/>
            <w:left w:val="none" w:sz="0" w:space="0" w:color="auto"/>
            <w:bottom w:val="none" w:sz="0" w:space="0" w:color="auto"/>
            <w:right w:val="none" w:sz="0" w:space="0" w:color="auto"/>
          </w:divBdr>
        </w:div>
        <w:div w:id="1306349920">
          <w:marLeft w:val="640"/>
          <w:marRight w:val="0"/>
          <w:marTop w:val="0"/>
          <w:marBottom w:val="0"/>
          <w:divBdr>
            <w:top w:val="none" w:sz="0" w:space="0" w:color="auto"/>
            <w:left w:val="none" w:sz="0" w:space="0" w:color="auto"/>
            <w:bottom w:val="none" w:sz="0" w:space="0" w:color="auto"/>
            <w:right w:val="none" w:sz="0" w:space="0" w:color="auto"/>
          </w:divBdr>
        </w:div>
        <w:div w:id="1336806747">
          <w:marLeft w:val="640"/>
          <w:marRight w:val="0"/>
          <w:marTop w:val="0"/>
          <w:marBottom w:val="0"/>
          <w:divBdr>
            <w:top w:val="none" w:sz="0" w:space="0" w:color="auto"/>
            <w:left w:val="none" w:sz="0" w:space="0" w:color="auto"/>
            <w:bottom w:val="none" w:sz="0" w:space="0" w:color="auto"/>
            <w:right w:val="none" w:sz="0" w:space="0" w:color="auto"/>
          </w:divBdr>
        </w:div>
        <w:div w:id="1348555710">
          <w:marLeft w:val="640"/>
          <w:marRight w:val="0"/>
          <w:marTop w:val="0"/>
          <w:marBottom w:val="0"/>
          <w:divBdr>
            <w:top w:val="none" w:sz="0" w:space="0" w:color="auto"/>
            <w:left w:val="none" w:sz="0" w:space="0" w:color="auto"/>
            <w:bottom w:val="none" w:sz="0" w:space="0" w:color="auto"/>
            <w:right w:val="none" w:sz="0" w:space="0" w:color="auto"/>
          </w:divBdr>
        </w:div>
        <w:div w:id="1429160735">
          <w:marLeft w:val="640"/>
          <w:marRight w:val="0"/>
          <w:marTop w:val="0"/>
          <w:marBottom w:val="0"/>
          <w:divBdr>
            <w:top w:val="none" w:sz="0" w:space="0" w:color="auto"/>
            <w:left w:val="none" w:sz="0" w:space="0" w:color="auto"/>
            <w:bottom w:val="none" w:sz="0" w:space="0" w:color="auto"/>
            <w:right w:val="none" w:sz="0" w:space="0" w:color="auto"/>
          </w:divBdr>
        </w:div>
        <w:div w:id="1505625654">
          <w:marLeft w:val="640"/>
          <w:marRight w:val="0"/>
          <w:marTop w:val="0"/>
          <w:marBottom w:val="0"/>
          <w:divBdr>
            <w:top w:val="none" w:sz="0" w:space="0" w:color="auto"/>
            <w:left w:val="none" w:sz="0" w:space="0" w:color="auto"/>
            <w:bottom w:val="none" w:sz="0" w:space="0" w:color="auto"/>
            <w:right w:val="none" w:sz="0" w:space="0" w:color="auto"/>
          </w:divBdr>
        </w:div>
        <w:div w:id="1529677650">
          <w:marLeft w:val="640"/>
          <w:marRight w:val="0"/>
          <w:marTop w:val="0"/>
          <w:marBottom w:val="0"/>
          <w:divBdr>
            <w:top w:val="none" w:sz="0" w:space="0" w:color="auto"/>
            <w:left w:val="none" w:sz="0" w:space="0" w:color="auto"/>
            <w:bottom w:val="none" w:sz="0" w:space="0" w:color="auto"/>
            <w:right w:val="none" w:sz="0" w:space="0" w:color="auto"/>
          </w:divBdr>
        </w:div>
        <w:div w:id="1553688701">
          <w:marLeft w:val="640"/>
          <w:marRight w:val="0"/>
          <w:marTop w:val="0"/>
          <w:marBottom w:val="0"/>
          <w:divBdr>
            <w:top w:val="none" w:sz="0" w:space="0" w:color="auto"/>
            <w:left w:val="none" w:sz="0" w:space="0" w:color="auto"/>
            <w:bottom w:val="none" w:sz="0" w:space="0" w:color="auto"/>
            <w:right w:val="none" w:sz="0" w:space="0" w:color="auto"/>
          </w:divBdr>
        </w:div>
        <w:div w:id="1555383135">
          <w:marLeft w:val="640"/>
          <w:marRight w:val="0"/>
          <w:marTop w:val="0"/>
          <w:marBottom w:val="0"/>
          <w:divBdr>
            <w:top w:val="none" w:sz="0" w:space="0" w:color="auto"/>
            <w:left w:val="none" w:sz="0" w:space="0" w:color="auto"/>
            <w:bottom w:val="none" w:sz="0" w:space="0" w:color="auto"/>
            <w:right w:val="none" w:sz="0" w:space="0" w:color="auto"/>
          </w:divBdr>
        </w:div>
        <w:div w:id="1593080959">
          <w:marLeft w:val="640"/>
          <w:marRight w:val="0"/>
          <w:marTop w:val="0"/>
          <w:marBottom w:val="0"/>
          <w:divBdr>
            <w:top w:val="none" w:sz="0" w:space="0" w:color="auto"/>
            <w:left w:val="none" w:sz="0" w:space="0" w:color="auto"/>
            <w:bottom w:val="none" w:sz="0" w:space="0" w:color="auto"/>
            <w:right w:val="none" w:sz="0" w:space="0" w:color="auto"/>
          </w:divBdr>
        </w:div>
        <w:div w:id="1647932956">
          <w:marLeft w:val="640"/>
          <w:marRight w:val="0"/>
          <w:marTop w:val="0"/>
          <w:marBottom w:val="0"/>
          <w:divBdr>
            <w:top w:val="none" w:sz="0" w:space="0" w:color="auto"/>
            <w:left w:val="none" w:sz="0" w:space="0" w:color="auto"/>
            <w:bottom w:val="none" w:sz="0" w:space="0" w:color="auto"/>
            <w:right w:val="none" w:sz="0" w:space="0" w:color="auto"/>
          </w:divBdr>
        </w:div>
        <w:div w:id="1654334636">
          <w:marLeft w:val="640"/>
          <w:marRight w:val="0"/>
          <w:marTop w:val="0"/>
          <w:marBottom w:val="0"/>
          <w:divBdr>
            <w:top w:val="none" w:sz="0" w:space="0" w:color="auto"/>
            <w:left w:val="none" w:sz="0" w:space="0" w:color="auto"/>
            <w:bottom w:val="none" w:sz="0" w:space="0" w:color="auto"/>
            <w:right w:val="none" w:sz="0" w:space="0" w:color="auto"/>
          </w:divBdr>
        </w:div>
        <w:div w:id="1695307001">
          <w:marLeft w:val="640"/>
          <w:marRight w:val="0"/>
          <w:marTop w:val="0"/>
          <w:marBottom w:val="0"/>
          <w:divBdr>
            <w:top w:val="none" w:sz="0" w:space="0" w:color="auto"/>
            <w:left w:val="none" w:sz="0" w:space="0" w:color="auto"/>
            <w:bottom w:val="none" w:sz="0" w:space="0" w:color="auto"/>
            <w:right w:val="none" w:sz="0" w:space="0" w:color="auto"/>
          </w:divBdr>
        </w:div>
        <w:div w:id="1720396172">
          <w:marLeft w:val="640"/>
          <w:marRight w:val="0"/>
          <w:marTop w:val="0"/>
          <w:marBottom w:val="0"/>
          <w:divBdr>
            <w:top w:val="none" w:sz="0" w:space="0" w:color="auto"/>
            <w:left w:val="none" w:sz="0" w:space="0" w:color="auto"/>
            <w:bottom w:val="none" w:sz="0" w:space="0" w:color="auto"/>
            <w:right w:val="none" w:sz="0" w:space="0" w:color="auto"/>
          </w:divBdr>
        </w:div>
        <w:div w:id="1723481702">
          <w:marLeft w:val="640"/>
          <w:marRight w:val="0"/>
          <w:marTop w:val="0"/>
          <w:marBottom w:val="0"/>
          <w:divBdr>
            <w:top w:val="none" w:sz="0" w:space="0" w:color="auto"/>
            <w:left w:val="none" w:sz="0" w:space="0" w:color="auto"/>
            <w:bottom w:val="none" w:sz="0" w:space="0" w:color="auto"/>
            <w:right w:val="none" w:sz="0" w:space="0" w:color="auto"/>
          </w:divBdr>
        </w:div>
        <w:div w:id="1746948323">
          <w:marLeft w:val="640"/>
          <w:marRight w:val="0"/>
          <w:marTop w:val="0"/>
          <w:marBottom w:val="0"/>
          <w:divBdr>
            <w:top w:val="none" w:sz="0" w:space="0" w:color="auto"/>
            <w:left w:val="none" w:sz="0" w:space="0" w:color="auto"/>
            <w:bottom w:val="none" w:sz="0" w:space="0" w:color="auto"/>
            <w:right w:val="none" w:sz="0" w:space="0" w:color="auto"/>
          </w:divBdr>
        </w:div>
        <w:div w:id="1817144962">
          <w:marLeft w:val="640"/>
          <w:marRight w:val="0"/>
          <w:marTop w:val="0"/>
          <w:marBottom w:val="0"/>
          <w:divBdr>
            <w:top w:val="none" w:sz="0" w:space="0" w:color="auto"/>
            <w:left w:val="none" w:sz="0" w:space="0" w:color="auto"/>
            <w:bottom w:val="none" w:sz="0" w:space="0" w:color="auto"/>
            <w:right w:val="none" w:sz="0" w:space="0" w:color="auto"/>
          </w:divBdr>
        </w:div>
        <w:div w:id="1869440911">
          <w:marLeft w:val="640"/>
          <w:marRight w:val="0"/>
          <w:marTop w:val="0"/>
          <w:marBottom w:val="0"/>
          <w:divBdr>
            <w:top w:val="none" w:sz="0" w:space="0" w:color="auto"/>
            <w:left w:val="none" w:sz="0" w:space="0" w:color="auto"/>
            <w:bottom w:val="none" w:sz="0" w:space="0" w:color="auto"/>
            <w:right w:val="none" w:sz="0" w:space="0" w:color="auto"/>
          </w:divBdr>
        </w:div>
        <w:div w:id="1966542964">
          <w:marLeft w:val="640"/>
          <w:marRight w:val="0"/>
          <w:marTop w:val="0"/>
          <w:marBottom w:val="0"/>
          <w:divBdr>
            <w:top w:val="none" w:sz="0" w:space="0" w:color="auto"/>
            <w:left w:val="none" w:sz="0" w:space="0" w:color="auto"/>
            <w:bottom w:val="none" w:sz="0" w:space="0" w:color="auto"/>
            <w:right w:val="none" w:sz="0" w:space="0" w:color="auto"/>
          </w:divBdr>
        </w:div>
        <w:div w:id="1982685571">
          <w:marLeft w:val="640"/>
          <w:marRight w:val="0"/>
          <w:marTop w:val="0"/>
          <w:marBottom w:val="0"/>
          <w:divBdr>
            <w:top w:val="none" w:sz="0" w:space="0" w:color="auto"/>
            <w:left w:val="none" w:sz="0" w:space="0" w:color="auto"/>
            <w:bottom w:val="none" w:sz="0" w:space="0" w:color="auto"/>
            <w:right w:val="none" w:sz="0" w:space="0" w:color="auto"/>
          </w:divBdr>
        </w:div>
        <w:div w:id="2007054245">
          <w:marLeft w:val="640"/>
          <w:marRight w:val="0"/>
          <w:marTop w:val="0"/>
          <w:marBottom w:val="0"/>
          <w:divBdr>
            <w:top w:val="none" w:sz="0" w:space="0" w:color="auto"/>
            <w:left w:val="none" w:sz="0" w:space="0" w:color="auto"/>
            <w:bottom w:val="none" w:sz="0" w:space="0" w:color="auto"/>
            <w:right w:val="none" w:sz="0" w:space="0" w:color="auto"/>
          </w:divBdr>
        </w:div>
        <w:div w:id="2009165998">
          <w:marLeft w:val="640"/>
          <w:marRight w:val="0"/>
          <w:marTop w:val="0"/>
          <w:marBottom w:val="0"/>
          <w:divBdr>
            <w:top w:val="none" w:sz="0" w:space="0" w:color="auto"/>
            <w:left w:val="none" w:sz="0" w:space="0" w:color="auto"/>
            <w:bottom w:val="none" w:sz="0" w:space="0" w:color="auto"/>
            <w:right w:val="none" w:sz="0" w:space="0" w:color="auto"/>
          </w:divBdr>
        </w:div>
        <w:div w:id="2029091960">
          <w:marLeft w:val="640"/>
          <w:marRight w:val="0"/>
          <w:marTop w:val="0"/>
          <w:marBottom w:val="0"/>
          <w:divBdr>
            <w:top w:val="none" w:sz="0" w:space="0" w:color="auto"/>
            <w:left w:val="none" w:sz="0" w:space="0" w:color="auto"/>
            <w:bottom w:val="none" w:sz="0" w:space="0" w:color="auto"/>
            <w:right w:val="none" w:sz="0" w:space="0" w:color="auto"/>
          </w:divBdr>
        </w:div>
        <w:div w:id="2051496712">
          <w:marLeft w:val="640"/>
          <w:marRight w:val="0"/>
          <w:marTop w:val="0"/>
          <w:marBottom w:val="0"/>
          <w:divBdr>
            <w:top w:val="none" w:sz="0" w:space="0" w:color="auto"/>
            <w:left w:val="none" w:sz="0" w:space="0" w:color="auto"/>
            <w:bottom w:val="none" w:sz="0" w:space="0" w:color="auto"/>
            <w:right w:val="none" w:sz="0" w:space="0" w:color="auto"/>
          </w:divBdr>
        </w:div>
        <w:div w:id="2097090947">
          <w:marLeft w:val="640"/>
          <w:marRight w:val="0"/>
          <w:marTop w:val="0"/>
          <w:marBottom w:val="0"/>
          <w:divBdr>
            <w:top w:val="none" w:sz="0" w:space="0" w:color="auto"/>
            <w:left w:val="none" w:sz="0" w:space="0" w:color="auto"/>
            <w:bottom w:val="none" w:sz="0" w:space="0" w:color="auto"/>
            <w:right w:val="none" w:sz="0" w:space="0" w:color="auto"/>
          </w:divBdr>
        </w:div>
        <w:div w:id="2103528359">
          <w:marLeft w:val="640"/>
          <w:marRight w:val="0"/>
          <w:marTop w:val="0"/>
          <w:marBottom w:val="0"/>
          <w:divBdr>
            <w:top w:val="none" w:sz="0" w:space="0" w:color="auto"/>
            <w:left w:val="none" w:sz="0" w:space="0" w:color="auto"/>
            <w:bottom w:val="none" w:sz="0" w:space="0" w:color="auto"/>
            <w:right w:val="none" w:sz="0" w:space="0" w:color="auto"/>
          </w:divBdr>
        </w:div>
        <w:div w:id="2106221073">
          <w:marLeft w:val="640"/>
          <w:marRight w:val="0"/>
          <w:marTop w:val="0"/>
          <w:marBottom w:val="0"/>
          <w:divBdr>
            <w:top w:val="none" w:sz="0" w:space="0" w:color="auto"/>
            <w:left w:val="none" w:sz="0" w:space="0" w:color="auto"/>
            <w:bottom w:val="none" w:sz="0" w:space="0" w:color="auto"/>
            <w:right w:val="none" w:sz="0" w:space="0" w:color="auto"/>
          </w:divBdr>
        </w:div>
        <w:div w:id="2107146188">
          <w:marLeft w:val="640"/>
          <w:marRight w:val="0"/>
          <w:marTop w:val="0"/>
          <w:marBottom w:val="0"/>
          <w:divBdr>
            <w:top w:val="none" w:sz="0" w:space="0" w:color="auto"/>
            <w:left w:val="none" w:sz="0" w:space="0" w:color="auto"/>
            <w:bottom w:val="none" w:sz="0" w:space="0" w:color="auto"/>
            <w:right w:val="none" w:sz="0" w:space="0" w:color="auto"/>
          </w:divBdr>
        </w:div>
        <w:div w:id="2108647806">
          <w:marLeft w:val="640"/>
          <w:marRight w:val="0"/>
          <w:marTop w:val="0"/>
          <w:marBottom w:val="0"/>
          <w:divBdr>
            <w:top w:val="none" w:sz="0" w:space="0" w:color="auto"/>
            <w:left w:val="none" w:sz="0" w:space="0" w:color="auto"/>
            <w:bottom w:val="none" w:sz="0" w:space="0" w:color="auto"/>
            <w:right w:val="none" w:sz="0" w:space="0" w:color="auto"/>
          </w:divBdr>
        </w:div>
      </w:divsChild>
    </w:div>
    <w:div w:id="2093047490">
      <w:bodyDiv w:val="1"/>
      <w:marLeft w:val="0"/>
      <w:marRight w:val="0"/>
      <w:marTop w:val="0"/>
      <w:marBottom w:val="0"/>
      <w:divBdr>
        <w:top w:val="none" w:sz="0" w:space="0" w:color="auto"/>
        <w:left w:val="none" w:sz="0" w:space="0" w:color="auto"/>
        <w:bottom w:val="none" w:sz="0" w:space="0" w:color="auto"/>
        <w:right w:val="none" w:sz="0" w:space="0" w:color="auto"/>
      </w:divBdr>
      <w:divsChild>
        <w:div w:id="16778530">
          <w:marLeft w:val="640"/>
          <w:marRight w:val="0"/>
          <w:marTop w:val="0"/>
          <w:marBottom w:val="0"/>
          <w:divBdr>
            <w:top w:val="none" w:sz="0" w:space="0" w:color="auto"/>
            <w:left w:val="none" w:sz="0" w:space="0" w:color="auto"/>
            <w:bottom w:val="none" w:sz="0" w:space="0" w:color="auto"/>
            <w:right w:val="none" w:sz="0" w:space="0" w:color="auto"/>
          </w:divBdr>
        </w:div>
        <w:div w:id="26223856">
          <w:marLeft w:val="640"/>
          <w:marRight w:val="0"/>
          <w:marTop w:val="0"/>
          <w:marBottom w:val="0"/>
          <w:divBdr>
            <w:top w:val="none" w:sz="0" w:space="0" w:color="auto"/>
            <w:left w:val="none" w:sz="0" w:space="0" w:color="auto"/>
            <w:bottom w:val="none" w:sz="0" w:space="0" w:color="auto"/>
            <w:right w:val="none" w:sz="0" w:space="0" w:color="auto"/>
          </w:divBdr>
        </w:div>
        <w:div w:id="38405893">
          <w:marLeft w:val="640"/>
          <w:marRight w:val="0"/>
          <w:marTop w:val="0"/>
          <w:marBottom w:val="0"/>
          <w:divBdr>
            <w:top w:val="none" w:sz="0" w:space="0" w:color="auto"/>
            <w:left w:val="none" w:sz="0" w:space="0" w:color="auto"/>
            <w:bottom w:val="none" w:sz="0" w:space="0" w:color="auto"/>
            <w:right w:val="none" w:sz="0" w:space="0" w:color="auto"/>
          </w:divBdr>
        </w:div>
        <w:div w:id="39867472">
          <w:marLeft w:val="640"/>
          <w:marRight w:val="0"/>
          <w:marTop w:val="0"/>
          <w:marBottom w:val="0"/>
          <w:divBdr>
            <w:top w:val="none" w:sz="0" w:space="0" w:color="auto"/>
            <w:left w:val="none" w:sz="0" w:space="0" w:color="auto"/>
            <w:bottom w:val="none" w:sz="0" w:space="0" w:color="auto"/>
            <w:right w:val="none" w:sz="0" w:space="0" w:color="auto"/>
          </w:divBdr>
        </w:div>
        <w:div w:id="65349083">
          <w:marLeft w:val="640"/>
          <w:marRight w:val="0"/>
          <w:marTop w:val="0"/>
          <w:marBottom w:val="0"/>
          <w:divBdr>
            <w:top w:val="none" w:sz="0" w:space="0" w:color="auto"/>
            <w:left w:val="none" w:sz="0" w:space="0" w:color="auto"/>
            <w:bottom w:val="none" w:sz="0" w:space="0" w:color="auto"/>
            <w:right w:val="none" w:sz="0" w:space="0" w:color="auto"/>
          </w:divBdr>
        </w:div>
        <w:div w:id="125121913">
          <w:marLeft w:val="640"/>
          <w:marRight w:val="0"/>
          <w:marTop w:val="0"/>
          <w:marBottom w:val="0"/>
          <w:divBdr>
            <w:top w:val="none" w:sz="0" w:space="0" w:color="auto"/>
            <w:left w:val="none" w:sz="0" w:space="0" w:color="auto"/>
            <w:bottom w:val="none" w:sz="0" w:space="0" w:color="auto"/>
            <w:right w:val="none" w:sz="0" w:space="0" w:color="auto"/>
          </w:divBdr>
        </w:div>
        <w:div w:id="130562309">
          <w:marLeft w:val="640"/>
          <w:marRight w:val="0"/>
          <w:marTop w:val="0"/>
          <w:marBottom w:val="0"/>
          <w:divBdr>
            <w:top w:val="none" w:sz="0" w:space="0" w:color="auto"/>
            <w:left w:val="none" w:sz="0" w:space="0" w:color="auto"/>
            <w:bottom w:val="none" w:sz="0" w:space="0" w:color="auto"/>
            <w:right w:val="none" w:sz="0" w:space="0" w:color="auto"/>
          </w:divBdr>
        </w:div>
        <w:div w:id="148710926">
          <w:marLeft w:val="640"/>
          <w:marRight w:val="0"/>
          <w:marTop w:val="0"/>
          <w:marBottom w:val="0"/>
          <w:divBdr>
            <w:top w:val="none" w:sz="0" w:space="0" w:color="auto"/>
            <w:left w:val="none" w:sz="0" w:space="0" w:color="auto"/>
            <w:bottom w:val="none" w:sz="0" w:space="0" w:color="auto"/>
            <w:right w:val="none" w:sz="0" w:space="0" w:color="auto"/>
          </w:divBdr>
        </w:div>
        <w:div w:id="149559327">
          <w:marLeft w:val="640"/>
          <w:marRight w:val="0"/>
          <w:marTop w:val="0"/>
          <w:marBottom w:val="0"/>
          <w:divBdr>
            <w:top w:val="none" w:sz="0" w:space="0" w:color="auto"/>
            <w:left w:val="none" w:sz="0" w:space="0" w:color="auto"/>
            <w:bottom w:val="none" w:sz="0" w:space="0" w:color="auto"/>
            <w:right w:val="none" w:sz="0" w:space="0" w:color="auto"/>
          </w:divBdr>
        </w:div>
        <w:div w:id="184250751">
          <w:marLeft w:val="640"/>
          <w:marRight w:val="0"/>
          <w:marTop w:val="0"/>
          <w:marBottom w:val="0"/>
          <w:divBdr>
            <w:top w:val="none" w:sz="0" w:space="0" w:color="auto"/>
            <w:left w:val="none" w:sz="0" w:space="0" w:color="auto"/>
            <w:bottom w:val="none" w:sz="0" w:space="0" w:color="auto"/>
            <w:right w:val="none" w:sz="0" w:space="0" w:color="auto"/>
          </w:divBdr>
        </w:div>
        <w:div w:id="193160440">
          <w:marLeft w:val="640"/>
          <w:marRight w:val="0"/>
          <w:marTop w:val="0"/>
          <w:marBottom w:val="0"/>
          <w:divBdr>
            <w:top w:val="none" w:sz="0" w:space="0" w:color="auto"/>
            <w:left w:val="none" w:sz="0" w:space="0" w:color="auto"/>
            <w:bottom w:val="none" w:sz="0" w:space="0" w:color="auto"/>
            <w:right w:val="none" w:sz="0" w:space="0" w:color="auto"/>
          </w:divBdr>
        </w:div>
        <w:div w:id="194733319">
          <w:marLeft w:val="640"/>
          <w:marRight w:val="0"/>
          <w:marTop w:val="0"/>
          <w:marBottom w:val="0"/>
          <w:divBdr>
            <w:top w:val="none" w:sz="0" w:space="0" w:color="auto"/>
            <w:left w:val="none" w:sz="0" w:space="0" w:color="auto"/>
            <w:bottom w:val="none" w:sz="0" w:space="0" w:color="auto"/>
            <w:right w:val="none" w:sz="0" w:space="0" w:color="auto"/>
          </w:divBdr>
        </w:div>
        <w:div w:id="203520398">
          <w:marLeft w:val="640"/>
          <w:marRight w:val="0"/>
          <w:marTop w:val="0"/>
          <w:marBottom w:val="0"/>
          <w:divBdr>
            <w:top w:val="none" w:sz="0" w:space="0" w:color="auto"/>
            <w:left w:val="none" w:sz="0" w:space="0" w:color="auto"/>
            <w:bottom w:val="none" w:sz="0" w:space="0" w:color="auto"/>
            <w:right w:val="none" w:sz="0" w:space="0" w:color="auto"/>
          </w:divBdr>
        </w:div>
        <w:div w:id="252668353">
          <w:marLeft w:val="640"/>
          <w:marRight w:val="0"/>
          <w:marTop w:val="0"/>
          <w:marBottom w:val="0"/>
          <w:divBdr>
            <w:top w:val="none" w:sz="0" w:space="0" w:color="auto"/>
            <w:left w:val="none" w:sz="0" w:space="0" w:color="auto"/>
            <w:bottom w:val="none" w:sz="0" w:space="0" w:color="auto"/>
            <w:right w:val="none" w:sz="0" w:space="0" w:color="auto"/>
          </w:divBdr>
        </w:div>
        <w:div w:id="277835059">
          <w:marLeft w:val="640"/>
          <w:marRight w:val="0"/>
          <w:marTop w:val="0"/>
          <w:marBottom w:val="0"/>
          <w:divBdr>
            <w:top w:val="none" w:sz="0" w:space="0" w:color="auto"/>
            <w:left w:val="none" w:sz="0" w:space="0" w:color="auto"/>
            <w:bottom w:val="none" w:sz="0" w:space="0" w:color="auto"/>
            <w:right w:val="none" w:sz="0" w:space="0" w:color="auto"/>
          </w:divBdr>
        </w:div>
        <w:div w:id="291522855">
          <w:marLeft w:val="640"/>
          <w:marRight w:val="0"/>
          <w:marTop w:val="0"/>
          <w:marBottom w:val="0"/>
          <w:divBdr>
            <w:top w:val="none" w:sz="0" w:space="0" w:color="auto"/>
            <w:left w:val="none" w:sz="0" w:space="0" w:color="auto"/>
            <w:bottom w:val="none" w:sz="0" w:space="0" w:color="auto"/>
            <w:right w:val="none" w:sz="0" w:space="0" w:color="auto"/>
          </w:divBdr>
        </w:div>
        <w:div w:id="324474241">
          <w:marLeft w:val="640"/>
          <w:marRight w:val="0"/>
          <w:marTop w:val="0"/>
          <w:marBottom w:val="0"/>
          <w:divBdr>
            <w:top w:val="none" w:sz="0" w:space="0" w:color="auto"/>
            <w:left w:val="none" w:sz="0" w:space="0" w:color="auto"/>
            <w:bottom w:val="none" w:sz="0" w:space="0" w:color="auto"/>
            <w:right w:val="none" w:sz="0" w:space="0" w:color="auto"/>
          </w:divBdr>
        </w:div>
        <w:div w:id="361395089">
          <w:marLeft w:val="640"/>
          <w:marRight w:val="0"/>
          <w:marTop w:val="0"/>
          <w:marBottom w:val="0"/>
          <w:divBdr>
            <w:top w:val="none" w:sz="0" w:space="0" w:color="auto"/>
            <w:left w:val="none" w:sz="0" w:space="0" w:color="auto"/>
            <w:bottom w:val="none" w:sz="0" w:space="0" w:color="auto"/>
            <w:right w:val="none" w:sz="0" w:space="0" w:color="auto"/>
          </w:divBdr>
        </w:div>
        <w:div w:id="458954331">
          <w:marLeft w:val="640"/>
          <w:marRight w:val="0"/>
          <w:marTop w:val="0"/>
          <w:marBottom w:val="0"/>
          <w:divBdr>
            <w:top w:val="none" w:sz="0" w:space="0" w:color="auto"/>
            <w:left w:val="none" w:sz="0" w:space="0" w:color="auto"/>
            <w:bottom w:val="none" w:sz="0" w:space="0" w:color="auto"/>
            <w:right w:val="none" w:sz="0" w:space="0" w:color="auto"/>
          </w:divBdr>
        </w:div>
        <w:div w:id="468473545">
          <w:marLeft w:val="640"/>
          <w:marRight w:val="0"/>
          <w:marTop w:val="0"/>
          <w:marBottom w:val="0"/>
          <w:divBdr>
            <w:top w:val="none" w:sz="0" w:space="0" w:color="auto"/>
            <w:left w:val="none" w:sz="0" w:space="0" w:color="auto"/>
            <w:bottom w:val="none" w:sz="0" w:space="0" w:color="auto"/>
            <w:right w:val="none" w:sz="0" w:space="0" w:color="auto"/>
          </w:divBdr>
        </w:div>
        <w:div w:id="498809857">
          <w:marLeft w:val="640"/>
          <w:marRight w:val="0"/>
          <w:marTop w:val="0"/>
          <w:marBottom w:val="0"/>
          <w:divBdr>
            <w:top w:val="none" w:sz="0" w:space="0" w:color="auto"/>
            <w:left w:val="none" w:sz="0" w:space="0" w:color="auto"/>
            <w:bottom w:val="none" w:sz="0" w:space="0" w:color="auto"/>
            <w:right w:val="none" w:sz="0" w:space="0" w:color="auto"/>
          </w:divBdr>
        </w:div>
        <w:div w:id="512258778">
          <w:marLeft w:val="640"/>
          <w:marRight w:val="0"/>
          <w:marTop w:val="0"/>
          <w:marBottom w:val="0"/>
          <w:divBdr>
            <w:top w:val="none" w:sz="0" w:space="0" w:color="auto"/>
            <w:left w:val="none" w:sz="0" w:space="0" w:color="auto"/>
            <w:bottom w:val="none" w:sz="0" w:space="0" w:color="auto"/>
            <w:right w:val="none" w:sz="0" w:space="0" w:color="auto"/>
          </w:divBdr>
        </w:div>
        <w:div w:id="532619600">
          <w:marLeft w:val="640"/>
          <w:marRight w:val="0"/>
          <w:marTop w:val="0"/>
          <w:marBottom w:val="0"/>
          <w:divBdr>
            <w:top w:val="none" w:sz="0" w:space="0" w:color="auto"/>
            <w:left w:val="none" w:sz="0" w:space="0" w:color="auto"/>
            <w:bottom w:val="none" w:sz="0" w:space="0" w:color="auto"/>
            <w:right w:val="none" w:sz="0" w:space="0" w:color="auto"/>
          </w:divBdr>
        </w:div>
        <w:div w:id="538857670">
          <w:marLeft w:val="640"/>
          <w:marRight w:val="0"/>
          <w:marTop w:val="0"/>
          <w:marBottom w:val="0"/>
          <w:divBdr>
            <w:top w:val="none" w:sz="0" w:space="0" w:color="auto"/>
            <w:left w:val="none" w:sz="0" w:space="0" w:color="auto"/>
            <w:bottom w:val="none" w:sz="0" w:space="0" w:color="auto"/>
            <w:right w:val="none" w:sz="0" w:space="0" w:color="auto"/>
          </w:divBdr>
        </w:div>
        <w:div w:id="554123716">
          <w:marLeft w:val="640"/>
          <w:marRight w:val="0"/>
          <w:marTop w:val="0"/>
          <w:marBottom w:val="0"/>
          <w:divBdr>
            <w:top w:val="none" w:sz="0" w:space="0" w:color="auto"/>
            <w:left w:val="none" w:sz="0" w:space="0" w:color="auto"/>
            <w:bottom w:val="none" w:sz="0" w:space="0" w:color="auto"/>
            <w:right w:val="none" w:sz="0" w:space="0" w:color="auto"/>
          </w:divBdr>
        </w:div>
        <w:div w:id="590965966">
          <w:marLeft w:val="640"/>
          <w:marRight w:val="0"/>
          <w:marTop w:val="0"/>
          <w:marBottom w:val="0"/>
          <w:divBdr>
            <w:top w:val="none" w:sz="0" w:space="0" w:color="auto"/>
            <w:left w:val="none" w:sz="0" w:space="0" w:color="auto"/>
            <w:bottom w:val="none" w:sz="0" w:space="0" w:color="auto"/>
            <w:right w:val="none" w:sz="0" w:space="0" w:color="auto"/>
          </w:divBdr>
        </w:div>
        <w:div w:id="599680647">
          <w:marLeft w:val="640"/>
          <w:marRight w:val="0"/>
          <w:marTop w:val="0"/>
          <w:marBottom w:val="0"/>
          <w:divBdr>
            <w:top w:val="none" w:sz="0" w:space="0" w:color="auto"/>
            <w:left w:val="none" w:sz="0" w:space="0" w:color="auto"/>
            <w:bottom w:val="none" w:sz="0" w:space="0" w:color="auto"/>
            <w:right w:val="none" w:sz="0" w:space="0" w:color="auto"/>
          </w:divBdr>
        </w:div>
        <w:div w:id="680788670">
          <w:marLeft w:val="640"/>
          <w:marRight w:val="0"/>
          <w:marTop w:val="0"/>
          <w:marBottom w:val="0"/>
          <w:divBdr>
            <w:top w:val="none" w:sz="0" w:space="0" w:color="auto"/>
            <w:left w:val="none" w:sz="0" w:space="0" w:color="auto"/>
            <w:bottom w:val="none" w:sz="0" w:space="0" w:color="auto"/>
            <w:right w:val="none" w:sz="0" w:space="0" w:color="auto"/>
          </w:divBdr>
        </w:div>
        <w:div w:id="696853510">
          <w:marLeft w:val="640"/>
          <w:marRight w:val="0"/>
          <w:marTop w:val="0"/>
          <w:marBottom w:val="0"/>
          <w:divBdr>
            <w:top w:val="none" w:sz="0" w:space="0" w:color="auto"/>
            <w:left w:val="none" w:sz="0" w:space="0" w:color="auto"/>
            <w:bottom w:val="none" w:sz="0" w:space="0" w:color="auto"/>
            <w:right w:val="none" w:sz="0" w:space="0" w:color="auto"/>
          </w:divBdr>
        </w:div>
        <w:div w:id="733620273">
          <w:marLeft w:val="640"/>
          <w:marRight w:val="0"/>
          <w:marTop w:val="0"/>
          <w:marBottom w:val="0"/>
          <w:divBdr>
            <w:top w:val="none" w:sz="0" w:space="0" w:color="auto"/>
            <w:left w:val="none" w:sz="0" w:space="0" w:color="auto"/>
            <w:bottom w:val="none" w:sz="0" w:space="0" w:color="auto"/>
            <w:right w:val="none" w:sz="0" w:space="0" w:color="auto"/>
          </w:divBdr>
        </w:div>
        <w:div w:id="745348895">
          <w:marLeft w:val="640"/>
          <w:marRight w:val="0"/>
          <w:marTop w:val="0"/>
          <w:marBottom w:val="0"/>
          <w:divBdr>
            <w:top w:val="none" w:sz="0" w:space="0" w:color="auto"/>
            <w:left w:val="none" w:sz="0" w:space="0" w:color="auto"/>
            <w:bottom w:val="none" w:sz="0" w:space="0" w:color="auto"/>
            <w:right w:val="none" w:sz="0" w:space="0" w:color="auto"/>
          </w:divBdr>
        </w:div>
        <w:div w:id="788277062">
          <w:marLeft w:val="640"/>
          <w:marRight w:val="0"/>
          <w:marTop w:val="0"/>
          <w:marBottom w:val="0"/>
          <w:divBdr>
            <w:top w:val="none" w:sz="0" w:space="0" w:color="auto"/>
            <w:left w:val="none" w:sz="0" w:space="0" w:color="auto"/>
            <w:bottom w:val="none" w:sz="0" w:space="0" w:color="auto"/>
            <w:right w:val="none" w:sz="0" w:space="0" w:color="auto"/>
          </w:divBdr>
        </w:div>
        <w:div w:id="839933585">
          <w:marLeft w:val="640"/>
          <w:marRight w:val="0"/>
          <w:marTop w:val="0"/>
          <w:marBottom w:val="0"/>
          <w:divBdr>
            <w:top w:val="none" w:sz="0" w:space="0" w:color="auto"/>
            <w:left w:val="none" w:sz="0" w:space="0" w:color="auto"/>
            <w:bottom w:val="none" w:sz="0" w:space="0" w:color="auto"/>
            <w:right w:val="none" w:sz="0" w:space="0" w:color="auto"/>
          </w:divBdr>
        </w:div>
        <w:div w:id="882137763">
          <w:marLeft w:val="640"/>
          <w:marRight w:val="0"/>
          <w:marTop w:val="0"/>
          <w:marBottom w:val="0"/>
          <w:divBdr>
            <w:top w:val="none" w:sz="0" w:space="0" w:color="auto"/>
            <w:left w:val="none" w:sz="0" w:space="0" w:color="auto"/>
            <w:bottom w:val="none" w:sz="0" w:space="0" w:color="auto"/>
            <w:right w:val="none" w:sz="0" w:space="0" w:color="auto"/>
          </w:divBdr>
        </w:div>
        <w:div w:id="885869520">
          <w:marLeft w:val="640"/>
          <w:marRight w:val="0"/>
          <w:marTop w:val="0"/>
          <w:marBottom w:val="0"/>
          <w:divBdr>
            <w:top w:val="none" w:sz="0" w:space="0" w:color="auto"/>
            <w:left w:val="none" w:sz="0" w:space="0" w:color="auto"/>
            <w:bottom w:val="none" w:sz="0" w:space="0" w:color="auto"/>
            <w:right w:val="none" w:sz="0" w:space="0" w:color="auto"/>
          </w:divBdr>
        </w:div>
        <w:div w:id="909459946">
          <w:marLeft w:val="640"/>
          <w:marRight w:val="0"/>
          <w:marTop w:val="0"/>
          <w:marBottom w:val="0"/>
          <w:divBdr>
            <w:top w:val="none" w:sz="0" w:space="0" w:color="auto"/>
            <w:left w:val="none" w:sz="0" w:space="0" w:color="auto"/>
            <w:bottom w:val="none" w:sz="0" w:space="0" w:color="auto"/>
            <w:right w:val="none" w:sz="0" w:space="0" w:color="auto"/>
          </w:divBdr>
        </w:div>
        <w:div w:id="912616873">
          <w:marLeft w:val="640"/>
          <w:marRight w:val="0"/>
          <w:marTop w:val="0"/>
          <w:marBottom w:val="0"/>
          <w:divBdr>
            <w:top w:val="none" w:sz="0" w:space="0" w:color="auto"/>
            <w:left w:val="none" w:sz="0" w:space="0" w:color="auto"/>
            <w:bottom w:val="none" w:sz="0" w:space="0" w:color="auto"/>
            <w:right w:val="none" w:sz="0" w:space="0" w:color="auto"/>
          </w:divBdr>
        </w:div>
        <w:div w:id="914897323">
          <w:marLeft w:val="640"/>
          <w:marRight w:val="0"/>
          <w:marTop w:val="0"/>
          <w:marBottom w:val="0"/>
          <w:divBdr>
            <w:top w:val="none" w:sz="0" w:space="0" w:color="auto"/>
            <w:left w:val="none" w:sz="0" w:space="0" w:color="auto"/>
            <w:bottom w:val="none" w:sz="0" w:space="0" w:color="auto"/>
            <w:right w:val="none" w:sz="0" w:space="0" w:color="auto"/>
          </w:divBdr>
        </w:div>
        <w:div w:id="923803004">
          <w:marLeft w:val="640"/>
          <w:marRight w:val="0"/>
          <w:marTop w:val="0"/>
          <w:marBottom w:val="0"/>
          <w:divBdr>
            <w:top w:val="none" w:sz="0" w:space="0" w:color="auto"/>
            <w:left w:val="none" w:sz="0" w:space="0" w:color="auto"/>
            <w:bottom w:val="none" w:sz="0" w:space="0" w:color="auto"/>
            <w:right w:val="none" w:sz="0" w:space="0" w:color="auto"/>
          </w:divBdr>
        </w:div>
        <w:div w:id="961378261">
          <w:marLeft w:val="640"/>
          <w:marRight w:val="0"/>
          <w:marTop w:val="0"/>
          <w:marBottom w:val="0"/>
          <w:divBdr>
            <w:top w:val="none" w:sz="0" w:space="0" w:color="auto"/>
            <w:left w:val="none" w:sz="0" w:space="0" w:color="auto"/>
            <w:bottom w:val="none" w:sz="0" w:space="0" w:color="auto"/>
            <w:right w:val="none" w:sz="0" w:space="0" w:color="auto"/>
          </w:divBdr>
        </w:div>
        <w:div w:id="999112269">
          <w:marLeft w:val="640"/>
          <w:marRight w:val="0"/>
          <w:marTop w:val="0"/>
          <w:marBottom w:val="0"/>
          <w:divBdr>
            <w:top w:val="none" w:sz="0" w:space="0" w:color="auto"/>
            <w:left w:val="none" w:sz="0" w:space="0" w:color="auto"/>
            <w:bottom w:val="none" w:sz="0" w:space="0" w:color="auto"/>
            <w:right w:val="none" w:sz="0" w:space="0" w:color="auto"/>
          </w:divBdr>
        </w:div>
        <w:div w:id="1018392583">
          <w:marLeft w:val="640"/>
          <w:marRight w:val="0"/>
          <w:marTop w:val="0"/>
          <w:marBottom w:val="0"/>
          <w:divBdr>
            <w:top w:val="none" w:sz="0" w:space="0" w:color="auto"/>
            <w:left w:val="none" w:sz="0" w:space="0" w:color="auto"/>
            <w:bottom w:val="none" w:sz="0" w:space="0" w:color="auto"/>
            <w:right w:val="none" w:sz="0" w:space="0" w:color="auto"/>
          </w:divBdr>
        </w:div>
        <w:div w:id="1032070271">
          <w:marLeft w:val="640"/>
          <w:marRight w:val="0"/>
          <w:marTop w:val="0"/>
          <w:marBottom w:val="0"/>
          <w:divBdr>
            <w:top w:val="none" w:sz="0" w:space="0" w:color="auto"/>
            <w:left w:val="none" w:sz="0" w:space="0" w:color="auto"/>
            <w:bottom w:val="none" w:sz="0" w:space="0" w:color="auto"/>
            <w:right w:val="none" w:sz="0" w:space="0" w:color="auto"/>
          </w:divBdr>
        </w:div>
        <w:div w:id="1038162125">
          <w:marLeft w:val="640"/>
          <w:marRight w:val="0"/>
          <w:marTop w:val="0"/>
          <w:marBottom w:val="0"/>
          <w:divBdr>
            <w:top w:val="none" w:sz="0" w:space="0" w:color="auto"/>
            <w:left w:val="none" w:sz="0" w:space="0" w:color="auto"/>
            <w:bottom w:val="none" w:sz="0" w:space="0" w:color="auto"/>
            <w:right w:val="none" w:sz="0" w:space="0" w:color="auto"/>
          </w:divBdr>
        </w:div>
        <w:div w:id="1065642123">
          <w:marLeft w:val="640"/>
          <w:marRight w:val="0"/>
          <w:marTop w:val="0"/>
          <w:marBottom w:val="0"/>
          <w:divBdr>
            <w:top w:val="none" w:sz="0" w:space="0" w:color="auto"/>
            <w:left w:val="none" w:sz="0" w:space="0" w:color="auto"/>
            <w:bottom w:val="none" w:sz="0" w:space="0" w:color="auto"/>
            <w:right w:val="none" w:sz="0" w:space="0" w:color="auto"/>
          </w:divBdr>
        </w:div>
        <w:div w:id="1174537556">
          <w:marLeft w:val="640"/>
          <w:marRight w:val="0"/>
          <w:marTop w:val="0"/>
          <w:marBottom w:val="0"/>
          <w:divBdr>
            <w:top w:val="none" w:sz="0" w:space="0" w:color="auto"/>
            <w:left w:val="none" w:sz="0" w:space="0" w:color="auto"/>
            <w:bottom w:val="none" w:sz="0" w:space="0" w:color="auto"/>
            <w:right w:val="none" w:sz="0" w:space="0" w:color="auto"/>
          </w:divBdr>
        </w:div>
        <w:div w:id="1261572331">
          <w:marLeft w:val="640"/>
          <w:marRight w:val="0"/>
          <w:marTop w:val="0"/>
          <w:marBottom w:val="0"/>
          <w:divBdr>
            <w:top w:val="none" w:sz="0" w:space="0" w:color="auto"/>
            <w:left w:val="none" w:sz="0" w:space="0" w:color="auto"/>
            <w:bottom w:val="none" w:sz="0" w:space="0" w:color="auto"/>
            <w:right w:val="none" w:sz="0" w:space="0" w:color="auto"/>
          </w:divBdr>
        </w:div>
        <w:div w:id="1285454830">
          <w:marLeft w:val="640"/>
          <w:marRight w:val="0"/>
          <w:marTop w:val="0"/>
          <w:marBottom w:val="0"/>
          <w:divBdr>
            <w:top w:val="none" w:sz="0" w:space="0" w:color="auto"/>
            <w:left w:val="none" w:sz="0" w:space="0" w:color="auto"/>
            <w:bottom w:val="none" w:sz="0" w:space="0" w:color="auto"/>
            <w:right w:val="none" w:sz="0" w:space="0" w:color="auto"/>
          </w:divBdr>
        </w:div>
        <w:div w:id="1287128091">
          <w:marLeft w:val="640"/>
          <w:marRight w:val="0"/>
          <w:marTop w:val="0"/>
          <w:marBottom w:val="0"/>
          <w:divBdr>
            <w:top w:val="none" w:sz="0" w:space="0" w:color="auto"/>
            <w:left w:val="none" w:sz="0" w:space="0" w:color="auto"/>
            <w:bottom w:val="none" w:sz="0" w:space="0" w:color="auto"/>
            <w:right w:val="none" w:sz="0" w:space="0" w:color="auto"/>
          </w:divBdr>
        </w:div>
        <w:div w:id="1333290067">
          <w:marLeft w:val="640"/>
          <w:marRight w:val="0"/>
          <w:marTop w:val="0"/>
          <w:marBottom w:val="0"/>
          <w:divBdr>
            <w:top w:val="none" w:sz="0" w:space="0" w:color="auto"/>
            <w:left w:val="none" w:sz="0" w:space="0" w:color="auto"/>
            <w:bottom w:val="none" w:sz="0" w:space="0" w:color="auto"/>
            <w:right w:val="none" w:sz="0" w:space="0" w:color="auto"/>
          </w:divBdr>
        </w:div>
        <w:div w:id="1344356056">
          <w:marLeft w:val="640"/>
          <w:marRight w:val="0"/>
          <w:marTop w:val="0"/>
          <w:marBottom w:val="0"/>
          <w:divBdr>
            <w:top w:val="none" w:sz="0" w:space="0" w:color="auto"/>
            <w:left w:val="none" w:sz="0" w:space="0" w:color="auto"/>
            <w:bottom w:val="none" w:sz="0" w:space="0" w:color="auto"/>
            <w:right w:val="none" w:sz="0" w:space="0" w:color="auto"/>
          </w:divBdr>
        </w:div>
        <w:div w:id="1378625108">
          <w:marLeft w:val="640"/>
          <w:marRight w:val="0"/>
          <w:marTop w:val="0"/>
          <w:marBottom w:val="0"/>
          <w:divBdr>
            <w:top w:val="none" w:sz="0" w:space="0" w:color="auto"/>
            <w:left w:val="none" w:sz="0" w:space="0" w:color="auto"/>
            <w:bottom w:val="none" w:sz="0" w:space="0" w:color="auto"/>
            <w:right w:val="none" w:sz="0" w:space="0" w:color="auto"/>
          </w:divBdr>
        </w:div>
        <w:div w:id="1438285543">
          <w:marLeft w:val="640"/>
          <w:marRight w:val="0"/>
          <w:marTop w:val="0"/>
          <w:marBottom w:val="0"/>
          <w:divBdr>
            <w:top w:val="none" w:sz="0" w:space="0" w:color="auto"/>
            <w:left w:val="none" w:sz="0" w:space="0" w:color="auto"/>
            <w:bottom w:val="none" w:sz="0" w:space="0" w:color="auto"/>
            <w:right w:val="none" w:sz="0" w:space="0" w:color="auto"/>
          </w:divBdr>
        </w:div>
        <w:div w:id="1471551756">
          <w:marLeft w:val="640"/>
          <w:marRight w:val="0"/>
          <w:marTop w:val="0"/>
          <w:marBottom w:val="0"/>
          <w:divBdr>
            <w:top w:val="none" w:sz="0" w:space="0" w:color="auto"/>
            <w:left w:val="none" w:sz="0" w:space="0" w:color="auto"/>
            <w:bottom w:val="none" w:sz="0" w:space="0" w:color="auto"/>
            <w:right w:val="none" w:sz="0" w:space="0" w:color="auto"/>
          </w:divBdr>
        </w:div>
        <w:div w:id="1509830437">
          <w:marLeft w:val="640"/>
          <w:marRight w:val="0"/>
          <w:marTop w:val="0"/>
          <w:marBottom w:val="0"/>
          <w:divBdr>
            <w:top w:val="none" w:sz="0" w:space="0" w:color="auto"/>
            <w:left w:val="none" w:sz="0" w:space="0" w:color="auto"/>
            <w:bottom w:val="none" w:sz="0" w:space="0" w:color="auto"/>
            <w:right w:val="none" w:sz="0" w:space="0" w:color="auto"/>
          </w:divBdr>
        </w:div>
        <w:div w:id="1531529946">
          <w:marLeft w:val="640"/>
          <w:marRight w:val="0"/>
          <w:marTop w:val="0"/>
          <w:marBottom w:val="0"/>
          <w:divBdr>
            <w:top w:val="none" w:sz="0" w:space="0" w:color="auto"/>
            <w:left w:val="none" w:sz="0" w:space="0" w:color="auto"/>
            <w:bottom w:val="none" w:sz="0" w:space="0" w:color="auto"/>
            <w:right w:val="none" w:sz="0" w:space="0" w:color="auto"/>
          </w:divBdr>
        </w:div>
        <w:div w:id="1542396433">
          <w:marLeft w:val="640"/>
          <w:marRight w:val="0"/>
          <w:marTop w:val="0"/>
          <w:marBottom w:val="0"/>
          <w:divBdr>
            <w:top w:val="none" w:sz="0" w:space="0" w:color="auto"/>
            <w:left w:val="none" w:sz="0" w:space="0" w:color="auto"/>
            <w:bottom w:val="none" w:sz="0" w:space="0" w:color="auto"/>
            <w:right w:val="none" w:sz="0" w:space="0" w:color="auto"/>
          </w:divBdr>
        </w:div>
        <w:div w:id="1618901771">
          <w:marLeft w:val="640"/>
          <w:marRight w:val="0"/>
          <w:marTop w:val="0"/>
          <w:marBottom w:val="0"/>
          <w:divBdr>
            <w:top w:val="none" w:sz="0" w:space="0" w:color="auto"/>
            <w:left w:val="none" w:sz="0" w:space="0" w:color="auto"/>
            <w:bottom w:val="none" w:sz="0" w:space="0" w:color="auto"/>
            <w:right w:val="none" w:sz="0" w:space="0" w:color="auto"/>
          </w:divBdr>
        </w:div>
        <w:div w:id="1627080154">
          <w:marLeft w:val="640"/>
          <w:marRight w:val="0"/>
          <w:marTop w:val="0"/>
          <w:marBottom w:val="0"/>
          <w:divBdr>
            <w:top w:val="none" w:sz="0" w:space="0" w:color="auto"/>
            <w:left w:val="none" w:sz="0" w:space="0" w:color="auto"/>
            <w:bottom w:val="none" w:sz="0" w:space="0" w:color="auto"/>
            <w:right w:val="none" w:sz="0" w:space="0" w:color="auto"/>
          </w:divBdr>
        </w:div>
        <w:div w:id="1628313321">
          <w:marLeft w:val="640"/>
          <w:marRight w:val="0"/>
          <w:marTop w:val="0"/>
          <w:marBottom w:val="0"/>
          <w:divBdr>
            <w:top w:val="none" w:sz="0" w:space="0" w:color="auto"/>
            <w:left w:val="none" w:sz="0" w:space="0" w:color="auto"/>
            <w:bottom w:val="none" w:sz="0" w:space="0" w:color="auto"/>
            <w:right w:val="none" w:sz="0" w:space="0" w:color="auto"/>
          </w:divBdr>
        </w:div>
        <w:div w:id="1629119944">
          <w:marLeft w:val="640"/>
          <w:marRight w:val="0"/>
          <w:marTop w:val="0"/>
          <w:marBottom w:val="0"/>
          <w:divBdr>
            <w:top w:val="none" w:sz="0" w:space="0" w:color="auto"/>
            <w:left w:val="none" w:sz="0" w:space="0" w:color="auto"/>
            <w:bottom w:val="none" w:sz="0" w:space="0" w:color="auto"/>
            <w:right w:val="none" w:sz="0" w:space="0" w:color="auto"/>
          </w:divBdr>
        </w:div>
        <w:div w:id="1631979299">
          <w:marLeft w:val="640"/>
          <w:marRight w:val="0"/>
          <w:marTop w:val="0"/>
          <w:marBottom w:val="0"/>
          <w:divBdr>
            <w:top w:val="none" w:sz="0" w:space="0" w:color="auto"/>
            <w:left w:val="none" w:sz="0" w:space="0" w:color="auto"/>
            <w:bottom w:val="none" w:sz="0" w:space="0" w:color="auto"/>
            <w:right w:val="none" w:sz="0" w:space="0" w:color="auto"/>
          </w:divBdr>
        </w:div>
        <w:div w:id="1635213810">
          <w:marLeft w:val="640"/>
          <w:marRight w:val="0"/>
          <w:marTop w:val="0"/>
          <w:marBottom w:val="0"/>
          <w:divBdr>
            <w:top w:val="none" w:sz="0" w:space="0" w:color="auto"/>
            <w:left w:val="none" w:sz="0" w:space="0" w:color="auto"/>
            <w:bottom w:val="none" w:sz="0" w:space="0" w:color="auto"/>
            <w:right w:val="none" w:sz="0" w:space="0" w:color="auto"/>
          </w:divBdr>
        </w:div>
        <w:div w:id="1643267142">
          <w:marLeft w:val="640"/>
          <w:marRight w:val="0"/>
          <w:marTop w:val="0"/>
          <w:marBottom w:val="0"/>
          <w:divBdr>
            <w:top w:val="none" w:sz="0" w:space="0" w:color="auto"/>
            <w:left w:val="none" w:sz="0" w:space="0" w:color="auto"/>
            <w:bottom w:val="none" w:sz="0" w:space="0" w:color="auto"/>
            <w:right w:val="none" w:sz="0" w:space="0" w:color="auto"/>
          </w:divBdr>
        </w:div>
        <w:div w:id="1643733732">
          <w:marLeft w:val="640"/>
          <w:marRight w:val="0"/>
          <w:marTop w:val="0"/>
          <w:marBottom w:val="0"/>
          <w:divBdr>
            <w:top w:val="none" w:sz="0" w:space="0" w:color="auto"/>
            <w:left w:val="none" w:sz="0" w:space="0" w:color="auto"/>
            <w:bottom w:val="none" w:sz="0" w:space="0" w:color="auto"/>
            <w:right w:val="none" w:sz="0" w:space="0" w:color="auto"/>
          </w:divBdr>
        </w:div>
        <w:div w:id="1674450746">
          <w:marLeft w:val="640"/>
          <w:marRight w:val="0"/>
          <w:marTop w:val="0"/>
          <w:marBottom w:val="0"/>
          <w:divBdr>
            <w:top w:val="none" w:sz="0" w:space="0" w:color="auto"/>
            <w:left w:val="none" w:sz="0" w:space="0" w:color="auto"/>
            <w:bottom w:val="none" w:sz="0" w:space="0" w:color="auto"/>
            <w:right w:val="none" w:sz="0" w:space="0" w:color="auto"/>
          </w:divBdr>
        </w:div>
        <w:div w:id="1711952944">
          <w:marLeft w:val="640"/>
          <w:marRight w:val="0"/>
          <w:marTop w:val="0"/>
          <w:marBottom w:val="0"/>
          <w:divBdr>
            <w:top w:val="none" w:sz="0" w:space="0" w:color="auto"/>
            <w:left w:val="none" w:sz="0" w:space="0" w:color="auto"/>
            <w:bottom w:val="none" w:sz="0" w:space="0" w:color="auto"/>
            <w:right w:val="none" w:sz="0" w:space="0" w:color="auto"/>
          </w:divBdr>
        </w:div>
        <w:div w:id="1718360247">
          <w:marLeft w:val="640"/>
          <w:marRight w:val="0"/>
          <w:marTop w:val="0"/>
          <w:marBottom w:val="0"/>
          <w:divBdr>
            <w:top w:val="none" w:sz="0" w:space="0" w:color="auto"/>
            <w:left w:val="none" w:sz="0" w:space="0" w:color="auto"/>
            <w:bottom w:val="none" w:sz="0" w:space="0" w:color="auto"/>
            <w:right w:val="none" w:sz="0" w:space="0" w:color="auto"/>
          </w:divBdr>
        </w:div>
        <w:div w:id="1740440593">
          <w:marLeft w:val="640"/>
          <w:marRight w:val="0"/>
          <w:marTop w:val="0"/>
          <w:marBottom w:val="0"/>
          <w:divBdr>
            <w:top w:val="none" w:sz="0" w:space="0" w:color="auto"/>
            <w:left w:val="none" w:sz="0" w:space="0" w:color="auto"/>
            <w:bottom w:val="none" w:sz="0" w:space="0" w:color="auto"/>
            <w:right w:val="none" w:sz="0" w:space="0" w:color="auto"/>
          </w:divBdr>
        </w:div>
        <w:div w:id="1749496015">
          <w:marLeft w:val="640"/>
          <w:marRight w:val="0"/>
          <w:marTop w:val="0"/>
          <w:marBottom w:val="0"/>
          <w:divBdr>
            <w:top w:val="none" w:sz="0" w:space="0" w:color="auto"/>
            <w:left w:val="none" w:sz="0" w:space="0" w:color="auto"/>
            <w:bottom w:val="none" w:sz="0" w:space="0" w:color="auto"/>
            <w:right w:val="none" w:sz="0" w:space="0" w:color="auto"/>
          </w:divBdr>
        </w:div>
        <w:div w:id="1752660612">
          <w:marLeft w:val="640"/>
          <w:marRight w:val="0"/>
          <w:marTop w:val="0"/>
          <w:marBottom w:val="0"/>
          <w:divBdr>
            <w:top w:val="none" w:sz="0" w:space="0" w:color="auto"/>
            <w:left w:val="none" w:sz="0" w:space="0" w:color="auto"/>
            <w:bottom w:val="none" w:sz="0" w:space="0" w:color="auto"/>
            <w:right w:val="none" w:sz="0" w:space="0" w:color="auto"/>
          </w:divBdr>
        </w:div>
        <w:div w:id="1843886071">
          <w:marLeft w:val="640"/>
          <w:marRight w:val="0"/>
          <w:marTop w:val="0"/>
          <w:marBottom w:val="0"/>
          <w:divBdr>
            <w:top w:val="none" w:sz="0" w:space="0" w:color="auto"/>
            <w:left w:val="none" w:sz="0" w:space="0" w:color="auto"/>
            <w:bottom w:val="none" w:sz="0" w:space="0" w:color="auto"/>
            <w:right w:val="none" w:sz="0" w:space="0" w:color="auto"/>
          </w:divBdr>
        </w:div>
        <w:div w:id="1890147228">
          <w:marLeft w:val="640"/>
          <w:marRight w:val="0"/>
          <w:marTop w:val="0"/>
          <w:marBottom w:val="0"/>
          <w:divBdr>
            <w:top w:val="none" w:sz="0" w:space="0" w:color="auto"/>
            <w:left w:val="none" w:sz="0" w:space="0" w:color="auto"/>
            <w:bottom w:val="none" w:sz="0" w:space="0" w:color="auto"/>
            <w:right w:val="none" w:sz="0" w:space="0" w:color="auto"/>
          </w:divBdr>
        </w:div>
        <w:div w:id="1913812825">
          <w:marLeft w:val="640"/>
          <w:marRight w:val="0"/>
          <w:marTop w:val="0"/>
          <w:marBottom w:val="0"/>
          <w:divBdr>
            <w:top w:val="none" w:sz="0" w:space="0" w:color="auto"/>
            <w:left w:val="none" w:sz="0" w:space="0" w:color="auto"/>
            <w:bottom w:val="none" w:sz="0" w:space="0" w:color="auto"/>
            <w:right w:val="none" w:sz="0" w:space="0" w:color="auto"/>
          </w:divBdr>
        </w:div>
        <w:div w:id="1938905945">
          <w:marLeft w:val="640"/>
          <w:marRight w:val="0"/>
          <w:marTop w:val="0"/>
          <w:marBottom w:val="0"/>
          <w:divBdr>
            <w:top w:val="none" w:sz="0" w:space="0" w:color="auto"/>
            <w:left w:val="none" w:sz="0" w:space="0" w:color="auto"/>
            <w:bottom w:val="none" w:sz="0" w:space="0" w:color="auto"/>
            <w:right w:val="none" w:sz="0" w:space="0" w:color="auto"/>
          </w:divBdr>
        </w:div>
        <w:div w:id="1944918337">
          <w:marLeft w:val="640"/>
          <w:marRight w:val="0"/>
          <w:marTop w:val="0"/>
          <w:marBottom w:val="0"/>
          <w:divBdr>
            <w:top w:val="none" w:sz="0" w:space="0" w:color="auto"/>
            <w:left w:val="none" w:sz="0" w:space="0" w:color="auto"/>
            <w:bottom w:val="none" w:sz="0" w:space="0" w:color="auto"/>
            <w:right w:val="none" w:sz="0" w:space="0" w:color="auto"/>
          </w:divBdr>
        </w:div>
        <w:div w:id="1962299776">
          <w:marLeft w:val="640"/>
          <w:marRight w:val="0"/>
          <w:marTop w:val="0"/>
          <w:marBottom w:val="0"/>
          <w:divBdr>
            <w:top w:val="none" w:sz="0" w:space="0" w:color="auto"/>
            <w:left w:val="none" w:sz="0" w:space="0" w:color="auto"/>
            <w:bottom w:val="none" w:sz="0" w:space="0" w:color="auto"/>
            <w:right w:val="none" w:sz="0" w:space="0" w:color="auto"/>
          </w:divBdr>
        </w:div>
        <w:div w:id="1968195665">
          <w:marLeft w:val="640"/>
          <w:marRight w:val="0"/>
          <w:marTop w:val="0"/>
          <w:marBottom w:val="0"/>
          <w:divBdr>
            <w:top w:val="none" w:sz="0" w:space="0" w:color="auto"/>
            <w:left w:val="none" w:sz="0" w:space="0" w:color="auto"/>
            <w:bottom w:val="none" w:sz="0" w:space="0" w:color="auto"/>
            <w:right w:val="none" w:sz="0" w:space="0" w:color="auto"/>
          </w:divBdr>
        </w:div>
        <w:div w:id="2006200544">
          <w:marLeft w:val="640"/>
          <w:marRight w:val="0"/>
          <w:marTop w:val="0"/>
          <w:marBottom w:val="0"/>
          <w:divBdr>
            <w:top w:val="none" w:sz="0" w:space="0" w:color="auto"/>
            <w:left w:val="none" w:sz="0" w:space="0" w:color="auto"/>
            <w:bottom w:val="none" w:sz="0" w:space="0" w:color="auto"/>
            <w:right w:val="none" w:sz="0" w:space="0" w:color="auto"/>
          </w:divBdr>
        </w:div>
        <w:div w:id="2008435106">
          <w:marLeft w:val="640"/>
          <w:marRight w:val="0"/>
          <w:marTop w:val="0"/>
          <w:marBottom w:val="0"/>
          <w:divBdr>
            <w:top w:val="none" w:sz="0" w:space="0" w:color="auto"/>
            <w:left w:val="none" w:sz="0" w:space="0" w:color="auto"/>
            <w:bottom w:val="none" w:sz="0" w:space="0" w:color="auto"/>
            <w:right w:val="none" w:sz="0" w:space="0" w:color="auto"/>
          </w:divBdr>
        </w:div>
        <w:div w:id="2008826763">
          <w:marLeft w:val="640"/>
          <w:marRight w:val="0"/>
          <w:marTop w:val="0"/>
          <w:marBottom w:val="0"/>
          <w:divBdr>
            <w:top w:val="none" w:sz="0" w:space="0" w:color="auto"/>
            <w:left w:val="none" w:sz="0" w:space="0" w:color="auto"/>
            <w:bottom w:val="none" w:sz="0" w:space="0" w:color="auto"/>
            <w:right w:val="none" w:sz="0" w:space="0" w:color="auto"/>
          </w:divBdr>
        </w:div>
        <w:div w:id="2027831544">
          <w:marLeft w:val="640"/>
          <w:marRight w:val="0"/>
          <w:marTop w:val="0"/>
          <w:marBottom w:val="0"/>
          <w:divBdr>
            <w:top w:val="none" w:sz="0" w:space="0" w:color="auto"/>
            <w:left w:val="none" w:sz="0" w:space="0" w:color="auto"/>
            <w:bottom w:val="none" w:sz="0" w:space="0" w:color="auto"/>
            <w:right w:val="none" w:sz="0" w:space="0" w:color="auto"/>
          </w:divBdr>
        </w:div>
        <w:div w:id="2058510071">
          <w:marLeft w:val="640"/>
          <w:marRight w:val="0"/>
          <w:marTop w:val="0"/>
          <w:marBottom w:val="0"/>
          <w:divBdr>
            <w:top w:val="none" w:sz="0" w:space="0" w:color="auto"/>
            <w:left w:val="none" w:sz="0" w:space="0" w:color="auto"/>
            <w:bottom w:val="none" w:sz="0" w:space="0" w:color="auto"/>
            <w:right w:val="none" w:sz="0" w:space="0" w:color="auto"/>
          </w:divBdr>
        </w:div>
        <w:div w:id="2086879766">
          <w:marLeft w:val="640"/>
          <w:marRight w:val="0"/>
          <w:marTop w:val="0"/>
          <w:marBottom w:val="0"/>
          <w:divBdr>
            <w:top w:val="none" w:sz="0" w:space="0" w:color="auto"/>
            <w:left w:val="none" w:sz="0" w:space="0" w:color="auto"/>
            <w:bottom w:val="none" w:sz="0" w:space="0" w:color="auto"/>
            <w:right w:val="none" w:sz="0" w:space="0" w:color="auto"/>
          </w:divBdr>
        </w:div>
        <w:div w:id="2096053263">
          <w:marLeft w:val="640"/>
          <w:marRight w:val="0"/>
          <w:marTop w:val="0"/>
          <w:marBottom w:val="0"/>
          <w:divBdr>
            <w:top w:val="none" w:sz="0" w:space="0" w:color="auto"/>
            <w:left w:val="none" w:sz="0" w:space="0" w:color="auto"/>
            <w:bottom w:val="none" w:sz="0" w:space="0" w:color="auto"/>
            <w:right w:val="none" w:sz="0" w:space="0" w:color="auto"/>
          </w:divBdr>
        </w:div>
        <w:div w:id="2108035451">
          <w:marLeft w:val="640"/>
          <w:marRight w:val="0"/>
          <w:marTop w:val="0"/>
          <w:marBottom w:val="0"/>
          <w:divBdr>
            <w:top w:val="none" w:sz="0" w:space="0" w:color="auto"/>
            <w:left w:val="none" w:sz="0" w:space="0" w:color="auto"/>
            <w:bottom w:val="none" w:sz="0" w:space="0" w:color="auto"/>
            <w:right w:val="none" w:sz="0" w:space="0" w:color="auto"/>
          </w:divBdr>
        </w:div>
        <w:div w:id="2115860557">
          <w:marLeft w:val="640"/>
          <w:marRight w:val="0"/>
          <w:marTop w:val="0"/>
          <w:marBottom w:val="0"/>
          <w:divBdr>
            <w:top w:val="none" w:sz="0" w:space="0" w:color="auto"/>
            <w:left w:val="none" w:sz="0" w:space="0" w:color="auto"/>
            <w:bottom w:val="none" w:sz="0" w:space="0" w:color="auto"/>
            <w:right w:val="none" w:sz="0" w:space="0" w:color="auto"/>
          </w:divBdr>
        </w:div>
        <w:div w:id="2130782039">
          <w:marLeft w:val="640"/>
          <w:marRight w:val="0"/>
          <w:marTop w:val="0"/>
          <w:marBottom w:val="0"/>
          <w:divBdr>
            <w:top w:val="none" w:sz="0" w:space="0" w:color="auto"/>
            <w:left w:val="none" w:sz="0" w:space="0" w:color="auto"/>
            <w:bottom w:val="none" w:sz="0" w:space="0" w:color="auto"/>
            <w:right w:val="none" w:sz="0" w:space="0" w:color="auto"/>
          </w:divBdr>
        </w:div>
      </w:divsChild>
    </w:div>
    <w:div w:id="2100061755">
      <w:bodyDiv w:val="1"/>
      <w:marLeft w:val="0"/>
      <w:marRight w:val="0"/>
      <w:marTop w:val="0"/>
      <w:marBottom w:val="0"/>
      <w:divBdr>
        <w:top w:val="none" w:sz="0" w:space="0" w:color="auto"/>
        <w:left w:val="none" w:sz="0" w:space="0" w:color="auto"/>
        <w:bottom w:val="none" w:sz="0" w:space="0" w:color="auto"/>
        <w:right w:val="none" w:sz="0" w:space="0" w:color="auto"/>
      </w:divBdr>
      <w:divsChild>
        <w:div w:id="39133390">
          <w:marLeft w:val="640"/>
          <w:marRight w:val="0"/>
          <w:marTop w:val="0"/>
          <w:marBottom w:val="0"/>
          <w:divBdr>
            <w:top w:val="none" w:sz="0" w:space="0" w:color="auto"/>
            <w:left w:val="none" w:sz="0" w:space="0" w:color="auto"/>
            <w:bottom w:val="none" w:sz="0" w:space="0" w:color="auto"/>
            <w:right w:val="none" w:sz="0" w:space="0" w:color="auto"/>
          </w:divBdr>
        </w:div>
        <w:div w:id="69544773">
          <w:marLeft w:val="640"/>
          <w:marRight w:val="0"/>
          <w:marTop w:val="0"/>
          <w:marBottom w:val="0"/>
          <w:divBdr>
            <w:top w:val="none" w:sz="0" w:space="0" w:color="auto"/>
            <w:left w:val="none" w:sz="0" w:space="0" w:color="auto"/>
            <w:bottom w:val="none" w:sz="0" w:space="0" w:color="auto"/>
            <w:right w:val="none" w:sz="0" w:space="0" w:color="auto"/>
          </w:divBdr>
        </w:div>
        <w:div w:id="98574595">
          <w:marLeft w:val="640"/>
          <w:marRight w:val="0"/>
          <w:marTop w:val="0"/>
          <w:marBottom w:val="0"/>
          <w:divBdr>
            <w:top w:val="none" w:sz="0" w:space="0" w:color="auto"/>
            <w:left w:val="none" w:sz="0" w:space="0" w:color="auto"/>
            <w:bottom w:val="none" w:sz="0" w:space="0" w:color="auto"/>
            <w:right w:val="none" w:sz="0" w:space="0" w:color="auto"/>
          </w:divBdr>
        </w:div>
        <w:div w:id="111638244">
          <w:marLeft w:val="640"/>
          <w:marRight w:val="0"/>
          <w:marTop w:val="0"/>
          <w:marBottom w:val="0"/>
          <w:divBdr>
            <w:top w:val="none" w:sz="0" w:space="0" w:color="auto"/>
            <w:left w:val="none" w:sz="0" w:space="0" w:color="auto"/>
            <w:bottom w:val="none" w:sz="0" w:space="0" w:color="auto"/>
            <w:right w:val="none" w:sz="0" w:space="0" w:color="auto"/>
          </w:divBdr>
        </w:div>
        <w:div w:id="150685174">
          <w:marLeft w:val="640"/>
          <w:marRight w:val="0"/>
          <w:marTop w:val="0"/>
          <w:marBottom w:val="0"/>
          <w:divBdr>
            <w:top w:val="none" w:sz="0" w:space="0" w:color="auto"/>
            <w:left w:val="none" w:sz="0" w:space="0" w:color="auto"/>
            <w:bottom w:val="none" w:sz="0" w:space="0" w:color="auto"/>
            <w:right w:val="none" w:sz="0" w:space="0" w:color="auto"/>
          </w:divBdr>
        </w:div>
        <w:div w:id="156657592">
          <w:marLeft w:val="640"/>
          <w:marRight w:val="0"/>
          <w:marTop w:val="0"/>
          <w:marBottom w:val="0"/>
          <w:divBdr>
            <w:top w:val="none" w:sz="0" w:space="0" w:color="auto"/>
            <w:left w:val="none" w:sz="0" w:space="0" w:color="auto"/>
            <w:bottom w:val="none" w:sz="0" w:space="0" w:color="auto"/>
            <w:right w:val="none" w:sz="0" w:space="0" w:color="auto"/>
          </w:divBdr>
        </w:div>
        <w:div w:id="175509760">
          <w:marLeft w:val="640"/>
          <w:marRight w:val="0"/>
          <w:marTop w:val="0"/>
          <w:marBottom w:val="0"/>
          <w:divBdr>
            <w:top w:val="none" w:sz="0" w:space="0" w:color="auto"/>
            <w:left w:val="none" w:sz="0" w:space="0" w:color="auto"/>
            <w:bottom w:val="none" w:sz="0" w:space="0" w:color="auto"/>
            <w:right w:val="none" w:sz="0" w:space="0" w:color="auto"/>
          </w:divBdr>
        </w:div>
        <w:div w:id="175658464">
          <w:marLeft w:val="640"/>
          <w:marRight w:val="0"/>
          <w:marTop w:val="0"/>
          <w:marBottom w:val="0"/>
          <w:divBdr>
            <w:top w:val="none" w:sz="0" w:space="0" w:color="auto"/>
            <w:left w:val="none" w:sz="0" w:space="0" w:color="auto"/>
            <w:bottom w:val="none" w:sz="0" w:space="0" w:color="auto"/>
            <w:right w:val="none" w:sz="0" w:space="0" w:color="auto"/>
          </w:divBdr>
        </w:div>
        <w:div w:id="257450217">
          <w:marLeft w:val="640"/>
          <w:marRight w:val="0"/>
          <w:marTop w:val="0"/>
          <w:marBottom w:val="0"/>
          <w:divBdr>
            <w:top w:val="none" w:sz="0" w:space="0" w:color="auto"/>
            <w:left w:val="none" w:sz="0" w:space="0" w:color="auto"/>
            <w:bottom w:val="none" w:sz="0" w:space="0" w:color="auto"/>
            <w:right w:val="none" w:sz="0" w:space="0" w:color="auto"/>
          </w:divBdr>
        </w:div>
        <w:div w:id="259804433">
          <w:marLeft w:val="640"/>
          <w:marRight w:val="0"/>
          <w:marTop w:val="0"/>
          <w:marBottom w:val="0"/>
          <w:divBdr>
            <w:top w:val="none" w:sz="0" w:space="0" w:color="auto"/>
            <w:left w:val="none" w:sz="0" w:space="0" w:color="auto"/>
            <w:bottom w:val="none" w:sz="0" w:space="0" w:color="auto"/>
            <w:right w:val="none" w:sz="0" w:space="0" w:color="auto"/>
          </w:divBdr>
        </w:div>
        <w:div w:id="279797990">
          <w:marLeft w:val="640"/>
          <w:marRight w:val="0"/>
          <w:marTop w:val="0"/>
          <w:marBottom w:val="0"/>
          <w:divBdr>
            <w:top w:val="none" w:sz="0" w:space="0" w:color="auto"/>
            <w:left w:val="none" w:sz="0" w:space="0" w:color="auto"/>
            <w:bottom w:val="none" w:sz="0" w:space="0" w:color="auto"/>
            <w:right w:val="none" w:sz="0" w:space="0" w:color="auto"/>
          </w:divBdr>
        </w:div>
        <w:div w:id="285476595">
          <w:marLeft w:val="640"/>
          <w:marRight w:val="0"/>
          <w:marTop w:val="0"/>
          <w:marBottom w:val="0"/>
          <w:divBdr>
            <w:top w:val="none" w:sz="0" w:space="0" w:color="auto"/>
            <w:left w:val="none" w:sz="0" w:space="0" w:color="auto"/>
            <w:bottom w:val="none" w:sz="0" w:space="0" w:color="auto"/>
            <w:right w:val="none" w:sz="0" w:space="0" w:color="auto"/>
          </w:divBdr>
        </w:div>
        <w:div w:id="293142688">
          <w:marLeft w:val="640"/>
          <w:marRight w:val="0"/>
          <w:marTop w:val="0"/>
          <w:marBottom w:val="0"/>
          <w:divBdr>
            <w:top w:val="none" w:sz="0" w:space="0" w:color="auto"/>
            <w:left w:val="none" w:sz="0" w:space="0" w:color="auto"/>
            <w:bottom w:val="none" w:sz="0" w:space="0" w:color="auto"/>
            <w:right w:val="none" w:sz="0" w:space="0" w:color="auto"/>
          </w:divBdr>
        </w:div>
        <w:div w:id="316155787">
          <w:marLeft w:val="640"/>
          <w:marRight w:val="0"/>
          <w:marTop w:val="0"/>
          <w:marBottom w:val="0"/>
          <w:divBdr>
            <w:top w:val="none" w:sz="0" w:space="0" w:color="auto"/>
            <w:left w:val="none" w:sz="0" w:space="0" w:color="auto"/>
            <w:bottom w:val="none" w:sz="0" w:space="0" w:color="auto"/>
            <w:right w:val="none" w:sz="0" w:space="0" w:color="auto"/>
          </w:divBdr>
        </w:div>
        <w:div w:id="318046253">
          <w:marLeft w:val="640"/>
          <w:marRight w:val="0"/>
          <w:marTop w:val="0"/>
          <w:marBottom w:val="0"/>
          <w:divBdr>
            <w:top w:val="none" w:sz="0" w:space="0" w:color="auto"/>
            <w:left w:val="none" w:sz="0" w:space="0" w:color="auto"/>
            <w:bottom w:val="none" w:sz="0" w:space="0" w:color="auto"/>
            <w:right w:val="none" w:sz="0" w:space="0" w:color="auto"/>
          </w:divBdr>
        </w:div>
        <w:div w:id="341511757">
          <w:marLeft w:val="640"/>
          <w:marRight w:val="0"/>
          <w:marTop w:val="0"/>
          <w:marBottom w:val="0"/>
          <w:divBdr>
            <w:top w:val="none" w:sz="0" w:space="0" w:color="auto"/>
            <w:left w:val="none" w:sz="0" w:space="0" w:color="auto"/>
            <w:bottom w:val="none" w:sz="0" w:space="0" w:color="auto"/>
            <w:right w:val="none" w:sz="0" w:space="0" w:color="auto"/>
          </w:divBdr>
        </w:div>
        <w:div w:id="348290347">
          <w:marLeft w:val="640"/>
          <w:marRight w:val="0"/>
          <w:marTop w:val="0"/>
          <w:marBottom w:val="0"/>
          <w:divBdr>
            <w:top w:val="none" w:sz="0" w:space="0" w:color="auto"/>
            <w:left w:val="none" w:sz="0" w:space="0" w:color="auto"/>
            <w:bottom w:val="none" w:sz="0" w:space="0" w:color="auto"/>
            <w:right w:val="none" w:sz="0" w:space="0" w:color="auto"/>
          </w:divBdr>
        </w:div>
        <w:div w:id="400182676">
          <w:marLeft w:val="640"/>
          <w:marRight w:val="0"/>
          <w:marTop w:val="0"/>
          <w:marBottom w:val="0"/>
          <w:divBdr>
            <w:top w:val="none" w:sz="0" w:space="0" w:color="auto"/>
            <w:left w:val="none" w:sz="0" w:space="0" w:color="auto"/>
            <w:bottom w:val="none" w:sz="0" w:space="0" w:color="auto"/>
            <w:right w:val="none" w:sz="0" w:space="0" w:color="auto"/>
          </w:divBdr>
        </w:div>
        <w:div w:id="424351899">
          <w:marLeft w:val="640"/>
          <w:marRight w:val="0"/>
          <w:marTop w:val="0"/>
          <w:marBottom w:val="0"/>
          <w:divBdr>
            <w:top w:val="none" w:sz="0" w:space="0" w:color="auto"/>
            <w:left w:val="none" w:sz="0" w:space="0" w:color="auto"/>
            <w:bottom w:val="none" w:sz="0" w:space="0" w:color="auto"/>
            <w:right w:val="none" w:sz="0" w:space="0" w:color="auto"/>
          </w:divBdr>
        </w:div>
        <w:div w:id="436603078">
          <w:marLeft w:val="640"/>
          <w:marRight w:val="0"/>
          <w:marTop w:val="0"/>
          <w:marBottom w:val="0"/>
          <w:divBdr>
            <w:top w:val="none" w:sz="0" w:space="0" w:color="auto"/>
            <w:left w:val="none" w:sz="0" w:space="0" w:color="auto"/>
            <w:bottom w:val="none" w:sz="0" w:space="0" w:color="auto"/>
            <w:right w:val="none" w:sz="0" w:space="0" w:color="auto"/>
          </w:divBdr>
        </w:div>
        <w:div w:id="444152781">
          <w:marLeft w:val="640"/>
          <w:marRight w:val="0"/>
          <w:marTop w:val="0"/>
          <w:marBottom w:val="0"/>
          <w:divBdr>
            <w:top w:val="none" w:sz="0" w:space="0" w:color="auto"/>
            <w:left w:val="none" w:sz="0" w:space="0" w:color="auto"/>
            <w:bottom w:val="none" w:sz="0" w:space="0" w:color="auto"/>
            <w:right w:val="none" w:sz="0" w:space="0" w:color="auto"/>
          </w:divBdr>
        </w:div>
        <w:div w:id="512106864">
          <w:marLeft w:val="640"/>
          <w:marRight w:val="0"/>
          <w:marTop w:val="0"/>
          <w:marBottom w:val="0"/>
          <w:divBdr>
            <w:top w:val="none" w:sz="0" w:space="0" w:color="auto"/>
            <w:left w:val="none" w:sz="0" w:space="0" w:color="auto"/>
            <w:bottom w:val="none" w:sz="0" w:space="0" w:color="auto"/>
            <w:right w:val="none" w:sz="0" w:space="0" w:color="auto"/>
          </w:divBdr>
        </w:div>
        <w:div w:id="539826281">
          <w:marLeft w:val="640"/>
          <w:marRight w:val="0"/>
          <w:marTop w:val="0"/>
          <w:marBottom w:val="0"/>
          <w:divBdr>
            <w:top w:val="none" w:sz="0" w:space="0" w:color="auto"/>
            <w:left w:val="none" w:sz="0" w:space="0" w:color="auto"/>
            <w:bottom w:val="none" w:sz="0" w:space="0" w:color="auto"/>
            <w:right w:val="none" w:sz="0" w:space="0" w:color="auto"/>
          </w:divBdr>
        </w:div>
        <w:div w:id="570164323">
          <w:marLeft w:val="640"/>
          <w:marRight w:val="0"/>
          <w:marTop w:val="0"/>
          <w:marBottom w:val="0"/>
          <w:divBdr>
            <w:top w:val="none" w:sz="0" w:space="0" w:color="auto"/>
            <w:left w:val="none" w:sz="0" w:space="0" w:color="auto"/>
            <w:bottom w:val="none" w:sz="0" w:space="0" w:color="auto"/>
            <w:right w:val="none" w:sz="0" w:space="0" w:color="auto"/>
          </w:divBdr>
        </w:div>
        <w:div w:id="585962129">
          <w:marLeft w:val="640"/>
          <w:marRight w:val="0"/>
          <w:marTop w:val="0"/>
          <w:marBottom w:val="0"/>
          <w:divBdr>
            <w:top w:val="none" w:sz="0" w:space="0" w:color="auto"/>
            <w:left w:val="none" w:sz="0" w:space="0" w:color="auto"/>
            <w:bottom w:val="none" w:sz="0" w:space="0" w:color="auto"/>
            <w:right w:val="none" w:sz="0" w:space="0" w:color="auto"/>
          </w:divBdr>
        </w:div>
        <w:div w:id="586420666">
          <w:marLeft w:val="640"/>
          <w:marRight w:val="0"/>
          <w:marTop w:val="0"/>
          <w:marBottom w:val="0"/>
          <w:divBdr>
            <w:top w:val="none" w:sz="0" w:space="0" w:color="auto"/>
            <w:left w:val="none" w:sz="0" w:space="0" w:color="auto"/>
            <w:bottom w:val="none" w:sz="0" w:space="0" w:color="auto"/>
            <w:right w:val="none" w:sz="0" w:space="0" w:color="auto"/>
          </w:divBdr>
        </w:div>
        <w:div w:id="589970057">
          <w:marLeft w:val="640"/>
          <w:marRight w:val="0"/>
          <w:marTop w:val="0"/>
          <w:marBottom w:val="0"/>
          <w:divBdr>
            <w:top w:val="none" w:sz="0" w:space="0" w:color="auto"/>
            <w:left w:val="none" w:sz="0" w:space="0" w:color="auto"/>
            <w:bottom w:val="none" w:sz="0" w:space="0" w:color="auto"/>
            <w:right w:val="none" w:sz="0" w:space="0" w:color="auto"/>
          </w:divBdr>
        </w:div>
        <w:div w:id="600457494">
          <w:marLeft w:val="640"/>
          <w:marRight w:val="0"/>
          <w:marTop w:val="0"/>
          <w:marBottom w:val="0"/>
          <w:divBdr>
            <w:top w:val="none" w:sz="0" w:space="0" w:color="auto"/>
            <w:left w:val="none" w:sz="0" w:space="0" w:color="auto"/>
            <w:bottom w:val="none" w:sz="0" w:space="0" w:color="auto"/>
            <w:right w:val="none" w:sz="0" w:space="0" w:color="auto"/>
          </w:divBdr>
        </w:div>
        <w:div w:id="634021911">
          <w:marLeft w:val="640"/>
          <w:marRight w:val="0"/>
          <w:marTop w:val="0"/>
          <w:marBottom w:val="0"/>
          <w:divBdr>
            <w:top w:val="none" w:sz="0" w:space="0" w:color="auto"/>
            <w:left w:val="none" w:sz="0" w:space="0" w:color="auto"/>
            <w:bottom w:val="none" w:sz="0" w:space="0" w:color="auto"/>
            <w:right w:val="none" w:sz="0" w:space="0" w:color="auto"/>
          </w:divBdr>
        </w:div>
        <w:div w:id="637760456">
          <w:marLeft w:val="640"/>
          <w:marRight w:val="0"/>
          <w:marTop w:val="0"/>
          <w:marBottom w:val="0"/>
          <w:divBdr>
            <w:top w:val="none" w:sz="0" w:space="0" w:color="auto"/>
            <w:left w:val="none" w:sz="0" w:space="0" w:color="auto"/>
            <w:bottom w:val="none" w:sz="0" w:space="0" w:color="auto"/>
            <w:right w:val="none" w:sz="0" w:space="0" w:color="auto"/>
          </w:divBdr>
        </w:div>
        <w:div w:id="671445280">
          <w:marLeft w:val="640"/>
          <w:marRight w:val="0"/>
          <w:marTop w:val="0"/>
          <w:marBottom w:val="0"/>
          <w:divBdr>
            <w:top w:val="none" w:sz="0" w:space="0" w:color="auto"/>
            <w:left w:val="none" w:sz="0" w:space="0" w:color="auto"/>
            <w:bottom w:val="none" w:sz="0" w:space="0" w:color="auto"/>
            <w:right w:val="none" w:sz="0" w:space="0" w:color="auto"/>
          </w:divBdr>
        </w:div>
        <w:div w:id="672807420">
          <w:marLeft w:val="640"/>
          <w:marRight w:val="0"/>
          <w:marTop w:val="0"/>
          <w:marBottom w:val="0"/>
          <w:divBdr>
            <w:top w:val="none" w:sz="0" w:space="0" w:color="auto"/>
            <w:left w:val="none" w:sz="0" w:space="0" w:color="auto"/>
            <w:bottom w:val="none" w:sz="0" w:space="0" w:color="auto"/>
            <w:right w:val="none" w:sz="0" w:space="0" w:color="auto"/>
          </w:divBdr>
        </w:div>
        <w:div w:id="688606287">
          <w:marLeft w:val="640"/>
          <w:marRight w:val="0"/>
          <w:marTop w:val="0"/>
          <w:marBottom w:val="0"/>
          <w:divBdr>
            <w:top w:val="none" w:sz="0" w:space="0" w:color="auto"/>
            <w:left w:val="none" w:sz="0" w:space="0" w:color="auto"/>
            <w:bottom w:val="none" w:sz="0" w:space="0" w:color="auto"/>
            <w:right w:val="none" w:sz="0" w:space="0" w:color="auto"/>
          </w:divBdr>
        </w:div>
        <w:div w:id="705057559">
          <w:marLeft w:val="640"/>
          <w:marRight w:val="0"/>
          <w:marTop w:val="0"/>
          <w:marBottom w:val="0"/>
          <w:divBdr>
            <w:top w:val="none" w:sz="0" w:space="0" w:color="auto"/>
            <w:left w:val="none" w:sz="0" w:space="0" w:color="auto"/>
            <w:bottom w:val="none" w:sz="0" w:space="0" w:color="auto"/>
            <w:right w:val="none" w:sz="0" w:space="0" w:color="auto"/>
          </w:divBdr>
        </w:div>
        <w:div w:id="711418690">
          <w:marLeft w:val="640"/>
          <w:marRight w:val="0"/>
          <w:marTop w:val="0"/>
          <w:marBottom w:val="0"/>
          <w:divBdr>
            <w:top w:val="none" w:sz="0" w:space="0" w:color="auto"/>
            <w:left w:val="none" w:sz="0" w:space="0" w:color="auto"/>
            <w:bottom w:val="none" w:sz="0" w:space="0" w:color="auto"/>
            <w:right w:val="none" w:sz="0" w:space="0" w:color="auto"/>
          </w:divBdr>
        </w:div>
        <w:div w:id="762846901">
          <w:marLeft w:val="640"/>
          <w:marRight w:val="0"/>
          <w:marTop w:val="0"/>
          <w:marBottom w:val="0"/>
          <w:divBdr>
            <w:top w:val="none" w:sz="0" w:space="0" w:color="auto"/>
            <w:left w:val="none" w:sz="0" w:space="0" w:color="auto"/>
            <w:bottom w:val="none" w:sz="0" w:space="0" w:color="auto"/>
            <w:right w:val="none" w:sz="0" w:space="0" w:color="auto"/>
          </w:divBdr>
        </w:div>
        <w:div w:id="779842091">
          <w:marLeft w:val="640"/>
          <w:marRight w:val="0"/>
          <w:marTop w:val="0"/>
          <w:marBottom w:val="0"/>
          <w:divBdr>
            <w:top w:val="none" w:sz="0" w:space="0" w:color="auto"/>
            <w:left w:val="none" w:sz="0" w:space="0" w:color="auto"/>
            <w:bottom w:val="none" w:sz="0" w:space="0" w:color="auto"/>
            <w:right w:val="none" w:sz="0" w:space="0" w:color="auto"/>
          </w:divBdr>
        </w:div>
        <w:div w:id="811095283">
          <w:marLeft w:val="640"/>
          <w:marRight w:val="0"/>
          <w:marTop w:val="0"/>
          <w:marBottom w:val="0"/>
          <w:divBdr>
            <w:top w:val="none" w:sz="0" w:space="0" w:color="auto"/>
            <w:left w:val="none" w:sz="0" w:space="0" w:color="auto"/>
            <w:bottom w:val="none" w:sz="0" w:space="0" w:color="auto"/>
            <w:right w:val="none" w:sz="0" w:space="0" w:color="auto"/>
          </w:divBdr>
        </w:div>
        <w:div w:id="811560381">
          <w:marLeft w:val="640"/>
          <w:marRight w:val="0"/>
          <w:marTop w:val="0"/>
          <w:marBottom w:val="0"/>
          <w:divBdr>
            <w:top w:val="none" w:sz="0" w:space="0" w:color="auto"/>
            <w:left w:val="none" w:sz="0" w:space="0" w:color="auto"/>
            <w:bottom w:val="none" w:sz="0" w:space="0" w:color="auto"/>
            <w:right w:val="none" w:sz="0" w:space="0" w:color="auto"/>
          </w:divBdr>
        </w:div>
        <w:div w:id="876232676">
          <w:marLeft w:val="640"/>
          <w:marRight w:val="0"/>
          <w:marTop w:val="0"/>
          <w:marBottom w:val="0"/>
          <w:divBdr>
            <w:top w:val="none" w:sz="0" w:space="0" w:color="auto"/>
            <w:left w:val="none" w:sz="0" w:space="0" w:color="auto"/>
            <w:bottom w:val="none" w:sz="0" w:space="0" w:color="auto"/>
            <w:right w:val="none" w:sz="0" w:space="0" w:color="auto"/>
          </w:divBdr>
        </w:div>
        <w:div w:id="912663242">
          <w:marLeft w:val="640"/>
          <w:marRight w:val="0"/>
          <w:marTop w:val="0"/>
          <w:marBottom w:val="0"/>
          <w:divBdr>
            <w:top w:val="none" w:sz="0" w:space="0" w:color="auto"/>
            <w:left w:val="none" w:sz="0" w:space="0" w:color="auto"/>
            <w:bottom w:val="none" w:sz="0" w:space="0" w:color="auto"/>
            <w:right w:val="none" w:sz="0" w:space="0" w:color="auto"/>
          </w:divBdr>
        </w:div>
        <w:div w:id="923025592">
          <w:marLeft w:val="640"/>
          <w:marRight w:val="0"/>
          <w:marTop w:val="0"/>
          <w:marBottom w:val="0"/>
          <w:divBdr>
            <w:top w:val="none" w:sz="0" w:space="0" w:color="auto"/>
            <w:left w:val="none" w:sz="0" w:space="0" w:color="auto"/>
            <w:bottom w:val="none" w:sz="0" w:space="0" w:color="auto"/>
            <w:right w:val="none" w:sz="0" w:space="0" w:color="auto"/>
          </w:divBdr>
        </w:div>
        <w:div w:id="924458108">
          <w:marLeft w:val="640"/>
          <w:marRight w:val="0"/>
          <w:marTop w:val="0"/>
          <w:marBottom w:val="0"/>
          <w:divBdr>
            <w:top w:val="none" w:sz="0" w:space="0" w:color="auto"/>
            <w:left w:val="none" w:sz="0" w:space="0" w:color="auto"/>
            <w:bottom w:val="none" w:sz="0" w:space="0" w:color="auto"/>
            <w:right w:val="none" w:sz="0" w:space="0" w:color="auto"/>
          </w:divBdr>
        </w:div>
        <w:div w:id="946230869">
          <w:marLeft w:val="640"/>
          <w:marRight w:val="0"/>
          <w:marTop w:val="0"/>
          <w:marBottom w:val="0"/>
          <w:divBdr>
            <w:top w:val="none" w:sz="0" w:space="0" w:color="auto"/>
            <w:left w:val="none" w:sz="0" w:space="0" w:color="auto"/>
            <w:bottom w:val="none" w:sz="0" w:space="0" w:color="auto"/>
            <w:right w:val="none" w:sz="0" w:space="0" w:color="auto"/>
          </w:divBdr>
        </w:div>
        <w:div w:id="953949464">
          <w:marLeft w:val="640"/>
          <w:marRight w:val="0"/>
          <w:marTop w:val="0"/>
          <w:marBottom w:val="0"/>
          <w:divBdr>
            <w:top w:val="none" w:sz="0" w:space="0" w:color="auto"/>
            <w:left w:val="none" w:sz="0" w:space="0" w:color="auto"/>
            <w:bottom w:val="none" w:sz="0" w:space="0" w:color="auto"/>
            <w:right w:val="none" w:sz="0" w:space="0" w:color="auto"/>
          </w:divBdr>
        </w:div>
        <w:div w:id="972294408">
          <w:marLeft w:val="640"/>
          <w:marRight w:val="0"/>
          <w:marTop w:val="0"/>
          <w:marBottom w:val="0"/>
          <w:divBdr>
            <w:top w:val="none" w:sz="0" w:space="0" w:color="auto"/>
            <w:left w:val="none" w:sz="0" w:space="0" w:color="auto"/>
            <w:bottom w:val="none" w:sz="0" w:space="0" w:color="auto"/>
            <w:right w:val="none" w:sz="0" w:space="0" w:color="auto"/>
          </w:divBdr>
        </w:div>
        <w:div w:id="1024288628">
          <w:marLeft w:val="640"/>
          <w:marRight w:val="0"/>
          <w:marTop w:val="0"/>
          <w:marBottom w:val="0"/>
          <w:divBdr>
            <w:top w:val="none" w:sz="0" w:space="0" w:color="auto"/>
            <w:left w:val="none" w:sz="0" w:space="0" w:color="auto"/>
            <w:bottom w:val="none" w:sz="0" w:space="0" w:color="auto"/>
            <w:right w:val="none" w:sz="0" w:space="0" w:color="auto"/>
          </w:divBdr>
        </w:div>
        <w:div w:id="1025056136">
          <w:marLeft w:val="640"/>
          <w:marRight w:val="0"/>
          <w:marTop w:val="0"/>
          <w:marBottom w:val="0"/>
          <w:divBdr>
            <w:top w:val="none" w:sz="0" w:space="0" w:color="auto"/>
            <w:left w:val="none" w:sz="0" w:space="0" w:color="auto"/>
            <w:bottom w:val="none" w:sz="0" w:space="0" w:color="auto"/>
            <w:right w:val="none" w:sz="0" w:space="0" w:color="auto"/>
          </w:divBdr>
        </w:div>
        <w:div w:id="1031152438">
          <w:marLeft w:val="640"/>
          <w:marRight w:val="0"/>
          <w:marTop w:val="0"/>
          <w:marBottom w:val="0"/>
          <w:divBdr>
            <w:top w:val="none" w:sz="0" w:space="0" w:color="auto"/>
            <w:left w:val="none" w:sz="0" w:space="0" w:color="auto"/>
            <w:bottom w:val="none" w:sz="0" w:space="0" w:color="auto"/>
            <w:right w:val="none" w:sz="0" w:space="0" w:color="auto"/>
          </w:divBdr>
        </w:div>
        <w:div w:id="1121874078">
          <w:marLeft w:val="640"/>
          <w:marRight w:val="0"/>
          <w:marTop w:val="0"/>
          <w:marBottom w:val="0"/>
          <w:divBdr>
            <w:top w:val="none" w:sz="0" w:space="0" w:color="auto"/>
            <w:left w:val="none" w:sz="0" w:space="0" w:color="auto"/>
            <w:bottom w:val="none" w:sz="0" w:space="0" w:color="auto"/>
            <w:right w:val="none" w:sz="0" w:space="0" w:color="auto"/>
          </w:divBdr>
        </w:div>
        <w:div w:id="1186289343">
          <w:marLeft w:val="640"/>
          <w:marRight w:val="0"/>
          <w:marTop w:val="0"/>
          <w:marBottom w:val="0"/>
          <w:divBdr>
            <w:top w:val="none" w:sz="0" w:space="0" w:color="auto"/>
            <w:left w:val="none" w:sz="0" w:space="0" w:color="auto"/>
            <w:bottom w:val="none" w:sz="0" w:space="0" w:color="auto"/>
            <w:right w:val="none" w:sz="0" w:space="0" w:color="auto"/>
          </w:divBdr>
        </w:div>
        <w:div w:id="1212494882">
          <w:marLeft w:val="640"/>
          <w:marRight w:val="0"/>
          <w:marTop w:val="0"/>
          <w:marBottom w:val="0"/>
          <w:divBdr>
            <w:top w:val="none" w:sz="0" w:space="0" w:color="auto"/>
            <w:left w:val="none" w:sz="0" w:space="0" w:color="auto"/>
            <w:bottom w:val="none" w:sz="0" w:space="0" w:color="auto"/>
            <w:right w:val="none" w:sz="0" w:space="0" w:color="auto"/>
          </w:divBdr>
        </w:div>
        <w:div w:id="1240215486">
          <w:marLeft w:val="640"/>
          <w:marRight w:val="0"/>
          <w:marTop w:val="0"/>
          <w:marBottom w:val="0"/>
          <w:divBdr>
            <w:top w:val="none" w:sz="0" w:space="0" w:color="auto"/>
            <w:left w:val="none" w:sz="0" w:space="0" w:color="auto"/>
            <w:bottom w:val="none" w:sz="0" w:space="0" w:color="auto"/>
            <w:right w:val="none" w:sz="0" w:space="0" w:color="auto"/>
          </w:divBdr>
        </w:div>
        <w:div w:id="1241208338">
          <w:marLeft w:val="640"/>
          <w:marRight w:val="0"/>
          <w:marTop w:val="0"/>
          <w:marBottom w:val="0"/>
          <w:divBdr>
            <w:top w:val="none" w:sz="0" w:space="0" w:color="auto"/>
            <w:left w:val="none" w:sz="0" w:space="0" w:color="auto"/>
            <w:bottom w:val="none" w:sz="0" w:space="0" w:color="auto"/>
            <w:right w:val="none" w:sz="0" w:space="0" w:color="auto"/>
          </w:divBdr>
        </w:div>
        <w:div w:id="1283072894">
          <w:marLeft w:val="640"/>
          <w:marRight w:val="0"/>
          <w:marTop w:val="0"/>
          <w:marBottom w:val="0"/>
          <w:divBdr>
            <w:top w:val="none" w:sz="0" w:space="0" w:color="auto"/>
            <w:left w:val="none" w:sz="0" w:space="0" w:color="auto"/>
            <w:bottom w:val="none" w:sz="0" w:space="0" w:color="auto"/>
            <w:right w:val="none" w:sz="0" w:space="0" w:color="auto"/>
          </w:divBdr>
        </w:div>
        <w:div w:id="1290940173">
          <w:marLeft w:val="640"/>
          <w:marRight w:val="0"/>
          <w:marTop w:val="0"/>
          <w:marBottom w:val="0"/>
          <w:divBdr>
            <w:top w:val="none" w:sz="0" w:space="0" w:color="auto"/>
            <w:left w:val="none" w:sz="0" w:space="0" w:color="auto"/>
            <w:bottom w:val="none" w:sz="0" w:space="0" w:color="auto"/>
            <w:right w:val="none" w:sz="0" w:space="0" w:color="auto"/>
          </w:divBdr>
        </w:div>
        <w:div w:id="1303001783">
          <w:marLeft w:val="640"/>
          <w:marRight w:val="0"/>
          <w:marTop w:val="0"/>
          <w:marBottom w:val="0"/>
          <w:divBdr>
            <w:top w:val="none" w:sz="0" w:space="0" w:color="auto"/>
            <w:left w:val="none" w:sz="0" w:space="0" w:color="auto"/>
            <w:bottom w:val="none" w:sz="0" w:space="0" w:color="auto"/>
            <w:right w:val="none" w:sz="0" w:space="0" w:color="auto"/>
          </w:divBdr>
        </w:div>
        <w:div w:id="1313366017">
          <w:marLeft w:val="640"/>
          <w:marRight w:val="0"/>
          <w:marTop w:val="0"/>
          <w:marBottom w:val="0"/>
          <w:divBdr>
            <w:top w:val="none" w:sz="0" w:space="0" w:color="auto"/>
            <w:left w:val="none" w:sz="0" w:space="0" w:color="auto"/>
            <w:bottom w:val="none" w:sz="0" w:space="0" w:color="auto"/>
            <w:right w:val="none" w:sz="0" w:space="0" w:color="auto"/>
          </w:divBdr>
        </w:div>
        <w:div w:id="1332878428">
          <w:marLeft w:val="640"/>
          <w:marRight w:val="0"/>
          <w:marTop w:val="0"/>
          <w:marBottom w:val="0"/>
          <w:divBdr>
            <w:top w:val="none" w:sz="0" w:space="0" w:color="auto"/>
            <w:left w:val="none" w:sz="0" w:space="0" w:color="auto"/>
            <w:bottom w:val="none" w:sz="0" w:space="0" w:color="auto"/>
            <w:right w:val="none" w:sz="0" w:space="0" w:color="auto"/>
          </w:divBdr>
        </w:div>
        <w:div w:id="1371808579">
          <w:marLeft w:val="640"/>
          <w:marRight w:val="0"/>
          <w:marTop w:val="0"/>
          <w:marBottom w:val="0"/>
          <w:divBdr>
            <w:top w:val="none" w:sz="0" w:space="0" w:color="auto"/>
            <w:left w:val="none" w:sz="0" w:space="0" w:color="auto"/>
            <w:bottom w:val="none" w:sz="0" w:space="0" w:color="auto"/>
            <w:right w:val="none" w:sz="0" w:space="0" w:color="auto"/>
          </w:divBdr>
        </w:div>
        <w:div w:id="1372606594">
          <w:marLeft w:val="640"/>
          <w:marRight w:val="0"/>
          <w:marTop w:val="0"/>
          <w:marBottom w:val="0"/>
          <w:divBdr>
            <w:top w:val="none" w:sz="0" w:space="0" w:color="auto"/>
            <w:left w:val="none" w:sz="0" w:space="0" w:color="auto"/>
            <w:bottom w:val="none" w:sz="0" w:space="0" w:color="auto"/>
            <w:right w:val="none" w:sz="0" w:space="0" w:color="auto"/>
          </w:divBdr>
        </w:div>
        <w:div w:id="1396393492">
          <w:marLeft w:val="640"/>
          <w:marRight w:val="0"/>
          <w:marTop w:val="0"/>
          <w:marBottom w:val="0"/>
          <w:divBdr>
            <w:top w:val="none" w:sz="0" w:space="0" w:color="auto"/>
            <w:left w:val="none" w:sz="0" w:space="0" w:color="auto"/>
            <w:bottom w:val="none" w:sz="0" w:space="0" w:color="auto"/>
            <w:right w:val="none" w:sz="0" w:space="0" w:color="auto"/>
          </w:divBdr>
        </w:div>
        <w:div w:id="1469396839">
          <w:marLeft w:val="640"/>
          <w:marRight w:val="0"/>
          <w:marTop w:val="0"/>
          <w:marBottom w:val="0"/>
          <w:divBdr>
            <w:top w:val="none" w:sz="0" w:space="0" w:color="auto"/>
            <w:left w:val="none" w:sz="0" w:space="0" w:color="auto"/>
            <w:bottom w:val="none" w:sz="0" w:space="0" w:color="auto"/>
            <w:right w:val="none" w:sz="0" w:space="0" w:color="auto"/>
          </w:divBdr>
        </w:div>
        <w:div w:id="1470829651">
          <w:marLeft w:val="640"/>
          <w:marRight w:val="0"/>
          <w:marTop w:val="0"/>
          <w:marBottom w:val="0"/>
          <w:divBdr>
            <w:top w:val="none" w:sz="0" w:space="0" w:color="auto"/>
            <w:left w:val="none" w:sz="0" w:space="0" w:color="auto"/>
            <w:bottom w:val="none" w:sz="0" w:space="0" w:color="auto"/>
            <w:right w:val="none" w:sz="0" w:space="0" w:color="auto"/>
          </w:divBdr>
        </w:div>
        <w:div w:id="1509709965">
          <w:marLeft w:val="640"/>
          <w:marRight w:val="0"/>
          <w:marTop w:val="0"/>
          <w:marBottom w:val="0"/>
          <w:divBdr>
            <w:top w:val="none" w:sz="0" w:space="0" w:color="auto"/>
            <w:left w:val="none" w:sz="0" w:space="0" w:color="auto"/>
            <w:bottom w:val="none" w:sz="0" w:space="0" w:color="auto"/>
            <w:right w:val="none" w:sz="0" w:space="0" w:color="auto"/>
          </w:divBdr>
        </w:div>
        <w:div w:id="1590965729">
          <w:marLeft w:val="640"/>
          <w:marRight w:val="0"/>
          <w:marTop w:val="0"/>
          <w:marBottom w:val="0"/>
          <w:divBdr>
            <w:top w:val="none" w:sz="0" w:space="0" w:color="auto"/>
            <w:left w:val="none" w:sz="0" w:space="0" w:color="auto"/>
            <w:bottom w:val="none" w:sz="0" w:space="0" w:color="auto"/>
            <w:right w:val="none" w:sz="0" w:space="0" w:color="auto"/>
          </w:divBdr>
        </w:div>
        <w:div w:id="1627462842">
          <w:marLeft w:val="640"/>
          <w:marRight w:val="0"/>
          <w:marTop w:val="0"/>
          <w:marBottom w:val="0"/>
          <w:divBdr>
            <w:top w:val="none" w:sz="0" w:space="0" w:color="auto"/>
            <w:left w:val="none" w:sz="0" w:space="0" w:color="auto"/>
            <w:bottom w:val="none" w:sz="0" w:space="0" w:color="auto"/>
            <w:right w:val="none" w:sz="0" w:space="0" w:color="auto"/>
          </w:divBdr>
        </w:div>
        <w:div w:id="1769080934">
          <w:marLeft w:val="640"/>
          <w:marRight w:val="0"/>
          <w:marTop w:val="0"/>
          <w:marBottom w:val="0"/>
          <w:divBdr>
            <w:top w:val="none" w:sz="0" w:space="0" w:color="auto"/>
            <w:left w:val="none" w:sz="0" w:space="0" w:color="auto"/>
            <w:bottom w:val="none" w:sz="0" w:space="0" w:color="auto"/>
            <w:right w:val="none" w:sz="0" w:space="0" w:color="auto"/>
          </w:divBdr>
        </w:div>
        <w:div w:id="1861509084">
          <w:marLeft w:val="640"/>
          <w:marRight w:val="0"/>
          <w:marTop w:val="0"/>
          <w:marBottom w:val="0"/>
          <w:divBdr>
            <w:top w:val="none" w:sz="0" w:space="0" w:color="auto"/>
            <w:left w:val="none" w:sz="0" w:space="0" w:color="auto"/>
            <w:bottom w:val="none" w:sz="0" w:space="0" w:color="auto"/>
            <w:right w:val="none" w:sz="0" w:space="0" w:color="auto"/>
          </w:divBdr>
        </w:div>
        <w:div w:id="1864630961">
          <w:marLeft w:val="640"/>
          <w:marRight w:val="0"/>
          <w:marTop w:val="0"/>
          <w:marBottom w:val="0"/>
          <w:divBdr>
            <w:top w:val="none" w:sz="0" w:space="0" w:color="auto"/>
            <w:left w:val="none" w:sz="0" w:space="0" w:color="auto"/>
            <w:bottom w:val="none" w:sz="0" w:space="0" w:color="auto"/>
            <w:right w:val="none" w:sz="0" w:space="0" w:color="auto"/>
          </w:divBdr>
        </w:div>
        <w:div w:id="1866939253">
          <w:marLeft w:val="640"/>
          <w:marRight w:val="0"/>
          <w:marTop w:val="0"/>
          <w:marBottom w:val="0"/>
          <w:divBdr>
            <w:top w:val="none" w:sz="0" w:space="0" w:color="auto"/>
            <w:left w:val="none" w:sz="0" w:space="0" w:color="auto"/>
            <w:bottom w:val="none" w:sz="0" w:space="0" w:color="auto"/>
            <w:right w:val="none" w:sz="0" w:space="0" w:color="auto"/>
          </w:divBdr>
        </w:div>
        <w:div w:id="1872105595">
          <w:marLeft w:val="640"/>
          <w:marRight w:val="0"/>
          <w:marTop w:val="0"/>
          <w:marBottom w:val="0"/>
          <w:divBdr>
            <w:top w:val="none" w:sz="0" w:space="0" w:color="auto"/>
            <w:left w:val="none" w:sz="0" w:space="0" w:color="auto"/>
            <w:bottom w:val="none" w:sz="0" w:space="0" w:color="auto"/>
            <w:right w:val="none" w:sz="0" w:space="0" w:color="auto"/>
          </w:divBdr>
        </w:div>
        <w:div w:id="1895004563">
          <w:marLeft w:val="640"/>
          <w:marRight w:val="0"/>
          <w:marTop w:val="0"/>
          <w:marBottom w:val="0"/>
          <w:divBdr>
            <w:top w:val="none" w:sz="0" w:space="0" w:color="auto"/>
            <w:left w:val="none" w:sz="0" w:space="0" w:color="auto"/>
            <w:bottom w:val="none" w:sz="0" w:space="0" w:color="auto"/>
            <w:right w:val="none" w:sz="0" w:space="0" w:color="auto"/>
          </w:divBdr>
        </w:div>
        <w:div w:id="1947233422">
          <w:marLeft w:val="640"/>
          <w:marRight w:val="0"/>
          <w:marTop w:val="0"/>
          <w:marBottom w:val="0"/>
          <w:divBdr>
            <w:top w:val="none" w:sz="0" w:space="0" w:color="auto"/>
            <w:left w:val="none" w:sz="0" w:space="0" w:color="auto"/>
            <w:bottom w:val="none" w:sz="0" w:space="0" w:color="auto"/>
            <w:right w:val="none" w:sz="0" w:space="0" w:color="auto"/>
          </w:divBdr>
        </w:div>
        <w:div w:id="1965694696">
          <w:marLeft w:val="640"/>
          <w:marRight w:val="0"/>
          <w:marTop w:val="0"/>
          <w:marBottom w:val="0"/>
          <w:divBdr>
            <w:top w:val="none" w:sz="0" w:space="0" w:color="auto"/>
            <w:left w:val="none" w:sz="0" w:space="0" w:color="auto"/>
            <w:bottom w:val="none" w:sz="0" w:space="0" w:color="auto"/>
            <w:right w:val="none" w:sz="0" w:space="0" w:color="auto"/>
          </w:divBdr>
        </w:div>
        <w:div w:id="1976254960">
          <w:marLeft w:val="640"/>
          <w:marRight w:val="0"/>
          <w:marTop w:val="0"/>
          <w:marBottom w:val="0"/>
          <w:divBdr>
            <w:top w:val="none" w:sz="0" w:space="0" w:color="auto"/>
            <w:left w:val="none" w:sz="0" w:space="0" w:color="auto"/>
            <w:bottom w:val="none" w:sz="0" w:space="0" w:color="auto"/>
            <w:right w:val="none" w:sz="0" w:space="0" w:color="auto"/>
          </w:divBdr>
        </w:div>
        <w:div w:id="1978024894">
          <w:marLeft w:val="640"/>
          <w:marRight w:val="0"/>
          <w:marTop w:val="0"/>
          <w:marBottom w:val="0"/>
          <w:divBdr>
            <w:top w:val="none" w:sz="0" w:space="0" w:color="auto"/>
            <w:left w:val="none" w:sz="0" w:space="0" w:color="auto"/>
            <w:bottom w:val="none" w:sz="0" w:space="0" w:color="auto"/>
            <w:right w:val="none" w:sz="0" w:space="0" w:color="auto"/>
          </w:divBdr>
        </w:div>
        <w:div w:id="1980260901">
          <w:marLeft w:val="640"/>
          <w:marRight w:val="0"/>
          <w:marTop w:val="0"/>
          <w:marBottom w:val="0"/>
          <w:divBdr>
            <w:top w:val="none" w:sz="0" w:space="0" w:color="auto"/>
            <w:left w:val="none" w:sz="0" w:space="0" w:color="auto"/>
            <w:bottom w:val="none" w:sz="0" w:space="0" w:color="auto"/>
            <w:right w:val="none" w:sz="0" w:space="0" w:color="auto"/>
          </w:divBdr>
        </w:div>
        <w:div w:id="2024940640">
          <w:marLeft w:val="640"/>
          <w:marRight w:val="0"/>
          <w:marTop w:val="0"/>
          <w:marBottom w:val="0"/>
          <w:divBdr>
            <w:top w:val="none" w:sz="0" w:space="0" w:color="auto"/>
            <w:left w:val="none" w:sz="0" w:space="0" w:color="auto"/>
            <w:bottom w:val="none" w:sz="0" w:space="0" w:color="auto"/>
            <w:right w:val="none" w:sz="0" w:space="0" w:color="auto"/>
          </w:divBdr>
        </w:div>
        <w:div w:id="2051804816">
          <w:marLeft w:val="640"/>
          <w:marRight w:val="0"/>
          <w:marTop w:val="0"/>
          <w:marBottom w:val="0"/>
          <w:divBdr>
            <w:top w:val="none" w:sz="0" w:space="0" w:color="auto"/>
            <w:left w:val="none" w:sz="0" w:space="0" w:color="auto"/>
            <w:bottom w:val="none" w:sz="0" w:space="0" w:color="auto"/>
            <w:right w:val="none" w:sz="0" w:space="0" w:color="auto"/>
          </w:divBdr>
        </w:div>
        <w:div w:id="2094156657">
          <w:marLeft w:val="640"/>
          <w:marRight w:val="0"/>
          <w:marTop w:val="0"/>
          <w:marBottom w:val="0"/>
          <w:divBdr>
            <w:top w:val="none" w:sz="0" w:space="0" w:color="auto"/>
            <w:left w:val="none" w:sz="0" w:space="0" w:color="auto"/>
            <w:bottom w:val="none" w:sz="0" w:space="0" w:color="auto"/>
            <w:right w:val="none" w:sz="0" w:space="0" w:color="auto"/>
          </w:divBdr>
        </w:div>
        <w:div w:id="2126390773">
          <w:marLeft w:val="640"/>
          <w:marRight w:val="0"/>
          <w:marTop w:val="0"/>
          <w:marBottom w:val="0"/>
          <w:divBdr>
            <w:top w:val="none" w:sz="0" w:space="0" w:color="auto"/>
            <w:left w:val="none" w:sz="0" w:space="0" w:color="auto"/>
            <w:bottom w:val="none" w:sz="0" w:space="0" w:color="auto"/>
            <w:right w:val="none" w:sz="0" w:space="0" w:color="auto"/>
          </w:divBdr>
        </w:div>
        <w:div w:id="2142534293">
          <w:marLeft w:val="640"/>
          <w:marRight w:val="0"/>
          <w:marTop w:val="0"/>
          <w:marBottom w:val="0"/>
          <w:divBdr>
            <w:top w:val="none" w:sz="0" w:space="0" w:color="auto"/>
            <w:left w:val="none" w:sz="0" w:space="0" w:color="auto"/>
            <w:bottom w:val="none" w:sz="0" w:space="0" w:color="auto"/>
            <w:right w:val="none" w:sz="0" w:space="0" w:color="auto"/>
          </w:divBdr>
        </w:div>
        <w:div w:id="2143695544">
          <w:marLeft w:val="640"/>
          <w:marRight w:val="0"/>
          <w:marTop w:val="0"/>
          <w:marBottom w:val="0"/>
          <w:divBdr>
            <w:top w:val="none" w:sz="0" w:space="0" w:color="auto"/>
            <w:left w:val="none" w:sz="0" w:space="0" w:color="auto"/>
            <w:bottom w:val="none" w:sz="0" w:space="0" w:color="auto"/>
            <w:right w:val="none" w:sz="0" w:space="0" w:color="auto"/>
          </w:divBdr>
        </w:div>
      </w:divsChild>
    </w:div>
    <w:div w:id="2100905063">
      <w:bodyDiv w:val="1"/>
      <w:marLeft w:val="0"/>
      <w:marRight w:val="0"/>
      <w:marTop w:val="0"/>
      <w:marBottom w:val="0"/>
      <w:divBdr>
        <w:top w:val="none" w:sz="0" w:space="0" w:color="auto"/>
        <w:left w:val="none" w:sz="0" w:space="0" w:color="auto"/>
        <w:bottom w:val="none" w:sz="0" w:space="0" w:color="auto"/>
        <w:right w:val="none" w:sz="0" w:space="0" w:color="auto"/>
      </w:divBdr>
      <w:divsChild>
        <w:div w:id="17706854">
          <w:marLeft w:val="640"/>
          <w:marRight w:val="0"/>
          <w:marTop w:val="0"/>
          <w:marBottom w:val="0"/>
          <w:divBdr>
            <w:top w:val="none" w:sz="0" w:space="0" w:color="auto"/>
            <w:left w:val="none" w:sz="0" w:space="0" w:color="auto"/>
            <w:bottom w:val="none" w:sz="0" w:space="0" w:color="auto"/>
            <w:right w:val="none" w:sz="0" w:space="0" w:color="auto"/>
          </w:divBdr>
        </w:div>
        <w:div w:id="42215431">
          <w:marLeft w:val="640"/>
          <w:marRight w:val="0"/>
          <w:marTop w:val="0"/>
          <w:marBottom w:val="0"/>
          <w:divBdr>
            <w:top w:val="none" w:sz="0" w:space="0" w:color="auto"/>
            <w:left w:val="none" w:sz="0" w:space="0" w:color="auto"/>
            <w:bottom w:val="none" w:sz="0" w:space="0" w:color="auto"/>
            <w:right w:val="none" w:sz="0" w:space="0" w:color="auto"/>
          </w:divBdr>
        </w:div>
        <w:div w:id="61754855">
          <w:marLeft w:val="640"/>
          <w:marRight w:val="0"/>
          <w:marTop w:val="0"/>
          <w:marBottom w:val="0"/>
          <w:divBdr>
            <w:top w:val="none" w:sz="0" w:space="0" w:color="auto"/>
            <w:left w:val="none" w:sz="0" w:space="0" w:color="auto"/>
            <w:bottom w:val="none" w:sz="0" w:space="0" w:color="auto"/>
            <w:right w:val="none" w:sz="0" w:space="0" w:color="auto"/>
          </w:divBdr>
        </w:div>
        <w:div w:id="79104305">
          <w:marLeft w:val="640"/>
          <w:marRight w:val="0"/>
          <w:marTop w:val="0"/>
          <w:marBottom w:val="0"/>
          <w:divBdr>
            <w:top w:val="none" w:sz="0" w:space="0" w:color="auto"/>
            <w:left w:val="none" w:sz="0" w:space="0" w:color="auto"/>
            <w:bottom w:val="none" w:sz="0" w:space="0" w:color="auto"/>
            <w:right w:val="none" w:sz="0" w:space="0" w:color="auto"/>
          </w:divBdr>
        </w:div>
        <w:div w:id="85349568">
          <w:marLeft w:val="640"/>
          <w:marRight w:val="0"/>
          <w:marTop w:val="0"/>
          <w:marBottom w:val="0"/>
          <w:divBdr>
            <w:top w:val="none" w:sz="0" w:space="0" w:color="auto"/>
            <w:left w:val="none" w:sz="0" w:space="0" w:color="auto"/>
            <w:bottom w:val="none" w:sz="0" w:space="0" w:color="auto"/>
            <w:right w:val="none" w:sz="0" w:space="0" w:color="auto"/>
          </w:divBdr>
        </w:div>
        <w:div w:id="86849630">
          <w:marLeft w:val="640"/>
          <w:marRight w:val="0"/>
          <w:marTop w:val="0"/>
          <w:marBottom w:val="0"/>
          <w:divBdr>
            <w:top w:val="none" w:sz="0" w:space="0" w:color="auto"/>
            <w:left w:val="none" w:sz="0" w:space="0" w:color="auto"/>
            <w:bottom w:val="none" w:sz="0" w:space="0" w:color="auto"/>
            <w:right w:val="none" w:sz="0" w:space="0" w:color="auto"/>
          </w:divBdr>
        </w:div>
        <w:div w:id="202718211">
          <w:marLeft w:val="640"/>
          <w:marRight w:val="0"/>
          <w:marTop w:val="0"/>
          <w:marBottom w:val="0"/>
          <w:divBdr>
            <w:top w:val="none" w:sz="0" w:space="0" w:color="auto"/>
            <w:left w:val="none" w:sz="0" w:space="0" w:color="auto"/>
            <w:bottom w:val="none" w:sz="0" w:space="0" w:color="auto"/>
            <w:right w:val="none" w:sz="0" w:space="0" w:color="auto"/>
          </w:divBdr>
        </w:div>
        <w:div w:id="240213351">
          <w:marLeft w:val="640"/>
          <w:marRight w:val="0"/>
          <w:marTop w:val="0"/>
          <w:marBottom w:val="0"/>
          <w:divBdr>
            <w:top w:val="none" w:sz="0" w:space="0" w:color="auto"/>
            <w:left w:val="none" w:sz="0" w:space="0" w:color="auto"/>
            <w:bottom w:val="none" w:sz="0" w:space="0" w:color="auto"/>
            <w:right w:val="none" w:sz="0" w:space="0" w:color="auto"/>
          </w:divBdr>
        </w:div>
        <w:div w:id="255943896">
          <w:marLeft w:val="640"/>
          <w:marRight w:val="0"/>
          <w:marTop w:val="0"/>
          <w:marBottom w:val="0"/>
          <w:divBdr>
            <w:top w:val="none" w:sz="0" w:space="0" w:color="auto"/>
            <w:left w:val="none" w:sz="0" w:space="0" w:color="auto"/>
            <w:bottom w:val="none" w:sz="0" w:space="0" w:color="auto"/>
            <w:right w:val="none" w:sz="0" w:space="0" w:color="auto"/>
          </w:divBdr>
        </w:div>
        <w:div w:id="275917490">
          <w:marLeft w:val="640"/>
          <w:marRight w:val="0"/>
          <w:marTop w:val="0"/>
          <w:marBottom w:val="0"/>
          <w:divBdr>
            <w:top w:val="none" w:sz="0" w:space="0" w:color="auto"/>
            <w:left w:val="none" w:sz="0" w:space="0" w:color="auto"/>
            <w:bottom w:val="none" w:sz="0" w:space="0" w:color="auto"/>
            <w:right w:val="none" w:sz="0" w:space="0" w:color="auto"/>
          </w:divBdr>
        </w:div>
        <w:div w:id="355039832">
          <w:marLeft w:val="640"/>
          <w:marRight w:val="0"/>
          <w:marTop w:val="0"/>
          <w:marBottom w:val="0"/>
          <w:divBdr>
            <w:top w:val="none" w:sz="0" w:space="0" w:color="auto"/>
            <w:left w:val="none" w:sz="0" w:space="0" w:color="auto"/>
            <w:bottom w:val="none" w:sz="0" w:space="0" w:color="auto"/>
            <w:right w:val="none" w:sz="0" w:space="0" w:color="auto"/>
          </w:divBdr>
        </w:div>
        <w:div w:id="423721659">
          <w:marLeft w:val="640"/>
          <w:marRight w:val="0"/>
          <w:marTop w:val="0"/>
          <w:marBottom w:val="0"/>
          <w:divBdr>
            <w:top w:val="none" w:sz="0" w:space="0" w:color="auto"/>
            <w:left w:val="none" w:sz="0" w:space="0" w:color="auto"/>
            <w:bottom w:val="none" w:sz="0" w:space="0" w:color="auto"/>
            <w:right w:val="none" w:sz="0" w:space="0" w:color="auto"/>
          </w:divBdr>
        </w:div>
        <w:div w:id="471218998">
          <w:marLeft w:val="640"/>
          <w:marRight w:val="0"/>
          <w:marTop w:val="0"/>
          <w:marBottom w:val="0"/>
          <w:divBdr>
            <w:top w:val="none" w:sz="0" w:space="0" w:color="auto"/>
            <w:left w:val="none" w:sz="0" w:space="0" w:color="auto"/>
            <w:bottom w:val="none" w:sz="0" w:space="0" w:color="auto"/>
            <w:right w:val="none" w:sz="0" w:space="0" w:color="auto"/>
          </w:divBdr>
        </w:div>
        <w:div w:id="483862351">
          <w:marLeft w:val="640"/>
          <w:marRight w:val="0"/>
          <w:marTop w:val="0"/>
          <w:marBottom w:val="0"/>
          <w:divBdr>
            <w:top w:val="none" w:sz="0" w:space="0" w:color="auto"/>
            <w:left w:val="none" w:sz="0" w:space="0" w:color="auto"/>
            <w:bottom w:val="none" w:sz="0" w:space="0" w:color="auto"/>
            <w:right w:val="none" w:sz="0" w:space="0" w:color="auto"/>
          </w:divBdr>
        </w:div>
        <w:div w:id="493760556">
          <w:marLeft w:val="640"/>
          <w:marRight w:val="0"/>
          <w:marTop w:val="0"/>
          <w:marBottom w:val="0"/>
          <w:divBdr>
            <w:top w:val="none" w:sz="0" w:space="0" w:color="auto"/>
            <w:left w:val="none" w:sz="0" w:space="0" w:color="auto"/>
            <w:bottom w:val="none" w:sz="0" w:space="0" w:color="auto"/>
            <w:right w:val="none" w:sz="0" w:space="0" w:color="auto"/>
          </w:divBdr>
        </w:div>
        <w:div w:id="494107974">
          <w:marLeft w:val="640"/>
          <w:marRight w:val="0"/>
          <w:marTop w:val="0"/>
          <w:marBottom w:val="0"/>
          <w:divBdr>
            <w:top w:val="none" w:sz="0" w:space="0" w:color="auto"/>
            <w:left w:val="none" w:sz="0" w:space="0" w:color="auto"/>
            <w:bottom w:val="none" w:sz="0" w:space="0" w:color="auto"/>
            <w:right w:val="none" w:sz="0" w:space="0" w:color="auto"/>
          </w:divBdr>
        </w:div>
        <w:div w:id="528422104">
          <w:marLeft w:val="640"/>
          <w:marRight w:val="0"/>
          <w:marTop w:val="0"/>
          <w:marBottom w:val="0"/>
          <w:divBdr>
            <w:top w:val="none" w:sz="0" w:space="0" w:color="auto"/>
            <w:left w:val="none" w:sz="0" w:space="0" w:color="auto"/>
            <w:bottom w:val="none" w:sz="0" w:space="0" w:color="auto"/>
            <w:right w:val="none" w:sz="0" w:space="0" w:color="auto"/>
          </w:divBdr>
        </w:div>
        <w:div w:id="574165828">
          <w:marLeft w:val="640"/>
          <w:marRight w:val="0"/>
          <w:marTop w:val="0"/>
          <w:marBottom w:val="0"/>
          <w:divBdr>
            <w:top w:val="none" w:sz="0" w:space="0" w:color="auto"/>
            <w:left w:val="none" w:sz="0" w:space="0" w:color="auto"/>
            <w:bottom w:val="none" w:sz="0" w:space="0" w:color="auto"/>
            <w:right w:val="none" w:sz="0" w:space="0" w:color="auto"/>
          </w:divBdr>
        </w:div>
        <w:div w:id="578175145">
          <w:marLeft w:val="640"/>
          <w:marRight w:val="0"/>
          <w:marTop w:val="0"/>
          <w:marBottom w:val="0"/>
          <w:divBdr>
            <w:top w:val="none" w:sz="0" w:space="0" w:color="auto"/>
            <w:left w:val="none" w:sz="0" w:space="0" w:color="auto"/>
            <w:bottom w:val="none" w:sz="0" w:space="0" w:color="auto"/>
            <w:right w:val="none" w:sz="0" w:space="0" w:color="auto"/>
          </w:divBdr>
        </w:div>
        <w:div w:id="651569434">
          <w:marLeft w:val="640"/>
          <w:marRight w:val="0"/>
          <w:marTop w:val="0"/>
          <w:marBottom w:val="0"/>
          <w:divBdr>
            <w:top w:val="none" w:sz="0" w:space="0" w:color="auto"/>
            <w:left w:val="none" w:sz="0" w:space="0" w:color="auto"/>
            <w:bottom w:val="none" w:sz="0" w:space="0" w:color="auto"/>
            <w:right w:val="none" w:sz="0" w:space="0" w:color="auto"/>
          </w:divBdr>
        </w:div>
        <w:div w:id="662776560">
          <w:marLeft w:val="640"/>
          <w:marRight w:val="0"/>
          <w:marTop w:val="0"/>
          <w:marBottom w:val="0"/>
          <w:divBdr>
            <w:top w:val="none" w:sz="0" w:space="0" w:color="auto"/>
            <w:left w:val="none" w:sz="0" w:space="0" w:color="auto"/>
            <w:bottom w:val="none" w:sz="0" w:space="0" w:color="auto"/>
            <w:right w:val="none" w:sz="0" w:space="0" w:color="auto"/>
          </w:divBdr>
        </w:div>
        <w:div w:id="676032379">
          <w:marLeft w:val="640"/>
          <w:marRight w:val="0"/>
          <w:marTop w:val="0"/>
          <w:marBottom w:val="0"/>
          <w:divBdr>
            <w:top w:val="none" w:sz="0" w:space="0" w:color="auto"/>
            <w:left w:val="none" w:sz="0" w:space="0" w:color="auto"/>
            <w:bottom w:val="none" w:sz="0" w:space="0" w:color="auto"/>
            <w:right w:val="none" w:sz="0" w:space="0" w:color="auto"/>
          </w:divBdr>
        </w:div>
        <w:div w:id="682240289">
          <w:marLeft w:val="640"/>
          <w:marRight w:val="0"/>
          <w:marTop w:val="0"/>
          <w:marBottom w:val="0"/>
          <w:divBdr>
            <w:top w:val="none" w:sz="0" w:space="0" w:color="auto"/>
            <w:left w:val="none" w:sz="0" w:space="0" w:color="auto"/>
            <w:bottom w:val="none" w:sz="0" w:space="0" w:color="auto"/>
            <w:right w:val="none" w:sz="0" w:space="0" w:color="auto"/>
          </w:divBdr>
        </w:div>
        <w:div w:id="716052831">
          <w:marLeft w:val="640"/>
          <w:marRight w:val="0"/>
          <w:marTop w:val="0"/>
          <w:marBottom w:val="0"/>
          <w:divBdr>
            <w:top w:val="none" w:sz="0" w:space="0" w:color="auto"/>
            <w:left w:val="none" w:sz="0" w:space="0" w:color="auto"/>
            <w:bottom w:val="none" w:sz="0" w:space="0" w:color="auto"/>
            <w:right w:val="none" w:sz="0" w:space="0" w:color="auto"/>
          </w:divBdr>
        </w:div>
        <w:div w:id="723602967">
          <w:marLeft w:val="640"/>
          <w:marRight w:val="0"/>
          <w:marTop w:val="0"/>
          <w:marBottom w:val="0"/>
          <w:divBdr>
            <w:top w:val="none" w:sz="0" w:space="0" w:color="auto"/>
            <w:left w:val="none" w:sz="0" w:space="0" w:color="auto"/>
            <w:bottom w:val="none" w:sz="0" w:space="0" w:color="auto"/>
            <w:right w:val="none" w:sz="0" w:space="0" w:color="auto"/>
          </w:divBdr>
        </w:div>
        <w:div w:id="735053862">
          <w:marLeft w:val="640"/>
          <w:marRight w:val="0"/>
          <w:marTop w:val="0"/>
          <w:marBottom w:val="0"/>
          <w:divBdr>
            <w:top w:val="none" w:sz="0" w:space="0" w:color="auto"/>
            <w:left w:val="none" w:sz="0" w:space="0" w:color="auto"/>
            <w:bottom w:val="none" w:sz="0" w:space="0" w:color="auto"/>
            <w:right w:val="none" w:sz="0" w:space="0" w:color="auto"/>
          </w:divBdr>
        </w:div>
        <w:div w:id="738019878">
          <w:marLeft w:val="640"/>
          <w:marRight w:val="0"/>
          <w:marTop w:val="0"/>
          <w:marBottom w:val="0"/>
          <w:divBdr>
            <w:top w:val="none" w:sz="0" w:space="0" w:color="auto"/>
            <w:left w:val="none" w:sz="0" w:space="0" w:color="auto"/>
            <w:bottom w:val="none" w:sz="0" w:space="0" w:color="auto"/>
            <w:right w:val="none" w:sz="0" w:space="0" w:color="auto"/>
          </w:divBdr>
        </w:div>
        <w:div w:id="758647397">
          <w:marLeft w:val="640"/>
          <w:marRight w:val="0"/>
          <w:marTop w:val="0"/>
          <w:marBottom w:val="0"/>
          <w:divBdr>
            <w:top w:val="none" w:sz="0" w:space="0" w:color="auto"/>
            <w:left w:val="none" w:sz="0" w:space="0" w:color="auto"/>
            <w:bottom w:val="none" w:sz="0" w:space="0" w:color="auto"/>
            <w:right w:val="none" w:sz="0" w:space="0" w:color="auto"/>
          </w:divBdr>
        </w:div>
        <w:div w:id="853038062">
          <w:marLeft w:val="640"/>
          <w:marRight w:val="0"/>
          <w:marTop w:val="0"/>
          <w:marBottom w:val="0"/>
          <w:divBdr>
            <w:top w:val="none" w:sz="0" w:space="0" w:color="auto"/>
            <w:left w:val="none" w:sz="0" w:space="0" w:color="auto"/>
            <w:bottom w:val="none" w:sz="0" w:space="0" w:color="auto"/>
            <w:right w:val="none" w:sz="0" w:space="0" w:color="auto"/>
          </w:divBdr>
        </w:div>
        <w:div w:id="885218560">
          <w:marLeft w:val="640"/>
          <w:marRight w:val="0"/>
          <w:marTop w:val="0"/>
          <w:marBottom w:val="0"/>
          <w:divBdr>
            <w:top w:val="none" w:sz="0" w:space="0" w:color="auto"/>
            <w:left w:val="none" w:sz="0" w:space="0" w:color="auto"/>
            <w:bottom w:val="none" w:sz="0" w:space="0" w:color="auto"/>
            <w:right w:val="none" w:sz="0" w:space="0" w:color="auto"/>
          </w:divBdr>
        </w:div>
        <w:div w:id="894703162">
          <w:marLeft w:val="640"/>
          <w:marRight w:val="0"/>
          <w:marTop w:val="0"/>
          <w:marBottom w:val="0"/>
          <w:divBdr>
            <w:top w:val="none" w:sz="0" w:space="0" w:color="auto"/>
            <w:left w:val="none" w:sz="0" w:space="0" w:color="auto"/>
            <w:bottom w:val="none" w:sz="0" w:space="0" w:color="auto"/>
            <w:right w:val="none" w:sz="0" w:space="0" w:color="auto"/>
          </w:divBdr>
        </w:div>
        <w:div w:id="923412294">
          <w:marLeft w:val="640"/>
          <w:marRight w:val="0"/>
          <w:marTop w:val="0"/>
          <w:marBottom w:val="0"/>
          <w:divBdr>
            <w:top w:val="none" w:sz="0" w:space="0" w:color="auto"/>
            <w:left w:val="none" w:sz="0" w:space="0" w:color="auto"/>
            <w:bottom w:val="none" w:sz="0" w:space="0" w:color="auto"/>
            <w:right w:val="none" w:sz="0" w:space="0" w:color="auto"/>
          </w:divBdr>
        </w:div>
        <w:div w:id="968517128">
          <w:marLeft w:val="640"/>
          <w:marRight w:val="0"/>
          <w:marTop w:val="0"/>
          <w:marBottom w:val="0"/>
          <w:divBdr>
            <w:top w:val="none" w:sz="0" w:space="0" w:color="auto"/>
            <w:left w:val="none" w:sz="0" w:space="0" w:color="auto"/>
            <w:bottom w:val="none" w:sz="0" w:space="0" w:color="auto"/>
            <w:right w:val="none" w:sz="0" w:space="0" w:color="auto"/>
          </w:divBdr>
        </w:div>
        <w:div w:id="998726377">
          <w:marLeft w:val="640"/>
          <w:marRight w:val="0"/>
          <w:marTop w:val="0"/>
          <w:marBottom w:val="0"/>
          <w:divBdr>
            <w:top w:val="none" w:sz="0" w:space="0" w:color="auto"/>
            <w:left w:val="none" w:sz="0" w:space="0" w:color="auto"/>
            <w:bottom w:val="none" w:sz="0" w:space="0" w:color="auto"/>
            <w:right w:val="none" w:sz="0" w:space="0" w:color="auto"/>
          </w:divBdr>
        </w:div>
        <w:div w:id="1016660417">
          <w:marLeft w:val="640"/>
          <w:marRight w:val="0"/>
          <w:marTop w:val="0"/>
          <w:marBottom w:val="0"/>
          <w:divBdr>
            <w:top w:val="none" w:sz="0" w:space="0" w:color="auto"/>
            <w:left w:val="none" w:sz="0" w:space="0" w:color="auto"/>
            <w:bottom w:val="none" w:sz="0" w:space="0" w:color="auto"/>
            <w:right w:val="none" w:sz="0" w:space="0" w:color="auto"/>
          </w:divBdr>
        </w:div>
        <w:div w:id="1018698393">
          <w:marLeft w:val="640"/>
          <w:marRight w:val="0"/>
          <w:marTop w:val="0"/>
          <w:marBottom w:val="0"/>
          <w:divBdr>
            <w:top w:val="none" w:sz="0" w:space="0" w:color="auto"/>
            <w:left w:val="none" w:sz="0" w:space="0" w:color="auto"/>
            <w:bottom w:val="none" w:sz="0" w:space="0" w:color="auto"/>
            <w:right w:val="none" w:sz="0" w:space="0" w:color="auto"/>
          </w:divBdr>
        </w:div>
        <w:div w:id="1061828863">
          <w:marLeft w:val="640"/>
          <w:marRight w:val="0"/>
          <w:marTop w:val="0"/>
          <w:marBottom w:val="0"/>
          <w:divBdr>
            <w:top w:val="none" w:sz="0" w:space="0" w:color="auto"/>
            <w:left w:val="none" w:sz="0" w:space="0" w:color="auto"/>
            <w:bottom w:val="none" w:sz="0" w:space="0" w:color="auto"/>
            <w:right w:val="none" w:sz="0" w:space="0" w:color="auto"/>
          </w:divBdr>
        </w:div>
        <w:div w:id="1076587895">
          <w:marLeft w:val="640"/>
          <w:marRight w:val="0"/>
          <w:marTop w:val="0"/>
          <w:marBottom w:val="0"/>
          <w:divBdr>
            <w:top w:val="none" w:sz="0" w:space="0" w:color="auto"/>
            <w:left w:val="none" w:sz="0" w:space="0" w:color="auto"/>
            <w:bottom w:val="none" w:sz="0" w:space="0" w:color="auto"/>
            <w:right w:val="none" w:sz="0" w:space="0" w:color="auto"/>
          </w:divBdr>
        </w:div>
        <w:div w:id="1077558777">
          <w:marLeft w:val="640"/>
          <w:marRight w:val="0"/>
          <w:marTop w:val="0"/>
          <w:marBottom w:val="0"/>
          <w:divBdr>
            <w:top w:val="none" w:sz="0" w:space="0" w:color="auto"/>
            <w:left w:val="none" w:sz="0" w:space="0" w:color="auto"/>
            <w:bottom w:val="none" w:sz="0" w:space="0" w:color="auto"/>
            <w:right w:val="none" w:sz="0" w:space="0" w:color="auto"/>
          </w:divBdr>
        </w:div>
        <w:div w:id="1078669111">
          <w:marLeft w:val="640"/>
          <w:marRight w:val="0"/>
          <w:marTop w:val="0"/>
          <w:marBottom w:val="0"/>
          <w:divBdr>
            <w:top w:val="none" w:sz="0" w:space="0" w:color="auto"/>
            <w:left w:val="none" w:sz="0" w:space="0" w:color="auto"/>
            <w:bottom w:val="none" w:sz="0" w:space="0" w:color="auto"/>
            <w:right w:val="none" w:sz="0" w:space="0" w:color="auto"/>
          </w:divBdr>
        </w:div>
        <w:div w:id="1100569882">
          <w:marLeft w:val="640"/>
          <w:marRight w:val="0"/>
          <w:marTop w:val="0"/>
          <w:marBottom w:val="0"/>
          <w:divBdr>
            <w:top w:val="none" w:sz="0" w:space="0" w:color="auto"/>
            <w:left w:val="none" w:sz="0" w:space="0" w:color="auto"/>
            <w:bottom w:val="none" w:sz="0" w:space="0" w:color="auto"/>
            <w:right w:val="none" w:sz="0" w:space="0" w:color="auto"/>
          </w:divBdr>
        </w:div>
        <w:div w:id="1190146073">
          <w:marLeft w:val="640"/>
          <w:marRight w:val="0"/>
          <w:marTop w:val="0"/>
          <w:marBottom w:val="0"/>
          <w:divBdr>
            <w:top w:val="none" w:sz="0" w:space="0" w:color="auto"/>
            <w:left w:val="none" w:sz="0" w:space="0" w:color="auto"/>
            <w:bottom w:val="none" w:sz="0" w:space="0" w:color="auto"/>
            <w:right w:val="none" w:sz="0" w:space="0" w:color="auto"/>
          </w:divBdr>
        </w:div>
        <w:div w:id="1197037554">
          <w:marLeft w:val="640"/>
          <w:marRight w:val="0"/>
          <w:marTop w:val="0"/>
          <w:marBottom w:val="0"/>
          <w:divBdr>
            <w:top w:val="none" w:sz="0" w:space="0" w:color="auto"/>
            <w:left w:val="none" w:sz="0" w:space="0" w:color="auto"/>
            <w:bottom w:val="none" w:sz="0" w:space="0" w:color="auto"/>
            <w:right w:val="none" w:sz="0" w:space="0" w:color="auto"/>
          </w:divBdr>
        </w:div>
        <w:div w:id="1198279156">
          <w:marLeft w:val="640"/>
          <w:marRight w:val="0"/>
          <w:marTop w:val="0"/>
          <w:marBottom w:val="0"/>
          <w:divBdr>
            <w:top w:val="none" w:sz="0" w:space="0" w:color="auto"/>
            <w:left w:val="none" w:sz="0" w:space="0" w:color="auto"/>
            <w:bottom w:val="none" w:sz="0" w:space="0" w:color="auto"/>
            <w:right w:val="none" w:sz="0" w:space="0" w:color="auto"/>
          </w:divBdr>
        </w:div>
        <w:div w:id="1213346180">
          <w:marLeft w:val="640"/>
          <w:marRight w:val="0"/>
          <w:marTop w:val="0"/>
          <w:marBottom w:val="0"/>
          <w:divBdr>
            <w:top w:val="none" w:sz="0" w:space="0" w:color="auto"/>
            <w:left w:val="none" w:sz="0" w:space="0" w:color="auto"/>
            <w:bottom w:val="none" w:sz="0" w:space="0" w:color="auto"/>
            <w:right w:val="none" w:sz="0" w:space="0" w:color="auto"/>
          </w:divBdr>
        </w:div>
        <w:div w:id="1249773832">
          <w:marLeft w:val="640"/>
          <w:marRight w:val="0"/>
          <w:marTop w:val="0"/>
          <w:marBottom w:val="0"/>
          <w:divBdr>
            <w:top w:val="none" w:sz="0" w:space="0" w:color="auto"/>
            <w:left w:val="none" w:sz="0" w:space="0" w:color="auto"/>
            <w:bottom w:val="none" w:sz="0" w:space="0" w:color="auto"/>
            <w:right w:val="none" w:sz="0" w:space="0" w:color="auto"/>
          </w:divBdr>
        </w:div>
        <w:div w:id="1264144470">
          <w:marLeft w:val="640"/>
          <w:marRight w:val="0"/>
          <w:marTop w:val="0"/>
          <w:marBottom w:val="0"/>
          <w:divBdr>
            <w:top w:val="none" w:sz="0" w:space="0" w:color="auto"/>
            <w:left w:val="none" w:sz="0" w:space="0" w:color="auto"/>
            <w:bottom w:val="none" w:sz="0" w:space="0" w:color="auto"/>
            <w:right w:val="none" w:sz="0" w:space="0" w:color="auto"/>
          </w:divBdr>
        </w:div>
        <w:div w:id="1305239024">
          <w:marLeft w:val="640"/>
          <w:marRight w:val="0"/>
          <w:marTop w:val="0"/>
          <w:marBottom w:val="0"/>
          <w:divBdr>
            <w:top w:val="none" w:sz="0" w:space="0" w:color="auto"/>
            <w:left w:val="none" w:sz="0" w:space="0" w:color="auto"/>
            <w:bottom w:val="none" w:sz="0" w:space="0" w:color="auto"/>
            <w:right w:val="none" w:sz="0" w:space="0" w:color="auto"/>
          </w:divBdr>
        </w:div>
        <w:div w:id="1360358354">
          <w:marLeft w:val="640"/>
          <w:marRight w:val="0"/>
          <w:marTop w:val="0"/>
          <w:marBottom w:val="0"/>
          <w:divBdr>
            <w:top w:val="none" w:sz="0" w:space="0" w:color="auto"/>
            <w:left w:val="none" w:sz="0" w:space="0" w:color="auto"/>
            <w:bottom w:val="none" w:sz="0" w:space="0" w:color="auto"/>
            <w:right w:val="none" w:sz="0" w:space="0" w:color="auto"/>
          </w:divBdr>
        </w:div>
        <w:div w:id="1378240431">
          <w:marLeft w:val="640"/>
          <w:marRight w:val="0"/>
          <w:marTop w:val="0"/>
          <w:marBottom w:val="0"/>
          <w:divBdr>
            <w:top w:val="none" w:sz="0" w:space="0" w:color="auto"/>
            <w:left w:val="none" w:sz="0" w:space="0" w:color="auto"/>
            <w:bottom w:val="none" w:sz="0" w:space="0" w:color="auto"/>
            <w:right w:val="none" w:sz="0" w:space="0" w:color="auto"/>
          </w:divBdr>
        </w:div>
        <w:div w:id="1388721833">
          <w:marLeft w:val="640"/>
          <w:marRight w:val="0"/>
          <w:marTop w:val="0"/>
          <w:marBottom w:val="0"/>
          <w:divBdr>
            <w:top w:val="none" w:sz="0" w:space="0" w:color="auto"/>
            <w:left w:val="none" w:sz="0" w:space="0" w:color="auto"/>
            <w:bottom w:val="none" w:sz="0" w:space="0" w:color="auto"/>
            <w:right w:val="none" w:sz="0" w:space="0" w:color="auto"/>
          </w:divBdr>
        </w:div>
        <w:div w:id="1402948165">
          <w:marLeft w:val="640"/>
          <w:marRight w:val="0"/>
          <w:marTop w:val="0"/>
          <w:marBottom w:val="0"/>
          <w:divBdr>
            <w:top w:val="none" w:sz="0" w:space="0" w:color="auto"/>
            <w:left w:val="none" w:sz="0" w:space="0" w:color="auto"/>
            <w:bottom w:val="none" w:sz="0" w:space="0" w:color="auto"/>
            <w:right w:val="none" w:sz="0" w:space="0" w:color="auto"/>
          </w:divBdr>
        </w:div>
        <w:div w:id="1438064982">
          <w:marLeft w:val="640"/>
          <w:marRight w:val="0"/>
          <w:marTop w:val="0"/>
          <w:marBottom w:val="0"/>
          <w:divBdr>
            <w:top w:val="none" w:sz="0" w:space="0" w:color="auto"/>
            <w:left w:val="none" w:sz="0" w:space="0" w:color="auto"/>
            <w:bottom w:val="none" w:sz="0" w:space="0" w:color="auto"/>
            <w:right w:val="none" w:sz="0" w:space="0" w:color="auto"/>
          </w:divBdr>
        </w:div>
        <w:div w:id="1442067299">
          <w:marLeft w:val="640"/>
          <w:marRight w:val="0"/>
          <w:marTop w:val="0"/>
          <w:marBottom w:val="0"/>
          <w:divBdr>
            <w:top w:val="none" w:sz="0" w:space="0" w:color="auto"/>
            <w:left w:val="none" w:sz="0" w:space="0" w:color="auto"/>
            <w:bottom w:val="none" w:sz="0" w:space="0" w:color="auto"/>
            <w:right w:val="none" w:sz="0" w:space="0" w:color="auto"/>
          </w:divBdr>
        </w:div>
        <w:div w:id="1512452530">
          <w:marLeft w:val="640"/>
          <w:marRight w:val="0"/>
          <w:marTop w:val="0"/>
          <w:marBottom w:val="0"/>
          <w:divBdr>
            <w:top w:val="none" w:sz="0" w:space="0" w:color="auto"/>
            <w:left w:val="none" w:sz="0" w:space="0" w:color="auto"/>
            <w:bottom w:val="none" w:sz="0" w:space="0" w:color="auto"/>
            <w:right w:val="none" w:sz="0" w:space="0" w:color="auto"/>
          </w:divBdr>
        </w:div>
        <w:div w:id="1516769873">
          <w:marLeft w:val="640"/>
          <w:marRight w:val="0"/>
          <w:marTop w:val="0"/>
          <w:marBottom w:val="0"/>
          <w:divBdr>
            <w:top w:val="none" w:sz="0" w:space="0" w:color="auto"/>
            <w:left w:val="none" w:sz="0" w:space="0" w:color="auto"/>
            <w:bottom w:val="none" w:sz="0" w:space="0" w:color="auto"/>
            <w:right w:val="none" w:sz="0" w:space="0" w:color="auto"/>
          </w:divBdr>
        </w:div>
        <w:div w:id="1530602405">
          <w:marLeft w:val="640"/>
          <w:marRight w:val="0"/>
          <w:marTop w:val="0"/>
          <w:marBottom w:val="0"/>
          <w:divBdr>
            <w:top w:val="none" w:sz="0" w:space="0" w:color="auto"/>
            <w:left w:val="none" w:sz="0" w:space="0" w:color="auto"/>
            <w:bottom w:val="none" w:sz="0" w:space="0" w:color="auto"/>
            <w:right w:val="none" w:sz="0" w:space="0" w:color="auto"/>
          </w:divBdr>
        </w:div>
        <w:div w:id="1599556988">
          <w:marLeft w:val="640"/>
          <w:marRight w:val="0"/>
          <w:marTop w:val="0"/>
          <w:marBottom w:val="0"/>
          <w:divBdr>
            <w:top w:val="none" w:sz="0" w:space="0" w:color="auto"/>
            <w:left w:val="none" w:sz="0" w:space="0" w:color="auto"/>
            <w:bottom w:val="none" w:sz="0" w:space="0" w:color="auto"/>
            <w:right w:val="none" w:sz="0" w:space="0" w:color="auto"/>
          </w:divBdr>
        </w:div>
        <w:div w:id="1611354242">
          <w:marLeft w:val="640"/>
          <w:marRight w:val="0"/>
          <w:marTop w:val="0"/>
          <w:marBottom w:val="0"/>
          <w:divBdr>
            <w:top w:val="none" w:sz="0" w:space="0" w:color="auto"/>
            <w:left w:val="none" w:sz="0" w:space="0" w:color="auto"/>
            <w:bottom w:val="none" w:sz="0" w:space="0" w:color="auto"/>
            <w:right w:val="none" w:sz="0" w:space="0" w:color="auto"/>
          </w:divBdr>
        </w:div>
        <w:div w:id="1614094411">
          <w:marLeft w:val="640"/>
          <w:marRight w:val="0"/>
          <w:marTop w:val="0"/>
          <w:marBottom w:val="0"/>
          <w:divBdr>
            <w:top w:val="none" w:sz="0" w:space="0" w:color="auto"/>
            <w:left w:val="none" w:sz="0" w:space="0" w:color="auto"/>
            <w:bottom w:val="none" w:sz="0" w:space="0" w:color="auto"/>
            <w:right w:val="none" w:sz="0" w:space="0" w:color="auto"/>
          </w:divBdr>
        </w:div>
        <w:div w:id="1622878241">
          <w:marLeft w:val="640"/>
          <w:marRight w:val="0"/>
          <w:marTop w:val="0"/>
          <w:marBottom w:val="0"/>
          <w:divBdr>
            <w:top w:val="none" w:sz="0" w:space="0" w:color="auto"/>
            <w:left w:val="none" w:sz="0" w:space="0" w:color="auto"/>
            <w:bottom w:val="none" w:sz="0" w:space="0" w:color="auto"/>
            <w:right w:val="none" w:sz="0" w:space="0" w:color="auto"/>
          </w:divBdr>
        </w:div>
        <w:div w:id="1668555667">
          <w:marLeft w:val="640"/>
          <w:marRight w:val="0"/>
          <w:marTop w:val="0"/>
          <w:marBottom w:val="0"/>
          <w:divBdr>
            <w:top w:val="none" w:sz="0" w:space="0" w:color="auto"/>
            <w:left w:val="none" w:sz="0" w:space="0" w:color="auto"/>
            <w:bottom w:val="none" w:sz="0" w:space="0" w:color="auto"/>
            <w:right w:val="none" w:sz="0" w:space="0" w:color="auto"/>
          </w:divBdr>
        </w:div>
        <w:div w:id="1669013222">
          <w:marLeft w:val="640"/>
          <w:marRight w:val="0"/>
          <w:marTop w:val="0"/>
          <w:marBottom w:val="0"/>
          <w:divBdr>
            <w:top w:val="none" w:sz="0" w:space="0" w:color="auto"/>
            <w:left w:val="none" w:sz="0" w:space="0" w:color="auto"/>
            <w:bottom w:val="none" w:sz="0" w:space="0" w:color="auto"/>
            <w:right w:val="none" w:sz="0" w:space="0" w:color="auto"/>
          </w:divBdr>
        </w:div>
        <w:div w:id="1683969050">
          <w:marLeft w:val="640"/>
          <w:marRight w:val="0"/>
          <w:marTop w:val="0"/>
          <w:marBottom w:val="0"/>
          <w:divBdr>
            <w:top w:val="none" w:sz="0" w:space="0" w:color="auto"/>
            <w:left w:val="none" w:sz="0" w:space="0" w:color="auto"/>
            <w:bottom w:val="none" w:sz="0" w:space="0" w:color="auto"/>
            <w:right w:val="none" w:sz="0" w:space="0" w:color="auto"/>
          </w:divBdr>
        </w:div>
        <w:div w:id="1716084265">
          <w:marLeft w:val="640"/>
          <w:marRight w:val="0"/>
          <w:marTop w:val="0"/>
          <w:marBottom w:val="0"/>
          <w:divBdr>
            <w:top w:val="none" w:sz="0" w:space="0" w:color="auto"/>
            <w:left w:val="none" w:sz="0" w:space="0" w:color="auto"/>
            <w:bottom w:val="none" w:sz="0" w:space="0" w:color="auto"/>
            <w:right w:val="none" w:sz="0" w:space="0" w:color="auto"/>
          </w:divBdr>
        </w:div>
        <w:div w:id="1760061963">
          <w:marLeft w:val="640"/>
          <w:marRight w:val="0"/>
          <w:marTop w:val="0"/>
          <w:marBottom w:val="0"/>
          <w:divBdr>
            <w:top w:val="none" w:sz="0" w:space="0" w:color="auto"/>
            <w:left w:val="none" w:sz="0" w:space="0" w:color="auto"/>
            <w:bottom w:val="none" w:sz="0" w:space="0" w:color="auto"/>
            <w:right w:val="none" w:sz="0" w:space="0" w:color="auto"/>
          </w:divBdr>
        </w:div>
        <w:div w:id="1768308298">
          <w:marLeft w:val="640"/>
          <w:marRight w:val="0"/>
          <w:marTop w:val="0"/>
          <w:marBottom w:val="0"/>
          <w:divBdr>
            <w:top w:val="none" w:sz="0" w:space="0" w:color="auto"/>
            <w:left w:val="none" w:sz="0" w:space="0" w:color="auto"/>
            <w:bottom w:val="none" w:sz="0" w:space="0" w:color="auto"/>
            <w:right w:val="none" w:sz="0" w:space="0" w:color="auto"/>
          </w:divBdr>
        </w:div>
        <w:div w:id="1778911785">
          <w:marLeft w:val="640"/>
          <w:marRight w:val="0"/>
          <w:marTop w:val="0"/>
          <w:marBottom w:val="0"/>
          <w:divBdr>
            <w:top w:val="none" w:sz="0" w:space="0" w:color="auto"/>
            <w:left w:val="none" w:sz="0" w:space="0" w:color="auto"/>
            <w:bottom w:val="none" w:sz="0" w:space="0" w:color="auto"/>
            <w:right w:val="none" w:sz="0" w:space="0" w:color="auto"/>
          </w:divBdr>
        </w:div>
        <w:div w:id="1818523929">
          <w:marLeft w:val="640"/>
          <w:marRight w:val="0"/>
          <w:marTop w:val="0"/>
          <w:marBottom w:val="0"/>
          <w:divBdr>
            <w:top w:val="none" w:sz="0" w:space="0" w:color="auto"/>
            <w:left w:val="none" w:sz="0" w:space="0" w:color="auto"/>
            <w:bottom w:val="none" w:sz="0" w:space="0" w:color="auto"/>
            <w:right w:val="none" w:sz="0" w:space="0" w:color="auto"/>
          </w:divBdr>
        </w:div>
        <w:div w:id="1837459513">
          <w:marLeft w:val="640"/>
          <w:marRight w:val="0"/>
          <w:marTop w:val="0"/>
          <w:marBottom w:val="0"/>
          <w:divBdr>
            <w:top w:val="none" w:sz="0" w:space="0" w:color="auto"/>
            <w:left w:val="none" w:sz="0" w:space="0" w:color="auto"/>
            <w:bottom w:val="none" w:sz="0" w:space="0" w:color="auto"/>
            <w:right w:val="none" w:sz="0" w:space="0" w:color="auto"/>
          </w:divBdr>
        </w:div>
        <w:div w:id="1841894000">
          <w:marLeft w:val="640"/>
          <w:marRight w:val="0"/>
          <w:marTop w:val="0"/>
          <w:marBottom w:val="0"/>
          <w:divBdr>
            <w:top w:val="none" w:sz="0" w:space="0" w:color="auto"/>
            <w:left w:val="none" w:sz="0" w:space="0" w:color="auto"/>
            <w:bottom w:val="none" w:sz="0" w:space="0" w:color="auto"/>
            <w:right w:val="none" w:sz="0" w:space="0" w:color="auto"/>
          </w:divBdr>
        </w:div>
        <w:div w:id="1845129080">
          <w:marLeft w:val="640"/>
          <w:marRight w:val="0"/>
          <w:marTop w:val="0"/>
          <w:marBottom w:val="0"/>
          <w:divBdr>
            <w:top w:val="none" w:sz="0" w:space="0" w:color="auto"/>
            <w:left w:val="none" w:sz="0" w:space="0" w:color="auto"/>
            <w:bottom w:val="none" w:sz="0" w:space="0" w:color="auto"/>
            <w:right w:val="none" w:sz="0" w:space="0" w:color="auto"/>
          </w:divBdr>
        </w:div>
        <w:div w:id="1894538648">
          <w:marLeft w:val="640"/>
          <w:marRight w:val="0"/>
          <w:marTop w:val="0"/>
          <w:marBottom w:val="0"/>
          <w:divBdr>
            <w:top w:val="none" w:sz="0" w:space="0" w:color="auto"/>
            <w:left w:val="none" w:sz="0" w:space="0" w:color="auto"/>
            <w:bottom w:val="none" w:sz="0" w:space="0" w:color="auto"/>
            <w:right w:val="none" w:sz="0" w:space="0" w:color="auto"/>
          </w:divBdr>
        </w:div>
        <w:div w:id="1895584405">
          <w:marLeft w:val="640"/>
          <w:marRight w:val="0"/>
          <w:marTop w:val="0"/>
          <w:marBottom w:val="0"/>
          <w:divBdr>
            <w:top w:val="none" w:sz="0" w:space="0" w:color="auto"/>
            <w:left w:val="none" w:sz="0" w:space="0" w:color="auto"/>
            <w:bottom w:val="none" w:sz="0" w:space="0" w:color="auto"/>
            <w:right w:val="none" w:sz="0" w:space="0" w:color="auto"/>
          </w:divBdr>
        </w:div>
        <w:div w:id="1909993300">
          <w:marLeft w:val="640"/>
          <w:marRight w:val="0"/>
          <w:marTop w:val="0"/>
          <w:marBottom w:val="0"/>
          <w:divBdr>
            <w:top w:val="none" w:sz="0" w:space="0" w:color="auto"/>
            <w:left w:val="none" w:sz="0" w:space="0" w:color="auto"/>
            <w:bottom w:val="none" w:sz="0" w:space="0" w:color="auto"/>
            <w:right w:val="none" w:sz="0" w:space="0" w:color="auto"/>
          </w:divBdr>
        </w:div>
        <w:div w:id="1914779210">
          <w:marLeft w:val="640"/>
          <w:marRight w:val="0"/>
          <w:marTop w:val="0"/>
          <w:marBottom w:val="0"/>
          <w:divBdr>
            <w:top w:val="none" w:sz="0" w:space="0" w:color="auto"/>
            <w:left w:val="none" w:sz="0" w:space="0" w:color="auto"/>
            <w:bottom w:val="none" w:sz="0" w:space="0" w:color="auto"/>
            <w:right w:val="none" w:sz="0" w:space="0" w:color="auto"/>
          </w:divBdr>
        </w:div>
        <w:div w:id="1963808793">
          <w:marLeft w:val="640"/>
          <w:marRight w:val="0"/>
          <w:marTop w:val="0"/>
          <w:marBottom w:val="0"/>
          <w:divBdr>
            <w:top w:val="none" w:sz="0" w:space="0" w:color="auto"/>
            <w:left w:val="none" w:sz="0" w:space="0" w:color="auto"/>
            <w:bottom w:val="none" w:sz="0" w:space="0" w:color="auto"/>
            <w:right w:val="none" w:sz="0" w:space="0" w:color="auto"/>
          </w:divBdr>
        </w:div>
        <w:div w:id="1973055378">
          <w:marLeft w:val="640"/>
          <w:marRight w:val="0"/>
          <w:marTop w:val="0"/>
          <w:marBottom w:val="0"/>
          <w:divBdr>
            <w:top w:val="none" w:sz="0" w:space="0" w:color="auto"/>
            <w:left w:val="none" w:sz="0" w:space="0" w:color="auto"/>
            <w:bottom w:val="none" w:sz="0" w:space="0" w:color="auto"/>
            <w:right w:val="none" w:sz="0" w:space="0" w:color="auto"/>
          </w:divBdr>
        </w:div>
        <w:div w:id="2019694046">
          <w:marLeft w:val="640"/>
          <w:marRight w:val="0"/>
          <w:marTop w:val="0"/>
          <w:marBottom w:val="0"/>
          <w:divBdr>
            <w:top w:val="none" w:sz="0" w:space="0" w:color="auto"/>
            <w:left w:val="none" w:sz="0" w:space="0" w:color="auto"/>
            <w:bottom w:val="none" w:sz="0" w:space="0" w:color="auto"/>
            <w:right w:val="none" w:sz="0" w:space="0" w:color="auto"/>
          </w:divBdr>
        </w:div>
        <w:div w:id="2026781101">
          <w:marLeft w:val="640"/>
          <w:marRight w:val="0"/>
          <w:marTop w:val="0"/>
          <w:marBottom w:val="0"/>
          <w:divBdr>
            <w:top w:val="none" w:sz="0" w:space="0" w:color="auto"/>
            <w:left w:val="none" w:sz="0" w:space="0" w:color="auto"/>
            <w:bottom w:val="none" w:sz="0" w:space="0" w:color="auto"/>
            <w:right w:val="none" w:sz="0" w:space="0" w:color="auto"/>
          </w:divBdr>
        </w:div>
        <w:div w:id="2033333435">
          <w:marLeft w:val="640"/>
          <w:marRight w:val="0"/>
          <w:marTop w:val="0"/>
          <w:marBottom w:val="0"/>
          <w:divBdr>
            <w:top w:val="none" w:sz="0" w:space="0" w:color="auto"/>
            <w:left w:val="none" w:sz="0" w:space="0" w:color="auto"/>
            <w:bottom w:val="none" w:sz="0" w:space="0" w:color="auto"/>
            <w:right w:val="none" w:sz="0" w:space="0" w:color="auto"/>
          </w:divBdr>
        </w:div>
        <w:div w:id="2050956134">
          <w:marLeft w:val="640"/>
          <w:marRight w:val="0"/>
          <w:marTop w:val="0"/>
          <w:marBottom w:val="0"/>
          <w:divBdr>
            <w:top w:val="none" w:sz="0" w:space="0" w:color="auto"/>
            <w:left w:val="none" w:sz="0" w:space="0" w:color="auto"/>
            <w:bottom w:val="none" w:sz="0" w:space="0" w:color="auto"/>
            <w:right w:val="none" w:sz="0" w:space="0" w:color="auto"/>
          </w:divBdr>
        </w:div>
        <w:div w:id="2109084659">
          <w:marLeft w:val="640"/>
          <w:marRight w:val="0"/>
          <w:marTop w:val="0"/>
          <w:marBottom w:val="0"/>
          <w:divBdr>
            <w:top w:val="none" w:sz="0" w:space="0" w:color="auto"/>
            <w:left w:val="none" w:sz="0" w:space="0" w:color="auto"/>
            <w:bottom w:val="none" w:sz="0" w:space="0" w:color="auto"/>
            <w:right w:val="none" w:sz="0" w:space="0" w:color="auto"/>
          </w:divBdr>
        </w:div>
        <w:div w:id="2110347157">
          <w:marLeft w:val="640"/>
          <w:marRight w:val="0"/>
          <w:marTop w:val="0"/>
          <w:marBottom w:val="0"/>
          <w:divBdr>
            <w:top w:val="none" w:sz="0" w:space="0" w:color="auto"/>
            <w:left w:val="none" w:sz="0" w:space="0" w:color="auto"/>
            <w:bottom w:val="none" w:sz="0" w:space="0" w:color="auto"/>
            <w:right w:val="none" w:sz="0" w:space="0" w:color="auto"/>
          </w:divBdr>
        </w:div>
        <w:div w:id="2138906752">
          <w:marLeft w:val="640"/>
          <w:marRight w:val="0"/>
          <w:marTop w:val="0"/>
          <w:marBottom w:val="0"/>
          <w:divBdr>
            <w:top w:val="none" w:sz="0" w:space="0" w:color="auto"/>
            <w:left w:val="none" w:sz="0" w:space="0" w:color="auto"/>
            <w:bottom w:val="none" w:sz="0" w:space="0" w:color="auto"/>
            <w:right w:val="none" w:sz="0" w:space="0" w:color="auto"/>
          </w:divBdr>
        </w:div>
      </w:divsChild>
    </w:div>
    <w:div w:id="2129003195">
      <w:bodyDiv w:val="1"/>
      <w:marLeft w:val="0"/>
      <w:marRight w:val="0"/>
      <w:marTop w:val="0"/>
      <w:marBottom w:val="0"/>
      <w:divBdr>
        <w:top w:val="none" w:sz="0" w:space="0" w:color="auto"/>
        <w:left w:val="none" w:sz="0" w:space="0" w:color="auto"/>
        <w:bottom w:val="none" w:sz="0" w:space="0" w:color="auto"/>
        <w:right w:val="none" w:sz="0" w:space="0" w:color="auto"/>
      </w:divBdr>
      <w:divsChild>
        <w:div w:id="6295781">
          <w:marLeft w:val="640"/>
          <w:marRight w:val="0"/>
          <w:marTop w:val="0"/>
          <w:marBottom w:val="0"/>
          <w:divBdr>
            <w:top w:val="none" w:sz="0" w:space="0" w:color="auto"/>
            <w:left w:val="none" w:sz="0" w:space="0" w:color="auto"/>
            <w:bottom w:val="none" w:sz="0" w:space="0" w:color="auto"/>
            <w:right w:val="none" w:sz="0" w:space="0" w:color="auto"/>
          </w:divBdr>
        </w:div>
        <w:div w:id="14501805">
          <w:marLeft w:val="640"/>
          <w:marRight w:val="0"/>
          <w:marTop w:val="0"/>
          <w:marBottom w:val="0"/>
          <w:divBdr>
            <w:top w:val="none" w:sz="0" w:space="0" w:color="auto"/>
            <w:left w:val="none" w:sz="0" w:space="0" w:color="auto"/>
            <w:bottom w:val="none" w:sz="0" w:space="0" w:color="auto"/>
            <w:right w:val="none" w:sz="0" w:space="0" w:color="auto"/>
          </w:divBdr>
        </w:div>
        <w:div w:id="46420343">
          <w:marLeft w:val="640"/>
          <w:marRight w:val="0"/>
          <w:marTop w:val="0"/>
          <w:marBottom w:val="0"/>
          <w:divBdr>
            <w:top w:val="none" w:sz="0" w:space="0" w:color="auto"/>
            <w:left w:val="none" w:sz="0" w:space="0" w:color="auto"/>
            <w:bottom w:val="none" w:sz="0" w:space="0" w:color="auto"/>
            <w:right w:val="none" w:sz="0" w:space="0" w:color="auto"/>
          </w:divBdr>
        </w:div>
        <w:div w:id="96146870">
          <w:marLeft w:val="640"/>
          <w:marRight w:val="0"/>
          <w:marTop w:val="0"/>
          <w:marBottom w:val="0"/>
          <w:divBdr>
            <w:top w:val="none" w:sz="0" w:space="0" w:color="auto"/>
            <w:left w:val="none" w:sz="0" w:space="0" w:color="auto"/>
            <w:bottom w:val="none" w:sz="0" w:space="0" w:color="auto"/>
            <w:right w:val="none" w:sz="0" w:space="0" w:color="auto"/>
          </w:divBdr>
        </w:div>
        <w:div w:id="160661267">
          <w:marLeft w:val="640"/>
          <w:marRight w:val="0"/>
          <w:marTop w:val="0"/>
          <w:marBottom w:val="0"/>
          <w:divBdr>
            <w:top w:val="none" w:sz="0" w:space="0" w:color="auto"/>
            <w:left w:val="none" w:sz="0" w:space="0" w:color="auto"/>
            <w:bottom w:val="none" w:sz="0" w:space="0" w:color="auto"/>
            <w:right w:val="none" w:sz="0" w:space="0" w:color="auto"/>
          </w:divBdr>
        </w:div>
        <w:div w:id="162355734">
          <w:marLeft w:val="640"/>
          <w:marRight w:val="0"/>
          <w:marTop w:val="0"/>
          <w:marBottom w:val="0"/>
          <w:divBdr>
            <w:top w:val="none" w:sz="0" w:space="0" w:color="auto"/>
            <w:left w:val="none" w:sz="0" w:space="0" w:color="auto"/>
            <w:bottom w:val="none" w:sz="0" w:space="0" w:color="auto"/>
            <w:right w:val="none" w:sz="0" w:space="0" w:color="auto"/>
          </w:divBdr>
        </w:div>
        <w:div w:id="166293032">
          <w:marLeft w:val="640"/>
          <w:marRight w:val="0"/>
          <w:marTop w:val="0"/>
          <w:marBottom w:val="0"/>
          <w:divBdr>
            <w:top w:val="none" w:sz="0" w:space="0" w:color="auto"/>
            <w:left w:val="none" w:sz="0" w:space="0" w:color="auto"/>
            <w:bottom w:val="none" w:sz="0" w:space="0" w:color="auto"/>
            <w:right w:val="none" w:sz="0" w:space="0" w:color="auto"/>
          </w:divBdr>
        </w:div>
        <w:div w:id="190459086">
          <w:marLeft w:val="640"/>
          <w:marRight w:val="0"/>
          <w:marTop w:val="0"/>
          <w:marBottom w:val="0"/>
          <w:divBdr>
            <w:top w:val="none" w:sz="0" w:space="0" w:color="auto"/>
            <w:left w:val="none" w:sz="0" w:space="0" w:color="auto"/>
            <w:bottom w:val="none" w:sz="0" w:space="0" w:color="auto"/>
            <w:right w:val="none" w:sz="0" w:space="0" w:color="auto"/>
          </w:divBdr>
        </w:div>
        <w:div w:id="240453353">
          <w:marLeft w:val="640"/>
          <w:marRight w:val="0"/>
          <w:marTop w:val="0"/>
          <w:marBottom w:val="0"/>
          <w:divBdr>
            <w:top w:val="none" w:sz="0" w:space="0" w:color="auto"/>
            <w:left w:val="none" w:sz="0" w:space="0" w:color="auto"/>
            <w:bottom w:val="none" w:sz="0" w:space="0" w:color="auto"/>
            <w:right w:val="none" w:sz="0" w:space="0" w:color="auto"/>
          </w:divBdr>
        </w:div>
        <w:div w:id="243804927">
          <w:marLeft w:val="640"/>
          <w:marRight w:val="0"/>
          <w:marTop w:val="0"/>
          <w:marBottom w:val="0"/>
          <w:divBdr>
            <w:top w:val="none" w:sz="0" w:space="0" w:color="auto"/>
            <w:left w:val="none" w:sz="0" w:space="0" w:color="auto"/>
            <w:bottom w:val="none" w:sz="0" w:space="0" w:color="auto"/>
            <w:right w:val="none" w:sz="0" w:space="0" w:color="auto"/>
          </w:divBdr>
        </w:div>
        <w:div w:id="318273903">
          <w:marLeft w:val="640"/>
          <w:marRight w:val="0"/>
          <w:marTop w:val="0"/>
          <w:marBottom w:val="0"/>
          <w:divBdr>
            <w:top w:val="none" w:sz="0" w:space="0" w:color="auto"/>
            <w:left w:val="none" w:sz="0" w:space="0" w:color="auto"/>
            <w:bottom w:val="none" w:sz="0" w:space="0" w:color="auto"/>
            <w:right w:val="none" w:sz="0" w:space="0" w:color="auto"/>
          </w:divBdr>
        </w:div>
        <w:div w:id="329604488">
          <w:marLeft w:val="640"/>
          <w:marRight w:val="0"/>
          <w:marTop w:val="0"/>
          <w:marBottom w:val="0"/>
          <w:divBdr>
            <w:top w:val="none" w:sz="0" w:space="0" w:color="auto"/>
            <w:left w:val="none" w:sz="0" w:space="0" w:color="auto"/>
            <w:bottom w:val="none" w:sz="0" w:space="0" w:color="auto"/>
            <w:right w:val="none" w:sz="0" w:space="0" w:color="auto"/>
          </w:divBdr>
        </w:div>
        <w:div w:id="353385754">
          <w:marLeft w:val="640"/>
          <w:marRight w:val="0"/>
          <w:marTop w:val="0"/>
          <w:marBottom w:val="0"/>
          <w:divBdr>
            <w:top w:val="none" w:sz="0" w:space="0" w:color="auto"/>
            <w:left w:val="none" w:sz="0" w:space="0" w:color="auto"/>
            <w:bottom w:val="none" w:sz="0" w:space="0" w:color="auto"/>
            <w:right w:val="none" w:sz="0" w:space="0" w:color="auto"/>
          </w:divBdr>
        </w:div>
        <w:div w:id="386420987">
          <w:marLeft w:val="640"/>
          <w:marRight w:val="0"/>
          <w:marTop w:val="0"/>
          <w:marBottom w:val="0"/>
          <w:divBdr>
            <w:top w:val="none" w:sz="0" w:space="0" w:color="auto"/>
            <w:left w:val="none" w:sz="0" w:space="0" w:color="auto"/>
            <w:bottom w:val="none" w:sz="0" w:space="0" w:color="auto"/>
            <w:right w:val="none" w:sz="0" w:space="0" w:color="auto"/>
          </w:divBdr>
        </w:div>
        <w:div w:id="500773491">
          <w:marLeft w:val="640"/>
          <w:marRight w:val="0"/>
          <w:marTop w:val="0"/>
          <w:marBottom w:val="0"/>
          <w:divBdr>
            <w:top w:val="none" w:sz="0" w:space="0" w:color="auto"/>
            <w:left w:val="none" w:sz="0" w:space="0" w:color="auto"/>
            <w:bottom w:val="none" w:sz="0" w:space="0" w:color="auto"/>
            <w:right w:val="none" w:sz="0" w:space="0" w:color="auto"/>
          </w:divBdr>
        </w:div>
        <w:div w:id="507912119">
          <w:marLeft w:val="640"/>
          <w:marRight w:val="0"/>
          <w:marTop w:val="0"/>
          <w:marBottom w:val="0"/>
          <w:divBdr>
            <w:top w:val="none" w:sz="0" w:space="0" w:color="auto"/>
            <w:left w:val="none" w:sz="0" w:space="0" w:color="auto"/>
            <w:bottom w:val="none" w:sz="0" w:space="0" w:color="auto"/>
            <w:right w:val="none" w:sz="0" w:space="0" w:color="auto"/>
          </w:divBdr>
        </w:div>
        <w:div w:id="518157171">
          <w:marLeft w:val="640"/>
          <w:marRight w:val="0"/>
          <w:marTop w:val="0"/>
          <w:marBottom w:val="0"/>
          <w:divBdr>
            <w:top w:val="none" w:sz="0" w:space="0" w:color="auto"/>
            <w:left w:val="none" w:sz="0" w:space="0" w:color="auto"/>
            <w:bottom w:val="none" w:sz="0" w:space="0" w:color="auto"/>
            <w:right w:val="none" w:sz="0" w:space="0" w:color="auto"/>
          </w:divBdr>
        </w:div>
        <w:div w:id="535001816">
          <w:marLeft w:val="640"/>
          <w:marRight w:val="0"/>
          <w:marTop w:val="0"/>
          <w:marBottom w:val="0"/>
          <w:divBdr>
            <w:top w:val="none" w:sz="0" w:space="0" w:color="auto"/>
            <w:left w:val="none" w:sz="0" w:space="0" w:color="auto"/>
            <w:bottom w:val="none" w:sz="0" w:space="0" w:color="auto"/>
            <w:right w:val="none" w:sz="0" w:space="0" w:color="auto"/>
          </w:divBdr>
        </w:div>
        <w:div w:id="552738571">
          <w:marLeft w:val="640"/>
          <w:marRight w:val="0"/>
          <w:marTop w:val="0"/>
          <w:marBottom w:val="0"/>
          <w:divBdr>
            <w:top w:val="none" w:sz="0" w:space="0" w:color="auto"/>
            <w:left w:val="none" w:sz="0" w:space="0" w:color="auto"/>
            <w:bottom w:val="none" w:sz="0" w:space="0" w:color="auto"/>
            <w:right w:val="none" w:sz="0" w:space="0" w:color="auto"/>
          </w:divBdr>
        </w:div>
        <w:div w:id="578102996">
          <w:marLeft w:val="640"/>
          <w:marRight w:val="0"/>
          <w:marTop w:val="0"/>
          <w:marBottom w:val="0"/>
          <w:divBdr>
            <w:top w:val="none" w:sz="0" w:space="0" w:color="auto"/>
            <w:left w:val="none" w:sz="0" w:space="0" w:color="auto"/>
            <w:bottom w:val="none" w:sz="0" w:space="0" w:color="auto"/>
            <w:right w:val="none" w:sz="0" w:space="0" w:color="auto"/>
          </w:divBdr>
        </w:div>
        <w:div w:id="665059568">
          <w:marLeft w:val="640"/>
          <w:marRight w:val="0"/>
          <w:marTop w:val="0"/>
          <w:marBottom w:val="0"/>
          <w:divBdr>
            <w:top w:val="none" w:sz="0" w:space="0" w:color="auto"/>
            <w:left w:val="none" w:sz="0" w:space="0" w:color="auto"/>
            <w:bottom w:val="none" w:sz="0" w:space="0" w:color="auto"/>
            <w:right w:val="none" w:sz="0" w:space="0" w:color="auto"/>
          </w:divBdr>
        </w:div>
        <w:div w:id="703284407">
          <w:marLeft w:val="640"/>
          <w:marRight w:val="0"/>
          <w:marTop w:val="0"/>
          <w:marBottom w:val="0"/>
          <w:divBdr>
            <w:top w:val="none" w:sz="0" w:space="0" w:color="auto"/>
            <w:left w:val="none" w:sz="0" w:space="0" w:color="auto"/>
            <w:bottom w:val="none" w:sz="0" w:space="0" w:color="auto"/>
            <w:right w:val="none" w:sz="0" w:space="0" w:color="auto"/>
          </w:divBdr>
        </w:div>
        <w:div w:id="728457491">
          <w:marLeft w:val="640"/>
          <w:marRight w:val="0"/>
          <w:marTop w:val="0"/>
          <w:marBottom w:val="0"/>
          <w:divBdr>
            <w:top w:val="none" w:sz="0" w:space="0" w:color="auto"/>
            <w:left w:val="none" w:sz="0" w:space="0" w:color="auto"/>
            <w:bottom w:val="none" w:sz="0" w:space="0" w:color="auto"/>
            <w:right w:val="none" w:sz="0" w:space="0" w:color="auto"/>
          </w:divBdr>
        </w:div>
        <w:div w:id="734744393">
          <w:marLeft w:val="640"/>
          <w:marRight w:val="0"/>
          <w:marTop w:val="0"/>
          <w:marBottom w:val="0"/>
          <w:divBdr>
            <w:top w:val="none" w:sz="0" w:space="0" w:color="auto"/>
            <w:left w:val="none" w:sz="0" w:space="0" w:color="auto"/>
            <w:bottom w:val="none" w:sz="0" w:space="0" w:color="auto"/>
            <w:right w:val="none" w:sz="0" w:space="0" w:color="auto"/>
          </w:divBdr>
        </w:div>
        <w:div w:id="754473318">
          <w:marLeft w:val="640"/>
          <w:marRight w:val="0"/>
          <w:marTop w:val="0"/>
          <w:marBottom w:val="0"/>
          <w:divBdr>
            <w:top w:val="none" w:sz="0" w:space="0" w:color="auto"/>
            <w:left w:val="none" w:sz="0" w:space="0" w:color="auto"/>
            <w:bottom w:val="none" w:sz="0" w:space="0" w:color="auto"/>
            <w:right w:val="none" w:sz="0" w:space="0" w:color="auto"/>
          </w:divBdr>
        </w:div>
        <w:div w:id="758452155">
          <w:marLeft w:val="640"/>
          <w:marRight w:val="0"/>
          <w:marTop w:val="0"/>
          <w:marBottom w:val="0"/>
          <w:divBdr>
            <w:top w:val="none" w:sz="0" w:space="0" w:color="auto"/>
            <w:left w:val="none" w:sz="0" w:space="0" w:color="auto"/>
            <w:bottom w:val="none" w:sz="0" w:space="0" w:color="auto"/>
            <w:right w:val="none" w:sz="0" w:space="0" w:color="auto"/>
          </w:divBdr>
        </w:div>
        <w:div w:id="779880980">
          <w:marLeft w:val="640"/>
          <w:marRight w:val="0"/>
          <w:marTop w:val="0"/>
          <w:marBottom w:val="0"/>
          <w:divBdr>
            <w:top w:val="none" w:sz="0" w:space="0" w:color="auto"/>
            <w:left w:val="none" w:sz="0" w:space="0" w:color="auto"/>
            <w:bottom w:val="none" w:sz="0" w:space="0" w:color="auto"/>
            <w:right w:val="none" w:sz="0" w:space="0" w:color="auto"/>
          </w:divBdr>
        </w:div>
        <w:div w:id="837353689">
          <w:marLeft w:val="640"/>
          <w:marRight w:val="0"/>
          <w:marTop w:val="0"/>
          <w:marBottom w:val="0"/>
          <w:divBdr>
            <w:top w:val="none" w:sz="0" w:space="0" w:color="auto"/>
            <w:left w:val="none" w:sz="0" w:space="0" w:color="auto"/>
            <w:bottom w:val="none" w:sz="0" w:space="0" w:color="auto"/>
            <w:right w:val="none" w:sz="0" w:space="0" w:color="auto"/>
          </w:divBdr>
        </w:div>
        <w:div w:id="848183474">
          <w:marLeft w:val="640"/>
          <w:marRight w:val="0"/>
          <w:marTop w:val="0"/>
          <w:marBottom w:val="0"/>
          <w:divBdr>
            <w:top w:val="none" w:sz="0" w:space="0" w:color="auto"/>
            <w:left w:val="none" w:sz="0" w:space="0" w:color="auto"/>
            <w:bottom w:val="none" w:sz="0" w:space="0" w:color="auto"/>
            <w:right w:val="none" w:sz="0" w:space="0" w:color="auto"/>
          </w:divBdr>
        </w:div>
        <w:div w:id="892236038">
          <w:marLeft w:val="640"/>
          <w:marRight w:val="0"/>
          <w:marTop w:val="0"/>
          <w:marBottom w:val="0"/>
          <w:divBdr>
            <w:top w:val="none" w:sz="0" w:space="0" w:color="auto"/>
            <w:left w:val="none" w:sz="0" w:space="0" w:color="auto"/>
            <w:bottom w:val="none" w:sz="0" w:space="0" w:color="auto"/>
            <w:right w:val="none" w:sz="0" w:space="0" w:color="auto"/>
          </w:divBdr>
        </w:div>
        <w:div w:id="916790920">
          <w:marLeft w:val="640"/>
          <w:marRight w:val="0"/>
          <w:marTop w:val="0"/>
          <w:marBottom w:val="0"/>
          <w:divBdr>
            <w:top w:val="none" w:sz="0" w:space="0" w:color="auto"/>
            <w:left w:val="none" w:sz="0" w:space="0" w:color="auto"/>
            <w:bottom w:val="none" w:sz="0" w:space="0" w:color="auto"/>
            <w:right w:val="none" w:sz="0" w:space="0" w:color="auto"/>
          </w:divBdr>
        </w:div>
        <w:div w:id="935209215">
          <w:marLeft w:val="640"/>
          <w:marRight w:val="0"/>
          <w:marTop w:val="0"/>
          <w:marBottom w:val="0"/>
          <w:divBdr>
            <w:top w:val="none" w:sz="0" w:space="0" w:color="auto"/>
            <w:left w:val="none" w:sz="0" w:space="0" w:color="auto"/>
            <w:bottom w:val="none" w:sz="0" w:space="0" w:color="auto"/>
            <w:right w:val="none" w:sz="0" w:space="0" w:color="auto"/>
          </w:divBdr>
        </w:div>
        <w:div w:id="965087811">
          <w:marLeft w:val="640"/>
          <w:marRight w:val="0"/>
          <w:marTop w:val="0"/>
          <w:marBottom w:val="0"/>
          <w:divBdr>
            <w:top w:val="none" w:sz="0" w:space="0" w:color="auto"/>
            <w:left w:val="none" w:sz="0" w:space="0" w:color="auto"/>
            <w:bottom w:val="none" w:sz="0" w:space="0" w:color="auto"/>
            <w:right w:val="none" w:sz="0" w:space="0" w:color="auto"/>
          </w:divBdr>
        </w:div>
        <w:div w:id="987707818">
          <w:marLeft w:val="640"/>
          <w:marRight w:val="0"/>
          <w:marTop w:val="0"/>
          <w:marBottom w:val="0"/>
          <w:divBdr>
            <w:top w:val="none" w:sz="0" w:space="0" w:color="auto"/>
            <w:left w:val="none" w:sz="0" w:space="0" w:color="auto"/>
            <w:bottom w:val="none" w:sz="0" w:space="0" w:color="auto"/>
            <w:right w:val="none" w:sz="0" w:space="0" w:color="auto"/>
          </w:divBdr>
        </w:div>
        <w:div w:id="995911549">
          <w:marLeft w:val="640"/>
          <w:marRight w:val="0"/>
          <w:marTop w:val="0"/>
          <w:marBottom w:val="0"/>
          <w:divBdr>
            <w:top w:val="none" w:sz="0" w:space="0" w:color="auto"/>
            <w:left w:val="none" w:sz="0" w:space="0" w:color="auto"/>
            <w:bottom w:val="none" w:sz="0" w:space="0" w:color="auto"/>
            <w:right w:val="none" w:sz="0" w:space="0" w:color="auto"/>
          </w:divBdr>
        </w:div>
        <w:div w:id="997612665">
          <w:marLeft w:val="640"/>
          <w:marRight w:val="0"/>
          <w:marTop w:val="0"/>
          <w:marBottom w:val="0"/>
          <w:divBdr>
            <w:top w:val="none" w:sz="0" w:space="0" w:color="auto"/>
            <w:left w:val="none" w:sz="0" w:space="0" w:color="auto"/>
            <w:bottom w:val="none" w:sz="0" w:space="0" w:color="auto"/>
            <w:right w:val="none" w:sz="0" w:space="0" w:color="auto"/>
          </w:divBdr>
        </w:div>
        <w:div w:id="1002045960">
          <w:marLeft w:val="640"/>
          <w:marRight w:val="0"/>
          <w:marTop w:val="0"/>
          <w:marBottom w:val="0"/>
          <w:divBdr>
            <w:top w:val="none" w:sz="0" w:space="0" w:color="auto"/>
            <w:left w:val="none" w:sz="0" w:space="0" w:color="auto"/>
            <w:bottom w:val="none" w:sz="0" w:space="0" w:color="auto"/>
            <w:right w:val="none" w:sz="0" w:space="0" w:color="auto"/>
          </w:divBdr>
        </w:div>
        <w:div w:id="1014379153">
          <w:marLeft w:val="640"/>
          <w:marRight w:val="0"/>
          <w:marTop w:val="0"/>
          <w:marBottom w:val="0"/>
          <w:divBdr>
            <w:top w:val="none" w:sz="0" w:space="0" w:color="auto"/>
            <w:left w:val="none" w:sz="0" w:space="0" w:color="auto"/>
            <w:bottom w:val="none" w:sz="0" w:space="0" w:color="auto"/>
            <w:right w:val="none" w:sz="0" w:space="0" w:color="auto"/>
          </w:divBdr>
        </w:div>
        <w:div w:id="1019549589">
          <w:marLeft w:val="640"/>
          <w:marRight w:val="0"/>
          <w:marTop w:val="0"/>
          <w:marBottom w:val="0"/>
          <w:divBdr>
            <w:top w:val="none" w:sz="0" w:space="0" w:color="auto"/>
            <w:left w:val="none" w:sz="0" w:space="0" w:color="auto"/>
            <w:bottom w:val="none" w:sz="0" w:space="0" w:color="auto"/>
            <w:right w:val="none" w:sz="0" w:space="0" w:color="auto"/>
          </w:divBdr>
        </w:div>
        <w:div w:id="1056010139">
          <w:marLeft w:val="640"/>
          <w:marRight w:val="0"/>
          <w:marTop w:val="0"/>
          <w:marBottom w:val="0"/>
          <w:divBdr>
            <w:top w:val="none" w:sz="0" w:space="0" w:color="auto"/>
            <w:left w:val="none" w:sz="0" w:space="0" w:color="auto"/>
            <w:bottom w:val="none" w:sz="0" w:space="0" w:color="auto"/>
            <w:right w:val="none" w:sz="0" w:space="0" w:color="auto"/>
          </w:divBdr>
        </w:div>
        <w:div w:id="1062948608">
          <w:marLeft w:val="640"/>
          <w:marRight w:val="0"/>
          <w:marTop w:val="0"/>
          <w:marBottom w:val="0"/>
          <w:divBdr>
            <w:top w:val="none" w:sz="0" w:space="0" w:color="auto"/>
            <w:left w:val="none" w:sz="0" w:space="0" w:color="auto"/>
            <w:bottom w:val="none" w:sz="0" w:space="0" w:color="auto"/>
            <w:right w:val="none" w:sz="0" w:space="0" w:color="auto"/>
          </w:divBdr>
        </w:div>
        <w:div w:id="1079862333">
          <w:marLeft w:val="640"/>
          <w:marRight w:val="0"/>
          <w:marTop w:val="0"/>
          <w:marBottom w:val="0"/>
          <w:divBdr>
            <w:top w:val="none" w:sz="0" w:space="0" w:color="auto"/>
            <w:left w:val="none" w:sz="0" w:space="0" w:color="auto"/>
            <w:bottom w:val="none" w:sz="0" w:space="0" w:color="auto"/>
            <w:right w:val="none" w:sz="0" w:space="0" w:color="auto"/>
          </w:divBdr>
        </w:div>
        <w:div w:id="1105465905">
          <w:marLeft w:val="640"/>
          <w:marRight w:val="0"/>
          <w:marTop w:val="0"/>
          <w:marBottom w:val="0"/>
          <w:divBdr>
            <w:top w:val="none" w:sz="0" w:space="0" w:color="auto"/>
            <w:left w:val="none" w:sz="0" w:space="0" w:color="auto"/>
            <w:bottom w:val="none" w:sz="0" w:space="0" w:color="auto"/>
            <w:right w:val="none" w:sz="0" w:space="0" w:color="auto"/>
          </w:divBdr>
        </w:div>
        <w:div w:id="1108962370">
          <w:marLeft w:val="640"/>
          <w:marRight w:val="0"/>
          <w:marTop w:val="0"/>
          <w:marBottom w:val="0"/>
          <w:divBdr>
            <w:top w:val="none" w:sz="0" w:space="0" w:color="auto"/>
            <w:left w:val="none" w:sz="0" w:space="0" w:color="auto"/>
            <w:bottom w:val="none" w:sz="0" w:space="0" w:color="auto"/>
            <w:right w:val="none" w:sz="0" w:space="0" w:color="auto"/>
          </w:divBdr>
        </w:div>
        <w:div w:id="1119374558">
          <w:marLeft w:val="640"/>
          <w:marRight w:val="0"/>
          <w:marTop w:val="0"/>
          <w:marBottom w:val="0"/>
          <w:divBdr>
            <w:top w:val="none" w:sz="0" w:space="0" w:color="auto"/>
            <w:left w:val="none" w:sz="0" w:space="0" w:color="auto"/>
            <w:bottom w:val="none" w:sz="0" w:space="0" w:color="auto"/>
            <w:right w:val="none" w:sz="0" w:space="0" w:color="auto"/>
          </w:divBdr>
        </w:div>
        <w:div w:id="1154494210">
          <w:marLeft w:val="640"/>
          <w:marRight w:val="0"/>
          <w:marTop w:val="0"/>
          <w:marBottom w:val="0"/>
          <w:divBdr>
            <w:top w:val="none" w:sz="0" w:space="0" w:color="auto"/>
            <w:left w:val="none" w:sz="0" w:space="0" w:color="auto"/>
            <w:bottom w:val="none" w:sz="0" w:space="0" w:color="auto"/>
            <w:right w:val="none" w:sz="0" w:space="0" w:color="auto"/>
          </w:divBdr>
        </w:div>
        <w:div w:id="1201894120">
          <w:marLeft w:val="640"/>
          <w:marRight w:val="0"/>
          <w:marTop w:val="0"/>
          <w:marBottom w:val="0"/>
          <w:divBdr>
            <w:top w:val="none" w:sz="0" w:space="0" w:color="auto"/>
            <w:left w:val="none" w:sz="0" w:space="0" w:color="auto"/>
            <w:bottom w:val="none" w:sz="0" w:space="0" w:color="auto"/>
            <w:right w:val="none" w:sz="0" w:space="0" w:color="auto"/>
          </w:divBdr>
        </w:div>
        <w:div w:id="1203977439">
          <w:marLeft w:val="640"/>
          <w:marRight w:val="0"/>
          <w:marTop w:val="0"/>
          <w:marBottom w:val="0"/>
          <w:divBdr>
            <w:top w:val="none" w:sz="0" w:space="0" w:color="auto"/>
            <w:left w:val="none" w:sz="0" w:space="0" w:color="auto"/>
            <w:bottom w:val="none" w:sz="0" w:space="0" w:color="auto"/>
            <w:right w:val="none" w:sz="0" w:space="0" w:color="auto"/>
          </w:divBdr>
        </w:div>
        <w:div w:id="1211571756">
          <w:marLeft w:val="640"/>
          <w:marRight w:val="0"/>
          <w:marTop w:val="0"/>
          <w:marBottom w:val="0"/>
          <w:divBdr>
            <w:top w:val="none" w:sz="0" w:space="0" w:color="auto"/>
            <w:left w:val="none" w:sz="0" w:space="0" w:color="auto"/>
            <w:bottom w:val="none" w:sz="0" w:space="0" w:color="auto"/>
            <w:right w:val="none" w:sz="0" w:space="0" w:color="auto"/>
          </w:divBdr>
        </w:div>
        <w:div w:id="1217202750">
          <w:marLeft w:val="640"/>
          <w:marRight w:val="0"/>
          <w:marTop w:val="0"/>
          <w:marBottom w:val="0"/>
          <w:divBdr>
            <w:top w:val="none" w:sz="0" w:space="0" w:color="auto"/>
            <w:left w:val="none" w:sz="0" w:space="0" w:color="auto"/>
            <w:bottom w:val="none" w:sz="0" w:space="0" w:color="auto"/>
            <w:right w:val="none" w:sz="0" w:space="0" w:color="auto"/>
          </w:divBdr>
        </w:div>
        <w:div w:id="1317225429">
          <w:marLeft w:val="640"/>
          <w:marRight w:val="0"/>
          <w:marTop w:val="0"/>
          <w:marBottom w:val="0"/>
          <w:divBdr>
            <w:top w:val="none" w:sz="0" w:space="0" w:color="auto"/>
            <w:left w:val="none" w:sz="0" w:space="0" w:color="auto"/>
            <w:bottom w:val="none" w:sz="0" w:space="0" w:color="auto"/>
            <w:right w:val="none" w:sz="0" w:space="0" w:color="auto"/>
          </w:divBdr>
        </w:div>
        <w:div w:id="1347095483">
          <w:marLeft w:val="640"/>
          <w:marRight w:val="0"/>
          <w:marTop w:val="0"/>
          <w:marBottom w:val="0"/>
          <w:divBdr>
            <w:top w:val="none" w:sz="0" w:space="0" w:color="auto"/>
            <w:left w:val="none" w:sz="0" w:space="0" w:color="auto"/>
            <w:bottom w:val="none" w:sz="0" w:space="0" w:color="auto"/>
            <w:right w:val="none" w:sz="0" w:space="0" w:color="auto"/>
          </w:divBdr>
        </w:div>
        <w:div w:id="1383946115">
          <w:marLeft w:val="640"/>
          <w:marRight w:val="0"/>
          <w:marTop w:val="0"/>
          <w:marBottom w:val="0"/>
          <w:divBdr>
            <w:top w:val="none" w:sz="0" w:space="0" w:color="auto"/>
            <w:left w:val="none" w:sz="0" w:space="0" w:color="auto"/>
            <w:bottom w:val="none" w:sz="0" w:space="0" w:color="auto"/>
            <w:right w:val="none" w:sz="0" w:space="0" w:color="auto"/>
          </w:divBdr>
        </w:div>
        <w:div w:id="1394502540">
          <w:marLeft w:val="640"/>
          <w:marRight w:val="0"/>
          <w:marTop w:val="0"/>
          <w:marBottom w:val="0"/>
          <w:divBdr>
            <w:top w:val="none" w:sz="0" w:space="0" w:color="auto"/>
            <w:left w:val="none" w:sz="0" w:space="0" w:color="auto"/>
            <w:bottom w:val="none" w:sz="0" w:space="0" w:color="auto"/>
            <w:right w:val="none" w:sz="0" w:space="0" w:color="auto"/>
          </w:divBdr>
        </w:div>
        <w:div w:id="1408186827">
          <w:marLeft w:val="640"/>
          <w:marRight w:val="0"/>
          <w:marTop w:val="0"/>
          <w:marBottom w:val="0"/>
          <w:divBdr>
            <w:top w:val="none" w:sz="0" w:space="0" w:color="auto"/>
            <w:left w:val="none" w:sz="0" w:space="0" w:color="auto"/>
            <w:bottom w:val="none" w:sz="0" w:space="0" w:color="auto"/>
            <w:right w:val="none" w:sz="0" w:space="0" w:color="auto"/>
          </w:divBdr>
        </w:div>
        <w:div w:id="1450276319">
          <w:marLeft w:val="640"/>
          <w:marRight w:val="0"/>
          <w:marTop w:val="0"/>
          <w:marBottom w:val="0"/>
          <w:divBdr>
            <w:top w:val="none" w:sz="0" w:space="0" w:color="auto"/>
            <w:left w:val="none" w:sz="0" w:space="0" w:color="auto"/>
            <w:bottom w:val="none" w:sz="0" w:space="0" w:color="auto"/>
            <w:right w:val="none" w:sz="0" w:space="0" w:color="auto"/>
          </w:divBdr>
        </w:div>
        <w:div w:id="1471023369">
          <w:marLeft w:val="640"/>
          <w:marRight w:val="0"/>
          <w:marTop w:val="0"/>
          <w:marBottom w:val="0"/>
          <w:divBdr>
            <w:top w:val="none" w:sz="0" w:space="0" w:color="auto"/>
            <w:left w:val="none" w:sz="0" w:space="0" w:color="auto"/>
            <w:bottom w:val="none" w:sz="0" w:space="0" w:color="auto"/>
            <w:right w:val="none" w:sz="0" w:space="0" w:color="auto"/>
          </w:divBdr>
        </w:div>
        <w:div w:id="1519196212">
          <w:marLeft w:val="640"/>
          <w:marRight w:val="0"/>
          <w:marTop w:val="0"/>
          <w:marBottom w:val="0"/>
          <w:divBdr>
            <w:top w:val="none" w:sz="0" w:space="0" w:color="auto"/>
            <w:left w:val="none" w:sz="0" w:space="0" w:color="auto"/>
            <w:bottom w:val="none" w:sz="0" w:space="0" w:color="auto"/>
            <w:right w:val="none" w:sz="0" w:space="0" w:color="auto"/>
          </w:divBdr>
        </w:div>
        <w:div w:id="1536842741">
          <w:marLeft w:val="640"/>
          <w:marRight w:val="0"/>
          <w:marTop w:val="0"/>
          <w:marBottom w:val="0"/>
          <w:divBdr>
            <w:top w:val="none" w:sz="0" w:space="0" w:color="auto"/>
            <w:left w:val="none" w:sz="0" w:space="0" w:color="auto"/>
            <w:bottom w:val="none" w:sz="0" w:space="0" w:color="auto"/>
            <w:right w:val="none" w:sz="0" w:space="0" w:color="auto"/>
          </w:divBdr>
        </w:div>
        <w:div w:id="1557626381">
          <w:marLeft w:val="640"/>
          <w:marRight w:val="0"/>
          <w:marTop w:val="0"/>
          <w:marBottom w:val="0"/>
          <w:divBdr>
            <w:top w:val="none" w:sz="0" w:space="0" w:color="auto"/>
            <w:left w:val="none" w:sz="0" w:space="0" w:color="auto"/>
            <w:bottom w:val="none" w:sz="0" w:space="0" w:color="auto"/>
            <w:right w:val="none" w:sz="0" w:space="0" w:color="auto"/>
          </w:divBdr>
        </w:div>
        <w:div w:id="1590894283">
          <w:marLeft w:val="640"/>
          <w:marRight w:val="0"/>
          <w:marTop w:val="0"/>
          <w:marBottom w:val="0"/>
          <w:divBdr>
            <w:top w:val="none" w:sz="0" w:space="0" w:color="auto"/>
            <w:left w:val="none" w:sz="0" w:space="0" w:color="auto"/>
            <w:bottom w:val="none" w:sz="0" w:space="0" w:color="auto"/>
            <w:right w:val="none" w:sz="0" w:space="0" w:color="auto"/>
          </w:divBdr>
        </w:div>
        <w:div w:id="1638220667">
          <w:marLeft w:val="640"/>
          <w:marRight w:val="0"/>
          <w:marTop w:val="0"/>
          <w:marBottom w:val="0"/>
          <w:divBdr>
            <w:top w:val="none" w:sz="0" w:space="0" w:color="auto"/>
            <w:left w:val="none" w:sz="0" w:space="0" w:color="auto"/>
            <w:bottom w:val="none" w:sz="0" w:space="0" w:color="auto"/>
            <w:right w:val="none" w:sz="0" w:space="0" w:color="auto"/>
          </w:divBdr>
        </w:div>
        <w:div w:id="1641152999">
          <w:marLeft w:val="640"/>
          <w:marRight w:val="0"/>
          <w:marTop w:val="0"/>
          <w:marBottom w:val="0"/>
          <w:divBdr>
            <w:top w:val="none" w:sz="0" w:space="0" w:color="auto"/>
            <w:left w:val="none" w:sz="0" w:space="0" w:color="auto"/>
            <w:bottom w:val="none" w:sz="0" w:space="0" w:color="auto"/>
            <w:right w:val="none" w:sz="0" w:space="0" w:color="auto"/>
          </w:divBdr>
        </w:div>
        <w:div w:id="1670868334">
          <w:marLeft w:val="640"/>
          <w:marRight w:val="0"/>
          <w:marTop w:val="0"/>
          <w:marBottom w:val="0"/>
          <w:divBdr>
            <w:top w:val="none" w:sz="0" w:space="0" w:color="auto"/>
            <w:left w:val="none" w:sz="0" w:space="0" w:color="auto"/>
            <w:bottom w:val="none" w:sz="0" w:space="0" w:color="auto"/>
            <w:right w:val="none" w:sz="0" w:space="0" w:color="auto"/>
          </w:divBdr>
        </w:div>
        <w:div w:id="1688680094">
          <w:marLeft w:val="640"/>
          <w:marRight w:val="0"/>
          <w:marTop w:val="0"/>
          <w:marBottom w:val="0"/>
          <w:divBdr>
            <w:top w:val="none" w:sz="0" w:space="0" w:color="auto"/>
            <w:left w:val="none" w:sz="0" w:space="0" w:color="auto"/>
            <w:bottom w:val="none" w:sz="0" w:space="0" w:color="auto"/>
            <w:right w:val="none" w:sz="0" w:space="0" w:color="auto"/>
          </w:divBdr>
        </w:div>
        <w:div w:id="1749382375">
          <w:marLeft w:val="640"/>
          <w:marRight w:val="0"/>
          <w:marTop w:val="0"/>
          <w:marBottom w:val="0"/>
          <w:divBdr>
            <w:top w:val="none" w:sz="0" w:space="0" w:color="auto"/>
            <w:left w:val="none" w:sz="0" w:space="0" w:color="auto"/>
            <w:bottom w:val="none" w:sz="0" w:space="0" w:color="auto"/>
            <w:right w:val="none" w:sz="0" w:space="0" w:color="auto"/>
          </w:divBdr>
        </w:div>
        <w:div w:id="1750040398">
          <w:marLeft w:val="640"/>
          <w:marRight w:val="0"/>
          <w:marTop w:val="0"/>
          <w:marBottom w:val="0"/>
          <w:divBdr>
            <w:top w:val="none" w:sz="0" w:space="0" w:color="auto"/>
            <w:left w:val="none" w:sz="0" w:space="0" w:color="auto"/>
            <w:bottom w:val="none" w:sz="0" w:space="0" w:color="auto"/>
            <w:right w:val="none" w:sz="0" w:space="0" w:color="auto"/>
          </w:divBdr>
        </w:div>
        <w:div w:id="1753627936">
          <w:marLeft w:val="640"/>
          <w:marRight w:val="0"/>
          <w:marTop w:val="0"/>
          <w:marBottom w:val="0"/>
          <w:divBdr>
            <w:top w:val="none" w:sz="0" w:space="0" w:color="auto"/>
            <w:left w:val="none" w:sz="0" w:space="0" w:color="auto"/>
            <w:bottom w:val="none" w:sz="0" w:space="0" w:color="auto"/>
            <w:right w:val="none" w:sz="0" w:space="0" w:color="auto"/>
          </w:divBdr>
        </w:div>
        <w:div w:id="1759523700">
          <w:marLeft w:val="640"/>
          <w:marRight w:val="0"/>
          <w:marTop w:val="0"/>
          <w:marBottom w:val="0"/>
          <w:divBdr>
            <w:top w:val="none" w:sz="0" w:space="0" w:color="auto"/>
            <w:left w:val="none" w:sz="0" w:space="0" w:color="auto"/>
            <w:bottom w:val="none" w:sz="0" w:space="0" w:color="auto"/>
            <w:right w:val="none" w:sz="0" w:space="0" w:color="auto"/>
          </w:divBdr>
        </w:div>
        <w:div w:id="1781215189">
          <w:marLeft w:val="640"/>
          <w:marRight w:val="0"/>
          <w:marTop w:val="0"/>
          <w:marBottom w:val="0"/>
          <w:divBdr>
            <w:top w:val="none" w:sz="0" w:space="0" w:color="auto"/>
            <w:left w:val="none" w:sz="0" w:space="0" w:color="auto"/>
            <w:bottom w:val="none" w:sz="0" w:space="0" w:color="auto"/>
            <w:right w:val="none" w:sz="0" w:space="0" w:color="auto"/>
          </w:divBdr>
        </w:div>
        <w:div w:id="1805385896">
          <w:marLeft w:val="640"/>
          <w:marRight w:val="0"/>
          <w:marTop w:val="0"/>
          <w:marBottom w:val="0"/>
          <w:divBdr>
            <w:top w:val="none" w:sz="0" w:space="0" w:color="auto"/>
            <w:left w:val="none" w:sz="0" w:space="0" w:color="auto"/>
            <w:bottom w:val="none" w:sz="0" w:space="0" w:color="auto"/>
            <w:right w:val="none" w:sz="0" w:space="0" w:color="auto"/>
          </w:divBdr>
        </w:div>
        <w:div w:id="1822455286">
          <w:marLeft w:val="640"/>
          <w:marRight w:val="0"/>
          <w:marTop w:val="0"/>
          <w:marBottom w:val="0"/>
          <w:divBdr>
            <w:top w:val="none" w:sz="0" w:space="0" w:color="auto"/>
            <w:left w:val="none" w:sz="0" w:space="0" w:color="auto"/>
            <w:bottom w:val="none" w:sz="0" w:space="0" w:color="auto"/>
            <w:right w:val="none" w:sz="0" w:space="0" w:color="auto"/>
          </w:divBdr>
        </w:div>
        <w:div w:id="1829710596">
          <w:marLeft w:val="640"/>
          <w:marRight w:val="0"/>
          <w:marTop w:val="0"/>
          <w:marBottom w:val="0"/>
          <w:divBdr>
            <w:top w:val="none" w:sz="0" w:space="0" w:color="auto"/>
            <w:left w:val="none" w:sz="0" w:space="0" w:color="auto"/>
            <w:bottom w:val="none" w:sz="0" w:space="0" w:color="auto"/>
            <w:right w:val="none" w:sz="0" w:space="0" w:color="auto"/>
          </w:divBdr>
        </w:div>
        <w:div w:id="1847557252">
          <w:marLeft w:val="640"/>
          <w:marRight w:val="0"/>
          <w:marTop w:val="0"/>
          <w:marBottom w:val="0"/>
          <w:divBdr>
            <w:top w:val="none" w:sz="0" w:space="0" w:color="auto"/>
            <w:left w:val="none" w:sz="0" w:space="0" w:color="auto"/>
            <w:bottom w:val="none" w:sz="0" w:space="0" w:color="auto"/>
            <w:right w:val="none" w:sz="0" w:space="0" w:color="auto"/>
          </w:divBdr>
        </w:div>
        <w:div w:id="1985306184">
          <w:marLeft w:val="640"/>
          <w:marRight w:val="0"/>
          <w:marTop w:val="0"/>
          <w:marBottom w:val="0"/>
          <w:divBdr>
            <w:top w:val="none" w:sz="0" w:space="0" w:color="auto"/>
            <w:left w:val="none" w:sz="0" w:space="0" w:color="auto"/>
            <w:bottom w:val="none" w:sz="0" w:space="0" w:color="auto"/>
            <w:right w:val="none" w:sz="0" w:space="0" w:color="auto"/>
          </w:divBdr>
        </w:div>
        <w:div w:id="1988198130">
          <w:marLeft w:val="640"/>
          <w:marRight w:val="0"/>
          <w:marTop w:val="0"/>
          <w:marBottom w:val="0"/>
          <w:divBdr>
            <w:top w:val="none" w:sz="0" w:space="0" w:color="auto"/>
            <w:left w:val="none" w:sz="0" w:space="0" w:color="auto"/>
            <w:bottom w:val="none" w:sz="0" w:space="0" w:color="auto"/>
            <w:right w:val="none" w:sz="0" w:space="0" w:color="auto"/>
          </w:divBdr>
        </w:div>
        <w:div w:id="1989170379">
          <w:marLeft w:val="640"/>
          <w:marRight w:val="0"/>
          <w:marTop w:val="0"/>
          <w:marBottom w:val="0"/>
          <w:divBdr>
            <w:top w:val="none" w:sz="0" w:space="0" w:color="auto"/>
            <w:left w:val="none" w:sz="0" w:space="0" w:color="auto"/>
            <w:bottom w:val="none" w:sz="0" w:space="0" w:color="auto"/>
            <w:right w:val="none" w:sz="0" w:space="0" w:color="auto"/>
          </w:divBdr>
        </w:div>
        <w:div w:id="2024235059">
          <w:marLeft w:val="640"/>
          <w:marRight w:val="0"/>
          <w:marTop w:val="0"/>
          <w:marBottom w:val="0"/>
          <w:divBdr>
            <w:top w:val="none" w:sz="0" w:space="0" w:color="auto"/>
            <w:left w:val="none" w:sz="0" w:space="0" w:color="auto"/>
            <w:bottom w:val="none" w:sz="0" w:space="0" w:color="auto"/>
            <w:right w:val="none" w:sz="0" w:space="0" w:color="auto"/>
          </w:divBdr>
        </w:div>
        <w:div w:id="2038313876">
          <w:marLeft w:val="640"/>
          <w:marRight w:val="0"/>
          <w:marTop w:val="0"/>
          <w:marBottom w:val="0"/>
          <w:divBdr>
            <w:top w:val="none" w:sz="0" w:space="0" w:color="auto"/>
            <w:left w:val="none" w:sz="0" w:space="0" w:color="auto"/>
            <w:bottom w:val="none" w:sz="0" w:space="0" w:color="auto"/>
            <w:right w:val="none" w:sz="0" w:space="0" w:color="auto"/>
          </w:divBdr>
        </w:div>
        <w:div w:id="2045909762">
          <w:marLeft w:val="640"/>
          <w:marRight w:val="0"/>
          <w:marTop w:val="0"/>
          <w:marBottom w:val="0"/>
          <w:divBdr>
            <w:top w:val="none" w:sz="0" w:space="0" w:color="auto"/>
            <w:left w:val="none" w:sz="0" w:space="0" w:color="auto"/>
            <w:bottom w:val="none" w:sz="0" w:space="0" w:color="auto"/>
            <w:right w:val="none" w:sz="0" w:space="0" w:color="auto"/>
          </w:divBdr>
        </w:div>
        <w:div w:id="2063675977">
          <w:marLeft w:val="640"/>
          <w:marRight w:val="0"/>
          <w:marTop w:val="0"/>
          <w:marBottom w:val="0"/>
          <w:divBdr>
            <w:top w:val="none" w:sz="0" w:space="0" w:color="auto"/>
            <w:left w:val="none" w:sz="0" w:space="0" w:color="auto"/>
            <w:bottom w:val="none" w:sz="0" w:space="0" w:color="auto"/>
            <w:right w:val="none" w:sz="0" w:space="0" w:color="auto"/>
          </w:divBdr>
        </w:div>
        <w:div w:id="2064519627">
          <w:marLeft w:val="640"/>
          <w:marRight w:val="0"/>
          <w:marTop w:val="0"/>
          <w:marBottom w:val="0"/>
          <w:divBdr>
            <w:top w:val="none" w:sz="0" w:space="0" w:color="auto"/>
            <w:left w:val="none" w:sz="0" w:space="0" w:color="auto"/>
            <w:bottom w:val="none" w:sz="0" w:space="0" w:color="auto"/>
            <w:right w:val="none" w:sz="0" w:space="0" w:color="auto"/>
          </w:divBdr>
        </w:div>
        <w:div w:id="2087025694">
          <w:marLeft w:val="640"/>
          <w:marRight w:val="0"/>
          <w:marTop w:val="0"/>
          <w:marBottom w:val="0"/>
          <w:divBdr>
            <w:top w:val="none" w:sz="0" w:space="0" w:color="auto"/>
            <w:left w:val="none" w:sz="0" w:space="0" w:color="auto"/>
            <w:bottom w:val="none" w:sz="0" w:space="0" w:color="auto"/>
            <w:right w:val="none" w:sz="0" w:space="0" w:color="auto"/>
          </w:divBdr>
        </w:div>
        <w:div w:id="2092460823">
          <w:marLeft w:val="640"/>
          <w:marRight w:val="0"/>
          <w:marTop w:val="0"/>
          <w:marBottom w:val="0"/>
          <w:divBdr>
            <w:top w:val="none" w:sz="0" w:space="0" w:color="auto"/>
            <w:left w:val="none" w:sz="0" w:space="0" w:color="auto"/>
            <w:bottom w:val="none" w:sz="0" w:space="0" w:color="auto"/>
            <w:right w:val="none" w:sz="0" w:space="0" w:color="auto"/>
          </w:divBdr>
        </w:div>
        <w:div w:id="2101632646">
          <w:marLeft w:val="640"/>
          <w:marRight w:val="0"/>
          <w:marTop w:val="0"/>
          <w:marBottom w:val="0"/>
          <w:divBdr>
            <w:top w:val="none" w:sz="0" w:space="0" w:color="auto"/>
            <w:left w:val="none" w:sz="0" w:space="0" w:color="auto"/>
            <w:bottom w:val="none" w:sz="0" w:space="0" w:color="auto"/>
            <w:right w:val="none" w:sz="0" w:space="0" w:color="auto"/>
          </w:divBdr>
        </w:div>
        <w:div w:id="2126346478">
          <w:marLeft w:val="640"/>
          <w:marRight w:val="0"/>
          <w:marTop w:val="0"/>
          <w:marBottom w:val="0"/>
          <w:divBdr>
            <w:top w:val="none" w:sz="0" w:space="0" w:color="auto"/>
            <w:left w:val="none" w:sz="0" w:space="0" w:color="auto"/>
            <w:bottom w:val="none" w:sz="0" w:space="0" w:color="auto"/>
            <w:right w:val="none" w:sz="0" w:space="0" w:color="auto"/>
          </w:divBdr>
        </w:div>
        <w:div w:id="2132942049">
          <w:marLeft w:val="640"/>
          <w:marRight w:val="0"/>
          <w:marTop w:val="0"/>
          <w:marBottom w:val="0"/>
          <w:divBdr>
            <w:top w:val="none" w:sz="0" w:space="0" w:color="auto"/>
            <w:left w:val="none" w:sz="0" w:space="0" w:color="auto"/>
            <w:bottom w:val="none" w:sz="0" w:space="0" w:color="auto"/>
            <w:right w:val="none" w:sz="0" w:space="0" w:color="auto"/>
          </w:divBdr>
        </w:div>
      </w:divsChild>
    </w:div>
    <w:div w:id="2146854847">
      <w:bodyDiv w:val="1"/>
      <w:marLeft w:val="0"/>
      <w:marRight w:val="0"/>
      <w:marTop w:val="0"/>
      <w:marBottom w:val="0"/>
      <w:divBdr>
        <w:top w:val="none" w:sz="0" w:space="0" w:color="auto"/>
        <w:left w:val="none" w:sz="0" w:space="0" w:color="auto"/>
        <w:bottom w:val="none" w:sz="0" w:space="0" w:color="auto"/>
        <w:right w:val="none" w:sz="0" w:space="0" w:color="auto"/>
      </w:divBdr>
      <w:divsChild>
        <w:div w:id="6762599">
          <w:marLeft w:val="640"/>
          <w:marRight w:val="0"/>
          <w:marTop w:val="0"/>
          <w:marBottom w:val="0"/>
          <w:divBdr>
            <w:top w:val="none" w:sz="0" w:space="0" w:color="auto"/>
            <w:left w:val="none" w:sz="0" w:space="0" w:color="auto"/>
            <w:bottom w:val="none" w:sz="0" w:space="0" w:color="auto"/>
            <w:right w:val="none" w:sz="0" w:space="0" w:color="auto"/>
          </w:divBdr>
        </w:div>
        <w:div w:id="39133727">
          <w:marLeft w:val="640"/>
          <w:marRight w:val="0"/>
          <w:marTop w:val="0"/>
          <w:marBottom w:val="0"/>
          <w:divBdr>
            <w:top w:val="none" w:sz="0" w:space="0" w:color="auto"/>
            <w:left w:val="none" w:sz="0" w:space="0" w:color="auto"/>
            <w:bottom w:val="none" w:sz="0" w:space="0" w:color="auto"/>
            <w:right w:val="none" w:sz="0" w:space="0" w:color="auto"/>
          </w:divBdr>
        </w:div>
        <w:div w:id="74590114">
          <w:marLeft w:val="640"/>
          <w:marRight w:val="0"/>
          <w:marTop w:val="0"/>
          <w:marBottom w:val="0"/>
          <w:divBdr>
            <w:top w:val="none" w:sz="0" w:space="0" w:color="auto"/>
            <w:left w:val="none" w:sz="0" w:space="0" w:color="auto"/>
            <w:bottom w:val="none" w:sz="0" w:space="0" w:color="auto"/>
            <w:right w:val="none" w:sz="0" w:space="0" w:color="auto"/>
          </w:divBdr>
        </w:div>
        <w:div w:id="74978585">
          <w:marLeft w:val="640"/>
          <w:marRight w:val="0"/>
          <w:marTop w:val="0"/>
          <w:marBottom w:val="0"/>
          <w:divBdr>
            <w:top w:val="none" w:sz="0" w:space="0" w:color="auto"/>
            <w:left w:val="none" w:sz="0" w:space="0" w:color="auto"/>
            <w:bottom w:val="none" w:sz="0" w:space="0" w:color="auto"/>
            <w:right w:val="none" w:sz="0" w:space="0" w:color="auto"/>
          </w:divBdr>
        </w:div>
        <w:div w:id="81076169">
          <w:marLeft w:val="640"/>
          <w:marRight w:val="0"/>
          <w:marTop w:val="0"/>
          <w:marBottom w:val="0"/>
          <w:divBdr>
            <w:top w:val="none" w:sz="0" w:space="0" w:color="auto"/>
            <w:left w:val="none" w:sz="0" w:space="0" w:color="auto"/>
            <w:bottom w:val="none" w:sz="0" w:space="0" w:color="auto"/>
            <w:right w:val="none" w:sz="0" w:space="0" w:color="auto"/>
          </w:divBdr>
        </w:div>
        <w:div w:id="86970126">
          <w:marLeft w:val="640"/>
          <w:marRight w:val="0"/>
          <w:marTop w:val="0"/>
          <w:marBottom w:val="0"/>
          <w:divBdr>
            <w:top w:val="none" w:sz="0" w:space="0" w:color="auto"/>
            <w:left w:val="none" w:sz="0" w:space="0" w:color="auto"/>
            <w:bottom w:val="none" w:sz="0" w:space="0" w:color="auto"/>
            <w:right w:val="none" w:sz="0" w:space="0" w:color="auto"/>
          </w:divBdr>
        </w:div>
        <w:div w:id="114099829">
          <w:marLeft w:val="640"/>
          <w:marRight w:val="0"/>
          <w:marTop w:val="0"/>
          <w:marBottom w:val="0"/>
          <w:divBdr>
            <w:top w:val="none" w:sz="0" w:space="0" w:color="auto"/>
            <w:left w:val="none" w:sz="0" w:space="0" w:color="auto"/>
            <w:bottom w:val="none" w:sz="0" w:space="0" w:color="auto"/>
            <w:right w:val="none" w:sz="0" w:space="0" w:color="auto"/>
          </w:divBdr>
        </w:div>
        <w:div w:id="125240793">
          <w:marLeft w:val="640"/>
          <w:marRight w:val="0"/>
          <w:marTop w:val="0"/>
          <w:marBottom w:val="0"/>
          <w:divBdr>
            <w:top w:val="none" w:sz="0" w:space="0" w:color="auto"/>
            <w:left w:val="none" w:sz="0" w:space="0" w:color="auto"/>
            <w:bottom w:val="none" w:sz="0" w:space="0" w:color="auto"/>
            <w:right w:val="none" w:sz="0" w:space="0" w:color="auto"/>
          </w:divBdr>
        </w:div>
        <w:div w:id="127822001">
          <w:marLeft w:val="640"/>
          <w:marRight w:val="0"/>
          <w:marTop w:val="0"/>
          <w:marBottom w:val="0"/>
          <w:divBdr>
            <w:top w:val="none" w:sz="0" w:space="0" w:color="auto"/>
            <w:left w:val="none" w:sz="0" w:space="0" w:color="auto"/>
            <w:bottom w:val="none" w:sz="0" w:space="0" w:color="auto"/>
            <w:right w:val="none" w:sz="0" w:space="0" w:color="auto"/>
          </w:divBdr>
        </w:div>
        <w:div w:id="204752740">
          <w:marLeft w:val="640"/>
          <w:marRight w:val="0"/>
          <w:marTop w:val="0"/>
          <w:marBottom w:val="0"/>
          <w:divBdr>
            <w:top w:val="none" w:sz="0" w:space="0" w:color="auto"/>
            <w:left w:val="none" w:sz="0" w:space="0" w:color="auto"/>
            <w:bottom w:val="none" w:sz="0" w:space="0" w:color="auto"/>
            <w:right w:val="none" w:sz="0" w:space="0" w:color="auto"/>
          </w:divBdr>
        </w:div>
        <w:div w:id="204801752">
          <w:marLeft w:val="640"/>
          <w:marRight w:val="0"/>
          <w:marTop w:val="0"/>
          <w:marBottom w:val="0"/>
          <w:divBdr>
            <w:top w:val="none" w:sz="0" w:space="0" w:color="auto"/>
            <w:left w:val="none" w:sz="0" w:space="0" w:color="auto"/>
            <w:bottom w:val="none" w:sz="0" w:space="0" w:color="auto"/>
            <w:right w:val="none" w:sz="0" w:space="0" w:color="auto"/>
          </w:divBdr>
        </w:div>
        <w:div w:id="209539564">
          <w:marLeft w:val="640"/>
          <w:marRight w:val="0"/>
          <w:marTop w:val="0"/>
          <w:marBottom w:val="0"/>
          <w:divBdr>
            <w:top w:val="none" w:sz="0" w:space="0" w:color="auto"/>
            <w:left w:val="none" w:sz="0" w:space="0" w:color="auto"/>
            <w:bottom w:val="none" w:sz="0" w:space="0" w:color="auto"/>
            <w:right w:val="none" w:sz="0" w:space="0" w:color="auto"/>
          </w:divBdr>
        </w:div>
        <w:div w:id="212811236">
          <w:marLeft w:val="640"/>
          <w:marRight w:val="0"/>
          <w:marTop w:val="0"/>
          <w:marBottom w:val="0"/>
          <w:divBdr>
            <w:top w:val="none" w:sz="0" w:space="0" w:color="auto"/>
            <w:left w:val="none" w:sz="0" w:space="0" w:color="auto"/>
            <w:bottom w:val="none" w:sz="0" w:space="0" w:color="auto"/>
            <w:right w:val="none" w:sz="0" w:space="0" w:color="auto"/>
          </w:divBdr>
        </w:div>
        <w:div w:id="218128246">
          <w:marLeft w:val="640"/>
          <w:marRight w:val="0"/>
          <w:marTop w:val="0"/>
          <w:marBottom w:val="0"/>
          <w:divBdr>
            <w:top w:val="none" w:sz="0" w:space="0" w:color="auto"/>
            <w:left w:val="none" w:sz="0" w:space="0" w:color="auto"/>
            <w:bottom w:val="none" w:sz="0" w:space="0" w:color="auto"/>
            <w:right w:val="none" w:sz="0" w:space="0" w:color="auto"/>
          </w:divBdr>
        </w:div>
        <w:div w:id="219366224">
          <w:marLeft w:val="640"/>
          <w:marRight w:val="0"/>
          <w:marTop w:val="0"/>
          <w:marBottom w:val="0"/>
          <w:divBdr>
            <w:top w:val="none" w:sz="0" w:space="0" w:color="auto"/>
            <w:left w:val="none" w:sz="0" w:space="0" w:color="auto"/>
            <w:bottom w:val="none" w:sz="0" w:space="0" w:color="auto"/>
            <w:right w:val="none" w:sz="0" w:space="0" w:color="auto"/>
          </w:divBdr>
        </w:div>
        <w:div w:id="230623774">
          <w:marLeft w:val="640"/>
          <w:marRight w:val="0"/>
          <w:marTop w:val="0"/>
          <w:marBottom w:val="0"/>
          <w:divBdr>
            <w:top w:val="none" w:sz="0" w:space="0" w:color="auto"/>
            <w:left w:val="none" w:sz="0" w:space="0" w:color="auto"/>
            <w:bottom w:val="none" w:sz="0" w:space="0" w:color="auto"/>
            <w:right w:val="none" w:sz="0" w:space="0" w:color="auto"/>
          </w:divBdr>
        </w:div>
        <w:div w:id="296575016">
          <w:marLeft w:val="640"/>
          <w:marRight w:val="0"/>
          <w:marTop w:val="0"/>
          <w:marBottom w:val="0"/>
          <w:divBdr>
            <w:top w:val="none" w:sz="0" w:space="0" w:color="auto"/>
            <w:left w:val="none" w:sz="0" w:space="0" w:color="auto"/>
            <w:bottom w:val="none" w:sz="0" w:space="0" w:color="auto"/>
            <w:right w:val="none" w:sz="0" w:space="0" w:color="auto"/>
          </w:divBdr>
        </w:div>
        <w:div w:id="347029202">
          <w:marLeft w:val="640"/>
          <w:marRight w:val="0"/>
          <w:marTop w:val="0"/>
          <w:marBottom w:val="0"/>
          <w:divBdr>
            <w:top w:val="none" w:sz="0" w:space="0" w:color="auto"/>
            <w:left w:val="none" w:sz="0" w:space="0" w:color="auto"/>
            <w:bottom w:val="none" w:sz="0" w:space="0" w:color="auto"/>
            <w:right w:val="none" w:sz="0" w:space="0" w:color="auto"/>
          </w:divBdr>
        </w:div>
        <w:div w:id="381289302">
          <w:marLeft w:val="640"/>
          <w:marRight w:val="0"/>
          <w:marTop w:val="0"/>
          <w:marBottom w:val="0"/>
          <w:divBdr>
            <w:top w:val="none" w:sz="0" w:space="0" w:color="auto"/>
            <w:left w:val="none" w:sz="0" w:space="0" w:color="auto"/>
            <w:bottom w:val="none" w:sz="0" w:space="0" w:color="auto"/>
            <w:right w:val="none" w:sz="0" w:space="0" w:color="auto"/>
          </w:divBdr>
        </w:div>
        <w:div w:id="395594180">
          <w:marLeft w:val="640"/>
          <w:marRight w:val="0"/>
          <w:marTop w:val="0"/>
          <w:marBottom w:val="0"/>
          <w:divBdr>
            <w:top w:val="none" w:sz="0" w:space="0" w:color="auto"/>
            <w:left w:val="none" w:sz="0" w:space="0" w:color="auto"/>
            <w:bottom w:val="none" w:sz="0" w:space="0" w:color="auto"/>
            <w:right w:val="none" w:sz="0" w:space="0" w:color="auto"/>
          </w:divBdr>
        </w:div>
        <w:div w:id="417866328">
          <w:marLeft w:val="640"/>
          <w:marRight w:val="0"/>
          <w:marTop w:val="0"/>
          <w:marBottom w:val="0"/>
          <w:divBdr>
            <w:top w:val="none" w:sz="0" w:space="0" w:color="auto"/>
            <w:left w:val="none" w:sz="0" w:space="0" w:color="auto"/>
            <w:bottom w:val="none" w:sz="0" w:space="0" w:color="auto"/>
            <w:right w:val="none" w:sz="0" w:space="0" w:color="auto"/>
          </w:divBdr>
        </w:div>
        <w:div w:id="435751735">
          <w:marLeft w:val="640"/>
          <w:marRight w:val="0"/>
          <w:marTop w:val="0"/>
          <w:marBottom w:val="0"/>
          <w:divBdr>
            <w:top w:val="none" w:sz="0" w:space="0" w:color="auto"/>
            <w:left w:val="none" w:sz="0" w:space="0" w:color="auto"/>
            <w:bottom w:val="none" w:sz="0" w:space="0" w:color="auto"/>
            <w:right w:val="none" w:sz="0" w:space="0" w:color="auto"/>
          </w:divBdr>
        </w:div>
        <w:div w:id="439834034">
          <w:marLeft w:val="640"/>
          <w:marRight w:val="0"/>
          <w:marTop w:val="0"/>
          <w:marBottom w:val="0"/>
          <w:divBdr>
            <w:top w:val="none" w:sz="0" w:space="0" w:color="auto"/>
            <w:left w:val="none" w:sz="0" w:space="0" w:color="auto"/>
            <w:bottom w:val="none" w:sz="0" w:space="0" w:color="auto"/>
            <w:right w:val="none" w:sz="0" w:space="0" w:color="auto"/>
          </w:divBdr>
        </w:div>
        <w:div w:id="494803747">
          <w:marLeft w:val="640"/>
          <w:marRight w:val="0"/>
          <w:marTop w:val="0"/>
          <w:marBottom w:val="0"/>
          <w:divBdr>
            <w:top w:val="none" w:sz="0" w:space="0" w:color="auto"/>
            <w:left w:val="none" w:sz="0" w:space="0" w:color="auto"/>
            <w:bottom w:val="none" w:sz="0" w:space="0" w:color="auto"/>
            <w:right w:val="none" w:sz="0" w:space="0" w:color="auto"/>
          </w:divBdr>
        </w:div>
        <w:div w:id="503202450">
          <w:marLeft w:val="640"/>
          <w:marRight w:val="0"/>
          <w:marTop w:val="0"/>
          <w:marBottom w:val="0"/>
          <w:divBdr>
            <w:top w:val="none" w:sz="0" w:space="0" w:color="auto"/>
            <w:left w:val="none" w:sz="0" w:space="0" w:color="auto"/>
            <w:bottom w:val="none" w:sz="0" w:space="0" w:color="auto"/>
            <w:right w:val="none" w:sz="0" w:space="0" w:color="auto"/>
          </w:divBdr>
        </w:div>
        <w:div w:id="507066960">
          <w:marLeft w:val="640"/>
          <w:marRight w:val="0"/>
          <w:marTop w:val="0"/>
          <w:marBottom w:val="0"/>
          <w:divBdr>
            <w:top w:val="none" w:sz="0" w:space="0" w:color="auto"/>
            <w:left w:val="none" w:sz="0" w:space="0" w:color="auto"/>
            <w:bottom w:val="none" w:sz="0" w:space="0" w:color="auto"/>
            <w:right w:val="none" w:sz="0" w:space="0" w:color="auto"/>
          </w:divBdr>
        </w:div>
        <w:div w:id="528837994">
          <w:marLeft w:val="640"/>
          <w:marRight w:val="0"/>
          <w:marTop w:val="0"/>
          <w:marBottom w:val="0"/>
          <w:divBdr>
            <w:top w:val="none" w:sz="0" w:space="0" w:color="auto"/>
            <w:left w:val="none" w:sz="0" w:space="0" w:color="auto"/>
            <w:bottom w:val="none" w:sz="0" w:space="0" w:color="auto"/>
            <w:right w:val="none" w:sz="0" w:space="0" w:color="auto"/>
          </w:divBdr>
        </w:div>
        <w:div w:id="580720798">
          <w:marLeft w:val="640"/>
          <w:marRight w:val="0"/>
          <w:marTop w:val="0"/>
          <w:marBottom w:val="0"/>
          <w:divBdr>
            <w:top w:val="none" w:sz="0" w:space="0" w:color="auto"/>
            <w:left w:val="none" w:sz="0" w:space="0" w:color="auto"/>
            <w:bottom w:val="none" w:sz="0" w:space="0" w:color="auto"/>
            <w:right w:val="none" w:sz="0" w:space="0" w:color="auto"/>
          </w:divBdr>
        </w:div>
        <w:div w:id="667908290">
          <w:marLeft w:val="640"/>
          <w:marRight w:val="0"/>
          <w:marTop w:val="0"/>
          <w:marBottom w:val="0"/>
          <w:divBdr>
            <w:top w:val="none" w:sz="0" w:space="0" w:color="auto"/>
            <w:left w:val="none" w:sz="0" w:space="0" w:color="auto"/>
            <w:bottom w:val="none" w:sz="0" w:space="0" w:color="auto"/>
            <w:right w:val="none" w:sz="0" w:space="0" w:color="auto"/>
          </w:divBdr>
        </w:div>
        <w:div w:id="737440702">
          <w:marLeft w:val="640"/>
          <w:marRight w:val="0"/>
          <w:marTop w:val="0"/>
          <w:marBottom w:val="0"/>
          <w:divBdr>
            <w:top w:val="none" w:sz="0" w:space="0" w:color="auto"/>
            <w:left w:val="none" w:sz="0" w:space="0" w:color="auto"/>
            <w:bottom w:val="none" w:sz="0" w:space="0" w:color="auto"/>
            <w:right w:val="none" w:sz="0" w:space="0" w:color="auto"/>
          </w:divBdr>
        </w:div>
        <w:div w:id="764694754">
          <w:marLeft w:val="640"/>
          <w:marRight w:val="0"/>
          <w:marTop w:val="0"/>
          <w:marBottom w:val="0"/>
          <w:divBdr>
            <w:top w:val="none" w:sz="0" w:space="0" w:color="auto"/>
            <w:left w:val="none" w:sz="0" w:space="0" w:color="auto"/>
            <w:bottom w:val="none" w:sz="0" w:space="0" w:color="auto"/>
            <w:right w:val="none" w:sz="0" w:space="0" w:color="auto"/>
          </w:divBdr>
        </w:div>
        <w:div w:id="776367726">
          <w:marLeft w:val="640"/>
          <w:marRight w:val="0"/>
          <w:marTop w:val="0"/>
          <w:marBottom w:val="0"/>
          <w:divBdr>
            <w:top w:val="none" w:sz="0" w:space="0" w:color="auto"/>
            <w:left w:val="none" w:sz="0" w:space="0" w:color="auto"/>
            <w:bottom w:val="none" w:sz="0" w:space="0" w:color="auto"/>
            <w:right w:val="none" w:sz="0" w:space="0" w:color="auto"/>
          </w:divBdr>
        </w:div>
        <w:div w:id="785539296">
          <w:marLeft w:val="640"/>
          <w:marRight w:val="0"/>
          <w:marTop w:val="0"/>
          <w:marBottom w:val="0"/>
          <w:divBdr>
            <w:top w:val="none" w:sz="0" w:space="0" w:color="auto"/>
            <w:left w:val="none" w:sz="0" w:space="0" w:color="auto"/>
            <w:bottom w:val="none" w:sz="0" w:space="0" w:color="auto"/>
            <w:right w:val="none" w:sz="0" w:space="0" w:color="auto"/>
          </w:divBdr>
        </w:div>
        <w:div w:id="806628914">
          <w:marLeft w:val="640"/>
          <w:marRight w:val="0"/>
          <w:marTop w:val="0"/>
          <w:marBottom w:val="0"/>
          <w:divBdr>
            <w:top w:val="none" w:sz="0" w:space="0" w:color="auto"/>
            <w:left w:val="none" w:sz="0" w:space="0" w:color="auto"/>
            <w:bottom w:val="none" w:sz="0" w:space="0" w:color="auto"/>
            <w:right w:val="none" w:sz="0" w:space="0" w:color="auto"/>
          </w:divBdr>
        </w:div>
        <w:div w:id="844704600">
          <w:marLeft w:val="640"/>
          <w:marRight w:val="0"/>
          <w:marTop w:val="0"/>
          <w:marBottom w:val="0"/>
          <w:divBdr>
            <w:top w:val="none" w:sz="0" w:space="0" w:color="auto"/>
            <w:left w:val="none" w:sz="0" w:space="0" w:color="auto"/>
            <w:bottom w:val="none" w:sz="0" w:space="0" w:color="auto"/>
            <w:right w:val="none" w:sz="0" w:space="0" w:color="auto"/>
          </w:divBdr>
        </w:div>
        <w:div w:id="878661204">
          <w:marLeft w:val="640"/>
          <w:marRight w:val="0"/>
          <w:marTop w:val="0"/>
          <w:marBottom w:val="0"/>
          <w:divBdr>
            <w:top w:val="none" w:sz="0" w:space="0" w:color="auto"/>
            <w:left w:val="none" w:sz="0" w:space="0" w:color="auto"/>
            <w:bottom w:val="none" w:sz="0" w:space="0" w:color="auto"/>
            <w:right w:val="none" w:sz="0" w:space="0" w:color="auto"/>
          </w:divBdr>
        </w:div>
        <w:div w:id="908534601">
          <w:marLeft w:val="640"/>
          <w:marRight w:val="0"/>
          <w:marTop w:val="0"/>
          <w:marBottom w:val="0"/>
          <w:divBdr>
            <w:top w:val="none" w:sz="0" w:space="0" w:color="auto"/>
            <w:left w:val="none" w:sz="0" w:space="0" w:color="auto"/>
            <w:bottom w:val="none" w:sz="0" w:space="0" w:color="auto"/>
            <w:right w:val="none" w:sz="0" w:space="0" w:color="auto"/>
          </w:divBdr>
        </w:div>
        <w:div w:id="910113586">
          <w:marLeft w:val="640"/>
          <w:marRight w:val="0"/>
          <w:marTop w:val="0"/>
          <w:marBottom w:val="0"/>
          <w:divBdr>
            <w:top w:val="none" w:sz="0" w:space="0" w:color="auto"/>
            <w:left w:val="none" w:sz="0" w:space="0" w:color="auto"/>
            <w:bottom w:val="none" w:sz="0" w:space="0" w:color="auto"/>
            <w:right w:val="none" w:sz="0" w:space="0" w:color="auto"/>
          </w:divBdr>
        </w:div>
        <w:div w:id="914625563">
          <w:marLeft w:val="640"/>
          <w:marRight w:val="0"/>
          <w:marTop w:val="0"/>
          <w:marBottom w:val="0"/>
          <w:divBdr>
            <w:top w:val="none" w:sz="0" w:space="0" w:color="auto"/>
            <w:left w:val="none" w:sz="0" w:space="0" w:color="auto"/>
            <w:bottom w:val="none" w:sz="0" w:space="0" w:color="auto"/>
            <w:right w:val="none" w:sz="0" w:space="0" w:color="auto"/>
          </w:divBdr>
        </w:div>
        <w:div w:id="935593762">
          <w:marLeft w:val="640"/>
          <w:marRight w:val="0"/>
          <w:marTop w:val="0"/>
          <w:marBottom w:val="0"/>
          <w:divBdr>
            <w:top w:val="none" w:sz="0" w:space="0" w:color="auto"/>
            <w:left w:val="none" w:sz="0" w:space="0" w:color="auto"/>
            <w:bottom w:val="none" w:sz="0" w:space="0" w:color="auto"/>
            <w:right w:val="none" w:sz="0" w:space="0" w:color="auto"/>
          </w:divBdr>
        </w:div>
        <w:div w:id="990714281">
          <w:marLeft w:val="640"/>
          <w:marRight w:val="0"/>
          <w:marTop w:val="0"/>
          <w:marBottom w:val="0"/>
          <w:divBdr>
            <w:top w:val="none" w:sz="0" w:space="0" w:color="auto"/>
            <w:left w:val="none" w:sz="0" w:space="0" w:color="auto"/>
            <w:bottom w:val="none" w:sz="0" w:space="0" w:color="auto"/>
            <w:right w:val="none" w:sz="0" w:space="0" w:color="auto"/>
          </w:divBdr>
        </w:div>
        <w:div w:id="1040324501">
          <w:marLeft w:val="640"/>
          <w:marRight w:val="0"/>
          <w:marTop w:val="0"/>
          <w:marBottom w:val="0"/>
          <w:divBdr>
            <w:top w:val="none" w:sz="0" w:space="0" w:color="auto"/>
            <w:left w:val="none" w:sz="0" w:space="0" w:color="auto"/>
            <w:bottom w:val="none" w:sz="0" w:space="0" w:color="auto"/>
            <w:right w:val="none" w:sz="0" w:space="0" w:color="auto"/>
          </w:divBdr>
        </w:div>
        <w:div w:id="1042365688">
          <w:marLeft w:val="640"/>
          <w:marRight w:val="0"/>
          <w:marTop w:val="0"/>
          <w:marBottom w:val="0"/>
          <w:divBdr>
            <w:top w:val="none" w:sz="0" w:space="0" w:color="auto"/>
            <w:left w:val="none" w:sz="0" w:space="0" w:color="auto"/>
            <w:bottom w:val="none" w:sz="0" w:space="0" w:color="auto"/>
            <w:right w:val="none" w:sz="0" w:space="0" w:color="auto"/>
          </w:divBdr>
        </w:div>
        <w:div w:id="1054547751">
          <w:marLeft w:val="640"/>
          <w:marRight w:val="0"/>
          <w:marTop w:val="0"/>
          <w:marBottom w:val="0"/>
          <w:divBdr>
            <w:top w:val="none" w:sz="0" w:space="0" w:color="auto"/>
            <w:left w:val="none" w:sz="0" w:space="0" w:color="auto"/>
            <w:bottom w:val="none" w:sz="0" w:space="0" w:color="auto"/>
            <w:right w:val="none" w:sz="0" w:space="0" w:color="auto"/>
          </w:divBdr>
        </w:div>
        <w:div w:id="1171800739">
          <w:marLeft w:val="640"/>
          <w:marRight w:val="0"/>
          <w:marTop w:val="0"/>
          <w:marBottom w:val="0"/>
          <w:divBdr>
            <w:top w:val="none" w:sz="0" w:space="0" w:color="auto"/>
            <w:left w:val="none" w:sz="0" w:space="0" w:color="auto"/>
            <w:bottom w:val="none" w:sz="0" w:space="0" w:color="auto"/>
            <w:right w:val="none" w:sz="0" w:space="0" w:color="auto"/>
          </w:divBdr>
        </w:div>
        <w:div w:id="1184172423">
          <w:marLeft w:val="640"/>
          <w:marRight w:val="0"/>
          <w:marTop w:val="0"/>
          <w:marBottom w:val="0"/>
          <w:divBdr>
            <w:top w:val="none" w:sz="0" w:space="0" w:color="auto"/>
            <w:left w:val="none" w:sz="0" w:space="0" w:color="auto"/>
            <w:bottom w:val="none" w:sz="0" w:space="0" w:color="auto"/>
            <w:right w:val="none" w:sz="0" w:space="0" w:color="auto"/>
          </w:divBdr>
        </w:div>
        <w:div w:id="1232960175">
          <w:marLeft w:val="640"/>
          <w:marRight w:val="0"/>
          <w:marTop w:val="0"/>
          <w:marBottom w:val="0"/>
          <w:divBdr>
            <w:top w:val="none" w:sz="0" w:space="0" w:color="auto"/>
            <w:left w:val="none" w:sz="0" w:space="0" w:color="auto"/>
            <w:bottom w:val="none" w:sz="0" w:space="0" w:color="auto"/>
            <w:right w:val="none" w:sz="0" w:space="0" w:color="auto"/>
          </w:divBdr>
        </w:div>
        <w:div w:id="1244528835">
          <w:marLeft w:val="640"/>
          <w:marRight w:val="0"/>
          <w:marTop w:val="0"/>
          <w:marBottom w:val="0"/>
          <w:divBdr>
            <w:top w:val="none" w:sz="0" w:space="0" w:color="auto"/>
            <w:left w:val="none" w:sz="0" w:space="0" w:color="auto"/>
            <w:bottom w:val="none" w:sz="0" w:space="0" w:color="auto"/>
            <w:right w:val="none" w:sz="0" w:space="0" w:color="auto"/>
          </w:divBdr>
        </w:div>
        <w:div w:id="1280917531">
          <w:marLeft w:val="640"/>
          <w:marRight w:val="0"/>
          <w:marTop w:val="0"/>
          <w:marBottom w:val="0"/>
          <w:divBdr>
            <w:top w:val="none" w:sz="0" w:space="0" w:color="auto"/>
            <w:left w:val="none" w:sz="0" w:space="0" w:color="auto"/>
            <w:bottom w:val="none" w:sz="0" w:space="0" w:color="auto"/>
            <w:right w:val="none" w:sz="0" w:space="0" w:color="auto"/>
          </w:divBdr>
        </w:div>
        <w:div w:id="1291280339">
          <w:marLeft w:val="640"/>
          <w:marRight w:val="0"/>
          <w:marTop w:val="0"/>
          <w:marBottom w:val="0"/>
          <w:divBdr>
            <w:top w:val="none" w:sz="0" w:space="0" w:color="auto"/>
            <w:left w:val="none" w:sz="0" w:space="0" w:color="auto"/>
            <w:bottom w:val="none" w:sz="0" w:space="0" w:color="auto"/>
            <w:right w:val="none" w:sz="0" w:space="0" w:color="auto"/>
          </w:divBdr>
        </w:div>
        <w:div w:id="1296181471">
          <w:marLeft w:val="640"/>
          <w:marRight w:val="0"/>
          <w:marTop w:val="0"/>
          <w:marBottom w:val="0"/>
          <w:divBdr>
            <w:top w:val="none" w:sz="0" w:space="0" w:color="auto"/>
            <w:left w:val="none" w:sz="0" w:space="0" w:color="auto"/>
            <w:bottom w:val="none" w:sz="0" w:space="0" w:color="auto"/>
            <w:right w:val="none" w:sz="0" w:space="0" w:color="auto"/>
          </w:divBdr>
        </w:div>
        <w:div w:id="1312248272">
          <w:marLeft w:val="640"/>
          <w:marRight w:val="0"/>
          <w:marTop w:val="0"/>
          <w:marBottom w:val="0"/>
          <w:divBdr>
            <w:top w:val="none" w:sz="0" w:space="0" w:color="auto"/>
            <w:left w:val="none" w:sz="0" w:space="0" w:color="auto"/>
            <w:bottom w:val="none" w:sz="0" w:space="0" w:color="auto"/>
            <w:right w:val="none" w:sz="0" w:space="0" w:color="auto"/>
          </w:divBdr>
        </w:div>
        <w:div w:id="1383552394">
          <w:marLeft w:val="640"/>
          <w:marRight w:val="0"/>
          <w:marTop w:val="0"/>
          <w:marBottom w:val="0"/>
          <w:divBdr>
            <w:top w:val="none" w:sz="0" w:space="0" w:color="auto"/>
            <w:left w:val="none" w:sz="0" w:space="0" w:color="auto"/>
            <w:bottom w:val="none" w:sz="0" w:space="0" w:color="auto"/>
            <w:right w:val="none" w:sz="0" w:space="0" w:color="auto"/>
          </w:divBdr>
        </w:div>
        <w:div w:id="1401706497">
          <w:marLeft w:val="640"/>
          <w:marRight w:val="0"/>
          <w:marTop w:val="0"/>
          <w:marBottom w:val="0"/>
          <w:divBdr>
            <w:top w:val="none" w:sz="0" w:space="0" w:color="auto"/>
            <w:left w:val="none" w:sz="0" w:space="0" w:color="auto"/>
            <w:bottom w:val="none" w:sz="0" w:space="0" w:color="auto"/>
            <w:right w:val="none" w:sz="0" w:space="0" w:color="auto"/>
          </w:divBdr>
        </w:div>
        <w:div w:id="1416706426">
          <w:marLeft w:val="640"/>
          <w:marRight w:val="0"/>
          <w:marTop w:val="0"/>
          <w:marBottom w:val="0"/>
          <w:divBdr>
            <w:top w:val="none" w:sz="0" w:space="0" w:color="auto"/>
            <w:left w:val="none" w:sz="0" w:space="0" w:color="auto"/>
            <w:bottom w:val="none" w:sz="0" w:space="0" w:color="auto"/>
            <w:right w:val="none" w:sz="0" w:space="0" w:color="auto"/>
          </w:divBdr>
        </w:div>
        <w:div w:id="1433237238">
          <w:marLeft w:val="640"/>
          <w:marRight w:val="0"/>
          <w:marTop w:val="0"/>
          <w:marBottom w:val="0"/>
          <w:divBdr>
            <w:top w:val="none" w:sz="0" w:space="0" w:color="auto"/>
            <w:left w:val="none" w:sz="0" w:space="0" w:color="auto"/>
            <w:bottom w:val="none" w:sz="0" w:space="0" w:color="auto"/>
            <w:right w:val="none" w:sz="0" w:space="0" w:color="auto"/>
          </w:divBdr>
        </w:div>
        <w:div w:id="1467356686">
          <w:marLeft w:val="640"/>
          <w:marRight w:val="0"/>
          <w:marTop w:val="0"/>
          <w:marBottom w:val="0"/>
          <w:divBdr>
            <w:top w:val="none" w:sz="0" w:space="0" w:color="auto"/>
            <w:left w:val="none" w:sz="0" w:space="0" w:color="auto"/>
            <w:bottom w:val="none" w:sz="0" w:space="0" w:color="auto"/>
            <w:right w:val="none" w:sz="0" w:space="0" w:color="auto"/>
          </w:divBdr>
        </w:div>
        <w:div w:id="1491097673">
          <w:marLeft w:val="640"/>
          <w:marRight w:val="0"/>
          <w:marTop w:val="0"/>
          <w:marBottom w:val="0"/>
          <w:divBdr>
            <w:top w:val="none" w:sz="0" w:space="0" w:color="auto"/>
            <w:left w:val="none" w:sz="0" w:space="0" w:color="auto"/>
            <w:bottom w:val="none" w:sz="0" w:space="0" w:color="auto"/>
            <w:right w:val="none" w:sz="0" w:space="0" w:color="auto"/>
          </w:divBdr>
        </w:div>
        <w:div w:id="1510023104">
          <w:marLeft w:val="640"/>
          <w:marRight w:val="0"/>
          <w:marTop w:val="0"/>
          <w:marBottom w:val="0"/>
          <w:divBdr>
            <w:top w:val="none" w:sz="0" w:space="0" w:color="auto"/>
            <w:left w:val="none" w:sz="0" w:space="0" w:color="auto"/>
            <w:bottom w:val="none" w:sz="0" w:space="0" w:color="auto"/>
            <w:right w:val="none" w:sz="0" w:space="0" w:color="auto"/>
          </w:divBdr>
        </w:div>
        <w:div w:id="1589003967">
          <w:marLeft w:val="640"/>
          <w:marRight w:val="0"/>
          <w:marTop w:val="0"/>
          <w:marBottom w:val="0"/>
          <w:divBdr>
            <w:top w:val="none" w:sz="0" w:space="0" w:color="auto"/>
            <w:left w:val="none" w:sz="0" w:space="0" w:color="auto"/>
            <w:bottom w:val="none" w:sz="0" w:space="0" w:color="auto"/>
            <w:right w:val="none" w:sz="0" w:space="0" w:color="auto"/>
          </w:divBdr>
        </w:div>
        <w:div w:id="1620330015">
          <w:marLeft w:val="640"/>
          <w:marRight w:val="0"/>
          <w:marTop w:val="0"/>
          <w:marBottom w:val="0"/>
          <w:divBdr>
            <w:top w:val="none" w:sz="0" w:space="0" w:color="auto"/>
            <w:left w:val="none" w:sz="0" w:space="0" w:color="auto"/>
            <w:bottom w:val="none" w:sz="0" w:space="0" w:color="auto"/>
            <w:right w:val="none" w:sz="0" w:space="0" w:color="auto"/>
          </w:divBdr>
        </w:div>
        <w:div w:id="1714579225">
          <w:marLeft w:val="640"/>
          <w:marRight w:val="0"/>
          <w:marTop w:val="0"/>
          <w:marBottom w:val="0"/>
          <w:divBdr>
            <w:top w:val="none" w:sz="0" w:space="0" w:color="auto"/>
            <w:left w:val="none" w:sz="0" w:space="0" w:color="auto"/>
            <w:bottom w:val="none" w:sz="0" w:space="0" w:color="auto"/>
            <w:right w:val="none" w:sz="0" w:space="0" w:color="auto"/>
          </w:divBdr>
        </w:div>
        <w:div w:id="1716084131">
          <w:marLeft w:val="640"/>
          <w:marRight w:val="0"/>
          <w:marTop w:val="0"/>
          <w:marBottom w:val="0"/>
          <w:divBdr>
            <w:top w:val="none" w:sz="0" w:space="0" w:color="auto"/>
            <w:left w:val="none" w:sz="0" w:space="0" w:color="auto"/>
            <w:bottom w:val="none" w:sz="0" w:space="0" w:color="auto"/>
            <w:right w:val="none" w:sz="0" w:space="0" w:color="auto"/>
          </w:divBdr>
        </w:div>
        <w:div w:id="1737818644">
          <w:marLeft w:val="640"/>
          <w:marRight w:val="0"/>
          <w:marTop w:val="0"/>
          <w:marBottom w:val="0"/>
          <w:divBdr>
            <w:top w:val="none" w:sz="0" w:space="0" w:color="auto"/>
            <w:left w:val="none" w:sz="0" w:space="0" w:color="auto"/>
            <w:bottom w:val="none" w:sz="0" w:space="0" w:color="auto"/>
            <w:right w:val="none" w:sz="0" w:space="0" w:color="auto"/>
          </w:divBdr>
        </w:div>
        <w:div w:id="1749300660">
          <w:marLeft w:val="640"/>
          <w:marRight w:val="0"/>
          <w:marTop w:val="0"/>
          <w:marBottom w:val="0"/>
          <w:divBdr>
            <w:top w:val="none" w:sz="0" w:space="0" w:color="auto"/>
            <w:left w:val="none" w:sz="0" w:space="0" w:color="auto"/>
            <w:bottom w:val="none" w:sz="0" w:space="0" w:color="auto"/>
            <w:right w:val="none" w:sz="0" w:space="0" w:color="auto"/>
          </w:divBdr>
        </w:div>
        <w:div w:id="1760565816">
          <w:marLeft w:val="640"/>
          <w:marRight w:val="0"/>
          <w:marTop w:val="0"/>
          <w:marBottom w:val="0"/>
          <w:divBdr>
            <w:top w:val="none" w:sz="0" w:space="0" w:color="auto"/>
            <w:left w:val="none" w:sz="0" w:space="0" w:color="auto"/>
            <w:bottom w:val="none" w:sz="0" w:space="0" w:color="auto"/>
            <w:right w:val="none" w:sz="0" w:space="0" w:color="auto"/>
          </w:divBdr>
        </w:div>
        <w:div w:id="1764300334">
          <w:marLeft w:val="640"/>
          <w:marRight w:val="0"/>
          <w:marTop w:val="0"/>
          <w:marBottom w:val="0"/>
          <w:divBdr>
            <w:top w:val="none" w:sz="0" w:space="0" w:color="auto"/>
            <w:left w:val="none" w:sz="0" w:space="0" w:color="auto"/>
            <w:bottom w:val="none" w:sz="0" w:space="0" w:color="auto"/>
            <w:right w:val="none" w:sz="0" w:space="0" w:color="auto"/>
          </w:divBdr>
        </w:div>
        <w:div w:id="1769958110">
          <w:marLeft w:val="640"/>
          <w:marRight w:val="0"/>
          <w:marTop w:val="0"/>
          <w:marBottom w:val="0"/>
          <w:divBdr>
            <w:top w:val="none" w:sz="0" w:space="0" w:color="auto"/>
            <w:left w:val="none" w:sz="0" w:space="0" w:color="auto"/>
            <w:bottom w:val="none" w:sz="0" w:space="0" w:color="auto"/>
            <w:right w:val="none" w:sz="0" w:space="0" w:color="auto"/>
          </w:divBdr>
        </w:div>
        <w:div w:id="1777364262">
          <w:marLeft w:val="640"/>
          <w:marRight w:val="0"/>
          <w:marTop w:val="0"/>
          <w:marBottom w:val="0"/>
          <w:divBdr>
            <w:top w:val="none" w:sz="0" w:space="0" w:color="auto"/>
            <w:left w:val="none" w:sz="0" w:space="0" w:color="auto"/>
            <w:bottom w:val="none" w:sz="0" w:space="0" w:color="auto"/>
            <w:right w:val="none" w:sz="0" w:space="0" w:color="auto"/>
          </w:divBdr>
        </w:div>
        <w:div w:id="1779443525">
          <w:marLeft w:val="640"/>
          <w:marRight w:val="0"/>
          <w:marTop w:val="0"/>
          <w:marBottom w:val="0"/>
          <w:divBdr>
            <w:top w:val="none" w:sz="0" w:space="0" w:color="auto"/>
            <w:left w:val="none" w:sz="0" w:space="0" w:color="auto"/>
            <w:bottom w:val="none" w:sz="0" w:space="0" w:color="auto"/>
            <w:right w:val="none" w:sz="0" w:space="0" w:color="auto"/>
          </w:divBdr>
        </w:div>
        <w:div w:id="1787845750">
          <w:marLeft w:val="640"/>
          <w:marRight w:val="0"/>
          <w:marTop w:val="0"/>
          <w:marBottom w:val="0"/>
          <w:divBdr>
            <w:top w:val="none" w:sz="0" w:space="0" w:color="auto"/>
            <w:left w:val="none" w:sz="0" w:space="0" w:color="auto"/>
            <w:bottom w:val="none" w:sz="0" w:space="0" w:color="auto"/>
            <w:right w:val="none" w:sz="0" w:space="0" w:color="auto"/>
          </w:divBdr>
        </w:div>
        <w:div w:id="1798646941">
          <w:marLeft w:val="640"/>
          <w:marRight w:val="0"/>
          <w:marTop w:val="0"/>
          <w:marBottom w:val="0"/>
          <w:divBdr>
            <w:top w:val="none" w:sz="0" w:space="0" w:color="auto"/>
            <w:left w:val="none" w:sz="0" w:space="0" w:color="auto"/>
            <w:bottom w:val="none" w:sz="0" w:space="0" w:color="auto"/>
            <w:right w:val="none" w:sz="0" w:space="0" w:color="auto"/>
          </w:divBdr>
        </w:div>
        <w:div w:id="1930187197">
          <w:marLeft w:val="640"/>
          <w:marRight w:val="0"/>
          <w:marTop w:val="0"/>
          <w:marBottom w:val="0"/>
          <w:divBdr>
            <w:top w:val="none" w:sz="0" w:space="0" w:color="auto"/>
            <w:left w:val="none" w:sz="0" w:space="0" w:color="auto"/>
            <w:bottom w:val="none" w:sz="0" w:space="0" w:color="auto"/>
            <w:right w:val="none" w:sz="0" w:space="0" w:color="auto"/>
          </w:divBdr>
        </w:div>
        <w:div w:id="1931693842">
          <w:marLeft w:val="640"/>
          <w:marRight w:val="0"/>
          <w:marTop w:val="0"/>
          <w:marBottom w:val="0"/>
          <w:divBdr>
            <w:top w:val="none" w:sz="0" w:space="0" w:color="auto"/>
            <w:left w:val="none" w:sz="0" w:space="0" w:color="auto"/>
            <w:bottom w:val="none" w:sz="0" w:space="0" w:color="auto"/>
            <w:right w:val="none" w:sz="0" w:space="0" w:color="auto"/>
          </w:divBdr>
        </w:div>
        <w:div w:id="1939632493">
          <w:marLeft w:val="640"/>
          <w:marRight w:val="0"/>
          <w:marTop w:val="0"/>
          <w:marBottom w:val="0"/>
          <w:divBdr>
            <w:top w:val="none" w:sz="0" w:space="0" w:color="auto"/>
            <w:left w:val="none" w:sz="0" w:space="0" w:color="auto"/>
            <w:bottom w:val="none" w:sz="0" w:space="0" w:color="auto"/>
            <w:right w:val="none" w:sz="0" w:space="0" w:color="auto"/>
          </w:divBdr>
        </w:div>
        <w:div w:id="1993171040">
          <w:marLeft w:val="640"/>
          <w:marRight w:val="0"/>
          <w:marTop w:val="0"/>
          <w:marBottom w:val="0"/>
          <w:divBdr>
            <w:top w:val="none" w:sz="0" w:space="0" w:color="auto"/>
            <w:left w:val="none" w:sz="0" w:space="0" w:color="auto"/>
            <w:bottom w:val="none" w:sz="0" w:space="0" w:color="auto"/>
            <w:right w:val="none" w:sz="0" w:space="0" w:color="auto"/>
          </w:divBdr>
        </w:div>
        <w:div w:id="2015110175">
          <w:marLeft w:val="640"/>
          <w:marRight w:val="0"/>
          <w:marTop w:val="0"/>
          <w:marBottom w:val="0"/>
          <w:divBdr>
            <w:top w:val="none" w:sz="0" w:space="0" w:color="auto"/>
            <w:left w:val="none" w:sz="0" w:space="0" w:color="auto"/>
            <w:bottom w:val="none" w:sz="0" w:space="0" w:color="auto"/>
            <w:right w:val="none" w:sz="0" w:space="0" w:color="auto"/>
          </w:divBdr>
        </w:div>
        <w:div w:id="2031494797">
          <w:marLeft w:val="640"/>
          <w:marRight w:val="0"/>
          <w:marTop w:val="0"/>
          <w:marBottom w:val="0"/>
          <w:divBdr>
            <w:top w:val="none" w:sz="0" w:space="0" w:color="auto"/>
            <w:left w:val="none" w:sz="0" w:space="0" w:color="auto"/>
            <w:bottom w:val="none" w:sz="0" w:space="0" w:color="auto"/>
            <w:right w:val="none" w:sz="0" w:space="0" w:color="auto"/>
          </w:divBdr>
        </w:div>
        <w:div w:id="2036036788">
          <w:marLeft w:val="640"/>
          <w:marRight w:val="0"/>
          <w:marTop w:val="0"/>
          <w:marBottom w:val="0"/>
          <w:divBdr>
            <w:top w:val="none" w:sz="0" w:space="0" w:color="auto"/>
            <w:left w:val="none" w:sz="0" w:space="0" w:color="auto"/>
            <w:bottom w:val="none" w:sz="0" w:space="0" w:color="auto"/>
            <w:right w:val="none" w:sz="0" w:space="0" w:color="auto"/>
          </w:divBdr>
        </w:div>
        <w:div w:id="2045904469">
          <w:marLeft w:val="640"/>
          <w:marRight w:val="0"/>
          <w:marTop w:val="0"/>
          <w:marBottom w:val="0"/>
          <w:divBdr>
            <w:top w:val="none" w:sz="0" w:space="0" w:color="auto"/>
            <w:left w:val="none" w:sz="0" w:space="0" w:color="auto"/>
            <w:bottom w:val="none" w:sz="0" w:space="0" w:color="auto"/>
            <w:right w:val="none" w:sz="0" w:space="0" w:color="auto"/>
          </w:divBdr>
        </w:div>
        <w:div w:id="2047291795">
          <w:marLeft w:val="640"/>
          <w:marRight w:val="0"/>
          <w:marTop w:val="0"/>
          <w:marBottom w:val="0"/>
          <w:divBdr>
            <w:top w:val="none" w:sz="0" w:space="0" w:color="auto"/>
            <w:left w:val="none" w:sz="0" w:space="0" w:color="auto"/>
            <w:bottom w:val="none" w:sz="0" w:space="0" w:color="auto"/>
            <w:right w:val="none" w:sz="0" w:space="0" w:color="auto"/>
          </w:divBdr>
        </w:div>
        <w:div w:id="2056850247">
          <w:marLeft w:val="640"/>
          <w:marRight w:val="0"/>
          <w:marTop w:val="0"/>
          <w:marBottom w:val="0"/>
          <w:divBdr>
            <w:top w:val="none" w:sz="0" w:space="0" w:color="auto"/>
            <w:left w:val="none" w:sz="0" w:space="0" w:color="auto"/>
            <w:bottom w:val="none" w:sz="0" w:space="0" w:color="auto"/>
            <w:right w:val="none" w:sz="0" w:space="0" w:color="auto"/>
          </w:divBdr>
        </w:div>
        <w:div w:id="2066953399">
          <w:marLeft w:val="640"/>
          <w:marRight w:val="0"/>
          <w:marTop w:val="0"/>
          <w:marBottom w:val="0"/>
          <w:divBdr>
            <w:top w:val="none" w:sz="0" w:space="0" w:color="auto"/>
            <w:left w:val="none" w:sz="0" w:space="0" w:color="auto"/>
            <w:bottom w:val="none" w:sz="0" w:space="0" w:color="auto"/>
            <w:right w:val="none" w:sz="0" w:space="0" w:color="auto"/>
          </w:divBdr>
        </w:div>
        <w:div w:id="2068406351">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2.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diagramLayout" Target="diagrams/layout1.xml"/><Relationship Id="rId12" Type="http://schemas.openxmlformats.org/officeDocument/2006/relationships/hyperlink" Target="http://bibliotecadigital.udea.edu.co" TargetMode="Externa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yperlink" Target="mailto:lina.pena@udea.edu.co" TargetMode="External"/><Relationship Id="rId10" Type="http://schemas.microsoft.com/office/2007/relationships/diagramDrawing" Target="diagrams/drawing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hyperlink" Target="mailto:lina.pena@udea.edu.co"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822D64F-D13D-CC4B-B3A8-9BBB8E4FEEE0}" type="doc">
      <dgm:prSet loTypeId="urn:microsoft.com/office/officeart/2005/8/layout/hProcess10" loCatId="" qsTypeId="urn:microsoft.com/office/officeart/2005/8/quickstyle/simple1" qsCatId="simple" csTypeId="urn:microsoft.com/office/officeart/2005/8/colors/accent1_2" csCatId="accent1" phldr="1"/>
      <dgm:spPr/>
      <dgm:t>
        <a:bodyPr/>
        <a:lstStyle/>
        <a:p>
          <a:endParaRPr lang="es-ES"/>
        </a:p>
      </dgm:t>
    </dgm:pt>
    <dgm:pt modelId="{55EFBC3E-387C-3F41-A1F1-4B2AEB66902E}">
      <dgm:prSet phldrT="[Texto]" custT="1"/>
      <dgm:spPr/>
      <dgm:t>
        <a:bodyPr/>
        <a:lstStyle/>
        <a:p>
          <a:pPr algn="l"/>
          <a:r>
            <a:rPr lang="es-ES" sz="1200" b="1" dirty="0"/>
            <a:t>FASE 1 </a:t>
          </a:r>
          <a:r>
            <a:rPr lang="es-ES" sz="1050" dirty="0"/>
            <a:t>Revisión sistemática exploratoria (de alcance)</a:t>
          </a:r>
          <a:endParaRPr lang="es-ES" sz="1200" dirty="0"/>
        </a:p>
      </dgm:t>
    </dgm:pt>
    <dgm:pt modelId="{E4818612-E961-7145-9FD5-7AB787A1F596}" type="parTrans" cxnId="{3F8E6F44-93A9-C84C-BFDE-4BDC572C01CD}">
      <dgm:prSet/>
      <dgm:spPr/>
      <dgm:t>
        <a:bodyPr/>
        <a:lstStyle/>
        <a:p>
          <a:pPr algn="just"/>
          <a:endParaRPr lang="es-ES" sz="1050"/>
        </a:p>
      </dgm:t>
    </dgm:pt>
    <dgm:pt modelId="{39ED4B9F-3B1C-134B-995F-5F32F33D0DCC}" type="sibTrans" cxnId="{3F8E6F44-93A9-C84C-BFDE-4BDC572C01CD}">
      <dgm:prSet custT="1"/>
      <dgm:spPr/>
      <dgm:t>
        <a:bodyPr/>
        <a:lstStyle/>
        <a:p>
          <a:pPr algn="just"/>
          <a:endParaRPr lang="es-ES" sz="1050"/>
        </a:p>
      </dgm:t>
    </dgm:pt>
    <dgm:pt modelId="{6156B149-F2B2-5948-A1A5-5BC0E7753197}">
      <dgm:prSet phldrT="[Texto]" custT="1"/>
      <dgm:spPr/>
      <dgm:t>
        <a:bodyPr/>
        <a:lstStyle/>
        <a:p>
          <a:pPr algn="l"/>
          <a:r>
            <a:rPr lang="es-ES" sz="1200" b="1" dirty="0"/>
            <a:t>FASE 2</a:t>
          </a:r>
        </a:p>
        <a:p>
          <a:pPr algn="l"/>
          <a:r>
            <a:rPr lang="es-ES" sz="1050" dirty="0"/>
            <a:t>Consenso de expertos</a:t>
          </a:r>
          <a:endParaRPr lang="es-ES" sz="1200" dirty="0"/>
        </a:p>
      </dgm:t>
    </dgm:pt>
    <dgm:pt modelId="{54D0A3F8-1BA5-6341-9B55-3BCC9FBD088E}" type="parTrans" cxnId="{EC25192D-30A6-1A4A-9314-8CC78D2B8EAB}">
      <dgm:prSet/>
      <dgm:spPr/>
      <dgm:t>
        <a:bodyPr/>
        <a:lstStyle/>
        <a:p>
          <a:pPr algn="just"/>
          <a:endParaRPr lang="es-ES" sz="1050"/>
        </a:p>
      </dgm:t>
    </dgm:pt>
    <dgm:pt modelId="{3EAB371F-CA3B-2548-8A4D-A6E2CF8F6D96}" type="sibTrans" cxnId="{EC25192D-30A6-1A4A-9314-8CC78D2B8EAB}">
      <dgm:prSet custT="1"/>
      <dgm:spPr/>
      <dgm:t>
        <a:bodyPr/>
        <a:lstStyle/>
        <a:p>
          <a:pPr algn="just"/>
          <a:endParaRPr lang="es-ES" sz="1050"/>
        </a:p>
      </dgm:t>
    </dgm:pt>
    <dgm:pt modelId="{AB5FF0E7-EF13-3949-AB95-47136420145D}">
      <dgm:prSet phldrT="[Texto]" custT="1"/>
      <dgm:spPr/>
      <dgm:t>
        <a:bodyPr/>
        <a:lstStyle/>
        <a:p>
          <a:pPr algn="l"/>
          <a:r>
            <a:rPr lang="es-ES" sz="1200" b="1" dirty="0"/>
            <a:t>FASE 3 </a:t>
          </a:r>
          <a:r>
            <a:rPr lang="es-ES" sz="1050" dirty="0"/>
            <a:t>Cohorte de desarrollo y validación interna</a:t>
          </a:r>
          <a:endParaRPr lang="es-ES" sz="1200" dirty="0"/>
        </a:p>
      </dgm:t>
    </dgm:pt>
    <dgm:pt modelId="{18842697-9E51-B345-BEF3-2EA16D11298C}" type="parTrans" cxnId="{C14B1FF6-22E8-0B4A-9877-C87A8CE6049C}">
      <dgm:prSet/>
      <dgm:spPr/>
      <dgm:t>
        <a:bodyPr/>
        <a:lstStyle/>
        <a:p>
          <a:pPr algn="just"/>
          <a:endParaRPr lang="es-ES" sz="1050"/>
        </a:p>
      </dgm:t>
    </dgm:pt>
    <dgm:pt modelId="{E8FC48B5-26C8-4543-B336-0DF916222343}" type="sibTrans" cxnId="{C14B1FF6-22E8-0B4A-9877-C87A8CE6049C}">
      <dgm:prSet custT="1"/>
      <dgm:spPr/>
      <dgm:t>
        <a:bodyPr/>
        <a:lstStyle/>
        <a:p>
          <a:pPr algn="just"/>
          <a:endParaRPr lang="es-ES" sz="1050"/>
        </a:p>
      </dgm:t>
    </dgm:pt>
    <dgm:pt modelId="{B6A8E1C1-0A18-704E-8B2B-7267BD7E6FC8}">
      <dgm:prSet custT="1"/>
      <dgm:spPr/>
      <dgm:t>
        <a:bodyPr/>
        <a:lstStyle/>
        <a:p>
          <a:pPr marL="0" marR="0" lvl="0" indent="0" algn="l" defTabSz="914400" eaLnBrk="1" fontAlgn="auto" latinLnBrk="0" hangingPunct="1">
            <a:lnSpc>
              <a:spcPct val="100000"/>
            </a:lnSpc>
            <a:spcBef>
              <a:spcPts val="0"/>
            </a:spcBef>
            <a:spcAft>
              <a:spcPts val="0"/>
            </a:spcAft>
            <a:buClrTx/>
            <a:buSzTx/>
            <a:buFontTx/>
            <a:buNone/>
            <a:tabLst/>
            <a:defRPr/>
          </a:pPr>
          <a:r>
            <a:rPr lang="es-ES" sz="1200" b="1" dirty="0"/>
            <a:t>FASE 4 </a:t>
          </a:r>
          <a:r>
            <a:rPr lang="es-ES" sz="1050" dirty="0"/>
            <a:t>Cohorte de validación externa</a:t>
          </a:r>
          <a:endParaRPr lang="es-ES" sz="1200" dirty="0"/>
        </a:p>
      </dgm:t>
    </dgm:pt>
    <dgm:pt modelId="{FCD74A81-4C0C-684B-84BD-E89BEC70CC72}" type="parTrans" cxnId="{A34D631D-D8B7-0D47-8ED2-3505FBC255D6}">
      <dgm:prSet/>
      <dgm:spPr/>
      <dgm:t>
        <a:bodyPr/>
        <a:lstStyle/>
        <a:p>
          <a:pPr algn="just"/>
          <a:endParaRPr lang="es-ES" sz="1050"/>
        </a:p>
      </dgm:t>
    </dgm:pt>
    <dgm:pt modelId="{8A404C23-32FA-4545-BA93-2CF65BFD7270}" type="sibTrans" cxnId="{A34D631D-D8B7-0D47-8ED2-3505FBC255D6}">
      <dgm:prSet/>
      <dgm:spPr/>
      <dgm:t>
        <a:bodyPr/>
        <a:lstStyle/>
        <a:p>
          <a:pPr algn="just"/>
          <a:endParaRPr lang="es-ES" sz="1050"/>
        </a:p>
      </dgm:t>
    </dgm:pt>
    <dgm:pt modelId="{B6CE2A34-17C3-DC42-86C1-B93119067286}" type="pres">
      <dgm:prSet presAssocID="{6822D64F-D13D-CC4B-B3A8-9BBB8E4FEEE0}" presName="Name0" presStyleCnt="0">
        <dgm:presLayoutVars>
          <dgm:dir/>
          <dgm:resizeHandles val="exact"/>
        </dgm:presLayoutVars>
      </dgm:prSet>
      <dgm:spPr/>
    </dgm:pt>
    <dgm:pt modelId="{A97332A6-AF29-5C4B-BAE5-183E6CAC5B45}" type="pres">
      <dgm:prSet presAssocID="{55EFBC3E-387C-3F41-A1F1-4B2AEB66902E}" presName="composite" presStyleCnt="0"/>
      <dgm:spPr/>
    </dgm:pt>
    <dgm:pt modelId="{D9701800-C741-E648-BA88-9625547658FD}" type="pres">
      <dgm:prSet presAssocID="{55EFBC3E-387C-3F41-A1F1-4B2AEB66902E}" presName="imagSh" presStyleLbl="bgImgPlace1" presStyleIdx="0" presStyleCnt="4"/>
      <dgm:spPr/>
    </dgm:pt>
    <dgm:pt modelId="{C1080730-73F2-2642-9069-1C5484700513}" type="pres">
      <dgm:prSet presAssocID="{55EFBC3E-387C-3F41-A1F1-4B2AEB66902E}" presName="txNode" presStyleLbl="node1" presStyleIdx="0" presStyleCnt="4" custLinFactNeighborX="-16356" custLinFactNeighborY="-60048">
        <dgm:presLayoutVars>
          <dgm:bulletEnabled val="1"/>
        </dgm:presLayoutVars>
      </dgm:prSet>
      <dgm:spPr/>
    </dgm:pt>
    <dgm:pt modelId="{81D19AFC-17F6-1048-A685-080A54D0E2F7}" type="pres">
      <dgm:prSet presAssocID="{39ED4B9F-3B1C-134B-995F-5F32F33D0DCC}" presName="sibTrans" presStyleLbl="sibTrans2D1" presStyleIdx="0" presStyleCnt="3"/>
      <dgm:spPr/>
    </dgm:pt>
    <dgm:pt modelId="{7A6D7235-0226-C04D-BAB8-AA2657204E8B}" type="pres">
      <dgm:prSet presAssocID="{39ED4B9F-3B1C-134B-995F-5F32F33D0DCC}" presName="connTx" presStyleLbl="sibTrans2D1" presStyleIdx="0" presStyleCnt="3"/>
      <dgm:spPr/>
    </dgm:pt>
    <dgm:pt modelId="{542B8DAE-2634-C148-875C-B7075DBC781C}" type="pres">
      <dgm:prSet presAssocID="{6156B149-F2B2-5948-A1A5-5BC0E7753197}" presName="composite" presStyleCnt="0"/>
      <dgm:spPr/>
    </dgm:pt>
    <dgm:pt modelId="{C7188618-39BA-8E41-87EE-6181D196FD8A}" type="pres">
      <dgm:prSet presAssocID="{6156B149-F2B2-5948-A1A5-5BC0E7753197}" presName="imagSh" presStyleLbl="bgImgPlace1" presStyleIdx="1" presStyleCnt="4"/>
      <dgm:spPr/>
    </dgm:pt>
    <dgm:pt modelId="{B77D5B7F-AC55-5648-B10A-5F6453D3B939}" type="pres">
      <dgm:prSet presAssocID="{6156B149-F2B2-5948-A1A5-5BC0E7753197}" presName="txNode" presStyleLbl="node1" presStyleIdx="1" presStyleCnt="4" custLinFactNeighborX="-16199" custLinFactNeighborY="-60048">
        <dgm:presLayoutVars>
          <dgm:bulletEnabled val="1"/>
        </dgm:presLayoutVars>
      </dgm:prSet>
      <dgm:spPr/>
    </dgm:pt>
    <dgm:pt modelId="{A10C54AC-F07B-064D-BE68-CB806B19F8A4}" type="pres">
      <dgm:prSet presAssocID="{3EAB371F-CA3B-2548-8A4D-A6E2CF8F6D96}" presName="sibTrans" presStyleLbl="sibTrans2D1" presStyleIdx="1" presStyleCnt="3"/>
      <dgm:spPr/>
    </dgm:pt>
    <dgm:pt modelId="{F5E6D7E3-B1B0-F240-A9A4-E94FF76B260E}" type="pres">
      <dgm:prSet presAssocID="{3EAB371F-CA3B-2548-8A4D-A6E2CF8F6D96}" presName="connTx" presStyleLbl="sibTrans2D1" presStyleIdx="1" presStyleCnt="3"/>
      <dgm:spPr/>
    </dgm:pt>
    <dgm:pt modelId="{FA6F167B-4ED8-3941-81D3-00989B6B7025}" type="pres">
      <dgm:prSet presAssocID="{AB5FF0E7-EF13-3949-AB95-47136420145D}" presName="composite" presStyleCnt="0"/>
      <dgm:spPr/>
    </dgm:pt>
    <dgm:pt modelId="{722533E0-54A8-8B49-AC7E-F8DB0DAD2DAC}" type="pres">
      <dgm:prSet presAssocID="{AB5FF0E7-EF13-3949-AB95-47136420145D}" presName="imagSh" presStyleLbl="bgImgPlace1" presStyleIdx="2" presStyleCnt="4"/>
      <dgm:spPr/>
    </dgm:pt>
    <dgm:pt modelId="{47BAE86F-57A1-304E-A76A-5C176A44793A}" type="pres">
      <dgm:prSet presAssocID="{AB5FF0E7-EF13-3949-AB95-47136420145D}" presName="txNode" presStyleLbl="node1" presStyleIdx="2" presStyleCnt="4" custLinFactNeighborX="-15659" custLinFactNeighborY="-60048">
        <dgm:presLayoutVars>
          <dgm:bulletEnabled val="1"/>
        </dgm:presLayoutVars>
      </dgm:prSet>
      <dgm:spPr/>
    </dgm:pt>
    <dgm:pt modelId="{D1A237A9-423C-6E4B-8DC1-56405FE24AB3}" type="pres">
      <dgm:prSet presAssocID="{E8FC48B5-26C8-4543-B336-0DF916222343}" presName="sibTrans" presStyleLbl="sibTrans2D1" presStyleIdx="2" presStyleCnt="3"/>
      <dgm:spPr/>
    </dgm:pt>
    <dgm:pt modelId="{76FB5A98-F6F9-D140-A087-746576D466E3}" type="pres">
      <dgm:prSet presAssocID="{E8FC48B5-26C8-4543-B336-0DF916222343}" presName="connTx" presStyleLbl="sibTrans2D1" presStyleIdx="2" presStyleCnt="3"/>
      <dgm:spPr/>
    </dgm:pt>
    <dgm:pt modelId="{D9179F24-F714-474B-9F7C-B4A76975FCB7}" type="pres">
      <dgm:prSet presAssocID="{B6A8E1C1-0A18-704E-8B2B-7267BD7E6FC8}" presName="composite" presStyleCnt="0"/>
      <dgm:spPr/>
    </dgm:pt>
    <dgm:pt modelId="{4D71DF31-46CA-6D4F-9948-78AC48E1A083}" type="pres">
      <dgm:prSet presAssocID="{B6A8E1C1-0A18-704E-8B2B-7267BD7E6FC8}" presName="imagSh" presStyleLbl="bgImgPlace1" presStyleIdx="3" presStyleCnt="4"/>
      <dgm:spPr/>
    </dgm:pt>
    <dgm:pt modelId="{B9183470-6355-954C-8ACA-056F201829EC}" type="pres">
      <dgm:prSet presAssocID="{B6A8E1C1-0A18-704E-8B2B-7267BD7E6FC8}" presName="txNode" presStyleLbl="node1" presStyleIdx="3" presStyleCnt="4" custLinFactNeighborX="-16445" custLinFactNeighborY="-60588">
        <dgm:presLayoutVars>
          <dgm:bulletEnabled val="1"/>
        </dgm:presLayoutVars>
      </dgm:prSet>
      <dgm:spPr/>
    </dgm:pt>
  </dgm:ptLst>
  <dgm:cxnLst>
    <dgm:cxn modelId="{0C212402-2942-AC46-8211-7C0680411582}" type="presOf" srcId="{3EAB371F-CA3B-2548-8A4D-A6E2CF8F6D96}" destId="{F5E6D7E3-B1B0-F240-A9A4-E94FF76B260E}" srcOrd="1" destOrd="0" presId="urn:microsoft.com/office/officeart/2005/8/layout/hProcess10"/>
    <dgm:cxn modelId="{EBF98312-EF93-084F-AB28-9467F1E5EC26}" type="presOf" srcId="{3EAB371F-CA3B-2548-8A4D-A6E2CF8F6D96}" destId="{A10C54AC-F07B-064D-BE68-CB806B19F8A4}" srcOrd="0" destOrd="0" presId="urn:microsoft.com/office/officeart/2005/8/layout/hProcess10"/>
    <dgm:cxn modelId="{17776A1C-9EB4-9D49-8E8C-3FD8342954FF}" type="presOf" srcId="{AB5FF0E7-EF13-3949-AB95-47136420145D}" destId="{47BAE86F-57A1-304E-A76A-5C176A44793A}" srcOrd="0" destOrd="0" presId="urn:microsoft.com/office/officeart/2005/8/layout/hProcess10"/>
    <dgm:cxn modelId="{A34D631D-D8B7-0D47-8ED2-3505FBC255D6}" srcId="{6822D64F-D13D-CC4B-B3A8-9BBB8E4FEEE0}" destId="{B6A8E1C1-0A18-704E-8B2B-7267BD7E6FC8}" srcOrd="3" destOrd="0" parTransId="{FCD74A81-4C0C-684B-84BD-E89BEC70CC72}" sibTransId="{8A404C23-32FA-4545-BA93-2CF65BFD7270}"/>
    <dgm:cxn modelId="{2FF50A1E-C4C9-7449-B430-283451641036}" type="presOf" srcId="{E8FC48B5-26C8-4543-B336-0DF916222343}" destId="{D1A237A9-423C-6E4B-8DC1-56405FE24AB3}" srcOrd="0" destOrd="0" presId="urn:microsoft.com/office/officeart/2005/8/layout/hProcess10"/>
    <dgm:cxn modelId="{D4696723-22EF-2645-B6C2-76BF3B8E8F0F}" type="presOf" srcId="{6822D64F-D13D-CC4B-B3A8-9BBB8E4FEEE0}" destId="{B6CE2A34-17C3-DC42-86C1-B93119067286}" srcOrd="0" destOrd="0" presId="urn:microsoft.com/office/officeart/2005/8/layout/hProcess10"/>
    <dgm:cxn modelId="{EC25192D-30A6-1A4A-9314-8CC78D2B8EAB}" srcId="{6822D64F-D13D-CC4B-B3A8-9BBB8E4FEEE0}" destId="{6156B149-F2B2-5948-A1A5-5BC0E7753197}" srcOrd="1" destOrd="0" parTransId="{54D0A3F8-1BA5-6341-9B55-3BCC9FBD088E}" sibTransId="{3EAB371F-CA3B-2548-8A4D-A6E2CF8F6D96}"/>
    <dgm:cxn modelId="{E78B652E-0F92-DE4A-BE67-EE0939E1F5B3}" type="presOf" srcId="{55EFBC3E-387C-3F41-A1F1-4B2AEB66902E}" destId="{C1080730-73F2-2642-9069-1C5484700513}" srcOrd="0" destOrd="0" presId="urn:microsoft.com/office/officeart/2005/8/layout/hProcess10"/>
    <dgm:cxn modelId="{3F8E6F44-93A9-C84C-BFDE-4BDC572C01CD}" srcId="{6822D64F-D13D-CC4B-B3A8-9BBB8E4FEEE0}" destId="{55EFBC3E-387C-3F41-A1F1-4B2AEB66902E}" srcOrd="0" destOrd="0" parTransId="{E4818612-E961-7145-9FD5-7AB787A1F596}" sibTransId="{39ED4B9F-3B1C-134B-995F-5F32F33D0DCC}"/>
    <dgm:cxn modelId="{851F2A4B-B5B7-1846-ADAD-CE5EBBCDFFE4}" type="presOf" srcId="{E8FC48B5-26C8-4543-B336-0DF916222343}" destId="{76FB5A98-F6F9-D140-A087-746576D466E3}" srcOrd="1" destOrd="0" presId="urn:microsoft.com/office/officeart/2005/8/layout/hProcess10"/>
    <dgm:cxn modelId="{C22FBD78-D1A7-9246-B5BC-326413D406F6}" type="presOf" srcId="{B6A8E1C1-0A18-704E-8B2B-7267BD7E6FC8}" destId="{B9183470-6355-954C-8ACA-056F201829EC}" srcOrd="0" destOrd="0" presId="urn:microsoft.com/office/officeart/2005/8/layout/hProcess10"/>
    <dgm:cxn modelId="{CE400291-1359-C345-B575-503CB45E9D74}" type="presOf" srcId="{39ED4B9F-3B1C-134B-995F-5F32F33D0DCC}" destId="{7A6D7235-0226-C04D-BAB8-AA2657204E8B}" srcOrd="1" destOrd="0" presId="urn:microsoft.com/office/officeart/2005/8/layout/hProcess10"/>
    <dgm:cxn modelId="{4A81159F-96DF-6542-9F69-0A67A9944FA0}" type="presOf" srcId="{39ED4B9F-3B1C-134B-995F-5F32F33D0DCC}" destId="{81D19AFC-17F6-1048-A685-080A54D0E2F7}" srcOrd="0" destOrd="0" presId="urn:microsoft.com/office/officeart/2005/8/layout/hProcess10"/>
    <dgm:cxn modelId="{C14B1FF6-22E8-0B4A-9877-C87A8CE6049C}" srcId="{6822D64F-D13D-CC4B-B3A8-9BBB8E4FEEE0}" destId="{AB5FF0E7-EF13-3949-AB95-47136420145D}" srcOrd="2" destOrd="0" parTransId="{18842697-9E51-B345-BEF3-2EA16D11298C}" sibTransId="{E8FC48B5-26C8-4543-B336-0DF916222343}"/>
    <dgm:cxn modelId="{E50970FD-4895-4841-8880-4B657619A114}" type="presOf" srcId="{6156B149-F2B2-5948-A1A5-5BC0E7753197}" destId="{B77D5B7F-AC55-5648-B10A-5F6453D3B939}" srcOrd="0" destOrd="0" presId="urn:microsoft.com/office/officeart/2005/8/layout/hProcess10"/>
    <dgm:cxn modelId="{57BC47BC-D14E-DC4C-9DAA-9A5482BED013}" type="presParOf" srcId="{B6CE2A34-17C3-DC42-86C1-B93119067286}" destId="{A97332A6-AF29-5C4B-BAE5-183E6CAC5B45}" srcOrd="0" destOrd="0" presId="urn:microsoft.com/office/officeart/2005/8/layout/hProcess10"/>
    <dgm:cxn modelId="{E80AA78E-7A86-5647-B4AA-AB05C52C3D8F}" type="presParOf" srcId="{A97332A6-AF29-5C4B-BAE5-183E6CAC5B45}" destId="{D9701800-C741-E648-BA88-9625547658FD}" srcOrd="0" destOrd="0" presId="urn:microsoft.com/office/officeart/2005/8/layout/hProcess10"/>
    <dgm:cxn modelId="{E91A1C84-D2B1-354B-A51F-A8F482C896D4}" type="presParOf" srcId="{A97332A6-AF29-5C4B-BAE5-183E6CAC5B45}" destId="{C1080730-73F2-2642-9069-1C5484700513}" srcOrd="1" destOrd="0" presId="urn:microsoft.com/office/officeart/2005/8/layout/hProcess10"/>
    <dgm:cxn modelId="{B37695CB-A8B8-6F49-9CFE-D7156CFFB87B}" type="presParOf" srcId="{B6CE2A34-17C3-DC42-86C1-B93119067286}" destId="{81D19AFC-17F6-1048-A685-080A54D0E2F7}" srcOrd="1" destOrd="0" presId="urn:microsoft.com/office/officeart/2005/8/layout/hProcess10"/>
    <dgm:cxn modelId="{51386C8D-5611-2A46-81EE-5B7AFCB62FB3}" type="presParOf" srcId="{81D19AFC-17F6-1048-A685-080A54D0E2F7}" destId="{7A6D7235-0226-C04D-BAB8-AA2657204E8B}" srcOrd="0" destOrd="0" presId="urn:microsoft.com/office/officeart/2005/8/layout/hProcess10"/>
    <dgm:cxn modelId="{BA28A687-9905-AE4E-A1D3-940D45268EE7}" type="presParOf" srcId="{B6CE2A34-17C3-DC42-86C1-B93119067286}" destId="{542B8DAE-2634-C148-875C-B7075DBC781C}" srcOrd="2" destOrd="0" presId="urn:microsoft.com/office/officeart/2005/8/layout/hProcess10"/>
    <dgm:cxn modelId="{99292CC4-9954-244D-AF38-19AE6E7D667E}" type="presParOf" srcId="{542B8DAE-2634-C148-875C-B7075DBC781C}" destId="{C7188618-39BA-8E41-87EE-6181D196FD8A}" srcOrd="0" destOrd="0" presId="urn:microsoft.com/office/officeart/2005/8/layout/hProcess10"/>
    <dgm:cxn modelId="{8ED7E1B6-4447-B247-8EBC-5ABC7BE925F0}" type="presParOf" srcId="{542B8DAE-2634-C148-875C-B7075DBC781C}" destId="{B77D5B7F-AC55-5648-B10A-5F6453D3B939}" srcOrd="1" destOrd="0" presId="urn:microsoft.com/office/officeart/2005/8/layout/hProcess10"/>
    <dgm:cxn modelId="{B6AA3216-EC3E-674C-B142-7AB5CFB95229}" type="presParOf" srcId="{B6CE2A34-17C3-DC42-86C1-B93119067286}" destId="{A10C54AC-F07B-064D-BE68-CB806B19F8A4}" srcOrd="3" destOrd="0" presId="urn:microsoft.com/office/officeart/2005/8/layout/hProcess10"/>
    <dgm:cxn modelId="{37CFD2BF-A4FD-7541-88A5-DAF914DA11FD}" type="presParOf" srcId="{A10C54AC-F07B-064D-BE68-CB806B19F8A4}" destId="{F5E6D7E3-B1B0-F240-A9A4-E94FF76B260E}" srcOrd="0" destOrd="0" presId="urn:microsoft.com/office/officeart/2005/8/layout/hProcess10"/>
    <dgm:cxn modelId="{399F9B49-10A2-2640-B1EF-835F6B01376F}" type="presParOf" srcId="{B6CE2A34-17C3-DC42-86C1-B93119067286}" destId="{FA6F167B-4ED8-3941-81D3-00989B6B7025}" srcOrd="4" destOrd="0" presId="urn:microsoft.com/office/officeart/2005/8/layout/hProcess10"/>
    <dgm:cxn modelId="{2499BEE8-0E1F-354A-B306-653399206DBB}" type="presParOf" srcId="{FA6F167B-4ED8-3941-81D3-00989B6B7025}" destId="{722533E0-54A8-8B49-AC7E-F8DB0DAD2DAC}" srcOrd="0" destOrd="0" presId="urn:microsoft.com/office/officeart/2005/8/layout/hProcess10"/>
    <dgm:cxn modelId="{C21C8E6E-DE79-9C49-9FB2-EDA7B3BFD626}" type="presParOf" srcId="{FA6F167B-4ED8-3941-81D3-00989B6B7025}" destId="{47BAE86F-57A1-304E-A76A-5C176A44793A}" srcOrd="1" destOrd="0" presId="urn:microsoft.com/office/officeart/2005/8/layout/hProcess10"/>
    <dgm:cxn modelId="{72FA164B-E49C-0B49-B610-B844FD901A87}" type="presParOf" srcId="{B6CE2A34-17C3-DC42-86C1-B93119067286}" destId="{D1A237A9-423C-6E4B-8DC1-56405FE24AB3}" srcOrd="5" destOrd="0" presId="urn:microsoft.com/office/officeart/2005/8/layout/hProcess10"/>
    <dgm:cxn modelId="{650CD3EB-49A3-914D-A7F8-9DFE634F4F01}" type="presParOf" srcId="{D1A237A9-423C-6E4B-8DC1-56405FE24AB3}" destId="{76FB5A98-F6F9-D140-A087-746576D466E3}" srcOrd="0" destOrd="0" presId="urn:microsoft.com/office/officeart/2005/8/layout/hProcess10"/>
    <dgm:cxn modelId="{BC1E4B15-DC89-D046-AA27-5500C535FBB5}" type="presParOf" srcId="{B6CE2A34-17C3-DC42-86C1-B93119067286}" destId="{D9179F24-F714-474B-9F7C-B4A76975FCB7}" srcOrd="6" destOrd="0" presId="urn:microsoft.com/office/officeart/2005/8/layout/hProcess10"/>
    <dgm:cxn modelId="{13C458AC-5316-0349-88CF-6C933C340A37}" type="presParOf" srcId="{D9179F24-F714-474B-9F7C-B4A76975FCB7}" destId="{4D71DF31-46CA-6D4F-9948-78AC48E1A083}" srcOrd="0" destOrd="0" presId="urn:microsoft.com/office/officeart/2005/8/layout/hProcess10"/>
    <dgm:cxn modelId="{17565AC3-ED70-C845-9A3F-BA187009A202}" type="presParOf" srcId="{D9179F24-F714-474B-9F7C-B4A76975FCB7}" destId="{B9183470-6355-954C-8ACA-056F201829EC}" srcOrd="1" destOrd="0" presId="urn:microsoft.com/office/officeart/2005/8/layout/hProcess10"/>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701800-C741-E648-BA88-9625547658FD}">
      <dsp:nvSpPr>
        <dsp:cNvPr id="0" name=""/>
        <dsp:cNvSpPr/>
      </dsp:nvSpPr>
      <dsp:spPr>
        <a:xfrm>
          <a:off x="741" y="22979"/>
          <a:ext cx="965050" cy="965050"/>
        </a:xfrm>
        <a:prstGeom prst="roundRect">
          <a:avLst>
            <a:gd name="adj" fmla="val 1000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1080730-73F2-2642-9069-1C5484700513}">
      <dsp:nvSpPr>
        <dsp:cNvPr id="0" name=""/>
        <dsp:cNvSpPr/>
      </dsp:nvSpPr>
      <dsp:spPr>
        <a:xfrm>
          <a:off x="0" y="22516"/>
          <a:ext cx="965050" cy="9650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s-ES" sz="1200" b="1" kern="1200" dirty="0"/>
            <a:t>FASE 1 </a:t>
          </a:r>
          <a:r>
            <a:rPr lang="es-ES" sz="1050" kern="1200" dirty="0"/>
            <a:t>Revisión sistemática exploratoria (de alcance)</a:t>
          </a:r>
          <a:endParaRPr lang="es-ES" sz="1200" kern="1200" dirty="0"/>
        </a:p>
      </dsp:txBody>
      <dsp:txXfrm>
        <a:off x="28265" y="50781"/>
        <a:ext cx="908520" cy="908520"/>
      </dsp:txXfrm>
    </dsp:sp>
    <dsp:sp modelId="{81D19AFC-17F6-1048-A685-080A54D0E2F7}">
      <dsp:nvSpPr>
        <dsp:cNvPr id="0" name=""/>
        <dsp:cNvSpPr/>
      </dsp:nvSpPr>
      <dsp:spPr>
        <a:xfrm>
          <a:off x="1151681" y="389560"/>
          <a:ext cx="185890" cy="23188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just" defTabSz="466725">
            <a:lnSpc>
              <a:spcPct val="90000"/>
            </a:lnSpc>
            <a:spcBef>
              <a:spcPct val="0"/>
            </a:spcBef>
            <a:spcAft>
              <a:spcPct val="35000"/>
            </a:spcAft>
            <a:buNone/>
          </a:pPr>
          <a:endParaRPr lang="es-ES" sz="1050" kern="1200"/>
        </a:p>
      </dsp:txBody>
      <dsp:txXfrm>
        <a:off x="1151681" y="435938"/>
        <a:ext cx="130123" cy="139132"/>
      </dsp:txXfrm>
    </dsp:sp>
    <dsp:sp modelId="{C7188618-39BA-8E41-87EE-6181D196FD8A}">
      <dsp:nvSpPr>
        <dsp:cNvPr id="0" name=""/>
        <dsp:cNvSpPr/>
      </dsp:nvSpPr>
      <dsp:spPr>
        <a:xfrm>
          <a:off x="1496906" y="22979"/>
          <a:ext cx="965050" cy="965050"/>
        </a:xfrm>
        <a:prstGeom prst="roundRect">
          <a:avLst>
            <a:gd name="adj" fmla="val 1000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77D5B7F-AC55-5648-B10A-5F6453D3B939}">
      <dsp:nvSpPr>
        <dsp:cNvPr id="0" name=""/>
        <dsp:cNvSpPr/>
      </dsp:nvSpPr>
      <dsp:spPr>
        <a:xfrm>
          <a:off x="1497679" y="22516"/>
          <a:ext cx="965050" cy="9650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s-ES" sz="1200" b="1" kern="1200" dirty="0"/>
            <a:t>FASE 2</a:t>
          </a:r>
        </a:p>
        <a:p>
          <a:pPr marL="0" lvl="0" indent="0" algn="l" defTabSz="533400">
            <a:lnSpc>
              <a:spcPct val="90000"/>
            </a:lnSpc>
            <a:spcBef>
              <a:spcPct val="0"/>
            </a:spcBef>
            <a:spcAft>
              <a:spcPct val="35000"/>
            </a:spcAft>
            <a:buNone/>
          </a:pPr>
          <a:r>
            <a:rPr lang="es-ES" sz="1050" kern="1200" dirty="0"/>
            <a:t>Consenso de expertos</a:t>
          </a:r>
          <a:endParaRPr lang="es-ES" sz="1200" kern="1200" dirty="0"/>
        </a:p>
      </dsp:txBody>
      <dsp:txXfrm>
        <a:off x="1525944" y="50781"/>
        <a:ext cx="908520" cy="908520"/>
      </dsp:txXfrm>
    </dsp:sp>
    <dsp:sp modelId="{A10C54AC-F07B-064D-BE68-CB806B19F8A4}">
      <dsp:nvSpPr>
        <dsp:cNvPr id="0" name=""/>
        <dsp:cNvSpPr/>
      </dsp:nvSpPr>
      <dsp:spPr>
        <a:xfrm>
          <a:off x="2647847" y="389560"/>
          <a:ext cx="185890" cy="23188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just" defTabSz="466725">
            <a:lnSpc>
              <a:spcPct val="90000"/>
            </a:lnSpc>
            <a:spcBef>
              <a:spcPct val="0"/>
            </a:spcBef>
            <a:spcAft>
              <a:spcPct val="35000"/>
            </a:spcAft>
            <a:buNone/>
          </a:pPr>
          <a:endParaRPr lang="es-ES" sz="1050" kern="1200"/>
        </a:p>
      </dsp:txBody>
      <dsp:txXfrm>
        <a:off x="2647847" y="435938"/>
        <a:ext cx="130123" cy="139132"/>
      </dsp:txXfrm>
    </dsp:sp>
    <dsp:sp modelId="{722533E0-54A8-8B49-AC7E-F8DB0DAD2DAC}">
      <dsp:nvSpPr>
        <dsp:cNvPr id="0" name=""/>
        <dsp:cNvSpPr/>
      </dsp:nvSpPr>
      <dsp:spPr>
        <a:xfrm>
          <a:off x="2993071" y="22979"/>
          <a:ext cx="965050" cy="965050"/>
        </a:xfrm>
        <a:prstGeom prst="roundRect">
          <a:avLst>
            <a:gd name="adj" fmla="val 1000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7BAE86F-57A1-304E-A76A-5C176A44793A}">
      <dsp:nvSpPr>
        <dsp:cNvPr id="0" name=""/>
        <dsp:cNvSpPr/>
      </dsp:nvSpPr>
      <dsp:spPr>
        <a:xfrm>
          <a:off x="2999055" y="22516"/>
          <a:ext cx="965050" cy="9650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s-ES" sz="1200" b="1" kern="1200" dirty="0"/>
            <a:t>FASE 3 </a:t>
          </a:r>
          <a:r>
            <a:rPr lang="es-ES" sz="1050" kern="1200" dirty="0"/>
            <a:t>Cohorte de desarrollo y validación interna</a:t>
          </a:r>
          <a:endParaRPr lang="es-ES" sz="1200" kern="1200" dirty="0"/>
        </a:p>
      </dsp:txBody>
      <dsp:txXfrm>
        <a:off x="3027320" y="50781"/>
        <a:ext cx="908520" cy="908520"/>
      </dsp:txXfrm>
    </dsp:sp>
    <dsp:sp modelId="{D1A237A9-423C-6E4B-8DC1-56405FE24AB3}">
      <dsp:nvSpPr>
        <dsp:cNvPr id="0" name=""/>
        <dsp:cNvSpPr/>
      </dsp:nvSpPr>
      <dsp:spPr>
        <a:xfrm>
          <a:off x="4144012" y="389560"/>
          <a:ext cx="185890" cy="23188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just" defTabSz="466725">
            <a:lnSpc>
              <a:spcPct val="90000"/>
            </a:lnSpc>
            <a:spcBef>
              <a:spcPct val="0"/>
            </a:spcBef>
            <a:spcAft>
              <a:spcPct val="35000"/>
            </a:spcAft>
            <a:buNone/>
          </a:pPr>
          <a:endParaRPr lang="es-ES" sz="1050" kern="1200"/>
        </a:p>
      </dsp:txBody>
      <dsp:txXfrm>
        <a:off x="4144012" y="435938"/>
        <a:ext cx="130123" cy="139132"/>
      </dsp:txXfrm>
    </dsp:sp>
    <dsp:sp modelId="{4D71DF31-46CA-6D4F-9948-78AC48E1A083}">
      <dsp:nvSpPr>
        <dsp:cNvPr id="0" name=""/>
        <dsp:cNvSpPr/>
      </dsp:nvSpPr>
      <dsp:spPr>
        <a:xfrm>
          <a:off x="4489236" y="22979"/>
          <a:ext cx="965050" cy="965050"/>
        </a:xfrm>
        <a:prstGeom prst="roundRect">
          <a:avLst>
            <a:gd name="adj" fmla="val 1000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9183470-6355-954C-8ACA-056F201829EC}">
      <dsp:nvSpPr>
        <dsp:cNvPr id="0" name=""/>
        <dsp:cNvSpPr/>
      </dsp:nvSpPr>
      <dsp:spPr>
        <a:xfrm>
          <a:off x="4487635" y="17304"/>
          <a:ext cx="965050" cy="9650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marR="0" lvl="0" indent="0" algn="l" defTabSz="914400" eaLnBrk="1" fontAlgn="auto" latinLnBrk="0" hangingPunct="1">
            <a:lnSpc>
              <a:spcPct val="100000"/>
            </a:lnSpc>
            <a:spcBef>
              <a:spcPct val="0"/>
            </a:spcBef>
            <a:spcAft>
              <a:spcPts val="0"/>
            </a:spcAft>
            <a:buClrTx/>
            <a:buSzTx/>
            <a:buFontTx/>
            <a:buNone/>
            <a:tabLst/>
            <a:defRPr/>
          </a:pPr>
          <a:r>
            <a:rPr lang="es-ES" sz="1200" b="1" kern="1200" dirty="0"/>
            <a:t>FASE 4 </a:t>
          </a:r>
          <a:r>
            <a:rPr lang="es-ES" sz="1050" kern="1200" dirty="0"/>
            <a:t>Cohorte de validación externa</a:t>
          </a:r>
          <a:endParaRPr lang="es-ES" sz="1200" kern="1200" dirty="0"/>
        </a:p>
      </dsp:txBody>
      <dsp:txXfrm>
        <a:off x="4515900" y="45569"/>
        <a:ext cx="908520" cy="908520"/>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10">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4F82480-15A4-6045-A23F-E90AF415A59E}"/>
      </w:docPartPr>
      <w:docPartBody>
        <w:p w:rsidR="00BE44D8" w:rsidRDefault="001141EB">
          <w:r w:rsidRPr="00F53D8B">
            <w:rPr>
              <w:rStyle w:val="Textodelmarcadordeposicin"/>
            </w:rPr>
            <w:t>Haz clic o pulse aquí para escribir texto.</w:t>
          </w:r>
        </w:p>
      </w:docPartBody>
    </w:docPart>
    <w:docPart>
      <w:docPartPr>
        <w:name w:val="D351D824FC97D045B0557AD78CA5AB16"/>
        <w:category>
          <w:name w:val="General"/>
          <w:gallery w:val="placeholder"/>
        </w:category>
        <w:types>
          <w:type w:val="bbPlcHdr"/>
        </w:types>
        <w:behaviors>
          <w:behavior w:val="content"/>
        </w:behaviors>
        <w:guid w:val="{CF9556FD-E339-3D49-A2B1-BEFE09E41F0B}"/>
      </w:docPartPr>
      <w:docPartBody>
        <w:p w:rsidR="0077533F" w:rsidRDefault="001C1F7D" w:rsidP="001C1F7D">
          <w:pPr>
            <w:pStyle w:val="D351D824FC97D045B0557AD78CA5AB16"/>
          </w:pPr>
          <w:r w:rsidRPr="00F53D8B">
            <w:rPr>
              <w:rStyle w:val="Textodelmarcadordeposicin"/>
            </w:rPr>
            <w:t>Haz clic o pulse aquí para escribir texto.</w:t>
          </w:r>
        </w:p>
      </w:docPartBody>
    </w:docPart>
    <w:docPart>
      <w:docPartPr>
        <w:name w:val="DFC326924939AF48B4861B36D8E06D03"/>
        <w:category>
          <w:name w:val="General"/>
          <w:gallery w:val="placeholder"/>
        </w:category>
        <w:types>
          <w:type w:val="bbPlcHdr"/>
        </w:types>
        <w:behaviors>
          <w:behavior w:val="content"/>
        </w:behaviors>
        <w:guid w:val="{0AF85218-D8BB-4444-95E7-2413713A1B4D}"/>
      </w:docPartPr>
      <w:docPartBody>
        <w:p w:rsidR="0077533F" w:rsidRDefault="001C1F7D" w:rsidP="001C1F7D">
          <w:pPr>
            <w:pStyle w:val="DFC326924939AF48B4861B36D8E06D03"/>
          </w:pPr>
          <w:r w:rsidRPr="00F53D8B">
            <w:rPr>
              <w:rStyle w:val="Textodelmarcadordeposicin"/>
            </w:rPr>
            <w:t>Haz clic o pulse aquí para escribir texto.</w:t>
          </w:r>
        </w:p>
      </w:docPartBody>
    </w:docPart>
    <w:docPart>
      <w:docPartPr>
        <w:name w:val="EED61BDF3D2BF7499AFBF500A3460756"/>
        <w:category>
          <w:name w:val="General"/>
          <w:gallery w:val="placeholder"/>
        </w:category>
        <w:types>
          <w:type w:val="bbPlcHdr"/>
        </w:types>
        <w:behaviors>
          <w:behavior w:val="content"/>
        </w:behaviors>
        <w:guid w:val="{6893199D-04EF-C24E-9BE7-778664A56E9E}"/>
      </w:docPartPr>
      <w:docPartBody>
        <w:p w:rsidR="004C11BF" w:rsidRDefault="0077533F" w:rsidP="0077533F">
          <w:pPr>
            <w:pStyle w:val="EED61BDF3D2BF7499AFBF500A3460756"/>
          </w:pPr>
          <w:r w:rsidRPr="00F53D8B">
            <w:rPr>
              <w:rStyle w:val="Textodelmarcadordeposicin"/>
            </w:rPr>
            <w:t>Haz clic o pulse aquí para escribir texto.</w:t>
          </w:r>
        </w:p>
      </w:docPartBody>
    </w:docPart>
    <w:docPart>
      <w:docPartPr>
        <w:name w:val="796F965905DF384494A18B48558EB380"/>
        <w:category>
          <w:name w:val="General"/>
          <w:gallery w:val="placeholder"/>
        </w:category>
        <w:types>
          <w:type w:val="bbPlcHdr"/>
        </w:types>
        <w:behaviors>
          <w:behavior w:val="content"/>
        </w:behaviors>
        <w:guid w:val="{E8EF0C29-4E22-684A-B26B-FF8269123D6E}"/>
      </w:docPartPr>
      <w:docPartBody>
        <w:p w:rsidR="00B71124" w:rsidRDefault="00332169" w:rsidP="00332169">
          <w:pPr>
            <w:pStyle w:val="796F965905DF384494A18B48558EB380"/>
          </w:pPr>
          <w:r w:rsidRPr="00F53D8B">
            <w:rPr>
              <w:rStyle w:val="Textodelmarcadordeposicin"/>
            </w:rPr>
            <w:t>Haz clic o pulse aquí para escribir texto.</w:t>
          </w:r>
        </w:p>
      </w:docPartBody>
    </w:docPart>
    <w:docPart>
      <w:docPartPr>
        <w:name w:val="018365922D714C4DA76EE4CA9EF877B6"/>
        <w:category>
          <w:name w:val="General"/>
          <w:gallery w:val="placeholder"/>
        </w:category>
        <w:types>
          <w:type w:val="bbPlcHdr"/>
        </w:types>
        <w:behaviors>
          <w:behavior w:val="content"/>
        </w:behaviors>
        <w:guid w:val="{5C377BAB-DA33-754D-8E37-0BB1DBCE3099}"/>
      </w:docPartPr>
      <w:docPartBody>
        <w:p w:rsidR="00B71124" w:rsidRDefault="00332169" w:rsidP="00332169">
          <w:pPr>
            <w:pStyle w:val="018365922D714C4DA76EE4CA9EF877B6"/>
          </w:pPr>
          <w:r w:rsidRPr="00F53D8B">
            <w:rPr>
              <w:rStyle w:val="Textodelmarcadordeposicin"/>
            </w:rPr>
            <w:t>Haz clic o pulse aquí para escribir texto.</w:t>
          </w:r>
        </w:p>
      </w:docPartBody>
    </w:docPart>
    <w:docPart>
      <w:docPartPr>
        <w:name w:val="ECE87EF9EE32A74A9744636B4FD10C05"/>
        <w:category>
          <w:name w:val="General"/>
          <w:gallery w:val="placeholder"/>
        </w:category>
        <w:types>
          <w:type w:val="bbPlcHdr"/>
        </w:types>
        <w:behaviors>
          <w:behavior w:val="content"/>
        </w:behaviors>
        <w:guid w:val="{D6F9A180-2B65-184B-8237-C594746A9613}"/>
      </w:docPartPr>
      <w:docPartBody>
        <w:p w:rsidR="00B71124" w:rsidRDefault="00332169" w:rsidP="00332169">
          <w:pPr>
            <w:pStyle w:val="ECE87EF9EE32A74A9744636B4FD10C05"/>
          </w:pPr>
          <w:r w:rsidRPr="00F53D8B">
            <w:rPr>
              <w:rStyle w:val="Textodelmarcadordeposicin"/>
            </w:rPr>
            <w:t>Haz clic o pulse aquí para escribir texto.</w:t>
          </w:r>
        </w:p>
      </w:docPartBody>
    </w:docPart>
    <w:docPart>
      <w:docPartPr>
        <w:name w:val="9DFCE897249B95409EFA3C2882D2C4FC"/>
        <w:category>
          <w:name w:val="General"/>
          <w:gallery w:val="placeholder"/>
        </w:category>
        <w:types>
          <w:type w:val="bbPlcHdr"/>
        </w:types>
        <w:behaviors>
          <w:behavior w:val="content"/>
        </w:behaviors>
        <w:guid w:val="{12C8941F-D943-4942-BC79-D155A38652C5}"/>
      </w:docPartPr>
      <w:docPartBody>
        <w:p w:rsidR="00AA66D5" w:rsidRDefault="00B71124" w:rsidP="00B71124">
          <w:pPr>
            <w:pStyle w:val="9DFCE897249B95409EFA3C2882D2C4FC"/>
          </w:pPr>
          <w:r w:rsidRPr="00F53D8B">
            <w:rPr>
              <w:rStyle w:val="Textodelmarcadordeposicin"/>
            </w:rPr>
            <w:t>Haz clic o pulse aquí para escribir texto.</w:t>
          </w:r>
        </w:p>
      </w:docPartBody>
    </w:docPart>
    <w:docPart>
      <w:docPartPr>
        <w:name w:val="7E9DD5D27F3A4F43A48147A4679C71EF"/>
        <w:category>
          <w:name w:val="General"/>
          <w:gallery w:val="placeholder"/>
        </w:category>
        <w:types>
          <w:type w:val="bbPlcHdr"/>
        </w:types>
        <w:behaviors>
          <w:behavior w:val="content"/>
        </w:behaviors>
        <w:guid w:val="{62300042-DEC9-2E4A-AE2A-EC93E6EA6F62}"/>
      </w:docPartPr>
      <w:docPartBody>
        <w:p w:rsidR="00AA66D5" w:rsidRDefault="00B71124" w:rsidP="00B71124">
          <w:pPr>
            <w:pStyle w:val="7E9DD5D27F3A4F43A48147A4679C71EF"/>
          </w:pPr>
          <w:r w:rsidRPr="00F53D8B">
            <w:rPr>
              <w:rStyle w:val="Textodelmarcadordeposicin"/>
            </w:rPr>
            <w:t>Haz clic o pulse aquí para escribir texto.</w:t>
          </w:r>
        </w:p>
      </w:docPartBody>
    </w:docPart>
    <w:docPart>
      <w:docPartPr>
        <w:name w:val="D786593459D5E640AD85FC6C045FD6DE"/>
        <w:category>
          <w:name w:val="General"/>
          <w:gallery w:val="placeholder"/>
        </w:category>
        <w:types>
          <w:type w:val="bbPlcHdr"/>
        </w:types>
        <w:behaviors>
          <w:behavior w:val="content"/>
        </w:behaviors>
        <w:guid w:val="{6852C23A-7DB4-FD4F-B62C-E66C7B36AA71}"/>
      </w:docPartPr>
      <w:docPartBody>
        <w:p w:rsidR="00543C43" w:rsidRDefault="00353AE0" w:rsidP="00353AE0">
          <w:pPr>
            <w:pStyle w:val="D786593459D5E640AD85FC6C045FD6DE"/>
          </w:pPr>
          <w:r w:rsidRPr="00F53D8B">
            <w:rPr>
              <w:rStyle w:val="Textodelmarcadordeposicin"/>
            </w:rPr>
            <w:t>Haz clic o pulse aquí para escribir texto.</w:t>
          </w:r>
        </w:p>
      </w:docPartBody>
    </w:docPart>
    <w:docPart>
      <w:docPartPr>
        <w:name w:val="EC7D7C89AD26664A823522B981D48D31"/>
        <w:category>
          <w:name w:val="General"/>
          <w:gallery w:val="placeholder"/>
        </w:category>
        <w:types>
          <w:type w:val="bbPlcHdr"/>
        </w:types>
        <w:behaviors>
          <w:behavior w:val="content"/>
        </w:behaviors>
        <w:guid w:val="{A6248C82-7660-B14C-A436-4330C40563F1}"/>
      </w:docPartPr>
      <w:docPartBody>
        <w:p w:rsidR="005E41A0" w:rsidRDefault="00543C43" w:rsidP="00543C43">
          <w:pPr>
            <w:pStyle w:val="EC7D7C89AD26664A823522B981D48D31"/>
          </w:pPr>
          <w:r w:rsidRPr="00F53D8B">
            <w:rPr>
              <w:rStyle w:val="Textodelmarcadordeposicin"/>
            </w:rPr>
            <w:t>Haz clic o pulse aquí para escribir texto.</w:t>
          </w:r>
        </w:p>
      </w:docPartBody>
    </w:docPart>
    <w:docPart>
      <w:docPartPr>
        <w:name w:val="2E27B21C06B15F4EA829215E25365117"/>
        <w:category>
          <w:name w:val="General"/>
          <w:gallery w:val="placeholder"/>
        </w:category>
        <w:types>
          <w:type w:val="bbPlcHdr"/>
        </w:types>
        <w:behaviors>
          <w:behavior w:val="content"/>
        </w:behaviors>
        <w:guid w:val="{B813AF4A-6302-5242-A666-60993641BD79}"/>
      </w:docPartPr>
      <w:docPartBody>
        <w:p w:rsidR="005E41A0" w:rsidRDefault="00543C43" w:rsidP="00543C43">
          <w:pPr>
            <w:pStyle w:val="2E27B21C06B15F4EA829215E25365117"/>
          </w:pPr>
          <w:r w:rsidRPr="00F53D8B">
            <w:rPr>
              <w:rStyle w:val="Textodelmarcadordeposicin"/>
            </w:rPr>
            <w:t>Haz clic o pulse aquí para escribir texto.</w:t>
          </w:r>
        </w:p>
      </w:docPartBody>
    </w:docPart>
    <w:docPart>
      <w:docPartPr>
        <w:name w:val="CD05AA4760FCAB4A8A8D11586A3B8478"/>
        <w:category>
          <w:name w:val="General"/>
          <w:gallery w:val="placeholder"/>
        </w:category>
        <w:types>
          <w:type w:val="bbPlcHdr"/>
        </w:types>
        <w:behaviors>
          <w:behavior w:val="content"/>
        </w:behaviors>
        <w:guid w:val="{62CD9B5C-FA1F-FC4F-96A6-2000A4816795}"/>
      </w:docPartPr>
      <w:docPartBody>
        <w:p w:rsidR="007D3273" w:rsidRDefault="005E41A0" w:rsidP="005E41A0">
          <w:pPr>
            <w:pStyle w:val="CD05AA4760FCAB4A8A8D11586A3B8478"/>
          </w:pPr>
          <w:r w:rsidRPr="00F53D8B">
            <w:rPr>
              <w:rStyle w:val="Textodelmarcadordeposicin"/>
            </w:rPr>
            <w:t>Haz clic o pulse aquí para escribir texto.</w:t>
          </w:r>
        </w:p>
      </w:docPartBody>
    </w:docPart>
    <w:docPart>
      <w:docPartPr>
        <w:name w:val="59FB23FC1395CF4BBF5A8E253AFC5053"/>
        <w:category>
          <w:name w:val="General"/>
          <w:gallery w:val="placeholder"/>
        </w:category>
        <w:types>
          <w:type w:val="bbPlcHdr"/>
        </w:types>
        <w:behaviors>
          <w:behavior w:val="content"/>
        </w:behaviors>
        <w:guid w:val="{E4E1F5B4-1F9F-6344-8628-50C8452FF49A}"/>
      </w:docPartPr>
      <w:docPartBody>
        <w:p w:rsidR="007D3273" w:rsidRDefault="005E41A0" w:rsidP="005E41A0">
          <w:pPr>
            <w:pStyle w:val="59FB23FC1395CF4BBF5A8E253AFC5053"/>
          </w:pPr>
          <w:r w:rsidRPr="00F53D8B">
            <w:rPr>
              <w:rStyle w:val="Textodelmarcadordeposicin"/>
            </w:rPr>
            <w:t>Haz clic o pulse aquí para escribir texto.</w:t>
          </w:r>
        </w:p>
      </w:docPartBody>
    </w:docPart>
    <w:docPart>
      <w:docPartPr>
        <w:name w:val="B498227BD2A17C4BB37A2C38399D8A52"/>
        <w:category>
          <w:name w:val="General"/>
          <w:gallery w:val="placeholder"/>
        </w:category>
        <w:types>
          <w:type w:val="bbPlcHdr"/>
        </w:types>
        <w:behaviors>
          <w:behavior w:val="content"/>
        </w:behaviors>
        <w:guid w:val="{583CDA73-F541-F84D-BE51-DE337C013D97}"/>
      </w:docPartPr>
      <w:docPartBody>
        <w:p w:rsidR="007D3273" w:rsidRDefault="005E41A0" w:rsidP="005E41A0">
          <w:pPr>
            <w:pStyle w:val="B498227BD2A17C4BB37A2C38399D8A52"/>
          </w:pPr>
          <w:r w:rsidRPr="00F53D8B">
            <w:rPr>
              <w:rStyle w:val="Textodelmarcadordeposicin"/>
            </w:rPr>
            <w:t>Haz clic o pulse aquí para escribir texto.</w:t>
          </w:r>
        </w:p>
      </w:docPartBody>
    </w:docPart>
    <w:docPart>
      <w:docPartPr>
        <w:name w:val="225C230EC9EF424CBFBD7D530134FB13"/>
        <w:category>
          <w:name w:val="General"/>
          <w:gallery w:val="placeholder"/>
        </w:category>
        <w:types>
          <w:type w:val="bbPlcHdr"/>
        </w:types>
        <w:behaviors>
          <w:behavior w:val="content"/>
        </w:behaviors>
        <w:guid w:val="{2CB5B139-6026-FD4D-9502-AD687BC4370E}"/>
      </w:docPartPr>
      <w:docPartBody>
        <w:p w:rsidR="007D3273" w:rsidRDefault="005E41A0" w:rsidP="005E41A0">
          <w:pPr>
            <w:pStyle w:val="225C230EC9EF424CBFBD7D530134FB13"/>
          </w:pPr>
          <w:r w:rsidRPr="00F53D8B">
            <w:rPr>
              <w:rStyle w:val="Textodelmarcadordeposicin"/>
            </w:rPr>
            <w:t>Haz clic o pulse aquí para escribir texto.</w:t>
          </w:r>
        </w:p>
      </w:docPartBody>
    </w:docPart>
    <w:docPart>
      <w:docPartPr>
        <w:name w:val="BD902B1CB5081C458A59494B2FBFDD1D"/>
        <w:category>
          <w:name w:val="General"/>
          <w:gallery w:val="placeholder"/>
        </w:category>
        <w:types>
          <w:type w:val="bbPlcHdr"/>
        </w:types>
        <w:behaviors>
          <w:behavior w:val="content"/>
        </w:behaviors>
        <w:guid w:val="{6D3B432D-6DC8-D84D-94EE-C5256F29B7F8}"/>
      </w:docPartPr>
      <w:docPartBody>
        <w:p w:rsidR="007D3273" w:rsidRDefault="005E41A0" w:rsidP="005E41A0">
          <w:pPr>
            <w:pStyle w:val="BD902B1CB5081C458A59494B2FBFDD1D"/>
          </w:pPr>
          <w:r w:rsidRPr="00F53D8B">
            <w:rPr>
              <w:rStyle w:val="Textodelmarcadordeposicin"/>
            </w:rPr>
            <w:t>Haz clic o pulse aquí para escribir texto.</w:t>
          </w:r>
        </w:p>
      </w:docPartBody>
    </w:docPart>
    <w:docPart>
      <w:docPartPr>
        <w:name w:val="FECC4E80FC1F2145B3143DEB32791A54"/>
        <w:category>
          <w:name w:val="General"/>
          <w:gallery w:val="placeholder"/>
        </w:category>
        <w:types>
          <w:type w:val="bbPlcHdr"/>
        </w:types>
        <w:behaviors>
          <w:behavior w:val="content"/>
        </w:behaviors>
        <w:guid w:val="{A29EC15B-03B8-224F-82F7-738D91429237}"/>
      </w:docPartPr>
      <w:docPartBody>
        <w:p w:rsidR="00536CC1" w:rsidRDefault="00F809DB" w:rsidP="00F809DB">
          <w:pPr>
            <w:pStyle w:val="FECC4E80FC1F2145B3143DEB32791A54"/>
          </w:pPr>
          <w:r w:rsidRPr="00F53D8B">
            <w:rPr>
              <w:rStyle w:val="Textodelmarcadordeposicin"/>
            </w:rPr>
            <w:t>Haz clic o pulse aquí para escribir texto.</w:t>
          </w:r>
        </w:p>
      </w:docPartBody>
    </w:docPart>
    <w:docPart>
      <w:docPartPr>
        <w:name w:val="29B7A77EBA39EC47BF17B5DAA7058A2D"/>
        <w:category>
          <w:name w:val="General"/>
          <w:gallery w:val="placeholder"/>
        </w:category>
        <w:types>
          <w:type w:val="bbPlcHdr"/>
        </w:types>
        <w:behaviors>
          <w:behavior w:val="content"/>
        </w:behaviors>
        <w:guid w:val="{629F7A29-1D21-D543-BC16-23AC640CC09F}"/>
      </w:docPartPr>
      <w:docPartBody>
        <w:p w:rsidR="00536CC1" w:rsidRDefault="00F809DB" w:rsidP="00F809DB">
          <w:pPr>
            <w:pStyle w:val="29B7A77EBA39EC47BF17B5DAA7058A2D"/>
          </w:pPr>
          <w:r w:rsidRPr="00F53D8B">
            <w:rPr>
              <w:rStyle w:val="Textodelmarcadordeposicin"/>
            </w:rPr>
            <w:t>Haz clic o pulse aquí para escribir texto.</w:t>
          </w:r>
        </w:p>
      </w:docPartBody>
    </w:docPart>
    <w:docPart>
      <w:docPartPr>
        <w:name w:val="5B777DBDBFA7174BAB049FA6FC2910B8"/>
        <w:category>
          <w:name w:val="General"/>
          <w:gallery w:val="placeholder"/>
        </w:category>
        <w:types>
          <w:type w:val="bbPlcHdr"/>
        </w:types>
        <w:behaviors>
          <w:behavior w:val="content"/>
        </w:behaviors>
        <w:guid w:val="{77C3D2BF-B911-E143-8A62-D2DA75C11BE6}"/>
      </w:docPartPr>
      <w:docPartBody>
        <w:p w:rsidR="00536CC1" w:rsidRDefault="00F809DB" w:rsidP="00F809DB">
          <w:pPr>
            <w:pStyle w:val="5B777DBDBFA7174BAB049FA6FC2910B8"/>
          </w:pPr>
          <w:r w:rsidRPr="00F53D8B">
            <w:rPr>
              <w:rStyle w:val="Textodelmarcadordeposicin"/>
            </w:rPr>
            <w:t>Haz clic o pulse aquí para escribir texto.</w:t>
          </w:r>
        </w:p>
      </w:docPartBody>
    </w:docPart>
    <w:docPart>
      <w:docPartPr>
        <w:name w:val="C212CE6B10E1A641AE16A4FCDFDFDC32"/>
        <w:category>
          <w:name w:val="General"/>
          <w:gallery w:val="placeholder"/>
        </w:category>
        <w:types>
          <w:type w:val="bbPlcHdr"/>
        </w:types>
        <w:behaviors>
          <w:behavior w:val="content"/>
        </w:behaviors>
        <w:guid w:val="{F3F66997-D4B1-5E44-A1A7-C0795A22B6F2}"/>
      </w:docPartPr>
      <w:docPartBody>
        <w:p w:rsidR="00536CC1" w:rsidRDefault="00F809DB" w:rsidP="00F809DB">
          <w:pPr>
            <w:pStyle w:val="C212CE6B10E1A641AE16A4FCDFDFDC32"/>
          </w:pPr>
          <w:r w:rsidRPr="00F53D8B">
            <w:rPr>
              <w:rStyle w:val="Textodelmarcadordeposicin"/>
            </w:rPr>
            <w:t>Haz clic o pulse aquí para escribir texto.</w:t>
          </w:r>
        </w:p>
      </w:docPartBody>
    </w:docPart>
    <w:docPart>
      <w:docPartPr>
        <w:name w:val="64763D9CC24F1043A65BD7EE32E78DBD"/>
        <w:category>
          <w:name w:val="General"/>
          <w:gallery w:val="placeholder"/>
        </w:category>
        <w:types>
          <w:type w:val="bbPlcHdr"/>
        </w:types>
        <w:behaviors>
          <w:behavior w:val="content"/>
        </w:behaviors>
        <w:guid w:val="{C1F6E4BB-3F2F-1540-8CF7-75540E5C09D9}"/>
      </w:docPartPr>
      <w:docPartBody>
        <w:p w:rsidR="00536CC1" w:rsidRDefault="00F809DB" w:rsidP="00F809DB">
          <w:pPr>
            <w:pStyle w:val="64763D9CC24F1043A65BD7EE32E78DBD"/>
          </w:pPr>
          <w:r w:rsidRPr="00F53D8B">
            <w:rPr>
              <w:rStyle w:val="Textodelmarcadordeposicin"/>
            </w:rPr>
            <w:t>Haz clic o pulse aquí para escribir texto.</w:t>
          </w:r>
        </w:p>
      </w:docPartBody>
    </w:docPart>
    <w:docPart>
      <w:docPartPr>
        <w:name w:val="18094465196D9F4E8332F79EEDC370FF"/>
        <w:category>
          <w:name w:val="General"/>
          <w:gallery w:val="placeholder"/>
        </w:category>
        <w:types>
          <w:type w:val="bbPlcHdr"/>
        </w:types>
        <w:behaviors>
          <w:behavior w:val="content"/>
        </w:behaviors>
        <w:guid w:val="{44D09CFC-C64F-4041-8149-46D3565D89E0}"/>
      </w:docPartPr>
      <w:docPartBody>
        <w:p w:rsidR="00536CC1" w:rsidRDefault="00F809DB" w:rsidP="00F809DB">
          <w:pPr>
            <w:pStyle w:val="18094465196D9F4E8332F79EEDC370FF"/>
          </w:pPr>
          <w:r w:rsidRPr="00F53D8B">
            <w:rPr>
              <w:rStyle w:val="Textodelmarcadordeposicin"/>
            </w:rPr>
            <w:t>Haz clic o pulse aquí para escribir texto.</w:t>
          </w:r>
        </w:p>
      </w:docPartBody>
    </w:docPart>
    <w:docPart>
      <w:docPartPr>
        <w:name w:val="C02AEA65DDC45D4ABC91D09722849939"/>
        <w:category>
          <w:name w:val="General"/>
          <w:gallery w:val="placeholder"/>
        </w:category>
        <w:types>
          <w:type w:val="bbPlcHdr"/>
        </w:types>
        <w:behaviors>
          <w:behavior w:val="content"/>
        </w:behaviors>
        <w:guid w:val="{67BF6422-8C3D-594F-B169-AC96AB00A2D3}"/>
      </w:docPartPr>
      <w:docPartBody>
        <w:p w:rsidR="00BA0FAC" w:rsidRDefault="007D5C56" w:rsidP="007D5C56">
          <w:pPr>
            <w:pStyle w:val="C02AEA65DDC45D4ABC91D09722849939"/>
          </w:pPr>
          <w:r w:rsidRPr="00F53D8B">
            <w:rPr>
              <w:rStyle w:val="Textodelmarcadordeposicin"/>
            </w:rPr>
            <w:t>Haz clic o pulse aquí para escribir texto.</w:t>
          </w:r>
        </w:p>
      </w:docPartBody>
    </w:docPart>
    <w:docPart>
      <w:docPartPr>
        <w:name w:val="8508D119D4D81D46A09B1CBB57D9B236"/>
        <w:category>
          <w:name w:val="General"/>
          <w:gallery w:val="placeholder"/>
        </w:category>
        <w:types>
          <w:type w:val="bbPlcHdr"/>
        </w:types>
        <w:behaviors>
          <w:behavior w:val="content"/>
        </w:behaviors>
        <w:guid w:val="{FBCDB71E-CED1-BB4C-ABC3-F25800AA2EED}"/>
      </w:docPartPr>
      <w:docPartBody>
        <w:p w:rsidR="004C09B7" w:rsidRDefault="00662192" w:rsidP="00662192">
          <w:pPr>
            <w:pStyle w:val="8508D119D4D81D46A09B1CBB57D9B236"/>
          </w:pPr>
          <w:r w:rsidRPr="00F53D8B">
            <w:rPr>
              <w:rStyle w:val="Textodelmarcadordeposicin"/>
            </w:rPr>
            <w:t>Haz clic o pulse aquí para escribir texto.</w:t>
          </w:r>
        </w:p>
      </w:docPartBody>
    </w:docPart>
    <w:docPart>
      <w:docPartPr>
        <w:name w:val="91BB94FFAA43414085D124C94AA1D69A"/>
        <w:category>
          <w:name w:val="General"/>
          <w:gallery w:val="placeholder"/>
        </w:category>
        <w:types>
          <w:type w:val="bbPlcHdr"/>
        </w:types>
        <w:behaviors>
          <w:behavior w:val="content"/>
        </w:behaviors>
        <w:guid w:val="{3411C50A-642A-B14B-BCCD-D12423588FEB}"/>
      </w:docPartPr>
      <w:docPartBody>
        <w:p w:rsidR="004C09B7" w:rsidRDefault="00662192" w:rsidP="00662192">
          <w:pPr>
            <w:pStyle w:val="91BB94FFAA43414085D124C94AA1D69A"/>
          </w:pPr>
          <w:r w:rsidRPr="00F53D8B">
            <w:rPr>
              <w:rStyle w:val="Textodelmarcadordeposicin"/>
            </w:rPr>
            <w:t>Haz clic o pulse aquí para escribir texto.</w:t>
          </w:r>
        </w:p>
      </w:docPartBody>
    </w:docPart>
    <w:docPart>
      <w:docPartPr>
        <w:name w:val="84FB11592656BA4C8598B14763BE6341"/>
        <w:category>
          <w:name w:val="General"/>
          <w:gallery w:val="placeholder"/>
        </w:category>
        <w:types>
          <w:type w:val="bbPlcHdr"/>
        </w:types>
        <w:behaviors>
          <w:behavior w:val="content"/>
        </w:behaviors>
        <w:guid w:val="{CE63E01A-0D47-AA41-BA7B-8857B45E0162}"/>
      </w:docPartPr>
      <w:docPartBody>
        <w:p w:rsidR="005308B8" w:rsidRDefault="006F06FB" w:rsidP="006F06FB">
          <w:pPr>
            <w:pStyle w:val="84FB11592656BA4C8598B14763BE6341"/>
          </w:pPr>
          <w:r w:rsidRPr="00F53D8B">
            <w:rPr>
              <w:rStyle w:val="Textodelmarcadordeposicin"/>
            </w:rPr>
            <w:t>Haz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ñ-å_ò">
    <w:altName w:val="Calibri"/>
    <w:panose1 w:val="020B0604020202020204"/>
    <w:charset w:val="4D"/>
    <w:family w:val="auto"/>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41EB"/>
    <w:rsid w:val="00080713"/>
    <w:rsid w:val="001141EB"/>
    <w:rsid w:val="001251D6"/>
    <w:rsid w:val="001256C6"/>
    <w:rsid w:val="001610CC"/>
    <w:rsid w:val="00163B0E"/>
    <w:rsid w:val="00186D8A"/>
    <w:rsid w:val="001A0263"/>
    <w:rsid w:val="001B0A5C"/>
    <w:rsid w:val="001C1F7D"/>
    <w:rsid w:val="00245990"/>
    <w:rsid w:val="00332169"/>
    <w:rsid w:val="00353AE0"/>
    <w:rsid w:val="003724D2"/>
    <w:rsid w:val="00391A7B"/>
    <w:rsid w:val="00417A50"/>
    <w:rsid w:val="004A36E0"/>
    <w:rsid w:val="004B0A2A"/>
    <w:rsid w:val="004C09B7"/>
    <w:rsid w:val="004C11BF"/>
    <w:rsid w:val="00504DD0"/>
    <w:rsid w:val="005308B8"/>
    <w:rsid w:val="00535065"/>
    <w:rsid w:val="005358A6"/>
    <w:rsid w:val="00536CC1"/>
    <w:rsid w:val="00543C43"/>
    <w:rsid w:val="005A33C0"/>
    <w:rsid w:val="005E41A0"/>
    <w:rsid w:val="00625805"/>
    <w:rsid w:val="00635CBE"/>
    <w:rsid w:val="00662192"/>
    <w:rsid w:val="00666CD1"/>
    <w:rsid w:val="00694DE7"/>
    <w:rsid w:val="006F06FB"/>
    <w:rsid w:val="00761114"/>
    <w:rsid w:val="0077533F"/>
    <w:rsid w:val="007A221D"/>
    <w:rsid w:val="007D3273"/>
    <w:rsid w:val="007D5C56"/>
    <w:rsid w:val="007E75F4"/>
    <w:rsid w:val="00805FF7"/>
    <w:rsid w:val="0083601F"/>
    <w:rsid w:val="008928F1"/>
    <w:rsid w:val="009839A4"/>
    <w:rsid w:val="009F7893"/>
    <w:rsid w:val="00A652AF"/>
    <w:rsid w:val="00AA66D5"/>
    <w:rsid w:val="00AC7C23"/>
    <w:rsid w:val="00B17559"/>
    <w:rsid w:val="00B71124"/>
    <w:rsid w:val="00BA0FAC"/>
    <w:rsid w:val="00BE44D8"/>
    <w:rsid w:val="00D437C0"/>
    <w:rsid w:val="00E05E99"/>
    <w:rsid w:val="00E36693"/>
    <w:rsid w:val="00E4376E"/>
    <w:rsid w:val="00EB683C"/>
    <w:rsid w:val="00EC2561"/>
    <w:rsid w:val="00F446FA"/>
    <w:rsid w:val="00F809DB"/>
    <w:rsid w:val="00FB63E3"/>
    <w:rsid w:val="00FE50D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CO" w:eastAsia="es-MX"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F06FB"/>
    <w:rPr>
      <w:color w:val="666666"/>
    </w:rPr>
  </w:style>
  <w:style w:type="paragraph" w:customStyle="1" w:styleId="D351D824FC97D045B0557AD78CA5AB16">
    <w:name w:val="D351D824FC97D045B0557AD78CA5AB16"/>
    <w:rsid w:val="001C1F7D"/>
    <w:pPr>
      <w:spacing w:after="160" w:line="278" w:lineRule="auto"/>
    </w:pPr>
  </w:style>
  <w:style w:type="paragraph" w:customStyle="1" w:styleId="DFC326924939AF48B4861B36D8E06D03">
    <w:name w:val="DFC326924939AF48B4861B36D8E06D03"/>
    <w:rsid w:val="001C1F7D"/>
    <w:pPr>
      <w:spacing w:after="160" w:line="278" w:lineRule="auto"/>
    </w:pPr>
  </w:style>
  <w:style w:type="paragraph" w:customStyle="1" w:styleId="EED61BDF3D2BF7499AFBF500A3460756">
    <w:name w:val="EED61BDF3D2BF7499AFBF500A3460756"/>
    <w:rsid w:val="0077533F"/>
    <w:pPr>
      <w:spacing w:after="160" w:line="278" w:lineRule="auto"/>
    </w:pPr>
  </w:style>
  <w:style w:type="paragraph" w:customStyle="1" w:styleId="9DFCE897249B95409EFA3C2882D2C4FC">
    <w:name w:val="9DFCE897249B95409EFA3C2882D2C4FC"/>
    <w:rsid w:val="00B71124"/>
    <w:pPr>
      <w:spacing w:after="160" w:line="278" w:lineRule="auto"/>
    </w:pPr>
  </w:style>
  <w:style w:type="paragraph" w:customStyle="1" w:styleId="796F965905DF384494A18B48558EB380">
    <w:name w:val="796F965905DF384494A18B48558EB380"/>
    <w:rsid w:val="00332169"/>
    <w:pPr>
      <w:spacing w:after="160" w:line="278" w:lineRule="auto"/>
    </w:pPr>
  </w:style>
  <w:style w:type="paragraph" w:customStyle="1" w:styleId="018365922D714C4DA76EE4CA9EF877B6">
    <w:name w:val="018365922D714C4DA76EE4CA9EF877B6"/>
    <w:rsid w:val="00332169"/>
    <w:pPr>
      <w:spacing w:after="160" w:line="278" w:lineRule="auto"/>
    </w:pPr>
  </w:style>
  <w:style w:type="paragraph" w:customStyle="1" w:styleId="ECE87EF9EE32A74A9744636B4FD10C05">
    <w:name w:val="ECE87EF9EE32A74A9744636B4FD10C05"/>
    <w:rsid w:val="00332169"/>
    <w:pPr>
      <w:spacing w:after="160" w:line="278" w:lineRule="auto"/>
    </w:pPr>
  </w:style>
  <w:style w:type="paragraph" w:customStyle="1" w:styleId="7E9DD5D27F3A4F43A48147A4679C71EF">
    <w:name w:val="7E9DD5D27F3A4F43A48147A4679C71EF"/>
    <w:rsid w:val="00B71124"/>
    <w:pPr>
      <w:spacing w:after="160" w:line="278" w:lineRule="auto"/>
    </w:pPr>
  </w:style>
  <w:style w:type="paragraph" w:customStyle="1" w:styleId="EC7D7C89AD26664A823522B981D48D31">
    <w:name w:val="EC7D7C89AD26664A823522B981D48D31"/>
    <w:rsid w:val="00543C43"/>
    <w:pPr>
      <w:spacing w:after="160" w:line="278" w:lineRule="auto"/>
    </w:pPr>
  </w:style>
  <w:style w:type="paragraph" w:customStyle="1" w:styleId="D786593459D5E640AD85FC6C045FD6DE">
    <w:name w:val="D786593459D5E640AD85FC6C045FD6DE"/>
    <w:rsid w:val="00353AE0"/>
    <w:pPr>
      <w:spacing w:after="160" w:line="278" w:lineRule="auto"/>
    </w:pPr>
  </w:style>
  <w:style w:type="paragraph" w:customStyle="1" w:styleId="2E27B21C06B15F4EA829215E25365117">
    <w:name w:val="2E27B21C06B15F4EA829215E25365117"/>
    <w:rsid w:val="00543C43"/>
    <w:pPr>
      <w:spacing w:after="160" w:line="278" w:lineRule="auto"/>
    </w:pPr>
  </w:style>
  <w:style w:type="paragraph" w:customStyle="1" w:styleId="CD05AA4760FCAB4A8A8D11586A3B8478">
    <w:name w:val="CD05AA4760FCAB4A8A8D11586A3B8478"/>
    <w:rsid w:val="005E41A0"/>
    <w:pPr>
      <w:spacing w:after="160" w:line="278" w:lineRule="auto"/>
    </w:pPr>
  </w:style>
  <w:style w:type="paragraph" w:customStyle="1" w:styleId="59FB23FC1395CF4BBF5A8E253AFC5053">
    <w:name w:val="59FB23FC1395CF4BBF5A8E253AFC5053"/>
    <w:rsid w:val="005E41A0"/>
    <w:pPr>
      <w:spacing w:after="160" w:line="278" w:lineRule="auto"/>
    </w:pPr>
  </w:style>
  <w:style w:type="paragraph" w:customStyle="1" w:styleId="167F456FE47E544E9718504995AE7AB8">
    <w:name w:val="167F456FE47E544E9718504995AE7AB8"/>
    <w:rsid w:val="005E41A0"/>
    <w:pPr>
      <w:spacing w:after="160" w:line="278" w:lineRule="auto"/>
    </w:pPr>
  </w:style>
  <w:style w:type="paragraph" w:customStyle="1" w:styleId="4A2CC3222E0124429A9E91A3BD8913C5">
    <w:name w:val="4A2CC3222E0124429A9E91A3BD8913C5"/>
    <w:rsid w:val="005E41A0"/>
    <w:pPr>
      <w:spacing w:after="160" w:line="278" w:lineRule="auto"/>
    </w:pPr>
  </w:style>
  <w:style w:type="paragraph" w:customStyle="1" w:styleId="B498227BD2A17C4BB37A2C38399D8A52">
    <w:name w:val="B498227BD2A17C4BB37A2C38399D8A52"/>
    <w:rsid w:val="005E41A0"/>
    <w:pPr>
      <w:spacing w:after="160" w:line="278" w:lineRule="auto"/>
    </w:pPr>
  </w:style>
  <w:style w:type="paragraph" w:customStyle="1" w:styleId="225C230EC9EF424CBFBD7D530134FB13">
    <w:name w:val="225C230EC9EF424CBFBD7D530134FB13"/>
    <w:rsid w:val="005E41A0"/>
    <w:pPr>
      <w:spacing w:after="160" w:line="278" w:lineRule="auto"/>
    </w:pPr>
  </w:style>
  <w:style w:type="paragraph" w:customStyle="1" w:styleId="B1D2FA6B012F3F408FFB606F3AF72A3D">
    <w:name w:val="B1D2FA6B012F3F408FFB606F3AF72A3D"/>
    <w:rsid w:val="005E41A0"/>
    <w:pPr>
      <w:spacing w:after="160" w:line="278" w:lineRule="auto"/>
    </w:pPr>
  </w:style>
  <w:style w:type="paragraph" w:customStyle="1" w:styleId="B9D18C469D6C41429F09CFC99C9FAC19">
    <w:name w:val="B9D18C469D6C41429F09CFC99C9FAC19"/>
    <w:rsid w:val="005E41A0"/>
    <w:pPr>
      <w:spacing w:after="160" w:line="278" w:lineRule="auto"/>
    </w:pPr>
  </w:style>
  <w:style w:type="paragraph" w:customStyle="1" w:styleId="55B5C35D6E4AC14E823D003E952B36F7">
    <w:name w:val="55B5C35D6E4AC14E823D003E952B36F7"/>
    <w:rsid w:val="005E41A0"/>
    <w:pPr>
      <w:spacing w:after="160" w:line="278" w:lineRule="auto"/>
    </w:pPr>
  </w:style>
  <w:style w:type="paragraph" w:customStyle="1" w:styleId="BD902B1CB5081C458A59494B2FBFDD1D">
    <w:name w:val="BD902B1CB5081C458A59494B2FBFDD1D"/>
    <w:rsid w:val="005E41A0"/>
    <w:pPr>
      <w:spacing w:after="160" w:line="278" w:lineRule="auto"/>
    </w:pPr>
  </w:style>
  <w:style w:type="paragraph" w:customStyle="1" w:styleId="D8578A45367CA14E8D074709F42FCEF8">
    <w:name w:val="D8578A45367CA14E8D074709F42FCEF8"/>
    <w:rsid w:val="005E41A0"/>
    <w:pPr>
      <w:spacing w:after="160" w:line="278" w:lineRule="auto"/>
    </w:pPr>
  </w:style>
  <w:style w:type="paragraph" w:customStyle="1" w:styleId="FECC4E80FC1F2145B3143DEB32791A54">
    <w:name w:val="FECC4E80FC1F2145B3143DEB32791A54"/>
    <w:rsid w:val="00F809DB"/>
    <w:pPr>
      <w:spacing w:after="160" w:line="278" w:lineRule="auto"/>
    </w:pPr>
  </w:style>
  <w:style w:type="paragraph" w:customStyle="1" w:styleId="3CD327E88387134F9E249430120E3908">
    <w:name w:val="3CD327E88387134F9E249430120E3908"/>
    <w:rsid w:val="00F809DB"/>
    <w:pPr>
      <w:spacing w:after="160" w:line="278" w:lineRule="auto"/>
    </w:pPr>
  </w:style>
  <w:style w:type="paragraph" w:customStyle="1" w:styleId="29B7A77EBA39EC47BF17B5DAA7058A2D">
    <w:name w:val="29B7A77EBA39EC47BF17B5DAA7058A2D"/>
    <w:rsid w:val="00F809DB"/>
    <w:pPr>
      <w:spacing w:after="160" w:line="278" w:lineRule="auto"/>
    </w:pPr>
  </w:style>
  <w:style w:type="paragraph" w:customStyle="1" w:styleId="5B777DBDBFA7174BAB049FA6FC2910B8">
    <w:name w:val="5B777DBDBFA7174BAB049FA6FC2910B8"/>
    <w:rsid w:val="00F809DB"/>
    <w:pPr>
      <w:spacing w:after="160" w:line="278" w:lineRule="auto"/>
    </w:pPr>
  </w:style>
  <w:style w:type="paragraph" w:customStyle="1" w:styleId="C212CE6B10E1A641AE16A4FCDFDFDC32">
    <w:name w:val="C212CE6B10E1A641AE16A4FCDFDFDC32"/>
    <w:rsid w:val="00F809DB"/>
    <w:pPr>
      <w:spacing w:after="160" w:line="278" w:lineRule="auto"/>
    </w:pPr>
  </w:style>
  <w:style w:type="paragraph" w:customStyle="1" w:styleId="1B0406DEBAA49A45A1CBAA74531B4379">
    <w:name w:val="1B0406DEBAA49A45A1CBAA74531B4379"/>
    <w:rsid w:val="00F809DB"/>
    <w:pPr>
      <w:spacing w:after="160" w:line="278" w:lineRule="auto"/>
    </w:pPr>
  </w:style>
  <w:style w:type="paragraph" w:customStyle="1" w:styleId="FF040A76B729F24197F8D27337B1AC65">
    <w:name w:val="FF040A76B729F24197F8D27337B1AC65"/>
    <w:rsid w:val="00F809DB"/>
    <w:pPr>
      <w:spacing w:after="160" w:line="278" w:lineRule="auto"/>
    </w:pPr>
  </w:style>
  <w:style w:type="paragraph" w:customStyle="1" w:styleId="52A25E344EF7B54B8477B350A21E8DC8">
    <w:name w:val="52A25E344EF7B54B8477B350A21E8DC8"/>
    <w:rsid w:val="00F809DB"/>
    <w:pPr>
      <w:spacing w:after="160" w:line="278" w:lineRule="auto"/>
    </w:pPr>
  </w:style>
  <w:style w:type="paragraph" w:customStyle="1" w:styleId="64763D9CC24F1043A65BD7EE32E78DBD">
    <w:name w:val="64763D9CC24F1043A65BD7EE32E78DBD"/>
    <w:rsid w:val="00F809DB"/>
    <w:pPr>
      <w:spacing w:after="160" w:line="278" w:lineRule="auto"/>
    </w:pPr>
  </w:style>
  <w:style w:type="paragraph" w:customStyle="1" w:styleId="18094465196D9F4E8332F79EEDC370FF">
    <w:name w:val="18094465196D9F4E8332F79EEDC370FF"/>
    <w:rsid w:val="00F809DB"/>
    <w:pPr>
      <w:spacing w:after="160" w:line="278" w:lineRule="auto"/>
    </w:pPr>
  </w:style>
  <w:style w:type="paragraph" w:customStyle="1" w:styleId="C02AEA65DDC45D4ABC91D09722849939">
    <w:name w:val="C02AEA65DDC45D4ABC91D09722849939"/>
    <w:rsid w:val="007D5C56"/>
    <w:pPr>
      <w:spacing w:after="160" w:line="278" w:lineRule="auto"/>
    </w:pPr>
  </w:style>
  <w:style w:type="paragraph" w:customStyle="1" w:styleId="7DE8026A69375247BB28088A4A9AC155">
    <w:name w:val="7DE8026A69375247BB28088A4A9AC155"/>
    <w:rsid w:val="007D5C56"/>
    <w:pPr>
      <w:spacing w:after="160" w:line="278" w:lineRule="auto"/>
    </w:pPr>
  </w:style>
  <w:style w:type="paragraph" w:customStyle="1" w:styleId="54A739037A53CC47A2F50B45C540AAB2">
    <w:name w:val="54A739037A53CC47A2F50B45C540AAB2"/>
    <w:rsid w:val="007D5C56"/>
    <w:pPr>
      <w:spacing w:after="160" w:line="278" w:lineRule="auto"/>
    </w:pPr>
  </w:style>
  <w:style w:type="paragraph" w:customStyle="1" w:styleId="954C7A2D6A8B8E4FAA70DDFBD7D99C8B">
    <w:name w:val="954C7A2D6A8B8E4FAA70DDFBD7D99C8B"/>
    <w:rsid w:val="007D5C56"/>
    <w:pPr>
      <w:spacing w:after="160" w:line="278" w:lineRule="auto"/>
    </w:pPr>
  </w:style>
  <w:style w:type="paragraph" w:customStyle="1" w:styleId="47A028454FBDBF4B823ED0376AB47D05">
    <w:name w:val="47A028454FBDBF4B823ED0376AB47D05"/>
    <w:rsid w:val="007D5C56"/>
    <w:pPr>
      <w:spacing w:after="160" w:line="278" w:lineRule="auto"/>
    </w:pPr>
  </w:style>
  <w:style w:type="paragraph" w:customStyle="1" w:styleId="8508D119D4D81D46A09B1CBB57D9B236">
    <w:name w:val="8508D119D4D81D46A09B1CBB57D9B236"/>
    <w:rsid w:val="00662192"/>
  </w:style>
  <w:style w:type="paragraph" w:customStyle="1" w:styleId="91BB94FFAA43414085D124C94AA1D69A">
    <w:name w:val="91BB94FFAA43414085D124C94AA1D69A"/>
    <w:rsid w:val="00662192"/>
  </w:style>
  <w:style w:type="paragraph" w:customStyle="1" w:styleId="84FB11592656BA4C8598B14763BE6341">
    <w:name w:val="84FB11592656BA4C8598B14763BE6341"/>
    <w:rsid w:val="006F06FB"/>
    <w:pPr>
      <w:spacing w:after="160" w:line="278" w:lineRule="auto"/>
    </w:pPr>
    <w:rPr>
      <w:lang w:eastAsia="es-ES_tradn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B96ECAC-E1CC-F44E-9038-02FDDA8F2B93}">
  <we:reference id="f78a3046-9e99-4300-aa2b-5814002b01a2" version="1.35.0.0" store="EXCatalog" storeType="EXCatalog"/>
  <we:alternateReferences>
    <we:reference id="WA104382081" version="1.35.0.0" store="es-CO" storeType="OMEX"/>
  </we:alternateReferences>
  <we:properties>
    <we:property name="MENDELEY_CITATIONS" value="[{&quot;citationID&quot;:&quot;MENDELEY_CITATION_009e1402-e241-49e1-a1cc-7e3eae1fb0a4&quot;,&quot;properties&quot;:{&quot;noteIndex&quot;:0},&quot;isEdited&quot;:false,&quot;manualOverride&quot;:{&quot;citeprocText&quot;:&quot;(1)&quot;,&quot;isManuallyOverridden&quot;:false,&quot;manualOverrideText&quot;:&quot;&quot;},&quot;citationTag&quot;:&quot;MENDELEY_CITATION_v3_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&quot;,&quot;citationItems&quot;:[{&quot;id&quot;:&quot;8c61a13a-7611-53d3-8ec8-2747e2b0066f&quot;,&quot;itemData&quot;:{&quot;abstract&quot;:&quot;Rabies and envenomings: a neglected public health issue. Report of a consultative meeting [Internet]. Geneva, WHO: c2007 [cited 2010 Feb 8]. Available from http://www.who.int/bloodproducts/animal_ sera/Rabies.pdf.&quot;,&quot;author&quot;:[{&quot;dropping-particle&quot;:&quot;&quot;,&quot;family&quot;:&quot;WHO&quot;,&quot;given&quot;:&quot;(World Health Organization)&quot;,&quot;non-dropping-particle&quot;:&quot;&quot;,&quot;parse-names&quot;:false,&quot;suffix&quot;:&quot;&quot;}],&quot;id&quot;:&quot;8c61a13a-7611-53d3-8ec8-2747e2b0066f&quot;,&quot;issued&quot;:{&quot;date-parts&quot;:[[&quot;0&quot;]]},&quot;publisher-place&quot;:&quot;Geneva, 2007&quot;,&quot;title&quot;:&quot;Rabies and envenomings: a neglected public health issue. Report of a consultative meeting [Internet].&quot;,&quot;type&quot;:&quot;webpage&quot;,&quot;container-title-short&quot;:&quot;&quot;},&quot;uris&quot;:[&quot;http://www.mendeley.com/documents/?uuid=b7e70491-35ab-48f9-a564-b1d493cdd8db&quot;],&quot;isTemporary&quot;:false,&quot;legacyDesktopId&quot;:&quot;b7e70491-35ab-48f9-a564-b1d493cdd8db&quot;}]},{&quot;citationID&quot;:&quot;MENDELEY_CITATION_6f6879fa-8d33-4a3d-9707-d5ebbcc46b62&quot;,&quot;properties&quot;:{&quot;noteIndex&quot;:0},&quot;isEdited&quot;:false,&quot;manualOverride&quot;:{&quot;citeprocText&quot;:&quot;(2)&quot;,&quot;isManuallyOverridden&quot;:false,&quot;manualOverrideText&quot;:&quot;&quot;},&quot;citationTag&quot;:&quot;MENDELEY_CITATION_v3_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&quot;,&quot;citationItems&quot;:[{&quot;id&quot;:&quot;7d6987a1-027a-5397-8ca4-7a9960e7ec66&quot;,&quot;itemData&quot;:{&quot;author&quot;:[{&quot;dropping-particle&quot;:&quot;&quot;,&quot;family&quot;:&quot;Gómez Gómez&quot;,&quot;given&quot;:&quot;JL&quot;,&quot;non-dropping-particle&quot;:&quot;&quot;,&quot;parse-names&quot;:false,&quot;suffix&quot;:&quot;&quot;}],&quot;container-title&quot;:&quot;Instituto Nacional de Salud&quot;,&quot;id&quot;:&quot;7d6987a1-027a-5397-8ca4-7a9960e7ec66&quot;,&quot;issued&quot;:{&quot;date-parts&quot;:[[&quot;2022&quot;]]},&quot;number-of-pages&quot;:&quot;0-28&quot;,&quot;title&quot;:&quot;Informe de evento - Accidente Ofídico, Colombia, 2022&quot;,&quot;type&quot;:&quot;report&quot;,&quot;container-title-short&quot;:&quot;&quot;},&quot;uris&quot;:[&quot;http://www.mendeley.com/documents/?uuid=df7f8f66-9568-4c2b-85fc-0243da29847e&quot;],&quot;isTemporary&quot;:false,&quot;legacyDesktopId&quot;:&quot;df7f8f66-9568-4c2b-85fc-0243da29847e&quot;}]},{&quot;citationID&quot;:&quot;MENDELEY_CITATION_dd8051ad-1907-4ec2-bf9f-cdf7d508fc10&quot;,&quot;properties&quot;:{&quot;noteIndex&quot;:0},&quot;isEdited&quot;:false,&quot;manualOverride&quot;:{&quot;citeprocText&quot;:&quot;(3)&quot;,&quot;isManuallyOverridden&quot;:false,&quot;manualOverrideText&quot;:&quot;&quot;},&quot;citationTag&quot;:&quot;MENDELEY_CITATION_v3_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&quot;,&quot;citationItems&quot;:[{&quot;id&quot;:&quot;e8f4b219-45c5-551e-8032-e7e2288ca53c&quot;,&quot;itemData&quot;:{&quot;DOI&quot;:&quot;10.1016/j.toxicon.2016.05.014&quot;,&quot;ISSN&quot;:&quot;18793150&quot;,&quot;PMID&quot;:&quot;27242040&quot;,&quot;abstract&quot;:&quot;Since nomenclature is intended to reflect the evolutionary history of organisms, advances in our understanding of historical relationships may lead to changes in classification, and thus potentially in taxonomic instability. An unstable nomenclature for medically important animals like venomous snakes is of concern, and its implications in venom/antivenom research and snakebite treatment have been extensively discussed since the 90s. The taxonomy of the pitvipers of the Bothrops complex has been historically problematic and different genus-level rearrangements were proposed to rectify the long-standing paraphyly of the group. Here we review the toxinological literature on the Bothrops complex to estimate the impact of recent proposals of classification in non-systematic research. This assessment revealed moderate levels of nomenclatural instability in the last five years, and the recurrence of some practices discussed in previous studies regarding the use of classifications and the information provided about the origin of venom samples. We briefly comment on a few examples and the implications of different proposals of classifications for the Bothrops complex. The aim of this review is to contribute to the reduction of adverse effects of current taxonomic instability in a group of medical importance in the Americas.&quot;,&quot;author&quot;:[{&quot;dropping-particle&quot;:&quot;&quot;,&quot;family&quot;:&quot;Carrasco&quot;,&quot;given&quot;:&quot;Paola Andrea&quot;,&quot;non-dropping-particle&quot;:&quot;&quot;,&quot;parse-names&quot;:false,&quot;suffix&quot;:&quot;&quot;},{&quot;dropping-particle&quot;:&quot;&quot;,&quot;family&quot;:&quot;Venegas&quot;,&quot;given&quot;:&quot;Pablo Javier&quot;,&quot;non-dropping-particle&quot;:&quot;&quot;,&quot;parse-names&quot;:false,&quot;suffix&quot;:&quot;&quot;},{&quot;dropping-particle&quot;:&quot;&quot;,&quot;family&quot;:&quot;Chaparro&quot;,&quot;given&quot;:&quot;Juan Carlos&quot;,&quot;non-dropping-particle&quot;:&quot;&quot;,&quot;parse-names&quot;:false,&quot;suffix&quot;:&quot;&quot;},{&quot;dropping-particle&quot;:&quot;&quot;,&quot;family&quot;:&quot;Scrocchi&quot;,&quot;given&quot;:&quot;Gustavo José&quot;,&quot;non-dropping-particle&quot;:&quot;&quot;,&quot;parse-names&quot;:false,&quot;suffix&quot;:&quot;&quot;}],&quot;container-title&quot;:&quot;Toxicon&quot;,&quot;id&quot;:&quot;e8f4b219-45c5-551e-8032-e7e2288ca53c&quot;,&quot;issued&quot;:{&quot;date-parts&quot;:[[&quot;2016&quot;]]},&quot;page&quot;:&quot;122-128&quot;,&quot;publisher&quot;:&quot;Elsevier Ltd&quot;,&quot;title&quot;:&quot;Nomenclatural instability in the venomous snakes of the Bothrops complex: Implications in toxinology and public health&quot;,&quot;type&quot;:&quot;article-journal&quot;,&quot;volume&quot;:&quot;119&quot;,&quot;container-title-short&quot;:&quot;&quot;},&quot;uris&quot;:[&quot;http://www.mendeley.com/documents/?uuid=f8789938-c37e-4132-b20f-832cdc23e856&quot;],&quot;isTemporary&quot;:false,&quot;legacyDesktopId&quot;:&quot;f8789938-c37e-4132-b20f-832cdc23e856&quot;}]},{&quot;citationID&quot;:&quot;MENDELEY_CITATION_20e927a0-a3ec-4eaa-8b0d-227f4e8930a4&quot;,&quot;properties&quot;:{&quot;noteIndex&quot;:0},&quot;isEdited&quot;:false,&quot;manualOverride&quot;:{&quot;citeprocText&quot;:&quot;(4–7)&quot;,&quot;isManuallyOverridden&quot;:false,&quot;manualOverrideText&quot;:&quot;&quot;},&quot;citationTag&quot;:&quot;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&quot;,&quot;citationItems&quot;:[{&quot;id&quot;:&quot;db9b4e07-d704-5299-ae99-079ea7dba7f4&quot;,&quot;itemData&quot;:{&quot;DOI&quot;:&quot;10.3855/jidc.39&quot;,&quot;ISSN&quot;:&quot;19722680&quot;,&quot;PMID&quot;:&quot;19759478&quot;,&quot;abstract&quot;:&quot;Background: The study was performed to identify the important bacterial pathogens responsible for wound infections secondary to snakebite and to determine their antimicrobial susceptibility. Methodology: All cases of wound infection secondary to snakebite were included in this retrospective study. Infected tissues were surgically debrided and inoculated on blood agar and MacConkey agar for aerobic bacterial culture, followed by antimicrobial susceptibility testing of the isolates by Kirby-Bauer disk diffusion method. Results: Staphylococcus aureus (32%) was the most common isolate followed by Escherichia coli (15%); monomicrobial infections were more frequent than polymicrobial infections. The majority of the isolates were antibiotic sensitive. Ciprofloxacin, an oral drug covering both Gram-positive and Gram-negative isolates, was the most frequently prescribed antibiotic. The patients responded well to the treatment. Conclusion: The results of this study will be helpful in deciding the empirical antibiotic therapy in cases of wound infection secondary to snakebite in regions of Southeast Asia. Copyright © 2009 Garg et al.&quot;,&quot;author&quot;:[{&quot;dropping-particle&quot;:&quot;&quot;,&quot;family&quot;:&quot;Garg&quot;,&quot;given&quot;:&quot;Atul&quot;,&quot;non-dropping-particle&quot;:&quot;&quot;,&quot;parse-names&quot;:false,&quot;suffix&quot;:&quot;&quot;},{&quot;dropping-particle&quot;:&quot;&quot;,&quot;family&quot;:&quot;Sujatha&quot;,&quot;given&quot;:&quot;S.&quot;,&quot;non-dropping-particle&quot;:&quot;&quot;,&quot;parse-names&quot;:false,&quot;suffix&quot;:&quot;&quot;},{&quot;dropping-particle&quot;:&quot;&quot;,&quot;family&quot;:&quot;Garg&quot;,&quot;given&quot;:&quot;Jaya&quot;,&quot;non-dropping-particle&quot;:&quot;&quot;,&quot;parse-names&quot;:false,&quot;suffix&quot;:&quot;&quot;},{&quot;dropping-particle&quot;:&quot;&quot;,&quot;family&quot;:&quot;Acharya&quot;,&quot;given&quot;:&quot;N. Srinivas&quot;,&quot;non-dropping-particle&quot;:&quot;&quot;,&quot;parse-names&quot;:false,&quot;suffix&quot;:&quot;&quot;},{&quot;dropping-particle&quot;:&quot;&quot;,&quot;family&quot;:&quot;Parija&quot;,&quot;given&quot;:&quot;Subhash Chandra&quot;,&quot;non-dropping-particle&quot;:&quot;&quot;,&quot;parse-names&quot;:false,&quot;suffix&quot;:&quot;&quot;}],&quot;container-title&quot;:&quot;Journal of Infection in Developing Countries&quot;,&quot;id&quot;:&quot;db9b4e07-d704-5299-ae99-079ea7dba7f4&quot;,&quot;issue&quot;:&quot;3&quot;,&quot;issued&quot;:{&quot;date-parts&quot;:[[&quot;2009&quot;]]},&quot;page&quot;:&quot;221-223&quot;,&quot;title&quot;:&quot;Wound infections secondary to snakebite&quot;,&quot;type&quot;:&quot;article-journal&quot;,&quot;volume&quot;:&quot;3&quot;,&quot;container-title-short&quot;:&quot;J Infect Dev Ctries&quot;},&quot;uris&quot;:[&quot;http://www.mendeley.com/documents/?uuid=2b9753bd-d93e-4e80-a625-2b736c5b454c&quot;],&quot;isTemporary&quot;:false,&quot;legacyDesktopId&quot;:&quot;2b9753bd-d93e-4e80-a625-2b736c5b454c&quot;},{&quot;id&quot;:&quot;015f9628-62a0-5403-99bb-b8360eb00158&quot;,&quot;itemData&quot;:{&quot;DOI&quot;:&quot;10.1371/journal.pntd.0011167&quot;,&quot;ISBN&quot;:&quot;1111111111&quot;,&quot;ISSN&quot;:&quot;19352735&quot;,&quot;PMID&quot;:&quot;36877732&quot;,&quot;abstract&quot;:&quot;BACKGROUND: Snakebites represent a significant health problem in tropical countries, with an annual incidence of 2.7 million cases worldwide. The incidence of secondary infections after snake bites is also high and is usually caused by bacteria from the oral cavity of snakes. Morganella morganii has been identified as an important cause of infections and has been guiding antibiotic therapy in several regions of Brazil and the world. METHODOLOGY/PRINCIPAL FINDINGS: We performed a retrospective cross-sectional evaluation of snakebites in hospitalized patients between January 2018 and November 2019 and selected those with secondary infection in their medical records. During the period, 326 cases of snakebites were treated, and 155 (47.5%) of them eventually had secondary infections. However, only seven patients underwent culture of soft tissue fragments, in which three cases were negative culture results, while Aeromonas hydrophila was identified in four cases. Of these, 75% were resistant to ampicillin/sulbactam, 50% had intermediate sensitivity to imipenem, and 25% had intermediate sensitivity to piperacillin/tazobactam. Trimethoprim/sulfamethoxazole (TMP-SMX) was not tested on any strain. Of the 155 cases that progressed to secondary infections, 48.4% (75) were empirically treated with amoxicillin/clavulanate, 41.9% (65) with TMP-SMX, and 32 (22%) of these 144 cases required a change to a second regimen, and 10 of these 32 patients required a third therapeutic regimen. CONCLUSION: Wild animals act as reservoirs of resistant bacteria because their oral cavity favors biofilm formation, which explains the finding of A. hydrophila with a reduced sensitivity profile in this study. This fact is essential for the appropriate choice of empirical antibiotic therapy.&quot;,&quot;author&quot;:[{&quot;dropping-particle&quot;:&quot;&quot;,&quot;family&quot;:&quot;Soares Coriolano Coutinho&quot;,&quot;given&quot;:&quot;João Victor&quot;,&quot;non-dropping-particle&quot;:&quot;&quot;,&quot;parse-names&quot;:false,&quot;suffix&quot;:&quot;&quot;},{&quot;dropping-particle&quot;:&quot;&quot;,&quot;family&quot;:&quot;Fraga Guimarães&quot;,&quot;given&quot;:&quot;Taiguara&quot;,&quot;non-dropping-particle&quot;:&quot;&quot;,&quot;parse-names&quot;:false,&quot;suffix&quot;:&quot;&quot;},{&quot;dropping-particle&quot;:&quot;&quot;,&quot;family&quot;:&quot;Borges Valente&quot;,&quot;given&quot;:&quot;Bruno&quot;,&quot;non-dropping-particle&quot;:&quot;&quot;,&quot;parse-names&quot;:false,&quot;suffix&quot;:&quot;&quot;},{&quot;dropping-particle&quot;:&quot;&quot;,&quot;family&quot;:&quot;Gomes Martins de Moura Tomich&quot;,&quot;given&quot;:&quot;Lísia&quot;,&quot;non-dropping-particle&quot;:&quot;&quot;,&quot;parse-names&quot;:false,&quot;suffix&quot;:&quot;&quot;}],&quot;container-title&quot;:&quot;PLoS neglected tropical diseases&quot;,&quot;editor&quot;:[{&quot;dropping-particle&quot;:&quot;&quot;,&quot;family&quot;:&quot;Vinetz&quot;,&quot;given&quot;:&quot;Joseph M.&quot;,&quot;non-dropping-particle&quot;:&quot;&quot;,&quot;parse-names&quot;:false,&quot;suffix&quot;:&quot;&quot;}],&quot;id&quot;:&quot;015f9628-62a0-5403-99bb-b8360eb00158&quot;,&quot;issue&quot;:&quot;3&quot;,&quot;issued&quot;:{&quot;date-parts&quot;:[[&quot;2023&quot;,&quot;3&quot;,&quot;6&quot;]]},&quot;page&quot;:&quot;e0011167&quot;,&quot;title&quot;:&quot;Epidemiology of secondary infection after snakebites in center-west Brazil&quot;,&quot;type&quot;:&quot;article-journal&quot;,&quot;volume&quot;:&quot;17&quot;,&quot;container-title-short&quot;:&quot;PLoS Negl Trop Dis&quot;},&quot;uris&quot;:[&quot;http://www.mendeley.com/documents/?uuid=5a90cb73-9f50-4d04-84ec-f293adc7fb1a&quot;],&quot;isTemporary&quot;:false,&quot;legacyDesktopId&quot;:&quot;5a90cb73-9f50-4d04-84ec-f293adc7fb1a&quot;},{&quot;id&quot;:&quot;d0e6b1e2-5112-5b2f-bca1-2bbc54d7ab82&quot;,&quot;itemData&quot;:{&quot;DOI&quot;:&quot;10.3390/toxins15090524&quot;,&quot;ISSN&quot;:&quot;2072-6651&quot;,&quot;abstract&quot;:&quot;Bothrops snakebite envenomation (SBE) is consider an important health problem in Brazil, where Bothrops atrox is mainly responsible in the Brazilian Amazon. Local effects represent a relevant clinical issue, in which inflammatory signs and symptoms in the bite site represent a potential risk for short and long-term disabilities. Among local complications, secondary infections (SIs) are a common clinical finding during Bothrops atrox SBE and are described by the appearance of signs such as abscess, cellulitis or necrotizing fasciitis in the affected site. However, the influence of SI in the local events is still poorly understood. Therefore, the present study describes for the first time the impact of SBE wound infection on local manifestations and inflammatory response from patients of Bothrops atrox SBE in the Brazilian Amazon. This was an observational study carried out at the Fundação de Medicina Tropical Dr. Heitor Vieira Dourado, Manaus (Brazil), involving victims of Bothrops SBE. Clinical and laboratorial data were collected along with blood samples for the quantification of circulating cytokines and chemokines before antivenom administrations (T0) and 24 h (T1), 48 h (T2), 72 h (T3) and 7 days after (T4). From the 94 patients included in this study, 42 presented SI (44.7%) and 52 were without SI (NSI, 55.3%). Patients classified as moderate envenoming presented an increased risk of developing SI (OR = 2.69; CI 95% = 1.08–6.66, p = 0.033), while patients with bites in hands showed a lower risk (OR = 0.20; CI 95% = 0.04–0.96, p = 0.045). During follow-up, SI patients presented a worsening of local temperature along with a sustained profile of edema and pain, while NSI patients showed a tendency to restore and were highlighted in patients where SI was diagnosed at T2. As for laboratorial parameters, leukocytes, erythrocyte sedimentation ratio, fibrinogen and C-reactive protein were found increased in patients with SI and more frequently in patients diagnosed with SI at T3. Higher levels of circulating IL-2, IL-10, IL-6, TNF, INF-γ and CXCL-10 were observed in SI patients along with marked correlations between these mediators and IL-4 and IL-17, showing a plurality in the profile with a mix of Th1/Th2/Th17 response. The present study reports for the first time the synergistic effects of local infection and envenoming on the inflammatory response represented by local manifestations, which reflected on laboratorial parameters and inflammatory mediators…&quot;,&quot;author&quot;:[{&quot;dropping-particle&quot;:&quot;&quot;,&quot;family&quot;:&quot;Cavalcante&quot;,&quot;given&quot;:&quot;Távila Tatiane Amorim&quot;,&quot;non-dropping-particle&quot;:&quot;&quot;,&quot;parse-names&quot;:false,&quot;suffix&quot;:&quot;&quot;},{&quot;dropping-particle&quot;:&quot;&quot;,&quot;family&quot;:&quot;Souza&quot;,&quot;given&quot;:&quot;Márcia Beatriz Silva&quot;,&quot;non-dropping-particle&quot;:&quot;de&quot;,&quot;parse-names&quot;:false,&quot;suffix&quot;:&quot;&quot;},{&quot;dropping-particle&quot;:&quot;&quot;,&quot;family&quot;:&quot;Neves&quot;,&quot;given&quot;:&quot;Juliana Costa Ferreira&quot;,&quot;non-dropping-particle&quot;:&quot;&quot;,&quot;parse-names&quot;:false,&quot;suffix&quot;:&quot;&quot;},{&quot;dropping-particle&quot;:&quot;&quot;,&quot;family&quot;:&quot;Ibiapina&quot;,&quot;given&quot;:&quot;Hiochelson Najibe Santos&quot;,&quot;non-dropping-particle&quot;:&quot;&quot;,&quot;parse-names&quot;:false,&quot;suffix&quot;:&quot;&quot;},{&quot;dropping-particle&quot;:&quot;&quot;,&quot;family&quot;:&quot;Barbosa&quot;,&quot;given&quot;:&quot;Fabiane Bianca Albuquerque&quot;,&quot;non-dropping-particle&quot;:&quot;&quot;,&quot;parse-names&quot;:false,&quot;suffix&quot;:&quot;&quot;},{&quot;dropping-particle&quot;:&quot;&quot;,&quot;family&quot;:&quot;Bentes&quot;,&quot;given&quot;:&quot;Karolaine Oliveira&quot;,&quot;non-dropping-particle&quot;:&quot;&quot;,&quot;parse-names&quot;:false,&quot;suffix&quot;:&quot;&quot;},{&quot;dropping-particle&quot;:&quot;&quot;,&quot;family&quot;:&quot;Alves&quot;,&quot;given&quot;:&quot;Eliane Campos&quot;,&quot;non-dropping-particle&quot;:&quot;&quot;,&quot;parse-names&quot;:false,&quot;suffix&quot;:&quot;&quot;},{&quot;dropping-particle&quot;:&quot;&quot;,&quot;family&quot;:&quot;Marques&quot;,&quot;given&quot;:&quot;Hedylamar Oliveira&quot;,&quot;non-dropping-particle&quot;:&quot;&quot;,&quot;parse-names&quot;:false,&quot;suffix&quot;:&quot;&quot;},{&quot;dropping-particle&quot;:&quot;&quot;,&quot;family&quot;:&quot;Colombini&quot;,&quot;given&quot;:&quot;Monica&quot;,&quot;non-dropping-particle&quot;:&quot;&quot;,&quot;parse-names&quot;:false,&quot;suffix&quot;:&quot;&quot;},{&quot;dropping-particle&quot;:&quot;&quot;,&quot;family&quot;:&quot;Sampaio&quot;,&quot;given&quot;:&quot;Suely Vilela&quot;,&quot;non-dropping-particle&quot;:&quot;&quot;,&quot;parse-names&quot;:false,&quot;suffix&quot;:&quot;&quot;},{&quot;dropping-particle&quot;:&quot;&quot;,&quot;family&quot;:&quot;Pucca&quot;,&quot;given&quot;:&quot;Manuela Berto&quot;,&quot;non-dropping-particle&quot;:&quot;&quot;,&quot;parse-names&quot;:false,&quot;suffix&quot;:&quot;&quot;},{&quot;dropping-particle&quot;:&quot;da&quot;,&quot;family&quot;:&quot;Silva&quot;,&quot;given&quot;:&quot;Iran Mendonça&quot;,&quot;non-dropping-particle&quot;:&quot;&quot;,&quot;parse-names&quot;:false,&quot;suffix&quot;:&quot;&quot;},{&quot;dropping-particle&quot;:&quot;&quot;,&quot;family&quot;:&quot;Ferreira&quot;,&quot;given&quot;:&quot;Luiz Carlos de Lima&quot;,&quot;non-dropping-particle&quot;:&quot;&quot;,&quot;parse-names&quot;:false,&quot;suffix&quot;:&quot;&quot;},{&quot;dropping-particle&quot;:&quot;&quot;,&quot;family&quot;:&quot;Sampaio&quot;,&quot;given&quot;:&quot;Vanderson de Souza&quot;,&quot;non-dropping-particle&quot;:&quot;&quot;,&quot;parse-names&quot;:false,&quot;suffix&quot;:&quot;&quot;},{&quot;dropping-particle&quot;:&quot;&quot;,&quot;family&quot;:&quot;Moura-da-Silva&quot;,&quot;given&quot;:&quot;Ana Maria&quot;,&quot;non-dropping-particle&quot;:&quot;&quot;,&quot;parse-names&quot;:false,&quot;suffix&quot;:&quot;&quot;},{&quot;dropping-particle&quot;:&quot;&quot;,&quot;family&quot;:&quot;Costa&quot;,&quot;given&quot;:&quot;Allyson Guimarães&quot;,&quot;non-dropping-particle&quot;:&quot;&quot;,&quot;parse-names&quot;:false,&quot;suffix&quot;:&quot;&quot;},{&quot;dropping-particle&quot;:&quot;&quot;,&quot;family&quot;:&quot;Monteiro&quot;,&quot;given&quot;:&quot;Wuelton Marcelo&quot;,&quot;non-dropping-particle&quot;:&quot;&quot;,&quot;parse-names&quot;:false,&quot;suffix&quot;:&quot;&quot;},{&quot;dropping-particle&quot;:&quot;&quot;,&quot;family&quot;:&quot;Sachett&quot;,&quot;given&quot;:&quot;Jacqueline Almeida Gonçalves&quot;,&quot;non-dropping-particle&quot;:&quot;&quot;,&quot;parse-names&quot;:false,&quot;suffix&quot;:&quot;&quot;},{&quot;dropping-particle&quot;:&quot;&quot;,&quot;family&quot;:&quot;Sartim&quot;,&quot;given&quot;:&quot;Marco Aurélio&quot;,&quot;non-dropping-particle&quot;:&quot;&quot;,&quot;parse-names&quot;:false,&quot;suffix&quot;:&quot;&quot;}],&quot;container-title&quot;:&quot;Toxins&quot;,&quot;id&quot;:&quot;d0e6b1e2-5112-5b2f-bca1-2bbc54d7ab82&quot;,&quot;issue&quot;:&quot;9&quot;,&quot;issued&quot;:{&quot;date-parts&quot;:[[&quot;2023&quot;]]},&quot;page&quot;:&quot;524&quot;,&quot;title&quot;:&quot;Inflammatory Profile Associated with Secondary Infection from Bothrops atrox Snakebites in the Brazilian Amazon&quot;,&quot;type&quot;:&quot;article-journal&quot;,&quot;volume&quot;:&quot;15&quot;,&quot;container-title-short&quot;:&quot;Toxins (Basel)&quot;},&quot;uris&quot;:[&quot;http://www.mendeley.com/documents/?uuid=612b6aee-e10c-43cd-ac98-22faa007e7b9&quot;],&quot;isTemporary&quot;:false,&quot;legacyDesktopId&quot;:&quot;612b6aee-e10c-43cd-ac98-22faa007e7b9&quot;},{&quot;id&quot;:&quot;47765d3c-e5da-58a0-acb1-84f36cbfb97a&quot;,&quot;itemData&quot;:{&quot;DOI&quot;:&quot;10.1016/j.jmii.2011.04.011&quot;,&quot;ISSN&quot;:&quot;16841182&quot;,&quot;PMID&quot;:&quot;21700517&quot;,&quot;abstract&quot;:&quot;Background: Microbiological data of secondary wound infections following snakebites is rarely reported in Taiwan. The objective of this study was to assess the secondary wound infection after venomous snakebites. Methods: We conducted a 10-year retrospective survey on patients admitted for venomous snakebites and microbiological data of wound cultures at a medical center in northern Taiwan. Results: Between April 2001 and April 2010, 231 patients who experienced snakebites were included. Male predominated, accounting for 62.3% (144). The age range of patients was 4-95 years. Ninety-five (41.1%) people were bitten by Trimeresurus mucrosquamatus, followed by Tstejnegeri, and cobra. A total of 61 pathogens were obtained from 21 patients. Thirty-nine (63.9%) isolates were gram-negative bacteria, 14 (23%) gram-positive pathogens, and 8 (13.1%) anaerobic pathogens. There were 17 patients bitten by cobra in these 21 patients. Morganella morganii and Enterococcus species were the most common pathogens identified in the wound cultures. Conclusion: Cobra bite causes more severe bacterial infection than other kinds of snakebites. Oral amoxicillin/clavulanate plus ciprofloxacin or parenteral piperacillin/tazobactam alone can be the choices for empirical or definitive treatment, and surgical intervention should be considered for established invasive soft tissue infections. © 2011.&quot;,&quot;author&quot;:[{&quot;dropping-particle&quot;:&quot;&quot;,&quot;family&quot;:&quot;Chen&quot;,&quot;given&quot;:&quot;Chun Ming&quot;,&quot;non-dropping-particle&quot;:&quot;&quot;,&quot;parse-names&quot;:false,&quot;suffix&quot;:&quot;&quot;},{&quot;dropping-particle&quot;:&quot;&quot;,&quot;family&quot;:&quot;Wu&quot;,&quot;given&quot;:&quot;Keh Gong&quot;,&quot;non-dropping-particle&quot;:&quot;&quot;,&quot;parse-names&quot;:false,&quot;suffix&quot;:&quot;&quot;},{&quot;dropping-particle&quot;:&quot;&quot;,&quot;family&quot;:&quot;Chen&quot;,&quot;given&quot;:&quot;Chun Jen&quot;,&quot;non-dropping-particle&quot;:&quot;&quot;,&quot;parse-names&quot;:false,&quot;suffix&quot;:&quot;&quot;},{&quot;dropping-particle&quot;:&quot;&quot;,&quot;family&quot;:&quot;Wang&quot;,&quot;given&quot;:&quot;Chuang Ming&quot;,&quot;non-dropping-particle&quot;:&quot;&quot;,&quot;parse-names&quot;:false,&quot;suffix&quot;:&quot;&quot;}],&quot;container-title&quot;:&quot;J Microbiol Immunol Infect&quot;,&quot;id&quot;:&quot;47765d3c-e5da-58a0-acb1-84f36cbfb97a&quot;,&quot;issue&quot;:&quot;6&quot;,&quot;issued&quot;:{&quot;date-parts&quot;:[[&quot;2011&quot;]]},&quot;page&quot;:&quot;456-460&quot;,&quot;publisher&quot;:&quot;Elsevier Taiwan LLC&quot;,&quot;title&quot;:&quot;Bacterial infection in association with snakebite: A 10-year experience in a northern Taiwan medical center&quot;,&quot;type&quot;:&quot;article-journal&quot;,&quot;volume&quot;:&quot;44&quot;,&quot;container-title-short&quot;:&quot;&quot;},&quot;uris&quot;:[&quot;http://www.mendeley.com/documents/?uuid=a1e8c783-87f5-42c2-8a60-9d3401b93c0a&quot;],&quot;isTemporary&quot;:false,&quot;legacyDesktopId&quot;:&quot;a1e8c783-87f5-42c2-8a60-9d3401b93c0a&quot;}]},{&quot;citationID&quot;:&quot;MENDELEY_CITATION_caef5c1f-06c9-494b-b4e2-101a0a65742b&quot;,&quot;properties&quot;:{&quot;noteIndex&quot;:0},&quot;isEdited&quot;:false,&quot;manualOverride&quot;:{&quot;citeprocText&quot;:&quot;(6,8–10)&quot;,&quot;isManuallyOverridden&quot;:false,&quot;manualOverrideText&quot;:&quot;&quot;},&quot;citationTag&quot;:&quot;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&quot;,&quot;citationItems&quot;:[{&quot;id&quot;:&quot;7df33fee-e74e-5c59-b2ca-96db0fd1bcac&quot;,&quot;itemData&quot;:{&quot;DOI&quot;:&quot;10.4269/ajtmh.19-0369&quot;,&quot;ISSN&quot;:&quot;0002-9637&quot;,&quot;PMID&quot;:&quot;31628740&quot;,&quot;abstract&quot;:&quot;Infections secondary to snakebite occur in a number of patients and are potentially life-threatening. Bothrops lanceolatus bites in Martinique average 30 cases per year and may result in severe thrombotic and infectious complications. We aimed to investigate the infectious complications related to B. lanceolatus bite. A retrospective single-center observational study over 7 years (2011-2018) was carried out, including all patients admitted to the hospital because of B. lanceolatus bite. One hundred seventy snake-bitten patients (121 males and 49 females) were included. Thirty-nine patients (23%) presented grade 3 or 4 envenoming. Twenty patients (12%) developed wound infections. The isolated bacteria were Aeromonas hydrophila (3 cases), Morganella morganii (two cases), group A Streptococcus, and group B Streptococcus (one case each). Patients were treated empirically with third-generation cephalosporin (or amoxicillin-clavulanate), aminoglycoside, and metronidazole combinations. Outcome was favorable in all patients. The main factor significantly associated with the occurrence of infection following snakebite was the severity of envenoming (P &lt; 0.05). Our findings clearly point toward the frequent onset of infectious complications in B. lanceolatus-bitten patients presenting with grade 3 and 4 envenoming. Thus, based on the bacteria identified in the wounds, we suggest that empiric antibiotic therapy including third-generation cephalosporin should be administered to those patients on hospital admission.&quot;,&quot;author&quot;:[{&quot;dropping-particle&quot;:&quot;&quot;,&quot;family&quot;:&quot;Resiere&quot;,&quot;given&quot;:&quot;Dabor&quot;,&quot;non-dropping-particle&quot;:&quot;&quot;,&quot;parse-names&quot;:false,&quot;suffix&quot;:&quot;&quot;},{&quot;dropping-particle&quot;:&quot;&quot;,&quot;family&quot;:&quot;Mehdaoui&quot;,&quot;given&quot;:&quot;Hossein&quot;,&quot;non-dropping-particle&quot;:&quot;&quot;,&quot;parse-names&quot;:false,&quot;suffix&quot;:&quot;&quot;},{&quot;dropping-particle&quot;:&quot;&quot;,&quot;family&quot;:&quot;Névière&quot;,&quot;given&quot;:&quot;Rémi&quot;,&quot;non-dropping-particle&quot;:&quot;&quot;,&quot;parse-names&quot;:false,&quot;suffix&quot;:&quot;&quot;},{&quot;dropping-particle&quot;:&quot;&quot;,&quot;family&quot;:&quot;Olive&quot;,&quot;given&quot;:&quot;Claude&quot;,&quot;non-dropping-particle&quot;:&quot;&quot;,&quot;parse-names&quot;:false,&quot;suffix&quot;:&quot;&quot;},{&quot;dropping-particle&quot;:&quot;&quot;,&quot;family&quot;:&quot;Severyns&quot;,&quot;given&quot;:&quot;Mathieu&quot;,&quot;non-dropping-particle&quot;:&quot;&quot;,&quot;parse-names&quot;:false,&quot;suffix&quot;:&quot;&quot;},{&quot;dropping-particle&quot;:&quot;&quot;,&quot;family&quot;:&quot;Beaudoin&quot;,&quot;given&quot;:&quot;Adeline&quot;,&quot;non-dropping-particle&quot;:&quot;&quot;,&quot;parse-names&quot;:false,&quot;suffix&quot;:&quot;&quot;},{&quot;dropping-particle&quot;:&quot;&quot;,&quot;family&quot;:&quot;Florentin&quot;,&quot;given&quot;:&quot;Jonathan&quot;,&quot;non-dropping-particle&quot;:&quot;&quot;,&quot;parse-names&quot;:false,&quot;suffix&quot;:&quot;&quot;},{&quot;dropping-particle&quot;:&quot;&quot;,&quot;family&quot;:&quot;Brouste&quot;,&quot;given&quot;:&quot;Yannick&quot;,&quot;non-dropping-particle&quot;:&quot;&quot;,&quot;parse-names&quot;:false,&quot;suffix&quot;:&quot;&quot;},{&quot;dropping-particle&quot;:&quot;&quot;,&quot;family&quot;:&quot;Banydeen&quot;,&quot;given&quot;:&quot;Rishika&quot;,&quot;non-dropping-particle&quot;:&quot;&quot;,&quot;parse-names&quot;:false,&quot;suffix&quot;:&quot;&quot;},{&quot;dropping-particle&quot;:&quot;&quot;,&quot;family&quot;:&quot;Cabié&quot;,&quot;given&quot;:&quot;André&quot;,&quot;non-dropping-particle&quot;:&quot;&quot;,&quot;parse-names&quot;:false,&quot;suffix&quot;:&quot;&quot;},{&quot;dropping-particle&quot;:&quot;&quot;,&quot;family&quot;:&quot;Mégarbane&quot;,&quot;given&quot;:&quot;Bruno&quot;,&quot;non-dropping-particle&quot;:&quot;&quot;,&quot;parse-names&quot;:false,&quot;suffix&quot;:&quot;&quot;},{&quot;dropping-particle&quot;:&quot;&quot;,&quot;family&quot;:&quot;Gutiérrez&quot;,&quot;given&quot;:&quot;José María&quot;,&quot;non-dropping-particle&quot;:&quot;&quot;,&quot;parse-names&quot;:false,&quot;suffix&quot;:&quot;&quot;},{&quot;dropping-particle&quot;:&quot;&quot;,&quot;family&quot;:&quot;Kallel&quot;,&quot;given&quot;:&quot;Hatem&quot;,&quot;non-dropping-particle&quot;:&quot;&quot;,&quot;parse-names&quot;:false,&quot;suffix&quot;:&quot;&quot;}],&quot;container-title&quot;:&quot;The American Journal of Tropical Medicine and Hygiene&quot;,&quot;id&quot;:&quot;7df33fee-e74e-5c59-b2ca-96db0fd1bcac&quot;,&quot;issue&quot;:&quot;1&quot;,&quot;issued&quot;:{&quot;date-parts&quot;:[[&quot;2020&quot;,&quot;1&quot;,&quot;8&quot;]]},&quot;page&quot;:&quot;232-240&quot;,&quot;title&quot;:&quot;Infectious Complications Following Snakebite by Bothrops lanceolatus in Martinique: A Case Series&quot;,&quot;type&quot;:&quot;article-journal&quot;,&quot;volume&quot;:&quot;102&quot;,&quot;container-title-short&quot;:&quot;Am J Trop Med Hyg&quot;},&quot;uris&quot;:[&quot;http://www.mendeley.com/documents/?uuid=f424de5f-609c-475e-aee7-096d8aa002a0&quot;],&quot;isTemporary&quot;:false,&quot;legacyDesktopId&quot;:&quot;f424de5f-609c-475e-aee7-096d8aa002a0&quot;},{&quot;id&quot;:&quot;64fcbf39-0821-5775-b79a-f61cd3e6d21b&quot;,&quot;itemData&quot;:{&quot;DOI&quot;:&quot;10.4269/ajtmh.17-0892&quot;,&quot;ISSN&quot;:&quot;00029637&quot;,&quot;PMID&quot;:&quot;30457093&quot;,&quot;abstract&quot;:&quot;The local signs and symptoms following snakebites are similar to those of cellulitis caused by bacterial infections. This leads to empirical treatment with antibiotics, which however is not supported by evidence. Procalcitonin (PCT) is a biomarker with good diagnostic accuracy for bacterial infection. We studied serum PCT concentration in 100 patients aged 13 years or more, presenting to the hospital with significant local manifestations (crossing the joint proximal to the bitten wound) within 24 hours after snakebite. The extent and progression of local manifestations were monitored 12 hourly. Baseline PCT measurement was carried out for all patients and measurement was repeated 12 hourly only in those patients with progressive local manifestations. The median interqartile range PCT concentration did not differ significantly by the severity of local manifestation at presentation (Grade 2 = 0.28 [0.26–0.30]; Grade 3 = 0.28 [0.26–0.32]; Grade 4 = 0.27 [0.26–0.32] ng/mL; P = 0.15). Furthermore, we did not observe an increase in PCT concentration on serial estimation in those with progressive local manifestation (0.28, 0.29, and 0.29 ng/mL) over 36 hours. These observations suggest that the local manifestations following snakebites were not caused by bacterial infection.&quot;,&quot;author&quot;:[{&quot;dropping-particle&quot;:&quot;&quot;,&quot;family&quot;:&quot;Bammigatti&quot;,&quot;given&quot;:&quot;Chanaveerappa&quot;,&quot;non-dropping-particle&quot;:&quot;&quot;,&quot;parse-names&quot;:false,&quot;suffix&quot;:&quot;&quot;},{&quot;dropping-particle&quot;:&quot;&quot;,&quot;family&quot;:&quot;Reddy&quot;,&quot;given&quot;:&quot;Preetham A.&quot;,&quot;non-dropping-particle&quot;:&quot;&quot;,&quot;parse-names&quot;:false,&quot;suffix&quot;:&quot;&quot;},{&quot;dropping-particle&quot;:&quot;&quot;,&quot;family&quot;:&quot;Hanumanthappa&quot;,&quot;given&quot;:&quot;Nandeesha&quot;,&quot;non-dropping-particle&quot;:&quot;&quot;,&quot;parse-names&quot;:false,&quot;suffix&quot;:&quot;&quot;},{&quot;dropping-particle&quot;:&quot;&quot;,&quot;family&quot;:&quot;Harichandrakumar&quot;,&quot;given&quot;:&quot;K. T.&quot;,&quot;non-dropping-particle&quot;:&quot;&quot;,&quot;parse-names&quot;:false,&quot;suffix&quot;:&quot;&quot;},{&quot;dropping-particle&quot;:&quot;&quot;,&quot;family&quot;:&quot;Swaminathan&quot;,&quot;given&quot;:&quot;Rathinam Palamalai&quot;,&quot;non-dropping-particle&quot;:&quot;&quot;,&quot;parse-names&quot;:false,&quot;suffix&quot;:&quot;&quot;}],&quot;container-title&quot;:&quot;American Journal of Tropical Medicine and Hygiene&quot;,&quot;id&quot;:&quot;64fcbf39-0821-5775-b79a-f61cd3e6d21b&quot;,&quot;issue&quot;:&quot;1&quot;,&quot;issued&quot;:{&quot;date-parts&quot;:[[&quot;2019&quot;]]},&quot;page&quot;:&quot;146-149&quot;,&quot;title&quot;:&quot;Serum procalcitonin concentration and its relationship with local manifestations after snakebites&quot;,&quot;type&quot;:&quot;article-journal&quot;,&quot;volume&quot;:&quot;100&quot;,&quot;container-title-short&quot;:&quot;&quot;},&quot;uris&quot;:[&quot;http://www.mendeley.com/documents/?uuid=bf0da0a4-0cff-427a-8afc-2c1b536f8e66&quot;],&quot;isTemporary&quot;:false,&quot;legacyDesktopId&quot;:&quot;bf0da0a4-0cff-427a-8afc-2c1b536f8e66&quot;},{&quot;id&quot;:&quot;8bbbcf60-f690-51cd-95b1-a93356de47bd&quot;,&quot;itemData&quot;:{&quot;DOI&quot;:&quot;10.1590/1678-9199-jvatitd-2019-0098&quot;,&quot;ISSN&quot;:&quot;16789199&quot;,&quot;abstract&quot;:&quot;There are numerous conflicting recommendations available on the use of antibiotics following snakebite. The present letter to the editor presents some recommendations based on recent studies, and aims to stimulate debate on this topic.&quot;,&quot;author&quot;:[{&quot;dropping-particle&quot;:&quot;&quot;,&quot;family&quot;:&quot;Resiere&quot;,&quot;given&quot;:&quot;Dabor&quot;,&quot;non-dropping-particle&quot;:&quot;&quot;,&quot;parse-names&quot;:false,&quot;suffix&quot;:&quot;&quot;},{&quot;dropping-particle&quot;:&quot;&quot;,&quot;family&quot;:&quot;Gutiérrez&quot;,&quot;given&quot;:&quot;JM José María&quot;,&quot;non-dropping-particle&quot;:&quot;&quot;,&quot;parse-names&quot;:false,&quot;suffix&quot;:&quot;&quot;},{&quot;dropping-particle&quot;:&quot;&quot;,&quot;family&quot;:&quot;Névière&quot;,&quot;given&quot;:&quot;Rémi&quot;,&quot;non-dropping-particle&quot;:&quot;&quot;,&quot;parse-names&quot;:false,&quot;suffix&quot;:&quot;&quot;},{&quot;dropping-particle&quot;:&quot;&quot;,&quot;family&quot;:&quot;Cabié&quot;,&quot;given&quot;:&quot;André&quot;,&quot;non-dropping-particle&quot;:&quot;&quot;,&quot;parse-names&quot;:false,&quot;suffix&quot;:&quot;&quot;},{&quot;dropping-particle&quot;:&quot;&quot;,&quot;family&quot;:&quot;Hossein&quot;,&quot;given&quot;:&quot;Mehdaoui&quot;,&quot;non-dropping-particle&quot;:&quot;&quot;,&quot;parse-names&quot;:false,&quot;suffix&quot;:&quot;&quot;},{&quot;dropping-particle&quot;:&quot;&quot;,&quot;family&quot;:&quot;Kallel&quot;,&quot;given&quot;:&quot;Hatem&quot;,&quot;non-dropping-particle&quot;:&quot;&quot;,&quot;parse-names&quot;:false,&quot;suffix&quot;:&quot;&quot;}],&quot;container-title&quot;:&quot;J Venom Anim Toxins incl Trop Dis&quot;,&quot;id&quot;:&quot;8bbbcf60-f690-51cd-95b1-a93356de47bd&quot;,&quot;issue&quot;:&quot;e20190098&quot;,&quot;issued&quot;:{&quot;date-parts&quot;:[[&quot;2020&quot;]]},&quot;page&quot;:&quot;1-2&quot;,&quot;title&quot;:&quot;Antibiotic therapy for snakebite envenoming&quot;,&quot;type&quot;:&quot;article-journal&quot;,&quot;volume&quot;:&quot;26:&quot;,&quot;container-title-short&quot;:&quot;&quot;},&quot;uris&quot;:[&quot;http://www.mendeley.com/documents/?uuid=ab4dd4c7-7c25-4a43-bce9-b7efc2a4e61c&quot;],&quot;isTemporary&quot;:false,&quot;legacyDesktopId&quot;:&quot;ab4dd4c7-7c25-4a43-bce9-b7efc2a4e61c&quot;},{&quot;id&quot;:&quot;d0e6b1e2-5112-5b2f-bca1-2bbc54d7ab82&quot;,&quot;itemData&quot;:{&quot;DOI&quot;:&quot;10.3390/toxins15090524&quot;,&quot;ISSN&quot;:&quot;2072-6651&quot;,&quot;abstract&quot;:&quot;Bothrops snakebite envenomation (SBE) is consider an important health problem in Brazil, where Bothrops atrox is mainly responsible in the Brazilian Amazon. Local effects represent a relevant clinical issue, in which inflammatory signs and symptoms in the bite site represent a potential risk for short and long-term disabilities. Among local complications, secondary infections (SIs) are a common clinical finding during Bothrops atrox SBE and are described by the appearance of signs such as abscess, cellulitis or necrotizing fasciitis in the affected site. However, the influence of SI in the local events is still poorly understood. Therefore, the present study describes for the first time the impact of SBE wound infection on local manifestations and inflammatory response from patients of Bothrops atrox SBE in the Brazilian Amazon. This was an observational study carried out at the Fundação de Medicina Tropical Dr. Heitor Vieira Dourado, Manaus (Brazil), involving victims of Bothrops SBE. Clinical and laboratorial data were collected along with blood samples for the quantification of circulating cytokines and chemokines before antivenom administrations (T0) and 24 h (T1), 48 h (T2), 72 h (T3) and 7 days after (T4). From the 94 patients included in this study, 42 presented SI (44.7%) and 52 were without SI (NSI, 55.3%). Patients classified as moderate envenoming presented an increased risk of developing SI (OR = 2.69; CI 95% = 1.08–6.66, p = 0.033), while patients with bites in hands showed a lower risk (OR = 0.20; CI 95% = 0.04–0.96, p = 0.045). During follow-up, SI patients presented a worsening of local temperature along with a sustained profile of edema and pain, while NSI patients showed a tendency to restore and were highlighted in patients where SI was diagnosed at T2. As for laboratorial parameters, leukocytes, erythrocyte sedimentation ratio, fibrinogen and C-reactive protein were found increased in patients with SI and more frequently in patients diagnosed with SI at T3. Higher levels of circulating IL-2, IL-10, IL-6, TNF, INF-γ and CXCL-10 were observed in SI patients along with marked correlations between these mediators and IL-4 and IL-17, showing a plurality in the profile with a mix of Th1/Th2/Th17 response. The present study reports for the first time the synergistic effects of local infection and envenoming on the inflammatory response represented by local manifestations, which reflected on laboratorial parameters and inflammatory mediators…&quot;,&quot;author&quot;:[{&quot;dropping-particle&quot;:&quot;&quot;,&quot;family&quot;:&quot;Cavalcante&quot;,&quot;given&quot;:&quot;Távila Tatiane Amorim&quot;,&quot;non-dropping-particle&quot;:&quot;&quot;,&quot;parse-names&quot;:false,&quot;suffix&quot;:&quot;&quot;},{&quot;dropping-particle&quot;:&quot;&quot;,&quot;family&quot;:&quot;Souza&quot;,&quot;given&quot;:&quot;Márcia Beatriz Silva&quot;,&quot;non-dropping-particle&quot;:&quot;de&quot;,&quot;parse-names&quot;:false,&quot;suffix&quot;:&quot;&quot;},{&quot;dropping-particle&quot;:&quot;&quot;,&quot;family&quot;:&quot;Neves&quot;,&quot;given&quot;:&quot;Juliana Costa Ferreira&quot;,&quot;non-dropping-particle&quot;:&quot;&quot;,&quot;parse-names&quot;:false,&quot;suffix&quot;:&quot;&quot;},{&quot;dropping-particle&quot;:&quot;&quot;,&quot;family&quot;:&quot;Ibiapina&quot;,&quot;given&quot;:&quot;Hiochelson Najibe Santos&quot;,&quot;non-dropping-particle&quot;:&quot;&quot;,&quot;parse-names&quot;:false,&quot;suffix&quot;:&quot;&quot;},{&quot;dropping-particle&quot;:&quot;&quot;,&quot;family&quot;:&quot;Barbosa&quot;,&quot;given&quot;:&quot;Fabiane Bianca Albuquerque&quot;,&quot;non-dropping-particle&quot;:&quot;&quot;,&quot;parse-names&quot;:false,&quot;suffix&quot;:&quot;&quot;},{&quot;dropping-particle&quot;:&quot;&quot;,&quot;family&quot;:&quot;Bentes&quot;,&quot;given&quot;:&quot;Karolaine Oliveira&quot;,&quot;non-dropping-particle&quot;:&quot;&quot;,&quot;parse-names&quot;:false,&quot;suffix&quot;:&quot;&quot;},{&quot;dropping-particle&quot;:&quot;&quot;,&quot;family&quot;:&quot;Alves&quot;,&quot;given&quot;:&quot;Eliane Campos&quot;,&quot;non-dropping-particle&quot;:&quot;&quot;,&quot;parse-names&quot;:false,&quot;suffix&quot;:&quot;&quot;},{&quot;dropping-particle&quot;:&quot;&quot;,&quot;family&quot;:&quot;Marques&quot;,&quot;given&quot;:&quot;Hedylamar Oliveira&quot;,&quot;non-dropping-particle&quot;:&quot;&quot;,&quot;parse-names&quot;:false,&quot;suffix&quot;:&quot;&quot;},{&quot;dropping-particle&quot;:&quot;&quot;,&quot;family&quot;:&quot;Colombini&quot;,&quot;given&quot;:&quot;Monica&quot;,&quot;non-dropping-particle&quot;:&quot;&quot;,&quot;parse-names&quot;:false,&quot;suffix&quot;:&quot;&quot;},{&quot;dropping-particle&quot;:&quot;&quot;,&quot;family&quot;:&quot;Sampaio&quot;,&quot;given&quot;:&quot;Suely Vilela&quot;,&quot;non-dropping-particle&quot;:&quot;&quot;,&quot;parse-names&quot;:false,&quot;suffix&quot;:&quot;&quot;},{&quot;dropping-particle&quot;:&quot;&quot;,&quot;family&quot;:&quot;Pucca&quot;,&quot;given&quot;:&quot;Manuela Berto&quot;,&quot;non-dropping-particle&quot;:&quot;&quot;,&quot;parse-names&quot;:false,&quot;suffix&quot;:&quot;&quot;},{&quot;dropping-particle&quot;:&quot;da&quot;,&quot;family&quot;:&quot;Silva&quot;,&quot;given&quot;:&quot;Iran Mendonça&quot;,&quot;non-dropping-particle&quot;:&quot;&quot;,&quot;parse-names&quot;:false,&quot;suffix&quot;:&quot;&quot;},{&quot;dropping-particle&quot;:&quot;&quot;,&quot;family&quot;:&quot;Ferreira&quot;,&quot;given&quot;:&quot;Luiz Carlos de Lima&quot;,&quot;non-dropping-particle&quot;:&quot;&quot;,&quot;parse-names&quot;:false,&quot;suffix&quot;:&quot;&quot;},{&quot;dropping-particle&quot;:&quot;&quot;,&quot;family&quot;:&quot;Sampaio&quot;,&quot;given&quot;:&quot;Vanderson de Souza&quot;,&quot;non-dropping-particle&quot;:&quot;&quot;,&quot;parse-names&quot;:false,&quot;suffix&quot;:&quot;&quot;},{&quot;dropping-particle&quot;:&quot;&quot;,&quot;family&quot;:&quot;Moura-da-Silva&quot;,&quot;given&quot;:&quot;Ana Maria&quot;,&quot;non-dropping-particle&quot;:&quot;&quot;,&quot;parse-names&quot;:false,&quot;suffix&quot;:&quot;&quot;},{&quot;dropping-particle&quot;:&quot;&quot;,&quot;family&quot;:&quot;Costa&quot;,&quot;given&quot;:&quot;Allyson Guimarães&quot;,&quot;non-dropping-particle&quot;:&quot;&quot;,&quot;parse-names&quot;:false,&quot;suffix&quot;:&quot;&quot;},{&quot;dropping-particle&quot;:&quot;&quot;,&quot;family&quot;:&quot;Monteiro&quot;,&quot;given&quot;:&quot;Wuelton Marcelo&quot;,&quot;non-dropping-particle&quot;:&quot;&quot;,&quot;parse-names&quot;:false,&quot;suffix&quot;:&quot;&quot;},{&quot;dropping-particle&quot;:&quot;&quot;,&quot;family&quot;:&quot;Sachett&quot;,&quot;given&quot;:&quot;Jacqueline Almeida Gonçalves&quot;,&quot;non-dropping-particle&quot;:&quot;&quot;,&quot;parse-names&quot;:false,&quot;suffix&quot;:&quot;&quot;},{&quot;dropping-particle&quot;:&quot;&quot;,&quot;family&quot;:&quot;Sartim&quot;,&quot;given&quot;:&quot;Marco Aurélio&quot;,&quot;non-dropping-particle&quot;:&quot;&quot;,&quot;parse-names&quot;:false,&quot;suffix&quot;:&quot;&quot;}],&quot;container-title&quot;:&quot;Toxins&quot;,&quot;id&quot;:&quot;d0e6b1e2-5112-5b2f-bca1-2bbc54d7ab82&quot;,&quot;issue&quot;:&quot;9&quot;,&quot;issued&quot;:{&quot;date-parts&quot;:[[&quot;2023&quot;]]},&quot;page&quot;:&quot;524&quot;,&quot;title&quot;:&quot;Inflammatory Profile Associated with Secondary Infection from Bothrops atrox Snakebites in the Brazilian Amazon&quot;,&quot;type&quot;:&quot;article-journal&quot;,&quot;volume&quot;:&quot;15&quot;,&quot;container-title-short&quot;:&quot;Toxins (Basel)&quot;},&quot;uris&quot;:[&quot;http://www.mendeley.com/documents/?uuid=612b6aee-e10c-43cd-ac98-22faa007e7b9&quot;],&quot;isTemporary&quot;:false,&quot;legacyDesktopId&quot;:&quot;612b6aee-e10c-43cd-ac98-22faa007e7b9&quot;}]},{&quot;citationID&quot;:&quot;MENDELEY_CITATION_4f4c6721-cc4b-4923-9894-06916ca561b7&quot;,&quot;properties&quot;:{&quot;noteIndex&quot;:0},&quot;isEdited&quot;:false,&quot;manualOverride&quot;:{&quot;citeprocText&quot;:&quot;(11–13)&quot;,&quot;isManuallyOverridden&quot;:false,&quot;manualOverrideText&quot;:&quot;&quot;},&quot;citationTag&quot;:&quot;MENDELEY_CITATION_v3_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&quot;,&quot;citationItems&quot;:[{&quot;id&quot;:&quot;34881bcc-ebf4-595d-8699-a22d5943b888&quot;,&quot;itemData&quot;:{&quot;abstract&quot;:&quot;1. INTRODUCCIÓN La ofidiotoxicosis es una intoxicación producida por la inoculación de veneno debido a la mordedura de una serpiente (ofidio), que desencadena alteraciones fisiológicas en la victima, con desenlaces no deseados en la morbi-mortalidad. Para el sistema de vigilancia en salud pública la importancia del accidente ofídico es alta principalmente por las características socioculturales y demográficas de nuestro país, que hacen que la susceptibilidad de la población aumente, tanto en la presentación de eventos mórbidos como en las mortalidades, las cuales, pueden ser evitables con la instauración de tratamiento oportuno y eficaz (1). Las mordeduras que se producen están relacionadas principalmente con actividades de agricultura, y su localización más frecuente son los pies y las piernas, por ello, en algunas regiones se ha implementado la utilización de botas altas de cuero, impermeables a los colmillos, como una alternativa favorable para la prevención de los accidentes (2). La prioridad en el tratamiento es el traslado a una institución de salud para la administración del tratamiento específico (suero antiofídico). La demora en la atención inicial puede causar parálisis respiratoria y shock disminuyendo las oportunidades de supervivencia. En los países del trópico, la cultura ancestral promueve la realización de otro tipo de prácticas no médicas, como la utilización de hierbas, incisiones, succión o ligadura que en ocasiones pueden resultar en alteraciones del cuadro clínico, infección, gangrena o edema, lo que puede empeorar el pronóstico (3, 4).&quot;,&quot;author&quot;:[{&quot;dropping-particle&quot;:&quot;&quot;,&quot;family&quot;:&quot;Instituto Nacional de Salud- SIVIGILA&quot;,&quot;given&quot;:&quot;&quot;,&quot;non-dropping-particle&quot;:&quot;&quot;,&quot;parse-names&quot;:false,&quot;suffix&quot;:&quot;&quot;}],&quot;id&quot;:&quot;34881bcc-ebf4-595d-8699-a22d5943b888&quot;,&quot;issued&quot;:{&quot;date-parts&quot;:[[&quot;2014&quot;]]},&quot;title&quot;:&quot;Informe final del evento: Accidente Ofídico - Colombia, 2014.&quot;,&quot;type&quot;:&quot;report&quot;,&quot;container-title-short&quot;:&quot;&quot;},&quot;uris&quot;:[&quot;http://www.mendeley.com/documents/?uuid=80800fc1-ddad-423e-b68c-3efc5477756a&quot;],&quot;isTemporary&quot;:false,&quot;legacyDesktopId&quot;:&quot;80800fc1-ddad-423e-b68c-3efc5477756a&quot;},{&quot;id&quot;:&quot;075ed45e-49fe-50fe-8697-cc6ca9118605&quot;,&quot;itemData&quot;:{&quot;author&quot;:[{&quot;dropping-particle&quot;:&quot;&quot;,&quot;family&quot;:&quot;Instituto Nacional de Salud- SIVIGILA&quot;,&quot;given&quot;:&quot;&quot;,&quot;non-dropping-particle&quot;:&quot;&quot;,&quot;parse-names&quot;:false,&quot;suffix&quot;:&quot;&quot;}],&quot;id&quot;:&quot;075ed45e-49fe-50fe-8697-cc6ca9118605&quot;,&quot;issued&quot;:{&quot;date-parts&quot;:[[&quot;2015&quot;]]},&quot;title&quot;:&quot;Informe final del evento: Accidente Ofídico - Colombia, 2015.&quot;,&quot;type&quot;:&quot;report&quot;,&quot;container-title-short&quot;:&quot;&quot;},&quot;uris&quot;:[&quot;http://www.mendeley.com/documents/?uuid=6f88d7aa-a65b-472e-bc10-71ce3657eac3&quot;],&quot;isTemporary&quot;:false,&quot;legacyDesktopId&quot;:&quot;6f88d7aa-a65b-472e-bc10-71ce3657eac3&quot;},{&quot;id&quot;:&quot;8cd9f768-c178-527e-bf59-2fb85639e9f2&quot;,&quot;itemData&quot;:{&quot;author&quot;:[{&quot;dropping-particle&quot;:&quot;&quot;,&quot;family&quot;:&quot;Instituto Nacional de Salud- SIVIGILA&quot;,&quot;given&quot;:&quot;&quot;,&quot;non-dropping-particle&quot;:&quot;&quot;,&quot;parse-names&quot;:false,&quot;suffix&quot;:&quot;&quot;}],&quot;id&quot;:&quot;8cd9f768-c178-527e-bf59-2fb85639e9f2&quot;,&quot;issued&quot;:{&quot;date-parts&quot;:[[&quot;2016&quot;]]},&quot;title&quot;:&quot;Informe final del evento: Accidente Ofídico - Colombia, 2016.&quot;,&quot;type&quot;:&quot;report&quot;,&quot;container-title-short&quot;:&quot;&quot;},&quot;uris&quot;:[&quot;http://www.mendeley.com/documents/?uuid=e36c00f5-8b82-4374-8ce2-4b1d1a417577&quot;],&quot;isTemporary&quot;:false,&quot;legacyDesktopId&quot;:&quot;e36c00f5-8b82-4374-8ce2-4b1d1a417577&quot;}]},{&quot;citationID&quot;:&quot;MENDELEY_CITATION_14a4943d-839c-4e7c-872b-34f0a438127a&quot;,&quot;properties&quot;:{&quot;noteIndex&quot;:0},&quot;isEdited&quot;:false,&quot;manualOverride&quot;:{&quot;citeprocText&quot;:&quot;(14)&quot;,&quot;isManuallyOverridden&quot;:false,&quot;manualOverrideText&quot;:&quot;&quot;},&quot;citationTag&quot;:&quot;MENDELEY_CITATION_v3_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&quot;,&quot;citationItems&quot;:[{&quot;id&quot;:&quot;29f3eed1-e942-5be1-ae38-3d2e1adb6b4e&quot;,&quot;itemData&quot;:{&quot;author&quot;:[{&quot;dropping-particle&quot;:&quot;&quot;,&quot;family&quot;:&quot;Mejía López&quot;,&quot;given&quot;:&quot;S&quot;,&quot;non-dropping-particle&quot;:&quot;&quot;,&quot;parse-names&quot;:false,&quot;suffix&quot;:&quot;&quot;},{&quot;dropping-particle&quot;:&quot;&quot;,&quot;family&quot;:&quot;Zuluaga, Hoyos&quot;,&quot;given&quot;:&quot;LM&quot;,&quot;non-dropping-particle&quot;:&quot;&quot;,&quot;parse-names&quot;:false,&quot;suffix&quot;:&quot;&quot;},{&quot;dropping-particle&quot;:&quot;&quot;,&quot;family&quot;:&quot;Quintero&quot;,&quot;given&quot;:&quot;J&quot;,&quot;non-dropping-particle&quot;:&quot;&quot;,&quot;parse-names&quot;:false,&quot;suffix&quot;:&quot;&quot;},{&quot;dropping-particle&quot;:&quot;&quot;,&quot;family&quot;:&quot;Barros Liñán&quot;,&quot;given&quot;:&quot;CM&quot;,&quot;non-dropping-particle&quot;:&quot;&quot;,&quot;parse-names&quot;:false,&quot;suffix&quot;:&quot;&quot;},{&quot;dropping-particle&quot;:&quot;&quot;,&quot;family&quot;:&quot;Vallejo Bocanumen&quot;,&quot;given&quot;:&quot;CE&quot;,&quot;non-dropping-particle&quot;:&quot;&quot;,&quot;parse-names&quot;:false,&quot;suffix&quot;:&quot;&quot;}],&quot;id&quot;:&quot;29f3eed1-e942-5be1-ae38-3d2e1adb6b4e&quot;,&quot;issued&quot;:{&quot;date-parts&quot;:[[&quot;2021&quot;]]},&quot;publisher&quot;:&quot;Universidad de Antioquia&quot;,&quot;title&quot;:&quot;Complicaciones infecciosas en pacientes atendidos con accidente ofídico, atendidos en tres hospitales de referencia de la ciudad de Medellín, entre enero de 2018 y diciembre de 2019: estudio de corte transversal.&quot;,&quot;type&quot;:&quot;thesis&quot;,&quot;container-title-short&quot;:&quot;&quot;},&quot;uris&quot;:[&quot;http://www.mendeley.com/documents/?uuid=99de0a37-e98a-47b9-a55b-c95d57334719&quot;],&quot;isTemporary&quot;:false,&quot;legacyDesktopId&quot;:&quot;99de0a37-e98a-47b9-a55b-c95d57334719&quot;}]},{&quot;citationID&quot;:&quot;MENDELEY_CITATION_3a28ad77-25e2-4fa9-a646-43584988e756&quot;,&quot;properties&quot;:{&quot;noteIndex&quot;:0},&quot;isEdited&quot;:false,&quot;manualOverride&quot;:{&quot;citeprocText&quot;:&quot;(8,10)&quot;,&quot;isManuallyOverridden&quot;:false,&quot;manualOverrideText&quot;:&quot;&quot;},&quot;citationTag&quot;:&quot;MENDELEY_CITATION_v3_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&quot;,&quot;citationItems&quot;:[{&quot;id&quot;:&quot;8bbbcf60-f690-51cd-95b1-a93356de47bd&quot;,&quot;itemData&quot;:{&quot;DOI&quot;:&quot;10.1590/1678-9199-jvatitd-2019-0098&quot;,&quot;ISSN&quot;:&quot;16789199&quot;,&quot;abstract&quot;:&quot;There are numerous conflicting recommendations available on the use of antibiotics following snakebite. The present letter to the editor presents some recommendations based on recent studies, and aims to stimulate debate on this topic.&quot;,&quot;author&quot;:[{&quot;dropping-particle&quot;:&quot;&quot;,&quot;family&quot;:&quot;Resiere&quot;,&quot;given&quot;:&quot;Dabor&quot;,&quot;non-dropping-particle&quot;:&quot;&quot;,&quot;parse-names&quot;:false,&quot;suffix&quot;:&quot;&quot;},{&quot;dropping-particle&quot;:&quot;&quot;,&quot;family&quot;:&quot;Gutiérrez&quot;,&quot;given&quot;:&quot;JM José María&quot;,&quot;non-dropping-particle&quot;:&quot;&quot;,&quot;parse-names&quot;:false,&quot;suffix&quot;:&quot;&quot;},{&quot;dropping-particle&quot;:&quot;&quot;,&quot;family&quot;:&quot;Névière&quot;,&quot;given&quot;:&quot;Rémi&quot;,&quot;non-dropping-particle&quot;:&quot;&quot;,&quot;parse-names&quot;:false,&quot;suffix&quot;:&quot;&quot;},{&quot;dropping-particle&quot;:&quot;&quot;,&quot;family&quot;:&quot;Cabié&quot;,&quot;given&quot;:&quot;André&quot;,&quot;non-dropping-particle&quot;:&quot;&quot;,&quot;parse-names&quot;:false,&quot;suffix&quot;:&quot;&quot;},{&quot;dropping-particle&quot;:&quot;&quot;,&quot;family&quot;:&quot;Hossein&quot;,&quot;given&quot;:&quot;Mehdaoui&quot;,&quot;non-dropping-particle&quot;:&quot;&quot;,&quot;parse-names&quot;:false,&quot;suffix&quot;:&quot;&quot;},{&quot;dropping-particle&quot;:&quot;&quot;,&quot;family&quot;:&quot;Kallel&quot;,&quot;given&quot;:&quot;Hatem&quot;,&quot;non-dropping-particle&quot;:&quot;&quot;,&quot;parse-names&quot;:false,&quot;suffix&quot;:&quot;&quot;}],&quot;container-title&quot;:&quot;J Venom Anim Toxins incl Trop Dis&quot;,&quot;id&quot;:&quot;8bbbcf60-f690-51cd-95b1-a93356de47bd&quot;,&quot;issue&quot;:&quot;e20190098&quot;,&quot;issued&quot;:{&quot;date-parts&quot;:[[&quot;2020&quot;]]},&quot;page&quot;:&quot;1-2&quot;,&quot;title&quot;:&quot;Antibiotic therapy for snakebite envenoming&quot;,&quot;type&quot;:&quot;article-journal&quot;,&quot;volume&quot;:&quot;26:&quot;,&quot;container-title-short&quot;:&quot;&quot;},&quot;uris&quot;:[&quot;http://www.mendeley.com/documents/?uuid=ab4dd4c7-7c25-4a43-bce9-b7efc2a4e61c&quot;],&quot;isTemporary&quot;:false,&quot;legacyDesktopId&quot;:&quot;ab4dd4c7-7c25-4a43-bce9-b7efc2a4e61c&quot;},{&quot;id&quot;:&quot;7df33fee-e74e-5c59-b2ca-96db0fd1bcac&quot;,&quot;itemData&quot;:{&quot;DOI&quot;:&quot;10.4269/ajtmh.19-0369&quot;,&quot;ISSN&quot;:&quot;0002-9637&quot;,&quot;PMID&quot;:&quot;31628740&quot;,&quot;abstract&quot;:&quot;Infections secondary to snakebite occur in a number of patients and are potentially life-threatening. Bothrops lanceolatus bites in Martinique average 30 cases per year and may result in severe thrombotic and infectious complications. We aimed to investigate the infectious complications related to B. lanceolatus bite. A retrospective single-center observational study over 7 years (2011-2018) was carried out, including all patients admitted to the hospital because of B. lanceolatus bite. One hundred seventy snake-bitten patients (121 males and 49 females) were included. Thirty-nine patients (23%) presented grade 3 or 4 envenoming. Twenty patients (12%) developed wound infections. The isolated bacteria were Aeromonas hydrophila (3 cases), Morganella morganii (two cases), group A Streptococcus, and group B Streptococcus (one case each). Patients were treated empirically with third-generation cephalosporin (or amoxicillin-clavulanate), aminoglycoside, and metronidazole combinations. Outcome was favorable in all patients. The main factor significantly associated with the occurrence of infection following snakebite was the severity of envenoming (P &lt; 0.05). Our findings clearly point toward the frequent onset of infectious complications in B. lanceolatus-bitten patients presenting with grade 3 and 4 envenoming. Thus, based on the bacteria identified in the wounds, we suggest that empiric antibiotic therapy including third-generation cephalosporin should be administered to those patients on hospital admission.&quot;,&quot;author&quot;:[{&quot;dropping-particle&quot;:&quot;&quot;,&quot;family&quot;:&quot;Resiere&quot;,&quot;given&quot;:&quot;Dabor&quot;,&quot;non-dropping-particle&quot;:&quot;&quot;,&quot;parse-names&quot;:false,&quot;suffix&quot;:&quot;&quot;},{&quot;dropping-particle&quot;:&quot;&quot;,&quot;family&quot;:&quot;Mehdaoui&quot;,&quot;given&quot;:&quot;Hossein&quot;,&quot;non-dropping-particle&quot;:&quot;&quot;,&quot;parse-names&quot;:false,&quot;suffix&quot;:&quot;&quot;},{&quot;dropping-particle&quot;:&quot;&quot;,&quot;family&quot;:&quot;Névière&quot;,&quot;given&quot;:&quot;Rémi&quot;,&quot;non-dropping-particle&quot;:&quot;&quot;,&quot;parse-names&quot;:false,&quot;suffix&quot;:&quot;&quot;},{&quot;dropping-particle&quot;:&quot;&quot;,&quot;family&quot;:&quot;Olive&quot;,&quot;given&quot;:&quot;Claude&quot;,&quot;non-dropping-particle&quot;:&quot;&quot;,&quot;parse-names&quot;:false,&quot;suffix&quot;:&quot;&quot;},{&quot;dropping-particle&quot;:&quot;&quot;,&quot;family&quot;:&quot;Severyns&quot;,&quot;given&quot;:&quot;Mathieu&quot;,&quot;non-dropping-particle&quot;:&quot;&quot;,&quot;parse-names&quot;:false,&quot;suffix&quot;:&quot;&quot;},{&quot;dropping-particle&quot;:&quot;&quot;,&quot;family&quot;:&quot;Beaudoin&quot;,&quot;given&quot;:&quot;Adeline&quot;,&quot;non-dropping-particle&quot;:&quot;&quot;,&quot;parse-names&quot;:false,&quot;suffix&quot;:&quot;&quot;},{&quot;dropping-particle&quot;:&quot;&quot;,&quot;family&quot;:&quot;Florentin&quot;,&quot;given&quot;:&quot;Jonathan&quot;,&quot;non-dropping-particle&quot;:&quot;&quot;,&quot;parse-names&quot;:false,&quot;suffix&quot;:&quot;&quot;},{&quot;dropping-particle&quot;:&quot;&quot;,&quot;family&quot;:&quot;Brouste&quot;,&quot;given&quot;:&quot;Yannick&quot;,&quot;non-dropping-particle&quot;:&quot;&quot;,&quot;parse-names&quot;:false,&quot;suffix&quot;:&quot;&quot;},{&quot;dropping-particle&quot;:&quot;&quot;,&quot;family&quot;:&quot;Banydeen&quot;,&quot;given&quot;:&quot;Rishika&quot;,&quot;non-dropping-particle&quot;:&quot;&quot;,&quot;parse-names&quot;:false,&quot;suffix&quot;:&quot;&quot;},{&quot;dropping-particle&quot;:&quot;&quot;,&quot;family&quot;:&quot;Cabié&quot;,&quot;given&quot;:&quot;André&quot;,&quot;non-dropping-particle&quot;:&quot;&quot;,&quot;parse-names&quot;:false,&quot;suffix&quot;:&quot;&quot;},{&quot;dropping-particle&quot;:&quot;&quot;,&quot;family&quot;:&quot;Mégarbane&quot;,&quot;given&quot;:&quot;Bruno&quot;,&quot;non-dropping-particle&quot;:&quot;&quot;,&quot;parse-names&quot;:false,&quot;suffix&quot;:&quot;&quot;},{&quot;dropping-particle&quot;:&quot;&quot;,&quot;family&quot;:&quot;Gutiérrez&quot;,&quot;given&quot;:&quot;José María&quot;,&quot;non-dropping-particle&quot;:&quot;&quot;,&quot;parse-names&quot;:false,&quot;suffix&quot;:&quot;&quot;},{&quot;dropping-particle&quot;:&quot;&quot;,&quot;family&quot;:&quot;Kallel&quot;,&quot;given&quot;:&quot;Hatem&quot;,&quot;non-dropping-particle&quot;:&quot;&quot;,&quot;parse-names&quot;:false,&quot;suffix&quot;:&quot;&quot;}],&quot;container-title&quot;:&quot;The American Journal of Tropical Medicine and Hygiene&quot;,&quot;id&quot;:&quot;7df33fee-e74e-5c59-b2ca-96db0fd1bcac&quot;,&quot;issue&quot;:&quot;1&quot;,&quot;issued&quot;:{&quot;date-parts&quot;:[[&quot;2020&quot;,&quot;1&quot;,&quot;8&quot;]]},&quot;page&quot;:&quot;232-240&quot;,&quot;title&quot;:&quot;Infectious Complications Following Snakebite by Bothrops lanceolatus in Martinique: A Case Series&quot;,&quot;type&quot;:&quot;article-journal&quot;,&quot;volume&quot;:&quot;102&quot;,&quot;container-title-short&quot;:&quot;Am J Trop Med Hyg&quot;},&quot;uris&quot;:[&quot;http://www.mendeley.com/documents/?uuid=f424de5f-609c-475e-aee7-096d8aa002a0&quot;],&quot;isTemporary&quot;:false,&quot;legacyDesktopId&quot;:&quot;f424de5f-609c-475e-aee7-096d8aa002a0&quot;}]},{&quot;citationID&quot;:&quot;MENDELEY_CITATION_d8b1735d-f577-472d-b68c-ae4b40c60d52&quot;,&quot;properties&quot;:{&quot;noteIndex&quot;:0},&quot;isEdited&quot;:false,&quot;manualOverride&quot;:{&quot;citeprocText&quot;:&quot;(8,10,15)&quot;,&quot;isManuallyOverridden&quot;:false,&quot;manualOverrideText&quot;:&quot;&quot;},&quot;citationTag&quot;:&quot;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&quot;,&quot;citationItems&quot;:[{&quot;id&quot;:&quot;8bbbcf60-f690-51cd-95b1-a93356de47bd&quot;,&quot;itemData&quot;:{&quot;DOI&quot;:&quot;10.1590/1678-9199-jvatitd-2019-0098&quot;,&quot;ISSN&quot;:&quot;16789199&quot;,&quot;abstract&quot;:&quot;There are numerous conflicting recommendations available on the use of antibiotics following snakebite. The present letter to the editor presents some recommendations based on recent studies, and aims to stimulate debate on this topic.&quot;,&quot;author&quot;:[{&quot;dropping-particle&quot;:&quot;&quot;,&quot;family&quot;:&quot;Resiere&quot;,&quot;given&quot;:&quot;Dabor&quot;,&quot;non-dropping-particle&quot;:&quot;&quot;,&quot;parse-names&quot;:false,&quot;suffix&quot;:&quot;&quot;},{&quot;dropping-particle&quot;:&quot;&quot;,&quot;family&quot;:&quot;Gutiérrez&quot;,&quot;given&quot;:&quot;JM José María&quot;,&quot;non-dropping-particle&quot;:&quot;&quot;,&quot;parse-names&quot;:false,&quot;suffix&quot;:&quot;&quot;},{&quot;dropping-particle&quot;:&quot;&quot;,&quot;family&quot;:&quot;Névière&quot;,&quot;given&quot;:&quot;Rémi&quot;,&quot;non-dropping-particle&quot;:&quot;&quot;,&quot;parse-names&quot;:false,&quot;suffix&quot;:&quot;&quot;},{&quot;dropping-particle&quot;:&quot;&quot;,&quot;family&quot;:&quot;Cabié&quot;,&quot;given&quot;:&quot;André&quot;,&quot;non-dropping-particle&quot;:&quot;&quot;,&quot;parse-names&quot;:false,&quot;suffix&quot;:&quot;&quot;},{&quot;dropping-particle&quot;:&quot;&quot;,&quot;family&quot;:&quot;Hossein&quot;,&quot;given&quot;:&quot;Mehdaoui&quot;,&quot;non-dropping-particle&quot;:&quot;&quot;,&quot;parse-names&quot;:false,&quot;suffix&quot;:&quot;&quot;},{&quot;dropping-particle&quot;:&quot;&quot;,&quot;family&quot;:&quot;Kallel&quot;,&quot;given&quot;:&quot;Hatem&quot;,&quot;non-dropping-particle&quot;:&quot;&quot;,&quot;parse-names&quot;:false,&quot;suffix&quot;:&quot;&quot;}],&quot;container-title&quot;:&quot;J Venom Anim Toxins incl Trop Dis&quot;,&quot;id&quot;:&quot;8bbbcf60-f690-51cd-95b1-a93356de47bd&quot;,&quot;issue&quot;:&quot;e20190098&quot;,&quot;issued&quot;:{&quot;date-parts&quot;:[[&quot;2020&quot;]]},&quot;page&quot;:&quot;1-2&quot;,&quot;title&quot;:&quot;Antibiotic therapy for snakebite envenoming&quot;,&quot;type&quot;:&quot;article-journal&quot;,&quot;volume&quot;:&quot;26:&quot;,&quot;container-title-short&quot;:&quot;&quot;},&quot;uris&quot;:[&quot;http://www.mendeley.com/documents/?uuid=ab4dd4c7-7c25-4a43-bce9-b7efc2a4e61c&quot;],&quot;isTemporary&quot;:false,&quot;legacyDesktopId&quot;:&quot;ab4dd4c7-7c25-4a43-bce9-b7efc2a4e61c&quot;},{&quot;id&quot;:&quot;7df33fee-e74e-5c59-b2ca-96db0fd1bcac&quot;,&quot;itemData&quot;:{&quot;DOI&quot;:&quot;10.4269/ajtmh.19-0369&quot;,&quot;ISSN&quot;:&quot;0002-9637&quot;,&quot;PMID&quot;:&quot;31628740&quot;,&quot;abstract&quot;:&quot;Infections secondary to snakebite occur in a number of patients and are potentially life-threatening. Bothrops lanceolatus bites in Martinique average 30 cases per year and may result in severe thrombotic and infectious complications. We aimed to investigate the infectious complications related to B. lanceolatus bite. A retrospective single-center observational study over 7 years (2011-2018) was carried out, including all patients admitted to the hospital because of B. lanceolatus bite. One hundred seventy snake-bitten patients (121 males and 49 females) were included. Thirty-nine patients (23%) presented grade 3 or 4 envenoming. Twenty patients (12%) developed wound infections. The isolated bacteria were Aeromonas hydrophila (3 cases), Morganella morganii (two cases), group A Streptococcus, and group B Streptococcus (one case each). Patients were treated empirically with third-generation cephalosporin (or amoxicillin-clavulanate), aminoglycoside, and metronidazole combinations. Outcome was favorable in all patients. The main factor significantly associated with the occurrence of infection following snakebite was the severity of envenoming (P &lt; 0.05). Our findings clearly point toward the frequent onset of infectious complications in B. lanceolatus-bitten patients presenting with grade 3 and 4 envenoming. Thus, based on the bacteria identified in the wounds, we suggest that empiric antibiotic therapy including third-generation cephalosporin should be administered to those patients on hospital admission.&quot;,&quot;author&quot;:[{&quot;dropping-particle&quot;:&quot;&quot;,&quot;family&quot;:&quot;Resiere&quot;,&quot;given&quot;:&quot;Dabor&quot;,&quot;non-dropping-particle&quot;:&quot;&quot;,&quot;parse-names&quot;:false,&quot;suffix&quot;:&quot;&quot;},{&quot;dropping-particle&quot;:&quot;&quot;,&quot;family&quot;:&quot;Mehdaoui&quot;,&quot;given&quot;:&quot;Hossein&quot;,&quot;non-dropping-particle&quot;:&quot;&quot;,&quot;parse-names&quot;:false,&quot;suffix&quot;:&quot;&quot;},{&quot;dropping-particle&quot;:&quot;&quot;,&quot;family&quot;:&quot;Névière&quot;,&quot;given&quot;:&quot;Rémi&quot;,&quot;non-dropping-particle&quot;:&quot;&quot;,&quot;parse-names&quot;:false,&quot;suffix&quot;:&quot;&quot;},{&quot;dropping-particle&quot;:&quot;&quot;,&quot;family&quot;:&quot;Olive&quot;,&quot;given&quot;:&quot;Claude&quot;,&quot;non-dropping-particle&quot;:&quot;&quot;,&quot;parse-names&quot;:false,&quot;suffix&quot;:&quot;&quot;},{&quot;dropping-particle&quot;:&quot;&quot;,&quot;family&quot;:&quot;Severyns&quot;,&quot;given&quot;:&quot;Mathieu&quot;,&quot;non-dropping-particle&quot;:&quot;&quot;,&quot;parse-names&quot;:false,&quot;suffix&quot;:&quot;&quot;},{&quot;dropping-particle&quot;:&quot;&quot;,&quot;family&quot;:&quot;Beaudoin&quot;,&quot;given&quot;:&quot;Adeline&quot;,&quot;non-dropping-particle&quot;:&quot;&quot;,&quot;parse-names&quot;:false,&quot;suffix&quot;:&quot;&quot;},{&quot;dropping-particle&quot;:&quot;&quot;,&quot;family&quot;:&quot;Florentin&quot;,&quot;given&quot;:&quot;Jonathan&quot;,&quot;non-dropping-particle&quot;:&quot;&quot;,&quot;parse-names&quot;:false,&quot;suffix&quot;:&quot;&quot;},{&quot;dropping-particle&quot;:&quot;&quot;,&quot;family&quot;:&quot;Brouste&quot;,&quot;given&quot;:&quot;Yannick&quot;,&quot;non-dropping-particle&quot;:&quot;&quot;,&quot;parse-names&quot;:false,&quot;suffix&quot;:&quot;&quot;},{&quot;dropping-particle&quot;:&quot;&quot;,&quot;family&quot;:&quot;Banydeen&quot;,&quot;given&quot;:&quot;Rishika&quot;,&quot;non-dropping-particle&quot;:&quot;&quot;,&quot;parse-names&quot;:false,&quot;suffix&quot;:&quot;&quot;},{&quot;dropping-particle&quot;:&quot;&quot;,&quot;family&quot;:&quot;Cabié&quot;,&quot;given&quot;:&quot;André&quot;,&quot;non-dropping-particle&quot;:&quot;&quot;,&quot;parse-names&quot;:false,&quot;suffix&quot;:&quot;&quot;},{&quot;dropping-particle&quot;:&quot;&quot;,&quot;family&quot;:&quot;Mégarbane&quot;,&quot;given&quot;:&quot;Bruno&quot;,&quot;non-dropping-particle&quot;:&quot;&quot;,&quot;parse-names&quot;:false,&quot;suffix&quot;:&quot;&quot;},{&quot;dropping-particle&quot;:&quot;&quot;,&quot;family&quot;:&quot;Gutiérrez&quot;,&quot;given&quot;:&quot;José María&quot;,&quot;non-dropping-particle&quot;:&quot;&quot;,&quot;parse-names&quot;:false,&quot;suffix&quot;:&quot;&quot;},{&quot;dropping-particle&quot;:&quot;&quot;,&quot;family&quot;:&quot;Kallel&quot;,&quot;given&quot;:&quot;Hatem&quot;,&quot;non-dropping-particle&quot;:&quot;&quot;,&quot;parse-names&quot;:false,&quot;suffix&quot;:&quot;&quot;}],&quot;container-title&quot;:&quot;The American Journal of Tropical Medicine and Hygiene&quot;,&quot;id&quot;:&quot;7df33fee-e74e-5c59-b2ca-96db0fd1bcac&quot;,&quot;issue&quot;:&quot;1&quot;,&quot;issued&quot;:{&quot;date-parts&quot;:[[&quot;2020&quot;,&quot;1&quot;,&quot;8&quot;]]},&quot;page&quot;:&quot;232-240&quot;,&quot;title&quot;:&quot;Infectious Complications Following Snakebite by Bothrops lanceolatus in Martinique: A Case Series&quot;,&quot;type&quot;:&quot;article-journal&quot;,&quot;volume&quot;:&quot;102&quot;,&quot;container-title-short&quot;:&quot;Am J Trop Med Hyg&quot;},&quot;uris&quot;:[&quot;http://www.mendeley.com/documents/?uuid=f424de5f-609c-475e-aee7-096d8aa002a0&quot;],&quot;isTemporary&quot;:false,&quot;legacyDesktopId&quot;:&quot;f424de5f-609c-475e-aee7-096d8aa002a0&quot;},{&quot;id&quot;:&quot;8d70aac8-42f8-5b55-8015-74e73fe74556&quot;,&quot;itemData&quot;:{&quot;DOI&quot;:&quot;10.1155/2023/5812766&quot;,&quot;ISSN&quot;:&quot;1687-9694&quot;,&quot;abstract&quot;:&quot;Objective. To define the incidence of infection following snakebite in tropical Australia and the resulting implications for the routine prescription of prophylactic antibiotics. Methods. A retrospective study of all individuals presenting to Cairns Hospital, a tertiary referral hospital in tropical Australia, after a snakebite between December 2013 and October 2020. Results. There were 732 hospitalisations, 720 (98.4%) patients presented within 8 hours of the snakebite, and 29/732 (4.0%) were envenomated. Envenomated patients were more likely to receive empirical antibiotics than nonenvenomated patients (8/29 (27.6%) versus 14/703 (2.0%), p &lt; 0.001 ), although this was frequently as a bundle of care for critically ill individuals. Superficial skin infection was diagnosed by clinicians in 6/732 (0.8%) patients during their hospitalisation; infection was diagnosed more commonly in envenomated than in nonenvenomated patients (3/29 (10.3%) versus 3/703 (0.4%), p = 0.001 ). All 3 envenomated individuals diagnosed with infection were believed to have taipan (genus Oxyuranus) bites. Five (83%) of the six patients diagnosed with infection had received empirical antibiotics at presentation; only 1/710 (0.1%) patients who received no antibiotics developed a (superficial) infection. Conclusion. Infection is a very uncommon complication of snakebite in tropical Australia. Individuals bitten by snakes in tropical Australia should not routinely receive antibiotic prophylaxis.&quot;,&quot;author&quot;:[{&quot;dropping-particle&quot;:&quot;&quot;,&quot;family&quot;:&quot;Smith&quot;,&quot;given&quot;:&quot;Laura K.&quot;,&quot;non-dropping-particle&quot;:&quot;&quot;,&quot;parse-names&quot;:false,&quot;suffix&quot;:&quot;&quot;},{&quot;dropping-particle&quot;:&quot;&quot;,&quot;family&quot;:&quot;Vardanega&quot;,&quot;given&quot;:&quot;John&quot;,&quot;non-dropping-particle&quot;:&quot;&quot;,&quot;parse-names&quot;:false,&quot;suffix&quot;:&quot;&quot;},{&quot;dropping-particle&quot;:&quot;&quot;,&quot;family&quot;:&quot;Smith&quot;,&quot;given&quot;:&quot;Simon&quot;,&quot;non-dropping-particle&quot;:&quot;&quot;,&quot;parse-names&quot;:false,&quot;suffix&quot;:&quot;&quot;},{&quot;dropping-particle&quot;:&quot;&quot;,&quot;family&quot;:&quot;White&quot;,&quot;given&quot;:&quot;Julian&quot;,&quot;non-dropping-particle&quot;:&quot;&quot;,&quot;parse-names&quot;:false,&quot;suffix&quot;:&quot;&quot;},{&quot;dropping-particle&quot;:&quot;&quot;,&quot;family&quot;:&quot;Little&quot;,&quot;given&quot;:&quot;Mark&quot;,&quot;non-dropping-particle&quot;:&quot;&quot;,&quot;parse-names&quot;:false,&quot;suffix&quot;:&quot;&quot;},{&quot;dropping-particle&quot;:&quot;&quot;,&quot;family&quot;:&quot;Hanson&quot;,&quot;given&quot;:&quot;Josh&quot;,&quot;non-dropping-particle&quot;:&quot;&quot;,&quot;parse-names&quot;:false,&quot;suffix&quot;:&quot;&quot;}],&quot;container-title&quot;:&quot;Journal of Tropical Medicine&quot;,&quot;editor&quot;:[{&quot;dropping-particle&quot;:&quot;&quot;,&quot;family&quot;:&quot;Zhang&quot;,&quot;given&quot;:&quot;Qin-Xiu&quot;,&quot;non-dropping-particle&quot;:&quot;&quot;,&quot;parse-names&quot;:false,&quot;suffix&quot;:&quot;&quot;}],&quot;id&quot;:&quot;8d70aac8-42f8-5b55-8015-74e73fe74556&quot;,&quot;issued&quot;:{&quot;date-parts&quot;:[[&quot;2023&quot;,&quot;10&quot;,&quot;12&quot;]]},&quot;page&quot;:&quot;1-10&quot;,&quot;title&quot;:&quot;The Incidence of Infection Complicating Snakebites in Tropical Australia: Implications for Clinical Management and Antimicrobial Prophylaxis&quot;,&quot;type&quot;:&quot;article-journal&quot;,&quot;volume&quot;:&quot;2023&quot;,&quot;container-title-short&quot;:&quot;J Trop Med&quot;},&quot;uris&quot;:[&quot;http://www.mendeley.com/documents/?uuid=4baabdae-6a67-48b0-a6b6-57d47eae63f1&quot;],&quot;isTemporary&quot;:false,&quot;legacyDesktopId&quot;:&quot;4baabdae-6a67-48b0-a6b6-57d47eae63f1&quot;}]},{&quot;citationID&quot;:&quot;MENDELEY_CITATION_12ab67cb-3814-4bee-aea0-48b2b0a96832&quot;,&quot;properties&quot;:{&quot;noteIndex&quot;:0},&quot;isEdited&quot;:false,&quot;manualOverride&quot;:{&quot;citeprocText&quot;:&quot;(8)&quot;,&quot;isManuallyOverridden&quot;:false,&quot;manualOverrideText&quot;:&quot;&quot;},&quot;citationTag&quot;:&quot;MENDELEY_CITATION_v3_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&quot;,&quot;citationItems&quot;:[{&quot;id&quot;:&quot;7df33fee-e74e-5c59-b2ca-96db0fd1bcac&quot;,&quot;itemData&quot;:{&quot;DOI&quot;:&quot;10.4269/ajtmh.19-0369&quot;,&quot;ISSN&quot;:&quot;0002-9637&quot;,&quot;PMID&quot;:&quot;31628740&quot;,&quot;abstract&quot;:&quot;Infections secondary to snakebite occur in a number of patients and are potentially life-threatening. Bothrops lanceolatus bites in Martinique average 30 cases per year and may result in severe thrombotic and infectious complications. We aimed to investigate the infectious complications related to B. lanceolatus bite. A retrospective single-center observational study over 7 years (2011-2018) was carried out, including all patients admitted to the hospital because of B. lanceolatus bite. One hundred seventy snake-bitten patients (121 males and 49 females) were included. Thirty-nine patients (23%) presented grade 3 or 4 envenoming. Twenty patients (12%) developed wound infections. The isolated bacteria were Aeromonas hydrophila (3 cases), Morganella morganii (two cases), group A Streptococcus, and group B Streptococcus (one case each). Patients were treated empirically with third-generation cephalosporin (or amoxicillin-clavulanate), aminoglycoside, and metronidazole combinations. Outcome was favorable in all patients. The main factor significantly associated with the occurrence of infection following snakebite was the severity of envenoming (P &lt; 0.05). Our findings clearly point toward the frequent onset of infectious complications in B. lanceolatus-bitten patients presenting with grade 3 and 4 envenoming. Thus, based on the bacteria identified in the wounds, we suggest that empiric antibiotic therapy including third-generation cephalosporin should be administered to those patients on hospital admission.&quot;,&quot;author&quot;:[{&quot;dropping-particle&quot;:&quot;&quot;,&quot;family&quot;:&quot;Resiere&quot;,&quot;given&quot;:&quot;Dabor&quot;,&quot;non-dropping-particle&quot;:&quot;&quot;,&quot;parse-names&quot;:false,&quot;suffix&quot;:&quot;&quot;},{&quot;dropping-particle&quot;:&quot;&quot;,&quot;family&quot;:&quot;Mehdaoui&quot;,&quot;given&quot;:&quot;Hossein&quot;,&quot;non-dropping-particle&quot;:&quot;&quot;,&quot;parse-names&quot;:false,&quot;suffix&quot;:&quot;&quot;},{&quot;dropping-particle&quot;:&quot;&quot;,&quot;family&quot;:&quot;Névière&quot;,&quot;given&quot;:&quot;Rémi&quot;,&quot;non-dropping-particle&quot;:&quot;&quot;,&quot;parse-names&quot;:false,&quot;suffix&quot;:&quot;&quot;},{&quot;dropping-particle&quot;:&quot;&quot;,&quot;family&quot;:&quot;Olive&quot;,&quot;given&quot;:&quot;Claude&quot;,&quot;non-dropping-particle&quot;:&quot;&quot;,&quot;parse-names&quot;:false,&quot;suffix&quot;:&quot;&quot;},{&quot;dropping-particle&quot;:&quot;&quot;,&quot;family&quot;:&quot;Severyns&quot;,&quot;given&quot;:&quot;Mathieu&quot;,&quot;non-dropping-particle&quot;:&quot;&quot;,&quot;parse-names&quot;:false,&quot;suffix&quot;:&quot;&quot;},{&quot;dropping-particle&quot;:&quot;&quot;,&quot;family&quot;:&quot;Beaudoin&quot;,&quot;given&quot;:&quot;Adeline&quot;,&quot;non-dropping-particle&quot;:&quot;&quot;,&quot;parse-names&quot;:false,&quot;suffix&quot;:&quot;&quot;},{&quot;dropping-particle&quot;:&quot;&quot;,&quot;family&quot;:&quot;Florentin&quot;,&quot;given&quot;:&quot;Jonathan&quot;,&quot;non-dropping-particle&quot;:&quot;&quot;,&quot;parse-names&quot;:false,&quot;suffix&quot;:&quot;&quot;},{&quot;dropping-particle&quot;:&quot;&quot;,&quot;family&quot;:&quot;Brouste&quot;,&quot;given&quot;:&quot;Yannick&quot;,&quot;non-dropping-particle&quot;:&quot;&quot;,&quot;parse-names&quot;:false,&quot;suffix&quot;:&quot;&quot;},{&quot;dropping-particle&quot;:&quot;&quot;,&quot;family&quot;:&quot;Banydeen&quot;,&quot;given&quot;:&quot;Rishika&quot;,&quot;non-dropping-particle&quot;:&quot;&quot;,&quot;parse-names&quot;:false,&quot;suffix&quot;:&quot;&quot;},{&quot;dropping-particle&quot;:&quot;&quot;,&quot;family&quot;:&quot;Cabié&quot;,&quot;given&quot;:&quot;André&quot;,&quot;non-dropping-particle&quot;:&quot;&quot;,&quot;parse-names&quot;:false,&quot;suffix&quot;:&quot;&quot;},{&quot;dropping-particle&quot;:&quot;&quot;,&quot;family&quot;:&quot;Mégarbane&quot;,&quot;given&quot;:&quot;Bruno&quot;,&quot;non-dropping-particle&quot;:&quot;&quot;,&quot;parse-names&quot;:false,&quot;suffix&quot;:&quot;&quot;},{&quot;dropping-particle&quot;:&quot;&quot;,&quot;family&quot;:&quot;Gutiérrez&quot;,&quot;given&quot;:&quot;José María&quot;,&quot;non-dropping-particle&quot;:&quot;&quot;,&quot;parse-names&quot;:false,&quot;suffix&quot;:&quot;&quot;},{&quot;dropping-particle&quot;:&quot;&quot;,&quot;family&quot;:&quot;Kallel&quot;,&quot;given&quot;:&quot;Hatem&quot;,&quot;non-dropping-particle&quot;:&quot;&quot;,&quot;parse-names&quot;:false,&quot;suffix&quot;:&quot;&quot;}],&quot;container-title&quot;:&quot;The American Journal of Tropical Medicine and Hygiene&quot;,&quot;id&quot;:&quot;7df33fee-e74e-5c59-b2ca-96db0fd1bcac&quot;,&quot;issue&quot;:&quot;1&quot;,&quot;issued&quot;:{&quot;date-parts&quot;:[[&quot;2020&quot;,&quot;1&quot;,&quot;8&quot;]]},&quot;page&quot;:&quot;232-240&quot;,&quot;title&quot;:&quot;Infectious Complications Following Snakebite by Bothrops lanceolatus in Martinique: A Case Series&quot;,&quot;type&quot;:&quot;article-journal&quot;,&quot;volume&quot;:&quot;102&quot;,&quot;container-title-short&quot;:&quot;Am J Trop Med Hyg&quot;},&quot;uris&quot;:[&quot;http://www.mendeley.com/documents/?uuid=f424de5f-609c-475e-aee7-096d8aa002a0&quot;],&quot;isTemporary&quot;:false,&quot;legacyDesktopId&quot;:&quot;f424de5f-609c-475e-aee7-096d8aa002a0&quot;}]},{&quot;citationID&quot;:&quot;MENDELEY_CITATION_d0bb659d-b06d-49e8-8850-8eb144d9faaf&quot;,&quot;properties&quot;:{&quot;noteIndex&quot;:0},&quot;isEdited&quot;:false,&quot;manualOverride&quot;:{&quot;citeprocText&quot;:&quot;(16)&quot;,&quot;isManuallyOverridden&quot;:false,&quot;manualOverrideText&quot;:&quot;&quot;},&quot;citationTag&quot;:&quot;MENDELEY_CITATION_v3_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&quot;,&quot;citationItems&quot;:[{&quot;id&quot;:&quot;e878b4a1-df42-51e1-90c5-a13b6a0be1a5&quot;,&quot;itemData&quot;:{&quot;DOI&quot;:&quot;10.1016/j.trac.2021.116405&quot;,&quot;ISSN&quot;:&quot;01659936&quot;,&quot;abstract&quot;:&quot;Infection is one of the most serious complications that can occur in wounds. Biomarkers can be used as a tool directly related to infection. So, herein current methods and new approaches for the determination of wound infection, based on biomarkers, were compared and discussed. In this review, it is highlighted the different enzymatic biomarkers related to wound infection, and how they can be used for early detection of the same. It also aims to compile the different analytical methods and describe the potential of each one. The global and critical analysis research made it possible to perceive that of all the biomarkers studied, the enzymes demonstrated great potential, through the comparison with all biomarkers, since they allow the detection of infection in very early stages, and so a previous diagnostic and treatment.&quot;,&quot;author&quot;:[{&quot;dropping-particle&quot;:&quot;&quot;,&quot;family&quot;:&quot;Mota&quot;,&quot;given&quot;:&quot;Fátima A.R.&quot;,&quot;non-dropping-particle&quot;:&quot;&quot;,&quot;parse-names&quot;:false,&quot;suffix&quot;:&quot;&quot;},{&quot;dropping-particle&quot;:&quot;&quot;,&quot;family&quot;:&quot;Pereira&quot;,&quot;given&quot;:&quot;Sarah A.P.&quot;,&quot;non-dropping-particle&quot;:&quot;&quot;,&quot;parse-names&quot;:false,&quot;suffix&quot;:&quot;&quot;},{&quot;dropping-particle&quot;:&quot;&quot;,&quot;family&quot;:&quot;Araújo&quot;,&quot;given&quot;:&quot;André R.T. S.&quot;,&quot;non-dropping-particle&quot;:&quot;&quot;,&quot;parse-names&quot;:false,&quot;suffix&quot;:&quot;&quot;},{&quot;dropping-particle&quot;:&quot;&quot;,&quot;family&quot;:&quot;Passos&quot;,&quot;given&quot;:&quot;Marieta L.C.&quot;,&quot;non-dropping-particle&quot;:&quot;&quot;,&quot;parse-names&quot;:false,&quot;suffix&quot;:&quot;&quot;},{&quot;dropping-particle&quot;:&quot;&quot;,&quot;family&quot;:&quot;Saraiva&quot;,&quot;given&quot;:&quot;M.Lúcia M.F.S.&quot;,&quot;non-dropping-particle&quot;:&quot;&quot;,&quot;parse-names&quot;:false,&quot;suffix&quot;:&quot;&quot;}],&quot;container-title&quot;:&quot;TrAC Trends in Analytical Chemistry&quot;,&quot;id&quot;:&quot;e878b4a1-df42-51e1-90c5-a13b6a0be1a5&quot;,&quot;issued&quot;:{&quot;date-parts&quot;:[[&quot;2021&quot;,&quot;10&quot;]]},&quot;page&quot;:&quot;116405&quot;,&quot;title&quot;:&quot;Biomarkers in the diagnosis of wounds infection: An analytical perspective&quot;,&quot;type&quot;:&quot;article-journal&quot;,&quot;volume&quot;:&quot;143&quot;,&quot;container-title-short&quot;:&quot;&quot;},&quot;uris&quot;:[&quot;http://www.mendeley.com/documents/?uuid=23249abd-94c5-4c5e-84ff-11ba6007cd51&quot;],&quot;isTemporary&quot;:false,&quot;legacyDesktopId&quot;:&quot;23249abd-94c5-4c5e-84ff-11ba6007cd51&quot;}]},{&quot;citationID&quot;:&quot;MENDELEY_CITATION_254428d1-2865-4ef7-acc1-4c0b4a48b1e4&quot;,&quot;properties&quot;:{&quot;noteIndex&quot;:0},&quot;isEdited&quot;:false,&quot;manualOverride&quot;:{&quot;citeprocText&quot;:&quot;(15)&quot;,&quot;isManuallyOverridden&quot;:false,&quot;manualOverrideText&quot;:&quot;&quot;},&quot;citationTag&quot;:&quot;MENDELEY_CITATION_v3_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&quot;,&quot;citationItems&quot;:[{&quot;id&quot;:&quot;8d70aac8-42f8-5b55-8015-74e73fe74556&quot;,&quot;itemData&quot;:{&quot;DOI&quot;:&quot;10.1155/2023/5812766&quot;,&quot;ISSN&quot;:&quot;1687-9694&quot;,&quot;abstract&quot;:&quot;Objective. To define the incidence of infection following snakebite in tropical Australia and the resulting implications for the routine prescription of prophylactic antibiotics. Methods. A retrospective study of all individuals presenting to Cairns Hospital, a tertiary referral hospital in tropical Australia, after a snakebite between December 2013 and October 2020. Results. There were 732 hospitalisations, 720 (98.4%) patients presented within 8 hours of the snakebite, and 29/732 (4.0%) were envenomated. Envenomated patients were more likely to receive empirical antibiotics than nonenvenomated patients (8/29 (27.6%) versus 14/703 (2.0%), p &lt; 0.001 ), although this was frequently as a bundle of care for critically ill individuals. Superficial skin infection was diagnosed by clinicians in 6/732 (0.8%) patients during their hospitalisation; infection was diagnosed more commonly in envenomated than in nonenvenomated patients (3/29 (10.3%) versus 3/703 (0.4%), p = 0.001 ). All 3 envenomated individuals diagnosed with infection were believed to have taipan (genus Oxyuranus) bites. Five (83%) of the six patients diagnosed with infection had received empirical antibiotics at presentation; only 1/710 (0.1%) patients who received no antibiotics developed a (superficial) infection. Conclusion. Infection is a very uncommon complication of snakebite in tropical Australia. Individuals bitten by snakes in tropical Australia should not routinely receive antibiotic prophylaxis.&quot;,&quot;author&quot;:[{&quot;dropping-particle&quot;:&quot;&quot;,&quot;family&quot;:&quot;Smith&quot;,&quot;given&quot;:&quot;Laura K.&quot;,&quot;non-dropping-particle&quot;:&quot;&quot;,&quot;parse-names&quot;:false,&quot;suffix&quot;:&quot;&quot;},{&quot;dropping-particle&quot;:&quot;&quot;,&quot;family&quot;:&quot;Vardanega&quot;,&quot;given&quot;:&quot;John&quot;,&quot;non-dropping-particle&quot;:&quot;&quot;,&quot;parse-names&quot;:false,&quot;suffix&quot;:&quot;&quot;},{&quot;dropping-particle&quot;:&quot;&quot;,&quot;family&quot;:&quot;Smith&quot;,&quot;given&quot;:&quot;Simon&quot;,&quot;non-dropping-particle&quot;:&quot;&quot;,&quot;parse-names&quot;:false,&quot;suffix&quot;:&quot;&quot;},{&quot;dropping-particle&quot;:&quot;&quot;,&quot;family&quot;:&quot;White&quot;,&quot;given&quot;:&quot;Julian&quot;,&quot;non-dropping-particle&quot;:&quot;&quot;,&quot;parse-names&quot;:false,&quot;suffix&quot;:&quot;&quot;},{&quot;dropping-particle&quot;:&quot;&quot;,&quot;family&quot;:&quot;Little&quot;,&quot;given&quot;:&quot;Mark&quot;,&quot;non-dropping-particle&quot;:&quot;&quot;,&quot;parse-names&quot;:false,&quot;suffix&quot;:&quot;&quot;},{&quot;dropping-particle&quot;:&quot;&quot;,&quot;family&quot;:&quot;Hanson&quot;,&quot;given&quot;:&quot;Josh&quot;,&quot;non-dropping-particle&quot;:&quot;&quot;,&quot;parse-names&quot;:false,&quot;suffix&quot;:&quot;&quot;}],&quot;container-title&quot;:&quot;Journal of Tropical Medicine&quot;,&quot;editor&quot;:[{&quot;dropping-particle&quot;:&quot;&quot;,&quot;family&quot;:&quot;Zhang&quot;,&quot;given&quot;:&quot;Qin-Xiu&quot;,&quot;non-dropping-particle&quot;:&quot;&quot;,&quot;parse-names&quot;:false,&quot;suffix&quot;:&quot;&quot;}],&quot;id&quot;:&quot;8d70aac8-42f8-5b55-8015-74e73fe74556&quot;,&quot;issued&quot;:{&quot;date-parts&quot;:[[&quot;2023&quot;,&quot;10&quot;,&quot;12&quot;]]},&quot;page&quot;:&quot;1-10&quot;,&quot;title&quot;:&quot;The Incidence of Infection Complicating Snakebites in Tropical Australia: Implications for Clinical Management and Antimicrobial Prophylaxis&quot;,&quot;type&quot;:&quot;article-journal&quot;,&quot;volume&quot;:&quot;2023&quot;,&quot;container-title-short&quot;:&quot;J Trop Med&quot;},&quot;uris&quot;:[&quot;http://www.mendeley.com/documents/?uuid=4baabdae-6a67-48b0-a6b6-57d47eae63f1&quot;],&quot;isTemporary&quot;:false,&quot;legacyDesktopId&quot;:&quot;4baabdae-6a67-48b0-a6b6-57d47eae63f1&quot;}]},{&quot;citationID&quot;:&quot;MENDELEY_CITATION_730e18dd-3a21-4887-b4b2-229be72a8b53&quot;,&quot;properties&quot;:{&quot;noteIndex&quot;:0},&quot;isEdited&quot;:false,&quot;manualOverride&quot;:{&quot;citeprocText&quot;:&quot;(8)&quot;,&quot;isManuallyOverridden&quot;:false,&quot;manualOverrideText&quot;:&quot;&quot;},&quot;citationTag&quot;:&quot;MENDELEY_CITATION_v3_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&quot;,&quot;citationItems&quot;:[{&quot;id&quot;:&quot;7df33fee-e74e-5c59-b2ca-96db0fd1bcac&quot;,&quot;itemData&quot;:{&quot;DOI&quot;:&quot;10.4269/ajtmh.19-0369&quot;,&quot;ISSN&quot;:&quot;0002-9637&quot;,&quot;PMID&quot;:&quot;31628740&quot;,&quot;abstract&quot;:&quot;Infections secondary to snakebite occur in a number of patients and are potentially life-threatening. Bothrops lanceolatus bites in Martinique average 30 cases per year and may result in severe thrombotic and infectious complications. We aimed to investigate the infectious complications related to B. lanceolatus bite. A retrospective single-center observational study over 7 years (2011-2018) was carried out, including all patients admitted to the hospital because of B. lanceolatus bite. One hundred seventy snake-bitten patients (121 males and 49 females) were included. Thirty-nine patients (23%) presented grade 3 or 4 envenoming. Twenty patients (12%) developed wound infections. The isolated bacteria were Aeromonas hydrophila (3 cases), Morganella morganii (two cases), group A Streptococcus, and group B Streptococcus (one case each). Patients were treated empirically with third-generation cephalosporin (or amoxicillin-clavulanate), aminoglycoside, and metronidazole combinations. Outcome was favorable in all patients. The main factor significantly associated with the occurrence of infection following snakebite was the severity of envenoming (P &lt; 0.05). Our findings clearly point toward the frequent onset of infectious complications in B. lanceolatus-bitten patients presenting with grade 3 and 4 envenoming. Thus, based on the bacteria identified in the wounds, we suggest that empiric antibiotic therapy including third-generation cephalosporin should be administered to those patients on hospital admission.&quot;,&quot;author&quot;:[{&quot;dropping-particle&quot;:&quot;&quot;,&quot;family&quot;:&quot;Resiere&quot;,&quot;given&quot;:&quot;Dabor&quot;,&quot;non-dropping-particle&quot;:&quot;&quot;,&quot;parse-names&quot;:false,&quot;suffix&quot;:&quot;&quot;},{&quot;dropping-particle&quot;:&quot;&quot;,&quot;family&quot;:&quot;Mehdaoui&quot;,&quot;given&quot;:&quot;Hossein&quot;,&quot;non-dropping-particle&quot;:&quot;&quot;,&quot;parse-names&quot;:false,&quot;suffix&quot;:&quot;&quot;},{&quot;dropping-particle&quot;:&quot;&quot;,&quot;family&quot;:&quot;Névière&quot;,&quot;given&quot;:&quot;Rémi&quot;,&quot;non-dropping-particle&quot;:&quot;&quot;,&quot;parse-names&quot;:false,&quot;suffix&quot;:&quot;&quot;},{&quot;dropping-particle&quot;:&quot;&quot;,&quot;family&quot;:&quot;Olive&quot;,&quot;given&quot;:&quot;Claude&quot;,&quot;non-dropping-particle&quot;:&quot;&quot;,&quot;parse-names&quot;:false,&quot;suffix&quot;:&quot;&quot;},{&quot;dropping-particle&quot;:&quot;&quot;,&quot;family&quot;:&quot;Severyns&quot;,&quot;given&quot;:&quot;Mathieu&quot;,&quot;non-dropping-particle&quot;:&quot;&quot;,&quot;parse-names&quot;:false,&quot;suffix&quot;:&quot;&quot;},{&quot;dropping-particle&quot;:&quot;&quot;,&quot;family&quot;:&quot;Beaudoin&quot;,&quot;given&quot;:&quot;Adeline&quot;,&quot;non-dropping-particle&quot;:&quot;&quot;,&quot;parse-names&quot;:false,&quot;suffix&quot;:&quot;&quot;},{&quot;dropping-particle&quot;:&quot;&quot;,&quot;family&quot;:&quot;Florentin&quot;,&quot;given&quot;:&quot;Jonathan&quot;,&quot;non-dropping-particle&quot;:&quot;&quot;,&quot;parse-names&quot;:false,&quot;suffix&quot;:&quot;&quot;},{&quot;dropping-particle&quot;:&quot;&quot;,&quot;family&quot;:&quot;Brouste&quot;,&quot;given&quot;:&quot;Yannick&quot;,&quot;non-dropping-particle&quot;:&quot;&quot;,&quot;parse-names&quot;:false,&quot;suffix&quot;:&quot;&quot;},{&quot;dropping-particle&quot;:&quot;&quot;,&quot;family&quot;:&quot;Banydeen&quot;,&quot;given&quot;:&quot;Rishika&quot;,&quot;non-dropping-particle&quot;:&quot;&quot;,&quot;parse-names&quot;:false,&quot;suffix&quot;:&quot;&quot;},{&quot;dropping-particle&quot;:&quot;&quot;,&quot;family&quot;:&quot;Cabié&quot;,&quot;given&quot;:&quot;André&quot;,&quot;non-dropping-particle&quot;:&quot;&quot;,&quot;parse-names&quot;:false,&quot;suffix&quot;:&quot;&quot;},{&quot;dropping-particle&quot;:&quot;&quot;,&quot;family&quot;:&quot;Mégarbane&quot;,&quot;given&quot;:&quot;Bruno&quot;,&quot;non-dropping-particle&quot;:&quot;&quot;,&quot;parse-names&quot;:false,&quot;suffix&quot;:&quot;&quot;},{&quot;dropping-particle&quot;:&quot;&quot;,&quot;family&quot;:&quot;Gutiérrez&quot;,&quot;given&quot;:&quot;José María&quot;,&quot;non-dropping-particle&quot;:&quot;&quot;,&quot;parse-names&quot;:false,&quot;suffix&quot;:&quot;&quot;},{&quot;dropping-particle&quot;:&quot;&quot;,&quot;family&quot;:&quot;Kallel&quot;,&quot;given&quot;:&quot;Hatem&quot;,&quot;non-dropping-particle&quot;:&quot;&quot;,&quot;parse-names&quot;:false,&quot;suffix&quot;:&quot;&quot;}],&quot;container-title&quot;:&quot;The American Journal of Tropical Medicine and Hygiene&quot;,&quot;id&quot;:&quot;7df33fee-e74e-5c59-b2ca-96db0fd1bcac&quot;,&quot;issue&quot;:&quot;1&quot;,&quot;issued&quot;:{&quot;date-parts&quot;:[[&quot;2020&quot;,&quot;1&quot;,&quot;8&quot;]]},&quot;page&quot;:&quot;232-240&quot;,&quot;title&quot;:&quot;Infectious Complications Following Snakebite by Bothrops lanceolatus in Martinique: A Case Series&quot;,&quot;type&quot;:&quot;article-journal&quot;,&quot;volume&quot;:&quot;102&quot;,&quot;container-title-short&quot;:&quot;Am J Trop Med Hyg&quot;},&quot;uris&quot;:[&quot;http://www.mendeley.com/documents/?uuid=f424de5f-609c-475e-aee7-096d8aa002a0&quot;],&quot;isTemporary&quot;:false,&quot;legacyDesktopId&quot;:&quot;f424de5f-609c-475e-aee7-096d8aa002a0&quot;}]},{&quot;citationID&quot;:&quot;MENDELEY_CITATION_18b02ffb-d59d-403f-b508-0ce267fd7324&quot;,&quot;properties&quot;:{&quot;noteIndex&quot;:0},&quot;isEdited&quot;:false,&quot;manualOverride&quot;:{&quot;citeprocText&quot;:&quot;(8,17)&quot;,&quot;isManuallyOverridden&quot;:false,&quot;manualOverrideText&quot;:&quot;&quot;},&quot;citationTag&quot;:&quot;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&quot;,&quot;citationItems&quot;:[{&quot;id&quot;:&quot;7df33fee-e74e-5c59-b2ca-96db0fd1bcac&quot;,&quot;itemData&quot;:{&quot;DOI&quot;:&quot;10.4269/ajtmh.19-0369&quot;,&quot;ISSN&quot;:&quot;0002-9637&quot;,&quot;PMID&quot;:&quot;31628740&quot;,&quot;abstract&quot;:&quot;Infections secondary to snakebite occur in a number of patients and are potentially life-threatening. Bothrops lanceolatus bites in Martinique average 30 cases per year and may result in severe thrombotic and infectious complications. We aimed to investigate the infectious complications related to B. lanceolatus bite. A retrospective single-center observational study over 7 years (2011-2018) was carried out, including all patients admitted to the hospital because of B. lanceolatus bite. One hundred seventy snake-bitten patients (121 males and 49 females) were included. Thirty-nine patients (23%) presented grade 3 or 4 envenoming. Twenty patients (12%) developed wound infections. The isolated bacteria were Aeromonas hydrophila (3 cases), Morganella morganii (two cases), group A Streptococcus, and group B Streptococcus (one case each). Patients were treated empirically with third-generation cephalosporin (or amoxicillin-clavulanate), aminoglycoside, and metronidazole combinations. Outcome was favorable in all patients. The main factor significantly associated with the occurrence of infection following snakebite was the severity of envenoming (P &lt; 0.05). Our findings clearly point toward the frequent onset of infectious complications in B. lanceolatus-bitten patients presenting with grade 3 and 4 envenoming. Thus, based on the bacteria identified in the wounds, we suggest that empiric antibiotic therapy including third-generation cephalosporin should be administered to those patients on hospital admission.&quot;,&quot;author&quot;:[{&quot;dropping-particle&quot;:&quot;&quot;,&quot;family&quot;:&quot;Resiere&quot;,&quot;given&quot;:&quot;Dabor&quot;,&quot;non-dropping-particle&quot;:&quot;&quot;,&quot;parse-names&quot;:false,&quot;suffix&quot;:&quot;&quot;},{&quot;dropping-particle&quot;:&quot;&quot;,&quot;family&quot;:&quot;Mehdaoui&quot;,&quot;given&quot;:&quot;Hossein&quot;,&quot;non-dropping-particle&quot;:&quot;&quot;,&quot;parse-names&quot;:false,&quot;suffix&quot;:&quot;&quot;},{&quot;dropping-particle&quot;:&quot;&quot;,&quot;family&quot;:&quot;Névière&quot;,&quot;given&quot;:&quot;Rémi&quot;,&quot;non-dropping-particle&quot;:&quot;&quot;,&quot;parse-names&quot;:false,&quot;suffix&quot;:&quot;&quot;},{&quot;dropping-particle&quot;:&quot;&quot;,&quot;family&quot;:&quot;Olive&quot;,&quot;given&quot;:&quot;Claude&quot;,&quot;non-dropping-particle&quot;:&quot;&quot;,&quot;parse-names&quot;:false,&quot;suffix&quot;:&quot;&quot;},{&quot;dropping-particle&quot;:&quot;&quot;,&quot;family&quot;:&quot;Severyns&quot;,&quot;given&quot;:&quot;Mathieu&quot;,&quot;non-dropping-particle&quot;:&quot;&quot;,&quot;parse-names&quot;:false,&quot;suffix&quot;:&quot;&quot;},{&quot;dropping-particle&quot;:&quot;&quot;,&quot;family&quot;:&quot;Beaudoin&quot;,&quot;given&quot;:&quot;Adeline&quot;,&quot;non-dropping-particle&quot;:&quot;&quot;,&quot;parse-names&quot;:false,&quot;suffix&quot;:&quot;&quot;},{&quot;dropping-particle&quot;:&quot;&quot;,&quot;family&quot;:&quot;Florentin&quot;,&quot;given&quot;:&quot;Jonathan&quot;,&quot;non-dropping-particle&quot;:&quot;&quot;,&quot;parse-names&quot;:false,&quot;suffix&quot;:&quot;&quot;},{&quot;dropping-particle&quot;:&quot;&quot;,&quot;family&quot;:&quot;Brouste&quot;,&quot;given&quot;:&quot;Yannick&quot;,&quot;non-dropping-particle&quot;:&quot;&quot;,&quot;parse-names&quot;:false,&quot;suffix&quot;:&quot;&quot;},{&quot;dropping-particle&quot;:&quot;&quot;,&quot;family&quot;:&quot;Banydeen&quot;,&quot;given&quot;:&quot;Rishika&quot;,&quot;non-dropping-particle&quot;:&quot;&quot;,&quot;parse-names&quot;:false,&quot;suffix&quot;:&quot;&quot;},{&quot;dropping-particle&quot;:&quot;&quot;,&quot;family&quot;:&quot;Cabié&quot;,&quot;given&quot;:&quot;André&quot;,&quot;non-dropping-particle&quot;:&quot;&quot;,&quot;parse-names&quot;:false,&quot;suffix&quot;:&quot;&quot;},{&quot;dropping-particle&quot;:&quot;&quot;,&quot;family&quot;:&quot;Mégarbane&quot;,&quot;given&quot;:&quot;Bruno&quot;,&quot;non-dropping-particle&quot;:&quot;&quot;,&quot;parse-names&quot;:false,&quot;suffix&quot;:&quot;&quot;},{&quot;dropping-particle&quot;:&quot;&quot;,&quot;family&quot;:&quot;Gutiérrez&quot;,&quot;given&quot;:&quot;José María&quot;,&quot;non-dropping-particle&quot;:&quot;&quot;,&quot;parse-names&quot;:false,&quot;suffix&quot;:&quot;&quot;},{&quot;dropping-particle&quot;:&quot;&quot;,&quot;family&quot;:&quot;Kallel&quot;,&quot;given&quot;:&quot;Hatem&quot;,&quot;non-dropping-particle&quot;:&quot;&quot;,&quot;parse-names&quot;:false,&quot;suffix&quot;:&quot;&quot;}],&quot;container-title&quot;:&quot;The American Journal of Tropical Medicine and Hygiene&quot;,&quot;id&quot;:&quot;7df33fee-e74e-5c59-b2ca-96db0fd1bcac&quot;,&quot;issue&quot;:&quot;1&quot;,&quot;issued&quot;:{&quot;date-parts&quot;:[[&quot;2020&quot;,&quot;1&quot;,&quot;8&quot;]]},&quot;page&quot;:&quot;232-240&quot;,&quot;title&quot;:&quot;Infectious Complications Following Snakebite by Bothrops lanceolatus in Martinique: A Case Series&quot;,&quot;type&quot;:&quot;article-journal&quot;,&quot;volume&quot;:&quot;102&quot;,&quot;container-title-short&quot;:&quot;Am J Trop Med Hyg&quot;},&quot;uris&quot;:[&quot;http://www.mendeley.com/documents/?uuid=f424de5f-609c-475e-aee7-096d8aa002a0&quot;],&quot;isTemporary&quot;:false,&quot;legacyDesktopId&quot;:&quot;f424de5f-609c-475e-aee7-096d8aa002a0&quot;},{&quot;id&quot;:&quot;a6721ce7-42b1-5c0c-af31-a65615892a03&quot;,&quot;itemData&quot;:{&quot;DOI&quot;:&quot;10.7196/SAMJ.2017.v107i4.12084&quot;,&quot;ISSN&quot;:&quot;20785135&quot;,&quot;PMID&quot;:&quot;28395682&quot;,&quot;abstract&quot;:&quot;Background. Snakebites can produce severe local and systemic septic complications as well as being associated with significant overall morbidity and even mortality. Objective. A prospective audit was undertaken to determine the bacterial causation of wound infection secondary to snakebite, and attempt to quantify the burden of disease. Methods. The audit was undertaken at Ngwelezane Hospital, which provides both regional and tertiary services for north-eastern KwaZulu-Natal Province, South Africa, over a 4-month period. Records of patients who required surgical debridement for extensive skin and soft-tissue necrosis were analysed. At the time of debridement, tissue samples of necrotic or infected tissue were sent for bacteriological analysis as standard of care. Microbiology results were analysed. Results. A total of 164 patients were admitted to hospital for management of snakebite, of whom 57 required surgical debridement and 42 were included in the final microbiological analysis. Children were found to be the most frequent victims of snakebite; 57.8% of patients in this study were aged ≤10 years and 73.7% ≤15 years. Culture showed a single organism in 32/42 cases, two organisms in 8 and no growth in 2. Eight different types of organisms were cultured, five of them more than once. Thirty-five specimens (83.3%) grew Gram-negative Enterobacteriaceae, the most frequent being Morganella morganii and Proteus species. Thirteen specimens (31.0%) grew Enterococcus faecalis. Gram-negative Enterobacteriaceae showed 31.4% sensitivity to ampicillin, 40.0% sensitivity to amoxicillin plus clavulanic acid, 34.3% sensitivity to cefuroxime, 97.1% sensitivity to ceftriaxone, and 100% sensitivity to ciprofloxacin, gentamicin and amikacin. E. faecalis was 92.3% sensitive to amoxicillin, 92.3% sensitive to amoxicillin plus clavulanic acid, 100% sensitive to ciprofloxacin, 92.3% resistant to erythromycin and 100% resistant to ceftriaxone. Conclusion. Children are particularly vulnerable to snakebite, and the consequences can be devastating. While the majority of patients in this study were shown to have secondary bacterial infection, debridement and subsequent wound management is considered the mainstay of treatment. Common organisms are Enterobacteriaceae and enterococci. There appears to be a role for antibiotics in the management of these patients. A good antibiotic policy is strongly advocated.&quot;,&quot;author&quot;:[{&quot;dropping-particle&quot;:&quot;&quot;,&quot;family&quot;:&quot;Wagener&quot;,&quot;given&quot;:&quot;M.&quot;,&quot;non-dropping-particle&quot;:&quot;&quot;,&quot;parse-names&quot;:false,&quot;suffix&quot;:&quot;&quot;},{&quot;dropping-particle&quot;:&quot;&quot;,&quot;family&quot;:&quot;Naidoo&quot;,&quot;given&quot;:&quot;M.&quot;,&quot;non-dropping-particle&quot;:&quot;&quot;,&quot;parse-names&quot;:false,&quot;suffix&quot;:&quot;&quot;},{&quot;dropping-particle&quot;:&quot;&quot;,&quot;family&quot;:&quot;Aldous&quot;,&quot;given&quot;:&quot;C.&quot;,&quot;non-dropping-particle&quot;:&quot;&quot;,&quot;parse-names&quot;:false,&quot;suffix&quot;:&quot;&quot;}],&quot;container-title&quot;:&quot;South African Medical Journal&quot;,&quot;id&quot;:&quot;a6721ce7-42b1-5c0c-af31-a65615892a03&quot;,&quot;issue&quot;:&quot;4&quot;,&quot;issued&quot;:{&quot;date-parts&quot;:[[&quot;2017&quot;]]},&quot;page&quot;:&quot;315-319&quot;,&quot;title&quot;:&quot;Wound infection secondary to snakebite&quot;,&quot;type&quot;:&quot;article-journal&quot;,&quot;volume&quot;:&quot;107&quot;,&quot;container-title-short&quot;:&quot;&quot;},&quot;uris&quot;:[&quot;http://www.mendeley.com/documents/?uuid=d2b02eb3-917c-41b3-894e-fb4cb5d1042d&quot;],&quot;isTemporary&quot;:false,&quot;legacyDesktopId&quot;:&quot;d2b02eb3-917c-41b3-894e-fb4cb5d1042d&quot;}]},{&quot;citationID&quot;:&quot;MENDELEY_CITATION_cbd0b709-33aa-4319-a759-1d45604dbf29&quot;,&quot;properties&quot;:{&quot;noteIndex&quot;:0},&quot;isEdited&quot;:false,&quot;manualOverride&quot;:{&quot;citeprocText&quot;:&quot;(18)&quot;,&quot;isManuallyOverridden&quot;:false,&quot;manualOverrideText&quot;:&quot;&quot;},&quot;citationTag&quot;:&quot;MENDELEY_CITATION_v3_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&quot;,&quot;citationItems&quot;:[{&quot;id&quot;:&quot;97b088ef-3450-5ec2-9199-850426efb110&quot;,&quot;itemData&quot;:{&quot;DOI&quot;:&quot;10.1371/journal.pntd.0005745&quot;,&quot;ISBN&quot;:&quot;1111111111&quot;,&quot;ISSN&quot;:&quot;1935-2735&quot;,&quot;PMID&quot;:&quot;28692641&quot;,&quot;abstract&quot;:&quot;Background: Secondary bacterial infections from snakebites contribute to the high complication rates that can lead to permanent function loss and disabilities. Although common in endemic areas, routine empirical prophylactic use of antibiotics aiming to prevent secondary infection lacks a clearly defined policy. The aim of this work was to estimate the efficacy of amoxicillin clavulanate for reducing the secondary infection incidence in patients bitten by Bothrops snakes, and, secondarily, identify risk factors for secondary infections from snakebites in the Western Brazilian Amazon. Methods and findings: This was an open-label, two-arm individually randomized superiority trial to prevent secondary infection from Bothrops snakebites. The antibiotic chosen for this clinical trial was oral amoxicillin clavulanate per seven days compared to no intervention. A total of 345 patients were assessed for eligibility in the study period. From this total, 187 accomplished the inclusion criteria and were randomized, 93 in the interventional group and 94 in the untreated control group. All randomized participants completed the 7 days follow-up period. Enzyme immunoassay confirmed Bothrops envenoming diagnosis in all participants. Primary outcome was defined as secondary infection (abscess and/or cellulitis) until day 7 after admission. Secondary infection incidence until 7 days after admission was 35.5% in the intervention group and 44.1% in the control group [RR = 0.80 (95%CI = 0.56 to 1.15; p = 0.235)]. Survival analysis demonstrated that the time from patient admission to the onset of secondary infection was not different between amoxicillin clavulanate treated and control group (Log-rank = 2.23; p = 0.789).Secondary infections incidence in 7 days of follow-up was independently associated to fibrinogen &gt;400 mg/dL [AOR = 4.78 (95%CI = 2.17 to 10.55; p&lt;0.001)], alanine transaminase &gt;44 IU/L [AOR = 2.52 (95%CI = 1.06 to 5.98; p = 0.037)], C-reactive protein &gt;6.5 mg/L [AOR = 2.98 (95%CI = 1.40 to 6.35; p = 0.005)], moderate pain [AOR = 24.30 (95%CI = 4.69 to 125.84; p&lt;0.001)] and moderate snakebites [AOR = 2.43 (95%CI = 1.07 to 5.50; p = 0.034)]. Conclusions/Significance: Preemptive amoxicillin clavulanate was not effective for preventing secondary infections from Bothrops snakebites. Laboratorial markers, such as high fibrinogen, alanine transaminase and C-reactive protein levels, and severity clinical grading of snakebites, may help to accurately diagnose secondary…&quot;,&quot;author&quot;:[{&quot;dropping-particle&quot;:&quot;&quot;,&quot;family&quot;:&quot;Sachett&quot;,&quot;given&quot;:&quot;Jacqueline A. G.&quot;,&quot;non-dropping-particle&quot;:&quot;&quot;,&quot;parse-names&quot;:false,&quot;suffix&quot;:&quot;&quot;},{&quot;dropping-particle&quot;:&quot;&quot;,&quot;family&quot;:&quot;Silva&quot;,&quot;given&quot;:&quot;Iran Mendonça&quot;,&quot;non-dropping-particle&quot;:&quot;da&quot;,&quot;parse-names&quot;:false,&quot;suffix&quot;:&quot;&quot;},{&quot;dropping-particle&quot;:&quot;&quot;,&quot;family&quot;:&quot;Alves&quot;,&quot;given&quot;:&quot;Eliane Campos&quot;,&quot;non-dropping-particle&quot;:&quot;&quot;,&quot;parse-names&quot;:false,&quot;suffix&quot;:&quot;&quot;},{&quot;dropping-particle&quot;:&quot;&quot;,&quot;family&quot;:&quot;Oliveira&quot;,&quot;given&quot;:&quot;Sâmella S.&quot;,&quot;non-dropping-particle&quot;:&quot;&quot;,&quot;parse-names&quot;:false,&quot;suffix&quot;:&quot;&quot;},{&quot;dropping-particle&quot;:&quot;&quot;,&quot;family&quot;:&quot;Sampaio&quot;,&quot;given&quot;:&quot;Vanderson S.&quot;,&quot;non-dropping-particle&quot;:&quot;&quot;,&quot;parse-names&quot;:false,&quot;suffix&quot;:&quot;&quot;},{&quot;dropping-particle&quot;:&quot;&quot;,&quot;family&quot;:&quot;Vale&quot;,&quot;given&quot;:&quot;Fábio Francesconi&quot;,&quot;non-dropping-particle&quot;:&quot;do&quot;,&quot;parse-names&quot;:false,&quot;suffix&quot;:&quot;&quot;},{&quot;dropping-particle&quot;:&quot;&quot;,&quot;family&quot;:&quot;Romero&quot;,&quot;given&quot;:&quot;Gustavo Adolfo Sierra&quot;,&quot;non-dropping-particle&quot;:&quot;&quot;,&quot;parse-names&quot;:false,&quot;suffix&quot;:&quot;&quot;},{&quot;dropping-particle&quot;:&quot;&quot;,&quot;family&quot;:&quot;Santos&quot;,&quot;given&quot;:&quot;Marcelo Cordeiro&quot;,&quot;non-dropping-particle&quot;:&quot;dos&quot;,&quot;parse-names&quot;:false,&quot;suffix&quot;:&quot;&quot;},{&quot;dropping-particle&quot;:&quot;&quot;,&quot;family&quot;:&quot;Marques&quot;,&quot;given&quot;:&quot;Hedylamar Oliveira&quot;,&quot;non-dropping-particle&quot;:&quot;&quot;,&quot;parse-names&quot;:false,&quot;suffix&quot;:&quot;&quot;},{&quot;dropping-particle&quot;:&quot;&quot;,&quot;family&quot;:&quot;Colombini&quot;,&quot;given&quot;:&quot;Mônica&quot;,&quot;non-dropping-particle&quot;:&quot;&quot;,&quot;parse-names&quot;:false,&quot;suffix&quot;:&quot;&quot;},{&quot;dropping-particle&quot;:&quot;&quot;,&quot;family&quot;:&quot;Silva&quot;,&quot;given&quot;:&quot;Ana Maria Moura&quot;,&quot;non-dropping-particle&quot;:&quot;da&quot;,&quot;parse-names&quot;:false,&quot;suffix&quot;:&quot;&quot;},{&quot;dropping-particle&quot;:&quot;&quot;,&quot;family&quot;:&quot;Wen&quot;,&quot;given&quot;:&quot;Fan Hui&quot;,&quot;non-dropping-particle&quot;:&quot;&quot;,&quot;parse-names&quot;:false,&quot;suffix&quot;:&quot;&quot;},{&quot;dropping-particle&quot;:&quot;&quot;,&quot;family&quot;:&quot;Lacerda&quot;,&quot;given&quot;:&quot;Marcus V. G.&quot;,&quot;non-dropping-particle&quot;:&quot;&quot;,&quot;parse-names&quot;:false,&quot;suffix&quot;:&quot;&quot;},{&quot;dropping-particle&quot;:&quot;&quot;,&quot;family&quot;:&quot;Monteiro&quot;,&quot;given&quot;:&quot;Wuelton M.&quot;,&quot;non-dropping-particle&quot;:&quot;&quot;,&quot;parse-names&quot;:false,&quot;suffix&quot;:&quot;&quot;},{&quot;dropping-particle&quot;:&quot;&quot;,&quot;family&quot;:&quot;Ferreira&quot;,&quot;given&quot;:&quot;Luiz C. L.&quot;,&quot;non-dropping-particle&quot;:&quot;&quot;,&quot;parse-names&quot;:false,&quot;suffix&quot;:&quot;&quot;}],&quot;container-title&quot;:&quot;PLOS Neglected Tropical Diseases&quot;,&quot;editor&quot;:[{&quot;dropping-particle&quot;:&quot;&quot;,&quot;family&quot;:&quot;Chippaux&quot;,&quot;given&quot;:&quot;Jean-Philippe&quot;,&quot;non-dropping-particle&quot;:&quot;&quot;,&quot;parse-names&quot;:false,&quot;suffix&quot;:&quot;&quot;}],&quot;id&quot;:&quot;97b088ef-3450-5ec2-9199-850426efb110&quot;,&quot;issue&quot;:&quot;7&quot;,&quot;issued&quot;:{&quot;date-parts&quot;:[[&quot;2017&quot;,&quot;7&quot;,&quot;10&quot;]]},&quot;page&quot;:&quot;e0005745&quot;,&quot;title&quot;:&quot;Poor efficacy of preemptive amoxicillin clavulanate for preventing secondary infection from Bothrops snakebites in the Brazilian Amazon: A randomized controlled clinical trial&quot;,&quot;type&quot;:&quot;article-journal&quot;,&quot;volume&quot;:&quot;11&quot;,&quot;container-title-short&quot;:&quot;PLoS Negl Trop Dis&quot;},&quot;uris&quot;:[&quot;http://www.mendeley.com/documents/?uuid=f638bddb-21b4-487e-b6a1-2516b2bcc11b&quot;],&quot;isTemporary&quot;:false,&quot;legacyDesktopId&quot;:&quot;f638bddb-21b4-487e-b6a1-2516b2bcc11b&quot;}]},{&quot;citationID&quot;:&quot;MENDELEY_CITATION_bc0d0c64-94c2-48bc-a657-084511690835&quot;,&quot;properties&quot;:{&quot;noteIndex&quot;:0},&quot;isEdited&quot;:false,&quot;manualOverride&quot;:{&quot;citeprocText&quot;:&quot;(4)&quot;,&quot;isManuallyOverridden&quot;:false,&quot;manualOverrideText&quot;:&quot;&quot;},&quot;citationTag&quot;:&quot;MENDELEY_CITATION_v3_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&quot;,&quot;citationItems&quot;:[{&quot;id&quot;:&quot;db9b4e07-d704-5299-ae99-079ea7dba7f4&quot;,&quot;itemData&quot;:{&quot;DOI&quot;:&quot;10.3855/jidc.39&quot;,&quot;ISSN&quot;:&quot;19722680&quot;,&quot;PMID&quot;:&quot;19759478&quot;,&quot;abstract&quot;:&quot;Background: The study was performed to identify the important bacterial pathogens responsible for wound infections secondary to snakebite and to determine their antimicrobial susceptibility. Methodology: All cases of wound infection secondary to snakebite were included in this retrospective study. Infected tissues were surgically debrided and inoculated on blood agar and MacConkey agar for aerobic bacterial culture, followed by antimicrobial susceptibility testing of the isolates by Kirby-Bauer disk diffusion method. Results: Staphylococcus aureus (32%) was the most common isolate followed by Escherichia coli (15%); monomicrobial infections were more frequent than polymicrobial infections. The majority of the isolates were antibiotic sensitive. Ciprofloxacin, an oral drug covering both Gram-positive and Gram-negative isolates, was the most frequently prescribed antibiotic. The patients responded well to the treatment. Conclusion: The results of this study will be helpful in deciding the empirical antibiotic therapy in cases of wound infection secondary to snakebite in regions of Southeast Asia. Copyright © 2009 Garg et al.&quot;,&quot;author&quot;:[{&quot;dropping-particle&quot;:&quot;&quot;,&quot;family&quot;:&quot;Garg&quot;,&quot;given&quot;:&quot;Atul&quot;,&quot;non-dropping-particle&quot;:&quot;&quot;,&quot;parse-names&quot;:false,&quot;suffix&quot;:&quot;&quot;},{&quot;dropping-particle&quot;:&quot;&quot;,&quot;family&quot;:&quot;Sujatha&quot;,&quot;given&quot;:&quot;S.&quot;,&quot;non-dropping-particle&quot;:&quot;&quot;,&quot;parse-names&quot;:false,&quot;suffix&quot;:&quot;&quot;},{&quot;dropping-particle&quot;:&quot;&quot;,&quot;family&quot;:&quot;Garg&quot;,&quot;given&quot;:&quot;Jaya&quot;,&quot;non-dropping-particle&quot;:&quot;&quot;,&quot;parse-names&quot;:false,&quot;suffix&quot;:&quot;&quot;},{&quot;dropping-particle&quot;:&quot;&quot;,&quot;family&quot;:&quot;Acharya&quot;,&quot;given&quot;:&quot;N. Srinivas&quot;,&quot;non-dropping-particle&quot;:&quot;&quot;,&quot;parse-names&quot;:false,&quot;suffix&quot;:&quot;&quot;},{&quot;dropping-particle&quot;:&quot;&quot;,&quot;family&quot;:&quot;Parija&quot;,&quot;given&quot;:&quot;Subhash Chandra&quot;,&quot;non-dropping-particle&quot;:&quot;&quot;,&quot;parse-names&quot;:false,&quot;suffix&quot;:&quot;&quot;}],&quot;container-title&quot;:&quot;Journal of Infection in Developing Countries&quot;,&quot;id&quot;:&quot;db9b4e07-d704-5299-ae99-079ea7dba7f4&quot;,&quot;issue&quot;:&quot;3&quot;,&quot;issued&quot;:{&quot;date-parts&quot;:[[&quot;2009&quot;]]},&quot;page&quot;:&quot;221-223&quot;,&quot;title&quot;:&quot;Wound infections secondary to snakebite&quot;,&quot;type&quot;:&quot;article-journal&quot;,&quot;volume&quot;:&quot;3&quot;,&quot;container-title-short&quot;:&quot;J Infect Dev Ctries&quot;},&quot;uris&quot;:[&quot;http://www.mendeley.com/documents/?uuid=2b9753bd-d93e-4e80-a625-2b736c5b454c&quot;],&quot;isTemporary&quot;:false,&quot;legacyDesktopId&quot;:&quot;2b9753bd-d93e-4e80-a625-2b736c5b454c&quot;}]},{&quot;citationID&quot;:&quot;MENDELEY_CITATION_6da69f94-b67f-424d-b231-4cb78464c1dd&quot;,&quot;properties&quot;:{&quot;noteIndex&quot;:0},&quot;isEdited&quot;:false,&quot;manualOverride&quot;:{&quot;citeprocText&quot;:&quot;(8,19)&quot;,&quot;isManuallyOverridden&quot;:false,&quot;manualOverrideText&quot;:&quot;&quot;},&quot;citationTag&quot;:&quot;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&quot;,&quot;citationItems&quot;:[{&quot;id&quot;:&quot;2a86bcdd-a001-5161-b0c2-0ba7c241c16a&quot;,&quot;itemData&quot;:{&quot;ISSN&quot;:&quot;20726651&quot;,&quot;PMID&quot;:&quot;32906845&quot;,&quot;abstract&quot;:&quot;Snakebites from Taiwan habus (Protobothrops mucrosquamatus) and green bamboo vipers (Viridovipera stejnegeri) account for two-thirds of all venomous snakebites in Taiwan. While there has been ongoing optimization of antivenin therapy, the proper management of superimposed bacterial wound infections is not well studied. In this Bacteriology of Infections in Taiwanese snake Envenomation (BITE) study, we investigated the prevalence of wound infection, bacteriology, and corresponding antibiotic usage in patients presenting with snakebites from these two snakes. We further developed a BITE score to evaluate the probability of wound infections and guide antibiotic usage in this patient population. All snakebite victims who presented to the emergency departments of seven training and research hospitals and received at least one vial of freeze-dried hemorrhagic antivenin between January 2001 and January 2017 were identified. Patient biodata, laboratory investigation results, and treatment modalities were retrieved. We developed our BITE score via univariate and multiple logistic regression analyses. The receiver operating characteristic (ROC) curve was plotted to evaluate the predictive performance of the BITE score. Out of 8,295,497 emergency department visits, 726 patients presented with snakebites from a Taiwan habu or a green bamboo viper. The wound infection rate was 22.45%, with seven positive wound cultures, including six polymicrobial infections. Morganella morganii, Enterococcus spp., Bacteroides fragilis, and Aeromonas hydrophila were most frequently cultured. There were no positive blood cultures. A total of 33.0% (n = 106) of snakebite patients who received prophylactic antibiotics nevertheless developed wound infections, while 44.8% (n = 73) of wound infection patients were satisfactorily treated with one of the following antibiotics: amoxicillin/clavulanic acid, oxacillin, cefazolin, and ampicillin/sulbactam. With the addition of gentamicin, the success of antibiotic therapy increased by up to 66.54%. The prognostic factors for the secondary bacterial infection of snakebites were white blood cell counts, the neutrophil lymphocyte ratio, and the need for hospital admission. The area under the ROC curve for the BITE score was 0.839. At the optimal cut-off point of 5, the BITE score had a 79.58% accuracy, 82.31% sensitivity, and 79.71% specificity when predicting infection in snakebite patients. Our BITE score may help with antibiotic stewardship by …&quot;,&quot;author&quot;:[{&quot;dropping-particle&quot;:&quot;&quot;,&quot;family&quot;:&quot;Lin&quot;,&quot;given&quot;:&quot;Chih Chuan&quot;,&quot;non-dropping-particle&quot;:&quot;&quot;,&quot;parse-names&quot;:false,&quot;suffix&quot;:&quot;&quot;},{&quot;dropping-particle&quot;:&quot;&quot;,&quot;family&quot;:&quot;Chen&quot;,&quot;given&quot;:&quot;Yen Chia&quot;,&quot;non-dropping-particle&quot;:&quot;&quot;,&quot;parse-names&quot;:false,&quot;suffix&quot;:&quot;&quot;},{&quot;dropping-particle&quot;:&quot;&quot;,&quot;family&quot;:&quot;Goh&quot;,&quot;given&quot;:&quot;Zhong Ning Leonard&quot;,&quot;non-dropping-particle&quot;:&quot;&quot;,&quot;parse-names&quot;:false,&quot;suffix&quot;:&quot;&quot;},{&quot;dropping-particle&quot;:&quot;&quot;,&quot;family&quot;:&quot;Seak&quot;,&quot;given&quot;:&quot;Chen Ken&quot;,&quot;non-dropping-particle&quot;:&quot;&quot;,&quot;parse-names&quot;:false,&quot;suffix&quot;:&quot;&quot;},{&quot;dropping-particle&quot;:&quot;&quot;,&quot;family&quot;:&quot;Seak&quot;,&quot;given&quot;:&quot;Joanna Chen Yeen&quot;,&quot;non-dropping-particle&quot;:&quot;&quot;,&quot;parse-names&quot;:false,&quot;suffix&quot;:&quot;&quot;},{&quot;dropping-particle&quot;:&quot;&quot;,&quot;family&quot;:&quot;Shi-Ying&quot;,&quot;given&quot;:&quot;Gao&quot;,&quot;non-dropping-particle&quot;:&quot;&quot;,&quot;parse-names&quot;:false,&quot;suffix&quot;:&quot;&quot;},{&quot;dropping-particle&quot;:&quot;&quot;,&quot;family&quot;:&quot;Seak&quot;,&quot;given&quot;:&quot;Chen June&quot;,&quot;non-dropping-particle&quot;:&quot;&quot;,&quot;parse-names&quot;:false,&quot;suffix&quot;:&quot;&quot;}],&quot;container-title&quot;:&quot;Toxins&quot;,&quot;id&quot;:&quot;2a86bcdd-a001-5161-b0c2-0ba7c241c16a&quot;,&quot;issued&quot;:{&quot;date-parts&quot;:[[&quot;2020&quot;]]},&quot;title&quot;:&quot;Wound infections of snakebites from the venomous protobothrops mucrosquamatus and Viridovipera stejnegeri in Taiwan: Bacteriology, antibiotic susceptibility, and predicting the need for antibiotics—A BITE Study&quot;,&quot;type&quot;:&quot;article-journal&quot;,&quot;volume&quot;:&quot;12(9):575&quot;,&quot;container-title-short&quot;:&quot;Toxins (Basel)&quot;},&quot;uris&quot;:[&quot;http://www.mendeley.com/documents/?uuid=6b300aef-1b08-499d-b5aa-e27fddad8e63&quot;],&quot;isTemporary&quot;:false,&quot;legacyDesktopId&quot;:&quot;6b300aef-1b08-499d-b5aa-e27fddad8e63&quot;},{&quot;id&quot;:&quot;7df33fee-e74e-5c59-b2ca-96db0fd1bcac&quot;,&quot;itemData&quot;:{&quot;DOI&quot;:&quot;10.4269/ajtmh.19-0369&quot;,&quot;ISSN&quot;:&quot;0002-9637&quot;,&quot;PMID&quot;:&quot;31628740&quot;,&quot;abstract&quot;:&quot;Infections secondary to snakebite occur in a number of patients and are potentially life-threatening. Bothrops lanceolatus bites in Martinique average 30 cases per year and may result in severe thrombotic and infectious complications. We aimed to investigate the infectious complications related to B. lanceolatus bite. A retrospective single-center observational study over 7 years (2011-2018) was carried out, including all patients admitted to the hospital because of B. lanceolatus bite. One hundred seventy snake-bitten patients (121 males and 49 females) were included. Thirty-nine patients (23%) presented grade 3 or 4 envenoming. Twenty patients (12%) developed wound infections. The isolated bacteria were Aeromonas hydrophila (3 cases), Morganella morganii (two cases), group A Streptococcus, and group B Streptococcus (one case each). Patients were treated empirically with third-generation cephalosporin (or amoxicillin-clavulanate), aminoglycoside, and metronidazole combinations. Outcome was favorable in all patients. The main factor significantly associated with the occurrence of infection following snakebite was the severity of envenoming (P &lt; 0.05). Our findings clearly point toward the frequent onset of infectious complications in B. lanceolatus-bitten patients presenting with grade 3 and 4 envenoming. Thus, based on the bacteria identified in the wounds, we suggest that empiric antibiotic therapy including third-generation cephalosporin should be administered to those patients on hospital admission.&quot;,&quot;author&quot;:[{&quot;dropping-particle&quot;:&quot;&quot;,&quot;family&quot;:&quot;Resiere&quot;,&quot;given&quot;:&quot;Dabor&quot;,&quot;non-dropping-particle&quot;:&quot;&quot;,&quot;parse-names&quot;:false,&quot;suffix&quot;:&quot;&quot;},{&quot;dropping-particle&quot;:&quot;&quot;,&quot;family&quot;:&quot;Mehdaoui&quot;,&quot;given&quot;:&quot;Hossein&quot;,&quot;non-dropping-particle&quot;:&quot;&quot;,&quot;parse-names&quot;:false,&quot;suffix&quot;:&quot;&quot;},{&quot;dropping-particle&quot;:&quot;&quot;,&quot;family&quot;:&quot;Névière&quot;,&quot;given&quot;:&quot;Rémi&quot;,&quot;non-dropping-particle&quot;:&quot;&quot;,&quot;parse-names&quot;:false,&quot;suffix&quot;:&quot;&quot;},{&quot;dropping-particle&quot;:&quot;&quot;,&quot;family&quot;:&quot;Olive&quot;,&quot;given&quot;:&quot;Claude&quot;,&quot;non-dropping-particle&quot;:&quot;&quot;,&quot;parse-names&quot;:false,&quot;suffix&quot;:&quot;&quot;},{&quot;dropping-particle&quot;:&quot;&quot;,&quot;family&quot;:&quot;Severyns&quot;,&quot;given&quot;:&quot;Mathieu&quot;,&quot;non-dropping-particle&quot;:&quot;&quot;,&quot;parse-names&quot;:false,&quot;suffix&quot;:&quot;&quot;},{&quot;dropping-particle&quot;:&quot;&quot;,&quot;family&quot;:&quot;Beaudoin&quot;,&quot;given&quot;:&quot;Adeline&quot;,&quot;non-dropping-particle&quot;:&quot;&quot;,&quot;parse-names&quot;:false,&quot;suffix&quot;:&quot;&quot;},{&quot;dropping-particle&quot;:&quot;&quot;,&quot;family&quot;:&quot;Florentin&quot;,&quot;given&quot;:&quot;Jonathan&quot;,&quot;non-dropping-particle&quot;:&quot;&quot;,&quot;parse-names&quot;:false,&quot;suffix&quot;:&quot;&quot;},{&quot;dropping-particle&quot;:&quot;&quot;,&quot;family&quot;:&quot;Brouste&quot;,&quot;given&quot;:&quot;Yannick&quot;,&quot;non-dropping-particle&quot;:&quot;&quot;,&quot;parse-names&quot;:false,&quot;suffix&quot;:&quot;&quot;},{&quot;dropping-particle&quot;:&quot;&quot;,&quot;family&quot;:&quot;Banydeen&quot;,&quot;given&quot;:&quot;Rishika&quot;,&quot;non-dropping-particle&quot;:&quot;&quot;,&quot;parse-names&quot;:false,&quot;suffix&quot;:&quot;&quot;},{&quot;dropping-particle&quot;:&quot;&quot;,&quot;family&quot;:&quot;Cabié&quot;,&quot;given&quot;:&quot;André&quot;,&quot;non-dropping-particle&quot;:&quot;&quot;,&quot;parse-names&quot;:false,&quot;suffix&quot;:&quot;&quot;},{&quot;dropping-particle&quot;:&quot;&quot;,&quot;family&quot;:&quot;Mégarbane&quot;,&quot;given&quot;:&quot;Bruno&quot;,&quot;non-dropping-particle&quot;:&quot;&quot;,&quot;parse-names&quot;:false,&quot;suffix&quot;:&quot;&quot;},{&quot;dropping-particle&quot;:&quot;&quot;,&quot;family&quot;:&quot;Gutiérrez&quot;,&quot;given&quot;:&quot;José María&quot;,&quot;non-dropping-particle&quot;:&quot;&quot;,&quot;parse-names&quot;:false,&quot;suffix&quot;:&quot;&quot;},{&quot;dropping-particle&quot;:&quot;&quot;,&quot;family&quot;:&quot;Kallel&quot;,&quot;given&quot;:&quot;Hatem&quot;,&quot;non-dropping-particle&quot;:&quot;&quot;,&quot;parse-names&quot;:false,&quot;suffix&quot;:&quot;&quot;}],&quot;container-title&quot;:&quot;The American Journal of Tropical Medicine and Hygiene&quot;,&quot;id&quot;:&quot;7df33fee-e74e-5c59-b2ca-96db0fd1bcac&quot;,&quot;issue&quot;:&quot;1&quot;,&quot;issued&quot;:{&quot;date-parts&quot;:[[&quot;2020&quot;,&quot;1&quot;,&quot;8&quot;]]},&quot;page&quot;:&quot;232-240&quot;,&quot;title&quot;:&quot;Infectious Complications Following Snakebite by Bothrops lanceolatus in Martinique: A Case Series&quot;,&quot;type&quot;:&quot;article-journal&quot;,&quot;volume&quot;:&quot;102&quot;,&quot;container-title-short&quot;:&quot;Am J Trop Med Hyg&quot;},&quot;uris&quot;:[&quot;http://www.mendeley.com/documents/?uuid=f424de5f-609c-475e-aee7-096d8aa002a0&quot;],&quot;isTemporary&quot;:false,&quot;legacyDesktopId&quot;:&quot;f424de5f-609c-475e-aee7-096d8aa002a0&quot;}]},{&quot;citationID&quot;:&quot;MENDELEY_CITATION_34fb0a50-a2f9-4525-b092-fe5446397d2f&quot;,&quot;properties&quot;:{&quot;noteIndex&quot;:0},&quot;isEdited&quot;:false,&quot;manualOverride&quot;:{&quot;citeprocText&quot;:&quot;(8,10)&quot;,&quot;isManuallyOverridden&quot;:false,&quot;manualOverrideText&quot;:&quot;&quot;},&quot;citationTag&quot;:&quot;MENDELEY_CITATION_v3_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&quot;,&quot;citationItems&quot;:[{&quot;id&quot;:&quot;8bbbcf60-f690-51cd-95b1-a93356de47bd&quot;,&quot;itemData&quot;:{&quot;DOI&quot;:&quot;10.1590/1678-9199-jvatitd-2019-0098&quot;,&quot;ISSN&quot;:&quot;16789199&quot;,&quot;abstract&quot;:&quot;There are numerous conflicting recommendations available on the use of antibiotics following snakebite. The present letter to the editor presents some recommendations based on recent studies, and aims to stimulate debate on this topic.&quot;,&quot;author&quot;:[{&quot;dropping-particle&quot;:&quot;&quot;,&quot;family&quot;:&quot;Resiere&quot;,&quot;given&quot;:&quot;Dabor&quot;,&quot;non-dropping-particle&quot;:&quot;&quot;,&quot;parse-names&quot;:false,&quot;suffix&quot;:&quot;&quot;},{&quot;dropping-particle&quot;:&quot;&quot;,&quot;family&quot;:&quot;Gutiérrez&quot;,&quot;given&quot;:&quot;JM José María&quot;,&quot;non-dropping-particle&quot;:&quot;&quot;,&quot;parse-names&quot;:false,&quot;suffix&quot;:&quot;&quot;},{&quot;dropping-particle&quot;:&quot;&quot;,&quot;family&quot;:&quot;Névière&quot;,&quot;given&quot;:&quot;Rémi&quot;,&quot;non-dropping-particle&quot;:&quot;&quot;,&quot;parse-names&quot;:false,&quot;suffix&quot;:&quot;&quot;},{&quot;dropping-particle&quot;:&quot;&quot;,&quot;family&quot;:&quot;Cabié&quot;,&quot;given&quot;:&quot;André&quot;,&quot;non-dropping-particle&quot;:&quot;&quot;,&quot;parse-names&quot;:false,&quot;suffix&quot;:&quot;&quot;},{&quot;dropping-particle&quot;:&quot;&quot;,&quot;family&quot;:&quot;Hossein&quot;,&quot;given&quot;:&quot;Mehdaoui&quot;,&quot;non-dropping-particle&quot;:&quot;&quot;,&quot;parse-names&quot;:false,&quot;suffix&quot;:&quot;&quot;},{&quot;dropping-particle&quot;:&quot;&quot;,&quot;family&quot;:&quot;Kallel&quot;,&quot;given&quot;:&quot;Hatem&quot;,&quot;non-dropping-particle&quot;:&quot;&quot;,&quot;parse-names&quot;:false,&quot;suffix&quot;:&quot;&quot;}],&quot;container-title&quot;:&quot;J Venom Anim Toxins incl Trop Dis&quot;,&quot;id&quot;:&quot;8bbbcf60-f690-51cd-95b1-a93356de47bd&quot;,&quot;issue&quot;:&quot;e20190098&quot;,&quot;issued&quot;:{&quot;date-parts&quot;:[[&quot;2020&quot;]]},&quot;page&quot;:&quot;1-2&quot;,&quot;title&quot;:&quot;Antibiotic therapy for snakebite envenoming&quot;,&quot;type&quot;:&quot;article-journal&quot;,&quot;volume&quot;:&quot;26:&quot;,&quot;container-title-short&quot;:&quot;&quot;},&quot;uris&quot;:[&quot;http://www.mendeley.com/documents/?uuid=ab4dd4c7-7c25-4a43-bce9-b7efc2a4e61c&quot;],&quot;isTemporary&quot;:false,&quot;legacyDesktopId&quot;:&quot;ab4dd4c7-7c25-4a43-bce9-b7efc2a4e61c&quot;},{&quot;id&quot;:&quot;7df33fee-e74e-5c59-b2ca-96db0fd1bcac&quot;,&quot;itemData&quot;:{&quot;DOI&quot;:&quot;10.4269/ajtmh.19-0369&quot;,&quot;ISSN&quot;:&quot;0002-9637&quot;,&quot;PMID&quot;:&quot;31628740&quot;,&quot;abstract&quot;:&quot;Infections secondary to snakebite occur in a number of patients and are potentially life-threatening. Bothrops lanceolatus bites in Martinique average 30 cases per year and may result in severe thrombotic and infectious complications. We aimed to investigate the infectious complications related to B. lanceolatus bite. A retrospective single-center observational study over 7 years (2011-2018) was carried out, including all patients admitted to the hospital because of B. lanceolatus bite. One hundred seventy snake-bitten patients (121 males and 49 females) were included. Thirty-nine patients (23%) presented grade 3 or 4 envenoming. Twenty patients (12%) developed wound infections. The isolated bacteria were Aeromonas hydrophila (3 cases), Morganella morganii (two cases), group A Streptococcus, and group B Streptococcus (one case each). Patients were treated empirically with third-generation cephalosporin (or amoxicillin-clavulanate), aminoglycoside, and metronidazole combinations. Outcome was favorable in all patients. The main factor significantly associated with the occurrence of infection following snakebite was the severity of envenoming (P &lt; 0.05). Our findings clearly point toward the frequent onset of infectious complications in B. lanceolatus-bitten patients presenting with grade 3 and 4 envenoming. Thus, based on the bacteria identified in the wounds, we suggest that empiric antibiotic therapy including third-generation cephalosporin should be administered to those patients on hospital admission.&quot;,&quot;author&quot;:[{&quot;dropping-particle&quot;:&quot;&quot;,&quot;family&quot;:&quot;Resiere&quot;,&quot;given&quot;:&quot;Dabor&quot;,&quot;non-dropping-particle&quot;:&quot;&quot;,&quot;parse-names&quot;:false,&quot;suffix&quot;:&quot;&quot;},{&quot;dropping-particle&quot;:&quot;&quot;,&quot;family&quot;:&quot;Mehdaoui&quot;,&quot;given&quot;:&quot;Hossein&quot;,&quot;non-dropping-particle&quot;:&quot;&quot;,&quot;parse-names&quot;:false,&quot;suffix&quot;:&quot;&quot;},{&quot;dropping-particle&quot;:&quot;&quot;,&quot;family&quot;:&quot;Névière&quot;,&quot;given&quot;:&quot;Rémi&quot;,&quot;non-dropping-particle&quot;:&quot;&quot;,&quot;parse-names&quot;:false,&quot;suffix&quot;:&quot;&quot;},{&quot;dropping-particle&quot;:&quot;&quot;,&quot;family&quot;:&quot;Olive&quot;,&quot;given&quot;:&quot;Claude&quot;,&quot;non-dropping-particle&quot;:&quot;&quot;,&quot;parse-names&quot;:false,&quot;suffix&quot;:&quot;&quot;},{&quot;dropping-particle&quot;:&quot;&quot;,&quot;family&quot;:&quot;Severyns&quot;,&quot;given&quot;:&quot;Mathieu&quot;,&quot;non-dropping-particle&quot;:&quot;&quot;,&quot;parse-names&quot;:false,&quot;suffix&quot;:&quot;&quot;},{&quot;dropping-particle&quot;:&quot;&quot;,&quot;family&quot;:&quot;Beaudoin&quot;,&quot;given&quot;:&quot;Adeline&quot;,&quot;non-dropping-particle&quot;:&quot;&quot;,&quot;parse-names&quot;:false,&quot;suffix&quot;:&quot;&quot;},{&quot;dropping-particle&quot;:&quot;&quot;,&quot;family&quot;:&quot;Florentin&quot;,&quot;given&quot;:&quot;Jonathan&quot;,&quot;non-dropping-particle&quot;:&quot;&quot;,&quot;parse-names&quot;:false,&quot;suffix&quot;:&quot;&quot;},{&quot;dropping-particle&quot;:&quot;&quot;,&quot;family&quot;:&quot;Brouste&quot;,&quot;given&quot;:&quot;Yannick&quot;,&quot;non-dropping-particle&quot;:&quot;&quot;,&quot;parse-names&quot;:false,&quot;suffix&quot;:&quot;&quot;},{&quot;dropping-particle&quot;:&quot;&quot;,&quot;family&quot;:&quot;Banydeen&quot;,&quot;given&quot;:&quot;Rishika&quot;,&quot;non-dropping-particle&quot;:&quot;&quot;,&quot;parse-names&quot;:false,&quot;suffix&quot;:&quot;&quot;},{&quot;dropping-particle&quot;:&quot;&quot;,&quot;family&quot;:&quot;Cabié&quot;,&quot;given&quot;:&quot;André&quot;,&quot;non-dropping-particle&quot;:&quot;&quot;,&quot;parse-names&quot;:false,&quot;suffix&quot;:&quot;&quot;},{&quot;dropping-particle&quot;:&quot;&quot;,&quot;family&quot;:&quot;Mégarbane&quot;,&quot;given&quot;:&quot;Bruno&quot;,&quot;non-dropping-particle&quot;:&quot;&quot;,&quot;parse-names&quot;:false,&quot;suffix&quot;:&quot;&quot;},{&quot;dropping-particle&quot;:&quot;&quot;,&quot;family&quot;:&quot;Gutiérrez&quot;,&quot;given&quot;:&quot;José María&quot;,&quot;non-dropping-particle&quot;:&quot;&quot;,&quot;parse-names&quot;:false,&quot;suffix&quot;:&quot;&quot;},{&quot;dropping-particle&quot;:&quot;&quot;,&quot;family&quot;:&quot;Kallel&quot;,&quot;given&quot;:&quot;Hatem&quot;,&quot;non-dropping-particle&quot;:&quot;&quot;,&quot;parse-names&quot;:false,&quot;suffix&quot;:&quot;&quot;}],&quot;container-title&quot;:&quot;The American Journal of Tropical Medicine and Hygiene&quot;,&quot;id&quot;:&quot;7df33fee-e74e-5c59-b2ca-96db0fd1bcac&quot;,&quot;issue&quot;:&quot;1&quot;,&quot;issued&quot;:{&quot;date-parts&quot;:[[&quot;2020&quot;,&quot;1&quot;,&quot;8&quot;]]},&quot;page&quot;:&quot;232-240&quot;,&quot;title&quot;:&quot;Infectious Complications Following Snakebite by Bothrops lanceolatus in Martinique: A Case Series&quot;,&quot;type&quot;:&quot;article-journal&quot;,&quot;volume&quot;:&quot;102&quot;,&quot;container-title-short&quot;:&quot;Am J Trop Med Hyg&quot;},&quot;uris&quot;:[&quot;http://www.mendeley.com/documents/?uuid=f424de5f-609c-475e-aee7-096d8aa002a0&quot;],&quot;isTemporary&quot;:false,&quot;legacyDesktopId&quot;:&quot;f424de5f-609c-475e-aee7-096d8aa002a0&quot;}]},{&quot;citationID&quot;:&quot;MENDELEY_CITATION_ecaae43e-ce35-43e4-9cf9-2771d657e59f&quot;,&quot;properties&quot;:{&quot;noteIndex&quot;:0},&quot;isEdited&quot;:false,&quot;manualOverride&quot;:{&quot;citeprocText&quot;:&quot;(19)&quot;,&quot;isManuallyOverridden&quot;:false,&quot;manualOverrideText&quot;:&quot;&quot;},&quot;citationTag&quot;:&quot;MENDELEY_CITATION_v3_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&quot;,&quot;citationItems&quot;:[{&quot;id&quot;:&quot;2a86bcdd-a001-5161-b0c2-0ba7c241c16a&quot;,&quot;itemData&quot;:{&quot;ISSN&quot;:&quot;20726651&quot;,&quot;PMID&quot;:&quot;32906845&quot;,&quot;abstract&quot;:&quot;Snakebites from Taiwan habus (Protobothrops mucrosquamatus) and green bamboo vipers (Viridovipera stejnegeri) account for two-thirds of all venomous snakebites in Taiwan. While there has been ongoing optimization of antivenin therapy, the proper management of superimposed bacterial wound infections is not well studied. In this Bacteriology of Infections in Taiwanese snake Envenomation (BITE) study, we investigated the prevalence of wound infection, bacteriology, and corresponding antibiotic usage in patients presenting with snakebites from these two snakes. We further developed a BITE score to evaluate the probability of wound infections and guide antibiotic usage in this patient population. All snakebite victims who presented to the emergency departments of seven training and research hospitals and received at least one vial of freeze-dried hemorrhagic antivenin between January 2001 and January 2017 were identified. Patient biodata, laboratory investigation results, and treatment modalities were retrieved. We developed our BITE score via univariate and multiple logistic regression analyses. The receiver operating characteristic (ROC) curve was plotted to evaluate the predictive performance of the BITE score. Out of 8,295,497 emergency department visits, 726 patients presented with snakebites from a Taiwan habu or a green bamboo viper. The wound infection rate was 22.45%, with seven positive wound cultures, including six polymicrobial infections. Morganella morganii, Enterococcus spp., Bacteroides fragilis, and Aeromonas hydrophila were most frequently cultured. There were no positive blood cultures. A total of 33.0% (n = 106) of snakebite patients who received prophylactic antibiotics nevertheless developed wound infections, while 44.8% (n = 73) of wound infection patients were satisfactorily treated with one of the following antibiotics: amoxicillin/clavulanic acid, oxacillin, cefazolin, and ampicillin/sulbactam. With the addition of gentamicin, the success of antibiotic therapy increased by up to 66.54%. The prognostic factors for the secondary bacterial infection of snakebites were white blood cell counts, the neutrophil lymphocyte ratio, and the need for hospital admission. The area under the ROC curve for the BITE score was 0.839. At the optimal cut-off point of 5, the BITE score had a 79.58% accuracy, 82.31% sensitivity, and 79.71% specificity when predicting infection in snakebite patients. Our BITE score may help with antibiotic stewardship by …&quot;,&quot;author&quot;:[{&quot;dropping-particle&quot;:&quot;&quot;,&quot;family&quot;:&quot;Lin&quot;,&quot;given&quot;:&quot;Chih Chuan&quot;,&quot;non-dropping-particle&quot;:&quot;&quot;,&quot;parse-names&quot;:false,&quot;suffix&quot;:&quot;&quot;},{&quot;dropping-particle&quot;:&quot;&quot;,&quot;family&quot;:&quot;Chen&quot;,&quot;given&quot;:&quot;Yen Chia&quot;,&quot;non-dropping-particle&quot;:&quot;&quot;,&quot;parse-names&quot;:false,&quot;suffix&quot;:&quot;&quot;},{&quot;dropping-particle&quot;:&quot;&quot;,&quot;family&quot;:&quot;Goh&quot;,&quot;given&quot;:&quot;Zhong Ning Leonard&quot;,&quot;non-dropping-particle&quot;:&quot;&quot;,&quot;parse-names&quot;:false,&quot;suffix&quot;:&quot;&quot;},{&quot;dropping-particle&quot;:&quot;&quot;,&quot;family&quot;:&quot;Seak&quot;,&quot;given&quot;:&quot;Chen Ken&quot;,&quot;non-dropping-particle&quot;:&quot;&quot;,&quot;parse-names&quot;:false,&quot;suffix&quot;:&quot;&quot;},{&quot;dropping-particle&quot;:&quot;&quot;,&quot;family&quot;:&quot;Seak&quot;,&quot;given&quot;:&quot;Joanna Chen Yeen&quot;,&quot;non-dropping-particle&quot;:&quot;&quot;,&quot;parse-names&quot;:false,&quot;suffix&quot;:&quot;&quot;},{&quot;dropping-particle&quot;:&quot;&quot;,&quot;family&quot;:&quot;Shi-Ying&quot;,&quot;given&quot;:&quot;Gao&quot;,&quot;non-dropping-particle&quot;:&quot;&quot;,&quot;parse-names&quot;:false,&quot;suffix&quot;:&quot;&quot;},{&quot;dropping-particle&quot;:&quot;&quot;,&quot;family&quot;:&quot;Seak&quot;,&quot;given&quot;:&quot;Chen June&quot;,&quot;non-dropping-particle&quot;:&quot;&quot;,&quot;parse-names&quot;:false,&quot;suffix&quot;:&quot;&quot;}],&quot;container-title&quot;:&quot;Toxins&quot;,&quot;id&quot;:&quot;2a86bcdd-a001-5161-b0c2-0ba7c241c16a&quot;,&quot;issued&quot;:{&quot;date-parts&quot;:[[&quot;2020&quot;]]},&quot;title&quot;:&quot;Wound infections of snakebites from the venomous protobothrops mucrosquamatus and Viridovipera stejnegeri in Taiwan: Bacteriology, antibiotic susceptibility, and predicting the need for antibiotics—A BITE Study&quot;,&quot;type&quot;:&quot;article-journal&quot;,&quot;volume&quot;:&quot;12(9):575&quot;,&quot;container-title-short&quot;:&quot;Toxins (Basel)&quot;},&quot;uris&quot;:[&quot;http://www.mendeley.com/documents/?uuid=6b300aef-1b08-499d-b5aa-e27fddad8e63&quot;],&quot;isTemporary&quot;:false,&quot;legacyDesktopId&quot;:&quot;6b300aef-1b08-499d-b5aa-e27fddad8e63&quot;}]},{&quot;citationID&quot;:&quot;MENDELEY_CITATION_e75744e7-193c-4cac-9762-c1bfd04d8671&quot;,&quot;properties&quot;:{&quot;noteIndex&quot;:0},&quot;isEdited&quot;:false,&quot;manualOverride&quot;:{&quot;citeprocText&quot;:&quot;(20)&quot;,&quot;isManuallyOverridden&quot;:false,&quot;manualOverrideText&quot;:&quot;&quot;},&quot;citationTag&quot;:&quot;MENDELEY_CITATION_v3_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&quot;,&quot;citationItems&quot;:[{&quot;id&quot;:&quot;487b7e1f-ab5c-5afa-a4b1-dbd76137ef07&quot;,&quot;itemData&quot;:{&quot;DOI&quot;:&quot;10.3390/toxins15030190&quot;,&quot;ISSN&quot;:&quot;2072-6651&quot;,&quot;PMID&quot;:&quot;36977081&quot;,&quot;abstract&quot;:&quot;Snakebite envenomation (SBE) is a life-threatening medical emergency with a high mortality rate. Common secondary complications following SBE, such as wound infections, are significant due to their impact on worsening local tissue damage and causing systemic infection. Antivenoms are not effective to treat wound infections following SBE. Moreover, in several rural clinical settings, broad-spectrum antibiotics are often used without clear guidelines or based on limited laboratory data, resulting in undesirable side effects and exacerbated treatment costs. Therefore, robust antibiotic strategies should be developed to tackle this critical issue. Currently, there is limited information available on the bacterial profiles of SBE-induced infections and antibiotic susceptibility. Hence, it is essential to improve the knowledge of bacterial profiles and their antibiotic sensitivity in SBE victims to develop better treatment strategies. This study aimed to address this issue by examining the bacterial profiles of SBE victims with a specific focus on Russell’s viper envenomation. The most frequently found bacteria in the bites of SBE victims were Staphylococcus aureus, Klebsiella sp., Escherichia coli, and Pseudomonas aeruginosa. Linezolid, clindamycin, colistin, meropenem, and amikacin were some of the most effective antibiotics for commonly grown bacteria in SBE victims. Similarly, ciprofloxacin, ampicillin, amoxiclave, cefixime, and tetracyclin were the least effective antibiotics for common bacteria found in the wound swabs of SBE victims. These data provide robust guidance for infection management following SBE and offer useful insights to aid in designing effective treatment protocols for SBE with serious wound infections in rural areas where laboratory facilities may not be readily available.&quot;,&quot;author&quot;:[{&quot;dropping-particle&quot;:&quot;&quot;,&quot;family&quot;:&quot;Senthilkumaran&quot;,&quot;given&quot;:&quot;Subramanian&quot;,&quot;non-dropping-particle&quot;:&quot;&quot;,&quot;parse-names&quot;:false,&quot;suffix&quot;:&quot;&quot;},{&quot;dropping-particle&quot;:&quot;&quot;,&quot;family&quot;:&quot;Salim&quot;,&quot;given&quot;:&quot;Anika&quot;,&quot;non-dropping-particle&quot;:&quot;&quot;,&quot;parse-names&quot;:false,&quot;suffix&quot;:&quot;&quot;},{&quot;dropping-particle&quot;:&quot;&quot;,&quot;family&quot;:&quot;Almeida&quot;,&quot;given&quot;:&quot;José&quot;,&quot;non-dropping-particle&quot;:&quot;&quot;,&quot;parse-names&quot;:false,&quot;suffix&quot;:&quot;&quot;},{&quot;dropping-particle&quot;:&quot;&quot;,&quot;family&quot;:&quot;Williams&quot;,&quot;given&quot;:&quot;Jarred&quot;,&quot;non-dropping-particle&quot;:&quot;&quot;,&quot;parse-names&quot;:false,&quot;suffix&quot;:&quot;&quot;},{&quot;dropping-particle&quot;:&quot;&quot;,&quot;family&quot;:&quot;Vijayakumar&quot;,&quot;given&quot;:&quot;Pradeep&quot;,&quot;non-dropping-particle&quot;:&quot;&quot;,&quot;parse-names&quot;:false,&quot;suffix&quot;:&quot;&quot;},{&quot;dropping-particle&quot;:&quot;&quot;,&quot;family&quot;:&quot;Thirunavukarasu&quot;,&quot;given&quot;:&quot;Angayarkanni&quot;,&quot;non-dropping-particle&quot;:&quot;&quot;,&quot;parse-names&quot;:false,&quot;suffix&quot;:&quot;&quot;},{&quot;dropping-particle&quot;:&quot;&quot;,&quot;family&quot;:&quot;Christopoulos&quot;,&quot;given&quot;:&quot;Markellos&quot;,&quot;non-dropping-particle&quot;:&quot;&quot;,&quot;parse-names&quot;:false,&quot;suffix&quot;:&quot;&quot;},{&quot;dropping-particle&quot;:&quot;&quot;,&quot;family&quot;:&quot;Williams&quot;,&quot;given&quot;:&quot;Harry&quot;,&quot;non-dropping-particle&quot;:&quot;&quot;,&quot;parse-names&quot;:false,&quot;suffix&quot;:&quot;&quot;},{&quot;dropping-particle&quot;:&quot;&quot;,&quot;family&quot;:&quot;Thirumalaikolundusubramanian&quot;,&quot;given&quot;:&quot;Ponniah&quot;,&quot;non-dropping-particle&quot;:&quot;&quot;,&quot;parse-names&quot;:false,&quot;suffix&quot;:&quot;&quot;},{&quot;dropping-particle&quot;:&quot;&quot;,&quot;family&quot;:&quot;Patel&quot;,&quot;given&quot;:&quot;Ketan&quot;,&quot;non-dropping-particle&quot;:&quot;&quot;,&quot;parse-names&quot;:false,&quot;suffix&quot;:&quot;&quot;},{&quot;dropping-particle&quot;:&quot;&quot;,&quot;family&quot;:&quot;Vaiyapuri&quot;,&quot;given&quot;:&quot;Sakthivel&quot;,&quot;non-dropping-particle&quot;:&quot;&quot;,&quot;parse-names&quot;:false,&quot;suffix&quot;:&quot;&quot;}],&quot;container-title&quot;:&quot;Toxins&quot;,&quot;id&quot;:&quot;487b7e1f-ab5c-5afa-a4b1-dbd76137ef07&quot;,&quot;issue&quot;:&quot;3&quot;,&quot;issued&quot;:{&quot;date-parts&quot;:[[&quot;2023&quot;,&quot;3&quot;,&quot;3&quot;]]},&quot;page&quot;:&quot;190&quot;,&quot;title&quot;:&quot;The Effectiveness of Antibiotics in Managing Bacterial Infections on Bite Sites following Snakebite Envenomation&quot;,&quot;type&quot;:&quot;article-journal&quot;,&quot;volume&quot;:&quot;15&quot;,&quot;container-title-short&quot;:&quot;Toxins (Basel)&quot;},&quot;uris&quot;:[&quot;http://www.mendeley.com/documents/?uuid=4584327f-75d9-449e-8040-269af52bbc40&quot;],&quot;isTemporary&quot;:false,&quot;legacyDesktopId&quot;:&quot;4584327f-75d9-449e-8040-269af52bbc40&quot;}]},{&quot;citationID&quot;:&quot;MENDELEY_CITATION_7a274172-7a93-4e3d-82b3-e59eeb80405d&quot;,&quot;properties&quot;:{&quot;noteIndex&quot;:0},&quot;isEdited&quot;:false,&quot;manualOverride&quot;:{&quot;citeprocText&quot;:&quot;(21)&quot;,&quot;isManuallyOverridden&quot;:false,&quot;manualOverrideText&quot;:&quot;&quot;},&quot;citationTag&quot;:&quot;MENDELEY_CITATION_v3_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&quot;,&quot;citationItems&quot;:[{&quot;id&quot;:&quot;c9d94148-3f0e-5abf-9d3d-166297ac7bca&quot;,&quot;itemData&quot;:{&quot;DOI&quot;:&quot;10.1177/20499361231210400&quot;,&quot;abstract&quot;:&quot;I&quot;,&quot;author&quot;:[{&quot;dropping-particle&quot;:&quot;&quot;,&quot;family&quot;:&quot;Valladales-Restrepo&quot;,&quot;given&quot;:&quot;Luis Fernando&quot;,&quot;non-dropping-particle&quot;:&quot;&quot;,&quot;parse-names&quot;:false,&quot;suffix&quot;:&quot;&quot;},{&quot;dropping-particle&quot;:&quot;&quot;,&quot;family&quot;:&quot;Rojas-Ramirez&quot;,&quot;given&quot;:&quot;Ana Sofia&quot;,&quot;non-dropping-particle&quot;:&quot;&quot;,&quot;parse-names&quot;:false,&quot;suffix&quot;:&quot;&quot;},{&quot;dropping-particle&quot;:&quot;&quot;,&quot;family&quot;:&quot;Santander-Pai&quot;,&quot;given&quot;:&quot;Melba Jasbleidy&quot;,&quot;non-dropping-particle&quot;:&quot;&quot;,&quot;parse-names&quot;:false,&quot;suffix&quot;:&quot;&quot;},{&quot;dropping-particle&quot;:&quot;&quot;,&quot;family&quot;:&quot;Lozada-Castaño&quot;,&quot;given&quot;:&quot;Valeria&quot;,&quot;non-dropping-particle&quot;:&quot;&quot;,&quot;parse-names&quot;:false,&quot;suffix&quot;:&quot;&quot;},{&quot;dropping-particle&quot;:&quot;&quot;,&quot;family&quot;:&quot;Bedoya-Duque&quot;,&quot;given&quot;:&quot;Laura Valentina&quot;,&quot;non-dropping-particle&quot;:&quot;&quot;,&quot;parse-names&quot;:false,&quot;suffix&quot;:&quot;&quot;},{&quot;dropping-particle&quot;:&quot;&quot;,&quot;family&quot;:&quot;Sabogal-Sanchez&quot;,&quot;given&quot;:&quot;Dayana Yuliet&quot;,&quot;non-dropping-particle&quot;:&quot;&quot;,&quot;parse-names&quot;:false,&quot;suffix&quot;:&quot;&quot;},{&quot;dropping-particle&quot;:&quot;&quot;,&quot;family&quot;:&quot;Gómez-Gómez&quot;,&quot;given&quot;:&quot;Nicolas Stiven&quot;,&quot;non-dropping-particle&quot;:&quot;&quot;,&quot;parse-names&quot;:false,&quot;suffix&quot;:&quot;&quot;},{&quot;dropping-particle&quot;:&quot;&quot;,&quot;family&quot;:&quot;Machado-Alba&quot;,&quot;given&quot;:&quot;Jorge Enrique&quot;,&quot;non-dropping-particle&quot;:&quot;&quot;,&quot;parse-names&quot;:false,&quot;suffix&quot;:&quot;&quot;}],&quot;container-title&quot;:&quot;Therapeutic Advances in Infectious Disease&quot;,&quot;id&quot;:&quot;c9d94148-3f0e-5abf-9d3d-166297ac7bca&quot;,&quot;issued&quot;:{&quot;date-parts&quot;:[[&quot;2023&quot;,&quot;1&quot;,&quot;8&quot;]]},&quot;page&quot;:&quot;1 - 11&quot;,&quot;title&quot;:&quot;Clinical characteristics and use of antibiotics in a group of patients with snake bites in Colombia&quot;,&quot;type&quot;:&quot;article-journal&quot;,&quot;volume&quot;:&quot;10&quot;,&quot;container-title-short&quot;:&quot;Ther Adv Infect Dis&quot;},&quot;uris&quot;:[&quot;http://www.mendeley.com/documents/?uuid=d84d6557-fbb4-4192-93a3-0cf92e5ba5c7&quot;],&quot;isTemporary&quot;:false,&quot;legacyDesktopId&quot;:&quot;d84d6557-fbb4-4192-93a3-0cf92e5ba5c7&quot;}]},{&quot;citationID&quot;:&quot;MENDELEY_CITATION_ef5f1807-d75f-450b-bc6c-cf280ebddf6a&quot;,&quot;properties&quot;:{&quot;noteIndex&quot;:0},&quot;isEdited&quot;:false,&quot;manualOverride&quot;:{&quot;citeprocText&quot;:&quot;(8,22,23)&quot;,&quot;isManuallyOverridden&quot;:false,&quot;manualOverrideText&quot;:&quot;&quot;},&quot;citationTag&quot;:&quot;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&quot;,&quot;citationItems&quot;:[{&quot;id&quot;:&quot;7df33fee-e74e-5c59-b2ca-96db0fd1bcac&quot;,&quot;itemData&quot;:{&quot;DOI&quot;:&quot;10.4269/ajtmh.19-0369&quot;,&quot;ISSN&quot;:&quot;0002-9637&quot;,&quot;PMID&quot;:&quot;31628740&quot;,&quot;abstract&quot;:&quot;Infections secondary to snakebite occur in a number of patients and are potentially life-threatening. Bothrops lanceolatus bites in Martinique average 30 cases per year and may result in severe thrombotic and infectious complications. We aimed to investigate the infectious complications related to B. lanceolatus bite. A retrospective single-center observational study over 7 years (2011-2018) was carried out, including all patients admitted to the hospital because of B. lanceolatus bite. One hundred seventy snake-bitten patients (121 males and 49 females) were included. Thirty-nine patients (23%) presented grade 3 or 4 envenoming. Twenty patients (12%) developed wound infections. The isolated bacteria were Aeromonas hydrophila (3 cases), Morganella morganii (two cases), group A Streptococcus, and group B Streptococcus (one case each). Patients were treated empirically with third-generation cephalosporin (or amoxicillin-clavulanate), aminoglycoside, and metronidazole combinations. Outcome was favorable in all patients. The main factor significantly associated with the occurrence of infection following snakebite was the severity of envenoming (P &lt; 0.05). Our findings clearly point toward the frequent onset of infectious complications in B. lanceolatus-bitten patients presenting with grade 3 and 4 envenoming. Thus, based on the bacteria identified in the wounds, we suggest that empiric antibiotic therapy including third-generation cephalosporin should be administered to those patients on hospital admission.&quot;,&quot;author&quot;:[{&quot;dropping-particle&quot;:&quot;&quot;,&quot;family&quot;:&quot;Resiere&quot;,&quot;given&quot;:&quot;Dabor&quot;,&quot;non-dropping-particle&quot;:&quot;&quot;,&quot;parse-names&quot;:false,&quot;suffix&quot;:&quot;&quot;},{&quot;dropping-particle&quot;:&quot;&quot;,&quot;family&quot;:&quot;Mehdaoui&quot;,&quot;given&quot;:&quot;Hossein&quot;,&quot;non-dropping-particle&quot;:&quot;&quot;,&quot;parse-names&quot;:false,&quot;suffix&quot;:&quot;&quot;},{&quot;dropping-particle&quot;:&quot;&quot;,&quot;family&quot;:&quot;Névière&quot;,&quot;given&quot;:&quot;Rémi&quot;,&quot;non-dropping-particle&quot;:&quot;&quot;,&quot;parse-names&quot;:false,&quot;suffix&quot;:&quot;&quot;},{&quot;dropping-particle&quot;:&quot;&quot;,&quot;family&quot;:&quot;Olive&quot;,&quot;given&quot;:&quot;Claude&quot;,&quot;non-dropping-particle&quot;:&quot;&quot;,&quot;parse-names&quot;:false,&quot;suffix&quot;:&quot;&quot;},{&quot;dropping-particle&quot;:&quot;&quot;,&quot;family&quot;:&quot;Severyns&quot;,&quot;given&quot;:&quot;Mathieu&quot;,&quot;non-dropping-particle&quot;:&quot;&quot;,&quot;parse-names&quot;:false,&quot;suffix&quot;:&quot;&quot;},{&quot;dropping-particle&quot;:&quot;&quot;,&quot;family&quot;:&quot;Beaudoin&quot;,&quot;given&quot;:&quot;Adeline&quot;,&quot;non-dropping-particle&quot;:&quot;&quot;,&quot;parse-names&quot;:false,&quot;suffix&quot;:&quot;&quot;},{&quot;dropping-particle&quot;:&quot;&quot;,&quot;family&quot;:&quot;Florentin&quot;,&quot;given&quot;:&quot;Jonathan&quot;,&quot;non-dropping-particle&quot;:&quot;&quot;,&quot;parse-names&quot;:false,&quot;suffix&quot;:&quot;&quot;},{&quot;dropping-particle&quot;:&quot;&quot;,&quot;family&quot;:&quot;Brouste&quot;,&quot;given&quot;:&quot;Yannick&quot;,&quot;non-dropping-particle&quot;:&quot;&quot;,&quot;parse-names&quot;:false,&quot;suffix&quot;:&quot;&quot;},{&quot;dropping-particle&quot;:&quot;&quot;,&quot;family&quot;:&quot;Banydeen&quot;,&quot;given&quot;:&quot;Rishika&quot;,&quot;non-dropping-particle&quot;:&quot;&quot;,&quot;parse-names&quot;:false,&quot;suffix&quot;:&quot;&quot;},{&quot;dropping-particle&quot;:&quot;&quot;,&quot;family&quot;:&quot;Cabié&quot;,&quot;given&quot;:&quot;André&quot;,&quot;non-dropping-particle&quot;:&quot;&quot;,&quot;parse-names&quot;:false,&quot;suffix&quot;:&quot;&quot;},{&quot;dropping-particle&quot;:&quot;&quot;,&quot;family&quot;:&quot;Mégarbane&quot;,&quot;given&quot;:&quot;Bruno&quot;,&quot;non-dropping-particle&quot;:&quot;&quot;,&quot;parse-names&quot;:false,&quot;suffix&quot;:&quot;&quot;},{&quot;dropping-particle&quot;:&quot;&quot;,&quot;family&quot;:&quot;Gutiérrez&quot;,&quot;given&quot;:&quot;José María&quot;,&quot;non-dropping-particle&quot;:&quot;&quot;,&quot;parse-names&quot;:false,&quot;suffix&quot;:&quot;&quot;},{&quot;dropping-particle&quot;:&quot;&quot;,&quot;family&quot;:&quot;Kallel&quot;,&quot;given&quot;:&quot;Hatem&quot;,&quot;non-dropping-particle&quot;:&quot;&quot;,&quot;parse-names&quot;:false,&quot;suffix&quot;:&quot;&quot;}],&quot;container-title&quot;:&quot;The American Journal of Tropical Medicine and Hygiene&quot;,&quot;id&quot;:&quot;7df33fee-e74e-5c59-b2ca-96db0fd1bcac&quot;,&quot;issue&quot;:&quot;1&quot;,&quot;issued&quot;:{&quot;date-parts&quot;:[[&quot;2020&quot;,&quot;1&quot;,&quot;8&quot;]]},&quot;page&quot;:&quot;232-240&quot;,&quot;title&quot;:&quot;Infectious Complications Following Snakebite by Bothrops lanceolatus in Martinique: A Case Series&quot;,&quot;type&quot;:&quot;article-journal&quot;,&quot;volume&quot;:&quot;102&quot;,&quot;container-title-short&quot;:&quot;Am J Trop Med Hyg&quot;},&quot;uris&quot;:[&quot;http://www.mendeley.com/documents/?uuid=f424de5f-609c-475e-aee7-096d8aa002a0&quot;],&quot;isTemporary&quot;:false,&quot;legacyDesktopId&quot;:&quot;f424de5f-609c-475e-aee7-096d8aa002a0&quot;},{&quot;id&quot;:&quot;70923445-5917-50bb-8950-8b394485a1aa&quot;,&quot;itemData&quot;:{&quot;DOI&quot;:&quot;10.1128/spectrum.02408-21&quot;,&quot;ISSN&quot;:&quot;21650497&quot;,&quot;PMID&quot;:&quot;35604233&quot;,&quot;abstract&quot;:&quot;Notwithstanding their 3 to 5% mortality, the 2.7 million envenomation-related injuries occurring annually—predominantly across Africa, Asia, and Latin America—are also major causes of morbidity. Venom toxin-damaged tissue will develop infections in some 75% of envenomation victims, with E. faecalis being a common culprit of disease; however, such infections are generally considered to be independent of envenomation. Animal venoms are considered sterile sources of antimicrobial compounds with strong membrane-disrupting activity against multidrug-resistant bacteria. However, venomous bite wound infections are common in developing nations. Investigating the envenomation organ and venom microbiota of five snake and two spider species, we observed venom community structures that depend on the host venomous animal species and evidenced recovery of viable microorganisms from black-necked spitting cobra ( Naja nigricollis ) and Indian ornamental tarantula ( Poecilotheria regalis ) venoms. Among the bacterial isolates recovered from N. nigricollis , we identified two venom-resistant, novel sequence types of Enterococcus faecalis whose genomes feature 16 virulence genes, indicating infectious potential, and 45 additional genes, nearly half of which improve bacterial membrane integrity. Our findings challenge the dogma of venom sterility and indicate an increased primary infection risk in the clinical management of venomous animal bite wounds. IMPORTANCE Notwithstanding their 3 to 5% mortality, the 2.7 million envenomation-related injuries occurring annually—predominantly across Africa, Asia, and Latin America—are also major causes of morbidity. Venom toxin-damaged tissue will develop infections in some 75% of envenomation victims, with E. faecalis being a common culprit of disease; however, such infections are generally considered to be independent of envenomation. Here, we provide evidence on venom microbiota across snakes and arachnida and report on the convergent evolution mechanisms that can facilitate adaptation to black-necked cobra venom in two independent E. faecalis strains, easily misidentified by biochemical diagnostics. Therefore, since inoculation with viable and virulence gene-harboring bacteria can occur during envenomation, acute infection risk management following envenomation is warranted, particularly for immunocompromised and malnourished victims in resource-limited settings. These results shed light on how bacteria evolve for survival in one …&quot;,&quot;author&quot;:[{&quot;dropping-particle&quot;:&quot;&quot;,&quot;family&quot;:&quot;Esmaeilishirazifard&quot;,&quot;given&quot;:&quot;E&quot;,&quot;non-dropping-particle&quot;:&quot;&quot;,&quot;parse-names&quot;:false,&quot;suffix&quot;:&quot;&quot;},{&quot;dropping-particle&quot;:&quot;&quot;,&quot;family&quot;:&quot;Usher&quot;,&quot;given&quot;:&quot;L&quot;,&quot;non-dropping-particle&quot;:&quot;&quot;,&quot;parse-names&quot;:false,&quot;suffix&quot;:&quot;&quot;},{&quot;dropping-particle&quot;:&quot;&quot;,&quot;family&quot;:&quot;Trim&quot;,&quot;given&quot;:&quot;C&quot;,&quot;non-dropping-particle&quot;:&quot;&quot;,&quot;parse-names&quot;:false,&quot;suffix&quot;:&quot;&quot;},{&quot;dropping-particle&quot;:&quot;&quot;,&quot;family&quot;:&quot;Denise&quot;,&quot;given&quot;:&quot;H&quot;,&quot;non-dropping-particle&quot;:&quot;&quot;,&quot;parse-names&quot;:false,&quot;suffix&quot;:&quot;&quot;},{&quot;dropping-particle&quot;:&quot;&quot;,&quot;family&quot;:&quot;Sangal&quot;,&quot;given&quot;:&quot;V&quot;,&quot;non-dropping-particle&quot;:&quot;&quot;,&quot;parse-names&quot;:false,&quot;suffix&quot;:&quot;&quot;},{&quot;dropping-particle&quot;:&quot;&quot;,&quot;family&quot;:&quot;Tyson&quot;,&quot;given&quot;:&quot;GH.&quot;,&quot;non-dropping-particle&quot;:&quot;&quot;,&quot;parse-names&quot;:false,&quot;suffix&quot;:&quot;&quot;},{&quot;dropping-particle&quot;:&quot;&quot;,&quot;family&quot;:&quot;Barlow&quot;,&quot;given&quot;:&quot;A&quot;,&quot;non-dropping-particle&quot;:&quot;&quot;,&quot;parse-names&quot;:false,&quot;suffix&quot;:&quot;&quot;},{&quot;dropping-particle&quot;:&quot;&quot;,&quot;family&quot;:&quot;Redway&quot;,&quot;given&quot;:&quot;KF&quot;,&quot;non-dropping-particle&quot;:&quot;&quot;,&quot;parse-names&quot;:false,&quot;suffix&quot;:&quot;&quot;},{&quot;dropping-particle&quot;:&quot;&quot;,&quot;family&quot;:&quot;Taylor&quot;,&quot;given&quot;:&quot;JD.&quot;,&quot;non-dropping-particle&quot;:&quot;&quot;,&quot;parse-names&quot;:false,&quot;suffix&quot;:&quot;&quot;},{&quot;dropping-particle&quot;:&quot;&quot;,&quot;family&quot;:&quot;Kremyda-Vlachou&quot;,&quot;given&quot;:&quot;M&quot;,&quot;non-dropping-particle&quot;:&quot;&quot;,&quot;parse-names&quot;:false,&quot;suffix&quot;:&quot;&quot;},{&quot;dropping-particle&quot;:&quot;&quot;,&quot;family&quot;:&quot;Davies&quot;,&quot;given&quot;:&quot;S&quot;,&quot;non-dropping-particle&quot;:&quot;&quot;,&quot;parse-names&quot;:false,&quot;suffix&quot;:&quot;&quot;},{&quot;dropping-particle&quot;:&quot;&quot;,&quot;family&quot;:&quot;Loftus&quot;,&quot;given&quot;:&quot;TD.&quot;,&quot;non-dropping-particle&quot;:&quot;&quot;,&quot;parse-names&quot;:false,&quot;suffix&quot;:&quot;&quot;},{&quot;dropping-particle&quot;:&quot;&quot;,&quot;family&quot;:&quot;Lock&quot;,&quot;given&quot;:&quot;MMG.&quot;,&quot;non-dropping-particle&quot;:&quot;&quot;,&quot;parse-names&quot;:false,&quot;suffix&quot;:&quot;&quot;},{&quot;dropping-particle&quot;:&quot;&quot;,&quot;family&quot;:&quot;Wright&quot;,&quot;given&quot;:&quot;K&quot;,&quot;non-dropping-particle&quot;:&quot;&quot;,&quot;parse-names&quot;:false,&quot;suffix&quot;:&quot;&quot;},{&quot;dropping-particle&quot;:&quot;&quot;,&quot;family&quot;:&quot;Dalby&quot;,&quot;given&quot;:&quot;A&quot;,&quot;non-dropping-particle&quot;:&quot;&quot;,&quot;parse-names&quot;:false,&quot;suffix&quot;:&quot;&quot;},{&quot;dropping-particle&quot;:&quot;&quot;,&quot;family&quot;:&quot;Snyder&quot;,&quot;given&quot;:&quot;LAS.&quot;,&quot;non-dropping-particle&quot;:&quot;&quot;,&quot;parse-names&quot;:false,&quot;suffix&quot;:&quot;&quot;},{&quot;dropping-particle&quot;:&quot;&quot;,&quot;family&quot;:&quot;Wuster&quot;,&quot;given&quot;:&quot;W&quot;,&quot;non-dropping-particle&quot;:&quot;&quot;,&quot;parse-names&quot;:false,&quot;suffix&quot;:&quot;&quot;},{&quot;dropping-particle&quot;:&quot;&quot;,&quot;family&quot;:&quot;Trim&quot;,&quot;given&quot;:&quot;S&quot;,&quot;non-dropping-particle&quot;:&quot;&quot;,&quot;parse-names&quot;:false,&quot;suffix&quot;:&quot;&quot;},{&quot;dropping-particle&quot;:&quot;&quot;,&quot;family&quot;:&quot;Moschos&quot;,&quot;given&quot;:&quot;SA.&quot;,&quot;non-dropping-particle&quot;:&quot;&quot;,&quot;parse-names&quot;:false,&quot;suffix&quot;:&quot;&quot;}],&quot;container-title&quot;:&quot;Microbiol Spectr&quot;,&quot;id&quot;:&quot;70923445-5917-50bb-8950-8b394485a1aa&quot;,&quot;issue&quot;:&quot;3&quot;,&quot;issued&quot;:{&quot;date-parts&quot;:[[&quot;2022&quot;]]},&quot;publisher&quot;:&quot;American Society for Microbiology&quot;,&quot;title&quot;:&quot;Bacterial adaptation to venom in snakes and arachnida&quot;,&quot;type&quot;:&quot;article-journal&quot;,&quot;volume&quot;:&quot;10&quot;,&quot;container-title-short&quot;:&quot;&quot;},&quot;uris&quot;:[&quot;http://www.mendeley.com/documents/?uuid=d88f3667-53ea-49ad-ba27-e1310257dfb9&quot;],&quot;isTemporary&quot;:false,&quot;legacyDesktopId&quot;:&quot;d88f3667-53ea-49ad-ba27-e1310257dfb9&quot;},{&quot;id&quot;:&quot;a49fec55-9f3c-5261-b950-740745895d0c&quot;,&quot;itemData&quot;:{&quot;DOI&quot;:&quot;10.1089/wound.2019.1103&quot;,&quot;ISSN&quot;:&quot;21621934&quot;,&quot;PMID&quot;:&quot;32496977&quot;,&quot;abstract&quot;:&quot;Significance: Infections can significantly delay the healing process in chronic wounds, placing an enormous economic burden on health care resources. Identification of infection biomarkers and imaging modalities to observe and quantify them has seen progress over the years. Recent Advances: Traditionally, clinicians determine the presence of infection through visual observation of wounds and confirm their diagnosis through wound culture. Many laboratory markers, including C-reactive protein, procalcitonin, presepsin, and bacterial protease activity, have been quantified to assist diagnosis of infection. Moreover, imaging modalities like plain radiography, computed tomography, magnetic resonance imaging, ultrasound imaging, spatial frequency domain imaging, thermography, autofluorescence imaging, and biosensors have emerged for real-time wound infection diagnosis and showed their unique advantages in deeper wound infection diagnosis. Critical Issues: While traditional diagnostic approaches provide valuable information, they are time-consuming and depend on clinicians' experiences. There is a need for noninvasive wound infection diagnostics that are highly specific, rapid, and accurate, and do not require extensive training. Future Directions: While innovative diagnostics utilizing various imaging instrumentation are being developed, new biomarkers have been investigated as potential indicators for wound infection. Products may be developed to either qualitatively or quantitatively measure these biomarkers. This review summarizes and compares all available diagnostics for wound infection, including those currently used in clinics and still under development. This review could serve as a valuable resource for clinicians treating wound infections as well as patients and wound care providers who would like to be informed of the recent developments.&quot;,&quot;author&quot;:[{&quot;dropping-particle&quot;:&quot;&quot;,&quot;family&quot;:&quot;Li&quot;,&quot;given&quot;:&quot;Shuxin&quot;,&quot;non-dropping-particle&quot;:&quot;&quot;,&quot;parse-names&quot;:false,&quot;suffix&quot;:&quot;&quot;},{&quot;dropping-particle&quot;:&quot;&quot;,&quot;family&quot;:&quot;Renick&quot;,&quot;given&quot;:&quot;Paul&quot;,&quot;non-dropping-particle&quot;:&quot;&quot;,&quot;parse-names&quot;:false,&quot;suffix&quot;:&quot;&quot;},{&quot;dropping-particle&quot;:&quot;&quot;,&quot;family&quot;:&quot;Senkowsky&quot;,&quot;given&quot;:&quot;Jon&quot;,&quot;non-dropping-particle&quot;:&quot;&quot;,&quot;parse-names&quot;:false,&quot;suffix&quot;:&quot;&quot;},{&quot;dropping-particle&quot;:&quot;&quot;,&quot;family&quot;:&quot;Nair&quot;,&quot;given&quot;:&quot;Ashwin&quot;,&quot;non-dropping-particle&quot;:&quot;&quot;,&quot;parse-names&quot;:false,&quot;suffix&quot;:&quot;&quot;},{&quot;dropping-particle&quot;:&quot;&quot;,&quot;family&quot;:&quot;Tang&quot;,&quot;given&quot;:&quot;Liping&quot;,&quot;non-dropping-particle&quot;:&quot;&quot;,&quot;parse-names&quot;:false,&quot;suffix&quot;:&quot;&quot;}],&quot;container-title&quot;:&quot;Advances in Wound Care&quot;,&quot;id&quot;:&quot;a49fec55-9f3c-5261-b950-740745895d0c&quot;,&quot;issue&quot;:&quot;6&quot;,&quot;issued&quot;:{&quot;date-parts&quot;:[[&quot;2021&quot;]]},&quot;page&quot;:&quot;317-327&quot;,&quot;title&quot;:&quot;Diagnostics for Wound Infections&quot;,&quot;type&quot;:&quot;article-journal&quot;,&quot;volume&quot;:&quot;10&quot;,&quot;container-title-short&quot;:&quot;Adv Wound Care (New Rochelle)&quot;},&quot;uris&quot;:[&quot;http://www.mendeley.com/documents/?uuid=f08dd83c-b957-436c-a210-1e5eaa20db47&quot;],&quot;isTemporary&quot;:false,&quot;legacyDesktopId&quot;:&quot;f08dd83c-b957-436c-a210-1e5eaa20db47&quot;}]},{&quot;citationID&quot;:&quot;MENDELEY_CITATION_554cfb13-74c3-40b2-8167-bbf6339e1d86&quot;,&quot;properties&quot;:{&quot;noteIndex&quot;:0},&quot;isEdited&quot;:false,&quot;manualOverride&quot;:{&quot;citeprocText&quot;:&quot;(8,10)&quot;,&quot;isManuallyOverridden&quot;:false,&quot;manualOverrideText&quot;:&quot;&quot;},&quot;citationTag&quot;:&quot;MENDELEY_CITATION_v3_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&quot;,&quot;citationItems&quot;:[{&quot;id&quot;:&quot;8bbbcf60-f690-51cd-95b1-a93356de47bd&quot;,&quot;itemData&quot;:{&quot;DOI&quot;:&quot;10.1590/1678-9199-jvatitd-2019-0098&quot;,&quot;ISSN&quot;:&quot;16789199&quot;,&quot;abstract&quot;:&quot;There are numerous conflicting recommendations available on the use of antibiotics following snakebite. The present letter to the editor presents some recommendations based on recent studies, and aims to stimulate debate on this topic.&quot;,&quot;author&quot;:[{&quot;dropping-particle&quot;:&quot;&quot;,&quot;family&quot;:&quot;Resiere&quot;,&quot;given&quot;:&quot;Dabor&quot;,&quot;non-dropping-particle&quot;:&quot;&quot;,&quot;parse-names&quot;:false,&quot;suffix&quot;:&quot;&quot;},{&quot;dropping-particle&quot;:&quot;&quot;,&quot;family&quot;:&quot;Gutiérrez&quot;,&quot;given&quot;:&quot;JM José María&quot;,&quot;non-dropping-particle&quot;:&quot;&quot;,&quot;parse-names&quot;:false,&quot;suffix&quot;:&quot;&quot;},{&quot;dropping-particle&quot;:&quot;&quot;,&quot;family&quot;:&quot;Névière&quot;,&quot;given&quot;:&quot;Rémi&quot;,&quot;non-dropping-particle&quot;:&quot;&quot;,&quot;parse-names&quot;:false,&quot;suffix&quot;:&quot;&quot;},{&quot;dropping-particle&quot;:&quot;&quot;,&quot;family&quot;:&quot;Cabié&quot;,&quot;given&quot;:&quot;André&quot;,&quot;non-dropping-particle&quot;:&quot;&quot;,&quot;parse-names&quot;:false,&quot;suffix&quot;:&quot;&quot;},{&quot;dropping-particle&quot;:&quot;&quot;,&quot;family&quot;:&quot;Hossein&quot;,&quot;given&quot;:&quot;Mehdaoui&quot;,&quot;non-dropping-particle&quot;:&quot;&quot;,&quot;parse-names&quot;:false,&quot;suffix&quot;:&quot;&quot;},{&quot;dropping-particle&quot;:&quot;&quot;,&quot;family&quot;:&quot;Kallel&quot;,&quot;given&quot;:&quot;Hatem&quot;,&quot;non-dropping-particle&quot;:&quot;&quot;,&quot;parse-names&quot;:false,&quot;suffix&quot;:&quot;&quot;}],&quot;container-title&quot;:&quot;J Venom Anim Toxins incl Trop Dis&quot;,&quot;id&quot;:&quot;8bbbcf60-f690-51cd-95b1-a93356de47bd&quot;,&quot;issue&quot;:&quot;e20190098&quot;,&quot;issued&quot;:{&quot;date-parts&quot;:[[&quot;2020&quot;]]},&quot;page&quot;:&quot;1-2&quot;,&quot;title&quot;:&quot;Antibiotic therapy for snakebite envenoming&quot;,&quot;type&quot;:&quot;article-journal&quot;,&quot;volume&quot;:&quot;26:&quot;,&quot;container-title-short&quot;:&quot;&quot;},&quot;uris&quot;:[&quot;http://www.mendeley.com/documents/?uuid=ab4dd4c7-7c25-4a43-bce9-b7efc2a4e61c&quot;],&quot;isTemporary&quot;:false,&quot;legacyDesktopId&quot;:&quot;ab4dd4c7-7c25-4a43-bce9-b7efc2a4e61c&quot;},{&quot;id&quot;:&quot;7df33fee-e74e-5c59-b2ca-96db0fd1bcac&quot;,&quot;itemData&quot;:{&quot;DOI&quot;:&quot;10.4269/ajtmh.19-0369&quot;,&quot;ISSN&quot;:&quot;0002-9637&quot;,&quot;PMID&quot;:&quot;31628740&quot;,&quot;abstract&quot;:&quot;Infections secondary to snakebite occur in a number of patients and are potentially life-threatening. Bothrops lanceolatus bites in Martinique average 30 cases per year and may result in severe thrombotic and infectious complications. We aimed to investigate the infectious complications related to B. lanceolatus bite. A retrospective single-center observational study over 7 years (2011-2018) was carried out, including all patients admitted to the hospital because of B. lanceolatus bite. One hundred seventy snake-bitten patients (121 males and 49 females) were included. Thirty-nine patients (23%) presented grade 3 or 4 envenoming. Twenty patients (12%) developed wound infections. The isolated bacteria were Aeromonas hydrophila (3 cases), Morganella morganii (two cases), group A Streptococcus, and group B Streptococcus (one case each). Patients were treated empirically with third-generation cephalosporin (or amoxicillin-clavulanate), aminoglycoside, and metronidazole combinations. Outcome was favorable in all patients. The main factor significantly associated with the occurrence of infection following snakebite was the severity of envenoming (P &lt; 0.05). Our findings clearly point toward the frequent onset of infectious complications in B. lanceolatus-bitten patients presenting with grade 3 and 4 envenoming. Thus, based on the bacteria identified in the wounds, we suggest that empiric antibiotic therapy including third-generation cephalosporin should be administered to those patients on hospital admission.&quot;,&quot;author&quot;:[{&quot;dropping-particle&quot;:&quot;&quot;,&quot;family&quot;:&quot;Resiere&quot;,&quot;given&quot;:&quot;Dabor&quot;,&quot;non-dropping-particle&quot;:&quot;&quot;,&quot;parse-names&quot;:false,&quot;suffix&quot;:&quot;&quot;},{&quot;dropping-particle&quot;:&quot;&quot;,&quot;family&quot;:&quot;Mehdaoui&quot;,&quot;given&quot;:&quot;Hossein&quot;,&quot;non-dropping-particle&quot;:&quot;&quot;,&quot;parse-names&quot;:false,&quot;suffix&quot;:&quot;&quot;},{&quot;dropping-particle&quot;:&quot;&quot;,&quot;family&quot;:&quot;Névière&quot;,&quot;given&quot;:&quot;Rémi&quot;,&quot;non-dropping-particle&quot;:&quot;&quot;,&quot;parse-names&quot;:false,&quot;suffix&quot;:&quot;&quot;},{&quot;dropping-particle&quot;:&quot;&quot;,&quot;family&quot;:&quot;Olive&quot;,&quot;given&quot;:&quot;Claude&quot;,&quot;non-dropping-particle&quot;:&quot;&quot;,&quot;parse-names&quot;:false,&quot;suffix&quot;:&quot;&quot;},{&quot;dropping-particle&quot;:&quot;&quot;,&quot;family&quot;:&quot;Severyns&quot;,&quot;given&quot;:&quot;Mathieu&quot;,&quot;non-dropping-particle&quot;:&quot;&quot;,&quot;parse-names&quot;:false,&quot;suffix&quot;:&quot;&quot;},{&quot;dropping-particle&quot;:&quot;&quot;,&quot;family&quot;:&quot;Beaudoin&quot;,&quot;given&quot;:&quot;Adeline&quot;,&quot;non-dropping-particle&quot;:&quot;&quot;,&quot;parse-names&quot;:false,&quot;suffix&quot;:&quot;&quot;},{&quot;dropping-particle&quot;:&quot;&quot;,&quot;family&quot;:&quot;Florentin&quot;,&quot;given&quot;:&quot;Jonathan&quot;,&quot;non-dropping-particle&quot;:&quot;&quot;,&quot;parse-names&quot;:false,&quot;suffix&quot;:&quot;&quot;},{&quot;dropping-particle&quot;:&quot;&quot;,&quot;family&quot;:&quot;Brouste&quot;,&quot;given&quot;:&quot;Yannick&quot;,&quot;non-dropping-particle&quot;:&quot;&quot;,&quot;parse-names&quot;:false,&quot;suffix&quot;:&quot;&quot;},{&quot;dropping-particle&quot;:&quot;&quot;,&quot;family&quot;:&quot;Banydeen&quot;,&quot;given&quot;:&quot;Rishika&quot;,&quot;non-dropping-particle&quot;:&quot;&quot;,&quot;parse-names&quot;:false,&quot;suffix&quot;:&quot;&quot;},{&quot;dropping-particle&quot;:&quot;&quot;,&quot;family&quot;:&quot;Cabié&quot;,&quot;given&quot;:&quot;André&quot;,&quot;non-dropping-particle&quot;:&quot;&quot;,&quot;parse-names&quot;:false,&quot;suffix&quot;:&quot;&quot;},{&quot;dropping-particle&quot;:&quot;&quot;,&quot;family&quot;:&quot;Mégarbane&quot;,&quot;given&quot;:&quot;Bruno&quot;,&quot;non-dropping-particle&quot;:&quot;&quot;,&quot;parse-names&quot;:false,&quot;suffix&quot;:&quot;&quot;},{&quot;dropping-particle&quot;:&quot;&quot;,&quot;family&quot;:&quot;Gutiérrez&quot;,&quot;given&quot;:&quot;José María&quot;,&quot;non-dropping-particle&quot;:&quot;&quot;,&quot;parse-names&quot;:false,&quot;suffix&quot;:&quot;&quot;},{&quot;dropping-particle&quot;:&quot;&quot;,&quot;family&quot;:&quot;Kallel&quot;,&quot;given&quot;:&quot;Hatem&quot;,&quot;non-dropping-particle&quot;:&quot;&quot;,&quot;parse-names&quot;:false,&quot;suffix&quot;:&quot;&quot;}],&quot;container-title&quot;:&quot;The American Journal of Tropical Medicine and Hygiene&quot;,&quot;id&quot;:&quot;7df33fee-e74e-5c59-b2ca-96db0fd1bcac&quot;,&quot;issue&quot;:&quot;1&quot;,&quot;issued&quot;:{&quot;date-parts&quot;:[[&quot;2020&quot;,&quot;1&quot;,&quot;8&quot;]]},&quot;page&quot;:&quot;232-240&quot;,&quot;title&quot;:&quot;Infectious Complications Following Snakebite by Bothrops lanceolatus in Martinique: A Case Series&quot;,&quot;type&quot;:&quot;article-journal&quot;,&quot;volume&quot;:&quot;102&quot;,&quot;container-title-short&quot;:&quot;Am J Trop Med Hyg&quot;},&quot;uris&quot;:[&quot;http://www.mendeley.com/documents/?uuid=f424de5f-609c-475e-aee7-096d8aa002a0&quot;],&quot;isTemporary&quot;:false,&quot;legacyDesktopId&quot;:&quot;f424de5f-609c-475e-aee7-096d8aa002a0&quot;}]},{&quot;citationID&quot;:&quot;MENDELEY_CITATION_ceedf6b2-aeb3-451d-8a13-fb14f017df66&quot;,&quot;properties&quot;:{&quot;noteIndex&quot;:0},&quot;isEdited&quot;:false,&quot;manualOverride&quot;:{&quot;citeprocText&quot;:&quot;(24)&quot;,&quot;isManuallyOverridden&quot;:false,&quot;manualOverrideText&quot;:&quot;&quot;},&quot;citationTag&quot;:&quot;MENDELEY_CITATION_v3_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&quot;,&quot;citationItems&quot;:[{&quot;id&quot;:&quot;3057eb81-b96f-534e-9207-c1a6fb58675b&quot;,&quot;itemData&quot;:{&quot;DOI&quot;:&quot;10.1016/0041-0101(94)90343-3&quot;,&quot;ISSN&quot;:&quot;00410101&quot;,&quot;PMID&quot;:&quot;7940580&quot;,&quot;abstract&quot;:&quot;Forty patients with abscesses at the site of Bothrops bite were evaluated. Ten brought the snake responsible for the bite, Bothrops jararaca in all cases. On admission a sample was collected from each case for aerobic and anaerobic culture, and no abscesses drained spontaneously. None of the patients had received antibacterial therapy at this time. The bacteria most frequently isolated were Morganella morganii (23 patients), Providencia rettgeri (7) Enterobacter sp. (4), Escherichia coli (3), group D streptococcus (11) and Bacteroides sp. (6). All enterobacteria tested were sensitive to chloramphenicol, aminoglycosides and cefotaxime. Group D streptococci were sensitive to chloramphenicol, ampicillin and penicillin G, whereas anaerobic bacteria were sensitive to chloramphenicol and tetracycline. These results suggest that in cases of abscess formation secondary to Bothrops bite, chloramphenicol alone is a good choice, being both safe and cheap. © 1994.&quot;,&quot;author&quot;:[{&quot;dropping-particle&quot;:&quot;&quot;,&quot;family&quot;:&quot;Jorge&quot;,&quot;given&quot;:&quot;Miguel Tanús&quot;,&quot;non-dropping-particle&quot;:&quot;&quot;,&quot;parse-names&quot;:false,&quot;suffix&quot;:&quot;&quot;},{&quot;dropping-particle&quot;:&quot;&quot;,&quot;family&quot;:&quot;Ribeiro&quot;,&quot;given&quot;:&quot;Lindioneza Adriano&quot;,&quot;non-dropping-particle&quot;:&quot;&quot;,&quot;parse-names&quot;:false,&quot;suffix&quot;:&quot;&quot;},{&quot;dropping-particle&quot;:&quot;&quot;,&quot;family&quot;:&quot;Silva&quot;,&quot;given&quot;:&quot;Maria Lucia R.&quot;,&quot;non-dropping-particle&quot;:&quot;Da&quot;,&quot;parse-names&quot;:false,&quot;suffix&quot;:&quot;&quot;},{&quot;dropping-particle&quot;:&quot;&quot;,&quot;family&quot;:&quot;Kusano&quot;,&quot;given&quot;:&quot;Elisa J.Uro&quot;,&quot;non-dropping-particle&quot;:&quot;&quot;,&quot;parse-names&quot;:false,&quot;suffix&quot;:&quot;&quot;},{&quot;dropping-particle&quot;:&quot;&quot;,&quot;family&quot;:&quot;Mendonça&quot;,&quot;given&quot;:&quot;João Silva&quot;,&quot;non-dropping-particle&quot;:&quot;de&quot;,&quot;parse-names&quot;:false,&quot;suffix&quot;:&quot;&quot;}],&quot;container-title&quot;:&quot;Toxicon&quot;,&quot;id&quot;:&quot;3057eb81-b96f-534e-9207-c1a6fb58675b&quot;,&quot;issue&quot;:&quot;6&quot;,&quot;issued&quot;:{&quot;date-parts&quot;:[[&quot;1994&quot;]]},&quot;page&quot;:&quot;743-748&quot;,&quot;title&quot;:&quot;Microbiological studies of abscesses complicating Bothrops snakebite in humans: A prospective study&quot;,&quot;type&quot;:&quot;article-journal&quot;,&quot;volume&quot;:&quot;32&quot;,&quot;container-title-short&quot;:&quot;&quot;},&quot;uris&quot;:[&quot;http://www.mendeley.com/documents/?uuid=327d0de7-eb42-4848-b10a-a1d30099a0b7&quot;],&quot;isTemporary&quot;:false,&quot;legacyDesktopId&quot;:&quot;327d0de7-eb42-4848-b10a-a1d30099a0b7&quot;}]},{&quot;citationID&quot;:&quot;MENDELEY_CITATION_ec336904-cf60-4c07-a309-93627ada697d&quot;,&quot;properties&quot;:{&quot;noteIndex&quot;:0},&quot;isEdited&quot;:false,&quot;manualOverride&quot;:{&quot;citeprocText&quot;:&quot;(25)&quot;,&quot;isManuallyOverridden&quot;:false,&quot;manualOverrideText&quot;:&quot;&quot;},&quot;citationTag&quot;:&quot;MENDELEY_CITATION_v3_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&quot;,&quot;citationItems&quot;:[{&quot;id&quot;:&quot;a4448357-acd8-5ce9-8d71-4db5e14ca7e0&quot;,&quot;itemData&quot;:{&quot;DOI&quot;:&quot;10.1590/0037-8682-0244-2021&quot;,&quot;ISSN&quot;:&quot;16789849&quot;,&quot;PMID&quot;:&quot;35239899&quot;,&quot;author&quot;:[{&quot;dropping-particle&quot;:&quot;&quot;,&quot;family&quot;:&quot;Mendes&quot;,&quot;given&quot;:&quot;VKG&quot;,&quot;non-dropping-particle&quot;:&quot;&quot;,&quot;parse-names&quot;:false,&quot;suffix&quot;:&quot;&quot;},{&quot;dropping-particle&quot;:&quot;&quot;,&quot;family&quot;:&quot;Pereira&quot;,&quot;given&quot;:&quot;HS&quot;,&quot;non-dropping-particle&quot;:&quot;&quot;,&quot;parse-names&quot;:false,&quot;suffix&quot;:&quot;&quot;},{&quot;dropping-particle&quot;:&quot;&quot;,&quot;family&quot;:&quot;Elias&quot;,&quot;given&quot;:&quot;IC&quot;,&quot;non-dropping-particle&quot;:&quot;&quot;,&quot;parse-names&quot;:false,&quot;suffix&quot;:&quot;&quot;},{&quot;dropping-particle&quot;:&quot;&quot;,&quot;family&quot;:&quot;Soares&quot;,&quot;given&quot;:&quot;GS&quot;,&quot;non-dropping-particle&quot;:&quot;&quot;,&quot;parse-names&quot;:false,&quot;suffix&quot;:&quot;&quot;},{&quot;dropping-particle&quot;:&quot;&quot;,&quot;family&quot;:&quot;Santos&quot;,&quot;given&quot;:&quot;M&quot;,&quot;non-dropping-particle&quot;:&quot;&quot;,&quot;parse-names&quot;:false,&quot;suffix&quot;:&quot;&quot;},{&quot;dropping-particle&quot;:&quot;&quot;,&quot;family&quot;:&quot;Talhari&quot;,&quot;given&quot;:&quot;C&quot;,&quot;non-dropping-particle&quot;:&quot;&quot;,&quot;parse-names&quot;:false,&quot;suffix&quot;:&quot;&quot;},{&quot;dropping-particle&quot;:&quot;&quot;,&quot;family&quot;:&quot;Cordeiro-Santos&quot;,&quot;given&quot;:&quot;M&quot;,&quot;non-dropping-particle&quot;:&quot;&quot;,&quot;parse-names&quot;:false,&quot;suffix&quot;:&quot;&quot;},{&quot;dropping-particle&quot;:&quot;&quot;,&quot;family&quot;:&quot;Monteiro&quot;,&quot;given&quot;:&quot;WM&quot;,&quot;non-dropping-particle&quot;:&quot;&quot;,&quot;parse-names&quot;:false,&quot;suffix&quot;:&quot;&quot;},{&quot;dropping-particle&quot;:&quot;&quot;,&quot;family&quot;:&quot;Sachett&quot;,&quot;given&quot;:&quot;JAG&quot;,&quot;non-dropping-particle&quot;:&quot;&quot;,&quot;parse-names&quot;:false,&quot;suffix&quot;:&quot;&quot;}],&quot;container-title&quot;:&quot;Revista da Sociedade Brasileira de Medicina Tropical&quot;,&quot;id&quot;:&quot;a4448357-acd8-5ce9-8d71-4db5e14ca7e0&quot;,&quot;issued&quot;:{&quot;date-parts&quot;:[[&quot;2022&quot;]]},&quot;page&quot;:&quot;e0244&quot;,&quot;title&quot;:&quot;Secondary infection profile after snakebite treated at a tertiary referral center in the Brazilian Amazon&quot;,&quot;type&quot;:&quot;article-journal&quot;,&quot;volume&quot;:&quot;55&quot;,&quot;container-title-short&quot;:&quot;Rev Soc Bras Med Trop&quot;},&quot;uris&quot;:[&quot;http://www.mendeley.com/documents/?uuid=e96783af-f084-4424-b575-8bdac92b35ad&quot;],&quot;isTemporary&quot;:false,&quot;legacyDesktopId&quot;:&quot;e96783af-f084-4424-b575-8bdac92b35ad&quot;}]},{&quot;citationID&quot;:&quot;MENDELEY_CITATION_444e11fa-0232-4363-91c6-1beefcd704b4&quot;,&quot;properties&quot;:{&quot;noteIndex&quot;:0},&quot;isEdited&quot;:false,&quot;manualOverride&quot;:{&quot;citeprocText&quot;:&quot;(19)&quot;,&quot;isManuallyOverridden&quot;:false,&quot;manualOverrideText&quot;:&quot;&quot;},&quot;citationTag&quot;:&quot;MENDELEY_CITATION_v3_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&quot;,&quot;citationItems&quot;:[{&quot;id&quot;:&quot;2a86bcdd-a001-5161-b0c2-0ba7c241c16a&quot;,&quot;itemData&quot;:{&quot;ISSN&quot;:&quot;20726651&quot;,&quot;PMID&quot;:&quot;32906845&quot;,&quot;abstract&quot;:&quot;Snakebites from Taiwan habus (Protobothrops mucrosquamatus) and green bamboo vipers (Viridovipera stejnegeri) account for two-thirds of all venomous snakebites in Taiwan. While there has been ongoing optimization of antivenin therapy, the proper management of superimposed bacterial wound infections is not well studied. In this Bacteriology of Infections in Taiwanese snake Envenomation (BITE) study, we investigated the prevalence of wound infection, bacteriology, and corresponding antibiotic usage in patients presenting with snakebites from these two snakes. We further developed a BITE score to evaluate the probability of wound infections and guide antibiotic usage in this patient population. All snakebite victims who presented to the emergency departments of seven training and research hospitals and received at least one vial of freeze-dried hemorrhagic antivenin between January 2001 and January 2017 were identified. Patient biodata, laboratory investigation results, and treatment modalities were retrieved. We developed our BITE score via univariate and multiple logistic regression analyses. The receiver operating characteristic (ROC) curve was plotted to evaluate the predictive performance of the BITE score. Out of 8,295,497 emergency department visits, 726 patients presented with snakebites from a Taiwan habu or a green bamboo viper. The wound infection rate was 22.45%, with seven positive wound cultures, including six polymicrobial infections. Morganella morganii, Enterococcus spp., Bacteroides fragilis, and Aeromonas hydrophila were most frequently cultured. There were no positive blood cultures. A total of 33.0% (n = 106) of snakebite patients who received prophylactic antibiotics nevertheless developed wound infections, while 44.8% (n = 73) of wound infection patients were satisfactorily treated with one of the following antibiotics: amoxicillin/clavulanic acid, oxacillin, cefazolin, and ampicillin/sulbactam. With the addition of gentamicin, the success of antibiotic therapy increased by up to 66.54%. The prognostic factors for the secondary bacterial infection of snakebites were white blood cell counts, the neutrophil lymphocyte ratio, and the need for hospital admission. The area under the ROC curve for the BITE score was 0.839. At the optimal cut-off point of 5, the BITE score had a 79.58% accuracy, 82.31% sensitivity, and 79.71% specificity when predicting infection in snakebite patients. Our BITE score may help with antibiotic stewardship by …&quot;,&quot;author&quot;:[{&quot;dropping-particle&quot;:&quot;&quot;,&quot;family&quot;:&quot;Lin&quot;,&quot;given&quot;:&quot;Chih Chuan&quot;,&quot;non-dropping-particle&quot;:&quot;&quot;,&quot;parse-names&quot;:false,&quot;suffix&quot;:&quot;&quot;},{&quot;dropping-particle&quot;:&quot;&quot;,&quot;family&quot;:&quot;Chen&quot;,&quot;given&quot;:&quot;Yen Chia&quot;,&quot;non-dropping-particle&quot;:&quot;&quot;,&quot;parse-names&quot;:false,&quot;suffix&quot;:&quot;&quot;},{&quot;dropping-particle&quot;:&quot;&quot;,&quot;family&quot;:&quot;Goh&quot;,&quot;given&quot;:&quot;Zhong Ning Leonard&quot;,&quot;non-dropping-particle&quot;:&quot;&quot;,&quot;parse-names&quot;:false,&quot;suffix&quot;:&quot;&quot;},{&quot;dropping-particle&quot;:&quot;&quot;,&quot;family&quot;:&quot;Seak&quot;,&quot;given&quot;:&quot;Chen Ken&quot;,&quot;non-dropping-particle&quot;:&quot;&quot;,&quot;parse-names&quot;:false,&quot;suffix&quot;:&quot;&quot;},{&quot;dropping-particle&quot;:&quot;&quot;,&quot;family&quot;:&quot;Seak&quot;,&quot;given&quot;:&quot;Joanna Chen Yeen&quot;,&quot;non-dropping-particle&quot;:&quot;&quot;,&quot;parse-names&quot;:false,&quot;suffix&quot;:&quot;&quot;},{&quot;dropping-particle&quot;:&quot;&quot;,&quot;family&quot;:&quot;Shi-Ying&quot;,&quot;given&quot;:&quot;Gao&quot;,&quot;non-dropping-particle&quot;:&quot;&quot;,&quot;parse-names&quot;:false,&quot;suffix&quot;:&quot;&quot;},{&quot;dropping-particle&quot;:&quot;&quot;,&quot;family&quot;:&quot;Seak&quot;,&quot;given&quot;:&quot;Chen June&quot;,&quot;non-dropping-particle&quot;:&quot;&quot;,&quot;parse-names&quot;:false,&quot;suffix&quot;:&quot;&quot;}],&quot;container-title&quot;:&quot;Toxins&quot;,&quot;id&quot;:&quot;2a86bcdd-a001-5161-b0c2-0ba7c241c16a&quot;,&quot;issued&quot;:{&quot;date-parts&quot;:[[&quot;2020&quot;]]},&quot;title&quot;:&quot;Wound infections of snakebites from the venomous protobothrops mucrosquamatus and Viridovipera stejnegeri in Taiwan: Bacteriology, antibiotic susceptibility, and predicting the need for antibiotics—A BITE Study&quot;,&quot;type&quot;:&quot;article-journal&quot;,&quot;volume&quot;:&quot;12(9):575&quot;,&quot;container-title-short&quot;:&quot;Toxins (Basel)&quot;},&quot;uris&quot;:[&quot;http://www.mendeley.com/documents/?uuid=6b300aef-1b08-499d-b5aa-e27fddad8e63&quot;],&quot;isTemporary&quot;:false,&quot;legacyDesktopId&quot;:&quot;6b300aef-1b08-499d-b5aa-e27fddad8e63&quot;}]},{&quot;citationID&quot;:&quot;MENDELEY_CITATION_61f9f5bc-5f11-4e48-b557-ea845f70fe66&quot;,&quot;properties&quot;:{&quot;noteIndex&quot;:0},&quot;isEdited&quot;:false,&quot;manualOverride&quot;:{&quot;citeprocText&quot;:&quot;(18)&quot;,&quot;isManuallyOverridden&quot;:false,&quot;manualOverrideText&quot;:&quot;&quot;},&quot;citationTag&quot;:&quot;MENDELEY_CITATION_v3_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&quot;,&quot;citationItems&quot;:[{&quot;id&quot;:&quot;97b088ef-3450-5ec2-9199-850426efb110&quot;,&quot;itemData&quot;:{&quot;DOI&quot;:&quot;10.1371/journal.pntd.0005745&quot;,&quot;ISBN&quot;:&quot;1111111111&quot;,&quot;ISSN&quot;:&quot;1935-2735&quot;,&quot;PMID&quot;:&quot;28692641&quot;,&quot;abstract&quot;:&quot;Background: Secondary bacterial infections from snakebites contribute to the high complication rates that can lead to permanent function loss and disabilities. Although common in endemic areas, routine empirical prophylactic use of antibiotics aiming to prevent secondary infection lacks a clearly defined policy. The aim of this work was to estimate the efficacy of amoxicillin clavulanate for reducing the secondary infection incidence in patients bitten by Bothrops snakes, and, secondarily, identify risk factors for secondary infections from snakebites in the Western Brazilian Amazon. Methods and findings: This was an open-label, two-arm individually randomized superiority trial to prevent secondary infection from Bothrops snakebites. The antibiotic chosen for this clinical trial was oral amoxicillin clavulanate per seven days compared to no intervention. A total of 345 patients were assessed for eligibility in the study period. From this total, 187 accomplished the inclusion criteria and were randomized, 93 in the interventional group and 94 in the untreated control group. All randomized participants completed the 7 days follow-up period. Enzyme immunoassay confirmed Bothrops envenoming diagnosis in all participants. Primary outcome was defined as secondary infection (abscess and/or cellulitis) until day 7 after admission. Secondary infection incidence until 7 days after admission was 35.5% in the intervention group and 44.1% in the control group [RR = 0.80 (95%CI = 0.56 to 1.15; p = 0.235)]. Survival analysis demonstrated that the time from patient admission to the onset of secondary infection was not different between amoxicillin clavulanate treated and control group (Log-rank = 2.23; p = 0.789).Secondary infections incidence in 7 days of follow-up was independently associated to fibrinogen &gt;400 mg/dL [AOR = 4.78 (95%CI = 2.17 to 10.55; p&lt;0.001)], alanine transaminase &gt;44 IU/L [AOR = 2.52 (95%CI = 1.06 to 5.98; p = 0.037)], C-reactive protein &gt;6.5 mg/L [AOR = 2.98 (95%CI = 1.40 to 6.35; p = 0.005)], moderate pain [AOR = 24.30 (95%CI = 4.69 to 125.84; p&lt;0.001)] and moderate snakebites [AOR = 2.43 (95%CI = 1.07 to 5.50; p = 0.034)]. Conclusions/Significance: Preemptive amoxicillin clavulanate was not effective for preventing secondary infections from Bothrops snakebites. Laboratorial markers, such as high fibrinogen, alanine transaminase and C-reactive protein levels, and severity clinical grading of snakebites, may help to accurately diagnose secondary…&quot;,&quot;author&quot;:[{&quot;dropping-particle&quot;:&quot;&quot;,&quot;family&quot;:&quot;Sachett&quot;,&quot;given&quot;:&quot;Jacqueline A. G.&quot;,&quot;non-dropping-particle&quot;:&quot;&quot;,&quot;parse-names&quot;:false,&quot;suffix&quot;:&quot;&quot;},{&quot;dropping-particle&quot;:&quot;&quot;,&quot;family&quot;:&quot;Silva&quot;,&quot;given&quot;:&quot;Iran Mendonça&quot;,&quot;non-dropping-particle&quot;:&quot;da&quot;,&quot;parse-names&quot;:false,&quot;suffix&quot;:&quot;&quot;},{&quot;dropping-particle&quot;:&quot;&quot;,&quot;family&quot;:&quot;Alves&quot;,&quot;given&quot;:&quot;Eliane Campos&quot;,&quot;non-dropping-particle&quot;:&quot;&quot;,&quot;parse-names&quot;:false,&quot;suffix&quot;:&quot;&quot;},{&quot;dropping-particle&quot;:&quot;&quot;,&quot;family&quot;:&quot;Oliveira&quot;,&quot;given&quot;:&quot;Sâmella S.&quot;,&quot;non-dropping-particle&quot;:&quot;&quot;,&quot;parse-names&quot;:false,&quot;suffix&quot;:&quot;&quot;},{&quot;dropping-particle&quot;:&quot;&quot;,&quot;family&quot;:&quot;Sampaio&quot;,&quot;given&quot;:&quot;Vanderson S.&quot;,&quot;non-dropping-particle&quot;:&quot;&quot;,&quot;parse-names&quot;:false,&quot;suffix&quot;:&quot;&quot;},{&quot;dropping-particle&quot;:&quot;&quot;,&quot;family&quot;:&quot;Vale&quot;,&quot;given&quot;:&quot;Fábio Francesconi&quot;,&quot;non-dropping-particle&quot;:&quot;do&quot;,&quot;parse-names&quot;:false,&quot;suffix&quot;:&quot;&quot;},{&quot;dropping-particle&quot;:&quot;&quot;,&quot;family&quot;:&quot;Romero&quot;,&quot;given&quot;:&quot;Gustavo Adolfo Sierra&quot;,&quot;non-dropping-particle&quot;:&quot;&quot;,&quot;parse-names&quot;:false,&quot;suffix&quot;:&quot;&quot;},{&quot;dropping-particle&quot;:&quot;&quot;,&quot;family&quot;:&quot;Santos&quot;,&quot;given&quot;:&quot;Marcelo Cordeiro&quot;,&quot;non-dropping-particle&quot;:&quot;dos&quot;,&quot;parse-names&quot;:false,&quot;suffix&quot;:&quot;&quot;},{&quot;dropping-particle&quot;:&quot;&quot;,&quot;family&quot;:&quot;Marques&quot;,&quot;given&quot;:&quot;Hedylamar Oliveira&quot;,&quot;non-dropping-particle&quot;:&quot;&quot;,&quot;parse-names&quot;:false,&quot;suffix&quot;:&quot;&quot;},{&quot;dropping-particle&quot;:&quot;&quot;,&quot;family&quot;:&quot;Colombini&quot;,&quot;given&quot;:&quot;Mônica&quot;,&quot;non-dropping-particle&quot;:&quot;&quot;,&quot;parse-names&quot;:false,&quot;suffix&quot;:&quot;&quot;},{&quot;dropping-particle&quot;:&quot;&quot;,&quot;family&quot;:&quot;Silva&quot;,&quot;given&quot;:&quot;Ana Maria Moura&quot;,&quot;non-dropping-particle&quot;:&quot;da&quot;,&quot;parse-names&quot;:false,&quot;suffix&quot;:&quot;&quot;},{&quot;dropping-particle&quot;:&quot;&quot;,&quot;family&quot;:&quot;Wen&quot;,&quot;given&quot;:&quot;Fan Hui&quot;,&quot;non-dropping-particle&quot;:&quot;&quot;,&quot;parse-names&quot;:false,&quot;suffix&quot;:&quot;&quot;},{&quot;dropping-particle&quot;:&quot;&quot;,&quot;family&quot;:&quot;Lacerda&quot;,&quot;given&quot;:&quot;Marcus V. G.&quot;,&quot;non-dropping-particle&quot;:&quot;&quot;,&quot;parse-names&quot;:false,&quot;suffix&quot;:&quot;&quot;},{&quot;dropping-particle&quot;:&quot;&quot;,&quot;family&quot;:&quot;Monteiro&quot;,&quot;given&quot;:&quot;Wuelton M.&quot;,&quot;non-dropping-particle&quot;:&quot;&quot;,&quot;parse-names&quot;:false,&quot;suffix&quot;:&quot;&quot;},{&quot;dropping-particle&quot;:&quot;&quot;,&quot;family&quot;:&quot;Ferreira&quot;,&quot;given&quot;:&quot;Luiz C. L.&quot;,&quot;non-dropping-particle&quot;:&quot;&quot;,&quot;parse-names&quot;:false,&quot;suffix&quot;:&quot;&quot;}],&quot;container-title&quot;:&quot;PLOS Neglected Tropical Diseases&quot;,&quot;editor&quot;:[{&quot;dropping-particle&quot;:&quot;&quot;,&quot;family&quot;:&quot;Chippaux&quot;,&quot;given&quot;:&quot;Jean-Philippe&quot;,&quot;non-dropping-particle&quot;:&quot;&quot;,&quot;parse-names&quot;:false,&quot;suffix&quot;:&quot;&quot;}],&quot;id&quot;:&quot;97b088ef-3450-5ec2-9199-850426efb110&quot;,&quot;issue&quot;:&quot;7&quot;,&quot;issued&quot;:{&quot;date-parts&quot;:[[&quot;2017&quot;,&quot;7&quot;,&quot;10&quot;]]},&quot;page&quot;:&quot;e0005745&quot;,&quot;title&quot;:&quot;Poor efficacy of preemptive amoxicillin clavulanate for preventing secondary infection from Bothrops snakebites in the Brazilian Amazon: A randomized controlled clinical trial&quot;,&quot;type&quot;:&quot;article-journal&quot;,&quot;volume&quot;:&quot;11&quot;,&quot;container-title-short&quot;:&quot;PLoS Negl Trop Dis&quot;},&quot;uris&quot;:[&quot;http://www.mendeley.com/documents/?uuid=f638bddb-21b4-487e-b6a1-2516b2bcc11b&quot;],&quot;isTemporary&quot;:false,&quot;legacyDesktopId&quot;:&quot;f638bddb-21b4-487e-b6a1-2516b2bcc11b&quot;}]},{&quot;citationID&quot;:&quot;MENDELEY_CITATION_08082eda-8a6a-4c55-9e07-13a679a5e181&quot;,&quot;properties&quot;:{&quot;noteIndex&quot;:0},&quot;isEdited&quot;:false,&quot;manualOverride&quot;:{&quot;citeprocText&quot;:&quot;(18)&quot;,&quot;isManuallyOverridden&quot;:false,&quot;manualOverrideText&quot;:&quot;&quot;},&quot;citationTag&quot;:&quot;MENDELEY_CITATION_v3_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&quot;,&quot;citationItems&quot;:[{&quot;id&quot;:&quot;97b088ef-3450-5ec2-9199-850426efb110&quot;,&quot;itemData&quot;:{&quot;DOI&quot;:&quot;10.1371/journal.pntd.0005745&quot;,&quot;ISBN&quot;:&quot;1111111111&quot;,&quot;ISSN&quot;:&quot;1935-2735&quot;,&quot;PMID&quot;:&quot;28692641&quot;,&quot;abstract&quot;:&quot;Background: Secondary bacterial infections from snakebites contribute to the high complication rates that can lead to permanent function loss and disabilities. Although common in endemic areas, routine empirical prophylactic use of antibiotics aiming to prevent secondary infection lacks a clearly defined policy. The aim of this work was to estimate the efficacy of amoxicillin clavulanate for reducing the secondary infection incidence in patients bitten by Bothrops snakes, and, secondarily, identify risk factors for secondary infections from snakebites in the Western Brazilian Amazon. Methods and findings: This was an open-label, two-arm individually randomized superiority trial to prevent secondary infection from Bothrops snakebites. The antibiotic chosen for this clinical trial was oral amoxicillin clavulanate per seven days compared to no intervention. A total of 345 patients were assessed for eligibility in the study period. From this total, 187 accomplished the inclusion criteria and were randomized, 93 in the interventional group and 94 in the untreated control group. All randomized participants completed the 7 days follow-up period. Enzyme immunoassay confirmed Bothrops envenoming diagnosis in all participants. Primary outcome was defined as secondary infection (abscess and/or cellulitis) until day 7 after admission. Secondary infection incidence until 7 days after admission was 35.5% in the intervention group and 44.1% in the control group [RR = 0.80 (95%CI = 0.56 to 1.15; p = 0.235)]. Survival analysis demonstrated that the time from patient admission to the onset of secondary infection was not different between amoxicillin clavulanate treated and control group (Log-rank = 2.23; p = 0.789).Secondary infections incidence in 7 days of follow-up was independently associated to fibrinogen &gt;400 mg/dL [AOR = 4.78 (95%CI = 2.17 to 10.55; p&lt;0.001)], alanine transaminase &gt;44 IU/L [AOR = 2.52 (95%CI = 1.06 to 5.98; p = 0.037)], C-reactive protein &gt;6.5 mg/L [AOR = 2.98 (95%CI = 1.40 to 6.35; p = 0.005)], moderate pain [AOR = 24.30 (95%CI = 4.69 to 125.84; p&lt;0.001)] and moderate snakebites [AOR = 2.43 (95%CI = 1.07 to 5.50; p = 0.034)]. Conclusions/Significance: Preemptive amoxicillin clavulanate was not effective for preventing secondary infections from Bothrops snakebites. Laboratorial markers, such as high fibrinogen, alanine transaminase and C-reactive protein levels, and severity clinical grading of snakebites, may help to accurately diagnose secondary…&quot;,&quot;author&quot;:[{&quot;dropping-particle&quot;:&quot;&quot;,&quot;family&quot;:&quot;Sachett&quot;,&quot;given&quot;:&quot;Jacqueline A. G.&quot;,&quot;non-dropping-particle&quot;:&quot;&quot;,&quot;parse-names&quot;:false,&quot;suffix&quot;:&quot;&quot;},{&quot;dropping-particle&quot;:&quot;&quot;,&quot;family&quot;:&quot;Silva&quot;,&quot;given&quot;:&quot;Iran Mendonça&quot;,&quot;non-dropping-particle&quot;:&quot;da&quot;,&quot;parse-names&quot;:false,&quot;suffix&quot;:&quot;&quot;},{&quot;dropping-particle&quot;:&quot;&quot;,&quot;family&quot;:&quot;Alves&quot;,&quot;given&quot;:&quot;Eliane Campos&quot;,&quot;non-dropping-particle&quot;:&quot;&quot;,&quot;parse-names&quot;:false,&quot;suffix&quot;:&quot;&quot;},{&quot;dropping-particle&quot;:&quot;&quot;,&quot;family&quot;:&quot;Oliveira&quot;,&quot;given&quot;:&quot;Sâmella S.&quot;,&quot;non-dropping-particle&quot;:&quot;&quot;,&quot;parse-names&quot;:false,&quot;suffix&quot;:&quot;&quot;},{&quot;dropping-particle&quot;:&quot;&quot;,&quot;family&quot;:&quot;Sampaio&quot;,&quot;given&quot;:&quot;Vanderson S.&quot;,&quot;non-dropping-particle&quot;:&quot;&quot;,&quot;parse-names&quot;:false,&quot;suffix&quot;:&quot;&quot;},{&quot;dropping-particle&quot;:&quot;&quot;,&quot;family&quot;:&quot;Vale&quot;,&quot;given&quot;:&quot;Fábio Francesconi&quot;,&quot;non-dropping-particle&quot;:&quot;do&quot;,&quot;parse-names&quot;:false,&quot;suffix&quot;:&quot;&quot;},{&quot;dropping-particle&quot;:&quot;&quot;,&quot;family&quot;:&quot;Romero&quot;,&quot;given&quot;:&quot;Gustavo Adolfo Sierra&quot;,&quot;non-dropping-particle&quot;:&quot;&quot;,&quot;parse-names&quot;:false,&quot;suffix&quot;:&quot;&quot;},{&quot;dropping-particle&quot;:&quot;&quot;,&quot;family&quot;:&quot;Santos&quot;,&quot;given&quot;:&quot;Marcelo Cordeiro&quot;,&quot;non-dropping-particle&quot;:&quot;dos&quot;,&quot;parse-names&quot;:false,&quot;suffix&quot;:&quot;&quot;},{&quot;dropping-particle&quot;:&quot;&quot;,&quot;family&quot;:&quot;Marques&quot;,&quot;given&quot;:&quot;Hedylamar Oliveira&quot;,&quot;non-dropping-particle&quot;:&quot;&quot;,&quot;parse-names&quot;:false,&quot;suffix&quot;:&quot;&quot;},{&quot;dropping-particle&quot;:&quot;&quot;,&quot;family&quot;:&quot;Colombini&quot;,&quot;given&quot;:&quot;Mônica&quot;,&quot;non-dropping-particle&quot;:&quot;&quot;,&quot;parse-names&quot;:false,&quot;suffix&quot;:&quot;&quot;},{&quot;dropping-particle&quot;:&quot;&quot;,&quot;family&quot;:&quot;Silva&quot;,&quot;given&quot;:&quot;Ana Maria Moura&quot;,&quot;non-dropping-particle&quot;:&quot;da&quot;,&quot;parse-names&quot;:false,&quot;suffix&quot;:&quot;&quot;},{&quot;dropping-particle&quot;:&quot;&quot;,&quot;family&quot;:&quot;Wen&quot;,&quot;given&quot;:&quot;Fan Hui&quot;,&quot;non-dropping-particle&quot;:&quot;&quot;,&quot;parse-names&quot;:false,&quot;suffix&quot;:&quot;&quot;},{&quot;dropping-particle&quot;:&quot;&quot;,&quot;family&quot;:&quot;Lacerda&quot;,&quot;given&quot;:&quot;Marcus V. G.&quot;,&quot;non-dropping-particle&quot;:&quot;&quot;,&quot;parse-names&quot;:false,&quot;suffix&quot;:&quot;&quot;},{&quot;dropping-particle&quot;:&quot;&quot;,&quot;family&quot;:&quot;Monteiro&quot;,&quot;given&quot;:&quot;Wuelton M.&quot;,&quot;non-dropping-particle&quot;:&quot;&quot;,&quot;parse-names&quot;:false,&quot;suffix&quot;:&quot;&quot;},{&quot;dropping-particle&quot;:&quot;&quot;,&quot;family&quot;:&quot;Ferreira&quot;,&quot;given&quot;:&quot;Luiz C. L.&quot;,&quot;non-dropping-particle&quot;:&quot;&quot;,&quot;parse-names&quot;:false,&quot;suffix&quot;:&quot;&quot;}],&quot;container-title&quot;:&quot;PLOS Neglected Tropical Diseases&quot;,&quot;editor&quot;:[{&quot;dropping-particle&quot;:&quot;&quot;,&quot;family&quot;:&quot;Chippaux&quot;,&quot;given&quot;:&quot;Jean-Philippe&quot;,&quot;non-dropping-particle&quot;:&quot;&quot;,&quot;parse-names&quot;:false,&quot;suffix&quot;:&quot;&quot;}],&quot;id&quot;:&quot;97b088ef-3450-5ec2-9199-850426efb110&quot;,&quot;issue&quot;:&quot;7&quot;,&quot;issued&quot;:{&quot;date-parts&quot;:[[&quot;2017&quot;,&quot;7&quot;,&quot;10&quot;]]},&quot;page&quot;:&quot;e0005745&quot;,&quot;title&quot;:&quot;Poor efficacy of preemptive amoxicillin clavulanate for preventing secondary infection from Bothrops snakebites in the Brazilian Amazon: A randomized controlled clinical trial&quot;,&quot;type&quot;:&quot;article-journal&quot;,&quot;volume&quot;:&quot;11&quot;,&quot;container-title-short&quot;:&quot;PLoS Negl Trop Dis&quot;},&quot;uris&quot;:[&quot;http://www.mendeley.com/documents/?uuid=f638bddb-21b4-487e-b6a1-2516b2bcc11b&quot;],&quot;isTemporary&quot;:false,&quot;legacyDesktopId&quot;:&quot;f638bddb-21b4-487e-b6a1-2516b2bcc11b&quot;}]},{&quot;citationID&quot;:&quot;MENDELEY_CITATION_435676cd-8acb-4e82-8498-601f73615753&quot;,&quot;properties&quot;:{&quot;noteIndex&quot;:0},&quot;isEdited&quot;:false,&quot;manualOverride&quot;:{&quot;citeprocText&quot;:&quot;(6)&quot;,&quot;isManuallyOverridden&quot;:false,&quot;manualOverrideText&quot;:&quot;&quot;},&quot;citationTag&quot;:&quot;MENDELEY_CITATION_v3_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&quot;,&quot;citationItems&quot;:[{&quot;id&quot;:&quot;d0e6b1e2-5112-5b2f-bca1-2bbc54d7ab82&quot;,&quot;itemData&quot;:{&quot;DOI&quot;:&quot;10.3390/toxins15090524&quot;,&quot;ISSN&quot;:&quot;2072-6651&quot;,&quot;abstract&quot;:&quot;Bothrops snakebite envenomation (SBE) is consider an important health problem in Brazil, where Bothrops atrox is mainly responsible in the Brazilian Amazon. Local effects represent a relevant clinical issue, in which inflammatory signs and symptoms in the bite site represent a potential risk for short and long-term disabilities. Among local complications, secondary infections (SIs) are a common clinical finding during Bothrops atrox SBE and are described by the appearance of signs such as abscess, cellulitis or necrotizing fasciitis in the affected site. However, the influence of SI in the local events is still poorly understood. Therefore, the present study describes for the first time the impact of SBE wound infection on local manifestations and inflammatory response from patients of Bothrops atrox SBE in the Brazilian Amazon. This was an observational study carried out at the Fundação de Medicina Tropical Dr. Heitor Vieira Dourado, Manaus (Brazil), involving victims of Bothrops SBE. Clinical and laboratorial data were collected along with blood samples for the quantification of circulating cytokines and chemokines before antivenom administrations (T0) and 24 h (T1), 48 h (T2), 72 h (T3) and 7 days after (T4). From the 94 patients included in this study, 42 presented SI (44.7%) and 52 were without SI (NSI, 55.3%). Patients classified as moderate envenoming presented an increased risk of developing SI (OR = 2.69; CI 95% = 1.08–6.66, p = 0.033), while patients with bites in hands showed a lower risk (OR = 0.20; CI 95% = 0.04–0.96, p = 0.045). During follow-up, SI patients presented a worsening of local temperature along with a sustained profile of edema and pain, while NSI patients showed a tendency to restore and were highlighted in patients where SI was diagnosed at T2. As for laboratorial parameters, leukocytes, erythrocyte sedimentation ratio, fibrinogen and C-reactive protein were found increased in patients with SI and more frequently in patients diagnosed with SI at T3. Higher levels of circulating IL-2, IL-10, IL-6, TNF, INF-γ and CXCL-10 were observed in SI patients along with marked correlations between these mediators and IL-4 and IL-17, showing a plurality in the profile with a mix of Th1/Th2/Th17 response. The present study reports for the first time the synergistic effects of local infection and envenoming on the inflammatory response represented by local manifestations, which reflected on laboratorial parameters and inflammatory mediators…&quot;,&quot;author&quot;:[{&quot;dropping-particle&quot;:&quot;&quot;,&quot;family&quot;:&quot;Cavalcante&quot;,&quot;given&quot;:&quot;Távila Tatiane Amorim&quot;,&quot;non-dropping-particle&quot;:&quot;&quot;,&quot;parse-names&quot;:false,&quot;suffix&quot;:&quot;&quot;},{&quot;dropping-particle&quot;:&quot;&quot;,&quot;family&quot;:&quot;Souza&quot;,&quot;given&quot;:&quot;Márcia Beatriz Silva&quot;,&quot;non-dropping-particle&quot;:&quot;de&quot;,&quot;parse-names&quot;:false,&quot;suffix&quot;:&quot;&quot;},{&quot;dropping-particle&quot;:&quot;&quot;,&quot;family&quot;:&quot;Neves&quot;,&quot;given&quot;:&quot;Juliana Costa Ferreira&quot;,&quot;non-dropping-particle&quot;:&quot;&quot;,&quot;parse-names&quot;:false,&quot;suffix&quot;:&quot;&quot;},{&quot;dropping-particle&quot;:&quot;&quot;,&quot;family&quot;:&quot;Ibiapina&quot;,&quot;given&quot;:&quot;Hiochelson Najibe Santos&quot;,&quot;non-dropping-particle&quot;:&quot;&quot;,&quot;parse-names&quot;:false,&quot;suffix&quot;:&quot;&quot;},{&quot;dropping-particle&quot;:&quot;&quot;,&quot;family&quot;:&quot;Barbosa&quot;,&quot;given&quot;:&quot;Fabiane Bianca Albuquerque&quot;,&quot;non-dropping-particle&quot;:&quot;&quot;,&quot;parse-names&quot;:false,&quot;suffix&quot;:&quot;&quot;},{&quot;dropping-particle&quot;:&quot;&quot;,&quot;family&quot;:&quot;Bentes&quot;,&quot;given&quot;:&quot;Karolaine Oliveira&quot;,&quot;non-dropping-particle&quot;:&quot;&quot;,&quot;parse-names&quot;:false,&quot;suffix&quot;:&quot;&quot;},{&quot;dropping-particle&quot;:&quot;&quot;,&quot;family&quot;:&quot;Alves&quot;,&quot;given&quot;:&quot;Eliane Campos&quot;,&quot;non-dropping-particle&quot;:&quot;&quot;,&quot;parse-names&quot;:false,&quot;suffix&quot;:&quot;&quot;},{&quot;dropping-particle&quot;:&quot;&quot;,&quot;family&quot;:&quot;Marques&quot;,&quot;given&quot;:&quot;Hedylamar Oliveira&quot;,&quot;non-dropping-particle&quot;:&quot;&quot;,&quot;parse-names&quot;:false,&quot;suffix&quot;:&quot;&quot;},{&quot;dropping-particle&quot;:&quot;&quot;,&quot;family&quot;:&quot;Colombini&quot;,&quot;given&quot;:&quot;Monica&quot;,&quot;non-dropping-particle&quot;:&quot;&quot;,&quot;parse-names&quot;:false,&quot;suffix&quot;:&quot;&quot;},{&quot;dropping-particle&quot;:&quot;&quot;,&quot;family&quot;:&quot;Sampaio&quot;,&quot;given&quot;:&quot;Suely Vilela&quot;,&quot;non-dropping-particle&quot;:&quot;&quot;,&quot;parse-names&quot;:false,&quot;suffix&quot;:&quot;&quot;},{&quot;dropping-particle&quot;:&quot;&quot;,&quot;family&quot;:&quot;Pucca&quot;,&quot;given&quot;:&quot;Manuela Berto&quot;,&quot;non-dropping-particle&quot;:&quot;&quot;,&quot;parse-names&quot;:false,&quot;suffix&quot;:&quot;&quot;},{&quot;dropping-particle&quot;:&quot;da&quot;,&quot;family&quot;:&quot;Silva&quot;,&quot;given&quot;:&quot;Iran Mendonça&quot;,&quot;non-dropping-particle&quot;:&quot;&quot;,&quot;parse-names&quot;:false,&quot;suffix&quot;:&quot;&quot;},{&quot;dropping-particle&quot;:&quot;&quot;,&quot;family&quot;:&quot;Ferreira&quot;,&quot;given&quot;:&quot;Luiz Carlos de Lima&quot;,&quot;non-dropping-particle&quot;:&quot;&quot;,&quot;parse-names&quot;:false,&quot;suffix&quot;:&quot;&quot;},{&quot;dropping-particle&quot;:&quot;&quot;,&quot;family&quot;:&quot;Sampaio&quot;,&quot;given&quot;:&quot;Vanderson de Souza&quot;,&quot;non-dropping-particle&quot;:&quot;&quot;,&quot;parse-names&quot;:false,&quot;suffix&quot;:&quot;&quot;},{&quot;dropping-particle&quot;:&quot;&quot;,&quot;family&quot;:&quot;Moura-da-Silva&quot;,&quot;given&quot;:&quot;Ana Maria&quot;,&quot;non-dropping-particle&quot;:&quot;&quot;,&quot;parse-names&quot;:false,&quot;suffix&quot;:&quot;&quot;},{&quot;dropping-particle&quot;:&quot;&quot;,&quot;family&quot;:&quot;Costa&quot;,&quot;given&quot;:&quot;Allyson Guimarães&quot;,&quot;non-dropping-particle&quot;:&quot;&quot;,&quot;parse-names&quot;:false,&quot;suffix&quot;:&quot;&quot;},{&quot;dropping-particle&quot;:&quot;&quot;,&quot;family&quot;:&quot;Monteiro&quot;,&quot;given&quot;:&quot;Wuelton Marcelo&quot;,&quot;non-dropping-particle&quot;:&quot;&quot;,&quot;parse-names&quot;:false,&quot;suffix&quot;:&quot;&quot;},{&quot;dropping-particle&quot;:&quot;&quot;,&quot;family&quot;:&quot;Sachett&quot;,&quot;given&quot;:&quot;Jacqueline Almeida Gonçalves&quot;,&quot;non-dropping-particle&quot;:&quot;&quot;,&quot;parse-names&quot;:false,&quot;suffix&quot;:&quot;&quot;},{&quot;dropping-particle&quot;:&quot;&quot;,&quot;family&quot;:&quot;Sartim&quot;,&quot;given&quot;:&quot;Marco Aurélio&quot;,&quot;non-dropping-particle&quot;:&quot;&quot;,&quot;parse-names&quot;:false,&quot;suffix&quot;:&quot;&quot;}],&quot;container-title&quot;:&quot;Toxins&quot;,&quot;id&quot;:&quot;d0e6b1e2-5112-5b2f-bca1-2bbc54d7ab82&quot;,&quot;issue&quot;:&quot;9&quot;,&quot;issued&quot;:{&quot;date-parts&quot;:[[&quot;2023&quot;]]},&quot;page&quot;:&quot;524&quot;,&quot;title&quot;:&quot;Inflammatory Profile Associated with Secondary Infection from Bothrops atrox Snakebites in the Brazilian Amazon&quot;,&quot;type&quot;:&quot;article-journal&quot;,&quot;volume&quot;:&quot;15&quot;,&quot;container-title-short&quot;:&quot;Toxins (Basel)&quot;},&quot;uris&quot;:[&quot;http://www.mendeley.com/documents/?uuid=612b6aee-e10c-43cd-ac98-22faa007e7b9&quot;],&quot;isTemporary&quot;:false,&quot;legacyDesktopId&quot;:&quot;612b6aee-e10c-43cd-ac98-22faa007e7b9&quot;}]},{&quot;citationID&quot;:&quot;MENDELEY_CITATION_bc4d28e4-2d36-4245-9d2d-0d1cdb271838&quot;,&quot;properties&quot;:{&quot;noteIndex&quot;:0},&quot;isEdited&quot;:false,&quot;manualOverride&quot;:{&quot;citeprocText&quot;:&quot;(8,22,23)&quot;,&quot;isManuallyOverridden&quot;:true,&quot;manualOverrideText&quot;:&quot;(19,20)&quot;},&quot;citationTag&quot;:&quot;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&quot;,&quot;citationItems&quot;:[{&quot;id&quot;:&quot;7df33fee-e74e-5c59-b2ca-96db0fd1bcac&quot;,&quot;itemData&quot;:{&quot;DOI&quot;:&quot;10.4269/ajtmh.19-0369&quot;,&quot;ISSN&quot;:&quot;0002-9637&quot;,&quot;PMID&quot;:&quot;31628740&quot;,&quot;abstract&quot;:&quot;Infections secondary to snakebite occur in a number of patients and are potentially life-threatening. Bothrops lanceolatus bites in Martinique average 30 cases per year and may result in severe thrombotic and infectious complications. We aimed to investigate the infectious complications related to B. lanceolatus bite. A retrospective single-center observational study over 7 years (2011-2018) was carried out, including all patients admitted to the hospital because of B. lanceolatus bite. One hundred seventy snake-bitten patients (121 males and 49 females) were included. Thirty-nine patients (23%) presented grade 3 or 4 envenoming. Twenty patients (12%) developed wound infections. The isolated bacteria were Aeromonas hydrophila (3 cases), Morganella morganii (two cases), group A Streptococcus, and group B Streptococcus (one case each). Patients were treated empirically with third-generation cephalosporin (or amoxicillin-clavulanate), aminoglycoside, and metronidazole combinations. Outcome was favorable in all patients. The main factor significantly associated with the occurrence of infection following snakebite was the severity of envenoming (P &lt; 0.05). Our findings clearly point toward the frequent onset of infectious complications in B. lanceolatus-bitten patients presenting with grade 3 and 4 envenoming. Thus, based on the bacteria identified in the wounds, we suggest that empiric antibiotic therapy including third-generation cephalosporin should be administered to those patients on hospital admission.&quot;,&quot;author&quot;:[{&quot;dropping-particle&quot;:&quot;&quot;,&quot;family&quot;:&quot;Resiere&quot;,&quot;given&quot;:&quot;Dabor&quot;,&quot;non-dropping-particle&quot;:&quot;&quot;,&quot;parse-names&quot;:false,&quot;suffix&quot;:&quot;&quot;},{&quot;dropping-particle&quot;:&quot;&quot;,&quot;family&quot;:&quot;Mehdaoui&quot;,&quot;given&quot;:&quot;Hossein&quot;,&quot;non-dropping-particle&quot;:&quot;&quot;,&quot;parse-names&quot;:false,&quot;suffix&quot;:&quot;&quot;},{&quot;dropping-particle&quot;:&quot;&quot;,&quot;family&quot;:&quot;Névière&quot;,&quot;given&quot;:&quot;Rémi&quot;,&quot;non-dropping-particle&quot;:&quot;&quot;,&quot;parse-names&quot;:false,&quot;suffix&quot;:&quot;&quot;},{&quot;dropping-particle&quot;:&quot;&quot;,&quot;family&quot;:&quot;Olive&quot;,&quot;given&quot;:&quot;Claude&quot;,&quot;non-dropping-particle&quot;:&quot;&quot;,&quot;parse-names&quot;:false,&quot;suffix&quot;:&quot;&quot;},{&quot;dropping-particle&quot;:&quot;&quot;,&quot;family&quot;:&quot;Severyns&quot;,&quot;given&quot;:&quot;Mathieu&quot;,&quot;non-dropping-particle&quot;:&quot;&quot;,&quot;parse-names&quot;:false,&quot;suffix&quot;:&quot;&quot;},{&quot;dropping-particle&quot;:&quot;&quot;,&quot;family&quot;:&quot;Beaudoin&quot;,&quot;given&quot;:&quot;Adeline&quot;,&quot;non-dropping-particle&quot;:&quot;&quot;,&quot;parse-names&quot;:false,&quot;suffix&quot;:&quot;&quot;},{&quot;dropping-particle&quot;:&quot;&quot;,&quot;family&quot;:&quot;Florentin&quot;,&quot;given&quot;:&quot;Jonathan&quot;,&quot;non-dropping-particle&quot;:&quot;&quot;,&quot;parse-names&quot;:false,&quot;suffix&quot;:&quot;&quot;},{&quot;dropping-particle&quot;:&quot;&quot;,&quot;family&quot;:&quot;Brouste&quot;,&quot;given&quot;:&quot;Yannick&quot;,&quot;non-dropping-particle&quot;:&quot;&quot;,&quot;parse-names&quot;:false,&quot;suffix&quot;:&quot;&quot;},{&quot;dropping-particle&quot;:&quot;&quot;,&quot;family&quot;:&quot;Banydeen&quot;,&quot;given&quot;:&quot;Rishika&quot;,&quot;non-dropping-particle&quot;:&quot;&quot;,&quot;parse-names&quot;:false,&quot;suffix&quot;:&quot;&quot;},{&quot;dropping-particle&quot;:&quot;&quot;,&quot;family&quot;:&quot;Cabié&quot;,&quot;given&quot;:&quot;André&quot;,&quot;non-dropping-particle&quot;:&quot;&quot;,&quot;parse-names&quot;:false,&quot;suffix&quot;:&quot;&quot;},{&quot;dropping-particle&quot;:&quot;&quot;,&quot;family&quot;:&quot;Mégarbane&quot;,&quot;given&quot;:&quot;Bruno&quot;,&quot;non-dropping-particle&quot;:&quot;&quot;,&quot;parse-names&quot;:false,&quot;suffix&quot;:&quot;&quot;},{&quot;dropping-particle&quot;:&quot;&quot;,&quot;family&quot;:&quot;Gutiérrez&quot;,&quot;given&quot;:&quot;José María&quot;,&quot;non-dropping-particle&quot;:&quot;&quot;,&quot;parse-names&quot;:false,&quot;suffix&quot;:&quot;&quot;},{&quot;dropping-particle&quot;:&quot;&quot;,&quot;family&quot;:&quot;Kallel&quot;,&quot;given&quot;:&quot;Hatem&quot;,&quot;non-dropping-particle&quot;:&quot;&quot;,&quot;parse-names&quot;:false,&quot;suffix&quot;:&quot;&quot;}],&quot;container-title&quot;:&quot;The American Journal of Tropical Medicine and Hygiene&quot;,&quot;id&quot;:&quot;7df33fee-e74e-5c59-b2ca-96db0fd1bcac&quot;,&quot;issue&quot;:&quot;1&quot;,&quot;issued&quot;:{&quot;date-parts&quot;:[[&quot;2020&quot;,&quot;1&quot;,&quot;8&quot;]]},&quot;page&quot;:&quot;232-240&quot;,&quot;title&quot;:&quot;Infectious Complications Following Snakebite by Bothrops lanceolatus in Martinique: A Case Series&quot;,&quot;type&quot;:&quot;article-journal&quot;,&quot;volume&quot;:&quot;102&quot;,&quot;container-title-short&quot;:&quot;Am J Trop Med Hyg&quot;},&quot;uris&quot;:[&quot;http://www.mendeley.com/documents/?uuid=f424de5f-609c-475e-aee7-096d8aa002a0&quot;],&quot;isTemporary&quot;:false,&quot;legacyDesktopId&quot;:&quot;f424de5f-609c-475e-aee7-096d8aa002a0&quot;},{&quot;id&quot;:&quot;70923445-5917-50bb-8950-8b394485a1aa&quot;,&quot;itemData&quot;:{&quot;DOI&quot;:&quot;10.1128/spectrum.02408-21&quot;,&quot;ISSN&quot;:&quot;21650497&quot;,&quot;PMID&quot;:&quot;35604233&quot;,&quot;abstract&quot;:&quot;Notwithstanding their 3 to 5% mortality, the 2.7 million envenomation-related injuries occurring annually—predominantly across Africa, Asia, and Latin America—are also major causes of morbidity. Venom toxin-damaged tissue will develop infections in some 75% of envenomation victims, with E. faecalis being a common culprit of disease; however, such infections are generally considered to be independent of envenomation. Animal venoms are considered sterile sources of antimicrobial compounds with strong membrane-disrupting activity against multidrug-resistant bacteria. However, venomous bite wound infections are common in developing nations. Investigating the envenomation organ and venom microbiota of five snake and two spider species, we observed venom community structures that depend on the host venomous animal species and evidenced recovery of viable microorganisms from black-necked spitting cobra ( Naja nigricollis ) and Indian ornamental tarantula ( Poecilotheria regalis ) venoms. Among the bacterial isolates recovered from N. nigricollis , we identified two venom-resistant, novel sequence types of Enterococcus faecalis whose genomes feature 16 virulence genes, indicating infectious potential, and 45 additional genes, nearly half of which improve bacterial membrane integrity. Our findings challenge the dogma of venom sterility and indicate an increased primary infection risk in the clinical management of venomous animal bite wounds. IMPORTANCE Notwithstanding their 3 to 5% mortality, the 2.7 million envenomation-related injuries occurring annually—predominantly across Africa, Asia, and Latin America—are also major causes of morbidity. Venom toxin-damaged tissue will develop infections in some 75% of envenomation victims, with E. faecalis being a common culprit of disease; however, such infections are generally considered to be independent of envenomation. Here, we provide evidence on venom microbiota across snakes and arachnida and report on the convergent evolution mechanisms that can facilitate adaptation to black-necked cobra venom in two independent E. faecalis strains, easily misidentified by biochemical diagnostics. Therefore, since inoculation with viable and virulence gene-harboring bacteria can occur during envenomation, acute infection risk management following envenomation is warranted, particularly for immunocompromised and malnourished victims in resource-limited settings. These results shed light on how bacteria evolve for survival in one …&quot;,&quot;author&quot;:[{&quot;dropping-particle&quot;:&quot;&quot;,&quot;family&quot;:&quot;Esmaeilishirazifard&quot;,&quot;given&quot;:&quot;E&quot;,&quot;non-dropping-particle&quot;:&quot;&quot;,&quot;parse-names&quot;:false,&quot;suffix&quot;:&quot;&quot;},{&quot;dropping-particle&quot;:&quot;&quot;,&quot;family&quot;:&quot;Usher&quot;,&quot;given&quot;:&quot;L&quot;,&quot;non-dropping-particle&quot;:&quot;&quot;,&quot;parse-names&quot;:false,&quot;suffix&quot;:&quot;&quot;},{&quot;dropping-particle&quot;:&quot;&quot;,&quot;family&quot;:&quot;Trim&quot;,&quot;given&quot;:&quot;C&quot;,&quot;non-dropping-particle&quot;:&quot;&quot;,&quot;parse-names&quot;:false,&quot;suffix&quot;:&quot;&quot;},{&quot;dropping-particle&quot;:&quot;&quot;,&quot;family&quot;:&quot;Denise&quot;,&quot;given&quot;:&quot;H&quot;,&quot;non-dropping-particle&quot;:&quot;&quot;,&quot;parse-names&quot;:false,&quot;suffix&quot;:&quot;&quot;},{&quot;dropping-particle&quot;:&quot;&quot;,&quot;family&quot;:&quot;Sangal&quot;,&quot;given&quot;:&quot;V&quot;,&quot;non-dropping-particle&quot;:&quot;&quot;,&quot;parse-names&quot;:false,&quot;suffix&quot;:&quot;&quot;},{&quot;dropping-particle&quot;:&quot;&quot;,&quot;family&quot;:&quot;Tyson&quot;,&quot;given&quot;:&quot;GH.&quot;,&quot;non-dropping-particle&quot;:&quot;&quot;,&quot;parse-names&quot;:false,&quot;suffix&quot;:&quot;&quot;},{&quot;dropping-particle&quot;:&quot;&quot;,&quot;family&quot;:&quot;Barlow&quot;,&quot;given&quot;:&quot;A&quot;,&quot;non-dropping-particle&quot;:&quot;&quot;,&quot;parse-names&quot;:false,&quot;suffix&quot;:&quot;&quot;},{&quot;dropping-particle&quot;:&quot;&quot;,&quot;family&quot;:&quot;Redway&quot;,&quot;given&quot;:&quot;KF&quot;,&quot;non-dropping-particle&quot;:&quot;&quot;,&quot;parse-names&quot;:false,&quot;suffix&quot;:&quot;&quot;},{&quot;dropping-particle&quot;:&quot;&quot;,&quot;family&quot;:&quot;Taylor&quot;,&quot;given&quot;:&quot;JD.&quot;,&quot;non-dropping-particle&quot;:&quot;&quot;,&quot;parse-names&quot;:false,&quot;suffix&quot;:&quot;&quot;},{&quot;dropping-particle&quot;:&quot;&quot;,&quot;family&quot;:&quot;Kremyda-Vlachou&quot;,&quot;given&quot;:&quot;M&quot;,&quot;non-dropping-particle&quot;:&quot;&quot;,&quot;parse-names&quot;:false,&quot;suffix&quot;:&quot;&quot;},{&quot;dropping-particle&quot;:&quot;&quot;,&quot;family&quot;:&quot;Davies&quot;,&quot;given&quot;:&quot;S&quot;,&quot;non-dropping-particle&quot;:&quot;&quot;,&quot;parse-names&quot;:false,&quot;suffix&quot;:&quot;&quot;},{&quot;dropping-particle&quot;:&quot;&quot;,&quot;family&quot;:&quot;Loftus&quot;,&quot;given&quot;:&quot;TD.&quot;,&quot;non-dropping-particle&quot;:&quot;&quot;,&quot;parse-names&quot;:false,&quot;suffix&quot;:&quot;&quot;},{&quot;dropping-particle&quot;:&quot;&quot;,&quot;family&quot;:&quot;Lock&quot;,&quot;given&quot;:&quot;MMG.&quot;,&quot;non-dropping-particle&quot;:&quot;&quot;,&quot;parse-names&quot;:false,&quot;suffix&quot;:&quot;&quot;},{&quot;dropping-particle&quot;:&quot;&quot;,&quot;family&quot;:&quot;Wright&quot;,&quot;given&quot;:&quot;K&quot;,&quot;non-dropping-particle&quot;:&quot;&quot;,&quot;parse-names&quot;:false,&quot;suffix&quot;:&quot;&quot;},{&quot;dropping-particle&quot;:&quot;&quot;,&quot;family&quot;:&quot;Dalby&quot;,&quot;given&quot;:&quot;A&quot;,&quot;non-dropping-particle&quot;:&quot;&quot;,&quot;parse-names&quot;:false,&quot;suffix&quot;:&quot;&quot;},{&quot;dropping-particle&quot;:&quot;&quot;,&quot;family&quot;:&quot;Snyder&quot;,&quot;given&quot;:&quot;LAS.&quot;,&quot;non-dropping-particle&quot;:&quot;&quot;,&quot;parse-names&quot;:false,&quot;suffix&quot;:&quot;&quot;},{&quot;dropping-particle&quot;:&quot;&quot;,&quot;family&quot;:&quot;Wuster&quot;,&quot;given&quot;:&quot;W&quot;,&quot;non-dropping-particle&quot;:&quot;&quot;,&quot;parse-names&quot;:false,&quot;suffix&quot;:&quot;&quot;},{&quot;dropping-particle&quot;:&quot;&quot;,&quot;family&quot;:&quot;Trim&quot;,&quot;given&quot;:&quot;S&quot;,&quot;non-dropping-particle&quot;:&quot;&quot;,&quot;parse-names&quot;:false,&quot;suffix&quot;:&quot;&quot;},{&quot;dropping-particle&quot;:&quot;&quot;,&quot;family&quot;:&quot;Moschos&quot;,&quot;given&quot;:&quot;SA.&quot;,&quot;non-dropping-particle&quot;:&quot;&quot;,&quot;parse-names&quot;:false,&quot;suffix&quot;:&quot;&quot;}],&quot;container-title&quot;:&quot;Microbiol Spectr&quot;,&quot;id&quot;:&quot;70923445-5917-50bb-8950-8b394485a1aa&quot;,&quot;issue&quot;:&quot;3&quot;,&quot;issued&quot;:{&quot;date-parts&quot;:[[&quot;2022&quot;]]},&quot;publisher&quot;:&quot;American Society for Microbiology&quot;,&quot;title&quot;:&quot;Bacterial adaptation to venom in snakes and arachnida&quot;,&quot;type&quot;:&quot;article-journal&quot;,&quot;volume&quot;:&quot;10&quot;,&quot;container-title-short&quot;:&quot;&quot;},&quot;uris&quot;:[&quot;http://www.mendeley.com/documents/?uuid=d88f3667-53ea-49ad-ba27-e1310257dfb9&quot;],&quot;isTemporary&quot;:false,&quot;legacyDesktopId&quot;:&quot;d88f3667-53ea-49ad-ba27-e1310257dfb9&quot;},{&quot;id&quot;:&quot;a49fec55-9f3c-5261-b950-740745895d0c&quot;,&quot;itemData&quot;:{&quot;DOI&quot;:&quot;10.1089/wound.2019.1103&quot;,&quot;ISSN&quot;:&quot;21621934&quot;,&quot;PMID&quot;:&quot;32496977&quot;,&quot;abstract&quot;:&quot;Significance: Infections can significantly delay the healing process in chronic wounds, placing an enormous economic burden on health care resources. Identification of infection biomarkers and imaging modalities to observe and quantify them has seen progress over the years. Recent Advances: Traditionally, clinicians determine the presence of infection through visual observation of wounds and confirm their diagnosis through wound culture. Many laboratory markers, including C-reactive protein, procalcitonin, presepsin, and bacterial protease activity, have been quantified to assist diagnosis of infection. Moreover, imaging modalities like plain radiography, computed tomography, magnetic resonance imaging, ultrasound imaging, spatial frequency domain imaging, thermography, autofluorescence imaging, and biosensors have emerged for real-time wound infection diagnosis and showed their unique advantages in deeper wound infection diagnosis. Critical Issues: While traditional diagnostic approaches provide valuable information, they are time-consuming and depend on clinicians' experiences. There is a need for noninvasive wound infection diagnostics that are highly specific, rapid, and accurate, and do not require extensive training. Future Directions: While innovative diagnostics utilizing various imaging instrumentation are being developed, new biomarkers have been investigated as potential indicators for wound infection. Products may be developed to either qualitatively or quantitatively measure these biomarkers. This review summarizes and compares all available diagnostics for wound infection, including those currently used in clinics and still under development. This review could serve as a valuable resource for clinicians treating wound infections as well as patients and wound care providers who would like to be informed of the recent developments.&quot;,&quot;author&quot;:[{&quot;dropping-particle&quot;:&quot;&quot;,&quot;family&quot;:&quot;Li&quot;,&quot;given&quot;:&quot;Shuxin&quot;,&quot;non-dropping-particle&quot;:&quot;&quot;,&quot;parse-names&quot;:false,&quot;suffix&quot;:&quot;&quot;},{&quot;dropping-particle&quot;:&quot;&quot;,&quot;family&quot;:&quot;Renick&quot;,&quot;given&quot;:&quot;Paul&quot;,&quot;non-dropping-particle&quot;:&quot;&quot;,&quot;parse-names&quot;:false,&quot;suffix&quot;:&quot;&quot;},{&quot;dropping-particle&quot;:&quot;&quot;,&quot;family&quot;:&quot;Senkowsky&quot;,&quot;given&quot;:&quot;Jon&quot;,&quot;non-dropping-particle&quot;:&quot;&quot;,&quot;parse-names&quot;:false,&quot;suffix&quot;:&quot;&quot;},{&quot;dropping-particle&quot;:&quot;&quot;,&quot;family&quot;:&quot;Nair&quot;,&quot;given&quot;:&quot;Ashwin&quot;,&quot;non-dropping-particle&quot;:&quot;&quot;,&quot;parse-names&quot;:false,&quot;suffix&quot;:&quot;&quot;},{&quot;dropping-particle&quot;:&quot;&quot;,&quot;family&quot;:&quot;Tang&quot;,&quot;given&quot;:&quot;Liping&quot;,&quot;non-dropping-particle&quot;:&quot;&quot;,&quot;parse-names&quot;:false,&quot;suffix&quot;:&quot;&quot;}],&quot;container-title&quot;:&quot;Advances in Wound Care&quot;,&quot;id&quot;:&quot;a49fec55-9f3c-5261-b950-740745895d0c&quot;,&quot;issue&quot;:&quot;6&quot;,&quot;issued&quot;:{&quot;date-parts&quot;:[[&quot;2021&quot;]]},&quot;page&quot;:&quot;317-327&quot;,&quot;title&quot;:&quot;Diagnostics for Wound Infections&quot;,&quot;type&quot;:&quot;article-journal&quot;,&quot;volume&quot;:&quot;10&quot;,&quot;container-title-short&quot;:&quot;Adv Wound Care (New Rochelle)&quot;},&quot;uris&quot;:[&quot;http://www.mendeley.com/documents/?uuid=f08dd83c-b957-436c-a210-1e5eaa20db47&quot;],&quot;isTemporary&quot;:false,&quot;legacyDesktopId&quot;:&quot;f08dd83c-b957-436c-a210-1e5eaa20db47&quot;}]},{&quot;citationID&quot;:&quot;MENDELEY_CITATION_10f59f71-b759-4550-a0db-be1b03d53b33&quot;,&quot;properties&quot;:{&quot;noteIndex&quot;:0},&quot;isEdited&quot;:false,&quot;manualOverride&quot;:{&quot;citeprocText&quot;:&quot;(26)&quot;,&quot;isManuallyOverridden&quot;:false,&quot;manualOverrideText&quot;:&quot;&quot;},&quot;citationTag&quot;:&quot;MENDELEY_CITATION_v3_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&quot;,&quot;citationItems&quot;:[{&quot;id&quot;:&quot;bd38952a-d304-57c1-8908-5e8d588716a8&quot;,&quot;itemData&quot;:{&quot;DOI&quot;:&quot;10.1620/tjem.2022.J037&quot;,&quot;ISSN&quot;:&quot;0040-8727&quot;,&quot;PMID&quot;:&quot;35491125&quot;,&quot;author&quot;:[{&quot;dropping-particle&quot;:&quot;&quot;,&quot;family&quot;:&quot;Icme&quot;,&quot;given&quot;:&quot;Ferhat&quot;,&quot;non-dropping-particle&quot;:&quot;&quot;,&quot;parse-names&quot;:false,&quot;suffix&quot;:&quot;&quot;},{&quot;dropping-particle&quot;:&quot;&quot;,&quot;family&quot;:&quot;Avci&quot;,&quot;given&quot;:&quot;Akkan&quot;,&quot;non-dropping-particle&quot;:&quot;&quot;,&quot;parse-names&quot;:false,&quot;suffix&quot;:&quot;&quot;},{&quot;dropping-particle&quot;:&quot;&quot;,&quot;family&quot;:&quot;Yilmaz&quot;,&quot;given&quot;:&quot;Nurettin&quot;,&quot;non-dropping-particle&quot;:&quot;&quot;,&quot;parse-names&quot;:false,&quot;suffix&quot;:&quot;&quot;},{&quot;dropping-particle&quot;:&quot;&quot;,&quot;family&quot;:&quot;Urfalıoglu&quot;,&quot;given&quot;:&quot;Ahmet Burak&quot;,&quot;non-dropping-particle&quot;:&quot;&quot;,&quot;parse-names&quot;:false,&quot;suffix&quot;:&quot;&quot;},{&quot;dropping-particle&quot;:&quot;&quot;,&quot;family&quot;:&quot;Avci&quot;,&quot;given&quot;:&quot;Begum Seyda&quot;,&quot;non-dropping-particle&quot;:&quot;&quot;,&quot;parse-names&quot;:false,&quot;suffix&quot;:&quot;&quot;},{&quot;dropping-particle&quot;:&quot;&quot;,&quot;family&quot;:&quot;Yesiloglu&quot;,&quot;given&quot;:&quot;Onder&quot;,&quot;non-dropping-particle&quot;:&quot;&quot;,&quot;parse-names&quot;:false,&quot;suffix&quot;:&quot;&quot;},{&quot;dropping-particle&quot;:&quot;&quot;,&quot;family&quot;:&quot;Tugcan&quot;,&quot;given&quot;:&quot;Mustafa Oguz&quot;,&quot;non-dropping-particle&quot;:&quot;&quot;,&quot;parse-names&quot;:false,&quot;suffix&quot;:&quot;&quot;},{&quot;dropping-particle&quot;:&quot;&quot;,&quot;family&quot;:&quot;Sumbul&quot;,&quot;given&quot;:&quot;Hilmi Erdem&quot;,&quot;non-dropping-particle&quot;:&quot;&quot;,&quot;parse-names&quot;:false,&quot;suffix&quot;:&quot;&quot;},{&quot;dropping-particle&quot;:&quot;&quot;,&quot;family&quot;:&quot;Yesilagac&quot;,&quot;given&quot;:&quot;Hasan&quot;,&quot;non-dropping-particle&quot;:&quot;&quot;,&quot;parse-names&quot;:false,&quot;suffix&quot;:&quot;&quot;},{&quot;dropping-particle&quot;:&quot;&quot;,&quot;family&quot;:&quot;Sapmaz&quot;,&quot;given&quot;:&quot;Ekrem&quot;,&quot;non-dropping-particle&quot;:&quot;&quot;,&quot;parse-names&quot;:false,&quot;suffix&quot;:&quot;&quot;}],&quot;container-title&quot;:&quot;Tohoku J Exp Med&quot;,&quot;id&quot;:&quot;bd38952a-d304-57c1-8908-5e8d588716a8&quot;,&quot;issued&quot;:{&quot;date-parts&quot;:[[&quot;2022&quot;]]},&quot;page&quot;:&quot;291 - 299&quot;,&quot;title&quot;:&quot;The Role of Procalcitonin in Predicting Necessity of Antivenom Administration and Clinical Severity in Snake Bites&quot;,&quot;type&quot;:&quot;article-journal&quot;,&quot;volume&quot;:&quot;257&quot;,&quot;container-title-short&quot;:&quot;&quot;},&quot;uris&quot;:[&quot;http://www.mendeley.com/documents/?uuid=60f379e3-abd3-44ae-86cc-d19c6fa2539c&quot;],&quot;isTemporary&quot;:false,&quot;legacyDesktopId&quot;:&quot;60f379e3-abd3-44ae-86cc-d19c6fa2539c&quot;}]},{&quot;citationID&quot;:&quot;MENDELEY_CITATION_b1b13311-bcc6-4eff-892a-e3760bca7f4a&quot;,&quot;properties&quot;:{&quot;noteIndex&quot;:0},&quot;isEdited&quot;:false,&quot;manualOverride&quot;:{&quot;citeprocText&quot;:&quot;(27)&quot;,&quot;isManuallyOverridden&quot;:false,&quot;manualOverrideText&quot;:&quot;&quot;},&quot;citationTag&quot;:&quot;MENDELEY_CITATION_v3_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&quot;,&quot;citationItems&quot;:[{&quot;id&quot;:&quot;ea42ddcd-a33f-57a3-a12b-57e4ff10e52b&quot;,&quot;itemData&quot;:{&quot;DOI&quot;:&quot;10.25259/IJMS_328_2021&quot;,&quot;ISSN&quot;:&quot;1998-3654&quot;,&quot;author&quot;:[{&quot;dropping-particle&quot;:&quot;&quot;,&quot;family&quot;:&quot;Narvencar&quot;,&quot;given&quot;:&quot;Kedareshwar P. S.&quot;,&quot;non-dropping-particle&quot;:&quot;&quot;,&quot;parse-names&quot;:false,&quot;suffix&quot;:&quot;&quot;},{&quot;dropping-particle&quot;:&quot;&quot;,&quot;family&quot;:&quot;Favas&quot;,&quot;given&quot;:&quot;T. T.&quot;,&quot;non-dropping-particle&quot;:&quot;&quot;,&quot;parse-names&quot;:false,&quot;suffix&quot;:&quot;&quot;},{&quot;dropping-particle&quot;:&quot;&quot;,&quot;family&quot;:&quot;Dias&quot;,&quot;given&quot;:&quot;Amit&quot;,&quot;non-dropping-particle&quot;:&quot;&quot;,&quot;parse-names&quot;:false,&quot;suffix&quot;:&quot;&quot;}],&quot;container-title&quot;:&quot;Indian Journal of Medical Sciences&quot;,&quot;id&quot;:&quot;ea42ddcd-a33f-57a3-a12b-57e4ff10e52b&quot;,&quot;issue&quot;:&quot;2&quot;,&quot;issued&quot;:{&quot;date-parts&quot;:[[&quot;2022&quot;,&quot;8&quot;,&quot;4&quot;]]},&quot;page&quot;:&quot;86&quot;,&quot;title&quot;:&quot;Predictors of complications in venomous snakebites&quot;,&quot;type&quot;:&quot;article-journal&quot;,&quot;volume&quot;:&quot;74&quot;,&quot;container-title-short&quot;:&quot;Indian J Med Sci&quot;},&quot;uris&quot;:[&quot;http://www.mendeley.com/documents/?uuid=9fcc4e8a-e4ed-487d-88ab-e037d3f37053&quot;],&quot;isTemporary&quot;:false,&quot;legacyDesktopId&quot;:&quot;9fcc4e8a-e4ed-487d-88ab-e037d3f37053&quot;}]},{&quot;citationID&quot;:&quot;MENDELEY_CITATION_54c43319-708a-473c-80ff-5e40782d5021&quot;,&quot;properties&quot;:{&quot;noteIndex&quot;:0},&quot;isEdited&quot;:false,&quot;manualOverride&quot;:{&quot;citeprocText&quot;:&quot;(28,29)&quot;,&quot;isManuallyOverridden&quot;:false,&quot;manualOverrideText&quot;:&quot;&quot;},&quot;citationTag&quot;:&quot;MENDELEY_CITATION_v3_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&quot;,&quot;citationItems&quot;:[{&quot;id&quot;:&quot;8cdd630c-534e-5410-a681-bea8ebaa978b&quot;,&quot;itemData&quot;:{&quot;author&quot;:[{&quot;dropping-particle&quot;:&quot;&quot;,&quot;family&quot;:&quot;Dirección de Vigilancia y Análisis del Riesgo en Salud Pública.&quot;,&quot;given&quot;:&quot;&quot;,&quot;non-dropping-particle&quot;:&quot;&quot;,&quot;parse-names&quot;:false,&quot;suffix&quot;:&quot;&quot;}],&quot;id&quot;:&quot;8cdd630c-534e-5410-a681-bea8ebaa978b&quot;,&quot;issued&quot;:{&quot;date-parts&quot;:[[&quot;0&quot;]]},&quot;publisher-place&quot;:&quot;SIVIGILA, Instituto Nacional de Salud. Bogotá, D. C., Colombia.&quot;,&quot;title&quot;:&quot;Informe de evento: Accidente Ofídico, 2021&quot;,&quot;type&quot;:&quot;report&quot;,&quot;container-title-short&quot;:&quot;&quot;},&quot;uris&quot;:[&quot;http://www.mendeley.com/documents/?uuid=2b7d27ae-f751-41a8-b95d-b51373436e90&quot;],&quot;isTemporary&quot;:false,&quot;legacyDesktopId&quot;:&quot;2b7d27ae-f751-41a8-b95d-b51373436e90&quot;},{&quot;id&quot;:&quot;8e0c2d60-f466-50a9-bba6-13b3b50774ed&quot;,&quot;itemData&quot;:{&quot;DOI&quot;:&quot;10.1371/journal.pntd.0007059&quot;,&quot;ISBN&quot;:&quot;1111111111&quot;,&quot;ISSN&quot;:&quot;19352735&quot;,&quot;PMID&quot;:&quot;30789906&quot;,&quot;abstract&quot;:&quot;In one of his final essays, statesman and former United Nations secretary general Kofi Annan said, ‘Snakebite is the most important tropical disease you’ve never heard of’ [1]. Mr. Annan firmly believed that victims of snakebite envenoming should be recognised and afforded greater efforts at improved prevention, treatment, and rehabilitation. During the last years of his life, he advocated strongly for the World Health Organisation (WHO) and the global community to give greater priority to this disease of poverty and its victims. Snakebite envenoming (SBE) affects as many as 2.7 million people every year, most of whom live in some of the world’s most remote, poorly developed, and politically marginalised tropical communities [2]. With annual mortality of 81,000 to 138,000 and 400,000 surviving victims suffering permanent physical and psychological disabilities, SBE is a disease in urgent need of attention [2–4]. Like many diseases of poverty, SBE has failed to attract requisite public health policy inclusion and investment for driving sustainable efforts to reduce the medical and societal burden. This is largely due to the demographics of the affected populations and their lack of political voice [5].&quot;,&quot;author&quot;:[{&quot;dropping-particle&quot;:&quot;&quot;,&quot;family&quot;:&quot;Williams&quot;,&quot;given&quot;:&quot;David J.&quot;,&quot;non-dropping-particle&quot;:&quot;&quot;,&quot;parse-names&quot;:false,&quot;suffix&quot;:&quot;&quot;},{&quot;dropping-particle&quot;:&quot;&quot;,&quot;family&quot;:&quot;Faiz&quot;,&quot;given&quot;:&quot;Mohd Abul&quot;,&quot;non-dropping-particle&quot;:&quot;&quot;,&quot;parse-names&quot;:false,&quot;suffix&quot;:&quot;&quot;},{&quot;dropping-particle&quot;:&quot;&quot;,&quot;family&quot;:&quot;Abela-Ridder&quot;,&quot;given&quot;:&quot;Bernadette&quot;,&quot;non-dropping-particle&quot;:&quot;&quot;,&quot;parse-names&quot;:false,&quot;suffix&quot;:&quot;&quot;},{&quot;dropping-particle&quot;:&quot;&quot;,&quot;family&quot;:&quot;Ainsworth&quot;,&quot;given&quot;:&quot;Stuart&quot;,&quot;non-dropping-particle&quot;:&quot;&quot;,&quot;parse-names&quot;:false,&quot;suffix&quot;:&quot;&quot;},{&quot;dropping-particle&quot;:&quot;&quot;,&quot;family&quot;:&quot;Bulfone&quot;,&quot;given&quot;:&quot;Tommaso C.&quot;,&quot;non-dropping-particle&quot;:&quot;&quot;,&quot;parse-names&quot;:false,&quot;suffix&quot;:&quot;&quot;},{&quot;dropping-particle&quot;:&quot;&quot;,&quot;family&quot;:&quot;Nickerson&quot;,&quot;given&quot;:&quot;Andrea D.&quot;,&quot;non-dropping-particle&quot;:&quot;&quot;,&quot;parse-names&quot;:false,&quot;suffix&quot;:&quot;&quot;},{&quot;dropping-particle&quot;:&quot;&quot;,&quot;family&quot;:&quot;Habib&quot;,&quot;given&quot;:&quot;Abdulrazaq G.&quot;,&quot;non-dropping-particle&quot;:&quot;&quot;,&quot;parse-names&quot;:false,&quot;suffix&quot;:&quot;&quot;},{&quot;dropping-particle&quot;:&quot;&quot;,&quot;family&quot;:&quot;Junghanss&quot;,&quot;given&quot;:&quot;Thomas&quot;,&quot;non-dropping-particle&quot;:&quot;&quot;,&quot;parse-names&quot;:false,&quot;suffix&quot;:&quot;&quot;},{&quot;dropping-particle&quot;:&quot;&quot;,&quot;family&quot;:&quot;Fan&quot;,&quot;given&quot;:&quot;Hui Wen&quot;,&quot;non-dropping-particle&quot;:&quot;&quot;,&quot;parse-names&quot;:false,&quot;suffix&quot;:&quot;&quot;},{&quot;dropping-particle&quot;:&quot;&quot;,&quot;family&quot;:&quot;Turner&quot;,&quot;given&quot;:&quot;Michael&quot;,&quot;non-dropping-particle&quot;:&quot;&quot;,&quot;parse-names&quot;:false,&quot;suffix&quot;:&quot;&quot;},{&quot;dropping-particle&quot;:&quot;&quot;,&quot;family&quot;:&quot;Harrison&quot;,&quot;given&quot;:&quot;Robert A.&quot;,&quot;non-dropping-particle&quot;:&quot;&quot;,&quot;parse-names&quot;:false,&quot;suffix&quot;:&quot;&quot;},{&quot;dropping-particle&quot;:&quot;&quot;,&quot;family&quot;:&quot;Warrell&quot;,&quot;given&quot;:&quot;David A.&quot;,&quot;non-dropping-particle&quot;:&quot;&quot;,&quot;parse-names&quot;:false,&quot;suffix&quot;:&quot;&quot;}],&quot;container-title&quot;:&quot;PLoS Neglected Tropical Diseases&quot;,&quot;id&quot;:&quot;8e0c2d60-f466-50a9-bba6-13b3b50774ed&quot;,&quot;issue&quot;:&quot;2&quot;,&quot;issued&quot;:{&quot;date-parts&quot;:[[&quot;2019&quot;]]},&quot;page&quot;:&quot;12-14&quot;,&quot;title&quot;:&quot;Strategy for a globally coordinated response to a priority neglected tropical disease: Snakebite envenoming&quot;,&quot;type&quot;:&quot;article-journal&quot;,&quot;volume&quot;:&quot;13&quot;,&quot;container-title-short&quot;:&quot;PLoS Negl Trop Dis&quot;},&quot;uris&quot;:[&quot;http://www.mendeley.com/documents/?uuid=8a62c85b-864e-4eae-8b1e-e1874196d1c9&quot;],&quot;isTemporary&quot;:false,&quot;legacyDesktopId&quot;:&quot;8a62c85b-864e-4eae-8b1e-e1874196d1c9&quot;}]},{&quot;citationID&quot;:&quot;MENDELEY_CITATION_590ef4b4-fea6-4414-95d7-c6f09079f76a&quot;,&quot;properties&quot;:{&quot;noteIndex&quot;:0},&quot;isEdited&quot;:false,&quot;manualOverride&quot;:{&quot;citeprocText&quot;:&quot;(17)&quot;,&quot;isManuallyOverridden&quot;:false,&quot;manualOverrideText&quot;:&quot;&quot;},&quot;citationTag&quot;:&quot;MENDELEY_CITATION_v3_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&quot;,&quot;citationItems&quot;:[{&quot;id&quot;:&quot;a6721ce7-42b1-5c0c-af31-a65615892a03&quot;,&quot;itemData&quot;:{&quot;DOI&quot;:&quot;10.7196/SAMJ.2017.v107i4.12084&quot;,&quot;ISSN&quot;:&quot;20785135&quot;,&quot;PMID&quot;:&quot;28395682&quot;,&quot;abstract&quot;:&quot;Background. Snakebites can produce severe local and systemic septic complications as well as being associated with significant overall morbidity and even mortality. Objective. A prospective audit was undertaken to determine the bacterial causation of wound infection secondary to snakebite, and attempt to quantify the burden of disease. Methods. The audit was undertaken at Ngwelezane Hospital, which provides both regional and tertiary services for north-eastern KwaZulu-Natal Province, South Africa, over a 4-month period. Records of patients who required surgical debridement for extensive skin and soft-tissue necrosis were analysed. At the time of debridement, tissue samples of necrotic or infected tissue were sent for bacteriological analysis as standard of care. Microbiology results were analysed. Results. A total of 164 patients were admitted to hospital for management of snakebite, of whom 57 required surgical debridement and 42 were included in the final microbiological analysis. Children were found to be the most frequent victims of snakebite; 57.8% of patients in this study were aged ≤10 years and 73.7% ≤15 years. Culture showed a single organism in 32/42 cases, two organisms in 8 and no growth in 2. Eight different types of organisms were cultured, five of them more than once. Thirty-five specimens (83.3%) grew Gram-negative Enterobacteriaceae, the most frequent being Morganella morganii and Proteus species. Thirteen specimens (31.0%) grew Enterococcus faecalis. Gram-negative Enterobacteriaceae showed 31.4% sensitivity to ampicillin, 40.0% sensitivity to amoxicillin plus clavulanic acid, 34.3% sensitivity to cefuroxime, 97.1% sensitivity to ceftriaxone, and 100% sensitivity to ciprofloxacin, gentamicin and amikacin. E. faecalis was 92.3% sensitive to amoxicillin, 92.3% sensitive to amoxicillin plus clavulanic acid, 100% sensitive to ciprofloxacin, 92.3% resistant to erythromycin and 100% resistant to ceftriaxone. Conclusion. Children are particularly vulnerable to snakebite, and the consequences can be devastating. While the majority of patients in this study were shown to have secondary bacterial infection, debridement and subsequent wound management is considered the mainstay of treatment. Common organisms are Enterobacteriaceae and enterococci. There appears to be a role for antibiotics in the management of these patients. A good antibiotic policy is strongly advocated.&quot;,&quot;author&quot;:[{&quot;dropping-particle&quot;:&quot;&quot;,&quot;family&quot;:&quot;Wagener&quot;,&quot;given&quot;:&quot;M.&quot;,&quot;non-dropping-particle&quot;:&quot;&quot;,&quot;parse-names&quot;:false,&quot;suffix&quot;:&quot;&quot;},{&quot;dropping-particle&quot;:&quot;&quot;,&quot;family&quot;:&quot;Naidoo&quot;,&quot;given&quot;:&quot;M.&quot;,&quot;non-dropping-particle&quot;:&quot;&quot;,&quot;parse-names&quot;:false,&quot;suffix&quot;:&quot;&quot;},{&quot;dropping-particle&quot;:&quot;&quot;,&quot;family&quot;:&quot;Aldous&quot;,&quot;given&quot;:&quot;C.&quot;,&quot;non-dropping-particle&quot;:&quot;&quot;,&quot;parse-names&quot;:false,&quot;suffix&quot;:&quot;&quot;}],&quot;container-title&quot;:&quot;South African Medical Journal&quot;,&quot;id&quot;:&quot;a6721ce7-42b1-5c0c-af31-a65615892a03&quot;,&quot;issue&quot;:&quot;4&quot;,&quot;issued&quot;:{&quot;date-parts&quot;:[[&quot;2017&quot;]]},&quot;page&quot;:&quot;315-319&quot;,&quot;title&quot;:&quot;Wound infection secondary to snakebite&quot;,&quot;type&quot;:&quot;article-journal&quot;,&quot;volume&quot;:&quot;107&quot;,&quot;container-title-short&quot;:&quot;&quot;},&quot;uris&quot;:[&quot;http://www.mendeley.com/documents/?uuid=d2b02eb3-917c-41b3-894e-fb4cb5d1042d&quot;],&quot;isTemporary&quot;:false,&quot;legacyDesktopId&quot;:&quot;d2b02eb3-917c-41b3-894e-fb4cb5d1042d&quot;}]},{&quot;citationID&quot;:&quot;MENDELEY_CITATION_f050f420-bb26-4d46-9727-55da265e209a&quot;,&quot;properties&quot;:{&quot;noteIndex&quot;:0},&quot;isEdited&quot;:false,&quot;manualOverride&quot;:{&quot;citeprocText&quot;:&quot;(17)&quot;,&quot;isManuallyOverridden&quot;:false,&quot;manualOverrideText&quot;:&quot;&quot;},&quot;citationTag&quot;:&quot;MENDELEY_CITATION_v3_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&quot;,&quot;citationItems&quot;:[{&quot;id&quot;:&quot;a6721ce7-42b1-5c0c-af31-a65615892a03&quot;,&quot;itemData&quot;:{&quot;DOI&quot;:&quot;10.7196/SAMJ.2017.v107i4.12084&quot;,&quot;ISSN&quot;:&quot;20785135&quot;,&quot;PMID&quot;:&quot;28395682&quot;,&quot;abstract&quot;:&quot;Background. Snakebites can produce severe local and systemic septic complications as well as being associated with significant overall morbidity and even mortality. Objective. A prospective audit was undertaken to determine the bacterial causation of wound infection secondary to snakebite, and attempt to quantify the burden of disease. Methods. The audit was undertaken at Ngwelezane Hospital, which provides both regional and tertiary services for north-eastern KwaZulu-Natal Province, South Africa, over a 4-month period. Records of patients who required surgical debridement for extensive skin and soft-tissue necrosis were analysed. At the time of debridement, tissue samples of necrotic or infected tissue were sent for bacteriological analysis as standard of care. Microbiology results were analysed. Results. A total of 164 patients were admitted to hospital for management of snakebite, of whom 57 required surgical debridement and 42 were included in the final microbiological analysis. Children were found to be the most frequent victims of snakebite; 57.8% of patients in this study were aged ≤10 years and 73.7% ≤15 years. Culture showed a single organism in 32/42 cases, two organisms in 8 and no growth in 2. Eight different types of organisms were cultured, five of them more than once. Thirty-five specimens (83.3%) grew Gram-negative Enterobacteriaceae, the most frequent being Morganella morganii and Proteus species. Thirteen specimens (31.0%) grew Enterococcus faecalis. Gram-negative Enterobacteriaceae showed 31.4% sensitivity to ampicillin, 40.0% sensitivity to amoxicillin plus clavulanic acid, 34.3% sensitivity to cefuroxime, 97.1% sensitivity to ceftriaxone, and 100% sensitivity to ciprofloxacin, gentamicin and amikacin. E. faecalis was 92.3% sensitive to amoxicillin, 92.3% sensitive to amoxicillin plus clavulanic acid, 100% sensitive to ciprofloxacin, 92.3% resistant to erythromycin and 100% resistant to ceftriaxone. Conclusion. Children are particularly vulnerable to snakebite, and the consequences can be devastating. While the majority of patients in this study were shown to have secondary bacterial infection, debridement and subsequent wound management is considered the mainstay of treatment. Common organisms are Enterobacteriaceae and enterococci. There appears to be a role for antibiotics in the management of these patients. A good antibiotic policy is strongly advocated.&quot;,&quot;author&quot;:[{&quot;dropping-particle&quot;:&quot;&quot;,&quot;family&quot;:&quot;Wagener&quot;,&quot;given&quot;:&quot;M.&quot;,&quot;non-dropping-particle&quot;:&quot;&quot;,&quot;parse-names&quot;:false,&quot;suffix&quot;:&quot;&quot;},{&quot;dropping-particle&quot;:&quot;&quot;,&quot;family&quot;:&quot;Naidoo&quot;,&quot;given&quot;:&quot;M.&quot;,&quot;non-dropping-particle&quot;:&quot;&quot;,&quot;parse-names&quot;:false,&quot;suffix&quot;:&quot;&quot;},{&quot;dropping-particle&quot;:&quot;&quot;,&quot;family&quot;:&quot;Aldous&quot;,&quot;given&quot;:&quot;C.&quot;,&quot;non-dropping-particle&quot;:&quot;&quot;,&quot;parse-names&quot;:false,&quot;suffix&quot;:&quot;&quot;}],&quot;container-title&quot;:&quot;South African Medical Journal&quot;,&quot;id&quot;:&quot;a6721ce7-42b1-5c0c-af31-a65615892a03&quot;,&quot;issue&quot;:&quot;4&quot;,&quot;issued&quot;:{&quot;date-parts&quot;:[[&quot;2017&quot;]]},&quot;page&quot;:&quot;315-319&quot;,&quot;title&quot;:&quot;Wound infection secondary to snakebite&quot;,&quot;type&quot;:&quot;article-journal&quot;,&quot;volume&quot;:&quot;107&quot;,&quot;container-title-short&quot;:&quot;&quot;},&quot;uris&quot;:[&quot;http://www.mendeley.com/documents/?uuid=d2b02eb3-917c-41b3-894e-fb4cb5d1042d&quot;],&quot;isTemporary&quot;:false,&quot;legacyDesktopId&quot;:&quot;d2b02eb3-917c-41b3-894e-fb4cb5d1042d&quot;}]},{&quot;citationID&quot;:&quot;MENDELEY_CITATION_65eea440-09ed-4cd5-9549-1f354e1c7ea5&quot;,&quot;properties&quot;:{&quot;noteIndex&quot;:0},&quot;isEdited&quot;:false,&quot;manualOverride&quot;:{&quot;citeprocText&quot;:&quot;(8,30–32)&quot;,&quot;isManuallyOverridden&quot;:false,&quot;manualOverrideText&quot;:&quot;&quot;},&quot;citationTag&quot;:&quot;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&quot;,&quot;citationItems&quot;:[{&quot;id&quot;:&quot;7df33fee-e74e-5c59-b2ca-96db0fd1bcac&quot;,&quot;itemData&quot;:{&quot;DOI&quot;:&quot;10.4269/ajtmh.19-0369&quot;,&quot;ISSN&quot;:&quot;0002-9637&quot;,&quot;PMID&quot;:&quot;31628740&quot;,&quot;abstract&quot;:&quot;Infections secondary to snakebite occur in a number of patients and are potentially life-threatening. Bothrops lanceolatus bites in Martinique average 30 cases per year and may result in severe thrombotic and infectious complications. We aimed to investigate the infectious complications related to B. lanceolatus bite. A retrospective single-center observational study over 7 years (2011-2018) was carried out, including all patients admitted to the hospital because of B. lanceolatus bite. One hundred seventy snake-bitten patients (121 males and 49 females) were included. Thirty-nine patients (23%) presented grade 3 or 4 envenoming. Twenty patients (12%) developed wound infections. The isolated bacteria were Aeromonas hydrophila (3 cases), Morganella morganii (two cases), group A Streptococcus, and group B Streptococcus (one case each). Patients were treated empirically with third-generation cephalosporin (or amoxicillin-clavulanate), aminoglycoside, and metronidazole combinations. Outcome was favorable in all patients. The main factor significantly associated with the occurrence of infection following snakebite was the severity of envenoming (P &lt; 0.05). Our findings clearly point toward the frequent onset of infectious complications in B. lanceolatus-bitten patients presenting with grade 3 and 4 envenoming. Thus, based on the bacteria identified in the wounds, we suggest that empiric antibiotic therapy including third-generation cephalosporin should be administered to those patients on hospital admission.&quot;,&quot;author&quot;:[{&quot;dropping-particle&quot;:&quot;&quot;,&quot;family&quot;:&quot;Resiere&quot;,&quot;given&quot;:&quot;Dabor&quot;,&quot;non-dropping-particle&quot;:&quot;&quot;,&quot;parse-names&quot;:false,&quot;suffix&quot;:&quot;&quot;},{&quot;dropping-particle&quot;:&quot;&quot;,&quot;family&quot;:&quot;Mehdaoui&quot;,&quot;given&quot;:&quot;Hossein&quot;,&quot;non-dropping-particle&quot;:&quot;&quot;,&quot;parse-names&quot;:false,&quot;suffix&quot;:&quot;&quot;},{&quot;dropping-particle&quot;:&quot;&quot;,&quot;family&quot;:&quot;Névière&quot;,&quot;given&quot;:&quot;Rémi&quot;,&quot;non-dropping-particle&quot;:&quot;&quot;,&quot;parse-names&quot;:false,&quot;suffix&quot;:&quot;&quot;},{&quot;dropping-particle&quot;:&quot;&quot;,&quot;family&quot;:&quot;Olive&quot;,&quot;given&quot;:&quot;Claude&quot;,&quot;non-dropping-particle&quot;:&quot;&quot;,&quot;parse-names&quot;:false,&quot;suffix&quot;:&quot;&quot;},{&quot;dropping-particle&quot;:&quot;&quot;,&quot;family&quot;:&quot;Severyns&quot;,&quot;given&quot;:&quot;Mathieu&quot;,&quot;non-dropping-particle&quot;:&quot;&quot;,&quot;parse-names&quot;:false,&quot;suffix&quot;:&quot;&quot;},{&quot;dropping-particle&quot;:&quot;&quot;,&quot;family&quot;:&quot;Beaudoin&quot;,&quot;given&quot;:&quot;Adeline&quot;,&quot;non-dropping-particle&quot;:&quot;&quot;,&quot;parse-names&quot;:false,&quot;suffix&quot;:&quot;&quot;},{&quot;dropping-particle&quot;:&quot;&quot;,&quot;family&quot;:&quot;Florentin&quot;,&quot;given&quot;:&quot;Jonathan&quot;,&quot;non-dropping-particle&quot;:&quot;&quot;,&quot;parse-names&quot;:false,&quot;suffix&quot;:&quot;&quot;},{&quot;dropping-particle&quot;:&quot;&quot;,&quot;family&quot;:&quot;Brouste&quot;,&quot;given&quot;:&quot;Yannick&quot;,&quot;non-dropping-particle&quot;:&quot;&quot;,&quot;parse-names&quot;:false,&quot;suffix&quot;:&quot;&quot;},{&quot;dropping-particle&quot;:&quot;&quot;,&quot;family&quot;:&quot;Banydeen&quot;,&quot;given&quot;:&quot;Rishika&quot;,&quot;non-dropping-particle&quot;:&quot;&quot;,&quot;parse-names&quot;:false,&quot;suffix&quot;:&quot;&quot;},{&quot;dropping-particle&quot;:&quot;&quot;,&quot;family&quot;:&quot;Cabié&quot;,&quot;given&quot;:&quot;André&quot;,&quot;non-dropping-particle&quot;:&quot;&quot;,&quot;parse-names&quot;:false,&quot;suffix&quot;:&quot;&quot;},{&quot;dropping-particle&quot;:&quot;&quot;,&quot;family&quot;:&quot;Mégarbane&quot;,&quot;given&quot;:&quot;Bruno&quot;,&quot;non-dropping-particle&quot;:&quot;&quot;,&quot;parse-names&quot;:false,&quot;suffix&quot;:&quot;&quot;},{&quot;dropping-particle&quot;:&quot;&quot;,&quot;family&quot;:&quot;Gutiérrez&quot;,&quot;given&quot;:&quot;José María&quot;,&quot;non-dropping-particle&quot;:&quot;&quot;,&quot;parse-names&quot;:false,&quot;suffix&quot;:&quot;&quot;},{&quot;dropping-particle&quot;:&quot;&quot;,&quot;family&quot;:&quot;Kallel&quot;,&quot;given&quot;:&quot;Hatem&quot;,&quot;non-dropping-particle&quot;:&quot;&quot;,&quot;parse-names&quot;:false,&quot;suffix&quot;:&quot;&quot;}],&quot;container-title&quot;:&quot;The American Journal of Tropical Medicine and Hygiene&quot;,&quot;id&quot;:&quot;7df33fee-e74e-5c59-b2ca-96db0fd1bcac&quot;,&quot;issue&quot;:&quot;1&quot;,&quot;issued&quot;:{&quot;date-parts&quot;:[[&quot;2020&quot;,&quot;1&quot;,&quot;8&quot;]]},&quot;page&quot;:&quot;232-240&quot;,&quot;title&quot;:&quot;Infectious Complications Following Snakebite by Bothrops lanceolatus in Martinique: A Case Series&quot;,&quot;type&quot;:&quot;article-journal&quot;,&quot;volume&quot;:&quot;102&quot;,&quot;container-title-short&quot;:&quot;Am J Trop Med Hyg&quot;},&quot;uris&quot;:[&quot;http://www.mendeley.com/documents/?uuid=f424de5f-609c-475e-aee7-096d8aa002a0&quot;],&quot;isTemporary&quot;:false,&quot;legacyDesktopId&quot;:&quot;f424de5f-609c-475e-aee7-096d8aa002a0&quot;},{&quot;id&quot;:&quot;c14c986e-4da3-5dbd-abd1-c6ca93af64a7&quot;,&quot;itemData&quot;:{&quot;DOI&quot;:&quot;10.1371/journal.pntd.0007171&quot;,&quot;ISSN&quot;:&quot;1935-2735&quot;,&quot;author&quot;:[{&quot;dropping-particle&quot;:&quot;&quot;,&quot;family&quot;:&quot;Mahmood&quot;,&quot;given&quot;:&quot;Mohammad Afzal&quot;,&quot;non-dropping-particle&quot;:&quot;&quot;,&quot;parse-names&quot;:false,&quot;suffix&quot;:&quot;&quot;},{&quot;dropping-particle&quot;:&quot;&quot;,&quot;family&quot;:&quot;Halliday&quot;,&quot;given&quot;:&quot;Dale&quot;,&quot;non-dropping-particle&quot;:&quot;&quot;,&quot;parse-names&quot;:false,&quot;suffix&quot;:&quot;&quot;},{&quot;dropping-particle&quot;:&quot;&quot;,&quot;family&quot;:&quot;Cumming&quot;,&quot;given&quot;:&quot;Robert&quot;,&quot;non-dropping-particle&quot;:&quot;&quot;,&quot;parse-names&quot;:false,&quot;suffix&quot;:&quot;&quot;},{&quot;dropping-particle&quot;:&quot;&quot;,&quot;family&quot;:&quot;Thwin&quot;,&quot;given&quot;:&quot;Khin Thida&quot;,&quot;non-dropping-particle&quot;:&quot;&quot;,&quot;parse-names&quot;:false,&quot;suffix&quot;:&quot;&quot;},{&quot;dropping-particle&quot;:&quot;&quot;,&quot;family&quot;:&quot;Myitzu&quot;,&quot;given&quot;:&quot;Mya&quot;,&quot;non-dropping-particle&quot;:&quot;&quot;,&quot;parse-names&quot;:false,&quot;suffix&quot;:&quot;&quot;},{&quot;dropping-particle&quot;:&quot;&quot;,&quot;family&quot;:&quot;White&quot;,&quot;given&quot;:&quot;Julian&quot;,&quot;non-dropping-particle&quot;:&quot;&quot;,&quot;parse-names&quot;:false,&quot;suffix&quot;:&quot;&quot;},{&quot;dropping-particle&quot;:&quot;&quot;,&quot;family&quot;:&quot;Alfred&quot;,&quot;given&quot;:&quot;Sam&quot;,&quot;non-dropping-particle&quot;:&quot;&quot;,&quot;parse-names&quot;:false,&quot;suffix&quot;:&quot;&quot;},{&quot;dropping-particle&quot;:&quot;&quot;,&quot;family&quot;:&quot;Warrell&quot;,&quot;given&quot;:&quot;David A.&quot;,&quot;non-dropping-particle&quot;:&quot;&quot;,&quot;parse-names&quot;:false,&quot;suffix&quot;:&quot;&quot;},{&quot;dropping-particle&quot;:&quot;&quot;,&quot;family&quot;:&quot;Bacon&quot;,&quot;given&quot;:&quot;David&quot;,&quot;non-dropping-particle&quot;:&quot;&quot;,&quot;parse-names&quot;:false,&quot;suffix&quot;:&quot;&quot;},{&quot;dropping-particle&quot;:&quot;&quot;,&quot;family&quot;:&quot;Naing&quot;,&quot;given&quot;:&quot;Win&quot;,&quot;non-dropping-particle&quot;:&quot;&quot;,&quot;parse-names&quot;:false,&quot;suffix&quot;:&quot;&quot;},{&quot;dropping-particle&quot;:&quot;&quot;,&quot;family&quot;:&quot;Aung&quot;,&quot;given&quot;:&quot;Htay&quot;,&quot;non-dropping-particle&quot;:&quot;&quot;,&quot;parse-names&quot;:false,&quot;suffix&quot;:&quot;&quot;},{&quot;dropping-particle&quot;:&quot;&quot;,&quot;family&quot;:&quot;Thein&quot;,&quot;given&quot;:&quot;Myat Myat&quot;,&quot;non-dropping-particle&quot;:&quot;&quot;,&quot;parse-names&quot;:false,&quot;suffix&quot;:&quot;&quot;},{&quot;dropping-particle&quot;:&quot;&quot;,&quot;family&quot;:&quot;Chit&quot;,&quot;given&quot;:&quot;Nyein Nyein&quot;,&quot;non-dropping-particle&quot;:&quot;&quot;,&quot;parse-names&quot;:false,&quot;suffix&quot;:&quot;&quot;},{&quot;dropping-particle&quot;:&quot;&quot;,&quot;family&quot;:&quot;Serhal&quot;,&quot;given&quot;:&quot;Sara&quot;,&quot;non-dropping-particle&quot;:&quot;&quot;,&quot;parse-names&quot;:false,&quot;suffix&quot;:&quot;&quot;},{&quot;dropping-particle&quot;:&quot;&quot;,&quot;family&quot;:&quot;Nwe&quot;,&quot;given&quot;:&quot;Myat Thet&quot;,&quot;non-dropping-particle&quot;:&quot;&quot;,&quot;parse-names&quot;:false,&quot;suffix&quot;:&quot;&quot;},{&quot;dropping-particle&quot;:&quot;&quot;,&quot;family&quot;:&quot;Aung&quot;,&quot;given&quot;:&quot;Pyae Phyo&quot;,&quot;non-dropping-particle&quot;:&quot;&quot;,&quot;parse-names&quot;:false,&quot;suffix&quot;:&quot;&quot;},{&quot;dropping-particle&quot;:&quot;&quot;,&quot;family&quot;:&quot;Peh&quot;,&quot;given&quot;:&quot;Chen Au&quot;,&quot;non-dropping-particle&quot;:&quot;&quot;,&quot;parse-names&quot;:false,&quot;suffix&quot;:&quot;&quot;}],&quot;container-title&quot;:&quot;PLOS Neglected Tropical Diseases&quot;,&quot;id&quot;:&quot;c14c986e-4da3-5dbd-abd1-c6ca93af64a7&quot;,&quot;issue&quot;:&quot;2&quot;,&quot;issued&quot;:{&quot;date-parts&quot;:[[&quot;2019&quot;]]},&quot;page&quot;:&quot;e0007171&quot;,&quot;title&quot;:&quot;Inadequate knowledge about snakebite envenoming symptoms and application of harmful first aid methods in the community in high snakebite incidence areas of Myanmar&quot;,&quot;type&quot;:&quot;article-journal&quot;,&quot;volume&quot;:&quot;13&quot;,&quot;container-title-short&quot;:&quot;PLoS Negl Trop Dis&quot;},&quot;uris&quot;:[&quot;http://www.mendeley.com/documents/?uuid=78dbbb72-6cc4-4c5f-933a-f43f30641b5f&quot;],&quot;isTemporary&quot;:false,&quot;legacyDesktopId&quot;:&quot;78dbbb72-6cc4-4c5f-933a-f43f30641b5f&quot;},{&quot;id&quot;:&quot;4866b6b1-eb4a-5810-9eab-aa91ae11c768&quot;,&quot;itemData&quot;:{&quot;DOI&quot;:&quot;10.1177/0049475520966958&quot;,&quot;ISSN&quot;:&quot;0049-4755&quot;,&quot;PMID&quot;:&quot;33106110&quot;,&quot;abstract&quot;:&quot;Most snakebite victims in low- and middle-income countries continue to seek many forms of first aid therapy before reaching hospital, the commonest being the application of a tourniquet. Our study looked at a prospective cohort of 382 such patients to ascertain the association of pre-hospital care with clinical outcome, and found that 60% developed complications as compared to 36% who had no pre-hospital care ( p &lt; 0.001), with 10 fatalities in the former compared to only one in the latter. Pre-hospital care remains very common and definitely increases morbidity and mortality.&quot;,&quot;author&quot;:[{&quot;dropping-particle&quot;:&quot;&quot;,&quot;family&quot;:&quot;Singaravelu&quot;,&quot;given&quot;:&quot;Krishnan P.&quot;,&quot;non-dropping-particle&quot;:&quot;&quot;,&quot;parse-names&quot;:false,&quot;suffix&quot;:&quot;&quot;},{&quot;dropping-particle&quot;:&quot;&quot;,&quot;family&quot;:&quot;Pandit&quot;,&quot;given&quot;:&quot;Vinay R.&quot;,&quot;non-dropping-particle&quot;:&quot;&quot;,&quot;parse-names&quot;:false,&quot;suffix&quot;:&quot;&quot;},{&quot;dropping-particle&quot;:&quot;&quot;,&quot;family&quot;:&quot;Chinnakali&quot;,&quot;given&quot;:&quot;Palanivel&quot;,&quot;non-dropping-particle&quot;:&quot;&quot;,&quot;parse-names&quot;:false,&quot;suffix&quot;:&quot;&quot;},{&quot;dropping-particle&quot;:&quot;&quot;,&quot;family&quot;:&quot;Bammigatti&quot;,&quot;given&quot;:&quot;Chanaveerappa&quot;,&quot;non-dropping-particle&quot;:&quot;&quot;,&quot;parse-names&quot;:false,&quot;suffix&quot;:&quot;&quot;}],&quot;container-title&quot;:&quot;Tropical Doctor&quot;,&quot;id&quot;:&quot;4866b6b1-eb4a-5810-9eab-aa91ae11c768&quot;,&quot;issue&quot;:&quot;1&quot;,&quot;issued&quot;:{&quot;date-parts&quot;:[[&quot;2021&quot;,&quot;1&quot;,&quot;27&quot;]]},&quot;page&quot;:&quot;77-80&quot;,&quot;title&quot;:&quot;Pre-hospital care and its association with clinical outcome of snakebite victims presenting at a tertiary care referral hospital in South India&quot;,&quot;type&quot;:&quot;article-journal&quot;,&quot;volume&quot;:&quot;51&quot;,&quot;container-title-short&quot;:&quot;Trop Doct&quot;},&quot;uris&quot;:[&quot;http://www.mendeley.com/documents/?uuid=ec09bba7-2562-438b-98b7-74a9ccbb6fe9&quot;],&quot;isTemporary&quot;:false,&quot;legacyDesktopId&quot;:&quot;ec09bba7-2562-438b-98b7-74a9ccbb6fe9&quot;},{&quot;id&quot;:&quot;cd839026-bb75-56a4-b542-084ddc155cd3&quot;,&quot;itemData&quot;:{&quot;DOI&quot;:&quot;10.1038/nrdp.2017.63&quot;,&quot;ISSN&quot;:&quot;2056-676X&quot;,&quot;PMID&quot;:&quot;28905944&quot;,&quot;abstract&quot;:&quot;Snakebite envenoming is a neglected tropical disease that kills &gt;100,000 people and maims &gt;400,000 people every year. Impoverished populations living in the rural tropics are particularly vulnerable; snakebite envenoming perpetuates the cycle of poverty. Snake venoms are complex mixtures of proteins that exert a wide range of toxic actions. The high variability in snake venom composition is responsible for the various clinical manifestations in envenomings, ranging from local tissue damage to potentially life-threatening systemic effects. Intravenous administration of antivenom is the only specific treatment to counteract envenoming. Analgesics, ventilator support, fluid therapy, haemodialysis and antibiotic therapy are also used. Novel therapeutic alternatives based on recombinant antibody technologies and new toxin inhibitors are being explored. Confronting snakebite envenoming at a global level demands the implementation of an integrated intervention strategy involving the WHO, the research community, antivenom manufacturers, regulatory agencies, national and regional health authorities, professional health organizations, international funding agencies, advocacy groups and civil society institutions.&quot;,&quot;author&quot;:[{&quot;dropping-particle&quot;:&quot;&quot;,&quot;family&quot;:&quot;Gutiérrez&quot;,&quot;given&quot;:&quot;José María&quot;,&quot;non-dropping-particle&quot;:&quot;&quot;,&quot;parse-names&quot;:false,&quot;suffix&quot;:&quot;&quot;},{&quot;dropping-particle&quot;:&quot;&quot;,&quot;family&quot;:&quot;Calvete&quot;,&quot;given&quot;:&quot;Juan J.&quot;,&quot;non-dropping-particle&quot;:&quot;&quot;,&quot;parse-names&quot;:false,&quot;suffix&quot;:&quot;&quot;},{&quot;dropping-particle&quot;:&quot;&quot;,&quot;family&quot;:&quot;Habib&quot;,&quot;given&quot;:&quot;Abdulrazaq G.&quot;,&quot;non-dropping-particle&quot;:&quot;&quot;,&quot;parse-names&quot;:false,&quot;suffix&quot;:&quot;&quot;},{&quot;dropping-particle&quot;:&quot;&quot;,&quot;family&quot;:&quot;Harrison&quot;,&quot;given&quot;:&quot;Robert A.&quot;,&quot;non-dropping-particle&quot;:&quot;&quot;,&quot;parse-names&quot;:false,&quot;suffix&quot;:&quot;&quot;},{&quot;dropping-particle&quot;:&quot;&quot;,&quot;family&quot;:&quot;Williams&quot;,&quot;given&quot;:&quot;David J.&quot;,&quot;non-dropping-particle&quot;:&quot;&quot;,&quot;parse-names&quot;:false,&quot;suffix&quot;:&quot;&quot;},{&quot;dropping-particle&quot;:&quot;&quot;,&quot;family&quot;:&quot;Warrell&quot;,&quot;given&quot;:&quot;David A.&quot;,&quot;non-dropping-particle&quot;:&quot;&quot;,&quot;parse-names&quot;:false,&quot;suffix&quot;:&quot;&quot;}],&quot;container-title&quot;:&quot;Nature Reviews Disease Primers&quot;,&quot;id&quot;:&quot;cd839026-bb75-56a4-b542-084ddc155cd3&quot;,&quot;issue&quot;:&quot;1&quot;,&quot;issued&quot;:{&quot;date-parts&quot;:[[&quot;2017&quot;,&quot;9&quot;,&quot;14&quot;]]},&quot;page&quot;:&quot;17063&quot;,&quot;title&quot;:&quot;Snakebite envenoming&quot;,&quot;type&quot;:&quot;article-journal&quot;,&quot;volume&quot;:&quot;3&quot;,&quot;container-title-short&quot;:&quot;Nat Rev Dis Primers&quot;},&quot;uris&quot;:[&quot;http://www.mendeley.com/documents/?uuid=bd947f69-eca4-4514-94db-886aaa636590&quot;],&quot;isTemporary&quot;:false,&quot;legacyDesktopId&quot;:&quot;bd947f69-eca4-4514-94db-886aaa636590&quot;}]},{&quot;citationID&quot;:&quot;MENDELEY_CITATION_817b86d7-c9ec-4fd7-9914-9cc0ee1a3b08&quot;,&quot;properties&quot;:{&quot;noteIndex&quot;:0},&quot;isEdited&quot;:false,&quot;manualOverride&quot;:{&quot;citeprocText&quot;:&quot;(28,33)&quot;,&quot;isManuallyOverridden&quot;:false,&quot;manualOverrideText&quot;:&quot;&quot;},&quot;citationTag&quot;:&quot;MENDELEY_CITATION_v3_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&quot;,&quot;citationItems&quot;:[{&quot;id&quot;:&quot;8cdd630c-534e-5410-a681-bea8ebaa978b&quot;,&quot;itemData&quot;:{&quot;author&quot;:[{&quot;dropping-particle&quot;:&quot;&quot;,&quot;family&quot;:&quot;Dirección de Vigilancia y Análisis del Riesgo en Salud Pública.&quot;,&quot;given&quot;:&quot;&quot;,&quot;non-dropping-particle&quot;:&quot;&quot;,&quot;parse-names&quot;:false,&quot;suffix&quot;:&quot;&quot;}],&quot;id&quot;:&quot;8cdd630c-534e-5410-a681-bea8ebaa978b&quot;,&quot;issued&quot;:{&quot;date-parts&quot;:[[&quot;0&quot;]]},&quot;publisher-place&quot;:&quot;SIVIGILA, Instituto Nacional de Salud. Bogotá, D. C., Colombia.&quot;,&quot;title&quot;:&quot;Informe de evento: Accidente Ofídico, 2021&quot;,&quot;type&quot;:&quot;report&quot;,&quot;container-title-short&quot;:&quot;&quot;},&quot;uris&quot;:[&quot;http://www.mendeley.com/documents/?uuid=2b7d27ae-f751-41a8-b95d-b51373436e90&quot;],&quot;isTemporary&quot;:false,&quot;legacyDesktopId&quot;:&quot;2b7d27ae-f751-41a8-b95d-b51373436e90&quot;},{&quot;id&quot;:&quot;9a614412-fdab-538a-99c3-15cf427ce7e8&quot;,&quot;itemData&quot;:{&quot;DOI&quot;:&quot;10.3390/toxins16010037&quot;,&quot;ISSN&quot;:&quot;2072-6651&quot;,&quot;abstract&quot;:&quot;Even though there are guidelines for the management of snakebite envenoming (SBE), the use of antibiotics in this pathology remains controversial. The aim of this study is to provide a narrative review of the literature and recommendations based on the best available evidence regarding antibiotic use in SBE. We performed a narrative review of relevant literature regarding SBE and antibiotic use as prophylaxis or treatment. A total of 26 articles were included. There is wide use of antibiotics in SBE; nevertheless, infection was not necessarily documented. The antibiotics used varied according to the study, from beta lactams to lincosamide and nitroimidazoles, and from monotherapy to combined antimicrobials. The most common recommendations were to manage skin and soft tissue infections and avoid infectious complications, but these suggestions are not necessarily based on bacteriological findings. Prophylactic use of antibiotics in SBE is discouraged in most studies. Antibiotic prescription in SBE should be based on the susceptibility of microorganisms isolated from the affected tissue or identified in snakes’ oral cavities. Antibiotics should be reserved only for patients with a demonstrated infection, or those at a high risk of developing an infection, i.e., presenting severe local envenoming, local signs of infection, or those with incorrect manipulation of wounds. Prospective studies are needed to correlate microbiological findings at the wound site and the response to antibiotic use.&quot;,&quot;author&quot;:[{&quot;dropping-particle&quot;:&quot;&quot;,&quot;family&quot;:&quot;Brenes-Chacon&quot;,&quot;given&quot;:&quot;Helena&quot;,&quot;non-dropping-particle&quot;:&quot;&quot;,&quot;parse-names&quot;:false,&quot;suffix&quot;:&quot;&quot;},{&quot;dropping-particle&quot;:&quot;&quot;,&quot;family&quot;:&quot;Gutiérrez&quot;,&quot;given&quot;:&quot;José María&quot;,&quot;non-dropping-particle&quot;:&quot;&quot;,&quot;parse-names&quot;:false,&quot;suffix&quot;:&quot;&quot;},{&quot;dropping-particle&quot;:&quot;&quot;,&quot;family&quot;:&quot;Avila-Aguero&quot;,&quot;given&quot;:&quot;María L.&quot;,&quot;non-dropping-particle&quot;:&quot;&quot;,&quot;parse-names&quot;:false,&quot;suffix&quot;:&quot;&quot;}],&quot;container-title&quot;:&quot;Toxins&quot;,&quot;id&quot;:&quot;9a614412-fdab-538a-99c3-15cf427ce7e8&quot;,&quot;issue&quot;:&quot;1&quot;,&quot;issued&quot;:{&quot;date-parts&quot;:[[&quot;2024&quot;,&quot;1&quot;,&quot;11&quot;]]},&quot;page&quot;:&quot;37&quot;,&quot;title&quot;:&quot;Use of Antibiotics following Snakebite in the Era of Antimicrobial Stewardship&quot;,&quot;type&quot;:&quot;article-journal&quot;,&quot;volume&quot;:&quot;16&quot;,&quot;container-title-short&quot;:&quot;Toxins (Basel)&quot;},&quot;uris&quot;:[&quot;http://www.mendeley.com/documents/?uuid=d51b5996-1cc1-429c-9358-69e5baf5cc82&quot;],&quot;isTemporary&quot;:false,&quot;legacyDesktopId&quot;:&quot;d51b5996-1cc1-429c-9358-69e5baf5cc82&quot;}]},{&quot;citationID&quot;:&quot;MENDELEY_CITATION_c4d66f69-2fb2-40f1-85c4-16281ae9801f&quot;,&quot;properties&quot;:{&quot;noteIndex&quot;:0},&quot;isEdited&quot;:false,&quot;manualOverride&quot;:{&quot;citeprocText&quot;:&quot;(8,19,34)&quot;,&quot;isManuallyOverridden&quot;:false,&quot;manualOverrideText&quot;:&quot;&quot;},&quot;citationTag&quot;:&quot;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&quot;,&quot;citationItems&quot;:[{&quot;id&quot;:&quot;2a86bcdd-a001-5161-b0c2-0ba7c241c16a&quot;,&quot;itemData&quot;:{&quot;ISSN&quot;:&quot;20726651&quot;,&quot;PMID&quot;:&quot;32906845&quot;,&quot;abstract&quot;:&quot;Snakebites from Taiwan habus (Protobothrops mucrosquamatus) and green bamboo vipers (Viridovipera stejnegeri) account for two-thirds of all venomous snakebites in Taiwan. While there has been ongoing optimization of antivenin therapy, the proper management of superimposed bacterial wound infections is not well studied. In this Bacteriology of Infections in Taiwanese snake Envenomation (BITE) study, we investigated the prevalence of wound infection, bacteriology, and corresponding antibiotic usage in patients presenting with snakebites from these two snakes. We further developed a BITE score to evaluate the probability of wound infections and guide antibiotic usage in this patient population. All snakebite victims who presented to the emergency departments of seven training and research hospitals and received at least one vial of freeze-dried hemorrhagic antivenin between January 2001 and January 2017 were identified. Patient biodata, laboratory investigation results, and treatment modalities were retrieved. We developed our BITE score via univariate and multiple logistic regression analyses. The receiver operating characteristic (ROC) curve was plotted to evaluate the predictive performance of the BITE score. Out of 8,295,497 emergency department visits, 726 patients presented with snakebites from a Taiwan habu or a green bamboo viper. The wound infection rate was 22.45%, with seven positive wound cultures, including six polymicrobial infections. Morganella morganii, Enterococcus spp., Bacteroides fragilis, and Aeromonas hydrophila were most frequently cultured. There were no positive blood cultures. A total of 33.0% (n = 106) of snakebite patients who received prophylactic antibiotics nevertheless developed wound infections, while 44.8% (n = 73) of wound infection patients were satisfactorily treated with one of the following antibiotics: amoxicillin/clavulanic acid, oxacillin, cefazolin, and ampicillin/sulbactam. With the addition of gentamicin, the success of antibiotic therapy increased by up to 66.54%. The prognostic factors for the secondary bacterial infection of snakebites were white blood cell counts, the neutrophil lymphocyte ratio, and the need for hospital admission. The area under the ROC curve for the BITE score was 0.839. At the optimal cut-off point of 5, the BITE score had a 79.58% accuracy, 82.31% sensitivity, and 79.71% specificity when predicting infection in snakebite patients. Our BITE score may help with antibiotic stewardship by …&quot;,&quot;author&quot;:[{&quot;dropping-particle&quot;:&quot;&quot;,&quot;family&quot;:&quot;Lin&quot;,&quot;given&quot;:&quot;Chih Chuan&quot;,&quot;non-dropping-particle&quot;:&quot;&quot;,&quot;parse-names&quot;:false,&quot;suffix&quot;:&quot;&quot;},{&quot;dropping-particle&quot;:&quot;&quot;,&quot;family&quot;:&quot;Chen&quot;,&quot;given&quot;:&quot;Yen Chia&quot;,&quot;non-dropping-particle&quot;:&quot;&quot;,&quot;parse-names&quot;:false,&quot;suffix&quot;:&quot;&quot;},{&quot;dropping-particle&quot;:&quot;&quot;,&quot;family&quot;:&quot;Goh&quot;,&quot;given&quot;:&quot;Zhong Ning Leonard&quot;,&quot;non-dropping-particle&quot;:&quot;&quot;,&quot;parse-names&quot;:false,&quot;suffix&quot;:&quot;&quot;},{&quot;dropping-particle&quot;:&quot;&quot;,&quot;family&quot;:&quot;Seak&quot;,&quot;given&quot;:&quot;Chen Ken&quot;,&quot;non-dropping-particle&quot;:&quot;&quot;,&quot;parse-names&quot;:false,&quot;suffix&quot;:&quot;&quot;},{&quot;dropping-particle&quot;:&quot;&quot;,&quot;family&quot;:&quot;Seak&quot;,&quot;given&quot;:&quot;Joanna Chen Yeen&quot;,&quot;non-dropping-particle&quot;:&quot;&quot;,&quot;parse-names&quot;:false,&quot;suffix&quot;:&quot;&quot;},{&quot;dropping-particle&quot;:&quot;&quot;,&quot;family&quot;:&quot;Shi-Ying&quot;,&quot;given&quot;:&quot;Gao&quot;,&quot;non-dropping-particle&quot;:&quot;&quot;,&quot;parse-names&quot;:false,&quot;suffix&quot;:&quot;&quot;},{&quot;dropping-particle&quot;:&quot;&quot;,&quot;family&quot;:&quot;Seak&quot;,&quot;given&quot;:&quot;Chen June&quot;,&quot;non-dropping-particle&quot;:&quot;&quot;,&quot;parse-names&quot;:false,&quot;suffix&quot;:&quot;&quot;}],&quot;container-title&quot;:&quot;Toxins&quot;,&quot;id&quot;:&quot;2a86bcdd-a001-5161-b0c2-0ba7c241c16a&quot;,&quot;issued&quot;:{&quot;date-parts&quot;:[[&quot;2020&quot;]]},&quot;title&quot;:&quot;Wound infections of snakebites from the venomous protobothrops mucrosquamatus and Viridovipera stejnegeri in Taiwan: Bacteriology, antibiotic susceptibility, and predicting the need for antibiotics—A BITE Study&quot;,&quot;type&quot;:&quot;article-journal&quot;,&quot;volume&quot;:&quot;12(9):575&quot;,&quot;container-title-short&quot;:&quot;Toxins (Basel)&quot;},&quot;uris&quot;:[&quot;http://www.mendeley.com/documents/?uuid=6b300aef-1b08-499d-b5aa-e27fddad8e63&quot;],&quot;isTemporary&quot;:false,&quot;legacyDesktopId&quot;:&quot;6b300aef-1b08-499d-b5aa-e27fddad8e63&quot;},{&quot;id&quot;:&quot;7df33fee-e74e-5c59-b2ca-96db0fd1bcac&quot;,&quot;itemData&quot;:{&quot;DOI&quot;:&quot;10.4269/ajtmh.19-0369&quot;,&quot;ISSN&quot;:&quot;0002-9637&quot;,&quot;PMID&quot;:&quot;31628740&quot;,&quot;abstract&quot;:&quot;Infections secondary to snakebite occur in a number of patients and are potentially life-threatening. Bothrops lanceolatus bites in Martinique average 30 cases per year and may result in severe thrombotic and infectious complications. We aimed to investigate the infectious complications related to B. lanceolatus bite. A retrospective single-center observational study over 7 years (2011-2018) was carried out, including all patients admitted to the hospital because of B. lanceolatus bite. One hundred seventy snake-bitten patients (121 males and 49 females) were included. Thirty-nine patients (23%) presented grade 3 or 4 envenoming. Twenty patients (12%) developed wound infections. The isolated bacteria were Aeromonas hydrophila (3 cases), Morganella morganii (two cases), group A Streptococcus, and group B Streptococcus (one case each). Patients were treated empirically with third-generation cephalosporin (or amoxicillin-clavulanate), aminoglycoside, and metronidazole combinations. Outcome was favorable in all patients. The main factor significantly associated with the occurrence of infection following snakebite was the severity of envenoming (P &lt; 0.05). Our findings clearly point toward the frequent onset of infectious complications in B. lanceolatus-bitten patients presenting with grade 3 and 4 envenoming. Thus, based on the bacteria identified in the wounds, we suggest that empiric antibiotic therapy including third-generation cephalosporin should be administered to those patients on hospital admission.&quot;,&quot;author&quot;:[{&quot;dropping-particle&quot;:&quot;&quot;,&quot;family&quot;:&quot;Resiere&quot;,&quot;given&quot;:&quot;Dabor&quot;,&quot;non-dropping-particle&quot;:&quot;&quot;,&quot;parse-names&quot;:false,&quot;suffix&quot;:&quot;&quot;},{&quot;dropping-particle&quot;:&quot;&quot;,&quot;family&quot;:&quot;Mehdaoui&quot;,&quot;given&quot;:&quot;Hossein&quot;,&quot;non-dropping-particle&quot;:&quot;&quot;,&quot;parse-names&quot;:false,&quot;suffix&quot;:&quot;&quot;},{&quot;dropping-particle&quot;:&quot;&quot;,&quot;family&quot;:&quot;Névière&quot;,&quot;given&quot;:&quot;Rémi&quot;,&quot;non-dropping-particle&quot;:&quot;&quot;,&quot;parse-names&quot;:false,&quot;suffix&quot;:&quot;&quot;},{&quot;dropping-particle&quot;:&quot;&quot;,&quot;family&quot;:&quot;Olive&quot;,&quot;given&quot;:&quot;Claude&quot;,&quot;non-dropping-particle&quot;:&quot;&quot;,&quot;parse-names&quot;:false,&quot;suffix&quot;:&quot;&quot;},{&quot;dropping-particle&quot;:&quot;&quot;,&quot;family&quot;:&quot;Severyns&quot;,&quot;given&quot;:&quot;Mathieu&quot;,&quot;non-dropping-particle&quot;:&quot;&quot;,&quot;parse-names&quot;:false,&quot;suffix&quot;:&quot;&quot;},{&quot;dropping-particle&quot;:&quot;&quot;,&quot;family&quot;:&quot;Beaudoin&quot;,&quot;given&quot;:&quot;Adeline&quot;,&quot;non-dropping-particle&quot;:&quot;&quot;,&quot;parse-names&quot;:false,&quot;suffix&quot;:&quot;&quot;},{&quot;dropping-particle&quot;:&quot;&quot;,&quot;family&quot;:&quot;Florentin&quot;,&quot;given&quot;:&quot;Jonathan&quot;,&quot;non-dropping-particle&quot;:&quot;&quot;,&quot;parse-names&quot;:false,&quot;suffix&quot;:&quot;&quot;},{&quot;dropping-particle&quot;:&quot;&quot;,&quot;family&quot;:&quot;Brouste&quot;,&quot;given&quot;:&quot;Yannick&quot;,&quot;non-dropping-particle&quot;:&quot;&quot;,&quot;parse-names&quot;:false,&quot;suffix&quot;:&quot;&quot;},{&quot;dropping-particle&quot;:&quot;&quot;,&quot;family&quot;:&quot;Banydeen&quot;,&quot;given&quot;:&quot;Rishika&quot;,&quot;non-dropping-particle&quot;:&quot;&quot;,&quot;parse-names&quot;:false,&quot;suffix&quot;:&quot;&quot;},{&quot;dropping-particle&quot;:&quot;&quot;,&quot;family&quot;:&quot;Cabié&quot;,&quot;given&quot;:&quot;André&quot;,&quot;non-dropping-particle&quot;:&quot;&quot;,&quot;parse-names&quot;:false,&quot;suffix&quot;:&quot;&quot;},{&quot;dropping-particle&quot;:&quot;&quot;,&quot;family&quot;:&quot;Mégarbane&quot;,&quot;given&quot;:&quot;Bruno&quot;,&quot;non-dropping-particle&quot;:&quot;&quot;,&quot;parse-names&quot;:false,&quot;suffix&quot;:&quot;&quot;},{&quot;dropping-particle&quot;:&quot;&quot;,&quot;family&quot;:&quot;Gutiérrez&quot;,&quot;given&quot;:&quot;José María&quot;,&quot;non-dropping-particle&quot;:&quot;&quot;,&quot;parse-names&quot;:false,&quot;suffix&quot;:&quot;&quot;},{&quot;dropping-particle&quot;:&quot;&quot;,&quot;family&quot;:&quot;Kallel&quot;,&quot;given&quot;:&quot;Hatem&quot;,&quot;non-dropping-particle&quot;:&quot;&quot;,&quot;parse-names&quot;:false,&quot;suffix&quot;:&quot;&quot;}],&quot;container-title&quot;:&quot;The American Journal of Tropical Medicine and Hygiene&quot;,&quot;id&quot;:&quot;7df33fee-e74e-5c59-b2ca-96db0fd1bcac&quot;,&quot;issue&quot;:&quot;1&quot;,&quot;issued&quot;:{&quot;date-parts&quot;:[[&quot;2020&quot;,&quot;1&quot;,&quot;8&quot;]]},&quot;page&quot;:&quot;232-240&quot;,&quot;title&quot;:&quot;Infectious Complications Following Snakebite by Bothrops lanceolatus in Martinique: A Case Series&quot;,&quot;type&quot;:&quot;article-journal&quot;,&quot;volume&quot;:&quot;102&quot;,&quot;container-title-short&quot;:&quot;Am J Trop Med Hyg&quot;},&quot;uris&quot;:[&quot;http://www.mendeley.com/documents/?uuid=f424de5f-609c-475e-aee7-096d8aa002a0&quot;],&quot;isTemporary&quot;:false,&quot;legacyDesktopId&quot;:&quot;f424de5f-609c-475e-aee7-096d8aa002a0&quot;},{&quot;id&quot;:&quot;07c5ac61-23e9-59d4-99d7-26cc5537a0c6&quot;,&quot;itemData&quot;:{&quot;DOI&quot;:&quot;10.3390/toxins14020089&quot;,&quot;ISSN&quot;:&quot;20726651&quot;,&quot;PMID&quot;:&quot;35202117&quot;,&quot;abstract&quot;:&quot;Wound infection is frequently reported following snakebite (SB). This study is retrospective. It was conducted in the emergency department and the Intensive Care Unit (ICU) of Cayenne General Hospital between 1 January 2016 and 31 July 2021. We included 172 consecutive patients hospitalized for SB envenoming. All patients were monitored for wound infection. Sixty-three patients received antibiotics at admission (36.6%). The main antibiotic used was amoxicillin–clavulanate (92.1%). Wound infection was recorded in 55 cases (32%). It was 19% in grade 1, 35% in grade 2, and 53% in grade 3. It included abscess (69.1%), necrotizing fasciitis (16.4%), and cellulitis (21.8%). The time from SB to wound infection was 6 days (IQR: 3–8). The main isolated microorganisms were A. hydrophila and M. morganii (37.5% and 18.8% of isolated organisms). Surgery was required in 48 patients (28.1%), and a necrosectomy was performed on 16 of them (33.3%). The independent factors associated with snakebite-associated infection were necrosis (p &lt; 0.001, OR 13.15, 95% CI: 4.04–42.84), throm-bocytopenia (p = 0.002, OR: 3.37, 95% CI: 1.59–7.16), and rhabdomyolysis (p = 0.046, OR: 2.29, 95% CI: 1.02–5.19). In conclusion, wound infection following SB is frequent, mainly in grade 2 and 3 envenomed patients, especially those with necrosis, thrombocytopenia, and rhabdomyolysis. The main involved bacteria are A. hydrophila and M. morganii.&quot;,&quot;author&quot;:[{&quot;dropping-particle&quot;:&quot;&quot;,&quot;family&quot;:&quot;Houcke&quot;,&quot;given&quot;:&quot;Stéphanie&quot;,&quot;non-dropping-particle&quot;:&quot;&quot;,&quot;parse-names&quot;:false,&quot;suffix&quot;:&quot;&quot;},{&quot;dropping-particle&quot;:&quot;&quot;,&quot;family&quot;:&quot;Resiere&quot;,&quot;given&quot;:&quot;Dabor&quot;,&quot;non-dropping-particle&quot;:&quot;&quot;,&quot;parse-names&quot;:false,&quot;suffix&quot;:&quot;&quot;},{&quot;dropping-particle&quot;:&quot;&quot;,&quot;family&quot;:&quot;Lontsingoula&quot;,&quot;given&quot;:&quot;Guy Roger&quot;,&quot;non-dropping-particle&quot;:&quot;&quot;,&quot;parse-names&quot;:false,&quot;suffix&quot;:&quot;&quot;},{&quot;dropping-particle&quot;:&quot;&quot;,&quot;family&quot;:&quot;Cook&quot;,&quot;given&quot;:&quot;Fabrice&quot;,&quot;non-dropping-particle&quot;:&quot;&quot;,&quot;parse-names&quot;:false,&quot;suffix&quot;:&quot;&quot;},{&quot;dropping-particle&quot;:&quot;&quot;,&quot;family&quot;:&quot;Lafouasse&quot;,&quot;given&quot;:&quot;Pierre&quot;,&quot;non-dropping-particle&quot;:&quot;&quot;,&quot;parse-names&quot;:false,&quot;suffix&quot;:&quot;&quot;},{&quot;dropping-particle&quot;:&quot;&quot;,&quot;family&quot;:&quot;Pujo&quot;,&quot;given&quot;:&quot;Jean Marc&quot;,&quot;non-dropping-particle&quot;:&quot;&quot;,&quot;parse-names&quot;:false,&quot;suffix&quot;:&quot;&quot;},{&quot;dropping-particle&quot;:&quot;&quot;,&quot;family&quot;:&quot;Demar&quot;,&quot;given&quot;:&quot;Magalie&quot;,&quot;non-dropping-particle&quot;:&quot;&quot;,&quot;parse-names&quot;:false,&quot;suffix&quot;:&quot;&quot;},{&quot;dropping-particle&quot;:&quot;&quot;,&quot;family&quot;:&quot;Matheus&quot;,&quot;given&quot;:&quot;Severine&quot;,&quot;non-dropping-particle&quot;:&quot;&quot;,&quot;parse-names&quot;:false,&quot;suffix&quot;:&quot;&quot;},{&quot;dropping-particle&quot;:&quot;&quot;,&quot;family&quot;:&quot;Hommel&quot;,&quot;given&quot;:&quot;Didier&quot;,&quot;non-dropping-particle&quot;:&quot;&quot;,&quot;parse-names&quot;:false,&quot;suffix&quot;:&quot;&quot;},{&quot;dropping-particle&quot;:&quot;&quot;,&quot;family&quot;:&quot;Kallel&quot;,&quot;given&quot;:&quot;Hatem&quot;,&quot;non-dropping-particle&quot;:&quot;&quot;,&quot;parse-names&quot;:false,&quot;suffix&quot;:&quot;&quot;}],&quot;container-title&quot;:&quot;Toxins&quot;,&quot;id&quot;:&quot;07c5ac61-23e9-59d4-99d7-26cc5537a0c6&quot;,&quot;issue&quot;:&quot;2&quot;,&quot;issued&quot;:{&quot;date-parts&quot;:[[&quot;2022&quot;]]},&quot;page&quot;:&quot;1-12&quot;,&quot;title&quot;:&quot;Characteristics of snakebite-related infection in French Guiana&quot;,&quot;type&quot;:&quot;article-journal&quot;,&quot;volume&quot;:&quot;14&quot;,&quot;container-title-short&quot;:&quot;Toxins (Basel)&quot;},&quot;uris&quot;:[&quot;http://www.mendeley.com/documents/?uuid=21f1d24b-0efd-4b19-b0d4-79c4f708b116&quot;],&quot;isTemporary&quot;:false,&quot;legacyDesktopId&quot;:&quot;21f1d24b-0efd-4b19-b0d4-79c4f708b116&quot;}]},{&quot;citationID&quot;:&quot;MENDELEY_CITATION_61eab904-179b-4f68-bba9-9873761a116d&quot;,&quot;properties&quot;:{&quot;noteIndex&quot;:0},&quot;isEdited&quot;:false,&quot;manualOverride&quot;:{&quot;citeprocText&quot;:&quot;(8,20,34)&quot;,&quot;isManuallyOverridden&quot;:false,&quot;manualOverrideText&quot;:&quot;&quot;},&quot;citationTag&quot;:&quot;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&quot;,&quot;citationItems&quot;:[{&quot;id&quot;:&quot;7df33fee-e74e-5c59-b2ca-96db0fd1bcac&quot;,&quot;itemData&quot;:{&quot;DOI&quot;:&quot;10.4269/ajtmh.19-0369&quot;,&quot;ISSN&quot;:&quot;0002-9637&quot;,&quot;PMID&quot;:&quot;31628740&quot;,&quot;abstract&quot;:&quot;Infections secondary to snakebite occur in a number of patients and are potentially life-threatening. Bothrops lanceolatus bites in Martinique average 30 cases per year and may result in severe thrombotic and infectious complications. We aimed to investigate the infectious complications related to B. lanceolatus bite. A retrospective single-center observational study over 7 years (2011-2018) was carried out, including all patients admitted to the hospital because of B. lanceolatus bite. One hundred seventy snake-bitten patients (121 males and 49 females) were included. Thirty-nine patients (23%) presented grade 3 or 4 envenoming. Twenty patients (12%) developed wound infections. The isolated bacteria were Aeromonas hydrophila (3 cases), Morganella morganii (two cases), group A Streptococcus, and group B Streptococcus (one case each). Patients were treated empirically with third-generation cephalosporin (or amoxicillin-clavulanate), aminoglycoside, and metronidazole combinations. Outcome was favorable in all patients. The main factor significantly associated with the occurrence of infection following snakebite was the severity of envenoming (P &lt; 0.05). Our findings clearly point toward the frequent onset of infectious complications in B. lanceolatus-bitten patients presenting with grade 3 and 4 envenoming. Thus, based on the bacteria identified in the wounds, we suggest that empiric antibiotic therapy including third-generation cephalosporin should be administered to those patients on hospital admission.&quot;,&quot;author&quot;:[{&quot;dropping-particle&quot;:&quot;&quot;,&quot;family&quot;:&quot;Resiere&quot;,&quot;given&quot;:&quot;Dabor&quot;,&quot;non-dropping-particle&quot;:&quot;&quot;,&quot;parse-names&quot;:false,&quot;suffix&quot;:&quot;&quot;},{&quot;dropping-particle&quot;:&quot;&quot;,&quot;family&quot;:&quot;Mehdaoui&quot;,&quot;given&quot;:&quot;Hossein&quot;,&quot;non-dropping-particle&quot;:&quot;&quot;,&quot;parse-names&quot;:false,&quot;suffix&quot;:&quot;&quot;},{&quot;dropping-particle&quot;:&quot;&quot;,&quot;family&quot;:&quot;Névière&quot;,&quot;given&quot;:&quot;Rémi&quot;,&quot;non-dropping-particle&quot;:&quot;&quot;,&quot;parse-names&quot;:false,&quot;suffix&quot;:&quot;&quot;},{&quot;dropping-particle&quot;:&quot;&quot;,&quot;family&quot;:&quot;Olive&quot;,&quot;given&quot;:&quot;Claude&quot;,&quot;non-dropping-particle&quot;:&quot;&quot;,&quot;parse-names&quot;:false,&quot;suffix&quot;:&quot;&quot;},{&quot;dropping-particle&quot;:&quot;&quot;,&quot;family&quot;:&quot;Severyns&quot;,&quot;given&quot;:&quot;Mathieu&quot;,&quot;non-dropping-particle&quot;:&quot;&quot;,&quot;parse-names&quot;:false,&quot;suffix&quot;:&quot;&quot;},{&quot;dropping-particle&quot;:&quot;&quot;,&quot;family&quot;:&quot;Beaudoin&quot;,&quot;given&quot;:&quot;Adeline&quot;,&quot;non-dropping-particle&quot;:&quot;&quot;,&quot;parse-names&quot;:false,&quot;suffix&quot;:&quot;&quot;},{&quot;dropping-particle&quot;:&quot;&quot;,&quot;family&quot;:&quot;Florentin&quot;,&quot;given&quot;:&quot;Jonathan&quot;,&quot;non-dropping-particle&quot;:&quot;&quot;,&quot;parse-names&quot;:false,&quot;suffix&quot;:&quot;&quot;},{&quot;dropping-particle&quot;:&quot;&quot;,&quot;family&quot;:&quot;Brouste&quot;,&quot;given&quot;:&quot;Yannick&quot;,&quot;non-dropping-particle&quot;:&quot;&quot;,&quot;parse-names&quot;:false,&quot;suffix&quot;:&quot;&quot;},{&quot;dropping-particle&quot;:&quot;&quot;,&quot;family&quot;:&quot;Banydeen&quot;,&quot;given&quot;:&quot;Rishika&quot;,&quot;non-dropping-particle&quot;:&quot;&quot;,&quot;parse-names&quot;:false,&quot;suffix&quot;:&quot;&quot;},{&quot;dropping-particle&quot;:&quot;&quot;,&quot;family&quot;:&quot;Cabié&quot;,&quot;given&quot;:&quot;André&quot;,&quot;non-dropping-particle&quot;:&quot;&quot;,&quot;parse-names&quot;:false,&quot;suffix&quot;:&quot;&quot;},{&quot;dropping-particle&quot;:&quot;&quot;,&quot;family&quot;:&quot;Mégarbane&quot;,&quot;given&quot;:&quot;Bruno&quot;,&quot;non-dropping-particle&quot;:&quot;&quot;,&quot;parse-names&quot;:false,&quot;suffix&quot;:&quot;&quot;},{&quot;dropping-particle&quot;:&quot;&quot;,&quot;family&quot;:&quot;Gutiérrez&quot;,&quot;given&quot;:&quot;José María&quot;,&quot;non-dropping-particle&quot;:&quot;&quot;,&quot;parse-names&quot;:false,&quot;suffix&quot;:&quot;&quot;},{&quot;dropping-particle&quot;:&quot;&quot;,&quot;family&quot;:&quot;Kallel&quot;,&quot;given&quot;:&quot;Hatem&quot;,&quot;non-dropping-particle&quot;:&quot;&quot;,&quot;parse-names&quot;:false,&quot;suffix&quot;:&quot;&quot;}],&quot;container-title&quot;:&quot;The American Journal of Tropical Medicine and Hygiene&quot;,&quot;id&quot;:&quot;7df33fee-e74e-5c59-b2ca-96db0fd1bcac&quot;,&quot;issue&quot;:&quot;1&quot;,&quot;issued&quot;:{&quot;date-parts&quot;:[[&quot;2020&quot;,&quot;1&quot;,&quot;8&quot;]]},&quot;page&quot;:&quot;232-240&quot;,&quot;title&quot;:&quot;Infectious Complications Following Snakebite by Bothrops lanceolatus in Martinique: A Case Series&quot;,&quot;type&quot;:&quot;article-journal&quot;,&quot;volume&quot;:&quot;102&quot;,&quot;container-title-short&quot;:&quot;Am J Trop Med Hyg&quot;},&quot;uris&quot;:[&quot;http://www.mendeley.com/documents/?uuid=f424de5f-609c-475e-aee7-096d8aa002a0&quot;],&quot;isTemporary&quot;:false,&quot;legacyDesktopId&quot;:&quot;f424de5f-609c-475e-aee7-096d8aa002a0&quot;},{&quot;id&quot;:&quot;07c5ac61-23e9-59d4-99d7-26cc5537a0c6&quot;,&quot;itemData&quot;:{&quot;DOI&quot;:&quot;10.3390/toxins14020089&quot;,&quot;ISSN&quot;:&quot;20726651&quot;,&quot;PMID&quot;:&quot;35202117&quot;,&quot;abstract&quot;:&quot;Wound infection is frequently reported following snakebite (SB). This study is retrospective. It was conducted in the emergency department and the Intensive Care Unit (ICU) of Cayenne General Hospital between 1 January 2016 and 31 July 2021. We included 172 consecutive patients hospitalized for SB envenoming. All patients were monitored for wound infection. Sixty-three patients received antibiotics at admission (36.6%). The main antibiotic used was amoxicillin–clavulanate (92.1%). Wound infection was recorded in 55 cases (32%). It was 19% in grade 1, 35% in grade 2, and 53% in grade 3. It included abscess (69.1%), necrotizing fasciitis (16.4%), and cellulitis (21.8%). The time from SB to wound infection was 6 days (IQR: 3–8). The main isolated microorganisms were A. hydrophila and M. morganii (37.5% and 18.8% of isolated organisms). Surgery was required in 48 patients (28.1%), and a necrosectomy was performed on 16 of them (33.3%). The independent factors associated with snakebite-associated infection were necrosis (p &lt; 0.001, OR 13.15, 95% CI: 4.04–42.84), throm-bocytopenia (p = 0.002, OR: 3.37, 95% CI: 1.59–7.16), and rhabdomyolysis (p = 0.046, OR: 2.29, 95% CI: 1.02–5.19). In conclusion, wound infection following SB is frequent, mainly in grade 2 and 3 envenomed patients, especially those with necrosis, thrombocytopenia, and rhabdomyolysis. The main involved bacteria are A. hydrophila and M. morganii.&quot;,&quot;author&quot;:[{&quot;dropping-particle&quot;:&quot;&quot;,&quot;family&quot;:&quot;Houcke&quot;,&quot;given&quot;:&quot;Stéphanie&quot;,&quot;non-dropping-particle&quot;:&quot;&quot;,&quot;parse-names&quot;:false,&quot;suffix&quot;:&quot;&quot;},{&quot;dropping-particle&quot;:&quot;&quot;,&quot;family&quot;:&quot;Resiere&quot;,&quot;given&quot;:&quot;Dabor&quot;,&quot;non-dropping-particle&quot;:&quot;&quot;,&quot;parse-names&quot;:false,&quot;suffix&quot;:&quot;&quot;},{&quot;dropping-particle&quot;:&quot;&quot;,&quot;family&quot;:&quot;Lontsingoula&quot;,&quot;given&quot;:&quot;Guy Roger&quot;,&quot;non-dropping-particle&quot;:&quot;&quot;,&quot;parse-names&quot;:false,&quot;suffix&quot;:&quot;&quot;},{&quot;dropping-particle&quot;:&quot;&quot;,&quot;family&quot;:&quot;Cook&quot;,&quot;given&quot;:&quot;Fabrice&quot;,&quot;non-dropping-particle&quot;:&quot;&quot;,&quot;parse-names&quot;:false,&quot;suffix&quot;:&quot;&quot;},{&quot;dropping-particle&quot;:&quot;&quot;,&quot;family&quot;:&quot;Lafouasse&quot;,&quot;given&quot;:&quot;Pierre&quot;,&quot;non-dropping-particle&quot;:&quot;&quot;,&quot;parse-names&quot;:false,&quot;suffix&quot;:&quot;&quot;},{&quot;dropping-particle&quot;:&quot;&quot;,&quot;family&quot;:&quot;Pujo&quot;,&quot;given&quot;:&quot;Jean Marc&quot;,&quot;non-dropping-particle&quot;:&quot;&quot;,&quot;parse-names&quot;:false,&quot;suffix&quot;:&quot;&quot;},{&quot;dropping-particle&quot;:&quot;&quot;,&quot;family&quot;:&quot;Demar&quot;,&quot;given&quot;:&quot;Magalie&quot;,&quot;non-dropping-particle&quot;:&quot;&quot;,&quot;parse-names&quot;:false,&quot;suffix&quot;:&quot;&quot;},{&quot;dropping-particle&quot;:&quot;&quot;,&quot;family&quot;:&quot;Matheus&quot;,&quot;given&quot;:&quot;Severine&quot;,&quot;non-dropping-particle&quot;:&quot;&quot;,&quot;parse-names&quot;:false,&quot;suffix&quot;:&quot;&quot;},{&quot;dropping-particle&quot;:&quot;&quot;,&quot;family&quot;:&quot;Hommel&quot;,&quot;given&quot;:&quot;Didier&quot;,&quot;non-dropping-particle&quot;:&quot;&quot;,&quot;parse-names&quot;:false,&quot;suffix&quot;:&quot;&quot;},{&quot;dropping-particle&quot;:&quot;&quot;,&quot;family&quot;:&quot;Kallel&quot;,&quot;given&quot;:&quot;Hatem&quot;,&quot;non-dropping-particle&quot;:&quot;&quot;,&quot;parse-names&quot;:false,&quot;suffix&quot;:&quot;&quot;}],&quot;container-title&quot;:&quot;Toxins&quot;,&quot;id&quot;:&quot;07c5ac61-23e9-59d4-99d7-26cc5537a0c6&quot;,&quot;issue&quot;:&quot;2&quot;,&quot;issued&quot;:{&quot;date-parts&quot;:[[&quot;2022&quot;]]},&quot;page&quot;:&quot;1-12&quot;,&quot;title&quot;:&quot;Characteristics of snakebite-related infection in French Guiana&quot;,&quot;type&quot;:&quot;article-journal&quot;,&quot;volume&quot;:&quot;14&quot;,&quot;container-title-short&quot;:&quot;Toxins (Basel)&quot;},&quot;uris&quot;:[&quot;http://www.mendeley.com/documents/?uuid=21f1d24b-0efd-4b19-b0d4-79c4f708b116&quot;],&quot;isTemporary&quot;:false,&quot;legacyDesktopId&quot;:&quot;21f1d24b-0efd-4b19-b0d4-79c4f708b116&quot;},{&quot;id&quot;:&quot;487b7e1f-ab5c-5afa-a4b1-dbd76137ef07&quot;,&quot;itemData&quot;:{&quot;DOI&quot;:&quot;10.3390/toxins15030190&quot;,&quot;ISSN&quot;:&quot;2072-6651&quot;,&quot;PMID&quot;:&quot;36977081&quot;,&quot;abstract&quot;:&quot;Snakebite envenomation (SBE) is a life-threatening medical emergency with a high mortality rate. Common secondary complications following SBE, such as wound infections, are significant due to their impact on worsening local tissue damage and causing systemic infection. Antivenoms are not effective to treat wound infections following SBE. Moreover, in several rural clinical settings, broad-spectrum antibiotics are often used without clear guidelines or based on limited laboratory data, resulting in undesirable side effects and exacerbated treatment costs. Therefore, robust antibiotic strategies should be developed to tackle this critical issue. Currently, there is limited information available on the bacterial profiles of SBE-induced infections and antibiotic susceptibility. Hence, it is essential to improve the knowledge of bacterial profiles and their antibiotic sensitivity in SBE victims to develop better treatment strategies. This study aimed to address this issue by examining the bacterial profiles of SBE victims with a specific focus on Russell’s viper envenomation. The most frequently found bacteria in the bites of SBE victims were Staphylococcus aureus, Klebsiella sp., Escherichia coli, and Pseudomonas aeruginosa. Linezolid, clindamycin, colistin, meropenem, and amikacin were some of the most effective antibiotics for commonly grown bacteria in SBE victims. Similarly, ciprofloxacin, ampicillin, amoxiclave, cefixime, and tetracyclin were the least effective antibiotics for common bacteria found in the wound swabs of SBE victims. These data provide robust guidance for infection management following SBE and offer useful insights to aid in designing effective treatment protocols for SBE with serious wound infections in rural areas where laboratory facilities may not be readily available.&quot;,&quot;author&quot;:[{&quot;dropping-particle&quot;:&quot;&quot;,&quot;family&quot;:&quot;Senthilkumaran&quot;,&quot;given&quot;:&quot;Subramanian&quot;,&quot;non-dropping-particle&quot;:&quot;&quot;,&quot;parse-names&quot;:false,&quot;suffix&quot;:&quot;&quot;},{&quot;dropping-particle&quot;:&quot;&quot;,&quot;family&quot;:&quot;Salim&quot;,&quot;given&quot;:&quot;Anika&quot;,&quot;non-dropping-particle&quot;:&quot;&quot;,&quot;parse-names&quot;:false,&quot;suffix&quot;:&quot;&quot;},{&quot;dropping-particle&quot;:&quot;&quot;,&quot;family&quot;:&quot;Almeida&quot;,&quot;given&quot;:&quot;José&quot;,&quot;non-dropping-particle&quot;:&quot;&quot;,&quot;parse-names&quot;:false,&quot;suffix&quot;:&quot;&quot;},{&quot;dropping-particle&quot;:&quot;&quot;,&quot;family&quot;:&quot;Williams&quot;,&quot;given&quot;:&quot;Jarred&quot;,&quot;non-dropping-particle&quot;:&quot;&quot;,&quot;parse-names&quot;:false,&quot;suffix&quot;:&quot;&quot;},{&quot;dropping-particle&quot;:&quot;&quot;,&quot;family&quot;:&quot;Vijayakumar&quot;,&quot;given&quot;:&quot;Pradeep&quot;,&quot;non-dropping-particle&quot;:&quot;&quot;,&quot;parse-names&quot;:false,&quot;suffix&quot;:&quot;&quot;},{&quot;dropping-particle&quot;:&quot;&quot;,&quot;family&quot;:&quot;Thirunavukarasu&quot;,&quot;given&quot;:&quot;Angayarkanni&quot;,&quot;non-dropping-particle&quot;:&quot;&quot;,&quot;parse-names&quot;:false,&quot;suffix&quot;:&quot;&quot;},{&quot;dropping-particle&quot;:&quot;&quot;,&quot;family&quot;:&quot;Christopoulos&quot;,&quot;given&quot;:&quot;Markellos&quot;,&quot;non-dropping-particle&quot;:&quot;&quot;,&quot;parse-names&quot;:false,&quot;suffix&quot;:&quot;&quot;},{&quot;dropping-particle&quot;:&quot;&quot;,&quot;family&quot;:&quot;Williams&quot;,&quot;given&quot;:&quot;Harry&quot;,&quot;non-dropping-particle&quot;:&quot;&quot;,&quot;parse-names&quot;:false,&quot;suffix&quot;:&quot;&quot;},{&quot;dropping-particle&quot;:&quot;&quot;,&quot;family&quot;:&quot;Thirumalaikolundusubramanian&quot;,&quot;given&quot;:&quot;Ponniah&quot;,&quot;non-dropping-particle&quot;:&quot;&quot;,&quot;parse-names&quot;:false,&quot;suffix&quot;:&quot;&quot;},{&quot;dropping-particle&quot;:&quot;&quot;,&quot;family&quot;:&quot;Patel&quot;,&quot;given&quot;:&quot;Ketan&quot;,&quot;non-dropping-particle&quot;:&quot;&quot;,&quot;parse-names&quot;:false,&quot;suffix&quot;:&quot;&quot;},{&quot;dropping-particle&quot;:&quot;&quot;,&quot;family&quot;:&quot;Vaiyapuri&quot;,&quot;given&quot;:&quot;Sakthivel&quot;,&quot;non-dropping-particle&quot;:&quot;&quot;,&quot;parse-names&quot;:false,&quot;suffix&quot;:&quot;&quot;}],&quot;container-title&quot;:&quot;Toxins&quot;,&quot;id&quot;:&quot;487b7e1f-ab5c-5afa-a4b1-dbd76137ef07&quot;,&quot;issue&quot;:&quot;3&quot;,&quot;issued&quot;:{&quot;date-parts&quot;:[[&quot;2023&quot;,&quot;3&quot;,&quot;3&quot;]]},&quot;page&quot;:&quot;190&quot;,&quot;title&quot;:&quot;The Effectiveness of Antibiotics in Managing Bacterial Infections on Bite Sites following Snakebite Envenomation&quot;,&quot;type&quot;:&quot;article-journal&quot;,&quot;volume&quot;:&quot;15&quot;,&quot;container-title-short&quot;:&quot;Toxins (Basel)&quot;},&quot;uris&quot;:[&quot;http://www.mendeley.com/documents/?uuid=4584327f-75d9-449e-8040-269af52bbc40&quot;],&quot;isTemporary&quot;:false,&quot;legacyDesktopId&quot;:&quot;4584327f-75d9-449e-8040-269af52bbc40&quot;}]},{&quot;citationID&quot;:&quot;MENDELEY_CITATION_5fe8ba36-73f0-4928-b52e-d129a41ca5da&quot;,&quot;properties&quot;:{&quot;noteIndex&quot;:0},&quot;isEdited&quot;:false,&quot;manualOverride&quot;:{&quot;citeprocText&quot;:&quot;(17,19)&quot;,&quot;isManuallyOverridden&quot;:false,&quot;manualOverrideText&quot;:&quot;&quot;},&quot;citationTag&quot;:&quot;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&quot;,&quot;citationItems&quot;:[{&quot;id&quot;:&quot;2a86bcdd-a001-5161-b0c2-0ba7c241c16a&quot;,&quot;itemData&quot;:{&quot;ISSN&quot;:&quot;20726651&quot;,&quot;PMID&quot;:&quot;32906845&quot;,&quot;abstract&quot;:&quot;Snakebites from Taiwan habus (Protobothrops mucrosquamatus) and green bamboo vipers (Viridovipera stejnegeri) account for two-thirds of all venomous snakebites in Taiwan. While there has been ongoing optimization of antivenin therapy, the proper management of superimposed bacterial wound infections is not well studied. In this Bacteriology of Infections in Taiwanese snake Envenomation (BITE) study, we investigated the prevalence of wound infection, bacteriology, and corresponding antibiotic usage in patients presenting with snakebites from these two snakes. We further developed a BITE score to evaluate the probability of wound infections and guide antibiotic usage in this patient population. All snakebite victims who presented to the emergency departments of seven training and research hospitals and received at least one vial of freeze-dried hemorrhagic antivenin between January 2001 and January 2017 were identified. Patient biodata, laboratory investigation results, and treatment modalities were retrieved. We developed our BITE score via univariate and multiple logistic regression analyses. The receiver operating characteristic (ROC) curve was plotted to evaluate the predictive performance of the BITE score. Out of 8,295,497 emergency department visits, 726 patients presented with snakebites from a Taiwan habu or a green bamboo viper. The wound infection rate was 22.45%, with seven positive wound cultures, including six polymicrobial infections. Morganella morganii, Enterococcus spp., Bacteroides fragilis, and Aeromonas hydrophila were most frequently cultured. There were no positive blood cultures. A total of 33.0% (n = 106) of snakebite patients who received prophylactic antibiotics nevertheless developed wound infections, while 44.8% (n = 73) of wound infection patients were satisfactorily treated with one of the following antibiotics: amoxicillin/clavulanic acid, oxacillin, cefazolin, and ampicillin/sulbactam. With the addition of gentamicin, the success of antibiotic therapy increased by up to 66.54%. The prognostic factors for the secondary bacterial infection of snakebites were white blood cell counts, the neutrophil lymphocyte ratio, and the need for hospital admission. The area under the ROC curve for the BITE score was 0.839. At the optimal cut-off point of 5, the BITE score had a 79.58% accuracy, 82.31% sensitivity, and 79.71% specificity when predicting infection in snakebite patients. Our BITE score may help with antibiotic stewardship by …&quot;,&quot;author&quot;:[{&quot;dropping-particle&quot;:&quot;&quot;,&quot;family&quot;:&quot;Lin&quot;,&quot;given&quot;:&quot;Chih Chuan&quot;,&quot;non-dropping-particle&quot;:&quot;&quot;,&quot;parse-names&quot;:false,&quot;suffix&quot;:&quot;&quot;},{&quot;dropping-particle&quot;:&quot;&quot;,&quot;family&quot;:&quot;Chen&quot;,&quot;given&quot;:&quot;Yen Chia&quot;,&quot;non-dropping-particle&quot;:&quot;&quot;,&quot;parse-names&quot;:false,&quot;suffix&quot;:&quot;&quot;},{&quot;dropping-particle&quot;:&quot;&quot;,&quot;family&quot;:&quot;Goh&quot;,&quot;given&quot;:&quot;Zhong Ning Leonard&quot;,&quot;non-dropping-particle&quot;:&quot;&quot;,&quot;parse-names&quot;:false,&quot;suffix&quot;:&quot;&quot;},{&quot;dropping-particle&quot;:&quot;&quot;,&quot;family&quot;:&quot;Seak&quot;,&quot;given&quot;:&quot;Chen Ken&quot;,&quot;non-dropping-particle&quot;:&quot;&quot;,&quot;parse-names&quot;:false,&quot;suffix&quot;:&quot;&quot;},{&quot;dropping-particle&quot;:&quot;&quot;,&quot;family&quot;:&quot;Seak&quot;,&quot;given&quot;:&quot;Joanna Chen Yeen&quot;,&quot;non-dropping-particle&quot;:&quot;&quot;,&quot;parse-names&quot;:false,&quot;suffix&quot;:&quot;&quot;},{&quot;dropping-particle&quot;:&quot;&quot;,&quot;family&quot;:&quot;Shi-Ying&quot;,&quot;given&quot;:&quot;Gao&quot;,&quot;non-dropping-particle&quot;:&quot;&quot;,&quot;parse-names&quot;:false,&quot;suffix&quot;:&quot;&quot;},{&quot;dropping-particle&quot;:&quot;&quot;,&quot;family&quot;:&quot;Seak&quot;,&quot;given&quot;:&quot;Chen June&quot;,&quot;non-dropping-particle&quot;:&quot;&quot;,&quot;parse-names&quot;:false,&quot;suffix&quot;:&quot;&quot;}],&quot;container-title&quot;:&quot;Toxins&quot;,&quot;id&quot;:&quot;2a86bcdd-a001-5161-b0c2-0ba7c241c16a&quot;,&quot;issued&quot;:{&quot;date-parts&quot;:[[&quot;2020&quot;]]},&quot;title&quot;:&quot;Wound infections of snakebites from the venomous protobothrops mucrosquamatus and Viridovipera stejnegeri in Taiwan: Bacteriology, antibiotic susceptibility, and predicting the need for antibiotics—A BITE Study&quot;,&quot;type&quot;:&quot;article-journal&quot;,&quot;volume&quot;:&quot;12(9):575&quot;,&quot;container-title-short&quot;:&quot;Toxins (Basel)&quot;},&quot;uris&quot;:[&quot;http://www.mendeley.com/documents/?uuid=6b300aef-1b08-499d-b5aa-e27fddad8e63&quot;],&quot;isTemporary&quot;:false,&quot;legacyDesktopId&quot;:&quot;6b300aef-1b08-499d-b5aa-e27fddad8e63&quot;},{&quot;id&quot;:&quot;a6721ce7-42b1-5c0c-af31-a65615892a03&quot;,&quot;itemData&quot;:{&quot;DOI&quot;:&quot;10.7196/SAMJ.2017.v107i4.12084&quot;,&quot;ISSN&quot;:&quot;20785135&quot;,&quot;PMID&quot;:&quot;28395682&quot;,&quot;abstract&quot;:&quot;Background. Snakebites can produce severe local and systemic septic complications as well as being associated with significant overall morbidity and even mortality. Objective. A prospective audit was undertaken to determine the bacterial causation of wound infection secondary to snakebite, and attempt to quantify the burden of disease. Methods. The audit was undertaken at Ngwelezane Hospital, which provides both regional and tertiary services for north-eastern KwaZulu-Natal Province, South Africa, over a 4-month period. Records of patients who required surgical debridement for extensive skin and soft-tissue necrosis were analysed. At the time of debridement, tissue samples of necrotic or infected tissue were sent for bacteriological analysis as standard of care. Microbiology results were analysed. Results. A total of 164 patients were admitted to hospital for management of snakebite, of whom 57 required surgical debridement and 42 were included in the final microbiological analysis. Children were found to be the most frequent victims of snakebite; 57.8% of patients in this study were aged ≤10 years and 73.7% ≤15 years. Culture showed a single organism in 32/42 cases, two organisms in 8 and no growth in 2. Eight different types of organisms were cultured, five of them more than once. Thirty-five specimens (83.3%) grew Gram-negative Enterobacteriaceae, the most frequent being Morganella morganii and Proteus species. Thirteen specimens (31.0%) grew Enterococcus faecalis. Gram-negative Enterobacteriaceae showed 31.4% sensitivity to ampicillin, 40.0% sensitivity to amoxicillin plus clavulanic acid, 34.3% sensitivity to cefuroxime, 97.1% sensitivity to ceftriaxone, and 100% sensitivity to ciprofloxacin, gentamicin and amikacin. E. faecalis was 92.3% sensitive to amoxicillin, 92.3% sensitive to amoxicillin plus clavulanic acid, 100% sensitive to ciprofloxacin, 92.3% resistant to erythromycin and 100% resistant to ceftriaxone. Conclusion. Children are particularly vulnerable to snakebite, and the consequences can be devastating. While the majority of patients in this study were shown to have secondary bacterial infection, debridement and subsequent wound management is considered the mainstay of treatment. Common organisms are Enterobacteriaceae and enterococci. There appears to be a role for antibiotics in the management of these patients. A good antibiotic policy is strongly advocated.&quot;,&quot;author&quot;:[{&quot;dropping-particle&quot;:&quot;&quot;,&quot;family&quot;:&quot;Wagener&quot;,&quot;given&quot;:&quot;M.&quot;,&quot;non-dropping-particle&quot;:&quot;&quot;,&quot;parse-names&quot;:false,&quot;suffix&quot;:&quot;&quot;},{&quot;dropping-particle&quot;:&quot;&quot;,&quot;family&quot;:&quot;Naidoo&quot;,&quot;given&quot;:&quot;M.&quot;,&quot;non-dropping-particle&quot;:&quot;&quot;,&quot;parse-names&quot;:false,&quot;suffix&quot;:&quot;&quot;},{&quot;dropping-particle&quot;:&quot;&quot;,&quot;family&quot;:&quot;Aldous&quot;,&quot;given&quot;:&quot;C.&quot;,&quot;non-dropping-particle&quot;:&quot;&quot;,&quot;parse-names&quot;:false,&quot;suffix&quot;:&quot;&quot;}],&quot;container-title&quot;:&quot;South African Medical Journal&quot;,&quot;id&quot;:&quot;a6721ce7-42b1-5c0c-af31-a65615892a03&quot;,&quot;issue&quot;:&quot;4&quot;,&quot;issued&quot;:{&quot;date-parts&quot;:[[&quot;2017&quot;]]},&quot;page&quot;:&quot;315-319&quot;,&quot;title&quot;:&quot;Wound infection secondary to snakebite&quot;,&quot;type&quot;:&quot;article-journal&quot;,&quot;volume&quot;:&quot;107&quot;,&quot;container-title-short&quot;:&quot;&quot;},&quot;uris&quot;:[&quot;http://www.mendeley.com/documents/?uuid=d2b02eb3-917c-41b3-894e-fb4cb5d1042d&quot;],&quot;isTemporary&quot;:false,&quot;legacyDesktopId&quot;:&quot;d2b02eb3-917c-41b3-894e-fb4cb5d1042d&quot;}]},{&quot;citationID&quot;:&quot;MENDELEY_CITATION_1ead27be-6a5f-454c-bd0f-36cbdca38ad0&quot;,&quot;properties&quot;:{&quot;noteIndex&quot;:0},&quot;isEdited&quot;:false,&quot;manualOverride&quot;:{&quot;citeprocText&quot;:&quot;(32)&quot;,&quot;isManuallyOverridden&quot;:false,&quot;manualOverrideText&quot;:&quot;&quot;},&quot;citationTag&quot;:&quot;MENDELEY_CITATION_v3_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&quot;,&quot;citationItems&quot;:[{&quot;id&quot;:&quot;cd839026-bb75-56a4-b542-084ddc155cd3&quot;,&quot;itemData&quot;:{&quot;DOI&quot;:&quot;10.1038/nrdp.2017.63&quot;,&quot;ISSN&quot;:&quot;2056-676X&quot;,&quot;PMID&quot;:&quot;28905944&quot;,&quot;abstract&quot;:&quot;Snakebite envenoming is a neglected tropical disease that kills &gt;100,000 people and maims &gt;400,000 people every year. Impoverished populations living in the rural tropics are particularly vulnerable; snakebite envenoming perpetuates the cycle of poverty. Snake venoms are complex mixtures of proteins that exert a wide range of toxic actions. The high variability in snake venom composition is responsible for the various clinical manifestations in envenomings, ranging from local tissue damage to potentially life-threatening systemic effects. Intravenous administration of antivenom is the only specific treatment to counteract envenoming. Analgesics, ventilator support, fluid therapy, haemodialysis and antibiotic therapy are also used. Novel therapeutic alternatives based on recombinant antibody technologies and new toxin inhibitors are being explored. Confronting snakebite envenoming at a global level demands the implementation of an integrated intervention strategy involving the WHO, the research community, antivenom manufacturers, regulatory agencies, national and regional health authorities, professional health organizations, international funding agencies, advocacy groups and civil society institutions.&quot;,&quot;author&quot;:[{&quot;dropping-particle&quot;:&quot;&quot;,&quot;family&quot;:&quot;Gutiérrez&quot;,&quot;given&quot;:&quot;José María&quot;,&quot;non-dropping-particle&quot;:&quot;&quot;,&quot;parse-names&quot;:false,&quot;suffix&quot;:&quot;&quot;},{&quot;dropping-particle&quot;:&quot;&quot;,&quot;family&quot;:&quot;Calvete&quot;,&quot;given&quot;:&quot;Juan J.&quot;,&quot;non-dropping-particle&quot;:&quot;&quot;,&quot;parse-names&quot;:false,&quot;suffix&quot;:&quot;&quot;},{&quot;dropping-particle&quot;:&quot;&quot;,&quot;family&quot;:&quot;Habib&quot;,&quot;given&quot;:&quot;Abdulrazaq G.&quot;,&quot;non-dropping-particle&quot;:&quot;&quot;,&quot;parse-names&quot;:false,&quot;suffix&quot;:&quot;&quot;},{&quot;dropping-particle&quot;:&quot;&quot;,&quot;family&quot;:&quot;Harrison&quot;,&quot;given&quot;:&quot;Robert A.&quot;,&quot;non-dropping-particle&quot;:&quot;&quot;,&quot;parse-names&quot;:false,&quot;suffix&quot;:&quot;&quot;},{&quot;dropping-particle&quot;:&quot;&quot;,&quot;family&quot;:&quot;Williams&quot;,&quot;given&quot;:&quot;David J.&quot;,&quot;non-dropping-particle&quot;:&quot;&quot;,&quot;parse-names&quot;:false,&quot;suffix&quot;:&quot;&quot;},{&quot;dropping-particle&quot;:&quot;&quot;,&quot;family&quot;:&quot;Warrell&quot;,&quot;given&quot;:&quot;David A.&quot;,&quot;non-dropping-particle&quot;:&quot;&quot;,&quot;parse-names&quot;:false,&quot;suffix&quot;:&quot;&quot;}],&quot;container-title&quot;:&quot;Nature Reviews Disease Primers&quot;,&quot;id&quot;:&quot;cd839026-bb75-56a4-b542-084ddc155cd3&quot;,&quot;issue&quot;:&quot;1&quot;,&quot;issued&quot;:{&quot;date-parts&quot;:[[&quot;2017&quot;,&quot;9&quot;,&quot;14&quot;]]},&quot;page&quot;:&quot;17063&quot;,&quot;title&quot;:&quot;Snakebite envenoming&quot;,&quot;type&quot;:&quot;article-journal&quot;,&quot;volume&quot;:&quot;3&quot;,&quot;container-title-short&quot;:&quot;Nat Rev Dis Primers&quot;},&quot;uris&quot;:[&quot;http://www.mendeley.com/documents/?uuid=bd947f69-eca4-4514-94db-886aaa636590&quot;],&quot;isTemporary&quot;:false,&quot;legacyDesktopId&quot;:&quot;bd947f69-eca4-4514-94db-886aaa636590&quot;}]},{&quot;citationID&quot;:&quot;MENDELEY_CITATION_2a0190bb-395f-45b6-911c-a18f1c09f65b&quot;,&quot;properties&quot;:{&quot;noteIndex&quot;:0},&quot;isEdited&quot;:false,&quot;manualOverride&quot;:{&quot;citeprocText&quot;:&quot;(4,17)&quot;,&quot;isManuallyOverridden&quot;:false,&quot;manualOverrideText&quot;:&quot;&quot;},&quot;citationTag&quot;:&quot;MENDELEY_CITATION_v3_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&quot;,&quot;citationItems&quot;:[{&quot;id&quot;:&quot;db9b4e07-d704-5299-ae99-079ea7dba7f4&quot;,&quot;itemData&quot;:{&quot;DOI&quot;:&quot;10.3855/jidc.39&quot;,&quot;ISSN&quot;:&quot;19722680&quot;,&quot;PMID&quot;:&quot;19759478&quot;,&quot;abstract&quot;:&quot;Background: The study was performed to identify the important bacterial pathogens responsible for wound infections secondary to snakebite and to determine their antimicrobial susceptibility. Methodology: All cases of wound infection secondary to snakebite were included in this retrospective study. Infected tissues were surgically debrided and inoculated on blood agar and MacConkey agar for aerobic bacterial culture, followed by antimicrobial susceptibility testing of the isolates by Kirby-Bauer disk diffusion method. Results: Staphylococcus aureus (32%) was the most common isolate followed by Escherichia coli (15%); monomicrobial infections were more frequent than polymicrobial infections. The majority of the isolates were antibiotic sensitive. Ciprofloxacin, an oral drug covering both Gram-positive and Gram-negative isolates, was the most frequently prescribed antibiotic. The patients responded well to the treatment. Conclusion: The results of this study will be helpful in deciding the empirical antibiotic therapy in cases of wound infection secondary to snakebite in regions of Southeast Asia. Copyright © 2009 Garg et al.&quot;,&quot;author&quot;:[{&quot;dropping-particle&quot;:&quot;&quot;,&quot;family&quot;:&quot;Garg&quot;,&quot;given&quot;:&quot;Atul&quot;,&quot;non-dropping-particle&quot;:&quot;&quot;,&quot;parse-names&quot;:false,&quot;suffix&quot;:&quot;&quot;},{&quot;dropping-particle&quot;:&quot;&quot;,&quot;family&quot;:&quot;Sujatha&quot;,&quot;given&quot;:&quot;S.&quot;,&quot;non-dropping-particle&quot;:&quot;&quot;,&quot;parse-names&quot;:false,&quot;suffix&quot;:&quot;&quot;},{&quot;dropping-particle&quot;:&quot;&quot;,&quot;family&quot;:&quot;Garg&quot;,&quot;given&quot;:&quot;Jaya&quot;,&quot;non-dropping-particle&quot;:&quot;&quot;,&quot;parse-names&quot;:false,&quot;suffix&quot;:&quot;&quot;},{&quot;dropping-particle&quot;:&quot;&quot;,&quot;family&quot;:&quot;Acharya&quot;,&quot;given&quot;:&quot;N. Srinivas&quot;,&quot;non-dropping-particle&quot;:&quot;&quot;,&quot;parse-names&quot;:false,&quot;suffix&quot;:&quot;&quot;},{&quot;dropping-particle&quot;:&quot;&quot;,&quot;family&quot;:&quot;Parija&quot;,&quot;given&quot;:&quot;Subhash Chandra&quot;,&quot;non-dropping-particle&quot;:&quot;&quot;,&quot;parse-names&quot;:false,&quot;suffix&quot;:&quot;&quot;}],&quot;container-title&quot;:&quot;Journal of Infection in Developing Countries&quot;,&quot;id&quot;:&quot;db9b4e07-d704-5299-ae99-079ea7dba7f4&quot;,&quot;issue&quot;:&quot;3&quot;,&quot;issued&quot;:{&quot;date-parts&quot;:[[&quot;2009&quot;]]},&quot;page&quot;:&quot;221-223&quot;,&quot;title&quot;:&quot;Wound infections secondary to snakebite&quot;,&quot;type&quot;:&quot;article-journal&quot;,&quot;volume&quot;:&quot;3&quot;,&quot;container-title-short&quot;:&quot;J Infect Dev Ctries&quot;},&quot;uris&quot;:[&quot;http://www.mendeley.com/documents/?uuid=2b9753bd-d93e-4e80-a625-2b736c5b454c&quot;],&quot;isTemporary&quot;:false,&quot;legacyDesktopId&quot;:&quot;2b9753bd-d93e-4e80-a625-2b736c5b454c&quot;},{&quot;id&quot;:&quot;a6721ce7-42b1-5c0c-af31-a65615892a03&quot;,&quot;itemData&quot;:{&quot;DOI&quot;:&quot;10.7196/SAMJ.2017.v107i4.12084&quot;,&quot;ISSN&quot;:&quot;20785135&quot;,&quot;PMID&quot;:&quot;28395682&quot;,&quot;abstract&quot;:&quot;Background. Snakebites can produce severe local and systemic septic complications as well as being associated with significant overall morbidity and even mortality. Objective. A prospective audit was undertaken to determine the bacterial causation of wound infection secondary to snakebite, and attempt to quantify the burden of disease. Methods. The audit was undertaken at Ngwelezane Hospital, which provides both regional and tertiary services for north-eastern KwaZulu-Natal Province, South Africa, over a 4-month period. Records of patients who required surgical debridement for extensive skin and soft-tissue necrosis were analysed. At the time of debridement, tissue samples of necrotic or infected tissue were sent for bacteriological analysis as standard of care. Microbiology results were analysed. Results. A total of 164 patients were admitted to hospital for management of snakebite, of whom 57 required surgical debridement and 42 were included in the final microbiological analysis. Children were found to be the most frequent victims of snakebite; 57.8% of patients in this study were aged ≤10 years and 73.7% ≤15 years. Culture showed a single organism in 32/42 cases, two organisms in 8 and no growth in 2. Eight different types of organisms were cultured, five of them more than once. Thirty-five specimens (83.3%) grew Gram-negative Enterobacteriaceae, the most frequent being Morganella morganii and Proteus species. Thirteen specimens (31.0%) grew Enterococcus faecalis. Gram-negative Enterobacteriaceae showed 31.4% sensitivity to ampicillin, 40.0% sensitivity to amoxicillin plus clavulanic acid, 34.3% sensitivity to cefuroxime, 97.1% sensitivity to ceftriaxone, and 100% sensitivity to ciprofloxacin, gentamicin and amikacin. E. faecalis was 92.3% sensitive to amoxicillin, 92.3% sensitive to amoxicillin plus clavulanic acid, 100% sensitive to ciprofloxacin, 92.3% resistant to erythromycin and 100% resistant to ceftriaxone. Conclusion. Children are particularly vulnerable to snakebite, and the consequences can be devastating. While the majority of patients in this study were shown to have secondary bacterial infection, debridement and subsequent wound management is considered the mainstay of treatment. Common organisms are Enterobacteriaceae and enterococci. There appears to be a role for antibiotics in the management of these patients. A good antibiotic policy is strongly advocated.&quot;,&quot;author&quot;:[{&quot;dropping-particle&quot;:&quot;&quot;,&quot;family&quot;:&quot;Wagener&quot;,&quot;given&quot;:&quot;M.&quot;,&quot;non-dropping-particle&quot;:&quot;&quot;,&quot;parse-names&quot;:false,&quot;suffix&quot;:&quot;&quot;},{&quot;dropping-particle&quot;:&quot;&quot;,&quot;family&quot;:&quot;Naidoo&quot;,&quot;given&quot;:&quot;M.&quot;,&quot;non-dropping-particle&quot;:&quot;&quot;,&quot;parse-names&quot;:false,&quot;suffix&quot;:&quot;&quot;},{&quot;dropping-particle&quot;:&quot;&quot;,&quot;family&quot;:&quot;Aldous&quot;,&quot;given&quot;:&quot;C.&quot;,&quot;non-dropping-particle&quot;:&quot;&quot;,&quot;parse-names&quot;:false,&quot;suffix&quot;:&quot;&quot;}],&quot;container-title&quot;:&quot;South African Medical Journal&quot;,&quot;id&quot;:&quot;a6721ce7-42b1-5c0c-af31-a65615892a03&quot;,&quot;issue&quot;:&quot;4&quot;,&quot;issued&quot;:{&quot;date-parts&quot;:[[&quot;2017&quot;]]},&quot;page&quot;:&quot;315-319&quot;,&quot;title&quot;:&quot;Wound infection secondary to snakebite&quot;,&quot;type&quot;:&quot;article-journal&quot;,&quot;volume&quot;:&quot;107&quot;,&quot;container-title-short&quot;:&quot;&quot;},&quot;uris&quot;:[&quot;http://www.mendeley.com/documents/?uuid=d2b02eb3-917c-41b3-894e-fb4cb5d1042d&quot;],&quot;isTemporary&quot;:false,&quot;legacyDesktopId&quot;:&quot;d2b02eb3-917c-41b3-894e-fb4cb5d1042d&quot;}]},{&quot;citationID&quot;:&quot;MENDELEY_CITATION_0a851700-d2ae-4d9c-8524-ad15e85612fb&quot;,&quot;properties&quot;:{&quot;noteIndex&quot;:0},&quot;isEdited&quot;:false,&quot;manualOverride&quot;:{&quot;citeprocText&quot;:&quot;(4)&quot;,&quot;isManuallyOverridden&quot;:false,&quot;manualOverrideText&quot;:&quot;&quot;},&quot;citationTag&quot;:&quot;MENDELEY_CITATION_v3_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&quot;,&quot;citationItems&quot;:[{&quot;id&quot;:&quot;db9b4e07-d704-5299-ae99-079ea7dba7f4&quot;,&quot;itemData&quot;:{&quot;DOI&quot;:&quot;10.3855/jidc.39&quot;,&quot;ISSN&quot;:&quot;19722680&quot;,&quot;PMID&quot;:&quot;19759478&quot;,&quot;abstract&quot;:&quot;Background: The study was performed to identify the important bacterial pathogens responsible for wound infections secondary to snakebite and to determine their antimicrobial susceptibility. Methodology: All cases of wound infection secondary to snakebite were included in this retrospective study. Infected tissues were surgically debrided and inoculated on blood agar and MacConkey agar for aerobic bacterial culture, followed by antimicrobial susceptibility testing of the isolates by Kirby-Bauer disk diffusion method. Results: Staphylococcus aureus (32%) was the most common isolate followed by Escherichia coli (15%); monomicrobial infections were more frequent than polymicrobial infections. The majority of the isolates were antibiotic sensitive. Ciprofloxacin, an oral drug covering both Gram-positive and Gram-negative isolates, was the most frequently prescribed antibiotic. The patients responded well to the treatment. Conclusion: The results of this study will be helpful in deciding the empirical antibiotic therapy in cases of wound infection secondary to snakebite in regions of Southeast Asia. Copyright © 2009 Garg et al.&quot;,&quot;author&quot;:[{&quot;dropping-particle&quot;:&quot;&quot;,&quot;family&quot;:&quot;Garg&quot;,&quot;given&quot;:&quot;Atul&quot;,&quot;non-dropping-particle&quot;:&quot;&quot;,&quot;parse-names&quot;:false,&quot;suffix&quot;:&quot;&quot;},{&quot;dropping-particle&quot;:&quot;&quot;,&quot;family&quot;:&quot;Sujatha&quot;,&quot;given&quot;:&quot;S.&quot;,&quot;non-dropping-particle&quot;:&quot;&quot;,&quot;parse-names&quot;:false,&quot;suffix&quot;:&quot;&quot;},{&quot;dropping-particle&quot;:&quot;&quot;,&quot;family&quot;:&quot;Garg&quot;,&quot;given&quot;:&quot;Jaya&quot;,&quot;non-dropping-particle&quot;:&quot;&quot;,&quot;parse-names&quot;:false,&quot;suffix&quot;:&quot;&quot;},{&quot;dropping-particle&quot;:&quot;&quot;,&quot;family&quot;:&quot;Acharya&quot;,&quot;given&quot;:&quot;N. Srinivas&quot;,&quot;non-dropping-particle&quot;:&quot;&quot;,&quot;parse-names&quot;:false,&quot;suffix&quot;:&quot;&quot;},{&quot;dropping-particle&quot;:&quot;&quot;,&quot;family&quot;:&quot;Parija&quot;,&quot;given&quot;:&quot;Subhash Chandra&quot;,&quot;non-dropping-particle&quot;:&quot;&quot;,&quot;parse-names&quot;:false,&quot;suffix&quot;:&quot;&quot;}],&quot;container-title&quot;:&quot;Journal of Infection in Developing Countries&quot;,&quot;id&quot;:&quot;db9b4e07-d704-5299-ae99-079ea7dba7f4&quot;,&quot;issue&quot;:&quot;3&quot;,&quot;issued&quot;:{&quot;date-parts&quot;:[[&quot;2009&quot;]]},&quot;page&quot;:&quot;221-223&quot;,&quot;title&quot;:&quot;Wound infections secondary to snakebite&quot;,&quot;type&quot;:&quot;article-journal&quot;,&quot;volume&quot;:&quot;3&quot;,&quot;container-title-short&quot;:&quot;J Infect Dev Ctries&quot;},&quot;uris&quot;:[&quot;http://www.mendeley.com/documents/?uuid=2b9753bd-d93e-4e80-a625-2b736c5b454c&quot;],&quot;isTemporary&quot;:false,&quot;legacyDesktopId&quot;:&quot;2b9753bd-d93e-4e80-a625-2b736c5b454c&quot;}]},{&quot;citationID&quot;:&quot;MENDELEY_CITATION_89670975-f09e-46bc-bc7a-c04238ff80a0&quot;,&quot;properties&quot;:{&quot;noteIndex&quot;:0},&quot;isEdited&quot;:false,&quot;manualOverride&quot;:{&quot;citeprocText&quot;:&quot;(33)&quot;,&quot;isManuallyOverridden&quot;:false,&quot;manualOverrideText&quot;:&quot;&quot;},&quot;citationTag&quot;:&quot;MENDELEY_CITATION_v3_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&quot;,&quot;citationItems&quot;:[{&quot;id&quot;:&quot;9a614412-fdab-538a-99c3-15cf427ce7e8&quot;,&quot;itemData&quot;:{&quot;DOI&quot;:&quot;10.3390/toxins16010037&quot;,&quot;ISSN&quot;:&quot;2072-6651&quot;,&quot;abstract&quot;:&quot;Even though there are guidelines for the management of snakebite envenoming (SBE), the use of antibiotics in this pathology remains controversial. The aim of this study is to provide a narrative review of the literature and recommendations based on the best available evidence regarding antibiotic use in SBE. We performed a narrative review of relevant literature regarding SBE and antibiotic use as prophylaxis or treatment. A total of 26 articles were included. There is wide use of antibiotics in SBE; nevertheless, infection was not necessarily documented. The antibiotics used varied according to the study, from beta lactams to lincosamide and nitroimidazoles, and from monotherapy to combined antimicrobials. The most common recommendations were to manage skin and soft tissue infections and avoid infectious complications, but these suggestions are not necessarily based on bacteriological findings. Prophylactic use of antibiotics in SBE is discouraged in most studies. Antibiotic prescription in SBE should be based on the susceptibility of microorganisms isolated from the affected tissue or identified in snakes’ oral cavities. Antibiotics should be reserved only for patients with a demonstrated infection, or those at a high risk of developing an infection, i.e., presenting severe local envenoming, local signs of infection, or those with incorrect manipulation of wounds. Prospective studies are needed to correlate microbiological findings at the wound site and the response to antibiotic use.&quot;,&quot;author&quot;:[{&quot;dropping-particle&quot;:&quot;&quot;,&quot;family&quot;:&quot;Brenes-Chacon&quot;,&quot;given&quot;:&quot;Helena&quot;,&quot;non-dropping-particle&quot;:&quot;&quot;,&quot;parse-names&quot;:false,&quot;suffix&quot;:&quot;&quot;},{&quot;dropping-particle&quot;:&quot;&quot;,&quot;family&quot;:&quot;Gutiérrez&quot;,&quot;given&quot;:&quot;José María&quot;,&quot;non-dropping-particle&quot;:&quot;&quot;,&quot;parse-names&quot;:false,&quot;suffix&quot;:&quot;&quot;},{&quot;dropping-particle&quot;:&quot;&quot;,&quot;family&quot;:&quot;Avila-Aguero&quot;,&quot;given&quot;:&quot;María L.&quot;,&quot;non-dropping-particle&quot;:&quot;&quot;,&quot;parse-names&quot;:false,&quot;suffix&quot;:&quot;&quot;}],&quot;container-title&quot;:&quot;Toxins&quot;,&quot;id&quot;:&quot;9a614412-fdab-538a-99c3-15cf427ce7e8&quot;,&quot;issue&quot;:&quot;1&quot;,&quot;issued&quot;:{&quot;date-parts&quot;:[[&quot;2024&quot;,&quot;1&quot;,&quot;11&quot;]]},&quot;page&quot;:&quot;37&quot;,&quot;title&quot;:&quot;Use of Antibiotics following Snakebite in the Era of Antimicrobial Stewardship&quot;,&quot;type&quot;:&quot;article-journal&quot;,&quot;volume&quot;:&quot;16&quot;,&quot;container-title-short&quot;:&quot;Toxins (Basel)&quot;},&quot;uris&quot;:[&quot;http://www.mendeley.com/documents/?uuid=d51b5996-1cc1-429c-9358-69e5baf5cc82&quot;],&quot;isTemporary&quot;:false,&quot;legacyDesktopId&quot;:&quot;d51b5996-1cc1-429c-9358-69e5baf5cc82&quot;}]},{&quot;citationID&quot;:&quot;MENDELEY_CITATION_603b828b-4ad4-4bea-80b4-6e8538b92afd&quot;,&quot;properties&quot;:{&quot;noteIndex&quot;:0},&quot;isEdited&quot;:false,&quot;manualOverride&quot;:{&quot;citeprocText&quot;:&quot;(4)&quot;,&quot;isManuallyOverridden&quot;:false,&quot;manualOverrideText&quot;:&quot;&quot;},&quot;citationTag&quot;:&quot;MENDELEY_CITATION_v3_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&quot;,&quot;citationItems&quot;:[{&quot;id&quot;:&quot;db9b4e07-d704-5299-ae99-079ea7dba7f4&quot;,&quot;itemData&quot;:{&quot;DOI&quot;:&quot;10.3855/jidc.39&quot;,&quot;ISSN&quot;:&quot;19722680&quot;,&quot;PMID&quot;:&quot;19759478&quot;,&quot;abstract&quot;:&quot;Background: The study was performed to identify the important bacterial pathogens responsible for wound infections secondary to snakebite and to determine their antimicrobial susceptibility. Methodology: All cases of wound infection secondary to snakebite were included in this retrospective study. Infected tissues were surgically debrided and inoculated on blood agar and MacConkey agar for aerobic bacterial culture, followed by antimicrobial susceptibility testing of the isolates by Kirby-Bauer disk diffusion method. Results: Staphylococcus aureus (32%) was the most common isolate followed by Escherichia coli (15%); monomicrobial infections were more frequent than polymicrobial infections. The majority of the isolates were antibiotic sensitive. Ciprofloxacin, an oral drug covering both Gram-positive and Gram-negative isolates, was the most frequently prescribed antibiotic. The patients responded well to the treatment. Conclusion: The results of this study will be helpful in deciding the empirical antibiotic therapy in cases of wound infection secondary to snakebite in regions of Southeast Asia. Copyright © 2009 Garg et al.&quot;,&quot;author&quot;:[{&quot;dropping-particle&quot;:&quot;&quot;,&quot;family&quot;:&quot;Garg&quot;,&quot;given&quot;:&quot;Atul&quot;,&quot;non-dropping-particle&quot;:&quot;&quot;,&quot;parse-names&quot;:false,&quot;suffix&quot;:&quot;&quot;},{&quot;dropping-particle&quot;:&quot;&quot;,&quot;family&quot;:&quot;Sujatha&quot;,&quot;given&quot;:&quot;S.&quot;,&quot;non-dropping-particle&quot;:&quot;&quot;,&quot;parse-names&quot;:false,&quot;suffix&quot;:&quot;&quot;},{&quot;dropping-particle&quot;:&quot;&quot;,&quot;family&quot;:&quot;Garg&quot;,&quot;given&quot;:&quot;Jaya&quot;,&quot;non-dropping-particle&quot;:&quot;&quot;,&quot;parse-names&quot;:false,&quot;suffix&quot;:&quot;&quot;},{&quot;dropping-particle&quot;:&quot;&quot;,&quot;family&quot;:&quot;Acharya&quot;,&quot;given&quot;:&quot;N. Srinivas&quot;,&quot;non-dropping-particle&quot;:&quot;&quot;,&quot;parse-names&quot;:false,&quot;suffix&quot;:&quot;&quot;},{&quot;dropping-particle&quot;:&quot;&quot;,&quot;family&quot;:&quot;Parija&quot;,&quot;given&quot;:&quot;Subhash Chandra&quot;,&quot;non-dropping-particle&quot;:&quot;&quot;,&quot;parse-names&quot;:false,&quot;suffix&quot;:&quot;&quot;}],&quot;container-title&quot;:&quot;Journal of Infection in Developing Countries&quot;,&quot;id&quot;:&quot;db9b4e07-d704-5299-ae99-079ea7dba7f4&quot;,&quot;issue&quot;:&quot;3&quot;,&quot;issued&quot;:{&quot;date-parts&quot;:[[&quot;2009&quot;]]},&quot;page&quot;:&quot;221-223&quot;,&quot;title&quot;:&quot;Wound infections secondary to snakebite&quot;,&quot;type&quot;:&quot;article-journal&quot;,&quot;volume&quot;:&quot;3&quot;,&quot;container-title-short&quot;:&quot;J Infect Dev Ctries&quot;},&quot;uris&quot;:[&quot;http://www.mendeley.com/documents/?uuid=2b9753bd-d93e-4e80-a625-2b736c5b454c&quot;],&quot;isTemporary&quot;:false,&quot;legacyDesktopId&quot;:&quot;2b9753bd-d93e-4e80-a625-2b736c5b454c&quot;}]},{&quot;citationID&quot;:&quot;MENDELEY_CITATION_b118586b-0be9-4769-b7fc-5651af5ad743&quot;,&quot;properties&quot;:{&quot;noteIndex&quot;:0},&quot;isEdited&quot;:false,&quot;manualOverride&quot;:{&quot;citeprocText&quot;:&quot;(33)&quot;,&quot;isManuallyOverridden&quot;:false,&quot;manualOverrideText&quot;:&quot;&quot;},&quot;citationTag&quot;:&quot;MENDELEY_CITATION_v3_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&quot;,&quot;citationItems&quot;:[{&quot;id&quot;:&quot;9a614412-fdab-538a-99c3-15cf427ce7e8&quot;,&quot;itemData&quot;:{&quot;DOI&quot;:&quot;10.3390/toxins16010037&quot;,&quot;ISSN&quot;:&quot;2072-6651&quot;,&quot;abstract&quot;:&quot;Even though there are guidelines for the management of snakebite envenoming (SBE), the use of antibiotics in this pathology remains controversial. The aim of this study is to provide a narrative review of the literature and recommendations based on the best available evidence regarding antibiotic use in SBE. We performed a narrative review of relevant literature regarding SBE and antibiotic use as prophylaxis or treatment. A total of 26 articles were included. There is wide use of antibiotics in SBE; nevertheless, infection was not necessarily documented. The antibiotics used varied according to the study, from beta lactams to lincosamide and nitroimidazoles, and from monotherapy to combined antimicrobials. The most common recommendations were to manage skin and soft tissue infections and avoid infectious complications, but these suggestions are not necessarily based on bacteriological findings. Prophylactic use of antibiotics in SBE is discouraged in most studies. Antibiotic prescription in SBE should be based on the susceptibility of microorganisms isolated from the affected tissue or identified in snakes’ oral cavities. Antibiotics should be reserved only for patients with a demonstrated infection, or those at a high risk of developing an infection, i.e., presenting severe local envenoming, local signs of infection, or those with incorrect manipulation of wounds. Prospective studies are needed to correlate microbiological findings at the wound site and the response to antibiotic use.&quot;,&quot;author&quot;:[{&quot;dropping-particle&quot;:&quot;&quot;,&quot;family&quot;:&quot;Brenes-Chacon&quot;,&quot;given&quot;:&quot;Helena&quot;,&quot;non-dropping-particle&quot;:&quot;&quot;,&quot;parse-names&quot;:false,&quot;suffix&quot;:&quot;&quot;},{&quot;dropping-particle&quot;:&quot;&quot;,&quot;family&quot;:&quot;Gutiérrez&quot;,&quot;given&quot;:&quot;José María&quot;,&quot;non-dropping-particle&quot;:&quot;&quot;,&quot;parse-names&quot;:false,&quot;suffix&quot;:&quot;&quot;},{&quot;dropping-particle&quot;:&quot;&quot;,&quot;family&quot;:&quot;Avila-Aguero&quot;,&quot;given&quot;:&quot;María L.&quot;,&quot;non-dropping-particle&quot;:&quot;&quot;,&quot;parse-names&quot;:false,&quot;suffix&quot;:&quot;&quot;}],&quot;container-title&quot;:&quot;Toxins&quot;,&quot;id&quot;:&quot;9a614412-fdab-538a-99c3-15cf427ce7e8&quot;,&quot;issue&quot;:&quot;1&quot;,&quot;issued&quot;:{&quot;date-parts&quot;:[[&quot;2024&quot;,&quot;1&quot;,&quot;11&quot;]]},&quot;page&quot;:&quot;37&quot;,&quot;title&quot;:&quot;Use of Antibiotics following Snakebite in the Era of Antimicrobial Stewardship&quot;,&quot;type&quot;:&quot;article-journal&quot;,&quot;volume&quot;:&quot;16&quot;,&quot;container-title-short&quot;:&quot;Toxins (Basel)&quot;},&quot;uris&quot;:[&quot;http://www.mendeley.com/documents/?uuid=d51b5996-1cc1-429c-9358-69e5baf5cc82&quot;],&quot;isTemporary&quot;:false,&quot;legacyDesktopId&quot;:&quot;d51b5996-1cc1-429c-9358-69e5baf5cc82&quot;}]},{&quot;citationID&quot;:&quot;MENDELEY_CITATION_476fd098-b0af-49e2-8a8e-340957b3a689&quot;,&quot;properties&quot;:{&quot;noteIndex&quot;:0},&quot;isEdited&quot;:false,&quot;manualOverride&quot;:{&quot;citeprocText&quot;:&quot;(35)&quot;,&quot;isManuallyOverridden&quot;:false,&quot;manualOverrideText&quot;:&quot;&quot;},&quot;citationTag&quot;:&quot;MENDELEY_CITATION_v3_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&quot;,&quot;citationItems&quot;:[{&quot;id&quot;:&quot;cbf35b79-a8d5-599f-8335-92952b31dc19&quot;,&quot;itemData&quot;:{&quot;DOI&quot;:&quot;10.15620/cdc:82532&quot;,&quot;abstract&quot;:&quot;-&quot;,&quot;author&quot;:[{&quot;dropping-particle&quot;:&quot;&quot;,&quot;family&quot;:&quot;CDC&quot;,&quot;given&quot;:&quot;&quot;,&quot;non-dropping-particle&quot;:&quot;&quot;,&quot;parse-names&quot;:false,&quot;suffix&quot;:&quot;&quot;}],&quot;container-title&quot;:&quot;Antimicrobial Resistance &amp; Infection Control&quot;,&quot;id&quot;:&quot;cbf35b79-a8d5-599f-8335-92952b31dc19&quot;,&quot;issued&quot;:{&quot;date-parts&quot;:[[&quot;0&quot;]]},&quot;title&quot;:&quot;Antibiotic resistance threats in the United States, 2019&quot;,&quot;type&quot;:&quot;report&quot;,&quot;container-title-short&quot;:&quot;Antimicrob Resist Infect Control&quot;},&quot;uris&quot;:[&quot;http://www.mendeley.com/documents/?uuid=0069589b-2e2d-4907-b824-be87c9332b18&quot;],&quot;isTemporary&quot;:false,&quot;legacyDesktopId&quot;:&quot;0069589b-2e2d-4907-b824-be87c9332b18&quot;}]},{&quot;citationID&quot;:&quot;MENDELEY_CITATION_90e92897-9b36-4ad7-af90-0949a7bc5ec1&quot;,&quot;properties&quot;:{&quot;noteIndex&quot;:0},&quot;isEdited&quot;:false,&quot;manualOverride&quot;:{&quot;citeprocText&quot;:&quot;(36)&quot;,&quot;isManuallyOverridden&quot;:false,&quot;manualOverrideText&quot;:&quot;&quot;},&quot;citationTag&quot;:&quot;MENDELEY_CITATION_v3_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&quot;,&quot;citationItems&quot;:[{&quot;id&quot;:&quot;de32dd12-5f13-5d16-b292-cb0d02f5fa1b&quot;,&quot;itemData&quot;:{&quot;DOI&quot;:&quot;10.37201/req/s01.10.2023&quot;,&quot;ISSN&quot;:&quot;02143429&quot;,&quot;PMID&quot;:&quot;37997870&quot;,&quot;abstract&quot;:&quot;Skin and soft tissue infections are a common reason for patients seeking inpatient and outpatient medical care. Surgery is an essential part of managing in many episodes. Careful evaluation of antibiotic therapy could help clinicians in early identification to patients with treatment failure and to consider an alternative approach or a new surgical revision in “focus control”. With the arrival of new drugs, there is a need to refine the appropriate drug’s decision-making. Drugs with a long half-life (long-acting lipoglycopeptides such as dalbavancin or oritavancin), which allows weekly administration (or even greater), can reduce hospital admission and length of stay with fewer healthcare resources through outpatient management (home hospitalization or day hospitals). New anionic fluoroquinolones (e.g. delafloxacin), highly active in an acidic medium and with the possibility of switch from the intravenous to the oral route, will also make it possible to achieve these new healthcare goals and promote continuity of care. Therefore, management should rely on a collaborative multidisciplinary group with experience in this infectious syndrome.&quot;,&quot;author&quot;:[{&quot;dropping-particle&quot;:&quot;&quot;,&quot;family&quot;:&quot;Blanes Hernández&quot;,&quot;given&quot;:&quot;Rosa&quot;,&quot;non-dropping-particle&quot;:&quot;&quot;,&quot;parse-names&quot;:false,&quot;suffix&quot;:&quot;&quot;},{&quot;dropping-particle&quot;:&quot;&quot;,&quot;family&quot;:&quot;Rodríguez Pérez&quot;,&quot;given&quot;:&quot;Martín&quot;,&quot;non-dropping-particle&quot;:&quot;&quot;,&quot;parse-names&quot;:false,&quot;suffix&quot;:&quot;&quot;},{&quot;dropping-particle&quot;:&quot;&quot;,&quot;family&quot;:&quot;Fernández Navarro&quot;,&quot;given&quot;:&quot;Juan&quot;,&quot;non-dropping-particle&quot;:&quot;&quot;,&quot;parse-names&quot;:false,&quot;suffix&quot;:&quot;&quot;},{&quot;dropping-particle&quot;:&quot;&quot;,&quot;family&quot;:&quot;Salavert Lletí&quot;,&quot;given&quot;:&quot;Miguel&quot;,&quot;non-dropping-particle&quot;:&quot;&quot;,&quot;parse-names&quot;:false,&quot;suffix&quot;:&quot;&quot;}],&quot;container-title&quot;:&quot;Revista Española de Quimioterapia&quot;,&quot;id&quot;:&quot;de32dd12-5f13-5d16-b292-cb0d02f5fa1b&quot;,&quot;issue&quot;:&quot;Suppl1&quot;,&quot;issued&quot;:{&quot;date-parts&quot;:[[&quot;2023&quot;,&quot;11&quot;,&quot;24&quot;]]},&quot;page&quot;:&quot;37-45&quot;,&quot;title&quot;:&quot;Current approach to skin and soft tissue infections. Thinking about continuity of care&quot;,&quot;type&quot;:&quot;article-journal&quot;,&quot;volume&quot;:&quot;36&quot;,&quot;container-title-short&quot;:&quot;&quot;},&quot;uris&quot;:[&quot;http://www.mendeley.com/documents/?uuid=22a4f5df-2011-44e8-b212-b844d83a605e&quot;],&quot;isTemporary&quot;:false,&quot;legacyDesktopId&quot;:&quot;22a4f5df-2011-44e8-b212-b844d83a605e&quot;}]},{&quot;citationID&quot;:&quot;MENDELEY_CITATION_311726fa-4c3d-4d08-b4d5-d1bd3f47e083&quot;,&quot;properties&quot;:{&quot;noteIndex&quot;:0},&quot;isEdited&quot;:false,&quot;manualOverride&quot;:{&quot;citeprocText&quot;:&quot;(35,37,38)&quot;,&quot;isManuallyOverridden&quot;:false,&quot;manualOverrideText&quot;:&quot;&quot;},&quot;citationTag&quot;:&quot;MENDELEY_CITATION_v3_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&quot;,&quot;citationItems&quot;:[{&quot;id&quot;:&quot;cbf35b79-a8d5-599f-8335-92952b31dc19&quot;,&quot;itemData&quot;:{&quot;DOI&quot;:&quot;10.15620/cdc:82532&quot;,&quot;abstract&quot;:&quot;-&quot;,&quot;author&quot;:[{&quot;dropping-particle&quot;:&quot;&quot;,&quot;family&quot;:&quot;CDC&quot;,&quot;given&quot;:&quot;&quot;,&quot;non-dropping-particle&quot;:&quot;&quot;,&quot;parse-names&quot;:false,&quot;suffix&quot;:&quot;&quot;}],&quot;container-title&quot;:&quot;Antimicrobial Resistance &amp; Infection Control&quot;,&quot;id&quot;:&quot;cbf35b79-a8d5-599f-8335-92952b31dc19&quot;,&quot;issued&quot;:{&quot;date-parts&quot;:[[&quot;0&quot;]]},&quot;title&quot;:&quot;Antibiotic resistance threats in the United States, 2019&quot;,&quot;type&quot;:&quot;report&quot;,&quot;container-title-short&quot;:&quot;Antimicrob Resist Infect Control&quot;},&quot;uris&quot;:[&quot;http://www.mendeley.com/documents/?uuid=0069589b-2e2d-4907-b824-be87c9332b18&quot;],&quot;isTemporary&quot;:false,&quot;legacyDesktopId&quot;:&quot;0069589b-2e2d-4907-b824-be87c9332b18&quot;},{&quot;id&quot;:&quot;520ab894-985e-5b1c-ac71-3a68085b5923&quot;,&quot;itemData&quot;:{&quot;DOI&quot;:&quot;10.1186/s12875-023-02223-1&quot;,&quot;ISSN&quot;:&quot;2731-4553&quot;,&quot;author&quot;:[{&quot;dropping-particle&quot;:&quot;&quot;,&quot;family&quot;:&quot;Kasse&quot;,&quot;given&quot;:&quot;Gashaw Enbiyale&quot;,&quot;non-dropping-particle&quot;:&quot;&quot;,&quot;parse-names&quot;:false,&quot;suffix&quot;:&quot;&quot;},{&quot;dropping-particle&quot;:&quot;&quot;,&quot;family&quot;:&quot;Humphries&quot;,&quot;given&quot;:&quot;Judy&quot;,&quot;non-dropping-particle&quot;:&quot;&quot;,&quot;parse-names&quot;:false,&quot;suffix&quot;:&quot;&quot;},{&quot;dropping-particle&quot;:&quot;&quot;,&quot;family&quot;:&quot;Cosh&quot;,&quot;given&quot;:&quot;Suzanne M.&quot;,&quot;non-dropping-particle&quot;:&quot;&quot;,&quot;parse-names&quot;:false,&quot;suffix&quot;:&quot;&quot;},{&quot;dropping-particle&quot;:&quot;&quot;,&quot;family&quot;:&quot;Islam&quot;,&quot;given&quot;:&quot;Md Shahidul&quot;,&quot;non-dropping-particle&quot;:&quot;&quot;,&quot;parse-names&quot;:false,&quot;suffix&quot;:&quot;&quot;}],&quot;container-title&quot;:&quot;BMC Primary Care&quot;,&quot;id&quot;:&quot;520ab894-985e-5b1c-ac71-3a68085b5923&quot;,&quot;issue&quot;:&quot;1&quot;,&quot;issued&quot;:{&quot;date-parts&quot;:[[&quot;2024&quot;,&quot;1&quot;,&quot;2&quot;]]},&quot;page&quot;:&quot;8&quot;,&quot;publisher&quot;:&quot;BioMed Central&quot;,&quot;title&quot;:&quot;Factors contributing to the variation in antibiotic prescribing among primary health care physicians: a systematic review&quot;,&quot;type&quot;:&quot;article-journal&quot;,&quot;volume&quot;:&quot;25&quot;,&quot;container-title-short&quot;:&quot;&quot;},&quot;uris&quot;:[&quot;http://www.mendeley.com/documents/?uuid=9810d63a-4f97-4132-b38c-629154a366c8&quot;],&quot;isTemporary&quot;:false,&quot;legacyDesktopId&quot;:&quot;9810d63a-4f97-4132-b38c-629154a366c8&quot;},{&quot;id&quot;:&quot;f4465c0d-a329-5ed3-af6c-d182bfe49b04&quot;,&quot;itemData&quot;:{&quot;author&quot;:[{&quot;dropping-particle&quot;:&quot;&quot;,&quot;family&quot;:&quot;WHO&quot;,&quot;given&quot;:&quot;&quot;,&quot;non-dropping-particle&quot;:&quot;&quot;,&quot;parse-names&quot;:false,&quot;suffix&quot;:&quot;&quot;}],&quot;id&quot;:&quot;f4465c0d-a329-5ed3-af6c-d182bfe49b04&quot;,&quot;issued&quot;:{&quot;date-parts&quot;:[[&quot;2022&quot;]]},&quot;title&quot;:&quot;People-centred framework for addressing antimicrobial resistance in the human health sector. Draft for public consultation&quot;,&quot;type&quot;:&quot;report&quot;,&quot;container-title-short&quot;:&quot;&quot;},&quot;uris&quot;:[&quot;http://www.mendeley.com/documents/?uuid=314449fe-1be2-4925-bc63-438ccacb7b23&quot;],&quot;isTemporary&quot;:false,&quot;legacyDesktopId&quot;:&quot;314449fe-1be2-4925-bc63-438ccacb7b23&quot;}]},{&quot;citationID&quot;:&quot;MENDELEY_CITATION_2a45fe58-5e6e-4209-9428-02614eecd6ff&quot;,&quot;properties&quot;:{&quot;noteIndex&quot;:0},&quot;isEdited&quot;:false,&quot;manualOverride&quot;:{&quot;citeprocText&quot;:&quot;(39)&quot;,&quot;isManuallyOverridden&quot;:false,&quot;manualOverrideText&quot;:&quot;&quot;},&quot;citationTag&quot;:&quot;MENDELEY_CITATION_v3_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&quot;,&quot;citationItems&quot;:[{&quot;id&quot;:&quot;a37bdd48-95cf-5c3a-961e-1dc62d61f025&quot;,&quot;itemData&quot;:{&quot;DOI&quot;:&quot;10.22354/in.v23i4.805&quot;,&quot;ISSN&quot;:&quot;0123-9392&quot;,&quot;abstract&quot;:&quot;Cómo citar este artículo: S. Valderrama-Beltrán, et al. Guía de Práctica Clínica para el Diagnóstico y Manejo de las Infecciones de Piel y Tejidos Blandos en Colombia. Infectio 2019; 23(4): 318-346 Resumen Las infecciones de piel y tejidos blandos (IPTB) representan la tercera causa de consulta por enfermedad infecciosas a los servicios médicos, después de las infec-ciones respiratorias y urinarias. Se presenta una guía de práctica clínica (GPC) con 38 recomendaciones basadas en la evidencia, graduadas bajo el sistema SIGN, para el diagnóstico y tratamiento de pacientes adultos con IPTB en el contexto colombiano, posterior a un proceso de adaptación de GPC publicadas y la búsqueda sistemática y síntesis de literatura para la actualización de la evidencia científica. Además, se realizó un consenso de expertos para la evaluación de las potenciales barreras para la implementación de las recomendaciones y la evaluación del grado de recomendación en el contexto local. Abstract Skin and soft tissue infections (SSTI) represent the third leading cause of infectious disease consultation for medical services after respiratory and urinary tract infections. This document generates a clinical practice guideline with 38 recommendations based on evidence, graduated under the SIGN system for the diagnosis and treatment for SSTI infections in adult patients in Colombia, following a process of adaptation of guidelines published, and the systematic search and synthesis of literature for the updating of scientific evidence. In addition, a consensus of experts was made for the evaluation of the potential barriers for the implementation of the recommendations and the evaluation of the degree of recommendation in the local context.&quot;,&quot;author&quot;:[{&quot;dropping-particle&quot;:&quot;&quot;,&quot;family&quot;:&quot;Valderrama-Beltrán&quot;,&quot;given&quot;:&quot;Sandra&quot;,&quot;non-dropping-particle&quot;:&quot;&quot;,&quot;parse-names&quot;:false,&quot;suffix&quot;:&quot;&quot;},{&quot;dropping-particle&quot;:&quot;&quot;,&quot;family&quot;:&quot;Cortés&quot;,&quot;given&quot;:&quot;Jorge Alberto&quot;,&quot;non-dropping-particle&quot;:&quot;&quot;,&quot;parse-names&quot;:false,&quot;suffix&quot;:&quot;&quot;},{&quot;dropping-particle&quot;:&quot;&quot;,&quot;family&quot;:&quot;Caro&quot;,&quot;given&quot;:&quot;María Alejandra&quot;,&quot;non-dropping-particle&quot;:&quot;&quot;,&quot;parse-names&quot;:false,&quot;suffix&quot;:&quot;&quot;},{&quot;dropping-particle&quot;:&quot;&quot;,&quot;family&quot;:&quot;Cely-Andrade&quot;,&quot;given&quot;:&quot;Leonardo&quot;,&quot;non-dropping-particle&quot;:&quot;&quot;,&quot;parse-names&quot;:false,&quot;suffix&quot;:&quot;&quot;},{&quot;dropping-particle&quot;:&quot;&quot;,&quot;family&quot;:&quot;Osorio-Pinzón&quot;,&quot;given&quot;:&quot;Johanna Vanesa&quot;,&quot;non-dropping-particle&quot;:&quot;&quot;,&quot;parse-names&quot;:false,&quot;suffix&quot;:&quot;&quot;},{&quot;dropping-particle&quot;:&quot;&quot;,&quot;family&quot;:&quot;Gualtero&quot;,&quot;given&quot;:&quot;Sandra Milena&quot;,&quot;non-dropping-particle&quot;:&quot;&quot;,&quot;parse-names&quot;:false,&quot;suffix&quot;:&quot;&quot;},{&quot;dropping-particle&quot;:&quot;&quot;,&quot;family&quot;:&quot;Berrio-Medina&quot;,&quot;given&quot;:&quot;Indira&quot;,&quot;non-dropping-particle&quot;:&quot;&quot;,&quot;parse-names&quot;:false,&quot;suffix&quot;:&quot;&quot;},{&quot;dropping-particle&quot;:&quot;&quot;,&quot;family&quot;:&quot;Yesid Rodriguez&quot;,&quot;given&quot;:&quot;José&quot;,&quot;non-dropping-particle&quot;:&quot;&quot;,&quot;parse-names&quot;:false,&quot;suffix&quot;:&quot;&quot;},{&quot;dropping-particle&quot;:&quot;&quot;,&quot;family&quot;:&quot;María Granada-Copete&quot;,&quot;given&quot;:&quot;Ana&quot;,&quot;non-dropping-particle&quot;:&quot;&quot;,&quot;parse-names&quot;:false,&quot;suffix&quot;:&quot;&quot;},{&quot;dropping-particle&quot;:&quot;&quot;,&quot;family&quot;:&quot;Guevara&quot;,&quot;given&quot;:&quot;Freddy&quot;,&quot;non-dropping-particle&quot;:&quot;&quot;,&quot;parse-names&quot;:false,&quot;suffix&quot;:&quot;&quot;},{&quot;dropping-particle&quot;:&quot;&quot;,&quot;family&quot;:&quot;Sefair&quot;,&quot;given&quot;:&quot;Carlos&quot;,&quot;non-dropping-particle&quot;:&quot;&quot;,&quot;parse-names&quot;:false,&quot;suffix&quot;:&quot;&quot;},{&quot;dropping-particle&quot;:&quot;&quot;,&quot;family&quot;:&quot;Leal&quot;,&quot;given&quot;:&quot;Aura Lucia&quot;,&quot;non-dropping-particle&quot;:&quot;&quot;,&quot;parse-names&quot;:false,&quot;suffix&quot;:&quot;&quot;},{&quot;dropping-particle&quot;:&quot;&quot;,&quot;family&quot;:&quot;Jiménez&quot;,&quot;given&quot;:&quot;Judy Natalia&quot;,&quot;non-dropping-particle&quot;:&quot;&quot;,&quot;parse-names&quot;:false,&quot;suffix&quot;:&quot;&quot;},{&quot;dropping-particle&quot;:&quot;&quot;,&quot;family&quot;:&quot;Álvarez-Moreno&quot;,&quot;given&quot;:&quot;Carlos&quot;,&quot;non-dropping-particle&quot;:&quot;&quot;,&quot;parse-names&quot;:false,&quot;suffix&quot;:&quot;&quot;}],&quot;container-title&quot;:&quot;Infectio&quot;,&quot;id&quot;:&quot;a37bdd48-95cf-5c3a-961e-1dc62d61f025&quot;,&quot;issue&quot;:&quot;4&quot;,&quot;issued&quot;:{&quot;date-parts&quot;:[[&quot;2019&quot;]]},&quot;page&quot;:&quot;318-346&quot;,&quot;title&quot;:&quot;Guía de práctica clínica para el diagnóstico y manejo de las infecciones de piel y tejidos blandos en Colombia&quot;,&quot;type&quot;:&quot;article-journal&quot;,&quot;volume&quot;:&quot;23&quot;,&quot;container-title-short&quot;:&quot;&quot;},&quot;uris&quot;:[&quot;http://www.mendeley.com/documents/?uuid=1a2bda19-626d-40f0-9091-534c02fbb474&quot;],&quot;isTemporary&quot;:false,&quot;legacyDesktopId&quot;:&quot;1a2bda19-626d-40f0-9091-534c02fbb474&quot;}]},{&quot;citationID&quot;:&quot;MENDELEY_CITATION_3804a4b8-8a85-4141-91d0-8dcdc5ba569f&quot;,&quot;properties&quot;:{&quot;noteIndex&quot;:0},&quot;isEdited&quot;:false,&quot;manualOverride&quot;:{&quot;citeprocText&quot;:&quot;(40–42)&quot;,&quot;isManuallyOverridden&quot;:false,&quot;manualOverrideText&quot;:&quot;&quot;},&quot;citationTag&quot;:&quot;MENDELEY_CITATION_v3_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&quot;,&quot;citationItems&quot;:[{&quot;id&quot;:&quot;e48a7fee-99b1-56e0-97a3-ec0d8d582267&quot;,&quot;itemData&quot;:{&quot;ISSN&quot;:&quot;22027114&quot;,&quot;PMID&quot;:&quot;29261244&quot;,&quot;author&quot;:[{&quot;dropping-particle&quot;:&quot;&quot;,&quot;family&quot;:&quot;Swanson&quot;,&quot;given&quot;:&quot;T&quot;,&quot;non-dropping-particle&quot;:&quot;&quot;,&quot;parse-names&quot;:false,&quot;suffix&quot;:&quot;&quot;},{&quot;dropping-particle&quot;:&quot;&quot;,&quot;family&quot;:&quot;Angel&quot;,&quot;given&quot;:&quot;D&quot;,&quot;non-dropping-particle&quot;:&quot;&quot;,&quot;parse-names&quot;:false,&quot;suffix&quot;:&quot;&quot;}],&quot;container-title&quot;:&quot;Wounds International&quot;,&quot;id&quot;:&quot;e48a7fee-99b1-56e0-97a3-ec0d8d582267&quot;,&quot;issue&quot;:&quot;8&quot;,&quot;issued&quot;:{&quot;date-parts&quot;:[[&quot;2022&quot;]]},&quot;page&quot;:&quot;1-59&quot;,&quot;title&quot;:&quot;International Wound Infection Institute (IWII). Wound Infection in Clinical Practice.&quot;,&quot;type&quot;:&quot;article-journal&quot;,&quot;volume&quot;:&quot;24&quot;,&quot;container-title-short&quot;:&quot;&quot;},&quot;uris&quot;:[&quot;http://www.mendeley.com/documents/?uuid=4bf230e3-18f6-4b18-87b1-fc59a52d5928&quot;],&quot;isTemporary&quot;:false,&quot;legacyDesktopId&quot;:&quot;4bf230e3-18f6-4b18-87b1-fc59a52d5928&quot;},{&quot;id&quot;:&quot;c80cd097-bb7e-577f-b4ab-3c984eb4f527&quot;,&quot;itemData&quot;:{&quot;ISBN&quot;:&quot;9789240062382&quot;,&quot;author&quot;:[{&quot;dropping-particle&quot;:&quot;&quot;,&quot;family&quot;:&quot;WHO&quot;,&quot;given&quot;:&quot;(World Health Organization)&quot;,&quot;non-dropping-particle&quot;:&quot;&quot;,&quot;parse-names&quot;:false,&quot;suffix&quot;:&quot;&quot;}],&quot;id&quot;:&quot;c80cd097-bb7e-577f-b4ab-3c984eb4f527&quot;,&quot;issued&quot;:{&quot;date-parts&quot;:[[&quot;2022&quot;]]},&quot;publisher-place&quot;:&quot;Geneva&quot;,&quot;title&quot;:&quot;The WHO AWaRe (Access, Watch, Reserve) antibiotic book&quot;,&quot;type&quot;:&quot;book&quot;,&quot;container-title-short&quot;:&quot;&quot;},&quot;uris&quot;:[&quot;http://www.mendeley.com/documents/?uuid=46e3ca45-c783-4977-920e-f543568021f2&quot;],&quot;isTemporary&quot;:false,&quot;legacyDesktopId&quot;:&quot;46e3ca45-c783-4977-920e-f543568021f2&quot;},{&quot;id&quot;:&quot;39ba63d8-67ed-50b8-b1fc-b4bb3cad6956&quot;,&quot;itemData&quot;:{&quot;DOI&quot;:&quot;10.1093/cid/ciu296&quot;,&quot;ISSN&quot;:&quot;15376591&quot;,&quot;PMID&quot;:&quot;24947530&quot;,&quot;abstract&quot;:&quot;A panel of national experts was convened by the Infectious Diseases Society of America (IDSA) to update the 2005 guidelines for the treatment of skin and soft tissue infections (SSTIs). The panel's recommendations were developed to be concordant with the recently published IDSA guidelines for the treatment of methicillin-resistant Staphylococcus aureus infections. The focus of this guideline is the diagnosis and appropriate treatment of diverse SSTIs ranging from minor superficial infections to life-threatening infections such as necrotizing fasciitis. In addition, because of an increasing number of immunocompromised hosts worldwide, the guideline addresses the wide array of SSTIs that occur in this population. These guidelines emphasize the importance of clinical skills in promptly diagnosing SSTIs, identifying the pathogen, and administering effective treatments in a timely fashion. © 2014 The Author 2014. Published by Oxford University Press on behalf of the Infectious Diseases Society of America. All rights reserved.&quot;,&quot;author&quot;:[{&quot;dropping-particle&quot;:&quot;&quot;,&quot;family&quot;:&quot;Stevens&quot;,&quot;given&quot;:&quot;Dennis L.&quot;,&quot;non-dropping-particle&quot;:&quot;&quot;,&quot;parse-names&quot;:false,&quot;suffix&quot;:&quot;&quot;},{&quot;dropping-particle&quot;:&quot;&quot;,&quot;family&quot;:&quot;Bisno&quot;,&quot;given&quot;:&quot;Alan L.&quot;,&quot;non-dropping-particle&quot;:&quot;&quot;,&quot;parse-names&quot;:false,&quot;suffix&quot;:&quot;&quot;},{&quot;dropping-particle&quot;:&quot;&quot;,&quot;family&quot;:&quot;Chambers&quot;,&quot;given&quot;:&quot;Henry F.&quot;,&quot;non-dropping-particle&quot;:&quot;&quot;,&quot;parse-names&quot;:false,&quot;suffix&quot;:&quot;&quot;},{&quot;dropping-particle&quot;:&quot;&quot;,&quot;family&quot;:&quot;Dellinger&quot;,&quot;given&quot;:&quot;E. Patchen&quot;,&quot;non-dropping-particle&quot;:&quot;&quot;,&quot;parse-names&quot;:false,&quot;suffix&quot;:&quot;&quot;},{&quot;dropping-particle&quot;:&quot;&quot;,&quot;family&quot;:&quot;Goldstein&quot;,&quot;given&quot;:&quot;Ellie J.C.&quot;,&quot;non-dropping-particle&quot;:&quot;&quot;,&quot;parse-names&quot;:false,&quot;suffix&quot;:&quot;&quot;},{&quot;dropping-particle&quot;:&quot;&quot;,&quot;family&quot;:&quot;Gorbach&quot;,&quot;given&quot;:&quot;Sherwood L.&quot;,&quot;non-dropping-particle&quot;:&quot;&quot;,&quot;parse-names&quot;:false,&quot;suffix&quot;:&quot;&quot;},{&quot;dropping-particle&quot;:&quot;V.&quot;,&quot;family&quot;:&quot;Hirschmann&quot;,&quot;given&quot;:&quot;Jan&quot;,&quot;non-dropping-particle&quot;:&quot;&quot;,&quot;parse-names&quot;:false,&quot;suffix&quot;:&quot;&quot;},{&quot;dropping-particle&quot;:&quot;&quot;,&quot;family&quot;:&quot;Kaplan&quot;,&quot;given&quot;:&quot;Sheldon L.&quot;,&quot;non-dropping-particle&quot;:&quot;&quot;,&quot;parse-names&quot;:false,&quot;suffix&quot;:&quot;&quot;},{&quot;dropping-particle&quot;:&quot;&quot;,&quot;family&quot;:&quot;Montoya&quot;,&quot;given&quot;:&quot;Jose G.&quot;,&quot;non-dropping-particle&quot;:&quot;&quot;,&quot;parse-names&quot;:false,&quot;suffix&quot;:&quot;&quot;},{&quot;dropping-particle&quot;:&quot;&quot;,&quot;family&quot;:&quot;Wade&quot;,&quot;given&quot;:&quot;James C.&quot;,&quot;non-dropping-particle&quot;:&quot;&quot;,&quot;parse-names&quot;:false,&quot;suffix&quot;:&quot;&quot;}],&quot;container-title&quot;:&quot;Clinical Infectious Diseases&quot;,&quot;id&quot;:&quot;39ba63d8-67ed-50b8-b1fc-b4bb3cad6956&quot;,&quot;issue&quot;:&quot;2&quot;,&quot;issued&quot;:{&quot;date-parts&quot;:[[&quot;2014&quot;]]},&quot;title&quot;:&quot;Practice guidelines for the diagnosis and management of skin and soft tissue infections: 2014 update by the Infectious Diseases Society of America&quot;,&quot;type&quot;:&quot;article-journal&quot;,&quot;volume&quot;:&quot;59&quot;,&quot;container-title-short&quot;:&quot;&quot;},&quot;uris&quot;:[&quot;http://www.mendeley.com/documents/?uuid=9775d461-da0c-4cf3-af90-09b7366d3800&quot;],&quot;isTemporary&quot;:false,&quot;legacyDesktopId&quot;:&quot;9775d461-da0c-4cf3-af90-09b7366d3800&quot;}]},{&quot;citationID&quot;:&quot;MENDELEY_CITATION_46006554-38d6-46be-8b84-7ee9d94f28aa&quot;,&quot;properties&quot;:{&quot;noteIndex&quot;:0},&quot;isEdited&quot;:false,&quot;manualOverride&quot;:{&quot;citeprocText&quot;:&quot;(34,43,44)&quot;,&quot;isManuallyOverridden&quot;:false,&quot;manualOverrideText&quot;:&quot;&quot;},&quot;citationTag&quot;:&quot;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&quot;,&quot;citationItems&quot;:[{&quot;id&quot;:&quot;abe7387e-a489-5b34-b9cf-82662d0e2619&quot;,&quot;itemData&quot;:{&quot;DOI&quot;:&quot;10.1590/0037-8682-0374-2020&quot;,&quot;ISSN&quot;:&quot;1678-9849&quot;,&quot;PMID&quot;:&quot;33656146&quot;,&quot;abstract&quot;:&quot;Introduction: Snakebites in the Brazilian Amazon are caused mostly by snakes from the Bothrops genus and envenomated patients may suffer from tissue complications. Methods: This study aimed to identify risk factors for severe tissue complications (STC) in patients with Bothrops snakebite in the Amazonas state, Brazil. Results: Snakebites that were classified as severe and affected female patients with comorbidities presented greater risks of developing STCs. In addition, hospitalizations of patients with STC exceeded 5 days. Conclusions: Clinical and epidemiological characteristics can prove essential for assessing the evolution of STC and clinical prognosis of patients with Bothrops snakebites.&quot;,&quot;author&quot;:[{&quot;dropping-particle&quot;:&quot;&quot;,&quot;family&quot;:&quot;Silva&quot;,&quot;given&quot;:&quot;Flavio Souza&quot;,&quot;non-dropping-particle&quot;:&quot;&quot;,&quot;parse-names&quot;:false,&quot;suffix&quot;:&quot;&quot;},{&quot;dropping-particle&quot;:&quot;&quot;,&quot;family&quot;:&quot;Ibiapina&quot;,&quot;given&quot;:&quot;Hiochelson Najibe Santos&quot;,&quot;non-dropping-particle&quot;:&quot;&quot;,&quot;parse-names&quot;:false,&quot;suffix&quot;:&quot;&quot;},{&quot;dropping-particle&quot;:&quot;&quot;,&quot;family&quot;:&quot;Neves&quot;,&quot;given&quot;:&quot;Juliana Costa Ferreira&quot;,&quot;non-dropping-particle&quot;:&quot;&quot;,&quot;parse-names&quot;:false,&quot;suffix&quot;:&quot;&quot;},{&quot;dropping-particle&quot;:&quot;&quot;,&quot;family&quot;:&quot;Coelho&quot;,&quot;given&quot;:&quot;Kerolaine Fonseca&quot;,&quot;non-dropping-particle&quot;:&quot;&quot;,&quot;parse-names&quot;:false,&quot;suffix&quot;:&quot;&quot;},{&quot;dropping-particle&quot;:&quot;&quot;,&quot;family&quot;:&quot;Barbosa&quot;,&quot;given&quot;:&quot;Fabiane Bianca Albuquerque&quot;,&quot;non-dropping-particle&quot;:&quot;&quot;,&quot;parse-names&quot;:false,&quot;suffix&quot;:&quot;&quot;},{&quot;dropping-particle&quot;:&quot;&quot;,&quot;family&quot;:&quot;Lacerda&quot;,&quot;given&quot;:&quot;Marcus Vinicius Guimarães&quot;,&quot;non-dropping-particle&quot;:&quot;&quot;,&quot;parse-names&quot;:false,&quot;suffix&quot;:&quot;&quot;},{&quot;dropping-particle&quot;:&quot;&quot;,&quot;family&quot;:&quot;Sachett&quot;,&quot;given&quot;:&quot;Jacqueline Almeida Gonçalves&quot;,&quot;non-dropping-particle&quot;:&quot;&quot;,&quot;parse-names&quot;:false,&quot;suffix&quot;:&quot;&quot;},{&quot;dropping-particle&quot;:&quot;&quot;,&quot;family&quot;:&quot;Malheiro&quot;,&quot;given&quot;:&quot;Adriana&quot;,&quot;non-dropping-particle&quot;:&quot;&quot;,&quot;parse-names&quot;:false,&quot;suffix&quot;:&quot;&quot;},{&quot;dropping-particle&quot;:&quot;&quot;,&quot;family&quot;:&quot;Monteiro&quot;,&quot;given&quot;:&quot;Wuelton Marcelo&quot;,&quot;non-dropping-particle&quot;:&quot;&quot;,&quot;parse-names&quot;:false,&quot;suffix&quot;:&quot;&quot;},{&quot;dropping-particle&quot;:&quot;&quot;,&quot;family&quot;:&quot;Costa&quot;,&quot;given&quot;:&quot;Allyson Guimarães&quot;,&quot;non-dropping-particle&quot;:&quot;&quot;,&quot;parse-names&quot;:false,&quot;suffix&quot;:&quot;&quot;}],&quot;container-title&quot;:&quot;Revista da Sociedade Brasileira de Medicina Tropical&quot;,&quot;id&quot;:&quot;abe7387e-a489-5b34-b9cf-82662d0e2619&quot;,&quot;issue&quot;:&quot;e0374-2020&quot;,&quot;issued&quot;:{&quot;date-parts&quot;:[[&quot;2021&quot;]]},&quot;page&quot;:&quot;1 - 5&quot;,&quot;title&quot;:&quot;Severe tissue complications in patients of Bothrops snakebite at a tertiary health unit in the Brazilian Amazon: clinical characteristics and associated factors&quot;,&quot;type&quot;:&quot;article-journal&quot;,&quot;volume&quot;:&quot;54&quot;,&quot;container-title-short&quot;:&quot;Rev Soc Bras Med Trop&quot;},&quot;uris&quot;:[&quot;http://www.mendeley.com/documents/?uuid=913b2eb6-ac4c-40bb-8b59-3351c60c4da4&quot;],&quot;isTemporary&quot;:false,&quot;legacyDesktopId&quot;:&quot;913b2eb6-ac4c-40bb-8b59-3351c60c4da4&quot;},{&quot;id&quot;:&quot;07c5ac61-23e9-59d4-99d7-26cc5537a0c6&quot;,&quot;itemData&quot;:{&quot;DOI&quot;:&quot;10.3390/toxins14020089&quot;,&quot;ISSN&quot;:&quot;20726651&quot;,&quot;PMID&quot;:&quot;35202117&quot;,&quot;abstract&quot;:&quot;Wound infection is frequently reported following snakebite (SB). This study is retrospective. It was conducted in the emergency department and the Intensive Care Unit (ICU) of Cayenne General Hospital between 1 January 2016 and 31 July 2021. We included 172 consecutive patients hospitalized for SB envenoming. All patients were monitored for wound infection. Sixty-three patients received antibiotics at admission (36.6%). The main antibiotic used was amoxicillin–clavulanate (92.1%). Wound infection was recorded in 55 cases (32%). It was 19% in grade 1, 35% in grade 2, and 53% in grade 3. It included abscess (69.1%), necrotizing fasciitis (16.4%), and cellulitis (21.8%). The time from SB to wound infection was 6 days (IQR: 3–8). The main isolated microorganisms were A. hydrophila and M. morganii (37.5% and 18.8% of isolated organisms). Surgery was required in 48 patients (28.1%), and a necrosectomy was performed on 16 of them (33.3%). The independent factors associated with snakebite-associated infection were necrosis (p &lt; 0.001, OR 13.15, 95% CI: 4.04–42.84), throm-bocytopenia (p = 0.002, OR: 3.37, 95% CI: 1.59–7.16), and rhabdomyolysis (p = 0.046, OR: 2.29, 95% CI: 1.02–5.19). In conclusion, wound infection following SB is frequent, mainly in grade 2 and 3 envenomed patients, especially those with necrosis, thrombocytopenia, and rhabdomyolysis. The main involved bacteria are A. hydrophila and M. morganii.&quot;,&quot;author&quot;:[{&quot;dropping-particle&quot;:&quot;&quot;,&quot;family&quot;:&quot;Houcke&quot;,&quot;given&quot;:&quot;Stéphanie&quot;,&quot;non-dropping-particle&quot;:&quot;&quot;,&quot;parse-names&quot;:false,&quot;suffix&quot;:&quot;&quot;},{&quot;dropping-particle&quot;:&quot;&quot;,&quot;family&quot;:&quot;Resiere&quot;,&quot;given&quot;:&quot;Dabor&quot;,&quot;non-dropping-particle&quot;:&quot;&quot;,&quot;parse-names&quot;:false,&quot;suffix&quot;:&quot;&quot;},{&quot;dropping-particle&quot;:&quot;&quot;,&quot;family&quot;:&quot;Lontsingoula&quot;,&quot;given&quot;:&quot;Guy Roger&quot;,&quot;non-dropping-particle&quot;:&quot;&quot;,&quot;parse-names&quot;:false,&quot;suffix&quot;:&quot;&quot;},{&quot;dropping-particle&quot;:&quot;&quot;,&quot;family&quot;:&quot;Cook&quot;,&quot;given&quot;:&quot;Fabrice&quot;,&quot;non-dropping-particle&quot;:&quot;&quot;,&quot;parse-names&quot;:false,&quot;suffix&quot;:&quot;&quot;},{&quot;dropping-particle&quot;:&quot;&quot;,&quot;family&quot;:&quot;Lafouasse&quot;,&quot;given&quot;:&quot;Pierre&quot;,&quot;non-dropping-particle&quot;:&quot;&quot;,&quot;parse-names&quot;:false,&quot;suffix&quot;:&quot;&quot;},{&quot;dropping-particle&quot;:&quot;&quot;,&quot;family&quot;:&quot;Pujo&quot;,&quot;given&quot;:&quot;Jean Marc&quot;,&quot;non-dropping-particle&quot;:&quot;&quot;,&quot;parse-names&quot;:false,&quot;suffix&quot;:&quot;&quot;},{&quot;dropping-particle&quot;:&quot;&quot;,&quot;family&quot;:&quot;Demar&quot;,&quot;given&quot;:&quot;Magalie&quot;,&quot;non-dropping-particle&quot;:&quot;&quot;,&quot;parse-names&quot;:false,&quot;suffix&quot;:&quot;&quot;},{&quot;dropping-particle&quot;:&quot;&quot;,&quot;family&quot;:&quot;Matheus&quot;,&quot;given&quot;:&quot;Severine&quot;,&quot;non-dropping-particle&quot;:&quot;&quot;,&quot;parse-names&quot;:false,&quot;suffix&quot;:&quot;&quot;},{&quot;dropping-particle&quot;:&quot;&quot;,&quot;family&quot;:&quot;Hommel&quot;,&quot;given&quot;:&quot;Didier&quot;,&quot;non-dropping-particle&quot;:&quot;&quot;,&quot;parse-names&quot;:false,&quot;suffix&quot;:&quot;&quot;},{&quot;dropping-particle&quot;:&quot;&quot;,&quot;family&quot;:&quot;Kallel&quot;,&quot;given&quot;:&quot;Hatem&quot;,&quot;non-dropping-particle&quot;:&quot;&quot;,&quot;parse-names&quot;:false,&quot;suffix&quot;:&quot;&quot;}],&quot;container-title&quot;:&quot;Toxins&quot;,&quot;id&quot;:&quot;07c5ac61-23e9-59d4-99d7-26cc5537a0c6&quot;,&quot;issue&quot;:&quot;2&quot;,&quot;issued&quot;:{&quot;date-parts&quot;:[[&quot;2022&quot;]]},&quot;page&quot;:&quot;1-12&quot;,&quot;title&quot;:&quot;Characteristics of snakebite-related infection in French Guiana&quot;,&quot;type&quot;:&quot;article-journal&quot;,&quot;volume&quot;:&quot;14&quot;,&quot;container-title-short&quot;:&quot;Toxins (Basel)&quot;},&quot;uris&quot;:[&quot;http://www.mendeley.com/documents/?uuid=21f1d24b-0efd-4b19-b0d4-79c4f708b116&quot;],&quot;isTemporary&quot;:false,&quot;legacyDesktopId&quot;:&quot;21f1d24b-0efd-4b19-b0d4-79c4f708b116&quot;},{&quot;id&quot;:&quot;ae2ec576-82b5-5fd9-b40a-c8f806e1e6a1&quot;,&quot;itemData&quot;:{&quot;ISBN&quot;:&quot;0104-7930 UL - http://www.scielo.br/scielo.php?script=sci_arttext&amp;pid=S0104-79301997000200002&amp;nrm=iso&quot;,&quot;author&quot;:[{&quot;dropping-particle&quot;:&quot;&quot;,&quot;family&quot;:&quot;Jorge&quot;,&quot;given&quot;:&quot;MT&quot;,&quot;non-dropping-particle&quot;:&quot;&quot;,&quot;parse-names&quot;:false,&quot;suffix&quot;:&quot;&quot;},{&quot;dropping-particle&quot;:&quot;&quot;,&quot;family&quot;:&quot;Ribeiro&quot;,&quot;given&quot;:&quot;LA&quot;,&quot;non-dropping-particle&quot;:&quot;&quot;,&quot;parse-names&quot;:false,&quot;suffix&quot;:&quot;&quot;}],&quot;container-title&quot;:&quot;J Venomous Animals and Toxins&quot;,&quot;id&quot;:&quot;ae2ec576-82b5-5fd9-b40a-c8f806e1e6a1&quot;,&quot;issued&quot;:{&quot;date-parts&quot;:[[&quot;1997&quot;]]},&quot;page&quot;:&quot;264-272&quot;,&quot;title&quot;:&quot;Infections in the bite site after envenoming by snakes of the Bothrops genus.&quot;,&quot;type&quot;:&quot;article-journal&quot;,&quot;container-title-short&quot;:&quot;&quot;},&quot;uris&quot;:[&quot;http://www.mendeley.com/documents/?uuid=e7681f8c-e3a9-47b9-8247-9aa3d858c449&quot;],&quot;isTemporary&quot;:false,&quot;legacyDesktopId&quot;:&quot;e7681f8c-e3a9-47b9-8247-9aa3d858c449&quot;}]},{&quot;citationID&quot;:&quot;MENDELEY_CITATION_f4601f34-cb33-4a13-aa45-71bbdcf2cdff&quot;,&quot;properties&quot;:{&quot;noteIndex&quot;:0},&quot;isEdited&quot;:false,&quot;manualOverride&quot;:{&quot;citeprocText&quot;:&quot;(1)&quot;,&quot;isManuallyOverridden&quot;:false,&quot;manualOverrideText&quot;:&quot;&quot;},&quot;citationTag&quot;:&quot;MENDELEY_CITATION_v3_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&quot;,&quot;citationItems&quot;:[{&quot;id&quot;:&quot;8c61a13a-7611-53d3-8ec8-2747e2b0066f&quot;,&quot;itemData&quot;:{&quot;abstract&quot;:&quot;Rabies and envenomings: a neglected public health issue. Report of a consultative meeting [Internet]. Geneva, WHO: c2007 [cited 2010 Feb 8]. Available from http://www.who.int/bloodproducts/animal_ sera/Rabies.pdf.&quot;,&quot;author&quot;:[{&quot;dropping-particle&quot;:&quot;&quot;,&quot;family&quot;:&quot;WHO&quot;,&quot;given&quot;:&quot;(World Health Organization)&quot;,&quot;non-dropping-particle&quot;:&quot;&quot;,&quot;parse-names&quot;:false,&quot;suffix&quot;:&quot;&quot;}],&quot;id&quot;:&quot;8c61a13a-7611-53d3-8ec8-2747e2b0066f&quot;,&quot;issued&quot;:{&quot;date-parts&quot;:[[&quot;0&quot;]]},&quot;publisher-place&quot;:&quot;Geneva, 2007&quot;,&quot;title&quot;:&quot;Rabies and envenomings: a neglected public health issue. Report of a consultative meeting [Internet].&quot;,&quot;type&quot;:&quot;webpage&quot;,&quot;container-title-short&quot;:&quot;&quot;},&quot;uris&quot;:[&quot;http://www.mendeley.com/documents/?uuid=b7e70491-35ab-48f9-a564-b1d493cdd8db&quot;],&quot;isTemporary&quot;:false,&quot;legacyDesktopId&quot;:&quot;b7e70491-35ab-48f9-a564-b1d493cdd8db&quot;}]},{&quot;citationID&quot;:&quot;MENDELEY_CITATION_959aece1-a02b-4228-b71d-b6628f707557&quot;,&quot;properties&quot;:{&quot;noteIndex&quot;:0},&quot;isEdited&quot;:false,&quot;manualOverride&quot;:{&quot;citeprocText&quot;:&quot;(45)&quot;,&quot;isManuallyOverridden&quot;:false,&quot;manualOverrideText&quot;:&quot;&quot;},&quot;citationTag&quot;:&quot;MENDELEY_CITATION_v3_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&quot;,&quot;citationItems&quot;:[{&quot;id&quot;:&quot;07381460-2efc-5e33-bc4f-5f6183e10a60&quot;,&quot;itemData&quot;:{&quot;URL&quot;:&quot;https://apps.who.int/gb/ebwha/pdf_files/EB142/B142_17-en.pdf&quot;,&quot;author&quot;:[{&quot;dropping-particle&quot;:&quot;&quot;,&quot;family&quot;:&quot;WHO&quot;,&quot;given&quot;:&quot;&quot;,&quot;non-dropping-particle&quot;:&quot;&quot;,&quot;parse-names&quot;:false,&quot;suffix&quot;:&quot;&quot;}],&quot;id&quot;:&quot;07381460-2efc-5e33-bc4f-5f6183e10a60&quot;,&quot;issued&quot;:{&quot;date-parts&quot;:[[&quot;2017&quot;]]},&quot;page&quot;:&quot;1 - 7&quot;,&quot;title&quot;:&quot;Carga mundial de mordeduras de serpiente - EB142/17&quot;,&quot;type&quot;:&quot;webpage&quot;,&quot;container-title-short&quot;:&quot;&quot;},&quot;uris&quot;:[&quot;http://www.mendeley.com/documents/?uuid=f31ad09f-58f5-4812-b351-60ae4ade28d8&quot;],&quot;isTemporary&quot;:false,&quot;legacyDesktopId&quot;:&quot;f31ad09f-58f5-4812-b351-60ae4ade28d8&quot;}]},{&quot;citationID&quot;:&quot;MENDELEY_CITATION_c16f6902-a9a0-4161-ab9b-003dead9b6b0&quot;,&quot;properties&quot;:{&quot;noteIndex&quot;:0},&quot;isEdited&quot;:false,&quot;manualOverride&quot;:{&quot;citeprocText&quot;:&quot;(46,47)&quot;,&quot;isManuallyOverridden&quot;:false,&quot;manualOverrideText&quot;:&quot;&quot;},&quot;citationTag&quot;:&quot;MENDELEY_CITATION_v3_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&quot;,&quot;citationItems&quot;:[{&quot;id&quot;:&quot;1348475b-fb9a-5430-8da4-6ce8a13ca2bb&quot;,&quot;itemData&quot;:{&quot;URL&quot;:&quot;https://www.who.int/teams/control-of-neglected-tropical-diseases/snakebite-envenoming/prevalence&quot;,&quot;abstract&quot;:&quot;Neglected tropical diseases are widespread, particularly in sub-Saharan Africa, affecting over 2 billion individuals. Control of these diseases has gathered pace in recent years, with increased levels of funding from a number of governmental or non-governmental donors. Focus has currently been on five major 'tool-ready' neglected tropical diseases (lymphatic filariasis, onchocerciasis, schistosomiasis, soil-transmitted helminthiasis and trachoma), using a package of integrated drug delivery according to the World Health Organization guidelines for preventive chemotherapy.&quot;,&quot;author&quot;:[{&quot;dropping-particle&quot;:&quot;&quot;,&quot;family&quot;:&quot;WHO&quot;,&quot;given&quot;:&quot;&quot;,&quot;non-dropping-particle&quot;:&quot;&quot;,&quot;parse-names&quot;:false,&quot;suffix&quot;:&quot;&quot;}],&quot;id&quot;:&quot;1348475b-fb9a-5430-8da4-6ce8a13ca2bb&quot;,&quot;issued&quot;:{&quot;date-parts&quot;:[[&quot;0&quot;]]},&quot;title&quot;:&quot;Control of Neglected Tropical Diseases&quot;,&quot;type&quot;:&quot;webpage&quot;,&quot;container-title-short&quot;:&quot;&quot;},&quot;uris&quot;:[&quot;http://www.mendeley.com/documents/?uuid=c19deb04-09bc-4b55-8ca4-3d10e74070c1&quot;],&quot;isTemporary&quot;:false,&quot;legacyDesktopId&quot;:&quot;c19deb04-09bc-4b55-8ca4-3d10e74070c1&quot;},{&quot;id&quot;:&quot;ef8cdf49-4108-5ea2-9e27-0bafe04277fa&quot;,&quot;itemData&quot;:{&quot;DOI&quot;:&quot;10.3389/fimmu.2021.661457&quot;,&quot;ISSN&quot;:&quot;16643224&quot;,&quot;PMID&quot;:&quot;33995385&quot;,&quot;abstract&quot;:&quot;Snakebite envenoming is predominantly an occupational disease of the rural tropics, causing death or permanent disability to hundreds of thousands of victims annually. The diagnosis of snakebite envenoming is commonly based on a combination of patient history and a syndromic approach. However, the availability of auxiliary diagnostic tests at the disposal of the clinicians vary from country to country, and the level of experience within snakebite diagnosis and intervention may be quite different for clinicians from different hospitals. As such, achieving timely diagnosis, and thus treatment, is a challenge faced by treating personnel around the globe. For years, much effort has gone into developing novel diagnostics to support diagnosis of snakebite victims, especially in rural areas of the tropics. Gaining access to affordable and rapid diagnostics could potentially facilitate more favorable patient outcomes due to early and appropriate treatment. This review aims to highlight regional differences in epidemiology and clinical snakebite management on a global scale, including an overview of the past and ongoing research efforts within snakebite diagnostics. Finally, the review is rounded off with a discussion on design considerations and potential benefits of novel snakebite diagnostics.&quot;,&quot;author&quot;:[{&quot;dropping-particle&quot;:&quot;&quot;,&quot;family&quot;:&quot;Knudsen&quot;,&quot;given&quot;:&quot;Cecilie&quot;,&quot;non-dropping-particle&quot;:&quot;&quot;,&quot;parse-names&quot;:false,&quot;suffix&quot;:&quot;&quot;},{&quot;dropping-particle&quot;:&quot;&quot;,&quot;family&quot;:&quot;Jürgensen&quot;,&quot;given&quot;:&quot;Jonas A.&quot;,&quot;non-dropping-particle&quot;:&quot;&quot;,&quot;parse-names&quot;:false,&quot;suffix&quot;:&quot;&quot;},{&quot;dropping-particle&quot;:&quot;&quot;,&quot;family&quot;:&quot;Føns&quot;,&quot;given&quot;:&quot;Sofie&quot;,&quot;non-dropping-particle&quot;:&quot;&quot;,&quot;parse-names&quot;:false,&quot;suffix&quot;:&quot;&quot;},{&quot;dropping-particle&quot;:&quot;&quot;,&quot;family&quot;:&quot;Haack&quot;,&quot;given&quot;:&quot;Aleksander M.&quot;,&quot;non-dropping-particle&quot;:&quot;&quot;,&quot;parse-names&quot;:false,&quot;suffix&quot;:&quot;&quot;},{&quot;dropping-particle&quot;:&quot;&quot;,&quot;family&quot;:&quot;Friis&quot;,&quot;given&quot;:&quot;Rasmus U.W.&quot;,&quot;non-dropping-particle&quot;:&quot;&quot;,&quot;parse-names&quot;:false,&quot;suffix&quot;:&quot;&quot;},{&quot;dropping-particle&quot;:&quot;&quot;,&quot;family&quot;:&quot;Dam&quot;,&quot;given&quot;:&quot;Søren H.&quot;,&quot;non-dropping-particle&quot;:&quot;&quot;,&quot;parse-names&quot;:false,&quot;suffix&quot;:&quot;&quot;},{&quot;dropping-particle&quot;:&quot;&quot;,&quot;family&quot;:&quot;Bush&quot;,&quot;given&quot;:&quot;Sean P.&quot;,&quot;non-dropping-particle&quot;:&quot;&quot;,&quot;parse-names&quot;:false,&quot;suffix&quot;:&quot;&quot;},{&quot;dropping-particle&quot;:&quot;&quot;,&quot;family&quot;:&quot;White&quot;,&quot;given&quot;:&quot;Julian&quot;,&quot;non-dropping-particle&quot;:&quot;&quot;,&quot;parse-names&quot;:false,&quot;suffix&quot;:&quot;&quot;},{&quot;dropping-particle&quot;:&quot;&quot;,&quot;family&quot;:&quot;Laustsen&quot;,&quot;given&quot;:&quot;Andreas H.&quot;,&quot;non-dropping-particle&quot;:&quot;&quot;,&quot;parse-names&quot;:false,&quot;suffix&quot;:&quot;&quot;}],&quot;container-title&quot;:&quot;Frontiers in Immunology&quot;,&quot;id&quot;:&quot;ef8cdf49-4108-5ea2-9e27-0bafe04277fa&quot;,&quot;issued&quot;:{&quot;date-parts&quot;:[[&quot;2021&quot;]]},&quot;page&quot;:&quot;9-12&quot;,&quot;title&quot;:&quot;Snakebite envenoming diagnosis and diagnostics&quot;,&quot;type&quot;:&quot;article-journal&quot;,&quot;volume&quot;:&quot;12&quot;,&quot;container-title-short&quot;:&quot;Front Immunol&quot;},&quot;uris&quot;:[&quot;http://www.mendeley.com/documents/?uuid=cd2c63a1-1f01-4363-b7c0-3c8929c314d9&quot;],&quot;isTemporary&quot;:false,&quot;legacyDesktopId&quot;:&quot;cd2c63a1-1f01-4363-b7c0-3c8929c314d9&quot;}]},{&quot;citationID&quot;:&quot;MENDELEY_CITATION_f6ece716-0b64-49d1-bb79-995d24f70f76&quot;,&quot;properties&quot;:{&quot;noteIndex&quot;:0},&quot;isEdited&quot;:false,&quot;manualOverride&quot;:{&quot;citeprocText&quot;:&quot;(48)&quot;,&quot;isManuallyOverridden&quot;:false,&quot;manualOverrideText&quot;:&quot;&quot;},&quot;citationTag&quot;:&quot;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&quot;,&quot;citationItems&quot;:[{&quot;id&quot;:&quot;d9903397-6bd4-515d-84dc-750f32bcf1d5&quot;,&quot;itemData&quot;:{&quot;DOI&quot;:&quot;10.1038/s41467-022-33627-9&quot;,&quot;ISSN&quot;:&quot;20411723&quot;,&quot;PMID&quot;:&quot;36284094&quot;,&quot;abstract&quot;:&quot;Snakebite envenoming is an important cause of preventable death. The World Health Organization (WHO) set a goal to halve snakebite mortality by 2030. We used verbal autopsy and vital registration data to model the proportion of venomous animal deaths due to snakes by location, age, year, and sex, and applied these proportions to venomous animal contact mortality estimates from the Global Burden of Disease 2019 study. In 2019, 63,400 people (95% uncertainty interval 38,900–78,600) died globally from snakebites, which was equal to an age-standardized mortality rate (ASMR) of 0.8 deaths (0.5–1.0) per 100,000 and represents a 36% (2–49) decrease in ASMR since 1990. India had the greatest number of deaths in 2019, equal to an ASMR of 4.0 per 100,000 (2.3—5.0). We forecast mortality will continue to decline, but not sufficiently to meet WHO’s goals. Improved data collection should be prioritized to help target interventions, improve burden estimation, and monitor progress.&quot;,&quot;author&quot;:[{&quot;dropping-particle&quot;:&quot;&quot;,&quot;family&quot;:&quot;Roberts&quot;,&quot;given&quot;:&quot;Nicholas L.S.&quot;,&quot;non-dropping-particle&quot;:&quot;&quot;,&quot;parse-names&quot;:false,&quot;suffix&quot;:&quot;&quot;},{&quot;dropping-particle&quot;:&quot;&quot;,&quot;family&quot;:&quot;Johnson&quot;,&quot;given&quot;:&quot;Emily K.&quot;,&quot;non-dropping-particle&quot;:&quot;&quot;,&quot;parse-names&quot;:false,&quot;suffix&quot;:&quot;&quot;},{&quot;dropping-particle&quot;:&quot;&quot;,&quot;family&quot;:&quot;Zeng&quot;,&quot;given&quot;:&quot;Scott M.&quot;,&quot;non-dropping-particle&quot;:&quot;&quot;,&quot;parse-names&quot;:false,&quot;suffix&quot;:&quot;&quot;},{&quot;dropping-particle&quot;:&quot;&quot;,&quot;family&quot;:&quot;Hamilton&quot;,&quot;given&quot;:&quot;Erin B.&quot;,&quot;non-dropping-particle&quot;:&quot;&quot;,&quot;parse-names&quot;:false,&quot;suffix&quot;:&quot;&quot;},{&quot;dropping-particle&quot;:&quot;&quot;,&quot;family&quot;:&quot;Abdoli&quot;,&quot;given&quot;:&quot;Amir&quot;,&quot;non-dropping-particle&quot;:&quot;&quot;,&quot;parse-names&quot;:false,&quot;suffix&quot;:&quot;&quot;},{&quot;dropping-particle&quot;:&quot;&quot;,&quot;family&quot;:&quot;Alahdab&quot;,&quot;given&quot;:&quot;Fares&quot;,&quot;non-dropping-particle&quot;:&quot;&quot;,&quot;parse-names&quot;:false,&quot;suffix&quot;:&quot;&quot;},{&quot;dropping-particle&quot;:&quot;&quot;,&quot;family&quot;:&quot;Alipour&quot;,&quot;given&quot;:&quot;Vahid&quot;,&quot;non-dropping-particle&quot;:&quot;&quot;,&quot;parse-names&quot;:false,&quot;suffix&quot;:&quot;&quot;},{&quot;dropping-particle&quot;:&quot;&quot;,&quot;family&quot;:&quot;Ancuceanu&quot;,&quot;given&quot;:&quot;Robert&quot;,&quot;non-dropping-particle&quot;:&quot;&quot;,&quot;parse-names&quot;:false,&quot;suffix&quot;:&quot;&quot;},{&quot;dropping-particle&quot;:&quot;&quot;,&quot;family&quot;:&quot;Andrei&quot;,&quot;given&quot;:&quot;Catalina Liliana&quot;,&quot;non-dropping-particle&quot;:&quot;&quot;,&quot;parse-names&quot;:false,&quot;suffix&quot;:&quot;&quot;},{&quot;dropping-particle&quot;:&quot;&quot;,&quot;family&quot;:&quot;Anvari&quot;,&quot;given&quot;:&quot;Davood&quot;,&quot;non-dropping-particle&quot;:&quot;&quot;,&quot;parse-names&quot;:false,&quot;suffix&quot;:&quot;&quot;},{&quot;dropping-particle&quot;:&quot;&quot;,&quot;family&quot;:&quot;Arabloo&quot;,&quot;given&quot;:&quot;Jalal&quot;,&quot;non-dropping-particle&quot;:&quot;&quot;,&quot;parse-names&quot;:false,&quot;suffix&quot;:&quot;&quot;},{&quot;dropping-particle&quot;:&quot;&quot;,&quot;family&quot;:&quot;Ausloos&quot;,&quot;given&quot;:&quot;Marcel&quot;,&quot;non-dropping-particle&quot;:&quot;&quot;,&quot;parse-names&quot;:false,&quot;suffix&quot;:&quot;&quot;},{&quot;dropping-particle&quot;:&quot;&quot;,&quot;family&quot;:&quot;Awedew&quot;,&quot;given&quot;:&quot;Atalel Fentahun&quot;,&quot;non-dropping-particle&quot;:&quot;&quot;,&quot;parse-names&quot;:false,&quot;suffix&quot;:&quot;&quot;},{&quot;dropping-particle&quot;:&quot;&quot;,&quot;family&quot;:&quot;Badiye&quot;,&quot;given&quot;:&quot;Ashish D.&quot;,&quot;non-dropping-particle&quot;:&quot;&quot;,&quot;parse-names&quot;:false,&quot;suffix&quot;:&quot;&quot;},{&quot;dropping-particle&quot;:&quot;&quot;,&quot;family&quot;:&quot;Bakkannavar&quot;,&quot;given&quot;:&quot;Shankar M.&quot;,&quot;non-dropping-particle&quot;:&quot;&quot;,&quot;parse-names&quot;:false,&quot;suffix&quot;:&quot;&quot;},{&quot;dropping-particle&quot;:&quot;&quot;,&quot;family&quot;:&quot;Bhalla&quot;,&quot;given&quot;:&quot;Ashish&quot;,&quot;non-dropping-particle&quot;:&quot;&quot;,&quot;parse-names&quot;:false,&quot;suffix&quot;:&quot;&quot;},{&quot;dropping-particle&quot;:&quot;&quot;,&quot;family&quot;:&quot;Bhardwaj&quot;,&quot;given&quot;:&quot;Nikha&quot;,&quot;non-dropping-particle&quot;:&quot;&quot;,&quot;parse-names&quot;:false,&quot;suffix&quot;:&quot;&quot;},{&quot;dropping-particle&quot;:&quot;&quot;,&quot;family&quot;:&quot;Bhardwaj&quot;,&quot;given&quot;:&quot;Pankaj&quot;,&quot;non-dropping-particle&quot;:&quot;&quot;,&quot;parse-names&quot;:false,&quot;suffix&quot;:&quot;&quot;},{&quot;dropping-particle&quot;:&quot;&quot;,&quot;family&quot;:&quot;Bhaumik&quot;,&quot;given&quot;:&quot;Soumyadeep&quot;,&quot;non-dropping-particle&quot;:&quot;&quot;,&quot;parse-names&quot;:false,&quot;suffix&quot;:&quot;&quot;},{&quot;dropping-particle&quot;:&quot;&quot;,&quot;family&quot;:&quot;Bijani&quot;,&quot;given&quot;:&quot;Ali&quot;,&quot;non-dropping-particle&quot;:&quot;&quot;,&quot;parse-names&quot;:false,&quot;suffix&quot;:&quot;&quot;},{&quot;dropping-particle&quot;:&quot;&quot;,&quot;family&quot;:&quot;Boloor&quot;,&quot;given&quot;:&quot;Archith&quot;,&quot;non-dropping-particle&quot;:&quot;&quot;,&quot;parse-names&quot;:false,&quot;suffix&quot;:&quot;&quot;},{&quot;dropping-particle&quot;:&quot;&quot;,&quot;family&quot;:&quot;Cai&quot;,&quot;given&quot;:&quot;Tianji&quot;,&quot;non-dropping-particle&quot;:&quot;&quot;,&quot;parse-names&quot;:false,&quot;suffix&quot;:&quot;&quot;},{&quot;dropping-particle&quot;:&quot;&quot;,&quot;family&quot;:&quot;Carvalho&quot;,&quot;given&quot;:&quot;Felix&quot;,&quot;non-dropping-particle&quot;:&quot;&quot;,&quot;parse-names&quot;:false,&quot;suffix&quot;:&quot;&quot;},{&quot;dropping-particle&quot;:&quot;&quot;,&quot;family&quot;:&quot;Chu&quot;,&quot;given&quot;:&quot;Dinh Toi&quot;,&quot;non-dropping-particle&quot;:&quot;&quot;,&quot;parse-names&quot;:false,&quot;suffix&quot;:&quot;&quot;},{&quot;dropping-particle&quot;:&quot;&quot;,&quot;family&quot;:&quot;Couto&quot;,&quot;given&quot;:&quot;Rosa A.S.&quot;,&quot;non-dropping-particle&quot;:&quot;&quot;,&quot;parse-names&quot;:false,&quot;suffix&quot;:&quot;&quot;},{&quot;dropping-particle&quot;:&quot;&quot;,&quot;family&quot;:&quot;Dai&quot;,&quot;given&quot;:&quot;Xiaochen&quot;,&quot;non-dropping-particle&quot;:&quot;&quot;,&quot;parse-names&quot;:false,&quot;suffix&quot;:&quot;&quot;},{&quot;dropping-particle&quot;:&quot;&quot;,&quot;family&quot;:&quot;Desta&quot;,&quot;given&quot;:&quot;Abebaw Alemayehu&quot;,&quot;non-dropping-particle&quot;:&quot;&quot;,&quot;parse-names&quot;:false,&quot;suffix&quot;:&quot;&quot;},{&quot;dropping-particle&quot;:&quot;&quot;,&quot;family&quot;:&quot;Do&quot;,&quot;given&quot;:&quot;Hoa Thi&quot;,&quot;non-dropping-particle&quot;:&quot;&quot;,&quot;parse-names&quot;:false,&quot;suffix&quot;:&quot;&quot;},{&quot;dropping-particle&quot;:&quot;&quot;,&quot;family&quot;:&quot;Earl&quot;,&quot;given&quot;:&quot;Lucas&quot;,&quot;non-dropping-particle&quot;:&quot;&quot;,&quot;parse-names&quot;:false,&quot;suffix&quot;:&quot;&quot;},{&quot;dropping-particle&quot;:&quot;&quot;,&quot;family&quot;:&quot;Eftekhari&quot;,&quot;given&quot;:&quot;Aziz&quot;,&quot;non-dropping-particle&quot;:&quot;&quot;,&quot;parse-names&quot;:false,&quot;suffix&quot;:&quot;&quot;},{&quot;dropping-particle&quot;:&quot;&quot;,&quot;family&quot;:&quot;Esmaeilzadeh&quot;,&quot;given&quot;:&quot;Firooz&quot;,&quot;non-dropping-particle&quot;:&quot;&quot;,&quot;parse-names&quot;:false,&quot;suffix&quot;:&quot;&quot;},{&quot;dropping-particle&quot;:&quot;&quot;,&quot;family&quot;:&quot;Farzadfar&quot;,&quot;given&quot;:&quot;Farshad&quot;,&quot;non-dropping-particle&quot;:&quot;&quot;,&quot;parse-names&quot;:false,&quot;suffix&quot;:&quot;&quot;},{&quot;dropping-particle&quot;:&quot;&quot;,&quot;family&quot;:&quot;Fernandes&quot;,&quot;given&quot;:&quot;Eduarda&quot;,&quot;non-dropping-particle&quot;:&quot;&quot;,&quot;parse-names&quot;:false,&quot;suffix&quot;:&quot;&quot;},{&quot;dropping-particle&quot;:&quot;&quot;,&quot;family&quot;:&quot;Filip&quot;,&quot;given&quot;:&quot;Irina&quot;,&quot;non-dropping-particle&quot;:&quot;&quot;,&quot;parse-names&quot;:false,&quot;suffix&quot;:&quot;&quot;},{&quot;dropping-particle&quot;:&quot;&quot;,&quot;family&quot;:&quot;Foroutan&quot;,&quot;given&quot;:&quot;Masoud&quot;,&quot;non-dropping-particle&quot;:&quot;&quot;,&quot;parse-names&quot;:false,&quot;suffix&quot;:&quot;&quot;},{&quot;dropping-particle&quot;:&quot;&quot;,&quot;family&quot;:&quot;Franklin&quot;,&quot;given&quot;:&quot;Richard Charles&quot;,&quot;non-dropping-particle&quot;:&quot;&quot;,&quot;parse-names&quot;:false,&quot;suffix&quot;:&quot;&quot;},{&quot;dropping-particle&quot;:&quot;&quot;,&quot;family&quot;:&quot;Gaidhane&quot;,&quot;given&quot;:&quot;Abhay Motiramji&quot;,&quot;non-dropping-particle&quot;:&quot;&quot;,&quot;parse-names&quot;:false,&quot;suffix&quot;:&quot;&quot;},{&quot;dropping-particle&quot;:&quot;&quot;,&quot;family&quot;:&quot;Gebregiorgis&quot;,&quot;given&quot;:&quot;Birhan Gebresillassie&quot;,&quot;non-dropping-particle&quot;:&quot;&quot;,&quot;parse-names&quot;:false,&quot;suffix&quot;:&quot;&quot;},{&quot;dropping-particle&quot;:&quot;&quot;,&quot;family&quot;:&quot;Gebremichael&quot;,&quot;given&quot;:&quot;Berhe&quot;,&quot;non-dropping-particle&quot;:&quot;&quot;,&quot;parse-names&quot;:false,&quot;suffix&quot;:&quot;&quot;},{&quot;dropping-particle&quot;:&quot;&quot;,&quot;family&quot;:&quot;Ghashghaee&quot;,&quot;given&quot;:&quot;Ahmad&quot;,&quot;non-dropping-particle&quot;:&quot;&quot;,&quot;parse-names&quot;:false,&quot;suffix&quot;:&quot;&quot;},{&quot;dropping-particle&quot;:&quot;&quot;,&quot;family&quot;:&quot;Golechha&quot;,&quot;given&quot;:&quot;Mahaveer&quot;,&quot;non-dropping-particle&quot;:&quot;&quot;,&quot;parse-names&quot;:false,&quot;suffix&quot;:&quot;&quot;},{&quot;dropping-particle&quot;:&quot;&quot;,&quot;family&quot;:&quot;Hamidi&quot;,&quot;given&quot;:&quot;Samer&quot;,&quot;non-dropping-particle&quot;:&quot;&quot;,&quot;parse-names&quot;:false,&quot;suffix&quot;:&quot;&quot;},{&quot;dropping-particle&quot;:&quot;&quot;,&quot;family&quot;:&quot;Haque&quot;,&quot;given&quot;:&quot;Syed Emdadul&quot;,&quot;non-dropping-particle&quot;:&quot;&quot;,&quot;parse-names&quot;:false,&quot;suffix&quot;:&quot;&quot;},{&quot;dropping-particle&quot;:&quot;&quot;,&quot;family&quot;:&quot;Hayat&quot;,&quot;given&quot;:&quot;Khezar&quot;,&quot;non-dropping-particle&quot;:&quot;&quot;,&quot;parse-names&quot;:false,&quot;suffix&quot;:&quot;&quot;},{&quot;dropping-particle&quot;:&quot;&quot;,&quot;family&quot;:&quot;Herteliu&quot;,&quot;given&quot;:&quot;Claudiu&quot;,&quot;non-dropping-particle&quot;:&quot;&quot;,&quot;parse-names&quot;:false,&quot;suffix&quot;:&quot;&quot;},{&quot;dropping-particle&quot;:&quot;&quot;,&quot;family&quot;:&quot;Ilesanmi&quot;,&quot;given&quot;:&quot;Olayinka Stephen&quot;,&quot;non-dropping-particle&quot;:&quot;&quot;,&quot;parse-names&quot;:false,&quot;suffix&quot;:&quot;&quot;},{&quot;dropping-particle&quot;:&quot;&quot;,&quot;family&quot;:&quot;Islam&quot;,&quot;given&quot;:&quot;M. Mofizul&quot;,&quot;non-dropping-particle&quot;:&quot;&quot;,&quot;parse-names&quot;:false,&quot;suffix&quot;:&quot;&quot;},{&quot;dropping-particle&quot;:&quot;&quot;,&quot;family&quot;:&quot;Jagnoor&quot;,&quot;given&quot;:&quot;Jagnoor&quot;,&quot;non-dropping-particle&quot;:&quot;&quot;,&quot;parse-names&quot;:false,&quot;suffix&quot;:&quot;&quot;},{&quot;dropping-particle&quot;:&quot;&quot;,&quot;family&quot;:&quot;Kanchan&quot;,&quot;given&quot;:&quot;Tanuj&quot;,&quot;non-dropping-particle&quot;:&quot;&quot;,&quot;parse-names&quot;:false,&quot;suffix&quot;:&quot;&quot;},{&quot;dropping-particle&quot;:&quot;&quot;,&quot;family&quot;:&quot;Kapoor&quot;,&quot;given&quot;:&quot;Neeti&quot;,&quot;non-dropping-particle&quot;:&quot;&quot;,&quot;parse-names&quot;:false,&quot;suffix&quot;:&quot;&quot;},{&quot;dropping-particle&quot;:&quot;&quot;,&quot;family&quot;:&quot;Khan&quot;,&quot;given&quot;:&quot;Ejaz Ahmad&quot;,&quot;non-dropping-particle&quot;:&quot;&quot;,&quot;parse-names&quot;:false,&quot;suffix&quot;:&quot;&quot;},{&quot;dropping-particle&quot;:&quot;&quot;,&quot;family&quot;:&quot;Khatib&quot;,&quot;given&quot;:&quot;Mahalaqua Nazli&quot;,&quot;non-dropping-particle&quot;:&quot;&quot;,&quot;parse-names&quot;:false,&quot;suffix&quot;:&quot;&quot;},{&quot;dropping-particle&quot;:&quot;&quot;,&quot;family&quot;:&quot;Khundkar&quot;,&quot;given&quot;:&quot;Roba&quot;,&quot;non-dropping-particle&quot;:&quot;&quot;,&quot;parse-names&quot;:false,&quot;suffix&quot;:&quot;&quot;},{&quot;dropping-particle&quot;:&quot;&quot;,&quot;family&quot;:&quot;Krishan&quot;,&quot;given&quot;:&quot;Kewal&quot;,&quot;non-dropping-particle&quot;:&quot;&quot;,&quot;parse-names&quot;:false,&quot;suffix&quot;:&quot;&quot;},{&quot;dropping-particle&quot;:&quot;&quot;,&quot;family&quot;:&quot;Kumar&quot;,&quot;given&quot;:&quot;G. Anil&quot;,&quot;non-dropping-particle&quot;:&quot;&quot;,&quot;parse-names&quot;:false,&quot;suffix&quot;:&quot;&quot;},{&quot;dropping-particle&quot;:&quot;&quot;,&quot;family&quot;:&quot;Kumar&quot;,&quot;given&quot;:&quot;Nithin&quot;,&quot;non-dropping-particle&quot;:&quot;&quot;,&quot;parse-names&quot;:false,&quot;suffix&quot;:&quot;&quot;},{&quot;dropping-particle&quot;:&quot;&quot;,&quot;family&quot;:&quot;Landires&quot;,&quot;given&quot;:&quot;Iván&quot;,&quot;non-dropping-particle&quot;:&quot;&quot;,&quot;parse-names&quot;:false,&quot;suffix&quot;:&quot;&quot;},{&quot;dropping-particle&quot;:&quot;&quot;,&quot;family&quot;:&quot;Lim&quot;,&quot;given&quot;:&quot;Stephen S.&quot;,&quot;non-dropping-particle&quot;:&quot;&quot;,&quot;parse-names&quot;:false,&quot;suffix&quot;:&quot;&quot;},{&quot;dropping-particle&quot;:&quot;&quot;,&quot;family&quot;:&quot;Madadin&quot;,&quot;given&quot;:&quot;Mohammed&quot;,&quot;non-dropping-particle&quot;:&quot;&quot;,&quot;parse-names&quot;:false,&quot;suffix&quot;:&quot;&quot;},{&quot;dropping-particle&quot;:&quot;&quot;,&quot;family&quot;:&quot;Maled&quot;,&quot;given&quot;:&quot;Venkatesh&quot;,&quot;non-dropping-particle&quot;:&quot;&quot;,&quot;parse-names&quot;:false,&quot;suffix&quot;:&quot;&quot;},{&quot;dropping-particle&quot;:&quot;&quot;,&quot;family&quot;:&quot;Manafi&quot;,&quot;given&quot;:&quot;Navid&quot;,&quot;non-dropping-particle&quot;:&quot;&quot;,&quot;parse-names&quot;:false,&quot;suffix&quot;:&quot;&quot;},{&quot;dropping-particle&quot;:&quot;&quot;,&quot;family&quot;:&quot;Marczak&quot;,&quot;given&quot;:&quot;Laurie B.&quot;,&quot;non-dropping-particle&quot;:&quot;&quot;,&quot;parse-names&quot;:false,&quot;suffix&quot;:&quot;&quot;},{&quot;dropping-particle&quot;:&quot;&quot;,&quot;family&quot;:&quot;Menezes&quot;,&quot;given&quot;:&quot;Ritesh G.&quot;,&quot;non-dropping-particle&quot;:&quot;&quot;,&quot;parse-names&quot;:false,&quot;suffix&quot;:&quot;&quot;},{&quot;dropping-particle&quot;:&quot;&quot;,&quot;family&quot;:&quot;Meretoja&quot;,&quot;given&quot;:&quot;Tuomo J.&quot;,&quot;non-dropping-particle&quot;:&quot;&quot;,&quot;parse-names&quot;:false,&quot;suffix&quot;:&quot;&quot;},{&quot;dropping-particle&quot;:&quot;&quot;,&quot;family&quot;:&quot;Miller&quot;,&quot;given&quot;:&quot;Ted R.&quot;,&quot;non-dropping-particle&quot;:&quot;&quot;,&quot;parse-names&quot;:false,&quot;suffix&quot;:&quot;&quot;},{&quot;dropping-particle&quot;:&quot;&quot;,&quot;family&quot;:&quot;Mohammadian-Hafshejani&quot;,&quot;given&quot;:&quot;Abdollah&quot;,&quot;non-dropping-particle&quot;:&quot;&quot;,&quot;parse-names&quot;:false,&quot;suffix&quot;:&quot;&quot;},{&quot;dropping-particle&quot;:&quot;&quot;,&quot;family&quot;:&quot;Mokdad&quot;,&quot;given&quot;:&quot;Ali H.&quot;,&quot;non-dropping-particle&quot;:&quot;&quot;,&quot;parse-names&quot;:false,&quot;suffix&quot;:&quot;&quot;},{&quot;dropping-particle&quot;:&quot;&quot;,&quot;family&quot;:&quot;Monteiro&quot;,&quot;given&quot;:&quot;Francis N.P.&quot;,&quot;non-dropping-particle&quot;:&quot;&quot;,&quot;parse-names&quot;:false,&quot;suffix&quot;:&quot;&quot;},{&quot;dropping-particle&quot;:&quot;&quot;,&quot;family&quot;:&quot;Moradi&quot;,&quot;given&quot;:&quot;Maryam&quot;,&quot;non-dropping-particle&quot;:&quot;&quot;,&quot;parse-names&quot;:false,&quot;suffix&quot;:&quot;&quot;},{&quot;dropping-particle&quot;:&quot;&quot;,&quot;family&quot;:&quot;Nayak&quot;,&quot;given&quot;:&quot;Vinod C.&quot;,&quot;non-dropping-particle&quot;:&quot;&quot;,&quot;parse-names&quot;:false,&quot;suffix&quot;:&quot;&quot;},{&quot;dropping-particle&quot;:&quot;&quot;,&quot;family&quot;:&quot;Nguyen&quot;,&quot;given&quot;:&quot;Cuong Tat&quot;,&quot;non-dropping-particle&quot;:&quot;&quot;,&quot;parse-names&quot;:false,&quot;suffix&quot;:&quot;&quot;},{&quot;dropping-particle&quot;:&quot;&quot;,&quot;family&quot;:&quot;Nguyen&quot;,&quot;given&quot;:&quot;Huong Lan Thi&quot;,&quot;non-dropping-particle&quot;:&quot;&quot;,&quot;parse-names&quot;:false,&quot;suffix&quot;:&quot;&quot;},{&quot;dropping-particle&quot;:&quot;&quot;,&quot;family&quot;:&quot;Nuñez-Samudio&quot;,&quot;given&quot;:&quot;Virginia&quot;,&quot;non-dropping-particle&quot;:&quot;&quot;,&quot;parse-names&quot;:false,&quot;suffix&quot;:&quot;&quot;},{&quot;dropping-particle&quot;:&quot;&quot;,&quot;family&quot;:&quot;Ostroff&quot;,&quot;given&quot;:&quot;Samuel M.&quot;,&quot;non-dropping-particle&quot;:&quot;&quot;,&quot;parse-names&quot;:false,&quot;suffix&quot;:&quot;&quot;},{&quot;dropping-particle&quot;:&quot;&quot;,&quot;family&quot;:&quot;Padubidri&quot;,&quot;given&quot;:&quot;Jagadish Rao&quot;,&quot;non-dropping-particle&quot;:&quot;&quot;,&quot;parse-names&quot;:false,&quot;suffix&quot;:&quot;&quot;},{&quot;dropping-particle&quot;:&quot;&quot;,&quot;family&quot;:&quot;Pham&quot;,&quot;given&quot;:&quot;Hai Quang&quot;,&quot;non-dropping-particle&quot;:&quot;&quot;,&quot;parse-names&quot;:false,&quot;suffix&quot;:&quot;&quot;},{&quot;dropping-particle&quot;:&quot;&quot;,&quot;family&quot;:&quot;Pinheiro&quot;,&quot;given&quot;:&quot;Marina&quot;,&quot;non-dropping-particle&quot;:&quot;&quot;,&quot;parse-names&quot;:false,&quot;suffix&quot;:&quot;&quot;},{&quot;dropping-particle&quot;:&quot;&quot;,&quot;family&quot;:&quot;Pirestani&quot;,&quot;given&quot;:&quot;Majid&quot;,&quot;non-dropping-particle&quot;:&quot;&quot;,&quot;parse-names&quot;:false,&quot;suffix&quot;:&quot;&quot;},{&quot;dropping-particle&quot;:&quot;&quot;,&quot;family&quot;:&quot;Quazi Syed&quot;,&quot;given&quot;:&quot;Zahiruddin&quot;,&quot;non-dropping-particle&quot;:&quot;&quot;,&quot;parse-names&quot;:false,&quot;suffix&quot;:&quot;&quot;},{&quot;dropping-particle&quot;:&quot;&quot;,&quot;family&quot;:&quot;Rabiee&quot;,&quot;given&quot;:&quot;Navid&quot;,&quot;non-dropping-particle&quot;:&quot;&quot;,&quot;parse-names&quot;:false,&quot;suffix&quot;:&quot;&quot;},{&quot;dropping-particle&quot;:&quot;&quot;,&quot;family&quot;:&quot;Radfar&quot;,&quot;given&quot;:&quot;Amir&quot;,&quot;non-dropping-particle&quot;:&quot;&quot;,&quot;parse-names&quot;:false,&quot;suffix&quot;:&quot;&quot;},{&quot;dropping-particle&quot;:&quot;&quot;,&quot;family&quot;:&quot;Rahimi-Movaghar&quot;,&quot;given&quot;:&quot;Vafa&quot;,&quot;non-dropping-particle&quot;:&quot;&quot;,&quot;parse-names&quot;:false,&quot;suffix&quot;:&quot;&quot;},{&quot;dropping-particle&quot;:&quot;&quot;,&quot;family&quot;:&quot;Rao&quot;,&quot;given&quot;:&quot;Sowmya J.&quot;,&quot;non-dropping-particle&quot;:&quot;&quot;,&quot;parse-names&quot;:false,&quot;suffix&quot;:&quot;&quot;},{&quot;dropping-particle&quot;:&quot;&quot;,&quot;family&quot;:&quot;Rastogi&quot;,&quot;given&quot;:&quot;Prateek&quot;,&quot;non-dropping-particle&quot;:&quot;&quot;,&quot;parse-names&quot;:false,&quot;suffix&quot;:&quot;&quot;},{&quot;dropping-particle&quot;:&quot;&quot;,&quot;family&quot;:&quot;Rawaf&quot;,&quot;given&quot;:&quot;David Laith&quot;,&quot;non-dropping-particle&quot;:&quot;&quot;,&quot;parse-names&quot;:false,&quot;suffix&quot;:&quot;&quot;},{&quot;dropping-particle&quot;:&quot;&quot;,&quot;family&quot;:&quot;Rawaf&quot;,&quot;given&quot;:&quot;Salman&quot;,&quot;non-dropping-particle&quot;:&quot;&quot;,&quot;parse-names&quot;:false,&quot;suffix&quot;:&quot;&quot;},{&quot;dropping-particle&quot;:&quot;&quot;,&quot;family&quot;:&quot;Reiner&quot;,&quot;given&quot;:&quot;Robert C.&quot;,&quot;non-dropping-particle&quot;:&quot;&quot;,&quot;parse-names&quot;:false,&quot;suffix&quot;:&quot;&quot;},{&quot;dropping-particle&quot;:&quot;&quot;,&quot;family&quot;:&quot;Sahebkar&quot;,&quot;given&quot;:&quot;Amirhossein&quot;,&quot;non-dropping-particle&quot;:&quot;&quot;,&quot;parse-names&quot;:false,&quot;suffix&quot;:&quot;&quot;},{&quot;dropping-particle&quot;:&quot;&quot;,&quot;family&quot;:&quot;Samy&quot;,&quot;given&quot;:&quot;Abdallah M.&quot;,&quot;non-dropping-particle&quot;:&quot;&quot;,&quot;parse-names&quot;:false,&quot;suffix&quot;:&quot;&quot;},{&quot;dropping-particle&quot;:&quot;&quot;,&quot;family&quot;:&quot;Sawhney&quot;,&quot;given&quot;:&quot;Monika&quot;,&quot;non-dropping-particle&quot;:&quot;&quot;,&quot;parse-names&quot;:false,&quot;suffix&quot;:&quot;&quot;},{&quot;dropping-particle&quot;:&quot;&quot;,&quot;family&quot;:&quot;Schwebel&quot;,&quot;given&quot;:&quot;David C.&quot;,&quot;non-dropping-particle&quot;:&quot;&quot;,&quot;parse-names&quot;:false,&quot;suffix&quot;:&quot;&quot;},{&quot;dropping-particle&quot;:&quot;&quot;,&quot;family&quot;:&quot;Senthilkumaran&quot;,&quot;given&quot;:&quot;Subramanian&quot;,&quot;non-dropping-particle&quot;:&quot;&quot;,&quot;parse-names&quot;:false,&quot;suffix&quot;:&quot;&quot;},{&quot;dropping-particle&quot;:&quot;&quot;,&quot;family&quot;:&quot;Shaikh&quot;,&quot;given&quot;:&quot;Masood Ali&quot;,&quot;non-dropping-particle&quot;:&quot;&quot;,&quot;parse-names&quot;:false,&quot;suffix&quot;:&quot;&quot;},{&quot;dropping-particle&quot;:&quot;&quot;,&quot;family&quot;:&quot;Skryabin&quot;,&quot;given&quot;:&quot;Valentin Yurievich&quot;,&quot;non-dropping-particle&quot;:&quot;&quot;,&quot;parse-names&quot;:false,&quot;suffix&quot;:&quot;&quot;},{&quot;dropping-particle&quot;:&quot;&quot;,&quot;family&quot;:&quot;Skryabina&quot;,&quot;given&quot;:&quot;Anna Aleksandrovna&quot;,&quot;non-dropping-particle&quot;:&quot;&quot;,&quot;parse-names&quot;:false,&quot;suffix&quot;:&quot;&quot;},{&quot;dropping-particle&quot;:&quot;&quot;,&quot;family&quot;:&quot;Soheili&quot;,&quot;given&quot;:&quot;Amin&quot;,&quot;non-dropping-particle&quot;:&quot;&quot;,&quot;parse-names&quot;:false,&quot;suffix&quot;:&quot;&quot;},{&quot;dropping-particle&quot;:&quot;&quot;,&quot;family&quot;:&quot;Stokes&quot;,&quot;given&quot;:&quot;Mark A.&quot;,&quot;non-dropping-particle&quot;:&quot;&quot;,&quot;parse-names&quot;:false,&quot;suffix&quot;:&quot;&quot;},{&quot;dropping-particle&quot;:&quot;&quot;,&quot;family&quot;:&quot;Thapar&quot;,&quot;given&quot;:&quot;Rekha&quot;,&quot;non-dropping-particle&quot;:&quot;&quot;,&quot;parse-names&quot;:false,&quot;suffix&quot;:&quot;&quot;},{&quot;dropping-particle&quot;:&quot;&quot;,&quot;family&quot;:&quot;Tovani-Palone&quot;,&quot;given&quot;:&quot;Marcos Roberto&quot;,&quot;non-dropping-particle&quot;:&quot;&quot;,&quot;parse-names&quot;:false,&quot;suffix&quot;:&quot;&quot;},{&quot;dropping-particle&quot;:&quot;&quot;,&quot;family&quot;:&quot;Tran&quot;,&quot;given&quot;:&quot;Bach Xuan&quot;,&quot;non-dropping-particle&quot;:&quot;&quot;,&quot;parse-names&quot;:false,&quot;suffix&quot;:&quot;&quot;},{&quot;dropping-particle&quot;:&quot;&quot;,&quot;family&quot;:&quot;Travillian&quot;,&quot;given&quot;:&quot;Ravensara S.&quot;,&quot;non-dropping-particle&quot;:&quot;&quot;,&quot;parse-names&quot;:false,&quot;suffix&quot;:&quot;&quot;},{&quot;dropping-particle&quot;:&quot;&quot;,&quot;family&quot;:&quot;Velazquez&quot;,&quot;given&quot;:&quot;Diana Zuleika&quot;,&quot;non-dropping-particle&quot;:&quot;&quot;,&quot;parse-names&quot;:false,&quot;suffix&quot;:&quot;&quot;},{&quot;dropping-particle&quot;:&quot;&quot;,&quot;family&quot;:&quot;Zhang&quot;,&quot;given&quot;:&quot;Zhi Jiang&quot;,&quot;non-dropping-particle&quot;:&quot;&quot;,&quot;parse-names&quot;:false,&quot;suffix&quot;:&quot;&quot;},{&quot;dropping-particle&quot;:&quot;&quot;,&quot;family&quot;:&quot;Naghavi&quot;,&quot;given&quot;:&quot;Mohsen&quot;,&quot;non-dropping-particle&quot;:&quot;&quot;,&quot;parse-names&quot;:false,&quot;suffix&quot;:&quot;&quot;},{&quot;dropping-particle&quot;:&quot;&quot;,&quot;family&quot;:&quot;Dandona&quot;,&quot;given&quot;:&quot;Rakhi&quot;,&quot;non-dropping-particle&quot;:&quot;&quot;,&quot;parse-names&quot;:false,&quot;suffix&quot;:&quot;&quot;},{&quot;dropping-particle&quot;:&quot;&quot;,&quot;family&quot;:&quot;Dandona&quot;,&quot;given&quot;:&quot;Lalit&quot;,&quot;non-dropping-particle&quot;:&quot;&quot;,&quot;parse-names&quot;:false,&quot;suffix&quot;:&quot;&quot;},{&quot;dropping-particle&quot;:&quot;&quot;,&quot;family&quot;:&quot;James&quot;,&quot;given&quot;:&quot;Spencer L.&quot;,&quot;non-dropping-particle&quot;:&quot;&quot;,&quot;parse-names&quot;:false,&quot;suffix&quot;:&quot;&quot;},{&quot;dropping-particle&quot;:&quot;&quot;,&quot;family&quot;:&quot;Pigott&quot;,&quot;given&quot;:&quot;David M.&quot;,&quot;non-dropping-particle&quot;:&quot;&quot;,&quot;parse-names&quot;:false,&quot;suffix&quot;:&quot;&quot;},{&quot;dropping-particle&quot;:&quot;&quot;,&quot;family&quot;:&quot;Murray&quot;,&quot;given&quot;:&quot;Christopher J.L.&quot;,&quot;non-dropping-particle&quot;:&quot;&quot;,&quot;parse-names&quot;:false,&quot;suffix&quot;:&quot;&quot;},{&quot;dropping-particle&quot;:&quot;&quot;,&quot;family&quot;:&quot;Hay&quot;,&quot;given&quot;:&quot;Simon I.&quot;,&quot;non-dropping-particle&quot;:&quot;&quot;,&quot;parse-names&quot;:false,&quot;suffix&quot;:&quot;&quot;},{&quot;dropping-particle&quot;:&quot;&quot;,&quot;family&quot;:&quot;Vos&quot;,&quot;given&quot;:&quot;Theo&quot;,&quot;non-dropping-particle&quot;:&quot;&quot;,&quot;parse-names&quot;:false,&quot;suffix&quot;:&quot;&quot;},{&quot;dropping-particle&quot;:&quot;&quot;,&quot;family&quot;:&quot;Ong&quot;,&quot;given&quot;:&quot;Kanyin Liane&quot;,&quot;non-dropping-particle&quot;:&quot;&quot;,&quot;parse-names&quot;:false,&quot;suffix&quot;:&quot;&quot;}],&quot;container-title&quot;:&quot;Nature Communications&quot;,&quot;id&quot;:&quot;d9903397-6bd4-515d-84dc-750f32bcf1d5&quot;,&quot;issue&quot;:&quot;1&quot;,&quot;issued&quot;:{&quot;date-parts&quot;:[[&quot;2022&quot;]]},&quot;page&quot;:&quot;1-11&quot;,&quot;title&quot;:&quot;Global mortality of snakebite envenoming between 1990 and 2019&quot;,&quot;type&quot;:&quot;article-journal&quot;,&quot;volume&quot;:&quot;13&quot;,&quot;container-title-short&quot;:&quot;Nat Commun&quot;},&quot;uris&quot;:[&quot;http://www.mendeley.com/documents/?uuid=33470985-62c4-498c-a285-793e1b92a45f&quot;],&quot;isTemporary&quot;:false,&quot;legacyDesktopId&quot;:&quot;33470985-62c4-498c-a285-793e1b92a45f&quot;}]},{&quot;citationID&quot;:&quot;MENDELEY_CITATION_6d39f9ed-be50-4873-add5-02cb69e29fdc&quot;,&quot;properties&quot;:{&quot;noteIndex&quot;:0},&quot;isEdited&quot;:false,&quot;manualOverride&quot;:{&quot;citeprocText&quot;:&quot;(49)&quot;,&quot;isManuallyOverridden&quot;:false,&quot;manualOverrideText&quot;:&quot;&quot;},&quot;citationTag&quot;:&quot;MENDELEY_CITATION_v3_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&quot;,&quot;citationItems&quot;:[{&quot;id&quot;:&quot;bd9281a7-a58c-5099-92c3-71fb099d3115&quot;,&quot;itemData&quot;:{&quot;DOI&quot;:&quot;10.1371/journal.pntd.0005662&quot;,&quot;ISBN&quot;:&quot;1111111111&quot;,&quot;author&quot;:[{&quot;dropping-particle&quot;:&quot;&quot;,&quot;family&quot;:&quot;Chippaux&quot;,&quot;given&quot;:&quot;JP&quot;,&quot;non-dropping-particle&quot;:&quot;&quot;,&quot;parse-names&quot;:false,&quot;suffix&quot;:&quot;&quot;}],&quot;container-title&quot;:&quot;Negl Trop Dis.&quot;,&quot;id&quot;:&quot;bd9281a7-a58c-5099-92c3-71fb099d3115&quot;,&quot;issue&quot;:&quot;e0005662&quot;,&quot;issued&quot;:{&quot;date-parts&quot;:[[&quot;2017&quot;]]},&quot;title&quot;:&quot;Incidence and mortality due to snakebite in the Americas&quot;,&quot;type&quot;:&quot;article-journal&quot;,&quot;volume&quot;:&quot;11(6):&quot;,&quot;container-title-short&quot;:&quot;&quot;},&quot;uris&quot;:[&quot;http://www.mendeley.com/documents/?uuid=a1a43ecc-2154-494d-a819-8c555f8e43ff&quot;],&quot;isTemporary&quot;:false,&quot;legacyDesktopId&quot;:&quot;a1a43ecc-2154-494d-a819-8c555f8e43ff&quot;}]},{&quot;citationID&quot;:&quot;MENDELEY_CITATION_a705f6b9-1786-4bc3-84de-7a032626cb75&quot;,&quot;properties&quot;:{&quot;noteIndex&quot;:0},&quot;isEdited&quot;:false,&quot;manualOverride&quot;:{&quot;citeprocText&quot;:&quot;(43,50)&quot;,&quot;isManuallyOverridden&quot;:false,&quot;manualOverrideText&quot;:&quot;&quot;},&quot;citationTag&quot;:&quot;MENDELEY_CITATION_v3_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&quot;,&quot;citationItems&quot;:[{&quot;id&quot;:&quot;abe7387e-a489-5b34-b9cf-82662d0e2619&quot;,&quot;itemData&quot;:{&quot;DOI&quot;:&quot;10.1590/0037-8682-0374-2020&quot;,&quot;ISSN&quot;:&quot;1678-9849&quot;,&quot;PMID&quot;:&quot;33656146&quot;,&quot;abstract&quot;:&quot;Introduction: Snakebites in the Brazilian Amazon are caused mostly by snakes from the Bothrops genus and envenomated patients may suffer from tissue complications. Methods: This study aimed to identify risk factors for severe tissue complications (STC) in patients with Bothrops snakebite in the Amazonas state, Brazil. Results: Snakebites that were classified as severe and affected female patients with comorbidities presented greater risks of developing STCs. In addition, hospitalizations of patients with STC exceeded 5 days. Conclusions: Clinical and epidemiological characteristics can prove essential for assessing the evolution of STC and clinical prognosis of patients with Bothrops snakebites.&quot;,&quot;author&quot;:[{&quot;dropping-particle&quot;:&quot;&quot;,&quot;family&quot;:&quot;Silva&quot;,&quot;given&quot;:&quot;Flavio Souza&quot;,&quot;non-dropping-particle&quot;:&quot;&quot;,&quot;parse-names&quot;:false,&quot;suffix&quot;:&quot;&quot;},{&quot;dropping-particle&quot;:&quot;&quot;,&quot;family&quot;:&quot;Ibiapina&quot;,&quot;given&quot;:&quot;Hiochelson Najibe Santos&quot;,&quot;non-dropping-particle&quot;:&quot;&quot;,&quot;parse-names&quot;:false,&quot;suffix&quot;:&quot;&quot;},{&quot;dropping-particle&quot;:&quot;&quot;,&quot;family&quot;:&quot;Neves&quot;,&quot;given&quot;:&quot;Juliana Costa Ferreira&quot;,&quot;non-dropping-particle&quot;:&quot;&quot;,&quot;parse-names&quot;:false,&quot;suffix&quot;:&quot;&quot;},{&quot;dropping-particle&quot;:&quot;&quot;,&quot;family&quot;:&quot;Coelho&quot;,&quot;given&quot;:&quot;Kerolaine Fonseca&quot;,&quot;non-dropping-particle&quot;:&quot;&quot;,&quot;parse-names&quot;:false,&quot;suffix&quot;:&quot;&quot;},{&quot;dropping-particle&quot;:&quot;&quot;,&quot;family&quot;:&quot;Barbosa&quot;,&quot;given&quot;:&quot;Fabiane Bianca Albuquerque&quot;,&quot;non-dropping-particle&quot;:&quot;&quot;,&quot;parse-names&quot;:false,&quot;suffix&quot;:&quot;&quot;},{&quot;dropping-particle&quot;:&quot;&quot;,&quot;family&quot;:&quot;Lacerda&quot;,&quot;given&quot;:&quot;Marcus Vinicius Guimarães&quot;,&quot;non-dropping-particle&quot;:&quot;&quot;,&quot;parse-names&quot;:false,&quot;suffix&quot;:&quot;&quot;},{&quot;dropping-particle&quot;:&quot;&quot;,&quot;family&quot;:&quot;Sachett&quot;,&quot;given&quot;:&quot;Jacqueline Almeida Gonçalves&quot;,&quot;non-dropping-particle&quot;:&quot;&quot;,&quot;parse-names&quot;:false,&quot;suffix&quot;:&quot;&quot;},{&quot;dropping-particle&quot;:&quot;&quot;,&quot;family&quot;:&quot;Malheiro&quot;,&quot;given&quot;:&quot;Adriana&quot;,&quot;non-dropping-particle&quot;:&quot;&quot;,&quot;parse-names&quot;:false,&quot;suffix&quot;:&quot;&quot;},{&quot;dropping-particle&quot;:&quot;&quot;,&quot;family&quot;:&quot;Monteiro&quot;,&quot;given&quot;:&quot;Wuelton Marcelo&quot;,&quot;non-dropping-particle&quot;:&quot;&quot;,&quot;parse-names&quot;:false,&quot;suffix&quot;:&quot;&quot;},{&quot;dropping-particle&quot;:&quot;&quot;,&quot;family&quot;:&quot;Costa&quot;,&quot;given&quot;:&quot;Allyson Guimarães&quot;,&quot;non-dropping-particle&quot;:&quot;&quot;,&quot;parse-names&quot;:false,&quot;suffix&quot;:&quot;&quot;}],&quot;container-title&quot;:&quot;Revista da Sociedade Brasileira de Medicina Tropical&quot;,&quot;id&quot;:&quot;abe7387e-a489-5b34-b9cf-82662d0e2619&quot;,&quot;issue&quot;:&quot;e0374-2020&quot;,&quot;issued&quot;:{&quot;date-parts&quot;:[[&quot;2021&quot;]]},&quot;page&quot;:&quot;1 - 5&quot;,&quot;title&quot;:&quot;Severe tissue complications in patients of Bothrops snakebite at a tertiary health unit in the Brazilian Amazon: clinical characteristics and associated factors&quot;,&quot;type&quot;:&quot;article-journal&quot;,&quot;volume&quot;:&quot;54&quot;,&quot;container-title-short&quot;:&quot;Rev Soc Bras Med Trop&quot;},&quot;uris&quot;:[&quot;http://www.mendeley.com/documents/?uuid=913b2eb6-ac4c-40bb-8b59-3351c60c4da4&quot;],&quot;isTemporary&quot;:false,&quot;legacyDesktopId&quot;:&quot;913b2eb6-ac4c-40bb-8b59-3351c60c4da4&quot;},{&quot;id&quot;:&quot;9bb882c7-1967-52b8-8bfe-34ffa187d429&quot;,&quot;itemData&quot;:{&quot;DOI&quot;:&quot;10.1371/journal.pntd.0009073&quot;,&quot;ISBN&quot;:&quot;1111111111&quot;,&quot;ISSN&quot;:&quot;19352735&quot;,&quot;PMID&quot;:&quot;33524033&quot;,&quot;author&quot;:[{&quot;dropping-particle&quot;:&quot;&quot;,&quot;family&quot;:&quot;Mora-Obando&quot;,&quot;given&quot;:&quot;Diana&quot;,&quot;non-dropping-particle&quot;:&quot;&quot;,&quot;parse-names&quot;:false,&quot;suffix&quot;:&quot;&quot;},{&quot;dropping-particle&quot;:&quot;&quot;,&quot;family&quot;:&quot;Pla&quot;,&quot;given&quot;:&quot;Davinia&quot;,&quot;non-dropping-particle&quot;:&quot;&quot;,&quot;parse-names&quot;:false,&quot;suffix&quot;:&quot;&quot;},{&quot;dropping-particle&quot;:&quot;&quot;,&quot;family&quot;:&quot;Lomonte&quot;,&quot;given&quot;:&quot;Bruno&quot;,&quot;non-dropping-particle&quot;:&quot;&quot;,&quot;parse-names&quot;:false,&quot;suffix&quot;:&quot;&quot;},{&quot;dropping-particle&quot;:&quot;&quot;,&quot;family&quot;:&quot;Guerrero-Vargas&quot;,&quot;given&quot;:&quot;Jimmy Alexander&quot;,&quot;non-dropping-particle&quot;:&quot;&quot;,&quot;parse-names&quot;:false,&quot;suffix&quot;:&quot;&quot;},{&quot;dropping-particle&quot;:&quot;&quot;,&quot;family&quot;:&quot;Ayerbe&quot;,&quot;given&quot;:&quot;Santiago&quot;,&quot;non-dropping-particle&quot;:&quot;&quot;,&quot;parse-names&quot;:false,&quot;suffix&quot;:&quot;&quot;},{&quot;dropping-particle&quot;:&quot;&quot;,&quot;family&quot;:&quot;Calvete&quot;,&quot;given&quot;:&quot;Juan J.&quot;,&quot;non-dropping-particle&quot;:&quot;&quot;,&quot;parse-names&quot;:false,&quot;suffix&quot;:&quot;&quot;}],&quot;container-title&quot;:&quot;PLoS Negl Trop Dis&quot;,&quot;id&quot;:&quot;9bb882c7-1967-52b8-8bfe-34ffa187d429&quot;,&quot;issue&quot;:&quot;e0009073&quot;,&quot;issued&quot;:{&quot;date-parts&quot;:[[&quot;2021&quot;]]},&quot;title&quot;:&quot;Antivenomics and in vivo preclinical efficacy of six latin american antivenoms towards Southwestern Colombian bothrops asper lineage venoms&quot;,&quot;type&quot;:&quot;article-journal&quot;,&quot;volume&quot;:&quot;15(2):&quot;,&quot;container-title-short&quot;:&quot;&quot;},&quot;uris&quot;:[&quot;http://www.mendeley.com/documents/?uuid=99982bad-cd2d-4f7d-8711-a97cb40b8b1e&quot;],&quot;isTemporary&quot;:false,&quot;legacyDesktopId&quot;:&quot;99982bad-cd2d-4f7d-8711-a97cb40b8b1e&quot;}]},{&quot;citationID&quot;:&quot;MENDELEY_CITATION_b3f21ad2-c09f-4f97-a84f-0d7580cd9ec5&quot;,&quot;properties&quot;:{&quot;noteIndex&quot;:0},&quot;isEdited&quot;:false,&quot;manualOverride&quot;:{&quot;citeprocText&quot;:&quot;(2)&quot;,&quot;isManuallyOverridden&quot;:false,&quot;manualOverrideText&quot;:&quot;&quot;},&quot;citationTag&quot;:&quot;MENDELEY_CITATION_v3_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&quot;,&quot;citationItems&quot;:[{&quot;id&quot;:&quot;7d6987a1-027a-5397-8ca4-7a9960e7ec66&quot;,&quot;itemData&quot;:{&quot;author&quot;:[{&quot;dropping-particle&quot;:&quot;&quot;,&quot;family&quot;:&quot;Gómez Gómez&quot;,&quot;given&quot;:&quot;JL&quot;,&quot;non-dropping-particle&quot;:&quot;&quot;,&quot;parse-names&quot;:false,&quot;suffix&quot;:&quot;&quot;}],&quot;container-title&quot;:&quot;Instituto Nacional de Salud&quot;,&quot;id&quot;:&quot;7d6987a1-027a-5397-8ca4-7a9960e7ec66&quot;,&quot;issued&quot;:{&quot;date-parts&quot;:[[&quot;2022&quot;]]},&quot;number-of-pages&quot;:&quot;0-28&quot;,&quot;title&quot;:&quot;Informe de evento - Accidente Ofídico, Colombia, 2022&quot;,&quot;type&quot;:&quot;report&quot;,&quot;container-title-short&quot;:&quot;&quot;},&quot;uris&quot;:[&quot;http://www.mendeley.com/documents/?uuid=df7f8f66-9568-4c2b-85fc-0243da29847e&quot;],&quot;isTemporary&quot;:false,&quot;legacyDesktopId&quot;:&quot;df7f8f66-9568-4c2b-85fc-0243da29847e&quot;}]},{&quot;citationID&quot;:&quot;MENDELEY_CITATION_a2599db0-d5da-46e3-833a-eede04481d44&quot;,&quot;properties&quot;:{&quot;noteIndex&quot;:0},&quot;isEdited&quot;:false,&quot;manualOverride&quot;:{&quot;citeprocText&quot;:&quot;(51)&quot;,&quot;isManuallyOverridden&quot;:false,&quot;manualOverrideText&quot;:&quot;&quot;},&quot;citationTag&quot;:&quot;MENDELEY_CITATION_v3_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&quot;,&quot;citationItems&quot;:[{&quot;id&quot;:&quot;aac39924-9518-5461-b5ed-2499baa2db64&quot;,&quot;itemData&quot;:{&quot;DOI&quot;:&quot;10.3390/toxins14120884&quot;,&quot;ISSN&quot;:&quot;20726651&quot;,&quot;PMID&quot;:&quot;36548781&quot;,&quot;abstract&quot;:&quot;Biases in snake venom research have been partially identified but seldomly quantified. Using the Google Scholar web search engine, we collected a total of 267 articles published between 1964 and 2021, and reviewed them to assess the main trends in this field of study. We developed a 4-category classification of the harmful potential of each of the 298 snake species retrieved from the analysed publications, and tested whether taxonomy, realm of origin, and/or assigned hazard category could affect how often each of them appeared in the articles considered. Overall, viperids were significantly more represented than any other snake taxon retrieved. The Neotropics were the most represented biogeographic realm for number of studied species, whereas information about the country of origin of the analysed specimens was often incomplete. The vast majority of the publications focused on snake venom characterisation, whereas more ecology-related topics were rarely considered. Hazard category and biogeographic realm of origin of each species had a significant effect on the number of articles dedicated to it, suggesting that a snake’s harmful potential and place of origin influence its popularity in venom studies. Our analysis showed an overall positive trend in the number of snake venom studies published yearly, but also underlined severe neglect of snake families of supposedly minor medical relevance (e.g., Atractaspididae), underrepresentation of some of the areas most impacted by snakebite (i.e., Indomalayan and Afrotropic realms), and limited interest in the ecological and functional context of snake venom.&quot;,&quot;author&quot;:[{&quot;dropping-particle&quot;:&quot;&quot;,&quot;family&quot;:&quot;Avella&quot;,&quot;given&quot;:&quot;Ignazio&quot;,&quot;non-dropping-particle&quot;:&quot;&quot;,&quot;parse-names&quot;:false,&quot;suffix&quot;:&quot;&quot;},{&quot;dropping-particle&quot;:&quot;&quot;,&quot;family&quot;:&quot;Wüster&quot;,&quot;given&quot;:&quot;Wolfgang&quot;,&quot;non-dropping-particle&quot;:&quot;&quot;,&quot;parse-names&quot;:false,&quot;suffix&quot;:&quot;&quot;},{&quot;dropping-particle&quot;:&quot;&quot;,&quot;family&quot;:&quot;Luiselli&quot;,&quot;given&quot;:&quot;Luca&quot;,&quot;non-dropping-particle&quot;:&quot;&quot;,&quot;parse-names&quot;:false,&quot;suffix&quot;:&quot;&quot;},{&quot;dropping-particle&quot;:&quot;&quot;,&quot;family&quot;:&quot;Martínez-Freiría&quot;,&quot;given&quot;:&quot;Fernando&quot;,&quot;non-dropping-particle&quot;:&quot;&quot;,&quot;parse-names&quot;:false,&quot;suffix&quot;:&quot;&quot;}],&quot;container-title&quot;:&quot;Toxins&quot;,&quot;id&quot;:&quot;aac39924-9518-5461-b5ed-2499baa2db64&quot;,&quot;issue&quot;:&quot;12&quot;,&quot;issued&quot;:{&quot;date-parts&quot;:[[&quot;2022&quot;]]},&quot;page&quot;:&quot;1-17&quot;,&quot;title&quot;:&quot;Toxic Habits: An analysis of general trends and biases in snake venom research&quot;,&quot;type&quot;:&quot;article-journal&quot;,&quot;volume&quot;:&quot;14&quot;,&quot;container-title-short&quot;:&quot;Toxins (Basel)&quot;},&quot;uris&quot;:[&quot;http://www.mendeley.com/documents/?uuid=bdc86188-277f-49a3-b962-32f3f09a7a58&quot;],&quot;isTemporary&quot;:false,&quot;legacyDesktopId&quot;:&quot;bdc86188-277f-49a3-b962-32f3f09a7a58&quot;}]},{&quot;citationID&quot;:&quot;MENDELEY_CITATION_b8f49a1c-e43e-4260-938b-f9e7adc919ba&quot;,&quot;properties&quot;:{&quot;noteIndex&quot;:0},&quot;isEdited&quot;:false,&quot;manualOverride&quot;:{&quot;isManuallyOverridden&quot;:false,&quot;citeprocText&quot;:&quot;(52)&quot;,&quot;manualOverrideText&quot;:&quot;&quot;},&quot;citationTag&quot;:&quot;MENDELEY_CITATION_v3_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&quot;,&quot;citationItems&quot;:[{&quot;id&quot;:&quot;5be9a325-9fad-3327-aea5-15b63c32881a&quot;,&quot;itemData&quot;:{&quot;type&quot;:&quot;article-journal&quot;,&quot;id&quot;:&quot;5be9a325-9fad-3327-aea5-15b63c32881a&quot;,&quot;title&quot;:&quot;Multifunctional toxins in snake venoms and therapeutic implications: From pain to hemorrhage and necrosis&quot;,&quot;author&quot;:[{&quot;family&quot;:&quot;Ferraz&quot;,&quot;given&quot;:&quot;Camila R.&quot;,&quot;parse-names&quot;:false,&quot;dropping-particle&quot;:&quot;&quot;,&quot;non-dropping-particle&quot;:&quot;&quot;},{&quot;family&quot;:&quot;Arrahman&quot;,&quot;given&quot;:&quot;Arif&quot;,&quot;parse-names&quot;:false,&quot;dropping-particle&quot;:&quot;&quot;,&quot;non-dropping-particle&quot;:&quot;&quot;},{&quot;family&quot;:&quot;Xie&quot;,&quot;given&quot;:&quot;Chunfang&quot;,&quot;parse-names&quot;:false,&quot;dropping-particle&quot;:&quot;&quot;,&quot;non-dropping-particle&quot;:&quot;&quot;},{&quot;family&quot;:&quot;Casewell&quot;,&quot;given&quot;:&quot;Nicholas R.&quot;,&quot;parse-names&quot;:false,&quot;dropping-particle&quot;:&quot;&quot;,&quot;non-dropping-particle&quot;:&quot;&quot;},{&quot;family&quot;:&quot;Lewis&quot;,&quot;given&quot;:&quot;Richard J.&quot;,&quot;parse-names&quot;:false,&quot;dropping-particle&quot;:&quot;&quot;,&quot;non-dropping-particle&quot;:&quot;&quot;},{&quot;family&quot;:&quot;Kool&quot;,&quot;given&quot;:&quot;Jeroen&quot;,&quot;parse-names&quot;:false,&quot;dropping-particle&quot;:&quot;&quot;,&quot;non-dropping-particle&quot;:&quot;&quot;},{&quot;family&quot;:&quot;Cardoso&quot;,&quot;given&quot;:&quot;Fernanda C.&quot;,&quot;parse-names&quot;:false,&quot;dropping-particle&quot;:&quot;&quot;,&quot;non-dropping-particle&quot;:&quot;&quot;},{&quot;family&quot;:&quot;Bhardwaj&quot;,&quot;given&quot;:&quot;Akinchan&quot;,&quot;parse-names&quot;:false,&quot;dropping-particle&quot;:&quot;&quot;,&quot;non-dropping-particle&quot;:&quot;&quot;},{&quot;family&quot;:&quot;Muthu&quot;,&quot;given&quot;:&quot;Rajaa&quot;,&quot;parse-names&quot;:false,&quot;dropping-particle&quot;:&quot;&quot;,&quot;non-dropping-particle&quot;:&quot;&quot;},{&quot;family&quot;:&quot;Soundravally&quot;,&quot;given&quot;:&quot;Rajendiran&quot;,&quot;parse-names&quot;:false,&quot;dropping-particle&quot;:&quot;&quot;,&quot;non-dropping-particle&quot;:&quot;&quot;},{&quot;family&quot;:&quot;Pillai&quot;,&quot;given&quot;:&quot;Agieshkumar Balakrishna&quot;,&quot;parse-names&quot;:false,&quot;dropping-particle&quot;:&quot;&quot;,&quot;non-dropping-particle&quot;:&quot;&quot;},{&quot;family&quot;:&quot;Bammigatti&quot;,&quot;given&quot;:&quot;Chanaveerappa&quot;,&quot;parse-names&quot;:false,&quot;dropping-particle&quot;:&quot;&quot;,&quot;non-dropping-particle&quot;:&quot;&quot;},{&quot;family&quot;:&quot;Kadhiravan&quot;,&quot;given&quot;:&quot;Tamilarasu&quot;,&quot;parse-names&quot;:false,&quot;dropping-particle&quot;:&quot;&quot;,&quot;non-dropping-particle&quot;:&quot;&quot;},{&quot;family&quot;:&quot;Bittenbinder&quot;,&quot;given&quot;:&quot;Mátyás A.&quot;,&quot;parse-names&quot;:false,&quot;dropping-particle&quot;:&quot;&quot;,&quot;non-dropping-particle&quot;:&quot;&quot;},{&quot;family&quot;:&quot;Thiel&quot;,&quot;given&quot;:&quot;Jory&quot;,&quot;parse-names&quot;:false,&quot;dropping-particle&quot;:&quot;&quot;,&quot;non-dropping-particle&quot;:&quot;van&quot;},{&quot;family&quot;:&quot;Cardoso&quot;,&quot;given&quot;:&quot;Fernanda C.&quot;,&quot;parse-names&quot;:false,&quot;dropping-particle&quot;:&quot;&quot;,&quot;non-dropping-particle&quot;:&quot;&quot;},{&quot;family&quot;:&quot;Casewell&quot;,&quot;given&quot;:&quot;Nicholas R.&quot;,&quot;parse-names&quot;:false,&quot;dropping-particle&quot;:&quot;&quot;,&quot;non-dropping-particle&quot;:&quot;&quot;},{&quot;family&quot;:&quot;Gutiérrez&quot;,&quot;given&quot;:&quot;José María&quot;,&quot;parse-names&quot;:false,&quot;dropping-particle&quot;:&quot;&quot;,&quot;non-dropping-particle&quot;:&quot;&quot;},{&quot;family&quot;:&quot;Kool&quot;,&quot;given&quot;:&quot;Jeroen&quot;,&quot;parse-names&quot;:false,&quot;dropping-particle&quot;:&quot;&quot;,&quot;non-dropping-particle&quot;:&quot;&quot;},{&quot;family&quot;:&quot;Vonk&quot;,&quot;given&quot;:&quot;Freek J.&quot;,&quot;parse-names&quot;:false,&quot;dropping-particle&quot;:&quot;&quot;,&quot;non-dropping-particle&quot;:&quot;&quot;}],&quot;container-title&quot;:&quot;Communications Biology&quot;,&quot;container-title-short&quot;:&quot;Commun Biol&quot;,&quot;DOI&quot;:&quot;10.4269/ajtmh.20-1065&quot;,&quot;ISSN&quot;:&quot;2296701X&quot;,&quot;PMID&quot;:&quot;38519650&quot;,&quot;issued&quot;:{&quot;date-parts&quot;:[[2024]]},&quot;page&quot;:&quot;1142-1148&quot;,&quot;abstract&quot;:&quot;We studied whether circulating secretory phospholipase A2 (sPLA2) activity reliably distinguished patients with snakebite envenomation from those with nonvenomous/dry snakebites, and whether patients with progressive local swelling had persistence of circulating sPLA2 activity despite antivenom treatment. We prospectively enrolled adults presenting to the emergency with a history of snakebite in the past 24 hours. We estimated circulating sPLA2 activity at baseline before antivenom administration and after 48 hours in those with envenomation. We enrolled 52 patients with snakebites (mean age 39.3 ± 12.6 years; 35 [67%] men), and 16 patients with infective cellulitis as controls. Thirty patients had local ± systemic envenomation; 15 were classified as dry/nonvenomous bites; and envenomation status was unclear in seven patients. Baseline sPLA2 activity was significantly higher in snakebite patients than that in those with infective cellulitis (4.64 [3.38–5.91] versus 3.38 [1.69–4.01] nmol/minute/mL; P = 0.005). Among patients with snakebites, sPLA2 activity in the highest quartile was significantly associated with envenomation (12 of 27 versus two of 22; P = 0.010). However, median sPLA2 activity did not differ significantly between patients with envenomation and the rest. Baseline sPLA2 activity was significantly associated with the maximum extent of limb swelling (P = 0.031 for trend). In envenomed patients, circulating sPLA2 activity significantly decreased after 48 hours compared with the baseline (5.49 [3.38–8.86] versus 3.38 [2.53–4.64]; P = 0.003) including those with progressive swelling. Although circulating sPLA2 activity was elevated following snakebites, its sensitivity to diagnose envenomation appears to be limited. Administration of more antivenom after systemic manifestations had reversed might not benefit patients with progressive local swelling.&quot;,&quot;publisher&quot;:&quot;Springer US&quot;,&quot;issue&quot;:&quot;3&quot;,&quot;volume&quot;:&quot;7&quot;},&quot;isTemporary&quot;:false}]},{&quot;citationID&quot;:&quot;MENDELEY_CITATION_cac80afd-4efc-454a-b7e1-8caf7683b189&quot;,&quot;properties&quot;:{&quot;noteIndex&quot;:0},&quot;isEdited&quot;:false,&quot;manualOverride&quot;:{&quot;citeprocText&quot;:&quot;(43,53,54)&quot;,&quot;isManuallyOverridden&quot;:false,&quot;manualOverrideText&quot;:&quot;&quot;},&quot;citationTag&quot;:&quot;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&quot;,&quot;citationItems&quot;:[{&quot;id&quot;:&quot;abe7387e-a489-5b34-b9cf-82662d0e2619&quot;,&quot;itemData&quot;:{&quot;DOI&quot;:&quot;10.1590/0037-8682-0374-2020&quot;,&quot;ISSN&quot;:&quot;1678-9849&quot;,&quot;PMID&quot;:&quot;33656146&quot;,&quot;abstract&quot;:&quot;Introduction: Snakebites in the Brazilian Amazon are caused mostly by snakes from the Bothrops genus and envenomated patients may suffer from tissue complications. Methods: This study aimed to identify risk factors for severe tissue complications (STC) in patients with Bothrops snakebite in the Amazonas state, Brazil. Results: Snakebites that were classified as severe and affected female patients with comorbidities presented greater risks of developing STCs. In addition, hospitalizations of patients with STC exceeded 5 days. Conclusions: Clinical and epidemiological characteristics can prove essential for assessing the evolution of STC and clinical prognosis of patients with Bothrops snakebites.&quot;,&quot;author&quot;:[{&quot;dropping-particle&quot;:&quot;&quot;,&quot;family&quot;:&quot;Silva&quot;,&quot;given&quot;:&quot;Flavio Souza&quot;,&quot;non-dropping-particle&quot;:&quot;&quot;,&quot;parse-names&quot;:false,&quot;suffix&quot;:&quot;&quot;},{&quot;dropping-particle&quot;:&quot;&quot;,&quot;family&quot;:&quot;Ibiapina&quot;,&quot;given&quot;:&quot;Hiochelson Najibe Santos&quot;,&quot;non-dropping-particle&quot;:&quot;&quot;,&quot;parse-names&quot;:false,&quot;suffix&quot;:&quot;&quot;},{&quot;dropping-particle&quot;:&quot;&quot;,&quot;family&quot;:&quot;Neves&quot;,&quot;given&quot;:&quot;Juliana Costa Ferreira&quot;,&quot;non-dropping-particle&quot;:&quot;&quot;,&quot;parse-names&quot;:false,&quot;suffix&quot;:&quot;&quot;},{&quot;dropping-particle&quot;:&quot;&quot;,&quot;family&quot;:&quot;Coelho&quot;,&quot;given&quot;:&quot;Kerolaine Fonseca&quot;,&quot;non-dropping-particle&quot;:&quot;&quot;,&quot;parse-names&quot;:false,&quot;suffix&quot;:&quot;&quot;},{&quot;dropping-particle&quot;:&quot;&quot;,&quot;family&quot;:&quot;Barbosa&quot;,&quot;given&quot;:&quot;Fabiane Bianca Albuquerque&quot;,&quot;non-dropping-particle&quot;:&quot;&quot;,&quot;parse-names&quot;:false,&quot;suffix&quot;:&quot;&quot;},{&quot;dropping-particle&quot;:&quot;&quot;,&quot;family&quot;:&quot;Lacerda&quot;,&quot;given&quot;:&quot;Marcus Vinicius Guimarães&quot;,&quot;non-dropping-particle&quot;:&quot;&quot;,&quot;parse-names&quot;:false,&quot;suffix&quot;:&quot;&quot;},{&quot;dropping-particle&quot;:&quot;&quot;,&quot;family&quot;:&quot;Sachett&quot;,&quot;given&quot;:&quot;Jacqueline Almeida Gonçalves&quot;,&quot;non-dropping-particle&quot;:&quot;&quot;,&quot;parse-names&quot;:false,&quot;suffix&quot;:&quot;&quot;},{&quot;dropping-particle&quot;:&quot;&quot;,&quot;family&quot;:&quot;Malheiro&quot;,&quot;given&quot;:&quot;Adriana&quot;,&quot;non-dropping-particle&quot;:&quot;&quot;,&quot;parse-names&quot;:false,&quot;suffix&quot;:&quot;&quot;},{&quot;dropping-particle&quot;:&quot;&quot;,&quot;family&quot;:&quot;Monteiro&quot;,&quot;given&quot;:&quot;Wuelton Marcelo&quot;,&quot;non-dropping-particle&quot;:&quot;&quot;,&quot;parse-names&quot;:false,&quot;suffix&quot;:&quot;&quot;},{&quot;dropping-particle&quot;:&quot;&quot;,&quot;family&quot;:&quot;Costa&quot;,&quot;given&quot;:&quot;Allyson Guimarães&quot;,&quot;non-dropping-particle&quot;:&quot;&quot;,&quot;parse-names&quot;:false,&quot;suffix&quot;:&quot;&quot;}],&quot;container-title&quot;:&quot;Revista da Sociedade Brasileira de Medicina Tropical&quot;,&quot;id&quot;:&quot;abe7387e-a489-5b34-b9cf-82662d0e2619&quot;,&quot;issue&quot;:&quot;e0374-2020&quot;,&quot;issued&quot;:{&quot;date-parts&quot;:[[&quot;2021&quot;]]},&quot;page&quot;:&quot;1 - 5&quot;,&quot;title&quot;:&quot;Severe tissue complications in patients of Bothrops snakebite at a tertiary health unit in the Brazilian Amazon: clinical characteristics and associated factors&quot;,&quot;type&quot;:&quot;article-journal&quot;,&quot;volume&quot;:&quot;54&quot;,&quot;container-title-short&quot;:&quot;Rev Soc Bras Med Trop&quot;},&quot;uris&quot;:[&quot;http://www.mendeley.com/documents/?uuid=913b2eb6-ac4c-40bb-8b59-3351c60c4da4&quot;],&quot;isTemporary&quot;:false,&quot;legacyDesktopId&quot;:&quot;913b2eb6-ac4c-40bb-8b59-3351c60c4da4&quot;},{&quot;id&quot;:&quot;b1ad530f-8af5-5a49-b01e-e4bb321110d4&quot;,&quot;itemData&quot;:{&quot;DOI&quot;:&quot;10.1016/j.jprot.2011.06.019&quot;,&quot;ISSN&quot;:&quot;18743919&quot;,&quot;PMID&quot;:&quot;21723969&quot;,&quot;abstract&quot;:&quot;Antivenom is an effective treatment of snakebite but, because of the complex interplay of fiscal, epidemiological, therapeutic efficacy and safety issues, the mortality of snakebite remains unacceptably high. Efficiently combating this high level of preventable death amongst the world's most disadvantaged communities requires the globally-coordinated action of multiple intervention programmes. This is the overall objective of the Global Snakebite Initiative. This paper describes the challenges facing the research community to develop snakebite treatments that are more efficacious, safe and affordable than current therapy. © 2011 Elsevier B.V.&quot;,&quot;author&quot;:[{&quot;dropping-particle&quot;:&quot;&quot;,&quot;family&quot;:&quot;Harrison&quot;,&quot;given&quot;:&quot;R&quot;,&quot;non-dropping-particle&quot;:&quot;&quot;,&quot;parse-names&quot;:false,&quot;suffix&quot;:&quot;&quot;},{&quot;dropping-particle&quot;:&quot;&quot;,&quot;family&quot;:&quot;Cook&quot;,&quot;given&quot;:&quot;D.&quot;,&quot;non-dropping-particle&quot;:&quot;&quot;,&quot;parse-names&quot;:false,&quot;suffix&quot;:&quot;&quot;},{&quot;dropping-particle&quot;:&quot;&quot;,&quot;family&quot;:&quot;Renjifo&quot;,&quot;given&quot;:&quot;C&quot;,&quot;non-dropping-particle&quot;:&quot;&quot;,&quot;parse-names&quot;:false,&quot;suffix&quot;:&quot;&quot;},{&quot;dropping-particle&quot;:&quot;&quot;,&quot;family&quot;:&quot;Casewell&quot;,&quot;given&quot;:&quot;N&quot;,&quot;non-dropping-particle&quot;:&quot;&quot;,&quot;parse-names&quot;:false,&quot;suffix&quot;:&quot;&quot;},{&quot;dropping-particle&quot;:&quot;&quot;,&quot;family&quot;:&quot;Currier&quot;,&quot;given&quot;:&quot;R&quot;,&quot;non-dropping-particle&quot;:&quot;&quot;,&quot;parse-names&quot;:false,&quot;suffix&quot;:&quot;&quot;},{&quot;dropping-particle&quot;:&quot;&quot;,&quot;family&quot;:&quot;Wagstaff&quot;,&quot;given&quot;:&quot;S&quot;,&quot;non-dropping-particle&quot;:&quot;&quot;,&quot;parse-names&quot;:false,&quot;suffix&quot;:&quot;&quot;}],&quot;container-title&quot;:&quot;Journal of Proteomics&quot;,&quot;id&quot;:&quot;b1ad530f-8af5-5a49-b01e-e4bb321110d4&quot;,&quot;issue&quot;:&quot;9&quot;,&quot;issued&quot;:{&quot;date-parts&quot;:[[&quot;2011&quot;]]},&quot;page&quot;:&quot;1768-1780&quot;,&quot;publisher&quot;:&quot;Elsevier B.V.&quot;,&quot;title&quot;:&quot;Research strategies to improve snakebite treatment: Challenges and progress&quot;,&quot;type&quot;:&quot;article-journal&quot;,&quot;volume&quot;:&quot;74&quot;,&quot;container-title-short&quot;:&quot;J Proteomics&quot;},&quot;uris&quot;:[&quot;http://www.mendeley.com/documents/?uuid=96dca5f1-a322-41e6-936e-f8a7fdf43a31&quot;],&quot;isTemporary&quot;:false,&quot;legacyDesktopId&quot;:&quot;96dca5f1-a322-41e6-936e-f8a7fdf43a31&quot;},{&quot;id&quot;:&quot;36f29f81-1b44-341c-bb88-0f1e56d7ce65&quot;,&quot;itemData&quot;:{&quot;type&quot;:&quot;article-journal&quot;,&quot;id&quot;:&quot;36f29f81-1b44-341c-bb88-0f1e56d7ce65&quot;,&quot;title&quot;:&quot;Tissue damaging toxins in snake venoms: mechanisms of action, pathophysiology and treatment strategies&quot;,&quot;author&quot;:[{&quot;family&quot;:&quot;Bittenbinder&quot;,&quot;given&quot;:&quot;Mátyás A.&quot;,&quot;parse-names&quot;:false,&quot;dropping-particle&quot;:&quot;&quot;,&quot;non-dropping-particle&quot;:&quot;&quot;},{&quot;family&quot;:&quot;Thiel&quot;,&quot;given&quot;:&quot;Jory&quot;,&quot;parse-names&quot;:false,&quot;dropping-particle&quot;:&quot;&quot;,&quot;non-dropping-particle&quot;:&quot;van&quot;},{&quot;family&quot;:&quot;Cardoso&quot;,&quot;given&quot;:&quot;Fernanda C.&quot;,&quot;parse-names&quot;:false,&quot;dropping-particle&quot;:&quot;&quot;,&quot;non-dropping-particle&quot;:&quot;&quot;},{&quot;family&quot;:&quot;Casewell&quot;,&quot;given&quot;:&quot;Nicholas R.&quot;,&quot;parse-names&quot;:false,&quot;dropping-particle&quot;:&quot;&quot;,&quot;non-dropping-particle&quot;:&quot;&quot;},{&quot;family&quot;:&quot;Gutiérrez&quot;,&quot;given&quot;:&quot;José-María&quot;,&quot;parse-names&quot;:false,&quot;dropping-particle&quot;:&quot;&quot;,&quot;non-dropping-particle&quot;:&quot;&quot;},{&quot;family&quot;:&quot;Kool&quot;,&quot;given&quot;:&quot;Jeroen&quot;,&quot;parse-names&quot;:false,&quot;dropping-particle&quot;:&quot;&quot;,&quot;non-dropping-particle&quot;:&quot;&quot;},{&quot;family&quot;:&quot;Vonk&quot;,&quot;given&quot;:&quot;Freek J.&quot;,&quot;parse-names&quot;:false,&quot;dropping-particle&quot;:&quot;&quot;,&quot;non-dropping-particle&quot;:&quot;&quot;}],&quot;container-title&quot;:&quot;Communications Biology&quot;,&quot;container-title-short&quot;:&quot;Commun Biol&quot;,&quot;DOI&quot;:&quot;10.1038/s42003-024-06019-6&quot;,&quot;ISSN&quot;:&quot;2399-3642&quot;,&quot;PMID&quot;:&quot;38519650&quot;,&quot;URL&quot;:&quot;https://www.nature.com/articles/s42003-024-06019-6&quot;,&quot;issued&quot;:{&quot;date-parts&quot;:[[2024,3,22]]},&quot;page&quot;:&quot;358&quot;,&quot;abstract&quot;:&quot;Snakebite envenoming is an important public health issue responsible for mortality and severe morbidity. Where mortality is mainly caused by venom toxins that induce cardiovascular disturbances, neurotoxicity, and acute kidney injury, morbidity is caused by toxins that directly or indirectly destroy cells and degrade the extracellular matrix. These are referred to as ‘tissue-damaging toxins’ and have previously been classified in various ways, most of which are based on the tissues being affected (e.g., cardiotoxins, myotoxins). This categorisation, however, is primarily phenomenological and not mechanistic. In this review, we propose an alternative way of classifying cytotoxins based on their mechanistic effects rather than using a description that is organ- or tissue-based. The mechanisms of toxin-induced tissue damage and their clinical implications are discussed. This review contributes to our understanding of fundamental biological processes associated with snakebite envenoming, which may pave the way for a knowledge-based search for novel therapeutic options.&quot;,&quot;publisher&quot;:&quot;Springer US&quot;,&quot;issue&quot;:&quot;1&quot;,&quot;volume&quot;:&quot;7&quot;},&quot;isTemporary&quot;:false}]},{&quot;citationID&quot;:&quot;MENDELEY_CITATION_f78f4c0f-8dd1-4514-9bb9-a4be39aa91c3&quot;,&quot;properties&quot;:{&quot;noteIndex&quot;:0},&quot;isEdited&quot;:false,&quot;manualOverride&quot;:{&quot;citeprocText&quot;:&quot;(55)&quot;,&quot;isManuallyOverridden&quot;:true,&quot;manualOverrideText&quot;:&quot;(11,12)&quot;},&quot;citationTag&quot;:&quot;MENDELEY_CITATION_v3_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&quot;,&quot;citationItems&quot;:[{&quot;id&quot;:&quot;6b0a3b01-11dc-573e-99c8-bddc59f0edae&quot;,&quot;itemData&quot;:{&quot;DOI&quot;:&quot;10.1080/15563650.2019.1634273&quot;,&quot;ISSN&quot;:&quot;15569519&quot;,&quot;PMID&quot;:&quot;31264481&quot;,&quot;author&quot;:[{&quot;dropping-particle&quot;:&quot;&quot;,&quot;family&quot;:&quot;Silva de Oliveira&quot;,&quot;given&quot;:&quot;Sâmella&quot;,&quot;non-dropping-particle&quot;:&quot;&quot;,&quot;parse-names&quot;:false,&quot;suffix&quot;:&quot;&quot;},{&quot;dropping-particle&quot;:&quot;&quot;,&quot;family&quot;:&quot;Campos Alves&quot;,&quot;given&quot;:&quot;Eliane&quot;,&quot;non-dropping-particle&quot;:&quot;&quot;,&quot;parse-names&quot;:false,&quot;suffix&quot;:&quot;&quot;},{&quot;dropping-particle&quot;:&quot;&quot;,&quot;family&quot;:&quot;Santos Santos&quot;,&quot;given&quot;:&quot;Alessandra&quot;,&quot;non-dropping-particle&quot;:&quot;dos&quot;,&quot;parse-names&quot;:false,&quot;suffix&quot;:&quot;&quot;},{&quot;dropping-particle&quot;:&quot;&quot;,&quot;family&quot;:&quot;Freitas Nascimento&quot;,&quot;given&quot;:&quot;Elizandra&quot;,&quot;non-dropping-particle&quot;:&quot;&quot;,&quot;parse-names&quot;:false,&quot;suffix&quot;:&quot;&quot;},{&quot;dropping-particle&quot;:&quot;&quot;,&quot;family&quot;:&quot;Tavares Pereira&quot;,&quot;given&quot;:&quot;João Pedro&quot;,&quot;non-dropping-particle&quot;:&quot;&quot;,&quot;parse-names&quot;:false,&quot;suffix&quot;:&quot;&quot;},{&quot;dropping-particle&quot;:&quot;&quot;,&quot;family&quot;:&quot;Mendonça da Silva&quot;,&quot;given&quot;:&quot;Iran&quot;,&quot;non-dropping-particle&quot;:&quot;&quot;,&quot;parse-names&quot;:false,&quot;suffix&quot;:&quot;&quot;},{&quot;dropping-particle&quot;:&quot;&quot;,&quot;family&quot;:&quot;Sachett&quot;,&quot;given&quot;:&quot;Jacqueline&quot;,&quot;non-dropping-particle&quot;:&quot;&quot;,&quot;parse-names&quot;:false,&quot;suffix&quot;:&quot;&quot;},{&quot;dropping-particle&quot;:&quot;&quot;,&quot;family&quot;:&quot;Santos Ibiapina&quot;,&quot;given&quot;:&quot;Hiochelson Najibe&quot;,&quot;non-dropping-particle&quot;:&quot;dos&quot;,&quot;parse-names&quot;:false,&quot;suffix&quot;:&quot;&quot;},{&quot;dropping-particle&quot;:&quot;&quot;,&quot;family&quot;:&quot;Santos Sarraf&quot;,&quot;given&quot;:&quot;Lybia Kássia&quot;,&quot;non-dropping-particle&quot;:&quot;&quot;,&quot;parse-names&quot;:false,&quot;suffix&quot;:&quot;&quot;},{&quot;dropping-particle&quot;:&quot;&quot;,&quot;family&quot;:&quot;Contreras Bernal&quot;,&quot;given&quot;:&quot;Jorge Carlos&quot;,&quot;non-dropping-particle&quot;:&quot;&quot;,&quot;parse-names&quot;:false,&quot;suffix&quot;:&quot;&quot;},{&quot;dropping-particle&quot;:&quot;&quot;,&quot;family&quot;:&quot;Freitas de Sousa&quot;,&quot;given&quot;:&quot;Luciana Aparecida&quot;,&quot;non-dropping-particle&quot;:&quot;&quot;,&quot;parse-names&quot;:false,&quot;suffix&quot;:&quot;&quot;},{&quot;dropping-particle&quot;:&quot;&quot;,&quot;family&quot;:&quot;Colombini&quot;,&quot;given&quot;:&quot;Mônica&quot;,&quot;non-dropping-particle&quot;:&quot;&quot;,&quot;parse-names&quot;:false,&quot;suffix&quot;:&quot;&quot;},{&quot;dropping-particle&quot;:&quot;&quot;,&quot;family&quot;:&quot;Oliveira Marques&quot;,&quot;given&quot;:&quot;Hedylamar&quot;,&quot;non-dropping-particle&quot;:&quot;&quot;,&quot;parse-names&quot;:false,&quot;suffix&quot;:&quot;&quot;},{&quot;dropping-particle&quot;:&quot;&quot;,&quot;family&quot;:&quot;Guimarães de Lacerda&quot;,&quot;given&quot;:&quot;Marcus Vinicius&quot;,&quot;non-dropping-particle&quot;:&quot;&quot;,&quot;parse-names&quot;:false,&quot;suffix&quot;:&quot;&quot;},{&quot;dropping-particle&quot;:&quot;&quot;,&quot;family&quot;:&quot;Moura-da-Silva&quot;,&quot;given&quot;:&quot;Ana Maria&quot;,&quot;non-dropping-particle&quot;:&quot;&quot;,&quot;parse-names&quot;:false,&quot;suffix&quot;:&quot;&quot;},{&quot;dropping-particle&quot;:&quot;&quot;,&quot;family&quot;:&quot;Wen Fan&quot;,&quot;given&quot;:&quot;Hui&quot;,&quot;non-dropping-particle&quot;:&quot;&quot;,&quot;parse-names&quot;:false,&quot;suffix&quot;:&quot;&quot;},{&quot;dropping-particle&quot;:&quot;&quot;,&quot;family&quot;:&quot;Lima Ferreira&quot;,&quot;given&quot;:&quot;Luiz Carlos&quot;,&quot;non-dropping-particle&quot;:&quot;de&quot;,&quot;parse-names&quot;:false,&quot;suffix&quot;:&quot;&quot;},{&quot;dropping-particle&quot;:&quot;&quot;,&quot;family&quot;:&quot;Sigueko Sano Martins&quot;,&quot;given&quot;:&quot;Ida&quot;,&quot;non-dropping-particle&quot;:&quot;&quot;,&quot;parse-names&quot;:false,&quot;suffix&quot;:&quot;&quot;},{&quot;dropping-particle&quot;:&quot;&quot;,&quot;family&quot;:&quot;Monteiro&quot;,&quot;given&quot;:&quot;Wuelton Marcelo&quot;,&quot;non-dropping-particle&quot;:&quot;&quot;,&quot;parse-names&quot;:false,&quot;suffix&quot;:&quot;&quot;}],&quot;container-title&quot;:&quot;Clinical Toxicology&quot;,&quot;id&quot;:&quot;6b0a3b01-11dc-573e-99c8-bddc59f0edae&quot;,&quot;issue&quot;:&quot;4&quot;,&quot;issued&quot;:{&quot;date-parts&quot;:[[&quot;2020&quot;]]},&quot;page&quot;:&quot;266-274&quot;,&quot;publisher&quot;:&quot;Taylor &amp; Francis&quot;,&quot;title&quot;:&quot;Bothrops snakebites in the Amazon: recovery from hemostatic disorders after Brazilian antivenom therapy&quot;,&quot;type&quot;:&quot;article-journal&quot;,&quot;volume&quot;:&quot;58&quot;,&quot;container-title-short&quot;:&quot;Clin Toxicol&quot;},&quot;uris&quot;:[&quot;http://www.mendeley.com/documents/?uuid=001cfb0c-2192-41bf-a189-5c81eca523ff&quot;],&quot;isTemporary&quot;:false,&quot;legacyDesktopId&quot;:&quot;001cfb0c-2192-41bf-a189-5c81eca523ff&quot;}]},{&quot;citationID&quot;:&quot;MENDELEY_CITATION_fa62b30b-40da-4747-8629-582500a612b1&quot;,&quot;properties&quot;:{&quot;noteIndex&quot;:0},&quot;isEdited&quot;:false,&quot;manualOverride&quot;:{&quot;citeprocText&quot;:&quot;(56)&quot;,&quot;isManuallyOverridden&quot;:false,&quot;manualOverrideText&quot;:&quot;&quot;},&quot;citationTag&quot;:&quot;MENDELEY_CITATION_v3_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&quot;,&quot;citationItems&quot;:[{&quot;id&quot;:&quot;d4b3e9c0-8176-52a6-88fb-1a81f728bc81&quot;,&quot;itemData&quot;:{&quot;DOI&quot;:&quot;10.1007/s00467-020-04911-x&quot;,&quot;ISSN&quot;:&quot;1432198X&quot;,&quot;PMID&quot;:&quot;33559706&quot;,&quot;abstract&quot;:&quot;Acute kidney injury (AKI) is a well-known life-threatening systemic effect of snake envenomation which commonly happens secondary to snake bites from families of Viperidae and Elapidae. Enzymatic toxins in snake venom result in injuries to all kidney cell types including glomerular, tubulo-interstitial and kidney vasculature. Pathogenesis of kidney injury due to snake envenomation includes ischaemia secondary to decreased kidney blood flow caused by systemic bleeding and vascular leakage, proteolytic degradation of the glomerular basement membrane by snake venom metalloproteinases (SVMPs), deposition of microthrombi in the kidney microvasculature (thrombotic microangiopathy), direct cytotoxic action of venom, systemic myotoxicity (rhabdomyolysis) and accumulation of large amounts of myoglobin in kidney tubules. Clinical features of AKI include fatigue, loss of appetite, headache, nausea, vomiting, oliguria and anuria. Monitoring of blood pressure, fluid balance, serum creatinine, blood urea nitrogen and serum electrolytes is useful in managing AKI induced by snake envenomation. Early initiation of anti-snake venom and early diagnosis of AKI are always desirable. Biomarkers which will help in early prediction of AKI are being explored, and current studies suggest that urinary clusterin, urinary neutrophil gelatinase-associated lipocalin, and serum cystatin C may play an important clinical role in the future. Apart from fluid and electrolyte management, kidney support including early and prompt initiation of kidney replacement therapy when indicated forms the bedrock in managing snake bite-associated AKI. Long-term follow-up is important because of chances of progression towards CKD.&quot;,&quot;author&quot;:[{&quot;dropping-particle&quot;:&quot;&quot;,&quot;family&quot;:&quot;Sarkar&quot;,&quot;given&quot;:&quot;Subhankar&quot;,&quot;non-dropping-particle&quot;:&quot;&quot;,&quot;parse-names&quot;:false,&quot;suffix&quot;:&quot;&quot;},{&quot;dropping-particle&quot;:&quot;&quot;,&quot;family&quot;:&quot;Sinha&quot;,&quot;given&quot;:&quot;Rajiv&quot;,&quot;non-dropping-particle&quot;:&quot;&quot;,&quot;parse-names&quot;:false,&quot;suffix&quot;:&quot;&quot;},{&quot;dropping-particle&quot;:&quot;&quot;,&quot;family&quot;:&quot;Chaudhury&quot;,&quot;given&quot;:&quot;Arpita Ray&quot;,&quot;non-dropping-particle&quot;:&quot;&quot;,&quot;parse-names&quot;:false,&quot;suffix&quot;:&quot;&quot;},{&quot;dropping-particle&quot;:&quot;&quot;,&quot;family&quot;:&quot;Maduwage&quot;,&quot;given&quot;:&quot;Kalana&quot;,&quot;non-dropping-particle&quot;:&quot;&quot;,&quot;parse-names&quot;:false,&quot;suffix&quot;:&quot;&quot;},{&quot;dropping-particle&quot;:&quot;&quot;,&quot;family&quot;:&quot;Abeyagunawardena&quot;,&quot;given&quot;:&quot;Asiri&quot;,&quot;non-dropping-particle&quot;:&quot;&quot;,&quot;parse-names&quot;:false,&quot;suffix&quot;:&quot;&quot;},{&quot;dropping-particle&quot;:&quot;&quot;,&quot;family&quot;:&quot;Bose&quot;,&quot;given&quot;:&quot;Niladri&quot;,&quot;non-dropping-particle&quot;:&quot;&quot;,&quot;parse-names&quot;:false,&quot;suffix&quot;:&quot;&quot;},{&quot;dropping-particle&quot;:&quot;&quot;,&quot;family&quot;:&quot;Pradhan&quot;,&quot;given&quot;:&quot;Subal&quot;,&quot;non-dropping-particle&quot;:&quot;&quot;,&quot;parse-names&quot;:false,&quot;suffix&quot;:&quot;&quot;},{&quot;dropping-particle&quot;:&quot;&quot;,&quot;family&quot;:&quot;Bresolin&quot;,&quot;given&quot;:&quot;Nilzete Liberato&quot;,&quot;non-dropping-particle&quot;:&quot;&quot;,&quot;parse-names&quot;:false,&quot;suffix&quot;:&quot;&quot;},{&quot;dropping-particle&quot;:&quot;&quot;,&quot;family&quot;:&quot;Garcia&quot;,&quot;given&quot;:&quot;Blenda Avelino&quot;,&quot;non-dropping-particle&quot;:&quot;&quot;,&quot;parse-names&quot;:false,&quot;suffix&quot;:&quot;&quot;},{&quot;dropping-particle&quot;:&quot;&quot;,&quot;family&quot;:&quot;McCulloch&quot;,&quot;given&quot;:&quot;Mignon&quot;,&quot;non-dropping-particle&quot;:&quot;&quot;,&quot;parse-names&quot;:false,&quot;suffix&quot;:&quot;&quot;}],&quot;container-title&quot;:&quot;Pediatric Nephrology&quot;,&quot;id&quot;:&quot;d4b3e9c0-8176-52a6-88fb-1a81f728bc81&quot;,&quot;issue&quot;:&quot;12&quot;,&quot;issued&quot;:{&quot;date-parts&quot;:[[&quot;2020&quot;]]},&quot;page&quot;:&quot;3829-3840&quot;,&quot;publisher&quot;:&quot;Pediatric Nephrology&quot;,&quot;title&quot;:&quot;Snake bite associated with acute kidney injury&quot;,&quot;type&quot;:&quot;article-journal&quot;,&quot;volume&quot;:&quot;36&quot;,&quot;container-title-short&quot;:&quot;&quot;},&quot;uris&quot;:[&quot;http://www.mendeley.com/documents/?uuid=d99383c4-6f1d-43b2-92f8-ba71a539b888&quot;],&quot;isTemporary&quot;:false,&quot;legacyDesktopId&quot;:&quot;d99383c4-6f1d-43b2-92f8-ba71a539b888&quot;}]},{&quot;citationID&quot;:&quot;MENDELEY_CITATION_6415a55c-6e0b-4b7f-a798-f1bbda7767c0&quot;,&quot;properties&quot;:{&quot;noteIndex&quot;:0},&quot;isEdited&quot;:false,&quot;manualOverride&quot;:{&quot;isManuallyOverridden&quot;:false,&quot;citeprocText&quot;:&quot;(54)&quot;,&quot;manualOverrideText&quot;:&quot;&quot;},&quot;citationTag&quot;:&quot;MENDELEY_CITATION_v3_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&quot;,&quot;citationItems&quot;:[{&quot;id&quot;:&quot;36f29f81-1b44-341c-bb88-0f1e56d7ce65&quot;,&quot;itemData&quot;:{&quot;type&quot;:&quot;article-journal&quot;,&quot;id&quot;:&quot;36f29f81-1b44-341c-bb88-0f1e56d7ce65&quot;,&quot;title&quot;:&quot;Tissue damaging toxins in snake venoms: mechanisms of action, pathophysiology and treatment strategies&quot;,&quot;author&quot;:[{&quot;family&quot;:&quot;Bittenbinder&quot;,&quot;given&quot;:&quot;Mátyás A.&quot;,&quot;parse-names&quot;:false,&quot;dropping-particle&quot;:&quot;&quot;,&quot;non-dropping-particle&quot;:&quot;&quot;},{&quot;family&quot;:&quot;Thiel&quot;,&quot;given&quot;:&quot;Jory&quot;,&quot;parse-names&quot;:false,&quot;dropping-particle&quot;:&quot;&quot;,&quot;non-dropping-particle&quot;:&quot;van&quot;},{&quot;family&quot;:&quot;Cardoso&quot;,&quot;given&quot;:&quot;Fernanda C.&quot;,&quot;parse-names&quot;:false,&quot;dropping-particle&quot;:&quot;&quot;,&quot;non-dropping-particle&quot;:&quot;&quot;},{&quot;family&quot;:&quot;Casewell&quot;,&quot;given&quot;:&quot;Nicholas R.&quot;,&quot;parse-names&quot;:false,&quot;dropping-particle&quot;:&quot;&quot;,&quot;non-dropping-particle&quot;:&quot;&quot;},{&quot;family&quot;:&quot;Gutiérrez&quot;,&quot;given&quot;:&quot;José-María&quot;,&quot;parse-names&quot;:false,&quot;dropping-particle&quot;:&quot;&quot;,&quot;non-dropping-particle&quot;:&quot;&quot;},{&quot;family&quot;:&quot;Kool&quot;,&quot;given&quot;:&quot;Jeroen&quot;,&quot;parse-names&quot;:false,&quot;dropping-particle&quot;:&quot;&quot;,&quot;non-dropping-particle&quot;:&quot;&quot;},{&quot;family&quot;:&quot;Vonk&quot;,&quot;given&quot;:&quot;Freek J.&quot;,&quot;parse-names&quot;:false,&quot;dropping-particle&quot;:&quot;&quot;,&quot;non-dropping-particle&quot;:&quot;&quot;}],&quot;container-title&quot;:&quot;Communications Biology&quot;,&quot;container-title-short&quot;:&quot;Commun Biol&quot;,&quot;DOI&quot;:&quot;10.1038/s42003-024-06019-6&quot;,&quot;ISSN&quot;:&quot;2399-3642&quot;,&quot;PMID&quot;:&quot;38519650&quot;,&quot;URL&quot;:&quot;https://www.nature.com/articles/s42003-024-06019-6&quot;,&quot;issued&quot;:{&quot;date-parts&quot;:[[2024,3,22]]},&quot;page&quot;:&quot;358&quot;,&quot;abstract&quot;:&quot;Snakebite envenoming is an important public health issue responsible for mortality and severe morbidity. Where mortality is mainly caused by venom toxins that induce cardiovascular disturbances, neurotoxicity, and acute kidney injury, morbidity is caused by toxins that directly or indirectly destroy cells and degrade the extracellular matrix. These are referred to as ‘tissue-damaging toxins’ and have previously been classified in various ways, most of which are based on the tissues being affected (e.g., cardiotoxins, myotoxins). This categorisation, however, is primarily phenomenological and not mechanistic. In this review, we propose an alternative way of classifying cytotoxins based on their mechanistic effects rather than using a description that is organ- or tissue-based. The mechanisms of toxin-induced tissue damage and their clinical implications are discussed. This review contributes to our understanding of fundamental biological processes associated with snakebite envenoming, which may pave the way for a knowledge-based search for novel therapeutic options.&quot;,&quot;publisher&quot;:&quot;Springer US&quot;,&quot;issue&quot;:&quot;1&quot;,&quot;volume&quot;:&quot;7&quot;},&quot;isTemporary&quot;:false}]},{&quot;citationID&quot;:&quot;MENDELEY_CITATION_f6df7565-fc5b-4eb3-84c9-b446f46fb9c9&quot;,&quot;properties&quot;:{&quot;noteIndex&quot;:0},&quot;isEdited&quot;:false,&quot;manualOverride&quot;:{&quot;isManuallyOverridden&quot;:false,&quot;citeprocText&quot;:&quot;(54)&quot;,&quot;manualOverrideText&quot;:&quot;&quot;},&quot;citationTag&quot;:&quot;MENDELEY_CITATION_v3_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&quot;,&quot;citationItems&quot;:[{&quot;id&quot;:&quot;36f29f81-1b44-341c-bb88-0f1e56d7ce65&quot;,&quot;itemData&quot;:{&quot;type&quot;:&quot;article-journal&quot;,&quot;id&quot;:&quot;36f29f81-1b44-341c-bb88-0f1e56d7ce65&quot;,&quot;title&quot;:&quot;Tissue damaging toxins in snake venoms: mechanisms of action, pathophysiology and treatment strategies&quot;,&quot;author&quot;:[{&quot;family&quot;:&quot;Bittenbinder&quot;,&quot;given&quot;:&quot;Mátyás A.&quot;,&quot;parse-names&quot;:false,&quot;dropping-particle&quot;:&quot;&quot;,&quot;non-dropping-particle&quot;:&quot;&quot;},{&quot;family&quot;:&quot;Thiel&quot;,&quot;given&quot;:&quot;Jory&quot;,&quot;parse-names&quot;:false,&quot;dropping-particle&quot;:&quot;&quot;,&quot;non-dropping-particle&quot;:&quot;van&quot;},{&quot;family&quot;:&quot;Cardoso&quot;,&quot;given&quot;:&quot;Fernanda C.&quot;,&quot;parse-names&quot;:false,&quot;dropping-particle&quot;:&quot;&quot;,&quot;non-dropping-particle&quot;:&quot;&quot;},{&quot;family&quot;:&quot;Casewell&quot;,&quot;given&quot;:&quot;Nicholas R.&quot;,&quot;parse-names&quot;:false,&quot;dropping-particle&quot;:&quot;&quot;,&quot;non-dropping-particle&quot;:&quot;&quot;},{&quot;family&quot;:&quot;Gutiérrez&quot;,&quot;given&quot;:&quot;José-María&quot;,&quot;parse-names&quot;:false,&quot;dropping-particle&quot;:&quot;&quot;,&quot;non-dropping-particle&quot;:&quot;&quot;},{&quot;family&quot;:&quot;Kool&quot;,&quot;given&quot;:&quot;Jeroen&quot;,&quot;parse-names&quot;:false,&quot;dropping-particle&quot;:&quot;&quot;,&quot;non-dropping-particle&quot;:&quot;&quot;},{&quot;family&quot;:&quot;Vonk&quot;,&quot;given&quot;:&quot;Freek J.&quot;,&quot;parse-names&quot;:false,&quot;dropping-particle&quot;:&quot;&quot;,&quot;non-dropping-particle&quot;:&quot;&quot;}],&quot;container-title&quot;:&quot;Communications Biology&quot;,&quot;container-title-short&quot;:&quot;Commun Biol&quot;,&quot;DOI&quot;:&quot;10.1038/s42003-024-06019-6&quot;,&quot;ISSN&quot;:&quot;2399-3642&quot;,&quot;PMID&quot;:&quot;38519650&quot;,&quot;URL&quot;:&quot;https://www.nature.com/articles/s42003-024-06019-6&quot;,&quot;issued&quot;:{&quot;date-parts&quot;:[[2024,3,22]]},&quot;page&quot;:&quot;358&quot;,&quot;abstract&quot;:&quot;Snakebite envenoming is an important public health issue responsible for mortality and severe morbidity. Where mortality is mainly caused by venom toxins that induce cardiovascular disturbances, neurotoxicity, and acute kidney injury, morbidity is caused by toxins that directly or indirectly destroy cells and degrade the extracellular matrix. These are referred to as ‘tissue-damaging toxins’ and have previously been classified in various ways, most of which are based on the tissues being affected (e.g., cardiotoxins, myotoxins). This categorisation, however, is primarily phenomenological and not mechanistic. In this review, we propose an alternative way of classifying cytotoxins based on their mechanistic effects rather than using a description that is organ- or tissue-based. The mechanisms of toxin-induced tissue damage and their clinical implications are discussed. This review contributes to our understanding of fundamental biological processes associated with snakebite envenoming, which may pave the way for a knowledge-based search for novel therapeutic options.&quot;,&quot;publisher&quot;:&quot;Springer US&quot;,&quot;issue&quot;:&quot;1&quot;,&quot;volume&quot;:&quot;7&quot;},&quot;isTemporary&quot;:false}]},{&quot;citationID&quot;:&quot;MENDELEY_CITATION_27682223-a3fb-41ed-a5b3-adec29c1693a&quot;,&quot;properties&quot;:{&quot;noteIndex&quot;:0},&quot;isEdited&quot;:false,&quot;manualOverride&quot;:{&quot;citeprocText&quot;:&quot;(47,54)&quot;,&quot;isManuallyOverridden&quot;:false,&quot;manualOverrideText&quot;:&quot;&quot;},&quot;citationTag&quot;:&quot;MENDELEY_CITATION_v3_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&quot;,&quot;citationItems&quot;:[{&quot;id&quot;:&quot;ef8cdf49-4108-5ea2-9e27-0bafe04277fa&quot;,&quot;itemData&quot;:{&quot;DOI&quot;:&quot;10.3389/fimmu.2021.661457&quot;,&quot;ISSN&quot;:&quot;16643224&quot;,&quot;PMID&quot;:&quot;33995385&quot;,&quot;abstract&quot;:&quot;Snakebite envenoming is predominantly an occupational disease of the rural tropics, causing death or permanent disability to hundreds of thousands of victims annually. The diagnosis of snakebite envenoming is commonly based on a combination of patient history and a syndromic approach. However, the availability of auxiliary diagnostic tests at the disposal of the clinicians vary from country to country, and the level of experience within snakebite diagnosis and intervention may be quite different for clinicians from different hospitals. As such, achieving timely diagnosis, and thus treatment, is a challenge faced by treating personnel around the globe. For years, much effort has gone into developing novel diagnostics to support diagnosis of snakebite victims, especially in rural areas of the tropics. Gaining access to affordable and rapid diagnostics could potentially facilitate more favorable patient outcomes due to early and appropriate treatment. This review aims to highlight regional differences in epidemiology and clinical snakebite management on a global scale, including an overview of the past and ongoing research efforts within snakebite diagnostics. Finally, the review is rounded off with a discussion on design considerations and potential benefits of novel snakebite diagnostics.&quot;,&quot;author&quot;:[{&quot;dropping-particle&quot;:&quot;&quot;,&quot;family&quot;:&quot;Knudsen&quot;,&quot;given&quot;:&quot;Cecilie&quot;,&quot;non-dropping-particle&quot;:&quot;&quot;,&quot;parse-names&quot;:false,&quot;suffix&quot;:&quot;&quot;},{&quot;dropping-particle&quot;:&quot;&quot;,&quot;family&quot;:&quot;Jürgensen&quot;,&quot;given&quot;:&quot;Jonas A.&quot;,&quot;non-dropping-particle&quot;:&quot;&quot;,&quot;parse-names&quot;:false,&quot;suffix&quot;:&quot;&quot;},{&quot;dropping-particle&quot;:&quot;&quot;,&quot;family&quot;:&quot;Føns&quot;,&quot;given&quot;:&quot;Sofie&quot;,&quot;non-dropping-particle&quot;:&quot;&quot;,&quot;parse-names&quot;:false,&quot;suffix&quot;:&quot;&quot;},{&quot;dropping-particle&quot;:&quot;&quot;,&quot;family&quot;:&quot;Haack&quot;,&quot;given&quot;:&quot;Aleksander M.&quot;,&quot;non-dropping-particle&quot;:&quot;&quot;,&quot;parse-names&quot;:false,&quot;suffix&quot;:&quot;&quot;},{&quot;dropping-particle&quot;:&quot;&quot;,&quot;family&quot;:&quot;Friis&quot;,&quot;given&quot;:&quot;Rasmus U.W.&quot;,&quot;non-dropping-particle&quot;:&quot;&quot;,&quot;parse-names&quot;:false,&quot;suffix&quot;:&quot;&quot;},{&quot;dropping-particle&quot;:&quot;&quot;,&quot;family&quot;:&quot;Dam&quot;,&quot;given&quot;:&quot;Søren H.&quot;,&quot;non-dropping-particle&quot;:&quot;&quot;,&quot;parse-names&quot;:false,&quot;suffix&quot;:&quot;&quot;},{&quot;dropping-particle&quot;:&quot;&quot;,&quot;family&quot;:&quot;Bush&quot;,&quot;given&quot;:&quot;Sean P.&quot;,&quot;non-dropping-particle&quot;:&quot;&quot;,&quot;parse-names&quot;:false,&quot;suffix&quot;:&quot;&quot;},{&quot;dropping-particle&quot;:&quot;&quot;,&quot;family&quot;:&quot;White&quot;,&quot;given&quot;:&quot;Julian&quot;,&quot;non-dropping-particle&quot;:&quot;&quot;,&quot;parse-names&quot;:false,&quot;suffix&quot;:&quot;&quot;},{&quot;dropping-particle&quot;:&quot;&quot;,&quot;family&quot;:&quot;Laustsen&quot;,&quot;given&quot;:&quot;Andreas H.&quot;,&quot;non-dropping-particle&quot;:&quot;&quot;,&quot;parse-names&quot;:false,&quot;suffix&quot;:&quot;&quot;}],&quot;container-title&quot;:&quot;Frontiers in Immunology&quot;,&quot;id&quot;:&quot;ef8cdf49-4108-5ea2-9e27-0bafe04277fa&quot;,&quot;issued&quot;:{&quot;date-parts&quot;:[[&quot;2021&quot;]]},&quot;page&quot;:&quot;9-12&quot;,&quot;title&quot;:&quot;Snakebite envenoming diagnosis and diagnostics&quot;,&quot;type&quot;:&quot;article-journal&quot;,&quot;volume&quot;:&quot;12&quot;,&quot;container-title-short&quot;:&quot;Front Immunol&quot;},&quot;uris&quot;:[&quot;http://www.mendeley.com/documents/?uuid=cd2c63a1-1f01-4363-b7c0-3c8929c314d9&quot;],&quot;isTemporary&quot;:false,&quot;legacyDesktopId&quot;:&quot;cd2c63a1-1f01-4363-b7c0-3c8929c314d9&quot;},{&quot;id&quot;:&quot;36f29f81-1b44-341c-bb88-0f1e56d7ce65&quot;,&quot;itemData&quot;:{&quot;type&quot;:&quot;article-journal&quot;,&quot;id&quot;:&quot;36f29f81-1b44-341c-bb88-0f1e56d7ce65&quot;,&quot;title&quot;:&quot;Tissue damaging toxins in snake venoms: mechanisms of action, pathophysiology and treatment strategies&quot;,&quot;author&quot;:[{&quot;family&quot;:&quot;Bittenbinder&quot;,&quot;given&quot;:&quot;Mátyás A.&quot;,&quot;parse-names&quot;:false,&quot;dropping-particle&quot;:&quot;&quot;,&quot;non-dropping-particle&quot;:&quot;&quot;},{&quot;family&quot;:&quot;Thiel&quot;,&quot;given&quot;:&quot;Jory&quot;,&quot;parse-names&quot;:false,&quot;dropping-particle&quot;:&quot;&quot;,&quot;non-dropping-particle&quot;:&quot;van&quot;},{&quot;family&quot;:&quot;Cardoso&quot;,&quot;given&quot;:&quot;Fernanda C.&quot;,&quot;parse-names&quot;:false,&quot;dropping-particle&quot;:&quot;&quot;,&quot;non-dropping-particle&quot;:&quot;&quot;},{&quot;family&quot;:&quot;Casewell&quot;,&quot;given&quot;:&quot;Nicholas R.&quot;,&quot;parse-names&quot;:false,&quot;dropping-particle&quot;:&quot;&quot;,&quot;non-dropping-particle&quot;:&quot;&quot;},{&quot;family&quot;:&quot;Gutiérrez&quot;,&quot;given&quot;:&quot;José-María&quot;,&quot;parse-names&quot;:false,&quot;dropping-particle&quot;:&quot;&quot;,&quot;non-dropping-particle&quot;:&quot;&quot;},{&quot;family&quot;:&quot;Kool&quot;,&quot;given&quot;:&quot;Jeroen&quot;,&quot;parse-names&quot;:false,&quot;dropping-particle&quot;:&quot;&quot;,&quot;non-dropping-particle&quot;:&quot;&quot;},{&quot;family&quot;:&quot;Vonk&quot;,&quot;given&quot;:&quot;Freek J.&quot;,&quot;parse-names&quot;:false,&quot;dropping-particle&quot;:&quot;&quot;,&quot;non-dropping-particle&quot;:&quot;&quot;}],&quot;container-title&quot;:&quot;Communications Biology&quot;,&quot;container-title-short&quot;:&quot;Commun Biol&quot;,&quot;DOI&quot;:&quot;10.1038/s42003-024-06019-6&quot;,&quot;ISSN&quot;:&quot;2399-3642&quot;,&quot;PMID&quot;:&quot;38519650&quot;,&quot;URL&quot;:&quot;https://www.nature.com/articles/s42003-024-06019-6&quot;,&quot;issued&quot;:{&quot;date-parts&quot;:[[2024,3,22]]},&quot;page&quot;:&quot;358&quot;,&quot;abstract&quot;:&quot;Snakebite envenoming is an important public health issue responsible for mortality and severe morbidity. Where mortality is mainly caused by venom toxins that induce cardiovascular disturbances, neurotoxicity, and acute kidney injury, morbidity is caused by toxins that directly or indirectly destroy cells and degrade the extracellular matrix. These are referred to as ‘tissue-damaging toxins’ and have previously been classified in various ways, most of which are based on the tissues being affected (e.g., cardiotoxins, myotoxins). This categorisation, however, is primarily phenomenological and not mechanistic. In this review, we propose an alternative way of classifying cytotoxins based on their mechanistic effects rather than using a description that is organ- or tissue-based. The mechanisms of toxin-induced tissue damage and their clinical implications are discussed. This review contributes to our understanding of fundamental biological processes associated with snakebite envenoming, which may pave the way for a knowledge-based search for novel therapeutic options.&quot;,&quot;publisher&quot;:&quot;Springer US&quot;,&quot;issue&quot;:&quot;1&quot;,&quot;volume&quot;:&quot;7&quot;},&quot;isTemporary&quot;:false}]},{&quot;citationID&quot;:&quot;MENDELEY_CITATION_f9147dad-e61a-465c-98f7-65e39290c0ce&quot;,&quot;properties&quot;:{&quot;noteIndex&quot;:0},&quot;isEdited&quot;:false,&quot;manualOverride&quot;:{&quot;citeprocText&quot;:&quot;(57)&quot;,&quot;isManuallyOverridden&quot;:false,&quot;manualOverrideText&quot;:&quot;&quot;},&quot;citationTag&quot;:&quot;MENDELEY_CITATION_v3_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&quot;,&quot;citationItems&quot;:[{&quot;id&quot;:&quot;94f2ee6b-93ae-5969-b76d-703540e73f2a&quot;,&quot;itemData&quot;:{&quot;ISBN&quot;:&quot;9789585401334&quot;,&quot;author&quot;:[{&quot;dropping-particle&quot;:&quot;&quot;,&quot;family&quot;:&quot;Rodríguez Vargas&quot;,&quot;given&quot;:&quot;A&quot;,&quot;non-dropping-particle&quot;:&quot;&quot;,&quot;parse-names&quot;:false,&quot;suffix&quot;:&quot;&quot;}],&quot;container-title&quot;:&quot;Guía para el Manejo de Emergencias Toxicológicas - Ministerio de Salud y la Protección Social Colombia&quot;,&quot;id&quot;:&quot;94f2ee6b-93ae-5969-b76d-703540e73f2a&quot;,&quot;issued&quot;:{&quot;date-parts&quot;:[[&quot;2017&quot;]]},&quot;number-of-pages&quot;:&quot;499 - 507&quot;,&quot;title&quot;:&quot;Accidente ofídico&quot;,&quot;type&quot;:&quot;book&quot;,&quot;container-title-short&quot;:&quot;&quot;},&quot;uris&quot;:[&quot;http://www.mendeley.com/documents/?uuid=9035eb5e-e618-4186-bb06-885028bc7bc2&quot;],&quot;isTemporary&quot;:false,&quot;legacyDesktopId&quot;:&quot;9035eb5e-e618-4186-bb06-885028bc7bc2&quot;}]},{&quot;citationID&quot;:&quot;MENDELEY_CITATION_9e496209-65e3-411a-8ca0-8a9684148a94&quot;,&quot;properties&quot;:{&quot;noteIndex&quot;:0},&quot;isEdited&quot;:false,&quot;manualOverride&quot;:{&quot;citeprocText&quot;:&quot;(4,5)&quot;,&quot;isManuallyOverridden&quot;:false,&quot;manualOverrideText&quot;:&quot;&quot;},&quot;citationTag&quot;:&quot;MENDELEY_CITATION_v3_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&quot;,&quot;citationItems&quot;:[{&quot;id&quot;:&quot;db9b4e07-d704-5299-ae99-079ea7dba7f4&quot;,&quot;itemData&quot;:{&quot;DOI&quot;:&quot;10.3855/jidc.39&quot;,&quot;ISSN&quot;:&quot;19722680&quot;,&quot;PMID&quot;:&quot;19759478&quot;,&quot;abstract&quot;:&quot;Background: The study was performed to identify the important bacterial pathogens responsible for wound infections secondary to snakebite and to determine their antimicrobial susceptibility. Methodology: All cases of wound infection secondary to snakebite were included in this retrospective study. Infected tissues were surgically debrided and inoculated on blood agar and MacConkey agar for aerobic bacterial culture, followed by antimicrobial susceptibility testing of the isolates by Kirby-Bauer disk diffusion method. Results: Staphylococcus aureus (32%) was the most common isolate followed by Escherichia coli (15%); monomicrobial infections were more frequent than polymicrobial infections. The majority of the isolates were antibiotic sensitive. Ciprofloxacin, an oral drug covering both Gram-positive and Gram-negative isolates, was the most frequently prescribed antibiotic. The patients responded well to the treatment. Conclusion: The results of this study will be helpful in deciding the empirical antibiotic therapy in cases of wound infection secondary to snakebite in regions of Southeast Asia. Copyright © 2009 Garg et al.&quot;,&quot;author&quot;:[{&quot;dropping-particle&quot;:&quot;&quot;,&quot;family&quot;:&quot;Garg&quot;,&quot;given&quot;:&quot;Atul&quot;,&quot;non-dropping-particle&quot;:&quot;&quot;,&quot;parse-names&quot;:false,&quot;suffix&quot;:&quot;&quot;},{&quot;dropping-particle&quot;:&quot;&quot;,&quot;family&quot;:&quot;Sujatha&quot;,&quot;given&quot;:&quot;S.&quot;,&quot;non-dropping-particle&quot;:&quot;&quot;,&quot;parse-names&quot;:false,&quot;suffix&quot;:&quot;&quot;},{&quot;dropping-particle&quot;:&quot;&quot;,&quot;family&quot;:&quot;Garg&quot;,&quot;given&quot;:&quot;Jaya&quot;,&quot;non-dropping-particle&quot;:&quot;&quot;,&quot;parse-names&quot;:false,&quot;suffix&quot;:&quot;&quot;},{&quot;dropping-particle&quot;:&quot;&quot;,&quot;family&quot;:&quot;Acharya&quot;,&quot;given&quot;:&quot;N. Srinivas&quot;,&quot;non-dropping-particle&quot;:&quot;&quot;,&quot;parse-names&quot;:false,&quot;suffix&quot;:&quot;&quot;},{&quot;dropping-particle&quot;:&quot;&quot;,&quot;family&quot;:&quot;Parija&quot;,&quot;given&quot;:&quot;Subhash Chandra&quot;,&quot;non-dropping-particle&quot;:&quot;&quot;,&quot;parse-names&quot;:false,&quot;suffix&quot;:&quot;&quot;}],&quot;container-title&quot;:&quot;Journal of Infection in Developing Countries&quot;,&quot;id&quot;:&quot;db9b4e07-d704-5299-ae99-079ea7dba7f4&quot;,&quot;issue&quot;:&quot;3&quot;,&quot;issued&quot;:{&quot;date-parts&quot;:[[&quot;2009&quot;]]},&quot;page&quot;:&quot;221-223&quot;,&quot;title&quot;:&quot;Wound infections secondary to snakebite&quot;,&quot;type&quot;:&quot;article-journal&quot;,&quot;volume&quot;:&quot;3&quot;,&quot;container-title-short&quot;:&quot;J Infect Dev Ctries&quot;},&quot;uris&quot;:[&quot;http://www.mendeley.com/documents/?uuid=2b9753bd-d93e-4e80-a625-2b736c5b454c&quot;],&quot;isTemporary&quot;:false,&quot;legacyDesktopId&quot;:&quot;2b9753bd-d93e-4e80-a625-2b736c5b454c&quot;},{&quot;id&quot;:&quot;015f9628-62a0-5403-99bb-b8360eb00158&quot;,&quot;itemData&quot;:{&quot;DOI&quot;:&quot;10.1371/journal.pntd.0011167&quot;,&quot;ISBN&quot;:&quot;1111111111&quot;,&quot;ISSN&quot;:&quot;19352735&quot;,&quot;PMID&quot;:&quot;36877732&quot;,&quot;abstract&quot;:&quot;BACKGROUND: Snakebites represent a significant health problem in tropical countries, with an annual incidence of 2.7 million cases worldwide. The incidence of secondary infections after snake bites is also high and is usually caused by bacteria from the oral cavity of snakes. Morganella morganii has been identified as an important cause of infections and has been guiding antibiotic therapy in several regions of Brazil and the world. METHODOLOGY/PRINCIPAL FINDINGS: We performed a retrospective cross-sectional evaluation of snakebites in hospitalized patients between January 2018 and November 2019 and selected those with secondary infection in their medical records. During the period, 326 cases of snakebites were treated, and 155 (47.5%) of them eventually had secondary infections. However, only seven patients underwent culture of soft tissue fragments, in which three cases were negative culture results, while Aeromonas hydrophila was identified in four cases. Of these, 75% were resistant to ampicillin/sulbactam, 50% had intermediate sensitivity to imipenem, and 25% had intermediate sensitivity to piperacillin/tazobactam. Trimethoprim/sulfamethoxazole (TMP-SMX) was not tested on any strain. Of the 155 cases that progressed to secondary infections, 48.4% (75) were empirically treated with amoxicillin/clavulanate, 41.9% (65) with TMP-SMX, and 32 (22%) of these 144 cases required a change to a second regimen, and 10 of these 32 patients required a third therapeutic regimen. CONCLUSION: Wild animals act as reservoirs of resistant bacteria because their oral cavity favors biofilm formation, which explains the finding of A. hydrophila with a reduced sensitivity profile in this study. This fact is essential for the appropriate choice of empirical antibiotic therapy.&quot;,&quot;author&quot;:[{&quot;dropping-particle&quot;:&quot;&quot;,&quot;family&quot;:&quot;Soares Coriolano Coutinho&quot;,&quot;given&quot;:&quot;João Victor&quot;,&quot;non-dropping-particle&quot;:&quot;&quot;,&quot;parse-names&quot;:false,&quot;suffix&quot;:&quot;&quot;},{&quot;dropping-particle&quot;:&quot;&quot;,&quot;family&quot;:&quot;Fraga Guimarães&quot;,&quot;given&quot;:&quot;Taiguara&quot;,&quot;non-dropping-particle&quot;:&quot;&quot;,&quot;parse-names&quot;:false,&quot;suffix&quot;:&quot;&quot;},{&quot;dropping-particle&quot;:&quot;&quot;,&quot;family&quot;:&quot;Borges Valente&quot;,&quot;given&quot;:&quot;Bruno&quot;,&quot;non-dropping-particle&quot;:&quot;&quot;,&quot;parse-names&quot;:false,&quot;suffix&quot;:&quot;&quot;},{&quot;dropping-particle&quot;:&quot;&quot;,&quot;family&quot;:&quot;Gomes Martins de Moura Tomich&quot;,&quot;given&quot;:&quot;Lísia&quot;,&quot;non-dropping-particle&quot;:&quot;&quot;,&quot;parse-names&quot;:false,&quot;suffix&quot;:&quot;&quot;}],&quot;container-title&quot;:&quot;PLoS neglected tropical diseases&quot;,&quot;editor&quot;:[{&quot;dropping-particle&quot;:&quot;&quot;,&quot;family&quot;:&quot;Vinetz&quot;,&quot;given&quot;:&quot;Joseph M.&quot;,&quot;non-dropping-particle&quot;:&quot;&quot;,&quot;parse-names&quot;:false,&quot;suffix&quot;:&quot;&quot;}],&quot;id&quot;:&quot;015f9628-62a0-5403-99bb-b8360eb00158&quot;,&quot;issue&quot;:&quot;3&quot;,&quot;issued&quot;:{&quot;date-parts&quot;:[[&quot;2023&quot;,&quot;3&quot;,&quot;6&quot;]]},&quot;page&quot;:&quot;e0011167&quot;,&quot;title&quot;:&quot;Epidemiology of secondary infection after snakebites in center-west Brazil&quot;,&quot;type&quot;:&quot;article-journal&quot;,&quot;volume&quot;:&quot;17&quot;,&quot;container-title-short&quot;:&quot;PLoS Negl Trop Dis&quot;},&quot;uris&quot;:[&quot;http://www.mendeley.com/documents/?uuid=5a90cb73-9f50-4d04-84ec-f293adc7fb1a&quot;],&quot;isTemporary&quot;:false,&quot;legacyDesktopId&quot;:&quot;5a90cb73-9f50-4d04-84ec-f293adc7fb1a&quot;}]},{&quot;citationID&quot;:&quot;MENDELEY_CITATION_7ec2df60-3240-4620-9744-552c7e10df39&quot;,&quot;properties&quot;:{&quot;noteIndex&quot;:0},&quot;isEdited&quot;:false,&quot;manualOverride&quot;:{&quot;citeprocText&quot;:&quot;(34,43,58)&quot;,&quot;isManuallyOverridden&quot;:false,&quot;manualOverrideText&quot;:&quot;&quot;},&quot;citationTag&quot;:&quot;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&quot;,&quot;citationItems&quot;:[{&quot;id&quot;:&quot;abe7387e-a489-5b34-b9cf-82662d0e2619&quot;,&quot;itemData&quot;:{&quot;DOI&quot;:&quot;10.1590/0037-8682-0374-2020&quot;,&quot;ISSN&quot;:&quot;1678-9849&quot;,&quot;PMID&quot;:&quot;33656146&quot;,&quot;abstract&quot;:&quot;Introduction: Snakebites in the Brazilian Amazon are caused mostly by snakes from the Bothrops genus and envenomated patients may suffer from tissue complications. Methods: This study aimed to identify risk factors for severe tissue complications (STC) in patients with Bothrops snakebite in the Amazonas state, Brazil. Results: Snakebites that were classified as severe and affected female patients with comorbidities presented greater risks of developing STCs. In addition, hospitalizations of patients with STC exceeded 5 days. Conclusions: Clinical and epidemiological characteristics can prove essential for assessing the evolution of STC and clinical prognosis of patients with Bothrops snakebites.&quot;,&quot;author&quot;:[{&quot;dropping-particle&quot;:&quot;&quot;,&quot;family&quot;:&quot;Silva&quot;,&quot;given&quot;:&quot;Flavio Souza&quot;,&quot;non-dropping-particle&quot;:&quot;&quot;,&quot;parse-names&quot;:false,&quot;suffix&quot;:&quot;&quot;},{&quot;dropping-particle&quot;:&quot;&quot;,&quot;family&quot;:&quot;Ibiapina&quot;,&quot;given&quot;:&quot;Hiochelson Najibe Santos&quot;,&quot;non-dropping-particle&quot;:&quot;&quot;,&quot;parse-names&quot;:false,&quot;suffix&quot;:&quot;&quot;},{&quot;dropping-particle&quot;:&quot;&quot;,&quot;family&quot;:&quot;Neves&quot;,&quot;given&quot;:&quot;Juliana Costa Ferreira&quot;,&quot;non-dropping-particle&quot;:&quot;&quot;,&quot;parse-names&quot;:false,&quot;suffix&quot;:&quot;&quot;},{&quot;dropping-particle&quot;:&quot;&quot;,&quot;family&quot;:&quot;Coelho&quot;,&quot;given&quot;:&quot;Kerolaine Fonseca&quot;,&quot;non-dropping-particle&quot;:&quot;&quot;,&quot;parse-names&quot;:false,&quot;suffix&quot;:&quot;&quot;},{&quot;dropping-particle&quot;:&quot;&quot;,&quot;family&quot;:&quot;Barbosa&quot;,&quot;given&quot;:&quot;Fabiane Bianca Albuquerque&quot;,&quot;non-dropping-particle&quot;:&quot;&quot;,&quot;parse-names&quot;:false,&quot;suffix&quot;:&quot;&quot;},{&quot;dropping-particle&quot;:&quot;&quot;,&quot;family&quot;:&quot;Lacerda&quot;,&quot;given&quot;:&quot;Marcus Vinicius Guimarães&quot;,&quot;non-dropping-particle&quot;:&quot;&quot;,&quot;parse-names&quot;:false,&quot;suffix&quot;:&quot;&quot;},{&quot;dropping-particle&quot;:&quot;&quot;,&quot;family&quot;:&quot;Sachett&quot;,&quot;given&quot;:&quot;Jacqueline Almeida Gonçalves&quot;,&quot;non-dropping-particle&quot;:&quot;&quot;,&quot;parse-names&quot;:false,&quot;suffix&quot;:&quot;&quot;},{&quot;dropping-particle&quot;:&quot;&quot;,&quot;family&quot;:&quot;Malheiro&quot;,&quot;given&quot;:&quot;Adriana&quot;,&quot;non-dropping-particle&quot;:&quot;&quot;,&quot;parse-names&quot;:false,&quot;suffix&quot;:&quot;&quot;},{&quot;dropping-particle&quot;:&quot;&quot;,&quot;family&quot;:&quot;Monteiro&quot;,&quot;given&quot;:&quot;Wuelton Marcelo&quot;,&quot;non-dropping-particle&quot;:&quot;&quot;,&quot;parse-names&quot;:false,&quot;suffix&quot;:&quot;&quot;},{&quot;dropping-particle&quot;:&quot;&quot;,&quot;family&quot;:&quot;Costa&quot;,&quot;given&quot;:&quot;Allyson Guimarães&quot;,&quot;non-dropping-particle&quot;:&quot;&quot;,&quot;parse-names&quot;:false,&quot;suffix&quot;:&quot;&quot;}],&quot;container-title&quot;:&quot;Revista da Sociedade Brasileira de Medicina Tropical&quot;,&quot;id&quot;:&quot;abe7387e-a489-5b34-b9cf-82662d0e2619&quot;,&quot;issue&quot;:&quot;e0374-2020&quot;,&quot;issued&quot;:{&quot;date-parts&quot;:[[&quot;2021&quot;]]},&quot;page&quot;:&quot;1 - 5&quot;,&quot;title&quot;:&quot;Severe tissue complications in patients of Bothrops snakebite at a tertiary health unit in the Brazilian Amazon: clinical characteristics and associated factors&quot;,&quot;type&quot;:&quot;article-journal&quot;,&quot;volume&quot;:&quot;54&quot;,&quot;container-title-short&quot;:&quot;Rev Soc Bras Med Trop&quot;},&quot;uris&quot;:[&quot;http://www.mendeley.com/documents/?uuid=913b2eb6-ac4c-40bb-8b59-3351c60c4da4&quot;],&quot;isTemporary&quot;:false,&quot;legacyDesktopId&quot;:&quot;913b2eb6-ac4c-40bb-8b59-3351c60c4da4&quot;},{&quot;id&quot;:&quot;0197b37b-5c4c-59ed-891f-3926a6279d80&quot;,&quot;itemData&quot;:{&quot;DOI&quot;:&quot;10.1016/S0041-0101(02)00104-6&quot;,&quot;ISSN&quot;:&quot;00410101&quot;,&quot;PMID&quot;:&quot;12165312&quot;,&quot;abstract&quot;:&quot;The clinical and epidemiological features, as well as complications presented by 39 patients with Bothrops, Porthidium and Bothriechis snakebites, are described. Patients were admitted during 1 year in 25 hospitals of Antioquia and Chocó and then, they were transferred to the Hospital Universitario San Vicente de Paúl in Medellín, 30 of them because of the presence of complications, eight because of lack of antivenoms and another one because of the desire of his relatives. Thirty-one (79.5%) of the patients were male, 13 (33.3%) children, 59% of them were bitten at the lower extremities, the majority (74.4%) by Bothrops asper. Twenty-one (53.8%) of the patients were initially attended by traditional healers and sought medical attention at the local hospitals after 2h in 87.2% of the cases. Edema (100%), hemorrhage (74.4%), blistering (38.5%) and necrosis (38.5%), were the local signs of envenomation, while blood coagulation alteration (79.5%), hematuria (74.4%), gingival bleeding (43.6%), hypovolemic shock (23.1%) and oliguria (23.1%), were the systemic signs of envenomation. The final grade of envenomation was severe in 29 patients (74.4%). Thirty patients (76.9%) had one or more complications of the envenomation: acute renal failure (ARF), 15 (38.5%); soft-tissue infection, 12 (30.8%); central nervous system (CNS) hemorrhage, 5 (12.8%); compartment syndrome, 3 (7.7%); soft-tissue hematomas, 6 (15.4%); and Abruptio placentae, one (2.6%). There were four deaths (10.3%), two from ARF and two from cerebral hemorrhage. Fourteen other patients (35.9%) had sequelae. The onset of serotherapy after 2h of the bite was associated with the occurrence of ARF and CNS hemorrhage (p=0.02), as well as the risk of death and sequelae (RR=2.5). © 2002 Elsevier Science Ltd. All rights reserved.&quot;,&quot;author&quot;:[{&quot;dropping-particle&quot;:&quot;&quot;,&quot;family&quot;:&quot;Otero&quot;,&quot;given&quot;:&quot;R&quot;,&quot;non-dropping-particle&quot;:&quot;&quot;,&quot;parse-names&quot;:false,&quot;suffix&quot;:&quot;&quot;},{&quot;dropping-particle&quot;:&quot;&quot;,&quot;family&quot;:&quot;Gutiérrez&quot;,&quot;given&quot;:&quot;J&quot;,&quot;non-dropping-particle&quot;:&quot;&quot;,&quot;parse-names&quot;:false,&quot;suffix&quot;:&quot;&quot;},{&quot;dropping-particle&quot;:&quot;&quot;,&quot;family&quot;:&quot;Mesa&quot;,&quot;given&quot;:&quot;MB&quot;,&quot;non-dropping-particle&quot;:&quot;&quot;,&quot;parse-names&quot;:false,&quot;suffix&quot;:&quot;&quot;},{&quot;dropping-particle&quot;:&quot;&quot;,&quot;family&quot;:&quot;Duque&quot;,&quot;given&quot;:&quot;E&quot;,&quot;non-dropping-particle&quot;:&quot;&quot;,&quot;parse-names&quot;:false,&quot;suffix&quot;:&quot;&quot;},{&quot;dropping-particle&quot;:&quot;&quot;,&quot;family&quot;:&quot;Rodríguez&quot;,&quot;given&quot;:&quot;O&quot;,&quot;non-dropping-particle&quot;:&quot;&quot;,&quot;parse-names&quot;:false,&quot;suffix&quot;:&quot;&quot;},{&quot;dropping-particle&quot;:&quot;&quot;,&quot;family&quot;:&quot;Luis Arango&quot;,&quot;given&quot;:&quot;J&quot;,&quot;non-dropping-particle&quot;:&quot;&quot;,&quot;parse-names&quot;:false,&quot;suffix&quot;:&quot;&quot;},{&quot;dropping-particle&quot;:&quot;&quot;,&quot;family&quot;:&quot;Gómez&quot;,&quot;given&quot;:&quot;F&quot;,&quot;non-dropping-particle&quot;:&quot;&quot;,&quot;parse-names&quot;:false,&quot;suffix&quot;:&quot;&quot;},{&quot;dropping-particle&quot;:&quot;&quot;,&quot;family&quot;:&quot;Toro&quot;,&quot;given&quot;:&quot;A&quot;,&quot;non-dropping-particle&quot;:&quot;&quot;,&quot;parse-names&quot;:false,&quot;suffix&quot;:&quot;&quot;},{&quot;dropping-particle&quot;:&quot;&quot;,&quot;family&quot;:&quot;Cano&quot;,&quot;given&quot;:&quot;F&quot;,&quot;non-dropping-particle&quot;:&quot;&quot;,&quot;parse-names&quot;:false,&quot;suffix&quot;:&quot;&quot;},{&quot;dropping-particle&quot;:&quot;&quot;,&quot;family&quot;:&quot;Rodríguez&quot;,&quot;given&quot;:&quot;LM&quot;,&quot;non-dropping-particle&quot;:&quot;&quot;,&quot;parse-names&quot;:false,&quot;suffix&quot;:&quot;&quot;},{&quot;dropping-particle&quot;:&quot;&quot;,&quot;family&quot;:&quot;Caro&quot;,&quot;given&quot;:&quot;E&quot;,&quot;non-dropping-particle&quot;:&quot;&quot;,&quot;parse-names&quot;:false,&quot;suffix&quot;:&quot;&quot;},{&quot;dropping-particle&quot;:&quot;&quot;,&quot;family&quot;:&quot;Martínez&quot;,&quot;given&quot;:&quot;J&quot;,&quot;non-dropping-particle&quot;:&quot;&quot;,&quot;parse-names&quot;:false,&quot;suffix&quot;:&quot;&quot;},{&quot;dropping-particle&quot;:&quot;&quot;,&quot;family&quot;:&quot;Cornejo&quot;,&quot;given&quot;:&quot;W&quot;,&quot;non-dropping-particle&quot;:&quot;&quot;,&quot;parse-names&quot;:false,&quot;suffix&quot;:&quot;&quot;},{&quot;dropping-particle&quot;:&quot;&quot;,&quot;family&quot;:&quot;Gómez&quot;,&quot;given&quot;:&quot;LM&quot;,&quot;non-dropping-particle&quot;:&quot;&quot;,&quot;parse-names&quot;:false,&quot;suffix&quot;:&quot;&quot;},{&quot;dropping-particle&quot;:&quot;&quot;,&quot;family&quot;:&quot;Uribe&quot;,&quot;given&quot;:&quot;FL&quot;,&quot;non-dropping-particle&quot;:&quot;&quot;,&quot;parse-names&quot;:false,&quot;suffix&quot;:&quot;&quot;},{&quot;dropping-particle&quot;:&quot;&quot;,&quot;family&quot;:&quot;Cárdenas&quot;,&quot;given&quot;:&quot;S&quot;,&quot;non-dropping-particle&quot;:&quot;&quot;,&quot;parse-names&quot;:false,&quot;suffix&quot;:&quot;&quot;},{&quot;dropping-particle&quot;:&quot;&quot;,&quot;family&quot;:&quot;Núñez&quot;,&quot;given&quot;:&quot;V&quot;,&quot;non-dropping-particle&quot;:&quot;&quot;,&quot;parse-names&quot;:false,&quot;suffix&quot;:&quot;&quot;},{&quot;dropping-particle&quot;:&quot;&quot;,&quot;family&quot;:&quot;Díaz&quot;,&quot;given&quot;:&quot;A&quot;,&quot;non-dropping-particle&quot;:&quot;&quot;,&quot;parse-names&quot;:false,&quot;suffix&quot;:&quot;&quot;}],&quot;container-title&quot;:&quot;Toxicon&quot;,&quot;id&quot;:&quot;0197b37b-5c4c-59ed-891f-3926a6279d80&quot;,&quot;issue&quot;:&quot;8&quot;,&quot;issued&quot;:{&quot;date-parts&quot;:[[&quot;2002&quot;]]},&quot;page&quot;:&quot;1107-1114&quot;,&quot;title&quot;:&quot;Complications of Bothrops, Porthidium, and Bothriechis snakebites in Colombia. A clinical and epidemiological study of 39 cases attended in a university hospital&quot;,&quot;type&quot;:&quot;article-journal&quot;,&quot;volume&quot;:&quot;40&quot;,&quot;container-title-short&quot;:&quot;&quot;},&quot;uris&quot;:[&quot;http://www.mendeley.com/documents/?uuid=26969b81-f4fc-4491-b68d-05771347297a&quot;],&quot;isTemporary&quot;:false,&quot;legacyDesktopId&quot;:&quot;26969b81-f4fc-4491-b68d-05771347297a&quot;},{&quot;id&quot;:&quot;07c5ac61-23e9-59d4-99d7-26cc5537a0c6&quot;,&quot;itemData&quot;:{&quot;DOI&quot;:&quot;10.3390/toxins14020089&quot;,&quot;ISSN&quot;:&quot;20726651&quot;,&quot;PMID&quot;:&quot;35202117&quot;,&quot;abstract&quot;:&quot;Wound infection is frequently reported following snakebite (SB). This study is retrospective. It was conducted in the emergency department and the Intensive Care Unit (ICU) of Cayenne General Hospital between 1 January 2016 and 31 July 2021. We included 172 consecutive patients hospitalized for SB envenoming. All patients were monitored for wound infection. Sixty-three patients received antibiotics at admission (36.6%). The main antibiotic used was amoxicillin–clavulanate (92.1%). Wound infection was recorded in 55 cases (32%). It was 19% in grade 1, 35% in grade 2, and 53% in grade 3. It included abscess (69.1%), necrotizing fasciitis (16.4%), and cellulitis (21.8%). The time from SB to wound infection was 6 days (IQR: 3–8). The main isolated microorganisms were A. hydrophila and M. morganii (37.5% and 18.8% of isolated organisms). Surgery was required in 48 patients (28.1%), and a necrosectomy was performed on 16 of them (33.3%). The independent factors associated with snakebite-associated infection were necrosis (p &lt; 0.001, OR 13.15, 95% CI: 4.04–42.84), throm-bocytopenia (p = 0.002, OR: 3.37, 95% CI: 1.59–7.16), and rhabdomyolysis (p = 0.046, OR: 2.29, 95% CI: 1.02–5.19). In conclusion, wound infection following SB is frequent, mainly in grade 2 and 3 envenomed patients, especially those with necrosis, thrombocytopenia, and rhabdomyolysis. The main involved bacteria are A. hydrophila and M. morganii.&quot;,&quot;author&quot;:[{&quot;dropping-particle&quot;:&quot;&quot;,&quot;family&quot;:&quot;Houcke&quot;,&quot;given&quot;:&quot;Stéphanie&quot;,&quot;non-dropping-particle&quot;:&quot;&quot;,&quot;parse-names&quot;:false,&quot;suffix&quot;:&quot;&quot;},{&quot;dropping-particle&quot;:&quot;&quot;,&quot;family&quot;:&quot;Resiere&quot;,&quot;given&quot;:&quot;Dabor&quot;,&quot;non-dropping-particle&quot;:&quot;&quot;,&quot;parse-names&quot;:false,&quot;suffix&quot;:&quot;&quot;},{&quot;dropping-particle&quot;:&quot;&quot;,&quot;family&quot;:&quot;Lontsingoula&quot;,&quot;given&quot;:&quot;Guy Roger&quot;,&quot;non-dropping-particle&quot;:&quot;&quot;,&quot;parse-names&quot;:false,&quot;suffix&quot;:&quot;&quot;},{&quot;dropping-particle&quot;:&quot;&quot;,&quot;family&quot;:&quot;Cook&quot;,&quot;given&quot;:&quot;Fabrice&quot;,&quot;non-dropping-particle&quot;:&quot;&quot;,&quot;parse-names&quot;:false,&quot;suffix&quot;:&quot;&quot;},{&quot;dropping-particle&quot;:&quot;&quot;,&quot;family&quot;:&quot;Lafouasse&quot;,&quot;given&quot;:&quot;Pierre&quot;,&quot;non-dropping-particle&quot;:&quot;&quot;,&quot;parse-names&quot;:false,&quot;suffix&quot;:&quot;&quot;},{&quot;dropping-particle&quot;:&quot;&quot;,&quot;family&quot;:&quot;Pujo&quot;,&quot;given&quot;:&quot;Jean Marc&quot;,&quot;non-dropping-particle&quot;:&quot;&quot;,&quot;parse-names&quot;:false,&quot;suffix&quot;:&quot;&quot;},{&quot;dropping-particle&quot;:&quot;&quot;,&quot;family&quot;:&quot;Demar&quot;,&quot;given&quot;:&quot;Magalie&quot;,&quot;non-dropping-particle&quot;:&quot;&quot;,&quot;parse-names&quot;:false,&quot;suffix&quot;:&quot;&quot;},{&quot;dropping-particle&quot;:&quot;&quot;,&quot;family&quot;:&quot;Matheus&quot;,&quot;given&quot;:&quot;Severine&quot;,&quot;non-dropping-particle&quot;:&quot;&quot;,&quot;parse-names&quot;:false,&quot;suffix&quot;:&quot;&quot;},{&quot;dropping-particle&quot;:&quot;&quot;,&quot;family&quot;:&quot;Hommel&quot;,&quot;given&quot;:&quot;Didier&quot;,&quot;non-dropping-particle&quot;:&quot;&quot;,&quot;parse-names&quot;:false,&quot;suffix&quot;:&quot;&quot;},{&quot;dropping-particle&quot;:&quot;&quot;,&quot;family&quot;:&quot;Kallel&quot;,&quot;given&quot;:&quot;Hatem&quot;,&quot;non-dropping-particle&quot;:&quot;&quot;,&quot;parse-names&quot;:false,&quot;suffix&quot;:&quot;&quot;}],&quot;container-title&quot;:&quot;Toxins&quot;,&quot;id&quot;:&quot;07c5ac61-23e9-59d4-99d7-26cc5537a0c6&quot;,&quot;issue&quot;:&quot;2&quot;,&quot;issued&quot;:{&quot;date-parts&quot;:[[&quot;2022&quot;]]},&quot;page&quot;:&quot;1-12&quot;,&quot;title&quot;:&quot;Characteristics of snakebite-related infection in French Guiana&quot;,&quot;type&quot;:&quot;article-journal&quot;,&quot;volume&quot;:&quot;14&quot;,&quot;container-title-short&quot;:&quot;Toxins (Basel)&quot;},&quot;uris&quot;:[&quot;http://www.mendeley.com/documents/?uuid=21f1d24b-0efd-4b19-b0d4-79c4f708b116&quot;],&quot;isTemporary&quot;:false,&quot;legacyDesktopId&quot;:&quot;21f1d24b-0efd-4b19-b0d4-79c4f708b116&quot;}]},{&quot;citationID&quot;:&quot;MENDELEY_CITATION_02e17796-25e3-46eb-a5a3-9544e2876e29&quot;,&quot;properties&quot;:{&quot;noteIndex&quot;:0},&quot;isEdited&quot;:false,&quot;manualOverride&quot;:{&quot;citeprocText&quot;:&quot;(22,34,44)&quot;,&quot;isManuallyOverridden&quot;:false,&quot;manualOverrideText&quot;:&quot;&quot;},&quot;citationTag&quot;:&quot;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&quot;,&quot;citationItems&quot;:[{&quot;id&quot;:&quot;ae2ec576-82b5-5fd9-b40a-c8f806e1e6a1&quot;,&quot;itemData&quot;:{&quot;ISBN&quot;:&quot;0104-7930 UL - http://www.scielo.br/scielo.php?script=sci_arttext&amp;pid=S0104-79301997000200002&amp;nrm=iso&quot;,&quot;author&quot;:[{&quot;dropping-particle&quot;:&quot;&quot;,&quot;family&quot;:&quot;Jorge&quot;,&quot;given&quot;:&quot;MT&quot;,&quot;non-dropping-particle&quot;:&quot;&quot;,&quot;parse-names&quot;:false,&quot;suffix&quot;:&quot;&quot;},{&quot;dropping-particle&quot;:&quot;&quot;,&quot;family&quot;:&quot;Ribeiro&quot;,&quot;given&quot;:&quot;LA&quot;,&quot;non-dropping-particle&quot;:&quot;&quot;,&quot;parse-names&quot;:false,&quot;suffix&quot;:&quot;&quot;}],&quot;container-title&quot;:&quot;J Venomous Animals and Toxins&quot;,&quot;id&quot;:&quot;ae2ec576-82b5-5fd9-b40a-c8f806e1e6a1&quot;,&quot;issued&quot;:{&quot;date-parts&quot;:[[&quot;1997&quot;]]},&quot;page&quot;:&quot;264-272&quot;,&quot;title&quot;:&quot;Infections in the bite site after envenoming by snakes of the Bothrops genus.&quot;,&quot;type&quot;:&quot;article-journal&quot;,&quot;container-title-short&quot;:&quot;&quot;},&quot;uris&quot;:[&quot;http://www.mendeley.com/documents/?uuid=e7681f8c-e3a9-47b9-8247-9aa3d858c449&quot;],&quot;isTemporary&quot;:false,&quot;legacyDesktopId&quot;:&quot;e7681f8c-e3a9-47b9-8247-9aa3d858c449&quot;},{&quot;id&quot;:&quot;07c5ac61-23e9-59d4-99d7-26cc5537a0c6&quot;,&quot;itemData&quot;:{&quot;DOI&quot;:&quot;10.3390/toxins14020089&quot;,&quot;ISSN&quot;:&quot;20726651&quot;,&quot;PMID&quot;:&quot;35202117&quot;,&quot;abstract&quot;:&quot;Wound infection is frequently reported following snakebite (SB). This study is retrospective. It was conducted in the emergency department and the Intensive Care Unit (ICU) of Cayenne General Hospital between 1 January 2016 and 31 July 2021. We included 172 consecutive patients hospitalized for SB envenoming. All patients were monitored for wound infection. Sixty-three patients received antibiotics at admission (36.6%). The main antibiotic used was amoxicillin–clavulanate (92.1%). Wound infection was recorded in 55 cases (32%). It was 19% in grade 1, 35% in grade 2, and 53% in grade 3. It included abscess (69.1%), necrotizing fasciitis (16.4%), and cellulitis (21.8%). The time from SB to wound infection was 6 days (IQR: 3–8). The main isolated microorganisms were A. hydrophila and M. morganii (37.5% and 18.8% of isolated organisms). Surgery was required in 48 patients (28.1%), and a necrosectomy was performed on 16 of them (33.3%). The independent factors associated with snakebite-associated infection were necrosis (p &lt; 0.001, OR 13.15, 95% CI: 4.04–42.84), throm-bocytopenia (p = 0.002, OR: 3.37, 95% CI: 1.59–7.16), and rhabdomyolysis (p = 0.046, OR: 2.29, 95% CI: 1.02–5.19). In conclusion, wound infection following SB is frequent, mainly in grade 2 and 3 envenomed patients, especially those with necrosis, thrombocytopenia, and rhabdomyolysis. The main involved bacteria are A. hydrophila and M. morganii.&quot;,&quot;author&quot;:[{&quot;dropping-particle&quot;:&quot;&quot;,&quot;family&quot;:&quot;Houcke&quot;,&quot;given&quot;:&quot;Stéphanie&quot;,&quot;non-dropping-particle&quot;:&quot;&quot;,&quot;parse-names&quot;:false,&quot;suffix&quot;:&quot;&quot;},{&quot;dropping-particle&quot;:&quot;&quot;,&quot;family&quot;:&quot;Resiere&quot;,&quot;given&quot;:&quot;Dabor&quot;,&quot;non-dropping-particle&quot;:&quot;&quot;,&quot;parse-names&quot;:false,&quot;suffix&quot;:&quot;&quot;},{&quot;dropping-particle&quot;:&quot;&quot;,&quot;family&quot;:&quot;Lontsingoula&quot;,&quot;given&quot;:&quot;Guy Roger&quot;,&quot;non-dropping-particle&quot;:&quot;&quot;,&quot;parse-names&quot;:false,&quot;suffix&quot;:&quot;&quot;},{&quot;dropping-particle&quot;:&quot;&quot;,&quot;family&quot;:&quot;Cook&quot;,&quot;given&quot;:&quot;Fabrice&quot;,&quot;non-dropping-particle&quot;:&quot;&quot;,&quot;parse-names&quot;:false,&quot;suffix&quot;:&quot;&quot;},{&quot;dropping-particle&quot;:&quot;&quot;,&quot;family&quot;:&quot;Lafouasse&quot;,&quot;given&quot;:&quot;Pierre&quot;,&quot;non-dropping-particle&quot;:&quot;&quot;,&quot;parse-names&quot;:false,&quot;suffix&quot;:&quot;&quot;},{&quot;dropping-particle&quot;:&quot;&quot;,&quot;family&quot;:&quot;Pujo&quot;,&quot;given&quot;:&quot;Jean Marc&quot;,&quot;non-dropping-particle&quot;:&quot;&quot;,&quot;parse-names&quot;:false,&quot;suffix&quot;:&quot;&quot;},{&quot;dropping-particle&quot;:&quot;&quot;,&quot;family&quot;:&quot;Demar&quot;,&quot;given&quot;:&quot;Magalie&quot;,&quot;non-dropping-particle&quot;:&quot;&quot;,&quot;parse-names&quot;:false,&quot;suffix&quot;:&quot;&quot;},{&quot;dropping-particle&quot;:&quot;&quot;,&quot;family&quot;:&quot;Matheus&quot;,&quot;given&quot;:&quot;Severine&quot;,&quot;non-dropping-particle&quot;:&quot;&quot;,&quot;parse-names&quot;:false,&quot;suffix&quot;:&quot;&quot;},{&quot;dropping-particle&quot;:&quot;&quot;,&quot;family&quot;:&quot;Hommel&quot;,&quot;given&quot;:&quot;Didier&quot;,&quot;non-dropping-particle&quot;:&quot;&quot;,&quot;parse-names&quot;:false,&quot;suffix&quot;:&quot;&quot;},{&quot;dropping-particle&quot;:&quot;&quot;,&quot;family&quot;:&quot;Kallel&quot;,&quot;given&quot;:&quot;Hatem&quot;,&quot;non-dropping-particle&quot;:&quot;&quot;,&quot;parse-names&quot;:false,&quot;suffix&quot;:&quot;&quot;}],&quot;container-title&quot;:&quot;Toxins&quot;,&quot;id&quot;:&quot;07c5ac61-23e9-59d4-99d7-26cc5537a0c6&quot;,&quot;issue&quot;:&quot;2&quot;,&quot;issued&quot;:{&quot;date-parts&quot;:[[&quot;2022&quot;]]},&quot;page&quot;:&quot;1-12&quot;,&quot;title&quot;:&quot;Characteristics of snakebite-related infection in French Guiana&quot;,&quot;type&quot;:&quot;article-journal&quot;,&quot;volume&quot;:&quot;14&quot;,&quot;container-title-short&quot;:&quot;Toxins (Basel)&quot;},&quot;uris&quot;:[&quot;http://www.mendeley.com/documents/?uuid=21f1d24b-0efd-4b19-b0d4-79c4f708b116&quot;],&quot;isTemporary&quot;:false,&quot;legacyDesktopId&quot;:&quot;21f1d24b-0efd-4b19-b0d4-79c4f708b116&quot;},{&quot;id&quot;:&quot;70923445-5917-50bb-8950-8b394485a1aa&quot;,&quot;itemData&quot;:{&quot;DOI&quot;:&quot;10.1128/spectrum.02408-21&quot;,&quot;ISSN&quot;:&quot;21650497&quot;,&quot;PMID&quot;:&quot;35604233&quot;,&quot;abstract&quot;:&quot;Notwithstanding their 3 to 5% mortality, the 2.7 million envenomation-related injuries occurring annually—predominantly across Africa, Asia, and Latin America—are also major causes of morbidity. Venom toxin-damaged tissue will develop infections in some 75% of envenomation victims, with E. faecalis being a common culprit of disease; however, such infections are generally considered to be independent of envenomation. Animal venoms are considered sterile sources of antimicrobial compounds with strong membrane-disrupting activity against multidrug-resistant bacteria. However, venomous bite wound infections are common in developing nations. Investigating the envenomation organ and venom microbiota of five snake and two spider species, we observed venom community structures that depend on the host venomous animal species and evidenced recovery of viable microorganisms from black-necked spitting cobra ( Naja nigricollis ) and Indian ornamental tarantula ( Poecilotheria regalis ) venoms. Among the bacterial isolates recovered from N. nigricollis , we identified two venom-resistant, novel sequence types of Enterococcus faecalis whose genomes feature 16 virulence genes, indicating infectious potential, and 45 additional genes, nearly half of which improve bacterial membrane integrity. Our findings challenge the dogma of venom sterility and indicate an increased primary infection risk in the clinical management of venomous animal bite wounds. IMPORTANCE Notwithstanding their 3 to 5% mortality, the 2.7 million envenomation-related injuries occurring annually—predominantly across Africa, Asia, and Latin America—are also major causes of morbidity. Venom toxin-damaged tissue will develop infections in some 75% of envenomation victims, with E. faecalis being a common culprit of disease; however, such infections are generally considered to be independent of envenomation. Here, we provide evidence on venom microbiota across snakes and arachnida and report on the convergent evolution mechanisms that can facilitate adaptation to black-necked cobra venom in two independent E. faecalis strains, easily misidentified by biochemical diagnostics. Therefore, since inoculation with viable and virulence gene-harboring bacteria can occur during envenomation, acute infection risk management following envenomation is warranted, particularly for immunocompromised and malnourished victims in resource-limited settings. These results shed light on how bacteria evolve for survival in one …&quot;,&quot;author&quot;:[{&quot;dropping-particle&quot;:&quot;&quot;,&quot;family&quot;:&quot;Esmaeilishirazifard&quot;,&quot;given&quot;:&quot;E&quot;,&quot;non-dropping-particle&quot;:&quot;&quot;,&quot;parse-names&quot;:false,&quot;suffix&quot;:&quot;&quot;},{&quot;dropping-particle&quot;:&quot;&quot;,&quot;family&quot;:&quot;Usher&quot;,&quot;given&quot;:&quot;L&quot;,&quot;non-dropping-particle&quot;:&quot;&quot;,&quot;parse-names&quot;:false,&quot;suffix&quot;:&quot;&quot;},{&quot;dropping-particle&quot;:&quot;&quot;,&quot;family&quot;:&quot;Trim&quot;,&quot;given&quot;:&quot;C&quot;,&quot;non-dropping-particle&quot;:&quot;&quot;,&quot;parse-names&quot;:false,&quot;suffix&quot;:&quot;&quot;},{&quot;dropping-particle&quot;:&quot;&quot;,&quot;family&quot;:&quot;Denise&quot;,&quot;given&quot;:&quot;H&quot;,&quot;non-dropping-particle&quot;:&quot;&quot;,&quot;parse-names&quot;:false,&quot;suffix&quot;:&quot;&quot;},{&quot;dropping-particle&quot;:&quot;&quot;,&quot;family&quot;:&quot;Sangal&quot;,&quot;given&quot;:&quot;V&quot;,&quot;non-dropping-particle&quot;:&quot;&quot;,&quot;parse-names&quot;:false,&quot;suffix&quot;:&quot;&quot;},{&quot;dropping-particle&quot;:&quot;&quot;,&quot;family&quot;:&quot;Tyson&quot;,&quot;given&quot;:&quot;GH.&quot;,&quot;non-dropping-particle&quot;:&quot;&quot;,&quot;parse-names&quot;:false,&quot;suffix&quot;:&quot;&quot;},{&quot;dropping-particle&quot;:&quot;&quot;,&quot;family&quot;:&quot;Barlow&quot;,&quot;given&quot;:&quot;A&quot;,&quot;non-dropping-particle&quot;:&quot;&quot;,&quot;parse-names&quot;:false,&quot;suffix&quot;:&quot;&quot;},{&quot;dropping-particle&quot;:&quot;&quot;,&quot;family&quot;:&quot;Redway&quot;,&quot;given&quot;:&quot;KF&quot;,&quot;non-dropping-particle&quot;:&quot;&quot;,&quot;parse-names&quot;:false,&quot;suffix&quot;:&quot;&quot;},{&quot;dropping-particle&quot;:&quot;&quot;,&quot;family&quot;:&quot;Taylor&quot;,&quot;given&quot;:&quot;JD.&quot;,&quot;non-dropping-particle&quot;:&quot;&quot;,&quot;parse-names&quot;:false,&quot;suffix&quot;:&quot;&quot;},{&quot;dropping-particle&quot;:&quot;&quot;,&quot;family&quot;:&quot;Kremyda-Vlachou&quot;,&quot;given&quot;:&quot;M&quot;,&quot;non-dropping-particle&quot;:&quot;&quot;,&quot;parse-names&quot;:false,&quot;suffix&quot;:&quot;&quot;},{&quot;dropping-particle&quot;:&quot;&quot;,&quot;family&quot;:&quot;Davies&quot;,&quot;given&quot;:&quot;S&quot;,&quot;non-dropping-particle&quot;:&quot;&quot;,&quot;parse-names&quot;:false,&quot;suffix&quot;:&quot;&quot;},{&quot;dropping-particle&quot;:&quot;&quot;,&quot;family&quot;:&quot;Loftus&quot;,&quot;given&quot;:&quot;TD.&quot;,&quot;non-dropping-particle&quot;:&quot;&quot;,&quot;parse-names&quot;:false,&quot;suffix&quot;:&quot;&quot;},{&quot;dropping-particle&quot;:&quot;&quot;,&quot;family&quot;:&quot;Lock&quot;,&quot;given&quot;:&quot;MMG.&quot;,&quot;non-dropping-particle&quot;:&quot;&quot;,&quot;parse-names&quot;:false,&quot;suffix&quot;:&quot;&quot;},{&quot;dropping-particle&quot;:&quot;&quot;,&quot;family&quot;:&quot;Wright&quot;,&quot;given&quot;:&quot;K&quot;,&quot;non-dropping-particle&quot;:&quot;&quot;,&quot;parse-names&quot;:false,&quot;suffix&quot;:&quot;&quot;},{&quot;dropping-particle&quot;:&quot;&quot;,&quot;family&quot;:&quot;Dalby&quot;,&quot;given&quot;:&quot;A&quot;,&quot;non-dropping-particle&quot;:&quot;&quot;,&quot;parse-names&quot;:false,&quot;suffix&quot;:&quot;&quot;},{&quot;dropping-particle&quot;:&quot;&quot;,&quot;family&quot;:&quot;Snyder&quot;,&quot;given&quot;:&quot;LAS.&quot;,&quot;non-dropping-particle&quot;:&quot;&quot;,&quot;parse-names&quot;:false,&quot;suffix&quot;:&quot;&quot;},{&quot;dropping-particle&quot;:&quot;&quot;,&quot;family&quot;:&quot;Wuster&quot;,&quot;given&quot;:&quot;W&quot;,&quot;non-dropping-particle&quot;:&quot;&quot;,&quot;parse-names&quot;:false,&quot;suffix&quot;:&quot;&quot;},{&quot;dropping-particle&quot;:&quot;&quot;,&quot;family&quot;:&quot;Trim&quot;,&quot;given&quot;:&quot;S&quot;,&quot;non-dropping-particle&quot;:&quot;&quot;,&quot;parse-names&quot;:false,&quot;suffix&quot;:&quot;&quot;},{&quot;dropping-particle&quot;:&quot;&quot;,&quot;family&quot;:&quot;Moschos&quot;,&quot;given&quot;:&quot;SA.&quot;,&quot;non-dropping-particle&quot;:&quot;&quot;,&quot;parse-names&quot;:false,&quot;suffix&quot;:&quot;&quot;}],&quot;container-title&quot;:&quot;Microbiol Spectr&quot;,&quot;id&quot;:&quot;70923445-5917-50bb-8950-8b394485a1aa&quot;,&quot;issue&quot;:&quot;3&quot;,&quot;issued&quot;:{&quot;date-parts&quot;:[[&quot;2022&quot;]]},&quot;publisher&quot;:&quot;American Society for Microbiology&quot;,&quot;title&quot;:&quot;Bacterial adaptation to venom in snakes and arachnida&quot;,&quot;type&quot;:&quot;article-journal&quot;,&quot;volume&quot;:&quot;10&quot;,&quot;container-title-short&quot;:&quot;&quot;},&quot;uris&quot;:[&quot;http://www.mendeley.com/documents/?uuid=d88f3667-53ea-49ad-ba27-e1310257dfb9&quot;],&quot;isTemporary&quot;:false,&quot;legacyDesktopId&quot;:&quot;d88f3667-53ea-49ad-ba27-e1310257dfb9&quot;}]},{&quot;citationID&quot;:&quot;MENDELEY_CITATION_bea262fa-86cd-452e-ad22-df54520610fa&quot;,&quot;properties&quot;:{&quot;noteIndex&quot;:0},&quot;isEdited&quot;:false,&quot;manualOverride&quot;:{&quot;citeprocText&quot;:&quot;(10,44,58–60)&quot;,&quot;isManuallyOverridden&quot;:false,&quot;manualOverrideText&quot;:&quot;&quot;},&quot;citationTag&quot;:&quot;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&quot;,&quot;citationItems&quot;:[{&quot;id&quot;:&quot;ae2ec576-82b5-5fd9-b40a-c8f806e1e6a1&quot;,&quot;itemData&quot;:{&quot;ISBN&quot;:&quot;0104-7930 UL - http://www.scielo.br/scielo.php?script=sci_arttext&amp;pid=S0104-79301997000200002&amp;nrm=iso&quot;,&quot;author&quot;:[{&quot;dropping-particle&quot;:&quot;&quot;,&quot;family&quot;:&quot;Jorge&quot;,&quot;given&quot;:&quot;MT&quot;,&quot;non-dropping-particle&quot;:&quot;&quot;,&quot;parse-names&quot;:false,&quot;suffix&quot;:&quot;&quot;},{&quot;dropping-particle&quot;:&quot;&quot;,&quot;family&quot;:&quot;Ribeiro&quot;,&quot;given&quot;:&quot;LA&quot;,&quot;non-dropping-particle&quot;:&quot;&quot;,&quot;parse-names&quot;:false,&quot;suffix&quot;:&quot;&quot;}],&quot;container-title&quot;:&quot;J Venomous Animals and Toxins&quot;,&quot;id&quot;:&quot;ae2ec576-82b5-5fd9-b40a-c8f806e1e6a1&quot;,&quot;issued&quot;:{&quot;date-parts&quot;:[[&quot;1997&quot;]]},&quot;page&quot;:&quot;264-272&quot;,&quot;title&quot;:&quot;Infections in the bite site after envenoming by snakes of the Bothrops genus.&quot;,&quot;type&quot;:&quot;article-journal&quot;,&quot;container-title-short&quot;:&quot;&quot;},&quot;uris&quot;:[&quot;http://www.mendeley.com/documents/?uuid=e7681f8c-e3a9-47b9-8247-9aa3d858c449&quot;],&quot;isTemporary&quot;:false,&quot;legacyDesktopId&quot;:&quot;e7681f8c-e3a9-47b9-8247-9aa3d858c449&quot;},{&quot;id&quot;:&quot;6061d463-6e49-52cd-99ec-23c2e686f8f5&quot;,&quot;itemData&quot;:{&quot;ISBN&quot;:&quot;9789400762886&quot;,&quot;author&quot;:[{&quot;dropping-particle&quot;:&quot;&quot;,&quot;family&quot;:&quot;Otero-Patiño&quot;,&quot;given&quot;:&quot;Rafael&quot;,&quot;non-dropping-particle&quot;:&quot;&quot;,&quot;parse-names&quot;:false,&quot;suffix&quot;:&quot;&quot;}],&quot;container-title&quot;:&quot;Clinical Toxinology&quot;,&quot;id&quot;:&quot;6061d463-6e49-52cd-99ec-23c2e686f8f5&quot;,&quot;issued&quot;:{&quot;date-parts&quot;:[[&quot;2014&quot;]]},&quot;page&quot;:&quot;1-42&quot;,&quot;publisher&quot;:&quot;Springer Netherlands&quot;,&quot;title&quot;:&quot;Snake bites in Colombia&quot;,&quot;type&quot;:&quot;chapter&quot;,&quot;container-title-short&quot;:&quot;&quot;},&quot;uris&quot;:[&quot;http://www.mendeley.com/documents/?uuid=3efac2f6-f1c8-429d-b0e9-ddea95ec9b9a&quot;],&quot;isTemporary&quot;:false,&quot;legacyDesktopId&quot;:&quot;3efac2f6-f1c8-429d-b0e9-ddea95ec9b9a&quot;},{&quot;id&quot;:&quot;0197b37b-5c4c-59ed-891f-3926a6279d80&quot;,&quot;itemData&quot;:{&quot;DOI&quot;:&quot;10.1016/S0041-0101(02)00104-6&quot;,&quot;ISSN&quot;:&quot;00410101&quot;,&quot;PMID&quot;:&quot;12165312&quot;,&quot;abstract&quot;:&quot;The clinical and epidemiological features, as well as complications presented by 39 patients with Bothrops, Porthidium and Bothriechis snakebites, are described. Patients were admitted during 1 year in 25 hospitals of Antioquia and Chocó and then, they were transferred to the Hospital Universitario San Vicente de Paúl in Medellín, 30 of them because of the presence of complications, eight because of lack of antivenoms and another one because of the desire of his relatives. Thirty-one (79.5%) of the patients were male, 13 (33.3%) children, 59% of them were bitten at the lower extremities, the majority (74.4%) by Bothrops asper. Twenty-one (53.8%) of the patients were initially attended by traditional healers and sought medical attention at the local hospitals after 2h in 87.2% of the cases. Edema (100%), hemorrhage (74.4%), blistering (38.5%) and necrosis (38.5%), were the local signs of envenomation, while blood coagulation alteration (79.5%), hematuria (74.4%), gingival bleeding (43.6%), hypovolemic shock (23.1%) and oliguria (23.1%), were the systemic signs of envenomation. The final grade of envenomation was severe in 29 patients (74.4%). Thirty patients (76.9%) had one or more complications of the envenomation: acute renal failure (ARF), 15 (38.5%); soft-tissue infection, 12 (30.8%); central nervous system (CNS) hemorrhage, 5 (12.8%); compartment syndrome, 3 (7.7%); soft-tissue hematomas, 6 (15.4%); and Abruptio placentae, one (2.6%). There were four deaths (10.3%), two from ARF and two from cerebral hemorrhage. Fourteen other patients (35.9%) had sequelae. The onset of serotherapy after 2h of the bite was associated with the occurrence of ARF and CNS hemorrhage (p=0.02), as well as the risk of death and sequelae (RR=2.5). © 2002 Elsevier Science Ltd. All rights reserved.&quot;,&quot;author&quot;:[{&quot;dropping-particle&quot;:&quot;&quot;,&quot;family&quot;:&quot;Otero&quot;,&quot;given&quot;:&quot;R&quot;,&quot;non-dropping-particle&quot;:&quot;&quot;,&quot;parse-names&quot;:false,&quot;suffix&quot;:&quot;&quot;},{&quot;dropping-particle&quot;:&quot;&quot;,&quot;family&quot;:&quot;Gutiérrez&quot;,&quot;given&quot;:&quot;J&quot;,&quot;non-dropping-particle&quot;:&quot;&quot;,&quot;parse-names&quot;:false,&quot;suffix&quot;:&quot;&quot;},{&quot;dropping-particle&quot;:&quot;&quot;,&quot;family&quot;:&quot;Mesa&quot;,&quot;given&quot;:&quot;MB&quot;,&quot;non-dropping-particle&quot;:&quot;&quot;,&quot;parse-names&quot;:false,&quot;suffix&quot;:&quot;&quot;},{&quot;dropping-particle&quot;:&quot;&quot;,&quot;family&quot;:&quot;Duque&quot;,&quot;given&quot;:&quot;E&quot;,&quot;non-dropping-particle&quot;:&quot;&quot;,&quot;parse-names&quot;:false,&quot;suffix&quot;:&quot;&quot;},{&quot;dropping-particle&quot;:&quot;&quot;,&quot;family&quot;:&quot;Rodríguez&quot;,&quot;given&quot;:&quot;O&quot;,&quot;non-dropping-particle&quot;:&quot;&quot;,&quot;parse-names&quot;:false,&quot;suffix&quot;:&quot;&quot;},{&quot;dropping-particle&quot;:&quot;&quot;,&quot;family&quot;:&quot;Luis Arango&quot;,&quot;given&quot;:&quot;J&quot;,&quot;non-dropping-particle&quot;:&quot;&quot;,&quot;parse-names&quot;:false,&quot;suffix&quot;:&quot;&quot;},{&quot;dropping-particle&quot;:&quot;&quot;,&quot;family&quot;:&quot;Gómez&quot;,&quot;given&quot;:&quot;F&quot;,&quot;non-dropping-particle&quot;:&quot;&quot;,&quot;parse-names&quot;:false,&quot;suffix&quot;:&quot;&quot;},{&quot;dropping-particle&quot;:&quot;&quot;,&quot;family&quot;:&quot;Toro&quot;,&quot;given&quot;:&quot;A&quot;,&quot;non-dropping-particle&quot;:&quot;&quot;,&quot;parse-names&quot;:false,&quot;suffix&quot;:&quot;&quot;},{&quot;dropping-particle&quot;:&quot;&quot;,&quot;family&quot;:&quot;Cano&quot;,&quot;given&quot;:&quot;F&quot;,&quot;non-dropping-particle&quot;:&quot;&quot;,&quot;parse-names&quot;:false,&quot;suffix&quot;:&quot;&quot;},{&quot;dropping-particle&quot;:&quot;&quot;,&quot;family&quot;:&quot;Rodríguez&quot;,&quot;given&quot;:&quot;LM&quot;,&quot;non-dropping-particle&quot;:&quot;&quot;,&quot;parse-names&quot;:false,&quot;suffix&quot;:&quot;&quot;},{&quot;dropping-particle&quot;:&quot;&quot;,&quot;family&quot;:&quot;Caro&quot;,&quot;given&quot;:&quot;E&quot;,&quot;non-dropping-particle&quot;:&quot;&quot;,&quot;parse-names&quot;:false,&quot;suffix&quot;:&quot;&quot;},{&quot;dropping-particle&quot;:&quot;&quot;,&quot;family&quot;:&quot;Martínez&quot;,&quot;given&quot;:&quot;J&quot;,&quot;non-dropping-particle&quot;:&quot;&quot;,&quot;parse-names&quot;:false,&quot;suffix&quot;:&quot;&quot;},{&quot;dropping-particle&quot;:&quot;&quot;,&quot;family&quot;:&quot;Cornejo&quot;,&quot;given&quot;:&quot;W&quot;,&quot;non-dropping-particle&quot;:&quot;&quot;,&quot;parse-names&quot;:false,&quot;suffix&quot;:&quot;&quot;},{&quot;dropping-particle&quot;:&quot;&quot;,&quot;family&quot;:&quot;Gómez&quot;,&quot;given&quot;:&quot;LM&quot;,&quot;non-dropping-particle&quot;:&quot;&quot;,&quot;parse-names&quot;:false,&quot;suffix&quot;:&quot;&quot;},{&quot;dropping-particle&quot;:&quot;&quot;,&quot;family&quot;:&quot;Uribe&quot;,&quot;given&quot;:&quot;FL&quot;,&quot;non-dropping-particle&quot;:&quot;&quot;,&quot;parse-names&quot;:false,&quot;suffix&quot;:&quot;&quot;},{&quot;dropping-particle&quot;:&quot;&quot;,&quot;family&quot;:&quot;Cárdenas&quot;,&quot;given&quot;:&quot;S&quot;,&quot;non-dropping-particle&quot;:&quot;&quot;,&quot;parse-names&quot;:false,&quot;suffix&quot;:&quot;&quot;},{&quot;dropping-particle&quot;:&quot;&quot;,&quot;family&quot;:&quot;Núñez&quot;,&quot;given&quot;:&quot;V&quot;,&quot;non-dropping-particle&quot;:&quot;&quot;,&quot;parse-names&quot;:false,&quot;suffix&quot;:&quot;&quot;},{&quot;dropping-particle&quot;:&quot;&quot;,&quot;family&quot;:&quot;Díaz&quot;,&quot;given&quot;:&quot;A&quot;,&quot;non-dropping-particle&quot;:&quot;&quot;,&quot;parse-names&quot;:false,&quot;suffix&quot;:&quot;&quot;}],&quot;container-title&quot;:&quot;Toxicon&quot;,&quot;id&quot;:&quot;0197b37b-5c4c-59ed-891f-3926a6279d80&quot;,&quot;issue&quot;:&quot;8&quot;,&quot;issued&quot;:{&quot;date-parts&quot;:[[&quot;2002&quot;]]},&quot;page&quot;:&quot;1107-1114&quot;,&quot;title&quot;:&quot;Complications of Bothrops, Porthidium, and Bothriechis snakebites in Colombia. A clinical and epidemiological study of 39 cases attended in a university hospital&quot;,&quot;type&quot;:&quot;article-journal&quot;,&quot;volume&quot;:&quot;40&quot;,&quot;container-title-short&quot;:&quot;&quot;},&quot;uris&quot;:[&quot;http://www.mendeley.com/documents/?uuid=26969b81-f4fc-4491-b68d-05771347297a&quot;],&quot;isTemporary&quot;:false,&quot;legacyDesktopId&quot;:&quot;26969b81-f4fc-4491-b68d-05771347297a&quot;},{&quot;id&quot;:&quot;cd769be7-1113-55df-91ae-d4489288764f&quot;,&quot;itemData&quot;:{&quot;DOI&quot;:&quot;10.3390/microorganisms10050951&quot;,&quot;ISSN&quot;:&quot;20762607&quot;,&quot;abstract&quot;:&quot;Wound infections after venomous snakebites are clinically important. Information regarding the nature and antibiotic susceptibilities of snake oral bacterial flora could support empiric antibiotic therapy. Wild venomous snakes were collected from southern Taiwan: a total of 30 each of Bungarus multicinctus, Naja atra, Protobothrops mucrosquamatus, and Trimeresurus stejnegeri; 3 Deinagkistrodon acutus; and 4 Daboia siamensis. The species and antibiotic susceptibilities of their oral bacteria were determined. Aerobic gram-negative bacteria, especially Pseudomonas aeruginosa and Proteus vulgaris, were the most abundant. Proteus vulgaris were more abundant in B. multicinctus, N. atra, and P. mucrosquamatus than in T. stejnegeri (40%, 43.3%, and 40% vs. 13.3%, respectively). The gram-negative species were less susceptible to first-and second-generation cephalosporins and ampicillin-sulbactam than to third-generation cephalosporins, fluoroquinolones, carbapenems, or piperacillin-tazobactam. The most abundant aerobic gram-positive species cultured was Enterococcus faecalis, which was more abundant in N. atra than in other snakes (p &lt; 0.001) and was highly susceptible to ampicillin, high-level gentamicin, penicillin, teicoplanin, and vancomycin. Bacteroides fragilis and Clostridium species were the most common anaerobic bacteria. The anaerobic organisms were highly susceptible to metronidazole and piperacillin. As a reference for empiric antimicrobial therapy, third-generation cephalosporins, fluoroquinolones, carbapenems, or piperacillin-tazobactam can be initiated in venomous snakebites wound infections.&quot;,&quot;author&quot;:[{&quot;dropping-particle&quot;:&quot;&quot;,&quot;family&quot;:&quot;Chuang&quot;,&quot;given&quot;:&quot;Po Chun&quot;,&quot;non-dropping-particle&quot;:&quot;&quot;,&quot;parse-names&quot;:false,&quot;suffix&quot;:&quot;&quot;},{&quot;dropping-particle&quot;:&quot;&quot;,&quot;family&quot;:&quot;Lin&quot;,&quot;given&quot;:&quot;Wen Hao&quot;,&quot;non-dropping-particle&quot;:&quot;&quot;,&quot;parse-names&quot;:false,&quot;suffix&quot;:&quot;&quot;},{&quot;dropping-particle&quot;:&quot;&quot;,&quot;family&quot;:&quot;Chen&quot;,&quot;given&quot;:&quot;Yi Chun&quot;,&quot;non-dropping-particle&quot;:&quot;&quot;,&quot;parse-names&quot;:false,&quot;suffix&quot;:&quot;&quot;},{&quot;dropping-particle&quot;:&quot;&quot;,&quot;family&quot;:&quot;Chien&quot;,&quot;given&quot;:&quot;Chun Chih&quot;,&quot;non-dropping-particle&quot;:&quot;&quot;,&quot;parse-names&quot;:false,&quot;suffix&quot;:&quot;&quot;},{&quot;dropping-particle&quot;:&quot;&quot;,&quot;family&quot;:&quot;Chiu&quot;,&quot;given&quot;:&quot;I. Min&quot;,&quot;non-dropping-particle&quot;:&quot;&quot;,&quot;parse-names&quot;:false,&quot;suffix&quot;:&quot;&quot;},{&quot;dropping-particle&quot;:&quot;&quot;,&quot;family&quot;:&quot;Tsai&quot;,&quot;given&quot;:&quot;Tein Shun&quot;,&quot;non-dropping-particle&quot;:&quot;&quot;,&quot;parse-names&quot;:false,&quot;suffix&quot;:&quot;&quot;}],&quot;container-title&quot;:&quot;Microorganisms&quot;,&quot;id&quot;:&quot;cd769be7-1113-55df-91ae-d4489288764f&quot;,&quot;issued&quot;:{&quot;date-parts&quot;:[[&quot;2022&quot;]]},&quot;title&quot;:&quot;Oral bacteria and their antibiotic susceptibilities in taiwanese venomous snakes&quot;,&quot;type&quot;:&quot;article-journal&quot;,&quot;volume&quot;:&quot;10, 951&quot;,&quot;container-title-short&quot;:&quot;Microorganisms&quot;},&quot;uris&quot;:[&quot;http://www.mendeley.com/documents/?uuid=d527f1e4-2622-49cc-ad3b-1f32923dc9d7&quot;],&quot;isTemporary&quot;:false,&quot;legacyDesktopId&quot;:&quot;d527f1e4-2622-49cc-ad3b-1f32923dc9d7&quot;},{&quot;id&quot;:&quot;8bbbcf60-f690-51cd-95b1-a93356de47bd&quot;,&quot;itemData&quot;:{&quot;DOI&quot;:&quot;10.1590/1678-9199-jvatitd-2019-0098&quot;,&quot;ISSN&quot;:&quot;16789199&quot;,&quot;abstract&quot;:&quot;There are numerous conflicting recommendations available on the use of antibiotics following snakebite. The present letter to the editor presents some recommendations based on recent studies, and aims to stimulate debate on this topic.&quot;,&quot;author&quot;:[{&quot;dropping-particle&quot;:&quot;&quot;,&quot;family&quot;:&quot;Resiere&quot;,&quot;given&quot;:&quot;Dabor&quot;,&quot;non-dropping-particle&quot;:&quot;&quot;,&quot;parse-names&quot;:false,&quot;suffix&quot;:&quot;&quot;},{&quot;dropping-particle&quot;:&quot;&quot;,&quot;family&quot;:&quot;Gutiérrez&quot;,&quot;given&quot;:&quot;JM José María&quot;,&quot;non-dropping-particle&quot;:&quot;&quot;,&quot;parse-names&quot;:false,&quot;suffix&quot;:&quot;&quot;},{&quot;dropping-particle&quot;:&quot;&quot;,&quot;family&quot;:&quot;Névière&quot;,&quot;given&quot;:&quot;Rémi&quot;,&quot;non-dropping-particle&quot;:&quot;&quot;,&quot;parse-names&quot;:false,&quot;suffix&quot;:&quot;&quot;},{&quot;dropping-particle&quot;:&quot;&quot;,&quot;family&quot;:&quot;Cabié&quot;,&quot;given&quot;:&quot;André&quot;,&quot;non-dropping-particle&quot;:&quot;&quot;,&quot;parse-names&quot;:false,&quot;suffix&quot;:&quot;&quot;},{&quot;dropping-particle&quot;:&quot;&quot;,&quot;family&quot;:&quot;Hossein&quot;,&quot;given&quot;:&quot;Mehdaoui&quot;,&quot;non-dropping-particle&quot;:&quot;&quot;,&quot;parse-names&quot;:false,&quot;suffix&quot;:&quot;&quot;},{&quot;dropping-particle&quot;:&quot;&quot;,&quot;family&quot;:&quot;Kallel&quot;,&quot;given&quot;:&quot;Hatem&quot;,&quot;non-dropping-particle&quot;:&quot;&quot;,&quot;parse-names&quot;:false,&quot;suffix&quot;:&quot;&quot;}],&quot;container-title&quot;:&quot;J Venom Anim Toxins incl Trop Dis&quot;,&quot;id&quot;:&quot;8bbbcf60-f690-51cd-95b1-a93356de47bd&quot;,&quot;issue&quot;:&quot;e20190098&quot;,&quot;issued&quot;:{&quot;date-parts&quot;:[[&quot;2020&quot;]]},&quot;page&quot;:&quot;1-2&quot;,&quot;title&quot;:&quot;Antibiotic therapy for snakebite envenoming&quot;,&quot;type&quot;:&quot;article-journal&quot;,&quot;volume&quot;:&quot;26:&quot;,&quot;container-title-short&quot;:&quot;&quot;},&quot;uris&quot;:[&quot;http://www.mendeley.com/documents/?uuid=ab4dd4c7-7c25-4a43-bce9-b7efc2a4e61c&quot;],&quot;isTemporary&quot;:false,&quot;legacyDesktopId&quot;:&quot;ab4dd4c7-7c25-4a43-bce9-b7efc2a4e61c&quot;}]},{&quot;citationID&quot;:&quot;MENDELEY_CITATION_b71469b2-27f8-497e-a59c-0b416e6165cc&quot;,&quot;properties&quot;:{&quot;noteIndex&quot;:0},&quot;isEdited&quot;:false,&quot;manualOverride&quot;:{&quot;citeprocText&quot;:&quot;(61)&quot;,&quot;isManuallyOverridden&quot;:false,&quot;manualOverrideText&quot;:&quot;&quot;},&quot;citationTag&quot;:&quot;MENDELEY_CITATION_v3_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&quot;,&quot;citationItems&quot;:[{&quot;id&quot;:&quot;3d894a7e-a619-588f-ab08-1bccfa34ba96&quot;,&quot;itemData&quot;:{&quot;DOI&quot;:&quot;10.1111/wrr.12841&quot;,&quot;ISSN&quot;:&quot;1524475X&quot;,&quot;PMID&quot;:&quot;32529778&quot;,&quot;abstract&quot;:&quot;In 2008, two articles in Wound Repair and Regeneration changed the clinical perspective on chronic wounds. They stated that chronic wounds that do not heal contain bacterial biofilms and that these biofilms may be one of the reasons for the nonhealing properties of the wounds. However, we still do not understand the exact role biofilms play in the halted healing process, and we are not able to successfully treat them. The reason for this could be that in vivo biofilms differ substantially from in vitro biofilms, and that most of the knowledge about biofilms originates from in vitro research. In this article, we introduce the zone model as a concept for understanding bacterial behavior and the impact of the microenvironment on both the host and the bacteria. Until now, identification of bacteria, gene expression, and postscript regulation have been looking at a bulk of bacteria and averaging the behavior of all the bacteria. As the zone model dictates that every single bacterium reacts to its own microenvironment, the model may facilitate the planning of future research with improved clinical relevance. The zone model integrates physiology and biology from single cells, microbial aggregates, local host response, surrounding tissue, and the systemic context of the whole host. Understanding the mechanisms behind the actions and reactions by a single bacterium when interacting with other neighboring bacteria cells, other microorganisms, and the host will help us overcome the detrimental effects of bacteria in chronic wounds. Furthermore, we propose use of the terminology “bacterial phenotype” when describing the actions and reactions of bacteria, and the term “biofilms” to describe the morphology of the bacterial community.&quot;,&quot;author&quot;:[{&quot;dropping-particle&quot;:&quot;&quot;,&quot;family&quot;:&quot;Kirketerp-Møller&quot;,&quot;given&quot;:&quot;Klaus&quot;,&quot;non-dropping-particle&quot;:&quot;&quot;,&quot;parse-names&quot;:false,&quot;suffix&quot;:&quot;&quot;},{&quot;dropping-particle&quot;:&quot;&quot;,&quot;family&quot;:&quot;Stewart&quot;,&quot;given&quot;:&quot;Philip S.&quot;,&quot;non-dropping-particle&quot;:&quot;&quot;,&quot;parse-names&quot;:false,&quot;suffix&quot;:&quot;&quot;},{&quot;dropping-particle&quot;:&quot;&quot;,&quot;family&quot;:&quot;Bjarnsholt&quot;,&quot;given&quot;:&quot;Thomas&quot;,&quot;non-dropping-particle&quot;:&quot;&quot;,&quot;parse-names&quot;:false,&quot;suffix&quot;:&quot;&quot;}],&quot;container-title&quot;:&quot;Wound Repair and Regeneration&quot;,&quot;id&quot;:&quot;3d894a7e-a619-588f-ab08-1bccfa34ba96&quot;,&quot;issue&quot;:&quot;5&quot;,&quot;issued&quot;:{&quot;date-parts&quot;:[[&quot;2020&quot;]]},&quot;page&quot;:&quot;593-599&quot;,&quot;title&quot;:&quot;The zone model: A conceptual model for understanding the microenvironment of chronic wound infection&quot;,&quot;type&quot;:&quot;article-journal&quot;,&quot;volume&quot;:&quot;28&quot;,&quot;container-title-short&quot;:&quot;&quot;},&quot;uris&quot;:[&quot;http://www.mendeley.com/documents/?uuid=4b30ab32-f3b1-468d-b731-0eaf3ffde522&quot;],&quot;isTemporary&quot;:false,&quot;legacyDesktopId&quot;:&quot;4b30ab32-f3b1-468d-b731-0eaf3ffde522&quot;}]},{&quot;citationID&quot;:&quot;MENDELEY_CITATION_f4bcbb1b-800d-492f-a79d-f6499e3604c4&quot;,&quot;properties&quot;:{&quot;noteIndex&quot;:0},&quot;isEdited&quot;:false,&quot;manualOverride&quot;:{&quot;citeprocText&quot;:&quot;(40)&quot;,&quot;isManuallyOverridden&quot;:false,&quot;manualOverrideText&quot;:&quot;&quot;},&quot;citationTag&quot;:&quot;MENDELEY_CITATION_v3_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&quot;,&quot;citationItems&quot;:[{&quot;id&quot;:&quot;e48a7fee-99b1-56e0-97a3-ec0d8d582267&quot;,&quot;itemData&quot;:{&quot;ISSN&quot;:&quot;22027114&quot;,&quot;PMID&quot;:&quot;29261244&quot;,&quot;author&quot;:[{&quot;dropping-particle&quot;:&quot;&quot;,&quot;family&quot;:&quot;Swanson&quot;,&quot;given&quot;:&quot;T&quot;,&quot;non-dropping-particle&quot;:&quot;&quot;,&quot;parse-names&quot;:false,&quot;suffix&quot;:&quot;&quot;},{&quot;dropping-particle&quot;:&quot;&quot;,&quot;family&quot;:&quot;Angel&quot;,&quot;given&quot;:&quot;D&quot;,&quot;non-dropping-particle&quot;:&quot;&quot;,&quot;parse-names&quot;:false,&quot;suffix&quot;:&quot;&quot;}],&quot;container-title&quot;:&quot;Wounds International&quot;,&quot;id&quot;:&quot;e48a7fee-99b1-56e0-97a3-ec0d8d582267&quot;,&quot;issue&quot;:&quot;8&quot;,&quot;issued&quot;:{&quot;date-parts&quot;:[[&quot;2022&quot;]]},&quot;page&quot;:&quot;1-59&quot;,&quot;title&quot;:&quot;International Wound Infection Institute (IWII). Wound Infection in Clinical Practice.&quot;,&quot;type&quot;:&quot;article-journal&quot;,&quot;volume&quot;:&quot;24&quot;,&quot;container-title-short&quot;:&quot;&quot;},&quot;uris&quot;:[&quot;http://www.mendeley.com/documents/?uuid=4bf230e3-18f6-4b18-87b1-fc59a52d5928&quot;],&quot;isTemporary&quot;:false,&quot;legacyDesktopId&quot;:&quot;4bf230e3-18f6-4b18-87b1-fc59a52d5928&quot;}]},{&quot;citationID&quot;:&quot;MENDELEY_CITATION_c2b0b0ee-877c-4349-b12a-4dcc5ccc6aa4&quot;,&quot;properties&quot;:{&quot;noteIndex&quot;:0},&quot;isEdited&quot;:false,&quot;manualOverride&quot;:{&quot;citeprocText&quot;:&quot;(62)&quot;,&quot;isManuallyOverridden&quot;:false,&quot;manualOverrideText&quot;:&quot;&quot;},&quot;citationTag&quot;:&quot;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&quot;,&quot;citationItems&quot;:[{&quot;id&quot;:&quot;1b9628cd-1768-5977-983b-1972d0c92107&quot;,&quot;itemData&quot;:{&quot;DOI&quot;:&quot;10.1186/s13017-022-00406-2&quot;,&quot;ISSN&quot;:&quot;1749-7922&quot;,&quot;PMID&quot;:&quot;35033131&quot;,&quot;abstract&quot;:&quot;Skin and soft-tissue infections (SSTIs) encompass a variety of pathological conditions that involve the skin and underlying subcutaneous tissue, fascia, or muscle, ranging from simple superficial infections to severe necrotizing infections.&quot;,&quot;author&quot;:[{&quot;dropping-particle&quot;:&quot;&quot;,&quot;family&quot;:&quot;Sartelli&quot;,&quot;given&quot;:&quot;Massimo&quot;,&quot;non-dropping-particle&quot;:&quot;&quot;,&quot;parse-names&quot;:false,&quot;suffix&quot;:&quot;&quot;},{&quot;dropping-particle&quot;:&quot;&quot;,&quot;family&quot;:&quot;Coccolini&quot;,&quot;given&quot;:&quot;Federico&quot;,&quot;non-dropping-particle&quot;:&quot;&quot;,&quot;parse-names&quot;:false,&quot;suffix&quot;:&quot;&quot;},{&quot;dropping-particle&quot;:&quot;&quot;,&quot;family&quot;:&quot;Kluger&quot;,&quot;given&quot;:&quot;Yoram&quot;,&quot;non-dropping-particle&quot;:&quot;&quot;,&quot;parse-names&quot;:false,&quot;suffix&quot;:&quot;&quot;},{&quot;dropping-particle&quot;:&quot;&quot;,&quot;family&quot;:&quot;Agastra&quot;,&quot;given&quot;:&quot;Ervis&quot;,&quot;non-dropping-particle&quot;:&quot;&quot;,&quot;parse-names&quot;:false,&quot;suffix&quot;:&quot;&quot;},{&quot;dropping-particle&quot;:&quot;&quot;,&quot;family&quot;:&quot;Abu-Zidan&quot;,&quot;given&quot;:&quot;Fikri M.&quot;,&quot;non-dropping-particle&quot;:&quot;&quot;,&quot;parse-names&quot;:false,&quot;suffix&quot;:&quot;&quot;},{&quot;dropping-particle&quot;:&quot;&quot;,&quot;family&quot;:&quot;Abbas&quot;,&quot;given&quot;:&quot;Ashraf El Sayed&quot;,&quot;non-dropping-particle&quot;:&quot;&quot;,&quot;parse-names&quot;:false,&quot;suffix&quot;:&quot;&quot;},{&quot;dropping-particle&quot;:&quot;&quot;,&quot;family&quot;:&quot;Ansaloni&quot;,&quot;given&quot;:&quot;Luca&quot;,&quot;non-dropping-particle&quot;:&quot;&quot;,&quot;parse-names&quot;:false,&quot;suffix&quot;:&quot;&quot;},{&quot;dropping-particle&quot;:&quot;&quot;,&quot;family&quot;:&quot;Adesunkanmi&quot;,&quot;given&quot;:&quot;Abdulrashid Kayode&quot;,&quot;non-dropping-particle&quot;:&quot;&quot;,&quot;parse-names&quot;:false,&quot;suffix&quot;:&quot;&quot;},{&quot;dropping-particle&quot;:&quot;&quot;,&quot;family&quot;:&quot;Augustin&quot;,&quot;given&quot;:&quot;Goran&quot;,&quot;non-dropping-particle&quot;:&quot;&quot;,&quot;parse-names&quot;:false,&quot;suffix&quot;:&quot;&quot;},{&quot;dropping-particle&quot;:&quot;&quot;,&quot;family&quot;:&quot;Bala&quot;,&quot;given&quot;:&quot;Miklosh&quot;,&quot;non-dropping-particle&quot;:&quot;&quot;,&quot;parse-names&quot;:false,&quot;suffix&quot;:&quot;&quot;},{&quot;dropping-particle&quot;:&quot;&quot;,&quot;family&quot;:&quot;Baraket&quot;,&quot;given&quot;:&quot;Oussama&quot;,&quot;non-dropping-particle&quot;:&quot;&quot;,&quot;parse-names&quot;:false,&quot;suffix&quot;:&quot;&quot;},{&quot;dropping-particle&quot;:&quot;&quot;,&quot;family&quot;:&quot;Biffl&quot;,&quot;given&quot;:&quot;Walter L.&quot;,&quot;non-dropping-particle&quot;:&quot;&quot;,&quot;parse-names&quot;:false,&quot;suffix&quot;:&quot;&quot;},{&quot;dropping-particle&quot;:&quot;&quot;,&quot;family&quot;:&quot;Ceresoli&quot;,&quot;given&quot;:&quot;Marco&quot;,&quot;non-dropping-particle&quot;:&quot;&quot;,&quot;parse-names&quot;:false,&quot;suffix&quot;:&quot;&quot;},{&quot;dropping-particle&quot;:&quot;&quot;,&quot;family&quot;:&quot;Cerutti&quot;,&quot;given&quot;:&quot;Elisabetta&quot;,&quot;non-dropping-particle&quot;:&quot;&quot;,&quot;parse-names&quot;:false,&quot;suffix&quot;:&quot;&quot;},{&quot;dropping-particle&quot;:&quot;&quot;,&quot;family&quot;:&quot;Chiara&quot;,&quot;given&quot;:&quot;Osvaldo&quot;,&quot;non-dropping-particle&quot;:&quot;&quot;,&quot;parse-names&quot;:false,&quot;suffix&quot;:&quot;&quot;},{&quot;dropping-particle&quot;:&quot;&quot;,&quot;family&quot;:&quot;Cicuttin&quot;,&quot;given&quot;:&quot;Enrico&quot;,&quot;non-dropping-particle&quot;:&quot;&quot;,&quot;parse-names&quot;:false,&quot;suffix&quot;:&quot;&quot;},{&quot;dropping-particle&quot;:&quot;&quot;,&quot;family&quot;:&quot;Chiarugi&quot;,&quot;given&quot;:&quot;Massimo&quot;,&quot;non-dropping-particle&quot;:&quot;&quot;,&quot;parse-names&quot;:false,&quot;suffix&quot;:&quot;&quot;},{&quot;dropping-particle&quot;:&quot;&quot;,&quot;family&quot;:&quot;Coimbra&quot;,&quot;given&quot;:&quot;Raul&quot;,&quot;non-dropping-particle&quot;:&quot;&quot;,&quot;parse-names&quot;:false,&quot;suffix&quot;:&quot;&quot;},{&quot;dropping-particle&quot;:&quot;&quot;,&quot;family&quot;:&quot;Corsi&quot;,&quot;given&quot;:&quot;Daniela&quot;,&quot;non-dropping-particle&quot;:&quot;&quot;,&quot;parse-names&quot;:false,&quot;suffix&quot;:&quot;&quot;},{&quot;dropping-particle&quot;:&quot;&quot;,&quot;family&quot;:&quot;Cortese&quot;,&quot;given&quot;:&quot;Francesco&quot;,&quot;non-dropping-particle&quot;:&quot;&quot;,&quot;parse-names&quot;:false,&quot;suffix&quot;:&quot;&quot;},{&quot;dropping-particle&quot;:&quot;&quot;,&quot;family&quot;:&quot;Cui&quot;,&quot;given&quot;:&quot;Yunfeng&quot;,&quot;non-dropping-particle&quot;:&quot;&quot;,&quot;parse-names&quot;:false,&quot;suffix&quot;:&quot;&quot;},{&quot;dropping-particle&quot;:&quot;&quot;,&quot;family&quot;:&quot;Damaskos&quot;,&quot;given&quot;:&quot;Dimitris&quot;,&quot;non-dropping-particle&quot;:&quot;&quot;,&quot;parse-names&quot;:false,&quot;suffix&quot;:&quot;&quot;},{&quot;dropping-particle&quot;:&quot;&quot;,&quot;family&quot;:&quot;De’Angelis&quot;,&quot;given&quot;:&quot;Nicola&quot;,&quot;non-dropping-particle&quot;:&quot;&quot;,&quot;parse-names&quot;:false,&quot;suffix&quot;:&quot;&quot;},{&quot;dropping-particle&quot;:&quot;&quot;,&quot;family&quot;:&quot;Delibegovic&quot;,&quot;given&quot;:&quot;Samir&quot;,&quot;non-dropping-particle&quot;:&quot;&quot;,&quot;parse-names&quot;:false,&quot;suffix&quot;:&quot;&quot;},{&quot;dropping-particle&quot;:&quot;&quot;,&quot;family&quot;:&quot;Demetrashvili&quot;,&quot;given&quot;:&quot;Zaza&quot;,&quot;non-dropping-particle&quot;:&quot;&quot;,&quot;parse-names&quot;:false,&quot;suffix&quot;:&quot;&quot;},{&quot;dropping-particle&quot;:&quot;&quot;,&quot;family&quot;:&quot;Simone&quot;,&quot;given&quot;:&quot;Belinda&quot;,&quot;non-dropping-particle&quot;:&quot;De&quot;,&quot;parse-names&quot;:false,&quot;suffix&quot;:&quot;&quot;},{&quot;dropping-particle&quot;:&quot;&quot;,&quot;family&quot;:&quot;Jonge&quot;,&quot;given&quot;:&quot;Stijn W.&quot;,&quot;non-dropping-particle&quot;:&quot;de&quot;,&quot;parse-names&quot;:false,&quot;suffix&quot;:&quot;&quot;},{&quot;dropping-particle&quot;:&quot;&quot;,&quot;family&quot;:&quot;Bella&quot;,&quot;given&quot;:&quot;Stefano&quot;,&quot;non-dropping-particle&quot;:&quot;Di&quot;,&quot;parse-names&quot;:false,&quot;suffix&quot;:&quot;&quot;},{&quot;dropping-particle&quot;:&quot;&quot;,&quot;family&quot;:&quot;Saverio&quot;,&quot;given&quot;:&quot;Salomone&quot;,&quot;non-dropping-particle&quot;:&quot;Di&quot;,&quot;parse-names&quot;:false,&quot;suffix&quot;:&quot;&quot;},{&quot;dropping-particle&quot;:&quot;&quot;,&quot;family&quot;:&quot;Duane&quot;,&quot;given&quot;:&quot;Therese M.&quot;,&quot;non-dropping-particle&quot;:&quot;&quot;,&quot;parse-names&quot;:false,&quot;suffix&quot;:&quot;&quot;},{&quot;dropping-particle&quot;:&quot;&quot;,&quot;family&quot;:&quot;Fugazzola&quot;,&quot;given&quot;:&quot;Paola&quot;,&quot;non-dropping-particle&quot;:&quot;&quot;,&quot;parse-names&quot;:false,&quot;suffix&quot;:&quot;&quot;},{&quot;dropping-particle&quot;:&quot;&quot;,&quot;family&quot;:&quot;Galante&quot;,&quot;given&quot;:&quot;Joseph M.&quot;,&quot;non-dropping-particle&quot;:&quot;&quot;,&quot;parse-names&quot;:false,&quot;suffix&quot;:&quot;&quot;},{&quot;dropping-particle&quot;:&quot;&quot;,&quot;family&quot;:&quot;Ghnnam&quot;,&quot;given&quot;:&quot;Wagih&quot;,&quot;non-dropping-particle&quot;:&quot;&quot;,&quot;parse-names&quot;:false,&quot;suffix&quot;:&quot;&quot;},{&quot;dropping-particle&quot;:&quot;&quot;,&quot;family&quot;:&quot;Gkiokas&quot;,&quot;given&quot;:&quot;George&quot;,&quot;non-dropping-particle&quot;:&quot;&quot;,&quot;parse-names&quot;:false,&quot;suffix&quot;:&quot;&quot;},{&quot;dropping-particle&quot;:&quot;&quot;,&quot;family&quot;:&quot;Gomes&quot;,&quot;given&quot;:&quot;Carlos Augusto&quot;,&quot;non-dropping-particle&quot;:&quot;&quot;,&quot;parse-names&quot;:false,&quot;suffix&quot;:&quot;&quot;},{&quot;dropping-particle&quot;:&quot;&quot;,&quot;family&quot;:&quot;Griffiths&quot;,&quot;given&quot;:&quot;Ewen A.&quot;,&quot;non-dropping-particle&quot;:&quot;&quot;,&quot;parse-names&quot;:false,&quot;suffix&quot;:&quot;&quot;},{&quot;dropping-particle&quot;:&quot;&quot;,&quot;family&quot;:&quot;Hardcastle&quot;,&quot;given&quot;:&quot;Timothy C.&quot;,&quot;non-dropping-particle&quot;:&quot;&quot;,&quot;parse-names&quot;:false,&quot;suffix&quot;:&quot;&quot;},{&quot;dropping-particle&quot;:&quot;&quot;,&quot;family&quot;:&quot;Hecker&quot;,&quot;given&quot;:&quot;Andreas&quot;,&quot;non-dropping-particle&quot;:&quot;&quot;,&quot;parse-names&quot;:false,&quot;suffix&quot;:&quot;&quot;},{&quot;dropping-particle&quot;:&quot;&quot;,&quot;family&quot;:&quot;Herzog&quot;,&quot;given&quot;:&quot;Torsten&quot;,&quot;non-dropping-particle&quot;:&quot;&quot;,&quot;parse-names&quot;:false,&quot;suffix&quot;:&quot;&quot;},{&quot;dropping-particle&quot;:&quot;&quot;,&quot;family&quot;:&quot;Karamarkovic&quot;,&quot;given&quot;:&quot;Aleksandar&quot;,&quot;non-dropping-particle&quot;:&quot;&quot;,&quot;parse-names&quot;:false,&quot;suffix&quot;:&quot;&quot;},{&quot;dropping-particle&quot;:&quot;&quot;,&quot;family&quot;:&quot;Khokha&quot;,&quot;given&quot;:&quot;Vladimir&quot;,&quot;non-dropping-particle&quot;:&quot;&quot;,&quot;parse-names&quot;:false,&quot;suffix&quot;:&quot;&quot;},{&quot;dropping-particle&quot;:&quot;&quot;,&quot;family&quot;:&quot;Kim&quot;,&quot;given&quot;:&quot;Peter K.&quot;,&quot;non-dropping-particle&quot;:&quot;&quot;,&quot;parse-names&quot;:false,&quot;suffix&quot;:&quot;&quot;},{&quot;dropping-particle&quot;:&quot;Il&quot;,&quot;family&quot;:&quot;Kim&quot;,&quot;given&quot;:&quot;Jae&quot;,&quot;non-dropping-particle&quot;:&quot;&quot;,&quot;parse-names&quot;:false,&quot;suffix&quot;:&quot;&quot;},{&quot;dropping-particle&quot;:&quot;&quot;,&quot;family&quot;:&quot;Kirkpatrick&quot;,&quot;given&quot;:&quot;Andrew W.&quot;,&quot;non-dropping-particle&quot;:&quot;&quot;,&quot;parse-names&quot;:false,&quot;suffix&quot;:&quot;&quot;},{&quot;dropping-particle&quot;:&quot;&quot;,&quot;family&quot;:&quot;Kong&quot;,&quot;given&quot;:&quot;Victor&quot;,&quot;non-dropping-particle&quot;:&quot;&quot;,&quot;parse-names&quot;:false,&quot;suffix&quot;:&quot;&quot;},{&quot;dropping-particle&quot;:&quot;&quot;,&quot;family&quot;:&quot;Koshy&quot;,&quot;given&quot;:&quot;Renol M.&quot;,&quot;non-dropping-particle&quot;:&quot;&quot;,&quot;parse-names&quot;:false,&quot;suffix&quot;:&quot;&quot;},{&quot;dropping-particle&quot;:&quot;&quot;,&quot;family&quot;:&quot;Inaba&quot;,&quot;given&quot;:&quot;Kenji&quot;,&quot;non-dropping-particle&quot;:&quot;&quot;,&quot;parse-names&quot;:false,&quot;suffix&quot;:&quot;&quot;},{&quot;dropping-particle&quot;:&quot;&quot;,&quot;family&quot;:&quot;Isik&quot;,&quot;given&quot;:&quot;Arda&quot;,&quot;non-dropping-particle&quot;:&quot;&quot;,&quot;parse-names&quot;:false,&quot;suffix&quot;:&quot;&quot;},{&quot;dropping-particle&quot;:&quot;&quot;,&quot;family&quot;:&quot;Ivatury&quot;,&quot;given&quot;:&quot;Rao&quot;,&quot;non-dropping-particle&quot;:&quot;&quot;,&quot;parse-names&quot;:false,&quot;suffix&quot;:&quot;&quot;},{&quot;dropping-particle&quot;:&quot;&quot;,&quot;family&quot;:&quot;Labricciosa&quot;,&quot;given&quot;:&quot;Francesco M.&quot;,&quot;non-dropping-particle&quot;:&quot;&quot;,&quot;parse-names&quot;:false,&quot;suffix&quot;:&quot;&quot;},{&quot;dropping-particle&quot;:&quot;&quot;,&quot;family&quot;:&quot;Lee&quot;,&quot;given&quot;:&quot;Yeong Yeh&quot;,&quot;non-dropping-particle&quot;:&quot;&quot;,&quot;parse-names&quot;:false,&quot;suffix&quot;:&quot;&quot;},{&quot;dropping-particle&quot;:&quot;&quot;,&quot;family&quot;:&quot;Leppäniemi&quot;,&quot;given&quot;:&quot;Ari&quot;,&quot;non-dropping-particle&quot;:&quot;&quot;,&quot;parse-names&quot;:false,&quot;suffix&quot;:&quot;&quot;},{&quot;dropping-particle&quot;:&quot;&quot;,&quot;family&quot;:&quot;Litvin&quot;,&quot;given&quot;:&quot;Andrey&quot;,&quot;non-dropping-particle&quot;:&quot;&quot;,&quot;parse-names&quot;:false,&quot;suffix&quot;:&quot;&quot;},{&quot;dropping-particle&quot;:&quot;&quot;,&quot;family&quot;:&quot;Luppi&quot;,&quot;given&quot;:&quot;Davide&quot;,&quot;non-dropping-particle&quot;:&quot;&quot;,&quot;parse-names&quot;:false,&quot;suffix&quot;:&quot;&quot;},{&quot;dropping-particle&quot;:&quot;V.&quot;,&quot;family&quot;:&quot;Maier&quot;,&quot;given&quot;:&quot;Ronald&quot;,&quot;non-dropping-particle&quot;:&quot;&quot;,&quot;parse-names&quot;:false,&quot;suffix&quot;:&quot;&quot;},{&quot;dropping-particle&quot;:&quot;&quot;,&quot;family&quot;:&quot;Marinis&quot;,&quot;given&quot;:&quot;Athanasios&quot;,&quot;non-dropping-particle&quot;:&quot;&quot;,&quot;parse-names&quot;:false,&quot;suffix&quot;:&quot;&quot;},{&quot;dropping-particle&quot;:&quot;&quot;,&quot;family&quot;:&quot;Marwah&quot;,&quot;given&quot;:&quot;Sanjay&quot;,&quot;non-dropping-particle&quot;:&quot;&quot;,&quot;parse-names&quot;:false,&quot;suffix&quot;:&quot;&quot;},{&quot;dropping-particle&quot;:&quot;&quot;,&quot;family&quot;:&quot;Mesina&quot;,&quot;given&quot;:&quot;Cristian&quot;,&quot;non-dropping-particle&quot;:&quot;&quot;,&quot;parse-names&quot;:false,&quot;suffix&quot;:&quot;&quot;},{&quot;dropping-particle&quot;:&quot;&quot;,&quot;family&quot;:&quot;Moore&quot;,&quot;given&quot;:&quot;Ernest E.&quot;,&quot;non-dropping-particle&quot;:&quot;&quot;,&quot;parse-names&quot;:false,&quot;suffix&quot;:&quot;&quot;},{&quot;dropping-particle&quot;:&quot;&quot;,&quot;family&quot;:&quot;Moore&quot;,&quot;given&quot;:&quot;Frederick A.&quot;,&quot;non-dropping-particle&quot;:&quot;&quot;,&quot;parse-names&quot;:false,&quot;suffix&quot;:&quot;&quot;},{&quot;dropping-particle&quot;:&quot;&quot;,&quot;family&quot;:&quot;Negoi&quot;,&quot;given&quot;:&quot;Ionut&quot;,&quot;non-dropping-particle&quot;:&quot;&quot;,&quot;parse-names&quot;:false,&quot;suffix&quot;:&quot;&quot;},{&quot;dropping-particle&quot;:&quot;&quot;,&quot;family&quot;:&quot;Olaoye&quot;,&quot;given&quot;:&quot;Iyiade&quot;,&quot;non-dropping-particle&quot;:&quot;&quot;,&quot;parse-names&quot;:false,&quot;suffix&quot;:&quot;&quot;},{&quot;dropping-particle&quot;:&quot;&quot;,&quot;family&quot;:&quot;Ordoñez&quot;,&quot;given&quot;:&quot;Carlos A.&quot;,&quot;non-dropping-particle&quot;:&quot;&quot;,&quot;parse-names&quot;:false,&quot;suffix&quot;:&quot;&quot;},{&quot;dropping-particle&quot;:&quot;&quot;,&quot;family&quot;:&quot;Ouadii&quot;,&quot;given&quot;:&quot;Mouaqit&quot;,&quot;non-dropping-particle&quot;:&quot;&quot;,&quot;parse-names&quot;:false,&quot;suffix&quot;:&quot;&quot;},{&quot;dropping-particle&quot;:&quot;&quot;,&quot;family&quot;:&quot;Peitzman&quot;,&quot;given&quot;:&quot;Andrew B.&quot;,&quot;non-dropping-particle&quot;:&quot;&quot;,&quot;parse-names&quot;:false,&quot;suffix&quot;:&quot;&quot;},{&quot;dropping-particle&quot;:&quot;&quot;,&quot;family&quot;:&quot;Perrone&quot;,&quot;given&quot;:&quot;Gennaro&quot;,&quot;non-dropping-particle&quot;:&quot;&quot;,&quot;parse-names&quot;:false,&quot;suffix&quot;:&quot;&quot;},{&quot;dropping-particle&quot;:&quot;&quot;,&quot;family&quot;:&quot;Pintar&quot;,&quot;given&quot;:&quot;Tadeja&quot;,&quot;non-dropping-particle&quot;:&quot;&quot;,&quot;parse-names&quot;:false,&quot;suffix&quot;:&quot;&quot;},{&quot;dropping-particle&quot;:&quot;&quot;,&quot;family&quot;:&quot;Pipitone&quot;,&quot;given&quot;:&quot;Giuseppe&quot;,&quot;non-dropping-particle&quot;:&quot;&quot;,&quot;parse-names&quot;:false,&quot;suffix&quot;:&quot;&quot;},{&quot;dropping-particle&quot;:&quot;&quot;,&quot;family&quot;:&quot;Podda&quot;,&quot;given&quot;:&quot;Mauro&quot;,&quot;non-dropping-particle&quot;:&quot;&quot;,&quot;parse-names&quot;:false,&quot;suffix&quot;:&quot;&quot;},{&quot;dropping-particle&quot;:&quot;&quot;,&quot;family&quot;:&quot;Raşa&quot;,&quot;given&quot;:&quot;Kemal&quot;,&quot;non-dropping-particle&quot;:&quot;&quot;,&quot;parse-names&quot;:false,&quot;suffix&quot;:&quot;&quot;},{&quot;dropping-particle&quot;:&quot;&quot;,&quot;family&quot;:&quot;Ribeiro&quot;,&quot;given&quot;:&quot;Julival&quot;,&quot;non-dropping-particle&quot;:&quot;&quot;,&quot;parse-names&quot;:false,&quot;suffix&quot;:&quot;&quot;},{&quot;dropping-particle&quot;:&quot;&quot;,&quot;family&quot;:&quot;Rodrigues&quot;,&quot;given&quot;:&quot;Gabriel&quot;,&quot;non-dropping-particle&quot;:&quot;&quot;,&quot;parse-names&quot;:false,&quot;suffix&quot;:&quot;&quot;},{&quot;dropping-particle&quot;:&quot;&quot;,&quot;family&quot;:&quot;Rubio-Perez&quot;,&quot;given&quot;:&quot;Ines&quot;,&quot;non-dropping-particle&quot;:&quot;&quot;,&quot;parse-names&quot;:false,&quot;suffix&quot;:&quot;&quot;},{&quot;dropping-particle&quot;:&quot;&quot;,&quot;family&quot;:&quot;Sall&quot;,&quot;given&quot;:&quot;Ibrahima&quot;,&quot;non-dropping-particle&quot;:&quot;&quot;,&quot;parse-names&quot;:false,&quot;suffix&quot;:&quot;&quot;},{&quot;dropping-particle&quot;:&quot;&quot;,&quot;family&quot;:&quot;Sato&quot;,&quot;given&quot;:&quot;Norio&quot;,&quot;non-dropping-particle&quot;:&quot;&quot;,&quot;parse-names&quot;:false,&quot;suffix&quot;:&quot;&quot;},{&quot;dropping-particle&quot;:&quot;&quot;,&quot;family&quot;:&quot;Sawyer&quot;,&quot;given&quot;:&quot;Robert G.&quot;,&quot;non-dropping-particle&quot;:&quot;&quot;,&quot;parse-names&quot;:false,&quot;suffix&quot;:&quot;&quot;},{&quot;dropping-particle&quot;:&quot;&quot;,&quot;family&quot;:&quot;Shelat&quot;,&quot;given&quot;:&quot;Vishal G.&quot;,&quot;non-dropping-particle&quot;:&quot;&quot;,&quot;parse-names&quot;:false,&quot;suffix&quot;:&quot;&quot;},{&quot;dropping-particle&quot;:&quot;&quot;,&quot;family&quot;:&quot;Sugrue&quot;,&quot;given&quot;:&quot;Michael&quot;,&quot;non-dropping-particle&quot;:&quot;&quot;,&quot;parse-names&quot;:false,&quot;suffix&quot;:&quot;&quot;},{&quot;dropping-particle&quot;:&quot;&quot;,&quot;family&quot;:&quot;Tarasconi&quot;,&quot;given&quot;:&quot;Antonio&quot;,&quot;non-dropping-particle&quot;:&quot;&quot;,&quot;parse-names&quot;:false,&quot;suffix&quot;:&quot;&quot;},{&quot;dropping-particle&quot;:&quot;&quot;,&quot;family&quot;:&quot;Tolonen&quot;,&quot;given&quot;:&quot;Matti&quot;,&quot;non-dropping-particle&quot;:&quot;&quot;,&quot;parse-names&quot;:false,&quot;suffix&quot;:&quot;&quot;},{&quot;dropping-particle&quot;:&quot;&quot;,&quot;family&quot;:&quot;Viaggi&quot;,&quot;given&quot;:&quot;Bruno&quot;,&quot;non-dropping-particle&quot;:&quot;&quot;,&quot;parse-names&quot;:false,&quot;suffix&quot;:&quot;&quot;},{&quot;dropping-particle&quot;:&quot;&quot;,&quot;family&quot;:&quot;Celotti&quot;,&quot;given&quot;:&quot;Andrea&quot;,&quot;non-dropping-particle&quot;:&quot;&quot;,&quot;parse-names&quot;:false,&quot;suffix&quot;:&quot;&quot;},{&quot;dropping-particle&quot;:&quot;&quot;,&quot;family&quot;:&quot;Casella&quot;,&quot;given&quot;:&quot;Claudio&quot;,&quot;non-dropping-particle&quot;:&quot;&quot;,&quot;parse-names&quot;:false,&quot;suffix&quot;:&quot;&quot;},{&quot;dropping-particle&quot;:&quot;&quot;,&quot;family&quot;:&quot;Pagani&quot;,&quot;given&quot;:&quot;Leonardo&quot;,&quot;non-dropping-particle&quot;:&quot;&quot;,&quot;parse-names&quot;:false,&quot;suffix&quot;:&quot;&quot;},{&quot;dropping-particle&quot;:&quot;&quot;,&quot;family&quot;:&quot;Dhingra&quot;,&quot;given&quot;:&quot;Sameer&quot;,&quot;non-dropping-particle&quot;:&quot;&quot;,&quot;parse-names&quot;:false,&quot;suffix&quot;:&quot;&quot;},{&quot;dropping-particle&quot;:&quot;&quot;,&quot;family&quot;:&quot;Baiocchi&quot;,&quot;given&quot;:&quot;Gian Luca&quot;,&quot;non-dropping-particle&quot;:&quot;&quot;,&quot;parse-names&quot;:false,&quot;suffix&quot;:&quot;&quot;},{&quot;dropping-particle&quot;:&quot;&quot;,&quot;family&quot;:&quot;Catena&quot;,&quot;given&quot;:&quot;Fausto&quot;,&quot;non-dropping-particle&quot;:&quot;&quot;,&quot;parse-names&quot;:false,&quot;suffix&quot;:&quot;&quot;}],&quot;container-title&quot;:&quot;World Journal of Emergency Surgery&quot;,&quot;id&quot;:&quot;1b9628cd-1768-5977-983b-1972d0c92107&quot;,&quot;issue&quot;:&quot;1&quot;,&quot;issued&quot;:{&quot;date-parts&quot;:[[&quot;2022&quot;,&quot;1&quot;,&quot;15&quot;]]},&quot;page&quot;:&quot;3&quot;,&quot;publisher&quot;:&quot;BioMed Central&quot;,&quot;title&quot;:&quot;WSES/GAIS/WSIS/SIS-E/AAST global clinical pathways for patients with skin and soft tissue infections&quot;,&quot;type&quot;:&quot;article-journal&quot;,&quot;volume&quot;:&quot;17&quot;,&quot;container-title-short&quot;:&quot;&quot;},&quot;uris&quot;:[&quot;http://www.mendeley.com/documents/?uuid=06baa281-cba9-4b31-9cab-c404a0391ad1&quot;],&quot;isTemporary&quot;:false,&quot;legacyDesktopId&quot;:&quot;06baa281-cba9-4b31-9cab-c404a0391ad1&quot;}]},{&quot;citationID&quot;:&quot;MENDELEY_CITATION_76523811-9161-4be9-8322-edb944f5ec43&quot;,&quot;properties&quot;:{&quot;noteIndex&quot;:0},&quot;isEdited&quot;:false,&quot;manualOverride&quot;:{&quot;citeprocText&quot;:&quot;(63)&quot;,&quot;isManuallyOverridden&quot;:false,&quot;manualOverrideText&quot;:&quot;&quot;},&quot;citationTag&quot;:&quot;MENDELEY_CITATION_v3_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&quot;,&quot;citationItems&quot;:[{&quot;id&quot;:&quot;1fee3ea9-3a99-5eb9-a8a9-6fe32055ed70&quot;,&quot;itemData&quot;:{&quot;DOI&quot;:&quot;10.1542/peds.2013-1384&quot;,&quot;ISSN&quot;:&quot;0031-4005&quot;,&quot;PMID&quot;:&quot;23918896&quot;,&quot;abstract&quot;:&quot;BACKGROUND: Blood cultures are often obtained in children hospitalized with skin and soft tissue infections (SSTIs). Because little evidence exists to validate this practice, we examined the yield of blood cultures in the evaluation of immunocompetent children with SSTIs. METHODS: Medical records were reviewed for all children admitted between January 1, 2007 and December 31, 2009 after emergency department evaluation and diagnosis of cellulitis or abscess. We compared patients with SSTIs (n = 482) with those with complicated SSTIs (cSSTIs; n = 98). A cSSTI was defined as surgical or traumatic wound infection, need for surgical intervention, or infected ulcers or burns. The SSTI group included patients without complicating factors. RESULTS: None of the patients in the SSTI group had a positive blood culture. In the cSSTI group, 12.5% of blood cultures were positive. The mean length of hospital stay (LOHS) of children with SSTIs was shorter than that of those with cSSTIs (P &lt;.001). In the SSTI group, obtaining a blood culture was associated with a higher mean LOHS (P =.044). CONCLUSIONS: Blood cultures are not useful in evaluating immunocompetent children who are admitted to the hospital with uncomplicated SSTIs, and they are associated with a nearly 1-day increase in mean LOHS. Copyright © 2013 by the American Academy of Pediatrics.&quot;,&quot;author&quot;:[{&quot;dropping-particle&quot;:&quot;&quot;,&quot;family&quot;:&quot;Malone&quot;,&quot;given&quot;:&quot;Jay R.&quot;,&quot;non-dropping-particle&quot;:&quot;&quot;,&quot;parse-names&quot;:false,&quot;suffix&quot;:&quot;&quot;},{&quot;dropping-particle&quot;:&quot;&quot;,&quot;family&quot;:&quot;Durica&quot;,&quot;given&quot;:&quot;Sarah R.&quot;,&quot;non-dropping-particle&quot;:&quot;&quot;,&quot;parse-names&quot;:false,&quot;suffix&quot;:&quot;&quot;},{&quot;dropping-particle&quot;:&quot;&quot;,&quot;family&quot;:&quot;Thompson&quot;,&quot;given&quot;:&quot;David M.&quot;,&quot;non-dropping-particle&quot;:&quot;&quot;,&quot;parse-names&quot;:false,&quot;suffix&quot;:&quot;&quot;},{&quot;dropping-particle&quot;:&quot;&quot;,&quot;family&quot;:&quot;Bogie&quot;,&quot;given&quot;:&quot;Amanda&quot;,&quot;non-dropping-particle&quot;:&quot;&quot;,&quot;parse-names&quot;:false,&quot;suffix&quot;:&quot;&quot;},{&quot;dropping-particle&quot;:&quot;&quot;,&quot;family&quot;:&quot;Naifeh&quot;,&quot;given&quot;:&quot;Monique&quot;,&quot;non-dropping-particle&quot;:&quot;&quot;,&quot;parse-names&quot;:false,&quot;suffix&quot;:&quot;&quot;}],&quot;container-title&quot;:&quot;Pediatrics&quot;,&quot;id&quot;:&quot;1fee3ea9-3a99-5eb9-a8a9-6fe32055ed70&quot;,&quot;issue&quot;:&quot;3&quot;,&quot;issued&quot;:{&quot;date-parts&quot;:[[&quot;2013&quot;,&quot;9&quot;,&quot;1&quot;]]},&quot;page&quot;:&quot;454-459&quot;,&quot;title&quot;:&quot;Blood Cultures in the Evaluation of Uncomplicated Skin and Soft Tissue Infections&quot;,&quot;type&quot;:&quot;article-journal&quot;,&quot;volume&quot;:&quot;132&quot;,&quot;container-title-short&quot;:&quot;Pediatrics&quot;},&quot;uris&quot;:[&quot;http://www.mendeley.com/documents/?uuid=69f6f600-168a-4e29-847f-d6a265065f16&quot;],&quot;isTemporary&quot;:false,&quot;legacyDesktopId&quot;:&quot;69f6f600-168a-4e29-847f-d6a265065f16&quot;}]},{&quot;citationID&quot;:&quot;MENDELEY_CITATION_3884f776-d2c4-472f-b60c-f0b765b12d65&quot;,&quot;properties&quot;:{&quot;noteIndex&quot;:0},&quot;isEdited&quot;:false,&quot;manualOverride&quot;:{&quot;citeprocText&quot;:&quot;(4,64)&quot;,&quot;isManuallyOverridden&quot;:false,&quot;manualOverrideText&quot;:&quot;&quot;},&quot;citationTag&quot;:&quot;MENDELEY_CITATION_v3_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&quot;,&quot;citationItems&quot;:[{&quot;id&quot;:&quot;387b92d0-aa23-5c30-9e61-60283af43d55&quot;,&quot;itemData&quot;:{&quot;DOI&quot;:&quot;10.1586/epr.11.61&quot;,&quot;ISSN&quot;:&quot;14789450&quot;,&quot;abstract&quot;:&quot;This article covers the application of proteomic tools ('venomics', 'antivenomics' and 'venom phenotyping') to study the composition and natural history of snake venoms, and the cross-reactivity of antivenoms with homologous and heterologous venoms, to help address the neglected pathology of snake bite envenoming. The identification of evolutionary and immunological trends may help to replace the traditional geographic- and phylogenetic-driven hypotheses for antivenom production strategies with a more rational approach based on proteome phenotype and immunological profile similarities. Antivenomics and venom phenotyping may also contribute to expand the clinical range of currently existing antidotes. © 2011 Expert Reviews Ltd.&quot;,&quot;author&quot;:[{&quot;dropping-particle&quot;:&quot;&quot;,&quot;family&quot;:&quot;Calvete&quot;,&quot;given&quot;:&quot;JJ.&quot;,&quot;non-dropping-particle&quot;:&quot;&quot;,&quot;parse-names&quot;:false,&quot;suffix&quot;:&quot;&quot;}],&quot;container-title&quot;:&quot;Expert Review of Proteomics&quot;,&quot;id&quot;:&quot;387b92d0-aa23-5c30-9e61-60283af43d55&quot;,&quot;issue&quot;:&quot;6&quot;,&quot;issued&quot;:{&quot;date-parts&quot;:[[&quot;2011&quot;]]},&quot;page&quot;:&quot;739-758&quot;,&quot;publisher&quot;:&quot;Taylor &amp; Francis&quot;,&quot;title&quot;:&quot;Proteomic tools against the neglected pathology of snake bite envenoming&quot;,&quot;type&quot;:&quot;article-journal&quot;,&quot;volume&quot;:&quot;8&quot;,&quot;container-title-short&quot;:&quot;Expert Rev Proteomics&quot;},&quot;uris&quot;:[&quot;http://www.mendeley.com/documents/?uuid=dbc8f1c1-392d-4eaa-a97f-20698be6caaa&quot;],&quot;isTemporary&quot;:false,&quot;legacyDesktopId&quot;:&quot;dbc8f1c1-392d-4eaa-a97f-20698be6caaa&quot;},{&quot;id&quot;:&quot;db9b4e07-d704-5299-ae99-079ea7dba7f4&quot;,&quot;itemData&quot;:{&quot;DOI&quot;:&quot;10.3855/jidc.39&quot;,&quot;ISSN&quot;:&quot;19722680&quot;,&quot;PMID&quot;:&quot;19759478&quot;,&quot;abstract&quot;:&quot;Background: The study was performed to identify the important bacterial pathogens responsible for wound infections secondary to snakebite and to determine their antimicrobial susceptibility. Methodology: All cases of wound infection secondary to snakebite were included in this retrospective study. Infected tissues were surgically debrided and inoculated on blood agar and MacConkey agar for aerobic bacterial culture, followed by antimicrobial susceptibility testing of the isolates by Kirby-Bauer disk diffusion method. Results: Staphylococcus aureus (32%) was the most common isolate followed by Escherichia coli (15%); monomicrobial infections were more frequent than polymicrobial infections. The majority of the isolates were antibiotic sensitive. Ciprofloxacin, an oral drug covering both Gram-positive and Gram-negative isolates, was the most frequently prescribed antibiotic. The patients responded well to the treatment. Conclusion: The results of this study will be helpful in deciding the empirical antibiotic therapy in cases of wound infection secondary to snakebite in regions of Southeast Asia. Copyright © 2009 Garg et al.&quot;,&quot;author&quot;:[{&quot;dropping-particle&quot;:&quot;&quot;,&quot;family&quot;:&quot;Garg&quot;,&quot;given&quot;:&quot;Atul&quot;,&quot;non-dropping-particle&quot;:&quot;&quot;,&quot;parse-names&quot;:false,&quot;suffix&quot;:&quot;&quot;},{&quot;dropping-particle&quot;:&quot;&quot;,&quot;family&quot;:&quot;Sujatha&quot;,&quot;given&quot;:&quot;S.&quot;,&quot;non-dropping-particle&quot;:&quot;&quot;,&quot;parse-names&quot;:false,&quot;suffix&quot;:&quot;&quot;},{&quot;dropping-particle&quot;:&quot;&quot;,&quot;family&quot;:&quot;Garg&quot;,&quot;given&quot;:&quot;Jaya&quot;,&quot;non-dropping-particle&quot;:&quot;&quot;,&quot;parse-names&quot;:false,&quot;suffix&quot;:&quot;&quot;},{&quot;dropping-particle&quot;:&quot;&quot;,&quot;family&quot;:&quot;Acharya&quot;,&quot;given&quot;:&quot;N. Srinivas&quot;,&quot;non-dropping-particle&quot;:&quot;&quot;,&quot;parse-names&quot;:false,&quot;suffix&quot;:&quot;&quot;},{&quot;dropping-particle&quot;:&quot;&quot;,&quot;family&quot;:&quot;Parija&quot;,&quot;given&quot;:&quot;Subhash Chandra&quot;,&quot;non-dropping-particle&quot;:&quot;&quot;,&quot;parse-names&quot;:false,&quot;suffix&quot;:&quot;&quot;}],&quot;container-title&quot;:&quot;Journal of Infection in Developing Countries&quot;,&quot;id&quot;:&quot;db9b4e07-d704-5299-ae99-079ea7dba7f4&quot;,&quot;issue&quot;:&quot;3&quot;,&quot;issued&quot;:{&quot;date-parts&quot;:[[&quot;2009&quot;]]},&quot;page&quot;:&quot;221-223&quot;,&quot;title&quot;:&quot;Wound infections secondary to snakebite&quot;,&quot;type&quot;:&quot;article-journal&quot;,&quot;volume&quot;:&quot;3&quot;,&quot;container-title-short&quot;:&quot;J Infect Dev Ctries&quot;},&quot;uris&quot;:[&quot;http://www.mendeley.com/documents/?uuid=2b9753bd-d93e-4e80-a625-2b736c5b454c&quot;],&quot;isTemporary&quot;:false,&quot;legacyDesktopId&quot;:&quot;2b9753bd-d93e-4e80-a625-2b736c5b454c&quot;}]},{&quot;citationID&quot;:&quot;MENDELEY_CITATION_861e79b4-3dff-45e1-a380-3715023481a4&quot;,&quot;properties&quot;:{&quot;noteIndex&quot;:0},&quot;isEdited&quot;:false,&quot;manualOverride&quot;:{&quot;citeprocText&quot;:&quot;(23,40)&quot;,&quot;isManuallyOverridden&quot;:false,&quot;manualOverrideText&quot;:&quot;&quot;},&quot;citationTag&quot;:&quot;MENDELEY_CITATION_v3_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&quot;,&quot;citationItems&quot;:[{&quot;id&quot;:&quot;e48a7fee-99b1-56e0-97a3-ec0d8d582267&quot;,&quot;itemData&quot;:{&quot;ISSN&quot;:&quot;22027114&quot;,&quot;PMID&quot;:&quot;29261244&quot;,&quot;author&quot;:[{&quot;dropping-particle&quot;:&quot;&quot;,&quot;family&quot;:&quot;Swanson&quot;,&quot;given&quot;:&quot;T&quot;,&quot;non-dropping-particle&quot;:&quot;&quot;,&quot;parse-names&quot;:false,&quot;suffix&quot;:&quot;&quot;},{&quot;dropping-particle&quot;:&quot;&quot;,&quot;family&quot;:&quot;Angel&quot;,&quot;given&quot;:&quot;D&quot;,&quot;non-dropping-particle&quot;:&quot;&quot;,&quot;parse-names&quot;:false,&quot;suffix&quot;:&quot;&quot;}],&quot;container-title&quot;:&quot;Wounds International&quot;,&quot;id&quot;:&quot;e48a7fee-99b1-56e0-97a3-ec0d8d582267&quot;,&quot;issue&quot;:&quot;8&quot;,&quot;issued&quot;:{&quot;date-parts&quot;:[[&quot;2022&quot;]]},&quot;page&quot;:&quot;1-59&quot;,&quot;title&quot;:&quot;International Wound Infection Institute (IWII). Wound Infection in Clinical Practice.&quot;,&quot;type&quot;:&quot;article-journal&quot;,&quot;volume&quot;:&quot;24&quot;,&quot;container-title-short&quot;:&quot;&quot;},&quot;uris&quot;:[&quot;http://www.mendeley.com/documents/?uuid=4bf230e3-18f6-4b18-87b1-fc59a52d5928&quot;],&quot;isTemporary&quot;:false,&quot;legacyDesktopId&quot;:&quot;4bf230e3-18f6-4b18-87b1-fc59a52d5928&quot;},{&quot;id&quot;:&quot;a49fec55-9f3c-5261-b950-740745895d0c&quot;,&quot;itemData&quot;:{&quot;DOI&quot;:&quot;10.1089/wound.2019.1103&quot;,&quot;ISSN&quot;:&quot;21621934&quot;,&quot;PMID&quot;:&quot;32496977&quot;,&quot;abstract&quot;:&quot;Significance: Infections can significantly delay the healing process in chronic wounds, placing an enormous economic burden on health care resources. Identification of infection biomarkers and imaging modalities to observe and quantify them has seen progress over the years. Recent Advances: Traditionally, clinicians determine the presence of infection through visual observation of wounds and confirm their diagnosis through wound culture. Many laboratory markers, including C-reactive protein, procalcitonin, presepsin, and bacterial protease activity, have been quantified to assist diagnosis of infection. Moreover, imaging modalities like plain radiography, computed tomography, magnetic resonance imaging, ultrasound imaging, spatial frequency domain imaging, thermography, autofluorescence imaging, and biosensors have emerged for real-time wound infection diagnosis and showed their unique advantages in deeper wound infection diagnosis. Critical Issues: While traditional diagnostic approaches provide valuable information, they are time-consuming and depend on clinicians' experiences. There is a need for noninvasive wound infection diagnostics that are highly specific, rapid, and accurate, and do not require extensive training. Future Directions: While innovative diagnostics utilizing various imaging instrumentation are being developed, new biomarkers have been investigated as potential indicators for wound infection. Products may be developed to either qualitatively or quantitatively measure these biomarkers. This review summarizes and compares all available diagnostics for wound infection, including those currently used in clinics and still under development. This review could serve as a valuable resource for clinicians treating wound infections as well as patients and wound care providers who would like to be informed of the recent developments.&quot;,&quot;author&quot;:[{&quot;dropping-particle&quot;:&quot;&quot;,&quot;family&quot;:&quot;Li&quot;,&quot;given&quot;:&quot;Shuxin&quot;,&quot;non-dropping-particle&quot;:&quot;&quot;,&quot;parse-names&quot;:false,&quot;suffix&quot;:&quot;&quot;},{&quot;dropping-particle&quot;:&quot;&quot;,&quot;family&quot;:&quot;Renick&quot;,&quot;given&quot;:&quot;Paul&quot;,&quot;non-dropping-particle&quot;:&quot;&quot;,&quot;parse-names&quot;:false,&quot;suffix&quot;:&quot;&quot;},{&quot;dropping-particle&quot;:&quot;&quot;,&quot;family&quot;:&quot;Senkowsky&quot;,&quot;given&quot;:&quot;Jon&quot;,&quot;non-dropping-particle&quot;:&quot;&quot;,&quot;parse-names&quot;:false,&quot;suffix&quot;:&quot;&quot;},{&quot;dropping-particle&quot;:&quot;&quot;,&quot;family&quot;:&quot;Nair&quot;,&quot;given&quot;:&quot;Ashwin&quot;,&quot;non-dropping-particle&quot;:&quot;&quot;,&quot;parse-names&quot;:false,&quot;suffix&quot;:&quot;&quot;},{&quot;dropping-particle&quot;:&quot;&quot;,&quot;family&quot;:&quot;Tang&quot;,&quot;given&quot;:&quot;Liping&quot;,&quot;non-dropping-particle&quot;:&quot;&quot;,&quot;parse-names&quot;:false,&quot;suffix&quot;:&quot;&quot;}],&quot;container-title&quot;:&quot;Advances in Wound Care&quot;,&quot;id&quot;:&quot;a49fec55-9f3c-5261-b950-740745895d0c&quot;,&quot;issue&quot;:&quot;6&quot;,&quot;issued&quot;:{&quot;date-parts&quot;:[[&quot;2021&quot;]]},&quot;page&quot;:&quot;317-327&quot;,&quot;title&quot;:&quot;Diagnostics for Wound Infections&quot;,&quot;type&quot;:&quot;article-journal&quot;,&quot;volume&quot;:&quot;10&quot;,&quot;container-title-short&quot;:&quot;Adv Wound Care (New Rochelle)&quot;},&quot;uris&quot;:[&quot;http://www.mendeley.com/documents/?uuid=f08dd83c-b957-436c-a210-1e5eaa20db47&quot;],&quot;isTemporary&quot;:false,&quot;legacyDesktopId&quot;:&quot;f08dd83c-b957-436c-a210-1e5eaa20db47&quot;}]},{&quot;citationID&quot;:&quot;MENDELEY_CITATION_2907c497-a4a9-458b-a02d-fd4fcaf59b1d&quot;,&quot;properties&quot;:{&quot;noteIndex&quot;:0},&quot;isEdited&quot;:false,&quot;manualOverride&quot;:{&quot;citeprocText&quot;:&quot;(34)&quot;,&quot;isManuallyOverridden&quot;:false,&quot;manualOverrideText&quot;:&quot;&quot;},&quot;citationTag&quot;:&quot;MENDELEY_CITATION_v3_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&quot;,&quot;citationItems&quot;:[{&quot;id&quot;:&quot;07c5ac61-23e9-59d4-99d7-26cc5537a0c6&quot;,&quot;itemData&quot;:{&quot;DOI&quot;:&quot;10.3390/toxins14020089&quot;,&quot;ISSN&quot;:&quot;20726651&quot;,&quot;PMID&quot;:&quot;35202117&quot;,&quot;abstract&quot;:&quot;Wound infection is frequently reported following snakebite (SB). This study is retrospective. It was conducted in the emergency department and the Intensive Care Unit (ICU) of Cayenne General Hospital between 1 January 2016 and 31 July 2021. We included 172 consecutive patients hospitalized for SB envenoming. All patients were monitored for wound infection. Sixty-three patients received antibiotics at admission (36.6%). The main antibiotic used was amoxicillin–clavulanate (92.1%). Wound infection was recorded in 55 cases (32%). It was 19% in grade 1, 35% in grade 2, and 53% in grade 3. It included abscess (69.1%), necrotizing fasciitis (16.4%), and cellulitis (21.8%). The time from SB to wound infection was 6 days (IQR: 3–8). The main isolated microorganisms were A. hydrophila and M. morganii (37.5% and 18.8% of isolated organisms). Surgery was required in 48 patients (28.1%), and a necrosectomy was performed on 16 of them (33.3%). The independent factors associated with snakebite-associated infection were necrosis (p &lt; 0.001, OR 13.15, 95% CI: 4.04–42.84), throm-bocytopenia (p = 0.002, OR: 3.37, 95% CI: 1.59–7.16), and rhabdomyolysis (p = 0.046, OR: 2.29, 95% CI: 1.02–5.19). In conclusion, wound infection following SB is frequent, mainly in grade 2 and 3 envenomed patients, especially those with necrosis, thrombocytopenia, and rhabdomyolysis. The main involved bacteria are A. hydrophila and M. morganii.&quot;,&quot;author&quot;:[{&quot;dropping-particle&quot;:&quot;&quot;,&quot;family&quot;:&quot;Houcke&quot;,&quot;given&quot;:&quot;Stéphanie&quot;,&quot;non-dropping-particle&quot;:&quot;&quot;,&quot;parse-names&quot;:false,&quot;suffix&quot;:&quot;&quot;},{&quot;dropping-particle&quot;:&quot;&quot;,&quot;family&quot;:&quot;Resiere&quot;,&quot;given&quot;:&quot;Dabor&quot;,&quot;non-dropping-particle&quot;:&quot;&quot;,&quot;parse-names&quot;:false,&quot;suffix&quot;:&quot;&quot;},{&quot;dropping-particle&quot;:&quot;&quot;,&quot;family&quot;:&quot;Lontsingoula&quot;,&quot;given&quot;:&quot;Guy Roger&quot;,&quot;non-dropping-particle&quot;:&quot;&quot;,&quot;parse-names&quot;:false,&quot;suffix&quot;:&quot;&quot;},{&quot;dropping-particle&quot;:&quot;&quot;,&quot;family&quot;:&quot;Cook&quot;,&quot;given&quot;:&quot;Fabrice&quot;,&quot;non-dropping-particle&quot;:&quot;&quot;,&quot;parse-names&quot;:false,&quot;suffix&quot;:&quot;&quot;},{&quot;dropping-particle&quot;:&quot;&quot;,&quot;family&quot;:&quot;Lafouasse&quot;,&quot;given&quot;:&quot;Pierre&quot;,&quot;non-dropping-particle&quot;:&quot;&quot;,&quot;parse-names&quot;:false,&quot;suffix&quot;:&quot;&quot;},{&quot;dropping-particle&quot;:&quot;&quot;,&quot;family&quot;:&quot;Pujo&quot;,&quot;given&quot;:&quot;Jean Marc&quot;,&quot;non-dropping-particle&quot;:&quot;&quot;,&quot;parse-names&quot;:false,&quot;suffix&quot;:&quot;&quot;},{&quot;dropping-particle&quot;:&quot;&quot;,&quot;family&quot;:&quot;Demar&quot;,&quot;given&quot;:&quot;Magalie&quot;,&quot;non-dropping-particle&quot;:&quot;&quot;,&quot;parse-names&quot;:false,&quot;suffix&quot;:&quot;&quot;},{&quot;dropping-particle&quot;:&quot;&quot;,&quot;family&quot;:&quot;Matheus&quot;,&quot;given&quot;:&quot;Severine&quot;,&quot;non-dropping-particle&quot;:&quot;&quot;,&quot;parse-names&quot;:false,&quot;suffix&quot;:&quot;&quot;},{&quot;dropping-particle&quot;:&quot;&quot;,&quot;family&quot;:&quot;Hommel&quot;,&quot;given&quot;:&quot;Didier&quot;,&quot;non-dropping-particle&quot;:&quot;&quot;,&quot;parse-names&quot;:false,&quot;suffix&quot;:&quot;&quot;},{&quot;dropping-particle&quot;:&quot;&quot;,&quot;family&quot;:&quot;Kallel&quot;,&quot;given&quot;:&quot;Hatem&quot;,&quot;non-dropping-particle&quot;:&quot;&quot;,&quot;parse-names&quot;:false,&quot;suffix&quot;:&quot;&quot;}],&quot;container-title&quot;:&quot;Toxins&quot;,&quot;id&quot;:&quot;07c5ac61-23e9-59d4-99d7-26cc5537a0c6&quot;,&quot;issue&quot;:&quot;2&quot;,&quot;issued&quot;:{&quot;date-parts&quot;:[[&quot;2022&quot;]]},&quot;page&quot;:&quot;1-12&quot;,&quot;title&quot;:&quot;Characteristics of snakebite-related infection in French Guiana&quot;,&quot;type&quot;:&quot;article-journal&quot;,&quot;volume&quot;:&quot;14&quot;,&quot;container-title-short&quot;:&quot;Toxins (Basel)&quot;},&quot;uris&quot;:[&quot;http://www.mendeley.com/documents/?uuid=21f1d24b-0efd-4b19-b0d4-79c4f708b116&quot;],&quot;isTemporary&quot;:false,&quot;legacyDesktopId&quot;:&quot;21f1d24b-0efd-4b19-b0d4-79c4f708b116&quot;}]},{&quot;citationID&quot;:&quot;MENDELEY_CITATION_3f81d1d7-0ad7-4ca1-94ef-0bf0976e7ba5&quot;,&quot;properties&quot;:{&quot;noteIndex&quot;:0},&quot;isEdited&quot;:false,&quot;manualOverride&quot;:{&quot;citeprocText&quot;:&quot;(65)&quot;,&quot;isManuallyOverridden&quot;:false,&quot;manualOverrideText&quot;:&quot;&quot;},&quot;citationTag&quot;:&quot;MENDELEY_CITATION_v3_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&quot;,&quot;citationItems&quot;:[{&quot;id&quot;:&quot;ec046da0-4e6a-5036-9cb8-9f446ea35b54&quot;,&quot;itemData&quot;:{&quot;DOI&quot;:&quot;10.1093/jac/dkg466&quot;,&quot;ISSN&quot;:&quot;03057453&quot;,&quot;PMID&quot;:&quot;14662806&quot;,&quot;author&quot;:[{&quot;dropping-particle&quot;:&quot;&quot;,&quot;family&quot;:&quot;Eron&quot;,&quot;given&quot;:&quot;Lawrence J.&quot;,&quot;non-dropping-particle&quot;:&quot;&quot;,&quot;parse-names&quot;:false,&quot;suffix&quot;:&quot;&quot;},{&quot;dropping-particle&quot;:&quot;&quot;,&quot;family&quot;:&quot;Lipsky&quot;,&quot;given&quot;:&quot;Benjamin A.&quot;,&quot;non-dropping-particle&quot;:&quot;&quot;,&quot;parse-names&quot;:false,&quot;suffix&quot;:&quot;&quot;},{&quot;dropping-particle&quot;:&quot;&quot;,&quot;family&quot;:&quot;Low&quot;,&quot;given&quot;:&quot;Donald E.&quot;,&quot;non-dropping-particle&quot;:&quot;&quot;,&quot;parse-names&quot;:false,&quot;suffix&quot;:&quot;&quot;},{&quot;dropping-particle&quot;:&quot;&quot;,&quot;family&quot;:&quot;Nathwani&quot;,&quot;given&quot;:&quot;Dilip&quot;,&quot;non-dropping-particle&quot;:&quot;&quot;,&quot;parse-names&quot;:false,&quot;suffix&quot;:&quot;&quot;},{&quot;dropping-particle&quot;:&quot;&quot;,&quot;family&quot;:&quot;Tice&quot;,&quot;given&quot;:&quot;Alan D.&quot;,&quot;non-dropping-particle&quot;:&quot;&quot;,&quot;parse-names&quot;:false,&quot;suffix&quot;:&quot;&quot;},{&quot;dropping-particle&quot;:&quot;&quot;,&quot;family&quot;:&quot;Volturo&quot;,&quot;given&quot;:&quot;Gregory A.&quot;,&quot;non-dropping-particle&quot;:&quot;&quot;,&quot;parse-names&quot;:false,&quot;suffix&quot;:&quot;&quot;}],&quot;container-title&quot;:&quot;Journal of Antimicrobial Chemotherapy&quot;,&quot;id&quot;:&quot;ec046da0-4e6a-5036-9cb8-9f446ea35b54&quot;,&quot;issue&quot;:&quot;SUPPL. 1&quot;,&quot;issued&quot;:{&quot;date-parts&quot;:[[&quot;2003&quot;]]},&quot;title&quot;:&quot;Managing skin and soft tissue infections: Expert panel recommendations on key decision points&quot;,&quot;type&quot;:&quot;article-journal&quot;,&quot;volume&quot;:&quot;52&quot;,&quot;container-title-short&quot;:&quot;&quot;},&quot;uris&quot;:[&quot;http://www.mendeley.com/documents/?uuid=62825677-82c6-4ce9-bd19-8f9f3de5d354&quot;],&quot;isTemporary&quot;:false,&quot;legacyDesktopId&quot;:&quot;62825677-82c6-4ce9-bd19-8f9f3de5d354&quot;}]},{&quot;citationID&quot;:&quot;MENDELEY_CITATION_78da0ceb-2e77-470a-a886-125ce4640a38&quot;,&quot;properties&quot;:{&quot;noteIndex&quot;:0},&quot;isEdited&quot;:false,&quot;manualOverride&quot;:{&quot;citeprocText&quot;:&quot;(34)&quot;,&quot;isManuallyOverridden&quot;:false,&quot;manualOverrideText&quot;:&quot;&quot;},&quot;citationTag&quot;:&quot;MENDELEY_CITATION_v3_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&quot;,&quot;citationItems&quot;:[{&quot;id&quot;:&quot;07c5ac61-23e9-59d4-99d7-26cc5537a0c6&quot;,&quot;itemData&quot;:{&quot;DOI&quot;:&quot;10.3390/toxins14020089&quot;,&quot;ISSN&quot;:&quot;20726651&quot;,&quot;PMID&quot;:&quot;35202117&quot;,&quot;abstract&quot;:&quot;Wound infection is frequently reported following snakebite (SB). This study is retrospective. It was conducted in the emergency department and the Intensive Care Unit (ICU) of Cayenne General Hospital between 1 January 2016 and 31 July 2021. We included 172 consecutive patients hospitalized for SB envenoming. All patients were monitored for wound infection. Sixty-three patients received antibiotics at admission (36.6%). The main antibiotic used was amoxicillin–clavulanate (92.1%). Wound infection was recorded in 55 cases (32%). It was 19% in grade 1, 35% in grade 2, and 53% in grade 3. It included abscess (69.1%), necrotizing fasciitis (16.4%), and cellulitis (21.8%). The time from SB to wound infection was 6 days (IQR: 3–8). The main isolated microorganisms were A. hydrophila and M. morganii (37.5% and 18.8% of isolated organisms). Surgery was required in 48 patients (28.1%), and a necrosectomy was performed on 16 of them (33.3%). The independent factors associated with snakebite-associated infection were necrosis (p &lt; 0.001, OR 13.15, 95% CI: 4.04–42.84), throm-bocytopenia (p = 0.002, OR: 3.37, 95% CI: 1.59–7.16), and rhabdomyolysis (p = 0.046, OR: 2.29, 95% CI: 1.02–5.19). In conclusion, wound infection following SB is frequent, mainly in grade 2 and 3 envenomed patients, especially those with necrosis, thrombocytopenia, and rhabdomyolysis. The main involved bacteria are A. hydrophila and M. morganii.&quot;,&quot;author&quot;:[{&quot;dropping-particle&quot;:&quot;&quot;,&quot;family&quot;:&quot;Houcke&quot;,&quot;given&quot;:&quot;Stéphanie&quot;,&quot;non-dropping-particle&quot;:&quot;&quot;,&quot;parse-names&quot;:false,&quot;suffix&quot;:&quot;&quot;},{&quot;dropping-particle&quot;:&quot;&quot;,&quot;family&quot;:&quot;Resiere&quot;,&quot;given&quot;:&quot;Dabor&quot;,&quot;non-dropping-particle&quot;:&quot;&quot;,&quot;parse-names&quot;:false,&quot;suffix&quot;:&quot;&quot;},{&quot;dropping-particle&quot;:&quot;&quot;,&quot;family&quot;:&quot;Lontsingoula&quot;,&quot;given&quot;:&quot;Guy Roger&quot;,&quot;non-dropping-particle&quot;:&quot;&quot;,&quot;parse-names&quot;:false,&quot;suffix&quot;:&quot;&quot;},{&quot;dropping-particle&quot;:&quot;&quot;,&quot;family&quot;:&quot;Cook&quot;,&quot;given&quot;:&quot;Fabrice&quot;,&quot;non-dropping-particle&quot;:&quot;&quot;,&quot;parse-names&quot;:false,&quot;suffix&quot;:&quot;&quot;},{&quot;dropping-particle&quot;:&quot;&quot;,&quot;family&quot;:&quot;Lafouasse&quot;,&quot;given&quot;:&quot;Pierre&quot;,&quot;non-dropping-particle&quot;:&quot;&quot;,&quot;parse-names&quot;:false,&quot;suffix&quot;:&quot;&quot;},{&quot;dropping-particle&quot;:&quot;&quot;,&quot;family&quot;:&quot;Pujo&quot;,&quot;given&quot;:&quot;Jean Marc&quot;,&quot;non-dropping-particle&quot;:&quot;&quot;,&quot;parse-names&quot;:false,&quot;suffix&quot;:&quot;&quot;},{&quot;dropping-particle&quot;:&quot;&quot;,&quot;family&quot;:&quot;Demar&quot;,&quot;given&quot;:&quot;Magalie&quot;,&quot;non-dropping-particle&quot;:&quot;&quot;,&quot;parse-names&quot;:false,&quot;suffix&quot;:&quot;&quot;},{&quot;dropping-particle&quot;:&quot;&quot;,&quot;family&quot;:&quot;Matheus&quot;,&quot;given&quot;:&quot;Severine&quot;,&quot;non-dropping-particle&quot;:&quot;&quot;,&quot;parse-names&quot;:false,&quot;suffix&quot;:&quot;&quot;},{&quot;dropping-particle&quot;:&quot;&quot;,&quot;family&quot;:&quot;Hommel&quot;,&quot;given&quot;:&quot;Didier&quot;,&quot;non-dropping-particle&quot;:&quot;&quot;,&quot;parse-names&quot;:false,&quot;suffix&quot;:&quot;&quot;},{&quot;dropping-particle&quot;:&quot;&quot;,&quot;family&quot;:&quot;Kallel&quot;,&quot;given&quot;:&quot;Hatem&quot;,&quot;non-dropping-particle&quot;:&quot;&quot;,&quot;parse-names&quot;:false,&quot;suffix&quot;:&quot;&quot;}],&quot;container-title&quot;:&quot;Toxins&quot;,&quot;id&quot;:&quot;07c5ac61-23e9-59d4-99d7-26cc5537a0c6&quot;,&quot;issue&quot;:&quot;2&quot;,&quot;issued&quot;:{&quot;date-parts&quot;:[[&quot;2022&quot;]]},&quot;page&quot;:&quot;1-12&quot;,&quot;title&quot;:&quot;Characteristics of snakebite-related infection in French Guiana&quot;,&quot;type&quot;:&quot;article-journal&quot;,&quot;volume&quot;:&quot;14&quot;,&quot;container-title-short&quot;:&quot;Toxins (Basel)&quot;},&quot;uris&quot;:[&quot;http://www.mendeley.com/documents/?uuid=21f1d24b-0efd-4b19-b0d4-79c4f708b116&quot;],&quot;isTemporary&quot;:false,&quot;legacyDesktopId&quot;:&quot;21f1d24b-0efd-4b19-b0d4-79c4f708b116&quot;}]},{&quot;citationID&quot;:&quot;MENDELEY_CITATION_58fbd26b-5975-4425-9276-afb66e6f9d0d&quot;,&quot;properties&quot;:{&quot;noteIndex&quot;:0},&quot;isEdited&quot;:false,&quot;manualOverride&quot;:{&quot;citeprocText&quot;:&quot;(34)&quot;,&quot;isManuallyOverridden&quot;:false,&quot;manualOverrideText&quot;:&quot;&quot;},&quot;citationTag&quot;:&quot;MENDELEY_CITATION_v3_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&quot;,&quot;citationItems&quot;:[{&quot;id&quot;:&quot;07c5ac61-23e9-59d4-99d7-26cc5537a0c6&quot;,&quot;itemData&quot;:{&quot;DOI&quot;:&quot;10.3390/toxins14020089&quot;,&quot;ISSN&quot;:&quot;20726651&quot;,&quot;PMID&quot;:&quot;35202117&quot;,&quot;abstract&quot;:&quot;Wound infection is frequently reported following snakebite (SB). This study is retrospective. It was conducted in the emergency department and the Intensive Care Unit (ICU) of Cayenne General Hospital between 1 January 2016 and 31 July 2021. We included 172 consecutive patients hospitalized for SB envenoming. All patients were monitored for wound infection. Sixty-three patients received antibiotics at admission (36.6%). The main antibiotic used was amoxicillin–clavulanate (92.1%). Wound infection was recorded in 55 cases (32%). It was 19% in grade 1, 35% in grade 2, and 53% in grade 3. It included abscess (69.1%), necrotizing fasciitis (16.4%), and cellulitis (21.8%). The time from SB to wound infection was 6 days (IQR: 3–8). The main isolated microorganisms were A. hydrophila and M. morganii (37.5% and 18.8% of isolated organisms). Surgery was required in 48 patients (28.1%), and a necrosectomy was performed on 16 of them (33.3%). The independent factors associated with snakebite-associated infection were necrosis (p &lt; 0.001, OR 13.15, 95% CI: 4.04–42.84), throm-bocytopenia (p = 0.002, OR: 3.37, 95% CI: 1.59–7.16), and rhabdomyolysis (p = 0.046, OR: 2.29, 95% CI: 1.02–5.19). In conclusion, wound infection following SB is frequent, mainly in grade 2 and 3 envenomed patients, especially those with necrosis, thrombocytopenia, and rhabdomyolysis. The main involved bacteria are A. hydrophila and M. morganii.&quot;,&quot;author&quot;:[{&quot;dropping-particle&quot;:&quot;&quot;,&quot;family&quot;:&quot;Houcke&quot;,&quot;given&quot;:&quot;Stéphanie&quot;,&quot;non-dropping-particle&quot;:&quot;&quot;,&quot;parse-names&quot;:false,&quot;suffix&quot;:&quot;&quot;},{&quot;dropping-particle&quot;:&quot;&quot;,&quot;family&quot;:&quot;Resiere&quot;,&quot;given&quot;:&quot;Dabor&quot;,&quot;non-dropping-particle&quot;:&quot;&quot;,&quot;parse-names&quot;:false,&quot;suffix&quot;:&quot;&quot;},{&quot;dropping-particle&quot;:&quot;&quot;,&quot;family&quot;:&quot;Lontsingoula&quot;,&quot;given&quot;:&quot;Guy Roger&quot;,&quot;non-dropping-particle&quot;:&quot;&quot;,&quot;parse-names&quot;:false,&quot;suffix&quot;:&quot;&quot;},{&quot;dropping-particle&quot;:&quot;&quot;,&quot;family&quot;:&quot;Cook&quot;,&quot;given&quot;:&quot;Fabrice&quot;,&quot;non-dropping-particle&quot;:&quot;&quot;,&quot;parse-names&quot;:false,&quot;suffix&quot;:&quot;&quot;},{&quot;dropping-particle&quot;:&quot;&quot;,&quot;family&quot;:&quot;Lafouasse&quot;,&quot;given&quot;:&quot;Pierre&quot;,&quot;non-dropping-particle&quot;:&quot;&quot;,&quot;parse-names&quot;:false,&quot;suffix&quot;:&quot;&quot;},{&quot;dropping-particle&quot;:&quot;&quot;,&quot;family&quot;:&quot;Pujo&quot;,&quot;given&quot;:&quot;Jean Marc&quot;,&quot;non-dropping-particle&quot;:&quot;&quot;,&quot;parse-names&quot;:false,&quot;suffix&quot;:&quot;&quot;},{&quot;dropping-particle&quot;:&quot;&quot;,&quot;family&quot;:&quot;Demar&quot;,&quot;given&quot;:&quot;Magalie&quot;,&quot;non-dropping-particle&quot;:&quot;&quot;,&quot;parse-names&quot;:false,&quot;suffix&quot;:&quot;&quot;},{&quot;dropping-particle&quot;:&quot;&quot;,&quot;family&quot;:&quot;Matheus&quot;,&quot;given&quot;:&quot;Severine&quot;,&quot;non-dropping-particle&quot;:&quot;&quot;,&quot;parse-names&quot;:false,&quot;suffix&quot;:&quot;&quot;},{&quot;dropping-particle&quot;:&quot;&quot;,&quot;family&quot;:&quot;Hommel&quot;,&quot;given&quot;:&quot;Didier&quot;,&quot;non-dropping-particle&quot;:&quot;&quot;,&quot;parse-names&quot;:false,&quot;suffix&quot;:&quot;&quot;},{&quot;dropping-particle&quot;:&quot;&quot;,&quot;family&quot;:&quot;Kallel&quot;,&quot;given&quot;:&quot;Hatem&quot;,&quot;non-dropping-particle&quot;:&quot;&quot;,&quot;parse-names&quot;:false,&quot;suffix&quot;:&quot;&quot;}],&quot;container-title&quot;:&quot;Toxins&quot;,&quot;id&quot;:&quot;07c5ac61-23e9-59d4-99d7-26cc5537a0c6&quot;,&quot;issue&quot;:&quot;2&quot;,&quot;issued&quot;:{&quot;date-parts&quot;:[[&quot;2022&quot;]]},&quot;page&quot;:&quot;1-12&quot;,&quot;title&quot;:&quot;Characteristics of snakebite-related infection in French Guiana&quot;,&quot;type&quot;:&quot;article-journal&quot;,&quot;volume&quot;:&quot;14&quot;,&quot;container-title-short&quot;:&quot;Toxins (Basel)&quot;},&quot;uris&quot;:[&quot;http://www.mendeley.com/documents/?uuid=21f1d24b-0efd-4b19-b0d4-79c4f708b116&quot;],&quot;isTemporary&quot;:false,&quot;legacyDesktopId&quot;:&quot;21f1d24b-0efd-4b19-b0d4-79c4f708b116&quot;}]},{&quot;citationID&quot;:&quot;MENDELEY_CITATION_2e086e9c-eec7-4d88-8ef0-82b22ff03fd3&quot;,&quot;properties&quot;:{&quot;noteIndex&quot;:0},&quot;isEdited&quot;:false,&quot;manualOverride&quot;:{&quot;citeprocText&quot;:&quot;(8)&quot;,&quot;isManuallyOverridden&quot;:false,&quot;manualOverrideText&quot;:&quot;&quot;},&quot;citationTag&quot;:&quot;MENDELEY_CITATION_v3_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&quot;,&quot;citationItems&quot;:[{&quot;id&quot;:&quot;7df33fee-e74e-5c59-b2ca-96db0fd1bcac&quot;,&quot;itemData&quot;:{&quot;DOI&quot;:&quot;10.4269/ajtmh.19-0369&quot;,&quot;ISSN&quot;:&quot;0002-9637&quot;,&quot;PMID&quot;:&quot;31628740&quot;,&quot;abstract&quot;:&quot;Infections secondary to snakebite occur in a number of patients and are potentially life-threatening. Bothrops lanceolatus bites in Martinique average 30 cases per year and may result in severe thrombotic and infectious complications. We aimed to investigate the infectious complications related to B. lanceolatus bite. A retrospective single-center observational study over 7 years (2011-2018) was carried out, including all patients admitted to the hospital because of B. lanceolatus bite. One hundred seventy snake-bitten patients (121 males and 49 females) were included. Thirty-nine patients (23%) presented grade 3 or 4 envenoming. Twenty patients (12%) developed wound infections. The isolated bacteria were Aeromonas hydrophila (3 cases), Morganella morganii (two cases), group A Streptococcus, and group B Streptococcus (one case each). Patients were treated empirically with third-generation cephalosporin (or amoxicillin-clavulanate), aminoglycoside, and metronidazole combinations. Outcome was favorable in all patients. The main factor significantly associated with the occurrence of infection following snakebite was the severity of envenoming (P &lt; 0.05). Our findings clearly point toward the frequent onset of infectious complications in B. lanceolatus-bitten patients presenting with grade 3 and 4 envenoming. Thus, based on the bacteria identified in the wounds, we suggest that empiric antibiotic therapy including third-generation cephalosporin should be administered to those patients on hospital admission.&quot;,&quot;author&quot;:[{&quot;dropping-particle&quot;:&quot;&quot;,&quot;family&quot;:&quot;Resiere&quot;,&quot;given&quot;:&quot;Dabor&quot;,&quot;non-dropping-particle&quot;:&quot;&quot;,&quot;parse-names&quot;:false,&quot;suffix&quot;:&quot;&quot;},{&quot;dropping-particle&quot;:&quot;&quot;,&quot;family&quot;:&quot;Mehdaoui&quot;,&quot;given&quot;:&quot;Hossein&quot;,&quot;non-dropping-particle&quot;:&quot;&quot;,&quot;parse-names&quot;:false,&quot;suffix&quot;:&quot;&quot;},{&quot;dropping-particle&quot;:&quot;&quot;,&quot;family&quot;:&quot;Névière&quot;,&quot;given&quot;:&quot;Rémi&quot;,&quot;non-dropping-particle&quot;:&quot;&quot;,&quot;parse-names&quot;:false,&quot;suffix&quot;:&quot;&quot;},{&quot;dropping-particle&quot;:&quot;&quot;,&quot;family&quot;:&quot;Olive&quot;,&quot;given&quot;:&quot;Claude&quot;,&quot;non-dropping-particle&quot;:&quot;&quot;,&quot;parse-names&quot;:false,&quot;suffix&quot;:&quot;&quot;},{&quot;dropping-particle&quot;:&quot;&quot;,&quot;family&quot;:&quot;Severyns&quot;,&quot;given&quot;:&quot;Mathieu&quot;,&quot;non-dropping-particle&quot;:&quot;&quot;,&quot;parse-names&quot;:false,&quot;suffix&quot;:&quot;&quot;},{&quot;dropping-particle&quot;:&quot;&quot;,&quot;family&quot;:&quot;Beaudoin&quot;,&quot;given&quot;:&quot;Adeline&quot;,&quot;non-dropping-particle&quot;:&quot;&quot;,&quot;parse-names&quot;:false,&quot;suffix&quot;:&quot;&quot;},{&quot;dropping-particle&quot;:&quot;&quot;,&quot;family&quot;:&quot;Florentin&quot;,&quot;given&quot;:&quot;Jonathan&quot;,&quot;non-dropping-particle&quot;:&quot;&quot;,&quot;parse-names&quot;:false,&quot;suffix&quot;:&quot;&quot;},{&quot;dropping-particle&quot;:&quot;&quot;,&quot;family&quot;:&quot;Brouste&quot;,&quot;given&quot;:&quot;Yannick&quot;,&quot;non-dropping-particle&quot;:&quot;&quot;,&quot;parse-names&quot;:false,&quot;suffix&quot;:&quot;&quot;},{&quot;dropping-particle&quot;:&quot;&quot;,&quot;family&quot;:&quot;Banydeen&quot;,&quot;given&quot;:&quot;Rishika&quot;,&quot;non-dropping-particle&quot;:&quot;&quot;,&quot;parse-names&quot;:false,&quot;suffix&quot;:&quot;&quot;},{&quot;dropping-particle&quot;:&quot;&quot;,&quot;family&quot;:&quot;Cabié&quot;,&quot;given&quot;:&quot;André&quot;,&quot;non-dropping-particle&quot;:&quot;&quot;,&quot;parse-names&quot;:false,&quot;suffix&quot;:&quot;&quot;},{&quot;dropping-particle&quot;:&quot;&quot;,&quot;family&quot;:&quot;Mégarbane&quot;,&quot;given&quot;:&quot;Bruno&quot;,&quot;non-dropping-particle&quot;:&quot;&quot;,&quot;parse-names&quot;:false,&quot;suffix&quot;:&quot;&quot;},{&quot;dropping-particle&quot;:&quot;&quot;,&quot;family&quot;:&quot;Gutiérrez&quot;,&quot;given&quot;:&quot;José María&quot;,&quot;non-dropping-particle&quot;:&quot;&quot;,&quot;parse-names&quot;:false,&quot;suffix&quot;:&quot;&quot;},{&quot;dropping-particle&quot;:&quot;&quot;,&quot;family&quot;:&quot;Kallel&quot;,&quot;given&quot;:&quot;Hatem&quot;,&quot;non-dropping-particle&quot;:&quot;&quot;,&quot;parse-names&quot;:false,&quot;suffix&quot;:&quot;&quot;}],&quot;container-title&quot;:&quot;The American Journal of Tropical Medicine and Hygiene&quot;,&quot;id&quot;:&quot;7df33fee-e74e-5c59-b2ca-96db0fd1bcac&quot;,&quot;issue&quot;:&quot;1&quot;,&quot;issued&quot;:{&quot;date-parts&quot;:[[&quot;2020&quot;,&quot;1&quot;,&quot;8&quot;]]},&quot;page&quot;:&quot;232-240&quot;,&quot;title&quot;:&quot;Infectious Complications Following Snakebite by Bothrops lanceolatus in Martinique: A Case Series&quot;,&quot;type&quot;:&quot;article-journal&quot;,&quot;volume&quot;:&quot;102&quot;,&quot;container-title-short&quot;:&quot;Am J Trop Med Hyg&quot;},&quot;uris&quot;:[&quot;http://www.mendeley.com/documents/?uuid=f424de5f-609c-475e-aee7-096d8aa002a0&quot;],&quot;isTemporary&quot;:false,&quot;legacyDesktopId&quot;:&quot;f424de5f-609c-475e-aee7-096d8aa002a0&quot;}]},{&quot;citationID&quot;:&quot;MENDELEY_CITATION_5e2a8ebc-1c1c-4e44-aa65-90d1205d4f79&quot;,&quot;properties&quot;:{&quot;noteIndex&quot;:0},&quot;isEdited&quot;:false,&quot;manualOverride&quot;:{&quot;citeprocText&quot;:&quot;(23)&quot;,&quot;isManuallyOverridden&quot;:false,&quot;manualOverrideText&quot;:&quot;&quot;},&quot;citationTag&quot;:&quot;MENDELEY_CITATION_v3_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&quot;,&quot;citationItems&quot;:[{&quot;id&quot;:&quot;a49fec55-9f3c-5261-b950-740745895d0c&quot;,&quot;itemData&quot;:{&quot;DOI&quot;:&quot;10.1089/wound.2019.1103&quot;,&quot;ISSN&quot;:&quot;21621934&quot;,&quot;PMID&quot;:&quot;32496977&quot;,&quot;abstract&quot;:&quot;Significance: Infections can significantly delay the healing process in chronic wounds, placing an enormous economic burden on health care resources. Identification of infection biomarkers and imaging modalities to observe and quantify them has seen progress over the years. Recent Advances: Traditionally, clinicians determine the presence of infection through visual observation of wounds and confirm their diagnosis through wound culture. Many laboratory markers, including C-reactive protein, procalcitonin, presepsin, and bacterial protease activity, have been quantified to assist diagnosis of infection. Moreover, imaging modalities like plain radiography, computed tomography, magnetic resonance imaging, ultrasound imaging, spatial frequency domain imaging, thermography, autofluorescence imaging, and biosensors have emerged for real-time wound infection diagnosis and showed their unique advantages in deeper wound infection diagnosis. Critical Issues: While traditional diagnostic approaches provide valuable information, they are time-consuming and depend on clinicians' experiences. There is a need for noninvasive wound infection diagnostics that are highly specific, rapid, and accurate, and do not require extensive training. Future Directions: While innovative diagnostics utilizing various imaging instrumentation are being developed, new biomarkers have been investigated as potential indicators for wound infection. Products may be developed to either qualitatively or quantitatively measure these biomarkers. This review summarizes and compares all available diagnostics for wound infection, including those currently used in clinics and still under development. This review could serve as a valuable resource for clinicians treating wound infections as well as patients and wound care providers who would like to be informed of the recent developments.&quot;,&quot;author&quot;:[{&quot;dropping-particle&quot;:&quot;&quot;,&quot;family&quot;:&quot;Li&quot;,&quot;given&quot;:&quot;Shuxin&quot;,&quot;non-dropping-particle&quot;:&quot;&quot;,&quot;parse-names&quot;:false,&quot;suffix&quot;:&quot;&quot;},{&quot;dropping-particle&quot;:&quot;&quot;,&quot;family&quot;:&quot;Renick&quot;,&quot;given&quot;:&quot;Paul&quot;,&quot;non-dropping-particle&quot;:&quot;&quot;,&quot;parse-names&quot;:false,&quot;suffix&quot;:&quot;&quot;},{&quot;dropping-particle&quot;:&quot;&quot;,&quot;family&quot;:&quot;Senkowsky&quot;,&quot;given&quot;:&quot;Jon&quot;,&quot;non-dropping-particle&quot;:&quot;&quot;,&quot;parse-names&quot;:false,&quot;suffix&quot;:&quot;&quot;},{&quot;dropping-particle&quot;:&quot;&quot;,&quot;family&quot;:&quot;Nair&quot;,&quot;given&quot;:&quot;Ashwin&quot;,&quot;non-dropping-particle&quot;:&quot;&quot;,&quot;parse-names&quot;:false,&quot;suffix&quot;:&quot;&quot;},{&quot;dropping-particle&quot;:&quot;&quot;,&quot;family&quot;:&quot;Tang&quot;,&quot;given&quot;:&quot;Liping&quot;,&quot;non-dropping-particle&quot;:&quot;&quot;,&quot;parse-names&quot;:false,&quot;suffix&quot;:&quot;&quot;}],&quot;container-title&quot;:&quot;Advances in Wound Care&quot;,&quot;id&quot;:&quot;a49fec55-9f3c-5261-b950-740745895d0c&quot;,&quot;issue&quot;:&quot;6&quot;,&quot;issued&quot;:{&quot;date-parts&quot;:[[&quot;2021&quot;]]},&quot;page&quot;:&quot;317-327&quot;,&quot;title&quot;:&quot;Diagnostics for Wound Infections&quot;,&quot;type&quot;:&quot;article-journal&quot;,&quot;volume&quot;:&quot;10&quot;,&quot;container-title-short&quot;:&quot;Adv Wound Care (New Rochelle)&quot;},&quot;uris&quot;:[&quot;http://www.mendeley.com/documents/?uuid=f08dd83c-b957-436c-a210-1e5eaa20db47&quot;],&quot;isTemporary&quot;:false,&quot;legacyDesktopId&quot;:&quot;f08dd83c-b957-436c-a210-1e5eaa20db47&quot;}]},{&quot;citationID&quot;:&quot;MENDELEY_CITATION_4fa47c75-97db-4025-bb59-9d6d221e482b&quot;,&quot;properties&quot;:{&quot;noteIndex&quot;:0},&quot;isEdited&quot;:false,&quot;manualOverride&quot;:{&quot;citeprocText&quot;:&quot;(4,23,59)&quot;,&quot;isManuallyOverridden&quot;:false,&quot;manualOverrideText&quot;:&quot;&quot;},&quot;citationTag&quot;:&quot;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&quot;,&quot;citationItems&quot;:[{&quot;id&quot;:&quot;db9b4e07-d704-5299-ae99-079ea7dba7f4&quot;,&quot;itemData&quot;:{&quot;DOI&quot;:&quot;10.3855/jidc.39&quot;,&quot;ISSN&quot;:&quot;19722680&quot;,&quot;PMID&quot;:&quot;19759478&quot;,&quot;abstract&quot;:&quot;Background: The study was performed to identify the important bacterial pathogens responsible for wound infections secondary to snakebite and to determine their antimicrobial susceptibility. Methodology: All cases of wound infection secondary to snakebite were included in this retrospective study. Infected tissues were surgically debrided and inoculated on blood agar and MacConkey agar for aerobic bacterial culture, followed by antimicrobial susceptibility testing of the isolates by Kirby-Bauer disk diffusion method. Results: Staphylococcus aureus (32%) was the most common isolate followed by Escherichia coli (15%); monomicrobial infections were more frequent than polymicrobial infections. The majority of the isolates were antibiotic sensitive. Ciprofloxacin, an oral drug covering both Gram-positive and Gram-negative isolates, was the most frequently prescribed antibiotic. The patients responded well to the treatment. Conclusion: The results of this study will be helpful in deciding the empirical antibiotic therapy in cases of wound infection secondary to snakebite in regions of Southeast Asia. Copyright © 2009 Garg et al.&quot;,&quot;author&quot;:[{&quot;dropping-particle&quot;:&quot;&quot;,&quot;family&quot;:&quot;Garg&quot;,&quot;given&quot;:&quot;Atul&quot;,&quot;non-dropping-particle&quot;:&quot;&quot;,&quot;parse-names&quot;:false,&quot;suffix&quot;:&quot;&quot;},{&quot;dropping-particle&quot;:&quot;&quot;,&quot;family&quot;:&quot;Sujatha&quot;,&quot;given&quot;:&quot;S.&quot;,&quot;non-dropping-particle&quot;:&quot;&quot;,&quot;parse-names&quot;:false,&quot;suffix&quot;:&quot;&quot;},{&quot;dropping-particle&quot;:&quot;&quot;,&quot;family&quot;:&quot;Garg&quot;,&quot;given&quot;:&quot;Jaya&quot;,&quot;non-dropping-particle&quot;:&quot;&quot;,&quot;parse-names&quot;:false,&quot;suffix&quot;:&quot;&quot;},{&quot;dropping-particle&quot;:&quot;&quot;,&quot;family&quot;:&quot;Acharya&quot;,&quot;given&quot;:&quot;N. Srinivas&quot;,&quot;non-dropping-particle&quot;:&quot;&quot;,&quot;parse-names&quot;:false,&quot;suffix&quot;:&quot;&quot;},{&quot;dropping-particle&quot;:&quot;&quot;,&quot;family&quot;:&quot;Parija&quot;,&quot;given&quot;:&quot;Subhash Chandra&quot;,&quot;non-dropping-particle&quot;:&quot;&quot;,&quot;parse-names&quot;:false,&quot;suffix&quot;:&quot;&quot;}],&quot;container-title&quot;:&quot;Journal of Infection in Developing Countries&quot;,&quot;id&quot;:&quot;db9b4e07-d704-5299-ae99-079ea7dba7f4&quot;,&quot;issue&quot;:&quot;3&quot;,&quot;issued&quot;:{&quot;date-parts&quot;:[[&quot;2009&quot;]]},&quot;page&quot;:&quot;221-223&quot;,&quot;title&quot;:&quot;Wound infections secondary to snakebite&quot;,&quot;type&quot;:&quot;article-journal&quot;,&quot;volume&quot;:&quot;3&quot;,&quot;container-title-short&quot;:&quot;J Infect Dev Ctries&quot;},&quot;uris&quot;:[&quot;http://www.mendeley.com/documents/?uuid=2b9753bd-d93e-4e80-a625-2b736c5b454c&quot;],&quot;isTemporary&quot;:false,&quot;legacyDesktopId&quot;:&quot;2b9753bd-d93e-4e80-a625-2b736c5b454c&quot;},{&quot;id&quot;:&quot;6061d463-6e49-52cd-99ec-23c2e686f8f5&quot;,&quot;itemData&quot;:{&quot;ISBN&quot;:&quot;9789400762886&quot;,&quot;author&quot;:[{&quot;dropping-particle&quot;:&quot;&quot;,&quot;family&quot;:&quot;Otero-Patiño&quot;,&quot;given&quot;:&quot;Rafael&quot;,&quot;non-dropping-particle&quot;:&quot;&quot;,&quot;parse-names&quot;:false,&quot;suffix&quot;:&quot;&quot;}],&quot;container-title&quot;:&quot;Clinical Toxinology&quot;,&quot;id&quot;:&quot;6061d463-6e49-52cd-99ec-23c2e686f8f5&quot;,&quot;issued&quot;:{&quot;date-parts&quot;:[[&quot;2014&quot;]]},&quot;page&quot;:&quot;1-42&quot;,&quot;publisher&quot;:&quot;Springer Netherlands&quot;,&quot;title&quot;:&quot;Snake bites in Colombia&quot;,&quot;type&quot;:&quot;chapter&quot;,&quot;container-title-short&quot;:&quot;&quot;},&quot;uris&quot;:[&quot;http://www.mendeley.com/documents/?uuid=3efac2f6-f1c8-429d-b0e9-ddea95ec9b9a&quot;],&quot;isTemporary&quot;:false,&quot;legacyDesktopId&quot;:&quot;3efac2f6-f1c8-429d-b0e9-ddea95ec9b9a&quot;},{&quot;id&quot;:&quot;a49fec55-9f3c-5261-b950-740745895d0c&quot;,&quot;itemData&quot;:{&quot;DOI&quot;:&quot;10.1089/wound.2019.1103&quot;,&quot;ISSN&quot;:&quot;21621934&quot;,&quot;PMID&quot;:&quot;32496977&quot;,&quot;abstract&quot;:&quot;Significance: Infections can significantly delay the healing process in chronic wounds, placing an enormous economic burden on health care resources. Identification of infection biomarkers and imaging modalities to observe and quantify them has seen progress over the years. Recent Advances: Traditionally, clinicians determine the presence of infection through visual observation of wounds and confirm their diagnosis through wound culture. Many laboratory markers, including C-reactive protein, procalcitonin, presepsin, and bacterial protease activity, have been quantified to assist diagnosis of infection. Moreover, imaging modalities like plain radiography, computed tomography, magnetic resonance imaging, ultrasound imaging, spatial frequency domain imaging, thermography, autofluorescence imaging, and biosensors have emerged for real-time wound infection diagnosis and showed their unique advantages in deeper wound infection diagnosis. Critical Issues: While traditional diagnostic approaches provide valuable information, they are time-consuming and depend on clinicians' experiences. There is a need for noninvasive wound infection diagnostics that are highly specific, rapid, and accurate, and do not require extensive training. Future Directions: While innovative diagnostics utilizing various imaging instrumentation are being developed, new biomarkers have been investigated as potential indicators for wound infection. Products may be developed to either qualitatively or quantitatively measure these biomarkers. This review summarizes and compares all available diagnostics for wound infection, including those currently used in clinics and still under development. This review could serve as a valuable resource for clinicians treating wound infections as well as patients and wound care providers who would like to be informed of the recent developments.&quot;,&quot;author&quot;:[{&quot;dropping-particle&quot;:&quot;&quot;,&quot;family&quot;:&quot;Li&quot;,&quot;given&quot;:&quot;Shuxin&quot;,&quot;non-dropping-particle&quot;:&quot;&quot;,&quot;parse-names&quot;:false,&quot;suffix&quot;:&quot;&quot;},{&quot;dropping-particle&quot;:&quot;&quot;,&quot;family&quot;:&quot;Renick&quot;,&quot;given&quot;:&quot;Paul&quot;,&quot;non-dropping-particle&quot;:&quot;&quot;,&quot;parse-names&quot;:false,&quot;suffix&quot;:&quot;&quot;},{&quot;dropping-particle&quot;:&quot;&quot;,&quot;family&quot;:&quot;Senkowsky&quot;,&quot;given&quot;:&quot;Jon&quot;,&quot;non-dropping-particle&quot;:&quot;&quot;,&quot;parse-names&quot;:false,&quot;suffix&quot;:&quot;&quot;},{&quot;dropping-particle&quot;:&quot;&quot;,&quot;family&quot;:&quot;Nair&quot;,&quot;given&quot;:&quot;Ashwin&quot;,&quot;non-dropping-particle&quot;:&quot;&quot;,&quot;parse-names&quot;:false,&quot;suffix&quot;:&quot;&quot;},{&quot;dropping-particle&quot;:&quot;&quot;,&quot;family&quot;:&quot;Tang&quot;,&quot;given&quot;:&quot;Liping&quot;,&quot;non-dropping-particle&quot;:&quot;&quot;,&quot;parse-names&quot;:false,&quot;suffix&quot;:&quot;&quot;}],&quot;container-title&quot;:&quot;Advances in Wound Care&quot;,&quot;id&quot;:&quot;a49fec55-9f3c-5261-b950-740745895d0c&quot;,&quot;issue&quot;:&quot;6&quot;,&quot;issued&quot;:{&quot;date-parts&quot;:[[&quot;2021&quot;]]},&quot;page&quot;:&quot;317-327&quot;,&quot;title&quot;:&quot;Diagnostics for Wound Infections&quot;,&quot;type&quot;:&quot;article-journal&quot;,&quot;volume&quot;:&quot;10&quot;,&quot;container-title-short&quot;:&quot;Adv Wound Care (New Rochelle)&quot;},&quot;uris&quot;:[&quot;http://www.mendeley.com/documents/?uuid=f08dd83c-b957-436c-a210-1e5eaa20db47&quot;],&quot;isTemporary&quot;:false,&quot;legacyDesktopId&quot;:&quot;f08dd83c-b957-436c-a210-1e5eaa20db47&quot;}]},{&quot;citationID&quot;:&quot;MENDELEY_CITATION_0e5eb064-9cda-4acc-a406-1c3eb18e72fe&quot;,&quot;properties&quot;:{&quot;noteIndex&quot;:0},&quot;isEdited&quot;:false,&quot;manualOverride&quot;:{&quot;citeprocText&quot;:&quot;(40)&quot;,&quot;isManuallyOverridden&quot;:false,&quot;manualOverrideText&quot;:&quot;&quot;},&quot;citationTag&quot;:&quot;MENDELEY_CITATION_v3_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&quot;,&quot;citationItems&quot;:[{&quot;id&quot;:&quot;e48a7fee-99b1-56e0-97a3-ec0d8d582267&quot;,&quot;itemData&quot;:{&quot;ISSN&quot;:&quot;22027114&quot;,&quot;PMID&quot;:&quot;29261244&quot;,&quot;author&quot;:[{&quot;dropping-particle&quot;:&quot;&quot;,&quot;family&quot;:&quot;Swanson&quot;,&quot;given&quot;:&quot;T&quot;,&quot;non-dropping-particle&quot;:&quot;&quot;,&quot;parse-names&quot;:false,&quot;suffix&quot;:&quot;&quot;},{&quot;dropping-particle&quot;:&quot;&quot;,&quot;family&quot;:&quot;Angel&quot;,&quot;given&quot;:&quot;D&quot;,&quot;non-dropping-particle&quot;:&quot;&quot;,&quot;parse-names&quot;:false,&quot;suffix&quot;:&quot;&quot;}],&quot;container-title&quot;:&quot;Wounds International&quot;,&quot;id&quot;:&quot;e48a7fee-99b1-56e0-97a3-ec0d8d582267&quot;,&quot;issue&quot;:&quot;8&quot;,&quot;issued&quot;:{&quot;date-parts&quot;:[[&quot;2022&quot;]]},&quot;page&quot;:&quot;1-59&quot;,&quot;title&quot;:&quot;International Wound Infection Institute (IWII). Wound Infection in Clinical Practice.&quot;,&quot;type&quot;:&quot;article-journal&quot;,&quot;volume&quot;:&quot;24&quot;,&quot;container-title-short&quot;:&quot;&quot;},&quot;uris&quot;:[&quot;http://www.mendeley.com/documents/?uuid=4bf230e3-18f6-4b18-87b1-fc59a52d5928&quot;],&quot;isTemporary&quot;:false,&quot;legacyDesktopId&quot;:&quot;4bf230e3-18f6-4b18-87b1-fc59a52d5928&quot;}]},{&quot;citationID&quot;:&quot;MENDELEY_CITATION_46171f37-17cb-4457-9c39-25f4bb67ffe7&quot;,&quot;properties&quot;:{&quot;noteIndex&quot;:0},&quot;isEdited&quot;:false,&quot;manualOverride&quot;:{&quot;citeprocText&quot;:&quot;(63)&quot;,&quot;isManuallyOverridden&quot;:false,&quot;manualOverrideText&quot;:&quot;&quot;},&quot;citationTag&quot;:&quot;MENDELEY_CITATION_v3_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&quot;,&quot;citationItems&quot;:[{&quot;id&quot;:&quot;1fee3ea9-3a99-5eb9-a8a9-6fe32055ed70&quot;,&quot;itemData&quot;:{&quot;DOI&quot;:&quot;10.1542/peds.2013-1384&quot;,&quot;ISSN&quot;:&quot;0031-4005&quot;,&quot;PMID&quot;:&quot;23918896&quot;,&quot;abstract&quot;:&quot;BACKGROUND: Blood cultures are often obtained in children hospitalized with skin and soft tissue infections (SSTIs). Because little evidence exists to validate this practice, we examined the yield of blood cultures in the evaluation of immunocompetent children with SSTIs. METHODS: Medical records were reviewed for all children admitted between January 1, 2007 and December 31, 2009 after emergency department evaluation and diagnosis of cellulitis or abscess. We compared patients with SSTIs (n = 482) with those with complicated SSTIs (cSSTIs; n = 98). A cSSTI was defined as surgical or traumatic wound infection, need for surgical intervention, or infected ulcers or burns. The SSTI group included patients without complicating factors. RESULTS: None of the patients in the SSTI group had a positive blood culture. In the cSSTI group, 12.5% of blood cultures were positive. The mean length of hospital stay (LOHS) of children with SSTIs was shorter than that of those with cSSTIs (P &lt;.001). In the SSTI group, obtaining a blood culture was associated with a higher mean LOHS (P =.044). CONCLUSIONS: Blood cultures are not useful in evaluating immunocompetent children who are admitted to the hospital with uncomplicated SSTIs, and they are associated with a nearly 1-day increase in mean LOHS. Copyright © 2013 by the American Academy of Pediatrics.&quot;,&quot;author&quot;:[{&quot;dropping-particle&quot;:&quot;&quot;,&quot;family&quot;:&quot;Malone&quot;,&quot;given&quot;:&quot;Jay R.&quot;,&quot;non-dropping-particle&quot;:&quot;&quot;,&quot;parse-names&quot;:false,&quot;suffix&quot;:&quot;&quot;},{&quot;dropping-particle&quot;:&quot;&quot;,&quot;family&quot;:&quot;Durica&quot;,&quot;given&quot;:&quot;Sarah R.&quot;,&quot;non-dropping-particle&quot;:&quot;&quot;,&quot;parse-names&quot;:false,&quot;suffix&quot;:&quot;&quot;},{&quot;dropping-particle&quot;:&quot;&quot;,&quot;family&quot;:&quot;Thompson&quot;,&quot;given&quot;:&quot;David M.&quot;,&quot;non-dropping-particle&quot;:&quot;&quot;,&quot;parse-names&quot;:false,&quot;suffix&quot;:&quot;&quot;},{&quot;dropping-particle&quot;:&quot;&quot;,&quot;family&quot;:&quot;Bogie&quot;,&quot;given&quot;:&quot;Amanda&quot;,&quot;non-dropping-particle&quot;:&quot;&quot;,&quot;parse-names&quot;:false,&quot;suffix&quot;:&quot;&quot;},{&quot;dropping-particle&quot;:&quot;&quot;,&quot;family&quot;:&quot;Naifeh&quot;,&quot;given&quot;:&quot;Monique&quot;,&quot;non-dropping-particle&quot;:&quot;&quot;,&quot;parse-names&quot;:false,&quot;suffix&quot;:&quot;&quot;}],&quot;container-title&quot;:&quot;Pediatrics&quot;,&quot;id&quot;:&quot;1fee3ea9-3a99-5eb9-a8a9-6fe32055ed70&quot;,&quot;issue&quot;:&quot;3&quot;,&quot;issued&quot;:{&quot;date-parts&quot;:[[&quot;2013&quot;,&quot;9&quot;,&quot;1&quot;]]},&quot;page&quot;:&quot;454-459&quot;,&quot;title&quot;:&quot;Blood Cultures in the Evaluation of Uncomplicated Skin and Soft Tissue Infections&quot;,&quot;type&quot;:&quot;article-journal&quot;,&quot;volume&quot;:&quot;132&quot;,&quot;container-title-short&quot;:&quot;Pediatrics&quot;},&quot;uris&quot;:[&quot;http://www.mendeley.com/documents/?uuid=69f6f600-168a-4e29-847f-d6a265065f16&quot;],&quot;isTemporary&quot;:false,&quot;legacyDesktopId&quot;:&quot;69f6f600-168a-4e29-847f-d6a265065f16&quot;}]},{&quot;citationID&quot;:&quot;MENDELEY_CITATION_77262a05-d703-4791-8bf2-a5f1370c1607&quot;,&quot;properties&quot;:{&quot;noteIndex&quot;:0},&quot;isEdited&quot;:false,&quot;manualOverride&quot;:{&quot;isManuallyOverridden&quot;:false,&quot;citeprocText&quot;:&quot;(66,67)&quot;,&quot;manualOverrideText&quot;:&quot;&quot;},&quot;citationTag&quot;:&quot;MENDELEY_CITATION_v3_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&quot;,&quot;citationItems&quot;:[{&quot;id&quot;:&quot;402b0c20-c114-32ee-9f8d-39a953419b3e&quot;,&quot;itemData&quot;:{&quot;type&quot;:&quot;article-journal&quot;,&quot;id&quot;:&quot;402b0c20-c114-32ee-9f8d-39a953419b3e&quot;,&quot;title&quot;:&quot;Cellulitis&quot;,&quot;author&quot;:[{&quot;family&quot;:&quot;Raff&quot;,&quot;given&quot;:&quot;Adam B.&quot;,&quot;parse-names&quot;:false,&quot;dropping-particle&quot;:&quot;&quot;,&quot;non-dropping-particle&quot;:&quot;&quot;},{&quot;family&quot;:&quot;Kroshinsky&quot;,&quot;given&quot;:&quot;Daniela&quot;,&quot;parse-names&quot;:false,&quot;dropping-particle&quot;:&quot;&quot;,&quot;non-dropping-particle&quot;:&quot;&quot;}],&quot;container-title&quot;:&quot;JAMA&quot;,&quot;container-title-short&quot;:&quot;JAMA&quot;,&quot;DOI&quot;:&quot;10.1001/jama.2016.8825&quot;,&quot;ISSN&quot;:&quot;0098-7484&quot;,&quot;PMID&quot;:&quot;27434444&quot;,&quot;URL&quot;:&quot;http://jama.jamanetwork.com/article.aspx?doi=10.1001/jama.2016.8825&quot;,&quot;issued&quot;:{&quot;date-parts&quot;:[[2016,7,19]]},&quot;page&quot;:&quot;325&quot;,&quot;abstract&quot;:&quot;IMPORTANCE: Cellulitis is an infection of the deep dermis and subcutaneous tissue, presenting with expanding erythema, warmth, tenderness, and swelling. Cellulitis is a common global health burden, with more than 650 000 admissions per year in the United States alone. OBSERVATIONS: In the United States, an estimated 14.5 million cases annually of cellulitis account for $3.7 billion in ambulatory care costs alone. The majority of cases of cellulitis are nonculturable and therefore the causative bacteria are unknown. In the 15% of cellulitis cases in which organisms are identified, most are due to β-hemolytic Streptococcus and Staphylococcus aureus. There are no effective diagnostic modalities, and many clinical conditions appear similar. Treatment of primary and recurrent cellulitis should initially cover Streptococcus and methicillin-sensitive S aureus, with expansion for methicillin-resistant S aureus (MRSA) in cases of cellulitis associated with specific risk factors, such as athletes, children, men who have sex with men, prisoners, military recruits, residents of long-term care facilities, those with prior MRSA exposure, and intravenous drug users. Five days of treatment is sufficient with extension if symptoms are not improved. Addressing predisposing factors can minimize risk of recurrence. CONCLUSIONS AND RELEVANCE: The diagnosis of cellulitis is based primarily on history and physical examination. Treatment of uncomplicated cellulitis should be directed against Streptococcus and methicillin-sensitive S aureus. Failure to improve with appropriate first-line antibiotics should prompt consideration for resistant organisms, secondary conditions that mimic cellulitis, or underlying complicating conditions such as immunosuppression, chronic liver disease, or chronic kidney disease.&quot;,&quot;issue&quot;:&quot;3&quot;,&quot;volume&quot;:&quot;316&quot;},&quot;isTemporary&quot;:false},{&quot;id&quot;:&quot;c7c8618e-a363-33b0-b81d-bf45f039619b&quot;,&quot;itemData&quot;:{&quot;type&quot;:&quot;article-journal&quot;,&quot;id&quot;:&quot;c7c8618e-a363-33b0-b81d-bf45f039619b&quot;,&quot;title&quot;:&quot;Clinical condition and comorbidity as determinants for blood culture positivity in patients with skin and soft-tissue infections&quot;,&quot;author&quot;:[{&quot;family&quot;:&quot;Daalen&quot;,&quot;given&quot;:&quot;F.&quot;,&quot;parse-names&quot;:false,&quot;dropping-particle&quot;:&quot;V.&quot;,&quot;non-dropping-particle&quot;:&quot;van&quot;},{&quot;family&quot;:&quot;Kallen&quot;,&quot;given&quot;:&quot;M. C.&quot;,&quot;parse-names&quot;:false,&quot;dropping-particle&quot;:&quot;&quot;,&quot;non-dropping-particle&quot;:&quot;&quot;},{&quot;family&quot;:&quot;Bosch&quot;,&quot;given&quot;:&quot;C. M. A.&quot;,&quot;parse-names&quot;:false,&quot;dropping-particle&quot;:&quot;&quot;,&quot;non-dropping-particle&quot;:&quot;van den&quot;},{&quot;family&quot;:&quot;Hulscher&quot;,&quot;given&quot;:&quot;M. E. J. L.&quot;,&quot;parse-names&quot;:false,&quot;dropping-particle&quot;:&quot;&quot;,&quot;non-dropping-particle&quot;:&quot;&quot;},{&quot;family&quot;:&quot;Geerlings&quot;,&quot;given&quot;:&quot;S. E.&quot;,&quot;parse-names&quot;:false,&quot;dropping-particle&quot;:&quot;&quot;,&quot;non-dropping-particle&quot;:&quot;&quot;},{&quot;family&quot;:&quot;Prins&quot;,&quot;given&quot;:&quot;J. M.&quot;,&quot;parse-names&quot;:false,&quot;dropping-particle&quot;:&quot;&quot;,&quot;non-dropping-particle&quot;:&quot;&quot;}],&quot;container-title&quot;:&quot;European Journal of Clinical Microbiology &amp; Infectious Diseases&quot;,&quot;DOI&quot;:&quot;10.1007/s10096-017-3001-0&quot;,&quot;ISSN&quot;:&quot;0934-9723&quot;,&quot;PMID&quot;:&quot;28589426&quot;,&quot;URL&quot;:&quot;http://link.springer.com/10.1007/s10096-017-3001-0&quot;,&quot;issued&quot;:{&quot;date-parts&quot;:[[2017,10,7]]},&quot;page&quot;:&quot;1853-1858&quot;,&quot;abstract&quot;:&quot;The utility of performing blood cultures in patients with a suspected skin infection is debated. We investigated the association between blood culture positivity rates and patients’ clinical condition, including acute disease severity and comorbidity. We performed a retrospective study, including patients with cellulitis and wound infection who had been enrolled in three Dutch multicenter studies between 2011 and 2015. Patients’ acute clinical condition was assessed using the Modified Early Warning Score (MEWS; severe: MEWS ≥2) and comorbidity with the Charlson Comorbidity Index (CCI; severe: CCI ≥2). A total of 334 patients with a suspected skin infection were included. Blood cultures were performed in 175 patients (52%), 28 of whom (16%) had a positive blood culture. Data on the clinical condition were collected in 275 patients. Blood cultures were performed in 76% of the patients with a severe acute condition, compared with 48% with a non-severe acute condition (OR 3.5; 95% confidence interval: 2.0–6.2; p &lt; 0.001). Blood cultures were positive in 18% and 12% respectively (OR 1.7 (0.7–4.1); p = 0.3). Blood cultures were performed in 53% of patients with severe comorbidity, compared with 61% without severe comorbidity (OR 0.7; 0.4–1.2; p = 0.2). Blood cultures were positive in 25% and 10% respectively (OR = 3.1; 1.2–7.5; p = 0.02). The blood culture positivity rate among hospitalized patients diagnosed with skin infections was higher than the rates reported by the Infectious Diseases Society of America guidelines, particularly in patients with severe comorbidity. Therefore, the recommendations concerning blood culture performance in patients with a skin infection should be reconsidered.&quot;,&quot;publisher&quot;:&quot;European Journal of Clinical Microbiology &amp; Infectious Diseases&quot;,&quot;issue&quot;:&quot;10&quot;,&quot;volume&quot;:&quot;36&quot;,&quot;container-title-short&quot;:&quot;&quot;},&quot;isTemporary&quot;:false}]},{&quot;citationID&quot;:&quot;MENDELEY_CITATION_c58bbf99-2da0-4b1c-887a-18a15b500447&quot;,&quot;properties&quot;:{&quot;noteIndex&quot;:0},&quot;isEdited&quot;:false,&quot;manualOverride&quot;:{&quot;citeprocText&quot;:&quot;(25,34)&quot;,&quot;isManuallyOverridden&quot;:false,&quot;manualOverrideText&quot;:&quot;&quot;},&quot;citationTag&quot;:&quot;MENDELEY_CITATION_v3_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&quot;,&quot;citationItems&quot;:[{&quot;id&quot;:&quot;07c5ac61-23e9-59d4-99d7-26cc5537a0c6&quot;,&quot;itemData&quot;:{&quot;DOI&quot;:&quot;10.3390/toxins14020089&quot;,&quot;ISSN&quot;:&quot;20726651&quot;,&quot;PMID&quot;:&quot;35202117&quot;,&quot;abstract&quot;:&quot;Wound infection is frequently reported following snakebite (SB). This study is retrospective. It was conducted in the emergency department and the Intensive Care Unit (ICU) of Cayenne General Hospital between 1 January 2016 and 31 July 2021. We included 172 consecutive patients hospitalized for SB envenoming. All patients were monitored for wound infection. Sixty-three patients received antibiotics at admission (36.6%). The main antibiotic used was amoxicillin–clavulanate (92.1%). Wound infection was recorded in 55 cases (32%). It was 19% in grade 1, 35% in grade 2, and 53% in grade 3. It included abscess (69.1%), necrotizing fasciitis (16.4%), and cellulitis (21.8%). The time from SB to wound infection was 6 days (IQR: 3–8). The main isolated microorganisms were A. hydrophila and M. morganii (37.5% and 18.8% of isolated organisms). Surgery was required in 48 patients (28.1%), and a necrosectomy was performed on 16 of them (33.3%). The independent factors associated with snakebite-associated infection were necrosis (p &lt; 0.001, OR 13.15, 95% CI: 4.04–42.84), throm-bocytopenia (p = 0.002, OR: 3.37, 95% CI: 1.59–7.16), and rhabdomyolysis (p = 0.046, OR: 2.29, 95% CI: 1.02–5.19). In conclusion, wound infection following SB is frequent, mainly in grade 2 and 3 envenomed patients, especially those with necrosis, thrombocytopenia, and rhabdomyolysis. The main involved bacteria are A. hydrophila and M. morganii.&quot;,&quot;author&quot;:[{&quot;dropping-particle&quot;:&quot;&quot;,&quot;family&quot;:&quot;Houcke&quot;,&quot;given&quot;:&quot;Stéphanie&quot;,&quot;non-dropping-particle&quot;:&quot;&quot;,&quot;parse-names&quot;:false,&quot;suffix&quot;:&quot;&quot;},{&quot;dropping-particle&quot;:&quot;&quot;,&quot;family&quot;:&quot;Resiere&quot;,&quot;given&quot;:&quot;Dabor&quot;,&quot;non-dropping-particle&quot;:&quot;&quot;,&quot;parse-names&quot;:false,&quot;suffix&quot;:&quot;&quot;},{&quot;dropping-particle&quot;:&quot;&quot;,&quot;family&quot;:&quot;Lontsingoula&quot;,&quot;given&quot;:&quot;Guy Roger&quot;,&quot;non-dropping-particle&quot;:&quot;&quot;,&quot;parse-names&quot;:false,&quot;suffix&quot;:&quot;&quot;},{&quot;dropping-particle&quot;:&quot;&quot;,&quot;family&quot;:&quot;Cook&quot;,&quot;given&quot;:&quot;Fabrice&quot;,&quot;non-dropping-particle&quot;:&quot;&quot;,&quot;parse-names&quot;:false,&quot;suffix&quot;:&quot;&quot;},{&quot;dropping-particle&quot;:&quot;&quot;,&quot;family&quot;:&quot;Lafouasse&quot;,&quot;given&quot;:&quot;Pierre&quot;,&quot;non-dropping-particle&quot;:&quot;&quot;,&quot;parse-names&quot;:false,&quot;suffix&quot;:&quot;&quot;},{&quot;dropping-particle&quot;:&quot;&quot;,&quot;family&quot;:&quot;Pujo&quot;,&quot;given&quot;:&quot;Jean Marc&quot;,&quot;non-dropping-particle&quot;:&quot;&quot;,&quot;parse-names&quot;:false,&quot;suffix&quot;:&quot;&quot;},{&quot;dropping-particle&quot;:&quot;&quot;,&quot;family&quot;:&quot;Demar&quot;,&quot;given&quot;:&quot;Magalie&quot;,&quot;non-dropping-particle&quot;:&quot;&quot;,&quot;parse-names&quot;:false,&quot;suffix&quot;:&quot;&quot;},{&quot;dropping-particle&quot;:&quot;&quot;,&quot;family&quot;:&quot;Matheus&quot;,&quot;given&quot;:&quot;Severine&quot;,&quot;non-dropping-particle&quot;:&quot;&quot;,&quot;parse-names&quot;:false,&quot;suffix&quot;:&quot;&quot;},{&quot;dropping-particle&quot;:&quot;&quot;,&quot;family&quot;:&quot;Hommel&quot;,&quot;given&quot;:&quot;Didier&quot;,&quot;non-dropping-particle&quot;:&quot;&quot;,&quot;parse-names&quot;:false,&quot;suffix&quot;:&quot;&quot;},{&quot;dropping-particle&quot;:&quot;&quot;,&quot;family&quot;:&quot;Kallel&quot;,&quot;given&quot;:&quot;Hatem&quot;,&quot;non-dropping-particle&quot;:&quot;&quot;,&quot;parse-names&quot;:false,&quot;suffix&quot;:&quot;&quot;}],&quot;container-title&quot;:&quot;Toxins&quot;,&quot;id&quot;:&quot;07c5ac61-23e9-59d4-99d7-26cc5537a0c6&quot;,&quot;issue&quot;:&quot;2&quot;,&quot;issued&quot;:{&quot;date-parts&quot;:[[&quot;2022&quot;]]},&quot;page&quot;:&quot;1-12&quot;,&quot;title&quot;:&quot;Characteristics of snakebite-related infection in French Guiana&quot;,&quot;type&quot;:&quot;article-journal&quot;,&quot;volume&quot;:&quot;14&quot;,&quot;container-title-short&quot;:&quot;Toxins (Basel)&quot;},&quot;uris&quot;:[&quot;http://www.mendeley.com/documents/?uuid=21f1d24b-0efd-4b19-b0d4-79c4f708b116&quot;],&quot;isTemporary&quot;:false,&quot;legacyDesktopId&quot;:&quot;21f1d24b-0efd-4b19-b0d4-79c4f708b116&quot;},{&quot;id&quot;:&quot;a4448357-acd8-5ce9-8d71-4db5e14ca7e0&quot;,&quot;itemData&quot;:{&quot;DOI&quot;:&quot;10.1590/0037-8682-0244-2021&quot;,&quot;ISSN&quot;:&quot;16789849&quot;,&quot;PMID&quot;:&quot;35239899&quot;,&quot;author&quot;:[{&quot;dropping-particle&quot;:&quot;&quot;,&quot;family&quot;:&quot;Mendes&quot;,&quot;given&quot;:&quot;VKG&quot;,&quot;non-dropping-particle&quot;:&quot;&quot;,&quot;parse-names&quot;:false,&quot;suffix&quot;:&quot;&quot;},{&quot;dropping-particle&quot;:&quot;&quot;,&quot;family&quot;:&quot;Pereira&quot;,&quot;given&quot;:&quot;HS&quot;,&quot;non-dropping-particle&quot;:&quot;&quot;,&quot;parse-names&quot;:false,&quot;suffix&quot;:&quot;&quot;},{&quot;dropping-particle&quot;:&quot;&quot;,&quot;family&quot;:&quot;Elias&quot;,&quot;given&quot;:&quot;IC&quot;,&quot;non-dropping-particle&quot;:&quot;&quot;,&quot;parse-names&quot;:false,&quot;suffix&quot;:&quot;&quot;},{&quot;dropping-particle&quot;:&quot;&quot;,&quot;family&quot;:&quot;Soares&quot;,&quot;given&quot;:&quot;GS&quot;,&quot;non-dropping-particle&quot;:&quot;&quot;,&quot;parse-names&quot;:false,&quot;suffix&quot;:&quot;&quot;},{&quot;dropping-particle&quot;:&quot;&quot;,&quot;family&quot;:&quot;Santos&quot;,&quot;given&quot;:&quot;M&quot;,&quot;non-dropping-particle&quot;:&quot;&quot;,&quot;parse-names&quot;:false,&quot;suffix&quot;:&quot;&quot;},{&quot;dropping-particle&quot;:&quot;&quot;,&quot;family&quot;:&quot;Talhari&quot;,&quot;given&quot;:&quot;C&quot;,&quot;non-dropping-particle&quot;:&quot;&quot;,&quot;parse-names&quot;:false,&quot;suffix&quot;:&quot;&quot;},{&quot;dropping-particle&quot;:&quot;&quot;,&quot;family&quot;:&quot;Cordeiro-Santos&quot;,&quot;given&quot;:&quot;M&quot;,&quot;non-dropping-particle&quot;:&quot;&quot;,&quot;parse-names&quot;:false,&quot;suffix&quot;:&quot;&quot;},{&quot;dropping-particle&quot;:&quot;&quot;,&quot;family&quot;:&quot;Monteiro&quot;,&quot;given&quot;:&quot;WM&quot;,&quot;non-dropping-particle&quot;:&quot;&quot;,&quot;parse-names&quot;:false,&quot;suffix&quot;:&quot;&quot;},{&quot;dropping-particle&quot;:&quot;&quot;,&quot;family&quot;:&quot;Sachett&quot;,&quot;given&quot;:&quot;JAG&quot;,&quot;non-dropping-particle&quot;:&quot;&quot;,&quot;parse-names&quot;:false,&quot;suffix&quot;:&quot;&quot;}],&quot;container-title&quot;:&quot;Revista da Sociedade Brasileira de Medicina Tropical&quot;,&quot;id&quot;:&quot;a4448357-acd8-5ce9-8d71-4db5e14ca7e0&quot;,&quot;issued&quot;:{&quot;date-parts&quot;:[[&quot;2022&quot;]]},&quot;page&quot;:&quot;e0244&quot;,&quot;title&quot;:&quot;Secondary infection profile after snakebite treated at a tertiary referral center in the Brazilian Amazon&quot;,&quot;type&quot;:&quot;article-journal&quot;,&quot;volume&quot;:&quot;55&quot;,&quot;container-title-short&quot;:&quot;Rev Soc Bras Med Trop&quot;},&quot;uris&quot;:[&quot;http://www.mendeley.com/documents/?uuid=e96783af-f084-4424-b575-8bdac92b35ad&quot;],&quot;isTemporary&quot;:false,&quot;legacyDesktopId&quot;:&quot;e96783af-f084-4424-b575-8bdac92b35ad&quot;}]},{&quot;citationID&quot;:&quot;MENDELEY_CITATION_c58b8271-25c7-45d9-a84e-51780fb104e8&quot;,&quot;properties&quot;:{&quot;noteIndex&quot;:0},&quot;isEdited&quot;:false,&quot;manualOverride&quot;:{&quot;citeprocText&quot;:&quot;(5)&quot;,&quot;isManuallyOverridden&quot;:false,&quot;manualOverrideText&quot;:&quot;&quot;},&quot;citationTag&quot;:&quot;MENDELEY_CITATION_v3_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&quot;,&quot;citationItems&quot;:[{&quot;id&quot;:&quot;015f9628-62a0-5403-99bb-b8360eb00158&quot;,&quot;itemData&quot;:{&quot;DOI&quot;:&quot;10.1371/journal.pntd.0011167&quot;,&quot;ISBN&quot;:&quot;1111111111&quot;,&quot;ISSN&quot;:&quot;19352735&quot;,&quot;PMID&quot;:&quot;36877732&quot;,&quot;abstract&quot;:&quot;BACKGROUND: Snakebites represent a significant health problem in tropical countries, with an annual incidence of 2.7 million cases worldwide. The incidence of secondary infections after snake bites is also high and is usually caused by bacteria from the oral cavity of snakes. Morganella morganii has been identified as an important cause of infections and has been guiding antibiotic therapy in several regions of Brazil and the world. METHODOLOGY/PRINCIPAL FINDINGS: We performed a retrospective cross-sectional evaluation of snakebites in hospitalized patients between January 2018 and November 2019 and selected those with secondary infection in their medical records. During the period, 326 cases of snakebites were treated, and 155 (47.5%) of them eventually had secondary infections. However, only seven patients underwent culture of soft tissue fragments, in which three cases were negative culture results, while Aeromonas hydrophila was identified in four cases. Of these, 75% were resistant to ampicillin/sulbactam, 50% had intermediate sensitivity to imipenem, and 25% had intermediate sensitivity to piperacillin/tazobactam. Trimethoprim/sulfamethoxazole (TMP-SMX) was not tested on any strain. Of the 155 cases that progressed to secondary infections, 48.4% (75) were empirically treated with amoxicillin/clavulanate, 41.9% (65) with TMP-SMX, and 32 (22%) of these 144 cases required a change to a second regimen, and 10 of these 32 patients required a third therapeutic regimen. CONCLUSION: Wild animals act as reservoirs of resistant bacteria because their oral cavity favors biofilm formation, which explains the finding of A. hydrophila with a reduced sensitivity profile in this study. This fact is essential for the appropriate choice of empirical antibiotic therapy.&quot;,&quot;author&quot;:[{&quot;dropping-particle&quot;:&quot;&quot;,&quot;family&quot;:&quot;Soares Coriolano Coutinho&quot;,&quot;given&quot;:&quot;João Victor&quot;,&quot;non-dropping-particle&quot;:&quot;&quot;,&quot;parse-names&quot;:false,&quot;suffix&quot;:&quot;&quot;},{&quot;dropping-particle&quot;:&quot;&quot;,&quot;family&quot;:&quot;Fraga Guimarães&quot;,&quot;given&quot;:&quot;Taiguara&quot;,&quot;non-dropping-particle&quot;:&quot;&quot;,&quot;parse-names&quot;:false,&quot;suffix&quot;:&quot;&quot;},{&quot;dropping-particle&quot;:&quot;&quot;,&quot;family&quot;:&quot;Borges Valente&quot;,&quot;given&quot;:&quot;Bruno&quot;,&quot;non-dropping-particle&quot;:&quot;&quot;,&quot;parse-names&quot;:false,&quot;suffix&quot;:&quot;&quot;},{&quot;dropping-particle&quot;:&quot;&quot;,&quot;family&quot;:&quot;Gomes Martins de Moura Tomich&quot;,&quot;given&quot;:&quot;Lísia&quot;,&quot;non-dropping-particle&quot;:&quot;&quot;,&quot;parse-names&quot;:false,&quot;suffix&quot;:&quot;&quot;}],&quot;container-title&quot;:&quot;PLoS neglected tropical diseases&quot;,&quot;editor&quot;:[{&quot;dropping-particle&quot;:&quot;&quot;,&quot;family&quot;:&quot;Vinetz&quot;,&quot;given&quot;:&quot;Joseph M.&quot;,&quot;non-dropping-particle&quot;:&quot;&quot;,&quot;parse-names&quot;:false,&quot;suffix&quot;:&quot;&quot;}],&quot;id&quot;:&quot;015f9628-62a0-5403-99bb-b8360eb00158&quot;,&quot;issue&quot;:&quot;3&quot;,&quot;issued&quot;:{&quot;date-parts&quot;:[[&quot;2023&quot;,&quot;3&quot;,&quot;6&quot;]]},&quot;page&quot;:&quot;e0011167&quot;,&quot;title&quot;:&quot;Epidemiology of secondary infection after snakebites in center-west Brazil&quot;,&quot;type&quot;:&quot;article-journal&quot;,&quot;volume&quot;:&quot;17&quot;,&quot;container-title-short&quot;:&quot;PLoS Negl Trop Dis&quot;},&quot;uris&quot;:[&quot;http://www.mendeley.com/documents/?uuid=5a90cb73-9f50-4d04-84ec-f293adc7fb1a&quot;],&quot;isTemporary&quot;:false,&quot;legacyDesktopId&quot;:&quot;5a90cb73-9f50-4d04-84ec-f293adc7fb1a&quot;}]},{&quot;citationID&quot;:&quot;MENDELEY_CITATION_964177d1-2fb0-4474-9272-c3e7974a9099&quot;,&quot;properties&quot;:{&quot;noteIndex&quot;:0},&quot;isEdited&quot;:false,&quot;manualOverride&quot;:{&quot;citeprocText&quot;:&quot;(68)&quot;,&quot;isManuallyOverridden&quot;:false,&quot;manualOverrideText&quot;:&quot;&quot;},&quot;citationTag&quot;:&quot;MENDELEY_CITATION_v3_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&quot;,&quot;citationItems&quot;:[{&quot;id&quot;:&quot;591a7b5a-8ae2-5907-8899-2eea52e0583c&quot;,&quot;itemData&quot;:{&quot;DOI&quot;:&quot;10.1016/j.wem.2020.01.002&quot;,&quot;ISSN&quot;:&quot;10806032&quot;,&quot;PMID&quot;:&quot;32335010&quot;,&quot;abstract&quot;:&quot;Introduction: Clinical and bacteriological features of cobra (Naja) bites are still relatively unknown in Vietnam. This study aimed to characterize the clinical and bacteriological characteristics of local wounds in patients with presumed Naja spp bite, as well as their antibiotic treatment. Methods: A cross-sectional study was performed on presumed Naja bite patients who were admitted to Bach Mai Hospital in Hanoi, Vietnam. In vitro bacterial isolation, blood tests, and lesion measure were conducted, and antibiotic susceptibilities of localized bite wounds were assessed. The Mann-Whitney test was used to examine the difference in clinical characteristics between patients experiencing presumed Naja atra bites and Naja kaouthia bites. Data are presented as percentages or median with interquartile range, as appropriate. Statistical significance was accepted at P&lt;0.05. Results: Among 46 patients, all had typical clinical features of Naja bite. The median bite-to-hospital time was 6 h (interquartile range 4.0–11.3). The dominant organisms isolated from local wounds were Morganella morganii (11/36) and Enterococcus faecalis (25/36). All cultures were susceptible to ciprofloxacin. No difference was found with regard to pain, swelling circumference, swelling spread, or necrotic area between patients bitten by presumed Naja atra and Naja kaouthia (P&gt;0.05). Conclusions: Wound necrosis and infection were important clinical issues in presumed Naja spp snake bites. Morganella morganii and Enterococcus faecalis were dominant in local wound swabs of such cases. Ciprofloxacin should be an effective first-line antibiotic for patients with presumed Naja bite.&quot;,&quot;author&quot;:[{&quot;dropping-particle&quot;:&quot;&quot;,&quot;family&quot;:&quot;Ngo&quot;,&quot;given&quot;:&quot;Ngoc Duc&quot;,&quot;non-dropping-particle&quot;:&quot;&quot;,&quot;parse-names&quot;:false,&quot;suffix&quot;:&quot;&quot;},{&quot;dropping-particle&quot;:&quot;&quot;,&quot;family&quot;:&quot;Le&quot;,&quot;given&quot;:&quot;Quy Xuan&quot;,&quot;non-dropping-particle&quot;:&quot;&quot;,&quot;parse-names&quot;:false,&quot;suffix&quot;:&quot;&quot;},{&quot;dropping-particle&quot;:&quot;&quot;,&quot;family&quot;:&quot;Pham&quot;,&quot;given&quot;:&quot;Anh Quang&quot;,&quot;non-dropping-particle&quot;:&quot;&quot;,&quot;parse-names&quot;:false,&quot;suffix&quot;:&quot;&quot;},{&quot;dropping-particle&quot;:&quot;&quot;,&quot;family&quot;:&quot;Nguyen&quot;,&quot;given&quot;:&quot;Nguyen Trung&quot;,&quot;non-dropping-particle&quot;:&quot;&quot;,&quot;parse-names&quot;:false,&quot;suffix&quot;:&quot;&quot;},{&quot;dropping-particle&quot;:&quot;&quot;,&quot;family&quot;:&quot;Ha&quot;,&quot;given&quot;:&quot;Hung Tran&quot;,&quot;non-dropping-particle&quot;:&quot;&quot;,&quot;parse-names&quot;:false,&quot;suffix&quot;:&quot;&quot;},{&quot;dropping-particle&quot;:&quot;&quot;,&quot;family&quot;:&quot;Dinh&quot;,&quot;given&quot;:&quot;Michael Minh Quoc&quot;,&quot;non-dropping-particle&quot;:&quot;&quot;,&quot;parse-names&quot;:false,&quot;suffix&quot;:&quot;&quot;},{&quot;dropping-particle&quot;:&quot;&quot;,&quot;family&quot;:&quot;Le&quot;,&quot;given&quot;:&quot;Thuan Quang&quot;,&quot;non-dropping-particle&quot;:&quot;&quot;,&quot;parse-names&quot;:false,&quot;suffix&quot;:&quot;&quot;}],&quot;container-title&quot;:&quot;Wilderness &amp; Environmental Medicine&quot;,&quot;id&quot;:&quot;591a7b5a-8ae2-5907-8899-2eea52e0583c&quot;,&quot;issue&quot;:&quot;2&quot;,&quot;issued&quot;:{&quot;date-parts&quot;:[[&quot;2020&quot;,&quot;6&quot;]]},&quot;page&quot;:&quot;151-156&quot;,&quot;publisher&quot;:&quot;Elsevier Ltd&quot;,&quot;title&quot;:&quot;Clinical Features, Bacteriology, and Antibiotic Treatment Among Patients with Presumed Naja Bites in Vietnam&quot;,&quot;type&quot;:&quot;article-journal&quot;,&quot;volume&quot;:&quot;31&quot;,&quot;container-title-short&quot;:&quot;Wilderness Environ Med&quot;},&quot;uris&quot;:[&quot;http://www.mendeley.com/documents/?uuid=dcd11687-1de2-4ea3-8947-e4416ff62475&quot;],&quot;isTemporary&quot;:false,&quot;legacyDesktopId&quot;:&quot;dcd11687-1de2-4ea3-8947-e4416ff62475&quot;}]},{&quot;citationID&quot;:&quot;MENDELEY_CITATION_1793c763-4a55-471c-bdcd-2b09bf960e99&quot;,&quot;properties&quot;:{&quot;noteIndex&quot;:0},&quot;isEdited&quot;:false,&quot;manualOverride&quot;:{&quot;citeprocText&quot;:&quot;(24)&quot;,&quot;isManuallyOverridden&quot;:false,&quot;manualOverrideText&quot;:&quot;&quot;},&quot;citationTag&quot;:&quot;MENDELEY_CITATION_v3_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&quot;,&quot;citationItems&quot;:[{&quot;id&quot;:&quot;3057eb81-b96f-534e-9207-c1a6fb58675b&quot;,&quot;itemData&quot;:{&quot;DOI&quot;:&quot;10.1016/0041-0101(94)90343-3&quot;,&quot;ISSN&quot;:&quot;00410101&quot;,&quot;PMID&quot;:&quot;7940580&quot;,&quot;abstract&quot;:&quot;Forty patients with abscesses at the site of Bothrops bite were evaluated. Ten brought the snake responsible for the bite, Bothrops jararaca in all cases. On admission a sample was collected from each case for aerobic and anaerobic culture, and no abscesses drained spontaneously. None of the patients had received antibacterial therapy at this time. The bacteria most frequently isolated were Morganella morganii (23 patients), Providencia rettgeri (7) Enterobacter sp. (4), Escherichia coli (3), group D streptococcus (11) and Bacteroides sp. (6). All enterobacteria tested were sensitive to chloramphenicol, aminoglycosides and cefotaxime. Group D streptococci were sensitive to chloramphenicol, ampicillin and penicillin G, whereas anaerobic bacteria were sensitive to chloramphenicol and tetracycline. These results suggest that in cases of abscess formation secondary to Bothrops bite, chloramphenicol alone is a good choice, being both safe and cheap. © 1994.&quot;,&quot;author&quot;:[{&quot;dropping-particle&quot;:&quot;&quot;,&quot;family&quot;:&quot;Jorge&quot;,&quot;given&quot;:&quot;Miguel Tanús&quot;,&quot;non-dropping-particle&quot;:&quot;&quot;,&quot;parse-names&quot;:false,&quot;suffix&quot;:&quot;&quot;},{&quot;dropping-particle&quot;:&quot;&quot;,&quot;family&quot;:&quot;Ribeiro&quot;,&quot;given&quot;:&quot;Lindioneza Adriano&quot;,&quot;non-dropping-particle&quot;:&quot;&quot;,&quot;parse-names&quot;:false,&quot;suffix&quot;:&quot;&quot;},{&quot;dropping-particle&quot;:&quot;&quot;,&quot;family&quot;:&quot;Silva&quot;,&quot;given&quot;:&quot;Maria Lucia R.&quot;,&quot;non-dropping-particle&quot;:&quot;Da&quot;,&quot;parse-names&quot;:false,&quot;suffix&quot;:&quot;&quot;},{&quot;dropping-particle&quot;:&quot;&quot;,&quot;family&quot;:&quot;Kusano&quot;,&quot;given&quot;:&quot;Elisa J.Uro&quot;,&quot;non-dropping-particle&quot;:&quot;&quot;,&quot;parse-names&quot;:false,&quot;suffix&quot;:&quot;&quot;},{&quot;dropping-particle&quot;:&quot;&quot;,&quot;family&quot;:&quot;Mendonça&quot;,&quot;given&quot;:&quot;João Silva&quot;,&quot;non-dropping-particle&quot;:&quot;de&quot;,&quot;parse-names&quot;:false,&quot;suffix&quot;:&quot;&quot;}],&quot;container-title&quot;:&quot;Toxicon&quot;,&quot;id&quot;:&quot;3057eb81-b96f-534e-9207-c1a6fb58675b&quot;,&quot;issue&quot;:&quot;6&quot;,&quot;issued&quot;:{&quot;date-parts&quot;:[[&quot;1994&quot;]]},&quot;page&quot;:&quot;743-748&quot;,&quot;title&quot;:&quot;Microbiological studies of abscesses complicating Bothrops snakebite in humans: A prospective study&quot;,&quot;type&quot;:&quot;article-journal&quot;,&quot;volume&quot;:&quot;32&quot;,&quot;container-title-short&quot;:&quot;&quot;},&quot;uris&quot;:[&quot;http://www.mendeley.com/documents/?uuid=327d0de7-eb42-4848-b10a-a1d30099a0b7&quot;],&quot;isTemporary&quot;:false,&quot;legacyDesktopId&quot;:&quot;327d0de7-eb42-4848-b10a-a1d30099a0b7&quot;}]},{&quot;citationID&quot;:&quot;MENDELEY_CITATION_b6d5e658-a7dc-42b2-b3cc-954e9023e529&quot;,&quot;properties&quot;:{&quot;noteIndex&quot;:0},&quot;isEdited&quot;:false,&quot;manualOverride&quot;:{&quot;citeprocText&quot;:&quot;(44)&quot;,&quot;isManuallyOverridden&quot;:false,&quot;manualOverrideText&quot;:&quot;&quot;},&quot;citationTag&quot;:&quot;MENDELEY_CITATION_v3_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&quot;,&quot;citationItems&quot;:[{&quot;id&quot;:&quot;ae2ec576-82b5-5fd9-b40a-c8f806e1e6a1&quot;,&quot;itemData&quot;:{&quot;ISBN&quot;:&quot;0104-7930 UL - http://www.scielo.br/scielo.php?script=sci_arttext&amp;pid=S0104-79301997000200002&amp;nrm=iso&quot;,&quot;author&quot;:[{&quot;dropping-particle&quot;:&quot;&quot;,&quot;family&quot;:&quot;Jorge&quot;,&quot;given&quot;:&quot;MT&quot;,&quot;non-dropping-particle&quot;:&quot;&quot;,&quot;parse-names&quot;:false,&quot;suffix&quot;:&quot;&quot;},{&quot;dropping-particle&quot;:&quot;&quot;,&quot;family&quot;:&quot;Ribeiro&quot;,&quot;given&quot;:&quot;LA&quot;,&quot;non-dropping-particle&quot;:&quot;&quot;,&quot;parse-names&quot;:false,&quot;suffix&quot;:&quot;&quot;}],&quot;container-title&quot;:&quot;J Venomous Animals and Toxins&quot;,&quot;id&quot;:&quot;ae2ec576-82b5-5fd9-b40a-c8f806e1e6a1&quot;,&quot;issued&quot;:{&quot;date-parts&quot;:[[&quot;1997&quot;]]},&quot;page&quot;:&quot;264-272&quot;,&quot;title&quot;:&quot;Infections in the bite site after envenoming by snakes of the Bothrops genus.&quot;,&quot;type&quot;:&quot;article-journal&quot;,&quot;container-title-short&quot;:&quot;&quot;},&quot;uris&quot;:[&quot;http://www.mendeley.com/documents/?uuid=e7681f8c-e3a9-47b9-8247-9aa3d858c449&quot;],&quot;isTemporary&quot;:false,&quot;legacyDesktopId&quot;:&quot;e7681f8c-e3a9-47b9-8247-9aa3d858c449&quot;}]},{&quot;citationID&quot;:&quot;MENDELEY_CITATION_7131e047-0793-41a9-ae36-332e81c4ead6&quot;,&quot;properties&quot;:{&quot;noteIndex&quot;:0},&quot;isEdited&quot;:false,&quot;manualOverride&quot;:{&quot;citeprocText&quot;:&quot;(17)&quot;,&quot;isManuallyOverridden&quot;:false,&quot;manualOverrideText&quot;:&quot;&quot;},&quot;citationTag&quot;:&quot;MENDELEY_CITATION_v3_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&quot;,&quot;citationItems&quot;:[{&quot;id&quot;:&quot;a6721ce7-42b1-5c0c-af31-a65615892a03&quot;,&quot;itemData&quot;:{&quot;DOI&quot;:&quot;10.7196/SAMJ.2017.v107i4.12084&quot;,&quot;ISSN&quot;:&quot;20785135&quot;,&quot;PMID&quot;:&quot;28395682&quot;,&quot;abstract&quot;:&quot;Background. Snakebites can produce severe local and systemic septic complications as well as being associated with significant overall morbidity and even mortality. Objective. A prospective audit was undertaken to determine the bacterial causation of wound infection secondary to snakebite, and attempt to quantify the burden of disease. Methods. The audit was undertaken at Ngwelezane Hospital, which provides both regional and tertiary services for north-eastern KwaZulu-Natal Province, South Africa, over a 4-month period. Records of patients who required surgical debridement for extensive skin and soft-tissue necrosis were analysed. At the time of debridement, tissue samples of necrotic or infected tissue were sent for bacteriological analysis as standard of care. Microbiology results were analysed. Results. A total of 164 patients were admitted to hospital for management of snakebite, of whom 57 required surgical debridement and 42 were included in the final microbiological analysis. Children were found to be the most frequent victims of snakebite; 57.8% of patients in this study were aged ≤10 years and 73.7% ≤15 years. Culture showed a single organism in 32/42 cases, two organisms in 8 and no growth in 2. Eight different types of organisms were cultured, five of them more than once. Thirty-five specimens (83.3%) grew Gram-negative Enterobacteriaceae, the most frequent being Morganella morganii and Proteus species. Thirteen specimens (31.0%) grew Enterococcus faecalis. Gram-negative Enterobacteriaceae showed 31.4% sensitivity to ampicillin, 40.0% sensitivity to amoxicillin plus clavulanic acid, 34.3% sensitivity to cefuroxime, 97.1% sensitivity to ceftriaxone, and 100% sensitivity to ciprofloxacin, gentamicin and amikacin. E. faecalis was 92.3% sensitive to amoxicillin, 92.3% sensitive to amoxicillin plus clavulanic acid, 100% sensitive to ciprofloxacin, 92.3% resistant to erythromycin and 100% resistant to ceftriaxone. Conclusion. Children are particularly vulnerable to snakebite, and the consequences can be devastating. While the majority of patients in this study were shown to have secondary bacterial infection, debridement and subsequent wound management is considered the mainstay of treatment. Common organisms are Enterobacteriaceae and enterococci. There appears to be a role for antibiotics in the management of these patients. A good antibiotic policy is strongly advocated.&quot;,&quot;author&quot;:[{&quot;dropping-particle&quot;:&quot;&quot;,&quot;family&quot;:&quot;Wagener&quot;,&quot;given&quot;:&quot;M.&quot;,&quot;non-dropping-particle&quot;:&quot;&quot;,&quot;parse-names&quot;:false,&quot;suffix&quot;:&quot;&quot;},{&quot;dropping-particle&quot;:&quot;&quot;,&quot;family&quot;:&quot;Naidoo&quot;,&quot;given&quot;:&quot;M.&quot;,&quot;non-dropping-particle&quot;:&quot;&quot;,&quot;parse-names&quot;:false,&quot;suffix&quot;:&quot;&quot;},{&quot;dropping-particle&quot;:&quot;&quot;,&quot;family&quot;:&quot;Aldous&quot;,&quot;given&quot;:&quot;C.&quot;,&quot;non-dropping-particle&quot;:&quot;&quot;,&quot;parse-names&quot;:false,&quot;suffix&quot;:&quot;&quot;}],&quot;container-title&quot;:&quot;South African Medical Journal&quot;,&quot;id&quot;:&quot;a6721ce7-42b1-5c0c-af31-a65615892a03&quot;,&quot;issue&quot;:&quot;4&quot;,&quot;issued&quot;:{&quot;date-parts&quot;:[[&quot;2017&quot;]]},&quot;page&quot;:&quot;315-319&quot;,&quot;title&quot;:&quot;Wound infection secondary to snakebite&quot;,&quot;type&quot;:&quot;article-journal&quot;,&quot;volume&quot;:&quot;107&quot;,&quot;container-title-short&quot;:&quot;&quot;},&quot;uris&quot;:[&quot;http://www.mendeley.com/documents/?uuid=d2b02eb3-917c-41b3-894e-fb4cb5d1042d&quot;],&quot;isTemporary&quot;:false,&quot;legacyDesktopId&quot;:&quot;d2b02eb3-917c-41b3-894e-fb4cb5d1042d&quot;}]},{&quot;citationID&quot;:&quot;MENDELEY_CITATION_3485baea-025c-4908-afce-ba025da5d141&quot;,&quot;properties&quot;:{&quot;noteIndex&quot;:0},&quot;isEdited&quot;:false,&quot;manualOverride&quot;:{&quot;citeprocText&quot;:&quot;(69)&quot;,&quot;isManuallyOverridden&quot;:false,&quot;manualOverrideText&quot;:&quot;&quot;},&quot;citationTag&quot;:&quot;MENDELEY_CITATION_v3_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&quot;,&quot;citationItems&quot;:[{&quot;id&quot;:&quot;6b74c93f-681b-571a-93fa-ecc0c5b49b78&quot;,&quot;itemData&quot;:{&quot;DOI&quot;:&quot;10.3390/toxins12100662&quot;,&quot;ISSN&quot;:&quot;20726651&quot;,&quot;PMID&quot;:&quot;33086750&quot;,&quot;abstract&quot;:&quot;The management of snakebite (SB) envenoming in French Guiana (FG) is based on symptomatic measures and antivenom (AV) administration (Antivipmyn Tri®; Instituto Bioclon—Mexico). Our study aimed to assess clinical manifestations, the efficacy, and safety of Antivipmyn Tri® in the management of SB. Our study is a prospective observational work. It was conducted in the Intensive Care Unit (ICU) of Cayenne General Hospital between 1 January 2016 and 31 December 2019. We included all patients hospitalized for SB envenoming. Our study contained three groups (without AV, three vials, and six vials Antivipmyn Tri®). During the study period, 133 patients were included. The main clinical symptoms were edema (98.5%), pain (97.7%), systemic hemorrhage (18%), blister (14.3%), and local hemorrhage (14.3%). AV was prescribed for 83 patients (62.3%), and 17 of them (20%) developed early adverse reactions. Biological parameters at admission showed defibrinogenation in 124 cases (93.2%), International Normalized Ratio (INR) &gt; 2 in 104 cases (78.2%), and partial thromboplastin time (PTT) &gt; 1.5 in 74 cases (55.6%). The time from SB to AV was 9:00 (5:22–20:40). The median time from SB to achieve a normal dosage of fibrinogen was 47:00 vs. 25:30, that of Factor II was 24:55 vs. 15:10, that of Factor V was 31:42 vs. 19:42, and that of Factor VIII was 21:30 vs. 10:20 in patients without and with AV, respectively, (p &lt; 0.001 for all factors). Patients receiving Antivipmyn Tri® showed a reduction in the time to return to normal clotting tests, as compared to those who did not. We suggest assessing other antivenoms available in the region to compare their efficacy and safety with Antivipmyn Tri® in FG.&quot;,&quot;author&quot;:[{&quot;dropping-particle&quot;:&quot;&quot;,&quot;family&quot;:&quot;Resiere&quot;,&quot;given&quot;:&quot;Dabor&quot;,&quot;non-dropping-particle&quot;:&quot;&quot;,&quot;parse-names&quot;:false,&quot;suffix&quot;:&quot;&quot;},{&quot;dropping-particle&quot;:&quot;&quot;,&quot;family&quot;:&quot;Houcke&quot;,&quot;given&quot;:&quot;Stéphanie&quot;,&quot;non-dropping-particle&quot;:&quot;&quot;,&quot;parse-names&quot;:false,&quot;suffix&quot;:&quot;&quot;},{&quot;dropping-particle&quot;:&quot;&quot;,&quot;family&quot;:&quot;Pujo&quot;,&quot;given&quot;:&quot;Jean Marc&quot;,&quot;non-dropping-particle&quot;:&quot;&quot;,&quot;parse-names&quot;:false,&quot;suffix&quot;:&quot;&quot;},{&quot;dropping-particle&quot;:&quot;&quot;,&quot;family&quot;:&quot;Mayence&quot;,&quot;given&quot;:&quot;Claire&quot;,&quot;non-dropping-particle&quot;:&quot;&quot;,&quot;parse-names&quot;:false,&quot;suffix&quot;:&quot;&quot;},{&quot;dropping-particle&quot;:&quot;&quot;,&quot;family&quot;:&quot;Mathien&quot;,&quot;given&quot;:&quot;Cyrille&quot;,&quot;non-dropping-particle&quot;:&quot;&quot;,&quot;parse-names&quot;:false,&quot;suffix&quot;:&quot;&quot;},{&quot;dropping-particle&quot;:&quot;&quot;,&quot;family&quot;:&quot;NkontCho&quot;,&quot;given&quot;:&quot;Flaubert&quot;,&quot;non-dropping-particle&quot;:&quot;&quot;,&quot;parse-names&quot;:false,&quot;suffix&quot;:&quot;&quot;},{&quot;dropping-particle&quot;:&quot;&quot;,&quot;family&quot;:&quot;Blaise&quot;,&quot;given&quot;:&quot;Nicaise&quot;,&quot;non-dropping-particle&quot;:&quot;&quot;,&quot;parse-names&quot;:false,&quot;suffix&quot;:&quot;&quot;},{&quot;dropping-particle&quot;:&quot;&quot;,&quot;family&quot;:&quot;Demar&quot;,&quot;given&quot;:&quot;Magalie Pierre&quot;,&quot;non-dropping-particle&quot;:&quot;&quot;,&quot;parse-names&quot;:false,&quot;suffix&quot;:&quot;&quot;},{&quot;dropping-particle&quot;:&quot;&quot;,&quot;family&quot;:&quot;Hommel&quot;,&quot;given&quot;:&quot;Didier&quot;,&quot;non-dropping-particle&quot;:&quot;&quot;,&quot;parse-names&quot;:false,&quot;suffix&quot;:&quot;&quot;},{&quot;dropping-particle&quot;:&quot;&quot;,&quot;family&quot;:&quot;Kallel&quot;,&quot;given&quot;:&quot;Hatem&quot;,&quot;non-dropping-particle&quot;:&quot;&quot;,&quot;parse-names&quot;:false,&quot;suffix&quot;:&quot;&quot;}],&quot;container-title&quot;:&quot;Toxins&quot;,&quot;id&quot;:&quot;6b74c93f-681b-571a-93fa-ecc0c5b49b78&quot;,&quot;issue&quot;:&quot;10&quot;,&quot;issued&quot;:{&quot;date-parts&quot;:[[&quot;2020&quot;]]},&quot;page&quot;:&quot;1-13&quot;,&quot;title&quot;:&quot;Clinical features and management of snakebite envenoming in French Guiana&quot;,&quot;type&quot;:&quot;article-journal&quot;,&quot;volume&quot;:&quot;12&quot;,&quot;container-title-short&quot;:&quot;Toxins (Basel)&quot;},&quot;uris&quot;:[&quot;http://www.mendeley.com/documents/?uuid=15f993b6-5fb5-41f7-aa13-02d723cbf8ce&quot;],&quot;isTemporary&quot;:false,&quot;legacyDesktopId&quot;:&quot;15f993b6-5fb5-41f7-aa13-02d723cbf8ce&quot;}]},{&quot;citationID&quot;:&quot;MENDELEY_CITATION_15903f39-1876-4cfb-81e6-793396b18431&quot;,&quot;properties&quot;:{&quot;noteIndex&quot;:0},&quot;isEdited&quot;:false,&quot;manualOverride&quot;:{&quot;citeprocText&quot;:&quot;(19)&quot;,&quot;isManuallyOverridden&quot;:false,&quot;manualOverrideText&quot;:&quot;&quot;},&quot;citationTag&quot;:&quot;MENDELEY_CITATION_v3_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&quot;,&quot;citationItems&quot;:[{&quot;id&quot;:&quot;2a86bcdd-a001-5161-b0c2-0ba7c241c16a&quot;,&quot;itemData&quot;:{&quot;ISSN&quot;:&quot;20726651&quot;,&quot;PMID&quot;:&quot;32906845&quot;,&quot;abstract&quot;:&quot;Snakebites from Taiwan habus (Protobothrops mucrosquamatus) and green bamboo vipers (Viridovipera stejnegeri) account for two-thirds of all venomous snakebites in Taiwan. While there has been ongoing optimization of antivenin therapy, the proper management of superimposed bacterial wound infections is not well studied. In this Bacteriology of Infections in Taiwanese snake Envenomation (BITE) study, we investigated the prevalence of wound infection, bacteriology, and corresponding antibiotic usage in patients presenting with snakebites from these two snakes. We further developed a BITE score to evaluate the probability of wound infections and guide antibiotic usage in this patient population. All snakebite victims who presented to the emergency departments of seven training and research hospitals and received at least one vial of freeze-dried hemorrhagic antivenin between January 2001 and January 2017 were identified. Patient biodata, laboratory investigation results, and treatment modalities were retrieved. We developed our BITE score via univariate and multiple logistic regression analyses. The receiver operating characteristic (ROC) curve was plotted to evaluate the predictive performance of the BITE score. Out of 8,295,497 emergency department visits, 726 patients presented with snakebites from a Taiwan habu or a green bamboo viper. The wound infection rate was 22.45%, with seven positive wound cultures, including six polymicrobial infections. Morganella morganii, Enterococcus spp., Bacteroides fragilis, and Aeromonas hydrophila were most frequently cultured. There were no positive blood cultures. A total of 33.0% (n = 106) of snakebite patients who received prophylactic antibiotics nevertheless developed wound infections, while 44.8% (n = 73) of wound infection patients were satisfactorily treated with one of the following antibiotics: amoxicillin/clavulanic acid, oxacillin, cefazolin, and ampicillin/sulbactam. With the addition of gentamicin, the success of antibiotic therapy increased by up to 66.54%. The prognostic factors for the secondary bacterial infection of snakebites were white blood cell counts, the neutrophil lymphocyte ratio, and the need for hospital admission. The area under the ROC curve for the BITE score was 0.839. At the optimal cut-off point of 5, the BITE score had a 79.58% accuracy, 82.31% sensitivity, and 79.71% specificity when predicting infection in snakebite patients. Our BITE score may help with antibiotic stewardship by …&quot;,&quot;author&quot;:[{&quot;dropping-particle&quot;:&quot;&quot;,&quot;family&quot;:&quot;Lin&quot;,&quot;given&quot;:&quot;Chih Chuan&quot;,&quot;non-dropping-particle&quot;:&quot;&quot;,&quot;parse-names&quot;:false,&quot;suffix&quot;:&quot;&quot;},{&quot;dropping-particle&quot;:&quot;&quot;,&quot;family&quot;:&quot;Chen&quot;,&quot;given&quot;:&quot;Yen Chia&quot;,&quot;non-dropping-particle&quot;:&quot;&quot;,&quot;parse-names&quot;:false,&quot;suffix&quot;:&quot;&quot;},{&quot;dropping-particle&quot;:&quot;&quot;,&quot;family&quot;:&quot;Goh&quot;,&quot;given&quot;:&quot;Zhong Ning Leonard&quot;,&quot;non-dropping-particle&quot;:&quot;&quot;,&quot;parse-names&quot;:false,&quot;suffix&quot;:&quot;&quot;},{&quot;dropping-particle&quot;:&quot;&quot;,&quot;family&quot;:&quot;Seak&quot;,&quot;given&quot;:&quot;Chen Ken&quot;,&quot;non-dropping-particle&quot;:&quot;&quot;,&quot;parse-names&quot;:false,&quot;suffix&quot;:&quot;&quot;},{&quot;dropping-particle&quot;:&quot;&quot;,&quot;family&quot;:&quot;Seak&quot;,&quot;given&quot;:&quot;Joanna Chen Yeen&quot;,&quot;non-dropping-particle&quot;:&quot;&quot;,&quot;parse-names&quot;:false,&quot;suffix&quot;:&quot;&quot;},{&quot;dropping-particle&quot;:&quot;&quot;,&quot;family&quot;:&quot;Shi-Ying&quot;,&quot;given&quot;:&quot;Gao&quot;,&quot;non-dropping-particle&quot;:&quot;&quot;,&quot;parse-names&quot;:false,&quot;suffix&quot;:&quot;&quot;},{&quot;dropping-particle&quot;:&quot;&quot;,&quot;family&quot;:&quot;Seak&quot;,&quot;given&quot;:&quot;Chen June&quot;,&quot;non-dropping-particle&quot;:&quot;&quot;,&quot;parse-names&quot;:false,&quot;suffix&quot;:&quot;&quot;}],&quot;container-title&quot;:&quot;Toxins&quot;,&quot;id&quot;:&quot;2a86bcdd-a001-5161-b0c2-0ba7c241c16a&quot;,&quot;issued&quot;:{&quot;date-parts&quot;:[[&quot;2020&quot;]]},&quot;title&quot;:&quot;Wound infections of snakebites from the venomous protobothrops mucrosquamatus and Viridovipera stejnegeri in Taiwan: Bacteriology, antibiotic susceptibility, and predicting the need for antibiotics—A BITE Study&quot;,&quot;type&quot;:&quot;article-journal&quot;,&quot;volume&quot;:&quot;12(9):575&quot;,&quot;container-title-short&quot;:&quot;Toxins (Basel)&quot;},&quot;uris&quot;:[&quot;http://www.mendeley.com/documents/?uuid=6b300aef-1b08-499d-b5aa-e27fddad8e63&quot;],&quot;isTemporary&quot;:false,&quot;legacyDesktopId&quot;:&quot;6b300aef-1b08-499d-b5aa-e27fddad8e63&quot;}]},{&quot;citationID&quot;:&quot;MENDELEY_CITATION_5d0cf95c-e162-4f0c-9d40-cc8ae0b541a3&quot;,&quot;properties&quot;:{&quot;noteIndex&quot;:0},&quot;isEdited&quot;:false,&quot;manualOverride&quot;:{&quot;citeprocText&quot;:&quot;(27)&quot;,&quot;isManuallyOverridden&quot;:false,&quot;manualOverrideText&quot;:&quot;&quot;},&quot;citationTag&quot;:&quot;MENDELEY_CITATION_v3_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&quot;,&quot;citationItems&quot;:[{&quot;id&quot;:&quot;ea42ddcd-a33f-57a3-a12b-57e4ff10e52b&quot;,&quot;itemData&quot;:{&quot;DOI&quot;:&quot;10.25259/IJMS_328_2021&quot;,&quot;ISSN&quot;:&quot;1998-3654&quot;,&quot;author&quot;:[{&quot;dropping-particle&quot;:&quot;&quot;,&quot;family&quot;:&quot;Narvencar&quot;,&quot;given&quot;:&quot;Kedareshwar P. S.&quot;,&quot;non-dropping-particle&quot;:&quot;&quot;,&quot;parse-names&quot;:false,&quot;suffix&quot;:&quot;&quot;},{&quot;dropping-particle&quot;:&quot;&quot;,&quot;family&quot;:&quot;Favas&quot;,&quot;given&quot;:&quot;T. T.&quot;,&quot;non-dropping-particle&quot;:&quot;&quot;,&quot;parse-names&quot;:false,&quot;suffix&quot;:&quot;&quot;},{&quot;dropping-particle&quot;:&quot;&quot;,&quot;family&quot;:&quot;Dias&quot;,&quot;given&quot;:&quot;Amit&quot;,&quot;non-dropping-particle&quot;:&quot;&quot;,&quot;parse-names&quot;:false,&quot;suffix&quot;:&quot;&quot;}],&quot;container-title&quot;:&quot;Indian Journal of Medical Sciences&quot;,&quot;id&quot;:&quot;ea42ddcd-a33f-57a3-a12b-57e4ff10e52b&quot;,&quot;issue&quot;:&quot;2&quot;,&quot;issued&quot;:{&quot;date-parts&quot;:[[&quot;2022&quot;,&quot;8&quot;,&quot;4&quot;]]},&quot;page&quot;:&quot;86&quot;,&quot;title&quot;:&quot;Predictors of complications in venomous snakebites&quot;,&quot;type&quot;:&quot;article-journal&quot;,&quot;volume&quot;:&quot;74&quot;,&quot;container-title-short&quot;:&quot;Indian J Med Sci&quot;},&quot;uris&quot;:[&quot;http://www.mendeley.com/documents/?uuid=9fcc4e8a-e4ed-487d-88ab-e037d3f37053&quot;],&quot;isTemporary&quot;:false,&quot;legacyDesktopId&quot;:&quot;9fcc4e8a-e4ed-487d-88ab-e037d3f37053&quot;}]},{&quot;citationID&quot;:&quot;MENDELEY_CITATION_2c576bd5-8919-4c7e-86e2-c5a2d5e7811f&quot;,&quot;properties&quot;:{&quot;noteIndex&quot;:0},&quot;isEdited&quot;:false,&quot;manualOverride&quot;:{&quot;citeprocText&quot;:&quot;(40)&quot;,&quot;isManuallyOverridden&quot;:false,&quot;manualOverrideText&quot;:&quot;&quot;},&quot;citationTag&quot;:&quot;MENDELEY_CITATION_v3_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&quot;,&quot;citationItems&quot;:[{&quot;id&quot;:&quot;e48a7fee-99b1-56e0-97a3-ec0d8d582267&quot;,&quot;itemData&quot;:{&quot;ISSN&quot;:&quot;22027114&quot;,&quot;PMID&quot;:&quot;29261244&quot;,&quot;author&quot;:[{&quot;dropping-particle&quot;:&quot;&quot;,&quot;family&quot;:&quot;Swanson&quot;,&quot;given&quot;:&quot;T&quot;,&quot;non-dropping-particle&quot;:&quot;&quot;,&quot;parse-names&quot;:false,&quot;suffix&quot;:&quot;&quot;},{&quot;dropping-particle&quot;:&quot;&quot;,&quot;family&quot;:&quot;Angel&quot;,&quot;given&quot;:&quot;D&quot;,&quot;non-dropping-particle&quot;:&quot;&quot;,&quot;parse-names&quot;:false,&quot;suffix&quot;:&quot;&quot;}],&quot;container-title&quot;:&quot;Wounds International&quot;,&quot;id&quot;:&quot;e48a7fee-99b1-56e0-97a3-ec0d8d582267&quot;,&quot;issue&quot;:&quot;8&quot;,&quot;issued&quot;:{&quot;date-parts&quot;:[[&quot;2022&quot;]]},&quot;page&quot;:&quot;1-59&quot;,&quot;title&quot;:&quot;International Wound Infection Institute (IWII). Wound Infection in Clinical Practice.&quot;,&quot;type&quot;:&quot;article-journal&quot;,&quot;volume&quot;:&quot;24&quot;,&quot;container-title-short&quot;:&quot;&quot;},&quot;uris&quot;:[&quot;http://www.mendeley.com/documents/?uuid=4bf230e3-18f6-4b18-87b1-fc59a52d5928&quot;],&quot;isTemporary&quot;:false,&quot;legacyDesktopId&quot;:&quot;4bf230e3-18f6-4b18-87b1-fc59a52d5928&quot;}]},{&quot;citationID&quot;:&quot;MENDELEY_CITATION_6a31fb32-31bb-4158-b79b-c0b99640ebc6&quot;,&quot;properties&quot;:{&quot;noteIndex&quot;:0},&quot;isEdited&quot;:false,&quot;manualOverride&quot;:{&quot;citeprocText&quot;:&quot;(70,71)&quot;,&quot;isManuallyOverridden&quot;:false,&quot;manualOverrideText&quot;:&quot;&quot;},&quot;citationTag&quot;:&quot;MENDELEY_CITATION_v3_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&quot;,&quot;citationItems&quot;:[{&quot;id&quot;:&quot;1b00eb7e-87ac-559c-bb4b-0acb8e70dd94&quot;,&quot;itemData&quot;:{&quot;DOI&quot;:&quot;10.4149/BLL_2021_078&quot;,&quot;ISBN&quot;:&quot;9781493907939&quot;,&quot;ISSN&quot;:&quot;1336-0345&quot;,&quot;PMID&quot;:&quot;25924638&quot;,&quot;abstract&quot;:&quot;BACKGROUND Natural killer (NK) cells play important roles in the immune defense against tumors such as colorectal cancer. In humans, NKG2D is an activating immune receptor constitutively expressed in most cytotoxic lymphocytes including NK and CD8+ T cells. In this study, the expression of NKG2D molecule was investigated in peripheral blood NK cells from colorectal cancer patients and compared with healthy subjects. METHODS We studied 21 non-metastatic (low-grade), 17 non-metastatic (high-grade), 16 metastatic colorectal cancer patients, and 24 healthy controls. Peripheral blood samples were obtained to isolate peripheral blood mononuclear cells (PBMCs) and the percentage of peripheral blood NKG2D+CD3-CD56+ NK cells was analyzed by flow cytometry. The expression of NKG2D at mRNA level was also measured by real-time PCR in both, patients and control subjects. RESULTS The results showed a significant reduction in the percentage of NKG2D+NK cells as well as NKG2D mRNA expression in peripheral blood of metastatic colon cancer patients. CONCLUSION This result suggests that decreased expression of activating NKG2D receptor in metastatic colorectal cancer might compromise NK cell function and allow tumor to evade immunity (Tab. 3, Fig. 4, Ref. 33).&quot;,&quot;author&quot;:[{&quot;dropping-particle&quot;:&quot;&quot;,&quot;family&quot;:&quot;Zahorec&quot;,&quot;given&quot;:&quot;R.&quot;,&quot;non-dropping-particle&quot;:&quot;&quot;,&quot;parse-names&quot;:false,&quot;suffix&quot;:&quot;&quot;}],&quot;container-title&quot;:&quot;Bratislava Medical Journal&quot;,&quot;id&quot;:&quot;1b00eb7e-87ac-559c-bb4b-0acb8e70dd94&quot;,&quot;issue&quot;:&quot;07&quot;,&quot;issued&quot;:{&quot;date-parts&quot;:[[&quot;2021&quot;]]},&quot;page&quot;:&quot;474-488&quot;,&quot;title&quot;:&quot;Neutrophil-to-lymphocyte ratio, past, present and future perspectives&quot;,&quot;type&quot;:&quot;article-journal&quot;,&quot;volume&quot;:&quot;122&quot;,&quot;container-title-short&quot;:&quot;&quot;},&quot;uris&quot;:[&quot;http://www.mendeley.com/documents/?uuid=c5e8b7f6-dbfe-48b4-9f0d-bbc5aab31da4&quot;],&quot;isTemporary&quot;:false,&quot;legacyDesktopId&quot;:&quot;c5e8b7f6-dbfe-48b4-9f0d-bbc5aab31da4&quot;},{&quot;id&quot;:&quot;1c1e47c2-0c0f-5ac9-93df-37892a64efce&quot;,&quot;itemData&quot;:{&quot;DOI&quot;:&quot;10.3390/ijms23073636&quot;,&quot;ISSN&quot;:&quot;1422-0067&quot;,&quot;PMID&quot;:&quot;35408994&quot;,&quot;abstract&quot;:&quot;Over the last 10 years, the evaluation of the neutrophil-to-lymphocyte ratio (NLR) as an emerging marker of diseases has become a compelling field of bio-medical research. Although a precise and unique cut-off value has not been yet found, its role as a flag of immune system homeostasis is well established. NLR has a well-known prognostic value and independently correlates with mortality in the general population and in several specific subsets of disease (sepsis, pneumonia, COVID-19, cancer, etc.). Moreover, NLR was recently considered as part of the decision-making processes concerning the admission/recovery of patients with COVID-19 pneumonia. This review aims to provide an overview of the main use of this biomarker, focusing on the pathophysiology and the molecular basis underlying its central role as a reliable mirror of inflammatory status and adaptive immunity.&quot;,&quot;author&quot;:[{&quot;dropping-particle&quot;:&quot;&quot;,&quot;family&quot;:&quot;Buonacera&quot;,&quot;given&quot;:&quot;Agata&quot;,&quot;non-dropping-particle&quot;:&quot;&quot;,&quot;parse-names&quot;:false,&quot;suffix&quot;:&quot;&quot;},{&quot;dropping-particle&quot;:&quot;&quot;,&quot;family&quot;:&quot;Stancanelli&quot;,&quot;given&quot;:&quot;Benedetta&quot;,&quot;non-dropping-particle&quot;:&quot;&quot;,&quot;parse-names&quot;:false,&quot;suffix&quot;:&quot;&quot;},{&quot;dropping-particle&quot;:&quot;&quot;,&quot;family&quot;:&quot;Colaci&quot;,&quot;given&quot;:&quot;Michele&quot;,&quot;non-dropping-particle&quot;:&quot;&quot;,&quot;parse-names&quot;:false,&quot;suffix&quot;:&quot;&quot;},{&quot;dropping-particle&quot;:&quot;&quot;,&quot;family&quot;:&quot;Malatino&quot;,&quot;given&quot;:&quot;Lorenzo&quot;,&quot;non-dropping-particle&quot;:&quot;&quot;,&quot;parse-names&quot;:false,&quot;suffix&quot;:&quot;&quot;}],&quot;container-title&quot;:&quot;International Journal of Molecular Sciences&quot;,&quot;id&quot;:&quot;1c1e47c2-0c0f-5ac9-93df-37892a64efce&quot;,&quot;issue&quot;:&quot;7&quot;,&quot;issued&quot;:{&quot;date-parts&quot;:[[&quot;2022&quot;,&quot;3&quot;,&quot;26&quot;]]},&quot;page&quot;:&quot;3636&quot;,&quot;title&quot;:&quot;Neutrophil to Lymphocyte Ratio: An Emerging Marker of the Relationships between the Immune System and Diseases&quot;,&quot;type&quot;:&quot;article-journal&quot;,&quot;volume&quot;:&quot;23&quot;,&quot;container-title-short&quot;:&quot;Int J Mol Sci&quot;},&quot;uris&quot;:[&quot;http://www.mendeley.com/documents/?uuid=3e15c71d-56aa-44d8-92a0-aea180f51115&quot;],&quot;isTemporary&quot;:false,&quot;legacyDesktopId&quot;:&quot;3e15c71d-56aa-44d8-92a0-aea180f51115&quot;}]},{&quot;citationID&quot;:&quot;MENDELEY_CITATION_fe1931b7-88e5-4e5d-85e7-7814fcd999b3&quot;,&quot;properties&quot;:{&quot;noteIndex&quot;:0},&quot;isEdited&quot;:false,&quot;manualOverride&quot;:{&quot;citeprocText&quot;:&quot;(72)&quot;,&quot;isManuallyOverridden&quot;:false,&quot;manualOverrideText&quot;:&quot;&quot;},&quot;citationTag&quot;:&quot;MENDELEY_CITATION_v3_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&quot;,&quot;citationItems&quot;:[{&quot;id&quot;:&quot;8dcc9fa2-2d6c-5765-b448-7389fd18bf62&quot;,&quot;itemData&quot;:{&quot;DOI&quot;:&quot;10.5546/AAP.2017.576&quot;,&quot;ISSN&quot;:&quot;16683501&quot;,&quot;PMID&quot;:&quot;29087117&quot;,&quot;author&quot;:[{&quot;dropping-particle&quot;:&quot;&quot;,&quot;family&quot;:&quot;Aktar&quot;,&quot;given&quot;:&quot;Fesih&quot;,&quot;non-dropping-particle&quot;:&quot;&quot;,&quot;parse-names&quot;:false,&quot;suffix&quot;:&quot;&quot;},{&quot;dropping-particle&quot;:&quot;&quot;,&quot;family&quot;:&quot;Tekin&quot;,&quot;given&quot;:&quot;Recep&quot;,&quot;non-dropping-particle&quot;:&quot;&quot;,&quot;parse-names&quot;:false,&quot;suffix&quot;:&quot;&quot;}],&quot;container-title&quot;:&quot;Archivos Argentinos de Pediatria&quot;,&quot;id&quot;:&quot;8dcc9fa2-2d6c-5765-b448-7389fd18bf62&quot;,&quot;issue&quot;:&quot;6&quot;,&quot;issued&quot;:{&quot;date-parts&quot;:[[&quot;2017&quot;]]},&quot;page&quot;:&quot;576-587&quot;,&quot;title&quot;:&quot;Mean platelet volume, neutrophil to lymphocyte ratio and platelet to lymphocyte ratio in determining the diagnosis or outcome in children with snakebite&quot;,&quot;type&quot;:&quot;article-journal&quot;,&quot;volume&quot;:&quot;115&quot;,&quot;container-title-short&quot;:&quot;Arch Argent Pediatr&quot;},&quot;uris&quot;:[&quot;http://www.mendeley.com/documents/?uuid=c2c24486-6814-440d-b0a4-367763f37b27&quot;],&quot;isTemporary&quot;:false,&quot;legacyDesktopId&quot;:&quot;c2c24486-6814-440d-b0a4-367763f37b27&quot;}]},{&quot;citationID&quot;:&quot;MENDELEY_CITATION_dee6f914-e4f7-432d-8f67-40b3e7ed3338&quot;,&quot;properties&quot;:{&quot;noteIndex&quot;:0},&quot;isEdited&quot;:false,&quot;manualOverride&quot;:{&quot;isManuallyOverridden&quot;:false,&quot;citeprocText&quot;:&quot;(73)&quot;,&quot;manualOverrideText&quot;:&quot;&quot;},&quot;citationTag&quot;:&quot;MENDELEY_CITATION_v3_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&quot;,&quot;citationItems&quot;:[{&quot;id&quot;:&quot;2244f456-c0fd-349e-bf4c-2a1f36c43406&quot;,&quot;itemData&quot;:{&quot;type&quot;:&quot;article-journal&quot;,&quot;id&quot;:&quot;2244f456-c0fd-349e-bf4c-2a1f36c43406&quot;,&quot;title&quot;:&quot;Characteristics of snakebite-related infection in French Guiana&quot;,&quot;author&quot;:[{&quot;family&quot;:&quot;Houcke&quot;,&quot;given&quot;:&quot;Stéphanie&quot;,&quot;parse-names&quot;:false,&quot;dropping-particle&quot;:&quot;&quot;,&quot;non-dropping-particle&quot;:&quot;&quot;},{&quot;family&quot;:&quot;Resiere&quot;,&quot;given&quot;:&quot;Dabor&quot;,&quot;parse-names&quot;:false,&quot;dropping-particle&quot;:&quot;&quot;,&quot;non-dropping-particle&quot;:&quot;&quot;},{&quot;family&quot;:&quot;Lontsingoula&quot;,&quot;given&quot;:&quot;Guy Roger&quot;,&quot;parse-names&quot;:false,&quot;dropping-particle&quot;:&quot;&quot;,&quot;non-dropping-particle&quot;:&quot;&quot;},{&quot;family&quot;:&quot;Cook&quot;,&quot;given&quot;:&quot;Fabrice&quot;,&quot;parse-names&quot;:false,&quot;dropping-particle&quot;:&quot;&quot;,&quot;non-dropping-particle&quot;:&quot;&quot;},{&quot;family&quot;:&quot;Lafouasse&quot;,&quot;given&quot;:&quot;Pierre&quot;,&quot;parse-names&quot;:false,&quot;dropping-particle&quot;:&quot;&quot;,&quot;non-dropping-particle&quot;:&quot;&quot;},{&quot;family&quot;:&quot;Pujo&quot;,&quot;given&quot;:&quot;Jean Marc&quot;,&quot;parse-names&quot;:false,&quot;dropping-particle&quot;:&quot;&quot;,&quot;non-dropping-particle&quot;:&quot;&quot;},{&quot;family&quot;:&quot;Demar&quot;,&quot;given&quot;:&quot;Magalie&quot;,&quot;parse-names&quot;:false,&quot;dropping-particle&quot;:&quot;&quot;,&quot;non-dropping-particle&quot;:&quot;&quot;},{&quot;family&quot;:&quot;Matheus&quot;,&quot;given&quot;:&quot;Severine&quot;,&quot;parse-names&quot;:false,&quot;dropping-particle&quot;:&quot;&quot;,&quot;non-dropping-particle&quot;:&quot;&quot;},{&quot;family&quot;:&quot;Hommel&quot;,&quot;given&quot;:&quot;Didier&quot;,&quot;parse-names&quot;:false,&quot;dropping-particle&quot;:&quot;&quot;,&quot;non-dropping-particle&quot;:&quot;&quot;},{&quot;family&quot;:&quot;Kallel&quot;,&quot;given&quot;:&quot;Hatem&quot;,&quot;parse-names&quot;:false,&quot;dropping-particle&quot;:&quot;&quot;,&quot;non-dropping-particle&quot;:&quot;&quot;}],&quot;container-title&quot;:&quot;Toxins&quot;,&quot;container-title-short&quot;:&quot;Toxins (Basel)&quot;,&quot;DOI&quot;:&quot;10.3390/toxins14020089&quot;,&quot;ISSN&quot;:&quot;20726651&quot;,&quot;PMID&quot;:&quot;35202117&quot;,&quot;issued&quot;:{&quot;date-parts&quot;:[[2022]]},&quot;page&quot;:&quot;1-12&quot;,&quot;abstract&quot;:&quot;Wound infection is frequently reported following snakebite (SB). This study is retrospective. It was conducted in the emergency department and the Intensive Care Unit (ICU) of Cayenne General Hospital between 1 January 2016 and 31 July 2021. We included 172 consecutive patients hospitalized for SB envenoming. All patients were monitored for wound infection. Sixty-three patients received antibiotics at admission (36.6%). The main antibiotic used was amoxicillin–clavulanate (92.1%). Wound infection was recorded in 55 cases (32%). It was 19% in grade 1, 35% in grade 2, and 53% in grade 3. It included abscess (69.1%), necrotizing fasciitis (16.4%), and cellulitis (21.8%). The time from SB to wound infection was 6 days (IQR: 3–8). The main isolated microorganisms were A. hydrophila and M. morganii (37.5% and 18.8% of isolated organisms). Surgery was required in 48 patients (28.1%), and a necrosectomy was performed on 16 of them (33.3%). The independent factors associated with snakebite-associated infection were necrosis (p &lt; 0.001, OR 13.15, 95% CI: 4.04–42.84), throm-bocytopenia (p = 0.002, OR: 3.37, 95% CI: 1.59–7.16), and rhabdomyolysis (p = 0.046, OR: 2.29, 95% CI: 1.02–5.19). In conclusion, wound infection following SB is frequent, mainly in grade 2 and 3 envenomed patients, especially those with necrosis, thrombocytopenia, and rhabdomyolysis. The main involved bacteria are A. hydrophila and M. morganii.&quot;,&quot;issue&quot;:&quot;2&quot;,&quot;volume&quot;:&quot;14&quot;},&quot;isTemporary&quot;:false}]},{&quot;citationID&quot;:&quot;MENDELEY_CITATION_b6e6b0f8-1ed9-45a4-886f-b951289a614f&quot;,&quot;properties&quot;:{&quot;noteIndex&quot;:0},&quot;isEdited&quot;:false,&quot;manualOverride&quot;:{&quot;citeprocText&quot;:&quot;(74)&quot;,&quot;isManuallyOverridden&quot;:false,&quot;manualOverrideText&quot;:&quot;&quot;},&quot;citationTag&quot;:&quot;MENDELEY_CITATION_v3_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&quot;,&quot;citationItems&quot;:[{&quot;id&quot;:&quot;e1423f53-ea3f-5c99-8648-a1a3b8b6d5d3&quot;,&quot;itemData&quot;:{&quot;DOI&quot;:&quot;10.1016/S0041-0101(97)00076-7&quot;,&quot;ISSN&quot;:&quot;00410101&quot;,&quot;author&quot;:[{&quot;dropping-particle&quot;:&quot;&quot;,&quot;family&quot;:&quot;Saborío&quot;,&quot;given&quot;:&quot;Pablo&quot;,&quot;non-dropping-particle&quot;:&quot;&quot;,&quot;parse-names&quot;:false,&quot;suffix&quot;:&quot;&quot;},{&quot;dropping-particle&quot;:&quot;&quot;,&quot;family&quot;:&quot;González&quot;,&quot;given&quot;:&quot;Mario&quot;,&quot;non-dropping-particle&quot;:&quot;&quot;,&quot;parse-names&quot;:false,&quot;suffix&quot;:&quot;&quot;},{&quot;dropping-particle&quot;:&quot;&quot;,&quot;family&quot;:&quot;Cambronero&quot;,&quot;given&quot;:&quot;Marta&quot;,&quot;non-dropping-particle&quot;:&quot;&quot;,&quot;parse-names&quot;:false,&quot;suffix&quot;:&quot;&quot;}],&quot;container-title&quot;:&quot;Toxicon&quot;,&quot;id&quot;:&quot;e1423f53-ea3f-5c99-8648-a1a3b8b6d5d3&quot;,&quot;issue&quot;:&quot;2&quot;,&quot;issued&quot;:{&quot;date-parts&quot;:[[&quot;1998&quot;,&quot;3&quot;]]},&quot;page&quot;:&quot;359-366&quot;,&quot;title&quot;:&quot;Accidente ofídico en niños en Costa Rica: epidemiología y detección de factores de riesgo en el desarrollo de absceso y necrosis&quot;,&quot;type&quot;:&quot;article-journal&quot;,&quot;volume&quot;:&quot;36&quot;,&quot;container-title-short&quot;:&quot;&quot;},&quot;uris&quot;:[&quot;http://www.mendeley.com/documents/?uuid=1f3be1c2-2746-4f80-8d2e-7b7e32c93349&quot;],&quot;isTemporary&quot;:false,&quot;legacyDesktopId&quot;:&quot;1f3be1c2-2746-4f80-8d2e-7b7e32c93349&quot;}]},{&quot;citationID&quot;:&quot;MENDELEY_CITATION_db5414da-a9f8-407e-95a6-ee3162b5d8ad&quot;,&quot;properties&quot;:{&quot;noteIndex&quot;:0},&quot;isEdited&quot;:false,&quot;manualOverride&quot;:{&quot;citeprocText&quot;:&quot;(18)&quot;,&quot;isManuallyOverridden&quot;:false,&quot;manualOverrideText&quot;:&quot;&quot;},&quot;citationTag&quot;:&quot;MENDELEY_CITATION_v3_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&quot;,&quot;citationItems&quot;:[{&quot;id&quot;:&quot;97b088ef-3450-5ec2-9199-850426efb110&quot;,&quot;itemData&quot;:{&quot;DOI&quot;:&quot;10.1371/journal.pntd.0005745&quot;,&quot;ISBN&quot;:&quot;1111111111&quot;,&quot;ISSN&quot;:&quot;1935-2735&quot;,&quot;PMID&quot;:&quot;28692641&quot;,&quot;abstract&quot;:&quot;Background: Secondary bacterial infections from snakebites contribute to the high complication rates that can lead to permanent function loss and disabilities. Although common in endemic areas, routine empirical prophylactic use of antibiotics aiming to prevent secondary infection lacks a clearly defined policy. The aim of this work was to estimate the efficacy of amoxicillin clavulanate for reducing the secondary infection incidence in patients bitten by Bothrops snakes, and, secondarily, identify risk factors for secondary infections from snakebites in the Western Brazilian Amazon. Methods and findings: This was an open-label, two-arm individually randomized superiority trial to prevent secondary infection from Bothrops snakebites. The antibiotic chosen for this clinical trial was oral amoxicillin clavulanate per seven days compared to no intervention. A total of 345 patients were assessed for eligibility in the study period. From this total, 187 accomplished the inclusion criteria and were randomized, 93 in the interventional group and 94 in the untreated control group. All randomized participants completed the 7 days follow-up period. Enzyme immunoassay confirmed Bothrops envenoming diagnosis in all participants. Primary outcome was defined as secondary infection (abscess and/or cellulitis) until day 7 after admission. Secondary infection incidence until 7 days after admission was 35.5% in the intervention group and 44.1% in the control group [RR = 0.80 (95%CI = 0.56 to 1.15; p = 0.235)]. Survival analysis demonstrated that the time from patient admission to the onset of secondary infection was not different between amoxicillin clavulanate treated and control group (Log-rank = 2.23; p = 0.789).Secondary infections incidence in 7 days of follow-up was independently associated to fibrinogen &gt;400 mg/dL [AOR = 4.78 (95%CI = 2.17 to 10.55; p&lt;0.001)], alanine transaminase &gt;44 IU/L [AOR = 2.52 (95%CI = 1.06 to 5.98; p = 0.037)], C-reactive protein &gt;6.5 mg/L [AOR = 2.98 (95%CI = 1.40 to 6.35; p = 0.005)], moderate pain [AOR = 24.30 (95%CI = 4.69 to 125.84; p&lt;0.001)] and moderate snakebites [AOR = 2.43 (95%CI = 1.07 to 5.50; p = 0.034)]. Conclusions/Significance: Preemptive amoxicillin clavulanate was not effective for preventing secondary infections from Bothrops snakebites. Laboratorial markers, such as high fibrinogen, alanine transaminase and C-reactive protein levels, and severity clinical grading of snakebites, may help to accurately diagnose secondary…&quot;,&quot;author&quot;:[{&quot;dropping-particle&quot;:&quot;&quot;,&quot;family&quot;:&quot;Sachett&quot;,&quot;given&quot;:&quot;Jacqueline A. G.&quot;,&quot;non-dropping-particle&quot;:&quot;&quot;,&quot;parse-names&quot;:false,&quot;suffix&quot;:&quot;&quot;},{&quot;dropping-particle&quot;:&quot;&quot;,&quot;family&quot;:&quot;Silva&quot;,&quot;given&quot;:&quot;Iran Mendonça&quot;,&quot;non-dropping-particle&quot;:&quot;da&quot;,&quot;parse-names&quot;:false,&quot;suffix&quot;:&quot;&quot;},{&quot;dropping-particle&quot;:&quot;&quot;,&quot;family&quot;:&quot;Alves&quot;,&quot;given&quot;:&quot;Eliane Campos&quot;,&quot;non-dropping-particle&quot;:&quot;&quot;,&quot;parse-names&quot;:false,&quot;suffix&quot;:&quot;&quot;},{&quot;dropping-particle&quot;:&quot;&quot;,&quot;family&quot;:&quot;Oliveira&quot;,&quot;given&quot;:&quot;Sâmella S.&quot;,&quot;non-dropping-particle&quot;:&quot;&quot;,&quot;parse-names&quot;:false,&quot;suffix&quot;:&quot;&quot;},{&quot;dropping-particle&quot;:&quot;&quot;,&quot;family&quot;:&quot;Sampaio&quot;,&quot;given&quot;:&quot;Vanderson S.&quot;,&quot;non-dropping-particle&quot;:&quot;&quot;,&quot;parse-names&quot;:false,&quot;suffix&quot;:&quot;&quot;},{&quot;dropping-particle&quot;:&quot;&quot;,&quot;family&quot;:&quot;Vale&quot;,&quot;given&quot;:&quot;Fábio Francesconi&quot;,&quot;non-dropping-particle&quot;:&quot;do&quot;,&quot;parse-names&quot;:false,&quot;suffix&quot;:&quot;&quot;},{&quot;dropping-particle&quot;:&quot;&quot;,&quot;family&quot;:&quot;Romero&quot;,&quot;given&quot;:&quot;Gustavo Adolfo Sierra&quot;,&quot;non-dropping-particle&quot;:&quot;&quot;,&quot;parse-names&quot;:false,&quot;suffix&quot;:&quot;&quot;},{&quot;dropping-particle&quot;:&quot;&quot;,&quot;family&quot;:&quot;Santos&quot;,&quot;given&quot;:&quot;Marcelo Cordeiro&quot;,&quot;non-dropping-particle&quot;:&quot;dos&quot;,&quot;parse-names&quot;:false,&quot;suffix&quot;:&quot;&quot;},{&quot;dropping-particle&quot;:&quot;&quot;,&quot;family&quot;:&quot;Marques&quot;,&quot;given&quot;:&quot;Hedylamar Oliveira&quot;,&quot;non-dropping-particle&quot;:&quot;&quot;,&quot;parse-names&quot;:false,&quot;suffix&quot;:&quot;&quot;},{&quot;dropping-particle&quot;:&quot;&quot;,&quot;family&quot;:&quot;Colombini&quot;,&quot;given&quot;:&quot;Mônica&quot;,&quot;non-dropping-particle&quot;:&quot;&quot;,&quot;parse-names&quot;:false,&quot;suffix&quot;:&quot;&quot;},{&quot;dropping-particle&quot;:&quot;&quot;,&quot;family&quot;:&quot;Silva&quot;,&quot;given&quot;:&quot;Ana Maria Moura&quot;,&quot;non-dropping-particle&quot;:&quot;da&quot;,&quot;parse-names&quot;:false,&quot;suffix&quot;:&quot;&quot;},{&quot;dropping-particle&quot;:&quot;&quot;,&quot;family&quot;:&quot;Wen&quot;,&quot;given&quot;:&quot;Fan Hui&quot;,&quot;non-dropping-particle&quot;:&quot;&quot;,&quot;parse-names&quot;:false,&quot;suffix&quot;:&quot;&quot;},{&quot;dropping-particle&quot;:&quot;&quot;,&quot;family&quot;:&quot;Lacerda&quot;,&quot;given&quot;:&quot;Marcus V. G.&quot;,&quot;non-dropping-particle&quot;:&quot;&quot;,&quot;parse-names&quot;:false,&quot;suffix&quot;:&quot;&quot;},{&quot;dropping-particle&quot;:&quot;&quot;,&quot;family&quot;:&quot;Monteiro&quot;,&quot;given&quot;:&quot;Wuelton M.&quot;,&quot;non-dropping-particle&quot;:&quot;&quot;,&quot;parse-names&quot;:false,&quot;suffix&quot;:&quot;&quot;},{&quot;dropping-particle&quot;:&quot;&quot;,&quot;family&quot;:&quot;Ferreira&quot;,&quot;given&quot;:&quot;Luiz C. L.&quot;,&quot;non-dropping-particle&quot;:&quot;&quot;,&quot;parse-names&quot;:false,&quot;suffix&quot;:&quot;&quot;}],&quot;container-title&quot;:&quot;PLOS Neglected Tropical Diseases&quot;,&quot;editor&quot;:[{&quot;dropping-particle&quot;:&quot;&quot;,&quot;family&quot;:&quot;Chippaux&quot;,&quot;given&quot;:&quot;Jean-Philippe&quot;,&quot;non-dropping-particle&quot;:&quot;&quot;,&quot;parse-names&quot;:false,&quot;suffix&quot;:&quot;&quot;}],&quot;id&quot;:&quot;97b088ef-3450-5ec2-9199-850426efb110&quot;,&quot;issue&quot;:&quot;7&quot;,&quot;issued&quot;:{&quot;date-parts&quot;:[[&quot;2017&quot;,&quot;7&quot;,&quot;10&quot;]]},&quot;page&quot;:&quot;e0005745&quot;,&quot;title&quot;:&quot;Poor efficacy of preemptive amoxicillin clavulanate for preventing secondary infection from Bothrops snakebites in the Brazilian Amazon: A randomized controlled clinical trial&quot;,&quot;type&quot;:&quot;article-journal&quot;,&quot;volume&quot;:&quot;11&quot;,&quot;container-title-short&quot;:&quot;PLoS Negl Trop Dis&quot;},&quot;uris&quot;:[&quot;http://www.mendeley.com/documents/?uuid=f638bddb-21b4-487e-b6a1-2516b2bcc11b&quot;],&quot;isTemporary&quot;:false,&quot;legacyDesktopId&quot;:&quot;f638bddb-21b4-487e-b6a1-2516b2bcc11b&quot;}]},{&quot;citationID&quot;:&quot;MENDELEY_CITATION_7965fb45-6ecc-4b69-b009-70e5e60693a1&quot;,&quot;properties&quot;:{&quot;noteIndex&quot;:0},&quot;isEdited&quot;:false,&quot;manualOverride&quot;:{&quot;citeprocText&quot;:&quot;(75)&quot;,&quot;isManuallyOverridden&quot;:false,&quot;manualOverrideText&quot;:&quot;&quot;},&quot;citationTag&quot;:&quot;MENDELEY_CITATION_v3_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&quot;,&quot;citationItems&quot;:[{&quot;id&quot;:&quot;04164d18-d775-59e9-a893-1f30c8e0a8eb&quot;,&quot;itemData&quot;:{&quot;DOI&quot;:&quot;10.1093/jac/dkq362&quot;,&quot;ISSN&quot;:&quot;03057453&quot;,&quot;PMID&quot;:&quot;20926396&quot;,&quot;abstract&quot;:&quot;Background: Skin and soft tissue infections (SSTIs) are caused by bacterial invasion of the skin and underlying soft tissues and can present with a wide spectrum of signs, symptoms and illness severity. They are a common indication for antimicrobial therapy. However, there are few data on treatment outcomes or the validity of clinical severity scores. Methods: Two hundred and five adult patients admitted to Ninewells Hospital, Scotland in 2005, and treated with antibiotics for SSTI, were identified. They were stratified into four classes of severity (class IV=most severe) based on sepsis, co-morbidity and their standardized early warning score (SEWS). Empirical antimicrobial therapy by severity class was compared with the recommendations of a UK guideline. Results: Thirty-five different empirical antimicrobial regimens were prescribed. Overall, 43% of patients were over-treated, this being particularly common in the lowest severity class I (65% patients). Thirty-day mortality was 9% (18/205) and 17 patients (8%) died during their index admission. Mortality (30 day) and inadequate therapy increased with severity class: I, no sepsis or co-morbidity (45% patients, 1% mortality, 14% therapy inadequate); II, significant co-morbidity but no sepsis (32% patients, 11% mortality, 39% therapy inadequate); III, sepsis but SEWS,&lt;4 (17% of patients, 17% mortality, 39% therapy inadequate); and IV, sepsis plus SEWS ≥4 (6% of patients, 33% mortality, 92% therapy inadequate). Conclusions: SSTI in hospital is associated with significant mortality. Choice of empirical therapy is not evidence based, with significant under-treatment of severely ill patients. © The Author 2010. Published by Oxford University Press on behalf of the British Society for Antimicrobial Chemotherapy. All rights reserved.&quot;,&quot;author&quot;:[{&quot;dropping-particle&quot;:&quot;&quot;,&quot;family&quot;:&quot;Marwick&quot;,&quot;given&quot;:&quot;Charis&quot;,&quot;non-dropping-particle&quot;:&quot;&quot;,&quot;parse-names&quot;:false,&quot;suffix&quot;:&quot;&quot;},{&quot;dropping-particle&quot;:&quot;&quot;,&quot;family&quot;:&quot;Broomhall&quot;,&quot;given&quot;:&quot;Janice&quot;,&quot;non-dropping-particle&quot;:&quot;&quot;,&quot;parse-names&quot;:false,&quot;suffix&quot;:&quot;&quot;},{&quot;dropping-particle&quot;:&quot;&quot;,&quot;family&quot;:&quot;McCowan&quot;,&quot;given&quot;:&quot;Colin&quot;,&quot;non-dropping-particle&quot;:&quot;&quot;,&quot;parse-names&quot;:false,&quot;suffix&quot;:&quot;&quot;},{&quot;dropping-particle&quot;:&quot;&quot;,&quot;family&quot;:&quot;Phillips&quot;,&quot;given&quot;:&quot;Gabby&quot;,&quot;non-dropping-particle&quot;:&quot;&quot;,&quot;parse-names&quot;:false,&quot;suffix&quot;:&quot;&quot;},{&quot;dropping-particle&quot;:&quot;&quot;,&quot;family&quot;:&quot;Gonzalez-McQuire&quot;,&quot;given&quot;:&quot;Sebastian&quot;,&quot;non-dropping-particle&quot;:&quot;&quot;,&quot;parse-names&quot;:false,&quot;suffix&quot;:&quot;&quot;},{&quot;dropping-particle&quot;:&quot;&quot;,&quot;family&quot;:&quot;Akhras&quot;,&quot;given&quot;:&quot;Kasem&quot;,&quot;non-dropping-particle&quot;:&quot;&quot;,&quot;parse-names&quot;:false,&quot;suffix&quot;:&quot;&quot;},{&quot;dropping-particle&quot;:&quot;&quot;,&quot;family&quot;:&quot;Merchant&quot;,&quot;given&quot;:&quot;Sanjay&quot;,&quot;non-dropping-particle&quot;:&quot;&quot;,&quot;parse-names&quot;:false,&quot;suffix&quot;:&quot;&quot;},{&quot;dropping-particle&quot;:&quot;&quot;,&quot;family&quot;:&quot;Nathwani&quot;,&quot;given&quot;:&quot;Dilip&quot;,&quot;non-dropping-particle&quot;:&quot;&quot;,&quot;parse-names&quot;:false,&quot;suffix&quot;:&quot;&quot;},{&quot;dropping-particle&quot;:&quot;&quot;,&quot;family&quot;:&quot;Davey&quot;,&quot;given&quot;:&quot;Peter&quot;,&quot;non-dropping-particle&quot;:&quot;&quot;,&quot;parse-names&quot;:false,&quot;suffix&quot;:&quot;&quot;}],&quot;container-title&quot;:&quot;Journal of Antimicrobial Chemotherapy&quot;,&quot;id&quot;:&quot;04164d18-d775-59e9-a893-1f30c8e0a8eb&quot;,&quot;issue&quot;:&quot;2&quot;,&quot;issued&quot;:{&quot;date-parts&quot;:[[&quot;2011&quot;]]},&quot;page&quot;:&quot;387-397&quot;,&quot;title&quot;:&quot;Severity assessment of skin and soft tissue infections: Cohort study of management and outcomes for hospitalized patients&quot;,&quot;type&quot;:&quot;article-journal&quot;,&quot;volume&quot;:&quot;66&quot;,&quot;container-title-short&quot;:&quot;&quot;},&quot;uris&quot;:[&quot;http://www.mendeley.com/documents/?uuid=b1750b9c-bf73-4e98-bf72-78b6675420fd&quot;],&quot;isTemporary&quot;:false,&quot;legacyDesktopId&quot;:&quot;b1750b9c-bf73-4e98-bf72-78b6675420fd&quot;}]},{&quot;citationID&quot;:&quot;MENDELEY_CITATION_728f04c9-c2e0-4dc9-a822-10fadf65185c&quot;,&quot;properties&quot;:{&quot;noteIndex&quot;:0},&quot;isEdited&quot;:false,&quot;manualOverride&quot;:{&quot;citeprocText&quot;:&quot;(65)&quot;,&quot;isManuallyOverridden&quot;:false,&quot;manualOverrideText&quot;:&quot;&quot;},&quot;citationTag&quot;:&quot;MENDELEY_CITATION_v3_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&quot;,&quot;citationItems&quot;:[{&quot;id&quot;:&quot;ec046da0-4e6a-5036-9cb8-9f446ea35b54&quot;,&quot;itemData&quot;:{&quot;DOI&quot;:&quot;10.1093/jac/dkg466&quot;,&quot;ISSN&quot;:&quot;03057453&quot;,&quot;PMID&quot;:&quot;14662806&quot;,&quot;author&quot;:[{&quot;dropping-particle&quot;:&quot;&quot;,&quot;family&quot;:&quot;Eron&quot;,&quot;given&quot;:&quot;Lawrence J.&quot;,&quot;non-dropping-particle&quot;:&quot;&quot;,&quot;parse-names&quot;:false,&quot;suffix&quot;:&quot;&quot;},{&quot;dropping-particle&quot;:&quot;&quot;,&quot;family&quot;:&quot;Lipsky&quot;,&quot;given&quot;:&quot;Benjamin A.&quot;,&quot;non-dropping-particle&quot;:&quot;&quot;,&quot;parse-names&quot;:false,&quot;suffix&quot;:&quot;&quot;},{&quot;dropping-particle&quot;:&quot;&quot;,&quot;family&quot;:&quot;Low&quot;,&quot;given&quot;:&quot;Donald E.&quot;,&quot;non-dropping-particle&quot;:&quot;&quot;,&quot;parse-names&quot;:false,&quot;suffix&quot;:&quot;&quot;},{&quot;dropping-particle&quot;:&quot;&quot;,&quot;family&quot;:&quot;Nathwani&quot;,&quot;given&quot;:&quot;Dilip&quot;,&quot;non-dropping-particle&quot;:&quot;&quot;,&quot;parse-names&quot;:false,&quot;suffix&quot;:&quot;&quot;},{&quot;dropping-particle&quot;:&quot;&quot;,&quot;family&quot;:&quot;Tice&quot;,&quot;given&quot;:&quot;Alan D.&quot;,&quot;non-dropping-particle&quot;:&quot;&quot;,&quot;parse-names&quot;:false,&quot;suffix&quot;:&quot;&quot;},{&quot;dropping-particle&quot;:&quot;&quot;,&quot;family&quot;:&quot;Volturo&quot;,&quot;given&quot;:&quot;Gregory A.&quot;,&quot;non-dropping-particle&quot;:&quot;&quot;,&quot;parse-names&quot;:false,&quot;suffix&quot;:&quot;&quot;}],&quot;container-title&quot;:&quot;Journal of Antimicrobial Chemotherapy&quot;,&quot;id&quot;:&quot;ec046da0-4e6a-5036-9cb8-9f446ea35b54&quot;,&quot;issue&quot;:&quot;SUPPL. 1&quot;,&quot;issued&quot;:{&quot;date-parts&quot;:[[&quot;2003&quot;]]},&quot;title&quot;:&quot;Managing skin and soft tissue infections: Expert panel recommendations on key decision points&quot;,&quot;type&quot;:&quot;article-journal&quot;,&quot;volume&quot;:&quot;52&quot;,&quot;container-title-short&quot;:&quot;&quot;},&quot;uris&quot;:[&quot;http://www.mendeley.com/documents/?uuid=62825677-82c6-4ce9-bd19-8f9f3de5d354&quot;],&quot;isTemporary&quot;:false,&quot;legacyDesktopId&quot;:&quot;62825677-82c6-4ce9-bd19-8f9f3de5d354&quot;}]},{&quot;citationID&quot;:&quot;MENDELEY_CITATION_ba4c4943-5213-44f7-8bcc-e915bcc72733&quot;,&quot;properties&quot;:{&quot;noteIndex&quot;:0},&quot;isEdited&quot;:false,&quot;manualOverride&quot;:{&quot;citeprocText&quot;:&quot;(76)&quot;,&quot;isManuallyOverridden&quot;:false,&quot;manualOverrideText&quot;:&quot;&quot;},&quot;citationTag&quot;:&quot;MENDELEY_CITATION_v3_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&quot;,&quot;citationItems&quot;:[{&quot;id&quot;:&quot;38496d8d-d25e-5d7c-a3e8-b39c2832631e&quot;,&quot;itemData&quot;:{&quot;DOI&quot;:&quot;10.1016/j.jaad.2016.12.044&quot;,&quot;ISSN&quot;:&quot;10976787&quot;,&quot;PMID&quot;:&quot;28215446&quot;,&quot;abstract&quot;:&quot;Background Cellulitis has many clinical mimickers (pseudocellulitis), which leads to frequent misdiagnosis. Objective To create a model for predicting the likelihood of lower extremity cellulitis. Methods A cross-sectional review was performed of all patients admitted with a diagnosis of lower extremity cellulitis through the emergency department at a large hospital between 2010 and 2012. Patients discharged with diagnosis of cellulitis were categorized as having cellulitis, while those given an alternative diagnosis were considered to have pseudocellulitis. Bivariate associations between predictor variables and final diagnosis were assessed to develop a 4-variable model. Results In total, 79 (30.5%) of 259 patients were misdiagnosed with lower extremity cellulitis. Of the variables associated with true cellulitis, the 4 in the final model were asymmetry (unilateral involvement), leukocytosis (white blood cell count ≥10,000/uL), tachycardia (heart rate ≥90 bpm), and age ≥70 years. We converted these variables into a points system to create the ALT-70 cellulitis score as follows: Asymmetry (3 points), Leukocytosis (1 point), Tachycardia (1 point), and age ≥70 (2 points). With this score, 0-2 points indicate ≥83.3% likelihood of pseudocellulitis, and ≥5 points indicate ≥82.2% likelihood of true cellulitis. Limitations Prospective validation of this model is needed before widespread clinical use. Conclusion Asymmetry, leukocytosis, tachycardia, and age ≥70 are predictive of lower extremity cellulitis. This model might facilitate more accurate diagnosis and improve patient care.&quot;,&quot;author&quot;:[{&quot;dropping-particle&quot;:&quot;&quot;,&quot;family&quot;:&quot;Raff&quot;,&quot;given&quot;:&quot;Adam B.&quot;,&quot;non-dropping-particle&quot;:&quot;&quot;,&quot;parse-names&quot;:false,&quot;suffix&quot;:&quot;&quot;},{&quot;dropping-particle&quot;:&quot;&quot;,&quot;family&quot;:&quot;Weng&quot;,&quot;given&quot;:&quot;Qing Yu&quot;,&quot;non-dropping-particle&quot;:&quot;&quot;,&quot;parse-names&quot;:false,&quot;suffix&quot;:&quot;&quot;},{&quot;dropping-particle&quot;:&quot;&quot;,&quot;family&quot;:&quot;Cohen&quot;,&quot;given&quot;:&quot;Jeffrey M.&quot;,&quot;non-dropping-particle&quot;:&quot;&quot;,&quot;parse-names&quot;:false,&quot;suffix&quot;:&quot;&quot;},{&quot;dropping-particle&quot;:&quot;&quot;,&quot;family&quot;:&quot;Gunasekera&quot;,&quot;given&quot;:&quot;Nicole&quot;,&quot;non-dropping-particle&quot;:&quot;&quot;,&quot;parse-names&quot;:false,&quot;suffix&quot;:&quot;&quot;},{&quot;dropping-particle&quot;:&quot;&quot;,&quot;family&quot;:&quot;Okhovat&quot;,&quot;given&quot;:&quot;Jean Phillip&quot;,&quot;non-dropping-particle&quot;:&quot;&quot;,&quot;parse-names&quot;:false,&quot;suffix&quot;:&quot;&quot;},{&quot;dropping-particle&quot;:&quot;&quot;,&quot;family&quot;:&quot;Vedak&quot;,&quot;given&quot;:&quot;Priyanka&quot;,&quot;non-dropping-particle&quot;:&quot;&quot;,&quot;parse-names&quot;:false,&quot;suffix&quot;:&quot;&quot;},{&quot;dropping-particle&quot;:&quot;&quot;,&quot;family&quot;:&quot;Joyce&quot;,&quot;given&quot;:&quot;Cara&quot;,&quot;non-dropping-particle&quot;:&quot;&quot;,&quot;parse-names&quot;:false,&quot;suffix&quot;:&quot;&quot;},{&quot;dropping-particle&quot;:&quot;&quot;,&quot;family&quot;:&quot;Kroshinsky&quot;,&quot;given&quot;:&quot;Daniela&quot;,&quot;non-dropping-particle&quot;:&quot;&quot;,&quot;parse-names&quot;:false,&quot;suffix&quot;:&quot;&quot;},{&quot;dropping-particle&quot;:&quot;&quot;,&quot;family&quot;:&quot;Mostaghimi&quot;,&quot;given&quot;:&quot;Arash&quot;,&quot;non-dropping-particle&quot;:&quot;&quot;,&quot;parse-names&quot;:false,&quot;suffix&quot;:&quot;&quot;}],&quot;container-title&quot;:&quot;Journal of the American Academy of Dermatology&quot;,&quot;id&quot;:&quot;38496d8d-d25e-5d7c-a3e8-b39c2832631e&quot;,&quot;issue&quot;:&quot;4&quot;,&quot;issued&quot;:{&quot;date-parts&quot;:[[&quot;2017&quot;]]},&quot;page&quot;:&quot;618-625.e2&quot;,&quot;publisher&quot;:&quot;Elsevier Inc&quot;,&quot;title&quot;:&quot;A predictive model for diagnosis of lower extremity cellulitis: A cross-sectional study&quot;,&quot;type&quot;:&quot;article-journal&quot;,&quot;volume&quot;:&quot;76&quot;,&quot;container-title-short&quot;:&quot;J Am Acad Dermatol&quot;},&quot;uris&quot;:[&quot;http://www.mendeley.com/documents/?uuid=bd01e240-8916-4e6f-95e0-3ec405225cdf&quot;],&quot;isTemporary&quot;:false,&quot;legacyDesktopId&quot;:&quot;bd01e240-8916-4e6f-95e0-3ec405225cdf&quot;}]},{&quot;citationID&quot;:&quot;MENDELEY_CITATION_848c8d8f-c003-4294-8a64-c1ed8ea487a2&quot;,&quot;properties&quot;:{&quot;noteIndex&quot;:0},&quot;isEdited&quot;:false,&quot;manualOverride&quot;:{&quot;citeprocText&quot;:&quot;(77)&quot;,&quot;isManuallyOverridden&quot;:false,&quot;manualOverrideText&quot;:&quot;&quot;},&quot;citationTag&quot;:&quot;MENDELEY_CITATION_v3_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&quot;,&quot;citationItems&quot;:[{&quot;id&quot;:&quot;43a91907-9510-590c-8b0e-1f4b64ea593a&quot;,&quot;itemData&quot;:{&quot;DOI&quot;:&quot;10.1007/s00403-022-02409-0&quot;,&quot;ISBN&quot;:&quot;0040302202&quot;,&quot;ISSN&quot;:&quot;1432-069X&quot;,&quot;PMID&quot;:&quot;36273340&quot;,&quot;abstract&quot;:&quot;Nonpurulent cellulitis lacks a gold standard to distinguish noninfectious sources of inflammation. Two models have been created that evaluate cellulitis. The ALT-70 model was created to reduce the overdiagnosis of cellulitis and provide clinical direction. The Dundee classification was developed to grade the severity of previously diagnosed cases of cellulitis and enhance treatment and clinical outcomes. We analyzed a dataset of 56 patients who were admitted to the OSU Wexner Medical Center with a primary admission diagnosis of cellulitis. Each patient underwent extensive tissue culture sampling to identify potential pathogens. Patients were scored using both models, then evaluated based on the positive tissue culture and skin and soft tissue infection. In both models, we found low sensitivity and specificity to predict patients with positive tissue culture cellulitis. Determination of a gold standard for classification of cellulites is important to improve future diagnosis and risk models. We recommend further study to develop a scalable consensus standard in the diagnosis of nonpurulent cellulitis.&quot;,&quot;author&quot;:[{&quot;dropping-particle&quot;:&quot;&quot;,&quot;family&quot;:&quot;Walker&quot;,&quot;given&quot;:&quot;Trent D.&quot;,&quot;non-dropping-particle&quot;:&quot;&quot;,&quot;parse-names&quot;:false,&quot;suffix&quot;:&quot;&quot;},{&quot;dropping-particle&quot;:&quot;&quot;,&quot;family&quot;:&quot;Gilkey&quot;,&quot;given&quot;:&quot;Ty W.&quot;,&quot;non-dropping-particle&quot;:&quot;&quot;,&quot;parse-names&quot;:false,&quot;suffix&quot;:&quot;&quot;},{&quot;dropping-particle&quot;:&quot;&quot;,&quot;family&quot;:&quot;Trinidad&quot;,&quot;given&quot;:&quot;John Christopher&quot;,&quot;non-dropping-particle&quot;:&quot;&quot;,&quot;parse-names&quot;:false,&quot;suffix&quot;:&quot;&quot;},{&quot;dropping-particle&quot;:&quot;&quot;,&quot;family&quot;:&quot;Chung&quot;,&quot;given&quot;:&quot;Catherine G.&quot;,&quot;non-dropping-particle&quot;:&quot;&quot;,&quot;parse-names&quot;:false,&quot;suffix&quot;:&quot;&quot;},{&quot;dropping-particle&quot;:&quot;&quot;,&quot;family&quot;:&quot;Wang&quot;,&quot;given&quot;:&quot;Henry&quot;,&quot;non-dropping-particle&quot;:&quot;&quot;,&quot;parse-names&quot;:false,&quot;suffix&quot;:&quot;&quot;},{&quot;dropping-particle&quot;:&quot;&quot;,&quot;family&quot;:&quot;Mostaghimi&quot;,&quot;given&quot;:&quot;Arash&quot;,&quot;non-dropping-particle&quot;:&quot;&quot;,&quot;parse-names&quot;:false,&quot;suffix&quot;:&quot;&quot;},{&quot;dropping-particle&quot;:&quot;&quot;,&quot;family&quot;:&quot;Kaffenberger&quot;,&quot;given&quot;:&quot;Benjamin H.&quot;,&quot;non-dropping-particle&quot;:&quot;&quot;,&quot;parse-names&quot;:false,&quot;suffix&quot;:&quot;&quot;}],&quot;container-title&quot;:&quot;Archives of Dermatological Research&quot;,&quot;id&quot;:&quot;43a91907-9510-590c-8b0e-1f4b64ea593a&quot;,&quot;issue&quot;:&quot;3&quot;,&quot;issued&quot;:{&quot;date-parts&quot;:[[&quot;2022&quot;,&quot;10&quot;,&quot;23&quot;]]},&quot;page&quot;:&quot;665-668&quot;,&quot;publisher&quot;:&quot;Springer Berlin Heidelberg&quot;,&quot;title&quot;:&quot;Evaluation of Dundee and ALT-70 predictive models for cellulitis in 56 patients who underwent tissue culture&quot;,&quot;type&quot;:&quot;article-journal&quot;,&quot;volume&quot;:&quot;315&quot;,&quot;container-title-short&quot;:&quot;Arch Dermatol Res&quot;},&quot;uris&quot;:[&quot;http://www.mendeley.com/documents/?uuid=4b55ff5b-21cb-4063-8752-fe0a1fa62f09&quot;],&quot;isTemporary&quot;:false,&quot;legacyDesktopId&quot;:&quot;4b55ff5b-21cb-4063-8752-fe0a1fa62f09&quot;}]},{&quot;citationID&quot;:&quot;MENDELEY_CITATION_d5fc7b6e-427d-4e43-b24d-fa0ef60cba11&quot;,&quot;properties&quot;:{&quot;noteIndex&quot;:0},&quot;isEdited&quot;:false,&quot;manualOverride&quot;:{&quot;citeprocText&quot;:&quot;(78)&quot;,&quot;isManuallyOverridden&quot;:false,&quot;manualOverrideText&quot;:&quot;&quot;},&quot;citationTag&quot;:&quot;MENDELEY_CITATION_v3_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&quot;,&quot;citationItems&quot;:[{&quot;id&quot;:&quot;293a8238-4c95-576c-a2e7-b588a416084f&quot;,&quot;itemData&quot;:{&quot;DOI&quot;:&quot;10.1097/01.CCM.0000129486.35458.7D&quot;,&quot;ISSN&quot;:&quot;0090-3493&quot;,&quot;PMID&quot;:&quot;15241098&quot;,&quot;abstract&quot;:&quot;Objective: Early operative debridement is a major determinant of outcome in necrotizing fasciitis. However, early recognition is difficult clinically. We aimed to develop a novel diagnostic scoring system for distinguishing necrotizing fasciitis from other soft tissue infections based on laboratory tests routinely performed for the evaluation of severe soft tissue infections: the Laboratory Risk indicator for Necrotizing Fasciitis (LRINEC) score. Design: Retrospective observational study of patients divided into a developmental cohort (n = 314) and validation cohort (n = 140) Setting: Two teaching tertiary care hospitals. Patients: One hundred forty-five patients with necrotizing fasciitis and 309 patients with severe cellulitis or abscesses admitted to the participating hospitals. Interventions: None. Measurements and Main Resutts: The developmental cohort consisted of 89 consecutive patients admitted for necrotizing fasciitis. Control patients (n = 225) were randomly selected from patients admitted with severe cellulitis or abscesses during the same period. Hematologic and biochemical results done on admission were converted into categorical variables for analysis. Univariate and multivariate logistic regression was used to select significant predictors. Total white cell count, hemoglobin, sodium, glucose, serum creatinine, and C-reactive protein were selected. The LRINEC score was constructed by converting into integer the regression coefficients of independently predictive factors in the multiple logistic regression model for diagnosing necrotizimg fasciitis. The cut-off value for the LRINEC score was 6 points with a positive predictive value of 92.0% and negative predictive value of 96.0%. Model performance was very good (Hosmer-Lemeshow statistic, p = .910); area under the receiver operating characteristic curve was 0.980 and 0.976 in the developmental and validation cohorts, respectively. Conclusions: The LRINEC score is a robust score capable of detecting even clinically early cases of necrotizing fasciitis. The variables used are routinely measured to assess severe soft tissue infections. Patients with a LRINEC score of ≥6 should be carefully evaluated for the presence of necrotizing fasciitis.&quot;,&quot;author&quot;:[{&quot;dropping-particle&quot;:&quot;&quot;,&quot;family&quot;:&quot;Wong&quot;,&quot;given&quot;:&quot;Chin-Ho&quot;,&quot;non-dropping-particle&quot;:&quot;&quot;,&quot;parse-names&quot;:false,&quot;suffix&quot;:&quot;&quot;},{&quot;dropping-particle&quot;:&quot;&quot;,&quot;family&quot;:&quot;Khin&quot;,&quot;given&quot;:&quot;Lay-Wai&quot;,&quot;non-dropping-particle&quot;:&quot;&quot;,&quot;parse-names&quot;:false,&quot;suffix&quot;:&quot;&quot;},{&quot;dropping-particle&quot;:&quot;&quot;,&quot;family&quot;:&quot;Heng&quot;,&quot;given&quot;:&quot;Kien-Seng&quot;,&quot;non-dropping-particle&quot;:&quot;&quot;,&quot;parse-names&quot;:false,&quot;suffix&quot;:&quot;&quot;},{&quot;dropping-particle&quot;:&quot;&quot;,&quot;family&quot;:&quot;Tan&quot;,&quot;given&quot;:&quot;Kok-Chai&quot;,&quot;non-dropping-particle&quot;:&quot;&quot;,&quot;parse-names&quot;:false,&quot;suffix&quot;:&quot;&quot;},{&quot;dropping-particle&quot;:&quot;&quot;,&quot;family&quot;:&quot;Low&quot;,&quot;given&quot;:&quot;Cheng-Ooi&quot;,&quot;non-dropping-particle&quot;:&quot;&quot;,&quot;parse-names&quot;:false,&quot;suffix&quot;:&quot;&quot;}],&quot;container-title&quot;:&quot;Critical Care Medicine&quot;,&quot;id&quot;:&quot;293a8238-4c95-576c-a2e7-b588a416084f&quot;,&quot;issue&quot;:&quot;7&quot;,&quot;issued&quot;:{&quot;date-parts&quot;:[[&quot;2004&quot;,&quot;7&quot;]]},&quot;page&quot;:&quot;1535-1541&quot;,&quot;title&quot;:&quot;The LRINEC (Laboratory Risk Indicator for Necrotizing Fasciitis) score: A tool for distinguishing necrotizing fasciitis from other soft tissue infections&quot;,&quot;type&quot;:&quot;article-journal&quot;,&quot;volume&quot;:&quot;32&quot;,&quot;container-title-short&quot;:&quot;Crit Care Med&quot;},&quot;uris&quot;:[&quot;http://www.mendeley.com/documents/?uuid=89075a62-b311-4fc9-8935-f6d3e4d653c5&quot;],&quot;isTemporary&quot;:false,&quot;legacyDesktopId&quot;:&quot;89075a62-b311-4fc9-8935-f6d3e4d653c5&quot;}]},{&quot;citationID&quot;:&quot;MENDELEY_CITATION_952dd2d3-12dd-4d3b-9b35-3895344b764c&quot;,&quot;properties&quot;:{&quot;noteIndex&quot;:0},&quot;isEdited&quot;:false,&quot;manualOverride&quot;:{&quot;citeprocText&quot;:&quot;(79)&quot;,&quot;isManuallyOverridden&quot;:false,&quot;manualOverrideText&quot;:&quot;&quot;},&quot;citationTag&quot;:&quot;MENDELEY_CITATION_v3_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&quot;,&quot;citationItems&quot;:[{&quot;id&quot;:&quot;703dee66-99f4-5e18-afcc-8978a664d891&quot;,&quot;itemData&quot;:{&quot;DOI&quot;:&quot;10.1007/s00268-019-05061-4&quot;,&quot;ISBN&quot;:&quot;0026801905061&quot;,&quot;ISSN&quot;:&quot;0364-2313&quot;,&quot;PMID&quot;:&quot;31214830&quot;,&quot;abstract&quot;:&quot;Background: The Laboratory Risk Indicator for Necrotizing Fasciitis (LRINEC) scoring system was developed to aid the diagnosis of necrotizing fasciitis and guide management [1]. Aim: To validate the LRINEC score and identify clinical predictors to develop a refined diagnostic scoring tool for the diagnosis of necrotizing fasciitis at Middlemore Hospital, New Zealand. Methods: This was a retrospective case–control study of patients admitted to Middlemore Hospital with necrotizing fasciitis and severe cellulitis between January 2000 and December 2010. The LRINEC scores at admission were evaluated for performance in discriminating between cases of necrotizing fasciitis and severe cellulitis. Cases and controls were randomized into developmental and validation cohorts. Univariate and multivariate logistic regression analysis of demographic, clinical, and laboratory variables for the diagnosis of necrotizing fasciitis was performed. The identified independent predictors were used to develop a new diagnostic scoring tool. Results: The area under the receiver operating characteristic curve (C-statistic) of a LRINEC score ≥6 for the diagnosis of necrotizing fasciitis was 0.679. The newly developed SIARI score [Site other than the lower limb, Immunosuppression, Age &lt; 60 years, Renal impairment (creatinine &gt; 141), and Inflammatory markers (CRP ≥ 150, WCC &gt; 25] demonstrated superior diagnostic ability compared with the LRINEC score in both the developmental (C-statistic: 0.832 vs. 0.691, p &lt; 0.001) and validation cohorts (C-statistic: 0.847 vs. 0.667, p &lt; 0.001). Conclusion: The LRINEC score exhibited only modest discriminative performance in this cohort, while the SIARI score is a simplified tool that demonstrates superior diagnostic ability for detecting necrotizing fasciitis. Future external validation studies are required to confirm the trends observed in this study.&quot;,&quot;author&quot;:[{&quot;dropping-particle&quot;:&quot;&quot;,&quot;family&quot;:&quot;Cribb&quot;,&quot;given&quot;:&quot;Benjamin I.&quot;,&quot;non-dropping-particle&quot;:&quot;&quot;,&quot;parse-names&quot;:false,&quot;suffix&quot;:&quot;&quot;},{&quot;dropping-particle&quot;:&quot;&quot;,&quot;family&quot;:&quot;Wang&quot;,&quot;given&quot;:&quot;Michael T. M.&quot;,&quot;non-dropping-particle&quot;:&quot;&quot;,&quot;parse-names&quot;:false,&quot;suffix&quot;:&quot;&quot;},{&quot;dropping-particle&quot;:&quot;&quot;,&quot;family&quot;:&quot;Kulasegaran&quot;,&quot;given&quot;:&quot;Suheelan&quot;,&quot;non-dropping-particle&quot;:&quot;&quot;,&quot;parse-names&quot;:false,&quot;suffix&quot;:&quot;&quot;},{&quot;dropping-particle&quot;:&quot;&quot;,&quot;family&quot;:&quot;Gamble&quot;,&quot;given&quot;:&quot;Greg D.&quot;,&quot;non-dropping-particle&quot;:&quot;&quot;,&quot;parse-names&quot;:false,&quot;suffix&quot;:&quot;&quot;},{&quot;dropping-particle&quot;:&quot;&quot;,&quot;family&quot;:&quot;MacCormick&quot;,&quot;given&quot;:&quot;Andrew D.&quot;,&quot;non-dropping-particle&quot;:&quot;&quot;,&quot;parse-names&quot;:false,&quot;suffix&quot;:&quot;&quot;}],&quot;container-title&quot;:&quot;World Journal of Surgery&quot;,&quot;id&quot;:&quot;703dee66-99f4-5e18-afcc-8978a664d891&quot;,&quot;issue&quot;:&quot;10&quot;,&quot;issued&quot;:{&quot;date-parts&quot;:[[&quot;2019&quot;,&quot;10&quot;,&quot;15&quot;]]},&quot;page&quot;:&quot;2393-2400&quot;,&quot;publisher&quot;:&quot;Springer International Publishing&quot;,&quot;title&quot;:&quot;The SIARI Score: A Novel Decision Support Tool Outperforms LRINEC Score in Necrotizing Fasciitis&quot;,&quot;type&quot;:&quot;article-journal&quot;,&quot;volume&quot;:&quot;43&quot;,&quot;container-title-short&quot;:&quot;World J Surg&quot;},&quot;uris&quot;:[&quot;http://www.mendeley.com/documents/?uuid=2cf7a100-c566-44d1-99f9-0254cb17fe26&quot;],&quot;isTemporary&quot;:false,&quot;legacyDesktopId&quot;:&quot;2cf7a100-c566-44d1-99f9-0254cb17fe26&quot;}]},{&quot;citationID&quot;:&quot;MENDELEY_CITATION_c8451874-b66a-437a-b0a6-53b5bd04e0f8&quot;,&quot;properties&quot;:{&quot;noteIndex&quot;:0},&quot;isEdited&quot;:false,&quot;manualOverride&quot;:{&quot;citeprocText&quot;:&quot;(80)&quot;,&quot;isManuallyOverridden&quot;:false,&quot;manualOverrideText&quot;:&quot;&quot;},&quot;citationTag&quot;:&quot;MENDELEY_CITATION_v3_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&quot;,&quot;citationItems&quot;:[{&quot;id&quot;:&quot;127f2717-a0a8-50e1-9d70-6ff4037da104&quot;,&quot;itemData&quot;:{&quot;DOI&quot;:&quot;10.1016/j.jss.2022.11.001&quot;,&quot;ISSN&quot;:&quot;00224804&quot;,&quot;PMID&quot;:&quot;36462382&quot;,&quot;abstract&quot;:&quot;Introduction: Necrotizing fasciitis (NF) is a rapidly progressing infection of the soft tissues associated with high morbidity and mortality and hence it is a surgical emergency. Early diagnosis and treatment are of paramount importance. LRINEC (Laboratory Risk Indicator for Necrotizing Fasciitis) and SIARI (Site other than lower limb, Immunosuppression, Age, Renal impairment, and Inflammatory markers) scoring systems have been established for early and accurate diagnosis of necrotizing fasciitis. This study compared the two scoring systems for diagnosing NF, predicting management, and elucidating the prognostic performance for re-operation and mortality. Methods: This prospective study was conducted in PGIMER Chandigarh, India, between February 2020 and June 2021. The study was approved by the Institutional Review Board (No. INT/IEC/2020-90). The clinical presentation, laboratory parameters, and imaging were used to classify patients into NF or severe cellulitis groups. We also calculated the LRINEC and SIARI scores. Demographic variables and mortality were recorded. The area under the receiver operating characteristic was used to express the accuracy of both scores at a cut-off LRINEC and SIARI scores of ≥6 and ≥ 4, respectively. Results: The study comprised 41 patients with NF and 11 with severe cellulitis. Informed written consent was taken from all the participants. At LRINEC score ≥6, the C-statistic for NF diagnosis was 0.839 (95% confidence interval [CI] 0.682-0.995, P 0.001), which was better than SIARI score at ≥ 4, C-statistic of 0.608 (95% CI 0.43-0.787, P 0.297). Both scores accurately predicted 30-day mortality. The LRINEC score showed a C-statistic of 0.912 (95% CI 0.798-1, P 0.001). Simultaneously, the SIARI score showed 70% sensitivity and 77% specificity, with a C-statistic of 0.805 (0.62-0.99, P = 0.017). Conclusions: LRINEC score is an effective diagnostic tool for distinguishing necrotizing fasciitis from severe cellulitis. Additional research is required to establish the SIARI score's external validity.&quot;,&quot;author&quot;:[{&quot;dropping-particle&quot;:&quot;&quot;,&quot;family&quot;:&quot;R&quot;,&quot;given&quot;:&quot;Karthikk&quot;,&quot;non-dropping-particle&quot;:&quot;&quot;,&quot;parse-names&quot;:false,&quot;suffix&quot;:&quot;&quot;},{&quot;dropping-particle&quot;:&quot;&quot;,&quot;family&quot;:&quot;Tandup&quot;,&quot;given&quot;:&quot;Cherring&quot;,&quot;non-dropping-particle&quot;:&quot;&quot;,&quot;parse-names&quot;:false,&quot;suffix&quot;:&quot;&quot;},{&quot;dropping-particle&quot;:&quot;&quot;,&quot;family&quot;:&quot;Reddy&quot;,&quot;given&quot;:&quot;Dilip&quot;,&quot;non-dropping-particle&quot;:&quot;&quot;,&quot;parse-names&quot;:false,&quot;suffix&quot;:&quot;&quot;},{&quot;dropping-particle&quot;:&quot;&quot;,&quot;family&quot;:&quot;Jayant&quot;,&quot;given&quot;:&quot;Divij&quot;,&quot;non-dropping-particle&quot;:&quot;&quot;,&quot;parse-names&quot;:false,&quot;suffix&quot;:&quot;&quot;},{&quot;dropping-particle&quot;:&quot;&quot;,&quot;family&quot;:&quot;Naik&quot;,&quot;given&quot;:&quot;Krishna&quot;,&quot;non-dropping-particle&quot;:&quot;&quot;,&quot;parse-names&quot;:false,&quot;suffix&quot;:&quot;&quot;},{&quot;dropping-particle&quot;:&quot;&quot;,&quot;family&quot;:&quot;Sahu&quot;,&quot;given&quot;:&quot;Swapnesh&quot;,&quot;non-dropping-particle&quot;:&quot;&quot;,&quot;parse-names&quot;:false,&quot;suffix&quot;:&quot;&quot;},{&quot;dropping-particle&quot;:&quot;&quot;,&quot;family&quot;:&quot;Thakur&quot;,&quot;given&quot;:&quot;Vipul&quot;,&quot;non-dropping-particle&quot;:&quot;&quot;,&quot;parse-names&quot;:false,&quot;suffix&quot;:&quot;&quot;},{&quot;dropping-particle&quot;:&quot;&quot;,&quot;family&quot;:&quot;Khare&quot;,&quot;given&quot;:&quot;Siddhant&quot;,&quot;non-dropping-particle&quot;:&quot;&quot;,&quot;parse-names&quot;:false,&quot;suffix&quot;:&quot;&quot;},{&quot;dropping-particle&quot;:&quot;&quot;,&quot;family&quot;:&quot;Sakaray&quot;,&quot;given&quot;:&quot;Yashwant&quot;,&quot;non-dropping-particle&quot;:&quot;&quot;,&quot;parse-names&quot;:false,&quot;suffix&quot;:&quot;&quot;},{&quot;dropping-particle&quot;:&quot;&quot;,&quot;family&quot;:&quot;Irrinki&quot;,&quot;given&quot;:&quot;Santosh&quot;,&quot;non-dropping-particle&quot;:&quot;&quot;,&quot;parse-names&quot;:false,&quot;suffix&quot;:&quot;&quot;},{&quot;dropping-particle&quot;:&quot;&quot;,&quot;family&quot;:&quot;Kaman&quot;,&quot;given&quot;:&quot;Lileswar&quot;,&quot;non-dropping-particle&quot;:&quot;&quot;,&quot;parse-names&quot;:false,&quot;suffix&quot;:&quot;&quot;}],&quot;container-title&quot;:&quot;Journal of Surgical Research&quot;,&quot;id&quot;:&quot;127f2717-a0a8-50e1-9d70-6ff4037da104&quot;,&quot;issue&quot;:&quot;26&quot;,&quot;issued&quot;:{&quot;date-parts&quot;:[[&quot;2023&quot;,&quot;3&quot;]]},&quot;page&quot;:&quot;719-725&quot;,&quot;publisher&quot;:&quot;Elsevier Inc.&quot;,&quot;title&quot;:&quot;Prospective Validation and Comparison of Laboratory Risk Indicator for Necrotizing Fasciitis (LRINEC) and Site Other Than Lower Limb, Immunosuppression, Age, Renal Impairment, and Inflammatory Markers (SIARI) Scoring Systems for Necrotizing Fasciitis&quot;,&quot;type&quot;:&quot;article-journal&quot;,&quot;volume&quot;:&quot;283&quot;,&quot;container-title-short&quot;:&quot;&quot;},&quot;uris&quot;:[&quot;http://www.mendeley.com/documents/?uuid=f6b961f2-78e7-4e90-b957-514f73cef501&quot;],&quot;isTemporary&quot;:false,&quot;legacyDesktopId&quot;:&quot;f6b961f2-78e7-4e90-b957-514f73cef501&quot;}]},{&quot;citationID&quot;:&quot;MENDELEY_CITATION_bebea746-419e-4db1-816e-8807909f0614&quot;,&quot;properties&quot;:{&quot;noteIndex&quot;:0},&quot;isEdited&quot;:false,&quot;manualOverride&quot;:{&quot;isManuallyOverridden&quot;:false,&quot;citeprocText&quot;:&quot;(81,82)&quot;,&quot;manualOverrideText&quot;:&quot;&quot;},&quot;citationTag&quot;:&quot;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&quot;,&quot;citationItems&quot;:[{&quot;id&quot;:&quot;9ef23ff9-929c-3752-93b3-fb53b5b8e815&quot;,&quot;itemData&quot;:{&quot;type&quot;:&quot;article-journal&quot;,&quot;id&quot;:&quot;9ef23ff9-929c-3752-93b3-fb53b5b8e815&quot;,&quot;title&quot;:&quot;Preferred reporting items for systematic review and meta-analysis protocols (PRISMA-P) 2015: elaboration and explanation&quot;,&quot;author&quot;:[{&quot;family&quot;:&quot;Shamseer&quot;,&quot;given&quot;:&quot;Larissa&quot;,&quot;parse-names&quot;:false,&quot;dropping-particle&quot;:&quot;&quot;,&quot;non-dropping-particle&quot;:&quot;&quot;},{&quot;family&quot;:&quot;Moher&quot;,&quot;given&quot;:&quot;David&quot;,&quot;parse-names&quot;:false,&quot;dropping-particle&quot;:&quot;&quot;,&quot;non-dropping-particle&quot;:&quot;&quot;},{&quot;family&quot;:&quot;Clarke&quot;,&quot;given&quot;:&quot;Mike&quot;,&quot;parse-names&quot;:false,&quot;dropping-particle&quot;:&quot;&quot;,&quot;non-dropping-particle&quot;:&quot;&quot;},{&quot;family&quot;:&quot;Ghersi&quot;,&quot;given&quot;:&quot;Davina&quot;,&quot;parse-names&quot;:false,&quot;dropping-particle&quot;:&quot;&quot;,&quot;non-dropping-particle&quot;:&quot;&quot;},{&quot;family&quot;:&quot;Liberati&quot;,&quot;given&quot;:&quot;Alessandro&quot;,&quot;parse-names&quot;:false,&quot;dropping-particle&quot;:&quot;&quot;,&quot;non-dropping-particle&quot;:&quot;&quot;},{&quot;family&quot;:&quot;Petticrew&quot;,&quot;given&quot;:&quot;Mark&quot;,&quot;parse-names&quot;:false,&quot;dropping-particle&quot;:&quot;&quot;,&quot;non-dropping-particle&quot;:&quot;&quot;},{&quot;family&quot;:&quot;Shekelle&quot;,&quot;given&quot;:&quot;Paul&quot;,&quot;parse-names&quot;:false,&quot;dropping-particle&quot;:&quot;&quot;,&quot;non-dropping-particle&quot;:&quot;&quot;},{&quot;family&quot;:&quot;Stewart&quot;,&quot;given&quot;:&quot;Lesley A.&quot;,&quot;parse-names&quot;:false,&quot;dropping-particle&quot;:&quot;&quot;,&quot;non-dropping-particle&quot;:&quot;&quot;}],&quot;container-title&quot;:&quot;BMJ&quot;,&quot;DOI&quot;:&quot;10.1136/bmj.g7647&quot;,&quot;ISSN&quot;:&quot;1756-1833&quot;,&quot;PMID&quot;:&quot;25555855&quot;,&quot;URL&quot;:&quot;http://dx.doi.org/doi:10.1136/bmj.g7647&quot;,&quot;issued&quot;:{&quot;date-parts&quot;:[[2015,1,2]]},&quot;page&quot;:&quot;g7647-g7647&quot;,&quot;abstract&quot;:&quot;Protocols of systematic reviews and meta-analyses allow for planning and documentation of review methods, act as a guard against arbitrary decision making during review conduct, enable readers to assess for the presence of selective reporting against completed reviews, when made publicly available, reduce duplication of efforts and potentially prompt collaboration. Evidence documenting the existence of selective reporting and excessive duplication of reviews on the same or similar topics is accumulating and many calls have been made in support of the documentation and public availability of review protocols. Several efforts have emerged in recent years to rectify these problems, including development of an international register for prospective reviews (PROSPERO) and launch of the first open access journal dedicated to the exclusive publication of systematic review products, including protocols (BioMed Central's Systematic Reviews). Furthering these efforts and building on the PRISMA (Preferred Reporting Items for Systematic Reviews and Meta-analyses) guidelines, an international group of experts has created a guideline to improve the transparency, accuracy, completeness, and frequency of documented systematic review and meta-analysis protocols-PRISMA-P (for protocols) 2015. The PRISMA-P checklist contains 17 items considered to be essential and minimum components of a systematic review or meta-analysis protocol. This PRISMA-P 2015 Explanation and Elaboration paper provides readers with a full understanding of and evidence about the necessity of each item as well as a model example from an existing published protocol. This paper should be read together with the PRISMA-P 2015 statement. Systematic review authors and assessors are strongly encouraged to make use of PRISMA-P when drafting and appraising review protocols.&quot;,&quot;issue&quot;:&quot;jan02 1&quot;,&quot;volume&quot;:&quot;349&quot;,&quot;container-title-short&quot;:&quot;&quot;},&quot;isTemporary&quot;:false},{&quot;id&quot;:&quot;2415b5da-b5f6-303a-a3da-a9b95e42e0e6&quot;,&quot;itemData&quot;:{&quot;type&quot;:&quot;article-journal&quot;,&quot;id&quot;:&quot;2415b5da-b5f6-303a-a3da-a9b95e42e0e6&quot;,&quot;title&quot;:&quot;Preferred reporting items for systematic review and meta-analysis protocols (PRISMA-P) 2015 statement&quot;,&quot;author&quot;:[{&quot;family&quot;:&quot;Moher&quot;,&quot;given&quot;:&quot;David&quot;,&quot;parse-names&quot;:false,&quot;dropping-particle&quot;:&quot;&quot;,&quot;non-dropping-particle&quot;:&quot;&quot;},{&quot;family&quot;:&quot;Shamseer&quot;,&quot;given&quot;:&quot;Larissa&quot;,&quot;parse-names&quot;:false,&quot;dropping-particle&quot;:&quot;&quot;,&quot;non-dropping-particle&quot;:&quot;&quot;},{&quot;family&quot;:&quot;Clarke&quot;,&quot;given&quot;:&quot;Mike&quot;,&quot;parse-names&quot;:false,&quot;dropping-particle&quot;:&quot;&quot;,&quot;non-dropping-particle&quot;:&quot;&quot;},{&quot;family&quot;:&quot;Ghersi&quot;,&quot;given&quot;:&quot;Davina&quot;,&quot;parse-names&quot;:false,&quot;dropping-particle&quot;:&quot;&quot;,&quot;non-dropping-particle&quot;:&quot;&quot;},{&quot;family&quot;:&quot;Liberati&quot;,&quot;given&quot;:&quot;Alessandro&quot;,&quot;parse-names&quot;:false,&quot;dropping-particle&quot;:&quot;&quot;,&quot;non-dropping-particle&quot;:&quot;&quot;},{&quot;family&quot;:&quot;Petticrew&quot;,&quot;given&quot;:&quot;Mark&quot;,&quot;parse-names&quot;:false,&quot;dropping-particle&quot;:&quot;&quot;,&quot;non-dropping-particle&quot;:&quot;&quot;},{&quot;family&quot;:&quot;Shekelle&quot;,&quot;given&quot;:&quot;Paul&quot;,&quot;parse-names&quot;:false,&quot;dropping-particle&quot;:&quot;&quot;,&quot;non-dropping-particle&quot;:&quot;&quot;},{&quot;family&quot;:&quot;Stewart&quot;,&quot;given&quot;:&quot;Lesley A.&quot;,&quot;parse-names&quot;:false,&quot;dropping-particle&quot;:&quot;&quot;,&quot;non-dropping-particle&quot;:&quot;&quot;}],&quot;container-title&quot;:&quot;Systematic Reviews&quot;,&quot;container-title-short&quot;:&quot;Syst Rev&quot;,&quot;DOI&quot;:&quot;10.1186/2046-4053-4-1&quot;,&quot;ISSN&quot;:&quot;2046-4053&quot;,&quot;PMID&quot;:&quot;25554246&quot;,&quot;URL&quot;:&quot;https://systematicreviewsjournal.biomedcentral.com/articles/10.1186/2046-4053-4-1&quot;,&quot;issued&quot;:{&quot;date-parts&quot;:[[2015,12,1]]},&quot;page&quot;:&quot;1&quot;,&quot;abstract&quot;:&quot;Systematic reviews should build on a protocol that describes the rationale, hypothesis, and planned methods of the review; few reviews report whether a protocol exists. Detailed, well-described protocols can facilitate the understanding and appraisal of the review methods, as well as the detection of modifications to methods and selective reporting in completed reviews. We describe the development of a reporting guideline, the Preferred Reporting Items for Systematic reviews and Meta-Analyses for Protocols 2015 (PRISMA-P 2015). PRISMA-P consists of a 17-item checklist intended to facilitate the preparation and reporting of a robust protocol for the systematic review. Funders and those commissioning reviews might consider mandating the use of the checklist to facilitate the submission of relevant protocol information in funding applications. Similarly, peer reviewers and editors can use the guidance to gauge the completeness and transparency of a systematic review protocol submitted for publication in a journal or other medium.&quot;,&quot;issue&quot;:&quot;1&quot;,&quot;volume&quot;:&quot;4&quot;},&quot;isTemporary&quot;:false}]},{&quot;citationID&quot;:&quot;MENDELEY_CITATION_63ba0f98-139d-4c05-a444-dfabe4d4e864&quot;,&quot;properties&quot;:{&quot;noteIndex&quot;:0},&quot;isEdited&quot;:false,&quot;manualOverride&quot;:{&quot;isManuallyOverridden&quot;:false,&quot;citeprocText&quot;:&quot;(83)&quot;,&quot;manualOverrideText&quot;:&quot;&quot;},&quot;citationTag&quot;:&quot;MENDELEY_CITATION_v3_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&quot;,&quot;citationItems&quot;:[{&quot;id&quot;:&quot;8c1cd48f-464c-3a9d-9a42-da6a722008c8&quot;,&quot;itemData&quot;:{&quot;type&quot;:&quot;webpage&quot;,&quot;id&quot;:&quot;8c1cd48f-464c-3a9d-9a42-da6a722008c8&quot;,&quot;title&quot;:&quot;PROSPERO - International prospective register of systematic reviews&quot;,&quot;author&quot;:[{&quot;family&quot;:&quot;Yale University&quot;,&quot;given&quot;:&quot;&quot;,&quot;parse-names&quot;:false,&quot;dropping-particle&quot;:&quot;&quot;,&quot;non-dropping-particle&quot;:&quot;&quot;}],&quot;URL&quot;:&quot;https://www.crd.york.ac.uk/prospero/&quot;,&quot;container-title-short&quot;:&quot;&quot;},&quot;isTemporary&quot;:false}]},{&quot;citationID&quot;:&quot;MENDELEY_CITATION_35487619-394f-4ba4-84ac-33a3110dc17f&quot;,&quot;properties&quot;:{&quot;noteIndex&quot;:0},&quot;isEdited&quot;:false,&quot;manualOverride&quot;:{&quot;citeprocText&quot;:&quot;(84)&quot;,&quot;isManuallyOverridden&quot;:false,&quot;manualOverrideText&quot;:&quot;&quot;},&quot;citationTag&quot;:&quot;MENDELEY_CITATION_v3_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&quot;,&quot;citationItems&quot;:[{&quot;id&quot;:&quot;0ab65056-9be5-54cd-abfc-4ac3b4959a81&quot;,&quot;itemData&quot;:{&quot;DOI&quot;:&quot;10.1136/bmj.n71&quot;,&quot;ISSN&quot;:&quot;1756-1833&quot;,&quot;PMID&quot;:&quot;33782057&quot;,&quot;abstract&quot;:&quot;The Preferred Reporting Items for Systematic reviews and Meta-Analyses (PRISMA) statement, published in 2009, was designed to help systematic reviewers transparently report why the review was done, what the authors did, and what they found. Over the past decade, advances in systematic review methodology and terminology have necessitated an update to the guideline. The PRISMA 2020 statement replaces the 2009 statement and includes new reporting guidance that reflects advances in methods to identify, select, appraise, and synthesise studies. The structure and presentation of the items have been modified to facilitate implementation. In this article, we present the PRISMA 2020 27-item checklist, an expanded checklist that details reporting recommendations for each item, the PRISMA 2020 abstract checklist, and the revised flow diagrams for original and updated reviews.&quot;,&quot;author&quot;:[{&quot;dropping-particle&quot;:&quot;&quot;,&quot;family&quot;:&quot;Page&quot;,&quot;given&quot;:&quot;Matthew J.&quot;,&quot;non-dropping-particle&quot;:&quot;&quot;,&quot;parse-names&quot;:false,&quot;suffix&quot;:&quot;&quot;},{&quot;dropping-particle&quot;:&quot;&quot;,&quot;family&quot;:&quot;McKenzie&quot;,&quot;given&quot;:&quot;Joanne E.&quot;,&quot;non-dropping-particle&quot;:&quot;&quot;,&quot;parse-names&quot;:false,&quot;suffix&quot;:&quot;&quot;},{&quot;dropping-particle&quot;:&quot;&quot;,&quot;family&quot;:&quot;Bossuyt&quot;,&quot;given&quot;:&quot;Patrick M.&quot;,&quot;non-dropping-particle&quot;:&quot;&quot;,&quot;parse-names&quot;:false,&quot;suffix&quot;:&quot;&quot;},{&quot;dropping-particle&quot;:&quot;&quot;,&quot;family&quot;:&quot;Boutron&quot;,&quot;given&quot;:&quot;Isabelle&quot;,&quot;non-dropping-particle&quot;:&quot;&quot;,&quot;parse-names&quot;:false,&quot;suffix&quot;:&quot;&quot;},{&quot;dropping-particle&quot;:&quot;&quot;,&quot;family&quot;:&quot;Hoffmann&quot;,&quot;given&quot;:&quot;Tammy C.&quot;,&quot;non-dropping-particle&quot;:&quot;&quot;,&quot;parse-names&quot;:false,&quot;suffix&quot;:&quot;&quot;},{&quot;dropping-particle&quot;:&quot;&quot;,&quot;family&quot;:&quot;Mulrow&quot;,&quot;given&quot;:&quot;Cynthia D.&quot;,&quot;non-dropping-particle&quot;:&quot;&quot;,&quot;parse-names&quot;:false,&quot;suffix&quot;:&quot;&quot;},{&quot;dropping-particle&quot;:&quot;&quot;,&quot;family&quot;:&quot;Shamseer&quot;,&quot;given&quot;:&quot;Larissa&quot;,&quot;non-dropping-particle&quot;:&quot;&quot;,&quot;parse-names&quot;:false,&quot;suffix&quot;:&quot;&quot;},{&quot;dropping-particle&quot;:&quot;&quot;,&quot;family&quot;:&quot;Tetzlaff&quot;,&quot;given&quot;:&quot;Jennifer M.&quot;,&quot;non-dropping-particle&quot;:&quot;&quot;,&quot;parse-names&quot;:false,&quot;suffix&quot;:&quot;&quot;},{&quot;dropping-particle&quot;:&quot;&quot;,&quot;family&quot;:&quot;Akl&quot;,&quot;given&quot;:&quot;Elie A.&quot;,&quot;non-dropping-particle&quot;:&quot;&quot;,&quot;parse-names&quot;:false,&quot;suffix&quot;:&quot;&quot;},{&quot;dropping-particle&quot;:&quot;&quot;,&quot;family&quot;:&quot;Brennan&quot;,&quot;given&quot;:&quot;Sue E.&quot;,&quot;non-dropping-particle&quot;:&quot;&quot;,&quot;parse-names&quot;:false,&quot;suffix&quot;:&quot;&quot;},{&quot;dropping-particle&quot;:&quot;&quot;,&quot;family&quot;:&quot;Chou&quot;,&quot;given&quot;:&quot;Roger&quot;,&quot;non-dropping-particle&quot;:&quot;&quot;,&quot;parse-names&quot;:false,&quot;suffix&quot;:&quot;&quot;},{&quot;dropping-particle&quot;:&quot;&quot;,&quot;family&quot;:&quot;Glanville&quot;,&quot;given&quot;:&quot;Julie&quot;,&quot;non-dropping-particle&quot;:&quot;&quot;,&quot;parse-names&quot;:false,&quot;suffix&quot;:&quot;&quot;},{&quot;dropping-particle&quot;:&quot;&quot;,&quot;family&quot;:&quot;Grimshaw&quot;,&quot;given&quot;:&quot;Jeremy M.&quot;,&quot;non-dropping-particle&quot;:&quot;&quot;,&quot;parse-names&quot;:false,&quot;suffix&quot;:&quot;&quot;},{&quot;dropping-particle&quot;:&quot;&quot;,&quot;family&quot;:&quot;Hróbjartsson&quot;,&quot;given&quot;:&quot;Asbjørn&quot;,&quot;non-dropping-particle&quot;:&quot;&quot;,&quot;parse-names&quot;:false,&quot;suffix&quot;:&quot;&quot;},{&quot;dropping-particle&quot;:&quot;&quot;,&quot;family&quot;:&quot;Lalu&quot;,&quot;given&quot;:&quot;Manoj M.&quot;,&quot;non-dropping-particle&quot;:&quot;&quot;,&quot;parse-names&quot;:false,&quot;suffix&quot;:&quot;&quot;},{&quot;dropping-particle&quot;:&quot;&quot;,&quot;family&quot;:&quot;Li&quot;,&quot;given&quot;:&quot;Tianjing&quot;,&quot;non-dropping-particle&quot;:&quot;&quot;,&quot;parse-names&quot;:false,&quot;suffix&quot;:&quot;&quot;},{&quot;dropping-particle&quot;:&quot;&quot;,&quot;family&quot;:&quot;Loder&quot;,&quot;given&quot;:&quot;Elizabeth W.&quot;,&quot;non-dropping-particle&quot;:&quot;&quot;,&quot;parse-names&quot;:false,&quot;suffix&quot;:&quot;&quot;},{&quot;dropping-particle&quot;:&quot;&quot;,&quot;family&quot;:&quot;Mayo-Wilson&quot;,&quot;given&quot;:&quot;Evan&quot;,&quot;non-dropping-particle&quot;:&quot;&quot;,&quot;parse-names&quot;:false,&quot;suffix&quot;:&quot;&quot;},{&quot;dropping-particle&quot;:&quot;&quot;,&quot;family&quot;:&quot;McDonald&quot;,&quot;given&quot;:&quot;Steve&quot;,&quot;non-dropping-particle&quot;:&quot;&quot;,&quot;parse-names&quot;:false,&quot;suffix&quot;:&quot;&quot;},{&quot;dropping-particle&quot;:&quot;&quot;,&quot;family&quot;:&quot;McGuinness&quot;,&quot;given&quot;:&quot;Luke A.&quot;,&quot;non-dropping-particle&quot;:&quot;&quot;,&quot;parse-names&quot;:false,&quot;suffix&quot;:&quot;&quot;},{&quot;dropping-particle&quot;:&quot;&quot;,&quot;family&quot;:&quot;Stewart&quot;,&quot;given&quot;:&quot;Lesley A.&quot;,&quot;non-dropping-particle&quot;:&quot;&quot;,&quot;parse-names&quot;:false,&quot;suffix&quot;:&quot;&quot;},{&quot;dropping-particle&quot;:&quot;&quot;,&quot;family&quot;:&quot;Thomas&quot;,&quot;given&quot;:&quot;James&quot;,&quot;non-dropping-particle&quot;:&quot;&quot;,&quot;parse-names&quot;:false,&quot;suffix&quot;:&quot;&quot;},{&quot;dropping-particle&quot;:&quot;&quot;,&quot;family&quot;:&quot;Tricco&quot;,&quot;given&quot;:&quot;Andrea C.&quot;,&quot;non-dropping-particle&quot;:&quot;&quot;,&quot;parse-names&quot;:false,&quot;suffix&quot;:&quot;&quot;},{&quot;dropping-particle&quot;:&quot;&quot;,&quot;family&quot;:&quot;Welch&quot;,&quot;given&quot;:&quot;Vivian A.&quot;,&quot;non-dropping-particle&quot;:&quot;&quot;,&quot;parse-names&quot;:false,&quot;suffix&quot;:&quot;&quot;},{&quot;dropping-particle&quot;:&quot;&quot;,&quot;family&quot;:&quot;Whiting&quot;,&quot;given&quot;:&quot;Penny&quot;,&quot;non-dropping-particle&quot;:&quot;&quot;,&quot;parse-names&quot;:false,&quot;suffix&quot;:&quot;&quot;},{&quot;dropping-particle&quot;:&quot;&quot;,&quot;family&quot;:&quot;Moher&quot;,&quot;given&quot;:&quot;David&quot;,&quot;non-dropping-particle&quot;:&quot;&quot;,&quot;parse-names&quot;:false,&quot;suffix&quot;:&quot;&quot;}],&quot;container-title&quot;:&quot;BMJ&quot;,&quot;id&quot;:&quot;0ab65056-9be5-54cd-abfc-4ac3b4959a81&quot;,&quot;issued&quot;:{&quot;date-parts&quot;:[[&quot;2021&quot;,&quot;3&quot;,&quot;29&quot;]]},&quot;page&quot;:&quot;n71&quot;,&quot;title&quot;:&quot;The PRISMA 2020 statement: an updated guideline for reporting systematic reviews&quot;,&quot;type&quot;:&quot;article-journal&quot;,&quot;volume&quot;:&quot;372&quot;,&quot;container-title-short&quot;:&quot;&quot;},&quot;uris&quot;:[&quot;http://www.mendeley.com/documents/?uuid=a23465e2-bf38-471d-82a8-b350e1812d90&quot;],&quot;isTemporary&quot;:false,&quot;legacyDesktopId&quot;:&quot;a23465e2-bf38-471d-82a8-b350e1812d90&quot;}]},{&quot;citationID&quot;:&quot;MENDELEY_CITATION_747cebe0-cf41-4566-8def-e1ce3bc59147&quot;,&quot;properties&quot;:{&quot;noteIndex&quot;:0},&quot;isEdited&quot;:false,&quot;manualOverride&quot;:{&quot;isManuallyOverridden&quot;:false,&quot;citeprocText&quot;:&quot;(85)&quot;,&quot;manualOverrideText&quot;:&quot;&quot;},&quot;citationTag&quot;:&quot;MENDELEY_CITATION_v3_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&quot;,&quot;citationItems&quot;:[{&quot;id&quot;:&quot;cad25bb6-5b1f-3f7d-bad0-c2f8c61f57af&quot;,&quot;itemData&quot;:{&quot;type&quot;:&quot;article-journal&quot;,&quot;id&quot;:&quot;cad25bb6-5b1f-3f7d-bad0-c2f8c61f57af&quot;,&quot;title&quot;:&quot;Wound infections secondary to snakebite&quot;,&quot;author&quot;:[{&quot;family&quot;:&quot;Garg&quot;,&quot;given&quot;:&quot;Atul&quot;,&quot;parse-names&quot;:false,&quot;dropping-particle&quot;:&quot;&quot;,&quot;non-dropping-particle&quot;:&quot;&quot;},{&quot;family&quot;:&quot;Sujatha&quot;,&quot;given&quot;:&quot;S.&quot;,&quot;parse-names&quot;:false,&quot;dropping-particle&quot;:&quot;&quot;,&quot;non-dropping-particle&quot;:&quot;&quot;},{&quot;family&quot;:&quot;Garg&quot;,&quot;given&quot;:&quot;Jaya&quot;,&quot;parse-names&quot;:false,&quot;dropping-particle&quot;:&quot;&quot;,&quot;non-dropping-particle&quot;:&quot;&quot;},{&quot;family&quot;:&quot;Acharya&quot;,&quot;given&quot;:&quot;N. Srinivas&quot;,&quot;parse-names&quot;:false,&quot;dropping-particle&quot;:&quot;&quot;,&quot;non-dropping-particle&quot;:&quot;&quot;},{&quot;family&quot;:&quot;Parija&quot;,&quot;given&quot;:&quot;Subhash Chandra&quot;,&quot;parse-names&quot;:false,&quot;dropping-particle&quot;:&quot;&quot;,&quot;non-dropping-particle&quot;:&quot;&quot;}],&quot;container-title&quot;:&quot;Journal of Infection in Developing Countries&quot;,&quot;container-title-short&quot;:&quot;J Infect Dev Ctries&quot;,&quot;DOI&quot;:&quot;10.3855/jidc.39&quot;,&quot;ISSN&quot;:&quot;19722680&quot;,&quot;PMID&quot;:&quot;19759478&quot;,&quot;issued&quot;:{&quot;date-parts&quot;:[[2009]]},&quot;page&quot;:&quot;221-223&quot;,&quot;abstract&quot;:&quot;Background: The study was performed to identify the important bacterial pathogens responsible for wound infections secondary to snakebite and to determine their antimicrobial susceptibility. Methodology: All cases of wound infection secondary to snakebite were included in this retrospective study. Infected tissues were surgically debrided and inoculated on blood agar and MacConkey agar for aerobic bacterial culture, followed by antimicrobial susceptibility testing of the isolates by Kirby-Bauer disk diffusion method. Results: Staphylococcus aureus (32%) was the most common isolate followed by Escherichia coli (15%); monomicrobial infections were more frequent than polymicrobial infections. The majority of the isolates were antibiotic sensitive. Ciprofloxacin, an oral drug covering both Gram-positive and Gram-negative isolates, was the most frequently prescribed antibiotic. The patients responded well to the treatment. Conclusion: The results of this study will be helpful in deciding the empirical antibiotic therapy in cases of wound infection secondary to snakebite in regions of Southeast Asia. Copyright © 2009 Garg et al.&quot;,&quot;issue&quot;:&quot;3&quot;,&quot;volume&quot;:&quot;3&quot;},&quot;isTemporary&quot;:false}]},{&quot;citationID&quot;:&quot;MENDELEY_CITATION_43ce44f7-9607-46c6-95cd-8e806544428f&quot;,&quot;properties&quot;:{&quot;noteIndex&quot;:0},&quot;isEdited&quot;:false,&quot;manualOverride&quot;:{&quot;citeprocText&quot;:&quot;(8,10)&quot;,&quot;isManuallyOverridden&quot;:false,&quot;manualOverrideText&quot;:&quot;&quot;},&quot;citationTag&quot;:&quot;MENDELEY_CITATION_v3_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&quot;,&quot;citationItems&quot;:[{&quot;id&quot;:&quot;8bbbcf60-f690-51cd-95b1-a93356de47bd&quot;,&quot;itemData&quot;:{&quot;DOI&quot;:&quot;10.1590/1678-9199-jvatitd-2019-0098&quot;,&quot;ISSN&quot;:&quot;16789199&quot;,&quot;abstract&quot;:&quot;There are numerous conflicting recommendations available on the use of antibiotics following snakebite. The present letter to the editor presents some recommendations based on recent studies, and aims to stimulate debate on this topic.&quot;,&quot;author&quot;:[{&quot;dropping-particle&quot;:&quot;&quot;,&quot;family&quot;:&quot;Resiere&quot;,&quot;given&quot;:&quot;Dabor&quot;,&quot;non-dropping-particle&quot;:&quot;&quot;,&quot;parse-names&quot;:false,&quot;suffix&quot;:&quot;&quot;},{&quot;dropping-particle&quot;:&quot;&quot;,&quot;family&quot;:&quot;Gutiérrez&quot;,&quot;given&quot;:&quot;JM José María&quot;,&quot;non-dropping-particle&quot;:&quot;&quot;,&quot;parse-names&quot;:false,&quot;suffix&quot;:&quot;&quot;},{&quot;dropping-particle&quot;:&quot;&quot;,&quot;family&quot;:&quot;Névière&quot;,&quot;given&quot;:&quot;Rémi&quot;,&quot;non-dropping-particle&quot;:&quot;&quot;,&quot;parse-names&quot;:false,&quot;suffix&quot;:&quot;&quot;},{&quot;dropping-particle&quot;:&quot;&quot;,&quot;family&quot;:&quot;Cabié&quot;,&quot;given&quot;:&quot;André&quot;,&quot;non-dropping-particle&quot;:&quot;&quot;,&quot;parse-names&quot;:false,&quot;suffix&quot;:&quot;&quot;},{&quot;dropping-particle&quot;:&quot;&quot;,&quot;family&quot;:&quot;Hossein&quot;,&quot;given&quot;:&quot;Mehdaoui&quot;,&quot;non-dropping-particle&quot;:&quot;&quot;,&quot;parse-names&quot;:false,&quot;suffix&quot;:&quot;&quot;},{&quot;dropping-particle&quot;:&quot;&quot;,&quot;family&quot;:&quot;Kallel&quot;,&quot;given&quot;:&quot;Hatem&quot;,&quot;non-dropping-particle&quot;:&quot;&quot;,&quot;parse-names&quot;:false,&quot;suffix&quot;:&quot;&quot;}],&quot;container-title&quot;:&quot;J Venom Anim Toxins incl Trop Dis&quot;,&quot;id&quot;:&quot;8bbbcf60-f690-51cd-95b1-a93356de47bd&quot;,&quot;issue&quot;:&quot;e20190098&quot;,&quot;issued&quot;:{&quot;date-parts&quot;:[[&quot;2020&quot;]]},&quot;page&quot;:&quot;1-2&quot;,&quot;title&quot;:&quot;Antibiotic therapy for snakebite envenoming&quot;,&quot;type&quot;:&quot;article-journal&quot;,&quot;volume&quot;:&quot;26:&quot;,&quot;container-title-short&quot;:&quot;&quot;},&quot;uris&quot;:[&quot;http://www.mendeley.com/documents/?uuid=ab4dd4c7-7c25-4a43-bce9-b7efc2a4e61c&quot;],&quot;isTemporary&quot;:false,&quot;legacyDesktopId&quot;:&quot;ab4dd4c7-7c25-4a43-bce9-b7efc2a4e61c&quot;},{&quot;id&quot;:&quot;7df33fee-e74e-5c59-b2ca-96db0fd1bcac&quot;,&quot;itemData&quot;:{&quot;DOI&quot;:&quot;10.4269/ajtmh.19-0369&quot;,&quot;ISSN&quot;:&quot;0002-9637&quot;,&quot;PMID&quot;:&quot;31628740&quot;,&quot;abstract&quot;:&quot;Infections secondary to snakebite occur in a number of patients and are potentially life-threatening. Bothrops lanceolatus bites in Martinique average 30 cases per year and may result in severe thrombotic and infectious complications. We aimed to investigate the infectious complications related to B. lanceolatus bite. A retrospective single-center observational study over 7 years (2011-2018) was carried out, including all patients admitted to the hospital because of B. lanceolatus bite. One hundred seventy snake-bitten patients (121 males and 49 females) were included. Thirty-nine patients (23%) presented grade 3 or 4 envenoming. Twenty patients (12%) developed wound infections. The isolated bacteria were Aeromonas hydrophila (3 cases), Morganella morganii (two cases), group A Streptococcus, and group B Streptococcus (one case each). Patients were treated empirically with third-generation cephalosporin (or amoxicillin-clavulanate), aminoglycoside, and metronidazole combinations. Outcome was favorable in all patients. The main factor significantly associated with the occurrence of infection following snakebite was the severity of envenoming (P &lt; 0.05). Our findings clearly point toward the frequent onset of infectious complications in B. lanceolatus-bitten patients presenting with grade 3 and 4 envenoming. Thus, based on the bacteria identified in the wounds, we suggest that empiric antibiotic therapy including third-generation cephalosporin should be administered to those patients on hospital admission.&quot;,&quot;author&quot;:[{&quot;dropping-particle&quot;:&quot;&quot;,&quot;family&quot;:&quot;Resiere&quot;,&quot;given&quot;:&quot;Dabor&quot;,&quot;non-dropping-particle&quot;:&quot;&quot;,&quot;parse-names&quot;:false,&quot;suffix&quot;:&quot;&quot;},{&quot;dropping-particle&quot;:&quot;&quot;,&quot;family&quot;:&quot;Mehdaoui&quot;,&quot;given&quot;:&quot;Hossein&quot;,&quot;non-dropping-particle&quot;:&quot;&quot;,&quot;parse-names&quot;:false,&quot;suffix&quot;:&quot;&quot;},{&quot;dropping-particle&quot;:&quot;&quot;,&quot;family&quot;:&quot;Névière&quot;,&quot;given&quot;:&quot;Rémi&quot;,&quot;non-dropping-particle&quot;:&quot;&quot;,&quot;parse-names&quot;:false,&quot;suffix&quot;:&quot;&quot;},{&quot;dropping-particle&quot;:&quot;&quot;,&quot;family&quot;:&quot;Olive&quot;,&quot;given&quot;:&quot;Claude&quot;,&quot;non-dropping-particle&quot;:&quot;&quot;,&quot;parse-names&quot;:false,&quot;suffix&quot;:&quot;&quot;},{&quot;dropping-particle&quot;:&quot;&quot;,&quot;family&quot;:&quot;Severyns&quot;,&quot;given&quot;:&quot;Mathieu&quot;,&quot;non-dropping-particle&quot;:&quot;&quot;,&quot;parse-names&quot;:false,&quot;suffix&quot;:&quot;&quot;},{&quot;dropping-particle&quot;:&quot;&quot;,&quot;family&quot;:&quot;Beaudoin&quot;,&quot;given&quot;:&quot;Adeline&quot;,&quot;non-dropping-particle&quot;:&quot;&quot;,&quot;parse-names&quot;:false,&quot;suffix&quot;:&quot;&quot;},{&quot;dropping-particle&quot;:&quot;&quot;,&quot;family&quot;:&quot;Florentin&quot;,&quot;given&quot;:&quot;Jonathan&quot;,&quot;non-dropping-particle&quot;:&quot;&quot;,&quot;parse-names&quot;:false,&quot;suffix&quot;:&quot;&quot;},{&quot;dropping-particle&quot;:&quot;&quot;,&quot;family&quot;:&quot;Brouste&quot;,&quot;given&quot;:&quot;Yannick&quot;,&quot;non-dropping-particle&quot;:&quot;&quot;,&quot;parse-names&quot;:false,&quot;suffix&quot;:&quot;&quot;},{&quot;dropping-particle&quot;:&quot;&quot;,&quot;family&quot;:&quot;Banydeen&quot;,&quot;given&quot;:&quot;Rishika&quot;,&quot;non-dropping-particle&quot;:&quot;&quot;,&quot;parse-names&quot;:false,&quot;suffix&quot;:&quot;&quot;},{&quot;dropping-particle&quot;:&quot;&quot;,&quot;family&quot;:&quot;Cabié&quot;,&quot;given&quot;:&quot;André&quot;,&quot;non-dropping-particle&quot;:&quot;&quot;,&quot;parse-names&quot;:false,&quot;suffix&quot;:&quot;&quot;},{&quot;dropping-particle&quot;:&quot;&quot;,&quot;family&quot;:&quot;Mégarbane&quot;,&quot;given&quot;:&quot;Bruno&quot;,&quot;non-dropping-particle&quot;:&quot;&quot;,&quot;parse-names&quot;:false,&quot;suffix&quot;:&quot;&quot;},{&quot;dropping-particle&quot;:&quot;&quot;,&quot;family&quot;:&quot;Gutiérrez&quot;,&quot;given&quot;:&quot;José María&quot;,&quot;non-dropping-particle&quot;:&quot;&quot;,&quot;parse-names&quot;:false,&quot;suffix&quot;:&quot;&quot;},{&quot;dropping-particle&quot;:&quot;&quot;,&quot;family&quot;:&quot;Kallel&quot;,&quot;given&quot;:&quot;Hatem&quot;,&quot;non-dropping-particle&quot;:&quot;&quot;,&quot;parse-names&quot;:false,&quot;suffix&quot;:&quot;&quot;}],&quot;container-title&quot;:&quot;The American Journal of Tropical Medicine and Hygiene&quot;,&quot;id&quot;:&quot;7df33fee-e74e-5c59-b2ca-96db0fd1bcac&quot;,&quot;issue&quot;:&quot;1&quot;,&quot;issued&quot;:{&quot;date-parts&quot;:[[&quot;2020&quot;,&quot;1&quot;,&quot;8&quot;]]},&quot;page&quot;:&quot;232-240&quot;,&quot;title&quot;:&quot;Infectious Complications Following Snakebite by Bothrops lanceolatus in Martinique: A Case Series&quot;,&quot;type&quot;:&quot;article-journal&quot;,&quot;volume&quot;:&quot;102&quot;,&quot;container-title-short&quot;:&quot;Am J Trop Med Hyg&quot;},&quot;uris&quot;:[&quot;http://www.mendeley.com/documents/?uuid=f424de5f-609c-475e-aee7-096d8aa002a0&quot;],&quot;isTemporary&quot;:false,&quot;legacyDesktopId&quot;:&quot;f424de5f-609c-475e-aee7-096d8aa002a0&quot;}]},{&quot;citationID&quot;:&quot;MENDELEY_CITATION_2be82d2c-cf88-478c-b14a-f2ec395a3de6&quot;,&quot;properties&quot;:{&quot;noteIndex&quot;:0},&quot;isEdited&quot;:false,&quot;manualOverride&quot;:{&quot;citeprocText&quot;:&quot;(8,22,23)&quot;,&quot;isManuallyOverridden&quot;:false,&quot;manualOverrideText&quot;:&quot;&quot;},&quot;citationTag&quot;:&quot;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&quot;,&quot;citationItems&quot;:[{&quot;id&quot;:&quot;7df33fee-e74e-5c59-b2ca-96db0fd1bcac&quot;,&quot;itemData&quot;:{&quot;DOI&quot;:&quot;10.4269/ajtmh.19-0369&quot;,&quot;ISSN&quot;:&quot;0002-9637&quot;,&quot;PMID&quot;:&quot;31628740&quot;,&quot;abstract&quot;:&quot;Infections secondary to snakebite occur in a number of patients and are potentially life-threatening. Bothrops lanceolatus bites in Martinique average 30 cases per year and may result in severe thrombotic and infectious complications. We aimed to investigate the infectious complications related to B. lanceolatus bite. A retrospective single-center observational study over 7 years (2011-2018) was carried out, including all patients admitted to the hospital because of B. lanceolatus bite. One hundred seventy snake-bitten patients (121 males and 49 females) were included. Thirty-nine patients (23%) presented grade 3 or 4 envenoming. Twenty patients (12%) developed wound infections. The isolated bacteria were Aeromonas hydrophila (3 cases), Morganella morganii (two cases), group A Streptococcus, and group B Streptococcus (one case each). Patients were treated empirically with third-generation cephalosporin (or amoxicillin-clavulanate), aminoglycoside, and metronidazole combinations. Outcome was favorable in all patients. The main factor significantly associated with the occurrence of infection following snakebite was the severity of envenoming (P &lt; 0.05). Our findings clearly point toward the frequent onset of infectious complications in B. lanceolatus-bitten patients presenting with grade 3 and 4 envenoming. Thus, based on the bacteria identified in the wounds, we suggest that empiric antibiotic therapy including third-generation cephalosporin should be administered to those patients on hospital admission.&quot;,&quot;author&quot;:[{&quot;dropping-particle&quot;:&quot;&quot;,&quot;family&quot;:&quot;Resiere&quot;,&quot;given&quot;:&quot;Dabor&quot;,&quot;non-dropping-particle&quot;:&quot;&quot;,&quot;parse-names&quot;:false,&quot;suffix&quot;:&quot;&quot;},{&quot;dropping-particle&quot;:&quot;&quot;,&quot;family&quot;:&quot;Mehdaoui&quot;,&quot;given&quot;:&quot;Hossein&quot;,&quot;non-dropping-particle&quot;:&quot;&quot;,&quot;parse-names&quot;:false,&quot;suffix&quot;:&quot;&quot;},{&quot;dropping-particle&quot;:&quot;&quot;,&quot;family&quot;:&quot;Névière&quot;,&quot;given&quot;:&quot;Rémi&quot;,&quot;non-dropping-particle&quot;:&quot;&quot;,&quot;parse-names&quot;:false,&quot;suffix&quot;:&quot;&quot;},{&quot;dropping-particle&quot;:&quot;&quot;,&quot;family&quot;:&quot;Olive&quot;,&quot;given&quot;:&quot;Claude&quot;,&quot;non-dropping-particle&quot;:&quot;&quot;,&quot;parse-names&quot;:false,&quot;suffix&quot;:&quot;&quot;},{&quot;dropping-particle&quot;:&quot;&quot;,&quot;family&quot;:&quot;Severyns&quot;,&quot;given&quot;:&quot;Mathieu&quot;,&quot;non-dropping-particle&quot;:&quot;&quot;,&quot;parse-names&quot;:false,&quot;suffix&quot;:&quot;&quot;},{&quot;dropping-particle&quot;:&quot;&quot;,&quot;family&quot;:&quot;Beaudoin&quot;,&quot;given&quot;:&quot;Adeline&quot;,&quot;non-dropping-particle&quot;:&quot;&quot;,&quot;parse-names&quot;:false,&quot;suffix&quot;:&quot;&quot;},{&quot;dropping-particle&quot;:&quot;&quot;,&quot;family&quot;:&quot;Florentin&quot;,&quot;given&quot;:&quot;Jonathan&quot;,&quot;non-dropping-particle&quot;:&quot;&quot;,&quot;parse-names&quot;:false,&quot;suffix&quot;:&quot;&quot;},{&quot;dropping-particle&quot;:&quot;&quot;,&quot;family&quot;:&quot;Brouste&quot;,&quot;given&quot;:&quot;Yannick&quot;,&quot;non-dropping-particle&quot;:&quot;&quot;,&quot;parse-names&quot;:false,&quot;suffix&quot;:&quot;&quot;},{&quot;dropping-particle&quot;:&quot;&quot;,&quot;family&quot;:&quot;Banydeen&quot;,&quot;given&quot;:&quot;Rishika&quot;,&quot;non-dropping-particle&quot;:&quot;&quot;,&quot;parse-names&quot;:false,&quot;suffix&quot;:&quot;&quot;},{&quot;dropping-particle&quot;:&quot;&quot;,&quot;family&quot;:&quot;Cabié&quot;,&quot;given&quot;:&quot;André&quot;,&quot;non-dropping-particle&quot;:&quot;&quot;,&quot;parse-names&quot;:false,&quot;suffix&quot;:&quot;&quot;},{&quot;dropping-particle&quot;:&quot;&quot;,&quot;family&quot;:&quot;Mégarbane&quot;,&quot;given&quot;:&quot;Bruno&quot;,&quot;non-dropping-particle&quot;:&quot;&quot;,&quot;parse-names&quot;:false,&quot;suffix&quot;:&quot;&quot;},{&quot;dropping-particle&quot;:&quot;&quot;,&quot;family&quot;:&quot;Gutiérrez&quot;,&quot;given&quot;:&quot;José María&quot;,&quot;non-dropping-particle&quot;:&quot;&quot;,&quot;parse-names&quot;:false,&quot;suffix&quot;:&quot;&quot;},{&quot;dropping-particle&quot;:&quot;&quot;,&quot;family&quot;:&quot;Kallel&quot;,&quot;given&quot;:&quot;Hatem&quot;,&quot;non-dropping-particle&quot;:&quot;&quot;,&quot;parse-names&quot;:false,&quot;suffix&quot;:&quot;&quot;}],&quot;container-title&quot;:&quot;The American Journal of Tropical Medicine and Hygiene&quot;,&quot;id&quot;:&quot;7df33fee-e74e-5c59-b2ca-96db0fd1bcac&quot;,&quot;issue&quot;:&quot;1&quot;,&quot;issued&quot;:{&quot;date-parts&quot;:[[&quot;2020&quot;,&quot;1&quot;,&quot;8&quot;]]},&quot;page&quot;:&quot;232-240&quot;,&quot;title&quot;:&quot;Infectious Complications Following Snakebite by Bothrops lanceolatus in Martinique: A Case Series&quot;,&quot;type&quot;:&quot;article-journal&quot;,&quot;volume&quot;:&quot;102&quot;,&quot;container-title-short&quot;:&quot;Am J Trop Med Hyg&quot;},&quot;uris&quot;:[&quot;http://www.mendeley.com/documents/?uuid=f424de5f-609c-475e-aee7-096d8aa002a0&quot;],&quot;isTemporary&quot;:false,&quot;legacyDesktopId&quot;:&quot;f424de5f-609c-475e-aee7-096d8aa002a0&quot;},{&quot;id&quot;:&quot;70923445-5917-50bb-8950-8b394485a1aa&quot;,&quot;itemData&quot;:{&quot;DOI&quot;:&quot;10.1128/spectrum.02408-21&quot;,&quot;ISSN&quot;:&quot;21650497&quot;,&quot;PMID&quot;:&quot;35604233&quot;,&quot;abstract&quot;:&quot;Notwithstanding their 3 to 5% mortality, the 2.7 million envenomation-related injuries occurring annually—predominantly across Africa, Asia, and Latin America—are also major causes of morbidity. Venom toxin-damaged tissue will develop infections in some 75% of envenomation victims, with E. faecalis being a common culprit of disease; however, such infections are generally considered to be independent of envenomation. Animal venoms are considered sterile sources of antimicrobial compounds with strong membrane-disrupting activity against multidrug-resistant bacteria. However, venomous bite wound infections are common in developing nations. Investigating the envenomation organ and venom microbiota of five snake and two spider species, we observed venom community structures that depend on the host venomous animal species and evidenced recovery of viable microorganisms from black-necked spitting cobra ( Naja nigricollis ) and Indian ornamental tarantula ( Poecilotheria regalis ) venoms. Among the bacterial isolates recovered from N. nigricollis , we identified two venom-resistant, novel sequence types of Enterococcus faecalis whose genomes feature 16 virulence genes, indicating infectious potential, and 45 additional genes, nearly half of which improve bacterial membrane integrity. Our findings challenge the dogma of venom sterility and indicate an increased primary infection risk in the clinical management of venomous animal bite wounds. IMPORTANCE Notwithstanding their 3 to 5% mortality, the 2.7 million envenomation-related injuries occurring annually—predominantly across Africa, Asia, and Latin America—are also major causes of morbidity. Venom toxin-damaged tissue will develop infections in some 75% of envenomation victims, with E. faecalis being a common culprit of disease; however, such infections are generally considered to be independent of envenomation. Here, we provide evidence on venom microbiota across snakes and arachnida and report on the convergent evolution mechanisms that can facilitate adaptation to black-necked cobra venom in two independent E. faecalis strains, easily misidentified by biochemical diagnostics. Therefore, since inoculation with viable and virulence gene-harboring bacteria can occur during envenomation, acute infection risk management following envenomation is warranted, particularly for immunocompromised and malnourished victims in resource-limited settings. These results shed light on how bacteria evolve for survival in one …&quot;,&quot;author&quot;:[{&quot;dropping-particle&quot;:&quot;&quot;,&quot;family&quot;:&quot;Esmaeilishirazifard&quot;,&quot;given&quot;:&quot;E&quot;,&quot;non-dropping-particle&quot;:&quot;&quot;,&quot;parse-names&quot;:false,&quot;suffix&quot;:&quot;&quot;},{&quot;dropping-particle&quot;:&quot;&quot;,&quot;family&quot;:&quot;Usher&quot;,&quot;given&quot;:&quot;L&quot;,&quot;non-dropping-particle&quot;:&quot;&quot;,&quot;parse-names&quot;:false,&quot;suffix&quot;:&quot;&quot;},{&quot;dropping-particle&quot;:&quot;&quot;,&quot;family&quot;:&quot;Trim&quot;,&quot;given&quot;:&quot;C&quot;,&quot;non-dropping-particle&quot;:&quot;&quot;,&quot;parse-names&quot;:false,&quot;suffix&quot;:&quot;&quot;},{&quot;dropping-particle&quot;:&quot;&quot;,&quot;family&quot;:&quot;Denise&quot;,&quot;given&quot;:&quot;H&quot;,&quot;non-dropping-particle&quot;:&quot;&quot;,&quot;parse-names&quot;:false,&quot;suffix&quot;:&quot;&quot;},{&quot;dropping-particle&quot;:&quot;&quot;,&quot;family&quot;:&quot;Sangal&quot;,&quot;given&quot;:&quot;V&quot;,&quot;non-dropping-particle&quot;:&quot;&quot;,&quot;parse-names&quot;:false,&quot;suffix&quot;:&quot;&quot;},{&quot;dropping-particle&quot;:&quot;&quot;,&quot;family&quot;:&quot;Tyson&quot;,&quot;given&quot;:&quot;GH.&quot;,&quot;non-dropping-particle&quot;:&quot;&quot;,&quot;parse-names&quot;:false,&quot;suffix&quot;:&quot;&quot;},{&quot;dropping-particle&quot;:&quot;&quot;,&quot;family&quot;:&quot;Barlow&quot;,&quot;given&quot;:&quot;A&quot;,&quot;non-dropping-particle&quot;:&quot;&quot;,&quot;parse-names&quot;:false,&quot;suffix&quot;:&quot;&quot;},{&quot;dropping-particle&quot;:&quot;&quot;,&quot;family&quot;:&quot;Redway&quot;,&quot;given&quot;:&quot;KF&quot;,&quot;non-dropping-particle&quot;:&quot;&quot;,&quot;parse-names&quot;:false,&quot;suffix&quot;:&quot;&quot;},{&quot;dropping-particle&quot;:&quot;&quot;,&quot;family&quot;:&quot;Taylor&quot;,&quot;given&quot;:&quot;JD.&quot;,&quot;non-dropping-particle&quot;:&quot;&quot;,&quot;parse-names&quot;:false,&quot;suffix&quot;:&quot;&quot;},{&quot;dropping-particle&quot;:&quot;&quot;,&quot;family&quot;:&quot;Kremyda-Vlachou&quot;,&quot;given&quot;:&quot;M&quot;,&quot;non-dropping-particle&quot;:&quot;&quot;,&quot;parse-names&quot;:false,&quot;suffix&quot;:&quot;&quot;},{&quot;dropping-particle&quot;:&quot;&quot;,&quot;family&quot;:&quot;Davies&quot;,&quot;given&quot;:&quot;S&quot;,&quot;non-dropping-particle&quot;:&quot;&quot;,&quot;parse-names&quot;:false,&quot;suffix&quot;:&quot;&quot;},{&quot;dropping-particle&quot;:&quot;&quot;,&quot;family&quot;:&quot;Loftus&quot;,&quot;given&quot;:&quot;TD.&quot;,&quot;non-dropping-particle&quot;:&quot;&quot;,&quot;parse-names&quot;:false,&quot;suffix&quot;:&quot;&quot;},{&quot;dropping-particle&quot;:&quot;&quot;,&quot;family&quot;:&quot;Lock&quot;,&quot;given&quot;:&quot;MMG.&quot;,&quot;non-dropping-particle&quot;:&quot;&quot;,&quot;parse-names&quot;:false,&quot;suffix&quot;:&quot;&quot;},{&quot;dropping-particle&quot;:&quot;&quot;,&quot;family&quot;:&quot;Wright&quot;,&quot;given&quot;:&quot;K&quot;,&quot;non-dropping-particle&quot;:&quot;&quot;,&quot;parse-names&quot;:false,&quot;suffix&quot;:&quot;&quot;},{&quot;dropping-particle&quot;:&quot;&quot;,&quot;family&quot;:&quot;Dalby&quot;,&quot;given&quot;:&quot;A&quot;,&quot;non-dropping-particle&quot;:&quot;&quot;,&quot;parse-names&quot;:false,&quot;suffix&quot;:&quot;&quot;},{&quot;dropping-particle&quot;:&quot;&quot;,&quot;family&quot;:&quot;Snyder&quot;,&quot;given&quot;:&quot;LAS.&quot;,&quot;non-dropping-particle&quot;:&quot;&quot;,&quot;parse-names&quot;:false,&quot;suffix&quot;:&quot;&quot;},{&quot;dropping-particle&quot;:&quot;&quot;,&quot;family&quot;:&quot;Wuster&quot;,&quot;given&quot;:&quot;W&quot;,&quot;non-dropping-particle&quot;:&quot;&quot;,&quot;parse-names&quot;:false,&quot;suffix&quot;:&quot;&quot;},{&quot;dropping-particle&quot;:&quot;&quot;,&quot;family&quot;:&quot;Trim&quot;,&quot;given&quot;:&quot;S&quot;,&quot;non-dropping-particle&quot;:&quot;&quot;,&quot;parse-names&quot;:false,&quot;suffix&quot;:&quot;&quot;},{&quot;dropping-particle&quot;:&quot;&quot;,&quot;family&quot;:&quot;Moschos&quot;,&quot;given&quot;:&quot;SA.&quot;,&quot;non-dropping-particle&quot;:&quot;&quot;,&quot;parse-names&quot;:false,&quot;suffix&quot;:&quot;&quot;}],&quot;container-title&quot;:&quot;Microbiol Spectr&quot;,&quot;id&quot;:&quot;70923445-5917-50bb-8950-8b394485a1aa&quot;,&quot;issue&quot;:&quot;3&quot;,&quot;issued&quot;:{&quot;date-parts&quot;:[[&quot;2022&quot;]]},&quot;publisher&quot;:&quot;American Society for Microbiology&quot;,&quot;title&quot;:&quot;Bacterial adaptation to venom in snakes and arachnida&quot;,&quot;type&quot;:&quot;article-journal&quot;,&quot;volume&quot;:&quot;10&quot;,&quot;container-title-short&quot;:&quot;&quot;},&quot;uris&quot;:[&quot;http://www.mendeley.com/documents/?uuid=d88f3667-53ea-49ad-ba27-e1310257dfb9&quot;],&quot;isTemporary&quot;:false,&quot;legacyDesktopId&quot;:&quot;d88f3667-53ea-49ad-ba27-e1310257dfb9&quot;},{&quot;id&quot;:&quot;a49fec55-9f3c-5261-b950-740745895d0c&quot;,&quot;itemData&quot;:{&quot;DOI&quot;:&quot;10.1089/wound.2019.1103&quot;,&quot;ISSN&quot;:&quot;21621934&quot;,&quot;PMID&quot;:&quot;32496977&quot;,&quot;abstract&quot;:&quot;Significance: Infections can significantly delay the healing process in chronic wounds, placing an enormous economic burden on health care resources. Identification of infection biomarkers and imaging modalities to observe and quantify them has seen progress over the years. Recent Advances: Traditionally, clinicians determine the presence of infection through visual observation of wounds and confirm their diagnosis through wound culture. Many laboratory markers, including C-reactive protein, procalcitonin, presepsin, and bacterial protease activity, have been quantified to assist diagnosis of infection. Moreover, imaging modalities like plain radiography, computed tomography, magnetic resonance imaging, ultrasound imaging, spatial frequency domain imaging, thermography, autofluorescence imaging, and biosensors have emerged for real-time wound infection diagnosis and showed their unique advantages in deeper wound infection diagnosis. Critical Issues: While traditional diagnostic approaches provide valuable information, they are time-consuming and depend on clinicians' experiences. There is a need for noninvasive wound infection diagnostics that are highly specific, rapid, and accurate, and do not require extensive training. Future Directions: While innovative diagnostics utilizing various imaging instrumentation are being developed, new biomarkers have been investigated as potential indicators for wound infection. Products may be developed to either qualitatively or quantitatively measure these biomarkers. This review summarizes and compares all available diagnostics for wound infection, including those currently used in clinics and still under development. This review could serve as a valuable resource for clinicians treating wound infections as well as patients and wound care providers who would like to be informed of the recent developments.&quot;,&quot;author&quot;:[{&quot;dropping-particle&quot;:&quot;&quot;,&quot;family&quot;:&quot;Li&quot;,&quot;given&quot;:&quot;Shuxin&quot;,&quot;non-dropping-particle&quot;:&quot;&quot;,&quot;parse-names&quot;:false,&quot;suffix&quot;:&quot;&quot;},{&quot;dropping-particle&quot;:&quot;&quot;,&quot;family&quot;:&quot;Renick&quot;,&quot;given&quot;:&quot;Paul&quot;,&quot;non-dropping-particle&quot;:&quot;&quot;,&quot;parse-names&quot;:false,&quot;suffix&quot;:&quot;&quot;},{&quot;dropping-particle&quot;:&quot;&quot;,&quot;family&quot;:&quot;Senkowsky&quot;,&quot;given&quot;:&quot;Jon&quot;,&quot;non-dropping-particle&quot;:&quot;&quot;,&quot;parse-names&quot;:false,&quot;suffix&quot;:&quot;&quot;},{&quot;dropping-particle&quot;:&quot;&quot;,&quot;family&quot;:&quot;Nair&quot;,&quot;given&quot;:&quot;Ashwin&quot;,&quot;non-dropping-particle&quot;:&quot;&quot;,&quot;parse-names&quot;:false,&quot;suffix&quot;:&quot;&quot;},{&quot;dropping-particle&quot;:&quot;&quot;,&quot;family&quot;:&quot;Tang&quot;,&quot;given&quot;:&quot;Liping&quot;,&quot;non-dropping-particle&quot;:&quot;&quot;,&quot;parse-names&quot;:false,&quot;suffix&quot;:&quot;&quot;}],&quot;container-title&quot;:&quot;Advances in Wound Care&quot;,&quot;id&quot;:&quot;a49fec55-9f3c-5261-b950-740745895d0c&quot;,&quot;issue&quot;:&quot;6&quot;,&quot;issued&quot;:{&quot;date-parts&quot;:[[&quot;2021&quot;]]},&quot;page&quot;:&quot;317-327&quot;,&quot;title&quot;:&quot;Diagnostics for Wound Infections&quot;,&quot;type&quot;:&quot;article-journal&quot;,&quot;volume&quot;:&quot;10&quot;,&quot;container-title-short&quot;:&quot;Adv Wound Care (New Rochelle)&quot;},&quot;uris&quot;:[&quot;http://www.mendeley.com/documents/?uuid=f08dd83c-b957-436c-a210-1e5eaa20db47&quot;],&quot;isTemporary&quot;:false,&quot;legacyDesktopId&quot;:&quot;f08dd83c-b957-436c-a210-1e5eaa20db47&quot;}]},{&quot;citationID&quot;:&quot;MENDELEY_CITATION_c3e78c78-19db-4397-b2d9-3d44af9c4211&quot;,&quot;properties&quot;:{&quot;noteIndex&quot;:0},&quot;isEdited&quot;:false,&quot;manualOverride&quot;:{&quot;citeprocText&quot;:&quot;(8,10)&quot;,&quot;isManuallyOverridden&quot;:false,&quot;manualOverrideText&quot;:&quot;&quot;},&quot;citationTag&quot;:&quot;MENDELEY_CITATION_v3_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&quot;,&quot;citationItems&quot;:[{&quot;id&quot;:&quot;8bbbcf60-f690-51cd-95b1-a93356de47bd&quot;,&quot;itemData&quot;:{&quot;DOI&quot;:&quot;10.1590/1678-9199-jvatitd-2019-0098&quot;,&quot;ISSN&quot;:&quot;16789199&quot;,&quot;abstract&quot;:&quot;There are numerous conflicting recommendations available on the use of antibiotics following snakebite. The present letter to the editor presents some recommendations based on recent studies, and aims to stimulate debate on this topic.&quot;,&quot;author&quot;:[{&quot;dropping-particle&quot;:&quot;&quot;,&quot;family&quot;:&quot;Resiere&quot;,&quot;given&quot;:&quot;Dabor&quot;,&quot;non-dropping-particle&quot;:&quot;&quot;,&quot;parse-names&quot;:false,&quot;suffix&quot;:&quot;&quot;},{&quot;dropping-particle&quot;:&quot;&quot;,&quot;family&quot;:&quot;Gutiérrez&quot;,&quot;given&quot;:&quot;JM José María&quot;,&quot;non-dropping-particle&quot;:&quot;&quot;,&quot;parse-names&quot;:false,&quot;suffix&quot;:&quot;&quot;},{&quot;dropping-particle&quot;:&quot;&quot;,&quot;family&quot;:&quot;Névière&quot;,&quot;given&quot;:&quot;Rémi&quot;,&quot;non-dropping-particle&quot;:&quot;&quot;,&quot;parse-names&quot;:false,&quot;suffix&quot;:&quot;&quot;},{&quot;dropping-particle&quot;:&quot;&quot;,&quot;family&quot;:&quot;Cabié&quot;,&quot;given&quot;:&quot;André&quot;,&quot;non-dropping-particle&quot;:&quot;&quot;,&quot;parse-names&quot;:false,&quot;suffix&quot;:&quot;&quot;},{&quot;dropping-particle&quot;:&quot;&quot;,&quot;family&quot;:&quot;Hossein&quot;,&quot;given&quot;:&quot;Mehdaoui&quot;,&quot;non-dropping-particle&quot;:&quot;&quot;,&quot;parse-names&quot;:false,&quot;suffix&quot;:&quot;&quot;},{&quot;dropping-particle&quot;:&quot;&quot;,&quot;family&quot;:&quot;Kallel&quot;,&quot;given&quot;:&quot;Hatem&quot;,&quot;non-dropping-particle&quot;:&quot;&quot;,&quot;parse-names&quot;:false,&quot;suffix&quot;:&quot;&quot;}],&quot;container-title&quot;:&quot;J Venom Anim Toxins incl Trop Dis&quot;,&quot;id&quot;:&quot;8bbbcf60-f690-51cd-95b1-a93356de47bd&quot;,&quot;issue&quot;:&quot;e20190098&quot;,&quot;issued&quot;:{&quot;date-parts&quot;:[[&quot;2020&quot;]]},&quot;page&quot;:&quot;1-2&quot;,&quot;title&quot;:&quot;Antibiotic therapy for snakebite envenoming&quot;,&quot;type&quot;:&quot;article-journal&quot;,&quot;volume&quot;:&quot;26:&quot;,&quot;container-title-short&quot;:&quot;&quot;},&quot;uris&quot;:[&quot;http://www.mendeley.com/documents/?uuid=ab4dd4c7-7c25-4a43-bce9-b7efc2a4e61c&quot;],&quot;isTemporary&quot;:false,&quot;legacyDesktopId&quot;:&quot;ab4dd4c7-7c25-4a43-bce9-b7efc2a4e61c&quot;},{&quot;id&quot;:&quot;7df33fee-e74e-5c59-b2ca-96db0fd1bcac&quot;,&quot;itemData&quot;:{&quot;DOI&quot;:&quot;10.4269/ajtmh.19-0369&quot;,&quot;ISSN&quot;:&quot;0002-9637&quot;,&quot;PMID&quot;:&quot;31628740&quot;,&quot;abstract&quot;:&quot;Infections secondary to snakebite occur in a number of patients and are potentially life-threatening. Bothrops lanceolatus bites in Martinique average 30 cases per year and may result in severe thrombotic and infectious complications. We aimed to investigate the infectious complications related to B. lanceolatus bite. A retrospective single-center observational study over 7 years (2011-2018) was carried out, including all patients admitted to the hospital because of B. lanceolatus bite. One hundred seventy snake-bitten patients (121 males and 49 females) were included. Thirty-nine patients (23%) presented grade 3 or 4 envenoming. Twenty patients (12%) developed wound infections. The isolated bacteria were Aeromonas hydrophila (3 cases), Morganella morganii (two cases), group A Streptococcus, and group B Streptococcus (one case each). Patients were treated empirically with third-generation cephalosporin (or amoxicillin-clavulanate), aminoglycoside, and metronidazole combinations. Outcome was favorable in all patients. The main factor significantly associated with the occurrence of infection following snakebite was the severity of envenoming (P &lt; 0.05). Our findings clearly point toward the frequent onset of infectious complications in B. lanceolatus-bitten patients presenting with grade 3 and 4 envenoming. Thus, based on the bacteria identified in the wounds, we suggest that empiric antibiotic therapy including third-generation cephalosporin should be administered to those patients on hospital admission.&quot;,&quot;author&quot;:[{&quot;dropping-particle&quot;:&quot;&quot;,&quot;family&quot;:&quot;Resiere&quot;,&quot;given&quot;:&quot;Dabor&quot;,&quot;non-dropping-particle&quot;:&quot;&quot;,&quot;parse-names&quot;:false,&quot;suffix&quot;:&quot;&quot;},{&quot;dropping-particle&quot;:&quot;&quot;,&quot;family&quot;:&quot;Mehdaoui&quot;,&quot;given&quot;:&quot;Hossein&quot;,&quot;non-dropping-particle&quot;:&quot;&quot;,&quot;parse-names&quot;:false,&quot;suffix&quot;:&quot;&quot;},{&quot;dropping-particle&quot;:&quot;&quot;,&quot;family&quot;:&quot;Névière&quot;,&quot;given&quot;:&quot;Rémi&quot;,&quot;non-dropping-particle&quot;:&quot;&quot;,&quot;parse-names&quot;:false,&quot;suffix&quot;:&quot;&quot;},{&quot;dropping-particle&quot;:&quot;&quot;,&quot;family&quot;:&quot;Olive&quot;,&quot;given&quot;:&quot;Claude&quot;,&quot;non-dropping-particle&quot;:&quot;&quot;,&quot;parse-names&quot;:false,&quot;suffix&quot;:&quot;&quot;},{&quot;dropping-particle&quot;:&quot;&quot;,&quot;family&quot;:&quot;Severyns&quot;,&quot;given&quot;:&quot;Mathieu&quot;,&quot;non-dropping-particle&quot;:&quot;&quot;,&quot;parse-names&quot;:false,&quot;suffix&quot;:&quot;&quot;},{&quot;dropping-particle&quot;:&quot;&quot;,&quot;family&quot;:&quot;Beaudoin&quot;,&quot;given&quot;:&quot;Adeline&quot;,&quot;non-dropping-particle&quot;:&quot;&quot;,&quot;parse-names&quot;:false,&quot;suffix&quot;:&quot;&quot;},{&quot;dropping-particle&quot;:&quot;&quot;,&quot;family&quot;:&quot;Florentin&quot;,&quot;given&quot;:&quot;Jonathan&quot;,&quot;non-dropping-particle&quot;:&quot;&quot;,&quot;parse-names&quot;:false,&quot;suffix&quot;:&quot;&quot;},{&quot;dropping-particle&quot;:&quot;&quot;,&quot;family&quot;:&quot;Brouste&quot;,&quot;given&quot;:&quot;Yannick&quot;,&quot;non-dropping-particle&quot;:&quot;&quot;,&quot;parse-names&quot;:false,&quot;suffix&quot;:&quot;&quot;},{&quot;dropping-particle&quot;:&quot;&quot;,&quot;family&quot;:&quot;Banydeen&quot;,&quot;given&quot;:&quot;Rishika&quot;,&quot;non-dropping-particle&quot;:&quot;&quot;,&quot;parse-names&quot;:false,&quot;suffix&quot;:&quot;&quot;},{&quot;dropping-particle&quot;:&quot;&quot;,&quot;family&quot;:&quot;Cabié&quot;,&quot;given&quot;:&quot;André&quot;,&quot;non-dropping-particle&quot;:&quot;&quot;,&quot;parse-names&quot;:false,&quot;suffix&quot;:&quot;&quot;},{&quot;dropping-particle&quot;:&quot;&quot;,&quot;family&quot;:&quot;Mégarbane&quot;,&quot;given&quot;:&quot;Bruno&quot;,&quot;non-dropping-particle&quot;:&quot;&quot;,&quot;parse-names&quot;:false,&quot;suffix&quot;:&quot;&quot;},{&quot;dropping-particle&quot;:&quot;&quot;,&quot;family&quot;:&quot;Gutiérrez&quot;,&quot;given&quot;:&quot;José María&quot;,&quot;non-dropping-particle&quot;:&quot;&quot;,&quot;parse-names&quot;:false,&quot;suffix&quot;:&quot;&quot;},{&quot;dropping-particle&quot;:&quot;&quot;,&quot;family&quot;:&quot;Kallel&quot;,&quot;given&quot;:&quot;Hatem&quot;,&quot;non-dropping-particle&quot;:&quot;&quot;,&quot;parse-names&quot;:false,&quot;suffix&quot;:&quot;&quot;}],&quot;container-title&quot;:&quot;The American Journal of Tropical Medicine and Hygiene&quot;,&quot;id&quot;:&quot;7df33fee-e74e-5c59-b2ca-96db0fd1bcac&quot;,&quot;issue&quot;:&quot;1&quot;,&quot;issued&quot;:{&quot;date-parts&quot;:[[&quot;2020&quot;,&quot;1&quot;,&quot;8&quot;]]},&quot;page&quot;:&quot;232-240&quot;,&quot;title&quot;:&quot;Infectious Complications Following Snakebite by Bothrops lanceolatus in Martinique: A Case Series&quot;,&quot;type&quot;:&quot;article-journal&quot;,&quot;volume&quot;:&quot;102&quot;,&quot;container-title-short&quot;:&quot;Am J Trop Med Hyg&quot;},&quot;uris&quot;:[&quot;http://www.mendeley.com/documents/?uuid=f424de5f-609c-475e-aee7-096d8aa002a0&quot;],&quot;isTemporary&quot;:false,&quot;legacyDesktopId&quot;:&quot;f424de5f-609c-475e-aee7-096d8aa002a0&quot;}]},{&quot;citationID&quot;:&quot;MENDELEY_CITATION_2ae50bfc-44eb-48c4-818c-adbfdbbc6b49&quot;,&quot;properties&quot;:{&quot;noteIndex&quot;:0},&quot;isEdited&quot;:false,&quot;manualOverride&quot;:{&quot;citeprocText&quot;:&quot;(34,43,44)&quot;,&quot;isManuallyOverridden&quot;:false,&quot;manualOverrideText&quot;:&quot;&quot;},&quot;citationTag&quot;:&quot;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&quot;,&quot;citationItems&quot;:[{&quot;id&quot;:&quot;abe7387e-a489-5b34-b9cf-82662d0e2619&quot;,&quot;itemData&quot;:{&quot;DOI&quot;:&quot;10.1590/0037-8682-0374-2020&quot;,&quot;ISSN&quot;:&quot;1678-9849&quot;,&quot;PMID&quot;:&quot;33656146&quot;,&quot;abstract&quot;:&quot;Introduction: Snakebites in the Brazilian Amazon are caused mostly by snakes from the Bothrops genus and envenomated patients may suffer from tissue complications. Methods: This study aimed to identify risk factors for severe tissue complications (STC) in patients with Bothrops snakebite in the Amazonas state, Brazil. Results: Snakebites that were classified as severe and affected female patients with comorbidities presented greater risks of developing STCs. In addition, hospitalizations of patients with STC exceeded 5 days. Conclusions: Clinical and epidemiological characteristics can prove essential for assessing the evolution of STC and clinical prognosis of patients with Bothrops snakebites.&quot;,&quot;author&quot;:[{&quot;dropping-particle&quot;:&quot;&quot;,&quot;family&quot;:&quot;Silva&quot;,&quot;given&quot;:&quot;Flavio Souza&quot;,&quot;non-dropping-particle&quot;:&quot;&quot;,&quot;parse-names&quot;:false,&quot;suffix&quot;:&quot;&quot;},{&quot;dropping-particle&quot;:&quot;&quot;,&quot;family&quot;:&quot;Ibiapina&quot;,&quot;given&quot;:&quot;Hiochelson Najibe Santos&quot;,&quot;non-dropping-particle&quot;:&quot;&quot;,&quot;parse-names&quot;:false,&quot;suffix&quot;:&quot;&quot;},{&quot;dropping-particle&quot;:&quot;&quot;,&quot;family&quot;:&quot;Neves&quot;,&quot;given&quot;:&quot;Juliana Costa Ferreira&quot;,&quot;non-dropping-particle&quot;:&quot;&quot;,&quot;parse-names&quot;:false,&quot;suffix&quot;:&quot;&quot;},{&quot;dropping-particle&quot;:&quot;&quot;,&quot;family&quot;:&quot;Coelho&quot;,&quot;given&quot;:&quot;Kerolaine Fonseca&quot;,&quot;non-dropping-particle&quot;:&quot;&quot;,&quot;parse-names&quot;:false,&quot;suffix&quot;:&quot;&quot;},{&quot;dropping-particle&quot;:&quot;&quot;,&quot;family&quot;:&quot;Barbosa&quot;,&quot;given&quot;:&quot;Fabiane Bianca Albuquerque&quot;,&quot;non-dropping-particle&quot;:&quot;&quot;,&quot;parse-names&quot;:false,&quot;suffix&quot;:&quot;&quot;},{&quot;dropping-particle&quot;:&quot;&quot;,&quot;family&quot;:&quot;Lacerda&quot;,&quot;given&quot;:&quot;Marcus Vinicius Guimarães&quot;,&quot;non-dropping-particle&quot;:&quot;&quot;,&quot;parse-names&quot;:false,&quot;suffix&quot;:&quot;&quot;},{&quot;dropping-particle&quot;:&quot;&quot;,&quot;family&quot;:&quot;Sachett&quot;,&quot;given&quot;:&quot;Jacqueline Almeida Gonçalves&quot;,&quot;non-dropping-particle&quot;:&quot;&quot;,&quot;parse-names&quot;:false,&quot;suffix&quot;:&quot;&quot;},{&quot;dropping-particle&quot;:&quot;&quot;,&quot;family&quot;:&quot;Malheiro&quot;,&quot;given&quot;:&quot;Adriana&quot;,&quot;non-dropping-particle&quot;:&quot;&quot;,&quot;parse-names&quot;:false,&quot;suffix&quot;:&quot;&quot;},{&quot;dropping-particle&quot;:&quot;&quot;,&quot;family&quot;:&quot;Monteiro&quot;,&quot;given&quot;:&quot;Wuelton Marcelo&quot;,&quot;non-dropping-particle&quot;:&quot;&quot;,&quot;parse-names&quot;:false,&quot;suffix&quot;:&quot;&quot;},{&quot;dropping-particle&quot;:&quot;&quot;,&quot;family&quot;:&quot;Costa&quot;,&quot;given&quot;:&quot;Allyson Guimarães&quot;,&quot;non-dropping-particle&quot;:&quot;&quot;,&quot;parse-names&quot;:false,&quot;suffix&quot;:&quot;&quot;}],&quot;container-title&quot;:&quot;Revista da Sociedade Brasileira de Medicina Tropical&quot;,&quot;id&quot;:&quot;abe7387e-a489-5b34-b9cf-82662d0e2619&quot;,&quot;issue&quot;:&quot;e0374-2020&quot;,&quot;issued&quot;:{&quot;date-parts&quot;:[[&quot;2021&quot;]]},&quot;page&quot;:&quot;1 - 5&quot;,&quot;title&quot;:&quot;Severe tissue complications in patients of Bothrops snakebite at a tertiary health unit in the Brazilian Amazon: clinical characteristics and associated factors&quot;,&quot;type&quot;:&quot;article-journal&quot;,&quot;volume&quot;:&quot;54&quot;,&quot;container-title-short&quot;:&quot;Rev Soc Bras Med Trop&quot;},&quot;uris&quot;:[&quot;http://www.mendeley.com/documents/?uuid=913b2eb6-ac4c-40bb-8b59-3351c60c4da4&quot;],&quot;isTemporary&quot;:false,&quot;legacyDesktopId&quot;:&quot;913b2eb6-ac4c-40bb-8b59-3351c60c4da4&quot;},{&quot;id&quot;:&quot;07c5ac61-23e9-59d4-99d7-26cc5537a0c6&quot;,&quot;itemData&quot;:{&quot;DOI&quot;:&quot;10.3390/toxins14020089&quot;,&quot;ISSN&quot;:&quot;20726651&quot;,&quot;PMID&quot;:&quot;35202117&quot;,&quot;abstract&quot;:&quot;Wound infection is frequently reported following snakebite (SB). This study is retrospective. It was conducted in the emergency department and the Intensive Care Unit (ICU) of Cayenne General Hospital between 1 January 2016 and 31 July 2021. We included 172 consecutive patients hospitalized for SB envenoming. All patients were monitored for wound infection. Sixty-three patients received antibiotics at admission (36.6%). The main antibiotic used was amoxicillin–clavulanate (92.1%). Wound infection was recorded in 55 cases (32%). It was 19% in grade 1, 35% in grade 2, and 53% in grade 3. It included abscess (69.1%), necrotizing fasciitis (16.4%), and cellulitis (21.8%). The time from SB to wound infection was 6 days (IQR: 3–8). The main isolated microorganisms were A. hydrophila and M. morganii (37.5% and 18.8% of isolated organisms). Surgery was required in 48 patients (28.1%), and a necrosectomy was performed on 16 of them (33.3%). The independent factors associated with snakebite-associated infection were necrosis (p &lt; 0.001, OR 13.15, 95% CI: 4.04–42.84), throm-bocytopenia (p = 0.002, OR: 3.37, 95% CI: 1.59–7.16), and rhabdomyolysis (p = 0.046, OR: 2.29, 95% CI: 1.02–5.19). In conclusion, wound infection following SB is frequent, mainly in grade 2 and 3 envenomed patients, especially those with necrosis, thrombocytopenia, and rhabdomyolysis. The main involved bacteria are A. hydrophila and M. morganii.&quot;,&quot;author&quot;:[{&quot;dropping-particle&quot;:&quot;&quot;,&quot;family&quot;:&quot;Houcke&quot;,&quot;given&quot;:&quot;Stéphanie&quot;,&quot;non-dropping-particle&quot;:&quot;&quot;,&quot;parse-names&quot;:false,&quot;suffix&quot;:&quot;&quot;},{&quot;dropping-particle&quot;:&quot;&quot;,&quot;family&quot;:&quot;Resiere&quot;,&quot;given&quot;:&quot;Dabor&quot;,&quot;non-dropping-particle&quot;:&quot;&quot;,&quot;parse-names&quot;:false,&quot;suffix&quot;:&quot;&quot;},{&quot;dropping-particle&quot;:&quot;&quot;,&quot;family&quot;:&quot;Lontsingoula&quot;,&quot;given&quot;:&quot;Guy Roger&quot;,&quot;non-dropping-particle&quot;:&quot;&quot;,&quot;parse-names&quot;:false,&quot;suffix&quot;:&quot;&quot;},{&quot;dropping-particle&quot;:&quot;&quot;,&quot;family&quot;:&quot;Cook&quot;,&quot;given&quot;:&quot;Fabrice&quot;,&quot;non-dropping-particle&quot;:&quot;&quot;,&quot;parse-names&quot;:false,&quot;suffix&quot;:&quot;&quot;},{&quot;dropping-particle&quot;:&quot;&quot;,&quot;family&quot;:&quot;Lafouasse&quot;,&quot;given&quot;:&quot;Pierre&quot;,&quot;non-dropping-particle&quot;:&quot;&quot;,&quot;parse-names&quot;:false,&quot;suffix&quot;:&quot;&quot;},{&quot;dropping-particle&quot;:&quot;&quot;,&quot;family&quot;:&quot;Pujo&quot;,&quot;given&quot;:&quot;Jean Marc&quot;,&quot;non-dropping-particle&quot;:&quot;&quot;,&quot;parse-names&quot;:false,&quot;suffix&quot;:&quot;&quot;},{&quot;dropping-particle&quot;:&quot;&quot;,&quot;family&quot;:&quot;Demar&quot;,&quot;given&quot;:&quot;Magalie&quot;,&quot;non-dropping-particle&quot;:&quot;&quot;,&quot;parse-names&quot;:false,&quot;suffix&quot;:&quot;&quot;},{&quot;dropping-particle&quot;:&quot;&quot;,&quot;family&quot;:&quot;Matheus&quot;,&quot;given&quot;:&quot;Severine&quot;,&quot;non-dropping-particle&quot;:&quot;&quot;,&quot;parse-names&quot;:false,&quot;suffix&quot;:&quot;&quot;},{&quot;dropping-particle&quot;:&quot;&quot;,&quot;family&quot;:&quot;Hommel&quot;,&quot;given&quot;:&quot;Didier&quot;,&quot;non-dropping-particle&quot;:&quot;&quot;,&quot;parse-names&quot;:false,&quot;suffix&quot;:&quot;&quot;},{&quot;dropping-particle&quot;:&quot;&quot;,&quot;family&quot;:&quot;Kallel&quot;,&quot;given&quot;:&quot;Hatem&quot;,&quot;non-dropping-particle&quot;:&quot;&quot;,&quot;parse-names&quot;:false,&quot;suffix&quot;:&quot;&quot;}],&quot;container-title&quot;:&quot;Toxins&quot;,&quot;id&quot;:&quot;07c5ac61-23e9-59d4-99d7-26cc5537a0c6&quot;,&quot;issue&quot;:&quot;2&quot;,&quot;issued&quot;:{&quot;date-parts&quot;:[[&quot;2022&quot;]]},&quot;page&quot;:&quot;1-12&quot;,&quot;title&quot;:&quot;Characteristics of snakebite-related infection in French Guiana&quot;,&quot;type&quot;:&quot;article-journal&quot;,&quot;volume&quot;:&quot;14&quot;,&quot;container-title-short&quot;:&quot;Toxins (Basel)&quot;},&quot;uris&quot;:[&quot;http://www.mendeley.com/documents/?uuid=21f1d24b-0efd-4b19-b0d4-79c4f708b116&quot;],&quot;isTemporary&quot;:false,&quot;legacyDesktopId&quot;:&quot;21f1d24b-0efd-4b19-b0d4-79c4f708b116&quot;},{&quot;id&quot;:&quot;ae2ec576-82b5-5fd9-b40a-c8f806e1e6a1&quot;,&quot;itemData&quot;:{&quot;ISBN&quot;:&quot;0104-7930 UL - http://www.scielo.br/scielo.php?script=sci_arttext&amp;pid=S0104-79301997000200002&amp;nrm=iso&quot;,&quot;author&quot;:[{&quot;dropping-particle&quot;:&quot;&quot;,&quot;family&quot;:&quot;Jorge&quot;,&quot;given&quot;:&quot;MT&quot;,&quot;non-dropping-particle&quot;:&quot;&quot;,&quot;parse-names&quot;:false,&quot;suffix&quot;:&quot;&quot;},{&quot;dropping-particle&quot;:&quot;&quot;,&quot;family&quot;:&quot;Ribeiro&quot;,&quot;given&quot;:&quot;LA&quot;,&quot;non-dropping-particle&quot;:&quot;&quot;,&quot;parse-names&quot;:false,&quot;suffix&quot;:&quot;&quot;}],&quot;container-title&quot;:&quot;J Venomous Animals and Toxins&quot;,&quot;id&quot;:&quot;ae2ec576-82b5-5fd9-b40a-c8f806e1e6a1&quot;,&quot;issued&quot;:{&quot;date-parts&quot;:[[&quot;1997&quot;]]},&quot;page&quot;:&quot;264-272&quot;,&quot;title&quot;:&quot;Infections in the bite site after envenoming by snakes of the Bothrops genus.&quot;,&quot;type&quot;:&quot;article-journal&quot;,&quot;container-title-short&quot;:&quot;&quot;},&quot;uris&quot;:[&quot;http://www.mendeley.com/documents/?uuid=e7681f8c-e3a9-47b9-8247-9aa3d858c449&quot;],&quot;isTemporary&quot;:false,&quot;legacyDesktopId&quot;:&quot;e7681f8c-e3a9-47b9-8247-9aa3d858c449&quot;}]},{&quot;citationID&quot;:&quot;MENDELEY_CITATION_5cd2049f-b841-41e8-a73e-56ec69629bd4&quot;,&quot;properties&quot;:{&quot;noteIndex&quot;:0},&quot;isEdited&quot;:false,&quot;manualOverride&quot;:{&quot;isManuallyOverridden&quot;:false,&quot;citeprocText&quot;:&quot;(86)&quot;,&quot;manualOverrideText&quot;:&quot;&quot;},&quot;citationTag&quot;:&quot;MENDELEY_CITATION_v3_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&quot;,&quot;citationItems&quot;:[{&quot;id&quot;:&quot;14a8d78c-724e-36d0-a2ef-95a54b01d55a&quot;,&quot;itemData&quot;:{&quot;type&quot;:&quot;article-journal&quot;,&quot;id&quot;:&quot;14a8d78c-724e-36d0-a2ef-95a54b01d55a&quot;,&quot;title&quot;:&quot;PRESS Peer Review of Electronic Search Strategies: 2015 Guideline Statement&quot;,&quot;author&quot;:[{&quot;family&quot;:&quot;McGowan&quot;,&quot;given&quot;:&quot;Jessie&quot;,&quot;parse-names&quot;:false,&quot;dropping-particle&quot;:&quot;&quot;,&quot;non-dropping-particle&quot;:&quot;&quot;},{&quot;family&quot;:&quot;Sampson&quot;,&quot;given&quot;:&quot;Margaret&quot;,&quot;parse-names&quot;:false,&quot;dropping-particle&quot;:&quot;&quot;,&quot;non-dropping-particle&quot;:&quot;&quot;},{&quot;family&quot;:&quot;Salzwedel&quot;,&quot;given&quot;:&quot;Douglas M.&quot;,&quot;parse-names&quot;:false,&quot;dropping-particle&quot;:&quot;&quot;,&quot;non-dropping-particle&quot;:&quot;&quot;},{&quot;family&quot;:&quot;Cogo&quot;,&quot;given&quot;:&quot;Elise&quot;,&quot;parse-names&quot;:false,&quot;dropping-particle&quot;:&quot;&quot;,&quot;non-dropping-particle&quot;:&quot;&quot;},{&quot;family&quot;:&quot;Foerster&quot;,&quot;given&quot;:&quot;Vicki&quot;,&quot;parse-names&quot;:false,&quot;dropping-particle&quot;:&quot;&quot;,&quot;non-dropping-particle&quot;:&quot;&quot;},{&quot;family&quot;:&quot;Lefebvre&quot;,&quot;given&quot;:&quot;Carol&quot;,&quot;parse-names&quot;:false,&quot;dropping-particle&quot;:&quot;&quot;,&quot;non-dropping-particle&quot;:&quot;&quot;}],&quot;container-title&quot;:&quot;Journal of Clinical Epidemiology&quot;,&quot;container-title-short&quot;:&quot;J Clin Epidemiol&quot;,&quot;DOI&quot;:&quot;10.1016/j.jclinepi.2016.01.021&quot;,&quot;ISBN&quot;:&quot;1613265107&quot;,&quot;ISSN&quot;:&quot;08954356&quot;,&quot;PMID&quot;:&quot;27005575&quot;,&quot;URL&quot;:&quot;http://dx.doi.org/10.1016/j.jclinepi.2016.01.021&quot;,&quot;issued&quot;:{&quot;date-parts&quot;:[[2016,7]]},&quot;page&quot;:&quot;40-46&quot;,&quot;abstract&quot;:&quot;Objective To develop an evidence-based guideline for Peer Review of Electronic Search Strategies (PRESS) for systematic reviews (SRs), health technology assessments, and other evidence syntheses. Study Design and Setting An SR, Web-based survey of experts, and consensus development forum were undertaken to identify checklists that evaluated or validated electronic literature search strategies and to determine which of their elements related to search quality or errors. Results Systematic review: No new search elements were identified for addition to the existing (2008–2010) PRESS 2015 Evidence-Based Checklist, and there was no evidence refuting any of its elements. Results suggested that structured PRESS could identify search errors and improve the selection of search terms. Web-based survey of experts: Most respondents felt that peer review should be undertaken after the MEDLINE search had been prepared but before it had been translated to other databases. Consensus development forum: Of the seven original PRESS elements, six were retained: translation of the research question; Boolean and proximity operators; subject headings; text word search; spelling, syntax and line numbers; and limits and filters. The seventh (skilled translation of the search strategy to additional databases) was removed, as there was consensus that this should be left to the discretion of searchers. An updated PRESS 2015 Guideline Statement was developed, which includes the following four documents: PRESS 2015 Evidence-Based Checklist, PRESS 2015 Recommendations for Librarian Practice, PRESS 2015 Implementation Strategies, and PRESS 2015 Guideline Assessment Form. Conclusion The PRESS 2015 Guideline Statement should help to guide and improve the peer review of electronic literature search strategies.&quot;,&quot;publisher&quot;:&quot;Elsevier Inc&quot;,&quot;volume&quot;:&quot;75&quot;},&quot;isTemporary&quot;:false}]},{&quot;citationID&quot;:&quot;MENDELEY_CITATION_01791a9c-b0ac-454f-8bfb-0c122da93001&quot;,&quot;properties&quot;:{&quot;noteIndex&quot;:0},&quot;isEdited&quot;:false,&quot;manualOverride&quot;:{&quot;isManuallyOverridden&quot;:false,&quot;citeprocText&quot;:&quot;(87)&quot;,&quot;manualOverrideText&quot;:&quot;&quot;},&quot;citationTag&quot;:&quot;MENDELEY_CITATION_v3_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&quot;,&quot;citationItems&quot;:[{&quot;id&quot;:&quot;152a2e7d-a40e-36fa-922e-4e36a46891e0&quot;,&quot;itemData&quot;:{&quot;type&quot;:&quot;article-journal&quot;,&quot;id&quot;:&quot;152a2e7d-a40e-36fa-922e-4e36a46891e0&quot;,&quot;title&quot;:&quot;Rayyan—a web and mobile app for systematic reviews&quot;,&quot;author&quot;:[{&quot;family&quot;:&quot;Ouzzani&quot;,&quot;given&quot;:&quot;Mourad&quot;,&quot;parse-names&quot;:false,&quot;dropping-particle&quot;:&quot;&quot;,&quot;non-dropping-particle&quot;:&quot;&quot;},{&quot;family&quot;:&quot;Hammady&quot;,&quot;given&quot;:&quot;Hossam&quot;,&quot;parse-names&quot;:false,&quot;dropping-particle&quot;:&quot;&quot;,&quot;non-dropping-particle&quot;:&quot;&quot;},{&quot;family&quot;:&quot;Fedorowicz&quot;,&quot;given&quot;:&quot;Zbys&quot;,&quot;parse-names&quot;:false,&quot;dropping-particle&quot;:&quot;&quot;,&quot;non-dropping-particle&quot;:&quot;&quot;},{&quot;family&quot;:&quot;Elmagarmid&quot;,&quot;given&quot;:&quot;Ahmed&quot;,&quot;parse-names&quot;:false,&quot;dropping-particle&quot;:&quot;&quot;,&quot;non-dropping-particle&quot;:&quot;&quot;}],&quot;container-title&quot;:&quot;Systematic Reviews&quot;,&quot;container-title-short&quot;:&quot;Syst Rev&quot;,&quot;DOI&quot;:&quot;10.1186/s13643-016-0384-4&quot;,&quot;ISSN&quot;:&quot;2046-4053&quot;,&quot;PMID&quot;:&quot;27919275&quot;,&quot;URL&quot;:&quot;https://rayyan.ai&quot;,&quot;issued&quot;:{&quot;date-parts&quot;:[[2016,12,5]]},&quot;page&quot;:&quot;210&quot;,&quot;abstract&quot;:&quot;Background: Synthesis of multiple randomized controlled trials (RCTs) in a systematic review can summarize the effects of individual outcomes and provide numerical answers about the effectiveness of interventions. Filtering of searches is time consuming, and no single method fulfills the principal requirements of speed with accuracy. Automation of systematic reviews is driven by a necessity to expedite the availability of current best evidence for policy and clinical decision-making. We developed Rayyan (http://rayyan.qcri.org), a free web and mobile app, that helps expedite the initial screening of abstracts and titles using a process of semi-automation while incorporating a high level of usability. For the beta testing phase, we used two published Cochrane reviews in which included studies had been selected manually. Their searches, with 1030 records and 273 records, were uploaded to Rayyan. Different features of Rayyan were tested using these two reviews. We also conducted a survey of Rayyan's users and collected feedback through a built-in feature. Results: Pilot testing of Rayyan focused on usability, accuracy against manual methods, and the added value of the prediction feature. The \&quot;taster\&quot; review (273 records) allowed a quick overview of Rayyan for early comments on usability. The second review (1030 records) required several iterations to identify the previously identified 11 trials. The \&quot;suggestions\&quot; and \&quot;hints,\&quot; based on the \&quot;prediction model,\&quot; appeared as testing progressed beyond five included studies. Post rollout user experiences and a reflexive response by the developers enabled real-time modifications and improvements. The survey respondents reported 40% average time savings when using Rayyan compared to others tools, with 34% of the respondents reporting more than 50% time savings. In addition, around 75% of the respondents mentioned that screening and labeling studies as well as collaborating on reviews to be the two most important features of Rayyan. As of November 2016, Rayyan users exceed 2000 from over 60 countries conducting hundreds of reviews totaling more than 1.6M citations. Feedback from users, obtained mostly through the app web site and a recent survey, has highlighted the ease in exploration of searches, the time saved, and simplicity in sharing and comparing include-exclude decisions. The strongest features of the app, identified and reported in user feedback, were its ability to help in screening and collaboration as well as the time savings it affords to users. Conclusions: Rayyan is responsive and intuitive in use with significant potential to lighten the load of reviewers.&quot;,&quot;publisher&quot;:&quot;Systematic Reviews&quot;,&quot;issue&quot;:&quot;1&quot;,&quot;volume&quot;:&quot;5&quot;},&quot;isTemporary&quot;:false}]},{&quot;citationID&quot;:&quot;MENDELEY_CITATION_bf295371-8616-46e2-aa07-9756342b49cc&quot;,&quot;properties&quot;:{&quot;noteIndex&quot;:0},&quot;isEdited&quot;:false,&quot;manualOverride&quot;:{&quot;isManuallyOverridden&quot;:false,&quot;citeprocText&quot;:&quot;(81,88,89)&quot;,&quot;manualOverrideText&quot;:&quot;&quot;},&quot;citationTag&quot;:&quot;MENDELEY_CITATION_v3_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&quot;,&quot;citationItems&quot;:[{&quot;id&quot;:&quot;8cb79cfd-065a-3443-83a1-6be4dcbb4096&quot;,&quot;itemData&quot;:{&quot;type&quot;:&quot;article-journal&quot;,&quot;id&quot;:&quot;8cb79cfd-065a-3443-83a1-6be4dcbb4096&quot;,&quot;title&quot;:&quot;Critical evaluation of the Newcastle-Ottawa scale for the assessment of the quality of nonrandomized studies in meta-analyses&quot;,&quot;author&quot;:[{&quot;family&quot;:&quot;Stang&quot;,&quot;given&quot;:&quot;Andreas&quot;,&quot;parse-names&quot;:false,&quot;dropping-particle&quot;:&quot;&quot;,&quot;non-dropping-particle&quot;:&quot;&quot;}],&quot;container-title&quot;:&quot;European Journal of Epidemiology&quot;,&quot;container-title-short&quot;:&quot;Eur J Epidemiol&quot;,&quot;DOI&quot;:&quot;10.1007/s10654-010-9491-z&quot;,&quot;ISBN&quot;:&quot;1065401094&quot;,&quot;ISSN&quot;:&quot;0393-2990&quot;,&quot;PMID&quot;:&quot;20652370&quot;,&quot;URL&quot;:&quot;http://link.springer.com/10.1007/s10654-010-9491-z&quot;,&quot;issued&quot;:{&quot;date-parts&quot;:[[2010,9,22]]},&quot;page&quot;:&quot;603-605&quot;,&quot;issue&quot;:&quot;9&quot;,&quot;volume&quot;:&quot;25&quot;},&quot;isTemporary&quot;:false},{&quot;id&quot;:&quot;79207580-74ca-33a1-a2c3-9b3b86cedde7&quot;,&quot;itemData&quot;:{&quot;type&quot;:&quot;article-journal&quot;,&quot;id&quot;:&quot;79207580-74ca-33a1-a2c3-9b3b86cedde7&quot;,&quot;title&quot;:&quot;The Newcastle-Ottawa scale (NOS) for assessing the quailty of nonrandomised studies in meta-analyses.&quot;,&quot;author&quot;:[{&quot;family&quot;:&quot;Wells&quot;,&quot;given&quot;:&quot;GA&quot;,&quot;parse-names&quot;:false,&quot;dropping-particle&quot;:&quot;&quot;,&quot;non-dropping-particle&quot;:&quot;&quot;},{&quot;family&quot;:&quot;Shea&quot;,&quot;given&quot;:&quot;B&quot;,&quot;parse-names&quot;:false,&quot;dropping-particle&quot;:&quot;&quot;,&quot;non-dropping-particle&quot;:&quot;&quot;},{&quot;family&quot;:&quot;O'Connel&quot;,&quot;given&quot;:&quot;D. et al.&quot;,&quot;parse-names&quot;:false,&quot;dropping-particle&quot;:&quot;&quot;,&quot;non-dropping-particle&quot;:&quot;&quot;}],&quot;ISBN&quot;:&quot;0305-750X&quot;,&quot;ISSN&quot;:&quot;0305750X&quot;,&quot;issued&quot;:{&quot;date-parts&quot;:[[2009]]},&quot;page&quot;:&quot;2009&quot;,&quot;container-title-short&quot;:&quot;&quot;},&quot;isTemporary&quot;:false},{&quot;id&quot;:&quot;9ef23ff9-929c-3752-93b3-fb53b5b8e815&quot;,&quot;itemData&quot;:{&quot;type&quot;:&quot;article-journal&quot;,&quot;id&quot;:&quot;9ef23ff9-929c-3752-93b3-fb53b5b8e815&quot;,&quot;title&quot;:&quot;Preferred reporting items for systematic review and meta-analysis protocols (PRISMA-P) 2015: elaboration and explanation&quot;,&quot;author&quot;:[{&quot;family&quot;:&quot;Shamseer&quot;,&quot;given&quot;:&quot;Larissa&quot;,&quot;parse-names&quot;:false,&quot;dropping-particle&quot;:&quot;&quot;,&quot;non-dropping-particle&quot;:&quot;&quot;},{&quot;family&quot;:&quot;Moher&quot;,&quot;given&quot;:&quot;David&quot;,&quot;parse-names&quot;:false,&quot;dropping-particle&quot;:&quot;&quot;,&quot;non-dropping-particle&quot;:&quot;&quot;},{&quot;family&quot;:&quot;Clarke&quot;,&quot;given&quot;:&quot;Mike&quot;,&quot;parse-names&quot;:false,&quot;dropping-particle&quot;:&quot;&quot;,&quot;non-dropping-particle&quot;:&quot;&quot;},{&quot;family&quot;:&quot;Ghersi&quot;,&quot;given&quot;:&quot;Davina&quot;,&quot;parse-names&quot;:false,&quot;dropping-particle&quot;:&quot;&quot;,&quot;non-dropping-particle&quot;:&quot;&quot;},{&quot;family&quot;:&quot;Liberati&quot;,&quot;given&quot;:&quot;Alessandro&quot;,&quot;parse-names&quot;:false,&quot;dropping-particle&quot;:&quot;&quot;,&quot;non-dropping-particle&quot;:&quot;&quot;},{&quot;family&quot;:&quot;Petticrew&quot;,&quot;given&quot;:&quot;Mark&quot;,&quot;parse-names&quot;:false,&quot;dropping-particle&quot;:&quot;&quot;,&quot;non-dropping-particle&quot;:&quot;&quot;},{&quot;family&quot;:&quot;Shekelle&quot;,&quot;given&quot;:&quot;Paul&quot;,&quot;parse-names&quot;:false,&quot;dropping-particle&quot;:&quot;&quot;,&quot;non-dropping-particle&quot;:&quot;&quot;},{&quot;family&quot;:&quot;Stewart&quot;,&quot;given&quot;:&quot;Lesley A.&quot;,&quot;parse-names&quot;:false,&quot;dropping-particle&quot;:&quot;&quot;,&quot;non-dropping-particle&quot;:&quot;&quot;}],&quot;container-title&quot;:&quot;BMJ&quot;,&quot;DOI&quot;:&quot;10.1136/bmj.g7647&quot;,&quot;ISSN&quot;:&quot;1756-1833&quot;,&quot;PMID&quot;:&quot;25555855&quot;,&quot;URL&quot;:&quot;http://dx.doi.org/doi:10.1136/bmj.g7647&quot;,&quot;issued&quot;:{&quot;date-parts&quot;:[[2015,1,2]]},&quot;page&quot;:&quot;g7647-g7647&quot;,&quot;abstract&quot;:&quot;Protocols of systematic reviews and meta-analyses allow for planning and documentation of review methods, act as a guard against arbitrary decision making during review conduct, enable readers to assess for the presence of selective reporting against completed reviews, when made publicly available, reduce duplication of efforts and potentially prompt collaboration. Evidence documenting the existence of selective reporting and excessive duplication of reviews on the same or similar topics is accumulating and many calls have been made in support of the documentation and public availability of review protocols. Several efforts have emerged in recent years to rectify these problems, including development of an international register for prospective reviews (PROSPERO) and launch of the first open access journal dedicated to the exclusive publication of systematic review products, including protocols (BioMed Central's Systematic Reviews). Furthering these efforts and building on the PRISMA (Preferred Reporting Items for Systematic Reviews and Meta-analyses) guidelines, an international group of experts has created a guideline to improve the transparency, accuracy, completeness, and frequency of documented systematic review and meta-analysis protocols-PRISMA-P (for protocols) 2015. The PRISMA-P checklist contains 17 items considered to be essential and minimum components of a systematic review or meta-analysis protocol. This PRISMA-P 2015 Explanation and Elaboration paper provides readers with a full understanding of and evidence about the necessity of each item as well as a model example from an existing published protocol. This paper should be read together with the PRISMA-P 2015 statement. Systematic review authors and assessors are strongly encouraged to make use of PRISMA-P when drafting and appraising review protocols.&quot;,&quot;issue&quot;:&quot;jan02 1&quot;,&quot;volume&quot;:&quot;349&quot;,&quot;container-title-short&quot;:&quot;&quot;},&quot;isTemporary&quot;:false}]},{&quot;citationID&quot;:&quot;MENDELEY_CITATION_80437a36-bcb2-4673-beb5-59c81c92b00e&quot;,&quot;properties&quot;:{&quot;noteIndex&quot;:0},&quot;isEdited&quot;:false,&quot;manualOverride&quot;:{&quot;isManuallyOverridden&quot;:false,&quot;citeprocText&quot;:&quot;(90)&quot;,&quot;manualOverrideText&quot;:&quot;&quot;},&quot;citationTag&quot;:&quot;MENDELEY_CITATION_v3_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&quot;,&quot;citationItems&quot;:[{&quot;id&quot;:&quot;c4756932-db4d-3738-857b-a4ec524b5508&quot;,&quot;itemData&quot;:{&quot;type&quot;:&quot;book&quot;,&quot;id&quot;:&quot;c4756932-db4d-3738-857b-a4ec524b5508&quot;,&quot;title&quot;:&quot;The RAND / UCLA Appropriateness Method User's Manual&quot;,&quot;author&quot;:[{&quot;family&quot;:&quot;Fitch&quot;,&quot;given&quot;:&quot;K&quot;,&quot;parse-names&quot;:false,&quot;dropping-particle&quot;:&quot;&quot;,&quot;non-dropping-particle&quot;:&quot;&quot;},{&quot;family&quot;:&quot;Bernstein&quot;,&quot;given&quot;:&quot;SJ&quot;,&quot;parse-names&quot;:false,&quot;dropping-particle&quot;:&quot;&quot;,&quot;non-dropping-particle&quot;:&quot;&quot;},{&quot;family&quot;:&quot;Aguilar&quot;,&quot;given&quot;:&quot;MD&quot;,&quot;parse-names&quot;:false,&quot;dropping-particle&quot;:&quot;&quot;,&quot;non-dropping-particle&quot;:&quot;&quot;},{&quot;family&quot;:&quot;Burnand&quot;,&quot;given&quot;:&quot;B&quot;,&quot;parse-names&quot;:false,&quot;dropping-particle&quot;:&quot;&quot;,&quot;non-dropping-particle&quot;:&quot;&quot;},{&quot;family&quot;:&quot;LaCalle&quot;,&quot;given&quot;:&quot;JR&quot;,&quot;parse-names&quot;:false,&quot;dropping-particle&quot;:&quot;&quot;,&quot;non-dropping-particle&quot;:&quot;&quot;},{&quot;family&quot;:&quot;Lázaro&quot;,&quot;given&quot;:&quot;P&quot;,&quot;parse-names&quot;:false,&quot;dropping-particle&quot;:&quot;&quot;,&quot;non-dropping-particle&quot;:&quot;&quot;},{&quot;family&quot;:&quot;Loo&quot;,&quot;given&quot;:&quot;M&quot;,&quot;parse-names&quot;:false,&quot;dropping-particle&quot;:&quot;&quot;,&quot;non-dropping-particle&quot;:&quot;&quot;},{&quot;family&quot;:&quot;Mcdonnell&quot;,&quot;given&quot;:&quot;J&quot;,&quot;parse-names&quot;:false,&quot;dropping-particle&quot;:&quot;&quot;,&quot;non-dropping-particle&quot;:&quot;&quot;},{&quot;family&quot;:&quot;Vader&quot;,&quot;given&quot;:&quot;J&quot;,&quot;parse-names&quot;:false,&quot;dropping-particle&quot;:&quot;&quot;,&quot;non-dropping-particle&quot;:&quot;&quot;},{&quot;family&quot;:&quot;Kahan&quot;,&quot;given&quot;:&quot;JP&quot;,&quot;parse-names&quot;:false,&quot;dropping-particle&quot;:&quot;&quot;,&quot;non-dropping-particle&quot;:&quot;&quot;}],&quot;ISBN&quot;:&quot;0833029185&quot;,&quot;URL&quot;:&quot;https://www.rand.org/pubs/monograph_reports/MR1269.html&quot;,&quot;issued&quot;:{&quot;date-parts&quot;:[[2001]]},&quot;publisher-place&quot;:&quot;Santa Monica, CA&quot;,&quot;publisher&quot;:&quot;RAND Corporation&quot;,&quot;container-title-short&quot;:&quot;&quot;},&quot;isTemporary&quot;:false}]},{&quot;citationID&quot;:&quot;MENDELEY_CITATION_04bb562b-5fba-48af-af62-b1e8d5ae2935&quot;,&quot;properties&quot;:{&quot;noteIndex&quot;:0},&quot;isEdited&quot;:false,&quot;manualOverride&quot;:{&quot;isManuallyOverridden&quot;:false,&quot;citeprocText&quot;:&quot;(91)&quot;,&quot;manualOverrideText&quot;:&quot;&quot;},&quot;citationTag&quot;:&quot;MENDELEY_CITATION_v3_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&quot;,&quot;citationItems&quot;:[{&quot;id&quot;:&quot;d4114bc6-41a5-3863-81c7-2bcbe1a11d07&quot;,&quot;itemData&quot;:{&quot;type&quot;:&quot;article-journal&quot;,&quot;id&quot;:&quot;d4114bc6-41a5-3863-81c7-2bcbe1a11d07&quot;,&quot;title&quot;:&quot;ACCORD (ACcurate COnsensus Reporting Document): A reporting guideline for consensus methods in biomedicine developed via a modified Delphi&quot;,&quot;author&quot;:[{&quot;family&quot;:&quot;Gattrell&quot;,&quot;given&quot;:&quot;William T.&quot;,&quot;parse-names&quot;:false,&quot;dropping-particle&quot;:&quot;&quot;,&quot;non-dropping-particle&quot;:&quot;&quot;},{&quot;family&quot;:&quot;Logullo&quot;,&quot;given&quot;:&quot;Patricia&quot;,&quot;parse-names&quot;:false,&quot;dropping-particle&quot;:&quot;&quot;,&quot;non-dropping-particle&quot;:&quot;&quot;},{&quot;family&quot;:&quot;Zuuren&quot;,&quot;given&quot;:&quot;Esther J.&quot;,&quot;parse-names&quot;:false,&quot;dropping-particle&quot;:&quot;&quot;,&quot;non-dropping-particle&quot;:&quot;van&quot;},{&quot;family&quot;:&quot;Price&quot;,&quot;given&quot;:&quot;Amy&quot;,&quot;parse-names&quot;:false,&quot;dropping-particle&quot;:&quot;&quot;,&quot;non-dropping-particle&quot;:&quot;&quot;},{&quot;family&quot;:&quot;Hughes&quot;,&quot;given&quot;:&quot;Ellen L.&quot;,&quot;parse-names&quot;:false,&quot;dropping-particle&quot;:&quot;&quot;,&quot;non-dropping-particle&quot;:&quot;&quot;},{&quot;family&quot;:&quot;Blazey&quot;,&quot;given&quot;:&quot;Paul&quot;,&quot;parse-names&quot;:false,&quot;dropping-particle&quot;:&quot;&quot;,&quot;non-dropping-particle&quot;:&quot;&quot;},{&quot;family&quot;:&quot;Winchester&quot;,&quot;given&quot;:&quot;Christopher C.&quot;,&quot;parse-names&quot;:false,&quot;dropping-particle&quot;:&quot;&quot;,&quot;non-dropping-particle&quot;:&quot;&quot;},{&quot;family&quot;:&quot;Tovey&quot;,&quot;given&quot;:&quot;David&quot;,&quot;parse-names&quot;:false,&quot;dropping-particle&quot;:&quot;&quot;,&quot;non-dropping-particle&quot;:&quot;&quot;},{&quot;family&quot;:&quot;Goldman&quot;,&quot;given&quot;:&quot;Keith&quot;,&quot;parse-names&quot;:false,&quot;dropping-particle&quot;:&quot;&quot;,&quot;non-dropping-particle&quot;:&quot;&quot;},{&quot;family&quot;:&quot;Hungin&quot;,&quot;given&quot;:&quot;Amrit Pali&quot;,&quot;parse-names&quot;:false,&quot;dropping-particle&quot;:&quot;&quot;,&quot;non-dropping-particle&quot;:&quot;&quot;},{&quot;family&quot;:&quot;Harrison&quot;,&quot;given&quot;:&quot;Niall&quot;,&quot;parse-names&quot;:false,&quot;dropping-particle&quot;:&quot;&quot;,&quot;non-dropping-particle&quot;:&quot;&quot;}],&quot;container-title&quot;:&quot;PLOS Medicine&quot;,&quot;container-title-short&quot;:&quot;PLoS Med&quot;,&quot;DOI&quot;:&quot;10.1371/journal.pmed.1004326&quot;,&quot;ISBN&quot;:&quot;1111111111&quot;,&quot;ISSN&quot;:&quot;1549-1676&quot;,&quot;PMID&quot;:&quot;38261576&quot;,&quot;URL&quot;:&quot;http://dx.doi.org/10.1371/journal.pmed.1004326&quot;,&quot;issued&quot;:{&quot;date-parts&quot;:[[2024,1,23]]},&quot;page&quot;:&quot;e1004326&quot;,&quot;abstract&quot;:&quot;Background In biomedical research, it is often desirable to seek consensus among individuals who have differing perspectives and experience. This is important when evidence is emerging, inconsistent, limited, or absent. Even when research evidence is abundant, clinical recommendations, policy decisions, and priority-setting may still require agreement from multiple, sometimes ideologically opposed parties. Despite their prominence and influence on key decisions, consensus methods are often poorly reported. Our aim was to develop the first reporting guideline dedicated to and applicable to all consensus methods used in biomedical research regardless of the objective of the consensus process, called ACCORD (ACcurate COnsensus Reporting Document). Methods and findings We followed methodology recommended by the EQUATOR Network for the development of reporting guidelines: a systematic review was followed by a Delphi process and meetings to finalize the ACCORD checklist. The preliminary checklist was drawn from the systematic review of existing literature on the quality of reporting of consensus methods and suggestions from the Steering Committee. A Delphi panel (n = 72) was recruited with representation from 6 continents and a broad range of experience, including clinical, research, policy, and patient perspectives. The 3 rounds of the Delphi process were completed by 58, 54, and 51 panelists. The preliminary checklist of 56 items was refined to a final checklist of 35 items relating to the article title (n = 1), introduction (n = 3), methods (n = 21), results (n = 5), discussion (n = 2), and other information (n = 3). Conclusions The ACCORD checklist is the first reporting guideline applicable to all consensus-based studies. It will support authors in writing accurate, detailed manuscripts, thereby improving the completeness and transparency of reporting and providing readers with clarity regarding the methods used to reach agreement. Furthermore, the checklist will make the rigor of the consensus methods used to guide the recommendations clear for readers. Reporting consensus studies with greater clarity and transparency may enhance trust in the recommendations made by consensus panels.&quot;,&quot;issue&quot;:&quot;1&quot;,&quot;volume&quot;:&quot;21&quot;},&quot;isTemporary&quot;:false}]},{&quot;citationID&quot;:&quot;MENDELEY_CITATION_e1642693-6417-4083-bded-b54e96235192&quot;,&quot;properties&quot;:{&quot;noteIndex&quot;:0},&quot;isEdited&quot;:false,&quot;manualOverride&quot;:{&quot;isManuallyOverridden&quot;:false,&quot;citeprocText&quot;:&quot;(91)&quot;,&quot;manualOverrideText&quot;:&quot;&quot;},&quot;citationTag&quot;:&quot;MENDELEY_CITATION_v3_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&quot;,&quot;citationItems&quot;:[{&quot;id&quot;:&quot;d4114bc6-41a5-3863-81c7-2bcbe1a11d07&quot;,&quot;itemData&quot;:{&quot;type&quot;:&quot;article-journal&quot;,&quot;id&quot;:&quot;d4114bc6-41a5-3863-81c7-2bcbe1a11d07&quot;,&quot;title&quot;:&quot;ACCORD (ACcurate COnsensus Reporting Document): A reporting guideline for consensus methods in biomedicine developed via a modified Delphi&quot;,&quot;author&quot;:[{&quot;family&quot;:&quot;Gattrell&quot;,&quot;given&quot;:&quot;William T.&quot;,&quot;parse-names&quot;:false,&quot;dropping-particle&quot;:&quot;&quot;,&quot;non-dropping-particle&quot;:&quot;&quot;},{&quot;family&quot;:&quot;Logullo&quot;,&quot;given&quot;:&quot;Patricia&quot;,&quot;parse-names&quot;:false,&quot;dropping-particle&quot;:&quot;&quot;,&quot;non-dropping-particle&quot;:&quot;&quot;},{&quot;family&quot;:&quot;Zuuren&quot;,&quot;given&quot;:&quot;Esther J.&quot;,&quot;parse-names&quot;:false,&quot;dropping-particle&quot;:&quot;&quot;,&quot;non-dropping-particle&quot;:&quot;van&quot;},{&quot;family&quot;:&quot;Price&quot;,&quot;given&quot;:&quot;Amy&quot;,&quot;parse-names&quot;:false,&quot;dropping-particle&quot;:&quot;&quot;,&quot;non-dropping-particle&quot;:&quot;&quot;},{&quot;family&quot;:&quot;Hughes&quot;,&quot;given&quot;:&quot;Ellen L.&quot;,&quot;parse-names&quot;:false,&quot;dropping-particle&quot;:&quot;&quot;,&quot;non-dropping-particle&quot;:&quot;&quot;},{&quot;family&quot;:&quot;Blazey&quot;,&quot;given&quot;:&quot;Paul&quot;,&quot;parse-names&quot;:false,&quot;dropping-particle&quot;:&quot;&quot;,&quot;non-dropping-particle&quot;:&quot;&quot;},{&quot;family&quot;:&quot;Winchester&quot;,&quot;given&quot;:&quot;Christopher C.&quot;,&quot;parse-names&quot;:false,&quot;dropping-particle&quot;:&quot;&quot;,&quot;non-dropping-particle&quot;:&quot;&quot;},{&quot;family&quot;:&quot;Tovey&quot;,&quot;given&quot;:&quot;David&quot;,&quot;parse-names&quot;:false,&quot;dropping-particle&quot;:&quot;&quot;,&quot;non-dropping-particle&quot;:&quot;&quot;},{&quot;family&quot;:&quot;Goldman&quot;,&quot;given&quot;:&quot;Keith&quot;,&quot;parse-names&quot;:false,&quot;dropping-particle&quot;:&quot;&quot;,&quot;non-dropping-particle&quot;:&quot;&quot;},{&quot;family&quot;:&quot;Hungin&quot;,&quot;given&quot;:&quot;Amrit Pali&quot;,&quot;parse-names&quot;:false,&quot;dropping-particle&quot;:&quot;&quot;,&quot;non-dropping-particle&quot;:&quot;&quot;},{&quot;family&quot;:&quot;Harrison&quot;,&quot;given&quot;:&quot;Niall&quot;,&quot;parse-names&quot;:false,&quot;dropping-particle&quot;:&quot;&quot;,&quot;non-dropping-particle&quot;:&quot;&quot;}],&quot;container-title&quot;:&quot;PLOS Medicine&quot;,&quot;container-title-short&quot;:&quot;PLoS Med&quot;,&quot;DOI&quot;:&quot;10.1371/journal.pmed.1004326&quot;,&quot;ISBN&quot;:&quot;1111111111&quot;,&quot;ISSN&quot;:&quot;1549-1676&quot;,&quot;PMID&quot;:&quot;38261576&quot;,&quot;URL&quot;:&quot;http://dx.doi.org/10.1371/journal.pmed.1004326&quot;,&quot;issued&quot;:{&quot;date-parts&quot;:[[2024,1,23]]},&quot;page&quot;:&quot;e1004326&quot;,&quot;abstract&quot;:&quot;Background In biomedical research, it is often desirable to seek consensus among individuals who have differing perspectives and experience. This is important when evidence is emerging, inconsistent, limited, or absent. Even when research evidence is abundant, clinical recommendations, policy decisions, and priority-setting may still require agreement from multiple, sometimes ideologically opposed parties. Despite their prominence and influence on key decisions, consensus methods are often poorly reported. Our aim was to develop the first reporting guideline dedicated to and applicable to all consensus methods used in biomedical research regardless of the objective of the consensus process, called ACCORD (ACcurate COnsensus Reporting Document). Methods and findings We followed methodology recommended by the EQUATOR Network for the development of reporting guidelines: a systematic review was followed by a Delphi process and meetings to finalize the ACCORD checklist. The preliminary checklist was drawn from the systematic review of existing literature on the quality of reporting of consensus methods and suggestions from the Steering Committee. A Delphi panel (n = 72) was recruited with representation from 6 continents and a broad range of experience, including clinical, research, policy, and patient perspectives. The 3 rounds of the Delphi process were completed by 58, 54, and 51 panelists. The preliminary checklist of 56 items was refined to a final checklist of 35 items relating to the article title (n = 1), introduction (n = 3), methods (n = 21), results (n = 5), discussion (n = 2), and other information (n = 3). Conclusions The ACCORD checklist is the first reporting guideline applicable to all consensus-based studies. It will support authors in writing accurate, detailed manuscripts, thereby improving the completeness and transparency of reporting and providing readers with clarity regarding the methods used to reach agreement. Furthermore, the checklist will make the rigor of the consensus methods used to guide the recommendations clear for readers. Reporting consensus studies with greater clarity and transparency may enhance trust in the recommendations made by consensus panels.&quot;,&quot;issue&quot;:&quot;1&quot;,&quot;volume&quot;:&quot;21&quot;},&quot;isTemporary&quot;:false}]},{&quot;citationID&quot;:&quot;MENDELEY_CITATION_6e92b4bc-5942-40e2-8038-2be51015db94&quot;,&quot;properties&quot;:{&quot;noteIndex&quot;:0},&quot;isEdited&quot;:false,&quot;manualOverride&quot;:{&quot;isManuallyOverridden&quot;:false,&quot;citeprocText&quot;:&quot;(92)&quot;,&quot;manualOverrideText&quot;:&quot;&quot;},&quot;citationTag&quot;:&quot;MENDELEY_CITATION_v3_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&quot;,&quot;citationItems&quot;:[{&quot;id&quot;:&quot;e7c2c790-41ef-34b5-95e8-d8d9f8956f48&quot;,&quot;itemData&quot;:{&quot;type&quot;:&quot;legislation&quot;,&quot;id&quot;:&quot;e7c2c790-41ef-34b5-95e8-d8d9f8956f48&quot;,&quot;title&quot;:&quot;Clasificación estadística internacional de enfermedades y problemas relacionados con la salud - Décima revisión: CIE 10.&quot;,&quot;author&quot;:[{&quot;family&quot;:&quot;Organización Panamericana de la Salud (OPS)&quot;,&quot;given&quot;:&quot;&quot;,&quot;parse-names&quot;:false,&quot;dropping-particle&quot;:&quot;&quot;,&quot;non-dropping-particle&quot;:&quot;&quot;}],&quot;URL&quot;:&quot;https://ais.paho.org/classifications/chapters/pdf/volume1.pdf&quot;,&quot;issued&quot;:{&quot;date-parts&quot;:[[1995]]},&quot;publisher-place&quot;:&quot;EUA&quot;,&quot;abstract&quot;:&quot;Este volumen de la Décima Revisión de la Clasificación Estadística Internacional de Enfermedades y Problemas Relacionados con la Salud (CIE-10) contiene las orientaciones para el registro y la codificación de la información, junto con mucho material nuevo sobre los aspectos prácticos para utilizar dicha clasificación y un resumen sobre su historia. Este material se presenta en un volumen separado para facilitar su manejo cuando es necesario referirse al mismo tiempo a la Clasificación (Volumen 1) y a las instrucciones para su empleo. Las instrucciones para el uso del Índice alfabético se presentan en forma detallada en la introducción del Volumen 3.&quot;,&quot;container-title-short&quot;:&quot;&quot;},&quot;isTemporary&quot;:false}]},{&quot;citationID&quot;:&quot;MENDELEY_CITATION_7e8352a3-4533-42c3-8932-9e33ce52c525&quot;,&quot;properties&quot;:{&quot;noteIndex&quot;:0},&quot;isEdited&quot;:false,&quot;manualOverride&quot;:{&quot;citeprocText&quot;:&quot;(23,40)&quot;,&quot;isManuallyOverridden&quot;:false,&quot;manualOverrideText&quot;:&quot;&quot;},&quot;citationTag&quot;:&quot;MENDELEY_CITATION_v3_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&quot;,&quot;citationItems&quot;:[{&quot;id&quot;:&quot;e48a7fee-99b1-56e0-97a3-ec0d8d582267&quot;,&quot;itemData&quot;:{&quot;ISSN&quot;:&quot;22027114&quot;,&quot;PMID&quot;:&quot;29261244&quot;,&quot;author&quot;:[{&quot;dropping-particle&quot;:&quot;&quot;,&quot;family&quot;:&quot;Swanson&quot;,&quot;given&quot;:&quot;T&quot;,&quot;non-dropping-particle&quot;:&quot;&quot;,&quot;parse-names&quot;:false,&quot;suffix&quot;:&quot;&quot;},{&quot;dropping-particle&quot;:&quot;&quot;,&quot;family&quot;:&quot;Angel&quot;,&quot;given&quot;:&quot;D&quot;,&quot;non-dropping-particle&quot;:&quot;&quot;,&quot;parse-names&quot;:false,&quot;suffix&quot;:&quot;&quot;}],&quot;container-title&quot;:&quot;Wounds International&quot;,&quot;id&quot;:&quot;e48a7fee-99b1-56e0-97a3-ec0d8d582267&quot;,&quot;issue&quot;:&quot;8&quot;,&quot;issued&quot;:{&quot;date-parts&quot;:[[&quot;2022&quot;]]},&quot;page&quot;:&quot;1-59&quot;,&quot;title&quot;:&quot;International Wound Infection Institute (IWII). Wound Infection in Clinical Practice.&quot;,&quot;type&quot;:&quot;article-journal&quot;,&quot;volume&quot;:&quot;24&quot;,&quot;container-title-short&quot;:&quot;&quot;},&quot;uris&quot;:[&quot;http://www.mendeley.com/documents/?uuid=4bf230e3-18f6-4b18-87b1-fc59a52d5928&quot;],&quot;isTemporary&quot;:false,&quot;legacyDesktopId&quot;:&quot;4bf230e3-18f6-4b18-87b1-fc59a52d5928&quot;},{&quot;id&quot;:&quot;a49fec55-9f3c-5261-b950-740745895d0c&quot;,&quot;itemData&quot;:{&quot;DOI&quot;:&quot;10.1089/wound.2019.1103&quot;,&quot;ISSN&quot;:&quot;21621934&quot;,&quot;PMID&quot;:&quot;32496977&quot;,&quot;abstract&quot;:&quot;Significance: Infections can significantly delay the healing process in chronic wounds, placing an enormous economic burden on health care resources. Identification of infection biomarkers and imaging modalities to observe and quantify them has seen progress over the years. Recent Advances: Traditionally, clinicians determine the presence of infection through visual observation of wounds and confirm their diagnosis through wound culture. Many laboratory markers, including C-reactive protein, procalcitonin, presepsin, and bacterial protease activity, have been quantified to assist diagnosis of infection. Moreover, imaging modalities like plain radiography, computed tomography, magnetic resonance imaging, ultrasound imaging, spatial frequency domain imaging, thermography, autofluorescence imaging, and biosensors have emerged for real-time wound infection diagnosis and showed their unique advantages in deeper wound infection diagnosis. Critical Issues: While traditional diagnostic approaches provide valuable information, they are time-consuming and depend on clinicians' experiences. There is a need for noninvasive wound infection diagnostics that are highly specific, rapid, and accurate, and do not require extensive training. Future Directions: While innovative diagnostics utilizing various imaging instrumentation are being developed, new biomarkers have been investigated as potential indicators for wound infection. Products may be developed to either qualitatively or quantitatively measure these biomarkers. This review summarizes and compares all available diagnostics for wound infection, including those currently used in clinics and still under development. This review could serve as a valuable resource for clinicians treating wound infections as well as patients and wound care providers who would like to be informed of the recent developments.&quot;,&quot;author&quot;:[{&quot;dropping-particle&quot;:&quot;&quot;,&quot;family&quot;:&quot;Li&quot;,&quot;given&quot;:&quot;Shuxin&quot;,&quot;non-dropping-particle&quot;:&quot;&quot;,&quot;parse-names&quot;:false,&quot;suffix&quot;:&quot;&quot;},{&quot;dropping-particle&quot;:&quot;&quot;,&quot;family&quot;:&quot;Renick&quot;,&quot;given&quot;:&quot;Paul&quot;,&quot;non-dropping-particle&quot;:&quot;&quot;,&quot;parse-names&quot;:false,&quot;suffix&quot;:&quot;&quot;},{&quot;dropping-particle&quot;:&quot;&quot;,&quot;family&quot;:&quot;Senkowsky&quot;,&quot;given&quot;:&quot;Jon&quot;,&quot;non-dropping-particle&quot;:&quot;&quot;,&quot;parse-names&quot;:false,&quot;suffix&quot;:&quot;&quot;},{&quot;dropping-particle&quot;:&quot;&quot;,&quot;family&quot;:&quot;Nair&quot;,&quot;given&quot;:&quot;Ashwin&quot;,&quot;non-dropping-particle&quot;:&quot;&quot;,&quot;parse-names&quot;:false,&quot;suffix&quot;:&quot;&quot;},{&quot;dropping-particle&quot;:&quot;&quot;,&quot;family&quot;:&quot;Tang&quot;,&quot;given&quot;:&quot;Liping&quot;,&quot;non-dropping-particle&quot;:&quot;&quot;,&quot;parse-names&quot;:false,&quot;suffix&quot;:&quot;&quot;}],&quot;container-title&quot;:&quot;Advances in Wound Care&quot;,&quot;id&quot;:&quot;a49fec55-9f3c-5261-b950-740745895d0c&quot;,&quot;issue&quot;:&quot;6&quot;,&quot;issued&quot;:{&quot;date-parts&quot;:[[&quot;2021&quot;]]},&quot;page&quot;:&quot;317-327&quot;,&quot;title&quot;:&quot;Diagnostics for Wound Infections&quot;,&quot;type&quot;:&quot;article-journal&quot;,&quot;volume&quot;:&quot;10&quot;,&quot;container-title-short&quot;:&quot;Adv Wound Care (New Rochelle)&quot;},&quot;uris&quot;:[&quot;http://www.mendeley.com/documents/?uuid=f08dd83c-b957-436c-a210-1e5eaa20db47&quot;],&quot;isTemporary&quot;:false,&quot;legacyDesktopId&quot;:&quot;f08dd83c-b957-436c-a210-1e5eaa20db47&quot;}]},{&quot;citationID&quot;:&quot;MENDELEY_CITATION_0204617a-3942-49bd-aef8-d7d7752d87be&quot;,&quot;properties&quot;:{&quot;noteIndex&quot;:0},&quot;isEdited&quot;:false,&quot;manualOverride&quot;:{&quot;isManuallyOverridden&quot;:false,&quot;citeprocText&quot;:&quot;(66)&quot;,&quot;manualOverrideText&quot;:&quot;&quot;},&quot;citationTag&quot;:&quot;MENDELEY_CITATION_v3_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&quot;,&quot;citationItems&quot;:[{&quot;id&quot;:&quot;402b0c20-c114-32ee-9f8d-39a953419b3e&quot;,&quot;itemData&quot;:{&quot;type&quot;:&quot;article-journal&quot;,&quot;id&quot;:&quot;402b0c20-c114-32ee-9f8d-39a953419b3e&quot;,&quot;title&quot;:&quot;Cellulitis&quot;,&quot;author&quot;:[{&quot;family&quot;:&quot;Raff&quot;,&quot;given&quot;:&quot;Adam B.&quot;,&quot;parse-names&quot;:false,&quot;dropping-particle&quot;:&quot;&quot;,&quot;non-dropping-particle&quot;:&quot;&quot;},{&quot;family&quot;:&quot;Kroshinsky&quot;,&quot;given&quot;:&quot;Daniela&quot;,&quot;parse-names&quot;:false,&quot;dropping-particle&quot;:&quot;&quot;,&quot;non-dropping-particle&quot;:&quot;&quot;}],&quot;container-title&quot;:&quot;JAMA&quot;,&quot;container-title-short&quot;:&quot;JAMA&quot;,&quot;DOI&quot;:&quot;10.1001/jama.2016.8825&quot;,&quot;ISSN&quot;:&quot;0098-7484&quot;,&quot;PMID&quot;:&quot;27434444&quot;,&quot;URL&quot;:&quot;http://jama.jamanetwork.com/article.aspx?doi=10.1001/jama.2016.8825&quot;,&quot;issued&quot;:{&quot;date-parts&quot;:[[2016,7,19]]},&quot;page&quot;:&quot;325&quot;,&quot;abstract&quot;:&quot;IMPORTANCE: Cellulitis is an infection of the deep dermis and subcutaneous tissue, presenting with expanding erythema, warmth, tenderness, and swelling. Cellulitis is a common global health burden, with more than 650 000 admissions per year in the United States alone. OBSERVATIONS: In the United States, an estimated 14.5 million cases annually of cellulitis account for $3.7 billion in ambulatory care costs alone. The majority of cases of cellulitis are nonculturable and therefore the causative bacteria are unknown. In the 15% of cellulitis cases in which organisms are identified, most are due to β-hemolytic Streptococcus and Staphylococcus aureus. There are no effective diagnostic modalities, and many clinical conditions appear similar. Treatment of primary and recurrent cellulitis should initially cover Streptococcus and methicillin-sensitive S aureus, with expansion for methicillin-resistant S aureus (MRSA) in cases of cellulitis associated with specific risk factors, such as athletes, children, men who have sex with men, prisoners, military recruits, residents of long-term care facilities, those with prior MRSA exposure, and intravenous drug users. Five days of treatment is sufficient with extension if symptoms are not improved. Addressing predisposing factors can minimize risk of recurrence. CONCLUSIONS AND RELEVANCE: The diagnosis of cellulitis is based primarily on history and physical examination. Treatment of uncomplicated cellulitis should be directed against Streptococcus and methicillin-sensitive S aureus. Failure to improve with appropriate first-line antibiotics should prompt consideration for resistant organisms, secondary conditions that mimic cellulitis, or underlying complicating conditions such as immunosuppression, chronic liver disease, or chronic kidney disease.&quot;,&quot;issue&quot;:&quot;3&quot;,&quot;volume&quot;:&quot;316&quot;},&quot;isTemporary&quot;:false}]},{&quot;citationID&quot;:&quot;MENDELEY_CITATION_22759ac0-6410-4b20-abbc-d6a4c4b2bc3e&quot;,&quot;properties&quot;:{&quot;noteIndex&quot;:0},&quot;isEdited&quot;:false,&quot;manualOverride&quot;:{&quot;citeprocText&quot;:&quot;(23,40)&quot;,&quot;isManuallyOverridden&quot;:false,&quot;manualOverrideText&quot;:&quot;&quot;},&quot;citationTag&quot;:&quot;MENDELEY_CITATION_v3_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&quot;,&quot;citationItems&quot;:[{&quot;id&quot;:&quot;e48a7fee-99b1-56e0-97a3-ec0d8d582267&quot;,&quot;itemData&quot;:{&quot;ISSN&quot;:&quot;22027114&quot;,&quot;PMID&quot;:&quot;29261244&quot;,&quot;author&quot;:[{&quot;dropping-particle&quot;:&quot;&quot;,&quot;family&quot;:&quot;Swanson&quot;,&quot;given&quot;:&quot;T&quot;,&quot;non-dropping-particle&quot;:&quot;&quot;,&quot;parse-names&quot;:false,&quot;suffix&quot;:&quot;&quot;},{&quot;dropping-particle&quot;:&quot;&quot;,&quot;family&quot;:&quot;Angel&quot;,&quot;given&quot;:&quot;D&quot;,&quot;non-dropping-particle&quot;:&quot;&quot;,&quot;parse-names&quot;:false,&quot;suffix&quot;:&quot;&quot;}],&quot;container-title&quot;:&quot;Wounds International&quot;,&quot;id&quot;:&quot;e48a7fee-99b1-56e0-97a3-ec0d8d582267&quot;,&quot;issue&quot;:&quot;8&quot;,&quot;issued&quot;:{&quot;date-parts&quot;:[[&quot;2022&quot;]]},&quot;page&quot;:&quot;1-59&quot;,&quot;title&quot;:&quot;International Wound Infection Institute (IWII). Wound Infection in Clinical Practice.&quot;,&quot;type&quot;:&quot;article-journal&quot;,&quot;volume&quot;:&quot;24&quot;,&quot;container-title-short&quot;:&quot;&quot;},&quot;uris&quot;:[&quot;http://www.mendeley.com/documents/?uuid=4bf230e3-18f6-4b18-87b1-fc59a52d5928&quot;],&quot;isTemporary&quot;:false,&quot;legacyDesktopId&quot;:&quot;4bf230e3-18f6-4b18-87b1-fc59a52d5928&quot;},{&quot;id&quot;:&quot;a49fec55-9f3c-5261-b950-740745895d0c&quot;,&quot;itemData&quot;:{&quot;DOI&quot;:&quot;10.1089/wound.2019.1103&quot;,&quot;ISSN&quot;:&quot;21621934&quot;,&quot;PMID&quot;:&quot;32496977&quot;,&quot;abstract&quot;:&quot;Significance: Infections can significantly delay the healing process in chronic wounds, placing an enormous economic burden on health care resources. Identification of infection biomarkers and imaging modalities to observe and quantify them has seen progress over the years. Recent Advances: Traditionally, clinicians determine the presence of infection through visual observation of wounds and confirm their diagnosis through wound culture. Many laboratory markers, including C-reactive protein, procalcitonin, presepsin, and bacterial protease activity, have been quantified to assist diagnosis of infection. Moreover, imaging modalities like plain radiography, computed tomography, magnetic resonance imaging, ultrasound imaging, spatial frequency domain imaging, thermography, autofluorescence imaging, and biosensors have emerged for real-time wound infection diagnosis and showed their unique advantages in deeper wound infection diagnosis. Critical Issues: While traditional diagnostic approaches provide valuable information, they are time-consuming and depend on clinicians' experiences. There is a need for noninvasive wound infection diagnostics that are highly specific, rapid, and accurate, and do not require extensive training. Future Directions: While innovative diagnostics utilizing various imaging instrumentation are being developed, new biomarkers have been investigated as potential indicators for wound infection. Products may be developed to either qualitatively or quantitatively measure these biomarkers. This review summarizes and compares all available diagnostics for wound infection, including those currently used in clinics and still under development. This review could serve as a valuable resource for clinicians treating wound infections as well as patients and wound care providers who would like to be informed of the recent developments.&quot;,&quot;author&quot;:[{&quot;dropping-particle&quot;:&quot;&quot;,&quot;family&quot;:&quot;Li&quot;,&quot;given&quot;:&quot;Shuxin&quot;,&quot;non-dropping-particle&quot;:&quot;&quot;,&quot;parse-names&quot;:false,&quot;suffix&quot;:&quot;&quot;},{&quot;dropping-particle&quot;:&quot;&quot;,&quot;family&quot;:&quot;Renick&quot;,&quot;given&quot;:&quot;Paul&quot;,&quot;non-dropping-particle&quot;:&quot;&quot;,&quot;parse-names&quot;:false,&quot;suffix&quot;:&quot;&quot;},{&quot;dropping-particle&quot;:&quot;&quot;,&quot;family&quot;:&quot;Senkowsky&quot;,&quot;given&quot;:&quot;Jon&quot;,&quot;non-dropping-particle&quot;:&quot;&quot;,&quot;parse-names&quot;:false,&quot;suffix&quot;:&quot;&quot;},{&quot;dropping-particle&quot;:&quot;&quot;,&quot;family&quot;:&quot;Nair&quot;,&quot;given&quot;:&quot;Ashwin&quot;,&quot;non-dropping-particle&quot;:&quot;&quot;,&quot;parse-names&quot;:false,&quot;suffix&quot;:&quot;&quot;},{&quot;dropping-particle&quot;:&quot;&quot;,&quot;family&quot;:&quot;Tang&quot;,&quot;given&quot;:&quot;Liping&quot;,&quot;non-dropping-particle&quot;:&quot;&quot;,&quot;parse-names&quot;:false,&quot;suffix&quot;:&quot;&quot;}],&quot;container-title&quot;:&quot;Advances in Wound Care&quot;,&quot;id&quot;:&quot;a49fec55-9f3c-5261-b950-740745895d0c&quot;,&quot;issue&quot;:&quot;6&quot;,&quot;issued&quot;:{&quot;date-parts&quot;:[[&quot;2021&quot;]]},&quot;page&quot;:&quot;317-327&quot;,&quot;title&quot;:&quot;Diagnostics for Wound Infections&quot;,&quot;type&quot;:&quot;article-journal&quot;,&quot;volume&quot;:&quot;10&quot;,&quot;container-title-short&quot;:&quot;Adv Wound Care (New Rochelle)&quot;},&quot;uris&quot;:[&quot;http://www.mendeley.com/documents/?uuid=f08dd83c-b957-436c-a210-1e5eaa20db47&quot;],&quot;isTemporary&quot;:false,&quot;legacyDesktopId&quot;:&quot;f08dd83c-b957-436c-a210-1e5eaa20db47&quot;}]},{&quot;citationID&quot;:&quot;MENDELEY_CITATION_9ba2750c-5913-4bc5-83fd-090a4f6ce1e2&quot;,&quot;properties&quot;:{&quot;noteIndex&quot;:0},&quot;isEdited&quot;:false,&quot;manualOverride&quot;:{&quot;isManuallyOverridden&quot;:false,&quot;citeprocText&quot;:&quot;(93)&quot;,&quot;manualOverrideText&quot;:&quot;&quot;},&quot;citationTag&quot;:&quot;MENDELEY_CITATION_v3_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&quot;,&quot;citationItems&quot;:[{&quot;id&quot;:&quot;a029ee1a-aa66-3d48-9676-761898df5450&quot;,&quot;itemData&quot;:{&quot;type&quot;:&quot;article-journal&quot;,&quot;id&quot;:&quot;a029ee1a-aa66-3d48-9676-761898df5450&quot;,&quot;title&quot;:&quot;Calculating the sample size required for developing a clinical prediction model&quot;,&quot;author&quot;:[{&quot;family&quot;:&quot;Riley&quot;,&quot;given&quot;:&quot;Richard D.&quot;,&quot;parse-names&quot;:false,&quot;dropping-particle&quot;:&quot;&quot;,&quot;non-dropping-particle&quot;:&quot;&quot;},{&quot;family&quot;:&quot;Ensor&quot;,&quot;given&quot;:&quot;Joie&quot;,&quot;parse-names&quot;:false,&quot;dropping-particle&quot;:&quot;&quot;,&quot;non-dropping-particle&quot;:&quot;&quot;},{&quot;family&quot;:&quot;Snell&quot;,&quot;given&quot;:&quot;Kym I E&quot;,&quot;parse-names&quot;:false,&quot;dropping-particle&quot;:&quot;&quot;,&quot;non-dropping-particle&quot;:&quot;&quot;},{&quot;family&quot;:&quot;Harrell&quot;,&quot;given&quot;:&quot;Frank E.&quot;,&quot;parse-names&quot;:false,&quot;dropping-particle&quot;:&quot;&quot;,&quot;non-dropping-particle&quot;:&quot;&quot;},{&quot;family&quot;:&quot;Martin&quot;,&quot;given&quot;:&quot;Glen P.&quot;,&quot;parse-names&quot;:false,&quot;dropping-particle&quot;:&quot;&quot;,&quot;non-dropping-particle&quot;:&quot;&quot;},{&quot;family&quot;:&quot;Reitsma&quot;,&quot;given&quot;:&quot;Johannes B.&quot;,&quot;parse-names&quot;:false,&quot;dropping-particle&quot;:&quot;&quot;,&quot;non-dropping-particle&quot;:&quot;&quot;},{&quot;family&quot;:&quot;Moons&quot;,&quot;given&quot;:&quot;Karel G M&quot;,&quot;parse-names&quot;:false,&quot;dropping-particle&quot;:&quot;&quot;,&quot;non-dropping-particle&quot;:&quot;&quot;},{&quot;family&quot;:&quot;Collins&quot;,&quot;given&quot;:&quot;Gary&quot;,&quot;parse-names&quot;:false,&quot;dropping-particle&quot;:&quot;&quot;,&quot;non-dropping-particle&quot;:&quot;&quot;},{&quot;family&quot;:&quot;Smeden&quot;,&quot;given&quot;:&quot;Maarten&quot;,&quot;parse-names&quot;:false,&quot;dropping-particle&quot;:&quot;&quot;,&quot;non-dropping-particle&quot;:&quot;van&quot;}],&quot;container-title&quot;:&quot;BMJ&quot;,&quot;DOI&quot;:&quot;10.1136/bmj.m441&quot;,&quot;ISSN&quot;:&quot;1756-1833&quot;,&quot;PMID&quot;:&quot;32188600&quot;,&quot;URL&quot;:&quot;https://www.bmj.com/lookup/doi/10.1136/bmj.m441&quot;,&quot;issued&quot;:{&quot;date-parts&quot;:[[2020,3,18]]},&quot;page&quot;:&quot;m441&quot;,&quot;issue&quot;:&quot;March&quot;,&quot;volume&quot;:&quot;368&quot;,&quot;container-title-short&quot;:&quot;&quot;},&quot;isTemporary&quot;:false}]},{&quot;citationID&quot;:&quot;MENDELEY_CITATION_91434199-fdf8-4a32-ad5e-69662c5bab0a&quot;,&quot;properties&quot;:{&quot;noteIndex&quot;:0},&quot;isEdited&quot;:false,&quot;manualOverride&quot;:{&quot;isManuallyOverridden&quot;:false,&quot;citeprocText&quot;:&quot;(94)&quot;,&quot;manualOverrideText&quot;:&quot;&quot;},&quot;citationTag&quot;:&quot;MENDELEY_CITATION_v3_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&quot;,&quot;citationItems&quot;:[{&quot;id&quot;:&quot;3de17c32-ce2a-3bfd-8036-9b1a1d851fdf&quot;,&quot;itemData&quot;:{&quot;type&quot;:&quot;article&quot;,&quot;id&quot;:&quot;3de17c32-ce2a-3bfd-8036-9b1a1d851fdf&quot;,&quot;title&quot;:&quot;Sample Size for Development of a Prediction Model. Package ‘pmsampsize’&quot;,&quot;author&quot;:[{&quot;family&quot;:&quot;Ensor&quot;,&quot;given&quot;:&quot;Joie&quot;,&quot;parse-names&quot;:false,&quot;dropping-particle&quot;:&quot;&quot;,&quot;non-dropping-particle&quot;:&quot;&quot;}],&quot;number&quot;:&quot;1.1.3&quot;,&quot;URL&quot;:&quot;https://cran.r-project.org/web/packages/pmsampsize/pmsampsize.pdf&quot;,&quot;issued&quot;:{&quot;date-parts&quot;:[[2023]]},&quot;container-title-short&quot;:&quot;&quot;},&quot;isTemporary&quot;:false}]},{&quot;citationID&quot;:&quot;MENDELEY_CITATION_7682ff98-c490-45c8-95cd-6b60622826b4&quot;,&quot;properties&quot;:{&quot;noteIndex&quot;:0},&quot;isEdited&quot;:false,&quot;manualOverride&quot;:{&quot;citeprocText&quot;:&quot;(14)&quot;,&quot;isManuallyOverridden&quot;:false,&quot;manualOverrideText&quot;:&quot;&quot;},&quot;citationTag&quot;:&quot;MENDELEY_CITATION_v3_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&quot;,&quot;citationItems&quot;:[{&quot;id&quot;:&quot;29f3eed1-e942-5be1-ae38-3d2e1adb6b4e&quot;,&quot;itemData&quot;:{&quot;author&quot;:[{&quot;dropping-particle&quot;:&quot;&quot;,&quot;family&quot;:&quot;Mejía López&quot;,&quot;given&quot;:&quot;S&quot;,&quot;non-dropping-particle&quot;:&quot;&quot;,&quot;parse-names&quot;:false,&quot;suffix&quot;:&quot;&quot;},{&quot;dropping-particle&quot;:&quot;&quot;,&quot;family&quot;:&quot;Zuluaga, Hoyos&quot;,&quot;given&quot;:&quot;LM&quot;,&quot;non-dropping-particle&quot;:&quot;&quot;,&quot;parse-names&quot;:false,&quot;suffix&quot;:&quot;&quot;},{&quot;dropping-particle&quot;:&quot;&quot;,&quot;family&quot;:&quot;Quintero&quot;,&quot;given&quot;:&quot;J&quot;,&quot;non-dropping-particle&quot;:&quot;&quot;,&quot;parse-names&quot;:false,&quot;suffix&quot;:&quot;&quot;},{&quot;dropping-particle&quot;:&quot;&quot;,&quot;family&quot;:&quot;Barros Liñán&quot;,&quot;given&quot;:&quot;CM&quot;,&quot;non-dropping-particle&quot;:&quot;&quot;,&quot;parse-names&quot;:false,&quot;suffix&quot;:&quot;&quot;},{&quot;dropping-particle&quot;:&quot;&quot;,&quot;family&quot;:&quot;Vallejo Bocanumen&quot;,&quot;given&quot;:&quot;CE&quot;,&quot;non-dropping-particle&quot;:&quot;&quot;,&quot;parse-names&quot;:false,&quot;suffix&quot;:&quot;&quot;}],&quot;id&quot;:&quot;29f3eed1-e942-5be1-ae38-3d2e1adb6b4e&quot;,&quot;issued&quot;:{&quot;date-parts&quot;:[[&quot;2021&quot;]]},&quot;publisher&quot;:&quot;Universidad de Antioquia&quot;,&quot;title&quot;:&quot;Complicaciones infecciosas en pacientes atendidos con accidente ofídico, atendidos en tres hospitales de referencia de la ciudad de Medellín, entre enero de 2018 y diciembre de 2019: estudio de corte transversal.&quot;,&quot;type&quot;:&quot;thesis&quot;,&quot;container-title-short&quot;:&quot;&quot;},&quot;uris&quot;:[&quot;http://www.mendeley.com/documents/?uuid=99de0a37-e98a-47b9-a55b-c95d57334719&quot;],&quot;isTemporary&quot;:false,&quot;legacyDesktopId&quot;:&quot;99de0a37-e98a-47b9-a55b-c95d57334719&quot;}]},{&quot;citationID&quot;:&quot;MENDELEY_CITATION_70b2c4c9-1ec8-424c-867e-65b73632bbb3&quot;,&quot;properties&quot;:{&quot;noteIndex&quot;:0},&quot;isEdited&quot;:false,&quot;manualOverride&quot;:{&quot;citeprocText&quot;:&quot;(19)&quot;,&quot;isManuallyOverridden&quot;:false,&quot;manualOverrideText&quot;:&quot;&quot;},&quot;citationTag&quot;:&quot;MENDELEY_CITATION_v3_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&quot;,&quot;citationItems&quot;:[{&quot;id&quot;:&quot;2a86bcdd-a001-5161-b0c2-0ba7c241c16a&quot;,&quot;itemData&quot;:{&quot;ISSN&quot;:&quot;20726651&quot;,&quot;PMID&quot;:&quot;32906845&quot;,&quot;abstract&quot;:&quot;Snakebites from Taiwan habus (Protobothrops mucrosquamatus) and green bamboo vipers (Viridovipera stejnegeri) account for two-thirds of all venomous snakebites in Taiwan. While there has been ongoing optimization of antivenin therapy, the proper management of superimposed bacterial wound infections is not well studied. In this Bacteriology of Infections in Taiwanese snake Envenomation (BITE) study, we investigated the prevalence of wound infection, bacteriology, and corresponding antibiotic usage in patients presenting with snakebites from these two snakes. We further developed a BITE score to evaluate the probability of wound infections and guide antibiotic usage in this patient population. All snakebite victims who presented to the emergency departments of seven training and research hospitals and received at least one vial of freeze-dried hemorrhagic antivenin between January 2001 and January 2017 were identified. Patient biodata, laboratory investigation results, and treatment modalities were retrieved. We developed our BITE score via univariate and multiple logistic regression analyses. The receiver operating characteristic (ROC) curve was plotted to evaluate the predictive performance of the BITE score. Out of 8,295,497 emergency department visits, 726 patients presented with snakebites from a Taiwan habu or a green bamboo viper. The wound infection rate was 22.45%, with seven positive wound cultures, including six polymicrobial infections. Morganella morganii, Enterococcus spp., Bacteroides fragilis, and Aeromonas hydrophila were most frequently cultured. There were no positive blood cultures. A total of 33.0% (n = 106) of snakebite patients who received prophylactic antibiotics nevertheless developed wound infections, while 44.8% (n = 73) of wound infection patients were satisfactorily treated with one of the following antibiotics: amoxicillin/clavulanic acid, oxacillin, cefazolin, and ampicillin/sulbactam. With the addition of gentamicin, the success of antibiotic therapy increased by up to 66.54%. The prognostic factors for the secondary bacterial infection of snakebites were white blood cell counts, the neutrophil lymphocyte ratio, and the need for hospital admission. The area under the ROC curve for the BITE score was 0.839. At the optimal cut-off point of 5, the BITE score had a 79.58% accuracy, 82.31% sensitivity, and 79.71% specificity when predicting infection in snakebite patients. Our BITE score may help with antibiotic stewardship by …&quot;,&quot;author&quot;:[{&quot;dropping-particle&quot;:&quot;&quot;,&quot;family&quot;:&quot;Lin&quot;,&quot;given&quot;:&quot;Chih Chuan&quot;,&quot;non-dropping-particle&quot;:&quot;&quot;,&quot;parse-names&quot;:false,&quot;suffix&quot;:&quot;&quot;},{&quot;dropping-particle&quot;:&quot;&quot;,&quot;family&quot;:&quot;Chen&quot;,&quot;given&quot;:&quot;Yen Chia&quot;,&quot;non-dropping-particle&quot;:&quot;&quot;,&quot;parse-names&quot;:false,&quot;suffix&quot;:&quot;&quot;},{&quot;dropping-particle&quot;:&quot;&quot;,&quot;family&quot;:&quot;Goh&quot;,&quot;given&quot;:&quot;Zhong Ning Leonard&quot;,&quot;non-dropping-particle&quot;:&quot;&quot;,&quot;parse-names&quot;:false,&quot;suffix&quot;:&quot;&quot;},{&quot;dropping-particle&quot;:&quot;&quot;,&quot;family&quot;:&quot;Seak&quot;,&quot;given&quot;:&quot;Chen Ken&quot;,&quot;non-dropping-particle&quot;:&quot;&quot;,&quot;parse-names&quot;:false,&quot;suffix&quot;:&quot;&quot;},{&quot;dropping-particle&quot;:&quot;&quot;,&quot;family&quot;:&quot;Seak&quot;,&quot;given&quot;:&quot;Joanna Chen Yeen&quot;,&quot;non-dropping-particle&quot;:&quot;&quot;,&quot;parse-names&quot;:false,&quot;suffix&quot;:&quot;&quot;},{&quot;dropping-particle&quot;:&quot;&quot;,&quot;family&quot;:&quot;Shi-Ying&quot;,&quot;given&quot;:&quot;Gao&quot;,&quot;non-dropping-particle&quot;:&quot;&quot;,&quot;parse-names&quot;:false,&quot;suffix&quot;:&quot;&quot;},{&quot;dropping-particle&quot;:&quot;&quot;,&quot;family&quot;:&quot;Seak&quot;,&quot;given&quot;:&quot;Chen June&quot;,&quot;non-dropping-particle&quot;:&quot;&quot;,&quot;parse-names&quot;:false,&quot;suffix&quot;:&quot;&quot;}],&quot;container-title&quot;:&quot;Toxins&quot;,&quot;id&quot;:&quot;2a86bcdd-a001-5161-b0c2-0ba7c241c16a&quot;,&quot;issued&quot;:{&quot;date-parts&quot;:[[&quot;2020&quot;]]},&quot;title&quot;:&quot;Wound infections of snakebites from the venomous protobothrops mucrosquamatus and Viridovipera stejnegeri in Taiwan: Bacteriology, antibiotic susceptibility, and predicting the need for antibiotics—A BITE Study&quot;,&quot;type&quot;:&quot;article-journal&quot;,&quot;volume&quot;:&quot;12(9):575&quot;,&quot;container-title-short&quot;:&quot;Toxins (Basel)&quot;},&quot;uris&quot;:[&quot;http://www.mendeley.com/documents/?uuid=6b300aef-1b08-499d-b5aa-e27fddad8e63&quot;],&quot;isTemporary&quot;:false,&quot;legacyDesktopId&quot;:&quot;6b300aef-1b08-499d-b5aa-e27fddad8e63&quot;}]},{&quot;citationID&quot;:&quot;MENDELEY_CITATION_d356a6e9-34ed-4aa7-9bce-69ffaa82e3f4&quot;,&quot;properties&quot;:{&quot;noteIndex&quot;:0},&quot;isEdited&quot;:false,&quot;manualOverride&quot;:{&quot;isManuallyOverridden&quot;:false,&quot;citeprocText&quot;:&quot;(93)&quot;,&quot;manualOverrideText&quot;:&quot;&quot;},&quot;citationTag&quot;:&quot;MENDELEY_CITATION_v3_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&quot;,&quot;citationItems&quot;:[{&quot;id&quot;:&quot;a029ee1a-aa66-3d48-9676-761898df5450&quot;,&quot;itemData&quot;:{&quot;type&quot;:&quot;article-journal&quot;,&quot;id&quot;:&quot;a029ee1a-aa66-3d48-9676-761898df5450&quot;,&quot;title&quot;:&quot;Calculating the sample size required for developing a clinical prediction model&quot;,&quot;author&quot;:[{&quot;family&quot;:&quot;Riley&quot;,&quot;given&quot;:&quot;Richard D.&quot;,&quot;parse-names&quot;:false,&quot;dropping-particle&quot;:&quot;&quot;,&quot;non-dropping-particle&quot;:&quot;&quot;},{&quot;family&quot;:&quot;Ensor&quot;,&quot;given&quot;:&quot;Joie&quot;,&quot;parse-names&quot;:false,&quot;dropping-particle&quot;:&quot;&quot;,&quot;non-dropping-particle&quot;:&quot;&quot;},{&quot;family&quot;:&quot;Snell&quot;,&quot;given&quot;:&quot;Kym I E&quot;,&quot;parse-names&quot;:false,&quot;dropping-particle&quot;:&quot;&quot;,&quot;non-dropping-particle&quot;:&quot;&quot;},{&quot;family&quot;:&quot;Harrell&quot;,&quot;given&quot;:&quot;Frank E.&quot;,&quot;parse-names&quot;:false,&quot;dropping-particle&quot;:&quot;&quot;,&quot;non-dropping-particle&quot;:&quot;&quot;},{&quot;family&quot;:&quot;Martin&quot;,&quot;given&quot;:&quot;Glen P.&quot;,&quot;parse-names&quot;:false,&quot;dropping-particle&quot;:&quot;&quot;,&quot;non-dropping-particle&quot;:&quot;&quot;},{&quot;family&quot;:&quot;Reitsma&quot;,&quot;given&quot;:&quot;Johannes B.&quot;,&quot;parse-names&quot;:false,&quot;dropping-particle&quot;:&quot;&quot;,&quot;non-dropping-particle&quot;:&quot;&quot;},{&quot;family&quot;:&quot;Moons&quot;,&quot;given&quot;:&quot;Karel G M&quot;,&quot;parse-names&quot;:false,&quot;dropping-particle&quot;:&quot;&quot;,&quot;non-dropping-particle&quot;:&quot;&quot;},{&quot;family&quot;:&quot;Collins&quot;,&quot;given&quot;:&quot;Gary&quot;,&quot;parse-names&quot;:false,&quot;dropping-particle&quot;:&quot;&quot;,&quot;non-dropping-particle&quot;:&quot;&quot;},{&quot;family&quot;:&quot;Smeden&quot;,&quot;given&quot;:&quot;Maarten&quot;,&quot;parse-names&quot;:false,&quot;dropping-particle&quot;:&quot;&quot;,&quot;non-dropping-particle&quot;:&quot;van&quot;}],&quot;container-title&quot;:&quot;BMJ&quot;,&quot;DOI&quot;:&quot;10.1136/bmj.m441&quot;,&quot;ISSN&quot;:&quot;1756-1833&quot;,&quot;PMID&quot;:&quot;32188600&quot;,&quot;URL&quot;:&quot;https://www.bmj.com/lookup/doi/10.1136/bmj.m441&quot;,&quot;issued&quot;:{&quot;date-parts&quot;:[[2020,3,18]]},&quot;page&quot;:&quot;m441&quot;,&quot;issue&quot;:&quot;March&quot;,&quot;volume&quot;:&quot;368&quot;,&quot;container-title-short&quot;:&quot;&quot;},&quot;isTemporary&quot;:false}]},{&quot;citationID&quot;:&quot;MENDELEY_CITATION_b4aca4e1-a978-4a17-beb3-313d8f8b3973&quot;,&quot;properties&quot;:{&quot;noteIndex&quot;:0},&quot;isEdited&quot;:false,&quot;manualOverride&quot;:{&quot;isManuallyOverridden&quot;:false,&quot;citeprocText&quot;:&quot;(95)&quot;,&quot;manualOverrideText&quot;:&quot;&quot;},&quot;citationTag&quot;:&quot;MENDELEY_CITATION_v3_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&quot;,&quot;citationItems&quot;:[{&quot;id&quot;:&quot;b5848aa8-3114-3196-a30b-1fa096ea8dcd&quot;,&quot;itemData&quot;:{&quot;type&quot;:&quot;article-journal&quot;,&quot;id&quot;:&quot;b5848aa8-3114-3196-a30b-1fa096ea8dcd&quot;,&quot;title&quot;:&quot;Distinction between two statistical terms: multivariable and multivariate logistic regression&quot;,&quot;author&quot;:[{&quot;family&quot;:&quot;Ebrahimi-Kalan&quot;,&quot;given&quot;:&quot;M&quot;,&quot;parse-names&quot;:false,&quot;dropping-particle&quot;:&quot;&quot;,&quot;non-dropping-particle&quot;:&quot;&quot;},{&quot;family&quot;:&quot;Jebai&quot;,&quot;given&quot;:&quot;R&quot;,&quot;parse-names&quot;:false,&quot;dropping-particle&quot;:&quot;&quot;,&quot;non-dropping-particle&quot;:&quot;&quot;},{&quot;family&quot;:&quot;Zarafshan&quot;,&quot;given&quot;:&quot;E&quot;,&quot;parse-names&quot;:false,&quot;dropping-particle&quot;:&quot;&quot;,&quot;non-dropping-particle&quot;:&quot;&quot;},{&quot;family&quot;:&quot;Bursac&quot;,&quot;given&quot;:&quot;Z&quot;,&quot;parse-names&quot;:false,&quot;dropping-particle&quot;:&quot;&quot;,&quot;non-dropping-particle&quot;:&quot;&quot;}],&quot;container-title&quot;:&quot;Nicotine &amp; Tobacco Research&quot;,&quot;DOI&quot;:&quot;10.1093/ntr/ntaa055&quot;,&quot;ISSN&quot;:&quot;1469-994X&quot;,&quot;PMID&quot;:&quot;32215638&quot;,&quot;URL&quot;:&quot;https://academic.oup.com/ntr/article/23/8/1446/5812038&quot;,&quot;issued&quot;:{&quot;date-parts&quot;:[[2021,8,4]]},&quot;page&quot;:&quot;1446-1447&quot;,&quot;issue&quot;:&quot;8&quot;,&quot;volume&quot;:&quot;23&quot;,&quot;container-title-short&quot;:&quot;&quot;},&quot;isTemporary&quot;:false}]},{&quot;citationID&quot;:&quot;MENDELEY_CITATION_a1c1eb2a-b303-41c6-8a83-90097372a289&quot;,&quot;properties&quot;:{&quot;noteIndex&quot;:0},&quot;isEdited&quot;:false,&quot;manualOverride&quot;:{&quot;isManuallyOverridden&quot;:false,&quot;citeprocText&quot;:&quot;(95)&quot;,&quot;manualOverrideText&quot;:&quot;&quot;},&quot;citationTag&quot;:&quot;MENDELEY_CITATION_v3_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&quot;,&quot;citationItems&quot;:[{&quot;id&quot;:&quot;b5848aa8-3114-3196-a30b-1fa096ea8dcd&quot;,&quot;itemData&quot;:{&quot;type&quot;:&quot;article-journal&quot;,&quot;id&quot;:&quot;b5848aa8-3114-3196-a30b-1fa096ea8dcd&quot;,&quot;title&quot;:&quot;Distinction between two statistical terms: multivariable and multivariate logistic regression&quot;,&quot;author&quot;:[{&quot;family&quot;:&quot;Ebrahimi-Kalan&quot;,&quot;given&quot;:&quot;M&quot;,&quot;parse-names&quot;:false,&quot;dropping-particle&quot;:&quot;&quot;,&quot;non-dropping-particle&quot;:&quot;&quot;},{&quot;family&quot;:&quot;Jebai&quot;,&quot;given&quot;:&quot;R&quot;,&quot;parse-names&quot;:false,&quot;dropping-particle&quot;:&quot;&quot;,&quot;non-dropping-particle&quot;:&quot;&quot;},{&quot;family&quot;:&quot;Zarafshan&quot;,&quot;given&quot;:&quot;E&quot;,&quot;parse-names&quot;:false,&quot;dropping-particle&quot;:&quot;&quot;,&quot;non-dropping-particle&quot;:&quot;&quot;},{&quot;family&quot;:&quot;Bursac&quot;,&quot;given&quot;:&quot;Z&quot;,&quot;parse-names&quot;:false,&quot;dropping-particle&quot;:&quot;&quot;,&quot;non-dropping-particle&quot;:&quot;&quot;}],&quot;container-title&quot;:&quot;Nicotine &amp; Tobacco Research&quot;,&quot;DOI&quot;:&quot;10.1093/ntr/ntaa055&quot;,&quot;ISSN&quot;:&quot;1469-994X&quot;,&quot;PMID&quot;:&quot;32215638&quot;,&quot;URL&quot;:&quot;https://academic.oup.com/ntr/article/23/8/1446/5812038&quot;,&quot;issued&quot;:{&quot;date-parts&quot;:[[2021,8,4]]},&quot;page&quot;:&quot;1446-1447&quot;,&quot;issue&quot;:&quot;8&quot;,&quot;volume&quot;:&quot;23&quot;,&quot;container-title-short&quot;:&quot;&quot;},&quot;isTemporary&quot;:false}]},{&quot;citationID&quot;:&quot;MENDELEY_CITATION_ab15637e-0ef6-4c57-940d-1f98c33c9755&quot;,&quot;properties&quot;:{&quot;noteIndex&quot;:0},&quot;isEdited&quot;:false,&quot;manualOverride&quot;:{&quot;isManuallyOverridden&quot;:false,&quot;citeprocText&quot;:&quot;(96)&quot;,&quot;manualOverrideText&quot;:&quot;&quot;},&quot;citationTag&quot;:&quot;MENDELEY_CITATION_v3_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&quot;,&quot;citationItems&quot;:[{&quot;id&quot;:&quot;c7d6e152-e110-3702-bab2-89f3742d4e10&quot;,&quot;itemData&quot;:{&quot;type&quot;:&quot;article-journal&quot;,&quot;id&quot;:&quot;c7d6e152-e110-3702-bab2-89f3742d4e10&quot;,&quot;title&quot;:&quot;Statistical Development and Validation of Clinical Prediction Models&quot;,&quot;author&quot;:[{&quot;family&quot;:&quot;Staffa&quot;,&quot;given&quot;:&quot;Steven J.&quot;,&quot;parse-names&quot;:false,&quot;dropping-particle&quot;:&quot;&quot;,&quot;non-dropping-particle&quot;:&quot;&quot;},{&quot;family&quot;:&quot;Zurakowski&quot;,&quot;given&quot;:&quot;David&quot;,&quot;parse-names&quot;:false,&quot;dropping-particle&quot;:&quot;&quot;,&quot;non-dropping-particle&quot;:&quot;&quot;}],&quot;container-title&quot;:&quot;Anesthesiology&quot;,&quot;container-title-short&quot;:&quot;Anesthesiology&quot;,&quot;DOI&quot;:&quot;10.1097/ALN.0000000000003871&quot;,&quot;ISBN&quot;:&quot;0000000000&quot;,&quot;ISSN&quot;:&quot;0003-3022&quot;,&quot;PMID&quot;:&quot;34330146&quot;,&quot;URL&quot;:&quot;https://pubs.asahq.org/anesthesiology/article/135/3/396/116300/Statistical-Development-and-Validation-of-Clinical&quot;,&quot;issued&quot;:{&quot;date-parts&quot;:[[2021,9,1]]},&quot;page&quot;:&quot;396-405&quot;,&quot;abstract&quot;:&quot;Summary Clinical prediction models in anesthesia and surgery research have many clinical applications including preoperative risk stratification with implications for clinical utility in decision-making, resource utilization, and costs. It is imperative that predictive algorithms and multivariable models are validated in a suitable and comprehensive way in order to establish the robustness of the model in terms of accuracy, predictive ability, reliability, and generalizability. The purpose of this article is to educate anesthesia researchers at an introductory level on important statistical concepts involved with development and validation of multivariable prediction models for a binary outcome. Methods covered include assessments of discrimination and calibration through internal and external validation. An anesthesia research publication is examined to illustrate the process and presentation of multivariable prediction model development and validation for a binary outcome. Properly assessing the statistical and clinical validity of a multivariable prediction model is essential for reassuring the generalizability and reproducibility of the published tool.&quot;,&quot;issue&quot;:&quot;3&quot;,&quot;volume&quot;:&quot;135&quot;},&quot;isTemporary&quot;:false}]},{&quot;citationID&quot;:&quot;MENDELEY_CITATION_fc3f66b5-855a-4fd1-bda9-b76aa6cf0447&quot;,&quot;properties&quot;:{&quot;noteIndex&quot;:0},&quot;isEdited&quot;:false,&quot;manualOverride&quot;:{&quot;isManuallyOverridden&quot;:false,&quot;citeprocText&quot;:&quot;(96)&quot;,&quot;manualOverrideText&quot;:&quot;&quot;},&quot;citationTag&quot;:&quot;MENDELEY_CITATION_v3_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&quot;,&quot;citationItems&quot;:[{&quot;id&quot;:&quot;c7d6e152-e110-3702-bab2-89f3742d4e10&quot;,&quot;itemData&quot;:{&quot;type&quot;:&quot;article-journal&quot;,&quot;id&quot;:&quot;c7d6e152-e110-3702-bab2-89f3742d4e10&quot;,&quot;title&quot;:&quot;Statistical Development and Validation of Clinical Prediction Models&quot;,&quot;author&quot;:[{&quot;family&quot;:&quot;Staffa&quot;,&quot;given&quot;:&quot;Steven J.&quot;,&quot;parse-names&quot;:false,&quot;dropping-particle&quot;:&quot;&quot;,&quot;non-dropping-particle&quot;:&quot;&quot;},{&quot;family&quot;:&quot;Zurakowski&quot;,&quot;given&quot;:&quot;David&quot;,&quot;parse-names&quot;:false,&quot;dropping-particle&quot;:&quot;&quot;,&quot;non-dropping-particle&quot;:&quot;&quot;}],&quot;container-title&quot;:&quot;Anesthesiology&quot;,&quot;container-title-short&quot;:&quot;Anesthesiology&quot;,&quot;DOI&quot;:&quot;10.1097/ALN.0000000000003871&quot;,&quot;ISBN&quot;:&quot;0000000000&quot;,&quot;ISSN&quot;:&quot;0003-3022&quot;,&quot;PMID&quot;:&quot;34330146&quot;,&quot;URL&quot;:&quot;https://pubs.asahq.org/anesthesiology/article/135/3/396/116300/Statistical-Development-and-Validation-of-Clinical&quot;,&quot;issued&quot;:{&quot;date-parts&quot;:[[2021,9,1]]},&quot;page&quot;:&quot;396-405&quot;,&quot;abstract&quot;:&quot;Summary Clinical prediction models in anesthesia and surgery research have many clinical applications including preoperative risk stratification with implications for clinical utility in decision-making, resource utilization, and costs. It is imperative that predictive algorithms and multivariable models are validated in a suitable and comprehensive way in order to establish the robustness of the model in terms of accuracy, predictive ability, reliability, and generalizability. The purpose of this article is to educate anesthesia researchers at an introductory level on important statistical concepts involved with development and validation of multivariable prediction models for a binary outcome. Methods covered include assessments of discrimination and calibration through internal and external validation. An anesthesia research publication is examined to illustrate the process and presentation of multivariable prediction model development and validation for a binary outcome. Properly assessing the statistical and clinical validity of a multivariable prediction model is essential for reassuring the generalizability and reproducibility of the published tool.&quot;,&quot;issue&quot;:&quot;3&quot;,&quot;volume&quot;:&quot;135&quot;},&quot;isTemporary&quot;:false}]},{&quot;citationID&quot;:&quot;MENDELEY_CITATION_ae478f9f-0c65-419b-a2da-07f7b9573d83&quot;,&quot;properties&quot;:{&quot;noteIndex&quot;:0},&quot;isEdited&quot;:false,&quot;manualOverride&quot;:{&quot;isManuallyOverridden&quot;:false,&quot;citeprocText&quot;:&quot;(97)&quot;,&quot;manualOverrideText&quot;:&quot;&quot;},&quot;citationTag&quot;:&quot;MENDELEY_CITATION_v3_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&quot;,&quot;citationItems&quot;:[{&quot;id&quot;:&quot;d433aa11-f089-3449-a05a-e614b53fefcd&quot;,&quot;itemData&quot;:{&quot;type&quot;:&quot;article-journal&quot;,&quot;id&quot;:&quot;d433aa11-f089-3449-a05a-e614b53fefcd&quot;,&quot;title&quot;:&quot;Minimum sample size for developing a multivariable prediction model: PART II - binary and time-to-event outcomes&quot;,&quot;author&quot;:[{&quot;family&quot;:&quot;Riley&quot;,&quot;given&quot;:&quot;Richard D.&quot;,&quot;parse-names&quot;:false,&quot;dropping-particle&quot;:&quot;&quot;,&quot;non-dropping-particle&quot;:&quot;&quot;},{&quot;family&quot;:&quot;Snell&quot;,&quot;given&quot;:&quot;Kym I.E.&quot;,&quot;parse-names&quot;:false,&quot;dropping-particle&quot;:&quot;&quot;,&quot;non-dropping-particle&quot;:&quot;&quot;},{&quot;family&quot;:&quot;Ensor&quot;,&quot;given&quot;:&quot;Joie&quot;,&quot;parse-names&quot;:false,&quot;dropping-particle&quot;:&quot;&quot;,&quot;non-dropping-particle&quot;:&quot;&quot;},{&quot;family&quot;:&quot;Burke&quot;,&quot;given&quot;:&quot;Danielle L.&quot;,&quot;parse-names&quot;:false,&quot;dropping-particle&quot;:&quot;&quot;,&quot;non-dropping-particle&quot;:&quot;&quot;},{&quot;family&quot;:&quot;Harrell&quot;,&quot;given&quot;:&quot;Frank E.&quot;,&quot;parse-names&quot;:false,&quot;dropping-particle&quot;:&quot;&quot;,&quot;non-dropping-particle&quot;:&quot;&quot;},{&quot;family&quot;:&quot;Moons&quot;,&quot;given&quot;:&quot;Karel G.M.&quot;,&quot;parse-names&quot;:false,&quot;dropping-particle&quot;:&quot;&quot;,&quot;non-dropping-particle&quot;:&quot;&quot;},{&quot;family&quot;:&quot;Collins&quot;,&quot;given&quot;:&quot;Gary S.&quot;,&quot;parse-names&quot;:false,&quot;dropping-particle&quot;:&quot;&quot;,&quot;non-dropping-particle&quot;:&quot;&quot;}],&quot;container-title&quot;:&quot;Statistics in Medicine&quot;,&quot;container-title-short&quot;:&quot;Stat Med&quot;,&quot;DOI&quot;:&quot;10.1002/sim.7992&quot;,&quot;ISSN&quot;:&quot;10970258&quot;,&quot;PMID&quot;:&quot;30357870&quot;,&quot;issued&quot;:{&quot;date-parts&quot;:[[2019]]},&quot;page&quot;:&quot;1276-1296&quot;,&quot;abstract&quot;:&quot;When designing a study to develop a new prediction model with binary or time-to-event outcomes, researchers should ensure their sample size is adequate in terms of the number of participants (n) and outcome events (E) relative to the number of predictor parameters (p) considered for inclusion. We propose that the minimum values of n and E (and subsequently the minimum number of events per predictor parameter, EPP) should be calculated to meet the following three criteria: (i) small optimism in predictor effect estimates as defined by a global shrinkage factor of ≥0.9, (ii) small absolute difference of ≤ 0.05 in the model's apparent and adjusted Nagelkerke's R2, and (iii) precise estimation of the overall risk in the population. Criteria (i) and (ii) aim to reduce overfitting conditional on a chosen p, and require prespecification of the model's anticipated Cox-Snell R2, which we show can be obtained from previous studies. The values of n and E that meet all three criteria provides the minimum sample size required for model development. Upon application of our approach, a new diagnostic model for Chagas disease requires an EPP of at least 4.8 and a new prognostic model for recurrent venous thromboembolism requires an EPP of at least 23. This reinforces why rules of thumb (eg, 10 EPP) should be avoided. Researchers might additionally ensure the sample size gives precise estimates of key predictor effects; this is especially important when key categorical predictors have few events in some categories, as this may substantially increase the numbers required.&quot;,&quot;issue&quot;:&quot;7&quot;,&quot;volume&quot;:&quot;38&quot;},&quot;isTemporary&quot;:false}]},{&quot;citationID&quot;:&quot;MENDELEY_CITATION_144cb7de-5e69-4c5b-b688-0d1b78d42211&quot;,&quot;properties&quot;:{&quot;noteIndex&quot;:0},&quot;isEdited&quot;:false,&quot;manualOverride&quot;:{&quot;isManuallyOverridden&quot;:false,&quot;citeprocText&quot;:&quot;(98)&quot;,&quot;manualOverrideText&quot;:&quot;&quot;},&quot;citationTag&quot;:&quot;MENDELEY_CITATION_v3_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&quot;,&quot;citationItems&quot;:[{&quot;id&quot;:&quot;bbac23aa-0d5f-36a6-9d8a-dfe917657791&quot;,&quot;itemData&quot;:{&quot;type&quot;:&quot;article-journal&quot;,&quot;id&quot;:&quot;bbac23aa-0d5f-36a6-9d8a-dfe917657791&quot;,&quot;title&quot;:&quot;Evaluation of clinical prediction models (part 1): from development to external validation&quot;,&quot;author&quot;:[{&quot;family&quot;:&quot;Collins&quot;,&quot;given&quot;:&quot;Gary S.&quot;,&quot;parse-names&quot;:false,&quot;dropping-particle&quot;:&quot;&quot;,&quot;non-dropping-particle&quot;:&quot;&quot;},{&quot;family&quot;:&quot;Dhiman&quot;,&quot;given&quot;:&quot;Paula&quot;,&quot;parse-names&quot;:false,&quot;dropping-particle&quot;:&quot;&quot;,&quot;non-dropping-particle&quot;:&quot;&quot;},{&quot;family&quot;:&quot;Ma&quot;,&quot;given&quot;:&quot;Jie&quot;,&quot;parse-names&quot;:false,&quot;dropping-particle&quot;:&quot;&quot;,&quot;non-dropping-particle&quot;:&quot;&quot;},{&quot;family&quot;:&quot;Schlussel&quot;,&quot;given&quot;:&quot;Michael M.&quot;,&quot;parse-names&quot;:false,&quot;dropping-particle&quot;:&quot;&quot;,&quot;non-dropping-particle&quot;:&quot;&quot;},{&quot;family&quot;:&quot;Archer&quot;,&quot;given&quot;:&quot;Lucinda&quot;,&quot;parse-names&quot;:false,&quot;dropping-particle&quot;:&quot;&quot;,&quot;non-dropping-particle&quot;:&quot;&quot;},{&quot;family&quot;:&quot;Calster&quot;,&quot;given&quot;:&quot;Ben&quot;,&quot;parse-names&quot;:false,&quot;dropping-particle&quot;:&quot;&quot;,&quot;non-dropping-particle&quot;:&quot;Van&quot;},{&quot;family&quot;:&quot;Harrell&quot;,&quot;given&quot;:&quot;Frank E.&quot;,&quot;parse-names&quot;:false,&quot;dropping-particle&quot;:&quot;&quot;,&quot;non-dropping-particle&quot;:&quot;&quot;},{&quot;family&quot;:&quot;Martin&quot;,&quot;given&quot;:&quot;Glen P.&quot;,&quot;parse-names&quot;:false,&quot;dropping-particle&quot;:&quot;&quot;,&quot;non-dropping-particle&quot;:&quot;&quot;},{&quot;family&quot;:&quot;Moons&quot;,&quot;given&quot;:&quot;Karel G M&quot;,&quot;parse-names&quot;:false,&quot;dropping-particle&quot;:&quot;&quot;,&quot;non-dropping-particle&quot;:&quot;&quot;},{&quot;family&quot;:&quot;Smeden&quot;,&quot;given&quot;:&quot;Maarten&quot;,&quot;parse-names&quot;:false,&quot;dropping-particle&quot;:&quot;&quot;,&quot;non-dropping-particle&quot;:&quot;van&quot;},{&quot;family&quot;:&quot;Sperrin&quot;,&quot;given&quot;:&quot;Matthew&quot;,&quot;parse-names&quot;:false,&quot;dropping-particle&quot;:&quot;&quot;,&quot;non-dropping-particle&quot;:&quot;&quot;},{&quot;family&quot;:&quot;Bullock&quot;,&quot;given&quot;:&quot;Garrett S.&quot;,&quot;parse-names&quot;:false,&quot;dropping-particle&quot;:&quot;&quot;,&quot;non-dropping-particle&quot;:&quot;&quot;},{&quot;family&quot;:&quot;Riley&quot;,&quot;given&quot;:&quot;Richard D.&quot;,&quot;parse-names&quot;:false,&quot;dropping-particle&quot;:&quot;&quot;,&quot;non-dropping-particle&quot;:&quot;&quot;}],&quot;container-title&quot;:&quot;BMJ&quot;,&quot;DOI&quot;:&quot;10.1136/bmj-2023-074819&quot;,&quot;ISBN&quot;:&quot;2023074819&quot;,&quot;ISSN&quot;:&quot;1756-1833&quot;,&quot;PMID&quot;:&quot;38191193&quot;,&quot;URL&quot;:&quot;https://www.bmj.com/lookup/doi/10.1136/bmj-2023-074819&quot;,&quot;issued&quot;:{&quot;date-parts&quot;:[[2024,1,8]]},&quot;page&quot;:&quot;e074819&quot;,&quot;abstract&quot;:&quot;Evaluating the performance of a clinical prediction model is crucial to establish its predictive accuracy in the populations and settings intended for use. In this article, the first in a three part series, Collins and colleagues describe the importance of a meaningful evaluation using internal, internal-external, and external validation, as well as exploring heterogeneity, fairness, and generalisability in model performance.&quot;,&quot;issue&quot;:&quot;part 1&quot;,&quot;container-title-short&quot;:&quot;&quot;},&quot;isTemporary&quot;:false}]},{&quot;citationID&quot;:&quot;MENDELEY_CITATION_37b39dda-5053-446c-8e2f-6fb96eadafd7&quot;,&quot;properties&quot;:{&quot;noteIndex&quot;:0},&quot;isEdited&quot;:false,&quot;manualOverride&quot;:{&quot;isManuallyOverridden&quot;:false,&quot;citeprocText&quot;:&quot;(99)&quot;,&quot;manualOverrideText&quot;:&quot;&quot;},&quot;citationTag&quot;:&quot;MENDELEY_CITATION_v3_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&quot;,&quot;citationItems&quot;:[{&quot;id&quot;:&quot;dedd15ce-b4b3-3855-9e8b-41ba4650752c&quot;,&quot;itemData&quot;:{&quot;type&quot;:&quot;article&quot;,&quot;id&quot;:&quot;dedd15ce-b4b3-3855-9e8b-41ba4650752c&quot;,&quot;title&quot;:&quot;Regression Modeling Strategies - Package ‘rms’&quot;,&quot;author&quot;:[{&quot;family&quot;:&quot;Harrell Jr&quot;,&quot;given&quot;:&quot;FE&quot;,&quot;parse-names&quot;:false,&quot;dropping-particle&quot;:&quot;&quot;,&quot;non-dropping-particle&quot;:&quot;&quot;}],&quot;number&quot;:&quot;6.8-0&quot;,&quot;URL&quot;:&quot;https://cran.r-project.org/web/packages/rms/rms.pdf&quot;,&quot;issued&quot;:{&quot;date-parts&quot;:[[2024]]},&quot;container-title-short&quot;:&quot;&quot;},&quot;isTemporary&quot;:false}]},{&quot;citationID&quot;:&quot;MENDELEY_CITATION_21eab375-095c-42bb-b2cf-88e85b1dab34&quot;,&quot;properties&quot;:{&quot;noteIndex&quot;:0},&quot;isEdited&quot;:false,&quot;manualOverride&quot;:{&quot;isManuallyOverridden&quot;:false,&quot;citeprocText&quot;:&quot;(93)&quot;,&quot;manualOverrideText&quot;:&quot;&quot;},&quot;citationTag&quot;:&quot;MENDELEY_CITATION_v3_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&quot;,&quot;citationItems&quot;:[{&quot;id&quot;:&quot;a029ee1a-aa66-3d48-9676-761898df5450&quot;,&quot;itemData&quot;:{&quot;type&quot;:&quot;article-journal&quot;,&quot;id&quot;:&quot;a029ee1a-aa66-3d48-9676-761898df5450&quot;,&quot;title&quot;:&quot;Calculating the sample size required for developing a clinical prediction model&quot;,&quot;author&quot;:[{&quot;family&quot;:&quot;Riley&quot;,&quot;given&quot;:&quot;Richard D.&quot;,&quot;parse-names&quot;:false,&quot;dropping-particle&quot;:&quot;&quot;,&quot;non-dropping-particle&quot;:&quot;&quot;},{&quot;family&quot;:&quot;Ensor&quot;,&quot;given&quot;:&quot;Joie&quot;,&quot;parse-names&quot;:false,&quot;dropping-particle&quot;:&quot;&quot;,&quot;non-dropping-particle&quot;:&quot;&quot;},{&quot;family&quot;:&quot;Snell&quot;,&quot;given&quot;:&quot;Kym I E&quot;,&quot;parse-names&quot;:false,&quot;dropping-particle&quot;:&quot;&quot;,&quot;non-dropping-particle&quot;:&quot;&quot;},{&quot;family&quot;:&quot;Harrell&quot;,&quot;given&quot;:&quot;Frank E.&quot;,&quot;parse-names&quot;:false,&quot;dropping-particle&quot;:&quot;&quot;,&quot;non-dropping-particle&quot;:&quot;&quot;},{&quot;family&quot;:&quot;Martin&quot;,&quot;given&quot;:&quot;Glen P.&quot;,&quot;parse-names&quot;:false,&quot;dropping-particle&quot;:&quot;&quot;,&quot;non-dropping-particle&quot;:&quot;&quot;},{&quot;family&quot;:&quot;Reitsma&quot;,&quot;given&quot;:&quot;Johannes B.&quot;,&quot;parse-names&quot;:false,&quot;dropping-particle&quot;:&quot;&quot;,&quot;non-dropping-particle&quot;:&quot;&quot;},{&quot;family&quot;:&quot;Moons&quot;,&quot;given&quot;:&quot;Karel G M&quot;,&quot;parse-names&quot;:false,&quot;dropping-particle&quot;:&quot;&quot;,&quot;non-dropping-particle&quot;:&quot;&quot;},{&quot;family&quot;:&quot;Collins&quot;,&quot;given&quot;:&quot;Gary&quot;,&quot;parse-names&quot;:false,&quot;dropping-particle&quot;:&quot;&quot;,&quot;non-dropping-particle&quot;:&quot;&quot;},{&quot;family&quot;:&quot;Smeden&quot;,&quot;given&quot;:&quot;Maarten&quot;,&quot;parse-names&quot;:false,&quot;dropping-particle&quot;:&quot;&quot;,&quot;non-dropping-particle&quot;:&quot;van&quot;}],&quot;container-title&quot;:&quot;BMJ&quot;,&quot;DOI&quot;:&quot;10.1136/bmj.m441&quot;,&quot;ISSN&quot;:&quot;1756-1833&quot;,&quot;PMID&quot;:&quot;32188600&quot;,&quot;URL&quot;:&quot;https://www.bmj.com/lookup/doi/10.1136/bmj.m441&quot;,&quot;issued&quot;:{&quot;date-parts&quot;:[[2020,3,18]]},&quot;page&quot;:&quot;m441&quot;,&quot;issue&quot;:&quot;March&quot;,&quot;volume&quot;:&quot;368&quot;,&quot;container-title-short&quot;:&quot;&quot;},&quot;isTemporary&quot;:false}]},{&quot;citationID&quot;:&quot;MENDELEY_CITATION_ac6d7830-8b20-43e8-b539-58cbc2bf4a7c&quot;,&quot;properties&quot;:{&quot;noteIndex&quot;:0},&quot;isEdited&quot;:false,&quot;manualOverride&quot;:{&quot;citeprocText&quot;:&quot;(57)&quot;,&quot;isManuallyOverridden&quot;:false,&quot;manualOverrideText&quot;:&quot;&quot;},&quot;citationTag&quot;:&quot;MENDELEY_CITATION_v3_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&quot;,&quot;citationItems&quot;:[{&quot;id&quot;:&quot;94f2ee6b-93ae-5969-b76d-703540e73f2a&quot;,&quot;itemData&quot;:{&quot;ISBN&quot;:&quot;9789585401334&quot;,&quot;author&quot;:[{&quot;dropping-particle&quot;:&quot;&quot;,&quot;family&quot;:&quot;Rodríguez Vargas&quot;,&quot;given&quot;:&quot;A&quot;,&quot;non-dropping-particle&quot;:&quot;&quot;,&quot;parse-names&quot;:false,&quot;suffix&quot;:&quot;&quot;}],&quot;container-title&quot;:&quot;Guía para el Manejo de Emergencias Toxicológicas - Ministerio de Salud y la Protección Social Colombia&quot;,&quot;id&quot;:&quot;94f2ee6b-93ae-5969-b76d-703540e73f2a&quot;,&quot;issued&quot;:{&quot;date-parts&quot;:[[&quot;2017&quot;]]},&quot;number-of-pages&quot;:&quot;499 - 507&quot;,&quot;title&quot;:&quot;Accidente ofídico&quot;,&quot;type&quot;:&quot;book&quot;,&quot;container-title-short&quot;:&quot;&quot;},&quot;uris&quot;:[&quot;http://www.mendeley.com/documents/?uuid=9035eb5e-e618-4186-bb06-885028bc7bc2&quot;],&quot;isTemporary&quot;:false,&quot;legacyDesktopId&quot;:&quot;9035eb5e-e618-4186-bb06-885028bc7bc2&quot;}]},{&quot;citationID&quot;:&quot;MENDELEY_CITATION_b659153c-8f7b-41f0-9789-dcf97fa19085&quot;,&quot;properties&quot;:{&quot;noteIndex&quot;:0},&quot;isEdited&quot;:false,&quot;manualOverride&quot;:{&quot;citeprocText&quot;:&quot;(23,40)&quot;,&quot;isManuallyOverridden&quot;:false,&quot;manualOverrideText&quot;:&quot;&quot;},&quot;citationTag&quot;:&quot;MENDELEY_CITATION_v3_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&quot;,&quot;citationItems&quot;:[{&quot;id&quot;:&quot;e48a7fee-99b1-56e0-97a3-ec0d8d582267&quot;,&quot;itemData&quot;:{&quot;ISSN&quot;:&quot;22027114&quot;,&quot;PMID&quot;:&quot;29261244&quot;,&quot;author&quot;:[{&quot;dropping-particle&quot;:&quot;&quot;,&quot;family&quot;:&quot;Swanson&quot;,&quot;given&quot;:&quot;T&quot;,&quot;non-dropping-particle&quot;:&quot;&quot;,&quot;parse-names&quot;:false,&quot;suffix&quot;:&quot;&quot;},{&quot;dropping-particle&quot;:&quot;&quot;,&quot;family&quot;:&quot;Angel&quot;,&quot;given&quot;:&quot;D&quot;,&quot;non-dropping-particle&quot;:&quot;&quot;,&quot;parse-names&quot;:false,&quot;suffix&quot;:&quot;&quot;}],&quot;container-title&quot;:&quot;Wounds International&quot;,&quot;id&quot;:&quot;e48a7fee-99b1-56e0-97a3-ec0d8d582267&quot;,&quot;issue&quot;:&quot;8&quot;,&quot;issued&quot;:{&quot;date-parts&quot;:[[&quot;2022&quot;]]},&quot;page&quot;:&quot;1-59&quot;,&quot;title&quot;:&quot;International Wound Infection Institute (IWII). Wound Infection in Clinical Practice.&quot;,&quot;type&quot;:&quot;article-journal&quot;,&quot;volume&quot;:&quot;24&quot;,&quot;container-title-short&quot;:&quot;&quot;},&quot;uris&quot;:[&quot;http://www.mendeley.com/documents/?uuid=4bf230e3-18f6-4b18-87b1-fc59a52d5928&quot;],&quot;isTemporary&quot;:false,&quot;legacyDesktopId&quot;:&quot;4bf230e3-18f6-4b18-87b1-fc59a52d5928&quot;},{&quot;id&quot;:&quot;a49fec55-9f3c-5261-b950-740745895d0c&quot;,&quot;itemData&quot;:{&quot;DOI&quot;:&quot;10.1089/wound.2019.1103&quot;,&quot;ISSN&quot;:&quot;21621934&quot;,&quot;PMID&quot;:&quot;32496977&quot;,&quot;abstract&quot;:&quot;Significance: Infections can significantly delay the healing process in chronic wounds, placing an enormous economic burden on health care resources. Identification of infection biomarkers and imaging modalities to observe and quantify them has seen progress over the years. Recent Advances: Traditionally, clinicians determine the presence of infection through visual observation of wounds and confirm their diagnosis through wound culture. Many laboratory markers, including C-reactive protein, procalcitonin, presepsin, and bacterial protease activity, have been quantified to assist diagnosis of infection. Moreover, imaging modalities like plain radiography, computed tomography, magnetic resonance imaging, ultrasound imaging, spatial frequency domain imaging, thermography, autofluorescence imaging, and biosensors have emerged for real-time wound infection diagnosis and showed their unique advantages in deeper wound infection diagnosis. Critical Issues: While traditional diagnostic approaches provide valuable information, they are time-consuming and depend on clinicians' experiences. There is a need for noninvasive wound infection diagnostics that are highly specific, rapid, and accurate, and do not require extensive training. Future Directions: While innovative diagnostics utilizing various imaging instrumentation are being developed, new biomarkers have been investigated as potential indicators for wound infection. Products may be developed to either qualitatively or quantitatively measure these biomarkers. This review summarizes and compares all available diagnostics for wound infection, including those currently used in clinics and still under development. This review could serve as a valuable resource for clinicians treating wound infections as well as patients and wound care providers who would like to be informed of the recent developments.&quot;,&quot;author&quot;:[{&quot;dropping-particle&quot;:&quot;&quot;,&quot;family&quot;:&quot;Li&quot;,&quot;given&quot;:&quot;Shuxin&quot;,&quot;non-dropping-particle&quot;:&quot;&quot;,&quot;parse-names&quot;:false,&quot;suffix&quot;:&quot;&quot;},{&quot;dropping-particle&quot;:&quot;&quot;,&quot;family&quot;:&quot;Renick&quot;,&quot;given&quot;:&quot;Paul&quot;,&quot;non-dropping-particle&quot;:&quot;&quot;,&quot;parse-names&quot;:false,&quot;suffix&quot;:&quot;&quot;},{&quot;dropping-particle&quot;:&quot;&quot;,&quot;family&quot;:&quot;Senkowsky&quot;,&quot;given&quot;:&quot;Jon&quot;,&quot;non-dropping-particle&quot;:&quot;&quot;,&quot;parse-names&quot;:false,&quot;suffix&quot;:&quot;&quot;},{&quot;dropping-particle&quot;:&quot;&quot;,&quot;family&quot;:&quot;Nair&quot;,&quot;given&quot;:&quot;Ashwin&quot;,&quot;non-dropping-particle&quot;:&quot;&quot;,&quot;parse-names&quot;:false,&quot;suffix&quot;:&quot;&quot;},{&quot;dropping-particle&quot;:&quot;&quot;,&quot;family&quot;:&quot;Tang&quot;,&quot;given&quot;:&quot;Liping&quot;,&quot;non-dropping-particle&quot;:&quot;&quot;,&quot;parse-names&quot;:false,&quot;suffix&quot;:&quot;&quot;}],&quot;container-title&quot;:&quot;Advances in Wound Care&quot;,&quot;id&quot;:&quot;a49fec55-9f3c-5261-b950-740745895d0c&quot;,&quot;issue&quot;:&quot;6&quot;,&quot;issued&quot;:{&quot;date-parts&quot;:[[&quot;2021&quot;]]},&quot;page&quot;:&quot;317-327&quot;,&quot;title&quot;:&quot;Diagnostics for Wound Infections&quot;,&quot;type&quot;:&quot;article-journal&quot;,&quot;volume&quot;:&quot;10&quot;,&quot;container-title-short&quot;:&quot;Adv Wound Care (New Rochelle)&quot;},&quot;uris&quot;:[&quot;http://www.mendeley.com/documents/?uuid=f08dd83c-b957-436c-a210-1e5eaa20db47&quot;],&quot;isTemporary&quot;:false,&quot;legacyDesktopId&quot;:&quot;f08dd83c-b957-436c-a210-1e5eaa20db47&quot;}]},{&quot;citationID&quot;:&quot;MENDELEY_CITATION_f9b226f4-b0c1-468e-89f6-fcf205d400de&quot;,&quot;properties&quot;:{&quot;noteIndex&quot;:0},&quot;isEdited&quot;:false,&quot;manualOverride&quot;:{&quot;isManuallyOverridden&quot;:false,&quot;citeprocText&quot;:&quot;(66)&quot;,&quot;manualOverrideText&quot;:&quot;&quot;},&quot;citationTag&quot;:&quot;MENDELEY_CITATION_v3_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&quot;,&quot;citationItems&quot;:[{&quot;id&quot;:&quot;402b0c20-c114-32ee-9f8d-39a953419b3e&quot;,&quot;itemData&quot;:{&quot;type&quot;:&quot;article-journal&quot;,&quot;id&quot;:&quot;402b0c20-c114-32ee-9f8d-39a953419b3e&quot;,&quot;title&quot;:&quot;Cellulitis&quot;,&quot;author&quot;:[{&quot;family&quot;:&quot;Raff&quot;,&quot;given&quot;:&quot;Adam B.&quot;,&quot;parse-names&quot;:false,&quot;dropping-particle&quot;:&quot;&quot;,&quot;non-dropping-particle&quot;:&quot;&quot;},{&quot;family&quot;:&quot;Kroshinsky&quot;,&quot;given&quot;:&quot;Daniela&quot;,&quot;parse-names&quot;:false,&quot;dropping-particle&quot;:&quot;&quot;,&quot;non-dropping-particle&quot;:&quot;&quot;}],&quot;container-title&quot;:&quot;JAMA&quot;,&quot;container-title-short&quot;:&quot;JAMA&quot;,&quot;DOI&quot;:&quot;10.1001/jama.2016.8825&quot;,&quot;ISSN&quot;:&quot;0098-7484&quot;,&quot;PMID&quot;:&quot;27434444&quot;,&quot;URL&quot;:&quot;http://jama.jamanetwork.com/article.aspx?doi=10.1001/jama.2016.8825&quot;,&quot;issued&quot;:{&quot;date-parts&quot;:[[2016,7,19]]},&quot;page&quot;:&quot;325&quot;,&quot;abstract&quot;:&quot;IMPORTANCE: Cellulitis is an infection of the deep dermis and subcutaneous tissue, presenting with expanding erythema, warmth, tenderness, and swelling. Cellulitis is a common global health burden, with more than 650 000 admissions per year in the United States alone. OBSERVATIONS: In the United States, an estimated 14.5 million cases annually of cellulitis account for $3.7 billion in ambulatory care costs alone. The majority of cases of cellulitis are nonculturable and therefore the causative bacteria are unknown. In the 15% of cellulitis cases in which organisms are identified, most are due to β-hemolytic Streptococcus and Staphylococcus aureus. There are no effective diagnostic modalities, and many clinical conditions appear similar. Treatment of primary and recurrent cellulitis should initially cover Streptococcus and methicillin-sensitive S aureus, with expansion for methicillin-resistant S aureus (MRSA) in cases of cellulitis associated with specific risk factors, such as athletes, children, men who have sex with men, prisoners, military recruits, residents of long-term care facilities, those with prior MRSA exposure, and intravenous drug users. Five days of treatment is sufficient with extension if symptoms are not improved. Addressing predisposing factors can minimize risk of recurrence. CONCLUSIONS AND RELEVANCE: The diagnosis of cellulitis is based primarily on history and physical examination. Treatment of uncomplicated cellulitis should be directed against Streptococcus and methicillin-sensitive S aureus. Failure to improve with appropriate first-line antibiotics should prompt consideration for resistant organisms, secondary conditions that mimic cellulitis, or underlying complicating conditions such as immunosuppression, chronic liver disease, or chronic kidney disease.&quot;,&quot;issue&quot;:&quot;3&quot;,&quot;volume&quot;:&quot;316&quot;},&quot;isTemporary&quot;:false}]},{&quot;citationID&quot;:&quot;MENDELEY_CITATION_21890730-a3b8-4439-8b9b-d944f3693746&quot;,&quot;properties&quot;:{&quot;noteIndex&quot;:0},&quot;isEdited&quot;:false,&quot;manualOverride&quot;:{&quot;citeprocText&quot;:&quot;(23,40)&quot;,&quot;isManuallyOverridden&quot;:false,&quot;manualOverrideText&quot;:&quot;&quot;},&quot;citationTag&quot;:&quot;MENDELEY_CITATION_v3_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&quot;,&quot;citationItems&quot;:[{&quot;id&quot;:&quot;e48a7fee-99b1-56e0-97a3-ec0d8d582267&quot;,&quot;itemData&quot;:{&quot;ISSN&quot;:&quot;22027114&quot;,&quot;PMID&quot;:&quot;29261244&quot;,&quot;author&quot;:[{&quot;dropping-particle&quot;:&quot;&quot;,&quot;family&quot;:&quot;Swanson&quot;,&quot;given&quot;:&quot;T&quot;,&quot;non-dropping-particle&quot;:&quot;&quot;,&quot;parse-names&quot;:false,&quot;suffix&quot;:&quot;&quot;},{&quot;dropping-particle&quot;:&quot;&quot;,&quot;family&quot;:&quot;Angel&quot;,&quot;given&quot;:&quot;D&quot;,&quot;non-dropping-particle&quot;:&quot;&quot;,&quot;parse-names&quot;:false,&quot;suffix&quot;:&quot;&quot;}],&quot;container-title&quot;:&quot;Wounds International&quot;,&quot;id&quot;:&quot;e48a7fee-99b1-56e0-97a3-ec0d8d582267&quot;,&quot;issue&quot;:&quot;8&quot;,&quot;issued&quot;:{&quot;date-parts&quot;:[[&quot;2022&quot;]]},&quot;page&quot;:&quot;1-59&quot;,&quot;title&quot;:&quot;International Wound Infection Institute (IWII). Wound Infection in Clinical Practice.&quot;,&quot;type&quot;:&quot;article-journal&quot;,&quot;volume&quot;:&quot;24&quot;,&quot;container-title-short&quot;:&quot;&quot;},&quot;uris&quot;:[&quot;http://www.mendeley.com/documents/?uuid=4bf230e3-18f6-4b18-87b1-fc59a52d5928&quot;],&quot;isTemporary&quot;:false,&quot;legacyDesktopId&quot;:&quot;4bf230e3-18f6-4b18-87b1-fc59a52d5928&quot;},{&quot;id&quot;:&quot;a49fec55-9f3c-5261-b950-740745895d0c&quot;,&quot;itemData&quot;:{&quot;DOI&quot;:&quot;10.1089/wound.2019.1103&quot;,&quot;ISSN&quot;:&quot;21621934&quot;,&quot;PMID&quot;:&quot;32496977&quot;,&quot;abstract&quot;:&quot;Significance: Infections can significantly delay the healing process in chronic wounds, placing an enormous economic burden on health care resources. Identification of infection biomarkers and imaging modalities to observe and quantify them has seen progress over the years. Recent Advances: Traditionally, clinicians determine the presence of infection through visual observation of wounds and confirm their diagnosis through wound culture. Many laboratory markers, including C-reactive protein, procalcitonin, presepsin, and bacterial protease activity, have been quantified to assist diagnosis of infection. Moreover, imaging modalities like plain radiography, computed tomography, magnetic resonance imaging, ultrasound imaging, spatial frequency domain imaging, thermography, autofluorescence imaging, and biosensors have emerged for real-time wound infection diagnosis and showed their unique advantages in deeper wound infection diagnosis. Critical Issues: While traditional diagnostic approaches provide valuable information, they are time-consuming and depend on clinicians' experiences. There is a need for noninvasive wound infection diagnostics that are highly specific, rapid, and accurate, and do not require extensive training. Future Directions: While innovative diagnostics utilizing various imaging instrumentation are being developed, new biomarkers have been investigated as potential indicators for wound infection. Products may be developed to either qualitatively or quantitatively measure these biomarkers. This review summarizes and compares all available diagnostics for wound infection, including those currently used in clinics and still under development. This review could serve as a valuable resource for clinicians treating wound infections as well as patients and wound care providers who would like to be informed of the recent developments.&quot;,&quot;author&quot;:[{&quot;dropping-particle&quot;:&quot;&quot;,&quot;family&quot;:&quot;Li&quot;,&quot;given&quot;:&quot;Shuxin&quot;,&quot;non-dropping-particle&quot;:&quot;&quot;,&quot;parse-names&quot;:false,&quot;suffix&quot;:&quot;&quot;},{&quot;dropping-particle&quot;:&quot;&quot;,&quot;family&quot;:&quot;Renick&quot;,&quot;given&quot;:&quot;Paul&quot;,&quot;non-dropping-particle&quot;:&quot;&quot;,&quot;parse-names&quot;:false,&quot;suffix&quot;:&quot;&quot;},{&quot;dropping-particle&quot;:&quot;&quot;,&quot;family&quot;:&quot;Senkowsky&quot;,&quot;given&quot;:&quot;Jon&quot;,&quot;non-dropping-particle&quot;:&quot;&quot;,&quot;parse-names&quot;:false,&quot;suffix&quot;:&quot;&quot;},{&quot;dropping-particle&quot;:&quot;&quot;,&quot;family&quot;:&quot;Nair&quot;,&quot;given&quot;:&quot;Ashwin&quot;,&quot;non-dropping-particle&quot;:&quot;&quot;,&quot;parse-names&quot;:false,&quot;suffix&quot;:&quot;&quot;},{&quot;dropping-particle&quot;:&quot;&quot;,&quot;family&quot;:&quot;Tang&quot;,&quot;given&quot;:&quot;Liping&quot;,&quot;non-dropping-particle&quot;:&quot;&quot;,&quot;parse-names&quot;:false,&quot;suffix&quot;:&quot;&quot;}],&quot;container-title&quot;:&quot;Advances in Wound Care&quot;,&quot;id&quot;:&quot;a49fec55-9f3c-5261-b950-740745895d0c&quot;,&quot;issue&quot;:&quot;6&quot;,&quot;issued&quot;:{&quot;date-parts&quot;:[[&quot;2021&quot;]]},&quot;page&quot;:&quot;317-327&quot;,&quot;title&quot;:&quot;Diagnostics for Wound Infections&quot;,&quot;type&quot;:&quot;article-journal&quot;,&quot;volume&quot;:&quot;10&quot;,&quot;container-title-short&quot;:&quot;Adv Wound Care (New Rochelle)&quot;},&quot;uris&quot;:[&quot;http://www.mendeley.com/documents/?uuid=f08dd83c-b957-436c-a210-1e5eaa20db47&quot;],&quot;isTemporary&quot;:false,&quot;legacyDesktopId&quot;:&quot;f08dd83c-b957-436c-a210-1e5eaa20db47&quot;}]},{&quot;citationID&quot;:&quot;MENDELEY_CITATION_4155d099-692d-46e3-8356-09c421f8fed9&quot;,&quot;properties&quot;:{&quot;noteIndex&quot;:0},&quot;isEdited&quot;:false,&quot;manualOverride&quot;:{&quot;citeprocText&quot;:&quot;(23,40)&quot;,&quot;isManuallyOverridden&quot;:false,&quot;manualOverrideText&quot;:&quot;&quot;},&quot;citationTag&quot;:&quot;MENDELEY_CITATION_v3_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&quot;,&quot;citationItems&quot;:[{&quot;id&quot;:&quot;e48a7fee-99b1-56e0-97a3-ec0d8d582267&quot;,&quot;itemData&quot;:{&quot;ISSN&quot;:&quot;22027114&quot;,&quot;PMID&quot;:&quot;29261244&quot;,&quot;author&quot;:[{&quot;dropping-particle&quot;:&quot;&quot;,&quot;family&quot;:&quot;Swanson&quot;,&quot;given&quot;:&quot;T&quot;,&quot;non-dropping-particle&quot;:&quot;&quot;,&quot;parse-names&quot;:false,&quot;suffix&quot;:&quot;&quot;},{&quot;dropping-particle&quot;:&quot;&quot;,&quot;family&quot;:&quot;Angel&quot;,&quot;given&quot;:&quot;D&quot;,&quot;non-dropping-particle&quot;:&quot;&quot;,&quot;parse-names&quot;:false,&quot;suffix&quot;:&quot;&quot;}],&quot;container-title&quot;:&quot;Wounds International&quot;,&quot;id&quot;:&quot;e48a7fee-99b1-56e0-97a3-ec0d8d582267&quot;,&quot;issue&quot;:&quot;8&quot;,&quot;issued&quot;:{&quot;date-parts&quot;:[[&quot;2022&quot;]]},&quot;page&quot;:&quot;1-59&quot;,&quot;title&quot;:&quot;International Wound Infection Institute (IWII). Wound Infection in Clinical Practice.&quot;,&quot;type&quot;:&quot;article-journal&quot;,&quot;volume&quot;:&quot;24&quot;,&quot;container-title-short&quot;:&quot;&quot;},&quot;uris&quot;:[&quot;http://www.mendeley.com/documents/?uuid=4bf230e3-18f6-4b18-87b1-fc59a52d5928&quot;],&quot;isTemporary&quot;:false,&quot;legacyDesktopId&quot;:&quot;4bf230e3-18f6-4b18-87b1-fc59a52d5928&quot;},{&quot;id&quot;:&quot;a49fec55-9f3c-5261-b950-740745895d0c&quot;,&quot;itemData&quot;:{&quot;DOI&quot;:&quot;10.1089/wound.2019.1103&quot;,&quot;ISSN&quot;:&quot;21621934&quot;,&quot;PMID&quot;:&quot;32496977&quot;,&quot;abstract&quot;:&quot;Significance: Infections can significantly delay the healing process in chronic wounds, placing an enormous economic burden on health care resources. Identification of infection biomarkers and imaging modalities to observe and quantify them has seen progress over the years. Recent Advances: Traditionally, clinicians determine the presence of infection through visual observation of wounds and confirm their diagnosis through wound culture. Many laboratory markers, including C-reactive protein, procalcitonin, presepsin, and bacterial protease activity, have been quantified to assist diagnosis of infection. Moreover, imaging modalities like plain radiography, computed tomography, magnetic resonance imaging, ultrasound imaging, spatial frequency domain imaging, thermography, autofluorescence imaging, and biosensors have emerged for real-time wound infection diagnosis and showed their unique advantages in deeper wound infection diagnosis. Critical Issues: While traditional diagnostic approaches provide valuable information, they are time-consuming and depend on clinicians' experiences. There is a need for noninvasive wound infection diagnostics that are highly specific, rapid, and accurate, and do not require extensive training. Future Directions: While innovative diagnostics utilizing various imaging instrumentation are being developed, new biomarkers have been investigated as potential indicators for wound infection. Products may be developed to either qualitatively or quantitatively measure these biomarkers. This review summarizes and compares all available diagnostics for wound infection, including those currently used in clinics and still under development. This review could serve as a valuable resource for clinicians treating wound infections as well as patients and wound care providers who would like to be informed of the recent developments.&quot;,&quot;author&quot;:[{&quot;dropping-particle&quot;:&quot;&quot;,&quot;family&quot;:&quot;Li&quot;,&quot;given&quot;:&quot;Shuxin&quot;,&quot;non-dropping-particle&quot;:&quot;&quot;,&quot;parse-names&quot;:false,&quot;suffix&quot;:&quot;&quot;},{&quot;dropping-particle&quot;:&quot;&quot;,&quot;family&quot;:&quot;Renick&quot;,&quot;given&quot;:&quot;Paul&quot;,&quot;non-dropping-particle&quot;:&quot;&quot;,&quot;parse-names&quot;:false,&quot;suffix&quot;:&quot;&quot;},{&quot;dropping-particle&quot;:&quot;&quot;,&quot;family&quot;:&quot;Senkowsky&quot;,&quot;given&quot;:&quot;Jon&quot;,&quot;non-dropping-particle&quot;:&quot;&quot;,&quot;parse-names&quot;:false,&quot;suffix&quot;:&quot;&quot;},{&quot;dropping-particle&quot;:&quot;&quot;,&quot;family&quot;:&quot;Nair&quot;,&quot;given&quot;:&quot;Ashwin&quot;,&quot;non-dropping-particle&quot;:&quot;&quot;,&quot;parse-names&quot;:false,&quot;suffix&quot;:&quot;&quot;},{&quot;dropping-particle&quot;:&quot;&quot;,&quot;family&quot;:&quot;Tang&quot;,&quot;given&quot;:&quot;Liping&quot;,&quot;non-dropping-particle&quot;:&quot;&quot;,&quot;parse-names&quot;:false,&quot;suffix&quot;:&quot;&quot;}],&quot;container-title&quot;:&quot;Advances in Wound Care&quot;,&quot;id&quot;:&quot;a49fec55-9f3c-5261-b950-740745895d0c&quot;,&quot;issue&quot;:&quot;6&quot;,&quot;issued&quot;:{&quot;date-parts&quot;:[[&quot;2021&quot;]]},&quot;page&quot;:&quot;317-327&quot;,&quot;title&quot;:&quot;Diagnostics for Wound Infections&quot;,&quot;type&quot;:&quot;article-journal&quot;,&quot;volume&quot;:&quot;10&quot;,&quot;container-title-short&quot;:&quot;Adv Wound Care (New Rochelle)&quot;},&quot;uris&quot;:[&quot;http://www.mendeley.com/documents/?uuid=f08dd83c-b957-436c-a210-1e5eaa20db47&quot;],&quot;isTemporary&quot;:false,&quot;legacyDesktopId&quot;:&quot;f08dd83c-b957-436c-a210-1e5eaa20db47&quot;}]},{&quot;citationID&quot;:&quot;MENDELEY_CITATION_c62c4f00-5ef5-4638-8f88-359a365accda&quot;,&quot;properties&quot;:{&quot;noteIndex&quot;:0},&quot;isEdited&quot;:false,&quot;manualOverride&quot;:{&quot;isManuallyOverridden&quot;:false,&quot;citeprocText&quot;:&quot;(100)&quot;,&quot;manualOverrideText&quot;:&quot;&quot;},&quot;citationTag&quot;:&quot;MENDELEY_CITATION_v3_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&quot;,&quot;citationItems&quot;:[{&quot;id&quot;:&quot;9ec6f968-e212-38b3-9c91-a3e72b621309&quot;,&quot;itemData&quot;:{&quot;type&quot;:&quot;article-journal&quot;,&quot;id&quot;:&quot;9ec6f968-e212-38b3-9c91-a3e72b621309&quot;,&quot;title&quot;:&quot;Best Estimate of Lifetime Psychiatric Diagnosis&quot;,&quot;author&quot;:[{&quot;family&quot;:&quot;Leckman&quot;,&quot;given&quot;:&quot;JF&quot;,&quot;parse-names&quot;:false,&quot;dropping-particle&quot;:&quot;&quot;,&quot;non-dropping-particle&quot;:&quot;&quot;},{&quot;family&quot;:&quot;Sholomskas&quot;,&quot;given&quot;:&quot;MA&quot;,&quot;parse-names&quot;:false,&quot;dropping-particle&quot;:&quot;&quot;,&quot;non-dropping-particle&quot;:&quot;&quot;},{&quot;family&quot;:&quot;Thompson&quot;,&quot;given&quot;:&quot;WD&quot;,&quot;parse-names&quot;:false,&quot;dropping-particle&quot;:&quot;&quot;,&quot;non-dropping-particle&quot;:&quot;&quot;},{&quot;family&quot;:&quot;Belanger&quot;,&quot;given&quot;:&quot;A&quot;,&quot;parse-names&quot;:false,&quot;dropping-particle&quot;:&quot;&quot;,&quot;non-dropping-particle&quot;:&quot;&quot;},{&quot;family&quot;:&quot;Weissman&quot;,&quot;given&quot;:&quot;MM&quot;,&quot;parse-names&quot;:false,&quot;dropping-particle&quot;:&quot;&quot;,&quot;non-dropping-particle&quot;:&quot;&quot;}],&quot;container-title&quot;:&quot;Archio Gen Psychiatry&quot;,&quot;DOI&quot;:&quot;10.1001/archpsyc.1982.04290080001001&quot;,&quot;ISSN&quot;:&quot;0003-990X&quot;,&quot;PMID&quot;:&quot;7103676&quot;,&quot;URL&quot;:&quot;http://archpsyc.jamanetwork.com/article.aspx?doi=10.1001/archpsyc.1982.04290080001001&quot;,&quot;issued&quot;:{&quot;date-parts&quot;:[[1982,8,1]]},&quot;page&quot;:&quot;879 - 883&quot;,&quot;abstract&quot;:&quot;It is important for genetic, epidemiologic, and nosological studies to determine accurate rates of lifetime psychiatric diagnoses in patient and nonpatient populations. As part of a case-control family study of major depression, lifetime psychiatric diagnoses were made for 1,878 individuals. Sources of information used in making diagnostic estimates included direct interview, medical records, and family history data systematically obtained from relatives. Diagnostic estimates were made by trained interviewers, experienced clinicians, and by computer program. The results indicate that it is possible to make lifetime best estimate diagnoses reliably among both interviewed and noninterviewed individuals for most diagnostic categories and that diagnoses based on interview data alone are an adequate substitute for best estimate diagnoses based on all available information in a limited number of diagnostic categories. © 1982, American Medical Association. All rights reserved.&quot;,&quot;issue&quot;:&quot;8&quot;,&quot;volume&quot;:&quot;39&quot;,&quot;container-title-short&quot;:&quot;&quot;},&quot;isTemporary&quot;:false}]},{&quot;citationID&quot;:&quot;MENDELEY_CITATION_fe86ab8b-858a-4dbf-a099-1005fb0a138e&quot;,&quot;properties&quot;:{&quot;noteIndex&quot;:0},&quot;isEdited&quot;:false,&quot;manualOverride&quot;:{&quot;isManuallyOverridden&quot;:false,&quot;citeprocText&quot;:&quot;(101)&quot;,&quot;manualOverrideText&quot;:&quot;&quot;},&quot;citationTag&quot;:&quot;MENDELEY_CITATION_v3_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&quot;,&quot;citationItems&quot;:[{&quot;id&quot;:&quot;88c7f9db-45d0-3d55-a315-74217f69ef69&quot;,&quot;itemData&quot;:{&quot;type&quot;:&quot;article-journal&quot;,&quot;id&quot;:&quot;88c7f9db-45d0-3d55-a315-74217f69ef69&quot;,&quot;title&quot;:&quot;External validation of clinical prediction models: simulation-based sample size calculations were more reliable than rules-of-thumb&quot;,&quot;author&quot;:[{&quot;family&quot;:&quot;Snell&quot;,&quot;given&quot;:&quot;Kym I.E.&quot;,&quot;parse-names&quot;:false,&quot;dropping-particle&quot;:&quot;&quot;,&quot;non-dropping-particle&quot;:&quot;&quot;},{&quot;family&quot;:&quot;Archer&quot;,&quot;given&quot;:&quot;Lucinda&quot;,&quot;parse-names&quot;:false,&quot;dropping-particle&quot;:&quot;&quot;,&quot;non-dropping-particle&quot;:&quot;&quot;},{&quot;family&quot;:&quot;Ensor&quot;,&quot;given&quot;:&quot;Joie&quot;,&quot;parse-names&quot;:false,&quot;dropping-particle&quot;:&quot;&quot;,&quot;non-dropping-particle&quot;:&quot;&quot;},{&quot;family&quot;:&quot;Bonnett&quot;,&quot;given&quot;:&quot;Laura J.&quot;,&quot;parse-names&quot;:false,&quot;dropping-particle&quot;:&quot;&quot;,&quot;non-dropping-particle&quot;:&quot;&quot;},{&quot;family&quot;:&quot;Debray&quot;,&quot;given&quot;:&quot;Thomas P.A.&quot;,&quot;parse-names&quot;:false,&quot;dropping-particle&quot;:&quot;&quot;,&quot;non-dropping-particle&quot;:&quot;&quot;},{&quot;family&quot;:&quot;Phillips&quot;,&quot;given&quot;:&quot;Bob&quot;,&quot;parse-names&quot;:false,&quot;dropping-particle&quot;:&quot;&quot;,&quot;non-dropping-particle&quot;:&quot;&quot;},{&quot;family&quot;:&quot;Collins&quot;,&quot;given&quot;:&quot;Gary S.&quot;,&quot;parse-names&quot;:false,&quot;dropping-particle&quot;:&quot;&quot;,&quot;non-dropping-particle&quot;:&quot;&quot;},{&quot;family&quot;:&quot;Riley&quot;,&quot;given&quot;:&quot;Richard D.&quot;,&quot;parse-names&quot;:false,&quot;dropping-particle&quot;:&quot;&quot;,&quot;non-dropping-particle&quot;:&quot;&quot;}],&quot;container-title&quot;:&quot;Journal of Clinical Epidemiology&quot;,&quot;container-title-short&quot;:&quot;J Clin Epidemiol&quot;,&quot;DOI&quot;:&quot;10.1016/j.jclinepi.2021.02.011&quot;,&quot;ISSN&quot;:&quot;08954356&quot;,&quot;PMID&quot;:&quot;33596458&quot;,&quot;URL&quot;:&quot;https://doi.org/10.1016/j.jclinepi.2021.02.011&quot;,&quot;issued&quot;:{&quot;date-parts&quot;:[[2021,7]]},&quot;page&quot;:&quot;79-89&quot;,&quot;abstract&quot;:&quot;Introduction: Sample size “rules-of-thumb” for external validation of clinical prediction models suggest at least 100 events and 100 non-events. Such blanket guidance is imprecise, and not specific to the model or validation setting. We investigate factors affecting precision of model performance estimates upon external validation, and propose a more tailored sample size approach. Methods: Simulation of logistic regression prediction models to investigate factors associated with precision of performance estimates. Then, explanation and illustration of a simulation-based approach to calculate the minimum sample size required to precisely estimate a model's calibration, discrimination and clinical utility. Results: Precision is affected by the model's linear predictor (LP) distribution, in addition to number of events and total sample size. Sample sizes of 100 (or even 200) events and non-events can give imprecise estimates, especially for calibration. The simulation-based calculation accounts for the LP distribution and (mis)calibration in the validation sample. Application identifies 2430 required participants (531 events) for external validation of a deep vein thrombosis diagnostic model. Conclusion: Where researchers can anticipate the distribution of the model's LP (eg, based on development sample, or a pilot study), a simulation-based approach for calculating sample size for external validation offers more flexibility and reliability than rules-of-thumb.&quot;,&quot;publisher&quot;:&quot;Elsevier Inc.&quot;,&quot;volume&quot;:&quot;135&quot;},&quot;isTemporary&quot;:false}]},{&quot;citationID&quot;:&quot;MENDELEY_CITATION_53a87ea1-f9ae-4221-b91d-5d535518a838&quot;,&quot;properties&quot;:{&quot;noteIndex&quot;:0},&quot;isEdited&quot;:false,&quot;manualOverride&quot;:{&quot;isManuallyOverridden&quot;:false,&quot;citeprocText&quot;:&quot;(96)&quot;,&quot;manualOverrideText&quot;:&quot;&quot;},&quot;citationTag&quot;:&quot;MENDELEY_CITATION_v3_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&quot;,&quot;citationItems&quot;:[{&quot;id&quot;:&quot;c7d6e152-e110-3702-bab2-89f3742d4e10&quot;,&quot;itemData&quot;:{&quot;type&quot;:&quot;article-journal&quot;,&quot;id&quot;:&quot;c7d6e152-e110-3702-bab2-89f3742d4e10&quot;,&quot;title&quot;:&quot;Statistical Development and Validation of Clinical Prediction Models&quot;,&quot;author&quot;:[{&quot;family&quot;:&quot;Staffa&quot;,&quot;given&quot;:&quot;Steven J.&quot;,&quot;parse-names&quot;:false,&quot;dropping-particle&quot;:&quot;&quot;,&quot;non-dropping-particle&quot;:&quot;&quot;},{&quot;family&quot;:&quot;Zurakowski&quot;,&quot;given&quot;:&quot;David&quot;,&quot;parse-names&quot;:false,&quot;dropping-particle&quot;:&quot;&quot;,&quot;non-dropping-particle&quot;:&quot;&quot;}],&quot;container-title&quot;:&quot;Anesthesiology&quot;,&quot;container-title-short&quot;:&quot;Anesthesiology&quot;,&quot;DOI&quot;:&quot;10.1097/ALN.0000000000003871&quot;,&quot;ISBN&quot;:&quot;0000000000&quot;,&quot;ISSN&quot;:&quot;0003-3022&quot;,&quot;PMID&quot;:&quot;34330146&quot;,&quot;URL&quot;:&quot;https://pubs.asahq.org/anesthesiology/article/135/3/396/116300/Statistical-Development-and-Validation-of-Clinical&quot;,&quot;issued&quot;:{&quot;date-parts&quot;:[[2021,9,1]]},&quot;page&quot;:&quot;396-405&quot;,&quot;abstract&quot;:&quot;Summary Clinical prediction models in anesthesia and surgery research have many clinical applications including preoperative risk stratification with implications for clinical utility in decision-making, resource utilization, and costs. It is imperative that predictive algorithms and multivariable models are validated in a suitable and comprehensive way in order to establish the robustness of the model in terms of accuracy, predictive ability, reliability, and generalizability. The purpose of this article is to educate anesthesia researchers at an introductory level on important statistical concepts involved with development and validation of multivariable prediction models for a binary outcome. Methods covered include assessments of discrimination and calibration through internal and external validation. An anesthesia research publication is examined to illustrate the process and presentation of multivariable prediction model development and validation for a binary outcome. Properly assessing the statistical and clinical validity of a multivariable prediction model is essential for reassuring the generalizability and reproducibility of the published tool.&quot;,&quot;issue&quot;:&quot;3&quot;,&quot;volume&quot;:&quot;135&quot;},&quot;isTemporary&quot;:false}]},{&quot;citationID&quot;:&quot;MENDELEY_CITATION_49ed4db9-eb00-4a24-84b7-c0a5a96b5bca&quot;,&quot;properties&quot;:{&quot;noteIndex&quot;:0},&quot;isEdited&quot;:false,&quot;manualOverride&quot;:{&quot;isManuallyOverridden&quot;:false,&quot;citeprocText&quot;:&quot;(102)&quot;,&quot;manualOverrideText&quot;:&quot;&quot;},&quot;citationTag&quot;:&quot;MENDELEY_CITATION_v3_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&quot;,&quot;citationItems&quot;:[{&quot;id&quot;:&quot;05ff207e-4890-38e9-92f1-61275b5af278&quot;,&quot;itemData&quot;:{&quot;type&quot;:&quot;article-journal&quot;,&quot;id&quot;:&quot;05ff207e-4890-38e9-92f1-61275b5af278&quot;,&quot;title&quot;:&quot;Transparent reporting of a multivariable prediction model for individual prognosis or diagnosis (TRIPOD): the TRIPOD Statement&quot;,&quot;author&quot;:[{&quot;family&quot;:&quot;Collins&quot;,&quot;given&quot;:&quot;Gary S.&quot;,&quot;parse-names&quot;:false,&quot;dropping-particle&quot;:&quot;&quot;,&quot;non-dropping-particle&quot;:&quot;&quot;},{&quot;family&quot;:&quot;Reitsma&quot;,&quot;given&quot;:&quot;Johannes B.&quot;,&quot;parse-names&quot;:false,&quot;dropping-particle&quot;:&quot;&quot;,&quot;non-dropping-particle&quot;:&quot;&quot;},{&quot;family&quot;:&quot;Altman&quot;,&quot;given&quot;:&quot;Douglas G.&quot;,&quot;parse-names&quot;:false,&quot;dropping-particle&quot;:&quot;&quot;,&quot;non-dropping-particle&quot;:&quot;&quot;},{&quot;family&quot;:&quot;Moons&quot;,&quot;given&quot;:&quot;Karel G.M.&quot;,&quot;parse-names&quot;:false,&quot;dropping-particle&quot;:&quot;&quot;,&quot;non-dropping-particle&quot;:&quot;&quot;}],&quot;container-title&quot;:&quot;European Journal of Clinical Investigation&quot;,&quot;container-title-short&quot;:&quot;Eur J Clin Invest&quot;,&quot;DOI&quot;:&quot;10.1111/eci.12376&quot;,&quot;ISSN&quot;:&quot;0014-2972&quot;,&quot;PMID&quot;:&quot;25623047&quot;,&quot;URL&quot;:&quot;https://onlinelibrary.wiley.com/doi/10.1111/eci.12376&quot;,&quot;issued&quot;:{&quot;date-parts&quot;:[[2015,2,5]]},&quot;page&quot;:&quot;204-214&quot;,&quot;abstract&quot;:&quot;Background: Prediction models are developed to aid healthcare providers in estimating the probability or risk that a specific disease or condition is present (diagnostic models) or that a specific event will occur in the future (prognostic models), to inform their decision-making. However, the overwhelming evidence shows that the quality of reporting of prediction model studies is poor. Only with full and clear reporting of information on all aspects of a prediction model can risk of bias and potential usefulness of prediction models be adequately assessed. Materials and methods: The Transparent Reporting of a multivariable prediction model for Individual Prognosis Or Diagnosis (TRIPOD) initiative developed a set of recommendations for the reporting of studies developing, validating or updating a prediction model, whether for diagnostic or prognostic purposes. This article describes how the TRIPOD Statement was developed. An extensive list of items based on a review of the literature was created, which was reduced after a Web-based survey and revised during a 3-day meeting in June 2011 with methodologists, healthcare professionals and journal editors. The list was refined during several meetings of the steering group and in e-mail discussions with the wider group of TRIPOD contributors. Results: The resulting TRIPOD Statement is a checklist of 22 items, deemed essential for transparent reporting of a prediction model study. The TRIPOD Statement aims to improve the transparency of the reporting of a prediction model study regardless of the study methods used. The TRIPOD Statement is best used in conjunction with the TRIPOD explanation and elaboration document. Conclusions: To aid the editorial process and readers of prediction model studies, it is recommended that authors include a completed checklist in their submission (also available at www.tripod-statement.org).&quot;,&quot;issue&quot;:&quot;2&quot;,&quot;volume&quot;:&quot;45&quot;},&quot;isTemporary&quot;:false}]},{&quot;citationID&quot;:&quot;MENDELEY_CITATION_fc515b54-f1f8-4626-894f-f1d722b22922&quot;,&quot;properties&quot;:{&quot;noteIndex&quot;:0},&quot;isEdited&quot;:false,&quot;manualOverride&quot;:{&quot;citeprocText&quot;:&quot;(103)&quot;,&quot;isManuallyOverridden&quot;:false,&quot;manualOverrideText&quot;:&quot;&quot;},&quot;citationTag&quot;:&quot;MENDELEY_CITATION_v3_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&quot;,&quot;citationItems&quot;:[{&quot;id&quot;:&quot;b11fab44-a0fa-54be-8cb4-10b89e88e4da&quot;,&quot;itemData&quot;:{&quot;id&quot;:&quot;b11fab44-a0fa-54be-8cb4-10b89e88e4da&quot;,&quot;issued&quot;:{&quot;date-parts&quot;:[[&quot;1993&quot;]]},&quot;publisher-place&quot;:&quot;Republica de Colombia&quot;,&quot;title&quot;:&quot;Ministerio de Salud de Colombia. Resolución Nº 008430 del 4 de Octubre de 1993&quot;,&quot;type&quot;:&quot;legislation&quot;,&quot;container-title-short&quot;:&quot;&quot;},&quot;uris&quot;:[&quot;http://www.mendeley.com/documents/?uuid=fb9e2fca-a88e-4f31-990e-59f1a0fcf510&quot;],&quot;isTemporary&quot;:false,&quot;legacyDesktopId&quot;:&quot;fb9e2fca-a88e-4f31-990e-59f1a0fcf510&quot;}]},{&quot;citationID&quot;:&quot;MENDELEY_CITATION_06ca2317-bdff-421d-9a53-5e12b942aa23&quot;,&quot;properties&quot;:{&quot;noteIndex&quot;:0},&quot;isEdited&quot;:false,&quot;manualOverride&quot;:{&quot;citeprocText&quot;:&quot;(3)&quot;,&quot;isManuallyOverridden&quot;:false,&quot;manualOverrideText&quot;:&quot;&quot;},&quot;citationTag&quot;:&quot;MENDELEY_CITATION_v3_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&quot;,&quot;citationItems&quot;:[{&quot;id&quot;:&quot;e8f4b219-45c5-551e-8032-e7e2288ca53c&quot;,&quot;itemData&quot;:{&quot;DOI&quot;:&quot;10.1016/j.toxicon.2016.05.014&quot;,&quot;ISSN&quot;:&quot;18793150&quot;,&quot;PMID&quot;:&quot;27242040&quot;,&quot;abstract&quot;:&quot;Since nomenclature is intended to reflect the evolutionary history of organisms, advances in our understanding of historical relationships may lead to changes in classification, and thus potentially in taxonomic instability. An unstable nomenclature for medically important animals like venomous snakes is of concern, and its implications in venom/antivenom research and snakebite treatment have been extensively discussed since the 90s. The taxonomy of the pitvipers of the Bothrops complex has been historically problematic and different genus-level rearrangements were proposed to rectify the long-standing paraphyly of the group. Here we review the toxinological literature on the Bothrops complex to estimate the impact of recent proposals of classification in non-systematic research. This assessment revealed moderate levels of nomenclatural instability in the last five years, and the recurrence of some practices discussed in previous studies regarding the use of classifications and the information provided about the origin of venom samples. We briefly comment on a few examples and the implications of different proposals of classifications for the Bothrops complex. The aim of this review is to contribute to the reduction of adverse effects of current taxonomic instability in a group of medical importance in the Americas.&quot;,&quot;author&quot;:[{&quot;dropping-particle&quot;:&quot;&quot;,&quot;family&quot;:&quot;Carrasco&quot;,&quot;given&quot;:&quot;Paola Andrea&quot;,&quot;non-dropping-particle&quot;:&quot;&quot;,&quot;parse-names&quot;:false,&quot;suffix&quot;:&quot;&quot;},{&quot;dropping-particle&quot;:&quot;&quot;,&quot;family&quot;:&quot;Venegas&quot;,&quot;given&quot;:&quot;Pablo Javier&quot;,&quot;non-dropping-particle&quot;:&quot;&quot;,&quot;parse-names&quot;:false,&quot;suffix&quot;:&quot;&quot;},{&quot;dropping-particle&quot;:&quot;&quot;,&quot;family&quot;:&quot;Chaparro&quot;,&quot;given&quot;:&quot;Juan Carlos&quot;,&quot;non-dropping-particle&quot;:&quot;&quot;,&quot;parse-names&quot;:false,&quot;suffix&quot;:&quot;&quot;},{&quot;dropping-particle&quot;:&quot;&quot;,&quot;family&quot;:&quot;Scrocchi&quot;,&quot;given&quot;:&quot;Gustavo José&quot;,&quot;non-dropping-particle&quot;:&quot;&quot;,&quot;parse-names&quot;:false,&quot;suffix&quot;:&quot;&quot;}],&quot;container-title&quot;:&quot;Toxicon&quot;,&quot;id&quot;:&quot;e8f4b219-45c5-551e-8032-e7e2288ca53c&quot;,&quot;issued&quot;:{&quot;date-parts&quot;:[[&quot;2016&quot;]]},&quot;page&quot;:&quot;122-128&quot;,&quot;publisher&quot;:&quot;Elsevier Ltd&quot;,&quot;title&quot;:&quot;Nomenclatural instability in the venomous snakes of the Bothrops complex: Implications in toxinology and public health&quot;,&quot;type&quot;:&quot;article-journal&quot;,&quot;volume&quot;:&quot;119&quot;,&quot;container-title-short&quot;:&quot;&quot;},&quot;uris&quot;:[&quot;http://www.mendeley.com/documents/?uuid=f8789938-c37e-4132-b20f-832cdc23e856&quot;],&quot;isTemporary&quot;:false,&quot;legacyDesktopId&quot;:&quot;f8789938-c37e-4132-b20f-832cdc23e856&quot;}]},{&quot;citationID&quot;:&quot;MENDELEY_CITATION_8c4ce291-5bec-4ba7-9295-d65ffdb88b66&quot;,&quot;properties&quot;:{&quot;noteIndex&quot;:0},&quot;isEdited&quot;:false,&quot;manualOverride&quot;:{&quot;citeprocText&quot;:&quot;(40)&quot;,&quot;isManuallyOverridden&quot;:false,&quot;manualOverrideText&quot;:&quot;&quot;},&quot;citationTag&quot;:&quot;MENDELEY_CITATION_v3_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&quot;,&quot;citationItems&quot;:[{&quot;id&quot;:&quot;e48a7fee-99b1-56e0-97a3-ec0d8d582267&quot;,&quot;itemData&quot;:{&quot;ISSN&quot;:&quot;22027114&quot;,&quot;PMID&quot;:&quot;29261244&quot;,&quot;author&quot;:[{&quot;dropping-particle&quot;:&quot;&quot;,&quot;family&quot;:&quot;Swanson&quot;,&quot;given&quot;:&quot;T&quot;,&quot;non-dropping-particle&quot;:&quot;&quot;,&quot;parse-names&quot;:false,&quot;suffix&quot;:&quot;&quot;},{&quot;dropping-particle&quot;:&quot;&quot;,&quot;family&quot;:&quot;Angel&quot;,&quot;given&quot;:&quot;D&quot;,&quot;non-dropping-particle&quot;:&quot;&quot;,&quot;parse-names&quot;:false,&quot;suffix&quot;:&quot;&quot;}],&quot;container-title&quot;:&quot;Wounds International&quot;,&quot;id&quot;:&quot;e48a7fee-99b1-56e0-97a3-ec0d8d582267&quot;,&quot;issue&quot;:&quot;8&quot;,&quot;issued&quot;:{&quot;date-parts&quot;:[[&quot;2022&quot;]]},&quot;page&quot;:&quot;1-59&quot;,&quot;title&quot;:&quot;International Wound Infection Institute (IWII). Wound Infection in Clinical Practice.&quot;,&quot;type&quot;:&quot;article-journal&quot;,&quot;volume&quot;:&quot;24&quot;,&quot;container-title-short&quot;:&quot;&quot;},&quot;uris&quot;:[&quot;http://www.mendeley.com/documents/?uuid=4bf230e3-18f6-4b18-87b1-fc59a52d5928&quot;],&quot;isTemporary&quot;:false,&quot;legacyDesktopId&quot;:&quot;4bf230e3-18f6-4b18-87b1-fc59a52d5928&quot;}]},{&quot;citationID&quot;:&quot;MENDELEY_CITATION_178896ba-a08c-46ef-bc6c-82d774426ac4&quot;,&quot;properties&quot;:{&quot;noteIndex&quot;:0},&quot;isEdited&quot;:false,&quot;manualOverride&quot;:{&quot;citeprocText&quot;:&quot;(39)&quot;,&quot;isManuallyOverridden&quot;:false,&quot;manualOverrideText&quot;:&quot;&quot;},&quot;citationTag&quot;:&quot;MENDELEY_CITATION_v3_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&quot;,&quot;citationItems&quot;:[{&quot;id&quot;:&quot;a37bdd48-95cf-5c3a-961e-1dc62d61f025&quot;,&quot;itemData&quot;:{&quot;DOI&quot;:&quot;10.22354/in.v23i4.805&quot;,&quot;ISSN&quot;:&quot;0123-9392&quot;,&quot;abstract&quot;:&quot;Cómo citar este artículo: S. Valderrama-Beltrán, et al. Guía de Práctica Clínica para el Diagnóstico y Manejo de las Infecciones de Piel y Tejidos Blandos en Colombia. Infectio 2019; 23(4): 318-346 Resumen Las infecciones de piel y tejidos blandos (IPTB) representan la tercera causa de consulta por enfermedad infecciosas a los servicios médicos, después de las infec-ciones respiratorias y urinarias. Se presenta una guía de práctica clínica (GPC) con 38 recomendaciones basadas en la evidencia, graduadas bajo el sistema SIGN, para el diagnóstico y tratamiento de pacientes adultos con IPTB en el contexto colombiano, posterior a un proceso de adaptación de GPC publicadas y la búsqueda sistemática y síntesis de literatura para la actualización de la evidencia científica. Además, se realizó un consenso de expertos para la evaluación de las potenciales barreras para la implementación de las recomendaciones y la evaluación del grado de recomendación en el contexto local. Abstract Skin and soft tissue infections (SSTI) represent the third leading cause of infectious disease consultation for medical services after respiratory and urinary tract infections. This document generates a clinical practice guideline with 38 recommendations based on evidence, graduated under the SIGN system for the diagnosis and treatment for SSTI infections in adult patients in Colombia, following a process of adaptation of guidelines published, and the systematic search and synthesis of literature for the updating of scientific evidence. In addition, a consensus of experts was made for the evaluation of the potential barriers for the implementation of the recommendations and the evaluation of the degree of recommendation in the local context.&quot;,&quot;author&quot;:[{&quot;dropping-particle&quot;:&quot;&quot;,&quot;family&quot;:&quot;Valderrama-Beltrán&quot;,&quot;given&quot;:&quot;Sandra&quot;,&quot;non-dropping-particle&quot;:&quot;&quot;,&quot;parse-names&quot;:false,&quot;suffix&quot;:&quot;&quot;},{&quot;dropping-particle&quot;:&quot;&quot;,&quot;family&quot;:&quot;Cortés&quot;,&quot;given&quot;:&quot;Jorge Alberto&quot;,&quot;non-dropping-particle&quot;:&quot;&quot;,&quot;parse-names&quot;:false,&quot;suffix&quot;:&quot;&quot;},{&quot;dropping-particle&quot;:&quot;&quot;,&quot;family&quot;:&quot;Caro&quot;,&quot;given&quot;:&quot;María Alejandra&quot;,&quot;non-dropping-particle&quot;:&quot;&quot;,&quot;parse-names&quot;:false,&quot;suffix&quot;:&quot;&quot;},{&quot;dropping-particle&quot;:&quot;&quot;,&quot;family&quot;:&quot;Cely-Andrade&quot;,&quot;given&quot;:&quot;Leonardo&quot;,&quot;non-dropping-particle&quot;:&quot;&quot;,&quot;parse-names&quot;:false,&quot;suffix&quot;:&quot;&quot;},{&quot;dropping-particle&quot;:&quot;&quot;,&quot;family&quot;:&quot;Osorio-Pinzón&quot;,&quot;given&quot;:&quot;Johanna Vanesa&quot;,&quot;non-dropping-particle&quot;:&quot;&quot;,&quot;parse-names&quot;:false,&quot;suffix&quot;:&quot;&quot;},{&quot;dropping-particle&quot;:&quot;&quot;,&quot;family&quot;:&quot;Gualtero&quot;,&quot;given&quot;:&quot;Sandra Milena&quot;,&quot;non-dropping-particle&quot;:&quot;&quot;,&quot;parse-names&quot;:false,&quot;suffix&quot;:&quot;&quot;},{&quot;dropping-particle&quot;:&quot;&quot;,&quot;family&quot;:&quot;Berrio-Medina&quot;,&quot;given&quot;:&quot;Indira&quot;,&quot;non-dropping-particle&quot;:&quot;&quot;,&quot;parse-names&quot;:false,&quot;suffix&quot;:&quot;&quot;},{&quot;dropping-particle&quot;:&quot;&quot;,&quot;family&quot;:&quot;Yesid Rodriguez&quot;,&quot;given&quot;:&quot;José&quot;,&quot;non-dropping-particle&quot;:&quot;&quot;,&quot;parse-names&quot;:false,&quot;suffix&quot;:&quot;&quot;},{&quot;dropping-particle&quot;:&quot;&quot;,&quot;family&quot;:&quot;María Granada-Copete&quot;,&quot;given&quot;:&quot;Ana&quot;,&quot;non-dropping-particle&quot;:&quot;&quot;,&quot;parse-names&quot;:false,&quot;suffix&quot;:&quot;&quot;},{&quot;dropping-particle&quot;:&quot;&quot;,&quot;family&quot;:&quot;Guevara&quot;,&quot;given&quot;:&quot;Freddy&quot;,&quot;non-dropping-particle&quot;:&quot;&quot;,&quot;parse-names&quot;:false,&quot;suffix&quot;:&quot;&quot;},{&quot;dropping-particle&quot;:&quot;&quot;,&quot;family&quot;:&quot;Sefair&quot;,&quot;given&quot;:&quot;Carlos&quot;,&quot;non-dropping-particle&quot;:&quot;&quot;,&quot;parse-names&quot;:false,&quot;suffix&quot;:&quot;&quot;},{&quot;dropping-particle&quot;:&quot;&quot;,&quot;family&quot;:&quot;Leal&quot;,&quot;given&quot;:&quot;Aura Lucia&quot;,&quot;non-dropping-particle&quot;:&quot;&quot;,&quot;parse-names&quot;:false,&quot;suffix&quot;:&quot;&quot;},{&quot;dropping-particle&quot;:&quot;&quot;,&quot;family&quot;:&quot;Jiménez&quot;,&quot;given&quot;:&quot;Judy Natalia&quot;,&quot;non-dropping-particle&quot;:&quot;&quot;,&quot;parse-names&quot;:false,&quot;suffix&quot;:&quot;&quot;},{&quot;dropping-particle&quot;:&quot;&quot;,&quot;family&quot;:&quot;Álvarez-Moreno&quot;,&quot;given&quot;:&quot;Carlos&quot;,&quot;non-dropping-particle&quot;:&quot;&quot;,&quot;parse-names&quot;:false,&quot;suffix&quot;:&quot;&quot;}],&quot;container-title&quot;:&quot;Infectio&quot;,&quot;id&quot;:&quot;a37bdd48-95cf-5c3a-961e-1dc62d61f025&quot;,&quot;issue&quot;:&quot;4&quot;,&quot;issued&quot;:{&quot;date-parts&quot;:[[&quot;2019&quot;]]},&quot;page&quot;:&quot;318-346&quot;,&quot;title&quot;:&quot;Guía de práctica clínica para el diagnóstico y manejo de las infecciones de piel y tejidos blandos en Colombia&quot;,&quot;type&quot;:&quot;article-journal&quot;,&quot;volume&quot;:&quot;23&quot;,&quot;container-title-short&quot;:&quot;&quot;},&quot;uris&quot;:[&quot;http://www.mendeley.com/documents/?uuid=1a2bda19-626d-40f0-9091-534c02fbb474&quot;],&quot;isTemporary&quot;:false,&quot;legacyDesktopId&quot;:&quot;1a2bda19-626d-40f0-9091-534c02fbb474&quot;}]},{&quot;citationID&quot;:&quot;MENDELEY_CITATION_b6f07b78-768a-4c42-ae6f-6f964d0d4197&quot;,&quot;properties&quot;:{&quot;noteIndex&quot;:0},&quot;isEdited&quot;:false,&quot;manualOverride&quot;:{&quot;citeprocText&quot;:&quot;(62)&quot;,&quot;isManuallyOverridden&quot;:false,&quot;manualOverrideText&quot;:&quot;&quot;},&quot;citationTag&quot;:&quot;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&quot;,&quot;citationItems&quot;:[{&quot;id&quot;:&quot;1b9628cd-1768-5977-983b-1972d0c92107&quot;,&quot;itemData&quot;:{&quot;DOI&quot;:&quot;10.1186/s13017-022-00406-2&quot;,&quot;ISSN&quot;:&quot;1749-7922&quot;,&quot;PMID&quot;:&quot;35033131&quot;,&quot;abstract&quot;:&quot;Skin and soft-tissue infections (SSTIs) encompass a variety of pathological conditions that involve the skin and underlying subcutaneous tissue, fascia, or muscle, ranging from simple superficial infections to severe necrotizing infections.&quot;,&quot;author&quot;:[{&quot;dropping-particle&quot;:&quot;&quot;,&quot;family&quot;:&quot;Sartelli&quot;,&quot;given&quot;:&quot;Massimo&quot;,&quot;non-dropping-particle&quot;:&quot;&quot;,&quot;parse-names&quot;:false,&quot;suffix&quot;:&quot;&quot;},{&quot;dropping-particle&quot;:&quot;&quot;,&quot;family&quot;:&quot;Coccolini&quot;,&quot;given&quot;:&quot;Federico&quot;,&quot;non-dropping-particle&quot;:&quot;&quot;,&quot;parse-names&quot;:false,&quot;suffix&quot;:&quot;&quot;},{&quot;dropping-particle&quot;:&quot;&quot;,&quot;family&quot;:&quot;Kluger&quot;,&quot;given&quot;:&quot;Yoram&quot;,&quot;non-dropping-particle&quot;:&quot;&quot;,&quot;parse-names&quot;:false,&quot;suffix&quot;:&quot;&quot;},{&quot;dropping-particle&quot;:&quot;&quot;,&quot;family&quot;:&quot;Agastra&quot;,&quot;given&quot;:&quot;Ervis&quot;,&quot;non-dropping-particle&quot;:&quot;&quot;,&quot;parse-names&quot;:false,&quot;suffix&quot;:&quot;&quot;},{&quot;dropping-particle&quot;:&quot;&quot;,&quot;family&quot;:&quot;Abu-Zidan&quot;,&quot;given&quot;:&quot;Fikri M.&quot;,&quot;non-dropping-particle&quot;:&quot;&quot;,&quot;parse-names&quot;:false,&quot;suffix&quot;:&quot;&quot;},{&quot;dropping-particle&quot;:&quot;&quot;,&quot;family&quot;:&quot;Abbas&quot;,&quot;given&quot;:&quot;Ashraf El Sayed&quot;,&quot;non-dropping-particle&quot;:&quot;&quot;,&quot;parse-names&quot;:false,&quot;suffix&quot;:&quot;&quot;},{&quot;dropping-particle&quot;:&quot;&quot;,&quot;family&quot;:&quot;Ansaloni&quot;,&quot;given&quot;:&quot;Luca&quot;,&quot;non-dropping-particle&quot;:&quot;&quot;,&quot;parse-names&quot;:false,&quot;suffix&quot;:&quot;&quot;},{&quot;dropping-particle&quot;:&quot;&quot;,&quot;family&quot;:&quot;Adesunkanmi&quot;,&quot;given&quot;:&quot;Abdulrashid Kayode&quot;,&quot;non-dropping-particle&quot;:&quot;&quot;,&quot;parse-names&quot;:false,&quot;suffix&quot;:&quot;&quot;},{&quot;dropping-particle&quot;:&quot;&quot;,&quot;family&quot;:&quot;Augustin&quot;,&quot;given&quot;:&quot;Goran&quot;,&quot;non-dropping-particle&quot;:&quot;&quot;,&quot;parse-names&quot;:false,&quot;suffix&quot;:&quot;&quot;},{&quot;dropping-particle&quot;:&quot;&quot;,&quot;family&quot;:&quot;Bala&quot;,&quot;given&quot;:&quot;Miklosh&quot;,&quot;non-dropping-particle&quot;:&quot;&quot;,&quot;parse-names&quot;:false,&quot;suffix&quot;:&quot;&quot;},{&quot;dropping-particle&quot;:&quot;&quot;,&quot;family&quot;:&quot;Baraket&quot;,&quot;given&quot;:&quot;Oussama&quot;,&quot;non-dropping-particle&quot;:&quot;&quot;,&quot;parse-names&quot;:false,&quot;suffix&quot;:&quot;&quot;},{&quot;dropping-particle&quot;:&quot;&quot;,&quot;family&quot;:&quot;Biffl&quot;,&quot;given&quot;:&quot;Walter L.&quot;,&quot;non-dropping-particle&quot;:&quot;&quot;,&quot;parse-names&quot;:false,&quot;suffix&quot;:&quot;&quot;},{&quot;dropping-particle&quot;:&quot;&quot;,&quot;family&quot;:&quot;Ceresoli&quot;,&quot;given&quot;:&quot;Marco&quot;,&quot;non-dropping-particle&quot;:&quot;&quot;,&quot;parse-names&quot;:false,&quot;suffix&quot;:&quot;&quot;},{&quot;dropping-particle&quot;:&quot;&quot;,&quot;family&quot;:&quot;Cerutti&quot;,&quot;given&quot;:&quot;Elisabetta&quot;,&quot;non-dropping-particle&quot;:&quot;&quot;,&quot;parse-names&quot;:false,&quot;suffix&quot;:&quot;&quot;},{&quot;dropping-particle&quot;:&quot;&quot;,&quot;family&quot;:&quot;Chiara&quot;,&quot;given&quot;:&quot;Osvaldo&quot;,&quot;non-dropping-particle&quot;:&quot;&quot;,&quot;parse-names&quot;:false,&quot;suffix&quot;:&quot;&quot;},{&quot;dropping-particle&quot;:&quot;&quot;,&quot;family&quot;:&quot;Cicuttin&quot;,&quot;given&quot;:&quot;Enrico&quot;,&quot;non-dropping-particle&quot;:&quot;&quot;,&quot;parse-names&quot;:false,&quot;suffix&quot;:&quot;&quot;},{&quot;dropping-particle&quot;:&quot;&quot;,&quot;family&quot;:&quot;Chiarugi&quot;,&quot;given&quot;:&quot;Massimo&quot;,&quot;non-dropping-particle&quot;:&quot;&quot;,&quot;parse-names&quot;:false,&quot;suffix&quot;:&quot;&quot;},{&quot;dropping-particle&quot;:&quot;&quot;,&quot;family&quot;:&quot;Coimbra&quot;,&quot;given&quot;:&quot;Raul&quot;,&quot;non-dropping-particle&quot;:&quot;&quot;,&quot;parse-names&quot;:false,&quot;suffix&quot;:&quot;&quot;},{&quot;dropping-particle&quot;:&quot;&quot;,&quot;family&quot;:&quot;Corsi&quot;,&quot;given&quot;:&quot;Daniela&quot;,&quot;non-dropping-particle&quot;:&quot;&quot;,&quot;parse-names&quot;:false,&quot;suffix&quot;:&quot;&quot;},{&quot;dropping-particle&quot;:&quot;&quot;,&quot;family&quot;:&quot;Cortese&quot;,&quot;given&quot;:&quot;Francesco&quot;,&quot;non-dropping-particle&quot;:&quot;&quot;,&quot;parse-names&quot;:false,&quot;suffix&quot;:&quot;&quot;},{&quot;dropping-particle&quot;:&quot;&quot;,&quot;family&quot;:&quot;Cui&quot;,&quot;given&quot;:&quot;Yunfeng&quot;,&quot;non-dropping-particle&quot;:&quot;&quot;,&quot;parse-names&quot;:false,&quot;suffix&quot;:&quot;&quot;},{&quot;dropping-particle&quot;:&quot;&quot;,&quot;family&quot;:&quot;Damaskos&quot;,&quot;given&quot;:&quot;Dimitris&quot;,&quot;non-dropping-particle&quot;:&quot;&quot;,&quot;parse-names&quot;:false,&quot;suffix&quot;:&quot;&quot;},{&quot;dropping-particle&quot;:&quot;&quot;,&quot;family&quot;:&quot;De’Angelis&quot;,&quot;given&quot;:&quot;Nicola&quot;,&quot;non-dropping-particle&quot;:&quot;&quot;,&quot;parse-names&quot;:false,&quot;suffix&quot;:&quot;&quot;},{&quot;dropping-particle&quot;:&quot;&quot;,&quot;family&quot;:&quot;Delibegovic&quot;,&quot;given&quot;:&quot;Samir&quot;,&quot;non-dropping-particle&quot;:&quot;&quot;,&quot;parse-names&quot;:false,&quot;suffix&quot;:&quot;&quot;},{&quot;dropping-particle&quot;:&quot;&quot;,&quot;family&quot;:&quot;Demetrashvili&quot;,&quot;given&quot;:&quot;Zaza&quot;,&quot;non-dropping-particle&quot;:&quot;&quot;,&quot;parse-names&quot;:false,&quot;suffix&quot;:&quot;&quot;},{&quot;dropping-particle&quot;:&quot;&quot;,&quot;family&quot;:&quot;Simone&quot;,&quot;given&quot;:&quot;Belinda&quot;,&quot;non-dropping-particle&quot;:&quot;De&quot;,&quot;parse-names&quot;:false,&quot;suffix&quot;:&quot;&quot;},{&quot;dropping-particle&quot;:&quot;&quot;,&quot;family&quot;:&quot;Jonge&quot;,&quot;given&quot;:&quot;Stijn W.&quot;,&quot;non-dropping-particle&quot;:&quot;de&quot;,&quot;parse-names&quot;:false,&quot;suffix&quot;:&quot;&quot;},{&quot;dropping-particle&quot;:&quot;&quot;,&quot;family&quot;:&quot;Bella&quot;,&quot;given&quot;:&quot;Stefano&quot;,&quot;non-dropping-particle&quot;:&quot;Di&quot;,&quot;parse-names&quot;:false,&quot;suffix&quot;:&quot;&quot;},{&quot;dropping-particle&quot;:&quot;&quot;,&quot;family&quot;:&quot;Saverio&quot;,&quot;given&quot;:&quot;Salomone&quot;,&quot;non-dropping-particle&quot;:&quot;Di&quot;,&quot;parse-names&quot;:false,&quot;suffix&quot;:&quot;&quot;},{&quot;dropping-particle&quot;:&quot;&quot;,&quot;family&quot;:&quot;Duane&quot;,&quot;given&quot;:&quot;Therese M.&quot;,&quot;non-dropping-particle&quot;:&quot;&quot;,&quot;parse-names&quot;:false,&quot;suffix&quot;:&quot;&quot;},{&quot;dropping-particle&quot;:&quot;&quot;,&quot;family&quot;:&quot;Fugazzola&quot;,&quot;given&quot;:&quot;Paola&quot;,&quot;non-dropping-particle&quot;:&quot;&quot;,&quot;parse-names&quot;:false,&quot;suffix&quot;:&quot;&quot;},{&quot;dropping-particle&quot;:&quot;&quot;,&quot;family&quot;:&quot;Galante&quot;,&quot;given&quot;:&quot;Joseph M.&quot;,&quot;non-dropping-particle&quot;:&quot;&quot;,&quot;parse-names&quot;:false,&quot;suffix&quot;:&quot;&quot;},{&quot;dropping-particle&quot;:&quot;&quot;,&quot;family&quot;:&quot;Ghnnam&quot;,&quot;given&quot;:&quot;Wagih&quot;,&quot;non-dropping-particle&quot;:&quot;&quot;,&quot;parse-names&quot;:false,&quot;suffix&quot;:&quot;&quot;},{&quot;dropping-particle&quot;:&quot;&quot;,&quot;family&quot;:&quot;Gkiokas&quot;,&quot;given&quot;:&quot;George&quot;,&quot;non-dropping-particle&quot;:&quot;&quot;,&quot;parse-names&quot;:false,&quot;suffix&quot;:&quot;&quot;},{&quot;dropping-particle&quot;:&quot;&quot;,&quot;family&quot;:&quot;Gomes&quot;,&quot;given&quot;:&quot;Carlos Augusto&quot;,&quot;non-dropping-particle&quot;:&quot;&quot;,&quot;parse-names&quot;:false,&quot;suffix&quot;:&quot;&quot;},{&quot;dropping-particle&quot;:&quot;&quot;,&quot;family&quot;:&quot;Griffiths&quot;,&quot;given&quot;:&quot;Ewen A.&quot;,&quot;non-dropping-particle&quot;:&quot;&quot;,&quot;parse-names&quot;:false,&quot;suffix&quot;:&quot;&quot;},{&quot;dropping-particle&quot;:&quot;&quot;,&quot;family&quot;:&quot;Hardcastle&quot;,&quot;given&quot;:&quot;Timothy C.&quot;,&quot;non-dropping-particle&quot;:&quot;&quot;,&quot;parse-names&quot;:false,&quot;suffix&quot;:&quot;&quot;},{&quot;dropping-particle&quot;:&quot;&quot;,&quot;family&quot;:&quot;Hecker&quot;,&quot;given&quot;:&quot;Andreas&quot;,&quot;non-dropping-particle&quot;:&quot;&quot;,&quot;parse-names&quot;:false,&quot;suffix&quot;:&quot;&quot;},{&quot;dropping-particle&quot;:&quot;&quot;,&quot;family&quot;:&quot;Herzog&quot;,&quot;given&quot;:&quot;Torsten&quot;,&quot;non-dropping-particle&quot;:&quot;&quot;,&quot;parse-names&quot;:false,&quot;suffix&quot;:&quot;&quot;},{&quot;dropping-particle&quot;:&quot;&quot;,&quot;family&quot;:&quot;Karamarkovic&quot;,&quot;given&quot;:&quot;Aleksandar&quot;,&quot;non-dropping-particle&quot;:&quot;&quot;,&quot;parse-names&quot;:false,&quot;suffix&quot;:&quot;&quot;},{&quot;dropping-particle&quot;:&quot;&quot;,&quot;family&quot;:&quot;Khokha&quot;,&quot;given&quot;:&quot;Vladimir&quot;,&quot;non-dropping-particle&quot;:&quot;&quot;,&quot;parse-names&quot;:false,&quot;suffix&quot;:&quot;&quot;},{&quot;dropping-particle&quot;:&quot;&quot;,&quot;family&quot;:&quot;Kim&quot;,&quot;given&quot;:&quot;Peter K.&quot;,&quot;non-dropping-particle&quot;:&quot;&quot;,&quot;parse-names&quot;:false,&quot;suffix&quot;:&quot;&quot;},{&quot;dropping-particle&quot;:&quot;Il&quot;,&quot;family&quot;:&quot;Kim&quot;,&quot;given&quot;:&quot;Jae&quot;,&quot;non-dropping-particle&quot;:&quot;&quot;,&quot;parse-names&quot;:false,&quot;suffix&quot;:&quot;&quot;},{&quot;dropping-particle&quot;:&quot;&quot;,&quot;family&quot;:&quot;Kirkpatrick&quot;,&quot;given&quot;:&quot;Andrew W.&quot;,&quot;non-dropping-particle&quot;:&quot;&quot;,&quot;parse-names&quot;:false,&quot;suffix&quot;:&quot;&quot;},{&quot;dropping-particle&quot;:&quot;&quot;,&quot;family&quot;:&quot;Kong&quot;,&quot;given&quot;:&quot;Victor&quot;,&quot;non-dropping-particle&quot;:&quot;&quot;,&quot;parse-names&quot;:false,&quot;suffix&quot;:&quot;&quot;},{&quot;dropping-particle&quot;:&quot;&quot;,&quot;family&quot;:&quot;Koshy&quot;,&quot;given&quot;:&quot;Renol M.&quot;,&quot;non-dropping-particle&quot;:&quot;&quot;,&quot;parse-names&quot;:false,&quot;suffix&quot;:&quot;&quot;},{&quot;dropping-particle&quot;:&quot;&quot;,&quot;family&quot;:&quot;Inaba&quot;,&quot;given&quot;:&quot;Kenji&quot;,&quot;non-dropping-particle&quot;:&quot;&quot;,&quot;parse-names&quot;:false,&quot;suffix&quot;:&quot;&quot;},{&quot;dropping-particle&quot;:&quot;&quot;,&quot;family&quot;:&quot;Isik&quot;,&quot;given&quot;:&quot;Arda&quot;,&quot;non-dropping-particle&quot;:&quot;&quot;,&quot;parse-names&quot;:false,&quot;suffix&quot;:&quot;&quot;},{&quot;dropping-particle&quot;:&quot;&quot;,&quot;family&quot;:&quot;Ivatury&quot;,&quot;given&quot;:&quot;Rao&quot;,&quot;non-dropping-particle&quot;:&quot;&quot;,&quot;parse-names&quot;:false,&quot;suffix&quot;:&quot;&quot;},{&quot;dropping-particle&quot;:&quot;&quot;,&quot;family&quot;:&quot;Labricciosa&quot;,&quot;given&quot;:&quot;Francesco M.&quot;,&quot;non-dropping-particle&quot;:&quot;&quot;,&quot;parse-names&quot;:false,&quot;suffix&quot;:&quot;&quot;},{&quot;dropping-particle&quot;:&quot;&quot;,&quot;family&quot;:&quot;Lee&quot;,&quot;given&quot;:&quot;Yeong Yeh&quot;,&quot;non-dropping-particle&quot;:&quot;&quot;,&quot;parse-names&quot;:false,&quot;suffix&quot;:&quot;&quot;},{&quot;dropping-particle&quot;:&quot;&quot;,&quot;family&quot;:&quot;Leppäniemi&quot;,&quot;given&quot;:&quot;Ari&quot;,&quot;non-dropping-particle&quot;:&quot;&quot;,&quot;parse-names&quot;:false,&quot;suffix&quot;:&quot;&quot;},{&quot;dropping-particle&quot;:&quot;&quot;,&quot;family&quot;:&quot;Litvin&quot;,&quot;given&quot;:&quot;Andrey&quot;,&quot;non-dropping-particle&quot;:&quot;&quot;,&quot;parse-names&quot;:false,&quot;suffix&quot;:&quot;&quot;},{&quot;dropping-particle&quot;:&quot;&quot;,&quot;family&quot;:&quot;Luppi&quot;,&quot;given&quot;:&quot;Davide&quot;,&quot;non-dropping-particle&quot;:&quot;&quot;,&quot;parse-names&quot;:false,&quot;suffix&quot;:&quot;&quot;},{&quot;dropping-particle&quot;:&quot;V.&quot;,&quot;family&quot;:&quot;Maier&quot;,&quot;given&quot;:&quot;Ronald&quot;,&quot;non-dropping-particle&quot;:&quot;&quot;,&quot;parse-names&quot;:false,&quot;suffix&quot;:&quot;&quot;},{&quot;dropping-particle&quot;:&quot;&quot;,&quot;family&quot;:&quot;Marinis&quot;,&quot;given&quot;:&quot;Athanasios&quot;,&quot;non-dropping-particle&quot;:&quot;&quot;,&quot;parse-names&quot;:false,&quot;suffix&quot;:&quot;&quot;},{&quot;dropping-particle&quot;:&quot;&quot;,&quot;family&quot;:&quot;Marwah&quot;,&quot;given&quot;:&quot;Sanjay&quot;,&quot;non-dropping-particle&quot;:&quot;&quot;,&quot;parse-names&quot;:false,&quot;suffix&quot;:&quot;&quot;},{&quot;dropping-particle&quot;:&quot;&quot;,&quot;family&quot;:&quot;Mesina&quot;,&quot;given&quot;:&quot;Cristian&quot;,&quot;non-dropping-particle&quot;:&quot;&quot;,&quot;parse-names&quot;:false,&quot;suffix&quot;:&quot;&quot;},{&quot;dropping-particle&quot;:&quot;&quot;,&quot;family&quot;:&quot;Moore&quot;,&quot;given&quot;:&quot;Ernest E.&quot;,&quot;non-dropping-particle&quot;:&quot;&quot;,&quot;parse-names&quot;:false,&quot;suffix&quot;:&quot;&quot;},{&quot;dropping-particle&quot;:&quot;&quot;,&quot;family&quot;:&quot;Moore&quot;,&quot;given&quot;:&quot;Frederick A.&quot;,&quot;non-dropping-particle&quot;:&quot;&quot;,&quot;parse-names&quot;:false,&quot;suffix&quot;:&quot;&quot;},{&quot;dropping-particle&quot;:&quot;&quot;,&quot;family&quot;:&quot;Negoi&quot;,&quot;given&quot;:&quot;Ionut&quot;,&quot;non-dropping-particle&quot;:&quot;&quot;,&quot;parse-names&quot;:false,&quot;suffix&quot;:&quot;&quot;},{&quot;dropping-particle&quot;:&quot;&quot;,&quot;family&quot;:&quot;Olaoye&quot;,&quot;given&quot;:&quot;Iyiade&quot;,&quot;non-dropping-particle&quot;:&quot;&quot;,&quot;parse-names&quot;:false,&quot;suffix&quot;:&quot;&quot;},{&quot;dropping-particle&quot;:&quot;&quot;,&quot;family&quot;:&quot;Ordoñez&quot;,&quot;given&quot;:&quot;Carlos A.&quot;,&quot;non-dropping-particle&quot;:&quot;&quot;,&quot;parse-names&quot;:false,&quot;suffix&quot;:&quot;&quot;},{&quot;dropping-particle&quot;:&quot;&quot;,&quot;family&quot;:&quot;Ouadii&quot;,&quot;given&quot;:&quot;Mouaqit&quot;,&quot;non-dropping-particle&quot;:&quot;&quot;,&quot;parse-names&quot;:false,&quot;suffix&quot;:&quot;&quot;},{&quot;dropping-particle&quot;:&quot;&quot;,&quot;family&quot;:&quot;Peitzman&quot;,&quot;given&quot;:&quot;Andrew B.&quot;,&quot;non-dropping-particle&quot;:&quot;&quot;,&quot;parse-names&quot;:false,&quot;suffix&quot;:&quot;&quot;},{&quot;dropping-particle&quot;:&quot;&quot;,&quot;family&quot;:&quot;Perrone&quot;,&quot;given&quot;:&quot;Gennaro&quot;,&quot;non-dropping-particle&quot;:&quot;&quot;,&quot;parse-names&quot;:false,&quot;suffix&quot;:&quot;&quot;},{&quot;dropping-particle&quot;:&quot;&quot;,&quot;family&quot;:&quot;Pintar&quot;,&quot;given&quot;:&quot;Tadeja&quot;,&quot;non-dropping-particle&quot;:&quot;&quot;,&quot;parse-names&quot;:false,&quot;suffix&quot;:&quot;&quot;},{&quot;dropping-particle&quot;:&quot;&quot;,&quot;family&quot;:&quot;Pipitone&quot;,&quot;given&quot;:&quot;Giuseppe&quot;,&quot;non-dropping-particle&quot;:&quot;&quot;,&quot;parse-names&quot;:false,&quot;suffix&quot;:&quot;&quot;},{&quot;dropping-particle&quot;:&quot;&quot;,&quot;family&quot;:&quot;Podda&quot;,&quot;given&quot;:&quot;Mauro&quot;,&quot;non-dropping-particle&quot;:&quot;&quot;,&quot;parse-names&quot;:false,&quot;suffix&quot;:&quot;&quot;},{&quot;dropping-particle&quot;:&quot;&quot;,&quot;family&quot;:&quot;Raşa&quot;,&quot;given&quot;:&quot;Kemal&quot;,&quot;non-dropping-particle&quot;:&quot;&quot;,&quot;parse-names&quot;:false,&quot;suffix&quot;:&quot;&quot;},{&quot;dropping-particle&quot;:&quot;&quot;,&quot;family&quot;:&quot;Ribeiro&quot;,&quot;given&quot;:&quot;Julival&quot;,&quot;non-dropping-particle&quot;:&quot;&quot;,&quot;parse-names&quot;:false,&quot;suffix&quot;:&quot;&quot;},{&quot;dropping-particle&quot;:&quot;&quot;,&quot;family&quot;:&quot;Rodrigues&quot;,&quot;given&quot;:&quot;Gabriel&quot;,&quot;non-dropping-particle&quot;:&quot;&quot;,&quot;parse-names&quot;:false,&quot;suffix&quot;:&quot;&quot;},{&quot;dropping-particle&quot;:&quot;&quot;,&quot;family&quot;:&quot;Rubio-Perez&quot;,&quot;given&quot;:&quot;Ines&quot;,&quot;non-dropping-particle&quot;:&quot;&quot;,&quot;parse-names&quot;:false,&quot;suffix&quot;:&quot;&quot;},{&quot;dropping-particle&quot;:&quot;&quot;,&quot;family&quot;:&quot;Sall&quot;,&quot;given&quot;:&quot;Ibrahima&quot;,&quot;non-dropping-particle&quot;:&quot;&quot;,&quot;parse-names&quot;:false,&quot;suffix&quot;:&quot;&quot;},{&quot;dropping-particle&quot;:&quot;&quot;,&quot;family&quot;:&quot;Sato&quot;,&quot;given&quot;:&quot;Norio&quot;,&quot;non-dropping-particle&quot;:&quot;&quot;,&quot;parse-names&quot;:false,&quot;suffix&quot;:&quot;&quot;},{&quot;dropping-particle&quot;:&quot;&quot;,&quot;family&quot;:&quot;Sawyer&quot;,&quot;given&quot;:&quot;Robert G.&quot;,&quot;non-dropping-particle&quot;:&quot;&quot;,&quot;parse-names&quot;:false,&quot;suffix&quot;:&quot;&quot;},{&quot;dropping-particle&quot;:&quot;&quot;,&quot;family&quot;:&quot;Shelat&quot;,&quot;given&quot;:&quot;Vishal G.&quot;,&quot;non-dropping-particle&quot;:&quot;&quot;,&quot;parse-names&quot;:false,&quot;suffix&quot;:&quot;&quot;},{&quot;dropping-particle&quot;:&quot;&quot;,&quot;family&quot;:&quot;Sugrue&quot;,&quot;given&quot;:&quot;Michael&quot;,&quot;non-dropping-particle&quot;:&quot;&quot;,&quot;parse-names&quot;:false,&quot;suffix&quot;:&quot;&quot;},{&quot;dropping-particle&quot;:&quot;&quot;,&quot;family&quot;:&quot;Tarasconi&quot;,&quot;given&quot;:&quot;Antonio&quot;,&quot;non-dropping-particle&quot;:&quot;&quot;,&quot;parse-names&quot;:false,&quot;suffix&quot;:&quot;&quot;},{&quot;dropping-particle&quot;:&quot;&quot;,&quot;family&quot;:&quot;Tolonen&quot;,&quot;given&quot;:&quot;Matti&quot;,&quot;non-dropping-particle&quot;:&quot;&quot;,&quot;parse-names&quot;:false,&quot;suffix&quot;:&quot;&quot;},{&quot;dropping-particle&quot;:&quot;&quot;,&quot;family&quot;:&quot;Viaggi&quot;,&quot;given&quot;:&quot;Bruno&quot;,&quot;non-dropping-particle&quot;:&quot;&quot;,&quot;parse-names&quot;:false,&quot;suffix&quot;:&quot;&quot;},{&quot;dropping-particle&quot;:&quot;&quot;,&quot;family&quot;:&quot;Celotti&quot;,&quot;given&quot;:&quot;Andrea&quot;,&quot;non-dropping-particle&quot;:&quot;&quot;,&quot;parse-names&quot;:false,&quot;suffix&quot;:&quot;&quot;},{&quot;dropping-particle&quot;:&quot;&quot;,&quot;family&quot;:&quot;Casella&quot;,&quot;given&quot;:&quot;Claudio&quot;,&quot;non-dropping-particle&quot;:&quot;&quot;,&quot;parse-names&quot;:false,&quot;suffix&quot;:&quot;&quot;},{&quot;dropping-particle&quot;:&quot;&quot;,&quot;family&quot;:&quot;Pagani&quot;,&quot;given&quot;:&quot;Leonardo&quot;,&quot;non-dropping-particle&quot;:&quot;&quot;,&quot;parse-names&quot;:false,&quot;suffix&quot;:&quot;&quot;},{&quot;dropping-particle&quot;:&quot;&quot;,&quot;family&quot;:&quot;Dhingra&quot;,&quot;given&quot;:&quot;Sameer&quot;,&quot;non-dropping-particle&quot;:&quot;&quot;,&quot;parse-names&quot;:false,&quot;suffix&quot;:&quot;&quot;},{&quot;dropping-particle&quot;:&quot;&quot;,&quot;family&quot;:&quot;Baiocchi&quot;,&quot;given&quot;:&quot;Gian Luca&quot;,&quot;non-dropping-particle&quot;:&quot;&quot;,&quot;parse-names&quot;:false,&quot;suffix&quot;:&quot;&quot;},{&quot;dropping-particle&quot;:&quot;&quot;,&quot;family&quot;:&quot;Catena&quot;,&quot;given&quot;:&quot;Fausto&quot;,&quot;non-dropping-particle&quot;:&quot;&quot;,&quot;parse-names&quot;:false,&quot;suffix&quot;:&quot;&quot;}],&quot;container-title&quot;:&quot;World Journal of Emergency Surgery&quot;,&quot;id&quot;:&quot;1b9628cd-1768-5977-983b-1972d0c92107&quot;,&quot;issue&quot;:&quot;1&quot;,&quot;issued&quot;:{&quot;date-parts&quot;:[[&quot;2022&quot;,&quot;1&quot;,&quot;15&quot;]]},&quot;page&quot;:&quot;3&quot;,&quot;publisher&quot;:&quot;BioMed Central&quot;,&quot;title&quot;:&quot;WSES/GAIS/WSIS/SIS-E/AAST global clinical pathways for patients with skin and soft tissue infections&quot;,&quot;type&quot;:&quot;article-journal&quot;,&quot;volume&quot;:&quot;17&quot;,&quot;container-title-short&quot;:&quot;&quot;},&quot;uris&quot;:[&quot;http://www.mendeley.com/documents/?uuid=06baa281-cba9-4b31-9cab-c404a0391ad1&quot;],&quot;isTemporary&quot;:false,&quot;legacyDesktopId&quot;:&quot;06baa281-cba9-4b31-9cab-c404a0391ad1&quot;}]},{&quot;citationID&quot;:&quot;MENDELEY_CITATION_3c1f8e75-8f3a-49bb-9882-9b4953971a1c&quot;,&quot;properties&quot;:{&quot;noteIndex&quot;:0},&quot;isEdited&quot;:false,&quot;manualOverride&quot;:{&quot;citeprocText&quot;:&quot;(41,62)&quot;,&quot;isManuallyOverridden&quot;:false,&quot;manualOverrideText&quot;:&quot;&quot;},&quot;citationTag&quot;:&quot;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&quot;,&quot;citationItems&quot;:[{&quot;id&quot;:&quot;c80cd097-bb7e-577f-b4ab-3c984eb4f527&quot;,&quot;itemData&quot;:{&quot;ISBN&quot;:&quot;9789240062382&quot;,&quot;author&quot;:[{&quot;dropping-particle&quot;:&quot;&quot;,&quot;family&quot;:&quot;WHO&quot;,&quot;given&quot;:&quot;(World Health Organization)&quot;,&quot;non-dropping-particle&quot;:&quot;&quot;,&quot;parse-names&quot;:false,&quot;suffix&quot;:&quot;&quot;}],&quot;id&quot;:&quot;c80cd097-bb7e-577f-b4ab-3c984eb4f527&quot;,&quot;issued&quot;:{&quot;date-parts&quot;:[[&quot;2022&quot;]]},&quot;publisher-place&quot;:&quot;Geneva&quot;,&quot;title&quot;:&quot;The WHO AWaRe (Access, Watch, Reserve) antibiotic book&quot;,&quot;type&quot;:&quot;book&quot;,&quot;container-title-short&quot;:&quot;&quot;},&quot;uris&quot;:[&quot;http://www.mendeley.com/documents/?uuid=46e3ca45-c783-4977-920e-f543568021f2&quot;],&quot;isTemporary&quot;:false,&quot;legacyDesktopId&quot;:&quot;46e3ca45-c783-4977-920e-f543568021f2&quot;},{&quot;id&quot;:&quot;1b9628cd-1768-5977-983b-1972d0c92107&quot;,&quot;itemData&quot;:{&quot;DOI&quot;:&quot;10.1186/s13017-022-00406-2&quot;,&quot;ISSN&quot;:&quot;1749-7922&quot;,&quot;PMID&quot;:&quot;35033131&quot;,&quot;abstract&quot;:&quot;Skin and soft-tissue infections (SSTIs) encompass a variety of pathological conditions that involve the skin and underlying subcutaneous tissue, fascia, or muscle, ranging from simple superficial infections to severe necrotizing infections.&quot;,&quot;author&quot;:[{&quot;dropping-particle&quot;:&quot;&quot;,&quot;family&quot;:&quot;Sartelli&quot;,&quot;given&quot;:&quot;Massimo&quot;,&quot;non-dropping-particle&quot;:&quot;&quot;,&quot;parse-names&quot;:false,&quot;suffix&quot;:&quot;&quot;},{&quot;dropping-particle&quot;:&quot;&quot;,&quot;family&quot;:&quot;Coccolini&quot;,&quot;given&quot;:&quot;Federico&quot;,&quot;non-dropping-particle&quot;:&quot;&quot;,&quot;parse-names&quot;:false,&quot;suffix&quot;:&quot;&quot;},{&quot;dropping-particle&quot;:&quot;&quot;,&quot;family&quot;:&quot;Kluger&quot;,&quot;given&quot;:&quot;Yoram&quot;,&quot;non-dropping-particle&quot;:&quot;&quot;,&quot;parse-names&quot;:false,&quot;suffix&quot;:&quot;&quot;},{&quot;dropping-particle&quot;:&quot;&quot;,&quot;family&quot;:&quot;Agastra&quot;,&quot;given&quot;:&quot;Ervis&quot;,&quot;non-dropping-particle&quot;:&quot;&quot;,&quot;parse-names&quot;:false,&quot;suffix&quot;:&quot;&quot;},{&quot;dropping-particle&quot;:&quot;&quot;,&quot;family&quot;:&quot;Abu-Zidan&quot;,&quot;given&quot;:&quot;Fikri M.&quot;,&quot;non-dropping-particle&quot;:&quot;&quot;,&quot;parse-names&quot;:false,&quot;suffix&quot;:&quot;&quot;},{&quot;dropping-particle&quot;:&quot;&quot;,&quot;family&quot;:&quot;Abbas&quot;,&quot;given&quot;:&quot;Ashraf El Sayed&quot;,&quot;non-dropping-particle&quot;:&quot;&quot;,&quot;parse-names&quot;:false,&quot;suffix&quot;:&quot;&quot;},{&quot;dropping-particle&quot;:&quot;&quot;,&quot;family&quot;:&quot;Ansaloni&quot;,&quot;given&quot;:&quot;Luca&quot;,&quot;non-dropping-particle&quot;:&quot;&quot;,&quot;parse-names&quot;:false,&quot;suffix&quot;:&quot;&quot;},{&quot;dropping-particle&quot;:&quot;&quot;,&quot;family&quot;:&quot;Adesunkanmi&quot;,&quot;given&quot;:&quot;Abdulrashid Kayode&quot;,&quot;non-dropping-particle&quot;:&quot;&quot;,&quot;parse-names&quot;:false,&quot;suffix&quot;:&quot;&quot;},{&quot;dropping-particle&quot;:&quot;&quot;,&quot;family&quot;:&quot;Augustin&quot;,&quot;given&quot;:&quot;Goran&quot;,&quot;non-dropping-particle&quot;:&quot;&quot;,&quot;parse-names&quot;:false,&quot;suffix&quot;:&quot;&quot;},{&quot;dropping-particle&quot;:&quot;&quot;,&quot;family&quot;:&quot;Bala&quot;,&quot;given&quot;:&quot;Miklosh&quot;,&quot;non-dropping-particle&quot;:&quot;&quot;,&quot;parse-names&quot;:false,&quot;suffix&quot;:&quot;&quot;},{&quot;dropping-particle&quot;:&quot;&quot;,&quot;family&quot;:&quot;Baraket&quot;,&quot;given&quot;:&quot;Oussama&quot;,&quot;non-dropping-particle&quot;:&quot;&quot;,&quot;parse-names&quot;:false,&quot;suffix&quot;:&quot;&quot;},{&quot;dropping-particle&quot;:&quot;&quot;,&quot;family&quot;:&quot;Biffl&quot;,&quot;given&quot;:&quot;Walter L.&quot;,&quot;non-dropping-particle&quot;:&quot;&quot;,&quot;parse-names&quot;:false,&quot;suffix&quot;:&quot;&quot;},{&quot;dropping-particle&quot;:&quot;&quot;,&quot;family&quot;:&quot;Ceresoli&quot;,&quot;given&quot;:&quot;Marco&quot;,&quot;non-dropping-particle&quot;:&quot;&quot;,&quot;parse-names&quot;:false,&quot;suffix&quot;:&quot;&quot;},{&quot;dropping-particle&quot;:&quot;&quot;,&quot;family&quot;:&quot;Cerutti&quot;,&quot;given&quot;:&quot;Elisabetta&quot;,&quot;non-dropping-particle&quot;:&quot;&quot;,&quot;parse-names&quot;:false,&quot;suffix&quot;:&quot;&quot;},{&quot;dropping-particle&quot;:&quot;&quot;,&quot;family&quot;:&quot;Chiara&quot;,&quot;given&quot;:&quot;Osvaldo&quot;,&quot;non-dropping-particle&quot;:&quot;&quot;,&quot;parse-names&quot;:false,&quot;suffix&quot;:&quot;&quot;},{&quot;dropping-particle&quot;:&quot;&quot;,&quot;family&quot;:&quot;Cicuttin&quot;,&quot;given&quot;:&quot;Enrico&quot;,&quot;non-dropping-particle&quot;:&quot;&quot;,&quot;parse-names&quot;:false,&quot;suffix&quot;:&quot;&quot;},{&quot;dropping-particle&quot;:&quot;&quot;,&quot;family&quot;:&quot;Chiarugi&quot;,&quot;given&quot;:&quot;Massimo&quot;,&quot;non-dropping-particle&quot;:&quot;&quot;,&quot;parse-names&quot;:false,&quot;suffix&quot;:&quot;&quot;},{&quot;dropping-particle&quot;:&quot;&quot;,&quot;family&quot;:&quot;Coimbra&quot;,&quot;given&quot;:&quot;Raul&quot;,&quot;non-dropping-particle&quot;:&quot;&quot;,&quot;parse-names&quot;:false,&quot;suffix&quot;:&quot;&quot;},{&quot;dropping-particle&quot;:&quot;&quot;,&quot;family&quot;:&quot;Corsi&quot;,&quot;given&quot;:&quot;Daniela&quot;,&quot;non-dropping-particle&quot;:&quot;&quot;,&quot;parse-names&quot;:false,&quot;suffix&quot;:&quot;&quot;},{&quot;dropping-particle&quot;:&quot;&quot;,&quot;family&quot;:&quot;Cortese&quot;,&quot;given&quot;:&quot;Francesco&quot;,&quot;non-dropping-particle&quot;:&quot;&quot;,&quot;parse-names&quot;:false,&quot;suffix&quot;:&quot;&quot;},{&quot;dropping-particle&quot;:&quot;&quot;,&quot;family&quot;:&quot;Cui&quot;,&quot;given&quot;:&quot;Yunfeng&quot;,&quot;non-dropping-particle&quot;:&quot;&quot;,&quot;parse-names&quot;:false,&quot;suffix&quot;:&quot;&quot;},{&quot;dropping-particle&quot;:&quot;&quot;,&quot;family&quot;:&quot;Damaskos&quot;,&quot;given&quot;:&quot;Dimitris&quot;,&quot;non-dropping-particle&quot;:&quot;&quot;,&quot;parse-names&quot;:false,&quot;suffix&quot;:&quot;&quot;},{&quot;dropping-particle&quot;:&quot;&quot;,&quot;family&quot;:&quot;De’Angelis&quot;,&quot;given&quot;:&quot;Nicola&quot;,&quot;non-dropping-particle&quot;:&quot;&quot;,&quot;parse-names&quot;:false,&quot;suffix&quot;:&quot;&quot;},{&quot;dropping-particle&quot;:&quot;&quot;,&quot;family&quot;:&quot;Delibegovic&quot;,&quot;given&quot;:&quot;Samir&quot;,&quot;non-dropping-particle&quot;:&quot;&quot;,&quot;parse-names&quot;:false,&quot;suffix&quot;:&quot;&quot;},{&quot;dropping-particle&quot;:&quot;&quot;,&quot;family&quot;:&quot;Demetrashvili&quot;,&quot;given&quot;:&quot;Zaza&quot;,&quot;non-dropping-particle&quot;:&quot;&quot;,&quot;parse-names&quot;:false,&quot;suffix&quot;:&quot;&quot;},{&quot;dropping-particle&quot;:&quot;&quot;,&quot;family&quot;:&quot;Simone&quot;,&quot;given&quot;:&quot;Belinda&quot;,&quot;non-dropping-particle&quot;:&quot;De&quot;,&quot;parse-names&quot;:false,&quot;suffix&quot;:&quot;&quot;},{&quot;dropping-particle&quot;:&quot;&quot;,&quot;family&quot;:&quot;Jonge&quot;,&quot;given&quot;:&quot;Stijn W.&quot;,&quot;non-dropping-particle&quot;:&quot;de&quot;,&quot;parse-names&quot;:false,&quot;suffix&quot;:&quot;&quot;},{&quot;dropping-particle&quot;:&quot;&quot;,&quot;family&quot;:&quot;Bella&quot;,&quot;given&quot;:&quot;Stefano&quot;,&quot;non-dropping-particle&quot;:&quot;Di&quot;,&quot;parse-names&quot;:false,&quot;suffix&quot;:&quot;&quot;},{&quot;dropping-particle&quot;:&quot;&quot;,&quot;family&quot;:&quot;Saverio&quot;,&quot;given&quot;:&quot;Salomone&quot;,&quot;non-dropping-particle&quot;:&quot;Di&quot;,&quot;parse-names&quot;:false,&quot;suffix&quot;:&quot;&quot;},{&quot;dropping-particle&quot;:&quot;&quot;,&quot;family&quot;:&quot;Duane&quot;,&quot;given&quot;:&quot;Therese M.&quot;,&quot;non-dropping-particle&quot;:&quot;&quot;,&quot;parse-names&quot;:false,&quot;suffix&quot;:&quot;&quot;},{&quot;dropping-particle&quot;:&quot;&quot;,&quot;family&quot;:&quot;Fugazzola&quot;,&quot;given&quot;:&quot;Paola&quot;,&quot;non-dropping-particle&quot;:&quot;&quot;,&quot;parse-names&quot;:false,&quot;suffix&quot;:&quot;&quot;},{&quot;dropping-particle&quot;:&quot;&quot;,&quot;family&quot;:&quot;Galante&quot;,&quot;given&quot;:&quot;Joseph M.&quot;,&quot;non-dropping-particle&quot;:&quot;&quot;,&quot;parse-names&quot;:false,&quot;suffix&quot;:&quot;&quot;},{&quot;dropping-particle&quot;:&quot;&quot;,&quot;family&quot;:&quot;Ghnnam&quot;,&quot;given&quot;:&quot;Wagih&quot;,&quot;non-dropping-particle&quot;:&quot;&quot;,&quot;parse-names&quot;:false,&quot;suffix&quot;:&quot;&quot;},{&quot;dropping-particle&quot;:&quot;&quot;,&quot;family&quot;:&quot;Gkiokas&quot;,&quot;given&quot;:&quot;George&quot;,&quot;non-dropping-particle&quot;:&quot;&quot;,&quot;parse-names&quot;:false,&quot;suffix&quot;:&quot;&quot;},{&quot;dropping-particle&quot;:&quot;&quot;,&quot;family&quot;:&quot;Gomes&quot;,&quot;given&quot;:&quot;Carlos Augusto&quot;,&quot;non-dropping-particle&quot;:&quot;&quot;,&quot;parse-names&quot;:false,&quot;suffix&quot;:&quot;&quot;},{&quot;dropping-particle&quot;:&quot;&quot;,&quot;family&quot;:&quot;Griffiths&quot;,&quot;given&quot;:&quot;Ewen A.&quot;,&quot;non-dropping-particle&quot;:&quot;&quot;,&quot;parse-names&quot;:false,&quot;suffix&quot;:&quot;&quot;},{&quot;dropping-particle&quot;:&quot;&quot;,&quot;family&quot;:&quot;Hardcastle&quot;,&quot;given&quot;:&quot;Timothy C.&quot;,&quot;non-dropping-particle&quot;:&quot;&quot;,&quot;parse-names&quot;:false,&quot;suffix&quot;:&quot;&quot;},{&quot;dropping-particle&quot;:&quot;&quot;,&quot;family&quot;:&quot;Hecker&quot;,&quot;given&quot;:&quot;Andreas&quot;,&quot;non-dropping-particle&quot;:&quot;&quot;,&quot;parse-names&quot;:false,&quot;suffix&quot;:&quot;&quot;},{&quot;dropping-particle&quot;:&quot;&quot;,&quot;family&quot;:&quot;Herzog&quot;,&quot;given&quot;:&quot;Torsten&quot;,&quot;non-dropping-particle&quot;:&quot;&quot;,&quot;parse-names&quot;:false,&quot;suffix&quot;:&quot;&quot;},{&quot;dropping-particle&quot;:&quot;&quot;,&quot;family&quot;:&quot;Karamarkovic&quot;,&quot;given&quot;:&quot;Aleksandar&quot;,&quot;non-dropping-particle&quot;:&quot;&quot;,&quot;parse-names&quot;:false,&quot;suffix&quot;:&quot;&quot;},{&quot;dropping-particle&quot;:&quot;&quot;,&quot;family&quot;:&quot;Khokha&quot;,&quot;given&quot;:&quot;Vladimir&quot;,&quot;non-dropping-particle&quot;:&quot;&quot;,&quot;parse-names&quot;:false,&quot;suffix&quot;:&quot;&quot;},{&quot;dropping-particle&quot;:&quot;&quot;,&quot;family&quot;:&quot;Kim&quot;,&quot;given&quot;:&quot;Peter K.&quot;,&quot;non-dropping-particle&quot;:&quot;&quot;,&quot;parse-names&quot;:false,&quot;suffix&quot;:&quot;&quot;},{&quot;dropping-particle&quot;:&quot;Il&quot;,&quot;family&quot;:&quot;Kim&quot;,&quot;given&quot;:&quot;Jae&quot;,&quot;non-dropping-particle&quot;:&quot;&quot;,&quot;parse-names&quot;:false,&quot;suffix&quot;:&quot;&quot;},{&quot;dropping-particle&quot;:&quot;&quot;,&quot;family&quot;:&quot;Kirkpatrick&quot;,&quot;given&quot;:&quot;Andrew W.&quot;,&quot;non-dropping-particle&quot;:&quot;&quot;,&quot;parse-names&quot;:false,&quot;suffix&quot;:&quot;&quot;},{&quot;dropping-particle&quot;:&quot;&quot;,&quot;family&quot;:&quot;Kong&quot;,&quot;given&quot;:&quot;Victor&quot;,&quot;non-dropping-particle&quot;:&quot;&quot;,&quot;parse-names&quot;:false,&quot;suffix&quot;:&quot;&quot;},{&quot;dropping-particle&quot;:&quot;&quot;,&quot;family&quot;:&quot;Koshy&quot;,&quot;given&quot;:&quot;Renol M.&quot;,&quot;non-dropping-particle&quot;:&quot;&quot;,&quot;parse-names&quot;:false,&quot;suffix&quot;:&quot;&quot;},{&quot;dropping-particle&quot;:&quot;&quot;,&quot;family&quot;:&quot;Inaba&quot;,&quot;given&quot;:&quot;Kenji&quot;,&quot;non-dropping-particle&quot;:&quot;&quot;,&quot;parse-names&quot;:false,&quot;suffix&quot;:&quot;&quot;},{&quot;dropping-particle&quot;:&quot;&quot;,&quot;family&quot;:&quot;Isik&quot;,&quot;given&quot;:&quot;Arda&quot;,&quot;non-dropping-particle&quot;:&quot;&quot;,&quot;parse-names&quot;:false,&quot;suffix&quot;:&quot;&quot;},{&quot;dropping-particle&quot;:&quot;&quot;,&quot;family&quot;:&quot;Ivatury&quot;,&quot;given&quot;:&quot;Rao&quot;,&quot;non-dropping-particle&quot;:&quot;&quot;,&quot;parse-names&quot;:false,&quot;suffix&quot;:&quot;&quot;},{&quot;dropping-particle&quot;:&quot;&quot;,&quot;family&quot;:&quot;Labricciosa&quot;,&quot;given&quot;:&quot;Francesco M.&quot;,&quot;non-dropping-particle&quot;:&quot;&quot;,&quot;parse-names&quot;:false,&quot;suffix&quot;:&quot;&quot;},{&quot;dropping-particle&quot;:&quot;&quot;,&quot;family&quot;:&quot;Lee&quot;,&quot;given&quot;:&quot;Yeong Yeh&quot;,&quot;non-dropping-particle&quot;:&quot;&quot;,&quot;parse-names&quot;:false,&quot;suffix&quot;:&quot;&quot;},{&quot;dropping-particle&quot;:&quot;&quot;,&quot;family&quot;:&quot;Leppäniemi&quot;,&quot;given&quot;:&quot;Ari&quot;,&quot;non-dropping-particle&quot;:&quot;&quot;,&quot;parse-names&quot;:false,&quot;suffix&quot;:&quot;&quot;},{&quot;dropping-particle&quot;:&quot;&quot;,&quot;family&quot;:&quot;Litvin&quot;,&quot;given&quot;:&quot;Andrey&quot;,&quot;non-dropping-particle&quot;:&quot;&quot;,&quot;parse-names&quot;:false,&quot;suffix&quot;:&quot;&quot;},{&quot;dropping-particle&quot;:&quot;&quot;,&quot;family&quot;:&quot;Luppi&quot;,&quot;given&quot;:&quot;Davide&quot;,&quot;non-dropping-particle&quot;:&quot;&quot;,&quot;parse-names&quot;:false,&quot;suffix&quot;:&quot;&quot;},{&quot;dropping-particle&quot;:&quot;V.&quot;,&quot;family&quot;:&quot;Maier&quot;,&quot;given&quot;:&quot;Ronald&quot;,&quot;non-dropping-particle&quot;:&quot;&quot;,&quot;parse-names&quot;:false,&quot;suffix&quot;:&quot;&quot;},{&quot;dropping-particle&quot;:&quot;&quot;,&quot;family&quot;:&quot;Marinis&quot;,&quot;given&quot;:&quot;Athanasios&quot;,&quot;non-dropping-particle&quot;:&quot;&quot;,&quot;parse-names&quot;:false,&quot;suffix&quot;:&quot;&quot;},{&quot;dropping-particle&quot;:&quot;&quot;,&quot;family&quot;:&quot;Marwah&quot;,&quot;given&quot;:&quot;Sanjay&quot;,&quot;non-dropping-particle&quot;:&quot;&quot;,&quot;parse-names&quot;:false,&quot;suffix&quot;:&quot;&quot;},{&quot;dropping-particle&quot;:&quot;&quot;,&quot;family&quot;:&quot;Mesina&quot;,&quot;given&quot;:&quot;Cristian&quot;,&quot;non-dropping-particle&quot;:&quot;&quot;,&quot;parse-names&quot;:false,&quot;suffix&quot;:&quot;&quot;},{&quot;dropping-particle&quot;:&quot;&quot;,&quot;family&quot;:&quot;Moore&quot;,&quot;given&quot;:&quot;Ernest E.&quot;,&quot;non-dropping-particle&quot;:&quot;&quot;,&quot;parse-names&quot;:false,&quot;suffix&quot;:&quot;&quot;},{&quot;dropping-particle&quot;:&quot;&quot;,&quot;family&quot;:&quot;Moore&quot;,&quot;given&quot;:&quot;Frederick A.&quot;,&quot;non-dropping-particle&quot;:&quot;&quot;,&quot;parse-names&quot;:false,&quot;suffix&quot;:&quot;&quot;},{&quot;dropping-particle&quot;:&quot;&quot;,&quot;family&quot;:&quot;Negoi&quot;,&quot;given&quot;:&quot;Ionut&quot;,&quot;non-dropping-particle&quot;:&quot;&quot;,&quot;parse-names&quot;:false,&quot;suffix&quot;:&quot;&quot;},{&quot;dropping-particle&quot;:&quot;&quot;,&quot;family&quot;:&quot;Olaoye&quot;,&quot;given&quot;:&quot;Iyiade&quot;,&quot;non-dropping-particle&quot;:&quot;&quot;,&quot;parse-names&quot;:false,&quot;suffix&quot;:&quot;&quot;},{&quot;dropping-particle&quot;:&quot;&quot;,&quot;family&quot;:&quot;Ordoñez&quot;,&quot;given&quot;:&quot;Carlos A.&quot;,&quot;non-dropping-particle&quot;:&quot;&quot;,&quot;parse-names&quot;:false,&quot;suffix&quot;:&quot;&quot;},{&quot;dropping-particle&quot;:&quot;&quot;,&quot;family&quot;:&quot;Ouadii&quot;,&quot;given&quot;:&quot;Mouaqit&quot;,&quot;non-dropping-particle&quot;:&quot;&quot;,&quot;parse-names&quot;:false,&quot;suffix&quot;:&quot;&quot;},{&quot;dropping-particle&quot;:&quot;&quot;,&quot;family&quot;:&quot;Peitzman&quot;,&quot;given&quot;:&quot;Andrew B.&quot;,&quot;non-dropping-particle&quot;:&quot;&quot;,&quot;parse-names&quot;:false,&quot;suffix&quot;:&quot;&quot;},{&quot;dropping-particle&quot;:&quot;&quot;,&quot;family&quot;:&quot;Perrone&quot;,&quot;given&quot;:&quot;Gennaro&quot;,&quot;non-dropping-particle&quot;:&quot;&quot;,&quot;parse-names&quot;:false,&quot;suffix&quot;:&quot;&quot;},{&quot;dropping-particle&quot;:&quot;&quot;,&quot;family&quot;:&quot;Pintar&quot;,&quot;given&quot;:&quot;Tadeja&quot;,&quot;non-dropping-particle&quot;:&quot;&quot;,&quot;parse-names&quot;:false,&quot;suffix&quot;:&quot;&quot;},{&quot;dropping-particle&quot;:&quot;&quot;,&quot;family&quot;:&quot;Pipitone&quot;,&quot;given&quot;:&quot;Giuseppe&quot;,&quot;non-dropping-particle&quot;:&quot;&quot;,&quot;parse-names&quot;:false,&quot;suffix&quot;:&quot;&quot;},{&quot;dropping-particle&quot;:&quot;&quot;,&quot;family&quot;:&quot;Podda&quot;,&quot;given&quot;:&quot;Mauro&quot;,&quot;non-dropping-particle&quot;:&quot;&quot;,&quot;parse-names&quot;:false,&quot;suffix&quot;:&quot;&quot;},{&quot;dropping-particle&quot;:&quot;&quot;,&quot;family&quot;:&quot;Raşa&quot;,&quot;given&quot;:&quot;Kemal&quot;,&quot;non-dropping-particle&quot;:&quot;&quot;,&quot;parse-names&quot;:false,&quot;suffix&quot;:&quot;&quot;},{&quot;dropping-particle&quot;:&quot;&quot;,&quot;family&quot;:&quot;Ribeiro&quot;,&quot;given&quot;:&quot;Julival&quot;,&quot;non-dropping-particle&quot;:&quot;&quot;,&quot;parse-names&quot;:false,&quot;suffix&quot;:&quot;&quot;},{&quot;dropping-particle&quot;:&quot;&quot;,&quot;family&quot;:&quot;Rodrigues&quot;,&quot;given&quot;:&quot;Gabriel&quot;,&quot;non-dropping-particle&quot;:&quot;&quot;,&quot;parse-names&quot;:false,&quot;suffix&quot;:&quot;&quot;},{&quot;dropping-particle&quot;:&quot;&quot;,&quot;family&quot;:&quot;Rubio-Perez&quot;,&quot;given&quot;:&quot;Ines&quot;,&quot;non-dropping-particle&quot;:&quot;&quot;,&quot;parse-names&quot;:false,&quot;suffix&quot;:&quot;&quot;},{&quot;dropping-particle&quot;:&quot;&quot;,&quot;family&quot;:&quot;Sall&quot;,&quot;given&quot;:&quot;Ibrahima&quot;,&quot;non-dropping-particle&quot;:&quot;&quot;,&quot;parse-names&quot;:false,&quot;suffix&quot;:&quot;&quot;},{&quot;dropping-particle&quot;:&quot;&quot;,&quot;family&quot;:&quot;Sato&quot;,&quot;given&quot;:&quot;Norio&quot;,&quot;non-dropping-particle&quot;:&quot;&quot;,&quot;parse-names&quot;:false,&quot;suffix&quot;:&quot;&quot;},{&quot;dropping-particle&quot;:&quot;&quot;,&quot;family&quot;:&quot;Sawyer&quot;,&quot;given&quot;:&quot;Robert G.&quot;,&quot;non-dropping-particle&quot;:&quot;&quot;,&quot;parse-names&quot;:false,&quot;suffix&quot;:&quot;&quot;},{&quot;dropping-particle&quot;:&quot;&quot;,&quot;family&quot;:&quot;Shelat&quot;,&quot;given&quot;:&quot;Vishal G.&quot;,&quot;non-dropping-particle&quot;:&quot;&quot;,&quot;parse-names&quot;:false,&quot;suffix&quot;:&quot;&quot;},{&quot;dropping-particle&quot;:&quot;&quot;,&quot;family&quot;:&quot;Sugrue&quot;,&quot;given&quot;:&quot;Michael&quot;,&quot;non-dropping-particle&quot;:&quot;&quot;,&quot;parse-names&quot;:false,&quot;suffix&quot;:&quot;&quot;},{&quot;dropping-particle&quot;:&quot;&quot;,&quot;family&quot;:&quot;Tarasconi&quot;,&quot;given&quot;:&quot;Antonio&quot;,&quot;non-dropping-particle&quot;:&quot;&quot;,&quot;parse-names&quot;:false,&quot;suffix&quot;:&quot;&quot;},{&quot;dropping-particle&quot;:&quot;&quot;,&quot;family&quot;:&quot;Tolonen&quot;,&quot;given&quot;:&quot;Matti&quot;,&quot;non-dropping-particle&quot;:&quot;&quot;,&quot;parse-names&quot;:false,&quot;suffix&quot;:&quot;&quot;},{&quot;dropping-particle&quot;:&quot;&quot;,&quot;family&quot;:&quot;Viaggi&quot;,&quot;given&quot;:&quot;Bruno&quot;,&quot;non-dropping-particle&quot;:&quot;&quot;,&quot;parse-names&quot;:false,&quot;suffix&quot;:&quot;&quot;},{&quot;dropping-particle&quot;:&quot;&quot;,&quot;family&quot;:&quot;Celotti&quot;,&quot;given&quot;:&quot;Andrea&quot;,&quot;non-dropping-particle&quot;:&quot;&quot;,&quot;parse-names&quot;:false,&quot;suffix&quot;:&quot;&quot;},{&quot;dropping-particle&quot;:&quot;&quot;,&quot;family&quot;:&quot;Casella&quot;,&quot;given&quot;:&quot;Claudio&quot;,&quot;non-dropping-particle&quot;:&quot;&quot;,&quot;parse-names&quot;:false,&quot;suffix&quot;:&quot;&quot;},{&quot;dropping-particle&quot;:&quot;&quot;,&quot;family&quot;:&quot;Pagani&quot;,&quot;given&quot;:&quot;Leonardo&quot;,&quot;non-dropping-particle&quot;:&quot;&quot;,&quot;parse-names&quot;:false,&quot;suffix&quot;:&quot;&quot;},{&quot;dropping-particle&quot;:&quot;&quot;,&quot;family&quot;:&quot;Dhingra&quot;,&quot;given&quot;:&quot;Sameer&quot;,&quot;non-dropping-particle&quot;:&quot;&quot;,&quot;parse-names&quot;:false,&quot;suffix&quot;:&quot;&quot;},{&quot;dropping-particle&quot;:&quot;&quot;,&quot;family&quot;:&quot;Baiocchi&quot;,&quot;given&quot;:&quot;Gian Luca&quot;,&quot;non-dropping-particle&quot;:&quot;&quot;,&quot;parse-names&quot;:false,&quot;suffix&quot;:&quot;&quot;},{&quot;dropping-particle&quot;:&quot;&quot;,&quot;family&quot;:&quot;Catena&quot;,&quot;given&quot;:&quot;Fausto&quot;,&quot;non-dropping-particle&quot;:&quot;&quot;,&quot;parse-names&quot;:false,&quot;suffix&quot;:&quot;&quot;}],&quot;container-title&quot;:&quot;World Journal of Emergency Surgery&quot;,&quot;id&quot;:&quot;1b9628cd-1768-5977-983b-1972d0c92107&quot;,&quot;issue&quot;:&quot;1&quot;,&quot;issued&quot;:{&quot;date-parts&quot;:[[&quot;2022&quot;,&quot;1&quot;,&quot;15&quot;]]},&quot;page&quot;:&quot;3&quot;,&quot;publisher&quot;:&quot;BioMed Central&quot;,&quot;title&quot;:&quot;WSES/GAIS/WSIS/SIS-E/AAST global clinical pathways for patients with skin and soft tissue infections&quot;,&quot;type&quot;:&quot;article-journal&quot;,&quot;volume&quot;:&quot;17&quot;,&quot;container-title-short&quot;:&quot;&quot;},&quot;uris&quot;:[&quot;http://www.mendeley.com/documents/?uuid=06baa281-cba9-4b31-9cab-c404a0391ad1&quot;],&quot;isTemporary&quot;:false,&quot;legacyDesktopId&quot;:&quot;06baa281-cba9-4b31-9cab-c404a0391ad1&quot;}]},{&quot;citationID&quot;:&quot;MENDELEY_CITATION_3b7464b3-6e51-47a8-b1c0-90cfad929588&quot;,&quot;properties&quot;:{&quot;noteIndex&quot;:0},&quot;isEdited&quot;:false,&quot;manualOverride&quot;:{&quot;citeprocText&quot;:&quot;(40)&quot;,&quot;isManuallyOverridden&quot;:false,&quot;manualOverrideText&quot;:&quot;&quot;},&quot;citationTag&quot;:&quot;MENDELEY_CITATION_v3_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&quot;,&quot;citationItems&quot;:[{&quot;id&quot;:&quot;e48a7fee-99b1-56e0-97a3-ec0d8d582267&quot;,&quot;itemData&quot;:{&quot;ISSN&quot;:&quot;22027114&quot;,&quot;PMID&quot;:&quot;29261244&quot;,&quot;author&quot;:[{&quot;dropping-particle&quot;:&quot;&quot;,&quot;family&quot;:&quot;Swanson&quot;,&quot;given&quot;:&quot;T&quot;,&quot;non-dropping-particle&quot;:&quot;&quot;,&quot;parse-names&quot;:false,&quot;suffix&quot;:&quot;&quot;},{&quot;dropping-particle&quot;:&quot;&quot;,&quot;family&quot;:&quot;Angel&quot;,&quot;given&quot;:&quot;D&quot;,&quot;non-dropping-particle&quot;:&quot;&quot;,&quot;parse-names&quot;:false,&quot;suffix&quot;:&quot;&quot;}],&quot;container-title&quot;:&quot;Wounds International&quot;,&quot;id&quot;:&quot;e48a7fee-99b1-56e0-97a3-ec0d8d582267&quot;,&quot;issue&quot;:&quot;8&quot;,&quot;issued&quot;:{&quot;date-parts&quot;:[[&quot;2022&quot;]]},&quot;page&quot;:&quot;1-59&quot;,&quot;title&quot;:&quot;International Wound Infection Institute (IWII). Wound Infection in Clinical Practice.&quot;,&quot;type&quot;:&quot;article-journal&quot;,&quot;volume&quot;:&quot;24&quot;,&quot;container-title-short&quot;:&quot;&quot;},&quot;uris&quot;:[&quot;http://www.mendeley.com/documents/?uuid=4bf230e3-18f6-4b18-87b1-fc59a52d5928&quot;],&quot;isTemporary&quot;:false,&quot;legacyDesktopId&quot;:&quot;4bf230e3-18f6-4b18-87b1-fc59a52d5928&quot;}]},{&quot;citationID&quot;:&quot;MENDELEY_CITATION_302bab0d-3622-4e40-b7ee-874996f8d2b7&quot;,&quot;properties&quot;:{&quot;noteIndex&quot;:0},&quot;isEdited&quot;:false,&quot;manualOverride&quot;:{&quot;citeprocText&quot;:&quot;(40)&quot;,&quot;isManuallyOverridden&quot;:false,&quot;manualOverrideText&quot;:&quot;&quot;},&quot;citationTag&quot;:&quot;MENDELEY_CITATION_v3_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&quot;,&quot;citationItems&quot;:[{&quot;id&quot;:&quot;e48a7fee-99b1-56e0-97a3-ec0d8d582267&quot;,&quot;itemData&quot;:{&quot;ISSN&quot;:&quot;22027114&quot;,&quot;PMID&quot;:&quot;29261244&quot;,&quot;author&quot;:[{&quot;dropping-particle&quot;:&quot;&quot;,&quot;family&quot;:&quot;Swanson&quot;,&quot;given&quot;:&quot;T&quot;,&quot;non-dropping-particle&quot;:&quot;&quot;,&quot;parse-names&quot;:false,&quot;suffix&quot;:&quot;&quot;},{&quot;dropping-particle&quot;:&quot;&quot;,&quot;family&quot;:&quot;Angel&quot;,&quot;given&quot;:&quot;D&quot;,&quot;non-dropping-particle&quot;:&quot;&quot;,&quot;parse-names&quot;:false,&quot;suffix&quot;:&quot;&quot;}],&quot;container-title&quot;:&quot;Wounds International&quot;,&quot;id&quot;:&quot;e48a7fee-99b1-56e0-97a3-ec0d8d582267&quot;,&quot;issue&quot;:&quot;8&quot;,&quot;issued&quot;:{&quot;date-parts&quot;:[[&quot;2022&quot;]]},&quot;page&quot;:&quot;1-59&quot;,&quot;title&quot;:&quot;International Wound Infection Institute (IWII). Wound Infection in Clinical Practice.&quot;,&quot;type&quot;:&quot;article-journal&quot;,&quot;volume&quot;:&quot;24&quot;,&quot;container-title-short&quot;:&quot;&quot;},&quot;uris&quot;:[&quot;http://www.mendeley.com/documents/?uuid=4bf230e3-18f6-4b18-87b1-fc59a52d5928&quot;],&quot;isTemporary&quot;:false,&quot;legacyDesktopId&quot;:&quot;4bf230e3-18f6-4b18-87b1-fc59a52d5928&quot;}]},{&quot;citationID&quot;:&quot;MENDELEY_CITATION_57191126-724f-4de3-925c-25bc42fbb940&quot;,&quot;properties&quot;:{&quot;noteIndex&quot;:0},&quot;isEdited&quot;:false,&quot;manualOverride&quot;:{&quot;citeprocText&quot;:&quot;(40)&quot;,&quot;isManuallyOverridden&quot;:false,&quot;manualOverrideText&quot;:&quot;&quot;},&quot;citationTag&quot;:&quot;MENDELEY_CITATION_v3_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&quot;,&quot;citationItems&quot;:[{&quot;id&quot;:&quot;e48a7fee-99b1-56e0-97a3-ec0d8d582267&quot;,&quot;itemData&quot;:{&quot;ISSN&quot;:&quot;22027114&quot;,&quot;PMID&quot;:&quot;29261244&quot;,&quot;author&quot;:[{&quot;dropping-particle&quot;:&quot;&quot;,&quot;family&quot;:&quot;Swanson&quot;,&quot;given&quot;:&quot;T&quot;,&quot;non-dropping-particle&quot;:&quot;&quot;,&quot;parse-names&quot;:false,&quot;suffix&quot;:&quot;&quot;},{&quot;dropping-particle&quot;:&quot;&quot;,&quot;family&quot;:&quot;Angel&quot;,&quot;given&quot;:&quot;D&quot;,&quot;non-dropping-particle&quot;:&quot;&quot;,&quot;parse-names&quot;:false,&quot;suffix&quot;:&quot;&quot;}],&quot;container-title&quot;:&quot;Wounds International&quot;,&quot;id&quot;:&quot;e48a7fee-99b1-56e0-97a3-ec0d8d582267&quot;,&quot;issue&quot;:&quot;8&quot;,&quot;issued&quot;:{&quot;date-parts&quot;:[[&quot;2022&quot;]]},&quot;page&quot;:&quot;1-59&quot;,&quot;title&quot;:&quot;International Wound Infection Institute (IWII). Wound Infection in Clinical Practice.&quot;,&quot;type&quot;:&quot;article-journal&quot;,&quot;volume&quot;:&quot;24&quot;,&quot;container-title-short&quot;:&quot;&quot;},&quot;uris&quot;:[&quot;http://www.mendeley.com/documents/?uuid=4bf230e3-18f6-4b18-87b1-fc59a52d5928&quot;],&quot;isTemporary&quot;:false,&quot;legacyDesktopId&quot;:&quot;4bf230e3-18f6-4b18-87b1-fc59a52d5928&quot;}]},{&quot;citationID&quot;:&quot;MENDELEY_CITATION_0f4b8c4c-c7fb-4fd6-8362-fa2b1134b329&quot;,&quot;properties&quot;:{&quot;noteIndex&quot;:0},&quot;isEdited&quot;:false,&quot;manualOverride&quot;:{&quot;citeprocText&quot;:&quot;(40)&quot;,&quot;isManuallyOverridden&quot;:false,&quot;manualOverrideText&quot;:&quot;&quot;},&quot;citationTag&quot;:&quot;MENDELEY_CITATION_v3_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&quot;,&quot;citationItems&quot;:[{&quot;id&quot;:&quot;e48a7fee-99b1-56e0-97a3-ec0d8d582267&quot;,&quot;itemData&quot;:{&quot;ISSN&quot;:&quot;22027114&quot;,&quot;PMID&quot;:&quot;29261244&quot;,&quot;author&quot;:[{&quot;dropping-particle&quot;:&quot;&quot;,&quot;family&quot;:&quot;Swanson&quot;,&quot;given&quot;:&quot;T&quot;,&quot;non-dropping-particle&quot;:&quot;&quot;,&quot;parse-names&quot;:false,&quot;suffix&quot;:&quot;&quot;},{&quot;dropping-particle&quot;:&quot;&quot;,&quot;family&quot;:&quot;Angel&quot;,&quot;given&quot;:&quot;D&quot;,&quot;non-dropping-particle&quot;:&quot;&quot;,&quot;parse-names&quot;:false,&quot;suffix&quot;:&quot;&quot;}],&quot;container-title&quot;:&quot;Wounds International&quot;,&quot;id&quot;:&quot;e48a7fee-99b1-56e0-97a3-ec0d8d582267&quot;,&quot;issue&quot;:&quot;8&quot;,&quot;issued&quot;:{&quot;date-parts&quot;:[[&quot;2022&quot;]]},&quot;page&quot;:&quot;1-59&quot;,&quot;title&quot;:&quot;International Wound Infection Institute (IWII). Wound Infection in Clinical Practice.&quot;,&quot;type&quot;:&quot;article-journal&quot;,&quot;volume&quot;:&quot;24&quot;,&quot;container-title-short&quot;:&quot;&quot;},&quot;uris&quot;:[&quot;http://www.mendeley.com/documents/?uuid=4bf230e3-18f6-4b18-87b1-fc59a52d5928&quot;],&quot;isTemporary&quot;:false,&quot;legacyDesktopId&quot;:&quot;4bf230e3-18f6-4b18-87b1-fc59a52d5928&quot;}]},{&quot;citationID&quot;:&quot;MENDELEY_CITATION_07e188cf-b691-4fdb-9a1a-247717149586&quot;,&quot;properties&quot;:{&quot;noteIndex&quot;:0},&quot;isEdited&quot;:false,&quot;manualOverride&quot;:{&quot;citeprocText&quot;:&quot;(39,62)&quot;,&quot;isManuallyOverridden&quot;:false,&quot;manualOverrideText&quot;:&quot;&quot;},&quot;citationTag&quot;:&quot;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&quot;,&quot;citationItems&quot;:[{&quot;id&quot;:&quot;a37bdd48-95cf-5c3a-961e-1dc62d61f025&quot;,&quot;itemData&quot;:{&quot;DOI&quot;:&quot;10.22354/in.v23i4.805&quot;,&quot;ISSN&quot;:&quot;0123-9392&quot;,&quot;abstract&quot;:&quot;Cómo citar este artículo: S. Valderrama-Beltrán, et al. Guía de Práctica Clínica para el Diagnóstico y Manejo de las Infecciones de Piel y Tejidos Blandos en Colombia. Infectio 2019; 23(4): 318-346 Resumen Las infecciones de piel y tejidos blandos (IPTB) representan la tercera causa de consulta por enfermedad infecciosas a los servicios médicos, después de las infec-ciones respiratorias y urinarias. Se presenta una guía de práctica clínica (GPC) con 38 recomendaciones basadas en la evidencia, graduadas bajo el sistema SIGN, para el diagnóstico y tratamiento de pacientes adultos con IPTB en el contexto colombiano, posterior a un proceso de adaptación de GPC publicadas y la búsqueda sistemática y síntesis de literatura para la actualización de la evidencia científica. Además, se realizó un consenso de expertos para la evaluación de las potenciales barreras para la implementación de las recomendaciones y la evaluación del grado de recomendación en el contexto local. Abstract Skin and soft tissue infections (SSTI) represent the third leading cause of infectious disease consultation for medical services after respiratory and urinary tract infections. This document generates a clinical practice guideline with 38 recommendations based on evidence, graduated under the SIGN system for the diagnosis and treatment for SSTI infections in adult patients in Colombia, following a process of adaptation of guidelines published, and the systematic search and synthesis of literature for the updating of scientific evidence. In addition, a consensus of experts was made for the evaluation of the potential barriers for the implementation of the recommendations and the evaluation of the degree of recommendation in the local context.&quot;,&quot;author&quot;:[{&quot;dropping-particle&quot;:&quot;&quot;,&quot;family&quot;:&quot;Valderrama-Beltrán&quot;,&quot;given&quot;:&quot;Sandra&quot;,&quot;non-dropping-particle&quot;:&quot;&quot;,&quot;parse-names&quot;:false,&quot;suffix&quot;:&quot;&quot;},{&quot;dropping-particle&quot;:&quot;&quot;,&quot;family&quot;:&quot;Cortés&quot;,&quot;given&quot;:&quot;Jorge Alberto&quot;,&quot;non-dropping-particle&quot;:&quot;&quot;,&quot;parse-names&quot;:false,&quot;suffix&quot;:&quot;&quot;},{&quot;dropping-particle&quot;:&quot;&quot;,&quot;family&quot;:&quot;Caro&quot;,&quot;given&quot;:&quot;María Alejandra&quot;,&quot;non-dropping-particle&quot;:&quot;&quot;,&quot;parse-names&quot;:false,&quot;suffix&quot;:&quot;&quot;},{&quot;dropping-particle&quot;:&quot;&quot;,&quot;family&quot;:&quot;Cely-Andrade&quot;,&quot;given&quot;:&quot;Leonardo&quot;,&quot;non-dropping-particle&quot;:&quot;&quot;,&quot;parse-names&quot;:false,&quot;suffix&quot;:&quot;&quot;},{&quot;dropping-particle&quot;:&quot;&quot;,&quot;family&quot;:&quot;Osorio-Pinzón&quot;,&quot;given&quot;:&quot;Johanna Vanesa&quot;,&quot;non-dropping-particle&quot;:&quot;&quot;,&quot;parse-names&quot;:false,&quot;suffix&quot;:&quot;&quot;},{&quot;dropping-particle&quot;:&quot;&quot;,&quot;family&quot;:&quot;Gualtero&quot;,&quot;given&quot;:&quot;Sandra Milena&quot;,&quot;non-dropping-particle&quot;:&quot;&quot;,&quot;parse-names&quot;:false,&quot;suffix&quot;:&quot;&quot;},{&quot;dropping-particle&quot;:&quot;&quot;,&quot;family&quot;:&quot;Berrio-Medina&quot;,&quot;given&quot;:&quot;Indira&quot;,&quot;non-dropping-particle&quot;:&quot;&quot;,&quot;parse-names&quot;:false,&quot;suffix&quot;:&quot;&quot;},{&quot;dropping-particle&quot;:&quot;&quot;,&quot;family&quot;:&quot;Yesid Rodriguez&quot;,&quot;given&quot;:&quot;José&quot;,&quot;non-dropping-particle&quot;:&quot;&quot;,&quot;parse-names&quot;:false,&quot;suffix&quot;:&quot;&quot;},{&quot;dropping-particle&quot;:&quot;&quot;,&quot;family&quot;:&quot;María Granada-Copete&quot;,&quot;given&quot;:&quot;Ana&quot;,&quot;non-dropping-particle&quot;:&quot;&quot;,&quot;parse-names&quot;:false,&quot;suffix&quot;:&quot;&quot;},{&quot;dropping-particle&quot;:&quot;&quot;,&quot;family&quot;:&quot;Guevara&quot;,&quot;given&quot;:&quot;Freddy&quot;,&quot;non-dropping-particle&quot;:&quot;&quot;,&quot;parse-names&quot;:false,&quot;suffix&quot;:&quot;&quot;},{&quot;dropping-particle&quot;:&quot;&quot;,&quot;family&quot;:&quot;Sefair&quot;,&quot;given&quot;:&quot;Carlos&quot;,&quot;non-dropping-particle&quot;:&quot;&quot;,&quot;parse-names&quot;:false,&quot;suffix&quot;:&quot;&quot;},{&quot;dropping-particle&quot;:&quot;&quot;,&quot;family&quot;:&quot;Leal&quot;,&quot;given&quot;:&quot;Aura Lucia&quot;,&quot;non-dropping-particle&quot;:&quot;&quot;,&quot;parse-names&quot;:false,&quot;suffix&quot;:&quot;&quot;},{&quot;dropping-particle&quot;:&quot;&quot;,&quot;family&quot;:&quot;Jiménez&quot;,&quot;given&quot;:&quot;Judy Natalia&quot;,&quot;non-dropping-particle&quot;:&quot;&quot;,&quot;parse-names&quot;:false,&quot;suffix&quot;:&quot;&quot;},{&quot;dropping-particle&quot;:&quot;&quot;,&quot;family&quot;:&quot;Álvarez-Moreno&quot;,&quot;given&quot;:&quot;Carlos&quot;,&quot;non-dropping-particle&quot;:&quot;&quot;,&quot;parse-names&quot;:false,&quot;suffix&quot;:&quot;&quot;}],&quot;container-title&quot;:&quot;Infectio&quot;,&quot;id&quot;:&quot;a37bdd48-95cf-5c3a-961e-1dc62d61f025&quot;,&quot;issue&quot;:&quot;4&quot;,&quot;issued&quot;:{&quot;date-parts&quot;:[[&quot;2019&quot;]]},&quot;page&quot;:&quot;318-346&quot;,&quot;title&quot;:&quot;Guía de práctica clínica para el diagnóstico y manejo de las infecciones de piel y tejidos blandos en Colombia&quot;,&quot;type&quot;:&quot;article-journal&quot;,&quot;volume&quot;:&quot;23&quot;,&quot;container-title-short&quot;:&quot;&quot;},&quot;uris&quot;:[&quot;http://www.mendeley.com/documents/?uuid=1a2bda19-626d-40f0-9091-534c02fbb474&quot;],&quot;isTemporary&quot;:false,&quot;legacyDesktopId&quot;:&quot;1a2bda19-626d-40f0-9091-534c02fbb474&quot;},{&quot;id&quot;:&quot;1b9628cd-1768-5977-983b-1972d0c92107&quot;,&quot;itemData&quot;:{&quot;DOI&quot;:&quot;10.1186/s13017-022-00406-2&quot;,&quot;ISSN&quot;:&quot;1749-7922&quot;,&quot;PMID&quot;:&quot;35033131&quot;,&quot;abstract&quot;:&quot;Skin and soft-tissue infections (SSTIs) encompass a variety of pathological conditions that involve the skin and underlying subcutaneous tissue, fascia, or muscle, ranging from simple superficial infections to severe necrotizing infections.&quot;,&quot;author&quot;:[{&quot;dropping-particle&quot;:&quot;&quot;,&quot;family&quot;:&quot;Sartelli&quot;,&quot;given&quot;:&quot;Massimo&quot;,&quot;non-dropping-particle&quot;:&quot;&quot;,&quot;parse-names&quot;:false,&quot;suffix&quot;:&quot;&quot;},{&quot;dropping-particle&quot;:&quot;&quot;,&quot;family&quot;:&quot;Coccolini&quot;,&quot;given&quot;:&quot;Federico&quot;,&quot;non-dropping-particle&quot;:&quot;&quot;,&quot;parse-names&quot;:false,&quot;suffix&quot;:&quot;&quot;},{&quot;dropping-particle&quot;:&quot;&quot;,&quot;family&quot;:&quot;Kluger&quot;,&quot;given&quot;:&quot;Yoram&quot;,&quot;non-dropping-particle&quot;:&quot;&quot;,&quot;parse-names&quot;:false,&quot;suffix&quot;:&quot;&quot;},{&quot;dropping-particle&quot;:&quot;&quot;,&quot;family&quot;:&quot;Agastra&quot;,&quot;given&quot;:&quot;Ervis&quot;,&quot;non-dropping-particle&quot;:&quot;&quot;,&quot;parse-names&quot;:false,&quot;suffix&quot;:&quot;&quot;},{&quot;dropping-particle&quot;:&quot;&quot;,&quot;family&quot;:&quot;Abu-Zidan&quot;,&quot;given&quot;:&quot;Fikri M.&quot;,&quot;non-dropping-particle&quot;:&quot;&quot;,&quot;parse-names&quot;:false,&quot;suffix&quot;:&quot;&quot;},{&quot;dropping-particle&quot;:&quot;&quot;,&quot;family&quot;:&quot;Abbas&quot;,&quot;given&quot;:&quot;Ashraf El Sayed&quot;,&quot;non-dropping-particle&quot;:&quot;&quot;,&quot;parse-names&quot;:false,&quot;suffix&quot;:&quot;&quot;},{&quot;dropping-particle&quot;:&quot;&quot;,&quot;family&quot;:&quot;Ansaloni&quot;,&quot;given&quot;:&quot;Luca&quot;,&quot;non-dropping-particle&quot;:&quot;&quot;,&quot;parse-names&quot;:false,&quot;suffix&quot;:&quot;&quot;},{&quot;dropping-particle&quot;:&quot;&quot;,&quot;family&quot;:&quot;Adesunkanmi&quot;,&quot;given&quot;:&quot;Abdulrashid Kayode&quot;,&quot;non-dropping-particle&quot;:&quot;&quot;,&quot;parse-names&quot;:false,&quot;suffix&quot;:&quot;&quot;},{&quot;dropping-particle&quot;:&quot;&quot;,&quot;family&quot;:&quot;Augustin&quot;,&quot;given&quot;:&quot;Goran&quot;,&quot;non-dropping-particle&quot;:&quot;&quot;,&quot;parse-names&quot;:false,&quot;suffix&quot;:&quot;&quot;},{&quot;dropping-particle&quot;:&quot;&quot;,&quot;family&quot;:&quot;Bala&quot;,&quot;given&quot;:&quot;Miklosh&quot;,&quot;non-dropping-particle&quot;:&quot;&quot;,&quot;parse-names&quot;:false,&quot;suffix&quot;:&quot;&quot;},{&quot;dropping-particle&quot;:&quot;&quot;,&quot;family&quot;:&quot;Baraket&quot;,&quot;given&quot;:&quot;Oussama&quot;,&quot;non-dropping-particle&quot;:&quot;&quot;,&quot;parse-names&quot;:false,&quot;suffix&quot;:&quot;&quot;},{&quot;dropping-particle&quot;:&quot;&quot;,&quot;family&quot;:&quot;Biffl&quot;,&quot;given&quot;:&quot;Walter L.&quot;,&quot;non-dropping-particle&quot;:&quot;&quot;,&quot;parse-names&quot;:false,&quot;suffix&quot;:&quot;&quot;},{&quot;dropping-particle&quot;:&quot;&quot;,&quot;family&quot;:&quot;Ceresoli&quot;,&quot;given&quot;:&quot;Marco&quot;,&quot;non-dropping-particle&quot;:&quot;&quot;,&quot;parse-names&quot;:false,&quot;suffix&quot;:&quot;&quot;},{&quot;dropping-particle&quot;:&quot;&quot;,&quot;family&quot;:&quot;Cerutti&quot;,&quot;given&quot;:&quot;Elisabetta&quot;,&quot;non-dropping-particle&quot;:&quot;&quot;,&quot;parse-names&quot;:false,&quot;suffix&quot;:&quot;&quot;},{&quot;dropping-particle&quot;:&quot;&quot;,&quot;family&quot;:&quot;Chiara&quot;,&quot;given&quot;:&quot;Osvaldo&quot;,&quot;non-dropping-particle&quot;:&quot;&quot;,&quot;parse-names&quot;:false,&quot;suffix&quot;:&quot;&quot;},{&quot;dropping-particle&quot;:&quot;&quot;,&quot;family&quot;:&quot;Cicuttin&quot;,&quot;given&quot;:&quot;Enrico&quot;,&quot;non-dropping-particle&quot;:&quot;&quot;,&quot;parse-names&quot;:false,&quot;suffix&quot;:&quot;&quot;},{&quot;dropping-particle&quot;:&quot;&quot;,&quot;family&quot;:&quot;Chiarugi&quot;,&quot;given&quot;:&quot;Massimo&quot;,&quot;non-dropping-particle&quot;:&quot;&quot;,&quot;parse-names&quot;:false,&quot;suffix&quot;:&quot;&quot;},{&quot;dropping-particle&quot;:&quot;&quot;,&quot;family&quot;:&quot;Coimbra&quot;,&quot;given&quot;:&quot;Raul&quot;,&quot;non-dropping-particle&quot;:&quot;&quot;,&quot;parse-names&quot;:false,&quot;suffix&quot;:&quot;&quot;},{&quot;dropping-particle&quot;:&quot;&quot;,&quot;family&quot;:&quot;Corsi&quot;,&quot;given&quot;:&quot;Daniela&quot;,&quot;non-dropping-particle&quot;:&quot;&quot;,&quot;parse-names&quot;:false,&quot;suffix&quot;:&quot;&quot;},{&quot;dropping-particle&quot;:&quot;&quot;,&quot;family&quot;:&quot;Cortese&quot;,&quot;given&quot;:&quot;Francesco&quot;,&quot;non-dropping-particle&quot;:&quot;&quot;,&quot;parse-names&quot;:false,&quot;suffix&quot;:&quot;&quot;},{&quot;dropping-particle&quot;:&quot;&quot;,&quot;family&quot;:&quot;Cui&quot;,&quot;given&quot;:&quot;Yunfeng&quot;,&quot;non-dropping-particle&quot;:&quot;&quot;,&quot;parse-names&quot;:false,&quot;suffix&quot;:&quot;&quot;},{&quot;dropping-particle&quot;:&quot;&quot;,&quot;family&quot;:&quot;Damaskos&quot;,&quot;given&quot;:&quot;Dimitris&quot;,&quot;non-dropping-particle&quot;:&quot;&quot;,&quot;parse-names&quot;:false,&quot;suffix&quot;:&quot;&quot;},{&quot;dropping-particle&quot;:&quot;&quot;,&quot;family&quot;:&quot;De’Angelis&quot;,&quot;given&quot;:&quot;Nicola&quot;,&quot;non-dropping-particle&quot;:&quot;&quot;,&quot;parse-names&quot;:false,&quot;suffix&quot;:&quot;&quot;},{&quot;dropping-particle&quot;:&quot;&quot;,&quot;family&quot;:&quot;Delibegovic&quot;,&quot;given&quot;:&quot;Samir&quot;,&quot;non-dropping-particle&quot;:&quot;&quot;,&quot;parse-names&quot;:false,&quot;suffix&quot;:&quot;&quot;},{&quot;dropping-particle&quot;:&quot;&quot;,&quot;family&quot;:&quot;Demetrashvili&quot;,&quot;given&quot;:&quot;Zaza&quot;,&quot;non-dropping-particle&quot;:&quot;&quot;,&quot;parse-names&quot;:false,&quot;suffix&quot;:&quot;&quot;},{&quot;dropping-particle&quot;:&quot;&quot;,&quot;family&quot;:&quot;Simone&quot;,&quot;given&quot;:&quot;Belinda&quot;,&quot;non-dropping-particle&quot;:&quot;De&quot;,&quot;parse-names&quot;:false,&quot;suffix&quot;:&quot;&quot;},{&quot;dropping-particle&quot;:&quot;&quot;,&quot;family&quot;:&quot;Jonge&quot;,&quot;given&quot;:&quot;Stijn W.&quot;,&quot;non-dropping-particle&quot;:&quot;de&quot;,&quot;parse-names&quot;:false,&quot;suffix&quot;:&quot;&quot;},{&quot;dropping-particle&quot;:&quot;&quot;,&quot;family&quot;:&quot;Bella&quot;,&quot;given&quot;:&quot;Stefano&quot;,&quot;non-dropping-particle&quot;:&quot;Di&quot;,&quot;parse-names&quot;:false,&quot;suffix&quot;:&quot;&quot;},{&quot;dropping-particle&quot;:&quot;&quot;,&quot;family&quot;:&quot;Saverio&quot;,&quot;given&quot;:&quot;Salomone&quot;,&quot;non-dropping-particle&quot;:&quot;Di&quot;,&quot;parse-names&quot;:false,&quot;suffix&quot;:&quot;&quot;},{&quot;dropping-particle&quot;:&quot;&quot;,&quot;family&quot;:&quot;Duane&quot;,&quot;given&quot;:&quot;Therese M.&quot;,&quot;non-dropping-particle&quot;:&quot;&quot;,&quot;parse-names&quot;:false,&quot;suffix&quot;:&quot;&quot;},{&quot;dropping-particle&quot;:&quot;&quot;,&quot;family&quot;:&quot;Fugazzola&quot;,&quot;given&quot;:&quot;Paola&quot;,&quot;non-dropping-particle&quot;:&quot;&quot;,&quot;parse-names&quot;:false,&quot;suffix&quot;:&quot;&quot;},{&quot;dropping-particle&quot;:&quot;&quot;,&quot;family&quot;:&quot;Galante&quot;,&quot;given&quot;:&quot;Joseph M.&quot;,&quot;non-dropping-particle&quot;:&quot;&quot;,&quot;parse-names&quot;:false,&quot;suffix&quot;:&quot;&quot;},{&quot;dropping-particle&quot;:&quot;&quot;,&quot;family&quot;:&quot;Ghnnam&quot;,&quot;given&quot;:&quot;Wagih&quot;,&quot;non-dropping-particle&quot;:&quot;&quot;,&quot;parse-names&quot;:false,&quot;suffix&quot;:&quot;&quot;},{&quot;dropping-particle&quot;:&quot;&quot;,&quot;family&quot;:&quot;Gkiokas&quot;,&quot;given&quot;:&quot;George&quot;,&quot;non-dropping-particle&quot;:&quot;&quot;,&quot;parse-names&quot;:false,&quot;suffix&quot;:&quot;&quot;},{&quot;dropping-particle&quot;:&quot;&quot;,&quot;family&quot;:&quot;Gomes&quot;,&quot;given&quot;:&quot;Carlos Augusto&quot;,&quot;non-dropping-particle&quot;:&quot;&quot;,&quot;parse-names&quot;:false,&quot;suffix&quot;:&quot;&quot;},{&quot;dropping-particle&quot;:&quot;&quot;,&quot;family&quot;:&quot;Griffiths&quot;,&quot;given&quot;:&quot;Ewen A.&quot;,&quot;non-dropping-particle&quot;:&quot;&quot;,&quot;parse-names&quot;:false,&quot;suffix&quot;:&quot;&quot;},{&quot;dropping-particle&quot;:&quot;&quot;,&quot;family&quot;:&quot;Hardcastle&quot;,&quot;given&quot;:&quot;Timothy C.&quot;,&quot;non-dropping-particle&quot;:&quot;&quot;,&quot;parse-names&quot;:false,&quot;suffix&quot;:&quot;&quot;},{&quot;dropping-particle&quot;:&quot;&quot;,&quot;family&quot;:&quot;Hecker&quot;,&quot;given&quot;:&quot;Andreas&quot;,&quot;non-dropping-particle&quot;:&quot;&quot;,&quot;parse-names&quot;:false,&quot;suffix&quot;:&quot;&quot;},{&quot;dropping-particle&quot;:&quot;&quot;,&quot;family&quot;:&quot;Herzog&quot;,&quot;given&quot;:&quot;Torsten&quot;,&quot;non-dropping-particle&quot;:&quot;&quot;,&quot;parse-names&quot;:false,&quot;suffix&quot;:&quot;&quot;},{&quot;dropping-particle&quot;:&quot;&quot;,&quot;family&quot;:&quot;Karamarkovic&quot;,&quot;given&quot;:&quot;Aleksandar&quot;,&quot;non-dropping-particle&quot;:&quot;&quot;,&quot;parse-names&quot;:false,&quot;suffix&quot;:&quot;&quot;},{&quot;dropping-particle&quot;:&quot;&quot;,&quot;family&quot;:&quot;Khokha&quot;,&quot;given&quot;:&quot;Vladimir&quot;,&quot;non-dropping-particle&quot;:&quot;&quot;,&quot;parse-names&quot;:false,&quot;suffix&quot;:&quot;&quot;},{&quot;dropping-particle&quot;:&quot;&quot;,&quot;family&quot;:&quot;Kim&quot;,&quot;given&quot;:&quot;Peter K.&quot;,&quot;non-dropping-particle&quot;:&quot;&quot;,&quot;parse-names&quot;:false,&quot;suffix&quot;:&quot;&quot;},{&quot;dropping-particle&quot;:&quot;Il&quot;,&quot;family&quot;:&quot;Kim&quot;,&quot;given&quot;:&quot;Jae&quot;,&quot;non-dropping-particle&quot;:&quot;&quot;,&quot;parse-names&quot;:false,&quot;suffix&quot;:&quot;&quot;},{&quot;dropping-particle&quot;:&quot;&quot;,&quot;family&quot;:&quot;Kirkpatrick&quot;,&quot;given&quot;:&quot;Andrew W.&quot;,&quot;non-dropping-particle&quot;:&quot;&quot;,&quot;parse-names&quot;:false,&quot;suffix&quot;:&quot;&quot;},{&quot;dropping-particle&quot;:&quot;&quot;,&quot;family&quot;:&quot;Kong&quot;,&quot;given&quot;:&quot;Victor&quot;,&quot;non-dropping-particle&quot;:&quot;&quot;,&quot;parse-names&quot;:false,&quot;suffix&quot;:&quot;&quot;},{&quot;dropping-particle&quot;:&quot;&quot;,&quot;family&quot;:&quot;Koshy&quot;,&quot;given&quot;:&quot;Renol M.&quot;,&quot;non-dropping-particle&quot;:&quot;&quot;,&quot;parse-names&quot;:false,&quot;suffix&quot;:&quot;&quot;},{&quot;dropping-particle&quot;:&quot;&quot;,&quot;family&quot;:&quot;Inaba&quot;,&quot;given&quot;:&quot;Kenji&quot;,&quot;non-dropping-particle&quot;:&quot;&quot;,&quot;parse-names&quot;:false,&quot;suffix&quot;:&quot;&quot;},{&quot;dropping-particle&quot;:&quot;&quot;,&quot;family&quot;:&quot;Isik&quot;,&quot;given&quot;:&quot;Arda&quot;,&quot;non-dropping-particle&quot;:&quot;&quot;,&quot;parse-names&quot;:false,&quot;suffix&quot;:&quot;&quot;},{&quot;dropping-particle&quot;:&quot;&quot;,&quot;family&quot;:&quot;Ivatury&quot;,&quot;given&quot;:&quot;Rao&quot;,&quot;non-dropping-particle&quot;:&quot;&quot;,&quot;parse-names&quot;:false,&quot;suffix&quot;:&quot;&quot;},{&quot;dropping-particle&quot;:&quot;&quot;,&quot;family&quot;:&quot;Labricciosa&quot;,&quot;given&quot;:&quot;Francesco M.&quot;,&quot;non-dropping-particle&quot;:&quot;&quot;,&quot;parse-names&quot;:false,&quot;suffix&quot;:&quot;&quot;},{&quot;dropping-particle&quot;:&quot;&quot;,&quot;family&quot;:&quot;Lee&quot;,&quot;given&quot;:&quot;Yeong Yeh&quot;,&quot;non-dropping-particle&quot;:&quot;&quot;,&quot;parse-names&quot;:false,&quot;suffix&quot;:&quot;&quot;},{&quot;dropping-particle&quot;:&quot;&quot;,&quot;family&quot;:&quot;Leppäniemi&quot;,&quot;given&quot;:&quot;Ari&quot;,&quot;non-dropping-particle&quot;:&quot;&quot;,&quot;parse-names&quot;:false,&quot;suffix&quot;:&quot;&quot;},{&quot;dropping-particle&quot;:&quot;&quot;,&quot;family&quot;:&quot;Litvin&quot;,&quot;given&quot;:&quot;Andrey&quot;,&quot;non-dropping-particle&quot;:&quot;&quot;,&quot;parse-names&quot;:false,&quot;suffix&quot;:&quot;&quot;},{&quot;dropping-particle&quot;:&quot;&quot;,&quot;family&quot;:&quot;Luppi&quot;,&quot;given&quot;:&quot;Davide&quot;,&quot;non-dropping-particle&quot;:&quot;&quot;,&quot;parse-names&quot;:false,&quot;suffix&quot;:&quot;&quot;},{&quot;dropping-particle&quot;:&quot;V.&quot;,&quot;family&quot;:&quot;Maier&quot;,&quot;given&quot;:&quot;Ronald&quot;,&quot;non-dropping-particle&quot;:&quot;&quot;,&quot;parse-names&quot;:false,&quot;suffix&quot;:&quot;&quot;},{&quot;dropping-particle&quot;:&quot;&quot;,&quot;family&quot;:&quot;Marinis&quot;,&quot;given&quot;:&quot;Athanasios&quot;,&quot;non-dropping-particle&quot;:&quot;&quot;,&quot;parse-names&quot;:false,&quot;suffix&quot;:&quot;&quot;},{&quot;dropping-particle&quot;:&quot;&quot;,&quot;family&quot;:&quot;Marwah&quot;,&quot;given&quot;:&quot;Sanjay&quot;,&quot;non-dropping-particle&quot;:&quot;&quot;,&quot;parse-names&quot;:false,&quot;suffix&quot;:&quot;&quot;},{&quot;dropping-particle&quot;:&quot;&quot;,&quot;family&quot;:&quot;Mesina&quot;,&quot;given&quot;:&quot;Cristian&quot;,&quot;non-dropping-particle&quot;:&quot;&quot;,&quot;parse-names&quot;:false,&quot;suffix&quot;:&quot;&quot;},{&quot;dropping-particle&quot;:&quot;&quot;,&quot;family&quot;:&quot;Moore&quot;,&quot;given&quot;:&quot;Ernest E.&quot;,&quot;non-dropping-particle&quot;:&quot;&quot;,&quot;parse-names&quot;:false,&quot;suffix&quot;:&quot;&quot;},{&quot;dropping-particle&quot;:&quot;&quot;,&quot;family&quot;:&quot;Moore&quot;,&quot;given&quot;:&quot;Frederick A.&quot;,&quot;non-dropping-particle&quot;:&quot;&quot;,&quot;parse-names&quot;:false,&quot;suffix&quot;:&quot;&quot;},{&quot;dropping-particle&quot;:&quot;&quot;,&quot;family&quot;:&quot;Negoi&quot;,&quot;given&quot;:&quot;Ionut&quot;,&quot;non-dropping-particle&quot;:&quot;&quot;,&quot;parse-names&quot;:false,&quot;suffix&quot;:&quot;&quot;},{&quot;dropping-particle&quot;:&quot;&quot;,&quot;family&quot;:&quot;Olaoye&quot;,&quot;given&quot;:&quot;Iyiade&quot;,&quot;non-dropping-particle&quot;:&quot;&quot;,&quot;parse-names&quot;:false,&quot;suffix&quot;:&quot;&quot;},{&quot;dropping-particle&quot;:&quot;&quot;,&quot;family&quot;:&quot;Ordoñez&quot;,&quot;given&quot;:&quot;Carlos A.&quot;,&quot;non-dropping-particle&quot;:&quot;&quot;,&quot;parse-names&quot;:false,&quot;suffix&quot;:&quot;&quot;},{&quot;dropping-particle&quot;:&quot;&quot;,&quot;family&quot;:&quot;Ouadii&quot;,&quot;given&quot;:&quot;Mouaqit&quot;,&quot;non-dropping-particle&quot;:&quot;&quot;,&quot;parse-names&quot;:false,&quot;suffix&quot;:&quot;&quot;},{&quot;dropping-particle&quot;:&quot;&quot;,&quot;family&quot;:&quot;Peitzman&quot;,&quot;given&quot;:&quot;Andrew B.&quot;,&quot;non-dropping-particle&quot;:&quot;&quot;,&quot;parse-names&quot;:false,&quot;suffix&quot;:&quot;&quot;},{&quot;dropping-particle&quot;:&quot;&quot;,&quot;family&quot;:&quot;Perrone&quot;,&quot;given&quot;:&quot;Gennaro&quot;,&quot;non-dropping-particle&quot;:&quot;&quot;,&quot;parse-names&quot;:false,&quot;suffix&quot;:&quot;&quot;},{&quot;dropping-particle&quot;:&quot;&quot;,&quot;family&quot;:&quot;Pintar&quot;,&quot;given&quot;:&quot;Tadeja&quot;,&quot;non-dropping-particle&quot;:&quot;&quot;,&quot;parse-names&quot;:false,&quot;suffix&quot;:&quot;&quot;},{&quot;dropping-particle&quot;:&quot;&quot;,&quot;family&quot;:&quot;Pipitone&quot;,&quot;given&quot;:&quot;Giuseppe&quot;,&quot;non-dropping-particle&quot;:&quot;&quot;,&quot;parse-names&quot;:false,&quot;suffix&quot;:&quot;&quot;},{&quot;dropping-particle&quot;:&quot;&quot;,&quot;family&quot;:&quot;Podda&quot;,&quot;given&quot;:&quot;Mauro&quot;,&quot;non-dropping-particle&quot;:&quot;&quot;,&quot;parse-names&quot;:false,&quot;suffix&quot;:&quot;&quot;},{&quot;dropping-particle&quot;:&quot;&quot;,&quot;family&quot;:&quot;Raşa&quot;,&quot;given&quot;:&quot;Kemal&quot;,&quot;non-dropping-particle&quot;:&quot;&quot;,&quot;parse-names&quot;:false,&quot;suffix&quot;:&quot;&quot;},{&quot;dropping-particle&quot;:&quot;&quot;,&quot;family&quot;:&quot;Ribeiro&quot;,&quot;given&quot;:&quot;Julival&quot;,&quot;non-dropping-particle&quot;:&quot;&quot;,&quot;parse-names&quot;:false,&quot;suffix&quot;:&quot;&quot;},{&quot;dropping-particle&quot;:&quot;&quot;,&quot;family&quot;:&quot;Rodrigues&quot;,&quot;given&quot;:&quot;Gabriel&quot;,&quot;non-dropping-particle&quot;:&quot;&quot;,&quot;parse-names&quot;:false,&quot;suffix&quot;:&quot;&quot;},{&quot;dropping-particle&quot;:&quot;&quot;,&quot;family&quot;:&quot;Rubio-Perez&quot;,&quot;given&quot;:&quot;Ines&quot;,&quot;non-dropping-particle&quot;:&quot;&quot;,&quot;parse-names&quot;:false,&quot;suffix&quot;:&quot;&quot;},{&quot;dropping-particle&quot;:&quot;&quot;,&quot;family&quot;:&quot;Sall&quot;,&quot;given&quot;:&quot;Ibrahima&quot;,&quot;non-dropping-particle&quot;:&quot;&quot;,&quot;parse-names&quot;:false,&quot;suffix&quot;:&quot;&quot;},{&quot;dropping-particle&quot;:&quot;&quot;,&quot;family&quot;:&quot;Sato&quot;,&quot;given&quot;:&quot;Norio&quot;,&quot;non-dropping-particle&quot;:&quot;&quot;,&quot;parse-names&quot;:false,&quot;suffix&quot;:&quot;&quot;},{&quot;dropping-particle&quot;:&quot;&quot;,&quot;family&quot;:&quot;Sawyer&quot;,&quot;given&quot;:&quot;Robert G.&quot;,&quot;non-dropping-particle&quot;:&quot;&quot;,&quot;parse-names&quot;:false,&quot;suffix&quot;:&quot;&quot;},{&quot;dropping-particle&quot;:&quot;&quot;,&quot;family&quot;:&quot;Shelat&quot;,&quot;given&quot;:&quot;Vishal G.&quot;,&quot;non-dropping-particle&quot;:&quot;&quot;,&quot;parse-names&quot;:false,&quot;suffix&quot;:&quot;&quot;},{&quot;dropping-particle&quot;:&quot;&quot;,&quot;family&quot;:&quot;Sugrue&quot;,&quot;given&quot;:&quot;Michael&quot;,&quot;non-dropping-particle&quot;:&quot;&quot;,&quot;parse-names&quot;:false,&quot;suffix&quot;:&quot;&quot;},{&quot;dropping-particle&quot;:&quot;&quot;,&quot;family&quot;:&quot;Tarasconi&quot;,&quot;given&quot;:&quot;Antonio&quot;,&quot;non-dropping-particle&quot;:&quot;&quot;,&quot;parse-names&quot;:false,&quot;suffix&quot;:&quot;&quot;},{&quot;dropping-particle&quot;:&quot;&quot;,&quot;family&quot;:&quot;Tolonen&quot;,&quot;given&quot;:&quot;Matti&quot;,&quot;non-dropping-particle&quot;:&quot;&quot;,&quot;parse-names&quot;:false,&quot;suffix&quot;:&quot;&quot;},{&quot;dropping-particle&quot;:&quot;&quot;,&quot;family&quot;:&quot;Viaggi&quot;,&quot;given&quot;:&quot;Bruno&quot;,&quot;non-dropping-particle&quot;:&quot;&quot;,&quot;parse-names&quot;:false,&quot;suffix&quot;:&quot;&quot;},{&quot;dropping-particle&quot;:&quot;&quot;,&quot;family&quot;:&quot;Celotti&quot;,&quot;given&quot;:&quot;Andrea&quot;,&quot;non-dropping-particle&quot;:&quot;&quot;,&quot;parse-names&quot;:false,&quot;suffix&quot;:&quot;&quot;},{&quot;dropping-particle&quot;:&quot;&quot;,&quot;family&quot;:&quot;Casella&quot;,&quot;given&quot;:&quot;Claudio&quot;,&quot;non-dropping-particle&quot;:&quot;&quot;,&quot;parse-names&quot;:false,&quot;suffix&quot;:&quot;&quot;},{&quot;dropping-particle&quot;:&quot;&quot;,&quot;family&quot;:&quot;Pagani&quot;,&quot;given&quot;:&quot;Leonardo&quot;,&quot;non-dropping-particle&quot;:&quot;&quot;,&quot;parse-names&quot;:false,&quot;suffix&quot;:&quot;&quot;},{&quot;dropping-particle&quot;:&quot;&quot;,&quot;family&quot;:&quot;Dhingra&quot;,&quot;given&quot;:&quot;Sameer&quot;,&quot;non-dropping-particle&quot;:&quot;&quot;,&quot;parse-names&quot;:false,&quot;suffix&quot;:&quot;&quot;},{&quot;dropping-particle&quot;:&quot;&quot;,&quot;family&quot;:&quot;Baiocchi&quot;,&quot;given&quot;:&quot;Gian Luca&quot;,&quot;non-dropping-particle&quot;:&quot;&quot;,&quot;parse-names&quot;:false,&quot;suffix&quot;:&quot;&quot;},{&quot;dropping-particle&quot;:&quot;&quot;,&quot;family&quot;:&quot;Catena&quot;,&quot;given&quot;:&quot;Fausto&quot;,&quot;non-dropping-particle&quot;:&quot;&quot;,&quot;parse-names&quot;:false,&quot;suffix&quot;:&quot;&quot;}],&quot;container-title&quot;:&quot;World Journal of Emergency Surgery&quot;,&quot;id&quot;:&quot;1b9628cd-1768-5977-983b-1972d0c92107&quot;,&quot;issue&quot;:&quot;1&quot;,&quot;issued&quot;:{&quot;date-parts&quot;:[[&quot;2022&quot;,&quot;1&quot;,&quot;15&quot;]]},&quot;page&quot;:&quot;3&quot;,&quot;publisher&quot;:&quot;BioMed Central&quot;,&quot;title&quot;:&quot;WSES/GAIS/WSIS/SIS-E/AAST global clinical pathways for patients with skin and soft tissue infections&quot;,&quot;type&quot;:&quot;article-journal&quot;,&quot;volume&quot;:&quot;17&quot;,&quot;container-title-short&quot;:&quot;&quot;},&quot;uris&quot;:[&quot;http://www.mendeley.com/documents/?uuid=06baa281-cba9-4b31-9cab-c404a0391ad1&quot;],&quot;isTemporary&quot;:false,&quot;legacyDesktopId&quot;:&quot;06baa281-cba9-4b31-9cab-c404a0391ad1&quot;}]},{&quot;citationID&quot;:&quot;MENDELEY_CITATION_13aa9604-e613-4806-9f15-aaa2b7e14f5e&quot;,&quot;properties&quot;:{&quot;noteIndex&quot;:0},&quot;isEdited&quot;:false,&quot;manualOverride&quot;:{&quot;citeprocText&quot;:&quot;(62)&quot;,&quot;isManuallyOverridden&quot;:false,&quot;manualOverrideText&quot;:&quot;&quot;},&quot;citationTag&quot;:&quot;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&quot;,&quot;citationItems&quot;:[{&quot;id&quot;:&quot;1b9628cd-1768-5977-983b-1972d0c92107&quot;,&quot;itemData&quot;:{&quot;DOI&quot;:&quot;10.1186/s13017-022-00406-2&quot;,&quot;ISSN&quot;:&quot;1749-7922&quot;,&quot;PMID&quot;:&quot;35033131&quot;,&quot;abstract&quot;:&quot;Skin and soft-tissue infections (SSTIs) encompass a variety of pathological conditions that involve the skin and underlying subcutaneous tissue, fascia, or muscle, ranging from simple superficial infections to severe necrotizing infections.&quot;,&quot;author&quot;:[{&quot;dropping-particle&quot;:&quot;&quot;,&quot;family&quot;:&quot;Sartelli&quot;,&quot;given&quot;:&quot;Massimo&quot;,&quot;non-dropping-particle&quot;:&quot;&quot;,&quot;parse-names&quot;:false,&quot;suffix&quot;:&quot;&quot;},{&quot;dropping-particle&quot;:&quot;&quot;,&quot;family&quot;:&quot;Coccolini&quot;,&quot;given&quot;:&quot;Federico&quot;,&quot;non-dropping-particle&quot;:&quot;&quot;,&quot;parse-names&quot;:false,&quot;suffix&quot;:&quot;&quot;},{&quot;dropping-particle&quot;:&quot;&quot;,&quot;family&quot;:&quot;Kluger&quot;,&quot;given&quot;:&quot;Yoram&quot;,&quot;non-dropping-particle&quot;:&quot;&quot;,&quot;parse-names&quot;:false,&quot;suffix&quot;:&quot;&quot;},{&quot;dropping-particle&quot;:&quot;&quot;,&quot;family&quot;:&quot;Agastra&quot;,&quot;given&quot;:&quot;Ervis&quot;,&quot;non-dropping-particle&quot;:&quot;&quot;,&quot;parse-names&quot;:false,&quot;suffix&quot;:&quot;&quot;},{&quot;dropping-particle&quot;:&quot;&quot;,&quot;family&quot;:&quot;Abu-Zidan&quot;,&quot;given&quot;:&quot;Fikri M.&quot;,&quot;non-dropping-particle&quot;:&quot;&quot;,&quot;parse-names&quot;:false,&quot;suffix&quot;:&quot;&quot;},{&quot;dropping-particle&quot;:&quot;&quot;,&quot;family&quot;:&quot;Abbas&quot;,&quot;given&quot;:&quot;Ashraf El Sayed&quot;,&quot;non-dropping-particle&quot;:&quot;&quot;,&quot;parse-names&quot;:false,&quot;suffix&quot;:&quot;&quot;},{&quot;dropping-particle&quot;:&quot;&quot;,&quot;family&quot;:&quot;Ansaloni&quot;,&quot;given&quot;:&quot;Luca&quot;,&quot;non-dropping-particle&quot;:&quot;&quot;,&quot;parse-names&quot;:false,&quot;suffix&quot;:&quot;&quot;},{&quot;dropping-particle&quot;:&quot;&quot;,&quot;family&quot;:&quot;Adesunkanmi&quot;,&quot;given&quot;:&quot;Abdulrashid Kayode&quot;,&quot;non-dropping-particle&quot;:&quot;&quot;,&quot;parse-names&quot;:false,&quot;suffix&quot;:&quot;&quot;},{&quot;dropping-particle&quot;:&quot;&quot;,&quot;family&quot;:&quot;Augustin&quot;,&quot;given&quot;:&quot;Goran&quot;,&quot;non-dropping-particle&quot;:&quot;&quot;,&quot;parse-names&quot;:false,&quot;suffix&quot;:&quot;&quot;},{&quot;dropping-particle&quot;:&quot;&quot;,&quot;family&quot;:&quot;Bala&quot;,&quot;given&quot;:&quot;Miklosh&quot;,&quot;non-dropping-particle&quot;:&quot;&quot;,&quot;parse-names&quot;:false,&quot;suffix&quot;:&quot;&quot;},{&quot;dropping-particle&quot;:&quot;&quot;,&quot;family&quot;:&quot;Baraket&quot;,&quot;given&quot;:&quot;Oussama&quot;,&quot;non-dropping-particle&quot;:&quot;&quot;,&quot;parse-names&quot;:false,&quot;suffix&quot;:&quot;&quot;},{&quot;dropping-particle&quot;:&quot;&quot;,&quot;family&quot;:&quot;Biffl&quot;,&quot;given&quot;:&quot;Walter L.&quot;,&quot;non-dropping-particle&quot;:&quot;&quot;,&quot;parse-names&quot;:false,&quot;suffix&quot;:&quot;&quot;},{&quot;dropping-particle&quot;:&quot;&quot;,&quot;family&quot;:&quot;Ceresoli&quot;,&quot;given&quot;:&quot;Marco&quot;,&quot;non-dropping-particle&quot;:&quot;&quot;,&quot;parse-names&quot;:false,&quot;suffix&quot;:&quot;&quot;},{&quot;dropping-particle&quot;:&quot;&quot;,&quot;family&quot;:&quot;Cerutti&quot;,&quot;given&quot;:&quot;Elisabetta&quot;,&quot;non-dropping-particle&quot;:&quot;&quot;,&quot;parse-names&quot;:false,&quot;suffix&quot;:&quot;&quot;},{&quot;dropping-particle&quot;:&quot;&quot;,&quot;family&quot;:&quot;Chiara&quot;,&quot;given&quot;:&quot;Osvaldo&quot;,&quot;non-dropping-particle&quot;:&quot;&quot;,&quot;parse-names&quot;:false,&quot;suffix&quot;:&quot;&quot;},{&quot;dropping-particle&quot;:&quot;&quot;,&quot;family&quot;:&quot;Cicuttin&quot;,&quot;given&quot;:&quot;Enrico&quot;,&quot;non-dropping-particle&quot;:&quot;&quot;,&quot;parse-names&quot;:false,&quot;suffix&quot;:&quot;&quot;},{&quot;dropping-particle&quot;:&quot;&quot;,&quot;family&quot;:&quot;Chiarugi&quot;,&quot;given&quot;:&quot;Massimo&quot;,&quot;non-dropping-particle&quot;:&quot;&quot;,&quot;parse-names&quot;:false,&quot;suffix&quot;:&quot;&quot;},{&quot;dropping-particle&quot;:&quot;&quot;,&quot;family&quot;:&quot;Coimbra&quot;,&quot;given&quot;:&quot;Raul&quot;,&quot;non-dropping-particle&quot;:&quot;&quot;,&quot;parse-names&quot;:false,&quot;suffix&quot;:&quot;&quot;},{&quot;dropping-particle&quot;:&quot;&quot;,&quot;family&quot;:&quot;Corsi&quot;,&quot;given&quot;:&quot;Daniela&quot;,&quot;non-dropping-particle&quot;:&quot;&quot;,&quot;parse-names&quot;:false,&quot;suffix&quot;:&quot;&quot;},{&quot;dropping-particle&quot;:&quot;&quot;,&quot;family&quot;:&quot;Cortese&quot;,&quot;given&quot;:&quot;Francesco&quot;,&quot;non-dropping-particle&quot;:&quot;&quot;,&quot;parse-names&quot;:false,&quot;suffix&quot;:&quot;&quot;},{&quot;dropping-particle&quot;:&quot;&quot;,&quot;family&quot;:&quot;Cui&quot;,&quot;given&quot;:&quot;Yunfeng&quot;,&quot;non-dropping-particle&quot;:&quot;&quot;,&quot;parse-names&quot;:false,&quot;suffix&quot;:&quot;&quot;},{&quot;dropping-particle&quot;:&quot;&quot;,&quot;family&quot;:&quot;Damaskos&quot;,&quot;given&quot;:&quot;Dimitris&quot;,&quot;non-dropping-particle&quot;:&quot;&quot;,&quot;parse-names&quot;:false,&quot;suffix&quot;:&quot;&quot;},{&quot;dropping-particle&quot;:&quot;&quot;,&quot;family&quot;:&quot;De’Angelis&quot;,&quot;given&quot;:&quot;Nicola&quot;,&quot;non-dropping-particle&quot;:&quot;&quot;,&quot;parse-names&quot;:false,&quot;suffix&quot;:&quot;&quot;},{&quot;dropping-particle&quot;:&quot;&quot;,&quot;family&quot;:&quot;Delibegovic&quot;,&quot;given&quot;:&quot;Samir&quot;,&quot;non-dropping-particle&quot;:&quot;&quot;,&quot;parse-names&quot;:false,&quot;suffix&quot;:&quot;&quot;},{&quot;dropping-particle&quot;:&quot;&quot;,&quot;family&quot;:&quot;Demetrashvili&quot;,&quot;given&quot;:&quot;Zaza&quot;,&quot;non-dropping-particle&quot;:&quot;&quot;,&quot;parse-names&quot;:false,&quot;suffix&quot;:&quot;&quot;},{&quot;dropping-particle&quot;:&quot;&quot;,&quot;family&quot;:&quot;Simone&quot;,&quot;given&quot;:&quot;Belinda&quot;,&quot;non-dropping-particle&quot;:&quot;De&quot;,&quot;parse-names&quot;:false,&quot;suffix&quot;:&quot;&quot;},{&quot;dropping-particle&quot;:&quot;&quot;,&quot;family&quot;:&quot;Jonge&quot;,&quot;given&quot;:&quot;Stijn W.&quot;,&quot;non-dropping-particle&quot;:&quot;de&quot;,&quot;parse-names&quot;:false,&quot;suffix&quot;:&quot;&quot;},{&quot;dropping-particle&quot;:&quot;&quot;,&quot;family&quot;:&quot;Bella&quot;,&quot;given&quot;:&quot;Stefano&quot;,&quot;non-dropping-particle&quot;:&quot;Di&quot;,&quot;parse-names&quot;:false,&quot;suffix&quot;:&quot;&quot;},{&quot;dropping-particle&quot;:&quot;&quot;,&quot;family&quot;:&quot;Saverio&quot;,&quot;given&quot;:&quot;Salomone&quot;,&quot;non-dropping-particle&quot;:&quot;Di&quot;,&quot;parse-names&quot;:false,&quot;suffix&quot;:&quot;&quot;},{&quot;dropping-particle&quot;:&quot;&quot;,&quot;family&quot;:&quot;Duane&quot;,&quot;given&quot;:&quot;Therese M.&quot;,&quot;non-dropping-particle&quot;:&quot;&quot;,&quot;parse-names&quot;:false,&quot;suffix&quot;:&quot;&quot;},{&quot;dropping-particle&quot;:&quot;&quot;,&quot;family&quot;:&quot;Fugazzola&quot;,&quot;given&quot;:&quot;Paola&quot;,&quot;non-dropping-particle&quot;:&quot;&quot;,&quot;parse-names&quot;:false,&quot;suffix&quot;:&quot;&quot;},{&quot;dropping-particle&quot;:&quot;&quot;,&quot;family&quot;:&quot;Galante&quot;,&quot;given&quot;:&quot;Joseph M.&quot;,&quot;non-dropping-particle&quot;:&quot;&quot;,&quot;parse-names&quot;:false,&quot;suffix&quot;:&quot;&quot;},{&quot;dropping-particle&quot;:&quot;&quot;,&quot;family&quot;:&quot;Ghnnam&quot;,&quot;given&quot;:&quot;Wagih&quot;,&quot;non-dropping-particle&quot;:&quot;&quot;,&quot;parse-names&quot;:false,&quot;suffix&quot;:&quot;&quot;},{&quot;dropping-particle&quot;:&quot;&quot;,&quot;family&quot;:&quot;Gkiokas&quot;,&quot;given&quot;:&quot;George&quot;,&quot;non-dropping-particle&quot;:&quot;&quot;,&quot;parse-names&quot;:false,&quot;suffix&quot;:&quot;&quot;},{&quot;dropping-particle&quot;:&quot;&quot;,&quot;family&quot;:&quot;Gomes&quot;,&quot;given&quot;:&quot;Carlos Augusto&quot;,&quot;non-dropping-particle&quot;:&quot;&quot;,&quot;parse-names&quot;:false,&quot;suffix&quot;:&quot;&quot;},{&quot;dropping-particle&quot;:&quot;&quot;,&quot;family&quot;:&quot;Griffiths&quot;,&quot;given&quot;:&quot;Ewen A.&quot;,&quot;non-dropping-particle&quot;:&quot;&quot;,&quot;parse-names&quot;:false,&quot;suffix&quot;:&quot;&quot;},{&quot;dropping-particle&quot;:&quot;&quot;,&quot;family&quot;:&quot;Hardcastle&quot;,&quot;given&quot;:&quot;Timothy C.&quot;,&quot;non-dropping-particle&quot;:&quot;&quot;,&quot;parse-names&quot;:false,&quot;suffix&quot;:&quot;&quot;},{&quot;dropping-particle&quot;:&quot;&quot;,&quot;family&quot;:&quot;Hecker&quot;,&quot;given&quot;:&quot;Andreas&quot;,&quot;non-dropping-particle&quot;:&quot;&quot;,&quot;parse-names&quot;:false,&quot;suffix&quot;:&quot;&quot;},{&quot;dropping-particle&quot;:&quot;&quot;,&quot;family&quot;:&quot;Herzog&quot;,&quot;given&quot;:&quot;Torsten&quot;,&quot;non-dropping-particle&quot;:&quot;&quot;,&quot;parse-names&quot;:false,&quot;suffix&quot;:&quot;&quot;},{&quot;dropping-particle&quot;:&quot;&quot;,&quot;family&quot;:&quot;Karamarkovic&quot;,&quot;given&quot;:&quot;Aleksandar&quot;,&quot;non-dropping-particle&quot;:&quot;&quot;,&quot;parse-names&quot;:false,&quot;suffix&quot;:&quot;&quot;},{&quot;dropping-particle&quot;:&quot;&quot;,&quot;family&quot;:&quot;Khokha&quot;,&quot;given&quot;:&quot;Vladimir&quot;,&quot;non-dropping-particle&quot;:&quot;&quot;,&quot;parse-names&quot;:false,&quot;suffix&quot;:&quot;&quot;},{&quot;dropping-particle&quot;:&quot;&quot;,&quot;family&quot;:&quot;Kim&quot;,&quot;given&quot;:&quot;Peter K.&quot;,&quot;non-dropping-particle&quot;:&quot;&quot;,&quot;parse-names&quot;:false,&quot;suffix&quot;:&quot;&quot;},{&quot;dropping-particle&quot;:&quot;Il&quot;,&quot;family&quot;:&quot;Kim&quot;,&quot;given&quot;:&quot;Jae&quot;,&quot;non-dropping-particle&quot;:&quot;&quot;,&quot;parse-names&quot;:false,&quot;suffix&quot;:&quot;&quot;},{&quot;dropping-particle&quot;:&quot;&quot;,&quot;family&quot;:&quot;Kirkpatrick&quot;,&quot;given&quot;:&quot;Andrew W.&quot;,&quot;non-dropping-particle&quot;:&quot;&quot;,&quot;parse-names&quot;:false,&quot;suffix&quot;:&quot;&quot;},{&quot;dropping-particle&quot;:&quot;&quot;,&quot;family&quot;:&quot;Kong&quot;,&quot;given&quot;:&quot;Victor&quot;,&quot;non-dropping-particle&quot;:&quot;&quot;,&quot;parse-names&quot;:false,&quot;suffix&quot;:&quot;&quot;},{&quot;dropping-particle&quot;:&quot;&quot;,&quot;family&quot;:&quot;Koshy&quot;,&quot;given&quot;:&quot;Renol M.&quot;,&quot;non-dropping-particle&quot;:&quot;&quot;,&quot;parse-names&quot;:false,&quot;suffix&quot;:&quot;&quot;},{&quot;dropping-particle&quot;:&quot;&quot;,&quot;family&quot;:&quot;Inaba&quot;,&quot;given&quot;:&quot;Kenji&quot;,&quot;non-dropping-particle&quot;:&quot;&quot;,&quot;parse-names&quot;:false,&quot;suffix&quot;:&quot;&quot;},{&quot;dropping-particle&quot;:&quot;&quot;,&quot;family&quot;:&quot;Isik&quot;,&quot;given&quot;:&quot;Arda&quot;,&quot;non-dropping-particle&quot;:&quot;&quot;,&quot;parse-names&quot;:false,&quot;suffix&quot;:&quot;&quot;},{&quot;dropping-particle&quot;:&quot;&quot;,&quot;family&quot;:&quot;Ivatury&quot;,&quot;given&quot;:&quot;Rao&quot;,&quot;non-dropping-particle&quot;:&quot;&quot;,&quot;parse-names&quot;:false,&quot;suffix&quot;:&quot;&quot;},{&quot;dropping-particle&quot;:&quot;&quot;,&quot;family&quot;:&quot;Labricciosa&quot;,&quot;given&quot;:&quot;Francesco M.&quot;,&quot;non-dropping-particle&quot;:&quot;&quot;,&quot;parse-names&quot;:false,&quot;suffix&quot;:&quot;&quot;},{&quot;dropping-particle&quot;:&quot;&quot;,&quot;family&quot;:&quot;Lee&quot;,&quot;given&quot;:&quot;Yeong Yeh&quot;,&quot;non-dropping-particle&quot;:&quot;&quot;,&quot;parse-names&quot;:false,&quot;suffix&quot;:&quot;&quot;},{&quot;dropping-particle&quot;:&quot;&quot;,&quot;family&quot;:&quot;Leppäniemi&quot;,&quot;given&quot;:&quot;Ari&quot;,&quot;non-dropping-particle&quot;:&quot;&quot;,&quot;parse-names&quot;:false,&quot;suffix&quot;:&quot;&quot;},{&quot;dropping-particle&quot;:&quot;&quot;,&quot;family&quot;:&quot;Litvin&quot;,&quot;given&quot;:&quot;Andrey&quot;,&quot;non-dropping-particle&quot;:&quot;&quot;,&quot;parse-names&quot;:false,&quot;suffix&quot;:&quot;&quot;},{&quot;dropping-particle&quot;:&quot;&quot;,&quot;family&quot;:&quot;Luppi&quot;,&quot;given&quot;:&quot;Davide&quot;,&quot;non-dropping-particle&quot;:&quot;&quot;,&quot;parse-names&quot;:false,&quot;suffix&quot;:&quot;&quot;},{&quot;dropping-particle&quot;:&quot;V.&quot;,&quot;family&quot;:&quot;Maier&quot;,&quot;given&quot;:&quot;Ronald&quot;,&quot;non-dropping-particle&quot;:&quot;&quot;,&quot;parse-names&quot;:false,&quot;suffix&quot;:&quot;&quot;},{&quot;dropping-particle&quot;:&quot;&quot;,&quot;family&quot;:&quot;Marinis&quot;,&quot;given&quot;:&quot;Athanasios&quot;,&quot;non-dropping-particle&quot;:&quot;&quot;,&quot;parse-names&quot;:false,&quot;suffix&quot;:&quot;&quot;},{&quot;dropping-particle&quot;:&quot;&quot;,&quot;family&quot;:&quot;Marwah&quot;,&quot;given&quot;:&quot;Sanjay&quot;,&quot;non-dropping-particle&quot;:&quot;&quot;,&quot;parse-names&quot;:false,&quot;suffix&quot;:&quot;&quot;},{&quot;dropping-particle&quot;:&quot;&quot;,&quot;family&quot;:&quot;Mesina&quot;,&quot;given&quot;:&quot;Cristian&quot;,&quot;non-dropping-particle&quot;:&quot;&quot;,&quot;parse-names&quot;:false,&quot;suffix&quot;:&quot;&quot;},{&quot;dropping-particle&quot;:&quot;&quot;,&quot;family&quot;:&quot;Moore&quot;,&quot;given&quot;:&quot;Ernest E.&quot;,&quot;non-dropping-particle&quot;:&quot;&quot;,&quot;parse-names&quot;:false,&quot;suffix&quot;:&quot;&quot;},{&quot;dropping-particle&quot;:&quot;&quot;,&quot;family&quot;:&quot;Moore&quot;,&quot;given&quot;:&quot;Frederick A.&quot;,&quot;non-dropping-particle&quot;:&quot;&quot;,&quot;parse-names&quot;:false,&quot;suffix&quot;:&quot;&quot;},{&quot;dropping-particle&quot;:&quot;&quot;,&quot;family&quot;:&quot;Negoi&quot;,&quot;given&quot;:&quot;Ionut&quot;,&quot;non-dropping-particle&quot;:&quot;&quot;,&quot;parse-names&quot;:false,&quot;suffix&quot;:&quot;&quot;},{&quot;dropping-particle&quot;:&quot;&quot;,&quot;family&quot;:&quot;Olaoye&quot;,&quot;given&quot;:&quot;Iyiade&quot;,&quot;non-dropping-particle&quot;:&quot;&quot;,&quot;parse-names&quot;:false,&quot;suffix&quot;:&quot;&quot;},{&quot;dropping-particle&quot;:&quot;&quot;,&quot;family&quot;:&quot;Ordoñez&quot;,&quot;given&quot;:&quot;Carlos A.&quot;,&quot;non-dropping-particle&quot;:&quot;&quot;,&quot;parse-names&quot;:false,&quot;suffix&quot;:&quot;&quot;},{&quot;dropping-particle&quot;:&quot;&quot;,&quot;family&quot;:&quot;Ouadii&quot;,&quot;given&quot;:&quot;Mouaqit&quot;,&quot;non-dropping-particle&quot;:&quot;&quot;,&quot;parse-names&quot;:false,&quot;suffix&quot;:&quot;&quot;},{&quot;dropping-particle&quot;:&quot;&quot;,&quot;family&quot;:&quot;Peitzman&quot;,&quot;given&quot;:&quot;Andrew B.&quot;,&quot;non-dropping-particle&quot;:&quot;&quot;,&quot;parse-names&quot;:false,&quot;suffix&quot;:&quot;&quot;},{&quot;dropping-particle&quot;:&quot;&quot;,&quot;family&quot;:&quot;Perrone&quot;,&quot;given&quot;:&quot;Gennaro&quot;,&quot;non-dropping-particle&quot;:&quot;&quot;,&quot;parse-names&quot;:false,&quot;suffix&quot;:&quot;&quot;},{&quot;dropping-particle&quot;:&quot;&quot;,&quot;family&quot;:&quot;Pintar&quot;,&quot;given&quot;:&quot;Tadeja&quot;,&quot;non-dropping-particle&quot;:&quot;&quot;,&quot;parse-names&quot;:false,&quot;suffix&quot;:&quot;&quot;},{&quot;dropping-particle&quot;:&quot;&quot;,&quot;family&quot;:&quot;Pipitone&quot;,&quot;given&quot;:&quot;Giuseppe&quot;,&quot;non-dropping-particle&quot;:&quot;&quot;,&quot;parse-names&quot;:false,&quot;suffix&quot;:&quot;&quot;},{&quot;dropping-particle&quot;:&quot;&quot;,&quot;family&quot;:&quot;Podda&quot;,&quot;given&quot;:&quot;Mauro&quot;,&quot;non-dropping-particle&quot;:&quot;&quot;,&quot;parse-names&quot;:false,&quot;suffix&quot;:&quot;&quot;},{&quot;dropping-particle&quot;:&quot;&quot;,&quot;family&quot;:&quot;Raşa&quot;,&quot;given&quot;:&quot;Kemal&quot;,&quot;non-dropping-particle&quot;:&quot;&quot;,&quot;parse-names&quot;:false,&quot;suffix&quot;:&quot;&quot;},{&quot;dropping-particle&quot;:&quot;&quot;,&quot;family&quot;:&quot;Ribeiro&quot;,&quot;given&quot;:&quot;Julival&quot;,&quot;non-dropping-particle&quot;:&quot;&quot;,&quot;parse-names&quot;:false,&quot;suffix&quot;:&quot;&quot;},{&quot;dropping-particle&quot;:&quot;&quot;,&quot;family&quot;:&quot;Rodrigues&quot;,&quot;given&quot;:&quot;Gabriel&quot;,&quot;non-dropping-particle&quot;:&quot;&quot;,&quot;parse-names&quot;:false,&quot;suffix&quot;:&quot;&quot;},{&quot;dropping-particle&quot;:&quot;&quot;,&quot;family&quot;:&quot;Rubio-Perez&quot;,&quot;given&quot;:&quot;Ines&quot;,&quot;non-dropping-particle&quot;:&quot;&quot;,&quot;parse-names&quot;:false,&quot;suffix&quot;:&quot;&quot;},{&quot;dropping-particle&quot;:&quot;&quot;,&quot;family&quot;:&quot;Sall&quot;,&quot;given&quot;:&quot;Ibrahima&quot;,&quot;non-dropping-particle&quot;:&quot;&quot;,&quot;parse-names&quot;:false,&quot;suffix&quot;:&quot;&quot;},{&quot;dropping-particle&quot;:&quot;&quot;,&quot;family&quot;:&quot;Sato&quot;,&quot;given&quot;:&quot;Norio&quot;,&quot;non-dropping-particle&quot;:&quot;&quot;,&quot;parse-names&quot;:false,&quot;suffix&quot;:&quot;&quot;},{&quot;dropping-particle&quot;:&quot;&quot;,&quot;family&quot;:&quot;Sawyer&quot;,&quot;given&quot;:&quot;Robert G.&quot;,&quot;non-dropping-particle&quot;:&quot;&quot;,&quot;parse-names&quot;:false,&quot;suffix&quot;:&quot;&quot;},{&quot;dropping-particle&quot;:&quot;&quot;,&quot;family&quot;:&quot;Shelat&quot;,&quot;given&quot;:&quot;Vishal G.&quot;,&quot;non-dropping-particle&quot;:&quot;&quot;,&quot;parse-names&quot;:false,&quot;suffix&quot;:&quot;&quot;},{&quot;dropping-particle&quot;:&quot;&quot;,&quot;family&quot;:&quot;Sugrue&quot;,&quot;given&quot;:&quot;Michael&quot;,&quot;non-dropping-particle&quot;:&quot;&quot;,&quot;parse-names&quot;:false,&quot;suffix&quot;:&quot;&quot;},{&quot;dropping-particle&quot;:&quot;&quot;,&quot;family&quot;:&quot;Tarasconi&quot;,&quot;given&quot;:&quot;Antonio&quot;,&quot;non-dropping-particle&quot;:&quot;&quot;,&quot;parse-names&quot;:false,&quot;suffix&quot;:&quot;&quot;},{&quot;dropping-particle&quot;:&quot;&quot;,&quot;family&quot;:&quot;Tolonen&quot;,&quot;given&quot;:&quot;Matti&quot;,&quot;non-dropping-particle&quot;:&quot;&quot;,&quot;parse-names&quot;:false,&quot;suffix&quot;:&quot;&quot;},{&quot;dropping-particle&quot;:&quot;&quot;,&quot;family&quot;:&quot;Viaggi&quot;,&quot;given&quot;:&quot;Bruno&quot;,&quot;non-dropping-particle&quot;:&quot;&quot;,&quot;parse-names&quot;:false,&quot;suffix&quot;:&quot;&quot;},{&quot;dropping-particle&quot;:&quot;&quot;,&quot;family&quot;:&quot;Celotti&quot;,&quot;given&quot;:&quot;Andrea&quot;,&quot;non-dropping-particle&quot;:&quot;&quot;,&quot;parse-names&quot;:false,&quot;suffix&quot;:&quot;&quot;},{&quot;dropping-particle&quot;:&quot;&quot;,&quot;family&quot;:&quot;Casella&quot;,&quot;given&quot;:&quot;Claudio&quot;,&quot;non-dropping-particle&quot;:&quot;&quot;,&quot;parse-names&quot;:false,&quot;suffix&quot;:&quot;&quot;},{&quot;dropping-particle&quot;:&quot;&quot;,&quot;family&quot;:&quot;Pagani&quot;,&quot;given&quot;:&quot;Leonardo&quot;,&quot;non-dropping-particle&quot;:&quot;&quot;,&quot;parse-names&quot;:false,&quot;suffix&quot;:&quot;&quot;},{&quot;dropping-particle&quot;:&quot;&quot;,&quot;family&quot;:&quot;Dhingra&quot;,&quot;given&quot;:&quot;Sameer&quot;,&quot;non-dropping-particle&quot;:&quot;&quot;,&quot;parse-names&quot;:false,&quot;suffix&quot;:&quot;&quot;},{&quot;dropping-particle&quot;:&quot;&quot;,&quot;family&quot;:&quot;Baiocchi&quot;,&quot;given&quot;:&quot;Gian Luca&quot;,&quot;non-dropping-particle&quot;:&quot;&quot;,&quot;parse-names&quot;:false,&quot;suffix&quot;:&quot;&quot;},{&quot;dropping-particle&quot;:&quot;&quot;,&quot;family&quot;:&quot;Catena&quot;,&quot;given&quot;:&quot;Fausto&quot;,&quot;non-dropping-particle&quot;:&quot;&quot;,&quot;parse-names&quot;:false,&quot;suffix&quot;:&quot;&quot;}],&quot;container-title&quot;:&quot;World Journal of Emergency Surgery&quot;,&quot;id&quot;:&quot;1b9628cd-1768-5977-983b-1972d0c92107&quot;,&quot;issue&quot;:&quot;1&quot;,&quot;issued&quot;:{&quot;date-parts&quot;:[[&quot;2022&quot;,&quot;1&quot;,&quot;15&quot;]]},&quot;page&quot;:&quot;3&quot;,&quot;publisher&quot;:&quot;BioMed Central&quot;,&quot;title&quot;:&quot;WSES/GAIS/WSIS/SIS-E/AAST global clinical pathways for patients with skin and soft tissue infections&quot;,&quot;type&quot;:&quot;article-journal&quot;,&quot;volume&quot;:&quot;17&quot;,&quot;container-title-short&quot;:&quot;&quot;},&quot;uris&quot;:[&quot;http://www.mendeley.com/documents/?uuid=06baa281-cba9-4b31-9cab-c404a0391ad1&quot;],&quot;isTemporary&quot;:false,&quot;legacyDesktopId&quot;:&quot;06baa281-cba9-4b31-9cab-c404a0391ad1&quot;}]},{&quot;citationID&quot;:&quot;MENDELEY_CITATION_9e5c373e-c9b4-4981-b606-a947c0d1f4e8&quot;,&quot;properties&quot;:{&quot;noteIndex&quot;:0},&quot;isEdited&quot;:false,&quot;manualOverride&quot;:{&quot;citeprocText&quot;:&quot;(40)&quot;,&quot;isManuallyOverridden&quot;:false,&quot;manualOverrideText&quot;:&quot;&quot;},&quot;citationTag&quot;:&quot;MENDELEY_CITATION_v3_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&quot;,&quot;citationItems&quot;:[{&quot;id&quot;:&quot;e48a7fee-99b1-56e0-97a3-ec0d8d582267&quot;,&quot;itemData&quot;:{&quot;ISSN&quot;:&quot;22027114&quot;,&quot;PMID&quot;:&quot;29261244&quot;,&quot;author&quot;:[{&quot;dropping-particle&quot;:&quot;&quot;,&quot;family&quot;:&quot;Swanson&quot;,&quot;given&quot;:&quot;T&quot;,&quot;non-dropping-particle&quot;:&quot;&quot;,&quot;parse-names&quot;:false,&quot;suffix&quot;:&quot;&quot;},{&quot;dropping-particle&quot;:&quot;&quot;,&quot;family&quot;:&quot;Angel&quot;,&quot;given&quot;:&quot;D&quot;,&quot;non-dropping-particle&quot;:&quot;&quot;,&quot;parse-names&quot;:false,&quot;suffix&quot;:&quot;&quot;}],&quot;container-title&quot;:&quot;Wounds International&quot;,&quot;id&quot;:&quot;e48a7fee-99b1-56e0-97a3-ec0d8d582267&quot;,&quot;issue&quot;:&quot;8&quot;,&quot;issued&quot;:{&quot;date-parts&quot;:[[&quot;2022&quot;]]},&quot;page&quot;:&quot;1-59&quot;,&quot;title&quot;:&quot;International Wound Infection Institute (IWII). Wound Infection in Clinical Practice.&quot;,&quot;type&quot;:&quot;article-journal&quot;,&quot;volume&quot;:&quot;24&quot;,&quot;container-title-short&quot;:&quot;&quot;},&quot;uris&quot;:[&quot;http://www.mendeley.com/documents/?uuid=4bf230e3-18f6-4b18-87b1-fc59a52d5928&quot;],&quot;isTemporary&quot;:false,&quot;legacyDesktopId&quot;:&quot;4bf230e3-18f6-4b18-87b1-fc59a52d5928&quot;}]},{&quot;citationID&quot;:&quot;MENDELEY_CITATION_460beb49-b8c9-4e5a-b024-ab3377471457&quot;,&quot;properties&quot;:{&quot;noteIndex&quot;:0},&quot;isEdited&quot;:false,&quot;manualOverride&quot;:{&quot;citeprocText&quot;:&quot;(40)&quot;,&quot;isManuallyOverridden&quot;:false,&quot;manualOverrideText&quot;:&quot;&quot;},&quot;citationTag&quot;:&quot;MENDELEY_CITATION_v3_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&quot;,&quot;citationItems&quot;:[{&quot;id&quot;:&quot;e48a7fee-99b1-56e0-97a3-ec0d8d582267&quot;,&quot;itemData&quot;:{&quot;ISSN&quot;:&quot;22027114&quot;,&quot;PMID&quot;:&quot;29261244&quot;,&quot;author&quot;:[{&quot;dropping-particle&quot;:&quot;&quot;,&quot;family&quot;:&quot;Swanson&quot;,&quot;given&quot;:&quot;T&quot;,&quot;non-dropping-particle&quot;:&quot;&quot;,&quot;parse-names&quot;:false,&quot;suffix&quot;:&quot;&quot;},{&quot;dropping-particle&quot;:&quot;&quot;,&quot;family&quot;:&quot;Angel&quot;,&quot;given&quot;:&quot;D&quot;,&quot;non-dropping-particle&quot;:&quot;&quot;,&quot;parse-names&quot;:false,&quot;suffix&quot;:&quot;&quot;}],&quot;container-title&quot;:&quot;Wounds International&quot;,&quot;id&quot;:&quot;e48a7fee-99b1-56e0-97a3-ec0d8d582267&quot;,&quot;issue&quot;:&quot;8&quot;,&quot;issued&quot;:{&quot;date-parts&quot;:[[&quot;2022&quot;]]},&quot;page&quot;:&quot;1-59&quot;,&quot;title&quot;:&quot;International Wound Infection Institute (IWII). Wound Infection in Clinical Practice.&quot;,&quot;type&quot;:&quot;article-journal&quot;,&quot;volume&quot;:&quot;24&quot;,&quot;container-title-short&quot;:&quot;&quot;},&quot;uris&quot;:[&quot;http://www.mendeley.com/documents/?uuid=4bf230e3-18f6-4b18-87b1-fc59a52d5928&quot;],&quot;isTemporary&quot;:false,&quot;legacyDesktopId&quot;:&quot;4bf230e3-18f6-4b18-87b1-fc59a52d5928&quot;}]},{&quot;citationID&quot;:&quot;MENDELEY_CITATION_22eb984f-3d1a-4d2c-8dec-013271a6cee6&quot;,&quot;properties&quot;:{&quot;noteIndex&quot;:0},&quot;isEdited&quot;:false,&quot;manualOverride&quot;:{&quot;citeprocText&quot;:&quot;(40)&quot;,&quot;isManuallyOverridden&quot;:false,&quot;manualOverrideText&quot;:&quot;&quot;},&quot;citationTag&quot;:&quot;MENDELEY_CITATION_v3_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&quot;,&quot;citationItems&quot;:[{&quot;id&quot;:&quot;e48a7fee-99b1-56e0-97a3-ec0d8d582267&quot;,&quot;itemData&quot;:{&quot;ISSN&quot;:&quot;22027114&quot;,&quot;PMID&quot;:&quot;29261244&quot;,&quot;author&quot;:[{&quot;dropping-particle&quot;:&quot;&quot;,&quot;family&quot;:&quot;Swanson&quot;,&quot;given&quot;:&quot;T&quot;,&quot;non-dropping-particle&quot;:&quot;&quot;,&quot;parse-names&quot;:false,&quot;suffix&quot;:&quot;&quot;},{&quot;dropping-particle&quot;:&quot;&quot;,&quot;family&quot;:&quot;Angel&quot;,&quot;given&quot;:&quot;D&quot;,&quot;non-dropping-particle&quot;:&quot;&quot;,&quot;parse-names&quot;:false,&quot;suffix&quot;:&quot;&quot;}],&quot;container-title&quot;:&quot;Wounds International&quot;,&quot;id&quot;:&quot;e48a7fee-99b1-56e0-97a3-ec0d8d582267&quot;,&quot;issue&quot;:&quot;8&quot;,&quot;issued&quot;:{&quot;date-parts&quot;:[[&quot;2022&quot;]]},&quot;page&quot;:&quot;1-59&quot;,&quot;title&quot;:&quot;International Wound Infection Institute (IWII). Wound Infection in Clinical Practice.&quot;,&quot;type&quot;:&quot;article-journal&quot;,&quot;volume&quot;:&quot;24&quot;,&quot;container-title-short&quot;:&quot;&quot;},&quot;uris&quot;:[&quot;http://www.mendeley.com/documents/?uuid=4bf230e3-18f6-4b18-87b1-fc59a52d5928&quot;],&quot;isTemporary&quot;:false,&quot;legacyDesktopId&quot;:&quot;4bf230e3-18f6-4b18-87b1-fc59a52d5928&quot;}]},{&quot;citationID&quot;:&quot;MENDELEY_CITATION_568ee291-f673-4e1e-877b-c1a09e62bfec&quot;,&quot;properties&quot;:{&quot;noteIndex&quot;:0},&quot;isEdited&quot;:false,&quot;manualOverride&quot;:{&quot;citeprocText&quot;:&quot;(40)&quot;,&quot;isManuallyOverridden&quot;:false,&quot;manualOverrideText&quot;:&quot;&quot;},&quot;citationTag&quot;:&quot;MENDELEY_CITATION_v3_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&quot;,&quot;citationItems&quot;:[{&quot;id&quot;:&quot;e48a7fee-99b1-56e0-97a3-ec0d8d582267&quot;,&quot;itemData&quot;:{&quot;ISSN&quot;:&quot;22027114&quot;,&quot;PMID&quot;:&quot;29261244&quot;,&quot;author&quot;:[{&quot;dropping-particle&quot;:&quot;&quot;,&quot;family&quot;:&quot;Swanson&quot;,&quot;given&quot;:&quot;T&quot;,&quot;non-dropping-particle&quot;:&quot;&quot;,&quot;parse-names&quot;:false,&quot;suffix&quot;:&quot;&quot;},{&quot;dropping-particle&quot;:&quot;&quot;,&quot;family&quot;:&quot;Angel&quot;,&quot;given&quot;:&quot;D&quot;,&quot;non-dropping-particle&quot;:&quot;&quot;,&quot;parse-names&quot;:false,&quot;suffix&quot;:&quot;&quot;}],&quot;container-title&quot;:&quot;Wounds International&quot;,&quot;id&quot;:&quot;e48a7fee-99b1-56e0-97a3-ec0d8d582267&quot;,&quot;issue&quot;:&quot;8&quot;,&quot;issued&quot;:{&quot;date-parts&quot;:[[&quot;2022&quot;]]},&quot;page&quot;:&quot;1-59&quot;,&quot;title&quot;:&quot;International Wound Infection Institute (IWII). Wound Infection in Clinical Practice.&quot;,&quot;type&quot;:&quot;article-journal&quot;,&quot;volume&quot;:&quot;24&quot;,&quot;container-title-short&quot;:&quot;&quot;},&quot;uris&quot;:[&quot;http://www.mendeley.com/documents/?uuid=4bf230e3-18f6-4b18-87b1-fc59a52d5928&quot;],&quot;isTemporary&quot;:false,&quot;legacyDesktopId&quot;:&quot;4bf230e3-18f6-4b18-87b1-fc59a52d5928&quot;}]},{&quot;citationID&quot;:&quot;MENDELEY_CITATION_e901aa6b-3d3f-4c5b-bb9d-98f954f422d2&quot;,&quot;properties&quot;:{&quot;noteIndex&quot;:0},&quot;isEdited&quot;:false,&quot;manualOverride&quot;:{&quot;citeprocText&quot;:&quot;(40)&quot;,&quot;isManuallyOverridden&quot;:false,&quot;manualOverrideText&quot;:&quot;&quot;},&quot;citationTag&quot;:&quot;MENDELEY_CITATION_v3_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&quot;,&quot;citationItems&quot;:[{&quot;id&quot;:&quot;e48a7fee-99b1-56e0-97a3-ec0d8d582267&quot;,&quot;itemData&quot;:{&quot;ISSN&quot;:&quot;22027114&quot;,&quot;PMID&quot;:&quot;29261244&quot;,&quot;author&quot;:[{&quot;dropping-particle&quot;:&quot;&quot;,&quot;family&quot;:&quot;Swanson&quot;,&quot;given&quot;:&quot;T&quot;,&quot;non-dropping-particle&quot;:&quot;&quot;,&quot;parse-names&quot;:false,&quot;suffix&quot;:&quot;&quot;},{&quot;dropping-particle&quot;:&quot;&quot;,&quot;family&quot;:&quot;Angel&quot;,&quot;given&quot;:&quot;D&quot;,&quot;non-dropping-particle&quot;:&quot;&quot;,&quot;parse-names&quot;:false,&quot;suffix&quot;:&quot;&quot;}],&quot;container-title&quot;:&quot;Wounds International&quot;,&quot;id&quot;:&quot;e48a7fee-99b1-56e0-97a3-ec0d8d582267&quot;,&quot;issue&quot;:&quot;8&quot;,&quot;issued&quot;:{&quot;date-parts&quot;:[[&quot;2022&quot;]]},&quot;page&quot;:&quot;1-59&quot;,&quot;title&quot;:&quot;International Wound Infection Institute (IWII). Wound Infection in Clinical Practice.&quot;,&quot;type&quot;:&quot;article-journal&quot;,&quot;volume&quot;:&quot;24&quot;,&quot;container-title-short&quot;:&quot;&quot;},&quot;uris&quot;:[&quot;http://www.mendeley.com/documents/?uuid=4bf230e3-18f6-4b18-87b1-fc59a52d5928&quot;],&quot;isTemporary&quot;:false,&quot;legacyDesktopId&quot;:&quot;4bf230e3-18f6-4b18-87b1-fc59a52d5928&quot;}]},{&quot;citationID&quot;:&quot;MENDELEY_CITATION_13e37c61-0d23-4fbb-adf3-b729a15b55b7&quot;,&quot;properties&quot;:{&quot;noteIndex&quot;:0},&quot;isEdited&quot;:false,&quot;manualOverride&quot;:{&quot;citeprocText&quot;:&quot;(40)&quot;,&quot;isManuallyOverridden&quot;:false,&quot;manualOverrideText&quot;:&quot;&quot;},&quot;citationTag&quot;:&quot;MENDELEY_CITATION_v3_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&quot;,&quot;citationItems&quot;:[{&quot;id&quot;:&quot;e48a7fee-99b1-56e0-97a3-ec0d8d582267&quot;,&quot;itemData&quot;:{&quot;ISSN&quot;:&quot;22027114&quot;,&quot;PMID&quot;:&quot;29261244&quot;,&quot;author&quot;:[{&quot;dropping-particle&quot;:&quot;&quot;,&quot;family&quot;:&quot;Swanson&quot;,&quot;given&quot;:&quot;T&quot;,&quot;non-dropping-particle&quot;:&quot;&quot;,&quot;parse-names&quot;:false,&quot;suffix&quot;:&quot;&quot;},{&quot;dropping-particle&quot;:&quot;&quot;,&quot;family&quot;:&quot;Angel&quot;,&quot;given&quot;:&quot;D&quot;,&quot;non-dropping-particle&quot;:&quot;&quot;,&quot;parse-names&quot;:false,&quot;suffix&quot;:&quot;&quot;}],&quot;container-title&quot;:&quot;Wounds International&quot;,&quot;id&quot;:&quot;e48a7fee-99b1-56e0-97a3-ec0d8d582267&quot;,&quot;issue&quot;:&quot;8&quot;,&quot;issued&quot;:{&quot;date-parts&quot;:[[&quot;2022&quot;]]},&quot;page&quot;:&quot;1-59&quot;,&quot;title&quot;:&quot;International Wound Infection Institute (IWII). Wound Infection in Clinical Practice.&quot;,&quot;type&quot;:&quot;article-journal&quot;,&quot;volume&quot;:&quot;24&quot;,&quot;container-title-short&quot;:&quot;&quot;},&quot;uris&quot;:[&quot;http://www.mendeley.com/documents/?uuid=4bf230e3-18f6-4b18-87b1-fc59a52d5928&quot;],&quot;isTemporary&quot;:false,&quot;legacyDesktopId&quot;:&quot;4bf230e3-18f6-4b18-87b1-fc59a52d5928&quot;}]}]"/>
    <we:property name="MENDELEY_CITATIONS_STYLE" value="{&quot;id&quot;:&quot;https://www.zotero.org/styles/vancouver&quot;,&quot;title&quot;:&quot;Vancouver&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4FCA8-45C1-4E9F-95E3-1E3673A7D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57</Pages>
  <Words>25539</Words>
  <Characters>140465</Characters>
  <Application>Microsoft Office Word</Application>
  <DocSecurity>0</DocSecurity>
  <Lines>1170</Lines>
  <Paragraphs>331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LINA MARIA PEÑA ACEVEDO</dc:creator>
  <cp:keywords/>
  <dc:description/>
  <cp:lastModifiedBy>LINA MARIA PENA ACEVEDO</cp:lastModifiedBy>
  <cp:revision>2</cp:revision>
  <cp:lastPrinted>2024-04-15T21:02:00Z</cp:lastPrinted>
  <dcterms:created xsi:type="dcterms:W3CDTF">2024-04-15T21:02:00Z</dcterms:created>
  <dcterms:modified xsi:type="dcterms:W3CDTF">2024-06-25T23:32:00Z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http://www.zotero.org/styles/vancouver</vt:lpwstr>
  </property>
  <property fmtid="{D5CDD505-2E9C-101B-9397-08002B2CF9AE}" pid="4" name="Mendeley Unique User Id_1">
    <vt:lpwstr>29fbec36-2f71-3558-a9e0-9a1034d8a178</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